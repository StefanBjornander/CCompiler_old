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EC76D5" w:rsidRDefault="00703C11">
          <w:pPr>
            <w:pStyle w:val="Innehllsfrteckningsrubrik"/>
          </w:pPr>
          <w:r w:rsidRPr="00EC76D5">
            <w:t>Table of C</w:t>
          </w:r>
          <w:r w:rsidR="00CB5140" w:rsidRPr="00EC76D5">
            <w:t>ontents</w:t>
          </w:r>
        </w:p>
        <w:p w14:paraId="727A021B" w14:textId="673D8E82" w:rsidR="00416F32" w:rsidRPr="00EC76D5" w:rsidRDefault="00CB5140">
          <w:pPr>
            <w:pStyle w:val="Innehll1"/>
            <w:rPr>
              <w:rFonts w:asciiTheme="minorHAnsi" w:eastAsiaTheme="minorEastAsia" w:hAnsiTheme="minorHAnsi"/>
              <w:noProof/>
              <w:lang w:eastAsia="sv-SE"/>
            </w:rPr>
          </w:pPr>
          <w:r w:rsidRPr="00EC76D5">
            <w:fldChar w:fldCharType="begin"/>
          </w:r>
          <w:r w:rsidRPr="00EC76D5">
            <w:instrText xml:space="preserve"> TOC \o "1-3" \h \z \u </w:instrText>
          </w:r>
          <w:r w:rsidRPr="00EC76D5">
            <w:fldChar w:fldCharType="separate"/>
          </w:r>
          <w:hyperlink w:anchor="_Toc481936105" w:history="1">
            <w:r w:rsidR="00416F32" w:rsidRPr="00EC76D5">
              <w:rPr>
                <w:rStyle w:val="Hyperlnk"/>
                <w:noProof/>
              </w:rPr>
              <w:t>1.</w:t>
            </w:r>
            <w:r w:rsidR="00416F32" w:rsidRPr="00EC76D5">
              <w:rPr>
                <w:rFonts w:asciiTheme="minorHAnsi" w:eastAsiaTheme="minorEastAsia" w:hAnsiTheme="minorHAnsi"/>
                <w:noProof/>
                <w:lang w:eastAsia="sv-SE"/>
              </w:rPr>
              <w:tab/>
            </w:r>
            <w:r w:rsidR="00416F32" w:rsidRPr="00EC76D5">
              <w:rPr>
                <w:rStyle w:val="Hyperlnk"/>
                <w:noProof/>
              </w:rPr>
              <w:t>The Compiler Phases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_Toc481936105 \h </w:instrText>
            </w:r>
            <w:r w:rsidR="00416F32" w:rsidRPr="00EC76D5">
              <w:rPr>
                <w:noProof/>
                <w:webHidden/>
              </w:rPr>
            </w:r>
            <w:r w:rsidR="00416F32" w:rsidRPr="00EC76D5">
              <w:rPr>
                <w:noProof/>
                <w:webHidden/>
              </w:rPr>
              <w:fldChar w:fldCharType="separate"/>
            </w:r>
            <w:r w:rsidR="00545E00" w:rsidRPr="00EC76D5">
              <w:rPr>
                <w:noProof/>
                <w:webHidden/>
              </w:rPr>
              <w:t>9</w:t>
            </w:r>
            <w:r w:rsidR="00416F32" w:rsidRPr="00EC76D5">
              <w:rPr>
                <w:noProof/>
                <w:webHidden/>
              </w:rPr>
              <w:fldChar w:fldCharType="end"/>
            </w:r>
          </w:hyperlink>
        </w:p>
        <w:p w14:paraId="4DAFC782" w14:textId="05F21D85"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106"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_Toc481936106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6B85B03F" w14:textId="5DAF456C"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107"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Scanning and 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_Toc481936107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02C761EB" w14:textId="35C7A252"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1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_Toc481936108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36041FC1" w14:textId="29DC2F22"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109"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_Toc481936109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57430F79" w14:textId="18161A9B"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110"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_Toc481936110 \h </w:instrText>
            </w:r>
            <w:r w:rsidR="00416F32" w:rsidRPr="00EC76D5">
              <w:rPr>
                <w:noProof/>
                <w:webHidden/>
              </w:rPr>
            </w:r>
            <w:r w:rsidR="00416F32" w:rsidRPr="00EC76D5">
              <w:rPr>
                <w:noProof/>
                <w:webHidden/>
              </w:rPr>
              <w:fldChar w:fldCharType="separate"/>
            </w:r>
            <w:r w:rsidR="00545E00" w:rsidRPr="00EC76D5">
              <w:rPr>
                <w:noProof/>
                <w:webHidden/>
              </w:rPr>
              <w:t>11</w:t>
            </w:r>
            <w:r w:rsidR="00416F32" w:rsidRPr="00EC76D5">
              <w:rPr>
                <w:noProof/>
                <w:webHidden/>
              </w:rPr>
              <w:fldChar w:fldCharType="end"/>
            </w:r>
          </w:hyperlink>
        </w:p>
        <w:p w14:paraId="42B57610" w14:textId="6D822D39"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111" w:history="1">
            <w:r w:rsidR="00416F32" w:rsidRPr="00EC76D5">
              <w:rPr>
                <w:rStyle w:val="Hyperlnk"/>
                <w:noProof/>
              </w:rPr>
              <w:t>1.1.4.</w:t>
            </w:r>
            <w:r w:rsidR="00416F32" w:rsidRPr="00EC76D5">
              <w:rPr>
                <w:rFonts w:asciiTheme="minorHAnsi" w:eastAsiaTheme="minorEastAsia" w:hAnsiTheme="minorHAnsi"/>
                <w:noProof/>
                <w:lang w:eastAsia="sv-SE"/>
              </w:rPr>
              <w:tab/>
            </w:r>
            <w:r w:rsidR="00416F32" w:rsidRPr="00EC76D5">
              <w:rPr>
                <w:rStyle w:val="Hyperlnk"/>
                <w:noProof/>
              </w:rPr>
              <w:t>Register Preparation and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_Toc481936111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467F2D3D" w14:textId="4BB9CCBD"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112" w:history="1">
            <w:r w:rsidR="00416F32" w:rsidRPr="00EC76D5">
              <w:rPr>
                <w:rStyle w:val="Hyperlnk"/>
                <w:noProof/>
              </w:rPr>
              <w:t>1.1.5.</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_Toc481936112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17F74671" w14:textId="6B64B94C"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113" w:history="1">
            <w:r w:rsidR="00416F32" w:rsidRPr="00EC76D5">
              <w:rPr>
                <w:rStyle w:val="Hyperlnk"/>
                <w:noProof/>
              </w:rPr>
              <w:t>1.1.6.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_Toc481936113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04562942" w14:textId="454AAD6B"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11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Object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_Toc481936114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78797209" w14:textId="5AFD21BE"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115"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Linking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_Toc481936115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6618B1C9" w14:textId="11104E11"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116"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_Toc481936116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5C696939" w14:textId="54BA95D9" w:rsidR="00416F32" w:rsidRPr="00EC76D5" w:rsidRDefault="00E6507B">
          <w:pPr>
            <w:pStyle w:val="Innehll1"/>
            <w:rPr>
              <w:rFonts w:asciiTheme="minorHAnsi" w:eastAsiaTheme="minorEastAsia" w:hAnsiTheme="minorHAnsi"/>
              <w:noProof/>
              <w:lang w:eastAsia="sv-SE"/>
            </w:rPr>
          </w:pPr>
          <w:hyperlink w:anchor="_Toc481936117" w:history="1">
            <w:r w:rsidR="00416F32" w:rsidRPr="00EC76D5">
              <w:rPr>
                <w:rStyle w:val="Hyperlnk"/>
                <w:noProof/>
              </w:rPr>
              <w:t>2.</w:t>
            </w:r>
            <w:r w:rsidR="00416F32" w:rsidRPr="00EC76D5">
              <w:rPr>
                <w:rFonts w:asciiTheme="minorHAnsi" w:eastAsiaTheme="minorEastAsia" w:hAnsiTheme="minorHAnsi"/>
                <w:noProof/>
                <w:lang w:eastAsia="sv-SE"/>
              </w:rPr>
              <w:tab/>
            </w:r>
            <w:r w:rsidR="00416F32" w:rsidRPr="00EC76D5">
              <w:rPr>
                <w:rStyle w:val="Hyperlnk"/>
                <w:noProof/>
              </w:rPr>
              <w:t>An Introduction to Bison and 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_Toc481936117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2F69D8D" w14:textId="28971557"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11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Language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_Toc481936118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A070F00" w14:textId="5A7B3315"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11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_Toc481936119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BD7589A" w14:textId="5F0D3A07"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120" w:history="1">
            <w:r w:rsidR="00416F32" w:rsidRPr="00EC76D5">
              <w:rPr>
                <w:rStyle w:val="Hyperlnk"/>
                <w:noProof/>
              </w:rPr>
              <w:t>2.1.3.</w:t>
            </w:r>
            <w:r w:rsidR="00416F32" w:rsidRPr="00EC76D5">
              <w:rPr>
                <w:rFonts w:asciiTheme="minorHAnsi" w:eastAsiaTheme="minorEastAsia" w:hAnsiTheme="minorHAnsi"/>
                <w:noProof/>
                <w:lang w:eastAsia="sv-SE"/>
              </w:rPr>
              <w:tab/>
            </w:r>
            <w:r w:rsidR="00416F32" w:rsidRPr="00EC76D5">
              <w:rPr>
                <w:rStyle w:val="Hyperlnk"/>
                <w:noProof/>
              </w:rPr>
              <w:t>Bison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_Toc481936120 \h </w:instrText>
            </w:r>
            <w:r w:rsidR="00416F32" w:rsidRPr="00EC76D5">
              <w:rPr>
                <w:noProof/>
                <w:webHidden/>
              </w:rPr>
            </w:r>
            <w:r w:rsidR="00416F32" w:rsidRPr="00EC76D5">
              <w:rPr>
                <w:noProof/>
                <w:webHidden/>
              </w:rPr>
              <w:fldChar w:fldCharType="separate"/>
            </w:r>
            <w:r w:rsidR="00545E00" w:rsidRPr="00EC76D5">
              <w:rPr>
                <w:noProof/>
                <w:webHidden/>
              </w:rPr>
              <w:t>15</w:t>
            </w:r>
            <w:r w:rsidR="00416F32" w:rsidRPr="00EC76D5">
              <w:rPr>
                <w:noProof/>
                <w:webHidden/>
              </w:rPr>
              <w:fldChar w:fldCharType="end"/>
            </w:r>
          </w:hyperlink>
        </w:p>
        <w:p w14:paraId="6F6EF178" w14:textId="2CB1200E"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121" w:history="1">
            <w:r w:rsidR="00416F32" w:rsidRPr="00EC76D5">
              <w:rPr>
                <w:rStyle w:val="Hyperlnk"/>
                <w:noProof/>
              </w:rPr>
              <w:t>2.1.4.</w:t>
            </w:r>
            <w:r w:rsidR="00416F32" w:rsidRPr="00EC76D5">
              <w:rPr>
                <w:rFonts w:asciiTheme="minorHAnsi" w:eastAsiaTheme="minorEastAsia" w:hAnsiTheme="minorHAnsi"/>
                <w:noProof/>
                <w:lang w:eastAsia="sv-SE"/>
              </w:rPr>
              <w:tab/>
            </w:r>
            <w:r w:rsidR="00416F32" w:rsidRPr="00EC76D5">
              <w:rPr>
                <w:rStyle w:val="Hyperlnk"/>
                <w:noProof/>
              </w:rPr>
              <w:t>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_Toc481936121 \h </w:instrText>
            </w:r>
            <w:r w:rsidR="00416F32" w:rsidRPr="00EC76D5">
              <w:rPr>
                <w:noProof/>
                <w:webHidden/>
              </w:rPr>
            </w:r>
            <w:r w:rsidR="00416F32" w:rsidRPr="00EC76D5">
              <w:rPr>
                <w:noProof/>
                <w:webHidden/>
              </w:rPr>
              <w:fldChar w:fldCharType="separate"/>
            </w:r>
            <w:r w:rsidR="00545E00" w:rsidRPr="00EC76D5">
              <w:rPr>
                <w:noProof/>
                <w:webHidden/>
              </w:rPr>
              <w:t>19</w:t>
            </w:r>
            <w:r w:rsidR="00416F32" w:rsidRPr="00EC76D5">
              <w:rPr>
                <w:noProof/>
                <w:webHidden/>
              </w:rPr>
              <w:fldChar w:fldCharType="end"/>
            </w:r>
          </w:hyperlink>
        </w:p>
        <w:p w14:paraId="0E328D85" w14:textId="6378BD0D"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122" w:history="1">
            <w:r w:rsidR="00416F32" w:rsidRPr="00EC76D5">
              <w:rPr>
                <w:rStyle w:val="Hyperlnk"/>
                <w:noProof/>
              </w:rPr>
              <w:t>2.1.5.</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_Toc481936122 \h </w:instrText>
            </w:r>
            <w:r w:rsidR="00416F32" w:rsidRPr="00EC76D5">
              <w:rPr>
                <w:noProof/>
                <w:webHidden/>
              </w:rPr>
            </w:r>
            <w:r w:rsidR="00416F32" w:rsidRPr="00EC76D5">
              <w:rPr>
                <w:noProof/>
                <w:webHidden/>
              </w:rPr>
              <w:fldChar w:fldCharType="separate"/>
            </w:r>
            <w:r w:rsidR="00545E00" w:rsidRPr="00EC76D5">
              <w:rPr>
                <w:noProof/>
                <w:webHidden/>
              </w:rPr>
              <w:t>22</w:t>
            </w:r>
            <w:r w:rsidR="00416F32" w:rsidRPr="00EC76D5">
              <w:rPr>
                <w:noProof/>
                <w:webHidden/>
              </w:rPr>
              <w:fldChar w:fldCharType="end"/>
            </w:r>
          </w:hyperlink>
        </w:p>
        <w:p w14:paraId="446BE3C9" w14:textId="6655D67C" w:rsidR="00416F32" w:rsidRPr="00EC76D5" w:rsidRDefault="00E6507B">
          <w:pPr>
            <w:pStyle w:val="Innehll1"/>
            <w:rPr>
              <w:rFonts w:asciiTheme="minorHAnsi" w:eastAsiaTheme="minorEastAsia" w:hAnsiTheme="minorHAnsi"/>
              <w:noProof/>
              <w:lang w:eastAsia="sv-SE"/>
            </w:rPr>
          </w:pPr>
          <w:hyperlink w:anchor="_Toc481936123" w:history="1">
            <w:r w:rsidR="00416F32" w:rsidRPr="00EC76D5">
              <w:rPr>
                <w:rStyle w:val="Hyperlnk"/>
                <w:noProof/>
              </w:rPr>
              <w:t>3.</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_Toc481936123 \h </w:instrText>
            </w:r>
            <w:r w:rsidR="00416F32" w:rsidRPr="00EC76D5">
              <w:rPr>
                <w:noProof/>
                <w:webHidden/>
              </w:rPr>
            </w:r>
            <w:r w:rsidR="00416F32" w:rsidRPr="00EC76D5">
              <w:rPr>
                <w:noProof/>
                <w:webHidden/>
              </w:rPr>
              <w:fldChar w:fldCharType="separate"/>
            </w:r>
            <w:r w:rsidR="00545E00" w:rsidRPr="00EC76D5">
              <w:rPr>
                <w:noProof/>
                <w:webHidden/>
              </w:rPr>
              <w:t>24</w:t>
            </w:r>
            <w:r w:rsidR="00416F32" w:rsidRPr="00EC76D5">
              <w:rPr>
                <w:noProof/>
                <w:webHidden/>
              </w:rPr>
              <w:fldChar w:fldCharType="end"/>
            </w:r>
          </w:hyperlink>
        </w:p>
        <w:p w14:paraId="7A0E5FE5" w14:textId="065E8374" w:rsidR="00416F32" w:rsidRPr="00EC76D5" w:rsidRDefault="00E6507B">
          <w:pPr>
            <w:pStyle w:val="Innehll2"/>
            <w:tabs>
              <w:tab w:val="left" w:pos="880"/>
              <w:tab w:val="right" w:leader="dot" w:pos="9350"/>
            </w:tabs>
            <w:rPr>
              <w:rFonts w:asciiTheme="minorHAnsi" w:eastAsiaTheme="minorEastAsia" w:hAnsiTheme="minorHAnsi"/>
              <w:noProof/>
              <w:lang w:eastAsia="sv-SE"/>
            </w:rPr>
          </w:pPr>
          <w:hyperlink w:anchor="_Toc481936124" w:history="1">
            <w:r w:rsidR="00416F32" w:rsidRPr="00EC76D5">
              <w:rPr>
                <w:rStyle w:val="Hyperlnk"/>
                <w:noProof/>
              </w:rPr>
              <w:t>3.1.</w:t>
            </w:r>
            <w:r w:rsidR="00416F32" w:rsidRPr="00EC76D5">
              <w:rPr>
                <w:rFonts w:asciiTheme="minorHAnsi" w:eastAsiaTheme="minorEastAsia" w:hAnsiTheme="minorHAnsi"/>
                <w:noProof/>
                <w:lang w:eastAsia="sv-SE"/>
              </w:rPr>
              <w:tab/>
            </w:r>
            <w:r w:rsidR="00416F32" w:rsidRPr="00EC76D5">
              <w:rPr>
                <w:rStyle w:val="Hyperlnk"/>
                <w:noProof/>
              </w:rPr>
              <w:t>Reading the Source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_Toc481936124 \h </w:instrText>
            </w:r>
            <w:r w:rsidR="00416F32" w:rsidRPr="00EC76D5">
              <w:rPr>
                <w:noProof/>
                <w:webHidden/>
              </w:rPr>
            </w:r>
            <w:r w:rsidR="00416F32" w:rsidRPr="00EC76D5">
              <w:rPr>
                <w:noProof/>
                <w:webHidden/>
              </w:rPr>
              <w:fldChar w:fldCharType="separate"/>
            </w:r>
            <w:r w:rsidR="00545E00" w:rsidRPr="00EC76D5">
              <w:rPr>
                <w:noProof/>
                <w:webHidden/>
              </w:rPr>
              <w:t>25</w:t>
            </w:r>
            <w:r w:rsidR="00416F32" w:rsidRPr="00EC76D5">
              <w:rPr>
                <w:noProof/>
                <w:webHidden/>
              </w:rPr>
              <w:fldChar w:fldCharType="end"/>
            </w:r>
          </w:hyperlink>
        </w:p>
        <w:p w14:paraId="1481D825" w14:textId="714F8D3B" w:rsidR="00416F32" w:rsidRPr="00EC76D5" w:rsidRDefault="00E6507B">
          <w:pPr>
            <w:pStyle w:val="Innehll2"/>
            <w:tabs>
              <w:tab w:val="left" w:pos="880"/>
              <w:tab w:val="right" w:leader="dot" w:pos="9350"/>
            </w:tabs>
            <w:rPr>
              <w:rFonts w:asciiTheme="minorHAnsi" w:eastAsiaTheme="minorEastAsia" w:hAnsiTheme="minorHAnsi"/>
              <w:noProof/>
              <w:lang w:eastAsia="sv-SE"/>
            </w:rPr>
          </w:pPr>
          <w:hyperlink w:anchor="_Toc481936125" w:history="1">
            <w:r w:rsidR="00416F32" w:rsidRPr="00EC76D5">
              <w:rPr>
                <w:rStyle w:val="Hyperlnk"/>
                <w:noProof/>
              </w:rPr>
              <w:t>3.2.</w:t>
            </w:r>
            <w:r w:rsidR="00416F32" w:rsidRPr="00EC76D5">
              <w:rPr>
                <w:rFonts w:asciiTheme="minorHAnsi" w:eastAsiaTheme="minorEastAsia" w:hAnsiTheme="minorHAnsi"/>
                <w:noProof/>
                <w:lang w:eastAsia="sv-SE"/>
              </w:rPr>
              <w:tab/>
            </w:r>
            <w:r w:rsidR="00416F32" w:rsidRPr="00EC76D5">
              <w:rPr>
                <w:rStyle w:val="Hyperlnk"/>
                <w:noProof/>
              </w:rPr>
              <w:t>Checking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_Toc481936125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544DB1F9" w14:textId="12A77055" w:rsidR="00416F32" w:rsidRPr="00EC76D5" w:rsidRDefault="00E6507B">
          <w:pPr>
            <w:pStyle w:val="Innehll2"/>
            <w:tabs>
              <w:tab w:val="left" w:pos="880"/>
              <w:tab w:val="right" w:leader="dot" w:pos="9350"/>
            </w:tabs>
            <w:rPr>
              <w:rFonts w:asciiTheme="minorHAnsi" w:eastAsiaTheme="minorEastAsia" w:hAnsiTheme="minorHAnsi"/>
              <w:noProof/>
              <w:lang w:eastAsia="sv-SE"/>
            </w:rPr>
          </w:pPr>
          <w:hyperlink w:anchor="_Toc481936126" w:history="1">
            <w:r w:rsidR="00416F32" w:rsidRPr="00EC76D5">
              <w:rPr>
                <w:rStyle w:val="Hyperlnk"/>
                <w:noProof/>
              </w:rPr>
              <w:t>3.3.</w:t>
            </w:r>
            <w:r w:rsidR="00416F32" w:rsidRPr="00EC76D5">
              <w:rPr>
                <w:rFonts w:asciiTheme="minorHAnsi" w:eastAsiaTheme="minorEastAsia" w:hAnsiTheme="minorHAnsi"/>
                <w:noProof/>
                <w:lang w:eastAsia="sv-SE"/>
              </w:rPr>
              <w:tab/>
            </w:r>
            <w:r w:rsidR="00416F32" w:rsidRPr="00EC76D5">
              <w:rPr>
                <w:rStyle w:val="Hyperlnk"/>
                <w:noProof/>
              </w:rPr>
              <w:t>Reading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_Toc481936126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43B16F94" w14:textId="0C757C5D" w:rsidR="00416F32" w:rsidRPr="00EC76D5" w:rsidRDefault="00E6507B">
          <w:pPr>
            <w:pStyle w:val="Innehll2"/>
            <w:tabs>
              <w:tab w:val="left" w:pos="880"/>
              <w:tab w:val="right" w:leader="dot" w:pos="9350"/>
            </w:tabs>
            <w:rPr>
              <w:rFonts w:asciiTheme="minorHAnsi" w:eastAsiaTheme="minorEastAsia" w:hAnsiTheme="minorHAnsi"/>
              <w:noProof/>
              <w:lang w:eastAsia="sv-SE"/>
            </w:rPr>
          </w:pPr>
          <w:hyperlink w:anchor="_Toc481936127" w:history="1">
            <w:r w:rsidR="00416F32" w:rsidRPr="00EC76D5">
              <w:rPr>
                <w:rStyle w:val="Hyperlnk"/>
                <w:noProof/>
              </w:rPr>
              <w:t>3.4.</w:t>
            </w:r>
            <w:r w:rsidR="00416F32" w:rsidRPr="00EC76D5">
              <w:rPr>
                <w:rFonts w:asciiTheme="minorHAnsi" w:eastAsiaTheme="minorEastAsia" w:hAnsiTheme="minorHAnsi"/>
                <w:noProof/>
                <w:lang w:eastAsia="sv-SE"/>
              </w:rPr>
              <w:tab/>
            </w:r>
            <w:r w:rsidR="00416F32" w:rsidRPr="00EC76D5">
              <w:rPr>
                <w:rStyle w:val="Hyperlnk"/>
                <w:noProof/>
              </w:rPr>
              <w:t>The main method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_Toc481936127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09125D9B" w14:textId="72A07969" w:rsidR="00416F32" w:rsidRPr="00EC76D5" w:rsidRDefault="00E6507B">
          <w:pPr>
            <w:pStyle w:val="Innehll1"/>
            <w:rPr>
              <w:rFonts w:asciiTheme="minorHAnsi" w:eastAsiaTheme="minorEastAsia" w:hAnsiTheme="minorHAnsi"/>
              <w:noProof/>
              <w:lang w:eastAsia="sv-SE"/>
            </w:rPr>
          </w:pPr>
          <w:hyperlink w:anchor="_Toc481936128" w:history="1">
            <w:r w:rsidR="00416F32" w:rsidRPr="00EC76D5">
              <w:rPr>
                <w:rStyle w:val="Hyperlnk"/>
                <w:noProof/>
              </w:rPr>
              <w:t>4.</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_Toc481936128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209DB8CF" w14:textId="790E51C4" w:rsidR="00416F32" w:rsidRPr="00EC76D5" w:rsidRDefault="00E6507B">
          <w:pPr>
            <w:pStyle w:val="Innehll2"/>
            <w:tabs>
              <w:tab w:val="left" w:pos="880"/>
              <w:tab w:val="right" w:leader="dot" w:pos="9350"/>
            </w:tabs>
            <w:rPr>
              <w:rFonts w:asciiTheme="minorHAnsi" w:eastAsiaTheme="minorEastAsia" w:hAnsiTheme="minorHAnsi"/>
              <w:noProof/>
              <w:lang w:eastAsia="sv-SE"/>
            </w:rPr>
          </w:pPr>
          <w:hyperlink w:anchor="_Toc481936129" w:history="1">
            <w:r w:rsidR="00416F32" w:rsidRPr="00EC76D5">
              <w:rPr>
                <w:rStyle w:val="Hyperlnk"/>
                <w:noProof/>
              </w:rPr>
              <w:t>4.1.</w:t>
            </w:r>
            <w:r w:rsidR="00416F32" w:rsidRPr="00EC76D5">
              <w:rPr>
                <w:rFonts w:asciiTheme="minorHAnsi" w:eastAsiaTheme="minorEastAsia" w:hAnsiTheme="minorHAnsi"/>
                <w:noProof/>
                <w:lang w:eastAsia="sv-SE"/>
              </w:rPr>
              <w:tab/>
            </w:r>
            <w:r w:rsidR="00416F32" w:rsidRPr="00EC76D5">
              <w:rPr>
                <w:rStyle w:val="Hyperlnk"/>
                <w:noProof/>
              </w:rPr>
              <w:t>The Expression Parser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_Toc481936129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5DC7AB33" w14:textId="52630F8E"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130"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_Toc481936130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4FFFA0BD" w14:textId="0E4ADCD8"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131" w:history="1">
            <w:r w:rsidR="00416F32" w:rsidRPr="00EC76D5">
              <w:rPr>
                <w:rStyle w:val="Hyperlnk"/>
                <w:noProof/>
              </w:rPr>
              <w:t>4.1.2.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_Toc481936131 \h </w:instrText>
            </w:r>
            <w:r w:rsidR="00416F32" w:rsidRPr="00EC76D5">
              <w:rPr>
                <w:noProof/>
                <w:webHidden/>
              </w:rPr>
            </w:r>
            <w:r w:rsidR="00416F32" w:rsidRPr="00EC76D5">
              <w:rPr>
                <w:noProof/>
                <w:webHidden/>
              </w:rPr>
              <w:fldChar w:fldCharType="separate"/>
            </w:r>
            <w:r w:rsidR="00545E00" w:rsidRPr="00EC76D5">
              <w:rPr>
                <w:noProof/>
                <w:webHidden/>
              </w:rPr>
              <w:t>33</w:t>
            </w:r>
            <w:r w:rsidR="00416F32" w:rsidRPr="00EC76D5">
              <w:rPr>
                <w:noProof/>
                <w:webHidden/>
              </w:rPr>
              <w:fldChar w:fldCharType="end"/>
            </w:r>
          </w:hyperlink>
        </w:p>
        <w:p w14:paraId="1CC64B01" w14:textId="4EB8C286" w:rsidR="00416F32" w:rsidRPr="00EC76D5" w:rsidRDefault="00E6507B">
          <w:pPr>
            <w:pStyle w:val="Innehll2"/>
            <w:tabs>
              <w:tab w:val="left" w:pos="880"/>
              <w:tab w:val="right" w:leader="dot" w:pos="9350"/>
            </w:tabs>
            <w:rPr>
              <w:rFonts w:asciiTheme="minorHAnsi" w:eastAsiaTheme="minorEastAsia" w:hAnsiTheme="minorHAnsi"/>
              <w:noProof/>
              <w:lang w:eastAsia="sv-SE"/>
            </w:rPr>
          </w:pPr>
          <w:hyperlink w:anchor="_Toc481936132" w:history="1">
            <w:r w:rsidR="00416F32" w:rsidRPr="00EC76D5">
              <w:rPr>
                <w:rStyle w:val="Hyperlnk"/>
                <w:noProof/>
              </w:rPr>
              <w:t>4.2.</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_Toc481936132 \h </w:instrText>
            </w:r>
            <w:r w:rsidR="00416F32" w:rsidRPr="00EC76D5">
              <w:rPr>
                <w:noProof/>
                <w:webHidden/>
              </w:rPr>
            </w:r>
            <w:r w:rsidR="00416F32" w:rsidRPr="00EC76D5">
              <w:rPr>
                <w:noProof/>
                <w:webHidden/>
              </w:rPr>
              <w:fldChar w:fldCharType="separate"/>
            </w:r>
            <w:r w:rsidR="00545E00" w:rsidRPr="00EC76D5">
              <w:rPr>
                <w:noProof/>
                <w:webHidden/>
              </w:rPr>
              <w:t>36</w:t>
            </w:r>
            <w:r w:rsidR="00416F32" w:rsidRPr="00EC76D5">
              <w:rPr>
                <w:noProof/>
                <w:webHidden/>
              </w:rPr>
              <w:fldChar w:fldCharType="end"/>
            </w:r>
          </w:hyperlink>
        </w:p>
        <w:p w14:paraId="7E381EC1" w14:textId="4BDB3D54"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133"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Tri Graphs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_Toc481936133 \h </w:instrText>
            </w:r>
            <w:r w:rsidR="00416F32" w:rsidRPr="00EC76D5">
              <w:rPr>
                <w:noProof/>
                <w:webHidden/>
              </w:rPr>
            </w:r>
            <w:r w:rsidR="00416F32" w:rsidRPr="00EC76D5">
              <w:rPr>
                <w:noProof/>
                <w:webHidden/>
              </w:rPr>
              <w:fldChar w:fldCharType="separate"/>
            </w:r>
            <w:r w:rsidR="00545E00" w:rsidRPr="00EC76D5">
              <w:rPr>
                <w:noProof/>
                <w:webHidden/>
              </w:rPr>
              <w:t>37</w:t>
            </w:r>
            <w:r w:rsidR="00416F32" w:rsidRPr="00EC76D5">
              <w:rPr>
                <w:noProof/>
                <w:webHidden/>
              </w:rPr>
              <w:fldChar w:fldCharType="end"/>
            </w:r>
          </w:hyperlink>
        </w:p>
        <w:p w14:paraId="4A00D78F" w14:textId="267D7CBE"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134"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Comments, Strings, and Characters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_Toc481936134 \h </w:instrText>
            </w:r>
            <w:r w:rsidR="00416F32" w:rsidRPr="00EC76D5">
              <w:rPr>
                <w:noProof/>
                <w:webHidden/>
              </w:rPr>
            </w:r>
            <w:r w:rsidR="00416F32" w:rsidRPr="00EC76D5">
              <w:rPr>
                <w:noProof/>
                <w:webHidden/>
              </w:rPr>
              <w:fldChar w:fldCharType="separate"/>
            </w:r>
            <w:r w:rsidR="00545E00" w:rsidRPr="00EC76D5">
              <w:rPr>
                <w:noProof/>
                <w:webHidden/>
              </w:rPr>
              <w:t>38</w:t>
            </w:r>
            <w:r w:rsidR="00416F32" w:rsidRPr="00EC76D5">
              <w:rPr>
                <w:noProof/>
                <w:webHidden/>
              </w:rPr>
              <w:fldChar w:fldCharType="end"/>
            </w:r>
          </w:hyperlink>
        </w:p>
        <w:p w14:paraId="1D5A761F" w14:textId="7B2A4491"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135" w:history="1">
            <w:r w:rsidR="00416F32" w:rsidRPr="00EC76D5">
              <w:rPr>
                <w:rStyle w:val="Hyperlnk"/>
                <w:noProof/>
              </w:rPr>
              <w:t>4.2.2.</w:t>
            </w:r>
            <w:r w:rsidR="00416F32" w:rsidRPr="00EC76D5">
              <w:rPr>
                <w:rFonts w:asciiTheme="minorHAnsi" w:eastAsiaTheme="minorEastAsia" w:hAnsiTheme="minorHAnsi"/>
                <w:noProof/>
                <w:lang w:eastAsia="sv-SE"/>
              </w:rPr>
              <w:tab/>
            </w:r>
            <w:r w:rsidR="00416F32" w:rsidRPr="00EC76D5">
              <w:rPr>
                <w:rStyle w:val="Hyperlnk"/>
                <w:noProof/>
              </w:rPr>
              <w:t>Slash Codes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_Toc481936135 \h </w:instrText>
            </w:r>
            <w:r w:rsidR="00416F32" w:rsidRPr="00EC76D5">
              <w:rPr>
                <w:noProof/>
                <w:webHidden/>
              </w:rPr>
            </w:r>
            <w:r w:rsidR="00416F32" w:rsidRPr="00EC76D5">
              <w:rPr>
                <w:noProof/>
                <w:webHidden/>
              </w:rPr>
              <w:fldChar w:fldCharType="separate"/>
            </w:r>
            <w:r w:rsidR="00545E00" w:rsidRPr="00EC76D5">
              <w:rPr>
                <w:noProof/>
                <w:webHidden/>
              </w:rPr>
              <w:t>40</w:t>
            </w:r>
            <w:r w:rsidR="00416F32" w:rsidRPr="00EC76D5">
              <w:rPr>
                <w:noProof/>
                <w:webHidden/>
              </w:rPr>
              <w:fldChar w:fldCharType="end"/>
            </w:r>
          </w:hyperlink>
        </w:p>
        <w:p w14:paraId="32724FB1" w14:textId="43865701"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136" w:history="1">
            <w:r w:rsidR="00416F32" w:rsidRPr="00EC76D5">
              <w:rPr>
                <w:rStyle w:val="Hyperlnk"/>
                <w:noProof/>
              </w:rPr>
              <w:t>4.2.3.</w:t>
            </w:r>
            <w:r w:rsidR="00416F32" w:rsidRPr="00EC76D5">
              <w:rPr>
                <w:rFonts w:asciiTheme="minorHAnsi" w:eastAsiaTheme="minorEastAsia" w:hAnsiTheme="minorHAnsi"/>
                <w:noProof/>
                <w:lang w:eastAsia="sv-SE"/>
              </w:rPr>
              <w:tab/>
            </w:r>
            <w:r w:rsidR="00416F32" w:rsidRPr="00EC76D5">
              <w:rPr>
                <w:rStyle w:val="Hyperlnk"/>
                <w:noProof/>
              </w:rPr>
              <w:t>The Line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_Toc481936136 \h </w:instrText>
            </w:r>
            <w:r w:rsidR="00416F32" w:rsidRPr="00EC76D5">
              <w:rPr>
                <w:noProof/>
                <w:webHidden/>
              </w:rPr>
            </w:r>
            <w:r w:rsidR="00416F32" w:rsidRPr="00EC76D5">
              <w:rPr>
                <w:noProof/>
                <w:webHidden/>
              </w:rPr>
              <w:fldChar w:fldCharType="separate"/>
            </w:r>
            <w:r w:rsidR="00545E00" w:rsidRPr="00EC76D5">
              <w:rPr>
                <w:noProof/>
                <w:webHidden/>
              </w:rPr>
              <w:t>43</w:t>
            </w:r>
            <w:r w:rsidR="00416F32" w:rsidRPr="00EC76D5">
              <w:rPr>
                <w:noProof/>
                <w:webHidden/>
              </w:rPr>
              <w:fldChar w:fldCharType="end"/>
            </w:r>
          </w:hyperlink>
        </w:p>
        <w:p w14:paraId="6667F744" w14:textId="788B8B2C"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137" w:history="1">
            <w:r w:rsidR="00416F32" w:rsidRPr="00EC76D5">
              <w:rPr>
                <w:rStyle w:val="Hyperlnk"/>
                <w:noProof/>
              </w:rPr>
              <w:t>4.2.4.</w:t>
            </w:r>
            <w:r w:rsidR="00416F32" w:rsidRPr="00EC76D5">
              <w:rPr>
                <w:rFonts w:asciiTheme="minorHAnsi" w:eastAsiaTheme="minorEastAsia" w:hAnsiTheme="minorHAnsi"/>
                <w:noProof/>
                <w:lang w:eastAsia="sv-SE"/>
              </w:rPr>
              <w:tab/>
            </w:r>
            <w:r w:rsidR="00416F32" w:rsidRPr="00EC76D5">
              <w:rPr>
                <w:rStyle w:val="Hyperlnk"/>
                <w:noProof/>
              </w:rPr>
              <w:t>Lines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_Toc481936137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3D85CDDC" w14:textId="3805D43A"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138" w:history="1">
            <w:r w:rsidR="00416F32" w:rsidRPr="00EC76D5">
              <w:rPr>
                <w:rStyle w:val="Hyperlnk"/>
                <w:noProof/>
              </w:rPr>
              <w:t>4.2.5.</w:t>
            </w:r>
            <w:r w:rsidR="00416F32" w:rsidRPr="00EC76D5">
              <w:rPr>
                <w:rFonts w:asciiTheme="minorHAnsi" w:eastAsiaTheme="minorEastAsia" w:hAnsiTheme="minorHAnsi"/>
                <w:noProof/>
                <w:lang w:eastAsia="sv-SE"/>
              </w:rPr>
              <w:tab/>
            </w:r>
            <w:r w:rsidR="00416F32" w:rsidRPr="00EC76D5">
              <w:rPr>
                <w:rStyle w:val="Hyperlnk"/>
                <w:noProof/>
              </w:rPr>
              <w:t>Includes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_Toc481936138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513748D0" w14:textId="16E49CDE"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139" w:history="1">
            <w:r w:rsidR="00416F32" w:rsidRPr="00EC76D5">
              <w:rPr>
                <w:rStyle w:val="Hyperlnk"/>
                <w:noProof/>
              </w:rPr>
              <w:t>4.2.6.</w:t>
            </w:r>
            <w:r w:rsidR="00416F32" w:rsidRPr="00EC76D5">
              <w:rPr>
                <w:rFonts w:asciiTheme="minorHAnsi" w:eastAsiaTheme="minorEastAsia" w:hAnsiTheme="minorHAnsi"/>
                <w:noProof/>
                <w:lang w:eastAsia="sv-SE"/>
              </w:rPr>
              <w:tab/>
            </w:r>
            <w:r w:rsidR="00416F32" w:rsidRPr="00EC76D5">
              <w:rPr>
                <w:rStyle w:val="Hyperlnk"/>
                <w:noProof/>
              </w:rPr>
              <w:t>Macros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_Toc481936139 \h </w:instrText>
            </w:r>
            <w:r w:rsidR="00416F32" w:rsidRPr="00EC76D5">
              <w:rPr>
                <w:noProof/>
                <w:webHidden/>
              </w:rPr>
            </w:r>
            <w:r w:rsidR="00416F32" w:rsidRPr="00EC76D5">
              <w:rPr>
                <w:noProof/>
                <w:webHidden/>
              </w:rPr>
              <w:fldChar w:fldCharType="separate"/>
            </w:r>
            <w:r w:rsidR="00545E00" w:rsidRPr="00EC76D5">
              <w:rPr>
                <w:noProof/>
                <w:webHidden/>
              </w:rPr>
              <w:t>47</w:t>
            </w:r>
            <w:r w:rsidR="00416F32" w:rsidRPr="00EC76D5">
              <w:rPr>
                <w:noProof/>
                <w:webHidden/>
              </w:rPr>
              <w:fldChar w:fldCharType="end"/>
            </w:r>
          </w:hyperlink>
        </w:p>
        <w:p w14:paraId="50F12FE0" w14:textId="7424FB70"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140" w:history="1">
            <w:r w:rsidR="00416F32" w:rsidRPr="00EC76D5">
              <w:rPr>
                <w:rStyle w:val="Hyperlnk"/>
                <w:noProof/>
              </w:rPr>
              <w:t>4.2.7.</w:t>
            </w:r>
            <w:r w:rsidR="00416F32" w:rsidRPr="00EC76D5">
              <w:rPr>
                <w:rFonts w:asciiTheme="minorHAnsi" w:eastAsiaTheme="minorEastAsia" w:hAnsiTheme="minorHAnsi"/>
                <w:noProof/>
                <w:lang w:eastAsia="sv-SE"/>
              </w:rPr>
              <w:tab/>
            </w:r>
            <w:r w:rsidR="00416F32" w:rsidRPr="00EC76D5">
              <w:rPr>
                <w:rStyle w:val="Hyperlnk"/>
                <w:noProof/>
              </w:rPr>
              <w:t>Conditional Programming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_Toc481936140 \h </w:instrText>
            </w:r>
            <w:r w:rsidR="00416F32" w:rsidRPr="00EC76D5">
              <w:rPr>
                <w:noProof/>
                <w:webHidden/>
              </w:rPr>
            </w:r>
            <w:r w:rsidR="00416F32" w:rsidRPr="00EC76D5">
              <w:rPr>
                <w:noProof/>
                <w:webHidden/>
              </w:rPr>
              <w:fldChar w:fldCharType="separate"/>
            </w:r>
            <w:r w:rsidR="00545E00" w:rsidRPr="00EC76D5">
              <w:rPr>
                <w:noProof/>
                <w:webHidden/>
              </w:rPr>
              <w:t>51</w:t>
            </w:r>
            <w:r w:rsidR="00416F32" w:rsidRPr="00EC76D5">
              <w:rPr>
                <w:noProof/>
                <w:webHidden/>
              </w:rPr>
              <w:fldChar w:fldCharType="end"/>
            </w:r>
          </w:hyperlink>
        </w:p>
        <w:p w14:paraId="4FC675D2" w14:textId="231462A5"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141" w:history="1">
            <w:r w:rsidR="00416F32" w:rsidRPr="00EC76D5">
              <w:rPr>
                <w:rStyle w:val="Hyperlnk"/>
                <w:noProof/>
              </w:rPr>
              <w:t>4.2.8.</w:t>
            </w:r>
            <w:r w:rsidR="00416F32" w:rsidRPr="00EC76D5">
              <w:rPr>
                <w:rFonts w:asciiTheme="minorHAnsi" w:eastAsiaTheme="minorEastAsia" w:hAnsiTheme="minorHAnsi"/>
                <w:noProof/>
                <w:lang w:eastAsia="sv-SE"/>
              </w:rPr>
              <w:tab/>
            </w:r>
            <w:r w:rsidR="00416F32" w:rsidRPr="00EC76D5">
              <w:rPr>
                <w:rStyle w:val="Hyperlnk"/>
                <w:noProof/>
              </w:rPr>
              <w:t>Macro Expansion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_Toc481936141 \h </w:instrText>
            </w:r>
            <w:r w:rsidR="00416F32" w:rsidRPr="00EC76D5">
              <w:rPr>
                <w:noProof/>
                <w:webHidden/>
              </w:rPr>
            </w:r>
            <w:r w:rsidR="00416F32" w:rsidRPr="00EC76D5">
              <w:rPr>
                <w:noProof/>
                <w:webHidden/>
              </w:rPr>
              <w:fldChar w:fldCharType="separate"/>
            </w:r>
            <w:r w:rsidR="00545E00" w:rsidRPr="00EC76D5">
              <w:rPr>
                <w:noProof/>
                <w:webHidden/>
              </w:rPr>
              <w:t>53</w:t>
            </w:r>
            <w:r w:rsidR="00416F32" w:rsidRPr="00EC76D5">
              <w:rPr>
                <w:noProof/>
                <w:webHidden/>
              </w:rPr>
              <w:fldChar w:fldCharType="end"/>
            </w:r>
          </w:hyperlink>
        </w:p>
        <w:p w14:paraId="0BA2E424" w14:textId="3E04659A"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142" w:history="1">
            <w:r w:rsidR="00416F32" w:rsidRPr="00EC76D5">
              <w:rPr>
                <w:rStyle w:val="Hyperlnk"/>
                <w:noProof/>
              </w:rPr>
              <w:t>4.2.9.</w:t>
            </w:r>
            <w:r w:rsidR="00416F32" w:rsidRPr="00EC76D5">
              <w:rPr>
                <w:rFonts w:asciiTheme="minorHAnsi" w:eastAsiaTheme="minorEastAsia" w:hAnsiTheme="minorHAnsi"/>
                <w:noProof/>
                <w:lang w:eastAsia="sv-SE"/>
              </w:rPr>
              <w:tab/>
            </w:r>
            <w:r w:rsidR="00416F32" w:rsidRPr="00EC76D5">
              <w:rPr>
                <w:rStyle w:val="Hyperlnk"/>
                <w:noProof/>
              </w:rPr>
              <w:t>String Merging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_Toc481936142 \h </w:instrText>
            </w:r>
            <w:r w:rsidR="00416F32" w:rsidRPr="00EC76D5">
              <w:rPr>
                <w:noProof/>
                <w:webHidden/>
              </w:rPr>
            </w:r>
            <w:r w:rsidR="00416F32" w:rsidRPr="00EC76D5">
              <w:rPr>
                <w:noProof/>
                <w:webHidden/>
              </w:rPr>
              <w:fldChar w:fldCharType="separate"/>
            </w:r>
            <w:r w:rsidR="00545E00" w:rsidRPr="00EC76D5">
              <w:rPr>
                <w:noProof/>
                <w:webHidden/>
              </w:rPr>
              <w:t>56</w:t>
            </w:r>
            <w:r w:rsidR="00416F32" w:rsidRPr="00EC76D5">
              <w:rPr>
                <w:noProof/>
                <w:webHidden/>
              </w:rPr>
              <w:fldChar w:fldCharType="end"/>
            </w:r>
          </w:hyperlink>
        </w:p>
        <w:p w14:paraId="0316ED4F" w14:textId="14485AC7" w:rsidR="00416F32" w:rsidRPr="00EC76D5" w:rsidRDefault="00E6507B">
          <w:pPr>
            <w:pStyle w:val="Innehll1"/>
            <w:rPr>
              <w:rFonts w:asciiTheme="minorHAnsi" w:eastAsiaTheme="minorEastAsia" w:hAnsiTheme="minorHAnsi"/>
              <w:noProof/>
              <w:lang w:eastAsia="sv-SE"/>
            </w:rPr>
          </w:pPr>
          <w:hyperlink w:anchor="_Toc481936143" w:history="1">
            <w:r w:rsidR="00416F32" w:rsidRPr="00EC76D5">
              <w:rPr>
                <w:rStyle w:val="Hyperlnk"/>
                <w:noProof/>
              </w:rPr>
              <w:t>5.</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_Toc481936143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219A93F7" w14:textId="465EF4F4"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144"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The typedef-name Problem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_Toc481936144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422B4146" w14:textId="39E7A631" w:rsidR="00416F32" w:rsidRPr="00EC76D5" w:rsidRDefault="00E6507B">
          <w:pPr>
            <w:pStyle w:val="Innehll2"/>
            <w:tabs>
              <w:tab w:val="left" w:pos="880"/>
              <w:tab w:val="right" w:leader="dot" w:pos="9350"/>
            </w:tabs>
            <w:rPr>
              <w:rFonts w:asciiTheme="minorHAnsi" w:eastAsiaTheme="minorEastAsia" w:hAnsiTheme="minorHAnsi"/>
              <w:noProof/>
              <w:lang w:eastAsia="sv-SE"/>
            </w:rPr>
          </w:pPr>
          <w:hyperlink w:anchor="_Toc481936145" w:history="1">
            <w:r w:rsidR="00416F32" w:rsidRPr="00EC76D5">
              <w:rPr>
                <w:rStyle w:val="Hyperlnk"/>
                <w:noProof/>
              </w:rPr>
              <w:t>5.2.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_Toc481936145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10740368" w14:textId="44A9C559" w:rsidR="00416F32" w:rsidRPr="00EC76D5" w:rsidRDefault="00E6507B">
          <w:pPr>
            <w:pStyle w:val="Innehll1"/>
            <w:rPr>
              <w:rFonts w:asciiTheme="minorHAnsi" w:eastAsiaTheme="minorEastAsia" w:hAnsiTheme="minorHAnsi"/>
              <w:noProof/>
              <w:lang w:eastAsia="sv-SE"/>
            </w:rPr>
          </w:pPr>
          <w:hyperlink w:anchor="_Toc481936146" w:history="1">
            <w:r w:rsidR="00416F32" w:rsidRPr="00EC76D5">
              <w:rPr>
                <w:rStyle w:val="Hyperlnk"/>
                <w:noProof/>
              </w:rPr>
              <w:t>6.</w:t>
            </w:r>
            <w:r w:rsidR="00416F32" w:rsidRPr="00EC76D5">
              <w:rPr>
                <w:rFonts w:asciiTheme="minorHAnsi" w:eastAsiaTheme="minorEastAsia" w:hAnsiTheme="minorHAnsi"/>
                <w:noProof/>
                <w:lang w:eastAsia="sv-SE"/>
              </w:rPr>
              <w:tab/>
            </w:r>
            <w:r w:rsidR="00416F32" w:rsidRPr="00EC76D5">
              <w:rPr>
                <w:rStyle w:val="Hyperlnk"/>
                <w:noProof/>
              </w:rPr>
              <w:t>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_Toc481936146 \h </w:instrText>
            </w:r>
            <w:r w:rsidR="00416F32" w:rsidRPr="00EC76D5">
              <w:rPr>
                <w:noProof/>
                <w:webHidden/>
              </w:rPr>
            </w:r>
            <w:r w:rsidR="00416F32" w:rsidRPr="00EC76D5">
              <w:rPr>
                <w:noProof/>
                <w:webHidden/>
              </w:rPr>
              <w:fldChar w:fldCharType="separate"/>
            </w:r>
            <w:r w:rsidR="00545E00" w:rsidRPr="00EC76D5">
              <w:rPr>
                <w:noProof/>
                <w:webHidden/>
              </w:rPr>
              <w:t>64</w:t>
            </w:r>
            <w:r w:rsidR="00416F32" w:rsidRPr="00EC76D5">
              <w:rPr>
                <w:noProof/>
                <w:webHidden/>
              </w:rPr>
              <w:fldChar w:fldCharType="end"/>
            </w:r>
          </w:hyperlink>
        </w:p>
        <w:p w14:paraId="4DB3729D" w14:textId="125C5C2F" w:rsidR="00416F32" w:rsidRPr="00EC76D5" w:rsidRDefault="00E6507B">
          <w:pPr>
            <w:pStyle w:val="Innehll2"/>
            <w:tabs>
              <w:tab w:val="left" w:pos="880"/>
              <w:tab w:val="right" w:leader="dot" w:pos="9350"/>
            </w:tabs>
            <w:rPr>
              <w:rFonts w:asciiTheme="minorHAnsi" w:eastAsiaTheme="minorEastAsia" w:hAnsiTheme="minorHAnsi"/>
              <w:noProof/>
              <w:lang w:eastAsia="sv-SE"/>
            </w:rPr>
          </w:pPr>
          <w:hyperlink w:anchor="_Toc481936147" w:history="1">
            <w:r w:rsidR="00416F32" w:rsidRPr="00EC76D5">
              <w:rPr>
                <w:rStyle w:val="Hyperlnk"/>
                <w:noProof/>
              </w:rPr>
              <w:t>6.1.</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_Toc481936147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7840D5F6" w14:textId="0FA5EE04"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148"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Function Def</w:t>
            </w:r>
            <w:r w:rsidR="002F35C1">
              <w:rPr>
                <w:rStyle w:val="Hyperlnk"/>
                <w:noProof/>
              </w:rPr>
              <w:t>initializer</w:t>
            </w:r>
            <w:r w:rsidR="00416F32" w:rsidRPr="00EC76D5">
              <w:rPr>
                <w:rStyle w:val="Hyperlnk"/>
                <w:noProof/>
              </w:rPr>
              <w: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_Toc481936148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6A5D31E8" w14:textId="7FE52607"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149" w:history="1">
            <w:r w:rsidR="00416F32" w:rsidRPr="00EC76D5">
              <w:rPr>
                <w:rStyle w:val="Hyperlnk"/>
                <w:noProof/>
              </w:rPr>
              <w:t>6.1.2.</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_Toc481936149 \h </w:instrText>
            </w:r>
            <w:r w:rsidR="00416F32" w:rsidRPr="00EC76D5">
              <w:rPr>
                <w:noProof/>
                <w:webHidden/>
              </w:rPr>
            </w:r>
            <w:r w:rsidR="00416F32" w:rsidRPr="00EC76D5">
              <w:rPr>
                <w:noProof/>
                <w:webHidden/>
              </w:rPr>
              <w:fldChar w:fldCharType="separate"/>
            </w:r>
            <w:r w:rsidR="00545E00" w:rsidRPr="00EC76D5">
              <w:rPr>
                <w:noProof/>
                <w:webHidden/>
              </w:rPr>
              <w:t>69</w:t>
            </w:r>
            <w:r w:rsidR="00416F32" w:rsidRPr="00EC76D5">
              <w:rPr>
                <w:noProof/>
                <w:webHidden/>
              </w:rPr>
              <w:fldChar w:fldCharType="end"/>
            </w:r>
          </w:hyperlink>
        </w:p>
        <w:p w14:paraId="14506EB8" w14:textId="7732A110"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150" w:history="1">
            <w:r w:rsidR="00416F32" w:rsidRPr="00EC76D5">
              <w:rPr>
                <w:rStyle w:val="Hyperlnk"/>
                <w:noProof/>
              </w:rPr>
              <w:t>6.1.3.</w:t>
            </w:r>
            <w:r w:rsidR="00416F32" w:rsidRPr="00EC76D5">
              <w:rPr>
                <w:rFonts w:asciiTheme="minorHAnsi" w:eastAsiaTheme="minorEastAsia" w:hAnsiTheme="minorHAnsi"/>
                <w:noProof/>
                <w:lang w:eastAsia="sv-SE"/>
              </w:rPr>
              <w:tab/>
            </w:r>
            <w:r w:rsidR="00416F32" w:rsidRPr="00EC76D5">
              <w:rPr>
                <w:rStyle w:val="Hyperlnk"/>
                <w:noProof/>
              </w:rPr>
              <w:t>Struct and Union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_Toc481936150 \h </w:instrText>
            </w:r>
            <w:r w:rsidR="00416F32" w:rsidRPr="00EC76D5">
              <w:rPr>
                <w:noProof/>
                <w:webHidden/>
              </w:rPr>
            </w:r>
            <w:r w:rsidR="00416F32" w:rsidRPr="00EC76D5">
              <w:rPr>
                <w:noProof/>
                <w:webHidden/>
              </w:rPr>
              <w:fldChar w:fldCharType="separate"/>
            </w:r>
            <w:r w:rsidR="00545E00" w:rsidRPr="00EC76D5">
              <w:rPr>
                <w:noProof/>
                <w:webHidden/>
              </w:rPr>
              <w:t>75</w:t>
            </w:r>
            <w:r w:rsidR="00416F32" w:rsidRPr="00EC76D5">
              <w:rPr>
                <w:noProof/>
                <w:webHidden/>
              </w:rPr>
              <w:fldChar w:fldCharType="end"/>
            </w:r>
          </w:hyperlink>
        </w:p>
        <w:p w14:paraId="6CB44FB9" w14:textId="4C3F269D"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151" w:history="1">
            <w:r w:rsidR="00416F32" w:rsidRPr="00EC76D5">
              <w:rPr>
                <w:rStyle w:val="Hyperlnk"/>
                <w:noProof/>
              </w:rPr>
              <w:t>6.1.4.</w:t>
            </w:r>
            <w:r w:rsidR="00416F32" w:rsidRPr="00EC76D5">
              <w:rPr>
                <w:rFonts w:asciiTheme="minorHAnsi" w:eastAsiaTheme="minorEastAsia" w:hAnsiTheme="minorHAnsi"/>
                <w:noProof/>
                <w:lang w:eastAsia="sv-SE"/>
              </w:rPr>
              <w:tab/>
            </w:r>
            <w:r w:rsidR="00416F32" w:rsidRPr="00EC76D5">
              <w:rPr>
                <w:rStyle w:val="Hyperlnk"/>
                <w:noProof/>
              </w:rPr>
              <w:t>Enum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_Toc481936151 \h </w:instrText>
            </w:r>
            <w:r w:rsidR="00416F32" w:rsidRPr="00EC76D5">
              <w:rPr>
                <w:noProof/>
                <w:webHidden/>
              </w:rPr>
            </w:r>
            <w:r w:rsidR="00416F32" w:rsidRPr="00EC76D5">
              <w:rPr>
                <w:noProof/>
                <w:webHidden/>
              </w:rPr>
              <w:fldChar w:fldCharType="separate"/>
            </w:r>
            <w:r w:rsidR="00545E00" w:rsidRPr="00EC76D5">
              <w:rPr>
                <w:noProof/>
                <w:webHidden/>
              </w:rPr>
              <w:t>77</w:t>
            </w:r>
            <w:r w:rsidR="00416F32" w:rsidRPr="00EC76D5">
              <w:rPr>
                <w:noProof/>
                <w:webHidden/>
              </w:rPr>
              <w:fldChar w:fldCharType="end"/>
            </w:r>
          </w:hyperlink>
        </w:p>
        <w:p w14:paraId="5C6365F7" w14:textId="3761755B"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152" w:history="1">
            <w:r w:rsidR="00416F32" w:rsidRPr="00EC76D5">
              <w:rPr>
                <w:rStyle w:val="Hyperlnk"/>
                <w:noProof/>
              </w:rPr>
              <w:t>6.1.5.</w:t>
            </w:r>
            <w:r w:rsidR="00416F32" w:rsidRPr="00EC76D5">
              <w:rPr>
                <w:rFonts w:asciiTheme="minorHAnsi" w:eastAsiaTheme="minorEastAsia" w:hAnsiTheme="minorHAnsi"/>
                <w:noProof/>
                <w:lang w:eastAsia="sv-SE"/>
              </w:rPr>
              <w:tab/>
            </w:r>
            <w:r w:rsidR="00416F32" w:rsidRPr="00EC76D5">
              <w:rPr>
                <w:rStyle w:val="Hyperlnk"/>
                <w:noProof/>
              </w:rPr>
              <w:t>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_Toc481936152 \h </w:instrText>
            </w:r>
            <w:r w:rsidR="00416F32" w:rsidRPr="00EC76D5">
              <w:rPr>
                <w:noProof/>
                <w:webHidden/>
              </w:rPr>
            </w:r>
            <w:r w:rsidR="00416F32" w:rsidRPr="00EC76D5">
              <w:rPr>
                <w:noProof/>
                <w:webHidden/>
              </w:rPr>
              <w:fldChar w:fldCharType="separate"/>
            </w:r>
            <w:r w:rsidR="00545E00" w:rsidRPr="00EC76D5">
              <w:rPr>
                <w:noProof/>
                <w:webHidden/>
              </w:rPr>
              <w:t>78</w:t>
            </w:r>
            <w:r w:rsidR="00416F32" w:rsidRPr="00EC76D5">
              <w:rPr>
                <w:noProof/>
                <w:webHidden/>
              </w:rPr>
              <w:fldChar w:fldCharType="end"/>
            </w:r>
          </w:hyperlink>
        </w:p>
        <w:p w14:paraId="6C4B9503" w14:textId="18509DF1"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153" w:history="1">
            <w:r w:rsidR="00416F32" w:rsidRPr="00EC76D5">
              <w:rPr>
                <w:rStyle w:val="Hyperlnk"/>
                <w:noProof/>
              </w:rPr>
              <w:t>6.1.6.</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_Toc481936153 \h </w:instrText>
            </w:r>
            <w:r w:rsidR="00416F32" w:rsidRPr="00EC76D5">
              <w:rPr>
                <w:noProof/>
                <w:webHidden/>
              </w:rPr>
            </w:r>
            <w:r w:rsidR="00416F32" w:rsidRPr="00EC76D5">
              <w:rPr>
                <w:noProof/>
                <w:webHidden/>
              </w:rPr>
              <w:fldChar w:fldCharType="separate"/>
            </w:r>
            <w:r w:rsidR="00545E00" w:rsidRPr="00EC76D5">
              <w:rPr>
                <w:noProof/>
                <w:webHidden/>
              </w:rPr>
              <w:t>82</w:t>
            </w:r>
            <w:r w:rsidR="00416F32" w:rsidRPr="00EC76D5">
              <w:rPr>
                <w:noProof/>
                <w:webHidden/>
              </w:rPr>
              <w:fldChar w:fldCharType="end"/>
            </w:r>
          </w:hyperlink>
        </w:p>
        <w:p w14:paraId="2AA07D97" w14:textId="7AB8FC8E"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154" w:history="1">
            <w:r w:rsidR="00416F32" w:rsidRPr="00EC76D5">
              <w:rPr>
                <w:rStyle w:val="Hyperlnk"/>
                <w:noProof/>
              </w:rPr>
              <w:t>6.1.7.</w:t>
            </w:r>
            <w:r w:rsidR="00416F32" w:rsidRPr="00EC76D5">
              <w:rPr>
                <w:rFonts w:asciiTheme="minorHAnsi" w:eastAsiaTheme="minorEastAsia" w:hAnsiTheme="minorHAnsi"/>
                <w:noProof/>
                <w:lang w:eastAsia="sv-SE"/>
              </w:rPr>
              <w:tab/>
            </w:r>
            <w:r w:rsidR="00416F32" w:rsidRPr="00EC76D5">
              <w:rPr>
                <w:rStyle w:val="Hyperlnk"/>
                <w:noProof/>
              </w:rPr>
              <w:t>Parameter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_Toc481936154 \h </w:instrText>
            </w:r>
            <w:r w:rsidR="00416F32" w:rsidRPr="00EC76D5">
              <w:rPr>
                <w:noProof/>
                <w:webHidden/>
              </w:rPr>
            </w:r>
            <w:r w:rsidR="00416F32" w:rsidRPr="00EC76D5">
              <w:rPr>
                <w:noProof/>
                <w:webHidden/>
              </w:rPr>
              <w:fldChar w:fldCharType="separate"/>
            </w:r>
            <w:r w:rsidR="00545E00" w:rsidRPr="00EC76D5">
              <w:rPr>
                <w:noProof/>
                <w:webHidden/>
              </w:rPr>
              <w:t>84</w:t>
            </w:r>
            <w:r w:rsidR="00416F32" w:rsidRPr="00EC76D5">
              <w:rPr>
                <w:noProof/>
                <w:webHidden/>
              </w:rPr>
              <w:fldChar w:fldCharType="end"/>
            </w:r>
          </w:hyperlink>
        </w:p>
        <w:p w14:paraId="69FEDA1A" w14:textId="2430990C"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155" w:history="1">
            <w:r w:rsidR="00416F32" w:rsidRPr="00EC76D5">
              <w:rPr>
                <w:rStyle w:val="Hyperlnk"/>
                <w:noProof/>
              </w:rPr>
              <w:t>6.1.8.</w:t>
            </w:r>
            <w:r w:rsidR="00416F32" w:rsidRPr="00EC76D5">
              <w:rPr>
                <w:rFonts w:asciiTheme="minorHAnsi" w:eastAsiaTheme="minorEastAsia" w:hAnsiTheme="minorHAnsi"/>
                <w:noProof/>
                <w:lang w:eastAsia="sv-SE"/>
              </w:rPr>
              <w:tab/>
            </w:r>
            <w:r w:rsidR="002F35C1">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_Toc481936155 \h </w:instrText>
            </w:r>
            <w:r w:rsidR="00416F32" w:rsidRPr="00EC76D5">
              <w:rPr>
                <w:noProof/>
                <w:webHidden/>
              </w:rPr>
            </w:r>
            <w:r w:rsidR="00416F32" w:rsidRPr="00EC76D5">
              <w:rPr>
                <w:noProof/>
                <w:webHidden/>
              </w:rPr>
              <w:fldChar w:fldCharType="separate"/>
            </w:r>
            <w:r w:rsidR="00545E00" w:rsidRPr="00EC76D5">
              <w:rPr>
                <w:noProof/>
                <w:webHidden/>
              </w:rPr>
              <w:t>85</w:t>
            </w:r>
            <w:r w:rsidR="00416F32" w:rsidRPr="00EC76D5">
              <w:rPr>
                <w:noProof/>
                <w:webHidden/>
              </w:rPr>
              <w:fldChar w:fldCharType="end"/>
            </w:r>
          </w:hyperlink>
        </w:p>
        <w:p w14:paraId="710205E3" w14:textId="183E1528"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156" w:history="1">
            <w:r w:rsidR="00416F32" w:rsidRPr="00EC76D5">
              <w:rPr>
                <w:rStyle w:val="Hyperlnk"/>
                <w:noProof/>
              </w:rPr>
              <w:t>6.1.9.</w:t>
            </w:r>
            <w:r w:rsidR="00416F32" w:rsidRPr="00EC76D5">
              <w:rPr>
                <w:rFonts w:asciiTheme="minorHAnsi" w:eastAsiaTheme="minorEastAsia" w:hAnsiTheme="minorHAnsi"/>
                <w:noProof/>
                <w:lang w:eastAsia="sv-SE"/>
              </w:rPr>
              <w:tab/>
            </w:r>
            <w:r w:rsidR="00416F32" w:rsidRPr="00EC76D5">
              <w:rPr>
                <w:rStyle w:val="Hyperlnk"/>
                <w:noProof/>
              </w:rPr>
              <w:t>Type Name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_Toc481936156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75A8CBA0" w14:textId="440CBCA9"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157" w:history="1">
            <w:r w:rsidR="00416F32" w:rsidRPr="00EC76D5">
              <w:rPr>
                <w:rStyle w:val="Hyperlnk"/>
                <w:noProof/>
              </w:rPr>
              <w:t>6.1.10.</w:t>
            </w:r>
            <w:r w:rsidR="00416F32" w:rsidRPr="00EC76D5">
              <w:rPr>
                <w:rFonts w:asciiTheme="minorHAnsi" w:eastAsiaTheme="minorEastAsia" w:hAnsiTheme="minorHAnsi"/>
                <w:noProof/>
                <w:lang w:eastAsia="sv-SE"/>
              </w:rPr>
              <w:tab/>
            </w:r>
            <w:r w:rsidR="00416F32" w:rsidRPr="00EC76D5">
              <w:rPr>
                <w:rStyle w:val="Hyperlnk"/>
                <w:noProof/>
              </w:rPr>
              <w:t>Direct and Abstract 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_Toc481936157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6798A432" w14:textId="3C4B1A83" w:rsidR="00416F32" w:rsidRPr="00EC76D5" w:rsidRDefault="00E6507B">
          <w:pPr>
            <w:pStyle w:val="Innehll2"/>
            <w:tabs>
              <w:tab w:val="left" w:pos="880"/>
              <w:tab w:val="right" w:leader="dot" w:pos="9350"/>
            </w:tabs>
            <w:rPr>
              <w:rFonts w:asciiTheme="minorHAnsi" w:eastAsiaTheme="minorEastAsia" w:hAnsiTheme="minorHAnsi"/>
              <w:noProof/>
              <w:lang w:eastAsia="sv-SE"/>
            </w:rPr>
          </w:pPr>
          <w:hyperlink w:anchor="_Toc481936158" w:history="1">
            <w:r w:rsidR="00416F32" w:rsidRPr="00EC76D5">
              <w:rPr>
                <w:rStyle w:val="Hyperlnk"/>
                <w:noProof/>
              </w:rPr>
              <w:t>6.2.</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_Toc481936158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65E001BB" w14:textId="75B49962"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159"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The Forward-Jump Problem (Backpatching)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_Toc481936159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5DAF4E87" w14:textId="74746158"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160"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The if-else Problem (Open and Closed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_Toc481936160 \h </w:instrText>
            </w:r>
            <w:r w:rsidR="00416F32" w:rsidRPr="00EC76D5">
              <w:rPr>
                <w:noProof/>
                <w:webHidden/>
              </w:rPr>
            </w:r>
            <w:r w:rsidR="00416F32" w:rsidRPr="00EC76D5">
              <w:rPr>
                <w:noProof/>
                <w:webHidden/>
              </w:rPr>
              <w:fldChar w:fldCharType="separate"/>
            </w:r>
            <w:r w:rsidR="00545E00" w:rsidRPr="00EC76D5">
              <w:rPr>
                <w:noProof/>
                <w:webHidden/>
              </w:rPr>
              <w:t>92</w:t>
            </w:r>
            <w:r w:rsidR="00416F32" w:rsidRPr="00EC76D5">
              <w:rPr>
                <w:noProof/>
                <w:webHidden/>
              </w:rPr>
              <w:fldChar w:fldCharType="end"/>
            </w:r>
          </w:hyperlink>
        </w:p>
        <w:p w14:paraId="29648AF4" w14:textId="1060A68F"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161"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Header Rules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_Toc481936161 \h </w:instrText>
            </w:r>
            <w:r w:rsidR="00416F32" w:rsidRPr="00EC76D5">
              <w:rPr>
                <w:noProof/>
                <w:webHidden/>
              </w:rPr>
            </w:r>
            <w:r w:rsidR="00416F32" w:rsidRPr="00EC76D5">
              <w:rPr>
                <w:noProof/>
                <w:webHidden/>
              </w:rPr>
              <w:fldChar w:fldCharType="separate"/>
            </w:r>
            <w:r w:rsidR="00545E00" w:rsidRPr="00EC76D5">
              <w:rPr>
                <w:noProof/>
                <w:webHidden/>
              </w:rPr>
              <w:t>93</w:t>
            </w:r>
            <w:r w:rsidR="00416F32" w:rsidRPr="00EC76D5">
              <w:rPr>
                <w:noProof/>
                <w:webHidden/>
              </w:rPr>
              <w:fldChar w:fldCharType="end"/>
            </w:r>
          </w:hyperlink>
        </w:p>
        <w:p w14:paraId="11337A6D" w14:textId="1A887B5D"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162"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If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_Toc481936162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7EEC5B85" w14:textId="46BC7131"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163" w:history="1">
            <w:r w:rsidR="00416F32" w:rsidRPr="00EC76D5">
              <w:rPr>
                <w:rStyle w:val="Hyperlnk"/>
                <w:noProof/>
              </w:rPr>
              <w:t>6.2.5.</w:t>
            </w:r>
            <w:r w:rsidR="00416F32" w:rsidRPr="00EC76D5">
              <w:rPr>
                <w:rFonts w:asciiTheme="minorHAnsi" w:eastAsiaTheme="minorEastAsia" w:hAnsiTheme="minorHAnsi"/>
                <w:noProof/>
                <w:lang w:eastAsia="sv-SE"/>
              </w:rPr>
              <w:tab/>
            </w:r>
            <w:r w:rsidR="00416F32" w:rsidRPr="00EC76D5">
              <w:rPr>
                <w:rStyle w:val="Hyperlnk"/>
                <w:noProof/>
              </w:rPr>
              <w:t>Switch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_Toc481936163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4C7FF8CC" w14:textId="675FAB04"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164" w:history="1">
            <w:r w:rsidR="00416F32" w:rsidRPr="00EC76D5">
              <w:rPr>
                <w:rStyle w:val="Hyperlnk"/>
                <w:noProof/>
              </w:rPr>
              <w:t>6.2.6.</w:t>
            </w:r>
            <w:r w:rsidR="00416F32" w:rsidRPr="00EC76D5">
              <w:rPr>
                <w:rFonts w:asciiTheme="minorHAnsi" w:eastAsiaTheme="minorEastAsia" w:hAnsiTheme="minorHAnsi"/>
                <w:noProof/>
                <w:lang w:eastAsia="sv-SE"/>
              </w:rPr>
              <w:tab/>
            </w:r>
            <w:r w:rsidR="00416F32" w:rsidRPr="00EC76D5">
              <w:rPr>
                <w:rStyle w:val="Hyperlnk"/>
                <w:noProof/>
              </w:rPr>
              <w:t>Case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_Toc481936164 \h </w:instrText>
            </w:r>
            <w:r w:rsidR="00416F32" w:rsidRPr="00EC76D5">
              <w:rPr>
                <w:noProof/>
                <w:webHidden/>
              </w:rPr>
            </w:r>
            <w:r w:rsidR="00416F32" w:rsidRPr="00EC76D5">
              <w:rPr>
                <w:noProof/>
                <w:webHidden/>
              </w:rPr>
              <w:fldChar w:fldCharType="separate"/>
            </w:r>
            <w:r w:rsidR="00545E00" w:rsidRPr="00EC76D5">
              <w:rPr>
                <w:noProof/>
                <w:webHidden/>
              </w:rPr>
              <w:t>95</w:t>
            </w:r>
            <w:r w:rsidR="00416F32" w:rsidRPr="00EC76D5">
              <w:rPr>
                <w:noProof/>
                <w:webHidden/>
              </w:rPr>
              <w:fldChar w:fldCharType="end"/>
            </w:r>
          </w:hyperlink>
        </w:p>
        <w:p w14:paraId="64789122" w14:textId="521DAE3D"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165" w:history="1">
            <w:r w:rsidR="00416F32" w:rsidRPr="00EC76D5">
              <w:rPr>
                <w:rStyle w:val="Hyperlnk"/>
                <w:noProof/>
              </w:rPr>
              <w:t>6.2.7.</w:t>
            </w:r>
            <w:r w:rsidR="00416F32" w:rsidRPr="00EC76D5">
              <w:rPr>
                <w:rFonts w:asciiTheme="minorHAnsi" w:eastAsiaTheme="minorEastAsia" w:hAnsiTheme="minorHAnsi"/>
                <w:noProof/>
                <w:lang w:eastAsia="sv-SE"/>
              </w:rPr>
              <w:tab/>
            </w:r>
            <w:r w:rsidR="00416F32" w:rsidRPr="00EC76D5">
              <w:rPr>
                <w:rStyle w:val="Hyperlnk"/>
                <w:noProof/>
              </w:rPr>
              <w:t>While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_Toc481936165 \h </w:instrText>
            </w:r>
            <w:r w:rsidR="00416F32" w:rsidRPr="00EC76D5">
              <w:rPr>
                <w:noProof/>
                <w:webHidden/>
              </w:rPr>
            </w:r>
            <w:r w:rsidR="00416F32" w:rsidRPr="00EC76D5">
              <w:rPr>
                <w:noProof/>
                <w:webHidden/>
              </w:rPr>
              <w:fldChar w:fldCharType="separate"/>
            </w:r>
            <w:r w:rsidR="00545E00" w:rsidRPr="00EC76D5">
              <w:rPr>
                <w:noProof/>
                <w:webHidden/>
              </w:rPr>
              <w:t>96</w:t>
            </w:r>
            <w:r w:rsidR="00416F32" w:rsidRPr="00EC76D5">
              <w:rPr>
                <w:noProof/>
                <w:webHidden/>
              </w:rPr>
              <w:fldChar w:fldCharType="end"/>
            </w:r>
          </w:hyperlink>
        </w:p>
        <w:p w14:paraId="0064BC31" w14:textId="6D9B11FA"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166" w:history="1">
            <w:r w:rsidR="00416F32" w:rsidRPr="00EC76D5">
              <w:rPr>
                <w:rStyle w:val="Hyperlnk"/>
                <w:noProof/>
              </w:rPr>
              <w:t>6.2.8.</w:t>
            </w:r>
            <w:r w:rsidR="00416F32" w:rsidRPr="00EC76D5">
              <w:rPr>
                <w:rFonts w:asciiTheme="minorHAnsi" w:eastAsiaTheme="minorEastAsia" w:hAnsiTheme="minorHAnsi"/>
                <w:noProof/>
                <w:lang w:eastAsia="sv-SE"/>
              </w:rPr>
              <w:tab/>
            </w:r>
            <w:r w:rsidR="00416F32" w:rsidRPr="00EC76D5">
              <w:rPr>
                <w:rStyle w:val="Hyperlnk"/>
                <w:noProof/>
              </w:rPr>
              <w:t>For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_Toc481936166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33945A6D" w14:textId="2F8EB7A4"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167" w:history="1">
            <w:r w:rsidR="00416F32" w:rsidRPr="00EC76D5">
              <w:rPr>
                <w:rStyle w:val="Hyperlnk"/>
                <w:noProof/>
              </w:rPr>
              <w:t>6.2.9.</w:t>
            </w:r>
            <w:r w:rsidR="00416F32" w:rsidRPr="00EC76D5">
              <w:rPr>
                <w:rFonts w:asciiTheme="minorHAnsi" w:eastAsiaTheme="minorEastAsia" w:hAnsiTheme="minorHAnsi"/>
                <w:noProof/>
                <w:lang w:eastAsia="sv-SE"/>
              </w:rPr>
              <w:tab/>
            </w:r>
            <w:r w:rsidR="00416F32" w:rsidRPr="00EC76D5">
              <w:rPr>
                <w:rStyle w:val="Hyperlnk"/>
                <w:noProof/>
              </w:rPr>
              <w:t>Label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_Toc481936167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5D5DCB08" w14:textId="400F84F2"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168" w:history="1">
            <w:r w:rsidR="00416F32" w:rsidRPr="00EC76D5">
              <w:rPr>
                <w:rStyle w:val="Hyperlnk"/>
                <w:noProof/>
              </w:rPr>
              <w:t>6.2.10.</w:t>
            </w:r>
            <w:r w:rsidR="00416F32" w:rsidRPr="00EC76D5">
              <w:rPr>
                <w:rFonts w:asciiTheme="minorHAnsi" w:eastAsiaTheme="minorEastAsia" w:hAnsiTheme="minorHAnsi"/>
                <w:noProof/>
                <w:lang w:eastAsia="sv-SE"/>
              </w:rPr>
              <w:tab/>
            </w:r>
            <w:r w:rsidR="00416F32" w:rsidRPr="00EC76D5">
              <w:rPr>
                <w:rStyle w:val="Hyperlnk"/>
                <w:noProof/>
              </w:rPr>
              <w:t>Closed statement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_Toc481936168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7242EC69" w14:textId="006E07C2"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169" w:history="1">
            <w:r w:rsidR="00416F32" w:rsidRPr="00EC76D5">
              <w:rPr>
                <w:rStyle w:val="Hyperlnk"/>
                <w:noProof/>
              </w:rPr>
              <w:t>6.2.11.</w:t>
            </w:r>
            <w:r w:rsidR="00416F32" w:rsidRPr="00EC76D5">
              <w:rPr>
                <w:rFonts w:asciiTheme="minorHAnsi" w:eastAsiaTheme="minorEastAsia" w:hAnsiTheme="minorHAnsi"/>
                <w:noProof/>
                <w:lang w:eastAsia="sv-SE"/>
              </w:rPr>
              <w:tab/>
            </w:r>
            <w:r w:rsidR="00416F32" w:rsidRPr="00EC76D5">
              <w:rPr>
                <w:rStyle w:val="Hyperlnk"/>
                <w:noProof/>
              </w:rPr>
              <w:t>Do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_Toc481936169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0C7477AD" w14:textId="77752EF3"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170" w:history="1">
            <w:r w:rsidR="00416F32" w:rsidRPr="00EC76D5">
              <w:rPr>
                <w:rStyle w:val="Hyperlnk"/>
                <w:noProof/>
              </w:rPr>
              <w:t>6.2.12.</w:t>
            </w:r>
            <w:r w:rsidR="00416F32" w:rsidRPr="00EC76D5">
              <w:rPr>
                <w:rFonts w:asciiTheme="minorHAnsi" w:eastAsiaTheme="minorEastAsia" w:hAnsiTheme="minorHAnsi"/>
                <w:noProof/>
                <w:lang w:eastAsia="sv-SE"/>
              </w:rPr>
              <w:tab/>
            </w:r>
            <w:r w:rsidR="00416F32" w:rsidRPr="00EC76D5">
              <w:rPr>
                <w:rStyle w:val="Hyperlnk"/>
                <w:noProof/>
              </w:rPr>
              <w:t>Block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_Toc481936170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6B1FE151" w14:textId="6EDED1E5"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171" w:history="1">
            <w:r w:rsidR="00416F32" w:rsidRPr="00EC76D5">
              <w:rPr>
                <w:rStyle w:val="Hyperlnk"/>
                <w:noProof/>
              </w:rPr>
              <w:t>6.2.13.</w:t>
            </w:r>
            <w:r w:rsidR="00416F32" w:rsidRPr="00EC76D5">
              <w:rPr>
                <w:rFonts w:asciiTheme="minorHAnsi" w:eastAsiaTheme="minorEastAsia" w:hAnsiTheme="minorHAnsi"/>
                <w:noProof/>
                <w:lang w:eastAsia="sv-SE"/>
              </w:rPr>
              <w:tab/>
            </w:r>
            <w:r w:rsidR="00416F32" w:rsidRPr="00EC76D5">
              <w:rPr>
                <w:rStyle w:val="Hyperlnk"/>
                <w:noProof/>
              </w:rPr>
              <w:t>Default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_Toc481936171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4113C67A" w14:textId="7DBC9892"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172" w:history="1">
            <w:r w:rsidR="00416F32" w:rsidRPr="00EC76D5">
              <w:rPr>
                <w:rStyle w:val="Hyperlnk"/>
                <w:noProof/>
              </w:rPr>
              <w:t>6.2.14.</w:t>
            </w:r>
            <w:r w:rsidR="00416F32" w:rsidRPr="00EC76D5">
              <w:rPr>
                <w:rFonts w:asciiTheme="minorHAnsi" w:eastAsiaTheme="minorEastAsia" w:hAnsiTheme="minorHAnsi"/>
                <w:noProof/>
                <w:lang w:eastAsia="sv-SE"/>
              </w:rPr>
              <w:tab/>
            </w:r>
            <w:r w:rsidR="00416F32" w:rsidRPr="00EC76D5">
              <w:rPr>
                <w:rStyle w:val="Hyperlnk"/>
                <w:noProof/>
              </w:rPr>
              <w:t>Break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_Toc481936172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2EB21F72" w14:textId="7FF7C256"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173"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Continue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_Toc481936173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026D2C30" w14:textId="6EFB3915"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174"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_Toc481936174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3144E3C3" w14:textId="7992070D"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175"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Return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_Toc481936175 \h </w:instrText>
            </w:r>
            <w:r w:rsidR="00416F32" w:rsidRPr="00EC76D5">
              <w:rPr>
                <w:noProof/>
                <w:webHidden/>
              </w:rPr>
            </w:r>
            <w:r w:rsidR="00416F32" w:rsidRPr="00EC76D5">
              <w:rPr>
                <w:noProof/>
                <w:webHidden/>
              </w:rPr>
              <w:fldChar w:fldCharType="separate"/>
            </w:r>
            <w:r w:rsidR="00545E00" w:rsidRPr="00EC76D5">
              <w:rPr>
                <w:noProof/>
                <w:webHidden/>
              </w:rPr>
              <w:t>101</w:t>
            </w:r>
            <w:r w:rsidR="00416F32" w:rsidRPr="00EC76D5">
              <w:rPr>
                <w:noProof/>
                <w:webHidden/>
              </w:rPr>
              <w:fldChar w:fldCharType="end"/>
            </w:r>
          </w:hyperlink>
        </w:p>
        <w:p w14:paraId="3AE27DC5" w14:textId="20F87A78"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176"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_Toc481936176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1DFFB573" w14:textId="5FB1D1B1"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177"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Declaration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_Toc481936177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75E0D02B" w14:textId="2A1FA907"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178"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Load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_Toc481936178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4C9F0831" w14:textId="057D27DA"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179"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Store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_Toc481936179 \h </w:instrText>
            </w:r>
            <w:r w:rsidR="00416F32" w:rsidRPr="00EC76D5">
              <w:rPr>
                <w:noProof/>
                <w:webHidden/>
              </w:rPr>
            </w:r>
            <w:r w:rsidR="00416F32" w:rsidRPr="00EC76D5">
              <w:rPr>
                <w:noProof/>
                <w:webHidden/>
              </w:rPr>
              <w:fldChar w:fldCharType="separate"/>
            </w:r>
            <w:r w:rsidR="00545E00" w:rsidRPr="00EC76D5">
              <w:rPr>
                <w:noProof/>
                <w:webHidden/>
              </w:rPr>
              <w:t>103</w:t>
            </w:r>
            <w:r w:rsidR="00416F32" w:rsidRPr="00EC76D5">
              <w:rPr>
                <w:noProof/>
                <w:webHidden/>
              </w:rPr>
              <w:fldChar w:fldCharType="end"/>
            </w:r>
          </w:hyperlink>
        </w:p>
        <w:p w14:paraId="0C0A2256" w14:textId="03D56679"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180"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Clear Registers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_Toc481936180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7BD3EB3F" w14:textId="3031BD5D"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181"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Store Flagbyte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_Toc481936181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0BF4BDF6" w14:textId="7BF0E7F9"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182"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Jump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_Toc481936182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47283366" w14:textId="761AA9DD"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183"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Interrupt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_Toc481936183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6C48B043" w14:textId="554735E0" w:rsidR="00416F32" w:rsidRPr="00EC76D5" w:rsidRDefault="00E6507B">
          <w:pPr>
            <w:pStyle w:val="Innehll2"/>
            <w:tabs>
              <w:tab w:val="left" w:pos="880"/>
              <w:tab w:val="right" w:leader="dot" w:pos="9350"/>
            </w:tabs>
            <w:rPr>
              <w:rFonts w:asciiTheme="minorHAnsi" w:eastAsiaTheme="minorEastAsia" w:hAnsiTheme="minorHAnsi"/>
              <w:noProof/>
              <w:lang w:eastAsia="sv-SE"/>
            </w:rPr>
          </w:pPr>
          <w:hyperlink w:anchor="_Toc481936184" w:history="1">
            <w:r w:rsidR="00416F32" w:rsidRPr="00EC76D5">
              <w:rPr>
                <w:rStyle w:val="Hyperlnk"/>
                <w:noProof/>
              </w:rPr>
              <w:t>6.3.</w:t>
            </w:r>
            <w:r w:rsidR="00416F32" w:rsidRPr="00EC76D5">
              <w:rPr>
                <w:rFonts w:asciiTheme="minorHAnsi" w:eastAsiaTheme="minorEastAsia" w:hAnsiTheme="minorHAnsi"/>
                <w:noProof/>
                <w:lang w:eastAsia="sv-SE"/>
              </w:rPr>
              <w:tab/>
            </w:r>
            <w:r w:rsidR="00416F32" w:rsidRPr="00EC76D5">
              <w:rPr>
                <w:rStyle w:val="Hyperlnk"/>
                <w:noProof/>
              </w:rPr>
              <w:t>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_Toc481936184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3B9EDCDF" w14:textId="7355EF33"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185"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Precedence and Associativity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_Toc481936185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588C2B74" w14:textId="4F377D5B"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186"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Syntax Tree Generation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_Toc481936186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146BF62E" w14:textId="529FB13B"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187"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Comma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_Toc481936187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0CD011EA" w14:textId="7DEEB95E"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188"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_Toc481936188 \h </w:instrText>
            </w:r>
            <w:r w:rsidR="00416F32" w:rsidRPr="00EC76D5">
              <w:rPr>
                <w:noProof/>
                <w:webHidden/>
              </w:rPr>
            </w:r>
            <w:r w:rsidR="00416F32" w:rsidRPr="00EC76D5">
              <w:rPr>
                <w:noProof/>
                <w:webHidden/>
              </w:rPr>
              <w:fldChar w:fldCharType="separate"/>
            </w:r>
            <w:r w:rsidR="00545E00" w:rsidRPr="00EC76D5">
              <w:rPr>
                <w:noProof/>
                <w:webHidden/>
              </w:rPr>
              <w:t>107</w:t>
            </w:r>
            <w:r w:rsidR="00416F32" w:rsidRPr="00EC76D5">
              <w:rPr>
                <w:noProof/>
                <w:webHidden/>
              </w:rPr>
              <w:fldChar w:fldCharType="end"/>
            </w:r>
          </w:hyperlink>
        </w:p>
        <w:p w14:paraId="254BF143" w14:textId="1C8A8C47"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189"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Integer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_Toc481936189 \h </w:instrText>
            </w:r>
            <w:r w:rsidR="00416F32" w:rsidRPr="00EC76D5">
              <w:rPr>
                <w:noProof/>
                <w:webHidden/>
              </w:rPr>
            </w:r>
            <w:r w:rsidR="00416F32" w:rsidRPr="00EC76D5">
              <w:rPr>
                <w:noProof/>
                <w:webHidden/>
              </w:rPr>
              <w:fldChar w:fldCharType="separate"/>
            </w:r>
            <w:r w:rsidR="00545E00" w:rsidRPr="00EC76D5">
              <w:rPr>
                <w:noProof/>
                <w:webHidden/>
              </w:rPr>
              <w:t>108</w:t>
            </w:r>
            <w:r w:rsidR="00416F32" w:rsidRPr="00EC76D5">
              <w:rPr>
                <w:noProof/>
                <w:webHidden/>
              </w:rPr>
              <w:fldChar w:fldCharType="end"/>
            </w:r>
          </w:hyperlink>
        </w:p>
        <w:p w14:paraId="6D73541B" w14:textId="136E23E6"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190" w:history="1">
            <w:r w:rsidR="00416F32" w:rsidRPr="00EC76D5">
              <w:rPr>
                <w:rStyle w:val="Hyperlnk"/>
                <w:noProof/>
              </w:rPr>
              <w:t>6.3.6.</w:t>
            </w:r>
            <w:r w:rsidR="00416F32" w:rsidRPr="00EC76D5">
              <w:rPr>
                <w:rFonts w:asciiTheme="minorHAnsi" w:eastAsiaTheme="minorEastAsia" w:hAnsiTheme="minorHAnsi"/>
                <w:noProof/>
                <w:lang w:eastAsia="sv-SE"/>
              </w:rPr>
              <w:tab/>
            </w:r>
            <w:r w:rsidR="00416F32" w:rsidRPr="00EC76D5">
              <w:rPr>
                <w:rStyle w:val="Hyperlnk"/>
                <w:noProof/>
              </w:rPr>
              <w:t>Integral and Floating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_Toc481936190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7C6E758F" w14:textId="2D2D58B0"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191"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Arithmetic Conversion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_Toc481936191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34A0E291" w14:textId="62A6B12A"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192"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Assignment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_Toc481936192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1B2092A5" w14:textId="614CA9FF"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193"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Conditional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_Toc481936193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4BA67FBC" w14:textId="28D31A88"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194"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Constant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_Toc481936194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4D7F2730" w14:textId="330179E1"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195"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_Toc481936195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220F38C0" w14:textId="4BB7E877"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196"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Bitwise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_Toc481936196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3D00EF33" w14:textId="5763021D"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197" w:history="1">
            <w:r w:rsidR="00416F32" w:rsidRPr="00EC76D5">
              <w:rPr>
                <w:rStyle w:val="Hyperlnk"/>
                <w:noProof/>
              </w:rPr>
              <w:t>6.3.13.</w:t>
            </w:r>
            <w:r w:rsidR="00416F32" w:rsidRPr="00EC76D5">
              <w:rPr>
                <w:rFonts w:asciiTheme="minorHAnsi" w:eastAsiaTheme="minorEastAsia" w:hAnsiTheme="minorHAnsi"/>
                <w:noProof/>
                <w:lang w:eastAsia="sv-SE"/>
              </w:rPr>
              <w:tab/>
            </w:r>
            <w:r w:rsidR="00416F32" w:rsidRPr="00EC76D5">
              <w:rPr>
                <w:rStyle w:val="Hyperlnk"/>
                <w:noProof/>
              </w:rPr>
              <w:t>Equality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_Toc481936197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67E53C02" w14:textId="2FF19C93"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198" w:history="1">
            <w:r w:rsidR="00416F32" w:rsidRPr="00EC76D5">
              <w:rPr>
                <w:rStyle w:val="Hyperlnk"/>
                <w:noProof/>
              </w:rPr>
              <w:t>6.3.14.</w:t>
            </w:r>
            <w:r w:rsidR="00416F32" w:rsidRPr="00EC76D5">
              <w:rPr>
                <w:rFonts w:asciiTheme="minorHAnsi" w:eastAsiaTheme="minorEastAsia" w:hAnsiTheme="minorHAnsi"/>
                <w:noProof/>
                <w:lang w:eastAsia="sv-SE"/>
              </w:rPr>
              <w:tab/>
            </w:r>
            <w:r w:rsidR="00416F32" w:rsidRPr="00EC76D5">
              <w:rPr>
                <w:rStyle w:val="Hyperlnk"/>
                <w:noProof/>
              </w:rPr>
              <w:t>Relation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_Toc481936198 \h </w:instrText>
            </w:r>
            <w:r w:rsidR="00416F32" w:rsidRPr="00EC76D5">
              <w:rPr>
                <w:noProof/>
                <w:webHidden/>
              </w:rPr>
            </w:r>
            <w:r w:rsidR="00416F32" w:rsidRPr="00EC76D5">
              <w:rPr>
                <w:noProof/>
                <w:webHidden/>
              </w:rPr>
              <w:fldChar w:fldCharType="separate"/>
            </w:r>
            <w:r w:rsidR="00545E00" w:rsidRPr="00EC76D5">
              <w:rPr>
                <w:noProof/>
                <w:webHidden/>
              </w:rPr>
              <w:t>113</w:t>
            </w:r>
            <w:r w:rsidR="00416F32" w:rsidRPr="00EC76D5">
              <w:rPr>
                <w:noProof/>
                <w:webHidden/>
              </w:rPr>
              <w:fldChar w:fldCharType="end"/>
            </w:r>
          </w:hyperlink>
        </w:p>
        <w:p w14:paraId="603C19AD" w14:textId="0CE7B69F"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199" w:history="1">
            <w:r w:rsidR="00416F32" w:rsidRPr="00EC76D5">
              <w:rPr>
                <w:rStyle w:val="Hyperlnk"/>
                <w:noProof/>
              </w:rPr>
              <w:t>6.3.15.</w:t>
            </w:r>
            <w:r w:rsidR="00416F32" w:rsidRPr="00EC76D5">
              <w:rPr>
                <w:rFonts w:asciiTheme="minorHAnsi" w:eastAsiaTheme="minorEastAsia" w:hAnsiTheme="minorHAnsi"/>
                <w:noProof/>
                <w:lang w:eastAsia="sv-SE"/>
              </w:rPr>
              <w:tab/>
            </w:r>
            <w:r w:rsidR="00416F32" w:rsidRPr="00EC76D5">
              <w:rPr>
                <w:rStyle w:val="Hyperlnk"/>
                <w:noProof/>
              </w:rPr>
              <w:t>Shift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_Toc481936199 \h </w:instrText>
            </w:r>
            <w:r w:rsidR="00416F32" w:rsidRPr="00EC76D5">
              <w:rPr>
                <w:noProof/>
                <w:webHidden/>
              </w:rPr>
            </w:r>
            <w:r w:rsidR="00416F32" w:rsidRPr="00EC76D5">
              <w:rPr>
                <w:noProof/>
                <w:webHidden/>
              </w:rPr>
              <w:fldChar w:fldCharType="separate"/>
            </w:r>
            <w:r w:rsidR="00545E00" w:rsidRPr="00EC76D5">
              <w:rPr>
                <w:noProof/>
                <w:webHidden/>
              </w:rPr>
              <w:t>114</w:t>
            </w:r>
            <w:r w:rsidR="00416F32" w:rsidRPr="00EC76D5">
              <w:rPr>
                <w:noProof/>
                <w:webHidden/>
              </w:rPr>
              <w:fldChar w:fldCharType="end"/>
            </w:r>
          </w:hyperlink>
        </w:p>
        <w:p w14:paraId="7CB1F2D6" w14:textId="61AAFB94"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200" w:history="1">
            <w:r w:rsidR="00416F32" w:rsidRPr="00EC76D5">
              <w:rPr>
                <w:rStyle w:val="Hyperlnk"/>
                <w:noProof/>
              </w:rPr>
              <w:t>6.3.16.</w:t>
            </w:r>
            <w:r w:rsidR="00416F32" w:rsidRPr="00EC76D5">
              <w:rPr>
                <w:rFonts w:asciiTheme="minorHAnsi" w:eastAsiaTheme="minorEastAsia" w:hAnsiTheme="minorHAnsi"/>
                <w:noProof/>
                <w:lang w:eastAsia="sv-SE"/>
              </w:rPr>
              <w:tab/>
            </w:r>
            <w:r w:rsidR="00416F32" w:rsidRPr="00EC76D5">
              <w:rPr>
                <w:rStyle w:val="Hyperlnk"/>
                <w:noProof/>
              </w:rPr>
              <w:t>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_Toc481936200 \h </w:instrText>
            </w:r>
            <w:r w:rsidR="00416F32" w:rsidRPr="00EC76D5">
              <w:rPr>
                <w:noProof/>
                <w:webHidden/>
              </w:rPr>
            </w:r>
            <w:r w:rsidR="00416F32" w:rsidRPr="00EC76D5">
              <w:rPr>
                <w:noProof/>
                <w:webHidden/>
              </w:rPr>
              <w:fldChar w:fldCharType="separate"/>
            </w:r>
            <w:r w:rsidR="00545E00" w:rsidRPr="00EC76D5">
              <w:rPr>
                <w:noProof/>
                <w:webHidden/>
              </w:rPr>
              <w:t>115</w:t>
            </w:r>
            <w:r w:rsidR="00416F32" w:rsidRPr="00EC76D5">
              <w:rPr>
                <w:noProof/>
                <w:webHidden/>
              </w:rPr>
              <w:fldChar w:fldCharType="end"/>
            </w:r>
          </w:hyperlink>
        </w:p>
        <w:p w14:paraId="51BDF8A6" w14:textId="5D275F6E"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201" w:history="1">
            <w:r w:rsidR="00416F32" w:rsidRPr="00EC76D5">
              <w:rPr>
                <w:rStyle w:val="Hyperlnk"/>
                <w:noProof/>
              </w:rPr>
              <w:t>6.3.17.</w:t>
            </w:r>
            <w:r w:rsidR="00416F32" w:rsidRPr="00EC76D5">
              <w:rPr>
                <w:rFonts w:asciiTheme="minorHAnsi" w:eastAsiaTheme="minorEastAsia" w:hAnsiTheme="minorHAnsi"/>
                <w:noProof/>
                <w:lang w:eastAsia="sv-SE"/>
              </w:rPr>
              <w:tab/>
            </w:r>
            <w:r w:rsidR="00416F32" w:rsidRPr="00EC76D5">
              <w:rPr>
                <w:rStyle w:val="Hyperlnk"/>
                <w:noProof/>
              </w:rPr>
              <w:t>Cast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_Toc481936201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7FF8CA59" w14:textId="69385735"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202" w:history="1">
            <w:r w:rsidR="00416F32" w:rsidRPr="00EC76D5">
              <w:rPr>
                <w:rStyle w:val="Hyperlnk"/>
                <w:noProof/>
              </w:rPr>
              <w:t>6.3.18.</w:t>
            </w:r>
            <w:r w:rsidR="00416F32" w:rsidRPr="00EC76D5">
              <w:rPr>
                <w:rFonts w:asciiTheme="minorHAnsi" w:eastAsiaTheme="minorEastAsia" w:hAnsiTheme="minorHAnsi"/>
                <w:noProof/>
                <w:lang w:eastAsia="sv-SE"/>
              </w:rPr>
              <w:tab/>
            </w:r>
            <w:r w:rsidR="00416F32" w:rsidRPr="00EC76D5">
              <w:rPr>
                <w:rStyle w:val="Hyperlnk"/>
                <w:noProof/>
              </w:rPr>
              <w:t>Prefix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_Toc481936202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0677B491" w14:textId="2814A2ED"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203" w:history="1">
            <w:r w:rsidR="00416F32" w:rsidRPr="00EC76D5">
              <w:rPr>
                <w:rStyle w:val="Hyperlnk"/>
                <w:noProof/>
              </w:rPr>
              <w:t>6.3.19.</w:t>
            </w:r>
            <w:r w:rsidR="00416F32" w:rsidRPr="00EC76D5">
              <w:rPr>
                <w:rFonts w:asciiTheme="minorHAnsi" w:eastAsiaTheme="minorEastAsia" w:hAnsiTheme="minorHAnsi"/>
                <w:noProof/>
                <w:lang w:eastAsia="sv-SE"/>
              </w:rPr>
              <w:tab/>
            </w:r>
            <w:r w:rsidR="00416F32" w:rsidRPr="00EC76D5">
              <w:rPr>
                <w:rStyle w:val="Hyperlnk"/>
                <w:noProof/>
              </w:rPr>
              <w:t>Unary 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_Toc481936203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956D872" w14:textId="3683FBBB"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204"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_Toc481936204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53BA68FA" w14:textId="09917BB2"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205"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Logical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_Toc481936205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15A1750" w14:textId="025224FE"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206"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Bitwise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_Toc481936206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683D1F64" w14:textId="5621FF12"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207"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sizeof</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_Toc481936207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0BEA3C89" w14:textId="38CF85C6"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208"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Address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_Toc481936208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34211B41" w14:textId="46ECCC55"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209" w:history="1">
            <w:r w:rsidR="00416F32" w:rsidRPr="00EC76D5">
              <w:rPr>
                <w:rStyle w:val="Hyperlnk"/>
                <w:noProof/>
              </w:rPr>
              <w:t>6.3.6.</w:t>
            </w:r>
            <w:r w:rsidR="00416F32" w:rsidRPr="00EC76D5">
              <w:rPr>
                <w:rFonts w:asciiTheme="minorHAnsi" w:eastAsiaTheme="minorEastAsia" w:hAnsiTheme="minorHAnsi"/>
                <w:noProof/>
                <w:lang w:eastAsia="sv-SE"/>
              </w:rPr>
              <w:tab/>
            </w:r>
            <w:r w:rsidR="007C2691">
              <w:rPr>
                <w:rStyle w:val="Hyperlnk"/>
                <w:noProof/>
              </w:rPr>
              <w:t>Dereference</w:t>
            </w:r>
            <w:r w:rsidR="00416F32" w:rsidRPr="00EC76D5">
              <w:rPr>
                <w:rStyle w:val="Hyperlnk"/>
                <w:noProof/>
              </w:rPr>
              <w:t xml:space="preserv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_Toc481936209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751F4B07" w14:textId="4B6DA9A6"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210"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Postfix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_Toc481936210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4C8E3125" w14:textId="59E80197"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211"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Postfix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_Toc481936211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06003DF9" w14:textId="5DB5AF2D"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212"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Dot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_Toc481936212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525631A7" w14:textId="206DA42E"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213"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Arrow</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_Toc481936213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4FBBB659" w14:textId="21FC904C"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214"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Index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_Toc481936214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6F4F56A3" w14:textId="1C6D01F1"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215"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Function Call</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_Toc481936215 \h </w:instrText>
            </w:r>
            <w:r w:rsidR="00416F32" w:rsidRPr="00EC76D5">
              <w:rPr>
                <w:noProof/>
                <w:webHidden/>
              </w:rPr>
            </w:r>
            <w:r w:rsidR="00416F32" w:rsidRPr="00EC76D5">
              <w:rPr>
                <w:noProof/>
                <w:webHidden/>
              </w:rPr>
              <w:fldChar w:fldCharType="separate"/>
            </w:r>
            <w:r w:rsidR="00545E00" w:rsidRPr="00EC76D5">
              <w:rPr>
                <w:noProof/>
                <w:webHidden/>
              </w:rPr>
              <w:t>122</w:t>
            </w:r>
            <w:r w:rsidR="00416F32" w:rsidRPr="00EC76D5">
              <w:rPr>
                <w:noProof/>
                <w:webHidden/>
              </w:rPr>
              <w:fldChar w:fldCharType="end"/>
            </w:r>
          </w:hyperlink>
        </w:p>
        <w:p w14:paraId="51BB910B" w14:textId="47787951"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216"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Parameter Argument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_Toc481936216 \h </w:instrText>
            </w:r>
            <w:r w:rsidR="00416F32" w:rsidRPr="00EC76D5">
              <w:rPr>
                <w:noProof/>
                <w:webHidden/>
              </w:rPr>
            </w:r>
            <w:r w:rsidR="00416F32" w:rsidRPr="00EC76D5">
              <w:rPr>
                <w:noProof/>
                <w:webHidden/>
              </w:rPr>
              <w:fldChar w:fldCharType="separate"/>
            </w:r>
            <w:r w:rsidR="00545E00" w:rsidRPr="00EC76D5">
              <w:rPr>
                <w:noProof/>
                <w:webHidden/>
              </w:rPr>
              <w:t>123</w:t>
            </w:r>
            <w:r w:rsidR="00416F32" w:rsidRPr="00EC76D5">
              <w:rPr>
                <w:noProof/>
                <w:webHidden/>
              </w:rPr>
              <w:fldChar w:fldCharType="end"/>
            </w:r>
          </w:hyperlink>
        </w:p>
        <w:p w14:paraId="23B82725" w14:textId="7C99C3E9"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217"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Primary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_Toc481936217 \h </w:instrText>
            </w:r>
            <w:r w:rsidR="00416F32" w:rsidRPr="00EC76D5">
              <w:rPr>
                <w:noProof/>
                <w:webHidden/>
              </w:rPr>
            </w:r>
            <w:r w:rsidR="00416F32" w:rsidRPr="00EC76D5">
              <w:rPr>
                <w:noProof/>
                <w:webHidden/>
              </w:rPr>
              <w:fldChar w:fldCharType="separate"/>
            </w:r>
            <w:r w:rsidR="00545E00" w:rsidRPr="00EC76D5">
              <w:rPr>
                <w:noProof/>
                <w:webHidden/>
              </w:rPr>
              <w:t>124</w:t>
            </w:r>
            <w:r w:rsidR="00416F32" w:rsidRPr="00EC76D5">
              <w:rPr>
                <w:noProof/>
                <w:webHidden/>
              </w:rPr>
              <w:fldChar w:fldCharType="end"/>
            </w:r>
          </w:hyperlink>
        </w:p>
        <w:p w14:paraId="6AC2693E" w14:textId="6C5C1219" w:rsidR="00416F32" w:rsidRPr="00EC76D5" w:rsidRDefault="00E6507B">
          <w:pPr>
            <w:pStyle w:val="Innehll1"/>
            <w:rPr>
              <w:rFonts w:asciiTheme="minorHAnsi" w:eastAsiaTheme="minorEastAsia" w:hAnsiTheme="minorHAnsi"/>
              <w:noProof/>
              <w:lang w:eastAsia="sv-SE"/>
            </w:rPr>
          </w:pPr>
          <w:hyperlink w:anchor="_Toc481936218" w:history="1">
            <w:r w:rsidR="00416F32" w:rsidRPr="00EC76D5">
              <w:rPr>
                <w:rStyle w:val="Hyperlnk"/>
                <w:noProof/>
              </w:rPr>
              <w:t>7.</w:t>
            </w:r>
            <w:r w:rsidR="00416F32" w:rsidRPr="00EC76D5">
              <w:rPr>
                <w:rFonts w:asciiTheme="minorHAnsi" w:eastAsiaTheme="minorEastAsia" w:hAnsiTheme="minorHAnsi"/>
                <w:noProof/>
                <w:lang w:eastAsia="sv-SE"/>
              </w:rPr>
              <w:tab/>
            </w:r>
            <w:r w:rsidR="00416F32" w:rsidRPr="00EC76D5">
              <w:rPr>
                <w:rStyle w:val="Hyperlnk"/>
                <w:noProof/>
              </w:rPr>
              <w:t>The Type System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_Toc481936218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3F4C4F35" w14:textId="655B0706" w:rsidR="00416F32" w:rsidRPr="00EC76D5" w:rsidRDefault="00E6507B">
          <w:pPr>
            <w:pStyle w:val="Innehll2"/>
            <w:tabs>
              <w:tab w:val="left" w:pos="880"/>
              <w:tab w:val="right" w:leader="dot" w:pos="9350"/>
            </w:tabs>
            <w:rPr>
              <w:rFonts w:asciiTheme="minorHAnsi" w:eastAsiaTheme="minorEastAsia" w:hAnsiTheme="minorHAnsi"/>
              <w:noProof/>
              <w:lang w:eastAsia="sv-SE"/>
            </w:rPr>
          </w:pPr>
          <w:hyperlink w:anchor="_Toc481936219" w:history="1">
            <w:r w:rsidR="00416F32" w:rsidRPr="00EC76D5">
              <w:rPr>
                <w:rStyle w:val="Hyperlnk"/>
                <w:noProof/>
              </w:rPr>
              <w:t>7.1.</w:t>
            </w:r>
            <w:r w:rsidR="00416F32" w:rsidRPr="00EC76D5">
              <w:rPr>
                <w:rFonts w:asciiTheme="minorHAnsi" w:eastAsiaTheme="minorEastAsia" w:hAnsiTheme="minorHAnsi"/>
                <w:noProof/>
                <w:lang w:eastAsia="sv-SE"/>
              </w:rPr>
              <w:tab/>
            </w:r>
            <w:r w:rsidR="00416F32" w:rsidRPr="00EC76D5">
              <w:rPr>
                <w:rStyle w:val="Hyperlnk"/>
                <w:noProof/>
              </w:rPr>
              <w:t>The Type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_Toc481936219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6D877C5E" w14:textId="7F09C420"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22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Arithmetic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_Toc481936220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01BB135F" w14:textId="45F8F031"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221"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Enumeration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_Toc481936221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00E2C250" w14:textId="3BAA73A3"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222"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Bitfield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_Toc481936222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16451D48" w14:textId="7C048A95"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223"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Logical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_Toc481936223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74810FB1" w14:textId="65B9A289"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224" w:history="1">
            <w:r w:rsidR="00416F32" w:rsidRPr="00EC76D5">
              <w:rPr>
                <w:rStyle w:val="Hyperlnk"/>
                <w:noProof/>
              </w:rPr>
              <w:t>7.1.4.</w:t>
            </w:r>
            <w:r w:rsidR="00416F32" w:rsidRPr="00EC76D5">
              <w:rPr>
                <w:rFonts w:asciiTheme="minorHAnsi" w:eastAsiaTheme="minorEastAsia" w:hAnsiTheme="minorHAnsi"/>
                <w:noProof/>
                <w:lang w:eastAsia="sv-SE"/>
              </w:rPr>
              <w:tab/>
            </w:r>
            <w:r w:rsidR="00416F32" w:rsidRPr="00EC76D5">
              <w:rPr>
                <w:rStyle w:val="Hyperlnk"/>
                <w:noProof/>
              </w:rPr>
              <w:t>Pointer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_Toc481936224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1643DD64" w14:textId="3890CCF8"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225" w:history="1">
            <w:r w:rsidR="00416F32" w:rsidRPr="00EC76D5">
              <w:rPr>
                <w:rStyle w:val="Hyperlnk"/>
                <w:noProof/>
              </w:rPr>
              <w:t>7.1.5.</w:t>
            </w:r>
            <w:r w:rsidR="00416F32" w:rsidRPr="00EC76D5">
              <w:rPr>
                <w:rFonts w:asciiTheme="minorHAnsi" w:eastAsiaTheme="minorEastAsia" w:hAnsiTheme="minorHAnsi"/>
                <w:noProof/>
                <w:lang w:eastAsia="sv-SE"/>
              </w:rPr>
              <w:tab/>
            </w:r>
            <w:r w:rsidR="00416F32" w:rsidRPr="00EC76D5">
              <w:rPr>
                <w:rStyle w:val="Hyperlnk"/>
                <w:noProof/>
              </w:rPr>
              <w:t>Array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_Toc481936225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4490F429" w14:textId="6A2027C4"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226" w:history="1">
            <w:r w:rsidR="00416F32" w:rsidRPr="00EC76D5">
              <w:rPr>
                <w:rStyle w:val="Hyperlnk"/>
                <w:noProof/>
              </w:rPr>
              <w:t>7.1.6.</w:t>
            </w:r>
            <w:r w:rsidR="00416F32" w:rsidRPr="00EC76D5">
              <w:rPr>
                <w:rFonts w:asciiTheme="minorHAnsi" w:eastAsiaTheme="minorEastAsia" w:hAnsiTheme="minorHAnsi"/>
                <w:noProof/>
                <w:lang w:eastAsia="sv-SE"/>
              </w:rPr>
              <w:tab/>
            </w:r>
            <w:r w:rsidR="00416F32" w:rsidRPr="00EC76D5">
              <w:rPr>
                <w:rStyle w:val="Hyperlnk"/>
                <w:noProof/>
              </w:rPr>
              <w:t>Function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_Toc481936226 \h </w:instrText>
            </w:r>
            <w:r w:rsidR="00416F32" w:rsidRPr="00EC76D5">
              <w:rPr>
                <w:noProof/>
                <w:webHidden/>
              </w:rPr>
            </w:r>
            <w:r w:rsidR="00416F32" w:rsidRPr="00EC76D5">
              <w:rPr>
                <w:noProof/>
                <w:webHidden/>
              </w:rPr>
              <w:fldChar w:fldCharType="separate"/>
            </w:r>
            <w:r w:rsidR="00545E00" w:rsidRPr="00EC76D5">
              <w:rPr>
                <w:noProof/>
                <w:webHidden/>
              </w:rPr>
              <w:t>128</w:t>
            </w:r>
            <w:r w:rsidR="00416F32" w:rsidRPr="00EC76D5">
              <w:rPr>
                <w:noProof/>
                <w:webHidden/>
              </w:rPr>
              <w:fldChar w:fldCharType="end"/>
            </w:r>
          </w:hyperlink>
        </w:p>
        <w:p w14:paraId="07F39088" w14:textId="69828D88"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315" w:history="1">
            <w:r w:rsidR="00416F32" w:rsidRPr="00EC76D5">
              <w:rPr>
                <w:rStyle w:val="Hyperlnk"/>
                <w:noProof/>
              </w:rPr>
              <w:t>7.1.7.</w:t>
            </w:r>
            <w:r w:rsidR="00416F32" w:rsidRPr="00EC76D5">
              <w:rPr>
                <w:rFonts w:asciiTheme="minorHAnsi" w:eastAsiaTheme="minorEastAsia" w:hAnsiTheme="minorHAnsi"/>
                <w:noProof/>
                <w:lang w:eastAsia="sv-SE"/>
              </w:rPr>
              <w:tab/>
            </w:r>
            <w:r w:rsidR="00416F32" w:rsidRPr="00EC76D5">
              <w:rPr>
                <w:rStyle w:val="Hyperlnk"/>
                <w:noProof/>
              </w:rPr>
              <w:t>Struct and Union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_Toc481936315 \h </w:instrText>
            </w:r>
            <w:r w:rsidR="00416F32" w:rsidRPr="00EC76D5">
              <w:rPr>
                <w:noProof/>
                <w:webHidden/>
              </w:rPr>
            </w:r>
            <w:r w:rsidR="00416F32" w:rsidRPr="00EC76D5">
              <w:rPr>
                <w:noProof/>
                <w:webHidden/>
              </w:rPr>
              <w:fldChar w:fldCharType="separate"/>
            </w:r>
            <w:r w:rsidR="00545E00" w:rsidRPr="00EC76D5">
              <w:rPr>
                <w:noProof/>
                <w:webHidden/>
              </w:rPr>
              <w:t>129</w:t>
            </w:r>
            <w:r w:rsidR="00416F32" w:rsidRPr="00EC76D5">
              <w:rPr>
                <w:noProof/>
                <w:webHidden/>
              </w:rPr>
              <w:fldChar w:fldCharType="end"/>
            </w:r>
          </w:hyperlink>
        </w:p>
        <w:p w14:paraId="25FC5766" w14:textId="570AA6EE" w:rsidR="00416F32" w:rsidRPr="00EC76D5" w:rsidRDefault="00E6507B">
          <w:pPr>
            <w:pStyle w:val="Innehll3"/>
            <w:tabs>
              <w:tab w:val="left" w:pos="880"/>
              <w:tab w:val="right" w:leader="dot" w:pos="9350"/>
            </w:tabs>
            <w:rPr>
              <w:rFonts w:asciiTheme="minorHAnsi" w:eastAsiaTheme="minorEastAsia" w:hAnsiTheme="minorHAnsi"/>
              <w:noProof/>
              <w:lang w:eastAsia="sv-SE"/>
            </w:rPr>
          </w:pPr>
          <w:hyperlink w:anchor="_Toc481936316" w:history="1">
            <w:r w:rsidR="00416F32" w:rsidRPr="00EC76D5">
              <w:rPr>
                <w:rFonts w:asciiTheme="minorHAnsi" w:eastAsiaTheme="minorEastAsia" w:hAnsiTheme="minorHAnsi"/>
                <w:noProof/>
                <w:lang w:eastAsia="sv-SE"/>
              </w:rPr>
              <w:tab/>
            </w:r>
            <w:r w:rsidR="00416F32" w:rsidRPr="00EC76D5">
              <w:rPr>
                <w:rStyle w:val="Hyperlnk"/>
                <w:noProof/>
              </w:rPr>
              <w:t>Type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_Toc481936316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5CB19B0D" w14:textId="3E03DC98"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354" w:history="1">
            <w:r w:rsidR="00416F32" w:rsidRPr="00EC76D5">
              <w:rPr>
                <w:rStyle w:val="Hyperlnk"/>
                <w:noProof/>
              </w:rPr>
              <w:t>7.1.8.</w:t>
            </w:r>
            <w:r w:rsidR="00416F32" w:rsidRPr="00EC76D5">
              <w:rPr>
                <w:rFonts w:asciiTheme="minorHAnsi" w:eastAsiaTheme="minorEastAsia" w:hAnsiTheme="minorHAnsi"/>
                <w:noProof/>
                <w:lang w:eastAsia="sv-SE"/>
              </w:rPr>
              <w:tab/>
            </w:r>
            <w:r w:rsidR="00416F32" w:rsidRPr="00EC76D5">
              <w:rPr>
                <w:rStyle w:val="Hyperlnk"/>
                <w:noProof/>
              </w:rPr>
              <w:t>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_Toc481936354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24962800" w14:textId="6C4C6D4C"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355" w:history="1">
            <w:r w:rsidR="00416F32" w:rsidRPr="00EC76D5">
              <w:rPr>
                <w:rStyle w:val="Hyperlnk"/>
                <w:noProof/>
              </w:rPr>
              <w:t>7.1.9.</w:t>
            </w:r>
            <w:r w:rsidR="00416F32" w:rsidRPr="00EC76D5">
              <w:rPr>
                <w:rFonts w:asciiTheme="minorHAnsi" w:eastAsiaTheme="minorEastAsia" w:hAnsiTheme="minorHAnsi"/>
                <w:noProof/>
                <w:lang w:eastAsia="sv-SE"/>
              </w:rPr>
              <w:tab/>
            </w:r>
            <w:r w:rsidR="00416F32" w:rsidRPr="00EC76D5">
              <w:rPr>
                <w:rStyle w:val="Hyperlnk"/>
                <w:noProof/>
              </w:rPr>
              <w:t>Completeness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_Toc481936355 \h </w:instrText>
            </w:r>
            <w:r w:rsidR="00416F32" w:rsidRPr="00EC76D5">
              <w:rPr>
                <w:noProof/>
                <w:webHidden/>
              </w:rPr>
            </w:r>
            <w:r w:rsidR="00416F32" w:rsidRPr="00EC76D5">
              <w:rPr>
                <w:noProof/>
                <w:webHidden/>
              </w:rPr>
              <w:fldChar w:fldCharType="separate"/>
            </w:r>
            <w:r w:rsidR="00545E00" w:rsidRPr="00EC76D5">
              <w:rPr>
                <w:noProof/>
                <w:webHidden/>
              </w:rPr>
              <w:t>131</w:t>
            </w:r>
            <w:r w:rsidR="00416F32" w:rsidRPr="00EC76D5">
              <w:rPr>
                <w:noProof/>
                <w:webHidden/>
              </w:rPr>
              <w:fldChar w:fldCharType="end"/>
            </w:r>
          </w:hyperlink>
        </w:p>
        <w:p w14:paraId="2F895F84" w14:textId="54A57DD1"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356"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Constant and Volatile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_Toc481936356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44222AC9" w14:textId="6D90E33A"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357"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Equality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_Toc481936357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6DD04712" w14:textId="05195CDF"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398"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Test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_Toc481936398 \h </w:instrText>
            </w:r>
            <w:r w:rsidR="00416F32" w:rsidRPr="00EC76D5">
              <w:rPr>
                <w:noProof/>
                <w:webHidden/>
              </w:rPr>
            </w:r>
            <w:r w:rsidR="00416F32" w:rsidRPr="00EC76D5">
              <w:rPr>
                <w:noProof/>
                <w:webHidden/>
              </w:rPr>
              <w:fldChar w:fldCharType="separate"/>
            </w:r>
            <w:r w:rsidR="00545E00" w:rsidRPr="00EC76D5">
              <w:rPr>
                <w:noProof/>
                <w:webHidden/>
              </w:rPr>
              <w:t>133</w:t>
            </w:r>
            <w:r w:rsidR="00416F32" w:rsidRPr="00EC76D5">
              <w:rPr>
                <w:noProof/>
                <w:webHidden/>
              </w:rPr>
              <w:fldChar w:fldCharType="end"/>
            </w:r>
          </w:hyperlink>
        </w:p>
        <w:p w14:paraId="6A436683" w14:textId="309155F0" w:rsidR="00416F32" w:rsidRPr="00EC76D5" w:rsidRDefault="00E6507B">
          <w:pPr>
            <w:pStyle w:val="Innehll2"/>
            <w:tabs>
              <w:tab w:val="left" w:pos="880"/>
              <w:tab w:val="right" w:leader="dot" w:pos="9350"/>
            </w:tabs>
            <w:rPr>
              <w:rFonts w:asciiTheme="minorHAnsi" w:eastAsiaTheme="minorEastAsia" w:hAnsiTheme="minorHAnsi"/>
              <w:noProof/>
              <w:lang w:eastAsia="sv-SE"/>
            </w:rPr>
          </w:pPr>
          <w:hyperlink w:anchor="_Toc481936399" w:history="1">
            <w:r w:rsidR="00416F32" w:rsidRPr="00EC76D5">
              <w:rPr>
                <w:rStyle w:val="Hyperlnk"/>
                <w:noProof/>
              </w:rPr>
              <w:t>7.2.</w:t>
            </w:r>
            <w:r w:rsidR="00416F32" w:rsidRPr="00EC76D5">
              <w:rPr>
                <w:rFonts w:asciiTheme="minorHAnsi" w:eastAsiaTheme="minorEastAsia" w:hAnsiTheme="minorHAnsi"/>
                <w:noProof/>
                <w:lang w:eastAsia="sv-SE"/>
              </w:rPr>
              <w:tab/>
            </w:r>
            <w:r w:rsidR="00416F32" w:rsidRPr="00EC76D5">
              <w:rPr>
                <w:rStyle w:val="Hyperlnk"/>
                <w:noProof/>
              </w:rPr>
              <w:t>Type Casting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_Toc481936399 \h </w:instrText>
            </w:r>
            <w:r w:rsidR="00416F32" w:rsidRPr="00EC76D5">
              <w:rPr>
                <w:noProof/>
                <w:webHidden/>
              </w:rPr>
            </w:r>
            <w:r w:rsidR="00416F32" w:rsidRPr="00EC76D5">
              <w:rPr>
                <w:noProof/>
                <w:webHidden/>
              </w:rPr>
              <w:fldChar w:fldCharType="separate"/>
            </w:r>
            <w:r w:rsidR="00545E00" w:rsidRPr="00EC76D5">
              <w:rPr>
                <w:noProof/>
                <w:webHidden/>
              </w:rPr>
              <w:t>136</w:t>
            </w:r>
            <w:r w:rsidR="00416F32" w:rsidRPr="00EC76D5">
              <w:rPr>
                <w:noProof/>
                <w:webHidden/>
              </w:rPr>
              <w:fldChar w:fldCharType="end"/>
            </w:r>
          </w:hyperlink>
        </w:p>
        <w:p w14:paraId="36C09BDD" w14:textId="11D7FD4C" w:rsidR="00416F32" w:rsidRPr="00EC76D5" w:rsidRDefault="00E6507B">
          <w:pPr>
            <w:pStyle w:val="Innehll2"/>
            <w:tabs>
              <w:tab w:val="left" w:pos="880"/>
              <w:tab w:val="right" w:leader="dot" w:pos="9350"/>
            </w:tabs>
            <w:rPr>
              <w:rFonts w:asciiTheme="minorHAnsi" w:eastAsiaTheme="minorEastAsia" w:hAnsiTheme="minorHAnsi"/>
              <w:noProof/>
              <w:lang w:eastAsia="sv-SE"/>
            </w:rPr>
          </w:pPr>
          <w:hyperlink w:anchor="_Toc481936400" w:history="1">
            <w:r w:rsidR="00416F32" w:rsidRPr="00EC76D5">
              <w:rPr>
                <w:rStyle w:val="Hyperlnk"/>
                <w:noProof/>
              </w:rPr>
              <w:t>7.3.</w:t>
            </w:r>
            <w:r w:rsidR="00416F32" w:rsidRPr="00EC76D5">
              <w:rPr>
                <w:rFonts w:asciiTheme="minorHAnsi" w:eastAsiaTheme="minorEastAsia" w:hAnsiTheme="minorHAnsi"/>
                <w:noProof/>
                <w:lang w:eastAsia="sv-SE"/>
              </w:rPr>
              <w:tab/>
            </w:r>
            <w:r w:rsidR="00416F32" w:rsidRPr="00EC76D5">
              <w:rPr>
                <w:rStyle w:val="Hyperlnk"/>
                <w:noProof/>
              </w:rPr>
              <w:t>Type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_Toc481936400 \h </w:instrText>
            </w:r>
            <w:r w:rsidR="00416F32" w:rsidRPr="00EC76D5">
              <w:rPr>
                <w:noProof/>
                <w:webHidden/>
              </w:rPr>
            </w:r>
            <w:r w:rsidR="00416F32" w:rsidRPr="00EC76D5">
              <w:rPr>
                <w:noProof/>
                <w:webHidden/>
              </w:rPr>
              <w:fldChar w:fldCharType="separate"/>
            </w:r>
            <w:r w:rsidR="00545E00" w:rsidRPr="00EC76D5">
              <w:rPr>
                <w:noProof/>
                <w:webHidden/>
              </w:rPr>
              <w:t>140</w:t>
            </w:r>
            <w:r w:rsidR="00416F32" w:rsidRPr="00EC76D5">
              <w:rPr>
                <w:noProof/>
                <w:webHidden/>
              </w:rPr>
              <w:fldChar w:fldCharType="end"/>
            </w:r>
          </w:hyperlink>
        </w:p>
        <w:p w14:paraId="162832D2" w14:textId="44761CB0" w:rsidR="00416F32" w:rsidRPr="00EC76D5" w:rsidRDefault="00E6507B">
          <w:pPr>
            <w:pStyle w:val="Innehll2"/>
            <w:tabs>
              <w:tab w:val="left" w:pos="880"/>
              <w:tab w:val="right" w:leader="dot" w:pos="9350"/>
            </w:tabs>
            <w:rPr>
              <w:rFonts w:asciiTheme="minorHAnsi" w:eastAsiaTheme="minorEastAsia" w:hAnsiTheme="minorHAnsi"/>
              <w:noProof/>
              <w:lang w:eastAsia="sv-SE"/>
            </w:rPr>
          </w:pPr>
          <w:hyperlink w:anchor="_Toc481936401" w:history="1">
            <w:r w:rsidR="00416F32" w:rsidRPr="00EC76D5">
              <w:rPr>
                <w:rStyle w:val="Hyperlnk"/>
                <w:noProof/>
              </w:rPr>
              <w:t>7.4.</w:t>
            </w:r>
            <w:r w:rsidR="00416F32" w:rsidRPr="00EC76D5">
              <w:rPr>
                <w:rFonts w:asciiTheme="minorHAnsi" w:eastAsiaTheme="minorEastAsia" w:hAnsiTheme="minorHAnsi"/>
                <w:noProof/>
                <w:lang w:eastAsia="sv-SE"/>
              </w:rPr>
              <w:tab/>
            </w:r>
            <w:r w:rsidR="00416F32" w:rsidRPr="00EC76D5">
              <w:rPr>
                <w:rStyle w:val="Hyperlnk"/>
                <w:noProof/>
              </w:rPr>
              <w:t>The Value Conversion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_Toc481936401 \h </w:instrText>
            </w:r>
            <w:r w:rsidR="00416F32" w:rsidRPr="00EC76D5">
              <w:rPr>
                <w:noProof/>
                <w:webHidden/>
              </w:rPr>
            </w:r>
            <w:r w:rsidR="00416F32" w:rsidRPr="00EC76D5">
              <w:rPr>
                <w:noProof/>
                <w:webHidden/>
              </w:rPr>
              <w:fldChar w:fldCharType="separate"/>
            </w:r>
            <w:r w:rsidR="00545E00" w:rsidRPr="00EC76D5">
              <w:rPr>
                <w:noProof/>
                <w:webHidden/>
              </w:rPr>
              <w:t>142</w:t>
            </w:r>
            <w:r w:rsidR="00416F32" w:rsidRPr="00EC76D5">
              <w:rPr>
                <w:noProof/>
                <w:webHidden/>
              </w:rPr>
              <w:fldChar w:fldCharType="end"/>
            </w:r>
          </w:hyperlink>
        </w:p>
        <w:p w14:paraId="1F326B59" w14:textId="1FF54FBD" w:rsidR="00416F32" w:rsidRPr="00EC76D5" w:rsidRDefault="00E6507B">
          <w:pPr>
            <w:pStyle w:val="Innehll1"/>
            <w:rPr>
              <w:rFonts w:asciiTheme="minorHAnsi" w:eastAsiaTheme="minorEastAsia" w:hAnsiTheme="minorHAnsi"/>
              <w:noProof/>
              <w:lang w:eastAsia="sv-SE"/>
            </w:rPr>
          </w:pPr>
          <w:hyperlink w:anchor="_Toc481936402" w:history="1">
            <w:r w:rsidR="00416F32" w:rsidRPr="00EC76D5">
              <w:rPr>
                <w:rStyle w:val="Hyperlnk"/>
                <w:noProof/>
              </w:rPr>
              <w:t>8.</w:t>
            </w:r>
            <w:r w:rsidR="00416F32" w:rsidRPr="00EC76D5">
              <w:rPr>
                <w:rFonts w:asciiTheme="minorHAnsi" w:eastAsiaTheme="minorEastAsia" w:hAnsiTheme="minorHAnsi"/>
                <w:noProof/>
                <w:lang w:eastAsia="sv-SE"/>
              </w:rPr>
              <w:tab/>
            </w:r>
            <w:r w:rsidR="00416F32" w:rsidRPr="00EC76D5">
              <w:rPr>
                <w:rStyle w:val="Hyperlnk"/>
                <w:noProof/>
              </w:rPr>
              <w:t>The Symbol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_Toc481936402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6C4CECA0" w14:textId="3515ED85" w:rsidR="00416F32" w:rsidRPr="00EC76D5" w:rsidRDefault="00E6507B">
          <w:pPr>
            <w:pStyle w:val="Innehll2"/>
            <w:tabs>
              <w:tab w:val="left" w:pos="880"/>
              <w:tab w:val="right" w:leader="dot" w:pos="9350"/>
            </w:tabs>
            <w:rPr>
              <w:rFonts w:asciiTheme="minorHAnsi" w:eastAsiaTheme="minorEastAsia" w:hAnsiTheme="minorHAnsi"/>
              <w:noProof/>
              <w:lang w:eastAsia="sv-SE"/>
            </w:rPr>
          </w:pPr>
          <w:hyperlink w:anchor="_Toc481936403" w:history="1">
            <w:r w:rsidR="00416F32" w:rsidRPr="00EC76D5">
              <w:rPr>
                <w:rStyle w:val="Hyperlnk"/>
                <w:noProof/>
              </w:rPr>
              <w:t>8.1.</w:t>
            </w:r>
            <w:r w:rsidR="00416F32" w:rsidRPr="00EC76D5">
              <w:rPr>
                <w:rFonts w:asciiTheme="minorHAnsi" w:eastAsiaTheme="minorEastAsia" w:hAnsiTheme="minorHAnsi"/>
                <w:noProof/>
                <w:lang w:eastAsia="sv-SE"/>
              </w:rPr>
              <w:tab/>
            </w:r>
            <w:r w:rsidR="00416F32" w:rsidRPr="00EC76D5">
              <w:rPr>
                <w:rStyle w:val="Hyperlnk"/>
                <w:noProof/>
              </w:rPr>
              <w:t>The Symbol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_Toc481936403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E1EB846" w14:textId="0166350A"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404"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Symbol Storage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_Toc481936404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B9042E6" w14:textId="249962EF" w:rsidR="00416F32" w:rsidRPr="00EC76D5" w:rsidRDefault="00E6507B">
          <w:pPr>
            <w:pStyle w:val="Innehll2"/>
            <w:tabs>
              <w:tab w:val="left" w:pos="880"/>
              <w:tab w:val="right" w:leader="dot" w:pos="9350"/>
            </w:tabs>
            <w:rPr>
              <w:rFonts w:asciiTheme="minorHAnsi" w:eastAsiaTheme="minorEastAsia" w:hAnsiTheme="minorHAnsi"/>
              <w:noProof/>
              <w:lang w:eastAsia="sv-SE"/>
            </w:rPr>
          </w:pPr>
          <w:hyperlink w:anchor="_Toc481936405" w:history="1">
            <w:r w:rsidR="00416F32" w:rsidRPr="00EC76D5">
              <w:rPr>
                <w:rStyle w:val="Hyperlnk"/>
                <w:noProof/>
              </w:rPr>
              <w:t>8.2.</w:t>
            </w:r>
            <w:r w:rsidR="00416F32" w:rsidRPr="00EC76D5">
              <w:rPr>
                <w:rFonts w:asciiTheme="minorHAnsi" w:eastAsiaTheme="minorEastAsia" w:hAnsiTheme="minorHAnsi"/>
                <w:noProof/>
                <w:lang w:eastAsia="sv-SE"/>
              </w:rPr>
              <w:tab/>
            </w:r>
            <w:r w:rsidR="00416F32" w:rsidRPr="00EC76D5">
              <w:rPr>
                <w:rStyle w:val="Hyperlnk"/>
                <w:noProof/>
              </w:rPr>
              <w:t>The Symbol Table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_Toc481936405 \h </w:instrText>
            </w:r>
            <w:r w:rsidR="00416F32" w:rsidRPr="00EC76D5">
              <w:rPr>
                <w:noProof/>
                <w:webHidden/>
              </w:rPr>
            </w:r>
            <w:r w:rsidR="00416F32" w:rsidRPr="00EC76D5">
              <w:rPr>
                <w:noProof/>
                <w:webHidden/>
              </w:rPr>
              <w:fldChar w:fldCharType="separate"/>
            </w:r>
            <w:r w:rsidR="00545E00" w:rsidRPr="00EC76D5">
              <w:rPr>
                <w:noProof/>
                <w:webHidden/>
              </w:rPr>
              <w:t>158</w:t>
            </w:r>
            <w:r w:rsidR="00416F32" w:rsidRPr="00EC76D5">
              <w:rPr>
                <w:noProof/>
                <w:webHidden/>
              </w:rPr>
              <w:fldChar w:fldCharType="end"/>
            </w:r>
          </w:hyperlink>
        </w:p>
        <w:p w14:paraId="486359DB" w14:textId="48461411"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406" w:history="1">
            <w:r w:rsidR="00416F32" w:rsidRPr="00EC76D5">
              <w:rPr>
                <w:rStyle w:val="Hyperlnk"/>
                <w:noProof/>
              </w:rPr>
              <w:t>8.2.1.</w:t>
            </w:r>
            <w:r w:rsidR="00416F32" w:rsidRPr="00EC76D5">
              <w:rPr>
                <w:rFonts w:asciiTheme="minorHAnsi" w:eastAsiaTheme="minorEastAsia" w:hAnsiTheme="minorHAnsi"/>
                <w:noProof/>
                <w:lang w:eastAsia="sv-SE"/>
              </w:rPr>
              <w:tab/>
            </w:r>
            <w:r w:rsidR="00416F32" w:rsidRPr="00EC76D5">
              <w:rPr>
                <w:rStyle w:val="Hyperlnk"/>
                <w:noProof/>
              </w:rPr>
              <w:t>Add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_Toc481936406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267AFA68" w14:textId="1EE6E066"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407" w:history="1">
            <w:r w:rsidR="00416F32" w:rsidRPr="00EC76D5">
              <w:rPr>
                <w:rStyle w:val="Hyperlnk"/>
                <w:noProof/>
              </w:rPr>
              <w:t>8.2.2.</w:t>
            </w:r>
            <w:r w:rsidR="00416F32" w:rsidRPr="00EC76D5">
              <w:rPr>
                <w:rFonts w:asciiTheme="minorHAnsi" w:eastAsiaTheme="minorEastAsia" w:hAnsiTheme="minorHAnsi"/>
                <w:noProof/>
                <w:lang w:eastAsia="sv-SE"/>
              </w:rPr>
              <w:tab/>
            </w:r>
            <w:r w:rsidR="00416F32" w:rsidRPr="00EC76D5">
              <w:rPr>
                <w:rStyle w:val="Hyperlnk"/>
                <w:noProof/>
              </w:rPr>
              <w:t>Looking Up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_Toc481936407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56E52512" w14:textId="7250FF77"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4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Generate Offset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_Toc481936408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2FCC13B5" w14:textId="53D359CC"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409"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Table Text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_Toc481936409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431CDD5F" w14:textId="2E0E89F9" w:rsidR="00416F32" w:rsidRPr="00EC76D5" w:rsidRDefault="00E6507B">
          <w:pPr>
            <w:pStyle w:val="Innehll1"/>
            <w:rPr>
              <w:rFonts w:asciiTheme="minorHAnsi" w:eastAsiaTheme="minorEastAsia" w:hAnsiTheme="minorHAnsi"/>
              <w:noProof/>
              <w:lang w:eastAsia="sv-SE"/>
            </w:rPr>
          </w:pPr>
          <w:hyperlink w:anchor="_Toc481936410" w:history="1">
            <w:r w:rsidR="00416F32" w:rsidRPr="00EC76D5">
              <w:rPr>
                <w:rStyle w:val="Hyperlnk"/>
                <w:noProof/>
              </w:rPr>
              <w:t>9.</w:t>
            </w:r>
            <w:r w:rsidR="00416F32" w:rsidRPr="00EC76D5">
              <w:rPr>
                <w:rFonts w:asciiTheme="minorHAnsi" w:eastAsiaTheme="minorEastAsia" w:hAnsiTheme="minorHAnsi"/>
                <w:noProof/>
                <w:lang w:eastAsia="sv-SE"/>
              </w:rPr>
              <w:tab/>
            </w:r>
            <w:r w:rsidR="00416F32" w:rsidRPr="00EC76D5">
              <w:rPr>
                <w:rStyle w:val="Hyperlnk"/>
                <w:noProof/>
              </w:rPr>
              <w:t>The Syntax Tree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_Toc481936410 \h </w:instrText>
            </w:r>
            <w:r w:rsidR="00416F32" w:rsidRPr="00EC76D5">
              <w:rPr>
                <w:noProof/>
                <w:webHidden/>
              </w:rPr>
            </w:r>
            <w:r w:rsidR="00416F32" w:rsidRPr="00EC76D5">
              <w:rPr>
                <w:noProof/>
                <w:webHidden/>
              </w:rPr>
              <w:fldChar w:fldCharType="separate"/>
            </w:r>
            <w:r w:rsidR="00545E00" w:rsidRPr="00EC76D5">
              <w:rPr>
                <w:noProof/>
                <w:webHidden/>
              </w:rPr>
              <w:t>164</w:t>
            </w:r>
            <w:r w:rsidR="00416F32" w:rsidRPr="00EC76D5">
              <w:rPr>
                <w:noProof/>
                <w:webHidden/>
              </w:rPr>
              <w:fldChar w:fldCharType="end"/>
            </w:r>
          </w:hyperlink>
        </w:p>
        <w:p w14:paraId="45655E74" w14:textId="0A724468" w:rsidR="00416F32" w:rsidRPr="00EC76D5" w:rsidRDefault="00E6507B">
          <w:pPr>
            <w:pStyle w:val="Innehll1"/>
            <w:rPr>
              <w:rFonts w:asciiTheme="minorHAnsi" w:eastAsiaTheme="minorEastAsia" w:hAnsiTheme="minorHAnsi"/>
              <w:noProof/>
              <w:lang w:eastAsia="sv-SE"/>
            </w:rPr>
          </w:pPr>
          <w:hyperlink w:anchor="_Toc481936411" w:history="1">
            <w:r w:rsidR="00416F32" w:rsidRPr="00EC76D5">
              <w:rPr>
                <w:rStyle w:val="Hyperlnk"/>
                <w:noProof/>
              </w:rPr>
              <w:t>10.</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_Toc481936411 \h </w:instrText>
            </w:r>
            <w:r w:rsidR="00416F32" w:rsidRPr="00EC76D5">
              <w:rPr>
                <w:noProof/>
                <w:webHidden/>
              </w:rPr>
            </w:r>
            <w:r w:rsidR="00416F32" w:rsidRPr="00EC76D5">
              <w:rPr>
                <w:noProof/>
                <w:webHidden/>
              </w:rPr>
              <w:fldChar w:fldCharType="separate"/>
            </w:r>
            <w:r w:rsidR="00545E00" w:rsidRPr="00EC76D5">
              <w:rPr>
                <w:noProof/>
                <w:webHidden/>
              </w:rPr>
              <w:t>167</w:t>
            </w:r>
            <w:r w:rsidR="00416F32" w:rsidRPr="00EC76D5">
              <w:rPr>
                <w:noProof/>
                <w:webHidden/>
              </w:rPr>
              <w:fldChar w:fldCharType="end"/>
            </w:r>
          </w:hyperlink>
        </w:p>
        <w:p w14:paraId="5CE552EB" w14:textId="71C5AE2A" w:rsidR="00416F32" w:rsidRPr="00EC76D5" w:rsidRDefault="00E6507B">
          <w:pPr>
            <w:pStyle w:val="Innehll1"/>
            <w:rPr>
              <w:rFonts w:asciiTheme="minorHAnsi" w:eastAsiaTheme="minorEastAsia" w:hAnsiTheme="minorHAnsi"/>
              <w:noProof/>
              <w:lang w:eastAsia="sv-SE"/>
            </w:rPr>
          </w:pPr>
          <w:hyperlink w:anchor="_Toc481936412" w:history="1">
            <w:r w:rsidR="00416F32" w:rsidRPr="00EC76D5">
              <w:rPr>
                <w:rStyle w:val="Hyperlnk"/>
                <w:noProof/>
              </w:rPr>
              <w:t>11.</w:t>
            </w:r>
            <w:r w:rsidR="00416F32" w:rsidRPr="00EC76D5">
              <w:rPr>
                <w:rFonts w:asciiTheme="minorHAnsi" w:eastAsiaTheme="minorEastAsia" w:hAnsiTheme="minorHAnsi"/>
                <w:noProof/>
                <w:lang w:eastAsia="sv-SE"/>
              </w:rPr>
              <w:tab/>
            </w:r>
            <w:r w:rsidR="00416F32" w:rsidRPr="00EC76D5">
              <w:rPr>
                <w:rStyle w:val="Hyperlnk"/>
                <w:noProof/>
              </w:rPr>
              <w:t>The Middle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_Toc481936412 \h </w:instrText>
            </w:r>
            <w:r w:rsidR="00416F32" w:rsidRPr="00EC76D5">
              <w:rPr>
                <w:noProof/>
                <w:webHidden/>
              </w:rPr>
            </w:r>
            <w:r w:rsidR="00416F32" w:rsidRPr="00EC76D5">
              <w:rPr>
                <w:noProof/>
                <w:webHidden/>
              </w:rPr>
              <w:fldChar w:fldCharType="separate"/>
            </w:r>
            <w:r w:rsidR="00545E00" w:rsidRPr="00EC76D5">
              <w:rPr>
                <w:noProof/>
                <w:webHidden/>
              </w:rPr>
              <w:t>183</w:t>
            </w:r>
            <w:r w:rsidR="00416F32" w:rsidRPr="00EC76D5">
              <w:rPr>
                <w:noProof/>
                <w:webHidden/>
              </w:rPr>
              <w:fldChar w:fldCharType="end"/>
            </w:r>
          </w:hyperlink>
        </w:p>
        <w:p w14:paraId="64AAE5D9" w14:textId="653C25A1" w:rsidR="00416F32" w:rsidRPr="00EC76D5" w:rsidRDefault="00E6507B">
          <w:pPr>
            <w:pStyle w:val="Innehll1"/>
            <w:rPr>
              <w:rFonts w:asciiTheme="minorHAnsi" w:eastAsiaTheme="minorEastAsia" w:hAnsiTheme="minorHAnsi"/>
              <w:noProof/>
              <w:lang w:eastAsia="sv-SE"/>
            </w:rPr>
          </w:pPr>
          <w:hyperlink w:anchor="_Toc481936413" w:history="1">
            <w:r w:rsidR="00416F32" w:rsidRPr="00EC76D5">
              <w:rPr>
                <w:rStyle w:val="Hyperlnk"/>
                <w:noProof/>
              </w:rPr>
              <w:t>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_Toc481936413 \h </w:instrText>
            </w:r>
            <w:r w:rsidR="00416F32" w:rsidRPr="00EC76D5">
              <w:rPr>
                <w:noProof/>
                <w:webHidden/>
              </w:rPr>
            </w:r>
            <w:r w:rsidR="00416F32" w:rsidRPr="00EC76D5">
              <w:rPr>
                <w:noProof/>
                <w:webHidden/>
              </w:rPr>
              <w:fldChar w:fldCharType="separate"/>
            </w:r>
            <w:r w:rsidR="00545E00" w:rsidRPr="00EC76D5">
              <w:rPr>
                <w:noProof/>
                <w:webHidden/>
              </w:rPr>
              <w:t>194</w:t>
            </w:r>
            <w:r w:rsidR="00416F32" w:rsidRPr="00EC76D5">
              <w:rPr>
                <w:noProof/>
                <w:webHidden/>
              </w:rPr>
              <w:fldChar w:fldCharType="end"/>
            </w:r>
          </w:hyperlink>
        </w:p>
        <w:p w14:paraId="0B40A5EE" w14:textId="09F1F5B3" w:rsidR="00416F32" w:rsidRPr="00EC76D5" w:rsidRDefault="00E6507B">
          <w:pPr>
            <w:pStyle w:val="Innehll1"/>
            <w:rPr>
              <w:rFonts w:asciiTheme="minorHAnsi" w:eastAsiaTheme="minorEastAsia" w:hAnsiTheme="minorHAnsi"/>
              <w:noProof/>
              <w:lang w:eastAsia="sv-SE"/>
            </w:rPr>
          </w:pPr>
          <w:hyperlink w:anchor="_Toc481936414" w:history="1">
            <w:r w:rsidR="00416F32" w:rsidRPr="00EC76D5">
              <w:rPr>
                <w:rStyle w:val="Hyperlnk"/>
                <w:noProof/>
              </w:rPr>
              <w:t>13.</w:t>
            </w:r>
            <w:r w:rsidR="00416F32" w:rsidRPr="00EC76D5">
              <w:rPr>
                <w:rFonts w:asciiTheme="minorHAnsi" w:eastAsiaTheme="minorEastAsia" w:hAnsiTheme="minorHAnsi"/>
                <w:noProof/>
                <w:lang w:eastAsia="sv-SE"/>
              </w:rPr>
              <w:tab/>
            </w:r>
            <w:r w:rsidR="002F35C1">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_Toc481936414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4A2A44BF" w14:textId="0BBA6ABB"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415"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 xml:space="preserve">Static </w:t>
            </w:r>
            <w:r w:rsidR="00C37108">
              <w:rPr>
                <w:rStyle w:val="Hyperlnk"/>
                <w:noProof/>
              </w:rPr>
              <w:t>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_Toc481936415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529C3072" w14:textId="70E5D257"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416" w:history="1">
            <w:r w:rsidR="00416F32" w:rsidRPr="00EC76D5">
              <w:rPr>
                <w:rStyle w:val="Hyperlnk"/>
                <w:noProof/>
              </w:rPr>
              <w:t>13.1.2.</w:t>
            </w:r>
            <w:r w:rsidR="00416F32" w:rsidRPr="00EC76D5">
              <w:rPr>
                <w:rFonts w:asciiTheme="minorHAnsi" w:eastAsiaTheme="minorEastAsia" w:hAnsiTheme="minorHAnsi"/>
                <w:noProof/>
                <w:lang w:eastAsia="sv-SE"/>
              </w:rPr>
              <w:tab/>
            </w:r>
            <w:r w:rsidR="00416F32" w:rsidRPr="00EC76D5">
              <w:rPr>
                <w:rStyle w:val="Hyperlnk"/>
                <w:noProof/>
              </w:rPr>
              <w:t xml:space="preserve">Stack </w:t>
            </w:r>
            <w:r w:rsidR="00C37108">
              <w:rPr>
                <w:rStyle w:val="Hyperlnk"/>
                <w:noProof/>
              </w:rPr>
              <w:t>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_Toc481936416 \h </w:instrText>
            </w:r>
            <w:r w:rsidR="00416F32" w:rsidRPr="00EC76D5">
              <w:rPr>
                <w:noProof/>
                <w:webHidden/>
              </w:rPr>
            </w:r>
            <w:r w:rsidR="00416F32" w:rsidRPr="00EC76D5">
              <w:rPr>
                <w:noProof/>
                <w:webHidden/>
              </w:rPr>
              <w:fldChar w:fldCharType="separate"/>
            </w:r>
            <w:r w:rsidR="00545E00" w:rsidRPr="00EC76D5">
              <w:rPr>
                <w:noProof/>
                <w:webHidden/>
              </w:rPr>
              <w:t>228</w:t>
            </w:r>
            <w:r w:rsidR="00416F32" w:rsidRPr="00EC76D5">
              <w:rPr>
                <w:noProof/>
                <w:webHidden/>
              </w:rPr>
              <w:fldChar w:fldCharType="end"/>
            </w:r>
          </w:hyperlink>
        </w:p>
        <w:p w14:paraId="4CFB762E" w14:textId="69187E22" w:rsidR="00416F32" w:rsidRPr="00EC76D5" w:rsidRDefault="00E6507B">
          <w:pPr>
            <w:pStyle w:val="Innehll1"/>
            <w:rPr>
              <w:rFonts w:asciiTheme="minorHAnsi" w:eastAsiaTheme="minorEastAsia" w:hAnsiTheme="minorHAnsi"/>
              <w:noProof/>
              <w:lang w:eastAsia="sv-SE"/>
            </w:rPr>
          </w:pPr>
          <w:hyperlink w:anchor="_Toc481936417" w:history="1">
            <w:r w:rsidR="00416F32" w:rsidRPr="00EC76D5">
              <w:rPr>
                <w:rStyle w:val="Hyperlnk"/>
                <w:noProof/>
              </w:rPr>
              <w:t>14.</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_Toc481936417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65F1AAB6" w14:textId="388641CA" w:rsidR="00416F32" w:rsidRPr="00EC76D5" w:rsidRDefault="00E6507B">
          <w:pPr>
            <w:pStyle w:val="Innehll2"/>
            <w:tabs>
              <w:tab w:val="left" w:pos="1100"/>
              <w:tab w:val="right" w:leader="dot" w:pos="9350"/>
            </w:tabs>
            <w:rPr>
              <w:rFonts w:asciiTheme="minorHAnsi" w:eastAsiaTheme="minorEastAsia" w:hAnsiTheme="minorHAnsi"/>
              <w:noProof/>
              <w:lang w:eastAsia="sv-SE"/>
            </w:rPr>
          </w:pPr>
          <w:hyperlink w:anchor="_Toc481936418" w:history="1">
            <w:r w:rsidR="00416F32" w:rsidRPr="00EC76D5">
              <w:rPr>
                <w:rStyle w:val="Hyperlnk"/>
                <w:noProof/>
              </w:rPr>
              <w:t>14.1.</w:t>
            </w:r>
            <w:r w:rsidR="00416F32" w:rsidRPr="00EC76D5">
              <w:rPr>
                <w:rFonts w:asciiTheme="minorHAnsi" w:eastAsiaTheme="minorEastAsia" w:hAnsiTheme="minorHAnsi"/>
                <w:noProof/>
                <w:lang w:eastAsia="sv-SE"/>
              </w:rPr>
              <w:tab/>
            </w:r>
            <w:r w:rsidR="00416F32" w:rsidRPr="00EC76D5">
              <w:rPr>
                <w:rStyle w:val="Hyperlnk"/>
                <w:noProof/>
              </w:rPr>
              <w:t>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_Toc481936418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032EE675" w14:textId="5CDCBE1B"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419"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Next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_Toc481936419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394BBDEB" w14:textId="1611CEA7"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420" w:history="1">
            <w:r w:rsidR="00416F32" w:rsidRPr="00EC76D5">
              <w:rPr>
                <w:rStyle w:val="Hyperlnk"/>
                <w:noProof/>
              </w:rPr>
              <w:t>14.1.2.</w:t>
            </w:r>
            <w:r w:rsidR="00416F32" w:rsidRPr="00EC76D5">
              <w:rPr>
                <w:rFonts w:asciiTheme="minorHAnsi" w:eastAsiaTheme="minorEastAsia" w:hAnsiTheme="minorHAnsi"/>
                <w:noProof/>
                <w:lang w:eastAsia="sv-SE"/>
              </w:rPr>
              <w:tab/>
            </w:r>
            <w:r w:rsidR="00416F32" w:rsidRPr="00EC76D5">
              <w:rPr>
                <w:rStyle w:val="Hyperlnk"/>
                <w:noProof/>
              </w:rPr>
              <w:t>Next-Double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_Toc481936420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29C1A8AE" w14:textId="3CC4297E"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421" w:history="1">
            <w:r w:rsidR="00416F32" w:rsidRPr="00EC76D5">
              <w:rPr>
                <w:rStyle w:val="Hyperlnk"/>
                <w:noProof/>
              </w:rPr>
              <w:t>14.1.3.</w:t>
            </w:r>
            <w:r w:rsidR="00416F32" w:rsidRPr="00EC76D5">
              <w:rPr>
                <w:rFonts w:asciiTheme="minorHAnsi" w:eastAsiaTheme="minorEastAsia" w:hAnsiTheme="minorHAnsi"/>
                <w:noProof/>
                <w:lang w:eastAsia="sv-SE"/>
              </w:rPr>
              <w:tab/>
            </w:r>
            <w:r w:rsidR="00416F32" w:rsidRPr="00EC76D5">
              <w:rPr>
                <w:rStyle w:val="Hyperlnk"/>
                <w:noProof/>
              </w:rPr>
              <w:t>Goto Chains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_Toc481936421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0570F08F" w14:textId="4A99BA00"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422" w:history="1">
            <w:r w:rsidR="00416F32" w:rsidRPr="00EC76D5">
              <w:rPr>
                <w:rStyle w:val="Hyperlnk"/>
                <w:noProof/>
              </w:rPr>
              <w:t>14.1.4.</w:t>
            </w:r>
            <w:r w:rsidR="00416F32" w:rsidRPr="00EC76D5">
              <w:rPr>
                <w:rFonts w:asciiTheme="minorHAnsi" w:eastAsiaTheme="minorEastAsia" w:hAnsiTheme="minorHAnsi"/>
                <w:noProof/>
                <w:lang w:eastAsia="sv-SE"/>
              </w:rPr>
              <w:tab/>
            </w:r>
            <w:r w:rsidR="00416F32" w:rsidRPr="00EC76D5">
              <w:rPr>
                <w:rStyle w:val="Hyperlnk"/>
                <w:noProof/>
              </w:rPr>
              <w:t>Clear Unreachable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_Toc481936422 \h </w:instrText>
            </w:r>
            <w:r w:rsidR="00416F32" w:rsidRPr="00EC76D5">
              <w:rPr>
                <w:noProof/>
                <w:webHidden/>
              </w:rPr>
            </w:r>
            <w:r w:rsidR="00416F32" w:rsidRPr="00EC76D5">
              <w:rPr>
                <w:noProof/>
                <w:webHidden/>
              </w:rPr>
              <w:fldChar w:fldCharType="separate"/>
            </w:r>
            <w:r w:rsidR="00545E00" w:rsidRPr="00EC76D5">
              <w:rPr>
                <w:noProof/>
                <w:webHidden/>
              </w:rPr>
              <w:t>235</w:t>
            </w:r>
            <w:r w:rsidR="00416F32" w:rsidRPr="00EC76D5">
              <w:rPr>
                <w:noProof/>
                <w:webHidden/>
              </w:rPr>
              <w:fldChar w:fldCharType="end"/>
            </w:r>
          </w:hyperlink>
        </w:p>
        <w:p w14:paraId="58C94D27" w14:textId="2E6EE4A4"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423" w:history="1">
            <w:r w:rsidR="00416F32" w:rsidRPr="00EC76D5">
              <w:rPr>
                <w:rStyle w:val="Hyperlnk"/>
                <w:noProof/>
              </w:rPr>
              <w:t>14.1.5.</w:t>
            </w:r>
            <w:r w:rsidR="00416F32" w:rsidRPr="00EC76D5">
              <w:rPr>
                <w:rFonts w:asciiTheme="minorHAnsi" w:eastAsiaTheme="minorEastAsia" w:hAnsiTheme="minorHAnsi"/>
                <w:noProof/>
                <w:lang w:eastAsia="sv-SE"/>
              </w:rPr>
              <w:tab/>
            </w:r>
            <w:r w:rsidR="00416F32" w:rsidRPr="00EC76D5">
              <w:rPr>
                <w:rStyle w:val="Hyperlnk"/>
                <w:noProof/>
              </w:rPr>
              <w:t>Remove Cleared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_Toc481936423 \h </w:instrText>
            </w:r>
            <w:r w:rsidR="00416F32" w:rsidRPr="00EC76D5">
              <w:rPr>
                <w:noProof/>
                <w:webHidden/>
              </w:rPr>
            </w:r>
            <w:r w:rsidR="00416F32" w:rsidRPr="00EC76D5">
              <w:rPr>
                <w:noProof/>
                <w:webHidden/>
              </w:rPr>
              <w:fldChar w:fldCharType="separate"/>
            </w:r>
            <w:r w:rsidR="00545E00" w:rsidRPr="00EC76D5">
              <w:rPr>
                <w:noProof/>
                <w:webHidden/>
              </w:rPr>
              <w:t>236</w:t>
            </w:r>
            <w:r w:rsidR="00416F32" w:rsidRPr="00EC76D5">
              <w:rPr>
                <w:noProof/>
                <w:webHidden/>
              </w:rPr>
              <w:fldChar w:fldCharType="end"/>
            </w:r>
          </w:hyperlink>
        </w:p>
        <w:p w14:paraId="3DA1BBA4" w14:textId="72B35549" w:rsidR="00416F32" w:rsidRPr="00EC76D5" w:rsidRDefault="00E6507B">
          <w:pPr>
            <w:pStyle w:val="Innehll2"/>
            <w:tabs>
              <w:tab w:val="left" w:pos="1100"/>
              <w:tab w:val="right" w:leader="dot" w:pos="9350"/>
            </w:tabs>
            <w:rPr>
              <w:rFonts w:asciiTheme="minorHAnsi" w:eastAsiaTheme="minorEastAsia" w:hAnsiTheme="minorHAnsi"/>
              <w:noProof/>
              <w:lang w:eastAsia="sv-SE"/>
            </w:rPr>
          </w:pPr>
          <w:hyperlink w:anchor="_Toc481936424" w:history="1">
            <w:r w:rsidR="00416F32" w:rsidRPr="00EC76D5">
              <w:rPr>
                <w:rStyle w:val="Hyperlnk"/>
                <w:noProof/>
              </w:rPr>
              <w:t>14.2.</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_Toc481936424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00A860B1" w14:textId="5E490C21"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425" w:history="1">
            <w:r w:rsidR="00416F32" w:rsidRPr="00EC76D5">
              <w:rPr>
                <w:rStyle w:val="Hyperlnk"/>
                <w:noProof/>
              </w:rPr>
              <w:t>14.2.1.</w:t>
            </w:r>
            <w:r w:rsidR="00416F32" w:rsidRPr="00EC76D5">
              <w:rPr>
                <w:rFonts w:asciiTheme="minorHAnsi" w:eastAsiaTheme="minorEastAsia" w:hAnsiTheme="minorHAnsi"/>
                <w:noProof/>
                <w:lang w:eastAsia="sv-SE"/>
              </w:rPr>
              <w:tab/>
            </w:r>
            <w:r w:rsidR="00416F32" w:rsidRPr="00EC76D5">
              <w:rPr>
                <w:rStyle w:val="Hyperlnk"/>
                <w:noProof/>
              </w:rPr>
              <w:t>Base Blocks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_Toc481936425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56921F2C" w14:textId="7D916678"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426" w:history="1">
            <w:r w:rsidR="00416F32" w:rsidRPr="00EC76D5">
              <w:rPr>
                <w:rStyle w:val="Hyperlnk"/>
                <w:noProof/>
              </w:rPr>
              <w:t>14.2.2.</w:t>
            </w:r>
            <w:r w:rsidR="00416F32" w:rsidRPr="00EC76D5">
              <w:rPr>
                <w:rFonts w:asciiTheme="minorHAnsi" w:eastAsiaTheme="minorEastAsia" w:hAnsiTheme="minorHAnsi"/>
                <w:noProof/>
                <w:lang w:eastAsia="sv-SE"/>
              </w:rPr>
              <w:tab/>
            </w:r>
            <w:r w:rsidR="00416F32" w:rsidRPr="00EC76D5">
              <w:rPr>
                <w:rStyle w:val="Hyperlnk"/>
                <w:noProof/>
              </w:rPr>
              <w:t>Live Sets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_Toc481936426 \h </w:instrText>
            </w:r>
            <w:r w:rsidR="00416F32" w:rsidRPr="00EC76D5">
              <w:rPr>
                <w:noProof/>
                <w:webHidden/>
              </w:rPr>
            </w:r>
            <w:r w:rsidR="00416F32" w:rsidRPr="00EC76D5">
              <w:rPr>
                <w:noProof/>
                <w:webHidden/>
              </w:rPr>
              <w:fldChar w:fldCharType="separate"/>
            </w:r>
            <w:r w:rsidR="00545E00" w:rsidRPr="00EC76D5">
              <w:rPr>
                <w:noProof/>
                <w:webHidden/>
              </w:rPr>
              <w:t>239</w:t>
            </w:r>
            <w:r w:rsidR="00416F32" w:rsidRPr="00EC76D5">
              <w:rPr>
                <w:noProof/>
                <w:webHidden/>
              </w:rPr>
              <w:fldChar w:fldCharType="end"/>
            </w:r>
          </w:hyperlink>
        </w:p>
        <w:p w14:paraId="3EC2AFA8" w14:textId="17EF0B3E"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427" w:history="1">
            <w:r w:rsidR="00416F32" w:rsidRPr="00EC76D5">
              <w:rPr>
                <w:rStyle w:val="Hyperlnk"/>
                <w:noProof/>
              </w:rPr>
              <w:t>14.2.3.</w:t>
            </w:r>
            <w:r w:rsidR="00416F32" w:rsidRPr="00EC76D5">
              <w:rPr>
                <w:rFonts w:asciiTheme="minorHAnsi" w:eastAsiaTheme="minorEastAsia" w:hAnsiTheme="minorHAnsi"/>
                <w:noProof/>
                <w:lang w:eastAsia="sv-SE"/>
              </w:rPr>
              <w:tab/>
            </w:r>
            <w:r w:rsidR="00416F32" w:rsidRPr="00EC76D5">
              <w:rPr>
                <w:rStyle w:val="Hyperlnk"/>
                <w:noProof/>
              </w:rPr>
              <w:t>Path Sets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_Toc481936427 \h </w:instrText>
            </w:r>
            <w:r w:rsidR="00416F32" w:rsidRPr="00EC76D5">
              <w:rPr>
                <w:noProof/>
                <w:webHidden/>
              </w:rPr>
            </w:r>
            <w:r w:rsidR="00416F32" w:rsidRPr="00EC76D5">
              <w:rPr>
                <w:noProof/>
                <w:webHidden/>
              </w:rPr>
              <w:fldChar w:fldCharType="separate"/>
            </w:r>
            <w:r w:rsidR="00545E00" w:rsidRPr="00EC76D5">
              <w:rPr>
                <w:noProof/>
                <w:webHidden/>
              </w:rPr>
              <w:t>241</w:t>
            </w:r>
            <w:r w:rsidR="00416F32" w:rsidRPr="00EC76D5">
              <w:rPr>
                <w:noProof/>
                <w:webHidden/>
              </w:rPr>
              <w:fldChar w:fldCharType="end"/>
            </w:r>
          </w:hyperlink>
        </w:p>
        <w:p w14:paraId="4DD988B6" w14:textId="30B7D8BC"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428" w:history="1">
            <w:r w:rsidR="00416F32" w:rsidRPr="00EC76D5">
              <w:rPr>
                <w:rStyle w:val="Hyperlnk"/>
                <w:noProof/>
              </w:rPr>
              <w:t>14.2.4.</w:t>
            </w:r>
            <w:r w:rsidR="00416F32" w:rsidRPr="00EC76D5">
              <w:rPr>
                <w:rFonts w:asciiTheme="minorHAnsi" w:eastAsiaTheme="minorEastAsia" w:hAnsiTheme="minorHAnsi"/>
                <w:noProof/>
                <w:lang w:eastAsia="sv-SE"/>
              </w:rPr>
              <w:tab/>
            </w:r>
            <w:r w:rsidR="00416F32" w:rsidRPr="00EC76D5">
              <w:rPr>
                <w:rStyle w:val="Hyperlnk"/>
                <w:noProof/>
              </w:rPr>
              <w:t>Removal of Unused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_Toc481936428 \h </w:instrText>
            </w:r>
            <w:r w:rsidR="00416F32" w:rsidRPr="00EC76D5">
              <w:rPr>
                <w:noProof/>
                <w:webHidden/>
              </w:rPr>
            </w:r>
            <w:r w:rsidR="00416F32" w:rsidRPr="00EC76D5">
              <w:rPr>
                <w:noProof/>
                <w:webHidden/>
              </w:rPr>
              <w:fldChar w:fldCharType="separate"/>
            </w:r>
            <w:r w:rsidR="00545E00" w:rsidRPr="00EC76D5">
              <w:rPr>
                <w:noProof/>
                <w:webHidden/>
              </w:rPr>
              <w:t>244</w:t>
            </w:r>
            <w:r w:rsidR="00416F32" w:rsidRPr="00EC76D5">
              <w:rPr>
                <w:noProof/>
                <w:webHidden/>
              </w:rPr>
              <w:fldChar w:fldCharType="end"/>
            </w:r>
          </w:hyperlink>
        </w:p>
        <w:p w14:paraId="2D5E8F4D" w14:textId="2F18DFA5" w:rsidR="00416F32" w:rsidRPr="00EC76D5" w:rsidRDefault="00E6507B">
          <w:pPr>
            <w:pStyle w:val="Innehll1"/>
            <w:rPr>
              <w:rFonts w:asciiTheme="minorHAnsi" w:eastAsiaTheme="minorEastAsia" w:hAnsiTheme="minorHAnsi"/>
              <w:noProof/>
              <w:lang w:eastAsia="sv-SE"/>
            </w:rPr>
          </w:pPr>
          <w:hyperlink w:anchor="_Toc481936429" w:history="1">
            <w:r w:rsidR="00416F32" w:rsidRPr="00EC76D5">
              <w:rPr>
                <w:rStyle w:val="Hyperlnk"/>
                <w:noProof/>
              </w:rPr>
              <w:t>15.</w:t>
            </w:r>
            <w:r w:rsidR="00416F32" w:rsidRPr="00EC76D5">
              <w:rPr>
                <w:rFonts w:asciiTheme="minorHAnsi" w:eastAsiaTheme="minorEastAsia" w:hAnsiTheme="minorHAnsi"/>
                <w:noProof/>
                <w:lang w:eastAsia="sv-SE"/>
              </w:rPr>
              <w:tab/>
            </w:r>
            <w:r w:rsidR="00416F32" w:rsidRPr="00EC76D5">
              <w:rPr>
                <w:rStyle w:val="Hyperlnk"/>
                <w:noProof/>
              </w:rPr>
              <w:t>Object Code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_Toc481936429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1FAC4701" w14:textId="3F86199A" w:rsidR="00416F32" w:rsidRPr="00EC76D5" w:rsidRDefault="00E6507B">
          <w:pPr>
            <w:pStyle w:val="Innehll2"/>
            <w:tabs>
              <w:tab w:val="left" w:pos="1100"/>
              <w:tab w:val="right" w:leader="dot" w:pos="9350"/>
            </w:tabs>
            <w:rPr>
              <w:rFonts w:asciiTheme="minorHAnsi" w:eastAsiaTheme="minorEastAsia" w:hAnsiTheme="minorHAnsi"/>
              <w:noProof/>
              <w:lang w:eastAsia="sv-SE"/>
            </w:rPr>
          </w:pPr>
          <w:hyperlink w:anchor="_Toc481936430" w:history="1">
            <w:r w:rsidR="00416F32" w:rsidRPr="00EC76D5">
              <w:rPr>
                <w:rStyle w:val="Hyperlnk"/>
                <w:noProof/>
              </w:rPr>
              <w:t>15.1.</w:t>
            </w:r>
            <w:r w:rsidR="00416F32" w:rsidRPr="00EC76D5">
              <w:rPr>
                <w:rFonts w:asciiTheme="minorHAnsi" w:eastAsiaTheme="minorEastAsia" w:hAnsiTheme="minorHAnsi"/>
                <w:noProof/>
                <w:lang w:eastAsia="sv-SE"/>
              </w:rPr>
              <w:tab/>
            </w:r>
            <w:r w:rsidR="00416F32" w:rsidRPr="00EC76D5">
              <w:rPr>
                <w:rStyle w:val="Hyperlnk"/>
                <w:noProof/>
              </w:rPr>
              <w:t>Register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_Toc481936430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2F2CB686" w14:textId="53A91040" w:rsidR="00416F32" w:rsidRPr="00EC76D5" w:rsidRDefault="00E6507B">
          <w:pPr>
            <w:pStyle w:val="Innehll2"/>
            <w:tabs>
              <w:tab w:val="left" w:pos="1100"/>
              <w:tab w:val="right" w:leader="dot" w:pos="9350"/>
            </w:tabs>
            <w:rPr>
              <w:rFonts w:asciiTheme="minorHAnsi" w:eastAsiaTheme="minorEastAsia" w:hAnsiTheme="minorHAnsi"/>
              <w:noProof/>
              <w:lang w:eastAsia="sv-SE"/>
            </w:rPr>
          </w:pPr>
          <w:hyperlink w:anchor="_Toc481936431" w:history="1">
            <w:r w:rsidR="00416F32" w:rsidRPr="00EC76D5">
              <w:rPr>
                <w:rStyle w:val="Hyperlnk"/>
                <w:noProof/>
              </w:rPr>
              <w:t>15.2.</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_Toc481936431 \h </w:instrText>
            </w:r>
            <w:r w:rsidR="00416F32" w:rsidRPr="00EC76D5">
              <w:rPr>
                <w:noProof/>
                <w:webHidden/>
              </w:rPr>
            </w:r>
            <w:r w:rsidR="00416F32" w:rsidRPr="00EC76D5">
              <w:rPr>
                <w:noProof/>
                <w:webHidden/>
              </w:rPr>
              <w:fldChar w:fldCharType="separate"/>
            </w:r>
            <w:r w:rsidR="00545E00" w:rsidRPr="00EC76D5">
              <w:rPr>
                <w:noProof/>
                <w:webHidden/>
              </w:rPr>
              <w:t>265</w:t>
            </w:r>
            <w:r w:rsidR="00416F32" w:rsidRPr="00EC76D5">
              <w:rPr>
                <w:noProof/>
                <w:webHidden/>
              </w:rPr>
              <w:fldChar w:fldCharType="end"/>
            </w:r>
          </w:hyperlink>
        </w:p>
        <w:p w14:paraId="6162FF41" w14:textId="3B08D8CF" w:rsidR="00416F32" w:rsidRPr="00EC76D5" w:rsidRDefault="00E6507B">
          <w:pPr>
            <w:pStyle w:val="Innehll1"/>
            <w:rPr>
              <w:rFonts w:asciiTheme="minorHAnsi" w:eastAsiaTheme="minorEastAsia" w:hAnsiTheme="minorHAnsi"/>
              <w:noProof/>
              <w:lang w:eastAsia="sv-SE"/>
            </w:rPr>
          </w:pPr>
          <w:hyperlink w:anchor="_Toc481936432" w:history="1">
            <w:r w:rsidR="00416F32" w:rsidRPr="00EC76D5">
              <w:rPr>
                <w:rStyle w:val="Hyperlnk"/>
                <w:noProof/>
              </w:rPr>
              <w:t>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_Toc481936432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2DE752E1" w14:textId="0417E81D" w:rsidR="00416F32" w:rsidRPr="00EC76D5" w:rsidRDefault="00E6507B">
          <w:pPr>
            <w:pStyle w:val="Innehll2"/>
            <w:tabs>
              <w:tab w:val="left" w:pos="1100"/>
              <w:tab w:val="right" w:leader="dot" w:pos="9350"/>
            </w:tabs>
            <w:rPr>
              <w:rFonts w:asciiTheme="minorHAnsi" w:eastAsiaTheme="minorEastAsia" w:hAnsiTheme="minorHAnsi"/>
              <w:noProof/>
              <w:lang w:eastAsia="sv-SE"/>
            </w:rPr>
          </w:pPr>
          <w:hyperlink w:anchor="_Toc481936433" w:history="1">
            <w:r w:rsidR="00416F32" w:rsidRPr="00EC76D5">
              <w:rPr>
                <w:rStyle w:val="Hyperlnk"/>
                <w:noProof/>
              </w:rPr>
              <w:t>16.1.</w:t>
            </w:r>
            <w:r w:rsidR="00416F32" w:rsidRPr="00EC76D5">
              <w:rPr>
                <w:rFonts w:asciiTheme="minorHAnsi" w:eastAsiaTheme="minorEastAsia" w:hAnsiTheme="minorHAnsi"/>
                <w:noProof/>
                <w:lang w:eastAsia="sv-SE"/>
              </w:rPr>
              <w:tab/>
            </w:r>
            <w:r w:rsidR="00416F32" w:rsidRPr="00EC76D5">
              <w:rPr>
                <w:rStyle w:val="Hyperlnk"/>
                <w:noProof/>
              </w:rPr>
              <w:t>The Object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_Toc481936433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1E635BA8" w14:textId="6D8F6333" w:rsidR="00416F32" w:rsidRPr="00EC76D5" w:rsidRDefault="00E6507B">
          <w:pPr>
            <w:pStyle w:val="Innehll2"/>
            <w:tabs>
              <w:tab w:val="left" w:pos="1100"/>
              <w:tab w:val="right" w:leader="dot" w:pos="9350"/>
            </w:tabs>
            <w:rPr>
              <w:rFonts w:asciiTheme="minorHAnsi" w:eastAsiaTheme="minorEastAsia" w:hAnsiTheme="minorHAnsi"/>
              <w:noProof/>
              <w:lang w:eastAsia="sv-SE"/>
            </w:rPr>
          </w:pPr>
          <w:hyperlink w:anchor="_Toc481936434" w:history="1">
            <w:r w:rsidR="00416F32" w:rsidRPr="00EC76D5">
              <w:rPr>
                <w:rStyle w:val="Hyperlnk"/>
                <w:noProof/>
              </w:rPr>
              <w:t>16.2.</w:t>
            </w:r>
            <w:r w:rsidR="00416F32" w:rsidRPr="00EC76D5">
              <w:rPr>
                <w:rFonts w:asciiTheme="minorHAnsi" w:eastAsiaTheme="minorEastAsia" w:hAnsiTheme="minorHAnsi"/>
                <w:noProof/>
                <w:lang w:eastAsia="sv-SE"/>
              </w:rPr>
              <w:tab/>
            </w:r>
            <w:r w:rsidR="00416F32" w:rsidRPr="00EC76D5">
              <w:rPr>
                <w:rStyle w:val="Hyperlnk"/>
                <w:noProof/>
              </w:rPr>
              <w:t>The Object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_Toc481936434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64BFEE4E" w14:textId="3D0BB061"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435" w:history="1">
            <w:r w:rsidR="00416F32" w:rsidRPr="00EC76D5">
              <w:rPr>
                <w:rStyle w:val="Hyperlnk"/>
                <w:noProof/>
              </w:rPr>
              <w:t>16.2.1.</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_Toc481936435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322621F8" w14:textId="62032CC2" w:rsidR="00416F32" w:rsidRPr="00EC76D5" w:rsidRDefault="00E6507B">
          <w:pPr>
            <w:pStyle w:val="Innehll2"/>
            <w:tabs>
              <w:tab w:val="left" w:pos="1100"/>
              <w:tab w:val="right" w:leader="dot" w:pos="9350"/>
            </w:tabs>
            <w:rPr>
              <w:rFonts w:asciiTheme="minorHAnsi" w:eastAsiaTheme="minorEastAsia" w:hAnsiTheme="minorHAnsi"/>
              <w:noProof/>
              <w:lang w:eastAsia="sv-SE"/>
            </w:rPr>
          </w:pPr>
          <w:hyperlink w:anchor="_Toc481936436" w:history="1">
            <w:r w:rsidR="00416F32" w:rsidRPr="00EC76D5">
              <w:rPr>
                <w:rStyle w:val="Hyperlnk"/>
                <w:noProof/>
              </w:rPr>
              <w:t>16.3.</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_Toc481936436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7BF1F5B1" w14:textId="53F60A58" w:rsidR="00416F32" w:rsidRPr="00EC76D5" w:rsidRDefault="00E6507B">
          <w:pPr>
            <w:pStyle w:val="Innehll1"/>
            <w:rPr>
              <w:rFonts w:asciiTheme="minorHAnsi" w:eastAsiaTheme="minorEastAsia" w:hAnsiTheme="minorHAnsi"/>
              <w:noProof/>
              <w:lang w:eastAsia="sv-SE"/>
            </w:rPr>
          </w:pPr>
          <w:hyperlink w:anchor="_Toc481936437" w:history="1">
            <w:r w:rsidR="00416F32" w:rsidRPr="00EC76D5">
              <w:rPr>
                <w:rStyle w:val="Hyperlnk"/>
                <w:noProof/>
              </w:rPr>
              <w:t>17.</w:t>
            </w:r>
            <w:r w:rsidR="00416F32" w:rsidRPr="00EC76D5">
              <w:rPr>
                <w:rFonts w:asciiTheme="minorHAnsi" w:eastAsiaTheme="minorEastAsia" w:hAnsiTheme="minorHAnsi"/>
                <w:noProof/>
                <w:lang w:eastAsia="sv-SE"/>
              </w:rPr>
              <w:tab/>
            </w:r>
            <w:r w:rsidR="00416F32" w:rsidRPr="00EC76D5">
              <w:rPr>
                <w:rStyle w:val="Hyperlnk"/>
                <w:noProof/>
              </w:rPr>
              <w:t>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_Toc481936437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0C6B75E6" w14:textId="5AE57A95" w:rsidR="00416F32" w:rsidRPr="00EC76D5" w:rsidRDefault="00E6507B">
          <w:pPr>
            <w:pStyle w:val="Innehll2"/>
            <w:tabs>
              <w:tab w:val="left" w:pos="1100"/>
              <w:tab w:val="right" w:leader="dot" w:pos="9350"/>
            </w:tabs>
            <w:rPr>
              <w:rFonts w:asciiTheme="minorHAnsi" w:eastAsiaTheme="minorEastAsia" w:hAnsiTheme="minorHAnsi"/>
              <w:noProof/>
              <w:lang w:eastAsia="sv-SE"/>
            </w:rPr>
          </w:pPr>
          <w:hyperlink w:anchor="_Toc481936438" w:history="1">
            <w:r w:rsidR="00416F32" w:rsidRPr="00EC76D5">
              <w:rPr>
                <w:rStyle w:val="Hyperlnk"/>
                <w:noProof/>
              </w:rPr>
              <w:t>17.1.</w:t>
            </w:r>
            <w:r w:rsidR="00416F32" w:rsidRPr="00EC76D5">
              <w:rPr>
                <w:rFonts w:asciiTheme="minorHAnsi" w:eastAsiaTheme="minorEastAsia" w:hAnsiTheme="minorHAnsi"/>
                <w:noProof/>
                <w:lang w:eastAsia="sv-SE"/>
              </w:rPr>
              <w:tab/>
            </w:r>
            <w:r w:rsidR="00416F32" w:rsidRPr="00EC76D5">
              <w:rPr>
                <w:rStyle w:val="Hyperlnk"/>
                <w:noProof/>
              </w:rPr>
              <w:t>The Linker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_Toc481936438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1196AFEE" w14:textId="00C0696E"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439"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_Toc481936439 \h </w:instrText>
            </w:r>
            <w:r w:rsidR="00416F32" w:rsidRPr="00EC76D5">
              <w:rPr>
                <w:noProof/>
                <w:webHidden/>
              </w:rPr>
            </w:r>
            <w:r w:rsidR="00416F32" w:rsidRPr="00EC76D5">
              <w:rPr>
                <w:noProof/>
                <w:webHidden/>
              </w:rPr>
              <w:fldChar w:fldCharType="separate"/>
            </w:r>
            <w:r w:rsidR="00545E00" w:rsidRPr="00EC76D5">
              <w:rPr>
                <w:noProof/>
                <w:webHidden/>
              </w:rPr>
              <w:t>323</w:t>
            </w:r>
            <w:r w:rsidR="00416F32" w:rsidRPr="00EC76D5">
              <w:rPr>
                <w:noProof/>
                <w:webHidden/>
              </w:rPr>
              <w:fldChar w:fldCharType="end"/>
            </w:r>
          </w:hyperlink>
        </w:p>
        <w:p w14:paraId="5CE7F9DA" w14:textId="46CD2CE7"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440" w:history="1">
            <w:r w:rsidR="00416F32" w:rsidRPr="00EC76D5">
              <w:rPr>
                <w:rStyle w:val="Hyperlnk"/>
                <w:noProof/>
              </w:rPr>
              <w:t>17.1.2.</w:t>
            </w:r>
            <w:r w:rsidR="00416F32" w:rsidRPr="00EC76D5">
              <w:rPr>
                <w:rFonts w:asciiTheme="minorHAnsi" w:eastAsiaTheme="minorEastAsia" w:hAnsiTheme="minorHAnsi"/>
                <w:noProof/>
                <w:lang w:eastAsia="sv-SE"/>
              </w:rPr>
              <w:tab/>
            </w:r>
            <w:r w:rsidR="00416F32" w:rsidRPr="00EC76D5">
              <w:rPr>
                <w:rStyle w:val="Hyperlnk"/>
                <w:noProof/>
              </w:rPr>
              <w:t>Main Trace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_Toc481936440 \h </w:instrText>
            </w:r>
            <w:r w:rsidR="00416F32" w:rsidRPr="00EC76D5">
              <w:rPr>
                <w:noProof/>
                <w:webHidden/>
              </w:rPr>
            </w:r>
            <w:r w:rsidR="00416F32" w:rsidRPr="00EC76D5">
              <w:rPr>
                <w:noProof/>
                <w:webHidden/>
              </w:rPr>
              <w:fldChar w:fldCharType="separate"/>
            </w:r>
            <w:r w:rsidR="00545E00" w:rsidRPr="00EC76D5">
              <w:rPr>
                <w:noProof/>
                <w:webHidden/>
              </w:rPr>
              <w:t>325</w:t>
            </w:r>
            <w:r w:rsidR="00416F32" w:rsidRPr="00EC76D5">
              <w:rPr>
                <w:noProof/>
                <w:webHidden/>
              </w:rPr>
              <w:fldChar w:fldCharType="end"/>
            </w:r>
          </w:hyperlink>
        </w:p>
        <w:p w14:paraId="4A690978" w14:textId="6A6F391D" w:rsidR="00416F32" w:rsidRPr="00EC76D5" w:rsidRDefault="00E6507B">
          <w:pPr>
            <w:pStyle w:val="Innehll1"/>
            <w:rPr>
              <w:rFonts w:asciiTheme="minorHAnsi" w:eastAsiaTheme="minorEastAsia" w:hAnsiTheme="minorHAnsi"/>
              <w:noProof/>
              <w:lang w:eastAsia="sv-SE"/>
            </w:rPr>
          </w:pPr>
          <w:hyperlink w:anchor="_Toc481936441" w:history="1">
            <w:r w:rsidR="00416F32" w:rsidRPr="00EC76D5">
              <w:rPr>
                <w:rStyle w:val="Hyperlnk"/>
                <w:noProof/>
              </w:rPr>
              <w:t>18.</w:t>
            </w:r>
            <w:r w:rsidR="00416F32" w:rsidRPr="00EC76D5">
              <w:rPr>
                <w:rFonts w:asciiTheme="minorHAnsi" w:eastAsiaTheme="minorEastAsia" w:hAnsiTheme="minorHAnsi"/>
                <w:noProof/>
                <w:lang w:eastAsia="sv-SE"/>
              </w:rPr>
              <w:tab/>
            </w:r>
            <w:r w:rsidR="00416F32" w:rsidRPr="00EC76D5">
              <w:rPr>
                <w:rStyle w:val="Hyperlnk"/>
                <w:noProof/>
              </w:rPr>
              <w:t>Auxiliary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_Toc481936441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A9D224D" w14:textId="3693387E" w:rsidR="00416F32" w:rsidRPr="00EC76D5" w:rsidRDefault="00E6507B">
          <w:pPr>
            <w:pStyle w:val="Innehll2"/>
            <w:tabs>
              <w:tab w:val="left" w:pos="1100"/>
              <w:tab w:val="right" w:leader="dot" w:pos="9350"/>
            </w:tabs>
            <w:rPr>
              <w:rFonts w:asciiTheme="minorHAnsi" w:eastAsiaTheme="minorEastAsia" w:hAnsiTheme="minorHAnsi"/>
              <w:noProof/>
              <w:lang w:eastAsia="sv-SE"/>
            </w:rPr>
          </w:pPr>
          <w:hyperlink w:anchor="_Toc481936442" w:history="1">
            <w:r w:rsidR="00416F32" w:rsidRPr="00EC76D5">
              <w:rPr>
                <w:rStyle w:val="Hyperlnk"/>
                <w:noProof/>
              </w:rPr>
              <w:t>18.1.</w:t>
            </w:r>
            <w:r w:rsidR="00416F32" w:rsidRPr="00EC76D5">
              <w:rPr>
                <w:rFonts w:asciiTheme="minorHAnsi" w:eastAsiaTheme="minorEastAsia" w:hAnsiTheme="minorHAnsi"/>
                <w:noProof/>
                <w:lang w:eastAsia="sv-SE"/>
              </w:rPr>
              <w:tab/>
            </w:r>
            <w:r w:rsidR="00416F32" w:rsidRPr="00EC76D5">
              <w:rPr>
                <w:rStyle w:val="Hyperlnk"/>
                <w:noProof/>
              </w:rPr>
              <w:t>Error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_Toc481936442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939B86B" w14:textId="7AC15DB5" w:rsidR="00416F32" w:rsidRPr="00EC76D5" w:rsidRDefault="00E6507B">
          <w:pPr>
            <w:pStyle w:val="Innehll2"/>
            <w:tabs>
              <w:tab w:val="left" w:pos="1100"/>
              <w:tab w:val="right" w:leader="dot" w:pos="9350"/>
            </w:tabs>
            <w:rPr>
              <w:rFonts w:asciiTheme="minorHAnsi" w:eastAsiaTheme="minorEastAsia" w:hAnsiTheme="minorHAnsi"/>
              <w:noProof/>
              <w:lang w:eastAsia="sv-SE"/>
            </w:rPr>
          </w:pPr>
          <w:hyperlink w:anchor="_Toc481936443" w:history="1">
            <w:r w:rsidR="00416F32" w:rsidRPr="00EC76D5">
              <w:rPr>
                <w:rStyle w:val="Hyperlnk"/>
                <w:noProof/>
              </w:rPr>
              <w:t>18.2.</w:t>
            </w:r>
            <w:r w:rsidR="00416F32" w:rsidRPr="00EC76D5">
              <w:rPr>
                <w:rFonts w:asciiTheme="minorHAnsi" w:eastAsiaTheme="minorEastAsia" w:hAnsiTheme="minorHAnsi"/>
                <w:noProof/>
                <w:lang w:eastAsia="sv-SE"/>
              </w:rPr>
              <w:tab/>
            </w:r>
            <w:r w:rsidR="00416F32" w:rsidRPr="00EC76D5">
              <w:rPr>
                <w:rStyle w:val="Hyperlnk"/>
                <w:noProof/>
              </w:rPr>
              <w:t>Container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_Toc481936443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7664AF8B" w14:textId="735596B2"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444" w:history="1">
            <w:r w:rsidR="00416F32" w:rsidRPr="00EC76D5">
              <w:rPr>
                <w:rStyle w:val="Hyperlnk"/>
                <w:noProof/>
              </w:rPr>
              <w:t>18.2.1.</w:t>
            </w:r>
            <w:r w:rsidR="00416F32" w:rsidRPr="00EC76D5">
              <w:rPr>
                <w:rFonts w:asciiTheme="minorHAnsi" w:eastAsiaTheme="minorEastAsia" w:hAnsiTheme="minorHAnsi"/>
                <w:noProof/>
                <w:lang w:eastAsia="sv-SE"/>
              </w:rPr>
              <w:tab/>
            </w:r>
            <w:r w:rsidR="00416F32" w:rsidRPr="00EC76D5">
              <w:rPr>
                <w:rStyle w:val="Hyperlnk"/>
                <w:noProof/>
              </w:rPr>
              <w:t>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_Toc481936444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0FAF5D10" w14:textId="04B430F4"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445" w:history="1">
            <w:r w:rsidR="00416F32" w:rsidRPr="00EC76D5">
              <w:rPr>
                <w:rStyle w:val="Hyperlnk"/>
                <w:noProof/>
              </w:rPr>
              <w:t>18.2.2.</w:t>
            </w:r>
            <w:r w:rsidR="00416F32" w:rsidRPr="00EC76D5">
              <w:rPr>
                <w:rFonts w:asciiTheme="minorHAnsi" w:eastAsiaTheme="minorEastAsia" w:hAnsiTheme="minorHAnsi"/>
                <w:noProof/>
                <w:lang w:eastAsia="sv-SE"/>
              </w:rPr>
              <w:tab/>
            </w:r>
            <w:r w:rsidR="00416F32" w:rsidRPr="00EC76D5">
              <w:rPr>
                <w:rStyle w:val="Hyperlnk"/>
                <w:noProof/>
              </w:rPr>
              <w:t>Unordered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_Toc481936445 \h </w:instrText>
            </w:r>
            <w:r w:rsidR="00416F32" w:rsidRPr="00EC76D5">
              <w:rPr>
                <w:noProof/>
                <w:webHidden/>
              </w:rPr>
            </w:r>
            <w:r w:rsidR="00416F32" w:rsidRPr="00EC76D5">
              <w:rPr>
                <w:noProof/>
                <w:webHidden/>
              </w:rPr>
              <w:fldChar w:fldCharType="separate"/>
            </w:r>
            <w:r w:rsidR="00545E00" w:rsidRPr="00EC76D5">
              <w:rPr>
                <w:noProof/>
                <w:webHidden/>
              </w:rPr>
              <w:t>331</w:t>
            </w:r>
            <w:r w:rsidR="00416F32" w:rsidRPr="00EC76D5">
              <w:rPr>
                <w:noProof/>
                <w:webHidden/>
              </w:rPr>
              <w:fldChar w:fldCharType="end"/>
            </w:r>
          </w:hyperlink>
        </w:p>
        <w:p w14:paraId="5591E223" w14:textId="54325D7E"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446" w:history="1">
            <w:r w:rsidR="00416F32" w:rsidRPr="00EC76D5">
              <w:rPr>
                <w:rStyle w:val="Hyperlnk"/>
                <w:noProof/>
              </w:rPr>
              <w:t>18.2.3.</w:t>
            </w:r>
            <w:r w:rsidR="00416F32" w:rsidRPr="00EC76D5">
              <w:rPr>
                <w:rFonts w:asciiTheme="minorHAnsi" w:eastAsiaTheme="minorEastAsia" w:hAnsiTheme="minorHAnsi"/>
                <w:noProof/>
                <w:lang w:eastAsia="sv-SE"/>
              </w:rPr>
              <w:tab/>
            </w:r>
            <w:r w:rsidR="00416F32" w:rsidRPr="00EC76D5">
              <w:rPr>
                <w:rStyle w:val="Hyperlnk"/>
                <w:noProof/>
              </w:rPr>
              <w:t>Triple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_Toc481936446 \h </w:instrText>
            </w:r>
            <w:r w:rsidR="00416F32" w:rsidRPr="00EC76D5">
              <w:rPr>
                <w:noProof/>
                <w:webHidden/>
              </w:rPr>
            </w:r>
            <w:r w:rsidR="00416F32" w:rsidRPr="00EC76D5">
              <w:rPr>
                <w:noProof/>
                <w:webHidden/>
              </w:rPr>
              <w:fldChar w:fldCharType="separate"/>
            </w:r>
            <w:r w:rsidR="00545E00" w:rsidRPr="00EC76D5">
              <w:rPr>
                <w:noProof/>
                <w:webHidden/>
              </w:rPr>
              <w:t>332</w:t>
            </w:r>
            <w:r w:rsidR="00416F32" w:rsidRPr="00EC76D5">
              <w:rPr>
                <w:noProof/>
                <w:webHidden/>
              </w:rPr>
              <w:fldChar w:fldCharType="end"/>
            </w:r>
          </w:hyperlink>
        </w:p>
        <w:p w14:paraId="589D42D0" w14:textId="5AEE9232"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447" w:history="1">
            <w:r w:rsidR="00416F32" w:rsidRPr="00EC76D5">
              <w:rPr>
                <w:rStyle w:val="Hyperlnk"/>
                <w:noProof/>
              </w:rPr>
              <w:t>18.2.4.</w:t>
            </w:r>
            <w:r w:rsidR="00416F32" w:rsidRPr="00EC76D5">
              <w:rPr>
                <w:rFonts w:asciiTheme="minorHAnsi" w:eastAsiaTheme="minorEastAsia" w:hAnsiTheme="minorHAnsi"/>
                <w:noProof/>
                <w:lang w:eastAsia="sv-SE"/>
              </w:rPr>
              <w:tab/>
            </w:r>
            <w:r w:rsidR="00416F32" w:rsidRPr="00EC76D5">
              <w:rPr>
                <w:rStyle w:val="Hyperlnk"/>
                <w:noProof/>
              </w:rPr>
              <w:t>Tuple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_Toc481936447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24190732" w14:textId="6B6AB43B" w:rsidR="00416F32" w:rsidRPr="00EC76D5" w:rsidRDefault="00E6507B">
          <w:pPr>
            <w:pStyle w:val="Innehll2"/>
            <w:tabs>
              <w:tab w:val="left" w:pos="1100"/>
              <w:tab w:val="right" w:leader="dot" w:pos="9350"/>
            </w:tabs>
            <w:rPr>
              <w:rFonts w:asciiTheme="minorHAnsi" w:eastAsiaTheme="minorEastAsia" w:hAnsiTheme="minorHAnsi"/>
              <w:noProof/>
              <w:lang w:eastAsia="sv-SE"/>
            </w:rPr>
          </w:pPr>
          <w:hyperlink w:anchor="_Toc481936448" w:history="1">
            <w:r w:rsidR="00416F32" w:rsidRPr="00EC76D5">
              <w:rPr>
                <w:rStyle w:val="Hyperlnk"/>
                <w:noProof/>
              </w:rPr>
              <w:t>18.3.</w:t>
            </w:r>
            <w:r w:rsidR="00416F32" w:rsidRPr="00EC76D5">
              <w:rPr>
                <w:rFonts w:asciiTheme="minorHAnsi" w:eastAsiaTheme="minorEastAsia" w:hAnsiTheme="minorHAnsi"/>
                <w:noProof/>
                <w:lang w:eastAsia="sv-SE"/>
              </w:rPr>
              <w:tab/>
            </w:r>
            <w:r w:rsidR="00416F32" w:rsidRPr="00EC76D5">
              <w:rPr>
                <w:rStyle w:val="Hyperlnk"/>
                <w:noProof/>
              </w:rPr>
              <w:t>Undirected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_Toc481936448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6F35D6A3" w14:textId="18989A2D"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449" w:history="1">
            <w:r w:rsidR="00416F32" w:rsidRPr="00EC76D5">
              <w:rPr>
                <w:rStyle w:val="Hyperlnk"/>
                <w:noProof/>
              </w:rPr>
              <w:t>18.3.1.</w:t>
            </w:r>
            <w:r w:rsidR="00416F32" w:rsidRPr="00EC76D5">
              <w:rPr>
                <w:rFonts w:asciiTheme="minorHAnsi" w:eastAsiaTheme="minorEastAsia" w:hAnsiTheme="minorHAnsi"/>
                <w:noProof/>
                <w:lang w:eastAsia="sv-SE"/>
              </w:rPr>
              <w:tab/>
            </w:r>
            <w:r w:rsidR="00416F32" w:rsidRPr="00EC76D5">
              <w:rPr>
                <w:rStyle w:val="Hyperlnk"/>
                <w:noProof/>
              </w:rPr>
              <w:t>Addition and Removal of Vertices and Edges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_Toc481936449 \h </w:instrText>
            </w:r>
            <w:r w:rsidR="00416F32" w:rsidRPr="00EC76D5">
              <w:rPr>
                <w:noProof/>
                <w:webHidden/>
              </w:rPr>
            </w:r>
            <w:r w:rsidR="00416F32" w:rsidRPr="00EC76D5">
              <w:rPr>
                <w:noProof/>
                <w:webHidden/>
              </w:rPr>
              <w:fldChar w:fldCharType="separate"/>
            </w:r>
            <w:r w:rsidR="00545E00" w:rsidRPr="00EC76D5">
              <w:rPr>
                <w:noProof/>
                <w:webHidden/>
              </w:rPr>
              <w:t>334</w:t>
            </w:r>
            <w:r w:rsidR="00416F32" w:rsidRPr="00EC76D5">
              <w:rPr>
                <w:noProof/>
                <w:webHidden/>
              </w:rPr>
              <w:fldChar w:fldCharType="end"/>
            </w:r>
          </w:hyperlink>
        </w:p>
        <w:p w14:paraId="7F78245F" w14:textId="34A4DA65"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450" w:history="1">
            <w:r w:rsidR="00416F32" w:rsidRPr="00EC76D5">
              <w:rPr>
                <w:rStyle w:val="Hyperlnk"/>
                <w:noProof/>
              </w:rPr>
              <w:t>18.3.2.</w:t>
            </w:r>
            <w:r w:rsidR="00416F32" w:rsidRPr="00EC76D5">
              <w:rPr>
                <w:rFonts w:asciiTheme="minorHAnsi" w:eastAsiaTheme="minorEastAsia" w:hAnsiTheme="minorHAnsi"/>
                <w:noProof/>
                <w:lang w:eastAsia="sv-SE"/>
              </w:rPr>
              <w:tab/>
            </w:r>
            <w:r w:rsidR="00416F32" w:rsidRPr="00EC76D5">
              <w:rPr>
                <w:rStyle w:val="Hyperlnk"/>
                <w:noProof/>
              </w:rPr>
              <w:t>Graph Partition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_Toc481936450 \h </w:instrText>
            </w:r>
            <w:r w:rsidR="00416F32" w:rsidRPr="00EC76D5">
              <w:rPr>
                <w:noProof/>
                <w:webHidden/>
              </w:rPr>
            </w:r>
            <w:r w:rsidR="00416F32" w:rsidRPr="00EC76D5">
              <w:rPr>
                <w:noProof/>
                <w:webHidden/>
              </w:rPr>
              <w:fldChar w:fldCharType="separate"/>
            </w:r>
            <w:r w:rsidR="00545E00" w:rsidRPr="00EC76D5">
              <w:rPr>
                <w:noProof/>
                <w:webHidden/>
              </w:rPr>
              <w:t>335</w:t>
            </w:r>
            <w:r w:rsidR="00416F32" w:rsidRPr="00EC76D5">
              <w:rPr>
                <w:noProof/>
                <w:webHidden/>
              </w:rPr>
              <w:fldChar w:fldCharType="end"/>
            </w:r>
          </w:hyperlink>
        </w:p>
        <w:p w14:paraId="3F1845C6" w14:textId="47BF5AFF" w:rsidR="00416F32" w:rsidRPr="00EC76D5" w:rsidRDefault="00E6507B">
          <w:pPr>
            <w:pStyle w:val="Innehll2"/>
            <w:tabs>
              <w:tab w:val="left" w:pos="1100"/>
              <w:tab w:val="right" w:leader="dot" w:pos="9350"/>
            </w:tabs>
            <w:rPr>
              <w:rFonts w:asciiTheme="minorHAnsi" w:eastAsiaTheme="minorEastAsia" w:hAnsiTheme="minorHAnsi"/>
              <w:noProof/>
              <w:lang w:eastAsia="sv-SE"/>
            </w:rPr>
          </w:pPr>
          <w:hyperlink w:anchor="_Toc481936451" w:history="1">
            <w:r w:rsidR="00416F32" w:rsidRPr="00EC76D5">
              <w:rPr>
                <w:rStyle w:val="Hyperlnk"/>
                <w:noProof/>
              </w:rPr>
              <w:t>18.4.</w:t>
            </w:r>
            <w:r w:rsidR="00416F32" w:rsidRPr="00EC76D5">
              <w:rPr>
                <w:rFonts w:asciiTheme="minorHAnsi" w:eastAsiaTheme="minorEastAsia" w:hAnsiTheme="minorHAnsi"/>
                <w:noProof/>
                <w:lang w:eastAsia="sv-SE"/>
              </w:rPr>
              <w:tab/>
            </w:r>
            <w:r w:rsidR="00416F32" w:rsidRPr="00EC76D5">
              <w:rPr>
                <w:rStyle w:val="Hyperlnk"/>
                <w:noProof/>
              </w:rPr>
              <w:t>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_Toc481936451 \h </w:instrText>
            </w:r>
            <w:r w:rsidR="00416F32" w:rsidRPr="00EC76D5">
              <w:rPr>
                <w:noProof/>
                <w:webHidden/>
              </w:rPr>
            </w:r>
            <w:r w:rsidR="00416F32" w:rsidRPr="00EC76D5">
              <w:rPr>
                <w:noProof/>
                <w:webHidden/>
              </w:rPr>
              <w:fldChar w:fldCharType="separate"/>
            </w:r>
            <w:r w:rsidR="00545E00" w:rsidRPr="00EC76D5">
              <w:rPr>
                <w:noProof/>
                <w:webHidden/>
              </w:rPr>
              <w:t>336</w:t>
            </w:r>
            <w:r w:rsidR="00416F32" w:rsidRPr="00EC76D5">
              <w:rPr>
                <w:noProof/>
                <w:webHidden/>
              </w:rPr>
              <w:fldChar w:fldCharType="end"/>
            </w:r>
          </w:hyperlink>
        </w:p>
        <w:p w14:paraId="2139A11C" w14:textId="545675FD" w:rsidR="00416F32" w:rsidRPr="00EC76D5" w:rsidRDefault="00E6507B">
          <w:pPr>
            <w:pStyle w:val="Innehll1"/>
            <w:rPr>
              <w:rFonts w:asciiTheme="minorHAnsi" w:eastAsiaTheme="minorEastAsia" w:hAnsiTheme="minorHAnsi"/>
              <w:noProof/>
              <w:lang w:eastAsia="sv-SE"/>
            </w:rPr>
          </w:pPr>
          <w:hyperlink w:anchor="_Toc481936452" w:history="1">
            <w:r w:rsidR="00416F32" w:rsidRPr="00EC76D5">
              <w:rPr>
                <w:rStyle w:val="Hyperlnk"/>
                <w:noProof/>
              </w:rPr>
              <w:t>19.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_Toc481936452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AE68364" w14:textId="5D310706" w:rsidR="00416F32" w:rsidRPr="00EC76D5" w:rsidRDefault="00E6507B">
          <w:pPr>
            <w:pStyle w:val="Innehll2"/>
            <w:tabs>
              <w:tab w:val="left" w:pos="1100"/>
              <w:tab w:val="right" w:leader="dot" w:pos="9350"/>
            </w:tabs>
            <w:rPr>
              <w:rFonts w:asciiTheme="minorHAnsi" w:eastAsiaTheme="minorEastAsia" w:hAnsiTheme="minorHAnsi"/>
              <w:noProof/>
              <w:lang w:eastAsia="sv-SE"/>
            </w:rPr>
          </w:pPr>
          <w:hyperlink w:anchor="_Toc481936453" w:history="1">
            <w:r w:rsidR="00416F32" w:rsidRPr="00EC76D5">
              <w:rPr>
                <w:rStyle w:val="Hyperlnk"/>
                <w:noProof/>
              </w:rPr>
              <w:t>19.1.</w:t>
            </w:r>
            <w:r w:rsidR="00416F32" w:rsidRPr="00EC76D5">
              <w:rPr>
                <w:rFonts w:asciiTheme="minorHAnsi" w:eastAsiaTheme="minorEastAsia" w:hAnsiTheme="minorHAnsi"/>
                <w:noProof/>
                <w:lang w:eastAsia="sv-SE"/>
              </w:rPr>
              <w:tab/>
            </w:r>
            <w:r w:rsidR="00416F32" w:rsidRPr="00EC76D5">
              <w:rPr>
                <w:rStyle w:val="Hyperlnk"/>
                <w:noProof/>
              </w:rPr>
              <w:t>Integral and Floating Limits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_Toc481936453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84B7376" w14:textId="12243A3F" w:rsidR="00416F32" w:rsidRPr="00EC76D5" w:rsidRDefault="00E6507B">
          <w:pPr>
            <w:pStyle w:val="Innehll2"/>
            <w:tabs>
              <w:tab w:val="left" w:pos="1100"/>
              <w:tab w:val="right" w:leader="dot" w:pos="9350"/>
            </w:tabs>
            <w:rPr>
              <w:rFonts w:asciiTheme="minorHAnsi" w:eastAsiaTheme="minorEastAsia" w:hAnsiTheme="minorHAnsi"/>
              <w:noProof/>
              <w:lang w:eastAsia="sv-SE"/>
            </w:rPr>
          </w:pPr>
          <w:hyperlink w:anchor="_Toc481936454" w:history="1">
            <w:r w:rsidR="00416F32" w:rsidRPr="00EC76D5">
              <w:rPr>
                <w:rStyle w:val="Hyperlnk"/>
                <w:noProof/>
              </w:rPr>
              <w:t>19.2.</w:t>
            </w:r>
            <w:r w:rsidR="00416F32" w:rsidRPr="00EC76D5">
              <w:rPr>
                <w:rFonts w:asciiTheme="minorHAnsi" w:eastAsiaTheme="minorEastAsia" w:hAnsiTheme="minorHAnsi"/>
                <w:noProof/>
                <w:lang w:eastAsia="sv-SE"/>
              </w:rPr>
              <w:tab/>
            </w:r>
            <w:r w:rsidR="00416F32" w:rsidRPr="00EC76D5">
              <w:rPr>
                <w:rStyle w:val="Hyperlnk"/>
                <w:noProof/>
              </w:rPr>
              <w:t>The Assert Macro</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_Toc481936454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4199516E" w14:textId="01B27D94" w:rsidR="00416F32" w:rsidRPr="00EC76D5" w:rsidRDefault="00E6507B">
          <w:pPr>
            <w:pStyle w:val="Innehll2"/>
            <w:tabs>
              <w:tab w:val="left" w:pos="1100"/>
              <w:tab w:val="right" w:leader="dot" w:pos="9350"/>
            </w:tabs>
            <w:rPr>
              <w:rFonts w:asciiTheme="minorHAnsi" w:eastAsiaTheme="minorEastAsia" w:hAnsiTheme="minorHAnsi"/>
              <w:noProof/>
              <w:lang w:eastAsia="sv-SE"/>
            </w:rPr>
          </w:pPr>
          <w:hyperlink w:anchor="_Toc481936455" w:history="1">
            <w:r w:rsidR="00416F32" w:rsidRPr="00EC76D5">
              <w:rPr>
                <w:rStyle w:val="Hyperlnk"/>
                <w:noProof/>
              </w:rPr>
              <w:t>19.3.</w:t>
            </w:r>
            <w:r w:rsidR="00416F32" w:rsidRPr="00EC76D5">
              <w:rPr>
                <w:rFonts w:asciiTheme="minorHAnsi" w:eastAsiaTheme="minorEastAsia" w:hAnsiTheme="minorHAnsi"/>
                <w:noProof/>
                <w:lang w:eastAsia="sv-SE"/>
              </w:rPr>
              <w:tab/>
            </w:r>
            <w:r w:rsidR="00416F32" w:rsidRPr="00EC76D5">
              <w:rPr>
                <w:rStyle w:val="Hyperlnk"/>
                <w:noProof/>
              </w:rPr>
              <w:t>Locale Data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_Toc481936455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31D5C174" w14:textId="01AF088C" w:rsidR="00416F32" w:rsidRPr="00EC76D5" w:rsidRDefault="00E6507B">
          <w:pPr>
            <w:pStyle w:val="Innehll2"/>
            <w:tabs>
              <w:tab w:val="left" w:pos="1100"/>
              <w:tab w:val="right" w:leader="dot" w:pos="9350"/>
            </w:tabs>
            <w:rPr>
              <w:rFonts w:asciiTheme="minorHAnsi" w:eastAsiaTheme="minorEastAsia" w:hAnsiTheme="minorHAnsi"/>
              <w:noProof/>
              <w:lang w:eastAsia="sv-SE"/>
            </w:rPr>
          </w:pPr>
          <w:hyperlink w:anchor="_Toc481936456" w:history="1">
            <w:r w:rsidR="00416F32" w:rsidRPr="00EC76D5">
              <w:rPr>
                <w:rStyle w:val="Hyperlnk"/>
                <w:noProof/>
              </w:rPr>
              <w:t>19.4.</w:t>
            </w:r>
            <w:r w:rsidR="00416F32" w:rsidRPr="00EC76D5">
              <w:rPr>
                <w:rFonts w:asciiTheme="minorHAnsi" w:eastAsiaTheme="minorEastAsia" w:hAnsiTheme="minorHAnsi"/>
                <w:noProof/>
                <w:lang w:eastAsia="sv-SE"/>
              </w:rPr>
              <w:tab/>
            </w:r>
            <w:r w:rsidR="00416F32" w:rsidRPr="00EC76D5">
              <w:rPr>
                <w:rStyle w:val="Hyperlnk"/>
                <w:noProof/>
              </w:rPr>
              <w:t>Character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_Toc481936456 \h </w:instrText>
            </w:r>
            <w:r w:rsidR="00416F32" w:rsidRPr="00EC76D5">
              <w:rPr>
                <w:noProof/>
                <w:webHidden/>
              </w:rPr>
            </w:r>
            <w:r w:rsidR="00416F32" w:rsidRPr="00EC76D5">
              <w:rPr>
                <w:noProof/>
                <w:webHidden/>
              </w:rPr>
              <w:fldChar w:fldCharType="separate"/>
            </w:r>
            <w:r w:rsidR="00545E00" w:rsidRPr="00EC76D5">
              <w:rPr>
                <w:noProof/>
                <w:webHidden/>
              </w:rPr>
              <w:t>342</w:t>
            </w:r>
            <w:r w:rsidR="00416F32" w:rsidRPr="00EC76D5">
              <w:rPr>
                <w:noProof/>
                <w:webHidden/>
              </w:rPr>
              <w:fldChar w:fldCharType="end"/>
            </w:r>
          </w:hyperlink>
        </w:p>
        <w:p w14:paraId="706B4678" w14:textId="7A8A86E3" w:rsidR="00416F32" w:rsidRPr="00EC76D5" w:rsidRDefault="00E6507B">
          <w:pPr>
            <w:pStyle w:val="Innehll2"/>
            <w:tabs>
              <w:tab w:val="left" w:pos="1100"/>
              <w:tab w:val="right" w:leader="dot" w:pos="9350"/>
            </w:tabs>
            <w:rPr>
              <w:rFonts w:asciiTheme="minorHAnsi" w:eastAsiaTheme="minorEastAsia" w:hAnsiTheme="minorHAnsi"/>
              <w:noProof/>
              <w:lang w:eastAsia="sv-SE"/>
            </w:rPr>
          </w:pPr>
          <w:hyperlink w:anchor="_Toc481936457" w:history="1">
            <w:r w:rsidR="00416F32" w:rsidRPr="00EC76D5">
              <w:rPr>
                <w:rStyle w:val="Hyperlnk"/>
                <w:noProof/>
              </w:rPr>
              <w:t>19.5.</w:t>
            </w:r>
            <w:r w:rsidR="00416F32" w:rsidRPr="00EC76D5">
              <w:rPr>
                <w:rFonts w:asciiTheme="minorHAnsi" w:eastAsiaTheme="minorEastAsia" w:hAnsiTheme="minorHAnsi"/>
                <w:noProof/>
                <w:lang w:eastAsia="sv-SE"/>
              </w:rPr>
              <w:tab/>
            </w:r>
            <w:r w:rsidR="00416F32" w:rsidRPr="00EC76D5">
              <w:rPr>
                <w:rStyle w:val="Hyperlnk"/>
                <w:noProof/>
              </w:rPr>
              <w:t>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_Toc481936457 \h </w:instrText>
            </w:r>
            <w:r w:rsidR="00416F32" w:rsidRPr="00EC76D5">
              <w:rPr>
                <w:noProof/>
                <w:webHidden/>
              </w:rPr>
            </w:r>
            <w:r w:rsidR="00416F32" w:rsidRPr="00EC76D5">
              <w:rPr>
                <w:noProof/>
                <w:webHidden/>
              </w:rPr>
              <w:fldChar w:fldCharType="separate"/>
            </w:r>
            <w:r w:rsidR="00545E00" w:rsidRPr="00EC76D5">
              <w:rPr>
                <w:noProof/>
                <w:webHidden/>
              </w:rPr>
              <w:t>344</w:t>
            </w:r>
            <w:r w:rsidR="00416F32" w:rsidRPr="00EC76D5">
              <w:rPr>
                <w:noProof/>
                <w:webHidden/>
              </w:rPr>
              <w:fldChar w:fldCharType="end"/>
            </w:r>
          </w:hyperlink>
        </w:p>
        <w:p w14:paraId="5E7B66CC" w14:textId="6933F682" w:rsidR="00416F32" w:rsidRPr="00EC76D5" w:rsidRDefault="00E6507B">
          <w:pPr>
            <w:pStyle w:val="Innehll2"/>
            <w:tabs>
              <w:tab w:val="left" w:pos="1100"/>
              <w:tab w:val="right" w:leader="dot" w:pos="9350"/>
            </w:tabs>
            <w:rPr>
              <w:rFonts w:asciiTheme="minorHAnsi" w:eastAsiaTheme="minorEastAsia" w:hAnsiTheme="minorHAnsi"/>
              <w:noProof/>
              <w:lang w:eastAsia="sv-SE"/>
            </w:rPr>
          </w:pPr>
          <w:hyperlink w:anchor="_Toc481936458" w:history="1">
            <w:r w:rsidR="00416F32" w:rsidRPr="00EC76D5">
              <w:rPr>
                <w:rStyle w:val="Hyperlnk"/>
                <w:noProof/>
              </w:rPr>
              <w:t>19.6.</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_Toc481936458 \h </w:instrText>
            </w:r>
            <w:r w:rsidR="00416F32" w:rsidRPr="00EC76D5">
              <w:rPr>
                <w:noProof/>
                <w:webHidden/>
              </w:rPr>
            </w:r>
            <w:r w:rsidR="00416F32" w:rsidRPr="00EC76D5">
              <w:rPr>
                <w:noProof/>
                <w:webHidden/>
              </w:rPr>
              <w:fldChar w:fldCharType="separate"/>
            </w:r>
            <w:r w:rsidR="00545E00" w:rsidRPr="00EC76D5">
              <w:rPr>
                <w:noProof/>
                <w:webHidden/>
              </w:rPr>
              <w:t>350</w:t>
            </w:r>
            <w:r w:rsidR="00416F32" w:rsidRPr="00EC76D5">
              <w:rPr>
                <w:noProof/>
                <w:webHidden/>
              </w:rPr>
              <w:fldChar w:fldCharType="end"/>
            </w:r>
          </w:hyperlink>
        </w:p>
        <w:p w14:paraId="3F238E08" w14:textId="448E3110" w:rsidR="00416F32" w:rsidRPr="00EC76D5" w:rsidRDefault="00E6507B">
          <w:pPr>
            <w:pStyle w:val="Innehll2"/>
            <w:tabs>
              <w:tab w:val="left" w:pos="1100"/>
              <w:tab w:val="right" w:leader="dot" w:pos="9350"/>
            </w:tabs>
            <w:rPr>
              <w:rFonts w:asciiTheme="minorHAnsi" w:eastAsiaTheme="minorEastAsia" w:hAnsiTheme="minorHAnsi"/>
              <w:noProof/>
              <w:lang w:eastAsia="sv-SE"/>
            </w:rPr>
          </w:pPr>
          <w:hyperlink w:anchor="_Toc481936459" w:history="1">
            <w:r w:rsidR="00416F32" w:rsidRPr="00EC76D5">
              <w:rPr>
                <w:rStyle w:val="Hyperlnk"/>
                <w:noProof/>
              </w:rPr>
              <w:t>19.7.</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_Toc481936459 \h </w:instrText>
            </w:r>
            <w:r w:rsidR="00416F32" w:rsidRPr="00EC76D5">
              <w:rPr>
                <w:noProof/>
                <w:webHidden/>
              </w:rPr>
            </w:r>
            <w:r w:rsidR="00416F32" w:rsidRPr="00EC76D5">
              <w:rPr>
                <w:noProof/>
                <w:webHidden/>
              </w:rPr>
              <w:fldChar w:fldCharType="separate"/>
            </w:r>
            <w:r w:rsidR="00545E00" w:rsidRPr="00EC76D5">
              <w:rPr>
                <w:noProof/>
                <w:webHidden/>
              </w:rPr>
              <w:t>351</w:t>
            </w:r>
            <w:r w:rsidR="00416F32" w:rsidRPr="00EC76D5">
              <w:rPr>
                <w:noProof/>
                <w:webHidden/>
              </w:rPr>
              <w:fldChar w:fldCharType="end"/>
            </w:r>
          </w:hyperlink>
        </w:p>
        <w:p w14:paraId="520C8E4A" w14:textId="0D48F1F5" w:rsidR="00416F32" w:rsidRPr="00EC76D5" w:rsidRDefault="00E6507B">
          <w:pPr>
            <w:pStyle w:val="Innehll2"/>
            <w:tabs>
              <w:tab w:val="left" w:pos="1100"/>
              <w:tab w:val="right" w:leader="dot" w:pos="9350"/>
            </w:tabs>
            <w:rPr>
              <w:rFonts w:asciiTheme="minorHAnsi" w:eastAsiaTheme="minorEastAsia" w:hAnsiTheme="minorHAnsi"/>
              <w:noProof/>
              <w:lang w:eastAsia="sv-SE"/>
            </w:rPr>
          </w:pPr>
          <w:hyperlink w:anchor="_Toc481936460" w:history="1">
            <w:r w:rsidR="00416F32" w:rsidRPr="00EC76D5">
              <w:rPr>
                <w:rStyle w:val="Hyperlnk"/>
                <w:noProof/>
              </w:rPr>
              <w:t>19.8.</w:t>
            </w:r>
            <w:r w:rsidR="00416F32" w:rsidRPr="00EC76D5">
              <w:rPr>
                <w:rFonts w:asciiTheme="minorHAnsi" w:eastAsiaTheme="minorEastAsia" w:hAnsiTheme="minorHAnsi"/>
                <w:noProof/>
                <w:lang w:eastAsia="sv-SE"/>
              </w:rPr>
              <w:tab/>
            </w:r>
            <w:r w:rsidR="00416F32" w:rsidRPr="00EC76D5">
              <w:rPr>
                <w:rStyle w:val="Hyperlnk"/>
                <w:noProof/>
              </w:rPr>
              <w:t>Standard Input/Output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_Toc481936460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46BB8E5D" w14:textId="6C62346D"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461" w:history="1">
            <w:r w:rsidR="00416F32" w:rsidRPr="00EC76D5">
              <w:rPr>
                <w:rStyle w:val="Hyperlnk"/>
                <w:noProof/>
              </w:rPr>
              <w:t>19.8.1.</w:t>
            </w:r>
            <w:r w:rsidR="00416F32" w:rsidRPr="00EC76D5">
              <w:rPr>
                <w:rFonts w:asciiTheme="minorHAnsi" w:eastAsiaTheme="minorEastAsia" w:hAnsiTheme="minorHAnsi"/>
                <w:noProof/>
                <w:lang w:eastAsia="sv-SE"/>
              </w:rPr>
              <w:tab/>
            </w:r>
            <w:r w:rsidR="00416F32" w:rsidRPr="00EC76D5">
              <w:rPr>
                <w:rStyle w:val="Hyperlnk"/>
                <w:noProof/>
              </w:rPr>
              <w:t>Printing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_Toc481936461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24516BB1" w14:textId="32F37630"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462" w:history="1">
            <w:r w:rsidR="00416F32" w:rsidRPr="00EC76D5">
              <w:rPr>
                <w:rStyle w:val="Hyperlnk"/>
                <w:noProof/>
              </w:rPr>
              <w:t>19.8.2.</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_Toc481936462 \h </w:instrText>
            </w:r>
            <w:r w:rsidR="00416F32" w:rsidRPr="00EC76D5">
              <w:rPr>
                <w:noProof/>
                <w:webHidden/>
              </w:rPr>
            </w:r>
            <w:r w:rsidR="00416F32" w:rsidRPr="00EC76D5">
              <w:rPr>
                <w:noProof/>
                <w:webHidden/>
              </w:rPr>
              <w:fldChar w:fldCharType="separate"/>
            </w:r>
            <w:r w:rsidR="00545E00" w:rsidRPr="00EC76D5">
              <w:rPr>
                <w:noProof/>
                <w:webHidden/>
              </w:rPr>
              <w:t>371</w:t>
            </w:r>
            <w:r w:rsidR="00416F32" w:rsidRPr="00EC76D5">
              <w:rPr>
                <w:noProof/>
                <w:webHidden/>
              </w:rPr>
              <w:fldChar w:fldCharType="end"/>
            </w:r>
          </w:hyperlink>
        </w:p>
        <w:p w14:paraId="629D19F9" w14:textId="30A0E47F"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463" w:history="1">
            <w:r w:rsidR="00416F32" w:rsidRPr="00EC76D5">
              <w:rPr>
                <w:rStyle w:val="Hyperlnk"/>
                <w:noProof/>
              </w:rPr>
              <w:t>19.8.3.</w:t>
            </w:r>
            <w:r w:rsidR="00416F32" w:rsidRPr="00EC76D5">
              <w:rPr>
                <w:rFonts w:asciiTheme="minorHAnsi" w:eastAsiaTheme="minorEastAsia" w:hAnsiTheme="minorHAnsi"/>
                <w:noProof/>
                <w:lang w:eastAsia="sv-SE"/>
              </w:rPr>
              <w:tab/>
            </w:r>
            <w:r w:rsidR="00416F32" w:rsidRPr="00EC76D5">
              <w:rPr>
                <w:rStyle w:val="Hyperlnk"/>
                <w:noProof/>
              </w:rPr>
              <w:t>File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_Toc481936463 \h </w:instrText>
            </w:r>
            <w:r w:rsidR="00416F32" w:rsidRPr="00EC76D5">
              <w:rPr>
                <w:noProof/>
                <w:webHidden/>
              </w:rPr>
            </w:r>
            <w:r w:rsidR="00416F32" w:rsidRPr="00EC76D5">
              <w:rPr>
                <w:noProof/>
                <w:webHidden/>
              </w:rPr>
              <w:fldChar w:fldCharType="separate"/>
            </w:r>
            <w:r w:rsidR="00545E00" w:rsidRPr="00EC76D5">
              <w:rPr>
                <w:noProof/>
                <w:webHidden/>
              </w:rPr>
              <w:t>381</w:t>
            </w:r>
            <w:r w:rsidR="00416F32" w:rsidRPr="00EC76D5">
              <w:rPr>
                <w:noProof/>
                <w:webHidden/>
              </w:rPr>
              <w:fldChar w:fldCharType="end"/>
            </w:r>
          </w:hyperlink>
        </w:p>
        <w:p w14:paraId="3FFA59E5" w14:textId="43417017" w:rsidR="00416F32" w:rsidRPr="00EC76D5" w:rsidRDefault="00E6507B">
          <w:pPr>
            <w:pStyle w:val="Innehll2"/>
            <w:tabs>
              <w:tab w:val="left" w:pos="1100"/>
              <w:tab w:val="right" w:leader="dot" w:pos="9350"/>
            </w:tabs>
            <w:rPr>
              <w:rFonts w:asciiTheme="minorHAnsi" w:eastAsiaTheme="minorEastAsia" w:hAnsiTheme="minorHAnsi"/>
              <w:noProof/>
              <w:lang w:eastAsia="sv-SE"/>
            </w:rPr>
          </w:pPr>
          <w:hyperlink w:anchor="_Toc481936464" w:history="1">
            <w:r w:rsidR="00416F32" w:rsidRPr="00EC76D5">
              <w:rPr>
                <w:rStyle w:val="Hyperlnk"/>
                <w:noProof/>
              </w:rPr>
              <w:t>19.9.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_Toc481936464 \h </w:instrText>
            </w:r>
            <w:r w:rsidR="00416F32" w:rsidRPr="00EC76D5">
              <w:rPr>
                <w:noProof/>
                <w:webHidden/>
              </w:rPr>
            </w:r>
            <w:r w:rsidR="00416F32" w:rsidRPr="00EC76D5">
              <w:rPr>
                <w:noProof/>
                <w:webHidden/>
              </w:rPr>
              <w:fldChar w:fldCharType="separate"/>
            </w:r>
            <w:r w:rsidR="00545E00" w:rsidRPr="00EC76D5">
              <w:rPr>
                <w:noProof/>
                <w:webHidden/>
              </w:rPr>
              <w:t>391</w:t>
            </w:r>
            <w:r w:rsidR="00416F32" w:rsidRPr="00EC76D5">
              <w:rPr>
                <w:noProof/>
                <w:webHidden/>
              </w:rPr>
              <w:fldChar w:fldCharType="end"/>
            </w:r>
          </w:hyperlink>
        </w:p>
        <w:p w14:paraId="02578A60" w14:textId="06481F25" w:rsidR="00416F32" w:rsidRPr="00EC76D5" w:rsidRDefault="00E6507B">
          <w:pPr>
            <w:pStyle w:val="Innehll2"/>
            <w:tabs>
              <w:tab w:val="left" w:pos="1100"/>
              <w:tab w:val="right" w:leader="dot" w:pos="9350"/>
            </w:tabs>
            <w:rPr>
              <w:rFonts w:asciiTheme="minorHAnsi" w:eastAsiaTheme="minorEastAsia" w:hAnsiTheme="minorHAnsi"/>
              <w:noProof/>
              <w:lang w:eastAsia="sv-SE"/>
            </w:rPr>
          </w:pPr>
          <w:hyperlink w:anchor="_Toc481936465" w:history="1">
            <w:r w:rsidR="00416F32" w:rsidRPr="00EC76D5">
              <w:rPr>
                <w:rStyle w:val="Hyperlnk"/>
                <w:noProof/>
              </w:rPr>
              <w:t>19.10.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_Toc481936465 \h </w:instrText>
            </w:r>
            <w:r w:rsidR="00416F32" w:rsidRPr="00EC76D5">
              <w:rPr>
                <w:noProof/>
                <w:webHidden/>
              </w:rPr>
            </w:r>
            <w:r w:rsidR="00416F32" w:rsidRPr="00EC76D5">
              <w:rPr>
                <w:noProof/>
                <w:webHidden/>
              </w:rPr>
              <w:fldChar w:fldCharType="separate"/>
            </w:r>
            <w:r w:rsidR="00545E00" w:rsidRPr="00EC76D5">
              <w:rPr>
                <w:noProof/>
                <w:webHidden/>
              </w:rPr>
              <w:t>396</w:t>
            </w:r>
            <w:r w:rsidR="00416F32" w:rsidRPr="00EC76D5">
              <w:rPr>
                <w:noProof/>
                <w:webHidden/>
              </w:rPr>
              <w:fldChar w:fldCharType="end"/>
            </w:r>
          </w:hyperlink>
        </w:p>
        <w:p w14:paraId="736432BA" w14:textId="7656B138" w:rsidR="00416F32" w:rsidRPr="00EC76D5" w:rsidRDefault="00E6507B">
          <w:pPr>
            <w:pStyle w:val="Innehll1"/>
            <w:rPr>
              <w:rFonts w:asciiTheme="minorHAnsi" w:eastAsiaTheme="minorEastAsia" w:hAnsiTheme="minorHAnsi"/>
              <w:noProof/>
              <w:lang w:eastAsia="sv-SE"/>
            </w:rPr>
          </w:pPr>
          <w:hyperlink w:anchor="_Toc481936466" w:history="1">
            <w:r w:rsidR="00416F32" w:rsidRPr="00EC76D5">
              <w:rPr>
                <w:rStyle w:val="Hyperlnk"/>
                <w:noProof/>
              </w:rPr>
              <w:t>20.</w:t>
            </w:r>
            <w:r w:rsidR="00416F32" w:rsidRPr="00EC76D5">
              <w:rPr>
                <w:rFonts w:asciiTheme="minorHAnsi" w:eastAsiaTheme="minorEastAsia" w:hAnsiTheme="minorHAnsi"/>
                <w:noProof/>
                <w:lang w:eastAsia="sv-SE"/>
              </w:rPr>
              <w:tab/>
            </w:r>
            <w:r w:rsidR="00416F32" w:rsidRPr="00EC76D5">
              <w:rPr>
                <w:rStyle w:val="Hyperlnk"/>
                <w:noProof/>
              </w:rPr>
              <w:t>Main.java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_Toc481936466 \h </w:instrText>
            </w:r>
            <w:r w:rsidR="00416F32" w:rsidRPr="00EC76D5">
              <w:rPr>
                <w:noProof/>
                <w:webHidden/>
              </w:rPr>
            </w:r>
            <w:r w:rsidR="00416F32" w:rsidRPr="00EC76D5">
              <w:rPr>
                <w:noProof/>
                <w:webHidden/>
              </w:rPr>
              <w:fldChar w:fldCharType="separate"/>
            </w:r>
            <w:r w:rsidR="00545E00" w:rsidRPr="00EC76D5">
              <w:rPr>
                <w:noProof/>
                <w:webHidden/>
              </w:rPr>
              <w:t>404</w:t>
            </w:r>
            <w:r w:rsidR="00416F32" w:rsidRPr="00EC76D5">
              <w:rPr>
                <w:noProof/>
                <w:webHidden/>
              </w:rPr>
              <w:fldChar w:fldCharType="end"/>
            </w:r>
          </w:hyperlink>
        </w:p>
        <w:p w14:paraId="65FB1011" w14:textId="16B9CDFD" w:rsidR="00416F32" w:rsidRPr="00EC76D5" w:rsidRDefault="00E6507B">
          <w:pPr>
            <w:pStyle w:val="Innehll1"/>
            <w:rPr>
              <w:rFonts w:asciiTheme="minorHAnsi" w:eastAsiaTheme="minorEastAsia" w:hAnsiTheme="minorHAnsi"/>
              <w:noProof/>
              <w:lang w:eastAsia="sv-SE"/>
            </w:rPr>
          </w:pPr>
          <w:hyperlink w:anchor="_Toc481936467" w:history="1">
            <w:r w:rsidR="00416F32" w:rsidRPr="00EC76D5">
              <w:rPr>
                <w:rStyle w:val="Hyperlnk"/>
                <w:noProof/>
              </w:rPr>
              <w:t>21.</w:t>
            </w:r>
            <w:r w:rsidR="00416F32" w:rsidRPr="00EC76D5">
              <w:rPr>
                <w:rFonts w:asciiTheme="minorHAnsi" w:eastAsiaTheme="minorEastAsia" w:hAnsiTheme="minorHAnsi"/>
                <w:noProof/>
                <w:lang w:eastAsia="sv-SE"/>
              </w:rPr>
              <w:tab/>
            </w:r>
            <w:r w:rsidR="00416F32" w:rsidRPr="00EC76D5">
              <w:rPr>
                <w:rStyle w:val="Hyperlnk"/>
                <w:noProof/>
              </w:rPr>
              <w:t>The C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_Toc481936467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6BA44EBD" w14:textId="78499726" w:rsidR="00416F32" w:rsidRPr="00EC76D5" w:rsidRDefault="00E6507B">
          <w:pPr>
            <w:pStyle w:val="Innehll2"/>
            <w:tabs>
              <w:tab w:val="left" w:pos="1100"/>
              <w:tab w:val="right" w:leader="dot" w:pos="9350"/>
            </w:tabs>
            <w:rPr>
              <w:rFonts w:asciiTheme="minorHAnsi" w:eastAsiaTheme="minorEastAsia" w:hAnsiTheme="minorHAnsi"/>
              <w:noProof/>
              <w:lang w:eastAsia="sv-SE"/>
            </w:rPr>
          </w:pPr>
          <w:hyperlink w:anchor="_Toc48193646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Preprocessor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_Toc481936468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96D9E73" w14:textId="264CDA10" w:rsidR="00416F32" w:rsidRPr="00EC76D5" w:rsidRDefault="00E6507B">
          <w:pPr>
            <w:pStyle w:val="Innehll2"/>
            <w:tabs>
              <w:tab w:val="left" w:pos="1100"/>
              <w:tab w:val="right" w:leader="dot" w:pos="9350"/>
            </w:tabs>
            <w:rPr>
              <w:rFonts w:asciiTheme="minorHAnsi" w:eastAsiaTheme="minorEastAsia" w:hAnsiTheme="minorHAnsi"/>
              <w:noProof/>
              <w:lang w:eastAsia="sv-SE"/>
            </w:rPr>
          </w:pPr>
          <w:hyperlink w:anchor="_Toc48193646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Language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_Toc481936469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D6469F0" w14:textId="2467B27A" w:rsidR="00416F32" w:rsidRPr="00EC76D5" w:rsidRDefault="00E6507B">
          <w:pPr>
            <w:pStyle w:val="Innehll1"/>
            <w:rPr>
              <w:rFonts w:asciiTheme="minorHAnsi" w:eastAsiaTheme="minorEastAsia" w:hAnsiTheme="minorHAnsi"/>
              <w:noProof/>
              <w:lang w:eastAsia="sv-SE"/>
            </w:rPr>
          </w:pPr>
          <w:hyperlink w:anchor="_Toc481936470" w:history="1">
            <w:r w:rsidR="00416F32" w:rsidRPr="00EC76D5">
              <w:rPr>
                <w:rStyle w:val="Hyperlnk"/>
                <w:noProof/>
              </w:rPr>
              <w:t>22.</w:t>
            </w:r>
            <w:r w:rsidR="00416F32" w:rsidRPr="00EC76D5">
              <w:rPr>
                <w:rFonts w:asciiTheme="minorHAnsi" w:eastAsiaTheme="minorEastAsia" w:hAnsiTheme="minorHAnsi"/>
                <w:noProof/>
                <w:lang w:eastAsia="sv-SE"/>
              </w:rPr>
              <w:tab/>
            </w:r>
            <w:r w:rsidR="00416F32" w:rsidRPr="00EC76D5">
              <w:rPr>
                <w:rStyle w:val="Hyperlnk"/>
                <w:noProof/>
              </w:rPr>
              <w:t>A Crash Course in 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_Toc481936470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3040CC98" w14:textId="034674F9" w:rsidR="00416F32" w:rsidRPr="00EC76D5" w:rsidRDefault="00E6507B">
          <w:pPr>
            <w:pStyle w:val="Innehll2"/>
            <w:tabs>
              <w:tab w:val="left" w:pos="1100"/>
              <w:tab w:val="right" w:leader="dot" w:pos="9350"/>
            </w:tabs>
            <w:rPr>
              <w:rFonts w:asciiTheme="minorHAnsi" w:eastAsiaTheme="minorEastAsia" w:hAnsiTheme="minorHAnsi"/>
              <w:noProof/>
              <w:lang w:eastAsia="sv-SE"/>
            </w:rPr>
          </w:pPr>
          <w:hyperlink w:anchor="_Toc481936471" w:history="1">
            <w:r w:rsidR="00416F32" w:rsidRPr="00EC76D5">
              <w:rPr>
                <w:rStyle w:val="Hyperlnk"/>
                <w:noProof/>
              </w:rPr>
              <w:t>22.1.</w:t>
            </w:r>
            <w:r w:rsidR="00416F32" w:rsidRPr="00EC76D5">
              <w:rPr>
                <w:rFonts w:asciiTheme="minorHAnsi" w:eastAsiaTheme="minorEastAsia" w:hAnsiTheme="minorHAnsi"/>
                <w:noProof/>
                <w:lang w:eastAsia="sv-SE"/>
              </w:rPr>
              <w:tab/>
            </w:r>
            <w:r w:rsidR="00416F32" w:rsidRPr="00EC76D5">
              <w:rPr>
                <w:rStyle w:val="Hyperlnk"/>
                <w:noProof/>
              </w:rPr>
              <w:t>The Compiler and 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_Toc481936471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40F5A3BB" w14:textId="083EEA79" w:rsidR="00416F32" w:rsidRPr="00EC76D5" w:rsidRDefault="00E6507B">
          <w:pPr>
            <w:pStyle w:val="Innehll2"/>
            <w:tabs>
              <w:tab w:val="left" w:pos="1100"/>
              <w:tab w:val="right" w:leader="dot" w:pos="9350"/>
            </w:tabs>
            <w:rPr>
              <w:rFonts w:asciiTheme="minorHAnsi" w:eastAsiaTheme="minorEastAsia" w:hAnsiTheme="minorHAnsi"/>
              <w:noProof/>
              <w:lang w:eastAsia="sv-SE"/>
            </w:rPr>
          </w:pPr>
          <w:hyperlink w:anchor="_Toc481936472" w:history="1">
            <w:r w:rsidR="00416F32" w:rsidRPr="00EC76D5">
              <w:rPr>
                <w:rStyle w:val="Hyperlnk"/>
                <w:noProof/>
              </w:rPr>
              <w:t>22.2.</w:t>
            </w:r>
            <w:r w:rsidR="00416F32" w:rsidRPr="00EC76D5">
              <w:rPr>
                <w:rFonts w:asciiTheme="minorHAnsi" w:eastAsiaTheme="minorEastAsia" w:hAnsiTheme="minorHAnsi"/>
                <w:noProof/>
                <w:lang w:eastAsia="sv-SE"/>
              </w:rPr>
              <w:tab/>
            </w:r>
            <w:r w:rsidR="00416F32" w:rsidRPr="00EC76D5">
              <w:rPr>
                <w:rStyle w:val="Hyperlnk"/>
                <w:noProof/>
              </w:rPr>
              <w:t>The Hello-World Program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_Toc481936472 \h </w:instrText>
            </w:r>
            <w:r w:rsidR="00416F32" w:rsidRPr="00EC76D5">
              <w:rPr>
                <w:noProof/>
                <w:webHidden/>
              </w:rPr>
            </w:r>
            <w:r w:rsidR="00416F32" w:rsidRPr="00EC76D5">
              <w:rPr>
                <w:noProof/>
                <w:webHidden/>
              </w:rPr>
              <w:fldChar w:fldCharType="separate"/>
            </w:r>
            <w:r w:rsidR="00545E00" w:rsidRPr="00EC76D5">
              <w:rPr>
                <w:noProof/>
                <w:webHidden/>
              </w:rPr>
              <w:t>413</w:t>
            </w:r>
            <w:r w:rsidR="00416F32" w:rsidRPr="00EC76D5">
              <w:rPr>
                <w:noProof/>
                <w:webHidden/>
              </w:rPr>
              <w:fldChar w:fldCharType="end"/>
            </w:r>
          </w:hyperlink>
        </w:p>
        <w:p w14:paraId="2A9725D6" w14:textId="09140626" w:rsidR="00416F32" w:rsidRPr="00EC76D5" w:rsidRDefault="00E6507B">
          <w:pPr>
            <w:pStyle w:val="Innehll2"/>
            <w:tabs>
              <w:tab w:val="left" w:pos="1100"/>
              <w:tab w:val="right" w:leader="dot" w:pos="9350"/>
            </w:tabs>
            <w:rPr>
              <w:rFonts w:asciiTheme="minorHAnsi" w:eastAsiaTheme="minorEastAsia" w:hAnsiTheme="minorHAnsi"/>
              <w:noProof/>
              <w:lang w:eastAsia="sv-SE"/>
            </w:rPr>
          </w:pPr>
          <w:hyperlink w:anchor="_Toc481936473" w:history="1">
            <w:r w:rsidR="00416F32" w:rsidRPr="00EC76D5">
              <w:rPr>
                <w:rStyle w:val="Hyperlnk"/>
                <w:noProof/>
              </w:rPr>
              <w:t>22.3.</w:t>
            </w:r>
            <w:r w:rsidR="00416F32" w:rsidRPr="00EC76D5">
              <w:rPr>
                <w:rFonts w:asciiTheme="minorHAnsi" w:eastAsiaTheme="minorEastAsia" w:hAnsiTheme="minorHAnsi"/>
                <w:noProof/>
                <w:lang w:eastAsia="sv-SE"/>
              </w:rPr>
              <w:tab/>
            </w:r>
            <w:r w:rsidR="00416F32" w:rsidRPr="00EC76D5">
              <w:rPr>
                <w:rStyle w:val="Hyperlnk"/>
                <w:noProof/>
              </w:rPr>
              <w:t>Comments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_Toc481936473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0393419C" w14:textId="102CF459"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47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Types and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_Toc481936474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4348C05C" w14:textId="402772B7"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475"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Simple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_Toc481936475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59085639" w14:textId="01467430"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476" w:history="1">
            <w:r w:rsidR="00416F32" w:rsidRPr="00EC76D5">
              <w:rPr>
                <w:rStyle w:val="Hyperlnk"/>
                <w:noProof/>
              </w:rPr>
              <w:t>3.1.1</w:t>
            </w:r>
            <w:r w:rsidR="00416F32" w:rsidRPr="00EC76D5">
              <w:rPr>
                <w:rFonts w:asciiTheme="minorHAnsi" w:eastAsiaTheme="minorEastAsia" w:hAnsiTheme="minorHAnsi"/>
                <w:noProof/>
                <w:lang w:eastAsia="sv-SE"/>
              </w:rPr>
              <w:tab/>
            </w:r>
            <w:r w:rsidR="00416F32" w:rsidRPr="00EC76D5">
              <w:rPr>
                <w:rStyle w:val="Hyperlnk"/>
                <w:noProof/>
              </w:rPr>
              <w:t>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_Toc481936476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2FE0A984" w14:textId="733721B3"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477"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Constants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_Toc481936477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8D3FA81" w14:textId="271FB057"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478"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_Toc481936478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73E00A0" w14:textId="36A13E41"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479"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Input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_Toc481936479 \h </w:instrText>
            </w:r>
            <w:r w:rsidR="00416F32" w:rsidRPr="00EC76D5">
              <w:rPr>
                <w:noProof/>
                <w:webHidden/>
              </w:rPr>
            </w:r>
            <w:r w:rsidR="00416F32" w:rsidRPr="00EC76D5">
              <w:rPr>
                <w:noProof/>
                <w:webHidden/>
              </w:rPr>
              <w:fldChar w:fldCharType="separate"/>
            </w:r>
            <w:r w:rsidR="00545E00" w:rsidRPr="00EC76D5">
              <w:rPr>
                <w:noProof/>
                <w:webHidden/>
              </w:rPr>
              <w:t>417</w:t>
            </w:r>
            <w:r w:rsidR="00416F32" w:rsidRPr="00EC76D5">
              <w:rPr>
                <w:noProof/>
                <w:webHidden/>
              </w:rPr>
              <w:fldChar w:fldCharType="end"/>
            </w:r>
          </w:hyperlink>
        </w:p>
        <w:p w14:paraId="00AAEB32" w14:textId="7AC1437A"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48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Enumerations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_Toc481936480 \h </w:instrText>
            </w:r>
            <w:r w:rsidR="00416F32" w:rsidRPr="00EC76D5">
              <w:rPr>
                <w:noProof/>
                <w:webHidden/>
              </w:rPr>
            </w:r>
            <w:r w:rsidR="00416F32" w:rsidRPr="00EC76D5">
              <w:rPr>
                <w:noProof/>
                <w:webHidden/>
              </w:rPr>
              <w:fldChar w:fldCharType="separate"/>
            </w:r>
            <w:r w:rsidR="00545E00" w:rsidRPr="00EC76D5">
              <w:rPr>
                <w:noProof/>
                <w:webHidden/>
              </w:rPr>
              <w:t>418</w:t>
            </w:r>
            <w:r w:rsidR="00416F32" w:rsidRPr="00EC76D5">
              <w:rPr>
                <w:noProof/>
                <w:webHidden/>
              </w:rPr>
              <w:fldChar w:fldCharType="end"/>
            </w:r>
          </w:hyperlink>
        </w:p>
        <w:p w14:paraId="380D9450" w14:textId="2800C264"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481"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Arrays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_Toc481936481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7BFF8EE9" w14:textId="48931827"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482" w:history="1">
            <w:r w:rsidR="00416F32" w:rsidRPr="00EC76D5">
              <w:rPr>
                <w:rStyle w:val="Hyperlnk"/>
                <w:noProof/>
              </w:rPr>
              <w:t>9.1.1</w:t>
            </w:r>
            <w:r w:rsidR="00416F32" w:rsidRPr="00EC76D5">
              <w:rPr>
                <w:rFonts w:asciiTheme="minorHAnsi" w:eastAsiaTheme="minorEastAsia" w:hAnsiTheme="minorHAnsi"/>
                <w:noProof/>
                <w:lang w:eastAsia="sv-SE"/>
              </w:rPr>
              <w:tab/>
            </w:r>
            <w:r w:rsidR="00416F32" w:rsidRPr="00EC76D5">
              <w:rPr>
                <w:rStyle w:val="Hyperlnk"/>
                <w:noProof/>
              </w:rPr>
              <w:t>Characters and 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_Toc481936482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161A81C0" w14:textId="31321AA7"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483" w:history="1">
            <w:r w:rsidR="00416F32" w:rsidRPr="00EC76D5">
              <w:rPr>
                <w:rStyle w:val="Hyperlnk"/>
                <w:noProof/>
              </w:rPr>
              <w:t>10.1.1</w:t>
            </w:r>
            <w:r w:rsidR="00416F32" w:rsidRPr="00EC76D5">
              <w:rPr>
                <w:rFonts w:asciiTheme="minorHAnsi" w:eastAsiaTheme="minorEastAsia" w:hAnsiTheme="minorHAnsi"/>
                <w:noProof/>
                <w:lang w:eastAsia="sv-SE"/>
              </w:rPr>
              <w:tab/>
            </w:r>
            <w:r w:rsidR="00416F32" w:rsidRPr="00EC76D5">
              <w:rPr>
                <w:rStyle w:val="Hyperlnk"/>
                <w:noProof/>
              </w:rPr>
              <w:t>The ASCII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_Toc481936483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11F05508" w14:textId="197D447B"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484" w:history="1">
            <w:r w:rsidR="00416F32" w:rsidRPr="00EC76D5">
              <w:rPr>
                <w:rStyle w:val="Hyperlnk"/>
                <w:noProof/>
              </w:rPr>
              <w:t>11.1.1</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_Toc481936484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4BFAC2D0" w14:textId="508682D9"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485" w:history="1">
            <w:r w:rsidR="00416F32" w:rsidRPr="00EC76D5">
              <w:rPr>
                <w:rStyle w:val="Hyperlnk"/>
                <w:noProof/>
              </w:rPr>
              <w:t>12.1.1</w:t>
            </w:r>
            <w:r w:rsidR="00416F32" w:rsidRPr="00EC76D5">
              <w:rPr>
                <w:rFonts w:asciiTheme="minorHAnsi" w:eastAsiaTheme="minorEastAsia" w:hAnsiTheme="minorHAnsi"/>
                <w:noProof/>
                <w:lang w:eastAsia="sv-SE"/>
              </w:rPr>
              <w:tab/>
            </w:r>
            <w:r w:rsidR="00416F32" w:rsidRPr="00EC76D5">
              <w:rPr>
                <w:rStyle w:val="Hyperlnk"/>
                <w:noProof/>
              </w:rPr>
              <w:t>Pointers and Dynamic Memory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_Toc481936485 \h </w:instrText>
            </w:r>
            <w:r w:rsidR="00416F32" w:rsidRPr="00EC76D5">
              <w:rPr>
                <w:noProof/>
                <w:webHidden/>
              </w:rPr>
            </w:r>
            <w:r w:rsidR="00416F32" w:rsidRPr="00EC76D5">
              <w:rPr>
                <w:noProof/>
                <w:webHidden/>
              </w:rPr>
              <w:fldChar w:fldCharType="separate"/>
            </w:r>
            <w:r w:rsidR="00545E00" w:rsidRPr="00EC76D5">
              <w:rPr>
                <w:noProof/>
                <w:webHidden/>
              </w:rPr>
              <w:t>421</w:t>
            </w:r>
            <w:r w:rsidR="00416F32" w:rsidRPr="00EC76D5">
              <w:rPr>
                <w:noProof/>
                <w:webHidden/>
              </w:rPr>
              <w:fldChar w:fldCharType="end"/>
            </w:r>
          </w:hyperlink>
        </w:p>
        <w:p w14:paraId="6E107429" w14:textId="3DBE3E0D"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486"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Defining our own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_Toc481936486 \h </w:instrText>
            </w:r>
            <w:r w:rsidR="00416F32" w:rsidRPr="00EC76D5">
              <w:rPr>
                <w:noProof/>
                <w:webHidden/>
              </w:rPr>
            </w:r>
            <w:r w:rsidR="00416F32" w:rsidRPr="00EC76D5">
              <w:rPr>
                <w:noProof/>
                <w:webHidden/>
              </w:rPr>
              <w:fldChar w:fldCharType="separate"/>
            </w:r>
            <w:r w:rsidR="00545E00" w:rsidRPr="00EC76D5">
              <w:rPr>
                <w:noProof/>
                <w:webHidden/>
              </w:rPr>
              <w:t>423</w:t>
            </w:r>
            <w:r w:rsidR="00416F32" w:rsidRPr="00EC76D5">
              <w:rPr>
                <w:noProof/>
                <w:webHidden/>
              </w:rPr>
              <w:fldChar w:fldCharType="end"/>
            </w:r>
          </w:hyperlink>
        </w:p>
        <w:p w14:paraId="0845377E" w14:textId="51A47359"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487"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The Type 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_Toc481936487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626E9425" w14:textId="257A3325" w:rsidR="00416F32" w:rsidRPr="00EC76D5" w:rsidRDefault="00E6507B">
          <w:pPr>
            <w:pStyle w:val="Innehll2"/>
            <w:tabs>
              <w:tab w:val="left" w:pos="1100"/>
              <w:tab w:val="right" w:leader="dot" w:pos="9350"/>
            </w:tabs>
            <w:rPr>
              <w:rFonts w:asciiTheme="minorHAnsi" w:eastAsiaTheme="minorEastAsia" w:hAnsiTheme="minorHAnsi"/>
              <w:noProof/>
              <w:lang w:eastAsia="sv-SE"/>
            </w:rPr>
          </w:pPr>
          <w:hyperlink w:anchor="_Toc481936488" w:history="1">
            <w:r w:rsidR="00416F32" w:rsidRPr="00EC76D5">
              <w:rPr>
                <w:rStyle w:val="Hyperlnk"/>
                <w:noProof/>
              </w:rPr>
              <w:t>22.4.</w:t>
            </w:r>
            <w:r w:rsidR="00416F32" w:rsidRPr="00EC76D5">
              <w:rPr>
                <w:rFonts w:asciiTheme="minorHAnsi" w:eastAsiaTheme="minorEastAsia" w:hAnsiTheme="minorHAnsi"/>
                <w:noProof/>
                <w:lang w:eastAsia="sv-SE"/>
              </w:rPr>
              <w:tab/>
            </w:r>
            <w:r w:rsidR="00416F32" w:rsidRPr="00EC76D5">
              <w:rPr>
                <w:rStyle w:val="Hyperlnk"/>
                <w:noProof/>
              </w:rPr>
              <w:t>Expressions and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_Toc481936488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47363232" w14:textId="57BA58C0"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489" w:history="1">
            <w:r w:rsidR="00416F32" w:rsidRPr="00EC76D5">
              <w:rPr>
                <w:rStyle w:val="Hyperlnk"/>
                <w:noProof/>
              </w:rPr>
              <w:t>15.1.1</w:t>
            </w:r>
            <w:r w:rsidR="00416F32" w:rsidRPr="00EC76D5">
              <w:rPr>
                <w:rFonts w:asciiTheme="minorHAnsi" w:eastAsiaTheme="minorEastAsia" w:hAnsiTheme="minorHAnsi"/>
                <w:noProof/>
                <w:lang w:eastAsia="sv-SE"/>
              </w:rPr>
              <w:tab/>
            </w:r>
            <w:r w:rsidR="00416F32" w:rsidRPr="00EC76D5">
              <w:rPr>
                <w:rStyle w:val="Hyperlnk"/>
                <w:noProof/>
              </w:rPr>
              <w:t>Arithmetic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_Toc481936489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05309171" w14:textId="42A4D338"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490" w:history="1">
            <w:r w:rsidR="00416F32" w:rsidRPr="00EC76D5">
              <w:rPr>
                <w:rStyle w:val="Hyperlnk"/>
                <w:noProof/>
              </w:rPr>
              <w:t>16.1.1</w:t>
            </w:r>
            <w:r w:rsidR="00416F32" w:rsidRPr="00EC76D5">
              <w:rPr>
                <w:rFonts w:asciiTheme="minorHAnsi" w:eastAsiaTheme="minorEastAsia" w:hAnsiTheme="minorHAnsi"/>
                <w:noProof/>
                <w:lang w:eastAsia="sv-SE"/>
              </w:rPr>
              <w:tab/>
            </w:r>
            <w:r w:rsidR="00416F32" w:rsidRPr="00EC76D5">
              <w:rPr>
                <w:rStyle w:val="Hyperlnk"/>
                <w:noProof/>
              </w:rPr>
              <w:t>Pointer Arithmetic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_Toc481936490 \h </w:instrText>
            </w:r>
            <w:r w:rsidR="00416F32" w:rsidRPr="00EC76D5">
              <w:rPr>
                <w:noProof/>
                <w:webHidden/>
              </w:rPr>
            </w:r>
            <w:r w:rsidR="00416F32" w:rsidRPr="00EC76D5">
              <w:rPr>
                <w:noProof/>
                <w:webHidden/>
              </w:rPr>
              <w:fldChar w:fldCharType="separate"/>
            </w:r>
            <w:r w:rsidR="00545E00" w:rsidRPr="00EC76D5">
              <w:rPr>
                <w:noProof/>
                <w:webHidden/>
              </w:rPr>
              <w:t>425</w:t>
            </w:r>
            <w:r w:rsidR="00416F32" w:rsidRPr="00EC76D5">
              <w:rPr>
                <w:noProof/>
                <w:webHidden/>
              </w:rPr>
              <w:fldChar w:fldCharType="end"/>
            </w:r>
          </w:hyperlink>
        </w:p>
        <w:p w14:paraId="33485765" w14:textId="078C60A2"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491"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_Toc481936491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794D9222" w14:textId="22D8AFEB"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492" w:history="1">
            <w:r w:rsidR="00416F32" w:rsidRPr="00EC76D5">
              <w:rPr>
                <w:rStyle w:val="Hyperlnk"/>
                <w:noProof/>
              </w:rPr>
              <w:t>18.1.1</w:t>
            </w:r>
            <w:r w:rsidR="00416F32" w:rsidRPr="00EC76D5">
              <w:rPr>
                <w:rFonts w:asciiTheme="minorHAnsi" w:eastAsiaTheme="minorEastAsia" w:hAnsiTheme="minorHAnsi"/>
                <w:noProof/>
                <w:lang w:eastAsia="sv-SE"/>
              </w:rPr>
              <w:tab/>
            </w:r>
            <w:r w:rsidR="00416F32" w:rsidRPr="00EC76D5">
              <w:rPr>
                <w:rStyle w:val="Hyperlnk"/>
                <w:noProof/>
              </w:rPr>
              <w:t>Relational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_Toc481936492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2FEC1764" w14:textId="7ED97D2C"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493" w:history="1">
            <w:r w:rsidR="00416F32" w:rsidRPr="00EC76D5">
              <w:rPr>
                <w:rStyle w:val="Hyperlnk"/>
                <w:noProof/>
              </w:rPr>
              <w:t>19.1.1</w:t>
            </w:r>
            <w:r w:rsidR="00416F32" w:rsidRPr="00EC76D5">
              <w:rPr>
                <w:rFonts w:asciiTheme="minorHAnsi" w:eastAsiaTheme="minorEastAsia" w:hAnsiTheme="minorHAnsi"/>
                <w:noProof/>
                <w:lang w:eastAsia="sv-SE"/>
              </w:rPr>
              <w:tab/>
            </w:r>
            <w:r w:rsidR="00416F32" w:rsidRPr="00EC76D5">
              <w:rPr>
                <w:rStyle w:val="Hyperlnk"/>
                <w:noProof/>
              </w:rPr>
              <w:t>Logical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_Toc481936493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0F4A26AE" w14:textId="471EDC90"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494" w:history="1">
            <w:r w:rsidR="00416F32" w:rsidRPr="00EC76D5">
              <w:rPr>
                <w:rStyle w:val="Hyperlnk"/>
                <w:noProof/>
              </w:rPr>
              <w:t>20.1.1</w:t>
            </w:r>
            <w:r w:rsidR="00416F32" w:rsidRPr="00EC76D5">
              <w:rPr>
                <w:rFonts w:asciiTheme="minorHAnsi" w:eastAsiaTheme="minorEastAsia" w:hAnsiTheme="minorHAnsi"/>
                <w:noProof/>
                <w:lang w:eastAsia="sv-SE"/>
              </w:rPr>
              <w:tab/>
            </w:r>
            <w:r w:rsidR="00416F32" w:rsidRPr="00EC76D5">
              <w:rPr>
                <w:rStyle w:val="Hyperlnk"/>
                <w:noProof/>
              </w:rPr>
              <w:t>Bitwise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_Toc481936494 \h </w:instrText>
            </w:r>
            <w:r w:rsidR="00416F32" w:rsidRPr="00EC76D5">
              <w:rPr>
                <w:noProof/>
                <w:webHidden/>
              </w:rPr>
            </w:r>
            <w:r w:rsidR="00416F32" w:rsidRPr="00EC76D5">
              <w:rPr>
                <w:noProof/>
                <w:webHidden/>
              </w:rPr>
              <w:fldChar w:fldCharType="separate"/>
            </w:r>
            <w:r w:rsidR="00545E00" w:rsidRPr="00EC76D5">
              <w:rPr>
                <w:noProof/>
                <w:webHidden/>
              </w:rPr>
              <w:t>427</w:t>
            </w:r>
            <w:r w:rsidR="00416F32" w:rsidRPr="00EC76D5">
              <w:rPr>
                <w:noProof/>
                <w:webHidden/>
              </w:rPr>
              <w:fldChar w:fldCharType="end"/>
            </w:r>
          </w:hyperlink>
        </w:p>
        <w:p w14:paraId="2ABAA266" w14:textId="5780D0FA"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495" w:history="1">
            <w:r w:rsidR="00416F32" w:rsidRPr="00EC76D5">
              <w:rPr>
                <w:rStyle w:val="Hyperlnk"/>
                <w:noProof/>
              </w:rPr>
              <w:t>21.1.1</w:t>
            </w:r>
            <w:r w:rsidR="00416F32" w:rsidRPr="00EC76D5">
              <w:rPr>
                <w:rFonts w:asciiTheme="minorHAnsi" w:eastAsiaTheme="minorEastAsia" w:hAnsiTheme="minorHAnsi"/>
                <w:noProof/>
                <w:lang w:eastAsia="sv-SE"/>
              </w:rPr>
              <w:tab/>
            </w:r>
            <w:r w:rsidR="00416F32" w:rsidRPr="00EC76D5">
              <w:rPr>
                <w:rStyle w:val="Hyperlnk"/>
                <w:noProof/>
              </w:rPr>
              <w:t>Assignment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_Toc481936495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4F4FDF1" w14:textId="71CCC764"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496"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The Condition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_Toc481936496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5BEED0D" w14:textId="1CF40354"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497" w:history="1">
            <w:r w:rsidR="00416F32" w:rsidRPr="00EC76D5">
              <w:rPr>
                <w:rStyle w:val="Hyperlnk"/>
                <w:noProof/>
              </w:rPr>
              <w:t>23.1.1</w:t>
            </w:r>
            <w:r w:rsidR="00416F32" w:rsidRPr="00EC76D5">
              <w:rPr>
                <w:rFonts w:asciiTheme="minorHAnsi" w:eastAsiaTheme="minorEastAsia" w:hAnsiTheme="minorHAnsi"/>
                <w:noProof/>
                <w:lang w:eastAsia="sv-SE"/>
              </w:rPr>
              <w:tab/>
            </w:r>
            <w:r w:rsidR="00416F32" w:rsidRPr="00EC76D5">
              <w:rPr>
                <w:rStyle w:val="Hyperlnk"/>
                <w:noProof/>
              </w:rPr>
              <w:t>Precedence and Associatively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_Toc481936497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1898F826" w14:textId="55B4C309" w:rsidR="00416F32" w:rsidRPr="00EC76D5" w:rsidRDefault="00E6507B">
          <w:pPr>
            <w:pStyle w:val="Innehll2"/>
            <w:tabs>
              <w:tab w:val="left" w:pos="1100"/>
              <w:tab w:val="right" w:leader="dot" w:pos="9350"/>
            </w:tabs>
            <w:rPr>
              <w:rFonts w:asciiTheme="minorHAnsi" w:eastAsiaTheme="minorEastAsia" w:hAnsiTheme="minorHAnsi"/>
              <w:noProof/>
              <w:lang w:eastAsia="sv-SE"/>
            </w:rPr>
          </w:pPr>
          <w:hyperlink w:anchor="_Toc481936498" w:history="1">
            <w:r w:rsidR="00416F32" w:rsidRPr="00EC76D5">
              <w:rPr>
                <w:rStyle w:val="Hyperlnk"/>
                <w:noProof/>
              </w:rPr>
              <w:t>22.5.</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_Toc481936498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3F7476E9" w14:textId="487E7106"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499" w:history="1">
            <w:r w:rsidR="00416F32" w:rsidRPr="00EC76D5">
              <w:rPr>
                <w:rStyle w:val="Hyperlnk"/>
                <w:noProof/>
              </w:rPr>
              <w:t>24.1.1</w:t>
            </w:r>
            <w:r w:rsidR="00416F32" w:rsidRPr="00EC76D5">
              <w:rPr>
                <w:rFonts w:asciiTheme="minorHAnsi" w:eastAsiaTheme="minorEastAsia" w:hAnsiTheme="minorHAnsi"/>
                <w:noProof/>
                <w:lang w:eastAsia="sv-SE"/>
              </w:rPr>
              <w:tab/>
            </w:r>
            <w:r w:rsidR="00416F32" w:rsidRPr="00EC76D5">
              <w:rPr>
                <w:rStyle w:val="Hyperlnk"/>
                <w:noProof/>
              </w:rPr>
              <w:t>Selection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_Toc481936499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7202AFD1" w14:textId="0B7CBECC"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500" w:history="1">
            <w:r w:rsidR="00416F32" w:rsidRPr="00EC76D5">
              <w:rPr>
                <w:rStyle w:val="Hyperlnk"/>
                <w:noProof/>
              </w:rPr>
              <w:t>25.1.1</w:t>
            </w:r>
            <w:r w:rsidR="00416F32" w:rsidRPr="00EC76D5">
              <w:rPr>
                <w:rFonts w:asciiTheme="minorHAnsi" w:eastAsiaTheme="minorEastAsia" w:hAnsiTheme="minorHAnsi"/>
                <w:noProof/>
                <w:lang w:eastAsia="sv-SE"/>
              </w:rPr>
              <w:tab/>
            </w:r>
            <w:r w:rsidR="00416F32" w:rsidRPr="00EC76D5">
              <w:rPr>
                <w:rStyle w:val="Hyperlnk"/>
                <w:noProof/>
              </w:rPr>
              <w:t>Iteration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_Toc481936500 \h </w:instrText>
            </w:r>
            <w:r w:rsidR="00416F32" w:rsidRPr="00EC76D5">
              <w:rPr>
                <w:noProof/>
                <w:webHidden/>
              </w:rPr>
            </w:r>
            <w:r w:rsidR="00416F32" w:rsidRPr="00EC76D5">
              <w:rPr>
                <w:noProof/>
                <w:webHidden/>
              </w:rPr>
              <w:fldChar w:fldCharType="separate"/>
            </w:r>
            <w:r w:rsidR="00545E00" w:rsidRPr="00EC76D5">
              <w:rPr>
                <w:noProof/>
                <w:webHidden/>
              </w:rPr>
              <w:t>431</w:t>
            </w:r>
            <w:r w:rsidR="00416F32" w:rsidRPr="00EC76D5">
              <w:rPr>
                <w:noProof/>
                <w:webHidden/>
              </w:rPr>
              <w:fldChar w:fldCharType="end"/>
            </w:r>
          </w:hyperlink>
        </w:p>
        <w:p w14:paraId="6C1FE9B2" w14:textId="4478F4DD"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501" w:history="1">
            <w:r w:rsidR="00416F32" w:rsidRPr="00EC76D5">
              <w:rPr>
                <w:rStyle w:val="Hyperlnk"/>
                <w:noProof/>
              </w:rPr>
              <w:t>26.1.1</w:t>
            </w:r>
            <w:r w:rsidR="00416F32" w:rsidRPr="00EC76D5">
              <w:rPr>
                <w:rFonts w:asciiTheme="minorHAnsi" w:eastAsiaTheme="minorEastAsia" w:hAnsiTheme="minorHAnsi"/>
                <w:noProof/>
                <w:lang w:eastAsia="sv-SE"/>
              </w:rPr>
              <w:tab/>
            </w:r>
            <w:r w:rsidR="00416F32" w:rsidRPr="00EC76D5">
              <w:rPr>
                <w:rStyle w:val="Hyperlnk"/>
                <w:noProof/>
              </w:rPr>
              <w:t>Jump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_Toc481936501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1F554CC6" w14:textId="68F26652"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502" w:history="1">
            <w:r w:rsidR="00416F32" w:rsidRPr="00EC76D5">
              <w:rPr>
                <w:rStyle w:val="Hyperlnk"/>
                <w:noProof/>
              </w:rPr>
              <w:t>27.1.1</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_Toc481936502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266F0C31" w14:textId="27155CC3"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503" w:history="1">
            <w:r w:rsidR="00416F32" w:rsidRPr="00EC76D5">
              <w:rPr>
                <w:rStyle w:val="Hyperlnk"/>
                <w:noProof/>
              </w:rPr>
              <w:t>28.1.1</w:t>
            </w:r>
            <w:r w:rsidR="00416F32" w:rsidRPr="00EC76D5">
              <w:rPr>
                <w:rFonts w:asciiTheme="minorHAnsi" w:eastAsiaTheme="minorEastAsia" w:hAnsiTheme="minorHAnsi"/>
                <w:noProof/>
                <w:lang w:eastAsia="sv-SE"/>
              </w:rPr>
              <w:tab/>
            </w:r>
            <w:r w:rsidR="00416F32" w:rsidRPr="00EC76D5">
              <w:rPr>
                <w:rStyle w:val="Hyperlnk"/>
                <w:noProof/>
              </w:rPr>
              <w:t>Volatile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_Toc481936503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D33797D" w14:textId="4D6E51AE" w:rsidR="00416F32" w:rsidRPr="00EC76D5" w:rsidRDefault="00E6507B">
          <w:pPr>
            <w:pStyle w:val="Innehll2"/>
            <w:tabs>
              <w:tab w:val="left" w:pos="1100"/>
              <w:tab w:val="right" w:leader="dot" w:pos="9350"/>
            </w:tabs>
            <w:rPr>
              <w:rFonts w:asciiTheme="minorHAnsi" w:eastAsiaTheme="minorEastAsia" w:hAnsiTheme="minorHAnsi"/>
              <w:noProof/>
              <w:lang w:eastAsia="sv-SE"/>
            </w:rPr>
          </w:pPr>
          <w:hyperlink w:anchor="_Toc481936504" w:history="1">
            <w:r w:rsidR="00416F32" w:rsidRPr="00EC76D5">
              <w:rPr>
                <w:rStyle w:val="Hyperlnk"/>
                <w:noProof/>
              </w:rPr>
              <w:t>22.6.</w:t>
            </w:r>
            <w:r w:rsidR="00416F32" w:rsidRPr="00EC76D5">
              <w:rPr>
                <w:rFonts w:asciiTheme="minorHAnsi" w:eastAsiaTheme="minorEastAsia" w:hAnsiTheme="minorHAnsi"/>
                <w:noProof/>
                <w:lang w:eastAsia="sv-SE"/>
              </w:rPr>
              <w:tab/>
            </w:r>
            <w:r w:rsidR="00416F32" w:rsidRPr="00EC76D5">
              <w:rPr>
                <w:rStyle w:val="Hyperlnk"/>
                <w:noProof/>
              </w:rPr>
              <w:t>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_Toc481936504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AC8610B" w14:textId="6D0D67E8"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505" w:history="1">
            <w:r w:rsidR="00416F32" w:rsidRPr="00EC76D5">
              <w:rPr>
                <w:rStyle w:val="Hyperlnk"/>
                <w:noProof/>
              </w:rPr>
              <w:t>22.6.1.</w:t>
            </w:r>
            <w:r w:rsidR="00416F32" w:rsidRPr="00EC76D5">
              <w:rPr>
                <w:rFonts w:asciiTheme="minorHAnsi" w:eastAsiaTheme="minorEastAsia" w:hAnsiTheme="minorHAnsi"/>
                <w:noProof/>
                <w:lang w:eastAsia="sv-SE"/>
              </w:rPr>
              <w:tab/>
            </w:r>
            <w:r w:rsidR="00416F32" w:rsidRPr="00EC76D5">
              <w:rPr>
                <w:rStyle w:val="Hyperlnk"/>
                <w:noProof/>
              </w:rPr>
              <w:t>Void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_Toc481936505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443F920D" w14:textId="6FE33CA3"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506" w:history="1">
            <w:r w:rsidR="00416F32" w:rsidRPr="00EC76D5">
              <w:rPr>
                <w:rStyle w:val="Hyperlnk"/>
                <w:noProof/>
              </w:rPr>
              <w:t>22.6.2.</w:t>
            </w:r>
            <w:r w:rsidR="00416F32" w:rsidRPr="00EC76D5">
              <w:rPr>
                <w:rFonts w:asciiTheme="minorHAnsi" w:eastAsiaTheme="minorEastAsia" w:hAnsiTheme="minorHAnsi"/>
                <w:noProof/>
                <w:lang w:eastAsia="sv-SE"/>
              </w:rPr>
              <w:tab/>
            </w:r>
            <w:r w:rsidR="00416F32" w:rsidRPr="00EC76D5">
              <w:rPr>
                <w:rStyle w:val="Hyperlnk"/>
                <w:noProof/>
              </w:rPr>
              <w:t>Local and global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_Toc481936506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55D2D942" w14:textId="63EA8E73"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507" w:history="1">
            <w:r w:rsidR="00416F32" w:rsidRPr="00EC76D5">
              <w:rPr>
                <w:rStyle w:val="Hyperlnk"/>
                <w:noProof/>
              </w:rPr>
              <w:t>22.6.3.</w:t>
            </w:r>
            <w:r w:rsidR="00416F32" w:rsidRPr="00EC76D5">
              <w:rPr>
                <w:rFonts w:asciiTheme="minorHAnsi" w:eastAsiaTheme="minorEastAsia" w:hAnsiTheme="minorHAnsi"/>
                <w:noProof/>
                <w:lang w:eastAsia="sv-SE"/>
              </w:rPr>
              <w:tab/>
            </w:r>
            <w:r w:rsidR="00416F32" w:rsidRPr="00EC76D5">
              <w:rPr>
                <w:rStyle w:val="Hyperlnk"/>
                <w:noProof/>
              </w:rPr>
              <w:t>Inner Blocks with Local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_Toc481936507 \h </w:instrText>
            </w:r>
            <w:r w:rsidR="00416F32" w:rsidRPr="00EC76D5">
              <w:rPr>
                <w:noProof/>
                <w:webHidden/>
              </w:rPr>
            </w:r>
            <w:r w:rsidR="00416F32" w:rsidRPr="00EC76D5">
              <w:rPr>
                <w:noProof/>
                <w:webHidden/>
              </w:rPr>
              <w:fldChar w:fldCharType="separate"/>
            </w:r>
            <w:r w:rsidR="00545E00" w:rsidRPr="00EC76D5">
              <w:rPr>
                <w:noProof/>
                <w:webHidden/>
              </w:rPr>
              <w:t>436</w:t>
            </w:r>
            <w:r w:rsidR="00416F32" w:rsidRPr="00EC76D5">
              <w:rPr>
                <w:noProof/>
                <w:webHidden/>
              </w:rPr>
              <w:fldChar w:fldCharType="end"/>
            </w:r>
          </w:hyperlink>
        </w:p>
        <w:p w14:paraId="14E59F55" w14:textId="0000F21B"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508" w:history="1">
            <w:r w:rsidR="00416F32" w:rsidRPr="00EC76D5">
              <w:rPr>
                <w:rStyle w:val="Hyperlnk"/>
                <w:noProof/>
              </w:rPr>
              <w:t>22.6.4.</w:t>
            </w:r>
            <w:r w:rsidR="00416F32" w:rsidRPr="00EC76D5">
              <w:rPr>
                <w:rFonts w:asciiTheme="minorHAnsi" w:eastAsiaTheme="minorEastAsia" w:hAnsiTheme="minorHAnsi"/>
                <w:noProof/>
                <w:lang w:eastAsia="sv-SE"/>
              </w:rPr>
              <w:tab/>
            </w:r>
            <w:r w:rsidR="00416F32" w:rsidRPr="00EC76D5">
              <w:rPr>
                <w:rStyle w:val="Hyperlnk"/>
                <w:noProof/>
              </w:rPr>
              <w:t>Call-by-Value and Call-by-Reference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_Toc481936508 \h </w:instrText>
            </w:r>
            <w:r w:rsidR="00416F32" w:rsidRPr="00EC76D5">
              <w:rPr>
                <w:noProof/>
                <w:webHidden/>
              </w:rPr>
            </w:r>
            <w:r w:rsidR="00416F32" w:rsidRPr="00EC76D5">
              <w:rPr>
                <w:noProof/>
                <w:webHidden/>
              </w:rPr>
              <w:fldChar w:fldCharType="separate"/>
            </w:r>
            <w:r w:rsidR="00545E00" w:rsidRPr="00EC76D5">
              <w:rPr>
                <w:noProof/>
                <w:webHidden/>
              </w:rPr>
              <w:t>437</w:t>
            </w:r>
            <w:r w:rsidR="00416F32" w:rsidRPr="00EC76D5">
              <w:rPr>
                <w:noProof/>
                <w:webHidden/>
              </w:rPr>
              <w:fldChar w:fldCharType="end"/>
            </w:r>
          </w:hyperlink>
        </w:p>
        <w:p w14:paraId="481E3800" w14:textId="2ADB8AA1"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509" w:history="1">
            <w:r w:rsidR="00416F32" w:rsidRPr="00EC76D5">
              <w:rPr>
                <w:rStyle w:val="Hyperlnk"/>
                <w:noProof/>
              </w:rPr>
              <w:t>22.6.5.</w:t>
            </w:r>
            <w:r w:rsidR="00416F32" w:rsidRPr="00EC76D5">
              <w:rPr>
                <w:rFonts w:asciiTheme="minorHAnsi" w:eastAsiaTheme="minorEastAsia" w:hAnsiTheme="minorHAnsi"/>
                <w:noProof/>
                <w:lang w:eastAsia="sv-SE"/>
              </w:rPr>
              <w:tab/>
            </w:r>
            <w:r w:rsidR="00416F32" w:rsidRPr="00EC76D5">
              <w:rPr>
                <w:rStyle w:val="Hyperlnk"/>
                <w:noProof/>
              </w:rPr>
              <w:t>Static, Extern, and Register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_Toc481936509 \h </w:instrText>
            </w:r>
            <w:r w:rsidR="00416F32" w:rsidRPr="00EC76D5">
              <w:rPr>
                <w:noProof/>
                <w:webHidden/>
              </w:rPr>
            </w:r>
            <w:r w:rsidR="00416F32" w:rsidRPr="00EC76D5">
              <w:rPr>
                <w:noProof/>
                <w:webHidden/>
              </w:rPr>
              <w:fldChar w:fldCharType="separate"/>
            </w:r>
            <w:r w:rsidR="00545E00" w:rsidRPr="00EC76D5">
              <w:rPr>
                <w:noProof/>
                <w:webHidden/>
              </w:rPr>
              <w:t>439</w:t>
            </w:r>
            <w:r w:rsidR="00416F32" w:rsidRPr="00EC76D5">
              <w:rPr>
                <w:noProof/>
                <w:webHidden/>
              </w:rPr>
              <w:fldChar w:fldCharType="end"/>
            </w:r>
          </w:hyperlink>
        </w:p>
        <w:p w14:paraId="4A5733B6" w14:textId="24A3A2AD"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510" w:history="1">
            <w:r w:rsidR="00416F32" w:rsidRPr="00EC76D5">
              <w:rPr>
                <w:rStyle w:val="Hyperlnk"/>
                <w:noProof/>
              </w:rPr>
              <w:t>22.6.6.</w:t>
            </w:r>
            <w:r w:rsidR="00416F32" w:rsidRPr="00EC76D5">
              <w:rPr>
                <w:rFonts w:asciiTheme="minorHAnsi" w:eastAsiaTheme="minorEastAsia" w:hAnsiTheme="minorHAnsi"/>
                <w:noProof/>
                <w:lang w:eastAsia="sv-SE"/>
              </w:rPr>
              <w:tab/>
            </w:r>
            <w:r w:rsidR="00416F32" w:rsidRPr="00EC76D5">
              <w:rPr>
                <w:rStyle w:val="Hyperlnk"/>
                <w:noProof/>
              </w:rPr>
              <w:t>Recursion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_Toc481936510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0E67B38C" w14:textId="44AFA89C"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511" w:history="1">
            <w:r w:rsidR="00416F32" w:rsidRPr="00EC76D5">
              <w:rPr>
                <w:rStyle w:val="Hyperlnk"/>
                <w:noProof/>
              </w:rPr>
              <w:t>22.6.7.</w:t>
            </w:r>
            <w:r w:rsidR="00416F32" w:rsidRPr="00EC76D5">
              <w:rPr>
                <w:rFonts w:asciiTheme="minorHAnsi" w:eastAsiaTheme="minorEastAsia" w:hAnsiTheme="minorHAnsi"/>
                <w:noProof/>
                <w:lang w:eastAsia="sv-SE"/>
              </w:rPr>
              <w:tab/>
            </w:r>
            <w:r w:rsidR="00416F32" w:rsidRPr="00EC76D5">
              <w:rPr>
                <w:rStyle w:val="Hyperlnk"/>
                <w:noProof/>
              </w:rPr>
              <w:t>Def</w:t>
            </w:r>
            <w:r w:rsidR="002F35C1">
              <w:rPr>
                <w:rStyle w:val="Hyperlnk"/>
                <w:noProof/>
              </w:rPr>
              <w:t>initializer</w:t>
            </w:r>
            <w:r w:rsidR="00416F32" w:rsidRPr="00EC76D5">
              <w:rPr>
                <w:rStyle w:val="Hyperlnk"/>
                <w:noProof/>
              </w:rPr>
              <w:t>ion and Declaration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_Toc481936511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3B5FC0F3" w14:textId="34589940"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512" w:history="1">
            <w:r w:rsidR="00416F32" w:rsidRPr="00EC76D5">
              <w:rPr>
                <w:rStyle w:val="Hyperlnk"/>
                <w:noProof/>
              </w:rPr>
              <w:t>22.6.8.</w:t>
            </w:r>
            <w:r w:rsidR="00416F32" w:rsidRPr="00EC76D5">
              <w:rPr>
                <w:rFonts w:asciiTheme="minorHAnsi" w:eastAsiaTheme="minorEastAsia" w:hAnsiTheme="minorHAnsi"/>
                <w:noProof/>
                <w:lang w:eastAsia="sv-SE"/>
              </w:rPr>
              <w:tab/>
            </w:r>
            <w:r w:rsidR="00416F32" w:rsidRPr="00EC76D5">
              <w:rPr>
                <w:rStyle w:val="Hyperlnk"/>
                <w:noProof/>
              </w:rPr>
              <w:t>Higher-Order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_Toc481936512 \h </w:instrText>
            </w:r>
            <w:r w:rsidR="00416F32" w:rsidRPr="00EC76D5">
              <w:rPr>
                <w:noProof/>
                <w:webHidden/>
              </w:rPr>
            </w:r>
            <w:r w:rsidR="00416F32" w:rsidRPr="00EC76D5">
              <w:rPr>
                <w:noProof/>
                <w:webHidden/>
              </w:rPr>
              <w:fldChar w:fldCharType="separate"/>
            </w:r>
            <w:r w:rsidR="00545E00" w:rsidRPr="00EC76D5">
              <w:rPr>
                <w:noProof/>
                <w:webHidden/>
              </w:rPr>
              <w:t>441</w:t>
            </w:r>
            <w:r w:rsidR="00416F32" w:rsidRPr="00EC76D5">
              <w:rPr>
                <w:noProof/>
                <w:webHidden/>
              </w:rPr>
              <w:fldChar w:fldCharType="end"/>
            </w:r>
          </w:hyperlink>
        </w:p>
        <w:p w14:paraId="637A01DE" w14:textId="6EDEC4E8" w:rsidR="00416F32" w:rsidRPr="00EC76D5" w:rsidRDefault="00E6507B">
          <w:pPr>
            <w:pStyle w:val="Innehll2"/>
            <w:tabs>
              <w:tab w:val="left" w:pos="1100"/>
              <w:tab w:val="right" w:leader="dot" w:pos="9350"/>
            </w:tabs>
            <w:rPr>
              <w:rFonts w:asciiTheme="minorHAnsi" w:eastAsiaTheme="minorEastAsia" w:hAnsiTheme="minorHAnsi"/>
              <w:noProof/>
              <w:lang w:eastAsia="sv-SE"/>
            </w:rPr>
          </w:pPr>
          <w:hyperlink w:anchor="_Toc481936513" w:history="1">
            <w:r w:rsidR="00416F32" w:rsidRPr="00EC76D5">
              <w:rPr>
                <w:rStyle w:val="Hyperlnk"/>
                <w:noProof/>
              </w:rPr>
              <w:t>22.7.</w:t>
            </w:r>
            <w:r w:rsidR="00416F32" w:rsidRPr="00EC76D5">
              <w:rPr>
                <w:rFonts w:asciiTheme="minorHAnsi" w:eastAsiaTheme="minorEastAsia" w:hAnsiTheme="minorHAnsi"/>
                <w:noProof/>
                <w:lang w:eastAsia="sv-SE"/>
              </w:rPr>
              <w:tab/>
            </w:r>
            <w:r w:rsidR="00416F32" w:rsidRPr="00EC76D5">
              <w:rPr>
                <w:rStyle w:val="Hyperlnk"/>
                <w:noProof/>
              </w:rPr>
              <w:t>Structures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_Toc481936513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5AA68873" w14:textId="504A9485"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514" w:history="1">
            <w:r w:rsidR="00416F32" w:rsidRPr="00EC76D5">
              <w:rPr>
                <w:rStyle w:val="Hyperlnk"/>
                <w:noProof/>
              </w:rPr>
              <w:t>22.7.1.</w:t>
            </w:r>
            <w:r w:rsidR="00416F32" w:rsidRPr="00EC76D5">
              <w:rPr>
                <w:rFonts w:asciiTheme="minorHAnsi" w:eastAsiaTheme="minorEastAsia" w:hAnsiTheme="minorHAnsi"/>
                <w:noProof/>
                <w:lang w:eastAsia="sv-SE"/>
              </w:rPr>
              <w:tab/>
            </w:r>
            <w:r w:rsidR="00416F32" w:rsidRPr="00EC76D5">
              <w:rPr>
                <w:rStyle w:val="Hyperlnk"/>
                <w:noProof/>
              </w:rPr>
              <w:t>Stacks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_Toc481936514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41CD85B5" w14:textId="5ABF9DB8"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515" w:history="1">
            <w:r w:rsidR="00416F32" w:rsidRPr="00EC76D5">
              <w:rPr>
                <w:rStyle w:val="Hyperlnk"/>
                <w:noProof/>
              </w:rPr>
              <w:t>22.7.2.</w:t>
            </w:r>
            <w:r w:rsidR="00416F32" w:rsidRPr="00EC76D5">
              <w:rPr>
                <w:rFonts w:asciiTheme="minorHAnsi" w:eastAsiaTheme="minorEastAsia" w:hAnsiTheme="minorHAnsi"/>
                <w:noProof/>
                <w:lang w:eastAsia="sv-SE"/>
              </w:rPr>
              <w:tab/>
            </w:r>
            <w:r w:rsidR="00416F32" w:rsidRPr="00EC76D5">
              <w:rPr>
                <w:rStyle w:val="Hyperlnk"/>
                <w:noProof/>
              </w:rPr>
              <w:t>Unions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_Toc481936515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48F5A1B" w14:textId="52FA4F17" w:rsidR="00416F32" w:rsidRPr="00EC76D5" w:rsidRDefault="00E6507B">
          <w:pPr>
            <w:pStyle w:val="Innehll3"/>
            <w:tabs>
              <w:tab w:val="left" w:pos="1320"/>
              <w:tab w:val="right" w:leader="dot" w:pos="9350"/>
            </w:tabs>
            <w:rPr>
              <w:rFonts w:asciiTheme="minorHAnsi" w:eastAsiaTheme="minorEastAsia" w:hAnsiTheme="minorHAnsi"/>
              <w:noProof/>
              <w:lang w:eastAsia="sv-SE"/>
            </w:rPr>
          </w:pPr>
          <w:hyperlink w:anchor="_Toc481936516" w:history="1">
            <w:r w:rsidR="00416F32" w:rsidRPr="00EC76D5">
              <w:rPr>
                <w:rStyle w:val="Hyperlnk"/>
                <w:noProof/>
              </w:rPr>
              <w:t>22.7.3.</w:t>
            </w:r>
            <w:r w:rsidR="00416F32" w:rsidRPr="00EC76D5">
              <w:rPr>
                <w:rFonts w:asciiTheme="minorHAnsi" w:eastAsiaTheme="minorEastAsia" w:hAnsiTheme="minorHAnsi"/>
                <w:noProof/>
                <w:lang w:eastAsia="sv-SE"/>
              </w:rPr>
              <w:tab/>
            </w:r>
            <w:r w:rsidR="00416F32" w:rsidRPr="00EC76D5">
              <w:rPr>
                <w:rStyle w:val="Hyperlnk"/>
                <w:noProof/>
              </w:rPr>
              <w:t>Bitfields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_Toc481936516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A808020" w14:textId="41285B8F" w:rsidR="00416F32" w:rsidRPr="00EC76D5" w:rsidRDefault="00E6507B">
          <w:pPr>
            <w:pStyle w:val="Innehll2"/>
            <w:tabs>
              <w:tab w:val="left" w:pos="1100"/>
              <w:tab w:val="right" w:leader="dot" w:pos="9350"/>
            </w:tabs>
            <w:rPr>
              <w:rFonts w:asciiTheme="minorHAnsi" w:eastAsiaTheme="minorEastAsia" w:hAnsiTheme="minorHAnsi"/>
              <w:noProof/>
              <w:lang w:eastAsia="sv-SE"/>
            </w:rPr>
          </w:pPr>
          <w:hyperlink w:anchor="_Toc481936517" w:history="1">
            <w:r w:rsidR="00416F32" w:rsidRPr="00EC76D5">
              <w:rPr>
                <w:rStyle w:val="Hyperlnk"/>
                <w:noProof/>
              </w:rPr>
              <w:t>22.8.</w:t>
            </w:r>
            <w:r w:rsidR="00416F32" w:rsidRPr="00EC76D5">
              <w:rPr>
                <w:rFonts w:asciiTheme="minorHAnsi" w:eastAsiaTheme="minorEastAsia" w:hAnsiTheme="minorHAnsi"/>
                <w:noProof/>
                <w:lang w:eastAsia="sv-SE"/>
              </w:rPr>
              <w:tab/>
            </w:r>
            <w:r w:rsidR="00416F32" w:rsidRPr="00EC76D5">
              <w:rPr>
                <w:rStyle w:val="Hyperlnk"/>
                <w:noProof/>
              </w:rPr>
              <w:t>Structures with function 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_Toc481936517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7EBFF595" w14:textId="6407AC13" w:rsidR="00416F32" w:rsidRPr="00EC76D5" w:rsidRDefault="00E6507B">
          <w:pPr>
            <w:pStyle w:val="Innehll2"/>
            <w:tabs>
              <w:tab w:val="left" w:pos="1100"/>
              <w:tab w:val="right" w:leader="dot" w:pos="9350"/>
            </w:tabs>
            <w:rPr>
              <w:rFonts w:asciiTheme="minorHAnsi" w:eastAsiaTheme="minorEastAsia" w:hAnsiTheme="minorHAnsi"/>
              <w:noProof/>
              <w:lang w:eastAsia="sv-SE"/>
            </w:rPr>
          </w:pPr>
          <w:hyperlink w:anchor="_Toc481936518" w:history="1">
            <w:r w:rsidR="00416F32" w:rsidRPr="00EC76D5">
              <w:rPr>
                <w:rStyle w:val="Hyperlnk"/>
                <w:noProof/>
              </w:rPr>
              <w:t>22.9.</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_Toc481936518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253D4A8B" w14:textId="4CEBF974" w:rsidR="00416F32" w:rsidRPr="00EC76D5" w:rsidRDefault="00E6507B">
          <w:pPr>
            <w:pStyle w:val="Innehll2"/>
            <w:tabs>
              <w:tab w:val="left" w:pos="1100"/>
              <w:tab w:val="right" w:leader="dot" w:pos="9350"/>
            </w:tabs>
            <w:rPr>
              <w:rFonts w:asciiTheme="minorHAnsi" w:eastAsiaTheme="minorEastAsia" w:hAnsiTheme="minorHAnsi"/>
              <w:noProof/>
              <w:lang w:eastAsia="sv-SE"/>
            </w:rPr>
          </w:pPr>
          <w:hyperlink w:anchor="_Toc481936519" w:history="1">
            <w:r w:rsidR="00416F32" w:rsidRPr="00EC76D5">
              <w:rPr>
                <w:rStyle w:val="Hyperlnk"/>
                <w:noProof/>
              </w:rPr>
              <w:t>22.10.</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_Toc481936519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3B618240" w14:textId="54E320AA" w:rsidR="00416F32" w:rsidRPr="00EC76D5" w:rsidRDefault="00E6507B">
          <w:pPr>
            <w:pStyle w:val="Innehll3"/>
            <w:tabs>
              <w:tab w:val="left" w:pos="1540"/>
              <w:tab w:val="right" w:leader="dot" w:pos="9350"/>
            </w:tabs>
            <w:rPr>
              <w:rFonts w:asciiTheme="minorHAnsi" w:eastAsiaTheme="minorEastAsia" w:hAnsiTheme="minorHAnsi"/>
              <w:noProof/>
              <w:lang w:eastAsia="sv-SE"/>
            </w:rPr>
          </w:pPr>
          <w:hyperlink w:anchor="_Toc481936520" w:history="1">
            <w:r w:rsidR="00416F32" w:rsidRPr="00EC76D5">
              <w:rPr>
                <w:rStyle w:val="Hyperlnk"/>
                <w:noProof/>
              </w:rPr>
              <w:t>22.10.1.</w:t>
            </w:r>
            <w:r w:rsidR="00416F32" w:rsidRPr="00EC76D5">
              <w:rPr>
                <w:rFonts w:asciiTheme="minorHAnsi" w:eastAsiaTheme="minorEastAsia" w:hAnsiTheme="minorHAnsi"/>
                <w:noProof/>
                <w:lang w:eastAsia="sv-SE"/>
              </w:rPr>
              <w:tab/>
            </w:r>
            <w:r w:rsidR="00416F32" w:rsidRPr="00EC76D5">
              <w:rPr>
                <w:rStyle w:val="Hyperlnk"/>
                <w:noProof/>
              </w:rPr>
              <w:t>File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_Toc481936520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26CE9D3B" w14:textId="602A65AA" w:rsidR="00416F32" w:rsidRPr="00EC76D5" w:rsidRDefault="00E6507B">
          <w:pPr>
            <w:pStyle w:val="Innehll3"/>
            <w:tabs>
              <w:tab w:val="left" w:pos="1540"/>
              <w:tab w:val="right" w:leader="dot" w:pos="9350"/>
            </w:tabs>
            <w:rPr>
              <w:rFonts w:asciiTheme="minorHAnsi" w:eastAsiaTheme="minorEastAsia" w:hAnsiTheme="minorHAnsi"/>
              <w:noProof/>
              <w:lang w:eastAsia="sv-SE"/>
            </w:rPr>
          </w:pPr>
          <w:hyperlink w:anchor="_Toc481936521" w:history="1">
            <w:r w:rsidR="00416F32" w:rsidRPr="00EC76D5">
              <w:rPr>
                <w:rStyle w:val="Hyperlnk"/>
                <w:noProof/>
              </w:rPr>
              <w:t>22.10.2.</w:t>
            </w:r>
            <w:r w:rsidR="00416F32" w:rsidRPr="00EC76D5">
              <w:rPr>
                <w:rFonts w:asciiTheme="minorHAnsi" w:eastAsiaTheme="minorEastAsia" w:hAnsiTheme="minorHAnsi"/>
                <w:noProof/>
                <w:lang w:eastAsia="sv-SE"/>
              </w:rPr>
              <w:tab/>
            </w:r>
            <w:r w:rsidR="00416F32" w:rsidRPr="00EC76D5">
              <w:rPr>
                <w:rStyle w:val="Hyperlnk"/>
                <w:noProof/>
              </w:rPr>
              <w:t>Program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_Toc481936521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5F729AF3" w14:textId="50C378AF" w:rsidR="00416F32" w:rsidRPr="00EC76D5" w:rsidRDefault="00E6507B">
          <w:pPr>
            <w:pStyle w:val="Innehll3"/>
            <w:tabs>
              <w:tab w:val="left" w:pos="1540"/>
              <w:tab w:val="right" w:leader="dot" w:pos="9350"/>
            </w:tabs>
            <w:rPr>
              <w:rFonts w:asciiTheme="minorHAnsi" w:eastAsiaTheme="minorEastAsia" w:hAnsiTheme="minorHAnsi"/>
              <w:noProof/>
              <w:lang w:eastAsia="sv-SE"/>
            </w:rPr>
          </w:pPr>
          <w:hyperlink w:anchor="_Toc481936522" w:history="1">
            <w:r w:rsidR="00416F32" w:rsidRPr="00EC76D5">
              <w:rPr>
                <w:rStyle w:val="Hyperlnk"/>
                <w:noProof/>
              </w:rPr>
              <w:t>22.10.3.</w:t>
            </w:r>
            <w:r w:rsidR="00416F32" w:rsidRPr="00EC76D5">
              <w:rPr>
                <w:rFonts w:asciiTheme="minorHAnsi" w:eastAsiaTheme="minorEastAsia" w:hAnsiTheme="minorHAnsi"/>
                <w:noProof/>
                <w:lang w:eastAsia="sv-SE"/>
              </w:rPr>
              <w:tab/>
            </w:r>
            <w:r w:rsidR="00416F32" w:rsidRPr="00EC76D5">
              <w:rPr>
                <w:rStyle w:val="Hyperlnk"/>
                <w:noProof/>
              </w:rPr>
              <w:t>Environment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_Toc481936522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4AAF5729" w14:textId="0911B213" w:rsidR="00416F32" w:rsidRPr="00EC76D5" w:rsidRDefault="00E6507B">
          <w:pPr>
            <w:pStyle w:val="Innehll3"/>
            <w:tabs>
              <w:tab w:val="left" w:pos="1540"/>
              <w:tab w:val="right" w:leader="dot" w:pos="9350"/>
            </w:tabs>
            <w:rPr>
              <w:rFonts w:asciiTheme="minorHAnsi" w:eastAsiaTheme="minorEastAsia" w:hAnsiTheme="minorHAnsi"/>
              <w:noProof/>
              <w:lang w:eastAsia="sv-SE"/>
            </w:rPr>
          </w:pPr>
          <w:hyperlink w:anchor="_Toc481936523" w:history="1">
            <w:r w:rsidR="00416F32" w:rsidRPr="00EC76D5">
              <w:rPr>
                <w:rStyle w:val="Hyperlnk"/>
                <w:noProof/>
              </w:rPr>
              <w:t>22.10.4.</w:t>
            </w:r>
            <w:r w:rsidR="00416F32" w:rsidRPr="00EC76D5">
              <w:rPr>
                <w:rFonts w:asciiTheme="minorHAnsi" w:eastAsiaTheme="minorEastAsia" w:hAnsiTheme="minorHAnsi"/>
                <w:noProof/>
                <w:lang w:eastAsia="sv-SE"/>
              </w:rPr>
              <w:tab/>
            </w:r>
            <w:r w:rsidR="00416F32" w:rsidRPr="00EC76D5">
              <w:rPr>
                <w:rStyle w:val="Hyperlnk"/>
                <w:noProof/>
              </w:rPr>
              <w:t>Searching and Sorting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_Toc481936523 \h </w:instrText>
            </w:r>
            <w:r w:rsidR="00416F32" w:rsidRPr="00EC76D5">
              <w:rPr>
                <w:noProof/>
                <w:webHidden/>
              </w:rPr>
            </w:r>
            <w:r w:rsidR="00416F32" w:rsidRPr="00EC76D5">
              <w:rPr>
                <w:noProof/>
                <w:webHidden/>
              </w:rPr>
              <w:fldChar w:fldCharType="separate"/>
            </w:r>
            <w:r w:rsidR="00545E00" w:rsidRPr="00EC76D5">
              <w:rPr>
                <w:noProof/>
                <w:webHidden/>
              </w:rPr>
              <w:t>451</w:t>
            </w:r>
            <w:r w:rsidR="00416F32" w:rsidRPr="00EC76D5">
              <w:rPr>
                <w:noProof/>
                <w:webHidden/>
              </w:rPr>
              <w:fldChar w:fldCharType="end"/>
            </w:r>
          </w:hyperlink>
        </w:p>
        <w:p w14:paraId="43AF958A" w14:textId="3EAC5852" w:rsidR="00416F32" w:rsidRPr="00EC76D5" w:rsidRDefault="00E6507B">
          <w:pPr>
            <w:pStyle w:val="Innehll3"/>
            <w:tabs>
              <w:tab w:val="left" w:pos="1540"/>
              <w:tab w:val="right" w:leader="dot" w:pos="9350"/>
            </w:tabs>
            <w:rPr>
              <w:rFonts w:asciiTheme="minorHAnsi" w:eastAsiaTheme="minorEastAsia" w:hAnsiTheme="minorHAnsi"/>
              <w:noProof/>
              <w:lang w:eastAsia="sv-SE"/>
            </w:rPr>
          </w:pPr>
          <w:hyperlink w:anchor="_Toc481936524" w:history="1">
            <w:r w:rsidR="00416F32" w:rsidRPr="00EC76D5">
              <w:rPr>
                <w:rStyle w:val="Hyperlnk"/>
                <w:noProof/>
              </w:rPr>
              <w:t>22.10.5.</w:t>
            </w:r>
            <w:r w:rsidR="00416F32" w:rsidRPr="00EC76D5">
              <w:rPr>
                <w:rFonts w:asciiTheme="minorHAnsi" w:eastAsiaTheme="minorEastAsia" w:hAnsiTheme="minorHAnsi"/>
                <w:noProof/>
                <w:lang w:eastAsia="sv-SE"/>
              </w:rPr>
              <w:tab/>
            </w:r>
            <w:r w:rsidR="00416F32" w:rsidRPr="00EC76D5">
              <w:rPr>
                <w:rStyle w:val="Hyperlnk"/>
                <w:noProof/>
              </w:rPr>
              <w:t>Functions with Variable Number of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_Toc481936524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42089A36" w14:textId="48490697" w:rsidR="00416F32" w:rsidRPr="00EC76D5" w:rsidRDefault="00E6507B">
          <w:pPr>
            <w:pStyle w:val="Innehll3"/>
            <w:tabs>
              <w:tab w:val="left" w:pos="1540"/>
              <w:tab w:val="right" w:leader="dot" w:pos="9350"/>
            </w:tabs>
            <w:rPr>
              <w:rFonts w:asciiTheme="minorHAnsi" w:eastAsiaTheme="minorEastAsia" w:hAnsiTheme="minorHAnsi"/>
              <w:noProof/>
              <w:lang w:eastAsia="sv-SE"/>
            </w:rPr>
          </w:pPr>
          <w:hyperlink w:anchor="_Toc481936525" w:history="1">
            <w:r w:rsidR="00416F32" w:rsidRPr="00EC76D5">
              <w:rPr>
                <w:rStyle w:val="Hyperlnk"/>
                <w:noProof/>
              </w:rPr>
              <w:t>22.10.6.</w:t>
            </w:r>
            <w:r w:rsidR="00416F32" w:rsidRPr="00EC76D5">
              <w:rPr>
                <w:rFonts w:asciiTheme="minorHAnsi" w:eastAsiaTheme="minorEastAsia" w:hAnsiTheme="minorHAnsi"/>
                <w:noProof/>
                <w:lang w:eastAsia="sv-SE"/>
              </w:rPr>
              <w:tab/>
            </w:r>
            <w:r w:rsidR="00416F32" w:rsidRPr="00EC76D5">
              <w:rPr>
                <w:rStyle w:val="Hyperlnk"/>
                <w:noProof/>
              </w:rPr>
              <w:t>String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_Toc481936525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5F10E39B" w14:textId="62CA653A" w:rsidR="00416F32" w:rsidRPr="00EC76D5" w:rsidRDefault="00E6507B">
          <w:pPr>
            <w:pStyle w:val="Innehll3"/>
            <w:tabs>
              <w:tab w:val="left" w:pos="1540"/>
              <w:tab w:val="right" w:leader="dot" w:pos="9350"/>
            </w:tabs>
            <w:rPr>
              <w:rFonts w:asciiTheme="minorHAnsi" w:eastAsiaTheme="minorEastAsia" w:hAnsiTheme="minorHAnsi"/>
              <w:noProof/>
              <w:lang w:eastAsia="sv-SE"/>
            </w:rPr>
          </w:pPr>
          <w:hyperlink w:anchor="_Toc481936526" w:history="1">
            <w:r w:rsidR="00416F32" w:rsidRPr="00EC76D5">
              <w:rPr>
                <w:rStyle w:val="Hyperlnk"/>
                <w:noProof/>
              </w:rPr>
              <w:t>22.10.7.</w:t>
            </w:r>
            <w:r w:rsidR="00416F32" w:rsidRPr="00EC76D5">
              <w:rPr>
                <w:rFonts w:asciiTheme="minorHAnsi" w:eastAsiaTheme="minorEastAsia" w:hAnsiTheme="minorHAnsi"/>
                <w:noProof/>
                <w:lang w:eastAsia="sv-SE"/>
              </w:rPr>
              <w:tab/>
            </w:r>
            <w:r w:rsidR="00416F32" w:rsidRPr="00EC76D5">
              <w:rPr>
                <w:rStyle w:val="Hyperlnk"/>
                <w:noProof/>
              </w:rPr>
              <w:t>Memory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_Toc481936526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25F890EB" w14:textId="7FC7CAFB" w:rsidR="00416F32" w:rsidRPr="00EC76D5" w:rsidRDefault="00E6507B">
          <w:pPr>
            <w:pStyle w:val="Innehll3"/>
            <w:tabs>
              <w:tab w:val="left" w:pos="1540"/>
              <w:tab w:val="right" w:leader="dot" w:pos="9350"/>
            </w:tabs>
            <w:rPr>
              <w:rFonts w:asciiTheme="minorHAnsi" w:eastAsiaTheme="minorEastAsia" w:hAnsiTheme="minorHAnsi"/>
              <w:noProof/>
              <w:lang w:eastAsia="sv-SE"/>
            </w:rPr>
          </w:pPr>
          <w:hyperlink w:anchor="_Toc481936527" w:history="1">
            <w:r w:rsidR="00416F32" w:rsidRPr="00EC76D5">
              <w:rPr>
                <w:rStyle w:val="Hyperlnk"/>
                <w:noProof/>
              </w:rPr>
              <w:t>22.10.8.</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_Toc481936527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4BDC5885" w14:textId="0A8FC1EC" w:rsidR="00416F32" w:rsidRPr="00EC76D5" w:rsidRDefault="00E6507B">
          <w:pPr>
            <w:pStyle w:val="Innehll3"/>
            <w:tabs>
              <w:tab w:val="left" w:pos="1540"/>
              <w:tab w:val="right" w:leader="dot" w:pos="9350"/>
            </w:tabs>
            <w:rPr>
              <w:rFonts w:asciiTheme="minorHAnsi" w:eastAsiaTheme="minorEastAsia" w:hAnsiTheme="minorHAnsi"/>
              <w:noProof/>
              <w:lang w:eastAsia="sv-SE"/>
            </w:rPr>
          </w:pPr>
          <w:hyperlink w:anchor="_Toc481936528" w:history="1">
            <w:r w:rsidR="00416F32" w:rsidRPr="00EC76D5">
              <w:rPr>
                <w:rStyle w:val="Hyperlnk"/>
                <w:noProof/>
              </w:rPr>
              <w:t>22.10.9.</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_Toc481936528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5F3CB54A" w14:textId="08A64837" w:rsidR="00416F32" w:rsidRPr="00EC76D5" w:rsidRDefault="00E6507B">
          <w:pPr>
            <w:pStyle w:val="Innehll3"/>
            <w:tabs>
              <w:tab w:val="left" w:pos="1540"/>
              <w:tab w:val="right" w:leader="dot" w:pos="9350"/>
            </w:tabs>
            <w:rPr>
              <w:rFonts w:asciiTheme="minorHAnsi" w:eastAsiaTheme="minorEastAsia" w:hAnsiTheme="minorHAnsi"/>
              <w:noProof/>
              <w:lang w:eastAsia="sv-SE"/>
            </w:rPr>
          </w:pPr>
          <w:hyperlink w:anchor="_Toc481936529" w:history="1">
            <w:r w:rsidR="00416F32" w:rsidRPr="00EC76D5">
              <w:rPr>
                <w:rStyle w:val="Hyperlnk"/>
                <w:noProof/>
              </w:rPr>
              <w:t>22.10.10.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_Toc481936529 \h </w:instrText>
            </w:r>
            <w:r w:rsidR="00416F32" w:rsidRPr="00EC76D5">
              <w:rPr>
                <w:noProof/>
                <w:webHidden/>
              </w:rPr>
            </w:r>
            <w:r w:rsidR="00416F32" w:rsidRPr="00EC76D5">
              <w:rPr>
                <w:noProof/>
                <w:webHidden/>
              </w:rPr>
              <w:fldChar w:fldCharType="separate"/>
            </w:r>
            <w:r w:rsidR="00545E00" w:rsidRPr="00EC76D5">
              <w:rPr>
                <w:noProof/>
                <w:webHidden/>
              </w:rPr>
              <w:t>455</w:t>
            </w:r>
            <w:r w:rsidR="00416F32" w:rsidRPr="00EC76D5">
              <w:rPr>
                <w:noProof/>
                <w:webHidden/>
              </w:rPr>
              <w:fldChar w:fldCharType="end"/>
            </w:r>
          </w:hyperlink>
        </w:p>
        <w:p w14:paraId="3703C2F5" w14:textId="5583B4AA" w:rsidR="00416F32" w:rsidRPr="00EC76D5" w:rsidRDefault="00E6507B">
          <w:pPr>
            <w:pStyle w:val="Innehll3"/>
            <w:tabs>
              <w:tab w:val="left" w:pos="1540"/>
              <w:tab w:val="right" w:leader="dot" w:pos="9350"/>
            </w:tabs>
            <w:rPr>
              <w:rFonts w:asciiTheme="minorHAnsi" w:eastAsiaTheme="minorEastAsia" w:hAnsiTheme="minorHAnsi"/>
              <w:noProof/>
              <w:lang w:eastAsia="sv-SE"/>
            </w:rPr>
          </w:pPr>
          <w:hyperlink w:anchor="_Toc481936530" w:history="1">
            <w:r w:rsidR="00416F32" w:rsidRPr="00EC76D5">
              <w:rPr>
                <w:rStyle w:val="Hyperlnk"/>
                <w:noProof/>
              </w:rPr>
              <w:t>22.10.11.</w:t>
            </w:r>
            <w:r w:rsidR="00416F32" w:rsidRPr="00EC76D5">
              <w:rPr>
                <w:rFonts w:asciiTheme="minorHAnsi" w:eastAsiaTheme="minorEastAsia" w:hAnsiTheme="minorHAnsi"/>
                <w:noProof/>
                <w:lang w:eastAsia="sv-SE"/>
              </w:rPr>
              <w:tab/>
            </w:r>
            <w:r w:rsidR="00416F32" w:rsidRPr="00EC76D5">
              <w:rPr>
                <w:rStyle w:val="Hyperlnk"/>
                <w:noProof/>
              </w:rPr>
              <w:t>Random Numbers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_Toc481936530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265AFA23" w14:textId="54803C52" w:rsidR="00416F32" w:rsidRPr="00EC76D5" w:rsidRDefault="00E6507B">
          <w:pPr>
            <w:pStyle w:val="Innehll3"/>
            <w:tabs>
              <w:tab w:val="left" w:pos="1540"/>
              <w:tab w:val="right" w:leader="dot" w:pos="9350"/>
            </w:tabs>
            <w:rPr>
              <w:rFonts w:asciiTheme="minorHAnsi" w:eastAsiaTheme="minorEastAsia" w:hAnsiTheme="minorHAnsi"/>
              <w:noProof/>
              <w:lang w:eastAsia="sv-SE"/>
            </w:rPr>
          </w:pPr>
          <w:hyperlink w:anchor="_Toc481936531" w:history="1">
            <w:r w:rsidR="00416F32" w:rsidRPr="00EC76D5">
              <w:rPr>
                <w:rStyle w:val="Hyperlnk"/>
                <w:noProof/>
              </w:rPr>
              <w:t>22.10.12.</w:t>
            </w:r>
            <w:r w:rsidR="00416F32" w:rsidRPr="00EC76D5">
              <w:rPr>
                <w:rFonts w:asciiTheme="minorHAnsi" w:eastAsiaTheme="minorEastAsia" w:hAnsiTheme="minorHAnsi"/>
                <w:noProof/>
                <w:lang w:eastAsia="sv-SE"/>
              </w:rPr>
              <w:tab/>
            </w:r>
            <w:r w:rsidR="00416F32" w:rsidRPr="00EC76D5">
              <w:rPr>
                <w:rStyle w:val="Hyperlnk"/>
                <w:noProof/>
              </w:rPr>
              <w:t>Limits of Integral and Floating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_Toc481936531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0B3ACEFC" w14:textId="7B845657" w:rsidR="00416F32" w:rsidRPr="00EC76D5" w:rsidRDefault="00E6507B">
          <w:pPr>
            <w:pStyle w:val="Innehll3"/>
            <w:tabs>
              <w:tab w:val="left" w:pos="1540"/>
              <w:tab w:val="right" w:leader="dot" w:pos="9350"/>
            </w:tabs>
            <w:rPr>
              <w:rFonts w:asciiTheme="minorHAnsi" w:eastAsiaTheme="minorEastAsia" w:hAnsiTheme="minorHAnsi"/>
              <w:noProof/>
              <w:lang w:eastAsia="sv-SE"/>
            </w:rPr>
          </w:pPr>
          <w:hyperlink w:anchor="_Toc481936532" w:history="1">
            <w:r w:rsidR="00416F32" w:rsidRPr="00EC76D5">
              <w:rPr>
                <w:rStyle w:val="Hyperlnk"/>
                <w:noProof/>
              </w:rPr>
              <w:t>22.10.13.</w:t>
            </w:r>
            <w:r w:rsidR="00416F32" w:rsidRPr="00EC76D5">
              <w:rPr>
                <w:rFonts w:asciiTheme="minorHAnsi" w:eastAsiaTheme="minorEastAsia" w:hAnsiTheme="minorHAnsi"/>
                <w:noProof/>
                <w:lang w:eastAsia="sv-SE"/>
              </w:rPr>
              <w:tab/>
            </w:r>
            <w:r w:rsidR="00416F32" w:rsidRPr="00EC76D5">
              <w:rPr>
                <w:rStyle w:val="Hyperlnk"/>
                <w:noProof/>
              </w:rPr>
              <w:t>Character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_Toc481936532 \h </w:instrText>
            </w:r>
            <w:r w:rsidR="00416F32" w:rsidRPr="00EC76D5">
              <w:rPr>
                <w:noProof/>
                <w:webHidden/>
              </w:rPr>
            </w:r>
            <w:r w:rsidR="00416F32" w:rsidRPr="00EC76D5">
              <w:rPr>
                <w:noProof/>
                <w:webHidden/>
              </w:rPr>
              <w:fldChar w:fldCharType="separate"/>
            </w:r>
            <w:r w:rsidR="00545E00" w:rsidRPr="00EC76D5">
              <w:rPr>
                <w:noProof/>
                <w:webHidden/>
              </w:rPr>
              <w:t>457</w:t>
            </w:r>
            <w:r w:rsidR="00416F32" w:rsidRPr="00EC76D5">
              <w:rPr>
                <w:noProof/>
                <w:webHidden/>
              </w:rPr>
              <w:fldChar w:fldCharType="end"/>
            </w:r>
          </w:hyperlink>
        </w:p>
        <w:p w14:paraId="6A234AD9" w14:textId="29F21B39" w:rsidR="00416F32" w:rsidRPr="00EC76D5" w:rsidRDefault="00E6507B">
          <w:pPr>
            <w:pStyle w:val="Innehll2"/>
            <w:tabs>
              <w:tab w:val="left" w:pos="1100"/>
              <w:tab w:val="right" w:leader="dot" w:pos="9350"/>
            </w:tabs>
            <w:rPr>
              <w:rFonts w:asciiTheme="minorHAnsi" w:eastAsiaTheme="minorEastAsia" w:hAnsiTheme="minorHAnsi"/>
              <w:noProof/>
              <w:lang w:eastAsia="sv-SE"/>
            </w:rPr>
          </w:pPr>
          <w:hyperlink w:anchor="_Toc481936533"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Further Reading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_Toc481936533 \h </w:instrText>
            </w:r>
            <w:r w:rsidR="00416F32" w:rsidRPr="00EC76D5">
              <w:rPr>
                <w:noProof/>
                <w:webHidden/>
              </w:rPr>
            </w:r>
            <w:r w:rsidR="00416F32" w:rsidRPr="00EC76D5">
              <w:rPr>
                <w:noProof/>
                <w:webHidden/>
              </w:rPr>
              <w:fldChar w:fldCharType="separate"/>
            </w:r>
            <w:r w:rsidR="00545E00" w:rsidRPr="00EC76D5">
              <w:rPr>
                <w:noProof/>
                <w:webHidden/>
              </w:rPr>
              <w:t>458</w:t>
            </w:r>
            <w:r w:rsidR="00416F32" w:rsidRPr="00EC76D5">
              <w:rPr>
                <w:noProof/>
                <w:webHidden/>
              </w:rPr>
              <w:fldChar w:fldCharType="end"/>
            </w:r>
          </w:hyperlink>
        </w:p>
        <w:p w14:paraId="66FB549A" w14:textId="6E610F13" w:rsidR="00416F32" w:rsidRPr="00EC76D5" w:rsidRDefault="00E6507B">
          <w:pPr>
            <w:pStyle w:val="Innehll1"/>
            <w:rPr>
              <w:rFonts w:asciiTheme="minorHAnsi" w:eastAsiaTheme="minorEastAsia" w:hAnsiTheme="minorHAnsi"/>
              <w:noProof/>
              <w:lang w:eastAsia="sv-SE"/>
            </w:rPr>
          </w:pPr>
          <w:hyperlink w:anchor="_Toc481936534" w:history="1">
            <w:r w:rsidR="00416F32" w:rsidRPr="00EC76D5">
              <w:rPr>
                <w:rStyle w:val="Hyperlnk"/>
                <w:noProof/>
              </w:rPr>
              <w:t>23.</w:t>
            </w:r>
            <w:r w:rsidR="00416F32" w:rsidRPr="00EC76D5">
              <w:rPr>
                <w:rFonts w:asciiTheme="minorHAnsi" w:eastAsiaTheme="minorEastAsia" w:hAnsiTheme="minorHAnsi"/>
                <w:noProof/>
                <w:lang w:eastAsia="sv-SE"/>
              </w:rPr>
              <w:tab/>
            </w:r>
            <w:r w:rsidR="00416F32" w:rsidRPr="00EC76D5">
              <w:rPr>
                <w:rStyle w:val="Hyperlnk"/>
                <w:noProof/>
              </w:rPr>
              <w:t>A Crash Course in 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_Toc481936534 \h </w:instrText>
            </w:r>
            <w:r w:rsidR="00416F32" w:rsidRPr="00EC76D5">
              <w:rPr>
                <w:noProof/>
                <w:webHidden/>
              </w:rPr>
            </w:r>
            <w:r w:rsidR="00416F32" w:rsidRPr="00EC76D5">
              <w:rPr>
                <w:noProof/>
                <w:webHidden/>
              </w:rPr>
              <w:fldChar w:fldCharType="separate"/>
            </w:r>
            <w:r w:rsidR="00545E00" w:rsidRPr="00EC76D5">
              <w:rPr>
                <w:noProof/>
                <w:webHidden/>
              </w:rPr>
              <w:t>459</w:t>
            </w:r>
            <w:r w:rsidR="00416F32" w:rsidRPr="00EC76D5">
              <w:rPr>
                <w:noProof/>
                <w:webHidden/>
              </w:rPr>
              <w:fldChar w:fldCharType="end"/>
            </w:r>
          </w:hyperlink>
        </w:p>
        <w:p w14:paraId="52E975C1" w14:textId="4C8FE225" w:rsidR="00416F32" w:rsidRPr="00EC76D5" w:rsidRDefault="00E6507B">
          <w:pPr>
            <w:pStyle w:val="Innehll1"/>
            <w:rPr>
              <w:rFonts w:asciiTheme="minorHAnsi" w:eastAsiaTheme="minorEastAsia" w:hAnsiTheme="minorHAnsi"/>
              <w:noProof/>
              <w:lang w:eastAsia="sv-SE"/>
            </w:rPr>
          </w:pPr>
          <w:hyperlink w:anchor="_Toc481936535" w:history="1">
            <w:r w:rsidR="00416F32" w:rsidRPr="00EC76D5">
              <w:rPr>
                <w:rStyle w:val="Hyperlnk"/>
                <w:noProof/>
              </w:rPr>
              <w:t>Foreword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_Toc481936535 \h </w:instrText>
            </w:r>
            <w:r w:rsidR="00416F32" w:rsidRPr="00EC76D5">
              <w:rPr>
                <w:noProof/>
                <w:webHidden/>
              </w:rPr>
            </w:r>
            <w:r w:rsidR="00416F32" w:rsidRPr="00EC76D5">
              <w:rPr>
                <w:noProof/>
                <w:webHidden/>
              </w:rPr>
              <w:fldChar w:fldCharType="separate"/>
            </w:r>
            <w:r w:rsidR="00545E00" w:rsidRPr="00EC76D5">
              <w:rPr>
                <w:noProof/>
                <w:webHidden/>
              </w:rPr>
              <w:t>460</w:t>
            </w:r>
            <w:r w:rsidR="00416F32" w:rsidRPr="00EC76D5">
              <w:rPr>
                <w:noProof/>
                <w:webHidden/>
              </w:rPr>
              <w:fldChar w:fldCharType="end"/>
            </w:r>
          </w:hyperlink>
        </w:p>
        <w:p w14:paraId="1D894A0A" w14:textId="63028375" w:rsidR="00CB5140" w:rsidRPr="00EC76D5" w:rsidRDefault="00CB5140">
          <w:r w:rsidRPr="00EC76D5">
            <w:rPr>
              <w:b/>
              <w:bCs/>
              <w:noProof/>
            </w:rPr>
            <w:fldChar w:fldCharType="end"/>
          </w:r>
        </w:p>
      </w:sdtContent>
    </w:sdt>
    <w:p w14:paraId="14505094" w14:textId="77777777" w:rsidR="00603361" w:rsidRPr="00EC76D5" w:rsidRDefault="00EE7565" w:rsidP="00F03D06">
      <w:pPr>
        <w:pStyle w:val="Rubrik1"/>
      </w:pPr>
      <w:bookmarkStart w:id="0" w:name="_Toc481936105"/>
      <w:r w:rsidRPr="00EC76D5">
        <w:lastRenderedPageBreak/>
        <w:t>The Compiler Phases</w:t>
      </w:r>
      <w:bookmarkEnd w:id="0"/>
    </w:p>
    <w:p w14:paraId="786F4672" w14:textId="442681DA" w:rsidR="007016BF" w:rsidRPr="00EC76D5" w:rsidRDefault="007016BF" w:rsidP="00603361">
      <w:r w:rsidRPr="00EC76D5">
        <w:rPr>
          <w:noProof/>
          <w:lang w:eastAsia="sv-SE"/>
        </w:rPr>
        <mc:AlternateContent>
          <mc:Choice Requires="wpc">
            <w:drawing>
              <wp:anchor distT="0" distB="0" distL="114300" distR="114300" simplePos="0" relativeHeight="251661312" behindDoc="0" locked="0" layoutInCell="1" allowOverlap="0" wp14:anchorId="52C0B40A" wp14:editId="16EAAE1E">
                <wp:simplePos x="0" y="0"/>
                <wp:positionH relativeFrom="column">
                  <wp:posOffset>457200</wp:posOffset>
                </wp:positionH>
                <wp:positionV relativeFrom="paragraph">
                  <wp:posOffset>351155</wp:posOffset>
                </wp:positionV>
                <wp:extent cx="5942564" cy="6310800"/>
                <wp:effectExtent l="0" t="0" r="0" b="0"/>
                <wp:wrapTopAndBottom/>
                <wp:docPr id="557" name="Arbetsyta 5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4" name="Textruta 404"/>
                        <wps:cNvSpPr txBox="1"/>
                        <wps:spPr>
                          <a:xfrm>
                            <a:off x="541020" y="541056"/>
                            <a:ext cx="1803400" cy="360680"/>
                          </a:xfrm>
                          <a:prstGeom prst="rect">
                            <a:avLst/>
                          </a:prstGeom>
                          <a:solidFill>
                            <a:schemeClr val="lt1"/>
                          </a:solidFill>
                          <a:ln w="6350">
                            <a:solidFill>
                              <a:prstClr val="black"/>
                            </a:solidFill>
                          </a:ln>
                        </wps:spPr>
                        <wps:txbx>
                          <w:txbxContent>
                            <w:p w14:paraId="5FEE7EAB" w14:textId="5B7F7C13" w:rsidR="007A4296" w:rsidRDefault="007A4296" w:rsidP="007016BF">
                              <w:pPr>
                                <w:spacing w:before="60" w:after="0"/>
                                <w:jc w:val="center"/>
                                <w:rPr>
                                  <w:lang w:val="sv-SE"/>
                                </w:rPr>
                              </w:pPr>
                              <w:r>
                                <w:rPr>
                                  <w:lang w:val="sv-SE"/>
                                </w:rPr>
                                <w:t>Register Preparator</w:t>
                              </w:r>
                            </w:p>
                            <w:p w14:paraId="5B7E5EAE" w14:textId="77777777" w:rsidR="007A4296" w:rsidRPr="00C7380D" w:rsidRDefault="007A4296" w:rsidP="007016BF">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6" name="Rak pilkoppling 406"/>
                        <wps:cNvCnPr/>
                        <wps:spPr>
                          <a:xfrm>
                            <a:off x="1442720" y="180358"/>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7" name="Textruta 7"/>
                        <wps:cNvSpPr txBox="1"/>
                        <wps:spPr>
                          <a:xfrm>
                            <a:off x="541020" y="2164187"/>
                            <a:ext cx="1803400" cy="360045"/>
                          </a:xfrm>
                          <a:prstGeom prst="rect">
                            <a:avLst/>
                          </a:prstGeom>
                          <a:solidFill>
                            <a:schemeClr val="lt1"/>
                          </a:solidFill>
                          <a:ln w="6350">
                            <a:solidFill>
                              <a:prstClr val="black"/>
                            </a:solidFill>
                          </a:ln>
                        </wps:spPr>
                        <wps:txbx>
                          <w:txbxContent>
                            <w:p w14:paraId="35130707" w14:textId="5AB337AD" w:rsidR="007A4296" w:rsidRDefault="007A4296" w:rsidP="00F52895">
                              <w:pPr>
                                <w:spacing w:before="60" w:after="0"/>
                                <w:jc w:val="center"/>
                                <w:rPr>
                                  <w:lang w:val="sv-SE"/>
                                </w:rPr>
                              </w:pPr>
                              <w:r>
                                <w:rPr>
                                  <w:lang w:val="sv-SE"/>
                                </w:rPr>
                                <w:t>Register Allocator</w:t>
                              </w:r>
                            </w:p>
                            <w:p w14:paraId="49971E8A" w14:textId="77777777" w:rsidR="007A4296" w:rsidRDefault="007A4296" w:rsidP="007016BF">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8" name="Textruta 7"/>
                        <wps:cNvSpPr txBox="1"/>
                        <wps:spPr>
                          <a:xfrm>
                            <a:off x="541020" y="1262380"/>
                            <a:ext cx="1803400" cy="540367"/>
                          </a:xfrm>
                          <a:prstGeom prst="rect">
                            <a:avLst/>
                          </a:prstGeom>
                          <a:noFill/>
                          <a:ln w="6350">
                            <a:noFill/>
                          </a:ln>
                        </wps:spPr>
                        <wps:txbx>
                          <w:txbxContent>
                            <w:p w14:paraId="457B6DD2" w14:textId="08EB54B7" w:rsidR="007A4296" w:rsidRPr="009C410A" w:rsidRDefault="007A4296"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7A4296" w:rsidRPr="009C410A" w:rsidRDefault="007A4296" w:rsidP="007016BF">
                              <w:pPr>
                                <w:pStyle w:val="Normalwebb"/>
                                <w:spacing w:before="120" w:after="120" w:line="254" w:lineRule="auto"/>
                                <w:rPr>
                                  <w:lang w:val="en-US"/>
                                </w:rPr>
                              </w:pPr>
                              <w:r w:rsidRPr="009C410A">
                                <w:rPr>
                                  <w:rFonts w:eastAsia="Calibri"/>
                                  <w:sz w:val="22"/>
                                  <w:szCs w:val="22"/>
                                  <w:lang w:val="en-U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9" name="Rak pilkoppling 409"/>
                        <wps:cNvCnPr/>
                        <wps:spPr>
                          <a:xfrm>
                            <a:off x="1442720" y="1803489"/>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0" name="Rak pilkoppling 410"/>
                        <wps:cNvCnPr/>
                        <wps:spPr>
                          <a:xfrm>
                            <a:off x="1442720" y="90175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1" name="Textruta 7"/>
                        <wps:cNvSpPr txBox="1"/>
                        <wps:spPr>
                          <a:xfrm>
                            <a:off x="541020" y="3787318"/>
                            <a:ext cx="1803400" cy="359410"/>
                          </a:xfrm>
                          <a:prstGeom prst="rect">
                            <a:avLst/>
                          </a:prstGeom>
                          <a:solidFill>
                            <a:schemeClr val="lt1"/>
                          </a:solidFill>
                          <a:ln w="6350">
                            <a:solidFill>
                              <a:prstClr val="black"/>
                            </a:solidFill>
                          </a:ln>
                        </wps:spPr>
                        <wps:txbx>
                          <w:txbxContent>
                            <w:p w14:paraId="1128E699" w14:textId="65874640" w:rsidR="007A4296" w:rsidRDefault="007A4296" w:rsidP="007016BF">
                              <w:pPr>
                                <w:pStyle w:val="Normalwebb"/>
                                <w:spacing w:before="60" w:line="254" w:lineRule="auto"/>
                                <w:jc w:val="center"/>
                              </w:pPr>
                              <w:r>
                                <w:rPr>
                                  <w:rFonts w:eastAsia="Calibri"/>
                                  <w:sz w:val="22"/>
                                  <w:szCs w:val="22"/>
                                </w:rPr>
                                <w:t>Object Code Generation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3" name="Rak pilkoppling 413"/>
                        <wps:cNvCnPr/>
                        <wps:spPr>
                          <a:xfrm>
                            <a:off x="1442720" y="3426620"/>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4" name="Rak pilkoppling 414"/>
                        <wps:cNvCnPr/>
                        <wps:spPr>
                          <a:xfrm>
                            <a:off x="1442720" y="2524885"/>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5" name="Textruta 7"/>
                        <wps:cNvSpPr txBox="1"/>
                        <wps:spPr>
                          <a:xfrm>
                            <a:off x="541020" y="5230109"/>
                            <a:ext cx="1803400" cy="358775"/>
                          </a:xfrm>
                          <a:prstGeom prst="rect">
                            <a:avLst/>
                          </a:prstGeom>
                          <a:solidFill>
                            <a:schemeClr val="lt1"/>
                          </a:solidFill>
                          <a:ln w="6350">
                            <a:solidFill>
                              <a:prstClr val="black"/>
                            </a:solidFill>
                          </a:ln>
                        </wps:spPr>
                        <wps:txbx>
                          <w:txbxContent>
                            <w:p w14:paraId="3CD51AB6" w14:textId="5B6C084A" w:rsidR="007A4296" w:rsidRDefault="007A4296" w:rsidP="007016BF">
                              <w:pPr>
                                <w:pStyle w:val="Normalwebb"/>
                                <w:spacing w:before="60" w:line="252" w:lineRule="auto"/>
                                <w:jc w:val="center"/>
                              </w:pPr>
                              <w:r>
                                <w:rPr>
                                  <w:rFonts w:eastAsia="Calibri"/>
                                  <w:sz w:val="22"/>
                                  <w:szCs w:val="22"/>
                                </w:rPr>
                                <w:t>Object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4" name="Textruta 7"/>
                        <wps:cNvSpPr txBox="1"/>
                        <wps:spPr>
                          <a:xfrm>
                            <a:off x="541020" y="4508714"/>
                            <a:ext cx="1803400" cy="358775"/>
                          </a:xfrm>
                          <a:prstGeom prst="rect">
                            <a:avLst/>
                          </a:prstGeom>
                          <a:noFill/>
                          <a:ln w="6350">
                            <a:noFill/>
                          </a:ln>
                        </wps:spPr>
                        <wps:txbx>
                          <w:txbxContent>
                            <w:p w14:paraId="6B60AFFC" w14:textId="29E837A0" w:rsidR="007A4296" w:rsidRDefault="007A4296" w:rsidP="007016BF">
                              <w:pPr>
                                <w:pStyle w:val="Normalwebb"/>
                                <w:spacing w:before="60" w:line="252" w:lineRule="auto"/>
                                <w:jc w:val="center"/>
                              </w:pPr>
                              <w:r>
                                <w:rPr>
                                  <w:rFonts w:eastAsia="Calibri"/>
                                  <w:sz w:val="22"/>
                                  <w:szCs w:val="22"/>
                                  <w:lang w:val="en-US"/>
                                </w:rPr>
                                <w:t>Object Code</w:t>
                              </w:r>
                            </w:p>
                            <w:p w14:paraId="774C3A6C" w14:textId="77777777" w:rsidR="007A4296" w:rsidRDefault="007A4296" w:rsidP="007016BF">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5" name="Rak pilkoppling 545"/>
                        <wps:cNvCnPr/>
                        <wps:spPr>
                          <a:xfrm>
                            <a:off x="1442720" y="4869412"/>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6" name="Rak pilkoppling 546"/>
                        <wps:cNvCnPr/>
                        <wps:spPr>
                          <a:xfrm>
                            <a:off x="1442720" y="414801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8" name="Textruta 7"/>
                        <wps:cNvSpPr txBox="1"/>
                        <wps:spPr>
                          <a:xfrm>
                            <a:off x="541020" y="5951505"/>
                            <a:ext cx="1803400" cy="358140"/>
                          </a:xfrm>
                          <a:prstGeom prst="rect">
                            <a:avLst/>
                          </a:prstGeom>
                          <a:noFill/>
                          <a:ln w="6350">
                            <a:noFill/>
                          </a:ln>
                        </wps:spPr>
                        <wps:txbx>
                          <w:txbxContent>
                            <w:p w14:paraId="382BB8B2" w14:textId="149DA6D5" w:rsidR="007A4296" w:rsidRDefault="007A4296" w:rsidP="00817F18">
                              <w:pPr>
                                <w:pStyle w:val="Normalwebb"/>
                                <w:spacing w:before="60" w:line="252" w:lineRule="auto"/>
                                <w:jc w:val="center"/>
                              </w:pPr>
                              <w:r>
                                <w:rPr>
                                  <w:rFonts w:eastAsia="Calibri"/>
                                  <w:sz w:val="22"/>
                                  <w:szCs w:val="22"/>
                                  <w:lang w:val="en-US"/>
                                </w:rPr>
                                <w:t>Optimized 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0" name="Rak pilkoppling 550"/>
                        <wps:cNvCnPr/>
                        <wps:spPr>
                          <a:xfrm>
                            <a:off x="1442720" y="5590807"/>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7" name="Textruta 7"/>
                        <wps:cNvSpPr txBox="1"/>
                        <wps:spPr>
                          <a:xfrm>
                            <a:off x="541020" y="2885591"/>
                            <a:ext cx="1803400" cy="539750"/>
                          </a:xfrm>
                          <a:prstGeom prst="rect">
                            <a:avLst/>
                          </a:prstGeom>
                          <a:noFill/>
                          <a:ln w="6350">
                            <a:noFill/>
                          </a:ln>
                        </wps:spPr>
                        <wps:txbx>
                          <w:txbxContent>
                            <w:p w14:paraId="57199023" w14:textId="1D2D67F8" w:rsidR="007A4296" w:rsidRDefault="007A4296" w:rsidP="009C410A">
                              <w:pPr>
                                <w:pStyle w:val="Normalwebb"/>
                                <w:spacing w:before="60" w:line="254" w:lineRule="auto"/>
                                <w:jc w:val="center"/>
                              </w:pPr>
                              <w:r>
                                <w:rPr>
                                  <w:rFonts w:eastAsia="Calibri"/>
                                  <w:sz w:val="22"/>
                                  <w:szCs w:val="22"/>
                                  <w:lang w:val="en-US"/>
                                </w:rPr>
                                <w:t>Middle Code with  Allocated Registers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52C0B40A" id="Arbetsyta 557" o:spid="_x0000_s1026" editas="canvas" style="position:absolute;left:0;text-align:left;margin-left:36pt;margin-top:27.65pt;width:467.9pt;height:496.9pt;z-index:251661312;mso-height-relative:margin" coordsize="59423,6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" o:allowoverlap="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23;height:63106;visibility:visible;mso-wrap-style:square">
                  <v:fill o:detectmouseclick="t"/>
                  <v:path o:connecttype="none"/>
                </v:shape>
                <v:shapetype id="_x0000_t202" coordsize="21600,21600" o:spt="202" path="m,l,21600r21600,l21600,xe">
                  <v:stroke joinstyle="miter"/>
                  <v:path gradientshapeok="t" o:connecttype="rect"/>
                </v:shapetype>
                <v:shape id="Textruta 404" o:spid="_x0000_s1028" type="#_x0000_t202" style="position:absolute;left:5410;top:5410;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" fillcolor="white [3201]" strokeweight=".5pt">
                  <v:textbox>
                    <w:txbxContent>
                      <w:p w14:paraId="5FEE7EAB" w14:textId="5B7F7C13" w:rsidR="007A4296" w:rsidRDefault="007A4296" w:rsidP="007016BF">
                        <w:pPr>
                          <w:spacing w:before="60" w:after="0"/>
                          <w:jc w:val="center"/>
                          <w:rPr>
                            <w:lang w:val="sv-SE"/>
                          </w:rPr>
                        </w:pPr>
                        <w:r>
                          <w:rPr>
                            <w:lang w:val="sv-SE"/>
                          </w:rPr>
                          <w:t>Register Preparator</w:t>
                        </w:r>
                      </w:p>
                      <w:p w14:paraId="5B7E5EAE" w14:textId="77777777" w:rsidR="007A4296" w:rsidRPr="00C7380D" w:rsidRDefault="007A4296" w:rsidP="007016BF">
                        <w:pPr>
                          <w:rPr>
                            <w:lang w:val="sv-SE"/>
                          </w:rPr>
                        </w:pPr>
                      </w:p>
                    </w:txbxContent>
                  </v:textbox>
                </v:shape>
                <v:shapetype id="_x0000_t32" coordsize="21600,21600" o:spt="32" o:oned="t" path="m,l21600,21600e" filled="f">
                  <v:path arrowok="t" fillok="f" o:connecttype="none"/>
                  <o:lock v:ext="edit" shapetype="t"/>
                </v:shapetype>
                <v:shape id="Rak pilkoppling 406" o:spid="_x0000_s1029" type="#_x0000_t32" style="position:absolute;left:14427;top:1803;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" strokecolor="black [3213]" strokeweight=".5pt">
                  <v:stroke endarrow="block" joinstyle="miter"/>
                </v:shape>
                <v:shape id="Textruta 7" o:spid="_x0000_s1030" type="#_x0000_t202" style="position:absolute;left:5410;top:21641;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" fillcolor="white [3201]" strokeweight=".5pt">
                  <v:textbox>
                    <w:txbxContent>
                      <w:p w14:paraId="35130707" w14:textId="5AB337AD" w:rsidR="007A4296" w:rsidRDefault="007A4296" w:rsidP="00F52895">
                        <w:pPr>
                          <w:spacing w:before="60" w:after="0"/>
                          <w:jc w:val="center"/>
                          <w:rPr>
                            <w:lang w:val="sv-SE"/>
                          </w:rPr>
                        </w:pPr>
                        <w:r>
                          <w:rPr>
                            <w:lang w:val="sv-SE"/>
                          </w:rPr>
                          <w:t>Register Allocator</w:t>
                        </w:r>
                      </w:p>
                      <w:p w14:paraId="49971E8A" w14:textId="77777777" w:rsidR="007A4296" w:rsidRDefault="007A4296" w:rsidP="007016BF">
                        <w:pPr>
                          <w:pStyle w:val="Normalwebb"/>
                          <w:spacing w:before="60" w:line="256" w:lineRule="auto"/>
                          <w:jc w:val="center"/>
                        </w:pPr>
                        <w:r>
                          <w:rPr>
                            <w:rFonts w:eastAsia="Calibri"/>
                            <w:sz w:val="22"/>
                            <w:szCs w:val="22"/>
                          </w:rPr>
                          <w:t>Parser</w:t>
                        </w:r>
                      </w:p>
                    </w:txbxContent>
                  </v:textbox>
                </v:shape>
                <v:shape id="Textruta 7" o:spid="_x0000_s1031" type="#_x0000_t202" style="position:absolute;left:5410;top:12623;width:18034;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" filled="f" stroked="f" strokeweight=".5pt">
                  <v:textbox>
                    <w:txbxContent>
                      <w:p w14:paraId="457B6DD2" w14:textId="08EB54B7" w:rsidR="007A4296" w:rsidRPr="009C410A" w:rsidRDefault="007A4296"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7A4296" w:rsidRPr="009C410A" w:rsidRDefault="007A4296" w:rsidP="007016BF">
                        <w:pPr>
                          <w:pStyle w:val="Normalwebb"/>
                          <w:spacing w:before="120" w:after="120" w:line="254" w:lineRule="auto"/>
                          <w:rPr>
                            <w:lang w:val="en-US"/>
                          </w:rPr>
                        </w:pPr>
                        <w:r w:rsidRPr="009C410A">
                          <w:rPr>
                            <w:rFonts w:eastAsia="Calibri"/>
                            <w:sz w:val="22"/>
                            <w:szCs w:val="22"/>
                            <w:lang w:val="en-US"/>
                          </w:rPr>
                          <w:t> </w:t>
                        </w:r>
                      </w:p>
                    </w:txbxContent>
                  </v:textbox>
                </v:shape>
                <v:shape id="Rak pilkoppling 409" o:spid="_x0000_s1032" type="#_x0000_t32" style="position:absolute;left:14427;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" strokecolor="black [3213]" strokeweight=".5pt">
                  <v:stroke endarrow="block" joinstyle="miter"/>
                </v:shape>
                <v:shape id="Rak pilkoppling 410" o:spid="_x0000_s1033" type="#_x0000_t32" style="position:absolute;left:14427;top:9017;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" strokecolor="black [3213]" strokeweight=".5pt">
                  <v:stroke endarrow="block" joinstyle="miter"/>
                </v:shape>
                <v:shape id="Textruta 7" o:spid="_x0000_s1034" type="#_x0000_t202" style="position:absolute;left:5410;top:37873;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" fillcolor="white [3201]" strokeweight=".5pt">
                  <v:textbox>
                    <w:txbxContent>
                      <w:p w14:paraId="1128E699" w14:textId="65874640" w:rsidR="007A4296" w:rsidRDefault="007A4296" w:rsidP="007016BF">
                        <w:pPr>
                          <w:pStyle w:val="Normalwebb"/>
                          <w:spacing w:before="60" w:line="254" w:lineRule="auto"/>
                          <w:jc w:val="center"/>
                        </w:pPr>
                        <w:r>
                          <w:rPr>
                            <w:rFonts w:eastAsia="Calibri"/>
                            <w:sz w:val="22"/>
                            <w:szCs w:val="22"/>
                          </w:rPr>
                          <w:t>Object Code Generation</w:t>
                        </w:r>
                      </w:p>
                    </w:txbxContent>
                  </v:textbox>
                </v:shape>
                <v:shape id="Rak pilkoppling 413" o:spid="_x0000_s1035" type="#_x0000_t32" style="position:absolute;left:14427;top:34266;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" strokecolor="black [3213]" strokeweight=".5pt">
                  <v:stroke endarrow="block" joinstyle="miter"/>
                </v:shape>
                <v:shape id="Rak pilkoppling 414" o:spid="_x0000_s1036" type="#_x0000_t32" style="position:absolute;left:14427;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" strokecolor="black [3213]" strokeweight=".5pt">
                  <v:stroke endarrow="block" joinstyle="miter"/>
                </v:shape>
                <v:shape id="Textruta 7" o:spid="_x0000_s1037" type="#_x0000_t202" style="position:absolute;left:5410;top:52301;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" fillcolor="white [3201]" strokeweight=".5pt">
                  <v:textbox>
                    <w:txbxContent>
                      <w:p w14:paraId="3CD51AB6" w14:textId="5B6C084A" w:rsidR="007A4296" w:rsidRDefault="007A4296" w:rsidP="007016BF">
                        <w:pPr>
                          <w:pStyle w:val="Normalwebb"/>
                          <w:spacing w:before="60" w:line="252" w:lineRule="auto"/>
                          <w:jc w:val="center"/>
                        </w:pPr>
                        <w:r>
                          <w:rPr>
                            <w:rFonts w:eastAsia="Calibri"/>
                            <w:sz w:val="22"/>
                            <w:szCs w:val="22"/>
                          </w:rPr>
                          <w:t>Object Code Optimizer</w:t>
                        </w:r>
                      </w:p>
                    </w:txbxContent>
                  </v:textbox>
                </v:shape>
                <v:shape id="Textruta 7" o:spid="_x0000_s1038" type="#_x0000_t202" style="position:absolute;left:5410;top:45087;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" filled="f" stroked="f" strokeweight=".5pt">
                  <v:textbox>
                    <w:txbxContent>
                      <w:p w14:paraId="6B60AFFC" w14:textId="29E837A0" w:rsidR="007A4296" w:rsidRDefault="007A4296" w:rsidP="007016BF">
                        <w:pPr>
                          <w:pStyle w:val="Normalwebb"/>
                          <w:spacing w:before="60" w:line="252" w:lineRule="auto"/>
                          <w:jc w:val="center"/>
                        </w:pPr>
                        <w:r>
                          <w:rPr>
                            <w:rFonts w:eastAsia="Calibri"/>
                            <w:sz w:val="22"/>
                            <w:szCs w:val="22"/>
                            <w:lang w:val="en-US"/>
                          </w:rPr>
                          <w:t>Object Code</w:t>
                        </w:r>
                      </w:p>
                      <w:p w14:paraId="774C3A6C" w14:textId="77777777" w:rsidR="007A4296" w:rsidRDefault="007A4296" w:rsidP="007016BF">
                        <w:pPr>
                          <w:pStyle w:val="Normalwebb"/>
                          <w:spacing w:before="120" w:after="120" w:line="252" w:lineRule="auto"/>
                        </w:pPr>
                        <w:r>
                          <w:rPr>
                            <w:rFonts w:eastAsia="Calibri"/>
                            <w:sz w:val="22"/>
                            <w:szCs w:val="22"/>
                          </w:rPr>
                          <w:t> </w:t>
                        </w:r>
                      </w:p>
                    </w:txbxContent>
                  </v:textbox>
                </v:shape>
                <v:shape id="Rak pilkoppling 545" o:spid="_x0000_s1039" type="#_x0000_t32" style="position:absolute;left:14427;top:48694;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" strokecolor="black [3213]" strokeweight=".5pt">
                  <v:stroke endarrow="block" joinstyle="miter"/>
                </v:shape>
                <v:shape id="Rak pilkoppling 546" o:spid="_x0000_s1040" type="#_x0000_t32" style="position:absolute;left:14427;top:41480;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" strokecolor="black [3213]" strokeweight=".5pt">
                  <v:stroke endarrow="block" joinstyle="miter"/>
                </v:shape>
                <v:shape id="Textruta 7" o:spid="_x0000_s1041" type="#_x0000_t202" style="position:absolute;left:5410;top:59515;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382BB8B2" w14:textId="149DA6D5" w:rsidR="007A4296" w:rsidRDefault="007A4296" w:rsidP="00817F18">
                        <w:pPr>
                          <w:pStyle w:val="Normalwebb"/>
                          <w:spacing w:before="60" w:line="252" w:lineRule="auto"/>
                          <w:jc w:val="center"/>
                        </w:pPr>
                        <w:r>
                          <w:rPr>
                            <w:rFonts w:eastAsia="Calibri"/>
                            <w:sz w:val="22"/>
                            <w:szCs w:val="22"/>
                            <w:lang w:val="en-US"/>
                          </w:rPr>
                          <w:t>Optimized Object Code</w:t>
                        </w:r>
                      </w:p>
                    </w:txbxContent>
                  </v:textbox>
                </v:shape>
                <v:shape id="Rak pilkoppling 550" o:spid="_x0000_s1042" type="#_x0000_t32" style="position:absolute;left:14427;top:55908;width:0;height:3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" strokecolor="black [3213]" strokeweight=".5pt">
                  <v:stroke endarrow="block" joinstyle="miter"/>
                </v:shape>
                <v:shape id="Textruta 7" o:spid="_x0000_s1043" type="#_x0000_t202" style="position:absolute;left:5410;top:28855;width:18034;height:5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" filled="f" stroked="f" strokeweight=".5pt">
                  <v:textbox>
                    <w:txbxContent>
                      <w:p w14:paraId="57199023" w14:textId="1D2D67F8" w:rsidR="007A4296" w:rsidRDefault="007A4296" w:rsidP="009C410A">
                        <w:pPr>
                          <w:pStyle w:val="Normalwebb"/>
                          <w:spacing w:before="60" w:line="254" w:lineRule="auto"/>
                          <w:jc w:val="center"/>
                        </w:pPr>
                        <w:r>
                          <w:rPr>
                            <w:rFonts w:eastAsia="Calibri"/>
                            <w:sz w:val="22"/>
                            <w:szCs w:val="22"/>
                            <w:lang w:val="en-US"/>
                          </w:rPr>
                          <w:t>Middle Code with  Allocated Registers</w:t>
                        </w:r>
                      </w:p>
                    </w:txbxContent>
                  </v:textbox>
                </v:shape>
                <w10:wrap type="topAndBottom"/>
              </v:group>
            </w:pict>
          </mc:Fallback>
        </mc:AlternateContent>
      </w:r>
    </w:p>
    <w:p w14:paraId="40D3641C" w14:textId="77777777" w:rsidR="00B074C0" w:rsidRPr="00EC76D5" w:rsidRDefault="00B074C0">
      <w:pPr>
        <w:spacing w:before="0" w:after="160"/>
        <w:jc w:val="left"/>
        <w:rPr>
          <w:rFonts w:eastAsiaTheme="majorEastAsia" w:cstheme="majorBidi"/>
          <w:b/>
          <w:sz w:val="32"/>
          <w:szCs w:val="24"/>
        </w:rPr>
      </w:pPr>
      <w:r w:rsidRPr="00EC76D5">
        <w:br w:type="page"/>
      </w:r>
    </w:p>
    <w:p w14:paraId="2829B6D7" w14:textId="26164EA2" w:rsidR="00EE7565" w:rsidRPr="00EC76D5" w:rsidRDefault="00EE7565" w:rsidP="00EE7565">
      <w:pPr>
        <w:pStyle w:val="Rubrik3"/>
      </w:pPr>
      <w:bookmarkStart w:id="1" w:name="_Toc481936106"/>
      <w:r w:rsidRPr="00EC76D5">
        <w:lastRenderedPageBreak/>
        <w:t>The Preprocessor</w:t>
      </w:r>
      <w:bookmarkEnd w:id="1"/>
    </w:p>
    <w:p w14:paraId="63582261" w14:textId="2FE29681" w:rsidR="00EA0D62" w:rsidRPr="00EC76D5" w:rsidRDefault="00CF186A" w:rsidP="00EA0D62">
      <w:r w:rsidRPr="00EC76D5">
        <w:t>First</w:t>
      </w:r>
      <w:r w:rsidR="00EA0D62" w:rsidRPr="00EC76D5">
        <w:t xml:space="preserve">, we need to </w:t>
      </w:r>
      <w:r w:rsidR="00653984" w:rsidRPr="00EC76D5">
        <w:t xml:space="preserve">perform preprocessing: </w:t>
      </w:r>
      <w:r w:rsidR="002949A1" w:rsidRPr="00EC76D5">
        <w:t xml:space="preserve">comments are removed, </w:t>
      </w:r>
      <w:r w:rsidR="00AD34C4" w:rsidRPr="00EC76D5">
        <w:t>files are included,</w:t>
      </w:r>
      <w:r w:rsidR="00916CDC" w:rsidRPr="00EC76D5">
        <w:t xml:space="preserve"> macros (with or without parameters) are expanded</w:t>
      </w:r>
      <w:r w:rsidR="00AD34C4" w:rsidRPr="00EC76D5">
        <w:t>,</w:t>
      </w:r>
      <w:r w:rsidR="00916CDC" w:rsidRPr="00EC76D5">
        <w:t xml:space="preserve"> the </w:t>
      </w:r>
      <w:r w:rsidR="00824CD9" w:rsidRPr="00EC76D5">
        <w:t>conditional programming is evaluated</w:t>
      </w:r>
      <w:r w:rsidR="002D565D" w:rsidRPr="00EC76D5">
        <w:t>.</w:t>
      </w:r>
    </w:p>
    <w:p w14:paraId="472BDFFE" w14:textId="46194AB3" w:rsidR="00653984" w:rsidRPr="00EC76D5" w:rsidRDefault="00EE7565" w:rsidP="00EE7565">
      <w:pPr>
        <w:pStyle w:val="Rubrik3"/>
      </w:pPr>
      <w:bookmarkStart w:id="2" w:name="_Toc481936107"/>
      <w:r w:rsidRPr="00EC76D5">
        <w:t>Scanning</w:t>
      </w:r>
      <w:r w:rsidR="00653984" w:rsidRPr="00EC76D5">
        <w:t xml:space="preserve"> and</w:t>
      </w:r>
      <w:r w:rsidRPr="00EC76D5">
        <w:t xml:space="preserve"> Parsing</w:t>
      </w:r>
      <w:bookmarkEnd w:id="2"/>
    </w:p>
    <w:p w14:paraId="793CFDAB" w14:textId="4F297191" w:rsidR="006870AC" w:rsidRPr="00EC76D5" w:rsidRDefault="006870AC" w:rsidP="00653984">
      <w:r w:rsidRPr="00EC76D5">
        <w:t xml:space="preserve">The scanner is responsible for putting together sequences of characters into </w:t>
      </w:r>
      <w:r w:rsidRPr="00EC76D5">
        <w:rPr>
          <w:rStyle w:val="CodeInText"/>
        </w:rPr>
        <w:t>tokens</w:t>
      </w:r>
      <w:r w:rsidRPr="00EC76D5">
        <w:t xml:space="preserve">, which is the least significant parts of the source code. </w:t>
      </w:r>
      <w:r w:rsidR="0016428D" w:rsidRPr="00EC76D5">
        <w:t>For instance, the characters ‘i</w:t>
      </w:r>
      <w:r w:rsidR="00916CDC" w:rsidRPr="00EC76D5">
        <w:t xml:space="preserve">’ and ‘f’ </w:t>
      </w:r>
      <w:r w:rsidR="00AF2F75" w:rsidRPr="00EC76D5">
        <w:t>are</w:t>
      </w:r>
      <w:r w:rsidR="00916CDC" w:rsidRPr="00EC76D5">
        <w:t xml:space="preserve"> interpreted as the key word </w:t>
      </w:r>
      <w:r w:rsidR="00916CDC" w:rsidRPr="00EC76D5">
        <w:rPr>
          <w:rStyle w:val="CodeInText"/>
        </w:rPr>
        <w:t>if</w:t>
      </w:r>
      <w:r w:rsidR="00916CDC" w:rsidRPr="00EC76D5">
        <w:t xml:space="preserve"> and the</w:t>
      </w:r>
      <w:r w:rsidR="00E56A27" w:rsidRPr="00EC76D5">
        <w:t xml:space="preserve"> characters ‘1’, ‘2’, and ‘3’ are</w:t>
      </w:r>
      <w:r w:rsidR="00916CDC" w:rsidRPr="00EC76D5">
        <w:t xml:space="preserve"> interpreted as the integer </w:t>
      </w:r>
      <w:r w:rsidR="00916CDC" w:rsidRPr="00EC76D5">
        <w:rPr>
          <w:rStyle w:val="CodeInText"/>
        </w:rPr>
        <w:t>123</w:t>
      </w:r>
      <w:r w:rsidR="00916CDC" w:rsidRPr="00EC76D5">
        <w:t>.</w:t>
      </w:r>
    </w:p>
    <w:p w14:paraId="33DC86A1" w14:textId="7521C6BC" w:rsidR="00916CDC" w:rsidRPr="00EC76D5" w:rsidRDefault="00AD34C4" w:rsidP="00653984">
      <w:r w:rsidRPr="00EC76D5">
        <w:t xml:space="preserve">Every programming language has a syntax, which </w:t>
      </w:r>
      <w:r w:rsidR="00174346" w:rsidRPr="00EC76D5">
        <w:t xml:space="preserve">in some cases is </w:t>
      </w:r>
      <w:r w:rsidRPr="00EC76D5">
        <w:t xml:space="preserve">defined by a </w:t>
      </w:r>
      <w:r w:rsidRPr="00EC76D5">
        <w:rPr>
          <w:rStyle w:val="CodeInText"/>
        </w:rPr>
        <w:t>grammar</w:t>
      </w:r>
      <w:r w:rsidRPr="00EC76D5">
        <w:t xml:space="preserve">. </w:t>
      </w:r>
      <w:r w:rsidR="000C4746" w:rsidRPr="00EC76D5">
        <w:t xml:space="preserve">The C grammar of this books is described in </w:t>
      </w:r>
      <w:r w:rsidR="00F55BD2" w:rsidRPr="00EC76D5">
        <w:t>Chapter</w:t>
      </w:r>
      <w:r w:rsidR="000C4746" w:rsidRPr="00EC76D5">
        <w:t xml:space="preserve"> </w:t>
      </w:r>
      <w:r w:rsidR="00450FE0" w:rsidRPr="00EC76D5">
        <w:fldChar w:fldCharType="begin"/>
      </w:r>
      <w:r w:rsidR="00450FE0" w:rsidRPr="00EC76D5">
        <w:instrText xml:space="preserve"> REF _Ref417644950 \r \h </w:instrText>
      </w:r>
      <w:r w:rsidR="00450FE0" w:rsidRPr="00EC76D5">
        <w:fldChar w:fldCharType="separate"/>
      </w:r>
      <w:r w:rsidR="00545E00" w:rsidRPr="00EC76D5">
        <w:t>21</w:t>
      </w:r>
      <w:r w:rsidR="00450FE0" w:rsidRPr="00EC76D5">
        <w:fldChar w:fldCharType="end"/>
      </w:r>
      <w:r w:rsidR="000C4746" w:rsidRPr="00EC76D5">
        <w:t>.</w:t>
      </w:r>
      <w:r w:rsidR="00DD63ED" w:rsidRPr="00EC76D5">
        <w:t xml:space="preserve"> </w:t>
      </w:r>
      <w:r w:rsidRPr="00EC76D5">
        <w:t>The parser checks whether the source code applies to the grammar</w:t>
      </w:r>
      <w:r w:rsidR="00FC005A" w:rsidRPr="00EC76D5">
        <w:t xml:space="preserve"> by requesting tokes from the scanner when needed.</w:t>
      </w:r>
      <w:r w:rsidRPr="00EC76D5">
        <w:t xml:space="preserve"> </w:t>
      </w:r>
      <w:r w:rsidR="00991DAF" w:rsidRPr="00EC76D5">
        <w:t xml:space="preserve">The </w:t>
      </w:r>
      <w:r w:rsidR="00F55BD2" w:rsidRPr="00EC76D5">
        <w:t xml:space="preserve">C </w:t>
      </w:r>
      <w:r w:rsidR="00991DAF" w:rsidRPr="00EC76D5">
        <w:t xml:space="preserve">grammar can be </w:t>
      </w:r>
      <w:r w:rsidR="0076639A" w:rsidRPr="00EC76D5">
        <w:t>divided</w:t>
      </w:r>
      <w:r w:rsidR="00991DAF" w:rsidRPr="00EC76D5">
        <w:t xml:space="preserve"> into three parts: </w:t>
      </w:r>
      <w:r w:rsidR="0076639A" w:rsidRPr="00EC76D5">
        <w:t>declarations</w:t>
      </w:r>
      <w:r w:rsidR="00F31ECC" w:rsidRPr="00EC76D5">
        <w:t xml:space="preserve"> and </w:t>
      </w:r>
      <w:r w:rsidR="00C37108">
        <w:t>definition</w:t>
      </w:r>
      <w:r w:rsidR="00F31ECC" w:rsidRPr="00EC76D5">
        <w:t>s</w:t>
      </w:r>
      <w:r w:rsidR="00991DAF" w:rsidRPr="00EC76D5">
        <w:t xml:space="preserve">, </w:t>
      </w:r>
      <w:r w:rsidR="00200804" w:rsidRPr="00EC76D5">
        <w:t>s</w:t>
      </w:r>
      <w:r w:rsidR="00991DAF" w:rsidRPr="00EC76D5">
        <w:t xml:space="preserve">tatements </w:t>
      </w:r>
      <w:r w:rsidR="00200804" w:rsidRPr="00EC76D5">
        <w:t xml:space="preserve">and </w:t>
      </w:r>
      <w:r w:rsidR="00991DAF" w:rsidRPr="00EC76D5">
        <w:t xml:space="preserve">expressions.  </w:t>
      </w:r>
      <w:r w:rsidR="0076639A" w:rsidRPr="00EC76D5">
        <w:t xml:space="preserve">When the declarations are parsed the </w:t>
      </w:r>
      <w:r w:rsidR="0076639A" w:rsidRPr="00EC76D5">
        <w:rPr>
          <w:rStyle w:val="CodeInText"/>
        </w:rPr>
        <w:t>symbol table</w:t>
      </w:r>
      <w:r w:rsidR="0076639A" w:rsidRPr="00EC76D5">
        <w:t xml:space="preserve"> </w:t>
      </w:r>
      <w:r w:rsidR="008008CF" w:rsidRPr="00EC76D5">
        <w:t>is generated, which holds information of the declared variables, types, and functions</w:t>
      </w:r>
      <w:r w:rsidR="00DD63ED" w:rsidRPr="00EC76D5">
        <w:t xml:space="preserve"> that is used when parsing the statements and expressions.</w:t>
      </w:r>
      <w:r w:rsidR="008008CF" w:rsidRPr="00EC76D5">
        <w:t xml:space="preserve"> During the parsing, comprehensive type checking and type conversions are </w:t>
      </w:r>
      <w:r w:rsidR="00DD63ED" w:rsidRPr="00EC76D5">
        <w:t xml:space="preserve">also performed </w:t>
      </w:r>
      <w:r w:rsidR="00462D47" w:rsidRPr="00EC76D5">
        <w:t>to</w:t>
      </w:r>
      <w:r w:rsidR="00DD63ED" w:rsidRPr="00EC76D5">
        <w:t xml:space="preserve"> determine wh</w:t>
      </w:r>
      <w:r w:rsidR="00555BBC" w:rsidRPr="00EC76D5">
        <w:t>e</w:t>
      </w:r>
      <w:r w:rsidR="00DD63ED" w:rsidRPr="00EC76D5">
        <w:t xml:space="preserve">ther the source code is </w:t>
      </w:r>
      <w:r w:rsidR="00047202" w:rsidRPr="00EC76D5">
        <w:t>semantically</w:t>
      </w:r>
      <w:r w:rsidR="00DD63ED" w:rsidRPr="00EC76D5">
        <w:t xml:space="preserve"> correct.</w:t>
      </w:r>
    </w:p>
    <w:p w14:paraId="0BC05BAE" w14:textId="1735DDEB" w:rsidR="00856C8C" w:rsidRPr="00EC76D5" w:rsidRDefault="00AB1B1F" w:rsidP="00653984">
      <w:r w:rsidRPr="00EC76D5">
        <w:t xml:space="preserve">The </w:t>
      </w:r>
      <w:r w:rsidR="00490080" w:rsidRPr="00EC76D5">
        <w:t>output</w:t>
      </w:r>
      <w:r w:rsidR="001B36BD" w:rsidRPr="00EC76D5">
        <w:t xml:space="preserve"> of the parser is </w:t>
      </w:r>
      <w:r w:rsidR="00EF23EC" w:rsidRPr="00EC76D5">
        <w:t xml:space="preserve">a syntax holding the </w:t>
      </w:r>
      <w:r w:rsidR="000E0370" w:rsidRPr="00EC76D5">
        <w:t>structure</w:t>
      </w:r>
      <w:r w:rsidR="00EF23EC" w:rsidRPr="00EC76D5">
        <w:t xml:space="preserve"> of the program, with references to </w:t>
      </w:r>
      <w:r w:rsidR="008E62C5" w:rsidRPr="00EC76D5">
        <w:t>the symbols of the symbol table</w:t>
      </w:r>
      <w:r w:rsidR="00EF23EC" w:rsidRPr="00EC76D5">
        <w:t>.</w:t>
      </w:r>
    </w:p>
    <w:p w14:paraId="627C034D" w14:textId="09776149" w:rsidR="00EA19CC" w:rsidRPr="00EC76D5" w:rsidRDefault="00EA19CC" w:rsidP="00EA19CC">
      <w:pPr>
        <w:pStyle w:val="Rubrik3"/>
        <w:numPr>
          <w:ilvl w:val="2"/>
          <w:numId w:val="114"/>
        </w:numPr>
      </w:pPr>
      <w:bookmarkStart w:id="3" w:name="_Toc481936108"/>
      <w:r w:rsidRPr="00EC76D5">
        <w:t>Syntax Tree</w:t>
      </w:r>
      <w:r w:rsidR="0011048C" w:rsidRPr="00EC76D5">
        <w:t xml:space="preserve"> Optimization</w:t>
      </w:r>
      <w:bookmarkEnd w:id="3"/>
    </w:p>
    <w:p w14:paraId="5EFA3E56" w14:textId="31A96B06" w:rsidR="002F15C0" w:rsidRPr="00EC76D5" w:rsidRDefault="002F15C0" w:rsidP="00992BA5">
      <w:r w:rsidRPr="00EC76D5">
        <w:t xml:space="preserve">The purpose of </w:t>
      </w:r>
      <w:r w:rsidR="00405E86" w:rsidRPr="00EC76D5">
        <w:t xml:space="preserve">the syntax </w:t>
      </w:r>
      <w:r w:rsidRPr="00EC76D5">
        <w:t xml:space="preserve">tree optimization phase is to make it as small as possible. To some extent, it reduces the tree </w:t>
      </w:r>
      <w:r w:rsidR="00592DD7" w:rsidRPr="00EC76D5">
        <w:t>cause</w:t>
      </w:r>
      <w:r w:rsidR="00405E86" w:rsidRPr="00EC76D5">
        <w:t>d by the code of the programmer. In the following example,</w:t>
      </w:r>
      <w:r w:rsidR="008F36BB" w:rsidRPr="00EC76D5">
        <w:t xml:space="preserve"> the side effects (function call and increment) are kept, but the addition is removed.</w:t>
      </w:r>
    </w:p>
    <w:tbl>
      <w:tblPr>
        <w:tblStyle w:val="Tabellrutnt"/>
        <w:tblW w:w="0" w:type="auto"/>
        <w:tblLook w:val="04A0" w:firstRow="1" w:lastRow="0" w:firstColumn="1" w:lastColumn="0" w:noHBand="0" w:noVBand="1"/>
      </w:tblPr>
      <w:tblGrid>
        <w:gridCol w:w="4675"/>
        <w:gridCol w:w="4675"/>
      </w:tblGrid>
      <w:tr w:rsidR="00592DD7" w:rsidRPr="00EC76D5" w14:paraId="51D83947" w14:textId="77777777" w:rsidTr="00405E86">
        <w:tc>
          <w:tcPr>
            <w:tcW w:w="4675" w:type="dxa"/>
          </w:tcPr>
          <w:p w14:paraId="15A0E0FA" w14:textId="692B98AC" w:rsidR="00592DD7" w:rsidRPr="00EC76D5" w:rsidRDefault="00592DD7" w:rsidP="00405E86">
            <w:pPr>
              <w:pStyle w:val="Code"/>
            </w:pPr>
            <w:r w:rsidRPr="00EC76D5">
              <w:t>f(x) + i++;</w:t>
            </w:r>
          </w:p>
        </w:tc>
        <w:tc>
          <w:tcPr>
            <w:tcW w:w="4675" w:type="dxa"/>
          </w:tcPr>
          <w:p w14:paraId="57E39BAE" w14:textId="24795063" w:rsidR="00592DD7" w:rsidRPr="00EC76D5" w:rsidRDefault="00592DD7" w:rsidP="00405E86">
            <w:pPr>
              <w:pStyle w:val="Code"/>
            </w:pPr>
            <w:r w:rsidRPr="00EC76D5">
              <w:t>f(x); i++;</w:t>
            </w:r>
          </w:p>
        </w:tc>
      </w:tr>
      <w:tr w:rsidR="00592DD7" w:rsidRPr="00EC76D5" w14:paraId="7EFFF859" w14:textId="77777777" w:rsidTr="00405E86">
        <w:tc>
          <w:tcPr>
            <w:tcW w:w="4675" w:type="dxa"/>
          </w:tcPr>
          <w:p w14:paraId="6F1A352D" w14:textId="42468E0E" w:rsidR="00592DD7" w:rsidRPr="00EC76D5" w:rsidRDefault="002F0AB5" w:rsidP="00405E86">
            <w:r w:rsidRPr="00EC76D5">
              <w:t xml:space="preserve">(a) </w:t>
            </w:r>
            <w:r w:rsidR="00592DD7" w:rsidRPr="00EC76D5">
              <w:t>Before</w:t>
            </w:r>
          </w:p>
        </w:tc>
        <w:tc>
          <w:tcPr>
            <w:tcW w:w="4675" w:type="dxa"/>
          </w:tcPr>
          <w:p w14:paraId="5B76FE20" w14:textId="198F4EDC" w:rsidR="00592DD7" w:rsidRPr="00EC76D5" w:rsidRDefault="00B52E0F" w:rsidP="00405E86">
            <w:r w:rsidRPr="00EC76D5">
              <w:t xml:space="preserve">(b) </w:t>
            </w:r>
            <w:r w:rsidR="00592DD7" w:rsidRPr="00EC76D5">
              <w:t>After</w:t>
            </w:r>
          </w:p>
        </w:tc>
      </w:tr>
    </w:tbl>
    <w:p w14:paraId="3CE76FA9" w14:textId="6DBA1E13" w:rsidR="00592DD7" w:rsidRPr="00EC76D5" w:rsidRDefault="00405E86" w:rsidP="00592DD7">
      <w:r w:rsidRPr="00EC76D5">
        <w:t xml:space="preserve">However, in many cases the </w:t>
      </w:r>
      <w:r w:rsidR="00DE19A0" w:rsidRPr="00EC76D5">
        <w:t xml:space="preserve">it is subtrees added by the parser that are removed. For instance, the C standard function </w:t>
      </w:r>
      <w:r w:rsidR="00DE19A0" w:rsidRPr="00EC76D5">
        <w:rPr>
          <w:rStyle w:val="CodeInText0"/>
        </w:rPr>
        <w:t>printf</w:t>
      </w:r>
      <w:r w:rsidR="00DE19A0" w:rsidRPr="00EC76D5">
        <w:t xml:space="preserve"> returns an integer, which in many cases are ignored.</w:t>
      </w:r>
      <w:r w:rsidRPr="00EC76D5">
        <w:t xml:space="preserve"> </w:t>
      </w:r>
      <w:r w:rsidR="00DE19A0" w:rsidRPr="00EC76D5">
        <w:t>The parser stores the value in a temporary var</w:t>
      </w:r>
      <w:r w:rsidR="00077E43" w:rsidRPr="00EC76D5">
        <w:t>i</w:t>
      </w:r>
      <w:r w:rsidR="00DE19A0" w:rsidRPr="00EC76D5">
        <w:t>able, which is</w:t>
      </w:r>
      <w:r w:rsidR="003E1FDC" w:rsidRPr="00EC76D5">
        <w:t xml:space="preserve"> removed in case it is not used.</w:t>
      </w:r>
    </w:p>
    <w:tbl>
      <w:tblPr>
        <w:tblStyle w:val="Tabellrutnt"/>
        <w:tblW w:w="0" w:type="auto"/>
        <w:tblLook w:val="04A0" w:firstRow="1" w:lastRow="0" w:firstColumn="1" w:lastColumn="0" w:noHBand="0" w:noVBand="1"/>
      </w:tblPr>
      <w:tblGrid>
        <w:gridCol w:w="4675"/>
        <w:gridCol w:w="4675"/>
      </w:tblGrid>
      <w:tr w:rsidR="00077E43" w:rsidRPr="00EC76D5" w14:paraId="03C90184" w14:textId="77777777" w:rsidTr="008E0A21">
        <w:tc>
          <w:tcPr>
            <w:tcW w:w="4675" w:type="dxa"/>
          </w:tcPr>
          <w:p w14:paraId="4DAD18DE" w14:textId="17F491BA" w:rsidR="00077E43" w:rsidRPr="00EC76D5" w:rsidRDefault="00077E43" w:rsidP="008E0A21">
            <w:pPr>
              <w:pStyle w:val="Code"/>
            </w:pPr>
            <w:r w:rsidRPr="00EC76D5">
              <w:t>temp = printf(“Hello”);</w:t>
            </w:r>
          </w:p>
        </w:tc>
        <w:tc>
          <w:tcPr>
            <w:tcW w:w="4675" w:type="dxa"/>
          </w:tcPr>
          <w:p w14:paraId="049FDC09" w14:textId="04FF7DC6" w:rsidR="00077E43" w:rsidRPr="00EC76D5" w:rsidRDefault="00077E43" w:rsidP="008E0A21">
            <w:pPr>
              <w:pStyle w:val="Code"/>
            </w:pPr>
            <w:r w:rsidRPr="00EC76D5">
              <w:t>printf(“Hello”);</w:t>
            </w:r>
          </w:p>
        </w:tc>
      </w:tr>
      <w:tr w:rsidR="00077E43" w:rsidRPr="00EC76D5" w14:paraId="66BCF70D" w14:textId="77777777" w:rsidTr="008E0A21">
        <w:tc>
          <w:tcPr>
            <w:tcW w:w="4675" w:type="dxa"/>
          </w:tcPr>
          <w:p w14:paraId="514BD9ED" w14:textId="549DCE02" w:rsidR="00077E43" w:rsidRPr="00EC76D5" w:rsidRDefault="00B84DFF" w:rsidP="008E0A21">
            <w:r w:rsidRPr="00EC76D5">
              <w:t xml:space="preserve">(a) </w:t>
            </w:r>
            <w:r w:rsidR="00077E43" w:rsidRPr="00EC76D5">
              <w:t>Before</w:t>
            </w:r>
          </w:p>
        </w:tc>
        <w:tc>
          <w:tcPr>
            <w:tcW w:w="4675" w:type="dxa"/>
          </w:tcPr>
          <w:p w14:paraId="65F4430B" w14:textId="0FEDDA05" w:rsidR="00077E43" w:rsidRPr="00EC76D5" w:rsidRDefault="00B84DFF" w:rsidP="008E0A21">
            <w:r w:rsidRPr="00EC76D5">
              <w:t xml:space="preserve">(b) </w:t>
            </w:r>
            <w:r w:rsidR="00077E43" w:rsidRPr="00EC76D5">
              <w:t>After</w:t>
            </w:r>
          </w:p>
        </w:tc>
      </w:tr>
    </w:tbl>
    <w:p w14:paraId="47CBF4D9" w14:textId="77777777" w:rsidR="00077E43" w:rsidRPr="00EC76D5" w:rsidRDefault="00077E43" w:rsidP="00077E43"/>
    <w:p w14:paraId="4E0E63E2" w14:textId="77777777" w:rsidR="0062526E" w:rsidRPr="00EC76D5" w:rsidRDefault="007A1472" w:rsidP="00653984">
      <w:pPr>
        <w:pStyle w:val="Rubrik3"/>
        <w:numPr>
          <w:ilvl w:val="2"/>
          <w:numId w:val="114"/>
        </w:numPr>
      </w:pPr>
      <w:bookmarkStart w:id="4" w:name="_Toc481936109"/>
      <w:r w:rsidRPr="00EC76D5">
        <w:t xml:space="preserve">Middle Code </w:t>
      </w:r>
      <w:r w:rsidR="0062526E" w:rsidRPr="00EC76D5">
        <w:t>Generation</w:t>
      </w:r>
      <w:bookmarkEnd w:id="4"/>
    </w:p>
    <w:p w14:paraId="6537951F" w14:textId="5CAAC52E" w:rsidR="00944989" w:rsidRPr="00EC76D5" w:rsidRDefault="007A1472" w:rsidP="0062526E">
      <w:r w:rsidRPr="00EC76D5">
        <w:t xml:space="preserve">When the syntax tree has </w:t>
      </w:r>
      <w:r w:rsidR="0062526E" w:rsidRPr="00EC76D5">
        <w:t xml:space="preserve">been appropriate optimized, is </w:t>
      </w:r>
      <w:r w:rsidR="004055B6" w:rsidRPr="00EC76D5">
        <w:t>translated</w:t>
      </w:r>
      <w:r w:rsidRPr="00EC76D5">
        <w:t xml:space="preserve"> into </w:t>
      </w:r>
      <w:r w:rsidRPr="00EC76D5">
        <w:rPr>
          <w:rStyle w:val="CodeInText0"/>
        </w:rPr>
        <w:t>middle</w:t>
      </w:r>
      <w:r w:rsidRPr="00EC76D5">
        <w:t xml:space="preserve"> </w:t>
      </w:r>
      <w:r w:rsidRPr="00EC76D5">
        <w:rPr>
          <w:rStyle w:val="CodeInText0"/>
        </w:rPr>
        <w:t>code</w:t>
      </w:r>
      <w:r w:rsidR="0062526E" w:rsidRPr="00EC76D5">
        <w:t xml:space="preserve"> list</w:t>
      </w:r>
      <w:r w:rsidR="00D53829" w:rsidRPr="00EC76D5">
        <w:t xml:space="preserve">. Each middle code instruction is made of </w:t>
      </w:r>
      <w:r w:rsidR="00D53829" w:rsidRPr="00EC76D5">
        <w:rPr>
          <w:rStyle w:val="CodeInText0"/>
        </w:rPr>
        <w:t>three</w:t>
      </w:r>
      <w:r w:rsidR="00D53829" w:rsidRPr="00EC76D5">
        <w:t>-</w:t>
      </w:r>
      <w:r w:rsidR="00D53829" w:rsidRPr="00EC76D5">
        <w:rPr>
          <w:rStyle w:val="CodeInText0"/>
        </w:rPr>
        <w:t>address</w:t>
      </w:r>
      <w:r w:rsidR="00D53829" w:rsidRPr="00EC76D5">
        <w:t>-</w:t>
      </w:r>
      <w:r w:rsidR="00D53829" w:rsidRPr="00EC76D5">
        <w:rPr>
          <w:rStyle w:val="CodeInText0"/>
        </w:rPr>
        <w:t>code</w:t>
      </w:r>
      <w:r w:rsidR="00CF453B" w:rsidRPr="00EC76D5">
        <w:t xml:space="preserve">, holding one operator and three addresses. </w:t>
      </w:r>
      <w:r w:rsidR="00DA6A78" w:rsidRPr="00EC76D5">
        <w:t xml:space="preserve">Each address may refer to a </w:t>
      </w:r>
      <w:r w:rsidR="00944989" w:rsidRPr="00EC76D5">
        <w:t xml:space="preserve">name, a </w:t>
      </w:r>
      <w:r w:rsidR="00DA6A78" w:rsidRPr="00EC76D5">
        <w:t xml:space="preserve">symbol, a value, </w:t>
      </w:r>
      <w:r w:rsidR="000A13D4" w:rsidRPr="00EC76D5">
        <w:t xml:space="preserve">or a </w:t>
      </w:r>
      <w:r w:rsidR="00944989" w:rsidRPr="00EC76D5">
        <w:t>jump address.</w:t>
      </w:r>
      <w:r w:rsidR="000A13D4" w:rsidRPr="00EC76D5">
        <w:t xml:space="preserve"> </w:t>
      </w:r>
    </w:p>
    <w:p w14:paraId="2E258B8E" w14:textId="76A2F901" w:rsidR="00767E99" w:rsidRPr="00EC76D5" w:rsidRDefault="00DA6A78" w:rsidP="0062526E">
      <w:r w:rsidRPr="00EC76D5">
        <w:t>ymbols and values.</w:t>
      </w:r>
      <w:r w:rsidR="006D629F" w:rsidRPr="00EC76D5">
        <w:t xml:space="preserve"> As the name implies, </w:t>
      </w:r>
      <w:r w:rsidR="00CF453B" w:rsidRPr="00EC76D5">
        <w:t xml:space="preserve">the instruction </w:t>
      </w:r>
      <w:r w:rsidR="00D53829" w:rsidRPr="00EC76D5">
        <w:t xml:space="preserve"> </w:t>
      </w:r>
      <w:r w:rsidR="007A1472" w:rsidRPr="00EC76D5">
        <w:t xml:space="preserve">  it is </w:t>
      </w:r>
      <w:r w:rsidR="00DB4FFB" w:rsidRPr="00EC76D5">
        <w:t xml:space="preserve">The output of </w:t>
      </w:r>
      <w:r w:rsidR="001B36BD" w:rsidRPr="00EC76D5">
        <w:t xml:space="preserve">sequence of </w:t>
      </w:r>
      <w:r w:rsidR="00767E99" w:rsidRPr="00EC76D5">
        <w:rPr>
          <w:rStyle w:val="CodeInText"/>
        </w:rPr>
        <w:t>middle code</w:t>
      </w:r>
      <w:r w:rsidR="001B36BD" w:rsidRPr="00EC76D5">
        <w:t xml:space="preserve">. That is, a simple code format </w:t>
      </w:r>
      <w:r w:rsidR="00047202" w:rsidRPr="00EC76D5">
        <w:t xml:space="preserve">suitable for further optimization and object code generation. In this book, we use </w:t>
      </w:r>
      <w:r w:rsidR="00047202" w:rsidRPr="00EC76D5">
        <w:rPr>
          <w:rStyle w:val="CodeInText"/>
        </w:rPr>
        <w:t>three-address-code</w:t>
      </w:r>
      <w:r w:rsidR="00047202" w:rsidRPr="00EC76D5">
        <w:t>. As the name implies, the code is made up of an operator and three addresses, which are symbols or jump targets.</w:t>
      </w:r>
    </w:p>
    <w:p w14:paraId="7167A1D9" w14:textId="77777777" w:rsidR="00FE0307" w:rsidRPr="00EC76D5" w:rsidRDefault="00EE7565" w:rsidP="00EE7565">
      <w:pPr>
        <w:pStyle w:val="Rubrik3"/>
      </w:pPr>
      <w:bookmarkStart w:id="5" w:name="_Toc481936110"/>
      <w:r w:rsidRPr="00EC76D5">
        <w:lastRenderedPageBreak/>
        <w:t>Middle Code Optimization</w:t>
      </w:r>
      <w:bookmarkEnd w:id="5"/>
    </w:p>
    <w:p w14:paraId="6CCFCA54" w14:textId="0928354F" w:rsidR="002F0AB5" w:rsidRPr="00EC76D5" w:rsidRDefault="0033564D" w:rsidP="00FE0307">
      <w:r w:rsidRPr="00EC76D5">
        <w:t xml:space="preserve">The purpose of the middle code optimization phase is to </w:t>
      </w:r>
      <w:r w:rsidR="00AB75CE" w:rsidRPr="00EC76D5">
        <w:t>m</w:t>
      </w:r>
      <w:r w:rsidR="006B534E" w:rsidRPr="00EC76D5">
        <w:t xml:space="preserve">ake the middle code more effective. </w:t>
      </w:r>
      <w:r w:rsidR="00907941" w:rsidRPr="00EC76D5">
        <w:t xml:space="preserve">One </w:t>
      </w:r>
      <w:r w:rsidR="00AB75CE" w:rsidRPr="00EC76D5">
        <w:t xml:space="preserve">example is the next-jump instruction. </w:t>
      </w:r>
      <w:r w:rsidR="00B03349" w:rsidRPr="00EC76D5">
        <w:t>Natural</w:t>
      </w:r>
      <w:r w:rsidR="006C03DE" w:rsidRPr="00EC76D5">
        <w:t>l</w:t>
      </w:r>
      <w:r w:rsidR="00B03349" w:rsidRPr="00EC76D5">
        <w:t>y, an instruction that jump</w:t>
      </w:r>
      <w:r w:rsidR="00464A67" w:rsidRPr="00EC76D5">
        <w:t>s to</w:t>
      </w:r>
      <w:r w:rsidR="00B03349" w:rsidRPr="00EC76D5">
        <w:t xml:space="preserve"> the next instruction shall be</w:t>
      </w:r>
      <w:r w:rsidR="002F0AB5" w:rsidRPr="00EC76D5">
        <w:t xml:space="preserve"> removed:</w:t>
      </w:r>
    </w:p>
    <w:tbl>
      <w:tblPr>
        <w:tblStyle w:val="Tabellrutnt"/>
        <w:tblW w:w="0" w:type="auto"/>
        <w:tblLook w:val="04A0" w:firstRow="1" w:lastRow="0" w:firstColumn="1" w:lastColumn="0" w:noHBand="0" w:noVBand="1"/>
      </w:tblPr>
      <w:tblGrid>
        <w:gridCol w:w="4675"/>
        <w:gridCol w:w="4675"/>
      </w:tblGrid>
      <w:tr w:rsidR="00E5013C" w:rsidRPr="00EC76D5" w14:paraId="60840925" w14:textId="77777777" w:rsidTr="008E0A21">
        <w:tc>
          <w:tcPr>
            <w:tcW w:w="4675" w:type="dxa"/>
          </w:tcPr>
          <w:p w14:paraId="57AC501C" w14:textId="77777777" w:rsidR="00E5013C" w:rsidRPr="00EC76D5" w:rsidRDefault="00E5013C" w:rsidP="008E0A21">
            <w:pPr>
              <w:pStyle w:val="Code"/>
            </w:pPr>
            <w:r w:rsidRPr="00EC76D5">
              <w:t>1. goto 2</w:t>
            </w:r>
          </w:p>
          <w:p w14:paraId="1FE54B7B" w14:textId="6074ED5A" w:rsidR="00E5013C" w:rsidRPr="00EC76D5" w:rsidRDefault="00E5013C" w:rsidP="008E0A21">
            <w:pPr>
              <w:pStyle w:val="Code"/>
            </w:pPr>
            <w:r w:rsidRPr="00EC76D5">
              <w:t>2. ...</w:t>
            </w:r>
          </w:p>
        </w:tc>
        <w:tc>
          <w:tcPr>
            <w:tcW w:w="4675" w:type="dxa"/>
          </w:tcPr>
          <w:p w14:paraId="5A785E87" w14:textId="04FD09FE" w:rsidR="00624ED4" w:rsidRPr="00EC76D5" w:rsidRDefault="00624ED4" w:rsidP="00624ED4">
            <w:pPr>
              <w:pStyle w:val="Code"/>
            </w:pPr>
            <w:r w:rsidRPr="00EC76D5">
              <w:t>1. empty</w:t>
            </w:r>
          </w:p>
          <w:p w14:paraId="3A8D79BD" w14:textId="56CF4B37" w:rsidR="00E5013C" w:rsidRPr="00EC76D5" w:rsidRDefault="00624ED4" w:rsidP="00624ED4">
            <w:pPr>
              <w:pStyle w:val="Code"/>
            </w:pPr>
            <w:r w:rsidRPr="00EC76D5">
              <w:t>2. ...</w:t>
            </w:r>
          </w:p>
        </w:tc>
      </w:tr>
      <w:tr w:rsidR="00E5013C" w:rsidRPr="00EC76D5" w14:paraId="5F8C1133" w14:textId="77777777" w:rsidTr="008E0A21">
        <w:tc>
          <w:tcPr>
            <w:tcW w:w="4675" w:type="dxa"/>
          </w:tcPr>
          <w:p w14:paraId="445FC734" w14:textId="77777777" w:rsidR="00E5013C" w:rsidRPr="00EC76D5" w:rsidRDefault="00E5013C" w:rsidP="008E0A21">
            <w:r w:rsidRPr="00EC76D5">
              <w:t>(a) Before</w:t>
            </w:r>
          </w:p>
        </w:tc>
        <w:tc>
          <w:tcPr>
            <w:tcW w:w="4675" w:type="dxa"/>
          </w:tcPr>
          <w:p w14:paraId="2969EBE9" w14:textId="77777777" w:rsidR="00E5013C" w:rsidRPr="00EC76D5" w:rsidRDefault="00E5013C" w:rsidP="008E0A21">
            <w:r w:rsidRPr="00EC76D5">
              <w:t>(b) After</w:t>
            </w:r>
          </w:p>
        </w:tc>
      </w:tr>
    </w:tbl>
    <w:p w14:paraId="6647956C" w14:textId="2538C1A3" w:rsidR="00E60C50" w:rsidRPr="00EC76D5" w:rsidRDefault="000E0838" w:rsidP="00E60C50">
      <w:r w:rsidRPr="00EC76D5">
        <w:t xml:space="preserve">In the same way, if a conditional instruction </w:t>
      </w:r>
      <w:r w:rsidR="00B83E18" w:rsidRPr="00EC76D5">
        <w:t>jump can be reduced:</w:t>
      </w:r>
    </w:p>
    <w:tbl>
      <w:tblPr>
        <w:tblStyle w:val="Tabellrutnt"/>
        <w:tblW w:w="0" w:type="auto"/>
        <w:tblLook w:val="04A0" w:firstRow="1" w:lastRow="0" w:firstColumn="1" w:lastColumn="0" w:noHBand="0" w:noVBand="1"/>
      </w:tblPr>
      <w:tblGrid>
        <w:gridCol w:w="4675"/>
        <w:gridCol w:w="4675"/>
      </w:tblGrid>
      <w:tr w:rsidR="00E60C50" w:rsidRPr="00EC76D5" w14:paraId="574DC31D" w14:textId="77777777" w:rsidTr="008E0A21">
        <w:tc>
          <w:tcPr>
            <w:tcW w:w="4675" w:type="dxa"/>
          </w:tcPr>
          <w:p w14:paraId="1714CFFF" w14:textId="7E2F6980" w:rsidR="00AE35B6" w:rsidRPr="00EC76D5" w:rsidRDefault="00AE35B6" w:rsidP="00AE35B6">
            <w:pPr>
              <w:pStyle w:val="Code"/>
            </w:pPr>
            <w:r w:rsidRPr="00EC76D5">
              <w:t>1. if a &lt; b goto 3</w:t>
            </w:r>
          </w:p>
          <w:p w14:paraId="3F7DC7FC" w14:textId="77777777" w:rsidR="00E60C50" w:rsidRPr="00EC76D5" w:rsidRDefault="00AE35B6" w:rsidP="00AE35B6">
            <w:pPr>
              <w:pStyle w:val="Code"/>
            </w:pPr>
            <w:r w:rsidRPr="00EC76D5">
              <w:t>2. goto 10</w:t>
            </w:r>
          </w:p>
          <w:p w14:paraId="1654EA82" w14:textId="5F70E6E8" w:rsidR="00AE35B6" w:rsidRPr="00EC76D5" w:rsidRDefault="00AE35B6" w:rsidP="00AE35B6">
            <w:pPr>
              <w:pStyle w:val="Code"/>
            </w:pPr>
            <w:r w:rsidRPr="00EC76D5">
              <w:t>3. ...</w:t>
            </w:r>
          </w:p>
        </w:tc>
        <w:tc>
          <w:tcPr>
            <w:tcW w:w="4675" w:type="dxa"/>
          </w:tcPr>
          <w:p w14:paraId="1FFF95C0" w14:textId="77777777" w:rsidR="00AE35B6" w:rsidRPr="00EC76D5" w:rsidRDefault="00AE35B6" w:rsidP="00AE35B6">
            <w:pPr>
              <w:pStyle w:val="Code"/>
            </w:pPr>
            <w:r w:rsidRPr="00EC76D5">
              <w:t>1. if a &gt;= b goto 10</w:t>
            </w:r>
          </w:p>
          <w:p w14:paraId="695CC12A" w14:textId="77777777" w:rsidR="00E60C50" w:rsidRPr="00EC76D5" w:rsidRDefault="00AE35B6" w:rsidP="00AE35B6">
            <w:pPr>
              <w:pStyle w:val="Code"/>
            </w:pPr>
            <w:r w:rsidRPr="00EC76D5">
              <w:t>2. empty</w:t>
            </w:r>
          </w:p>
          <w:p w14:paraId="0DA6E938" w14:textId="135C444A" w:rsidR="00194849" w:rsidRPr="00EC76D5" w:rsidRDefault="00194849" w:rsidP="00AE35B6">
            <w:pPr>
              <w:pStyle w:val="Code"/>
            </w:pPr>
            <w:r w:rsidRPr="00EC76D5">
              <w:t>3. ...</w:t>
            </w:r>
          </w:p>
        </w:tc>
      </w:tr>
      <w:tr w:rsidR="00E60C50" w:rsidRPr="00EC76D5" w14:paraId="54564CBC" w14:textId="77777777" w:rsidTr="008E0A21">
        <w:tc>
          <w:tcPr>
            <w:tcW w:w="4675" w:type="dxa"/>
          </w:tcPr>
          <w:p w14:paraId="5D430B19" w14:textId="77777777" w:rsidR="00E60C50" w:rsidRPr="00EC76D5" w:rsidRDefault="00E60C50" w:rsidP="008E0A21">
            <w:r w:rsidRPr="00EC76D5">
              <w:t>(a) Before</w:t>
            </w:r>
          </w:p>
        </w:tc>
        <w:tc>
          <w:tcPr>
            <w:tcW w:w="4675" w:type="dxa"/>
          </w:tcPr>
          <w:p w14:paraId="700D9692" w14:textId="77777777" w:rsidR="00E60C50" w:rsidRPr="00EC76D5" w:rsidRDefault="00E60C50" w:rsidP="008E0A21">
            <w:r w:rsidRPr="00EC76D5">
              <w:t>(b) After</w:t>
            </w:r>
          </w:p>
        </w:tc>
      </w:tr>
    </w:tbl>
    <w:p w14:paraId="0BF7733D" w14:textId="18A85BE4" w:rsidR="00F34BB6" w:rsidRPr="00EC76D5" w:rsidRDefault="00F34BB6" w:rsidP="00F34BB6">
      <w:r w:rsidRPr="00EC76D5">
        <w:t>Goto-chains are also reduced.</w:t>
      </w:r>
      <w:r w:rsidR="00813C0C" w:rsidRPr="00EC76D5">
        <w:t xml:space="preserve"> In the following example, all goto instructions jumps to the final target:</w:t>
      </w:r>
    </w:p>
    <w:tbl>
      <w:tblPr>
        <w:tblStyle w:val="Tabellrutnt"/>
        <w:tblW w:w="0" w:type="auto"/>
        <w:tblLook w:val="04A0" w:firstRow="1" w:lastRow="0" w:firstColumn="1" w:lastColumn="0" w:noHBand="0" w:noVBand="1"/>
      </w:tblPr>
      <w:tblGrid>
        <w:gridCol w:w="4675"/>
        <w:gridCol w:w="4675"/>
      </w:tblGrid>
      <w:tr w:rsidR="00F34BB6" w:rsidRPr="00EC76D5" w14:paraId="1CE11FC5" w14:textId="77777777" w:rsidTr="008E0A21">
        <w:tc>
          <w:tcPr>
            <w:tcW w:w="4675" w:type="dxa"/>
          </w:tcPr>
          <w:p w14:paraId="2F0C93C6" w14:textId="68660C53" w:rsidR="00F34BB6" w:rsidRPr="00EC76D5" w:rsidRDefault="00F34BB6" w:rsidP="008E0A21">
            <w:pPr>
              <w:pStyle w:val="Code"/>
            </w:pPr>
            <w:r w:rsidRPr="00EC76D5">
              <w:t xml:space="preserve">1. </w:t>
            </w:r>
            <w:r w:rsidR="000776C7" w:rsidRPr="00EC76D5">
              <w:t>goto 3</w:t>
            </w:r>
          </w:p>
          <w:p w14:paraId="47136A35" w14:textId="77777777" w:rsidR="00F34BB6" w:rsidRPr="00EC76D5" w:rsidRDefault="000776C7" w:rsidP="000776C7">
            <w:pPr>
              <w:pStyle w:val="Code"/>
            </w:pPr>
            <w:r w:rsidRPr="00EC76D5">
              <w:t>2.</w:t>
            </w:r>
            <w:r w:rsidR="00F34BB6" w:rsidRPr="00EC76D5">
              <w:t xml:space="preserve"> ...</w:t>
            </w:r>
          </w:p>
          <w:p w14:paraId="3F5AC0D9" w14:textId="77777777" w:rsidR="000776C7" w:rsidRPr="00EC76D5" w:rsidRDefault="000776C7" w:rsidP="000776C7">
            <w:pPr>
              <w:pStyle w:val="Code"/>
            </w:pPr>
            <w:r w:rsidRPr="00EC76D5">
              <w:t>3. goto 5</w:t>
            </w:r>
          </w:p>
          <w:p w14:paraId="277B6B94" w14:textId="77777777" w:rsidR="000776C7" w:rsidRPr="00EC76D5" w:rsidRDefault="000776C7" w:rsidP="000776C7">
            <w:pPr>
              <w:pStyle w:val="Code"/>
            </w:pPr>
            <w:r w:rsidRPr="00EC76D5">
              <w:t>4. ...</w:t>
            </w:r>
          </w:p>
          <w:p w14:paraId="2C9677B6" w14:textId="0A0F8055" w:rsidR="000776C7" w:rsidRPr="00EC76D5" w:rsidRDefault="00C77DED" w:rsidP="000776C7">
            <w:pPr>
              <w:pStyle w:val="Code"/>
            </w:pPr>
            <w:r w:rsidRPr="00EC76D5">
              <w:t>5. goto 10</w:t>
            </w:r>
          </w:p>
        </w:tc>
        <w:tc>
          <w:tcPr>
            <w:tcW w:w="4675" w:type="dxa"/>
          </w:tcPr>
          <w:p w14:paraId="7DC84A78" w14:textId="18B5856B" w:rsidR="00813C0C" w:rsidRPr="00EC76D5" w:rsidRDefault="00813C0C" w:rsidP="00813C0C">
            <w:pPr>
              <w:pStyle w:val="Code"/>
            </w:pPr>
            <w:r w:rsidRPr="00EC76D5">
              <w:t xml:space="preserve">1. </w:t>
            </w:r>
            <w:r w:rsidR="00C77DED" w:rsidRPr="00EC76D5">
              <w:t>goto 10</w:t>
            </w:r>
          </w:p>
          <w:p w14:paraId="07DDD615" w14:textId="77777777" w:rsidR="00813C0C" w:rsidRPr="00EC76D5" w:rsidRDefault="00813C0C" w:rsidP="00813C0C">
            <w:pPr>
              <w:pStyle w:val="Code"/>
            </w:pPr>
            <w:r w:rsidRPr="00EC76D5">
              <w:t>2. ...</w:t>
            </w:r>
          </w:p>
          <w:p w14:paraId="646A9A1A" w14:textId="689EB3B8" w:rsidR="00813C0C" w:rsidRPr="00EC76D5" w:rsidRDefault="00813C0C" w:rsidP="00813C0C">
            <w:pPr>
              <w:pStyle w:val="Code"/>
            </w:pPr>
            <w:r w:rsidRPr="00EC76D5">
              <w:t xml:space="preserve">3. goto </w:t>
            </w:r>
            <w:r w:rsidR="00C77DED" w:rsidRPr="00EC76D5">
              <w:t>10</w:t>
            </w:r>
          </w:p>
          <w:p w14:paraId="68A6B34E" w14:textId="77777777" w:rsidR="00813C0C" w:rsidRPr="00EC76D5" w:rsidRDefault="00813C0C" w:rsidP="00813C0C">
            <w:pPr>
              <w:pStyle w:val="Code"/>
            </w:pPr>
            <w:r w:rsidRPr="00EC76D5">
              <w:t>4. ...</w:t>
            </w:r>
          </w:p>
          <w:p w14:paraId="6468A079" w14:textId="2EEEF20A" w:rsidR="00F34BB6" w:rsidRPr="00EC76D5" w:rsidRDefault="00C77DED" w:rsidP="00813C0C">
            <w:pPr>
              <w:pStyle w:val="Code"/>
            </w:pPr>
            <w:r w:rsidRPr="00EC76D5">
              <w:t>5. goto 10</w:t>
            </w:r>
          </w:p>
        </w:tc>
      </w:tr>
      <w:tr w:rsidR="00F34BB6" w:rsidRPr="00EC76D5" w14:paraId="6C3AC154" w14:textId="77777777" w:rsidTr="008E0A21">
        <w:tc>
          <w:tcPr>
            <w:tcW w:w="4675" w:type="dxa"/>
          </w:tcPr>
          <w:p w14:paraId="038C8BEE" w14:textId="77777777" w:rsidR="00F34BB6" w:rsidRPr="00EC76D5" w:rsidRDefault="00F34BB6" w:rsidP="008E0A21">
            <w:r w:rsidRPr="00EC76D5">
              <w:t>(a) Before</w:t>
            </w:r>
          </w:p>
        </w:tc>
        <w:tc>
          <w:tcPr>
            <w:tcW w:w="4675" w:type="dxa"/>
          </w:tcPr>
          <w:p w14:paraId="41E0E840" w14:textId="77777777" w:rsidR="00F34BB6" w:rsidRPr="00EC76D5" w:rsidRDefault="00F34BB6" w:rsidP="008E0A21">
            <w:r w:rsidRPr="00EC76D5">
              <w:t>(b) After</w:t>
            </w:r>
          </w:p>
        </w:tc>
      </w:tr>
    </w:tbl>
    <w:p w14:paraId="4AD4B5A0" w14:textId="02B06620" w:rsidR="002F0AB5" w:rsidRPr="00EC76D5" w:rsidRDefault="002F0AB5" w:rsidP="00E60C50">
      <w:pPr>
        <w:pStyle w:val="Code"/>
      </w:pPr>
    </w:p>
    <w:p w14:paraId="444A9BB6" w14:textId="0FD853AE" w:rsidR="00E60C50" w:rsidRPr="00EC76D5" w:rsidRDefault="0038582A" w:rsidP="00E60C50">
      <w:r w:rsidRPr="00EC76D5">
        <w:t xml:space="preserve">Finally, </w:t>
      </w:r>
      <w:r w:rsidR="00E84D9E" w:rsidRPr="00EC76D5">
        <w:t>unreachable code is reduced. That is, every instruction that cannot be reached from the first instruction of the function is removed:</w:t>
      </w:r>
    </w:p>
    <w:p w14:paraId="790EE6A4" w14:textId="12C17FC2" w:rsidR="00354A27" w:rsidRPr="00EC76D5" w:rsidRDefault="00354A27" w:rsidP="00FF4FDC">
      <w:pPr>
        <w:pStyle w:val="Code"/>
      </w:pPr>
      <w:r w:rsidRPr="00EC76D5">
        <w:t>if (</w:t>
      </w:r>
      <w:r w:rsidR="00DA442D" w:rsidRPr="00EC76D5">
        <w:t>0</w:t>
      </w:r>
      <w:r w:rsidRPr="00EC76D5">
        <w:t>) printf(“</w:t>
      </w:r>
      <w:r w:rsidR="00DA442D" w:rsidRPr="00EC76D5">
        <w:t>False</w:t>
      </w:r>
      <w:r w:rsidRPr="00EC76D5">
        <w:t>”);</w:t>
      </w:r>
      <w:r w:rsidR="00DA442D" w:rsidRPr="00EC76D5">
        <w:t xml:space="preserve"> else printf(“True”);</w:t>
      </w:r>
    </w:p>
    <w:p w14:paraId="244EE1D6" w14:textId="77777777" w:rsidR="00FF4FDC" w:rsidRPr="00EC76D5" w:rsidRDefault="00FF4FDC" w:rsidP="00FF4FDC">
      <w:pPr>
        <w:pStyle w:val="Code"/>
      </w:pPr>
    </w:p>
    <w:tbl>
      <w:tblPr>
        <w:tblStyle w:val="Tabellrutnt"/>
        <w:tblW w:w="0" w:type="auto"/>
        <w:tblLook w:val="04A0" w:firstRow="1" w:lastRow="0" w:firstColumn="1" w:lastColumn="0" w:noHBand="0" w:noVBand="1"/>
      </w:tblPr>
      <w:tblGrid>
        <w:gridCol w:w="4675"/>
        <w:gridCol w:w="4675"/>
      </w:tblGrid>
      <w:tr w:rsidR="00283FE5" w:rsidRPr="00EC76D5" w14:paraId="27BC82B7" w14:textId="77777777" w:rsidTr="008E0A21">
        <w:tc>
          <w:tcPr>
            <w:tcW w:w="4675" w:type="dxa"/>
          </w:tcPr>
          <w:p w14:paraId="32D0D281" w14:textId="265DDFCD" w:rsidR="00283FE5" w:rsidRPr="00EC76D5" w:rsidRDefault="00283FE5" w:rsidP="008E0A21">
            <w:pPr>
              <w:pStyle w:val="Code"/>
            </w:pPr>
            <w:r w:rsidRPr="00EC76D5">
              <w:t>1. goto 2</w:t>
            </w:r>
          </w:p>
          <w:p w14:paraId="10286B22" w14:textId="3DECC28D" w:rsidR="00283FE5" w:rsidRPr="00EC76D5" w:rsidRDefault="00283FE5" w:rsidP="008E0A21">
            <w:pPr>
              <w:pStyle w:val="Code"/>
              <w:rPr>
                <w:i/>
              </w:rPr>
            </w:pPr>
            <w:r w:rsidRPr="00EC76D5">
              <w:t xml:space="preserve">2. // </w:t>
            </w:r>
            <w:r w:rsidRPr="00EC76D5">
              <w:rPr>
                <w:i/>
              </w:rPr>
              <w:t>call printf(“False”);</w:t>
            </w:r>
          </w:p>
          <w:p w14:paraId="79A2BE7E" w14:textId="24D21F23" w:rsidR="00283FE5" w:rsidRPr="00EC76D5" w:rsidRDefault="0042192C" w:rsidP="008E0A21">
            <w:pPr>
              <w:pStyle w:val="Code"/>
            </w:pPr>
            <w:r w:rsidRPr="00EC76D5">
              <w:t>3. goto</w:t>
            </w:r>
            <w:r w:rsidR="001D001C" w:rsidRPr="00EC76D5">
              <w:t xml:space="preserve"> 5</w:t>
            </w:r>
          </w:p>
          <w:p w14:paraId="569403CE" w14:textId="48E06241" w:rsidR="0042192C" w:rsidRPr="00EC76D5" w:rsidRDefault="001D001C" w:rsidP="0042192C">
            <w:pPr>
              <w:pStyle w:val="Code"/>
              <w:rPr>
                <w:i/>
              </w:rPr>
            </w:pPr>
            <w:r w:rsidRPr="00EC76D5">
              <w:t>4</w:t>
            </w:r>
            <w:r w:rsidR="0042192C" w:rsidRPr="00EC76D5">
              <w:t xml:space="preserve">. // </w:t>
            </w:r>
            <w:r w:rsidR="0042192C" w:rsidRPr="00EC76D5">
              <w:rPr>
                <w:i/>
              </w:rPr>
              <w:t>call printf(“True”);</w:t>
            </w:r>
          </w:p>
          <w:p w14:paraId="1A0AC5BE" w14:textId="50BC7715" w:rsidR="00283FE5" w:rsidRPr="00EC76D5" w:rsidRDefault="001D001C" w:rsidP="008E0A21">
            <w:pPr>
              <w:pStyle w:val="Code"/>
            </w:pPr>
            <w:r w:rsidRPr="00EC76D5">
              <w:t>5. ...</w:t>
            </w:r>
          </w:p>
        </w:tc>
        <w:tc>
          <w:tcPr>
            <w:tcW w:w="4675" w:type="dxa"/>
          </w:tcPr>
          <w:p w14:paraId="7E640779" w14:textId="277BB66A" w:rsidR="00185F09" w:rsidRPr="00EC76D5" w:rsidRDefault="00185F09" w:rsidP="00185F09">
            <w:pPr>
              <w:pStyle w:val="Code"/>
            </w:pPr>
            <w:r w:rsidRPr="00EC76D5">
              <w:t>1. empty</w:t>
            </w:r>
          </w:p>
          <w:p w14:paraId="5E7FAA29" w14:textId="77777777" w:rsidR="00185F09" w:rsidRPr="00EC76D5" w:rsidRDefault="00185F09" w:rsidP="00185F09">
            <w:pPr>
              <w:pStyle w:val="Code"/>
              <w:rPr>
                <w:i/>
              </w:rPr>
            </w:pPr>
            <w:r w:rsidRPr="00EC76D5">
              <w:t xml:space="preserve">2. // </w:t>
            </w:r>
            <w:r w:rsidRPr="00EC76D5">
              <w:rPr>
                <w:i/>
              </w:rPr>
              <w:t>call printf(“False”);</w:t>
            </w:r>
          </w:p>
          <w:p w14:paraId="62AFD4D0" w14:textId="04F1E7A6" w:rsidR="00185F09" w:rsidRPr="00EC76D5" w:rsidRDefault="008D4375" w:rsidP="00185F09">
            <w:pPr>
              <w:pStyle w:val="Code"/>
            </w:pPr>
            <w:r w:rsidRPr="00EC76D5">
              <w:t>3. empty</w:t>
            </w:r>
          </w:p>
          <w:p w14:paraId="0E841B50" w14:textId="298C6277" w:rsidR="00185F09" w:rsidRPr="00EC76D5" w:rsidRDefault="00185F09" w:rsidP="00185F09">
            <w:pPr>
              <w:pStyle w:val="Code"/>
              <w:rPr>
                <w:i/>
              </w:rPr>
            </w:pPr>
            <w:r w:rsidRPr="00EC76D5">
              <w:t xml:space="preserve">4. </w:t>
            </w:r>
            <w:r w:rsidR="008D4375" w:rsidRPr="00EC76D5">
              <w:t>empty</w:t>
            </w:r>
          </w:p>
          <w:p w14:paraId="0FCF88B7" w14:textId="7D18872D" w:rsidR="00283FE5" w:rsidRPr="00EC76D5" w:rsidRDefault="00185F09" w:rsidP="00185F09">
            <w:pPr>
              <w:pStyle w:val="Code"/>
            </w:pPr>
            <w:r w:rsidRPr="00EC76D5">
              <w:t>5. ...</w:t>
            </w:r>
          </w:p>
        </w:tc>
      </w:tr>
      <w:tr w:rsidR="00283FE5" w:rsidRPr="00EC76D5" w14:paraId="0B245D32" w14:textId="77777777" w:rsidTr="008E0A21">
        <w:tc>
          <w:tcPr>
            <w:tcW w:w="4675" w:type="dxa"/>
          </w:tcPr>
          <w:p w14:paraId="05EF5CBC" w14:textId="77777777" w:rsidR="00283FE5" w:rsidRPr="00EC76D5" w:rsidRDefault="00283FE5" w:rsidP="008E0A21">
            <w:r w:rsidRPr="00EC76D5">
              <w:t>(a) Before</w:t>
            </w:r>
          </w:p>
        </w:tc>
        <w:tc>
          <w:tcPr>
            <w:tcW w:w="4675" w:type="dxa"/>
          </w:tcPr>
          <w:p w14:paraId="4AC538E4" w14:textId="77777777" w:rsidR="00283FE5" w:rsidRPr="00EC76D5" w:rsidRDefault="00283FE5" w:rsidP="008E0A21">
            <w:r w:rsidRPr="00EC76D5">
              <w:t>(b) After</w:t>
            </w:r>
          </w:p>
        </w:tc>
      </w:tr>
    </w:tbl>
    <w:p w14:paraId="2FB8E4D0" w14:textId="7A91EA41" w:rsidR="005B20C1" w:rsidRPr="00EC76D5" w:rsidRDefault="00B03349" w:rsidP="00FE0307">
      <w:r w:rsidRPr="00EC76D5">
        <w:t xml:space="preserve">  </w:t>
      </w:r>
      <w:r w:rsidR="00A2625E" w:rsidRPr="00EC76D5">
        <w:t xml:space="preserve">simplify the middle code. </w:t>
      </w:r>
      <w:r w:rsidR="00F52E14" w:rsidRPr="00EC76D5">
        <w:t>When the mi</w:t>
      </w:r>
      <w:r w:rsidR="005B20C1" w:rsidRPr="00EC76D5">
        <w:t xml:space="preserve">ddle code has been generated, the functions </w:t>
      </w:r>
      <w:r w:rsidR="00F52E14" w:rsidRPr="00EC76D5">
        <w:t xml:space="preserve">holds </w:t>
      </w:r>
      <w:r w:rsidR="005B20C1" w:rsidRPr="00EC76D5">
        <w:t>code that is not reachable and variables not used, introduced both by the programmer and the scanning and parsing phase above, that need to be removed. Moreover, there are also complicated jump instruction that can be simplified.</w:t>
      </w:r>
    </w:p>
    <w:p w14:paraId="632ED774" w14:textId="4615B1EE" w:rsidR="005B20C1" w:rsidRPr="00EC76D5" w:rsidRDefault="005B20C1" w:rsidP="00FE0307">
      <w:r w:rsidRPr="00EC76D5">
        <w:t>This phase is also responsible for the generation of base blocks and live sets. A b</w:t>
      </w:r>
      <w:r w:rsidR="00A0386D" w:rsidRPr="00EC76D5">
        <w:t xml:space="preserve">ase </w:t>
      </w:r>
      <w:r w:rsidRPr="00EC76D5">
        <w:t>b</w:t>
      </w:r>
      <w:r w:rsidR="00A0386D" w:rsidRPr="00EC76D5">
        <w:t>lock</w:t>
      </w:r>
      <w:r w:rsidRPr="00EC76D5">
        <w:t xml:space="preserve"> is the longest sequence of middle code instructions that is not the target of a jump instruction. A live set is a set connected to each middle code instruction that ho</w:t>
      </w:r>
      <w:r w:rsidR="002523E5" w:rsidRPr="00EC76D5">
        <w:t>lds the variable accessed later</w:t>
      </w:r>
      <w:r w:rsidR="00FA69E8" w:rsidRPr="00EC76D5">
        <w:t xml:space="preserve"> </w:t>
      </w:r>
      <w:r w:rsidRPr="00EC76D5">
        <w:t xml:space="preserve">on in the same base block, that information is used when generating object code in the next phase. </w:t>
      </w:r>
    </w:p>
    <w:p w14:paraId="1B1423CD" w14:textId="282873F5" w:rsidR="0031712C" w:rsidRPr="00EC76D5" w:rsidRDefault="0031712C" w:rsidP="00EE7565">
      <w:pPr>
        <w:pStyle w:val="Rubrik3"/>
      </w:pPr>
      <w:bookmarkStart w:id="6" w:name="_Toc481936111"/>
      <w:r w:rsidRPr="00EC76D5">
        <w:lastRenderedPageBreak/>
        <w:t>Register Preparation</w:t>
      </w:r>
      <w:r w:rsidR="00500990" w:rsidRPr="00EC76D5">
        <w:t xml:space="preserve"> and Allocation</w:t>
      </w:r>
      <w:bookmarkEnd w:id="6"/>
    </w:p>
    <w:p w14:paraId="6BEA1734" w14:textId="48B8EF14" w:rsidR="006010F7" w:rsidRPr="00EC76D5" w:rsidRDefault="006010F7" w:rsidP="006010F7">
      <w:r w:rsidRPr="00EC76D5">
        <w:t xml:space="preserve">Before we do the actual register allocation, </w:t>
      </w:r>
      <w:r w:rsidR="00325031" w:rsidRPr="00EC76D5">
        <w:t xml:space="preserve">we traverse the middle code list and </w:t>
      </w:r>
      <w:r w:rsidR="008852B0" w:rsidRPr="00EC76D5">
        <w:t xml:space="preserve">track the use of </w:t>
      </w:r>
      <w:r w:rsidR="00AE377C" w:rsidRPr="00EC76D5">
        <w:t xml:space="preserve">(so far </w:t>
      </w:r>
      <w:r w:rsidR="006E0069" w:rsidRPr="00EC76D5">
        <w:t>anonyms</w:t>
      </w:r>
      <w:r w:rsidR="00AE377C" w:rsidRPr="00EC76D5">
        <w:t xml:space="preserve">) </w:t>
      </w:r>
      <w:r w:rsidR="008852B0" w:rsidRPr="00EC76D5">
        <w:t xml:space="preserve">registers. </w:t>
      </w:r>
      <w:r w:rsidR="006B1C6B" w:rsidRPr="00EC76D5">
        <w:t xml:space="preserve">The result is a set of register usages that </w:t>
      </w:r>
      <w:r w:rsidR="00500990" w:rsidRPr="00EC76D5">
        <w:t xml:space="preserve">forms the vertex set of a graph. An edge is </w:t>
      </w:r>
      <w:r w:rsidR="008650ED" w:rsidRPr="00EC76D5">
        <w:t xml:space="preserve">added for each pair of </w:t>
      </w:r>
      <w:r w:rsidR="00500990" w:rsidRPr="00EC76D5">
        <w:t xml:space="preserve">usages that overlaps. Then </w:t>
      </w:r>
      <w:r w:rsidR="00B32436" w:rsidRPr="00EC76D5">
        <w:t>the registers are allocated by a graph-coloring algorithm.</w:t>
      </w:r>
      <w:r w:rsidR="00500990" w:rsidRPr="00EC76D5">
        <w:t xml:space="preserve"> </w:t>
      </w:r>
    </w:p>
    <w:p w14:paraId="5C5E6C34" w14:textId="38259669" w:rsidR="0031712C" w:rsidRPr="00EC76D5" w:rsidRDefault="0031712C" w:rsidP="0031712C">
      <w:pPr>
        <w:pStyle w:val="Rubrik3"/>
      </w:pPr>
      <w:bookmarkStart w:id="7" w:name="_Toc481936112"/>
      <w:r w:rsidRPr="00EC76D5">
        <w:t>Register Allocation</w:t>
      </w:r>
      <w:bookmarkEnd w:id="7"/>
    </w:p>
    <w:p w14:paraId="150818EF" w14:textId="0C5A074F" w:rsidR="00F24F73" w:rsidRPr="00EC76D5" w:rsidRDefault="008B392A" w:rsidP="00F24F73">
      <w:r w:rsidRPr="00EC76D5">
        <w:t xml:space="preserve">A </w:t>
      </w:r>
      <w:r w:rsidRPr="00EC76D5">
        <w:rPr>
          <w:rStyle w:val="CodeInText0"/>
        </w:rPr>
        <w:t>graph</w:t>
      </w:r>
      <w:r w:rsidRPr="00EC76D5">
        <w:t xml:space="preserve"> is a mathematical structure made up by a non-empty set of </w:t>
      </w:r>
      <w:r w:rsidRPr="00EC76D5">
        <w:rPr>
          <w:rStyle w:val="CodeInText0"/>
        </w:rPr>
        <w:t>vertices</w:t>
      </w:r>
      <w:r w:rsidRPr="00EC76D5">
        <w:t xml:space="preserve">, where some pairs are connected by </w:t>
      </w:r>
      <w:r w:rsidRPr="00EC76D5">
        <w:rPr>
          <w:rStyle w:val="CodeInText0"/>
        </w:rPr>
        <w:t>edges</w:t>
      </w:r>
      <w:r w:rsidRPr="00EC76D5">
        <w:t xml:space="preserve">. </w:t>
      </w:r>
      <w:r w:rsidR="00C65039" w:rsidRPr="00EC76D5">
        <w:t xml:space="preserve">Two vertices connected by an edge are </w:t>
      </w:r>
      <w:r w:rsidR="00C65039" w:rsidRPr="00EC76D5">
        <w:rPr>
          <w:rStyle w:val="CodeInText0"/>
        </w:rPr>
        <w:t>neighborhoods</w:t>
      </w:r>
      <w:r w:rsidR="00C65039" w:rsidRPr="00EC76D5">
        <w:t xml:space="preserve">. A graph can be </w:t>
      </w:r>
      <w:r w:rsidR="00C65039" w:rsidRPr="00EC76D5">
        <w:rPr>
          <w:rStyle w:val="CodeInText0"/>
        </w:rPr>
        <w:t>colored</w:t>
      </w:r>
      <w:r w:rsidR="00D26999" w:rsidRPr="00EC76D5">
        <w:t xml:space="preserve"> in such way that that no </w:t>
      </w:r>
      <w:r w:rsidR="00D97A12" w:rsidRPr="00EC76D5">
        <w:t>n</w:t>
      </w:r>
      <w:r w:rsidR="00C31060" w:rsidRPr="00EC76D5">
        <w:t>eighbors</w:t>
      </w:r>
      <w:r w:rsidR="00D26999" w:rsidRPr="00EC76D5">
        <w:t xml:space="preserve"> have the same color. The </w:t>
      </w:r>
      <w:r w:rsidR="00D26999" w:rsidRPr="00EC76D5">
        <w:rPr>
          <w:rStyle w:val="CodeInText0"/>
        </w:rPr>
        <w:t>color</w:t>
      </w:r>
      <w:r w:rsidR="00D26999" w:rsidRPr="00EC76D5">
        <w:t xml:space="preserve"> </w:t>
      </w:r>
      <w:r w:rsidR="00D26999" w:rsidRPr="00EC76D5">
        <w:rPr>
          <w:rStyle w:val="CodeInText0"/>
        </w:rPr>
        <w:t>number</w:t>
      </w:r>
      <w:r w:rsidR="00D26999" w:rsidRPr="00EC76D5">
        <w:t xml:space="preserve"> of a graph is the </w:t>
      </w:r>
      <w:r w:rsidR="004E2E8D" w:rsidRPr="00EC76D5">
        <w:t>minimum</w:t>
      </w:r>
      <w:r w:rsidR="00D26999" w:rsidRPr="00EC76D5">
        <w:t xml:space="preserve"> number of colors need</w:t>
      </w:r>
      <w:r w:rsidR="004E2E8D" w:rsidRPr="00EC76D5">
        <w:t>ed</w:t>
      </w:r>
      <w:r w:rsidR="00D26999" w:rsidRPr="00EC76D5">
        <w:t xml:space="preserve"> to color the graph. </w:t>
      </w:r>
      <w:r w:rsidR="00F24F73" w:rsidRPr="00EC76D5">
        <w:t xml:space="preserve">When allocating the </w:t>
      </w:r>
      <w:r w:rsidRPr="00EC76D5">
        <w:t>registers</w:t>
      </w:r>
      <w:r w:rsidR="00F24F73" w:rsidRPr="00EC76D5">
        <w:t xml:space="preserve"> we use a graph, where the track</w:t>
      </w:r>
      <w:r w:rsidRPr="00EC76D5">
        <w:t xml:space="preserve">s are the vertices and two vertices are connected by an edge if the tracks overlaps. </w:t>
      </w:r>
      <w:r w:rsidR="004E2E8D" w:rsidRPr="00EC76D5">
        <w:t>Then we use graph coloring t</w:t>
      </w:r>
      <w:r w:rsidR="00A46B9F" w:rsidRPr="00EC76D5">
        <w:t>o assign each track a register.</w:t>
      </w:r>
    </w:p>
    <w:p w14:paraId="170C5975" w14:textId="40B28138" w:rsidR="00EE7565" w:rsidRPr="00EC76D5" w:rsidRDefault="00EE7565" w:rsidP="00EE7565">
      <w:pPr>
        <w:pStyle w:val="Rubrik3"/>
      </w:pPr>
      <w:bookmarkStart w:id="8" w:name="_Toc481936113"/>
      <w:r w:rsidRPr="00EC76D5">
        <w:t>Object Code Generation</w:t>
      </w:r>
      <w:bookmarkEnd w:id="8"/>
    </w:p>
    <w:p w14:paraId="0E14CD58" w14:textId="77DF8FFF" w:rsidR="006B0843" w:rsidRPr="00EC76D5" w:rsidRDefault="00B32436" w:rsidP="00FE0307">
      <w:r w:rsidRPr="00EC76D5">
        <w:t>When the</w:t>
      </w:r>
      <w:r w:rsidR="00A46B9F" w:rsidRPr="00EC76D5">
        <w:t xml:space="preserve"> registers have been allocated, we are ready to generate the object code. In this book, there are actually t</w:t>
      </w:r>
      <w:r w:rsidR="0072303B" w:rsidRPr="00EC76D5">
        <w:t>w</w:t>
      </w:r>
      <w:r w:rsidR="00A46B9F" w:rsidRPr="00EC76D5">
        <w:t xml:space="preserve">o </w:t>
      </w:r>
      <w:r w:rsidR="00B02FA1" w:rsidRPr="00EC76D5">
        <w:t xml:space="preserve">versions of object code. </w:t>
      </w:r>
      <w:r w:rsidRPr="00EC76D5">
        <w:t xml:space="preserve"> </w:t>
      </w:r>
      <w:r w:rsidR="00393206" w:rsidRPr="00EC76D5">
        <w:t xml:space="preserve">This phase generates both 16-bits executable com-code and assembler code that can be further assembled into com-code. </w:t>
      </w:r>
      <w:r w:rsidR="00FE0307" w:rsidRPr="00EC76D5">
        <w:t xml:space="preserve">The reason </w:t>
      </w:r>
      <w:r w:rsidR="002E6C7F" w:rsidRPr="00EC76D5">
        <w:t>for</w:t>
      </w:r>
      <w:r w:rsidR="00FE0307" w:rsidRPr="00EC76D5">
        <w:t xml:space="preserve"> the generation </w:t>
      </w:r>
      <w:r w:rsidR="00393206" w:rsidRPr="00EC76D5">
        <w:t>of both assembler code and com-code is that it is virtually impossible to debug the generated com-code, it is much easier to study the assembler code instead.</w:t>
      </w:r>
      <w:r w:rsidR="00C51F56" w:rsidRPr="00EC76D5">
        <w:t xml:space="preserve"> When generating the target code we use the registers allocated, we also use registers holding address to values.</w:t>
      </w:r>
    </w:p>
    <w:p w14:paraId="23D2A1B7" w14:textId="2B8F068D" w:rsidR="007F1A80" w:rsidRPr="00EC76D5" w:rsidRDefault="007F1A80" w:rsidP="007F1A80">
      <w:pPr>
        <w:pStyle w:val="Rubrik3"/>
        <w:numPr>
          <w:ilvl w:val="2"/>
          <w:numId w:val="118"/>
        </w:numPr>
      </w:pPr>
      <w:bookmarkStart w:id="9" w:name="_Toc481936114"/>
      <w:r w:rsidRPr="00EC76D5">
        <w:t>Object Code Optimization</w:t>
      </w:r>
      <w:bookmarkEnd w:id="9"/>
    </w:p>
    <w:p w14:paraId="1D2C2233" w14:textId="77777777" w:rsidR="008740F9" w:rsidRPr="00EC76D5" w:rsidRDefault="007F1A80" w:rsidP="008740F9">
      <w:r w:rsidRPr="00EC76D5">
        <w:t xml:space="preserve">When the object code has been generated, it needs to be optimized. </w:t>
      </w:r>
      <w:r w:rsidR="001845F3" w:rsidRPr="00EC76D5">
        <w:t xml:space="preserve">Foremost, we need to </w:t>
      </w:r>
      <w:r w:rsidR="007819F4" w:rsidRPr="00EC76D5">
        <w:t>consider</w:t>
      </w:r>
      <w:r w:rsidR="001845F3" w:rsidRPr="00EC76D5">
        <w:t xml:space="preserve"> the conditional jump instruct</w:t>
      </w:r>
      <w:r w:rsidR="00230E56" w:rsidRPr="00EC76D5">
        <w:t xml:space="preserve">ions. </w:t>
      </w:r>
      <w:r w:rsidR="00E40C3E" w:rsidRPr="00EC76D5">
        <w:t>An unconditional jump instruction may be e</w:t>
      </w:r>
      <w:r w:rsidR="00212544" w:rsidRPr="00EC76D5">
        <w:t xml:space="preserve">ight of sixteen bits, while a condition jump is always eight bits. </w:t>
      </w:r>
      <w:r w:rsidR="00A774F8" w:rsidRPr="00EC76D5">
        <w:t>We also translates addition or subtraction with one into incremement or decrement, and we reduse pop-push-chains.</w:t>
      </w:r>
    </w:p>
    <w:p w14:paraId="4F165D31" w14:textId="77856D3C" w:rsidR="00DB0441" w:rsidRPr="00EC76D5" w:rsidRDefault="00EE7565" w:rsidP="008740F9">
      <w:pPr>
        <w:pStyle w:val="Rubrik3"/>
      </w:pPr>
      <w:bookmarkStart w:id="10" w:name="_Toc481936115"/>
      <w:r w:rsidRPr="00EC76D5">
        <w:t>Linking</w:t>
      </w:r>
      <w:bookmarkEnd w:id="10"/>
    </w:p>
    <w:p w14:paraId="280211CB" w14:textId="3BC6DAE0" w:rsidR="00F52E14" w:rsidRPr="00EC76D5" w:rsidRDefault="00F52E14" w:rsidP="00FE0307">
      <w:r w:rsidRPr="00EC76D5">
        <w:t>When the source files have compiled into object files they need to be linked together</w:t>
      </w:r>
      <w:r w:rsidR="0038788D" w:rsidRPr="00EC76D5">
        <w:t xml:space="preserve"> into an executable file</w:t>
      </w:r>
      <w:r w:rsidRPr="00EC76D5">
        <w:t xml:space="preserve">. The task of the linker is to modify all references to static and extern variables and functions as well as make sure that only the parts reachable from the main functions are included in the final executable file. </w:t>
      </w:r>
    </w:p>
    <w:p w14:paraId="56C797AB" w14:textId="0FE67C4F" w:rsidR="00EE078C" w:rsidRPr="00EC76D5" w:rsidRDefault="00EE078C" w:rsidP="00EE078C">
      <w:pPr>
        <w:pStyle w:val="Rubrik3"/>
      </w:pPr>
      <w:bookmarkStart w:id="11" w:name="_Toc481936116"/>
      <w:r w:rsidRPr="00EC76D5">
        <w:t>The Standard Library</w:t>
      </w:r>
      <w:bookmarkEnd w:id="11"/>
    </w:p>
    <w:p w14:paraId="183BA8E9" w14:textId="4897A4FB" w:rsidR="00DD64F0" w:rsidRPr="00EC76D5" w:rsidRDefault="00DD64F0" w:rsidP="00DD64F0">
      <w:r w:rsidRPr="00EC76D5">
        <w:t xml:space="preserve">The C language comes with a set of functions, macros, and instructions for </w:t>
      </w:r>
      <w:r w:rsidR="00526E3A" w:rsidRPr="00EC76D5">
        <w:t>many</w:t>
      </w:r>
      <w:r w:rsidR="00342ACC" w:rsidRPr="00EC76D5">
        <w:t xml:space="preserve"> </w:t>
      </w:r>
      <w:r w:rsidR="000A7BA6" w:rsidRPr="00EC76D5">
        <w:t>services.</w:t>
      </w:r>
      <w:r w:rsidR="00670400" w:rsidRPr="00EC76D5">
        <w:t xml:space="preserve"> It is mostly implemented in C. However, there are some additional non-standard functions for accessing registers.</w:t>
      </w:r>
    </w:p>
    <w:p w14:paraId="72716F49" w14:textId="45BAC27A" w:rsidR="002F2F53" w:rsidRPr="00EC76D5" w:rsidRDefault="002F2F53" w:rsidP="002F2F53">
      <w:pPr>
        <w:pStyle w:val="Rubrik1"/>
      </w:pPr>
      <w:bookmarkStart w:id="12" w:name="_Ref418184656"/>
      <w:bookmarkStart w:id="13" w:name="_Toc481936117"/>
      <w:r w:rsidRPr="00EC76D5">
        <w:lastRenderedPageBreak/>
        <w:t xml:space="preserve">An Introduction to </w:t>
      </w:r>
      <w:r w:rsidR="0031712C" w:rsidRPr="00EC76D5">
        <w:t>Bison and JFlex</w:t>
      </w:r>
      <w:bookmarkEnd w:id="12"/>
      <w:bookmarkEnd w:id="13"/>
    </w:p>
    <w:p w14:paraId="04C73BDC" w14:textId="4B869CC9" w:rsidR="002F2F53" w:rsidRPr="00EC76D5" w:rsidRDefault="002F2F53" w:rsidP="002F2F53">
      <w:r w:rsidRPr="00EC76D5">
        <w:t>In this chapter</w:t>
      </w:r>
      <w:r w:rsidR="0031712C" w:rsidRPr="00EC76D5">
        <w:t>,</w:t>
      </w:r>
      <w:r w:rsidRPr="00EC76D5">
        <w:t xml:space="preserve"> we </w:t>
      </w:r>
      <w:r w:rsidR="00296118" w:rsidRPr="00EC76D5">
        <w:t xml:space="preserve">use the </w:t>
      </w:r>
      <w:r w:rsidRPr="00EC76D5">
        <w:t>J</w:t>
      </w:r>
      <w:r w:rsidR="00371E5F" w:rsidRPr="00EC76D5">
        <w:t>Fl</w:t>
      </w:r>
      <w:r w:rsidRPr="00EC76D5">
        <w:t xml:space="preserve">ex </w:t>
      </w:r>
      <w:r w:rsidR="00296118" w:rsidRPr="00EC76D5">
        <w:t xml:space="preserve">scanner generator </w:t>
      </w:r>
      <w:r w:rsidRPr="00EC76D5">
        <w:t xml:space="preserve">and </w:t>
      </w:r>
      <w:r w:rsidR="00296118" w:rsidRPr="00EC76D5">
        <w:t xml:space="preserve">the </w:t>
      </w:r>
      <w:r w:rsidR="00371E5F" w:rsidRPr="00EC76D5">
        <w:t xml:space="preserve">Bison </w:t>
      </w:r>
      <w:r w:rsidR="00B97481" w:rsidRPr="00EC76D5">
        <w:t xml:space="preserve">parser generator, and </w:t>
      </w:r>
      <w:r w:rsidRPr="00EC76D5">
        <w:t>construct</w:t>
      </w:r>
      <w:r w:rsidR="00B97481" w:rsidRPr="00EC76D5">
        <w:t xml:space="preserve"> </w:t>
      </w:r>
      <w:r w:rsidRPr="00EC76D5">
        <w:t>a simple programming language.</w:t>
      </w:r>
    </w:p>
    <w:p w14:paraId="6A500F9B" w14:textId="77777777" w:rsidR="002F2F53" w:rsidRPr="00EC76D5" w:rsidRDefault="002F2F53" w:rsidP="002F2F53">
      <w:pPr>
        <w:pStyle w:val="Rubrik3"/>
      </w:pPr>
      <w:bookmarkStart w:id="14" w:name="_Toc481936118"/>
      <w:r w:rsidRPr="00EC76D5">
        <w:t>The Language</w:t>
      </w:r>
      <w:bookmarkEnd w:id="14"/>
    </w:p>
    <w:p w14:paraId="1C739F5A" w14:textId="77777777" w:rsidR="002F2F53" w:rsidRPr="00EC76D5" w:rsidRDefault="002F2F53" w:rsidP="002F2F53">
      <w:r w:rsidRPr="00EC76D5">
        <w:t xml:space="preserve">A program is made up by a non-empty sequence of </w:t>
      </w:r>
      <w:r w:rsidRPr="00EC76D5">
        <w:rPr>
          <w:rStyle w:val="CodeInText"/>
        </w:rPr>
        <w:t>statements</w:t>
      </w:r>
      <w:r w:rsidRPr="00EC76D5">
        <w:t>, each terminated by a semicolon. There are five kinds of statements:</w:t>
      </w:r>
    </w:p>
    <w:p w14:paraId="1AB504B5" w14:textId="77777777" w:rsidR="002F2F53" w:rsidRPr="00EC76D5" w:rsidRDefault="002F2F53" w:rsidP="002F2F53">
      <w:pPr>
        <w:pStyle w:val="Liststycke"/>
        <w:numPr>
          <w:ilvl w:val="0"/>
          <w:numId w:val="87"/>
        </w:numPr>
      </w:pPr>
      <w:r w:rsidRPr="00EC76D5">
        <w:t>Read.</w:t>
      </w:r>
      <w:r w:rsidR="00D53CA4" w:rsidRPr="00EC76D5">
        <w:t xml:space="preserve"> A </w:t>
      </w:r>
      <w:r w:rsidR="00A806AA" w:rsidRPr="00EC76D5">
        <w:t xml:space="preserve">non-empty sequence of </w:t>
      </w:r>
      <w:r w:rsidR="00D53CA4" w:rsidRPr="00EC76D5">
        <w:t>variable</w:t>
      </w:r>
      <w:r w:rsidR="0099678E" w:rsidRPr="00EC76D5">
        <w:t>s are assigned</w:t>
      </w:r>
      <w:r w:rsidR="00D53CA4" w:rsidRPr="00EC76D5">
        <w:t xml:space="preserve"> value</w:t>
      </w:r>
      <w:r w:rsidR="0099678E" w:rsidRPr="00EC76D5">
        <w:t>s</w:t>
      </w:r>
      <w:r w:rsidR="00D53CA4" w:rsidRPr="00EC76D5">
        <w:t xml:space="preserve"> read from the input stream, with an optional prompt.</w:t>
      </w:r>
    </w:p>
    <w:p w14:paraId="2D825265" w14:textId="77777777" w:rsidR="00E75B94" w:rsidRPr="00EC76D5" w:rsidRDefault="002F2F53" w:rsidP="00D53CA4">
      <w:pPr>
        <w:pStyle w:val="Liststycke"/>
        <w:numPr>
          <w:ilvl w:val="0"/>
          <w:numId w:val="87"/>
        </w:numPr>
      </w:pPr>
      <w:r w:rsidRPr="00EC76D5">
        <w:t>Write.</w:t>
      </w:r>
      <w:r w:rsidR="00D53CA4" w:rsidRPr="00EC76D5">
        <w:t xml:space="preserve"> </w:t>
      </w:r>
      <w:r w:rsidR="00E75B94" w:rsidRPr="00EC76D5">
        <w:t xml:space="preserve">The </w:t>
      </w:r>
      <w:r w:rsidR="0099678E" w:rsidRPr="00EC76D5">
        <w:t xml:space="preserve">non-empty sequence of </w:t>
      </w:r>
      <w:r w:rsidR="00E75B94" w:rsidRPr="00EC76D5">
        <w:t>value</w:t>
      </w:r>
      <w:r w:rsidR="0099678E" w:rsidRPr="00EC76D5">
        <w:t xml:space="preserve">s are </w:t>
      </w:r>
      <w:r w:rsidR="00E75B94" w:rsidRPr="00EC76D5">
        <w:t>is written to the output strea</w:t>
      </w:r>
      <w:r w:rsidR="003624A3" w:rsidRPr="00EC76D5">
        <w:t>m</w:t>
      </w:r>
      <w:r w:rsidR="00E75B94" w:rsidRPr="00EC76D5">
        <w:t xml:space="preserve">, with an optional </w:t>
      </w:r>
      <w:r w:rsidR="00456A7A" w:rsidRPr="00EC76D5">
        <w:t>text</w:t>
      </w:r>
      <w:r w:rsidR="00E75B94" w:rsidRPr="00EC76D5">
        <w:t>.</w:t>
      </w:r>
    </w:p>
    <w:p w14:paraId="7B9FC0D5" w14:textId="77777777" w:rsidR="002F2F53" w:rsidRPr="00EC76D5" w:rsidRDefault="002F2F53" w:rsidP="002F2F53">
      <w:pPr>
        <w:pStyle w:val="Liststycke"/>
        <w:numPr>
          <w:ilvl w:val="0"/>
          <w:numId w:val="87"/>
        </w:numPr>
      </w:pPr>
      <w:r w:rsidRPr="00EC76D5">
        <w:t>Assign</w:t>
      </w:r>
      <w:r w:rsidR="00E84780" w:rsidRPr="00EC76D5">
        <w:t>. A variable is assign</w:t>
      </w:r>
      <w:r w:rsidR="00A97B25" w:rsidRPr="00EC76D5">
        <w:t>ed</w:t>
      </w:r>
      <w:r w:rsidR="00E84780" w:rsidRPr="00EC76D5">
        <w:t xml:space="preserve"> the value of an expression.</w:t>
      </w:r>
    </w:p>
    <w:p w14:paraId="3AB5AAE8" w14:textId="77777777" w:rsidR="00923212" w:rsidRPr="00EC76D5" w:rsidRDefault="00B11CF2" w:rsidP="00B11CF2">
      <w:r w:rsidRPr="00EC76D5">
        <w:t>The</w:t>
      </w:r>
      <w:r w:rsidR="00125EDF" w:rsidRPr="00EC76D5">
        <w:t xml:space="preserve"> mathematical</w:t>
      </w:r>
      <w:r w:rsidRPr="00EC76D5">
        <w:t xml:space="preserve"> constants </w:t>
      </w:r>
      <w:r w:rsidRPr="00EC76D5">
        <w:rPr>
          <w:rStyle w:val="CodeInText"/>
        </w:rPr>
        <w:t>pi</w:t>
      </w:r>
      <w:r w:rsidRPr="00EC76D5">
        <w:t xml:space="preserve"> and </w:t>
      </w:r>
      <w:r w:rsidRPr="00EC76D5">
        <w:rPr>
          <w:rStyle w:val="CodeInText"/>
        </w:rPr>
        <w:t>e</w:t>
      </w:r>
      <w:r w:rsidR="00125EDF" w:rsidRPr="00EC76D5">
        <w:t xml:space="preserve"> are</w:t>
      </w:r>
      <w:r w:rsidRPr="00EC76D5">
        <w:t xml:space="preserve"> stored in the variable map when the execution starts.</w:t>
      </w:r>
      <w:r w:rsidR="00D006E4" w:rsidRPr="00EC76D5">
        <w:t xml:space="preserve"> </w:t>
      </w:r>
      <w:r w:rsidR="00923212" w:rsidRPr="00EC76D5">
        <w:t>An expression can be made up of the four rules of arithmetic, parentheses</w:t>
      </w:r>
      <w:r w:rsidR="000A687C" w:rsidRPr="00EC76D5">
        <w:t xml:space="preserve"> as well as the </w:t>
      </w:r>
      <w:r w:rsidR="00923212" w:rsidRPr="00EC76D5">
        <w:t xml:space="preserve">functions </w:t>
      </w:r>
      <w:r w:rsidR="00923212" w:rsidRPr="00EC76D5">
        <w:rPr>
          <w:rStyle w:val="CodeInText"/>
        </w:rPr>
        <w:t>sin</w:t>
      </w:r>
      <w:r w:rsidR="00923212" w:rsidRPr="00EC76D5">
        <w:t xml:space="preserve">, </w:t>
      </w:r>
      <w:r w:rsidR="00923212" w:rsidRPr="00EC76D5">
        <w:rPr>
          <w:rStyle w:val="CodeInText"/>
        </w:rPr>
        <w:t>cos</w:t>
      </w:r>
      <w:r w:rsidR="00923212" w:rsidRPr="00EC76D5">
        <w:t xml:space="preserve">, </w:t>
      </w:r>
      <w:r w:rsidR="00923212" w:rsidRPr="00EC76D5">
        <w:rPr>
          <w:rStyle w:val="CodeInText"/>
        </w:rPr>
        <w:t>tan</w:t>
      </w:r>
      <w:r w:rsidR="00923212" w:rsidRPr="00EC76D5">
        <w:t xml:space="preserve">, </w:t>
      </w:r>
      <w:r w:rsidR="00923212" w:rsidRPr="00EC76D5">
        <w:rPr>
          <w:rStyle w:val="CodeInText"/>
        </w:rPr>
        <w:t>log</w:t>
      </w:r>
      <w:r w:rsidR="00923212" w:rsidRPr="00EC76D5">
        <w:t xml:space="preserve">, </w:t>
      </w:r>
      <w:r w:rsidR="00923212" w:rsidRPr="00EC76D5">
        <w:rPr>
          <w:rStyle w:val="CodeInText"/>
        </w:rPr>
        <w:t>exp</w:t>
      </w:r>
      <w:r w:rsidR="00923212" w:rsidRPr="00EC76D5">
        <w:t xml:space="preserve">, </w:t>
      </w:r>
      <w:r w:rsidR="00923212" w:rsidRPr="00EC76D5">
        <w:rPr>
          <w:rStyle w:val="CodeInText"/>
        </w:rPr>
        <w:t>log10</w:t>
      </w:r>
      <w:r w:rsidR="00923212" w:rsidRPr="00EC76D5">
        <w:t xml:space="preserve">, </w:t>
      </w:r>
      <w:r w:rsidR="00923212" w:rsidRPr="00EC76D5">
        <w:rPr>
          <w:rStyle w:val="CodeInText"/>
        </w:rPr>
        <w:t>exp10</w:t>
      </w:r>
      <w:r w:rsidR="00923212" w:rsidRPr="00EC76D5">
        <w:t xml:space="preserve">, and </w:t>
      </w:r>
      <w:r w:rsidR="00923212" w:rsidRPr="00EC76D5">
        <w:rPr>
          <w:rStyle w:val="CodeInText"/>
        </w:rPr>
        <w:t>sqrt</w:t>
      </w:r>
      <w:r w:rsidR="00923212" w:rsidRPr="00EC76D5">
        <w:t xml:space="preserve"> (square root).</w:t>
      </w:r>
      <w:r w:rsidR="000A687C" w:rsidRPr="00EC76D5">
        <w:t xml:space="preserve"> Division by zer</w:t>
      </w:r>
      <w:r w:rsidR="006859AB" w:rsidRPr="00EC76D5">
        <w:t>o</w:t>
      </w:r>
      <w:r w:rsidR="00330339" w:rsidRPr="00EC76D5">
        <w:t>,</w:t>
      </w:r>
      <w:r w:rsidR="000A687C" w:rsidRPr="00EC76D5">
        <w:t xml:space="preserve"> invalid </w:t>
      </w:r>
      <w:r w:rsidR="00330339" w:rsidRPr="00EC76D5">
        <w:t xml:space="preserve">function </w:t>
      </w:r>
      <w:r w:rsidR="000A687C" w:rsidRPr="00EC76D5">
        <w:t>argument</w:t>
      </w:r>
      <w:r w:rsidR="00330339" w:rsidRPr="00EC76D5">
        <w:t xml:space="preserve">s, or </w:t>
      </w:r>
      <w:r w:rsidR="003D7A4F" w:rsidRPr="00EC76D5">
        <w:t xml:space="preserve">invalid input </w:t>
      </w:r>
      <w:r w:rsidR="000A687C" w:rsidRPr="00EC76D5">
        <w:t>generate error message</w:t>
      </w:r>
      <w:r w:rsidR="00330339" w:rsidRPr="00EC76D5">
        <w:t>s</w:t>
      </w:r>
      <w:r w:rsidR="00A82769" w:rsidRPr="00EC76D5">
        <w:t>.</w:t>
      </w:r>
    </w:p>
    <w:p w14:paraId="666A661D" w14:textId="77777777" w:rsidR="002D61FB" w:rsidRPr="00EC76D5" w:rsidRDefault="002D61FB" w:rsidP="00B11CF2">
      <w:r w:rsidRPr="00EC76D5">
        <w:t>Below is an example:</w:t>
      </w:r>
    </w:p>
    <w:p w14:paraId="1ADC4C97" w14:textId="77777777" w:rsidR="00D006E4" w:rsidRPr="00EC76D5" w:rsidRDefault="00D006E4" w:rsidP="00D006E4">
      <w:pPr>
        <w:pStyle w:val="Code"/>
      </w:pPr>
      <w:r w:rsidRPr="00EC76D5">
        <w:t>// The area and circumference of a circle</w:t>
      </w:r>
    </w:p>
    <w:p w14:paraId="1072FF78" w14:textId="77777777" w:rsidR="00D006E4" w:rsidRPr="00EC76D5" w:rsidRDefault="00D006E4" w:rsidP="00D006E4">
      <w:pPr>
        <w:pStyle w:val="Code"/>
      </w:pPr>
      <w:r w:rsidRPr="00EC76D5">
        <w:t>read "Input the radius of a circle: ", radius;</w:t>
      </w:r>
    </w:p>
    <w:p w14:paraId="26BF646E" w14:textId="77777777" w:rsidR="00D006E4" w:rsidRPr="00EC76D5" w:rsidRDefault="00D006E4" w:rsidP="00D006E4">
      <w:pPr>
        <w:pStyle w:val="Code"/>
      </w:pPr>
      <w:r w:rsidRPr="00EC76D5">
        <w:t>assign area = pi * radius * radius;</w:t>
      </w:r>
    </w:p>
    <w:p w14:paraId="177C8E87" w14:textId="77777777" w:rsidR="00D006E4" w:rsidRPr="00EC76D5" w:rsidRDefault="00D006E4" w:rsidP="00D006E4">
      <w:pPr>
        <w:pStyle w:val="Code"/>
      </w:pPr>
      <w:r w:rsidRPr="00EC76D5">
        <w:t>assign circumference = 2 * pi * radius;</w:t>
      </w:r>
    </w:p>
    <w:p w14:paraId="20749E39" w14:textId="77777777" w:rsidR="00D006E4" w:rsidRPr="00EC76D5" w:rsidRDefault="00D006E4" w:rsidP="00D006E4">
      <w:pPr>
        <w:pStyle w:val="Code"/>
      </w:pPr>
      <w:r w:rsidRPr="00EC76D5">
        <w:t>write "The area and circumference are: ", area, circumference;</w:t>
      </w:r>
    </w:p>
    <w:p w14:paraId="34E6A7A1" w14:textId="77777777" w:rsidR="00D006E4" w:rsidRPr="00EC76D5" w:rsidRDefault="00D006E4" w:rsidP="00D006E4">
      <w:pPr>
        <w:pStyle w:val="Code"/>
      </w:pPr>
      <w:r w:rsidRPr="00EC76D5">
        <w:t>newline;</w:t>
      </w:r>
    </w:p>
    <w:p w14:paraId="0FB9AACD" w14:textId="77777777" w:rsidR="00D006E4" w:rsidRPr="00EC76D5" w:rsidRDefault="00D006E4" w:rsidP="00D006E4">
      <w:pPr>
        <w:pStyle w:val="Code"/>
      </w:pPr>
    </w:p>
    <w:p w14:paraId="60DA2FBF" w14:textId="77777777" w:rsidR="00D006E4" w:rsidRPr="00EC76D5" w:rsidRDefault="00D006E4" w:rsidP="00D006E4">
      <w:pPr>
        <w:pStyle w:val="Code"/>
      </w:pPr>
      <w:r w:rsidRPr="00EC76D5">
        <w:t>// Fahrenheit to Celsius</w:t>
      </w:r>
    </w:p>
    <w:p w14:paraId="2D6691D9" w14:textId="77777777" w:rsidR="00D006E4" w:rsidRPr="00EC76D5" w:rsidRDefault="00D006E4" w:rsidP="00D006E4">
      <w:pPr>
        <w:pStyle w:val="Code"/>
      </w:pPr>
      <w:r w:rsidRPr="00EC76D5">
        <w:t>read "Input a temperature in degrees Fahrenheit: ", farenheit;</w:t>
      </w:r>
    </w:p>
    <w:p w14:paraId="52F5F50B" w14:textId="77777777" w:rsidR="00D006E4" w:rsidRPr="00EC76D5" w:rsidRDefault="00D006E4" w:rsidP="00D006E4">
      <w:pPr>
        <w:pStyle w:val="Code"/>
      </w:pPr>
      <w:r w:rsidRPr="00EC76D5">
        <w:t>assign celsius = (farenheit - 32) / 1.8;</w:t>
      </w:r>
    </w:p>
    <w:p w14:paraId="40C67E37" w14:textId="77777777" w:rsidR="00D006E4" w:rsidRPr="00EC76D5" w:rsidRDefault="00D006E4" w:rsidP="00D006E4">
      <w:pPr>
        <w:pStyle w:val="Code"/>
      </w:pPr>
      <w:r w:rsidRPr="00EC76D5">
        <w:t>write "In Celsius degrees: ", celsius;</w:t>
      </w:r>
    </w:p>
    <w:p w14:paraId="19E4C7F1" w14:textId="77777777" w:rsidR="00D006E4" w:rsidRPr="00EC76D5" w:rsidRDefault="00D006E4" w:rsidP="00D006E4">
      <w:pPr>
        <w:pStyle w:val="Code"/>
      </w:pPr>
      <w:r w:rsidRPr="00EC76D5">
        <w:t>newline;</w:t>
      </w:r>
    </w:p>
    <w:p w14:paraId="78D738B9" w14:textId="77777777" w:rsidR="00D006E4" w:rsidRPr="00EC76D5" w:rsidRDefault="00D006E4" w:rsidP="00D006E4">
      <w:pPr>
        <w:pStyle w:val="Code"/>
      </w:pPr>
    </w:p>
    <w:p w14:paraId="73A7F8AE" w14:textId="77777777" w:rsidR="00D006E4" w:rsidRPr="00EC76D5" w:rsidRDefault="00D006E4" w:rsidP="00D006E4">
      <w:pPr>
        <w:pStyle w:val="Code"/>
      </w:pPr>
      <w:r w:rsidRPr="00EC76D5">
        <w:t>// Pythagorean Theorem</w:t>
      </w:r>
    </w:p>
    <w:p w14:paraId="0DFC2592" w14:textId="77777777" w:rsidR="00D006E4" w:rsidRPr="00EC76D5" w:rsidRDefault="00D006E4" w:rsidP="00D006E4">
      <w:pPr>
        <w:pStyle w:val="Code"/>
      </w:pPr>
      <w:r w:rsidRPr="00EC76D5">
        <w:t>read "Input the two cathetuses of a right-angled triangle: ", a, b;</w:t>
      </w:r>
    </w:p>
    <w:p w14:paraId="1D3A1D58" w14:textId="77777777" w:rsidR="00D006E4" w:rsidRPr="00EC76D5" w:rsidRDefault="00D006E4" w:rsidP="00D006E4">
      <w:pPr>
        <w:pStyle w:val="Code"/>
      </w:pPr>
      <w:r w:rsidRPr="00EC76D5">
        <w:t>assign c = sqrt(a * a + b * b);</w:t>
      </w:r>
    </w:p>
    <w:p w14:paraId="59848180" w14:textId="77777777" w:rsidR="002D61FB" w:rsidRPr="00EC76D5" w:rsidRDefault="00D006E4" w:rsidP="00D006E4">
      <w:pPr>
        <w:pStyle w:val="Code"/>
      </w:pPr>
      <w:r w:rsidRPr="00EC76D5">
        <w:t>write "The hypothenuse is: ", c;</w:t>
      </w:r>
    </w:p>
    <w:p w14:paraId="4B68DEBF" w14:textId="77777777" w:rsidR="00D006E4" w:rsidRPr="00EC76D5" w:rsidRDefault="00D006E4" w:rsidP="00D006E4">
      <w:r w:rsidRPr="00EC76D5">
        <w:t>When executed</w:t>
      </w:r>
      <w:r w:rsidR="0082123D" w:rsidRPr="00EC76D5">
        <w:t xml:space="preserve"> (the underlined text represent input values)</w:t>
      </w:r>
      <w:r w:rsidRPr="00EC76D5">
        <w:t>:</w:t>
      </w:r>
    </w:p>
    <w:p w14:paraId="113617A9" w14:textId="77777777" w:rsidR="00E5504B" w:rsidRPr="00EC76D5" w:rsidRDefault="00063891" w:rsidP="00D006E4">
      <w:pPr>
        <w:pStyle w:val="Code"/>
      </w:pPr>
      <w:r w:rsidRPr="00EC76D5">
        <w:t xml:space="preserve">Input the radius of a circle: </w:t>
      </w:r>
      <w:r w:rsidRPr="00EC76D5">
        <w:rPr>
          <w:u w:val="single"/>
        </w:rPr>
        <w:t>10</w:t>
      </w:r>
    </w:p>
    <w:p w14:paraId="633672CD" w14:textId="77777777" w:rsidR="00D006E4" w:rsidRPr="00EC76D5" w:rsidRDefault="00D006E4" w:rsidP="00D006E4">
      <w:pPr>
        <w:pStyle w:val="Code"/>
      </w:pPr>
      <w:r w:rsidRPr="00EC76D5">
        <w:t>The area and circumference are: 62.83185307179586, 314.1592653589793</w:t>
      </w:r>
    </w:p>
    <w:p w14:paraId="3ADF1C75" w14:textId="77777777" w:rsidR="00D006E4" w:rsidRPr="00EC76D5" w:rsidRDefault="00D006E4" w:rsidP="00D006E4">
      <w:pPr>
        <w:pStyle w:val="Code"/>
      </w:pPr>
    </w:p>
    <w:p w14:paraId="1C538342" w14:textId="77777777" w:rsidR="00D006E4" w:rsidRPr="00EC76D5" w:rsidRDefault="00D006E4" w:rsidP="00D006E4">
      <w:pPr>
        <w:pStyle w:val="Code"/>
      </w:pPr>
      <w:r w:rsidRPr="00EC76D5">
        <w:t xml:space="preserve">Input a temperature in degrees Fahrenheit: </w:t>
      </w:r>
      <w:r w:rsidRPr="00EC76D5">
        <w:rPr>
          <w:u w:val="single"/>
        </w:rPr>
        <w:t>212</w:t>
      </w:r>
    </w:p>
    <w:p w14:paraId="4ADF2AC8" w14:textId="77777777" w:rsidR="00D006E4" w:rsidRPr="00EC76D5" w:rsidRDefault="00D006E4" w:rsidP="00D006E4">
      <w:pPr>
        <w:pStyle w:val="Code"/>
      </w:pPr>
      <w:r w:rsidRPr="00EC76D5">
        <w:t>In Celsius degrees: 100.0</w:t>
      </w:r>
    </w:p>
    <w:p w14:paraId="6E791026" w14:textId="77777777" w:rsidR="00D006E4" w:rsidRPr="00EC76D5" w:rsidRDefault="00D006E4" w:rsidP="00D006E4">
      <w:pPr>
        <w:pStyle w:val="Code"/>
      </w:pPr>
    </w:p>
    <w:p w14:paraId="356D654F" w14:textId="77777777" w:rsidR="00D006E4" w:rsidRPr="00EC76D5" w:rsidRDefault="00D006E4" w:rsidP="00D006E4">
      <w:pPr>
        <w:pStyle w:val="Code"/>
      </w:pPr>
      <w:r w:rsidRPr="00EC76D5">
        <w:t xml:space="preserve">Input the two cathetuses of a right-angled triangle: </w:t>
      </w:r>
      <w:r w:rsidRPr="00EC76D5">
        <w:rPr>
          <w:u w:val="single"/>
        </w:rPr>
        <w:t>3,4</w:t>
      </w:r>
    </w:p>
    <w:p w14:paraId="40D469EE" w14:textId="77777777" w:rsidR="00D006E4" w:rsidRPr="00EC76D5" w:rsidRDefault="00D006E4" w:rsidP="00D006E4">
      <w:pPr>
        <w:pStyle w:val="Code"/>
      </w:pPr>
      <w:r w:rsidRPr="00EC76D5">
        <w:t>The hypothenuse is: 5.0</w:t>
      </w:r>
    </w:p>
    <w:p w14:paraId="2FF0AE52" w14:textId="77777777" w:rsidR="002F2F53" w:rsidRPr="00EC76D5" w:rsidRDefault="002F2F53" w:rsidP="002F2F53">
      <w:pPr>
        <w:pStyle w:val="Rubrik3"/>
      </w:pPr>
      <w:bookmarkStart w:id="15" w:name="_Toc481936119"/>
      <w:r w:rsidRPr="00EC76D5">
        <w:t>The Grammar</w:t>
      </w:r>
      <w:bookmarkEnd w:id="15"/>
    </w:p>
    <w:p w14:paraId="3F5C57FB" w14:textId="06A42919" w:rsidR="00D14A78" w:rsidRPr="00EC76D5" w:rsidRDefault="0016477C" w:rsidP="006F5454">
      <w:r w:rsidRPr="00EC76D5">
        <w:t xml:space="preserve">Every programming language has a syntax, which may be defined by a </w:t>
      </w:r>
      <w:r w:rsidRPr="00EC76D5">
        <w:rPr>
          <w:rStyle w:val="CodeInText"/>
        </w:rPr>
        <w:t>grammar</w:t>
      </w:r>
      <w:r w:rsidRPr="00EC76D5">
        <w:t xml:space="preserve">. The grammar of our </w:t>
      </w:r>
      <w:r w:rsidR="006138F2" w:rsidRPr="00EC76D5">
        <w:t>language</w:t>
      </w:r>
      <w:r w:rsidRPr="00EC76D5">
        <w:t xml:space="preserve"> </w:t>
      </w:r>
      <w:r w:rsidR="00766501" w:rsidRPr="00EC76D5">
        <w:t>is</w:t>
      </w:r>
      <w:r w:rsidRPr="00EC76D5">
        <w:t xml:space="preserve"> given below.</w:t>
      </w:r>
      <w:r w:rsidR="00F47600" w:rsidRPr="00EC76D5">
        <w:t xml:space="preserve"> </w:t>
      </w:r>
      <w:r w:rsidR="00D14A78" w:rsidRPr="00EC76D5">
        <w:t xml:space="preserve">A grammar is made up by a set of </w:t>
      </w:r>
      <w:r w:rsidR="00D14A78" w:rsidRPr="00EC76D5">
        <w:rPr>
          <w:i/>
        </w:rPr>
        <w:t>rules</w:t>
      </w:r>
      <w:r w:rsidR="00D14A78" w:rsidRPr="00EC76D5">
        <w:t xml:space="preserve">, among which one </w:t>
      </w:r>
      <w:r w:rsidR="00EA0C44" w:rsidRPr="00EC76D5">
        <w:t xml:space="preserve">is </w:t>
      </w:r>
      <w:r w:rsidR="00D14A78" w:rsidRPr="00EC76D5">
        <w:t xml:space="preserve">the start rule (in </w:t>
      </w:r>
      <w:r w:rsidR="006F5454" w:rsidRPr="00EC76D5">
        <w:t>this</w:t>
      </w:r>
      <w:r w:rsidR="00D14A78" w:rsidRPr="00EC76D5">
        <w:t xml:space="preserve"> case </w:t>
      </w:r>
      <w:r w:rsidR="006F5454" w:rsidRPr="00EC76D5">
        <w:rPr>
          <w:rStyle w:val="CodeInText"/>
          <w:highlight w:val="white"/>
        </w:rPr>
        <w:t>statement_list</w:t>
      </w:r>
      <w:r w:rsidR="00D14A78" w:rsidRPr="00EC76D5">
        <w:t>). The grammar</w:t>
      </w:r>
      <w:r w:rsidR="00353746" w:rsidRPr="00EC76D5">
        <w:t xml:space="preserve"> rules</w:t>
      </w:r>
      <w:r w:rsidR="00D14A78" w:rsidRPr="00EC76D5">
        <w:t xml:space="preserve"> for </w:t>
      </w:r>
      <w:r w:rsidR="002D3FCC" w:rsidRPr="00EC76D5">
        <w:t xml:space="preserve">our language </w:t>
      </w:r>
      <w:r w:rsidR="00D14A78" w:rsidRPr="00EC76D5">
        <w:t>follows below</w:t>
      </w:r>
      <w:r w:rsidR="00353746" w:rsidRPr="00EC76D5">
        <w:t xml:space="preserve">, </w:t>
      </w:r>
      <w:r w:rsidR="00CE59F4" w:rsidRPr="00EC76D5">
        <w:t>t</w:t>
      </w:r>
      <w:r w:rsidR="00353746" w:rsidRPr="00EC76D5">
        <w:t xml:space="preserve">he vertical bar at the left of the </w:t>
      </w:r>
      <w:r w:rsidR="00353746" w:rsidRPr="00EC76D5">
        <w:lastRenderedPageBreak/>
        <w:t>rules can be read as “or”.</w:t>
      </w:r>
      <w:r w:rsidR="00D14A78" w:rsidRPr="00EC76D5">
        <w:t xml:space="preserve"> </w:t>
      </w:r>
      <w:r w:rsidR="00715F10" w:rsidRPr="00EC76D5">
        <w:t xml:space="preserve">The first rule </w:t>
      </w:r>
      <w:r w:rsidR="00715F10" w:rsidRPr="00EC76D5">
        <w:rPr>
          <w:rStyle w:val="CodeInText"/>
        </w:rPr>
        <w:t>statement_list</w:t>
      </w:r>
      <w:r w:rsidR="00715F10" w:rsidRPr="00EC76D5">
        <w:t xml:space="preserve"> </w:t>
      </w:r>
      <w:r w:rsidR="00D14A78" w:rsidRPr="00EC76D5">
        <w:t>can be read as “a</w:t>
      </w:r>
      <w:r w:rsidR="009A1E95" w:rsidRPr="00EC76D5">
        <w:t xml:space="preserve"> statement list is a statement or a statement followed by a statement list.</w:t>
      </w:r>
      <w:r w:rsidR="00B1010F" w:rsidRPr="00EC76D5">
        <w:t>”</w:t>
      </w:r>
    </w:p>
    <w:p w14:paraId="54A80A01" w14:textId="77777777" w:rsidR="00562347" w:rsidRPr="00EC76D5" w:rsidRDefault="00562347" w:rsidP="006D013B">
      <w:pPr>
        <w:pStyle w:val="Code"/>
        <w:rPr>
          <w:highlight w:val="white"/>
        </w:rPr>
      </w:pPr>
      <w:r w:rsidRPr="00EC76D5">
        <w:rPr>
          <w:highlight w:val="white"/>
        </w:rPr>
        <w:t>statement_list ::=</w:t>
      </w:r>
    </w:p>
    <w:p w14:paraId="4D94AFB0" w14:textId="77777777" w:rsidR="00562347" w:rsidRPr="00EC76D5" w:rsidRDefault="00562347" w:rsidP="006D013B">
      <w:pPr>
        <w:pStyle w:val="Code"/>
        <w:rPr>
          <w:highlight w:val="white"/>
        </w:rPr>
      </w:pPr>
      <w:r w:rsidRPr="00EC76D5">
        <w:rPr>
          <w:highlight w:val="white"/>
        </w:rPr>
        <w:t xml:space="preserve">    statement</w:t>
      </w:r>
    </w:p>
    <w:p w14:paraId="5C24DF48" w14:textId="77777777" w:rsidR="00562347" w:rsidRPr="00EC76D5" w:rsidRDefault="000C43C6" w:rsidP="006D013B">
      <w:pPr>
        <w:pStyle w:val="Code"/>
        <w:rPr>
          <w:highlight w:val="white"/>
        </w:rPr>
      </w:pPr>
      <w:r w:rsidRPr="00EC76D5">
        <w:rPr>
          <w:highlight w:val="white"/>
        </w:rPr>
        <w:t xml:space="preserve">  | statement statement_list</w:t>
      </w:r>
    </w:p>
    <w:p w14:paraId="0D96C006" w14:textId="77777777" w:rsidR="00562347" w:rsidRPr="00EC76D5" w:rsidRDefault="00562347" w:rsidP="006D013B">
      <w:pPr>
        <w:pStyle w:val="Code"/>
        <w:rPr>
          <w:highlight w:val="white"/>
        </w:rPr>
      </w:pPr>
    </w:p>
    <w:p w14:paraId="6B516B1D" w14:textId="77777777" w:rsidR="00562347" w:rsidRPr="00EC76D5" w:rsidRDefault="00562347" w:rsidP="006D013B">
      <w:pPr>
        <w:pStyle w:val="Code"/>
        <w:rPr>
          <w:highlight w:val="white"/>
        </w:rPr>
      </w:pPr>
      <w:r w:rsidRPr="00EC76D5">
        <w:rPr>
          <w:highlight w:val="white"/>
        </w:rPr>
        <w:t>statement ::=</w:t>
      </w:r>
    </w:p>
    <w:p w14:paraId="2D871592" w14:textId="77777777" w:rsidR="00562347" w:rsidRPr="00EC76D5" w:rsidRDefault="00562347" w:rsidP="006D013B">
      <w:pPr>
        <w:pStyle w:val="Code"/>
        <w:rPr>
          <w:highlight w:val="white"/>
        </w:rPr>
      </w:pPr>
      <w:r w:rsidRPr="00EC76D5">
        <w:rPr>
          <w:highlight w:val="white"/>
        </w:rPr>
        <w:t xml:space="preserve">    </w:t>
      </w:r>
      <w:r w:rsidR="000C43C6" w:rsidRPr="00EC76D5">
        <w:rPr>
          <w:b/>
        </w:rPr>
        <w:t>assign</w:t>
      </w:r>
      <w:r w:rsidRPr="00EC76D5">
        <w:rPr>
          <w:highlight w:val="white"/>
        </w:rPr>
        <w:t xml:space="preserve"> </w:t>
      </w:r>
      <w:r w:rsidR="000C43C6" w:rsidRPr="00EC76D5">
        <w:rPr>
          <w:b/>
        </w:rPr>
        <w:t>identifier</w:t>
      </w:r>
      <w:r w:rsidRPr="00EC76D5">
        <w:rPr>
          <w:highlight w:val="white"/>
        </w:rPr>
        <w:t xml:space="preserve"> EQUAL expression </w:t>
      </w:r>
      <w:r w:rsidR="000C43C6" w:rsidRPr="00EC76D5">
        <w:rPr>
          <w:b/>
        </w:rPr>
        <w:t>;</w:t>
      </w:r>
    </w:p>
    <w:p w14:paraId="32535A61" w14:textId="77777777" w:rsidR="00562347" w:rsidRPr="00EC76D5" w:rsidRDefault="00562347" w:rsidP="006D013B">
      <w:pPr>
        <w:pStyle w:val="Code"/>
        <w:rPr>
          <w:highlight w:val="white"/>
        </w:rPr>
      </w:pPr>
      <w:r w:rsidRPr="00EC76D5">
        <w:rPr>
          <w:highlight w:val="white"/>
        </w:rPr>
        <w:t xml:space="preserve">  | </w:t>
      </w:r>
      <w:r w:rsidR="000C43C6" w:rsidRPr="00EC76D5">
        <w:rPr>
          <w:b/>
        </w:rPr>
        <w:t>read</w:t>
      </w:r>
      <w:r w:rsidRPr="00EC76D5">
        <w:rPr>
          <w:highlight w:val="white"/>
        </w:rPr>
        <w:t xml:space="preserve"> optional_output identifier_list </w:t>
      </w:r>
      <w:r w:rsidR="000C43C6" w:rsidRPr="00EC76D5">
        <w:rPr>
          <w:b/>
        </w:rPr>
        <w:t>;</w:t>
      </w:r>
    </w:p>
    <w:p w14:paraId="42BF1AFF" w14:textId="77777777" w:rsidR="00562347" w:rsidRPr="00EC76D5" w:rsidRDefault="00562347" w:rsidP="006D013B">
      <w:pPr>
        <w:pStyle w:val="Code"/>
        <w:rPr>
          <w:highlight w:val="white"/>
        </w:rPr>
      </w:pPr>
      <w:r w:rsidRPr="00EC76D5">
        <w:rPr>
          <w:highlight w:val="white"/>
        </w:rPr>
        <w:t xml:space="preserve">  | </w:t>
      </w:r>
      <w:r w:rsidR="000C43C6" w:rsidRPr="00EC76D5">
        <w:rPr>
          <w:b/>
        </w:rPr>
        <w:t>write</w:t>
      </w:r>
      <w:r w:rsidRPr="00EC76D5">
        <w:rPr>
          <w:highlight w:val="white"/>
        </w:rPr>
        <w:t xml:space="preserve"> optional_output expression_list </w:t>
      </w:r>
      <w:r w:rsidR="000C43C6" w:rsidRPr="00EC76D5">
        <w:rPr>
          <w:b/>
        </w:rPr>
        <w:t>;</w:t>
      </w:r>
    </w:p>
    <w:p w14:paraId="387B87B9" w14:textId="77777777" w:rsidR="00562347" w:rsidRPr="00EC76D5" w:rsidRDefault="00562347" w:rsidP="006D013B">
      <w:pPr>
        <w:pStyle w:val="Code"/>
        <w:rPr>
          <w:highlight w:val="white"/>
        </w:rPr>
      </w:pPr>
      <w:r w:rsidRPr="00EC76D5">
        <w:rPr>
          <w:highlight w:val="white"/>
        </w:rPr>
        <w:t xml:space="preserve">  | </w:t>
      </w:r>
      <w:r w:rsidR="000C43C6" w:rsidRPr="00EC76D5">
        <w:rPr>
          <w:b/>
        </w:rPr>
        <w:t>newline</w:t>
      </w:r>
      <w:r w:rsidRPr="00EC76D5">
        <w:rPr>
          <w:highlight w:val="white"/>
        </w:rPr>
        <w:t xml:space="preserve"> </w:t>
      </w:r>
      <w:r w:rsidR="000C43C6" w:rsidRPr="00EC76D5">
        <w:rPr>
          <w:b/>
        </w:rPr>
        <w:t>;</w:t>
      </w:r>
    </w:p>
    <w:p w14:paraId="76128AF0" w14:textId="77777777" w:rsidR="00562347" w:rsidRPr="00EC76D5" w:rsidRDefault="00562347" w:rsidP="006D013B">
      <w:pPr>
        <w:pStyle w:val="Code"/>
        <w:rPr>
          <w:highlight w:val="white"/>
        </w:rPr>
      </w:pPr>
    </w:p>
    <w:p w14:paraId="40690502" w14:textId="77777777" w:rsidR="00562347" w:rsidRPr="00EC76D5" w:rsidRDefault="00562347" w:rsidP="006D013B">
      <w:pPr>
        <w:pStyle w:val="Code"/>
        <w:rPr>
          <w:highlight w:val="white"/>
        </w:rPr>
      </w:pPr>
      <w:r w:rsidRPr="00EC76D5">
        <w:rPr>
          <w:highlight w:val="white"/>
        </w:rPr>
        <w:t>optional_output ::=</w:t>
      </w:r>
    </w:p>
    <w:p w14:paraId="17F20641" w14:textId="77777777" w:rsidR="00562347" w:rsidRPr="00EC76D5" w:rsidRDefault="00562347" w:rsidP="006D013B">
      <w:pPr>
        <w:pStyle w:val="Code"/>
        <w:rPr>
          <w:highlight w:val="white"/>
        </w:rPr>
      </w:pPr>
      <w:r w:rsidRPr="00EC76D5">
        <w:rPr>
          <w:highlight w:val="white"/>
        </w:rPr>
        <w:t xml:space="preserve">    /* Empty. */</w:t>
      </w:r>
    </w:p>
    <w:p w14:paraId="3AE6AE00" w14:textId="77777777" w:rsidR="00562347" w:rsidRPr="00EC76D5" w:rsidRDefault="00562347" w:rsidP="006D013B">
      <w:pPr>
        <w:pStyle w:val="Code"/>
        <w:rPr>
          <w:highlight w:val="white"/>
        </w:rPr>
      </w:pPr>
      <w:r w:rsidRPr="00EC76D5">
        <w:rPr>
          <w:highlight w:val="white"/>
        </w:rPr>
        <w:t xml:space="preserve">  | </w:t>
      </w:r>
      <w:r w:rsidR="000C43C6" w:rsidRPr="00EC76D5">
        <w:rPr>
          <w:b/>
        </w:rPr>
        <w:t>string</w:t>
      </w:r>
      <w:r w:rsidRPr="00EC76D5">
        <w:rPr>
          <w:highlight w:val="white"/>
        </w:rPr>
        <w:t xml:space="preserve"> </w:t>
      </w:r>
      <w:r w:rsidR="000C43C6" w:rsidRPr="00EC76D5">
        <w:rPr>
          <w:b/>
        </w:rPr>
        <w:t>,</w:t>
      </w:r>
    </w:p>
    <w:p w14:paraId="3EAE0D4B" w14:textId="77777777" w:rsidR="00562347" w:rsidRPr="00EC76D5" w:rsidRDefault="00562347" w:rsidP="006D013B">
      <w:pPr>
        <w:pStyle w:val="Code"/>
        <w:rPr>
          <w:highlight w:val="white"/>
        </w:rPr>
      </w:pPr>
    </w:p>
    <w:p w14:paraId="3640C12D" w14:textId="77777777" w:rsidR="00562347" w:rsidRPr="00EC76D5" w:rsidRDefault="00562347" w:rsidP="006D013B">
      <w:pPr>
        <w:pStyle w:val="Code"/>
        <w:rPr>
          <w:highlight w:val="white"/>
        </w:rPr>
      </w:pPr>
      <w:r w:rsidRPr="00EC76D5">
        <w:rPr>
          <w:highlight w:val="white"/>
        </w:rPr>
        <w:t>identifier_list ::=</w:t>
      </w:r>
    </w:p>
    <w:p w14:paraId="6D3FA766" w14:textId="77777777" w:rsidR="00562347" w:rsidRPr="00EC76D5" w:rsidRDefault="00562347" w:rsidP="006D013B">
      <w:pPr>
        <w:pStyle w:val="Code"/>
        <w:rPr>
          <w:highlight w:val="white"/>
        </w:rPr>
      </w:pPr>
      <w:r w:rsidRPr="00EC76D5">
        <w:rPr>
          <w:highlight w:val="white"/>
        </w:rPr>
        <w:t xml:space="preserve">    </w:t>
      </w:r>
      <w:r w:rsidR="000C43C6" w:rsidRPr="00EC76D5">
        <w:rPr>
          <w:b/>
        </w:rPr>
        <w:t>identifier</w:t>
      </w:r>
    </w:p>
    <w:p w14:paraId="3E05DBE8"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r w:rsidRPr="00EC76D5">
        <w:rPr>
          <w:highlight w:val="white"/>
        </w:rPr>
        <w:t xml:space="preserve"> </w:t>
      </w:r>
      <w:r w:rsidR="000C43C6" w:rsidRPr="00EC76D5">
        <w:rPr>
          <w:b/>
        </w:rPr>
        <w:t>,</w:t>
      </w:r>
      <w:r w:rsidRPr="00EC76D5">
        <w:rPr>
          <w:highlight w:val="white"/>
        </w:rPr>
        <w:t xml:space="preserve"> identifier_list</w:t>
      </w:r>
    </w:p>
    <w:p w14:paraId="01D223D5" w14:textId="77777777" w:rsidR="00562347" w:rsidRPr="00EC76D5" w:rsidRDefault="00562347" w:rsidP="006D013B">
      <w:pPr>
        <w:pStyle w:val="Code"/>
        <w:rPr>
          <w:highlight w:val="white"/>
        </w:rPr>
      </w:pPr>
    </w:p>
    <w:p w14:paraId="75B55FF8" w14:textId="77777777" w:rsidR="00562347" w:rsidRPr="00EC76D5" w:rsidRDefault="00562347" w:rsidP="006D013B">
      <w:pPr>
        <w:pStyle w:val="Code"/>
        <w:rPr>
          <w:highlight w:val="white"/>
        </w:rPr>
      </w:pPr>
      <w:r w:rsidRPr="00EC76D5">
        <w:rPr>
          <w:highlight w:val="white"/>
        </w:rPr>
        <w:t>expression_list ::=</w:t>
      </w:r>
    </w:p>
    <w:p w14:paraId="4A2F92C6" w14:textId="77777777" w:rsidR="00562347" w:rsidRPr="00EC76D5" w:rsidRDefault="00562347" w:rsidP="006D013B">
      <w:pPr>
        <w:pStyle w:val="Code"/>
        <w:rPr>
          <w:highlight w:val="white"/>
        </w:rPr>
      </w:pPr>
      <w:r w:rsidRPr="00EC76D5">
        <w:rPr>
          <w:highlight w:val="white"/>
        </w:rPr>
        <w:t xml:space="preserve">    expression</w:t>
      </w:r>
    </w:p>
    <w:p w14:paraId="1E1E9311"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expression_list</w:t>
      </w:r>
    </w:p>
    <w:p w14:paraId="15FCC48D" w14:textId="77777777" w:rsidR="00562347" w:rsidRPr="00EC76D5" w:rsidRDefault="00562347" w:rsidP="006D013B">
      <w:pPr>
        <w:pStyle w:val="Code"/>
        <w:rPr>
          <w:highlight w:val="white"/>
        </w:rPr>
      </w:pPr>
    </w:p>
    <w:p w14:paraId="1D0D12BE" w14:textId="77777777" w:rsidR="00562347" w:rsidRPr="00EC76D5" w:rsidRDefault="00562347" w:rsidP="006D013B">
      <w:pPr>
        <w:pStyle w:val="Code"/>
        <w:rPr>
          <w:highlight w:val="white"/>
        </w:rPr>
      </w:pPr>
      <w:r w:rsidRPr="00EC76D5">
        <w:rPr>
          <w:highlight w:val="white"/>
        </w:rPr>
        <w:t>expression ::=</w:t>
      </w:r>
    </w:p>
    <w:p w14:paraId="1994BB5F" w14:textId="77777777" w:rsidR="00562347" w:rsidRPr="00EC76D5" w:rsidRDefault="00562347" w:rsidP="006D013B">
      <w:pPr>
        <w:pStyle w:val="Code"/>
        <w:rPr>
          <w:highlight w:val="white"/>
        </w:rPr>
      </w:pPr>
      <w:r w:rsidRPr="00EC76D5">
        <w:rPr>
          <w:highlight w:val="white"/>
        </w:rPr>
        <w:t xml:space="preserve">    binary_expression</w:t>
      </w:r>
    </w:p>
    <w:p w14:paraId="79E4F5C3"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5FB53A44"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4689296E" w14:textId="77777777" w:rsidR="00562347" w:rsidRPr="00EC76D5" w:rsidRDefault="00562347" w:rsidP="006D013B">
      <w:pPr>
        <w:pStyle w:val="Code"/>
        <w:rPr>
          <w:highlight w:val="white"/>
        </w:rPr>
      </w:pPr>
    </w:p>
    <w:p w14:paraId="17073BED" w14:textId="77777777" w:rsidR="00562347" w:rsidRPr="00EC76D5" w:rsidRDefault="00562347" w:rsidP="006D013B">
      <w:pPr>
        <w:pStyle w:val="Code"/>
        <w:rPr>
          <w:highlight w:val="white"/>
        </w:rPr>
      </w:pPr>
      <w:r w:rsidRPr="00EC76D5">
        <w:rPr>
          <w:highlight w:val="white"/>
        </w:rPr>
        <w:t>binary_expression ::=</w:t>
      </w:r>
    </w:p>
    <w:p w14:paraId="0B92BA35" w14:textId="77777777" w:rsidR="00562347" w:rsidRPr="00EC76D5" w:rsidRDefault="00562347" w:rsidP="006D013B">
      <w:pPr>
        <w:pStyle w:val="Code"/>
        <w:rPr>
          <w:highlight w:val="white"/>
        </w:rPr>
      </w:pPr>
      <w:r w:rsidRPr="00EC76D5">
        <w:rPr>
          <w:highlight w:val="white"/>
        </w:rPr>
        <w:t xml:space="preserve">    unary_expression</w:t>
      </w:r>
    </w:p>
    <w:p w14:paraId="16FE4532"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3B13CA6"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1706999" w14:textId="77777777" w:rsidR="00562347" w:rsidRPr="00EC76D5" w:rsidRDefault="00562347" w:rsidP="006D013B">
      <w:pPr>
        <w:pStyle w:val="Code"/>
        <w:rPr>
          <w:highlight w:val="white"/>
        </w:rPr>
      </w:pPr>
    </w:p>
    <w:p w14:paraId="408FDC63" w14:textId="77777777" w:rsidR="00562347" w:rsidRPr="00EC76D5" w:rsidRDefault="00562347" w:rsidP="006D013B">
      <w:pPr>
        <w:pStyle w:val="Code"/>
        <w:rPr>
          <w:highlight w:val="white"/>
        </w:rPr>
      </w:pPr>
      <w:r w:rsidRPr="00EC76D5">
        <w:rPr>
          <w:highlight w:val="white"/>
        </w:rPr>
        <w:t>unary_expression ::=</w:t>
      </w:r>
    </w:p>
    <w:p w14:paraId="6A069894" w14:textId="77777777" w:rsidR="00562347" w:rsidRPr="00EC76D5" w:rsidRDefault="00562347" w:rsidP="006D013B">
      <w:pPr>
        <w:pStyle w:val="Code"/>
        <w:rPr>
          <w:highlight w:val="white"/>
        </w:rPr>
      </w:pPr>
      <w:r w:rsidRPr="00EC76D5">
        <w:rPr>
          <w:highlight w:val="white"/>
        </w:rPr>
        <w:t xml:space="preserve">    primary_expression</w:t>
      </w:r>
    </w:p>
    <w:p w14:paraId="1A18651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34EA2E5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16FFBDE8" w14:textId="77777777" w:rsidR="00562347" w:rsidRPr="00EC76D5" w:rsidRDefault="00562347" w:rsidP="006D013B">
      <w:pPr>
        <w:pStyle w:val="Code"/>
        <w:rPr>
          <w:highlight w:val="white"/>
        </w:rPr>
      </w:pPr>
      <w:r w:rsidRPr="00EC76D5">
        <w:rPr>
          <w:highlight w:val="white"/>
        </w:rPr>
        <w:t xml:space="preserve">  | </w:t>
      </w:r>
      <w:r w:rsidR="000C43C6" w:rsidRPr="00EC76D5">
        <w:rPr>
          <w:b/>
        </w:rPr>
        <w:t>sin</w:t>
      </w:r>
      <w:r w:rsidRPr="00EC76D5">
        <w:rPr>
          <w:highlight w:val="white"/>
        </w:rPr>
        <w:t xml:space="preserve"> unary_expression</w:t>
      </w:r>
    </w:p>
    <w:p w14:paraId="6C253702" w14:textId="77777777" w:rsidR="00562347" w:rsidRPr="00EC76D5" w:rsidRDefault="00562347" w:rsidP="006D013B">
      <w:pPr>
        <w:pStyle w:val="Code"/>
        <w:rPr>
          <w:highlight w:val="white"/>
        </w:rPr>
      </w:pPr>
      <w:r w:rsidRPr="00EC76D5">
        <w:rPr>
          <w:highlight w:val="white"/>
        </w:rPr>
        <w:t xml:space="preserve">  | </w:t>
      </w:r>
      <w:r w:rsidR="000C43C6" w:rsidRPr="00EC76D5">
        <w:rPr>
          <w:b/>
        </w:rPr>
        <w:t>cos</w:t>
      </w:r>
      <w:r w:rsidRPr="00EC76D5">
        <w:rPr>
          <w:highlight w:val="white"/>
        </w:rPr>
        <w:t xml:space="preserve"> unary_expression</w:t>
      </w:r>
    </w:p>
    <w:p w14:paraId="6ABC3DBD" w14:textId="77777777" w:rsidR="00562347" w:rsidRPr="00EC76D5" w:rsidRDefault="00562347" w:rsidP="006D013B">
      <w:pPr>
        <w:pStyle w:val="Code"/>
        <w:rPr>
          <w:highlight w:val="white"/>
        </w:rPr>
      </w:pPr>
      <w:r w:rsidRPr="00EC76D5">
        <w:rPr>
          <w:highlight w:val="white"/>
        </w:rPr>
        <w:t xml:space="preserve">  | </w:t>
      </w:r>
      <w:r w:rsidR="000C43C6" w:rsidRPr="00EC76D5">
        <w:rPr>
          <w:b/>
        </w:rPr>
        <w:t>tan</w:t>
      </w:r>
      <w:r w:rsidRPr="00EC76D5">
        <w:rPr>
          <w:highlight w:val="white"/>
        </w:rPr>
        <w:t xml:space="preserve"> unary_expression</w:t>
      </w:r>
    </w:p>
    <w:p w14:paraId="529958CC" w14:textId="77777777" w:rsidR="00562347" w:rsidRPr="00EC76D5" w:rsidRDefault="00562347" w:rsidP="006D013B">
      <w:pPr>
        <w:pStyle w:val="Code"/>
        <w:rPr>
          <w:highlight w:val="white"/>
        </w:rPr>
      </w:pPr>
      <w:r w:rsidRPr="00EC76D5">
        <w:rPr>
          <w:highlight w:val="white"/>
        </w:rPr>
        <w:t xml:space="preserve">  | </w:t>
      </w:r>
      <w:r w:rsidR="000C43C6" w:rsidRPr="00EC76D5">
        <w:rPr>
          <w:b/>
        </w:rPr>
        <w:t>log</w:t>
      </w:r>
      <w:r w:rsidRPr="00EC76D5">
        <w:rPr>
          <w:highlight w:val="white"/>
        </w:rPr>
        <w:t xml:space="preserve"> unary_expression</w:t>
      </w:r>
    </w:p>
    <w:p w14:paraId="5FF05B7B" w14:textId="77777777" w:rsidR="00562347" w:rsidRPr="00EC76D5" w:rsidRDefault="00562347" w:rsidP="006D013B">
      <w:pPr>
        <w:pStyle w:val="Code"/>
        <w:rPr>
          <w:highlight w:val="white"/>
        </w:rPr>
      </w:pPr>
      <w:r w:rsidRPr="00EC76D5">
        <w:rPr>
          <w:highlight w:val="white"/>
        </w:rPr>
        <w:t xml:space="preserve">  | </w:t>
      </w:r>
      <w:r w:rsidR="000C43C6" w:rsidRPr="00EC76D5">
        <w:rPr>
          <w:b/>
        </w:rPr>
        <w:t>exp</w:t>
      </w:r>
      <w:r w:rsidRPr="00EC76D5">
        <w:rPr>
          <w:highlight w:val="white"/>
        </w:rPr>
        <w:t xml:space="preserve"> unary_expression</w:t>
      </w:r>
    </w:p>
    <w:p w14:paraId="22F26191" w14:textId="77777777" w:rsidR="00562347" w:rsidRPr="00EC76D5" w:rsidRDefault="00562347" w:rsidP="006D013B">
      <w:pPr>
        <w:pStyle w:val="Code"/>
        <w:rPr>
          <w:highlight w:val="white"/>
        </w:rPr>
      </w:pPr>
      <w:r w:rsidRPr="00EC76D5">
        <w:rPr>
          <w:highlight w:val="white"/>
        </w:rPr>
        <w:t xml:space="preserve">  | </w:t>
      </w:r>
      <w:r w:rsidR="000C43C6" w:rsidRPr="00EC76D5">
        <w:rPr>
          <w:b/>
        </w:rPr>
        <w:t>log10</w:t>
      </w:r>
      <w:r w:rsidRPr="00EC76D5">
        <w:rPr>
          <w:highlight w:val="white"/>
        </w:rPr>
        <w:t xml:space="preserve"> unary_expression</w:t>
      </w:r>
    </w:p>
    <w:p w14:paraId="4795B006" w14:textId="77777777" w:rsidR="00562347" w:rsidRPr="00EC76D5" w:rsidRDefault="00562347" w:rsidP="006D013B">
      <w:pPr>
        <w:pStyle w:val="Code"/>
        <w:rPr>
          <w:highlight w:val="white"/>
        </w:rPr>
      </w:pPr>
      <w:r w:rsidRPr="00EC76D5">
        <w:rPr>
          <w:highlight w:val="white"/>
        </w:rPr>
        <w:t xml:space="preserve">  | </w:t>
      </w:r>
      <w:r w:rsidR="000C43C6" w:rsidRPr="00EC76D5">
        <w:rPr>
          <w:b/>
        </w:rPr>
        <w:t>exp10</w:t>
      </w:r>
      <w:r w:rsidRPr="00EC76D5">
        <w:rPr>
          <w:highlight w:val="white"/>
        </w:rPr>
        <w:t xml:space="preserve"> unary_expression</w:t>
      </w:r>
    </w:p>
    <w:p w14:paraId="548EA06F" w14:textId="77777777" w:rsidR="00562347" w:rsidRPr="00EC76D5" w:rsidRDefault="00562347" w:rsidP="006D013B">
      <w:pPr>
        <w:pStyle w:val="Code"/>
        <w:rPr>
          <w:highlight w:val="white"/>
        </w:rPr>
      </w:pPr>
      <w:r w:rsidRPr="00EC76D5">
        <w:rPr>
          <w:highlight w:val="white"/>
        </w:rPr>
        <w:t xml:space="preserve">  | </w:t>
      </w:r>
      <w:r w:rsidR="000C43C6" w:rsidRPr="00EC76D5">
        <w:rPr>
          <w:b/>
        </w:rPr>
        <w:t>sqrt</w:t>
      </w:r>
      <w:r w:rsidRPr="00EC76D5">
        <w:rPr>
          <w:highlight w:val="white"/>
        </w:rPr>
        <w:t xml:space="preserve"> unary_expression</w:t>
      </w:r>
    </w:p>
    <w:p w14:paraId="7EAD9C62" w14:textId="77777777" w:rsidR="00562347" w:rsidRPr="00EC76D5" w:rsidRDefault="00562347" w:rsidP="006D013B">
      <w:pPr>
        <w:pStyle w:val="Code"/>
        <w:rPr>
          <w:highlight w:val="white"/>
        </w:rPr>
      </w:pPr>
    </w:p>
    <w:p w14:paraId="6555688A" w14:textId="77777777" w:rsidR="00562347" w:rsidRPr="00EC76D5" w:rsidRDefault="00562347" w:rsidP="006D013B">
      <w:pPr>
        <w:pStyle w:val="Code"/>
        <w:rPr>
          <w:highlight w:val="white"/>
        </w:rPr>
      </w:pPr>
      <w:r w:rsidRPr="00EC76D5">
        <w:rPr>
          <w:highlight w:val="white"/>
        </w:rPr>
        <w:t>primary_expression ::=</w:t>
      </w:r>
    </w:p>
    <w:p w14:paraId="1898699A" w14:textId="77777777" w:rsidR="00562347" w:rsidRPr="00EC76D5" w:rsidRDefault="00562347" w:rsidP="006D013B">
      <w:pPr>
        <w:pStyle w:val="Code"/>
        <w:rPr>
          <w:highlight w:val="white"/>
        </w:rPr>
      </w:pPr>
      <w:r w:rsidRPr="00EC76D5">
        <w:rPr>
          <w:highlight w:val="white"/>
        </w:rPr>
        <w:t xml:space="preserve">    </w:t>
      </w:r>
      <w:r w:rsidR="000C43C6" w:rsidRPr="00EC76D5">
        <w:rPr>
          <w:b/>
        </w:rPr>
        <w:t>(</w:t>
      </w:r>
      <w:r w:rsidRPr="00EC76D5">
        <w:rPr>
          <w:highlight w:val="white"/>
        </w:rPr>
        <w:t xml:space="preserve"> expression </w:t>
      </w:r>
      <w:r w:rsidR="000C43C6" w:rsidRPr="00EC76D5">
        <w:rPr>
          <w:b/>
        </w:rPr>
        <w:t>)</w:t>
      </w:r>
    </w:p>
    <w:p w14:paraId="2A17E8E7"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p>
    <w:p w14:paraId="724EA2FB" w14:textId="77777777" w:rsidR="002F2F53" w:rsidRPr="00EC76D5" w:rsidRDefault="00562347" w:rsidP="006D013B">
      <w:pPr>
        <w:pStyle w:val="Code"/>
        <w:rPr>
          <w:b/>
        </w:rPr>
      </w:pPr>
      <w:r w:rsidRPr="00EC76D5">
        <w:rPr>
          <w:highlight w:val="white"/>
        </w:rPr>
        <w:t xml:space="preserve">  | </w:t>
      </w:r>
      <w:r w:rsidR="000C43C6" w:rsidRPr="00EC76D5">
        <w:rPr>
          <w:b/>
        </w:rPr>
        <w:t>value</w:t>
      </w:r>
    </w:p>
    <w:p w14:paraId="4DCF78CF" w14:textId="0517A721" w:rsidR="00C679DA" w:rsidRPr="00EC76D5" w:rsidRDefault="00C679DA" w:rsidP="00C679DA">
      <w:r w:rsidRPr="00EC76D5">
        <w:t>The words and character in boldface is the end products of the grammar. The rules shall be</w:t>
      </w:r>
      <w:r w:rsidR="0058403D" w:rsidRPr="00EC76D5">
        <w:t xml:space="preserve"> applied in </w:t>
      </w:r>
      <w:r w:rsidRPr="00EC76D5">
        <w:t xml:space="preserve">such a way that finally only tokens </w:t>
      </w:r>
      <w:r w:rsidR="00380022" w:rsidRPr="00EC76D5">
        <w:t>remain</w:t>
      </w:r>
      <w:r w:rsidRPr="00EC76D5">
        <w:t>. The first line of the example in the previous section are made up of the following tokens:</w:t>
      </w:r>
    </w:p>
    <w:p w14:paraId="2B5A8055" w14:textId="77777777" w:rsidR="00C679DA" w:rsidRPr="00EC76D5" w:rsidRDefault="0058403D" w:rsidP="003E26C6">
      <w:pPr>
        <w:pStyle w:val="Code"/>
      </w:pPr>
      <w:r w:rsidRPr="00EC76D5">
        <w:rPr>
          <w:b/>
        </w:rPr>
        <w:lastRenderedPageBreak/>
        <w:t>r</w:t>
      </w:r>
      <w:r w:rsidR="00C679DA" w:rsidRPr="00EC76D5">
        <w:rPr>
          <w:b/>
        </w:rPr>
        <w:t xml:space="preserve">ead string </w:t>
      </w:r>
      <w:r w:rsidRPr="00EC76D5">
        <w:rPr>
          <w:b/>
        </w:rPr>
        <w:t>,</w:t>
      </w:r>
      <w:r w:rsidR="00C679DA" w:rsidRPr="00EC76D5">
        <w:rPr>
          <w:b/>
        </w:rPr>
        <w:t xml:space="preserve"> identifier </w:t>
      </w:r>
      <w:r w:rsidRPr="00EC76D5">
        <w:rPr>
          <w:b/>
        </w:rPr>
        <w:t>;</w:t>
      </w:r>
    </w:p>
    <w:p w14:paraId="49F9FC45" w14:textId="66416F1F" w:rsidR="002F2F53" w:rsidRPr="00EC76D5" w:rsidRDefault="00766501" w:rsidP="00A569A8">
      <w:pPr>
        <w:pStyle w:val="Rubrik3"/>
      </w:pPr>
      <w:bookmarkStart w:id="16" w:name="_Toc481936120"/>
      <w:r w:rsidRPr="00EC76D5">
        <w:t>Bison</w:t>
      </w:r>
      <w:bookmarkEnd w:id="16"/>
    </w:p>
    <w:p w14:paraId="164FB02C" w14:textId="09617ACD" w:rsidR="002A59F4" w:rsidRPr="00EC76D5" w:rsidRDefault="005A0638" w:rsidP="002A59F4">
      <w:r w:rsidRPr="00EC76D5">
        <w:t xml:space="preserve">Bison </w:t>
      </w:r>
      <w:r w:rsidR="00CA3E6B" w:rsidRPr="00EC76D5">
        <w:t xml:space="preserve">is a tool based on </w:t>
      </w:r>
      <w:r w:rsidRPr="00EC76D5">
        <w:t>Y</w:t>
      </w:r>
      <w:r w:rsidR="00CA3E6B" w:rsidRPr="00EC76D5">
        <w:t>acc</w:t>
      </w:r>
      <w:r w:rsidR="00820FD9" w:rsidRPr="00EC76D5">
        <w:rPr>
          <w:rStyle w:val="Fotnotsreferens"/>
        </w:rPr>
        <w:footnoteReference w:id="1"/>
      </w:r>
      <w:r w:rsidR="008815D2" w:rsidRPr="00EC76D5">
        <w:t>, which is a classic parser</w:t>
      </w:r>
      <w:r w:rsidR="00380022" w:rsidRPr="00EC76D5">
        <w:t xml:space="preserve"> generator</w:t>
      </w:r>
      <w:r w:rsidR="00CA3E6B" w:rsidRPr="00EC76D5">
        <w:t>.</w:t>
      </w:r>
      <w:r w:rsidR="002E33C2" w:rsidRPr="00EC76D5">
        <w:t xml:space="preserve"> </w:t>
      </w:r>
      <w:r w:rsidR="002A59F4" w:rsidRPr="00EC76D5">
        <w:t>Even though it is possible to writ</w:t>
      </w:r>
      <w:r w:rsidR="00233885" w:rsidRPr="00EC76D5">
        <w:t>e a parser</w:t>
      </w:r>
      <w:r w:rsidR="002A59F4" w:rsidRPr="00EC76D5">
        <w:t xml:space="preserve"> in pure Java, it is easier to use a tool like </w:t>
      </w:r>
      <w:r w:rsidR="003726CA" w:rsidRPr="00EC76D5">
        <w:t>B</w:t>
      </w:r>
      <w:r w:rsidR="005C48EC" w:rsidRPr="00EC76D5">
        <w:t>ison.</w:t>
      </w:r>
      <w:r w:rsidR="002A59F4" w:rsidRPr="00EC76D5">
        <w:t xml:space="preserve"> Simply put, </w:t>
      </w:r>
      <w:r w:rsidR="008E1372" w:rsidRPr="00EC76D5">
        <w:t>Bison</w:t>
      </w:r>
      <w:r w:rsidR="002A59F4" w:rsidRPr="00EC76D5">
        <w:t xml:space="preserve"> takes a grammar as input and generators Java code as output.</w:t>
      </w:r>
      <w:r w:rsidR="00F1510F" w:rsidRPr="00EC76D5">
        <w:t xml:space="preserve"> However, it does not only </w:t>
      </w:r>
      <w:r w:rsidR="005037CC" w:rsidRPr="00EC76D5">
        <w:t xml:space="preserve">check whether the input string comply with the grammar, each rule is also allowed to perform </w:t>
      </w:r>
      <w:r w:rsidR="005037CC" w:rsidRPr="00EC76D5">
        <w:rPr>
          <w:rStyle w:val="CodeInText"/>
        </w:rPr>
        <w:t>actions</w:t>
      </w:r>
      <w:r w:rsidR="005037CC" w:rsidRPr="00EC76D5">
        <w:t>, define</w:t>
      </w:r>
      <w:r w:rsidR="000F49E7" w:rsidRPr="00EC76D5">
        <w:t>d</w:t>
      </w:r>
      <w:r w:rsidR="005037CC" w:rsidRPr="00EC76D5">
        <w:t xml:space="preserve"> by Java code.</w:t>
      </w:r>
    </w:p>
    <w:p w14:paraId="0A2637F1" w14:textId="1C6CE605" w:rsidR="008742F7" w:rsidRPr="00EC76D5" w:rsidRDefault="00C951FB" w:rsidP="00BF1E60">
      <w:r w:rsidRPr="00EC76D5">
        <w:t>The parser is divi</w:t>
      </w:r>
      <w:r w:rsidR="002472F1" w:rsidRPr="00EC76D5">
        <w:t xml:space="preserve">ded into two parts: one part </w:t>
      </w:r>
      <w:r w:rsidRPr="00EC76D5">
        <w:t>stat</w:t>
      </w:r>
      <w:r w:rsidR="002472F1" w:rsidRPr="00EC76D5">
        <w:t>ing</w:t>
      </w:r>
      <w:r w:rsidRPr="00EC76D5">
        <w:t xml:space="preserve"> the rules and tokens of the grammar</w:t>
      </w:r>
      <w:r w:rsidR="002472F1" w:rsidRPr="00EC76D5">
        <w:t>, and one part defining</w:t>
      </w:r>
      <w:r w:rsidRPr="00EC76D5">
        <w:t xml:space="preserve"> the grammar rules. </w:t>
      </w:r>
      <w:r w:rsidR="00BF1E60" w:rsidRPr="00EC76D5">
        <w:t>The tokens written in boldface in the previous section are written in capital letters in CUP</w:t>
      </w:r>
      <w:r w:rsidR="004D3646" w:rsidRPr="00EC76D5">
        <w:t>.</w:t>
      </w:r>
    </w:p>
    <w:p w14:paraId="773CD59D" w14:textId="32B6B30B" w:rsidR="00CB5814" w:rsidRPr="00EC76D5" w:rsidRDefault="002E67B8" w:rsidP="00C90DF9">
      <w:pPr>
        <w:pStyle w:val="CodeHeader"/>
      </w:pPr>
      <w:r>
        <w:t>MainParser.gppg</w:t>
      </w:r>
    </w:p>
    <w:p w14:paraId="0604F60B" w14:textId="77777777" w:rsidR="00832F15" w:rsidRPr="00EC76D5" w:rsidRDefault="00832F15" w:rsidP="00832F15">
      <w:pPr>
        <w:pStyle w:val="Code"/>
      </w:pPr>
      <w:r w:rsidRPr="00EC76D5">
        <w:t>%{</w:t>
      </w:r>
    </w:p>
    <w:p w14:paraId="075FBFA5" w14:textId="77777777" w:rsidR="00832F15" w:rsidRPr="00EC76D5" w:rsidRDefault="00832F15" w:rsidP="00832F15">
      <w:pPr>
        <w:pStyle w:val="Code"/>
      </w:pPr>
      <w:r w:rsidRPr="00EC76D5">
        <w:t xml:space="preserve">  package calculator;</w:t>
      </w:r>
    </w:p>
    <w:p w14:paraId="7F47C087" w14:textId="77777777" w:rsidR="00832F15" w:rsidRPr="00EC76D5" w:rsidRDefault="00832F15" w:rsidP="00832F15">
      <w:pPr>
        <w:pStyle w:val="Code"/>
      </w:pPr>
      <w:r w:rsidRPr="00EC76D5">
        <w:t xml:space="preserve">  import java.io.*;</w:t>
      </w:r>
    </w:p>
    <w:p w14:paraId="7EB205F5" w14:textId="77777777" w:rsidR="00832F15" w:rsidRPr="00EC76D5" w:rsidRDefault="00832F15" w:rsidP="00832F15">
      <w:pPr>
        <w:pStyle w:val="Code"/>
      </w:pPr>
      <w:r w:rsidRPr="00EC76D5">
        <w:t xml:space="preserve">  import java.util.*;</w:t>
      </w:r>
    </w:p>
    <w:p w14:paraId="0E9B7F38" w14:textId="77777777" w:rsidR="00832F15" w:rsidRPr="00EC76D5" w:rsidRDefault="00832F15" w:rsidP="00832F15">
      <w:pPr>
        <w:pStyle w:val="Code"/>
      </w:pPr>
    </w:p>
    <w:p w14:paraId="7E6C3A84" w14:textId="77777777" w:rsidR="00832F15" w:rsidRPr="00EC76D5" w:rsidRDefault="00832F15" w:rsidP="00832F15">
      <w:pPr>
        <w:pStyle w:val="Code"/>
      </w:pPr>
      <w:r w:rsidRPr="00EC76D5">
        <w:t xml:space="preserve">  class ErrorMessage {</w:t>
      </w:r>
    </w:p>
    <w:p w14:paraId="190DDC7B" w14:textId="77777777" w:rsidR="00832F15" w:rsidRPr="00EC76D5" w:rsidRDefault="00832F15" w:rsidP="00832F15">
      <w:pPr>
        <w:pStyle w:val="Code"/>
      </w:pPr>
      <w:r w:rsidRPr="00EC76D5">
        <w:t xml:space="preserve">    public static void print(String message) {</w:t>
      </w:r>
    </w:p>
    <w:p w14:paraId="43D01E58" w14:textId="77777777" w:rsidR="00832F15" w:rsidRPr="00EC76D5" w:rsidRDefault="00832F15" w:rsidP="00832F15">
      <w:pPr>
        <w:pStyle w:val="Code"/>
      </w:pPr>
      <w:r w:rsidRPr="00EC76D5">
        <w:t xml:space="preserve">      Main.ErrorStream.println(message);</w:t>
      </w:r>
    </w:p>
    <w:p w14:paraId="2228F0A2" w14:textId="77777777" w:rsidR="00832F15" w:rsidRPr="00EC76D5" w:rsidRDefault="00832F15" w:rsidP="00832F15">
      <w:pPr>
        <w:pStyle w:val="Code"/>
      </w:pPr>
      <w:r w:rsidRPr="00EC76D5">
        <w:t xml:space="preserve">      System.exit(-1);</w:t>
      </w:r>
    </w:p>
    <w:p w14:paraId="17A44874" w14:textId="77777777" w:rsidR="00832F15" w:rsidRPr="00EC76D5" w:rsidRDefault="00832F15" w:rsidP="00832F15">
      <w:pPr>
        <w:pStyle w:val="Code"/>
      </w:pPr>
      <w:r w:rsidRPr="00EC76D5">
        <w:t xml:space="preserve">    }</w:t>
      </w:r>
    </w:p>
    <w:p w14:paraId="147C3634" w14:textId="77777777" w:rsidR="00832F15" w:rsidRPr="00EC76D5" w:rsidRDefault="00832F15" w:rsidP="00832F15">
      <w:pPr>
        <w:pStyle w:val="Code"/>
      </w:pPr>
      <w:r w:rsidRPr="00EC76D5">
        <w:t xml:space="preserve">  }</w:t>
      </w:r>
    </w:p>
    <w:p w14:paraId="7C3814DF" w14:textId="77777777" w:rsidR="00832F15" w:rsidRPr="00EC76D5" w:rsidRDefault="00832F15" w:rsidP="00832F15">
      <w:pPr>
        <w:pStyle w:val="Code"/>
      </w:pPr>
      <w:r w:rsidRPr="00EC76D5">
        <w:t>%}</w:t>
      </w:r>
    </w:p>
    <w:p w14:paraId="0E85A0C2" w14:textId="77777777" w:rsidR="00832F15" w:rsidRPr="00EC76D5" w:rsidRDefault="00832F15" w:rsidP="00832F15">
      <w:pPr>
        <w:pStyle w:val="Code"/>
      </w:pPr>
    </w:p>
    <w:p w14:paraId="3774DBC3" w14:textId="77777777" w:rsidR="00832F15" w:rsidRPr="00EC76D5" w:rsidRDefault="00832F15" w:rsidP="00832F15">
      <w:pPr>
        <w:pStyle w:val="Code"/>
      </w:pPr>
      <w:r w:rsidRPr="00EC76D5">
        <w:t>%name-prefix = ""</w:t>
      </w:r>
    </w:p>
    <w:p w14:paraId="49BD65FC" w14:textId="4CF532F0" w:rsidR="001F3BFD" w:rsidRPr="00EC76D5" w:rsidRDefault="001F3BFD" w:rsidP="001F3BFD">
      <w:r w:rsidRPr="00EC76D5">
        <w:t>The following tokens do not holds any attributes.</w:t>
      </w:r>
    </w:p>
    <w:p w14:paraId="6E05FC52" w14:textId="77777777" w:rsidR="00832F15" w:rsidRPr="00EC76D5" w:rsidRDefault="00832F15" w:rsidP="00832F15">
      <w:pPr>
        <w:pStyle w:val="Code"/>
      </w:pPr>
      <w:r w:rsidRPr="00EC76D5">
        <w:t>%token ASSIGN READ WRITE NEWLINE EQUAL PLUS MINUS TIMES DIVIDE</w:t>
      </w:r>
    </w:p>
    <w:p w14:paraId="76ADBDC9" w14:textId="77777777" w:rsidR="00832F15" w:rsidRPr="00EC76D5" w:rsidRDefault="00832F15" w:rsidP="00832F15">
      <w:pPr>
        <w:pStyle w:val="Code"/>
      </w:pPr>
      <w:r w:rsidRPr="00EC76D5">
        <w:t xml:space="preserve">       SIN COS TAN LOG EXP LOG10 EXP10 SQRT</w:t>
      </w:r>
    </w:p>
    <w:p w14:paraId="0256CCB9" w14:textId="1CBACEBC" w:rsidR="00832F15" w:rsidRPr="00EC76D5" w:rsidRDefault="00832F15" w:rsidP="00832F15">
      <w:pPr>
        <w:pStyle w:val="Code"/>
      </w:pPr>
      <w:r w:rsidRPr="00EC76D5">
        <w:t xml:space="preserve">       LEFT_PAREN RIGHT_PAREN COMMA SEMICOLON</w:t>
      </w:r>
    </w:p>
    <w:p w14:paraId="33D44786" w14:textId="43AE5895" w:rsidR="00CC31EE" w:rsidRPr="00EC76D5" w:rsidRDefault="00CC31EE" w:rsidP="00832F15">
      <w:pPr>
        <w:pStyle w:val="Code"/>
      </w:pPr>
    </w:p>
    <w:p w14:paraId="12892F43" w14:textId="3B8779B7" w:rsidR="009C4D22" w:rsidRPr="00EC76D5" w:rsidRDefault="009C4D22" w:rsidP="009C4D22">
      <w:r w:rsidRPr="00EC76D5">
        <w:rPr>
          <w:rStyle w:val="CodeInText0"/>
        </w:rPr>
        <w:t>STRING</w:t>
      </w:r>
      <w:r w:rsidRPr="00EC76D5">
        <w:t xml:space="preserve">, </w:t>
      </w:r>
      <w:r w:rsidRPr="00EC76D5">
        <w:rPr>
          <w:rStyle w:val="CodeInText0"/>
        </w:rPr>
        <w:t>IDENTIFIER</w:t>
      </w:r>
      <w:r w:rsidRPr="00EC76D5">
        <w:t xml:space="preserve">, and </w:t>
      </w:r>
      <w:r w:rsidRPr="00EC76D5">
        <w:rPr>
          <w:rStyle w:val="CodeInText0"/>
        </w:rPr>
        <w:t>VALUE</w:t>
      </w:r>
      <w:r w:rsidRPr="00EC76D5">
        <w:t xml:space="preserve"> are tokens with attributes.</w:t>
      </w:r>
    </w:p>
    <w:p w14:paraId="56F87CB1" w14:textId="4246DE8B" w:rsidR="00832F15" w:rsidRPr="00EC76D5" w:rsidRDefault="00832F15" w:rsidP="00832F15">
      <w:pPr>
        <w:pStyle w:val="Code"/>
      </w:pPr>
      <w:r w:rsidRPr="00EC76D5">
        <w:t>%token &lt;String&gt; STRING IDENTIFIER</w:t>
      </w:r>
    </w:p>
    <w:p w14:paraId="15D487F2" w14:textId="79E60093" w:rsidR="00832F15" w:rsidRPr="00EC76D5" w:rsidRDefault="00832F15" w:rsidP="00832F15">
      <w:pPr>
        <w:pStyle w:val="Code"/>
      </w:pPr>
      <w:r w:rsidRPr="00EC76D5">
        <w:t>%token &lt;Double&gt; VALUE</w:t>
      </w:r>
    </w:p>
    <w:p w14:paraId="1CF34975" w14:textId="77777777" w:rsidR="009C4D22" w:rsidRPr="00EC76D5" w:rsidRDefault="009C4D22" w:rsidP="00832F15">
      <w:pPr>
        <w:pStyle w:val="Code"/>
      </w:pPr>
    </w:p>
    <w:p w14:paraId="03CDF6E0" w14:textId="06058606" w:rsidR="00832F15" w:rsidRPr="00EC76D5" w:rsidRDefault="00832F15" w:rsidP="00832F15">
      <w:pPr>
        <w:pStyle w:val="Code"/>
      </w:pPr>
      <w:r w:rsidRPr="00EC76D5">
        <w:t>%type &lt;List&gt; identifier_list</w:t>
      </w:r>
    </w:p>
    <w:p w14:paraId="0F84AFF7" w14:textId="77777777" w:rsidR="00832F15" w:rsidRPr="00EC76D5" w:rsidRDefault="00832F15" w:rsidP="00832F15">
      <w:pPr>
        <w:pStyle w:val="Code"/>
      </w:pPr>
      <w:r w:rsidRPr="00EC76D5">
        <w:t>%type &lt;List&gt; expression_list</w:t>
      </w:r>
    </w:p>
    <w:p w14:paraId="705F603C" w14:textId="77777777" w:rsidR="00832F15" w:rsidRPr="00EC76D5" w:rsidRDefault="00832F15" w:rsidP="00832F15">
      <w:pPr>
        <w:pStyle w:val="Code"/>
      </w:pPr>
      <w:r w:rsidRPr="00EC76D5">
        <w:t>%type &lt;Double&gt; expression binary_expression unary_expression primary_expression</w:t>
      </w:r>
    </w:p>
    <w:p w14:paraId="179FF25E" w14:textId="77777777" w:rsidR="007746E2" w:rsidRPr="00EC76D5" w:rsidRDefault="007746E2" w:rsidP="007746E2">
      <w:r w:rsidRPr="00EC76D5">
        <w:t xml:space="preserve">There are also the rules </w:t>
      </w:r>
      <w:r w:rsidRPr="00EC76D5">
        <w:rPr>
          <w:rStyle w:val="CodeInText0"/>
        </w:rPr>
        <w:t>statement_list</w:t>
      </w:r>
      <w:r w:rsidRPr="00EC76D5">
        <w:t xml:space="preserve">, </w:t>
      </w:r>
      <w:r w:rsidRPr="00EC76D5">
        <w:rPr>
          <w:rStyle w:val="CodeInText0"/>
        </w:rPr>
        <w:t>statement</w:t>
      </w:r>
      <w:r w:rsidRPr="00EC76D5">
        <w:t xml:space="preserve">, and </w:t>
      </w:r>
      <w:r w:rsidRPr="00EC76D5">
        <w:rPr>
          <w:rStyle w:val="CodeInText0"/>
        </w:rPr>
        <w:t>optional_output</w:t>
      </w:r>
      <w:r w:rsidRPr="00EC76D5">
        <w:t xml:space="preserve"> in the rules section below. However, they do not return values and do not need to be defined in this section.</w:t>
      </w:r>
    </w:p>
    <w:p w14:paraId="15FBBEE8" w14:textId="77777777" w:rsidR="00832F15" w:rsidRPr="00EC76D5" w:rsidRDefault="00832F15" w:rsidP="00832F15">
      <w:pPr>
        <w:pStyle w:val="Code"/>
      </w:pPr>
    </w:p>
    <w:p w14:paraId="75D78D57" w14:textId="77777777" w:rsidR="00832F15" w:rsidRPr="00EC76D5" w:rsidRDefault="00832F15" w:rsidP="00832F15">
      <w:pPr>
        <w:pStyle w:val="Code"/>
      </w:pPr>
      <w:r w:rsidRPr="00EC76D5">
        <w:t>%start statement_list;</w:t>
      </w:r>
    </w:p>
    <w:p w14:paraId="6956323F" w14:textId="77777777" w:rsidR="00832F15" w:rsidRPr="00EC76D5" w:rsidRDefault="00832F15" w:rsidP="00832F15">
      <w:pPr>
        <w:pStyle w:val="Code"/>
      </w:pPr>
    </w:p>
    <w:p w14:paraId="2AD28D9B" w14:textId="77777777" w:rsidR="00832F15" w:rsidRPr="00EC76D5" w:rsidRDefault="00832F15" w:rsidP="00832F15">
      <w:pPr>
        <w:pStyle w:val="Code"/>
      </w:pPr>
      <w:r w:rsidRPr="00EC76D5">
        <w:t>%%</w:t>
      </w:r>
    </w:p>
    <w:p w14:paraId="6A8F2A4E" w14:textId="77777777" w:rsidR="00832F15" w:rsidRPr="00EC76D5" w:rsidRDefault="00832F15" w:rsidP="00832F15">
      <w:pPr>
        <w:pStyle w:val="Code"/>
      </w:pPr>
    </w:p>
    <w:p w14:paraId="1156D89E" w14:textId="77777777" w:rsidR="00832F15" w:rsidRPr="00EC76D5" w:rsidRDefault="00832F15" w:rsidP="00832F15">
      <w:pPr>
        <w:pStyle w:val="Code"/>
      </w:pPr>
      <w:r w:rsidRPr="00EC76D5">
        <w:lastRenderedPageBreak/>
        <w:t>statement_list:</w:t>
      </w:r>
    </w:p>
    <w:p w14:paraId="4BC0D68D" w14:textId="77777777" w:rsidR="00832F15" w:rsidRPr="00EC76D5" w:rsidRDefault="00832F15" w:rsidP="00832F15">
      <w:pPr>
        <w:pStyle w:val="Code"/>
      </w:pPr>
      <w:r w:rsidRPr="00EC76D5">
        <w:t xml:space="preserve">    statement</w:t>
      </w:r>
    </w:p>
    <w:p w14:paraId="3FF3BF0E" w14:textId="77777777" w:rsidR="00832F15" w:rsidRPr="00EC76D5" w:rsidRDefault="00832F15" w:rsidP="00832F15">
      <w:pPr>
        <w:pStyle w:val="Code"/>
      </w:pPr>
      <w:r w:rsidRPr="00EC76D5">
        <w:t xml:space="preserve">  | statement statement_list;</w:t>
      </w:r>
    </w:p>
    <w:p w14:paraId="04F56224" w14:textId="49E98A24" w:rsidR="00832F15" w:rsidRPr="00EC76D5" w:rsidRDefault="00832F15" w:rsidP="00832F15">
      <w:pPr>
        <w:pStyle w:val="Code"/>
      </w:pPr>
    </w:p>
    <w:p w14:paraId="1F656D5C" w14:textId="1EB50FB4" w:rsidR="00220E21" w:rsidRPr="00EC76D5" w:rsidRDefault="00220E21" w:rsidP="00220E21">
      <w:r w:rsidRPr="00EC76D5">
        <w:t>The right-hand side are numbered from one, and the attribute values are accessable with the dollar-notation.</w:t>
      </w:r>
      <w:r w:rsidR="00F0119B" w:rsidRPr="00EC76D5">
        <w:t xml:space="preserve"> In the rule below, the value of the identifier is stored in $2 and the value of the expression is stored in $4.</w:t>
      </w:r>
    </w:p>
    <w:p w14:paraId="54C2C1B0" w14:textId="77777777" w:rsidR="00832F15" w:rsidRPr="00EC76D5" w:rsidRDefault="00832F15" w:rsidP="00832F15">
      <w:pPr>
        <w:pStyle w:val="Code"/>
      </w:pPr>
      <w:r w:rsidRPr="00EC76D5">
        <w:t>statement:</w:t>
      </w:r>
    </w:p>
    <w:p w14:paraId="4E8D6922" w14:textId="77777777" w:rsidR="00832F15" w:rsidRPr="00EC76D5" w:rsidRDefault="00832F15" w:rsidP="00832F15">
      <w:pPr>
        <w:pStyle w:val="Code"/>
      </w:pPr>
      <w:r w:rsidRPr="00EC76D5">
        <w:t xml:space="preserve">    ASSIGN IDENTIFIER EQUAL expression SEMICOLON {</w:t>
      </w:r>
    </w:p>
    <w:p w14:paraId="22072248" w14:textId="77777777" w:rsidR="00832F15" w:rsidRPr="00EC76D5" w:rsidRDefault="00832F15" w:rsidP="00832F15">
      <w:pPr>
        <w:pStyle w:val="Code"/>
      </w:pPr>
      <w:r w:rsidRPr="00EC76D5">
        <w:t xml:space="preserve">      Main.VariableMap.put($2, $4);</w:t>
      </w:r>
    </w:p>
    <w:p w14:paraId="06BAF156" w14:textId="77777777" w:rsidR="00832F15" w:rsidRPr="00EC76D5" w:rsidRDefault="00832F15" w:rsidP="00832F15">
      <w:pPr>
        <w:pStyle w:val="Code"/>
      </w:pPr>
      <w:r w:rsidRPr="00EC76D5">
        <w:t xml:space="preserve">    }</w:t>
      </w:r>
    </w:p>
    <w:p w14:paraId="4CC9272A" w14:textId="77777777" w:rsidR="00832F15" w:rsidRPr="00EC76D5" w:rsidRDefault="00832F15" w:rsidP="00832F15">
      <w:pPr>
        <w:pStyle w:val="Code"/>
      </w:pPr>
      <w:r w:rsidRPr="00EC76D5">
        <w:t xml:space="preserve">  | READ optional_output identifier_list SEMICOLON {</w:t>
      </w:r>
    </w:p>
    <w:p w14:paraId="5BF05591" w14:textId="77777777" w:rsidR="00832F15" w:rsidRPr="00EC76D5" w:rsidRDefault="00832F15" w:rsidP="00832F15">
      <w:pPr>
        <w:pStyle w:val="Code"/>
      </w:pPr>
      <w:r w:rsidRPr="00EC76D5">
        <w:t xml:space="preserve">      try {</w:t>
      </w:r>
    </w:p>
    <w:p w14:paraId="2E0F7751" w14:textId="77777777" w:rsidR="00832F15" w:rsidRPr="00EC76D5" w:rsidRDefault="00832F15" w:rsidP="00832F15">
      <w:pPr>
        <w:pStyle w:val="Code"/>
      </w:pPr>
      <w:r w:rsidRPr="00EC76D5">
        <w:t xml:space="preserve">        String buffer = Main.BufferedReader.readLine();</w:t>
      </w:r>
    </w:p>
    <w:p w14:paraId="22611786" w14:textId="77777777" w:rsidR="00832F15" w:rsidRPr="00EC76D5" w:rsidRDefault="00832F15" w:rsidP="00832F15">
      <w:pPr>
        <w:pStyle w:val="Code"/>
      </w:pPr>
      <w:r w:rsidRPr="00EC76D5">
        <w:t xml:space="preserve">        String textArray[] = buffer.split(",");</w:t>
      </w:r>
    </w:p>
    <w:p w14:paraId="01D032E5" w14:textId="77777777" w:rsidR="00832F15" w:rsidRPr="00EC76D5" w:rsidRDefault="00832F15" w:rsidP="00832F15">
      <w:pPr>
        <w:pStyle w:val="Code"/>
      </w:pPr>
    </w:p>
    <w:p w14:paraId="2B3D2C0C" w14:textId="77777777" w:rsidR="00832F15" w:rsidRPr="00EC76D5" w:rsidRDefault="00832F15" w:rsidP="00832F15">
      <w:pPr>
        <w:pStyle w:val="Code"/>
      </w:pPr>
      <w:r w:rsidRPr="00EC76D5">
        <w:t xml:space="preserve">        if ($3.size() != textArray.length) {</w:t>
      </w:r>
    </w:p>
    <w:p w14:paraId="64CF8C52" w14:textId="77777777" w:rsidR="00832F15" w:rsidRPr="00EC76D5" w:rsidRDefault="00832F15" w:rsidP="00832F15">
      <w:pPr>
        <w:pStyle w:val="Code"/>
      </w:pPr>
      <w:r w:rsidRPr="00EC76D5">
        <w:t xml:space="preserve">          ErrorMessage.print("Invalid number of values.");</w:t>
      </w:r>
    </w:p>
    <w:p w14:paraId="09470CF8" w14:textId="77777777" w:rsidR="00832F15" w:rsidRPr="00EC76D5" w:rsidRDefault="00832F15" w:rsidP="00832F15">
      <w:pPr>
        <w:pStyle w:val="Code"/>
      </w:pPr>
      <w:r w:rsidRPr="00EC76D5">
        <w:t xml:space="preserve">        }</w:t>
      </w:r>
    </w:p>
    <w:p w14:paraId="05C93E25" w14:textId="77777777" w:rsidR="00832F15" w:rsidRPr="00EC76D5" w:rsidRDefault="00832F15" w:rsidP="00832F15">
      <w:pPr>
        <w:pStyle w:val="Code"/>
      </w:pPr>
      <w:r w:rsidRPr="00EC76D5">
        <w:t xml:space="preserve">      </w:t>
      </w:r>
    </w:p>
    <w:p w14:paraId="1461BFD3" w14:textId="77777777" w:rsidR="00832F15" w:rsidRPr="00EC76D5" w:rsidRDefault="00832F15" w:rsidP="00832F15">
      <w:pPr>
        <w:pStyle w:val="Code"/>
      </w:pPr>
      <w:r w:rsidRPr="00EC76D5">
        <w:t xml:space="preserve">        for (int index = 0; index &lt; $3.size(); ++index) {</w:t>
      </w:r>
    </w:p>
    <w:p w14:paraId="0508C5D7" w14:textId="77777777" w:rsidR="00832F15" w:rsidRPr="00EC76D5" w:rsidRDefault="00832F15" w:rsidP="00832F15">
      <w:pPr>
        <w:pStyle w:val="Code"/>
      </w:pPr>
      <w:r w:rsidRPr="00EC76D5">
        <w:t xml:space="preserve">          String name = (String) $3.get(index), text = textArray[index];</w:t>
      </w:r>
    </w:p>
    <w:p w14:paraId="3C9A87D2" w14:textId="77777777" w:rsidR="00832F15" w:rsidRPr="00EC76D5" w:rsidRDefault="00832F15" w:rsidP="00832F15">
      <w:pPr>
        <w:pStyle w:val="Code"/>
      </w:pPr>
    </w:p>
    <w:p w14:paraId="0F595E68" w14:textId="77777777" w:rsidR="00832F15" w:rsidRPr="00EC76D5" w:rsidRDefault="00832F15" w:rsidP="00832F15">
      <w:pPr>
        <w:pStyle w:val="Code"/>
      </w:pPr>
      <w:r w:rsidRPr="00EC76D5">
        <w:t xml:space="preserve">          try { </w:t>
      </w:r>
    </w:p>
    <w:p w14:paraId="72876A75" w14:textId="77777777" w:rsidR="00832F15" w:rsidRPr="00EC76D5" w:rsidRDefault="00832F15" w:rsidP="00832F15">
      <w:pPr>
        <w:pStyle w:val="Code"/>
      </w:pPr>
      <w:r w:rsidRPr="00EC76D5">
        <w:t xml:space="preserve">            double value = Double.valueOf(text);</w:t>
      </w:r>
    </w:p>
    <w:p w14:paraId="500C10ED" w14:textId="77777777" w:rsidR="00832F15" w:rsidRPr="00EC76D5" w:rsidRDefault="00832F15" w:rsidP="00832F15">
      <w:pPr>
        <w:pStyle w:val="Code"/>
      </w:pPr>
      <w:r w:rsidRPr="00EC76D5">
        <w:t xml:space="preserve">            Main.VariableMap.put(name, value);</w:t>
      </w:r>
    </w:p>
    <w:p w14:paraId="79F228D7" w14:textId="77777777" w:rsidR="00832F15" w:rsidRPr="00EC76D5" w:rsidRDefault="00832F15" w:rsidP="00832F15">
      <w:pPr>
        <w:pStyle w:val="Code"/>
      </w:pPr>
      <w:r w:rsidRPr="00EC76D5">
        <w:t xml:space="preserve">          }</w:t>
      </w:r>
    </w:p>
    <w:p w14:paraId="5A15AAA7" w14:textId="77777777" w:rsidR="00832F15" w:rsidRPr="00EC76D5" w:rsidRDefault="00832F15" w:rsidP="00832F15">
      <w:pPr>
        <w:pStyle w:val="Code"/>
      </w:pPr>
      <w:r w:rsidRPr="00EC76D5">
        <w:t xml:space="preserve">          catch (Exception exception) {</w:t>
      </w:r>
    </w:p>
    <w:p w14:paraId="0C40ADE6" w14:textId="77777777" w:rsidR="00832F15" w:rsidRPr="00EC76D5" w:rsidRDefault="00832F15" w:rsidP="00832F15">
      <w:pPr>
        <w:pStyle w:val="Code"/>
      </w:pPr>
      <w:r w:rsidRPr="00EC76D5">
        <w:t xml:space="preserve">            ErrorMessage.print("Invalid input.");</w:t>
      </w:r>
    </w:p>
    <w:p w14:paraId="285C133E" w14:textId="77777777" w:rsidR="00832F15" w:rsidRPr="00EC76D5" w:rsidRDefault="00832F15" w:rsidP="00832F15">
      <w:pPr>
        <w:pStyle w:val="Code"/>
      </w:pPr>
      <w:r w:rsidRPr="00EC76D5">
        <w:t xml:space="preserve">          }</w:t>
      </w:r>
    </w:p>
    <w:p w14:paraId="6F5AFE53" w14:textId="77777777" w:rsidR="00832F15" w:rsidRPr="00EC76D5" w:rsidRDefault="00832F15" w:rsidP="00832F15">
      <w:pPr>
        <w:pStyle w:val="Code"/>
      </w:pPr>
      <w:r w:rsidRPr="00EC76D5">
        <w:t xml:space="preserve">        }</w:t>
      </w:r>
    </w:p>
    <w:p w14:paraId="10DB96F7" w14:textId="77777777" w:rsidR="00832F15" w:rsidRPr="00EC76D5" w:rsidRDefault="00832F15" w:rsidP="00832F15">
      <w:pPr>
        <w:pStyle w:val="Code"/>
      </w:pPr>
      <w:r w:rsidRPr="00EC76D5">
        <w:t xml:space="preserve">      }</w:t>
      </w:r>
    </w:p>
    <w:p w14:paraId="533B28EB" w14:textId="77777777" w:rsidR="00832F15" w:rsidRPr="00EC76D5" w:rsidRDefault="00832F15" w:rsidP="00832F15">
      <w:pPr>
        <w:pStyle w:val="Code"/>
      </w:pPr>
      <w:r w:rsidRPr="00EC76D5">
        <w:t xml:space="preserve">      catch (IOException exception) {</w:t>
      </w:r>
    </w:p>
    <w:p w14:paraId="1F9D9923" w14:textId="77777777" w:rsidR="00832F15" w:rsidRPr="00EC76D5" w:rsidRDefault="00832F15" w:rsidP="00832F15">
      <w:pPr>
        <w:pStyle w:val="Code"/>
      </w:pPr>
      <w:r w:rsidRPr="00EC76D5">
        <w:t xml:space="preserve">        ErrorMessage.print(exception.getMessage());</w:t>
      </w:r>
    </w:p>
    <w:p w14:paraId="7C089E6A" w14:textId="77777777" w:rsidR="00832F15" w:rsidRPr="00EC76D5" w:rsidRDefault="00832F15" w:rsidP="00832F15">
      <w:pPr>
        <w:pStyle w:val="Code"/>
      </w:pPr>
      <w:r w:rsidRPr="00EC76D5">
        <w:t xml:space="preserve">      }</w:t>
      </w:r>
    </w:p>
    <w:p w14:paraId="71B24C61" w14:textId="77777777" w:rsidR="00832F15" w:rsidRPr="00EC76D5" w:rsidRDefault="00832F15" w:rsidP="00832F15">
      <w:pPr>
        <w:pStyle w:val="Code"/>
      </w:pPr>
      <w:r w:rsidRPr="00EC76D5">
        <w:t xml:space="preserve">    }</w:t>
      </w:r>
    </w:p>
    <w:p w14:paraId="60291973" w14:textId="77777777" w:rsidR="00832F15" w:rsidRPr="00EC76D5" w:rsidRDefault="00832F15" w:rsidP="00832F15">
      <w:pPr>
        <w:pStyle w:val="Code"/>
      </w:pPr>
      <w:r w:rsidRPr="00EC76D5">
        <w:t xml:space="preserve">  | WRITE optional_output expression_list SEMICOLON {</w:t>
      </w:r>
    </w:p>
    <w:p w14:paraId="23C2467E" w14:textId="77777777" w:rsidR="00832F15" w:rsidRPr="00EC76D5" w:rsidRDefault="00832F15" w:rsidP="00832F15">
      <w:pPr>
        <w:pStyle w:val="Code"/>
      </w:pPr>
      <w:r w:rsidRPr="00EC76D5">
        <w:t xml:space="preserve">      boolean first = true;</w:t>
      </w:r>
    </w:p>
    <w:p w14:paraId="6F1710F5" w14:textId="77777777" w:rsidR="00832F15" w:rsidRPr="00EC76D5" w:rsidRDefault="00832F15" w:rsidP="00832F15">
      <w:pPr>
        <w:pStyle w:val="Code"/>
      </w:pPr>
      <w:r w:rsidRPr="00EC76D5">
        <w:t xml:space="preserve">      for (Double value : (List&lt;Double&gt;) $3) {</w:t>
      </w:r>
    </w:p>
    <w:p w14:paraId="62F28841" w14:textId="77777777" w:rsidR="00832F15" w:rsidRPr="00EC76D5" w:rsidRDefault="00832F15" w:rsidP="00832F15">
      <w:pPr>
        <w:pStyle w:val="Code"/>
      </w:pPr>
      <w:r w:rsidRPr="00EC76D5">
        <w:t xml:space="preserve">        Main.OutputStream.print((first ? "" : ", ") + value);</w:t>
      </w:r>
    </w:p>
    <w:p w14:paraId="0D620C32" w14:textId="77777777" w:rsidR="00832F15" w:rsidRPr="00EC76D5" w:rsidRDefault="00832F15" w:rsidP="00832F15">
      <w:pPr>
        <w:pStyle w:val="Code"/>
      </w:pPr>
      <w:r w:rsidRPr="00EC76D5">
        <w:t xml:space="preserve">        first = false;</w:t>
      </w:r>
    </w:p>
    <w:p w14:paraId="057A80D5" w14:textId="77777777" w:rsidR="00832F15" w:rsidRPr="00EC76D5" w:rsidRDefault="00832F15" w:rsidP="00832F15">
      <w:pPr>
        <w:pStyle w:val="Code"/>
      </w:pPr>
      <w:r w:rsidRPr="00EC76D5">
        <w:t xml:space="preserve">      }</w:t>
      </w:r>
    </w:p>
    <w:p w14:paraId="47AD145D" w14:textId="77777777" w:rsidR="00832F15" w:rsidRPr="00EC76D5" w:rsidRDefault="00832F15" w:rsidP="00832F15">
      <w:pPr>
        <w:pStyle w:val="Code"/>
      </w:pPr>
    </w:p>
    <w:p w14:paraId="55F31B56" w14:textId="77777777" w:rsidR="00832F15" w:rsidRPr="00EC76D5" w:rsidRDefault="00832F15" w:rsidP="00832F15">
      <w:pPr>
        <w:pStyle w:val="Code"/>
      </w:pPr>
      <w:r w:rsidRPr="00EC76D5">
        <w:t xml:space="preserve">      Main.OutputStream.println();</w:t>
      </w:r>
    </w:p>
    <w:p w14:paraId="6A6C8D21" w14:textId="77777777" w:rsidR="00832F15" w:rsidRPr="00EC76D5" w:rsidRDefault="00832F15" w:rsidP="00832F15">
      <w:pPr>
        <w:pStyle w:val="Code"/>
      </w:pPr>
      <w:r w:rsidRPr="00EC76D5">
        <w:t xml:space="preserve">    }</w:t>
      </w:r>
    </w:p>
    <w:p w14:paraId="616F117D" w14:textId="77777777" w:rsidR="00832F15" w:rsidRPr="00EC76D5" w:rsidRDefault="00832F15" w:rsidP="00832F15">
      <w:pPr>
        <w:pStyle w:val="Code"/>
      </w:pPr>
      <w:r w:rsidRPr="00EC76D5">
        <w:t xml:space="preserve">  | NEWLINE SEMICOLON {</w:t>
      </w:r>
    </w:p>
    <w:p w14:paraId="7CFED4D4" w14:textId="77777777" w:rsidR="00832F15" w:rsidRPr="00EC76D5" w:rsidRDefault="00832F15" w:rsidP="00832F15">
      <w:pPr>
        <w:pStyle w:val="Code"/>
      </w:pPr>
      <w:r w:rsidRPr="00EC76D5">
        <w:t xml:space="preserve">      Main.OutputStream.println();</w:t>
      </w:r>
    </w:p>
    <w:p w14:paraId="5737C2D9" w14:textId="77777777" w:rsidR="00832F15" w:rsidRPr="00EC76D5" w:rsidRDefault="00832F15" w:rsidP="00832F15">
      <w:pPr>
        <w:pStyle w:val="Code"/>
      </w:pPr>
      <w:r w:rsidRPr="00EC76D5">
        <w:t xml:space="preserve">    };</w:t>
      </w:r>
    </w:p>
    <w:p w14:paraId="113AE629" w14:textId="77777777" w:rsidR="00832F15" w:rsidRPr="00EC76D5" w:rsidRDefault="00832F15" w:rsidP="00832F15">
      <w:pPr>
        <w:pStyle w:val="Code"/>
      </w:pPr>
    </w:p>
    <w:p w14:paraId="1B9C78E1" w14:textId="77777777" w:rsidR="00832F15" w:rsidRPr="00EC76D5" w:rsidRDefault="00832F15" w:rsidP="00832F15">
      <w:pPr>
        <w:pStyle w:val="Code"/>
      </w:pPr>
      <w:r w:rsidRPr="00EC76D5">
        <w:t>optional_output:</w:t>
      </w:r>
    </w:p>
    <w:p w14:paraId="5CD61C3D" w14:textId="77777777" w:rsidR="00832F15" w:rsidRPr="00EC76D5" w:rsidRDefault="00832F15" w:rsidP="00832F15">
      <w:pPr>
        <w:pStyle w:val="Code"/>
      </w:pPr>
      <w:r w:rsidRPr="00EC76D5">
        <w:t xml:space="preserve">    /* Empty. */</w:t>
      </w:r>
    </w:p>
    <w:p w14:paraId="1D063B76" w14:textId="77777777" w:rsidR="00832F15" w:rsidRPr="00EC76D5" w:rsidRDefault="00832F15" w:rsidP="00832F15">
      <w:pPr>
        <w:pStyle w:val="Code"/>
      </w:pPr>
      <w:r w:rsidRPr="00EC76D5">
        <w:t xml:space="preserve">  | STRING COMMA {</w:t>
      </w:r>
    </w:p>
    <w:p w14:paraId="1323D58B" w14:textId="77777777" w:rsidR="00832F15" w:rsidRPr="00EC76D5" w:rsidRDefault="00832F15" w:rsidP="00832F15">
      <w:pPr>
        <w:pStyle w:val="Code"/>
      </w:pPr>
      <w:r w:rsidRPr="00EC76D5">
        <w:t xml:space="preserve">      Main.OutputStream.print($1);</w:t>
      </w:r>
    </w:p>
    <w:p w14:paraId="60C3E766" w14:textId="77777777" w:rsidR="00832F15" w:rsidRPr="00EC76D5" w:rsidRDefault="00832F15" w:rsidP="00832F15">
      <w:pPr>
        <w:pStyle w:val="Code"/>
      </w:pPr>
      <w:r w:rsidRPr="00EC76D5">
        <w:t xml:space="preserve">    };</w:t>
      </w:r>
    </w:p>
    <w:p w14:paraId="56910CD8" w14:textId="6FC82E9D" w:rsidR="00832F15" w:rsidRPr="00EC76D5" w:rsidRDefault="00F965E8" w:rsidP="00F965E8">
      <w:r w:rsidRPr="00EC76D5">
        <w:lastRenderedPageBreak/>
        <w:t>The value of the rule is stored in $$. However</w:t>
      </w:r>
      <w:r w:rsidR="00E55B75" w:rsidRPr="00EC76D5">
        <w:t>,</w:t>
      </w:r>
      <w:r w:rsidRPr="00EC76D5">
        <w:t xml:space="preserve"> the $$ value is </w:t>
      </w:r>
      <w:r w:rsidR="00E55B75" w:rsidRPr="00EC76D5">
        <w:t>al</w:t>
      </w:r>
      <w:r w:rsidRPr="00EC76D5">
        <w:t xml:space="preserve">ways a reference to an Object. Therefore, we need to </w:t>
      </w:r>
      <w:r w:rsidR="00664578" w:rsidRPr="00EC76D5">
        <w:t>transform it into a list before we can call the add method.</w:t>
      </w:r>
    </w:p>
    <w:p w14:paraId="15A69DAD" w14:textId="77777777" w:rsidR="00832F15" w:rsidRPr="00EC76D5" w:rsidRDefault="00832F15" w:rsidP="00832F15">
      <w:pPr>
        <w:pStyle w:val="Code"/>
      </w:pPr>
      <w:r w:rsidRPr="00EC76D5">
        <w:t>identifier_list:</w:t>
      </w:r>
    </w:p>
    <w:p w14:paraId="33FBBC35" w14:textId="77777777" w:rsidR="00832F15" w:rsidRPr="00EC76D5" w:rsidRDefault="00832F15" w:rsidP="00832F15">
      <w:pPr>
        <w:pStyle w:val="Code"/>
      </w:pPr>
      <w:r w:rsidRPr="00EC76D5">
        <w:t xml:space="preserve">    IDENTIFIER {</w:t>
      </w:r>
    </w:p>
    <w:p w14:paraId="5B70063C" w14:textId="77777777" w:rsidR="00832F15" w:rsidRPr="00EC76D5" w:rsidRDefault="00832F15" w:rsidP="00832F15">
      <w:pPr>
        <w:pStyle w:val="Code"/>
      </w:pPr>
      <w:r w:rsidRPr="00EC76D5">
        <w:t xml:space="preserve">      $$ = new LinkedList&lt;String&gt;();</w:t>
      </w:r>
    </w:p>
    <w:p w14:paraId="73AC027C" w14:textId="77777777" w:rsidR="00832F15" w:rsidRPr="00EC76D5" w:rsidRDefault="00832F15" w:rsidP="00832F15">
      <w:pPr>
        <w:pStyle w:val="Code"/>
      </w:pPr>
      <w:r w:rsidRPr="00EC76D5">
        <w:t xml:space="preserve">      ((List&lt;String&gt;) $$).add($1);</w:t>
      </w:r>
    </w:p>
    <w:p w14:paraId="28E85552" w14:textId="77777777" w:rsidR="00832F15" w:rsidRPr="00EC76D5" w:rsidRDefault="00832F15" w:rsidP="00832F15">
      <w:pPr>
        <w:pStyle w:val="Code"/>
      </w:pPr>
      <w:r w:rsidRPr="00EC76D5">
        <w:t xml:space="preserve">    }</w:t>
      </w:r>
    </w:p>
    <w:p w14:paraId="741DF172" w14:textId="77777777" w:rsidR="00832F15" w:rsidRPr="00EC76D5" w:rsidRDefault="00832F15" w:rsidP="00832F15">
      <w:pPr>
        <w:pStyle w:val="Code"/>
      </w:pPr>
      <w:r w:rsidRPr="00EC76D5">
        <w:t xml:space="preserve">  | IDENTIFIER COMMA identifier_list {</w:t>
      </w:r>
    </w:p>
    <w:p w14:paraId="3BC48745" w14:textId="77777777" w:rsidR="00832F15" w:rsidRPr="00EC76D5" w:rsidRDefault="00832F15" w:rsidP="00832F15">
      <w:pPr>
        <w:pStyle w:val="Code"/>
      </w:pPr>
      <w:r w:rsidRPr="00EC76D5">
        <w:t xml:space="preserve">      $$ = $3;</w:t>
      </w:r>
    </w:p>
    <w:p w14:paraId="7D86286C" w14:textId="77777777" w:rsidR="00832F15" w:rsidRPr="00EC76D5" w:rsidRDefault="00832F15" w:rsidP="00832F15">
      <w:pPr>
        <w:pStyle w:val="Code"/>
      </w:pPr>
      <w:r w:rsidRPr="00EC76D5">
        <w:t xml:space="preserve">      ((List&lt;String&gt;) $$).add($1);</w:t>
      </w:r>
    </w:p>
    <w:p w14:paraId="1EC9A695" w14:textId="77777777" w:rsidR="00832F15" w:rsidRPr="00EC76D5" w:rsidRDefault="00832F15" w:rsidP="00832F15">
      <w:pPr>
        <w:pStyle w:val="Code"/>
      </w:pPr>
      <w:r w:rsidRPr="00EC76D5">
        <w:t xml:space="preserve">    };</w:t>
      </w:r>
    </w:p>
    <w:p w14:paraId="3908529C" w14:textId="77777777" w:rsidR="00832F15" w:rsidRPr="00EC76D5" w:rsidRDefault="00832F15" w:rsidP="00832F15">
      <w:pPr>
        <w:pStyle w:val="Code"/>
      </w:pPr>
    </w:p>
    <w:p w14:paraId="0F55F228" w14:textId="77777777" w:rsidR="00832F15" w:rsidRPr="00EC76D5" w:rsidRDefault="00832F15" w:rsidP="00832F15">
      <w:pPr>
        <w:pStyle w:val="Code"/>
      </w:pPr>
      <w:r w:rsidRPr="00EC76D5">
        <w:t>expression_list:</w:t>
      </w:r>
    </w:p>
    <w:p w14:paraId="6F37A6F2" w14:textId="77777777" w:rsidR="00832F15" w:rsidRPr="00EC76D5" w:rsidRDefault="00832F15" w:rsidP="00832F15">
      <w:pPr>
        <w:pStyle w:val="Code"/>
      </w:pPr>
      <w:r w:rsidRPr="00EC76D5">
        <w:t xml:space="preserve">    expression {</w:t>
      </w:r>
    </w:p>
    <w:p w14:paraId="450C7784" w14:textId="77777777" w:rsidR="00832F15" w:rsidRPr="00EC76D5" w:rsidRDefault="00832F15" w:rsidP="00832F15">
      <w:pPr>
        <w:pStyle w:val="Code"/>
      </w:pPr>
      <w:r w:rsidRPr="00EC76D5">
        <w:t xml:space="preserve">      $$ = new LinkedList&lt;Double&gt;();</w:t>
      </w:r>
    </w:p>
    <w:p w14:paraId="0A51E87C" w14:textId="77777777" w:rsidR="00832F15" w:rsidRPr="00EC76D5" w:rsidRDefault="00832F15" w:rsidP="00832F15">
      <w:pPr>
        <w:pStyle w:val="Code"/>
      </w:pPr>
      <w:r w:rsidRPr="00EC76D5">
        <w:t xml:space="preserve">      ((List&lt;Double&gt;) $$).add($1);</w:t>
      </w:r>
    </w:p>
    <w:p w14:paraId="0350953F" w14:textId="77777777" w:rsidR="00832F15" w:rsidRPr="00EC76D5" w:rsidRDefault="00832F15" w:rsidP="00832F15">
      <w:pPr>
        <w:pStyle w:val="Code"/>
      </w:pPr>
      <w:r w:rsidRPr="00EC76D5">
        <w:t xml:space="preserve">    }</w:t>
      </w:r>
    </w:p>
    <w:p w14:paraId="457A4E34" w14:textId="77777777" w:rsidR="00832F15" w:rsidRPr="00EC76D5" w:rsidRDefault="00832F15" w:rsidP="00832F15">
      <w:pPr>
        <w:pStyle w:val="Code"/>
      </w:pPr>
      <w:r w:rsidRPr="00EC76D5">
        <w:t xml:space="preserve">  | expression COMMA expression_list {</w:t>
      </w:r>
    </w:p>
    <w:p w14:paraId="00170334" w14:textId="77777777" w:rsidR="00832F15" w:rsidRPr="00EC76D5" w:rsidRDefault="00832F15" w:rsidP="00832F15">
      <w:pPr>
        <w:pStyle w:val="Code"/>
      </w:pPr>
      <w:r w:rsidRPr="00EC76D5">
        <w:t xml:space="preserve">      $$ = $3;</w:t>
      </w:r>
    </w:p>
    <w:p w14:paraId="0DE291FF" w14:textId="77777777" w:rsidR="00832F15" w:rsidRPr="00EC76D5" w:rsidRDefault="00832F15" w:rsidP="00832F15">
      <w:pPr>
        <w:pStyle w:val="Code"/>
      </w:pPr>
      <w:r w:rsidRPr="00EC76D5">
        <w:t xml:space="preserve">      ((List&lt;Double&gt;) $$).add($1);</w:t>
      </w:r>
    </w:p>
    <w:p w14:paraId="4807AEA4" w14:textId="77777777" w:rsidR="00832F15" w:rsidRPr="00EC76D5" w:rsidRDefault="00832F15" w:rsidP="00832F15">
      <w:pPr>
        <w:pStyle w:val="Code"/>
      </w:pPr>
      <w:r w:rsidRPr="00EC76D5">
        <w:t xml:space="preserve">    };</w:t>
      </w:r>
    </w:p>
    <w:p w14:paraId="69C3AA41" w14:textId="77777777" w:rsidR="00832F15" w:rsidRPr="00EC76D5" w:rsidRDefault="00832F15" w:rsidP="00832F15">
      <w:pPr>
        <w:pStyle w:val="Code"/>
      </w:pPr>
    </w:p>
    <w:p w14:paraId="12675DBA" w14:textId="77777777" w:rsidR="00832F15" w:rsidRPr="00EC76D5" w:rsidRDefault="00832F15" w:rsidP="00832F15">
      <w:pPr>
        <w:pStyle w:val="Code"/>
      </w:pPr>
      <w:r w:rsidRPr="00EC76D5">
        <w:t>expression:</w:t>
      </w:r>
    </w:p>
    <w:p w14:paraId="22836171" w14:textId="77777777" w:rsidR="00832F15" w:rsidRPr="00EC76D5" w:rsidRDefault="00832F15" w:rsidP="00832F15">
      <w:pPr>
        <w:pStyle w:val="Code"/>
      </w:pPr>
      <w:r w:rsidRPr="00EC76D5">
        <w:t xml:space="preserve">    binary_expression {</w:t>
      </w:r>
    </w:p>
    <w:p w14:paraId="253E00B9" w14:textId="77777777" w:rsidR="00832F15" w:rsidRPr="00EC76D5" w:rsidRDefault="00832F15" w:rsidP="00832F15">
      <w:pPr>
        <w:pStyle w:val="Code"/>
      </w:pPr>
      <w:r w:rsidRPr="00EC76D5">
        <w:t xml:space="preserve">      $$ = $1;</w:t>
      </w:r>
    </w:p>
    <w:p w14:paraId="56AE766C" w14:textId="77777777" w:rsidR="00832F15" w:rsidRPr="00EC76D5" w:rsidRDefault="00832F15" w:rsidP="00832F15">
      <w:pPr>
        <w:pStyle w:val="Code"/>
      </w:pPr>
      <w:r w:rsidRPr="00EC76D5">
        <w:t xml:space="preserve">    }</w:t>
      </w:r>
    </w:p>
    <w:p w14:paraId="7E01F66E" w14:textId="77777777" w:rsidR="00832F15" w:rsidRPr="00EC76D5" w:rsidRDefault="00832F15" w:rsidP="00832F15">
      <w:pPr>
        <w:pStyle w:val="Code"/>
      </w:pPr>
      <w:r w:rsidRPr="00EC76D5">
        <w:t xml:space="preserve">  | expression PLUS binary_expression {</w:t>
      </w:r>
    </w:p>
    <w:p w14:paraId="2C57DB10" w14:textId="77777777" w:rsidR="00832F15" w:rsidRPr="00EC76D5" w:rsidRDefault="00832F15" w:rsidP="00832F15">
      <w:pPr>
        <w:pStyle w:val="Code"/>
      </w:pPr>
      <w:r w:rsidRPr="00EC76D5">
        <w:t xml:space="preserve">      $$ = $1 + $3;</w:t>
      </w:r>
    </w:p>
    <w:p w14:paraId="417BCD74" w14:textId="77777777" w:rsidR="00832F15" w:rsidRPr="00EC76D5" w:rsidRDefault="00832F15" w:rsidP="00832F15">
      <w:pPr>
        <w:pStyle w:val="Code"/>
      </w:pPr>
      <w:r w:rsidRPr="00EC76D5">
        <w:t xml:space="preserve">    }</w:t>
      </w:r>
    </w:p>
    <w:p w14:paraId="4585B069" w14:textId="77777777" w:rsidR="00832F15" w:rsidRPr="00EC76D5" w:rsidRDefault="00832F15" w:rsidP="00832F15">
      <w:pPr>
        <w:pStyle w:val="Code"/>
      </w:pPr>
      <w:r w:rsidRPr="00EC76D5">
        <w:t xml:space="preserve">  | expression MINUS binary_expression {</w:t>
      </w:r>
    </w:p>
    <w:p w14:paraId="34CD7ABF" w14:textId="77777777" w:rsidR="00832F15" w:rsidRPr="00EC76D5" w:rsidRDefault="00832F15" w:rsidP="00832F15">
      <w:pPr>
        <w:pStyle w:val="Code"/>
      </w:pPr>
      <w:r w:rsidRPr="00EC76D5">
        <w:t xml:space="preserve">      $$ = $1 - $3;</w:t>
      </w:r>
    </w:p>
    <w:p w14:paraId="49EAB99E" w14:textId="77777777" w:rsidR="00832F15" w:rsidRPr="00EC76D5" w:rsidRDefault="00832F15" w:rsidP="00832F15">
      <w:pPr>
        <w:pStyle w:val="Code"/>
      </w:pPr>
      <w:r w:rsidRPr="00EC76D5">
        <w:t xml:space="preserve">    };</w:t>
      </w:r>
    </w:p>
    <w:p w14:paraId="4CDFC022" w14:textId="77777777" w:rsidR="00832F15" w:rsidRPr="00EC76D5" w:rsidRDefault="00832F15" w:rsidP="00832F15">
      <w:pPr>
        <w:pStyle w:val="Code"/>
      </w:pPr>
    </w:p>
    <w:p w14:paraId="3EDABB1C" w14:textId="77777777" w:rsidR="00832F15" w:rsidRPr="00EC76D5" w:rsidRDefault="00832F15" w:rsidP="00832F15">
      <w:pPr>
        <w:pStyle w:val="Code"/>
      </w:pPr>
      <w:r w:rsidRPr="00EC76D5">
        <w:t>binary_expression:</w:t>
      </w:r>
    </w:p>
    <w:p w14:paraId="6848E415" w14:textId="77777777" w:rsidR="00832F15" w:rsidRPr="00EC76D5" w:rsidRDefault="00832F15" w:rsidP="00832F15">
      <w:pPr>
        <w:pStyle w:val="Code"/>
      </w:pPr>
      <w:r w:rsidRPr="00EC76D5">
        <w:t xml:space="preserve">    unary_expression {</w:t>
      </w:r>
    </w:p>
    <w:p w14:paraId="4F62DB56" w14:textId="77777777" w:rsidR="00832F15" w:rsidRPr="00EC76D5" w:rsidRDefault="00832F15" w:rsidP="00832F15">
      <w:pPr>
        <w:pStyle w:val="Code"/>
      </w:pPr>
      <w:r w:rsidRPr="00EC76D5">
        <w:t xml:space="preserve">      $$ = $1;</w:t>
      </w:r>
    </w:p>
    <w:p w14:paraId="1E8546B0" w14:textId="77777777" w:rsidR="00832F15" w:rsidRPr="00EC76D5" w:rsidRDefault="00832F15" w:rsidP="00832F15">
      <w:pPr>
        <w:pStyle w:val="Code"/>
      </w:pPr>
      <w:r w:rsidRPr="00EC76D5">
        <w:t xml:space="preserve">    }</w:t>
      </w:r>
    </w:p>
    <w:p w14:paraId="79F59C9C" w14:textId="77777777" w:rsidR="00832F15" w:rsidRPr="00EC76D5" w:rsidRDefault="00832F15" w:rsidP="00832F15">
      <w:pPr>
        <w:pStyle w:val="Code"/>
      </w:pPr>
      <w:r w:rsidRPr="00EC76D5">
        <w:t xml:space="preserve">  | binary_expression TIMES unary_expression {</w:t>
      </w:r>
    </w:p>
    <w:p w14:paraId="5E86023C" w14:textId="77777777" w:rsidR="00832F15" w:rsidRPr="00EC76D5" w:rsidRDefault="00832F15" w:rsidP="00832F15">
      <w:pPr>
        <w:pStyle w:val="Code"/>
      </w:pPr>
      <w:r w:rsidRPr="00EC76D5">
        <w:t xml:space="preserve">      $$ = $1 * $3;</w:t>
      </w:r>
    </w:p>
    <w:p w14:paraId="5610917C" w14:textId="77777777" w:rsidR="00832F15" w:rsidRPr="00EC76D5" w:rsidRDefault="00832F15" w:rsidP="00832F15">
      <w:pPr>
        <w:pStyle w:val="Code"/>
      </w:pPr>
      <w:r w:rsidRPr="00EC76D5">
        <w:t xml:space="preserve">    }</w:t>
      </w:r>
    </w:p>
    <w:p w14:paraId="54AA2C25" w14:textId="77777777" w:rsidR="00832F15" w:rsidRPr="00EC76D5" w:rsidRDefault="00832F15" w:rsidP="00832F15">
      <w:pPr>
        <w:pStyle w:val="Code"/>
      </w:pPr>
      <w:r w:rsidRPr="00EC76D5">
        <w:t xml:space="preserve">  | binary_expression DIVIDE unary_expression {</w:t>
      </w:r>
    </w:p>
    <w:p w14:paraId="1F6C6913" w14:textId="77777777" w:rsidR="00832F15" w:rsidRPr="00EC76D5" w:rsidRDefault="00832F15" w:rsidP="00832F15">
      <w:pPr>
        <w:pStyle w:val="Code"/>
      </w:pPr>
      <w:r w:rsidRPr="00EC76D5">
        <w:t xml:space="preserve">      if ($3 == 0) {</w:t>
      </w:r>
    </w:p>
    <w:p w14:paraId="1D07CB61" w14:textId="77777777" w:rsidR="00832F15" w:rsidRPr="00EC76D5" w:rsidRDefault="00832F15" w:rsidP="00832F15">
      <w:pPr>
        <w:pStyle w:val="Code"/>
      </w:pPr>
      <w:r w:rsidRPr="00EC76D5">
        <w:t xml:space="preserve">        ErrorMessage.print("Division by Zero.");</w:t>
      </w:r>
    </w:p>
    <w:p w14:paraId="4F121B09" w14:textId="77777777" w:rsidR="00832F15" w:rsidRPr="00EC76D5" w:rsidRDefault="00832F15" w:rsidP="00832F15">
      <w:pPr>
        <w:pStyle w:val="Code"/>
      </w:pPr>
      <w:r w:rsidRPr="00EC76D5">
        <w:t xml:space="preserve">      }</w:t>
      </w:r>
    </w:p>
    <w:p w14:paraId="04A3F719" w14:textId="77777777" w:rsidR="00832F15" w:rsidRPr="00EC76D5" w:rsidRDefault="00832F15" w:rsidP="00832F15">
      <w:pPr>
        <w:pStyle w:val="Code"/>
      </w:pPr>
    </w:p>
    <w:p w14:paraId="214B30DB" w14:textId="77777777" w:rsidR="00832F15" w:rsidRPr="00EC76D5" w:rsidRDefault="00832F15" w:rsidP="00832F15">
      <w:pPr>
        <w:pStyle w:val="Code"/>
      </w:pPr>
      <w:r w:rsidRPr="00EC76D5">
        <w:t xml:space="preserve">      $$ = $1 / $3;</w:t>
      </w:r>
    </w:p>
    <w:p w14:paraId="5C9E12EE" w14:textId="77777777" w:rsidR="00832F15" w:rsidRPr="00EC76D5" w:rsidRDefault="00832F15" w:rsidP="00832F15">
      <w:pPr>
        <w:pStyle w:val="Code"/>
      </w:pPr>
      <w:r w:rsidRPr="00EC76D5">
        <w:t xml:space="preserve">    };</w:t>
      </w:r>
    </w:p>
    <w:p w14:paraId="37491857" w14:textId="77777777" w:rsidR="00832F15" w:rsidRPr="00EC76D5" w:rsidRDefault="00832F15" w:rsidP="00832F15">
      <w:pPr>
        <w:pStyle w:val="Code"/>
      </w:pPr>
    </w:p>
    <w:p w14:paraId="0A37A052" w14:textId="77777777" w:rsidR="00832F15" w:rsidRPr="00EC76D5" w:rsidRDefault="00832F15" w:rsidP="00832F15">
      <w:pPr>
        <w:pStyle w:val="Code"/>
      </w:pPr>
      <w:r w:rsidRPr="00EC76D5">
        <w:t>unary_expression:</w:t>
      </w:r>
    </w:p>
    <w:p w14:paraId="130E0DAF" w14:textId="77777777" w:rsidR="00832F15" w:rsidRPr="00EC76D5" w:rsidRDefault="00832F15" w:rsidP="00832F15">
      <w:pPr>
        <w:pStyle w:val="Code"/>
      </w:pPr>
      <w:r w:rsidRPr="00EC76D5">
        <w:t xml:space="preserve">    primary_expression {</w:t>
      </w:r>
    </w:p>
    <w:p w14:paraId="1D2FA647" w14:textId="77777777" w:rsidR="00832F15" w:rsidRPr="00EC76D5" w:rsidRDefault="00832F15" w:rsidP="00832F15">
      <w:pPr>
        <w:pStyle w:val="Code"/>
      </w:pPr>
      <w:r w:rsidRPr="00EC76D5">
        <w:t xml:space="preserve">      $$ = $1;</w:t>
      </w:r>
    </w:p>
    <w:p w14:paraId="480AB202" w14:textId="77777777" w:rsidR="00832F15" w:rsidRPr="00EC76D5" w:rsidRDefault="00832F15" w:rsidP="00832F15">
      <w:pPr>
        <w:pStyle w:val="Code"/>
      </w:pPr>
      <w:r w:rsidRPr="00EC76D5">
        <w:t xml:space="preserve">    }</w:t>
      </w:r>
    </w:p>
    <w:p w14:paraId="5D5BC3C0" w14:textId="77777777" w:rsidR="00832F15" w:rsidRPr="00EC76D5" w:rsidRDefault="00832F15" w:rsidP="00832F15">
      <w:pPr>
        <w:pStyle w:val="Code"/>
      </w:pPr>
      <w:r w:rsidRPr="00EC76D5">
        <w:t xml:space="preserve">  | PLUS unary_expression {</w:t>
      </w:r>
    </w:p>
    <w:p w14:paraId="24719277" w14:textId="77777777" w:rsidR="00832F15" w:rsidRPr="00EC76D5" w:rsidRDefault="00832F15" w:rsidP="00832F15">
      <w:pPr>
        <w:pStyle w:val="Code"/>
      </w:pPr>
      <w:r w:rsidRPr="00EC76D5">
        <w:t xml:space="preserve">      $$ = $2;</w:t>
      </w:r>
    </w:p>
    <w:p w14:paraId="340CA06B" w14:textId="77777777" w:rsidR="00832F15" w:rsidRPr="00EC76D5" w:rsidRDefault="00832F15" w:rsidP="00832F15">
      <w:pPr>
        <w:pStyle w:val="Code"/>
      </w:pPr>
      <w:r w:rsidRPr="00EC76D5">
        <w:t xml:space="preserve">    }</w:t>
      </w:r>
    </w:p>
    <w:p w14:paraId="637303C2" w14:textId="77777777" w:rsidR="00832F15" w:rsidRPr="00EC76D5" w:rsidRDefault="00832F15" w:rsidP="00832F15">
      <w:pPr>
        <w:pStyle w:val="Code"/>
      </w:pPr>
      <w:r w:rsidRPr="00EC76D5">
        <w:t xml:space="preserve">  | MINUS unary_expression {</w:t>
      </w:r>
    </w:p>
    <w:p w14:paraId="4E640FFA" w14:textId="77777777" w:rsidR="00832F15" w:rsidRPr="00EC76D5" w:rsidRDefault="00832F15" w:rsidP="00832F15">
      <w:pPr>
        <w:pStyle w:val="Code"/>
      </w:pPr>
      <w:r w:rsidRPr="00EC76D5">
        <w:lastRenderedPageBreak/>
        <w:t xml:space="preserve">      $$ = -$2;</w:t>
      </w:r>
    </w:p>
    <w:p w14:paraId="6FC5D63D" w14:textId="77777777" w:rsidR="00832F15" w:rsidRPr="00EC76D5" w:rsidRDefault="00832F15" w:rsidP="00832F15">
      <w:pPr>
        <w:pStyle w:val="Code"/>
      </w:pPr>
      <w:r w:rsidRPr="00EC76D5">
        <w:t xml:space="preserve">    }</w:t>
      </w:r>
    </w:p>
    <w:p w14:paraId="13B8DBFF" w14:textId="77777777" w:rsidR="00832F15" w:rsidRPr="00EC76D5" w:rsidRDefault="00832F15" w:rsidP="00832F15">
      <w:pPr>
        <w:pStyle w:val="Code"/>
      </w:pPr>
      <w:r w:rsidRPr="00EC76D5">
        <w:t xml:space="preserve">  | SIN unary_expression {</w:t>
      </w:r>
    </w:p>
    <w:p w14:paraId="35DC869A" w14:textId="77777777" w:rsidR="00832F15" w:rsidRPr="00EC76D5" w:rsidRDefault="00832F15" w:rsidP="00832F15">
      <w:pPr>
        <w:pStyle w:val="Code"/>
      </w:pPr>
      <w:r w:rsidRPr="00EC76D5">
        <w:t xml:space="preserve">      $$ = Math.sin($2);</w:t>
      </w:r>
    </w:p>
    <w:p w14:paraId="682487ED" w14:textId="77777777" w:rsidR="00832F15" w:rsidRPr="00EC76D5" w:rsidRDefault="00832F15" w:rsidP="00832F15">
      <w:pPr>
        <w:pStyle w:val="Code"/>
      </w:pPr>
      <w:r w:rsidRPr="00EC76D5">
        <w:t xml:space="preserve">    }</w:t>
      </w:r>
    </w:p>
    <w:p w14:paraId="5C7F81F6" w14:textId="77777777" w:rsidR="00832F15" w:rsidRPr="00EC76D5" w:rsidRDefault="00832F15" w:rsidP="00832F15">
      <w:pPr>
        <w:pStyle w:val="Code"/>
      </w:pPr>
      <w:r w:rsidRPr="00EC76D5">
        <w:t xml:space="preserve">  | COS unary_expression {</w:t>
      </w:r>
    </w:p>
    <w:p w14:paraId="22A9A5AB" w14:textId="77777777" w:rsidR="00832F15" w:rsidRPr="00EC76D5" w:rsidRDefault="00832F15" w:rsidP="00832F15">
      <w:pPr>
        <w:pStyle w:val="Code"/>
      </w:pPr>
      <w:r w:rsidRPr="00EC76D5">
        <w:t xml:space="preserve">      $$ = Math.cos($2);</w:t>
      </w:r>
    </w:p>
    <w:p w14:paraId="614548CB" w14:textId="77777777" w:rsidR="00832F15" w:rsidRPr="00EC76D5" w:rsidRDefault="00832F15" w:rsidP="00832F15">
      <w:pPr>
        <w:pStyle w:val="Code"/>
      </w:pPr>
      <w:r w:rsidRPr="00EC76D5">
        <w:t xml:space="preserve">    }</w:t>
      </w:r>
    </w:p>
    <w:p w14:paraId="3A066C03" w14:textId="77777777" w:rsidR="00832F15" w:rsidRPr="00EC76D5" w:rsidRDefault="00832F15" w:rsidP="00832F15">
      <w:pPr>
        <w:pStyle w:val="Code"/>
      </w:pPr>
      <w:r w:rsidRPr="00EC76D5">
        <w:t xml:space="preserve">  | TAN unary_expression {</w:t>
      </w:r>
    </w:p>
    <w:p w14:paraId="236A87E2" w14:textId="77777777" w:rsidR="00832F15" w:rsidRPr="00EC76D5" w:rsidRDefault="00832F15" w:rsidP="00832F15">
      <w:pPr>
        <w:pStyle w:val="Code"/>
      </w:pPr>
      <w:r w:rsidRPr="00EC76D5">
        <w:t xml:space="preserve">      $$ = Math.tan($2);</w:t>
      </w:r>
    </w:p>
    <w:p w14:paraId="48EBA5F1" w14:textId="77777777" w:rsidR="00832F15" w:rsidRPr="00EC76D5" w:rsidRDefault="00832F15" w:rsidP="00832F15">
      <w:pPr>
        <w:pStyle w:val="Code"/>
      </w:pPr>
      <w:r w:rsidRPr="00EC76D5">
        <w:t xml:space="preserve">    }</w:t>
      </w:r>
    </w:p>
    <w:p w14:paraId="1349FB46" w14:textId="77777777" w:rsidR="00832F15" w:rsidRPr="00EC76D5" w:rsidRDefault="00832F15" w:rsidP="00832F15">
      <w:pPr>
        <w:pStyle w:val="Code"/>
      </w:pPr>
      <w:r w:rsidRPr="00EC76D5">
        <w:t xml:space="preserve">  | LOG unary_expression {</w:t>
      </w:r>
    </w:p>
    <w:p w14:paraId="1839756A" w14:textId="77777777" w:rsidR="00832F15" w:rsidRPr="00EC76D5" w:rsidRDefault="00832F15" w:rsidP="00832F15">
      <w:pPr>
        <w:pStyle w:val="Code"/>
      </w:pPr>
      <w:r w:rsidRPr="00EC76D5">
        <w:t xml:space="preserve">      if ($2 &lt;= 0) {</w:t>
      </w:r>
    </w:p>
    <w:p w14:paraId="6F5A13D6" w14:textId="77777777" w:rsidR="00832F15" w:rsidRPr="00EC76D5" w:rsidRDefault="00832F15" w:rsidP="00832F15">
      <w:pPr>
        <w:pStyle w:val="Code"/>
      </w:pPr>
      <w:r w:rsidRPr="00EC76D5">
        <w:t xml:space="preserve">        ErrorMessage.print("Logarithm of Non-Positive Value.");</w:t>
      </w:r>
    </w:p>
    <w:p w14:paraId="6DB7D8A6" w14:textId="77777777" w:rsidR="00832F15" w:rsidRPr="00EC76D5" w:rsidRDefault="00832F15" w:rsidP="00832F15">
      <w:pPr>
        <w:pStyle w:val="Code"/>
      </w:pPr>
      <w:r w:rsidRPr="00EC76D5">
        <w:t xml:space="preserve">      }</w:t>
      </w:r>
    </w:p>
    <w:p w14:paraId="40FF4553" w14:textId="77777777" w:rsidR="00832F15" w:rsidRPr="00EC76D5" w:rsidRDefault="00832F15" w:rsidP="00832F15">
      <w:pPr>
        <w:pStyle w:val="Code"/>
      </w:pPr>
    </w:p>
    <w:p w14:paraId="1C136615" w14:textId="77777777" w:rsidR="00832F15" w:rsidRPr="00EC76D5" w:rsidRDefault="00832F15" w:rsidP="00832F15">
      <w:pPr>
        <w:pStyle w:val="Code"/>
      </w:pPr>
      <w:r w:rsidRPr="00EC76D5">
        <w:t xml:space="preserve">      $$ = Math.log($2);</w:t>
      </w:r>
    </w:p>
    <w:p w14:paraId="2F4000CE" w14:textId="77777777" w:rsidR="00832F15" w:rsidRPr="00EC76D5" w:rsidRDefault="00832F15" w:rsidP="00832F15">
      <w:pPr>
        <w:pStyle w:val="Code"/>
      </w:pPr>
      <w:r w:rsidRPr="00EC76D5">
        <w:t xml:space="preserve">    }</w:t>
      </w:r>
    </w:p>
    <w:p w14:paraId="456BBC1F" w14:textId="77777777" w:rsidR="00832F15" w:rsidRPr="00EC76D5" w:rsidRDefault="00832F15" w:rsidP="00832F15">
      <w:pPr>
        <w:pStyle w:val="Code"/>
      </w:pPr>
      <w:r w:rsidRPr="00EC76D5">
        <w:t xml:space="preserve">  | EXP unary_expression {</w:t>
      </w:r>
    </w:p>
    <w:p w14:paraId="511CD092" w14:textId="77777777" w:rsidR="00832F15" w:rsidRPr="00EC76D5" w:rsidRDefault="00832F15" w:rsidP="00832F15">
      <w:pPr>
        <w:pStyle w:val="Code"/>
      </w:pPr>
      <w:r w:rsidRPr="00EC76D5">
        <w:t xml:space="preserve">      $$ = Math.exp($2);</w:t>
      </w:r>
    </w:p>
    <w:p w14:paraId="597A4CAD" w14:textId="77777777" w:rsidR="00832F15" w:rsidRPr="00EC76D5" w:rsidRDefault="00832F15" w:rsidP="00832F15">
      <w:pPr>
        <w:pStyle w:val="Code"/>
      </w:pPr>
      <w:r w:rsidRPr="00EC76D5">
        <w:t xml:space="preserve">    }</w:t>
      </w:r>
    </w:p>
    <w:p w14:paraId="43DC684E" w14:textId="77777777" w:rsidR="00832F15" w:rsidRPr="00EC76D5" w:rsidRDefault="00832F15" w:rsidP="00832F15">
      <w:pPr>
        <w:pStyle w:val="Code"/>
      </w:pPr>
      <w:r w:rsidRPr="00EC76D5">
        <w:t xml:space="preserve">  | LOG10 unary_expression {</w:t>
      </w:r>
    </w:p>
    <w:p w14:paraId="799A61E8" w14:textId="77777777" w:rsidR="00832F15" w:rsidRPr="00EC76D5" w:rsidRDefault="00832F15" w:rsidP="00832F15">
      <w:pPr>
        <w:pStyle w:val="Code"/>
      </w:pPr>
      <w:r w:rsidRPr="00EC76D5">
        <w:t xml:space="preserve">      if ($2 &lt;= 0) {</w:t>
      </w:r>
    </w:p>
    <w:p w14:paraId="32AAFEDD" w14:textId="77777777" w:rsidR="00832F15" w:rsidRPr="00EC76D5" w:rsidRDefault="00832F15" w:rsidP="00832F15">
      <w:pPr>
        <w:pStyle w:val="Code"/>
      </w:pPr>
      <w:r w:rsidRPr="00EC76D5">
        <w:t xml:space="preserve">        ErrorMessage.print("Logarithm of Non-Positive Value.");</w:t>
      </w:r>
    </w:p>
    <w:p w14:paraId="6500283E" w14:textId="77777777" w:rsidR="00832F15" w:rsidRPr="00EC76D5" w:rsidRDefault="00832F15" w:rsidP="00832F15">
      <w:pPr>
        <w:pStyle w:val="Code"/>
      </w:pPr>
      <w:r w:rsidRPr="00EC76D5">
        <w:t xml:space="preserve">      }</w:t>
      </w:r>
    </w:p>
    <w:p w14:paraId="5214C90F" w14:textId="77777777" w:rsidR="00832F15" w:rsidRPr="00EC76D5" w:rsidRDefault="00832F15" w:rsidP="00832F15">
      <w:pPr>
        <w:pStyle w:val="Code"/>
      </w:pPr>
    </w:p>
    <w:p w14:paraId="02722BEE" w14:textId="77777777" w:rsidR="00832F15" w:rsidRPr="00EC76D5" w:rsidRDefault="00832F15" w:rsidP="00832F15">
      <w:pPr>
        <w:pStyle w:val="Code"/>
      </w:pPr>
      <w:r w:rsidRPr="00EC76D5">
        <w:t xml:space="preserve">      $$ = Math.log10($2);</w:t>
      </w:r>
    </w:p>
    <w:p w14:paraId="710BF704" w14:textId="77777777" w:rsidR="00832F15" w:rsidRPr="00EC76D5" w:rsidRDefault="00832F15" w:rsidP="00832F15">
      <w:pPr>
        <w:pStyle w:val="Code"/>
      </w:pPr>
      <w:r w:rsidRPr="00EC76D5">
        <w:t xml:space="preserve">    }</w:t>
      </w:r>
    </w:p>
    <w:p w14:paraId="73103F13" w14:textId="77777777" w:rsidR="00832F15" w:rsidRPr="00EC76D5" w:rsidRDefault="00832F15" w:rsidP="00832F15">
      <w:pPr>
        <w:pStyle w:val="Code"/>
      </w:pPr>
      <w:r w:rsidRPr="00EC76D5">
        <w:t xml:space="preserve">  | EXP10 unary_expression {</w:t>
      </w:r>
    </w:p>
    <w:p w14:paraId="5150BEF4" w14:textId="77777777" w:rsidR="00832F15" w:rsidRPr="00EC76D5" w:rsidRDefault="00832F15" w:rsidP="00832F15">
      <w:pPr>
        <w:pStyle w:val="Code"/>
      </w:pPr>
      <w:r w:rsidRPr="00EC76D5">
        <w:t xml:space="preserve">      $$ = Math.pow(10, $2);</w:t>
      </w:r>
    </w:p>
    <w:p w14:paraId="21BA64A5" w14:textId="77777777" w:rsidR="00832F15" w:rsidRPr="00EC76D5" w:rsidRDefault="00832F15" w:rsidP="00832F15">
      <w:pPr>
        <w:pStyle w:val="Code"/>
      </w:pPr>
      <w:r w:rsidRPr="00EC76D5">
        <w:t xml:space="preserve">    }</w:t>
      </w:r>
    </w:p>
    <w:p w14:paraId="06B3C4CB" w14:textId="77777777" w:rsidR="00832F15" w:rsidRPr="00EC76D5" w:rsidRDefault="00832F15" w:rsidP="00832F15">
      <w:pPr>
        <w:pStyle w:val="Code"/>
      </w:pPr>
      <w:r w:rsidRPr="00EC76D5">
        <w:t xml:space="preserve">  | SQRT unary_expression {</w:t>
      </w:r>
    </w:p>
    <w:p w14:paraId="399151B9" w14:textId="77777777" w:rsidR="00832F15" w:rsidRPr="00EC76D5" w:rsidRDefault="00832F15" w:rsidP="00832F15">
      <w:pPr>
        <w:pStyle w:val="Code"/>
      </w:pPr>
      <w:r w:rsidRPr="00EC76D5">
        <w:t xml:space="preserve">      if ($2 &lt; 0) {</w:t>
      </w:r>
    </w:p>
    <w:p w14:paraId="16F905F8" w14:textId="77777777" w:rsidR="00832F15" w:rsidRPr="00EC76D5" w:rsidRDefault="00832F15" w:rsidP="00832F15">
      <w:pPr>
        <w:pStyle w:val="Code"/>
      </w:pPr>
      <w:r w:rsidRPr="00EC76D5">
        <w:t xml:space="preserve">        ErrorMessage.print("Square Root of Negativ Value.");</w:t>
      </w:r>
    </w:p>
    <w:p w14:paraId="6A66B3D0" w14:textId="77777777" w:rsidR="00832F15" w:rsidRPr="00EC76D5" w:rsidRDefault="00832F15" w:rsidP="00832F15">
      <w:pPr>
        <w:pStyle w:val="Code"/>
      </w:pPr>
      <w:r w:rsidRPr="00EC76D5">
        <w:t xml:space="preserve">      }</w:t>
      </w:r>
    </w:p>
    <w:p w14:paraId="010D1FAA" w14:textId="77777777" w:rsidR="00832F15" w:rsidRPr="00EC76D5" w:rsidRDefault="00832F15" w:rsidP="00832F15">
      <w:pPr>
        <w:pStyle w:val="Code"/>
      </w:pPr>
    </w:p>
    <w:p w14:paraId="6F845BDA" w14:textId="77777777" w:rsidR="00832F15" w:rsidRPr="00EC76D5" w:rsidRDefault="00832F15" w:rsidP="00832F15">
      <w:pPr>
        <w:pStyle w:val="Code"/>
      </w:pPr>
      <w:r w:rsidRPr="00EC76D5">
        <w:t xml:space="preserve">      $$ = Math.sqrt($2);</w:t>
      </w:r>
    </w:p>
    <w:p w14:paraId="43C4A2A6" w14:textId="77777777" w:rsidR="00832F15" w:rsidRPr="00EC76D5" w:rsidRDefault="00832F15" w:rsidP="00832F15">
      <w:pPr>
        <w:pStyle w:val="Code"/>
      </w:pPr>
      <w:r w:rsidRPr="00EC76D5">
        <w:t xml:space="preserve">    };</w:t>
      </w:r>
    </w:p>
    <w:p w14:paraId="69A08142" w14:textId="77777777" w:rsidR="00832F15" w:rsidRPr="00EC76D5" w:rsidRDefault="00832F15" w:rsidP="00832F15">
      <w:pPr>
        <w:pStyle w:val="Code"/>
      </w:pPr>
    </w:p>
    <w:p w14:paraId="4D8BC1B4" w14:textId="77777777" w:rsidR="00832F15" w:rsidRPr="00EC76D5" w:rsidRDefault="00832F15" w:rsidP="00832F15">
      <w:pPr>
        <w:pStyle w:val="Code"/>
      </w:pPr>
      <w:r w:rsidRPr="00EC76D5">
        <w:t>primary_expression:</w:t>
      </w:r>
    </w:p>
    <w:p w14:paraId="0592F27B" w14:textId="77777777" w:rsidR="00832F15" w:rsidRPr="00EC76D5" w:rsidRDefault="00832F15" w:rsidP="00832F15">
      <w:pPr>
        <w:pStyle w:val="Code"/>
      </w:pPr>
      <w:r w:rsidRPr="00EC76D5">
        <w:t xml:space="preserve">    LEFT_PAREN expression RIGHT_PAREN {</w:t>
      </w:r>
    </w:p>
    <w:p w14:paraId="716D1539" w14:textId="77777777" w:rsidR="00832F15" w:rsidRPr="00EC76D5" w:rsidRDefault="00832F15" w:rsidP="00832F15">
      <w:pPr>
        <w:pStyle w:val="Code"/>
      </w:pPr>
      <w:r w:rsidRPr="00EC76D5">
        <w:t xml:space="preserve">      $$ = $2;</w:t>
      </w:r>
    </w:p>
    <w:p w14:paraId="00D422EC" w14:textId="77777777" w:rsidR="00832F15" w:rsidRPr="00EC76D5" w:rsidRDefault="00832F15" w:rsidP="00832F15">
      <w:pPr>
        <w:pStyle w:val="Code"/>
      </w:pPr>
      <w:r w:rsidRPr="00EC76D5">
        <w:t xml:space="preserve">    }</w:t>
      </w:r>
    </w:p>
    <w:p w14:paraId="654C6AE9" w14:textId="77777777" w:rsidR="00832F15" w:rsidRPr="00EC76D5" w:rsidRDefault="00832F15" w:rsidP="00832F15">
      <w:pPr>
        <w:pStyle w:val="Code"/>
      </w:pPr>
      <w:r w:rsidRPr="00EC76D5">
        <w:t xml:space="preserve">  | IDENTIFIER {</w:t>
      </w:r>
    </w:p>
    <w:p w14:paraId="3FAE48CF" w14:textId="77777777" w:rsidR="00832F15" w:rsidRPr="00EC76D5" w:rsidRDefault="00832F15" w:rsidP="00832F15">
      <w:pPr>
        <w:pStyle w:val="Code"/>
      </w:pPr>
      <w:r w:rsidRPr="00EC76D5">
        <w:t xml:space="preserve">      if (Main.VariableMap.containsKey($1)) {</w:t>
      </w:r>
    </w:p>
    <w:p w14:paraId="1C2BFC2D" w14:textId="77777777" w:rsidR="00832F15" w:rsidRPr="00EC76D5" w:rsidRDefault="00832F15" w:rsidP="00832F15">
      <w:pPr>
        <w:pStyle w:val="Code"/>
      </w:pPr>
      <w:r w:rsidRPr="00EC76D5">
        <w:t xml:space="preserve">        $$ = Main.VariableMap.get($1);</w:t>
      </w:r>
    </w:p>
    <w:p w14:paraId="5E760F0E" w14:textId="77777777" w:rsidR="00832F15" w:rsidRPr="00EC76D5" w:rsidRDefault="00832F15" w:rsidP="00832F15">
      <w:pPr>
        <w:pStyle w:val="Code"/>
      </w:pPr>
      <w:r w:rsidRPr="00EC76D5">
        <w:t xml:space="preserve">      }</w:t>
      </w:r>
    </w:p>
    <w:p w14:paraId="722C7B94" w14:textId="77777777" w:rsidR="00832F15" w:rsidRPr="00EC76D5" w:rsidRDefault="00832F15" w:rsidP="00832F15">
      <w:pPr>
        <w:pStyle w:val="Code"/>
      </w:pPr>
      <w:r w:rsidRPr="00EC76D5">
        <w:t xml:space="preserve">      else {</w:t>
      </w:r>
    </w:p>
    <w:p w14:paraId="2F8DC165" w14:textId="77777777" w:rsidR="00832F15" w:rsidRPr="00EC76D5" w:rsidRDefault="00832F15" w:rsidP="00832F15">
      <w:pPr>
        <w:pStyle w:val="Code"/>
      </w:pPr>
      <w:r w:rsidRPr="00EC76D5">
        <w:t xml:space="preserve">        ErrorMessage.print("Unknown Name: \"" + $1 + "\".");</w:t>
      </w:r>
    </w:p>
    <w:p w14:paraId="6C41176E" w14:textId="77777777" w:rsidR="00832F15" w:rsidRPr="00EC76D5" w:rsidRDefault="00832F15" w:rsidP="00832F15">
      <w:pPr>
        <w:pStyle w:val="Code"/>
      </w:pPr>
      <w:r w:rsidRPr="00EC76D5">
        <w:t xml:space="preserve">      }</w:t>
      </w:r>
    </w:p>
    <w:p w14:paraId="182CCBB4" w14:textId="77777777" w:rsidR="00832F15" w:rsidRPr="00EC76D5" w:rsidRDefault="00832F15" w:rsidP="00832F15">
      <w:pPr>
        <w:pStyle w:val="Code"/>
      </w:pPr>
      <w:r w:rsidRPr="00EC76D5">
        <w:t xml:space="preserve">    }</w:t>
      </w:r>
    </w:p>
    <w:p w14:paraId="098F6BDF" w14:textId="77777777" w:rsidR="00832F15" w:rsidRPr="00EC76D5" w:rsidRDefault="00832F15" w:rsidP="00832F15">
      <w:pPr>
        <w:pStyle w:val="Code"/>
      </w:pPr>
      <w:r w:rsidRPr="00EC76D5">
        <w:t xml:space="preserve">  | VALUE {</w:t>
      </w:r>
    </w:p>
    <w:p w14:paraId="5E29F552" w14:textId="77777777" w:rsidR="00832F15" w:rsidRPr="00EC76D5" w:rsidRDefault="00832F15" w:rsidP="00832F15">
      <w:pPr>
        <w:pStyle w:val="Code"/>
      </w:pPr>
      <w:r w:rsidRPr="00EC76D5">
        <w:t xml:space="preserve">      $$ = $1;</w:t>
      </w:r>
    </w:p>
    <w:p w14:paraId="3E637D54" w14:textId="0AB5242F" w:rsidR="00832F15" w:rsidRPr="00EC76D5" w:rsidRDefault="00832F15" w:rsidP="00832F15">
      <w:pPr>
        <w:pStyle w:val="Code"/>
      </w:pPr>
      <w:r w:rsidRPr="00EC76D5">
        <w:t xml:space="preserve">    };</w:t>
      </w:r>
    </w:p>
    <w:p w14:paraId="0D7E9A64" w14:textId="791AD39A" w:rsidR="002A59F4" w:rsidRPr="00EC76D5" w:rsidRDefault="002A59F4" w:rsidP="002A59F4">
      <w:pPr>
        <w:pStyle w:val="Rubrik3"/>
      </w:pPr>
      <w:bookmarkStart w:id="17" w:name="_Ref418232768"/>
      <w:bookmarkStart w:id="18" w:name="_Toc481936121"/>
      <w:r w:rsidRPr="00EC76D5">
        <w:lastRenderedPageBreak/>
        <w:t>J</w:t>
      </w:r>
      <w:r w:rsidR="00ED240D" w:rsidRPr="00EC76D5">
        <w:t>F</w:t>
      </w:r>
      <w:r w:rsidR="00A138C7" w:rsidRPr="00EC76D5">
        <w:t>l</w:t>
      </w:r>
      <w:r w:rsidRPr="00EC76D5">
        <w:t>ex</w:t>
      </w:r>
      <w:bookmarkEnd w:id="17"/>
      <w:bookmarkEnd w:id="18"/>
    </w:p>
    <w:p w14:paraId="4CF5936B" w14:textId="3AC5B5F1" w:rsidR="00985C1D" w:rsidRPr="00EC76D5" w:rsidRDefault="00955CA1" w:rsidP="002F2F53">
      <w:r w:rsidRPr="00EC76D5">
        <w:t>For</w:t>
      </w:r>
      <w:r w:rsidR="00396761" w:rsidRPr="00EC76D5">
        <w:t xml:space="preserve"> the parser of the previous section to work </w:t>
      </w:r>
      <w:r w:rsidR="00694A13" w:rsidRPr="00EC76D5">
        <w:t>properly</w:t>
      </w:r>
      <w:r w:rsidR="00396761" w:rsidRPr="00EC76D5">
        <w:t xml:space="preserve"> it also needs a scanne</w:t>
      </w:r>
      <w:r w:rsidR="00694A13" w:rsidRPr="00EC76D5">
        <w:t>r that identifies the tokens.</w:t>
      </w:r>
      <w:r w:rsidR="000A5AA6" w:rsidRPr="00EC76D5">
        <w:t xml:space="preserve"> J</w:t>
      </w:r>
      <w:r w:rsidR="002B548F" w:rsidRPr="00EC76D5">
        <w:t>Fl</w:t>
      </w:r>
      <w:r w:rsidR="000A5AA6" w:rsidRPr="00EC76D5">
        <w:t xml:space="preserve">ex </w:t>
      </w:r>
      <w:r w:rsidR="002B548F" w:rsidRPr="00EC76D5">
        <w:t xml:space="preserve">is </w:t>
      </w:r>
      <w:r w:rsidR="00CD466C" w:rsidRPr="00EC76D5">
        <w:t>a scanner-generat</w:t>
      </w:r>
      <w:r w:rsidR="002B548F" w:rsidRPr="00EC76D5">
        <w:t>or, which</w:t>
      </w:r>
      <w:r w:rsidR="001B4A03" w:rsidRPr="00EC76D5">
        <w:t xml:space="preserve"> task is to identify and </w:t>
      </w:r>
      <w:r w:rsidR="00513B92" w:rsidRPr="00EC76D5">
        <w:t>transform groups of characters into tokens.</w:t>
      </w:r>
    </w:p>
    <w:p w14:paraId="667FF09A" w14:textId="6C1ED950" w:rsidR="00FC0CA1" w:rsidRPr="00EC76D5" w:rsidRDefault="00FC0CA1" w:rsidP="00FC0CA1">
      <w:r w:rsidRPr="00EC76D5">
        <w:t xml:space="preserve">First we need to </w:t>
      </w:r>
      <w:r w:rsidRPr="00EC76D5">
        <w:rPr>
          <w:rStyle w:val="CodeInText0"/>
        </w:rPr>
        <w:t>Token</w:t>
      </w:r>
      <w:r w:rsidRPr="00EC76D5">
        <w:t xml:space="preserve"> class that handles a token generated by the scanner, it holds its identity and a potential </w:t>
      </w:r>
      <w:r w:rsidR="002B4A8B" w:rsidRPr="00EC76D5">
        <w:t xml:space="preserve">attribute </w:t>
      </w:r>
      <w:r w:rsidRPr="00EC76D5">
        <w:t>value.</w:t>
      </w:r>
    </w:p>
    <w:p w14:paraId="553E3C5B" w14:textId="77777777" w:rsidR="00FC0CA1" w:rsidRPr="00EC76D5" w:rsidRDefault="00FC0CA1" w:rsidP="00FC0CA1">
      <w:pPr>
        <w:pStyle w:val="CodeHeader"/>
      </w:pPr>
      <w:r w:rsidRPr="00EC76D5">
        <w:t>Token.java</w:t>
      </w:r>
    </w:p>
    <w:p w14:paraId="4F9E44ED" w14:textId="77777777" w:rsidR="00FC0CA1" w:rsidRPr="00EC76D5" w:rsidRDefault="00FC0CA1" w:rsidP="00FC0CA1">
      <w:pPr>
        <w:pStyle w:val="Code"/>
      </w:pPr>
      <w:r w:rsidRPr="00EC76D5">
        <w:t>package calculator;</w:t>
      </w:r>
    </w:p>
    <w:p w14:paraId="05C71816" w14:textId="77777777" w:rsidR="00FC0CA1" w:rsidRPr="00EC76D5" w:rsidRDefault="00FC0CA1" w:rsidP="00FC0CA1">
      <w:pPr>
        <w:pStyle w:val="Code"/>
      </w:pPr>
    </w:p>
    <w:p w14:paraId="41F3AB41" w14:textId="77777777" w:rsidR="00FC0CA1" w:rsidRPr="00EC76D5" w:rsidRDefault="00FC0CA1" w:rsidP="00FC0CA1">
      <w:pPr>
        <w:pStyle w:val="Code"/>
      </w:pPr>
      <w:r w:rsidRPr="00EC76D5">
        <w:t>public class Token {</w:t>
      </w:r>
    </w:p>
    <w:p w14:paraId="3BFDBD59" w14:textId="77777777" w:rsidR="00FC0CA1" w:rsidRPr="00EC76D5" w:rsidRDefault="00FC0CA1" w:rsidP="00FC0CA1">
      <w:pPr>
        <w:pStyle w:val="Code"/>
      </w:pPr>
      <w:r w:rsidRPr="00EC76D5">
        <w:t xml:space="preserve">  public int m_id;</w:t>
      </w:r>
    </w:p>
    <w:p w14:paraId="1055C5EB" w14:textId="77777777" w:rsidR="00FC0CA1" w:rsidRPr="00EC76D5" w:rsidRDefault="00FC0CA1" w:rsidP="00FC0CA1">
      <w:pPr>
        <w:pStyle w:val="Code"/>
      </w:pPr>
      <w:r w:rsidRPr="00EC76D5">
        <w:t xml:space="preserve">  public Object m_value;</w:t>
      </w:r>
    </w:p>
    <w:p w14:paraId="45967FE5" w14:textId="77777777" w:rsidR="00FC0CA1" w:rsidRPr="00EC76D5" w:rsidRDefault="00FC0CA1" w:rsidP="00FC0CA1">
      <w:pPr>
        <w:pStyle w:val="Code"/>
      </w:pPr>
      <w:r w:rsidRPr="00EC76D5">
        <w:t xml:space="preserve">  </w:t>
      </w:r>
    </w:p>
    <w:p w14:paraId="39B53E85" w14:textId="77777777" w:rsidR="00FC0CA1" w:rsidRPr="00EC76D5" w:rsidRDefault="00FC0CA1" w:rsidP="00FC0CA1">
      <w:pPr>
        <w:pStyle w:val="Code"/>
      </w:pPr>
      <w:r w:rsidRPr="00EC76D5">
        <w:t xml:space="preserve">  public Token(int id) {</w:t>
      </w:r>
    </w:p>
    <w:p w14:paraId="792C5558" w14:textId="77777777" w:rsidR="00FC0CA1" w:rsidRPr="00EC76D5" w:rsidRDefault="00FC0CA1" w:rsidP="00FC0CA1">
      <w:pPr>
        <w:pStyle w:val="Code"/>
      </w:pPr>
      <w:r w:rsidRPr="00EC76D5">
        <w:t xml:space="preserve">    m_id = id;</w:t>
      </w:r>
    </w:p>
    <w:p w14:paraId="34D319CA" w14:textId="77777777" w:rsidR="00FC0CA1" w:rsidRPr="00EC76D5" w:rsidRDefault="00FC0CA1" w:rsidP="00FC0CA1">
      <w:pPr>
        <w:pStyle w:val="Code"/>
      </w:pPr>
      <w:r w:rsidRPr="00EC76D5">
        <w:t xml:space="preserve">    m_value = null;</w:t>
      </w:r>
    </w:p>
    <w:p w14:paraId="219127F0" w14:textId="77777777" w:rsidR="00FC0CA1" w:rsidRPr="00EC76D5" w:rsidRDefault="00FC0CA1" w:rsidP="00FC0CA1">
      <w:pPr>
        <w:pStyle w:val="Code"/>
      </w:pPr>
      <w:r w:rsidRPr="00EC76D5">
        <w:t xml:space="preserve">  }</w:t>
      </w:r>
    </w:p>
    <w:p w14:paraId="58B5D596" w14:textId="77777777" w:rsidR="00FC0CA1" w:rsidRPr="00EC76D5" w:rsidRDefault="00FC0CA1" w:rsidP="00FC0CA1">
      <w:pPr>
        <w:pStyle w:val="Code"/>
      </w:pPr>
      <w:r w:rsidRPr="00EC76D5">
        <w:t xml:space="preserve">  </w:t>
      </w:r>
    </w:p>
    <w:p w14:paraId="52CFCC8F" w14:textId="77777777" w:rsidR="00FC0CA1" w:rsidRPr="00EC76D5" w:rsidRDefault="00FC0CA1" w:rsidP="00FC0CA1">
      <w:pPr>
        <w:pStyle w:val="Code"/>
      </w:pPr>
      <w:r w:rsidRPr="00EC76D5">
        <w:t xml:space="preserve">  public Token(int id, Object value) {</w:t>
      </w:r>
    </w:p>
    <w:p w14:paraId="08E76777" w14:textId="77777777" w:rsidR="00FC0CA1" w:rsidRPr="00EC76D5" w:rsidRDefault="00FC0CA1" w:rsidP="00FC0CA1">
      <w:pPr>
        <w:pStyle w:val="Code"/>
      </w:pPr>
      <w:r w:rsidRPr="00EC76D5">
        <w:t xml:space="preserve">    m_id = id;</w:t>
      </w:r>
    </w:p>
    <w:p w14:paraId="3078E7B8" w14:textId="77777777" w:rsidR="00FC0CA1" w:rsidRPr="00EC76D5" w:rsidRDefault="00FC0CA1" w:rsidP="00FC0CA1">
      <w:pPr>
        <w:pStyle w:val="Code"/>
      </w:pPr>
      <w:r w:rsidRPr="00EC76D5">
        <w:t xml:space="preserve">    m_value = value;</w:t>
      </w:r>
    </w:p>
    <w:p w14:paraId="295E4D1F" w14:textId="77777777" w:rsidR="00FC0CA1" w:rsidRPr="00EC76D5" w:rsidRDefault="00FC0CA1" w:rsidP="00FC0CA1">
      <w:pPr>
        <w:pStyle w:val="Code"/>
      </w:pPr>
      <w:r w:rsidRPr="00EC76D5">
        <w:t xml:space="preserve">  }</w:t>
      </w:r>
    </w:p>
    <w:p w14:paraId="21C1587C" w14:textId="77777777" w:rsidR="00FC0CA1" w:rsidRPr="00EC76D5" w:rsidRDefault="00FC0CA1" w:rsidP="00FC0CA1">
      <w:pPr>
        <w:pStyle w:val="Code"/>
      </w:pPr>
      <w:r w:rsidRPr="00EC76D5">
        <w:t xml:space="preserve">  </w:t>
      </w:r>
    </w:p>
    <w:p w14:paraId="116C45B2" w14:textId="77777777" w:rsidR="00FC0CA1" w:rsidRPr="00EC76D5" w:rsidRDefault="00FC0CA1" w:rsidP="00FC0CA1">
      <w:pPr>
        <w:pStyle w:val="Code"/>
      </w:pPr>
      <w:r w:rsidRPr="00EC76D5">
        <w:t xml:space="preserve">  public int getId() {</w:t>
      </w:r>
    </w:p>
    <w:p w14:paraId="01BA7D6F" w14:textId="77777777" w:rsidR="00FC0CA1" w:rsidRPr="00EC76D5" w:rsidRDefault="00FC0CA1" w:rsidP="00FC0CA1">
      <w:pPr>
        <w:pStyle w:val="Code"/>
      </w:pPr>
      <w:r w:rsidRPr="00EC76D5">
        <w:t xml:space="preserve">    return m_id;</w:t>
      </w:r>
    </w:p>
    <w:p w14:paraId="6A6AAE8A" w14:textId="77777777" w:rsidR="00FC0CA1" w:rsidRPr="00EC76D5" w:rsidRDefault="00FC0CA1" w:rsidP="00FC0CA1">
      <w:pPr>
        <w:pStyle w:val="Code"/>
      </w:pPr>
      <w:r w:rsidRPr="00EC76D5">
        <w:t xml:space="preserve">  }</w:t>
      </w:r>
    </w:p>
    <w:p w14:paraId="19B6CC37" w14:textId="77777777" w:rsidR="00FC0CA1" w:rsidRPr="00EC76D5" w:rsidRDefault="00FC0CA1" w:rsidP="00FC0CA1">
      <w:pPr>
        <w:pStyle w:val="Code"/>
      </w:pPr>
      <w:r w:rsidRPr="00EC76D5">
        <w:t xml:space="preserve">  </w:t>
      </w:r>
    </w:p>
    <w:p w14:paraId="14C50990" w14:textId="77777777" w:rsidR="00FC0CA1" w:rsidRPr="00EC76D5" w:rsidRDefault="00FC0CA1" w:rsidP="00FC0CA1">
      <w:pPr>
        <w:pStyle w:val="Code"/>
      </w:pPr>
      <w:r w:rsidRPr="00EC76D5">
        <w:t xml:space="preserve">  public Object getValue() {</w:t>
      </w:r>
    </w:p>
    <w:p w14:paraId="660C99E6" w14:textId="77777777" w:rsidR="00FC0CA1" w:rsidRPr="00EC76D5" w:rsidRDefault="00FC0CA1" w:rsidP="00FC0CA1">
      <w:pPr>
        <w:pStyle w:val="Code"/>
      </w:pPr>
      <w:r w:rsidRPr="00EC76D5">
        <w:t xml:space="preserve">    return m_value;</w:t>
      </w:r>
    </w:p>
    <w:p w14:paraId="0C78FC6D" w14:textId="77777777" w:rsidR="00FC0CA1" w:rsidRPr="00EC76D5" w:rsidRDefault="00FC0CA1" w:rsidP="00FC0CA1">
      <w:pPr>
        <w:pStyle w:val="Code"/>
      </w:pPr>
      <w:r w:rsidRPr="00EC76D5">
        <w:t xml:space="preserve">  }</w:t>
      </w:r>
    </w:p>
    <w:p w14:paraId="18789C58" w14:textId="77777777" w:rsidR="00FC0CA1" w:rsidRPr="00EC76D5" w:rsidRDefault="00FC0CA1" w:rsidP="00FC0CA1">
      <w:pPr>
        <w:pStyle w:val="Code"/>
      </w:pPr>
      <w:r w:rsidRPr="00EC76D5">
        <w:t>}</w:t>
      </w:r>
    </w:p>
    <w:p w14:paraId="04254658" w14:textId="61ADE271" w:rsidR="00EF6930" w:rsidRPr="00EC76D5" w:rsidRDefault="00823DFC" w:rsidP="002F2F53">
      <w:r w:rsidRPr="00EC76D5">
        <w:t>When it comes to complicated tokens, J</w:t>
      </w:r>
      <w:r w:rsidR="0029308A" w:rsidRPr="00EC76D5">
        <w:t>Fl</w:t>
      </w:r>
      <w:r w:rsidRPr="00EC76D5">
        <w:t xml:space="preserve">ex </w:t>
      </w:r>
      <w:r w:rsidR="00EF6930" w:rsidRPr="00EC76D5">
        <w:t>applies regular expressions. Some</w:t>
      </w:r>
      <w:r w:rsidRPr="00EC76D5">
        <w:t xml:space="preserve"> characters </w:t>
      </w:r>
      <w:r w:rsidR="00EF6930" w:rsidRPr="00EC76D5">
        <w:t>have special meanings in accordance with the following table</w:t>
      </w:r>
      <w:r w:rsidR="002305B6" w:rsidRPr="00EC76D5">
        <w:t xml:space="preserve">. However, </w:t>
      </w:r>
      <w:r w:rsidR="00414712" w:rsidRPr="00EC76D5">
        <w:t>their</w:t>
      </w:r>
      <w:r w:rsidR="002305B6" w:rsidRPr="00EC76D5">
        <w:t xml:space="preserve"> special status can be canceled</w:t>
      </w:r>
      <w:r w:rsidR="00116093" w:rsidRPr="00EC76D5">
        <w:t xml:space="preserve"> </w:t>
      </w:r>
      <w:r w:rsidR="002305B6" w:rsidRPr="00EC76D5">
        <w:t xml:space="preserve">by </w:t>
      </w:r>
      <w:r w:rsidR="004B7FDC" w:rsidRPr="00EC76D5">
        <w:t>preceed</w:t>
      </w:r>
      <w:r w:rsidR="003865CF" w:rsidRPr="00EC76D5">
        <w:t>ing</w:t>
      </w:r>
      <w:r w:rsidR="004B7FDC" w:rsidRPr="00EC76D5">
        <w:t xml:space="preserve"> it with a </w:t>
      </w:r>
      <w:r w:rsidR="002305B6" w:rsidRPr="00EC76D5">
        <w:t>backslash</w:t>
      </w:r>
      <w:r w:rsidR="004B7FDC" w:rsidRPr="00EC76D5">
        <w:t>.</w:t>
      </w:r>
    </w:p>
    <w:tbl>
      <w:tblPr>
        <w:tblStyle w:val="Tabellrutnt"/>
        <w:tblW w:w="0" w:type="auto"/>
        <w:tblLook w:val="04A0" w:firstRow="1" w:lastRow="0" w:firstColumn="1" w:lastColumn="0" w:noHBand="0" w:noVBand="1"/>
      </w:tblPr>
      <w:tblGrid>
        <w:gridCol w:w="3116"/>
        <w:gridCol w:w="5243"/>
      </w:tblGrid>
      <w:tr w:rsidR="00D202CA" w:rsidRPr="00EC76D5" w14:paraId="7AE7DAAD" w14:textId="77777777" w:rsidTr="008A45E7">
        <w:tc>
          <w:tcPr>
            <w:tcW w:w="3116" w:type="dxa"/>
          </w:tcPr>
          <w:p w14:paraId="48F02DB1" w14:textId="77777777" w:rsidR="00D202CA" w:rsidRPr="00EC76D5" w:rsidRDefault="00D202CA" w:rsidP="00EF6930">
            <w:pPr>
              <w:rPr>
                <w:b/>
              </w:rPr>
            </w:pPr>
            <w:r w:rsidRPr="00EC76D5">
              <w:rPr>
                <w:b/>
              </w:rPr>
              <w:t>Character</w:t>
            </w:r>
          </w:p>
        </w:tc>
        <w:tc>
          <w:tcPr>
            <w:tcW w:w="5243" w:type="dxa"/>
          </w:tcPr>
          <w:p w14:paraId="4115C308" w14:textId="77777777" w:rsidR="00D202CA" w:rsidRPr="00EC76D5" w:rsidRDefault="00D202CA" w:rsidP="002F2F53">
            <w:pPr>
              <w:rPr>
                <w:b/>
              </w:rPr>
            </w:pPr>
            <w:r w:rsidRPr="00EC76D5">
              <w:rPr>
                <w:b/>
              </w:rPr>
              <w:t>Meaning</w:t>
            </w:r>
          </w:p>
        </w:tc>
      </w:tr>
      <w:tr w:rsidR="00D202CA" w:rsidRPr="00EC76D5" w14:paraId="01FFDDAC" w14:textId="77777777" w:rsidTr="008A45E7">
        <w:tc>
          <w:tcPr>
            <w:tcW w:w="3116" w:type="dxa"/>
          </w:tcPr>
          <w:p w14:paraId="2BBD17B5" w14:textId="77777777" w:rsidR="00D202CA" w:rsidRPr="00EC76D5" w:rsidRDefault="00D202CA" w:rsidP="002F2F53">
            <w:r w:rsidRPr="00EC76D5">
              <w:t>( and )</w:t>
            </w:r>
          </w:p>
        </w:tc>
        <w:tc>
          <w:tcPr>
            <w:tcW w:w="5243" w:type="dxa"/>
          </w:tcPr>
          <w:p w14:paraId="10435426" w14:textId="77777777" w:rsidR="00D202CA" w:rsidRPr="00EC76D5" w:rsidRDefault="00D202CA" w:rsidP="002F2F53">
            <w:r w:rsidRPr="00EC76D5">
              <w:t>Grouping subexpressions</w:t>
            </w:r>
          </w:p>
        </w:tc>
      </w:tr>
      <w:tr w:rsidR="00D202CA" w:rsidRPr="00EC76D5" w14:paraId="75909194" w14:textId="77777777" w:rsidTr="008A45E7">
        <w:tc>
          <w:tcPr>
            <w:tcW w:w="3116" w:type="dxa"/>
          </w:tcPr>
          <w:p w14:paraId="4FE7B4DF" w14:textId="77777777" w:rsidR="00D202CA" w:rsidRPr="00EC76D5" w:rsidRDefault="00D202CA" w:rsidP="002F2F53">
            <w:r w:rsidRPr="00EC76D5">
              <w:t>[ and ]</w:t>
            </w:r>
          </w:p>
        </w:tc>
        <w:tc>
          <w:tcPr>
            <w:tcW w:w="5243" w:type="dxa"/>
          </w:tcPr>
          <w:p w14:paraId="0712C15C" w14:textId="77777777" w:rsidR="00D202CA" w:rsidRPr="00EC76D5" w:rsidRDefault="00D202CA" w:rsidP="001531E0">
            <w:r w:rsidRPr="00EC76D5">
              <w:t>Any character within the brackets</w:t>
            </w:r>
          </w:p>
        </w:tc>
      </w:tr>
      <w:tr w:rsidR="00D202CA" w:rsidRPr="00EC76D5" w14:paraId="4CBA0675" w14:textId="77777777" w:rsidTr="008A45E7">
        <w:tc>
          <w:tcPr>
            <w:tcW w:w="3116" w:type="dxa"/>
          </w:tcPr>
          <w:p w14:paraId="462DCC95" w14:textId="77777777" w:rsidR="00D202CA" w:rsidRPr="00EC76D5" w:rsidRDefault="00D202CA" w:rsidP="00CE3082">
            <w:r w:rsidRPr="00EC76D5">
              <w:t>[^ and ]</w:t>
            </w:r>
          </w:p>
        </w:tc>
        <w:tc>
          <w:tcPr>
            <w:tcW w:w="5243" w:type="dxa"/>
          </w:tcPr>
          <w:p w14:paraId="660E46AB" w14:textId="77777777" w:rsidR="00D202CA" w:rsidRPr="00EC76D5" w:rsidRDefault="00D202CA" w:rsidP="00CE3082">
            <w:r w:rsidRPr="00EC76D5">
              <w:t xml:space="preserve">Any character </w:t>
            </w:r>
            <w:r w:rsidRPr="00EC76D5">
              <w:rPr>
                <w:rStyle w:val="CodeInText"/>
              </w:rPr>
              <w:t>except</w:t>
            </w:r>
            <w:r w:rsidRPr="00EC76D5">
              <w:t xml:space="preserve"> the characters within the brackets</w:t>
            </w:r>
          </w:p>
        </w:tc>
      </w:tr>
      <w:tr w:rsidR="00D202CA" w:rsidRPr="00EC76D5" w14:paraId="091C75EF" w14:textId="77777777" w:rsidTr="008A45E7">
        <w:tc>
          <w:tcPr>
            <w:tcW w:w="3116" w:type="dxa"/>
          </w:tcPr>
          <w:p w14:paraId="17968568" w14:textId="77777777" w:rsidR="00D202CA" w:rsidRPr="00EC76D5" w:rsidRDefault="00D202CA" w:rsidP="00CE3082">
            <w:r w:rsidRPr="00EC76D5">
              <w:t>*</w:t>
            </w:r>
          </w:p>
        </w:tc>
        <w:tc>
          <w:tcPr>
            <w:tcW w:w="5243" w:type="dxa"/>
          </w:tcPr>
          <w:p w14:paraId="0488A487" w14:textId="4F23AC92" w:rsidR="00D202CA" w:rsidRPr="00EC76D5" w:rsidRDefault="008A45E7" w:rsidP="008A45E7">
            <w:r w:rsidRPr="00EC76D5">
              <w:t>Z</w:t>
            </w:r>
            <w:r w:rsidR="00D202CA" w:rsidRPr="00EC76D5">
              <w:t>ero or more</w:t>
            </w:r>
            <w:r w:rsidR="008855EB" w:rsidRPr="00EC76D5">
              <w:t xml:space="preserve"> characters</w:t>
            </w:r>
          </w:p>
        </w:tc>
      </w:tr>
      <w:tr w:rsidR="00D202CA" w:rsidRPr="00EC76D5" w14:paraId="6F3E0E21" w14:textId="77777777" w:rsidTr="008A45E7">
        <w:tc>
          <w:tcPr>
            <w:tcW w:w="3116" w:type="dxa"/>
          </w:tcPr>
          <w:p w14:paraId="23E50FB8" w14:textId="77777777" w:rsidR="00D202CA" w:rsidRPr="00EC76D5" w:rsidRDefault="00D202CA" w:rsidP="00CE3082">
            <w:r w:rsidRPr="00EC76D5">
              <w:t>+</w:t>
            </w:r>
          </w:p>
        </w:tc>
        <w:tc>
          <w:tcPr>
            <w:tcW w:w="5243" w:type="dxa"/>
          </w:tcPr>
          <w:p w14:paraId="2598BAAC" w14:textId="161A3998" w:rsidR="00D202CA" w:rsidRPr="00EC76D5" w:rsidRDefault="008A45E7" w:rsidP="00CE3082">
            <w:r w:rsidRPr="00EC76D5">
              <w:t>O</w:t>
            </w:r>
            <w:r w:rsidR="00D202CA" w:rsidRPr="00EC76D5">
              <w:t>ne or more</w:t>
            </w:r>
            <w:r w:rsidR="008855EB" w:rsidRPr="00EC76D5">
              <w:t>e characters</w:t>
            </w:r>
          </w:p>
        </w:tc>
      </w:tr>
      <w:tr w:rsidR="00D202CA" w:rsidRPr="00EC76D5" w14:paraId="3F259D28" w14:textId="77777777" w:rsidTr="008A45E7">
        <w:tc>
          <w:tcPr>
            <w:tcW w:w="3116" w:type="dxa"/>
          </w:tcPr>
          <w:p w14:paraId="3AB10A4A" w14:textId="77777777" w:rsidR="00D202CA" w:rsidRPr="00EC76D5" w:rsidRDefault="00D202CA" w:rsidP="00CE3082">
            <w:r w:rsidRPr="00EC76D5">
              <w:t>.</w:t>
            </w:r>
          </w:p>
        </w:tc>
        <w:tc>
          <w:tcPr>
            <w:tcW w:w="5243" w:type="dxa"/>
          </w:tcPr>
          <w:p w14:paraId="34E48DED" w14:textId="77777777" w:rsidR="00D202CA" w:rsidRPr="00EC76D5" w:rsidRDefault="008A45E7" w:rsidP="00CE3082">
            <w:r w:rsidRPr="00EC76D5">
              <w:t>A</w:t>
            </w:r>
            <w:r w:rsidR="00D202CA" w:rsidRPr="00EC76D5">
              <w:t>ny character except new line</w:t>
            </w:r>
          </w:p>
        </w:tc>
      </w:tr>
    </w:tbl>
    <w:p w14:paraId="19410E55" w14:textId="31CDB065" w:rsidR="00025F74" w:rsidRPr="00EC76D5" w:rsidRDefault="00025F74" w:rsidP="00025F74">
      <w:pPr>
        <w:pStyle w:val="CodeHeader"/>
      </w:pPr>
      <w:r w:rsidRPr="00EC76D5">
        <w:t>Scanner.jflex</w:t>
      </w:r>
    </w:p>
    <w:p w14:paraId="247F6A80" w14:textId="77777777" w:rsidR="005F22E6" w:rsidRPr="00EC76D5" w:rsidRDefault="005F22E6" w:rsidP="005F22E6">
      <w:pPr>
        <w:pStyle w:val="Code"/>
      </w:pPr>
      <w:r w:rsidRPr="00EC76D5">
        <w:t>package calculator;</w:t>
      </w:r>
    </w:p>
    <w:p w14:paraId="47256673" w14:textId="77777777" w:rsidR="005F22E6" w:rsidRPr="00EC76D5" w:rsidRDefault="005F22E6" w:rsidP="005F22E6">
      <w:pPr>
        <w:pStyle w:val="Code"/>
      </w:pPr>
    </w:p>
    <w:p w14:paraId="00D81B3B" w14:textId="77777777" w:rsidR="005F22E6" w:rsidRPr="00EC76D5" w:rsidRDefault="005F22E6" w:rsidP="005F22E6">
      <w:pPr>
        <w:pStyle w:val="Code"/>
      </w:pPr>
      <w:r w:rsidRPr="00EC76D5">
        <w:t>%%</w:t>
      </w:r>
    </w:p>
    <w:p w14:paraId="7D99448D" w14:textId="77777777" w:rsidR="005F22E6" w:rsidRPr="00EC76D5" w:rsidRDefault="005F22E6" w:rsidP="005F22E6">
      <w:pPr>
        <w:pStyle w:val="Code"/>
      </w:pPr>
      <w:r w:rsidRPr="00EC76D5">
        <w:t>%public</w:t>
      </w:r>
    </w:p>
    <w:p w14:paraId="7BE7D62C" w14:textId="77777777" w:rsidR="005F22E6" w:rsidRPr="00EC76D5" w:rsidRDefault="005F22E6" w:rsidP="005F22E6">
      <w:pPr>
        <w:pStyle w:val="Code"/>
      </w:pPr>
      <w:r w:rsidRPr="00EC76D5">
        <w:t>%class Scanner</w:t>
      </w:r>
    </w:p>
    <w:p w14:paraId="08105298" w14:textId="77777777" w:rsidR="005F22E6" w:rsidRPr="00EC76D5" w:rsidRDefault="005F22E6" w:rsidP="005F22E6">
      <w:pPr>
        <w:pStyle w:val="Code"/>
      </w:pPr>
      <w:r w:rsidRPr="00EC76D5">
        <w:t>%type Token</w:t>
      </w:r>
    </w:p>
    <w:p w14:paraId="753D4764" w14:textId="77777777" w:rsidR="005F22E6" w:rsidRPr="00EC76D5" w:rsidRDefault="005F22E6" w:rsidP="005F22E6">
      <w:pPr>
        <w:pStyle w:val="Code"/>
      </w:pPr>
      <w:r w:rsidRPr="00EC76D5">
        <w:t>%notunix</w:t>
      </w:r>
    </w:p>
    <w:p w14:paraId="4AE8ADAE" w14:textId="77777777" w:rsidR="005F22E6" w:rsidRPr="00EC76D5" w:rsidRDefault="005F22E6" w:rsidP="005F22E6">
      <w:pPr>
        <w:pStyle w:val="Code"/>
      </w:pPr>
      <w:r w:rsidRPr="00EC76D5">
        <w:t>//%unicode</w:t>
      </w:r>
    </w:p>
    <w:p w14:paraId="5B5BCAD8" w14:textId="77777777" w:rsidR="005F22E6" w:rsidRPr="00EC76D5" w:rsidRDefault="005F22E6" w:rsidP="005F22E6">
      <w:pPr>
        <w:pStyle w:val="Code"/>
      </w:pPr>
      <w:r w:rsidRPr="00EC76D5">
        <w:t>%line</w:t>
      </w:r>
    </w:p>
    <w:p w14:paraId="6B81AA1E" w14:textId="77777777" w:rsidR="005F22E6" w:rsidRPr="00EC76D5" w:rsidRDefault="005F22E6" w:rsidP="005F22E6">
      <w:pPr>
        <w:pStyle w:val="Code"/>
      </w:pPr>
      <w:r w:rsidRPr="00EC76D5">
        <w:t>%char</w:t>
      </w:r>
    </w:p>
    <w:p w14:paraId="68681F15" w14:textId="77777777" w:rsidR="005F22E6" w:rsidRPr="00EC76D5" w:rsidRDefault="005F22E6" w:rsidP="005F22E6">
      <w:pPr>
        <w:pStyle w:val="Code"/>
      </w:pPr>
    </w:p>
    <w:p w14:paraId="7D7D4EE7" w14:textId="77777777" w:rsidR="005F22E6" w:rsidRPr="00EC76D5" w:rsidRDefault="005F22E6" w:rsidP="005F22E6">
      <w:pPr>
        <w:pStyle w:val="Code"/>
      </w:pPr>
      <w:r w:rsidRPr="00EC76D5">
        <w:t>%eofval{</w:t>
      </w:r>
    </w:p>
    <w:p w14:paraId="4B48F1CC" w14:textId="77777777" w:rsidR="005F22E6" w:rsidRPr="00EC76D5" w:rsidRDefault="005F22E6" w:rsidP="005F22E6">
      <w:pPr>
        <w:pStyle w:val="Code"/>
      </w:pPr>
      <w:r w:rsidRPr="00EC76D5">
        <w:t xml:space="preserve">  return null;</w:t>
      </w:r>
    </w:p>
    <w:p w14:paraId="4870FEF1" w14:textId="77777777" w:rsidR="005F22E6" w:rsidRPr="00EC76D5" w:rsidRDefault="005F22E6" w:rsidP="005F22E6">
      <w:pPr>
        <w:pStyle w:val="Code"/>
      </w:pPr>
      <w:r w:rsidRPr="00EC76D5">
        <w:t>%eofval}</w:t>
      </w:r>
    </w:p>
    <w:p w14:paraId="31F1499B" w14:textId="77777777" w:rsidR="005F22E6" w:rsidRPr="00EC76D5" w:rsidRDefault="005F22E6" w:rsidP="005F22E6">
      <w:pPr>
        <w:pStyle w:val="Code"/>
      </w:pPr>
    </w:p>
    <w:p w14:paraId="10A181EC" w14:textId="77777777" w:rsidR="005F22E6" w:rsidRPr="00EC76D5" w:rsidRDefault="005F22E6" w:rsidP="005F22E6">
      <w:pPr>
        <w:pStyle w:val="Code"/>
      </w:pPr>
      <w:r w:rsidRPr="00EC76D5">
        <w:t>%yylexthrow{</w:t>
      </w:r>
    </w:p>
    <w:p w14:paraId="1F020092" w14:textId="77777777" w:rsidR="005F22E6" w:rsidRPr="00EC76D5" w:rsidRDefault="005F22E6" w:rsidP="005F22E6">
      <w:pPr>
        <w:pStyle w:val="Code"/>
      </w:pPr>
      <w:r w:rsidRPr="00EC76D5">
        <w:t xml:space="preserve">  java.lang.Exception</w:t>
      </w:r>
    </w:p>
    <w:p w14:paraId="2ADC9F9B" w14:textId="77777777" w:rsidR="005F22E6" w:rsidRPr="00EC76D5" w:rsidRDefault="005F22E6" w:rsidP="005F22E6">
      <w:pPr>
        <w:pStyle w:val="Code"/>
      </w:pPr>
      <w:r w:rsidRPr="00EC76D5">
        <w:t>%yylexthrow}</w:t>
      </w:r>
    </w:p>
    <w:p w14:paraId="6CE3CA7B" w14:textId="77777777" w:rsidR="005F22E6" w:rsidRPr="00EC76D5" w:rsidRDefault="005F22E6" w:rsidP="005F22E6">
      <w:pPr>
        <w:pStyle w:val="Code"/>
      </w:pPr>
    </w:p>
    <w:p w14:paraId="79DBD454" w14:textId="77777777" w:rsidR="005F22E6" w:rsidRPr="00EC76D5" w:rsidRDefault="005F22E6" w:rsidP="005F22E6">
      <w:pPr>
        <w:pStyle w:val="Code"/>
      </w:pPr>
      <w:r w:rsidRPr="00EC76D5">
        <w:t>%eofval{</w:t>
      </w:r>
    </w:p>
    <w:p w14:paraId="016DA044" w14:textId="77777777" w:rsidR="005F22E6" w:rsidRPr="00EC76D5" w:rsidRDefault="005F22E6" w:rsidP="005F22E6">
      <w:pPr>
        <w:pStyle w:val="Code"/>
      </w:pPr>
      <w:r w:rsidRPr="00EC76D5">
        <w:t xml:space="preserve">  return null;</w:t>
      </w:r>
    </w:p>
    <w:p w14:paraId="65AA0D05" w14:textId="77777777" w:rsidR="005F22E6" w:rsidRPr="00EC76D5" w:rsidRDefault="005F22E6" w:rsidP="005F22E6">
      <w:pPr>
        <w:pStyle w:val="Code"/>
      </w:pPr>
      <w:r w:rsidRPr="00EC76D5">
        <w:t>%eofval}</w:t>
      </w:r>
    </w:p>
    <w:p w14:paraId="47C25B20" w14:textId="77777777" w:rsidR="005F22E6" w:rsidRPr="00EC76D5" w:rsidRDefault="005F22E6" w:rsidP="005F22E6">
      <w:pPr>
        <w:pStyle w:val="Code"/>
      </w:pPr>
    </w:p>
    <w:p w14:paraId="062EA58F" w14:textId="77777777" w:rsidR="005F22E6" w:rsidRPr="00EC76D5" w:rsidRDefault="005F22E6" w:rsidP="005F22E6">
      <w:pPr>
        <w:pStyle w:val="Code"/>
      </w:pPr>
      <w:r w:rsidRPr="00EC76D5">
        <w:t>%yylexthrow{</w:t>
      </w:r>
    </w:p>
    <w:p w14:paraId="469204A3" w14:textId="77777777" w:rsidR="005F22E6" w:rsidRPr="00EC76D5" w:rsidRDefault="005F22E6" w:rsidP="005F22E6">
      <w:pPr>
        <w:pStyle w:val="Code"/>
      </w:pPr>
      <w:r w:rsidRPr="00EC76D5">
        <w:t xml:space="preserve">  java.lang.Exception</w:t>
      </w:r>
    </w:p>
    <w:p w14:paraId="6AC8C910" w14:textId="77777777" w:rsidR="005F22E6" w:rsidRPr="00EC76D5" w:rsidRDefault="005F22E6" w:rsidP="005F22E6">
      <w:pPr>
        <w:pStyle w:val="Code"/>
      </w:pPr>
      <w:r w:rsidRPr="00EC76D5">
        <w:t>%yylexthrow}</w:t>
      </w:r>
    </w:p>
    <w:p w14:paraId="33D66193" w14:textId="77777777" w:rsidR="005F22E6" w:rsidRPr="00EC76D5" w:rsidRDefault="005F22E6" w:rsidP="005F22E6">
      <w:pPr>
        <w:pStyle w:val="Code"/>
      </w:pPr>
    </w:p>
    <w:p w14:paraId="426A1A7F" w14:textId="77777777" w:rsidR="005F22E6" w:rsidRPr="00EC76D5" w:rsidRDefault="005F22E6" w:rsidP="005F22E6">
      <w:pPr>
        <w:pStyle w:val="Code"/>
      </w:pPr>
      <w:r w:rsidRPr="00EC76D5">
        <w:t>%{</w:t>
      </w:r>
    </w:p>
    <w:p w14:paraId="7B8748A9" w14:textId="77777777" w:rsidR="005F22E6" w:rsidRPr="00EC76D5" w:rsidRDefault="005F22E6" w:rsidP="005F22E6">
      <w:pPr>
        <w:pStyle w:val="Code"/>
      </w:pPr>
      <w:r w:rsidRPr="00EC76D5">
        <w:t xml:space="preserve">  public Parser.Lexer toLexer() {</w:t>
      </w:r>
    </w:p>
    <w:p w14:paraId="0FFB6306" w14:textId="77777777" w:rsidR="005F22E6" w:rsidRPr="00EC76D5" w:rsidRDefault="005F22E6" w:rsidP="005F22E6">
      <w:pPr>
        <w:pStyle w:val="Code"/>
      </w:pPr>
      <w:r w:rsidRPr="00EC76D5">
        <w:t xml:space="preserve">    return (new ScannerToLexer(this));</w:t>
      </w:r>
    </w:p>
    <w:p w14:paraId="3A1298C0" w14:textId="77777777" w:rsidR="005F22E6" w:rsidRPr="00EC76D5" w:rsidRDefault="005F22E6" w:rsidP="005F22E6">
      <w:pPr>
        <w:pStyle w:val="Code"/>
      </w:pPr>
      <w:r w:rsidRPr="00EC76D5">
        <w:t xml:space="preserve">  }</w:t>
      </w:r>
    </w:p>
    <w:p w14:paraId="767AC0BC" w14:textId="77777777" w:rsidR="005F22E6" w:rsidRPr="00EC76D5" w:rsidRDefault="005F22E6" w:rsidP="005F22E6">
      <w:pPr>
        <w:pStyle w:val="Code"/>
      </w:pPr>
      <w:r w:rsidRPr="00EC76D5">
        <w:t>%}</w:t>
      </w:r>
    </w:p>
    <w:p w14:paraId="120D5F7A" w14:textId="77777777" w:rsidR="007814A2" w:rsidRPr="00EC76D5" w:rsidRDefault="007814A2" w:rsidP="007814A2">
      <w:r w:rsidRPr="00EC76D5">
        <w:t>In the scanner code below, a line comment is two slashes followed by zero or more occurrences of any character except newline. Since both the slash has special meaning we must insert a backslash before it for it to mean just a slash.</w:t>
      </w:r>
    </w:p>
    <w:p w14:paraId="783724DA" w14:textId="77777777" w:rsidR="005F22E6" w:rsidRPr="00EC76D5" w:rsidRDefault="005F22E6" w:rsidP="005F22E6">
      <w:pPr>
        <w:pStyle w:val="Code"/>
      </w:pPr>
      <w:r w:rsidRPr="00EC76D5">
        <w:t>LINE_COMMENT = \/\/.*</w:t>
      </w:r>
    </w:p>
    <w:p w14:paraId="71D7B5D0" w14:textId="265F93B0" w:rsidR="00F6052E" w:rsidRPr="00EC76D5" w:rsidRDefault="00F6052E" w:rsidP="00F6052E">
      <w:r w:rsidRPr="00EC76D5">
        <w:t xml:space="preserve">A string is a </w:t>
      </w:r>
      <w:r w:rsidR="00775365">
        <w:t>double quotation mark</w:t>
      </w:r>
      <w:r w:rsidRPr="00EC76D5">
        <w:t xml:space="preserve">, followed by zero or more occurrences of any character </w:t>
      </w:r>
      <w:r w:rsidR="002A7AAA" w:rsidRPr="00EC76D5">
        <w:t>(</w:t>
      </w:r>
      <w:r w:rsidRPr="00EC76D5">
        <w:t xml:space="preserve">except </w:t>
      </w:r>
      <w:r w:rsidR="00775365">
        <w:t>double quotation mark</w:t>
      </w:r>
      <w:r w:rsidR="002A7AAA" w:rsidRPr="00EC76D5">
        <w:t>)</w:t>
      </w:r>
      <w:r w:rsidRPr="00EC76D5">
        <w:t xml:space="preserve"> followed by a </w:t>
      </w:r>
      <w:r w:rsidR="00775365">
        <w:t>double quotation mark</w:t>
      </w:r>
      <w:r w:rsidRPr="00EC76D5">
        <w:t>.</w:t>
      </w:r>
    </w:p>
    <w:p w14:paraId="768DBB93" w14:textId="77777777" w:rsidR="005F22E6" w:rsidRPr="00EC76D5" w:rsidRDefault="005F22E6" w:rsidP="005F22E6">
      <w:pPr>
        <w:pStyle w:val="Code"/>
      </w:pPr>
      <w:r w:rsidRPr="00EC76D5">
        <w:t>STRING = \"[^\"]*\"</w:t>
      </w:r>
    </w:p>
    <w:p w14:paraId="74EB3497" w14:textId="27C48154" w:rsidR="003A2BFD" w:rsidRPr="00EC76D5" w:rsidRDefault="00AF34ED" w:rsidP="003A2BFD">
      <w:r w:rsidRPr="00EC76D5">
        <w:t>An identifier is a capital or small letter, or a underline, followed by zero or more capital or small letters, or digits, or underlines.</w:t>
      </w:r>
    </w:p>
    <w:p w14:paraId="3661E453" w14:textId="3787EF11" w:rsidR="005F22E6" w:rsidRPr="00EC76D5" w:rsidRDefault="005F22E6" w:rsidP="005F22E6">
      <w:pPr>
        <w:pStyle w:val="Code"/>
      </w:pPr>
      <w:r w:rsidRPr="00EC76D5">
        <w:t>IDENTIFIER = [a-zA-Z_][a-zA-Z0-9_]*</w:t>
      </w:r>
    </w:p>
    <w:p w14:paraId="692BE44C" w14:textId="77777777" w:rsidR="003A2BFD" w:rsidRPr="00EC76D5" w:rsidRDefault="003A2BFD" w:rsidP="005F22E6">
      <w:pPr>
        <w:pStyle w:val="Code"/>
      </w:pPr>
    </w:p>
    <w:p w14:paraId="0424FE69" w14:textId="5BEA449B" w:rsidR="003A2BFD" w:rsidRPr="00EC76D5" w:rsidRDefault="003A2BFD" w:rsidP="003A2BFD">
      <w:r w:rsidRPr="00EC76D5">
        <w:t>A value is as least one digit, potentially followed by more digits, a dot, and even more digits.</w:t>
      </w:r>
    </w:p>
    <w:p w14:paraId="6481099C" w14:textId="244848FE" w:rsidR="005F22E6" w:rsidRPr="00EC76D5" w:rsidRDefault="005F22E6" w:rsidP="005F22E6">
      <w:pPr>
        <w:pStyle w:val="Code"/>
      </w:pPr>
      <w:r w:rsidRPr="00EC76D5">
        <w:t>VALUE = [0-9]+|([0-9]+\.[0-9]+)</w:t>
      </w:r>
    </w:p>
    <w:p w14:paraId="478DD8D7" w14:textId="6B469D89" w:rsidR="003A2BFD" w:rsidRPr="00EC76D5" w:rsidRDefault="003A2BFD" w:rsidP="003A2BFD">
      <w:r w:rsidRPr="00EC76D5">
        <w:t>A white space is either a space, a tabulator, a return, a newline, or a form-feed.</w:t>
      </w:r>
    </w:p>
    <w:p w14:paraId="455A8E1F" w14:textId="3F9B6566" w:rsidR="005F22E6" w:rsidRPr="00EC76D5" w:rsidRDefault="005F22E6" w:rsidP="005F22E6">
      <w:pPr>
        <w:pStyle w:val="Code"/>
      </w:pPr>
      <w:r w:rsidRPr="00EC76D5">
        <w:t>WHITE_SPACE = [ \t\r\n\f]</w:t>
      </w:r>
    </w:p>
    <w:p w14:paraId="5076909F" w14:textId="77777777" w:rsidR="00C30E8D" w:rsidRPr="00EC76D5" w:rsidRDefault="00C30E8D" w:rsidP="005F22E6">
      <w:pPr>
        <w:pStyle w:val="Code"/>
      </w:pPr>
    </w:p>
    <w:p w14:paraId="4B660A69" w14:textId="6B4EFE16" w:rsidR="005F22E6" w:rsidRPr="00EC76D5" w:rsidRDefault="005F22E6" w:rsidP="005F22E6">
      <w:pPr>
        <w:pStyle w:val="Code"/>
      </w:pPr>
      <w:r w:rsidRPr="00EC76D5">
        <w:t>%%</w:t>
      </w:r>
    </w:p>
    <w:p w14:paraId="0E69502C" w14:textId="77777777" w:rsidR="00C30E8D" w:rsidRPr="00EC76D5" w:rsidRDefault="00C30E8D" w:rsidP="005F22E6">
      <w:pPr>
        <w:pStyle w:val="Code"/>
      </w:pPr>
    </w:p>
    <w:p w14:paraId="24AA28B3" w14:textId="6F96FCB3" w:rsidR="005F22E6" w:rsidRPr="00EC76D5" w:rsidRDefault="005F22E6" w:rsidP="005F22E6">
      <w:pPr>
        <w:pStyle w:val="Code"/>
      </w:pPr>
      <w:r w:rsidRPr="00EC76D5">
        <w:t>"assign"  { return (new Token(Parser.ASSIGN));  }</w:t>
      </w:r>
    </w:p>
    <w:p w14:paraId="2EE82A9A" w14:textId="77777777" w:rsidR="005F22E6" w:rsidRPr="00EC76D5" w:rsidRDefault="005F22E6" w:rsidP="005F22E6">
      <w:pPr>
        <w:pStyle w:val="Code"/>
      </w:pPr>
      <w:r w:rsidRPr="00EC76D5">
        <w:lastRenderedPageBreak/>
        <w:t>"read"    { return (new Token(Parser.READ));    }</w:t>
      </w:r>
    </w:p>
    <w:p w14:paraId="1BB72C0A" w14:textId="77777777" w:rsidR="005F22E6" w:rsidRPr="00EC76D5" w:rsidRDefault="005F22E6" w:rsidP="005F22E6">
      <w:pPr>
        <w:pStyle w:val="Code"/>
      </w:pPr>
      <w:r w:rsidRPr="00EC76D5">
        <w:t>"write"   { return (new Token(Parser.WRITE));   }</w:t>
      </w:r>
    </w:p>
    <w:p w14:paraId="5D214A28" w14:textId="77777777" w:rsidR="005F22E6" w:rsidRPr="00EC76D5" w:rsidRDefault="005F22E6" w:rsidP="005F22E6">
      <w:pPr>
        <w:pStyle w:val="Code"/>
      </w:pPr>
      <w:r w:rsidRPr="00EC76D5">
        <w:t>"newline" { return (new Token(Parser.NEWLINE)); }</w:t>
      </w:r>
    </w:p>
    <w:p w14:paraId="6126C828" w14:textId="77777777" w:rsidR="005F22E6" w:rsidRPr="00EC76D5" w:rsidRDefault="005F22E6" w:rsidP="005F22E6">
      <w:pPr>
        <w:pStyle w:val="Code"/>
      </w:pPr>
      <w:r w:rsidRPr="00EC76D5">
        <w:t>"sin"     { return (new Token(Parser.SIN));     }</w:t>
      </w:r>
    </w:p>
    <w:p w14:paraId="27D98864" w14:textId="77777777" w:rsidR="005F22E6" w:rsidRPr="00EC76D5" w:rsidRDefault="005F22E6" w:rsidP="005F22E6">
      <w:pPr>
        <w:pStyle w:val="Code"/>
      </w:pPr>
      <w:r w:rsidRPr="00EC76D5">
        <w:t>"cos"     { return (new Token(Parser.COS));     }</w:t>
      </w:r>
    </w:p>
    <w:p w14:paraId="5F522058" w14:textId="77777777" w:rsidR="005F22E6" w:rsidRPr="00EC76D5" w:rsidRDefault="005F22E6" w:rsidP="005F22E6">
      <w:pPr>
        <w:pStyle w:val="Code"/>
      </w:pPr>
      <w:r w:rsidRPr="00EC76D5">
        <w:t>"tan"     { return (new Token(Parser.TAN));     }</w:t>
      </w:r>
    </w:p>
    <w:p w14:paraId="6CAFBCC3" w14:textId="77777777" w:rsidR="005F22E6" w:rsidRPr="00EC76D5" w:rsidRDefault="005F22E6" w:rsidP="005F22E6">
      <w:pPr>
        <w:pStyle w:val="Code"/>
      </w:pPr>
      <w:r w:rsidRPr="00EC76D5">
        <w:t>"log"     { return (new Token(Parser.LOG));     }</w:t>
      </w:r>
    </w:p>
    <w:p w14:paraId="2CE97B27" w14:textId="77777777" w:rsidR="005F22E6" w:rsidRPr="00EC76D5" w:rsidRDefault="005F22E6" w:rsidP="005F22E6">
      <w:pPr>
        <w:pStyle w:val="Code"/>
      </w:pPr>
      <w:r w:rsidRPr="00EC76D5">
        <w:t>"exp"     { return (new Token(Parser.EXP));     }</w:t>
      </w:r>
    </w:p>
    <w:p w14:paraId="142659D1" w14:textId="77777777" w:rsidR="005F22E6" w:rsidRPr="00EC76D5" w:rsidRDefault="005F22E6" w:rsidP="005F22E6">
      <w:pPr>
        <w:pStyle w:val="Code"/>
      </w:pPr>
      <w:r w:rsidRPr="00EC76D5">
        <w:t>"log10"   { return (new Token(Parser.LOG10));   }</w:t>
      </w:r>
    </w:p>
    <w:p w14:paraId="1E5067D1" w14:textId="77777777" w:rsidR="005F22E6" w:rsidRPr="00EC76D5" w:rsidRDefault="005F22E6" w:rsidP="005F22E6">
      <w:pPr>
        <w:pStyle w:val="Code"/>
      </w:pPr>
      <w:r w:rsidRPr="00EC76D5">
        <w:t>"exp10"   { return (new Token(Parser.EXP10));   }</w:t>
      </w:r>
    </w:p>
    <w:p w14:paraId="0DAB7BF2" w14:textId="77777777" w:rsidR="005F22E6" w:rsidRPr="00EC76D5" w:rsidRDefault="005F22E6" w:rsidP="005F22E6">
      <w:pPr>
        <w:pStyle w:val="Code"/>
      </w:pPr>
      <w:r w:rsidRPr="00EC76D5">
        <w:t>"sqrt"    { return (new Token(Parser.SQRT));    }</w:t>
      </w:r>
    </w:p>
    <w:p w14:paraId="06BE9D2D" w14:textId="77777777" w:rsidR="005F22E6" w:rsidRPr="00EC76D5" w:rsidRDefault="005F22E6" w:rsidP="005F22E6">
      <w:pPr>
        <w:pStyle w:val="Code"/>
      </w:pPr>
    </w:p>
    <w:p w14:paraId="59A08BE8" w14:textId="77777777" w:rsidR="005F22E6" w:rsidRPr="00EC76D5" w:rsidRDefault="005F22E6" w:rsidP="005F22E6">
      <w:pPr>
        <w:pStyle w:val="Code"/>
      </w:pPr>
      <w:r w:rsidRPr="00EC76D5">
        <w:t>"=" { return (new Token(Parser.EQUAL));       }</w:t>
      </w:r>
    </w:p>
    <w:p w14:paraId="7F2424D6" w14:textId="77777777" w:rsidR="005F22E6" w:rsidRPr="00EC76D5" w:rsidRDefault="005F22E6" w:rsidP="005F22E6">
      <w:pPr>
        <w:pStyle w:val="Code"/>
      </w:pPr>
      <w:r w:rsidRPr="00EC76D5">
        <w:t>"+" { return (new Token(Parser.PLUS));        }</w:t>
      </w:r>
    </w:p>
    <w:p w14:paraId="28A6129D" w14:textId="77777777" w:rsidR="005F22E6" w:rsidRPr="00EC76D5" w:rsidRDefault="005F22E6" w:rsidP="005F22E6">
      <w:pPr>
        <w:pStyle w:val="Code"/>
      </w:pPr>
      <w:r w:rsidRPr="00EC76D5">
        <w:t>"-" { return (new Token(Parser.MINUS));       }</w:t>
      </w:r>
    </w:p>
    <w:p w14:paraId="0624E808" w14:textId="77777777" w:rsidR="005F22E6" w:rsidRPr="00EC76D5" w:rsidRDefault="005F22E6" w:rsidP="005F22E6">
      <w:pPr>
        <w:pStyle w:val="Code"/>
      </w:pPr>
      <w:r w:rsidRPr="00EC76D5">
        <w:t>"*" { return (new Token(Parser.TIMES));       }</w:t>
      </w:r>
    </w:p>
    <w:p w14:paraId="50E629F6" w14:textId="77777777" w:rsidR="005F22E6" w:rsidRPr="00EC76D5" w:rsidRDefault="005F22E6" w:rsidP="005F22E6">
      <w:pPr>
        <w:pStyle w:val="Code"/>
      </w:pPr>
      <w:r w:rsidRPr="00EC76D5">
        <w:t>"/" { return (new Token(Parser.DIVIDE));      }</w:t>
      </w:r>
    </w:p>
    <w:p w14:paraId="28E49EE8" w14:textId="77777777" w:rsidR="005F22E6" w:rsidRPr="00EC76D5" w:rsidRDefault="005F22E6" w:rsidP="005F22E6">
      <w:pPr>
        <w:pStyle w:val="Code"/>
      </w:pPr>
      <w:r w:rsidRPr="00EC76D5">
        <w:t>"(" { return (new Token(Parser.LEFT_PAREN));  }</w:t>
      </w:r>
    </w:p>
    <w:p w14:paraId="65B0EA45" w14:textId="77777777" w:rsidR="005F22E6" w:rsidRPr="00EC76D5" w:rsidRDefault="005F22E6" w:rsidP="005F22E6">
      <w:pPr>
        <w:pStyle w:val="Code"/>
      </w:pPr>
      <w:r w:rsidRPr="00EC76D5">
        <w:t>")" { return (new Token(Parser.RIGHT_PAREN)); }</w:t>
      </w:r>
    </w:p>
    <w:p w14:paraId="4F18378D" w14:textId="77777777" w:rsidR="005F22E6" w:rsidRPr="00EC76D5" w:rsidRDefault="005F22E6" w:rsidP="005F22E6">
      <w:pPr>
        <w:pStyle w:val="Code"/>
      </w:pPr>
      <w:r w:rsidRPr="00EC76D5">
        <w:t>"," { return (new Token(Parser.COMMA));       }</w:t>
      </w:r>
    </w:p>
    <w:p w14:paraId="6F17F7EF" w14:textId="77777777" w:rsidR="005F22E6" w:rsidRPr="00EC76D5" w:rsidRDefault="005F22E6" w:rsidP="005F22E6">
      <w:pPr>
        <w:pStyle w:val="Code"/>
      </w:pPr>
      <w:r w:rsidRPr="00EC76D5">
        <w:t>";" { return (new Token(Parser.SEMICOLON));   }</w:t>
      </w:r>
    </w:p>
    <w:p w14:paraId="23444BEC" w14:textId="00A59BE2" w:rsidR="00C30E8D" w:rsidRPr="00EC76D5" w:rsidRDefault="00C30E8D" w:rsidP="00C30E8D">
      <w:r w:rsidRPr="00EC76D5">
        <w:t xml:space="preserve">The </w:t>
      </w:r>
      <w:r w:rsidRPr="00EC76D5">
        <w:rPr>
          <w:rStyle w:val="CodeInText"/>
        </w:rPr>
        <w:t>yytext</w:t>
      </w:r>
      <w:r w:rsidRPr="00EC76D5">
        <w:t xml:space="preserve"> method return the scanned text, which is useful with identifiers and strings.</w:t>
      </w:r>
    </w:p>
    <w:p w14:paraId="6B1EE6C7" w14:textId="77777777" w:rsidR="005F22E6" w:rsidRPr="00EC76D5" w:rsidRDefault="005F22E6" w:rsidP="005F22E6">
      <w:pPr>
        <w:pStyle w:val="Code"/>
      </w:pPr>
      <w:r w:rsidRPr="00EC76D5">
        <w:t>{IDENTIFIER} {</w:t>
      </w:r>
    </w:p>
    <w:p w14:paraId="1B883EDB" w14:textId="77777777" w:rsidR="005F22E6" w:rsidRPr="00EC76D5" w:rsidRDefault="005F22E6" w:rsidP="005F22E6">
      <w:pPr>
        <w:pStyle w:val="Code"/>
      </w:pPr>
      <w:r w:rsidRPr="00EC76D5">
        <w:t xml:space="preserve">  return (new Token(Parser.IDENTIFIER, yytext()));</w:t>
      </w:r>
    </w:p>
    <w:p w14:paraId="54E01406" w14:textId="77777777" w:rsidR="005F22E6" w:rsidRPr="00EC76D5" w:rsidRDefault="005F22E6" w:rsidP="005F22E6">
      <w:pPr>
        <w:pStyle w:val="Code"/>
      </w:pPr>
      <w:r w:rsidRPr="00EC76D5">
        <w:t>}</w:t>
      </w:r>
    </w:p>
    <w:p w14:paraId="336D1A6C" w14:textId="77777777" w:rsidR="005F22E6" w:rsidRPr="00EC76D5" w:rsidRDefault="005F22E6" w:rsidP="005F22E6">
      <w:pPr>
        <w:pStyle w:val="Code"/>
      </w:pPr>
    </w:p>
    <w:p w14:paraId="7B9B7ED1" w14:textId="77777777" w:rsidR="005F22E6" w:rsidRPr="00EC76D5" w:rsidRDefault="005F22E6" w:rsidP="005F22E6">
      <w:pPr>
        <w:pStyle w:val="Code"/>
      </w:pPr>
      <w:r w:rsidRPr="00EC76D5">
        <w:t>{STRING} {</w:t>
      </w:r>
    </w:p>
    <w:p w14:paraId="175D131C" w14:textId="77777777" w:rsidR="005F22E6" w:rsidRPr="00EC76D5" w:rsidRDefault="005F22E6" w:rsidP="005F22E6">
      <w:pPr>
        <w:pStyle w:val="Code"/>
      </w:pPr>
      <w:r w:rsidRPr="00EC76D5">
        <w:t xml:space="preserve">  String text = yytext();</w:t>
      </w:r>
    </w:p>
    <w:p w14:paraId="68B2E453" w14:textId="77777777" w:rsidR="005F22E6" w:rsidRPr="00EC76D5" w:rsidRDefault="005F22E6" w:rsidP="005F22E6">
      <w:pPr>
        <w:pStyle w:val="Code"/>
      </w:pPr>
      <w:r w:rsidRPr="00EC76D5">
        <w:t xml:space="preserve">  return (new Token(Parser.STRING, text.substring(1, text.length() - 1)));</w:t>
      </w:r>
    </w:p>
    <w:p w14:paraId="31EE251C" w14:textId="77777777" w:rsidR="005F22E6" w:rsidRPr="00EC76D5" w:rsidRDefault="005F22E6" w:rsidP="005F22E6">
      <w:pPr>
        <w:pStyle w:val="Code"/>
      </w:pPr>
      <w:r w:rsidRPr="00EC76D5">
        <w:t>}</w:t>
      </w:r>
    </w:p>
    <w:p w14:paraId="18127EA9" w14:textId="77777777" w:rsidR="005F22E6" w:rsidRPr="00EC76D5" w:rsidRDefault="005F22E6" w:rsidP="005F22E6">
      <w:pPr>
        <w:pStyle w:val="Code"/>
      </w:pPr>
    </w:p>
    <w:p w14:paraId="1891EAEB" w14:textId="77777777" w:rsidR="005F22E6" w:rsidRPr="00EC76D5" w:rsidRDefault="005F22E6" w:rsidP="005F22E6">
      <w:pPr>
        <w:pStyle w:val="Code"/>
      </w:pPr>
      <w:r w:rsidRPr="00EC76D5">
        <w:t>{VALUE} {</w:t>
      </w:r>
    </w:p>
    <w:p w14:paraId="30EE04D3" w14:textId="77777777" w:rsidR="005F22E6" w:rsidRPr="00EC76D5" w:rsidRDefault="005F22E6" w:rsidP="005F22E6">
      <w:pPr>
        <w:pStyle w:val="Code"/>
      </w:pPr>
      <w:r w:rsidRPr="00EC76D5">
        <w:t xml:space="preserve">  return (new Token(Parser.VALUE, Double.valueOf(yytext())));</w:t>
      </w:r>
    </w:p>
    <w:p w14:paraId="363BE91F" w14:textId="77777777" w:rsidR="005F22E6" w:rsidRPr="00EC76D5" w:rsidRDefault="005F22E6" w:rsidP="005F22E6">
      <w:pPr>
        <w:pStyle w:val="Code"/>
      </w:pPr>
      <w:r w:rsidRPr="00EC76D5">
        <w:t>}</w:t>
      </w:r>
    </w:p>
    <w:p w14:paraId="336B1544" w14:textId="77777777" w:rsidR="005F22E6" w:rsidRPr="00EC76D5" w:rsidRDefault="005F22E6" w:rsidP="005F22E6">
      <w:pPr>
        <w:pStyle w:val="Code"/>
      </w:pPr>
    </w:p>
    <w:p w14:paraId="2E1BA4BA" w14:textId="77777777" w:rsidR="005F22E6" w:rsidRPr="00EC76D5" w:rsidRDefault="005F22E6" w:rsidP="005F22E6">
      <w:pPr>
        <w:pStyle w:val="Code"/>
      </w:pPr>
      <w:r w:rsidRPr="00EC76D5">
        <w:t>{LINE_COMMENT} {</w:t>
      </w:r>
    </w:p>
    <w:p w14:paraId="758B30EF" w14:textId="77777777" w:rsidR="005F22E6" w:rsidRPr="00EC76D5" w:rsidRDefault="005F22E6" w:rsidP="005F22E6">
      <w:pPr>
        <w:pStyle w:val="Code"/>
      </w:pPr>
      <w:r w:rsidRPr="00EC76D5">
        <w:t xml:space="preserve">  // Empty.</w:t>
      </w:r>
    </w:p>
    <w:p w14:paraId="77E137F5" w14:textId="77777777" w:rsidR="005F22E6" w:rsidRPr="00EC76D5" w:rsidRDefault="005F22E6" w:rsidP="005F22E6">
      <w:pPr>
        <w:pStyle w:val="Code"/>
      </w:pPr>
      <w:r w:rsidRPr="00EC76D5">
        <w:t>}</w:t>
      </w:r>
    </w:p>
    <w:p w14:paraId="162CAB04" w14:textId="77777777" w:rsidR="005F22E6" w:rsidRPr="00EC76D5" w:rsidRDefault="005F22E6" w:rsidP="005F22E6">
      <w:pPr>
        <w:pStyle w:val="Code"/>
      </w:pPr>
    </w:p>
    <w:p w14:paraId="4AA9796A" w14:textId="77777777" w:rsidR="005F22E6" w:rsidRPr="00EC76D5" w:rsidRDefault="005F22E6" w:rsidP="005F22E6">
      <w:pPr>
        <w:pStyle w:val="Code"/>
      </w:pPr>
      <w:r w:rsidRPr="00EC76D5">
        <w:t>{WHITE_SPACE} {</w:t>
      </w:r>
    </w:p>
    <w:p w14:paraId="62A3C3DA" w14:textId="77777777" w:rsidR="005F22E6" w:rsidRPr="00EC76D5" w:rsidRDefault="005F22E6" w:rsidP="005F22E6">
      <w:pPr>
        <w:pStyle w:val="Code"/>
      </w:pPr>
      <w:r w:rsidRPr="00EC76D5">
        <w:t xml:space="preserve">  // Empty.</w:t>
      </w:r>
    </w:p>
    <w:p w14:paraId="3F9D7510" w14:textId="77777777" w:rsidR="005F22E6" w:rsidRPr="00EC76D5" w:rsidRDefault="005F22E6" w:rsidP="005F22E6">
      <w:pPr>
        <w:pStyle w:val="Code"/>
      </w:pPr>
      <w:r w:rsidRPr="00EC76D5">
        <w:t>}</w:t>
      </w:r>
    </w:p>
    <w:p w14:paraId="28E111D9" w14:textId="77777777" w:rsidR="00C30E8D" w:rsidRPr="00EC76D5" w:rsidRDefault="00C30E8D" w:rsidP="00C30E8D">
      <w:r w:rsidRPr="00EC76D5">
        <w:t xml:space="preserve">Finally, the last part of the scanner is the dot rule, which catch the case not caught by any of the previous tokens (equivalent to </w:t>
      </w:r>
      <w:r w:rsidRPr="00EC76D5">
        <w:rPr>
          <w:rStyle w:val="CodeInText"/>
        </w:rPr>
        <w:t>default</w:t>
      </w:r>
      <w:r w:rsidRPr="00EC76D5">
        <w:t xml:space="preserve"> in a </w:t>
      </w:r>
      <w:r w:rsidRPr="00EC76D5">
        <w:rPr>
          <w:rStyle w:val="CodeInText"/>
        </w:rPr>
        <w:t>switch</w:t>
      </w:r>
      <w:r w:rsidRPr="00EC76D5">
        <w:t xml:space="preserve"> statement). In that case, we just exit the execution with an error message.</w:t>
      </w:r>
    </w:p>
    <w:p w14:paraId="2CE99C6C" w14:textId="77777777" w:rsidR="005F22E6" w:rsidRPr="00EC76D5" w:rsidRDefault="005F22E6" w:rsidP="005F22E6">
      <w:pPr>
        <w:pStyle w:val="Code"/>
      </w:pPr>
      <w:r w:rsidRPr="00EC76D5">
        <w:t>. {</w:t>
      </w:r>
    </w:p>
    <w:p w14:paraId="1922B381" w14:textId="77777777" w:rsidR="005F22E6" w:rsidRPr="00EC76D5" w:rsidRDefault="005F22E6" w:rsidP="005F22E6">
      <w:pPr>
        <w:pStyle w:val="Code"/>
      </w:pPr>
      <w:r w:rsidRPr="00EC76D5">
        <w:t xml:space="preserve">  Main.ErrorStream.println("Unknown character: \'" + yytext() + "\'.");</w:t>
      </w:r>
    </w:p>
    <w:p w14:paraId="634D0E4A" w14:textId="77777777" w:rsidR="005F22E6" w:rsidRPr="00EC76D5" w:rsidRDefault="005F22E6" w:rsidP="005F22E6">
      <w:pPr>
        <w:pStyle w:val="Code"/>
      </w:pPr>
      <w:r w:rsidRPr="00EC76D5">
        <w:t xml:space="preserve">  System.exit(-1);</w:t>
      </w:r>
    </w:p>
    <w:p w14:paraId="1CAB0235" w14:textId="7D4D3AC8" w:rsidR="00EE1FEF" w:rsidRPr="00EC76D5" w:rsidRDefault="005F22E6" w:rsidP="005F22E6">
      <w:pPr>
        <w:pStyle w:val="Code"/>
      </w:pPr>
      <w:r w:rsidRPr="00EC76D5">
        <w:t>}</w:t>
      </w:r>
    </w:p>
    <w:p w14:paraId="16D50E15" w14:textId="3E57B5DC" w:rsidR="00DB26E6" w:rsidRPr="00EC76D5" w:rsidRDefault="00DB26E6" w:rsidP="00DB26E6">
      <w:r w:rsidRPr="00EC76D5">
        <w:t xml:space="preserve">The </w:t>
      </w:r>
      <w:r w:rsidRPr="00EC76D5">
        <w:rPr>
          <w:rStyle w:val="CodeInText0"/>
        </w:rPr>
        <w:t>ScannerToLexer</w:t>
      </w:r>
      <w:r w:rsidRPr="00EC76D5">
        <w:t xml:space="preserve"> class is </w:t>
      </w:r>
      <w:r w:rsidR="00D617B1" w:rsidRPr="00EC76D5">
        <w:t>necessary to make the parser work with the scanner.</w:t>
      </w:r>
      <w:r w:rsidR="005C5A52" w:rsidRPr="00EC76D5">
        <w:t xml:space="preserve"> </w:t>
      </w:r>
      <w:r w:rsidR="00C8395A" w:rsidRPr="00EC76D5">
        <w:t>It works as link betw</w:t>
      </w:r>
      <w:r w:rsidR="00FC0CA1" w:rsidRPr="00EC76D5">
        <w:t xml:space="preserve">een the scanner and the parser and </w:t>
      </w:r>
      <w:r w:rsidR="005C5A52" w:rsidRPr="00EC76D5">
        <w:t xml:space="preserve">implements the </w:t>
      </w:r>
      <w:r w:rsidR="005C5A52" w:rsidRPr="00EC76D5">
        <w:rPr>
          <w:rStyle w:val="CodeInText0"/>
        </w:rPr>
        <w:t>Lexer</w:t>
      </w:r>
      <w:r w:rsidR="005C5A52" w:rsidRPr="00EC76D5">
        <w:t xml:space="preserve"> interface in the </w:t>
      </w:r>
      <w:r w:rsidR="005C5A52" w:rsidRPr="00EC76D5">
        <w:rPr>
          <w:rStyle w:val="CodeInText0"/>
        </w:rPr>
        <w:t>Parser</w:t>
      </w:r>
      <w:r w:rsidR="005C5A52" w:rsidRPr="00EC76D5">
        <w:t xml:space="preserve"> class. </w:t>
      </w:r>
      <w:r w:rsidR="008611C9" w:rsidRPr="00EC76D5">
        <w:t xml:space="preserve">The </w:t>
      </w:r>
      <w:r w:rsidR="008611C9" w:rsidRPr="00EC76D5">
        <w:rPr>
          <w:rStyle w:val="CodeInText0"/>
        </w:rPr>
        <w:t>yylex</w:t>
      </w:r>
      <w:r w:rsidR="008611C9" w:rsidRPr="00EC76D5">
        <w:t xml:space="preserve"> method reads the next token from the scanner and returns it </w:t>
      </w:r>
      <w:r w:rsidR="000C553F" w:rsidRPr="00EC76D5">
        <w:t>in the form preferred by the parser.</w:t>
      </w:r>
      <w:r w:rsidRPr="00EC76D5">
        <w:t xml:space="preserve"> </w:t>
      </w:r>
    </w:p>
    <w:p w14:paraId="494FCA3E" w14:textId="27D4011D" w:rsidR="00865947" w:rsidRPr="00EC76D5" w:rsidRDefault="00865947" w:rsidP="00865947">
      <w:pPr>
        <w:pStyle w:val="CodeHeader"/>
      </w:pPr>
      <w:r w:rsidRPr="00EC76D5">
        <w:lastRenderedPageBreak/>
        <w:t>ScannerToLexer.java</w:t>
      </w:r>
    </w:p>
    <w:p w14:paraId="3B11C7A9" w14:textId="77777777" w:rsidR="00865947" w:rsidRPr="00EC76D5" w:rsidRDefault="00865947" w:rsidP="00865947">
      <w:pPr>
        <w:pStyle w:val="Code"/>
      </w:pPr>
      <w:r w:rsidRPr="00EC76D5">
        <w:t>package calculator;</w:t>
      </w:r>
    </w:p>
    <w:p w14:paraId="34256B32" w14:textId="77777777" w:rsidR="00865947" w:rsidRPr="00EC76D5" w:rsidRDefault="00865947" w:rsidP="00865947">
      <w:pPr>
        <w:pStyle w:val="Code"/>
      </w:pPr>
    </w:p>
    <w:p w14:paraId="1A8E3DF9" w14:textId="77777777" w:rsidR="00865947" w:rsidRPr="00EC76D5" w:rsidRDefault="00865947" w:rsidP="00865947">
      <w:pPr>
        <w:pStyle w:val="Code"/>
      </w:pPr>
      <w:r w:rsidRPr="00EC76D5">
        <w:t>public class ScannerToLexer implements Parser.Lexer {</w:t>
      </w:r>
    </w:p>
    <w:p w14:paraId="5DEC4702" w14:textId="77777777" w:rsidR="00865947" w:rsidRPr="00EC76D5" w:rsidRDefault="00865947" w:rsidP="00865947">
      <w:pPr>
        <w:pStyle w:val="Code"/>
      </w:pPr>
      <w:r w:rsidRPr="00EC76D5">
        <w:t xml:space="preserve">  private Scanner m_scanner;</w:t>
      </w:r>
    </w:p>
    <w:p w14:paraId="4C6CF17D" w14:textId="77777777" w:rsidR="00865947" w:rsidRPr="00EC76D5" w:rsidRDefault="00865947" w:rsidP="00865947">
      <w:pPr>
        <w:pStyle w:val="Code"/>
      </w:pPr>
      <w:r w:rsidRPr="00EC76D5">
        <w:t xml:space="preserve">  private Object m_nextValue;</w:t>
      </w:r>
    </w:p>
    <w:p w14:paraId="0A79397B" w14:textId="77777777" w:rsidR="00865947" w:rsidRPr="00EC76D5" w:rsidRDefault="00865947" w:rsidP="00865947">
      <w:pPr>
        <w:pStyle w:val="Code"/>
      </w:pPr>
      <w:r w:rsidRPr="00EC76D5">
        <w:t xml:space="preserve">  </w:t>
      </w:r>
    </w:p>
    <w:p w14:paraId="679EDAD4" w14:textId="77777777" w:rsidR="00865947" w:rsidRPr="00EC76D5" w:rsidRDefault="00865947" w:rsidP="00865947">
      <w:pPr>
        <w:pStyle w:val="Code"/>
      </w:pPr>
      <w:r w:rsidRPr="00EC76D5">
        <w:t xml:space="preserve">  public ScannerToLexer(Scanner scanner) {</w:t>
      </w:r>
    </w:p>
    <w:p w14:paraId="543DEB3A" w14:textId="77777777" w:rsidR="00865947" w:rsidRPr="00EC76D5" w:rsidRDefault="00865947" w:rsidP="00865947">
      <w:pPr>
        <w:pStyle w:val="Code"/>
      </w:pPr>
      <w:r w:rsidRPr="00EC76D5">
        <w:t xml:space="preserve">    m_scanner = scanner;</w:t>
      </w:r>
    </w:p>
    <w:p w14:paraId="667605B5" w14:textId="77777777" w:rsidR="00865947" w:rsidRPr="00EC76D5" w:rsidRDefault="00865947" w:rsidP="00865947">
      <w:pPr>
        <w:pStyle w:val="Code"/>
      </w:pPr>
      <w:r w:rsidRPr="00EC76D5">
        <w:t xml:space="preserve">  }</w:t>
      </w:r>
    </w:p>
    <w:p w14:paraId="58C5D156" w14:textId="77777777" w:rsidR="00865947" w:rsidRPr="00EC76D5" w:rsidRDefault="00865947" w:rsidP="00865947">
      <w:pPr>
        <w:pStyle w:val="Code"/>
      </w:pPr>
    </w:p>
    <w:p w14:paraId="37FCAF41" w14:textId="79F6060E" w:rsidR="00865947" w:rsidRPr="00EC76D5" w:rsidRDefault="00865947" w:rsidP="00865947">
      <w:pPr>
        <w:pStyle w:val="Code"/>
      </w:pPr>
      <w:r w:rsidRPr="00EC76D5">
        <w:t xml:space="preserve">  public int yylex() throws java.io.IOException {</w:t>
      </w:r>
    </w:p>
    <w:p w14:paraId="73DC1060" w14:textId="77777777" w:rsidR="00865947" w:rsidRPr="00EC76D5" w:rsidRDefault="00865947" w:rsidP="00865947">
      <w:pPr>
        <w:pStyle w:val="Code"/>
      </w:pPr>
      <w:r w:rsidRPr="00EC76D5">
        <w:t xml:space="preserve">    try {</w:t>
      </w:r>
    </w:p>
    <w:p w14:paraId="5C6D22D1" w14:textId="77777777" w:rsidR="00865947" w:rsidRPr="00EC76D5" w:rsidRDefault="00865947" w:rsidP="00865947">
      <w:pPr>
        <w:pStyle w:val="Code"/>
      </w:pPr>
      <w:r w:rsidRPr="00EC76D5">
        <w:t xml:space="preserve">      Token nextToken = m_scanner.yylex();</w:t>
      </w:r>
    </w:p>
    <w:p w14:paraId="61DD9426" w14:textId="77777777" w:rsidR="00865947" w:rsidRPr="00EC76D5" w:rsidRDefault="00865947" w:rsidP="00865947">
      <w:pPr>
        <w:pStyle w:val="Code"/>
      </w:pPr>
    </w:p>
    <w:p w14:paraId="0C89690C" w14:textId="77777777" w:rsidR="00865947" w:rsidRPr="00EC76D5" w:rsidRDefault="00865947" w:rsidP="00865947">
      <w:pPr>
        <w:pStyle w:val="Code"/>
      </w:pPr>
      <w:r w:rsidRPr="00EC76D5">
        <w:t xml:space="preserve">      if (nextToken != null) {</w:t>
      </w:r>
    </w:p>
    <w:p w14:paraId="0E8FB2C6" w14:textId="77777777" w:rsidR="00865947" w:rsidRPr="00EC76D5" w:rsidRDefault="00865947" w:rsidP="00865947">
      <w:pPr>
        <w:pStyle w:val="Code"/>
      </w:pPr>
      <w:r w:rsidRPr="00EC76D5">
        <w:t xml:space="preserve">        m_nextValue = nextToken.getValue();</w:t>
      </w:r>
    </w:p>
    <w:p w14:paraId="39CA1F5C" w14:textId="77777777" w:rsidR="00865947" w:rsidRPr="00EC76D5" w:rsidRDefault="00865947" w:rsidP="00865947">
      <w:pPr>
        <w:pStyle w:val="Code"/>
      </w:pPr>
      <w:r w:rsidRPr="00EC76D5">
        <w:t xml:space="preserve">        return nextToken.getId();</w:t>
      </w:r>
    </w:p>
    <w:p w14:paraId="1A21E690" w14:textId="77777777" w:rsidR="00865947" w:rsidRPr="00EC76D5" w:rsidRDefault="00865947" w:rsidP="00865947">
      <w:pPr>
        <w:pStyle w:val="Code"/>
      </w:pPr>
      <w:r w:rsidRPr="00EC76D5">
        <w:t xml:space="preserve">      }</w:t>
      </w:r>
    </w:p>
    <w:p w14:paraId="2196E97F" w14:textId="77777777" w:rsidR="00865947" w:rsidRPr="00EC76D5" w:rsidRDefault="00865947" w:rsidP="00865947">
      <w:pPr>
        <w:pStyle w:val="Code"/>
      </w:pPr>
      <w:r w:rsidRPr="00EC76D5">
        <w:t xml:space="preserve">    }</w:t>
      </w:r>
    </w:p>
    <w:p w14:paraId="3588760B" w14:textId="77777777" w:rsidR="00865947" w:rsidRPr="00EC76D5" w:rsidRDefault="00865947" w:rsidP="00865947">
      <w:pPr>
        <w:pStyle w:val="Code"/>
      </w:pPr>
      <w:r w:rsidRPr="00EC76D5">
        <w:t xml:space="preserve">    catch (Exception exception) {</w:t>
      </w:r>
    </w:p>
    <w:p w14:paraId="4F2553B8" w14:textId="77777777" w:rsidR="00865947" w:rsidRPr="00EC76D5" w:rsidRDefault="00865947" w:rsidP="00865947">
      <w:pPr>
        <w:pStyle w:val="Code"/>
      </w:pPr>
      <w:r w:rsidRPr="00EC76D5">
        <w:t xml:space="preserve">      exception.printStackTrace();</w:t>
      </w:r>
    </w:p>
    <w:p w14:paraId="66099DDF" w14:textId="77777777" w:rsidR="00865947" w:rsidRPr="00EC76D5" w:rsidRDefault="00865947" w:rsidP="00865947">
      <w:pPr>
        <w:pStyle w:val="Code"/>
      </w:pPr>
      <w:r w:rsidRPr="00EC76D5">
        <w:t xml:space="preserve">      yyerror(exception.getMessage());</w:t>
      </w:r>
    </w:p>
    <w:p w14:paraId="19FA60A9" w14:textId="77777777" w:rsidR="00865947" w:rsidRPr="00EC76D5" w:rsidRDefault="00865947" w:rsidP="00865947">
      <w:pPr>
        <w:pStyle w:val="Code"/>
      </w:pPr>
      <w:r w:rsidRPr="00EC76D5">
        <w:t xml:space="preserve">    }</w:t>
      </w:r>
    </w:p>
    <w:p w14:paraId="355AF568" w14:textId="77777777" w:rsidR="00865947" w:rsidRPr="00EC76D5" w:rsidRDefault="00865947" w:rsidP="00865947">
      <w:pPr>
        <w:pStyle w:val="Code"/>
      </w:pPr>
    </w:p>
    <w:p w14:paraId="7D857197" w14:textId="77777777" w:rsidR="00865947" w:rsidRPr="00EC76D5" w:rsidRDefault="00865947" w:rsidP="00865947">
      <w:pPr>
        <w:pStyle w:val="Code"/>
      </w:pPr>
      <w:r w:rsidRPr="00EC76D5">
        <w:t xml:space="preserve">    return 0;</w:t>
      </w:r>
    </w:p>
    <w:p w14:paraId="0363B3C2" w14:textId="77777777" w:rsidR="00865947" w:rsidRPr="00EC76D5" w:rsidRDefault="00865947" w:rsidP="00865947">
      <w:pPr>
        <w:pStyle w:val="Code"/>
      </w:pPr>
      <w:r w:rsidRPr="00EC76D5">
        <w:t xml:space="preserve">  }</w:t>
      </w:r>
    </w:p>
    <w:p w14:paraId="22F3BD5F" w14:textId="77777777" w:rsidR="00865947" w:rsidRPr="00EC76D5" w:rsidRDefault="00865947" w:rsidP="00865947">
      <w:pPr>
        <w:pStyle w:val="Code"/>
      </w:pPr>
    </w:p>
    <w:p w14:paraId="7BB49935" w14:textId="77777777" w:rsidR="00865947" w:rsidRPr="00EC76D5" w:rsidRDefault="00865947" w:rsidP="00865947">
      <w:pPr>
        <w:pStyle w:val="Code"/>
      </w:pPr>
      <w:r w:rsidRPr="00EC76D5">
        <w:t xml:space="preserve">  public Object getLVal () {</w:t>
      </w:r>
    </w:p>
    <w:p w14:paraId="5A669331" w14:textId="77777777" w:rsidR="00865947" w:rsidRPr="00EC76D5" w:rsidRDefault="00865947" w:rsidP="00865947">
      <w:pPr>
        <w:pStyle w:val="Code"/>
      </w:pPr>
      <w:r w:rsidRPr="00EC76D5">
        <w:t xml:space="preserve">    return m_nextValue;</w:t>
      </w:r>
    </w:p>
    <w:p w14:paraId="2C29B244" w14:textId="77777777" w:rsidR="00865947" w:rsidRPr="00EC76D5" w:rsidRDefault="00865947" w:rsidP="00865947">
      <w:pPr>
        <w:pStyle w:val="Code"/>
      </w:pPr>
      <w:r w:rsidRPr="00EC76D5">
        <w:t xml:space="preserve">  }</w:t>
      </w:r>
    </w:p>
    <w:p w14:paraId="56A8B105" w14:textId="77777777" w:rsidR="00865947" w:rsidRPr="00EC76D5" w:rsidRDefault="00865947" w:rsidP="00865947">
      <w:pPr>
        <w:pStyle w:val="Code"/>
      </w:pPr>
    </w:p>
    <w:p w14:paraId="209BF040" w14:textId="77777777" w:rsidR="00865947" w:rsidRPr="00EC76D5" w:rsidRDefault="00865947" w:rsidP="00865947">
      <w:pPr>
        <w:pStyle w:val="Code"/>
      </w:pPr>
      <w:r w:rsidRPr="00EC76D5">
        <w:t xml:space="preserve">  public void yyerror (String message) {</w:t>
      </w:r>
    </w:p>
    <w:p w14:paraId="195C7C27" w14:textId="3D987CE6" w:rsidR="00865947" w:rsidRPr="00EC76D5" w:rsidRDefault="00865947" w:rsidP="00865947">
      <w:pPr>
        <w:pStyle w:val="Code"/>
      </w:pPr>
      <w:r w:rsidRPr="00EC76D5">
        <w:t xml:space="preserve">    Main.ErrorStream.println(message);</w:t>
      </w:r>
    </w:p>
    <w:p w14:paraId="1DFC4EEF" w14:textId="106578B3" w:rsidR="00B63ED2" w:rsidRPr="00EC76D5" w:rsidRDefault="00B63ED2" w:rsidP="00865947">
      <w:pPr>
        <w:pStyle w:val="Code"/>
      </w:pPr>
      <w:r w:rsidRPr="00EC76D5">
        <w:t xml:space="preserve">    System.exit(-1);</w:t>
      </w:r>
    </w:p>
    <w:p w14:paraId="0C13A0CA" w14:textId="77777777" w:rsidR="00865947" w:rsidRPr="00EC76D5" w:rsidRDefault="00865947" w:rsidP="00865947">
      <w:pPr>
        <w:pStyle w:val="Code"/>
      </w:pPr>
      <w:r w:rsidRPr="00EC76D5">
        <w:t xml:space="preserve">  }</w:t>
      </w:r>
    </w:p>
    <w:p w14:paraId="741C1D89" w14:textId="750C0F1B" w:rsidR="00865947" w:rsidRPr="00EC76D5" w:rsidRDefault="00865947" w:rsidP="00865947">
      <w:pPr>
        <w:pStyle w:val="Code"/>
      </w:pPr>
      <w:r w:rsidRPr="00EC76D5">
        <w:t>}</w:t>
      </w:r>
    </w:p>
    <w:p w14:paraId="6780603A" w14:textId="77777777" w:rsidR="001B4A03" w:rsidRPr="00EC76D5" w:rsidRDefault="001B4A03" w:rsidP="001B4A03">
      <w:pPr>
        <w:pStyle w:val="Rubrik3"/>
      </w:pPr>
      <w:bookmarkStart w:id="19" w:name="_Toc481936122"/>
      <w:r w:rsidRPr="00EC76D5">
        <w:t>Main</w:t>
      </w:r>
      <w:bookmarkEnd w:id="19"/>
    </w:p>
    <w:p w14:paraId="42F87B05" w14:textId="61342894" w:rsidR="009D53B6" w:rsidRPr="00EC76D5" w:rsidRDefault="00526482" w:rsidP="00B27B68">
      <w:r w:rsidRPr="00EC76D5">
        <w:t>Bison and JFlex g</w:t>
      </w:r>
      <w:r w:rsidR="009D53B6" w:rsidRPr="00EC76D5">
        <w:t>enerate</w:t>
      </w:r>
      <w:r w:rsidR="000C7770" w:rsidRPr="00EC76D5">
        <w:t>s</w:t>
      </w:r>
      <w:r w:rsidR="009D53B6" w:rsidRPr="00EC76D5">
        <w:t xml:space="preserve"> the </w:t>
      </w:r>
      <w:r w:rsidR="009D53B6" w:rsidRPr="00EC76D5">
        <w:rPr>
          <w:rStyle w:val="CodeInText"/>
        </w:rPr>
        <w:t>Parser</w:t>
      </w:r>
      <w:r w:rsidR="009D53B6" w:rsidRPr="00EC76D5">
        <w:t xml:space="preserve"> and </w:t>
      </w:r>
      <w:r w:rsidR="00BC74E9" w:rsidRPr="00EC76D5">
        <w:rPr>
          <w:rStyle w:val="CodeInText"/>
        </w:rPr>
        <w:t>Scanner</w:t>
      </w:r>
      <w:r w:rsidR="009D53B6" w:rsidRPr="00EC76D5">
        <w:t xml:space="preserve"> class</w:t>
      </w:r>
      <w:r w:rsidR="00BC74E9" w:rsidRPr="00EC76D5">
        <w:t>es</w:t>
      </w:r>
      <w:r w:rsidR="00302AD1" w:rsidRPr="00EC76D5">
        <w:t>. T</w:t>
      </w:r>
      <w:r w:rsidR="009D53B6" w:rsidRPr="00EC76D5">
        <w:t xml:space="preserve">he main class creates </w:t>
      </w:r>
      <w:r w:rsidR="00A233BD" w:rsidRPr="00EC76D5">
        <w:t xml:space="preserve">a scanner object </w:t>
      </w:r>
      <w:r w:rsidR="00BB633B" w:rsidRPr="00EC76D5">
        <w:t>which</w:t>
      </w:r>
      <w:r w:rsidR="00A233BD" w:rsidRPr="00EC76D5">
        <w:t xml:space="preserve"> is used by the parser object. The </w:t>
      </w:r>
      <w:r w:rsidR="00A233BD" w:rsidRPr="00EC76D5">
        <w:rPr>
          <w:rStyle w:val="CodeInText"/>
        </w:rPr>
        <w:t>parse</w:t>
      </w:r>
      <w:r w:rsidR="00A233BD" w:rsidRPr="00EC76D5">
        <w:t xml:space="preserve"> method is called with invo</w:t>
      </w:r>
      <w:r w:rsidR="00B2491D" w:rsidRPr="00EC76D5">
        <w:t>k</w:t>
      </w:r>
      <w:r w:rsidR="00A233BD" w:rsidRPr="00EC76D5">
        <w:t xml:space="preserve">e the parsing. </w:t>
      </w:r>
      <w:r w:rsidR="009B2662" w:rsidRPr="00EC76D5">
        <w:t xml:space="preserve">The </w:t>
      </w:r>
      <w:r w:rsidR="00B2491D" w:rsidRPr="00EC76D5">
        <w:t xml:space="preserve">input is read from </w:t>
      </w:r>
      <w:r w:rsidR="00B2491D" w:rsidRPr="00EC76D5">
        <w:rPr>
          <w:rStyle w:val="CodeInText"/>
        </w:rPr>
        <w:t>BufferedReader</w:t>
      </w:r>
      <w:r w:rsidR="00B2491D" w:rsidRPr="00EC76D5">
        <w:t xml:space="preserve">, the output is written to </w:t>
      </w:r>
      <w:r w:rsidR="00B2491D" w:rsidRPr="00EC76D5">
        <w:rPr>
          <w:rStyle w:val="CodeInText"/>
        </w:rPr>
        <w:t>OutputStream</w:t>
      </w:r>
      <w:r w:rsidR="00B2491D" w:rsidRPr="00EC76D5">
        <w:t>, error message</w:t>
      </w:r>
      <w:r w:rsidR="000D7E1E" w:rsidRPr="00EC76D5">
        <w:t>s</w:t>
      </w:r>
      <w:r w:rsidR="00B2491D" w:rsidRPr="00EC76D5">
        <w:t xml:space="preserve"> are written to </w:t>
      </w:r>
      <w:r w:rsidR="00B2491D" w:rsidRPr="00EC76D5">
        <w:rPr>
          <w:rStyle w:val="CodeInText"/>
        </w:rPr>
        <w:t>ErrorStream</w:t>
      </w:r>
      <w:r w:rsidR="00B2491D" w:rsidRPr="00EC76D5">
        <w:t xml:space="preserve">, and </w:t>
      </w:r>
      <w:r w:rsidR="00B2491D" w:rsidRPr="00EC76D5">
        <w:rPr>
          <w:rStyle w:val="CodeInText"/>
        </w:rPr>
        <w:t>VariableMap</w:t>
      </w:r>
      <w:r w:rsidR="00B2491D" w:rsidRPr="00EC76D5">
        <w:t xml:space="preserve"> is used to keep track of the variables read and assigne</w:t>
      </w:r>
      <w:r w:rsidR="002A6C91" w:rsidRPr="00EC76D5">
        <w:t>d</w:t>
      </w:r>
      <w:r w:rsidR="00B2491D" w:rsidRPr="00EC76D5">
        <w:t xml:space="preserve"> by the program.</w:t>
      </w:r>
    </w:p>
    <w:p w14:paraId="7136F243" w14:textId="77777777" w:rsidR="005513BE" w:rsidRPr="00EC76D5" w:rsidRDefault="005513BE" w:rsidP="00D03F33">
      <w:pPr>
        <w:pStyle w:val="CodeHeader"/>
      </w:pPr>
      <w:r w:rsidRPr="00EC76D5">
        <w:t>Main.java</w:t>
      </w:r>
    </w:p>
    <w:p w14:paraId="63F8F18B" w14:textId="77777777" w:rsidR="005513BE" w:rsidRPr="00EC76D5" w:rsidRDefault="005513BE" w:rsidP="005513BE">
      <w:pPr>
        <w:pStyle w:val="Code"/>
      </w:pPr>
      <w:r w:rsidRPr="00EC76D5">
        <w:t>package calculator;</w:t>
      </w:r>
    </w:p>
    <w:p w14:paraId="60574F6A" w14:textId="77777777" w:rsidR="005513BE" w:rsidRPr="00EC76D5" w:rsidRDefault="005513BE" w:rsidP="005513BE">
      <w:pPr>
        <w:pStyle w:val="Code"/>
      </w:pPr>
    </w:p>
    <w:p w14:paraId="108E8142" w14:textId="77777777" w:rsidR="005513BE" w:rsidRPr="00EC76D5" w:rsidRDefault="005513BE" w:rsidP="005513BE">
      <w:pPr>
        <w:pStyle w:val="Code"/>
      </w:pPr>
      <w:r w:rsidRPr="00EC76D5">
        <w:t>import java.io.*;</w:t>
      </w:r>
    </w:p>
    <w:p w14:paraId="46017C18" w14:textId="77777777" w:rsidR="005513BE" w:rsidRPr="00EC76D5" w:rsidRDefault="005513BE" w:rsidP="005513BE">
      <w:pPr>
        <w:pStyle w:val="Code"/>
      </w:pPr>
      <w:r w:rsidRPr="00EC76D5">
        <w:t>import java.util.*;</w:t>
      </w:r>
    </w:p>
    <w:p w14:paraId="42028A9F" w14:textId="77777777" w:rsidR="005513BE" w:rsidRPr="00EC76D5" w:rsidRDefault="005513BE" w:rsidP="005513BE">
      <w:pPr>
        <w:pStyle w:val="Code"/>
      </w:pPr>
    </w:p>
    <w:p w14:paraId="768CD0CC" w14:textId="77777777" w:rsidR="005513BE" w:rsidRPr="00EC76D5" w:rsidRDefault="005513BE" w:rsidP="005513BE">
      <w:pPr>
        <w:pStyle w:val="Code"/>
      </w:pPr>
      <w:r w:rsidRPr="00EC76D5">
        <w:t>public class Main {</w:t>
      </w:r>
    </w:p>
    <w:p w14:paraId="1333168D" w14:textId="77777777" w:rsidR="005513BE" w:rsidRPr="00EC76D5" w:rsidRDefault="005513BE" w:rsidP="005513BE">
      <w:pPr>
        <w:pStyle w:val="Code"/>
      </w:pPr>
      <w:r w:rsidRPr="00EC76D5">
        <w:t xml:space="preserve">  private static InputStream InputStream = System.in;</w:t>
      </w:r>
    </w:p>
    <w:p w14:paraId="29F4DD31" w14:textId="77777777" w:rsidR="005513BE" w:rsidRPr="00EC76D5" w:rsidRDefault="005513BE" w:rsidP="005513BE">
      <w:pPr>
        <w:pStyle w:val="Code"/>
      </w:pPr>
      <w:r w:rsidRPr="00EC76D5">
        <w:t xml:space="preserve">  public static PrintStream OutputStream = System.out;</w:t>
      </w:r>
    </w:p>
    <w:p w14:paraId="31D65C98" w14:textId="77777777" w:rsidR="005513BE" w:rsidRPr="00EC76D5" w:rsidRDefault="005513BE" w:rsidP="005513BE">
      <w:pPr>
        <w:pStyle w:val="Code"/>
      </w:pPr>
      <w:r w:rsidRPr="00EC76D5">
        <w:t xml:space="preserve">  public static PrintStream ErrorStream = System.err;</w:t>
      </w:r>
    </w:p>
    <w:p w14:paraId="07AB0B1D" w14:textId="77777777" w:rsidR="005513BE" w:rsidRPr="00EC76D5" w:rsidRDefault="005513BE" w:rsidP="005513BE">
      <w:pPr>
        <w:pStyle w:val="Code"/>
      </w:pPr>
      <w:r w:rsidRPr="00EC76D5">
        <w:t xml:space="preserve">  public static BufferedReader BufferedReader = null;</w:t>
      </w:r>
    </w:p>
    <w:p w14:paraId="47D60D7C" w14:textId="77777777" w:rsidR="005513BE" w:rsidRPr="00EC76D5" w:rsidRDefault="005513BE" w:rsidP="005513BE">
      <w:pPr>
        <w:pStyle w:val="Code"/>
      </w:pPr>
      <w:r w:rsidRPr="00EC76D5">
        <w:lastRenderedPageBreak/>
        <w:t xml:space="preserve">    </w:t>
      </w:r>
    </w:p>
    <w:p w14:paraId="79D01F7E" w14:textId="77777777" w:rsidR="005513BE" w:rsidRPr="00EC76D5" w:rsidRDefault="005513BE" w:rsidP="005513BE">
      <w:pPr>
        <w:pStyle w:val="Code"/>
      </w:pPr>
      <w:r w:rsidRPr="00EC76D5">
        <w:t xml:space="preserve">  public static final Map&lt;String,Double&gt; VariableMap = new HashMap&lt;&gt;();</w:t>
      </w:r>
    </w:p>
    <w:p w14:paraId="40550F9F" w14:textId="77777777" w:rsidR="005513BE" w:rsidRPr="00EC76D5" w:rsidRDefault="005513BE" w:rsidP="005513BE">
      <w:pPr>
        <w:pStyle w:val="Code"/>
      </w:pPr>
      <w:r w:rsidRPr="00EC76D5">
        <w:t xml:space="preserve">  </w:t>
      </w:r>
    </w:p>
    <w:p w14:paraId="1A452181" w14:textId="77777777" w:rsidR="005513BE" w:rsidRPr="00EC76D5" w:rsidRDefault="005513BE" w:rsidP="005513BE">
      <w:pPr>
        <w:pStyle w:val="Code"/>
      </w:pPr>
      <w:r w:rsidRPr="00EC76D5">
        <w:t xml:space="preserve">  public static void main(String args[]) {</w:t>
      </w:r>
    </w:p>
    <w:p w14:paraId="69230410" w14:textId="77777777" w:rsidR="005513BE" w:rsidRPr="00EC76D5" w:rsidRDefault="005513BE" w:rsidP="005513BE">
      <w:pPr>
        <w:pStyle w:val="Code"/>
      </w:pPr>
      <w:r w:rsidRPr="00EC76D5">
        <w:t xml:space="preserve">    if (args.length != 1) {</w:t>
      </w:r>
    </w:p>
    <w:p w14:paraId="7F5FCE79" w14:textId="77777777" w:rsidR="005513BE" w:rsidRPr="00EC76D5" w:rsidRDefault="005513BE" w:rsidP="005513BE">
      <w:pPr>
        <w:pStyle w:val="Code"/>
      </w:pPr>
      <w:r w:rsidRPr="00EC76D5">
        <w:t xml:space="preserve">      ErrorStream.printf("Usage: calculator inputfile");</w:t>
      </w:r>
    </w:p>
    <w:p w14:paraId="1980F10B" w14:textId="77777777" w:rsidR="005513BE" w:rsidRPr="00EC76D5" w:rsidRDefault="005513BE" w:rsidP="005513BE">
      <w:pPr>
        <w:pStyle w:val="Code"/>
      </w:pPr>
      <w:r w:rsidRPr="00EC76D5">
        <w:t xml:space="preserve">    }</w:t>
      </w:r>
    </w:p>
    <w:p w14:paraId="02ABFADB" w14:textId="77777777" w:rsidR="005513BE" w:rsidRPr="00EC76D5" w:rsidRDefault="005513BE" w:rsidP="005513BE">
      <w:pPr>
        <w:pStyle w:val="Code"/>
      </w:pPr>
    </w:p>
    <w:p w14:paraId="1AC35E74" w14:textId="77777777" w:rsidR="005513BE" w:rsidRPr="00EC76D5" w:rsidRDefault="005513BE" w:rsidP="005513BE">
      <w:pPr>
        <w:pStyle w:val="Code"/>
      </w:pPr>
      <w:r w:rsidRPr="00EC76D5">
        <w:t xml:space="preserve">    try {</w:t>
      </w:r>
    </w:p>
    <w:p w14:paraId="540B5924" w14:textId="77777777" w:rsidR="005513BE" w:rsidRPr="00EC76D5" w:rsidRDefault="005513BE" w:rsidP="005513BE">
      <w:pPr>
        <w:pStyle w:val="Code"/>
      </w:pPr>
      <w:r w:rsidRPr="00EC76D5">
        <w:t xml:space="preserve">      InputStreamReader reader = new InputStreamReader(Main.InputStream);</w:t>
      </w:r>
    </w:p>
    <w:p w14:paraId="5267921E" w14:textId="77777777" w:rsidR="005513BE" w:rsidRPr="00EC76D5" w:rsidRDefault="005513BE" w:rsidP="005513BE">
      <w:pPr>
        <w:pStyle w:val="Code"/>
      </w:pPr>
      <w:r w:rsidRPr="00EC76D5">
        <w:t xml:space="preserve">      BufferedReader = new BufferedReader(reader);</w:t>
      </w:r>
    </w:p>
    <w:p w14:paraId="6A5D7325" w14:textId="77777777" w:rsidR="005513BE" w:rsidRPr="00EC76D5" w:rsidRDefault="005513BE" w:rsidP="005513BE">
      <w:pPr>
        <w:pStyle w:val="Code"/>
      </w:pPr>
      <w:r w:rsidRPr="00EC76D5">
        <w:t xml:space="preserve">      </w:t>
      </w:r>
    </w:p>
    <w:p w14:paraId="1E174203" w14:textId="77777777" w:rsidR="005513BE" w:rsidRPr="00EC76D5" w:rsidRDefault="005513BE" w:rsidP="005513BE">
      <w:pPr>
        <w:pStyle w:val="Code"/>
      </w:pPr>
      <w:r w:rsidRPr="00EC76D5">
        <w:t xml:space="preserve">      InputStreamReader scannerReader =</w:t>
      </w:r>
    </w:p>
    <w:p w14:paraId="7D4C3252" w14:textId="77777777" w:rsidR="005513BE" w:rsidRPr="00EC76D5" w:rsidRDefault="005513BE" w:rsidP="005513BE">
      <w:pPr>
        <w:pStyle w:val="Code"/>
      </w:pPr>
      <w:r w:rsidRPr="00EC76D5">
        <w:t xml:space="preserve">        new InputStreamReader(new FileInputStream(args[0]));</w:t>
      </w:r>
    </w:p>
    <w:p w14:paraId="6F336DB2" w14:textId="77777777" w:rsidR="005513BE" w:rsidRPr="00EC76D5" w:rsidRDefault="005513BE" w:rsidP="005513BE">
      <w:pPr>
        <w:pStyle w:val="Code"/>
      </w:pPr>
      <w:r w:rsidRPr="00EC76D5">
        <w:t xml:space="preserve">      Scanner scanner = new Scanner(scannerReader);</w:t>
      </w:r>
    </w:p>
    <w:p w14:paraId="230433E3" w14:textId="77777777" w:rsidR="005513BE" w:rsidRPr="00EC76D5" w:rsidRDefault="005513BE" w:rsidP="005513BE">
      <w:pPr>
        <w:pStyle w:val="Code"/>
      </w:pPr>
      <w:r w:rsidRPr="00EC76D5">
        <w:t xml:space="preserve">      </w:t>
      </w:r>
    </w:p>
    <w:p w14:paraId="7347466E" w14:textId="77777777" w:rsidR="005513BE" w:rsidRPr="00EC76D5" w:rsidRDefault="005513BE" w:rsidP="005513BE">
      <w:pPr>
        <w:pStyle w:val="Code"/>
      </w:pPr>
      <w:r w:rsidRPr="00EC76D5">
        <w:t xml:space="preserve">      Parser parser = new Parser(scanner.toLexer()); // bison</w:t>
      </w:r>
    </w:p>
    <w:p w14:paraId="1065E84B" w14:textId="77777777" w:rsidR="005513BE" w:rsidRPr="00EC76D5" w:rsidRDefault="005513BE" w:rsidP="005513BE">
      <w:pPr>
        <w:pStyle w:val="Code"/>
      </w:pPr>
      <w:r w:rsidRPr="00EC76D5">
        <w:t xml:space="preserve">      parser.parse();</w:t>
      </w:r>
    </w:p>
    <w:p w14:paraId="308D4250" w14:textId="77777777" w:rsidR="005513BE" w:rsidRPr="00EC76D5" w:rsidRDefault="005513BE" w:rsidP="005513BE">
      <w:pPr>
        <w:pStyle w:val="Code"/>
      </w:pPr>
      <w:r w:rsidRPr="00EC76D5">
        <w:t xml:space="preserve">    }</w:t>
      </w:r>
    </w:p>
    <w:p w14:paraId="3635D253" w14:textId="77777777" w:rsidR="005513BE" w:rsidRPr="00EC76D5" w:rsidRDefault="005513BE" w:rsidP="005513BE">
      <w:pPr>
        <w:pStyle w:val="Code"/>
      </w:pPr>
      <w:r w:rsidRPr="00EC76D5">
        <w:t xml:space="preserve">    catch (Exception exception) {</w:t>
      </w:r>
    </w:p>
    <w:p w14:paraId="49D29D22" w14:textId="77777777" w:rsidR="005513BE" w:rsidRPr="00EC76D5" w:rsidRDefault="005513BE" w:rsidP="005513BE">
      <w:pPr>
        <w:pStyle w:val="Code"/>
      </w:pPr>
      <w:r w:rsidRPr="00EC76D5">
        <w:t xml:space="preserve">      exception.printStackTrace();</w:t>
      </w:r>
    </w:p>
    <w:p w14:paraId="2FE2F92B" w14:textId="77777777" w:rsidR="005513BE" w:rsidRPr="00EC76D5" w:rsidRDefault="005513BE" w:rsidP="005513BE">
      <w:pPr>
        <w:pStyle w:val="Code"/>
      </w:pPr>
      <w:r w:rsidRPr="00EC76D5">
        <w:t xml:space="preserve">    }</w:t>
      </w:r>
    </w:p>
    <w:p w14:paraId="317DBBF7" w14:textId="77777777" w:rsidR="005513BE" w:rsidRPr="00EC76D5" w:rsidRDefault="005513BE" w:rsidP="005513BE">
      <w:pPr>
        <w:pStyle w:val="Code"/>
      </w:pPr>
      <w:r w:rsidRPr="00EC76D5">
        <w:t xml:space="preserve">  }</w:t>
      </w:r>
    </w:p>
    <w:p w14:paraId="3FA0C84D" w14:textId="77777777" w:rsidR="005513BE" w:rsidRPr="00EC76D5" w:rsidRDefault="005513BE" w:rsidP="005513BE">
      <w:pPr>
        <w:pStyle w:val="Code"/>
      </w:pPr>
      <w:r w:rsidRPr="00EC76D5">
        <w:t xml:space="preserve">  </w:t>
      </w:r>
    </w:p>
    <w:p w14:paraId="1630F616" w14:textId="77777777" w:rsidR="005513BE" w:rsidRPr="00EC76D5" w:rsidRDefault="005513BE" w:rsidP="005513BE">
      <w:pPr>
        <w:pStyle w:val="Code"/>
      </w:pPr>
      <w:r w:rsidRPr="00EC76D5">
        <w:t xml:space="preserve">  static {</w:t>
      </w:r>
    </w:p>
    <w:p w14:paraId="6F5D61BC" w14:textId="77777777" w:rsidR="005513BE" w:rsidRPr="00EC76D5" w:rsidRDefault="005513BE" w:rsidP="005513BE">
      <w:pPr>
        <w:pStyle w:val="Code"/>
      </w:pPr>
      <w:r w:rsidRPr="00EC76D5">
        <w:t xml:space="preserve">    Main.VariableMap.put("pi", Math.PI);</w:t>
      </w:r>
    </w:p>
    <w:p w14:paraId="6C7B6EE4" w14:textId="77777777" w:rsidR="005513BE" w:rsidRPr="00EC76D5" w:rsidRDefault="005513BE" w:rsidP="005513BE">
      <w:pPr>
        <w:pStyle w:val="Code"/>
      </w:pPr>
      <w:r w:rsidRPr="00EC76D5">
        <w:t xml:space="preserve">    Main.VariableMap.put("e", Math.E);</w:t>
      </w:r>
    </w:p>
    <w:p w14:paraId="565A1BEF" w14:textId="77777777" w:rsidR="005513BE" w:rsidRPr="00EC76D5" w:rsidRDefault="005513BE" w:rsidP="005513BE">
      <w:pPr>
        <w:pStyle w:val="Code"/>
      </w:pPr>
      <w:r w:rsidRPr="00EC76D5">
        <w:t xml:space="preserve">  }</w:t>
      </w:r>
    </w:p>
    <w:p w14:paraId="59EE8A72" w14:textId="77777777" w:rsidR="005513BE" w:rsidRPr="00EC76D5" w:rsidRDefault="005513BE" w:rsidP="005513BE">
      <w:pPr>
        <w:pStyle w:val="Code"/>
      </w:pPr>
      <w:r w:rsidRPr="00EC76D5">
        <w:t>}</w:t>
      </w:r>
    </w:p>
    <w:p w14:paraId="2DE82986" w14:textId="6AC4816D" w:rsidR="00E42098" w:rsidRPr="00EC76D5" w:rsidRDefault="006B698C" w:rsidP="00E42098">
      <w:r w:rsidRPr="00EC76D5">
        <w:t>Finally, b</w:t>
      </w:r>
      <w:r w:rsidR="004863CB" w:rsidRPr="00EC76D5">
        <w:t xml:space="preserve">elow follows a small script file that </w:t>
      </w:r>
      <w:r w:rsidR="00E42098" w:rsidRPr="00EC76D5">
        <w:t>generate</w:t>
      </w:r>
      <w:r w:rsidR="004863CB" w:rsidRPr="00EC76D5">
        <w:t>s</w:t>
      </w:r>
      <w:r w:rsidR="00E42098" w:rsidRPr="00EC76D5">
        <w:t xml:space="preserve"> the Java source code for the parser and scanner</w:t>
      </w:r>
      <w:r w:rsidR="004863CB" w:rsidRPr="00EC76D5">
        <w:t>.</w:t>
      </w:r>
    </w:p>
    <w:p w14:paraId="042C9E8B" w14:textId="22CC9468" w:rsidR="00F576EA" w:rsidRPr="00EC76D5" w:rsidRDefault="00F576EA" w:rsidP="00F576EA">
      <w:pPr>
        <w:pStyle w:val="CodeHeader"/>
      </w:pPr>
      <w:r w:rsidRPr="00EC76D5">
        <w:t>Parser.bat</w:t>
      </w:r>
    </w:p>
    <w:p w14:paraId="1E925E33" w14:textId="70CEB51E" w:rsidR="00D03F33" w:rsidRPr="00EC76D5" w:rsidRDefault="00A4696F" w:rsidP="00D03F33">
      <w:pPr>
        <w:pStyle w:val="Code"/>
      </w:pPr>
      <w:r w:rsidRPr="00EC76D5">
        <w:t>@c</w:t>
      </w:r>
      <w:r w:rsidR="00D03F33" w:rsidRPr="00EC76D5">
        <w:t>:</w:t>
      </w:r>
    </w:p>
    <w:p w14:paraId="70348C16" w14:textId="77777777" w:rsidR="00D03F33" w:rsidRPr="00EC76D5" w:rsidRDefault="00D03F33" w:rsidP="00D03F33">
      <w:pPr>
        <w:pStyle w:val="Code"/>
      </w:pPr>
      <w:r w:rsidRPr="00EC76D5">
        <w:t>@cd "C:\Users\Stefan\Documents\Calculator_Bison\src\calculator"</w:t>
      </w:r>
    </w:p>
    <w:p w14:paraId="2AEF25B9" w14:textId="77777777" w:rsidR="00D03F33" w:rsidRPr="00EC76D5" w:rsidRDefault="00D03F33" w:rsidP="00D03F33">
      <w:pPr>
        <w:pStyle w:val="Code"/>
      </w:pPr>
    </w:p>
    <w:p w14:paraId="3386FC41" w14:textId="571E0ED4" w:rsidR="00D03F33" w:rsidRPr="00EC76D5" w:rsidRDefault="00D03F33" w:rsidP="00D03F33">
      <w:pPr>
        <w:pStyle w:val="Code"/>
      </w:pPr>
      <w:r w:rsidRPr="00EC76D5">
        <w:t xml:space="preserve">@"C:\Program Files (x86)\GnuWin32\bin\bison" --language=Java -o Parser.java </w:t>
      </w:r>
      <w:r w:rsidR="002E67B8">
        <w:t>MainParser.gppg</w:t>
      </w:r>
    </w:p>
    <w:p w14:paraId="5C881F7B" w14:textId="77777777" w:rsidR="00D03F33" w:rsidRPr="00EC76D5" w:rsidRDefault="00D03F33" w:rsidP="00D03F33">
      <w:pPr>
        <w:pStyle w:val="Code"/>
      </w:pPr>
      <w:r w:rsidRPr="00EC76D5">
        <w:t>@"C:\Program Files\Java\jre1.8.0_73\bin\java" -jar C:\Users\Stefan\Documents\YaccForJava\JFlex\jflex-1.6.1\lib\jflex-1.6.1.jar Scanner.jflex</w:t>
      </w:r>
    </w:p>
    <w:p w14:paraId="74AB3819" w14:textId="77777777" w:rsidR="00CE5717" w:rsidRPr="00EC76D5" w:rsidRDefault="00CE5717" w:rsidP="0096418E">
      <w:pPr>
        <w:pStyle w:val="Rubrik1"/>
      </w:pPr>
      <w:bookmarkStart w:id="20" w:name="_Toc481936123"/>
      <w:bookmarkStart w:id="21" w:name="_Ref418260972"/>
      <w:r w:rsidRPr="00EC76D5">
        <w:lastRenderedPageBreak/>
        <w:t>Main</w:t>
      </w:r>
      <w:bookmarkEnd w:id="20"/>
    </w:p>
    <w:p w14:paraId="67940380" w14:textId="77777777" w:rsidR="004B716F" w:rsidRPr="00EC76D5" w:rsidRDefault="004B716F" w:rsidP="004B716F">
      <w:r w:rsidRPr="00EC76D5">
        <w:t>The Main class handles the overall compi</w:t>
      </w:r>
      <w:r w:rsidR="00B25E5B" w:rsidRPr="00EC76D5">
        <w:t>ling and linking.</w:t>
      </w:r>
      <w:r w:rsidRPr="00EC76D5">
        <w:t xml:space="preserve"> </w:t>
      </w:r>
    </w:p>
    <w:p w14:paraId="34573F69" w14:textId="77777777" w:rsidR="00551A61" w:rsidRPr="00EC76D5" w:rsidRDefault="00551A61" w:rsidP="00551A61">
      <w:pPr>
        <w:pStyle w:val="CodeHeader"/>
      </w:pPr>
      <w:r w:rsidRPr="00EC76D5">
        <w:t>Main.java</w:t>
      </w:r>
    </w:p>
    <w:p w14:paraId="122866EE" w14:textId="77777777" w:rsidR="00551A61" w:rsidRPr="00EC76D5" w:rsidRDefault="00551A61" w:rsidP="00551A61">
      <w:pPr>
        <w:pStyle w:val="Code"/>
      </w:pPr>
      <w:r w:rsidRPr="00EC76D5">
        <w:t>package c_compiler;</w:t>
      </w:r>
    </w:p>
    <w:p w14:paraId="33016C63" w14:textId="77777777" w:rsidR="00551A61" w:rsidRPr="00EC76D5" w:rsidRDefault="00551A61" w:rsidP="00551A61">
      <w:pPr>
        <w:pStyle w:val="Code"/>
      </w:pPr>
      <w:r w:rsidRPr="00EC76D5">
        <w:t>import java.io.*;</w:t>
      </w:r>
    </w:p>
    <w:p w14:paraId="58A7E715" w14:textId="77777777" w:rsidR="00551A61" w:rsidRPr="00EC76D5" w:rsidRDefault="00551A61" w:rsidP="00551A61">
      <w:pPr>
        <w:pStyle w:val="Code"/>
      </w:pPr>
      <w:r w:rsidRPr="00EC76D5">
        <w:t>import java.math.*;</w:t>
      </w:r>
    </w:p>
    <w:p w14:paraId="3C58F7A8" w14:textId="77777777" w:rsidR="00551A61" w:rsidRPr="00EC76D5" w:rsidRDefault="00551A61" w:rsidP="00551A61">
      <w:pPr>
        <w:pStyle w:val="Code"/>
      </w:pPr>
      <w:r w:rsidRPr="00EC76D5">
        <w:t xml:space="preserve">import java.util.*; </w:t>
      </w:r>
    </w:p>
    <w:p w14:paraId="3C21B881" w14:textId="77777777" w:rsidR="00551A61" w:rsidRPr="00EC76D5" w:rsidRDefault="00551A61" w:rsidP="00551A61">
      <w:pPr>
        <w:pStyle w:val="Code"/>
      </w:pPr>
    </w:p>
    <w:p w14:paraId="74B009D9" w14:textId="77777777" w:rsidR="00551A61" w:rsidRPr="00EC76D5" w:rsidRDefault="00551A61" w:rsidP="00551A61">
      <w:pPr>
        <w:pStyle w:val="Code"/>
      </w:pPr>
      <w:r w:rsidRPr="00EC76D5">
        <w:t>public class Main {</w:t>
      </w:r>
    </w:p>
    <w:p w14:paraId="2076B3A2" w14:textId="77777777" w:rsidR="00551A61" w:rsidRPr="00EC76D5" w:rsidRDefault="00551A61" w:rsidP="00551A61">
      <w:pPr>
        <w:pStyle w:val="Code"/>
      </w:pPr>
      <w:r w:rsidRPr="00EC76D5">
        <w:t xml:space="preserve">  public static boolean Debug2 = true;</w:t>
      </w:r>
    </w:p>
    <w:p w14:paraId="04D6139D" w14:textId="77777777" w:rsidR="00551A61" w:rsidRPr="00EC76D5" w:rsidRDefault="00551A61" w:rsidP="00551A61">
      <w:pPr>
        <w:pStyle w:val="Code"/>
      </w:pPr>
      <w:r w:rsidRPr="00EC76D5">
        <w:t xml:space="preserve">  public static boolean Warning = false;</w:t>
      </w:r>
    </w:p>
    <w:p w14:paraId="23BB25A2" w14:textId="77777777" w:rsidR="00551A61" w:rsidRPr="00EC76D5" w:rsidRDefault="00551A61" w:rsidP="00551A61">
      <w:pPr>
        <w:pStyle w:val="Code"/>
      </w:pPr>
      <w:r w:rsidRPr="00EC76D5">
        <w:t xml:space="preserve">  public static boolean CheckStackHeap2 = true;</w:t>
      </w:r>
    </w:p>
    <w:p w14:paraId="5D9F8926" w14:textId="77777777" w:rsidR="00551A61" w:rsidRPr="00EC76D5" w:rsidRDefault="00551A61" w:rsidP="00551A61">
      <w:pPr>
        <w:pStyle w:val="Code"/>
      </w:pPr>
      <w:r w:rsidRPr="00EC76D5">
        <w:t xml:space="preserve">  </w:t>
      </w:r>
    </w:p>
    <w:p w14:paraId="4C5D53B7" w14:textId="77777777" w:rsidR="00551A61" w:rsidRPr="00EC76D5" w:rsidRDefault="00551A61" w:rsidP="00551A61">
      <w:pPr>
        <w:pStyle w:val="Code"/>
      </w:pPr>
      <w:r w:rsidRPr="00EC76D5">
        <w:t xml:space="preserve">  public static Map&lt;String,Macro&gt; MacroMap = new MyMap&lt;&gt;();</w:t>
      </w:r>
    </w:p>
    <w:p w14:paraId="33617650" w14:textId="77777777" w:rsidR="00551A61" w:rsidRPr="00EC76D5" w:rsidRDefault="00551A61" w:rsidP="00551A61">
      <w:pPr>
        <w:pStyle w:val="Code"/>
      </w:pPr>
      <w:r w:rsidRPr="00EC76D5">
        <w:t xml:space="preserve">  public static Stack&lt;File&gt; IncludeStack = new Stack&lt;&gt;();</w:t>
      </w:r>
    </w:p>
    <w:p w14:paraId="3D04A4F1" w14:textId="77777777" w:rsidR="00551A61" w:rsidRPr="00EC76D5" w:rsidRDefault="00551A61" w:rsidP="00551A61">
      <w:pPr>
        <w:pStyle w:val="Code"/>
      </w:pPr>
      <w:r w:rsidRPr="00EC76D5">
        <w:t xml:space="preserve">  public static Set&lt;File&gt; IncludeSet = new MySet&lt;&gt;();</w:t>
      </w:r>
    </w:p>
    <w:p w14:paraId="76388F22" w14:textId="77777777" w:rsidR="00551A61" w:rsidRPr="00EC76D5" w:rsidRDefault="00551A61" w:rsidP="00551A61">
      <w:pPr>
        <w:pStyle w:val="Code"/>
      </w:pPr>
      <w:r w:rsidRPr="00EC76D5">
        <w:t xml:space="preserve">  public static Stack&lt;Triple&lt;Boolean,Boolean,PreProcessor.IfStatus&gt;&gt;</w:t>
      </w:r>
    </w:p>
    <w:p w14:paraId="72D80688" w14:textId="77777777" w:rsidR="00551A61" w:rsidRPr="00EC76D5" w:rsidRDefault="00551A61" w:rsidP="00551A61">
      <w:pPr>
        <w:pStyle w:val="Code"/>
      </w:pPr>
      <w:r w:rsidRPr="00EC76D5">
        <w:t xml:space="preserve">                  IfStack = new Stack&lt;&gt;();</w:t>
      </w:r>
    </w:p>
    <w:p w14:paraId="647F80EC" w14:textId="77777777" w:rsidR="00551A61" w:rsidRPr="00EC76D5" w:rsidRDefault="00551A61" w:rsidP="00551A61">
      <w:pPr>
        <w:pStyle w:val="Code"/>
      </w:pPr>
    </w:p>
    <w:p w14:paraId="0A81BEC5" w14:textId="77777777" w:rsidR="00551A61" w:rsidRPr="00EC76D5" w:rsidRDefault="00551A61" w:rsidP="00551A61">
      <w:pPr>
        <w:pStyle w:val="Code"/>
      </w:pPr>
      <w:r w:rsidRPr="00EC76D5">
        <w:t xml:space="preserve">  public static int FileId = 0;</w:t>
      </w:r>
    </w:p>
    <w:p w14:paraId="2E8047A9" w14:textId="77777777" w:rsidR="00551A61" w:rsidRPr="00EC76D5" w:rsidRDefault="00551A61" w:rsidP="00551A61">
      <w:pPr>
        <w:pStyle w:val="Code"/>
      </w:pPr>
      <w:r w:rsidRPr="00EC76D5">
        <w:t xml:space="preserve">  public static String AssemblerPrompt2 = "Assembler: ";</w:t>
      </w:r>
    </w:p>
    <w:p w14:paraId="0A49EBCD" w14:textId="77777777" w:rsidR="00551A61" w:rsidRPr="00EC76D5" w:rsidRDefault="00551A61" w:rsidP="00551A61">
      <w:pPr>
        <w:pStyle w:val="Code"/>
      </w:pPr>
      <w:r w:rsidRPr="00EC76D5">
        <w:t xml:space="preserve">  public static final int MarginSize2 = 20;</w:t>
      </w:r>
    </w:p>
    <w:p w14:paraId="50E7BCF0" w14:textId="77777777" w:rsidR="00551A61" w:rsidRPr="00EC76D5" w:rsidRDefault="00551A61" w:rsidP="00551A61">
      <w:pPr>
        <w:pStyle w:val="Code"/>
      </w:pPr>
      <w:r w:rsidRPr="00EC76D5">
        <w:t xml:space="preserve">  public static int TemporaryCount = 0;</w:t>
      </w:r>
    </w:p>
    <w:p w14:paraId="65481622" w14:textId="77777777" w:rsidR="00551A61" w:rsidRPr="00EC76D5" w:rsidRDefault="00551A61" w:rsidP="00551A61">
      <w:pPr>
        <w:pStyle w:val="Code"/>
      </w:pPr>
    </w:p>
    <w:p w14:paraId="1985F31E" w14:textId="77777777" w:rsidR="00551A61" w:rsidRPr="00EC76D5" w:rsidRDefault="00551A61" w:rsidP="00551A61">
      <w:pPr>
        <w:pStyle w:val="Code"/>
      </w:pPr>
      <w:r w:rsidRPr="00EC76D5">
        <w:t xml:space="preserve">  public static String CheckStackHeapFunction = "$CheckStackHeapFunction";</w:t>
      </w:r>
    </w:p>
    <w:p w14:paraId="42CC746E" w14:textId="77777777" w:rsidR="00551A61" w:rsidRPr="00EC76D5" w:rsidRDefault="00551A61" w:rsidP="00551A61">
      <w:pPr>
        <w:pStyle w:val="Code"/>
      </w:pPr>
      <w:r w:rsidRPr="00EC76D5">
        <w:t xml:space="preserve">  public static String CheckStackHeapFunctionEllipse =</w:t>
      </w:r>
    </w:p>
    <w:p w14:paraId="389B7215" w14:textId="77777777" w:rsidR="00551A61" w:rsidRPr="00EC76D5" w:rsidRDefault="00551A61" w:rsidP="00551A61">
      <w:pPr>
        <w:pStyle w:val="Code"/>
      </w:pPr>
      <w:r w:rsidRPr="00EC76D5">
        <w:t xml:space="preserve">                         "$CheckStackHeapFunctionEllipse";</w:t>
      </w:r>
    </w:p>
    <w:p w14:paraId="3E746C77" w14:textId="77777777" w:rsidR="00551A61" w:rsidRPr="00EC76D5" w:rsidRDefault="00551A61" w:rsidP="00551A61">
      <w:pPr>
        <w:pStyle w:val="Code"/>
      </w:pPr>
      <w:r w:rsidRPr="00EC76D5">
        <w:t xml:space="preserve">  public static String StackHeapError = "$StackHeapError";</w:t>
      </w:r>
    </w:p>
    <w:p w14:paraId="1371ED18" w14:textId="77777777" w:rsidR="00551A61" w:rsidRPr="00EC76D5" w:rsidRDefault="00551A61" w:rsidP="00551A61">
      <w:pPr>
        <w:pStyle w:val="Code"/>
      </w:pPr>
      <w:r w:rsidRPr="00EC76D5">
        <w:t xml:space="preserve">  public static String StackHeapErrorEllipse = "$StackHeapErrorEllipse";</w:t>
      </w:r>
    </w:p>
    <w:p w14:paraId="14A17FB9" w14:textId="77777777" w:rsidR="00551A61" w:rsidRPr="00EC76D5" w:rsidRDefault="00551A61" w:rsidP="00551A61">
      <w:pPr>
        <w:pStyle w:val="Code"/>
      </w:pPr>
      <w:r w:rsidRPr="00EC76D5">
        <w:t xml:space="preserve">  public static String StackOverflowName = "$StackOverflow";</w:t>
      </w:r>
    </w:p>
    <w:p w14:paraId="12AD930F" w14:textId="77777777" w:rsidR="00551A61" w:rsidRPr="00EC76D5" w:rsidRDefault="00551A61" w:rsidP="00551A61">
      <w:pPr>
        <w:pStyle w:val="Code"/>
      </w:pPr>
      <w:r w:rsidRPr="00EC76D5">
        <w:t xml:space="preserve">  public static String StackOverflowMessage = "Stack Overflow =&gt; Exit -1.";</w:t>
      </w:r>
    </w:p>
    <w:p w14:paraId="27EF586E" w14:textId="77777777" w:rsidR="00551A61" w:rsidRPr="00EC76D5" w:rsidRDefault="00551A61" w:rsidP="00551A61">
      <w:pPr>
        <w:pStyle w:val="Code"/>
      </w:pPr>
      <w:r w:rsidRPr="00EC76D5">
        <w:t xml:space="preserve">  public static String PathName = "$Path";</w:t>
      </w:r>
    </w:p>
    <w:p w14:paraId="24202D5C" w14:textId="77777777" w:rsidR="00551A61" w:rsidRPr="00EC76D5" w:rsidRDefault="00551A61" w:rsidP="00551A61">
      <w:pPr>
        <w:pStyle w:val="Code"/>
      </w:pPr>
      <w:r w:rsidRPr="00EC76D5">
        <w:t xml:space="preserve">  public static String PathText = "Path";</w:t>
      </w:r>
    </w:p>
    <w:p w14:paraId="0178DB26" w14:textId="77777777" w:rsidR="00551A61" w:rsidRPr="00EC76D5" w:rsidRDefault="00551A61" w:rsidP="00551A61">
      <w:pPr>
        <w:pStyle w:val="Code"/>
      </w:pPr>
      <w:r w:rsidRPr="00EC76D5">
        <w:t xml:space="preserve">  </w:t>
      </w:r>
    </w:p>
    <w:p w14:paraId="147BE12D" w14:textId="77777777" w:rsidR="00551A61" w:rsidRPr="00EC76D5" w:rsidRDefault="00551A61" w:rsidP="00551A61">
      <w:pPr>
        <w:pStyle w:val="Code"/>
      </w:pPr>
      <w:r w:rsidRPr="00EC76D5">
        <w:t xml:space="preserve">  public static int ObjectCodeTableMapSize = 11;</w:t>
      </w:r>
    </w:p>
    <w:p w14:paraId="6F7A40CE" w14:textId="77777777" w:rsidR="00551A61" w:rsidRPr="00EC76D5" w:rsidRDefault="00551A61" w:rsidP="00551A61">
      <w:pPr>
        <w:pStyle w:val="Code"/>
      </w:pPr>
    </w:p>
    <w:p w14:paraId="401512CA" w14:textId="77777777" w:rsidR="00551A61" w:rsidRPr="00EC76D5" w:rsidRDefault="00551A61" w:rsidP="00551A61">
      <w:pPr>
        <w:pStyle w:val="Code"/>
      </w:pPr>
      <w:r w:rsidRPr="00EC76D5">
        <w:t xml:space="preserve">  public static final String NumberId = "#";</w:t>
      </w:r>
    </w:p>
    <w:p w14:paraId="037E997E" w14:textId="77777777" w:rsidR="00551A61" w:rsidRPr="00EC76D5" w:rsidRDefault="00551A61" w:rsidP="00551A61">
      <w:pPr>
        <w:pStyle w:val="Code"/>
      </w:pPr>
      <w:r w:rsidRPr="00EC76D5">
        <w:t xml:space="preserve">  public static final String TemporaryId = "$";</w:t>
      </w:r>
    </w:p>
    <w:p w14:paraId="2AD31C8A" w14:textId="77777777" w:rsidR="00551A61" w:rsidRPr="00EC76D5" w:rsidRDefault="00551A61" w:rsidP="00551A61">
      <w:pPr>
        <w:pStyle w:val="Code"/>
      </w:pPr>
      <w:r w:rsidRPr="00EC76D5">
        <w:t xml:space="preserve">  public static final String SeparatorId = "@";</w:t>
      </w:r>
    </w:p>
    <w:p w14:paraId="7FFAA296" w14:textId="77777777" w:rsidR="00551A61" w:rsidRPr="00EC76D5" w:rsidRDefault="00551A61" w:rsidP="00551A61">
      <w:pPr>
        <w:pStyle w:val="Code"/>
      </w:pPr>
      <w:r w:rsidRPr="00EC76D5">
        <w:t xml:space="preserve">  public static final char CharacterId = '~';</w:t>
      </w:r>
    </w:p>
    <w:p w14:paraId="4D3C4722" w14:textId="77777777" w:rsidR="00551A61" w:rsidRPr="00EC76D5" w:rsidRDefault="00551A61" w:rsidP="00551A61">
      <w:pPr>
        <w:pStyle w:val="Code"/>
      </w:pPr>
      <w:r w:rsidRPr="00EC76D5">
        <w:t xml:space="preserve">  public static final String FileMarker = "&amp;";</w:t>
      </w:r>
    </w:p>
    <w:p w14:paraId="1C81B9E5" w14:textId="77777777" w:rsidR="00551A61" w:rsidRPr="00EC76D5" w:rsidRDefault="00551A61" w:rsidP="00551A61">
      <w:pPr>
        <w:pStyle w:val="Code"/>
      </w:pPr>
      <w:r w:rsidRPr="00EC76D5">
        <w:t xml:space="preserve">  public static final String PlusMarker = "~043";</w:t>
      </w:r>
    </w:p>
    <w:p w14:paraId="37C5582A" w14:textId="77777777" w:rsidR="00551A61" w:rsidRPr="00EC76D5" w:rsidRDefault="00551A61" w:rsidP="00551A61">
      <w:pPr>
        <w:pStyle w:val="Code"/>
      </w:pPr>
      <w:r w:rsidRPr="00EC76D5">
        <w:t xml:space="preserve">  </w:t>
      </w:r>
    </w:p>
    <w:p w14:paraId="28D41229" w14:textId="77777777" w:rsidR="00551A61" w:rsidRPr="00EC76D5" w:rsidRDefault="00551A61" w:rsidP="00551A61">
      <w:pPr>
        <w:pStyle w:val="Code"/>
      </w:pPr>
      <w:r w:rsidRPr="00EC76D5">
        <w:t xml:space="preserve">  public static int BlockCount = 0;</w:t>
      </w:r>
    </w:p>
    <w:p w14:paraId="6AC96CA2" w14:textId="3758EC36" w:rsidR="00551A61" w:rsidRPr="00EC76D5" w:rsidRDefault="00551A61" w:rsidP="00551A61">
      <w:pPr>
        <w:pStyle w:val="Code"/>
      </w:pPr>
      <w:r w:rsidRPr="00EC76D5">
        <w:t xml:space="preserve">  public static Stack&lt;</w:t>
      </w:r>
      <w:r w:rsidR="00E82F0F" w:rsidRPr="00EC76D5">
        <w:t>Symbol</w:t>
      </w:r>
      <w:r w:rsidRPr="00EC76D5">
        <w:t>&gt; SymbolStack = new Stack&lt;&gt;();</w:t>
      </w:r>
    </w:p>
    <w:p w14:paraId="4C597677" w14:textId="77777777" w:rsidR="00551A61" w:rsidRPr="00EC76D5" w:rsidRDefault="00551A61" w:rsidP="00551A61">
      <w:pPr>
        <w:pStyle w:val="Code"/>
      </w:pPr>
    </w:p>
    <w:p w14:paraId="1F229790" w14:textId="77777777" w:rsidR="00551A61" w:rsidRPr="00EC76D5" w:rsidRDefault="00551A61" w:rsidP="00551A61">
      <w:pPr>
        <w:pStyle w:val="Code"/>
      </w:pPr>
      <w:r w:rsidRPr="00EC76D5">
        <w:t xml:space="preserve">  public static int Line = 0;</w:t>
      </w:r>
    </w:p>
    <w:p w14:paraId="0D1D2B1C" w14:textId="3A626C23" w:rsidR="00551A61" w:rsidRPr="00EC76D5" w:rsidRDefault="00551A61" w:rsidP="00551A61">
      <w:pPr>
        <w:pStyle w:val="Code"/>
      </w:pPr>
      <w:r w:rsidRPr="00EC76D5">
        <w:t xml:space="preserve">  public static </w:t>
      </w:r>
      <w:r w:rsidR="00E82F0F" w:rsidRPr="00EC76D5">
        <w:t>Symbol</w:t>
      </w:r>
      <w:r w:rsidRPr="00EC76D5">
        <w:t xml:space="preserve"> FuncSymbol = null;</w:t>
      </w:r>
    </w:p>
    <w:p w14:paraId="330B82B3" w14:textId="77777777" w:rsidR="00551A61" w:rsidRPr="00EC76D5" w:rsidRDefault="00551A61" w:rsidP="00551A61">
      <w:pPr>
        <w:pStyle w:val="Code"/>
      </w:pPr>
      <w:r w:rsidRPr="00EC76D5">
        <w:t xml:space="preserve">  public static String IncludePath = null, Path = null;</w:t>
      </w:r>
    </w:p>
    <w:p w14:paraId="5BA1E956" w14:textId="77777777" w:rsidR="00551A61" w:rsidRPr="00EC76D5" w:rsidRDefault="00551A61" w:rsidP="00551A61">
      <w:pPr>
        <w:pStyle w:val="Code"/>
      </w:pPr>
    </w:p>
    <w:p w14:paraId="6D81800D" w14:textId="77777777" w:rsidR="00551A61" w:rsidRPr="00EC76D5" w:rsidRDefault="00551A61" w:rsidP="00551A61">
      <w:pPr>
        <w:pStyle w:val="Code"/>
      </w:pPr>
      <w:r w:rsidRPr="00EC76D5">
        <w:t xml:space="preserve">  public static SymbolTable CurrentTable = null;</w:t>
      </w:r>
    </w:p>
    <w:p w14:paraId="1C1A5D93" w14:textId="77777777" w:rsidR="00551A61" w:rsidRPr="00EC76D5" w:rsidRDefault="00551A61" w:rsidP="00551A61">
      <w:pPr>
        <w:pStyle w:val="Code"/>
      </w:pPr>
      <w:r w:rsidRPr="00EC76D5">
        <w:t xml:space="preserve">  public static List&lt;MiddleCode&gt; MiddleCodeList = new LinkedList&lt;&gt;();</w:t>
      </w:r>
    </w:p>
    <w:p w14:paraId="3A8484C7" w14:textId="77777777" w:rsidR="00551A61" w:rsidRPr="00EC76D5" w:rsidRDefault="00551A61" w:rsidP="00551A61">
      <w:pPr>
        <w:pStyle w:val="Code"/>
      </w:pPr>
      <w:r w:rsidRPr="00EC76D5">
        <w:t xml:space="preserve">  public static Map&lt;String,LinkerInfo2&gt; LinkerMap = new MyMap&lt;&gt;();</w:t>
      </w:r>
    </w:p>
    <w:p w14:paraId="08E69EDD" w14:textId="77777777" w:rsidR="00551A61" w:rsidRPr="00EC76D5" w:rsidRDefault="00551A61" w:rsidP="00551A61">
      <w:pPr>
        <w:pStyle w:val="Code"/>
      </w:pPr>
    </w:p>
    <w:p w14:paraId="12692C3A" w14:textId="42467E94" w:rsidR="00551A61" w:rsidRPr="00EC76D5" w:rsidRDefault="00551A61" w:rsidP="00551A61">
      <w:pPr>
        <w:pStyle w:val="Code"/>
      </w:pPr>
      <w:r w:rsidRPr="00EC76D5">
        <w:lastRenderedPageBreak/>
        <w:t xml:space="preserve">  public static Stack&lt;Map&lt;BigInteger,Integer&gt;&gt; </w:t>
      </w:r>
      <w:r w:rsidR="007C0FFA">
        <w:t>m_caseMapStack</w:t>
      </w:r>
      <w:r w:rsidRPr="00EC76D5">
        <w:t xml:space="preserve"> = new Stack&lt;&gt;();</w:t>
      </w:r>
    </w:p>
    <w:p w14:paraId="67D2596D" w14:textId="4FAECC4F" w:rsidR="00551A61" w:rsidRPr="00EC76D5" w:rsidRDefault="00551A61" w:rsidP="00551A61">
      <w:pPr>
        <w:pStyle w:val="Code"/>
      </w:pPr>
      <w:r w:rsidRPr="00EC76D5">
        <w:t xml:space="preserve">  public static Stack&lt;Integer&gt; </w:t>
      </w:r>
      <w:r w:rsidR="007C0FFA">
        <w:t xml:space="preserve">m_defaultStack </w:t>
      </w:r>
      <w:r w:rsidRPr="00EC76D5">
        <w:t>= new Stack&lt;&gt;();</w:t>
      </w:r>
    </w:p>
    <w:p w14:paraId="0BBD98D2" w14:textId="33EB1BFD" w:rsidR="00551A61" w:rsidRPr="00EC76D5" w:rsidRDefault="00551A61" w:rsidP="00551A61">
      <w:pPr>
        <w:pStyle w:val="Code"/>
      </w:pPr>
      <w:r w:rsidRPr="00EC76D5">
        <w:t xml:space="preserve">  public static Stack&lt;Set&lt;Integer&gt;&gt; </w:t>
      </w:r>
      <w:r w:rsidR="007C0FFA">
        <w:t xml:space="preserve">m_breakSetStack </w:t>
      </w:r>
      <w:r w:rsidRPr="00EC76D5">
        <w:t>= new Stack&lt;&gt;(),</w:t>
      </w:r>
    </w:p>
    <w:p w14:paraId="039C6B30" w14:textId="2C4ED162" w:rsidR="00551A61" w:rsidRPr="00EC76D5" w:rsidRDefault="00551A61" w:rsidP="00551A61">
      <w:pPr>
        <w:pStyle w:val="Code"/>
      </w:pPr>
      <w:r w:rsidRPr="00EC76D5">
        <w:t xml:space="preserve">                                    </w:t>
      </w:r>
      <w:r w:rsidR="00B13BF7">
        <w:t>m_continueSetStack</w:t>
      </w:r>
      <w:r w:rsidRPr="00EC76D5">
        <w:t xml:space="preserve"> = new Stack&lt;&gt;();</w:t>
      </w:r>
    </w:p>
    <w:p w14:paraId="22C8BB13" w14:textId="77777777" w:rsidR="00551A61" w:rsidRPr="00EC76D5" w:rsidRDefault="00551A61" w:rsidP="00551A61">
      <w:pPr>
        <w:pStyle w:val="Code"/>
      </w:pPr>
      <w:r w:rsidRPr="00EC76D5">
        <w:t xml:space="preserve">  public static Map&lt;Integer,String&gt; GotoMap = new MyMap&lt;&gt;();</w:t>
      </w:r>
    </w:p>
    <w:p w14:paraId="09BD88F2" w14:textId="77777777" w:rsidR="00551A61" w:rsidRPr="00EC76D5" w:rsidRDefault="00551A61" w:rsidP="00551A61">
      <w:pPr>
        <w:pStyle w:val="Code"/>
      </w:pPr>
      <w:r w:rsidRPr="00EC76D5">
        <w:t xml:space="preserve">  public static Map&lt;String,Integer&gt; LabelMap = new MyMap&lt;&gt;();</w:t>
      </w:r>
    </w:p>
    <w:p w14:paraId="473B5281" w14:textId="77777777" w:rsidR="00551A61" w:rsidRPr="00EC76D5" w:rsidRDefault="00551A61" w:rsidP="00551A61">
      <w:pPr>
        <w:pStyle w:val="Code"/>
      </w:pPr>
      <w:r w:rsidRPr="00EC76D5">
        <w:t xml:space="preserve">  public static Stack&lt;BigInteger&gt; EnumValueStack = new Stack&lt;&gt;();</w:t>
      </w:r>
    </w:p>
    <w:p w14:paraId="49D8E73E" w14:textId="497570A8" w:rsidR="00551A61" w:rsidRPr="00EC76D5" w:rsidRDefault="003A5AA4" w:rsidP="003A5AA4">
      <w:pPr>
        <w:pStyle w:val="Rubrik2"/>
      </w:pPr>
      <w:bookmarkStart w:id="22" w:name="_Toc481936124"/>
      <w:r w:rsidRPr="00EC76D5">
        <w:t>Reading the Source File</w:t>
      </w:r>
      <w:bookmarkEnd w:id="22"/>
    </w:p>
    <w:p w14:paraId="212C2133" w14:textId="77777777" w:rsidR="00551A61" w:rsidRPr="00EC76D5" w:rsidRDefault="00551A61" w:rsidP="00551A61">
      <w:pPr>
        <w:pStyle w:val="Code"/>
      </w:pPr>
      <w:r w:rsidRPr="00EC76D5">
        <w:t xml:space="preserve">  public static void readSourceFile(File sourceFile, File preproFile,</w:t>
      </w:r>
    </w:p>
    <w:p w14:paraId="350255AE" w14:textId="77777777" w:rsidR="00551A61" w:rsidRPr="00EC76D5" w:rsidRDefault="00551A61" w:rsidP="00551A61">
      <w:pPr>
        <w:pStyle w:val="Code"/>
      </w:pPr>
      <w:r w:rsidRPr="00EC76D5">
        <w:t xml:space="preserve">                                    File objectFile, File middleFile)</w:t>
      </w:r>
    </w:p>
    <w:p w14:paraId="359DB7DF" w14:textId="77777777" w:rsidR="00551A61" w:rsidRPr="00EC76D5" w:rsidRDefault="00551A61" w:rsidP="00551A61">
      <w:pPr>
        <w:pStyle w:val="Code"/>
      </w:pPr>
      <w:r w:rsidRPr="00EC76D5">
        <w:t xml:space="preserve">                                    throws Exception {</w:t>
      </w:r>
    </w:p>
    <w:p w14:paraId="7EA3C0AC" w14:textId="77777777" w:rsidR="00551A61" w:rsidRPr="00EC76D5" w:rsidRDefault="00551A61" w:rsidP="00551A61">
      <w:pPr>
        <w:pStyle w:val="Code"/>
      </w:pPr>
      <w:r w:rsidRPr="00EC76D5">
        <w:t xml:space="preserve">    MacroMap.clear();</w:t>
      </w:r>
    </w:p>
    <w:p w14:paraId="6B237E71" w14:textId="77777777" w:rsidR="00551A61" w:rsidRPr="00EC76D5" w:rsidRDefault="00551A61" w:rsidP="00551A61">
      <w:pPr>
        <w:pStyle w:val="Code"/>
      </w:pPr>
      <w:r w:rsidRPr="00EC76D5">
        <w:t xml:space="preserve">    IncludeSet.clear();</w:t>
      </w:r>
    </w:p>
    <w:p w14:paraId="4BB6ADE9" w14:textId="77777777" w:rsidR="00551A61" w:rsidRPr="00EC76D5" w:rsidRDefault="00551A61" w:rsidP="00551A61">
      <w:pPr>
        <w:pStyle w:val="Code"/>
      </w:pPr>
      <w:r w:rsidRPr="00EC76D5">
        <w:t xml:space="preserve">    StringBuilder buffer = new StringBuilder();</w:t>
      </w:r>
    </w:p>
    <w:p w14:paraId="3A3A9D09" w14:textId="77777777" w:rsidR="00551A61" w:rsidRPr="00EC76D5" w:rsidRDefault="00551A61" w:rsidP="00551A61">
      <w:pPr>
        <w:pStyle w:val="Code"/>
      </w:pPr>
      <w:r w:rsidRPr="00EC76D5">
        <w:t xml:space="preserve">    PreProcessor.doProcess(sourceFile, buffer);</w:t>
      </w:r>
    </w:p>
    <w:p w14:paraId="75A7307E" w14:textId="77777777" w:rsidR="00551A61" w:rsidRPr="00EC76D5" w:rsidRDefault="00551A61" w:rsidP="00551A61">
      <w:pPr>
        <w:pStyle w:val="Code"/>
      </w:pPr>
      <w:r w:rsidRPr="00EC76D5">
        <w:t xml:space="preserve">    Assert.error(IfStack.isEmpty(),</w:t>
      </w:r>
    </w:p>
    <w:p w14:paraId="29FC43E4" w14:textId="77777777" w:rsidR="00551A61" w:rsidRPr="00EC76D5" w:rsidRDefault="00551A61" w:rsidP="00551A61">
      <w:pPr>
        <w:pStyle w:val="Code"/>
      </w:pPr>
      <w:r w:rsidRPr="00EC76D5">
        <w:t xml:space="preserve">                 "#if, #ifdef, or #ifndef without matching #endif");</w:t>
      </w:r>
    </w:p>
    <w:p w14:paraId="4DC54DE1" w14:textId="77777777" w:rsidR="00551A61" w:rsidRPr="00EC76D5" w:rsidRDefault="00551A61" w:rsidP="00551A61">
      <w:pPr>
        <w:pStyle w:val="Code"/>
      </w:pPr>
      <w:r w:rsidRPr="00EC76D5">
        <w:t xml:space="preserve">    </w:t>
      </w:r>
    </w:p>
    <w:p w14:paraId="25499897" w14:textId="77777777" w:rsidR="00551A61" w:rsidRPr="00EC76D5" w:rsidRDefault="00551A61" w:rsidP="00551A61">
      <w:pPr>
        <w:pStyle w:val="Code"/>
      </w:pPr>
      <w:r w:rsidRPr="00EC76D5">
        <w:t xml:space="preserve">    PrintStream preproStream = new PrintStream(preproFile);</w:t>
      </w:r>
    </w:p>
    <w:p w14:paraId="136FA942" w14:textId="77777777" w:rsidR="00551A61" w:rsidRPr="00EC76D5" w:rsidRDefault="00551A61" w:rsidP="00551A61">
      <w:pPr>
        <w:pStyle w:val="Code"/>
      </w:pPr>
      <w:r w:rsidRPr="00EC76D5">
        <w:t xml:space="preserve">    preproStream.print(buffer);</w:t>
      </w:r>
    </w:p>
    <w:p w14:paraId="3DBCF8A2" w14:textId="77777777" w:rsidR="00551A61" w:rsidRPr="00EC76D5" w:rsidRDefault="00551A61" w:rsidP="00551A61">
      <w:pPr>
        <w:pStyle w:val="Code"/>
      </w:pPr>
      <w:r w:rsidRPr="00EC76D5">
        <w:t xml:space="preserve">    preproStream.close();</w:t>
      </w:r>
    </w:p>
    <w:p w14:paraId="159B2669" w14:textId="77777777" w:rsidR="00551A61" w:rsidRPr="00EC76D5" w:rsidRDefault="00551A61" w:rsidP="00551A61">
      <w:pPr>
        <w:pStyle w:val="Code"/>
      </w:pPr>
      <w:r w:rsidRPr="00EC76D5">
        <w:t xml:space="preserve">  </w:t>
      </w:r>
    </w:p>
    <w:p w14:paraId="7C1D4F86" w14:textId="77777777" w:rsidR="00551A61" w:rsidRPr="00EC76D5" w:rsidRDefault="00551A61" w:rsidP="00551A61">
      <w:pPr>
        <w:pStyle w:val="Code"/>
      </w:pPr>
      <w:r w:rsidRPr="00EC76D5">
        <w:t xml:space="preserve">    StringReader preprocessedReader = new StringReader(buffer.toString());</w:t>
      </w:r>
    </w:p>
    <w:p w14:paraId="0B80CF87" w14:textId="77777777" w:rsidR="00551A61" w:rsidRPr="00EC76D5" w:rsidRDefault="00551A61" w:rsidP="00551A61">
      <w:pPr>
        <w:pStyle w:val="Code"/>
      </w:pPr>
      <w:r w:rsidRPr="00EC76D5">
        <w:t xml:space="preserve">    Scanner scanner = new Scanner(preprocessedReader);</w:t>
      </w:r>
    </w:p>
    <w:p w14:paraId="67A62DA8" w14:textId="77777777" w:rsidR="00551A61" w:rsidRPr="00EC76D5" w:rsidRDefault="00551A61" w:rsidP="00551A61">
      <w:pPr>
        <w:pStyle w:val="Code"/>
      </w:pPr>
      <w:r w:rsidRPr="00EC76D5">
        <w:t xml:space="preserve">    </w:t>
      </w:r>
    </w:p>
    <w:p w14:paraId="6D326809" w14:textId="77777777" w:rsidR="00551A61" w:rsidRPr="00EC76D5" w:rsidRDefault="00551A61" w:rsidP="00551A61">
      <w:pPr>
        <w:pStyle w:val="Code"/>
      </w:pPr>
      <w:r w:rsidRPr="00EC76D5">
        <w:t xml:space="preserve">    try {</w:t>
      </w:r>
    </w:p>
    <w:p w14:paraId="41CE1196" w14:textId="77777777" w:rsidR="00551A61" w:rsidRPr="00EC76D5" w:rsidRDefault="00551A61" w:rsidP="00551A61">
      <w:pPr>
        <w:pStyle w:val="Code"/>
      </w:pPr>
      <w:r w:rsidRPr="00EC76D5">
        <w:t xml:space="preserve">      LinkerMap.clear();</w:t>
      </w:r>
    </w:p>
    <w:p w14:paraId="19858C20" w14:textId="77777777" w:rsidR="00551A61" w:rsidRPr="00EC76D5" w:rsidRDefault="00551A61" w:rsidP="00551A61">
      <w:pPr>
        <w:pStyle w:val="Code"/>
      </w:pPr>
      <w:r w:rsidRPr="00EC76D5">
        <w:t xml:space="preserve">      SymbolTable.TableCount = 0;</w:t>
      </w:r>
    </w:p>
    <w:p w14:paraId="6EA759CD" w14:textId="5AA4120D" w:rsidR="00C71C05" w:rsidRPr="00EC76D5" w:rsidRDefault="00C71C05" w:rsidP="00551A61">
      <w:pPr>
        <w:pStyle w:val="Code"/>
      </w:pPr>
      <w:r w:rsidRPr="00EC76D5">
        <w:t xml:space="preserve">      </w:t>
      </w:r>
      <w:r w:rsidR="00E10C82" w:rsidRPr="00EC76D5">
        <w:t>Main.CurrentTable</w:t>
      </w:r>
      <w:r w:rsidRPr="00EC76D5">
        <w:t xml:space="preserve"> = new SymbolTable(null, Scope.Global);</w:t>
      </w:r>
    </w:p>
    <w:p w14:paraId="1F2969DF" w14:textId="252CFC38" w:rsidR="00551A61" w:rsidRPr="00EC76D5" w:rsidRDefault="00551A61" w:rsidP="00551A61">
      <w:pPr>
        <w:pStyle w:val="Code"/>
      </w:pPr>
      <w:r w:rsidRPr="00EC76D5">
        <w:t xml:space="preserve">      Parser parser = new Parser(scanner);</w:t>
      </w:r>
    </w:p>
    <w:p w14:paraId="12CF4776" w14:textId="77777777" w:rsidR="00551A61" w:rsidRPr="00EC76D5" w:rsidRDefault="00551A61" w:rsidP="00551A61">
      <w:pPr>
        <w:pStyle w:val="Code"/>
      </w:pPr>
      <w:r w:rsidRPr="00EC76D5">
        <w:t xml:space="preserve">      parser.parse();</w:t>
      </w:r>
    </w:p>
    <w:p w14:paraId="065B71A1" w14:textId="532BD9FD" w:rsidR="00B64D47" w:rsidRPr="00EC76D5" w:rsidRDefault="00B64D47" w:rsidP="00B64D47">
      <w:pPr>
        <w:pStyle w:val="Code"/>
      </w:pPr>
      <w:r w:rsidRPr="00EC76D5">
        <w:t xml:space="preserve">      </w:t>
      </w:r>
      <w:r w:rsidR="00E10C82" w:rsidRPr="00EC76D5">
        <w:t>Main.CurrentTable</w:t>
      </w:r>
      <w:r w:rsidRPr="00EC76D5">
        <w:t xml:space="preserve"> = </w:t>
      </w:r>
      <w:r w:rsidR="00E10C82" w:rsidRPr="00EC76D5">
        <w:t>Main.CurrentTable</w:t>
      </w:r>
      <w:r w:rsidRPr="00EC76D5">
        <w:t>.parentTable();</w:t>
      </w:r>
    </w:p>
    <w:p w14:paraId="3F3ABF39" w14:textId="77777777" w:rsidR="00551A61" w:rsidRPr="00EC76D5" w:rsidRDefault="00551A61" w:rsidP="00551A61">
      <w:pPr>
        <w:pStyle w:val="Code"/>
      </w:pPr>
      <w:r w:rsidRPr="00EC76D5">
        <w:t xml:space="preserve">    }</w:t>
      </w:r>
    </w:p>
    <w:p w14:paraId="4BC6CFCA" w14:textId="77777777" w:rsidR="00551A61" w:rsidRPr="00EC76D5" w:rsidRDefault="00551A61" w:rsidP="00551A61">
      <w:pPr>
        <w:pStyle w:val="Code"/>
      </w:pPr>
      <w:r w:rsidRPr="00EC76D5">
        <w:t xml:space="preserve">    catch (Exception exception) {</w:t>
      </w:r>
    </w:p>
    <w:p w14:paraId="251E494F" w14:textId="77777777" w:rsidR="00551A61" w:rsidRPr="00EC76D5" w:rsidRDefault="00551A61" w:rsidP="00551A61">
      <w:pPr>
        <w:pStyle w:val="Code"/>
      </w:pPr>
      <w:r w:rsidRPr="00EC76D5">
        <w:t xml:space="preserve">      exception.printStackTrace();</w:t>
      </w:r>
    </w:p>
    <w:p w14:paraId="15EF15C6" w14:textId="77777777" w:rsidR="00551A61" w:rsidRPr="00EC76D5" w:rsidRDefault="00551A61" w:rsidP="00551A61">
      <w:pPr>
        <w:pStyle w:val="Code"/>
      </w:pPr>
      <w:r w:rsidRPr="00EC76D5">
        <w:t xml:space="preserve">      Assert.error(null, " Syntax error");</w:t>
      </w:r>
    </w:p>
    <w:p w14:paraId="1022F7A4" w14:textId="77777777" w:rsidR="00551A61" w:rsidRPr="00EC76D5" w:rsidRDefault="00551A61" w:rsidP="00551A61">
      <w:pPr>
        <w:pStyle w:val="Code"/>
      </w:pPr>
      <w:r w:rsidRPr="00EC76D5">
        <w:t xml:space="preserve">    }</w:t>
      </w:r>
    </w:p>
    <w:p w14:paraId="28831696" w14:textId="77777777" w:rsidR="00551A61" w:rsidRPr="00EC76D5" w:rsidRDefault="00551A61" w:rsidP="00551A61">
      <w:pPr>
        <w:pStyle w:val="Code"/>
      </w:pPr>
    </w:p>
    <w:p w14:paraId="48064153" w14:textId="77777777" w:rsidR="00551A61" w:rsidRPr="00EC76D5" w:rsidRDefault="00551A61" w:rsidP="00551A61">
      <w:pPr>
        <w:pStyle w:val="Code"/>
      </w:pPr>
      <w:r w:rsidRPr="00EC76D5">
        <w:t xml:space="preserve">    PrintStream objectStream = new PrintStream(objectFile);</w:t>
      </w:r>
    </w:p>
    <w:p w14:paraId="3304D5E9" w14:textId="77777777" w:rsidR="00551A61" w:rsidRPr="00EC76D5" w:rsidRDefault="00551A61" w:rsidP="00551A61">
      <w:pPr>
        <w:pStyle w:val="Code"/>
      </w:pPr>
      <w:r w:rsidRPr="00EC76D5">
        <w:t xml:space="preserve">    for (File includeFile : IncludeSet) {</w:t>
      </w:r>
    </w:p>
    <w:p w14:paraId="5B8F0D6E" w14:textId="77777777" w:rsidR="00551A61" w:rsidRPr="00EC76D5" w:rsidRDefault="00551A61" w:rsidP="00551A61">
      <w:pPr>
        <w:pStyle w:val="Code"/>
      </w:pPr>
      <w:r w:rsidRPr="00EC76D5">
        <w:t xml:space="preserve">      objectStream.println(includeFile.getPath());</w:t>
      </w:r>
    </w:p>
    <w:p w14:paraId="1A03213C" w14:textId="77777777" w:rsidR="00551A61" w:rsidRPr="00EC76D5" w:rsidRDefault="00551A61" w:rsidP="00551A61">
      <w:pPr>
        <w:pStyle w:val="Code"/>
      </w:pPr>
      <w:r w:rsidRPr="00EC76D5">
        <w:t xml:space="preserve">    }</w:t>
      </w:r>
    </w:p>
    <w:p w14:paraId="051EC056" w14:textId="77777777" w:rsidR="00551A61" w:rsidRPr="00EC76D5" w:rsidRDefault="00551A61" w:rsidP="00551A61">
      <w:pPr>
        <w:pStyle w:val="Code"/>
      </w:pPr>
    </w:p>
    <w:p w14:paraId="07C545F0" w14:textId="77777777" w:rsidR="00551A61" w:rsidRPr="00EC76D5" w:rsidRDefault="00551A61" w:rsidP="00551A61">
      <w:pPr>
        <w:pStyle w:val="Code"/>
      </w:pPr>
      <w:r w:rsidRPr="00EC76D5">
        <w:t xml:space="preserve">    objectStream.println("\nSize: " + LinkerMap.size());</w:t>
      </w:r>
    </w:p>
    <w:p w14:paraId="3618BF7C" w14:textId="77777777" w:rsidR="00551A61" w:rsidRPr="00EC76D5" w:rsidRDefault="00551A61" w:rsidP="00551A61">
      <w:pPr>
        <w:pStyle w:val="Code"/>
      </w:pPr>
      <w:r w:rsidRPr="00EC76D5">
        <w:t xml:space="preserve">    </w:t>
      </w:r>
    </w:p>
    <w:p w14:paraId="6E76D3D5" w14:textId="77777777" w:rsidR="00551A61" w:rsidRPr="00EC76D5" w:rsidRDefault="00551A61" w:rsidP="00551A61">
      <w:pPr>
        <w:pStyle w:val="Code"/>
      </w:pPr>
      <w:r w:rsidRPr="00EC76D5">
        <w:t xml:space="preserve">    for (Map.Entry&lt;String,LinkerInfo2&gt; entry : LinkerMap.entrySet()) {</w:t>
      </w:r>
    </w:p>
    <w:p w14:paraId="5FA97FC6" w14:textId="77777777" w:rsidR="00551A61" w:rsidRPr="00EC76D5" w:rsidRDefault="00551A61" w:rsidP="00551A61">
      <w:pPr>
        <w:pStyle w:val="Code"/>
      </w:pPr>
      <w:r w:rsidRPr="00EC76D5">
        <w:t xml:space="preserve">      LinkerInfo2 linkerInfo = entry.getValue();</w:t>
      </w:r>
    </w:p>
    <w:p w14:paraId="0497B044" w14:textId="77777777" w:rsidR="00551A61" w:rsidRPr="00EC76D5" w:rsidRDefault="00551A61" w:rsidP="00551A61">
      <w:pPr>
        <w:pStyle w:val="Code"/>
      </w:pPr>
      <w:r w:rsidRPr="00EC76D5">
        <w:t xml:space="preserve">      linkerInfo.save(objectStream);</w:t>
      </w:r>
    </w:p>
    <w:p w14:paraId="4A51D24E" w14:textId="77777777" w:rsidR="00551A61" w:rsidRPr="00EC76D5" w:rsidRDefault="00551A61" w:rsidP="00551A61">
      <w:pPr>
        <w:pStyle w:val="Code"/>
      </w:pPr>
      <w:r w:rsidRPr="00EC76D5">
        <w:t xml:space="preserve">    }</w:t>
      </w:r>
    </w:p>
    <w:p w14:paraId="3FFDDD9E" w14:textId="77777777" w:rsidR="00551A61" w:rsidRPr="00EC76D5" w:rsidRDefault="00551A61" w:rsidP="00551A61">
      <w:pPr>
        <w:pStyle w:val="Code"/>
      </w:pPr>
      <w:r w:rsidRPr="00EC76D5">
        <w:t xml:space="preserve">    </w:t>
      </w:r>
    </w:p>
    <w:p w14:paraId="092BC3BA" w14:textId="77777777" w:rsidR="00551A61" w:rsidRPr="00EC76D5" w:rsidRDefault="00551A61" w:rsidP="00551A61">
      <w:pPr>
        <w:pStyle w:val="Code"/>
      </w:pPr>
      <w:r w:rsidRPr="00EC76D5">
        <w:t xml:space="preserve">    objectStream.close();    </w:t>
      </w:r>
    </w:p>
    <w:p w14:paraId="6F007B6D" w14:textId="77777777" w:rsidR="00551A61" w:rsidRPr="00EC76D5" w:rsidRDefault="00551A61" w:rsidP="00551A61">
      <w:pPr>
        <w:pStyle w:val="Code"/>
      </w:pPr>
      <w:r w:rsidRPr="00EC76D5">
        <w:t xml:space="preserve">  }</w:t>
      </w:r>
    </w:p>
    <w:p w14:paraId="008C0208" w14:textId="77777777" w:rsidR="00551A61" w:rsidRPr="00EC76D5" w:rsidRDefault="00663459" w:rsidP="000D4314">
      <w:pPr>
        <w:pStyle w:val="Rubrik2"/>
      </w:pPr>
      <w:bookmarkStart w:id="23" w:name="_Toc481936125"/>
      <w:r w:rsidRPr="00EC76D5">
        <w:lastRenderedPageBreak/>
        <w:t>Checking the Object File</w:t>
      </w:r>
      <w:bookmarkEnd w:id="23"/>
    </w:p>
    <w:p w14:paraId="1636A315" w14:textId="77777777" w:rsidR="00551A61" w:rsidRPr="00EC76D5" w:rsidRDefault="00551A61" w:rsidP="00551A61">
      <w:pPr>
        <w:pStyle w:val="Code"/>
      </w:pPr>
      <w:r w:rsidRPr="00EC76D5">
        <w:t xml:space="preserve">  public static boolean isObjectFileUpToDate(File sourceFile,File objectFile)</w:t>
      </w:r>
    </w:p>
    <w:p w14:paraId="491B1C9E" w14:textId="77777777" w:rsidR="00551A61" w:rsidRPr="00EC76D5" w:rsidRDefault="00551A61" w:rsidP="00551A61">
      <w:pPr>
        <w:pStyle w:val="Code"/>
      </w:pPr>
      <w:r w:rsidRPr="00EC76D5">
        <w:t xml:space="preserve">  { if (sourceFile.lastModified() &gt; objectFile.lastModified()) {</w:t>
      </w:r>
    </w:p>
    <w:p w14:paraId="3025C363" w14:textId="77777777" w:rsidR="00551A61" w:rsidRPr="00EC76D5" w:rsidRDefault="00551A61" w:rsidP="00551A61">
      <w:pPr>
        <w:pStyle w:val="Code"/>
      </w:pPr>
      <w:r w:rsidRPr="00EC76D5">
        <w:t xml:space="preserve">      return false;</w:t>
      </w:r>
    </w:p>
    <w:p w14:paraId="33C57100" w14:textId="77777777" w:rsidR="00551A61" w:rsidRPr="00EC76D5" w:rsidRDefault="00551A61" w:rsidP="00551A61">
      <w:pPr>
        <w:pStyle w:val="Code"/>
      </w:pPr>
      <w:r w:rsidRPr="00EC76D5">
        <w:t xml:space="preserve">    }</w:t>
      </w:r>
    </w:p>
    <w:p w14:paraId="388CE424" w14:textId="77777777" w:rsidR="00551A61" w:rsidRPr="00EC76D5" w:rsidRDefault="00551A61" w:rsidP="00551A61">
      <w:pPr>
        <w:pStyle w:val="Code"/>
      </w:pPr>
      <w:r w:rsidRPr="00EC76D5">
        <w:t xml:space="preserve">      </w:t>
      </w:r>
    </w:p>
    <w:p w14:paraId="10191C70" w14:textId="77777777" w:rsidR="00551A61" w:rsidRPr="00EC76D5" w:rsidRDefault="00551A61" w:rsidP="00551A61">
      <w:pPr>
        <w:pStyle w:val="Code"/>
      </w:pPr>
      <w:r w:rsidRPr="00EC76D5">
        <w:t xml:space="preserve">    try {</w:t>
      </w:r>
    </w:p>
    <w:p w14:paraId="2E64A29F" w14:textId="77777777" w:rsidR="00551A61" w:rsidRPr="00EC76D5" w:rsidRDefault="00551A61" w:rsidP="00551A61">
      <w:pPr>
        <w:pStyle w:val="Code"/>
      </w:pPr>
      <w:r w:rsidRPr="00EC76D5">
        <w:t xml:space="preserve">      BufferedReader objectReader = new BufferedReader</w:t>
      </w:r>
    </w:p>
    <w:p w14:paraId="65BF6E7F" w14:textId="77777777" w:rsidR="00551A61" w:rsidRPr="00EC76D5" w:rsidRDefault="00551A61" w:rsidP="00551A61">
      <w:pPr>
        <w:pStyle w:val="Code"/>
      </w:pPr>
      <w:r w:rsidRPr="00EC76D5">
        <w:t xml:space="preserve">                    (new InputStreamReader(new FileInputStream(objectFile)));</w:t>
      </w:r>
    </w:p>
    <w:p w14:paraId="7BFEFBF0" w14:textId="77777777" w:rsidR="00551A61" w:rsidRPr="00EC76D5" w:rsidRDefault="00551A61" w:rsidP="00551A61">
      <w:pPr>
        <w:pStyle w:val="Code"/>
      </w:pPr>
      <w:r w:rsidRPr="00EC76D5">
        <w:t xml:space="preserve">      String line = null;</w:t>
      </w:r>
    </w:p>
    <w:p w14:paraId="0014256C" w14:textId="77777777" w:rsidR="00551A61" w:rsidRPr="00EC76D5" w:rsidRDefault="00551A61" w:rsidP="00551A61">
      <w:pPr>
        <w:pStyle w:val="Code"/>
      </w:pPr>
    </w:p>
    <w:p w14:paraId="1FEC3DD5" w14:textId="77777777" w:rsidR="00551A61" w:rsidRPr="00EC76D5" w:rsidRDefault="00551A61" w:rsidP="00551A61">
      <w:pPr>
        <w:pStyle w:val="Code"/>
      </w:pPr>
      <w:r w:rsidRPr="00EC76D5">
        <w:t xml:space="preserve">      while (!(line = objectReader.readLine()).isEmpty()) {</w:t>
      </w:r>
    </w:p>
    <w:p w14:paraId="450CE48E" w14:textId="77777777" w:rsidR="00551A61" w:rsidRPr="00EC76D5" w:rsidRDefault="00551A61" w:rsidP="00551A61">
      <w:pPr>
        <w:pStyle w:val="Code"/>
      </w:pPr>
      <w:r w:rsidRPr="00EC76D5">
        <w:t xml:space="preserve">        File traceFile = new File(line);</w:t>
      </w:r>
    </w:p>
    <w:p w14:paraId="1AA8EA57" w14:textId="77777777" w:rsidR="00551A61" w:rsidRPr="00EC76D5" w:rsidRDefault="00551A61" w:rsidP="00551A61">
      <w:pPr>
        <w:pStyle w:val="Code"/>
      </w:pPr>
    </w:p>
    <w:p w14:paraId="5D32BB69" w14:textId="77777777" w:rsidR="00551A61" w:rsidRPr="00EC76D5" w:rsidRDefault="00551A61" w:rsidP="00551A61">
      <w:pPr>
        <w:pStyle w:val="Code"/>
      </w:pPr>
      <w:r w:rsidRPr="00EC76D5">
        <w:t xml:space="preserve">        if (traceFile.lastModified() &gt; objectFile.lastModified()) {</w:t>
      </w:r>
    </w:p>
    <w:p w14:paraId="7E4C80A2" w14:textId="77777777" w:rsidR="00551A61" w:rsidRPr="00EC76D5" w:rsidRDefault="00551A61" w:rsidP="00551A61">
      <w:pPr>
        <w:pStyle w:val="Code"/>
      </w:pPr>
      <w:r w:rsidRPr="00EC76D5">
        <w:t xml:space="preserve">          return false;</w:t>
      </w:r>
    </w:p>
    <w:p w14:paraId="57EFD0B8" w14:textId="77777777" w:rsidR="00551A61" w:rsidRPr="00EC76D5" w:rsidRDefault="00551A61" w:rsidP="00551A61">
      <w:pPr>
        <w:pStyle w:val="Code"/>
      </w:pPr>
      <w:r w:rsidRPr="00EC76D5">
        <w:t xml:space="preserve">        }</w:t>
      </w:r>
    </w:p>
    <w:p w14:paraId="26270514" w14:textId="77777777" w:rsidR="00551A61" w:rsidRPr="00EC76D5" w:rsidRDefault="00551A61" w:rsidP="00551A61">
      <w:pPr>
        <w:pStyle w:val="Code"/>
      </w:pPr>
      <w:r w:rsidRPr="00EC76D5">
        <w:t xml:space="preserve">      }</w:t>
      </w:r>
    </w:p>
    <w:p w14:paraId="41FA88C3" w14:textId="77777777" w:rsidR="00551A61" w:rsidRPr="00EC76D5" w:rsidRDefault="00551A61" w:rsidP="00551A61">
      <w:pPr>
        <w:pStyle w:val="Code"/>
      </w:pPr>
    </w:p>
    <w:p w14:paraId="435D7908" w14:textId="77777777" w:rsidR="00551A61" w:rsidRPr="00EC76D5" w:rsidRDefault="00551A61" w:rsidP="00551A61">
      <w:pPr>
        <w:pStyle w:val="Code"/>
      </w:pPr>
      <w:r w:rsidRPr="00EC76D5">
        <w:t xml:space="preserve">      return true;</w:t>
      </w:r>
    </w:p>
    <w:p w14:paraId="73F8F9BA" w14:textId="77777777" w:rsidR="00551A61" w:rsidRPr="00EC76D5" w:rsidRDefault="00551A61" w:rsidP="00551A61">
      <w:pPr>
        <w:pStyle w:val="Code"/>
      </w:pPr>
      <w:r w:rsidRPr="00EC76D5">
        <w:t xml:space="preserve">    }</w:t>
      </w:r>
    </w:p>
    <w:p w14:paraId="31913BE6" w14:textId="77777777" w:rsidR="00551A61" w:rsidRPr="00EC76D5" w:rsidRDefault="00551A61" w:rsidP="00551A61">
      <w:pPr>
        <w:pStyle w:val="Code"/>
      </w:pPr>
      <w:r w:rsidRPr="00EC76D5">
        <w:t xml:space="preserve">    catch (Exception e) {</w:t>
      </w:r>
    </w:p>
    <w:p w14:paraId="2BB3AC9D" w14:textId="77777777" w:rsidR="00551A61" w:rsidRPr="00EC76D5" w:rsidRDefault="00551A61" w:rsidP="00551A61">
      <w:pPr>
        <w:pStyle w:val="Code"/>
      </w:pPr>
      <w:r w:rsidRPr="00EC76D5">
        <w:t xml:space="preserve">      return false;</w:t>
      </w:r>
    </w:p>
    <w:p w14:paraId="26F1D682" w14:textId="77777777" w:rsidR="00551A61" w:rsidRPr="00EC76D5" w:rsidRDefault="00551A61" w:rsidP="00551A61">
      <w:pPr>
        <w:pStyle w:val="Code"/>
      </w:pPr>
      <w:r w:rsidRPr="00EC76D5">
        <w:t xml:space="preserve">    }</w:t>
      </w:r>
    </w:p>
    <w:p w14:paraId="26BEFA0B" w14:textId="77777777" w:rsidR="00551A61" w:rsidRPr="00EC76D5" w:rsidRDefault="00551A61" w:rsidP="00551A61">
      <w:pPr>
        <w:pStyle w:val="Code"/>
      </w:pPr>
      <w:r w:rsidRPr="00EC76D5">
        <w:t xml:space="preserve">  }</w:t>
      </w:r>
    </w:p>
    <w:p w14:paraId="078B300C" w14:textId="77777777" w:rsidR="00551A61" w:rsidRPr="00EC76D5" w:rsidRDefault="00C3369A" w:rsidP="00C3369A">
      <w:pPr>
        <w:pStyle w:val="Rubrik2"/>
      </w:pPr>
      <w:bookmarkStart w:id="24" w:name="_Toc481936126"/>
      <w:r w:rsidRPr="00EC76D5">
        <w:t>Reading the Object File</w:t>
      </w:r>
      <w:bookmarkEnd w:id="24"/>
      <w:r w:rsidR="00551A61" w:rsidRPr="00EC76D5">
        <w:t xml:space="preserve">  </w:t>
      </w:r>
    </w:p>
    <w:p w14:paraId="01BEEABE" w14:textId="77777777" w:rsidR="00551A61" w:rsidRPr="00EC76D5" w:rsidRDefault="00551A61" w:rsidP="00551A61">
      <w:pPr>
        <w:pStyle w:val="Code"/>
      </w:pPr>
      <w:r w:rsidRPr="00EC76D5">
        <w:t xml:space="preserve">  public static Map&lt;String,LinkerInfo2&gt; readObjectFile(File objectFile)</w:t>
      </w:r>
    </w:p>
    <w:p w14:paraId="14403F36" w14:textId="77777777" w:rsidR="00551A61" w:rsidRPr="00EC76D5" w:rsidRDefault="00551A61" w:rsidP="00551A61">
      <w:pPr>
        <w:pStyle w:val="Code"/>
      </w:pPr>
      <w:r w:rsidRPr="00EC76D5">
        <w:t xml:space="preserve">                                        throws Exception {</w:t>
      </w:r>
    </w:p>
    <w:p w14:paraId="7FC5B955" w14:textId="77777777" w:rsidR="00551A61" w:rsidRPr="00EC76D5" w:rsidRDefault="00551A61" w:rsidP="00551A61">
      <w:pPr>
        <w:pStyle w:val="Code"/>
      </w:pPr>
      <w:r w:rsidRPr="00EC76D5">
        <w:t xml:space="preserve">    Map&lt;String,LinkerInfo2&gt; linkerMap = new MyMap&lt;&gt;();    </w:t>
      </w:r>
    </w:p>
    <w:p w14:paraId="5F63E3FE" w14:textId="77777777" w:rsidR="00551A61" w:rsidRPr="00EC76D5" w:rsidRDefault="00551A61" w:rsidP="00551A61">
      <w:pPr>
        <w:pStyle w:val="Code"/>
      </w:pPr>
      <w:r w:rsidRPr="00EC76D5">
        <w:t xml:space="preserve">    BufferedReader objectReader =</w:t>
      </w:r>
    </w:p>
    <w:p w14:paraId="162E79B1" w14:textId="77777777" w:rsidR="00551A61" w:rsidRPr="00EC76D5" w:rsidRDefault="00551A61" w:rsidP="00551A61">
      <w:pPr>
        <w:pStyle w:val="Code"/>
      </w:pPr>
      <w:r w:rsidRPr="00EC76D5">
        <w:t xml:space="preserve">  new BufferedReader(new InputStreamReader(new FileInputStream(objectFile)));</w:t>
      </w:r>
    </w:p>
    <w:p w14:paraId="0FFF3CCB" w14:textId="77777777" w:rsidR="00551A61" w:rsidRPr="00EC76D5" w:rsidRDefault="00551A61" w:rsidP="00551A61">
      <w:pPr>
        <w:pStyle w:val="Code"/>
      </w:pPr>
      <w:r w:rsidRPr="00EC76D5">
        <w:t xml:space="preserve">    </w:t>
      </w:r>
    </w:p>
    <w:p w14:paraId="4DCBE1C8" w14:textId="77777777" w:rsidR="00551A61" w:rsidRPr="00EC76D5" w:rsidRDefault="00551A61" w:rsidP="00551A61">
      <w:pPr>
        <w:pStyle w:val="Code"/>
      </w:pPr>
      <w:r w:rsidRPr="00EC76D5">
        <w:t xml:space="preserve">    while (!objectReader.readLine().isEmpty()) {</w:t>
      </w:r>
    </w:p>
    <w:p w14:paraId="21A18BAD" w14:textId="77777777" w:rsidR="00551A61" w:rsidRPr="00EC76D5" w:rsidRDefault="00551A61" w:rsidP="00551A61">
      <w:pPr>
        <w:pStyle w:val="Code"/>
      </w:pPr>
      <w:r w:rsidRPr="00EC76D5">
        <w:t xml:space="preserve">      // Empty.</w:t>
      </w:r>
    </w:p>
    <w:p w14:paraId="4D783367" w14:textId="77777777" w:rsidR="00551A61" w:rsidRPr="00EC76D5" w:rsidRDefault="00551A61" w:rsidP="00551A61">
      <w:pPr>
        <w:pStyle w:val="Code"/>
      </w:pPr>
      <w:r w:rsidRPr="00EC76D5">
        <w:t xml:space="preserve">    }</w:t>
      </w:r>
    </w:p>
    <w:p w14:paraId="1758E22B" w14:textId="77777777" w:rsidR="00551A61" w:rsidRPr="00EC76D5" w:rsidRDefault="00551A61" w:rsidP="00551A61">
      <w:pPr>
        <w:pStyle w:val="Code"/>
      </w:pPr>
    </w:p>
    <w:p w14:paraId="47E946BD" w14:textId="77777777" w:rsidR="00551A61" w:rsidRPr="00EC76D5" w:rsidRDefault="00551A61" w:rsidP="00551A61">
      <w:pPr>
        <w:pStyle w:val="Code"/>
      </w:pPr>
      <w:r w:rsidRPr="00EC76D5">
        <w:t xml:space="preserve">    String tokenArray[] = objectReader.readLine().split(" ");</w:t>
      </w:r>
    </w:p>
    <w:p w14:paraId="5B4BA690" w14:textId="77777777" w:rsidR="00551A61" w:rsidRPr="00EC76D5" w:rsidRDefault="00551A61" w:rsidP="00551A61">
      <w:pPr>
        <w:pStyle w:val="Code"/>
      </w:pPr>
      <w:r w:rsidRPr="00EC76D5">
        <w:t xml:space="preserve">    int globalInfoMapSize = Integer.parseInt(tokenArray[1]);</w:t>
      </w:r>
    </w:p>
    <w:p w14:paraId="0041BD5B" w14:textId="77777777" w:rsidR="00551A61" w:rsidRPr="00EC76D5" w:rsidRDefault="00551A61" w:rsidP="00551A61">
      <w:pPr>
        <w:pStyle w:val="Code"/>
      </w:pPr>
      <w:r w:rsidRPr="00EC76D5">
        <w:t xml:space="preserve">    </w:t>
      </w:r>
    </w:p>
    <w:p w14:paraId="7509F3C5" w14:textId="77777777" w:rsidR="00551A61" w:rsidRPr="00EC76D5" w:rsidRDefault="00551A61" w:rsidP="00551A61">
      <w:pPr>
        <w:pStyle w:val="Code"/>
      </w:pPr>
      <w:r w:rsidRPr="00EC76D5">
        <w:t xml:space="preserve">    for (int index = 0; index &lt; globalInfoMapSize; ++index) {</w:t>
      </w:r>
    </w:p>
    <w:p w14:paraId="19D9B0C0" w14:textId="77777777" w:rsidR="00551A61" w:rsidRPr="00EC76D5" w:rsidRDefault="00551A61" w:rsidP="00551A61">
      <w:pPr>
        <w:pStyle w:val="Code"/>
      </w:pPr>
      <w:r w:rsidRPr="00EC76D5">
        <w:t xml:space="preserve">      LinkerInfo2 linkerInfo = new LinkerInfo2();  </w:t>
      </w:r>
    </w:p>
    <w:p w14:paraId="4F5E7211" w14:textId="77777777" w:rsidR="00551A61" w:rsidRPr="00EC76D5" w:rsidRDefault="00551A61" w:rsidP="00551A61">
      <w:pPr>
        <w:pStyle w:val="Code"/>
      </w:pPr>
      <w:r w:rsidRPr="00EC76D5">
        <w:t xml:space="preserve">      linkerInfo.load(objectReader);</w:t>
      </w:r>
    </w:p>
    <w:p w14:paraId="754AD87B" w14:textId="77777777" w:rsidR="00551A61" w:rsidRPr="00EC76D5" w:rsidRDefault="00551A61" w:rsidP="00551A61">
      <w:pPr>
        <w:pStyle w:val="Code"/>
      </w:pPr>
      <w:r w:rsidRPr="00EC76D5">
        <w:t xml:space="preserve">      linkerMap.put(linkerInfo.getName(), linkerInfo);</w:t>
      </w:r>
    </w:p>
    <w:p w14:paraId="535FCC83" w14:textId="77777777" w:rsidR="00551A61" w:rsidRPr="00EC76D5" w:rsidRDefault="00551A61" w:rsidP="00551A61">
      <w:pPr>
        <w:pStyle w:val="Code"/>
      </w:pPr>
      <w:r w:rsidRPr="00EC76D5">
        <w:t xml:space="preserve">    }</w:t>
      </w:r>
    </w:p>
    <w:p w14:paraId="1D3591BD" w14:textId="77777777" w:rsidR="00551A61" w:rsidRPr="00EC76D5" w:rsidRDefault="00551A61" w:rsidP="00551A61">
      <w:pPr>
        <w:pStyle w:val="Code"/>
      </w:pPr>
      <w:r w:rsidRPr="00EC76D5">
        <w:t xml:space="preserve">    </w:t>
      </w:r>
    </w:p>
    <w:p w14:paraId="2B24B277" w14:textId="77777777" w:rsidR="00551A61" w:rsidRPr="00EC76D5" w:rsidRDefault="00551A61" w:rsidP="00551A61">
      <w:pPr>
        <w:pStyle w:val="Code"/>
      </w:pPr>
      <w:r w:rsidRPr="00EC76D5">
        <w:t xml:space="preserve">    objectReader.close();</w:t>
      </w:r>
    </w:p>
    <w:p w14:paraId="39DF388D" w14:textId="77777777" w:rsidR="00551A61" w:rsidRPr="00EC76D5" w:rsidRDefault="00551A61" w:rsidP="00551A61">
      <w:pPr>
        <w:pStyle w:val="Code"/>
      </w:pPr>
      <w:r w:rsidRPr="00EC76D5">
        <w:t xml:space="preserve">    return linkerMap;</w:t>
      </w:r>
    </w:p>
    <w:p w14:paraId="43895157" w14:textId="77777777" w:rsidR="00551A61" w:rsidRPr="00EC76D5" w:rsidRDefault="00551A61" w:rsidP="00551A61">
      <w:pPr>
        <w:pStyle w:val="Code"/>
      </w:pPr>
      <w:r w:rsidRPr="00EC76D5">
        <w:t xml:space="preserve">  }</w:t>
      </w:r>
    </w:p>
    <w:p w14:paraId="06024176" w14:textId="77777777" w:rsidR="00551A61" w:rsidRPr="00EC76D5" w:rsidRDefault="00551A61" w:rsidP="004D12C4">
      <w:pPr>
        <w:pStyle w:val="Rubrik2"/>
      </w:pPr>
      <w:r w:rsidRPr="00EC76D5">
        <w:t xml:space="preserve">  </w:t>
      </w:r>
      <w:bookmarkStart w:id="25" w:name="_Toc481936127"/>
      <w:r w:rsidR="004D12C4" w:rsidRPr="00EC76D5">
        <w:t>The main method</w:t>
      </w:r>
      <w:bookmarkEnd w:id="25"/>
    </w:p>
    <w:p w14:paraId="1F9610F4" w14:textId="77777777" w:rsidR="00551A61" w:rsidRPr="00EC76D5" w:rsidRDefault="00551A61" w:rsidP="00551A61">
      <w:pPr>
        <w:pStyle w:val="Code"/>
      </w:pPr>
      <w:r w:rsidRPr="00EC76D5">
        <w:t xml:space="preserve">  public static void main(String args[]) {</w:t>
      </w:r>
    </w:p>
    <w:p w14:paraId="5B15263F" w14:textId="77777777" w:rsidR="00551A61" w:rsidRPr="00EC76D5" w:rsidRDefault="00551A61" w:rsidP="00551A61">
      <w:pPr>
        <w:pStyle w:val="Code"/>
      </w:pPr>
      <w:r w:rsidRPr="00EC76D5">
        <w:t xml:space="preserve">    if (args.length == 0) {</w:t>
      </w:r>
    </w:p>
    <w:p w14:paraId="55693546" w14:textId="77777777" w:rsidR="00551A61" w:rsidRPr="00EC76D5" w:rsidRDefault="00551A61" w:rsidP="00551A61">
      <w:pPr>
        <w:pStyle w:val="Code"/>
      </w:pPr>
      <w:r w:rsidRPr="00EC76D5">
        <w:lastRenderedPageBreak/>
        <w:t xml:space="preserve">      System.err.println("usage: compiler &lt;filename&gt;");</w:t>
      </w:r>
    </w:p>
    <w:p w14:paraId="402D97F8" w14:textId="77777777" w:rsidR="00551A61" w:rsidRPr="00EC76D5" w:rsidRDefault="00551A61" w:rsidP="00551A61">
      <w:pPr>
        <w:pStyle w:val="Code"/>
      </w:pPr>
      <w:r w:rsidRPr="00EC76D5">
        <w:t xml:space="preserve">      System.exit(-1);</w:t>
      </w:r>
    </w:p>
    <w:p w14:paraId="302BE142" w14:textId="77777777" w:rsidR="00551A61" w:rsidRPr="00EC76D5" w:rsidRDefault="00551A61" w:rsidP="00551A61">
      <w:pPr>
        <w:pStyle w:val="Code"/>
      </w:pPr>
      <w:r w:rsidRPr="00EC76D5">
        <w:t xml:space="preserve">    }</w:t>
      </w:r>
    </w:p>
    <w:p w14:paraId="1E6D647D" w14:textId="77777777" w:rsidR="00551A61" w:rsidRPr="00EC76D5" w:rsidRDefault="00551A61" w:rsidP="00551A61">
      <w:pPr>
        <w:pStyle w:val="Code"/>
      </w:pPr>
      <w:r w:rsidRPr="00EC76D5">
        <w:t xml:space="preserve">    </w:t>
      </w:r>
    </w:p>
    <w:p w14:paraId="65B4DC22" w14:textId="77777777" w:rsidR="00551A61" w:rsidRPr="00EC76D5" w:rsidRDefault="00551A61" w:rsidP="00551A61">
      <w:pPr>
        <w:pStyle w:val="Code"/>
      </w:pPr>
      <w:r w:rsidRPr="00EC76D5">
        <w:t xml:space="preserve">    List&lt;String&gt; argList = new LinkedList&lt;&gt;();</w:t>
      </w:r>
    </w:p>
    <w:p w14:paraId="666E048D" w14:textId="77777777" w:rsidR="00551A61" w:rsidRPr="00EC76D5" w:rsidRDefault="00551A61" w:rsidP="00551A61">
      <w:pPr>
        <w:pStyle w:val="Code"/>
      </w:pPr>
      <w:r w:rsidRPr="00EC76D5">
        <w:t xml:space="preserve">    for (String text : args) {</w:t>
      </w:r>
    </w:p>
    <w:p w14:paraId="25B18D42" w14:textId="77777777" w:rsidR="00551A61" w:rsidRPr="00EC76D5" w:rsidRDefault="00551A61" w:rsidP="00551A61">
      <w:pPr>
        <w:pStyle w:val="Code"/>
      </w:pPr>
      <w:r w:rsidRPr="00EC76D5">
        <w:t xml:space="preserve">      argList.add(text);</w:t>
      </w:r>
    </w:p>
    <w:p w14:paraId="2784F65E" w14:textId="77777777" w:rsidR="00551A61" w:rsidRPr="00EC76D5" w:rsidRDefault="00551A61" w:rsidP="00551A61">
      <w:pPr>
        <w:pStyle w:val="Code"/>
      </w:pPr>
      <w:r w:rsidRPr="00EC76D5">
        <w:t xml:space="preserve">    }</w:t>
      </w:r>
    </w:p>
    <w:p w14:paraId="32EC4260" w14:textId="77777777" w:rsidR="00551A61" w:rsidRPr="00EC76D5" w:rsidRDefault="00551A61" w:rsidP="00551A61">
      <w:pPr>
        <w:pStyle w:val="Code"/>
      </w:pPr>
    </w:p>
    <w:p w14:paraId="2CBB28A1" w14:textId="77777777" w:rsidR="00551A61" w:rsidRPr="00EC76D5" w:rsidRDefault="00551A61" w:rsidP="00551A61">
      <w:pPr>
        <w:pStyle w:val="Code"/>
      </w:pPr>
      <w:r w:rsidRPr="00EC76D5">
        <w:t xml:space="preserve">    argList.add("CType");</w:t>
      </w:r>
    </w:p>
    <w:p w14:paraId="23127478" w14:textId="77777777" w:rsidR="00551A61" w:rsidRPr="00EC76D5" w:rsidRDefault="00551A61" w:rsidP="00551A61">
      <w:pPr>
        <w:pStyle w:val="Code"/>
      </w:pPr>
      <w:r w:rsidRPr="00EC76D5">
        <w:t xml:space="preserve">    argList.add("ErrNo");</w:t>
      </w:r>
    </w:p>
    <w:p w14:paraId="160ADA1E" w14:textId="77777777" w:rsidR="00551A61" w:rsidRPr="00EC76D5" w:rsidRDefault="00551A61" w:rsidP="00551A61">
      <w:pPr>
        <w:pStyle w:val="Code"/>
      </w:pPr>
      <w:r w:rsidRPr="00EC76D5">
        <w:t xml:space="preserve">    argList.add("File");</w:t>
      </w:r>
    </w:p>
    <w:p w14:paraId="395E5F0E" w14:textId="77777777" w:rsidR="00551A61" w:rsidRPr="00EC76D5" w:rsidRDefault="00551A61" w:rsidP="00551A61">
      <w:pPr>
        <w:pStyle w:val="Code"/>
      </w:pPr>
      <w:r w:rsidRPr="00EC76D5">
        <w:t xml:space="preserve">    argList.add("Locale");</w:t>
      </w:r>
    </w:p>
    <w:p w14:paraId="747171BA" w14:textId="77777777" w:rsidR="00551A61" w:rsidRPr="00EC76D5" w:rsidRDefault="00551A61" w:rsidP="00551A61">
      <w:pPr>
        <w:pStyle w:val="Code"/>
      </w:pPr>
      <w:r w:rsidRPr="00EC76D5">
        <w:t xml:space="preserve">    argList.add("Math");</w:t>
      </w:r>
    </w:p>
    <w:p w14:paraId="3F24DE03" w14:textId="77777777" w:rsidR="00551A61" w:rsidRPr="00EC76D5" w:rsidRDefault="00551A61" w:rsidP="00551A61">
      <w:pPr>
        <w:pStyle w:val="Code"/>
      </w:pPr>
      <w:r w:rsidRPr="00EC76D5">
        <w:t xml:space="preserve">    argList.add("Printf");</w:t>
      </w:r>
    </w:p>
    <w:p w14:paraId="0465F33C" w14:textId="77777777" w:rsidR="00551A61" w:rsidRPr="00EC76D5" w:rsidRDefault="00551A61" w:rsidP="00551A61">
      <w:pPr>
        <w:pStyle w:val="Code"/>
      </w:pPr>
      <w:r w:rsidRPr="00EC76D5">
        <w:t xml:space="preserve">    argList.add("Scanf");</w:t>
      </w:r>
    </w:p>
    <w:p w14:paraId="5630E59D" w14:textId="77777777" w:rsidR="00551A61" w:rsidRPr="00EC76D5" w:rsidRDefault="00551A61" w:rsidP="00551A61">
      <w:pPr>
        <w:pStyle w:val="Code"/>
      </w:pPr>
      <w:r w:rsidRPr="00EC76D5">
        <w:t xml:space="preserve">    argList.add("SetJmp");</w:t>
      </w:r>
    </w:p>
    <w:p w14:paraId="2CE5A74E" w14:textId="77777777" w:rsidR="00551A61" w:rsidRPr="00EC76D5" w:rsidRDefault="00551A61" w:rsidP="00551A61">
      <w:pPr>
        <w:pStyle w:val="Code"/>
      </w:pPr>
      <w:r w:rsidRPr="00EC76D5">
        <w:t xml:space="preserve">    argList.add("StdLib");</w:t>
      </w:r>
    </w:p>
    <w:p w14:paraId="01502B10" w14:textId="77777777" w:rsidR="00551A61" w:rsidRPr="00EC76D5" w:rsidRDefault="00551A61" w:rsidP="00551A61">
      <w:pPr>
        <w:pStyle w:val="Code"/>
      </w:pPr>
      <w:r w:rsidRPr="00EC76D5">
        <w:t xml:space="preserve">    argList.add("String");</w:t>
      </w:r>
    </w:p>
    <w:p w14:paraId="7B90C27A" w14:textId="77777777" w:rsidR="00551A61" w:rsidRPr="00EC76D5" w:rsidRDefault="00551A61" w:rsidP="00551A61">
      <w:pPr>
        <w:pStyle w:val="Code"/>
      </w:pPr>
      <w:r w:rsidRPr="00EC76D5">
        <w:t xml:space="preserve">    argList.add("Temp");</w:t>
      </w:r>
    </w:p>
    <w:p w14:paraId="7B81AEF7" w14:textId="77777777" w:rsidR="00551A61" w:rsidRPr="00EC76D5" w:rsidRDefault="00551A61" w:rsidP="00551A61">
      <w:pPr>
        <w:pStyle w:val="Code"/>
      </w:pPr>
      <w:r w:rsidRPr="00EC76D5">
        <w:t xml:space="preserve">    argList.add("Time");</w:t>
      </w:r>
    </w:p>
    <w:p w14:paraId="39222DA5" w14:textId="77777777" w:rsidR="00551A61" w:rsidRPr="00EC76D5" w:rsidRDefault="00551A61" w:rsidP="00551A61">
      <w:pPr>
        <w:pStyle w:val="Code"/>
      </w:pPr>
      <w:r w:rsidRPr="00EC76D5">
        <w:t xml:space="preserve">    </w:t>
      </w:r>
    </w:p>
    <w:p w14:paraId="6F3DECC7" w14:textId="77777777" w:rsidR="00551A61" w:rsidRPr="00EC76D5" w:rsidRDefault="00551A61" w:rsidP="00551A61">
      <w:pPr>
        <w:pStyle w:val="Code"/>
      </w:pPr>
      <w:r w:rsidRPr="00EC76D5">
        <w:t xml:space="preserve">    boolean rebuild = argList.remove("-r"),</w:t>
      </w:r>
    </w:p>
    <w:p w14:paraId="35B18654" w14:textId="77777777" w:rsidR="00551A61" w:rsidRPr="00EC76D5" w:rsidRDefault="00551A61" w:rsidP="00551A61">
      <w:pPr>
        <w:pStyle w:val="Code"/>
      </w:pPr>
      <w:r w:rsidRPr="00EC76D5">
        <w:t xml:space="preserve">            print = argList.remove("-p");</w:t>
      </w:r>
    </w:p>
    <w:p w14:paraId="767B1E0D" w14:textId="77777777" w:rsidR="00551A61" w:rsidRPr="00EC76D5" w:rsidRDefault="00551A61" w:rsidP="00551A61">
      <w:pPr>
        <w:pStyle w:val="Code"/>
      </w:pPr>
      <w:r w:rsidRPr="00EC76D5">
        <w:t xml:space="preserve">    CheckStackHeap2 = argList.remove("-c");</w:t>
      </w:r>
    </w:p>
    <w:p w14:paraId="6C3CDB3F" w14:textId="77777777" w:rsidR="00551A61" w:rsidRPr="00EC76D5" w:rsidRDefault="00551A61" w:rsidP="00551A61">
      <w:pPr>
        <w:pStyle w:val="Code"/>
      </w:pPr>
      <w:r w:rsidRPr="00EC76D5">
        <w:t xml:space="preserve">    Warning = argList.remove("-w");</w:t>
      </w:r>
    </w:p>
    <w:p w14:paraId="75B3E9E8" w14:textId="77777777" w:rsidR="00551A61" w:rsidRPr="00EC76D5" w:rsidRDefault="00551A61" w:rsidP="00551A61">
      <w:pPr>
        <w:pStyle w:val="Code"/>
      </w:pPr>
      <w:r w:rsidRPr="00EC76D5">
        <w:t xml:space="preserve">    IncludePath = System.getenv("include");    </w:t>
      </w:r>
    </w:p>
    <w:p w14:paraId="12216A63" w14:textId="77777777" w:rsidR="00551A61" w:rsidRPr="00EC76D5" w:rsidRDefault="00551A61" w:rsidP="00551A61">
      <w:pPr>
        <w:pStyle w:val="Code"/>
      </w:pPr>
      <w:r w:rsidRPr="00EC76D5">
        <w:t xml:space="preserve">    String pathName = "C:\\Users\\Stefan\\Documents\\C_Compiler\\stdio\\";</w:t>
      </w:r>
    </w:p>
    <w:p w14:paraId="26FB0A3E" w14:textId="77777777" w:rsidR="00551A61" w:rsidRPr="00EC76D5" w:rsidRDefault="00551A61" w:rsidP="00551A61">
      <w:pPr>
        <w:pStyle w:val="Code"/>
      </w:pPr>
      <w:r w:rsidRPr="00EC76D5">
        <w:t xml:space="preserve">    </w:t>
      </w:r>
    </w:p>
    <w:p w14:paraId="07C4C1CC" w14:textId="77777777" w:rsidR="00551A61" w:rsidRPr="00EC76D5" w:rsidRDefault="00551A61" w:rsidP="00551A61">
      <w:pPr>
        <w:pStyle w:val="Code"/>
      </w:pPr>
      <w:r w:rsidRPr="00EC76D5">
        <w:t xml:space="preserve">    if (IncludePath == null) {</w:t>
      </w:r>
    </w:p>
    <w:p w14:paraId="224B5759" w14:textId="77777777" w:rsidR="00551A61" w:rsidRPr="00EC76D5" w:rsidRDefault="00551A61" w:rsidP="00551A61">
      <w:pPr>
        <w:pStyle w:val="Code"/>
      </w:pPr>
      <w:r w:rsidRPr="00EC76D5">
        <w:t xml:space="preserve">      IncludePath = pathName;</w:t>
      </w:r>
    </w:p>
    <w:p w14:paraId="3F62B990" w14:textId="77777777" w:rsidR="00551A61" w:rsidRPr="00EC76D5" w:rsidRDefault="00551A61" w:rsidP="00551A61">
      <w:pPr>
        <w:pStyle w:val="Code"/>
      </w:pPr>
      <w:r w:rsidRPr="00EC76D5">
        <w:t xml:space="preserve">    }</w:t>
      </w:r>
    </w:p>
    <w:p w14:paraId="4975A70C" w14:textId="77777777" w:rsidR="00551A61" w:rsidRPr="00EC76D5" w:rsidRDefault="00551A61" w:rsidP="00551A61">
      <w:pPr>
        <w:pStyle w:val="Code"/>
      </w:pPr>
    </w:p>
    <w:p w14:paraId="41965A1D" w14:textId="77777777" w:rsidR="00551A61" w:rsidRPr="00EC76D5" w:rsidRDefault="00551A61" w:rsidP="00551A61">
      <w:pPr>
        <w:pStyle w:val="Code"/>
      </w:pPr>
      <w:r w:rsidRPr="00EC76D5">
        <w:t xml:space="preserve">    try {</w:t>
      </w:r>
    </w:p>
    <w:p w14:paraId="400BF3CF" w14:textId="77777777" w:rsidR="00551A61" w:rsidRPr="00EC76D5" w:rsidRDefault="00551A61" w:rsidP="00551A61">
      <w:pPr>
        <w:pStyle w:val="Code"/>
      </w:pPr>
      <w:r w:rsidRPr="00EC76D5">
        <w:t xml:space="preserve">      boolean link = false;</w:t>
      </w:r>
    </w:p>
    <w:p w14:paraId="25952DE8" w14:textId="77777777" w:rsidR="00551A61" w:rsidRPr="00EC76D5" w:rsidRDefault="00551A61" w:rsidP="00551A61">
      <w:pPr>
        <w:pStyle w:val="Code"/>
      </w:pPr>
      <w:r w:rsidRPr="00EC76D5">
        <w:t xml:space="preserve">      </w:t>
      </w:r>
    </w:p>
    <w:p w14:paraId="670EF1B9" w14:textId="77777777" w:rsidR="00551A61" w:rsidRPr="00EC76D5" w:rsidRDefault="00551A61" w:rsidP="00551A61">
      <w:pPr>
        <w:pStyle w:val="Code"/>
      </w:pPr>
      <w:r w:rsidRPr="00EC76D5">
        <w:t xml:space="preserve">      for (String arg : argList) {</w:t>
      </w:r>
    </w:p>
    <w:p w14:paraId="435C3B3F" w14:textId="77777777" w:rsidR="00551A61" w:rsidRPr="00EC76D5" w:rsidRDefault="00551A61" w:rsidP="00551A61">
      <w:pPr>
        <w:pStyle w:val="Code"/>
      </w:pPr>
      <w:r w:rsidRPr="00EC76D5">
        <w:t xml:space="preserve">        File sourceFile = new File(pathName + arg + ".c");</w:t>
      </w:r>
    </w:p>
    <w:p w14:paraId="4459AF16" w14:textId="77777777" w:rsidR="00551A61" w:rsidRPr="00EC76D5" w:rsidRDefault="00551A61" w:rsidP="00551A61">
      <w:pPr>
        <w:pStyle w:val="Code"/>
      </w:pPr>
      <w:r w:rsidRPr="00EC76D5">
        <w:t xml:space="preserve">        File objectFile = new File(pathName + arg + ".obj");</w:t>
      </w:r>
    </w:p>
    <w:p w14:paraId="3F9EB89B" w14:textId="77777777" w:rsidR="00551A61" w:rsidRPr="00EC76D5" w:rsidRDefault="00551A61" w:rsidP="00551A61">
      <w:pPr>
        <w:pStyle w:val="Code"/>
      </w:pPr>
      <w:r w:rsidRPr="00EC76D5">
        <w:t xml:space="preserve">       </w:t>
      </w:r>
    </w:p>
    <w:p w14:paraId="471CF570" w14:textId="77777777" w:rsidR="00551A61" w:rsidRPr="00EC76D5" w:rsidRDefault="00551A61" w:rsidP="00551A61">
      <w:pPr>
        <w:pStyle w:val="Code"/>
      </w:pPr>
      <w:r w:rsidRPr="00EC76D5">
        <w:t xml:space="preserve">        if (rebuild || !isObjectFileUpToDate(sourceFile, objectFile)) {</w:t>
      </w:r>
    </w:p>
    <w:p w14:paraId="3D00AF71" w14:textId="77777777" w:rsidR="00551A61" w:rsidRPr="00EC76D5" w:rsidRDefault="00551A61" w:rsidP="00551A61">
      <w:pPr>
        <w:pStyle w:val="Code"/>
      </w:pPr>
      <w:r w:rsidRPr="00EC76D5">
        <w:t xml:space="preserve">          File preproFile = new File(pathName + arg + ".p");</w:t>
      </w:r>
    </w:p>
    <w:p w14:paraId="5E574F27" w14:textId="77777777" w:rsidR="00551A61" w:rsidRPr="00EC76D5" w:rsidRDefault="00551A61" w:rsidP="00551A61">
      <w:pPr>
        <w:pStyle w:val="Code"/>
      </w:pPr>
      <w:r w:rsidRPr="00EC76D5">
        <w:t xml:space="preserve">          File middleFile = new File(pathName + arg + ".mid");</w:t>
      </w:r>
    </w:p>
    <w:p w14:paraId="5684617C" w14:textId="77777777" w:rsidR="00551A61" w:rsidRPr="00EC76D5" w:rsidRDefault="00551A61" w:rsidP="00551A61">
      <w:pPr>
        <w:pStyle w:val="Code"/>
      </w:pPr>
    </w:p>
    <w:p w14:paraId="2F9CB57A" w14:textId="77777777" w:rsidR="00551A61" w:rsidRPr="00EC76D5" w:rsidRDefault="00551A61" w:rsidP="00551A61">
      <w:pPr>
        <w:pStyle w:val="Code"/>
      </w:pPr>
      <w:r w:rsidRPr="00EC76D5">
        <w:t xml:space="preserve">          if (print) {</w:t>
      </w:r>
    </w:p>
    <w:p w14:paraId="29EAE496" w14:textId="77777777" w:rsidR="00551A61" w:rsidRPr="00EC76D5" w:rsidRDefault="00551A61" w:rsidP="00551A61">
      <w:pPr>
        <w:pStyle w:val="Code"/>
      </w:pPr>
      <w:r w:rsidRPr="00EC76D5">
        <w:t xml:space="preserve">            System.out.println("Compiling \"" + sourceFile.getPath() +"\"."); </w:t>
      </w:r>
    </w:p>
    <w:p w14:paraId="33500B1C" w14:textId="77777777" w:rsidR="00551A61" w:rsidRPr="00EC76D5" w:rsidRDefault="00551A61" w:rsidP="00551A61">
      <w:pPr>
        <w:pStyle w:val="Code"/>
      </w:pPr>
      <w:r w:rsidRPr="00EC76D5">
        <w:t xml:space="preserve">          }</w:t>
      </w:r>
    </w:p>
    <w:p w14:paraId="20C708FD" w14:textId="77777777" w:rsidR="00551A61" w:rsidRPr="00EC76D5" w:rsidRDefault="00551A61" w:rsidP="00551A61">
      <w:pPr>
        <w:pStyle w:val="Code"/>
      </w:pPr>
      <w:r w:rsidRPr="00EC76D5">
        <w:t xml:space="preserve">          </w:t>
      </w:r>
    </w:p>
    <w:p w14:paraId="0EB0A742" w14:textId="77777777" w:rsidR="00551A61" w:rsidRPr="00EC76D5" w:rsidRDefault="00551A61" w:rsidP="00551A61">
      <w:pPr>
        <w:pStyle w:val="Code"/>
      </w:pPr>
      <w:r w:rsidRPr="00EC76D5">
        <w:t xml:space="preserve">          BlockCount = 0;</w:t>
      </w:r>
    </w:p>
    <w:p w14:paraId="2A0D3E2F" w14:textId="77777777" w:rsidR="00551A61" w:rsidRPr="00EC76D5" w:rsidRDefault="00551A61" w:rsidP="00551A61">
      <w:pPr>
        <w:pStyle w:val="Code"/>
      </w:pPr>
      <w:r w:rsidRPr="00EC76D5">
        <w:t xml:space="preserve">          readSourceFile(sourceFile, preproFile, objectFile, middleFile);</w:t>
      </w:r>
    </w:p>
    <w:p w14:paraId="5917552F" w14:textId="77777777" w:rsidR="00551A61" w:rsidRPr="00EC76D5" w:rsidRDefault="00551A61" w:rsidP="00551A61">
      <w:pPr>
        <w:pStyle w:val="Code"/>
      </w:pPr>
      <w:r w:rsidRPr="00EC76D5">
        <w:t xml:space="preserve">          link = true;</w:t>
      </w:r>
    </w:p>
    <w:p w14:paraId="6F2BCA2E" w14:textId="77777777" w:rsidR="00551A61" w:rsidRPr="00EC76D5" w:rsidRDefault="00551A61" w:rsidP="00551A61">
      <w:pPr>
        <w:pStyle w:val="Code"/>
      </w:pPr>
      <w:r w:rsidRPr="00EC76D5">
        <w:t xml:space="preserve">        }</w:t>
      </w:r>
    </w:p>
    <w:p w14:paraId="7DF84C4E" w14:textId="77777777" w:rsidR="00551A61" w:rsidRPr="00EC76D5" w:rsidRDefault="00551A61" w:rsidP="00551A61">
      <w:pPr>
        <w:pStyle w:val="Code"/>
      </w:pPr>
      <w:r w:rsidRPr="00EC76D5">
        <w:t xml:space="preserve">      }</w:t>
      </w:r>
    </w:p>
    <w:p w14:paraId="39944772" w14:textId="77777777" w:rsidR="00551A61" w:rsidRPr="00EC76D5" w:rsidRDefault="00551A61" w:rsidP="00551A61">
      <w:pPr>
        <w:pStyle w:val="Code"/>
      </w:pPr>
      <w:r w:rsidRPr="00EC76D5">
        <w:t xml:space="preserve">      </w:t>
      </w:r>
    </w:p>
    <w:p w14:paraId="0885A4AD" w14:textId="77777777" w:rsidR="00551A61" w:rsidRPr="00EC76D5" w:rsidRDefault="00551A61" w:rsidP="00551A61">
      <w:pPr>
        <w:pStyle w:val="Code"/>
      </w:pPr>
      <w:r w:rsidRPr="00EC76D5">
        <w:t xml:space="preserve">      if (link) {</w:t>
      </w:r>
    </w:p>
    <w:p w14:paraId="0A0B4689" w14:textId="77777777" w:rsidR="00551A61" w:rsidRPr="00EC76D5" w:rsidRDefault="00551A61" w:rsidP="00551A61">
      <w:pPr>
        <w:pStyle w:val="Code"/>
      </w:pPr>
      <w:r w:rsidRPr="00EC76D5">
        <w:t xml:space="preserve">        Path = null;</w:t>
      </w:r>
    </w:p>
    <w:p w14:paraId="6D9DA665" w14:textId="77777777" w:rsidR="00551A61" w:rsidRPr="00EC76D5" w:rsidRDefault="00551A61" w:rsidP="00551A61">
      <w:pPr>
        <w:pStyle w:val="Code"/>
      </w:pPr>
      <w:r w:rsidRPr="00EC76D5">
        <w:t xml:space="preserve">        Linker2 linker = new Linker2();</w:t>
      </w:r>
    </w:p>
    <w:p w14:paraId="54056C79" w14:textId="77777777" w:rsidR="00551A61" w:rsidRPr="00EC76D5" w:rsidRDefault="00551A61" w:rsidP="00551A61">
      <w:pPr>
        <w:pStyle w:val="Code"/>
      </w:pPr>
    </w:p>
    <w:p w14:paraId="6F1F3A7E" w14:textId="77777777" w:rsidR="00551A61" w:rsidRPr="00EC76D5" w:rsidRDefault="00551A61" w:rsidP="00551A61">
      <w:pPr>
        <w:pStyle w:val="Code"/>
      </w:pPr>
      <w:r w:rsidRPr="00EC76D5">
        <w:t xml:space="preserve">        for (String arg : argList) {</w:t>
      </w:r>
    </w:p>
    <w:p w14:paraId="1C13DA21" w14:textId="77777777" w:rsidR="00551A61" w:rsidRPr="00EC76D5" w:rsidRDefault="00551A61" w:rsidP="00551A61">
      <w:pPr>
        <w:pStyle w:val="Code"/>
      </w:pPr>
      <w:r w:rsidRPr="00EC76D5">
        <w:t xml:space="preserve">          File objectFile = new File(pathName + arg + ".obj");</w:t>
      </w:r>
    </w:p>
    <w:p w14:paraId="40A3DC42" w14:textId="77777777" w:rsidR="00551A61" w:rsidRPr="00EC76D5" w:rsidRDefault="00551A61" w:rsidP="00551A61">
      <w:pPr>
        <w:pStyle w:val="Code"/>
      </w:pPr>
    </w:p>
    <w:p w14:paraId="6945B9A0" w14:textId="77777777" w:rsidR="00551A61" w:rsidRPr="00EC76D5" w:rsidRDefault="00551A61" w:rsidP="00551A61">
      <w:pPr>
        <w:pStyle w:val="Code"/>
      </w:pPr>
      <w:r w:rsidRPr="00EC76D5">
        <w:t xml:space="preserve">          if (print) {</w:t>
      </w:r>
    </w:p>
    <w:p w14:paraId="32EF0D50" w14:textId="77777777" w:rsidR="00551A61" w:rsidRPr="00EC76D5" w:rsidRDefault="00551A61" w:rsidP="00551A61">
      <w:pPr>
        <w:pStyle w:val="Code"/>
      </w:pPr>
      <w:r w:rsidRPr="00EC76D5">
        <w:t xml:space="preserve">            System.out.println("Loading \"" + objectFile.getPath() + "\".");</w:t>
      </w:r>
    </w:p>
    <w:p w14:paraId="17DE75E7" w14:textId="77777777" w:rsidR="00551A61" w:rsidRPr="00EC76D5" w:rsidRDefault="00551A61" w:rsidP="00551A61">
      <w:pPr>
        <w:pStyle w:val="Code"/>
      </w:pPr>
      <w:r w:rsidRPr="00EC76D5">
        <w:t xml:space="preserve">          }</w:t>
      </w:r>
    </w:p>
    <w:p w14:paraId="4C5DEF77" w14:textId="77777777" w:rsidR="00551A61" w:rsidRPr="00EC76D5" w:rsidRDefault="00551A61" w:rsidP="00551A61">
      <w:pPr>
        <w:pStyle w:val="Code"/>
      </w:pPr>
      <w:r w:rsidRPr="00EC76D5">
        <w:t xml:space="preserve">          </w:t>
      </w:r>
    </w:p>
    <w:p w14:paraId="4AB88C2F" w14:textId="77777777" w:rsidR="00551A61" w:rsidRPr="00EC76D5" w:rsidRDefault="00551A61" w:rsidP="00551A61">
      <w:pPr>
        <w:pStyle w:val="Code"/>
      </w:pPr>
      <w:r w:rsidRPr="00EC76D5">
        <w:t xml:space="preserve">          linker.addAll(readObjectFile(objectFile));</w:t>
      </w:r>
    </w:p>
    <w:p w14:paraId="24E6CCC1" w14:textId="77777777" w:rsidR="00551A61" w:rsidRPr="00EC76D5" w:rsidRDefault="00551A61" w:rsidP="00551A61">
      <w:pPr>
        <w:pStyle w:val="Code"/>
      </w:pPr>
      <w:r w:rsidRPr="00EC76D5">
        <w:t xml:space="preserve">        }</w:t>
      </w:r>
    </w:p>
    <w:p w14:paraId="4549CE3F" w14:textId="77777777" w:rsidR="00551A61" w:rsidRPr="00EC76D5" w:rsidRDefault="00551A61" w:rsidP="00551A61">
      <w:pPr>
        <w:pStyle w:val="Code"/>
      </w:pPr>
    </w:p>
    <w:p w14:paraId="3B7A2153" w14:textId="77777777" w:rsidR="00551A61" w:rsidRPr="00EC76D5" w:rsidRDefault="00551A61" w:rsidP="00551A61">
      <w:pPr>
        <w:pStyle w:val="Code"/>
      </w:pPr>
      <w:r w:rsidRPr="00EC76D5">
        <w:t xml:space="preserve">        PathText = "C:\\D\\" + argList.get(0) + ".com";</w:t>
      </w:r>
    </w:p>
    <w:p w14:paraId="575D5035" w14:textId="77777777" w:rsidR="00551A61" w:rsidRPr="00EC76D5" w:rsidRDefault="00551A61" w:rsidP="00551A61">
      <w:pPr>
        <w:pStyle w:val="Code"/>
      </w:pPr>
      <w:r w:rsidRPr="00EC76D5">
        <w:t xml:space="preserve">        File comFile = new File(PathText);</w:t>
      </w:r>
    </w:p>
    <w:p w14:paraId="31DAE00A" w14:textId="77777777" w:rsidR="00551A61" w:rsidRPr="00EC76D5" w:rsidRDefault="00551A61" w:rsidP="00551A61">
      <w:pPr>
        <w:pStyle w:val="Code"/>
      </w:pPr>
      <w:r w:rsidRPr="00EC76D5">
        <w:t xml:space="preserve">        File asmFile = new File(pathName + argList.get(0) + ".asm");</w:t>
      </w:r>
    </w:p>
    <w:p w14:paraId="34D1B0DB" w14:textId="77777777" w:rsidR="00551A61" w:rsidRPr="00EC76D5" w:rsidRDefault="00551A61" w:rsidP="00551A61">
      <w:pPr>
        <w:pStyle w:val="Code"/>
      </w:pPr>
      <w:r w:rsidRPr="00EC76D5">
        <w:t xml:space="preserve">        linker.generate(comFile, asmFile);</w:t>
      </w:r>
    </w:p>
    <w:p w14:paraId="6B7A9780" w14:textId="77777777" w:rsidR="00551A61" w:rsidRPr="00EC76D5" w:rsidRDefault="00551A61" w:rsidP="00551A61">
      <w:pPr>
        <w:pStyle w:val="Code"/>
      </w:pPr>
      <w:r w:rsidRPr="00EC76D5">
        <w:t xml:space="preserve">      }</w:t>
      </w:r>
    </w:p>
    <w:p w14:paraId="5912F073" w14:textId="77777777" w:rsidR="00551A61" w:rsidRPr="00EC76D5" w:rsidRDefault="00551A61" w:rsidP="00551A61">
      <w:pPr>
        <w:pStyle w:val="Code"/>
      </w:pPr>
      <w:r w:rsidRPr="00EC76D5">
        <w:t xml:space="preserve">      else if (print) {</w:t>
      </w:r>
    </w:p>
    <w:p w14:paraId="469F5BCC" w14:textId="77777777" w:rsidR="00551A61" w:rsidRPr="00EC76D5" w:rsidRDefault="00551A61" w:rsidP="00551A61">
      <w:pPr>
        <w:pStyle w:val="Code"/>
      </w:pPr>
      <w:r w:rsidRPr="00EC76D5">
        <w:t xml:space="preserve">        System.out.println(pathName + argList.get(0) +".com is up-to-date.");</w:t>
      </w:r>
    </w:p>
    <w:p w14:paraId="6A9169CA" w14:textId="77777777" w:rsidR="00551A61" w:rsidRPr="00EC76D5" w:rsidRDefault="00551A61" w:rsidP="00551A61">
      <w:pPr>
        <w:pStyle w:val="Code"/>
      </w:pPr>
      <w:r w:rsidRPr="00EC76D5">
        <w:t xml:space="preserve">      }</w:t>
      </w:r>
    </w:p>
    <w:p w14:paraId="67944B90" w14:textId="77777777" w:rsidR="00551A61" w:rsidRPr="00EC76D5" w:rsidRDefault="00551A61" w:rsidP="00551A61">
      <w:pPr>
        <w:pStyle w:val="Code"/>
      </w:pPr>
      <w:r w:rsidRPr="00EC76D5">
        <w:t xml:space="preserve">    }</w:t>
      </w:r>
    </w:p>
    <w:p w14:paraId="3F23C3B5" w14:textId="77777777" w:rsidR="00551A61" w:rsidRPr="00EC76D5" w:rsidRDefault="00551A61" w:rsidP="00551A61">
      <w:pPr>
        <w:pStyle w:val="Code"/>
      </w:pPr>
      <w:r w:rsidRPr="00EC76D5">
        <w:t xml:space="preserve">    catch (Exception Exception) {</w:t>
      </w:r>
    </w:p>
    <w:p w14:paraId="5A17BBE9" w14:textId="77777777" w:rsidR="00551A61" w:rsidRPr="00EC76D5" w:rsidRDefault="00551A61" w:rsidP="00551A61">
      <w:pPr>
        <w:pStyle w:val="Code"/>
      </w:pPr>
      <w:r w:rsidRPr="00EC76D5">
        <w:t xml:space="preserve">      Exception.printStackTrace(System.err);</w:t>
      </w:r>
    </w:p>
    <w:p w14:paraId="5B90CC95" w14:textId="77777777" w:rsidR="00551A61" w:rsidRPr="00EC76D5" w:rsidRDefault="00551A61" w:rsidP="00551A61">
      <w:pPr>
        <w:pStyle w:val="Code"/>
      </w:pPr>
      <w:r w:rsidRPr="00EC76D5">
        <w:t xml:space="preserve">      System.exit(-1);</w:t>
      </w:r>
    </w:p>
    <w:p w14:paraId="5D056265" w14:textId="77777777" w:rsidR="00551A61" w:rsidRPr="00EC76D5" w:rsidRDefault="00551A61" w:rsidP="00551A61">
      <w:pPr>
        <w:pStyle w:val="Code"/>
      </w:pPr>
      <w:r w:rsidRPr="00EC76D5">
        <w:t xml:space="preserve">    }</w:t>
      </w:r>
    </w:p>
    <w:p w14:paraId="329C969B" w14:textId="77777777" w:rsidR="00551A61" w:rsidRPr="00EC76D5" w:rsidRDefault="00551A61" w:rsidP="00551A61">
      <w:pPr>
        <w:pStyle w:val="Code"/>
      </w:pPr>
      <w:r w:rsidRPr="00EC76D5">
        <w:t xml:space="preserve">  }</w:t>
      </w:r>
    </w:p>
    <w:p w14:paraId="3C4A90F3" w14:textId="77777777" w:rsidR="00551A61" w:rsidRPr="00EC76D5" w:rsidRDefault="00551A61" w:rsidP="00551A61">
      <w:pPr>
        <w:pStyle w:val="Code"/>
      </w:pPr>
      <w:r w:rsidRPr="00EC76D5">
        <w:t>}</w:t>
      </w:r>
    </w:p>
    <w:p w14:paraId="13A78F8C" w14:textId="77777777" w:rsidR="00D32836" w:rsidRPr="00EC76D5" w:rsidRDefault="00D32836" w:rsidP="0096418E">
      <w:pPr>
        <w:pStyle w:val="Rubrik1"/>
      </w:pPr>
      <w:bookmarkStart w:id="26" w:name="_Toc481936128"/>
      <w:r w:rsidRPr="00EC76D5">
        <w:lastRenderedPageBreak/>
        <w:t>The Preprocessor</w:t>
      </w:r>
      <w:bookmarkEnd w:id="21"/>
      <w:bookmarkEnd w:id="26"/>
    </w:p>
    <w:p w14:paraId="1E3ABC76" w14:textId="7A69E332" w:rsidR="00D740A8" w:rsidRPr="00EC76D5" w:rsidRDefault="004C576D" w:rsidP="00D740A8">
      <w:r w:rsidRPr="00EC76D5">
        <w:t>Basically, the preprocessor is made up of two parts, where the first part is a scanner and a pars</w:t>
      </w:r>
      <w:r w:rsidR="008E2AF5" w:rsidRPr="00EC76D5">
        <w:t>er and the second part takes car</w:t>
      </w:r>
      <w:r w:rsidRPr="00EC76D5">
        <w:t xml:space="preserve">e of comments, string, and characters as well as handling </w:t>
      </w:r>
      <w:r w:rsidR="00FB4323" w:rsidRPr="00EC76D5">
        <w:t>macros and conditional programming.</w:t>
      </w:r>
    </w:p>
    <w:p w14:paraId="4E5CC319" w14:textId="77777777" w:rsidR="00F17D99" w:rsidRPr="00EC76D5" w:rsidRDefault="00F17D99" w:rsidP="0096418E">
      <w:pPr>
        <w:pStyle w:val="Rubrik2"/>
      </w:pPr>
      <w:bookmarkStart w:id="27" w:name="_Ref418256130"/>
      <w:bookmarkStart w:id="28" w:name="_Toc481936129"/>
      <w:r w:rsidRPr="00EC76D5">
        <w:t>The Expression Parser</w:t>
      </w:r>
      <w:bookmarkEnd w:id="27"/>
      <w:bookmarkEnd w:id="28"/>
    </w:p>
    <w:p w14:paraId="57B573D1" w14:textId="77777777" w:rsidR="00611A0A" w:rsidRPr="00EC76D5" w:rsidRDefault="00611A0A" w:rsidP="00611A0A">
      <w:pPr>
        <w:pStyle w:val="Rubrik3"/>
      </w:pPr>
      <w:bookmarkStart w:id="29" w:name="_Toc481936130"/>
      <w:r w:rsidRPr="00EC76D5">
        <w:t>The Grammar</w:t>
      </w:r>
      <w:bookmarkEnd w:id="29"/>
    </w:p>
    <w:p w14:paraId="6728FBAE" w14:textId="22C3A118" w:rsidR="00611A0A" w:rsidRPr="00EC76D5" w:rsidRDefault="00611A0A" w:rsidP="00611A0A">
      <w:r w:rsidRPr="00EC76D5">
        <w:t xml:space="preserve">Before we </w:t>
      </w:r>
      <w:r w:rsidR="00672945" w:rsidRPr="00EC76D5">
        <w:t>consider</w:t>
      </w:r>
      <w:r w:rsidRPr="00EC76D5">
        <w:t xml:space="preserve"> the preprocessor itself, we need to find a way to decide the whether the expressions given in the #</w:t>
      </w:r>
      <w:r w:rsidRPr="00EC76D5">
        <w:rPr>
          <w:rStyle w:val="CodeInText"/>
        </w:rPr>
        <w:t>if</w:t>
      </w:r>
      <w:r w:rsidRPr="00EC76D5">
        <w:t xml:space="preserve"> or #</w:t>
      </w:r>
      <w:r w:rsidRPr="00EC76D5">
        <w:rPr>
          <w:rStyle w:val="CodeInText"/>
        </w:rPr>
        <w:t>elif</w:t>
      </w:r>
      <w:r w:rsidRPr="00EC76D5">
        <w:t xml:space="preserve"> directives equals zero. </w:t>
      </w:r>
      <w:r w:rsidR="00963DF4" w:rsidRPr="00EC76D5">
        <w:t>To</w:t>
      </w:r>
      <w:r w:rsidRPr="00EC76D5">
        <w:t xml:space="preserve"> do so, we </w:t>
      </w:r>
      <w:r w:rsidR="00717D17" w:rsidRPr="00EC76D5">
        <w:t xml:space="preserve">need </w:t>
      </w:r>
      <w:r w:rsidRPr="00EC76D5">
        <w:t>a parser and a scanner</w:t>
      </w:r>
      <w:r w:rsidR="00652D48" w:rsidRPr="00EC76D5">
        <w:t xml:space="preserve">, and we </w:t>
      </w:r>
      <w:r w:rsidR="009943C8" w:rsidRPr="00EC76D5">
        <w:t xml:space="preserve">use </w:t>
      </w:r>
      <w:r w:rsidR="00304A3D" w:rsidRPr="00EC76D5">
        <w:t>J</w:t>
      </w:r>
      <w:r w:rsidR="009943C8" w:rsidRPr="00EC76D5">
        <w:t xml:space="preserve">Flex and Bison </w:t>
      </w:r>
      <w:r w:rsidR="00DD6972" w:rsidRPr="00EC76D5">
        <w:t xml:space="preserve">from </w:t>
      </w:r>
      <w:r w:rsidR="00F071B2" w:rsidRPr="00EC76D5">
        <w:t xml:space="preserve">Chapter </w:t>
      </w:r>
      <w:r w:rsidR="00F071B2" w:rsidRPr="00EC76D5">
        <w:fldChar w:fldCharType="begin"/>
      </w:r>
      <w:r w:rsidR="00F071B2" w:rsidRPr="00EC76D5">
        <w:instrText xml:space="preserve"> REF _Ref418184656 \r \h </w:instrText>
      </w:r>
      <w:r w:rsidR="00F071B2" w:rsidRPr="00EC76D5">
        <w:fldChar w:fldCharType="separate"/>
      </w:r>
      <w:r w:rsidR="00545E00" w:rsidRPr="00EC76D5">
        <w:t>2</w:t>
      </w:r>
      <w:r w:rsidR="00F071B2" w:rsidRPr="00EC76D5">
        <w:fldChar w:fldCharType="end"/>
      </w:r>
      <w:r w:rsidRPr="00EC76D5">
        <w:t>.</w:t>
      </w:r>
      <w:r w:rsidR="009755CD" w:rsidRPr="00EC76D5">
        <w:t xml:space="preserve"> The grammar</w:t>
      </w:r>
      <w:r w:rsidR="00E61645" w:rsidRPr="00EC76D5">
        <w:t xml:space="preserve"> of an expression follows below.</w:t>
      </w:r>
    </w:p>
    <w:p w14:paraId="2A4C2B7D" w14:textId="77777777" w:rsidR="00611A0A" w:rsidRPr="00EC76D5" w:rsidRDefault="00611A0A" w:rsidP="00611A0A">
      <w:pPr>
        <w:pStyle w:val="Code"/>
      </w:pPr>
      <w:r w:rsidRPr="00EC76D5">
        <w:t>expression ::=</w:t>
      </w:r>
    </w:p>
    <w:p w14:paraId="472D15C1" w14:textId="77777777" w:rsidR="00611A0A" w:rsidRPr="00EC76D5" w:rsidRDefault="00611A0A" w:rsidP="00611A0A">
      <w:pPr>
        <w:pStyle w:val="Code"/>
      </w:pPr>
      <w:r w:rsidRPr="00EC76D5">
        <w:t xml:space="preserve">    logical_or_expression</w:t>
      </w:r>
    </w:p>
    <w:p w14:paraId="27A8618F" w14:textId="77777777" w:rsidR="00611A0A" w:rsidRPr="00EC76D5" w:rsidRDefault="00611A0A" w:rsidP="00611A0A">
      <w:pPr>
        <w:pStyle w:val="Code"/>
      </w:pPr>
      <w:r w:rsidRPr="00EC76D5">
        <w:t xml:space="preserve">  | logical_or_expression </w:t>
      </w:r>
      <w:r w:rsidRPr="00EC76D5">
        <w:rPr>
          <w:b/>
        </w:rPr>
        <w:t>?</w:t>
      </w:r>
      <w:r w:rsidRPr="00EC76D5">
        <w:t xml:space="preserve"> expression </w:t>
      </w:r>
      <w:r w:rsidRPr="00EC76D5">
        <w:rPr>
          <w:b/>
        </w:rPr>
        <w:t>:</w:t>
      </w:r>
      <w:r w:rsidRPr="00EC76D5">
        <w:t xml:space="preserve"> expression</w:t>
      </w:r>
    </w:p>
    <w:p w14:paraId="01B379A1" w14:textId="77777777" w:rsidR="00611A0A" w:rsidRPr="00EC76D5" w:rsidRDefault="00611A0A" w:rsidP="00611A0A">
      <w:pPr>
        <w:pStyle w:val="Code"/>
      </w:pPr>
    </w:p>
    <w:p w14:paraId="5D4DBE53" w14:textId="77777777" w:rsidR="00611A0A" w:rsidRPr="00EC76D5" w:rsidRDefault="00611A0A" w:rsidP="00611A0A">
      <w:pPr>
        <w:pStyle w:val="Code"/>
      </w:pPr>
      <w:r w:rsidRPr="00EC76D5">
        <w:t>logical_or_expression ::=</w:t>
      </w:r>
    </w:p>
    <w:p w14:paraId="0A8B4FC6" w14:textId="77777777" w:rsidR="00611A0A" w:rsidRPr="00EC76D5" w:rsidRDefault="00611A0A" w:rsidP="00611A0A">
      <w:pPr>
        <w:pStyle w:val="Code"/>
      </w:pPr>
      <w:r w:rsidRPr="00EC76D5">
        <w:t xml:space="preserve">    logical_and_expression</w:t>
      </w:r>
    </w:p>
    <w:p w14:paraId="1D800C57" w14:textId="77777777" w:rsidR="00611A0A" w:rsidRPr="00EC76D5" w:rsidRDefault="00611A0A" w:rsidP="00611A0A">
      <w:pPr>
        <w:pStyle w:val="Code"/>
      </w:pPr>
      <w:r w:rsidRPr="00EC76D5">
        <w:t xml:space="preserve">  | logical_or_expression </w:t>
      </w:r>
      <w:r w:rsidRPr="00EC76D5">
        <w:rPr>
          <w:b/>
        </w:rPr>
        <w:t>||</w:t>
      </w:r>
      <w:r w:rsidRPr="00EC76D5">
        <w:t xml:space="preserve"> logical_and_expression</w:t>
      </w:r>
    </w:p>
    <w:p w14:paraId="54661BED" w14:textId="77777777" w:rsidR="00611A0A" w:rsidRPr="00EC76D5" w:rsidRDefault="00611A0A" w:rsidP="00611A0A">
      <w:pPr>
        <w:pStyle w:val="Code"/>
      </w:pPr>
    </w:p>
    <w:p w14:paraId="6C4A4762" w14:textId="77777777" w:rsidR="00611A0A" w:rsidRPr="00EC76D5" w:rsidRDefault="00611A0A" w:rsidP="00611A0A">
      <w:pPr>
        <w:pStyle w:val="Code"/>
      </w:pPr>
      <w:r w:rsidRPr="00EC76D5">
        <w:t>logical_and_expression ::=</w:t>
      </w:r>
    </w:p>
    <w:p w14:paraId="78A17734" w14:textId="68F921A9" w:rsidR="00611A0A" w:rsidRPr="00EC76D5" w:rsidRDefault="00611A0A" w:rsidP="00611A0A">
      <w:pPr>
        <w:pStyle w:val="Code"/>
      </w:pPr>
      <w:r w:rsidRPr="00EC76D5">
        <w:t xml:space="preserve">    </w:t>
      </w:r>
      <w:r w:rsidR="003165F5">
        <w:t>BITWISE_OR</w:t>
      </w:r>
      <w:r w:rsidRPr="00EC76D5">
        <w:t>_expression</w:t>
      </w:r>
    </w:p>
    <w:p w14:paraId="656708CA" w14:textId="1B2CAAE0" w:rsidR="00611A0A" w:rsidRPr="00EC76D5" w:rsidRDefault="00611A0A" w:rsidP="00611A0A">
      <w:pPr>
        <w:pStyle w:val="Code"/>
      </w:pPr>
      <w:r w:rsidRPr="00EC76D5">
        <w:t xml:space="preserve">  | bitwise_and_expression </w:t>
      </w:r>
      <w:r w:rsidRPr="00EC76D5">
        <w:rPr>
          <w:b/>
        </w:rPr>
        <w:t>&amp;&amp;</w:t>
      </w:r>
      <w:r w:rsidRPr="00EC76D5">
        <w:t xml:space="preserve"> </w:t>
      </w:r>
      <w:r w:rsidR="003165F5">
        <w:t>BITWISE_OR</w:t>
      </w:r>
      <w:r w:rsidRPr="00EC76D5">
        <w:t>_expression</w:t>
      </w:r>
    </w:p>
    <w:p w14:paraId="3CC913CF" w14:textId="77777777" w:rsidR="00611A0A" w:rsidRPr="00EC76D5" w:rsidRDefault="00611A0A" w:rsidP="00611A0A">
      <w:pPr>
        <w:pStyle w:val="Code"/>
      </w:pPr>
    </w:p>
    <w:p w14:paraId="0909D1A8" w14:textId="0195E91E" w:rsidR="00611A0A" w:rsidRPr="00EC76D5" w:rsidRDefault="003165F5" w:rsidP="00611A0A">
      <w:pPr>
        <w:pStyle w:val="Code"/>
      </w:pPr>
      <w:r>
        <w:t>BITWISE_OR</w:t>
      </w:r>
      <w:r w:rsidR="00611A0A" w:rsidRPr="00EC76D5">
        <w:t>_expression ::=</w:t>
      </w:r>
    </w:p>
    <w:p w14:paraId="58BCCB42" w14:textId="77777777" w:rsidR="00611A0A" w:rsidRPr="00EC76D5" w:rsidRDefault="00611A0A" w:rsidP="00611A0A">
      <w:pPr>
        <w:pStyle w:val="Code"/>
      </w:pPr>
      <w:r w:rsidRPr="00EC76D5">
        <w:t xml:space="preserve">    bitwise_xor_expression</w:t>
      </w:r>
    </w:p>
    <w:p w14:paraId="5DCE89C7" w14:textId="403772C8" w:rsidR="00611A0A" w:rsidRPr="00EC76D5" w:rsidRDefault="00611A0A" w:rsidP="00611A0A">
      <w:pPr>
        <w:pStyle w:val="Code"/>
      </w:pPr>
      <w:r w:rsidRPr="00EC76D5">
        <w:t xml:space="preserve">  | </w:t>
      </w:r>
      <w:r w:rsidR="003165F5">
        <w:t>BITWISE_OR</w:t>
      </w:r>
      <w:r w:rsidRPr="00EC76D5">
        <w:t xml:space="preserve">_expression </w:t>
      </w:r>
      <w:r w:rsidRPr="00EC76D5">
        <w:rPr>
          <w:b/>
        </w:rPr>
        <w:t>|</w:t>
      </w:r>
      <w:r w:rsidRPr="00EC76D5">
        <w:t xml:space="preserve"> bitwise_xor_expression</w:t>
      </w:r>
    </w:p>
    <w:p w14:paraId="57887939" w14:textId="77777777" w:rsidR="00611A0A" w:rsidRPr="00EC76D5" w:rsidRDefault="00611A0A" w:rsidP="00611A0A">
      <w:pPr>
        <w:pStyle w:val="Code"/>
      </w:pPr>
    </w:p>
    <w:p w14:paraId="299F690F" w14:textId="77777777" w:rsidR="00611A0A" w:rsidRPr="00EC76D5" w:rsidRDefault="00611A0A" w:rsidP="00611A0A">
      <w:pPr>
        <w:pStyle w:val="Code"/>
      </w:pPr>
      <w:r w:rsidRPr="00EC76D5">
        <w:t>bitwise_xor_expression ::=</w:t>
      </w:r>
    </w:p>
    <w:p w14:paraId="638E26C2" w14:textId="77777777" w:rsidR="00611A0A" w:rsidRPr="00EC76D5" w:rsidRDefault="00611A0A" w:rsidP="00611A0A">
      <w:pPr>
        <w:pStyle w:val="Code"/>
      </w:pPr>
      <w:r w:rsidRPr="00EC76D5">
        <w:t xml:space="preserve">    bitwise_and_expression</w:t>
      </w:r>
    </w:p>
    <w:p w14:paraId="5F71D729" w14:textId="77777777" w:rsidR="00611A0A" w:rsidRPr="00EC76D5" w:rsidRDefault="00611A0A" w:rsidP="00611A0A">
      <w:pPr>
        <w:pStyle w:val="Code"/>
      </w:pPr>
      <w:r w:rsidRPr="00EC76D5">
        <w:t xml:space="preserve">  | bitwise_xor_expression </w:t>
      </w:r>
      <w:r w:rsidRPr="00EC76D5">
        <w:rPr>
          <w:b/>
        </w:rPr>
        <w:t>^</w:t>
      </w:r>
      <w:r w:rsidRPr="00EC76D5">
        <w:t xml:space="preserve"> bitwise_and_expression</w:t>
      </w:r>
    </w:p>
    <w:p w14:paraId="2D58354F" w14:textId="77777777" w:rsidR="00611A0A" w:rsidRPr="00EC76D5" w:rsidRDefault="00611A0A" w:rsidP="00611A0A">
      <w:pPr>
        <w:pStyle w:val="Code"/>
      </w:pPr>
    </w:p>
    <w:p w14:paraId="2C01E361" w14:textId="77777777" w:rsidR="00611A0A" w:rsidRPr="00EC76D5" w:rsidRDefault="00611A0A" w:rsidP="00611A0A">
      <w:pPr>
        <w:pStyle w:val="Code"/>
      </w:pPr>
      <w:r w:rsidRPr="00EC76D5">
        <w:t>bitwise_and_expression ::=</w:t>
      </w:r>
    </w:p>
    <w:p w14:paraId="5F7CC53F" w14:textId="77777777" w:rsidR="00611A0A" w:rsidRPr="00EC76D5" w:rsidRDefault="00611A0A" w:rsidP="00611A0A">
      <w:pPr>
        <w:pStyle w:val="Code"/>
      </w:pPr>
      <w:r w:rsidRPr="00EC76D5">
        <w:t xml:space="preserve">    equality_expression</w:t>
      </w:r>
    </w:p>
    <w:p w14:paraId="50A7E6E4" w14:textId="77777777" w:rsidR="00611A0A" w:rsidRPr="00EC76D5" w:rsidRDefault="00611A0A" w:rsidP="00611A0A">
      <w:pPr>
        <w:pStyle w:val="Code"/>
      </w:pPr>
      <w:r w:rsidRPr="00EC76D5">
        <w:t xml:space="preserve">  | bitwise_and_expression </w:t>
      </w:r>
      <w:r w:rsidRPr="00EC76D5">
        <w:rPr>
          <w:b/>
        </w:rPr>
        <w:t>&amp;</w:t>
      </w:r>
      <w:r w:rsidRPr="00EC76D5">
        <w:t xml:space="preserve"> equality_expression</w:t>
      </w:r>
    </w:p>
    <w:p w14:paraId="54518CF9" w14:textId="77777777" w:rsidR="00611A0A" w:rsidRPr="00EC76D5" w:rsidRDefault="00611A0A" w:rsidP="00611A0A">
      <w:pPr>
        <w:pStyle w:val="Code"/>
      </w:pPr>
    </w:p>
    <w:p w14:paraId="579A059F" w14:textId="77777777" w:rsidR="00611A0A" w:rsidRPr="00EC76D5" w:rsidRDefault="00611A0A" w:rsidP="00611A0A">
      <w:pPr>
        <w:pStyle w:val="Code"/>
      </w:pPr>
      <w:r w:rsidRPr="00EC76D5">
        <w:t>equality_expression ::=</w:t>
      </w:r>
    </w:p>
    <w:p w14:paraId="4AD68472" w14:textId="77777777" w:rsidR="00611A0A" w:rsidRPr="00EC76D5" w:rsidRDefault="00611A0A" w:rsidP="00611A0A">
      <w:pPr>
        <w:pStyle w:val="Code"/>
      </w:pPr>
      <w:r w:rsidRPr="00EC76D5">
        <w:t xml:space="preserve">    relation_expression</w:t>
      </w:r>
    </w:p>
    <w:p w14:paraId="22A3E188"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 </w:t>
      </w:r>
    </w:p>
    <w:p w14:paraId="040FE943"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w:t>
      </w:r>
    </w:p>
    <w:p w14:paraId="7174746C" w14:textId="77777777" w:rsidR="00611A0A" w:rsidRPr="00EC76D5" w:rsidRDefault="00611A0A" w:rsidP="00611A0A">
      <w:pPr>
        <w:pStyle w:val="Code"/>
      </w:pPr>
    </w:p>
    <w:p w14:paraId="1BA33F35" w14:textId="77777777" w:rsidR="00611A0A" w:rsidRPr="00EC76D5" w:rsidRDefault="00611A0A" w:rsidP="00611A0A">
      <w:pPr>
        <w:pStyle w:val="Code"/>
      </w:pPr>
      <w:r w:rsidRPr="00EC76D5">
        <w:t>relation_expression ::=</w:t>
      </w:r>
    </w:p>
    <w:p w14:paraId="60BCA45A" w14:textId="77777777" w:rsidR="00611A0A" w:rsidRPr="00EC76D5" w:rsidRDefault="00611A0A" w:rsidP="00611A0A">
      <w:pPr>
        <w:pStyle w:val="Code"/>
      </w:pPr>
      <w:r w:rsidRPr="00EC76D5">
        <w:t xml:space="preserve">    shift_expression</w:t>
      </w:r>
    </w:p>
    <w:p w14:paraId="3FF9F134"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72A72FEE"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12E6A7B6"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 </w:t>
      </w:r>
    </w:p>
    <w:p w14:paraId="35BCBA79"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w:t>
      </w:r>
    </w:p>
    <w:p w14:paraId="244A8721" w14:textId="77777777" w:rsidR="00611A0A" w:rsidRPr="00EC76D5" w:rsidRDefault="00611A0A" w:rsidP="00611A0A">
      <w:pPr>
        <w:pStyle w:val="Code"/>
      </w:pPr>
    </w:p>
    <w:p w14:paraId="5A2EC84A" w14:textId="77777777" w:rsidR="00611A0A" w:rsidRPr="00EC76D5" w:rsidRDefault="00611A0A" w:rsidP="00611A0A">
      <w:pPr>
        <w:pStyle w:val="Code"/>
      </w:pPr>
      <w:r w:rsidRPr="00EC76D5">
        <w:t>shift_expression ::=</w:t>
      </w:r>
    </w:p>
    <w:p w14:paraId="4FC6ADC7" w14:textId="77777777" w:rsidR="00611A0A" w:rsidRPr="00EC76D5" w:rsidRDefault="00611A0A" w:rsidP="00611A0A">
      <w:pPr>
        <w:pStyle w:val="Code"/>
      </w:pPr>
      <w:r w:rsidRPr="00EC76D5">
        <w:t xml:space="preserve">    add_expression</w:t>
      </w:r>
    </w:p>
    <w:p w14:paraId="14057E8B" w14:textId="77777777" w:rsidR="00611A0A" w:rsidRPr="00EC76D5" w:rsidRDefault="00611A0A" w:rsidP="00611A0A">
      <w:pPr>
        <w:pStyle w:val="Code"/>
      </w:pPr>
      <w:r w:rsidRPr="00EC76D5">
        <w:t xml:space="preserve">  | shift_expression </w:t>
      </w:r>
      <w:r w:rsidRPr="00EC76D5">
        <w:rPr>
          <w:b/>
        </w:rPr>
        <w:t>&lt;&lt;</w:t>
      </w:r>
      <w:r w:rsidRPr="00EC76D5">
        <w:t xml:space="preserve"> add_expression</w:t>
      </w:r>
    </w:p>
    <w:p w14:paraId="31D44668" w14:textId="77777777" w:rsidR="00611A0A" w:rsidRPr="00EC76D5" w:rsidRDefault="00611A0A" w:rsidP="00611A0A">
      <w:pPr>
        <w:pStyle w:val="Code"/>
      </w:pPr>
      <w:r w:rsidRPr="00EC76D5">
        <w:t xml:space="preserve">  | shift_expression </w:t>
      </w:r>
      <w:r w:rsidRPr="00EC76D5">
        <w:rPr>
          <w:b/>
        </w:rPr>
        <w:t>&gt;&gt;</w:t>
      </w:r>
      <w:r w:rsidRPr="00EC76D5">
        <w:t xml:space="preserve"> add_expression</w:t>
      </w:r>
    </w:p>
    <w:p w14:paraId="379DC831" w14:textId="77777777" w:rsidR="00611A0A" w:rsidRPr="00EC76D5" w:rsidRDefault="00611A0A" w:rsidP="00611A0A">
      <w:pPr>
        <w:pStyle w:val="Code"/>
      </w:pPr>
    </w:p>
    <w:p w14:paraId="3B15D36C" w14:textId="77777777" w:rsidR="00611A0A" w:rsidRPr="00EC76D5" w:rsidRDefault="00611A0A" w:rsidP="00611A0A">
      <w:pPr>
        <w:pStyle w:val="Code"/>
      </w:pPr>
      <w:r w:rsidRPr="00EC76D5">
        <w:t>add_expression ::=</w:t>
      </w:r>
    </w:p>
    <w:p w14:paraId="4F5CA4FC" w14:textId="77777777" w:rsidR="00611A0A" w:rsidRPr="00EC76D5" w:rsidRDefault="00611A0A" w:rsidP="00611A0A">
      <w:pPr>
        <w:pStyle w:val="Code"/>
      </w:pPr>
      <w:r w:rsidRPr="00EC76D5">
        <w:t xml:space="preserve">    multiply_expression</w:t>
      </w:r>
    </w:p>
    <w:p w14:paraId="30322DB7" w14:textId="77777777" w:rsidR="00611A0A" w:rsidRPr="00EC76D5" w:rsidRDefault="00611A0A" w:rsidP="00611A0A">
      <w:pPr>
        <w:pStyle w:val="Code"/>
      </w:pPr>
      <w:r w:rsidRPr="00EC76D5">
        <w:t xml:space="preserve">  | add_expression </w:t>
      </w:r>
      <w:r w:rsidRPr="00EC76D5">
        <w:rPr>
          <w:b/>
        </w:rPr>
        <w:t>+</w:t>
      </w:r>
      <w:r w:rsidRPr="00EC76D5">
        <w:t xml:space="preserve"> multiply_expression </w:t>
      </w:r>
    </w:p>
    <w:p w14:paraId="10109AFA" w14:textId="77777777" w:rsidR="00611A0A" w:rsidRPr="00EC76D5" w:rsidRDefault="00611A0A" w:rsidP="00611A0A">
      <w:pPr>
        <w:pStyle w:val="Code"/>
      </w:pPr>
      <w:r w:rsidRPr="00EC76D5">
        <w:t xml:space="preserve">  | add_expression </w:t>
      </w:r>
      <w:r w:rsidRPr="00EC76D5">
        <w:rPr>
          <w:b/>
        </w:rPr>
        <w:t>-</w:t>
      </w:r>
      <w:r w:rsidRPr="00EC76D5">
        <w:t xml:space="preserve"> multiply_expression</w:t>
      </w:r>
    </w:p>
    <w:p w14:paraId="681625F6" w14:textId="77777777" w:rsidR="00611A0A" w:rsidRPr="00EC76D5" w:rsidRDefault="00611A0A" w:rsidP="00611A0A">
      <w:pPr>
        <w:pStyle w:val="Code"/>
      </w:pPr>
    </w:p>
    <w:p w14:paraId="34BB3099" w14:textId="77777777" w:rsidR="00611A0A" w:rsidRPr="00EC76D5" w:rsidRDefault="00611A0A" w:rsidP="00611A0A">
      <w:pPr>
        <w:pStyle w:val="Code"/>
      </w:pPr>
      <w:r w:rsidRPr="00EC76D5">
        <w:t>multiply_expression ::=</w:t>
      </w:r>
    </w:p>
    <w:p w14:paraId="0C443C72" w14:textId="77777777" w:rsidR="00611A0A" w:rsidRPr="00EC76D5" w:rsidRDefault="00611A0A" w:rsidP="00611A0A">
      <w:pPr>
        <w:pStyle w:val="Code"/>
      </w:pPr>
      <w:r w:rsidRPr="00EC76D5">
        <w:t xml:space="preserve">    prefix_expression</w:t>
      </w:r>
    </w:p>
    <w:p w14:paraId="30CF933E"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26508359"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79CBAE4B"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w:t>
      </w:r>
    </w:p>
    <w:p w14:paraId="15EA5F98" w14:textId="77777777" w:rsidR="00611A0A" w:rsidRPr="00EC76D5" w:rsidRDefault="00611A0A" w:rsidP="00611A0A">
      <w:pPr>
        <w:pStyle w:val="Code"/>
      </w:pPr>
    </w:p>
    <w:p w14:paraId="5B6216DE" w14:textId="77777777" w:rsidR="00611A0A" w:rsidRPr="00EC76D5" w:rsidRDefault="00611A0A" w:rsidP="00611A0A">
      <w:pPr>
        <w:pStyle w:val="Code"/>
      </w:pPr>
      <w:r w:rsidRPr="00EC76D5">
        <w:t>prefix_expression ::=</w:t>
      </w:r>
    </w:p>
    <w:p w14:paraId="5D143BE2" w14:textId="77777777" w:rsidR="00611A0A" w:rsidRPr="00EC76D5" w:rsidRDefault="00611A0A" w:rsidP="00611A0A">
      <w:pPr>
        <w:pStyle w:val="Code"/>
      </w:pPr>
      <w:r w:rsidRPr="00EC76D5">
        <w:t xml:space="preserve">    primary_expression</w:t>
      </w:r>
    </w:p>
    <w:p w14:paraId="6C4A22E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7329843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AC1B701"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4965B70"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673E8265" w14:textId="77777777" w:rsidR="00611A0A" w:rsidRPr="00EC76D5" w:rsidRDefault="00611A0A" w:rsidP="00611A0A">
      <w:pPr>
        <w:pStyle w:val="Code"/>
      </w:pPr>
    </w:p>
    <w:p w14:paraId="641D4B0F" w14:textId="77777777" w:rsidR="00611A0A" w:rsidRPr="00EC76D5" w:rsidRDefault="00611A0A" w:rsidP="00611A0A">
      <w:pPr>
        <w:pStyle w:val="Code"/>
      </w:pPr>
      <w:r w:rsidRPr="00EC76D5">
        <w:t>primary_expression ::=</w:t>
      </w:r>
    </w:p>
    <w:p w14:paraId="52D56DA4" w14:textId="77777777" w:rsidR="00611A0A" w:rsidRPr="00EC76D5" w:rsidRDefault="00611A0A" w:rsidP="00611A0A">
      <w:pPr>
        <w:pStyle w:val="Code"/>
        <w:rPr>
          <w:b/>
        </w:rPr>
      </w:pPr>
      <w:r w:rsidRPr="00EC76D5">
        <w:t xml:space="preserve">    </w:t>
      </w:r>
      <w:r w:rsidRPr="00EC76D5">
        <w:rPr>
          <w:b/>
        </w:rPr>
        <w:t xml:space="preserve">identifier </w:t>
      </w:r>
    </w:p>
    <w:p w14:paraId="60DC1BB2" w14:textId="77777777" w:rsidR="00611A0A" w:rsidRPr="00EC76D5" w:rsidRDefault="00611A0A" w:rsidP="00611A0A">
      <w:pPr>
        <w:pStyle w:val="Code"/>
      </w:pPr>
      <w:r w:rsidRPr="00EC76D5">
        <w:t xml:space="preserve">  | </w:t>
      </w:r>
      <w:r w:rsidRPr="00EC76D5">
        <w:rPr>
          <w:b/>
        </w:rPr>
        <w:t>value</w:t>
      </w:r>
    </w:p>
    <w:p w14:paraId="771F63D0"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identifier</w:t>
      </w:r>
    </w:p>
    <w:p w14:paraId="0A450ED6"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 identifier )</w:t>
      </w:r>
      <w:r w:rsidRPr="00EC76D5">
        <w:t xml:space="preserve"> </w:t>
      </w:r>
    </w:p>
    <w:p w14:paraId="1656ED5A" w14:textId="77777777" w:rsidR="00611A0A" w:rsidRPr="00EC76D5" w:rsidRDefault="00611A0A" w:rsidP="00611A0A">
      <w:pPr>
        <w:pStyle w:val="Code"/>
      </w:pPr>
      <w:r w:rsidRPr="00EC76D5">
        <w:t xml:space="preserve">  | </w:t>
      </w:r>
      <w:r w:rsidRPr="00EC76D5">
        <w:rPr>
          <w:b/>
        </w:rPr>
        <w:t xml:space="preserve">( </w:t>
      </w:r>
      <w:r w:rsidRPr="00EC76D5">
        <w:t xml:space="preserve">expression </w:t>
      </w:r>
      <w:r w:rsidRPr="00EC76D5">
        <w:rPr>
          <w:b/>
        </w:rPr>
        <w:t>)</w:t>
      </w:r>
    </w:p>
    <w:p w14:paraId="1FDC65B9" w14:textId="667C1860" w:rsidR="00611A0A" w:rsidRPr="00EC76D5" w:rsidRDefault="00611A0A" w:rsidP="00611A0A">
      <w:r w:rsidRPr="00EC76D5">
        <w:t xml:space="preserve">The parser is divided into two parts: one part that defines the </w:t>
      </w:r>
      <w:r w:rsidR="002303E1" w:rsidRPr="00EC76D5">
        <w:t>rules and tokens</w:t>
      </w:r>
      <w:r w:rsidRPr="00EC76D5">
        <w:t xml:space="preserve">, and one part that defines the grammar rules. </w:t>
      </w:r>
      <w:r w:rsidR="00C97943" w:rsidRPr="00EC76D5">
        <w:t xml:space="preserve">As mentioned in </w:t>
      </w:r>
      <w:r w:rsidR="00F14720" w:rsidRPr="00EC76D5">
        <w:t xml:space="preserve">Section </w:t>
      </w:r>
      <w:r w:rsidR="00F14720" w:rsidRPr="00EC76D5">
        <w:fldChar w:fldCharType="begin"/>
      </w:r>
      <w:r w:rsidR="00F14720" w:rsidRPr="00EC76D5">
        <w:instrText xml:space="preserve"> REF _Ref418230958 \r \h </w:instrText>
      </w:r>
      <w:r w:rsidR="00F14720" w:rsidRPr="00EC76D5">
        <w:fldChar w:fldCharType="separate"/>
      </w:r>
      <w:r w:rsidR="00545E00" w:rsidRPr="00EC76D5">
        <w:rPr>
          <w:b/>
          <w:bCs/>
        </w:rPr>
        <w:t>Fel! Hittar inte referenskälla.</w:t>
      </w:r>
      <w:r w:rsidR="00F14720" w:rsidRPr="00EC76D5">
        <w:fldChar w:fldCharType="end"/>
      </w:r>
      <w:r w:rsidR="00C97943" w:rsidRPr="00EC76D5">
        <w:t xml:space="preserve">, </w:t>
      </w:r>
      <w:r w:rsidR="00325F90" w:rsidRPr="00EC76D5">
        <w:t xml:space="preserve">the parser defined in </w:t>
      </w:r>
      <w:r w:rsidR="00304A3D" w:rsidRPr="00EC76D5">
        <w:t>Bison</w:t>
      </w:r>
      <w:r w:rsidR="00325F90" w:rsidRPr="00EC76D5">
        <w:t xml:space="preserve"> decides whether the given code agrees with the grammar. Moreover, </w:t>
      </w:r>
      <w:r w:rsidR="009103EC" w:rsidRPr="00EC76D5">
        <w:t xml:space="preserve">the parser </w:t>
      </w:r>
      <w:r w:rsidR="00325F90" w:rsidRPr="00EC76D5">
        <w:t xml:space="preserve">can also </w:t>
      </w:r>
      <w:r w:rsidR="00045C01" w:rsidRPr="00EC76D5">
        <w:t>evaluate a</w:t>
      </w:r>
      <w:r w:rsidR="00395E28" w:rsidRPr="00EC76D5">
        <w:t xml:space="preserve"> resulting</w:t>
      </w:r>
      <w:r w:rsidR="00325F90" w:rsidRPr="00EC76D5">
        <w:t xml:space="preserve"> value. In our case, we want to calculate the integer value of the expression </w:t>
      </w:r>
      <w:r w:rsidR="00417881" w:rsidRPr="00EC76D5">
        <w:t>to</w:t>
      </w:r>
      <w:r w:rsidR="00325F90" w:rsidRPr="00EC76D5">
        <w:t xml:space="preserve"> decide whether it is zero.</w:t>
      </w:r>
      <w:r w:rsidR="009103EC" w:rsidRPr="00EC76D5">
        <w:t xml:space="preserve"> </w:t>
      </w:r>
      <w:r w:rsidR="00085DA1" w:rsidRPr="00EC76D5">
        <w:t>In this parser,</w:t>
      </w:r>
      <w:r w:rsidRPr="00EC76D5">
        <w:t xml:space="preserve"> an identifier is a string</w:t>
      </w:r>
      <w:r w:rsidR="000936E6" w:rsidRPr="00EC76D5">
        <w:t>,</w:t>
      </w:r>
      <w:r w:rsidRPr="00EC76D5">
        <w:t xml:space="preserve"> </w:t>
      </w:r>
      <w:r w:rsidR="00085DA1" w:rsidRPr="00EC76D5">
        <w:t xml:space="preserve">a </w:t>
      </w:r>
      <w:r w:rsidRPr="00EC76D5">
        <w:t xml:space="preserve">value </w:t>
      </w:r>
      <w:r w:rsidR="00085DA1" w:rsidRPr="00EC76D5">
        <w:t>is an integer</w:t>
      </w:r>
      <w:r w:rsidR="000936E6" w:rsidRPr="00EC76D5">
        <w:t xml:space="preserve"> and the value of each non-terminal is </w:t>
      </w:r>
      <w:r w:rsidR="000F05F1" w:rsidRPr="00EC76D5">
        <w:t xml:space="preserve">also </w:t>
      </w:r>
      <w:r w:rsidR="000936E6" w:rsidRPr="00EC76D5">
        <w:t>an integer</w:t>
      </w:r>
      <w:r w:rsidR="00235BAE" w:rsidRPr="00EC76D5">
        <w:t xml:space="preserve"> (real val</w:t>
      </w:r>
      <w:r w:rsidR="0037618F" w:rsidRPr="00EC76D5">
        <w:t>ues are not used by</w:t>
      </w:r>
      <w:r w:rsidR="00235BAE" w:rsidRPr="00EC76D5">
        <w:t xml:space="preserve"> the preprocessor)</w:t>
      </w:r>
      <w:r w:rsidRPr="00EC76D5">
        <w:t>.</w:t>
      </w:r>
      <w:r w:rsidR="00BA503D" w:rsidRPr="00EC76D5">
        <w:t xml:space="preserve"> </w:t>
      </w:r>
    </w:p>
    <w:p w14:paraId="65371D62" w14:textId="21DA51D6" w:rsidR="00611A0A" w:rsidRPr="00EC76D5" w:rsidRDefault="00611A0A" w:rsidP="00611A0A">
      <w:pPr>
        <w:pStyle w:val="CodeHeader"/>
      </w:pPr>
      <w:r w:rsidRPr="00EC76D5">
        <w:t>Pre</w:t>
      </w:r>
      <w:r w:rsidR="002E67B8">
        <w:t>MainParser.gppg</w:t>
      </w:r>
    </w:p>
    <w:p w14:paraId="5FDDCEE2" w14:textId="77777777" w:rsidR="00B710C8" w:rsidRPr="00EC76D5" w:rsidRDefault="00B710C8" w:rsidP="00B710C8">
      <w:pPr>
        <w:pStyle w:val="Code"/>
      </w:pPr>
      <w:r w:rsidRPr="00EC76D5">
        <w:t>%{</w:t>
      </w:r>
    </w:p>
    <w:p w14:paraId="5B569475" w14:textId="77777777" w:rsidR="00B710C8" w:rsidRPr="00EC76D5" w:rsidRDefault="00B710C8" w:rsidP="00B710C8">
      <w:pPr>
        <w:pStyle w:val="Code"/>
      </w:pPr>
      <w:r w:rsidRPr="00EC76D5">
        <w:t xml:space="preserve">  package c_compiler;</w:t>
      </w:r>
    </w:p>
    <w:p w14:paraId="238A3CF9" w14:textId="77777777" w:rsidR="00B710C8" w:rsidRPr="00EC76D5" w:rsidRDefault="00B710C8" w:rsidP="00B710C8">
      <w:pPr>
        <w:pStyle w:val="Code"/>
      </w:pPr>
      <w:r w:rsidRPr="00EC76D5">
        <w:t xml:space="preserve">  import java.math.*;</w:t>
      </w:r>
    </w:p>
    <w:p w14:paraId="0951E896" w14:textId="77777777" w:rsidR="00B710C8" w:rsidRPr="00EC76D5" w:rsidRDefault="00B710C8" w:rsidP="00B710C8">
      <w:pPr>
        <w:pStyle w:val="Code"/>
      </w:pPr>
      <w:r w:rsidRPr="00EC76D5">
        <w:t xml:space="preserve">  import java.util.*;</w:t>
      </w:r>
    </w:p>
    <w:p w14:paraId="26548AF3" w14:textId="77777777" w:rsidR="00B710C8" w:rsidRPr="00EC76D5" w:rsidRDefault="00B710C8" w:rsidP="00B710C8">
      <w:pPr>
        <w:pStyle w:val="Code"/>
      </w:pPr>
      <w:r w:rsidRPr="00EC76D5">
        <w:t>%}</w:t>
      </w:r>
    </w:p>
    <w:p w14:paraId="1463588F" w14:textId="77777777" w:rsidR="00B710C8" w:rsidRPr="00EC76D5" w:rsidRDefault="00B710C8" w:rsidP="00B710C8">
      <w:pPr>
        <w:pStyle w:val="Code"/>
      </w:pPr>
    </w:p>
    <w:p w14:paraId="424915FA" w14:textId="77777777" w:rsidR="00B710C8" w:rsidRPr="00EC76D5" w:rsidRDefault="00B710C8" w:rsidP="00B710C8">
      <w:pPr>
        <w:pStyle w:val="Code"/>
      </w:pPr>
      <w:r w:rsidRPr="00EC76D5">
        <w:t>%name-prefix = "Pre"</w:t>
      </w:r>
    </w:p>
    <w:p w14:paraId="08DD0239" w14:textId="77777777" w:rsidR="00B710C8" w:rsidRPr="00EC76D5" w:rsidRDefault="00B710C8" w:rsidP="00B710C8">
      <w:pPr>
        <w:pStyle w:val="Code"/>
      </w:pPr>
    </w:p>
    <w:p w14:paraId="21AAF57D" w14:textId="77777777" w:rsidR="00B710C8" w:rsidRPr="00EC76D5" w:rsidRDefault="00B710C8" w:rsidP="00B710C8">
      <w:pPr>
        <w:pStyle w:val="Code"/>
      </w:pPr>
      <w:r w:rsidRPr="00EC76D5">
        <w:t>%token QUESTION_MARK COLON LEFT_PAREN RIGHT_PAREN</w:t>
      </w:r>
    </w:p>
    <w:p w14:paraId="36987967" w14:textId="77777777" w:rsidR="00B710C8" w:rsidRPr="00EC76D5" w:rsidRDefault="00B710C8" w:rsidP="00B710C8">
      <w:pPr>
        <w:pStyle w:val="Code"/>
      </w:pPr>
      <w:r w:rsidRPr="00EC76D5">
        <w:t xml:space="preserve">       PLUS MINUS MULTIPLY DIVIDE MODULO DEFINED</w:t>
      </w:r>
    </w:p>
    <w:p w14:paraId="127638B7" w14:textId="77777777" w:rsidR="00B710C8" w:rsidRPr="00EC76D5" w:rsidRDefault="00B710C8" w:rsidP="00B710C8">
      <w:pPr>
        <w:pStyle w:val="Code"/>
      </w:pPr>
      <w:r w:rsidRPr="00EC76D5">
        <w:t xml:space="preserve">       EQUAL NOT_EQUAL LESS_THAN LESS_THAN_EQUAL</w:t>
      </w:r>
    </w:p>
    <w:p w14:paraId="5C6A8538" w14:textId="77777777" w:rsidR="00B710C8" w:rsidRPr="00EC76D5" w:rsidRDefault="00B710C8" w:rsidP="00B710C8">
      <w:pPr>
        <w:pStyle w:val="Code"/>
      </w:pPr>
      <w:r w:rsidRPr="00EC76D5">
        <w:t xml:space="preserve">       GREATER_THAN GREATER_THAN_EQUAL LEFT_SHIFT</w:t>
      </w:r>
    </w:p>
    <w:p w14:paraId="7D858CC8" w14:textId="77777777" w:rsidR="00B710C8" w:rsidRPr="00EC76D5" w:rsidRDefault="00B710C8" w:rsidP="00B710C8">
      <w:pPr>
        <w:pStyle w:val="Code"/>
      </w:pPr>
      <w:r w:rsidRPr="00EC76D5">
        <w:t xml:space="preserve">       RIGHT_SHIFT LOGICAL_OR LOGICAL_AND LOGICAL_NOT</w:t>
      </w:r>
    </w:p>
    <w:p w14:paraId="0776D3E3" w14:textId="3D6A275C" w:rsidR="00B710C8" w:rsidRPr="00EC76D5" w:rsidRDefault="00B710C8" w:rsidP="00B710C8">
      <w:pPr>
        <w:pStyle w:val="Code"/>
      </w:pPr>
      <w:r w:rsidRPr="00EC76D5">
        <w:t xml:space="preserve">       BITWISE_XOR </w:t>
      </w:r>
      <w:r w:rsidR="003165F5">
        <w:t>BITWISE_OR</w:t>
      </w:r>
      <w:r w:rsidRPr="00EC76D5">
        <w:t xml:space="preserve"> BITWISE_AND BITWISE_NOT</w:t>
      </w:r>
    </w:p>
    <w:p w14:paraId="74AB6F6C" w14:textId="77777777" w:rsidR="00B710C8" w:rsidRPr="00EC76D5" w:rsidRDefault="00B710C8" w:rsidP="00B710C8">
      <w:pPr>
        <w:pStyle w:val="Code"/>
      </w:pPr>
    </w:p>
    <w:p w14:paraId="6FDE78C5" w14:textId="77777777" w:rsidR="00B710C8" w:rsidRPr="00EC76D5" w:rsidRDefault="00B710C8" w:rsidP="00B710C8">
      <w:pPr>
        <w:pStyle w:val="Code"/>
      </w:pPr>
      <w:r w:rsidRPr="00EC76D5">
        <w:t>%token &lt;String&gt; IDENTIFIER</w:t>
      </w:r>
    </w:p>
    <w:p w14:paraId="44CC0531" w14:textId="77777777" w:rsidR="00B710C8" w:rsidRPr="00EC76D5" w:rsidRDefault="00B710C8" w:rsidP="00B710C8">
      <w:pPr>
        <w:pStyle w:val="Code"/>
      </w:pPr>
      <w:r w:rsidRPr="00EC76D5">
        <w:t>%token &lt;Integer&gt; VALUE</w:t>
      </w:r>
    </w:p>
    <w:p w14:paraId="61F00ABB" w14:textId="77777777" w:rsidR="00B710C8" w:rsidRPr="00EC76D5" w:rsidRDefault="00B710C8" w:rsidP="00B710C8">
      <w:pPr>
        <w:pStyle w:val="Code"/>
      </w:pPr>
    </w:p>
    <w:p w14:paraId="50D89148" w14:textId="77777777" w:rsidR="00B710C8" w:rsidRPr="00EC76D5" w:rsidRDefault="00B710C8" w:rsidP="00B710C8">
      <w:pPr>
        <w:pStyle w:val="Code"/>
      </w:pPr>
      <w:r w:rsidRPr="00EC76D5">
        <w:t>%type &lt;Integer&gt; expression logical_or_expression</w:t>
      </w:r>
    </w:p>
    <w:p w14:paraId="1F4A5FD5" w14:textId="19B1DFA6" w:rsidR="00B710C8" w:rsidRPr="00EC76D5" w:rsidRDefault="00B710C8" w:rsidP="00B710C8">
      <w:pPr>
        <w:pStyle w:val="Code"/>
      </w:pPr>
      <w:r w:rsidRPr="00EC76D5">
        <w:t xml:space="preserve">                logical_and_expression </w:t>
      </w:r>
      <w:r w:rsidR="003165F5">
        <w:t>BITWISE_OR</w:t>
      </w:r>
      <w:r w:rsidRPr="00EC76D5">
        <w:t>_expression</w:t>
      </w:r>
    </w:p>
    <w:p w14:paraId="034B3EB5" w14:textId="77777777" w:rsidR="00B710C8" w:rsidRPr="00EC76D5" w:rsidRDefault="00B710C8" w:rsidP="00B710C8">
      <w:pPr>
        <w:pStyle w:val="Code"/>
      </w:pPr>
      <w:r w:rsidRPr="00EC76D5">
        <w:t xml:space="preserve">                bitwise_xor_expression bitwise_and_expression</w:t>
      </w:r>
    </w:p>
    <w:p w14:paraId="78B14E70" w14:textId="77777777" w:rsidR="00B710C8" w:rsidRPr="00EC76D5" w:rsidRDefault="00B710C8" w:rsidP="00B710C8">
      <w:pPr>
        <w:pStyle w:val="Code"/>
      </w:pPr>
      <w:r w:rsidRPr="00EC76D5">
        <w:t xml:space="preserve">                equality_expression relation_expression</w:t>
      </w:r>
    </w:p>
    <w:p w14:paraId="451B10BB" w14:textId="77777777" w:rsidR="00B710C8" w:rsidRPr="00EC76D5" w:rsidRDefault="00B710C8" w:rsidP="00B710C8">
      <w:pPr>
        <w:pStyle w:val="Code"/>
      </w:pPr>
      <w:r w:rsidRPr="00EC76D5">
        <w:lastRenderedPageBreak/>
        <w:t xml:space="preserve">                shift_expression add_expression</w:t>
      </w:r>
    </w:p>
    <w:p w14:paraId="3A5DB205" w14:textId="77777777" w:rsidR="00B710C8" w:rsidRPr="00EC76D5" w:rsidRDefault="00B710C8" w:rsidP="00B710C8">
      <w:pPr>
        <w:pStyle w:val="Code"/>
      </w:pPr>
      <w:r w:rsidRPr="00EC76D5">
        <w:t xml:space="preserve">                multiply_expression prefix_expression</w:t>
      </w:r>
    </w:p>
    <w:p w14:paraId="37834CB9" w14:textId="77777777" w:rsidR="00B710C8" w:rsidRPr="00EC76D5" w:rsidRDefault="00B710C8" w:rsidP="00B710C8">
      <w:pPr>
        <w:pStyle w:val="Code"/>
      </w:pPr>
      <w:r w:rsidRPr="00EC76D5">
        <w:t xml:space="preserve">                primary_expression</w:t>
      </w:r>
    </w:p>
    <w:p w14:paraId="4323260E" w14:textId="77777777" w:rsidR="00B710C8" w:rsidRPr="00EC76D5" w:rsidRDefault="00B710C8" w:rsidP="00B710C8">
      <w:pPr>
        <w:pStyle w:val="Code"/>
      </w:pPr>
    </w:p>
    <w:p w14:paraId="3677C08D" w14:textId="77777777" w:rsidR="00B710C8" w:rsidRPr="00EC76D5" w:rsidRDefault="00B710C8" w:rsidP="00B710C8">
      <w:pPr>
        <w:pStyle w:val="Code"/>
      </w:pPr>
      <w:r w:rsidRPr="00EC76D5">
        <w:t>%start expression</w:t>
      </w:r>
    </w:p>
    <w:p w14:paraId="2B22B66B" w14:textId="77777777" w:rsidR="00B710C8" w:rsidRPr="00EC76D5" w:rsidRDefault="00B710C8" w:rsidP="00B710C8">
      <w:pPr>
        <w:pStyle w:val="Code"/>
      </w:pPr>
    </w:p>
    <w:p w14:paraId="6DBCEE80" w14:textId="77777777" w:rsidR="00B710C8" w:rsidRPr="00EC76D5" w:rsidRDefault="00B710C8" w:rsidP="00B710C8">
      <w:pPr>
        <w:pStyle w:val="Code"/>
      </w:pPr>
      <w:r w:rsidRPr="00EC76D5">
        <w:t>// --------------------------------------------------------------------------</w:t>
      </w:r>
    </w:p>
    <w:p w14:paraId="04169738" w14:textId="77777777" w:rsidR="00B710C8" w:rsidRPr="00EC76D5" w:rsidRDefault="00B710C8" w:rsidP="00B710C8">
      <w:pPr>
        <w:pStyle w:val="Code"/>
      </w:pPr>
    </w:p>
    <w:p w14:paraId="71B3F66A" w14:textId="77777777" w:rsidR="00B710C8" w:rsidRPr="00EC76D5" w:rsidRDefault="00B710C8" w:rsidP="00B710C8">
      <w:pPr>
        <w:pStyle w:val="Code"/>
      </w:pPr>
      <w:r w:rsidRPr="00EC76D5">
        <w:t>%%</w:t>
      </w:r>
    </w:p>
    <w:p w14:paraId="20012DC1" w14:textId="77777777" w:rsidR="00B710C8" w:rsidRPr="00EC76D5" w:rsidRDefault="00B710C8" w:rsidP="00B710C8">
      <w:pPr>
        <w:pStyle w:val="Code"/>
      </w:pPr>
    </w:p>
    <w:p w14:paraId="684518A8" w14:textId="77777777" w:rsidR="00B710C8" w:rsidRPr="00EC76D5" w:rsidRDefault="00B710C8" w:rsidP="00B710C8">
      <w:pPr>
        <w:pStyle w:val="Code"/>
      </w:pPr>
      <w:r w:rsidRPr="00EC76D5">
        <w:t>expression:</w:t>
      </w:r>
    </w:p>
    <w:p w14:paraId="3DCFD32D" w14:textId="77777777" w:rsidR="00B710C8" w:rsidRPr="00EC76D5" w:rsidRDefault="00B710C8" w:rsidP="00B710C8">
      <w:pPr>
        <w:pStyle w:val="Code"/>
      </w:pPr>
      <w:r w:rsidRPr="00EC76D5">
        <w:t xml:space="preserve">    logical_or_expression  {</w:t>
      </w:r>
    </w:p>
    <w:p w14:paraId="68E53FA2" w14:textId="77777777" w:rsidR="00B710C8" w:rsidRPr="00EC76D5" w:rsidRDefault="00B710C8" w:rsidP="00B710C8">
      <w:pPr>
        <w:pStyle w:val="Code"/>
      </w:pPr>
      <w:r w:rsidRPr="00EC76D5">
        <w:t xml:space="preserve">      $$ = $1;</w:t>
      </w:r>
    </w:p>
    <w:p w14:paraId="3DC72555" w14:textId="77777777" w:rsidR="00B710C8" w:rsidRPr="00EC76D5" w:rsidRDefault="00B710C8" w:rsidP="00B710C8">
      <w:pPr>
        <w:pStyle w:val="Code"/>
      </w:pPr>
      <w:r w:rsidRPr="00EC76D5">
        <w:t xml:space="preserve">      PreProcessor.PreProcessorResult = $$;</w:t>
      </w:r>
    </w:p>
    <w:p w14:paraId="1BF014E8" w14:textId="77777777" w:rsidR="00B710C8" w:rsidRPr="00EC76D5" w:rsidRDefault="00B710C8" w:rsidP="00B710C8">
      <w:pPr>
        <w:pStyle w:val="Code"/>
      </w:pPr>
      <w:r w:rsidRPr="00EC76D5">
        <w:t xml:space="preserve">    }</w:t>
      </w:r>
    </w:p>
    <w:p w14:paraId="645ED8C1" w14:textId="77777777" w:rsidR="00B710C8" w:rsidRPr="00EC76D5" w:rsidRDefault="00B710C8" w:rsidP="00B710C8">
      <w:pPr>
        <w:pStyle w:val="Code"/>
      </w:pPr>
      <w:r w:rsidRPr="00EC76D5">
        <w:t xml:space="preserve">  | logical_or_expression QUESTION_MARK expression</w:t>
      </w:r>
    </w:p>
    <w:p w14:paraId="25AE411A" w14:textId="77777777" w:rsidR="00B710C8" w:rsidRPr="00EC76D5" w:rsidRDefault="00B710C8" w:rsidP="00B710C8">
      <w:pPr>
        <w:pStyle w:val="Code"/>
      </w:pPr>
      <w:r w:rsidRPr="00EC76D5">
        <w:t xml:space="preserve">                          COLON expression {</w:t>
      </w:r>
    </w:p>
    <w:p w14:paraId="290445E2" w14:textId="77777777" w:rsidR="00B710C8" w:rsidRPr="00EC76D5" w:rsidRDefault="00B710C8" w:rsidP="00B710C8">
      <w:pPr>
        <w:pStyle w:val="Code"/>
      </w:pPr>
      <w:r w:rsidRPr="00EC76D5">
        <w:t xml:space="preserve">      $$ = ($1 != 0) ? $3 : $5;</w:t>
      </w:r>
    </w:p>
    <w:p w14:paraId="23F9B4DD" w14:textId="77777777" w:rsidR="00B710C8" w:rsidRPr="00EC76D5" w:rsidRDefault="00B710C8" w:rsidP="00B710C8">
      <w:pPr>
        <w:pStyle w:val="Code"/>
      </w:pPr>
      <w:r w:rsidRPr="00EC76D5">
        <w:t xml:space="preserve">      PreProcessor.PreProcessorResult = $$;</w:t>
      </w:r>
    </w:p>
    <w:p w14:paraId="3D9C39E2" w14:textId="77777777" w:rsidR="00B710C8" w:rsidRPr="00EC76D5" w:rsidRDefault="00B710C8" w:rsidP="00B710C8">
      <w:pPr>
        <w:pStyle w:val="Code"/>
      </w:pPr>
      <w:r w:rsidRPr="00EC76D5">
        <w:t xml:space="preserve">    };</w:t>
      </w:r>
    </w:p>
    <w:p w14:paraId="2D656466" w14:textId="77777777" w:rsidR="00B710C8" w:rsidRPr="00EC76D5" w:rsidRDefault="00B710C8" w:rsidP="00B710C8">
      <w:pPr>
        <w:pStyle w:val="Code"/>
      </w:pPr>
    </w:p>
    <w:p w14:paraId="25C979F8" w14:textId="77777777" w:rsidR="00B710C8" w:rsidRPr="00EC76D5" w:rsidRDefault="00B710C8" w:rsidP="00B710C8">
      <w:pPr>
        <w:pStyle w:val="Code"/>
      </w:pPr>
      <w:r w:rsidRPr="00EC76D5">
        <w:t>logical_or_expression:</w:t>
      </w:r>
    </w:p>
    <w:p w14:paraId="3D58DB90" w14:textId="77777777" w:rsidR="00B710C8" w:rsidRPr="00EC76D5" w:rsidRDefault="00B710C8" w:rsidP="00B710C8">
      <w:pPr>
        <w:pStyle w:val="Code"/>
      </w:pPr>
      <w:r w:rsidRPr="00EC76D5">
        <w:t xml:space="preserve">    logical_and_expression  {</w:t>
      </w:r>
    </w:p>
    <w:p w14:paraId="14EBED32" w14:textId="77777777" w:rsidR="00B710C8" w:rsidRPr="00EC76D5" w:rsidRDefault="00B710C8" w:rsidP="00B710C8">
      <w:pPr>
        <w:pStyle w:val="Code"/>
      </w:pPr>
      <w:r w:rsidRPr="00EC76D5">
        <w:t xml:space="preserve">      $$ = $1;</w:t>
      </w:r>
    </w:p>
    <w:p w14:paraId="39F74E63" w14:textId="77777777" w:rsidR="00B710C8" w:rsidRPr="00EC76D5" w:rsidRDefault="00B710C8" w:rsidP="00B710C8">
      <w:pPr>
        <w:pStyle w:val="Code"/>
      </w:pPr>
      <w:r w:rsidRPr="00EC76D5">
        <w:t xml:space="preserve">    }</w:t>
      </w:r>
    </w:p>
    <w:p w14:paraId="5F8700C8" w14:textId="77777777" w:rsidR="00B710C8" w:rsidRPr="00EC76D5" w:rsidRDefault="00B710C8" w:rsidP="00B710C8">
      <w:pPr>
        <w:pStyle w:val="Code"/>
      </w:pPr>
      <w:r w:rsidRPr="00EC76D5">
        <w:t xml:space="preserve">  | logical_or_expression LOGICAL_OR logical_and_expression {</w:t>
      </w:r>
    </w:p>
    <w:p w14:paraId="5935EA2C" w14:textId="77777777" w:rsidR="00B710C8" w:rsidRPr="00EC76D5" w:rsidRDefault="00B710C8" w:rsidP="00B710C8">
      <w:pPr>
        <w:pStyle w:val="Code"/>
      </w:pPr>
      <w:r w:rsidRPr="00EC76D5">
        <w:t xml:space="preserve">      $$ = (($1 != 0) || ($3 != 0)) ? 1 : 0;</w:t>
      </w:r>
    </w:p>
    <w:p w14:paraId="04657AF2" w14:textId="77777777" w:rsidR="00B710C8" w:rsidRPr="00EC76D5" w:rsidRDefault="00B710C8" w:rsidP="00B710C8">
      <w:pPr>
        <w:pStyle w:val="Code"/>
      </w:pPr>
      <w:r w:rsidRPr="00EC76D5">
        <w:t xml:space="preserve">    };</w:t>
      </w:r>
    </w:p>
    <w:p w14:paraId="442A4B0A" w14:textId="77777777" w:rsidR="00B710C8" w:rsidRPr="00EC76D5" w:rsidRDefault="00B710C8" w:rsidP="00B710C8">
      <w:pPr>
        <w:pStyle w:val="Code"/>
      </w:pPr>
    </w:p>
    <w:p w14:paraId="258D9028" w14:textId="77777777" w:rsidR="00B710C8" w:rsidRPr="00EC76D5" w:rsidRDefault="00B710C8" w:rsidP="00B710C8">
      <w:pPr>
        <w:pStyle w:val="Code"/>
      </w:pPr>
      <w:r w:rsidRPr="00EC76D5">
        <w:t>logical_and_expression:</w:t>
      </w:r>
    </w:p>
    <w:p w14:paraId="42E019FC" w14:textId="6F2717B3" w:rsidR="00B710C8" w:rsidRPr="00EC76D5" w:rsidRDefault="00B710C8" w:rsidP="00B710C8">
      <w:pPr>
        <w:pStyle w:val="Code"/>
      </w:pPr>
      <w:r w:rsidRPr="00EC76D5">
        <w:t xml:space="preserve">    </w:t>
      </w:r>
      <w:r w:rsidR="003165F5">
        <w:t>BITWISE_OR</w:t>
      </w:r>
      <w:r w:rsidRPr="00EC76D5">
        <w:t>_expression  {</w:t>
      </w:r>
    </w:p>
    <w:p w14:paraId="2A51AF04" w14:textId="77777777" w:rsidR="00B710C8" w:rsidRPr="00EC76D5" w:rsidRDefault="00B710C8" w:rsidP="00B710C8">
      <w:pPr>
        <w:pStyle w:val="Code"/>
      </w:pPr>
      <w:r w:rsidRPr="00EC76D5">
        <w:t xml:space="preserve">      $$ = $1;</w:t>
      </w:r>
    </w:p>
    <w:p w14:paraId="1AB3F775" w14:textId="77777777" w:rsidR="00B710C8" w:rsidRPr="00EC76D5" w:rsidRDefault="00B710C8" w:rsidP="00B710C8">
      <w:pPr>
        <w:pStyle w:val="Code"/>
      </w:pPr>
      <w:r w:rsidRPr="00EC76D5">
        <w:t xml:space="preserve">    }</w:t>
      </w:r>
    </w:p>
    <w:p w14:paraId="05291687" w14:textId="2A3B39D3" w:rsidR="00B710C8" w:rsidRPr="00EC76D5" w:rsidRDefault="00B710C8" w:rsidP="00B710C8">
      <w:pPr>
        <w:pStyle w:val="Code"/>
      </w:pPr>
      <w:r w:rsidRPr="00EC76D5">
        <w:t xml:space="preserve">  | bitwise_and_expression LOGICAL_AND </w:t>
      </w:r>
      <w:r w:rsidR="003165F5">
        <w:t>BITWISE_OR</w:t>
      </w:r>
      <w:r w:rsidRPr="00EC76D5">
        <w:t>_expression {</w:t>
      </w:r>
    </w:p>
    <w:p w14:paraId="1451F66A" w14:textId="77777777" w:rsidR="00B710C8" w:rsidRPr="00EC76D5" w:rsidRDefault="00B710C8" w:rsidP="00B710C8">
      <w:pPr>
        <w:pStyle w:val="Code"/>
      </w:pPr>
      <w:r w:rsidRPr="00EC76D5">
        <w:t xml:space="preserve">      $$ = (($1 != 0) &amp;&amp; ($3 != 0)) ? 1 : 0;</w:t>
      </w:r>
    </w:p>
    <w:p w14:paraId="2766EAEB" w14:textId="77777777" w:rsidR="00B710C8" w:rsidRPr="00EC76D5" w:rsidRDefault="00B710C8" w:rsidP="00B710C8">
      <w:pPr>
        <w:pStyle w:val="Code"/>
      </w:pPr>
      <w:r w:rsidRPr="00EC76D5">
        <w:t xml:space="preserve">    };</w:t>
      </w:r>
    </w:p>
    <w:p w14:paraId="324F0BDE" w14:textId="77777777" w:rsidR="00B710C8" w:rsidRPr="00EC76D5" w:rsidRDefault="00B710C8" w:rsidP="00B710C8">
      <w:pPr>
        <w:pStyle w:val="Code"/>
      </w:pPr>
    </w:p>
    <w:p w14:paraId="1D871CF7" w14:textId="78A41ADF" w:rsidR="00B710C8" w:rsidRPr="00EC76D5" w:rsidRDefault="003165F5" w:rsidP="00B710C8">
      <w:pPr>
        <w:pStyle w:val="Code"/>
      </w:pPr>
      <w:r>
        <w:t>BITWISE_OR</w:t>
      </w:r>
      <w:r w:rsidR="00B710C8" w:rsidRPr="00EC76D5">
        <w:t>_expression:</w:t>
      </w:r>
    </w:p>
    <w:p w14:paraId="636EF6FC" w14:textId="77777777" w:rsidR="00B710C8" w:rsidRPr="00EC76D5" w:rsidRDefault="00B710C8" w:rsidP="00B710C8">
      <w:pPr>
        <w:pStyle w:val="Code"/>
      </w:pPr>
      <w:r w:rsidRPr="00EC76D5">
        <w:t xml:space="preserve">    bitwise_xor_expression  {</w:t>
      </w:r>
    </w:p>
    <w:p w14:paraId="330617C9" w14:textId="77777777" w:rsidR="00B710C8" w:rsidRPr="00EC76D5" w:rsidRDefault="00B710C8" w:rsidP="00B710C8">
      <w:pPr>
        <w:pStyle w:val="Code"/>
      </w:pPr>
      <w:r w:rsidRPr="00EC76D5">
        <w:t xml:space="preserve">      $$ = $1;</w:t>
      </w:r>
    </w:p>
    <w:p w14:paraId="0BCB45A0" w14:textId="77777777" w:rsidR="00B710C8" w:rsidRPr="00EC76D5" w:rsidRDefault="00B710C8" w:rsidP="00B710C8">
      <w:pPr>
        <w:pStyle w:val="Code"/>
      </w:pPr>
      <w:r w:rsidRPr="00EC76D5">
        <w:t xml:space="preserve">    }</w:t>
      </w:r>
    </w:p>
    <w:p w14:paraId="103AC92B" w14:textId="41E59B06" w:rsidR="00B710C8" w:rsidRPr="00EC76D5" w:rsidRDefault="00B710C8" w:rsidP="00B710C8">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3A443962" w14:textId="77777777" w:rsidR="00B710C8" w:rsidRPr="00EC76D5" w:rsidRDefault="00B710C8" w:rsidP="00B710C8">
      <w:pPr>
        <w:pStyle w:val="Code"/>
      </w:pPr>
      <w:r w:rsidRPr="00EC76D5">
        <w:t xml:space="preserve">      $$ = $1 | $3;</w:t>
      </w:r>
    </w:p>
    <w:p w14:paraId="665A385F" w14:textId="77777777" w:rsidR="00B710C8" w:rsidRPr="00EC76D5" w:rsidRDefault="00B710C8" w:rsidP="00B710C8">
      <w:pPr>
        <w:pStyle w:val="Code"/>
      </w:pPr>
      <w:r w:rsidRPr="00EC76D5">
        <w:t xml:space="preserve">    };</w:t>
      </w:r>
    </w:p>
    <w:p w14:paraId="2E317133" w14:textId="77777777" w:rsidR="00B710C8" w:rsidRPr="00EC76D5" w:rsidRDefault="00B710C8" w:rsidP="00B710C8">
      <w:pPr>
        <w:pStyle w:val="Code"/>
      </w:pPr>
    </w:p>
    <w:p w14:paraId="39D07F74" w14:textId="77777777" w:rsidR="00B710C8" w:rsidRPr="00EC76D5" w:rsidRDefault="00B710C8" w:rsidP="00B710C8">
      <w:pPr>
        <w:pStyle w:val="Code"/>
      </w:pPr>
      <w:r w:rsidRPr="00EC76D5">
        <w:t>bitwise_xor_expression:</w:t>
      </w:r>
    </w:p>
    <w:p w14:paraId="0EB65B63" w14:textId="77777777" w:rsidR="00B710C8" w:rsidRPr="00EC76D5" w:rsidRDefault="00B710C8" w:rsidP="00B710C8">
      <w:pPr>
        <w:pStyle w:val="Code"/>
      </w:pPr>
      <w:r w:rsidRPr="00EC76D5">
        <w:t xml:space="preserve">    bitwise_and_expression  {</w:t>
      </w:r>
    </w:p>
    <w:p w14:paraId="04DC9B11" w14:textId="77777777" w:rsidR="00B710C8" w:rsidRPr="00EC76D5" w:rsidRDefault="00B710C8" w:rsidP="00B710C8">
      <w:pPr>
        <w:pStyle w:val="Code"/>
      </w:pPr>
      <w:r w:rsidRPr="00EC76D5">
        <w:t xml:space="preserve">      $$ = $1;</w:t>
      </w:r>
    </w:p>
    <w:p w14:paraId="1E359433" w14:textId="77777777" w:rsidR="00B710C8" w:rsidRPr="00EC76D5" w:rsidRDefault="00B710C8" w:rsidP="00B710C8">
      <w:pPr>
        <w:pStyle w:val="Code"/>
      </w:pPr>
      <w:r w:rsidRPr="00EC76D5">
        <w:t xml:space="preserve">    }</w:t>
      </w:r>
    </w:p>
    <w:p w14:paraId="088324C6" w14:textId="77777777" w:rsidR="00B710C8" w:rsidRPr="00EC76D5" w:rsidRDefault="00B710C8" w:rsidP="00B710C8">
      <w:pPr>
        <w:pStyle w:val="Code"/>
      </w:pPr>
      <w:r w:rsidRPr="00EC76D5">
        <w:t xml:space="preserve">  | bitwise_xor_expression BITWISE_XOR bitwise_and_expression {</w:t>
      </w:r>
    </w:p>
    <w:p w14:paraId="2A2674E8" w14:textId="77777777" w:rsidR="00B710C8" w:rsidRPr="00EC76D5" w:rsidRDefault="00B710C8" w:rsidP="00B710C8">
      <w:pPr>
        <w:pStyle w:val="Code"/>
      </w:pPr>
      <w:r w:rsidRPr="00EC76D5">
        <w:t xml:space="preserve">      $$ = $1 ^ $3;</w:t>
      </w:r>
    </w:p>
    <w:p w14:paraId="205FABDE" w14:textId="77777777" w:rsidR="00B710C8" w:rsidRPr="00EC76D5" w:rsidRDefault="00B710C8" w:rsidP="00B710C8">
      <w:pPr>
        <w:pStyle w:val="Code"/>
      </w:pPr>
      <w:r w:rsidRPr="00EC76D5">
        <w:t xml:space="preserve">    };</w:t>
      </w:r>
    </w:p>
    <w:p w14:paraId="11513759" w14:textId="77777777" w:rsidR="00B710C8" w:rsidRPr="00EC76D5" w:rsidRDefault="00B710C8" w:rsidP="00B710C8">
      <w:pPr>
        <w:pStyle w:val="Code"/>
      </w:pPr>
    </w:p>
    <w:p w14:paraId="73C500AF" w14:textId="77777777" w:rsidR="00B710C8" w:rsidRPr="00EC76D5" w:rsidRDefault="00B710C8" w:rsidP="00B710C8">
      <w:pPr>
        <w:pStyle w:val="Code"/>
      </w:pPr>
      <w:r w:rsidRPr="00EC76D5">
        <w:t>bitwise_and_expression:</w:t>
      </w:r>
    </w:p>
    <w:p w14:paraId="67B831FB" w14:textId="77777777" w:rsidR="00B710C8" w:rsidRPr="00EC76D5" w:rsidRDefault="00B710C8" w:rsidP="00B710C8">
      <w:pPr>
        <w:pStyle w:val="Code"/>
      </w:pPr>
      <w:r w:rsidRPr="00EC76D5">
        <w:t xml:space="preserve">    equality_expression {</w:t>
      </w:r>
    </w:p>
    <w:p w14:paraId="2062667E" w14:textId="77777777" w:rsidR="00B710C8" w:rsidRPr="00EC76D5" w:rsidRDefault="00B710C8" w:rsidP="00B710C8">
      <w:pPr>
        <w:pStyle w:val="Code"/>
      </w:pPr>
      <w:r w:rsidRPr="00EC76D5">
        <w:t xml:space="preserve">      $$ = $1;</w:t>
      </w:r>
    </w:p>
    <w:p w14:paraId="7A02B05C" w14:textId="77777777" w:rsidR="00B710C8" w:rsidRPr="00EC76D5" w:rsidRDefault="00B710C8" w:rsidP="00B710C8">
      <w:pPr>
        <w:pStyle w:val="Code"/>
      </w:pPr>
      <w:r w:rsidRPr="00EC76D5">
        <w:t xml:space="preserve">    }</w:t>
      </w:r>
    </w:p>
    <w:p w14:paraId="5434A94A" w14:textId="77777777" w:rsidR="00B710C8" w:rsidRPr="00EC76D5" w:rsidRDefault="00B710C8" w:rsidP="00B710C8">
      <w:pPr>
        <w:pStyle w:val="Code"/>
      </w:pPr>
      <w:r w:rsidRPr="00EC76D5">
        <w:lastRenderedPageBreak/>
        <w:t xml:space="preserve">  | bitwise_and_expression BITWISE_AND equality_expression {</w:t>
      </w:r>
    </w:p>
    <w:p w14:paraId="034F5D12" w14:textId="77777777" w:rsidR="00B710C8" w:rsidRPr="00EC76D5" w:rsidRDefault="00B710C8" w:rsidP="00B710C8">
      <w:pPr>
        <w:pStyle w:val="Code"/>
      </w:pPr>
      <w:r w:rsidRPr="00EC76D5">
        <w:t xml:space="preserve">      $$ = $1 &amp; $3;</w:t>
      </w:r>
    </w:p>
    <w:p w14:paraId="16B21F35" w14:textId="77777777" w:rsidR="00B710C8" w:rsidRPr="00EC76D5" w:rsidRDefault="00B710C8" w:rsidP="00B710C8">
      <w:pPr>
        <w:pStyle w:val="Code"/>
      </w:pPr>
      <w:r w:rsidRPr="00EC76D5">
        <w:t xml:space="preserve">    };</w:t>
      </w:r>
    </w:p>
    <w:p w14:paraId="4A63F96A" w14:textId="77777777" w:rsidR="00B710C8" w:rsidRPr="00EC76D5" w:rsidRDefault="00B710C8" w:rsidP="00B710C8">
      <w:pPr>
        <w:pStyle w:val="Code"/>
      </w:pPr>
    </w:p>
    <w:p w14:paraId="78643B16" w14:textId="77777777" w:rsidR="00B710C8" w:rsidRPr="00EC76D5" w:rsidRDefault="00B710C8" w:rsidP="00B710C8">
      <w:pPr>
        <w:pStyle w:val="Code"/>
      </w:pPr>
      <w:r w:rsidRPr="00EC76D5">
        <w:t>equality_expression:</w:t>
      </w:r>
    </w:p>
    <w:p w14:paraId="383BA431" w14:textId="77777777" w:rsidR="00B710C8" w:rsidRPr="00EC76D5" w:rsidRDefault="00B710C8" w:rsidP="00B710C8">
      <w:pPr>
        <w:pStyle w:val="Code"/>
      </w:pPr>
      <w:r w:rsidRPr="00EC76D5">
        <w:t xml:space="preserve">    relation_expression {</w:t>
      </w:r>
    </w:p>
    <w:p w14:paraId="6316C68A" w14:textId="77777777" w:rsidR="00B710C8" w:rsidRPr="00EC76D5" w:rsidRDefault="00B710C8" w:rsidP="00B710C8">
      <w:pPr>
        <w:pStyle w:val="Code"/>
      </w:pPr>
      <w:r w:rsidRPr="00EC76D5">
        <w:t xml:space="preserve">      $$ = $1;</w:t>
      </w:r>
    </w:p>
    <w:p w14:paraId="7BCB74B2" w14:textId="77777777" w:rsidR="00B710C8" w:rsidRPr="00EC76D5" w:rsidRDefault="00B710C8" w:rsidP="00B710C8">
      <w:pPr>
        <w:pStyle w:val="Code"/>
      </w:pPr>
      <w:r w:rsidRPr="00EC76D5">
        <w:t xml:space="preserve">    }</w:t>
      </w:r>
    </w:p>
    <w:p w14:paraId="4748C554" w14:textId="77777777" w:rsidR="00B710C8" w:rsidRPr="00EC76D5" w:rsidRDefault="00B710C8" w:rsidP="00B710C8">
      <w:pPr>
        <w:pStyle w:val="Code"/>
      </w:pPr>
      <w:r w:rsidRPr="00EC76D5">
        <w:t xml:space="preserve">  | equality_expression EQUAL relation_expression {      </w:t>
      </w:r>
    </w:p>
    <w:p w14:paraId="4DC6FA50" w14:textId="77777777" w:rsidR="00B710C8" w:rsidRPr="00EC76D5" w:rsidRDefault="00B710C8" w:rsidP="00B710C8">
      <w:pPr>
        <w:pStyle w:val="Code"/>
      </w:pPr>
      <w:r w:rsidRPr="00EC76D5">
        <w:t xml:space="preserve">      $$ = ($1 == $3) ? 1 : 0;</w:t>
      </w:r>
    </w:p>
    <w:p w14:paraId="657D9DE3" w14:textId="77777777" w:rsidR="00B710C8" w:rsidRPr="00EC76D5" w:rsidRDefault="00B710C8" w:rsidP="00B710C8">
      <w:pPr>
        <w:pStyle w:val="Code"/>
      </w:pPr>
      <w:r w:rsidRPr="00EC76D5">
        <w:t xml:space="preserve">    }</w:t>
      </w:r>
    </w:p>
    <w:p w14:paraId="1F1EEA9A" w14:textId="77777777" w:rsidR="00B710C8" w:rsidRPr="00EC76D5" w:rsidRDefault="00B710C8" w:rsidP="00B710C8">
      <w:pPr>
        <w:pStyle w:val="Code"/>
      </w:pPr>
      <w:r w:rsidRPr="00EC76D5">
        <w:t xml:space="preserve">  | equality_expression NOT_EQUAL relation_expression {      </w:t>
      </w:r>
    </w:p>
    <w:p w14:paraId="001AE752" w14:textId="77777777" w:rsidR="00B710C8" w:rsidRPr="00EC76D5" w:rsidRDefault="00B710C8" w:rsidP="00B710C8">
      <w:pPr>
        <w:pStyle w:val="Code"/>
      </w:pPr>
      <w:r w:rsidRPr="00EC76D5">
        <w:t xml:space="preserve">      $$ = ($1 != $3) ? 1 : 0;</w:t>
      </w:r>
    </w:p>
    <w:p w14:paraId="2328F24F" w14:textId="77777777" w:rsidR="00B710C8" w:rsidRPr="00EC76D5" w:rsidRDefault="00B710C8" w:rsidP="00B710C8">
      <w:pPr>
        <w:pStyle w:val="Code"/>
      </w:pPr>
      <w:r w:rsidRPr="00EC76D5">
        <w:t xml:space="preserve">    };</w:t>
      </w:r>
    </w:p>
    <w:p w14:paraId="74E4790B" w14:textId="77777777" w:rsidR="00B710C8" w:rsidRPr="00EC76D5" w:rsidRDefault="00B710C8" w:rsidP="00B710C8">
      <w:pPr>
        <w:pStyle w:val="Code"/>
      </w:pPr>
    </w:p>
    <w:p w14:paraId="7C0499FF" w14:textId="77777777" w:rsidR="00B710C8" w:rsidRPr="00EC76D5" w:rsidRDefault="00B710C8" w:rsidP="00B710C8">
      <w:pPr>
        <w:pStyle w:val="Code"/>
      </w:pPr>
      <w:r w:rsidRPr="00EC76D5">
        <w:t>relation_expression:</w:t>
      </w:r>
    </w:p>
    <w:p w14:paraId="5794C758" w14:textId="77777777" w:rsidR="00B710C8" w:rsidRPr="00EC76D5" w:rsidRDefault="00B710C8" w:rsidP="00B710C8">
      <w:pPr>
        <w:pStyle w:val="Code"/>
      </w:pPr>
      <w:r w:rsidRPr="00EC76D5">
        <w:t xml:space="preserve">    shift_expression  { $$ = $1; }</w:t>
      </w:r>
    </w:p>
    <w:p w14:paraId="01B0509E" w14:textId="77777777" w:rsidR="00B710C8" w:rsidRPr="00EC76D5" w:rsidRDefault="00B710C8" w:rsidP="00B710C8">
      <w:pPr>
        <w:pStyle w:val="Code"/>
      </w:pPr>
      <w:r w:rsidRPr="00EC76D5">
        <w:t xml:space="preserve">  | relation_expression LESS_THAN shift_expression {</w:t>
      </w:r>
    </w:p>
    <w:p w14:paraId="6411621D" w14:textId="77777777" w:rsidR="00B710C8" w:rsidRPr="00EC76D5" w:rsidRDefault="00B710C8" w:rsidP="00B710C8">
      <w:pPr>
        <w:pStyle w:val="Code"/>
      </w:pPr>
      <w:r w:rsidRPr="00EC76D5">
        <w:t xml:space="preserve">      $$ = ($1 &lt; $3) ? 1 : 0;</w:t>
      </w:r>
    </w:p>
    <w:p w14:paraId="09EDCC88" w14:textId="77777777" w:rsidR="00B710C8" w:rsidRPr="00EC76D5" w:rsidRDefault="00B710C8" w:rsidP="00B710C8">
      <w:pPr>
        <w:pStyle w:val="Code"/>
      </w:pPr>
      <w:r w:rsidRPr="00EC76D5">
        <w:t xml:space="preserve">    }</w:t>
      </w:r>
    </w:p>
    <w:p w14:paraId="02CC274C" w14:textId="77777777" w:rsidR="00B710C8" w:rsidRPr="00EC76D5" w:rsidRDefault="00B710C8" w:rsidP="00B710C8">
      <w:pPr>
        <w:pStyle w:val="Code"/>
      </w:pPr>
      <w:r w:rsidRPr="00EC76D5">
        <w:t xml:space="preserve">  | relation_expression LESS_THAN_EQUAL shift_expression {</w:t>
      </w:r>
    </w:p>
    <w:p w14:paraId="6D0C3053" w14:textId="77777777" w:rsidR="00B710C8" w:rsidRPr="00EC76D5" w:rsidRDefault="00B710C8" w:rsidP="00B710C8">
      <w:pPr>
        <w:pStyle w:val="Code"/>
      </w:pPr>
      <w:r w:rsidRPr="00EC76D5">
        <w:t xml:space="preserve">      $$ = ($1 &lt;= $3) ? 1 : 0;</w:t>
      </w:r>
    </w:p>
    <w:p w14:paraId="07A6D652" w14:textId="77777777" w:rsidR="00B710C8" w:rsidRPr="00EC76D5" w:rsidRDefault="00B710C8" w:rsidP="00B710C8">
      <w:pPr>
        <w:pStyle w:val="Code"/>
      </w:pPr>
      <w:r w:rsidRPr="00EC76D5">
        <w:t xml:space="preserve">    }</w:t>
      </w:r>
    </w:p>
    <w:p w14:paraId="2678BD11" w14:textId="77777777" w:rsidR="00B710C8" w:rsidRPr="00EC76D5" w:rsidRDefault="00B710C8" w:rsidP="00B710C8">
      <w:pPr>
        <w:pStyle w:val="Code"/>
      </w:pPr>
      <w:r w:rsidRPr="00EC76D5">
        <w:t xml:space="preserve">  | relation_expression GREATER_THAN shift_expression {</w:t>
      </w:r>
    </w:p>
    <w:p w14:paraId="00F9EE46" w14:textId="77777777" w:rsidR="00B710C8" w:rsidRPr="00EC76D5" w:rsidRDefault="00B710C8" w:rsidP="00B710C8">
      <w:pPr>
        <w:pStyle w:val="Code"/>
      </w:pPr>
      <w:r w:rsidRPr="00EC76D5">
        <w:t xml:space="preserve">      $$ = ($1 &gt; $3) ? 1 : 0;</w:t>
      </w:r>
    </w:p>
    <w:p w14:paraId="0F36B6A5" w14:textId="77777777" w:rsidR="00B710C8" w:rsidRPr="00EC76D5" w:rsidRDefault="00B710C8" w:rsidP="00B710C8">
      <w:pPr>
        <w:pStyle w:val="Code"/>
      </w:pPr>
      <w:r w:rsidRPr="00EC76D5">
        <w:t xml:space="preserve">    }</w:t>
      </w:r>
    </w:p>
    <w:p w14:paraId="410988CC" w14:textId="77777777" w:rsidR="00B710C8" w:rsidRPr="00EC76D5" w:rsidRDefault="00B710C8" w:rsidP="00B710C8">
      <w:pPr>
        <w:pStyle w:val="Code"/>
      </w:pPr>
      <w:r w:rsidRPr="00EC76D5">
        <w:t xml:space="preserve">  | relation_expression GREATER_THAN_EQUAL shift_expression {</w:t>
      </w:r>
    </w:p>
    <w:p w14:paraId="25D1C993" w14:textId="77777777" w:rsidR="00B710C8" w:rsidRPr="00EC76D5" w:rsidRDefault="00B710C8" w:rsidP="00B710C8">
      <w:pPr>
        <w:pStyle w:val="Code"/>
      </w:pPr>
      <w:r w:rsidRPr="00EC76D5">
        <w:t xml:space="preserve">      $$ = ($1 &gt;=$3) ? 1 : 0;</w:t>
      </w:r>
    </w:p>
    <w:p w14:paraId="7C2EC4E5" w14:textId="77777777" w:rsidR="00B710C8" w:rsidRPr="00EC76D5" w:rsidRDefault="00B710C8" w:rsidP="00B710C8">
      <w:pPr>
        <w:pStyle w:val="Code"/>
      </w:pPr>
      <w:r w:rsidRPr="00EC76D5">
        <w:t xml:space="preserve">    };</w:t>
      </w:r>
    </w:p>
    <w:p w14:paraId="294483BF" w14:textId="77777777" w:rsidR="00B710C8" w:rsidRPr="00EC76D5" w:rsidRDefault="00B710C8" w:rsidP="00B710C8">
      <w:pPr>
        <w:pStyle w:val="Code"/>
      </w:pPr>
    </w:p>
    <w:p w14:paraId="447F0849" w14:textId="77777777" w:rsidR="00B710C8" w:rsidRPr="00EC76D5" w:rsidRDefault="00B710C8" w:rsidP="00B710C8">
      <w:pPr>
        <w:pStyle w:val="Code"/>
      </w:pPr>
      <w:r w:rsidRPr="00EC76D5">
        <w:t>shift_expression:</w:t>
      </w:r>
    </w:p>
    <w:p w14:paraId="586DA073" w14:textId="77777777" w:rsidR="00B710C8" w:rsidRPr="00EC76D5" w:rsidRDefault="00B710C8" w:rsidP="00B710C8">
      <w:pPr>
        <w:pStyle w:val="Code"/>
      </w:pPr>
      <w:r w:rsidRPr="00EC76D5">
        <w:t xml:space="preserve">    add_expression {</w:t>
      </w:r>
    </w:p>
    <w:p w14:paraId="00B14402" w14:textId="77777777" w:rsidR="00B710C8" w:rsidRPr="00EC76D5" w:rsidRDefault="00B710C8" w:rsidP="00B710C8">
      <w:pPr>
        <w:pStyle w:val="Code"/>
      </w:pPr>
      <w:r w:rsidRPr="00EC76D5">
        <w:t xml:space="preserve">      $$ = $1;</w:t>
      </w:r>
    </w:p>
    <w:p w14:paraId="2B8AA73E" w14:textId="77777777" w:rsidR="00B710C8" w:rsidRPr="00EC76D5" w:rsidRDefault="00B710C8" w:rsidP="00B710C8">
      <w:pPr>
        <w:pStyle w:val="Code"/>
      </w:pPr>
      <w:r w:rsidRPr="00EC76D5">
        <w:t xml:space="preserve">    }</w:t>
      </w:r>
    </w:p>
    <w:p w14:paraId="013EB6F1" w14:textId="77777777" w:rsidR="00B710C8" w:rsidRPr="00EC76D5" w:rsidRDefault="00B710C8" w:rsidP="00B710C8">
      <w:pPr>
        <w:pStyle w:val="Code"/>
      </w:pPr>
      <w:r w:rsidRPr="00EC76D5">
        <w:t xml:space="preserve">  | shift_expression LEFT_SHIFT add_expression {</w:t>
      </w:r>
    </w:p>
    <w:p w14:paraId="5DFCEA1E" w14:textId="77777777" w:rsidR="00B710C8" w:rsidRPr="00EC76D5" w:rsidRDefault="00B710C8" w:rsidP="00B710C8">
      <w:pPr>
        <w:pStyle w:val="Code"/>
      </w:pPr>
      <w:r w:rsidRPr="00EC76D5">
        <w:t xml:space="preserve">      $$ = $1 &lt;&lt; $3;</w:t>
      </w:r>
    </w:p>
    <w:p w14:paraId="4AAE69B0" w14:textId="77777777" w:rsidR="00B710C8" w:rsidRPr="00EC76D5" w:rsidRDefault="00B710C8" w:rsidP="00B710C8">
      <w:pPr>
        <w:pStyle w:val="Code"/>
      </w:pPr>
      <w:r w:rsidRPr="00EC76D5">
        <w:t xml:space="preserve">    }</w:t>
      </w:r>
    </w:p>
    <w:p w14:paraId="20195809" w14:textId="77777777" w:rsidR="00B710C8" w:rsidRPr="00EC76D5" w:rsidRDefault="00B710C8" w:rsidP="00B710C8">
      <w:pPr>
        <w:pStyle w:val="Code"/>
      </w:pPr>
      <w:r w:rsidRPr="00EC76D5">
        <w:t xml:space="preserve">  | shift_expression RIGHT_SHIFT add_expression {</w:t>
      </w:r>
    </w:p>
    <w:p w14:paraId="0753159C" w14:textId="77777777" w:rsidR="00B710C8" w:rsidRPr="00EC76D5" w:rsidRDefault="00B710C8" w:rsidP="00B710C8">
      <w:pPr>
        <w:pStyle w:val="Code"/>
      </w:pPr>
      <w:r w:rsidRPr="00EC76D5">
        <w:t xml:space="preserve">      $$ = $1 &gt;&gt; $3;</w:t>
      </w:r>
    </w:p>
    <w:p w14:paraId="1970A7F7" w14:textId="77777777" w:rsidR="00B710C8" w:rsidRPr="00EC76D5" w:rsidRDefault="00B710C8" w:rsidP="00B710C8">
      <w:pPr>
        <w:pStyle w:val="Code"/>
      </w:pPr>
      <w:r w:rsidRPr="00EC76D5">
        <w:t xml:space="preserve">    };</w:t>
      </w:r>
    </w:p>
    <w:p w14:paraId="11E85B3E" w14:textId="77777777" w:rsidR="00B710C8" w:rsidRPr="00EC76D5" w:rsidRDefault="00B710C8" w:rsidP="00B710C8">
      <w:pPr>
        <w:pStyle w:val="Code"/>
      </w:pPr>
    </w:p>
    <w:p w14:paraId="1A0108F5" w14:textId="77777777" w:rsidR="00B710C8" w:rsidRPr="00EC76D5" w:rsidRDefault="00B710C8" w:rsidP="00B710C8">
      <w:pPr>
        <w:pStyle w:val="Code"/>
      </w:pPr>
      <w:r w:rsidRPr="00EC76D5">
        <w:t>add_expression:</w:t>
      </w:r>
    </w:p>
    <w:p w14:paraId="34C151A8" w14:textId="77777777" w:rsidR="00B710C8" w:rsidRPr="00EC76D5" w:rsidRDefault="00B710C8" w:rsidP="00B710C8">
      <w:pPr>
        <w:pStyle w:val="Code"/>
      </w:pPr>
      <w:r w:rsidRPr="00EC76D5">
        <w:t xml:space="preserve">    multiply_expression {</w:t>
      </w:r>
    </w:p>
    <w:p w14:paraId="77666BC6" w14:textId="77777777" w:rsidR="00B710C8" w:rsidRPr="00EC76D5" w:rsidRDefault="00B710C8" w:rsidP="00B710C8">
      <w:pPr>
        <w:pStyle w:val="Code"/>
      </w:pPr>
      <w:r w:rsidRPr="00EC76D5">
        <w:t xml:space="preserve">      $$ = $1;</w:t>
      </w:r>
    </w:p>
    <w:p w14:paraId="2F4191A7" w14:textId="77777777" w:rsidR="00B710C8" w:rsidRPr="00EC76D5" w:rsidRDefault="00B710C8" w:rsidP="00B710C8">
      <w:pPr>
        <w:pStyle w:val="Code"/>
      </w:pPr>
      <w:r w:rsidRPr="00EC76D5">
        <w:t xml:space="preserve">    }</w:t>
      </w:r>
    </w:p>
    <w:p w14:paraId="017D7DED" w14:textId="77777777" w:rsidR="00B710C8" w:rsidRPr="00EC76D5" w:rsidRDefault="00B710C8" w:rsidP="00B710C8">
      <w:pPr>
        <w:pStyle w:val="Code"/>
      </w:pPr>
      <w:r w:rsidRPr="00EC76D5">
        <w:t xml:space="preserve">  | add_expression PLUS multiply_expression {</w:t>
      </w:r>
    </w:p>
    <w:p w14:paraId="4654A0CC" w14:textId="77777777" w:rsidR="00B710C8" w:rsidRPr="00EC76D5" w:rsidRDefault="00B710C8" w:rsidP="00B710C8">
      <w:pPr>
        <w:pStyle w:val="Code"/>
      </w:pPr>
      <w:r w:rsidRPr="00EC76D5">
        <w:t xml:space="preserve">      $$ = $1 + $3;</w:t>
      </w:r>
    </w:p>
    <w:p w14:paraId="37A998B0" w14:textId="77777777" w:rsidR="00B710C8" w:rsidRPr="00EC76D5" w:rsidRDefault="00B710C8" w:rsidP="00B710C8">
      <w:pPr>
        <w:pStyle w:val="Code"/>
      </w:pPr>
      <w:r w:rsidRPr="00EC76D5">
        <w:t xml:space="preserve">    }</w:t>
      </w:r>
    </w:p>
    <w:p w14:paraId="0053706F" w14:textId="77777777" w:rsidR="00B710C8" w:rsidRPr="00EC76D5" w:rsidRDefault="00B710C8" w:rsidP="00B710C8">
      <w:pPr>
        <w:pStyle w:val="Code"/>
      </w:pPr>
      <w:r w:rsidRPr="00EC76D5">
        <w:t xml:space="preserve">  | add_expression MINUS multiply_expression {</w:t>
      </w:r>
    </w:p>
    <w:p w14:paraId="1C0CF34C" w14:textId="77777777" w:rsidR="00B710C8" w:rsidRPr="00EC76D5" w:rsidRDefault="00B710C8" w:rsidP="00B710C8">
      <w:pPr>
        <w:pStyle w:val="Code"/>
      </w:pPr>
      <w:r w:rsidRPr="00EC76D5">
        <w:t xml:space="preserve">      $$ = $1 - $3;</w:t>
      </w:r>
    </w:p>
    <w:p w14:paraId="37DE5B17" w14:textId="77777777" w:rsidR="00B710C8" w:rsidRPr="00EC76D5" w:rsidRDefault="00B710C8" w:rsidP="00B710C8">
      <w:pPr>
        <w:pStyle w:val="Code"/>
      </w:pPr>
      <w:r w:rsidRPr="00EC76D5">
        <w:t xml:space="preserve">    };</w:t>
      </w:r>
    </w:p>
    <w:p w14:paraId="68595739" w14:textId="77777777" w:rsidR="00B710C8" w:rsidRPr="00EC76D5" w:rsidRDefault="00B710C8" w:rsidP="00B710C8">
      <w:pPr>
        <w:pStyle w:val="Code"/>
      </w:pPr>
    </w:p>
    <w:p w14:paraId="467405B1" w14:textId="77777777" w:rsidR="00B710C8" w:rsidRPr="00EC76D5" w:rsidRDefault="00B710C8" w:rsidP="00B710C8">
      <w:pPr>
        <w:pStyle w:val="Code"/>
      </w:pPr>
      <w:r w:rsidRPr="00EC76D5">
        <w:t>multiply_expression:</w:t>
      </w:r>
    </w:p>
    <w:p w14:paraId="6C0B24ED" w14:textId="77777777" w:rsidR="00B710C8" w:rsidRPr="00EC76D5" w:rsidRDefault="00B710C8" w:rsidP="00B710C8">
      <w:pPr>
        <w:pStyle w:val="Code"/>
      </w:pPr>
      <w:r w:rsidRPr="00EC76D5">
        <w:t xml:space="preserve">    prefix_expression {</w:t>
      </w:r>
    </w:p>
    <w:p w14:paraId="029478D6" w14:textId="77777777" w:rsidR="00B710C8" w:rsidRPr="00EC76D5" w:rsidRDefault="00B710C8" w:rsidP="00B710C8">
      <w:pPr>
        <w:pStyle w:val="Code"/>
      </w:pPr>
      <w:r w:rsidRPr="00EC76D5">
        <w:t xml:space="preserve">      $$ = $1;</w:t>
      </w:r>
    </w:p>
    <w:p w14:paraId="14EC4A0A" w14:textId="77777777" w:rsidR="00B710C8" w:rsidRPr="00EC76D5" w:rsidRDefault="00B710C8" w:rsidP="00B710C8">
      <w:pPr>
        <w:pStyle w:val="Code"/>
      </w:pPr>
      <w:r w:rsidRPr="00EC76D5">
        <w:t xml:space="preserve">    }</w:t>
      </w:r>
    </w:p>
    <w:p w14:paraId="47E12020" w14:textId="77777777" w:rsidR="00B710C8" w:rsidRPr="00EC76D5" w:rsidRDefault="00B710C8" w:rsidP="00B710C8">
      <w:pPr>
        <w:pStyle w:val="Code"/>
      </w:pPr>
      <w:r w:rsidRPr="00EC76D5">
        <w:t xml:space="preserve">  | multiply_expression MULTIPLY prefix_expression {</w:t>
      </w:r>
    </w:p>
    <w:p w14:paraId="229A48D7" w14:textId="77777777" w:rsidR="00B710C8" w:rsidRPr="00EC76D5" w:rsidRDefault="00B710C8" w:rsidP="00B710C8">
      <w:pPr>
        <w:pStyle w:val="Code"/>
      </w:pPr>
      <w:r w:rsidRPr="00EC76D5">
        <w:lastRenderedPageBreak/>
        <w:t xml:space="preserve">      $$ = $1 * $3;</w:t>
      </w:r>
    </w:p>
    <w:p w14:paraId="13E91216" w14:textId="77777777" w:rsidR="00B710C8" w:rsidRPr="00EC76D5" w:rsidRDefault="00B710C8" w:rsidP="00B710C8">
      <w:pPr>
        <w:pStyle w:val="Code"/>
      </w:pPr>
      <w:r w:rsidRPr="00EC76D5">
        <w:t xml:space="preserve">    }</w:t>
      </w:r>
    </w:p>
    <w:p w14:paraId="6F678F62" w14:textId="77777777" w:rsidR="00B710C8" w:rsidRPr="00EC76D5" w:rsidRDefault="00B710C8" w:rsidP="00B710C8">
      <w:pPr>
        <w:pStyle w:val="Code"/>
      </w:pPr>
      <w:r w:rsidRPr="00EC76D5">
        <w:t xml:space="preserve">  | multiply_expression DIVIDE prefix_expression {</w:t>
      </w:r>
    </w:p>
    <w:p w14:paraId="72F4A80C" w14:textId="77777777" w:rsidR="00B710C8" w:rsidRPr="00EC76D5" w:rsidRDefault="00B710C8" w:rsidP="00B710C8">
      <w:pPr>
        <w:pStyle w:val="Code"/>
      </w:pPr>
      <w:r w:rsidRPr="00EC76D5">
        <w:t xml:space="preserve">      $$ = $1 / $3;</w:t>
      </w:r>
    </w:p>
    <w:p w14:paraId="2EDFC188" w14:textId="77777777" w:rsidR="00B710C8" w:rsidRPr="00EC76D5" w:rsidRDefault="00B710C8" w:rsidP="00B710C8">
      <w:pPr>
        <w:pStyle w:val="Code"/>
      </w:pPr>
      <w:r w:rsidRPr="00EC76D5">
        <w:t xml:space="preserve">    }</w:t>
      </w:r>
    </w:p>
    <w:p w14:paraId="59104AE8" w14:textId="77777777" w:rsidR="00B710C8" w:rsidRPr="00EC76D5" w:rsidRDefault="00B710C8" w:rsidP="00B710C8">
      <w:pPr>
        <w:pStyle w:val="Code"/>
      </w:pPr>
      <w:r w:rsidRPr="00EC76D5">
        <w:t xml:space="preserve">  | multiply_expression MODULO prefix_expression {</w:t>
      </w:r>
    </w:p>
    <w:p w14:paraId="61169194" w14:textId="77777777" w:rsidR="00B710C8" w:rsidRPr="00EC76D5" w:rsidRDefault="00B710C8" w:rsidP="00B710C8">
      <w:pPr>
        <w:pStyle w:val="Code"/>
      </w:pPr>
      <w:r w:rsidRPr="00EC76D5">
        <w:t xml:space="preserve">      $$ = $1 % $3;</w:t>
      </w:r>
    </w:p>
    <w:p w14:paraId="39DBB8CD" w14:textId="77777777" w:rsidR="00B710C8" w:rsidRPr="00EC76D5" w:rsidRDefault="00B710C8" w:rsidP="00B710C8">
      <w:pPr>
        <w:pStyle w:val="Code"/>
      </w:pPr>
      <w:r w:rsidRPr="00EC76D5">
        <w:t xml:space="preserve">    };</w:t>
      </w:r>
    </w:p>
    <w:p w14:paraId="3D4D68BD" w14:textId="77777777" w:rsidR="00B710C8" w:rsidRPr="00EC76D5" w:rsidRDefault="00B710C8" w:rsidP="00B710C8">
      <w:pPr>
        <w:pStyle w:val="Code"/>
      </w:pPr>
    </w:p>
    <w:p w14:paraId="5DB7F373" w14:textId="77777777" w:rsidR="00B710C8" w:rsidRPr="00EC76D5" w:rsidRDefault="00B710C8" w:rsidP="00B710C8">
      <w:pPr>
        <w:pStyle w:val="Code"/>
      </w:pPr>
      <w:r w:rsidRPr="00EC76D5">
        <w:t>prefix_expression:</w:t>
      </w:r>
    </w:p>
    <w:p w14:paraId="750365FB" w14:textId="77777777" w:rsidR="00B710C8" w:rsidRPr="00EC76D5" w:rsidRDefault="00B710C8" w:rsidP="00B710C8">
      <w:pPr>
        <w:pStyle w:val="Code"/>
      </w:pPr>
      <w:r w:rsidRPr="00EC76D5">
        <w:t xml:space="preserve">    primary_expression {</w:t>
      </w:r>
    </w:p>
    <w:p w14:paraId="1E6C3AE8" w14:textId="77777777" w:rsidR="00B710C8" w:rsidRPr="00EC76D5" w:rsidRDefault="00B710C8" w:rsidP="00B710C8">
      <w:pPr>
        <w:pStyle w:val="Code"/>
      </w:pPr>
      <w:r w:rsidRPr="00EC76D5">
        <w:t xml:space="preserve">      $$ = $1; </w:t>
      </w:r>
    </w:p>
    <w:p w14:paraId="391C9F56" w14:textId="77777777" w:rsidR="00B710C8" w:rsidRPr="00EC76D5" w:rsidRDefault="00B710C8" w:rsidP="00B710C8">
      <w:pPr>
        <w:pStyle w:val="Code"/>
      </w:pPr>
      <w:r w:rsidRPr="00EC76D5">
        <w:t xml:space="preserve">    }</w:t>
      </w:r>
    </w:p>
    <w:p w14:paraId="1A1983E8" w14:textId="77777777" w:rsidR="00B710C8" w:rsidRPr="00EC76D5" w:rsidRDefault="00B710C8" w:rsidP="00B710C8">
      <w:pPr>
        <w:pStyle w:val="Code"/>
      </w:pPr>
      <w:r w:rsidRPr="00EC76D5">
        <w:t xml:space="preserve">  | PLUS prefix_expression {</w:t>
      </w:r>
    </w:p>
    <w:p w14:paraId="5FE610B4" w14:textId="77777777" w:rsidR="00B710C8" w:rsidRPr="00EC76D5" w:rsidRDefault="00B710C8" w:rsidP="00B710C8">
      <w:pPr>
        <w:pStyle w:val="Code"/>
      </w:pPr>
      <w:r w:rsidRPr="00EC76D5">
        <w:t xml:space="preserve">      $$ = $2;</w:t>
      </w:r>
    </w:p>
    <w:p w14:paraId="181BB6CA" w14:textId="77777777" w:rsidR="00B710C8" w:rsidRPr="00EC76D5" w:rsidRDefault="00B710C8" w:rsidP="00B710C8">
      <w:pPr>
        <w:pStyle w:val="Code"/>
      </w:pPr>
      <w:r w:rsidRPr="00EC76D5">
        <w:t xml:space="preserve">    }</w:t>
      </w:r>
    </w:p>
    <w:p w14:paraId="7A401E59" w14:textId="77777777" w:rsidR="00B710C8" w:rsidRPr="00EC76D5" w:rsidRDefault="00B710C8" w:rsidP="00B710C8">
      <w:pPr>
        <w:pStyle w:val="Code"/>
      </w:pPr>
      <w:r w:rsidRPr="00EC76D5">
        <w:t xml:space="preserve">  | MINUS prefix_expression {</w:t>
      </w:r>
    </w:p>
    <w:p w14:paraId="08D93AAA" w14:textId="77777777" w:rsidR="00B710C8" w:rsidRPr="00EC76D5" w:rsidRDefault="00B710C8" w:rsidP="00B710C8">
      <w:pPr>
        <w:pStyle w:val="Code"/>
      </w:pPr>
      <w:r w:rsidRPr="00EC76D5">
        <w:t xml:space="preserve">      $$ = -$2;</w:t>
      </w:r>
    </w:p>
    <w:p w14:paraId="10AC48D4" w14:textId="77777777" w:rsidR="00B710C8" w:rsidRPr="00EC76D5" w:rsidRDefault="00B710C8" w:rsidP="00B710C8">
      <w:pPr>
        <w:pStyle w:val="Code"/>
      </w:pPr>
      <w:r w:rsidRPr="00EC76D5">
        <w:t xml:space="preserve">    }</w:t>
      </w:r>
    </w:p>
    <w:p w14:paraId="3C72A1EA" w14:textId="77777777" w:rsidR="00B710C8" w:rsidRPr="00EC76D5" w:rsidRDefault="00B710C8" w:rsidP="00B710C8">
      <w:pPr>
        <w:pStyle w:val="Code"/>
      </w:pPr>
      <w:r w:rsidRPr="00EC76D5">
        <w:t xml:space="preserve">  | BITWISE_NOT prefix_expression {</w:t>
      </w:r>
    </w:p>
    <w:p w14:paraId="14BA70FE" w14:textId="77777777" w:rsidR="00B710C8" w:rsidRPr="00EC76D5" w:rsidRDefault="00B710C8" w:rsidP="00B710C8">
      <w:pPr>
        <w:pStyle w:val="Code"/>
      </w:pPr>
      <w:r w:rsidRPr="00EC76D5">
        <w:t xml:space="preserve">      $$ = ~$2;</w:t>
      </w:r>
    </w:p>
    <w:p w14:paraId="4F8D71BA" w14:textId="1D29F7DA" w:rsidR="00B710C8" w:rsidRPr="00EC76D5" w:rsidRDefault="00B710C8" w:rsidP="00B710C8">
      <w:pPr>
        <w:pStyle w:val="Code"/>
      </w:pPr>
      <w:r w:rsidRPr="00EC76D5">
        <w:t xml:space="preserve">    }</w:t>
      </w:r>
    </w:p>
    <w:p w14:paraId="6E1628E1" w14:textId="15567F40" w:rsidR="007D09A5" w:rsidRPr="00EC76D5" w:rsidRDefault="007D09A5" w:rsidP="007D09A5">
      <w:r w:rsidRPr="00EC76D5">
        <w:t>An expression is cosidered to be true if it does not equal zero.</w:t>
      </w:r>
    </w:p>
    <w:p w14:paraId="0050C1EB" w14:textId="77777777" w:rsidR="00B710C8" w:rsidRPr="00EC76D5" w:rsidRDefault="00B710C8" w:rsidP="00B710C8">
      <w:pPr>
        <w:pStyle w:val="Code"/>
      </w:pPr>
      <w:r w:rsidRPr="00EC76D5">
        <w:t xml:space="preserve">  | LOGICAL_NOT prefix_expression {</w:t>
      </w:r>
    </w:p>
    <w:p w14:paraId="352C0394" w14:textId="77777777" w:rsidR="00B710C8" w:rsidRPr="00EC76D5" w:rsidRDefault="00B710C8" w:rsidP="00B710C8">
      <w:pPr>
        <w:pStyle w:val="Code"/>
      </w:pPr>
      <w:r w:rsidRPr="00EC76D5">
        <w:t xml:space="preserve">      $$ = ($2 == 0) ? 1 : 0;</w:t>
      </w:r>
    </w:p>
    <w:p w14:paraId="41488999" w14:textId="749208E0" w:rsidR="00B710C8" w:rsidRPr="00EC76D5" w:rsidRDefault="00B710C8" w:rsidP="00B710C8">
      <w:pPr>
        <w:pStyle w:val="Code"/>
      </w:pPr>
      <w:r w:rsidRPr="00EC76D5">
        <w:t xml:space="preserve">    };</w:t>
      </w:r>
    </w:p>
    <w:p w14:paraId="161632D5" w14:textId="38B3135F" w:rsidR="00301694" w:rsidRPr="00EC76D5" w:rsidRDefault="009F6612" w:rsidP="001B3959">
      <w:r w:rsidRPr="00EC76D5">
        <w:t xml:space="preserve">In the preprocessor directive, every </w:t>
      </w:r>
      <w:r w:rsidR="002E775A" w:rsidRPr="00EC76D5">
        <w:t xml:space="preserve">identifier </w:t>
      </w:r>
      <w:r w:rsidRPr="00EC76D5">
        <w:t>is treated as the value zero</w:t>
      </w:r>
      <w:r w:rsidR="002E775A" w:rsidRPr="00EC76D5">
        <w:t>.</w:t>
      </w:r>
    </w:p>
    <w:p w14:paraId="6F40E04E" w14:textId="77777777" w:rsidR="00B710C8" w:rsidRPr="00EC76D5" w:rsidRDefault="00B710C8" w:rsidP="00B710C8">
      <w:pPr>
        <w:pStyle w:val="Code"/>
      </w:pPr>
      <w:r w:rsidRPr="00EC76D5">
        <w:t>primary_expression:</w:t>
      </w:r>
    </w:p>
    <w:p w14:paraId="26E9FF15" w14:textId="77777777" w:rsidR="00B710C8" w:rsidRPr="00EC76D5" w:rsidRDefault="00B710C8" w:rsidP="00B710C8">
      <w:pPr>
        <w:pStyle w:val="Code"/>
      </w:pPr>
      <w:r w:rsidRPr="00EC76D5">
        <w:t xml:space="preserve">    IDENTIFIER {</w:t>
      </w:r>
    </w:p>
    <w:p w14:paraId="79EB8E16" w14:textId="77777777" w:rsidR="00B710C8" w:rsidRPr="00EC76D5" w:rsidRDefault="00B710C8" w:rsidP="00B710C8">
      <w:pPr>
        <w:pStyle w:val="Code"/>
      </w:pPr>
      <w:r w:rsidRPr="00EC76D5">
        <w:t xml:space="preserve">      $$ = 0;</w:t>
      </w:r>
    </w:p>
    <w:p w14:paraId="5CB6CA71" w14:textId="77777777" w:rsidR="00B710C8" w:rsidRPr="00EC76D5" w:rsidRDefault="00B710C8" w:rsidP="00B710C8">
      <w:pPr>
        <w:pStyle w:val="Code"/>
      </w:pPr>
      <w:r w:rsidRPr="00EC76D5">
        <w:t xml:space="preserve">    }</w:t>
      </w:r>
    </w:p>
    <w:p w14:paraId="6B8132FB" w14:textId="77777777" w:rsidR="00B710C8" w:rsidRPr="00EC76D5" w:rsidRDefault="00B710C8" w:rsidP="00B710C8">
      <w:pPr>
        <w:pStyle w:val="Code"/>
      </w:pPr>
      <w:r w:rsidRPr="00EC76D5">
        <w:t xml:space="preserve">  | VALUE {</w:t>
      </w:r>
    </w:p>
    <w:p w14:paraId="568DB088" w14:textId="77777777" w:rsidR="00B710C8" w:rsidRPr="00EC76D5" w:rsidRDefault="00B710C8" w:rsidP="00B710C8">
      <w:pPr>
        <w:pStyle w:val="Code"/>
      </w:pPr>
      <w:r w:rsidRPr="00EC76D5">
        <w:t xml:space="preserve">      $$ = $1;</w:t>
      </w:r>
    </w:p>
    <w:p w14:paraId="14BA3A3C" w14:textId="48FAF290" w:rsidR="00B710C8" w:rsidRPr="00EC76D5" w:rsidRDefault="00B710C8" w:rsidP="00B710C8">
      <w:pPr>
        <w:pStyle w:val="Code"/>
      </w:pPr>
      <w:r w:rsidRPr="00EC76D5">
        <w:t xml:space="preserve">    }</w:t>
      </w:r>
    </w:p>
    <w:p w14:paraId="5E3849FD" w14:textId="47B2333A" w:rsidR="00AD0F92" w:rsidRPr="00EC76D5" w:rsidRDefault="00AD0F92" w:rsidP="00AD0F92">
      <w:r w:rsidRPr="00EC76D5">
        <w:t>The defined directive works both with or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52F85" w:rsidRPr="00EC76D5" w14:paraId="1C99C048" w14:textId="77777777" w:rsidTr="00DA122F">
        <w:tc>
          <w:tcPr>
            <w:tcW w:w="4675" w:type="dxa"/>
          </w:tcPr>
          <w:p w14:paraId="58F12FC0" w14:textId="1856F738" w:rsidR="00252F85" w:rsidRPr="00EC76D5" w:rsidRDefault="00252F85" w:rsidP="00252F85">
            <w:pPr>
              <w:pStyle w:val="Code"/>
            </w:pPr>
            <w:r w:rsidRPr="00EC76D5">
              <w:t>#if defined (x)</w:t>
            </w:r>
          </w:p>
        </w:tc>
        <w:tc>
          <w:tcPr>
            <w:tcW w:w="4675" w:type="dxa"/>
          </w:tcPr>
          <w:p w14:paraId="37C1B06B" w14:textId="1EF16F13" w:rsidR="00252F85" w:rsidRPr="00EC76D5" w:rsidRDefault="00252F85" w:rsidP="00252F85">
            <w:pPr>
              <w:pStyle w:val="Code"/>
            </w:pPr>
            <w:r w:rsidRPr="00EC76D5">
              <w:t>#if defined x</w:t>
            </w:r>
          </w:p>
        </w:tc>
      </w:tr>
      <w:tr w:rsidR="00252F85" w:rsidRPr="00EC76D5" w14:paraId="1A797747" w14:textId="77777777" w:rsidTr="00DA122F">
        <w:tc>
          <w:tcPr>
            <w:tcW w:w="4675" w:type="dxa"/>
          </w:tcPr>
          <w:p w14:paraId="5172419A" w14:textId="4C2768A3" w:rsidR="00252F85" w:rsidRPr="00EC76D5" w:rsidRDefault="00252F85" w:rsidP="00AD0F92">
            <w:r w:rsidRPr="00EC76D5">
              <w:t xml:space="preserve">With </w:t>
            </w:r>
            <w:r w:rsidR="00864420" w:rsidRPr="00EC76D5">
              <w:t>parenthesis</w:t>
            </w:r>
          </w:p>
        </w:tc>
        <w:tc>
          <w:tcPr>
            <w:tcW w:w="4675" w:type="dxa"/>
          </w:tcPr>
          <w:p w14:paraId="274B9AAC" w14:textId="0157788E" w:rsidR="00252F85" w:rsidRPr="00EC76D5" w:rsidRDefault="00864420" w:rsidP="00AD0F92">
            <w:r w:rsidRPr="00EC76D5">
              <w:t>Without parenthesis</w:t>
            </w:r>
          </w:p>
        </w:tc>
      </w:tr>
    </w:tbl>
    <w:p w14:paraId="4758C7B1" w14:textId="77777777" w:rsidR="00B710C8" w:rsidRPr="00EC76D5" w:rsidRDefault="00B710C8" w:rsidP="00B710C8">
      <w:pPr>
        <w:pStyle w:val="Code"/>
      </w:pPr>
      <w:r w:rsidRPr="00EC76D5">
        <w:t xml:space="preserve">  | DEFINED IDENTIFIER {</w:t>
      </w:r>
    </w:p>
    <w:p w14:paraId="33F1BE79" w14:textId="77777777" w:rsidR="00B710C8" w:rsidRPr="00EC76D5" w:rsidRDefault="00B710C8" w:rsidP="00B710C8">
      <w:pPr>
        <w:pStyle w:val="Code"/>
      </w:pPr>
      <w:r w:rsidRPr="00EC76D5">
        <w:t xml:space="preserve">      $$ = Main.MacroMap.containsKey($2) ? 1 : 0;</w:t>
      </w:r>
    </w:p>
    <w:p w14:paraId="5C24F462" w14:textId="77777777" w:rsidR="00B710C8" w:rsidRPr="00EC76D5" w:rsidRDefault="00B710C8" w:rsidP="00B710C8">
      <w:pPr>
        <w:pStyle w:val="Code"/>
      </w:pPr>
      <w:r w:rsidRPr="00EC76D5">
        <w:t xml:space="preserve">    }</w:t>
      </w:r>
    </w:p>
    <w:p w14:paraId="10C037EF" w14:textId="77777777" w:rsidR="00B710C8" w:rsidRPr="00EC76D5" w:rsidRDefault="00B710C8" w:rsidP="00B710C8">
      <w:pPr>
        <w:pStyle w:val="Code"/>
      </w:pPr>
      <w:r w:rsidRPr="00EC76D5">
        <w:t xml:space="preserve">  | DEFINED LEFT_PAREN IDENTIFIER RIGHT_PAREN {</w:t>
      </w:r>
    </w:p>
    <w:p w14:paraId="392E879E" w14:textId="77777777" w:rsidR="00B710C8" w:rsidRPr="00EC76D5" w:rsidRDefault="00B710C8" w:rsidP="00B710C8">
      <w:pPr>
        <w:pStyle w:val="Code"/>
      </w:pPr>
      <w:r w:rsidRPr="00EC76D5">
        <w:t xml:space="preserve">      $$ = Main.MacroMap.containsKey($3) ? 1 : 0;</w:t>
      </w:r>
    </w:p>
    <w:p w14:paraId="4915904A" w14:textId="77777777" w:rsidR="00B710C8" w:rsidRPr="00EC76D5" w:rsidRDefault="00B710C8" w:rsidP="00B710C8">
      <w:pPr>
        <w:pStyle w:val="Code"/>
      </w:pPr>
      <w:r w:rsidRPr="00EC76D5">
        <w:t xml:space="preserve">    }</w:t>
      </w:r>
    </w:p>
    <w:p w14:paraId="5B4D4331" w14:textId="77777777" w:rsidR="00B710C8" w:rsidRPr="00EC76D5" w:rsidRDefault="00B710C8" w:rsidP="00B710C8">
      <w:pPr>
        <w:pStyle w:val="Code"/>
      </w:pPr>
      <w:r w:rsidRPr="00EC76D5">
        <w:t xml:space="preserve">  | LEFT_PAREN expression RIGHT_PAREN {</w:t>
      </w:r>
    </w:p>
    <w:p w14:paraId="3E17A69D" w14:textId="77777777" w:rsidR="00B710C8" w:rsidRPr="00EC76D5" w:rsidRDefault="00B710C8" w:rsidP="00B710C8">
      <w:pPr>
        <w:pStyle w:val="Code"/>
      </w:pPr>
      <w:r w:rsidRPr="00EC76D5">
        <w:t xml:space="preserve">      $$ = $2; </w:t>
      </w:r>
    </w:p>
    <w:p w14:paraId="1F05B1B8" w14:textId="2C5F9985" w:rsidR="00301694" w:rsidRPr="00EC76D5" w:rsidRDefault="00B710C8" w:rsidP="00B710C8">
      <w:pPr>
        <w:pStyle w:val="Code"/>
      </w:pPr>
      <w:r w:rsidRPr="00EC76D5">
        <w:t xml:space="preserve">    };</w:t>
      </w:r>
    </w:p>
    <w:p w14:paraId="387F9545" w14:textId="77777777" w:rsidR="00BA6636" w:rsidRPr="00EC76D5" w:rsidRDefault="00BA6636" w:rsidP="00AD2791">
      <w:pPr>
        <w:pStyle w:val="Rubrik3"/>
      </w:pPr>
      <w:bookmarkStart w:id="30" w:name="_Ref418278877"/>
      <w:bookmarkStart w:id="31" w:name="_Toc481936131"/>
      <w:r w:rsidRPr="00EC76D5">
        <w:t>The Scanner</w:t>
      </w:r>
      <w:bookmarkEnd w:id="30"/>
      <w:bookmarkEnd w:id="31"/>
    </w:p>
    <w:p w14:paraId="118E3F1A" w14:textId="01770478" w:rsidR="00F11FC4" w:rsidRPr="00EC76D5" w:rsidRDefault="00325F90" w:rsidP="001549AC">
      <w:r w:rsidRPr="00EC76D5">
        <w:t>As mention in Section</w:t>
      </w:r>
      <w:r w:rsidR="00F14720" w:rsidRPr="00EC76D5">
        <w:t xml:space="preserve"> </w:t>
      </w:r>
      <w:r w:rsidR="00990C8A" w:rsidRPr="00EC76D5">
        <w:fldChar w:fldCharType="begin"/>
      </w:r>
      <w:r w:rsidR="00990C8A" w:rsidRPr="00EC76D5">
        <w:instrText xml:space="preserve"> REF _Ref418232768 \r \h </w:instrText>
      </w:r>
      <w:r w:rsidR="00990C8A" w:rsidRPr="00EC76D5">
        <w:fldChar w:fldCharType="separate"/>
      </w:r>
      <w:r w:rsidR="00545E00" w:rsidRPr="00EC76D5">
        <w:t>2.1.4</w:t>
      </w:r>
      <w:r w:rsidR="00990C8A" w:rsidRPr="00EC76D5">
        <w:fldChar w:fldCharType="end"/>
      </w:r>
      <w:r w:rsidR="00C65267" w:rsidRPr="00EC76D5">
        <w:t>,</w:t>
      </w:r>
      <w:r w:rsidR="00990C8A" w:rsidRPr="00EC76D5">
        <w:t xml:space="preserve"> </w:t>
      </w:r>
      <w:r w:rsidR="00857A0A" w:rsidRPr="00EC76D5">
        <w:t>tokens</w:t>
      </w:r>
      <w:r w:rsidR="007B1EB9" w:rsidRPr="00EC76D5">
        <w:t xml:space="preserve"> are</w:t>
      </w:r>
      <w:r w:rsidR="001549AC" w:rsidRPr="00EC76D5">
        <w:t xml:space="preserve"> the smallest parts of the language</w:t>
      </w:r>
      <w:r w:rsidR="00857A0A" w:rsidRPr="00EC76D5">
        <w:t xml:space="preserve">. However, </w:t>
      </w:r>
      <w:r w:rsidR="001549AC" w:rsidRPr="00EC76D5">
        <w:t>the parser cannot know that</w:t>
      </w:r>
      <w:r w:rsidR="00857A0A" w:rsidRPr="00EC76D5">
        <w:t>, for instance,</w:t>
      </w:r>
      <w:r w:rsidR="001549AC" w:rsidRPr="00EC76D5">
        <w:t xml:space="preserve"> a sequence of letters is an identifier, or that a sequence of digits is a</w:t>
      </w:r>
      <w:r w:rsidR="00195AEA" w:rsidRPr="00EC76D5">
        <w:t>n integer value</w:t>
      </w:r>
      <w:r w:rsidR="001549AC" w:rsidRPr="00EC76D5">
        <w:t>. In</w:t>
      </w:r>
      <w:r w:rsidR="009C3EA9" w:rsidRPr="00EC76D5">
        <w:t xml:space="preserve">stead, that is the task of a </w:t>
      </w:r>
      <w:r w:rsidR="001549AC" w:rsidRPr="00EC76D5">
        <w:t>scanner</w:t>
      </w:r>
      <w:r w:rsidR="00EA6266" w:rsidRPr="00EC76D5">
        <w:t>.</w:t>
      </w:r>
    </w:p>
    <w:p w14:paraId="1917836B" w14:textId="33EBD4B2" w:rsidR="00BA6636" w:rsidRPr="00EC76D5" w:rsidRDefault="007568A6" w:rsidP="00BA6636">
      <w:pPr>
        <w:pStyle w:val="CodeHeader"/>
      </w:pPr>
      <w:r w:rsidRPr="00EC76D5">
        <w:lastRenderedPageBreak/>
        <w:t>PreScanner.jflex</w:t>
      </w:r>
    </w:p>
    <w:p w14:paraId="2A235E58" w14:textId="77777777" w:rsidR="00A7498A" w:rsidRPr="00EC76D5" w:rsidRDefault="00A7498A" w:rsidP="00C51785">
      <w:pPr>
        <w:pStyle w:val="Code"/>
      </w:pPr>
      <w:r w:rsidRPr="00EC76D5">
        <w:t>package c_compiler;</w:t>
      </w:r>
    </w:p>
    <w:p w14:paraId="29E70F71" w14:textId="77777777" w:rsidR="00A7498A" w:rsidRPr="00EC76D5" w:rsidRDefault="00A7498A" w:rsidP="00C51785">
      <w:pPr>
        <w:pStyle w:val="Code"/>
      </w:pPr>
      <w:r w:rsidRPr="00EC76D5">
        <w:t>import java.math.*;</w:t>
      </w:r>
    </w:p>
    <w:p w14:paraId="204821BE" w14:textId="77777777" w:rsidR="00A7498A" w:rsidRPr="00EC76D5" w:rsidRDefault="00A7498A" w:rsidP="00C51785">
      <w:pPr>
        <w:pStyle w:val="Code"/>
      </w:pPr>
    </w:p>
    <w:p w14:paraId="0A4338A3" w14:textId="77777777" w:rsidR="00A7498A" w:rsidRPr="00EC76D5" w:rsidRDefault="00A7498A" w:rsidP="00C51785">
      <w:pPr>
        <w:pStyle w:val="Code"/>
      </w:pPr>
      <w:r w:rsidRPr="00EC76D5">
        <w:t>%%</w:t>
      </w:r>
    </w:p>
    <w:p w14:paraId="4FE08B0C" w14:textId="77777777" w:rsidR="00A7498A" w:rsidRPr="00EC76D5" w:rsidRDefault="00A7498A" w:rsidP="00C51785">
      <w:pPr>
        <w:pStyle w:val="Code"/>
      </w:pPr>
      <w:r w:rsidRPr="00EC76D5">
        <w:t>%public</w:t>
      </w:r>
    </w:p>
    <w:p w14:paraId="74433049" w14:textId="77777777" w:rsidR="00A7498A" w:rsidRPr="00EC76D5" w:rsidRDefault="00A7498A" w:rsidP="00C51785">
      <w:pPr>
        <w:pStyle w:val="Code"/>
      </w:pPr>
      <w:r w:rsidRPr="00EC76D5">
        <w:t>%class PreScanner</w:t>
      </w:r>
    </w:p>
    <w:p w14:paraId="50A0540F" w14:textId="77777777" w:rsidR="00A7498A" w:rsidRPr="00EC76D5" w:rsidRDefault="00A7498A" w:rsidP="00C51785">
      <w:pPr>
        <w:pStyle w:val="Code"/>
      </w:pPr>
      <w:r w:rsidRPr="00EC76D5">
        <w:t>%type Token</w:t>
      </w:r>
    </w:p>
    <w:p w14:paraId="31C5A0E3" w14:textId="77777777" w:rsidR="00A7498A" w:rsidRPr="00EC76D5" w:rsidRDefault="00A7498A" w:rsidP="00C51785">
      <w:pPr>
        <w:pStyle w:val="Code"/>
      </w:pPr>
      <w:r w:rsidRPr="00EC76D5">
        <w:t>%notunix</w:t>
      </w:r>
    </w:p>
    <w:p w14:paraId="05B9EB5A" w14:textId="77777777" w:rsidR="00A7498A" w:rsidRPr="00EC76D5" w:rsidRDefault="00A7498A" w:rsidP="00C51785">
      <w:pPr>
        <w:pStyle w:val="Code"/>
      </w:pPr>
      <w:r w:rsidRPr="00EC76D5">
        <w:t>//%unicode</w:t>
      </w:r>
    </w:p>
    <w:p w14:paraId="488688BA" w14:textId="77777777" w:rsidR="00A7498A" w:rsidRPr="00EC76D5" w:rsidRDefault="00A7498A" w:rsidP="00C51785">
      <w:pPr>
        <w:pStyle w:val="Code"/>
      </w:pPr>
      <w:r w:rsidRPr="00EC76D5">
        <w:t>%line</w:t>
      </w:r>
    </w:p>
    <w:p w14:paraId="6C3827C7" w14:textId="77777777" w:rsidR="00A7498A" w:rsidRPr="00EC76D5" w:rsidRDefault="00A7498A" w:rsidP="00C51785">
      <w:pPr>
        <w:pStyle w:val="Code"/>
      </w:pPr>
      <w:r w:rsidRPr="00EC76D5">
        <w:t>%char</w:t>
      </w:r>
    </w:p>
    <w:p w14:paraId="415ADFD3" w14:textId="77777777" w:rsidR="00A7498A" w:rsidRPr="00EC76D5" w:rsidRDefault="00A7498A" w:rsidP="00C51785">
      <w:pPr>
        <w:pStyle w:val="Code"/>
      </w:pPr>
    </w:p>
    <w:p w14:paraId="56497618" w14:textId="77777777" w:rsidR="00A7498A" w:rsidRPr="00EC76D5" w:rsidRDefault="00A7498A" w:rsidP="00C51785">
      <w:pPr>
        <w:pStyle w:val="Code"/>
      </w:pPr>
      <w:r w:rsidRPr="00EC76D5">
        <w:t>%eofval{</w:t>
      </w:r>
    </w:p>
    <w:p w14:paraId="5B446BC1" w14:textId="77777777" w:rsidR="00A7498A" w:rsidRPr="00EC76D5" w:rsidRDefault="00A7498A" w:rsidP="00C51785">
      <w:pPr>
        <w:pStyle w:val="Code"/>
      </w:pPr>
      <w:r w:rsidRPr="00EC76D5">
        <w:t xml:space="preserve">  return null;</w:t>
      </w:r>
    </w:p>
    <w:p w14:paraId="6AE6C0AC" w14:textId="77777777" w:rsidR="00A7498A" w:rsidRPr="00EC76D5" w:rsidRDefault="00A7498A" w:rsidP="00C51785">
      <w:pPr>
        <w:pStyle w:val="Code"/>
      </w:pPr>
      <w:r w:rsidRPr="00EC76D5">
        <w:t>%eofval}</w:t>
      </w:r>
    </w:p>
    <w:p w14:paraId="317A8677" w14:textId="77777777" w:rsidR="00A7498A" w:rsidRPr="00EC76D5" w:rsidRDefault="00A7498A" w:rsidP="00C51785">
      <w:pPr>
        <w:pStyle w:val="Code"/>
      </w:pPr>
    </w:p>
    <w:p w14:paraId="44853FFF" w14:textId="77777777" w:rsidR="00A7498A" w:rsidRPr="00EC76D5" w:rsidRDefault="00A7498A" w:rsidP="00C51785">
      <w:pPr>
        <w:pStyle w:val="Code"/>
      </w:pPr>
      <w:r w:rsidRPr="00EC76D5">
        <w:t>%yylexthrow{</w:t>
      </w:r>
    </w:p>
    <w:p w14:paraId="46F4FF64" w14:textId="77777777" w:rsidR="00A7498A" w:rsidRPr="00EC76D5" w:rsidRDefault="00A7498A" w:rsidP="00C51785">
      <w:pPr>
        <w:pStyle w:val="Code"/>
      </w:pPr>
      <w:r w:rsidRPr="00EC76D5">
        <w:t xml:space="preserve">  java.lang.Exception</w:t>
      </w:r>
    </w:p>
    <w:p w14:paraId="3FF66C6E" w14:textId="77777777" w:rsidR="00A7498A" w:rsidRPr="00EC76D5" w:rsidRDefault="00A7498A" w:rsidP="00C51785">
      <w:pPr>
        <w:pStyle w:val="Code"/>
      </w:pPr>
      <w:r w:rsidRPr="00EC76D5">
        <w:t>%yylexthrow}</w:t>
      </w:r>
    </w:p>
    <w:p w14:paraId="6BAA8E47" w14:textId="77777777" w:rsidR="00A7498A" w:rsidRPr="00EC76D5" w:rsidRDefault="00A7498A" w:rsidP="00C51785">
      <w:pPr>
        <w:pStyle w:val="Code"/>
      </w:pPr>
    </w:p>
    <w:p w14:paraId="09211D3A" w14:textId="77777777" w:rsidR="00A7498A" w:rsidRPr="00EC76D5" w:rsidRDefault="00A7498A" w:rsidP="00C51785">
      <w:pPr>
        <w:pStyle w:val="Code"/>
      </w:pPr>
      <w:r w:rsidRPr="00EC76D5">
        <w:t>%eofval{</w:t>
      </w:r>
    </w:p>
    <w:p w14:paraId="566AEF0B" w14:textId="77777777" w:rsidR="00A7498A" w:rsidRPr="00EC76D5" w:rsidRDefault="00A7498A" w:rsidP="00C51785">
      <w:pPr>
        <w:pStyle w:val="Code"/>
      </w:pPr>
      <w:r w:rsidRPr="00EC76D5">
        <w:t xml:space="preserve">  return null;</w:t>
      </w:r>
    </w:p>
    <w:p w14:paraId="5F6162F1" w14:textId="77777777" w:rsidR="00A7498A" w:rsidRPr="00EC76D5" w:rsidRDefault="00A7498A" w:rsidP="00C51785">
      <w:pPr>
        <w:pStyle w:val="Code"/>
      </w:pPr>
      <w:r w:rsidRPr="00EC76D5">
        <w:t>%eofval}</w:t>
      </w:r>
    </w:p>
    <w:p w14:paraId="361DB19C" w14:textId="77777777" w:rsidR="00A7498A" w:rsidRPr="00EC76D5" w:rsidRDefault="00A7498A" w:rsidP="00C51785">
      <w:pPr>
        <w:pStyle w:val="Code"/>
      </w:pPr>
    </w:p>
    <w:p w14:paraId="2C338364" w14:textId="77777777" w:rsidR="00A7498A" w:rsidRPr="00EC76D5" w:rsidRDefault="00A7498A" w:rsidP="00C51785">
      <w:pPr>
        <w:pStyle w:val="Code"/>
      </w:pPr>
      <w:r w:rsidRPr="00EC76D5">
        <w:t>%yylexthrow{</w:t>
      </w:r>
    </w:p>
    <w:p w14:paraId="4F446560" w14:textId="77777777" w:rsidR="00A7498A" w:rsidRPr="00EC76D5" w:rsidRDefault="00A7498A" w:rsidP="00C51785">
      <w:pPr>
        <w:pStyle w:val="Code"/>
      </w:pPr>
      <w:r w:rsidRPr="00EC76D5">
        <w:t xml:space="preserve">  java.lang.Exception</w:t>
      </w:r>
    </w:p>
    <w:p w14:paraId="0DF1E9BF" w14:textId="77777777" w:rsidR="00A7498A" w:rsidRPr="00EC76D5" w:rsidRDefault="00A7498A" w:rsidP="00C51785">
      <w:pPr>
        <w:pStyle w:val="Code"/>
      </w:pPr>
      <w:r w:rsidRPr="00EC76D5">
        <w:t>%yylexthrow}</w:t>
      </w:r>
    </w:p>
    <w:p w14:paraId="14A0FE02" w14:textId="77777777" w:rsidR="00A7498A" w:rsidRPr="00EC76D5" w:rsidRDefault="00A7498A" w:rsidP="00C51785">
      <w:pPr>
        <w:pStyle w:val="Code"/>
      </w:pPr>
    </w:p>
    <w:p w14:paraId="7F3D6059" w14:textId="77777777" w:rsidR="00A7498A" w:rsidRPr="00EC76D5" w:rsidRDefault="00A7498A" w:rsidP="00C51785">
      <w:pPr>
        <w:pStyle w:val="Code"/>
      </w:pPr>
      <w:r w:rsidRPr="00EC76D5">
        <w:t>%{</w:t>
      </w:r>
    </w:p>
    <w:p w14:paraId="70A63D6D" w14:textId="77777777" w:rsidR="00A7498A" w:rsidRPr="00EC76D5" w:rsidRDefault="00A7498A" w:rsidP="00C51785">
      <w:pPr>
        <w:pStyle w:val="Code"/>
      </w:pPr>
      <w:r w:rsidRPr="00EC76D5">
        <w:t xml:space="preserve">  public PreParser.Lexer toLexer() {</w:t>
      </w:r>
    </w:p>
    <w:p w14:paraId="348F6B9F" w14:textId="77777777" w:rsidR="00A7498A" w:rsidRPr="00EC76D5" w:rsidRDefault="00A7498A" w:rsidP="00C51785">
      <w:pPr>
        <w:pStyle w:val="Code"/>
      </w:pPr>
      <w:r w:rsidRPr="00EC76D5">
        <w:t xml:space="preserve">    return (new PreScannerToPreLexer(this));</w:t>
      </w:r>
    </w:p>
    <w:p w14:paraId="7D207153" w14:textId="77777777" w:rsidR="00A7498A" w:rsidRPr="00EC76D5" w:rsidRDefault="00A7498A" w:rsidP="00C51785">
      <w:pPr>
        <w:pStyle w:val="Code"/>
      </w:pPr>
      <w:r w:rsidRPr="00EC76D5">
        <w:t xml:space="preserve">  }</w:t>
      </w:r>
    </w:p>
    <w:p w14:paraId="60A870B1" w14:textId="77777777" w:rsidR="00A7498A" w:rsidRPr="00EC76D5" w:rsidRDefault="00A7498A" w:rsidP="00C51785">
      <w:pPr>
        <w:pStyle w:val="Code"/>
      </w:pPr>
      <w:r w:rsidRPr="00EC76D5">
        <w:t>%}</w:t>
      </w:r>
    </w:p>
    <w:p w14:paraId="38F813BD" w14:textId="77777777" w:rsidR="00A7498A" w:rsidRPr="00EC76D5" w:rsidRDefault="00A7498A" w:rsidP="00C51785">
      <w:pPr>
        <w:pStyle w:val="Code"/>
      </w:pPr>
    </w:p>
    <w:p w14:paraId="201A008B" w14:textId="77777777" w:rsidR="00A7498A" w:rsidRPr="00EC76D5" w:rsidRDefault="00A7498A" w:rsidP="00C51785">
      <w:pPr>
        <w:pStyle w:val="Code"/>
      </w:pPr>
      <w:r w:rsidRPr="00EC76D5">
        <w:t>OCTAL_VALUE = [0][0-7]*([uU]|[sSlL]|[uU][sSlL]|[sSlL][uU])?</w:t>
      </w:r>
    </w:p>
    <w:p w14:paraId="2093A7E5" w14:textId="77777777" w:rsidR="00A7498A" w:rsidRPr="00EC76D5" w:rsidRDefault="00A7498A" w:rsidP="00C51785">
      <w:pPr>
        <w:pStyle w:val="Code"/>
      </w:pPr>
      <w:r w:rsidRPr="00EC76D5">
        <w:t>DECIMAL_VALUE = [1-9][0-9]*([uU]|[sSlL]|[uU][sSlL]|[sSlL][uU])?</w:t>
      </w:r>
    </w:p>
    <w:p w14:paraId="5B9CB609" w14:textId="77777777" w:rsidR="00A7498A" w:rsidRPr="00EC76D5" w:rsidRDefault="00A7498A" w:rsidP="00C51785">
      <w:pPr>
        <w:pStyle w:val="Code"/>
      </w:pPr>
      <w:r w:rsidRPr="00EC76D5">
        <w:t>HEXADECIMAL_VALUE = [0][xX][0-9a-fA-F]+([uU]|[sSlL]|[uU][sSlL]|[sSlL][uU])?</w:t>
      </w:r>
    </w:p>
    <w:p w14:paraId="260059CD" w14:textId="77777777" w:rsidR="00A7498A" w:rsidRPr="00EC76D5" w:rsidRDefault="00A7498A" w:rsidP="00C51785">
      <w:pPr>
        <w:pStyle w:val="Code"/>
      </w:pPr>
    </w:p>
    <w:p w14:paraId="7681E1D7" w14:textId="77777777" w:rsidR="00A7498A" w:rsidRPr="00EC76D5" w:rsidRDefault="00A7498A" w:rsidP="00C51785">
      <w:pPr>
        <w:pStyle w:val="Code"/>
      </w:pPr>
      <w:r w:rsidRPr="00EC76D5">
        <w:t>IDENTIFIER = [a-zA-Z_][a-zA-Z0-9_]*</w:t>
      </w:r>
    </w:p>
    <w:p w14:paraId="6FC1E32C" w14:textId="77777777" w:rsidR="00A7498A" w:rsidRPr="00EC76D5" w:rsidRDefault="00A7498A" w:rsidP="00C51785">
      <w:pPr>
        <w:pStyle w:val="Code"/>
      </w:pPr>
      <w:r w:rsidRPr="00EC76D5">
        <w:t>WHITE_SPACE = [ \t\r\n\f\0]</w:t>
      </w:r>
    </w:p>
    <w:p w14:paraId="7C3508BD" w14:textId="77777777" w:rsidR="00A7498A" w:rsidRPr="00EC76D5" w:rsidRDefault="00A7498A" w:rsidP="00C51785">
      <w:pPr>
        <w:pStyle w:val="Code"/>
      </w:pPr>
    </w:p>
    <w:p w14:paraId="199D414F" w14:textId="77777777" w:rsidR="00A7498A" w:rsidRPr="00EC76D5" w:rsidRDefault="00A7498A" w:rsidP="00C51785">
      <w:pPr>
        <w:pStyle w:val="Code"/>
      </w:pPr>
      <w:r w:rsidRPr="00EC76D5">
        <w:t>%%</w:t>
      </w:r>
    </w:p>
    <w:p w14:paraId="40DF36E9" w14:textId="77777777" w:rsidR="00A7498A" w:rsidRPr="00EC76D5" w:rsidRDefault="00A7498A" w:rsidP="00C51785">
      <w:pPr>
        <w:pStyle w:val="Code"/>
      </w:pPr>
      <w:r w:rsidRPr="00EC76D5">
        <w:t>"defined" { return (new Token(PreParser.DEFINED)); }</w:t>
      </w:r>
    </w:p>
    <w:p w14:paraId="4E4A5FDC" w14:textId="77777777" w:rsidR="00A7498A" w:rsidRPr="00EC76D5" w:rsidRDefault="00A7498A" w:rsidP="00C51785">
      <w:pPr>
        <w:pStyle w:val="Code"/>
      </w:pPr>
    </w:p>
    <w:p w14:paraId="164C653F" w14:textId="77777777" w:rsidR="00A7498A" w:rsidRPr="00EC76D5" w:rsidRDefault="00A7498A" w:rsidP="00C51785">
      <w:pPr>
        <w:pStyle w:val="Code"/>
      </w:pPr>
      <w:r w:rsidRPr="00EC76D5">
        <w:t>"?" { return (new Token(PreParser.QUESTION_MARK)); }</w:t>
      </w:r>
    </w:p>
    <w:p w14:paraId="0BD4F210" w14:textId="77777777" w:rsidR="00A7498A" w:rsidRPr="00EC76D5" w:rsidRDefault="00A7498A" w:rsidP="00C51785">
      <w:pPr>
        <w:pStyle w:val="Code"/>
      </w:pPr>
      <w:r w:rsidRPr="00EC76D5">
        <w:t>":" { return (new Token(PreParser.COLON)); }</w:t>
      </w:r>
    </w:p>
    <w:p w14:paraId="035710EE" w14:textId="77777777" w:rsidR="00A7498A" w:rsidRPr="00EC76D5" w:rsidRDefault="00A7498A" w:rsidP="00C51785">
      <w:pPr>
        <w:pStyle w:val="Code"/>
      </w:pPr>
    </w:p>
    <w:p w14:paraId="3E312805" w14:textId="77777777" w:rsidR="00A7498A" w:rsidRPr="00EC76D5" w:rsidRDefault="00A7498A" w:rsidP="00C51785">
      <w:pPr>
        <w:pStyle w:val="Code"/>
      </w:pPr>
      <w:r w:rsidRPr="00EC76D5">
        <w:t>"||" { return (new Token(PreParser.LOGICAL_OR)); }</w:t>
      </w:r>
    </w:p>
    <w:p w14:paraId="7ED90C13" w14:textId="77777777" w:rsidR="00A7498A" w:rsidRPr="00EC76D5" w:rsidRDefault="00A7498A" w:rsidP="00C51785">
      <w:pPr>
        <w:pStyle w:val="Code"/>
      </w:pPr>
      <w:r w:rsidRPr="00EC76D5">
        <w:t>"&amp;&amp;" { return (new Token(PreParser.LOGICAL_AND)); }</w:t>
      </w:r>
    </w:p>
    <w:p w14:paraId="67B120F2" w14:textId="77777777" w:rsidR="00A7498A" w:rsidRPr="00EC76D5" w:rsidRDefault="00A7498A" w:rsidP="00C51785">
      <w:pPr>
        <w:pStyle w:val="Code"/>
      </w:pPr>
      <w:r w:rsidRPr="00EC76D5">
        <w:t>"!" { return (new Token(PreParser.LOGICAL_NOT)); }</w:t>
      </w:r>
    </w:p>
    <w:p w14:paraId="1149E16C" w14:textId="77777777" w:rsidR="00A7498A" w:rsidRPr="00EC76D5" w:rsidRDefault="00A7498A" w:rsidP="00C51785">
      <w:pPr>
        <w:pStyle w:val="Code"/>
      </w:pPr>
    </w:p>
    <w:p w14:paraId="5A59A93A" w14:textId="77777777" w:rsidR="00A7498A" w:rsidRPr="00EC76D5" w:rsidRDefault="00A7498A" w:rsidP="00C51785">
      <w:pPr>
        <w:pStyle w:val="Code"/>
      </w:pPr>
      <w:r w:rsidRPr="00EC76D5">
        <w:t>"&amp;" { return (new Token(PreParser.BITWISE_AND)); }</w:t>
      </w:r>
    </w:p>
    <w:p w14:paraId="3CBDEA5D" w14:textId="77777777" w:rsidR="00A7498A" w:rsidRPr="00EC76D5" w:rsidRDefault="00A7498A" w:rsidP="00C51785">
      <w:pPr>
        <w:pStyle w:val="Code"/>
      </w:pPr>
      <w:r w:rsidRPr="00EC76D5">
        <w:t>"^" { return (new Token(PreParser.BITWISE_XOR)); }</w:t>
      </w:r>
    </w:p>
    <w:p w14:paraId="5CD4D8E3" w14:textId="5D61FA16" w:rsidR="00A7498A" w:rsidRPr="00EC76D5" w:rsidRDefault="00A7498A" w:rsidP="00C51785">
      <w:pPr>
        <w:pStyle w:val="Code"/>
      </w:pPr>
      <w:r w:rsidRPr="00EC76D5">
        <w:t>"|" { return (new Token(PreParser.</w:t>
      </w:r>
      <w:r w:rsidR="003165F5">
        <w:t>BITWISE_OR</w:t>
      </w:r>
      <w:r w:rsidRPr="00EC76D5">
        <w:t>)); }</w:t>
      </w:r>
    </w:p>
    <w:p w14:paraId="6C9153E7" w14:textId="77777777" w:rsidR="00A7498A" w:rsidRPr="00EC76D5" w:rsidRDefault="00A7498A" w:rsidP="00C51785">
      <w:pPr>
        <w:pStyle w:val="Code"/>
      </w:pPr>
      <w:r w:rsidRPr="00EC76D5">
        <w:t>"~" { return (new Token(PreParser.BITWISE_NOT)); }</w:t>
      </w:r>
    </w:p>
    <w:p w14:paraId="1E4CC426" w14:textId="77777777" w:rsidR="00A7498A" w:rsidRPr="00EC76D5" w:rsidRDefault="00A7498A" w:rsidP="00C51785">
      <w:pPr>
        <w:pStyle w:val="Code"/>
      </w:pPr>
    </w:p>
    <w:p w14:paraId="020DA9C5" w14:textId="77777777" w:rsidR="00A7498A" w:rsidRPr="00EC76D5" w:rsidRDefault="00A7498A" w:rsidP="00C51785">
      <w:pPr>
        <w:pStyle w:val="Code"/>
      </w:pPr>
      <w:r w:rsidRPr="00EC76D5">
        <w:t>"==" { return (new Token(PreParser.EQUAL)); }</w:t>
      </w:r>
    </w:p>
    <w:p w14:paraId="61369460" w14:textId="77777777" w:rsidR="00A7498A" w:rsidRPr="00EC76D5" w:rsidRDefault="00A7498A" w:rsidP="00C51785">
      <w:pPr>
        <w:pStyle w:val="Code"/>
      </w:pPr>
      <w:r w:rsidRPr="00EC76D5">
        <w:t>"!=" { return (new Token(PreParser.NOT_EQUAL)); }</w:t>
      </w:r>
    </w:p>
    <w:p w14:paraId="05E70E5B" w14:textId="77777777" w:rsidR="00A7498A" w:rsidRPr="00EC76D5" w:rsidRDefault="00A7498A" w:rsidP="00C51785">
      <w:pPr>
        <w:pStyle w:val="Code"/>
      </w:pPr>
    </w:p>
    <w:p w14:paraId="0C1E7D9F" w14:textId="77777777" w:rsidR="00A7498A" w:rsidRPr="00EC76D5" w:rsidRDefault="00A7498A" w:rsidP="00C51785">
      <w:pPr>
        <w:pStyle w:val="Code"/>
      </w:pPr>
      <w:r w:rsidRPr="00EC76D5">
        <w:t>"&lt;"  { return (new Token(PreParser.LESS_THAN)); }</w:t>
      </w:r>
    </w:p>
    <w:p w14:paraId="08C5F7F5" w14:textId="77777777" w:rsidR="00A7498A" w:rsidRPr="00EC76D5" w:rsidRDefault="00A7498A" w:rsidP="00C51785">
      <w:pPr>
        <w:pStyle w:val="Code"/>
      </w:pPr>
      <w:r w:rsidRPr="00EC76D5">
        <w:t>"&lt;=" { return (new Token(PreParser.LESS_THAN_EQUAL)); }</w:t>
      </w:r>
    </w:p>
    <w:p w14:paraId="2DC63883" w14:textId="77777777" w:rsidR="00A7498A" w:rsidRPr="00EC76D5" w:rsidRDefault="00A7498A" w:rsidP="00C51785">
      <w:pPr>
        <w:pStyle w:val="Code"/>
      </w:pPr>
      <w:r w:rsidRPr="00EC76D5">
        <w:t>"&gt;"  { return (new Token(PreParser.GREATER_THAN)); }</w:t>
      </w:r>
    </w:p>
    <w:p w14:paraId="2872D082" w14:textId="77777777" w:rsidR="00A7498A" w:rsidRPr="00EC76D5" w:rsidRDefault="00A7498A" w:rsidP="00C51785">
      <w:pPr>
        <w:pStyle w:val="Code"/>
      </w:pPr>
      <w:r w:rsidRPr="00EC76D5">
        <w:t>"&gt;=" { return (new Token(PreParser.GREATER_THAN_EQUAL)); }</w:t>
      </w:r>
    </w:p>
    <w:p w14:paraId="57B5D9AD" w14:textId="77777777" w:rsidR="00A7498A" w:rsidRPr="00EC76D5" w:rsidRDefault="00A7498A" w:rsidP="00C51785">
      <w:pPr>
        <w:pStyle w:val="Code"/>
      </w:pPr>
    </w:p>
    <w:p w14:paraId="766CA281" w14:textId="77777777" w:rsidR="00A7498A" w:rsidRPr="00EC76D5" w:rsidRDefault="00A7498A" w:rsidP="00C51785">
      <w:pPr>
        <w:pStyle w:val="Code"/>
      </w:pPr>
      <w:r w:rsidRPr="00EC76D5">
        <w:t>"&lt;&lt;" { return (new Token(PreParser.LEFT_SHIFT)); }</w:t>
      </w:r>
    </w:p>
    <w:p w14:paraId="40A314D7" w14:textId="77777777" w:rsidR="00A7498A" w:rsidRPr="00EC76D5" w:rsidRDefault="00A7498A" w:rsidP="00C51785">
      <w:pPr>
        <w:pStyle w:val="Code"/>
      </w:pPr>
      <w:r w:rsidRPr="00EC76D5">
        <w:t>"&gt;&gt;" { return (new Token(PreParser.RIGHT_SHIFT)); }</w:t>
      </w:r>
    </w:p>
    <w:p w14:paraId="4B635E30" w14:textId="77777777" w:rsidR="00A7498A" w:rsidRPr="00EC76D5" w:rsidRDefault="00A7498A" w:rsidP="00C51785">
      <w:pPr>
        <w:pStyle w:val="Code"/>
      </w:pPr>
    </w:p>
    <w:p w14:paraId="3E21285C" w14:textId="77777777" w:rsidR="00A7498A" w:rsidRPr="00EC76D5" w:rsidRDefault="00A7498A" w:rsidP="00C51785">
      <w:pPr>
        <w:pStyle w:val="Code"/>
      </w:pPr>
      <w:r w:rsidRPr="00EC76D5">
        <w:t>"+" { return (new Token(PreParser.PLUS)); }</w:t>
      </w:r>
    </w:p>
    <w:p w14:paraId="191631DB" w14:textId="77777777" w:rsidR="00A7498A" w:rsidRPr="00EC76D5" w:rsidRDefault="00A7498A" w:rsidP="00C51785">
      <w:pPr>
        <w:pStyle w:val="Code"/>
      </w:pPr>
      <w:r w:rsidRPr="00EC76D5">
        <w:t>"-" { return (new Token(PreParser.MINUS)); }</w:t>
      </w:r>
    </w:p>
    <w:p w14:paraId="03836FA3" w14:textId="77777777" w:rsidR="00A7498A" w:rsidRPr="00EC76D5" w:rsidRDefault="00A7498A" w:rsidP="00C51785">
      <w:pPr>
        <w:pStyle w:val="Code"/>
      </w:pPr>
    </w:p>
    <w:p w14:paraId="645E61DB" w14:textId="77777777" w:rsidR="00A7498A" w:rsidRPr="00EC76D5" w:rsidRDefault="00A7498A" w:rsidP="00C51785">
      <w:pPr>
        <w:pStyle w:val="Code"/>
      </w:pPr>
      <w:r w:rsidRPr="00EC76D5">
        <w:t>"*" { return (new Token(PreParser.MULTIPLY)); }</w:t>
      </w:r>
    </w:p>
    <w:p w14:paraId="13DCFDC1" w14:textId="77777777" w:rsidR="00A7498A" w:rsidRPr="00EC76D5" w:rsidRDefault="00A7498A" w:rsidP="00C51785">
      <w:pPr>
        <w:pStyle w:val="Code"/>
      </w:pPr>
      <w:r w:rsidRPr="00EC76D5">
        <w:t>"/" { return (new Token(PreParser.DIVIDE)); }</w:t>
      </w:r>
    </w:p>
    <w:p w14:paraId="1FFF9DDF" w14:textId="77777777" w:rsidR="00A7498A" w:rsidRPr="00EC76D5" w:rsidRDefault="00A7498A" w:rsidP="00C51785">
      <w:pPr>
        <w:pStyle w:val="Code"/>
      </w:pPr>
      <w:r w:rsidRPr="00EC76D5">
        <w:t>"%" { return (new Token(PreParser.MODULO)); }</w:t>
      </w:r>
    </w:p>
    <w:p w14:paraId="2C5835CD" w14:textId="77777777" w:rsidR="00A7498A" w:rsidRPr="00EC76D5" w:rsidRDefault="00A7498A" w:rsidP="00C51785">
      <w:pPr>
        <w:pStyle w:val="Code"/>
      </w:pPr>
    </w:p>
    <w:p w14:paraId="4F14BF61" w14:textId="77777777" w:rsidR="00A7498A" w:rsidRPr="00EC76D5" w:rsidRDefault="00A7498A" w:rsidP="00C51785">
      <w:pPr>
        <w:pStyle w:val="Code"/>
      </w:pPr>
      <w:r w:rsidRPr="00EC76D5">
        <w:t>"(" { return (new Token(PreParser.LEFT_PAREN)); }</w:t>
      </w:r>
    </w:p>
    <w:p w14:paraId="0491F086" w14:textId="77777777" w:rsidR="00C51785" w:rsidRPr="00EC76D5" w:rsidRDefault="00A7498A" w:rsidP="00C51785">
      <w:pPr>
        <w:pStyle w:val="Code"/>
      </w:pPr>
      <w:r w:rsidRPr="00EC76D5">
        <w:t xml:space="preserve">")" { return (new Token(PreParser.RIGHT_PAREN)); } </w:t>
      </w:r>
    </w:p>
    <w:p w14:paraId="1BBF8E20" w14:textId="7D67721E" w:rsidR="005F2116" w:rsidRPr="00EC76D5" w:rsidRDefault="005F2116" w:rsidP="00A7498A">
      <w:r w:rsidRPr="00EC76D5">
        <w:t>In case of a</w:t>
      </w:r>
      <w:r w:rsidR="00301694" w:rsidRPr="00EC76D5">
        <w:t>n</w:t>
      </w:r>
      <w:r w:rsidRPr="00EC76D5">
        <w:t xml:space="preserve"> octal, decimal, or he</w:t>
      </w:r>
      <w:r w:rsidR="005F7C77" w:rsidRPr="00EC76D5">
        <w:t>xadecimal value, we just remove</w:t>
      </w:r>
      <w:r w:rsidRPr="00EC76D5">
        <w:t xml:space="preserve"> the </w:t>
      </w:r>
      <w:r w:rsidR="005F7C77" w:rsidRPr="00EC76D5">
        <w:t>letters u (unsigned), s (short), l (long), and x (hexadecimal value marker) from the text and let the Integer class interpret the value.</w:t>
      </w:r>
    </w:p>
    <w:p w14:paraId="778A35DC" w14:textId="77777777" w:rsidR="00C51785" w:rsidRPr="00EC76D5" w:rsidRDefault="00C51785" w:rsidP="00C51785">
      <w:pPr>
        <w:pStyle w:val="Code"/>
      </w:pPr>
      <w:r w:rsidRPr="00EC76D5">
        <w:t>{IDENTIFIER} {</w:t>
      </w:r>
    </w:p>
    <w:p w14:paraId="0C41329C" w14:textId="77777777" w:rsidR="00C51785" w:rsidRPr="00EC76D5" w:rsidRDefault="00C51785" w:rsidP="00C51785">
      <w:pPr>
        <w:pStyle w:val="Code"/>
      </w:pPr>
      <w:r w:rsidRPr="00EC76D5">
        <w:t xml:space="preserve">  return (new Token(PreParser.IDENTIFIER, yytext()));</w:t>
      </w:r>
    </w:p>
    <w:p w14:paraId="3C3F3D8C" w14:textId="77777777" w:rsidR="00C51785" w:rsidRPr="00EC76D5" w:rsidRDefault="00C51785" w:rsidP="00C51785">
      <w:pPr>
        <w:pStyle w:val="Code"/>
      </w:pPr>
      <w:r w:rsidRPr="00EC76D5">
        <w:t>}</w:t>
      </w:r>
    </w:p>
    <w:p w14:paraId="61290A82" w14:textId="77777777" w:rsidR="00C51785" w:rsidRPr="00EC76D5" w:rsidRDefault="00C51785" w:rsidP="00C51785">
      <w:pPr>
        <w:pStyle w:val="Code"/>
      </w:pPr>
    </w:p>
    <w:p w14:paraId="7E851795" w14:textId="77777777" w:rsidR="00C51785" w:rsidRPr="00EC76D5" w:rsidRDefault="00C51785" w:rsidP="00C51785">
      <w:pPr>
        <w:pStyle w:val="Code"/>
      </w:pPr>
      <w:r w:rsidRPr="00EC76D5">
        <w:t>{OCTAL_VALUE} {</w:t>
      </w:r>
    </w:p>
    <w:p w14:paraId="52E6A0B8" w14:textId="77777777" w:rsidR="00C51785" w:rsidRPr="00EC76D5" w:rsidRDefault="00C51785" w:rsidP="00C51785">
      <w:pPr>
        <w:pStyle w:val="Code"/>
      </w:pPr>
      <w:r w:rsidRPr="00EC76D5">
        <w:t xml:space="preserve">  String text = yytext().toLowerCase().replace("x", "").replace("u", "").</w:t>
      </w:r>
    </w:p>
    <w:p w14:paraId="74B09AC4" w14:textId="77777777" w:rsidR="00C51785" w:rsidRPr="00EC76D5" w:rsidRDefault="00C51785" w:rsidP="00C51785">
      <w:pPr>
        <w:pStyle w:val="Code"/>
      </w:pPr>
      <w:r w:rsidRPr="00EC76D5">
        <w:t xml:space="preserve">                                       replace("s", "").replace("l", "");</w:t>
      </w:r>
    </w:p>
    <w:p w14:paraId="362E4EEF" w14:textId="77777777" w:rsidR="00C51785" w:rsidRPr="00EC76D5" w:rsidRDefault="00C51785" w:rsidP="00C51785">
      <w:pPr>
        <w:pStyle w:val="Code"/>
      </w:pPr>
      <w:r w:rsidRPr="00EC76D5">
        <w:t xml:space="preserve">  int value = Integer.valueOf(text, 8);</w:t>
      </w:r>
    </w:p>
    <w:p w14:paraId="2996F8DF" w14:textId="77777777" w:rsidR="00C51785" w:rsidRPr="00EC76D5" w:rsidRDefault="00C51785" w:rsidP="00C51785">
      <w:pPr>
        <w:pStyle w:val="Code"/>
      </w:pPr>
      <w:r w:rsidRPr="00EC76D5">
        <w:t xml:space="preserve">  return (new Token(PreParser.VALUE, value));</w:t>
      </w:r>
    </w:p>
    <w:p w14:paraId="1FD658E2" w14:textId="77777777" w:rsidR="00C51785" w:rsidRPr="00EC76D5" w:rsidRDefault="00C51785" w:rsidP="00C51785">
      <w:pPr>
        <w:pStyle w:val="Code"/>
      </w:pPr>
      <w:r w:rsidRPr="00EC76D5">
        <w:t>}</w:t>
      </w:r>
    </w:p>
    <w:p w14:paraId="7D1C8FB8" w14:textId="77777777" w:rsidR="00C51785" w:rsidRPr="00EC76D5" w:rsidRDefault="00C51785" w:rsidP="00C51785">
      <w:pPr>
        <w:pStyle w:val="Code"/>
      </w:pPr>
    </w:p>
    <w:p w14:paraId="4BC279D5" w14:textId="77777777" w:rsidR="00C51785" w:rsidRPr="00EC76D5" w:rsidRDefault="00C51785" w:rsidP="00C51785">
      <w:pPr>
        <w:pStyle w:val="Code"/>
      </w:pPr>
      <w:r w:rsidRPr="00EC76D5">
        <w:t>{DECIMAL_VALUE} {</w:t>
      </w:r>
    </w:p>
    <w:p w14:paraId="7EC8C11C" w14:textId="77777777" w:rsidR="00C51785" w:rsidRPr="00EC76D5" w:rsidRDefault="00C51785" w:rsidP="00C51785">
      <w:pPr>
        <w:pStyle w:val="Code"/>
      </w:pPr>
      <w:r w:rsidRPr="00EC76D5">
        <w:t xml:space="preserve">  String text = yytext().toLowerCase().replace("x", "").replace("u", "").</w:t>
      </w:r>
    </w:p>
    <w:p w14:paraId="76A53C1D" w14:textId="77777777" w:rsidR="00C51785" w:rsidRPr="00EC76D5" w:rsidRDefault="00C51785" w:rsidP="00C51785">
      <w:pPr>
        <w:pStyle w:val="Code"/>
      </w:pPr>
      <w:r w:rsidRPr="00EC76D5">
        <w:t xml:space="preserve">                                       replace("s", "").replace("l", "");</w:t>
      </w:r>
    </w:p>
    <w:p w14:paraId="3C0028EF" w14:textId="77777777" w:rsidR="00C51785" w:rsidRPr="00EC76D5" w:rsidRDefault="00C51785" w:rsidP="00C51785">
      <w:pPr>
        <w:pStyle w:val="Code"/>
      </w:pPr>
      <w:r w:rsidRPr="00EC76D5">
        <w:t xml:space="preserve">  int value = Integer.valueOf(text, 10);</w:t>
      </w:r>
    </w:p>
    <w:p w14:paraId="6D2F312A" w14:textId="77777777" w:rsidR="00C51785" w:rsidRPr="00EC76D5" w:rsidRDefault="00C51785" w:rsidP="00C51785">
      <w:pPr>
        <w:pStyle w:val="Code"/>
      </w:pPr>
      <w:r w:rsidRPr="00EC76D5">
        <w:t xml:space="preserve">  return (new Token(PreParser.VALUE, value));</w:t>
      </w:r>
    </w:p>
    <w:p w14:paraId="467DF804" w14:textId="77777777" w:rsidR="00C51785" w:rsidRPr="00EC76D5" w:rsidRDefault="00C51785" w:rsidP="00C51785">
      <w:pPr>
        <w:pStyle w:val="Code"/>
      </w:pPr>
      <w:r w:rsidRPr="00EC76D5">
        <w:t>}</w:t>
      </w:r>
    </w:p>
    <w:p w14:paraId="69A090AF" w14:textId="77777777" w:rsidR="00C51785" w:rsidRPr="00EC76D5" w:rsidRDefault="00C51785" w:rsidP="00C51785">
      <w:pPr>
        <w:pStyle w:val="Code"/>
      </w:pPr>
    </w:p>
    <w:p w14:paraId="4FDB849B" w14:textId="77777777" w:rsidR="00C51785" w:rsidRPr="00EC76D5" w:rsidRDefault="00C51785" w:rsidP="00C51785">
      <w:pPr>
        <w:pStyle w:val="Code"/>
      </w:pPr>
      <w:r w:rsidRPr="00EC76D5">
        <w:t>{HEXADECIMAL_VALUE} {</w:t>
      </w:r>
    </w:p>
    <w:p w14:paraId="337B11E4" w14:textId="77777777" w:rsidR="00C51785" w:rsidRPr="00EC76D5" w:rsidRDefault="00C51785" w:rsidP="00C51785">
      <w:pPr>
        <w:pStyle w:val="Code"/>
      </w:pPr>
      <w:r w:rsidRPr="00EC76D5">
        <w:t xml:space="preserve">  String text = yytext().toLowerCase().replace("x", "").replace("u", "").</w:t>
      </w:r>
    </w:p>
    <w:p w14:paraId="136A1AAB" w14:textId="77777777" w:rsidR="00C51785" w:rsidRPr="00EC76D5" w:rsidRDefault="00C51785" w:rsidP="00C51785">
      <w:pPr>
        <w:pStyle w:val="Code"/>
      </w:pPr>
      <w:r w:rsidRPr="00EC76D5">
        <w:t xml:space="preserve">                                       replace("s", "").replace("l", "");</w:t>
      </w:r>
    </w:p>
    <w:p w14:paraId="688DC67E" w14:textId="77777777" w:rsidR="00C51785" w:rsidRPr="00EC76D5" w:rsidRDefault="00C51785" w:rsidP="00C51785">
      <w:pPr>
        <w:pStyle w:val="Code"/>
      </w:pPr>
      <w:r w:rsidRPr="00EC76D5">
        <w:t xml:space="preserve">  int value = Integer.valueOf(text, 16);</w:t>
      </w:r>
    </w:p>
    <w:p w14:paraId="2204CEB4" w14:textId="77777777" w:rsidR="00C51785" w:rsidRPr="00EC76D5" w:rsidRDefault="00C51785" w:rsidP="00C51785">
      <w:pPr>
        <w:pStyle w:val="Code"/>
      </w:pPr>
      <w:r w:rsidRPr="00EC76D5">
        <w:t xml:space="preserve">  return (new Token(PreParser.VALUE, value));</w:t>
      </w:r>
    </w:p>
    <w:p w14:paraId="51816287" w14:textId="77777777" w:rsidR="00C51785" w:rsidRPr="00EC76D5" w:rsidRDefault="00C51785" w:rsidP="00C51785">
      <w:pPr>
        <w:pStyle w:val="Code"/>
      </w:pPr>
      <w:r w:rsidRPr="00EC76D5">
        <w:t xml:space="preserve">} </w:t>
      </w:r>
    </w:p>
    <w:p w14:paraId="0B33E278" w14:textId="2DBD480A" w:rsidR="007D7D2D" w:rsidRPr="00EC76D5" w:rsidRDefault="007D7D2D" w:rsidP="00C51785">
      <w:r w:rsidRPr="00EC76D5">
        <w:t xml:space="preserve">It is important to </w:t>
      </w:r>
      <w:r w:rsidR="00D60DD9" w:rsidRPr="00EC76D5">
        <w:t>detect white spaces, otherwise the user would not be allowed to add any spaces to the code.</w:t>
      </w:r>
    </w:p>
    <w:p w14:paraId="68546729" w14:textId="77777777" w:rsidR="00C51785" w:rsidRPr="00EC76D5" w:rsidRDefault="00C51785" w:rsidP="00C51785">
      <w:pPr>
        <w:pStyle w:val="Code"/>
      </w:pPr>
      <w:r w:rsidRPr="00EC76D5">
        <w:t>{WHITE_SPACE} {</w:t>
      </w:r>
    </w:p>
    <w:p w14:paraId="09067A4C" w14:textId="77777777" w:rsidR="00C51785" w:rsidRPr="00EC76D5" w:rsidRDefault="00C51785" w:rsidP="00C51785">
      <w:pPr>
        <w:pStyle w:val="Code"/>
      </w:pPr>
      <w:r w:rsidRPr="00EC76D5">
        <w:t xml:space="preserve">  // Empty.</w:t>
      </w:r>
    </w:p>
    <w:p w14:paraId="017531BC" w14:textId="77777777" w:rsidR="00C51785" w:rsidRPr="00EC76D5" w:rsidRDefault="00C51785" w:rsidP="00C51785">
      <w:pPr>
        <w:pStyle w:val="Code"/>
      </w:pPr>
      <w:r w:rsidRPr="00EC76D5">
        <w:t xml:space="preserve">} </w:t>
      </w:r>
    </w:p>
    <w:p w14:paraId="33902F4B" w14:textId="54BD6915" w:rsidR="00BA6636" w:rsidRPr="00EC76D5" w:rsidRDefault="003F6F43" w:rsidP="00C51785">
      <w:r w:rsidRPr="00EC76D5">
        <w:t>If we detect a character we do not recognize, we just stop the execution with an error message.</w:t>
      </w:r>
    </w:p>
    <w:p w14:paraId="1A165FE3" w14:textId="77777777" w:rsidR="00C51785" w:rsidRPr="00EC76D5" w:rsidRDefault="00C51785" w:rsidP="00C51785">
      <w:pPr>
        <w:pStyle w:val="Code"/>
        <w:rPr>
          <w:rFonts w:ascii="Times New Roman" w:eastAsiaTheme="majorEastAsia" w:hAnsi="Times New Roman" w:cstheme="majorBidi"/>
          <w:b/>
          <w:noProof w:val="0"/>
          <w:sz w:val="40"/>
          <w:szCs w:val="26"/>
        </w:rPr>
      </w:pPr>
      <w:r w:rsidRPr="00EC76D5">
        <w:lastRenderedPageBreak/>
        <w:t xml:space="preserve">. { Assert.error(yytext(), "unknown character"); } </w:t>
      </w:r>
    </w:p>
    <w:p w14:paraId="06505D99" w14:textId="62BD7AA1" w:rsidR="00F17D99" w:rsidRPr="00EC76D5" w:rsidRDefault="00F17D99" w:rsidP="00C51785">
      <w:pPr>
        <w:pStyle w:val="Rubrik2"/>
      </w:pPr>
      <w:bookmarkStart w:id="32" w:name="_Toc481936132"/>
      <w:r w:rsidRPr="00EC76D5">
        <w:t>The Preprocessor</w:t>
      </w:r>
      <w:bookmarkEnd w:id="32"/>
    </w:p>
    <w:p w14:paraId="54237466" w14:textId="20833306" w:rsidR="003F7E27" w:rsidRPr="00EC76D5" w:rsidRDefault="003F7E27" w:rsidP="003F7E27">
      <w:r w:rsidRPr="00EC76D5">
        <w:t xml:space="preserve">The preprocessor has </w:t>
      </w:r>
      <w:r w:rsidR="00C64D4C" w:rsidRPr="00EC76D5">
        <w:t>several</w:t>
      </w:r>
      <w:r w:rsidRPr="00EC76D5">
        <w:t xml:space="preserve"> tasks:</w:t>
      </w:r>
    </w:p>
    <w:p w14:paraId="6915FA8F" w14:textId="4EA438CF" w:rsidR="00320B78" w:rsidRPr="00EC76D5" w:rsidRDefault="00320B78" w:rsidP="00320B78">
      <w:pPr>
        <w:pStyle w:val="Liststycke"/>
        <w:numPr>
          <w:ilvl w:val="0"/>
          <w:numId w:val="74"/>
        </w:numPr>
      </w:pPr>
      <w:r w:rsidRPr="00EC76D5">
        <w:rPr>
          <w:b/>
        </w:rPr>
        <w:t>Tri Graphs</w:t>
      </w:r>
      <w:r w:rsidR="00F346EC" w:rsidRPr="00EC76D5">
        <w:t xml:space="preserve">. When C was </w:t>
      </w:r>
      <w:r w:rsidR="00EA6266" w:rsidRPr="00EC76D5">
        <w:t>originally</w:t>
      </w:r>
      <w:r w:rsidR="00F346EC" w:rsidRPr="00EC76D5">
        <w:t xml:space="preserve"> introduced</w:t>
      </w:r>
      <w:r w:rsidR="00F444EC" w:rsidRPr="00EC76D5">
        <w:t>,</w:t>
      </w:r>
      <w:r w:rsidR="00F346EC" w:rsidRPr="00EC76D5">
        <w:t xml:space="preserve"> some </w:t>
      </w:r>
      <w:r w:rsidR="007C6BA4" w:rsidRPr="00EC76D5">
        <w:t xml:space="preserve">keyboards </w:t>
      </w:r>
      <w:r w:rsidR="00EA6266" w:rsidRPr="00EC76D5">
        <w:t xml:space="preserve">had </w:t>
      </w:r>
      <w:r w:rsidR="00093ECC" w:rsidRPr="00EC76D5">
        <w:t>a limited set of keys</w:t>
      </w:r>
      <w:r w:rsidR="00F346EC" w:rsidRPr="00EC76D5">
        <w:t xml:space="preserve">. </w:t>
      </w:r>
      <w:r w:rsidR="00D67638" w:rsidRPr="00EC76D5">
        <w:t>Ther</w:t>
      </w:r>
      <w:r w:rsidR="006A5695" w:rsidRPr="00EC76D5">
        <w:t>e</w:t>
      </w:r>
      <w:r w:rsidR="00D67638" w:rsidRPr="00EC76D5">
        <w:t xml:space="preserve">fore, </w:t>
      </w:r>
      <w:r w:rsidR="00904226" w:rsidRPr="00EC76D5">
        <w:t xml:space="preserve">a special set of </w:t>
      </w:r>
      <w:r w:rsidR="007C6BA4" w:rsidRPr="00EC76D5">
        <w:t xml:space="preserve">double question mark </w:t>
      </w:r>
      <w:r w:rsidR="00D67638" w:rsidRPr="00EC76D5">
        <w:t>character</w:t>
      </w:r>
      <w:r w:rsidR="007C6BA4" w:rsidRPr="00EC76D5">
        <w:t xml:space="preserve"> sequence</w:t>
      </w:r>
      <w:r w:rsidR="00D67638" w:rsidRPr="00EC76D5">
        <w:t xml:space="preserve"> </w:t>
      </w:r>
      <w:r w:rsidR="00886A82" w:rsidRPr="00EC76D5">
        <w:t>was introduced, which are replaced by their moder</w:t>
      </w:r>
      <w:r w:rsidR="00346CB9" w:rsidRPr="00EC76D5">
        <w:t>n</w:t>
      </w:r>
      <w:r w:rsidR="00886A82" w:rsidRPr="00EC76D5">
        <w:t xml:space="preserve"> equivalents.</w:t>
      </w:r>
    </w:p>
    <w:p w14:paraId="78223ECF" w14:textId="5ADDE4FE" w:rsidR="00EA6C78" w:rsidRPr="00EC76D5" w:rsidRDefault="00EA6C78" w:rsidP="00EA6C78">
      <w:pPr>
        <w:pStyle w:val="Liststycke"/>
        <w:numPr>
          <w:ilvl w:val="0"/>
          <w:numId w:val="74"/>
        </w:numPr>
      </w:pPr>
      <w:r w:rsidRPr="00EC76D5">
        <w:rPr>
          <w:b/>
        </w:rPr>
        <w:t>Comments</w:t>
      </w:r>
      <w:r w:rsidRPr="00EC76D5">
        <w:t>. Each block comment or line comment is replaced by blank character</w:t>
      </w:r>
      <w:r w:rsidR="00A91943" w:rsidRPr="00EC76D5">
        <w:t>s</w:t>
      </w:r>
      <w:r w:rsidRPr="00EC76D5">
        <w:t>.</w:t>
      </w:r>
    </w:p>
    <w:p w14:paraId="0B3A41F4" w14:textId="2CF6EAE5" w:rsidR="00320B78" w:rsidRPr="00EC76D5" w:rsidRDefault="00284767" w:rsidP="00320B78">
      <w:pPr>
        <w:pStyle w:val="Liststycke"/>
        <w:numPr>
          <w:ilvl w:val="0"/>
          <w:numId w:val="74"/>
        </w:numPr>
      </w:pPr>
      <w:r w:rsidRPr="00EC76D5">
        <w:rPr>
          <w:b/>
        </w:rPr>
        <w:t>Slashes in strings and characters</w:t>
      </w:r>
      <w:r w:rsidR="00D67638" w:rsidRPr="00EC76D5">
        <w:t>. Each backslash is processed</w:t>
      </w:r>
      <w:r w:rsidR="008B59A3" w:rsidRPr="00EC76D5">
        <w:t xml:space="preserve"> and transformed into a regular character</w:t>
      </w:r>
      <w:r w:rsidR="00D67638" w:rsidRPr="00EC76D5">
        <w:t>.</w:t>
      </w:r>
      <w:r w:rsidR="004563DE" w:rsidRPr="00EC76D5">
        <w:t xml:space="preserve"> Thereafter, </w:t>
      </w:r>
      <w:r w:rsidR="00241DF3" w:rsidRPr="00EC76D5">
        <w:t>to</w:t>
      </w:r>
      <w:r w:rsidR="004563DE" w:rsidRPr="00EC76D5">
        <w:t xml:space="preserve"> ease the macro expansion </w:t>
      </w:r>
      <w:r w:rsidR="00AF2842" w:rsidRPr="00EC76D5">
        <w:t>later</w:t>
      </w:r>
      <w:r w:rsidR="004563DE" w:rsidRPr="00EC76D5">
        <w:t xml:space="preserve"> we transform each character into the format of a backslash followed by three octal digits.</w:t>
      </w:r>
    </w:p>
    <w:p w14:paraId="5500E6BC" w14:textId="33F5C4DA" w:rsidR="004563DE" w:rsidRPr="00EC76D5" w:rsidRDefault="004563DE" w:rsidP="00320B78">
      <w:pPr>
        <w:pStyle w:val="Liststycke"/>
        <w:numPr>
          <w:ilvl w:val="0"/>
          <w:numId w:val="74"/>
        </w:numPr>
      </w:pPr>
      <w:r w:rsidRPr="00EC76D5">
        <w:rPr>
          <w:b/>
        </w:rPr>
        <w:t>Include files</w:t>
      </w:r>
      <w:r w:rsidRPr="00EC76D5">
        <w:t>.</w:t>
      </w:r>
      <w:r w:rsidR="005C59A3" w:rsidRPr="00EC76D5">
        <w:t xml:space="preserve"> The system </w:t>
      </w:r>
      <w:r w:rsidR="00FC004D" w:rsidRPr="00EC76D5">
        <w:t xml:space="preserve">include files </w:t>
      </w:r>
      <w:r w:rsidR="005C59A3" w:rsidRPr="00EC76D5">
        <w:t>(</w:t>
      </w:r>
      <w:r w:rsidR="00B27F87" w:rsidRPr="00EC76D5">
        <w:t xml:space="preserve">encapsulated </w:t>
      </w:r>
      <w:r w:rsidR="005C59A3" w:rsidRPr="00EC76D5">
        <w:t xml:space="preserve">by ‘&lt;’ and ‘&gt;’) and internal include files </w:t>
      </w:r>
      <w:r w:rsidR="0069555B" w:rsidRPr="00EC76D5">
        <w:t>(</w:t>
      </w:r>
      <w:r w:rsidR="00B27F87" w:rsidRPr="00EC76D5">
        <w:t xml:space="preserve">encapsulated </w:t>
      </w:r>
      <w:r w:rsidR="0069555B" w:rsidRPr="00EC76D5">
        <w:t xml:space="preserve">by quotes) </w:t>
      </w:r>
      <w:r w:rsidR="005C59A3" w:rsidRPr="00EC76D5">
        <w:t>are read and included</w:t>
      </w:r>
      <w:r w:rsidR="00367A12" w:rsidRPr="00EC76D5">
        <w:t xml:space="preserve"> in the </w:t>
      </w:r>
      <w:r w:rsidR="00756757" w:rsidRPr="00EC76D5">
        <w:t xml:space="preserve">final </w:t>
      </w:r>
      <w:r w:rsidR="00367A12" w:rsidRPr="00EC76D5">
        <w:t>code</w:t>
      </w:r>
      <w:r w:rsidR="005C59A3" w:rsidRPr="00EC76D5">
        <w:t>.</w:t>
      </w:r>
    </w:p>
    <w:p w14:paraId="743E8E38" w14:textId="77777777" w:rsidR="0088326B" w:rsidRPr="00EC76D5" w:rsidRDefault="0088326B" w:rsidP="0088326B">
      <w:pPr>
        <w:pStyle w:val="Liststycke"/>
        <w:numPr>
          <w:ilvl w:val="0"/>
          <w:numId w:val="74"/>
        </w:numPr>
      </w:pPr>
      <w:r w:rsidRPr="00EC76D5">
        <w:rPr>
          <w:b/>
        </w:rPr>
        <w:t>Conditional programming</w:t>
      </w:r>
      <w:r w:rsidRPr="00EC76D5">
        <w:t>. The #</w:t>
      </w:r>
      <w:r w:rsidRPr="00EC76D5">
        <w:rPr>
          <w:rStyle w:val="CodeInText"/>
        </w:rPr>
        <w:t>if</w:t>
      </w:r>
      <w:r w:rsidRPr="00EC76D5">
        <w:t>, #</w:t>
      </w:r>
      <w:r w:rsidRPr="00EC76D5">
        <w:rPr>
          <w:rStyle w:val="CodeInText"/>
        </w:rPr>
        <w:t>ifdef</w:t>
      </w:r>
      <w:r w:rsidRPr="00EC76D5">
        <w:t>, #</w:t>
      </w:r>
      <w:r w:rsidRPr="00EC76D5">
        <w:rPr>
          <w:rStyle w:val="CodeInText"/>
        </w:rPr>
        <w:t>ifndef</w:t>
      </w:r>
      <w:r w:rsidRPr="00EC76D5">
        <w:t>, #</w:t>
      </w:r>
      <w:r w:rsidRPr="00EC76D5">
        <w:rPr>
          <w:rStyle w:val="CodeInText"/>
        </w:rPr>
        <w:t>elif</w:t>
      </w:r>
      <w:r w:rsidRPr="00EC76D5">
        <w:t>, and #</w:t>
      </w:r>
      <w:r w:rsidRPr="00EC76D5">
        <w:rPr>
          <w:rStyle w:val="CodeInText"/>
        </w:rPr>
        <w:t>endif</w:t>
      </w:r>
      <w:r w:rsidRPr="00EC76D5">
        <w:t xml:space="preserve"> directives are processed.</w:t>
      </w:r>
    </w:p>
    <w:p w14:paraId="1EA0A3E0" w14:textId="2557AD39" w:rsidR="00F829F9" w:rsidRPr="00EC76D5" w:rsidRDefault="004563DE" w:rsidP="00320B78">
      <w:pPr>
        <w:pStyle w:val="Liststycke"/>
        <w:numPr>
          <w:ilvl w:val="0"/>
          <w:numId w:val="74"/>
        </w:numPr>
      </w:pPr>
      <w:r w:rsidRPr="00EC76D5">
        <w:rPr>
          <w:b/>
        </w:rPr>
        <w:t>Macro expansion</w:t>
      </w:r>
      <w:r w:rsidRPr="00EC76D5">
        <w:t>.</w:t>
      </w:r>
      <w:r w:rsidR="00F829F9" w:rsidRPr="00EC76D5">
        <w:t xml:space="preserve"> The source code is traversed and each macro is expanded.</w:t>
      </w:r>
      <w:r w:rsidR="00D90060" w:rsidRPr="00EC76D5">
        <w:t xml:space="preserve"> Since the contents of each character and string constant has been </w:t>
      </w:r>
      <w:r w:rsidR="00050290" w:rsidRPr="00EC76D5">
        <w:t>translated</w:t>
      </w:r>
      <w:r w:rsidR="00D90060" w:rsidRPr="00EC76D5">
        <w:t xml:space="preserve"> into slash codes we do not need to check whether the macro to be expanded is part of a character of string.</w:t>
      </w:r>
    </w:p>
    <w:p w14:paraId="338064FC" w14:textId="26D3718C" w:rsidR="00400083" w:rsidRPr="00EC76D5" w:rsidRDefault="00E86DDD" w:rsidP="006C10D0">
      <w:pPr>
        <w:pStyle w:val="Liststycke"/>
        <w:numPr>
          <w:ilvl w:val="0"/>
          <w:numId w:val="74"/>
        </w:numPr>
      </w:pPr>
      <w:r w:rsidRPr="00EC76D5">
        <w:rPr>
          <w:b/>
        </w:rPr>
        <w:t>String sequences</w:t>
      </w:r>
      <w:r w:rsidR="00400083" w:rsidRPr="00EC76D5">
        <w:t>.</w:t>
      </w:r>
      <w:r w:rsidR="00781C14" w:rsidRPr="00EC76D5">
        <w:t xml:space="preserve"> Finally, e</w:t>
      </w:r>
      <w:r w:rsidRPr="00EC76D5">
        <w:t xml:space="preserve">very sequence </w:t>
      </w:r>
      <w:r w:rsidR="006C10D0" w:rsidRPr="00EC76D5">
        <w:t>of string is co</w:t>
      </w:r>
      <w:r w:rsidRPr="00EC76D5">
        <w:t>ncatena</w:t>
      </w:r>
      <w:r w:rsidR="006C10D0" w:rsidRPr="00EC76D5">
        <w:t>t</w:t>
      </w:r>
      <w:r w:rsidRPr="00EC76D5">
        <w:t>ed</w:t>
      </w:r>
      <w:r w:rsidR="006C10D0" w:rsidRPr="00EC76D5">
        <w:t xml:space="preserve"> into one string. For instance, the sequence "ab" "cd" "ef" is concatenated into "abcded".</w:t>
      </w:r>
    </w:p>
    <w:p w14:paraId="1A269065" w14:textId="48911BE6" w:rsidR="00F32513" w:rsidRPr="00EC76D5" w:rsidRDefault="00F32513" w:rsidP="00F32513">
      <w:r w:rsidRPr="00EC76D5">
        <w:t xml:space="preserve">The first phase of the preprocessor is to read the </w:t>
      </w:r>
      <w:r w:rsidR="002F2E3A" w:rsidRPr="00EC76D5">
        <w:t>source file an</w:t>
      </w:r>
      <w:r w:rsidR="00945A59" w:rsidRPr="00EC76D5">
        <w:t>d</w:t>
      </w:r>
      <w:r w:rsidR="002F2E3A" w:rsidRPr="00EC76D5">
        <w:t xml:space="preserve"> place in a text buffer (a </w:t>
      </w:r>
      <w:r w:rsidR="002F2E3A" w:rsidRPr="00EC76D5">
        <w:rPr>
          <w:rStyle w:val="CodeInText"/>
        </w:rPr>
        <w:t>StringBuilder</w:t>
      </w:r>
      <w:r w:rsidR="002F2E3A" w:rsidRPr="00EC76D5">
        <w:t xml:space="preserve"> object), and then </w:t>
      </w:r>
      <w:r w:rsidR="003C1C4C" w:rsidRPr="00EC76D5">
        <w:t>replace the tri graph sequences, remove the comments and replace every character in string and characters with its equivalent backslash code. Then the buffer is divided into line</w:t>
      </w:r>
      <w:r w:rsidR="00CE4EBF" w:rsidRPr="00EC76D5">
        <w:t>s</w:t>
      </w:r>
      <w:r w:rsidR="003C1C4C" w:rsidRPr="00EC76D5">
        <w:t xml:space="preserve"> and each line starting with a preprocessor directive is evaluated and every line is search for macros to expand.</w:t>
      </w:r>
    </w:p>
    <w:p w14:paraId="547E42DD" w14:textId="77777777" w:rsidR="00F42F05" w:rsidRPr="00EC76D5" w:rsidRDefault="00F42F05" w:rsidP="00F42F05">
      <w:pPr>
        <w:pStyle w:val="CodeHeader"/>
      </w:pPr>
      <w:r w:rsidRPr="00EC76D5">
        <w:t>Preprocessor.java</w:t>
      </w:r>
    </w:p>
    <w:p w14:paraId="6C6BF464" w14:textId="77777777" w:rsidR="00D948EC" w:rsidRPr="00EC76D5" w:rsidRDefault="00D948EC" w:rsidP="00D948EC">
      <w:pPr>
        <w:pStyle w:val="Code"/>
      </w:pPr>
      <w:r w:rsidRPr="00EC76D5">
        <w:t>package c_compiler;</w:t>
      </w:r>
    </w:p>
    <w:p w14:paraId="048B90A6" w14:textId="77777777" w:rsidR="00D948EC" w:rsidRPr="00EC76D5" w:rsidRDefault="00D948EC" w:rsidP="00D948EC">
      <w:pPr>
        <w:pStyle w:val="Code"/>
      </w:pPr>
    </w:p>
    <w:p w14:paraId="7938EE91" w14:textId="77777777" w:rsidR="00D948EC" w:rsidRPr="00EC76D5" w:rsidRDefault="00D948EC" w:rsidP="00D948EC">
      <w:pPr>
        <w:pStyle w:val="Code"/>
      </w:pPr>
      <w:r w:rsidRPr="00EC76D5">
        <w:t>import java.io.*;</w:t>
      </w:r>
    </w:p>
    <w:p w14:paraId="18252EB5" w14:textId="77777777" w:rsidR="00D948EC" w:rsidRPr="00EC76D5" w:rsidRDefault="00D948EC" w:rsidP="00D948EC">
      <w:pPr>
        <w:pStyle w:val="Code"/>
      </w:pPr>
      <w:r w:rsidRPr="00EC76D5">
        <w:t>import java.util.*;</w:t>
      </w:r>
    </w:p>
    <w:p w14:paraId="657D9D4F" w14:textId="77777777" w:rsidR="00D948EC" w:rsidRPr="00EC76D5" w:rsidRDefault="00D948EC" w:rsidP="00D948EC">
      <w:pPr>
        <w:pStyle w:val="Code"/>
      </w:pPr>
    </w:p>
    <w:p w14:paraId="1F08CB73" w14:textId="77777777" w:rsidR="00D948EC" w:rsidRPr="00EC76D5" w:rsidRDefault="00D948EC" w:rsidP="00D948EC">
      <w:pPr>
        <w:pStyle w:val="Code"/>
      </w:pPr>
      <w:r w:rsidRPr="00EC76D5">
        <w:t>public class PreProcessor {</w:t>
      </w:r>
    </w:p>
    <w:p w14:paraId="2F71B5E6" w14:textId="77777777" w:rsidR="00D948EC" w:rsidRPr="00EC76D5" w:rsidRDefault="00D948EC" w:rsidP="00D948EC">
      <w:pPr>
        <w:pStyle w:val="Code"/>
      </w:pPr>
      <w:r w:rsidRPr="00EC76D5">
        <w:t xml:space="preserve">  public static enum IfStatus {If, Else};</w:t>
      </w:r>
    </w:p>
    <w:p w14:paraId="385BF818" w14:textId="77777777" w:rsidR="00D948EC" w:rsidRPr="00EC76D5" w:rsidRDefault="00D948EC" w:rsidP="00D948EC">
      <w:pPr>
        <w:pStyle w:val="Code"/>
      </w:pPr>
      <w:r w:rsidRPr="00EC76D5">
        <w:t xml:space="preserve">  </w:t>
      </w:r>
    </w:p>
    <w:p w14:paraId="3B498BC2" w14:textId="77777777" w:rsidR="00D948EC" w:rsidRPr="00EC76D5" w:rsidRDefault="00D948EC" w:rsidP="00D948EC">
      <w:pPr>
        <w:pStyle w:val="Code"/>
      </w:pPr>
      <w:r w:rsidRPr="00EC76D5">
        <w:t xml:space="preserve">  public static void doProcess(File file, StringBuilder buffer)</w:t>
      </w:r>
    </w:p>
    <w:p w14:paraId="0F835F8E" w14:textId="77777777" w:rsidR="00D948EC" w:rsidRPr="00EC76D5" w:rsidRDefault="00D948EC" w:rsidP="00D948EC">
      <w:pPr>
        <w:pStyle w:val="Code"/>
      </w:pPr>
      <w:r w:rsidRPr="00EC76D5">
        <w:t xml:space="preserve">         throws Exception {</w:t>
      </w:r>
    </w:p>
    <w:p w14:paraId="3DF58867" w14:textId="77777777" w:rsidR="00D948EC" w:rsidRPr="00EC76D5" w:rsidRDefault="00D948EC" w:rsidP="00D948EC">
      <w:pPr>
        <w:pStyle w:val="Code"/>
      </w:pPr>
      <w:r w:rsidRPr="00EC76D5">
        <w:t xml:space="preserve">    readFile(file, buffer);</w:t>
      </w:r>
    </w:p>
    <w:p w14:paraId="0F7EABA4" w14:textId="77777777" w:rsidR="00D948EC" w:rsidRPr="00EC76D5" w:rsidRDefault="00D948EC" w:rsidP="00D948EC">
      <w:pPr>
        <w:pStyle w:val="Code"/>
      </w:pPr>
      <w:r w:rsidRPr="00EC76D5">
        <w:t xml:space="preserve">    triGraphs(buffer);</w:t>
      </w:r>
    </w:p>
    <w:p w14:paraId="098B6C5A" w14:textId="77777777" w:rsidR="00D948EC" w:rsidRPr="00EC76D5" w:rsidRDefault="00D948EC" w:rsidP="00D948EC">
      <w:pPr>
        <w:pStyle w:val="Code"/>
      </w:pPr>
      <w:r w:rsidRPr="00EC76D5">
        <w:t xml:space="preserve">    traverse(buffer);</w:t>
      </w:r>
    </w:p>
    <w:p w14:paraId="44C86DE5" w14:textId="77777777" w:rsidR="00D948EC" w:rsidRPr="00EC76D5" w:rsidRDefault="00D948EC" w:rsidP="00D948EC">
      <w:pPr>
        <w:pStyle w:val="Code"/>
      </w:pPr>
    </w:p>
    <w:p w14:paraId="582CC2AE" w14:textId="77777777" w:rsidR="00D948EC" w:rsidRPr="00EC76D5" w:rsidRDefault="00D948EC" w:rsidP="00D948EC">
      <w:pPr>
        <w:pStyle w:val="Code"/>
      </w:pPr>
      <w:r w:rsidRPr="00EC76D5">
        <w:t xml:space="preserve">    Main.Path = file.getPath();</w:t>
      </w:r>
    </w:p>
    <w:p w14:paraId="48357AE8" w14:textId="77777777" w:rsidR="00D948EC" w:rsidRPr="00EC76D5" w:rsidRDefault="00D948EC" w:rsidP="00D948EC">
      <w:pPr>
        <w:pStyle w:val="Code"/>
      </w:pPr>
      <w:r w:rsidRPr="00EC76D5">
        <w:t xml:space="preserve">    Main.Line = 0;</w:t>
      </w:r>
    </w:p>
    <w:p w14:paraId="46B8ED20" w14:textId="77777777" w:rsidR="00D948EC" w:rsidRPr="00EC76D5" w:rsidRDefault="00D948EC" w:rsidP="00D948EC">
      <w:pPr>
        <w:pStyle w:val="Code"/>
      </w:pPr>
      <w:r w:rsidRPr="00EC76D5">
        <w:t xml:space="preserve">    buffer.insert(0, Main.SeparatorId + Main.Path + ",0$\n");</w:t>
      </w:r>
    </w:p>
    <w:p w14:paraId="3F6DAC1B" w14:textId="77777777" w:rsidR="00D948EC" w:rsidRPr="00EC76D5" w:rsidRDefault="00D948EC" w:rsidP="00D948EC">
      <w:pPr>
        <w:pStyle w:val="Code"/>
      </w:pPr>
    </w:p>
    <w:p w14:paraId="6D706C96" w14:textId="77777777" w:rsidR="00D948EC" w:rsidRPr="00EC76D5" w:rsidRDefault="00D948EC" w:rsidP="00D948EC">
      <w:pPr>
        <w:pStyle w:val="Code"/>
      </w:pPr>
      <w:r w:rsidRPr="00EC76D5">
        <w:t xml:space="preserve">    int stackSize = Main.IfStack.size();</w:t>
      </w:r>
    </w:p>
    <w:p w14:paraId="0D029C19" w14:textId="77777777" w:rsidR="00D948EC" w:rsidRPr="00EC76D5" w:rsidRDefault="00D948EC" w:rsidP="00D948EC">
      <w:pPr>
        <w:pStyle w:val="Code"/>
      </w:pPr>
      <w:r w:rsidRPr="00EC76D5">
        <w:t xml:space="preserve">    List&lt;String&gt; lineList = generateLineList(buffer);</w:t>
      </w:r>
    </w:p>
    <w:p w14:paraId="382B2A3F" w14:textId="77777777" w:rsidR="00D948EC" w:rsidRPr="00EC76D5" w:rsidRDefault="00D948EC" w:rsidP="00D948EC">
      <w:pPr>
        <w:pStyle w:val="Code"/>
      </w:pPr>
      <w:r w:rsidRPr="00EC76D5">
        <w:t xml:space="preserve">    lineList = modifyLineList(lineList);    </w:t>
      </w:r>
    </w:p>
    <w:p w14:paraId="6B009172" w14:textId="77777777" w:rsidR="00D948EC" w:rsidRPr="00EC76D5" w:rsidRDefault="00D948EC" w:rsidP="00D948EC">
      <w:pPr>
        <w:pStyle w:val="Code"/>
      </w:pPr>
      <w:r w:rsidRPr="00EC76D5">
        <w:t xml:space="preserve">    traverseLineList(lineList);</w:t>
      </w:r>
    </w:p>
    <w:p w14:paraId="0FD8A519" w14:textId="77777777" w:rsidR="00D948EC" w:rsidRPr="00EC76D5" w:rsidRDefault="00D948EC" w:rsidP="00D948EC">
      <w:pPr>
        <w:pStyle w:val="Code"/>
      </w:pPr>
      <w:r w:rsidRPr="00EC76D5">
        <w:t xml:space="preserve">    Assert.error(Main.IfStack.size() == stackSize,</w:t>
      </w:r>
    </w:p>
    <w:p w14:paraId="05426C1A" w14:textId="77777777" w:rsidR="00D948EC" w:rsidRPr="00EC76D5" w:rsidRDefault="00D948EC" w:rsidP="00D948EC">
      <w:pPr>
        <w:pStyle w:val="Code"/>
      </w:pPr>
      <w:r w:rsidRPr="00EC76D5">
        <w:t xml:space="preserve">                 "unbalanced #if and #endif strucure");</w:t>
      </w:r>
    </w:p>
    <w:p w14:paraId="6039E7E0" w14:textId="77777777" w:rsidR="00D948EC" w:rsidRPr="00EC76D5" w:rsidRDefault="00D948EC" w:rsidP="00D948EC">
      <w:pPr>
        <w:pStyle w:val="Code"/>
      </w:pPr>
      <w:r w:rsidRPr="00EC76D5">
        <w:t xml:space="preserve">    </w:t>
      </w:r>
    </w:p>
    <w:p w14:paraId="288172B0" w14:textId="77777777" w:rsidR="00D948EC" w:rsidRPr="00EC76D5" w:rsidRDefault="00D948EC" w:rsidP="00D948EC">
      <w:pPr>
        <w:pStyle w:val="Code"/>
      </w:pPr>
      <w:r w:rsidRPr="00EC76D5">
        <w:lastRenderedPageBreak/>
        <w:t xml:space="preserve">    buffer.replace(0, buffer.length(), "");</w:t>
      </w:r>
    </w:p>
    <w:p w14:paraId="09199C83" w14:textId="77777777" w:rsidR="00D948EC" w:rsidRPr="00EC76D5" w:rsidRDefault="00D948EC" w:rsidP="00D948EC">
      <w:pPr>
        <w:pStyle w:val="Code"/>
      </w:pPr>
      <w:r w:rsidRPr="00EC76D5">
        <w:t xml:space="preserve">    for (String line : lineList) {</w:t>
      </w:r>
    </w:p>
    <w:p w14:paraId="36960783" w14:textId="77777777" w:rsidR="00D948EC" w:rsidRPr="00EC76D5" w:rsidRDefault="00D948EC" w:rsidP="00D948EC">
      <w:pPr>
        <w:pStyle w:val="Code"/>
      </w:pPr>
      <w:r w:rsidRPr="00EC76D5">
        <w:t xml:space="preserve">      buffer.append(line + "\n");</w:t>
      </w:r>
    </w:p>
    <w:p w14:paraId="34AAEFBA" w14:textId="77777777" w:rsidR="00D948EC" w:rsidRPr="00EC76D5" w:rsidRDefault="00D948EC" w:rsidP="00D948EC">
      <w:pPr>
        <w:pStyle w:val="Code"/>
      </w:pPr>
      <w:r w:rsidRPr="00EC76D5">
        <w:t xml:space="preserve">    }</w:t>
      </w:r>
    </w:p>
    <w:p w14:paraId="1CBB82D2" w14:textId="77777777" w:rsidR="00D948EC" w:rsidRPr="00EC76D5" w:rsidRDefault="00D948EC" w:rsidP="00D948EC">
      <w:pPr>
        <w:pStyle w:val="Code"/>
      </w:pPr>
    </w:p>
    <w:p w14:paraId="60967A5E" w14:textId="77777777" w:rsidR="00D948EC" w:rsidRPr="00EC76D5" w:rsidRDefault="00D948EC" w:rsidP="00D948EC">
      <w:pPr>
        <w:pStyle w:val="Code"/>
      </w:pPr>
      <w:r w:rsidRPr="00EC76D5">
        <w:t xml:space="preserve">    mergeStrings(buffer);</w:t>
      </w:r>
    </w:p>
    <w:p w14:paraId="07E15E50" w14:textId="77777777" w:rsidR="00D948EC" w:rsidRPr="00EC76D5" w:rsidRDefault="00D948EC" w:rsidP="00D948EC">
      <w:pPr>
        <w:pStyle w:val="Code"/>
      </w:pPr>
      <w:r w:rsidRPr="00EC76D5">
        <w:t xml:space="preserve">    replaceAll(buffer, "\0", "");</w:t>
      </w:r>
    </w:p>
    <w:p w14:paraId="2485179F" w14:textId="54248030" w:rsidR="00134698" w:rsidRPr="00EC76D5" w:rsidRDefault="00D948EC" w:rsidP="00D948EC">
      <w:pPr>
        <w:pStyle w:val="Code"/>
      </w:pPr>
      <w:r w:rsidRPr="00EC76D5">
        <w:t xml:space="preserve">  }</w:t>
      </w:r>
    </w:p>
    <w:p w14:paraId="17569A44" w14:textId="77777777" w:rsidR="00D948EC" w:rsidRPr="00EC76D5" w:rsidRDefault="00D948EC" w:rsidP="00D948EC">
      <w:pPr>
        <w:pStyle w:val="Code"/>
      </w:pPr>
    </w:p>
    <w:p w14:paraId="20E7E47D" w14:textId="77777777" w:rsidR="00134698" w:rsidRPr="00EC76D5" w:rsidRDefault="00134698" w:rsidP="00134698">
      <w:pPr>
        <w:pStyle w:val="Code"/>
      </w:pPr>
      <w:r w:rsidRPr="00EC76D5">
        <w:t xml:space="preserve">  private static void readFile(File file, StringBuilder buffer)</w:t>
      </w:r>
    </w:p>
    <w:p w14:paraId="7B354BF3" w14:textId="77777777" w:rsidR="00134698" w:rsidRPr="00EC76D5" w:rsidRDefault="00134698" w:rsidP="00134698">
      <w:pPr>
        <w:pStyle w:val="Code"/>
      </w:pPr>
      <w:r w:rsidRPr="00EC76D5">
        <w:t xml:space="preserve">          throws IOException {</w:t>
      </w:r>
    </w:p>
    <w:p w14:paraId="46AFA07D" w14:textId="77777777" w:rsidR="00134698" w:rsidRPr="00EC76D5" w:rsidRDefault="00134698" w:rsidP="00134698">
      <w:pPr>
        <w:pStyle w:val="Code"/>
      </w:pPr>
      <w:r w:rsidRPr="00EC76D5">
        <w:t xml:space="preserve">    FileInputStream fileStream = new FileInputStream(file);</w:t>
      </w:r>
    </w:p>
    <w:p w14:paraId="5AACB4F3" w14:textId="77777777" w:rsidR="00134698" w:rsidRPr="00EC76D5" w:rsidRDefault="00134698" w:rsidP="00134698">
      <w:pPr>
        <w:pStyle w:val="Code"/>
      </w:pPr>
      <w:r w:rsidRPr="00EC76D5">
        <w:t xml:space="preserve">    InputStreamReader streamReader = new InputStreamReader(fileStream);</w:t>
      </w:r>
    </w:p>
    <w:p w14:paraId="2EA6AA71" w14:textId="77777777" w:rsidR="00134698" w:rsidRPr="00EC76D5" w:rsidRDefault="00134698" w:rsidP="00134698">
      <w:pPr>
        <w:pStyle w:val="Code"/>
      </w:pPr>
      <w:r w:rsidRPr="00EC76D5">
        <w:t xml:space="preserve">    BufferedReader reader = new BufferedReader(streamReader);</w:t>
      </w:r>
    </w:p>
    <w:p w14:paraId="4AE57490" w14:textId="77777777" w:rsidR="00134698" w:rsidRPr="00EC76D5" w:rsidRDefault="00134698" w:rsidP="00134698">
      <w:pPr>
        <w:pStyle w:val="Code"/>
      </w:pPr>
    </w:p>
    <w:p w14:paraId="5FB5850A" w14:textId="77777777" w:rsidR="00134698" w:rsidRPr="00EC76D5" w:rsidRDefault="00134698" w:rsidP="00134698">
      <w:pPr>
        <w:pStyle w:val="Code"/>
      </w:pPr>
      <w:r w:rsidRPr="00EC76D5">
        <w:t xml:space="preserve">    String line;</w:t>
      </w:r>
    </w:p>
    <w:p w14:paraId="51BDAA79" w14:textId="77777777" w:rsidR="00134698" w:rsidRPr="00EC76D5" w:rsidRDefault="00134698" w:rsidP="00134698">
      <w:pPr>
        <w:pStyle w:val="Code"/>
      </w:pPr>
      <w:r w:rsidRPr="00EC76D5">
        <w:t xml:space="preserve">    while ((line = reader.readLine()) != null) {</w:t>
      </w:r>
    </w:p>
    <w:p w14:paraId="7441B5A0" w14:textId="77777777" w:rsidR="00134698" w:rsidRPr="00EC76D5" w:rsidRDefault="00134698" w:rsidP="00134698">
      <w:pPr>
        <w:pStyle w:val="Code"/>
      </w:pPr>
      <w:r w:rsidRPr="00EC76D5">
        <w:t xml:space="preserve">      buffer.append(line.trim() + "\n");</w:t>
      </w:r>
    </w:p>
    <w:p w14:paraId="17E1BAE1" w14:textId="77777777" w:rsidR="00134698" w:rsidRPr="00EC76D5" w:rsidRDefault="00134698" w:rsidP="00134698">
      <w:pPr>
        <w:pStyle w:val="Code"/>
      </w:pPr>
      <w:r w:rsidRPr="00EC76D5">
        <w:t xml:space="preserve">    }</w:t>
      </w:r>
    </w:p>
    <w:p w14:paraId="49CB180A" w14:textId="77777777" w:rsidR="00134698" w:rsidRPr="00EC76D5" w:rsidRDefault="00134698" w:rsidP="00134698">
      <w:pPr>
        <w:pStyle w:val="Code"/>
      </w:pPr>
      <w:r w:rsidRPr="00EC76D5">
        <w:t xml:space="preserve">    </w:t>
      </w:r>
    </w:p>
    <w:p w14:paraId="0F660A5B" w14:textId="77777777" w:rsidR="00134698" w:rsidRPr="00EC76D5" w:rsidRDefault="00134698" w:rsidP="00134698">
      <w:pPr>
        <w:pStyle w:val="Code"/>
      </w:pPr>
      <w:r w:rsidRPr="00EC76D5">
        <w:t xml:space="preserve">    reader.close();</w:t>
      </w:r>
    </w:p>
    <w:p w14:paraId="632E345A" w14:textId="58A80CEA" w:rsidR="00791B48" w:rsidRPr="00EC76D5" w:rsidRDefault="00134698" w:rsidP="00134698">
      <w:pPr>
        <w:pStyle w:val="Code"/>
      </w:pPr>
      <w:r w:rsidRPr="00EC76D5">
        <w:t xml:space="preserve">  }</w:t>
      </w:r>
    </w:p>
    <w:p w14:paraId="7E9B4DA3" w14:textId="77777777" w:rsidR="00BB3B9D" w:rsidRPr="00EC76D5" w:rsidRDefault="00791B48" w:rsidP="00BB3B9D">
      <w:pPr>
        <w:pStyle w:val="Rubrik3"/>
      </w:pPr>
      <w:bookmarkStart w:id="33" w:name="_Toc481936133"/>
      <w:r w:rsidRPr="00EC76D5">
        <w:t>Tri Graphs</w:t>
      </w:r>
      <w:bookmarkEnd w:id="33"/>
    </w:p>
    <w:p w14:paraId="26FE6A77" w14:textId="77777777" w:rsidR="00BB3B9D" w:rsidRPr="00EC76D5" w:rsidRDefault="00EC4F81" w:rsidP="00613101">
      <w:r w:rsidRPr="00EC76D5">
        <w:t>The following table shows t</w:t>
      </w:r>
      <w:r w:rsidR="00BB3B9D" w:rsidRPr="00EC76D5">
        <w:t xml:space="preserve">he </w:t>
      </w:r>
      <w:r w:rsidR="00613101" w:rsidRPr="00EC76D5">
        <w:t xml:space="preserve">tri graphs </w:t>
      </w:r>
      <w:r w:rsidR="00BB3B9D" w:rsidRPr="00EC76D5">
        <w:t>character sequence</w:t>
      </w:r>
      <w:r w:rsidR="00613101" w:rsidRPr="00EC76D5">
        <w:t>s and their moder</w:t>
      </w:r>
      <w:r w:rsidRPr="00EC76D5">
        <w:t>n</w:t>
      </w:r>
      <w:r w:rsidR="00613101" w:rsidRPr="00EC76D5">
        <w:t xml:space="preserve"> eq</w:t>
      </w:r>
      <w:r w:rsidRPr="00EC76D5">
        <w:t>uivalences:</w:t>
      </w:r>
    </w:p>
    <w:tbl>
      <w:tblPr>
        <w:tblStyle w:val="Tabellrutnt"/>
        <w:tblW w:w="3563" w:type="pct"/>
        <w:tblInd w:w="704" w:type="dxa"/>
        <w:tblLook w:val="04A0" w:firstRow="1" w:lastRow="0" w:firstColumn="1" w:lastColumn="0" w:noHBand="0" w:noVBand="1"/>
      </w:tblPr>
      <w:tblGrid>
        <w:gridCol w:w="3398"/>
        <w:gridCol w:w="3265"/>
      </w:tblGrid>
      <w:tr w:rsidR="00904226" w:rsidRPr="00EC76D5" w14:paraId="67B92887" w14:textId="77777777" w:rsidTr="006031A5">
        <w:tc>
          <w:tcPr>
            <w:tcW w:w="3397" w:type="dxa"/>
          </w:tcPr>
          <w:p w14:paraId="094721A3" w14:textId="77777777" w:rsidR="00904226" w:rsidRPr="00EC76D5" w:rsidRDefault="00613101" w:rsidP="006031A5">
            <w:pPr>
              <w:rPr>
                <w:b/>
              </w:rPr>
            </w:pPr>
            <w:r w:rsidRPr="00EC76D5">
              <w:rPr>
                <w:b/>
              </w:rPr>
              <w:t>Tri-Graph</w:t>
            </w:r>
            <w:r w:rsidR="00904226" w:rsidRPr="00EC76D5">
              <w:rPr>
                <w:b/>
              </w:rPr>
              <w:t xml:space="preserve"> Character Sequence</w:t>
            </w:r>
          </w:p>
        </w:tc>
        <w:tc>
          <w:tcPr>
            <w:tcW w:w="3265" w:type="dxa"/>
          </w:tcPr>
          <w:p w14:paraId="08E22BDB" w14:textId="77777777" w:rsidR="00904226" w:rsidRPr="00EC76D5" w:rsidRDefault="00904226" w:rsidP="006031A5">
            <w:pPr>
              <w:rPr>
                <w:b/>
              </w:rPr>
            </w:pPr>
            <w:r w:rsidRPr="00EC76D5">
              <w:rPr>
                <w:b/>
              </w:rPr>
              <w:t>Modern Equivalence</w:t>
            </w:r>
          </w:p>
        </w:tc>
      </w:tr>
      <w:tr w:rsidR="00904226" w:rsidRPr="00EC76D5" w14:paraId="663FC3F1" w14:textId="77777777" w:rsidTr="006031A5">
        <w:tc>
          <w:tcPr>
            <w:tcW w:w="3397" w:type="dxa"/>
          </w:tcPr>
          <w:p w14:paraId="4554B72F" w14:textId="77777777" w:rsidR="00904226" w:rsidRPr="00EC76D5" w:rsidRDefault="00904226" w:rsidP="006031A5">
            <w:r w:rsidRPr="00EC76D5">
              <w:t>??=</w:t>
            </w:r>
          </w:p>
        </w:tc>
        <w:tc>
          <w:tcPr>
            <w:tcW w:w="3265" w:type="dxa"/>
          </w:tcPr>
          <w:p w14:paraId="5E044E61" w14:textId="77777777" w:rsidR="00904226" w:rsidRPr="00EC76D5" w:rsidRDefault="00904226" w:rsidP="006031A5">
            <w:r w:rsidRPr="00EC76D5">
              <w:t>#</w:t>
            </w:r>
          </w:p>
        </w:tc>
      </w:tr>
      <w:tr w:rsidR="00904226" w:rsidRPr="00EC76D5" w14:paraId="77B8E664" w14:textId="77777777" w:rsidTr="006031A5">
        <w:tc>
          <w:tcPr>
            <w:tcW w:w="3397" w:type="dxa"/>
          </w:tcPr>
          <w:p w14:paraId="374CD330" w14:textId="77777777" w:rsidR="00904226" w:rsidRPr="00EC76D5" w:rsidRDefault="00904226" w:rsidP="006031A5">
            <w:r w:rsidRPr="00EC76D5">
              <w:t>??/</w:t>
            </w:r>
          </w:p>
        </w:tc>
        <w:tc>
          <w:tcPr>
            <w:tcW w:w="3265" w:type="dxa"/>
          </w:tcPr>
          <w:p w14:paraId="194E9BBA" w14:textId="77777777" w:rsidR="00904226" w:rsidRPr="00EC76D5" w:rsidRDefault="00904226" w:rsidP="006031A5">
            <w:r w:rsidRPr="00EC76D5">
              <w:t>\</w:t>
            </w:r>
          </w:p>
        </w:tc>
      </w:tr>
      <w:tr w:rsidR="00904226" w:rsidRPr="00EC76D5" w14:paraId="3C913198" w14:textId="77777777" w:rsidTr="006031A5">
        <w:tc>
          <w:tcPr>
            <w:tcW w:w="3397" w:type="dxa"/>
          </w:tcPr>
          <w:p w14:paraId="0B6B7089" w14:textId="77777777" w:rsidR="00904226" w:rsidRPr="00EC76D5" w:rsidRDefault="00904226" w:rsidP="006031A5">
            <w:r w:rsidRPr="00EC76D5">
              <w:t>??´</w:t>
            </w:r>
          </w:p>
        </w:tc>
        <w:tc>
          <w:tcPr>
            <w:tcW w:w="3265" w:type="dxa"/>
          </w:tcPr>
          <w:p w14:paraId="33C8E1F5" w14:textId="77777777" w:rsidR="00904226" w:rsidRPr="00EC76D5" w:rsidRDefault="00904226" w:rsidP="006031A5">
            <w:r w:rsidRPr="00EC76D5">
              <w:t>^</w:t>
            </w:r>
          </w:p>
        </w:tc>
      </w:tr>
      <w:tr w:rsidR="00904226" w:rsidRPr="00EC76D5" w14:paraId="777A645F" w14:textId="77777777" w:rsidTr="006031A5">
        <w:tc>
          <w:tcPr>
            <w:tcW w:w="3397" w:type="dxa"/>
          </w:tcPr>
          <w:p w14:paraId="292879E6" w14:textId="77777777" w:rsidR="00904226" w:rsidRPr="00EC76D5" w:rsidRDefault="00904226" w:rsidP="006031A5">
            <w:r w:rsidRPr="00EC76D5">
              <w:t>??(</w:t>
            </w:r>
          </w:p>
        </w:tc>
        <w:tc>
          <w:tcPr>
            <w:tcW w:w="3265" w:type="dxa"/>
          </w:tcPr>
          <w:p w14:paraId="10D932B1" w14:textId="77777777" w:rsidR="00904226" w:rsidRPr="00EC76D5" w:rsidRDefault="00904226" w:rsidP="006031A5">
            <w:r w:rsidRPr="00EC76D5">
              <w:t>[</w:t>
            </w:r>
          </w:p>
        </w:tc>
      </w:tr>
      <w:tr w:rsidR="00904226" w:rsidRPr="00EC76D5" w14:paraId="74F1E7D9" w14:textId="77777777" w:rsidTr="006031A5">
        <w:tc>
          <w:tcPr>
            <w:tcW w:w="3397" w:type="dxa"/>
          </w:tcPr>
          <w:p w14:paraId="2D6999EF" w14:textId="77777777" w:rsidR="00904226" w:rsidRPr="00EC76D5" w:rsidRDefault="00904226" w:rsidP="006031A5">
            <w:r w:rsidRPr="00EC76D5">
              <w:t>??)</w:t>
            </w:r>
          </w:p>
        </w:tc>
        <w:tc>
          <w:tcPr>
            <w:tcW w:w="3265" w:type="dxa"/>
          </w:tcPr>
          <w:p w14:paraId="47431E65" w14:textId="77777777" w:rsidR="00904226" w:rsidRPr="00EC76D5" w:rsidRDefault="00904226" w:rsidP="006031A5">
            <w:r w:rsidRPr="00EC76D5">
              <w:t>]</w:t>
            </w:r>
          </w:p>
        </w:tc>
      </w:tr>
      <w:tr w:rsidR="00904226" w:rsidRPr="00EC76D5" w14:paraId="1826069A" w14:textId="77777777" w:rsidTr="006031A5">
        <w:tc>
          <w:tcPr>
            <w:tcW w:w="3397" w:type="dxa"/>
          </w:tcPr>
          <w:p w14:paraId="7F5863E4" w14:textId="77777777" w:rsidR="00904226" w:rsidRPr="00EC76D5" w:rsidRDefault="00904226" w:rsidP="006031A5">
            <w:r w:rsidRPr="00EC76D5">
              <w:t>??!</w:t>
            </w:r>
          </w:p>
        </w:tc>
        <w:tc>
          <w:tcPr>
            <w:tcW w:w="3265" w:type="dxa"/>
          </w:tcPr>
          <w:p w14:paraId="7CFD2FF7" w14:textId="77777777" w:rsidR="00904226" w:rsidRPr="00EC76D5" w:rsidRDefault="00904226" w:rsidP="006031A5">
            <w:r w:rsidRPr="00EC76D5">
              <w:t>|</w:t>
            </w:r>
          </w:p>
        </w:tc>
      </w:tr>
      <w:tr w:rsidR="00904226" w:rsidRPr="00EC76D5" w14:paraId="4B1D83F5" w14:textId="77777777" w:rsidTr="006031A5">
        <w:tc>
          <w:tcPr>
            <w:tcW w:w="3397" w:type="dxa"/>
          </w:tcPr>
          <w:p w14:paraId="05D7FCC5" w14:textId="77777777" w:rsidR="00904226" w:rsidRPr="00EC76D5" w:rsidRDefault="00904226" w:rsidP="006031A5">
            <w:r w:rsidRPr="00EC76D5">
              <w:t>??&lt;</w:t>
            </w:r>
          </w:p>
        </w:tc>
        <w:tc>
          <w:tcPr>
            <w:tcW w:w="3265" w:type="dxa"/>
          </w:tcPr>
          <w:p w14:paraId="4A08B53B" w14:textId="77777777" w:rsidR="00904226" w:rsidRPr="00EC76D5" w:rsidRDefault="00904226" w:rsidP="006031A5">
            <w:r w:rsidRPr="00EC76D5">
              <w:t>{</w:t>
            </w:r>
          </w:p>
        </w:tc>
      </w:tr>
      <w:tr w:rsidR="00904226" w:rsidRPr="00EC76D5" w14:paraId="511316D2" w14:textId="77777777" w:rsidTr="006031A5">
        <w:tc>
          <w:tcPr>
            <w:tcW w:w="3397" w:type="dxa"/>
          </w:tcPr>
          <w:p w14:paraId="465C1A95" w14:textId="77777777" w:rsidR="00904226" w:rsidRPr="00EC76D5" w:rsidRDefault="00904226" w:rsidP="006031A5">
            <w:r w:rsidRPr="00EC76D5">
              <w:t>??&gt;</w:t>
            </w:r>
          </w:p>
        </w:tc>
        <w:tc>
          <w:tcPr>
            <w:tcW w:w="3265" w:type="dxa"/>
          </w:tcPr>
          <w:p w14:paraId="56749208" w14:textId="77777777" w:rsidR="00904226" w:rsidRPr="00EC76D5" w:rsidRDefault="00904226" w:rsidP="006031A5">
            <w:r w:rsidRPr="00EC76D5">
              <w:t>}</w:t>
            </w:r>
          </w:p>
        </w:tc>
      </w:tr>
      <w:tr w:rsidR="00904226" w:rsidRPr="00EC76D5" w14:paraId="0C0B3589" w14:textId="77777777" w:rsidTr="006031A5">
        <w:tc>
          <w:tcPr>
            <w:tcW w:w="3397" w:type="dxa"/>
          </w:tcPr>
          <w:p w14:paraId="645F4EED" w14:textId="77777777" w:rsidR="00904226" w:rsidRPr="00EC76D5" w:rsidRDefault="00904226" w:rsidP="006031A5">
            <w:r w:rsidRPr="00EC76D5">
              <w:t>??-</w:t>
            </w:r>
          </w:p>
        </w:tc>
        <w:tc>
          <w:tcPr>
            <w:tcW w:w="3265" w:type="dxa"/>
          </w:tcPr>
          <w:p w14:paraId="3763D5BB" w14:textId="77777777" w:rsidR="00904226" w:rsidRPr="00EC76D5" w:rsidRDefault="00904226" w:rsidP="006031A5">
            <w:r w:rsidRPr="00EC76D5">
              <w:t>~</w:t>
            </w:r>
          </w:p>
        </w:tc>
      </w:tr>
    </w:tbl>
    <w:p w14:paraId="25119101" w14:textId="6A4F9D98" w:rsidR="008A4D76" w:rsidRPr="00EC76D5" w:rsidRDefault="008A4D76" w:rsidP="008A4D76">
      <w:r w:rsidRPr="00EC76D5">
        <w:t xml:space="preserve">The tri graphs sequences are easy to replace, </w:t>
      </w:r>
      <w:r w:rsidR="00B368C1" w:rsidRPr="00EC76D5">
        <w:t xml:space="preserve">since </w:t>
      </w:r>
      <w:r w:rsidRPr="00EC76D5">
        <w:t xml:space="preserve">we do not need to take any consideration in whether the tri graphs are </w:t>
      </w:r>
      <w:r w:rsidR="00752657" w:rsidRPr="00EC76D5">
        <w:t>placed</w:t>
      </w:r>
      <w:r w:rsidRPr="00EC76D5">
        <w:t xml:space="preserve"> inside strings, character</w:t>
      </w:r>
      <w:r w:rsidR="00C23A9D" w:rsidRPr="00EC76D5">
        <w:t>s</w:t>
      </w:r>
      <w:r w:rsidRPr="00EC76D5">
        <w:t>, or comments.</w:t>
      </w:r>
    </w:p>
    <w:p w14:paraId="5EE3DE8A" w14:textId="77777777" w:rsidR="00BD7722" w:rsidRPr="00EC76D5" w:rsidRDefault="00BD7722" w:rsidP="00BD7722">
      <w:pPr>
        <w:pStyle w:val="Code"/>
      </w:pPr>
      <w:r w:rsidRPr="00EC76D5">
        <w:t xml:space="preserve">  private static void triGraphs(StringBuilder buffer) {</w:t>
      </w:r>
    </w:p>
    <w:p w14:paraId="66DD3AB5" w14:textId="77777777" w:rsidR="00BD7722" w:rsidRPr="00EC76D5" w:rsidRDefault="00BD7722" w:rsidP="00BD7722">
      <w:pPr>
        <w:pStyle w:val="Code"/>
      </w:pPr>
      <w:r w:rsidRPr="00EC76D5">
        <w:t xml:space="preserve">    replaceAll(buffer, "?=", "#");</w:t>
      </w:r>
    </w:p>
    <w:p w14:paraId="50222525" w14:textId="77777777" w:rsidR="00BD7722" w:rsidRPr="00EC76D5" w:rsidRDefault="00BD7722" w:rsidP="00BD7722">
      <w:pPr>
        <w:pStyle w:val="Code"/>
      </w:pPr>
      <w:r w:rsidRPr="00EC76D5">
        <w:t xml:space="preserve">    replaceAll(buffer, "?/", "\\");</w:t>
      </w:r>
    </w:p>
    <w:p w14:paraId="48F7CBCA" w14:textId="77777777" w:rsidR="00BD7722" w:rsidRPr="00EC76D5" w:rsidRDefault="00BD7722" w:rsidP="00BD7722">
      <w:pPr>
        <w:pStyle w:val="Code"/>
      </w:pPr>
      <w:r w:rsidRPr="00EC76D5">
        <w:t xml:space="preserve">    replaceAll(buffer, "?'", "^");</w:t>
      </w:r>
    </w:p>
    <w:p w14:paraId="6551EBEF" w14:textId="77777777" w:rsidR="00BD7722" w:rsidRPr="00EC76D5" w:rsidRDefault="00BD7722" w:rsidP="00BD7722">
      <w:pPr>
        <w:pStyle w:val="Code"/>
      </w:pPr>
      <w:r w:rsidRPr="00EC76D5">
        <w:t xml:space="preserve">    replaceAll(buffer, "?(", "[");</w:t>
      </w:r>
    </w:p>
    <w:p w14:paraId="12D50AB7" w14:textId="77777777" w:rsidR="00BD7722" w:rsidRPr="00EC76D5" w:rsidRDefault="00BD7722" w:rsidP="00BD7722">
      <w:pPr>
        <w:pStyle w:val="Code"/>
      </w:pPr>
      <w:r w:rsidRPr="00EC76D5">
        <w:lastRenderedPageBreak/>
        <w:t xml:space="preserve">    replaceAll(buffer, "?)", "]");</w:t>
      </w:r>
    </w:p>
    <w:p w14:paraId="1208CE9F" w14:textId="77777777" w:rsidR="00BD7722" w:rsidRPr="00EC76D5" w:rsidRDefault="00BD7722" w:rsidP="00BD7722">
      <w:pPr>
        <w:pStyle w:val="Code"/>
      </w:pPr>
      <w:r w:rsidRPr="00EC76D5">
        <w:t xml:space="preserve">    replaceAll(buffer, "?!", "|");</w:t>
      </w:r>
    </w:p>
    <w:p w14:paraId="76EB6FD1" w14:textId="77777777" w:rsidR="00BD7722" w:rsidRPr="00EC76D5" w:rsidRDefault="00BD7722" w:rsidP="00BD7722">
      <w:pPr>
        <w:pStyle w:val="Code"/>
      </w:pPr>
      <w:r w:rsidRPr="00EC76D5">
        <w:t xml:space="preserve">    replaceAll(buffer, "?&lt;", "{");</w:t>
      </w:r>
    </w:p>
    <w:p w14:paraId="412D9EC2" w14:textId="77777777" w:rsidR="00BD7722" w:rsidRPr="00EC76D5" w:rsidRDefault="00BD7722" w:rsidP="00BD7722">
      <w:pPr>
        <w:pStyle w:val="Code"/>
      </w:pPr>
      <w:r w:rsidRPr="00EC76D5">
        <w:t xml:space="preserve">    replaceAll(buffer, "?&gt;", "}");</w:t>
      </w:r>
    </w:p>
    <w:p w14:paraId="0E305FCE" w14:textId="77777777" w:rsidR="00BD7722" w:rsidRPr="00EC76D5" w:rsidRDefault="00BD7722" w:rsidP="00BD7722">
      <w:pPr>
        <w:pStyle w:val="Code"/>
      </w:pPr>
      <w:r w:rsidRPr="00EC76D5">
        <w:t xml:space="preserve">    replaceAll(buffer, "?-", "~");</w:t>
      </w:r>
    </w:p>
    <w:p w14:paraId="70D827D1" w14:textId="77777777" w:rsidR="00BD7722" w:rsidRPr="00EC76D5" w:rsidRDefault="00BD7722" w:rsidP="00BD7722">
      <w:pPr>
        <w:pStyle w:val="Code"/>
      </w:pPr>
      <w:r w:rsidRPr="00EC76D5">
        <w:t xml:space="preserve">    </w:t>
      </w:r>
    </w:p>
    <w:p w14:paraId="2F7C6FCB" w14:textId="77777777" w:rsidR="00BD7722" w:rsidRPr="00EC76D5" w:rsidRDefault="00BD7722" w:rsidP="00BD7722">
      <w:pPr>
        <w:pStyle w:val="Code"/>
      </w:pPr>
      <w:r w:rsidRPr="00EC76D5">
        <w:t xml:space="preserve">  }</w:t>
      </w:r>
    </w:p>
    <w:p w14:paraId="53D983C1" w14:textId="77777777" w:rsidR="00BD7722" w:rsidRPr="00EC76D5" w:rsidRDefault="00BD7722" w:rsidP="00BD7722">
      <w:pPr>
        <w:pStyle w:val="Code"/>
      </w:pPr>
    </w:p>
    <w:p w14:paraId="5AA0681E" w14:textId="77777777" w:rsidR="00BD7722" w:rsidRPr="00EC76D5" w:rsidRDefault="00BD7722" w:rsidP="00BD7722">
      <w:pPr>
        <w:pStyle w:val="Code"/>
      </w:pPr>
      <w:r w:rsidRPr="00EC76D5">
        <w:t xml:space="preserve">  private static void replaceAll(StringBuilder buffer,</w:t>
      </w:r>
    </w:p>
    <w:p w14:paraId="56C71B0B" w14:textId="77777777" w:rsidR="00BD7722" w:rsidRPr="00EC76D5" w:rsidRDefault="00BD7722" w:rsidP="00BD7722">
      <w:pPr>
        <w:pStyle w:val="Code"/>
      </w:pPr>
      <w:r w:rsidRPr="00EC76D5">
        <w:t xml:space="preserve">                                 String oldText, String newText) {</w:t>
      </w:r>
    </w:p>
    <w:p w14:paraId="2F654E29" w14:textId="77777777" w:rsidR="00BD7722" w:rsidRPr="00EC76D5" w:rsidRDefault="00BD7722" w:rsidP="00BD7722">
      <w:pPr>
        <w:pStyle w:val="Code"/>
      </w:pPr>
      <w:r w:rsidRPr="00EC76D5">
        <w:t xml:space="preserve">    int oldSize = oldText.length(), index;</w:t>
      </w:r>
    </w:p>
    <w:p w14:paraId="5C745A94" w14:textId="77777777" w:rsidR="00BD7722" w:rsidRPr="00EC76D5" w:rsidRDefault="00BD7722" w:rsidP="00BD7722">
      <w:pPr>
        <w:pStyle w:val="Code"/>
      </w:pPr>
    </w:p>
    <w:p w14:paraId="76C3B7E1" w14:textId="77777777" w:rsidR="00BD7722" w:rsidRPr="00EC76D5" w:rsidRDefault="00BD7722" w:rsidP="00BD7722">
      <w:pPr>
        <w:pStyle w:val="Code"/>
      </w:pPr>
      <w:r w:rsidRPr="00EC76D5">
        <w:t xml:space="preserve">    while ((index = buffer.indexOf(oldText)) != -1) {</w:t>
      </w:r>
    </w:p>
    <w:p w14:paraId="4D7223F4" w14:textId="77777777" w:rsidR="00BD7722" w:rsidRPr="00EC76D5" w:rsidRDefault="00BD7722" w:rsidP="00BD7722">
      <w:pPr>
        <w:pStyle w:val="Code"/>
      </w:pPr>
      <w:r w:rsidRPr="00EC76D5">
        <w:t xml:space="preserve">      buffer.replace(index, index + oldSize, newText);</w:t>
      </w:r>
    </w:p>
    <w:p w14:paraId="2EDA332A" w14:textId="77777777" w:rsidR="00BD7722" w:rsidRPr="00EC76D5" w:rsidRDefault="00BD7722" w:rsidP="00BD7722">
      <w:pPr>
        <w:pStyle w:val="Code"/>
      </w:pPr>
      <w:r w:rsidRPr="00EC76D5">
        <w:t xml:space="preserve">    }</w:t>
      </w:r>
    </w:p>
    <w:p w14:paraId="3933D1BF" w14:textId="77777777" w:rsidR="00BD7722" w:rsidRPr="00EC76D5" w:rsidRDefault="00BD7722" w:rsidP="00BD7722">
      <w:pPr>
        <w:pStyle w:val="Code"/>
      </w:pPr>
      <w:r w:rsidRPr="00EC76D5">
        <w:t xml:space="preserve">  }</w:t>
      </w:r>
    </w:p>
    <w:p w14:paraId="5F7B7044" w14:textId="1340D4E3" w:rsidR="00791B48" w:rsidRPr="00EC76D5" w:rsidRDefault="00791B48" w:rsidP="00BD7722">
      <w:pPr>
        <w:pStyle w:val="Rubrik3"/>
        <w:numPr>
          <w:ilvl w:val="2"/>
          <w:numId w:val="5"/>
        </w:numPr>
      </w:pPr>
      <w:bookmarkStart w:id="34" w:name="_Toc481936134"/>
      <w:r w:rsidRPr="00EC76D5">
        <w:t>Comments, Strings, and Characters</w:t>
      </w:r>
      <w:bookmarkEnd w:id="34"/>
    </w:p>
    <w:p w14:paraId="1D8EB96C" w14:textId="2FAD932F" w:rsidR="00CF658C" w:rsidRPr="00EC76D5" w:rsidRDefault="00CF658C" w:rsidP="00CF658C">
      <w:r w:rsidRPr="00EC76D5">
        <w:t xml:space="preserve">The next step is to </w:t>
      </w:r>
      <w:r w:rsidR="00440122" w:rsidRPr="00EC76D5">
        <w:t xml:space="preserve">take care of </w:t>
      </w:r>
      <w:r w:rsidR="008253DE" w:rsidRPr="00EC76D5">
        <w:t>block</w:t>
      </w:r>
      <w:r w:rsidR="002960EF" w:rsidRPr="00EC76D5">
        <w:t xml:space="preserve"> </w:t>
      </w:r>
      <w:r w:rsidR="00197007" w:rsidRPr="00EC76D5">
        <w:t xml:space="preserve">comments </w:t>
      </w:r>
      <w:r w:rsidR="002960EF" w:rsidRPr="00EC76D5">
        <w:t>(/* to */</w:t>
      </w:r>
      <w:r w:rsidR="00440122" w:rsidRPr="00EC76D5">
        <w:t xml:space="preserve">) </w:t>
      </w:r>
      <w:r w:rsidR="002960EF" w:rsidRPr="00EC76D5">
        <w:t>and line</w:t>
      </w:r>
      <w:r w:rsidR="00197007" w:rsidRPr="00EC76D5">
        <w:t xml:space="preserve"> comments</w:t>
      </w:r>
      <w:r w:rsidR="002960EF" w:rsidRPr="00EC76D5">
        <w:t xml:space="preserve"> (// to the end of the line)</w:t>
      </w:r>
      <w:r w:rsidR="00514DE2" w:rsidRPr="00EC76D5">
        <w:t xml:space="preserve">, strings, and characters. Since they may be nested, </w:t>
      </w:r>
      <w:r w:rsidR="00EC4F81" w:rsidRPr="00EC76D5">
        <w:t>they need to be</w:t>
      </w:r>
      <w:r w:rsidR="00514DE2" w:rsidRPr="00EC76D5">
        <w:t xml:space="preserve"> evaluate</w:t>
      </w:r>
      <w:r w:rsidR="00EC4F81" w:rsidRPr="00EC76D5">
        <w:t xml:space="preserve">d </w:t>
      </w:r>
      <w:r w:rsidR="00514DE2" w:rsidRPr="00EC76D5">
        <w:t xml:space="preserve">in </w:t>
      </w:r>
      <w:r w:rsidR="008B3C91" w:rsidRPr="00EC76D5">
        <w:t>the same phase.</w:t>
      </w:r>
    </w:p>
    <w:p w14:paraId="076C1A1D" w14:textId="5DAC7DF3" w:rsidR="002C3B33" w:rsidRPr="00EC76D5" w:rsidRDefault="002C3B33" w:rsidP="00CF658C">
      <w:r w:rsidRPr="00EC76D5">
        <w:t xml:space="preserve">The idea is that we go through the buffer, and when we find the beginning of a line </w:t>
      </w:r>
      <w:r w:rsidR="00405E67" w:rsidRPr="00EC76D5">
        <w:t xml:space="preserve">comment, a </w:t>
      </w:r>
      <w:r w:rsidRPr="00EC76D5">
        <w:t xml:space="preserve">block comment, a string, or a character we call the corresponding method, which modify the buffer and returns </w:t>
      </w:r>
      <w:r w:rsidR="008B56E5" w:rsidRPr="00EC76D5">
        <w:t>the index of the next character to be inspected.</w:t>
      </w:r>
    </w:p>
    <w:p w14:paraId="75B67B55" w14:textId="77777777" w:rsidR="00311EF1" w:rsidRPr="00EC76D5" w:rsidRDefault="00311EF1" w:rsidP="00311EF1">
      <w:r w:rsidRPr="00EC76D5">
        <w:t>To make the inspection of the source code buffer easier we start by adding three zero characters, which are removed at the end of the method.</w:t>
      </w:r>
    </w:p>
    <w:p w14:paraId="460B3ABF" w14:textId="77777777" w:rsidR="00751A01" w:rsidRPr="00EC76D5" w:rsidRDefault="00751A01" w:rsidP="00751A01">
      <w:pPr>
        <w:pStyle w:val="Code"/>
      </w:pPr>
      <w:r w:rsidRPr="00EC76D5">
        <w:t xml:space="preserve">  public static void traverse(StringBuilder buffer) {</w:t>
      </w:r>
    </w:p>
    <w:p w14:paraId="37D9835C" w14:textId="77777777" w:rsidR="00751A01" w:rsidRPr="00EC76D5" w:rsidRDefault="00751A01" w:rsidP="00751A01">
      <w:pPr>
        <w:pStyle w:val="Code"/>
      </w:pPr>
      <w:r w:rsidRPr="00EC76D5">
        <w:t xml:space="preserve">    buffer.append("\0\0\0");</w:t>
      </w:r>
    </w:p>
    <w:p w14:paraId="2E912F53" w14:textId="77777777" w:rsidR="00751A01" w:rsidRPr="00EC76D5" w:rsidRDefault="00751A01" w:rsidP="00751A01">
      <w:pPr>
        <w:pStyle w:val="Code"/>
      </w:pPr>
      <w:r w:rsidRPr="00EC76D5">
        <w:t xml:space="preserve">    </w:t>
      </w:r>
    </w:p>
    <w:p w14:paraId="12D140E5" w14:textId="77777777" w:rsidR="00751A01" w:rsidRPr="00EC76D5" w:rsidRDefault="00751A01" w:rsidP="00751A01">
      <w:pPr>
        <w:pStyle w:val="Code"/>
      </w:pPr>
      <w:r w:rsidRPr="00EC76D5">
        <w:t xml:space="preserve">    for (int index = 0; buffer.charAt(index) != '\0'; ++index) {</w:t>
      </w:r>
    </w:p>
    <w:p w14:paraId="00B35E72" w14:textId="77777777" w:rsidR="00751A01" w:rsidRPr="00EC76D5" w:rsidRDefault="00751A01" w:rsidP="00751A01">
      <w:pPr>
        <w:pStyle w:val="Code"/>
      </w:pPr>
      <w:r w:rsidRPr="00EC76D5">
        <w:t xml:space="preserve">      if (buffer.substring(index, index + 2).equals("//")) {</w:t>
      </w:r>
    </w:p>
    <w:p w14:paraId="7C3AF94D" w14:textId="77777777" w:rsidR="00751A01" w:rsidRPr="00EC76D5" w:rsidRDefault="00751A01" w:rsidP="00751A01">
      <w:pPr>
        <w:pStyle w:val="Code"/>
      </w:pPr>
      <w:r w:rsidRPr="00EC76D5">
        <w:t xml:space="preserve">        index = traverseLineComment(index, buffer);</w:t>
      </w:r>
    </w:p>
    <w:p w14:paraId="7D7B0085" w14:textId="77777777" w:rsidR="00751A01" w:rsidRPr="00EC76D5" w:rsidRDefault="00751A01" w:rsidP="00751A01">
      <w:pPr>
        <w:pStyle w:val="Code"/>
      </w:pPr>
      <w:r w:rsidRPr="00EC76D5">
        <w:t xml:space="preserve">      }</w:t>
      </w:r>
    </w:p>
    <w:p w14:paraId="72CFFC4E" w14:textId="77777777" w:rsidR="00751A01" w:rsidRPr="00EC76D5" w:rsidRDefault="00751A01" w:rsidP="00751A01">
      <w:pPr>
        <w:pStyle w:val="Code"/>
      </w:pPr>
      <w:r w:rsidRPr="00EC76D5">
        <w:t xml:space="preserve">      else if (buffer.substring(index, index + 2).equals("/*")) {</w:t>
      </w:r>
    </w:p>
    <w:p w14:paraId="300F1E45" w14:textId="77777777" w:rsidR="00751A01" w:rsidRPr="00EC76D5" w:rsidRDefault="00751A01" w:rsidP="00751A01">
      <w:pPr>
        <w:pStyle w:val="Code"/>
      </w:pPr>
      <w:r w:rsidRPr="00EC76D5">
        <w:t xml:space="preserve">        index = traverseBlockComment(index, buffer);</w:t>
      </w:r>
    </w:p>
    <w:p w14:paraId="4F090020" w14:textId="77777777" w:rsidR="00751A01" w:rsidRPr="00EC76D5" w:rsidRDefault="00751A01" w:rsidP="00751A01">
      <w:pPr>
        <w:pStyle w:val="Code"/>
      </w:pPr>
      <w:r w:rsidRPr="00EC76D5">
        <w:t xml:space="preserve">      }      </w:t>
      </w:r>
    </w:p>
    <w:p w14:paraId="2756BB45" w14:textId="77777777" w:rsidR="00751A01" w:rsidRPr="00EC76D5" w:rsidRDefault="00751A01" w:rsidP="00751A01">
      <w:pPr>
        <w:pStyle w:val="Code"/>
      </w:pPr>
      <w:r w:rsidRPr="00EC76D5">
        <w:t xml:space="preserve">      else if (buffer.charAt(index) == '\"') {</w:t>
      </w:r>
    </w:p>
    <w:p w14:paraId="455B1245" w14:textId="77777777" w:rsidR="00751A01" w:rsidRPr="00EC76D5" w:rsidRDefault="00751A01" w:rsidP="00751A01">
      <w:pPr>
        <w:pStyle w:val="Code"/>
      </w:pPr>
      <w:r w:rsidRPr="00EC76D5">
        <w:t xml:space="preserve">        index = traverseString(index + 1, buffer, true);</w:t>
      </w:r>
    </w:p>
    <w:p w14:paraId="51D8B07D" w14:textId="77777777" w:rsidR="00751A01" w:rsidRPr="00EC76D5" w:rsidRDefault="00751A01" w:rsidP="00751A01">
      <w:pPr>
        <w:pStyle w:val="Code"/>
      </w:pPr>
      <w:r w:rsidRPr="00EC76D5">
        <w:t xml:space="preserve">      }</w:t>
      </w:r>
    </w:p>
    <w:p w14:paraId="00F799EF" w14:textId="77777777" w:rsidR="00751A01" w:rsidRPr="00EC76D5" w:rsidRDefault="00751A01" w:rsidP="00751A01">
      <w:pPr>
        <w:pStyle w:val="Code"/>
      </w:pPr>
      <w:r w:rsidRPr="00EC76D5">
        <w:t xml:space="preserve">      else if (buffer.charAt(index) == '\'') {</w:t>
      </w:r>
    </w:p>
    <w:p w14:paraId="35D9163B" w14:textId="77777777" w:rsidR="00751A01" w:rsidRPr="00EC76D5" w:rsidRDefault="00751A01" w:rsidP="00751A01">
      <w:pPr>
        <w:pStyle w:val="Code"/>
      </w:pPr>
      <w:r w:rsidRPr="00EC76D5">
        <w:t xml:space="preserve">        index = traverseCharacter(index + 1, buffer, true);</w:t>
      </w:r>
    </w:p>
    <w:p w14:paraId="643695F2" w14:textId="77777777" w:rsidR="00751A01" w:rsidRPr="00EC76D5" w:rsidRDefault="00751A01" w:rsidP="00751A01">
      <w:pPr>
        <w:pStyle w:val="Code"/>
      </w:pPr>
      <w:r w:rsidRPr="00EC76D5">
        <w:t xml:space="preserve">      }</w:t>
      </w:r>
    </w:p>
    <w:p w14:paraId="1D235948" w14:textId="77777777" w:rsidR="00751A01" w:rsidRPr="00EC76D5" w:rsidRDefault="00751A01" w:rsidP="00751A01">
      <w:pPr>
        <w:pStyle w:val="Code"/>
      </w:pPr>
      <w:r w:rsidRPr="00EC76D5">
        <w:t xml:space="preserve">      else {</w:t>
      </w:r>
    </w:p>
    <w:p w14:paraId="7024D600" w14:textId="77777777" w:rsidR="00751A01" w:rsidRPr="00EC76D5" w:rsidRDefault="00751A01" w:rsidP="00751A01">
      <w:pPr>
        <w:pStyle w:val="Code"/>
      </w:pPr>
      <w:r w:rsidRPr="00EC76D5">
        <w:t xml:space="preserve">        Assert.error(buffer.charAt(index) != '$',</w:t>
      </w:r>
    </w:p>
    <w:p w14:paraId="5032BCB4" w14:textId="77777777" w:rsidR="00751A01" w:rsidRPr="00EC76D5" w:rsidRDefault="00751A01" w:rsidP="00751A01">
      <w:pPr>
        <w:pStyle w:val="Code"/>
      </w:pPr>
      <w:r w:rsidRPr="00EC76D5">
        <w:t xml:space="preserve">                     Main.SeparatorId, "invalid character");</w:t>
      </w:r>
    </w:p>
    <w:p w14:paraId="457E2539" w14:textId="77777777" w:rsidR="00751A01" w:rsidRPr="00EC76D5" w:rsidRDefault="00751A01" w:rsidP="00751A01">
      <w:pPr>
        <w:pStyle w:val="Code"/>
      </w:pPr>
      <w:r w:rsidRPr="00EC76D5">
        <w:t xml:space="preserve">      }</w:t>
      </w:r>
    </w:p>
    <w:p w14:paraId="1366E1C3" w14:textId="77777777" w:rsidR="00751A01" w:rsidRPr="00EC76D5" w:rsidRDefault="00751A01" w:rsidP="00751A01">
      <w:pPr>
        <w:pStyle w:val="Code"/>
      </w:pPr>
      <w:r w:rsidRPr="00EC76D5">
        <w:t xml:space="preserve">    }</w:t>
      </w:r>
    </w:p>
    <w:p w14:paraId="6CEFB873" w14:textId="77777777" w:rsidR="00751A01" w:rsidRPr="00EC76D5" w:rsidRDefault="00751A01" w:rsidP="00751A01">
      <w:pPr>
        <w:pStyle w:val="Code"/>
      </w:pPr>
    </w:p>
    <w:p w14:paraId="4383FFF9" w14:textId="77777777" w:rsidR="00751A01" w:rsidRPr="00EC76D5" w:rsidRDefault="00751A01" w:rsidP="00751A01">
      <w:pPr>
        <w:pStyle w:val="Code"/>
      </w:pPr>
      <w:r w:rsidRPr="00EC76D5">
        <w:t xml:space="preserve">    replaceAll(buffer, "\0", "");</w:t>
      </w:r>
    </w:p>
    <w:p w14:paraId="22A7115E" w14:textId="77777777" w:rsidR="00751A01" w:rsidRPr="00EC76D5" w:rsidRDefault="00751A01" w:rsidP="00751A01">
      <w:pPr>
        <w:pStyle w:val="Code"/>
      </w:pPr>
      <w:r w:rsidRPr="00EC76D5">
        <w:t xml:space="preserve">  }</w:t>
      </w:r>
    </w:p>
    <w:p w14:paraId="07E5DAC0" w14:textId="271D1B25" w:rsidR="004306F6" w:rsidRPr="00EC76D5" w:rsidRDefault="00167D8B" w:rsidP="00751A01">
      <w:r w:rsidRPr="00EC76D5">
        <w:t xml:space="preserve">The </w:t>
      </w:r>
      <w:r w:rsidRPr="00EC76D5">
        <w:rPr>
          <w:rStyle w:val="CodeInText"/>
        </w:rPr>
        <w:t>traverseLineComment</w:t>
      </w:r>
      <w:r w:rsidRPr="00EC76D5">
        <w:t xml:space="preserve"> method </w:t>
      </w:r>
      <w:r w:rsidR="00D62EAD" w:rsidRPr="00EC76D5">
        <w:t>is quite easy, we just continue until we find the end of the line (‘\n’) or the end of the buffer (‘\0’</w:t>
      </w:r>
      <w:r w:rsidR="00A66F79" w:rsidRPr="00EC76D5">
        <w:t xml:space="preserve">), and replace every </w:t>
      </w:r>
      <w:r w:rsidR="009F6738" w:rsidRPr="00EC76D5">
        <w:t>preceding</w:t>
      </w:r>
      <w:r w:rsidR="00771835" w:rsidRPr="00EC76D5">
        <w:t xml:space="preserve"> </w:t>
      </w:r>
      <w:r w:rsidR="00A66F79" w:rsidRPr="00EC76D5">
        <w:t>character with a blank</w:t>
      </w:r>
      <w:r w:rsidR="009F6738" w:rsidRPr="00EC76D5">
        <w:t>.</w:t>
      </w:r>
    </w:p>
    <w:p w14:paraId="0E5C99B6" w14:textId="77777777" w:rsidR="00751A01" w:rsidRPr="00EC76D5" w:rsidRDefault="00751A01" w:rsidP="00751A01">
      <w:pPr>
        <w:pStyle w:val="Code"/>
      </w:pPr>
      <w:r w:rsidRPr="00EC76D5">
        <w:t xml:space="preserve">  private static int traverseLineComment(int index, StringBuilder buffer) {</w:t>
      </w:r>
    </w:p>
    <w:p w14:paraId="1181951D" w14:textId="77777777" w:rsidR="00751A01" w:rsidRPr="00EC76D5" w:rsidRDefault="00751A01" w:rsidP="00751A01">
      <w:pPr>
        <w:pStyle w:val="Code"/>
      </w:pPr>
      <w:r w:rsidRPr="00EC76D5">
        <w:lastRenderedPageBreak/>
        <w:t xml:space="preserve">    while ((buffer.charAt(index) != '\n') &amp;&amp;</w:t>
      </w:r>
    </w:p>
    <w:p w14:paraId="334243A4" w14:textId="77777777" w:rsidR="00751A01" w:rsidRPr="00EC76D5" w:rsidRDefault="00751A01" w:rsidP="00751A01">
      <w:pPr>
        <w:pStyle w:val="Code"/>
      </w:pPr>
      <w:r w:rsidRPr="00EC76D5">
        <w:t xml:space="preserve">           (buffer.charAt(index) != '\0')) {</w:t>
      </w:r>
    </w:p>
    <w:p w14:paraId="1029B6B5" w14:textId="77777777" w:rsidR="00751A01" w:rsidRPr="00EC76D5" w:rsidRDefault="00751A01" w:rsidP="00751A01">
      <w:pPr>
        <w:pStyle w:val="Code"/>
      </w:pPr>
      <w:r w:rsidRPr="00EC76D5">
        <w:t xml:space="preserve">      buffer.setCharAt(index++, ' ');</w:t>
      </w:r>
    </w:p>
    <w:p w14:paraId="2B530636" w14:textId="77777777" w:rsidR="00751A01" w:rsidRPr="00EC76D5" w:rsidRDefault="00751A01" w:rsidP="00751A01">
      <w:pPr>
        <w:pStyle w:val="Code"/>
      </w:pPr>
      <w:r w:rsidRPr="00EC76D5">
        <w:t xml:space="preserve">    }</w:t>
      </w:r>
    </w:p>
    <w:p w14:paraId="2B2211E5" w14:textId="77777777" w:rsidR="00751A01" w:rsidRPr="00EC76D5" w:rsidRDefault="00751A01" w:rsidP="00751A01">
      <w:pPr>
        <w:pStyle w:val="Code"/>
      </w:pPr>
      <w:r w:rsidRPr="00EC76D5">
        <w:t xml:space="preserve">    </w:t>
      </w:r>
    </w:p>
    <w:p w14:paraId="55155495" w14:textId="77777777" w:rsidR="00751A01" w:rsidRPr="00EC76D5" w:rsidRDefault="00751A01" w:rsidP="00751A01">
      <w:pPr>
        <w:pStyle w:val="Code"/>
      </w:pPr>
      <w:r w:rsidRPr="00EC76D5">
        <w:t xml:space="preserve">    return index;</w:t>
      </w:r>
    </w:p>
    <w:p w14:paraId="033FCA6F" w14:textId="77777777" w:rsidR="00751A01" w:rsidRPr="00EC76D5" w:rsidRDefault="00751A01" w:rsidP="00751A01">
      <w:pPr>
        <w:pStyle w:val="Code"/>
      </w:pPr>
      <w:r w:rsidRPr="00EC76D5">
        <w:t xml:space="preserve">  }</w:t>
      </w:r>
    </w:p>
    <w:p w14:paraId="72134850" w14:textId="6AE58C2F" w:rsidR="00224869" w:rsidRPr="00EC76D5" w:rsidRDefault="00224869" w:rsidP="00751A01">
      <w:r w:rsidRPr="00EC76D5">
        <w:t xml:space="preserve">The </w:t>
      </w:r>
      <w:r w:rsidRPr="00EC76D5">
        <w:rPr>
          <w:rStyle w:val="CodeInText"/>
        </w:rPr>
        <w:t>traverseBlockComment</w:t>
      </w:r>
      <w:r w:rsidRPr="00EC76D5">
        <w:t xml:space="preserve"> method is a </w:t>
      </w:r>
      <w:r w:rsidR="000E0074" w:rsidRPr="00EC76D5">
        <w:t>little bit more complicated. W</w:t>
      </w:r>
      <w:r w:rsidRPr="00EC76D5">
        <w:t xml:space="preserve">e continue until we find the end </w:t>
      </w:r>
      <w:r w:rsidR="00991411" w:rsidRPr="00EC76D5">
        <w:t>of the comment (*/)</w:t>
      </w:r>
      <w:r w:rsidR="00D107CF" w:rsidRPr="00EC76D5">
        <w:t>. If we instead find the end of the buf</w:t>
      </w:r>
      <w:r w:rsidR="008052D5" w:rsidRPr="00EC76D5">
        <w:t>fer (‘\0’) the comment is unterminated</w:t>
      </w:r>
      <w:r w:rsidR="00D107CF" w:rsidRPr="00EC76D5">
        <w:t>, which result in an erro</w:t>
      </w:r>
      <w:r w:rsidR="003B3256" w:rsidRPr="00EC76D5">
        <w:t>r</w:t>
      </w:r>
      <w:r w:rsidR="00D107CF" w:rsidRPr="00EC76D5">
        <w:t xml:space="preserve"> message.</w:t>
      </w:r>
      <w:r w:rsidR="003B3256" w:rsidRPr="00EC76D5">
        <w:t xml:space="preserve"> Each character is</w:t>
      </w:r>
      <w:r w:rsidR="002B5AEC" w:rsidRPr="00EC76D5">
        <w:t xml:space="preserve"> replaced by a space character</w:t>
      </w:r>
      <w:r w:rsidR="00ED3FCD" w:rsidRPr="00EC76D5">
        <w:t xml:space="preserve">. However, newlines (‘\n’) are not replaced, </w:t>
      </w:r>
      <w:r w:rsidR="002B5AEC" w:rsidRPr="00EC76D5">
        <w:t xml:space="preserve">in order for </w:t>
      </w:r>
      <w:r w:rsidR="00ED3FCD" w:rsidRPr="00EC76D5">
        <w:t>the line count to work properly</w:t>
      </w:r>
      <w:r w:rsidR="002B5AEC" w:rsidRPr="00EC76D5">
        <w:t>.</w:t>
      </w:r>
    </w:p>
    <w:p w14:paraId="1A2B4241" w14:textId="77777777" w:rsidR="00757B84" w:rsidRPr="00EC76D5" w:rsidRDefault="00757B84" w:rsidP="00757B84">
      <w:pPr>
        <w:pStyle w:val="Code"/>
      </w:pPr>
      <w:r w:rsidRPr="00EC76D5">
        <w:t xml:space="preserve">  private static int traverseBlockComment(int index, StringBuilder buffer) {</w:t>
      </w:r>
    </w:p>
    <w:p w14:paraId="089967A5" w14:textId="77777777" w:rsidR="00757B84" w:rsidRPr="00EC76D5" w:rsidRDefault="00757B84" w:rsidP="00757B84">
      <w:pPr>
        <w:pStyle w:val="Code"/>
      </w:pPr>
      <w:r w:rsidRPr="00EC76D5">
        <w:t xml:space="preserve">    while (true) {</w:t>
      </w:r>
    </w:p>
    <w:p w14:paraId="0029E8FB" w14:textId="77777777" w:rsidR="00757B84" w:rsidRPr="00EC76D5" w:rsidRDefault="00757B84" w:rsidP="00757B84">
      <w:pPr>
        <w:pStyle w:val="Code"/>
      </w:pPr>
      <w:r w:rsidRPr="00EC76D5">
        <w:t xml:space="preserve">      if (buffer.charAt(index) == '\0') {</w:t>
      </w:r>
    </w:p>
    <w:p w14:paraId="62DB95F6" w14:textId="77777777" w:rsidR="00757B84" w:rsidRPr="00EC76D5" w:rsidRDefault="00757B84" w:rsidP="00757B84">
      <w:pPr>
        <w:pStyle w:val="Code"/>
      </w:pPr>
      <w:r w:rsidRPr="00EC76D5">
        <w:t xml:space="preserve">        Assert.error("Unfinished commant block.");</w:t>
      </w:r>
    </w:p>
    <w:p w14:paraId="1D14E1BA" w14:textId="77777777" w:rsidR="00757B84" w:rsidRPr="00EC76D5" w:rsidRDefault="00757B84" w:rsidP="00757B84">
      <w:pPr>
        <w:pStyle w:val="Code"/>
      </w:pPr>
      <w:r w:rsidRPr="00EC76D5">
        <w:t xml:space="preserve">      }</w:t>
      </w:r>
    </w:p>
    <w:p w14:paraId="452458E3" w14:textId="77777777" w:rsidR="00757B84" w:rsidRPr="00EC76D5" w:rsidRDefault="00757B84" w:rsidP="00757B84">
      <w:pPr>
        <w:pStyle w:val="Code"/>
      </w:pPr>
      <w:r w:rsidRPr="00EC76D5">
        <w:t xml:space="preserve">      else if (buffer.substring(index, index + 2).equals("*/")) {</w:t>
      </w:r>
    </w:p>
    <w:p w14:paraId="1E72DEC6" w14:textId="77777777" w:rsidR="00757B84" w:rsidRPr="00EC76D5" w:rsidRDefault="00757B84" w:rsidP="00757B84">
      <w:pPr>
        <w:pStyle w:val="Code"/>
      </w:pPr>
      <w:r w:rsidRPr="00EC76D5">
        <w:t xml:space="preserve">        buffer.setCharAt(index, ' ');</w:t>
      </w:r>
    </w:p>
    <w:p w14:paraId="37D91165" w14:textId="77777777" w:rsidR="00757B84" w:rsidRPr="00EC76D5" w:rsidRDefault="00757B84" w:rsidP="00757B84">
      <w:pPr>
        <w:pStyle w:val="Code"/>
      </w:pPr>
      <w:r w:rsidRPr="00EC76D5">
        <w:t xml:space="preserve">        buffer.setCharAt(index + 1, ' ');</w:t>
      </w:r>
    </w:p>
    <w:p w14:paraId="1D7D23C3" w14:textId="77777777" w:rsidR="00757B84" w:rsidRPr="00EC76D5" w:rsidRDefault="00757B84" w:rsidP="00757B84">
      <w:pPr>
        <w:pStyle w:val="Code"/>
      </w:pPr>
      <w:r w:rsidRPr="00EC76D5">
        <w:t xml:space="preserve">        return (index + 1);</w:t>
      </w:r>
    </w:p>
    <w:p w14:paraId="64D1C209" w14:textId="77777777" w:rsidR="00757B84" w:rsidRPr="00EC76D5" w:rsidRDefault="00757B84" w:rsidP="00757B84">
      <w:pPr>
        <w:pStyle w:val="Code"/>
      </w:pPr>
      <w:r w:rsidRPr="00EC76D5">
        <w:t xml:space="preserve">      }</w:t>
      </w:r>
    </w:p>
    <w:p w14:paraId="5E0DB713" w14:textId="77777777" w:rsidR="00757B84" w:rsidRPr="00EC76D5" w:rsidRDefault="00757B84" w:rsidP="00757B84">
      <w:pPr>
        <w:pStyle w:val="Code"/>
      </w:pPr>
      <w:r w:rsidRPr="00EC76D5">
        <w:t xml:space="preserve">      else if (buffer.charAt(index) == '\n') {</w:t>
      </w:r>
    </w:p>
    <w:p w14:paraId="4F352BA5" w14:textId="77777777" w:rsidR="00757B84" w:rsidRPr="00EC76D5" w:rsidRDefault="00757B84" w:rsidP="00757B84">
      <w:pPr>
        <w:pStyle w:val="Code"/>
      </w:pPr>
      <w:r w:rsidRPr="00EC76D5">
        <w:t xml:space="preserve">        buffer.setCharAt(index++, '\n');</w:t>
      </w:r>
    </w:p>
    <w:p w14:paraId="45D82751" w14:textId="77777777" w:rsidR="00757B84" w:rsidRPr="00EC76D5" w:rsidRDefault="00757B84" w:rsidP="00757B84">
      <w:pPr>
        <w:pStyle w:val="Code"/>
      </w:pPr>
      <w:r w:rsidRPr="00EC76D5">
        <w:t xml:space="preserve">      }</w:t>
      </w:r>
    </w:p>
    <w:p w14:paraId="1069281E" w14:textId="77777777" w:rsidR="00757B84" w:rsidRPr="00EC76D5" w:rsidRDefault="00757B84" w:rsidP="00757B84">
      <w:pPr>
        <w:pStyle w:val="Code"/>
      </w:pPr>
      <w:r w:rsidRPr="00EC76D5">
        <w:t xml:space="preserve">      else {</w:t>
      </w:r>
    </w:p>
    <w:p w14:paraId="2D34CAA3" w14:textId="77777777" w:rsidR="00757B84" w:rsidRPr="00EC76D5" w:rsidRDefault="00757B84" w:rsidP="00757B84">
      <w:pPr>
        <w:pStyle w:val="Code"/>
      </w:pPr>
      <w:r w:rsidRPr="00EC76D5">
        <w:t xml:space="preserve">        buffer.setCharAt(index++, ' ');</w:t>
      </w:r>
    </w:p>
    <w:p w14:paraId="5D4E8A7B" w14:textId="77777777" w:rsidR="00757B84" w:rsidRPr="00EC76D5" w:rsidRDefault="00757B84" w:rsidP="00757B84">
      <w:pPr>
        <w:pStyle w:val="Code"/>
      </w:pPr>
      <w:r w:rsidRPr="00EC76D5">
        <w:t xml:space="preserve">      }</w:t>
      </w:r>
    </w:p>
    <w:p w14:paraId="29238486" w14:textId="77777777" w:rsidR="00757B84" w:rsidRPr="00EC76D5" w:rsidRDefault="00757B84" w:rsidP="00757B84">
      <w:pPr>
        <w:pStyle w:val="Code"/>
      </w:pPr>
      <w:r w:rsidRPr="00EC76D5">
        <w:t xml:space="preserve">    }</w:t>
      </w:r>
    </w:p>
    <w:p w14:paraId="5BF9B693" w14:textId="77777777" w:rsidR="00757B84" w:rsidRPr="00EC76D5" w:rsidRDefault="00757B84" w:rsidP="00757B84">
      <w:pPr>
        <w:pStyle w:val="Code"/>
      </w:pPr>
      <w:r w:rsidRPr="00EC76D5">
        <w:t xml:space="preserve">  }</w:t>
      </w:r>
    </w:p>
    <w:p w14:paraId="501545BA" w14:textId="59B3A625" w:rsidR="005D1FF5" w:rsidRPr="00EC76D5" w:rsidRDefault="001A1671" w:rsidP="00757B84">
      <w:r w:rsidRPr="00EC76D5">
        <w:t xml:space="preserve">The </w:t>
      </w:r>
      <w:r w:rsidRPr="00EC76D5">
        <w:rPr>
          <w:rStyle w:val="CodeInText"/>
        </w:rPr>
        <w:t>traverseString</w:t>
      </w:r>
      <w:r w:rsidRPr="00EC76D5">
        <w:t xml:space="preserve"> method needs to keep track of the end of the string (‘\”’), the end of the buffer (‘\0’), or newline in the string (‘\n’). </w:t>
      </w:r>
      <w:r w:rsidR="00DE4B4E" w:rsidRPr="00EC76D5">
        <w:t>The e</w:t>
      </w:r>
      <w:r w:rsidRPr="00EC76D5">
        <w:t xml:space="preserve">nd of </w:t>
      </w:r>
      <w:r w:rsidR="00DE4B4E" w:rsidRPr="00EC76D5">
        <w:t xml:space="preserve">the </w:t>
      </w:r>
      <w:r w:rsidRPr="00EC76D5">
        <w:t>buffer or newline result in error messages.</w:t>
      </w:r>
      <w:r w:rsidR="00DE4B4E" w:rsidRPr="00EC76D5">
        <w:t xml:space="preserve"> Moreover, when we find a backslash (‘\\’) we call </w:t>
      </w:r>
      <w:r w:rsidR="00DE4B4E" w:rsidRPr="00EC76D5">
        <w:rPr>
          <w:rStyle w:val="CodeInText"/>
        </w:rPr>
        <w:t>doSlash</w:t>
      </w:r>
      <w:r w:rsidR="00DE4B4E" w:rsidRPr="00EC76D5">
        <w:t xml:space="preserve">, that </w:t>
      </w:r>
      <w:r w:rsidR="00B90796" w:rsidRPr="00EC76D5">
        <w:t xml:space="preserve">transforms </w:t>
      </w:r>
      <w:r w:rsidR="005D1FF5" w:rsidRPr="00EC76D5">
        <w:t xml:space="preserve">the slash code </w:t>
      </w:r>
      <w:r w:rsidR="00B90796" w:rsidRPr="00EC76D5">
        <w:t>into a regular character</w:t>
      </w:r>
      <w:r w:rsidR="003D43CC" w:rsidRPr="00EC76D5">
        <w:t>.</w:t>
      </w:r>
      <w:r w:rsidR="00C643E5" w:rsidRPr="00EC76D5">
        <w:t xml:space="preserve"> Finally, </w:t>
      </w:r>
      <w:r w:rsidR="001A124D" w:rsidRPr="00EC76D5">
        <w:t xml:space="preserve">when the string has been traversed </w:t>
      </w:r>
      <w:r w:rsidR="008D0C7F" w:rsidRPr="00EC76D5">
        <w:t>each regular character is modified into a backslash followed by three octal digit</w:t>
      </w:r>
      <w:r w:rsidR="001A124D" w:rsidRPr="00EC76D5">
        <w:t xml:space="preserve">s, in order </w:t>
      </w:r>
      <w:r w:rsidR="00916841" w:rsidRPr="00EC76D5">
        <w:t>to</w:t>
      </w:r>
      <w:r w:rsidR="008D0C7F" w:rsidRPr="00EC76D5">
        <w:t xml:space="preserve"> </w:t>
      </w:r>
      <w:r w:rsidR="00FB026E" w:rsidRPr="00EC76D5">
        <w:t xml:space="preserve">ease </w:t>
      </w:r>
      <w:r w:rsidR="008D0C7F" w:rsidRPr="00EC76D5">
        <w:t xml:space="preserve">the macro </w:t>
      </w:r>
      <w:r w:rsidR="00FB026E" w:rsidRPr="00EC76D5">
        <w:t xml:space="preserve">replacement process in a later </w:t>
      </w:r>
      <w:r w:rsidR="0066492A" w:rsidRPr="00EC76D5">
        <w:t>phase</w:t>
      </w:r>
      <w:r w:rsidR="00FB026E" w:rsidRPr="00EC76D5">
        <w:t>.</w:t>
      </w:r>
    </w:p>
    <w:p w14:paraId="0A920CB0" w14:textId="77777777" w:rsidR="00757B84" w:rsidRPr="00EC76D5" w:rsidRDefault="00757B84" w:rsidP="00757B84">
      <w:pPr>
        <w:pStyle w:val="Code"/>
      </w:pPr>
      <w:r w:rsidRPr="00EC76D5">
        <w:t xml:space="preserve">  public static int traverseString(int index, StringBuilder buffer, boolean octal) {</w:t>
      </w:r>
    </w:p>
    <w:p w14:paraId="1FFD6FCA" w14:textId="77777777" w:rsidR="00757B84" w:rsidRPr="00EC76D5" w:rsidRDefault="00757B84" w:rsidP="00757B84">
      <w:pPr>
        <w:pStyle w:val="Code"/>
      </w:pPr>
      <w:r w:rsidRPr="00EC76D5">
        <w:t xml:space="preserve">    while (true) {</w:t>
      </w:r>
    </w:p>
    <w:p w14:paraId="58B66688" w14:textId="77777777" w:rsidR="00757B84" w:rsidRPr="00EC76D5" w:rsidRDefault="00757B84" w:rsidP="00757B84">
      <w:pPr>
        <w:pStyle w:val="Code"/>
      </w:pPr>
      <w:r w:rsidRPr="00EC76D5">
        <w:t xml:space="preserve">      switch (buffer.charAt(index)) {</w:t>
      </w:r>
    </w:p>
    <w:p w14:paraId="68885A8D" w14:textId="77777777" w:rsidR="00757B84" w:rsidRPr="00EC76D5" w:rsidRDefault="00757B84" w:rsidP="00757B84">
      <w:pPr>
        <w:pStyle w:val="Code"/>
      </w:pPr>
      <w:r w:rsidRPr="00EC76D5">
        <w:t xml:space="preserve">        case '\"':</w:t>
      </w:r>
    </w:p>
    <w:p w14:paraId="5206C9AF" w14:textId="77777777" w:rsidR="00757B84" w:rsidRPr="00EC76D5" w:rsidRDefault="00757B84" w:rsidP="00757B84">
      <w:pPr>
        <w:pStyle w:val="Code"/>
      </w:pPr>
      <w:r w:rsidRPr="00EC76D5">
        <w:t xml:space="preserve">          return index;</w:t>
      </w:r>
    </w:p>
    <w:p w14:paraId="69741F14" w14:textId="77777777" w:rsidR="00757B84" w:rsidRPr="00EC76D5" w:rsidRDefault="00757B84" w:rsidP="00757B84">
      <w:pPr>
        <w:pStyle w:val="Code"/>
      </w:pPr>
      <w:r w:rsidRPr="00EC76D5">
        <w:t xml:space="preserve">          </w:t>
      </w:r>
    </w:p>
    <w:p w14:paraId="26D940AC" w14:textId="77777777" w:rsidR="00757B84" w:rsidRPr="00EC76D5" w:rsidRDefault="00757B84" w:rsidP="00757B84">
      <w:pPr>
        <w:pStyle w:val="Code"/>
      </w:pPr>
      <w:r w:rsidRPr="00EC76D5">
        <w:t xml:space="preserve">        case '\n':</w:t>
      </w:r>
    </w:p>
    <w:p w14:paraId="7792CA5E" w14:textId="77777777" w:rsidR="00757B84" w:rsidRPr="00EC76D5" w:rsidRDefault="00757B84" w:rsidP="00757B84">
      <w:pPr>
        <w:pStyle w:val="Code"/>
      </w:pPr>
      <w:r w:rsidRPr="00EC76D5">
        <w:t xml:space="preserve">          Assert.error("new line in string.");</w:t>
      </w:r>
    </w:p>
    <w:p w14:paraId="556A67B7" w14:textId="77777777" w:rsidR="00757B84" w:rsidRPr="00EC76D5" w:rsidRDefault="00757B84" w:rsidP="00757B84">
      <w:pPr>
        <w:pStyle w:val="Code"/>
      </w:pPr>
      <w:r w:rsidRPr="00EC76D5">
        <w:t xml:space="preserve">          break;</w:t>
      </w:r>
    </w:p>
    <w:p w14:paraId="6E19C326" w14:textId="77777777" w:rsidR="00757B84" w:rsidRPr="00EC76D5" w:rsidRDefault="00757B84" w:rsidP="00757B84">
      <w:pPr>
        <w:pStyle w:val="Code"/>
      </w:pPr>
      <w:r w:rsidRPr="00EC76D5">
        <w:t xml:space="preserve">          </w:t>
      </w:r>
    </w:p>
    <w:p w14:paraId="6D6089AE" w14:textId="77777777" w:rsidR="00757B84" w:rsidRPr="00EC76D5" w:rsidRDefault="00757B84" w:rsidP="00757B84">
      <w:pPr>
        <w:pStyle w:val="Code"/>
      </w:pPr>
      <w:r w:rsidRPr="00EC76D5">
        <w:t xml:space="preserve">        case '\0':</w:t>
      </w:r>
    </w:p>
    <w:p w14:paraId="2B8EC23C" w14:textId="77777777" w:rsidR="00757B84" w:rsidRPr="00EC76D5" w:rsidRDefault="00757B84" w:rsidP="00757B84">
      <w:pPr>
        <w:pStyle w:val="Code"/>
      </w:pPr>
      <w:r w:rsidRPr="00EC76D5">
        <w:t xml:space="preserve">          Assert.error("unfinished string.");</w:t>
      </w:r>
    </w:p>
    <w:p w14:paraId="1EBE528A" w14:textId="77777777" w:rsidR="00757B84" w:rsidRPr="00EC76D5" w:rsidRDefault="00757B84" w:rsidP="00757B84">
      <w:pPr>
        <w:pStyle w:val="Code"/>
      </w:pPr>
      <w:r w:rsidRPr="00EC76D5">
        <w:t xml:space="preserve">          break;</w:t>
      </w:r>
    </w:p>
    <w:p w14:paraId="06712A57" w14:textId="77777777" w:rsidR="00757B84" w:rsidRPr="00EC76D5" w:rsidRDefault="00757B84" w:rsidP="00757B84">
      <w:pPr>
        <w:pStyle w:val="Code"/>
      </w:pPr>
      <w:r w:rsidRPr="00EC76D5">
        <w:t xml:space="preserve">          </w:t>
      </w:r>
    </w:p>
    <w:p w14:paraId="3E71F38B" w14:textId="77777777" w:rsidR="00757B84" w:rsidRPr="00EC76D5" w:rsidRDefault="00757B84" w:rsidP="00757B84">
      <w:pPr>
        <w:pStyle w:val="Code"/>
      </w:pPr>
      <w:r w:rsidRPr="00EC76D5">
        <w:t xml:space="preserve">        case '\\':</w:t>
      </w:r>
    </w:p>
    <w:p w14:paraId="3498EE38" w14:textId="77777777" w:rsidR="00757B84" w:rsidRPr="00EC76D5" w:rsidRDefault="00757B84" w:rsidP="00757B84">
      <w:pPr>
        <w:pStyle w:val="Code"/>
      </w:pPr>
      <w:r w:rsidRPr="00EC76D5">
        <w:t xml:space="preserve">          slashToChar(index, buffer);</w:t>
      </w:r>
    </w:p>
    <w:p w14:paraId="69F7A233" w14:textId="77777777" w:rsidR="00757B84" w:rsidRPr="00EC76D5" w:rsidRDefault="00757B84" w:rsidP="00757B84">
      <w:pPr>
        <w:pStyle w:val="Code"/>
      </w:pPr>
      <w:r w:rsidRPr="00EC76D5">
        <w:t xml:space="preserve">          break;</w:t>
      </w:r>
    </w:p>
    <w:p w14:paraId="5C165FC8" w14:textId="77777777" w:rsidR="00757B84" w:rsidRPr="00EC76D5" w:rsidRDefault="00757B84" w:rsidP="00757B84">
      <w:pPr>
        <w:pStyle w:val="Code"/>
      </w:pPr>
      <w:r w:rsidRPr="00EC76D5">
        <w:t xml:space="preserve">      }</w:t>
      </w:r>
    </w:p>
    <w:p w14:paraId="61657304" w14:textId="77777777" w:rsidR="00757B84" w:rsidRPr="00EC76D5" w:rsidRDefault="00757B84" w:rsidP="00757B84">
      <w:pPr>
        <w:pStyle w:val="Code"/>
      </w:pPr>
      <w:r w:rsidRPr="00EC76D5">
        <w:lastRenderedPageBreak/>
        <w:t xml:space="preserve">      </w:t>
      </w:r>
    </w:p>
    <w:p w14:paraId="0BFA47DC" w14:textId="77777777" w:rsidR="00757B84" w:rsidRPr="00EC76D5" w:rsidRDefault="00757B84" w:rsidP="00757B84">
      <w:pPr>
        <w:pStyle w:val="Code"/>
      </w:pPr>
      <w:r w:rsidRPr="00EC76D5">
        <w:t xml:space="preserve">      if (octal) {</w:t>
      </w:r>
    </w:p>
    <w:p w14:paraId="1BA36983" w14:textId="77777777" w:rsidR="00757B84" w:rsidRPr="00EC76D5" w:rsidRDefault="00757B84" w:rsidP="00757B84">
      <w:pPr>
        <w:pStyle w:val="Code"/>
      </w:pPr>
      <w:r w:rsidRPr="00EC76D5">
        <w:t xml:space="preserve">        charToOctal(index, buffer);</w:t>
      </w:r>
    </w:p>
    <w:p w14:paraId="67138EF8" w14:textId="77777777" w:rsidR="00757B84" w:rsidRPr="00EC76D5" w:rsidRDefault="00757B84" w:rsidP="00757B84">
      <w:pPr>
        <w:pStyle w:val="Code"/>
      </w:pPr>
      <w:r w:rsidRPr="00EC76D5">
        <w:t xml:space="preserve">        index += 4;</w:t>
      </w:r>
    </w:p>
    <w:p w14:paraId="7460ABC3" w14:textId="77777777" w:rsidR="00757B84" w:rsidRPr="00EC76D5" w:rsidRDefault="00757B84" w:rsidP="00757B84">
      <w:pPr>
        <w:pStyle w:val="Code"/>
      </w:pPr>
      <w:r w:rsidRPr="00EC76D5">
        <w:t xml:space="preserve">      }</w:t>
      </w:r>
    </w:p>
    <w:p w14:paraId="3BAA58B8" w14:textId="77777777" w:rsidR="00757B84" w:rsidRPr="00EC76D5" w:rsidRDefault="00757B84" w:rsidP="00757B84">
      <w:pPr>
        <w:pStyle w:val="Code"/>
      </w:pPr>
      <w:r w:rsidRPr="00EC76D5">
        <w:t xml:space="preserve">      else {</w:t>
      </w:r>
    </w:p>
    <w:p w14:paraId="111A4E82" w14:textId="77777777" w:rsidR="00757B84" w:rsidRPr="00EC76D5" w:rsidRDefault="00757B84" w:rsidP="00757B84">
      <w:pPr>
        <w:pStyle w:val="Code"/>
      </w:pPr>
      <w:r w:rsidRPr="00EC76D5">
        <w:t xml:space="preserve">        ++index;</w:t>
      </w:r>
    </w:p>
    <w:p w14:paraId="39428587" w14:textId="77777777" w:rsidR="00757B84" w:rsidRPr="00EC76D5" w:rsidRDefault="00757B84" w:rsidP="00757B84">
      <w:pPr>
        <w:pStyle w:val="Code"/>
      </w:pPr>
      <w:r w:rsidRPr="00EC76D5">
        <w:t xml:space="preserve">      }</w:t>
      </w:r>
    </w:p>
    <w:p w14:paraId="48095DA4" w14:textId="77777777" w:rsidR="00757B84" w:rsidRPr="00EC76D5" w:rsidRDefault="00757B84" w:rsidP="00757B84">
      <w:pPr>
        <w:pStyle w:val="Code"/>
      </w:pPr>
      <w:r w:rsidRPr="00EC76D5">
        <w:t xml:space="preserve">    }</w:t>
      </w:r>
    </w:p>
    <w:p w14:paraId="185F0587" w14:textId="2A5A2F00" w:rsidR="004306F6" w:rsidRPr="00EC76D5" w:rsidRDefault="00757B84" w:rsidP="00757B84">
      <w:pPr>
        <w:pStyle w:val="Code"/>
      </w:pPr>
      <w:r w:rsidRPr="00EC76D5">
        <w:t xml:space="preserve">  }</w:t>
      </w:r>
    </w:p>
    <w:p w14:paraId="1063D267" w14:textId="5EE13B47" w:rsidR="004306F6" w:rsidRPr="00EC76D5" w:rsidRDefault="005342A2" w:rsidP="0066409D">
      <w:r w:rsidRPr="00EC76D5">
        <w:t xml:space="preserve">The </w:t>
      </w:r>
      <w:r w:rsidRPr="00EC76D5">
        <w:rPr>
          <w:rStyle w:val="CodeInText"/>
        </w:rPr>
        <w:t>traverseCharacter</w:t>
      </w:r>
      <w:r w:rsidRPr="00EC76D5">
        <w:t xml:space="preserve"> method is </w:t>
      </w:r>
      <w:r w:rsidR="00D165D1" w:rsidRPr="00EC76D5">
        <w:t xml:space="preserve">similar to </w:t>
      </w:r>
      <w:r w:rsidRPr="00EC76D5">
        <w:rPr>
          <w:rStyle w:val="CodeInText"/>
        </w:rPr>
        <w:t>traverseString</w:t>
      </w:r>
      <w:r w:rsidR="00E852C7" w:rsidRPr="00EC76D5">
        <w:t xml:space="preserve"> above, it generates error message</w:t>
      </w:r>
      <w:r w:rsidR="00B4481B" w:rsidRPr="00EC76D5">
        <w:t>s</w:t>
      </w:r>
      <w:r w:rsidR="00E852C7" w:rsidRPr="00EC76D5">
        <w:t xml:space="preserve"> for </w:t>
      </w:r>
      <w:r w:rsidR="00651622" w:rsidRPr="00EC76D5">
        <w:t>end-of-line</w:t>
      </w:r>
      <w:r w:rsidR="005C3169" w:rsidRPr="00EC76D5">
        <w:t xml:space="preserve"> or newline</w:t>
      </w:r>
      <w:r w:rsidR="00651622" w:rsidRPr="00EC76D5">
        <w:t xml:space="preserve">, calls </w:t>
      </w:r>
      <w:r w:rsidR="00651622" w:rsidRPr="00EC76D5">
        <w:rPr>
          <w:rStyle w:val="CodeInText"/>
        </w:rPr>
        <w:t>doSlash</w:t>
      </w:r>
      <w:r w:rsidR="00651622" w:rsidRPr="00EC76D5">
        <w:t xml:space="preserve"> for each backslash, and </w:t>
      </w:r>
      <w:r w:rsidR="00D94E70" w:rsidRPr="00EC76D5">
        <w:t xml:space="preserve">finally </w:t>
      </w:r>
      <w:r w:rsidR="00651622" w:rsidRPr="00EC76D5">
        <w:t xml:space="preserve">changes each regular character into a </w:t>
      </w:r>
      <w:r w:rsidR="00684B8B" w:rsidRPr="00EC76D5">
        <w:t>backslash</w:t>
      </w:r>
      <w:r w:rsidR="00651622" w:rsidRPr="00EC76D5">
        <w:t xml:space="preserve"> followed </w:t>
      </w:r>
      <w:r w:rsidR="00684B8B" w:rsidRPr="00EC76D5">
        <w:t>by three octal digits.</w:t>
      </w:r>
    </w:p>
    <w:p w14:paraId="709FC6C6" w14:textId="77777777" w:rsidR="00356E7E" w:rsidRPr="00EC76D5" w:rsidRDefault="00356E7E" w:rsidP="00356E7E">
      <w:pPr>
        <w:pStyle w:val="Code"/>
      </w:pPr>
      <w:r w:rsidRPr="00EC76D5">
        <w:t xml:space="preserve">  public static int traverseCharacter(int index, StringBuilder buffer,</w:t>
      </w:r>
    </w:p>
    <w:p w14:paraId="09CA0C03" w14:textId="1B6AE133" w:rsidR="00356E7E" w:rsidRPr="00EC76D5" w:rsidRDefault="00356E7E" w:rsidP="00356E7E">
      <w:pPr>
        <w:pStyle w:val="Code"/>
      </w:pPr>
      <w:r w:rsidRPr="00EC76D5">
        <w:t xml:space="preserve">                                      boolean octal) {</w:t>
      </w:r>
    </w:p>
    <w:p w14:paraId="273B850A" w14:textId="77777777" w:rsidR="00356E7E" w:rsidRPr="00EC76D5" w:rsidRDefault="00356E7E" w:rsidP="00356E7E">
      <w:pPr>
        <w:pStyle w:val="Code"/>
      </w:pPr>
      <w:r w:rsidRPr="00EC76D5">
        <w:t xml:space="preserve">    int charCount = 0;</w:t>
      </w:r>
    </w:p>
    <w:p w14:paraId="316BA215" w14:textId="77777777" w:rsidR="00356E7E" w:rsidRPr="00EC76D5" w:rsidRDefault="00356E7E" w:rsidP="00356E7E">
      <w:pPr>
        <w:pStyle w:val="Code"/>
      </w:pPr>
      <w:r w:rsidRPr="00EC76D5">
        <w:t xml:space="preserve">    </w:t>
      </w:r>
    </w:p>
    <w:p w14:paraId="0935C41E" w14:textId="77777777" w:rsidR="00356E7E" w:rsidRPr="00EC76D5" w:rsidRDefault="00356E7E" w:rsidP="00356E7E">
      <w:pPr>
        <w:pStyle w:val="Code"/>
      </w:pPr>
      <w:r w:rsidRPr="00EC76D5">
        <w:t xml:space="preserve">    while (true) {</w:t>
      </w:r>
    </w:p>
    <w:p w14:paraId="6EB1671F" w14:textId="77777777" w:rsidR="00356E7E" w:rsidRPr="00EC76D5" w:rsidRDefault="00356E7E" w:rsidP="00356E7E">
      <w:pPr>
        <w:pStyle w:val="Code"/>
      </w:pPr>
      <w:r w:rsidRPr="00EC76D5">
        <w:t xml:space="preserve">      switch (buffer.charAt(index)) {</w:t>
      </w:r>
    </w:p>
    <w:p w14:paraId="26CE0141" w14:textId="77777777" w:rsidR="00356E7E" w:rsidRPr="00EC76D5" w:rsidRDefault="00356E7E" w:rsidP="00356E7E">
      <w:pPr>
        <w:pStyle w:val="Code"/>
      </w:pPr>
      <w:r w:rsidRPr="00EC76D5">
        <w:t xml:space="preserve">        case '\'':</w:t>
      </w:r>
    </w:p>
    <w:p w14:paraId="4812F128" w14:textId="77777777" w:rsidR="00356E7E" w:rsidRPr="00EC76D5" w:rsidRDefault="00356E7E" w:rsidP="00356E7E">
      <w:pPr>
        <w:pStyle w:val="Code"/>
      </w:pPr>
      <w:r w:rsidRPr="00EC76D5">
        <w:t xml:space="preserve">          Assert.error(charCount == 1, "invalid character sequence");</w:t>
      </w:r>
    </w:p>
    <w:p w14:paraId="19BA5D81" w14:textId="77777777" w:rsidR="00356E7E" w:rsidRPr="00EC76D5" w:rsidRDefault="00356E7E" w:rsidP="00356E7E">
      <w:pPr>
        <w:pStyle w:val="Code"/>
      </w:pPr>
      <w:r w:rsidRPr="00EC76D5">
        <w:t xml:space="preserve">          return index;</w:t>
      </w:r>
    </w:p>
    <w:p w14:paraId="1DA1ECC4" w14:textId="77777777" w:rsidR="00356E7E" w:rsidRPr="00EC76D5" w:rsidRDefault="00356E7E" w:rsidP="00356E7E">
      <w:pPr>
        <w:pStyle w:val="Code"/>
      </w:pPr>
      <w:r w:rsidRPr="00EC76D5">
        <w:t xml:space="preserve">          </w:t>
      </w:r>
    </w:p>
    <w:p w14:paraId="6804D8F1" w14:textId="77777777" w:rsidR="00356E7E" w:rsidRPr="00EC76D5" w:rsidRDefault="00356E7E" w:rsidP="00356E7E">
      <w:pPr>
        <w:pStyle w:val="Code"/>
      </w:pPr>
      <w:r w:rsidRPr="00EC76D5">
        <w:t xml:space="preserve">        case '\n':</w:t>
      </w:r>
    </w:p>
    <w:p w14:paraId="1D03892B" w14:textId="77777777" w:rsidR="00356E7E" w:rsidRPr="00EC76D5" w:rsidRDefault="00356E7E" w:rsidP="00356E7E">
      <w:pPr>
        <w:pStyle w:val="Code"/>
      </w:pPr>
      <w:r w:rsidRPr="00EC76D5">
        <w:t xml:space="preserve">          Assert.error("new line in character.");</w:t>
      </w:r>
    </w:p>
    <w:p w14:paraId="2BB1F483" w14:textId="77777777" w:rsidR="00356E7E" w:rsidRPr="00EC76D5" w:rsidRDefault="00356E7E" w:rsidP="00356E7E">
      <w:pPr>
        <w:pStyle w:val="Code"/>
      </w:pPr>
      <w:r w:rsidRPr="00EC76D5">
        <w:t xml:space="preserve">          break;</w:t>
      </w:r>
    </w:p>
    <w:p w14:paraId="64FE20C7" w14:textId="77777777" w:rsidR="00356E7E" w:rsidRPr="00EC76D5" w:rsidRDefault="00356E7E" w:rsidP="00356E7E">
      <w:pPr>
        <w:pStyle w:val="Code"/>
      </w:pPr>
      <w:r w:rsidRPr="00EC76D5">
        <w:t xml:space="preserve">          </w:t>
      </w:r>
    </w:p>
    <w:p w14:paraId="043C4E4F" w14:textId="77777777" w:rsidR="00356E7E" w:rsidRPr="00EC76D5" w:rsidRDefault="00356E7E" w:rsidP="00356E7E">
      <w:pPr>
        <w:pStyle w:val="Code"/>
      </w:pPr>
      <w:r w:rsidRPr="00EC76D5">
        <w:t xml:space="preserve">        case '\0':</w:t>
      </w:r>
    </w:p>
    <w:p w14:paraId="1894E247" w14:textId="77777777" w:rsidR="00356E7E" w:rsidRPr="00EC76D5" w:rsidRDefault="00356E7E" w:rsidP="00356E7E">
      <w:pPr>
        <w:pStyle w:val="Code"/>
      </w:pPr>
      <w:r w:rsidRPr="00EC76D5">
        <w:t xml:space="preserve">          Assert.error("unfinished character.");</w:t>
      </w:r>
    </w:p>
    <w:p w14:paraId="22B96C67" w14:textId="77777777" w:rsidR="00356E7E" w:rsidRPr="00EC76D5" w:rsidRDefault="00356E7E" w:rsidP="00356E7E">
      <w:pPr>
        <w:pStyle w:val="Code"/>
      </w:pPr>
      <w:r w:rsidRPr="00EC76D5">
        <w:t xml:space="preserve">          break;</w:t>
      </w:r>
    </w:p>
    <w:p w14:paraId="3E805E25" w14:textId="77777777" w:rsidR="00356E7E" w:rsidRPr="00EC76D5" w:rsidRDefault="00356E7E" w:rsidP="00356E7E">
      <w:pPr>
        <w:pStyle w:val="Code"/>
      </w:pPr>
      <w:r w:rsidRPr="00EC76D5">
        <w:t xml:space="preserve">          </w:t>
      </w:r>
    </w:p>
    <w:p w14:paraId="5DA88A28" w14:textId="77777777" w:rsidR="00356E7E" w:rsidRPr="00EC76D5" w:rsidRDefault="00356E7E" w:rsidP="00356E7E">
      <w:pPr>
        <w:pStyle w:val="Code"/>
      </w:pPr>
      <w:r w:rsidRPr="00EC76D5">
        <w:t xml:space="preserve">        case '\\':</w:t>
      </w:r>
    </w:p>
    <w:p w14:paraId="25C8FCC5" w14:textId="77777777" w:rsidR="00356E7E" w:rsidRPr="00EC76D5" w:rsidRDefault="00356E7E" w:rsidP="00356E7E">
      <w:pPr>
        <w:pStyle w:val="Code"/>
      </w:pPr>
      <w:r w:rsidRPr="00EC76D5">
        <w:t xml:space="preserve">          slashToChar(index, buffer);</w:t>
      </w:r>
    </w:p>
    <w:p w14:paraId="2A95DC0C" w14:textId="77777777" w:rsidR="00356E7E" w:rsidRPr="00EC76D5" w:rsidRDefault="00356E7E" w:rsidP="00356E7E">
      <w:pPr>
        <w:pStyle w:val="Code"/>
      </w:pPr>
      <w:r w:rsidRPr="00EC76D5">
        <w:t xml:space="preserve">          break;</w:t>
      </w:r>
    </w:p>
    <w:p w14:paraId="522780F7" w14:textId="77777777" w:rsidR="00356E7E" w:rsidRPr="00EC76D5" w:rsidRDefault="00356E7E" w:rsidP="00356E7E">
      <w:pPr>
        <w:pStyle w:val="Code"/>
      </w:pPr>
      <w:r w:rsidRPr="00EC76D5">
        <w:t xml:space="preserve">      }</w:t>
      </w:r>
    </w:p>
    <w:p w14:paraId="508B5DF2" w14:textId="77777777" w:rsidR="00356E7E" w:rsidRPr="00EC76D5" w:rsidRDefault="00356E7E" w:rsidP="00356E7E">
      <w:pPr>
        <w:pStyle w:val="Code"/>
      </w:pPr>
      <w:r w:rsidRPr="00EC76D5">
        <w:t xml:space="preserve">      </w:t>
      </w:r>
    </w:p>
    <w:p w14:paraId="0D9FDB11" w14:textId="77777777" w:rsidR="00356E7E" w:rsidRPr="00EC76D5" w:rsidRDefault="00356E7E" w:rsidP="00356E7E">
      <w:pPr>
        <w:pStyle w:val="Code"/>
      </w:pPr>
      <w:r w:rsidRPr="00EC76D5">
        <w:t xml:space="preserve">      if (octal) {</w:t>
      </w:r>
    </w:p>
    <w:p w14:paraId="48A3DFF6" w14:textId="77777777" w:rsidR="00356E7E" w:rsidRPr="00EC76D5" w:rsidRDefault="00356E7E" w:rsidP="00356E7E">
      <w:pPr>
        <w:pStyle w:val="Code"/>
      </w:pPr>
      <w:r w:rsidRPr="00EC76D5">
        <w:t xml:space="preserve">        charToOctal(index, buffer);</w:t>
      </w:r>
    </w:p>
    <w:p w14:paraId="51D3B077" w14:textId="77777777" w:rsidR="00356E7E" w:rsidRPr="00EC76D5" w:rsidRDefault="00356E7E" w:rsidP="00356E7E">
      <w:pPr>
        <w:pStyle w:val="Code"/>
      </w:pPr>
      <w:r w:rsidRPr="00EC76D5">
        <w:t xml:space="preserve">        index += 4;</w:t>
      </w:r>
    </w:p>
    <w:p w14:paraId="4125A5BD" w14:textId="77777777" w:rsidR="00356E7E" w:rsidRPr="00EC76D5" w:rsidRDefault="00356E7E" w:rsidP="00356E7E">
      <w:pPr>
        <w:pStyle w:val="Code"/>
      </w:pPr>
      <w:r w:rsidRPr="00EC76D5">
        <w:t xml:space="preserve">      }</w:t>
      </w:r>
    </w:p>
    <w:p w14:paraId="5C541BB3" w14:textId="77777777" w:rsidR="00356E7E" w:rsidRPr="00EC76D5" w:rsidRDefault="00356E7E" w:rsidP="00356E7E">
      <w:pPr>
        <w:pStyle w:val="Code"/>
      </w:pPr>
      <w:r w:rsidRPr="00EC76D5">
        <w:t xml:space="preserve">      else {</w:t>
      </w:r>
    </w:p>
    <w:p w14:paraId="21B78C47" w14:textId="77777777" w:rsidR="00356E7E" w:rsidRPr="00EC76D5" w:rsidRDefault="00356E7E" w:rsidP="00356E7E">
      <w:pPr>
        <w:pStyle w:val="Code"/>
      </w:pPr>
      <w:r w:rsidRPr="00EC76D5">
        <w:t xml:space="preserve">        ++index;</w:t>
      </w:r>
    </w:p>
    <w:p w14:paraId="198D4900" w14:textId="77777777" w:rsidR="00356E7E" w:rsidRPr="00EC76D5" w:rsidRDefault="00356E7E" w:rsidP="00356E7E">
      <w:pPr>
        <w:pStyle w:val="Code"/>
      </w:pPr>
      <w:r w:rsidRPr="00EC76D5">
        <w:t xml:space="preserve">      }</w:t>
      </w:r>
    </w:p>
    <w:p w14:paraId="5C364A3B" w14:textId="77777777" w:rsidR="00356E7E" w:rsidRPr="00EC76D5" w:rsidRDefault="00356E7E" w:rsidP="00356E7E">
      <w:pPr>
        <w:pStyle w:val="Code"/>
      </w:pPr>
    </w:p>
    <w:p w14:paraId="29CAB358" w14:textId="77777777" w:rsidR="00356E7E" w:rsidRPr="00EC76D5" w:rsidRDefault="00356E7E" w:rsidP="00356E7E">
      <w:pPr>
        <w:pStyle w:val="Code"/>
      </w:pPr>
      <w:r w:rsidRPr="00EC76D5">
        <w:t xml:space="preserve">      ++charCount;</w:t>
      </w:r>
    </w:p>
    <w:p w14:paraId="604EFEC0" w14:textId="77777777" w:rsidR="00356E7E" w:rsidRPr="00EC76D5" w:rsidRDefault="00356E7E" w:rsidP="00356E7E">
      <w:pPr>
        <w:pStyle w:val="Code"/>
      </w:pPr>
      <w:r w:rsidRPr="00EC76D5">
        <w:t xml:space="preserve">    }</w:t>
      </w:r>
    </w:p>
    <w:p w14:paraId="534D12E1" w14:textId="518FE60A" w:rsidR="00DB7246" w:rsidRPr="00EC76D5" w:rsidRDefault="00356E7E" w:rsidP="00356E7E">
      <w:pPr>
        <w:pStyle w:val="Code"/>
      </w:pPr>
      <w:r w:rsidRPr="00EC76D5">
        <w:t xml:space="preserve">  }</w:t>
      </w:r>
    </w:p>
    <w:p w14:paraId="4EDA2611" w14:textId="77777777" w:rsidR="00791B48" w:rsidRPr="00EC76D5" w:rsidRDefault="00791B48" w:rsidP="00791B48">
      <w:pPr>
        <w:pStyle w:val="Rubrik3"/>
      </w:pPr>
      <w:bookmarkStart w:id="35" w:name="_Ref418258402"/>
      <w:bookmarkStart w:id="36" w:name="_Toc481936135"/>
      <w:r w:rsidRPr="00EC76D5">
        <w:t>Slash Codes</w:t>
      </w:r>
      <w:bookmarkEnd w:id="35"/>
      <w:bookmarkEnd w:id="36"/>
    </w:p>
    <w:p w14:paraId="27CC6DE9" w14:textId="77777777" w:rsidR="00A3704E" w:rsidRPr="00EC76D5" w:rsidRDefault="00E22418" w:rsidP="00260A49">
      <w:r w:rsidRPr="00EC76D5">
        <w:t xml:space="preserve">The </w:t>
      </w:r>
      <w:r w:rsidR="00C50C78" w:rsidRPr="00EC76D5">
        <w:rPr>
          <w:rStyle w:val="CodeInText0"/>
        </w:rPr>
        <w:t>slashToChar</w:t>
      </w:r>
      <w:r w:rsidR="00C50C78" w:rsidRPr="00EC76D5">
        <w:t xml:space="preserve"> </w:t>
      </w:r>
      <w:r w:rsidRPr="00EC76D5">
        <w:t xml:space="preserve">method </w:t>
      </w:r>
      <w:r w:rsidR="007C1E0A" w:rsidRPr="00EC76D5">
        <w:t>inspect</w:t>
      </w:r>
      <w:r w:rsidR="00CD000F" w:rsidRPr="00EC76D5">
        <w:t xml:space="preserve"> the character succeeding the slash.</w:t>
      </w:r>
    </w:p>
    <w:p w14:paraId="21F33C56" w14:textId="20FD12F1" w:rsidR="00260A49" w:rsidRPr="00EC76D5" w:rsidRDefault="00CD000F" w:rsidP="00260A49">
      <w:r w:rsidRPr="00EC76D5">
        <w:t xml:space="preserve"> </w:t>
      </w:r>
      <w:r w:rsidR="00BB1A11" w:rsidRPr="00EC76D5">
        <w:t>If the character</w:t>
      </w:r>
      <w:r w:rsidR="00DA14BB" w:rsidRPr="00EC76D5">
        <w:t xml:space="preserve">s following the slash are a small or capital x and one or two hexadecimal characters, or three octal </w:t>
      </w:r>
      <w:r w:rsidR="00BB1A11" w:rsidRPr="00EC76D5">
        <w:t xml:space="preserve"> the following two characters are inspected, and their value calculated</w:t>
      </w:r>
      <w:r w:rsidR="000D3002" w:rsidRPr="00EC76D5">
        <w:t xml:space="preserve"> and the two hexadecimal digits </w:t>
      </w:r>
      <w:r w:rsidR="000D3002" w:rsidRPr="00EC76D5">
        <w:lastRenderedPageBreak/>
        <w:t>are replaced three octal digits.</w:t>
      </w:r>
      <w:r w:rsidR="00A54487" w:rsidRPr="00EC76D5">
        <w:t xml:space="preserve"> </w:t>
      </w:r>
      <w:r w:rsidR="00BB1A11" w:rsidRPr="00EC76D5">
        <w:t>However, if the two following character</w:t>
      </w:r>
      <w:r w:rsidR="00A54487" w:rsidRPr="00EC76D5">
        <w:t>s</w:t>
      </w:r>
      <w:r w:rsidR="00BB1A11" w:rsidRPr="00EC76D5">
        <w:t xml:space="preserve"> are not </w:t>
      </w:r>
      <w:r w:rsidR="00486C72" w:rsidRPr="00EC76D5">
        <w:t>hexadecimal</w:t>
      </w:r>
      <w:r w:rsidR="007E7504" w:rsidRPr="00EC76D5">
        <w:t xml:space="preserve"> digits, an error message</w:t>
      </w:r>
      <w:r w:rsidR="00A54487" w:rsidRPr="00EC76D5">
        <w:t xml:space="preserve"> occurs.</w:t>
      </w:r>
    </w:p>
    <w:p w14:paraId="60637042" w14:textId="77777777" w:rsidR="00EF3CE9" w:rsidRPr="00EC76D5" w:rsidRDefault="00EF3CE9" w:rsidP="00EF3CE9">
      <w:pPr>
        <w:pStyle w:val="Code"/>
      </w:pPr>
      <w:r w:rsidRPr="00EC76D5">
        <w:t xml:space="preserve">  public static void slashToChar(int index, StringBuilder buffer) {</w:t>
      </w:r>
    </w:p>
    <w:p w14:paraId="61D67D8C" w14:textId="77777777" w:rsidR="00EF3CE9" w:rsidRPr="00EC76D5" w:rsidRDefault="00EF3CE9" w:rsidP="00EF3CE9">
      <w:pPr>
        <w:pStyle w:val="Code"/>
      </w:pPr>
      <w:r w:rsidRPr="00EC76D5">
        <w:t xml:space="preserve">    char char1 = buffer.charAt(index + 1),</w:t>
      </w:r>
    </w:p>
    <w:p w14:paraId="7C9B6170" w14:textId="77777777" w:rsidR="00EF3CE9" w:rsidRPr="00EC76D5" w:rsidRDefault="00EF3CE9" w:rsidP="00EF3CE9">
      <w:pPr>
        <w:pStyle w:val="Code"/>
      </w:pPr>
      <w:r w:rsidRPr="00EC76D5">
        <w:t xml:space="preserve">         char2 = buffer.charAt(index + 2),</w:t>
      </w:r>
    </w:p>
    <w:p w14:paraId="6FF5F002" w14:textId="77777777" w:rsidR="00EF3CE9" w:rsidRPr="00EC76D5" w:rsidRDefault="00EF3CE9" w:rsidP="00EF3CE9">
      <w:pPr>
        <w:pStyle w:val="Code"/>
      </w:pPr>
      <w:r w:rsidRPr="00EC76D5">
        <w:t xml:space="preserve">         char3 = buffer.charAt(index + 3);</w:t>
      </w:r>
    </w:p>
    <w:p w14:paraId="1A985F42" w14:textId="29B493FD" w:rsidR="002E47AF" w:rsidRPr="00EC76D5" w:rsidRDefault="002E47AF" w:rsidP="002E47AF">
      <w:r w:rsidRPr="00EC76D5">
        <w:t xml:space="preserve">If the </w:t>
      </w:r>
      <w:r w:rsidR="00641978" w:rsidRPr="00EC76D5">
        <w:t xml:space="preserve">three, two, or one </w:t>
      </w:r>
      <w:r w:rsidRPr="00EC76D5">
        <w:t>character</w:t>
      </w:r>
      <w:r w:rsidR="00641978" w:rsidRPr="00EC76D5">
        <w:t xml:space="preserve">s following the slash are </w:t>
      </w:r>
      <w:r w:rsidR="009E2D90" w:rsidRPr="00EC76D5">
        <w:t>o</w:t>
      </w:r>
      <w:r w:rsidRPr="00EC76D5">
        <w:t xml:space="preserve">ctal </w:t>
      </w:r>
      <w:r w:rsidR="009E2D90" w:rsidRPr="00EC76D5">
        <w:t>digits, the</w:t>
      </w:r>
      <w:r w:rsidRPr="00EC76D5">
        <w:t xml:space="preserve"> value </w:t>
      </w:r>
      <w:r w:rsidR="00FB34DE" w:rsidRPr="00EC76D5">
        <w:t xml:space="preserve">of the digits </w:t>
      </w:r>
      <w:r w:rsidR="009E2D90" w:rsidRPr="00EC76D5">
        <w:t xml:space="preserve">is </w:t>
      </w:r>
      <w:r w:rsidRPr="00EC76D5">
        <w:t xml:space="preserve">calculated and the </w:t>
      </w:r>
      <w:r w:rsidR="009E2D90" w:rsidRPr="00EC76D5">
        <w:t>slash sequence is replaced by the character with the ASCII value</w:t>
      </w:r>
      <w:r w:rsidR="00F772FC" w:rsidRPr="00EC76D5">
        <w:t xml:space="preserve"> of the octal digits</w:t>
      </w:r>
      <w:r w:rsidR="009E2D90" w:rsidRPr="00EC76D5">
        <w:t>.</w:t>
      </w:r>
      <w:r w:rsidR="006A79D4" w:rsidRPr="00EC76D5">
        <w:t xml:space="preserve"> If the value of the digits exceeds 255, an error is reported.</w:t>
      </w:r>
    </w:p>
    <w:p w14:paraId="712698C2" w14:textId="77777777" w:rsidR="00EF3CE9" w:rsidRPr="00EC76D5" w:rsidRDefault="00EF3CE9" w:rsidP="00EF3CE9">
      <w:pPr>
        <w:pStyle w:val="Code"/>
      </w:pPr>
      <w:r w:rsidRPr="00EC76D5">
        <w:t xml:space="preserve">    if (isOctal(char1) &amp;&amp; isOctal(char2) &amp;&amp; isOctal(char3)) {</w:t>
      </w:r>
    </w:p>
    <w:p w14:paraId="70BF479B" w14:textId="77777777" w:rsidR="00EF3CE9" w:rsidRPr="00EC76D5" w:rsidRDefault="00EF3CE9" w:rsidP="00EF3CE9">
      <w:pPr>
        <w:pStyle w:val="Code"/>
      </w:pPr>
      <w:r w:rsidRPr="00EC76D5">
        <w:t xml:space="preserve">      int octValue = 64 * charToOctal(char1) +</w:t>
      </w:r>
    </w:p>
    <w:p w14:paraId="752AEC55" w14:textId="77777777" w:rsidR="00EF3CE9" w:rsidRPr="00EC76D5" w:rsidRDefault="00EF3CE9" w:rsidP="00EF3CE9">
      <w:pPr>
        <w:pStyle w:val="Code"/>
      </w:pPr>
      <w:r w:rsidRPr="00EC76D5">
        <w:t xml:space="preserve">                      8 * charToOctal(char2) +</w:t>
      </w:r>
    </w:p>
    <w:p w14:paraId="0AB96FCB" w14:textId="77777777" w:rsidR="00EF3CE9" w:rsidRPr="00EC76D5" w:rsidRDefault="00EF3CE9" w:rsidP="00EF3CE9">
      <w:pPr>
        <w:pStyle w:val="Code"/>
      </w:pPr>
      <w:r w:rsidRPr="00EC76D5">
        <w:t xml:space="preserve">                          charToOctal(char3);</w:t>
      </w:r>
    </w:p>
    <w:p w14:paraId="07027C6A" w14:textId="77777777" w:rsidR="00EF3CE9" w:rsidRPr="00EC76D5" w:rsidRDefault="00EF3CE9" w:rsidP="00EF3CE9">
      <w:pPr>
        <w:pStyle w:val="Code"/>
      </w:pPr>
      <w:r w:rsidRPr="00EC76D5">
        <w:t xml:space="preserve">      Assert.error(octValue &lt; 256, "invalid octal sequence");</w:t>
      </w:r>
    </w:p>
    <w:p w14:paraId="056BB4CB" w14:textId="77777777" w:rsidR="00EF3CE9" w:rsidRPr="00EC76D5" w:rsidRDefault="00EF3CE9" w:rsidP="00EF3CE9">
      <w:pPr>
        <w:pStyle w:val="Code"/>
      </w:pPr>
      <w:r w:rsidRPr="00EC76D5">
        <w:t xml:space="preserve">      buffer.replace(index, index + 4, String.valueOf((char) octValue));</w:t>
      </w:r>
    </w:p>
    <w:p w14:paraId="100391C3" w14:textId="77777777" w:rsidR="00EF3CE9" w:rsidRPr="00EC76D5" w:rsidRDefault="00EF3CE9" w:rsidP="00EF3CE9">
      <w:pPr>
        <w:pStyle w:val="Code"/>
      </w:pPr>
      <w:r w:rsidRPr="00EC76D5">
        <w:t xml:space="preserve">    }</w:t>
      </w:r>
    </w:p>
    <w:p w14:paraId="73FB9A49" w14:textId="77777777" w:rsidR="00EF3CE9" w:rsidRPr="00EC76D5" w:rsidRDefault="00EF3CE9" w:rsidP="00EF3CE9">
      <w:pPr>
        <w:pStyle w:val="Code"/>
      </w:pPr>
      <w:r w:rsidRPr="00EC76D5">
        <w:t xml:space="preserve">    else if (isOctal(char1) &amp;&amp; isOctal(char2)) {</w:t>
      </w:r>
    </w:p>
    <w:p w14:paraId="165AE86B" w14:textId="77777777" w:rsidR="00EF3CE9" w:rsidRPr="00EC76D5" w:rsidRDefault="00EF3CE9" w:rsidP="00EF3CE9">
      <w:pPr>
        <w:pStyle w:val="Code"/>
      </w:pPr>
      <w:r w:rsidRPr="00EC76D5">
        <w:t xml:space="preserve">      int octValue = 8 * charToOctal(char1) + charToOctal(char2);</w:t>
      </w:r>
    </w:p>
    <w:p w14:paraId="38931B20" w14:textId="77777777" w:rsidR="00EF3CE9" w:rsidRPr="00EC76D5" w:rsidRDefault="00EF3CE9" w:rsidP="00EF3CE9">
      <w:pPr>
        <w:pStyle w:val="Code"/>
      </w:pPr>
      <w:r w:rsidRPr="00EC76D5">
        <w:t xml:space="preserve">      buffer.replace(index, index + 3, String.valueOf((char) octValue));</w:t>
      </w:r>
    </w:p>
    <w:p w14:paraId="7E8474AF" w14:textId="77777777" w:rsidR="00EF3CE9" w:rsidRPr="00EC76D5" w:rsidRDefault="00EF3CE9" w:rsidP="00EF3CE9">
      <w:pPr>
        <w:pStyle w:val="Code"/>
      </w:pPr>
      <w:r w:rsidRPr="00EC76D5">
        <w:t xml:space="preserve">    }</w:t>
      </w:r>
    </w:p>
    <w:p w14:paraId="3A7D6A84" w14:textId="77777777" w:rsidR="00EF3CE9" w:rsidRPr="00EC76D5" w:rsidRDefault="00EF3CE9" w:rsidP="00EF3CE9">
      <w:pPr>
        <w:pStyle w:val="Code"/>
      </w:pPr>
      <w:r w:rsidRPr="00EC76D5">
        <w:t xml:space="preserve">    else if (isOctal(char1)) {</w:t>
      </w:r>
    </w:p>
    <w:p w14:paraId="786C170D" w14:textId="77777777" w:rsidR="00EF3CE9" w:rsidRPr="00EC76D5" w:rsidRDefault="00EF3CE9" w:rsidP="00EF3CE9">
      <w:pPr>
        <w:pStyle w:val="Code"/>
      </w:pPr>
      <w:r w:rsidRPr="00EC76D5">
        <w:t xml:space="preserve">      int octValue = charToOctal(char1);</w:t>
      </w:r>
    </w:p>
    <w:p w14:paraId="65BD4A67" w14:textId="77777777" w:rsidR="00EF3CE9" w:rsidRPr="00EC76D5" w:rsidRDefault="00EF3CE9" w:rsidP="00EF3CE9">
      <w:pPr>
        <w:pStyle w:val="Code"/>
      </w:pPr>
      <w:r w:rsidRPr="00EC76D5">
        <w:t xml:space="preserve">      buffer.replace(index, index + 2, String.valueOf((char) octValue));</w:t>
      </w:r>
    </w:p>
    <w:p w14:paraId="29DC34D9" w14:textId="77777777" w:rsidR="00EF3CE9" w:rsidRPr="00EC76D5" w:rsidRDefault="00EF3CE9" w:rsidP="00EF3CE9">
      <w:pPr>
        <w:pStyle w:val="Code"/>
      </w:pPr>
      <w:r w:rsidRPr="00EC76D5">
        <w:t xml:space="preserve">    }</w:t>
      </w:r>
    </w:p>
    <w:p w14:paraId="3F94FFEE" w14:textId="47AA7767" w:rsidR="00DE77C6" w:rsidRPr="00EC76D5" w:rsidRDefault="001A30BA" w:rsidP="00DE77C6">
      <w:pPr>
        <w:rPr>
          <w:noProof/>
        </w:rPr>
      </w:pPr>
      <w:r w:rsidRPr="00EC76D5">
        <w:t xml:space="preserve">If the character following the slash is a small or capital x and two or one hexadecimal digits, the value of the digits is </w:t>
      </w:r>
      <w:r w:rsidR="00387F6E" w:rsidRPr="00EC76D5">
        <w:t>calculated,</w:t>
      </w:r>
      <w:r w:rsidRPr="00EC76D5">
        <w:t xml:space="preserve"> and the slash sequence is replaced by the character with the ASCII value of the hexadecimal digits.</w:t>
      </w:r>
      <w:r w:rsidR="00DE77C6" w:rsidRPr="00EC76D5">
        <w:t xml:space="preserve"> A small or capital x not followed by at least one hexadecimal digit results in an error</w:t>
      </w:r>
      <w:r w:rsidR="00FA541F" w:rsidRPr="00EC76D5">
        <w:t xml:space="preserve"> being reported</w:t>
      </w:r>
      <w:r w:rsidR="00DE77C6" w:rsidRPr="00EC76D5">
        <w:t>.</w:t>
      </w:r>
    </w:p>
    <w:p w14:paraId="7FE44417" w14:textId="77777777" w:rsidR="00EF3CE9" w:rsidRPr="00EC76D5" w:rsidRDefault="00EF3CE9" w:rsidP="00EF3CE9">
      <w:pPr>
        <w:pStyle w:val="Code"/>
      </w:pPr>
      <w:r w:rsidRPr="00EC76D5">
        <w:t xml:space="preserve">    else if ((char1 == 'x') || (char1 == 'X')) {</w:t>
      </w:r>
    </w:p>
    <w:p w14:paraId="73152FB2" w14:textId="77777777" w:rsidR="00EF3CE9" w:rsidRPr="00EC76D5" w:rsidRDefault="00EF3CE9" w:rsidP="00EF3CE9">
      <w:pPr>
        <w:pStyle w:val="Code"/>
      </w:pPr>
      <w:r w:rsidRPr="00EC76D5">
        <w:t xml:space="preserve">      if (isHex(char1) &amp;&amp; isHex(char2)) {</w:t>
      </w:r>
    </w:p>
    <w:p w14:paraId="0ED3BDEC" w14:textId="77777777" w:rsidR="00EF3CE9" w:rsidRPr="00EC76D5" w:rsidRDefault="00EF3CE9" w:rsidP="00EF3CE9">
      <w:pPr>
        <w:pStyle w:val="Code"/>
      </w:pPr>
      <w:r w:rsidRPr="00EC76D5">
        <w:t xml:space="preserve">        int hexValue = 16 * charToHex(char1) + charToHex(char2);</w:t>
      </w:r>
    </w:p>
    <w:p w14:paraId="6C29BCC1" w14:textId="77777777" w:rsidR="00EF3CE9" w:rsidRPr="00EC76D5" w:rsidRDefault="00EF3CE9" w:rsidP="00EF3CE9">
      <w:pPr>
        <w:pStyle w:val="Code"/>
      </w:pPr>
      <w:r w:rsidRPr="00EC76D5">
        <w:t xml:space="preserve">        buffer.replace(index, index + 3, String.valueOf((char) hexValue));</w:t>
      </w:r>
    </w:p>
    <w:p w14:paraId="183B36E5" w14:textId="77777777" w:rsidR="00EF3CE9" w:rsidRPr="00EC76D5" w:rsidRDefault="00EF3CE9" w:rsidP="00EF3CE9">
      <w:pPr>
        <w:pStyle w:val="Code"/>
      </w:pPr>
      <w:r w:rsidRPr="00EC76D5">
        <w:t xml:space="preserve">      }</w:t>
      </w:r>
    </w:p>
    <w:p w14:paraId="32B5AF8E" w14:textId="48D0A3EB" w:rsidR="00EF3CE9" w:rsidRPr="00EC76D5" w:rsidRDefault="00EF3CE9" w:rsidP="00EF3CE9">
      <w:pPr>
        <w:pStyle w:val="Code"/>
      </w:pPr>
      <w:r w:rsidRPr="00EC76D5">
        <w:t xml:space="preserve">      else if (isHex(char</w:t>
      </w:r>
      <w:r w:rsidR="003C2DC9" w:rsidRPr="00EC76D5">
        <w:t>1</w:t>
      </w:r>
      <w:r w:rsidRPr="00EC76D5">
        <w:t>)) {</w:t>
      </w:r>
    </w:p>
    <w:p w14:paraId="7F1CB58C" w14:textId="77777777" w:rsidR="00EF3CE9" w:rsidRPr="00EC76D5" w:rsidRDefault="00EF3CE9" w:rsidP="00EF3CE9">
      <w:pPr>
        <w:pStyle w:val="Code"/>
      </w:pPr>
      <w:r w:rsidRPr="00EC76D5">
        <w:t xml:space="preserve">        int hexValue = charToHex(char1);</w:t>
      </w:r>
    </w:p>
    <w:p w14:paraId="0B6DA955" w14:textId="77777777" w:rsidR="00EF3CE9" w:rsidRPr="00EC76D5" w:rsidRDefault="00EF3CE9" w:rsidP="00EF3CE9">
      <w:pPr>
        <w:pStyle w:val="Code"/>
      </w:pPr>
      <w:r w:rsidRPr="00EC76D5">
        <w:t xml:space="preserve">        buffer.replace(index, index + 2, String.valueOf((char) hexValue));</w:t>
      </w:r>
    </w:p>
    <w:p w14:paraId="0905E3E5" w14:textId="7E8EA681" w:rsidR="00EF3CE9" w:rsidRPr="00EC76D5" w:rsidRDefault="00EF3CE9" w:rsidP="00EF3CE9">
      <w:pPr>
        <w:pStyle w:val="Code"/>
      </w:pPr>
      <w:r w:rsidRPr="00EC76D5">
        <w:t xml:space="preserve">      }</w:t>
      </w:r>
    </w:p>
    <w:p w14:paraId="42047CA4" w14:textId="77777777" w:rsidR="00EF3CE9" w:rsidRPr="00EC76D5" w:rsidRDefault="00EF3CE9" w:rsidP="00EF3CE9">
      <w:pPr>
        <w:pStyle w:val="Code"/>
      </w:pPr>
      <w:r w:rsidRPr="00EC76D5">
        <w:t xml:space="preserve">      else {</w:t>
      </w:r>
    </w:p>
    <w:p w14:paraId="412E7F1D" w14:textId="77777777" w:rsidR="00EF3CE9" w:rsidRPr="00EC76D5" w:rsidRDefault="00EF3CE9" w:rsidP="00EF3CE9">
      <w:pPr>
        <w:pStyle w:val="Code"/>
      </w:pPr>
      <w:r w:rsidRPr="00EC76D5">
        <w:t xml:space="preserve">        Assert.error("invalid hexadecimal sequence");</w:t>
      </w:r>
    </w:p>
    <w:p w14:paraId="2FCF45B7" w14:textId="77777777" w:rsidR="00EF3CE9" w:rsidRPr="00EC76D5" w:rsidRDefault="00EF3CE9" w:rsidP="00EF3CE9">
      <w:pPr>
        <w:pStyle w:val="Code"/>
      </w:pPr>
      <w:r w:rsidRPr="00EC76D5">
        <w:t xml:space="preserve">      }</w:t>
      </w:r>
    </w:p>
    <w:p w14:paraId="3DB25094" w14:textId="3BD244BA" w:rsidR="00EF3CE9" w:rsidRPr="00EC76D5" w:rsidRDefault="00EF3CE9" w:rsidP="00EF3CE9">
      <w:pPr>
        <w:pStyle w:val="Code"/>
      </w:pPr>
      <w:r w:rsidRPr="00EC76D5">
        <w:t xml:space="preserve">    }</w:t>
      </w:r>
    </w:p>
    <w:p w14:paraId="18B6D7A5" w14:textId="446E108B" w:rsidR="003D0116" w:rsidRPr="00EC76D5" w:rsidRDefault="003D0116" w:rsidP="00D96F55">
      <w:r w:rsidRPr="00EC76D5">
        <w:t>If none of the cases above applies, an error is reported.</w:t>
      </w:r>
    </w:p>
    <w:p w14:paraId="19A8C81A" w14:textId="77777777" w:rsidR="00EF3CE9" w:rsidRPr="00EC76D5" w:rsidRDefault="00EF3CE9" w:rsidP="00EF3CE9">
      <w:pPr>
        <w:pStyle w:val="Code"/>
      </w:pPr>
      <w:r w:rsidRPr="00EC76D5">
        <w:t xml:space="preserve">    else {</w:t>
      </w:r>
    </w:p>
    <w:p w14:paraId="7B115B71" w14:textId="77777777" w:rsidR="00EF3CE9" w:rsidRPr="00EC76D5" w:rsidRDefault="00EF3CE9" w:rsidP="00EF3CE9">
      <w:pPr>
        <w:pStyle w:val="Code"/>
      </w:pPr>
      <w:r w:rsidRPr="00EC76D5">
        <w:t xml:space="preserve">      Assert.error(buffer.charAt(index + 1), "invalid slash sequence");</w:t>
      </w:r>
    </w:p>
    <w:p w14:paraId="63EE019F" w14:textId="77777777" w:rsidR="00EF3CE9" w:rsidRPr="00EC76D5" w:rsidRDefault="00EF3CE9" w:rsidP="00EF3CE9">
      <w:pPr>
        <w:pStyle w:val="Code"/>
      </w:pPr>
      <w:r w:rsidRPr="00EC76D5">
        <w:t xml:space="preserve">    }</w:t>
      </w:r>
    </w:p>
    <w:p w14:paraId="687313FE" w14:textId="6051A3B7" w:rsidR="00EF3CE9" w:rsidRPr="00EC76D5" w:rsidRDefault="00EF3CE9" w:rsidP="00EF3CE9">
      <w:pPr>
        <w:pStyle w:val="Code"/>
      </w:pPr>
      <w:r w:rsidRPr="00EC76D5">
        <w:t xml:space="preserve">  }</w:t>
      </w:r>
    </w:p>
    <w:p w14:paraId="37027E98" w14:textId="77777777" w:rsidR="00BC09A0" w:rsidRPr="00EC76D5" w:rsidRDefault="00BC09A0" w:rsidP="00EF3CE9">
      <w:pPr>
        <w:pStyle w:val="Code"/>
      </w:pPr>
    </w:p>
    <w:p w14:paraId="1F71B162" w14:textId="3397AE78" w:rsidR="00BC09A0" w:rsidRPr="00EC76D5" w:rsidRDefault="00BC09A0" w:rsidP="00BC09A0">
      <w:pPr>
        <w:pStyle w:val="Code"/>
      </w:pPr>
      <w:r w:rsidRPr="00EC76D5">
        <w:t xml:space="preserve">  private static final Map&lt;Character,Character&gt; </w:t>
      </w:r>
      <w:r w:rsidR="00874EA5">
        <w:t>m_escapeMap</w:t>
      </w:r>
      <w:r w:rsidRPr="00EC76D5">
        <w:t xml:space="preserve"> = new ListMap&lt;&gt;();</w:t>
      </w:r>
    </w:p>
    <w:p w14:paraId="67AEC9C7" w14:textId="77777777" w:rsidR="00BC09A0" w:rsidRPr="00EC76D5" w:rsidRDefault="00BC09A0" w:rsidP="00BC09A0">
      <w:pPr>
        <w:pStyle w:val="Code"/>
      </w:pPr>
    </w:p>
    <w:p w14:paraId="377FB494" w14:textId="77777777" w:rsidR="00BC09A0" w:rsidRPr="00EC76D5" w:rsidRDefault="00BC09A0" w:rsidP="00BC09A0">
      <w:pPr>
        <w:pStyle w:val="Code"/>
      </w:pPr>
      <w:r w:rsidRPr="00EC76D5">
        <w:t xml:space="preserve">  static {</w:t>
      </w:r>
    </w:p>
    <w:p w14:paraId="393F7113" w14:textId="584B9532" w:rsidR="00BC09A0" w:rsidRPr="00EC76D5" w:rsidRDefault="00BC09A0" w:rsidP="00BC09A0">
      <w:pPr>
        <w:pStyle w:val="Code"/>
      </w:pPr>
      <w:r w:rsidRPr="00EC76D5">
        <w:t xml:space="preserve">    </w:t>
      </w:r>
      <w:r w:rsidR="00874EA5">
        <w:t>m_escapeMap</w:t>
      </w:r>
      <w:r w:rsidRPr="00EC76D5">
        <w:t>.put('0','\0');</w:t>
      </w:r>
    </w:p>
    <w:p w14:paraId="51E1C18A" w14:textId="40C8D952" w:rsidR="00BC09A0" w:rsidRPr="00EC76D5" w:rsidRDefault="00BC09A0" w:rsidP="00BC09A0">
      <w:pPr>
        <w:pStyle w:val="Code"/>
      </w:pPr>
      <w:r w:rsidRPr="00EC76D5">
        <w:lastRenderedPageBreak/>
        <w:t xml:space="preserve">    </w:t>
      </w:r>
      <w:r w:rsidR="00874EA5">
        <w:t>m_escapeMap</w:t>
      </w:r>
      <w:r w:rsidRPr="00EC76D5">
        <w:t>.put('n','\n');</w:t>
      </w:r>
    </w:p>
    <w:p w14:paraId="5CCAAA97" w14:textId="3C7C9D5B" w:rsidR="00BC09A0" w:rsidRPr="00EC76D5" w:rsidRDefault="00BC09A0" w:rsidP="00BC09A0">
      <w:pPr>
        <w:pStyle w:val="Code"/>
      </w:pPr>
      <w:r w:rsidRPr="00EC76D5">
        <w:t xml:space="preserve">    </w:t>
      </w:r>
      <w:r w:rsidR="00874EA5">
        <w:t>m_escapeMap</w:t>
      </w:r>
      <w:r w:rsidRPr="00EC76D5">
        <w:t>.put('t','\t');</w:t>
      </w:r>
    </w:p>
    <w:p w14:paraId="65FF4C6D" w14:textId="0501C2B1" w:rsidR="00BC09A0" w:rsidRPr="00EC76D5" w:rsidRDefault="00BC09A0" w:rsidP="00BC09A0">
      <w:pPr>
        <w:pStyle w:val="Code"/>
      </w:pPr>
      <w:r w:rsidRPr="00EC76D5">
        <w:t xml:space="preserve">    </w:t>
      </w:r>
      <w:r w:rsidR="00874EA5">
        <w:t>m_escapeMap</w:t>
      </w:r>
      <w:r w:rsidRPr="00EC76D5">
        <w:t>.put('v', (char) 11);</w:t>
      </w:r>
    </w:p>
    <w:p w14:paraId="0E23EF2E" w14:textId="45FF8DFF" w:rsidR="00BC09A0" w:rsidRPr="00EC76D5" w:rsidRDefault="00BC09A0" w:rsidP="00BC09A0">
      <w:pPr>
        <w:pStyle w:val="Code"/>
      </w:pPr>
      <w:r w:rsidRPr="00EC76D5">
        <w:t xml:space="preserve">    </w:t>
      </w:r>
      <w:r w:rsidR="00874EA5">
        <w:t>m_escapeMap</w:t>
      </w:r>
      <w:r w:rsidRPr="00EC76D5">
        <w:t>.put('b','\b');</w:t>
      </w:r>
    </w:p>
    <w:p w14:paraId="139B7BAD" w14:textId="645D63E8" w:rsidR="00BC09A0" w:rsidRPr="00EC76D5" w:rsidRDefault="00BC09A0" w:rsidP="00BC09A0">
      <w:pPr>
        <w:pStyle w:val="Code"/>
      </w:pPr>
      <w:r w:rsidRPr="00EC76D5">
        <w:t xml:space="preserve">    </w:t>
      </w:r>
      <w:r w:rsidR="00874EA5">
        <w:t>m_escapeMap</w:t>
      </w:r>
      <w:r w:rsidRPr="00EC76D5">
        <w:t>.put('r','\r');</w:t>
      </w:r>
    </w:p>
    <w:p w14:paraId="4EE445A8" w14:textId="29A31348" w:rsidR="00BC09A0" w:rsidRPr="00EC76D5" w:rsidRDefault="00BC09A0" w:rsidP="00BC09A0">
      <w:pPr>
        <w:pStyle w:val="Code"/>
      </w:pPr>
      <w:r w:rsidRPr="00EC76D5">
        <w:t xml:space="preserve">    </w:t>
      </w:r>
      <w:r w:rsidR="00874EA5">
        <w:t>m_escapeMap</w:t>
      </w:r>
      <w:r w:rsidRPr="00EC76D5">
        <w:t>.put('f','\f');</w:t>
      </w:r>
    </w:p>
    <w:p w14:paraId="26512582" w14:textId="3304643F" w:rsidR="00BC09A0" w:rsidRPr="00EC76D5" w:rsidRDefault="00BC09A0" w:rsidP="00BC09A0">
      <w:pPr>
        <w:pStyle w:val="Code"/>
      </w:pPr>
      <w:r w:rsidRPr="00EC76D5">
        <w:t xml:space="preserve">    </w:t>
      </w:r>
      <w:r w:rsidR="00874EA5">
        <w:t>m_escapeMap</w:t>
      </w:r>
      <w:r w:rsidRPr="00EC76D5">
        <w:t>.put('a',(char) 7);</w:t>
      </w:r>
    </w:p>
    <w:p w14:paraId="1218C026" w14:textId="2A308F7C" w:rsidR="00BC09A0" w:rsidRPr="00EC76D5" w:rsidRDefault="00BC09A0" w:rsidP="00BC09A0">
      <w:pPr>
        <w:pStyle w:val="Code"/>
      </w:pPr>
      <w:r w:rsidRPr="00EC76D5">
        <w:t xml:space="preserve">    </w:t>
      </w:r>
      <w:r w:rsidR="00874EA5">
        <w:t>m_escapeMap</w:t>
      </w:r>
      <w:r w:rsidRPr="00EC76D5">
        <w:t>.put('\\','\\');</w:t>
      </w:r>
    </w:p>
    <w:p w14:paraId="5A903610" w14:textId="48007166" w:rsidR="00BC09A0" w:rsidRPr="00EC76D5" w:rsidRDefault="00BC09A0" w:rsidP="00BC09A0">
      <w:pPr>
        <w:pStyle w:val="Code"/>
      </w:pPr>
      <w:r w:rsidRPr="00EC76D5">
        <w:t xml:space="preserve">    </w:t>
      </w:r>
      <w:r w:rsidR="00874EA5">
        <w:t>m_escapeMap</w:t>
      </w:r>
      <w:r w:rsidRPr="00EC76D5">
        <w:t>.put('?','?');</w:t>
      </w:r>
    </w:p>
    <w:p w14:paraId="6976EFDB" w14:textId="4CF12D96" w:rsidR="00BC09A0" w:rsidRPr="00EC76D5" w:rsidRDefault="00BC09A0" w:rsidP="00BC09A0">
      <w:pPr>
        <w:pStyle w:val="Code"/>
      </w:pPr>
      <w:r w:rsidRPr="00EC76D5">
        <w:t xml:space="preserve">    </w:t>
      </w:r>
      <w:r w:rsidR="00874EA5">
        <w:t>m_escapeMap</w:t>
      </w:r>
      <w:r w:rsidRPr="00EC76D5">
        <w:t>.put('\'','\'');</w:t>
      </w:r>
    </w:p>
    <w:p w14:paraId="12DCA1EB" w14:textId="40A3200D" w:rsidR="00BC09A0" w:rsidRPr="00EC76D5" w:rsidRDefault="00BC09A0" w:rsidP="00BC09A0">
      <w:pPr>
        <w:pStyle w:val="Code"/>
      </w:pPr>
      <w:r w:rsidRPr="00EC76D5">
        <w:t xml:space="preserve">    </w:t>
      </w:r>
      <w:r w:rsidR="00874EA5">
        <w:t>m_escapeMap</w:t>
      </w:r>
      <w:r w:rsidRPr="00EC76D5">
        <w:t>.put('"','\"');</w:t>
      </w:r>
    </w:p>
    <w:p w14:paraId="5D3AEC7F" w14:textId="662F6827" w:rsidR="0075619F" w:rsidRPr="00EC76D5" w:rsidRDefault="00BC09A0" w:rsidP="00BC09A0">
      <w:pPr>
        <w:pStyle w:val="Code"/>
      </w:pPr>
      <w:r w:rsidRPr="00EC76D5">
        <w:t xml:space="preserve">  }</w:t>
      </w:r>
    </w:p>
    <w:p w14:paraId="43BB89BE" w14:textId="554B4122" w:rsidR="00D96F55" w:rsidRPr="00EC76D5" w:rsidRDefault="00D96F55" w:rsidP="00BC09A0">
      <w:pPr>
        <w:pStyle w:val="Code"/>
      </w:pPr>
    </w:p>
    <w:p w14:paraId="6703D71C" w14:textId="77777777" w:rsidR="00501D22" w:rsidRPr="00EC76D5" w:rsidRDefault="00501D22" w:rsidP="00501D22">
      <w:pPr>
        <w:pStyle w:val="Code"/>
      </w:pPr>
      <w:r w:rsidRPr="00EC76D5">
        <w:t xml:space="preserve">  private static boolean isOctal(char c) {</w:t>
      </w:r>
    </w:p>
    <w:p w14:paraId="19603673" w14:textId="77777777" w:rsidR="00501D22" w:rsidRPr="00EC76D5" w:rsidRDefault="00501D22" w:rsidP="00501D22">
      <w:pPr>
        <w:pStyle w:val="Code"/>
      </w:pPr>
      <w:r w:rsidRPr="00EC76D5">
        <w:t xml:space="preserve">    return "01234567".contains(String.valueOf(c));</w:t>
      </w:r>
    </w:p>
    <w:p w14:paraId="1B159520" w14:textId="77777777" w:rsidR="00501D22" w:rsidRPr="00EC76D5" w:rsidRDefault="00501D22" w:rsidP="00501D22">
      <w:pPr>
        <w:pStyle w:val="Code"/>
      </w:pPr>
      <w:r w:rsidRPr="00EC76D5">
        <w:t xml:space="preserve">  }</w:t>
      </w:r>
    </w:p>
    <w:p w14:paraId="26069AB5" w14:textId="77777777" w:rsidR="00501D22" w:rsidRPr="00EC76D5" w:rsidRDefault="00501D22" w:rsidP="00501D22">
      <w:pPr>
        <w:pStyle w:val="Code"/>
      </w:pPr>
      <w:r w:rsidRPr="00EC76D5">
        <w:t xml:space="preserve">  </w:t>
      </w:r>
    </w:p>
    <w:p w14:paraId="6669E06D" w14:textId="77777777" w:rsidR="00501D22" w:rsidRPr="00EC76D5" w:rsidRDefault="00501D22" w:rsidP="00501D22">
      <w:pPr>
        <w:pStyle w:val="Code"/>
      </w:pPr>
      <w:r w:rsidRPr="00EC76D5">
        <w:t xml:space="preserve">  private static boolean isHex(char c) {</w:t>
      </w:r>
    </w:p>
    <w:p w14:paraId="06D3AB2A" w14:textId="77777777" w:rsidR="00501D22" w:rsidRPr="00EC76D5" w:rsidRDefault="00501D22" w:rsidP="00501D22">
      <w:pPr>
        <w:pStyle w:val="Code"/>
      </w:pPr>
      <w:r w:rsidRPr="00EC76D5">
        <w:t xml:space="preserve">    return "0123456789abcdefABCDEF".contains(String.valueOf(c));</w:t>
      </w:r>
    </w:p>
    <w:p w14:paraId="015A1D83" w14:textId="77777777" w:rsidR="00501D22" w:rsidRPr="00EC76D5" w:rsidRDefault="00501D22" w:rsidP="00501D22">
      <w:pPr>
        <w:pStyle w:val="Code"/>
      </w:pPr>
      <w:r w:rsidRPr="00EC76D5">
        <w:t xml:space="preserve">  }</w:t>
      </w:r>
    </w:p>
    <w:p w14:paraId="792AE75B" w14:textId="77777777" w:rsidR="00501D22" w:rsidRPr="00EC76D5" w:rsidRDefault="00501D22" w:rsidP="00501D22">
      <w:pPr>
        <w:pStyle w:val="Code"/>
      </w:pPr>
      <w:r w:rsidRPr="00EC76D5">
        <w:t xml:space="preserve">  </w:t>
      </w:r>
    </w:p>
    <w:p w14:paraId="7DFA73CF" w14:textId="77777777" w:rsidR="00501D22" w:rsidRPr="00EC76D5" w:rsidRDefault="00501D22" w:rsidP="00501D22">
      <w:pPr>
        <w:pStyle w:val="Code"/>
      </w:pPr>
      <w:r w:rsidRPr="00EC76D5">
        <w:t xml:space="preserve">  private static int charToOctal(char c) {</w:t>
      </w:r>
    </w:p>
    <w:p w14:paraId="0C39CB35" w14:textId="77777777" w:rsidR="00501D22" w:rsidRPr="00EC76D5" w:rsidRDefault="00501D22" w:rsidP="00501D22">
      <w:pPr>
        <w:pStyle w:val="Code"/>
      </w:pPr>
      <w:r w:rsidRPr="00EC76D5">
        <w:t xml:space="preserve">    return "01234567".indexOf(c);</w:t>
      </w:r>
    </w:p>
    <w:p w14:paraId="20355F3C" w14:textId="77777777" w:rsidR="00501D22" w:rsidRPr="00EC76D5" w:rsidRDefault="00501D22" w:rsidP="00501D22">
      <w:pPr>
        <w:pStyle w:val="Code"/>
      </w:pPr>
      <w:r w:rsidRPr="00EC76D5">
        <w:t xml:space="preserve">  }</w:t>
      </w:r>
    </w:p>
    <w:p w14:paraId="3A93565E" w14:textId="77777777" w:rsidR="00501D22" w:rsidRPr="00EC76D5" w:rsidRDefault="00501D22" w:rsidP="00501D22">
      <w:pPr>
        <w:pStyle w:val="Code"/>
      </w:pPr>
      <w:r w:rsidRPr="00EC76D5">
        <w:t xml:space="preserve">  </w:t>
      </w:r>
    </w:p>
    <w:p w14:paraId="41651842" w14:textId="77777777" w:rsidR="00501D22" w:rsidRPr="00EC76D5" w:rsidRDefault="00501D22" w:rsidP="00501D22">
      <w:pPr>
        <w:pStyle w:val="Code"/>
      </w:pPr>
      <w:r w:rsidRPr="00EC76D5">
        <w:t xml:space="preserve">  private static int charToHex(char c) {</w:t>
      </w:r>
    </w:p>
    <w:p w14:paraId="5E607A16" w14:textId="77777777" w:rsidR="00501D22" w:rsidRPr="00EC76D5" w:rsidRDefault="00501D22" w:rsidP="00501D22">
      <w:pPr>
        <w:pStyle w:val="Code"/>
      </w:pPr>
      <w:r w:rsidRPr="00EC76D5">
        <w:t xml:space="preserve">    return "0123456789abcdef".indexOf(Character.toLowerCase(c));</w:t>
      </w:r>
    </w:p>
    <w:p w14:paraId="36387D3A" w14:textId="77777777" w:rsidR="00501D22" w:rsidRPr="00EC76D5" w:rsidRDefault="00501D22" w:rsidP="00501D22">
      <w:pPr>
        <w:pStyle w:val="Code"/>
      </w:pPr>
      <w:r w:rsidRPr="00EC76D5">
        <w:t xml:space="preserve">  }</w:t>
      </w:r>
    </w:p>
    <w:p w14:paraId="430EA1B3" w14:textId="6483EC26" w:rsidR="00501D22" w:rsidRPr="00EC76D5" w:rsidRDefault="001D3189" w:rsidP="003E41D7">
      <w:r w:rsidRPr="00EC76D5">
        <w:t xml:space="preserve">When </w:t>
      </w:r>
      <w:r w:rsidR="00DE277A" w:rsidRPr="00EC76D5">
        <w:t xml:space="preserve">the character or string has been translated from slash codes to regular characters, </w:t>
      </w:r>
      <w:r w:rsidR="00DE277A" w:rsidRPr="00EC76D5">
        <w:rPr>
          <w:rStyle w:val="CodeInText0"/>
        </w:rPr>
        <w:t>charToOctal</w:t>
      </w:r>
      <w:r w:rsidR="00DE277A" w:rsidRPr="00EC76D5">
        <w:t xml:space="preserve"> is called to translate them to octal slash codes.</w:t>
      </w:r>
    </w:p>
    <w:p w14:paraId="388FAD7D" w14:textId="77777777" w:rsidR="0075619F" w:rsidRPr="00EC76D5" w:rsidRDefault="0075619F" w:rsidP="0075619F">
      <w:pPr>
        <w:pStyle w:val="Code"/>
      </w:pPr>
      <w:r w:rsidRPr="00EC76D5">
        <w:t xml:space="preserve">  public static void charToOctal(int index, StringBuilder buffer) {</w:t>
      </w:r>
    </w:p>
    <w:p w14:paraId="7AFF56B8" w14:textId="77777777" w:rsidR="0075619F" w:rsidRPr="00EC76D5" w:rsidRDefault="0075619F" w:rsidP="0075619F">
      <w:pPr>
        <w:pStyle w:val="Code"/>
      </w:pPr>
      <w:r w:rsidRPr="00EC76D5">
        <w:t xml:space="preserve">    int asciiValue = buffer.charAt(index);</w:t>
      </w:r>
    </w:p>
    <w:p w14:paraId="30AEC788" w14:textId="77777777" w:rsidR="0075619F" w:rsidRPr="00EC76D5" w:rsidRDefault="0075619F" w:rsidP="0075619F">
      <w:pPr>
        <w:pStyle w:val="Code"/>
      </w:pPr>
      <w:r w:rsidRPr="00EC76D5">
        <w:t xml:space="preserve">    char firstChar = "01234567".charAt(asciiValue / 64),</w:t>
      </w:r>
    </w:p>
    <w:p w14:paraId="3C297B75" w14:textId="77777777" w:rsidR="0075619F" w:rsidRPr="00EC76D5" w:rsidRDefault="0075619F" w:rsidP="0075619F">
      <w:pPr>
        <w:pStyle w:val="Code"/>
      </w:pPr>
      <w:r w:rsidRPr="00EC76D5">
        <w:t xml:space="preserve">         secondChar = "01234567".charAt((asciiValue % 64) / 8),</w:t>
      </w:r>
    </w:p>
    <w:p w14:paraId="1E72032F" w14:textId="77777777" w:rsidR="0075619F" w:rsidRPr="00EC76D5" w:rsidRDefault="0075619F" w:rsidP="0075619F">
      <w:pPr>
        <w:pStyle w:val="Code"/>
      </w:pPr>
      <w:r w:rsidRPr="00EC76D5">
        <w:t xml:space="preserve">         thirdChar = "01234567".charAt(asciiValue % 8);</w:t>
      </w:r>
    </w:p>
    <w:p w14:paraId="16F0E716" w14:textId="77777777" w:rsidR="0075619F" w:rsidRPr="00EC76D5" w:rsidRDefault="0075619F" w:rsidP="0075619F">
      <w:pPr>
        <w:pStyle w:val="Code"/>
      </w:pPr>
      <w:r w:rsidRPr="00EC76D5">
        <w:t xml:space="preserve">    String text = "\\" + String.valueOf(firstChar) +</w:t>
      </w:r>
    </w:p>
    <w:p w14:paraId="32DDF5A2" w14:textId="77777777" w:rsidR="0075619F" w:rsidRPr="00EC76D5" w:rsidRDefault="0075619F" w:rsidP="0075619F">
      <w:pPr>
        <w:pStyle w:val="Code"/>
      </w:pPr>
      <w:r w:rsidRPr="00EC76D5">
        <w:t xml:space="preserve">                         String.valueOf(secondChar) +</w:t>
      </w:r>
    </w:p>
    <w:p w14:paraId="08251C00" w14:textId="77777777" w:rsidR="0075619F" w:rsidRPr="00EC76D5" w:rsidRDefault="0075619F" w:rsidP="0075619F">
      <w:pPr>
        <w:pStyle w:val="Code"/>
      </w:pPr>
      <w:r w:rsidRPr="00EC76D5">
        <w:t xml:space="preserve">                         String.valueOf(thirdChar) ;</w:t>
      </w:r>
    </w:p>
    <w:p w14:paraId="12AFDECE" w14:textId="77777777" w:rsidR="0075619F" w:rsidRPr="00EC76D5" w:rsidRDefault="0075619F" w:rsidP="0075619F">
      <w:pPr>
        <w:pStyle w:val="Code"/>
      </w:pPr>
      <w:r w:rsidRPr="00EC76D5">
        <w:t xml:space="preserve">    buffer.replace(index, index + 1, text);    </w:t>
      </w:r>
    </w:p>
    <w:p w14:paraId="7F157770" w14:textId="3836A3B1" w:rsidR="00721293" w:rsidRPr="00EC76D5" w:rsidRDefault="0075619F" w:rsidP="0075619F">
      <w:pPr>
        <w:pStyle w:val="Code"/>
      </w:pPr>
      <w:r w:rsidRPr="00EC76D5">
        <w:t xml:space="preserve">  }</w:t>
      </w:r>
    </w:p>
    <w:p w14:paraId="08385761" w14:textId="4774F575" w:rsidR="00721293" w:rsidRPr="00EC76D5" w:rsidRDefault="00721293" w:rsidP="00721293">
      <w:r w:rsidRPr="00EC76D5">
        <w:t xml:space="preserve">The </w:t>
      </w:r>
      <w:r w:rsidRPr="00EC76D5">
        <w:rPr>
          <w:rStyle w:val="CodeInText0"/>
        </w:rPr>
        <w:t>octalToChar</w:t>
      </w:r>
      <w:r w:rsidRPr="00EC76D5">
        <w:t xml:space="preserve"> method is called by the scanner to tralform the octal shalch codes into regular characters.</w:t>
      </w:r>
    </w:p>
    <w:p w14:paraId="6FC8197B" w14:textId="77777777" w:rsidR="00721293" w:rsidRPr="00EC76D5" w:rsidRDefault="00721293" w:rsidP="00721293">
      <w:pPr>
        <w:pStyle w:val="Code"/>
      </w:pPr>
      <w:r w:rsidRPr="00EC76D5">
        <w:t xml:space="preserve">  public static String octalToChar(String text) {</w:t>
      </w:r>
    </w:p>
    <w:p w14:paraId="6A8681B6" w14:textId="77777777" w:rsidR="00721293" w:rsidRPr="00EC76D5" w:rsidRDefault="00721293" w:rsidP="00721293">
      <w:pPr>
        <w:pStyle w:val="Code"/>
      </w:pPr>
      <w:r w:rsidRPr="00EC76D5">
        <w:t xml:space="preserve">    StringBuilder buffer = new StringBuilder(text);</w:t>
      </w:r>
    </w:p>
    <w:p w14:paraId="452B1109" w14:textId="77777777" w:rsidR="00721293" w:rsidRPr="00EC76D5" w:rsidRDefault="00721293" w:rsidP="00721293">
      <w:pPr>
        <w:pStyle w:val="Code"/>
      </w:pPr>
    </w:p>
    <w:p w14:paraId="20397205" w14:textId="77777777" w:rsidR="00721293" w:rsidRPr="00EC76D5" w:rsidRDefault="00721293" w:rsidP="00721293">
      <w:pPr>
        <w:pStyle w:val="Code"/>
      </w:pPr>
      <w:r w:rsidRPr="00EC76D5">
        <w:t xml:space="preserve">    for (int index = (text.length() - 1); index &gt;= 0; --index) {</w:t>
      </w:r>
    </w:p>
    <w:p w14:paraId="56D7E4EF" w14:textId="77777777" w:rsidR="00721293" w:rsidRPr="00EC76D5" w:rsidRDefault="00721293" w:rsidP="00721293">
      <w:pPr>
        <w:pStyle w:val="Code"/>
      </w:pPr>
      <w:r w:rsidRPr="00EC76D5">
        <w:t xml:space="preserve">      if (buffer.charAt(index) == '\\') {</w:t>
      </w:r>
    </w:p>
    <w:p w14:paraId="33768ABA" w14:textId="77777777" w:rsidR="00721293" w:rsidRPr="00EC76D5" w:rsidRDefault="00721293" w:rsidP="00721293">
      <w:pPr>
        <w:pStyle w:val="Code"/>
      </w:pPr>
      <w:r w:rsidRPr="00EC76D5">
        <w:t xml:space="preserve">        PreProcessor.slashToChar(index, buffer);</w:t>
      </w:r>
    </w:p>
    <w:p w14:paraId="65B4DC9B" w14:textId="77777777" w:rsidR="00721293" w:rsidRPr="00EC76D5" w:rsidRDefault="00721293" w:rsidP="00721293">
      <w:pPr>
        <w:pStyle w:val="Code"/>
      </w:pPr>
      <w:r w:rsidRPr="00EC76D5">
        <w:t xml:space="preserve">      }</w:t>
      </w:r>
    </w:p>
    <w:p w14:paraId="66801ABF" w14:textId="77777777" w:rsidR="00721293" w:rsidRPr="00EC76D5" w:rsidRDefault="00721293" w:rsidP="00721293">
      <w:pPr>
        <w:pStyle w:val="Code"/>
      </w:pPr>
      <w:r w:rsidRPr="00EC76D5">
        <w:t xml:space="preserve">    }</w:t>
      </w:r>
    </w:p>
    <w:p w14:paraId="5B8EF591" w14:textId="77777777" w:rsidR="00721293" w:rsidRPr="00EC76D5" w:rsidRDefault="00721293" w:rsidP="00721293">
      <w:pPr>
        <w:pStyle w:val="Code"/>
      </w:pPr>
    </w:p>
    <w:p w14:paraId="166F8FE6" w14:textId="77777777" w:rsidR="00721293" w:rsidRPr="00EC76D5" w:rsidRDefault="00721293" w:rsidP="00721293">
      <w:pPr>
        <w:pStyle w:val="Code"/>
      </w:pPr>
      <w:r w:rsidRPr="00EC76D5">
        <w:t xml:space="preserve">    return buffer.toString();</w:t>
      </w:r>
    </w:p>
    <w:p w14:paraId="09EAC7B0" w14:textId="50F02453" w:rsidR="00721293" w:rsidRPr="00EC76D5" w:rsidRDefault="00721293" w:rsidP="00721293">
      <w:pPr>
        <w:pStyle w:val="Code"/>
      </w:pPr>
      <w:r w:rsidRPr="00EC76D5">
        <w:t xml:space="preserve">  }  </w:t>
      </w:r>
    </w:p>
    <w:p w14:paraId="2F83B352" w14:textId="77777777" w:rsidR="00791B48" w:rsidRPr="00EC76D5" w:rsidRDefault="00791B48" w:rsidP="00791B48">
      <w:pPr>
        <w:pStyle w:val="Rubrik3"/>
      </w:pPr>
      <w:bookmarkStart w:id="37" w:name="_Toc481936136"/>
      <w:r w:rsidRPr="00EC76D5">
        <w:lastRenderedPageBreak/>
        <w:t xml:space="preserve">The </w:t>
      </w:r>
      <w:r w:rsidR="002F2810" w:rsidRPr="00EC76D5">
        <w:t>Line</w:t>
      </w:r>
      <w:r w:rsidRPr="00EC76D5">
        <w:t xml:space="preserve"> List</w:t>
      </w:r>
      <w:bookmarkEnd w:id="37"/>
    </w:p>
    <w:p w14:paraId="6A832E26" w14:textId="35C298A9" w:rsidR="00EC3869" w:rsidRPr="00EC76D5" w:rsidRDefault="00EC3869" w:rsidP="00EC3869">
      <w:r w:rsidRPr="00EC76D5">
        <w:t>When the buffer has been modified in accordance with the methods above</w:t>
      </w:r>
      <w:r w:rsidR="001302B3" w:rsidRPr="00EC76D5">
        <w:t>, it is time to transform it into a list of lines</w:t>
      </w:r>
      <w:r w:rsidR="00153297" w:rsidRPr="00EC76D5">
        <w:t xml:space="preserve"> </w:t>
      </w:r>
      <w:r w:rsidR="00A63535" w:rsidRPr="00EC76D5">
        <w:t>to</w:t>
      </w:r>
      <w:r w:rsidR="00153297" w:rsidRPr="00EC76D5">
        <w:t xml:space="preserve"> process the </w:t>
      </w:r>
      <w:r w:rsidR="005570BE" w:rsidRPr="00EC76D5">
        <w:t>preprocessors</w:t>
      </w:r>
      <w:r w:rsidR="00153297" w:rsidRPr="00EC76D5">
        <w:t xml:space="preserve"> directives.</w:t>
      </w:r>
      <w:r w:rsidR="00D74D67" w:rsidRPr="00EC76D5">
        <w:t xml:space="preserve"> The transformation is </w:t>
      </w:r>
      <w:r w:rsidR="001770BF" w:rsidRPr="00EC76D5">
        <w:t>simple,</w:t>
      </w:r>
      <w:r w:rsidR="00D74D67" w:rsidRPr="00EC76D5">
        <w:t xml:space="preserve"> we just </w:t>
      </w:r>
      <w:r w:rsidR="00624AF3" w:rsidRPr="00EC76D5">
        <w:t>use</w:t>
      </w:r>
      <w:r w:rsidR="00D74D67" w:rsidRPr="00EC76D5">
        <w:t xml:space="preserve"> the </w:t>
      </w:r>
      <w:r w:rsidR="00D74D67" w:rsidRPr="00EC76D5">
        <w:rPr>
          <w:rStyle w:val="CodeInText"/>
        </w:rPr>
        <w:t>split</w:t>
      </w:r>
      <w:r w:rsidR="00D74D67" w:rsidRPr="00EC76D5">
        <w:t xml:space="preserve"> method.</w:t>
      </w:r>
      <w:r w:rsidR="00101553" w:rsidRPr="00EC76D5">
        <w:t xml:space="preserve"> We add an extra blank line in the last line </w:t>
      </w:r>
      <w:r w:rsidR="00E97169" w:rsidRPr="00EC76D5">
        <w:t xml:space="preserve">is a macro </w:t>
      </w:r>
      <w:r w:rsidR="00C37108">
        <w:t>definition</w:t>
      </w:r>
      <w:r w:rsidR="00E97169" w:rsidRPr="00EC76D5">
        <w:t xml:space="preserve"> that </w:t>
      </w:r>
      <w:r w:rsidR="00101553" w:rsidRPr="00EC76D5">
        <w:t xml:space="preserve">ends with </w:t>
      </w:r>
      <w:r w:rsidR="00E97169" w:rsidRPr="00EC76D5">
        <w:t>two slashes (“\\”</w:t>
      </w:r>
      <w:r w:rsidR="00D8708C" w:rsidRPr="00EC76D5">
        <w:t>).</w:t>
      </w:r>
    </w:p>
    <w:p w14:paraId="263C837B" w14:textId="77777777" w:rsidR="00B86FEB" w:rsidRPr="00EC76D5" w:rsidRDefault="00B86FEB" w:rsidP="00057378">
      <w:pPr>
        <w:pStyle w:val="Code"/>
      </w:pPr>
      <w:r w:rsidRPr="00EC76D5">
        <w:t xml:space="preserve">  private static List&lt;String&gt; generateLineList(StringBuilder buffer) {</w:t>
      </w:r>
    </w:p>
    <w:p w14:paraId="7A8CD315" w14:textId="77777777" w:rsidR="00B86FEB" w:rsidRPr="00EC76D5" w:rsidRDefault="00B86FEB" w:rsidP="00057378">
      <w:pPr>
        <w:pStyle w:val="Code"/>
      </w:pPr>
      <w:r w:rsidRPr="00EC76D5">
        <w:t xml:space="preserve">    String lineArray[] = buffer.toString().split("\n");</w:t>
      </w:r>
    </w:p>
    <w:p w14:paraId="078ABED3" w14:textId="77777777" w:rsidR="00B86FEB" w:rsidRPr="00EC76D5" w:rsidRDefault="00B86FEB" w:rsidP="00057378">
      <w:pPr>
        <w:pStyle w:val="Code"/>
      </w:pPr>
      <w:r w:rsidRPr="00EC76D5">
        <w:t xml:space="preserve">    List&lt;String&gt; lineList = new LinkedList&lt;&gt;();</w:t>
      </w:r>
    </w:p>
    <w:p w14:paraId="70C7513B" w14:textId="77777777" w:rsidR="00B86FEB" w:rsidRPr="00EC76D5" w:rsidRDefault="00B86FEB" w:rsidP="00057378">
      <w:pPr>
        <w:pStyle w:val="Code"/>
      </w:pPr>
    </w:p>
    <w:p w14:paraId="2984478F" w14:textId="77777777" w:rsidR="00B86FEB" w:rsidRPr="00EC76D5" w:rsidRDefault="00B86FEB" w:rsidP="00057378">
      <w:pPr>
        <w:pStyle w:val="Code"/>
      </w:pPr>
      <w:r w:rsidRPr="00EC76D5">
        <w:t xml:space="preserve">    for (String line : lineArray) {</w:t>
      </w:r>
    </w:p>
    <w:p w14:paraId="52BA0DFE" w14:textId="77777777" w:rsidR="00B86FEB" w:rsidRPr="00EC76D5" w:rsidRDefault="00B86FEB" w:rsidP="00057378">
      <w:pPr>
        <w:pStyle w:val="Code"/>
      </w:pPr>
      <w:r w:rsidRPr="00EC76D5">
        <w:t xml:space="preserve">      lineList.add(line.trim());</w:t>
      </w:r>
    </w:p>
    <w:p w14:paraId="46B7A955" w14:textId="77777777" w:rsidR="00B86FEB" w:rsidRPr="00EC76D5" w:rsidRDefault="00B86FEB" w:rsidP="00057378">
      <w:pPr>
        <w:pStyle w:val="Code"/>
      </w:pPr>
      <w:r w:rsidRPr="00EC76D5">
        <w:t xml:space="preserve">    }</w:t>
      </w:r>
    </w:p>
    <w:p w14:paraId="1B48C794" w14:textId="77777777" w:rsidR="00057378" w:rsidRPr="00EC76D5" w:rsidRDefault="00057378" w:rsidP="00057378">
      <w:pPr>
        <w:pStyle w:val="Code"/>
      </w:pPr>
    </w:p>
    <w:p w14:paraId="73E75C91" w14:textId="3C8A28B7" w:rsidR="00B86FEB" w:rsidRPr="00EC76D5" w:rsidRDefault="00B86FEB" w:rsidP="00057378">
      <w:pPr>
        <w:pStyle w:val="Code"/>
      </w:pPr>
      <w:r w:rsidRPr="00EC76D5">
        <w:t xml:space="preserve">    lineList.add("");</w:t>
      </w:r>
    </w:p>
    <w:p w14:paraId="0DD71400" w14:textId="77777777" w:rsidR="00B86FEB" w:rsidRPr="00EC76D5" w:rsidRDefault="00B86FEB" w:rsidP="00057378">
      <w:pPr>
        <w:pStyle w:val="Code"/>
      </w:pPr>
      <w:r w:rsidRPr="00EC76D5">
        <w:t xml:space="preserve">    return lineList;</w:t>
      </w:r>
    </w:p>
    <w:p w14:paraId="4900BE1D" w14:textId="77777777" w:rsidR="00057378" w:rsidRPr="00EC76D5" w:rsidRDefault="00B86FEB" w:rsidP="00057378">
      <w:pPr>
        <w:pStyle w:val="Code"/>
      </w:pPr>
      <w:r w:rsidRPr="00EC76D5">
        <w:t xml:space="preserve">  }</w:t>
      </w:r>
    </w:p>
    <w:p w14:paraId="32F8A292" w14:textId="1D9DC7A5" w:rsidR="00E54D5F" w:rsidRPr="00EC76D5" w:rsidRDefault="00E54D5F" w:rsidP="00B86FEB">
      <w:r w:rsidRPr="00EC76D5">
        <w:t xml:space="preserve">However, we also need to merge lines </w:t>
      </w:r>
      <w:r w:rsidR="00423EBE" w:rsidRPr="00EC76D5">
        <w:t>that ends with two backslashes together:</w:t>
      </w:r>
      <w:r w:rsidRPr="00EC76D5">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AC4412" w:rsidRPr="00EC76D5" w14:paraId="1925814E" w14:textId="77777777" w:rsidTr="00E54D5F">
        <w:tc>
          <w:tcPr>
            <w:tcW w:w="3116" w:type="dxa"/>
          </w:tcPr>
          <w:p w14:paraId="0781897E" w14:textId="609CE26E" w:rsidR="00AC4412" w:rsidRPr="00EC76D5" w:rsidRDefault="00AC4412" w:rsidP="00F17D53">
            <w:pPr>
              <w:pStyle w:val="Code"/>
            </w:pPr>
            <w:r w:rsidRPr="00EC76D5">
              <w:t>#define min(x,y)</w:t>
            </w:r>
            <w:r w:rsidR="00080EF4" w:rsidRPr="00EC76D5">
              <w:t xml:space="preserve"> </w:t>
            </w:r>
            <w:r w:rsidRPr="00EC76D5">
              <w:t>\\</w:t>
            </w:r>
          </w:p>
          <w:p w14:paraId="0F846112" w14:textId="7DA77557" w:rsidR="00AC4412" w:rsidRPr="00EC76D5" w:rsidRDefault="00AC4412" w:rsidP="00F17D53">
            <w:pPr>
              <w:pStyle w:val="Code"/>
            </w:pPr>
            <w:r w:rsidRPr="00EC76D5">
              <w:t xml:space="preserve">  (((x) &lt; (y)) ?</w:t>
            </w:r>
            <w:r w:rsidR="00080EF4" w:rsidRPr="00EC76D5">
              <w:t xml:space="preserve"> </w:t>
            </w:r>
            <w:r w:rsidRPr="00EC76D5">
              <w:t>\\</w:t>
            </w:r>
          </w:p>
          <w:p w14:paraId="648CAF27" w14:textId="77777777" w:rsidR="00AC4412" w:rsidRPr="00EC76D5" w:rsidRDefault="00AC4412" w:rsidP="00F17D53">
            <w:pPr>
              <w:pStyle w:val="Code"/>
            </w:pPr>
            <w:r w:rsidRPr="00EC76D5">
              <w:t xml:space="preserve">   (x) : (y))</w:t>
            </w:r>
          </w:p>
        </w:tc>
        <w:tc>
          <w:tcPr>
            <w:tcW w:w="5526" w:type="dxa"/>
          </w:tcPr>
          <w:p w14:paraId="04284D2E" w14:textId="77777777" w:rsidR="00AC4412" w:rsidRPr="00EC76D5" w:rsidRDefault="00AC4412" w:rsidP="00DA3D11">
            <w:pPr>
              <w:pStyle w:val="Code"/>
            </w:pPr>
            <w:r w:rsidRPr="00EC76D5">
              <w:t>#define min(x,y) (((x) &lt; (y)) ? (x) : (y))</w:t>
            </w:r>
          </w:p>
        </w:tc>
      </w:tr>
      <w:tr w:rsidR="00C32357" w:rsidRPr="00EC76D5" w14:paraId="405869F8" w14:textId="77777777" w:rsidTr="00E54D5F">
        <w:tc>
          <w:tcPr>
            <w:tcW w:w="3116" w:type="dxa"/>
          </w:tcPr>
          <w:p w14:paraId="2B6A1CFA" w14:textId="229141BB" w:rsidR="00C32357" w:rsidRPr="00EC76D5" w:rsidRDefault="001453C3" w:rsidP="001453C3">
            <w:r w:rsidRPr="00EC76D5">
              <w:t xml:space="preserve">(a) </w:t>
            </w:r>
            <w:r w:rsidR="00C32357" w:rsidRPr="00EC76D5">
              <w:t>Before</w:t>
            </w:r>
          </w:p>
        </w:tc>
        <w:tc>
          <w:tcPr>
            <w:tcW w:w="5526" w:type="dxa"/>
          </w:tcPr>
          <w:p w14:paraId="20E65BB1" w14:textId="0C87AC86" w:rsidR="00C32357" w:rsidRPr="00EC76D5" w:rsidRDefault="00C32357" w:rsidP="001453C3">
            <w:r w:rsidRPr="00EC76D5">
              <w:t>(b) After</w:t>
            </w:r>
          </w:p>
        </w:tc>
      </w:tr>
    </w:tbl>
    <w:p w14:paraId="4EDE4B87" w14:textId="0D6FDCD4" w:rsidR="000F09D0" w:rsidRPr="00EC76D5" w:rsidRDefault="00D8708C" w:rsidP="00B55A40">
      <w:r w:rsidRPr="00EC76D5">
        <w:t>If</w:t>
      </w:r>
      <w:r w:rsidR="00A74581" w:rsidRPr="00EC76D5">
        <w:t xml:space="preserve"> </w:t>
      </w:r>
      <w:r w:rsidR="003A2CD5" w:rsidRPr="00EC76D5">
        <w:t xml:space="preserve">we </w:t>
      </w:r>
      <w:r w:rsidR="002D5A00" w:rsidRPr="00EC76D5">
        <w:t>encounter line</w:t>
      </w:r>
      <w:r w:rsidR="00186670" w:rsidRPr="00EC76D5">
        <w:t>s</w:t>
      </w:r>
      <w:r w:rsidR="007F5911" w:rsidRPr="00EC76D5">
        <w:t xml:space="preserve"> end</w:t>
      </w:r>
      <w:r w:rsidR="00186670" w:rsidRPr="00EC76D5">
        <w:t>ing</w:t>
      </w:r>
      <w:r w:rsidR="004A6484" w:rsidRPr="00EC76D5">
        <w:t xml:space="preserve"> with two backslashes</w:t>
      </w:r>
      <w:r w:rsidR="00131A13" w:rsidRPr="00EC76D5">
        <w:t>,</w:t>
      </w:r>
      <w:r w:rsidR="004A6484" w:rsidRPr="00EC76D5">
        <w:t xml:space="preserve"> </w:t>
      </w:r>
      <w:r w:rsidR="00817AFC" w:rsidRPr="00EC76D5">
        <w:t xml:space="preserve">we continue </w:t>
      </w:r>
      <w:r w:rsidR="00BF2BB0" w:rsidRPr="00EC76D5">
        <w:t>to append the line</w:t>
      </w:r>
      <w:r w:rsidR="00186670" w:rsidRPr="00EC76D5">
        <w:t>s</w:t>
      </w:r>
      <w:r w:rsidR="00BF2BB0" w:rsidRPr="00EC76D5">
        <w:t xml:space="preserve"> to </w:t>
      </w:r>
      <w:r w:rsidR="00BF2BB0" w:rsidRPr="00EC76D5">
        <w:rPr>
          <w:rStyle w:val="CodeInText"/>
        </w:rPr>
        <w:t>lineBuffer</w:t>
      </w:r>
      <w:r w:rsidR="00EC5ADA" w:rsidRPr="00EC76D5">
        <w:t xml:space="preserve">. </w:t>
      </w:r>
      <w:r w:rsidR="006C083B" w:rsidRPr="00EC76D5">
        <w:t>Since a</w:t>
      </w:r>
      <w:r w:rsidR="000F09D0" w:rsidRPr="00EC76D5">
        <w:t>n</w:t>
      </w:r>
      <w:r w:rsidR="006C083B" w:rsidRPr="00EC76D5">
        <w:t xml:space="preserve"> empty line was added </w:t>
      </w:r>
      <w:r w:rsidR="008A2C6D" w:rsidRPr="00EC76D5">
        <w:t xml:space="preserve">at the end of </w:t>
      </w:r>
      <w:r w:rsidR="006C083B" w:rsidRPr="00EC76D5">
        <w:t xml:space="preserve">the line list in </w:t>
      </w:r>
      <w:r w:rsidR="000F09D0" w:rsidRPr="00EC76D5">
        <w:rPr>
          <w:rStyle w:val="CodeInText"/>
        </w:rPr>
        <w:t>generateLineList</w:t>
      </w:r>
      <w:r w:rsidR="000F09D0" w:rsidRPr="00EC76D5">
        <w:t xml:space="preserve"> above, there is no risk that </w:t>
      </w:r>
      <w:r w:rsidR="008A2C6D" w:rsidRPr="00EC76D5">
        <w:t>that the</w:t>
      </w:r>
      <w:r w:rsidR="00D75D8D" w:rsidRPr="00EC76D5">
        <w:t xml:space="preserve"> last line ends with a backslash</w:t>
      </w:r>
      <w:r w:rsidR="008A2C6D" w:rsidRPr="00EC76D5">
        <w:t>.</w:t>
      </w:r>
    </w:p>
    <w:p w14:paraId="7033E28F" w14:textId="77777777" w:rsidR="009574BF" w:rsidRPr="00EC76D5" w:rsidRDefault="009574BF" w:rsidP="00E332BE">
      <w:pPr>
        <w:pStyle w:val="Code"/>
      </w:pPr>
      <w:r w:rsidRPr="00EC76D5">
        <w:t xml:space="preserve">  private static List&lt;String&gt; modifyLineList(List&lt;String&gt; lineList) {</w:t>
      </w:r>
    </w:p>
    <w:p w14:paraId="11878528" w14:textId="77777777" w:rsidR="009574BF" w:rsidRPr="00EC76D5" w:rsidRDefault="009574BF" w:rsidP="00E332BE">
      <w:pPr>
        <w:pStyle w:val="Code"/>
      </w:pPr>
      <w:r w:rsidRPr="00EC76D5">
        <w:t xml:space="preserve">    List&lt;String&gt; resultList = new LinkedList&lt;&gt;();</w:t>
      </w:r>
    </w:p>
    <w:p w14:paraId="170C1717" w14:textId="77777777" w:rsidR="009574BF" w:rsidRPr="00EC76D5" w:rsidRDefault="009574BF" w:rsidP="00E332BE">
      <w:pPr>
        <w:pStyle w:val="Code"/>
      </w:pPr>
      <w:r w:rsidRPr="00EC76D5">
        <w:t xml:space="preserve">    </w:t>
      </w:r>
    </w:p>
    <w:p w14:paraId="45DE92BD" w14:textId="77777777" w:rsidR="009574BF" w:rsidRPr="00EC76D5" w:rsidRDefault="009574BF" w:rsidP="00E332BE">
      <w:pPr>
        <w:pStyle w:val="Code"/>
      </w:pPr>
      <w:r w:rsidRPr="00EC76D5">
        <w:t xml:space="preserve">    for (int index = 0; index &lt; lineList.size(); ++index) {</w:t>
      </w:r>
    </w:p>
    <w:p w14:paraId="06B03E25" w14:textId="77777777" w:rsidR="009574BF" w:rsidRPr="00EC76D5" w:rsidRDefault="009574BF" w:rsidP="00E332BE">
      <w:pPr>
        <w:pStyle w:val="Code"/>
      </w:pPr>
      <w:r w:rsidRPr="00EC76D5">
        <w:t xml:space="preserve">      String line = lineList.get(index);</w:t>
      </w:r>
    </w:p>
    <w:p w14:paraId="324CD0FB" w14:textId="77777777" w:rsidR="009574BF" w:rsidRPr="00EC76D5" w:rsidRDefault="009574BF" w:rsidP="00E332BE">
      <w:pPr>
        <w:pStyle w:val="Code"/>
      </w:pPr>
      <w:r w:rsidRPr="00EC76D5">
        <w:t xml:space="preserve">      StringBuilder lineBuffer = new StringBuilder();</w:t>
      </w:r>
    </w:p>
    <w:p w14:paraId="47FA0839" w14:textId="77777777" w:rsidR="009574BF" w:rsidRPr="00EC76D5" w:rsidRDefault="009574BF" w:rsidP="00E332BE">
      <w:pPr>
        <w:pStyle w:val="Code"/>
      </w:pPr>
    </w:p>
    <w:p w14:paraId="5E1A40C8" w14:textId="77777777" w:rsidR="009574BF" w:rsidRPr="00EC76D5" w:rsidRDefault="009574BF" w:rsidP="00E332BE">
      <w:pPr>
        <w:pStyle w:val="Code"/>
      </w:pPr>
      <w:r w:rsidRPr="00EC76D5">
        <w:t xml:space="preserve">      while (line.endsWith("\\\\")) {</w:t>
      </w:r>
    </w:p>
    <w:p w14:paraId="30341CD6" w14:textId="77777777" w:rsidR="009574BF" w:rsidRPr="00EC76D5" w:rsidRDefault="009574BF" w:rsidP="00E332BE">
      <w:pPr>
        <w:pStyle w:val="Code"/>
      </w:pPr>
      <w:r w:rsidRPr="00EC76D5">
        <w:t xml:space="preserve">        lineBuffer.append(line.substring(0, line.length() - 2) + " ");</w:t>
      </w:r>
    </w:p>
    <w:p w14:paraId="5A4311F6" w14:textId="77777777" w:rsidR="009574BF" w:rsidRPr="00EC76D5" w:rsidRDefault="009574BF" w:rsidP="00E332BE">
      <w:pPr>
        <w:pStyle w:val="Code"/>
      </w:pPr>
      <w:r w:rsidRPr="00EC76D5">
        <w:t xml:space="preserve">        line = lineList.get(++index);</w:t>
      </w:r>
    </w:p>
    <w:p w14:paraId="5A14EA80" w14:textId="77777777" w:rsidR="009574BF" w:rsidRPr="00EC76D5" w:rsidRDefault="009574BF" w:rsidP="00E332BE">
      <w:pPr>
        <w:pStyle w:val="Code"/>
      </w:pPr>
      <w:r w:rsidRPr="00EC76D5">
        <w:t xml:space="preserve">      }</w:t>
      </w:r>
    </w:p>
    <w:p w14:paraId="6F750C0F" w14:textId="77777777" w:rsidR="009574BF" w:rsidRPr="00EC76D5" w:rsidRDefault="009574BF" w:rsidP="00E332BE">
      <w:pPr>
        <w:pStyle w:val="Code"/>
      </w:pPr>
      <w:r w:rsidRPr="00EC76D5">
        <w:t xml:space="preserve">      </w:t>
      </w:r>
    </w:p>
    <w:p w14:paraId="785C9A4D" w14:textId="77777777" w:rsidR="009574BF" w:rsidRPr="00EC76D5" w:rsidRDefault="009574BF" w:rsidP="00E332BE">
      <w:pPr>
        <w:pStyle w:val="Code"/>
      </w:pPr>
      <w:r w:rsidRPr="00EC76D5">
        <w:t xml:space="preserve">      resultList.add(lineBuffer.toString() + line + "\0");</w:t>
      </w:r>
    </w:p>
    <w:p w14:paraId="139869BF" w14:textId="77777777" w:rsidR="009574BF" w:rsidRPr="00EC76D5" w:rsidRDefault="009574BF" w:rsidP="00E332BE">
      <w:pPr>
        <w:pStyle w:val="Code"/>
      </w:pPr>
      <w:r w:rsidRPr="00EC76D5">
        <w:t xml:space="preserve">    }</w:t>
      </w:r>
    </w:p>
    <w:p w14:paraId="591D7BE8" w14:textId="77777777" w:rsidR="009574BF" w:rsidRPr="00EC76D5" w:rsidRDefault="009574BF" w:rsidP="00E332BE">
      <w:pPr>
        <w:pStyle w:val="Code"/>
      </w:pPr>
      <w:r w:rsidRPr="00EC76D5">
        <w:t xml:space="preserve">    </w:t>
      </w:r>
    </w:p>
    <w:p w14:paraId="5B2763F9" w14:textId="77777777" w:rsidR="009574BF" w:rsidRPr="00EC76D5" w:rsidRDefault="009574BF" w:rsidP="00E332BE">
      <w:pPr>
        <w:pStyle w:val="Code"/>
      </w:pPr>
      <w:r w:rsidRPr="00EC76D5">
        <w:t xml:space="preserve">    return resultList;</w:t>
      </w:r>
    </w:p>
    <w:p w14:paraId="00E6643F" w14:textId="77777777" w:rsidR="00E332BE" w:rsidRPr="00EC76D5" w:rsidRDefault="009574BF" w:rsidP="00E332BE">
      <w:pPr>
        <w:pStyle w:val="Code"/>
      </w:pPr>
      <w:r w:rsidRPr="00EC76D5">
        <w:t xml:space="preserve">  }</w:t>
      </w:r>
    </w:p>
    <w:p w14:paraId="27C50DC3" w14:textId="4BB43662" w:rsidR="00CF4288" w:rsidRPr="00EC76D5" w:rsidRDefault="00683B16" w:rsidP="00E332BE">
      <w:r w:rsidRPr="00EC76D5">
        <w:t xml:space="preserve">When traversing the lines, we check whether the line starts with a sharp (‘#’). If it does, we </w:t>
      </w:r>
      <w:r w:rsidR="00C56BE7" w:rsidRPr="00EC76D5">
        <w:t>consider</w:t>
      </w:r>
      <w:r w:rsidR="00A27374" w:rsidRPr="00EC76D5">
        <w:t xml:space="preserve"> the word following the sharp</w:t>
      </w:r>
      <w:r w:rsidR="00C56BE7" w:rsidRPr="00EC76D5">
        <w:t xml:space="preserve"> sign (#)</w:t>
      </w:r>
      <w:r w:rsidR="00A27374" w:rsidRPr="00EC76D5">
        <w:t>. If it is a</w:t>
      </w:r>
      <w:r w:rsidR="00A40DA9" w:rsidRPr="00EC76D5">
        <w:t xml:space="preserve"> preprocessor directive, we call the corresponding </w:t>
      </w:r>
      <w:r w:rsidR="00D37C12" w:rsidRPr="00EC76D5">
        <w:t>method</w:t>
      </w:r>
      <w:r w:rsidR="003F3678" w:rsidRPr="00EC76D5">
        <w:t xml:space="preserve">. </w:t>
      </w:r>
      <w:r w:rsidR="00CF4288" w:rsidRPr="00EC76D5">
        <w:t xml:space="preserve">If the line does not start with a sharp and we are in a visible part of </w:t>
      </w:r>
      <w:r w:rsidR="002A0975" w:rsidRPr="00EC76D5">
        <w:t>source code</w:t>
      </w:r>
      <w:r w:rsidR="005B0937" w:rsidRPr="00EC76D5">
        <w:t>, we call</w:t>
      </w:r>
      <w:r w:rsidR="002A0975" w:rsidRPr="00EC76D5">
        <w:t xml:space="preserve"> </w:t>
      </w:r>
      <w:r w:rsidR="002A0975" w:rsidRPr="00EC76D5">
        <w:rPr>
          <w:rStyle w:val="CodeInText"/>
        </w:rPr>
        <w:t>searchForMacros</w:t>
      </w:r>
      <w:r w:rsidR="002A0975" w:rsidRPr="00EC76D5">
        <w:t xml:space="preserve">, which </w:t>
      </w:r>
      <w:r w:rsidR="008432EC" w:rsidRPr="00EC76D5">
        <w:t xml:space="preserve">expands </w:t>
      </w:r>
      <w:r w:rsidR="002A0975" w:rsidRPr="00EC76D5">
        <w:t>macro</w:t>
      </w:r>
      <w:r w:rsidR="008432EC" w:rsidRPr="00EC76D5">
        <w:t>s</w:t>
      </w:r>
      <w:r w:rsidR="002A0975" w:rsidRPr="00EC76D5">
        <w:t>.</w:t>
      </w:r>
      <w:r w:rsidR="002208BC" w:rsidRPr="00EC76D5">
        <w:t xml:space="preserve"> If we are not in</w:t>
      </w:r>
      <w:r w:rsidR="00933857" w:rsidRPr="00EC76D5">
        <w:t xml:space="preserve"> </w:t>
      </w:r>
      <w:r w:rsidR="002208BC" w:rsidRPr="00EC76D5">
        <w:t xml:space="preserve">a visible part of the source code, the line is replaced by </w:t>
      </w:r>
      <w:r w:rsidR="00312B1E" w:rsidRPr="00EC76D5">
        <w:t>an empty line.</w:t>
      </w:r>
    </w:p>
    <w:p w14:paraId="4DADB460" w14:textId="77777777" w:rsidR="004306F6" w:rsidRPr="00EC76D5" w:rsidRDefault="004306F6" w:rsidP="004306F6">
      <w:pPr>
        <w:pStyle w:val="Code"/>
      </w:pPr>
      <w:r w:rsidRPr="00EC76D5">
        <w:t xml:space="preserve">  public static void traverseLineList(List&lt;String&gt; lineList)throws Exception{</w:t>
      </w:r>
    </w:p>
    <w:p w14:paraId="1BEDAC1B" w14:textId="77777777" w:rsidR="004306F6" w:rsidRPr="00EC76D5" w:rsidRDefault="004306F6" w:rsidP="004306F6">
      <w:pPr>
        <w:pStyle w:val="Code"/>
      </w:pPr>
      <w:r w:rsidRPr="00EC76D5">
        <w:t xml:space="preserve">    for (int index = 0; index &lt; lineList.size(); ++index) {</w:t>
      </w:r>
    </w:p>
    <w:p w14:paraId="07F04A80" w14:textId="77777777" w:rsidR="004306F6" w:rsidRPr="00EC76D5" w:rsidRDefault="004306F6" w:rsidP="004306F6">
      <w:pPr>
        <w:pStyle w:val="Code"/>
      </w:pPr>
      <w:r w:rsidRPr="00EC76D5">
        <w:t xml:space="preserve">      String line = lineList.get(index);</w:t>
      </w:r>
    </w:p>
    <w:p w14:paraId="2866B6F1" w14:textId="77777777" w:rsidR="004306F6" w:rsidRPr="00EC76D5" w:rsidRDefault="004306F6" w:rsidP="004306F6">
      <w:pPr>
        <w:pStyle w:val="Code"/>
      </w:pPr>
      <w:r w:rsidRPr="00EC76D5">
        <w:t xml:space="preserve">      </w:t>
      </w:r>
    </w:p>
    <w:p w14:paraId="0784F600" w14:textId="77777777" w:rsidR="004306F6" w:rsidRPr="00EC76D5" w:rsidRDefault="004306F6" w:rsidP="004306F6">
      <w:pPr>
        <w:pStyle w:val="Code"/>
      </w:pPr>
      <w:r w:rsidRPr="00EC76D5">
        <w:lastRenderedPageBreak/>
        <w:t xml:space="preserve">      if (line.startsWith("$")) {</w:t>
      </w:r>
    </w:p>
    <w:p w14:paraId="12DE0531" w14:textId="77777777" w:rsidR="004306F6" w:rsidRPr="00EC76D5" w:rsidRDefault="004306F6" w:rsidP="004306F6">
      <w:pPr>
        <w:pStyle w:val="Code"/>
      </w:pPr>
      <w:r w:rsidRPr="00EC76D5">
        <w:t xml:space="preserve">        // Empty.</w:t>
      </w:r>
    </w:p>
    <w:p w14:paraId="6A79DC33" w14:textId="77777777" w:rsidR="004306F6" w:rsidRPr="00EC76D5" w:rsidRDefault="004306F6" w:rsidP="004306F6">
      <w:pPr>
        <w:pStyle w:val="Code"/>
      </w:pPr>
      <w:r w:rsidRPr="00EC76D5">
        <w:t xml:space="preserve">      }</w:t>
      </w:r>
    </w:p>
    <w:p w14:paraId="60018198" w14:textId="77777777" w:rsidR="004306F6" w:rsidRPr="00EC76D5" w:rsidRDefault="004306F6" w:rsidP="004306F6">
      <w:pPr>
        <w:pStyle w:val="Code"/>
      </w:pPr>
      <w:r w:rsidRPr="00EC76D5">
        <w:t xml:space="preserve">      else if (line.startsWith("#")) {</w:t>
      </w:r>
    </w:p>
    <w:p w14:paraId="34D581BB" w14:textId="77777777" w:rsidR="004306F6" w:rsidRPr="00EC76D5" w:rsidRDefault="004306F6" w:rsidP="004306F6">
      <w:pPr>
        <w:pStyle w:val="Code"/>
      </w:pPr>
      <w:r w:rsidRPr="00EC76D5">
        <w:t xml:space="preserve">        line = trimLeft(line.substring(1));</w:t>
      </w:r>
    </w:p>
    <w:p w14:paraId="7DDEB0C8" w14:textId="77777777" w:rsidR="004306F6" w:rsidRPr="00EC76D5" w:rsidRDefault="004306F6" w:rsidP="004306F6">
      <w:pPr>
        <w:pStyle w:val="Code"/>
      </w:pPr>
      <w:r w:rsidRPr="00EC76D5">
        <w:t xml:space="preserve">      </w:t>
      </w:r>
    </w:p>
    <w:p w14:paraId="6330DE4B" w14:textId="77777777" w:rsidR="004306F6" w:rsidRPr="00EC76D5" w:rsidRDefault="004306F6" w:rsidP="004306F6">
      <w:pPr>
        <w:pStyle w:val="Code"/>
      </w:pPr>
      <w:r w:rsidRPr="00EC76D5">
        <w:t xml:space="preserve">        if (line.startsWith("line")) {</w:t>
      </w:r>
    </w:p>
    <w:p w14:paraId="64CCC3FA" w14:textId="77777777" w:rsidR="004306F6" w:rsidRPr="00EC76D5" w:rsidRDefault="004306F6" w:rsidP="004306F6">
      <w:pPr>
        <w:pStyle w:val="Code"/>
      </w:pPr>
      <w:r w:rsidRPr="00EC76D5">
        <w:t xml:space="preserve">          String rest = line.substring("line".length());</w:t>
      </w:r>
    </w:p>
    <w:p w14:paraId="1E873AC5" w14:textId="77777777" w:rsidR="004306F6" w:rsidRPr="00EC76D5" w:rsidRDefault="004306F6" w:rsidP="004306F6">
      <w:pPr>
        <w:pStyle w:val="Code"/>
      </w:pPr>
      <w:r w:rsidRPr="00EC76D5">
        <w:t xml:space="preserve">          lineList.set(index, doLine(trimLeft(rest)));</w:t>
      </w:r>
    </w:p>
    <w:p w14:paraId="44E64F17" w14:textId="77777777" w:rsidR="004306F6" w:rsidRPr="00EC76D5" w:rsidRDefault="004306F6" w:rsidP="004306F6">
      <w:pPr>
        <w:pStyle w:val="Code"/>
      </w:pPr>
      <w:r w:rsidRPr="00EC76D5">
        <w:t xml:space="preserve">        }</w:t>
      </w:r>
    </w:p>
    <w:p w14:paraId="5274EFAF" w14:textId="77777777" w:rsidR="004306F6" w:rsidRPr="00EC76D5" w:rsidRDefault="004306F6" w:rsidP="004306F6">
      <w:pPr>
        <w:pStyle w:val="Code"/>
      </w:pPr>
      <w:r w:rsidRPr="00EC76D5">
        <w:t xml:space="preserve">        else if (isVisible() &amp;&amp; line.startsWith("include")) {</w:t>
      </w:r>
    </w:p>
    <w:p w14:paraId="6B1BED9B" w14:textId="77777777" w:rsidR="004306F6" w:rsidRPr="00EC76D5" w:rsidRDefault="004306F6" w:rsidP="004306F6">
      <w:pPr>
        <w:pStyle w:val="Code"/>
      </w:pPr>
      <w:r w:rsidRPr="00EC76D5">
        <w:t xml:space="preserve">          String rest = line.substring("include".length());</w:t>
      </w:r>
    </w:p>
    <w:p w14:paraId="297735C4" w14:textId="77777777" w:rsidR="004306F6" w:rsidRPr="00EC76D5" w:rsidRDefault="004306F6" w:rsidP="004306F6">
      <w:pPr>
        <w:pStyle w:val="Code"/>
      </w:pPr>
      <w:r w:rsidRPr="00EC76D5">
        <w:t xml:space="preserve">          String result = doInclude(rest.trim());</w:t>
      </w:r>
    </w:p>
    <w:p w14:paraId="5D566DC1" w14:textId="77777777" w:rsidR="004306F6" w:rsidRPr="00EC76D5" w:rsidRDefault="004306F6" w:rsidP="004306F6">
      <w:pPr>
        <w:pStyle w:val="Code"/>
      </w:pPr>
      <w:r w:rsidRPr="00EC76D5">
        <w:t xml:space="preserve">          lineList.set(index, result);</w:t>
      </w:r>
    </w:p>
    <w:p w14:paraId="57BD5EE0" w14:textId="77777777" w:rsidR="004306F6" w:rsidRPr="00EC76D5" w:rsidRDefault="004306F6" w:rsidP="004306F6">
      <w:pPr>
        <w:pStyle w:val="Code"/>
      </w:pPr>
      <w:r w:rsidRPr="00EC76D5">
        <w:t xml:space="preserve">        }</w:t>
      </w:r>
    </w:p>
    <w:p w14:paraId="16EDA872" w14:textId="77777777" w:rsidR="004306F6" w:rsidRPr="00EC76D5" w:rsidRDefault="004306F6" w:rsidP="004306F6">
      <w:pPr>
        <w:pStyle w:val="Code"/>
      </w:pPr>
      <w:r w:rsidRPr="00EC76D5">
        <w:t xml:space="preserve">        else if (isVisible() &amp;&amp; line.startsWith("error")) {</w:t>
      </w:r>
    </w:p>
    <w:p w14:paraId="3663D490" w14:textId="77777777" w:rsidR="004306F6" w:rsidRPr="00EC76D5" w:rsidRDefault="004306F6" w:rsidP="004306F6">
      <w:pPr>
        <w:pStyle w:val="Code"/>
      </w:pPr>
      <w:r w:rsidRPr="00EC76D5">
        <w:t xml:space="preserve">          String message = line.substring("error".length()).trim();</w:t>
      </w:r>
    </w:p>
    <w:p w14:paraId="2EDE662A" w14:textId="77777777" w:rsidR="004306F6" w:rsidRPr="00EC76D5" w:rsidRDefault="004306F6" w:rsidP="004306F6">
      <w:pPr>
        <w:pStyle w:val="Code"/>
      </w:pPr>
      <w:r w:rsidRPr="00EC76D5">
        <w:t xml:space="preserve">          System.err.println(message);</w:t>
      </w:r>
    </w:p>
    <w:p w14:paraId="25022889" w14:textId="77777777" w:rsidR="004306F6" w:rsidRPr="00EC76D5" w:rsidRDefault="004306F6" w:rsidP="004306F6">
      <w:pPr>
        <w:pStyle w:val="Code"/>
      </w:pPr>
      <w:r w:rsidRPr="00EC76D5">
        <w:t xml:space="preserve">          System.exit(-1);</w:t>
      </w:r>
    </w:p>
    <w:p w14:paraId="5ED9C9FD" w14:textId="77777777" w:rsidR="004306F6" w:rsidRPr="00EC76D5" w:rsidRDefault="004306F6" w:rsidP="004306F6">
      <w:pPr>
        <w:pStyle w:val="Code"/>
      </w:pPr>
      <w:r w:rsidRPr="00EC76D5">
        <w:t xml:space="preserve">        }</w:t>
      </w:r>
    </w:p>
    <w:p w14:paraId="6426CDEB" w14:textId="77777777" w:rsidR="004306F6" w:rsidRPr="00EC76D5" w:rsidRDefault="004306F6" w:rsidP="004306F6">
      <w:pPr>
        <w:pStyle w:val="Code"/>
      </w:pPr>
      <w:r w:rsidRPr="00EC76D5">
        <w:t xml:space="preserve">        else if (isVisible() &amp;&amp; line.startsWith("define")) {</w:t>
      </w:r>
    </w:p>
    <w:p w14:paraId="3FB69680" w14:textId="77777777" w:rsidR="004306F6" w:rsidRPr="00EC76D5" w:rsidRDefault="004306F6" w:rsidP="004306F6">
      <w:pPr>
        <w:pStyle w:val="Code"/>
      </w:pPr>
      <w:r w:rsidRPr="00EC76D5">
        <w:t xml:space="preserve">          String rest = line.substring("define".length());</w:t>
      </w:r>
    </w:p>
    <w:p w14:paraId="5AB87614" w14:textId="77777777" w:rsidR="004306F6" w:rsidRPr="00EC76D5" w:rsidRDefault="004306F6" w:rsidP="004306F6">
      <w:pPr>
        <w:pStyle w:val="Code"/>
      </w:pPr>
      <w:r w:rsidRPr="00EC76D5">
        <w:t xml:space="preserve">          doDefine(trimLeft(rest));</w:t>
      </w:r>
    </w:p>
    <w:p w14:paraId="7196C557" w14:textId="77777777" w:rsidR="004306F6" w:rsidRPr="00EC76D5" w:rsidRDefault="004306F6" w:rsidP="004306F6">
      <w:pPr>
        <w:pStyle w:val="Code"/>
      </w:pPr>
      <w:r w:rsidRPr="00EC76D5">
        <w:t xml:space="preserve">          lineList.set(index, "");</w:t>
      </w:r>
    </w:p>
    <w:p w14:paraId="401D7FE9" w14:textId="77777777" w:rsidR="004306F6" w:rsidRPr="00EC76D5" w:rsidRDefault="004306F6" w:rsidP="004306F6">
      <w:pPr>
        <w:pStyle w:val="Code"/>
      </w:pPr>
      <w:r w:rsidRPr="00EC76D5">
        <w:t xml:space="preserve">        }</w:t>
      </w:r>
    </w:p>
    <w:p w14:paraId="46C0D74D" w14:textId="77777777" w:rsidR="004306F6" w:rsidRPr="00EC76D5" w:rsidRDefault="004306F6" w:rsidP="004306F6">
      <w:pPr>
        <w:pStyle w:val="Code"/>
      </w:pPr>
      <w:r w:rsidRPr="00EC76D5">
        <w:t xml:space="preserve">        else if (isVisible() &amp;&amp; line.startsWith("undef")) {</w:t>
      </w:r>
    </w:p>
    <w:p w14:paraId="6F106DA7" w14:textId="77777777" w:rsidR="004306F6" w:rsidRPr="00EC76D5" w:rsidRDefault="004306F6" w:rsidP="004306F6">
      <w:pPr>
        <w:pStyle w:val="Code"/>
      </w:pPr>
      <w:r w:rsidRPr="00EC76D5">
        <w:t xml:space="preserve">          String rest = line.substring("undef".length());</w:t>
      </w:r>
    </w:p>
    <w:p w14:paraId="644B80D9" w14:textId="77777777" w:rsidR="004306F6" w:rsidRPr="00EC76D5" w:rsidRDefault="004306F6" w:rsidP="004306F6">
      <w:pPr>
        <w:pStyle w:val="Code"/>
      </w:pPr>
      <w:r w:rsidRPr="00EC76D5">
        <w:t xml:space="preserve">          doUndef(trimLeft(rest));</w:t>
      </w:r>
    </w:p>
    <w:p w14:paraId="3F9AF54D" w14:textId="77777777" w:rsidR="004306F6" w:rsidRPr="00EC76D5" w:rsidRDefault="004306F6" w:rsidP="004306F6">
      <w:pPr>
        <w:pStyle w:val="Code"/>
      </w:pPr>
      <w:r w:rsidRPr="00EC76D5">
        <w:t xml:space="preserve">          lineList.set(index, "");</w:t>
      </w:r>
    </w:p>
    <w:p w14:paraId="36C1571A" w14:textId="77777777" w:rsidR="004306F6" w:rsidRPr="00EC76D5" w:rsidRDefault="004306F6" w:rsidP="004306F6">
      <w:pPr>
        <w:pStyle w:val="Code"/>
      </w:pPr>
      <w:r w:rsidRPr="00EC76D5">
        <w:t xml:space="preserve">        }</w:t>
      </w:r>
    </w:p>
    <w:p w14:paraId="323748E7" w14:textId="77777777" w:rsidR="004306F6" w:rsidRPr="00EC76D5" w:rsidRDefault="004306F6" w:rsidP="004306F6">
      <w:pPr>
        <w:pStyle w:val="Code"/>
      </w:pPr>
      <w:r w:rsidRPr="00EC76D5">
        <w:t xml:space="preserve">        else if (line.startsWith("ifdef")) {</w:t>
      </w:r>
    </w:p>
    <w:p w14:paraId="0DF49233" w14:textId="77777777" w:rsidR="004306F6" w:rsidRPr="00EC76D5" w:rsidRDefault="004306F6" w:rsidP="004306F6">
      <w:pPr>
        <w:pStyle w:val="Code"/>
      </w:pPr>
      <w:r w:rsidRPr="00EC76D5">
        <w:t xml:space="preserve">          String rest = line.substring("ifdef".length());</w:t>
      </w:r>
    </w:p>
    <w:p w14:paraId="7A995E8E" w14:textId="77777777" w:rsidR="004306F6" w:rsidRPr="00EC76D5" w:rsidRDefault="004306F6" w:rsidP="004306F6">
      <w:pPr>
        <w:pStyle w:val="Code"/>
      </w:pPr>
      <w:r w:rsidRPr="00EC76D5">
        <w:t xml:space="preserve">          doIfDefined(trimLeft(rest));</w:t>
      </w:r>
    </w:p>
    <w:p w14:paraId="68CD57FB" w14:textId="77777777" w:rsidR="004306F6" w:rsidRPr="00EC76D5" w:rsidRDefault="004306F6" w:rsidP="004306F6">
      <w:pPr>
        <w:pStyle w:val="Code"/>
      </w:pPr>
      <w:r w:rsidRPr="00EC76D5">
        <w:t xml:space="preserve">          lineList.set(index, "");</w:t>
      </w:r>
    </w:p>
    <w:p w14:paraId="28B535B1" w14:textId="77777777" w:rsidR="004306F6" w:rsidRPr="00EC76D5" w:rsidRDefault="004306F6" w:rsidP="004306F6">
      <w:pPr>
        <w:pStyle w:val="Code"/>
      </w:pPr>
      <w:r w:rsidRPr="00EC76D5">
        <w:t xml:space="preserve">        }</w:t>
      </w:r>
    </w:p>
    <w:p w14:paraId="4AD9844B" w14:textId="77777777" w:rsidR="004306F6" w:rsidRPr="00EC76D5" w:rsidRDefault="004306F6" w:rsidP="004306F6">
      <w:pPr>
        <w:pStyle w:val="Code"/>
      </w:pPr>
      <w:r w:rsidRPr="00EC76D5">
        <w:t xml:space="preserve">        else if (line.startsWith("ifndef")) {</w:t>
      </w:r>
    </w:p>
    <w:p w14:paraId="15B5058B" w14:textId="77777777" w:rsidR="004306F6" w:rsidRPr="00EC76D5" w:rsidRDefault="004306F6" w:rsidP="004306F6">
      <w:pPr>
        <w:pStyle w:val="Code"/>
      </w:pPr>
      <w:r w:rsidRPr="00EC76D5">
        <w:t xml:space="preserve">          String rest = line.substring("ifndef".length());</w:t>
      </w:r>
    </w:p>
    <w:p w14:paraId="5CA2663C" w14:textId="77777777" w:rsidR="004306F6" w:rsidRPr="00EC76D5" w:rsidRDefault="004306F6" w:rsidP="004306F6">
      <w:pPr>
        <w:pStyle w:val="Code"/>
      </w:pPr>
      <w:r w:rsidRPr="00EC76D5">
        <w:t xml:space="preserve">          doIfNotDefined(trimLeft(rest));</w:t>
      </w:r>
    </w:p>
    <w:p w14:paraId="5D38E33D" w14:textId="77777777" w:rsidR="004306F6" w:rsidRPr="00EC76D5" w:rsidRDefault="004306F6" w:rsidP="004306F6">
      <w:pPr>
        <w:pStyle w:val="Code"/>
      </w:pPr>
      <w:r w:rsidRPr="00EC76D5">
        <w:t xml:space="preserve">          lineList.set(index, "");</w:t>
      </w:r>
    </w:p>
    <w:p w14:paraId="6A727406" w14:textId="77777777" w:rsidR="004306F6" w:rsidRPr="00EC76D5" w:rsidRDefault="004306F6" w:rsidP="004306F6">
      <w:pPr>
        <w:pStyle w:val="Code"/>
      </w:pPr>
      <w:r w:rsidRPr="00EC76D5">
        <w:t xml:space="preserve">        }</w:t>
      </w:r>
    </w:p>
    <w:p w14:paraId="43D9F45A" w14:textId="77777777" w:rsidR="004306F6" w:rsidRPr="00EC76D5" w:rsidRDefault="004306F6" w:rsidP="004306F6">
      <w:pPr>
        <w:pStyle w:val="Code"/>
      </w:pPr>
      <w:r w:rsidRPr="00EC76D5">
        <w:t xml:space="preserve">        else if (line.startsWith("if")) {</w:t>
      </w:r>
    </w:p>
    <w:p w14:paraId="1B80094C" w14:textId="77777777" w:rsidR="004306F6" w:rsidRPr="00EC76D5" w:rsidRDefault="004306F6" w:rsidP="004306F6">
      <w:pPr>
        <w:pStyle w:val="Code"/>
      </w:pPr>
      <w:r w:rsidRPr="00EC76D5">
        <w:t xml:space="preserve">          String rest = line.substring("if".length());</w:t>
      </w:r>
    </w:p>
    <w:p w14:paraId="19F171F8" w14:textId="77777777" w:rsidR="004306F6" w:rsidRPr="00EC76D5" w:rsidRDefault="004306F6" w:rsidP="004306F6">
      <w:pPr>
        <w:pStyle w:val="Code"/>
      </w:pPr>
      <w:r w:rsidRPr="00EC76D5">
        <w:t xml:space="preserve">          doIf(trimLeft(rest));</w:t>
      </w:r>
    </w:p>
    <w:p w14:paraId="5EADE3E6" w14:textId="77777777" w:rsidR="004306F6" w:rsidRPr="00EC76D5" w:rsidRDefault="004306F6" w:rsidP="004306F6">
      <w:pPr>
        <w:pStyle w:val="Code"/>
      </w:pPr>
      <w:r w:rsidRPr="00EC76D5">
        <w:t xml:space="preserve">          lineList.set(index, "");</w:t>
      </w:r>
    </w:p>
    <w:p w14:paraId="500CE038" w14:textId="77777777" w:rsidR="004306F6" w:rsidRPr="00EC76D5" w:rsidRDefault="004306F6" w:rsidP="004306F6">
      <w:pPr>
        <w:pStyle w:val="Code"/>
      </w:pPr>
      <w:r w:rsidRPr="00EC76D5">
        <w:t xml:space="preserve">        }</w:t>
      </w:r>
    </w:p>
    <w:p w14:paraId="1902B33E" w14:textId="77777777" w:rsidR="004306F6" w:rsidRPr="00EC76D5" w:rsidRDefault="004306F6" w:rsidP="004306F6">
      <w:pPr>
        <w:pStyle w:val="Code"/>
      </w:pPr>
      <w:r w:rsidRPr="00EC76D5">
        <w:t xml:space="preserve">        else if (line.startsWith("elif")) {</w:t>
      </w:r>
    </w:p>
    <w:p w14:paraId="17A2FE69" w14:textId="77777777" w:rsidR="004306F6" w:rsidRPr="00EC76D5" w:rsidRDefault="004306F6" w:rsidP="004306F6">
      <w:pPr>
        <w:pStyle w:val="Code"/>
      </w:pPr>
      <w:r w:rsidRPr="00EC76D5">
        <w:t xml:space="preserve">          String rest = line.substring("elif".length());</w:t>
      </w:r>
    </w:p>
    <w:p w14:paraId="6306AE0D" w14:textId="77777777" w:rsidR="004306F6" w:rsidRPr="00EC76D5" w:rsidRDefault="004306F6" w:rsidP="004306F6">
      <w:pPr>
        <w:pStyle w:val="Code"/>
      </w:pPr>
      <w:r w:rsidRPr="00EC76D5">
        <w:t xml:space="preserve">          doElseIf(trimLeft(rest));</w:t>
      </w:r>
    </w:p>
    <w:p w14:paraId="12501380" w14:textId="77777777" w:rsidR="004306F6" w:rsidRPr="00EC76D5" w:rsidRDefault="004306F6" w:rsidP="004306F6">
      <w:pPr>
        <w:pStyle w:val="Code"/>
      </w:pPr>
      <w:r w:rsidRPr="00EC76D5">
        <w:t xml:space="preserve">          lineList.set(index, "");</w:t>
      </w:r>
    </w:p>
    <w:p w14:paraId="2508C2C2" w14:textId="77777777" w:rsidR="004306F6" w:rsidRPr="00EC76D5" w:rsidRDefault="004306F6" w:rsidP="004306F6">
      <w:pPr>
        <w:pStyle w:val="Code"/>
      </w:pPr>
      <w:r w:rsidRPr="00EC76D5">
        <w:t xml:space="preserve">        }</w:t>
      </w:r>
    </w:p>
    <w:p w14:paraId="5C245B3A" w14:textId="77777777" w:rsidR="004306F6" w:rsidRPr="00EC76D5" w:rsidRDefault="004306F6" w:rsidP="004306F6">
      <w:pPr>
        <w:pStyle w:val="Code"/>
      </w:pPr>
      <w:r w:rsidRPr="00EC76D5">
        <w:t xml:space="preserve">        else if (line.startsWith("else")) {</w:t>
      </w:r>
    </w:p>
    <w:p w14:paraId="79CC963C" w14:textId="77777777" w:rsidR="004306F6" w:rsidRPr="00EC76D5" w:rsidRDefault="004306F6" w:rsidP="004306F6">
      <w:pPr>
        <w:pStyle w:val="Code"/>
      </w:pPr>
      <w:r w:rsidRPr="00EC76D5">
        <w:t xml:space="preserve">          String rest = line.substring("else".length());</w:t>
      </w:r>
    </w:p>
    <w:p w14:paraId="38AC77A7" w14:textId="77777777" w:rsidR="004306F6" w:rsidRPr="00EC76D5" w:rsidRDefault="004306F6" w:rsidP="004306F6">
      <w:pPr>
        <w:pStyle w:val="Code"/>
      </w:pPr>
      <w:r w:rsidRPr="00EC76D5">
        <w:t xml:space="preserve">          doElse(trimLeft(rest));</w:t>
      </w:r>
    </w:p>
    <w:p w14:paraId="4B77253F" w14:textId="77777777" w:rsidR="004306F6" w:rsidRPr="00EC76D5" w:rsidRDefault="004306F6" w:rsidP="004306F6">
      <w:pPr>
        <w:pStyle w:val="Code"/>
      </w:pPr>
      <w:r w:rsidRPr="00EC76D5">
        <w:t xml:space="preserve">          lineList.set(index, "");</w:t>
      </w:r>
    </w:p>
    <w:p w14:paraId="34DCCB16" w14:textId="77777777" w:rsidR="004306F6" w:rsidRPr="00EC76D5" w:rsidRDefault="004306F6" w:rsidP="004306F6">
      <w:pPr>
        <w:pStyle w:val="Code"/>
      </w:pPr>
      <w:r w:rsidRPr="00EC76D5">
        <w:t xml:space="preserve">        }</w:t>
      </w:r>
    </w:p>
    <w:p w14:paraId="1567E5BC" w14:textId="77777777" w:rsidR="004306F6" w:rsidRPr="00EC76D5" w:rsidRDefault="004306F6" w:rsidP="004306F6">
      <w:pPr>
        <w:pStyle w:val="Code"/>
      </w:pPr>
      <w:r w:rsidRPr="00EC76D5">
        <w:t xml:space="preserve">        else if (line.startsWith("endif")) {</w:t>
      </w:r>
    </w:p>
    <w:p w14:paraId="4DE50F80" w14:textId="77777777" w:rsidR="004306F6" w:rsidRPr="00EC76D5" w:rsidRDefault="004306F6" w:rsidP="004306F6">
      <w:pPr>
        <w:pStyle w:val="Code"/>
      </w:pPr>
      <w:r w:rsidRPr="00EC76D5">
        <w:t xml:space="preserve">          String rest = line.substring("endif".length());</w:t>
      </w:r>
    </w:p>
    <w:p w14:paraId="67906FCC" w14:textId="77777777" w:rsidR="004306F6" w:rsidRPr="00EC76D5" w:rsidRDefault="004306F6" w:rsidP="004306F6">
      <w:pPr>
        <w:pStyle w:val="Code"/>
      </w:pPr>
      <w:r w:rsidRPr="00EC76D5">
        <w:lastRenderedPageBreak/>
        <w:t xml:space="preserve">          doEndIf(trimLeft(rest));</w:t>
      </w:r>
    </w:p>
    <w:p w14:paraId="2B1DDE32" w14:textId="77777777" w:rsidR="004306F6" w:rsidRPr="00EC76D5" w:rsidRDefault="004306F6" w:rsidP="004306F6">
      <w:pPr>
        <w:pStyle w:val="Code"/>
      </w:pPr>
      <w:r w:rsidRPr="00EC76D5">
        <w:t xml:space="preserve">          lineList.set(index, "");</w:t>
      </w:r>
    </w:p>
    <w:p w14:paraId="33E1EC05" w14:textId="77777777" w:rsidR="004306F6" w:rsidRPr="00EC76D5" w:rsidRDefault="004306F6" w:rsidP="004306F6">
      <w:pPr>
        <w:pStyle w:val="Code"/>
      </w:pPr>
      <w:r w:rsidRPr="00EC76D5">
        <w:t xml:space="preserve">        }</w:t>
      </w:r>
    </w:p>
    <w:p w14:paraId="7D285D12" w14:textId="77777777" w:rsidR="004306F6" w:rsidRPr="00EC76D5" w:rsidRDefault="004306F6" w:rsidP="004306F6">
      <w:pPr>
        <w:pStyle w:val="Code"/>
      </w:pPr>
      <w:r w:rsidRPr="00EC76D5">
        <w:t xml:space="preserve">        else {</w:t>
      </w:r>
    </w:p>
    <w:p w14:paraId="108772E7" w14:textId="77777777" w:rsidR="004306F6" w:rsidRPr="00EC76D5" w:rsidRDefault="004306F6" w:rsidP="004306F6">
      <w:pPr>
        <w:pStyle w:val="Code"/>
      </w:pPr>
      <w:r w:rsidRPr="00EC76D5">
        <w:t xml:space="preserve">          lineList.set(index, "");</w:t>
      </w:r>
    </w:p>
    <w:p w14:paraId="374FC908" w14:textId="77777777" w:rsidR="004306F6" w:rsidRPr="00EC76D5" w:rsidRDefault="004306F6" w:rsidP="004306F6">
      <w:pPr>
        <w:pStyle w:val="Code"/>
      </w:pPr>
      <w:r w:rsidRPr="00EC76D5">
        <w:t xml:space="preserve">        }</w:t>
      </w:r>
    </w:p>
    <w:p w14:paraId="0AE00BD4" w14:textId="77777777" w:rsidR="004306F6" w:rsidRPr="00EC76D5" w:rsidRDefault="004306F6" w:rsidP="004306F6">
      <w:pPr>
        <w:pStyle w:val="Code"/>
      </w:pPr>
      <w:r w:rsidRPr="00EC76D5">
        <w:t xml:space="preserve">      }</w:t>
      </w:r>
    </w:p>
    <w:p w14:paraId="50328846" w14:textId="77777777" w:rsidR="004306F6" w:rsidRPr="00EC76D5" w:rsidRDefault="004306F6" w:rsidP="004306F6">
      <w:pPr>
        <w:pStyle w:val="Code"/>
      </w:pPr>
      <w:r w:rsidRPr="00EC76D5">
        <w:t xml:space="preserve">      else if (isVisible()) {</w:t>
      </w:r>
    </w:p>
    <w:p w14:paraId="3DA2D17A" w14:textId="77777777" w:rsidR="004306F6" w:rsidRPr="00EC76D5" w:rsidRDefault="004306F6" w:rsidP="004306F6">
      <w:pPr>
        <w:pStyle w:val="Code"/>
      </w:pPr>
      <w:r w:rsidRPr="00EC76D5">
        <w:t xml:space="preserve">        String result = searchForMacros(line, new Stack&lt;String&gt;());</w:t>
      </w:r>
    </w:p>
    <w:p w14:paraId="2A4B0C50" w14:textId="77777777" w:rsidR="004306F6" w:rsidRPr="00EC76D5" w:rsidRDefault="004306F6" w:rsidP="004306F6">
      <w:pPr>
        <w:pStyle w:val="Code"/>
      </w:pPr>
      <w:r w:rsidRPr="00EC76D5">
        <w:t xml:space="preserve">        lineList.set(index, result);</w:t>
      </w:r>
    </w:p>
    <w:p w14:paraId="1C242E7C" w14:textId="77777777" w:rsidR="004306F6" w:rsidRPr="00EC76D5" w:rsidRDefault="004306F6" w:rsidP="004306F6">
      <w:pPr>
        <w:pStyle w:val="Code"/>
      </w:pPr>
      <w:r w:rsidRPr="00EC76D5">
        <w:t xml:space="preserve">      }</w:t>
      </w:r>
    </w:p>
    <w:p w14:paraId="33180139" w14:textId="77777777" w:rsidR="004306F6" w:rsidRPr="00EC76D5" w:rsidRDefault="004306F6" w:rsidP="004306F6">
      <w:pPr>
        <w:pStyle w:val="Code"/>
      </w:pPr>
      <w:r w:rsidRPr="00EC76D5">
        <w:t xml:space="preserve">      else {</w:t>
      </w:r>
    </w:p>
    <w:p w14:paraId="3AF3A7B2" w14:textId="77777777" w:rsidR="004306F6" w:rsidRPr="00EC76D5" w:rsidRDefault="004306F6" w:rsidP="004306F6">
      <w:pPr>
        <w:pStyle w:val="Code"/>
      </w:pPr>
      <w:r w:rsidRPr="00EC76D5">
        <w:t xml:space="preserve">        lineList.set(index, "");</w:t>
      </w:r>
    </w:p>
    <w:p w14:paraId="30753626" w14:textId="77777777" w:rsidR="004306F6" w:rsidRPr="00EC76D5" w:rsidRDefault="004306F6" w:rsidP="004306F6">
      <w:pPr>
        <w:pStyle w:val="Code"/>
      </w:pPr>
      <w:r w:rsidRPr="00EC76D5">
        <w:t xml:space="preserve">      }</w:t>
      </w:r>
    </w:p>
    <w:p w14:paraId="1BAB2B85" w14:textId="77777777" w:rsidR="004306F6" w:rsidRPr="00EC76D5" w:rsidRDefault="004306F6" w:rsidP="004306F6">
      <w:pPr>
        <w:pStyle w:val="Code"/>
      </w:pPr>
    </w:p>
    <w:p w14:paraId="10B14D62" w14:textId="77777777" w:rsidR="004306F6" w:rsidRPr="00EC76D5" w:rsidRDefault="004306F6" w:rsidP="004306F6">
      <w:pPr>
        <w:pStyle w:val="Code"/>
      </w:pPr>
      <w:r w:rsidRPr="00EC76D5">
        <w:t xml:space="preserve">      Main.Line += countChar(line, '\n') + 1;</w:t>
      </w:r>
    </w:p>
    <w:p w14:paraId="7CF267B0" w14:textId="77777777" w:rsidR="004306F6" w:rsidRPr="00EC76D5" w:rsidRDefault="004306F6" w:rsidP="004306F6">
      <w:pPr>
        <w:pStyle w:val="Code"/>
      </w:pPr>
      <w:r w:rsidRPr="00EC76D5">
        <w:t xml:space="preserve">    }</w:t>
      </w:r>
    </w:p>
    <w:p w14:paraId="7A80C8E4" w14:textId="77777777" w:rsidR="004306F6" w:rsidRPr="00EC76D5" w:rsidRDefault="004306F6" w:rsidP="004306F6">
      <w:pPr>
        <w:pStyle w:val="Code"/>
      </w:pPr>
      <w:r w:rsidRPr="00EC76D5">
        <w:t xml:space="preserve">  }</w:t>
      </w:r>
    </w:p>
    <w:p w14:paraId="552C9D68" w14:textId="77777777" w:rsidR="00CA3E04" w:rsidRPr="00EC76D5" w:rsidRDefault="00CA3E04" w:rsidP="00CA3E04">
      <w:r w:rsidRPr="00EC76D5">
        <w:t xml:space="preserve">The </w:t>
      </w:r>
      <w:r w:rsidRPr="00EC76D5">
        <w:rPr>
          <w:rStyle w:val="CodeInText"/>
        </w:rPr>
        <w:t>isVisible</w:t>
      </w:r>
      <w:r w:rsidRPr="00EC76D5">
        <w:t xml:space="preserve"> method checks whether we are in a visible part of the source code; that is, a part that has not been earlier omitted by a #</w:t>
      </w:r>
      <w:r w:rsidRPr="00EC76D5">
        <w:rPr>
          <w:rStyle w:val="CodeInText"/>
        </w:rPr>
        <w:t>if</w:t>
      </w:r>
      <w:r w:rsidRPr="00EC76D5">
        <w:t>, #</w:t>
      </w:r>
      <w:r w:rsidRPr="00EC76D5">
        <w:rPr>
          <w:rStyle w:val="CodeInText"/>
        </w:rPr>
        <w:t>ifdef</w:t>
      </w:r>
      <w:r w:rsidRPr="00EC76D5">
        <w:t>, #</w:t>
      </w:r>
      <w:r w:rsidRPr="00EC76D5">
        <w:rPr>
          <w:rStyle w:val="CodeInText"/>
        </w:rPr>
        <w:t>ifndef</w:t>
      </w:r>
      <w:r w:rsidRPr="00EC76D5">
        <w:t>, #</w:t>
      </w:r>
      <w:r w:rsidRPr="00EC76D5">
        <w:rPr>
          <w:rStyle w:val="CodeInText"/>
        </w:rPr>
        <w:t>elif</w:t>
      </w:r>
      <w:r w:rsidRPr="00EC76D5">
        <w:t>, or #</w:t>
      </w:r>
      <w:r w:rsidRPr="00EC76D5">
        <w:rPr>
          <w:rStyle w:val="CodeInText"/>
        </w:rPr>
        <w:t>else</w:t>
      </w:r>
      <w:r w:rsidRPr="00EC76D5">
        <w:t xml:space="preserve"> preprocessor directive. We use the </w:t>
      </w:r>
      <w:r w:rsidRPr="00EC76D5">
        <w:rPr>
          <w:rStyle w:val="CodeInText"/>
        </w:rPr>
        <w:t>Main.IfStack</w:t>
      </w:r>
      <w:r w:rsidRPr="00EC76D5">
        <w:t xml:space="preserve"> stack since conditional programming can be nested. If the source code is not visible at any nesting level (that is, anywhere in the stack), the area is not visible and we return false.</w:t>
      </w:r>
    </w:p>
    <w:p w14:paraId="2B9F722E" w14:textId="77777777" w:rsidR="00CA3E04" w:rsidRPr="00EC76D5" w:rsidRDefault="00CA3E04" w:rsidP="00CA3E04">
      <w:pPr>
        <w:pStyle w:val="Code"/>
      </w:pPr>
      <w:r w:rsidRPr="00EC76D5">
        <w:t xml:space="preserve">  private static boolean isVisible() {</w:t>
      </w:r>
    </w:p>
    <w:p w14:paraId="1EEC088F" w14:textId="77777777" w:rsidR="00CA3E04" w:rsidRPr="00EC76D5" w:rsidRDefault="00CA3E04" w:rsidP="00CA3E04">
      <w:pPr>
        <w:pStyle w:val="Code"/>
      </w:pPr>
      <w:r w:rsidRPr="00EC76D5">
        <w:t xml:space="preserve">    for (Triple&lt;Boolean,Boolean,IfStatus&gt; ifTriple : Main.IfStack) {</w:t>
      </w:r>
    </w:p>
    <w:p w14:paraId="6011121D" w14:textId="77777777" w:rsidR="00CA3E04" w:rsidRPr="00EC76D5" w:rsidRDefault="00CA3E04" w:rsidP="00CA3E04">
      <w:pPr>
        <w:pStyle w:val="Code"/>
      </w:pPr>
      <w:r w:rsidRPr="00EC76D5">
        <w:t xml:space="preserve">      boolean currTrue = ifTriple.getFirst();</w:t>
      </w:r>
    </w:p>
    <w:p w14:paraId="09F0DD45" w14:textId="77777777" w:rsidR="00CA3E04" w:rsidRPr="00EC76D5" w:rsidRDefault="00CA3E04" w:rsidP="00CA3E04">
      <w:pPr>
        <w:pStyle w:val="Code"/>
      </w:pPr>
      <w:r w:rsidRPr="00EC76D5">
        <w:t xml:space="preserve">      </w:t>
      </w:r>
    </w:p>
    <w:p w14:paraId="786567C5" w14:textId="77777777" w:rsidR="00CA3E04" w:rsidRPr="00EC76D5" w:rsidRDefault="00CA3E04" w:rsidP="00CA3E04">
      <w:pPr>
        <w:pStyle w:val="Code"/>
      </w:pPr>
      <w:r w:rsidRPr="00EC76D5">
        <w:t xml:space="preserve">      if (!currTrue) {</w:t>
      </w:r>
    </w:p>
    <w:p w14:paraId="654AEA3F" w14:textId="77777777" w:rsidR="00CA3E04" w:rsidRPr="00EC76D5" w:rsidRDefault="00CA3E04" w:rsidP="00CA3E04">
      <w:pPr>
        <w:pStyle w:val="Code"/>
      </w:pPr>
      <w:r w:rsidRPr="00EC76D5">
        <w:t xml:space="preserve">        return false;</w:t>
      </w:r>
    </w:p>
    <w:p w14:paraId="0609727E" w14:textId="77777777" w:rsidR="00CA3E04" w:rsidRPr="00EC76D5" w:rsidRDefault="00CA3E04" w:rsidP="00CA3E04">
      <w:pPr>
        <w:pStyle w:val="Code"/>
      </w:pPr>
      <w:r w:rsidRPr="00EC76D5">
        <w:t xml:space="preserve">      }</w:t>
      </w:r>
    </w:p>
    <w:p w14:paraId="337A0C10" w14:textId="77777777" w:rsidR="00CA3E04" w:rsidRPr="00EC76D5" w:rsidRDefault="00CA3E04" w:rsidP="00CA3E04">
      <w:pPr>
        <w:pStyle w:val="Code"/>
      </w:pPr>
      <w:r w:rsidRPr="00EC76D5">
        <w:t xml:space="preserve">    }</w:t>
      </w:r>
    </w:p>
    <w:p w14:paraId="6C2D95CE" w14:textId="77777777" w:rsidR="00CA3E04" w:rsidRPr="00EC76D5" w:rsidRDefault="00CA3E04" w:rsidP="00CA3E04">
      <w:pPr>
        <w:pStyle w:val="Code"/>
      </w:pPr>
      <w:r w:rsidRPr="00EC76D5">
        <w:t xml:space="preserve">      </w:t>
      </w:r>
    </w:p>
    <w:p w14:paraId="2BD8F16E" w14:textId="77777777" w:rsidR="00CA3E04" w:rsidRPr="00EC76D5" w:rsidRDefault="00CA3E04" w:rsidP="00CA3E04">
      <w:pPr>
        <w:pStyle w:val="Code"/>
      </w:pPr>
      <w:r w:rsidRPr="00EC76D5">
        <w:t xml:space="preserve">    return true;</w:t>
      </w:r>
    </w:p>
    <w:p w14:paraId="3CB2CA86" w14:textId="77777777" w:rsidR="00CA3E04" w:rsidRPr="00EC76D5" w:rsidRDefault="00CA3E04" w:rsidP="00CA3E04">
      <w:pPr>
        <w:pStyle w:val="Code"/>
      </w:pPr>
      <w:r w:rsidRPr="00EC76D5">
        <w:t xml:space="preserve">  }</w:t>
      </w:r>
    </w:p>
    <w:p w14:paraId="3BA24AE6" w14:textId="206B47EA" w:rsidR="00714007" w:rsidRPr="00EC76D5" w:rsidRDefault="00126C9E" w:rsidP="00DA4986">
      <w:r w:rsidRPr="00EC76D5">
        <w:t xml:space="preserve">The </w:t>
      </w:r>
      <w:r w:rsidRPr="00EC76D5">
        <w:rPr>
          <w:rStyle w:val="CodeInText0"/>
        </w:rPr>
        <w:t>trimLeft</w:t>
      </w:r>
      <w:r w:rsidR="00DA4986" w:rsidRPr="00EC76D5">
        <w:t xml:space="preserve"> and </w:t>
      </w:r>
      <w:r w:rsidR="00DA4986" w:rsidRPr="00EC76D5">
        <w:rPr>
          <w:rStyle w:val="CodeInText0"/>
        </w:rPr>
        <w:t>trimRight</w:t>
      </w:r>
      <w:r w:rsidR="00DA4986" w:rsidRPr="00EC76D5">
        <w:t xml:space="preserve"> </w:t>
      </w:r>
      <w:r w:rsidRPr="00EC76D5">
        <w:t>method</w:t>
      </w:r>
      <w:r w:rsidR="00DA4986" w:rsidRPr="00EC76D5">
        <w:t>s</w:t>
      </w:r>
      <w:r w:rsidRPr="00EC76D5">
        <w:t xml:space="preserve"> simple </w:t>
      </w:r>
      <w:r w:rsidR="00CC7155" w:rsidRPr="00EC76D5">
        <w:t>removes all white-spaces to the left or right of the string.</w:t>
      </w:r>
    </w:p>
    <w:p w14:paraId="728C175D" w14:textId="1B44DB6B" w:rsidR="004306F6" w:rsidRPr="00EC76D5" w:rsidRDefault="004306F6" w:rsidP="004306F6">
      <w:pPr>
        <w:pStyle w:val="Code"/>
      </w:pPr>
      <w:r w:rsidRPr="00EC76D5">
        <w:t xml:space="preserve">  private static String trimLeft(String text) {</w:t>
      </w:r>
    </w:p>
    <w:p w14:paraId="036936FC" w14:textId="77777777" w:rsidR="004306F6" w:rsidRPr="00EC76D5" w:rsidRDefault="004306F6" w:rsidP="004306F6">
      <w:pPr>
        <w:pStyle w:val="Code"/>
      </w:pPr>
      <w:r w:rsidRPr="00EC76D5">
        <w:t xml:space="preserve">    int index = 0;</w:t>
      </w:r>
    </w:p>
    <w:p w14:paraId="766F201C" w14:textId="77777777" w:rsidR="004306F6" w:rsidRPr="00EC76D5" w:rsidRDefault="004306F6" w:rsidP="004306F6">
      <w:pPr>
        <w:pStyle w:val="Code"/>
      </w:pPr>
      <w:r w:rsidRPr="00EC76D5">
        <w:t xml:space="preserve">    </w:t>
      </w:r>
    </w:p>
    <w:p w14:paraId="202FC5B7" w14:textId="77777777" w:rsidR="004306F6" w:rsidRPr="00EC76D5" w:rsidRDefault="004306F6" w:rsidP="004306F6">
      <w:pPr>
        <w:pStyle w:val="Code"/>
      </w:pPr>
      <w:r w:rsidRPr="00EC76D5">
        <w:t xml:space="preserve">    while ((index &lt; text.length()) &amp;&amp;</w:t>
      </w:r>
    </w:p>
    <w:p w14:paraId="63C0B48D" w14:textId="77777777" w:rsidR="004306F6" w:rsidRPr="00EC76D5" w:rsidRDefault="004306F6" w:rsidP="004306F6">
      <w:pPr>
        <w:pStyle w:val="Code"/>
      </w:pPr>
      <w:r w:rsidRPr="00EC76D5">
        <w:t xml:space="preserve">           Character.isWhitespace(text.charAt(index))) {</w:t>
      </w:r>
    </w:p>
    <w:p w14:paraId="72DB7277" w14:textId="77777777" w:rsidR="004306F6" w:rsidRPr="00EC76D5" w:rsidRDefault="004306F6" w:rsidP="004306F6">
      <w:pPr>
        <w:pStyle w:val="Code"/>
      </w:pPr>
      <w:r w:rsidRPr="00EC76D5">
        <w:t xml:space="preserve">      ++index;</w:t>
      </w:r>
    </w:p>
    <w:p w14:paraId="67C338FD" w14:textId="77777777" w:rsidR="004306F6" w:rsidRPr="00EC76D5" w:rsidRDefault="004306F6" w:rsidP="004306F6">
      <w:pPr>
        <w:pStyle w:val="Code"/>
      </w:pPr>
      <w:r w:rsidRPr="00EC76D5">
        <w:t xml:space="preserve">    }</w:t>
      </w:r>
    </w:p>
    <w:p w14:paraId="476E2231" w14:textId="77777777" w:rsidR="004306F6" w:rsidRPr="00EC76D5" w:rsidRDefault="004306F6" w:rsidP="004306F6">
      <w:pPr>
        <w:pStyle w:val="Code"/>
      </w:pPr>
      <w:r w:rsidRPr="00EC76D5">
        <w:t xml:space="preserve">    </w:t>
      </w:r>
    </w:p>
    <w:p w14:paraId="67229B4C" w14:textId="77777777" w:rsidR="004306F6" w:rsidRPr="00EC76D5" w:rsidRDefault="004306F6" w:rsidP="004306F6">
      <w:pPr>
        <w:pStyle w:val="Code"/>
      </w:pPr>
      <w:r w:rsidRPr="00EC76D5">
        <w:t xml:space="preserve">    return text.substring(index);</w:t>
      </w:r>
    </w:p>
    <w:p w14:paraId="35ACA939" w14:textId="77777777" w:rsidR="004306F6" w:rsidRPr="00EC76D5" w:rsidRDefault="004306F6" w:rsidP="004306F6">
      <w:pPr>
        <w:pStyle w:val="Code"/>
      </w:pPr>
      <w:r w:rsidRPr="00EC76D5">
        <w:t xml:space="preserve">  }</w:t>
      </w:r>
    </w:p>
    <w:p w14:paraId="3BE4B7CA" w14:textId="77777777" w:rsidR="004306F6" w:rsidRPr="00EC76D5" w:rsidRDefault="004306F6" w:rsidP="004306F6">
      <w:pPr>
        <w:pStyle w:val="Code"/>
      </w:pPr>
      <w:r w:rsidRPr="00EC76D5">
        <w:t xml:space="preserve">  </w:t>
      </w:r>
    </w:p>
    <w:p w14:paraId="506B902E" w14:textId="77777777" w:rsidR="004306F6" w:rsidRPr="00EC76D5" w:rsidRDefault="004306F6" w:rsidP="004306F6">
      <w:pPr>
        <w:pStyle w:val="Code"/>
      </w:pPr>
      <w:r w:rsidRPr="00EC76D5">
        <w:t xml:space="preserve">  private static String trimRight(String text) {</w:t>
      </w:r>
    </w:p>
    <w:p w14:paraId="49871FB5" w14:textId="77777777" w:rsidR="004306F6" w:rsidRPr="00EC76D5" w:rsidRDefault="004306F6" w:rsidP="004306F6">
      <w:pPr>
        <w:pStyle w:val="Code"/>
      </w:pPr>
      <w:r w:rsidRPr="00EC76D5">
        <w:t xml:space="preserve">    int index = text.length() - 1;</w:t>
      </w:r>
    </w:p>
    <w:p w14:paraId="5FD84B47" w14:textId="77777777" w:rsidR="004306F6" w:rsidRPr="00EC76D5" w:rsidRDefault="004306F6" w:rsidP="004306F6">
      <w:pPr>
        <w:pStyle w:val="Code"/>
      </w:pPr>
      <w:r w:rsidRPr="00EC76D5">
        <w:t xml:space="preserve">    </w:t>
      </w:r>
    </w:p>
    <w:p w14:paraId="07CCCB8C" w14:textId="77777777" w:rsidR="004306F6" w:rsidRPr="00EC76D5" w:rsidRDefault="004306F6" w:rsidP="004306F6">
      <w:pPr>
        <w:pStyle w:val="Code"/>
      </w:pPr>
      <w:r w:rsidRPr="00EC76D5">
        <w:t xml:space="preserve">    while ((index &gt;= 0) &amp;&amp; Character.isWhitespace(text.charAt(index))) {</w:t>
      </w:r>
    </w:p>
    <w:p w14:paraId="56A96AC9" w14:textId="77777777" w:rsidR="004306F6" w:rsidRPr="00EC76D5" w:rsidRDefault="004306F6" w:rsidP="004306F6">
      <w:pPr>
        <w:pStyle w:val="Code"/>
      </w:pPr>
      <w:r w:rsidRPr="00EC76D5">
        <w:t xml:space="preserve">      --index;</w:t>
      </w:r>
    </w:p>
    <w:p w14:paraId="3C729250" w14:textId="77777777" w:rsidR="004306F6" w:rsidRPr="00EC76D5" w:rsidRDefault="004306F6" w:rsidP="004306F6">
      <w:pPr>
        <w:pStyle w:val="Code"/>
      </w:pPr>
      <w:r w:rsidRPr="00EC76D5">
        <w:t xml:space="preserve">    }</w:t>
      </w:r>
    </w:p>
    <w:p w14:paraId="1263D31E" w14:textId="77777777" w:rsidR="004306F6" w:rsidRPr="00EC76D5" w:rsidRDefault="004306F6" w:rsidP="004306F6">
      <w:pPr>
        <w:pStyle w:val="Code"/>
      </w:pPr>
      <w:r w:rsidRPr="00EC76D5">
        <w:t xml:space="preserve">    </w:t>
      </w:r>
    </w:p>
    <w:p w14:paraId="1AA6E763" w14:textId="77777777" w:rsidR="004306F6" w:rsidRPr="00EC76D5" w:rsidRDefault="004306F6" w:rsidP="004306F6">
      <w:pPr>
        <w:pStyle w:val="Code"/>
      </w:pPr>
      <w:r w:rsidRPr="00EC76D5">
        <w:t xml:space="preserve">    return text.substring(0, index + 1);</w:t>
      </w:r>
    </w:p>
    <w:p w14:paraId="1007915E" w14:textId="77777777" w:rsidR="004306F6" w:rsidRPr="00EC76D5" w:rsidRDefault="004306F6" w:rsidP="004306F6">
      <w:pPr>
        <w:pStyle w:val="Code"/>
      </w:pPr>
      <w:r w:rsidRPr="00EC76D5">
        <w:lastRenderedPageBreak/>
        <w:t xml:space="preserve">  }</w:t>
      </w:r>
    </w:p>
    <w:p w14:paraId="143D9250" w14:textId="67062AAF" w:rsidR="00F86FD6" w:rsidRPr="00EC76D5" w:rsidRDefault="00F86FD6" w:rsidP="00F86FD6">
      <w:r w:rsidRPr="00EC76D5">
        <w:t xml:space="preserve">The </w:t>
      </w:r>
      <w:r w:rsidRPr="00EC76D5">
        <w:rPr>
          <w:rStyle w:val="CodeInText0"/>
        </w:rPr>
        <w:t>countChar</w:t>
      </w:r>
      <w:r w:rsidRPr="00EC76D5">
        <w:t xml:space="preserve"> method simple counts the number of occurrences of the character.</w:t>
      </w:r>
    </w:p>
    <w:p w14:paraId="19A79E32" w14:textId="77777777" w:rsidR="002B0360" w:rsidRPr="00EC76D5" w:rsidRDefault="002B0360" w:rsidP="002B0360">
      <w:pPr>
        <w:pStyle w:val="Code"/>
      </w:pPr>
      <w:r w:rsidRPr="00EC76D5">
        <w:t xml:space="preserve">  private static int countChar(String text, char c) {</w:t>
      </w:r>
    </w:p>
    <w:p w14:paraId="4E6C9936" w14:textId="77777777" w:rsidR="002B0360" w:rsidRPr="00EC76D5" w:rsidRDefault="002B0360" w:rsidP="002B0360">
      <w:pPr>
        <w:pStyle w:val="Code"/>
      </w:pPr>
      <w:r w:rsidRPr="00EC76D5">
        <w:t xml:space="preserve">    int count = 0;</w:t>
      </w:r>
    </w:p>
    <w:p w14:paraId="373E9D89" w14:textId="77777777" w:rsidR="002B0360" w:rsidRPr="00EC76D5" w:rsidRDefault="002B0360" w:rsidP="002B0360">
      <w:pPr>
        <w:pStyle w:val="Code"/>
      </w:pPr>
      <w:r w:rsidRPr="00EC76D5">
        <w:t xml:space="preserve">    </w:t>
      </w:r>
    </w:p>
    <w:p w14:paraId="782E6057" w14:textId="77777777" w:rsidR="002B0360" w:rsidRPr="00EC76D5" w:rsidRDefault="002B0360" w:rsidP="002B0360">
      <w:pPr>
        <w:pStyle w:val="Code"/>
      </w:pPr>
      <w:r w:rsidRPr="00EC76D5">
        <w:t xml:space="preserve">    for (char c2 : text.toCharArray()) {</w:t>
      </w:r>
    </w:p>
    <w:p w14:paraId="2632E610" w14:textId="77777777" w:rsidR="002B0360" w:rsidRPr="00EC76D5" w:rsidRDefault="002B0360" w:rsidP="002B0360">
      <w:pPr>
        <w:pStyle w:val="Code"/>
      </w:pPr>
      <w:r w:rsidRPr="00EC76D5">
        <w:t xml:space="preserve">      if (c == c2) {</w:t>
      </w:r>
    </w:p>
    <w:p w14:paraId="09B0C26A" w14:textId="77777777" w:rsidR="002B0360" w:rsidRPr="00EC76D5" w:rsidRDefault="002B0360" w:rsidP="002B0360">
      <w:pPr>
        <w:pStyle w:val="Code"/>
      </w:pPr>
      <w:r w:rsidRPr="00EC76D5">
        <w:t xml:space="preserve">        ++count;</w:t>
      </w:r>
    </w:p>
    <w:p w14:paraId="5D1F24BD" w14:textId="77777777" w:rsidR="002B0360" w:rsidRPr="00EC76D5" w:rsidRDefault="002B0360" w:rsidP="002B0360">
      <w:pPr>
        <w:pStyle w:val="Code"/>
      </w:pPr>
      <w:r w:rsidRPr="00EC76D5">
        <w:t xml:space="preserve">      }</w:t>
      </w:r>
    </w:p>
    <w:p w14:paraId="0ED14466" w14:textId="77777777" w:rsidR="002B0360" w:rsidRPr="00EC76D5" w:rsidRDefault="002B0360" w:rsidP="002B0360">
      <w:pPr>
        <w:pStyle w:val="Code"/>
      </w:pPr>
      <w:r w:rsidRPr="00EC76D5">
        <w:t xml:space="preserve">    }</w:t>
      </w:r>
    </w:p>
    <w:p w14:paraId="0D39B973" w14:textId="77777777" w:rsidR="002B0360" w:rsidRPr="00EC76D5" w:rsidRDefault="002B0360" w:rsidP="002B0360">
      <w:pPr>
        <w:pStyle w:val="Code"/>
      </w:pPr>
      <w:r w:rsidRPr="00EC76D5">
        <w:t xml:space="preserve">    </w:t>
      </w:r>
    </w:p>
    <w:p w14:paraId="7A8C33AF" w14:textId="77777777" w:rsidR="002B0360" w:rsidRPr="00EC76D5" w:rsidRDefault="002B0360" w:rsidP="002B0360">
      <w:pPr>
        <w:pStyle w:val="Code"/>
      </w:pPr>
      <w:r w:rsidRPr="00EC76D5">
        <w:t xml:space="preserve">    return count;</w:t>
      </w:r>
    </w:p>
    <w:p w14:paraId="29166BFA" w14:textId="77777777" w:rsidR="002B0360" w:rsidRPr="00EC76D5" w:rsidRDefault="002B0360" w:rsidP="002B0360">
      <w:pPr>
        <w:pStyle w:val="Code"/>
        <w:rPr>
          <w:rFonts w:ascii="Times New Roman" w:eastAsiaTheme="majorEastAsia" w:hAnsi="Times New Roman" w:cstheme="majorBidi"/>
          <w:b/>
          <w:noProof w:val="0"/>
          <w:sz w:val="32"/>
          <w:szCs w:val="24"/>
        </w:rPr>
      </w:pPr>
      <w:r w:rsidRPr="00EC76D5">
        <w:t xml:space="preserve">  }</w:t>
      </w:r>
    </w:p>
    <w:p w14:paraId="4AC28CE7" w14:textId="4802A8E6" w:rsidR="00CB5140" w:rsidRPr="00EC76D5" w:rsidRDefault="00CB5140" w:rsidP="002B0360">
      <w:pPr>
        <w:pStyle w:val="Rubrik3"/>
      </w:pPr>
      <w:bookmarkStart w:id="38" w:name="_Toc481936137"/>
      <w:r w:rsidRPr="00EC76D5">
        <w:t>Lines</w:t>
      </w:r>
      <w:bookmarkEnd w:id="38"/>
    </w:p>
    <w:p w14:paraId="3A869013" w14:textId="7F76CDBF" w:rsidR="00B96504" w:rsidRPr="00EC76D5" w:rsidRDefault="00D43016" w:rsidP="00DB12BC">
      <w:r w:rsidRPr="00EC76D5">
        <w:t xml:space="preserve">The </w:t>
      </w:r>
      <w:r w:rsidRPr="00EC76D5">
        <w:rPr>
          <w:rStyle w:val="CodeInText0"/>
        </w:rPr>
        <w:t>doLine</w:t>
      </w:r>
      <w:r w:rsidRPr="00EC76D5">
        <w:t xml:space="preserve"> </w:t>
      </w:r>
      <w:r w:rsidR="00DC057B" w:rsidRPr="00EC76D5">
        <w:t xml:space="preserve">method </w:t>
      </w:r>
      <w:r w:rsidR="009B14A3" w:rsidRPr="00EC76D5">
        <w:t xml:space="preserve">handles the </w:t>
      </w:r>
      <w:r w:rsidR="009B14A3" w:rsidRPr="00EC76D5">
        <w:rPr>
          <w:rStyle w:val="CodeInText0"/>
        </w:rPr>
        <w:t>#line</w:t>
      </w:r>
      <w:r w:rsidR="009B14A3" w:rsidRPr="00EC76D5">
        <w:t xml:space="preserve"> directive </w:t>
      </w:r>
      <w:r w:rsidR="00B96504" w:rsidRPr="00EC76D5">
        <w:t>by setting</w:t>
      </w:r>
      <w:r w:rsidR="00220C33" w:rsidRPr="00EC76D5">
        <w:t xml:space="preserve"> the </w:t>
      </w:r>
      <w:r w:rsidR="00220C33" w:rsidRPr="00EC76D5">
        <w:rPr>
          <w:rStyle w:val="CodeInText0"/>
        </w:rPr>
        <w:t>Main</w:t>
      </w:r>
      <w:r w:rsidR="00220C33" w:rsidRPr="00EC76D5">
        <w:t>.</w:t>
      </w:r>
      <w:r w:rsidR="00220C33" w:rsidRPr="00EC76D5">
        <w:rPr>
          <w:rStyle w:val="CodeInText0"/>
        </w:rPr>
        <w:t>Path</w:t>
      </w:r>
      <w:r w:rsidR="00220C33" w:rsidRPr="00EC76D5">
        <w:t xml:space="preserve"> and </w:t>
      </w:r>
      <w:r w:rsidR="00220C33" w:rsidRPr="00EC76D5">
        <w:rPr>
          <w:rStyle w:val="CodeInText0"/>
        </w:rPr>
        <w:t>Main</w:t>
      </w:r>
      <w:r w:rsidR="00F427CD" w:rsidRPr="00EC76D5">
        <w:t>.</w:t>
      </w:r>
      <w:r w:rsidR="00F427CD" w:rsidRPr="00EC76D5">
        <w:rPr>
          <w:rStyle w:val="CodeInText0"/>
        </w:rPr>
        <w:t>L</w:t>
      </w:r>
      <w:r w:rsidR="00220C33" w:rsidRPr="00EC76D5">
        <w:rPr>
          <w:rStyle w:val="CodeInText0"/>
        </w:rPr>
        <w:t>ine</w:t>
      </w:r>
      <w:r w:rsidR="00220C33" w:rsidRPr="00EC76D5">
        <w:t xml:space="preserve"> field</w:t>
      </w:r>
      <w:r w:rsidR="00A55B2A" w:rsidRPr="00EC76D5">
        <w:t>s</w:t>
      </w:r>
      <w:r w:rsidR="00220C33" w:rsidRPr="00EC76D5">
        <w:t xml:space="preserve"> and </w:t>
      </w:r>
      <w:r w:rsidR="00C85A86" w:rsidRPr="00EC76D5">
        <w:t>retur</w:t>
      </w:r>
      <w:r w:rsidR="00A55B2A" w:rsidRPr="00EC76D5">
        <w:t>n</w:t>
      </w:r>
      <w:r w:rsidR="00B96504" w:rsidRPr="00EC76D5">
        <w:t>s</w:t>
      </w:r>
      <w:r w:rsidR="00A55B2A" w:rsidRPr="00EC76D5">
        <w:t xml:space="preserve"> a text with the path and line that </w:t>
      </w:r>
      <w:r w:rsidR="00DC057B" w:rsidRPr="00EC76D5">
        <w:t>start</w:t>
      </w:r>
      <w:r w:rsidR="00A55B2A" w:rsidRPr="00EC76D5">
        <w:t>s</w:t>
      </w:r>
      <w:r w:rsidR="00DC057B" w:rsidRPr="00EC76D5">
        <w:t xml:space="preserve"> and end</w:t>
      </w:r>
      <w:r w:rsidR="00A55B2A" w:rsidRPr="00EC76D5">
        <w:t>s</w:t>
      </w:r>
      <w:r w:rsidR="00BB5C68" w:rsidRPr="00EC76D5">
        <w:t xml:space="preserve"> with </w:t>
      </w:r>
      <w:r w:rsidR="00DC057B" w:rsidRPr="00EC76D5">
        <w:t>dollar sign</w:t>
      </w:r>
      <w:r w:rsidR="00BB5C68" w:rsidRPr="00EC76D5">
        <w:t>s</w:t>
      </w:r>
      <w:r w:rsidR="00D37BEC" w:rsidRPr="00EC76D5">
        <w:t xml:space="preserve"> </w:t>
      </w:r>
      <w:r w:rsidR="00DC057B" w:rsidRPr="00EC76D5">
        <w:t>(‘$’)</w:t>
      </w:r>
      <w:r w:rsidR="00B96504"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467E2" w:rsidRPr="00EC76D5" w14:paraId="58E7F3E9" w14:textId="77777777" w:rsidTr="000467E2">
        <w:tc>
          <w:tcPr>
            <w:tcW w:w="3116" w:type="dxa"/>
          </w:tcPr>
          <w:p w14:paraId="5210C9E9" w14:textId="77777777" w:rsidR="000467E2" w:rsidRPr="00EC76D5" w:rsidRDefault="000467E2" w:rsidP="004306F6">
            <w:pPr>
              <w:pStyle w:val="Code"/>
            </w:pPr>
            <w:r w:rsidRPr="00EC76D5">
              <w:t>#line 100 C:\Temp\Test.c</w:t>
            </w:r>
          </w:p>
        </w:tc>
        <w:tc>
          <w:tcPr>
            <w:tcW w:w="3117" w:type="dxa"/>
          </w:tcPr>
          <w:p w14:paraId="691ED818" w14:textId="77777777" w:rsidR="000467E2" w:rsidRPr="00EC76D5" w:rsidRDefault="000467E2" w:rsidP="004306F6">
            <w:pPr>
              <w:pStyle w:val="Code"/>
            </w:pPr>
          </w:p>
        </w:tc>
        <w:tc>
          <w:tcPr>
            <w:tcW w:w="3117" w:type="dxa"/>
          </w:tcPr>
          <w:p w14:paraId="5F54F280" w14:textId="77777777" w:rsidR="000467E2" w:rsidRPr="00EC76D5" w:rsidRDefault="000467E2" w:rsidP="004306F6">
            <w:pPr>
              <w:pStyle w:val="Code"/>
            </w:pPr>
          </w:p>
        </w:tc>
      </w:tr>
      <w:tr w:rsidR="00147F72" w:rsidRPr="00EC76D5" w14:paraId="31C3D38D" w14:textId="77777777" w:rsidTr="000467E2">
        <w:tc>
          <w:tcPr>
            <w:tcW w:w="3116" w:type="dxa"/>
          </w:tcPr>
          <w:p w14:paraId="5585228F" w14:textId="77777777" w:rsidR="00147F72" w:rsidRPr="00EC76D5" w:rsidRDefault="00147F72" w:rsidP="004306F6">
            <w:pPr>
              <w:pStyle w:val="Code"/>
            </w:pPr>
            <w:r w:rsidRPr="00EC76D5">
              <w:t>$C:\Temp\Test.c,100$</w:t>
            </w:r>
          </w:p>
        </w:tc>
        <w:tc>
          <w:tcPr>
            <w:tcW w:w="3117" w:type="dxa"/>
          </w:tcPr>
          <w:p w14:paraId="6F8BBDE2" w14:textId="77777777" w:rsidR="00147F72" w:rsidRPr="00EC76D5" w:rsidRDefault="00147F72" w:rsidP="004306F6">
            <w:pPr>
              <w:pStyle w:val="Code"/>
            </w:pPr>
          </w:p>
        </w:tc>
        <w:tc>
          <w:tcPr>
            <w:tcW w:w="3117" w:type="dxa"/>
          </w:tcPr>
          <w:p w14:paraId="5F00838E" w14:textId="77777777" w:rsidR="00147F72" w:rsidRPr="00EC76D5" w:rsidRDefault="00147F72" w:rsidP="004306F6">
            <w:pPr>
              <w:pStyle w:val="Code"/>
            </w:pPr>
          </w:p>
        </w:tc>
      </w:tr>
    </w:tbl>
    <w:p w14:paraId="40979074" w14:textId="77777777" w:rsidR="000467E2" w:rsidRPr="00EC76D5" w:rsidRDefault="000467E2" w:rsidP="004306F6">
      <w:pPr>
        <w:pStyle w:val="Code"/>
      </w:pPr>
    </w:p>
    <w:p w14:paraId="7902C667" w14:textId="77777777" w:rsidR="00C6371A" w:rsidRPr="00EC76D5" w:rsidRDefault="00C6371A" w:rsidP="00C6371A">
      <w:pPr>
        <w:pStyle w:val="Code"/>
      </w:pPr>
      <w:r w:rsidRPr="00EC76D5">
        <w:t xml:space="preserve">  private static String doLine(String line) {</w:t>
      </w:r>
    </w:p>
    <w:p w14:paraId="7A825E24" w14:textId="77777777" w:rsidR="00C6371A" w:rsidRPr="00EC76D5" w:rsidRDefault="00C6371A" w:rsidP="00C6371A">
      <w:pPr>
        <w:pStyle w:val="Code"/>
      </w:pPr>
      <w:r w:rsidRPr="00EC76D5">
        <w:t xml:space="preserve">    String lineText, pathText;</w:t>
      </w:r>
    </w:p>
    <w:p w14:paraId="76628DAD" w14:textId="77777777" w:rsidR="00C6371A" w:rsidRPr="00EC76D5" w:rsidRDefault="00C6371A" w:rsidP="00C6371A">
      <w:pPr>
        <w:pStyle w:val="Code"/>
      </w:pPr>
      <w:r w:rsidRPr="00EC76D5">
        <w:t xml:space="preserve">    int spaceIndex = line.indexOf(" ");</w:t>
      </w:r>
    </w:p>
    <w:p w14:paraId="3DE216C4" w14:textId="77777777" w:rsidR="00C6371A" w:rsidRPr="00EC76D5" w:rsidRDefault="00C6371A" w:rsidP="00C6371A">
      <w:pPr>
        <w:pStyle w:val="Code"/>
      </w:pPr>
      <w:r w:rsidRPr="00EC76D5">
        <w:t xml:space="preserve">    </w:t>
      </w:r>
    </w:p>
    <w:p w14:paraId="25902CDB" w14:textId="77777777" w:rsidR="00C6371A" w:rsidRPr="00EC76D5" w:rsidRDefault="00C6371A" w:rsidP="00C6371A">
      <w:pPr>
        <w:pStyle w:val="Code"/>
      </w:pPr>
      <w:r w:rsidRPr="00EC76D5">
        <w:t xml:space="preserve">    if (spaceIndex != -1) {</w:t>
      </w:r>
    </w:p>
    <w:p w14:paraId="27158442" w14:textId="77777777" w:rsidR="00C6371A" w:rsidRPr="00EC76D5" w:rsidRDefault="00C6371A" w:rsidP="00C6371A">
      <w:pPr>
        <w:pStyle w:val="Code"/>
      </w:pPr>
      <w:r w:rsidRPr="00EC76D5">
        <w:t xml:space="preserve">      lineText = line.substring(0, spaceIndex);</w:t>
      </w:r>
    </w:p>
    <w:p w14:paraId="7F7FA260" w14:textId="77777777" w:rsidR="00C6371A" w:rsidRPr="00EC76D5" w:rsidRDefault="00C6371A" w:rsidP="00C6371A">
      <w:pPr>
        <w:pStyle w:val="Code"/>
      </w:pPr>
      <w:r w:rsidRPr="00EC76D5">
        <w:t xml:space="preserve">      pathText = line.substring(spaceIndex + 1).trim();</w:t>
      </w:r>
    </w:p>
    <w:p w14:paraId="5E854B3D" w14:textId="77777777" w:rsidR="00C6371A" w:rsidRPr="00EC76D5" w:rsidRDefault="00C6371A" w:rsidP="00C6371A">
      <w:pPr>
        <w:pStyle w:val="Code"/>
      </w:pPr>
      <w:r w:rsidRPr="00EC76D5">
        <w:t xml:space="preserve">    }</w:t>
      </w:r>
    </w:p>
    <w:p w14:paraId="3AA4417F" w14:textId="77777777" w:rsidR="00C6371A" w:rsidRPr="00EC76D5" w:rsidRDefault="00C6371A" w:rsidP="00C6371A">
      <w:pPr>
        <w:pStyle w:val="Code"/>
      </w:pPr>
      <w:r w:rsidRPr="00EC76D5">
        <w:t xml:space="preserve">    else {</w:t>
      </w:r>
    </w:p>
    <w:p w14:paraId="4A7172E9" w14:textId="77777777" w:rsidR="00C6371A" w:rsidRPr="00EC76D5" w:rsidRDefault="00C6371A" w:rsidP="00C6371A">
      <w:pPr>
        <w:pStyle w:val="Code"/>
      </w:pPr>
      <w:r w:rsidRPr="00EC76D5">
        <w:t xml:space="preserve">      lineText = line;</w:t>
      </w:r>
    </w:p>
    <w:p w14:paraId="7D52434F" w14:textId="77777777" w:rsidR="00C6371A" w:rsidRPr="00EC76D5" w:rsidRDefault="00C6371A" w:rsidP="00C6371A">
      <w:pPr>
        <w:pStyle w:val="Code"/>
      </w:pPr>
      <w:r w:rsidRPr="00EC76D5">
        <w:t xml:space="preserve">      pathText = null;</w:t>
      </w:r>
    </w:p>
    <w:p w14:paraId="57ED38C4" w14:textId="77777777" w:rsidR="00C6371A" w:rsidRPr="00EC76D5" w:rsidRDefault="00C6371A" w:rsidP="00C6371A">
      <w:pPr>
        <w:pStyle w:val="Code"/>
      </w:pPr>
      <w:r w:rsidRPr="00EC76D5">
        <w:t xml:space="preserve">    }</w:t>
      </w:r>
    </w:p>
    <w:p w14:paraId="42A795D6" w14:textId="77777777" w:rsidR="00C6371A" w:rsidRPr="00EC76D5" w:rsidRDefault="00C6371A" w:rsidP="00C6371A">
      <w:pPr>
        <w:pStyle w:val="Code"/>
      </w:pPr>
      <w:r w:rsidRPr="00EC76D5">
        <w:t xml:space="preserve">    </w:t>
      </w:r>
    </w:p>
    <w:p w14:paraId="322C1C64" w14:textId="77777777" w:rsidR="00C6371A" w:rsidRPr="00EC76D5" w:rsidRDefault="00C6371A" w:rsidP="00C6371A">
      <w:pPr>
        <w:pStyle w:val="Code"/>
      </w:pPr>
      <w:r w:rsidRPr="00EC76D5">
        <w:t xml:space="preserve">    try {</w:t>
      </w:r>
    </w:p>
    <w:p w14:paraId="614A0683" w14:textId="77777777" w:rsidR="00C6371A" w:rsidRPr="00EC76D5" w:rsidRDefault="00C6371A" w:rsidP="00C6371A">
      <w:pPr>
        <w:pStyle w:val="Code"/>
      </w:pPr>
      <w:r w:rsidRPr="00EC76D5">
        <w:t xml:space="preserve">      Main.Line = Integer.parseInt(lineText);</w:t>
      </w:r>
    </w:p>
    <w:p w14:paraId="6FE8B5CA" w14:textId="77777777" w:rsidR="00C6371A" w:rsidRPr="00EC76D5" w:rsidRDefault="00C6371A" w:rsidP="00C6371A">
      <w:pPr>
        <w:pStyle w:val="Code"/>
      </w:pPr>
      <w:r w:rsidRPr="00EC76D5">
        <w:t xml:space="preserve">    }</w:t>
      </w:r>
    </w:p>
    <w:p w14:paraId="4D92FD4B" w14:textId="77777777" w:rsidR="00C6371A" w:rsidRPr="00EC76D5" w:rsidRDefault="00C6371A" w:rsidP="00C6371A">
      <w:pPr>
        <w:pStyle w:val="Code"/>
      </w:pPr>
      <w:r w:rsidRPr="00EC76D5">
        <w:t xml:space="preserve">    catch (NumberFormatException exception) {</w:t>
      </w:r>
    </w:p>
    <w:p w14:paraId="1B0C0A47" w14:textId="77777777" w:rsidR="00C6371A" w:rsidRPr="00EC76D5" w:rsidRDefault="00C6371A" w:rsidP="00C6371A">
      <w:pPr>
        <w:pStyle w:val="Code"/>
      </w:pPr>
      <w:r w:rsidRPr="00EC76D5">
        <w:t xml:space="preserve">      Assert.error(lineText, "invalid line number");</w:t>
      </w:r>
    </w:p>
    <w:p w14:paraId="37F30C14" w14:textId="77777777" w:rsidR="00C6371A" w:rsidRPr="00EC76D5" w:rsidRDefault="00C6371A" w:rsidP="00C6371A">
      <w:pPr>
        <w:pStyle w:val="Code"/>
      </w:pPr>
      <w:r w:rsidRPr="00EC76D5">
        <w:t xml:space="preserve">    }</w:t>
      </w:r>
    </w:p>
    <w:p w14:paraId="02231D48" w14:textId="77777777" w:rsidR="00C6371A" w:rsidRPr="00EC76D5" w:rsidRDefault="00C6371A" w:rsidP="00C6371A">
      <w:pPr>
        <w:pStyle w:val="Code"/>
      </w:pPr>
    </w:p>
    <w:p w14:paraId="1827079C" w14:textId="77777777" w:rsidR="00C6371A" w:rsidRPr="00EC76D5" w:rsidRDefault="00C6371A" w:rsidP="00C6371A">
      <w:pPr>
        <w:pStyle w:val="Code"/>
      </w:pPr>
      <w:r w:rsidRPr="00EC76D5">
        <w:t xml:space="preserve">    if (pathText != null) {</w:t>
      </w:r>
    </w:p>
    <w:p w14:paraId="2C5BA4D9" w14:textId="77777777" w:rsidR="00C6371A" w:rsidRPr="00EC76D5" w:rsidRDefault="00C6371A" w:rsidP="00C6371A">
      <w:pPr>
        <w:pStyle w:val="Code"/>
      </w:pPr>
      <w:r w:rsidRPr="00EC76D5">
        <w:t xml:space="preserve">      Main.Path = pathText;</w:t>
      </w:r>
    </w:p>
    <w:p w14:paraId="52CFD3A6" w14:textId="77777777" w:rsidR="00C6371A" w:rsidRPr="00EC76D5" w:rsidRDefault="00C6371A" w:rsidP="00C6371A">
      <w:pPr>
        <w:pStyle w:val="Code"/>
      </w:pPr>
      <w:r w:rsidRPr="00EC76D5">
        <w:t xml:space="preserve">    }</w:t>
      </w:r>
    </w:p>
    <w:p w14:paraId="09F777B3" w14:textId="77777777" w:rsidR="00C6371A" w:rsidRPr="00EC76D5" w:rsidRDefault="00C6371A" w:rsidP="00C6371A">
      <w:pPr>
        <w:pStyle w:val="Code"/>
      </w:pPr>
      <w:r w:rsidRPr="00EC76D5">
        <w:t xml:space="preserve">    </w:t>
      </w:r>
    </w:p>
    <w:p w14:paraId="75B7D32F" w14:textId="77777777" w:rsidR="00C6371A" w:rsidRPr="00EC76D5" w:rsidRDefault="00C6371A" w:rsidP="00C6371A">
      <w:pPr>
        <w:pStyle w:val="Code"/>
      </w:pPr>
      <w:r w:rsidRPr="00EC76D5">
        <w:t xml:space="preserve">    return Main.SeparatorId + Main.Path + "," + Main.Line + Main.SeparatorId;</w:t>
      </w:r>
    </w:p>
    <w:p w14:paraId="60797110" w14:textId="77777777" w:rsidR="00C6371A" w:rsidRPr="00EC76D5" w:rsidRDefault="00C6371A" w:rsidP="00C6371A">
      <w:pPr>
        <w:pStyle w:val="Code"/>
        <w:rPr>
          <w:rFonts w:ascii="Times New Roman" w:eastAsiaTheme="majorEastAsia" w:hAnsi="Times New Roman" w:cstheme="majorBidi"/>
          <w:b/>
          <w:noProof w:val="0"/>
          <w:sz w:val="32"/>
          <w:szCs w:val="24"/>
        </w:rPr>
      </w:pPr>
      <w:r w:rsidRPr="00EC76D5">
        <w:t xml:space="preserve">  }</w:t>
      </w:r>
    </w:p>
    <w:p w14:paraId="161B783C" w14:textId="161937AC" w:rsidR="00CB5140" w:rsidRPr="00EC76D5" w:rsidRDefault="00CB5140" w:rsidP="00C6371A">
      <w:pPr>
        <w:pStyle w:val="Rubrik3"/>
      </w:pPr>
      <w:bookmarkStart w:id="39" w:name="_Toc481936138"/>
      <w:r w:rsidRPr="00EC76D5">
        <w:t>Includes</w:t>
      </w:r>
      <w:bookmarkEnd w:id="39"/>
    </w:p>
    <w:p w14:paraId="36E05E41" w14:textId="77777777" w:rsidR="008739A0" w:rsidRPr="00EC76D5" w:rsidRDefault="008739A0" w:rsidP="008739A0">
      <w:r w:rsidRPr="00EC76D5">
        <w:t>There are two kinds of include files</w:t>
      </w:r>
      <w:r w:rsidR="00F46ABB" w:rsidRPr="00EC76D5">
        <w:t xml:space="preserve">: system files </w:t>
      </w:r>
      <w:r w:rsidR="00A4767E" w:rsidRPr="00EC76D5">
        <w:t xml:space="preserve">(‘&lt;’ and ‘&gt;’) </w:t>
      </w:r>
      <w:r w:rsidR="00F46ABB" w:rsidRPr="00EC76D5">
        <w:t>and internal files</w:t>
      </w:r>
      <w:r w:rsidR="00A4767E" w:rsidRPr="00EC76D5">
        <w:t xml:space="preserve"> (‘\”’</w:t>
      </w:r>
      <w:r w:rsidR="00F4065D" w:rsidRPr="00EC76D5">
        <w:t xml:space="preserve">). The systems files are included from the path given by </w:t>
      </w:r>
      <w:r w:rsidR="00F4065D" w:rsidRPr="00EC76D5">
        <w:rPr>
          <w:rStyle w:val="CodeInText"/>
        </w:rPr>
        <w:t>Main.IncludePath</w:t>
      </w:r>
      <w:r w:rsidR="00F4065D" w:rsidRPr="00EC76D5">
        <w:t>, and the internal files are included locally.</w:t>
      </w:r>
    </w:p>
    <w:p w14:paraId="588CAFE4" w14:textId="3F1B6A82" w:rsidR="005602C1" w:rsidRPr="00EC76D5" w:rsidRDefault="005602C1" w:rsidP="008739A0">
      <w:r w:rsidRPr="00EC76D5">
        <w:lastRenderedPageBreak/>
        <w:t xml:space="preserve">The </w:t>
      </w:r>
      <w:r w:rsidRPr="00EC76D5">
        <w:rPr>
          <w:rStyle w:val="CodeInText"/>
        </w:rPr>
        <w:t>Main.IncludeSet</w:t>
      </w:r>
      <w:r w:rsidRPr="00EC76D5">
        <w:t xml:space="preserve"> set is used to track the included file so that the source file include the files shall be recompiled if </w:t>
      </w:r>
      <w:r w:rsidR="00AA44B0" w:rsidRPr="00EC76D5">
        <w:t xml:space="preserve">it or </w:t>
      </w:r>
      <w:r w:rsidRPr="00EC76D5">
        <w:t xml:space="preserve">any of </w:t>
      </w:r>
      <w:r w:rsidR="00CF3450" w:rsidRPr="00EC76D5">
        <w:t>its</w:t>
      </w:r>
      <w:r w:rsidRPr="00EC76D5">
        <w:t xml:space="preserve"> included files</w:t>
      </w:r>
      <w:r w:rsidR="00AA44B0" w:rsidRPr="00EC76D5">
        <w:t xml:space="preserve"> has</w:t>
      </w:r>
      <w:r w:rsidRPr="00EC76D5">
        <w:t xml:space="preserve"> been changed</w:t>
      </w:r>
      <w:r w:rsidR="00AA44B0" w:rsidRPr="00EC76D5">
        <w:t xml:space="preserve"> </w:t>
      </w:r>
      <w:r w:rsidRPr="00EC76D5">
        <w:t>after the object file.</w:t>
      </w:r>
      <w:r w:rsidR="00944A37" w:rsidRPr="00EC76D5">
        <w:t xml:space="preserve"> The </w:t>
      </w:r>
      <w:r w:rsidR="00944A37" w:rsidRPr="00EC76D5">
        <w:rPr>
          <w:rStyle w:val="CodeInText"/>
        </w:rPr>
        <w:t>Main.IncludeStack</w:t>
      </w:r>
      <w:r w:rsidR="00944A37" w:rsidRPr="00EC76D5">
        <w:t xml:space="preserve"> is used to make sure th</w:t>
      </w:r>
      <w:r w:rsidR="00724D4F" w:rsidRPr="00EC76D5">
        <w:t>at there is</w:t>
      </w:r>
      <w:r w:rsidR="00944A37" w:rsidRPr="00EC76D5">
        <w:t xml:space="preserve"> no circular inclusion.</w:t>
      </w:r>
    </w:p>
    <w:p w14:paraId="28449439" w14:textId="3CABB7B8" w:rsidR="009B6A32" w:rsidRPr="00EC76D5" w:rsidRDefault="009B6A32" w:rsidP="008739A0">
      <w:r w:rsidRPr="00EC76D5">
        <w:t xml:space="preserve">The </w:t>
      </w:r>
      <w:r w:rsidRPr="00EC76D5">
        <w:rPr>
          <w:rStyle w:val="CodeInText"/>
        </w:rPr>
        <w:t>Main.</w:t>
      </w:r>
      <w:r w:rsidR="00382D84" w:rsidRPr="00EC76D5">
        <w:rPr>
          <w:rStyle w:val="CodeInText"/>
        </w:rPr>
        <w:t>Path</w:t>
      </w:r>
      <w:r w:rsidR="00382D84" w:rsidRPr="00EC76D5">
        <w:t xml:space="preserve"> and </w:t>
      </w:r>
      <w:r w:rsidR="00382D84" w:rsidRPr="00EC76D5">
        <w:rPr>
          <w:rStyle w:val="CodeInText"/>
        </w:rPr>
        <w:t>Main.L</w:t>
      </w:r>
      <w:r w:rsidR="00801744" w:rsidRPr="00EC76D5">
        <w:rPr>
          <w:rStyle w:val="CodeInText"/>
        </w:rPr>
        <w:t>ine</w:t>
      </w:r>
      <w:r w:rsidRPr="00EC76D5">
        <w:t xml:space="preserve"> fields are </w:t>
      </w:r>
      <w:r w:rsidR="00382D84" w:rsidRPr="00EC76D5">
        <w:t>temporary</w:t>
      </w:r>
      <w:r w:rsidRPr="00EC76D5">
        <w:t xml:space="preserve"> replaced by the path</w:t>
      </w:r>
      <w:r w:rsidR="00795B55" w:rsidRPr="00EC76D5">
        <w:t xml:space="preserve"> and line of</w:t>
      </w:r>
      <w:r w:rsidR="00801744" w:rsidRPr="00EC76D5">
        <w:t xml:space="preserve"> the included file.</w:t>
      </w:r>
      <w:r w:rsidR="00935B00" w:rsidRPr="00EC76D5">
        <w:t xml:space="preserve"> </w:t>
      </w:r>
      <w:r w:rsidR="00E07AB5" w:rsidRPr="00EC76D5">
        <w:t xml:space="preserve">After the include line has been read, the original </w:t>
      </w:r>
      <w:r w:rsidR="002D0542" w:rsidRPr="00EC76D5">
        <w:t>p</w:t>
      </w:r>
      <w:r w:rsidR="00E07AB5" w:rsidRPr="00EC76D5">
        <w:t>ath and line is added to the included source code</w:t>
      </w:r>
      <w:r w:rsidR="003E2379" w:rsidRPr="00EC76D5">
        <w:t>, in the dollar sign format</w:t>
      </w:r>
      <w:r w:rsidR="004D725D" w:rsidRPr="00EC76D5">
        <w:t xml:space="preserve"> (for example: “$C:\Temp\Test.c,100$”)</w:t>
      </w:r>
      <w:r w:rsidR="00E07AB5" w:rsidRPr="00EC76D5">
        <w:t xml:space="preserve">. </w:t>
      </w:r>
      <w:r w:rsidR="00935B00" w:rsidRPr="00EC76D5">
        <w:t>The m</w:t>
      </w:r>
      <w:r w:rsidR="00DA24ED" w:rsidRPr="00EC76D5">
        <w:t>e</w:t>
      </w:r>
      <w:r w:rsidR="00935B00" w:rsidRPr="00EC76D5">
        <w:t>thod returns the source code of the included file, which will replace the original include line.</w:t>
      </w:r>
      <w:r w:rsidR="00E1308D" w:rsidRPr="00EC76D5">
        <w:t xml:space="preserve"> </w:t>
      </w:r>
    </w:p>
    <w:p w14:paraId="664909ED" w14:textId="77777777" w:rsidR="00365937" w:rsidRPr="00EC76D5" w:rsidRDefault="00365937" w:rsidP="00365937">
      <w:pPr>
        <w:pStyle w:val="Code"/>
      </w:pPr>
      <w:r w:rsidRPr="00EC76D5">
        <w:t xml:space="preserve">  private static String doInclude(String line) throws Exception {</w:t>
      </w:r>
    </w:p>
    <w:p w14:paraId="1B0EA5F0" w14:textId="77777777" w:rsidR="00365937" w:rsidRPr="00EC76D5" w:rsidRDefault="00365937" w:rsidP="00365937">
      <w:pPr>
        <w:pStyle w:val="Code"/>
      </w:pPr>
      <w:r w:rsidRPr="00EC76D5">
        <w:t xml:space="preserve">    File includeFile = null;</w:t>
      </w:r>
    </w:p>
    <w:p w14:paraId="1C009DB0" w14:textId="77777777" w:rsidR="00365937" w:rsidRPr="00EC76D5" w:rsidRDefault="00365937" w:rsidP="00365937">
      <w:pPr>
        <w:pStyle w:val="Code"/>
      </w:pPr>
      <w:r w:rsidRPr="00EC76D5">
        <w:t xml:space="preserve">    </w:t>
      </w:r>
    </w:p>
    <w:p w14:paraId="5EAE36F0" w14:textId="77777777" w:rsidR="00365937" w:rsidRPr="00EC76D5" w:rsidRDefault="00365937" w:rsidP="00365937">
      <w:pPr>
        <w:pStyle w:val="Code"/>
      </w:pPr>
      <w:r w:rsidRPr="00EC76D5">
        <w:t xml:space="preserve">    if (line.startsWith("&lt;") &amp;&amp; line.endsWith("&gt;")) {</w:t>
      </w:r>
    </w:p>
    <w:p w14:paraId="5C7E7266" w14:textId="77777777" w:rsidR="00365937" w:rsidRPr="00EC76D5" w:rsidRDefault="00365937" w:rsidP="00365937">
      <w:pPr>
        <w:pStyle w:val="Code"/>
      </w:pPr>
      <w:r w:rsidRPr="00EC76D5">
        <w:t xml:space="preserve">      includeFile = new File(Main.IncludePath +</w:t>
      </w:r>
    </w:p>
    <w:p w14:paraId="79F78B64" w14:textId="77777777" w:rsidR="00365937" w:rsidRPr="00EC76D5" w:rsidRDefault="00365937" w:rsidP="00365937">
      <w:pPr>
        <w:pStyle w:val="Code"/>
      </w:pPr>
      <w:r w:rsidRPr="00EC76D5">
        <w:t xml:space="preserve">                             line.substring(1, line.length() - 1));</w:t>
      </w:r>
    </w:p>
    <w:p w14:paraId="28AB8174" w14:textId="77777777" w:rsidR="00365937" w:rsidRPr="00EC76D5" w:rsidRDefault="00365937" w:rsidP="00365937">
      <w:pPr>
        <w:pStyle w:val="Code"/>
      </w:pPr>
      <w:r w:rsidRPr="00EC76D5">
        <w:t xml:space="preserve">    }</w:t>
      </w:r>
    </w:p>
    <w:p w14:paraId="5691F803" w14:textId="77777777" w:rsidR="00365937" w:rsidRPr="00EC76D5" w:rsidRDefault="00365937" w:rsidP="00365937">
      <w:pPr>
        <w:pStyle w:val="Code"/>
      </w:pPr>
      <w:r w:rsidRPr="00EC76D5">
        <w:t xml:space="preserve">    else if (line.startsWith("\"") &amp;&amp; line.endsWith("\"")) {</w:t>
      </w:r>
    </w:p>
    <w:p w14:paraId="38E45FC2" w14:textId="77777777" w:rsidR="00365937" w:rsidRPr="00EC76D5" w:rsidRDefault="00365937" w:rsidP="00365937">
      <w:pPr>
        <w:pStyle w:val="Code"/>
      </w:pPr>
      <w:r w:rsidRPr="00EC76D5">
        <w:t xml:space="preserve">      String name = line.substring(1, line.length() - 1);</w:t>
      </w:r>
    </w:p>
    <w:p w14:paraId="2C3A790F" w14:textId="77777777" w:rsidR="00365937" w:rsidRPr="00EC76D5" w:rsidRDefault="00365937" w:rsidP="00365937">
      <w:pPr>
        <w:pStyle w:val="Code"/>
      </w:pPr>
      <w:r w:rsidRPr="00EC76D5">
        <w:t xml:space="preserve">      includeFile = new File(octalToChar(name));</w:t>
      </w:r>
    </w:p>
    <w:p w14:paraId="5A42F749" w14:textId="77777777" w:rsidR="00365937" w:rsidRPr="00EC76D5" w:rsidRDefault="00365937" w:rsidP="00365937">
      <w:pPr>
        <w:pStyle w:val="Code"/>
      </w:pPr>
      <w:r w:rsidRPr="00EC76D5">
        <w:t xml:space="preserve">    }</w:t>
      </w:r>
    </w:p>
    <w:p w14:paraId="56158642" w14:textId="77777777" w:rsidR="00365937" w:rsidRPr="00EC76D5" w:rsidRDefault="00365937" w:rsidP="00365937">
      <w:pPr>
        <w:pStyle w:val="Code"/>
      </w:pPr>
      <w:r w:rsidRPr="00EC76D5">
        <w:t xml:space="preserve">    else {</w:t>
      </w:r>
    </w:p>
    <w:p w14:paraId="12CC6A8B" w14:textId="77777777" w:rsidR="00365937" w:rsidRPr="00EC76D5" w:rsidRDefault="00365937" w:rsidP="00365937">
      <w:pPr>
        <w:pStyle w:val="Code"/>
      </w:pPr>
      <w:r w:rsidRPr="00EC76D5">
        <w:t xml:space="preserve">      Assert.error(line, "invalid include format");</w:t>
      </w:r>
    </w:p>
    <w:p w14:paraId="472024CC" w14:textId="77777777" w:rsidR="00365937" w:rsidRPr="00EC76D5" w:rsidRDefault="00365937" w:rsidP="00365937">
      <w:pPr>
        <w:pStyle w:val="Code"/>
      </w:pPr>
      <w:r w:rsidRPr="00EC76D5">
        <w:t xml:space="preserve">    }</w:t>
      </w:r>
    </w:p>
    <w:p w14:paraId="373078D5" w14:textId="77777777" w:rsidR="00365937" w:rsidRPr="00EC76D5" w:rsidRDefault="00365937" w:rsidP="00365937">
      <w:pPr>
        <w:pStyle w:val="Code"/>
      </w:pPr>
    </w:p>
    <w:p w14:paraId="59984B3C" w14:textId="77777777" w:rsidR="00365937" w:rsidRPr="00EC76D5" w:rsidRDefault="00365937" w:rsidP="00365937">
      <w:pPr>
        <w:pStyle w:val="Code"/>
      </w:pPr>
      <w:r w:rsidRPr="00EC76D5">
        <w:t xml:space="preserve">    Assert.error(!Main.IncludeStack.contains(includeFile),</w:t>
      </w:r>
    </w:p>
    <w:p w14:paraId="428B1E0E" w14:textId="5E875384" w:rsidR="00365937" w:rsidRPr="00EC76D5" w:rsidRDefault="0089381A" w:rsidP="00365937">
      <w:pPr>
        <w:pStyle w:val="Code"/>
      </w:pPr>
      <w:r w:rsidRPr="00EC76D5">
        <w:t xml:space="preserve">             "nestled include directives</w:t>
      </w:r>
      <w:r w:rsidR="00365937" w:rsidRPr="00EC76D5">
        <w:t>: " + includeFile.getPath());</w:t>
      </w:r>
    </w:p>
    <w:p w14:paraId="6E0CD015" w14:textId="77777777" w:rsidR="00365937" w:rsidRPr="00EC76D5" w:rsidRDefault="00365937" w:rsidP="00365937">
      <w:pPr>
        <w:pStyle w:val="Code"/>
      </w:pPr>
      <w:r w:rsidRPr="00EC76D5">
        <w:t xml:space="preserve">    Main.IncludeStack.push(includeFile);</w:t>
      </w:r>
    </w:p>
    <w:p w14:paraId="7C979D07" w14:textId="77777777" w:rsidR="00365937" w:rsidRPr="00EC76D5" w:rsidRDefault="00365937" w:rsidP="00365937">
      <w:pPr>
        <w:pStyle w:val="Code"/>
      </w:pPr>
      <w:r w:rsidRPr="00EC76D5">
        <w:t xml:space="preserve">    Main.IncludeSet.add(includeFile);</w:t>
      </w:r>
    </w:p>
    <w:p w14:paraId="5F7008DB" w14:textId="77777777" w:rsidR="00365937" w:rsidRPr="00EC76D5" w:rsidRDefault="00365937" w:rsidP="00365937">
      <w:pPr>
        <w:pStyle w:val="Code"/>
      </w:pPr>
      <w:r w:rsidRPr="00EC76D5">
        <w:t xml:space="preserve">    String oldPath = Main.Path;</w:t>
      </w:r>
    </w:p>
    <w:p w14:paraId="6810A860" w14:textId="77777777" w:rsidR="00365937" w:rsidRPr="00EC76D5" w:rsidRDefault="00365937" w:rsidP="00365937">
      <w:pPr>
        <w:pStyle w:val="Code"/>
      </w:pPr>
      <w:r w:rsidRPr="00EC76D5">
        <w:t xml:space="preserve">    int oldLine = Main.Line;</w:t>
      </w:r>
    </w:p>
    <w:p w14:paraId="62185D83" w14:textId="77777777" w:rsidR="00365937" w:rsidRPr="00EC76D5" w:rsidRDefault="00365937" w:rsidP="00365937">
      <w:pPr>
        <w:pStyle w:val="Code"/>
      </w:pPr>
      <w:r w:rsidRPr="00EC76D5">
        <w:t xml:space="preserve">    StringBuilder buffer = new StringBuilder();</w:t>
      </w:r>
    </w:p>
    <w:p w14:paraId="5BC86758" w14:textId="77777777" w:rsidR="00365937" w:rsidRPr="00EC76D5" w:rsidRDefault="00365937" w:rsidP="00365937">
      <w:pPr>
        <w:pStyle w:val="Code"/>
      </w:pPr>
      <w:r w:rsidRPr="00EC76D5">
        <w:t xml:space="preserve">    doProcess(includeFile, buffer);</w:t>
      </w:r>
    </w:p>
    <w:p w14:paraId="3231855E" w14:textId="77777777" w:rsidR="00365937" w:rsidRPr="00EC76D5" w:rsidRDefault="00365937" w:rsidP="00365937">
      <w:pPr>
        <w:pStyle w:val="Code"/>
      </w:pPr>
      <w:r w:rsidRPr="00EC76D5">
        <w:t xml:space="preserve">    Main.Line = oldLine;</w:t>
      </w:r>
    </w:p>
    <w:p w14:paraId="30D63E4B" w14:textId="77777777" w:rsidR="00365937" w:rsidRPr="00EC76D5" w:rsidRDefault="00365937" w:rsidP="00365937">
      <w:pPr>
        <w:pStyle w:val="Code"/>
      </w:pPr>
      <w:r w:rsidRPr="00EC76D5">
        <w:t xml:space="preserve">    Main.Path = oldPath;</w:t>
      </w:r>
    </w:p>
    <w:p w14:paraId="1008872D" w14:textId="77777777" w:rsidR="00365937" w:rsidRPr="00EC76D5" w:rsidRDefault="00365937" w:rsidP="00365937">
      <w:pPr>
        <w:pStyle w:val="Code"/>
      </w:pPr>
      <w:r w:rsidRPr="00EC76D5">
        <w:t xml:space="preserve">    buffer.append(Main.SeparatorId + Main.Path + "," +</w:t>
      </w:r>
    </w:p>
    <w:p w14:paraId="2620803D" w14:textId="1DD955AA" w:rsidR="00365937" w:rsidRPr="00EC76D5" w:rsidRDefault="00365937" w:rsidP="00365937">
      <w:pPr>
        <w:pStyle w:val="Code"/>
      </w:pPr>
      <w:r w:rsidRPr="00EC76D5">
        <w:t xml:space="preserve">                  Main.Line + Main.SeparatorId);</w:t>
      </w:r>
    </w:p>
    <w:p w14:paraId="47E47874" w14:textId="77777777" w:rsidR="00365937" w:rsidRPr="00EC76D5" w:rsidRDefault="00365937" w:rsidP="00365937">
      <w:pPr>
        <w:pStyle w:val="Code"/>
      </w:pPr>
      <w:r w:rsidRPr="00EC76D5">
        <w:t xml:space="preserve">    Main.IncludeStack.pop();</w:t>
      </w:r>
    </w:p>
    <w:p w14:paraId="22EDE13E" w14:textId="77777777" w:rsidR="00365937" w:rsidRPr="00EC76D5" w:rsidRDefault="00365937" w:rsidP="00365937">
      <w:pPr>
        <w:pStyle w:val="Code"/>
      </w:pPr>
      <w:r w:rsidRPr="00EC76D5">
        <w:t xml:space="preserve">    return buffer.toString();</w:t>
      </w:r>
    </w:p>
    <w:p w14:paraId="22B3F41F" w14:textId="1AE6DEF8" w:rsidR="00365937" w:rsidRPr="00EC76D5" w:rsidRDefault="00365937" w:rsidP="00365937">
      <w:pPr>
        <w:pStyle w:val="Code"/>
      </w:pPr>
      <w:r w:rsidRPr="00EC76D5">
        <w:t xml:space="preserve">  }</w:t>
      </w:r>
    </w:p>
    <w:p w14:paraId="1EF2CB4D" w14:textId="77777777" w:rsidR="00791B48" w:rsidRPr="00EC76D5" w:rsidRDefault="0054134E" w:rsidP="0054134E">
      <w:pPr>
        <w:pStyle w:val="Rubrik3"/>
      </w:pPr>
      <w:bookmarkStart w:id="40" w:name="_Toc481936139"/>
      <w:r w:rsidRPr="00EC76D5">
        <w:t>Macros</w:t>
      </w:r>
      <w:bookmarkEnd w:id="40"/>
    </w:p>
    <w:p w14:paraId="636DFAF3" w14:textId="77777777" w:rsidR="007D2592" w:rsidRPr="00EC76D5" w:rsidRDefault="007D2592" w:rsidP="007D2592">
      <w:r w:rsidRPr="00EC76D5">
        <w:t xml:space="preserve">The </w:t>
      </w:r>
      <w:r w:rsidRPr="00EC76D5">
        <w:rPr>
          <w:rStyle w:val="CodeInText"/>
        </w:rPr>
        <w:t>Macro</w:t>
      </w:r>
      <w:r w:rsidR="00892A69" w:rsidRPr="00EC76D5">
        <w:t xml:space="preserve"> class keep track of a macro, a</w:t>
      </w:r>
      <w:r w:rsidR="0067273E" w:rsidRPr="00EC76D5">
        <w:t xml:space="preserve"> macro has </w:t>
      </w:r>
      <w:r w:rsidR="009E0B4F" w:rsidRPr="00EC76D5">
        <w:t>a possible empty list of parameters</w:t>
      </w:r>
      <w:r w:rsidR="009210DB" w:rsidRPr="00EC76D5">
        <w:t xml:space="preserve"> and a text</w:t>
      </w:r>
      <w:r w:rsidR="003613D5" w:rsidRPr="00EC76D5">
        <w:t>.</w:t>
      </w:r>
    </w:p>
    <w:p w14:paraId="0D411C0A" w14:textId="77777777" w:rsidR="0054134E" w:rsidRPr="00EC76D5" w:rsidRDefault="0054134E" w:rsidP="0054134E">
      <w:pPr>
        <w:pStyle w:val="CodeHeader"/>
      </w:pPr>
      <w:r w:rsidRPr="00EC76D5">
        <w:t>Macro.java</w:t>
      </w:r>
    </w:p>
    <w:p w14:paraId="76D77667" w14:textId="77777777" w:rsidR="00365937" w:rsidRPr="00EC76D5" w:rsidRDefault="00365937" w:rsidP="00365937">
      <w:pPr>
        <w:pStyle w:val="Code"/>
      </w:pPr>
      <w:r w:rsidRPr="00EC76D5">
        <w:t>package c_compiler;</w:t>
      </w:r>
    </w:p>
    <w:p w14:paraId="42E646BA" w14:textId="77777777" w:rsidR="00365937" w:rsidRPr="00EC76D5" w:rsidRDefault="00365937" w:rsidP="00365937">
      <w:pPr>
        <w:pStyle w:val="Code"/>
      </w:pPr>
    </w:p>
    <w:p w14:paraId="17342A69" w14:textId="77777777" w:rsidR="00365937" w:rsidRPr="00EC76D5" w:rsidRDefault="00365937" w:rsidP="00365937">
      <w:pPr>
        <w:pStyle w:val="Code"/>
      </w:pPr>
      <w:r w:rsidRPr="00EC76D5">
        <w:t>public class Macro {</w:t>
      </w:r>
    </w:p>
    <w:p w14:paraId="474BB3A5" w14:textId="77777777" w:rsidR="00365937" w:rsidRPr="00EC76D5" w:rsidRDefault="00365937" w:rsidP="00365937">
      <w:pPr>
        <w:pStyle w:val="Code"/>
      </w:pPr>
      <w:r w:rsidRPr="00EC76D5">
        <w:t xml:space="preserve">  private int m_parameters;</w:t>
      </w:r>
    </w:p>
    <w:p w14:paraId="3E378EF1" w14:textId="77777777" w:rsidR="00365937" w:rsidRPr="00EC76D5" w:rsidRDefault="00365937" w:rsidP="00365937">
      <w:pPr>
        <w:pStyle w:val="Code"/>
      </w:pPr>
      <w:r w:rsidRPr="00EC76D5">
        <w:t xml:space="preserve">  private String m_body;</w:t>
      </w:r>
    </w:p>
    <w:p w14:paraId="747390C2" w14:textId="77777777" w:rsidR="00365937" w:rsidRPr="00EC76D5" w:rsidRDefault="00365937" w:rsidP="00365937">
      <w:pPr>
        <w:pStyle w:val="Code"/>
      </w:pPr>
      <w:r w:rsidRPr="00EC76D5">
        <w:t xml:space="preserve">  </w:t>
      </w:r>
    </w:p>
    <w:p w14:paraId="1085612F" w14:textId="77777777" w:rsidR="00365937" w:rsidRPr="00EC76D5" w:rsidRDefault="00365937" w:rsidP="00365937">
      <w:pPr>
        <w:pStyle w:val="Code"/>
      </w:pPr>
      <w:r w:rsidRPr="00EC76D5">
        <w:t xml:space="preserve">  public Macro(int parameters, String body) {</w:t>
      </w:r>
    </w:p>
    <w:p w14:paraId="67EE018B" w14:textId="77777777" w:rsidR="00365937" w:rsidRPr="00EC76D5" w:rsidRDefault="00365937" w:rsidP="00365937">
      <w:pPr>
        <w:pStyle w:val="Code"/>
      </w:pPr>
      <w:r w:rsidRPr="00EC76D5">
        <w:t xml:space="preserve">    m_parameters = parameters;</w:t>
      </w:r>
    </w:p>
    <w:p w14:paraId="30BE178D" w14:textId="77777777" w:rsidR="00365937" w:rsidRPr="00EC76D5" w:rsidRDefault="00365937" w:rsidP="00365937">
      <w:pPr>
        <w:pStyle w:val="Code"/>
      </w:pPr>
      <w:r w:rsidRPr="00EC76D5">
        <w:t xml:space="preserve">    m_body = body;</w:t>
      </w:r>
    </w:p>
    <w:p w14:paraId="079A3ED6" w14:textId="77777777" w:rsidR="00365937" w:rsidRPr="00EC76D5" w:rsidRDefault="00365937" w:rsidP="00365937">
      <w:pPr>
        <w:pStyle w:val="Code"/>
      </w:pPr>
      <w:r w:rsidRPr="00EC76D5">
        <w:t xml:space="preserve">  }</w:t>
      </w:r>
    </w:p>
    <w:p w14:paraId="43695D93" w14:textId="77777777" w:rsidR="00365937" w:rsidRPr="00EC76D5" w:rsidRDefault="00365937" w:rsidP="00365937">
      <w:pPr>
        <w:pStyle w:val="Code"/>
      </w:pPr>
    </w:p>
    <w:p w14:paraId="3C37B555" w14:textId="77777777" w:rsidR="00365937" w:rsidRPr="00EC76D5" w:rsidRDefault="00365937" w:rsidP="00365937">
      <w:pPr>
        <w:pStyle w:val="Code"/>
      </w:pPr>
      <w:r w:rsidRPr="00EC76D5">
        <w:t xml:space="preserve">  public Macro(String body) {</w:t>
      </w:r>
    </w:p>
    <w:p w14:paraId="40344B0E" w14:textId="77777777" w:rsidR="00365937" w:rsidRPr="00EC76D5" w:rsidRDefault="00365937" w:rsidP="00365937">
      <w:pPr>
        <w:pStyle w:val="Code"/>
      </w:pPr>
      <w:r w:rsidRPr="00EC76D5">
        <w:lastRenderedPageBreak/>
        <w:t xml:space="preserve">    m_parameters = 0;</w:t>
      </w:r>
    </w:p>
    <w:p w14:paraId="3130355F" w14:textId="77777777" w:rsidR="00365937" w:rsidRPr="00EC76D5" w:rsidRDefault="00365937" w:rsidP="00365937">
      <w:pPr>
        <w:pStyle w:val="Code"/>
      </w:pPr>
      <w:r w:rsidRPr="00EC76D5">
        <w:t xml:space="preserve">    m_body = body;</w:t>
      </w:r>
    </w:p>
    <w:p w14:paraId="217C5CD3" w14:textId="77777777" w:rsidR="00365937" w:rsidRPr="00EC76D5" w:rsidRDefault="00365937" w:rsidP="00365937">
      <w:pPr>
        <w:pStyle w:val="Code"/>
      </w:pPr>
      <w:r w:rsidRPr="00EC76D5">
        <w:t xml:space="preserve">  }</w:t>
      </w:r>
    </w:p>
    <w:p w14:paraId="3B01BFED" w14:textId="77777777" w:rsidR="00365937" w:rsidRPr="00EC76D5" w:rsidRDefault="00365937" w:rsidP="00365937">
      <w:pPr>
        <w:pStyle w:val="Code"/>
      </w:pPr>
    </w:p>
    <w:p w14:paraId="4D2CC68E" w14:textId="77777777" w:rsidR="00365937" w:rsidRPr="00EC76D5" w:rsidRDefault="00365937" w:rsidP="00365937">
      <w:pPr>
        <w:pStyle w:val="Code"/>
      </w:pPr>
      <w:r w:rsidRPr="00EC76D5">
        <w:t xml:space="preserve">  public int parameters() {</w:t>
      </w:r>
    </w:p>
    <w:p w14:paraId="49CA1F29" w14:textId="77777777" w:rsidR="00365937" w:rsidRPr="00EC76D5" w:rsidRDefault="00365937" w:rsidP="00365937">
      <w:pPr>
        <w:pStyle w:val="Code"/>
      </w:pPr>
      <w:r w:rsidRPr="00EC76D5">
        <w:t xml:space="preserve">    return m_parameters;</w:t>
      </w:r>
    </w:p>
    <w:p w14:paraId="6A1A3F1C" w14:textId="77777777" w:rsidR="00365937" w:rsidRPr="00EC76D5" w:rsidRDefault="00365937" w:rsidP="00365937">
      <w:pPr>
        <w:pStyle w:val="Code"/>
      </w:pPr>
      <w:r w:rsidRPr="00EC76D5">
        <w:t xml:space="preserve">  }</w:t>
      </w:r>
    </w:p>
    <w:p w14:paraId="0BF3FF80" w14:textId="77777777" w:rsidR="00365937" w:rsidRPr="00EC76D5" w:rsidRDefault="00365937" w:rsidP="00365937">
      <w:pPr>
        <w:pStyle w:val="Code"/>
      </w:pPr>
      <w:r w:rsidRPr="00EC76D5">
        <w:t xml:space="preserve">  </w:t>
      </w:r>
    </w:p>
    <w:p w14:paraId="2A9D7B50" w14:textId="77777777" w:rsidR="00365937" w:rsidRPr="00EC76D5" w:rsidRDefault="00365937" w:rsidP="00365937">
      <w:pPr>
        <w:pStyle w:val="Code"/>
      </w:pPr>
      <w:r w:rsidRPr="00EC76D5">
        <w:t xml:space="preserve">  public String body() {</w:t>
      </w:r>
    </w:p>
    <w:p w14:paraId="76906D2C" w14:textId="77777777" w:rsidR="00365937" w:rsidRPr="00EC76D5" w:rsidRDefault="00365937" w:rsidP="00365937">
      <w:pPr>
        <w:pStyle w:val="Code"/>
      </w:pPr>
      <w:r w:rsidRPr="00EC76D5">
        <w:t xml:space="preserve">    return m_body;</w:t>
      </w:r>
    </w:p>
    <w:p w14:paraId="1DB92B45" w14:textId="77777777" w:rsidR="00365937" w:rsidRPr="00EC76D5" w:rsidRDefault="00365937" w:rsidP="00365937">
      <w:pPr>
        <w:pStyle w:val="Code"/>
      </w:pPr>
      <w:r w:rsidRPr="00EC76D5">
        <w:t xml:space="preserve">  }</w:t>
      </w:r>
    </w:p>
    <w:p w14:paraId="63BDBA53" w14:textId="77777777" w:rsidR="00365937" w:rsidRPr="00EC76D5" w:rsidRDefault="00365937" w:rsidP="00365937">
      <w:pPr>
        <w:pStyle w:val="Code"/>
      </w:pPr>
      <w:r w:rsidRPr="00EC76D5">
        <w:t xml:space="preserve">  </w:t>
      </w:r>
    </w:p>
    <w:p w14:paraId="00A1EE34" w14:textId="77777777" w:rsidR="00365937" w:rsidRPr="00EC76D5" w:rsidRDefault="00365937" w:rsidP="00365937">
      <w:pPr>
        <w:pStyle w:val="Code"/>
      </w:pPr>
      <w:r w:rsidRPr="00EC76D5">
        <w:t xml:space="preserve">  public boolean equals(Object object) {</w:t>
      </w:r>
    </w:p>
    <w:p w14:paraId="5F3BF184" w14:textId="77777777" w:rsidR="00365937" w:rsidRPr="00EC76D5" w:rsidRDefault="00365937" w:rsidP="00365937">
      <w:pPr>
        <w:pStyle w:val="Code"/>
      </w:pPr>
      <w:r w:rsidRPr="00EC76D5">
        <w:t xml:space="preserve">    if (object instanceof Macro) {</w:t>
      </w:r>
    </w:p>
    <w:p w14:paraId="19AD50BD" w14:textId="77777777" w:rsidR="00365937" w:rsidRPr="00EC76D5" w:rsidRDefault="00365937" w:rsidP="00365937">
      <w:pPr>
        <w:pStyle w:val="Code"/>
      </w:pPr>
      <w:r w:rsidRPr="00EC76D5">
        <w:t xml:space="preserve">      Macro macro = (Macro) object;</w:t>
      </w:r>
    </w:p>
    <w:p w14:paraId="28FF244D" w14:textId="77777777" w:rsidR="00365937" w:rsidRPr="00EC76D5" w:rsidRDefault="00365937" w:rsidP="00365937">
      <w:pPr>
        <w:pStyle w:val="Code"/>
      </w:pPr>
      <w:r w:rsidRPr="00EC76D5">
        <w:t xml:space="preserve">      return m_body.equals(macro.m_body) &amp;&amp;</w:t>
      </w:r>
    </w:p>
    <w:p w14:paraId="5F2055F1" w14:textId="77777777" w:rsidR="00365937" w:rsidRPr="00EC76D5" w:rsidRDefault="00365937" w:rsidP="00365937">
      <w:pPr>
        <w:pStyle w:val="Code"/>
      </w:pPr>
      <w:r w:rsidRPr="00EC76D5">
        <w:t xml:space="preserve">             (m_parameters == macro.m_parameters);</w:t>
      </w:r>
    </w:p>
    <w:p w14:paraId="768DF2B0" w14:textId="77777777" w:rsidR="00365937" w:rsidRPr="00EC76D5" w:rsidRDefault="00365937" w:rsidP="00365937">
      <w:pPr>
        <w:pStyle w:val="Code"/>
      </w:pPr>
      <w:r w:rsidRPr="00EC76D5">
        <w:t xml:space="preserve">    }</w:t>
      </w:r>
    </w:p>
    <w:p w14:paraId="3EA4389B" w14:textId="77777777" w:rsidR="00365937" w:rsidRPr="00EC76D5" w:rsidRDefault="00365937" w:rsidP="00365937">
      <w:pPr>
        <w:pStyle w:val="Code"/>
      </w:pPr>
    </w:p>
    <w:p w14:paraId="3D1C7716" w14:textId="77777777" w:rsidR="00365937" w:rsidRPr="00EC76D5" w:rsidRDefault="00365937" w:rsidP="00365937">
      <w:pPr>
        <w:pStyle w:val="Code"/>
      </w:pPr>
      <w:r w:rsidRPr="00EC76D5">
        <w:t xml:space="preserve">    return false;</w:t>
      </w:r>
    </w:p>
    <w:p w14:paraId="08116C99" w14:textId="77777777" w:rsidR="00365937" w:rsidRPr="00EC76D5" w:rsidRDefault="00365937" w:rsidP="00365937">
      <w:pPr>
        <w:pStyle w:val="Code"/>
      </w:pPr>
      <w:r w:rsidRPr="00EC76D5">
        <w:t xml:space="preserve">  }</w:t>
      </w:r>
    </w:p>
    <w:p w14:paraId="14728D5E" w14:textId="1F7FE8C0" w:rsidR="004306F6" w:rsidRPr="00EC76D5" w:rsidRDefault="00365937" w:rsidP="00365937">
      <w:pPr>
        <w:pStyle w:val="Code"/>
      </w:pPr>
      <w:r w:rsidRPr="00EC76D5">
        <w:t>}</w:t>
      </w:r>
    </w:p>
    <w:p w14:paraId="09A61655" w14:textId="77777777" w:rsidR="002C0922" w:rsidRPr="00EC76D5" w:rsidRDefault="00BF64CD" w:rsidP="009F22A2">
      <w:r w:rsidRPr="00EC76D5">
        <w:t xml:space="preserve">The </w:t>
      </w:r>
      <w:r w:rsidRPr="00EC76D5">
        <w:rPr>
          <w:rStyle w:val="CodeInText"/>
        </w:rPr>
        <w:t>doDefine</w:t>
      </w:r>
      <w:r w:rsidRPr="00EC76D5">
        <w:t xml:space="preserve"> method splits the line into the name of the macro, a potential parameter list, and a body.</w:t>
      </w:r>
      <w:r w:rsidR="009F22A2" w:rsidRPr="00EC76D5">
        <w:t xml:space="preserve"> When the first character that is not a let</w:t>
      </w:r>
      <w:r w:rsidR="0086178D" w:rsidRPr="00EC76D5">
        <w:t>t</w:t>
      </w:r>
      <w:r w:rsidR="009F22A2" w:rsidRPr="00EC76D5">
        <w:t>er, digit, or a</w:t>
      </w:r>
      <w:r w:rsidR="0086178D" w:rsidRPr="00EC76D5">
        <w:t>n</w:t>
      </w:r>
      <w:r w:rsidR="009F22A2" w:rsidRPr="00EC76D5">
        <w:t xml:space="preserve"> underline is reached, we check whether the line so far is a proper identifier.</w:t>
      </w:r>
      <w:r w:rsidR="0086178D" w:rsidRPr="00EC76D5">
        <w:t xml:space="preserve"> Then </w:t>
      </w:r>
      <w:r w:rsidR="002C0922" w:rsidRPr="00EC76D5">
        <w:t>we have three cases:</w:t>
      </w:r>
    </w:p>
    <w:p w14:paraId="43B383C9" w14:textId="77777777" w:rsidR="00BF64CD" w:rsidRPr="00EC76D5" w:rsidRDefault="002C0922" w:rsidP="009F22A2">
      <w:r w:rsidRPr="00EC76D5">
        <w:t xml:space="preserve">1. We have reached the end of the line, in which case </w:t>
      </w:r>
      <w:r w:rsidR="00F83813" w:rsidRPr="00EC76D5">
        <w:t>we have a macro with a name, but without parameters or body.</w:t>
      </w:r>
    </w:p>
    <w:p w14:paraId="58D385BE" w14:textId="614E14E9" w:rsidR="00EF62D9" w:rsidRPr="00EC76D5" w:rsidRDefault="00EF62D9" w:rsidP="009F22A2">
      <w:r w:rsidRPr="00EC76D5">
        <w:t xml:space="preserve">2. We have reached a </w:t>
      </w:r>
      <w:r w:rsidR="00511C89" w:rsidRPr="00EC76D5">
        <w:t>space</w:t>
      </w:r>
      <w:r w:rsidRPr="00EC76D5">
        <w:t>, in which case we have a macro with a name and a body, but no parameters.</w:t>
      </w:r>
    </w:p>
    <w:p w14:paraId="45BEAE0D" w14:textId="77777777" w:rsidR="00EF62D9" w:rsidRPr="00EC76D5" w:rsidRDefault="00EF62D9" w:rsidP="009F22A2">
      <w:r w:rsidRPr="00EC76D5">
        <w:t xml:space="preserve">3. We have reached a left parenthesis, in which case we have </w:t>
      </w:r>
      <w:r w:rsidR="00DE4FE4" w:rsidRPr="00EC76D5">
        <w:t xml:space="preserve">a list of parameters and we call </w:t>
      </w:r>
      <w:r w:rsidR="00DE4FE4" w:rsidRPr="00EC76D5">
        <w:rPr>
          <w:rStyle w:val="CodeInText"/>
        </w:rPr>
        <w:t>doParameterDefine</w:t>
      </w:r>
      <w:r w:rsidR="00DE4FE4" w:rsidRPr="00EC76D5">
        <w:t>.</w:t>
      </w:r>
    </w:p>
    <w:p w14:paraId="3F28155E" w14:textId="77777777" w:rsidR="00F34B92" w:rsidRPr="00EC76D5" w:rsidRDefault="00F34B92" w:rsidP="009F22A2">
      <w:r w:rsidRPr="00EC76D5">
        <w:t>4. If none of the above applies, we generate an erro</w:t>
      </w:r>
      <w:r w:rsidR="00AB1F42" w:rsidRPr="00EC76D5">
        <w:t>r</w:t>
      </w:r>
      <w:r w:rsidRPr="00EC76D5">
        <w:t xml:space="preserve"> message.</w:t>
      </w:r>
    </w:p>
    <w:p w14:paraId="7FC89F85" w14:textId="77777777" w:rsidR="00C77683" w:rsidRPr="00EC76D5" w:rsidRDefault="00C77683" w:rsidP="00C419F8">
      <w:pPr>
        <w:pStyle w:val="CodeHeader"/>
      </w:pPr>
      <w:r w:rsidRPr="00EC76D5">
        <w:t>Preprocessor.java</w:t>
      </w:r>
    </w:p>
    <w:p w14:paraId="707AC8F1" w14:textId="77777777" w:rsidR="00DF260E" w:rsidRPr="00EC76D5" w:rsidRDefault="00DF260E" w:rsidP="00DF260E">
      <w:pPr>
        <w:pStyle w:val="Code"/>
      </w:pPr>
      <w:r w:rsidRPr="00EC76D5">
        <w:t xml:space="preserve">  public static void doDefine(String line) {</w:t>
      </w:r>
    </w:p>
    <w:p w14:paraId="317BA8AF" w14:textId="77777777" w:rsidR="00DF260E" w:rsidRPr="00EC76D5" w:rsidRDefault="00DF260E" w:rsidP="00DF260E">
      <w:pPr>
        <w:pStyle w:val="Code"/>
      </w:pPr>
      <w:r w:rsidRPr="00EC76D5">
        <w:t xml:space="preserve">    int index;</w:t>
      </w:r>
    </w:p>
    <w:p w14:paraId="70030109" w14:textId="77777777" w:rsidR="00DF260E" w:rsidRPr="00EC76D5" w:rsidRDefault="00DF260E" w:rsidP="00DF260E">
      <w:pPr>
        <w:pStyle w:val="Code"/>
      </w:pPr>
      <w:r w:rsidRPr="00EC76D5">
        <w:t xml:space="preserve">    for (index = 0; Character.isLetterOrDigit(line.charAt(index)) ||</w:t>
      </w:r>
    </w:p>
    <w:p w14:paraId="3E4BB0B4" w14:textId="77777777" w:rsidR="00DF260E" w:rsidRPr="00EC76D5" w:rsidRDefault="00DF260E" w:rsidP="00DF260E">
      <w:pPr>
        <w:pStyle w:val="Code"/>
      </w:pPr>
      <w:r w:rsidRPr="00EC76D5">
        <w:t xml:space="preserve">                    (line.charAt(index) == '_'); ++index) {</w:t>
      </w:r>
    </w:p>
    <w:p w14:paraId="78C6BBBC" w14:textId="77777777" w:rsidR="00DF260E" w:rsidRPr="00EC76D5" w:rsidRDefault="00DF260E" w:rsidP="00DF260E">
      <w:pPr>
        <w:pStyle w:val="Code"/>
      </w:pPr>
      <w:r w:rsidRPr="00EC76D5">
        <w:t xml:space="preserve">      // Empty.</w:t>
      </w:r>
    </w:p>
    <w:p w14:paraId="7B1D0D09" w14:textId="77777777" w:rsidR="00DF260E" w:rsidRPr="00EC76D5" w:rsidRDefault="00DF260E" w:rsidP="00DF260E">
      <w:pPr>
        <w:pStyle w:val="Code"/>
      </w:pPr>
      <w:r w:rsidRPr="00EC76D5">
        <w:t xml:space="preserve">    }</w:t>
      </w:r>
    </w:p>
    <w:p w14:paraId="248A0849" w14:textId="77777777" w:rsidR="00DF260E" w:rsidRPr="00EC76D5" w:rsidRDefault="00DF260E" w:rsidP="00DF260E">
      <w:pPr>
        <w:pStyle w:val="Code"/>
      </w:pPr>
    </w:p>
    <w:p w14:paraId="5E6C8F4A" w14:textId="77777777" w:rsidR="00DF260E" w:rsidRPr="00EC76D5" w:rsidRDefault="00DF260E" w:rsidP="00DF260E">
      <w:pPr>
        <w:pStyle w:val="Code"/>
      </w:pPr>
      <w:r w:rsidRPr="00EC76D5">
        <w:t xml:space="preserve">    String name = line.substring(0, index);</w:t>
      </w:r>
    </w:p>
    <w:p w14:paraId="05C2019F" w14:textId="77777777" w:rsidR="00DF260E" w:rsidRPr="00EC76D5" w:rsidRDefault="00DF260E" w:rsidP="00DF260E">
      <w:pPr>
        <w:pStyle w:val="Code"/>
      </w:pPr>
      <w:r w:rsidRPr="00EC76D5">
        <w:t xml:space="preserve">    checkIdentifier(name);</w:t>
      </w:r>
    </w:p>
    <w:p w14:paraId="7EC4EE46" w14:textId="77777777" w:rsidR="00DF260E" w:rsidRPr="00EC76D5" w:rsidRDefault="00DF260E" w:rsidP="00DF260E">
      <w:pPr>
        <w:pStyle w:val="Code"/>
      </w:pPr>
    </w:p>
    <w:p w14:paraId="63F5F880" w14:textId="77777777" w:rsidR="00DF260E" w:rsidRPr="00EC76D5" w:rsidRDefault="00DF260E" w:rsidP="00DF260E">
      <w:pPr>
        <w:pStyle w:val="Code"/>
      </w:pPr>
      <w:r w:rsidRPr="00EC76D5">
        <w:t xml:space="preserve">    switch (line.charAt(index)) {</w:t>
      </w:r>
    </w:p>
    <w:p w14:paraId="6E4B371D" w14:textId="77777777" w:rsidR="00DF260E" w:rsidRPr="00EC76D5" w:rsidRDefault="00DF260E" w:rsidP="00DF260E">
      <w:pPr>
        <w:pStyle w:val="Code"/>
      </w:pPr>
      <w:r w:rsidRPr="00EC76D5">
        <w:t xml:space="preserve">      case '\0': {</w:t>
      </w:r>
    </w:p>
    <w:p w14:paraId="568E53F6" w14:textId="77777777" w:rsidR="00DF260E" w:rsidRPr="00EC76D5" w:rsidRDefault="00DF260E" w:rsidP="00DF260E">
      <w:pPr>
        <w:pStyle w:val="Code"/>
      </w:pPr>
      <w:r w:rsidRPr="00EC76D5">
        <w:t xml:space="preserve">          Macro oldMacro = Main.MacroMap.get(name),</w:t>
      </w:r>
    </w:p>
    <w:p w14:paraId="2D37EB18" w14:textId="77777777" w:rsidR="00DF260E" w:rsidRPr="00EC76D5" w:rsidRDefault="00DF260E" w:rsidP="00DF260E">
      <w:pPr>
        <w:pStyle w:val="Code"/>
      </w:pPr>
      <w:r w:rsidRPr="00EC76D5">
        <w:t xml:space="preserve">                newMacro = new Macro("");</w:t>
      </w:r>
    </w:p>
    <w:p w14:paraId="5542D2AE" w14:textId="77777777" w:rsidR="00DF260E" w:rsidRPr="00EC76D5" w:rsidRDefault="00DF260E" w:rsidP="00DF260E">
      <w:pPr>
        <w:pStyle w:val="Code"/>
      </w:pPr>
      <w:r w:rsidRPr="00EC76D5">
        <w:t xml:space="preserve">          Assert.error((oldMacro == null) || oldMacro.equals(newMacro),</w:t>
      </w:r>
    </w:p>
    <w:p w14:paraId="7F994AAD" w14:textId="77777777" w:rsidR="00DF260E" w:rsidRPr="00EC76D5" w:rsidRDefault="00DF260E" w:rsidP="00DF260E">
      <w:pPr>
        <w:pStyle w:val="Code"/>
      </w:pPr>
      <w:r w:rsidRPr="00EC76D5">
        <w:t xml:space="preserve">                       name, "macro already defined");</w:t>
      </w:r>
    </w:p>
    <w:p w14:paraId="36D2DD83" w14:textId="77777777" w:rsidR="00DF260E" w:rsidRPr="00EC76D5" w:rsidRDefault="00DF260E" w:rsidP="00DF260E">
      <w:pPr>
        <w:pStyle w:val="Code"/>
      </w:pPr>
      <w:r w:rsidRPr="00EC76D5">
        <w:t xml:space="preserve">          Main.MacroMap.put(name, newMacro);</w:t>
      </w:r>
    </w:p>
    <w:p w14:paraId="5288BE6F" w14:textId="77777777" w:rsidR="00DF260E" w:rsidRPr="00EC76D5" w:rsidRDefault="00DF260E" w:rsidP="00DF260E">
      <w:pPr>
        <w:pStyle w:val="Code"/>
      </w:pPr>
      <w:r w:rsidRPr="00EC76D5">
        <w:t xml:space="preserve">        }</w:t>
      </w:r>
    </w:p>
    <w:p w14:paraId="62FE8BFA" w14:textId="77777777" w:rsidR="00DF260E" w:rsidRPr="00EC76D5" w:rsidRDefault="00DF260E" w:rsidP="00DF260E">
      <w:pPr>
        <w:pStyle w:val="Code"/>
      </w:pPr>
      <w:r w:rsidRPr="00EC76D5">
        <w:t xml:space="preserve">        break;</w:t>
      </w:r>
    </w:p>
    <w:p w14:paraId="5A4CE5FD" w14:textId="77777777" w:rsidR="00DF260E" w:rsidRPr="00EC76D5" w:rsidRDefault="00DF260E" w:rsidP="00DF260E">
      <w:pPr>
        <w:pStyle w:val="Code"/>
      </w:pPr>
      <w:r w:rsidRPr="00EC76D5">
        <w:lastRenderedPageBreak/>
        <w:t xml:space="preserve">    </w:t>
      </w:r>
    </w:p>
    <w:p w14:paraId="531FF187" w14:textId="77777777" w:rsidR="00DF260E" w:rsidRPr="00EC76D5" w:rsidRDefault="00DF260E" w:rsidP="00DF260E">
      <w:pPr>
        <w:pStyle w:val="Code"/>
      </w:pPr>
      <w:r w:rsidRPr="00EC76D5">
        <w:t xml:space="preserve">      case ' ': {</w:t>
      </w:r>
    </w:p>
    <w:p w14:paraId="0B81A0FD" w14:textId="77777777" w:rsidR="00DF260E" w:rsidRPr="00EC76D5" w:rsidRDefault="00DF260E" w:rsidP="00DF260E">
      <w:pPr>
        <w:pStyle w:val="Code"/>
      </w:pPr>
      <w:r w:rsidRPr="00EC76D5">
        <w:t xml:space="preserve">          String text = line.substring(index + 1).trim();</w:t>
      </w:r>
    </w:p>
    <w:p w14:paraId="0709AE54" w14:textId="77777777" w:rsidR="00DF260E" w:rsidRPr="00EC76D5" w:rsidRDefault="00DF260E" w:rsidP="00DF260E">
      <w:pPr>
        <w:pStyle w:val="Code"/>
      </w:pPr>
      <w:r w:rsidRPr="00EC76D5">
        <w:t xml:space="preserve">          Macro oldMacro = Main.MacroMap.get(name),</w:t>
      </w:r>
    </w:p>
    <w:p w14:paraId="19718AA2" w14:textId="77777777" w:rsidR="00DF260E" w:rsidRPr="00EC76D5" w:rsidRDefault="00DF260E" w:rsidP="00DF260E">
      <w:pPr>
        <w:pStyle w:val="Code"/>
      </w:pPr>
      <w:r w:rsidRPr="00EC76D5">
        <w:t xml:space="preserve">                newMacro = new Macro(text);</w:t>
      </w:r>
    </w:p>
    <w:p w14:paraId="33E03295" w14:textId="77777777" w:rsidR="00DF260E" w:rsidRPr="00EC76D5" w:rsidRDefault="00DF260E" w:rsidP="00DF260E">
      <w:pPr>
        <w:pStyle w:val="Code"/>
      </w:pPr>
      <w:r w:rsidRPr="00EC76D5">
        <w:t xml:space="preserve">          Assert.error((oldMacro == null) || oldMacro.equals(newMacro),</w:t>
      </w:r>
    </w:p>
    <w:p w14:paraId="3B014DC7" w14:textId="77777777" w:rsidR="00DF260E" w:rsidRPr="00EC76D5" w:rsidRDefault="00DF260E" w:rsidP="00DF260E">
      <w:pPr>
        <w:pStyle w:val="Code"/>
      </w:pPr>
      <w:r w:rsidRPr="00EC76D5">
        <w:t xml:space="preserve">                       name, "macro already defined");</w:t>
      </w:r>
    </w:p>
    <w:p w14:paraId="3C11A85B" w14:textId="77777777" w:rsidR="00DF260E" w:rsidRPr="00EC76D5" w:rsidRDefault="00DF260E" w:rsidP="00DF260E">
      <w:pPr>
        <w:pStyle w:val="Code"/>
      </w:pPr>
      <w:r w:rsidRPr="00EC76D5">
        <w:t xml:space="preserve">          Main.MacroMap.put(name, newMacro);</w:t>
      </w:r>
    </w:p>
    <w:p w14:paraId="0C747577" w14:textId="77777777" w:rsidR="00DF260E" w:rsidRPr="00EC76D5" w:rsidRDefault="00DF260E" w:rsidP="00DF260E">
      <w:pPr>
        <w:pStyle w:val="Code"/>
      </w:pPr>
      <w:r w:rsidRPr="00EC76D5">
        <w:t xml:space="preserve">        }</w:t>
      </w:r>
    </w:p>
    <w:p w14:paraId="6ACB17DE" w14:textId="77777777" w:rsidR="00DF260E" w:rsidRPr="00EC76D5" w:rsidRDefault="00DF260E" w:rsidP="00DF260E">
      <w:pPr>
        <w:pStyle w:val="Code"/>
      </w:pPr>
      <w:r w:rsidRPr="00EC76D5">
        <w:t xml:space="preserve">        break;</w:t>
      </w:r>
    </w:p>
    <w:p w14:paraId="0C5F7DFD" w14:textId="77777777" w:rsidR="00DF260E" w:rsidRPr="00EC76D5" w:rsidRDefault="00DF260E" w:rsidP="00DF260E">
      <w:pPr>
        <w:pStyle w:val="Code"/>
      </w:pPr>
      <w:r w:rsidRPr="00EC76D5">
        <w:t xml:space="preserve">      </w:t>
      </w:r>
    </w:p>
    <w:p w14:paraId="4670FA66" w14:textId="77777777" w:rsidR="00DF260E" w:rsidRPr="00EC76D5" w:rsidRDefault="00DF260E" w:rsidP="00DF260E">
      <w:pPr>
        <w:pStyle w:val="Code"/>
      </w:pPr>
      <w:r w:rsidRPr="00EC76D5">
        <w:t xml:space="preserve">      case '(': {</w:t>
      </w:r>
    </w:p>
    <w:p w14:paraId="7742EA53" w14:textId="77777777" w:rsidR="00DF260E" w:rsidRPr="00EC76D5" w:rsidRDefault="00DF260E" w:rsidP="00DF260E">
      <w:pPr>
        <w:pStyle w:val="Code"/>
      </w:pPr>
      <w:r w:rsidRPr="00EC76D5">
        <w:t xml:space="preserve">          String text = line.substring(index);</w:t>
      </w:r>
    </w:p>
    <w:p w14:paraId="5D247919" w14:textId="77777777" w:rsidR="00DF260E" w:rsidRPr="00EC76D5" w:rsidRDefault="00DF260E" w:rsidP="00DF260E">
      <w:pPr>
        <w:pStyle w:val="Code"/>
      </w:pPr>
      <w:r w:rsidRPr="00EC76D5">
        <w:t xml:space="preserve">          doParameterDefine(name, text);</w:t>
      </w:r>
    </w:p>
    <w:p w14:paraId="5B46932A" w14:textId="77777777" w:rsidR="00DF260E" w:rsidRPr="00EC76D5" w:rsidRDefault="00DF260E" w:rsidP="00DF260E">
      <w:pPr>
        <w:pStyle w:val="Code"/>
      </w:pPr>
      <w:r w:rsidRPr="00EC76D5">
        <w:t xml:space="preserve">        }</w:t>
      </w:r>
    </w:p>
    <w:p w14:paraId="3D889F5B" w14:textId="77777777" w:rsidR="00DF260E" w:rsidRPr="00EC76D5" w:rsidRDefault="00DF260E" w:rsidP="00DF260E">
      <w:pPr>
        <w:pStyle w:val="Code"/>
      </w:pPr>
      <w:r w:rsidRPr="00EC76D5">
        <w:t xml:space="preserve">        break;</w:t>
      </w:r>
    </w:p>
    <w:p w14:paraId="3D562B85" w14:textId="77777777" w:rsidR="00DF260E" w:rsidRPr="00EC76D5" w:rsidRDefault="00DF260E" w:rsidP="00DF260E">
      <w:pPr>
        <w:pStyle w:val="Code"/>
      </w:pPr>
      <w:r w:rsidRPr="00EC76D5">
        <w:t xml:space="preserve">        </w:t>
      </w:r>
    </w:p>
    <w:p w14:paraId="2DD04F68" w14:textId="77777777" w:rsidR="00DF260E" w:rsidRPr="00EC76D5" w:rsidRDefault="00DF260E" w:rsidP="00DF260E">
      <w:pPr>
        <w:pStyle w:val="Code"/>
      </w:pPr>
      <w:r w:rsidRPr="00EC76D5">
        <w:t xml:space="preserve">      default: {</w:t>
      </w:r>
    </w:p>
    <w:p w14:paraId="2B830433" w14:textId="686D39F2" w:rsidR="00DF260E" w:rsidRPr="00EC76D5" w:rsidRDefault="00DF260E" w:rsidP="00DF260E">
      <w:pPr>
        <w:pStyle w:val="Code"/>
      </w:pPr>
      <w:r w:rsidRPr="00EC76D5">
        <w:t xml:space="preserve">          Assert.error(line, "invalid macro </w:t>
      </w:r>
      <w:r w:rsidR="00C37108">
        <w:t>definition</w:t>
      </w:r>
      <w:r w:rsidRPr="00EC76D5">
        <w:t>");</w:t>
      </w:r>
    </w:p>
    <w:p w14:paraId="5C44F3F0" w14:textId="77777777" w:rsidR="00DF260E" w:rsidRPr="00EC76D5" w:rsidRDefault="00DF260E" w:rsidP="00DF260E">
      <w:pPr>
        <w:pStyle w:val="Code"/>
      </w:pPr>
      <w:r w:rsidRPr="00EC76D5">
        <w:t xml:space="preserve">        }</w:t>
      </w:r>
    </w:p>
    <w:p w14:paraId="5C4F2F1A" w14:textId="77777777" w:rsidR="00DF260E" w:rsidRPr="00EC76D5" w:rsidRDefault="00DF260E" w:rsidP="00DF260E">
      <w:pPr>
        <w:pStyle w:val="Code"/>
      </w:pPr>
      <w:r w:rsidRPr="00EC76D5">
        <w:t xml:space="preserve">        break;</w:t>
      </w:r>
    </w:p>
    <w:p w14:paraId="64CEEE61" w14:textId="77777777" w:rsidR="00DF260E" w:rsidRPr="00EC76D5" w:rsidRDefault="00DF260E" w:rsidP="00DF260E">
      <w:pPr>
        <w:pStyle w:val="Code"/>
      </w:pPr>
      <w:r w:rsidRPr="00EC76D5">
        <w:t xml:space="preserve">    }</w:t>
      </w:r>
    </w:p>
    <w:p w14:paraId="08DCB31E" w14:textId="719BFBB1" w:rsidR="00DF260E" w:rsidRPr="00EC76D5" w:rsidRDefault="00DF260E" w:rsidP="00DF260E">
      <w:pPr>
        <w:pStyle w:val="Code"/>
      </w:pPr>
      <w:r w:rsidRPr="00EC76D5">
        <w:t xml:space="preserve">  }</w:t>
      </w:r>
    </w:p>
    <w:p w14:paraId="01446C85" w14:textId="3BAA21BA" w:rsidR="00A148A2" w:rsidRPr="00EC76D5" w:rsidRDefault="009274E2" w:rsidP="00A148A2">
      <w:r w:rsidRPr="00EC76D5">
        <w:t xml:space="preserve">The </w:t>
      </w:r>
      <w:r w:rsidRPr="00EC76D5">
        <w:rPr>
          <w:rStyle w:val="CodeInText"/>
        </w:rPr>
        <w:t>doParameterDefine</w:t>
      </w:r>
      <w:r w:rsidRPr="00EC76D5">
        <w:t xml:space="preserve"> method </w:t>
      </w:r>
      <w:r w:rsidR="00672F93" w:rsidRPr="00EC76D5">
        <w:t>l</w:t>
      </w:r>
      <w:r w:rsidR="00A148A2" w:rsidRPr="00EC76D5">
        <w:t xml:space="preserve">ook into macros with parameters in two steps. First we extract the parameters by calling </w:t>
      </w:r>
      <w:r w:rsidR="00A148A2" w:rsidRPr="00EC76D5">
        <w:rPr>
          <w:rStyle w:val="CodeInText"/>
        </w:rPr>
        <w:t>scanParameters</w:t>
      </w:r>
      <w:r w:rsidR="00A148A2" w:rsidRPr="00EC76D5">
        <w:t>.</w:t>
      </w:r>
      <w:r w:rsidR="00C930D6" w:rsidRPr="00EC76D5">
        <w:t xml:space="preserve"> Then we go through the parameter list and check that the parameters are identifiers and that no parameters is </w:t>
      </w:r>
      <w:r w:rsidR="00DC5A2A" w:rsidRPr="00EC76D5">
        <w:t>repeated</w:t>
      </w:r>
      <w:r w:rsidR="002509C7" w:rsidRPr="00EC76D5">
        <w:t>.</w:t>
      </w:r>
    </w:p>
    <w:p w14:paraId="75A9B2CA" w14:textId="77777777" w:rsidR="00DF260E" w:rsidRPr="00EC76D5" w:rsidRDefault="00DF260E" w:rsidP="00DF260E">
      <w:pPr>
        <w:pStyle w:val="Code"/>
      </w:pPr>
      <w:r w:rsidRPr="00EC76D5">
        <w:t xml:space="preserve">  private static void doParameterDefine(String name, String text) {</w:t>
      </w:r>
    </w:p>
    <w:p w14:paraId="0A3CEF24" w14:textId="77777777" w:rsidR="00DF260E" w:rsidRPr="00EC76D5" w:rsidRDefault="00DF260E" w:rsidP="00DF260E">
      <w:pPr>
        <w:pStyle w:val="Code"/>
      </w:pPr>
      <w:r w:rsidRPr="00EC76D5">
        <w:t xml:space="preserve">    List&lt;String&gt; paramList = new LinkedList&lt;&gt;();</w:t>
      </w:r>
    </w:p>
    <w:p w14:paraId="5EAEE003" w14:textId="77777777" w:rsidR="00DF260E" w:rsidRPr="00EC76D5" w:rsidRDefault="00DF260E" w:rsidP="00DF260E">
      <w:pPr>
        <w:pStyle w:val="Code"/>
      </w:pPr>
      <w:r w:rsidRPr="00EC76D5">
        <w:t xml:space="preserve">    StringBuilder buffer = new StringBuilder(text);</w:t>
      </w:r>
    </w:p>
    <w:p w14:paraId="75D4CC2C" w14:textId="77777777" w:rsidR="00DF260E" w:rsidRPr="00EC76D5" w:rsidRDefault="00DF260E" w:rsidP="00DF260E">
      <w:pPr>
        <w:pStyle w:val="Code"/>
      </w:pPr>
      <w:r w:rsidRPr="00EC76D5">
        <w:t xml:space="preserve">    int lastIndex = scanParameters(buffer, 0, paramList);</w:t>
      </w:r>
    </w:p>
    <w:p w14:paraId="7FA9A233" w14:textId="77777777" w:rsidR="00DF260E" w:rsidRPr="00EC76D5" w:rsidRDefault="00DF260E" w:rsidP="00DF260E">
      <w:pPr>
        <w:pStyle w:val="Code"/>
      </w:pPr>
      <w:r w:rsidRPr="00EC76D5">
        <w:t xml:space="preserve">    buffer.delete(0, lastIndex + 1);</w:t>
      </w:r>
    </w:p>
    <w:p w14:paraId="29C08639" w14:textId="77777777" w:rsidR="00DF260E" w:rsidRPr="00EC76D5" w:rsidRDefault="00DF260E" w:rsidP="00DF260E">
      <w:pPr>
        <w:pStyle w:val="Code"/>
      </w:pPr>
      <w:r w:rsidRPr="00EC76D5">
        <w:t xml:space="preserve">    </w:t>
      </w:r>
    </w:p>
    <w:p w14:paraId="59EA10BF" w14:textId="77777777" w:rsidR="00DF260E" w:rsidRPr="00EC76D5" w:rsidRDefault="00DF260E" w:rsidP="00DF260E">
      <w:pPr>
        <w:pStyle w:val="Code"/>
      </w:pPr>
      <w:r w:rsidRPr="00EC76D5">
        <w:t xml:space="preserve">    Set&lt;String&gt; paramSet = new ListSet&lt;&gt;();</w:t>
      </w:r>
    </w:p>
    <w:p w14:paraId="039159A4" w14:textId="77777777" w:rsidR="00DF260E" w:rsidRPr="00EC76D5" w:rsidRDefault="00DF260E" w:rsidP="00DF260E">
      <w:pPr>
        <w:pStyle w:val="Code"/>
      </w:pPr>
      <w:r w:rsidRPr="00EC76D5">
        <w:t xml:space="preserve">    for (int index = 0; index &lt; paramList.size(); ++index) {</w:t>
      </w:r>
    </w:p>
    <w:p w14:paraId="7A288B6B" w14:textId="77777777" w:rsidR="00DF260E" w:rsidRPr="00EC76D5" w:rsidRDefault="00DF260E" w:rsidP="00DF260E">
      <w:pPr>
        <w:pStyle w:val="Code"/>
      </w:pPr>
      <w:r w:rsidRPr="00EC76D5">
        <w:t xml:space="preserve">      String param = paramList.get(index).trim();</w:t>
      </w:r>
    </w:p>
    <w:p w14:paraId="00797379" w14:textId="77777777" w:rsidR="00DF260E" w:rsidRPr="00EC76D5" w:rsidRDefault="00DF260E" w:rsidP="00DF260E">
      <w:pPr>
        <w:pStyle w:val="Code"/>
      </w:pPr>
      <w:r w:rsidRPr="00EC76D5">
        <w:t xml:space="preserve">      checkIdentifier(param);</w:t>
      </w:r>
    </w:p>
    <w:p w14:paraId="4E4F9623" w14:textId="77777777" w:rsidR="00DF260E" w:rsidRPr="00EC76D5" w:rsidRDefault="00DF260E" w:rsidP="00DF260E">
      <w:pPr>
        <w:pStyle w:val="Code"/>
      </w:pPr>
      <w:r w:rsidRPr="00EC76D5">
        <w:t xml:space="preserve">      Assert.error(paramSet.add(param), param, "repeated macro parameter");</w:t>
      </w:r>
    </w:p>
    <w:p w14:paraId="5E3FAADC" w14:textId="77777777" w:rsidR="00DF260E" w:rsidRPr="00EC76D5" w:rsidRDefault="00DF260E" w:rsidP="00DF260E">
      <w:pPr>
        <w:pStyle w:val="Code"/>
      </w:pPr>
      <w:r w:rsidRPr="00EC76D5">
        <w:t xml:space="preserve">      paramList.set(index, param);</w:t>
      </w:r>
    </w:p>
    <w:p w14:paraId="7FF24C97" w14:textId="77777777" w:rsidR="00DF260E" w:rsidRPr="00EC76D5" w:rsidRDefault="00DF260E" w:rsidP="00DF260E">
      <w:pPr>
        <w:pStyle w:val="Code"/>
      </w:pPr>
      <w:r w:rsidRPr="00EC76D5">
        <w:t xml:space="preserve">    }</w:t>
      </w:r>
    </w:p>
    <w:p w14:paraId="4AEB0E80" w14:textId="7A3A6286" w:rsidR="004306F6" w:rsidRPr="00EC76D5" w:rsidRDefault="00E8132F" w:rsidP="00DF260E">
      <w:r w:rsidRPr="00EC76D5">
        <w:t xml:space="preserve">Then we extract the </w:t>
      </w:r>
      <w:r w:rsidR="00DF260E" w:rsidRPr="00EC76D5">
        <w:t>identifiers</w:t>
      </w:r>
      <w:r w:rsidRPr="00EC76D5">
        <w:t xml:space="preserve"> from the body and replace each occurrence of a parameters with the text “$</w:t>
      </w:r>
      <w:r w:rsidRPr="00EC76D5">
        <w:rPr>
          <w:rStyle w:val="CodeInText"/>
        </w:rPr>
        <w:t>parameter_index</w:t>
      </w:r>
      <w:r w:rsidRPr="00EC76D5">
        <w:t>$”</w:t>
      </w:r>
      <w:r w:rsidR="00FF2D25" w:rsidRPr="00EC76D5">
        <w:t>.</w:t>
      </w:r>
    </w:p>
    <w:p w14:paraId="0D6C081D" w14:textId="77777777" w:rsidR="00DF260E" w:rsidRPr="00EC76D5" w:rsidRDefault="00DF260E" w:rsidP="00DF260E">
      <w:pPr>
        <w:pStyle w:val="Code"/>
      </w:pPr>
      <w:r w:rsidRPr="00EC76D5">
        <w:t xml:space="preserve">    List&lt;Pair&lt;String,Integer&gt;&gt; identList =</w:t>
      </w:r>
    </w:p>
    <w:p w14:paraId="047FF79D" w14:textId="77777777" w:rsidR="00DF260E" w:rsidRPr="00EC76D5" w:rsidRDefault="00DF260E" w:rsidP="00DF260E">
      <w:pPr>
        <w:pStyle w:val="Code"/>
      </w:pPr>
      <w:r w:rsidRPr="00EC76D5">
        <w:t xml:space="preserve">      getIdentifierList(buffer.toString());</w:t>
      </w:r>
    </w:p>
    <w:p w14:paraId="3C4AE28E" w14:textId="77777777" w:rsidR="00DF260E" w:rsidRPr="00EC76D5" w:rsidRDefault="00DF260E" w:rsidP="00DF260E">
      <w:pPr>
        <w:pStyle w:val="Code"/>
      </w:pPr>
      <w:r w:rsidRPr="00EC76D5">
        <w:t xml:space="preserve">    </w:t>
      </w:r>
    </w:p>
    <w:p w14:paraId="1FE234FC" w14:textId="77777777" w:rsidR="00DF260E" w:rsidRPr="00EC76D5" w:rsidRDefault="00DF260E" w:rsidP="00DF260E">
      <w:pPr>
        <w:pStyle w:val="Code"/>
      </w:pPr>
      <w:r w:rsidRPr="00EC76D5">
        <w:t xml:space="preserve">    for (int index = (identList.size() - 1); index &gt;= 0; --index) {</w:t>
      </w:r>
    </w:p>
    <w:p w14:paraId="44176164" w14:textId="77777777" w:rsidR="00DF260E" w:rsidRPr="00EC76D5" w:rsidRDefault="00DF260E" w:rsidP="00DF260E">
      <w:pPr>
        <w:pStyle w:val="Code"/>
      </w:pPr>
      <w:r w:rsidRPr="00EC76D5">
        <w:t xml:space="preserve">      Pair&lt;String,Integer&gt; identPair = identList.get(index);</w:t>
      </w:r>
    </w:p>
    <w:p w14:paraId="50001BDC" w14:textId="77777777" w:rsidR="00DF260E" w:rsidRPr="00EC76D5" w:rsidRDefault="00DF260E" w:rsidP="00DF260E">
      <w:pPr>
        <w:pStyle w:val="Code"/>
      </w:pPr>
      <w:r w:rsidRPr="00EC76D5">
        <w:t xml:space="preserve">      String ident = identPair.getFirst();</w:t>
      </w:r>
    </w:p>
    <w:p w14:paraId="2F399B4B" w14:textId="77777777" w:rsidR="00DF260E" w:rsidRPr="00EC76D5" w:rsidRDefault="00DF260E" w:rsidP="00DF260E">
      <w:pPr>
        <w:pStyle w:val="Code"/>
      </w:pPr>
      <w:r w:rsidRPr="00EC76D5">
        <w:t xml:space="preserve">      int identIndex = identPair.getSecond();</w:t>
      </w:r>
    </w:p>
    <w:p w14:paraId="500753F4" w14:textId="77777777" w:rsidR="00DF260E" w:rsidRPr="00EC76D5" w:rsidRDefault="00DF260E" w:rsidP="00DF260E">
      <w:pPr>
        <w:pStyle w:val="Code"/>
      </w:pPr>
      <w:r w:rsidRPr="00EC76D5">
        <w:t xml:space="preserve">      </w:t>
      </w:r>
    </w:p>
    <w:p w14:paraId="442C8AF6" w14:textId="77777777" w:rsidR="00DF260E" w:rsidRPr="00EC76D5" w:rsidRDefault="00DF260E" w:rsidP="00DF260E">
      <w:pPr>
        <w:pStyle w:val="Code"/>
      </w:pPr>
      <w:r w:rsidRPr="00EC76D5">
        <w:t xml:space="preserve">      int paramIndex = paramList.indexOf(ident);</w:t>
      </w:r>
    </w:p>
    <w:p w14:paraId="7BDBD89A" w14:textId="77777777" w:rsidR="00DF260E" w:rsidRPr="00EC76D5" w:rsidRDefault="00DF260E" w:rsidP="00DF260E">
      <w:pPr>
        <w:pStyle w:val="Code"/>
      </w:pPr>
      <w:r w:rsidRPr="00EC76D5">
        <w:t xml:space="preserve">      if (paramIndex != -1) {</w:t>
      </w:r>
    </w:p>
    <w:p w14:paraId="3C1198F6" w14:textId="77777777" w:rsidR="00DF260E" w:rsidRPr="00EC76D5" w:rsidRDefault="00DF260E" w:rsidP="00DF260E">
      <w:pPr>
        <w:pStyle w:val="Code"/>
      </w:pPr>
      <w:r w:rsidRPr="00EC76D5">
        <w:t xml:space="preserve">        buffer.replace(identIndex, identIndex + ident.length(),</w:t>
      </w:r>
    </w:p>
    <w:p w14:paraId="0A25E984" w14:textId="11DF07DA" w:rsidR="00DF260E" w:rsidRPr="00EC76D5" w:rsidRDefault="00DF260E" w:rsidP="00DF260E">
      <w:pPr>
        <w:pStyle w:val="Code"/>
      </w:pPr>
      <w:r w:rsidRPr="00EC76D5">
        <w:t xml:space="preserve">                       Main.SeparatorId + paramIndex + Main.SeparatorId);</w:t>
      </w:r>
    </w:p>
    <w:p w14:paraId="6B7C1FC1" w14:textId="77777777" w:rsidR="00DF260E" w:rsidRPr="00EC76D5" w:rsidRDefault="00DF260E" w:rsidP="00DF260E">
      <w:pPr>
        <w:pStyle w:val="Code"/>
      </w:pPr>
      <w:r w:rsidRPr="00EC76D5">
        <w:t xml:space="preserve">      }</w:t>
      </w:r>
    </w:p>
    <w:p w14:paraId="0E703075" w14:textId="13DB0ECD" w:rsidR="00DF260E" w:rsidRPr="00EC76D5" w:rsidRDefault="00DF260E" w:rsidP="00DF260E">
      <w:pPr>
        <w:pStyle w:val="Code"/>
      </w:pPr>
      <w:r w:rsidRPr="00EC76D5">
        <w:lastRenderedPageBreak/>
        <w:t xml:space="preserve">    }</w:t>
      </w:r>
    </w:p>
    <w:p w14:paraId="40C2E2E8" w14:textId="2CE2A8BD" w:rsidR="00FF2D25" w:rsidRPr="00EC76D5" w:rsidRDefault="00FF2D25" w:rsidP="00EC375D">
      <w:r w:rsidRPr="00EC76D5">
        <w:t xml:space="preserve">Finally, we look for the merge operator ##. </w:t>
      </w:r>
      <w:r w:rsidR="00EC375D" w:rsidRPr="00EC76D5">
        <w:t>When we find one, we remove the operator and trim the text to its left and right.</w:t>
      </w:r>
    </w:p>
    <w:p w14:paraId="55BCB121" w14:textId="77777777" w:rsidR="00DF260E" w:rsidRPr="00EC76D5" w:rsidRDefault="00DF260E" w:rsidP="00DF260E">
      <w:pPr>
        <w:pStyle w:val="Code"/>
      </w:pPr>
      <w:r w:rsidRPr="00EC76D5">
        <w:t xml:space="preserve">    int index;    </w:t>
      </w:r>
    </w:p>
    <w:p w14:paraId="42E42C75" w14:textId="77777777" w:rsidR="00DF260E" w:rsidRPr="00EC76D5" w:rsidRDefault="00DF260E" w:rsidP="00DF260E">
      <w:pPr>
        <w:pStyle w:val="Code"/>
      </w:pPr>
      <w:r w:rsidRPr="00EC76D5">
        <w:t xml:space="preserve">    String body = buffer.toString();    </w:t>
      </w:r>
    </w:p>
    <w:p w14:paraId="468A6CCE" w14:textId="77777777" w:rsidR="00DF260E" w:rsidRPr="00EC76D5" w:rsidRDefault="00DF260E" w:rsidP="00DF260E">
      <w:pPr>
        <w:pStyle w:val="Code"/>
      </w:pPr>
      <w:r w:rsidRPr="00EC76D5">
        <w:t xml:space="preserve">    while ((index = body.indexOf("##")) != -1) {</w:t>
      </w:r>
    </w:p>
    <w:p w14:paraId="477CEEAE" w14:textId="77777777" w:rsidR="00DF260E" w:rsidRPr="00EC76D5" w:rsidRDefault="00DF260E" w:rsidP="00DF260E">
      <w:pPr>
        <w:pStyle w:val="Code"/>
      </w:pPr>
      <w:r w:rsidRPr="00EC76D5">
        <w:t xml:space="preserve">      String left = body.substring(0, index),</w:t>
      </w:r>
    </w:p>
    <w:p w14:paraId="1EDD6CDE" w14:textId="77777777" w:rsidR="00DF260E" w:rsidRPr="00EC76D5" w:rsidRDefault="00DF260E" w:rsidP="00DF260E">
      <w:pPr>
        <w:pStyle w:val="Code"/>
      </w:pPr>
      <w:r w:rsidRPr="00EC76D5">
        <w:t xml:space="preserve">             right = body.substring(index + 2);</w:t>
      </w:r>
    </w:p>
    <w:p w14:paraId="2FA64A74" w14:textId="77777777" w:rsidR="00DF260E" w:rsidRPr="00EC76D5" w:rsidRDefault="00DF260E" w:rsidP="00DF260E">
      <w:pPr>
        <w:pStyle w:val="Code"/>
      </w:pPr>
      <w:r w:rsidRPr="00EC76D5">
        <w:t xml:space="preserve">      body = left.trim() + right.trim();</w:t>
      </w:r>
    </w:p>
    <w:p w14:paraId="6A5A9CA6" w14:textId="77777777" w:rsidR="00DF260E" w:rsidRPr="00EC76D5" w:rsidRDefault="00DF260E" w:rsidP="00DF260E">
      <w:pPr>
        <w:pStyle w:val="Code"/>
      </w:pPr>
      <w:r w:rsidRPr="00EC76D5">
        <w:t xml:space="preserve">    }</w:t>
      </w:r>
    </w:p>
    <w:p w14:paraId="64EE36F8" w14:textId="55A65D6A" w:rsidR="009272C7" w:rsidRPr="00EC76D5" w:rsidRDefault="00943C93" w:rsidP="00DF260E">
      <w:r w:rsidRPr="00EC76D5">
        <w:t>It is allowed to redefine a macro if it is has the same parameters list and macro.</w:t>
      </w:r>
    </w:p>
    <w:p w14:paraId="53909853" w14:textId="77777777" w:rsidR="00DF260E" w:rsidRPr="00EC76D5" w:rsidRDefault="00DF260E" w:rsidP="00DF260E">
      <w:pPr>
        <w:pStyle w:val="Code"/>
      </w:pPr>
      <w:r w:rsidRPr="00EC76D5">
        <w:t xml:space="preserve">    Macro oldMacro = Main.MacroMap.get(name),</w:t>
      </w:r>
    </w:p>
    <w:p w14:paraId="6D308DD4" w14:textId="77777777" w:rsidR="00DF260E" w:rsidRPr="00EC76D5" w:rsidRDefault="00DF260E" w:rsidP="00DF260E">
      <w:pPr>
        <w:pStyle w:val="Code"/>
      </w:pPr>
      <w:r w:rsidRPr="00EC76D5">
        <w:t xml:space="preserve">          newMacro = new Macro(paramList.size(), body);</w:t>
      </w:r>
    </w:p>
    <w:p w14:paraId="7ABDEA82" w14:textId="77777777" w:rsidR="00DF260E" w:rsidRPr="00EC76D5" w:rsidRDefault="00DF260E" w:rsidP="00DF260E">
      <w:pPr>
        <w:pStyle w:val="Code"/>
      </w:pPr>
    </w:p>
    <w:p w14:paraId="62DA7E07" w14:textId="77777777" w:rsidR="00DF260E" w:rsidRPr="00EC76D5" w:rsidRDefault="00DF260E" w:rsidP="00DF260E">
      <w:pPr>
        <w:pStyle w:val="Code"/>
      </w:pPr>
      <w:r w:rsidRPr="00EC76D5">
        <w:t xml:space="preserve">    Assert.error((oldMacro == null) || oldMacro.equals(newMacro),</w:t>
      </w:r>
    </w:p>
    <w:p w14:paraId="7321B5AC" w14:textId="77777777" w:rsidR="00DF260E" w:rsidRPr="00EC76D5" w:rsidRDefault="00DF260E" w:rsidP="00DF260E">
      <w:pPr>
        <w:pStyle w:val="Code"/>
      </w:pPr>
      <w:r w:rsidRPr="00EC76D5">
        <w:t xml:space="preserve">                 name, "macro already defined");</w:t>
      </w:r>
    </w:p>
    <w:p w14:paraId="6F436D3C" w14:textId="77777777" w:rsidR="00DF260E" w:rsidRPr="00EC76D5" w:rsidRDefault="00DF260E" w:rsidP="00DF260E">
      <w:pPr>
        <w:pStyle w:val="Code"/>
      </w:pPr>
      <w:r w:rsidRPr="00EC76D5">
        <w:t xml:space="preserve">    Main.MacroMap.put(name, newMacro);    </w:t>
      </w:r>
    </w:p>
    <w:p w14:paraId="2AE57E1D" w14:textId="77777777" w:rsidR="00DF260E" w:rsidRPr="00EC76D5" w:rsidRDefault="00DF260E" w:rsidP="00DF260E">
      <w:pPr>
        <w:pStyle w:val="Code"/>
      </w:pPr>
      <w:r w:rsidRPr="00EC76D5">
        <w:t xml:space="preserve">  }</w:t>
      </w:r>
    </w:p>
    <w:p w14:paraId="30C5AE71" w14:textId="2A44C27A" w:rsidR="004306F6" w:rsidRPr="00EC76D5" w:rsidRDefault="0047297E" w:rsidP="00DF260E">
      <w:r w:rsidRPr="00EC76D5">
        <w:t>An identifier is a text starting with a letter or an underline and continuing with letters, digits, or underlines.</w:t>
      </w:r>
      <w:r w:rsidR="002F5F40" w:rsidRPr="00EC76D5">
        <w:t xml:space="preserve"> If the given name is not an identifier, an erro</w:t>
      </w:r>
      <w:r w:rsidR="00DD4C98" w:rsidRPr="00EC76D5">
        <w:t>r</w:t>
      </w:r>
      <w:r w:rsidR="002F5F40" w:rsidRPr="00EC76D5">
        <w:t xml:space="preserve"> occurs.</w:t>
      </w:r>
    </w:p>
    <w:p w14:paraId="4A29EBC8" w14:textId="77777777" w:rsidR="00345814" w:rsidRPr="00EC76D5" w:rsidRDefault="00345814" w:rsidP="00345814">
      <w:pPr>
        <w:pStyle w:val="Code"/>
      </w:pPr>
      <w:r w:rsidRPr="00EC76D5">
        <w:t xml:space="preserve">  private static void checkIdentifier(String name) {</w:t>
      </w:r>
    </w:p>
    <w:p w14:paraId="4547371D" w14:textId="77777777" w:rsidR="00345814" w:rsidRPr="00EC76D5" w:rsidRDefault="00345814" w:rsidP="00345814">
      <w:pPr>
        <w:pStyle w:val="Code"/>
      </w:pPr>
      <w:r w:rsidRPr="00EC76D5">
        <w:t xml:space="preserve">     Assert.error(!name.isEmpty() &amp;&amp; (Character.isLetter(name.charAt(0)) ||</w:t>
      </w:r>
    </w:p>
    <w:p w14:paraId="581A3D1C" w14:textId="77777777" w:rsidR="00345814" w:rsidRPr="00EC76D5" w:rsidRDefault="00345814" w:rsidP="00345814">
      <w:pPr>
        <w:pStyle w:val="Code"/>
      </w:pPr>
      <w:r w:rsidRPr="00EC76D5">
        <w:t xml:space="preserve">                                      (name.charAt(0) == '_')),</w:t>
      </w:r>
    </w:p>
    <w:p w14:paraId="01A73264" w14:textId="77777777" w:rsidR="00345814" w:rsidRPr="00EC76D5" w:rsidRDefault="00345814" w:rsidP="00345814">
      <w:pPr>
        <w:pStyle w:val="Code"/>
      </w:pPr>
      <w:r w:rsidRPr="00EC76D5">
        <w:t xml:space="preserve">                  name, "invalid identifier");</w:t>
      </w:r>
    </w:p>
    <w:p w14:paraId="0644EA4B" w14:textId="77777777" w:rsidR="00345814" w:rsidRPr="00EC76D5" w:rsidRDefault="00345814" w:rsidP="00345814">
      <w:pPr>
        <w:pStyle w:val="Code"/>
      </w:pPr>
      <w:r w:rsidRPr="00EC76D5">
        <w:t xml:space="preserve">     </w:t>
      </w:r>
    </w:p>
    <w:p w14:paraId="1CDCE90F" w14:textId="77777777" w:rsidR="00345814" w:rsidRPr="00EC76D5" w:rsidRDefault="00345814" w:rsidP="00345814">
      <w:pPr>
        <w:pStyle w:val="Code"/>
      </w:pPr>
      <w:r w:rsidRPr="00EC76D5">
        <w:t xml:space="preserve">     for (int index = 1; index &lt; name.length(); ++index) {</w:t>
      </w:r>
    </w:p>
    <w:p w14:paraId="61E5B10F" w14:textId="77777777" w:rsidR="00345814" w:rsidRPr="00EC76D5" w:rsidRDefault="00345814" w:rsidP="00345814">
      <w:pPr>
        <w:pStyle w:val="Code"/>
      </w:pPr>
      <w:r w:rsidRPr="00EC76D5">
        <w:t xml:space="preserve">       Assert.error(Character.isLetterOrDigit(name.charAt(index)) ||</w:t>
      </w:r>
    </w:p>
    <w:p w14:paraId="43C66760" w14:textId="77777777" w:rsidR="00345814" w:rsidRPr="00EC76D5" w:rsidRDefault="00345814" w:rsidP="00345814">
      <w:pPr>
        <w:pStyle w:val="Code"/>
      </w:pPr>
      <w:r w:rsidRPr="00EC76D5">
        <w:t xml:space="preserve">                    (name.charAt(index) == '_'),</w:t>
      </w:r>
    </w:p>
    <w:p w14:paraId="2D78A4A5" w14:textId="77777777" w:rsidR="00345814" w:rsidRPr="00EC76D5" w:rsidRDefault="00345814" w:rsidP="00345814">
      <w:pPr>
        <w:pStyle w:val="Code"/>
      </w:pPr>
      <w:r w:rsidRPr="00EC76D5">
        <w:t xml:space="preserve">                    name, "invalid identifier");</w:t>
      </w:r>
    </w:p>
    <w:p w14:paraId="08510E75" w14:textId="77777777" w:rsidR="00345814" w:rsidRPr="00EC76D5" w:rsidRDefault="00345814" w:rsidP="00345814">
      <w:pPr>
        <w:pStyle w:val="Code"/>
      </w:pPr>
      <w:r w:rsidRPr="00EC76D5">
        <w:t xml:space="preserve">     }</w:t>
      </w:r>
    </w:p>
    <w:p w14:paraId="27045C52" w14:textId="28A4610B" w:rsidR="00345814" w:rsidRPr="00EC76D5" w:rsidRDefault="00345814" w:rsidP="00345814">
      <w:pPr>
        <w:pStyle w:val="Code"/>
      </w:pPr>
      <w:r w:rsidRPr="00EC76D5">
        <w:t xml:space="preserve">  }</w:t>
      </w:r>
    </w:p>
    <w:p w14:paraId="4418B9A1" w14:textId="428297BF" w:rsidR="00900EAA" w:rsidRPr="00EC76D5" w:rsidRDefault="00900EAA" w:rsidP="00900EAA">
      <w:r w:rsidRPr="00EC76D5">
        <w:t xml:space="preserve">The </w:t>
      </w:r>
      <w:r w:rsidRPr="00EC76D5">
        <w:rPr>
          <w:rStyle w:val="CodeInText"/>
        </w:rPr>
        <w:t>getIdentifierList</w:t>
      </w:r>
      <w:r w:rsidRPr="00EC76D5">
        <w:t xml:space="preserve"> method extracts identifiers from a text and returns a list holding the </w:t>
      </w:r>
      <w:r w:rsidR="00002339" w:rsidRPr="00EC76D5">
        <w:t>identifiers</w:t>
      </w:r>
      <w:r w:rsidRPr="00EC76D5">
        <w:t xml:space="preserve"> and their indexes in th</w:t>
      </w:r>
      <w:r w:rsidR="00606661" w:rsidRPr="00EC76D5">
        <w:t>e</w:t>
      </w:r>
      <w:r w:rsidRPr="00EC76D5">
        <w:t xml:space="preserve"> text.</w:t>
      </w:r>
    </w:p>
    <w:p w14:paraId="4F170DBA" w14:textId="77777777" w:rsidR="0031256D" w:rsidRPr="00EC76D5" w:rsidRDefault="0031256D" w:rsidP="0031256D">
      <w:pPr>
        <w:pStyle w:val="Code"/>
      </w:pPr>
      <w:r w:rsidRPr="00EC76D5">
        <w:t xml:space="preserve">  private static List&lt;Pair&lt;String,Integer&gt;&gt; getIdentifierList(String text) {</w:t>
      </w:r>
    </w:p>
    <w:p w14:paraId="42767FF9" w14:textId="77777777" w:rsidR="0031256D" w:rsidRPr="00EC76D5" w:rsidRDefault="0031256D" w:rsidP="0031256D">
      <w:pPr>
        <w:pStyle w:val="Code"/>
      </w:pPr>
      <w:r w:rsidRPr="00EC76D5">
        <w:t xml:space="preserve">    StringBuilder buffer = new StringBuilder(text);</w:t>
      </w:r>
    </w:p>
    <w:p w14:paraId="57184068" w14:textId="77777777" w:rsidR="0031256D" w:rsidRPr="00EC76D5" w:rsidRDefault="0031256D" w:rsidP="0031256D">
      <w:pPr>
        <w:pStyle w:val="Code"/>
      </w:pPr>
      <w:r w:rsidRPr="00EC76D5">
        <w:t xml:space="preserve">    List&lt;Pair&lt;String,Integer&gt;&gt; identList = new LinkedList&lt;&gt;();</w:t>
      </w:r>
    </w:p>
    <w:p w14:paraId="586BC486" w14:textId="77777777" w:rsidR="0031256D" w:rsidRPr="00EC76D5" w:rsidRDefault="0031256D" w:rsidP="0031256D">
      <w:pPr>
        <w:pStyle w:val="Code"/>
      </w:pPr>
      <w:r w:rsidRPr="00EC76D5">
        <w:t xml:space="preserve">    </w:t>
      </w:r>
    </w:p>
    <w:p w14:paraId="395F345A" w14:textId="77777777" w:rsidR="0031256D" w:rsidRPr="00EC76D5" w:rsidRDefault="0031256D" w:rsidP="0031256D">
      <w:pPr>
        <w:pStyle w:val="Code"/>
      </w:pPr>
      <w:r w:rsidRPr="00EC76D5">
        <w:t xml:space="preserve">    if (!text.isEmpty()) {</w:t>
      </w:r>
    </w:p>
    <w:p w14:paraId="14683B36" w14:textId="77777777" w:rsidR="0031256D" w:rsidRPr="00EC76D5" w:rsidRDefault="0031256D" w:rsidP="0031256D">
      <w:pPr>
        <w:pStyle w:val="Code"/>
      </w:pPr>
      <w:r w:rsidRPr="00EC76D5">
        <w:t xml:space="preserve">      int index = 0;</w:t>
      </w:r>
    </w:p>
    <w:p w14:paraId="7DB44A46" w14:textId="77777777" w:rsidR="0031256D" w:rsidRPr="00EC76D5" w:rsidRDefault="0031256D" w:rsidP="0031256D">
      <w:pPr>
        <w:pStyle w:val="Code"/>
      </w:pPr>
      <w:r w:rsidRPr="00EC76D5">
        <w:t xml:space="preserve">      while (buffer.charAt(index) != '\0') {</w:t>
      </w:r>
    </w:p>
    <w:p w14:paraId="08926076" w14:textId="77777777" w:rsidR="0031256D" w:rsidRPr="00EC76D5" w:rsidRDefault="0031256D" w:rsidP="0031256D">
      <w:pPr>
        <w:pStyle w:val="Code"/>
      </w:pPr>
      <w:r w:rsidRPr="00EC76D5">
        <w:t xml:space="preserve">        char c = buffer.charAt(index);</w:t>
      </w:r>
    </w:p>
    <w:p w14:paraId="728B3A3F" w14:textId="77777777" w:rsidR="0031256D" w:rsidRPr="00EC76D5" w:rsidRDefault="0031256D" w:rsidP="0031256D">
      <w:pPr>
        <w:pStyle w:val="Code"/>
      </w:pPr>
    </w:p>
    <w:p w14:paraId="6246899B" w14:textId="77777777" w:rsidR="0031256D" w:rsidRPr="00EC76D5" w:rsidRDefault="0031256D" w:rsidP="0031256D">
      <w:pPr>
        <w:pStyle w:val="Code"/>
      </w:pPr>
      <w:r w:rsidRPr="00EC76D5">
        <w:t xml:space="preserve">        if (Character.isLetter(buffer.charAt(index)) ||</w:t>
      </w:r>
    </w:p>
    <w:p w14:paraId="4719EFED" w14:textId="77777777" w:rsidR="0031256D" w:rsidRPr="00EC76D5" w:rsidRDefault="0031256D" w:rsidP="0031256D">
      <w:pPr>
        <w:pStyle w:val="Code"/>
      </w:pPr>
      <w:r w:rsidRPr="00EC76D5">
        <w:t xml:space="preserve">            (buffer.charAt(index) == '_')) {</w:t>
      </w:r>
    </w:p>
    <w:p w14:paraId="49163129" w14:textId="77777777" w:rsidR="0031256D" w:rsidRPr="00EC76D5" w:rsidRDefault="0031256D" w:rsidP="0031256D">
      <w:pPr>
        <w:pStyle w:val="Code"/>
      </w:pPr>
      <w:r w:rsidRPr="00EC76D5">
        <w:t xml:space="preserve">          int nextIndex = index;</w:t>
      </w:r>
    </w:p>
    <w:p w14:paraId="7368D878" w14:textId="77777777" w:rsidR="0031256D" w:rsidRPr="00EC76D5" w:rsidRDefault="0031256D" w:rsidP="0031256D">
      <w:pPr>
        <w:pStyle w:val="Code"/>
      </w:pPr>
      <w:r w:rsidRPr="00EC76D5">
        <w:t xml:space="preserve">          while (Character.isLetterOrDigit(buffer.charAt(nextIndex)) ||</w:t>
      </w:r>
    </w:p>
    <w:p w14:paraId="184566FC" w14:textId="77777777" w:rsidR="0031256D" w:rsidRPr="00EC76D5" w:rsidRDefault="0031256D" w:rsidP="0031256D">
      <w:pPr>
        <w:pStyle w:val="Code"/>
      </w:pPr>
      <w:r w:rsidRPr="00EC76D5">
        <w:t xml:space="preserve">                 (buffer.charAt(nextIndex) == '_')) {</w:t>
      </w:r>
    </w:p>
    <w:p w14:paraId="398CA0E6" w14:textId="77777777" w:rsidR="0031256D" w:rsidRPr="00EC76D5" w:rsidRDefault="0031256D" w:rsidP="0031256D">
      <w:pPr>
        <w:pStyle w:val="Code"/>
      </w:pPr>
      <w:r w:rsidRPr="00EC76D5">
        <w:t xml:space="preserve">            ++nextIndex;</w:t>
      </w:r>
    </w:p>
    <w:p w14:paraId="630558BE" w14:textId="77777777" w:rsidR="0031256D" w:rsidRPr="00EC76D5" w:rsidRDefault="0031256D" w:rsidP="0031256D">
      <w:pPr>
        <w:pStyle w:val="Code"/>
      </w:pPr>
      <w:r w:rsidRPr="00EC76D5">
        <w:t xml:space="preserve">          }</w:t>
      </w:r>
    </w:p>
    <w:p w14:paraId="5F2A4BE9" w14:textId="77777777" w:rsidR="0031256D" w:rsidRPr="00EC76D5" w:rsidRDefault="0031256D" w:rsidP="0031256D">
      <w:pPr>
        <w:pStyle w:val="Code"/>
      </w:pPr>
    </w:p>
    <w:p w14:paraId="74AF1025" w14:textId="77777777" w:rsidR="0031256D" w:rsidRPr="00EC76D5" w:rsidRDefault="0031256D" w:rsidP="0031256D">
      <w:pPr>
        <w:pStyle w:val="Code"/>
      </w:pPr>
      <w:r w:rsidRPr="00EC76D5">
        <w:t xml:space="preserve">          String ident = buffer.substring(index, nextIndex);</w:t>
      </w:r>
    </w:p>
    <w:p w14:paraId="7B0B47DC" w14:textId="77777777" w:rsidR="0031256D" w:rsidRPr="00EC76D5" w:rsidRDefault="0031256D" w:rsidP="0031256D">
      <w:pPr>
        <w:pStyle w:val="Code"/>
      </w:pPr>
      <w:r w:rsidRPr="00EC76D5">
        <w:lastRenderedPageBreak/>
        <w:t xml:space="preserve">          identList.add(new Pair&lt;&gt;(ident, index));</w:t>
      </w:r>
    </w:p>
    <w:p w14:paraId="7AD0BCD4" w14:textId="77777777" w:rsidR="0031256D" w:rsidRPr="00EC76D5" w:rsidRDefault="0031256D" w:rsidP="0031256D">
      <w:pPr>
        <w:pStyle w:val="Code"/>
      </w:pPr>
      <w:r w:rsidRPr="00EC76D5">
        <w:t xml:space="preserve">          index = nextIndex;</w:t>
      </w:r>
    </w:p>
    <w:p w14:paraId="34E8FF3C" w14:textId="77777777" w:rsidR="0031256D" w:rsidRPr="00EC76D5" w:rsidRDefault="0031256D" w:rsidP="0031256D">
      <w:pPr>
        <w:pStyle w:val="Code"/>
      </w:pPr>
      <w:r w:rsidRPr="00EC76D5">
        <w:t xml:space="preserve">        }</w:t>
      </w:r>
    </w:p>
    <w:p w14:paraId="69948220" w14:textId="77777777" w:rsidR="0031256D" w:rsidRPr="00EC76D5" w:rsidRDefault="0031256D" w:rsidP="0031256D">
      <w:pPr>
        <w:pStyle w:val="Code"/>
      </w:pPr>
      <w:r w:rsidRPr="00EC76D5">
        <w:t xml:space="preserve">        else {</w:t>
      </w:r>
    </w:p>
    <w:p w14:paraId="015103F5" w14:textId="77777777" w:rsidR="0031256D" w:rsidRPr="00EC76D5" w:rsidRDefault="0031256D" w:rsidP="0031256D">
      <w:pPr>
        <w:pStyle w:val="Code"/>
      </w:pPr>
      <w:r w:rsidRPr="00EC76D5">
        <w:t xml:space="preserve">          ++index;</w:t>
      </w:r>
    </w:p>
    <w:p w14:paraId="1C118AEC" w14:textId="77777777" w:rsidR="0031256D" w:rsidRPr="00EC76D5" w:rsidRDefault="0031256D" w:rsidP="0031256D">
      <w:pPr>
        <w:pStyle w:val="Code"/>
      </w:pPr>
      <w:r w:rsidRPr="00EC76D5">
        <w:t xml:space="preserve">        }</w:t>
      </w:r>
    </w:p>
    <w:p w14:paraId="680B4D0F" w14:textId="77777777" w:rsidR="0031256D" w:rsidRPr="00EC76D5" w:rsidRDefault="0031256D" w:rsidP="0031256D">
      <w:pPr>
        <w:pStyle w:val="Code"/>
      </w:pPr>
      <w:r w:rsidRPr="00EC76D5">
        <w:t xml:space="preserve">      }</w:t>
      </w:r>
    </w:p>
    <w:p w14:paraId="14982F2D" w14:textId="77777777" w:rsidR="0031256D" w:rsidRPr="00EC76D5" w:rsidRDefault="0031256D" w:rsidP="0031256D">
      <w:pPr>
        <w:pStyle w:val="Code"/>
      </w:pPr>
      <w:r w:rsidRPr="00EC76D5">
        <w:t xml:space="preserve">    }</w:t>
      </w:r>
    </w:p>
    <w:p w14:paraId="2D5690BD" w14:textId="77777777" w:rsidR="0031256D" w:rsidRPr="00EC76D5" w:rsidRDefault="0031256D" w:rsidP="0031256D">
      <w:pPr>
        <w:pStyle w:val="Code"/>
      </w:pPr>
      <w:r w:rsidRPr="00EC76D5">
        <w:t xml:space="preserve">    </w:t>
      </w:r>
    </w:p>
    <w:p w14:paraId="6CFB6FC2" w14:textId="77777777" w:rsidR="0031256D" w:rsidRPr="00EC76D5" w:rsidRDefault="0031256D" w:rsidP="0031256D">
      <w:pPr>
        <w:pStyle w:val="Code"/>
      </w:pPr>
      <w:r w:rsidRPr="00EC76D5">
        <w:t xml:space="preserve">    return identList;</w:t>
      </w:r>
    </w:p>
    <w:p w14:paraId="5D2D67A1" w14:textId="77777777" w:rsidR="0031256D" w:rsidRPr="00EC76D5" w:rsidRDefault="0031256D" w:rsidP="0031256D">
      <w:pPr>
        <w:pStyle w:val="Code"/>
      </w:pPr>
      <w:r w:rsidRPr="00EC76D5">
        <w:t xml:space="preserve">  }</w:t>
      </w:r>
    </w:p>
    <w:p w14:paraId="17322BF5" w14:textId="3AF17BF6" w:rsidR="004306F6" w:rsidRPr="00EC76D5" w:rsidRDefault="006D45C1" w:rsidP="0031256D">
      <w:r w:rsidRPr="00EC76D5">
        <w:t xml:space="preserve">The </w:t>
      </w:r>
      <w:r w:rsidRPr="00EC76D5">
        <w:rPr>
          <w:rStyle w:val="CodeInText"/>
        </w:rPr>
        <w:t>doUndef</w:t>
      </w:r>
      <w:r w:rsidRPr="00EC76D5">
        <w:t xml:space="preserve"> method </w:t>
      </w:r>
      <w:r w:rsidR="00643A6A" w:rsidRPr="00EC76D5">
        <w:t xml:space="preserve">removes a macro from the </w:t>
      </w:r>
      <w:r w:rsidR="00443DFC" w:rsidRPr="00EC76D5">
        <w:rPr>
          <w:rStyle w:val="CodeInText"/>
        </w:rPr>
        <w:t>MacroMap</w:t>
      </w:r>
      <w:r w:rsidR="00643A6A" w:rsidRPr="00EC76D5">
        <w:t xml:space="preserve"> map. If the macro does not exists a warning is given.</w:t>
      </w:r>
    </w:p>
    <w:p w14:paraId="22A2E0D9" w14:textId="77777777" w:rsidR="0031256D" w:rsidRPr="00EC76D5" w:rsidRDefault="0031256D" w:rsidP="0031256D">
      <w:pPr>
        <w:pStyle w:val="Code"/>
      </w:pPr>
      <w:r w:rsidRPr="00EC76D5">
        <w:t xml:space="preserve">  public static void doUndef(String line) {</w:t>
      </w:r>
    </w:p>
    <w:p w14:paraId="5D98AE09" w14:textId="77777777" w:rsidR="0031256D" w:rsidRPr="00EC76D5" w:rsidRDefault="0031256D" w:rsidP="0031256D">
      <w:pPr>
        <w:pStyle w:val="Code"/>
      </w:pPr>
      <w:r w:rsidRPr="00EC76D5">
        <w:t xml:space="preserve">    String name = line;</w:t>
      </w:r>
    </w:p>
    <w:p w14:paraId="45597ADE" w14:textId="77777777" w:rsidR="0031256D" w:rsidRPr="00EC76D5" w:rsidRDefault="0031256D" w:rsidP="0031256D">
      <w:pPr>
        <w:pStyle w:val="Code"/>
      </w:pPr>
      <w:r w:rsidRPr="00EC76D5">
        <w:t xml:space="preserve">    checkIdentifier(name);</w:t>
      </w:r>
    </w:p>
    <w:p w14:paraId="14CB6A32" w14:textId="77777777" w:rsidR="0031256D" w:rsidRPr="00EC76D5" w:rsidRDefault="0031256D" w:rsidP="0031256D">
      <w:pPr>
        <w:pStyle w:val="Code"/>
      </w:pPr>
    </w:p>
    <w:p w14:paraId="5AB5C7F2" w14:textId="77777777" w:rsidR="0031256D" w:rsidRPr="00EC76D5" w:rsidRDefault="0031256D" w:rsidP="0031256D">
      <w:pPr>
        <w:pStyle w:val="Code"/>
      </w:pPr>
      <w:r w:rsidRPr="00EC76D5">
        <w:t xml:space="preserve">    Assert.warning(Main.MacroMap.remove(name) != null,</w:t>
      </w:r>
    </w:p>
    <w:p w14:paraId="0AC46935" w14:textId="77777777" w:rsidR="0031256D" w:rsidRPr="00EC76D5" w:rsidRDefault="0031256D" w:rsidP="0031256D">
      <w:pPr>
        <w:pStyle w:val="Code"/>
      </w:pPr>
      <w:r w:rsidRPr="00EC76D5">
        <w:t xml:space="preserve">                   name, "macro not defined");</w:t>
      </w:r>
    </w:p>
    <w:p w14:paraId="341CDBF2" w14:textId="77777777" w:rsidR="0031256D" w:rsidRPr="00EC76D5" w:rsidRDefault="0031256D" w:rsidP="0031256D">
      <w:pPr>
        <w:pStyle w:val="Code"/>
        <w:rPr>
          <w:rFonts w:ascii="Times New Roman" w:eastAsiaTheme="majorEastAsia" w:hAnsi="Times New Roman" w:cstheme="majorBidi"/>
          <w:b/>
          <w:noProof w:val="0"/>
          <w:sz w:val="32"/>
          <w:szCs w:val="24"/>
        </w:rPr>
      </w:pPr>
      <w:r w:rsidRPr="00EC76D5">
        <w:t xml:space="preserve">  }</w:t>
      </w:r>
    </w:p>
    <w:p w14:paraId="38B795DA" w14:textId="21181651" w:rsidR="0032506E" w:rsidRPr="00EC76D5" w:rsidRDefault="0032506E" w:rsidP="0031256D">
      <w:pPr>
        <w:pStyle w:val="Rubrik3"/>
      </w:pPr>
      <w:bookmarkStart w:id="41" w:name="_Toc481936140"/>
      <w:r w:rsidRPr="00EC76D5">
        <w:t>Conditional Programming</w:t>
      </w:r>
      <w:bookmarkEnd w:id="41"/>
    </w:p>
    <w:p w14:paraId="75FC94DF" w14:textId="02226BE6" w:rsidR="00527CAB" w:rsidRPr="00EC76D5" w:rsidRDefault="00527CAB" w:rsidP="00527CAB">
      <w:r w:rsidRPr="00EC76D5">
        <w:t xml:space="preserve">With conditional programming, it is possible to </w:t>
      </w:r>
      <w:r w:rsidR="00D12094" w:rsidRPr="00EC76D5">
        <w:t>exclude part of the source code.</w:t>
      </w:r>
      <w:r w:rsidR="006E5370" w:rsidRPr="00EC76D5">
        <w:t xml:space="preserve"> The </w:t>
      </w:r>
      <w:r w:rsidR="006E5370" w:rsidRPr="00EC76D5">
        <w:rPr>
          <w:rStyle w:val="CodeInText"/>
        </w:rPr>
        <w:t>doIf</w:t>
      </w:r>
      <w:r w:rsidR="006E5370" w:rsidRPr="00EC76D5">
        <w:t xml:space="preserve"> method uses the parser of Section </w:t>
      </w:r>
      <w:r w:rsidR="006E5370" w:rsidRPr="00EC76D5">
        <w:fldChar w:fldCharType="begin"/>
      </w:r>
      <w:r w:rsidR="006E5370" w:rsidRPr="00EC76D5">
        <w:instrText xml:space="preserve"> REF _Ref418256130 \r \h </w:instrText>
      </w:r>
      <w:r w:rsidR="006E5370" w:rsidRPr="00EC76D5">
        <w:fldChar w:fldCharType="separate"/>
      </w:r>
      <w:r w:rsidR="00545E00" w:rsidRPr="00EC76D5">
        <w:t>4.1</w:t>
      </w:r>
      <w:r w:rsidR="006E5370" w:rsidRPr="00EC76D5">
        <w:fldChar w:fldCharType="end"/>
      </w:r>
      <w:r w:rsidR="006E5370" w:rsidRPr="00EC76D5">
        <w:t xml:space="preserve">. It calls </w:t>
      </w:r>
      <w:r w:rsidR="006E5370" w:rsidRPr="00EC76D5">
        <w:rPr>
          <w:rStyle w:val="CodeInText"/>
        </w:rPr>
        <w:t>parseExpression</w:t>
      </w:r>
      <w:r w:rsidR="00087BDD" w:rsidRPr="00EC76D5">
        <w:t>,</w:t>
      </w:r>
      <w:r w:rsidR="006E5370" w:rsidRPr="00EC76D5">
        <w:t xml:space="preserve"> which </w:t>
      </w:r>
      <w:r w:rsidR="00087BDD" w:rsidRPr="00EC76D5">
        <w:t>creates a scanner and parser, parse the line, and returns a Boolean value</w:t>
      </w:r>
      <w:r w:rsidR="00D952E3" w:rsidRPr="00EC76D5">
        <w:t xml:space="preserve"> that is true in case of a non-zero value.</w:t>
      </w:r>
      <w:r w:rsidR="00087BDD" w:rsidRPr="00EC76D5">
        <w:t xml:space="preserve"> </w:t>
      </w:r>
    </w:p>
    <w:p w14:paraId="084B41B4" w14:textId="77777777" w:rsidR="009D18F5" w:rsidRPr="00EC76D5" w:rsidRDefault="009D18F5" w:rsidP="009D18F5">
      <w:pPr>
        <w:pStyle w:val="Code"/>
      </w:pPr>
      <w:r w:rsidRPr="00EC76D5">
        <w:t xml:space="preserve">  private static void doIf(String line) {</w:t>
      </w:r>
    </w:p>
    <w:p w14:paraId="4A243C4E" w14:textId="77777777" w:rsidR="009D18F5" w:rsidRPr="00EC76D5" w:rsidRDefault="009D18F5" w:rsidP="009D18F5">
      <w:pPr>
        <w:pStyle w:val="Code"/>
      </w:pPr>
      <w:r w:rsidRPr="00EC76D5">
        <w:t xml:space="preserve">    boolean result = parseExpression(line);</w:t>
      </w:r>
    </w:p>
    <w:p w14:paraId="6B2A52BA" w14:textId="77777777" w:rsidR="009D18F5" w:rsidRPr="00EC76D5" w:rsidRDefault="009D18F5" w:rsidP="009D18F5">
      <w:pPr>
        <w:pStyle w:val="Code"/>
      </w:pPr>
      <w:r w:rsidRPr="00EC76D5">
        <w:t xml:space="preserve">    Main.IfStack.push(new Triple&lt;&gt;(result, result, IfStatus.If));</w:t>
      </w:r>
    </w:p>
    <w:p w14:paraId="51B493F8" w14:textId="77777777" w:rsidR="009D18F5" w:rsidRPr="00EC76D5" w:rsidRDefault="009D18F5" w:rsidP="009D18F5">
      <w:pPr>
        <w:pStyle w:val="Code"/>
      </w:pPr>
      <w:r w:rsidRPr="00EC76D5">
        <w:t xml:space="preserve">  }</w:t>
      </w:r>
    </w:p>
    <w:p w14:paraId="179D683D" w14:textId="77777777" w:rsidR="009D18F5" w:rsidRPr="00EC76D5" w:rsidRDefault="009D18F5" w:rsidP="009D18F5">
      <w:pPr>
        <w:pStyle w:val="Code"/>
      </w:pPr>
    </w:p>
    <w:p w14:paraId="0CB4A928" w14:textId="77777777" w:rsidR="009D18F5" w:rsidRPr="00EC76D5" w:rsidRDefault="009D18F5" w:rsidP="009D18F5">
      <w:pPr>
        <w:pStyle w:val="Code"/>
      </w:pPr>
      <w:r w:rsidRPr="00EC76D5">
        <w:t xml:space="preserve">  public static Object PreProcessorResult;</w:t>
      </w:r>
    </w:p>
    <w:p w14:paraId="09CA1177" w14:textId="77777777" w:rsidR="009D18F5" w:rsidRPr="00EC76D5" w:rsidRDefault="009D18F5" w:rsidP="009D18F5">
      <w:pPr>
        <w:pStyle w:val="Code"/>
      </w:pPr>
      <w:r w:rsidRPr="00EC76D5">
        <w:t xml:space="preserve">  </w:t>
      </w:r>
    </w:p>
    <w:p w14:paraId="280CC2F8" w14:textId="77777777" w:rsidR="009D18F5" w:rsidRPr="00EC76D5" w:rsidRDefault="009D18F5" w:rsidP="009D18F5">
      <w:pPr>
        <w:pStyle w:val="Code"/>
      </w:pPr>
      <w:r w:rsidRPr="00EC76D5">
        <w:t xml:space="preserve">  private static boolean parseExpression(String line) {    </w:t>
      </w:r>
    </w:p>
    <w:p w14:paraId="0CA07B8A" w14:textId="77777777" w:rsidR="009D18F5" w:rsidRPr="00EC76D5" w:rsidRDefault="009D18F5" w:rsidP="009D18F5">
      <w:pPr>
        <w:pStyle w:val="Code"/>
      </w:pPr>
      <w:r w:rsidRPr="00EC76D5">
        <w:t xml:space="preserve">    StringReader reader = new StringReader(line);</w:t>
      </w:r>
    </w:p>
    <w:p w14:paraId="03B00FA3" w14:textId="77777777" w:rsidR="009D18F5" w:rsidRPr="00EC76D5" w:rsidRDefault="009D18F5" w:rsidP="009D18F5">
      <w:pPr>
        <w:pStyle w:val="Code"/>
      </w:pPr>
      <w:r w:rsidRPr="00EC76D5">
        <w:t xml:space="preserve">    int result = 0;</w:t>
      </w:r>
    </w:p>
    <w:p w14:paraId="1454A407" w14:textId="77777777" w:rsidR="009D18F5" w:rsidRPr="00EC76D5" w:rsidRDefault="009D18F5" w:rsidP="009D18F5">
      <w:pPr>
        <w:pStyle w:val="Code"/>
      </w:pPr>
    </w:p>
    <w:p w14:paraId="0E2562C8" w14:textId="77777777" w:rsidR="009D18F5" w:rsidRPr="00EC76D5" w:rsidRDefault="009D18F5" w:rsidP="009D18F5">
      <w:pPr>
        <w:pStyle w:val="Code"/>
      </w:pPr>
      <w:r w:rsidRPr="00EC76D5">
        <w:t xml:space="preserve">    try {</w:t>
      </w:r>
    </w:p>
    <w:p w14:paraId="4B4B5C03" w14:textId="77777777" w:rsidR="009D18F5" w:rsidRPr="00EC76D5" w:rsidRDefault="009D18F5" w:rsidP="009D18F5">
      <w:pPr>
        <w:pStyle w:val="Code"/>
      </w:pPr>
      <w:r w:rsidRPr="00EC76D5">
        <w:t xml:space="preserve">      PreScanner preScanner = new PreScanner(reader);</w:t>
      </w:r>
    </w:p>
    <w:p w14:paraId="2515B243" w14:textId="77777777" w:rsidR="009D18F5" w:rsidRPr="00EC76D5" w:rsidRDefault="009D18F5" w:rsidP="009D18F5">
      <w:pPr>
        <w:pStyle w:val="Code"/>
      </w:pPr>
      <w:r w:rsidRPr="00EC76D5">
        <w:t xml:space="preserve">      PreParser preParser = new PreParser(preScanner.toLexer());</w:t>
      </w:r>
    </w:p>
    <w:p w14:paraId="4C647FA4" w14:textId="77777777" w:rsidR="009D18F5" w:rsidRPr="00EC76D5" w:rsidRDefault="009D18F5" w:rsidP="009D18F5">
      <w:pPr>
        <w:pStyle w:val="Code"/>
      </w:pPr>
      <w:r w:rsidRPr="00EC76D5">
        <w:t xml:space="preserve">      Assert.error(preParser.parse(), "pre parser");</w:t>
      </w:r>
    </w:p>
    <w:p w14:paraId="4681A579" w14:textId="77777777" w:rsidR="009D18F5" w:rsidRPr="00EC76D5" w:rsidRDefault="009D18F5" w:rsidP="009D18F5">
      <w:pPr>
        <w:pStyle w:val="Code"/>
      </w:pPr>
      <w:r w:rsidRPr="00EC76D5">
        <w:t xml:space="preserve">      result = (int) PreProcessorResult;</w:t>
      </w:r>
    </w:p>
    <w:p w14:paraId="76B5E633" w14:textId="77777777" w:rsidR="009D18F5" w:rsidRPr="00EC76D5" w:rsidRDefault="009D18F5" w:rsidP="009D18F5">
      <w:pPr>
        <w:pStyle w:val="Code"/>
      </w:pPr>
      <w:r w:rsidRPr="00EC76D5">
        <w:t xml:space="preserve">    }</w:t>
      </w:r>
    </w:p>
    <w:p w14:paraId="3B4D2B2A" w14:textId="77777777" w:rsidR="009D18F5" w:rsidRPr="00EC76D5" w:rsidRDefault="009D18F5" w:rsidP="009D18F5">
      <w:pPr>
        <w:pStyle w:val="Code"/>
      </w:pPr>
      <w:r w:rsidRPr="00EC76D5">
        <w:t xml:space="preserve">    catch (Exception exception) {</w:t>
      </w:r>
    </w:p>
    <w:p w14:paraId="1A7DAED2" w14:textId="77777777" w:rsidR="009D18F5" w:rsidRPr="00EC76D5" w:rsidRDefault="009D18F5" w:rsidP="009D18F5">
      <w:pPr>
        <w:pStyle w:val="Code"/>
      </w:pPr>
      <w:r w:rsidRPr="00EC76D5">
        <w:t xml:space="preserve">      Assert.error(line, "invalid expression");</w:t>
      </w:r>
    </w:p>
    <w:p w14:paraId="62A8697B" w14:textId="77777777" w:rsidR="009D18F5" w:rsidRPr="00EC76D5" w:rsidRDefault="009D18F5" w:rsidP="009D18F5">
      <w:pPr>
        <w:pStyle w:val="Code"/>
      </w:pPr>
      <w:r w:rsidRPr="00EC76D5">
        <w:t xml:space="preserve">    }</w:t>
      </w:r>
    </w:p>
    <w:p w14:paraId="71E3808D" w14:textId="77777777" w:rsidR="009D18F5" w:rsidRPr="00EC76D5" w:rsidRDefault="009D18F5" w:rsidP="009D18F5">
      <w:pPr>
        <w:pStyle w:val="Code"/>
      </w:pPr>
    </w:p>
    <w:p w14:paraId="3FC79E81" w14:textId="77777777" w:rsidR="009D18F5" w:rsidRPr="00EC76D5" w:rsidRDefault="009D18F5" w:rsidP="009D18F5">
      <w:pPr>
        <w:pStyle w:val="Code"/>
      </w:pPr>
      <w:r w:rsidRPr="00EC76D5">
        <w:t xml:space="preserve">    reader.close();</w:t>
      </w:r>
    </w:p>
    <w:p w14:paraId="68188950" w14:textId="77777777" w:rsidR="009D18F5" w:rsidRPr="00EC76D5" w:rsidRDefault="009D18F5" w:rsidP="009D18F5">
      <w:pPr>
        <w:pStyle w:val="Code"/>
      </w:pPr>
      <w:r w:rsidRPr="00EC76D5">
        <w:t xml:space="preserve">    return (result != 0);</w:t>
      </w:r>
    </w:p>
    <w:p w14:paraId="2FEE6FC2" w14:textId="1058A2B9" w:rsidR="009D18F5" w:rsidRPr="00EC76D5" w:rsidRDefault="009D18F5" w:rsidP="009D18F5">
      <w:pPr>
        <w:pStyle w:val="Code"/>
      </w:pPr>
      <w:r w:rsidRPr="00EC76D5">
        <w:t xml:space="preserve">  }</w:t>
      </w:r>
    </w:p>
    <w:p w14:paraId="785EA412" w14:textId="6430670E" w:rsidR="004306F6" w:rsidRPr="00EC76D5" w:rsidRDefault="00A71C46" w:rsidP="00B81803">
      <w:r w:rsidRPr="00EC76D5">
        <w:t xml:space="preserve">The </w:t>
      </w:r>
      <w:r w:rsidRPr="00EC76D5">
        <w:rPr>
          <w:rStyle w:val="CodeInText"/>
        </w:rPr>
        <w:t>doIfDefined</w:t>
      </w:r>
      <w:r w:rsidRPr="00EC76D5">
        <w:t xml:space="preserve"> and </w:t>
      </w:r>
      <w:r w:rsidRPr="00EC76D5">
        <w:rPr>
          <w:rStyle w:val="CodeInText"/>
        </w:rPr>
        <w:t>doIfNotDefined</w:t>
      </w:r>
      <w:r w:rsidRPr="00EC76D5">
        <w:t xml:space="preserve"> checks if the macro is defined </w:t>
      </w:r>
      <w:r w:rsidR="001B6D1F" w:rsidRPr="00EC76D5">
        <w:t xml:space="preserve">or not, </w:t>
      </w:r>
      <w:r w:rsidR="007F76C2" w:rsidRPr="00EC76D5">
        <w:t>respectively</w:t>
      </w:r>
      <w:r w:rsidR="001B6D1F" w:rsidRPr="00EC76D5">
        <w:t xml:space="preserve">, and add the result to the </w:t>
      </w:r>
      <w:r w:rsidR="001B6D1F" w:rsidRPr="00EC76D5">
        <w:rPr>
          <w:rStyle w:val="CodeInText"/>
        </w:rPr>
        <w:t>Main.IfStack</w:t>
      </w:r>
      <w:r w:rsidR="001B6D1F" w:rsidRPr="00EC76D5">
        <w:t xml:space="preserve"> stack.</w:t>
      </w:r>
    </w:p>
    <w:p w14:paraId="626A090E" w14:textId="77777777" w:rsidR="00236A4E" w:rsidRPr="00EC76D5" w:rsidRDefault="00236A4E" w:rsidP="00E21764">
      <w:pPr>
        <w:pStyle w:val="Code"/>
      </w:pPr>
      <w:r w:rsidRPr="00EC76D5">
        <w:t xml:space="preserve">  private static void doIfDefined(String line) {</w:t>
      </w:r>
    </w:p>
    <w:p w14:paraId="18EA37B4" w14:textId="77777777" w:rsidR="00236A4E" w:rsidRPr="00EC76D5" w:rsidRDefault="00236A4E" w:rsidP="00E21764">
      <w:pPr>
        <w:pStyle w:val="Code"/>
      </w:pPr>
      <w:r w:rsidRPr="00EC76D5">
        <w:lastRenderedPageBreak/>
        <w:t xml:space="preserve">    String name = line.trim();</w:t>
      </w:r>
    </w:p>
    <w:p w14:paraId="6C67B128" w14:textId="77777777" w:rsidR="00236A4E" w:rsidRPr="00EC76D5" w:rsidRDefault="00236A4E" w:rsidP="00E21764">
      <w:pPr>
        <w:pStyle w:val="Code"/>
      </w:pPr>
      <w:r w:rsidRPr="00EC76D5">
        <w:t xml:space="preserve">    checkIdentifier(name);</w:t>
      </w:r>
    </w:p>
    <w:p w14:paraId="61043148" w14:textId="77777777" w:rsidR="00236A4E" w:rsidRPr="00EC76D5" w:rsidRDefault="00236A4E" w:rsidP="00E21764">
      <w:pPr>
        <w:pStyle w:val="Code"/>
      </w:pPr>
      <w:r w:rsidRPr="00EC76D5">
        <w:t xml:space="preserve">    boolean result = Main.MacroMap.containsKey(name);</w:t>
      </w:r>
    </w:p>
    <w:p w14:paraId="78E38AC4" w14:textId="77777777" w:rsidR="00236A4E" w:rsidRPr="00EC76D5" w:rsidRDefault="00236A4E" w:rsidP="00E21764">
      <w:pPr>
        <w:pStyle w:val="Code"/>
      </w:pPr>
      <w:r w:rsidRPr="00EC76D5">
        <w:t xml:space="preserve">    Main.IfStack.push(new Triple&lt;&gt;(result, result, IfStatus.If));</w:t>
      </w:r>
    </w:p>
    <w:p w14:paraId="4C4F8BD2" w14:textId="77777777" w:rsidR="00236A4E" w:rsidRPr="00EC76D5" w:rsidRDefault="00236A4E" w:rsidP="00E21764">
      <w:pPr>
        <w:pStyle w:val="Code"/>
      </w:pPr>
      <w:r w:rsidRPr="00EC76D5">
        <w:t xml:space="preserve">  }</w:t>
      </w:r>
    </w:p>
    <w:p w14:paraId="22B3D2A1" w14:textId="77777777" w:rsidR="00236A4E" w:rsidRPr="00EC76D5" w:rsidRDefault="00236A4E" w:rsidP="00E21764">
      <w:pPr>
        <w:pStyle w:val="Code"/>
      </w:pPr>
    </w:p>
    <w:p w14:paraId="67A42E12" w14:textId="77777777" w:rsidR="00236A4E" w:rsidRPr="00EC76D5" w:rsidRDefault="00236A4E" w:rsidP="00E21764">
      <w:pPr>
        <w:pStyle w:val="Code"/>
      </w:pPr>
      <w:r w:rsidRPr="00EC76D5">
        <w:t xml:space="preserve">  private static void doIfNotDefined(String line) {</w:t>
      </w:r>
    </w:p>
    <w:p w14:paraId="20886299" w14:textId="77777777" w:rsidR="00236A4E" w:rsidRPr="00EC76D5" w:rsidRDefault="00236A4E" w:rsidP="00E21764">
      <w:pPr>
        <w:pStyle w:val="Code"/>
      </w:pPr>
      <w:r w:rsidRPr="00EC76D5">
        <w:t xml:space="preserve">    String name = line.trim();</w:t>
      </w:r>
    </w:p>
    <w:p w14:paraId="2B3B5D4D" w14:textId="77777777" w:rsidR="00236A4E" w:rsidRPr="00EC76D5" w:rsidRDefault="00236A4E" w:rsidP="00E21764">
      <w:pPr>
        <w:pStyle w:val="Code"/>
      </w:pPr>
      <w:r w:rsidRPr="00EC76D5">
        <w:t xml:space="preserve">    checkIdentifier(name);</w:t>
      </w:r>
    </w:p>
    <w:p w14:paraId="1F772505" w14:textId="77777777" w:rsidR="00236A4E" w:rsidRPr="00EC76D5" w:rsidRDefault="00236A4E" w:rsidP="00E21764">
      <w:pPr>
        <w:pStyle w:val="Code"/>
      </w:pPr>
      <w:r w:rsidRPr="00EC76D5">
        <w:t xml:space="preserve">    boolean result = !Main.MacroMap.containsKey(name);</w:t>
      </w:r>
    </w:p>
    <w:p w14:paraId="38D406AF" w14:textId="77777777" w:rsidR="00236A4E" w:rsidRPr="00EC76D5" w:rsidRDefault="00236A4E" w:rsidP="00E21764">
      <w:pPr>
        <w:pStyle w:val="Code"/>
      </w:pPr>
      <w:r w:rsidRPr="00EC76D5">
        <w:t xml:space="preserve">    Main.IfStack.push(new Triple&lt;&gt;(result, result, IfStatus.If));</w:t>
      </w:r>
    </w:p>
    <w:p w14:paraId="49772095" w14:textId="77777777" w:rsidR="00E21764" w:rsidRPr="00EC76D5" w:rsidRDefault="00236A4E" w:rsidP="00E21764">
      <w:pPr>
        <w:pStyle w:val="Code"/>
      </w:pPr>
      <w:r w:rsidRPr="00EC76D5">
        <w:t xml:space="preserve">  }</w:t>
      </w:r>
    </w:p>
    <w:p w14:paraId="15E44C4E" w14:textId="23278773" w:rsidR="00174663" w:rsidRPr="00EC76D5" w:rsidRDefault="007F76C2" w:rsidP="00236A4E">
      <w:r w:rsidRPr="00EC76D5">
        <w:t xml:space="preserve">The </w:t>
      </w:r>
      <w:r w:rsidRPr="00EC76D5">
        <w:rPr>
          <w:rStyle w:val="CodeInText"/>
        </w:rPr>
        <w:t>doIfElseIf</w:t>
      </w:r>
      <w:r w:rsidRPr="00EC76D5">
        <w:t xml:space="preserve"> method is a little bit more complicated.</w:t>
      </w:r>
      <w:r w:rsidR="001731BF" w:rsidRPr="00EC76D5">
        <w:t xml:space="preserve"> It checks whether there is a </w:t>
      </w:r>
      <w:r w:rsidR="00AB5EC4" w:rsidRPr="00EC76D5">
        <w:t>preceding</w:t>
      </w:r>
      <w:r w:rsidR="001731BF" w:rsidRPr="00EC76D5">
        <w:t xml:space="preserve"> </w:t>
      </w:r>
      <w:r w:rsidR="004C4B6A" w:rsidRPr="00EC76D5">
        <w:rPr>
          <w:rStyle w:val="CodeInText"/>
        </w:rPr>
        <w:t xml:space="preserve">#if </w:t>
      </w:r>
      <w:r w:rsidR="004C4B6A" w:rsidRPr="00EC76D5">
        <w:t>directive (</w:t>
      </w:r>
      <w:r w:rsidR="004C4B6A" w:rsidRPr="00EC76D5">
        <w:rPr>
          <w:rStyle w:val="CodeInText"/>
        </w:rPr>
        <w:t>Main.IfStack</w:t>
      </w:r>
      <w:r w:rsidR="004C4B6A" w:rsidRPr="00EC76D5">
        <w:t xml:space="preserve"> is not empty).</w:t>
      </w:r>
      <w:r w:rsidR="002D281C" w:rsidRPr="00EC76D5">
        <w:t xml:space="preserve"> Thereafter, it looks up the </w:t>
      </w:r>
      <w:r w:rsidR="00E05A6E" w:rsidRPr="00EC76D5">
        <w:t>status</w:t>
      </w:r>
      <w:r w:rsidR="002D281C" w:rsidRPr="00EC76D5">
        <w:t xml:space="preserve"> of the if</w:t>
      </w:r>
      <w:r w:rsidR="005010A3" w:rsidRPr="00EC76D5">
        <w:t>-</w:t>
      </w:r>
      <w:r w:rsidR="002D281C" w:rsidRPr="00EC76D5">
        <w:t>stack.</w:t>
      </w:r>
      <w:r w:rsidR="004C4540" w:rsidRPr="00EC76D5">
        <w:t xml:space="preserve"> The stack value is a triple, </w:t>
      </w:r>
      <w:r w:rsidR="00E05A6E" w:rsidRPr="00EC76D5">
        <w:t xml:space="preserve">the </w:t>
      </w:r>
      <w:r w:rsidR="004C4540" w:rsidRPr="00EC76D5">
        <w:t xml:space="preserve">first value </w:t>
      </w:r>
      <w:r w:rsidR="00E05A6E" w:rsidRPr="00EC76D5">
        <w:t>indicates</w:t>
      </w:r>
      <w:r w:rsidR="004C4540" w:rsidRPr="00EC76D5">
        <w:t xml:space="preserve"> wh</w:t>
      </w:r>
      <w:r w:rsidR="006A1BC2" w:rsidRPr="00EC76D5">
        <w:t>e</w:t>
      </w:r>
      <w:r w:rsidR="00CA3F7E" w:rsidRPr="00EC76D5">
        <w:t>ther the</w:t>
      </w:r>
      <w:r w:rsidR="007B3EF6" w:rsidRPr="00EC76D5">
        <w:t xml:space="preserve"> current if</w:t>
      </w:r>
      <w:r w:rsidR="009C6719" w:rsidRPr="00EC76D5">
        <w:t>-</w:t>
      </w:r>
      <w:r w:rsidR="007B3EF6" w:rsidRPr="00EC76D5">
        <w:t>status is true, and the second value gives wh</w:t>
      </w:r>
      <w:r w:rsidR="00662EC3" w:rsidRPr="00EC76D5">
        <w:t>e</w:t>
      </w:r>
      <w:r w:rsidR="00CA3F7E" w:rsidRPr="00EC76D5">
        <w:t>ther</w:t>
      </w:r>
      <w:r w:rsidR="007B3EF6" w:rsidRPr="00EC76D5">
        <w:t xml:space="preserve"> there has been an earlier </w:t>
      </w:r>
      <w:r w:rsidR="00884009" w:rsidRPr="00EC76D5">
        <w:t xml:space="preserve">true </w:t>
      </w:r>
      <w:r w:rsidR="0022765A" w:rsidRPr="00EC76D5">
        <w:t>if-</w:t>
      </w:r>
      <w:r w:rsidR="00884009" w:rsidRPr="00EC76D5">
        <w:t>status.</w:t>
      </w:r>
      <w:r w:rsidR="000065B8" w:rsidRPr="00EC76D5">
        <w:t xml:space="preserve"> The third value </w:t>
      </w:r>
      <w:r w:rsidR="0022255F" w:rsidRPr="00EC76D5">
        <w:t xml:space="preserve">is of type </w:t>
      </w:r>
      <w:r w:rsidR="0022255F" w:rsidRPr="00EC76D5">
        <w:rPr>
          <w:rStyle w:val="CodeInText"/>
        </w:rPr>
        <w:t>If</w:t>
      </w:r>
      <w:r w:rsidR="00333171" w:rsidRPr="00EC76D5">
        <w:rPr>
          <w:rStyle w:val="CodeInText"/>
        </w:rPr>
        <w:t>S</w:t>
      </w:r>
      <w:r w:rsidR="0022255F" w:rsidRPr="00EC76D5">
        <w:rPr>
          <w:rStyle w:val="CodeInText"/>
        </w:rPr>
        <w:t>tatus</w:t>
      </w:r>
      <w:r w:rsidR="0022255F" w:rsidRPr="00EC76D5">
        <w:t xml:space="preserve">, that can hold the value </w:t>
      </w:r>
      <w:r w:rsidR="0022255F" w:rsidRPr="00EC76D5">
        <w:rPr>
          <w:rStyle w:val="CodeInText"/>
        </w:rPr>
        <w:t>If</w:t>
      </w:r>
      <w:r w:rsidR="0022255F" w:rsidRPr="00EC76D5">
        <w:t xml:space="preserve"> and </w:t>
      </w:r>
      <w:r w:rsidR="0022255F" w:rsidRPr="00EC76D5">
        <w:rPr>
          <w:rStyle w:val="CodeInText"/>
        </w:rPr>
        <w:t>Else</w:t>
      </w:r>
      <w:r w:rsidR="0022255F" w:rsidRPr="00EC76D5">
        <w:t xml:space="preserve">. </w:t>
      </w:r>
      <w:r w:rsidR="00333171" w:rsidRPr="00EC76D5">
        <w:t xml:space="preserve">If the value is </w:t>
      </w:r>
      <w:r w:rsidR="00333171" w:rsidRPr="00EC76D5">
        <w:rPr>
          <w:rStyle w:val="CodeInText"/>
        </w:rPr>
        <w:t>Else</w:t>
      </w:r>
      <w:r w:rsidR="00333171" w:rsidRPr="00EC76D5">
        <w:t>, and #</w:t>
      </w:r>
      <w:r w:rsidR="00333171" w:rsidRPr="00EC76D5">
        <w:rPr>
          <w:rStyle w:val="CodeInText"/>
        </w:rPr>
        <w:t>elseif</w:t>
      </w:r>
      <w:r w:rsidR="00333171" w:rsidRPr="00EC76D5">
        <w:t xml:space="preserve"> has already occurred, and another on is not allowed.</w:t>
      </w:r>
      <w:r w:rsidR="00174663" w:rsidRPr="00EC76D5">
        <w:t xml:space="preserve"> Finally, </w:t>
      </w:r>
      <w:r w:rsidR="004274B9" w:rsidRPr="00EC76D5">
        <w:t>if this if-chain has ever been true (</w:t>
      </w:r>
      <w:r w:rsidR="004274B9" w:rsidRPr="00EC76D5">
        <w:rPr>
          <w:rStyle w:val="CodeInText"/>
        </w:rPr>
        <w:t>lastTrue</w:t>
      </w:r>
      <w:r w:rsidR="004274B9" w:rsidRPr="00EC76D5">
        <w:t xml:space="preserve"> is true) is does not matter wh</w:t>
      </w:r>
      <w:r w:rsidR="003F6BA0" w:rsidRPr="00EC76D5">
        <w:t>e</w:t>
      </w:r>
      <w:r w:rsidR="004274B9" w:rsidRPr="00EC76D5">
        <w:t>ther th</w:t>
      </w:r>
      <w:r w:rsidR="00DD3619" w:rsidRPr="00EC76D5">
        <w:t>e condition of directive is true</w:t>
      </w:r>
      <w:r w:rsidR="00BA720E" w:rsidRPr="00EC76D5">
        <w:t>, the new status is false.</w:t>
      </w:r>
      <w:r w:rsidR="004153EE" w:rsidRPr="00EC76D5">
        <w:t xml:space="preserve"> If not, we </w:t>
      </w:r>
      <w:r w:rsidR="00C46017" w:rsidRPr="00EC76D5">
        <w:t>consider</w:t>
      </w:r>
      <w:r w:rsidR="004153EE" w:rsidRPr="00EC76D5">
        <w:t xml:space="preserve"> if this value is true. In both cases, we push the result on the stack.</w:t>
      </w:r>
    </w:p>
    <w:p w14:paraId="7B0D1C08" w14:textId="77777777" w:rsidR="00081E1C" w:rsidRPr="00EC76D5" w:rsidRDefault="00081E1C" w:rsidP="00081E1C">
      <w:pPr>
        <w:pStyle w:val="Code"/>
      </w:pPr>
      <w:r w:rsidRPr="00EC76D5">
        <w:t xml:space="preserve">  private static void doElseIf(String line) {</w:t>
      </w:r>
    </w:p>
    <w:p w14:paraId="40F96780" w14:textId="77777777" w:rsidR="00081E1C" w:rsidRPr="00EC76D5" w:rsidRDefault="00081E1C" w:rsidP="00081E1C">
      <w:pPr>
        <w:pStyle w:val="Code"/>
      </w:pPr>
      <w:r w:rsidRPr="00EC76D5">
        <w:t xml:space="preserve">    boolean result = parseExpression(line);</w:t>
      </w:r>
    </w:p>
    <w:p w14:paraId="3B04786F" w14:textId="77777777" w:rsidR="00081E1C" w:rsidRPr="00EC76D5" w:rsidRDefault="00081E1C" w:rsidP="00081E1C">
      <w:pPr>
        <w:pStyle w:val="Code"/>
      </w:pPr>
      <w:r w:rsidRPr="00EC76D5">
        <w:t xml:space="preserve">    Assert.error(!Main.IfStack.isEmpty(),</w:t>
      </w:r>
    </w:p>
    <w:p w14:paraId="358D197C" w14:textId="77777777" w:rsidR="00081E1C" w:rsidRPr="00EC76D5" w:rsidRDefault="00081E1C" w:rsidP="00081E1C">
      <w:pPr>
        <w:pStyle w:val="Code"/>
      </w:pPr>
      <w:r w:rsidRPr="00EC76D5">
        <w:t xml:space="preserve">                 "#elif without preceeding #if, #ifdef, or #ifndef");</w:t>
      </w:r>
    </w:p>
    <w:p w14:paraId="011777C0" w14:textId="77777777" w:rsidR="00081E1C" w:rsidRPr="00EC76D5" w:rsidRDefault="00081E1C" w:rsidP="00081E1C">
      <w:pPr>
        <w:pStyle w:val="Code"/>
      </w:pPr>
      <w:r w:rsidRPr="00EC76D5">
        <w:t xml:space="preserve">    </w:t>
      </w:r>
    </w:p>
    <w:p w14:paraId="7C59C216" w14:textId="77777777" w:rsidR="00081E1C" w:rsidRPr="00EC76D5" w:rsidRDefault="00081E1C" w:rsidP="00081E1C">
      <w:pPr>
        <w:pStyle w:val="Code"/>
      </w:pPr>
      <w:r w:rsidRPr="00EC76D5">
        <w:t xml:space="preserve">    Triple&lt;Boolean,Boolean,IfStatus&gt; ifTriple = Main.IfStack.pop();</w:t>
      </w:r>
    </w:p>
    <w:p w14:paraId="1A77AED2" w14:textId="77777777" w:rsidR="00081E1C" w:rsidRPr="00EC76D5" w:rsidRDefault="00081E1C" w:rsidP="00081E1C">
      <w:pPr>
        <w:pStyle w:val="Code"/>
      </w:pPr>
      <w:r w:rsidRPr="00EC76D5">
        <w:t xml:space="preserve">    boolean currTrue = ifTriple.getFirst(),</w:t>
      </w:r>
    </w:p>
    <w:p w14:paraId="7C7A71CC" w14:textId="77777777" w:rsidR="00081E1C" w:rsidRPr="00EC76D5" w:rsidRDefault="00081E1C" w:rsidP="00081E1C">
      <w:pPr>
        <w:pStyle w:val="Code"/>
      </w:pPr>
      <w:r w:rsidRPr="00EC76D5">
        <w:t xml:space="preserve">            lastTrue = ifTriple.getSecond();    </w:t>
      </w:r>
    </w:p>
    <w:p w14:paraId="006C9234" w14:textId="77777777" w:rsidR="00081E1C" w:rsidRPr="00EC76D5" w:rsidRDefault="00081E1C" w:rsidP="00081E1C">
      <w:pPr>
        <w:pStyle w:val="Code"/>
      </w:pPr>
    </w:p>
    <w:p w14:paraId="6031885D" w14:textId="77777777" w:rsidR="00081E1C" w:rsidRPr="00EC76D5" w:rsidRDefault="00081E1C" w:rsidP="00081E1C">
      <w:pPr>
        <w:pStyle w:val="Code"/>
      </w:pPr>
      <w:r w:rsidRPr="00EC76D5">
        <w:t xml:space="preserve">    IfStatus lastIf = ifTriple.getThird();</w:t>
      </w:r>
    </w:p>
    <w:p w14:paraId="67494FD2" w14:textId="77777777" w:rsidR="00081E1C" w:rsidRPr="00EC76D5" w:rsidRDefault="00081E1C" w:rsidP="00081E1C">
      <w:pPr>
        <w:pStyle w:val="Code"/>
      </w:pPr>
      <w:r w:rsidRPr="00EC76D5">
        <w:t xml:space="preserve">    Assert.error(lastIf == IfStatus.If,</w:t>
      </w:r>
    </w:p>
    <w:p w14:paraId="02881026" w14:textId="77777777" w:rsidR="00081E1C" w:rsidRPr="00EC76D5" w:rsidRDefault="00081E1C" w:rsidP="00081E1C">
      <w:pPr>
        <w:pStyle w:val="Code"/>
      </w:pPr>
      <w:r w:rsidRPr="00EC76D5">
        <w:t xml:space="preserve">                 "#elif after #else if not allowed");</w:t>
      </w:r>
    </w:p>
    <w:p w14:paraId="38E021A6" w14:textId="77777777" w:rsidR="00081E1C" w:rsidRPr="00EC76D5" w:rsidRDefault="00081E1C" w:rsidP="00081E1C">
      <w:pPr>
        <w:pStyle w:val="Code"/>
      </w:pPr>
    </w:p>
    <w:p w14:paraId="0977BEB8" w14:textId="77777777" w:rsidR="00081E1C" w:rsidRPr="00EC76D5" w:rsidRDefault="00081E1C" w:rsidP="00081E1C">
      <w:pPr>
        <w:pStyle w:val="Code"/>
      </w:pPr>
      <w:r w:rsidRPr="00EC76D5">
        <w:t xml:space="preserve">    if (!lastTrue) {</w:t>
      </w:r>
    </w:p>
    <w:p w14:paraId="51DC420E" w14:textId="77777777" w:rsidR="00081E1C" w:rsidRPr="00EC76D5" w:rsidRDefault="00081E1C" w:rsidP="00081E1C">
      <w:pPr>
        <w:pStyle w:val="Code"/>
      </w:pPr>
      <w:r w:rsidRPr="00EC76D5">
        <w:t xml:space="preserve">      Main.IfStack.push(new Triple&lt;&gt;(result, result, IfStatus.If));</w:t>
      </w:r>
    </w:p>
    <w:p w14:paraId="09DEE92F" w14:textId="77777777" w:rsidR="00081E1C" w:rsidRPr="00EC76D5" w:rsidRDefault="00081E1C" w:rsidP="00081E1C">
      <w:pPr>
        <w:pStyle w:val="Code"/>
      </w:pPr>
      <w:r w:rsidRPr="00EC76D5">
        <w:t xml:space="preserve">    }</w:t>
      </w:r>
    </w:p>
    <w:p w14:paraId="47A4583C" w14:textId="77777777" w:rsidR="00081E1C" w:rsidRPr="00EC76D5" w:rsidRDefault="00081E1C" w:rsidP="00081E1C">
      <w:pPr>
        <w:pStyle w:val="Code"/>
      </w:pPr>
      <w:r w:rsidRPr="00EC76D5">
        <w:t xml:space="preserve">    else {</w:t>
      </w:r>
    </w:p>
    <w:p w14:paraId="06D9DD6D" w14:textId="77777777" w:rsidR="00081E1C" w:rsidRPr="00EC76D5" w:rsidRDefault="00081E1C" w:rsidP="00081E1C">
      <w:pPr>
        <w:pStyle w:val="Code"/>
      </w:pPr>
      <w:r w:rsidRPr="00EC76D5">
        <w:t xml:space="preserve">      Main.IfStack.push(new Triple&lt;&gt;(false, true, IfStatus.If));</w:t>
      </w:r>
    </w:p>
    <w:p w14:paraId="6F105A17" w14:textId="77777777" w:rsidR="00081E1C" w:rsidRPr="00EC76D5" w:rsidRDefault="00081E1C" w:rsidP="00081E1C">
      <w:pPr>
        <w:pStyle w:val="Code"/>
      </w:pPr>
      <w:r w:rsidRPr="00EC76D5">
        <w:t xml:space="preserve">    }    </w:t>
      </w:r>
    </w:p>
    <w:p w14:paraId="2C2F138A" w14:textId="77777777" w:rsidR="00081E1C" w:rsidRPr="00EC76D5" w:rsidRDefault="00081E1C" w:rsidP="00081E1C">
      <w:pPr>
        <w:pStyle w:val="Code"/>
      </w:pPr>
      <w:r w:rsidRPr="00EC76D5">
        <w:t xml:space="preserve">  }</w:t>
      </w:r>
    </w:p>
    <w:p w14:paraId="3CE5073E" w14:textId="48D8472B" w:rsidR="004306F6" w:rsidRPr="00EC76D5" w:rsidRDefault="00443CFA" w:rsidP="00081E1C">
      <w:r w:rsidRPr="00EC76D5">
        <w:t xml:space="preserve">The </w:t>
      </w:r>
      <w:r w:rsidRPr="00EC76D5">
        <w:rPr>
          <w:rStyle w:val="CodeInText"/>
        </w:rPr>
        <w:t>doElse</w:t>
      </w:r>
      <w:r w:rsidRPr="00EC76D5">
        <w:t xml:space="preserve"> method is a</w:t>
      </w:r>
      <w:r w:rsidR="005A7C72" w:rsidRPr="00EC76D5">
        <w:t xml:space="preserve"> </w:t>
      </w:r>
      <w:r w:rsidRPr="00EC76D5">
        <w:t>little bit easier. It checks whether there has ever been a true part of the if-chain. If not, it pushes true on the stack.</w:t>
      </w:r>
    </w:p>
    <w:p w14:paraId="727F657B" w14:textId="77777777" w:rsidR="00081E1C" w:rsidRPr="00EC76D5" w:rsidRDefault="00081E1C" w:rsidP="00081E1C">
      <w:pPr>
        <w:pStyle w:val="Code"/>
      </w:pPr>
      <w:r w:rsidRPr="00EC76D5">
        <w:t xml:space="preserve">  private static void doElse(String line) {</w:t>
      </w:r>
    </w:p>
    <w:p w14:paraId="1C651420" w14:textId="77777777" w:rsidR="00081E1C" w:rsidRPr="00EC76D5" w:rsidRDefault="00081E1C" w:rsidP="00081E1C">
      <w:pPr>
        <w:pStyle w:val="Code"/>
      </w:pPr>
      <w:r w:rsidRPr="00EC76D5">
        <w:t xml:space="preserve">    Assert.error(!Main.IfStack.isEmpty(),</w:t>
      </w:r>
    </w:p>
    <w:p w14:paraId="6CC1CD97" w14:textId="77777777" w:rsidR="00081E1C" w:rsidRPr="00EC76D5" w:rsidRDefault="00081E1C" w:rsidP="00081E1C">
      <w:pPr>
        <w:pStyle w:val="Code"/>
      </w:pPr>
      <w:r w:rsidRPr="00EC76D5">
        <w:t xml:space="preserve">             "#else without preceeding #if, #ifdef, or #ifndef");</w:t>
      </w:r>
    </w:p>
    <w:p w14:paraId="61F8FC03" w14:textId="77777777" w:rsidR="00081E1C" w:rsidRPr="00EC76D5" w:rsidRDefault="00081E1C" w:rsidP="00081E1C">
      <w:pPr>
        <w:pStyle w:val="Code"/>
      </w:pPr>
    </w:p>
    <w:p w14:paraId="27E8D722" w14:textId="77777777" w:rsidR="00081E1C" w:rsidRPr="00EC76D5" w:rsidRDefault="00081E1C" w:rsidP="00081E1C">
      <w:pPr>
        <w:pStyle w:val="Code"/>
      </w:pPr>
      <w:r w:rsidRPr="00EC76D5">
        <w:t xml:space="preserve">    Triple&lt;Boolean,Boolean,IfStatus&gt; ifTriple = Main.IfStack.pop();</w:t>
      </w:r>
    </w:p>
    <w:p w14:paraId="2A91F73D" w14:textId="77777777" w:rsidR="00081E1C" w:rsidRPr="00EC76D5" w:rsidRDefault="00081E1C" w:rsidP="00081E1C">
      <w:pPr>
        <w:pStyle w:val="Code"/>
      </w:pPr>
      <w:r w:rsidRPr="00EC76D5">
        <w:t xml:space="preserve">    boolean lastTrue = ifTriple.getSecond();</w:t>
      </w:r>
    </w:p>
    <w:p w14:paraId="3CC6A85E" w14:textId="77777777" w:rsidR="00081E1C" w:rsidRPr="00EC76D5" w:rsidRDefault="00081E1C" w:rsidP="00081E1C">
      <w:pPr>
        <w:pStyle w:val="Code"/>
      </w:pPr>
    </w:p>
    <w:p w14:paraId="2C35E362" w14:textId="77777777" w:rsidR="00081E1C" w:rsidRPr="00EC76D5" w:rsidRDefault="00081E1C" w:rsidP="00081E1C">
      <w:pPr>
        <w:pStyle w:val="Code"/>
      </w:pPr>
      <w:r w:rsidRPr="00EC76D5">
        <w:t xml:space="preserve">    IfStatus lastIf = ifTriple.getThird();</w:t>
      </w:r>
    </w:p>
    <w:p w14:paraId="2A60FA26" w14:textId="77777777" w:rsidR="00081E1C" w:rsidRPr="00EC76D5" w:rsidRDefault="00081E1C" w:rsidP="00081E1C">
      <w:pPr>
        <w:pStyle w:val="Code"/>
      </w:pPr>
      <w:r w:rsidRPr="00EC76D5">
        <w:t xml:space="preserve">    Assert.error(lastIf == IfStatus.If,</w:t>
      </w:r>
    </w:p>
    <w:p w14:paraId="65694B96" w14:textId="77777777" w:rsidR="00081E1C" w:rsidRPr="00EC76D5" w:rsidRDefault="00081E1C" w:rsidP="00081E1C">
      <w:pPr>
        <w:pStyle w:val="Code"/>
      </w:pPr>
      <w:r w:rsidRPr="00EC76D5">
        <w:t xml:space="preserve">             "#else after #else if not allowed");</w:t>
      </w:r>
    </w:p>
    <w:p w14:paraId="138593C9" w14:textId="77777777" w:rsidR="00081E1C" w:rsidRPr="00EC76D5" w:rsidRDefault="00081E1C" w:rsidP="00081E1C">
      <w:pPr>
        <w:pStyle w:val="Code"/>
      </w:pPr>
    </w:p>
    <w:p w14:paraId="068334C7" w14:textId="77777777" w:rsidR="00081E1C" w:rsidRPr="00EC76D5" w:rsidRDefault="00081E1C" w:rsidP="00081E1C">
      <w:pPr>
        <w:pStyle w:val="Code"/>
      </w:pPr>
      <w:r w:rsidRPr="00EC76D5">
        <w:t xml:space="preserve">    Main.IfStack.push(new Triple&lt;&gt;(!lastTrue, true /* doesn't matter */,</w:t>
      </w:r>
    </w:p>
    <w:p w14:paraId="728C76F4" w14:textId="77777777" w:rsidR="00081E1C" w:rsidRPr="00EC76D5" w:rsidRDefault="00081E1C" w:rsidP="00081E1C">
      <w:pPr>
        <w:pStyle w:val="Code"/>
      </w:pPr>
      <w:r w:rsidRPr="00EC76D5">
        <w:lastRenderedPageBreak/>
        <w:t xml:space="preserve">                                   IfStatus.Else));</w:t>
      </w:r>
    </w:p>
    <w:p w14:paraId="0DB22BCA" w14:textId="11BC657B" w:rsidR="00081E1C" w:rsidRPr="00EC76D5" w:rsidRDefault="00081E1C" w:rsidP="00081E1C">
      <w:pPr>
        <w:pStyle w:val="Code"/>
      </w:pPr>
      <w:r w:rsidRPr="00EC76D5">
        <w:t xml:space="preserve">  }</w:t>
      </w:r>
    </w:p>
    <w:p w14:paraId="153C711C" w14:textId="250D6396" w:rsidR="00DB77E4" w:rsidRPr="00EC76D5" w:rsidRDefault="001A1EBC" w:rsidP="008D7DB1">
      <w:r w:rsidRPr="00EC76D5">
        <w:t>Finally, t</w:t>
      </w:r>
      <w:r w:rsidR="008D7DB1" w:rsidRPr="00EC76D5">
        <w:t xml:space="preserve">he </w:t>
      </w:r>
      <w:r w:rsidR="008D7DB1" w:rsidRPr="00EC76D5">
        <w:rPr>
          <w:rStyle w:val="CodeInText"/>
        </w:rPr>
        <w:t>doE</w:t>
      </w:r>
      <w:r w:rsidR="003B23D1" w:rsidRPr="00EC76D5">
        <w:rPr>
          <w:rStyle w:val="CodeInText"/>
        </w:rPr>
        <w:t>ndIf</w:t>
      </w:r>
      <w:r w:rsidR="008D7DB1" w:rsidRPr="00EC76D5">
        <w:t xml:space="preserve"> </w:t>
      </w:r>
      <w:r w:rsidR="00DB77E4" w:rsidRPr="00EC76D5">
        <w:t>just pops the if-stack, subject to it is not already empty.</w:t>
      </w:r>
    </w:p>
    <w:p w14:paraId="7B8EB6C0" w14:textId="77777777" w:rsidR="00081E1C" w:rsidRPr="00EC76D5" w:rsidRDefault="00081E1C" w:rsidP="00081E1C">
      <w:pPr>
        <w:pStyle w:val="Code"/>
      </w:pPr>
      <w:r w:rsidRPr="00EC76D5">
        <w:t xml:space="preserve">  private static void doEndIf(String line) {</w:t>
      </w:r>
    </w:p>
    <w:p w14:paraId="2D05EB39" w14:textId="77777777" w:rsidR="00081E1C" w:rsidRPr="00EC76D5" w:rsidRDefault="00081E1C" w:rsidP="00081E1C">
      <w:pPr>
        <w:pStyle w:val="Code"/>
      </w:pPr>
      <w:r w:rsidRPr="00EC76D5">
        <w:t xml:space="preserve">    Assert.error(!Main.IfStack.isEmpty(),</w:t>
      </w:r>
    </w:p>
    <w:p w14:paraId="571DACC4" w14:textId="77777777" w:rsidR="00081E1C" w:rsidRPr="00EC76D5" w:rsidRDefault="00081E1C" w:rsidP="00081E1C">
      <w:pPr>
        <w:pStyle w:val="Code"/>
      </w:pPr>
      <w:r w:rsidRPr="00EC76D5">
        <w:t xml:space="preserve">             "#endif without preceeding #if, #ifdef, or #ifndef");</w:t>
      </w:r>
    </w:p>
    <w:p w14:paraId="2879CAD9" w14:textId="77777777" w:rsidR="00081E1C" w:rsidRPr="00EC76D5" w:rsidRDefault="00081E1C" w:rsidP="00081E1C">
      <w:pPr>
        <w:pStyle w:val="Code"/>
      </w:pPr>
      <w:r w:rsidRPr="00EC76D5">
        <w:t xml:space="preserve">    Main.IfStack.pop();</w:t>
      </w:r>
    </w:p>
    <w:p w14:paraId="49A43E03" w14:textId="6367B308" w:rsidR="004306F6" w:rsidRPr="00EC76D5" w:rsidRDefault="00081E1C" w:rsidP="00081E1C">
      <w:pPr>
        <w:pStyle w:val="Code"/>
      </w:pPr>
      <w:r w:rsidRPr="00EC76D5">
        <w:t xml:space="preserve">  }</w:t>
      </w:r>
    </w:p>
    <w:p w14:paraId="3CEBCCB6" w14:textId="05084D64" w:rsidR="004306F6" w:rsidRPr="00EC76D5" w:rsidRDefault="004306F6" w:rsidP="004306F6">
      <w:pPr>
        <w:pStyle w:val="Rubrik3"/>
      </w:pPr>
      <w:bookmarkStart w:id="42" w:name="_Toc481936141"/>
      <w:r w:rsidRPr="00EC76D5">
        <w:t>Macro Expan</w:t>
      </w:r>
      <w:r w:rsidR="003565E2" w:rsidRPr="00EC76D5">
        <w:t>sion</w:t>
      </w:r>
      <w:bookmarkEnd w:id="42"/>
    </w:p>
    <w:p w14:paraId="3D1930DE" w14:textId="4B72E0B4" w:rsidR="00021D2C" w:rsidRPr="00EC76D5" w:rsidRDefault="00021D2C" w:rsidP="00021D2C">
      <w:r w:rsidRPr="00EC76D5">
        <w:t>In the regular source code (line not starting with ‘#’), we need to replace macro calls with their res</w:t>
      </w:r>
      <w:r w:rsidR="003565E2" w:rsidRPr="00EC76D5">
        <w:t>ulting bodies. We</w:t>
      </w:r>
      <w:r w:rsidRPr="00EC76D5">
        <w:t xml:space="preserve"> also </w:t>
      </w:r>
      <w:r w:rsidR="003565E2" w:rsidRPr="00EC76D5">
        <w:t xml:space="preserve">need to </w:t>
      </w:r>
      <w:r w:rsidRPr="00EC76D5">
        <w:t>recursively replace macro calls in the bodies. However, unlike function</w:t>
      </w:r>
      <w:r w:rsidR="00FA1425" w:rsidRPr="00EC76D5">
        <w:t>,</w:t>
      </w:r>
      <w:r w:rsidRPr="00EC76D5">
        <w:t xml:space="preserve"> recursive macro calls are not allowed.</w:t>
      </w:r>
    </w:p>
    <w:p w14:paraId="0A748AD2" w14:textId="676C5D02" w:rsidR="006D6C0C" w:rsidRPr="00EC76D5" w:rsidRDefault="008B782B" w:rsidP="00021D2C">
      <w:r w:rsidRPr="00EC76D5">
        <w:t xml:space="preserve">We go through the text, </w:t>
      </w:r>
      <w:r w:rsidR="00606112" w:rsidRPr="00EC76D5">
        <w:t xml:space="preserve">and look for identifiers, we do not have to worry about identifier in strings or characters, since every letter or underline (an identifier must begin with a letter or underline) in strings or characters has been changed to a three-octal-digit backslash code by </w:t>
      </w:r>
      <w:r w:rsidR="0031573A" w:rsidRPr="00EC76D5">
        <w:rPr>
          <w:rStyle w:val="CodeInText"/>
        </w:rPr>
        <w:t>s</w:t>
      </w:r>
      <w:r w:rsidR="00606112" w:rsidRPr="00EC76D5">
        <w:rPr>
          <w:rStyle w:val="CodeInText"/>
        </w:rPr>
        <w:t>lash</w:t>
      </w:r>
      <w:r w:rsidR="0031573A" w:rsidRPr="00EC76D5">
        <w:rPr>
          <w:rStyle w:val="CodeInText"/>
        </w:rPr>
        <w:t>ToChar</w:t>
      </w:r>
      <w:r w:rsidR="00606112" w:rsidRPr="00EC76D5">
        <w:t xml:space="preserve"> in Section </w:t>
      </w:r>
      <w:r w:rsidR="00606112" w:rsidRPr="00EC76D5">
        <w:fldChar w:fldCharType="begin"/>
      </w:r>
      <w:r w:rsidR="00606112" w:rsidRPr="00EC76D5">
        <w:instrText xml:space="preserve"> REF _Ref418258402 \r \h </w:instrText>
      </w:r>
      <w:r w:rsidR="00606112" w:rsidRPr="00EC76D5">
        <w:fldChar w:fldCharType="separate"/>
      </w:r>
      <w:r w:rsidR="00545E00" w:rsidRPr="00EC76D5">
        <w:t>4.2.2</w:t>
      </w:r>
      <w:r w:rsidR="00606112" w:rsidRPr="00EC76D5">
        <w:fldChar w:fldCharType="end"/>
      </w:r>
      <w:r w:rsidR="00606112" w:rsidRPr="00EC76D5">
        <w:t>.</w:t>
      </w:r>
    </w:p>
    <w:p w14:paraId="33FE496C" w14:textId="0945A279" w:rsidR="00D06BF8" w:rsidRPr="00EC76D5" w:rsidRDefault="00D06BF8" w:rsidP="00021D2C">
      <w:r w:rsidRPr="00EC76D5">
        <w:t>When we find and identifier</w:t>
      </w:r>
      <w:r w:rsidR="00505A86" w:rsidRPr="00EC76D5">
        <w:t xml:space="preserve"> that is a</w:t>
      </w:r>
      <w:r w:rsidR="00A55DB2" w:rsidRPr="00EC76D5">
        <w:t xml:space="preserve"> </w:t>
      </w:r>
      <w:r w:rsidR="00505A86" w:rsidRPr="00EC76D5">
        <w:t>stored macro name</w:t>
      </w:r>
      <w:r w:rsidR="00203447" w:rsidRPr="00EC76D5">
        <w:t xml:space="preserve"> (either in m_</w:t>
      </w:r>
      <w:r w:rsidR="00203447" w:rsidRPr="00EC76D5">
        <w:rPr>
          <w:rStyle w:val="CodeInText"/>
        </w:rPr>
        <w:t>specialMacroSet</w:t>
      </w:r>
      <w:r w:rsidR="00203447" w:rsidRPr="00EC76D5">
        <w:t xml:space="preserve"> or </w:t>
      </w:r>
      <w:r w:rsidR="00443DFC" w:rsidRPr="00EC76D5">
        <w:rPr>
          <w:rStyle w:val="CodeInText"/>
        </w:rPr>
        <w:t>MacroMap</w:t>
      </w:r>
      <w:r w:rsidR="00203447" w:rsidRPr="00EC76D5">
        <w:t>),</w:t>
      </w:r>
      <w:r w:rsidR="00505A86" w:rsidRPr="00EC76D5">
        <w:t xml:space="preserve"> </w:t>
      </w:r>
      <w:r w:rsidR="00747D9C" w:rsidRPr="00EC76D5">
        <w:t>we scan the parameters if the name is followed by a left parenthesis</w:t>
      </w:r>
      <w:r w:rsidR="002E2AE9" w:rsidRPr="00EC76D5">
        <w:t xml:space="preserve">, each parameter is </w:t>
      </w:r>
      <w:r w:rsidR="003D5332" w:rsidRPr="00EC76D5">
        <w:t>recursively</w:t>
      </w:r>
      <w:r w:rsidR="002E2AE9" w:rsidRPr="00EC76D5">
        <w:t xml:space="preserve"> searched for macros.</w:t>
      </w:r>
      <w:r w:rsidR="008732B4" w:rsidRPr="00EC76D5">
        <w:t xml:space="preserve"> We then look up the macro body and replace its marked parameter l</w:t>
      </w:r>
      <w:r w:rsidR="007C3BF6" w:rsidRPr="00EC76D5">
        <w:t>ocations with the parameters.</w:t>
      </w:r>
      <w:r w:rsidR="005178C0" w:rsidRPr="00EC76D5">
        <w:t xml:space="preserve"> Finally, we replace the macro call with its body. The </w:t>
      </w:r>
      <w:r w:rsidR="005178C0" w:rsidRPr="00EC76D5">
        <w:rPr>
          <w:rStyle w:val="CodeInText"/>
        </w:rPr>
        <w:t>nameStack</w:t>
      </w:r>
      <w:r w:rsidR="005178C0" w:rsidRPr="00EC76D5">
        <w:t xml:space="preserve"> stack is used to prevent recursive macro calls.</w:t>
      </w:r>
    </w:p>
    <w:p w14:paraId="0B626BCC" w14:textId="77777777" w:rsidR="003D5332" w:rsidRPr="00EC76D5" w:rsidRDefault="003D5332" w:rsidP="003D5332">
      <w:pPr>
        <w:pStyle w:val="Code"/>
      </w:pPr>
      <w:r w:rsidRPr="00EC76D5">
        <w:t xml:space="preserve">  private static final Set&lt;String&gt; m_specialMacroSet = new ListSet&lt;&gt;();</w:t>
      </w:r>
    </w:p>
    <w:p w14:paraId="59CE2509" w14:textId="77777777" w:rsidR="003D5332" w:rsidRPr="00EC76D5" w:rsidRDefault="003D5332" w:rsidP="003D5332">
      <w:pPr>
        <w:pStyle w:val="Code"/>
      </w:pPr>
      <w:r w:rsidRPr="00EC76D5">
        <w:t xml:space="preserve">  </w:t>
      </w:r>
    </w:p>
    <w:p w14:paraId="546F9F63" w14:textId="77777777" w:rsidR="003D5332" w:rsidRPr="00EC76D5" w:rsidRDefault="003D5332" w:rsidP="003D5332">
      <w:pPr>
        <w:pStyle w:val="Code"/>
      </w:pPr>
      <w:r w:rsidRPr="00EC76D5">
        <w:t xml:space="preserve">  static {</w:t>
      </w:r>
    </w:p>
    <w:p w14:paraId="59427FFD" w14:textId="77777777" w:rsidR="003D5332" w:rsidRPr="00EC76D5" w:rsidRDefault="003D5332" w:rsidP="003D5332">
      <w:pPr>
        <w:pStyle w:val="Code"/>
      </w:pPr>
      <w:r w:rsidRPr="00EC76D5">
        <w:t xml:space="preserve">    m_specialMacroSet.add("__STDC__");</w:t>
      </w:r>
    </w:p>
    <w:p w14:paraId="673503BF" w14:textId="77777777" w:rsidR="003D5332" w:rsidRPr="00EC76D5" w:rsidRDefault="003D5332" w:rsidP="003D5332">
      <w:pPr>
        <w:pStyle w:val="Code"/>
      </w:pPr>
      <w:r w:rsidRPr="00EC76D5">
        <w:t xml:space="preserve">    m_specialMacroSet.add("__FILE__");</w:t>
      </w:r>
    </w:p>
    <w:p w14:paraId="77DD935F" w14:textId="77777777" w:rsidR="003D5332" w:rsidRPr="00EC76D5" w:rsidRDefault="003D5332" w:rsidP="003D5332">
      <w:pPr>
        <w:pStyle w:val="Code"/>
      </w:pPr>
      <w:r w:rsidRPr="00EC76D5">
        <w:t xml:space="preserve">    m_specialMacroSet.add("__LINE__");</w:t>
      </w:r>
    </w:p>
    <w:p w14:paraId="0A6B8D50" w14:textId="77777777" w:rsidR="003D5332" w:rsidRPr="00EC76D5" w:rsidRDefault="003D5332" w:rsidP="003D5332">
      <w:pPr>
        <w:pStyle w:val="Code"/>
      </w:pPr>
      <w:r w:rsidRPr="00EC76D5">
        <w:t xml:space="preserve">    m_specialMacroSet.add("__DATE__");</w:t>
      </w:r>
    </w:p>
    <w:p w14:paraId="5B18FBD2" w14:textId="77777777" w:rsidR="003D5332" w:rsidRPr="00EC76D5" w:rsidRDefault="003D5332" w:rsidP="003D5332">
      <w:pPr>
        <w:pStyle w:val="Code"/>
      </w:pPr>
      <w:r w:rsidRPr="00EC76D5">
        <w:t xml:space="preserve">    m_specialMacroSet.add("__TIME__");</w:t>
      </w:r>
    </w:p>
    <w:p w14:paraId="6881853F" w14:textId="77777777" w:rsidR="003D5332" w:rsidRPr="00EC76D5" w:rsidRDefault="003D5332" w:rsidP="003D5332">
      <w:pPr>
        <w:pStyle w:val="Code"/>
      </w:pPr>
      <w:r w:rsidRPr="00EC76D5">
        <w:t xml:space="preserve">  }</w:t>
      </w:r>
    </w:p>
    <w:p w14:paraId="4BE1B98C" w14:textId="77777777" w:rsidR="003D5332" w:rsidRPr="00EC76D5" w:rsidRDefault="003D5332" w:rsidP="003D5332">
      <w:pPr>
        <w:pStyle w:val="Code"/>
      </w:pPr>
      <w:r w:rsidRPr="00EC76D5">
        <w:t xml:space="preserve">      </w:t>
      </w:r>
    </w:p>
    <w:p w14:paraId="2D980CC6" w14:textId="77777777" w:rsidR="003D5332" w:rsidRPr="00EC76D5" w:rsidRDefault="003D5332" w:rsidP="003D5332">
      <w:pPr>
        <w:pStyle w:val="Code"/>
      </w:pPr>
      <w:r w:rsidRPr="00EC76D5">
        <w:t xml:space="preserve">  private static String searchForMacros(String text,Stack&lt;String&gt; nameStack){</w:t>
      </w:r>
    </w:p>
    <w:p w14:paraId="3D2EC466" w14:textId="77777777" w:rsidR="003D5332" w:rsidRPr="00EC76D5" w:rsidRDefault="003D5332" w:rsidP="003D5332">
      <w:pPr>
        <w:pStyle w:val="Code"/>
      </w:pPr>
      <w:r w:rsidRPr="00EC76D5">
        <w:t xml:space="preserve">    StringBuilder buffer = new StringBuilder(text + "\0");</w:t>
      </w:r>
    </w:p>
    <w:p w14:paraId="463146EF" w14:textId="77777777" w:rsidR="003D5332" w:rsidRPr="00EC76D5" w:rsidRDefault="003D5332" w:rsidP="003D5332">
      <w:pPr>
        <w:pStyle w:val="Code"/>
      </w:pPr>
      <w:r w:rsidRPr="00EC76D5">
        <w:t xml:space="preserve">    </w:t>
      </w:r>
    </w:p>
    <w:p w14:paraId="6B7B1C68" w14:textId="77777777" w:rsidR="003D5332" w:rsidRPr="00EC76D5" w:rsidRDefault="003D5332" w:rsidP="003D5332">
      <w:pPr>
        <w:pStyle w:val="Code"/>
      </w:pPr>
      <w:r w:rsidRPr="00EC76D5">
        <w:t xml:space="preserve">    for (int index = 0; buffer.charAt(index) != '\0'; ++index) {</w:t>
      </w:r>
    </w:p>
    <w:p w14:paraId="6CFDBCF6" w14:textId="77777777" w:rsidR="003D5332" w:rsidRPr="00EC76D5" w:rsidRDefault="003D5332" w:rsidP="003D5332">
      <w:pPr>
        <w:pStyle w:val="Code"/>
      </w:pPr>
      <w:r w:rsidRPr="00EC76D5">
        <w:t xml:space="preserve">      if (Character.isLetter(buffer.charAt(index)) ||</w:t>
      </w:r>
    </w:p>
    <w:p w14:paraId="5D471AE2" w14:textId="77777777" w:rsidR="003D5332" w:rsidRPr="00EC76D5" w:rsidRDefault="003D5332" w:rsidP="003D5332">
      <w:pPr>
        <w:pStyle w:val="Code"/>
      </w:pPr>
      <w:r w:rsidRPr="00EC76D5">
        <w:t xml:space="preserve">               (buffer.charAt(index) == '_')) {</w:t>
      </w:r>
    </w:p>
    <w:p w14:paraId="0BDF3123" w14:textId="77777777" w:rsidR="003D5332" w:rsidRPr="00EC76D5" w:rsidRDefault="003D5332" w:rsidP="003D5332">
      <w:pPr>
        <w:pStyle w:val="Code"/>
      </w:pPr>
      <w:r w:rsidRPr="00EC76D5">
        <w:t xml:space="preserve">        int nextIndex = index;</w:t>
      </w:r>
    </w:p>
    <w:p w14:paraId="0C6CC7D0" w14:textId="77777777" w:rsidR="003D5332" w:rsidRPr="00EC76D5" w:rsidRDefault="003D5332" w:rsidP="003D5332">
      <w:pPr>
        <w:pStyle w:val="Code"/>
      </w:pPr>
      <w:r w:rsidRPr="00EC76D5">
        <w:t xml:space="preserve">        while (Character.isLetterOrDigit(buffer.charAt(nextIndex)) ||</w:t>
      </w:r>
    </w:p>
    <w:p w14:paraId="443A1D9A" w14:textId="77777777" w:rsidR="003D5332" w:rsidRPr="00EC76D5" w:rsidRDefault="003D5332" w:rsidP="003D5332">
      <w:pPr>
        <w:pStyle w:val="Code"/>
      </w:pPr>
      <w:r w:rsidRPr="00EC76D5">
        <w:t xml:space="preserve">               (buffer.charAt(nextIndex) == '_')) {</w:t>
      </w:r>
    </w:p>
    <w:p w14:paraId="048E68C7" w14:textId="77777777" w:rsidR="003D5332" w:rsidRPr="00EC76D5" w:rsidRDefault="003D5332" w:rsidP="003D5332">
      <w:pPr>
        <w:pStyle w:val="Code"/>
      </w:pPr>
      <w:r w:rsidRPr="00EC76D5">
        <w:t xml:space="preserve">          ++nextIndex;</w:t>
      </w:r>
    </w:p>
    <w:p w14:paraId="665646E0" w14:textId="77777777" w:rsidR="003D5332" w:rsidRPr="00EC76D5" w:rsidRDefault="003D5332" w:rsidP="003D5332">
      <w:pPr>
        <w:pStyle w:val="Code"/>
      </w:pPr>
      <w:r w:rsidRPr="00EC76D5">
        <w:t xml:space="preserve">        }</w:t>
      </w:r>
    </w:p>
    <w:p w14:paraId="16E9DC24" w14:textId="77777777" w:rsidR="003D5332" w:rsidRPr="00EC76D5" w:rsidRDefault="003D5332" w:rsidP="003D5332">
      <w:pPr>
        <w:pStyle w:val="Code"/>
      </w:pPr>
      <w:r w:rsidRPr="00EC76D5">
        <w:t xml:space="preserve">        </w:t>
      </w:r>
    </w:p>
    <w:p w14:paraId="24AEFF9C" w14:textId="77777777" w:rsidR="003D5332" w:rsidRPr="00EC76D5" w:rsidRDefault="003D5332" w:rsidP="003D5332">
      <w:pPr>
        <w:pStyle w:val="Code"/>
      </w:pPr>
      <w:r w:rsidRPr="00EC76D5">
        <w:t xml:space="preserve">        String name = buffer.substring(index, nextIndex);</w:t>
      </w:r>
    </w:p>
    <w:p w14:paraId="6890D5CB" w14:textId="77777777" w:rsidR="003D5332" w:rsidRPr="00EC76D5" w:rsidRDefault="003D5332" w:rsidP="003D5332">
      <w:pPr>
        <w:pStyle w:val="Code"/>
      </w:pPr>
    </w:p>
    <w:p w14:paraId="1766A996" w14:textId="77777777" w:rsidR="003D5332" w:rsidRPr="00EC76D5" w:rsidRDefault="003D5332" w:rsidP="003D5332">
      <w:pPr>
        <w:pStyle w:val="Code"/>
      </w:pPr>
      <w:r w:rsidRPr="00EC76D5">
        <w:t xml:space="preserve">        if (!nameStack.contains(name) &amp;&amp; (Main.MacroMap.containsKey(name) ||</w:t>
      </w:r>
    </w:p>
    <w:p w14:paraId="588494FD" w14:textId="77777777" w:rsidR="003D5332" w:rsidRPr="00EC76D5" w:rsidRDefault="003D5332" w:rsidP="003D5332">
      <w:pPr>
        <w:pStyle w:val="Code"/>
      </w:pPr>
      <w:r w:rsidRPr="00EC76D5">
        <w:t xml:space="preserve">                                          m_specialMacroSet.contains(name))){</w:t>
      </w:r>
    </w:p>
    <w:p w14:paraId="7154A245" w14:textId="77777777" w:rsidR="003D5332" w:rsidRPr="00EC76D5" w:rsidRDefault="003D5332" w:rsidP="003D5332">
      <w:pPr>
        <w:pStyle w:val="Code"/>
      </w:pPr>
      <w:r w:rsidRPr="00EC76D5">
        <w:t xml:space="preserve">          nameStack.push(name);</w:t>
      </w:r>
    </w:p>
    <w:p w14:paraId="56E234A4" w14:textId="77777777" w:rsidR="003D5332" w:rsidRPr="00EC76D5" w:rsidRDefault="003D5332" w:rsidP="003D5332">
      <w:pPr>
        <w:pStyle w:val="Code"/>
      </w:pPr>
      <w:r w:rsidRPr="00EC76D5">
        <w:t xml:space="preserve">          List&lt;String&gt; paramList = new LinkedList&lt;&gt;();</w:t>
      </w:r>
    </w:p>
    <w:p w14:paraId="3F0A4FEB" w14:textId="77777777" w:rsidR="003D5332" w:rsidRPr="00EC76D5" w:rsidRDefault="003D5332" w:rsidP="003D5332">
      <w:pPr>
        <w:pStyle w:val="Code"/>
      </w:pPr>
    </w:p>
    <w:p w14:paraId="09A8CA22" w14:textId="77777777" w:rsidR="003D5332" w:rsidRPr="00EC76D5" w:rsidRDefault="003D5332" w:rsidP="003D5332">
      <w:pPr>
        <w:pStyle w:val="Code"/>
      </w:pPr>
      <w:r w:rsidRPr="00EC76D5">
        <w:t xml:space="preserve">          if (buffer.charAt(nextIndex) == '(') {</w:t>
      </w:r>
    </w:p>
    <w:p w14:paraId="2B5F3313" w14:textId="77777777" w:rsidR="003D5332" w:rsidRPr="00EC76D5" w:rsidRDefault="003D5332" w:rsidP="003D5332">
      <w:pPr>
        <w:pStyle w:val="Code"/>
      </w:pPr>
      <w:r w:rsidRPr="00EC76D5">
        <w:lastRenderedPageBreak/>
        <w:t xml:space="preserve">            nextIndex = scanParameters(buffer, nextIndex, paramList) + 1;</w:t>
      </w:r>
    </w:p>
    <w:p w14:paraId="7E3726A2" w14:textId="77777777" w:rsidR="003D5332" w:rsidRPr="00EC76D5" w:rsidRDefault="003D5332" w:rsidP="003D5332">
      <w:pPr>
        <w:pStyle w:val="Code"/>
      </w:pPr>
      <w:r w:rsidRPr="00EC76D5">
        <w:t xml:space="preserve">          }</w:t>
      </w:r>
    </w:p>
    <w:p w14:paraId="24D200AD" w14:textId="77777777" w:rsidR="003D5332" w:rsidRPr="00EC76D5" w:rsidRDefault="003D5332" w:rsidP="003D5332">
      <w:pPr>
        <w:pStyle w:val="Code"/>
      </w:pPr>
    </w:p>
    <w:p w14:paraId="2770AF03" w14:textId="77777777" w:rsidR="003D5332" w:rsidRPr="00EC76D5" w:rsidRDefault="003D5332" w:rsidP="003D5332">
      <w:pPr>
        <w:pStyle w:val="Code"/>
      </w:pPr>
      <w:r w:rsidRPr="00EC76D5">
        <w:t xml:space="preserve">          for (int paramIndex = 0; paramIndex &lt; paramList.size();</w:t>
      </w:r>
    </w:p>
    <w:p w14:paraId="28F6C87A" w14:textId="77777777" w:rsidR="003D5332" w:rsidRPr="00EC76D5" w:rsidRDefault="003D5332" w:rsidP="003D5332">
      <w:pPr>
        <w:pStyle w:val="Code"/>
      </w:pPr>
      <w:r w:rsidRPr="00EC76D5">
        <w:t xml:space="preserve">               ++paramIndex) {</w:t>
      </w:r>
    </w:p>
    <w:p w14:paraId="1E75C79D" w14:textId="77777777" w:rsidR="003D5332" w:rsidRPr="00EC76D5" w:rsidRDefault="003D5332" w:rsidP="003D5332">
      <w:pPr>
        <w:pStyle w:val="Code"/>
      </w:pPr>
      <w:r w:rsidRPr="00EC76D5">
        <w:t xml:space="preserve">            String oldParam = paramList.get(paramIndex) + "\0";</w:t>
      </w:r>
    </w:p>
    <w:p w14:paraId="27779CF7" w14:textId="77777777" w:rsidR="003D5332" w:rsidRPr="00EC76D5" w:rsidRDefault="003D5332" w:rsidP="003D5332">
      <w:pPr>
        <w:pStyle w:val="Code"/>
      </w:pPr>
      <w:r w:rsidRPr="00EC76D5">
        <w:t xml:space="preserve">            String newParam = searchForMacros(oldParam, nameStack);</w:t>
      </w:r>
    </w:p>
    <w:p w14:paraId="32CD7BC9" w14:textId="77777777" w:rsidR="003D5332" w:rsidRPr="00EC76D5" w:rsidRDefault="003D5332" w:rsidP="003D5332">
      <w:pPr>
        <w:pStyle w:val="Code"/>
      </w:pPr>
      <w:r w:rsidRPr="00EC76D5">
        <w:t xml:space="preserve">            paramList.set(paramIndex, newParam);</w:t>
      </w:r>
    </w:p>
    <w:p w14:paraId="10128F83" w14:textId="77777777" w:rsidR="003D5332" w:rsidRPr="00EC76D5" w:rsidRDefault="003D5332" w:rsidP="003D5332">
      <w:pPr>
        <w:pStyle w:val="Code"/>
      </w:pPr>
      <w:r w:rsidRPr="00EC76D5">
        <w:t xml:space="preserve">          }</w:t>
      </w:r>
    </w:p>
    <w:p w14:paraId="33183EA0" w14:textId="77777777" w:rsidR="003D5332" w:rsidRPr="00EC76D5" w:rsidRDefault="003D5332" w:rsidP="003D5332">
      <w:pPr>
        <w:pStyle w:val="Code"/>
      </w:pPr>
    </w:p>
    <w:p w14:paraId="44275625" w14:textId="77777777" w:rsidR="003D5332" w:rsidRPr="00EC76D5" w:rsidRDefault="003D5332" w:rsidP="003D5332">
      <w:pPr>
        <w:pStyle w:val="Code"/>
      </w:pPr>
      <w:r w:rsidRPr="00EC76D5">
        <w:t xml:space="preserve">          String macroText = lookupMacro(name, paramList);</w:t>
      </w:r>
    </w:p>
    <w:p w14:paraId="34209100" w14:textId="77777777" w:rsidR="003D5332" w:rsidRPr="00EC76D5" w:rsidRDefault="003D5332" w:rsidP="003D5332">
      <w:pPr>
        <w:pStyle w:val="Code"/>
      </w:pPr>
      <w:r w:rsidRPr="00EC76D5">
        <w:t xml:space="preserve">          macroText = searchForMacros(macroText, nameStack);</w:t>
      </w:r>
    </w:p>
    <w:p w14:paraId="60677262" w14:textId="77777777" w:rsidR="003D5332" w:rsidRPr="00EC76D5" w:rsidRDefault="003D5332" w:rsidP="003D5332">
      <w:pPr>
        <w:pStyle w:val="Code"/>
      </w:pPr>
      <w:r w:rsidRPr="00EC76D5">
        <w:t xml:space="preserve">          buffer.replace(index, nextIndex, macroText);</w:t>
      </w:r>
    </w:p>
    <w:p w14:paraId="7B9BFB14" w14:textId="77777777" w:rsidR="003D5332" w:rsidRPr="00EC76D5" w:rsidRDefault="003D5332" w:rsidP="003D5332">
      <w:pPr>
        <w:pStyle w:val="Code"/>
      </w:pPr>
      <w:r w:rsidRPr="00EC76D5">
        <w:t xml:space="preserve">          index += macroText.length();</w:t>
      </w:r>
    </w:p>
    <w:p w14:paraId="29FC3A88" w14:textId="77777777" w:rsidR="003D5332" w:rsidRPr="00EC76D5" w:rsidRDefault="003D5332" w:rsidP="003D5332">
      <w:pPr>
        <w:pStyle w:val="Code"/>
      </w:pPr>
      <w:r w:rsidRPr="00EC76D5">
        <w:t xml:space="preserve">          nameStack.pop();</w:t>
      </w:r>
    </w:p>
    <w:p w14:paraId="4C5E4E72" w14:textId="77777777" w:rsidR="003D5332" w:rsidRPr="00EC76D5" w:rsidRDefault="003D5332" w:rsidP="003D5332">
      <w:pPr>
        <w:pStyle w:val="Code"/>
      </w:pPr>
      <w:r w:rsidRPr="00EC76D5">
        <w:t xml:space="preserve">        }</w:t>
      </w:r>
    </w:p>
    <w:p w14:paraId="58F4397D" w14:textId="77777777" w:rsidR="003D5332" w:rsidRPr="00EC76D5" w:rsidRDefault="003D5332" w:rsidP="003D5332">
      <w:pPr>
        <w:pStyle w:val="Code"/>
      </w:pPr>
      <w:r w:rsidRPr="00EC76D5">
        <w:t xml:space="preserve">        else {</w:t>
      </w:r>
    </w:p>
    <w:p w14:paraId="2C4E5497" w14:textId="77777777" w:rsidR="003D5332" w:rsidRPr="00EC76D5" w:rsidRDefault="003D5332" w:rsidP="003D5332">
      <w:pPr>
        <w:pStyle w:val="Code"/>
      </w:pPr>
      <w:r w:rsidRPr="00EC76D5">
        <w:t xml:space="preserve">          index = nextIndex - 1;</w:t>
      </w:r>
    </w:p>
    <w:p w14:paraId="540FF913" w14:textId="77777777" w:rsidR="003D5332" w:rsidRPr="00EC76D5" w:rsidRDefault="003D5332" w:rsidP="003D5332">
      <w:pPr>
        <w:pStyle w:val="Code"/>
      </w:pPr>
      <w:r w:rsidRPr="00EC76D5">
        <w:t xml:space="preserve">        }</w:t>
      </w:r>
    </w:p>
    <w:p w14:paraId="03D32E0A" w14:textId="77777777" w:rsidR="003D5332" w:rsidRPr="00EC76D5" w:rsidRDefault="003D5332" w:rsidP="003D5332">
      <w:pPr>
        <w:pStyle w:val="Code"/>
      </w:pPr>
      <w:r w:rsidRPr="00EC76D5">
        <w:t xml:space="preserve">      }</w:t>
      </w:r>
    </w:p>
    <w:p w14:paraId="5799EAD5" w14:textId="77777777" w:rsidR="003D5332" w:rsidRPr="00EC76D5" w:rsidRDefault="003D5332" w:rsidP="003D5332">
      <w:pPr>
        <w:pStyle w:val="Code"/>
      </w:pPr>
      <w:r w:rsidRPr="00EC76D5">
        <w:t xml:space="preserve">    }</w:t>
      </w:r>
    </w:p>
    <w:p w14:paraId="46D2C5DE" w14:textId="77777777" w:rsidR="003D5332" w:rsidRPr="00EC76D5" w:rsidRDefault="003D5332" w:rsidP="003D5332">
      <w:pPr>
        <w:pStyle w:val="Code"/>
      </w:pPr>
      <w:r w:rsidRPr="00EC76D5">
        <w:t xml:space="preserve">    </w:t>
      </w:r>
    </w:p>
    <w:p w14:paraId="1EFDC359" w14:textId="77777777" w:rsidR="003D5332" w:rsidRPr="00EC76D5" w:rsidRDefault="003D5332" w:rsidP="003D5332">
      <w:pPr>
        <w:pStyle w:val="Code"/>
      </w:pPr>
      <w:r w:rsidRPr="00EC76D5">
        <w:t xml:space="preserve">    return buffer.toString().replace("\0", "");</w:t>
      </w:r>
    </w:p>
    <w:p w14:paraId="0C4156C7" w14:textId="77777777" w:rsidR="003D5332" w:rsidRPr="00EC76D5" w:rsidRDefault="003D5332" w:rsidP="003D5332">
      <w:pPr>
        <w:pStyle w:val="Code"/>
      </w:pPr>
      <w:r w:rsidRPr="00EC76D5">
        <w:t xml:space="preserve">  }  </w:t>
      </w:r>
    </w:p>
    <w:p w14:paraId="54AF5EE7" w14:textId="7BB93C0A" w:rsidR="00A45048" w:rsidRPr="00EC76D5" w:rsidRDefault="003A609A" w:rsidP="003D5332">
      <w:r w:rsidRPr="00EC76D5">
        <w:t xml:space="preserve">The </w:t>
      </w:r>
      <w:r w:rsidRPr="00EC76D5">
        <w:rPr>
          <w:rStyle w:val="CodeInText"/>
        </w:rPr>
        <w:t>scanParameters</w:t>
      </w:r>
      <w:r w:rsidRPr="00EC76D5">
        <w:t xml:space="preserve"> extracts the actual parameters of a macro call. The parameters are separated by commas and the list is terminated by a right parenthesis. It becomes a bit co</w:t>
      </w:r>
      <w:r w:rsidR="001C652E" w:rsidRPr="00EC76D5">
        <w:t>mplicated since the parameters them</w:t>
      </w:r>
      <w:r w:rsidRPr="00EC76D5">
        <w:t xml:space="preserve">selves can </w:t>
      </w:r>
      <w:r w:rsidR="00DA0797" w:rsidRPr="00EC76D5">
        <w:t xml:space="preserve">hold parenthesis and commas. The field </w:t>
      </w:r>
      <w:r w:rsidR="00DA0797" w:rsidRPr="00EC76D5">
        <w:rPr>
          <w:rStyle w:val="CodeInText"/>
        </w:rPr>
        <w:t>paranCount</w:t>
      </w:r>
      <w:r w:rsidR="000C08D3" w:rsidRPr="00EC76D5">
        <w:t xml:space="preserve"> </w:t>
      </w:r>
      <w:r w:rsidR="00DA0797" w:rsidRPr="00EC76D5">
        <w:t>count</w:t>
      </w:r>
      <w:r w:rsidR="000C08D3" w:rsidRPr="00EC76D5">
        <w:t>s</w:t>
      </w:r>
      <w:r w:rsidR="00DA0797" w:rsidRPr="00EC76D5">
        <w:t xml:space="preserve"> the </w:t>
      </w:r>
      <w:r w:rsidR="000C08D3" w:rsidRPr="00EC76D5">
        <w:t xml:space="preserve">level </w:t>
      </w:r>
      <w:r w:rsidR="00DA0797" w:rsidRPr="00EC76D5">
        <w:t xml:space="preserve">of </w:t>
      </w:r>
      <w:r w:rsidR="000C08D3" w:rsidRPr="00EC76D5">
        <w:t>parentheses nesting and only takes parameter into consideration when the nesting level is zero.</w:t>
      </w:r>
    </w:p>
    <w:p w14:paraId="40FDD072" w14:textId="77777777" w:rsidR="003D5332" w:rsidRPr="00EC76D5" w:rsidRDefault="003D5332" w:rsidP="003D5332">
      <w:pPr>
        <w:pStyle w:val="Code"/>
      </w:pPr>
      <w:r w:rsidRPr="00EC76D5">
        <w:t xml:space="preserve">  private static int scanParameters(StringBuilder buffer, int index,</w:t>
      </w:r>
    </w:p>
    <w:p w14:paraId="64326ACC" w14:textId="77777777" w:rsidR="003D5332" w:rsidRPr="00EC76D5" w:rsidRDefault="003D5332" w:rsidP="003D5332">
      <w:pPr>
        <w:pStyle w:val="Code"/>
      </w:pPr>
      <w:r w:rsidRPr="00EC76D5">
        <w:t xml:space="preserve">                                    List&lt;String&gt; paramList) {</w:t>
      </w:r>
    </w:p>
    <w:p w14:paraId="7D37F596" w14:textId="77777777" w:rsidR="003D5332" w:rsidRPr="00EC76D5" w:rsidRDefault="003D5332" w:rsidP="003D5332">
      <w:pPr>
        <w:pStyle w:val="Code"/>
      </w:pPr>
      <w:r w:rsidRPr="00EC76D5">
        <w:t xml:space="preserve">    int parenCount = 0;</w:t>
      </w:r>
    </w:p>
    <w:p w14:paraId="66D587C2" w14:textId="77777777" w:rsidR="003D5332" w:rsidRPr="00EC76D5" w:rsidRDefault="003D5332" w:rsidP="003D5332">
      <w:pPr>
        <w:pStyle w:val="Code"/>
      </w:pPr>
      <w:r w:rsidRPr="00EC76D5">
        <w:t xml:space="preserve">    StringBuilder paramBuffer = new StringBuilder();</w:t>
      </w:r>
    </w:p>
    <w:p w14:paraId="28C5F884" w14:textId="77777777" w:rsidR="003D5332" w:rsidRPr="00EC76D5" w:rsidRDefault="003D5332" w:rsidP="003D5332">
      <w:pPr>
        <w:pStyle w:val="Code"/>
      </w:pPr>
      <w:r w:rsidRPr="00EC76D5">
        <w:t xml:space="preserve">    </w:t>
      </w:r>
    </w:p>
    <w:p w14:paraId="4DDBAE07" w14:textId="77777777" w:rsidR="003D5332" w:rsidRPr="00EC76D5" w:rsidRDefault="003D5332" w:rsidP="003D5332">
      <w:pPr>
        <w:pStyle w:val="Code"/>
      </w:pPr>
      <w:r w:rsidRPr="00EC76D5">
        <w:t xml:space="preserve">    for (; true; ++index) {</w:t>
      </w:r>
    </w:p>
    <w:p w14:paraId="7FB026B8" w14:textId="77777777" w:rsidR="003D5332" w:rsidRPr="00EC76D5" w:rsidRDefault="003D5332" w:rsidP="003D5332">
      <w:pPr>
        <w:pStyle w:val="Code"/>
      </w:pPr>
      <w:r w:rsidRPr="00EC76D5">
        <w:t xml:space="preserve">      char c = buffer.charAt(index);</w:t>
      </w:r>
    </w:p>
    <w:p w14:paraId="23CA5B6E" w14:textId="77777777" w:rsidR="003D5332" w:rsidRPr="00EC76D5" w:rsidRDefault="003D5332" w:rsidP="003D5332">
      <w:pPr>
        <w:pStyle w:val="Code"/>
      </w:pPr>
      <w:r w:rsidRPr="00EC76D5">
        <w:t xml:space="preserve">      </w:t>
      </w:r>
    </w:p>
    <w:p w14:paraId="252244BC" w14:textId="77777777" w:rsidR="003D5332" w:rsidRPr="00EC76D5" w:rsidRDefault="003D5332" w:rsidP="003D5332">
      <w:pPr>
        <w:pStyle w:val="Code"/>
      </w:pPr>
      <w:r w:rsidRPr="00EC76D5">
        <w:t xml:space="preserve">      switch (c) {</w:t>
      </w:r>
    </w:p>
    <w:p w14:paraId="2EB3957F" w14:textId="77777777" w:rsidR="003D5332" w:rsidRPr="00EC76D5" w:rsidRDefault="003D5332" w:rsidP="003D5332">
      <w:pPr>
        <w:pStyle w:val="Code"/>
      </w:pPr>
      <w:r w:rsidRPr="00EC76D5">
        <w:t xml:space="preserve">        case '(':</w:t>
      </w:r>
    </w:p>
    <w:p w14:paraId="3A7B01A1" w14:textId="77777777" w:rsidR="003D5332" w:rsidRPr="00EC76D5" w:rsidRDefault="003D5332" w:rsidP="003D5332">
      <w:pPr>
        <w:pStyle w:val="Code"/>
      </w:pPr>
      <w:r w:rsidRPr="00EC76D5">
        <w:t xml:space="preserve">          if (++parenCount &gt; 1) {</w:t>
      </w:r>
    </w:p>
    <w:p w14:paraId="1BFA44D3" w14:textId="77777777" w:rsidR="003D5332" w:rsidRPr="00EC76D5" w:rsidRDefault="003D5332" w:rsidP="003D5332">
      <w:pPr>
        <w:pStyle w:val="Code"/>
      </w:pPr>
      <w:r w:rsidRPr="00EC76D5">
        <w:t xml:space="preserve">            paramBuffer.append(c);</w:t>
      </w:r>
    </w:p>
    <w:p w14:paraId="6B2F0321" w14:textId="77777777" w:rsidR="003D5332" w:rsidRPr="00EC76D5" w:rsidRDefault="003D5332" w:rsidP="003D5332">
      <w:pPr>
        <w:pStyle w:val="Code"/>
      </w:pPr>
      <w:r w:rsidRPr="00EC76D5">
        <w:t xml:space="preserve">          }</w:t>
      </w:r>
    </w:p>
    <w:p w14:paraId="0597F6D6" w14:textId="77777777" w:rsidR="003D5332" w:rsidRPr="00EC76D5" w:rsidRDefault="003D5332" w:rsidP="003D5332">
      <w:pPr>
        <w:pStyle w:val="Code"/>
      </w:pPr>
      <w:r w:rsidRPr="00EC76D5">
        <w:t xml:space="preserve">          break;</w:t>
      </w:r>
    </w:p>
    <w:p w14:paraId="31E52E4F" w14:textId="77777777" w:rsidR="003D5332" w:rsidRPr="00EC76D5" w:rsidRDefault="003D5332" w:rsidP="003D5332">
      <w:pPr>
        <w:pStyle w:val="Code"/>
      </w:pPr>
      <w:r w:rsidRPr="00EC76D5">
        <w:t xml:space="preserve">          </w:t>
      </w:r>
    </w:p>
    <w:p w14:paraId="402E59E0" w14:textId="77777777" w:rsidR="003D5332" w:rsidRPr="00EC76D5" w:rsidRDefault="003D5332" w:rsidP="003D5332">
      <w:pPr>
        <w:pStyle w:val="Code"/>
      </w:pPr>
      <w:r w:rsidRPr="00EC76D5">
        <w:t xml:space="preserve">        case ')':</w:t>
      </w:r>
    </w:p>
    <w:p w14:paraId="4D3AC3A9" w14:textId="77777777" w:rsidR="003D5332" w:rsidRPr="00EC76D5" w:rsidRDefault="003D5332" w:rsidP="003D5332">
      <w:pPr>
        <w:pStyle w:val="Code"/>
      </w:pPr>
      <w:r w:rsidRPr="00EC76D5">
        <w:t xml:space="preserve">          if (--parenCount == 0) {</w:t>
      </w:r>
    </w:p>
    <w:p w14:paraId="627109B4" w14:textId="77777777" w:rsidR="003D5332" w:rsidRPr="00EC76D5" w:rsidRDefault="003D5332" w:rsidP="003D5332">
      <w:pPr>
        <w:pStyle w:val="Code"/>
      </w:pPr>
      <w:r w:rsidRPr="00EC76D5">
        <w:t xml:space="preserve">            paramList.add(paramBuffer.toString());</w:t>
      </w:r>
    </w:p>
    <w:p w14:paraId="258E1A08" w14:textId="77777777" w:rsidR="003D5332" w:rsidRPr="00EC76D5" w:rsidRDefault="003D5332" w:rsidP="003D5332">
      <w:pPr>
        <w:pStyle w:val="Code"/>
      </w:pPr>
      <w:r w:rsidRPr="00EC76D5">
        <w:t xml:space="preserve">            return index;</w:t>
      </w:r>
    </w:p>
    <w:p w14:paraId="57895E00" w14:textId="77777777" w:rsidR="003D5332" w:rsidRPr="00EC76D5" w:rsidRDefault="003D5332" w:rsidP="003D5332">
      <w:pPr>
        <w:pStyle w:val="Code"/>
      </w:pPr>
      <w:r w:rsidRPr="00EC76D5">
        <w:t xml:space="preserve">          }</w:t>
      </w:r>
    </w:p>
    <w:p w14:paraId="4BE80F93" w14:textId="77777777" w:rsidR="003D5332" w:rsidRPr="00EC76D5" w:rsidRDefault="003D5332" w:rsidP="003D5332">
      <w:pPr>
        <w:pStyle w:val="Code"/>
      </w:pPr>
      <w:r w:rsidRPr="00EC76D5">
        <w:t xml:space="preserve">          else {</w:t>
      </w:r>
    </w:p>
    <w:p w14:paraId="20AA519F" w14:textId="77777777" w:rsidR="003D5332" w:rsidRPr="00EC76D5" w:rsidRDefault="003D5332" w:rsidP="003D5332">
      <w:pPr>
        <w:pStyle w:val="Code"/>
      </w:pPr>
      <w:r w:rsidRPr="00EC76D5">
        <w:t xml:space="preserve">            paramBuffer.append(c);</w:t>
      </w:r>
    </w:p>
    <w:p w14:paraId="410A04B9" w14:textId="77777777" w:rsidR="003D5332" w:rsidRPr="00EC76D5" w:rsidRDefault="003D5332" w:rsidP="003D5332">
      <w:pPr>
        <w:pStyle w:val="Code"/>
      </w:pPr>
      <w:r w:rsidRPr="00EC76D5">
        <w:t xml:space="preserve">          }</w:t>
      </w:r>
    </w:p>
    <w:p w14:paraId="3863FD62" w14:textId="77777777" w:rsidR="003D5332" w:rsidRPr="00EC76D5" w:rsidRDefault="003D5332" w:rsidP="003D5332">
      <w:pPr>
        <w:pStyle w:val="Code"/>
      </w:pPr>
      <w:r w:rsidRPr="00EC76D5">
        <w:t xml:space="preserve">          break;</w:t>
      </w:r>
    </w:p>
    <w:p w14:paraId="6EFC59B6" w14:textId="77777777" w:rsidR="003D5332" w:rsidRPr="00EC76D5" w:rsidRDefault="003D5332" w:rsidP="003D5332">
      <w:pPr>
        <w:pStyle w:val="Code"/>
      </w:pPr>
      <w:r w:rsidRPr="00EC76D5">
        <w:t xml:space="preserve">          </w:t>
      </w:r>
    </w:p>
    <w:p w14:paraId="620A9566" w14:textId="77777777" w:rsidR="003D5332" w:rsidRPr="00EC76D5" w:rsidRDefault="003D5332" w:rsidP="003D5332">
      <w:pPr>
        <w:pStyle w:val="Code"/>
      </w:pPr>
      <w:r w:rsidRPr="00EC76D5">
        <w:t xml:space="preserve">        case ',':</w:t>
      </w:r>
    </w:p>
    <w:p w14:paraId="4B1254AD" w14:textId="77777777" w:rsidR="003D5332" w:rsidRPr="00EC76D5" w:rsidRDefault="003D5332" w:rsidP="003D5332">
      <w:pPr>
        <w:pStyle w:val="Code"/>
      </w:pPr>
      <w:r w:rsidRPr="00EC76D5">
        <w:t xml:space="preserve">          if (parenCount == 1) {</w:t>
      </w:r>
    </w:p>
    <w:p w14:paraId="19475CE6" w14:textId="77777777" w:rsidR="003D5332" w:rsidRPr="00EC76D5" w:rsidRDefault="003D5332" w:rsidP="003D5332">
      <w:pPr>
        <w:pStyle w:val="Code"/>
      </w:pPr>
      <w:r w:rsidRPr="00EC76D5">
        <w:lastRenderedPageBreak/>
        <w:t xml:space="preserve">            paramList.add(paramBuffer.toString());</w:t>
      </w:r>
    </w:p>
    <w:p w14:paraId="61C3942E" w14:textId="77777777" w:rsidR="003D5332" w:rsidRPr="00EC76D5" w:rsidRDefault="003D5332" w:rsidP="003D5332">
      <w:pPr>
        <w:pStyle w:val="Code"/>
      </w:pPr>
      <w:r w:rsidRPr="00EC76D5">
        <w:t xml:space="preserve">            paramBuffer.delete(0, paramBuffer.length());</w:t>
      </w:r>
    </w:p>
    <w:p w14:paraId="2718A47F" w14:textId="77777777" w:rsidR="003D5332" w:rsidRPr="00EC76D5" w:rsidRDefault="003D5332" w:rsidP="003D5332">
      <w:pPr>
        <w:pStyle w:val="Code"/>
      </w:pPr>
      <w:r w:rsidRPr="00EC76D5">
        <w:t xml:space="preserve">          }</w:t>
      </w:r>
    </w:p>
    <w:p w14:paraId="776B524F" w14:textId="77777777" w:rsidR="003D5332" w:rsidRPr="00EC76D5" w:rsidRDefault="003D5332" w:rsidP="003D5332">
      <w:pPr>
        <w:pStyle w:val="Code"/>
      </w:pPr>
      <w:r w:rsidRPr="00EC76D5">
        <w:t xml:space="preserve">          else {</w:t>
      </w:r>
    </w:p>
    <w:p w14:paraId="6B41870D" w14:textId="77777777" w:rsidR="003D5332" w:rsidRPr="00EC76D5" w:rsidRDefault="003D5332" w:rsidP="003D5332">
      <w:pPr>
        <w:pStyle w:val="Code"/>
      </w:pPr>
      <w:r w:rsidRPr="00EC76D5">
        <w:t xml:space="preserve">            paramBuffer.append(c);</w:t>
      </w:r>
    </w:p>
    <w:p w14:paraId="4BE6DC5B" w14:textId="77777777" w:rsidR="003D5332" w:rsidRPr="00EC76D5" w:rsidRDefault="003D5332" w:rsidP="003D5332">
      <w:pPr>
        <w:pStyle w:val="Code"/>
      </w:pPr>
      <w:r w:rsidRPr="00EC76D5">
        <w:t xml:space="preserve">          }</w:t>
      </w:r>
    </w:p>
    <w:p w14:paraId="72A078C8" w14:textId="77777777" w:rsidR="003D5332" w:rsidRPr="00EC76D5" w:rsidRDefault="003D5332" w:rsidP="003D5332">
      <w:pPr>
        <w:pStyle w:val="Code"/>
      </w:pPr>
      <w:r w:rsidRPr="00EC76D5">
        <w:t xml:space="preserve">          break;</w:t>
      </w:r>
    </w:p>
    <w:p w14:paraId="114675D0" w14:textId="77777777" w:rsidR="003D5332" w:rsidRPr="00EC76D5" w:rsidRDefault="003D5332" w:rsidP="003D5332">
      <w:pPr>
        <w:pStyle w:val="Code"/>
      </w:pPr>
      <w:r w:rsidRPr="00EC76D5">
        <w:t xml:space="preserve">          </w:t>
      </w:r>
    </w:p>
    <w:p w14:paraId="5722686E" w14:textId="77777777" w:rsidR="003D5332" w:rsidRPr="00EC76D5" w:rsidRDefault="003D5332" w:rsidP="003D5332">
      <w:pPr>
        <w:pStyle w:val="Code"/>
      </w:pPr>
      <w:r w:rsidRPr="00EC76D5">
        <w:t xml:space="preserve">        case '\0':</w:t>
      </w:r>
    </w:p>
    <w:p w14:paraId="5E0D22D2" w14:textId="77777777" w:rsidR="003D5332" w:rsidRPr="00EC76D5" w:rsidRDefault="003D5332" w:rsidP="003D5332">
      <w:pPr>
        <w:pStyle w:val="Code"/>
      </w:pPr>
      <w:r w:rsidRPr="00EC76D5">
        <w:t xml:space="preserve">          Assert.error("unfinished macro parameter sequence");</w:t>
      </w:r>
    </w:p>
    <w:p w14:paraId="38FDAA7B" w14:textId="77777777" w:rsidR="003D5332" w:rsidRPr="00EC76D5" w:rsidRDefault="003D5332" w:rsidP="003D5332">
      <w:pPr>
        <w:pStyle w:val="Code"/>
      </w:pPr>
      <w:r w:rsidRPr="00EC76D5">
        <w:t xml:space="preserve">          break;</w:t>
      </w:r>
    </w:p>
    <w:p w14:paraId="76820281" w14:textId="77777777" w:rsidR="003D5332" w:rsidRPr="00EC76D5" w:rsidRDefault="003D5332" w:rsidP="003D5332">
      <w:pPr>
        <w:pStyle w:val="Code"/>
      </w:pPr>
      <w:r w:rsidRPr="00EC76D5">
        <w:t xml:space="preserve">          </w:t>
      </w:r>
    </w:p>
    <w:p w14:paraId="74A6F630" w14:textId="77777777" w:rsidR="003D5332" w:rsidRPr="00EC76D5" w:rsidRDefault="003D5332" w:rsidP="003D5332">
      <w:pPr>
        <w:pStyle w:val="Code"/>
      </w:pPr>
      <w:r w:rsidRPr="00EC76D5">
        <w:t xml:space="preserve">        default:</w:t>
      </w:r>
    </w:p>
    <w:p w14:paraId="443F7BDC" w14:textId="77777777" w:rsidR="003D5332" w:rsidRPr="00EC76D5" w:rsidRDefault="003D5332" w:rsidP="003D5332">
      <w:pPr>
        <w:pStyle w:val="Code"/>
      </w:pPr>
      <w:r w:rsidRPr="00EC76D5">
        <w:t xml:space="preserve">          paramBuffer.append(c);</w:t>
      </w:r>
    </w:p>
    <w:p w14:paraId="527F7A77" w14:textId="77777777" w:rsidR="003D5332" w:rsidRPr="00EC76D5" w:rsidRDefault="003D5332" w:rsidP="003D5332">
      <w:pPr>
        <w:pStyle w:val="Code"/>
      </w:pPr>
      <w:r w:rsidRPr="00EC76D5">
        <w:t xml:space="preserve">          break;</w:t>
      </w:r>
    </w:p>
    <w:p w14:paraId="7F8A155F" w14:textId="77777777" w:rsidR="003D5332" w:rsidRPr="00EC76D5" w:rsidRDefault="003D5332" w:rsidP="003D5332">
      <w:pPr>
        <w:pStyle w:val="Code"/>
      </w:pPr>
      <w:r w:rsidRPr="00EC76D5">
        <w:t xml:space="preserve">      }</w:t>
      </w:r>
    </w:p>
    <w:p w14:paraId="6F62DE29" w14:textId="77777777" w:rsidR="003D5332" w:rsidRPr="00EC76D5" w:rsidRDefault="003D5332" w:rsidP="003D5332">
      <w:pPr>
        <w:pStyle w:val="Code"/>
      </w:pPr>
      <w:r w:rsidRPr="00EC76D5">
        <w:t xml:space="preserve">    }</w:t>
      </w:r>
    </w:p>
    <w:p w14:paraId="50EB59CE" w14:textId="3EF1C674" w:rsidR="003D5332" w:rsidRPr="00EC76D5" w:rsidRDefault="003D5332" w:rsidP="003D5332">
      <w:pPr>
        <w:pStyle w:val="Code"/>
      </w:pPr>
      <w:r w:rsidRPr="00EC76D5">
        <w:t xml:space="preserve">  }</w:t>
      </w:r>
    </w:p>
    <w:p w14:paraId="544BBAD7" w14:textId="41AACF9C" w:rsidR="005704DD" w:rsidRPr="00EC76D5" w:rsidRDefault="00CD0BCC" w:rsidP="00CD0BCC">
      <w:r w:rsidRPr="00EC76D5">
        <w:t xml:space="preserve">The </w:t>
      </w:r>
      <w:r w:rsidRPr="00EC76D5">
        <w:rPr>
          <w:rStyle w:val="CodeInText"/>
        </w:rPr>
        <w:t>lookupMacro</w:t>
      </w:r>
      <w:r w:rsidRPr="00EC76D5">
        <w:t xml:space="preserve"> method looks up a given macro. If it stored in </w:t>
      </w:r>
      <w:r w:rsidR="00443DFC" w:rsidRPr="00EC76D5">
        <w:rPr>
          <w:rStyle w:val="CodeInText"/>
        </w:rPr>
        <w:t>MacroMap</w:t>
      </w:r>
      <w:r w:rsidRPr="00EC76D5">
        <w:t>, the number o</w:t>
      </w:r>
      <w:r w:rsidR="000B2AD1" w:rsidRPr="00EC76D5">
        <w:t>f parameters is checked and then the parameter locations in the macro body are replaced by the actual parameters.</w:t>
      </w:r>
    </w:p>
    <w:p w14:paraId="4D70F061" w14:textId="77777777" w:rsidR="00A56FB4" w:rsidRPr="00EC76D5" w:rsidRDefault="00A56FB4" w:rsidP="00A56FB4">
      <w:pPr>
        <w:pStyle w:val="Code"/>
      </w:pPr>
      <w:r w:rsidRPr="00EC76D5">
        <w:t xml:space="preserve">  private static String lookupMacro(String name, List&lt;String&gt; paramList) {</w:t>
      </w:r>
    </w:p>
    <w:p w14:paraId="00C28F8F" w14:textId="77777777" w:rsidR="00A56FB4" w:rsidRPr="00EC76D5" w:rsidRDefault="00A56FB4" w:rsidP="00A56FB4">
      <w:pPr>
        <w:pStyle w:val="Code"/>
      </w:pPr>
      <w:r w:rsidRPr="00EC76D5">
        <w:t xml:space="preserve">    if (Main.MacroMap.containsKey(name)) {</w:t>
      </w:r>
    </w:p>
    <w:p w14:paraId="430A1E04" w14:textId="77777777" w:rsidR="00A56FB4" w:rsidRPr="00EC76D5" w:rsidRDefault="00A56FB4" w:rsidP="00A56FB4">
      <w:pPr>
        <w:pStyle w:val="Code"/>
      </w:pPr>
      <w:r w:rsidRPr="00EC76D5">
        <w:t xml:space="preserve">      Macro macro = Main.MacroMap.get(name);      </w:t>
      </w:r>
    </w:p>
    <w:p w14:paraId="762E5AB7" w14:textId="77777777" w:rsidR="00A56FB4" w:rsidRPr="00EC76D5" w:rsidRDefault="00A56FB4" w:rsidP="00A56FB4">
      <w:pPr>
        <w:pStyle w:val="Code"/>
      </w:pPr>
      <w:r w:rsidRPr="00EC76D5">
        <w:t xml:space="preserve">      Assert.error(paramList.size() == macro.parameters(),</w:t>
      </w:r>
    </w:p>
    <w:p w14:paraId="6B5B0CEC" w14:textId="77777777" w:rsidR="00A56FB4" w:rsidRPr="00EC76D5" w:rsidRDefault="00A56FB4" w:rsidP="00A56FB4">
      <w:pPr>
        <w:pStyle w:val="Code"/>
      </w:pPr>
      <w:r w:rsidRPr="00EC76D5">
        <w:t xml:space="preserve">               "invalid number of parameters");</w:t>
      </w:r>
    </w:p>
    <w:p w14:paraId="1F0BB00C" w14:textId="77777777" w:rsidR="00A56FB4" w:rsidRPr="00EC76D5" w:rsidRDefault="00A56FB4" w:rsidP="00A56FB4">
      <w:pPr>
        <w:pStyle w:val="Code"/>
      </w:pPr>
      <w:r w:rsidRPr="00EC76D5">
        <w:t xml:space="preserve">      StringBuilder buffer = new StringBuilder(macro.body());</w:t>
      </w:r>
    </w:p>
    <w:p w14:paraId="1E6D8F02" w14:textId="77777777" w:rsidR="00A56FB4" w:rsidRPr="00EC76D5" w:rsidRDefault="00A56FB4" w:rsidP="00A56FB4">
      <w:pPr>
        <w:pStyle w:val="Code"/>
      </w:pPr>
      <w:r w:rsidRPr="00EC76D5">
        <w:t xml:space="preserve">      </w:t>
      </w:r>
    </w:p>
    <w:p w14:paraId="6C14009D" w14:textId="77777777" w:rsidR="00A56FB4" w:rsidRPr="00EC76D5" w:rsidRDefault="00A56FB4" w:rsidP="00A56FB4">
      <w:pPr>
        <w:pStyle w:val="Code"/>
      </w:pPr>
      <w:r w:rsidRPr="00EC76D5">
        <w:t xml:space="preserve">      for (int index = 0; index &lt; macro.parameters(); ++index) {</w:t>
      </w:r>
    </w:p>
    <w:p w14:paraId="56686C69" w14:textId="77777777" w:rsidR="00A56FB4" w:rsidRPr="00EC76D5" w:rsidRDefault="00A56FB4" w:rsidP="00A56FB4">
      <w:pPr>
        <w:pStyle w:val="Code"/>
      </w:pPr>
      <w:r w:rsidRPr="00EC76D5">
        <w:t xml:space="preserve">        replaceAll(buffer, "#$" + index + Main.SeparatorId,</w:t>
      </w:r>
    </w:p>
    <w:p w14:paraId="7F13EF34" w14:textId="77777777" w:rsidR="00A56FB4" w:rsidRPr="00EC76D5" w:rsidRDefault="00A56FB4" w:rsidP="00A56FB4">
      <w:pPr>
        <w:pStyle w:val="Code"/>
      </w:pPr>
      <w:r w:rsidRPr="00EC76D5">
        <w:t xml:space="preserve">                   "\"" + paramList.get(index) + "\"");</w:t>
      </w:r>
    </w:p>
    <w:p w14:paraId="183E9B17" w14:textId="77777777" w:rsidR="00A56FB4" w:rsidRPr="00EC76D5" w:rsidRDefault="00A56FB4" w:rsidP="00A56FB4">
      <w:pPr>
        <w:pStyle w:val="Code"/>
      </w:pPr>
      <w:r w:rsidRPr="00EC76D5">
        <w:t xml:space="preserve">        replaceAll(buffer, Main.SeparatorId + index + Main.SeparatorId,</w:t>
      </w:r>
    </w:p>
    <w:p w14:paraId="3ACC8FC8" w14:textId="02CE52F1" w:rsidR="00A56FB4" w:rsidRPr="00EC76D5" w:rsidRDefault="00A56FB4" w:rsidP="00A56FB4">
      <w:pPr>
        <w:pStyle w:val="Code"/>
      </w:pPr>
      <w:r w:rsidRPr="00EC76D5">
        <w:t xml:space="preserve">                   paramList.get(index));</w:t>
      </w:r>
    </w:p>
    <w:p w14:paraId="54B4C917" w14:textId="77777777" w:rsidR="00A56FB4" w:rsidRPr="00EC76D5" w:rsidRDefault="00A56FB4" w:rsidP="00A56FB4">
      <w:pPr>
        <w:pStyle w:val="Code"/>
      </w:pPr>
      <w:r w:rsidRPr="00EC76D5">
        <w:t xml:space="preserve">      }</w:t>
      </w:r>
    </w:p>
    <w:p w14:paraId="3693649A" w14:textId="77777777" w:rsidR="00A56FB4" w:rsidRPr="00EC76D5" w:rsidRDefault="00A56FB4" w:rsidP="00A56FB4">
      <w:pPr>
        <w:pStyle w:val="Code"/>
      </w:pPr>
      <w:r w:rsidRPr="00EC76D5">
        <w:t xml:space="preserve">      </w:t>
      </w:r>
    </w:p>
    <w:p w14:paraId="4F873B57" w14:textId="77777777" w:rsidR="00A56FB4" w:rsidRPr="00EC76D5" w:rsidRDefault="00A56FB4" w:rsidP="00A56FB4">
      <w:pPr>
        <w:pStyle w:val="Code"/>
      </w:pPr>
      <w:r w:rsidRPr="00EC76D5">
        <w:t xml:space="preserve">      return buffer.toString();</w:t>
      </w:r>
    </w:p>
    <w:p w14:paraId="2F1552C3" w14:textId="11FC58D1" w:rsidR="00A56FB4" w:rsidRPr="00EC76D5" w:rsidRDefault="00A56FB4" w:rsidP="00A56FB4">
      <w:pPr>
        <w:pStyle w:val="Code"/>
      </w:pPr>
      <w:r w:rsidRPr="00EC76D5">
        <w:t xml:space="preserve">    }</w:t>
      </w:r>
    </w:p>
    <w:p w14:paraId="7C66BB02" w14:textId="2E9BEE65" w:rsidR="00742625" w:rsidRPr="00EC76D5" w:rsidRDefault="00742625" w:rsidP="007A6DD8">
      <w:r w:rsidRPr="00EC76D5">
        <w:t xml:space="preserve">If the macro name is not stored in </w:t>
      </w:r>
      <w:r w:rsidR="00443DFC" w:rsidRPr="00EC76D5">
        <w:rPr>
          <w:rStyle w:val="CodeInText"/>
        </w:rPr>
        <w:t>MacroMap</w:t>
      </w:r>
      <w:r w:rsidRPr="00EC76D5">
        <w:t>,</w:t>
      </w:r>
      <w:r w:rsidR="00076700" w:rsidRPr="00EC76D5">
        <w:t xml:space="preserve"> it may be one of the predefined special macros</w:t>
      </w:r>
      <w:r w:rsidR="00E5371B" w:rsidRPr="00EC76D5">
        <w:t xml:space="preserve">. The </w:t>
      </w:r>
      <w:r w:rsidR="00E5371B" w:rsidRPr="00EC76D5">
        <w:rPr>
          <w:rStyle w:val="CodeInText"/>
        </w:rPr>
        <w:t>__STDC__</w:t>
      </w:r>
      <w:r w:rsidR="00E5371B" w:rsidRPr="00EC76D5">
        <w:t xml:space="preserve"> macro is replaced by</w:t>
      </w:r>
      <w:r w:rsidR="00947C26" w:rsidRPr="00EC76D5">
        <w:t xml:space="preserve"> the</w:t>
      </w:r>
      <w:r w:rsidR="00E5371B" w:rsidRPr="00EC76D5">
        <w:t xml:space="preserve"> one </w:t>
      </w:r>
      <w:r w:rsidR="00947C26" w:rsidRPr="00EC76D5">
        <w:t xml:space="preserve">integer value </w:t>
      </w:r>
      <w:r w:rsidR="00E5371B" w:rsidRPr="00EC76D5">
        <w:t>since the compiler of this book supports standard C.</w:t>
      </w:r>
    </w:p>
    <w:p w14:paraId="1D07A3FD" w14:textId="77777777" w:rsidR="00A56FB4" w:rsidRPr="00EC76D5" w:rsidRDefault="00A56FB4" w:rsidP="00A56FB4">
      <w:pPr>
        <w:pStyle w:val="Code"/>
      </w:pPr>
      <w:r w:rsidRPr="00EC76D5">
        <w:t xml:space="preserve">    else if (name.equals("__STDC__")) {</w:t>
      </w:r>
    </w:p>
    <w:p w14:paraId="492AE997" w14:textId="77777777" w:rsidR="00A56FB4" w:rsidRPr="00EC76D5" w:rsidRDefault="00A56FB4" w:rsidP="00A56FB4">
      <w:pPr>
        <w:pStyle w:val="Code"/>
      </w:pPr>
      <w:r w:rsidRPr="00EC76D5">
        <w:t xml:space="preserve">      Assert.error(paramList.isEmpty(), "__STDC__",</w:t>
      </w:r>
    </w:p>
    <w:p w14:paraId="0E50270A" w14:textId="77777777" w:rsidR="00A56FB4" w:rsidRPr="00EC76D5" w:rsidRDefault="00A56FB4" w:rsidP="00A56FB4">
      <w:pPr>
        <w:pStyle w:val="Code"/>
      </w:pPr>
      <w:r w:rsidRPr="00EC76D5">
        <w:t xml:space="preserve">                   "invalid macro parameter list");</w:t>
      </w:r>
    </w:p>
    <w:p w14:paraId="33F674AA" w14:textId="77777777" w:rsidR="00A56FB4" w:rsidRPr="00EC76D5" w:rsidRDefault="00A56FB4" w:rsidP="00A56FB4">
      <w:pPr>
        <w:pStyle w:val="Code"/>
      </w:pPr>
      <w:r w:rsidRPr="00EC76D5">
        <w:t xml:space="preserve">      return "1";</w:t>
      </w:r>
    </w:p>
    <w:p w14:paraId="265DC429" w14:textId="10E662EB" w:rsidR="00A56FB4" w:rsidRPr="00EC76D5" w:rsidRDefault="00A56FB4" w:rsidP="00A56FB4">
      <w:pPr>
        <w:pStyle w:val="Code"/>
      </w:pPr>
      <w:r w:rsidRPr="00EC76D5">
        <w:t xml:space="preserve">    }</w:t>
      </w:r>
    </w:p>
    <w:p w14:paraId="3EC9ABCD" w14:textId="7077289B" w:rsidR="00A832CA" w:rsidRPr="00EC76D5" w:rsidRDefault="00A832CA" w:rsidP="00A832CA">
      <w:r w:rsidRPr="00EC76D5">
        <w:t xml:space="preserve">The </w:t>
      </w:r>
      <w:r w:rsidRPr="00EC76D5">
        <w:rPr>
          <w:rStyle w:val="CodeInText"/>
        </w:rPr>
        <w:t>__FILE__</w:t>
      </w:r>
      <w:r w:rsidRPr="00EC76D5">
        <w:t xml:space="preserve"> macro is replaced by </w:t>
      </w:r>
      <w:r w:rsidR="005F10A7" w:rsidRPr="00EC76D5">
        <w:t>the current path (</w:t>
      </w:r>
      <w:r w:rsidR="005F10A7" w:rsidRPr="00EC76D5">
        <w:rPr>
          <w:rStyle w:val="CodeInText"/>
        </w:rPr>
        <w:t>Main.Path</w:t>
      </w:r>
      <w:r w:rsidR="000B5A10" w:rsidRPr="00EC76D5">
        <w:t xml:space="preserve">), </w:t>
      </w:r>
      <w:r w:rsidR="005F10A7" w:rsidRPr="00EC76D5">
        <w:t xml:space="preserve">the </w:t>
      </w:r>
      <w:r w:rsidR="005F10A7" w:rsidRPr="00EC76D5">
        <w:rPr>
          <w:rStyle w:val="CodeInText"/>
        </w:rPr>
        <w:t>__LINE__</w:t>
      </w:r>
      <w:r w:rsidR="005F10A7" w:rsidRPr="00EC76D5">
        <w:t xml:space="preserve"> macro is replaced by the current line number (</w:t>
      </w:r>
      <w:r w:rsidR="005F10A7" w:rsidRPr="00EC76D5">
        <w:rPr>
          <w:rStyle w:val="CodeInText"/>
        </w:rPr>
        <w:t>Main.Line</w:t>
      </w:r>
      <w:r w:rsidR="005F10A7" w:rsidRPr="00EC76D5">
        <w:t>).</w:t>
      </w:r>
    </w:p>
    <w:p w14:paraId="7FE2C379" w14:textId="77777777" w:rsidR="00A56FB4" w:rsidRPr="00EC76D5" w:rsidRDefault="00A56FB4" w:rsidP="00A56FB4">
      <w:pPr>
        <w:pStyle w:val="Code"/>
      </w:pPr>
      <w:r w:rsidRPr="00EC76D5">
        <w:t xml:space="preserve">    else if (name.equals("__FILE__")) {</w:t>
      </w:r>
    </w:p>
    <w:p w14:paraId="397206B9" w14:textId="77777777" w:rsidR="00A56FB4" w:rsidRPr="00EC76D5" w:rsidRDefault="00A56FB4" w:rsidP="00A56FB4">
      <w:pPr>
        <w:pStyle w:val="Code"/>
      </w:pPr>
      <w:r w:rsidRPr="00EC76D5">
        <w:t xml:space="preserve">      Assert.error(paramList.isEmpty(), "__FILE__",</w:t>
      </w:r>
    </w:p>
    <w:p w14:paraId="6678B428" w14:textId="77777777" w:rsidR="00A56FB4" w:rsidRPr="00EC76D5" w:rsidRDefault="00A56FB4" w:rsidP="00A56FB4">
      <w:pPr>
        <w:pStyle w:val="Code"/>
      </w:pPr>
      <w:r w:rsidRPr="00EC76D5">
        <w:t xml:space="preserve">                   "invalid macro parameter list");</w:t>
      </w:r>
    </w:p>
    <w:p w14:paraId="3FA45147" w14:textId="77777777" w:rsidR="00A56FB4" w:rsidRPr="00EC76D5" w:rsidRDefault="00A56FB4" w:rsidP="00A56FB4">
      <w:pPr>
        <w:pStyle w:val="Code"/>
      </w:pPr>
      <w:r w:rsidRPr="00EC76D5">
        <w:t xml:space="preserve">      StringBuilder fileBuffer =</w:t>
      </w:r>
    </w:p>
    <w:p w14:paraId="1DCED61B" w14:textId="77777777" w:rsidR="00A56FB4" w:rsidRPr="00EC76D5" w:rsidRDefault="00A56FB4" w:rsidP="00A56FB4">
      <w:pPr>
        <w:pStyle w:val="Code"/>
      </w:pPr>
      <w:r w:rsidRPr="00EC76D5">
        <w:t xml:space="preserve">        new StringBuilder("\"" + Main.Path.replace("\\", "\\\\") + "\"\0");</w:t>
      </w:r>
    </w:p>
    <w:p w14:paraId="22F87DF6" w14:textId="77777777" w:rsidR="00A56FB4" w:rsidRPr="00EC76D5" w:rsidRDefault="00A56FB4" w:rsidP="00A56FB4">
      <w:pPr>
        <w:pStyle w:val="Code"/>
      </w:pPr>
      <w:r w:rsidRPr="00EC76D5">
        <w:t xml:space="preserve">      traverseString(1, fileBuffer, true);</w:t>
      </w:r>
    </w:p>
    <w:p w14:paraId="32050A07" w14:textId="77777777" w:rsidR="00A56FB4" w:rsidRPr="00EC76D5" w:rsidRDefault="00A56FB4" w:rsidP="00A56FB4">
      <w:pPr>
        <w:pStyle w:val="Code"/>
      </w:pPr>
      <w:r w:rsidRPr="00EC76D5">
        <w:t xml:space="preserve">      return fileBuffer.toString().replace("\0", "");</w:t>
      </w:r>
    </w:p>
    <w:p w14:paraId="15513F2F" w14:textId="73C287D9" w:rsidR="00A56FB4" w:rsidRPr="00EC76D5" w:rsidRDefault="00A56FB4" w:rsidP="00A56FB4">
      <w:pPr>
        <w:pStyle w:val="Code"/>
      </w:pPr>
      <w:r w:rsidRPr="00EC76D5">
        <w:lastRenderedPageBreak/>
        <w:t xml:space="preserve">    }</w:t>
      </w:r>
    </w:p>
    <w:p w14:paraId="7D0F99E9" w14:textId="77777777" w:rsidR="00A56FB4" w:rsidRPr="00EC76D5" w:rsidRDefault="00A56FB4" w:rsidP="00A56FB4">
      <w:pPr>
        <w:pStyle w:val="Code"/>
      </w:pPr>
      <w:r w:rsidRPr="00EC76D5">
        <w:t xml:space="preserve">    else if (name.equals("__LINE__")) {</w:t>
      </w:r>
    </w:p>
    <w:p w14:paraId="5A906E76" w14:textId="77777777" w:rsidR="00A56FB4" w:rsidRPr="00EC76D5" w:rsidRDefault="00A56FB4" w:rsidP="00A56FB4">
      <w:pPr>
        <w:pStyle w:val="Code"/>
      </w:pPr>
      <w:r w:rsidRPr="00EC76D5">
        <w:t xml:space="preserve">      Assert.error(paramList.isEmpty(), "__LINE__",</w:t>
      </w:r>
    </w:p>
    <w:p w14:paraId="71EA9794" w14:textId="77777777" w:rsidR="00A56FB4" w:rsidRPr="00EC76D5" w:rsidRDefault="00A56FB4" w:rsidP="00A56FB4">
      <w:pPr>
        <w:pStyle w:val="Code"/>
      </w:pPr>
      <w:r w:rsidRPr="00EC76D5">
        <w:t xml:space="preserve">                   "invalid macro parameter list");</w:t>
      </w:r>
    </w:p>
    <w:p w14:paraId="4FC60C7D" w14:textId="77777777" w:rsidR="00A56FB4" w:rsidRPr="00EC76D5" w:rsidRDefault="00A56FB4" w:rsidP="00A56FB4">
      <w:pPr>
        <w:pStyle w:val="Code"/>
      </w:pPr>
      <w:r w:rsidRPr="00EC76D5">
        <w:t xml:space="preserve">      return Integer.toString(Main.Line);</w:t>
      </w:r>
    </w:p>
    <w:p w14:paraId="08E2889F" w14:textId="7BD9FDD5" w:rsidR="00A56FB4" w:rsidRPr="00EC76D5" w:rsidRDefault="00A56FB4" w:rsidP="00A56FB4">
      <w:pPr>
        <w:pStyle w:val="Code"/>
      </w:pPr>
      <w:r w:rsidRPr="00EC76D5">
        <w:t xml:space="preserve">    }</w:t>
      </w:r>
    </w:p>
    <w:p w14:paraId="3DC74075" w14:textId="716D9DF2" w:rsidR="00D46520" w:rsidRPr="00EC76D5" w:rsidRDefault="00D46520" w:rsidP="00E70DA8">
      <w:r w:rsidRPr="00EC76D5">
        <w:t xml:space="preserve">The </w:t>
      </w:r>
      <w:r w:rsidRPr="00EC76D5">
        <w:rPr>
          <w:rStyle w:val="CodeInText"/>
        </w:rPr>
        <w:t>__DATE__</w:t>
      </w:r>
      <w:r w:rsidRPr="00EC76D5">
        <w:t xml:space="preserve"> macro is replaced by the </w:t>
      </w:r>
      <w:r w:rsidR="00E70DA8" w:rsidRPr="00EC76D5">
        <w:t xml:space="preserve">current date on the format “Jan 1, 1970” and the </w:t>
      </w:r>
      <w:r w:rsidR="00E70DA8" w:rsidRPr="00EC76D5">
        <w:rPr>
          <w:rStyle w:val="CodeInText"/>
        </w:rPr>
        <w:t>__TIME__</w:t>
      </w:r>
      <w:r w:rsidR="00E70DA8" w:rsidRPr="00EC76D5">
        <w:t xml:space="preserve"> macro is replaced by the current time on the format “01:02:03”.</w:t>
      </w:r>
    </w:p>
    <w:p w14:paraId="7EB29DDA" w14:textId="77777777" w:rsidR="00A56FB4" w:rsidRPr="00EC76D5" w:rsidRDefault="00A56FB4" w:rsidP="00A56FB4">
      <w:pPr>
        <w:pStyle w:val="Code"/>
      </w:pPr>
      <w:r w:rsidRPr="00EC76D5">
        <w:t xml:space="preserve">    else if (name.equals("__DATE__")) {</w:t>
      </w:r>
    </w:p>
    <w:p w14:paraId="255EAC28" w14:textId="77777777" w:rsidR="00A56FB4" w:rsidRPr="00EC76D5" w:rsidRDefault="00A56FB4" w:rsidP="00A56FB4">
      <w:pPr>
        <w:pStyle w:val="Code"/>
      </w:pPr>
      <w:r w:rsidRPr="00EC76D5">
        <w:t xml:space="preserve">      Assert.error(paramList.isEmpty(), "__DATE__",</w:t>
      </w:r>
    </w:p>
    <w:p w14:paraId="3BFF4D07" w14:textId="77777777" w:rsidR="00A56FB4" w:rsidRPr="00EC76D5" w:rsidRDefault="00A56FB4" w:rsidP="00A56FB4">
      <w:pPr>
        <w:pStyle w:val="Code"/>
      </w:pPr>
      <w:r w:rsidRPr="00EC76D5">
        <w:t xml:space="preserve">                   "invalid macro parameter list");</w:t>
      </w:r>
    </w:p>
    <w:p w14:paraId="4C3ADEDB" w14:textId="77777777" w:rsidR="00A56FB4" w:rsidRPr="00EC76D5" w:rsidRDefault="00A56FB4" w:rsidP="00A56FB4">
      <w:pPr>
        <w:pStyle w:val="Code"/>
      </w:pPr>
      <w:r w:rsidRPr="00EC76D5">
        <w:t xml:space="preserve">      Calendar calendar = new GregorianCalendar();</w:t>
      </w:r>
    </w:p>
    <w:p w14:paraId="0984652F" w14:textId="77777777" w:rsidR="00A56FB4" w:rsidRPr="00EC76D5" w:rsidRDefault="00A56FB4" w:rsidP="00A56FB4">
      <w:pPr>
        <w:pStyle w:val="Code"/>
      </w:pPr>
      <w:r w:rsidRPr="00EC76D5">
        <w:t xml:space="preserve">      String monthArray[] = {"Jan", "Feb", "Mar", "Apr", "May", "Jun",</w:t>
      </w:r>
    </w:p>
    <w:p w14:paraId="372A6596" w14:textId="77777777" w:rsidR="00A56FB4" w:rsidRPr="00EC76D5" w:rsidRDefault="00A56FB4" w:rsidP="00A56FB4">
      <w:pPr>
        <w:pStyle w:val="Code"/>
      </w:pPr>
      <w:r w:rsidRPr="00EC76D5">
        <w:t xml:space="preserve">                             "Jul", "Aug", "Sep", "Oct", "Nov", "Dec"};</w:t>
      </w:r>
    </w:p>
    <w:p w14:paraId="7087F718" w14:textId="77777777" w:rsidR="00A56FB4" w:rsidRPr="00EC76D5" w:rsidRDefault="00A56FB4" w:rsidP="00A56FB4">
      <w:pPr>
        <w:pStyle w:val="Code"/>
      </w:pPr>
      <w:r w:rsidRPr="00EC76D5">
        <w:t xml:space="preserve">      return (String.format("\"%s %02d %04d\"",</w:t>
      </w:r>
    </w:p>
    <w:p w14:paraId="2B1F3820" w14:textId="77777777" w:rsidR="00A56FB4" w:rsidRPr="00EC76D5" w:rsidRDefault="00A56FB4" w:rsidP="00A56FB4">
      <w:pPr>
        <w:pStyle w:val="Code"/>
      </w:pPr>
      <w:r w:rsidRPr="00EC76D5">
        <w:t xml:space="preserve">                            monthArray[calendar.get(Calendar.MONTH)],</w:t>
      </w:r>
    </w:p>
    <w:p w14:paraId="67B8E662" w14:textId="77777777" w:rsidR="00A56FB4" w:rsidRPr="00EC76D5" w:rsidRDefault="00A56FB4" w:rsidP="00A56FB4">
      <w:pPr>
        <w:pStyle w:val="Code"/>
      </w:pPr>
      <w:r w:rsidRPr="00EC76D5">
        <w:t xml:space="preserve">                            calendar.get(Calendar.DAY_OF_MONTH),</w:t>
      </w:r>
    </w:p>
    <w:p w14:paraId="3B6B37BC" w14:textId="77777777" w:rsidR="00A56FB4" w:rsidRPr="00EC76D5" w:rsidRDefault="00A56FB4" w:rsidP="00A56FB4">
      <w:pPr>
        <w:pStyle w:val="Code"/>
      </w:pPr>
      <w:r w:rsidRPr="00EC76D5">
        <w:t xml:space="preserve">                            calendar.get(Calendar.YEAR)));</w:t>
      </w:r>
    </w:p>
    <w:p w14:paraId="1B4603FC" w14:textId="77777777" w:rsidR="00A56FB4" w:rsidRPr="00EC76D5" w:rsidRDefault="00A56FB4" w:rsidP="00A56FB4">
      <w:pPr>
        <w:pStyle w:val="Code"/>
      </w:pPr>
      <w:r w:rsidRPr="00EC76D5">
        <w:t xml:space="preserve">    }</w:t>
      </w:r>
    </w:p>
    <w:p w14:paraId="6813A878" w14:textId="77777777" w:rsidR="00A56FB4" w:rsidRPr="00EC76D5" w:rsidRDefault="00A56FB4" w:rsidP="00A56FB4">
      <w:pPr>
        <w:pStyle w:val="Code"/>
      </w:pPr>
      <w:r w:rsidRPr="00EC76D5">
        <w:t xml:space="preserve">    else if (name.equals("__TIME__")) {</w:t>
      </w:r>
    </w:p>
    <w:p w14:paraId="55330033" w14:textId="77777777" w:rsidR="00A56FB4" w:rsidRPr="00EC76D5" w:rsidRDefault="00A56FB4" w:rsidP="00A56FB4">
      <w:pPr>
        <w:pStyle w:val="Code"/>
      </w:pPr>
      <w:r w:rsidRPr="00EC76D5">
        <w:t xml:space="preserve">      Assert.error(paramList.isEmpty(), "__TIME__",</w:t>
      </w:r>
    </w:p>
    <w:p w14:paraId="209B80FE" w14:textId="77777777" w:rsidR="00A56FB4" w:rsidRPr="00EC76D5" w:rsidRDefault="00A56FB4" w:rsidP="00A56FB4">
      <w:pPr>
        <w:pStyle w:val="Code"/>
      </w:pPr>
      <w:r w:rsidRPr="00EC76D5">
        <w:t xml:space="preserve">                   "invalid macro parameter list");</w:t>
      </w:r>
    </w:p>
    <w:p w14:paraId="08B0494C" w14:textId="77777777" w:rsidR="00A56FB4" w:rsidRPr="00EC76D5" w:rsidRDefault="00A56FB4" w:rsidP="00A56FB4">
      <w:pPr>
        <w:pStyle w:val="Code"/>
      </w:pPr>
      <w:r w:rsidRPr="00EC76D5">
        <w:t xml:space="preserve">      Calendar calendar = new GregorianCalendar();</w:t>
      </w:r>
    </w:p>
    <w:p w14:paraId="6DF8A4D9" w14:textId="77777777" w:rsidR="00A56FB4" w:rsidRPr="00EC76D5" w:rsidRDefault="00A56FB4" w:rsidP="00A56FB4">
      <w:pPr>
        <w:pStyle w:val="Code"/>
      </w:pPr>
      <w:r w:rsidRPr="00EC76D5">
        <w:t xml:space="preserve">      return (String.format("\"%02d:%02d:%02d\"",</w:t>
      </w:r>
    </w:p>
    <w:p w14:paraId="76D91A88" w14:textId="77777777" w:rsidR="00A56FB4" w:rsidRPr="00EC76D5" w:rsidRDefault="00A56FB4" w:rsidP="00A56FB4">
      <w:pPr>
        <w:pStyle w:val="Code"/>
      </w:pPr>
      <w:r w:rsidRPr="00EC76D5">
        <w:t xml:space="preserve">                            calendar.get(Calendar.HOUR_OF_DAY),</w:t>
      </w:r>
    </w:p>
    <w:p w14:paraId="01DBBD6F" w14:textId="77777777" w:rsidR="00A56FB4" w:rsidRPr="00EC76D5" w:rsidRDefault="00A56FB4" w:rsidP="00A56FB4">
      <w:pPr>
        <w:pStyle w:val="Code"/>
      </w:pPr>
      <w:r w:rsidRPr="00EC76D5">
        <w:t xml:space="preserve">                            calendar.get(Calendar.MINUTE),</w:t>
      </w:r>
    </w:p>
    <w:p w14:paraId="65FEFFB2" w14:textId="77777777" w:rsidR="00A56FB4" w:rsidRPr="00EC76D5" w:rsidRDefault="00A56FB4" w:rsidP="00A56FB4">
      <w:pPr>
        <w:pStyle w:val="Code"/>
      </w:pPr>
      <w:r w:rsidRPr="00EC76D5">
        <w:t xml:space="preserve">                            calendar.get(Calendar.SECOND)));</w:t>
      </w:r>
    </w:p>
    <w:p w14:paraId="1804B5E8" w14:textId="02A44E99" w:rsidR="00A56FB4" w:rsidRPr="00EC76D5" w:rsidRDefault="00A56FB4" w:rsidP="00A56FB4">
      <w:pPr>
        <w:pStyle w:val="Code"/>
      </w:pPr>
      <w:r w:rsidRPr="00EC76D5">
        <w:t xml:space="preserve">    }</w:t>
      </w:r>
    </w:p>
    <w:p w14:paraId="7CB6F421" w14:textId="74EBE031" w:rsidR="00D9779E" w:rsidRPr="00EC76D5" w:rsidRDefault="00D9779E" w:rsidP="009B7A3B">
      <w:r w:rsidRPr="00EC76D5">
        <w:t>If the macro is not stored in the macro map and is not a special macro, null is returned.</w:t>
      </w:r>
    </w:p>
    <w:p w14:paraId="53CA76A0" w14:textId="77777777" w:rsidR="00A56FB4" w:rsidRPr="00EC76D5" w:rsidRDefault="00A56FB4" w:rsidP="00A56FB4">
      <w:pPr>
        <w:pStyle w:val="Code"/>
      </w:pPr>
      <w:r w:rsidRPr="00EC76D5">
        <w:t xml:space="preserve">    else {</w:t>
      </w:r>
    </w:p>
    <w:p w14:paraId="1935A83A" w14:textId="77777777" w:rsidR="00A56FB4" w:rsidRPr="00EC76D5" w:rsidRDefault="00A56FB4" w:rsidP="00A56FB4">
      <w:pPr>
        <w:pStyle w:val="Code"/>
      </w:pPr>
      <w:r w:rsidRPr="00EC76D5">
        <w:t xml:space="preserve">      return null;</w:t>
      </w:r>
    </w:p>
    <w:p w14:paraId="3A837337" w14:textId="77777777" w:rsidR="00A56FB4" w:rsidRPr="00EC76D5" w:rsidRDefault="00A56FB4" w:rsidP="00A56FB4">
      <w:pPr>
        <w:pStyle w:val="Code"/>
      </w:pPr>
      <w:r w:rsidRPr="00EC76D5">
        <w:t xml:space="preserve">    }</w:t>
      </w:r>
    </w:p>
    <w:p w14:paraId="7D333C46" w14:textId="5FE7DD05" w:rsidR="00951B2F" w:rsidRPr="00EC76D5" w:rsidRDefault="00A56FB4" w:rsidP="00A56FB4">
      <w:pPr>
        <w:pStyle w:val="Code"/>
      </w:pPr>
      <w:r w:rsidRPr="00EC76D5">
        <w:t xml:space="preserve">  }</w:t>
      </w:r>
    </w:p>
    <w:p w14:paraId="319C3FD1" w14:textId="77777777" w:rsidR="00A45048" w:rsidRPr="00EC76D5" w:rsidRDefault="00A45048" w:rsidP="00A45048">
      <w:pPr>
        <w:pStyle w:val="Rubrik3"/>
      </w:pPr>
      <w:bookmarkStart w:id="43" w:name="_Toc481936142"/>
      <w:r w:rsidRPr="00EC76D5">
        <w:t>String Merging</w:t>
      </w:r>
      <w:bookmarkEnd w:id="43"/>
    </w:p>
    <w:p w14:paraId="52490E77" w14:textId="315F0B21" w:rsidR="00B5424F" w:rsidRPr="00EC76D5" w:rsidRDefault="00DB77E4" w:rsidP="00DB77E4">
      <w:r w:rsidRPr="00EC76D5">
        <w:t xml:space="preserve">When the </w:t>
      </w:r>
      <w:r w:rsidR="006D5E95" w:rsidRPr="00EC76D5">
        <w:t>all the macros ha</w:t>
      </w:r>
      <w:r w:rsidR="00340C02" w:rsidRPr="00EC76D5">
        <w:t xml:space="preserve">ve been expanded, it is finally time to check whether there are pairs of string </w:t>
      </w:r>
      <w:r w:rsidR="004058A2" w:rsidRPr="00EC76D5">
        <w:t>constants</w:t>
      </w:r>
      <w:r w:rsidR="00340C02" w:rsidRPr="00EC76D5">
        <w:t xml:space="preserve">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F7433" w:rsidRPr="00EC76D5" w14:paraId="32E6DB3D" w14:textId="77777777" w:rsidTr="00B5424F">
        <w:tc>
          <w:tcPr>
            <w:tcW w:w="3116" w:type="dxa"/>
          </w:tcPr>
          <w:p w14:paraId="57BCC764" w14:textId="77777777" w:rsidR="00BF7433" w:rsidRPr="00EC76D5" w:rsidRDefault="00BF7433" w:rsidP="00BF7433">
            <w:pPr>
              <w:pStyle w:val="Code"/>
            </w:pPr>
            <w:r w:rsidRPr="00EC76D5">
              <w:t>"Hello" "World"</w:t>
            </w:r>
            <w:r w:rsidRPr="00EC76D5">
              <w:tab/>
            </w:r>
          </w:p>
        </w:tc>
        <w:tc>
          <w:tcPr>
            <w:tcW w:w="3117" w:type="dxa"/>
          </w:tcPr>
          <w:p w14:paraId="003A3135" w14:textId="77777777" w:rsidR="00BF7433" w:rsidRPr="00EC76D5" w:rsidRDefault="00BF7433" w:rsidP="00BF7433">
            <w:pPr>
              <w:pStyle w:val="Code"/>
            </w:pPr>
            <w:r w:rsidRPr="00EC76D5">
              <w:t>"HelloWorld"</w:t>
            </w:r>
          </w:p>
        </w:tc>
        <w:tc>
          <w:tcPr>
            <w:tcW w:w="3117" w:type="dxa"/>
          </w:tcPr>
          <w:p w14:paraId="537E649E" w14:textId="77777777" w:rsidR="00BF7433" w:rsidRPr="00EC76D5" w:rsidRDefault="00BF7433" w:rsidP="00BF7433">
            <w:pPr>
              <w:pStyle w:val="Code"/>
            </w:pPr>
          </w:p>
        </w:tc>
      </w:tr>
      <w:tr w:rsidR="003C4740" w:rsidRPr="00EC76D5" w14:paraId="405BE389" w14:textId="77777777" w:rsidTr="00B5424F">
        <w:tc>
          <w:tcPr>
            <w:tcW w:w="3116" w:type="dxa"/>
          </w:tcPr>
          <w:p w14:paraId="3F56F9EC" w14:textId="0D43468A" w:rsidR="003C4740" w:rsidRPr="00EC76D5" w:rsidRDefault="001016D3" w:rsidP="003C4740">
            <w:r w:rsidRPr="00EC76D5">
              <w:t xml:space="preserve">(a) </w:t>
            </w:r>
            <w:r w:rsidR="003C4740" w:rsidRPr="00EC76D5">
              <w:t>Before</w:t>
            </w:r>
          </w:p>
        </w:tc>
        <w:tc>
          <w:tcPr>
            <w:tcW w:w="3117" w:type="dxa"/>
          </w:tcPr>
          <w:p w14:paraId="06BEBB7D" w14:textId="7FA89E42" w:rsidR="003C4740" w:rsidRPr="00EC76D5" w:rsidRDefault="00726FBC" w:rsidP="003C4740">
            <w:r w:rsidRPr="00EC76D5">
              <w:t xml:space="preserve">(b) </w:t>
            </w:r>
            <w:r w:rsidR="003C4740" w:rsidRPr="00EC76D5">
              <w:t>After</w:t>
            </w:r>
          </w:p>
        </w:tc>
        <w:tc>
          <w:tcPr>
            <w:tcW w:w="3117" w:type="dxa"/>
          </w:tcPr>
          <w:p w14:paraId="5E2B5B56" w14:textId="77777777" w:rsidR="003C4740" w:rsidRPr="00EC76D5" w:rsidRDefault="003C4740" w:rsidP="00BF7433">
            <w:pPr>
              <w:pStyle w:val="Code"/>
            </w:pPr>
          </w:p>
        </w:tc>
      </w:tr>
    </w:tbl>
    <w:p w14:paraId="62A79230" w14:textId="77777777" w:rsidR="00A27205" w:rsidRPr="00EC76D5" w:rsidRDefault="00A27205" w:rsidP="00A27205">
      <w:pPr>
        <w:pStyle w:val="Code"/>
      </w:pPr>
      <w:r w:rsidRPr="00EC76D5">
        <w:t xml:space="preserve">  private static void mergeStrings(StringBuilder buffer) {</w:t>
      </w:r>
    </w:p>
    <w:p w14:paraId="51A013C7" w14:textId="77777777" w:rsidR="00A27205" w:rsidRPr="00EC76D5" w:rsidRDefault="00A27205" w:rsidP="00A27205">
      <w:pPr>
        <w:pStyle w:val="Code"/>
      </w:pPr>
      <w:r w:rsidRPr="00EC76D5">
        <w:t xml:space="preserve">    int lastIndex = -1, index = buffer.length() - 1;</w:t>
      </w:r>
    </w:p>
    <w:p w14:paraId="0523990E" w14:textId="77777777" w:rsidR="00A27205" w:rsidRPr="00EC76D5" w:rsidRDefault="00A27205" w:rsidP="00A27205">
      <w:pPr>
        <w:pStyle w:val="Code"/>
      </w:pPr>
      <w:r w:rsidRPr="00EC76D5">
        <w:t xml:space="preserve">    </w:t>
      </w:r>
    </w:p>
    <w:p w14:paraId="41B366CF" w14:textId="77777777" w:rsidR="00A27205" w:rsidRPr="00EC76D5" w:rsidRDefault="00A27205" w:rsidP="00A27205">
      <w:pPr>
        <w:pStyle w:val="Code"/>
      </w:pPr>
      <w:r w:rsidRPr="00EC76D5">
        <w:t xml:space="preserve">    while (index &gt;= 0) {</w:t>
      </w:r>
    </w:p>
    <w:p w14:paraId="1A7BD9EF" w14:textId="77777777" w:rsidR="00A27205" w:rsidRPr="00EC76D5" w:rsidRDefault="00A27205" w:rsidP="00A27205">
      <w:pPr>
        <w:pStyle w:val="Code"/>
      </w:pPr>
      <w:r w:rsidRPr="00EC76D5">
        <w:t xml:space="preserve">      char c = buffer.charAt(index);</w:t>
      </w:r>
    </w:p>
    <w:p w14:paraId="1C646B49" w14:textId="77777777" w:rsidR="00A27205" w:rsidRPr="00EC76D5" w:rsidRDefault="00A27205" w:rsidP="00A27205">
      <w:pPr>
        <w:pStyle w:val="Code"/>
      </w:pPr>
      <w:r w:rsidRPr="00EC76D5">
        <w:t xml:space="preserve">      </w:t>
      </w:r>
    </w:p>
    <w:p w14:paraId="5374919B" w14:textId="77777777" w:rsidR="00A27205" w:rsidRPr="00EC76D5" w:rsidRDefault="00A27205" w:rsidP="00A27205">
      <w:pPr>
        <w:pStyle w:val="Code"/>
      </w:pPr>
      <w:r w:rsidRPr="00EC76D5">
        <w:t xml:space="preserve">      if (c == '\"') {</w:t>
      </w:r>
    </w:p>
    <w:p w14:paraId="3A02C917" w14:textId="77777777" w:rsidR="00A27205" w:rsidRPr="00EC76D5" w:rsidRDefault="00A27205" w:rsidP="00A27205">
      <w:pPr>
        <w:pStyle w:val="Code"/>
      </w:pPr>
      <w:r w:rsidRPr="00EC76D5">
        <w:t xml:space="preserve">        if (lastIndex != -1) {</w:t>
      </w:r>
    </w:p>
    <w:p w14:paraId="17E952C5" w14:textId="77777777" w:rsidR="00A27205" w:rsidRPr="00EC76D5" w:rsidRDefault="00A27205" w:rsidP="00A27205">
      <w:pPr>
        <w:pStyle w:val="Code"/>
      </w:pPr>
      <w:r w:rsidRPr="00EC76D5">
        <w:t xml:space="preserve">          buffer.replace(index, lastIndex + 1, "");</w:t>
      </w:r>
    </w:p>
    <w:p w14:paraId="6D191A1E" w14:textId="77777777" w:rsidR="00A27205" w:rsidRPr="00EC76D5" w:rsidRDefault="00A27205" w:rsidP="00A27205">
      <w:pPr>
        <w:pStyle w:val="Code"/>
      </w:pPr>
      <w:r w:rsidRPr="00EC76D5">
        <w:t xml:space="preserve">        }</w:t>
      </w:r>
    </w:p>
    <w:p w14:paraId="770BE6D5" w14:textId="77777777" w:rsidR="00A27205" w:rsidRPr="00EC76D5" w:rsidRDefault="00A27205" w:rsidP="00A27205">
      <w:pPr>
        <w:pStyle w:val="Code"/>
      </w:pPr>
      <w:r w:rsidRPr="00EC76D5">
        <w:t xml:space="preserve">        </w:t>
      </w:r>
    </w:p>
    <w:p w14:paraId="1EA375FD" w14:textId="77777777" w:rsidR="00A27205" w:rsidRPr="00EC76D5" w:rsidRDefault="00A27205" w:rsidP="00A27205">
      <w:pPr>
        <w:pStyle w:val="Code"/>
      </w:pPr>
      <w:r w:rsidRPr="00EC76D5">
        <w:t xml:space="preserve">        --index;</w:t>
      </w:r>
    </w:p>
    <w:p w14:paraId="7FF22114" w14:textId="77777777" w:rsidR="00A27205" w:rsidRPr="00EC76D5" w:rsidRDefault="00A27205" w:rsidP="00A27205">
      <w:pPr>
        <w:pStyle w:val="Code"/>
      </w:pPr>
      <w:r w:rsidRPr="00EC76D5">
        <w:lastRenderedPageBreak/>
        <w:t xml:space="preserve">        while ((index &gt;= 0) &amp;&amp; (buffer.charAt(index) != '\"')) {</w:t>
      </w:r>
    </w:p>
    <w:p w14:paraId="06EC08FC" w14:textId="77777777" w:rsidR="00A27205" w:rsidRPr="00EC76D5" w:rsidRDefault="00A27205" w:rsidP="00A27205">
      <w:pPr>
        <w:pStyle w:val="Code"/>
      </w:pPr>
      <w:r w:rsidRPr="00EC76D5">
        <w:t xml:space="preserve">          --index;</w:t>
      </w:r>
    </w:p>
    <w:p w14:paraId="282163D2" w14:textId="77777777" w:rsidR="00A27205" w:rsidRPr="00EC76D5" w:rsidRDefault="00A27205" w:rsidP="00A27205">
      <w:pPr>
        <w:pStyle w:val="Code"/>
      </w:pPr>
      <w:r w:rsidRPr="00EC76D5">
        <w:t xml:space="preserve">        }</w:t>
      </w:r>
    </w:p>
    <w:p w14:paraId="23FF3294" w14:textId="77777777" w:rsidR="00A27205" w:rsidRPr="00EC76D5" w:rsidRDefault="00A27205" w:rsidP="00A27205">
      <w:pPr>
        <w:pStyle w:val="Code"/>
      </w:pPr>
      <w:r w:rsidRPr="00EC76D5">
        <w:t xml:space="preserve">        </w:t>
      </w:r>
    </w:p>
    <w:p w14:paraId="10440F97" w14:textId="77777777" w:rsidR="00A27205" w:rsidRPr="00EC76D5" w:rsidRDefault="00A27205" w:rsidP="00A27205">
      <w:pPr>
        <w:pStyle w:val="Code"/>
      </w:pPr>
      <w:r w:rsidRPr="00EC76D5">
        <w:t xml:space="preserve">        lastIndex = index--;</w:t>
      </w:r>
    </w:p>
    <w:p w14:paraId="1E16D3B2" w14:textId="77777777" w:rsidR="00A27205" w:rsidRPr="00EC76D5" w:rsidRDefault="00A27205" w:rsidP="00A27205">
      <w:pPr>
        <w:pStyle w:val="Code"/>
      </w:pPr>
      <w:r w:rsidRPr="00EC76D5">
        <w:t xml:space="preserve">      }</w:t>
      </w:r>
    </w:p>
    <w:p w14:paraId="6CC42436" w14:textId="77777777" w:rsidR="00A27205" w:rsidRPr="00EC76D5" w:rsidRDefault="00A27205" w:rsidP="00A27205">
      <w:pPr>
        <w:pStyle w:val="Code"/>
      </w:pPr>
      <w:r w:rsidRPr="00EC76D5">
        <w:t xml:space="preserve">      else {</w:t>
      </w:r>
    </w:p>
    <w:p w14:paraId="3BAE0F92" w14:textId="77777777" w:rsidR="00A27205" w:rsidRPr="00EC76D5" w:rsidRDefault="00A27205" w:rsidP="00A27205">
      <w:pPr>
        <w:pStyle w:val="Code"/>
      </w:pPr>
      <w:r w:rsidRPr="00EC76D5">
        <w:t xml:space="preserve">         if (!Character.isWhitespace(c)) {</w:t>
      </w:r>
    </w:p>
    <w:p w14:paraId="1F9839DE" w14:textId="77777777" w:rsidR="00A27205" w:rsidRPr="00EC76D5" w:rsidRDefault="00A27205" w:rsidP="00A27205">
      <w:pPr>
        <w:pStyle w:val="Code"/>
      </w:pPr>
      <w:r w:rsidRPr="00EC76D5">
        <w:t xml:space="preserve">           lastIndex = -1;</w:t>
      </w:r>
    </w:p>
    <w:p w14:paraId="2DF0CDB8" w14:textId="77777777" w:rsidR="00A27205" w:rsidRPr="00EC76D5" w:rsidRDefault="00A27205" w:rsidP="00A27205">
      <w:pPr>
        <w:pStyle w:val="Code"/>
      </w:pPr>
      <w:r w:rsidRPr="00EC76D5">
        <w:t xml:space="preserve">         }</w:t>
      </w:r>
    </w:p>
    <w:p w14:paraId="0A10DE0B" w14:textId="77777777" w:rsidR="00A27205" w:rsidRPr="00EC76D5" w:rsidRDefault="00A27205" w:rsidP="00A27205">
      <w:pPr>
        <w:pStyle w:val="Code"/>
      </w:pPr>
      <w:r w:rsidRPr="00EC76D5">
        <w:t xml:space="preserve">         </w:t>
      </w:r>
    </w:p>
    <w:p w14:paraId="44230970" w14:textId="77777777" w:rsidR="00A27205" w:rsidRPr="00EC76D5" w:rsidRDefault="00A27205" w:rsidP="00A27205">
      <w:pPr>
        <w:pStyle w:val="Code"/>
      </w:pPr>
      <w:r w:rsidRPr="00EC76D5">
        <w:t xml:space="preserve">         --index;</w:t>
      </w:r>
    </w:p>
    <w:p w14:paraId="0F2DE56F" w14:textId="77777777" w:rsidR="00A27205" w:rsidRPr="00EC76D5" w:rsidRDefault="00A27205" w:rsidP="00A27205">
      <w:pPr>
        <w:pStyle w:val="Code"/>
      </w:pPr>
      <w:r w:rsidRPr="00EC76D5">
        <w:t xml:space="preserve">      }</w:t>
      </w:r>
    </w:p>
    <w:p w14:paraId="6EC77B55" w14:textId="77777777" w:rsidR="00A27205" w:rsidRPr="00EC76D5" w:rsidRDefault="00A27205" w:rsidP="00A27205">
      <w:pPr>
        <w:pStyle w:val="Code"/>
      </w:pPr>
      <w:r w:rsidRPr="00EC76D5">
        <w:t xml:space="preserve">    }</w:t>
      </w:r>
    </w:p>
    <w:p w14:paraId="75D36BEE" w14:textId="77777777" w:rsidR="00A27205" w:rsidRPr="00EC76D5" w:rsidRDefault="00A27205" w:rsidP="00A27205">
      <w:pPr>
        <w:pStyle w:val="Code"/>
      </w:pPr>
      <w:r w:rsidRPr="00EC76D5">
        <w:t xml:space="preserve">  }</w:t>
      </w:r>
    </w:p>
    <w:p w14:paraId="25AF744E" w14:textId="4AE073A2" w:rsidR="00A45048" w:rsidRPr="00EC76D5" w:rsidRDefault="00A27205" w:rsidP="00A27205">
      <w:pPr>
        <w:pStyle w:val="Code"/>
      </w:pPr>
      <w:r w:rsidRPr="00EC76D5">
        <w:t>}</w:t>
      </w:r>
    </w:p>
    <w:p w14:paraId="23D8420B" w14:textId="77777777" w:rsidR="00E40B78" w:rsidRPr="00EC76D5" w:rsidRDefault="00E40B78" w:rsidP="00E40B78">
      <w:pPr>
        <w:pStyle w:val="Rubrik1"/>
      </w:pPr>
      <w:bookmarkStart w:id="44" w:name="_Toc481936143"/>
      <w:r w:rsidRPr="00EC76D5">
        <w:lastRenderedPageBreak/>
        <w:t>Scanning</w:t>
      </w:r>
      <w:bookmarkEnd w:id="44"/>
    </w:p>
    <w:p w14:paraId="61A78CB4" w14:textId="35B00108" w:rsidR="00B51A9D" w:rsidRPr="00EC76D5" w:rsidRDefault="00B51A9D" w:rsidP="00432E51">
      <w:bookmarkStart w:id="45" w:name="_Toc481936144"/>
      <w:r w:rsidRPr="00EC76D5">
        <w:t xml:space="preserve">In this project we use </w:t>
      </w:r>
      <w:r w:rsidR="00432E51" w:rsidRPr="00EC76D5">
        <w:t>Garden Point Lex, which is based on the classic scanner generator tool Lex. See appendix A for a crash course.</w:t>
      </w:r>
    </w:p>
    <w:p w14:paraId="3A6A532C" w14:textId="452CC5A8" w:rsidR="00E40B78" w:rsidRPr="00EC76D5" w:rsidRDefault="00E40B78" w:rsidP="00E40B78">
      <w:pPr>
        <w:pStyle w:val="Rubrik3"/>
      </w:pPr>
      <w:r w:rsidRPr="00EC76D5">
        <w:t>The typedef-name Problem</w:t>
      </w:r>
      <w:bookmarkEnd w:id="45"/>
    </w:p>
    <w:p w14:paraId="1C059B26" w14:textId="70A26C05" w:rsidR="00E40B78" w:rsidRPr="00EC76D5" w:rsidRDefault="00E40B78" w:rsidP="00E40B78">
      <w:r w:rsidRPr="00EC76D5">
        <w:t xml:space="preserve">Let us take look at the tow source code lines below. Intuitively, the first line looks like an expression statement where </w:t>
      </w:r>
      <w:r w:rsidRPr="00EC76D5">
        <w:rPr>
          <w:rStyle w:val="CodeInText"/>
        </w:rPr>
        <w:t>x</w:t>
      </w:r>
      <w:r w:rsidRPr="00EC76D5">
        <w:t xml:space="preserve"> and </w:t>
      </w:r>
      <w:r w:rsidRPr="00EC76D5">
        <w:rPr>
          <w:rStyle w:val="CodeInText"/>
        </w:rPr>
        <w:t>y</w:t>
      </w:r>
      <w:r w:rsidRPr="00EC76D5">
        <w:t xml:space="preserve"> are </w:t>
      </w:r>
      <w:r w:rsidR="006306BF" w:rsidRPr="00EC76D5">
        <w:t xml:space="preserve">variables of </w:t>
      </w:r>
      <w:r w:rsidR="00C020D8" w:rsidRPr="00EC76D5">
        <w:t>integral</w:t>
      </w:r>
      <w:r w:rsidRPr="00EC76D5">
        <w:t xml:space="preserve"> or floating </w:t>
      </w:r>
      <w:r w:rsidR="006306BF" w:rsidRPr="00EC76D5">
        <w:t>types</w:t>
      </w:r>
      <w:r w:rsidRPr="00EC76D5">
        <w:t xml:space="preserve">. Admittedly, the expression lacks side effects and is therefore meaningless, but it is still an expression statement. On the other hand, the second line looks like a pointer declaration where </w:t>
      </w:r>
      <w:r w:rsidRPr="00EC76D5">
        <w:rPr>
          <w:rStyle w:val="CodeInText"/>
        </w:rPr>
        <w:t>T</w:t>
      </w:r>
      <w:r w:rsidRPr="00EC76D5">
        <w:t xml:space="preserve"> is a type defined by </w:t>
      </w:r>
      <w:r w:rsidRPr="00EC76D5">
        <w:rPr>
          <w:rStyle w:val="CodeInText"/>
        </w:rPr>
        <w:t>typedef</w:t>
      </w:r>
      <w:r w:rsidRPr="00EC76D5">
        <w:t xml:space="preserve"> and </w:t>
      </w:r>
      <w:r w:rsidRPr="00EC76D5">
        <w:rPr>
          <w:rStyle w:val="CodeInText"/>
        </w:rPr>
        <w:t>p</w:t>
      </w:r>
      <w:r w:rsidRPr="00EC76D5">
        <w:t xml:space="preserve"> is a pointer to that type.</w:t>
      </w:r>
    </w:p>
    <w:p w14:paraId="1E1DC451" w14:textId="77777777" w:rsidR="00E40B78" w:rsidRPr="00EC76D5" w:rsidRDefault="00E40B78" w:rsidP="00E40B78">
      <w:pPr>
        <w:pStyle w:val="Code"/>
      </w:pPr>
      <w:r w:rsidRPr="00EC76D5">
        <w:t>x * y;</w:t>
      </w:r>
    </w:p>
    <w:p w14:paraId="77012426" w14:textId="77777777" w:rsidR="00E40B78" w:rsidRPr="00EC76D5" w:rsidRDefault="00E40B78" w:rsidP="00E40B78">
      <w:pPr>
        <w:pStyle w:val="Code"/>
      </w:pPr>
      <w:r w:rsidRPr="00EC76D5">
        <w:t>T* p;</w:t>
      </w:r>
    </w:p>
    <w:p w14:paraId="01D4C603" w14:textId="599097B6" w:rsidR="00E40B78" w:rsidRPr="00EC76D5" w:rsidRDefault="00E40B78" w:rsidP="00E40B78">
      <w:r w:rsidRPr="00EC76D5">
        <w:t xml:space="preserve">However, syntactically it is the same thing: an identifier followed by an asterisk, another identifier and a semicolon. The parser cannot distinguish between the two cases, which is a problem. The only reasonably solution is to give the scanner access to the symbol table, so it can look up the whether the identifier is a </w:t>
      </w:r>
      <w:r w:rsidRPr="00EC76D5">
        <w:rPr>
          <w:rStyle w:val="CodeInText"/>
        </w:rPr>
        <w:t>typedef</w:t>
      </w:r>
      <w:r w:rsidRPr="00EC76D5">
        <w:t xml:space="preserve">. If it is, the </w:t>
      </w:r>
      <w:r w:rsidR="00A728CE" w:rsidRPr="00EC76D5">
        <w:rPr>
          <w:rStyle w:val="CodeInText"/>
          <w:i w:val="0"/>
          <w:iCs/>
        </w:rPr>
        <w:t>typedef</w:t>
      </w:r>
      <w:r w:rsidRPr="00EC76D5">
        <w:t xml:space="preserve"> token is returned; otherwise, the </w:t>
      </w:r>
      <w:r w:rsidR="00A728CE" w:rsidRPr="00EC76D5">
        <w:rPr>
          <w:rStyle w:val="CodeInText"/>
          <w:i w:val="0"/>
          <w:iCs/>
        </w:rPr>
        <w:t>name</w:t>
      </w:r>
      <w:r w:rsidRPr="00EC76D5">
        <w:t xml:space="preserve"> token is returned. </w:t>
      </w:r>
      <w:r w:rsidR="006056E4" w:rsidRPr="00EC76D5">
        <w:t>With these changes</w:t>
      </w:r>
      <w:r w:rsidRPr="00EC76D5">
        <w:t>, the parser can distinguish between the two cases.</w:t>
      </w:r>
    </w:p>
    <w:p w14:paraId="5ABD0C79" w14:textId="77777777" w:rsidR="00E40B78" w:rsidRPr="00EC76D5" w:rsidRDefault="00E40B78" w:rsidP="00E40B78">
      <w:pPr>
        <w:pStyle w:val="Rubrik2"/>
      </w:pPr>
      <w:bookmarkStart w:id="46" w:name="_Toc481936145"/>
      <w:r w:rsidRPr="00EC76D5">
        <w:t>The Scanner</w:t>
      </w:r>
      <w:bookmarkEnd w:id="46"/>
    </w:p>
    <w:p w14:paraId="21945E52" w14:textId="1BBCF404" w:rsidR="00E40B78" w:rsidRPr="00EC76D5" w:rsidRDefault="00E40B78" w:rsidP="00E40B78">
      <w:r w:rsidRPr="00EC76D5">
        <w:t xml:space="preserve">The scanner of this section is similar to the scanners of Sections </w:t>
      </w:r>
      <w:r w:rsidRPr="00EC76D5">
        <w:fldChar w:fldCharType="begin"/>
      </w:r>
      <w:r w:rsidRPr="00EC76D5">
        <w:instrText xml:space="preserve"> REF _Ref418232768 \r \h </w:instrText>
      </w:r>
      <w:r w:rsidRPr="00EC76D5">
        <w:fldChar w:fldCharType="separate"/>
      </w:r>
      <w:r w:rsidR="00545E00" w:rsidRPr="00EC76D5">
        <w:t>2.1.4</w:t>
      </w:r>
      <w:r w:rsidRPr="00EC76D5">
        <w:fldChar w:fldCharType="end"/>
      </w:r>
      <w:r w:rsidRPr="00EC76D5">
        <w:t xml:space="preserve"> and </w:t>
      </w:r>
      <w:r w:rsidRPr="00EC76D5">
        <w:fldChar w:fldCharType="begin"/>
      </w:r>
      <w:r w:rsidRPr="00EC76D5">
        <w:instrText xml:space="preserve"> REF _Ref418278877 \r \h </w:instrText>
      </w:r>
      <w:r w:rsidRPr="00EC76D5">
        <w:fldChar w:fldCharType="separate"/>
      </w:r>
      <w:r w:rsidR="00545E00" w:rsidRPr="00EC76D5">
        <w:t>4.1.2</w:t>
      </w:r>
      <w:r w:rsidRPr="00EC76D5">
        <w:fldChar w:fldCharType="end"/>
      </w:r>
      <w:r w:rsidRPr="00EC76D5">
        <w:t>. However, there are more keyword and operators as well as more complicated regular expressions.</w:t>
      </w:r>
    </w:p>
    <w:p w14:paraId="53F32A88" w14:textId="7C97201A" w:rsidR="00E40B78" w:rsidRPr="00EC76D5" w:rsidRDefault="00E40B78" w:rsidP="00E40B78">
      <w:pPr>
        <w:pStyle w:val="CodeHeader"/>
      </w:pPr>
      <w:r w:rsidRPr="00EC76D5">
        <w:t>Scanner.</w:t>
      </w:r>
      <w:r w:rsidR="009E5232" w:rsidRPr="00EC76D5">
        <w:t>gplex</w:t>
      </w:r>
    </w:p>
    <w:p w14:paraId="1EFD82B6" w14:textId="77777777" w:rsidR="009E5232" w:rsidRPr="00EC76D5" w:rsidRDefault="009E5232" w:rsidP="009E5232">
      <w:pPr>
        <w:pStyle w:val="Code"/>
        <w:rPr>
          <w:highlight w:val="white"/>
        </w:rPr>
      </w:pPr>
      <w:r w:rsidRPr="00EC76D5">
        <w:rPr>
          <w:highlight w:val="white"/>
        </w:rPr>
        <w:t>%namespace CCompiler_Main</w:t>
      </w:r>
    </w:p>
    <w:p w14:paraId="7E8C47BF" w14:textId="77777777" w:rsidR="009E5232" w:rsidRPr="00EC76D5" w:rsidRDefault="009E5232" w:rsidP="009E5232">
      <w:pPr>
        <w:pStyle w:val="Code"/>
        <w:rPr>
          <w:highlight w:val="white"/>
        </w:rPr>
      </w:pPr>
    </w:p>
    <w:p w14:paraId="66A95D1A" w14:textId="77777777" w:rsidR="009E5232" w:rsidRPr="00EC76D5" w:rsidRDefault="009E5232" w:rsidP="009E5232">
      <w:pPr>
        <w:pStyle w:val="Code"/>
        <w:rPr>
          <w:highlight w:val="white"/>
        </w:rPr>
      </w:pPr>
      <w:r w:rsidRPr="00EC76D5">
        <w:rPr>
          <w:highlight w:val="white"/>
        </w:rPr>
        <w:t>%using CCompiler;</w:t>
      </w:r>
    </w:p>
    <w:p w14:paraId="0A658BE2" w14:textId="77777777" w:rsidR="009E5232" w:rsidRPr="00EC76D5" w:rsidRDefault="009E5232" w:rsidP="009E5232">
      <w:pPr>
        <w:pStyle w:val="Code"/>
        <w:rPr>
          <w:highlight w:val="white"/>
        </w:rPr>
      </w:pPr>
      <w:r w:rsidRPr="00EC76D5">
        <w:rPr>
          <w:highlight w:val="white"/>
        </w:rPr>
        <w:t>%using System.Numerics;</w:t>
      </w:r>
    </w:p>
    <w:p w14:paraId="74B423FB" w14:textId="77777777" w:rsidR="009E5232" w:rsidRPr="00EC76D5" w:rsidRDefault="009E5232" w:rsidP="009E5232">
      <w:pPr>
        <w:pStyle w:val="Code"/>
        <w:rPr>
          <w:highlight w:val="white"/>
        </w:rPr>
      </w:pPr>
    </w:p>
    <w:p w14:paraId="3DD54DF1" w14:textId="77777777" w:rsidR="009E5232" w:rsidRPr="00EC76D5" w:rsidRDefault="009E5232" w:rsidP="009E5232">
      <w:pPr>
        <w:pStyle w:val="Code"/>
        <w:rPr>
          <w:highlight w:val="white"/>
        </w:rPr>
      </w:pPr>
      <w:r w:rsidRPr="00EC76D5">
        <w:rPr>
          <w:highlight w:val="white"/>
        </w:rPr>
        <w:t>%{</w:t>
      </w:r>
    </w:p>
    <w:p w14:paraId="3B1BF6D6" w14:textId="77777777" w:rsidR="009E5232" w:rsidRPr="00EC76D5" w:rsidRDefault="009E5232" w:rsidP="009E5232">
      <w:pPr>
        <w:pStyle w:val="Code"/>
        <w:rPr>
          <w:highlight w:val="white"/>
        </w:rPr>
      </w:pPr>
      <w:r w:rsidRPr="00EC76D5">
        <w:rPr>
          <w:highlight w:val="white"/>
        </w:rPr>
        <w:t xml:space="preserve">  public static FileInfo Path = null;</w:t>
      </w:r>
    </w:p>
    <w:p w14:paraId="3AD932E1" w14:textId="77777777" w:rsidR="009E5232" w:rsidRPr="00EC76D5" w:rsidRDefault="009E5232" w:rsidP="009E5232">
      <w:pPr>
        <w:pStyle w:val="Code"/>
        <w:rPr>
          <w:highlight w:val="white"/>
        </w:rPr>
      </w:pPr>
      <w:r w:rsidRPr="00EC76D5">
        <w:rPr>
          <w:highlight w:val="white"/>
        </w:rPr>
        <w:t xml:space="preserve">  public static int Line = 1;</w:t>
      </w:r>
    </w:p>
    <w:p w14:paraId="1C7310BB" w14:textId="62C1FF45" w:rsidR="005F7E8E" w:rsidRDefault="005F7E8E" w:rsidP="005F7E8E">
      <w:pPr>
        <w:rPr>
          <w:highlight w:val="white"/>
        </w:rPr>
      </w:pPr>
      <w:r w:rsidRPr="00EC76D5">
        <w:rPr>
          <w:highlight w:val="white"/>
        </w:rPr>
        <w:t xml:space="preserve">The first problem for the scanner to solve is to transform the </w:t>
      </w:r>
      <w:r w:rsidR="00BE2ADE">
        <w:rPr>
          <w:highlight w:val="white"/>
        </w:rPr>
        <w:t>escape sequences</w:t>
      </w:r>
      <w:r w:rsidRPr="00EC76D5">
        <w:rPr>
          <w:highlight w:val="white"/>
        </w:rPr>
        <w:t xml:space="preserve"> of characters and string into their proper </w:t>
      </w:r>
      <w:r w:rsidR="000457B4">
        <w:rPr>
          <w:highlight w:val="white"/>
        </w:rPr>
        <w:t>characters</w:t>
      </w:r>
      <w:r w:rsidRPr="00EC76D5">
        <w:rPr>
          <w:highlight w:val="white"/>
        </w:rPr>
        <w:t xml:space="preserve">. For instance, the character sequence ’\n’ shall be transformed into the character newline, with ASCII </w:t>
      </w:r>
      <w:r w:rsidR="00025A3B">
        <w:rPr>
          <w:highlight w:val="white"/>
        </w:rPr>
        <w:t>value</w:t>
      </w:r>
      <w:r w:rsidRPr="00EC76D5">
        <w:rPr>
          <w:highlight w:val="white"/>
        </w:rPr>
        <w:t xml:space="preserve"> 10.</w:t>
      </w:r>
    </w:p>
    <w:p w14:paraId="0ED5CB4F" w14:textId="2F5C7A50" w:rsidR="00355915" w:rsidRDefault="00355915" w:rsidP="005F7E8E">
      <w:pPr>
        <w:rPr>
          <w:highlight w:val="white"/>
        </w:rPr>
      </w:pPr>
      <w:r>
        <w:rPr>
          <w:highlight w:val="white"/>
        </w:rPr>
        <w:t xml:space="preserve">The </w:t>
      </w:r>
      <w:r w:rsidR="00874EA5">
        <w:rPr>
          <w:highlight w:val="white"/>
        </w:rPr>
        <w:t>escape</w:t>
      </w:r>
      <w:r>
        <w:rPr>
          <w:highlight w:val="white"/>
        </w:rPr>
        <w:t xml:space="preserve"> map (</w:t>
      </w:r>
      <w:r w:rsidR="00874EA5">
        <w:rPr>
          <w:rStyle w:val="KeyWord0"/>
          <w:highlight w:val="white"/>
        </w:rPr>
        <w:t>m_escapeMap</w:t>
      </w:r>
      <w:r>
        <w:rPr>
          <w:highlight w:val="white"/>
        </w:rPr>
        <w:t xml:space="preserve">) holds the </w:t>
      </w:r>
      <w:r w:rsidR="00676AFF">
        <w:rPr>
          <w:highlight w:val="white"/>
        </w:rPr>
        <w:t>escape sequences</w:t>
      </w:r>
      <w:r w:rsidR="00676AFF" w:rsidRPr="00EC76D5">
        <w:rPr>
          <w:highlight w:val="white"/>
        </w:rPr>
        <w:t xml:space="preserve"> </w:t>
      </w:r>
      <w:r w:rsidR="003634B1">
        <w:rPr>
          <w:highlight w:val="white"/>
        </w:rPr>
        <w:t>of ANSI C:</w:t>
      </w:r>
    </w:p>
    <w:p w14:paraId="7FEEA13C" w14:textId="00AC6978" w:rsidR="00EF7EDB" w:rsidRDefault="00EF7EDB" w:rsidP="005F7E8E">
      <w:pPr>
        <w:rPr>
          <w:highlight w:val="white"/>
        </w:rPr>
      </w:pPr>
    </w:p>
    <w:p w14:paraId="7156DF02" w14:textId="2CB63555" w:rsidR="00EF7EDB" w:rsidRDefault="00EF7EDB" w:rsidP="005F7E8E">
      <w:pPr>
        <w:rPr>
          <w:highlight w:val="white"/>
        </w:rPr>
      </w:pPr>
    </w:p>
    <w:p w14:paraId="6528C895" w14:textId="68A3D9A3" w:rsidR="00EF7EDB" w:rsidRDefault="00EF7EDB" w:rsidP="005F7E8E">
      <w:pPr>
        <w:rPr>
          <w:highlight w:val="white"/>
        </w:rPr>
      </w:pPr>
    </w:p>
    <w:p w14:paraId="70E1366D" w14:textId="0AF1E93D" w:rsidR="00EF7EDB" w:rsidRDefault="00EF7EDB" w:rsidP="005F7E8E">
      <w:pPr>
        <w:rPr>
          <w:highlight w:val="white"/>
        </w:rPr>
      </w:pPr>
    </w:p>
    <w:p w14:paraId="7D8D8387" w14:textId="38FBBEFD" w:rsidR="00EF7EDB" w:rsidRDefault="00EF7EDB" w:rsidP="005F7E8E">
      <w:pPr>
        <w:rPr>
          <w:highlight w:val="white"/>
        </w:rPr>
      </w:pPr>
    </w:p>
    <w:p w14:paraId="2CDACDF2" w14:textId="611B952E" w:rsidR="00EF7EDB" w:rsidRDefault="00EF7EDB" w:rsidP="005F7E8E">
      <w:pPr>
        <w:rPr>
          <w:highlight w:val="white"/>
        </w:rPr>
      </w:pPr>
    </w:p>
    <w:p w14:paraId="7A36DE7F" w14:textId="2602B7B5" w:rsidR="00EF7EDB" w:rsidRDefault="00EF7EDB" w:rsidP="005F7E8E">
      <w:pPr>
        <w:rPr>
          <w:highlight w:val="white"/>
        </w:rPr>
      </w:pPr>
    </w:p>
    <w:p w14:paraId="514E611C" w14:textId="46F05E84" w:rsidR="00EF7EDB" w:rsidRDefault="00EF7EDB" w:rsidP="005F7E8E">
      <w:pPr>
        <w:rPr>
          <w:highlight w:val="white"/>
        </w:rPr>
      </w:pPr>
    </w:p>
    <w:p w14:paraId="0E66C4A6" w14:textId="1792CDDA" w:rsidR="00EF7EDB" w:rsidRDefault="00EF7EDB" w:rsidP="005F7E8E">
      <w:pPr>
        <w:rPr>
          <w:highlight w:val="white"/>
        </w:rPr>
      </w:pPr>
    </w:p>
    <w:p w14:paraId="75EFEADA" w14:textId="1011920D" w:rsidR="00EF7EDB" w:rsidRDefault="00EF7EDB" w:rsidP="005F7E8E">
      <w:pPr>
        <w:rPr>
          <w:highlight w:val="white"/>
        </w:rPr>
      </w:pPr>
    </w:p>
    <w:p w14:paraId="0D1CC315" w14:textId="2374C59C" w:rsidR="00EF7EDB" w:rsidRDefault="00EF7EDB" w:rsidP="005F7E8E">
      <w:pPr>
        <w:rPr>
          <w:highlight w:val="white"/>
        </w:rPr>
      </w:pPr>
    </w:p>
    <w:p w14:paraId="51CDC85D" w14:textId="5E8C77B1" w:rsidR="00EF7EDB" w:rsidRDefault="00EF7EDB" w:rsidP="005F7E8E">
      <w:pPr>
        <w:rPr>
          <w:highlight w:val="white"/>
        </w:rPr>
      </w:pPr>
    </w:p>
    <w:p w14:paraId="4DD8AE52" w14:textId="77777777" w:rsidR="00EF7EDB" w:rsidRDefault="00EF7EDB" w:rsidP="005F7E8E">
      <w:pPr>
        <w:rPr>
          <w:highlight w:val="white"/>
        </w:rPr>
      </w:pPr>
    </w:p>
    <w:tbl>
      <w:tblPr>
        <w:tblStyle w:val="Tabellrutnt"/>
        <w:tblW w:w="0" w:type="auto"/>
        <w:tblLook w:val="04A0" w:firstRow="1" w:lastRow="0" w:firstColumn="1" w:lastColumn="0" w:noHBand="0" w:noVBand="1"/>
      </w:tblPr>
      <w:tblGrid>
        <w:gridCol w:w="2444"/>
        <w:gridCol w:w="2444"/>
        <w:gridCol w:w="2444"/>
      </w:tblGrid>
      <w:tr w:rsidR="007A4D0E" w14:paraId="6F61E96B" w14:textId="77777777" w:rsidTr="00E8320A">
        <w:tc>
          <w:tcPr>
            <w:tcW w:w="2444" w:type="dxa"/>
          </w:tcPr>
          <w:p w14:paraId="6FA8DFDF" w14:textId="212677A9" w:rsidR="007A4D0E" w:rsidRPr="006954AA" w:rsidRDefault="007A4D0E" w:rsidP="007A4D0E">
            <w:pPr>
              <w:rPr>
                <w:b/>
                <w:bCs/>
                <w:highlight w:val="white"/>
              </w:rPr>
            </w:pPr>
            <w:bookmarkStart w:id="47" w:name="_Hlk40008805"/>
            <w:r>
              <w:rPr>
                <w:b/>
                <w:bCs/>
                <w:highlight w:val="white"/>
              </w:rPr>
              <w:t>Escape Sequence</w:t>
            </w:r>
          </w:p>
        </w:tc>
        <w:tc>
          <w:tcPr>
            <w:tcW w:w="2444" w:type="dxa"/>
          </w:tcPr>
          <w:p w14:paraId="3CA15D6E" w14:textId="5BC95FB1" w:rsidR="007A4D0E" w:rsidRPr="006954AA" w:rsidRDefault="007A4D0E" w:rsidP="007A4D0E">
            <w:pPr>
              <w:rPr>
                <w:b/>
                <w:bCs/>
                <w:highlight w:val="white"/>
              </w:rPr>
            </w:pPr>
            <w:r w:rsidRPr="006954AA">
              <w:rPr>
                <w:b/>
                <w:bCs/>
                <w:highlight w:val="white"/>
              </w:rPr>
              <w:t>Code</w:t>
            </w:r>
          </w:p>
        </w:tc>
        <w:tc>
          <w:tcPr>
            <w:tcW w:w="2444" w:type="dxa"/>
          </w:tcPr>
          <w:p w14:paraId="158A22B3" w14:textId="5768E636" w:rsidR="007A4D0E" w:rsidRPr="006954AA" w:rsidRDefault="007A4D0E" w:rsidP="007A4D0E">
            <w:pPr>
              <w:rPr>
                <w:b/>
                <w:bCs/>
                <w:highlight w:val="white"/>
              </w:rPr>
            </w:pPr>
            <w:r w:rsidRPr="006954AA">
              <w:rPr>
                <w:b/>
                <w:bCs/>
                <w:highlight w:val="white"/>
              </w:rPr>
              <w:t>ASCII value</w:t>
            </w:r>
          </w:p>
        </w:tc>
      </w:tr>
      <w:tr w:rsidR="007A4D0E" w14:paraId="5C3B05D0" w14:textId="77777777" w:rsidTr="00E8320A">
        <w:tc>
          <w:tcPr>
            <w:tcW w:w="2444" w:type="dxa"/>
          </w:tcPr>
          <w:p w14:paraId="1A449726" w14:textId="6E548872" w:rsidR="007A4D0E" w:rsidRDefault="007A4D0E" w:rsidP="007A4D0E">
            <w:pPr>
              <w:rPr>
                <w:highlight w:val="white"/>
              </w:rPr>
            </w:pPr>
            <w:r>
              <w:rPr>
                <w:highlight w:val="white"/>
              </w:rPr>
              <w:t>Zero Character</w:t>
            </w:r>
          </w:p>
        </w:tc>
        <w:tc>
          <w:tcPr>
            <w:tcW w:w="2444" w:type="dxa"/>
          </w:tcPr>
          <w:p w14:paraId="54674839" w14:textId="3C036DA8" w:rsidR="007A4D0E" w:rsidRDefault="007A4D0E" w:rsidP="007A4D0E">
            <w:pPr>
              <w:rPr>
                <w:highlight w:val="white"/>
              </w:rPr>
            </w:pPr>
            <w:r>
              <w:rPr>
                <w:highlight w:val="white"/>
              </w:rPr>
              <w:t>\0</w:t>
            </w:r>
          </w:p>
        </w:tc>
        <w:tc>
          <w:tcPr>
            <w:tcW w:w="2444" w:type="dxa"/>
          </w:tcPr>
          <w:p w14:paraId="194A8E1F" w14:textId="6A92A3C4" w:rsidR="007A4D0E" w:rsidRDefault="007A4D0E" w:rsidP="007A4D0E">
            <w:pPr>
              <w:rPr>
                <w:highlight w:val="white"/>
              </w:rPr>
            </w:pPr>
            <w:r>
              <w:rPr>
                <w:highlight w:val="white"/>
              </w:rPr>
              <w:t>0</w:t>
            </w:r>
          </w:p>
        </w:tc>
      </w:tr>
      <w:tr w:rsidR="007A4D0E" w14:paraId="0A225FA7" w14:textId="77777777" w:rsidTr="00E8320A">
        <w:tc>
          <w:tcPr>
            <w:tcW w:w="2444" w:type="dxa"/>
          </w:tcPr>
          <w:p w14:paraId="5F5AF27F" w14:textId="273CCD3E" w:rsidR="007A4D0E" w:rsidRDefault="007A4D0E" w:rsidP="007A4D0E">
            <w:pPr>
              <w:rPr>
                <w:highlight w:val="white"/>
              </w:rPr>
            </w:pPr>
            <w:r>
              <w:rPr>
                <w:highlight w:val="white"/>
              </w:rPr>
              <w:t>Alert (</w:t>
            </w:r>
            <w:r w:rsidR="00E8320A">
              <w:rPr>
                <w:highlight w:val="white"/>
              </w:rPr>
              <w:t xml:space="preserve">Beep, </w:t>
            </w:r>
            <w:r>
              <w:rPr>
                <w:highlight w:val="white"/>
              </w:rPr>
              <w:t>Bell)</w:t>
            </w:r>
          </w:p>
        </w:tc>
        <w:tc>
          <w:tcPr>
            <w:tcW w:w="2444" w:type="dxa"/>
          </w:tcPr>
          <w:p w14:paraId="3F15EE98" w14:textId="4BAA3847" w:rsidR="007A4D0E" w:rsidRDefault="007A4D0E" w:rsidP="007A4D0E">
            <w:pPr>
              <w:rPr>
                <w:highlight w:val="white"/>
              </w:rPr>
            </w:pPr>
            <w:r>
              <w:rPr>
                <w:highlight w:val="white"/>
              </w:rPr>
              <w:t>\a</w:t>
            </w:r>
          </w:p>
        </w:tc>
        <w:tc>
          <w:tcPr>
            <w:tcW w:w="2444" w:type="dxa"/>
          </w:tcPr>
          <w:p w14:paraId="476F0BBE" w14:textId="5C3DDD80" w:rsidR="007A4D0E" w:rsidRDefault="007A4D0E" w:rsidP="007A4D0E">
            <w:pPr>
              <w:rPr>
                <w:highlight w:val="white"/>
              </w:rPr>
            </w:pPr>
            <w:r>
              <w:rPr>
                <w:highlight w:val="white"/>
              </w:rPr>
              <w:t>7</w:t>
            </w:r>
          </w:p>
        </w:tc>
      </w:tr>
      <w:tr w:rsidR="007A4D0E" w14:paraId="5B03DB04" w14:textId="77777777" w:rsidTr="00E8320A">
        <w:tc>
          <w:tcPr>
            <w:tcW w:w="2444" w:type="dxa"/>
          </w:tcPr>
          <w:p w14:paraId="63BC4529" w14:textId="4C674BF2" w:rsidR="007A4D0E" w:rsidRDefault="007A4D0E" w:rsidP="007A4D0E">
            <w:pPr>
              <w:rPr>
                <w:highlight w:val="white"/>
              </w:rPr>
            </w:pPr>
            <w:r>
              <w:rPr>
                <w:highlight w:val="white"/>
              </w:rPr>
              <w:t>Backspace</w:t>
            </w:r>
          </w:p>
        </w:tc>
        <w:tc>
          <w:tcPr>
            <w:tcW w:w="2444" w:type="dxa"/>
          </w:tcPr>
          <w:p w14:paraId="48B61846" w14:textId="31D95197" w:rsidR="007A4D0E" w:rsidRDefault="007A4D0E" w:rsidP="007A4D0E">
            <w:pPr>
              <w:rPr>
                <w:highlight w:val="white"/>
              </w:rPr>
            </w:pPr>
            <w:r>
              <w:rPr>
                <w:highlight w:val="white"/>
              </w:rPr>
              <w:t>\b</w:t>
            </w:r>
          </w:p>
        </w:tc>
        <w:tc>
          <w:tcPr>
            <w:tcW w:w="2444" w:type="dxa"/>
          </w:tcPr>
          <w:p w14:paraId="0CCE223B" w14:textId="791BDD0D" w:rsidR="007A4D0E" w:rsidRDefault="007A4D0E" w:rsidP="007A4D0E">
            <w:pPr>
              <w:rPr>
                <w:highlight w:val="white"/>
              </w:rPr>
            </w:pPr>
            <w:r>
              <w:rPr>
                <w:highlight w:val="white"/>
              </w:rPr>
              <w:t>8</w:t>
            </w:r>
          </w:p>
        </w:tc>
      </w:tr>
      <w:tr w:rsidR="00F348A5" w14:paraId="7E4CE336" w14:textId="77777777" w:rsidTr="00E8320A">
        <w:tc>
          <w:tcPr>
            <w:tcW w:w="2444" w:type="dxa"/>
          </w:tcPr>
          <w:p w14:paraId="3DF62163" w14:textId="4EA6756C" w:rsidR="00F348A5" w:rsidRDefault="00F348A5" w:rsidP="00F348A5">
            <w:pPr>
              <w:rPr>
                <w:highlight w:val="white"/>
              </w:rPr>
            </w:pPr>
            <w:r>
              <w:rPr>
                <w:highlight w:val="white"/>
              </w:rPr>
              <w:t>Form Feed</w:t>
            </w:r>
            <w:r w:rsidR="004807E2">
              <w:rPr>
                <w:highlight w:val="white"/>
              </w:rPr>
              <w:t xml:space="preserve"> Page Break</w:t>
            </w:r>
          </w:p>
        </w:tc>
        <w:tc>
          <w:tcPr>
            <w:tcW w:w="2444" w:type="dxa"/>
          </w:tcPr>
          <w:p w14:paraId="266BB340" w14:textId="77ED4F6F" w:rsidR="00F348A5" w:rsidRDefault="00F348A5" w:rsidP="00F348A5">
            <w:pPr>
              <w:rPr>
                <w:highlight w:val="white"/>
              </w:rPr>
            </w:pPr>
            <w:r>
              <w:rPr>
                <w:highlight w:val="white"/>
              </w:rPr>
              <w:t>\f</w:t>
            </w:r>
          </w:p>
        </w:tc>
        <w:tc>
          <w:tcPr>
            <w:tcW w:w="2444" w:type="dxa"/>
          </w:tcPr>
          <w:p w14:paraId="0CC86164" w14:textId="660D4650" w:rsidR="00F348A5" w:rsidRDefault="00F348A5" w:rsidP="00F348A5">
            <w:pPr>
              <w:rPr>
                <w:highlight w:val="white"/>
              </w:rPr>
            </w:pPr>
            <w:r>
              <w:rPr>
                <w:highlight w:val="white"/>
              </w:rPr>
              <w:t>12</w:t>
            </w:r>
          </w:p>
        </w:tc>
      </w:tr>
      <w:tr w:rsidR="00F348A5" w14:paraId="0D49A96E" w14:textId="77777777" w:rsidTr="00E8320A">
        <w:tc>
          <w:tcPr>
            <w:tcW w:w="2444" w:type="dxa"/>
          </w:tcPr>
          <w:p w14:paraId="66B57D0F" w14:textId="14EBB01F" w:rsidR="00F348A5" w:rsidRDefault="00F348A5" w:rsidP="00F348A5">
            <w:pPr>
              <w:rPr>
                <w:highlight w:val="white"/>
              </w:rPr>
            </w:pPr>
            <w:r>
              <w:rPr>
                <w:highlight w:val="white"/>
              </w:rPr>
              <w:t>Newline</w:t>
            </w:r>
            <w:r w:rsidR="000034F8">
              <w:rPr>
                <w:highlight w:val="white"/>
              </w:rPr>
              <w:t xml:space="preserve"> (Line Feed)</w:t>
            </w:r>
          </w:p>
        </w:tc>
        <w:tc>
          <w:tcPr>
            <w:tcW w:w="2444" w:type="dxa"/>
          </w:tcPr>
          <w:p w14:paraId="5B8B9EC2" w14:textId="25825F8F" w:rsidR="00F348A5" w:rsidRDefault="00F348A5" w:rsidP="00F348A5">
            <w:pPr>
              <w:rPr>
                <w:highlight w:val="white"/>
              </w:rPr>
            </w:pPr>
            <w:r>
              <w:rPr>
                <w:highlight w:val="white"/>
              </w:rPr>
              <w:t>\n</w:t>
            </w:r>
          </w:p>
        </w:tc>
        <w:tc>
          <w:tcPr>
            <w:tcW w:w="2444" w:type="dxa"/>
          </w:tcPr>
          <w:p w14:paraId="1656716A" w14:textId="1598A720" w:rsidR="00F348A5" w:rsidRDefault="00F348A5" w:rsidP="00F348A5">
            <w:pPr>
              <w:rPr>
                <w:highlight w:val="white"/>
              </w:rPr>
            </w:pPr>
            <w:r>
              <w:rPr>
                <w:highlight w:val="white"/>
              </w:rPr>
              <w:t>10</w:t>
            </w:r>
          </w:p>
        </w:tc>
      </w:tr>
      <w:tr w:rsidR="00F348A5" w14:paraId="518E1C2A" w14:textId="77777777" w:rsidTr="00E8320A">
        <w:tc>
          <w:tcPr>
            <w:tcW w:w="2444" w:type="dxa"/>
          </w:tcPr>
          <w:p w14:paraId="5DF5A418" w14:textId="6954B3F8" w:rsidR="00F348A5" w:rsidRDefault="00F348A5" w:rsidP="00F348A5">
            <w:pPr>
              <w:rPr>
                <w:highlight w:val="white"/>
              </w:rPr>
            </w:pPr>
            <w:r>
              <w:rPr>
                <w:highlight w:val="white"/>
              </w:rPr>
              <w:t>Carriage Return</w:t>
            </w:r>
          </w:p>
        </w:tc>
        <w:tc>
          <w:tcPr>
            <w:tcW w:w="2444" w:type="dxa"/>
          </w:tcPr>
          <w:p w14:paraId="33A52355" w14:textId="71891A11" w:rsidR="00F348A5" w:rsidRDefault="00F348A5" w:rsidP="00F348A5">
            <w:pPr>
              <w:rPr>
                <w:highlight w:val="white"/>
              </w:rPr>
            </w:pPr>
            <w:r>
              <w:rPr>
                <w:highlight w:val="white"/>
              </w:rPr>
              <w:t>\r</w:t>
            </w:r>
          </w:p>
        </w:tc>
        <w:tc>
          <w:tcPr>
            <w:tcW w:w="2444" w:type="dxa"/>
          </w:tcPr>
          <w:p w14:paraId="61493BF5" w14:textId="33B9EA60" w:rsidR="00F348A5" w:rsidRDefault="00F348A5" w:rsidP="00F348A5">
            <w:pPr>
              <w:rPr>
                <w:highlight w:val="white"/>
              </w:rPr>
            </w:pPr>
            <w:r>
              <w:rPr>
                <w:highlight w:val="white"/>
              </w:rPr>
              <w:t>13</w:t>
            </w:r>
          </w:p>
        </w:tc>
      </w:tr>
      <w:tr w:rsidR="00F348A5" w14:paraId="47B01786" w14:textId="77777777" w:rsidTr="00E8320A">
        <w:tc>
          <w:tcPr>
            <w:tcW w:w="2444" w:type="dxa"/>
          </w:tcPr>
          <w:p w14:paraId="53DB6241" w14:textId="1D016050" w:rsidR="00F348A5" w:rsidRDefault="00F348A5" w:rsidP="00F348A5">
            <w:pPr>
              <w:rPr>
                <w:highlight w:val="white"/>
              </w:rPr>
            </w:pPr>
            <w:r>
              <w:rPr>
                <w:highlight w:val="white"/>
              </w:rPr>
              <w:t>Horizontal Tabulator</w:t>
            </w:r>
          </w:p>
        </w:tc>
        <w:tc>
          <w:tcPr>
            <w:tcW w:w="2444" w:type="dxa"/>
          </w:tcPr>
          <w:p w14:paraId="22554024" w14:textId="58D8AE22" w:rsidR="00F348A5" w:rsidRDefault="00F348A5" w:rsidP="00F348A5">
            <w:pPr>
              <w:rPr>
                <w:highlight w:val="white"/>
              </w:rPr>
            </w:pPr>
            <w:r>
              <w:rPr>
                <w:highlight w:val="white"/>
              </w:rPr>
              <w:t>\t</w:t>
            </w:r>
          </w:p>
        </w:tc>
        <w:tc>
          <w:tcPr>
            <w:tcW w:w="2444" w:type="dxa"/>
          </w:tcPr>
          <w:p w14:paraId="3B8A6777" w14:textId="0B9D3CB9" w:rsidR="00F348A5" w:rsidRDefault="00F348A5" w:rsidP="00F348A5">
            <w:pPr>
              <w:rPr>
                <w:highlight w:val="white"/>
              </w:rPr>
            </w:pPr>
            <w:r>
              <w:rPr>
                <w:highlight w:val="white"/>
              </w:rPr>
              <w:t>9</w:t>
            </w:r>
          </w:p>
        </w:tc>
      </w:tr>
      <w:tr w:rsidR="00F348A5" w14:paraId="07EFDCA0" w14:textId="77777777" w:rsidTr="00E8320A">
        <w:tc>
          <w:tcPr>
            <w:tcW w:w="2444" w:type="dxa"/>
          </w:tcPr>
          <w:p w14:paraId="611BFECB" w14:textId="3E674FF3" w:rsidR="00F348A5" w:rsidRDefault="00F348A5" w:rsidP="00F348A5">
            <w:pPr>
              <w:rPr>
                <w:highlight w:val="white"/>
              </w:rPr>
            </w:pPr>
            <w:r>
              <w:rPr>
                <w:highlight w:val="white"/>
              </w:rPr>
              <w:t>Vertical Tabulator</w:t>
            </w:r>
          </w:p>
        </w:tc>
        <w:tc>
          <w:tcPr>
            <w:tcW w:w="2444" w:type="dxa"/>
          </w:tcPr>
          <w:p w14:paraId="0A0A98A0" w14:textId="1C72F28C" w:rsidR="00F348A5" w:rsidRDefault="00F348A5" w:rsidP="00F348A5">
            <w:pPr>
              <w:rPr>
                <w:highlight w:val="white"/>
              </w:rPr>
            </w:pPr>
            <w:r>
              <w:rPr>
                <w:highlight w:val="white"/>
              </w:rPr>
              <w:t>\v</w:t>
            </w:r>
          </w:p>
        </w:tc>
        <w:tc>
          <w:tcPr>
            <w:tcW w:w="2444" w:type="dxa"/>
          </w:tcPr>
          <w:p w14:paraId="538DF4A9" w14:textId="00CFB377" w:rsidR="00F348A5" w:rsidRDefault="00F348A5" w:rsidP="00F348A5">
            <w:pPr>
              <w:rPr>
                <w:highlight w:val="white"/>
              </w:rPr>
            </w:pPr>
            <w:r>
              <w:rPr>
                <w:highlight w:val="white"/>
              </w:rPr>
              <w:t>11</w:t>
            </w:r>
          </w:p>
        </w:tc>
      </w:tr>
      <w:tr w:rsidR="00F348A5" w14:paraId="4D824761" w14:textId="77777777" w:rsidTr="00E8320A">
        <w:tc>
          <w:tcPr>
            <w:tcW w:w="2444" w:type="dxa"/>
          </w:tcPr>
          <w:p w14:paraId="6D4D24C4" w14:textId="0D944F6D" w:rsidR="00F348A5" w:rsidRDefault="00F348A5" w:rsidP="00F348A5">
            <w:pPr>
              <w:rPr>
                <w:highlight w:val="white"/>
              </w:rPr>
            </w:pPr>
            <w:r>
              <w:rPr>
                <w:highlight w:val="white"/>
              </w:rPr>
              <w:t>Single Quotation Mark</w:t>
            </w:r>
          </w:p>
        </w:tc>
        <w:tc>
          <w:tcPr>
            <w:tcW w:w="2444" w:type="dxa"/>
          </w:tcPr>
          <w:p w14:paraId="43887355" w14:textId="0DB7B34F" w:rsidR="00F348A5" w:rsidRDefault="00F348A5" w:rsidP="00BD50C4">
            <w:pPr>
              <w:rPr>
                <w:highlight w:val="white"/>
              </w:rPr>
            </w:pPr>
            <w:r>
              <w:rPr>
                <w:highlight w:val="white"/>
              </w:rPr>
              <w:t>\</w:t>
            </w:r>
            <w:r w:rsidRPr="00BD50C4">
              <w:rPr>
                <w:highlight w:val="white"/>
              </w:rPr>
              <w:t>'</w:t>
            </w:r>
          </w:p>
        </w:tc>
        <w:tc>
          <w:tcPr>
            <w:tcW w:w="2444" w:type="dxa"/>
          </w:tcPr>
          <w:p w14:paraId="64BD4EBB" w14:textId="5B66A5B4" w:rsidR="00F348A5" w:rsidRDefault="00F348A5" w:rsidP="00F348A5">
            <w:pPr>
              <w:rPr>
                <w:highlight w:val="white"/>
              </w:rPr>
            </w:pPr>
            <w:r>
              <w:rPr>
                <w:highlight w:val="white"/>
              </w:rPr>
              <w:t>39</w:t>
            </w:r>
          </w:p>
        </w:tc>
      </w:tr>
      <w:tr w:rsidR="00F348A5" w14:paraId="649A6D93" w14:textId="77777777" w:rsidTr="00E8320A">
        <w:tc>
          <w:tcPr>
            <w:tcW w:w="2444" w:type="dxa"/>
          </w:tcPr>
          <w:p w14:paraId="0CAA9310" w14:textId="25D32F7F" w:rsidR="00F348A5" w:rsidRDefault="00F348A5" w:rsidP="00F348A5">
            <w:pPr>
              <w:rPr>
                <w:highlight w:val="white"/>
              </w:rPr>
            </w:pPr>
            <w:r>
              <w:rPr>
                <w:highlight w:val="white"/>
              </w:rPr>
              <w:t>Double Quotation Mark</w:t>
            </w:r>
          </w:p>
        </w:tc>
        <w:tc>
          <w:tcPr>
            <w:tcW w:w="2444" w:type="dxa"/>
          </w:tcPr>
          <w:p w14:paraId="06D89054" w14:textId="31D1E072" w:rsidR="00F348A5" w:rsidRDefault="00F348A5" w:rsidP="00F348A5">
            <w:pPr>
              <w:rPr>
                <w:highlight w:val="white"/>
              </w:rPr>
            </w:pPr>
            <w:r>
              <w:rPr>
                <w:highlight w:val="white"/>
              </w:rPr>
              <w:t>\</w:t>
            </w:r>
            <w:r w:rsidRPr="00BD50C4">
              <w:rPr>
                <w:highlight w:val="white"/>
              </w:rPr>
              <w:t>"</w:t>
            </w:r>
          </w:p>
        </w:tc>
        <w:tc>
          <w:tcPr>
            <w:tcW w:w="2444" w:type="dxa"/>
          </w:tcPr>
          <w:p w14:paraId="3D258CE1" w14:textId="5B9C4FED" w:rsidR="00F348A5" w:rsidRDefault="00F348A5" w:rsidP="00F348A5">
            <w:pPr>
              <w:rPr>
                <w:highlight w:val="white"/>
              </w:rPr>
            </w:pPr>
            <w:r>
              <w:rPr>
                <w:highlight w:val="white"/>
              </w:rPr>
              <w:t>34</w:t>
            </w:r>
          </w:p>
        </w:tc>
      </w:tr>
      <w:tr w:rsidR="00F348A5" w14:paraId="74331064" w14:textId="77777777" w:rsidTr="00E8320A">
        <w:tc>
          <w:tcPr>
            <w:tcW w:w="2444" w:type="dxa"/>
          </w:tcPr>
          <w:p w14:paraId="4A0B1B01" w14:textId="30FE4F72" w:rsidR="00F348A5" w:rsidRDefault="00F348A5" w:rsidP="00F348A5">
            <w:pPr>
              <w:rPr>
                <w:highlight w:val="white"/>
              </w:rPr>
            </w:pPr>
            <w:r>
              <w:rPr>
                <w:highlight w:val="white"/>
              </w:rPr>
              <w:t>Question Mark</w:t>
            </w:r>
          </w:p>
        </w:tc>
        <w:tc>
          <w:tcPr>
            <w:tcW w:w="2444" w:type="dxa"/>
          </w:tcPr>
          <w:p w14:paraId="2717D4E6" w14:textId="273A9298" w:rsidR="00F348A5" w:rsidRDefault="00F348A5" w:rsidP="00F348A5">
            <w:pPr>
              <w:rPr>
                <w:highlight w:val="white"/>
              </w:rPr>
            </w:pPr>
            <w:r>
              <w:rPr>
                <w:highlight w:val="white"/>
              </w:rPr>
              <w:t>\?</w:t>
            </w:r>
          </w:p>
        </w:tc>
        <w:tc>
          <w:tcPr>
            <w:tcW w:w="2444" w:type="dxa"/>
          </w:tcPr>
          <w:p w14:paraId="584F45BC" w14:textId="0D16A451" w:rsidR="00F348A5" w:rsidRDefault="00F348A5" w:rsidP="00F348A5">
            <w:pPr>
              <w:rPr>
                <w:highlight w:val="white"/>
              </w:rPr>
            </w:pPr>
            <w:r>
              <w:rPr>
                <w:highlight w:val="white"/>
              </w:rPr>
              <w:t>63</w:t>
            </w:r>
          </w:p>
        </w:tc>
      </w:tr>
      <w:tr w:rsidR="00F348A5" w14:paraId="75E07557" w14:textId="77777777" w:rsidTr="00E8320A">
        <w:tc>
          <w:tcPr>
            <w:tcW w:w="2444" w:type="dxa"/>
          </w:tcPr>
          <w:p w14:paraId="75AD9036" w14:textId="38AA7BC3" w:rsidR="00F348A5" w:rsidRDefault="00F348A5" w:rsidP="00F348A5">
            <w:pPr>
              <w:rPr>
                <w:highlight w:val="white"/>
              </w:rPr>
            </w:pPr>
            <w:r>
              <w:rPr>
                <w:highlight w:val="white"/>
              </w:rPr>
              <w:t>Backslash</w:t>
            </w:r>
          </w:p>
        </w:tc>
        <w:tc>
          <w:tcPr>
            <w:tcW w:w="2444" w:type="dxa"/>
          </w:tcPr>
          <w:p w14:paraId="1E824E92" w14:textId="7F5AB47D" w:rsidR="00F348A5" w:rsidRDefault="00F348A5" w:rsidP="00F348A5">
            <w:pPr>
              <w:rPr>
                <w:highlight w:val="white"/>
              </w:rPr>
            </w:pPr>
            <w:r>
              <w:rPr>
                <w:highlight w:val="white"/>
              </w:rPr>
              <w:t>\\</w:t>
            </w:r>
          </w:p>
        </w:tc>
        <w:tc>
          <w:tcPr>
            <w:tcW w:w="2444" w:type="dxa"/>
          </w:tcPr>
          <w:p w14:paraId="080D00B3" w14:textId="55CB18A5" w:rsidR="00F348A5" w:rsidRDefault="00F348A5" w:rsidP="00F348A5">
            <w:pPr>
              <w:rPr>
                <w:highlight w:val="white"/>
              </w:rPr>
            </w:pPr>
            <w:r>
              <w:rPr>
                <w:highlight w:val="white"/>
              </w:rPr>
              <w:t>92</w:t>
            </w:r>
          </w:p>
        </w:tc>
      </w:tr>
      <w:bookmarkEnd w:id="47"/>
    </w:tbl>
    <w:p w14:paraId="153DFDDA" w14:textId="77777777" w:rsidR="00A66252" w:rsidRDefault="00A66252" w:rsidP="00585AF9">
      <w:pPr>
        <w:pStyle w:val="Code"/>
        <w:rPr>
          <w:highlight w:val="white"/>
        </w:rPr>
      </w:pPr>
    </w:p>
    <w:p w14:paraId="6249F6B6" w14:textId="1B8ABB6A" w:rsidR="00585AF9" w:rsidRPr="00EC76D5" w:rsidRDefault="00585AF9" w:rsidP="00585AF9">
      <w:pPr>
        <w:pStyle w:val="Code"/>
        <w:rPr>
          <w:highlight w:val="white"/>
        </w:rPr>
      </w:pPr>
      <w:r w:rsidRPr="00EC76D5">
        <w:rPr>
          <w:highlight w:val="white"/>
        </w:rPr>
        <w:t xml:space="preserve">  private static IDictionary&lt;char,char&gt; </w:t>
      </w:r>
      <w:r w:rsidR="00874EA5">
        <w:rPr>
          <w:highlight w:val="white"/>
        </w:rPr>
        <w:t>m_escapeMap</w:t>
      </w:r>
      <w:r w:rsidRPr="00EC76D5">
        <w:rPr>
          <w:highlight w:val="white"/>
        </w:rPr>
        <w:t xml:space="preserve"> =</w:t>
      </w:r>
    </w:p>
    <w:p w14:paraId="4A8A8453" w14:textId="77777777" w:rsidR="00585AF9" w:rsidRPr="00EC76D5" w:rsidRDefault="00585AF9" w:rsidP="00585AF9">
      <w:pPr>
        <w:pStyle w:val="Code"/>
        <w:rPr>
          <w:highlight w:val="white"/>
        </w:rPr>
      </w:pPr>
      <w:r w:rsidRPr="00EC76D5">
        <w:rPr>
          <w:highlight w:val="white"/>
        </w:rPr>
        <w:t xml:space="preserve">    new Dictionary&lt;char,char&gt;();</w:t>
      </w:r>
    </w:p>
    <w:p w14:paraId="3F0346AF" w14:textId="77777777" w:rsidR="00585AF9" w:rsidRPr="00EC76D5" w:rsidRDefault="00585AF9" w:rsidP="00585AF9">
      <w:pPr>
        <w:pStyle w:val="Code"/>
        <w:rPr>
          <w:highlight w:val="white"/>
        </w:rPr>
      </w:pPr>
    </w:p>
    <w:p w14:paraId="531AB87D" w14:textId="79BCCA34" w:rsidR="00B415E5" w:rsidRPr="00EC76D5" w:rsidRDefault="00585AF9" w:rsidP="004B7238">
      <w:pPr>
        <w:pStyle w:val="Code"/>
        <w:rPr>
          <w:highlight w:val="white"/>
        </w:rPr>
      </w:pPr>
      <w:r w:rsidRPr="00EC76D5">
        <w:rPr>
          <w:highlight w:val="white"/>
        </w:rPr>
        <w:t xml:space="preserve">  static Scanner() {</w:t>
      </w:r>
      <w:r w:rsidR="004B7238">
        <w:rPr>
          <w:highlight w:val="white"/>
        </w:rPr>
        <w:t xml:space="preserve">          </w:t>
      </w:r>
      <w:r w:rsidR="00296D39">
        <w:rPr>
          <w:highlight w:val="white"/>
        </w:rPr>
        <w:t xml:space="preserve"> </w:t>
      </w:r>
      <w:r w:rsidR="004B7238">
        <w:rPr>
          <w:highlight w:val="white"/>
        </w:rPr>
        <w:t xml:space="preserve">  </w:t>
      </w:r>
      <w:r w:rsidR="00B415E5">
        <w:rPr>
          <w:highlight w:val="white"/>
        </w:rPr>
        <w:t>// ASCII value</w:t>
      </w:r>
    </w:p>
    <w:p w14:paraId="628EBA9E" w14:textId="47F5B7F2"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.Add('0', '\0');</w:t>
      </w:r>
      <w:r w:rsidR="00F85F7B">
        <w:rPr>
          <w:highlight w:val="white"/>
        </w:rPr>
        <w:t xml:space="preserve"> </w:t>
      </w:r>
      <w:r w:rsidR="00D31B47">
        <w:rPr>
          <w:highlight w:val="white"/>
        </w:rPr>
        <w:t xml:space="preserve"> //</w:t>
      </w:r>
      <w:r w:rsidR="00F85F7B">
        <w:rPr>
          <w:highlight w:val="white"/>
        </w:rPr>
        <w:t xml:space="preserve"> </w:t>
      </w:r>
      <w:r w:rsidR="00D31B47">
        <w:rPr>
          <w:highlight w:val="white"/>
        </w:rPr>
        <w:t xml:space="preserve"> 0</w:t>
      </w:r>
    </w:p>
    <w:p w14:paraId="189A3929" w14:textId="37B011C7"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.Add('a', '\a');</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 xml:space="preserve"> </w:t>
      </w:r>
      <w:r w:rsidR="00B2611A">
        <w:rPr>
          <w:highlight w:val="white"/>
        </w:rPr>
        <w:t>7</w:t>
      </w:r>
    </w:p>
    <w:p w14:paraId="6F8F93BD" w14:textId="31EDB5A8"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.Add('b', '\b');</w:t>
      </w:r>
      <w:r w:rsidR="00F85F7B">
        <w:rPr>
          <w:highlight w:val="white"/>
        </w:rPr>
        <w:t xml:space="preserve"> </w:t>
      </w:r>
      <w:r w:rsidR="00D31B47">
        <w:rPr>
          <w:highlight w:val="white"/>
        </w:rPr>
        <w:t xml:space="preserve"> // </w:t>
      </w:r>
      <w:r w:rsidR="00F85F7B">
        <w:rPr>
          <w:highlight w:val="white"/>
        </w:rPr>
        <w:t xml:space="preserve"> </w:t>
      </w:r>
      <w:r w:rsidR="00B2611A">
        <w:rPr>
          <w:highlight w:val="white"/>
        </w:rPr>
        <w:t>8</w:t>
      </w:r>
    </w:p>
    <w:p w14:paraId="2EFC6EA1" w14:textId="58F015A6" w:rsidR="00B2611A" w:rsidRPr="00EC76D5" w:rsidRDefault="00B2611A" w:rsidP="00B2611A">
      <w:pPr>
        <w:pStyle w:val="Code"/>
        <w:rPr>
          <w:highlight w:val="white"/>
        </w:rPr>
      </w:pPr>
      <w:r w:rsidRPr="00EC76D5">
        <w:rPr>
          <w:highlight w:val="white"/>
        </w:rPr>
        <w:t xml:space="preserve">    </w:t>
      </w:r>
      <w:r w:rsidR="00874EA5">
        <w:rPr>
          <w:highlight w:val="white"/>
        </w:rPr>
        <w:t>m_escapeMap</w:t>
      </w:r>
      <w:r w:rsidRPr="00EC76D5">
        <w:rPr>
          <w:highlight w:val="white"/>
        </w:rPr>
        <w:t>.Add('f', '\f');</w:t>
      </w:r>
      <w:r>
        <w:rPr>
          <w:highlight w:val="white"/>
        </w:rPr>
        <w:t xml:space="preserve"> </w:t>
      </w:r>
      <w:r w:rsidR="00F85F7B">
        <w:rPr>
          <w:highlight w:val="white"/>
        </w:rPr>
        <w:t xml:space="preserve"> </w:t>
      </w:r>
      <w:r>
        <w:rPr>
          <w:highlight w:val="white"/>
        </w:rPr>
        <w:t xml:space="preserve">// </w:t>
      </w:r>
      <w:r w:rsidR="00F85F7B">
        <w:rPr>
          <w:highlight w:val="white"/>
        </w:rPr>
        <w:t>12</w:t>
      </w:r>
    </w:p>
    <w:p w14:paraId="5B2BD83E" w14:textId="53C8850E"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.Add('n', '\n');</w:t>
      </w:r>
      <w:r w:rsidR="00F85F7B">
        <w:rPr>
          <w:highlight w:val="white"/>
        </w:rPr>
        <w:t xml:space="preserve"> </w:t>
      </w:r>
      <w:r w:rsidR="00D31B47">
        <w:rPr>
          <w:highlight w:val="white"/>
        </w:rPr>
        <w:t xml:space="preserve"> // </w:t>
      </w:r>
      <w:r w:rsidR="00F85F7B">
        <w:rPr>
          <w:highlight w:val="white"/>
        </w:rPr>
        <w:t>10</w:t>
      </w:r>
    </w:p>
    <w:p w14:paraId="3C13B7A3" w14:textId="3850888F"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.Add('r', '\r');</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13</w:t>
      </w:r>
    </w:p>
    <w:p w14:paraId="5B78BE62" w14:textId="3047700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.Add('t', '\t');</w:t>
      </w:r>
      <w:r w:rsidR="00F85F7B">
        <w:rPr>
          <w:highlight w:val="white"/>
        </w:rPr>
        <w:t xml:space="preserve"> </w:t>
      </w:r>
      <w:r w:rsidR="00D31B47">
        <w:rPr>
          <w:highlight w:val="white"/>
        </w:rPr>
        <w:t xml:space="preserve"> // </w:t>
      </w:r>
      <w:r w:rsidR="00F85F7B">
        <w:rPr>
          <w:highlight w:val="white"/>
        </w:rPr>
        <w:t xml:space="preserve"> 9</w:t>
      </w:r>
    </w:p>
    <w:p w14:paraId="422C8B18" w14:textId="122D1139"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.Add('v', '\v');</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11</w:t>
      </w:r>
    </w:p>
    <w:p w14:paraId="6F129BEF" w14:textId="521A055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D31B47">
        <w:rPr>
          <w:highlight w:val="white"/>
        </w:rPr>
        <w:t xml:space="preserve"> // </w:t>
      </w:r>
      <w:r w:rsidR="00F85F7B">
        <w:rPr>
          <w:highlight w:val="white"/>
        </w:rPr>
        <w:t>39</w:t>
      </w:r>
    </w:p>
    <w:p w14:paraId="37F5250C" w14:textId="0F7BDC84"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34</w:t>
      </w:r>
    </w:p>
    <w:p w14:paraId="5A379C34" w14:textId="084A5C72" w:rsidR="00E8320A" w:rsidRPr="00EC76D5" w:rsidRDefault="00E8320A" w:rsidP="00E8320A">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63</w:t>
      </w:r>
    </w:p>
    <w:p w14:paraId="529B15B3" w14:textId="6A867CF3"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92</w:t>
      </w:r>
    </w:p>
    <w:p w14:paraId="229C53CA" w14:textId="77777777" w:rsidR="00585AF9" w:rsidRPr="00EC76D5" w:rsidRDefault="00585AF9" w:rsidP="00585AF9">
      <w:pPr>
        <w:pStyle w:val="Code"/>
        <w:rPr>
          <w:highlight w:val="white"/>
        </w:rPr>
      </w:pPr>
      <w:r w:rsidRPr="00EC76D5">
        <w:rPr>
          <w:highlight w:val="white"/>
        </w:rPr>
        <w:lastRenderedPageBreak/>
        <w:t xml:space="preserve">  }</w:t>
      </w:r>
    </w:p>
    <w:p w14:paraId="5F48C85E" w14:textId="0B18EB7B" w:rsidR="00C17DC7" w:rsidRPr="00EC76D5" w:rsidRDefault="00C17DC7" w:rsidP="005F7E8E">
      <w:pPr>
        <w:rPr>
          <w:highlight w:val="white"/>
        </w:rPr>
      </w:pPr>
      <w:r w:rsidRPr="00EC76D5">
        <w:rPr>
          <w:highlight w:val="white"/>
        </w:rPr>
        <w:t xml:space="preserve">The </w:t>
      </w:r>
      <w:r w:rsidR="004D32C9" w:rsidRPr="00EC76D5">
        <w:rPr>
          <w:highlight w:val="white"/>
        </w:rPr>
        <w:t xml:space="preserve">method </w:t>
      </w:r>
      <w:r w:rsidR="004D32C9" w:rsidRPr="00EC76D5">
        <w:rPr>
          <w:rStyle w:val="KeyWord0"/>
          <w:highlight w:val="white"/>
        </w:rPr>
        <w:t>SlashToChar</w:t>
      </w:r>
      <w:r w:rsidR="004D32C9" w:rsidRPr="00EC76D5">
        <w:rPr>
          <w:highlight w:val="white"/>
        </w:rPr>
        <w:t xml:space="preserve"> takes a string with slash codes and return</w:t>
      </w:r>
      <w:r w:rsidR="007A5277" w:rsidRPr="00EC76D5">
        <w:rPr>
          <w:highlight w:val="white"/>
        </w:rPr>
        <w:t>s</w:t>
      </w:r>
      <w:r w:rsidR="004D32C9" w:rsidRPr="00EC76D5">
        <w:rPr>
          <w:highlight w:val="white"/>
        </w:rPr>
        <w:t xml:space="preserve"> the same string with the slash codes replaced by the </w:t>
      </w:r>
      <w:r w:rsidR="00EC76D5" w:rsidRPr="00EC76D5">
        <w:rPr>
          <w:highlight w:val="white"/>
        </w:rPr>
        <w:t>corresponding</w:t>
      </w:r>
      <w:r w:rsidR="004D32C9" w:rsidRPr="00EC76D5">
        <w:rPr>
          <w:highlight w:val="white"/>
        </w:rPr>
        <w:t xml:space="preserve"> characters.</w:t>
      </w:r>
    </w:p>
    <w:p w14:paraId="25A02054" w14:textId="77777777" w:rsidR="009E5232" w:rsidRPr="00EC76D5" w:rsidRDefault="009E5232" w:rsidP="009E5232">
      <w:pPr>
        <w:pStyle w:val="Code"/>
        <w:rPr>
          <w:highlight w:val="white"/>
        </w:rPr>
      </w:pPr>
      <w:r w:rsidRPr="00EC76D5">
        <w:rPr>
          <w:highlight w:val="white"/>
        </w:rPr>
        <w:t xml:space="preserve">  public static string SlashToChar(string text) {</w:t>
      </w:r>
    </w:p>
    <w:p w14:paraId="0B04EAE5" w14:textId="3DAFFE9E" w:rsidR="009E5232" w:rsidRDefault="009E5232" w:rsidP="009E5232">
      <w:pPr>
        <w:pStyle w:val="Code"/>
        <w:rPr>
          <w:highlight w:val="white"/>
        </w:rPr>
      </w:pPr>
      <w:r w:rsidRPr="00EC76D5">
        <w:rPr>
          <w:highlight w:val="white"/>
        </w:rPr>
        <w:t xml:space="preserve">    StringBuilder buffer = new StringBuilder(text);</w:t>
      </w:r>
    </w:p>
    <w:p w14:paraId="23C7D5EE" w14:textId="464D5158" w:rsidR="007B7650" w:rsidRPr="00EC76D5" w:rsidRDefault="007B7650" w:rsidP="007B7650">
      <w:pPr>
        <w:rPr>
          <w:highlight w:val="white"/>
        </w:rPr>
      </w:pPr>
      <w:r>
        <w:rPr>
          <w:highlight w:val="white"/>
        </w:rPr>
        <w:t xml:space="preserve">We add three zero-characters at the end of the string to make sure the </w:t>
      </w:r>
      <w:r w:rsidRPr="00F64AB1">
        <w:rPr>
          <w:rStyle w:val="KeyWord0"/>
          <w:highlight w:val="white"/>
        </w:rPr>
        <w:t>char1</w:t>
      </w:r>
      <w:r>
        <w:rPr>
          <w:highlight w:val="white"/>
        </w:rPr>
        <w:t xml:space="preserve">, </w:t>
      </w:r>
      <w:r w:rsidRPr="00F64AB1">
        <w:rPr>
          <w:rStyle w:val="KeyWord0"/>
          <w:highlight w:val="white"/>
        </w:rPr>
        <w:t>char2</w:t>
      </w:r>
      <w:r>
        <w:rPr>
          <w:highlight w:val="white"/>
        </w:rPr>
        <w:t xml:space="preserve">, and </w:t>
      </w:r>
      <w:r w:rsidRPr="00F64AB1">
        <w:rPr>
          <w:rStyle w:val="KeyWord0"/>
          <w:highlight w:val="white"/>
        </w:rPr>
        <w:t>char3</w:t>
      </w:r>
      <w:r>
        <w:rPr>
          <w:highlight w:val="white"/>
        </w:rPr>
        <w:t xml:space="preserve"> values are valid.</w:t>
      </w:r>
    </w:p>
    <w:p w14:paraId="533FC1FE" w14:textId="26AB7F25" w:rsidR="009E5232" w:rsidRPr="00EC76D5" w:rsidRDefault="009E5232" w:rsidP="009E5232">
      <w:pPr>
        <w:pStyle w:val="Code"/>
        <w:rPr>
          <w:highlight w:val="white"/>
        </w:rPr>
      </w:pPr>
      <w:r w:rsidRPr="00EC76D5">
        <w:rPr>
          <w:highlight w:val="white"/>
        </w:rPr>
        <w:t xml:space="preserve">    buffer.Append("\0\0\0");</w:t>
      </w:r>
    </w:p>
    <w:p w14:paraId="5001FFFE" w14:textId="77777777" w:rsidR="009E5232" w:rsidRPr="00EC76D5" w:rsidRDefault="009E5232" w:rsidP="009E5232">
      <w:pPr>
        <w:pStyle w:val="Code"/>
        <w:rPr>
          <w:highlight w:val="white"/>
        </w:rPr>
      </w:pPr>
      <w:r w:rsidRPr="00EC76D5">
        <w:rPr>
          <w:highlight w:val="white"/>
        </w:rPr>
        <w:t xml:space="preserve">    for (int index = 0; buffer[index] != '\0'; ++index) {</w:t>
      </w:r>
    </w:p>
    <w:p w14:paraId="77C6A17D" w14:textId="77777777" w:rsidR="009E5232" w:rsidRPr="00EC76D5" w:rsidRDefault="009E5232" w:rsidP="009E5232">
      <w:pPr>
        <w:pStyle w:val="Code"/>
        <w:rPr>
          <w:highlight w:val="white"/>
        </w:rPr>
      </w:pPr>
      <w:r w:rsidRPr="00EC76D5">
        <w:rPr>
          <w:highlight w:val="white"/>
        </w:rPr>
        <w:t xml:space="preserve">      if (buffer[index] == '\\') {</w:t>
      </w:r>
    </w:p>
    <w:p w14:paraId="1A2E4008" w14:textId="77777777" w:rsidR="009E5232" w:rsidRPr="00EC76D5" w:rsidRDefault="009E5232" w:rsidP="009E5232">
      <w:pPr>
        <w:pStyle w:val="Code"/>
        <w:rPr>
          <w:highlight w:val="white"/>
        </w:rPr>
      </w:pPr>
      <w:r w:rsidRPr="00EC76D5">
        <w:rPr>
          <w:highlight w:val="white"/>
        </w:rPr>
        <w:t xml:space="preserve">        char char1 = buffer[index + 1],</w:t>
      </w:r>
    </w:p>
    <w:p w14:paraId="7B5B440D" w14:textId="77777777" w:rsidR="009E5232" w:rsidRPr="00EC76D5" w:rsidRDefault="009E5232" w:rsidP="009E5232">
      <w:pPr>
        <w:pStyle w:val="Code"/>
        <w:rPr>
          <w:highlight w:val="white"/>
        </w:rPr>
      </w:pPr>
      <w:r w:rsidRPr="00EC76D5">
        <w:rPr>
          <w:highlight w:val="white"/>
        </w:rPr>
        <w:t xml:space="preserve">             char2 = buffer[index + 2],</w:t>
      </w:r>
    </w:p>
    <w:p w14:paraId="774E9C0F" w14:textId="77777777" w:rsidR="009E5232" w:rsidRPr="00EC76D5" w:rsidRDefault="009E5232" w:rsidP="009E5232">
      <w:pPr>
        <w:pStyle w:val="Code"/>
        <w:rPr>
          <w:highlight w:val="white"/>
        </w:rPr>
      </w:pPr>
      <w:r w:rsidRPr="00EC76D5">
        <w:rPr>
          <w:highlight w:val="white"/>
        </w:rPr>
        <w:t xml:space="preserve">             char3 = buffer[index + 3];</w:t>
      </w:r>
    </w:p>
    <w:p w14:paraId="4499A1E3" w14:textId="4F68406C" w:rsidR="004E6C54" w:rsidRDefault="004E6C54" w:rsidP="004E6C54">
      <w:pPr>
        <w:rPr>
          <w:highlight w:val="white"/>
        </w:rPr>
      </w:pPr>
      <w:r>
        <w:rPr>
          <w:highlight w:val="white"/>
        </w:rPr>
        <w:t xml:space="preserve">If the </w:t>
      </w:r>
      <w:r w:rsidR="006053C4">
        <w:rPr>
          <w:highlight w:val="white"/>
        </w:rPr>
        <w:t>slash is followed by an character stored in the slash map, we replace the slash and the character with the character corresponding to the  slash code.</w:t>
      </w:r>
    </w:p>
    <w:p w14:paraId="6B006120" w14:textId="40C47772" w:rsidR="00B057B9" w:rsidRPr="00EC76D5" w:rsidRDefault="00B057B9" w:rsidP="00B057B9">
      <w:pPr>
        <w:pStyle w:val="Code"/>
        <w:rPr>
          <w:highlight w:val="white"/>
        </w:rPr>
      </w:pPr>
      <w:r w:rsidRPr="00EC76D5">
        <w:rPr>
          <w:highlight w:val="white"/>
        </w:rPr>
        <w:t xml:space="preserve">        if (</w:t>
      </w:r>
      <w:r w:rsidR="00874EA5">
        <w:rPr>
          <w:highlight w:val="white"/>
        </w:rPr>
        <w:t>m_escapeMap</w:t>
      </w:r>
      <w:r w:rsidRPr="00EC76D5">
        <w:rPr>
          <w:highlight w:val="white"/>
        </w:rPr>
        <w:t>.ContainsKey(char1)) {</w:t>
      </w:r>
    </w:p>
    <w:p w14:paraId="089AED42" w14:textId="77777777" w:rsidR="00B057B9" w:rsidRPr="00EC76D5" w:rsidRDefault="00B057B9" w:rsidP="00B057B9">
      <w:pPr>
        <w:pStyle w:val="Code"/>
        <w:rPr>
          <w:highlight w:val="white"/>
        </w:rPr>
      </w:pPr>
      <w:r w:rsidRPr="00EC76D5">
        <w:rPr>
          <w:highlight w:val="white"/>
        </w:rPr>
        <w:t xml:space="preserve">          buffer.Remove(index, 2);</w:t>
      </w:r>
    </w:p>
    <w:p w14:paraId="3A8CAE5B" w14:textId="148FDCAB" w:rsidR="00B057B9" w:rsidRPr="00EC76D5" w:rsidRDefault="00B057B9" w:rsidP="00B057B9">
      <w:pPr>
        <w:pStyle w:val="Code"/>
        <w:rPr>
          <w:highlight w:val="white"/>
        </w:rPr>
      </w:pPr>
      <w:r w:rsidRPr="00EC76D5">
        <w:rPr>
          <w:highlight w:val="white"/>
        </w:rPr>
        <w:t xml:space="preserve">          buffer.Insert(index, </w:t>
      </w:r>
      <w:r w:rsidR="00874EA5">
        <w:rPr>
          <w:highlight w:val="white"/>
        </w:rPr>
        <w:t>m_escapeMap</w:t>
      </w:r>
      <w:r w:rsidRPr="00EC76D5">
        <w:rPr>
          <w:highlight w:val="white"/>
        </w:rPr>
        <w:t>[char1]);</w:t>
      </w:r>
    </w:p>
    <w:p w14:paraId="4209A76F" w14:textId="77777777" w:rsidR="00B057B9" w:rsidRDefault="00B057B9" w:rsidP="00B057B9">
      <w:pPr>
        <w:pStyle w:val="Code"/>
        <w:rPr>
          <w:highlight w:val="white"/>
        </w:rPr>
      </w:pPr>
      <w:r w:rsidRPr="00EC76D5">
        <w:rPr>
          <w:highlight w:val="white"/>
        </w:rPr>
        <w:t xml:space="preserve">        }</w:t>
      </w:r>
    </w:p>
    <w:p w14:paraId="1DC5D6AD" w14:textId="3F7C6AA1" w:rsidR="009E5232" w:rsidRPr="00EC76D5" w:rsidRDefault="009B5842" w:rsidP="009B5842">
      <w:pPr>
        <w:rPr>
          <w:highlight w:val="white"/>
        </w:rPr>
      </w:pPr>
      <w:r>
        <w:rPr>
          <w:highlight w:val="white"/>
        </w:rPr>
        <w:t xml:space="preserve">If the three characters following the slash are octal digits, we </w:t>
      </w:r>
      <w:r w:rsidR="00A26B3D">
        <w:rPr>
          <w:highlight w:val="white"/>
        </w:rPr>
        <w:t>calculate</w:t>
      </w:r>
      <w:r>
        <w:rPr>
          <w:highlight w:val="white"/>
        </w:rPr>
        <w:t xml:space="preserve"> the ASCII value for the</w:t>
      </w:r>
      <w:r w:rsidR="00025A3B">
        <w:rPr>
          <w:highlight w:val="white"/>
        </w:rPr>
        <w:t xml:space="preserve"> </w:t>
      </w:r>
      <w:r w:rsidR="00A26B3D">
        <w:rPr>
          <w:highlight w:val="white"/>
        </w:rPr>
        <w:t>character.</w:t>
      </w:r>
    </w:p>
    <w:p w14:paraId="49C95BA0" w14:textId="2A3D48D1" w:rsidR="009E5232" w:rsidRPr="00EC76D5" w:rsidRDefault="009E5232" w:rsidP="009E5232">
      <w:pPr>
        <w:pStyle w:val="Code"/>
        <w:rPr>
          <w:highlight w:val="white"/>
        </w:rPr>
      </w:pPr>
      <w:r w:rsidRPr="00EC76D5">
        <w:rPr>
          <w:highlight w:val="white"/>
        </w:rPr>
        <w:t xml:space="preserve">        </w:t>
      </w:r>
      <w:r w:rsidR="00B057B9">
        <w:rPr>
          <w:highlight w:val="white"/>
        </w:rPr>
        <w:t xml:space="preserve">else </w:t>
      </w:r>
      <w:r w:rsidRPr="00EC76D5">
        <w:rPr>
          <w:highlight w:val="white"/>
        </w:rPr>
        <w:t>if (IsOctal(char1) &amp;&amp; IsOctal(char2) &amp;&amp; IsOctal(char3)) {</w:t>
      </w:r>
    </w:p>
    <w:p w14:paraId="4CCCEC7B" w14:textId="77777777" w:rsidR="009E5232" w:rsidRPr="00EC76D5" w:rsidRDefault="009E5232" w:rsidP="009E5232">
      <w:pPr>
        <w:pStyle w:val="Code"/>
        <w:rPr>
          <w:highlight w:val="white"/>
        </w:rPr>
      </w:pPr>
      <w:r w:rsidRPr="00EC76D5">
        <w:rPr>
          <w:highlight w:val="white"/>
        </w:rPr>
        <w:t xml:space="preserve">          int octValue = 64 * CharToOctal(char1) +</w:t>
      </w:r>
    </w:p>
    <w:p w14:paraId="6C98FEFA" w14:textId="77777777" w:rsidR="009E5232" w:rsidRPr="00EC76D5" w:rsidRDefault="009E5232" w:rsidP="009E5232">
      <w:pPr>
        <w:pStyle w:val="Code"/>
        <w:rPr>
          <w:highlight w:val="white"/>
        </w:rPr>
      </w:pPr>
      <w:r w:rsidRPr="00EC76D5">
        <w:rPr>
          <w:highlight w:val="white"/>
        </w:rPr>
        <w:t xml:space="preserve">                          8 * CharToOctal(char2) +</w:t>
      </w:r>
    </w:p>
    <w:p w14:paraId="447AA3EC" w14:textId="7D316A13" w:rsidR="009E5232" w:rsidRDefault="009E5232" w:rsidP="009E5232">
      <w:pPr>
        <w:pStyle w:val="Code"/>
        <w:rPr>
          <w:highlight w:val="white"/>
        </w:rPr>
      </w:pPr>
      <w:r w:rsidRPr="00EC76D5">
        <w:rPr>
          <w:highlight w:val="white"/>
        </w:rPr>
        <w:t xml:space="preserve">                              CharToOctal(char3);</w:t>
      </w:r>
    </w:p>
    <w:p w14:paraId="6BBF4406" w14:textId="401118D9" w:rsidR="00983485" w:rsidRPr="00EC76D5" w:rsidRDefault="00D403F1" w:rsidP="00983485">
      <w:pPr>
        <w:rPr>
          <w:highlight w:val="white"/>
        </w:rPr>
      </w:pPr>
      <w:r>
        <w:rPr>
          <w:highlight w:val="white"/>
        </w:rPr>
        <w:t xml:space="preserve">An </w:t>
      </w:r>
      <w:r w:rsidR="00983485">
        <w:rPr>
          <w:highlight w:val="white"/>
        </w:rPr>
        <w:t xml:space="preserve">ASCII value </w:t>
      </w:r>
      <w:r>
        <w:rPr>
          <w:highlight w:val="white"/>
        </w:rPr>
        <w:t>cannot exceed 255.</w:t>
      </w:r>
    </w:p>
    <w:p w14:paraId="2FEF6C2D" w14:textId="4D583D40" w:rsidR="009E5232" w:rsidRDefault="009E5232" w:rsidP="009E5232">
      <w:pPr>
        <w:pStyle w:val="Code"/>
        <w:rPr>
          <w:highlight w:val="white"/>
        </w:rPr>
      </w:pPr>
      <w:r w:rsidRPr="00EC76D5">
        <w:rPr>
          <w:highlight w:val="white"/>
        </w:rPr>
        <w:t xml:space="preserve">          Assert.Error(octValue &lt; 256, Message.Invalid_octal_sequence);</w:t>
      </w:r>
    </w:p>
    <w:p w14:paraId="4D328E2D" w14:textId="29C87473" w:rsidR="00983485" w:rsidRPr="00EC76D5" w:rsidRDefault="00983485" w:rsidP="00983485">
      <w:pPr>
        <w:rPr>
          <w:highlight w:val="white"/>
        </w:rPr>
      </w:pPr>
      <w:r>
        <w:rPr>
          <w:highlight w:val="white"/>
        </w:rPr>
        <w:t>We remove four characters; that is, the slash and the following three octal digits</w:t>
      </w:r>
      <w:r w:rsidR="00755256">
        <w:rPr>
          <w:highlight w:val="white"/>
        </w:rPr>
        <w:t>, and then we in</w:t>
      </w:r>
      <w:r w:rsidR="003F1328">
        <w:rPr>
          <w:highlight w:val="white"/>
        </w:rPr>
        <w:t>sert</w:t>
      </w:r>
      <w:r w:rsidR="00755256">
        <w:rPr>
          <w:highlight w:val="white"/>
        </w:rPr>
        <w:t xml:space="preserve"> the resulting character.</w:t>
      </w:r>
    </w:p>
    <w:p w14:paraId="0F15D337" w14:textId="77777777" w:rsidR="009E5232" w:rsidRPr="00EC76D5" w:rsidRDefault="009E5232" w:rsidP="009E5232">
      <w:pPr>
        <w:pStyle w:val="Code"/>
        <w:rPr>
          <w:highlight w:val="white"/>
        </w:rPr>
      </w:pPr>
      <w:r w:rsidRPr="00EC76D5">
        <w:rPr>
          <w:highlight w:val="white"/>
        </w:rPr>
        <w:t xml:space="preserve">          buffer.Remove(index, 4);</w:t>
      </w:r>
    </w:p>
    <w:p w14:paraId="5354A8CA" w14:textId="77777777" w:rsidR="009E5232" w:rsidRPr="00EC76D5" w:rsidRDefault="009E5232" w:rsidP="009E5232">
      <w:pPr>
        <w:pStyle w:val="Code"/>
        <w:rPr>
          <w:highlight w:val="white"/>
        </w:rPr>
      </w:pPr>
      <w:r w:rsidRPr="00EC76D5">
        <w:rPr>
          <w:highlight w:val="white"/>
        </w:rPr>
        <w:t xml:space="preserve">          buffer.Insert(index, (char) octValue);</w:t>
      </w:r>
    </w:p>
    <w:p w14:paraId="71DC35FB" w14:textId="5BD0FEC9" w:rsidR="009E5232" w:rsidRDefault="009E5232" w:rsidP="009E5232">
      <w:pPr>
        <w:pStyle w:val="Code"/>
        <w:rPr>
          <w:highlight w:val="white"/>
        </w:rPr>
      </w:pPr>
      <w:r w:rsidRPr="00EC76D5">
        <w:rPr>
          <w:highlight w:val="white"/>
        </w:rPr>
        <w:t xml:space="preserve">        }</w:t>
      </w:r>
    </w:p>
    <w:p w14:paraId="7BCB41C7" w14:textId="2028977C" w:rsidR="001B128D" w:rsidRPr="00EC76D5" w:rsidRDefault="001B128D" w:rsidP="00E7078E">
      <w:pPr>
        <w:rPr>
          <w:highlight w:val="white"/>
        </w:rPr>
      </w:pPr>
      <w:r>
        <w:rPr>
          <w:highlight w:val="white"/>
        </w:rPr>
        <w:t xml:space="preserve">If the slash is followed by </w:t>
      </w:r>
      <w:r w:rsidR="00A77EB9">
        <w:rPr>
          <w:highlight w:val="white"/>
        </w:rPr>
        <w:t>two</w:t>
      </w:r>
      <w:r>
        <w:rPr>
          <w:highlight w:val="white"/>
        </w:rPr>
        <w:t xml:space="preserve"> octal digits only, we use them to calculate the ASCII value. In this case, we do not need to </w:t>
      </w:r>
      <w:r w:rsidR="0048559C">
        <w:rPr>
          <w:highlight w:val="white"/>
        </w:rPr>
        <w:t>check whether the ASCII value is less than 256, since</w:t>
      </w:r>
      <w:r w:rsidR="00FA0ADD">
        <w:rPr>
          <w:highlight w:val="white"/>
        </w:rPr>
        <w:t xml:space="preserve"> the highest possible value with two octal digits is 63</w:t>
      </w:r>
      <w:r w:rsidR="00D403F1">
        <w:rPr>
          <w:highlight w:val="white"/>
        </w:rPr>
        <w:t xml:space="preserve"> </w:t>
      </w:r>
      <w:r w:rsidR="000E6EA3">
        <w:rPr>
          <w:highlight w:val="white"/>
        </w:rPr>
        <w:t>(</w:t>
      </w:r>
      <w:r w:rsidR="00273AA4">
        <w:rPr>
          <w:highlight w:val="white"/>
        </w:rPr>
        <w:t>77</w:t>
      </w:r>
      <w:r w:rsidR="0087073B" w:rsidRPr="00D64B4F">
        <w:rPr>
          <w:rStyle w:val="Index"/>
          <w:highlight w:val="white"/>
        </w:rPr>
        <w:t>8</w:t>
      </w:r>
      <w:r w:rsidR="00273AA4">
        <w:rPr>
          <w:highlight w:val="white"/>
        </w:rPr>
        <w:t xml:space="preserve"> = </w:t>
      </w:r>
      <w:r w:rsidR="000E6EA3">
        <w:rPr>
          <w:highlight w:val="white"/>
        </w:rPr>
        <w:t>8 * 7 + 7</w:t>
      </w:r>
      <w:r w:rsidR="00273AA4">
        <w:rPr>
          <w:highlight w:val="white"/>
        </w:rPr>
        <w:t xml:space="preserve"> = 63</w:t>
      </w:r>
      <w:r w:rsidR="0087073B" w:rsidRPr="005D1FFC">
        <w:rPr>
          <w:rStyle w:val="Index"/>
          <w:highlight w:val="white"/>
        </w:rPr>
        <w:t>10</w:t>
      </w:r>
      <w:r w:rsidR="000E6EA3">
        <w:rPr>
          <w:highlight w:val="white"/>
        </w:rPr>
        <w:t>)</w:t>
      </w:r>
      <w:r w:rsidR="004457B8">
        <w:rPr>
          <w:highlight w:val="white"/>
        </w:rPr>
        <w:t>.</w:t>
      </w:r>
    </w:p>
    <w:p w14:paraId="280FCDE7" w14:textId="77777777" w:rsidR="009E5232" w:rsidRPr="00EC76D5" w:rsidRDefault="009E5232" w:rsidP="009E5232">
      <w:pPr>
        <w:pStyle w:val="Code"/>
        <w:rPr>
          <w:highlight w:val="white"/>
        </w:rPr>
      </w:pPr>
      <w:r w:rsidRPr="00EC76D5">
        <w:rPr>
          <w:highlight w:val="white"/>
        </w:rPr>
        <w:t xml:space="preserve">        else if (IsOctal(char1) &amp;&amp; IsOctal(char2)) {</w:t>
      </w:r>
    </w:p>
    <w:p w14:paraId="015AEA2B" w14:textId="77777777" w:rsidR="009E5232" w:rsidRPr="00EC76D5" w:rsidRDefault="009E5232" w:rsidP="009E5232">
      <w:pPr>
        <w:pStyle w:val="Code"/>
        <w:rPr>
          <w:highlight w:val="white"/>
        </w:rPr>
      </w:pPr>
      <w:r w:rsidRPr="00EC76D5">
        <w:rPr>
          <w:highlight w:val="white"/>
        </w:rPr>
        <w:t xml:space="preserve">          int octValue = 8 * CharToOctal(char1) +</w:t>
      </w:r>
    </w:p>
    <w:p w14:paraId="17D61F88" w14:textId="77777777" w:rsidR="009E5232" w:rsidRPr="00EC76D5" w:rsidRDefault="009E5232" w:rsidP="009E5232">
      <w:pPr>
        <w:pStyle w:val="Code"/>
        <w:rPr>
          <w:highlight w:val="white"/>
        </w:rPr>
      </w:pPr>
      <w:r w:rsidRPr="00EC76D5">
        <w:rPr>
          <w:highlight w:val="white"/>
        </w:rPr>
        <w:t xml:space="preserve">                             CharToOctal(char2);</w:t>
      </w:r>
    </w:p>
    <w:p w14:paraId="0C8468D2" w14:textId="77777777" w:rsidR="009E5232" w:rsidRPr="00EC76D5" w:rsidRDefault="009E5232" w:rsidP="009E5232">
      <w:pPr>
        <w:pStyle w:val="Code"/>
        <w:rPr>
          <w:highlight w:val="white"/>
        </w:rPr>
      </w:pPr>
      <w:r w:rsidRPr="00EC76D5">
        <w:rPr>
          <w:highlight w:val="white"/>
        </w:rPr>
        <w:t xml:space="preserve">          buffer.Remove(index, 3);</w:t>
      </w:r>
    </w:p>
    <w:p w14:paraId="4EB5F90C" w14:textId="77777777" w:rsidR="009E5232" w:rsidRPr="00EC76D5" w:rsidRDefault="009E5232" w:rsidP="009E5232">
      <w:pPr>
        <w:pStyle w:val="Code"/>
        <w:rPr>
          <w:highlight w:val="white"/>
        </w:rPr>
      </w:pPr>
      <w:r w:rsidRPr="00EC76D5">
        <w:rPr>
          <w:highlight w:val="white"/>
        </w:rPr>
        <w:t xml:space="preserve">          buffer.Insert(index, (char)octValue);</w:t>
      </w:r>
    </w:p>
    <w:p w14:paraId="36201EC2" w14:textId="45FA6BCB" w:rsidR="009E5232" w:rsidRDefault="009E5232" w:rsidP="009E5232">
      <w:pPr>
        <w:pStyle w:val="Code"/>
        <w:rPr>
          <w:highlight w:val="white"/>
        </w:rPr>
      </w:pPr>
      <w:r w:rsidRPr="00EC76D5">
        <w:rPr>
          <w:highlight w:val="white"/>
        </w:rPr>
        <w:t xml:space="preserve">        }</w:t>
      </w:r>
    </w:p>
    <w:p w14:paraId="33062C14" w14:textId="22842CC7" w:rsidR="00A77EB9" w:rsidRPr="00EC76D5" w:rsidRDefault="00A77EB9" w:rsidP="00A77EB9">
      <w:pPr>
        <w:rPr>
          <w:highlight w:val="white"/>
        </w:rPr>
      </w:pPr>
      <w:r>
        <w:rPr>
          <w:highlight w:val="white"/>
        </w:rPr>
        <w:t xml:space="preserve">If the slash is followed by </w:t>
      </w:r>
      <w:r w:rsidR="00B12AD1">
        <w:rPr>
          <w:highlight w:val="white"/>
        </w:rPr>
        <w:t xml:space="preserve">one </w:t>
      </w:r>
      <w:r>
        <w:rPr>
          <w:highlight w:val="white"/>
        </w:rPr>
        <w:t xml:space="preserve">octal digit only, we use </w:t>
      </w:r>
      <w:r w:rsidR="00B12AD1">
        <w:rPr>
          <w:highlight w:val="white"/>
        </w:rPr>
        <w:t xml:space="preserve">it </w:t>
      </w:r>
      <w:r>
        <w:rPr>
          <w:highlight w:val="white"/>
        </w:rPr>
        <w:t>to calculate the ASCII value.</w:t>
      </w:r>
    </w:p>
    <w:p w14:paraId="0948CF19" w14:textId="77777777" w:rsidR="009E5232" w:rsidRPr="00EC76D5" w:rsidRDefault="009E5232" w:rsidP="009E5232">
      <w:pPr>
        <w:pStyle w:val="Code"/>
        <w:rPr>
          <w:highlight w:val="white"/>
        </w:rPr>
      </w:pPr>
      <w:r w:rsidRPr="00EC76D5">
        <w:rPr>
          <w:highlight w:val="white"/>
        </w:rPr>
        <w:t xml:space="preserve">        else if (IsOctal(char1)) {</w:t>
      </w:r>
    </w:p>
    <w:p w14:paraId="493DA4A9" w14:textId="77777777" w:rsidR="009E5232" w:rsidRPr="00EC76D5" w:rsidRDefault="009E5232" w:rsidP="009E5232">
      <w:pPr>
        <w:pStyle w:val="Code"/>
        <w:rPr>
          <w:highlight w:val="white"/>
        </w:rPr>
      </w:pPr>
      <w:r w:rsidRPr="00EC76D5">
        <w:rPr>
          <w:highlight w:val="white"/>
        </w:rPr>
        <w:t xml:space="preserve">          int octValue = CharToOctal(char1);</w:t>
      </w:r>
    </w:p>
    <w:p w14:paraId="5CE2B22C" w14:textId="77777777" w:rsidR="009E5232" w:rsidRPr="00EC76D5" w:rsidRDefault="009E5232" w:rsidP="009E5232">
      <w:pPr>
        <w:pStyle w:val="Code"/>
        <w:rPr>
          <w:highlight w:val="white"/>
        </w:rPr>
      </w:pPr>
      <w:r w:rsidRPr="00EC76D5">
        <w:rPr>
          <w:highlight w:val="white"/>
        </w:rPr>
        <w:t xml:space="preserve">          buffer.Remove(index, 2);</w:t>
      </w:r>
    </w:p>
    <w:p w14:paraId="7FDA2676" w14:textId="77777777" w:rsidR="009E5232" w:rsidRPr="00EC76D5" w:rsidRDefault="009E5232" w:rsidP="009E5232">
      <w:pPr>
        <w:pStyle w:val="Code"/>
        <w:rPr>
          <w:highlight w:val="white"/>
        </w:rPr>
      </w:pPr>
      <w:r w:rsidRPr="00EC76D5">
        <w:rPr>
          <w:highlight w:val="white"/>
        </w:rPr>
        <w:t xml:space="preserve">          buffer.Insert(index, (char) octValue);</w:t>
      </w:r>
    </w:p>
    <w:p w14:paraId="6F026CF5" w14:textId="31E60198" w:rsidR="009E5232" w:rsidRDefault="009E5232" w:rsidP="009E5232">
      <w:pPr>
        <w:pStyle w:val="Code"/>
        <w:rPr>
          <w:highlight w:val="white"/>
        </w:rPr>
      </w:pPr>
      <w:r w:rsidRPr="00EC76D5">
        <w:rPr>
          <w:highlight w:val="white"/>
        </w:rPr>
        <w:lastRenderedPageBreak/>
        <w:t xml:space="preserve">        }</w:t>
      </w:r>
    </w:p>
    <w:p w14:paraId="7A437E70" w14:textId="602AB570" w:rsidR="00D64B4F" w:rsidRDefault="00645FBA" w:rsidP="00645FBA">
      <w:pPr>
        <w:rPr>
          <w:highlight w:val="white"/>
        </w:rPr>
      </w:pPr>
      <w:r>
        <w:rPr>
          <w:highlight w:val="white"/>
        </w:rPr>
        <w:t xml:space="preserve">If the slash is followed by </w:t>
      </w:r>
      <w:r w:rsidR="00756C55">
        <w:rPr>
          <w:highlight w:val="white"/>
        </w:rPr>
        <w:t xml:space="preserve">a lowercase or uppercase ‘x’ and two hexadecimal digits, we use them to calculate the ASCII value. </w:t>
      </w:r>
      <w:r w:rsidR="00FA0ADD">
        <w:rPr>
          <w:highlight w:val="white"/>
        </w:rPr>
        <w:t>Neither in this case we need to check that the ASCII value does not exceed 255, since the highest possible value with two hexadecimal digits is 255</w:t>
      </w:r>
      <w:r w:rsidR="00F574CE">
        <w:rPr>
          <w:highlight w:val="white"/>
        </w:rPr>
        <w:t xml:space="preserve"> (</w:t>
      </w:r>
      <w:r w:rsidR="00E7078E">
        <w:rPr>
          <w:highlight w:val="white"/>
        </w:rPr>
        <w:t>FF</w:t>
      </w:r>
      <w:r w:rsidR="00E7078E" w:rsidRPr="00D5063D">
        <w:rPr>
          <w:rStyle w:val="Index"/>
          <w:highlight w:val="white"/>
        </w:rPr>
        <w:t>16</w:t>
      </w:r>
      <w:r w:rsidR="00D64B4F">
        <w:rPr>
          <w:highlight w:val="white"/>
        </w:rPr>
        <w:t xml:space="preserve"> = 15 * 16 + 15 = 255</w:t>
      </w:r>
      <w:r w:rsidR="00D5063D" w:rsidRPr="00D5063D">
        <w:rPr>
          <w:rStyle w:val="Index"/>
          <w:highlight w:val="white"/>
        </w:rPr>
        <w:t>1</w:t>
      </w:r>
      <w:r w:rsidR="00EE603C">
        <w:rPr>
          <w:rStyle w:val="Index"/>
          <w:highlight w:val="white"/>
        </w:rPr>
        <w:t>0</w:t>
      </w:r>
      <w:r w:rsidR="00D64B4F">
        <w:rPr>
          <w:highlight w:val="white"/>
        </w:rPr>
        <w:t>).</w:t>
      </w:r>
    </w:p>
    <w:p w14:paraId="4B1AE904" w14:textId="77777777" w:rsidR="009E5232" w:rsidRPr="00EC76D5" w:rsidRDefault="009E5232" w:rsidP="009E5232">
      <w:pPr>
        <w:pStyle w:val="Code"/>
        <w:rPr>
          <w:highlight w:val="white"/>
        </w:rPr>
      </w:pPr>
      <w:r w:rsidRPr="00EC76D5">
        <w:rPr>
          <w:highlight w:val="white"/>
        </w:rPr>
        <w:t xml:space="preserve">        else if (char.ToLower(char1) == 'x') {</w:t>
      </w:r>
    </w:p>
    <w:p w14:paraId="626A1B96" w14:textId="77777777" w:rsidR="009E5232" w:rsidRPr="00EC76D5" w:rsidRDefault="009E5232" w:rsidP="009E5232">
      <w:pPr>
        <w:pStyle w:val="Code"/>
        <w:rPr>
          <w:highlight w:val="white"/>
        </w:rPr>
      </w:pPr>
      <w:r w:rsidRPr="00EC76D5">
        <w:rPr>
          <w:highlight w:val="white"/>
        </w:rPr>
        <w:t xml:space="preserve">          if (IsHex(char1) &amp;&amp; IsHex(char2)) {</w:t>
      </w:r>
    </w:p>
    <w:p w14:paraId="1BB1413B" w14:textId="77777777" w:rsidR="009E5232" w:rsidRPr="00EC76D5" w:rsidRDefault="009E5232" w:rsidP="009E5232">
      <w:pPr>
        <w:pStyle w:val="Code"/>
        <w:rPr>
          <w:highlight w:val="white"/>
        </w:rPr>
      </w:pPr>
      <w:r w:rsidRPr="00EC76D5">
        <w:rPr>
          <w:highlight w:val="white"/>
        </w:rPr>
        <w:t xml:space="preserve">            int hexValue = 16 * CharToHex(char1) + CharToHex(char2);</w:t>
      </w:r>
    </w:p>
    <w:p w14:paraId="7A2031F2" w14:textId="77777777" w:rsidR="009E5232" w:rsidRPr="00EC76D5" w:rsidRDefault="009E5232" w:rsidP="009E5232">
      <w:pPr>
        <w:pStyle w:val="Code"/>
        <w:rPr>
          <w:highlight w:val="white"/>
        </w:rPr>
      </w:pPr>
      <w:r w:rsidRPr="00EC76D5">
        <w:rPr>
          <w:highlight w:val="white"/>
        </w:rPr>
        <w:t xml:space="preserve">            buffer.Remove(index, 3);</w:t>
      </w:r>
    </w:p>
    <w:p w14:paraId="402915FD" w14:textId="77777777" w:rsidR="009E5232" w:rsidRPr="00EC76D5" w:rsidRDefault="009E5232" w:rsidP="009E5232">
      <w:pPr>
        <w:pStyle w:val="Code"/>
        <w:rPr>
          <w:highlight w:val="white"/>
        </w:rPr>
      </w:pPr>
      <w:r w:rsidRPr="00EC76D5">
        <w:rPr>
          <w:highlight w:val="white"/>
        </w:rPr>
        <w:t xml:space="preserve">            buffer.Insert(index, (char) hexValue);</w:t>
      </w:r>
    </w:p>
    <w:p w14:paraId="033D552B" w14:textId="1665E8FC" w:rsidR="009E5232" w:rsidRDefault="009E5232" w:rsidP="009E5232">
      <w:pPr>
        <w:pStyle w:val="Code"/>
        <w:rPr>
          <w:highlight w:val="white"/>
        </w:rPr>
      </w:pPr>
      <w:r w:rsidRPr="00EC76D5">
        <w:rPr>
          <w:highlight w:val="white"/>
        </w:rPr>
        <w:t xml:space="preserve">          }</w:t>
      </w:r>
    </w:p>
    <w:p w14:paraId="481FD28D" w14:textId="5781F6D7" w:rsidR="00124112" w:rsidRDefault="00124112" w:rsidP="00124112">
      <w:pPr>
        <w:rPr>
          <w:highlight w:val="white"/>
        </w:rPr>
      </w:pPr>
      <w:r>
        <w:rPr>
          <w:highlight w:val="white"/>
        </w:rPr>
        <w:t>If the slash is followed by a lowercase or uppercase ‘x’ and hexadecimal digit only, we use it to calculate the ASCII value.</w:t>
      </w:r>
    </w:p>
    <w:p w14:paraId="62F90652" w14:textId="77777777" w:rsidR="009E5232" w:rsidRPr="00EC76D5" w:rsidRDefault="009E5232" w:rsidP="009E5232">
      <w:pPr>
        <w:pStyle w:val="Code"/>
        <w:rPr>
          <w:highlight w:val="white"/>
        </w:rPr>
      </w:pPr>
      <w:r w:rsidRPr="00EC76D5">
        <w:rPr>
          <w:highlight w:val="white"/>
        </w:rPr>
        <w:t xml:space="preserve">          else if (IsHex(char1)) {</w:t>
      </w:r>
    </w:p>
    <w:p w14:paraId="06745E5F" w14:textId="77777777" w:rsidR="009E5232" w:rsidRPr="00EC76D5" w:rsidRDefault="009E5232" w:rsidP="009E5232">
      <w:pPr>
        <w:pStyle w:val="Code"/>
        <w:rPr>
          <w:highlight w:val="white"/>
        </w:rPr>
      </w:pPr>
      <w:r w:rsidRPr="00EC76D5">
        <w:rPr>
          <w:highlight w:val="white"/>
        </w:rPr>
        <w:t xml:space="preserve">            int hexValue = CharToHex(char1);</w:t>
      </w:r>
    </w:p>
    <w:p w14:paraId="3955202E" w14:textId="77777777" w:rsidR="009E5232" w:rsidRPr="00EC76D5" w:rsidRDefault="009E5232" w:rsidP="009E5232">
      <w:pPr>
        <w:pStyle w:val="Code"/>
        <w:rPr>
          <w:highlight w:val="white"/>
        </w:rPr>
      </w:pPr>
      <w:r w:rsidRPr="00EC76D5">
        <w:rPr>
          <w:highlight w:val="white"/>
        </w:rPr>
        <w:t xml:space="preserve">            buffer.Remove(index, 2);</w:t>
      </w:r>
    </w:p>
    <w:p w14:paraId="11C04AFF" w14:textId="77777777" w:rsidR="009E5232" w:rsidRPr="00EC76D5" w:rsidRDefault="009E5232" w:rsidP="009E5232">
      <w:pPr>
        <w:pStyle w:val="Code"/>
        <w:rPr>
          <w:highlight w:val="white"/>
        </w:rPr>
      </w:pPr>
      <w:r w:rsidRPr="00EC76D5">
        <w:rPr>
          <w:highlight w:val="white"/>
        </w:rPr>
        <w:t xml:space="preserve">            buffer.Insert(index, (char) hexValue);</w:t>
      </w:r>
    </w:p>
    <w:p w14:paraId="1909DAA7" w14:textId="142D15FC" w:rsidR="009E5232" w:rsidRDefault="009E5232" w:rsidP="009E5232">
      <w:pPr>
        <w:pStyle w:val="Code"/>
        <w:rPr>
          <w:highlight w:val="white"/>
        </w:rPr>
      </w:pPr>
      <w:r w:rsidRPr="00EC76D5">
        <w:rPr>
          <w:highlight w:val="white"/>
        </w:rPr>
        <w:t xml:space="preserve">          }</w:t>
      </w:r>
    </w:p>
    <w:p w14:paraId="20B12344" w14:textId="1E5CE639" w:rsidR="00975AD6" w:rsidRPr="00EC76D5" w:rsidRDefault="00FE7FBA" w:rsidP="00F76EFD">
      <w:pPr>
        <w:rPr>
          <w:highlight w:val="white"/>
        </w:rPr>
      </w:pPr>
      <w:r>
        <w:rPr>
          <w:highlight w:val="white"/>
        </w:rPr>
        <w:t>I</w:t>
      </w:r>
      <w:r w:rsidR="00975AD6">
        <w:rPr>
          <w:highlight w:val="white"/>
        </w:rPr>
        <w:t>f the slash is foll</w:t>
      </w:r>
      <w:r w:rsidR="00CF71F2">
        <w:rPr>
          <w:highlight w:val="white"/>
        </w:rPr>
        <w:t>o</w:t>
      </w:r>
      <w:r w:rsidR="00975AD6">
        <w:rPr>
          <w:highlight w:val="white"/>
        </w:rPr>
        <w:t xml:space="preserve">wed by </w:t>
      </w:r>
      <w:r w:rsidR="003B6A04">
        <w:rPr>
          <w:highlight w:val="white"/>
        </w:rPr>
        <w:t xml:space="preserve">capital or small </w:t>
      </w:r>
      <w:r w:rsidR="00CF71F2">
        <w:rPr>
          <w:highlight w:val="white"/>
        </w:rPr>
        <w:t xml:space="preserve">‘x’ without at least one hexadecimal digit, </w:t>
      </w:r>
      <w:r w:rsidR="00F76EFD">
        <w:rPr>
          <w:highlight w:val="white"/>
        </w:rPr>
        <w:t>we report an error.</w:t>
      </w:r>
    </w:p>
    <w:p w14:paraId="2A15ED1F" w14:textId="77777777" w:rsidR="009E5232" w:rsidRPr="00EC76D5" w:rsidRDefault="009E5232" w:rsidP="009E5232">
      <w:pPr>
        <w:pStyle w:val="Code"/>
        <w:rPr>
          <w:highlight w:val="white"/>
        </w:rPr>
      </w:pPr>
      <w:r w:rsidRPr="00EC76D5">
        <w:rPr>
          <w:highlight w:val="white"/>
        </w:rPr>
        <w:t xml:space="preserve">          else {</w:t>
      </w:r>
    </w:p>
    <w:p w14:paraId="2636776F" w14:textId="77777777" w:rsidR="009E5232" w:rsidRPr="00EC76D5" w:rsidRDefault="009E5232" w:rsidP="009E5232">
      <w:pPr>
        <w:pStyle w:val="Code"/>
        <w:rPr>
          <w:highlight w:val="white"/>
        </w:rPr>
      </w:pPr>
      <w:r w:rsidRPr="00EC76D5">
        <w:rPr>
          <w:highlight w:val="white"/>
        </w:rPr>
        <w:t xml:space="preserve">            Assert.Error(char1.ToString(),</w:t>
      </w:r>
    </w:p>
    <w:p w14:paraId="1290A782" w14:textId="77777777" w:rsidR="009E5232" w:rsidRPr="00EC76D5" w:rsidRDefault="009E5232" w:rsidP="009E5232">
      <w:pPr>
        <w:pStyle w:val="Code"/>
        <w:rPr>
          <w:highlight w:val="white"/>
        </w:rPr>
      </w:pPr>
      <w:r w:rsidRPr="00EC76D5">
        <w:rPr>
          <w:highlight w:val="white"/>
        </w:rPr>
        <w:t xml:space="preserve">                         Message.Invalid_hexadecimal_code);</w:t>
      </w:r>
    </w:p>
    <w:p w14:paraId="5276D2F5" w14:textId="77777777" w:rsidR="009E5232" w:rsidRPr="00EC76D5" w:rsidRDefault="009E5232" w:rsidP="009E5232">
      <w:pPr>
        <w:pStyle w:val="Code"/>
        <w:rPr>
          <w:highlight w:val="white"/>
        </w:rPr>
      </w:pPr>
      <w:r w:rsidRPr="00EC76D5">
        <w:rPr>
          <w:highlight w:val="white"/>
        </w:rPr>
        <w:t xml:space="preserve">          }</w:t>
      </w:r>
    </w:p>
    <w:p w14:paraId="3387EBB4" w14:textId="77777777" w:rsidR="009E5232" w:rsidRPr="00EC76D5" w:rsidRDefault="009E5232" w:rsidP="009E5232">
      <w:pPr>
        <w:pStyle w:val="Code"/>
        <w:rPr>
          <w:highlight w:val="white"/>
        </w:rPr>
      </w:pPr>
      <w:r w:rsidRPr="00EC76D5">
        <w:rPr>
          <w:highlight w:val="white"/>
        </w:rPr>
        <w:t xml:space="preserve">        }</w:t>
      </w:r>
    </w:p>
    <w:p w14:paraId="530A021C" w14:textId="4BDB6487" w:rsidR="00AE6AB5" w:rsidRPr="00EC76D5" w:rsidRDefault="00FE7FBA" w:rsidP="00FE7FBA">
      <w:pPr>
        <w:rPr>
          <w:highlight w:val="white"/>
        </w:rPr>
      </w:pPr>
      <w:r>
        <w:rPr>
          <w:highlight w:val="white"/>
        </w:rPr>
        <w:t>Finally, i</w:t>
      </w:r>
      <w:r w:rsidR="00AE6AB5">
        <w:rPr>
          <w:highlight w:val="white"/>
        </w:rPr>
        <w:t xml:space="preserve">f the </w:t>
      </w:r>
      <w:r>
        <w:rPr>
          <w:highlight w:val="white"/>
        </w:rPr>
        <w:t xml:space="preserve">slash is not followed </w:t>
      </w:r>
      <w:r w:rsidR="003B6A04">
        <w:rPr>
          <w:highlight w:val="white"/>
        </w:rPr>
        <w:t xml:space="preserve">by a character in the slash map, a capital or small ‘x’, or a </w:t>
      </w:r>
      <w:r w:rsidR="00E1784B">
        <w:rPr>
          <w:highlight w:val="white"/>
        </w:rPr>
        <w:t>octal</w:t>
      </w:r>
      <w:r w:rsidR="003B6A04">
        <w:rPr>
          <w:highlight w:val="white"/>
        </w:rPr>
        <w:t xml:space="preserve"> digit, we report an error.</w:t>
      </w:r>
    </w:p>
    <w:p w14:paraId="1142221C" w14:textId="77777777" w:rsidR="009E5232" w:rsidRPr="00EC76D5" w:rsidRDefault="009E5232" w:rsidP="009E5232">
      <w:pPr>
        <w:pStyle w:val="Code"/>
        <w:rPr>
          <w:highlight w:val="white"/>
        </w:rPr>
      </w:pPr>
      <w:r w:rsidRPr="00EC76D5">
        <w:rPr>
          <w:highlight w:val="white"/>
        </w:rPr>
        <w:t xml:space="preserve">        else {</w:t>
      </w:r>
    </w:p>
    <w:p w14:paraId="31233FF3" w14:textId="77777777" w:rsidR="009E5232" w:rsidRPr="00EC76D5" w:rsidRDefault="009E5232" w:rsidP="009E5232">
      <w:pPr>
        <w:pStyle w:val="Code"/>
        <w:rPr>
          <w:highlight w:val="white"/>
        </w:rPr>
      </w:pPr>
      <w:r w:rsidRPr="00EC76D5">
        <w:rPr>
          <w:highlight w:val="white"/>
        </w:rPr>
        <w:t xml:space="preserve">          Assert.Error(buffer[index + 1].ToString(),</w:t>
      </w:r>
    </w:p>
    <w:p w14:paraId="30591476" w14:textId="77777777" w:rsidR="009E5232" w:rsidRPr="00EC76D5" w:rsidRDefault="009E5232" w:rsidP="009E5232">
      <w:pPr>
        <w:pStyle w:val="Code"/>
        <w:rPr>
          <w:highlight w:val="white"/>
        </w:rPr>
      </w:pPr>
      <w:r w:rsidRPr="00EC76D5">
        <w:rPr>
          <w:highlight w:val="white"/>
        </w:rPr>
        <w:t xml:space="preserve">                       Message.Invalid_slash_sequence);</w:t>
      </w:r>
    </w:p>
    <w:p w14:paraId="6472BBC5" w14:textId="77777777" w:rsidR="009E5232" w:rsidRPr="00EC76D5" w:rsidRDefault="009E5232" w:rsidP="009E5232">
      <w:pPr>
        <w:pStyle w:val="Code"/>
        <w:rPr>
          <w:highlight w:val="white"/>
        </w:rPr>
      </w:pPr>
      <w:r w:rsidRPr="00EC76D5">
        <w:rPr>
          <w:highlight w:val="white"/>
        </w:rPr>
        <w:t xml:space="preserve">        }</w:t>
      </w:r>
    </w:p>
    <w:p w14:paraId="209A6AA8" w14:textId="77777777" w:rsidR="009E5232" w:rsidRPr="00EC76D5" w:rsidRDefault="009E5232" w:rsidP="009E5232">
      <w:pPr>
        <w:pStyle w:val="Code"/>
        <w:rPr>
          <w:highlight w:val="white"/>
        </w:rPr>
      </w:pPr>
      <w:r w:rsidRPr="00EC76D5">
        <w:rPr>
          <w:highlight w:val="white"/>
        </w:rPr>
        <w:t xml:space="preserve">      }</w:t>
      </w:r>
    </w:p>
    <w:p w14:paraId="5EFA6CB2" w14:textId="77777777" w:rsidR="009E5232" w:rsidRPr="00EC76D5" w:rsidRDefault="009E5232" w:rsidP="009E5232">
      <w:pPr>
        <w:pStyle w:val="Code"/>
        <w:rPr>
          <w:highlight w:val="white"/>
        </w:rPr>
      </w:pPr>
      <w:r w:rsidRPr="00EC76D5">
        <w:rPr>
          <w:highlight w:val="white"/>
        </w:rPr>
        <w:t xml:space="preserve">    }</w:t>
      </w:r>
    </w:p>
    <w:p w14:paraId="4828D54F" w14:textId="5B414E2B" w:rsidR="009E5232" w:rsidRPr="00EC76D5" w:rsidRDefault="00856AF2" w:rsidP="00856AF2">
      <w:pPr>
        <w:rPr>
          <w:highlight w:val="white"/>
        </w:rPr>
      </w:pPr>
      <w:r>
        <w:rPr>
          <w:highlight w:val="white"/>
        </w:rPr>
        <w:t xml:space="preserve">When we have </w:t>
      </w:r>
      <w:r w:rsidR="00104BD2">
        <w:rPr>
          <w:highlight w:val="white"/>
        </w:rPr>
        <w:t>traversed</w:t>
      </w:r>
      <w:r>
        <w:rPr>
          <w:highlight w:val="white"/>
        </w:rPr>
        <w:t xml:space="preserve"> </w:t>
      </w:r>
      <w:r w:rsidR="00104BD2">
        <w:rPr>
          <w:highlight w:val="white"/>
        </w:rPr>
        <w:t>through</w:t>
      </w:r>
      <w:r>
        <w:rPr>
          <w:highlight w:val="white"/>
        </w:rPr>
        <w:t xml:space="preserve"> the string, we remove the three zero-character we added at the </w:t>
      </w:r>
      <w:r w:rsidR="00104BD2">
        <w:rPr>
          <w:highlight w:val="white"/>
        </w:rPr>
        <w:t>beginning and return the string.</w:t>
      </w:r>
    </w:p>
    <w:p w14:paraId="618C2013" w14:textId="77777777" w:rsidR="009E5232" w:rsidRPr="00EC76D5" w:rsidRDefault="009E5232" w:rsidP="009E5232">
      <w:pPr>
        <w:pStyle w:val="Code"/>
        <w:rPr>
          <w:highlight w:val="white"/>
        </w:rPr>
      </w:pPr>
      <w:r w:rsidRPr="00EC76D5">
        <w:rPr>
          <w:highlight w:val="white"/>
        </w:rPr>
        <w:t xml:space="preserve">    buffer.Remove(buffer.Length - 3, 3);</w:t>
      </w:r>
    </w:p>
    <w:p w14:paraId="57B753B7" w14:textId="77777777" w:rsidR="009E5232" w:rsidRPr="00EC76D5" w:rsidRDefault="009E5232" w:rsidP="009E5232">
      <w:pPr>
        <w:pStyle w:val="Code"/>
        <w:rPr>
          <w:highlight w:val="white"/>
        </w:rPr>
      </w:pPr>
      <w:r w:rsidRPr="00EC76D5">
        <w:rPr>
          <w:highlight w:val="white"/>
        </w:rPr>
        <w:t xml:space="preserve">    return buffer.ToString();</w:t>
      </w:r>
    </w:p>
    <w:p w14:paraId="2F137304" w14:textId="77777777" w:rsidR="009E5232" w:rsidRPr="00EC76D5" w:rsidRDefault="009E5232" w:rsidP="009E5232">
      <w:pPr>
        <w:pStyle w:val="Code"/>
        <w:rPr>
          <w:highlight w:val="white"/>
        </w:rPr>
      </w:pPr>
      <w:r w:rsidRPr="00EC76D5">
        <w:rPr>
          <w:highlight w:val="white"/>
        </w:rPr>
        <w:t xml:space="preserve">  }</w:t>
      </w:r>
    </w:p>
    <w:p w14:paraId="18302AA3" w14:textId="4CC854F3" w:rsidR="009E5232" w:rsidRPr="00EC76D5" w:rsidRDefault="007F4F5C" w:rsidP="00350EB1">
      <w:pPr>
        <w:rPr>
          <w:highlight w:val="white"/>
        </w:rPr>
      </w:pPr>
      <w:r>
        <w:rPr>
          <w:highlight w:val="white"/>
        </w:rPr>
        <w:t xml:space="preserve">The </w:t>
      </w:r>
      <w:r w:rsidRPr="00350EB1">
        <w:rPr>
          <w:rStyle w:val="KeyWord0"/>
          <w:highlight w:val="white"/>
        </w:rPr>
        <w:t>IsOctal</w:t>
      </w:r>
      <w:r>
        <w:rPr>
          <w:highlight w:val="white"/>
        </w:rPr>
        <w:t xml:space="preserve"> and </w:t>
      </w:r>
      <w:r w:rsidRPr="00350EB1">
        <w:rPr>
          <w:rStyle w:val="KeyWord0"/>
          <w:highlight w:val="white"/>
        </w:rPr>
        <w:t>IsHex</w:t>
      </w:r>
      <w:r>
        <w:rPr>
          <w:highlight w:val="white"/>
        </w:rPr>
        <w:t xml:space="preserve"> methods </w:t>
      </w:r>
      <w:r w:rsidR="00350EB1">
        <w:rPr>
          <w:highlight w:val="white"/>
        </w:rPr>
        <w:t>return true if the given character is and octal or hexadecimal digit, respectively.</w:t>
      </w:r>
    </w:p>
    <w:p w14:paraId="0AE05BF3" w14:textId="77777777" w:rsidR="009E5232" w:rsidRPr="00EC76D5" w:rsidRDefault="009E5232" w:rsidP="009E5232">
      <w:pPr>
        <w:pStyle w:val="Code"/>
        <w:rPr>
          <w:highlight w:val="white"/>
        </w:rPr>
      </w:pPr>
      <w:r w:rsidRPr="00EC76D5">
        <w:rPr>
          <w:highlight w:val="white"/>
        </w:rPr>
        <w:t xml:space="preserve">  private static bool IsOctal(char c) {</w:t>
      </w:r>
    </w:p>
    <w:p w14:paraId="5C343D9C" w14:textId="77777777" w:rsidR="009E5232" w:rsidRPr="00EC76D5" w:rsidRDefault="009E5232" w:rsidP="009E5232">
      <w:pPr>
        <w:pStyle w:val="Code"/>
        <w:rPr>
          <w:highlight w:val="white"/>
        </w:rPr>
      </w:pPr>
      <w:r w:rsidRPr="00EC76D5">
        <w:rPr>
          <w:highlight w:val="white"/>
        </w:rPr>
        <w:t xml:space="preserve">    return "01234567".Contains(c.ToString());</w:t>
      </w:r>
    </w:p>
    <w:p w14:paraId="5B2C7CAF" w14:textId="77777777" w:rsidR="009E5232" w:rsidRPr="00EC76D5" w:rsidRDefault="009E5232" w:rsidP="009E5232">
      <w:pPr>
        <w:pStyle w:val="Code"/>
        <w:rPr>
          <w:highlight w:val="white"/>
        </w:rPr>
      </w:pPr>
      <w:r w:rsidRPr="00EC76D5">
        <w:rPr>
          <w:highlight w:val="white"/>
        </w:rPr>
        <w:t xml:space="preserve">  }</w:t>
      </w:r>
    </w:p>
    <w:p w14:paraId="54B83ECF" w14:textId="77777777" w:rsidR="009E5232" w:rsidRPr="00EC76D5" w:rsidRDefault="009E5232" w:rsidP="009E5232">
      <w:pPr>
        <w:pStyle w:val="Code"/>
        <w:rPr>
          <w:highlight w:val="white"/>
        </w:rPr>
      </w:pPr>
      <w:r w:rsidRPr="00EC76D5">
        <w:rPr>
          <w:highlight w:val="white"/>
        </w:rPr>
        <w:t xml:space="preserve">  </w:t>
      </w:r>
    </w:p>
    <w:p w14:paraId="3B4E60FE" w14:textId="77777777" w:rsidR="009E5232" w:rsidRPr="00EC76D5" w:rsidRDefault="009E5232" w:rsidP="009E5232">
      <w:pPr>
        <w:pStyle w:val="Code"/>
        <w:rPr>
          <w:highlight w:val="white"/>
        </w:rPr>
      </w:pPr>
      <w:r w:rsidRPr="00EC76D5">
        <w:rPr>
          <w:highlight w:val="white"/>
        </w:rPr>
        <w:t xml:space="preserve">  private static bool IsHex(char c) {</w:t>
      </w:r>
    </w:p>
    <w:p w14:paraId="48EBC94A" w14:textId="77777777" w:rsidR="009E5232" w:rsidRPr="00EC76D5" w:rsidRDefault="009E5232" w:rsidP="009E5232">
      <w:pPr>
        <w:pStyle w:val="Code"/>
        <w:rPr>
          <w:highlight w:val="white"/>
        </w:rPr>
      </w:pPr>
      <w:r w:rsidRPr="00EC76D5">
        <w:rPr>
          <w:highlight w:val="white"/>
        </w:rPr>
        <w:t xml:space="preserve">    return "0123456789abcdef".Contains(c.ToString().ToLower());</w:t>
      </w:r>
    </w:p>
    <w:p w14:paraId="1895EDA2" w14:textId="77777777" w:rsidR="009E5232" w:rsidRPr="00EC76D5" w:rsidRDefault="009E5232" w:rsidP="009E5232">
      <w:pPr>
        <w:pStyle w:val="Code"/>
        <w:rPr>
          <w:highlight w:val="white"/>
        </w:rPr>
      </w:pPr>
      <w:r w:rsidRPr="00EC76D5">
        <w:rPr>
          <w:highlight w:val="white"/>
        </w:rPr>
        <w:t xml:space="preserve">  }</w:t>
      </w:r>
    </w:p>
    <w:p w14:paraId="4ACA19D9" w14:textId="51196CAE" w:rsidR="009E5232" w:rsidRPr="00EC76D5" w:rsidRDefault="00567D06" w:rsidP="00567D06">
      <w:pPr>
        <w:rPr>
          <w:highlight w:val="white"/>
        </w:rPr>
      </w:pPr>
      <w:r>
        <w:rPr>
          <w:highlight w:val="white"/>
        </w:rPr>
        <w:t xml:space="preserve">The </w:t>
      </w:r>
      <w:r w:rsidRPr="00567D06">
        <w:rPr>
          <w:rStyle w:val="KeyWord0"/>
          <w:highlight w:val="white"/>
        </w:rPr>
        <w:t>CharToOctal</w:t>
      </w:r>
      <w:r>
        <w:rPr>
          <w:highlight w:val="white"/>
        </w:rPr>
        <w:t xml:space="preserve"> and </w:t>
      </w:r>
      <w:r w:rsidRPr="00567D06">
        <w:rPr>
          <w:rStyle w:val="KeyWord0"/>
          <w:highlight w:val="white"/>
        </w:rPr>
        <w:t>CharToHex</w:t>
      </w:r>
      <w:r>
        <w:rPr>
          <w:highlight w:val="white"/>
        </w:rPr>
        <w:t xml:space="preserve"> methods return </w:t>
      </w:r>
      <w:r w:rsidR="00B07812">
        <w:rPr>
          <w:highlight w:val="white"/>
        </w:rPr>
        <w:t>the numerical value corresponding to the given character.</w:t>
      </w:r>
    </w:p>
    <w:p w14:paraId="464E63F0" w14:textId="77777777" w:rsidR="009E5232" w:rsidRPr="00EC76D5" w:rsidRDefault="009E5232" w:rsidP="009E5232">
      <w:pPr>
        <w:pStyle w:val="Code"/>
        <w:rPr>
          <w:highlight w:val="white"/>
        </w:rPr>
      </w:pPr>
      <w:r w:rsidRPr="00EC76D5">
        <w:rPr>
          <w:highlight w:val="white"/>
        </w:rPr>
        <w:lastRenderedPageBreak/>
        <w:t xml:space="preserve">  private static int CharToOctal(char c) {</w:t>
      </w:r>
    </w:p>
    <w:p w14:paraId="485CBA51" w14:textId="77777777" w:rsidR="009E5232" w:rsidRPr="00EC76D5" w:rsidRDefault="009E5232" w:rsidP="009E5232">
      <w:pPr>
        <w:pStyle w:val="Code"/>
        <w:rPr>
          <w:highlight w:val="white"/>
        </w:rPr>
      </w:pPr>
      <w:r w:rsidRPr="00EC76D5">
        <w:rPr>
          <w:highlight w:val="white"/>
        </w:rPr>
        <w:t xml:space="preserve">    return "01234567".IndexOf(c);</w:t>
      </w:r>
    </w:p>
    <w:p w14:paraId="28647DE2" w14:textId="77777777" w:rsidR="009E5232" w:rsidRPr="00EC76D5" w:rsidRDefault="009E5232" w:rsidP="009E5232">
      <w:pPr>
        <w:pStyle w:val="Code"/>
        <w:rPr>
          <w:highlight w:val="white"/>
        </w:rPr>
      </w:pPr>
      <w:r w:rsidRPr="00EC76D5">
        <w:rPr>
          <w:highlight w:val="white"/>
        </w:rPr>
        <w:t xml:space="preserve">  }</w:t>
      </w:r>
    </w:p>
    <w:p w14:paraId="323E1361" w14:textId="77777777" w:rsidR="009E5232" w:rsidRPr="00EC76D5" w:rsidRDefault="009E5232" w:rsidP="009E5232">
      <w:pPr>
        <w:pStyle w:val="Code"/>
        <w:rPr>
          <w:highlight w:val="white"/>
        </w:rPr>
      </w:pPr>
      <w:r w:rsidRPr="00EC76D5">
        <w:rPr>
          <w:highlight w:val="white"/>
        </w:rPr>
        <w:t xml:space="preserve">  </w:t>
      </w:r>
    </w:p>
    <w:p w14:paraId="127A46A2" w14:textId="77777777" w:rsidR="009E5232" w:rsidRPr="00EC76D5" w:rsidRDefault="009E5232" w:rsidP="009E5232">
      <w:pPr>
        <w:pStyle w:val="Code"/>
        <w:rPr>
          <w:highlight w:val="white"/>
        </w:rPr>
      </w:pPr>
      <w:r w:rsidRPr="00EC76D5">
        <w:rPr>
          <w:highlight w:val="white"/>
        </w:rPr>
        <w:t xml:space="preserve">  private static int CharToHex(char c) {</w:t>
      </w:r>
    </w:p>
    <w:p w14:paraId="77F478E2" w14:textId="77777777" w:rsidR="009E5232" w:rsidRPr="00EC76D5" w:rsidRDefault="009E5232" w:rsidP="009E5232">
      <w:pPr>
        <w:pStyle w:val="Code"/>
        <w:rPr>
          <w:highlight w:val="white"/>
        </w:rPr>
      </w:pPr>
      <w:r w:rsidRPr="00EC76D5">
        <w:rPr>
          <w:highlight w:val="white"/>
        </w:rPr>
        <w:t xml:space="preserve">    return "0123456789abcdef".IndexOf(c.ToString().ToLower());</w:t>
      </w:r>
    </w:p>
    <w:p w14:paraId="78CE739A" w14:textId="2658AE47" w:rsidR="009E5232" w:rsidRPr="00EC76D5" w:rsidRDefault="009E5232" w:rsidP="009E5232">
      <w:pPr>
        <w:pStyle w:val="Code"/>
        <w:rPr>
          <w:highlight w:val="white"/>
        </w:rPr>
      </w:pPr>
      <w:r w:rsidRPr="00EC76D5">
        <w:rPr>
          <w:highlight w:val="white"/>
        </w:rPr>
        <w:t xml:space="preserve">  }</w:t>
      </w:r>
    </w:p>
    <w:p w14:paraId="695976C1" w14:textId="1630B731" w:rsidR="00BE3733" w:rsidRPr="00EC76D5" w:rsidRDefault="009E5232" w:rsidP="009E5232">
      <w:pPr>
        <w:pStyle w:val="Code"/>
        <w:rPr>
          <w:highlight w:val="white"/>
        </w:rPr>
      </w:pPr>
      <w:r w:rsidRPr="00EC76D5">
        <w:rPr>
          <w:highlight w:val="white"/>
        </w:rPr>
        <w:t>%}</w:t>
      </w:r>
    </w:p>
    <w:p w14:paraId="29D69DCB" w14:textId="6FC47C36" w:rsidR="00E40B78" w:rsidRPr="00EC76D5" w:rsidRDefault="006F4DB2" w:rsidP="00E40B78">
      <w:r>
        <w:t>No</w:t>
      </w:r>
      <w:r w:rsidR="00FD728E">
        <w:t>w</w:t>
      </w:r>
      <w:r>
        <w:t xml:space="preserve"> we have reached the part of the scanner where we define the scanner rules. We need rules for </w:t>
      </w:r>
      <w:r w:rsidR="00F14393">
        <w:t xml:space="preserve">names as well as </w:t>
      </w:r>
      <w:r w:rsidR="001B1CC5">
        <w:t>octal, decimal, and hexadecimal</w:t>
      </w:r>
      <w:r w:rsidR="00F14393">
        <w:t xml:space="preserve">, </w:t>
      </w:r>
      <w:r w:rsidR="001B1CC5">
        <w:t xml:space="preserve">floating, string and character values. </w:t>
      </w:r>
      <w:r w:rsidR="00E40B78" w:rsidRPr="00EC76D5">
        <w:t>However, the regular expressions for values are a bit more complicated. There are several kinds of values:</w:t>
      </w:r>
    </w:p>
    <w:p w14:paraId="29704658" w14:textId="77777777" w:rsidR="00E40B78" w:rsidRPr="00EC76D5" w:rsidRDefault="00E40B78" w:rsidP="00E40B78">
      <w:pPr>
        <w:pStyle w:val="Liststycke"/>
        <w:numPr>
          <w:ilvl w:val="0"/>
          <w:numId w:val="88"/>
        </w:numPr>
      </w:pPr>
      <w:r w:rsidRPr="00EC76D5">
        <w:t>Octal. An octal value starts with a zero that is followed by zero or more digits between zero and eight, inclusive.</w:t>
      </w:r>
    </w:p>
    <w:p w14:paraId="53477064" w14:textId="77777777" w:rsidR="00E40B78" w:rsidRPr="00EC76D5" w:rsidRDefault="00E40B78" w:rsidP="00E40B78">
      <w:pPr>
        <w:pStyle w:val="Liststycke"/>
        <w:numPr>
          <w:ilvl w:val="0"/>
          <w:numId w:val="88"/>
        </w:numPr>
      </w:pPr>
      <w:r w:rsidRPr="00EC76D5">
        <w:t>Decimal. A decimal value is made up by one or more digits.</w:t>
      </w:r>
    </w:p>
    <w:p w14:paraId="76AF7EAC" w14:textId="77777777" w:rsidR="00E40B78" w:rsidRPr="00EC76D5" w:rsidRDefault="00E40B78" w:rsidP="00E40B78">
      <w:pPr>
        <w:pStyle w:val="Liststycke"/>
        <w:numPr>
          <w:ilvl w:val="0"/>
          <w:numId w:val="88"/>
        </w:numPr>
      </w:pPr>
      <w:r w:rsidRPr="00EC76D5">
        <w:t>Hexadecimal. A hexadecimal value starts with zero, followed by a small or capital x and one of more hexadecimal digits.</w:t>
      </w:r>
    </w:p>
    <w:p w14:paraId="459B7E3A" w14:textId="77777777" w:rsidR="00E40B78" w:rsidRPr="00EC76D5" w:rsidRDefault="00E40B78" w:rsidP="00E40B78">
      <w:pPr>
        <w:pStyle w:val="Liststycke"/>
        <w:numPr>
          <w:ilvl w:val="0"/>
          <w:numId w:val="88"/>
        </w:numPr>
      </w:pPr>
      <w:r w:rsidRPr="00EC76D5">
        <w:t>Floating. A floating value starts with one or more digits followed by a dot and zero or more digits or starts with a dot followed by one or more digits. It is possible to add an exponent part that starts with a small or capital e, followed by a potential plus or minus sign and one or more digits. Finally, a floating value can also be made up by one or more digits without a dot, followed by a small or capital e, a possible plus or minus sign, and one or more digits.</w:t>
      </w:r>
    </w:p>
    <w:p w14:paraId="794646B7" w14:textId="7E8C5F72" w:rsidR="00E40B78" w:rsidRPr="00EC76D5" w:rsidRDefault="00E40B78" w:rsidP="00E40B78">
      <w:r w:rsidRPr="00EC76D5">
        <w:t xml:space="preserve">The decimal values can be appended by </w:t>
      </w:r>
      <w:r w:rsidR="005D596A" w:rsidRPr="00EC76D5">
        <w:t xml:space="preserve">the </w:t>
      </w:r>
      <w:r w:rsidRPr="00EC76D5">
        <w:t xml:space="preserve">small or capital </w:t>
      </w:r>
      <w:r w:rsidR="00166C73" w:rsidRPr="00EC76D5">
        <w:t xml:space="preserve">letter </w:t>
      </w:r>
      <w:r w:rsidR="008E2F09" w:rsidRPr="00EC76D5">
        <w:t>‘u’</w:t>
      </w:r>
      <w:r w:rsidRPr="00EC76D5">
        <w:t xml:space="preserve"> to indicate an unsigned value and </w:t>
      </w:r>
      <w:r w:rsidR="00957176" w:rsidRPr="00EC76D5">
        <w:t>the</w:t>
      </w:r>
      <w:r w:rsidRPr="00EC76D5">
        <w:t xml:space="preserve"> small or capital </w:t>
      </w:r>
      <w:r w:rsidR="00482F57" w:rsidRPr="00EC76D5">
        <w:t>letter ‘s’</w:t>
      </w:r>
      <w:r w:rsidRPr="00EC76D5">
        <w:t xml:space="preserve"> or </w:t>
      </w:r>
      <w:r w:rsidR="00482F57" w:rsidRPr="00EC76D5">
        <w:t>‘l’</w:t>
      </w:r>
      <w:r w:rsidRPr="00EC76D5">
        <w:t xml:space="preserve"> to indicate a short or long value. In the same way, a floating value can be appended by a small or capital f or l to indicate a float or long double.</w:t>
      </w:r>
    </w:p>
    <w:p w14:paraId="0891EE47" w14:textId="77777777" w:rsidR="00A80A35" w:rsidRPr="00EC76D5" w:rsidRDefault="00A80A35" w:rsidP="00A80A35">
      <w:pPr>
        <w:pStyle w:val="Code"/>
        <w:rPr>
          <w:highlight w:val="white"/>
        </w:rPr>
      </w:pPr>
      <w:r w:rsidRPr="00EC76D5">
        <w:rPr>
          <w:highlight w:val="white"/>
        </w:rPr>
        <w:t>DECIMAL_VALUE [\+\-]?[1-9][0-9]*</w:t>
      </w:r>
    </w:p>
    <w:p w14:paraId="616EC2ED" w14:textId="77777777" w:rsidR="00A80A35" w:rsidRPr="00EC76D5" w:rsidRDefault="00A80A35" w:rsidP="00A80A35">
      <w:pPr>
        <w:pStyle w:val="Code"/>
        <w:rPr>
          <w:highlight w:val="white"/>
        </w:rPr>
      </w:pPr>
      <w:r w:rsidRPr="00EC76D5">
        <w:rPr>
          <w:highlight w:val="white"/>
        </w:rPr>
        <w:t>OCTAL_VALUE [\+\-]?0[0-7]*</w:t>
      </w:r>
    </w:p>
    <w:p w14:paraId="7138F395" w14:textId="77777777" w:rsidR="00A80A35" w:rsidRPr="00EC76D5" w:rsidRDefault="00A80A35" w:rsidP="00A80A35">
      <w:pPr>
        <w:pStyle w:val="Code"/>
        <w:rPr>
          <w:highlight w:val="white"/>
        </w:rPr>
      </w:pPr>
      <w:r w:rsidRPr="00EC76D5">
        <w:rPr>
          <w:highlight w:val="white"/>
        </w:rPr>
        <w:t>HEXADECIMAL_VALUE [\+\-]?0[xX][0-9a-fA-F]+</w:t>
      </w:r>
    </w:p>
    <w:p w14:paraId="30E59424" w14:textId="77777777" w:rsidR="00A80A35" w:rsidRPr="00EC76D5" w:rsidRDefault="00A80A35" w:rsidP="00A80A35">
      <w:pPr>
        <w:pStyle w:val="Code"/>
        <w:rPr>
          <w:highlight w:val="white"/>
        </w:rPr>
      </w:pPr>
      <w:r w:rsidRPr="00EC76D5">
        <w:rPr>
          <w:highlight w:val="white"/>
        </w:rPr>
        <w:t>POSTFIX ([uU]?[sSlL]?)|([sSlL]?[uU]?)</w:t>
      </w:r>
    </w:p>
    <w:p w14:paraId="7270EA0A" w14:textId="77777777" w:rsidR="00A80A35" w:rsidRPr="00EC76D5" w:rsidRDefault="00A80A35" w:rsidP="00A80A35">
      <w:pPr>
        <w:pStyle w:val="Code"/>
        <w:rPr>
          <w:highlight w:val="white"/>
        </w:rPr>
      </w:pPr>
      <w:r w:rsidRPr="00EC76D5">
        <w:rPr>
          <w:highlight w:val="white"/>
        </w:rPr>
        <w:t>INTEGRAL_VALUE ({DECIMAL_VALUE}|{OCTAL_VALUE}|{HEXADECIMAL_VALUE}){POSTFIX}</w:t>
      </w:r>
    </w:p>
    <w:p w14:paraId="563937FA" w14:textId="77777777" w:rsidR="00A80A35" w:rsidRPr="00EC76D5" w:rsidRDefault="00A80A35" w:rsidP="00A80A35">
      <w:pPr>
        <w:pStyle w:val="Code"/>
        <w:rPr>
          <w:highlight w:val="white"/>
        </w:rPr>
      </w:pPr>
    </w:p>
    <w:p w14:paraId="64F7185B" w14:textId="21F52FD8" w:rsidR="00A80A35" w:rsidRPr="00EC76D5" w:rsidRDefault="00A80A35" w:rsidP="00A80A35">
      <w:pPr>
        <w:pStyle w:val="Code"/>
        <w:rPr>
          <w:highlight w:val="white"/>
        </w:rPr>
      </w:pPr>
      <w:r w:rsidRPr="00EC76D5">
        <w:rPr>
          <w:highlight w:val="white"/>
        </w:rPr>
        <w:t>DECIMAL_PART [\+\-]?([0-9]+|[0-9]+\.[0-9]*|\.[0-9]+)</w:t>
      </w:r>
    </w:p>
    <w:p w14:paraId="766E468A" w14:textId="77777777" w:rsidR="00A80A35" w:rsidRPr="00EC76D5" w:rsidRDefault="00A80A35" w:rsidP="00A80A35">
      <w:pPr>
        <w:pStyle w:val="Code"/>
        <w:rPr>
          <w:highlight w:val="white"/>
        </w:rPr>
      </w:pPr>
      <w:r w:rsidRPr="00EC76D5">
        <w:rPr>
          <w:highlight w:val="white"/>
        </w:rPr>
        <w:t>EXPONENT_PART (([eE][\+\-]?[0-9]+)?|[0-9]+[eE][\+\-]?[0-9]+)([fF]|[lL])?</w:t>
      </w:r>
    </w:p>
    <w:p w14:paraId="7F951ECE" w14:textId="77777777" w:rsidR="00A80A35" w:rsidRPr="00EC76D5" w:rsidRDefault="00A80A35" w:rsidP="00A80A35">
      <w:pPr>
        <w:pStyle w:val="Code"/>
        <w:rPr>
          <w:highlight w:val="white"/>
        </w:rPr>
      </w:pPr>
      <w:r w:rsidRPr="00EC76D5">
        <w:rPr>
          <w:highlight w:val="white"/>
        </w:rPr>
        <w:t>FLOATING_VALUE {DECIMAL_PART}{EXPONENT_PART}</w:t>
      </w:r>
    </w:p>
    <w:p w14:paraId="341E64D5" w14:textId="61301EF5" w:rsidR="008146AF" w:rsidRDefault="00E40B78" w:rsidP="00BE3733">
      <w:r w:rsidRPr="00EC76D5">
        <w:t xml:space="preserve">A character </w:t>
      </w:r>
      <w:r w:rsidR="00B01CE6">
        <w:t xml:space="preserve">is either two </w:t>
      </w:r>
      <w:r w:rsidR="00B01CE6" w:rsidRPr="00EC76D5">
        <w:t>single</w:t>
      </w:r>
      <w:r w:rsidR="00B01CE6">
        <w:t xml:space="preserve"> </w:t>
      </w:r>
      <w:r w:rsidR="00B01CE6" w:rsidRPr="00EC76D5">
        <w:t>quot</w:t>
      </w:r>
      <w:r w:rsidR="00B01CE6">
        <w:t xml:space="preserve">ation enclosing another </w:t>
      </w:r>
      <w:r w:rsidR="007627F2" w:rsidRPr="00EC76D5">
        <w:t>single</w:t>
      </w:r>
      <w:r w:rsidR="007627F2">
        <w:t xml:space="preserve"> </w:t>
      </w:r>
      <w:r w:rsidR="007627F2" w:rsidRPr="00EC76D5">
        <w:t>quot</w:t>
      </w:r>
      <w:r w:rsidR="007627F2">
        <w:t>ation preceded by a ba</w:t>
      </w:r>
      <w:r w:rsidR="00310655">
        <w:t>c</w:t>
      </w:r>
      <w:r w:rsidR="007627F2">
        <w:t>kslash (‘\’’)</w:t>
      </w:r>
      <w:r w:rsidR="008146AF">
        <w:t xml:space="preserve"> or two single quotation mark enclosing everything except single </w:t>
      </w:r>
      <w:r w:rsidR="00A07550">
        <w:t>quotation</w:t>
      </w:r>
      <w:r w:rsidR="008146AF">
        <w:t xml:space="preserve"> marks.</w:t>
      </w:r>
    </w:p>
    <w:p w14:paraId="26E559C0" w14:textId="77777777" w:rsidR="00687DEC" w:rsidRPr="00EC76D5" w:rsidRDefault="00687DEC" w:rsidP="00687DEC">
      <w:pPr>
        <w:pStyle w:val="Code"/>
        <w:rPr>
          <w:highlight w:val="white"/>
        </w:rPr>
      </w:pPr>
      <w:r w:rsidRPr="00EC76D5">
        <w:rPr>
          <w:highlight w:val="white"/>
        </w:rPr>
        <w:t xml:space="preserve">CHAR_VALUE </w:t>
      </w:r>
      <w:r>
        <w:rPr>
          <w:highlight w:val="white"/>
        </w:rPr>
        <w:t>(</w:t>
      </w:r>
      <w:r w:rsidRPr="00EC76D5">
        <w:rPr>
          <w:highlight w:val="white"/>
        </w:rPr>
        <w:t>\'\\\'\'</w:t>
      </w:r>
      <w:r>
        <w:rPr>
          <w:highlight w:val="white"/>
        </w:rPr>
        <w:t>)|(\</w:t>
      </w:r>
      <w:r w:rsidRPr="00EC76D5">
        <w:rPr>
          <w:highlight w:val="white"/>
        </w:rPr>
        <w:t>'[^\']*\'</w:t>
      </w:r>
      <w:r>
        <w:rPr>
          <w:highlight w:val="white"/>
        </w:rPr>
        <w:t>)</w:t>
      </w:r>
    </w:p>
    <w:p w14:paraId="1813DDE8" w14:textId="7F2D4B69" w:rsidR="00E40B78" w:rsidRPr="00EC76D5" w:rsidRDefault="008146AF" w:rsidP="00BE3733">
      <w:r>
        <w:t>A character</w:t>
      </w:r>
      <w:r w:rsidR="00B01CE6">
        <w:t xml:space="preserve"> </w:t>
      </w:r>
      <w:r w:rsidR="00E40B78" w:rsidRPr="00EC76D5">
        <w:t>starts with single</w:t>
      </w:r>
      <w:r w:rsidR="00952CD9">
        <w:t xml:space="preserve"> </w:t>
      </w:r>
      <w:r w:rsidR="00E40B78" w:rsidRPr="00EC76D5">
        <w:t>quot</w:t>
      </w:r>
      <w:r w:rsidR="00952CD9">
        <w:t>ation mark</w:t>
      </w:r>
      <w:r w:rsidR="00E40B78" w:rsidRPr="00EC76D5">
        <w:t xml:space="preserve"> followed by one or more occurrences of everything except a single</w:t>
      </w:r>
      <w:r w:rsidR="00952CD9">
        <w:t xml:space="preserve"> quotation mark </w:t>
      </w:r>
      <w:r w:rsidR="00E40B78" w:rsidRPr="00EC76D5">
        <w:t>and is terminated by a</w:t>
      </w:r>
      <w:r w:rsidR="00952CD9">
        <w:t>nother</w:t>
      </w:r>
      <w:r w:rsidR="00E40B78" w:rsidRPr="00EC76D5">
        <w:t xml:space="preserve"> </w:t>
      </w:r>
      <w:r w:rsidR="00D9230E">
        <w:t>single</w:t>
      </w:r>
      <w:r w:rsidR="00952CD9">
        <w:t xml:space="preserve"> </w:t>
      </w:r>
      <w:r w:rsidR="00E40B78" w:rsidRPr="00EC76D5">
        <w:t>quot</w:t>
      </w:r>
      <w:r w:rsidR="00952CD9">
        <w:t>ation mark</w:t>
      </w:r>
      <w:r w:rsidR="00E40B78" w:rsidRPr="00EC76D5">
        <w:t xml:space="preserve">. </w:t>
      </w:r>
      <w:r w:rsidR="00952CD9">
        <w:t xml:space="preserve">However, there may be a single </w:t>
      </w:r>
      <w:r w:rsidR="00E80D87">
        <w:t xml:space="preserve">quotation mark if it is </w:t>
      </w:r>
      <w:r w:rsidR="00775365">
        <w:t>preceded</w:t>
      </w:r>
      <w:r w:rsidR="00E80D87">
        <w:t xml:space="preserve"> by a </w:t>
      </w:r>
      <w:r w:rsidR="00775365">
        <w:t>backslash</w:t>
      </w:r>
      <w:r w:rsidR="00E80D87">
        <w:t>.</w:t>
      </w:r>
      <w:r w:rsidR="00503231">
        <w:t xml:space="preserve"> </w:t>
      </w:r>
      <w:r w:rsidR="00F27411">
        <w:t>Since the q</w:t>
      </w:r>
      <w:r w:rsidR="00337AFE">
        <w:t>uo</w:t>
      </w:r>
      <w:r w:rsidR="00F27411">
        <w:t>tation mark and ba</w:t>
      </w:r>
      <w:r w:rsidR="001F7665">
        <w:t>c</w:t>
      </w:r>
      <w:r w:rsidR="00F27411">
        <w:t xml:space="preserve">kslash are character with special meaning, we need to </w:t>
      </w:r>
      <w:r w:rsidR="00337AFE">
        <w:t>precede</w:t>
      </w:r>
      <w:r w:rsidR="00F27411">
        <w:t xml:space="preserve"> </w:t>
      </w:r>
      <w:r w:rsidR="00063EA2">
        <w:t xml:space="preserve">them </w:t>
      </w:r>
      <w:r w:rsidR="00337AFE">
        <w:t>with</w:t>
      </w:r>
      <w:r w:rsidR="00F27411">
        <w:t xml:space="preserve"> backslashes. However, n</w:t>
      </w:r>
      <w:r w:rsidR="00503231">
        <w:t>ote that we do not need the backslash when the quotation mark is enclosed by brackets.</w:t>
      </w:r>
    </w:p>
    <w:p w14:paraId="3E5DF689" w14:textId="0E424344" w:rsidR="000C7CA0" w:rsidRPr="00EC76D5" w:rsidRDefault="000C7CA0" w:rsidP="000C7CA0">
      <w:pPr>
        <w:pStyle w:val="Code"/>
        <w:rPr>
          <w:highlight w:val="white"/>
        </w:rPr>
      </w:pPr>
      <w:r w:rsidRPr="00EC76D5">
        <w:rPr>
          <w:highlight w:val="white"/>
        </w:rPr>
        <w:t>CHAR_VALUE \'(\\\'|[^'])*\'</w:t>
      </w:r>
    </w:p>
    <w:p w14:paraId="4929F649" w14:textId="03AA3CD2" w:rsidR="002A3533" w:rsidRPr="00EC76D5" w:rsidRDefault="002A3533" w:rsidP="002A3533">
      <w:pPr>
        <w:rPr>
          <w:highlight w:val="white"/>
        </w:rPr>
      </w:pPr>
      <w:r w:rsidRPr="00EC76D5">
        <w:t xml:space="preserve">In the same way, a string starts with a </w:t>
      </w:r>
      <w:r w:rsidR="00775365">
        <w:t>double quotation mark</w:t>
      </w:r>
      <w:r w:rsidRPr="00EC76D5">
        <w:t xml:space="preserve"> followed by anything except </w:t>
      </w:r>
      <w:r w:rsidR="00775365">
        <w:t>double quotation mark</w:t>
      </w:r>
      <w:r w:rsidRPr="00EC76D5">
        <w:t xml:space="preserve"> and is terminated by a</w:t>
      </w:r>
      <w:r w:rsidR="00F97937">
        <w:t>nother</w:t>
      </w:r>
      <w:r w:rsidRPr="00EC76D5">
        <w:t xml:space="preserve"> </w:t>
      </w:r>
      <w:r w:rsidR="00775365">
        <w:t>double quotation mark</w:t>
      </w:r>
      <w:r w:rsidRPr="00EC76D5">
        <w:t>.</w:t>
      </w:r>
      <w:r w:rsidR="00C97806">
        <w:t xml:space="preserve"> </w:t>
      </w:r>
      <w:r w:rsidR="006557ED">
        <w:t>However, t</w:t>
      </w:r>
      <w:r w:rsidR="00C97806">
        <w:t>he string may hold double quotations marks if they are proceeded by backslashes.</w:t>
      </w:r>
    </w:p>
    <w:p w14:paraId="3621EBA8" w14:textId="693C435D" w:rsidR="0097105C" w:rsidRDefault="0097105C" w:rsidP="0097105C">
      <w:pPr>
        <w:pStyle w:val="Code"/>
        <w:rPr>
          <w:highlight w:val="white"/>
        </w:rPr>
      </w:pPr>
      <w:bookmarkStart w:id="48" w:name="_Ref418260937"/>
      <w:bookmarkStart w:id="49" w:name="_Toc481936146"/>
      <w:r w:rsidRPr="00EC76D5">
        <w:rPr>
          <w:highlight w:val="white"/>
        </w:rPr>
        <w:t>STRING_VALUE \"(\\\"|[^"])*\"</w:t>
      </w:r>
    </w:p>
    <w:p w14:paraId="0B52126E" w14:textId="5F35B344" w:rsidR="000C4259" w:rsidRPr="00EC76D5" w:rsidRDefault="000C4259" w:rsidP="000C4259">
      <w:pPr>
        <w:rPr>
          <w:highlight w:val="white"/>
        </w:rPr>
      </w:pPr>
      <w:r>
        <w:rPr>
          <w:highlight w:val="white"/>
        </w:rPr>
        <w:lastRenderedPageBreak/>
        <w:t xml:space="preserve">Register names are used </w:t>
      </w:r>
      <w:r w:rsidR="00CD012A">
        <w:rPr>
          <w:highlight w:val="white"/>
        </w:rPr>
        <w:t xml:space="preserve">internally only, when performing system calls. They start with the text “register_” followed by the name of the register. </w:t>
      </w:r>
    </w:p>
    <w:p w14:paraId="550CE7F9" w14:textId="79B3C909" w:rsidR="00CD012A" w:rsidRDefault="00CD012A" w:rsidP="00CD012A">
      <w:pPr>
        <w:pStyle w:val="Code"/>
        <w:rPr>
          <w:highlight w:val="white"/>
          <w:lang w:val="sv-SE"/>
        </w:rPr>
      </w:pPr>
      <w:r>
        <w:rPr>
          <w:highlight w:val="white"/>
          <w:lang w:val="sv-SE"/>
        </w:rPr>
        <w:t>REGISTER_NAME "register_"[a-z]</w:t>
      </w:r>
      <w:r w:rsidR="000C1BEC">
        <w:rPr>
          <w:highlight w:val="white"/>
          <w:lang w:val="sv-SE"/>
        </w:rPr>
        <w:t>+</w:t>
      </w:r>
    </w:p>
    <w:p w14:paraId="6188CF2C" w14:textId="1777397D" w:rsidR="001C01A4" w:rsidRPr="00EC76D5" w:rsidRDefault="00D77411" w:rsidP="006274C4">
      <w:pPr>
        <w:rPr>
          <w:highlight w:val="white"/>
        </w:rPr>
      </w:pPr>
      <w:r>
        <w:rPr>
          <w:highlight w:val="white"/>
        </w:rPr>
        <w:t>N</w:t>
      </w:r>
      <w:r w:rsidR="00AE7175" w:rsidRPr="00EC76D5">
        <w:rPr>
          <w:highlight w:val="white"/>
        </w:rPr>
        <w:t>ame</w:t>
      </w:r>
      <w:r>
        <w:rPr>
          <w:highlight w:val="white"/>
        </w:rPr>
        <w:t xml:space="preserve">s are used to identify variables, constants, </w:t>
      </w:r>
      <w:r w:rsidR="00E4503B">
        <w:rPr>
          <w:highlight w:val="white"/>
        </w:rPr>
        <w:t xml:space="preserve">struct and unions, </w:t>
      </w:r>
      <w:r w:rsidR="002D286B">
        <w:rPr>
          <w:highlight w:val="white"/>
        </w:rPr>
        <w:t xml:space="preserve">enumerations, </w:t>
      </w:r>
      <w:r>
        <w:rPr>
          <w:highlight w:val="white"/>
        </w:rPr>
        <w:t>function</w:t>
      </w:r>
      <w:r w:rsidR="00E4503B">
        <w:rPr>
          <w:highlight w:val="white"/>
        </w:rPr>
        <w:t>s</w:t>
      </w:r>
      <w:r>
        <w:rPr>
          <w:highlight w:val="white"/>
        </w:rPr>
        <w:t xml:space="preserve">, and macros. They </w:t>
      </w:r>
      <w:r w:rsidR="00AE7175" w:rsidRPr="00EC76D5">
        <w:rPr>
          <w:highlight w:val="white"/>
        </w:rPr>
        <w:t>start with a lett</w:t>
      </w:r>
      <w:r w:rsidR="006233E0" w:rsidRPr="00EC76D5">
        <w:rPr>
          <w:highlight w:val="white"/>
        </w:rPr>
        <w:t>e</w:t>
      </w:r>
      <w:r w:rsidR="00AE7175" w:rsidRPr="00EC76D5">
        <w:rPr>
          <w:highlight w:val="white"/>
        </w:rPr>
        <w:t xml:space="preserve">r </w:t>
      </w:r>
      <w:r w:rsidR="006233E0" w:rsidRPr="00EC76D5">
        <w:rPr>
          <w:highlight w:val="white"/>
        </w:rPr>
        <w:t xml:space="preserve">or an </w:t>
      </w:r>
      <w:r w:rsidR="00AE7175" w:rsidRPr="00EC76D5">
        <w:rPr>
          <w:highlight w:val="white"/>
        </w:rPr>
        <w:t>underscore</w:t>
      </w:r>
      <w:r w:rsidR="009129FF" w:rsidRPr="00EC76D5">
        <w:rPr>
          <w:highlight w:val="white"/>
        </w:rPr>
        <w:t xml:space="preserve"> (’_’)</w:t>
      </w:r>
      <w:r w:rsidR="00AE7175" w:rsidRPr="00EC76D5">
        <w:rPr>
          <w:highlight w:val="white"/>
        </w:rPr>
        <w:t xml:space="preserve">, </w:t>
      </w:r>
      <w:r w:rsidR="00E12163" w:rsidRPr="00EC76D5">
        <w:rPr>
          <w:highlight w:val="white"/>
        </w:rPr>
        <w:t xml:space="preserve">that </w:t>
      </w:r>
      <w:r w:rsidR="00AE7175" w:rsidRPr="00EC76D5">
        <w:rPr>
          <w:highlight w:val="white"/>
        </w:rPr>
        <w:t xml:space="preserve">is </w:t>
      </w:r>
      <w:r w:rsidR="001C01A4" w:rsidRPr="00EC76D5">
        <w:rPr>
          <w:highlight w:val="white"/>
        </w:rPr>
        <w:t>potentially</w:t>
      </w:r>
      <w:r w:rsidR="00AE7175" w:rsidRPr="00EC76D5">
        <w:rPr>
          <w:highlight w:val="white"/>
        </w:rPr>
        <w:t xml:space="preserve"> </w:t>
      </w:r>
      <w:r w:rsidR="002F7E86" w:rsidRPr="00EC76D5">
        <w:rPr>
          <w:highlight w:val="white"/>
        </w:rPr>
        <w:t xml:space="preserve">followed </w:t>
      </w:r>
      <w:r w:rsidR="00AE7175" w:rsidRPr="00EC76D5">
        <w:rPr>
          <w:highlight w:val="white"/>
        </w:rPr>
        <w:t xml:space="preserve">by </w:t>
      </w:r>
      <w:r w:rsidR="001C01A4" w:rsidRPr="00EC76D5">
        <w:rPr>
          <w:highlight w:val="white"/>
        </w:rPr>
        <w:t>letters, digits, or underscores.</w:t>
      </w:r>
    </w:p>
    <w:p w14:paraId="299EAC6A" w14:textId="57A51F93" w:rsidR="00311885" w:rsidRPr="00EC76D5" w:rsidRDefault="00311885" w:rsidP="00311885">
      <w:pPr>
        <w:pStyle w:val="Code"/>
        <w:rPr>
          <w:highlight w:val="white"/>
        </w:rPr>
      </w:pPr>
      <w:r w:rsidRPr="00EC76D5">
        <w:rPr>
          <w:highlight w:val="white"/>
        </w:rPr>
        <w:t>NAME [a-zA-Z_][a-zA-Z0-9_]*</w:t>
      </w:r>
    </w:p>
    <w:p w14:paraId="4EEB01FB" w14:textId="32C5F3E4" w:rsidR="00B6557E" w:rsidRDefault="006274C4" w:rsidP="00F71851">
      <w:r w:rsidRPr="00EC76D5">
        <w:rPr>
          <w:highlight w:val="white"/>
        </w:rPr>
        <w:t xml:space="preserve">The path line is used to keeping track of the current line number. It is used by the </w:t>
      </w:r>
      <w:r w:rsidR="00F71851" w:rsidRPr="00EC76D5">
        <w:rPr>
          <w:highlight w:val="white"/>
        </w:rPr>
        <w:t>preprocessor</w:t>
      </w:r>
      <w:r w:rsidRPr="00EC76D5">
        <w:rPr>
          <w:highlight w:val="white"/>
        </w:rPr>
        <w:t xml:space="preserve"> macro __LINE__, and </w:t>
      </w:r>
      <w:r w:rsidR="00B11E36" w:rsidRPr="00EC76D5">
        <w:rPr>
          <w:highlight w:val="white"/>
        </w:rPr>
        <w:t>when reporting errors.</w:t>
      </w:r>
      <w:r w:rsidR="00F71851">
        <w:t xml:space="preserve"> The</w:t>
      </w:r>
      <w:r w:rsidR="00F71851" w:rsidRPr="00EC76D5">
        <w:t xml:space="preserve"> path line </w:t>
      </w:r>
      <w:r w:rsidR="00B6557E">
        <w:t xml:space="preserve">starts with </w:t>
      </w:r>
      <w:r w:rsidR="00F71851" w:rsidRPr="00EC76D5">
        <w:t>a dollar sign followed by anything except newline (the dot represent</w:t>
      </w:r>
      <w:r w:rsidR="00F71851">
        <w:t>s</w:t>
      </w:r>
      <w:r w:rsidR="00F71851" w:rsidRPr="00EC76D5">
        <w:t xml:space="preserve"> every character except newline) </w:t>
      </w:r>
      <w:r w:rsidR="00B6557E">
        <w:t>and ends with another dollar sign.</w:t>
      </w:r>
    </w:p>
    <w:p w14:paraId="47491F3F" w14:textId="6968764C" w:rsidR="00311885" w:rsidRPr="00EC76D5" w:rsidRDefault="00311885" w:rsidP="00311885">
      <w:pPr>
        <w:pStyle w:val="Code"/>
        <w:rPr>
          <w:highlight w:val="white"/>
        </w:rPr>
      </w:pPr>
      <w:r w:rsidRPr="00EC76D5">
        <w:rPr>
          <w:highlight w:val="white"/>
        </w:rPr>
        <w:t>PATH_LINE \$.*\$</w:t>
      </w:r>
    </w:p>
    <w:p w14:paraId="4377DE5F" w14:textId="6B1DB63B" w:rsidR="00B6557E" w:rsidRPr="001955F1" w:rsidRDefault="00B11E36" w:rsidP="00B11E36">
      <w:r w:rsidRPr="00EC76D5">
        <w:rPr>
          <w:highlight w:val="white"/>
        </w:rPr>
        <w:t>A white space is a</w:t>
      </w:r>
      <w:r w:rsidR="00B6557E">
        <w:rPr>
          <w:highlight w:val="white"/>
        </w:rPr>
        <w:t xml:space="preserve"> space or any character that can substitute as a space; that is</w:t>
      </w:r>
      <w:r w:rsidR="00B6557E" w:rsidRPr="00EC76D5">
        <w:t xml:space="preserve"> </w:t>
      </w:r>
      <w:r w:rsidR="001955F1">
        <w:t xml:space="preserve">horizontal </w:t>
      </w:r>
      <w:r w:rsidR="00B6557E" w:rsidRPr="00EC76D5">
        <w:t xml:space="preserve">tabulator, return, newline, </w:t>
      </w:r>
      <w:r w:rsidR="001955F1">
        <w:t>and</w:t>
      </w:r>
      <w:r w:rsidR="00B6557E" w:rsidRPr="00EC76D5">
        <w:t xml:space="preserve"> form</w:t>
      </w:r>
      <w:r w:rsidR="00B6557E">
        <w:t xml:space="preserve"> </w:t>
      </w:r>
      <w:r w:rsidR="00B6557E" w:rsidRPr="00EC76D5">
        <w:t>feed.</w:t>
      </w:r>
    </w:p>
    <w:p w14:paraId="5B408B54" w14:textId="77777777" w:rsidR="00311885" w:rsidRPr="00EC76D5" w:rsidRDefault="00311885" w:rsidP="00311885">
      <w:pPr>
        <w:pStyle w:val="Code"/>
        <w:rPr>
          <w:highlight w:val="white"/>
        </w:rPr>
      </w:pPr>
      <w:r w:rsidRPr="00EC76D5">
        <w:rPr>
          <w:highlight w:val="white"/>
        </w:rPr>
        <w:t>WHITE_SPACE [ \t\r\n\f]</w:t>
      </w:r>
    </w:p>
    <w:p w14:paraId="562DEE61" w14:textId="634C668F" w:rsidR="00311885" w:rsidRPr="00EC76D5" w:rsidRDefault="005553F6" w:rsidP="005553F6">
      <w:pPr>
        <w:rPr>
          <w:highlight w:val="white"/>
        </w:rPr>
      </w:pPr>
      <w:r>
        <w:rPr>
          <w:highlight w:val="white"/>
        </w:rPr>
        <w:t xml:space="preserve">The next section holds the </w:t>
      </w:r>
      <w:r w:rsidR="009746D3">
        <w:rPr>
          <w:highlight w:val="white"/>
        </w:rPr>
        <w:t xml:space="preserve">actions of </w:t>
      </w:r>
      <w:r w:rsidR="006D53AF">
        <w:rPr>
          <w:highlight w:val="white"/>
        </w:rPr>
        <w:t>keyword</w:t>
      </w:r>
      <w:r w:rsidR="009746D3">
        <w:rPr>
          <w:highlight w:val="white"/>
        </w:rPr>
        <w:t>s</w:t>
      </w:r>
      <w:r w:rsidR="001F77D6">
        <w:rPr>
          <w:highlight w:val="white"/>
        </w:rPr>
        <w:t>, operators,</w:t>
      </w:r>
      <w:r w:rsidR="009746D3">
        <w:rPr>
          <w:highlight w:val="white"/>
        </w:rPr>
        <w:t xml:space="preserve"> and </w:t>
      </w:r>
      <w:r w:rsidR="00033301">
        <w:rPr>
          <w:highlight w:val="white"/>
        </w:rPr>
        <w:t>the rules defined above.</w:t>
      </w:r>
    </w:p>
    <w:p w14:paraId="3B1EE96A" w14:textId="77777777" w:rsidR="00311885" w:rsidRPr="00EC76D5" w:rsidRDefault="00311885" w:rsidP="00311885">
      <w:pPr>
        <w:pStyle w:val="Code"/>
        <w:rPr>
          <w:highlight w:val="white"/>
        </w:rPr>
      </w:pPr>
      <w:r w:rsidRPr="00EC76D5">
        <w:rPr>
          <w:highlight w:val="white"/>
        </w:rPr>
        <w:t>%%</w:t>
      </w:r>
    </w:p>
    <w:p w14:paraId="2BED49BF" w14:textId="77777777" w:rsidR="00311885" w:rsidRPr="00EC76D5" w:rsidRDefault="00311885" w:rsidP="00311885">
      <w:pPr>
        <w:pStyle w:val="Code"/>
        <w:rPr>
          <w:highlight w:val="white"/>
        </w:rPr>
      </w:pPr>
      <w:r w:rsidRPr="00EC76D5">
        <w:rPr>
          <w:highlight w:val="white"/>
        </w:rPr>
        <w:t>"auto"          { return ((int) Tokens.AUTO);            }</w:t>
      </w:r>
    </w:p>
    <w:p w14:paraId="4932EDBE" w14:textId="77777777" w:rsidR="00311885" w:rsidRPr="00EC76D5" w:rsidRDefault="00311885" w:rsidP="00311885">
      <w:pPr>
        <w:pStyle w:val="Code"/>
        <w:rPr>
          <w:highlight w:val="white"/>
        </w:rPr>
      </w:pPr>
      <w:r w:rsidRPr="00EC76D5">
        <w:rPr>
          <w:highlight w:val="white"/>
        </w:rPr>
        <w:t>"break"         { return ((int) Tokens.BREAK);           }</w:t>
      </w:r>
    </w:p>
    <w:p w14:paraId="41D76532" w14:textId="77777777" w:rsidR="00311885" w:rsidRPr="00EC76D5" w:rsidRDefault="00311885" w:rsidP="00311885">
      <w:pPr>
        <w:pStyle w:val="Code"/>
        <w:rPr>
          <w:highlight w:val="white"/>
        </w:rPr>
      </w:pPr>
      <w:r w:rsidRPr="00EC76D5">
        <w:rPr>
          <w:highlight w:val="white"/>
        </w:rPr>
        <w:t>"case"          { return ((int) Tokens.CASE);            }</w:t>
      </w:r>
    </w:p>
    <w:p w14:paraId="7F51FA77" w14:textId="77777777" w:rsidR="00311885" w:rsidRPr="00EC76D5" w:rsidRDefault="00311885" w:rsidP="00311885">
      <w:pPr>
        <w:pStyle w:val="Code"/>
        <w:rPr>
          <w:highlight w:val="white"/>
        </w:rPr>
      </w:pPr>
      <w:r w:rsidRPr="00EC76D5">
        <w:rPr>
          <w:highlight w:val="white"/>
        </w:rPr>
        <w:t>"carry_flag"    { return ((int) Tokens.CARRY_FLAG);      }</w:t>
      </w:r>
    </w:p>
    <w:p w14:paraId="07029621" w14:textId="77777777" w:rsidR="00311885" w:rsidRPr="00EC76D5" w:rsidRDefault="00311885" w:rsidP="00311885">
      <w:pPr>
        <w:pStyle w:val="Code"/>
        <w:rPr>
          <w:highlight w:val="white"/>
        </w:rPr>
      </w:pPr>
      <w:r w:rsidRPr="00EC76D5">
        <w:rPr>
          <w:highlight w:val="white"/>
        </w:rPr>
        <w:t>"char"          { return ((int) Tokens.CHAR);            }</w:t>
      </w:r>
    </w:p>
    <w:p w14:paraId="09461CE0" w14:textId="77777777" w:rsidR="00311885" w:rsidRPr="00EC76D5" w:rsidRDefault="00311885" w:rsidP="00311885">
      <w:pPr>
        <w:pStyle w:val="Code"/>
        <w:rPr>
          <w:highlight w:val="white"/>
        </w:rPr>
      </w:pPr>
      <w:r w:rsidRPr="00EC76D5">
        <w:rPr>
          <w:highlight w:val="white"/>
        </w:rPr>
        <w:t>"const"         { return ((int) Tokens.CONSTANT);        }</w:t>
      </w:r>
    </w:p>
    <w:p w14:paraId="61CE6948" w14:textId="77777777" w:rsidR="00311885" w:rsidRPr="00EC76D5" w:rsidRDefault="00311885" w:rsidP="00311885">
      <w:pPr>
        <w:pStyle w:val="Code"/>
        <w:rPr>
          <w:highlight w:val="white"/>
        </w:rPr>
      </w:pPr>
      <w:r w:rsidRPr="00EC76D5">
        <w:rPr>
          <w:highlight w:val="white"/>
        </w:rPr>
        <w:t>"continue"      { return ((int) Tokens.CONTINUE);        }</w:t>
      </w:r>
    </w:p>
    <w:p w14:paraId="46A9D9EE" w14:textId="77777777" w:rsidR="00311885" w:rsidRPr="00EC76D5" w:rsidRDefault="00311885" w:rsidP="00311885">
      <w:pPr>
        <w:pStyle w:val="Code"/>
        <w:rPr>
          <w:highlight w:val="white"/>
        </w:rPr>
      </w:pPr>
      <w:r w:rsidRPr="00EC76D5">
        <w:rPr>
          <w:highlight w:val="white"/>
        </w:rPr>
        <w:t>"default"       { return ((int) Tokens.DEFAULT);         }</w:t>
      </w:r>
    </w:p>
    <w:p w14:paraId="7D1A5314" w14:textId="77777777" w:rsidR="00311885" w:rsidRPr="00EC76D5" w:rsidRDefault="00311885" w:rsidP="00311885">
      <w:pPr>
        <w:pStyle w:val="Code"/>
        <w:rPr>
          <w:highlight w:val="white"/>
        </w:rPr>
      </w:pPr>
      <w:r w:rsidRPr="00EC76D5">
        <w:rPr>
          <w:highlight w:val="white"/>
        </w:rPr>
        <w:t>"do"            { return ((int) Tokens.DO);              }</w:t>
      </w:r>
    </w:p>
    <w:p w14:paraId="75F21B60" w14:textId="77777777" w:rsidR="00311885" w:rsidRPr="00EC76D5" w:rsidRDefault="00311885" w:rsidP="00311885">
      <w:pPr>
        <w:pStyle w:val="Code"/>
        <w:rPr>
          <w:highlight w:val="white"/>
        </w:rPr>
      </w:pPr>
      <w:r w:rsidRPr="00EC76D5">
        <w:rPr>
          <w:highlight w:val="white"/>
        </w:rPr>
        <w:t>"double"        { return ((int) Tokens.DOUBLE);          }</w:t>
      </w:r>
    </w:p>
    <w:p w14:paraId="64112E7B" w14:textId="77777777" w:rsidR="00311885" w:rsidRPr="00EC76D5" w:rsidRDefault="00311885" w:rsidP="00311885">
      <w:pPr>
        <w:pStyle w:val="Code"/>
        <w:rPr>
          <w:highlight w:val="white"/>
        </w:rPr>
      </w:pPr>
      <w:r w:rsidRPr="00EC76D5">
        <w:rPr>
          <w:highlight w:val="white"/>
        </w:rPr>
        <w:t>"else"          { return ((int) Tokens.ELSE);            }</w:t>
      </w:r>
    </w:p>
    <w:p w14:paraId="02310139" w14:textId="77777777" w:rsidR="00311885" w:rsidRPr="00EC76D5" w:rsidRDefault="00311885" w:rsidP="00311885">
      <w:pPr>
        <w:pStyle w:val="Code"/>
        <w:rPr>
          <w:highlight w:val="white"/>
        </w:rPr>
      </w:pPr>
      <w:r w:rsidRPr="00EC76D5">
        <w:rPr>
          <w:highlight w:val="white"/>
        </w:rPr>
        <w:t>"enum"          { return ((int) Tokens.ENUM);            }</w:t>
      </w:r>
    </w:p>
    <w:p w14:paraId="2D08A7B3" w14:textId="77777777" w:rsidR="00311885" w:rsidRPr="00EC76D5" w:rsidRDefault="00311885" w:rsidP="00311885">
      <w:pPr>
        <w:pStyle w:val="Code"/>
        <w:rPr>
          <w:highlight w:val="white"/>
        </w:rPr>
      </w:pPr>
      <w:r w:rsidRPr="00EC76D5">
        <w:rPr>
          <w:highlight w:val="white"/>
        </w:rPr>
        <w:t>"extern"        { return ((int) Tokens.EXTERN);          }</w:t>
      </w:r>
    </w:p>
    <w:p w14:paraId="40163627" w14:textId="77777777" w:rsidR="00311885" w:rsidRPr="00EC76D5" w:rsidRDefault="00311885" w:rsidP="00311885">
      <w:pPr>
        <w:pStyle w:val="Code"/>
        <w:rPr>
          <w:highlight w:val="white"/>
        </w:rPr>
      </w:pPr>
      <w:r w:rsidRPr="00EC76D5">
        <w:rPr>
          <w:highlight w:val="white"/>
        </w:rPr>
        <w:t>"float"         { return ((int) Tokens.FLOAT);           }</w:t>
      </w:r>
    </w:p>
    <w:p w14:paraId="2F284285" w14:textId="77777777" w:rsidR="00311885" w:rsidRPr="00EC76D5" w:rsidRDefault="00311885" w:rsidP="00311885">
      <w:pPr>
        <w:pStyle w:val="Code"/>
        <w:rPr>
          <w:highlight w:val="white"/>
        </w:rPr>
      </w:pPr>
      <w:r w:rsidRPr="00EC76D5">
        <w:rPr>
          <w:highlight w:val="white"/>
        </w:rPr>
        <w:t>"for"           { return ((int) Tokens.FOR);             }</w:t>
      </w:r>
    </w:p>
    <w:p w14:paraId="368CC5AE" w14:textId="77777777" w:rsidR="00311885" w:rsidRPr="00EC76D5" w:rsidRDefault="00311885" w:rsidP="00311885">
      <w:pPr>
        <w:pStyle w:val="Code"/>
        <w:rPr>
          <w:highlight w:val="white"/>
        </w:rPr>
      </w:pPr>
      <w:r w:rsidRPr="00EC76D5">
        <w:rPr>
          <w:highlight w:val="white"/>
        </w:rPr>
        <w:t>"goto"          { return ((int) Tokens.GOTO);            }</w:t>
      </w:r>
    </w:p>
    <w:p w14:paraId="51886420" w14:textId="77777777" w:rsidR="00311885" w:rsidRPr="00EC76D5" w:rsidRDefault="00311885" w:rsidP="00311885">
      <w:pPr>
        <w:pStyle w:val="Code"/>
        <w:rPr>
          <w:highlight w:val="white"/>
        </w:rPr>
      </w:pPr>
      <w:r w:rsidRPr="00EC76D5">
        <w:rPr>
          <w:highlight w:val="white"/>
        </w:rPr>
        <w:t>"int"           { return ((int) Tokens.INT);             }</w:t>
      </w:r>
    </w:p>
    <w:p w14:paraId="7875F723" w14:textId="050760BB" w:rsidR="00311885" w:rsidRPr="00EC76D5" w:rsidRDefault="00311885" w:rsidP="00311885">
      <w:pPr>
        <w:pStyle w:val="Code"/>
        <w:rPr>
          <w:highlight w:val="white"/>
        </w:rPr>
      </w:pPr>
      <w:r w:rsidRPr="00EC76D5">
        <w:rPr>
          <w:highlight w:val="white"/>
        </w:rPr>
        <w:t>"interrupt"     { return ((int) Tokens.INTERUPT);       }</w:t>
      </w:r>
    </w:p>
    <w:p w14:paraId="6096FFE9" w14:textId="77777777" w:rsidR="00311885" w:rsidRPr="00EC76D5" w:rsidRDefault="00311885" w:rsidP="00311885">
      <w:pPr>
        <w:pStyle w:val="Code"/>
        <w:rPr>
          <w:highlight w:val="white"/>
        </w:rPr>
      </w:pPr>
      <w:r w:rsidRPr="00EC76D5">
        <w:rPr>
          <w:highlight w:val="white"/>
        </w:rPr>
        <w:t>"if"            { return ((int) Tokens.IF);              }</w:t>
      </w:r>
    </w:p>
    <w:p w14:paraId="1BE473C6" w14:textId="77777777" w:rsidR="00311885" w:rsidRPr="00EC76D5" w:rsidRDefault="00311885" w:rsidP="00311885">
      <w:pPr>
        <w:pStyle w:val="Code"/>
        <w:rPr>
          <w:highlight w:val="white"/>
        </w:rPr>
      </w:pPr>
      <w:r w:rsidRPr="00EC76D5">
        <w:rPr>
          <w:highlight w:val="white"/>
        </w:rPr>
        <w:t>"jump_register" { return ((int) Tokens.JUMP_REGISTER);   }</w:t>
      </w:r>
    </w:p>
    <w:p w14:paraId="263A3C83" w14:textId="77777777" w:rsidR="00311885" w:rsidRPr="00EC76D5" w:rsidRDefault="00311885" w:rsidP="00311885">
      <w:pPr>
        <w:pStyle w:val="Code"/>
        <w:rPr>
          <w:highlight w:val="white"/>
        </w:rPr>
      </w:pPr>
      <w:r w:rsidRPr="00EC76D5">
        <w:rPr>
          <w:highlight w:val="white"/>
        </w:rPr>
        <w:t>"long"          { return ((int) Tokens.LONG);            }</w:t>
      </w:r>
    </w:p>
    <w:p w14:paraId="23302F4E" w14:textId="77777777" w:rsidR="00311885" w:rsidRPr="00EC76D5" w:rsidRDefault="00311885" w:rsidP="00311885">
      <w:pPr>
        <w:pStyle w:val="Code"/>
        <w:rPr>
          <w:highlight w:val="white"/>
        </w:rPr>
      </w:pPr>
      <w:r w:rsidRPr="00EC76D5">
        <w:rPr>
          <w:highlight w:val="white"/>
        </w:rPr>
        <w:t>"register"      { return ((int) Tokens.REGISTER);        }</w:t>
      </w:r>
    </w:p>
    <w:p w14:paraId="0A938247" w14:textId="77777777" w:rsidR="00311885" w:rsidRPr="00EC76D5" w:rsidRDefault="00311885" w:rsidP="00311885">
      <w:pPr>
        <w:pStyle w:val="Code"/>
        <w:rPr>
          <w:highlight w:val="white"/>
        </w:rPr>
      </w:pPr>
      <w:r w:rsidRPr="00EC76D5">
        <w:rPr>
          <w:highlight w:val="white"/>
        </w:rPr>
        <w:t>"return"        { return ((int) Tokens.RETURN);          }</w:t>
      </w:r>
    </w:p>
    <w:p w14:paraId="57F9A772" w14:textId="77777777" w:rsidR="00311885" w:rsidRPr="00EC76D5" w:rsidRDefault="00311885" w:rsidP="00311885">
      <w:pPr>
        <w:pStyle w:val="Code"/>
        <w:rPr>
          <w:highlight w:val="white"/>
        </w:rPr>
      </w:pPr>
      <w:r w:rsidRPr="00EC76D5">
        <w:rPr>
          <w:highlight w:val="white"/>
        </w:rPr>
        <w:t>"short"         { return ((int) Tokens.SHORT);           }</w:t>
      </w:r>
    </w:p>
    <w:p w14:paraId="1F99AF76" w14:textId="77777777" w:rsidR="00311885" w:rsidRPr="00EC76D5" w:rsidRDefault="00311885" w:rsidP="00311885">
      <w:pPr>
        <w:pStyle w:val="Code"/>
        <w:rPr>
          <w:highlight w:val="white"/>
        </w:rPr>
      </w:pPr>
      <w:r w:rsidRPr="00EC76D5">
        <w:rPr>
          <w:highlight w:val="white"/>
        </w:rPr>
        <w:t>"signed"        { return ((int) Tokens.SIGNED);          }</w:t>
      </w:r>
    </w:p>
    <w:p w14:paraId="65ECFCAF" w14:textId="77777777" w:rsidR="00311885" w:rsidRPr="00EC76D5" w:rsidRDefault="00311885" w:rsidP="00311885">
      <w:pPr>
        <w:pStyle w:val="Code"/>
        <w:rPr>
          <w:highlight w:val="white"/>
        </w:rPr>
      </w:pPr>
      <w:r w:rsidRPr="00EC76D5">
        <w:rPr>
          <w:highlight w:val="white"/>
        </w:rPr>
        <w:t>"sizeof"        { return ((int) Tokens.SIZEOF);          }</w:t>
      </w:r>
    </w:p>
    <w:p w14:paraId="4FA6B5F7" w14:textId="77777777" w:rsidR="00311885" w:rsidRPr="00EC76D5" w:rsidRDefault="00311885" w:rsidP="00311885">
      <w:pPr>
        <w:pStyle w:val="Code"/>
        <w:rPr>
          <w:highlight w:val="white"/>
        </w:rPr>
      </w:pPr>
      <w:r w:rsidRPr="00EC76D5">
        <w:rPr>
          <w:highlight w:val="white"/>
        </w:rPr>
        <w:t>"static"        { return ((int) Tokens.STATIC);          }</w:t>
      </w:r>
    </w:p>
    <w:p w14:paraId="499FB041" w14:textId="77777777" w:rsidR="00311885" w:rsidRPr="00EC76D5" w:rsidRDefault="00311885" w:rsidP="00311885">
      <w:pPr>
        <w:pStyle w:val="Code"/>
        <w:rPr>
          <w:highlight w:val="white"/>
        </w:rPr>
      </w:pPr>
      <w:r w:rsidRPr="00EC76D5">
        <w:rPr>
          <w:highlight w:val="white"/>
        </w:rPr>
        <w:t>"struct"        { return ((int) Tokens.STRUCT);          }</w:t>
      </w:r>
    </w:p>
    <w:p w14:paraId="0E397A32" w14:textId="77777777" w:rsidR="00311885" w:rsidRPr="00EC76D5" w:rsidRDefault="00311885" w:rsidP="00311885">
      <w:pPr>
        <w:pStyle w:val="Code"/>
        <w:rPr>
          <w:highlight w:val="white"/>
        </w:rPr>
      </w:pPr>
      <w:r w:rsidRPr="00EC76D5">
        <w:rPr>
          <w:highlight w:val="white"/>
        </w:rPr>
        <w:t>"switch"        { return ((int) Tokens.SWITCH);          }</w:t>
      </w:r>
    </w:p>
    <w:p w14:paraId="4E1175B4" w14:textId="77777777" w:rsidR="00311885" w:rsidRPr="00EC76D5" w:rsidRDefault="00311885" w:rsidP="00311885">
      <w:pPr>
        <w:pStyle w:val="Code"/>
        <w:rPr>
          <w:highlight w:val="white"/>
        </w:rPr>
      </w:pPr>
      <w:r w:rsidRPr="00EC76D5">
        <w:rPr>
          <w:highlight w:val="white"/>
        </w:rPr>
        <w:t>"syscall"       { return ((int) Tokens.SYSCALL);         }</w:t>
      </w:r>
    </w:p>
    <w:p w14:paraId="0EDD544F" w14:textId="77777777" w:rsidR="00311885" w:rsidRPr="00EC76D5" w:rsidRDefault="00311885" w:rsidP="00311885">
      <w:pPr>
        <w:pStyle w:val="Code"/>
        <w:rPr>
          <w:highlight w:val="white"/>
        </w:rPr>
      </w:pPr>
      <w:r w:rsidRPr="00EC76D5">
        <w:rPr>
          <w:highlight w:val="white"/>
        </w:rPr>
        <w:t>"typedef"       { return ((int) Tokens.TYPEDEF);         }</w:t>
      </w:r>
    </w:p>
    <w:p w14:paraId="5BF80CFA" w14:textId="77777777" w:rsidR="00311885" w:rsidRPr="00EC76D5" w:rsidRDefault="00311885" w:rsidP="00311885">
      <w:pPr>
        <w:pStyle w:val="Code"/>
        <w:rPr>
          <w:highlight w:val="white"/>
        </w:rPr>
      </w:pPr>
      <w:r w:rsidRPr="00EC76D5">
        <w:rPr>
          <w:highlight w:val="white"/>
        </w:rPr>
        <w:t>"union"         { return ((int) Tokens.UNION);           }</w:t>
      </w:r>
    </w:p>
    <w:p w14:paraId="5616A816" w14:textId="77777777" w:rsidR="00311885" w:rsidRPr="00EC76D5" w:rsidRDefault="00311885" w:rsidP="00311885">
      <w:pPr>
        <w:pStyle w:val="Code"/>
        <w:rPr>
          <w:highlight w:val="white"/>
        </w:rPr>
      </w:pPr>
      <w:r w:rsidRPr="00EC76D5">
        <w:rPr>
          <w:highlight w:val="white"/>
        </w:rPr>
        <w:t>"unsigned"      { return ((int) Tokens.UNSIGNED);        }</w:t>
      </w:r>
    </w:p>
    <w:p w14:paraId="3E3B48F5" w14:textId="77777777" w:rsidR="00311885" w:rsidRPr="00EC76D5" w:rsidRDefault="00311885" w:rsidP="00311885">
      <w:pPr>
        <w:pStyle w:val="Code"/>
        <w:rPr>
          <w:highlight w:val="white"/>
        </w:rPr>
      </w:pPr>
      <w:r w:rsidRPr="00EC76D5">
        <w:rPr>
          <w:highlight w:val="white"/>
        </w:rPr>
        <w:t>"while"         { return ((int) Tokens.WHILE);           }</w:t>
      </w:r>
    </w:p>
    <w:p w14:paraId="036AA73D" w14:textId="77777777" w:rsidR="00311885" w:rsidRPr="00EC76D5" w:rsidRDefault="00311885" w:rsidP="00311885">
      <w:pPr>
        <w:pStyle w:val="Code"/>
        <w:rPr>
          <w:highlight w:val="white"/>
        </w:rPr>
      </w:pPr>
      <w:r w:rsidRPr="00EC76D5">
        <w:rPr>
          <w:highlight w:val="white"/>
        </w:rPr>
        <w:t>"void"          { return ((int) Tokens.VOID);            }</w:t>
      </w:r>
    </w:p>
    <w:p w14:paraId="2D9E8689" w14:textId="77777777" w:rsidR="00311885" w:rsidRPr="00EC76D5" w:rsidRDefault="00311885" w:rsidP="00311885">
      <w:pPr>
        <w:pStyle w:val="Code"/>
        <w:rPr>
          <w:highlight w:val="white"/>
        </w:rPr>
      </w:pPr>
      <w:r w:rsidRPr="00EC76D5">
        <w:rPr>
          <w:highlight w:val="white"/>
        </w:rPr>
        <w:lastRenderedPageBreak/>
        <w:t>"volatile"      { return ((int) Tokens.VOLATILE);        }</w:t>
      </w:r>
    </w:p>
    <w:p w14:paraId="359BF22A" w14:textId="77777777" w:rsidR="00311885" w:rsidRPr="00EC76D5" w:rsidRDefault="00311885" w:rsidP="00311885">
      <w:pPr>
        <w:pStyle w:val="Code"/>
        <w:rPr>
          <w:highlight w:val="white"/>
        </w:rPr>
      </w:pPr>
    </w:p>
    <w:p w14:paraId="3AA5F82B" w14:textId="77777777" w:rsidR="00311885" w:rsidRPr="00EC76D5" w:rsidRDefault="00311885" w:rsidP="00311885">
      <w:pPr>
        <w:pStyle w:val="Code"/>
        <w:rPr>
          <w:highlight w:val="white"/>
        </w:rPr>
      </w:pPr>
      <w:r w:rsidRPr="00EC76D5">
        <w:rPr>
          <w:highlight w:val="white"/>
        </w:rPr>
        <w:t>";" { return ((int) Tokens.SEMICOLON); }</w:t>
      </w:r>
    </w:p>
    <w:p w14:paraId="0C2E6B55" w14:textId="77777777" w:rsidR="00311885" w:rsidRPr="00EC76D5" w:rsidRDefault="00311885" w:rsidP="00311885">
      <w:pPr>
        <w:pStyle w:val="Code"/>
        <w:rPr>
          <w:highlight w:val="white"/>
        </w:rPr>
      </w:pPr>
      <w:r w:rsidRPr="00EC76D5">
        <w:rPr>
          <w:highlight w:val="white"/>
        </w:rPr>
        <w:t>":" { return ((int) Tokens.COLON); }</w:t>
      </w:r>
    </w:p>
    <w:p w14:paraId="6BD849F5" w14:textId="77777777" w:rsidR="00311885" w:rsidRPr="00EC76D5" w:rsidRDefault="00311885" w:rsidP="00311885">
      <w:pPr>
        <w:pStyle w:val="Code"/>
        <w:rPr>
          <w:highlight w:val="white"/>
        </w:rPr>
      </w:pPr>
      <w:r w:rsidRPr="00EC76D5">
        <w:rPr>
          <w:highlight w:val="white"/>
        </w:rPr>
        <w:t>"," { return ((int) Tokens.COMMA); }</w:t>
      </w:r>
    </w:p>
    <w:p w14:paraId="639A310A" w14:textId="77777777" w:rsidR="00311885" w:rsidRPr="00EC76D5" w:rsidRDefault="00311885" w:rsidP="00311885">
      <w:pPr>
        <w:pStyle w:val="Code"/>
        <w:rPr>
          <w:highlight w:val="white"/>
        </w:rPr>
      </w:pPr>
    </w:p>
    <w:p w14:paraId="2D584259" w14:textId="77777777" w:rsidR="00311885" w:rsidRPr="00EC76D5" w:rsidRDefault="00311885" w:rsidP="00311885">
      <w:pPr>
        <w:pStyle w:val="Code"/>
        <w:rPr>
          <w:highlight w:val="white"/>
        </w:rPr>
      </w:pPr>
      <w:r w:rsidRPr="00EC76D5">
        <w:rPr>
          <w:highlight w:val="white"/>
        </w:rPr>
        <w:t>"." { return ((int) Tokens.DOT); }</w:t>
      </w:r>
    </w:p>
    <w:p w14:paraId="2DF61185" w14:textId="77777777" w:rsidR="00311885" w:rsidRPr="00EC76D5" w:rsidRDefault="00311885" w:rsidP="00311885">
      <w:pPr>
        <w:pStyle w:val="Code"/>
        <w:rPr>
          <w:highlight w:val="white"/>
        </w:rPr>
      </w:pPr>
      <w:r w:rsidRPr="00EC76D5">
        <w:rPr>
          <w:highlight w:val="white"/>
        </w:rPr>
        <w:t>"-&gt;" { return ((int) Tokens.ARROW); }</w:t>
      </w:r>
    </w:p>
    <w:p w14:paraId="540AF634" w14:textId="77777777" w:rsidR="00311885" w:rsidRPr="00EC76D5" w:rsidRDefault="00311885" w:rsidP="00311885">
      <w:pPr>
        <w:pStyle w:val="Code"/>
        <w:rPr>
          <w:highlight w:val="white"/>
        </w:rPr>
      </w:pPr>
      <w:r w:rsidRPr="00EC76D5">
        <w:rPr>
          <w:highlight w:val="white"/>
        </w:rPr>
        <w:t>"..." { return ((int) Tokens.ELLIPSE); }</w:t>
      </w:r>
    </w:p>
    <w:p w14:paraId="43940F65" w14:textId="77777777" w:rsidR="00311885" w:rsidRPr="00EC76D5" w:rsidRDefault="00311885" w:rsidP="00311885">
      <w:pPr>
        <w:pStyle w:val="Code"/>
        <w:rPr>
          <w:highlight w:val="white"/>
        </w:rPr>
      </w:pPr>
    </w:p>
    <w:p w14:paraId="221F5BC0" w14:textId="77777777" w:rsidR="00311885" w:rsidRPr="00EC76D5" w:rsidRDefault="00311885" w:rsidP="00311885">
      <w:pPr>
        <w:pStyle w:val="Code"/>
        <w:rPr>
          <w:highlight w:val="white"/>
        </w:rPr>
      </w:pPr>
      <w:r w:rsidRPr="00EC76D5">
        <w:rPr>
          <w:highlight w:val="white"/>
        </w:rPr>
        <w:t>"(" { return ((int) Tokens.LEFT_PAREN); }</w:t>
      </w:r>
    </w:p>
    <w:p w14:paraId="280FA839" w14:textId="77777777" w:rsidR="00311885" w:rsidRPr="00EC76D5" w:rsidRDefault="00311885" w:rsidP="00311885">
      <w:pPr>
        <w:pStyle w:val="Code"/>
        <w:rPr>
          <w:highlight w:val="white"/>
        </w:rPr>
      </w:pPr>
      <w:r w:rsidRPr="00EC76D5">
        <w:rPr>
          <w:highlight w:val="white"/>
        </w:rPr>
        <w:t>")" { return ((int) Tokens.RIGHT_PAREN); }</w:t>
      </w:r>
    </w:p>
    <w:p w14:paraId="7BB55384" w14:textId="77777777" w:rsidR="00311885" w:rsidRPr="00EC76D5" w:rsidRDefault="00311885" w:rsidP="00311885">
      <w:pPr>
        <w:pStyle w:val="Code"/>
        <w:rPr>
          <w:highlight w:val="white"/>
        </w:rPr>
      </w:pPr>
      <w:r w:rsidRPr="00EC76D5">
        <w:rPr>
          <w:highlight w:val="white"/>
        </w:rPr>
        <w:t>"{" { return ((int) Tokens.LEFT_BLOCK); }</w:t>
      </w:r>
    </w:p>
    <w:p w14:paraId="7651F3B9" w14:textId="77777777" w:rsidR="00311885" w:rsidRPr="00EC76D5" w:rsidRDefault="00311885" w:rsidP="00311885">
      <w:pPr>
        <w:pStyle w:val="Code"/>
        <w:rPr>
          <w:highlight w:val="white"/>
        </w:rPr>
      </w:pPr>
      <w:r w:rsidRPr="00EC76D5">
        <w:rPr>
          <w:highlight w:val="white"/>
        </w:rPr>
        <w:t>"}" { return ((int) Tokens.RIGHT_BLOCK); }</w:t>
      </w:r>
    </w:p>
    <w:p w14:paraId="40FFFB51" w14:textId="77777777" w:rsidR="00311885" w:rsidRPr="00EC76D5" w:rsidRDefault="00311885" w:rsidP="00311885">
      <w:pPr>
        <w:pStyle w:val="Code"/>
        <w:rPr>
          <w:highlight w:val="white"/>
        </w:rPr>
      </w:pPr>
      <w:r w:rsidRPr="00EC76D5">
        <w:rPr>
          <w:highlight w:val="white"/>
        </w:rPr>
        <w:t>"[" { return ((int) Tokens.LEFT_SQUARE); }</w:t>
      </w:r>
    </w:p>
    <w:p w14:paraId="375916B0" w14:textId="77777777" w:rsidR="00311885" w:rsidRPr="00EC76D5" w:rsidRDefault="00311885" w:rsidP="00311885">
      <w:pPr>
        <w:pStyle w:val="Code"/>
        <w:rPr>
          <w:highlight w:val="white"/>
        </w:rPr>
      </w:pPr>
      <w:r w:rsidRPr="00EC76D5">
        <w:rPr>
          <w:highlight w:val="white"/>
        </w:rPr>
        <w:t>"]" { return ((int) Tokens.RIGHT_SQUARE); }</w:t>
      </w:r>
    </w:p>
    <w:p w14:paraId="6FC8239E" w14:textId="77777777" w:rsidR="00311885" w:rsidRPr="00EC76D5" w:rsidRDefault="00311885" w:rsidP="00311885">
      <w:pPr>
        <w:pStyle w:val="Code"/>
        <w:rPr>
          <w:highlight w:val="white"/>
        </w:rPr>
      </w:pPr>
    </w:p>
    <w:p w14:paraId="6C0B61C0" w14:textId="77777777" w:rsidR="00311885" w:rsidRPr="00EC76D5" w:rsidRDefault="00311885" w:rsidP="00311885">
      <w:pPr>
        <w:pStyle w:val="Code"/>
        <w:rPr>
          <w:highlight w:val="white"/>
        </w:rPr>
      </w:pPr>
      <w:r w:rsidRPr="00EC76D5">
        <w:rPr>
          <w:highlight w:val="white"/>
        </w:rPr>
        <w:t>"*" { return ((int) Tokens.ASTERRISK); }</w:t>
      </w:r>
    </w:p>
    <w:p w14:paraId="0BB1FE9C" w14:textId="77777777" w:rsidR="00311885" w:rsidRPr="00EC76D5" w:rsidRDefault="00311885" w:rsidP="00311885">
      <w:pPr>
        <w:pStyle w:val="Code"/>
        <w:rPr>
          <w:highlight w:val="white"/>
        </w:rPr>
      </w:pPr>
      <w:r w:rsidRPr="00EC76D5">
        <w:rPr>
          <w:highlight w:val="white"/>
        </w:rPr>
        <w:t>"?" { return ((int) Tokens.QUESTION_MARK); }</w:t>
      </w:r>
    </w:p>
    <w:p w14:paraId="468163E3" w14:textId="77777777" w:rsidR="00311885" w:rsidRPr="00EC76D5" w:rsidRDefault="00311885" w:rsidP="00311885">
      <w:pPr>
        <w:pStyle w:val="Code"/>
        <w:rPr>
          <w:highlight w:val="white"/>
        </w:rPr>
      </w:pPr>
    </w:p>
    <w:p w14:paraId="6CE1E4A9" w14:textId="77777777" w:rsidR="00311885" w:rsidRPr="00EC76D5" w:rsidRDefault="00311885" w:rsidP="00311885">
      <w:pPr>
        <w:pStyle w:val="Code"/>
        <w:rPr>
          <w:highlight w:val="white"/>
        </w:rPr>
      </w:pPr>
      <w:r w:rsidRPr="00EC76D5">
        <w:rPr>
          <w:highlight w:val="white"/>
        </w:rPr>
        <w:t>"||" { return ((int) Tokens.LOGICAL_OR); }</w:t>
      </w:r>
    </w:p>
    <w:p w14:paraId="310E287F" w14:textId="77777777" w:rsidR="00311885" w:rsidRPr="00EC76D5" w:rsidRDefault="00311885" w:rsidP="00311885">
      <w:pPr>
        <w:pStyle w:val="Code"/>
        <w:rPr>
          <w:highlight w:val="white"/>
        </w:rPr>
      </w:pPr>
      <w:r w:rsidRPr="00EC76D5">
        <w:rPr>
          <w:highlight w:val="white"/>
        </w:rPr>
        <w:t>"&amp;&amp;" { return ((int) Tokens.LOGICAL_AND); }</w:t>
      </w:r>
    </w:p>
    <w:p w14:paraId="073468C8" w14:textId="77777777" w:rsidR="00311885" w:rsidRPr="00EC76D5" w:rsidRDefault="00311885" w:rsidP="00311885">
      <w:pPr>
        <w:pStyle w:val="Code"/>
        <w:rPr>
          <w:highlight w:val="white"/>
        </w:rPr>
      </w:pPr>
      <w:r w:rsidRPr="00EC76D5">
        <w:rPr>
          <w:highlight w:val="white"/>
        </w:rPr>
        <w:t>"!" { return ((int) Tokens.LOGICAL_NOT); }</w:t>
      </w:r>
    </w:p>
    <w:p w14:paraId="00A46F91" w14:textId="77777777" w:rsidR="00311885" w:rsidRPr="00EC76D5" w:rsidRDefault="00311885" w:rsidP="00311885">
      <w:pPr>
        <w:pStyle w:val="Code"/>
        <w:rPr>
          <w:highlight w:val="white"/>
        </w:rPr>
      </w:pPr>
      <w:r w:rsidRPr="00EC76D5">
        <w:rPr>
          <w:highlight w:val="white"/>
        </w:rPr>
        <w:t>"&amp;" { return ((int) Tokens.AMPERSAND); }</w:t>
      </w:r>
    </w:p>
    <w:p w14:paraId="3F58B5EA" w14:textId="77777777" w:rsidR="00311885" w:rsidRPr="00EC76D5" w:rsidRDefault="00311885" w:rsidP="00311885">
      <w:pPr>
        <w:pStyle w:val="Code"/>
        <w:rPr>
          <w:highlight w:val="white"/>
        </w:rPr>
      </w:pPr>
      <w:r w:rsidRPr="00EC76D5">
        <w:rPr>
          <w:highlight w:val="white"/>
        </w:rPr>
        <w:t>"^" { return ((int) Tokens.BITWISE_XOR); }</w:t>
      </w:r>
    </w:p>
    <w:p w14:paraId="49479A3D" w14:textId="029D1CD7" w:rsidR="00311885" w:rsidRPr="00EC76D5" w:rsidRDefault="00311885" w:rsidP="00311885">
      <w:pPr>
        <w:pStyle w:val="Code"/>
        <w:rPr>
          <w:highlight w:val="white"/>
        </w:rPr>
      </w:pPr>
      <w:r w:rsidRPr="00EC76D5">
        <w:rPr>
          <w:highlight w:val="white"/>
        </w:rPr>
        <w:t>"|" { return ((int) Tokens.</w:t>
      </w:r>
      <w:r w:rsidR="003165F5">
        <w:rPr>
          <w:highlight w:val="white"/>
        </w:rPr>
        <w:t>BITWISE_OR</w:t>
      </w:r>
      <w:r w:rsidRPr="00EC76D5">
        <w:rPr>
          <w:highlight w:val="white"/>
        </w:rPr>
        <w:t>); }</w:t>
      </w:r>
    </w:p>
    <w:p w14:paraId="5AF4FF5C" w14:textId="77777777" w:rsidR="00311885" w:rsidRPr="00EC76D5" w:rsidRDefault="00311885" w:rsidP="00311885">
      <w:pPr>
        <w:pStyle w:val="Code"/>
        <w:rPr>
          <w:highlight w:val="white"/>
        </w:rPr>
      </w:pPr>
      <w:r w:rsidRPr="00EC76D5">
        <w:rPr>
          <w:highlight w:val="white"/>
        </w:rPr>
        <w:t>"~" { return ((int) Tokens.BITWISE_NOT); }</w:t>
      </w:r>
    </w:p>
    <w:p w14:paraId="03F5472A" w14:textId="77777777" w:rsidR="00311885" w:rsidRPr="00EC76D5" w:rsidRDefault="00311885" w:rsidP="00311885">
      <w:pPr>
        <w:pStyle w:val="Code"/>
        <w:rPr>
          <w:highlight w:val="white"/>
        </w:rPr>
      </w:pPr>
    </w:p>
    <w:p w14:paraId="73B7C875" w14:textId="77777777" w:rsidR="00311885" w:rsidRPr="00EC76D5" w:rsidRDefault="00311885" w:rsidP="00311885">
      <w:pPr>
        <w:pStyle w:val="Code"/>
        <w:rPr>
          <w:highlight w:val="white"/>
        </w:rPr>
      </w:pPr>
      <w:r w:rsidRPr="00EC76D5">
        <w:rPr>
          <w:highlight w:val="white"/>
        </w:rPr>
        <w:t>"==" { return ((int) Tokens.EQUAL); }</w:t>
      </w:r>
    </w:p>
    <w:p w14:paraId="6C92252A" w14:textId="77777777" w:rsidR="00311885" w:rsidRPr="00EC76D5" w:rsidRDefault="00311885" w:rsidP="00311885">
      <w:pPr>
        <w:pStyle w:val="Code"/>
        <w:rPr>
          <w:highlight w:val="white"/>
        </w:rPr>
      </w:pPr>
      <w:r w:rsidRPr="00EC76D5">
        <w:rPr>
          <w:highlight w:val="white"/>
        </w:rPr>
        <w:t>"!=" { return ((int) Tokens.NOT_EQUAL); }</w:t>
      </w:r>
    </w:p>
    <w:p w14:paraId="3DA8B56B" w14:textId="77777777" w:rsidR="00311885" w:rsidRPr="00EC76D5" w:rsidRDefault="00311885" w:rsidP="00311885">
      <w:pPr>
        <w:pStyle w:val="Code"/>
        <w:rPr>
          <w:highlight w:val="white"/>
        </w:rPr>
      </w:pPr>
    </w:p>
    <w:p w14:paraId="0C4498C6" w14:textId="77777777" w:rsidR="00311885" w:rsidRPr="00EC76D5" w:rsidRDefault="00311885" w:rsidP="00311885">
      <w:pPr>
        <w:pStyle w:val="Code"/>
        <w:rPr>
          <w:highlight w:val="white"/>
        </w:rPr>
      </w:pPr>
      <w:r w:rsidRPr="00EC76D5">
        <w:rPr>
          <w:highlight w:val="white"/>
        </w:rPr>
        <w:t>"&lt;"  { return ((int) Tokens.LESS_THAN); }</w:t>
      </w:r>
    </w:p>
    <w:p w14:paraId="3EA5A1AC" w14:textId="77777777" w:rsidR="00311885" w:rsidRPr="00EC76D5" w:rsidRDefault="00311885" w:rsidP="00311885">
      <w:pPr>
        <w:pStyle w:val="Code"/>
        <w:rPr>
          <w:highlight w:val="white"/>
        </w:rPr>
      </w:pPr>
      <w:r w:rsidRPr="00EC76D5">
        <w:rPr>
          <w:highlight w:val="white"/>
        </w:rPr>
        <w:t>"&lt;=" { return ((int) Tokens.LESS_THAN_EQUAL); }</w:t>
      </w:r>
    </w:p>
    <w:p w14:paraId="733810BC" w14:textId="77777777" w:rsidR="00311885" w:rsidRPr="00EC76D5" w:rsidRDefault="00311885" w:rsidP="00311885">
      <w:pPr>
        <w:pStyle w:val="Code"/>
        <w:rPr>
          <w:highlight w:val="white"/>
        </w:rPr>
      </w:pPr>
      <w:r w:rsidRPr="00EC76D5">
        <w:rPr>
          <w:highlight w:val="white"/>
        </w:rPr>
        <w:t>"&gt;"  { return ((int) Tokens.GREATER_THAN); }</w:t>
      </w:r>
    </w:p>
    <w:p w14:paraId="48E6E08D" w14:textId="77777777" w:rsidR="00311885" w:rsidRPr="00EC76D5" w:rsidRDefault="00311885" w:rsidP="00311885">
      <w:pPr>
        <w:pStyle w:val="Code"/>
        <w:rPr>
          <w:highlight w:val="white"/>
        </w:rPr>
      </w:pPr>
      <w:r w:rsidRPr="00EC76D5">
        <w:rPr>
          <w:highlight w:val="white"/>
        </w:rPr>
        <w:t>"&gt;=" { return ((int) Tokens.GREATER_THAN_EQUAL); }</w:t>
      </w:r>
    </w:p>
    <w:p w14:paraId="5C415C8F" w14:textId="77777777" w:rsidR="00311885" w:rsidRPr="00EC76D5" w:rsidRDefault="00311885" w:rsidP="00311885">
      <w:pPr>
        <w:pStyle w:val="Code"/>
        <w:rPr>
          <w:highlight w:val="white"/>
        </w:rPr>
      </w:pPr>
    </w:p>
    <w:p w14:paraId="5288C3E6" w14:textId="77777777" w:rsidR="00311885" w:rsidRPr="00EC76D5" w:rsidRDefault="00311885" w:rsidP="00311885">
      <w:pPr>
        <w:pStyle w:val="Code"/>
        <w:rPr>
          <w:highlight w:val="white"/>
        </w:rPr>
      </w:pPr>
      <w:r w:rsidRPr="00EC76D5">
        <w:rPr>
          <w:highlight w:val="white"/>
        </w:rPr>
        <w:t>"&lt;&lt;" { return ((int) Tokens.LEFT_SHIFT); }</w:t>
      </w:r>
    </w:p>
    <w:p w14:paraId="63D0223F" w14:textId="77777777" w:rsidR="00311885" w:rsidRPr="00EC76D5" w:rsidRDefault="00311885" w:rsidP="00311885">
      <w:pPr>
        <w:pStyle w:val="Code"/>
        <w:rPr>
          <w:highlight w:val="white"/>
        </w:rPr>
      </w:pPr>
      <w:r w:rsidRPr="00EC76D5">
        <w:rPr>
          <w:highlight w:val="white"/>
        </w:rPr>
        <w:t>"&gt;&gt;" { return ((int) Tokens.RIGHT_SHIFT); }</w:t>
      </w:r>
    </w:p>
    <w:p w14:paraId="42BEC6F8" w14:textId="77777777" w:rsidR="00311885" w:rsidRPr="00EC76D5" w:rsidRDefault="00311885" w:rsidP="00311885">
      <w:pPr>
        <w:pStyle w:val="Code"/>
        <w:rPr>
          <w:highlight w:val="white"/>
        </w:rPr>
      </w:pPr>
    </w:p>
    <w:p w14:paraId="2BE3EA24" w14:textId="77777777" w:rsidR="00311885" w:rsidRPr="00EC76D5" w:rsidRDefault="00311885" w:rsidP="00311885">
      <w:pPr>
        <w:pStyle w:val="Code"/>
        <w:rPr>
          <w:highlight w:val="white"/>
        </w:rPr>
      </w:pPr>
      <w:r w:rsidRPr="00EC76D5">
        <w:rPr>
          <w:highlight w:val="white"/>
        </w:rPr>
        <w:t>"+" { return ((int) Tokens.PLUS); }</w:t>
      </w:r>
    </w:p>
    <w:p w14:paraId="619A3CF2" w14:textId="77777777" w:rsidR="00311885" w:rsidRPr="00EC76D5" w:rsidRDefault="00311885" w:rsidP="00311885">
      <w:pPr>
        <w:pStyle w:val="Code"/>
        <w:rPr>
          <w:highlight w:val="white"/>
        </w:rPr>
      </w:pPr>
      <w:r w:rsidRPr="00EC76D5">
        <w:rPr>
          <w:highlight w:val="white"/>
        </w:rPr>
        <w:t>"-" { return ((int) Tokens.MINUS); }</w:t>
      </w:r>
    </w:p>
    <w:p w14:paraId="7520EFE5" w14:textId="77777777" w:rsidR="00311885" w:rsidRPr="00EC76D5" w:rsidRDefault="00311885" w:rsidP="00311885">
      <w:pPr>
        <w:pStyle w:val="Code"/>
        <w:rPr>
          <w:highlight w:val="white"/>
        </w:rPr>
      </w:pPr>
    </w:p>
    <w:p w14:paraId="0BA0182F" w14:textId="77777777" w:rsidR="00311885" w:rsidRPr="00EC76D5" w:rsidRDefault="00311885" w:rsidP="00311885">
      <w:pPr>
        <w:pStyle w:val="Code"/>
        <w:rPr>
          <w:highlight w:val="white"/>
        </w:rPr>
      </w:pPr>
      <w:r w:rsidRPr="00EC76D5">
        <w:rPr>
          <w:highlight w:val="white"/>
        </w:rPr>
        <w:t>"/" { return ((int) Tokens.DIVIDE); }</w:t>
      </w:r>
    </w:p>
    <w:p w14:paraId="17CC7D72" w14:textId="77777777" w:rsidR="00311885" w:rsidRPr="00EC76D5" w:rsidRDefault="00311885" w:rsidP="00311885">
      <w:pPr>
        <w:pStyle w:val="Code"/>
        <w:rPr>
          <w:highlight w:val="white"/>
        </w:rPr>
      </w:pPr>
      <w:r w:rsidRPr="00EC76D5">
        <w:rPr>
          <w:highlight w:val="white"/>
        </w:rPr>
        <w:t>"%" { return ((int) Tokens.MODULO); }</w:t>
      </w:r>
    </w:p>
    <w:p w14:paraId="1AF54500" w14:textId="77777777" w:rsidR="00311885" w:rsidRPr="00EC76D5" w:rsidRDefault="00311885" w:rsidP="00311885">
      <w:pPr>
        <w:pStyle w:val="Code"/>
        <w:rPr>
          <w:highlight w:val="white"/>
        </w:rPr>
      </w:pPr>
    </w:p>
    <w:p w14:paraId="4E64C885" w14:textId="77777777" w:rsidR="00311885" w:rsidRPr="00EC76D5" w:rsidRDefault="00311885" w:rsidP="00311885">
      <w:pPr>
        <w:pStyle w:val="Code"/>
        <w:rPr>
          <w:highlight w:val="white"/>
        </w:rPr>
      </w:pPr>
      <w:r w:rsidRPr="00EC76D5">
        <w:rPr>
          <w:highlight w:val="white"/>
        </w:rPr>
        <w:t>"++" { return ((int) Tokens.INCREMENT); }</w:t>
      </w:r>
    </w:p>
    <w:p w14:paraId="0B6D8703" w14:textId="77777777" w:rsidR="00311885" w:rsidRPr="00EC76D5" w:rsidRDefault="00311885" w:rsidP="00311885">
      <w:pPr>
        <w:pStyle w:val="Code"/>
        <w:rPr>
          <w:highlight w:val="white"/>
        </w:rPr>
      </w:pPr>
      <w:r w:rsidRPr="00EC76D5">
        <w:rPr>
          <w:highlight w:val="white"/>
        </w:rPr>
        <w:t>"--" { return ((int) Tokens.DECREMENT); }</w:t>
      </w:r>
    </w:p>
    <w:p w14:paraId="03E138C3" w14:textId="77777777" w:rsidR="00311885" w:rsidRPr="00EC76D5" w:rsidRDefault="00311885" w:rsidP="00311885">
      <w:pPr>
        <w:pStyle w:val="Code"/>
        <w:rPr>
          <w:highlight w:val="white"/>
        </w:rPr>
      </w:pPr>
    </w:p>
    <w:p w14:paraId="724B4CEE" w14:textId="77777777" w:rsidR="00311885" w:rsidRPr="00EC76D5" w:rsidRDefault="00311885" w:rsidP="00311885">
      <w:pPr>
        <w:pStyle w:val="Code"/>
        <w:rPr>
          <w:highlight w:val="white"/>
        </w:rPr>
      </w:pPr>
      <w:r w:rsidRPr="00EC76D5">
        <w:rPr>
          <w:highlight w:val="white"/>
        </w:rPr>
        <w:t>"="  { return ((int) Tokens.ASSIGN); }</w:t>
      </w:r>
    </w:p>
    <w:p w14:paraId="4DD33A3A" w14:textId="77777777" w:rsidR="00311885" w:rsidRPr="00EC76D5" w:rsidRDefault="00311885" w:rsidP="00311885">
      <w:pPr>
        <w:pStyle w:val="Code"/>
        <w:rPr>
          <w:highlight w:val="white"/>
        </w:rPr>
      </w:pPr>
      <w:r w:rsidRPr="00EC76D5">
        <w:rPr>
          <w:highlight w:val="white"/>
        </w:rPr>
        <w:t>"+="  { return ((int) Tokens.ADD_ASSIGN); }</w:t>
      </w:r>
    </w:p>
    <w:p w14:paraId="3B6D8EF9" w14:textId="77777777" w:rsidR="00311885" w:rsidRPr="00EC76D5" w:rsidRDefault="00311885" w:rsidP="00311885">
      <w:pPr>
        <w:pStyle w:val="Code"/>
        <w:rPr>
          <w:highlight w:val="white"/>
        </w:rPr>
      </w:pPr>
      <w:r w:rsidRPr="00EC76D5">
        <w:rPr>
          <w:highlight w:val="white"/>
        </w:rPr>
        <w:t>"-="  { return ((int) Tokens.SUBTRACT_ASSIGN); }</w:t>
      </w:r>
    </w:p>
    <w:p w14:paraId="7512C05E" w14:textId="77777777" w:rsidR="00311885" w:rsidRPr="00EC76D5" w:rsidRDefault="00311885" w:rsidP="00311885">
      <w:pPr>
        <w:pStyle w:val="Code"/>
        <w:rPr>
          <w:highlight w:val="white"/>
        </w:rPr>
      </w:pPr>
      <w:r w:rsidRPr="00EC76D5">
        <w:rPr>
          <w:highlight w:val="white"/>
        </w:rPr>
        <w:t>"*="  { return ((int) Tokens.MULTIPLY_ASSIGN); }</w:t>
      </w:r>
    </w:p>
    <w:p w14:paraId="6B6AD526" w14:textId="77777777" w:rsidR="00311885" w:rsidRPr="00EC76D5" w:rsidRDefault="00311885" w:rsidP="00311885">
      <w:pPr>
        <w:pStyle w:val="Code"/>
        <w:rPr>
          <w:highlight w:val="white"/>
        </w:rPr>
      </w:pPr>
      <w:r w:rsidRPr="00EC76D5">
        <w:rPr>
          <w:highlight w:val="white"/>
        </w:rPr>
        <w:t>"/="  { return ((int) Tokens.DIVIDE_ASSIGN); }</w:t>
      </w:r>
    </w:p>
    <w:p w14:paraId="7C800E82" w14:textId="77777777" w:rsidR="00311885" w:rsidRPr="00EC76D5" w:rsidRDefault="00311885" w:rsidP="00311885">
      <w:pPr>
        <w:pStyle w:val="Code"/>
        <w:rPr>
          <w:highlight w:val="white"/>
        </w:rPr>
      </w:pPr>
      <w:r w:rsidRPr="00EC76D5">
        <w:rPr>
          <w:highlight w:val="white"/>
        </w:rPr>
        <w:t>"%="  { return ((int) Tokens.MODULO_ASSIGN); }</w:t>
      </w:r>
    </w:p>
    <w:p w14:paraId="57B98D3B" w14:textId="77777777" w:rsidR="00311885" w:rsidRPr="00EC76D5" w:rsidRDefault="00311885" w:rsidP="00311885">
      <w:pPr>
        <w:pStyle w:val="Code"/>
        <w:rPr>
          <w:highlight w:val="white"/>
        </w:rPr>
      </w:pPr>
      <w:r w:rsidRPr="00EC76D5">
        <w:rPr>
          <w:highlight w:val="white"/>
        </w:rPr>
        <w:t>"&lt;&lt;=" { return ((int) Tokens.LEFT_SHIFT_ASSIGN); }</w:t>
      </w:r>
    </w:p>
    <w:p w14:paraId="046C01F4" w14:textId="77777777" w:rsidR="00311885" w:rsidRPr="00EC76D5" w:rsidRDefault="00311885" w:rsidP="00311885">
      <w:pPr>
        <w:pStyle w:val="Code"/>
        <w:rPr>
          <w:highlight w:val="white"/>
        </w:rPr>
      </w:pPr>
      <w:r w:rsidRPr="00EC76D5">
        <w:rPr>
          <w:highlight w:val="white"/>
        </w:rPr>
        <w:t>"&gt;&gt;=" { return ((int) Tokens.RIGHT_SHIFT_ASSIGN); }</w:t>
      </w:r>
    </w:p>
    <w:p w14:paraId="3E93A83C" w14:textId="77777777" w:rsidR="00311885" w:rsidRPr="00EC76D5" w:rsidRDefault="00311885" w:rsidP="00311885">
      <w:pPr>
        <w:pStyle w:val="Code"/>
        <w:rPr>
          <w:highlight w:val="white"/>
        </w:rPr>
      </w:pPr>
      <w:r w:rsidRPr="00EC76D5">
        <w:rPr>
          <w:highlight w:val="white"/>
        </w:rPr>
        <w:t>"&amp;="  { return ((int) Tokens.AND_ASSIGN); }</w:t>
      </w:r>
    </w:p>
    <w:p w14:paraId="41A9E149" w14:textId="77777777" w:rsidR="00311885" w:rsidRPr="00EC76D5" w:rsidRDefault="00311885" w:rsidP="00311885">
      <w:pPr>
        <w:pStyle w:val="Code"/>
        <w:rPr>
          <w:highlight w:val="white"/>
        </w:rPr>
      </w:pPr>
      <w:r w:rsidRPr="00EC76D5">
        <w:rPr>
          <w:highlight w:val="white"/>
        </w:rPr>
        <w:lastRenderedPageBreak/>
        <w:t>"^="  { return ((int) Tokens.XOR_ASSIGN); }</w:t>
      </w:r>
    </w:p>
    <w:p w14:paraId="2D347F0B" w14:textId="392B8BF3" w:rsidR="00311885" w:rsidRPr="00C10AF9" w:rsidRDefault="00311885" w:rsidP="00C10AF9">
      <w:pPr>
        <w:pStyle w:val="Code"/>
        <w:rPr>
          <w:highlight w:val="white"/>
        </w:rPr>
      </w:pPr>
      <w:r w:rsidRPr="00C10AF9">
        <w:rPr>
          <w:highlight w:val="white"/>
        </w:rPr>
        <w:t>"|="  { return ((int) Tokens.</w:t>
      </w:r>
      <w:r w:rsidR="00414C74">
        <w:rPr>
          <w:highlight w:val="white"/>
        </w:rPr>
        <w:t>OR</w:t>
      </w:r>
      <w:r w:rsidRPr="00C10AF9">
        <w:rPr>
          <w:highlight w:val="white"/>
        </w:rPr>
        <w:t>_ASSIGN); }</w:t>
      </w:r>
    </w:p>
    <w:p w14:paraId="67374BF9" w14:textId="0DEE7CE6" w:rsidR="001B2198" w:rsidRPr="00C10AF9" w:rsidRDefault="00D44F1C" w:rsidP="00C10AF9">
      <w:pPr>
        <w:rPr>
          <w:highlight w:val="white"/>
        </w:rPr>
      </w:pPr>
      <w:r>
        <w:rPr>
          <w:highlight w:val="white"/>
        </w:rPr>
        <w:t xml:space="preserve">When we encounter a </w:t>
      </w:r>
      <w:r w:rsidR="00E947F9">
        <w:rPr>
          <w:highlight w:val="white"/>
        </w:rPr>
        <w:t>register name</w:t>
      </w:r>
      <w:r w:rsidR="009B5322">
        <w:rPr>
          <w:highlight w:val="white"/>
        </w:rPr>
        <w:t>, we look up the register, and report an error if the name is not the name of a register.</w:t>
      </w:r>
    </w:p>
    <w:p w14:paraId="1635047C" w14:textId="77777777" w:rsidR="00C10AF9" w:rsidRPr="00C10AF9" w:rsidRDefault="00C10AF9" w:rsidP="00C10AF9">
      <w:pPr>
        <w:pStyle w:val="Code"/>
        <w:rPr>
          <w:highlight w:val="white"/>
        </w:rPr>
      </w:pPr>
      <w:r w:rsidRPr="00C10AF9">
        <w:rPr>
          <w:highlight w:val="white"/>
        </w:rPr>
        <w:t>{REGISTER_NAME} {</w:t>
      </w:r>
    </w:p>
    <w:p w14:paraId="0AF9D81A" w14:textId="77777777" w:rsidR="00C10AF9" w:rsidRPr="00C10AF9" w:rsidRDefault="00C10AF9" w:rsidP="00C10AF9">
      <w:pPr>
        <w:pStyle w:val="Code"/>
        <w:rPr>
          <w:highlight w:val="white"/>
        </w:rPr>
      </w:pPr>
      <w:r w:rsidRPr="00C10AF9">
        <w:rPr>
          <w:highlight w:val="white"/>
        </w:rPr>
        <w:t xml:space="preserve">  { Register register;</w:t>
      </w:r>
    </w:p>
    <w:p w14:paraId="2DE402C3" w14:textId="77777777" w:rsidR="00C10AF9" w:rsidRPr="00C10AF9" w:rsidRDefault="00C10AF9" w:rsidP="00C10AF9">
      <w:pPr>
        <w:pStyle w:val="Code"/>
        <w:rPr>
          <w:highlight w:val="white"/>
        </w:rPr>
      </w:pPr>
      <w:r w:rsidRPr="00C10AF9">
        <w:rPr>
          <w:highlight w:val="white"/>
        </w:rPr>
        <w:t xml:space="preserve">    string text = yytext.Substring(9);</w:t>
      </w:r>
    </w:p>
    <w:p w14:paraId="1F4AB7DA" w14:textId="77777777" w:rsidR="00C10AF9" w:rsidRPr="00C10AF9" w:rsidRDefault="00C10AF9" w:rsidP="00C10AF9">
      <w:pPr>
        <w:pStyle w:val="Code"/>
        <w:rPr>
          <w:highlight w:val="white"/>
        </w:rPr>
      </w:pPr>
    </w:p>
    <w:p w14:paraId="107BE4D7" w14:textId="77777777" w:rsidR="00C10AF9" w:rsidRPr="00C10AF9" w:rsidRDefault="00C10AF9" w:rsidP="00C10AF9">
      <w:pPr>
        <w:pStyle w:val="Code"/>
        <w:rPr>
          <w:highlight w:val="white"/>
        </w:rPr>
      </w:pPr>
      <w:r w:rsidRPr="00C10AF9">
        <w:rPr>
          <w:highlight w:val="white"/>
        </w:rPr>
        <w:t xml:space="preserve">    if (Enum.TryParse&lt;Register&gt;(text, out register)) {</w:t>
      </w:r>
    </w:p>
    <w:p w14:paraId="7C06B9E2" w14:textId="77777777" w:rsidR="00C10AF9" w:rsidRPr="00C10AF9" w:rsidRDefault="00C10AF9" w:rsidP="00C10AF9">
      <w:pPr>
        <w:pStyle w:val="Code"/>
        <w:rPr>
          <w:highlight w:val="white"/>
        </w:rPr>
      </w:pPr>
      <w:r w:rsidRPr="00C10AF9">
        <w:rPr>
          <w:highlight w:val="white"/>
        </w:rPr>
        <w:t xml:space="preserve">      yylval.register = register;</w:t>
      </w:r>
    </w:p>
    <w:p w14:paraId="291612A2" w14:textId="77777777" w:rsidR="00C10AF9" w:rsidRPr="00C10AF9" w:rsidRDefault="00C10AF9" w:rsidP="00C10AF9">
      <w:pPr>
        <w:pStyle w:val="Code"/>
        <w:rPr>
          <w:highlight w:val="white"/>
        </w:rPr>
      </w:pPr>
      <w:r w:rsidRPr="00C10AF9">
        <w:rPr>
          <w:highlight w:val="white"/>
        </w:rPr>
        <w:t xml:space="preserve">      return ((int) Tokens.REGISTER_NAME);</w:t>
      </w:r>
    </w:p>
    <w:p w14:paraId="4ED58A52" w14:textId="77777777" w:rsidR="00C10AF9" w:rsidRPr="00C10AF9" w:rsidRDefault="00C10AF9" w:rsidP="00C10AF9">
      <w:pPr>
        <w:pStyle w:val="Code"/>
        <w:rPr>
          <w:highlight w:val="white"/>
        </w:rPr>
      </w:pPr>
      <w:r w:rsidRPr="00C10AF9">
        <w:rPr>
          <w:highlight w:val="white"/>
        </w:rPr>
        <w:t xml:space="preserve">    }</w:t>
      </w:r>
    </w:p>
    <w:p w14:paraId="712851D7" w14:textId="77777777" w:rsidR="00C10AF9" w:rsidRPr="00C10AF9" w:rsidRDefault="00C10AF9" w:rsidP="00C10AF9">
      <w:pPr>
        <w:pStyle w:val="Code"/>
        <w:rPr>
          <w:highlight w:val="white"/>
        </w:rPr>
      </w:pPr>
      <w:r w:rsidRPr="00C10AF9">
        <w:rPr>
          <w:highlight w:val="white"/>
        </w:rPr>
        <w:t xml:space="preserve">    </w:t>
      </w:r>
    </w:p>
    <w:p w14:paraId="32D88E15" w14:textId="77777777" w:rsidR="00C10AF9" w:rsidRPr="00C10AF9" w:rsidRDefault="00C10AF9" w:rsidP="00C10AF9">
      <w:pPr>
        <w:pStyle w:val="Code"/>
        <w:rPr>
          <w:highlight w:val="white"/>
        </w:rPr>
      </w:pPr>
      <w:r w:rsidRPr="00C10AF9">
        <w:rPr>
          <w:highlight w:val="white"/>
        </w:rPr>
        <w:t xml:space="preserve">    Assert.Error(text, Message.Unknown_register);</w:t>
      </w:r>
    </w:p>
    <w:p w14:paraId="38CF818A" w14:textId="77777777" w:rsidR="00C10AF9" w:rsidRPr="00C10AF9" w:rsidRDefault="00C10AF9" w:rsidP="00C10AF9">
      <w:pPr>
        <w:pStyle w:val="Code"/>
        <w:rPr>
          <w:highlight w:val="white"/>
        </w:rPr>
      </w:pPr>
      <w:r w:rsidRPr="00C10AF9">
        <w:rPr>
          <w:highlight w:val="white"/>
        </w:rPr>
        <w:t xml:space="preserve">  }</w:t>
      </w:r>
    </w:p>
    <w:p w14:paraId="7988792C" w14:textId="1B5D2D3B" w:rsidR="00C10AF9" w:rsidRPr="00C10AF9" w:rsidRDefault="00C10AF9" w:rsidP="00C10AF9">
      <w:pPr>
        <w:pStyle w:val="Code"/>
        <w:rPr>
          <w:highlight w:val="white"/>
        </w:rPr>
      </w:pPr>
      <w:r w:rsidRPr="00C10AF9">
        <w:rPr>
          <w:highlight w:val="white"/>
        </w:rPr>
        <w:t>}</w:t>
      </w:r>
    </w:p>
    <w:p w14:paraId="3BAA9D31" w14:textId="04506CFB" w:rsidR="00D44F1C" w:rsidRPr="00C10AF9" w:rsidRDefault="00D44F1C" w:rsidP="00D44F1C">
      <w:pPr>
        <w:rPr>
          <w:highlight w:val="white"/>
        </w:rPr>
      </w:pPr>
      <w:r w:rsidRPr="00C10AF9">
        <w:rPr>
          <w:highlight w:val="white"/>
        </w:rPr>
        <w:t>When we encounter a name, we need to check whether it represent a typedef name or a regular name; that is, the name of a variable, constant, struct or union, enumeration, or a function.</w:t>
      </w:r>
      <w:r w:rsidR="009A0F7D">
        <w:rPr>
          <w:highlight w:val="white"/>
        </w:rPr>
        <w:t xml:space="preserve"> We look up the name in the current symbol table and return the typedef name token in case of a typedef name. In case of a regular name, we return the name token.</w:t>
      </w:r>
    </w:p>
    <w:p w14:paraId="039D9103" w14:textId="77777777" w:rsidR="00C10AF9" w:rsidRPr="00C10AF9" w:rsidRDefault="00C10AF9" w:rsidP="00C10AF9">
      <w:pPr>
        <w:pStyle w:val="Code"/>
        <w:rPr>
          <w:highlight w:val="white"/>
        </w:rPr>
      </w:pPr>
      <w:r w:rsidRPr="00C10AF9">
        <w:rPr>
          <w:highlight w:val="white"/>
        </w:rPr>
        <w:t>{NAME} {</w:t>
      </w:r>
    </w:p>
    <w:p w14:paraId="4ED0D5AA" w14:textId="77777777" w:rsidR="00C10AF9" w:rsidRPr="00C10AF9" w:rsidRDefault="00C10AF9" w:rsidP="00C10AF9">
      <w:pPr>
        <w:pStyle w:val="Code"/>
        <w:rPr>
          <w:highlight w:val="white"/>
        </w:rPr>
      </w:pPr>
      <w:r w:rsidRPr="00C10AF9">
        <w:rPr>
          <w:highlight w:val="white"/>
        </w:rPr>
        <w:t xml:space="preserve">  { Symbol symbol = SymbolTable.CurrentTable.LookupSymbol(yytext);</w:t>
      </w:r>
    </w:p>
    <w:p w14:paraId="3CA1AFBA" w14:textId="77777777" w:rsidR="00C10AF9" w:rsidRPr="00C10AF9" w:rsidRDefault="00C10AF9" w:rsidP="00C10AF9">
      <w:pPr>
        <w:pStyle w:val="Code"/>
        <w:rPr>
          <w:highlight w:val="white"/>
        </w:rPr>
      </w:pPr>
    </w:p>
    <w:p w14:paraId="21DF4BAA" w14:textId="77777777" w:rsidR="00C10AF9" w:rsidRPr="00C10AF9" w:rsidRDefault="00C10AF9" w:rsidP="00C10AF9">
      <w:pPr>
        <w:pStyle w:val="Code"/>
        <w:rPr>
          <w:highlight w:val="white"/>
        </w:rPr>
      </w:pPr>
      <w:r w:rsidRPr="00C10AF9">
        <w:rPr>
          <w:highlight w:val="white"/>
        </w:rPr>
        <w:t xml:space="preserve">    if ((symbol != null) &amp;&amp; symbol.IsTypedef()) {</w:t>
      </w:r>
    </w:p>
    <w:p w14:paraId="0E666B1D" w14:textId="77777777" w:rsidR="00C10AF9" w:rsidRPr="00C10AF9" w:rsidRDefault="00C10AF9" w:rsidP="00C10AF9">
      <w:pPr>
        <w:pStyle w:val="Code"/>
        <w:rPr>
          <w:highlight w:val="white"/>
        </w:rPr>
      </w:pPr>
      <w:r w:rsidRPr="00C10AF9">
        <w:rPr>
          <w:highlight w:val="white"/>
        </w:rPr>
        <w:t xml:space="preserve">      yylval.type = symbol.Type;</w:t>
      </w:r>
    </w:p>
    <w:p w14:paraId="0A27ED6A" w14:textId="77777777" w:rsidR="00C10AF9" w:rsidRPr="00C10AF9" w:rsidRDefault="00C10AF9" w:rsidP="00C10AF9">
      <w:pPr>
        <w:pStyle w:val="Code"/>
        <w:rPr>
          <w:highlight w:val="white"/>
        </w:rPr>
      </w:pPr>
      <w:r w:rsidRPr="00C10AF9">
        <w:rPr>
          <w:highlight w:val="white"/>
        </w:rPr>
        <w:t xml:space="preserve">      return ((int) Tokens.TYPEDEF_NAME);</w:t>
      </w:r>
    </w:p>
    <w:p w14:paraId="38CB9FA0" w14:textId="77777777" w:rsidR="00C10AF9" w:rsidRPr="00C10AF9" w:rsidRDefault="00C10AF9" w:rsidP="00C10AF9">
      <w:pPr>
        <w:pStyle w:val="Code"/>
        <w:rPr>
          <w:highlight w:val="white"/>
        </w:rPr>
      </w:pPr>
      <w:r w:rsidRPr="00C10AF9">
        <w:rPr>
          <w:highlight w:val="white"/>
        </w:rPr>
        <w:t xml:space="preserve">    }</w:t>
      </w:r>
    </w:p>
    <w:p w14:paraId="76B785BA" w14:textId="77777777" w:rsidR="00C10AF9" w:rsidRPr="00C10AF9" w:rsidRDefault="00C10AF9" w:rsidP="00C10AF9">
      <w:pPr>
        <w:pStyle w:val="Code"/>
        <w:rPr>
          <w:highlight w:val="white"/>
        </w:rPr>
      </w:pPr>
      <w:r w:rsidRPr="00C10AF9">
        <w:rPr>
          <w:highlight w:val="white"/>
        </w:rPr>
        <w:t xml:space="preserve">    else {</w:t>
      </w:r>
    </w:p>
    <w:p w14:paraId="79923125" w14:textId="77777777" w:rsidR="00C10AF9" w:rsidRPr="00C10AF9" w:rsidRDefault="00C10AF9" w:rsidP="00C10AF9">
      <w:pPr>
        <w:pStyle w:val="Code"/>
        <w:rPr>
          <w:highlight w:val="white"/>
        </w:rPr>
      </w:pPr>
      <w:r w:rsidRPr="00C10AF9">
        <w:rPr>
          <w:highlight w:val="white"/>
        </w:rPr>
        <w:t xml:space="preserve">      yylval.name = yytext;</w:t>
      </w:r>
    </w:p>
    <w:p w14:paraId="78744CF4" w14:textId="77777777" w:rsidR="00C10AF9" w:rsidRPr="00C10AF9" w:rsidRDefault="00C10AF9" w:rsidP="00C10AF9">
      <w:pPr>
        <w:pStyle w:val="Code"/>
        <w:rPr>
          <w:highlight w:val="white"/>
        </w:rPr>
      </w:pPr>
      <w:r w:rsidRPr="00C10AF9">
        <w:rPr>
          <w:highlight w:val="white"/>
        </w:rPr>
        <w:t xml:space="preserve">      return ((int) Tokens.NAME);</w:t>
      </w:r>
    </w:p>
    <w:p w14:paraId="20B917DE" w14:textId="77777777" w:rsidR="00C10AF9" w:rsidRPr="00C10AF9" w:rsidRDefault="00C10AF9" w:rsidP="00C10AF9">
      <w:pPr>
        <w:pStyle w:val="Code"/>
        <w:rPr>
          <w:highlight w:val="white"/>
        </w:rPr>
      </w:pPr>
      <w:r w:rsidRPr="00C10AF9">
        <w:rPr>
          <w:highlight w:val="white"/>
        </w:rPr>
        <w:t xml:space="preserve">    }</w:t>
      </w:r>
    </w:p>
    <w:p w14:paraId="77D5506C" w14:textId="77777777" w:rsidR="00C10AF9" w:rsidRPr="00C10AF9" w:rsidRDefault="00C10AF9" w:rsidP="00C10AF9">
      <w:pPr>
        <w:pStyle w:val="Code"/>
        <w:rPr>
          <w:highlight w:val="white"/>
        </w:rPr>
      </w:pPr>
      <w:r w:rsidRPr="00C10AF9">
        <w:rPr>
          <w:highlight w:val="white"/>
        </w:rPr>
        <w:t xml:space="preserve">  }</w:t>
      </w:r>
    </w:p>
    <w:p w14:paraId="4D7B48F4" w14:textId="77777777" w:rsidR="00C10AF9" w:rsidRPr="00C10AF9" w:rsidRDefault="00C10AF9" w:rsidP="00C10AF9">
      <w:pPr>
        <w:pStyle w:val="Code"/>
        <w:rPr>
          <w:highlight w:val="white"/>
        </w:rPr>
      </w:pPr>
      <w:r w:rsidRPr="00C10AF9">
        <w:rPr>
          <w:highlight w:val="white"/>
        </w:rPr>
        <w:t>}</w:t>
      </w:r>
    </w:p>
    <w:p w14:paraId="2A9D5F17" w14:textId="725145FD" w:rsidR="00311885" w:rsidRPr="00C10AF9" w:rsidRDefault="00695F21" w:rsidP="00695F21">
      <w:pPr>
        <w:rPr>
          <w:highlight w:val="white"/>
        </w:rPr>
      </w:pPr>
      <w:r>
        <w:rPr>
          <w:highlight w:val="white"/>
        </w:rPr>
        <w:t xml:space="preserve">When it comes to integral values, we need to decide the </w:t>
      </w:r>
      <w:r w:rsidR="00FF473A">
        <w:rPr>
          <w:highlight w:val="white"/>
        </w:rPr>
        <w:t xml:space="preserve">sign, </w:t>
      </w:r>
      <w:r>
        <w:rPr>
          <w:highlight w:val="white"/>
        </w:rPr>
        <w:t>base</w:t>
      </w:r>
      <w:r w:rsidR="00FF473A">
        <w:rPr>
          <w:highlight w:val="white"/>
        </w:rPr>
        <w:t>, and type of the value.</w:t>
      </w:r>
    </w:p>
    <w:p w14:paraId="7255C7C6" w14:textId="77777777" w:rsidR="00311885" w:rsidRPr="00C10AF9" w:rsidRDefault="00311885" w:rsidP="00C10AF9">
      <w:pPr>
        <w:pStyle w:val="Code"/>
        <w:rPr>
          <w:highlight w:val="white"/>
        </w:rPr>
      </w:pPr>
      <w:r w:rsidRPr="00C10AF9">
        <w:rPr>
          <w:highlight w:val="white"/>
        </w:rPr>
        <w:t>{INTEGRAL_VALUE} {</w:t>
      </w:r>
    </w:p>
    <w:p w14:paraId="5FDDEFA3" w14:textId="77777777" w:rsidR="00311885" w:rsidRPr="00EC76D5" w:rsidRDefault="00311885" w:rsidP="00311885">
      <w:pPr>
        <w:pStyle w:val="Code"/>
        <w:rPr>
          <w:highlight w:val="white"/>
        </w:rPr>
      </w:pPr>
      <w:r w:rsidRPr="00EC76D5">
        <w:rPr>
          <w:highlight w:val="white"/>
        </w:rPr>
        <w:t xml:space="preserve">  { string text = yytext.Trim().ToLower();</w:t>
      </w:r>
    </w:p>
    <w:p w14:paraId="603F3207" w14:textId="7C970A63" w:rsidR="00311885" w:rsidRPr="00EC76D5" w:rsidRDefault="00F959BE" w:rsidP="00F959BE">
      <w:pPr>
        <w:rPr>
          <w:highlight w:val="white"/>
        </w:rPr>
      </w:pPr>
      <w:r>
        <w:rPr>
          <w:highlight w:val="white"/>
        </w:rPr>
        <w:t xml:space="preserve">The </w:t>
      </w:r>
      <w:r w:rsidRPr="00F959BE">
        <w:rPr>
          <w:rStyle w:val="KeyWord0"/>
          <w:highlight w:val="white"/>
        </w:rPr>
        <w:t>ToUInt64</w:t>
      </w:r>
      <w:r>
        <w:rPr>
          <w:highlight w:val="white"/>
        </w:rPr>
        <w:t xml:space="preserve"> method below does not accept plus or minus signs. Therefore</w:t>
      </w:r>
      <w:r w:rsidR="00DE5A89">
        <w:rPr>
          <w:highlight w:val="white"/>
        </w:rPr>
        <w:t>,</w:t>
      </w:r>
      <w:r>
        <w:rPr>
          <w:highlight w:val="white"/>
        </w:rPr>
        <w:t xml:space="preserve"> we need to </w:t>
      </w:r>
      <w:r w:rsidR="00712CC0">
        <w:rPr>
          <w:highlight w:val="white"/>
        </w:rPr>
        <w:t xml:space="preserve">remove the sign and </w:t>
      </w:r>
      <w:r w:rsidR="00E20208">
        <w:rPr>
          <w:highlight w:val="white"/>
        </w:rPr>
        <w:t xml:space="preserve">assign true to the </w:t>
      </w:r>
      <w:r w:rsidR="00E20208" w:rsidRPr="00712CC0">
        <w:rPr>
          <w:rStyle w:val="KeyWord0"/>
          <w:highlight w:val="white"/>
        </w:rPr>
        <w:t>minus</w:t>
      </w:r>
      <w:r w:rsidR="00E20208">
        <w:rPr>
          <w:highlight w:val="white"/>
        </w:rPr>
        <w:t xml:space="preserve"> variable in case of a negative value.</w:t>
      </w:r>
    </w:p>
    <w:p w14:paraId="736F335F" w14:textId="77777777" w:rsidR="00311885" w:rsidRPr="00EC76D5" w:rsidRDefault="00311885" w:rsidP="00311885">
      <w:pPr>
        <w:pStyle w:val="Code"/>
        <w:rPr>
          <w:highlight w:val="white"/>
        </w:rPr>
      </w:pPr>
      <w:r w:rsidRPr="00EC76D5">
        <w:rPr>
          <w:highlight w:val="white"/>
        </w:rPr>
        <w:t xml:space="preserve">    bool minus = false;</w:t>
      </w:r>
    </w:p>
    <w:p w14:paraId="0C12B4E2" w14:textId="77777777" w:rsidR="00311885" w:rsidRPr="00EC76D5" w:rsidRDefault="00311885" w:rsidP="00311885">
      <w:pPr>
        <w:pStyle w:val="Code"/>
        <w:rPr>
          <w:highlight w:val="white"/>
        </w:rPr>
      </w:pPr>
      <w:r w:rsidRPr="00EC76D5">
        <w:rPr>
          <w:highlight w:val="white"/>
        </w:rPr>
        <w:t xml:space="preserve">    if (text.StartsWith("+")) {</w:t>
      </w:r>
    </w:p>
    <w:p w14:paraId="44B1EED5" w14:textId="77777777" w:rsidR="00311885" w:rsidRPr="00EC76D5" w:rsidRDefault="00311885" w:rsidP="00311885">
      <w:pPr>
        <w:pStyle w:val="Code"/>
        <w:rPr>
          <w:highlight w:val="white"/>
        </w:rPr>
      </w:pPr>
      <w:r w:rsidRPr="00EC76D5">
        <w:rPr>
          <w:highlight w:val="white"/>
        </w:rPr>
        <w:t xml:space="preserve">      text = text.Substring(1);</w:t>
      </w:r>
    </w:p>
    <w:p w14:paraId="79244C13" w14:textId="77777777" w:rsidR="00311885" w:rsidRPr="00EC76D5" w:rsidRDefault="00311885" w:rsidP="00311885">
      <w:pPr>
        <w:pStyle w:val="Code"/>
        <w:rPr>
          <w:highlight w:val="white"/>
        </w:rPr>
      </w:pPr>
      <w:r w:rsidRPr="00EC76D5">
        <w:rPr>
          <w:highlight w:val="white"/>
        </w:rPr>
        <w:t xml:space="preserve">    }</w:t>
      </w:r>
    </w:p>
    <w:p w14:paraId="008767EC" w14:textId="77777777" w:rsidR="00311885" w:rsidRPr="00EC76D5" w:rsidRDefault="00311885" w:rsidP="00311885">
      <w:pPr>
        <w:pStyle w:val="Code"/>
        <w:rPr>
          <w:highlight w:val="white"/>
        </w:rPr>
      </w:pPr>
      <w:r w:rsidRPr="00EC76D5">
        <w:rPr>
          <w:highlight w:val="white"/>
        </w:rPr>
        <w:t xml:space="preserve">    else if (text.StartsWith("-")) {</w:t>
      </w:r>
    </w:p>
    <w:p w14:paraId="65AA7551" w14:textId="77777777" w:rsidR="00311885" w:rsidRPr="00EC76D5" w:rsidRDefault="00311885" w:rsidP="00311885">
      <w:pPr>
        <w:pStyle w:val="Code"/>
        <w:rPr>
          <w:highlight w:val="white"/>
        </w:rPr>
      </w:pPr>
      <w:r w:rsidRPr="00EC76D5">
        <w:rPr>
          <w:highlight w:val="white"/>
        </w:rPr>
        <w:t xml:space="preserve">      minus = true;</w:t>
      </w:r>
    </w:p>
    <w:p w14:paraId="57638130" w14:textId="77777777" w:rsidR="00311885" w:rsidRPr="00EC76D5" w:rsidRDefault="00311885" w:rsidP="00311885">
      <w:pPr>
        <w:pStyle w:val="Code"/>
        <w:rPr>
          <w:highlight w:val="white"/>
        </w:rPr>
      </w:pPr>
      <w:r w:rsidRPr="00EC76D5">
        <w:rPr>
          <w:highlight w:val="white"/>
        </w:rPr>
        <w:t xml:space="preserve">      text = text.Substring(1);</w:t>
      </w:r>
    </w:p>
    <w:p w14:paraId="1F5FEECC" w14:textId="77777777" w:rsidR="00311885" w:rsidRPr="00EC76D5" w:rsidRDefault="00311885" w:rsidP="00311885">
      <w:pPr>
        <w:pStyle w:val="Code"/>
        <w:rPr>
          <w:highlight w:val="white"/>
        </w:rPr>
      </w:pPr>
      <w:r w:rsidRPr="00EC76D5">
        <w:rPr>
          <w:highlight w:val="white"/>
        </w:rPr>
        <w:t xml:space="preserve">    }</w:t>
      </w:r>
    </w:p>
    <w:p w14:paraId="66E071BE" w14:textId="5C122302" w:rsidR="00224B3F" w:rsidRPr="00C10AF9" w:rsidRDefault="00712CC0" w:rsidP="00224B3F">
      <w:pPr>
        <w:rPr>
          <w:highlight w:val="white"/>
        </w:rPr>
      </w:pPr>
      <w:r>
        <w:rPr>
          <w:highlight w:val="white"/>
        </w:rPr>
        <w:t>Then we decide the base of the value</w:t>
      </w:r>
      <w:r w:rsidR="00B474B8">
        <w:rPr>
          <w:highlight w:val="white"/>
        </w:rPr>
        <w:t>.</w:t>
      </w:r>
      <w:r w:rsidR="00224B3F">
        <w:rPr>
          <w:highlight w:val="white"/>
        </w:rPr>
        <w:t xml:space="preserve"> </w:t>
      </w:r>
      <w:r w:rsidR="00B474B8">
        <w:rPr>
          <w:highlight w:val="white"/>
        </w:rPr>
        <w:t xml:space="preserve">If the text start with </w:t>
      </w:r>
      <w:r w:rsidR="006230BD">
        <w:rPr>
          <w:highlight w:val="white"/>
        </w:rPr>
        <w:t>“0x” or “0X”m</w:t>
      </w:r>
      <w:r w:rsidR="003C6D25">
        <w:rPr>
          <w:highlight w:val="white"/>
        </w:rPr>
        <w:t xml:space="preserve"> the value is a hexadecimal with the base 16. If the text start with </w:t>
      </w:r>
      <w:r w:rsidR="006230BD">
        <w:rPr>
          <w:highlight w:val="white"/>
        </w:rPr>
        <w:t>“0”</w:t>
      </w:r>
      <w:r w:rsidR="003C6D25">
        <w:rPr>
          <w:highlight w:val="white"/>
        </w:rPr>
        <w:t>, the value is an octal value with the base 8. Otherwise, it is a decimal value with the base 10.</w:t>
      </w:r>
    </w:p>
    <w:p w14:paraId="7085541B" w14:textId="77777777" w:rsidR="00311885" w:rsidRPr="00EC76D5" w:rsidRDefault="00311885" w:rsidP="00311885">
      <w:pPr>
        <w:pStyle w:val="Code"/>
        <w:rPr>
          <w:highlight w:val="white"/>
        </w:rPr>
      </w:pPr>
      <w:r w:rsidRPr="00EC76D5">
        <w:rPr>
          <w:highlight w:val="white"/>
        </w:rPr>
        <w:lastRenderedPageBreak/>
        <w:t xml:space="preserve">    int fromBase;</w:t>
      </w:r>
    </w:p>
    <w:p w14:paraId="45F87EA1" w14:textId="77777777" w:rsidR="00311885" w:rsidRPr="00EC76D5" w:rsidRDefault="00311885" w:rsidP="00311885">
      <w:pPr>
        <w:pStyle w:val="Code"/>
        <w:rPr>
          <w:highlight w:val="white"/>
        </w:rPr>
      </w:pPr>
      <w:r w:rsidRPr="00EC76D5">
        <w:rPr>
          <w:highlight w:val="white"/>
        </w:rPr>
        <w:t xml:space="preserve">    if (text.StartsWith("0x")) {</w:t>
      </w:r>
    </w:p>
    <w:p w14:paraId="691EB2D7" w14:textId="77777777" w:rsidR="00311885" w:rsidRPr="00EC76D5" w:rsidRDefault="00311885" w:rsidP="00311885">
      <w:pPr>
        <w:pStyle w:val="Code"/>
        <w:rPr>
          <w:highlight w:val="white"/>
        </w:rPr>
      </w:pPr>
      <w:r w:rsidRPr="00EC76D5">
        <w:rPr>
          <w:highlight w:val="white"/>
        </w:rPr>
        <w:t xml:space="preserve">      fromBase = 16;</w:t>
      </w:r>
    </w:p>
    <w:p w14:paraId="59BFBF77" w14:textId="77777777" w:rsidR="00311885" w:rsidRPr="00EC76D5" w:rsidRDefault="00311885" w:rsidP="00311885">
      <w:pPr>
        <w:pStyle w:val="Code"/>
        <w:rPr>
          <w:highlight w:val="white"/>
        </w:rPr>
      </w:pPr>
      <w:r w:rsidRPr="00EC76D5">
        <w:rPr>
          <w:highlight w:val="white"/>
        </w:rPr>
        <w:t xml:space="preserve">      text = text.Substring(2);</w:t>
      </w:r>
    </w:p>
    <w:p w14:paraId="2C211E82" w14:textId="77777777" w:rsidR="00311885" w:rsidRPr="00EC76D5" w:rsidRDefault="00311885" w:rsidP="00311885">
      <w:pPr>
        <w:pStyle w:val="Code"/>
        <w:rPr>
          <w:highlight w:val="white"/>
        </w:rPr>
      </w:pPr>
      <w:r w:rsidRPr="00EC76D5">
        <w:rPr>
          <w:highlight w:val="white"/>
        </w:rPr>
        <w:t xml:space="preserve">    }</w:t>
      </w:r>
    </w:p>
    <w:p w14:paraId="0D9C38BF" w14:textId="77777777" w:rsidR="00311885" w:rsidRPr="00EC76D5" w:rsidRDefault="00311885" w:rsidP="00311885">
      <w:pPr>
        <w:pStyle w:val="Code"/>
        <w:rPr>
          <w:highlight w:val="white"/>
        </w:rPr>
      </w:pPr>
      <w:r w:rsidRPr="00EC76D5">
        <w:rPr>
          <w:highlight w:val="white"/>
        </w:rPr>
        <w:t xml:space="preserve">    else if (text.StartsWith("0")) {</w:t>
      </w:r>
    </w:p>
    <w:p w14:paraId="3D39B0DB" w14:textId="77777777" w:rsidR="00311885" w:rsidRPr="00EC76D5" w:rsidRDefault="00311885" w:rsidP="00311885">
      <w:pPr>
        <w:pStyle w:val="Code"/>
        <w:rPr>
          <w:highlight w:val="white"/>
        </w:rPr>
      </w:pPr>
      <w:r w:rsidRPr="00EC76D5">
        <w:rPr>
          <w:highlight w:val="white"/>
        </w:rPr>
        <w:t xml:space="preserve">      fromBase = 8;</w:t>
      </w:r>
    </w:p>
    <w:p w14:paraId="6942A79C" w14:textId="77777777" w:rsidR="00311885" w:rsidRPr="00EC76D5" w:rsidRDefault="00311885" w:rsidP="00311885">
      <w:pPr>
        <w:pStyle w:val="Code"/>
        <w:rPr>
          <w:highlight w:val="white"/>
        </w:rPr>
      </w:pPr>
      <w:r w:rsidRPr="00EC76D5">
        <w:rPr>
          <w:highlight w:val="white"/>
        </w:rPr>
        <w:t xml:space="preserve">    }</w:t>
      </w:r>
    </w:p>
    <w:p w14:paraId="3D24F4A6" w14:textId="77777777" w:rsidR="00311885" w:rsidRPr="00EC76D5" w:rsidRDefault="00311885" w:rsidP="00311885">
      <w:pPr>
        <w:pStyle w:val="Code"/>
        <w:rPr>
          <w:highlight w:val="white"/>
        </w:rPr>
      </w:pPr>
      <w:r w:rsidRPr="00EC76D5">
        <w:rPr>
          <w:highlight w:val="white"/>
        </w:rPr>
        <w:t xml:space="preserve">    else {</w:t>
      </w:r>
    </w:p>
    <w:p w14:paraId="4DCA4A23" w14:textId="77777777" w:rsidR="00311885" w:rsidRPr="00EC76D5" w:rsidRDefault="00311885" w:rsidP="00311885">
      <w:pPr>
        <w:pStyle w:val="Code"/>
        <w:rPr>
          <w:highlight w:val="white"/>
        </w:rPr>
      </w:pPr>
      <w:r w:rsidRPr="00EC76D5">
        <w:rPr>
          <w:highlight w:val="white"/>
        </w:rPr>
        <w:t xml:space="preserve">      fromBase = 10;</w:t>
      </w:r>
    </w:p>
    <w:p w14:paraId="648B05A4" w14:textId="77777777" w:rsidR="00311885" w:rsidRPr="00EC76D5" w:rsidRDefault="00311885" w:rsidP="00311885">
      <w:pPr>
        <w:pStyle w:val="Code"/>
        <w:rPr>
          <w:highlight w:val="white"/>
        </w:rPr>
      </w:pPr>
      <w:r w:rsidRPr="00EC76D5">
        <w:rPr>
          <w:highlight w:val="white"/>
        </w:rPr>
        <w:t xml:space="preserve">    }</w:t>
      </w:r>
    </w:p>
    <w:p w14:paraId="724BCB8C" w14:textId="29F67EF5" w:rsidR="00131492" w:rsidRDefault="000A4A04" w:rsidP="006230BD">
      <w:pPr>
        <w:rPr>
          <w:highlight w:val="white"/>
        </w:rPr>
      </w:pPr>
      <w:r>
        <w:rPr>
          <w:highlight w:val="white"/>
        </w:rPr>
        <w:t xml:space="preserve">Then we decide the type of the value. If the text ends with </w:t>
      </w:r>
      <w:r w:rsidR="00131492">
        <w:rPr>
          <w:highlight w:val="white"/>
        </w:rPr>
        <w:t xml:space="preserve">any combination of small or capitel “s” and “u”, the type is unsigned small integer. </w:t>
      </w:r>
    </w:p>
    <w:p w14:paraId="4464581E" w14:textId="0528337C" w:rsidR="00311885" w:rsidRPr="00EC76D5" w:rsidRDefault="006230BD" w:rsidP="006230BD">
      <w:pPr>
        <w:rPr>
          <w:highlight w:val="white"/>
        </w:rPr>
      </w:pPr>
      <w:r>
        <w:rPr>
          <w:highlight w:val="white"/>
        </w:rPr>
        <w:t>“s”</w:t>
      </w:r>
      <w:r w:rsidR="00E514DB">
        <w:rPr>
          <w:highlight w:val="white"/>
        </w:rPr>
        <w:t xml:space="preserve"> or “S”, the </w:t>
      </w:r>
      <w:r w:rsidR="00B24C4F">
        <w:rPr>
          <w:highlight w:val="white"/>
        </w:rPr>
        <w:t>type</w:t>
      </w:r>
      <w:r w:rsidR="00E514DB">
        <w:rPr>
          <w:highlight w:val="white"/>
        </w:rPr>
        <w:t xml:space="preserve"> is small integer. If the text ends with “l” or “L”, the type is </w:t>
      </w:r>
      <w:r w:rsidR="00B24C4F">
        <w:rPr>
          <w:highlight w:val="white"/>
        </w:rPr>
        <w:t>large integer.</w:t>
      </w:r>
      <w:r w:rsidR="008E2501">
        <w:rPr>
          <w:highlight w:val="white"/>
        </w:rPr>
        <w:t xml:space="preserve"> If the text ends with “u” or “U”, the type is unsigned. Otherwise, the type is signed integer.</w:t>
      </w:r>
    </w:p>
    <w:p w14:paraId="5895542F" w14:textId="77777777" w:rsidR="00311885" w:rsidRPr="00EC76D5" w:rsidRDefault="00311885" w:rsidP="00311885">
      <w:pPr>
        <w:pStyle w:val="Code"/>
        <w:rPr>
          <w:highlight w:val="white"/>
        </w:rPr>
      </w:pPr>
      <w:r w:rsidRPr="00EC76D5">
        <w:rPr>
          <w:highlight w:val="white"/>
        </w:rPr>
        <w:t xml:space="preserve">    CCompiler.Type type;</w:t>
      </w:r>
    </w:p>
    <w:p w14:paraId="73CB6E61" w14:textId="77777777" w:rsidR="00311885" w:rsidRPr="00EC76D5" w:rsidRDefault="00311885" w:rsidP="00311885">
      <w:pPr>
        <w:pStyle w:val="Code"/>
        <w:rPr>
          <w:highlight w:val="white"/>
        </w:rPr>
      </w:pPr>
      <w:r w:rsidRPr="00EC76D5">
        <w:rPr>
          <w:highlight w:val="white"/>
        </w:rPr>
        <w:t xml:space="preserve">    if (text.EndsWith("us") || text.EndsWith("su")) {</w:t>
      </w:r>
    </w:p>
    <w:p w14:paraId="5E56813D" w14:textId="77777777" w:rsidR="00311885" w:rsidRPr="00EC76D5" w:rsidRDefault="00311885" w:rsidP="00311885">
      <w:pPr>
        <w:pStyle w:val="Code"/>
        <w:rPr>
          <w:highlight w:val="white"/>
        </w:rPr>
      </w:pPr>
      <w:r w:rsidRPr="00EC76D5">
        <w:rPr>
          <w:highlight w:val="white"/>
        </w:rPr>
        <w:t xml:space="preserve">      type = CCompiler.Type.UnsignedShortIntegerType;</w:t>
      </w:r>
    </w:p>
    <w:p w14:paraId="37A8E0B2" w14:textId="77777777" w:rsidR="00311885" w:rsidRPr="00EC76D5" w:rsidRDefault="00311885" w:rsidP="00311885">
      <w:pPr>
        <w:pStyle w:val="Code"/>
        <w:rPr>
          <w:highlight w:val="white"/>
        </w:rPr>
      </w:pPr>
      <w:r w:rsidRPr="00EC76D5">
        <w:rPr>
          <w:highlight w:val="white"/>
        </w:rPr>
        <w:t xml:space="preserve">      text = text.Substring(0, text.Length - 2);</w:t>
      </w:r>
    </w:p>
    <w:p w14:paraId="64C0D6D7" w14:textId="70713E57" w:rsidR="00311885" w:rsidRDefault="00311885" w:rsidP="00311885">
      <w:pPr>
        <w:pStyle w:val="Code"/>
        <w:rPr>
          <w:highlight w:val="white"/>
        </w:rPr>
      </w:pPr>
      <w:r w:rsidRPr="00EC76D5">
        <w:rPr>
          <w:highlight w:val="white"/>
        </w:rPr>
        <w:t xml:space="preserve">    }</w:t>
      </w:r>
    </w:p>
    <w:p w14:paraId="4371786E" w14:textId="19929484" w:rsidR="00131492" w:rsidRPr="00EC76D5" w:rsidRDefault="00131492" w:rsidP="00131492">
      <w:pPr>
        <w:rPr>
          <w:highlight w:val="white"/>
        </w:rPr>
      </w:pPr>
      <w:r>
        <w:rPr>
          <w:highlight w:val="white"/>
        </w:rPr>
        <w:t xml:space="preserve">If the text ends with any combination of small or capital “l” and “u”, the type is large unsigned integer. </w:t>
      </w:r>
    </w:p>
    <w:p w14:paraId="54FEEF90" w14:textId="77777777" w:rsidR="00311885" w:rsidRPr="00EC76D5" w:rsidRDefault="00311885" w:rsidP="00311885">
      <w:pPr>
        <w:pStyle w:val="Code"/>
        <w:rPr>
          <w:highlight w:val="white"/>
        </w:rPr>
      </w:pPr>
      <w:r w:rsidRPr="00EC76D5">
        <w:rPr>
          <w:highlight w:val="white"/>
        </w:rPr>
        <w:t xml:space="preserve">    else if (text.EndsWith("ul") || text.EndsWith("lu")) {</w:t>
      </w:r>
    </w:p>
    <w:p w14:paraId="53395202" w14:textId="77777777" w:rsidR="00311885" w:rsidRPr="00EC76D5" w:rsidRDefault="00311885" w:rsidP="00311885">
      <w:pPr>
        <w:pStyle w:val="Code"/>
        <w:rPr>
          <w:highlight w:val="white"/>
        </w:rPr>
      </w:pPr>
      <w:r w:rsidRPr="00EC76D5">
        <w:rPr>
          <w:highlight w:val="white"/>
        </w:rPr>
        <w:t xml:space="preserve">      type = CCompiler.Type.UnsignedLongIntegerType;</w:t>
      </w:r>
    </w:p>
    <w:p w14:paraId="590C09BE" w14:textId="77777777" w:rsidR="00311885" w:rsidRPr="00EC76D5" w:rsidRDefault="00311885" w:rsidP="00311885">
      <w:pPr>
        <w:pStyle w:val="Code"/>
        <w:rPr>
          <w:highlight w:val="white"/>
        </w:rPr>
      </w:pPr>
      <w:r w:rsidRPr="00EC76D5">
        <w:rPr>
          <w:highlight w:val="white"/>
        </w:rPr>
        <w:t xml:space="preserve">      text = text.Substring(0, text.Length - 2);</w:t>
      </w:r>
    </w:p>
    <w:p w14:paraId="3DDE90E5" w14:textId="27583BFC" w:rsidR="00311885" w:rsidRDefault="00311885" w:rsidP="00311885">
      <w:pPr>
        <w:pStyle w:val="Code"/>
        <w:rPr>
          <w:highlight w:val="white"/>
        </w:rPr>
      </w:pPr>
      <w:r w:rsidRPr="00EC76D5">
        <w:rPr>
          <w:highlight w:val="white"/>
        </w:rPr>
        <w:t xml:space="preserve">    }</w:t>
      </w:r>
    </w:p>
    <w:p w14:paraId="52EE4EEC" w14:textId="787589DA" w:rsidR="007736CE" w:rsidRPr="00EC76D5" w:rsidRDefault="007736CE" w:rsidP="007736CE">
      <w:pPr>
        <w:rPr>
          <w:highlight w:val="white"/>
        </w:rPr>
      </w:pPr>
      <w:r>
        <w:rPr>
          <w:highlight w:val="white"/>
        </w:rPr>
        <w:t>If the text ends with a single small or capital “s”, the type is signed short integer.</w:t>
      </w:r>
    </w:p>
    <w:p w14:paraId="24048A4E" w14:textId="77777777" w:rsidR="00311885" w:rsidRPr="00EC76D5" w:rsidRDefault="00311885" w:rsidP="00311885">
      <w:pPr>
        <w:pStyle w:val="Code"/>
        <w:rPr>
          <w:highlight w:val="white"/>
        </w:rPr>
      </w:pPr>
      <w:r w:rsidRPr="00EC76D5">
        <w:rPr>
          <w:highlight w:val="white"/>
        </w:rPr>
        <w:t xml:space="preserve">    else if (text.EndsWith("s")) {</w:t>
      </w:r>
    </w:p>
    <w:p w14:paraId="5D3A9E89" w14:textId="77777777" w:rsidR="00311885" w:rsidRPr="00EC76D5" w:rsidRDefault="00311885" w:rsidP="00311885">
      <w:pPr>
        <w:pStyle w:val="Code"/>
        <w:rPr>
          <w:highlight w:val="white"/>
        </w:rPr>
      </w:pPr>
      <w:r w:rsidRPr="00EC76D5">
        <w:rPr>
          <w:highlight w:val="white"/>
        </w:rPr>
        <w:t xml:space="preserve">      type = CCompiler.Type.SignedShortIntegerType;</w:t>
      </w:r>
    </w:p>
    <w:p w14:paraId="2CE0E38F" w14:textId="77777777" w:rsidR="00311885" w:rsidRPr="00EC76D5" w:rsidRDefault="00311885" w:rsidP="00311885">
      <w:pPr>
        <w:pStyle w:val="Code"/>
        <w:rPr>
          <w:highlight w:val="white"/>
        </w:rPr>
      </w:pPr>
      <w:r w:rsidRPr="00EC76D5">
        <w:rPr>
          <w:highlight w:val="white"/>
        </w:rPr>
        <w:t xml:space="preserve">      text = text.Substring(0, text.Length - 1);</w:t>
      </w:r>
    </w:p>
    <w:p w14:paraId="4A86AD1B" w14:textId="77777777" w:rsidR="00311885" w:rsidRPr="00EC76D5" w:rsidRDefault="00311885" w:rsidP="00311885">
      <w:pPr>
        <w:pStyle w:val="Code"/>
        <w:rPr>
          <w:highlight w:val="white"/>
        </w:rPr>
      </w:pPr>
      <w:r w:rsidRPr="00EC76D5">
        <w:rPr>
          <w:highlight w:val="white"/>
        </w:rPr>
        <w:t xml:space="preserve">    }</w:t>
      </w:r>
    </w:p>
    <w:p w14:paraId="0E2595BE" w14:textId="029D6CB5" w:rsidR="007736CE" w:rsidRPr="00EC76D5" w:rsidRDefault="007736CE" w:rsidP="007736CE">
      <w:pPr>
        <w:rPr>
          <w:highlight w:val="white"/>
        </w:rPr>
      </w:pPr>
      <w:r>
        <w:rPr>
          <w:highlight w:val="white"/>
        </w:rPr>
        <w:t>If the text ends with a single small or capital “l”, the type is signed long integer.</w:t>
      </w:r>
    </w:p>
    <w:p w14:paraId="2BABBB94" w14:textId="77777777" w:rsidR="00311885" w:rsidRPr="00EC76D5" w:rsidRDefault="00311885" w:rsidP="00311885">
      <w:pPr>
        <w:pStyle w:val="Code"/>
        <w:rPr>
          <w:highlight w:val="white"/>
        </w:rPr>
      </w:pPr>
      <w:r w:rsidRPr="00EC76D5">
        <w:rPr>
          <w:highlight w:val="white"/>
        </w:rPr>
        <w:t xml:space="preserve">    else if (text.EndsWith("l")) {</w:t>
      </w:r>
    </w:p>
    <w:p w14:paraId="7647DD47" w14:textId="77777777" w:rsidR="00311885" w:rsidRPr="00EC76D5" w:rsidRDefault="00311885" w:rsidP="00311885">
      <w:pPr>
        <w:pStyle w:val="Code"/>
        <w:rPr>
          <w:highlight w:val="white"/>
        </w:rPr>
      </w:pPr>
      <w:r w:rsidRPr="00EC76D5">
        <w:rPr>
          <w:highlight w:val="white"/>
        </w:rPr>
        <w:t xml:space="preserve">      type = CCompiler.Type.SignedLongIntegerType;</w:t>
      </w:r>
    </w:p>
    <w:p w14:paraId="3E00D5B1" w14:textId="77777777" w:rsidR="00311885" w:rsidRPr="00EC76D5" w:rsidRDefault="00311885" w:rsidP="00311885">
      <w:pPr>
        <w:pStyle w:val="Code"/>
        <w:rPr>
          <w:highlight w:val="white"/>
        </w:rPr>
      </w:pPr>
      <w:r w:rsidRPr="00EC76D5">
        <w:rPr>
          <w:highlight w:val="white"/>
        </w:rPr>
        <w:t xml:space="preserve">      text = text.Substring(0, text.Length - 1);</w:t>
      </w:r>
    </w:p>
    <w:p w14:paraId="4112CC87" w14:textId="77777777" w:rsidR="00311885" w:rsidRPr="00EC76D5" w:rsidRDefault="00311885" w:rsidP="00311885">
      <w:pPr>
        <w:pStyle w:val="Code"/>
        <w:rPr>
          <w:highlight w:val="white"/>
        </w:rPr>
      </w:pPr>
      <w:r w:rsidRPr="00EC76D5">
        <w:rPr>
          <w:highlight w:val="white"/>
        </w:rPr>
        <w:t xml:space="preserve">    }</w:t>
      </w:r>
    </w:p>
    <w:p w14:paraId="4CFFD89B" w14:textId="77777777" w:rsidR="007736CE" w:rsidRPr="00EC76D5" w:rsidRDefault="007736CE" w:rsidP="007736CE">
      <w:pPr>
        <w:rPr>
          <w:highlight w:val="white"/>
        </w:rPr>
      </w:pPr>
      <w:r>
        <w:rPr>
          <w:highlight w:val="white"/>
        </w:rPr>
        <w:t>If the text ends with a single small or capital “u”, the type is unsigned integer.</w:t>
      </w:r>
    </w:p>
    <w:p w14:paraId="218C1351" w14:textId="77777777" w:rsidR="007736CE" w:rsidRPr="00EC76D5" w:rsidRDefault="007736CE" w:rsidP="007736CE">
      <w:pPr>
        <w:pStyle w:val="Code"/>
        <w:rPr>
          <w:highlight w:val="white"/>
        </w:rPr>
      </w:pPr>
      <w:r w:rsidRPr="00EC76D5">
        <w:rPr>
          <w:highlight w:val="white"/>
        </w:rPr>
        <w:t xml:space="preserve">    else if (text.EndsWith("u")) {</w:t>
      </w:r>
    </w:p>
    <w:p w14:paraId="15CDD2E2" w14:textId="77777777" w:rsidR="007736CE" w:rsidRPr="00EC76D5" w:rsidRDefault="007736CE" w:rsidP="007736CE">
      <w:pPr>
        <w:pStyle w:val="Code"/>
        <w:rPr>
          <w:highlight w:val="white"/>
        </w:rPr>
      </w:pPr>
      <w:r w:rsidRPr="00EC76D5">
        <w:rPr>
          <w:highlight w:val="white"/>
        </w:rPr>
        <w:t xml:space="preserve">      type = CCompiler.Type.UnsignedIntegerType;</w:t>
      </w:r>
    </w:p>
    <w:p w14:paraId="141FF462" w14:textId="77777777" w:rsidR="007736CE" w:rsidRPr="00EC76D5" w:rsidRDefault="007736CE" w:rsidP="007736CE">
      <w:pPr>
        <w:pStyle w:val="Code"/>
        <w:rPr>
          <w:highlight w:val="white"/>
        </w:rPr>
      </w:pPr>
      <w:r w:rsidRPr="00EC76D5">
        <w:rPr>
          <w:highlight w:val="white"/>
        </w:rPr>
        <w:t xml:space="preserve">      text = text.Substring(0, text.Length - 1);</w:t>
      </w:r>
    </w:p>
    <w:p w14:paraId="28EF03A2" w14:textId="73F5C8F2" w:rsidR="007736CE" w:rsidRDefault="007736CE" w:rsidP="007736CE">
      <w:pPr>
        <w:pStyle w:val="Code"/>
        <w:rPr>
          <w:highlight w:val="white"/>
        </w:rPr>
      </w:pPr>
      <w:r w:rsidRPr="00EC76D5">
        <w:rPr>
          <w:highlight w:val="white"/>
        </w:rPr>
        <w:t xml:space="preserve">    }</w:t>
      </w:r>
    </w:p>
    <w:p w14:paraId="372ACFF2" w14:textId="7F51254E" w:rsidR="00133C35" w:rsidRPr="00EC76D5" w:rsidRDefault="00133C35" w:rsidP="00133C35">
      <w:pPr>
        <w:rPr>
          <w:highlight w:val="white"/>
        </w:rPr>
      </w:pPr>
      <w:r>
        <w:rPr>
          <w:highlight w:val="white"/>
        </w:rPr>
        <w:t>Otherwise, the type is signed integer.</w:t>
      </w:r>
    </w:p>
    <w:p w14:paraId="093D4019" w14:textId="77777777" w:rsidR="00311885" w:rsidRPr="00EC76D5" w:rsidRDefault="00311885" w:rsidP="00311885">
      <w:pPr>
        <w:pStyle w:val="Code"/>
        <w:rPr>
          <w:highlight w:val="white"/>
        </w:rPr>
      </w:pPr>
      <w:r w:rsidRPr="00EC76D5">
        <w:rPr>
          <w:highlight w:val="white"/>
        </w:rPr>
        <w:t xml:space="preserve">    else {</w:t>
      </w:r>
    </w:p>
    <w:p w14:paraId="0DD0A586" w14:textId="77777777" w:rsidR="00311885" w:rsidRPr="00EC76D5" w:rsidRDefault="00311885" w:rsidP="00311885">
      <w:pPr>
        <w:pStyle w:val="Code"/>
        <w:rPr>
          <w:highlight w:val="white"/>
        </w:rPr>
      </w:pPr>
      <w:r w:rsidRPr="00EC76D5">
        <w:rPr>
          <w:highlight w:val="white"/>
        </w:rPr>
        <w:t xml:space="preserve">      type = CCompiler.Type.SignedIntegerType;</w:t>
      </w:r>
    </w:p>
    <w:p w14:paraId="186AC020" w14:textId="77777777" w:rsidR="00311885" w:rsidRPr="00EC76D5" w:rsidRDefault="00311885" w:rsidP="00311885">
      <w:pPr>
        <w:pStyle w:val="Code"/>
        <w:rPr>
          <w:highlight w:val="white"/>
        </w:rPr>
      </w:pPr>
      <w:r w:rsidRPr="00EC76D5">
        <w:rPr>
          <w:highlight w:val="white"/>
        </w:rPr>
        <w:t xml:space="preserve">    }</w:t>
      </w:r>
    </w:p>
    <w:p w14:paraId="48BEED1D" w14:textId="79E01241" w:rsidR="00311885" w:rsidRPr="00EC76D5" w:rsidRDefault="00A437BC" w:rsidP="00A437BC">
      <w:pPr>
        <w:rPr>
          <w:highlight w:val="white"/>
        </w:rPr>
      </w:pPr>
      <w:r>
        <w:rPr>
          <w:highlight w:val="white"/>
        </w:rPr>
        <w:t xml:space="preserve">Finally, we </w:t>
      </w:r>
      <w:r w:rsidR="00F854CB">
        <w:rPr>
          <w:highlight w:val="white"/>
        </w:rPr>
        <w:t xml:space="preserve">decide the value by calling the </w:t>
      </w:r>
      <w:r w:rsidR="00F854CB" w:rsidRPr="002B70C1">
        <w:rPr>
          <w:rStyle w:val="KeyWord0"/>
          <w:highlight w:val="white"/>
        </w:rPr>
        <w:t>ToUInt64</w:t>
      </w:r>
      <w:r w:rsidR="00F854CB">
        <w:rPr>
          <w:highlight w:val="white"/>
        </w:rPr>
        <w:t xml:space="preserve"> method in the </w:t>
      </w:r>
      <w:r w:rsidR="00F854CB" w:rsidRPr="002B70C1">
        <w:rPr>
          <w:rStyle w:val="KeyWord0"/>
          <w:highlight w:val="white"/>
        </w:rPr>
        <w:t>Convert</w:t>
      </w:r>
      <w:r w:rsidR="00F854CB">
        <w:rPr>
          <w:highlight w:val="white"/>
        </w:rPr>
        <w:t xml:space="preserve"> standard class.</w:t>
      </w:r>
      <w:r w:rsidR="00311885" w:rsidRPr="00EC76D5">
        <w:rPr>
          <w:highlight w:val="white"/>
        </w:rPr>
        <w:t xml:space="preserve">  </w:t>
      </w:r>
    </w:p>
    <w:p w14:paraId="5F9B3C3D" w14:textId="77777777" w:rsidR="00311885" w:rsidRPr="00EC76D5" w:rsidRDefault="00311885" w:rsidP="00311885">
      <w:pPr>
        <w:pStyle w:val="Code"/>
        <w:rPr>
          <w:highlight w:val="white"/>
        </w:rPr>
      </w:pPr>
      <w:r w:rsidRPr="00EC76D5">
        <w:rPr>
          <w:highlight w:val="white"/>
        </w:rPr>
        <w:t xml:space="preserve">    try {</w:t>
      </w:r>
    </w:p>
    <w:p w14:paraId="6162CDAB" w14:textId="77777777" w:rsidR="00311885" w:rsidRPr="00EC76D5" w:rsidRDefault="00311885" w:rsidP="00311885">
      <w:pPr>
        <w:pStyle w:val="Code"/>
        <w:rPr>
          <w:highlight w:val="white"/>
        </w:rPr>
      </w:pPr>
      <w:r w:rsidRPr="00EC76D5">
        <w:rPr>
          <w:highlight w:val="white"/>
        </w:rPr>
        <w:t xml:space="preserve">      ulong unsignedValue = Convert.ToUInt64(text, fromBase);</w:t>
      </w:r>
    </w:p>
    <w:p w14:paraId="443BC359" w14:textId="26DC1A33" w:rsidR="0048034C" w:rsidRDefault="0048034C" w:rsidP="0048034C">
      <w:pPr>
        <w:rPr>
          <w:highlight w:val="white"/>
        </w:rPr>
      </w:pPr>
      <w:r>
        <w:rPr>
          <w:highlight w:val="white"/>
        </w:rPr>
        <w:lastRenderedPageBreak/>
        <w:t xml:space="preserve">We convert the value to an object of the standard </w:t>
      </w:r>
      <w:r w:rsidRPr="00C4654F">
        <w:rPr>
          <w:rStyle w:val="KeyWord0"/>
          <w:highlight w:val="white"/>
        </w:rPr>
        <w:t>BigInteger</w:t>
      </w:r>
      <w:r>
        <w:rPr>
          <w:highlight w:val="white"/>
        </w:rPr>
        <w:t xml:space="preserve"> class, and </w:t>
      </w:r>
      <w:r w:rsidR="00231758">
        <w:rPr>
          <w:highlight w:val="white"/>
        </w:rPr>
        <w:t xml:space="preserve">if </w:t>
      </w:r>
      <w:r w:rsidR="00C4654F" w:rsidRPr="00C4654F">
        <w:rPr>
          <w:rStyle w:val="KeyWord0"/>
          <w:highlight w:val="white"/>
        </w:rPr>
        <w:t>minus</w:t>
      </w:r>
      <w:r w:rsidR="00C4654F">
        <w:rPr>
          <w:highlight w:val="white"/>
        </w:rPr>
        <w:t xml:space="preserve"> is true, we make the value </w:t>
      </w:r>
      <w:r w:rsidR="005D6B52">
        <w:rPr>
          <w:highlight w:val="white"/>
        </w:rPr>
        <w:t>negative</w:t>
      </w:r>
      <w:r>
        <w:rPr>
          <w:highlight w:val="white"/>
        </w:rPr>
        <w:t>.</w:t>
      </w:r>
    </w:p>
    <w:p w14:paraId="26790D56" w14:textId="35ACE0E0" w:rsidR="00311885" w:rsidRPr="00EC76D5" w:rsidRDefault="00311885" w:rsidP="00311885">
      <w:pPr>
        <w:pStyle w:val="Code"/>
        <w:rPr>
          <w:highlight w:val="white"/>
        </w:rPr>
      </w:pPr>
      <w:r w:rsidRPr="00EC76D5">
        <w:rPr>
          <w:highlight w:val="white"/>
        </w:rPr>
        <w:t xml:space="preserve">      BigInteger bigValue = new BigInteger(unsignedValue);</w:t>
      </w:r>
    </w:p>
    <w:p w14:paraId="0D016B85" w14:textId="77777777" w:rsidR="00311885" w:rsidRPr="00EC76D5" w:rsidRDefault="00311885" w:rsidP="00311885">
      <w:pPr>
        <w:pStyle w:val="Code"/>
        <w:rPr>
          <w:highlight w:val="white"/>
        </w:rPr>
      </w:pPr>
    </w:p>
    <w:p w14:paraId="0A86878A" w14:textId="77777777" w:rsidR="00311885" w:rsidRPr="00EC76D5" w:rsidRDefault="00311885" w:rsidP="00311885">
      <w:pPr>
        <w:pStyle w:val="Code"/>
        <w:rPr>
          <w:highlight w:val="white"/>
        </w:rPr>
      </w:pPr>
      <w:r w:rsidRPr="00EC76D5">
        <w:rPr>
          <w:highlight w:val="white"/>
        </w:rPr>
        <w:t xml:space="preserve">      if (minus) {</w:t>
      </w:r>
    </w:p>
    <w:p w14:paraId="660A71C7" w14:textId="77777777" w:rsidR="00311885" w:rsidRPr="00EC76D5" w:rsidRDefault="00311885" w:rsidP="00311885">
      <w:pPr>
        <w:pStyle w:val="Code"/>
        <w:rPr>
          <w:highlight w:val="white"/>
        </w:rPr>
      </w:pPr>
      <w:r w:rsidRPr="00EC76D5">
        <w:rPr>
          <w:highlight w:val="white"/>
        </w:rPr>
        <w:t xml:space="preserve">        bigValue = -bigValue;</w:t>
      </w:r>
    </w:p>
    <w:p w14:paraId="39BBC56C" w14:textId="77777777" w:rsidR="00311885" w:rsidRPr="00EC76D5" w:rsidRDefault="00311885" w:rsidP="00311885">
      <w:pPr>
        <w:pStyle w:val="Code"/>
        <w:rPr>
          <w:highlight w:val="white"/>
        </w:rPr>
      </w:pPr>
      <w:r w:rsidRPr="00EC76D5">
        <w:rPr>
          <w:highlight w:val="white"/>
        </w:rPr>
        <w:t xml:space="preserve">      }</w:t>
      </w:r>
    </w:p>
    <w:p w14:paraId="739189D0" w14:textId="180DA2F4" w:rsidR="00311885" w:rsidRPr="00EC76D5" w:rsidRDefault="005D6B52" w:rsidP="00481659">
      <w:pPr>
        <w:rPr>
          <w:highlight w:val="white"/>
        </w:rPr>
      </w:pPr>
      <w:r>
        <w:rPr>
          <w:highlight w:val="white"/>
        </w:rPr>
        <w:t xml:space="preserve">We then create a symbol of the value </w:t>
      </w:r>
      <w:r w:rsidR="00481659">
        <w:rPr>
          <w:highlight w:val="white"/>
        </w:rPr>
        <w:t xml:space="preserve">that we return, We also store a static symbol in the global static set. </w:t>
      </w:r>
    </w:p>
    <w:p w14:paraId="3160D8A4" w14:textId="77777777" w:rsidR="00311885" w:rsidRPr="00EC76D5" w:rsidRDefault="00311885" w:rsidP="00311885">
      <w:pPr>
        <w:pStyle w:val="Code"/>
        <w:rPr>
          <w:highlight w:val="white"/>
        </w:rPr>
      </w:pPr>
      <w:r w:rsidRPr="00EC76D5">
        <w:rPr>
          <w:highlight w:val="white"/>
        </w:rPr>
        <w:t xml:space="preserve">      yylval.symbol = new Symbol(type, bigValue);</w:t>
      </w:r>
    </w:p>
    <w:p w14:paraId="6B63CA97" w14:textId="77777777" w:rsidR="00311885" w:rsidRPr="00EC76D5" w:rsidRDefault="00311885" w:rsidP="00311885">
      <w:pPr>
        <w:pStyle w:val="Code"/>
        <w:rPr>
          <w:highlight w:val="white"/>
        </w:rPr>
      </w:pPr>
      <w:r w:rsidRPr="00EC76D5">
        <w:rPr>
          <w:highlight w:val="white"/>
        </w:rPr>
        <w:t xml:space="preserve">      yylval.symbol.StaticSymbol =</w:t>
      </w:r>
    </w:p>
    <w:p w14:paraId="6E5FF9D7" w14:textId="77777777" w:rsidR="00311885" w:rsidRPr="00EC76D5" w:rsidRDefault="00311885" w:rsidP="00311885">
      <w:pPr>
        <w:pStyle w:val="Code"/>
        <w:rPr>
          <w:highlight w:val="white"/>
        </w:rPr>
      </w:pPr>
      <w:r w:rsidRPr="00EC76D5">
        <w:rPr>
          <w:highlight w:val="white"/>
        </w:rPr>
        <w:t xml:space="preserve">        ConstantExpression.Value(yylval.symbol.UniqueName, type, bigValue);</w:t>
      </w:r>
    </w:p>
    <w:p w14:paraId="73009806"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78D5262C" w14:textId="77777777" w:rsidR="00311885" w:rsidRPr="00EC76D5" w:rsidRDefault="00311885" w:rsidP="00311885">
      <w:pPr>
        <w:pStyle w:val="Code"/>
        <w:rPr>
          <w:highlight w:val="white"/>
        </w:rPr>
      </w:pPr>
      <w:r w:rsidRPr="00EC76D5">
        <w:rPr>
          <w:highlight w:val="white"/>
        </w:rPr>
        <w:t xml:space="preserve">    }</w:t>
      </w:r>
    </w:p>
    <w:p w14:paraId="242659E7" w14:textId="77777777" w:rsidR="00311885" w:rsidRPr="00EC76D5" w:rsidRDefault="00311885" w:rsidP="00311885">
      <w:pPr>
        <w:pStyle w:val="Code"/>
        <w:rPr>
          <w:highlight w:val="white"/>
        </w:rPr>
      </w:pPr>
      <w:r w:rsidRPr="00EC76D5">
        <w:rPr>
          <w:highlight w:val="white"/>
        </w:rPr>
        <w:t xml:space="preserve">    catch (OverflowException) {</w:t>
      </w:r>
    </w:p>
    <w:p w14:paraId="6E53A664" w14:textId="77777777" w:rsidR="00311885" w:rsidRPr="00EC76D5" w:rsidRDefault="00311885" w:rsidP="00311885">
      <w:pPr>
        <w:pStyle w:val="Code"/>
        <w:rPr>
          <w:highlight w:val="white"/>
        </w:rPr>
      </w:pPr>
      <w:r w:rsidRPr="00EC76D5">
        <w:rPr>
          <w:highlight w:val="white"/>
        </w:rPr>
        <w:t xml:space="preserve">      Assert.Error("X " + type + ": " + text, Message.Value_overflow);</w:t>
      </w:r>
    </w:p>
    <w:p w14:paraId="1A23425E" w14:textId="77777777" w:rsidR="00311885" w:rsidRPr="00EC76D5" w:rsidRDefault="00311885" w:rsidP="00311885">
      <w:pPr>
        <w:pStyle w:val="Code"/>
        <w:rPr>
          <w:highlight w:val="white"/>
        </w:rPr>
      </w:pPr>
      <w:r w:rsidRPr="00EC76D5">
        <w:rPr>
          <w:highlight w:val="white"/>
        </w:rPr>
        <w:t xml:space="preserve">    }</w:t>
      </w:r>
    </w:p>
    <w:p w14:paraId="55B5C353" w14:textId="77777777" w:rsidR="00311885" w:rsidRPr="00EC76D5" w:rsidRDefault="00311885" w:rsidP="00311885">
      <w:pPr>
        <w:pStyle w:val="Code"/>
        <w:rPr>
          <w:highlight w:val="white"/>
        </w:rPr>
      </w:pPr>
    </w:p>
    <w:p w14:paraId="39132351" w14:textId="77777777" w:rsidR="00311885" w:rsidRPr="00EC76D5" w:rsidRDefault="00311885" w:rsidP="00311885">
      <w:pPr>
        <w:pStyle w:val="Code"/>
        <w:rPr>
          <w:highlight w:val="white"/>
        </w:rPr>
      </w:pPr>
      <w:r w:rsidRPr="00EC76D5">
        <w:rPr>
          <w:highlight w:val="white"/>
        </w:rPr>
        <w:t xml:space="preserve">    return ((int) Tokens.VALUE);</w:t>
      </w:r>
    </w:p>
    <w:p w14:paraId="2E3E9DF0" w14:textId="77777777" w:rsidR="00311885" w:rsidRPr="00EC76D5" w:rsidRDefault="00311885" w:rsidP="00311885">
      <w:pPr>
        <w:pStyle w:val="Code"/>
        <w:rPr>
          <w:highlight w:val="white"/>
        </w:rPr>
      </w:pPr>
      <w:r w:rsidRPr="00EC76D5">
        <w:rPr>
          <w:highlight w:val="white"/>
        </w:rPr>
        <w:t xml:space="preserve">  }</w:t>
      </w:r>
    </w:p>
    <w:p w14:paraId="333DCCEA" w14:textId="77777777" w:rsidR="00311885" w:rsidRPr="00EC76D5" w:rsidRDefault="00311885" w:rsidP="00311885">
      <w:pPr>
        <w:pStyle w:val="Code"/>
        <w:rPr>
          <w:highlight w:val="white"/>
        </w:rPr>
      </w:pPr>
      <w:r w:rsidRPr="00EC76D5">
        <w:rPr>
          <w:highlight w:val="white"/>
        </w:rPr>
        <w:t>}</w:t>
      </w:r>
    </w:p>
    <w:p w14:paraId="64EB06D8" w14:textId="17C50AF4" w:rsidR="00311885" w:rsidRPr="00EC76D5" w:rsidRDefault="00A02D8C" w:rsidP="00895698">
      <w:pPr>
        <w:rPr>
          <w:highlight w:val="white"/>
        </w:rPr>
      </w:pPr>
      <w:r>
        <w:rPr>
          <w:highlight w:val="white"/>
        </w:rPr>
        <w:t xml:space="preserve">When it comes to floating values, we do not need to look for its </w:t>
      </w:r>
      <w:r w:rsidR="00895698">
        <w:rPr>
          <w:highlight w:val="white"/>
        </w:rPr>
        <w:t xml:space="preserve">plus or minus </w:t>
      </w:r>
      <w:r>
        <w:rPr>
          <w:highlight w:val="white"/>
        </w:rPr>
        <w:t>sign</w:t>
      </w:r>
      <w:r w:rsidR="008464A9">
        <w:rPr>
          <w:highlight w:val="white"/>
        </w:rPr>
        <w:t xml:space="preserve">. However, we do notice if the text ends with small or capital ‘f’ or ‘l’, in which case the type becomes float or long double, respectively. </w:t>
      </w:r>
      <w:r w:rsidR="00FD7397">
        <w:rPr>
          <w:highlight w:val="white"/>
        </w:rPr>
        <w:t>If the text does not end with ‘f’ or ‘l’, the type becomes double.</w:t>
      </w:r>
    </w:p>
    <w:p w14:paraId="27728481" w14:textId="77777777" w:rsidR="00311885" w:rsidRPr="00EC76D5" w:rsidRDefault="00311885" w:rsidP="00311885">
      <w:pPr>
        <w:pStyle w:val="Code"/>
        <w:rPr>
          <w:highlight w:val="white"/>
        </w:rPr>
      </w:pPr>
      <w:r w:rsidRPr="00EC76D5">
        <w:rPr>
          <w:highlight w:val="white"/>
        </w:rPr>
        <w:t>{FLOATING_VALUE} {</w:t>
      </w:r>
    </w:p>
    <w:p w14:paraId="6F522240" w14:textId="77777777" w:rsidR="00311885" w:rsidRPr="00EC76D5" w:rsidRDefault="00311885" w:rsidP="00311885">
      <w:pPr>
        <w:pStyle w:val="Code"/>
        <w:rPr>
          <w:highlight w:val="white"/>
        </w:rPr>
      </w:pPr>
      <w:r w:rsidRPr="00EC76D5">
        <w:rPr>
          <w:highlight w:val="white"/>
        </w:rPr>
        <w:t xml:space="preserve">  { string text = yytext.ToLower();</w:t>
      </w:r>
    </w:p>
    <w:p w14:paraId="3CF8E5D7" w14:textId="77777777" w:rsidR="00311885" w:rsidRPr="00EC76D5" w:rsidRDefault="00311885" w:rsidP="00311885">
      <w:pPr>
        <w:pStyle w:val="Code"/>
        <w:rPr>
          <w:highlight w:val="white"/>
        </w:rPr>
      </w:pPr>
      <w:r w:rsidRPr="00EC76D5">
        <w:rPr>
          <w:highlight w:val="white"/>
        </w:rPr>
        <w:t xml:space="preserve">    CCompiler.Type type = CCompiler.Type.DoubleType;</w:t>
      </w:r>
    </w:p>
    <w:p w14:paraId="339634DC" w14:textId="77777777" w:rsidR="00311885" w:rsidRPr="00EC76D5" w:rsidRDefault="00311885" w:rsidP="00311885">
      <w:pPr>
        <w:pStyle w:val="Code"/>
        <w:rPr>
          <w:highlight w:val="white"/>
        </w:rPr>
      </w:pPr>
    </w:p>
    <w:p w14:paraId="2476A7E7" w14:textId="77777777" w:rsidR="00311885" w:rsidRPr="00EC76D5" w:rsidRDefault="00311885" w:rsidP="00311885">
      <w:pPr>
        <w:pStyle w:val="Code"/>
        <w:rPr>
          <w:highlight w:val="white"/>
        </w:rPr>
      </w:pPr>
      <w:r w:rsidRPr="00EC76D5">
        <w:rPr>
          <w:highlight w:val="white"/>
        </w:rPr>
        <w:t xml:space="preserve">    if (text.EndsWith("f")) {</w:t>
      </w:r>
    </w:p>
    <w:p w14:paraId="7714036F" w14:textId="77777777" w:rsidR="00311885" w:rsidRPr="00EC76D5" w:rsidRDefault="00311885" w:rsidP="00311885">
      <w:pPr>
        <w:pStyle w:val="Code"/>
        <w:rPr>
          <w:highlight w:val="white"/>
        </w:rPr>
      </w:pPr>
      <w:r w:rsidRPr="00EC76D5">
        <w:rPr>
          <w:highlight w:val="white"/>
        </w:rPr>
        <w:t xml:space="preserve">      type = CCompiler.Type.FloatType;</w:t>
      </w:r>
    </w:p>
    <w:p w14:paraId="55D4B435" w14:textId="77777777" w:rsidR="00311885" w:rsidRPr="00EC76D5" w:rsidRDefault="00311885" w:rsidP="00311885">
      <w:pPr>
        <w:pStyle w:val="Code"/>
        <w:rPr>
          <w:highlight w:val="white"/>
        </w:rPr>
      </w:pPr>
      <w:r w:rsidRPr="00EC76D5">
        <w:rPr>
          <w:highlight w:val="white"/>
        </w:rPr>
        <w:t xml:space="preserve">      text = text.Substring(0, text.Length - 1);</w:t>
      </w:r>
    </w:p>
    <w:p w14:paraId="5C122AE5" w14:textId="77777777" w:rsidR="00311885" w:rsidRPr="00EC76D5" w:rsidRDefault="00311885" w:rsidP="00311885">
      <w:pPr>
        <w:pStyle w:val="Code"/>
        <w:rPr>
          <w:highlight w:val="white"/>
        </w:rPr>
      </w:pPr>
      <w:r w:rsidRPr="00EC76D5">
        <w:rPr>
          <w:highlight w:val="white"/>
        </w:rPr>
        <w:t xml:space="preserve">    }</w:t>
      </w:r>
    </w:p>
    <w:p w14:paraId="400484A2" w14:textId="77777777" w:rsidR="00311885" w:rsidRPr="00EC76D5" w:rsidRDefault="00311885" w:rsidP="00311885">
      <w:pPr>
        <w:pStyle w:val="Code"/>
        <w:rPr>
          <w:highlight w:val="white"/>
        </w:rPr>
      </w:pPr>
      <w:r w:rsidRPr="00EC76D5">
        <w:rPr>
          <w:highlight w:val="white"/>
        </w:rPr>
        <w:t xml:space="preserve">    else if (text.EndsWith("l")) {</w:t>
      </w:r>
    </w:p>
    <w:p w14:paraId="086114D8" w14:textId="77777777" w:rsidR="00311885" w:rsidRPr="00EC76D5" w:rsidRDefault="00311885" w:rsidP="00311885">
      <w:pPr>
        <w:pStyle w:val="Code"/>
        <w:rPr>
          <w:highlight w:val="white"/>
        </w:rPr>
      </w:pPr>
      <w:r w:rsidRPr="00EC76D5">
        <w:rPr>
          <w:highlight w:val="white"/>
        </w:rPr>
        <w:t xml:space="preserve">      type = CCompiler.Type.LongDoubleType;</w:t>
      </w:r>
    </w:p>
    <w:p w14:paraId="0F695BB8" w14:textId="77777777" w:rsidR="00311885" w:rsidRPr="00EC76D5" w:rsidRDefault="00311885" w:rsidP="00311885">
      <w:pPr>
        <w:pStyle w:val="Code"/>
        <w:rPr>
          <w:highlight w:val="white"/>
        </w:rPr>
      </w:pPr>
      <w:r w:rsidRPr="00EC76D5">
        <w:rPr>
          <w:highlight w:val="white"/>
        </w:rPr>
        <w:t xml:space="preserve">      text = text.Substring(0, text.Length - 1);</w:t>
      </w:r>
    </w:p>
    <w:p w14:paraId="57F04CA0" w14:textId="77777777" w:rsidR="00311885" w:rsidRPr="00EC76D5" w:rsidRDefault="00311885" w:rsidP="00311885">
      <w:pPr>
        <w:pStyle w:val="Code"/>
        <w:rPr>
          <w:highlight w:val="white"/>
        </w:rPr>
      </w:pPr>
      <w:r w:rsidRPr="00EC76D5">
        <w:rPr>
          <w:highlight w:val="white"/>
        </w:rPr>
        <w:t xml:space="preserve">    }</w:t>
      </w:r>
    </w:p>
    <w:p w14:paraId="38B88B77" w14:textId="09DB093A" w:rsidR="00311885" w:rsidRPr="00EC76D5" w:rsidRDefault="00CA2311" w:rsidP="00CA2311">
      <w:pPr>
        <w:rPr>
          <w:highlight w:val="white"/>
        </w:rPr>
      </w:pPr>
      <w:r>
        <w:rPr>
          <w:highlight w:val="white"/>
        </w:rPr>
        <w:t xml:space="preserve">We call the </w:t>
      </w:r>
      <w:r w:rsidRPr="009663C9">
        <w:rPr>
          <w:rStyle w:val="KeyWord0"/>
          <w:highlight w:val="white"/>
        </w:rPr>
        <w:t>Parse</w:t>
      </w:r>
      <w:r>
        <w:rPr>
          <w:highlight w:val="white"/>
        </w:rPr>
        <w:t xml:space="preserve"> method of the </w:t>
      </w:r>
      <w:r w:rsidRPr="009663C9">
        <w:rPr>
          <w:rStyle w:val="KeyWord0"/>
          <w:highlight w:val="white"/>
        </w:rPr>
        <w:t>decimal</w:t>
      </w:r>
      <w:r>
        <w:rPr>
          <w:highlight w:val="white"/>
        </w:rPr>
        <w:t xml:space="preserve"> standard class to obtain the value.</w:t>
      </w:r>
      <w:r w:rsidR="009663C9">
        <w:rPr>
          <w:highlight w:val="white"/>
        </w:rPr>
        <w:t xml:space="preserve"> Then we create and return a symbol the value. We also add a static value to the global static set.</w:t>
      </w:r>
    </w:p>
    <w:p w14:paraId="1ACB18F1" w14:textId="77777777" w:rsidR="00311885" w:rsidRPr="00EC76D5" w:rsidRDefault="00311885" w:rsidP="00311885">
      <w:pPr>
        <w:pStyle w:val="Code"/>
        <w:rPr>
          <w:highlight w:val="white"/>
        </w:rPr>
      </w:pPr>
      <w:r w:rsidRPr="00EC76D5">
        <w:rPr>
          <w:highlight w:val="white"/>
        </w:rPr>
        <w:t xml:space="preserve">    try {</w:t>
      </w:r>
    </w:p>
    <w:p w14:paraId="7C889EAD" w14:textId="77777777" w:rsidR="00311885" w:rsidRPr="00EC76D5" w:rsidRDefault="00311885" w:rsidP="00311885">
      <w:pPr>
        <w:pStyle w:val="Code"/>
        <w:rPr>
          <w:highlight w:val="white"/>
        </w:rPr>
      </w:pPr>
      <w:r w:rsidRPr="00EC76D5">
        <w:rPr>
          <w:highlight w:val="white"/>
        </w:rPr>
        <w:t xml:space="preserve">      decimal value = decimal.Parse(text, NumberStyles.Float);</w:t>
      </w:r>
    </w:p>
    <w:p w14:paraId="203C5DD8" w14:textId="77777777" w:rsidR="00311885" w:rsidRPr="00EC76D5" w:rsidRDefault="00311885" w:rsidP="00311885">
      <w:pPr>
        <w:pStyle w:val="Code"/>
        <w:rPr>
          <w:highlight w:val="white"/>
        </w:rPr>
      </w:pPr>
      <w:r w:rsidRPr="00EC76D5">
        <w:rPr>
          <w:highlight w:val="white"/>
        </w:rPr>
        <w:t xml:space="preserve">      yylval.symbol = new Symbol(type, value);</w:t>
      </w:r>
    </w:p>
    <w:p w14:paraId="46E8D8D9" w14:textId="77777777" w:rsidR="00311885" w:rsidRPr="00EC76D5" w:rsidRDefault="00311885" w:rsidP="00311885">
      <w:pPr>
        <w:pStyle w:val="Code"/>
        <w:rPr>
          <w:highlight w:val="white"/>
        </w:rPr>
      </w:pPr>
      <w:r w:rsidRPr="00EC76D5">
        <w:rPr>
          <w:highlight w:val="white"/>
        </w:rPr>
        <w:t xml:space="preserve">      yylval.symbol.StaticSymbol =</w:t>
      </w:r>
    </w:p>
    <w:p w14:paraId="6DD3CB3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712789F1"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14E3CCBA" w14:textId="77777777" w:rsidR="00311885" w:rsidRPr="00EC76D5" w:rsidRDefault="00311885" w:rsidP="00311885">
      <w:pPr>
        <w:pStyle w:val="Code"/>
        <w:rPr>
          <w:highlight w:val="white"/>
        </w:rPr>
      </w:pPr>
      <w:r w:rsidRPr="00EC76D5">
        <w:rPr>
          <w:highlight w:val="white"/>
        </w:rPr>
        <w:t xml:space="preserve">    }</w:t>
      </w:r>
    </w:p>
    <w:p w14:paraId="0231BDE3" w14:textId="77777777" w:rsidR="00311885" w:rsidRPr="00EC76D5" w:rsidRDefault="00311885" w:rsidP="00311885">
      <w:pPr>
        <w:pStyle w:val="Code"/>
        <w:rPr>
          <w:highlight w:val="white"/>
        </w:rPr>
      </w:pPr>
      <w:r w:rsidRPr="00EC76D5">
        <w:rPr>
          <w:highlight w:val="white"/>
        </w:rPr>
        <w:t xml:space="preserve">    catch (OverflowException) {</w:t>
      </w:r>
    </w:p>
    <w:p w14:paraId="494E576D" w14:textId="77777777" w:rsidR="00311885" w:rsidRPr="00EC76D5" w:rsidRDefault="00311885" w:rsidP="00311885">
      <w:pPr>
        <w:pStyle w:val="Code"/>
        <w:rPr>
          <w:highlight w:val="white"/>
        </w:rPr>
      </w:pPr>
      <w:r w:rsidRPr="00EC76D5">
        <w:rPr>
          <w:highlight w:val="white"/>
        </w:rPr>
        <w:t xml:space="preserve">      Assert.Error("Y " + type + ": " + text, Message.Value_overflow);</w:t>
      </w:r>
    </w:p>
    <w:p w14:paraId="5D7CBFA6" w14:textId="77777777" w:rsidR="00311885" w:rsidRPr="00EC76D5" w:rsidRDefault="00311885" w:rsidP="00311885">
      <w:pPr>
        <w:pStyle w:val="Code"/>
        <w:rPr>
          <w:highlight w:val="white"/>
        </w:rPr>
      </w:pPr>
      <w:r w:rsidRPr="00EC76D5">
        <w:rPr>
          <w:highlight w:val="white"/>
        </w:rPr>
        <w:t xml:space="preserve">    }</w:t>
      </w:r>
    </w:p>
    <w:p w14:paraId="15D125FD" w14:textId="77777777" w:rsidR="00311885" w:rsidRPr="00EC76D5" w:rsidRDefault="00311885" w:rsidP="00311885">
      <w:pPr>
        <w:pStyle w:val="Code"/>
        <w:rPr>
          <w:highlight w:val="white"/>
        </w:rPr>
      </w:pPr>
    </w:p>
    <w:p w14:paraId="13AB16DB" w14:textId="77777777" w:rsidR="00311885" w:rsidRPr="00EC76D5" w:rsidRDefault="00311885" w:rsidP="00311885">
      <w:pPr>
        <w:pStyle w:val="Code"/>
        <w:rPr>
          <w:highlight w:val="white"/>
        </w:rPr>
      </w:pPr>
      <w:r w:rsidRPr="00EC76D5">
        <w:rPr>
          <w:highlight w:val="white"/>
        </w:rPr>
        <w:t xml:space="preserve">    return ((int) Tokens.VALUE);</w:t>
      </w:r>
    </w:p>
    <w:p w14:paraId="25988F06" w14:textId="77777777" w:rsidR="00311885" w:rsidRPr="00EC76D5" w:rsidRDefault="00311885" w:rsidP="00311885">
      <w:pPr>
        <w:pStyle w:val="Code"/>
        <w:rPr>
          <w:highlight w:val="white"/>
        </w:rPr>
      </w:pPr>
      <w:r w:rsidRPr="00EC76D5">
        <w:rPr>
          <w:highlight w:val="white"/>
        </w:rPr>
        <w:t xml:space="preserve">  }</w:t>
      </w:r>
    </w:p>
    <w:p w14:paraId="68B3AD3F" w14:textId="77777777" w:rsidR="00311885" w:rsidRPr="00EC76D5" w:rsidRDefault="00311885" w:rsidP="00311885">
      <w:pPr>
        <w:pStyle w:val="Code"/>
        <w:rPr>
          <w:highlight w:val="white"/>
        </w:rPr>
      </w:pPr>
      <w:r w:rsidRPr="00EC76D5">
        <w:rPr>
          <w:highlight w:val="white"/>
        </w:rPr>
        <w:t>}</w:t>
      </w:r>
    </w:p>
    <w:p w14:paraId="500A4272" w14:textId="71AF6F54" w:rsidR="00311885" w:rsidRPr="00EC76D5" w:rsidRDefault="00C431D3" w:rsidP="00C431D3">
      <w:pPr>
        <w:rPr>
          <w:highlight w:val="white"/>
        </w:rPr>
      </w:pPr>
      <w:r>
        <w:rPr>
          <w:highlight w:val="white"/>
        </w:rPr>
        <w:lastRenderedPageBreak/>
        <w:t xml:space="preserve">In the case of a character value, we </w:t>
      </w:r>
      <w:r w:rsidR="006F6842">
        <w:rPr>
          <w:highlight w:val="white"/>
        </w:rPr>
        <w:t xml:space="preserve">call the </w:t>
      </w:r>
      <w:r w:rsidR="006F6842" w:rsidRPr="006F6842">
        <w:rPr>
          <w:rStyle w:val="KeyWord0"/>
          <w:highlight w:val="white"/>
        </w:rPr>
        <w:t>SlashToChar</w:t>
      </w:r>
      <w:r w:rsidR="006F6842">
        <w:rPr>
          <w:highlight w:val="white"/>
        </w:rPr>
        <w:t xml:space="preserve"> method above to clear the text from escape characters. We then check that it holds three characters (including the single quotation marks)</w:t>
      </w:r>
      <w:r w:rsidR="00CB3D14">
        <w:rPr>
          <w:highlight w:val="white"/>
        </w:rPr>
        <w:t>, and return a symbol holding the value.</w:t>
      </w:r>
    </w:p>
    <w:p w14:paraId="34A3F338" w14:textId="77777777" w:rsidR="00311885" w:rsidRPr="00EC76D5" w:rsidRDefault="00311885" w:rsidP="00311885">
      <w:pPr>
        <w:pStyle w:val="Code"/>
        <w:rPr>
          <w:highlight w:val="white"/>
        </w:rPr>
      </w:pPr>
      <w:r w:rsidRPr="00EC76D5">
        <w:rPr>
          <w:highlight w:val="white"/>
        </w:rPr>
        <w:t>{CHAR_VALUE} {</w:t>
      </w:r>
    </w:p>
    <w:p w14:paraId="10B68317" w14:textId="77777777" w:rsidR="00311885" w:rsidRPr="00EC76D5" w:rsidRDefault="00311885" w:rsidP="00311885">
      <w:pPr>
        <w:pStyle w:val="Code"/>
        <w:rPr>
          <w:highlight w:val="white"/>
        </w:rPr>
      </w:pPr>
      <w:r w:rsidRPr="00EC76D5">
        <w:rPr>
          <w:highlight w:val="white"/>
        </w:rPr>
        <w:t xml:space="preserve">  { CCompiler.Type type = new CCompiler.Type(Sort.Signed_Char);</w:t>
      </w:r>
    </w:p>
    <w:p w14:paraId="44CFB15E" w14:textId="77777777" w:rsidR="00311885" w:rsidRPr="00EC76D5" w:rsidRDefault="00311885" w:rsidP="00311885">
      <w:pPr>
        <w:pStyle w:val="Code"/>
        <w:rPr>
          <w:highlight w:val="white"/>
        </w:rPr>
      </w:pPr>
      <w:r w:rsidRPr="00EC76D5">
        <w:rPr>
          <w:highlight w:val="white"/>
        </w:rPr>
        <w:t xml:space="preserve">    string text = SlashToChar(yytext);</w:t>
      </w:r>
    </w:p>
    <w:p w14:paraId="6ED43CD6" w14:textId="77777777" w:rsidR="00311885" w:rsidRPr="00EC76D5" w:rsidRDefault="00311885" w:rsidP="00311885">
      <w:pPr>
        <w:pStyle w:val="Code"/>
        <w:rPr>
          <w:highlight w:val="white"/>
        </w:rPr>
      </w:pPr>
      <w:r w:rsidRPr="00EC76D5">
        <w:rPr>
          <w:highlight w:val="white"/>
        </w:rPr>
        <w:t xml:space="preserve">    Assert.Error(text.Length == 3, yytext, Message.Invalid_char_sequence);</w:t>
      </w:r>
    </w:p>
    <w:p w14:paraId="5F2EC7D7" w14:textId="77777777" w:rsidR="00311885" w:rsidRPr="00EC76D5" w:rsidRDefault="00311885" w:rsidP="00311885">
      <w:pPr>
        <w:pStyle w:val="Code"/>
        <w:rPr>
          <w:highlight w:val="white"/>
        </w:rPr>
      </w:pPr>
      <w:r w:rsidRPr="00EC76D5">
        <w:rPr>
          <w:highlight w:val="white"/>
        </w:rPr>
        <w:t xml:space="preserve">    yylval.symbol = new Symbol(type, (BigInteger) ((int) text[1]));</w:t>
      </w:r>
    </w:p>
    <w:p w14:paraId="20B564BD" w14:textId="77777777" w:rsidR="00311885" w:rsidRPr="00EC76D5" w:rsidRDefault="00311885" w:rsidP="00311885">
      <w:pPr>
        <w:pStyle w:val="Code"/>
        <w:rPr>
          <w:highlight w:val="white"/>
        </w:rPr>
      </w:pPr>
      <w:r w:rsidRPr="00EC76D5">
        <w:rPr>
          <w:highlight w:val="white"/>
        </w:rPr>
        <w:t xml:space="preserve">    return ((int) Tokens.VALUE);</w:t>
      </w:r>
    </w:p>
    <w:p w14:paraId="69E67422" w14:textId="77777777" w:rsidR="00311885" w:rsidRPr="00EC76D5" w:rsidRDefault="00311885" w:rsidP="00311885">
      <w:pPr>
        <w:pStyle w:val="Code"/>
        <w:rPr>
          <w:highlight w:val="white"/>
        </w:rPr>
      </w:pPr>
      <w:r w:rsidRPr="00EC76D5">
        <w:rPr>
          <w:highlight w:val="white"/>
        </w:rPr>
        <w:t xml:space="preserve">  }</w:t>
      </w:r>
    </w:p>
    <w:p w14:paraId="49023583" w14:textId="77777777" w:rsidR="00311885" w:rsidRPr="00EC76D5" w:rsidRDefault="00311885" w:rsidP="00311885">
      <w:pPr>
        <w:pStyle w:val="Code"/>
        <w:rPr>
          <w:highlight w:val="white"/>
        </w:rPr>
      </w:pPr>
      <w:r w:rsidRPr="00EC76D5">
        <w:rPr>
          <w:highlight w:val="white"/>
        </w:rPr>
        <w:t>}</w:t>
      </w:r>
    </w:p>
    <w:p w14:paraId="74CBB169" w14:textId="7C52A6A0" w:rsidR="00311885" w:rsidRPr="00EC76D5" w:rsidRDefault="009632A2" w:rsidP="009632A2">
      <w:pPr>
        <w:rPr>
          <w:highlight w:val="white"/>
        </w:rPr>
      </w:pPr>
      <w:r>
        <w:rPr>
          <w:highlight w:val="white"/>
        </w:rPr>
        <w:t xml:space="preserve">In the case of a </w:t>
      </w:r>
      <w:r w:rsidR="00A0402F">
        <w:rPr>
          <w:highlight w:val="white"/>
        </w:rPr>
        <w:t xml:space="preserve">string </w:t>
      </w:r>
      <w:r>
        <w:rPr>
          <w:highlight w:val="white"/>
        </w:rPr>
        <w:t xml:space="preserve">value, we </w:t>
      </w:r>
      <w:r w:rsidR="003F2B13">
        <w:rPr>
          <w:highlight w:val="white"/>
        </w:rPr>
        <w:t xml:space="preserve">also </w:t>
      </w:r>
      <w:r>
        <w:rPr>
          <w:highlight w:val="white"/>
        </w:rPr>
        <w:t xml:space="preserve">call the </w:t>
      </w:r>
      <w:r w:rsidRPr="006F6842">
        <w:rPr>
          <w:rStyle w:val="KeyWord0"/>
          <w:highlight w:val="white"/>
        </w:rPr>
        <w:t>SlashToChar</w:t>
      </w:r>
      <w:r>
        <w:rPr>
          <w:highlight w:val="white"/>
        </w:rPr>
        <w:t xml:space="preserve"> method above to clear the text from escape characters. We then return a symbol holding the value.</w:t>
      </w:r>
      <w:r w:rsidR="00326746">
        <w:rPr>
          <w:highlight w:val="white"/>
        </w:rPr>
        <w:t xml:space="preserve"> In this case we do not need to check the length of the string.</w:t>
      </w:r>
    </w:p>
    <w:p w14:paraId="45620CA5" w14:textId="77777777" w:rsidR="00311885" w:rsidRPr="00EC76D5" w:rsidRDefault="00311885" w:rsidP="00311885">
      <w:pPr>
        <w:pStyle w:val="Code"/>
        <w:rPr>
          <w:highlight w:val="white"/>
        </w:rPr>
      </w:pPr>
      <w:r w:rsidRPr="00EC76D5">
        <w:rPr>
          <w:highlight w:val="white"/>
        </w:rPr>
        <w:t>{STRING_VALUE} {</w:t>
      </w:r>
    </w:p>
    <w:p w14:paraId="5D8BE763" w14:textId="77777777" w:rsidR="00311885" w:rsidRPr="00EC76D5" w:rsidRDefault="00311885" w:rsidP="00311885">
      <w:pPr>
        <w:pStyle w:val="Code"/>
        <w:rPr>
          <w:highlight w:val="white"/>
        </w:rPr>
      </w:pPr>
      <w:r w:rsidRPr="00EC76D5">
        <w:rPr>
          <w:highlight w:val="white"/>
        </w:rPr>
        <w:t xml:space="preserve">  { CCompiler.Type type = new CCompiler.Type(Sort.String);</w:t>
      </w:r>
    </w:p>
    <w:p w14:paraId="5B38ABD0" w14:textId="77777777" w:rsidR="00311885" w:rsidRPr="00EC76D5" w:rsidRDefault="00311885" w:rsidP="00311885">
      <w:pPr>
        <w:pStyle w:val="Code"/>
        <w:rPr>
          <w:highlight w:val="white"/>
        </w:rPr>
      </w:pPr>
      <w:r w:rsidRPr="00EC76D5">
        <w:rPr>
          <w:highlight w:val="white"/>
        </w:rPr>
        <w:t xml:space="preserve">    string text = SlashToChar(yytext);</w:t>
      </w:r>
    </w:p>
    <w:p w14:paraId="28242527" w14:textId="77777777" w:rsidR="00311885" w:rsidRPr="00EC76D5" w:rsidRDefault="00311885" w:rsidP="00311885">
      <w:pPr>
        <w:pStyle w:val="Code"/>
        <w:rPr>
          <w:highlight w:val="white"/>
        </w:rPr>
      </w:pPr>
      <w:r w:rsidRPr="00EC76D5">
        <w:rPr>
          <w:highlight w:val="white"/>
        </w:rPr>
        <w:t xml:space="preserve">    object value = text.Substring(1, text.Length - 2);</w:t>
      </w:r>
    </w:p>
    <w:p w14:paraId="0DB213CD" w14:textId="77777777" w:rsidR="00311885" w:rsidRPr="00EC76D5" w:rsidRDefault="00311885" w:rsidP="00311885">
      <w:pPr>
        <w:pStyle w:val="Code"/>
        <w:rPr>
          <w:highlight w:val="white"/>
        </w:rPr>
      </w:pPr>
      <w:r w:rsidRPr="00EC76D5">
        <w:rPr>
          <w:highlight w:val="white"/>
        </w:rPr>
        <w:t xml:space="preserve">    yylval.symbol = new Symbol(type, value);</w:t>
      </w:r>
    </w:p>
    <w:p w14:paraId="03AE4FA8" w14:textId="77777777" w:rsidR="00311885" w:rsidRPr="00EC76D5" w:rsidRDefault="00311885" w:rsidP="00311885">
      <w:pPr>
        <w:pStyle w:val="Code"/>
        <w:rPr>
          <w:highlight w:val="white"/>
        </w:rPr>
      </w:pPr>
      <w:r w:rsidRPr="00EC76D5">
        <w:rPr>
          <w:highlight w:val="white"/>
        </w:rPr>
        <w:t xml:space="preserve">    yylval.symbol.StaticSymbol =</w:t>
      </w:r>
    </w:p>
    <w:p w14:paraId="51328BA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1B23E17B"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4A8DE96D" w14:textId="77777777" w:rsidR="00311885" w:rsidRPr="00EC76D5" w:rsidRDefault="00311885" w:rsidP="00311885">
      <w:pPr>
        <w:pStyle w:val="Code"/>
        <w:rPr>
          <w:highlight w:val="white"/>
        </w:rPr>
      </w:pPr>
      <w:r w:rsidRPr="00EC76D5">
        <w:rPr>
          <w:highlight w:val="white"/>
        </w:rPr>
        <w:t xml:space="preserve">    return ((int) Tokens.VALUE);</w:t>
      </w:r>
    </w:p>
    <w:p w14:paraId="4140C7D9" w14:textId="77777777" w:rsidR="00311885" w:rsidRPr="00EC76D5" w:rsidRDefault="00311885" w:rsidP="00311885">
      <w:pPr>
        <w:pStyle w:val="Code"/>
        <w:rPr>
          <w:highlight w:val="white"/>
        </w:rPr>
      </w:pPr>
      <w:r w:rsidRPr="00EC76D5">
        <w:rPr>
          <w:highlight w:val="white"/>
        </w:rPr>
        <w:t xml:space="preserve">  }</w:t>
      </w:r>
    </w:p>
    <w:p w14:paraId="6D3FB415" w14:textId="77777777" w:rsidR="00311885" w:rsidRPr="00EC76D5" w:rsidRDefault="00311885" w:rsidP="00311885">
      <w:pPr>
        <w:pStyle w:val="Code"/>
        <w:rPr>
          <w:highlight w:val="white"/>
        </w:rPr>
      </w:pPr>
      <w:r w:rsidRPr="00EC76D5">
        <w:rPr>
          <w:highlight w:val="white"/>
        </w:rPr>
        <w:t>}</w:t>
      </w:r>
    </w:p>
    <w:p w14:paraId="3FEC8B2E" w14:textId="778242CC" w:rsidR="00311885" w:rsidRPr="00EC76D5" w:rsidRDefault="00DA4168" w:rsidP="004C0C92">
      <w:pPr>
        <w:rPr>
          <w:highlight w:val="white"/>
        </w:rPr>
      </w:pPr>
      <w:r>
        <w:rPr>
          <w:highlight w:val="white"/>
        </w:rPr>
        <w:t>P</w:t>
      </w:r>
      <w:r w:rsidR="004C0C92">
        <w:rPr>
          <w:highlight w:val="white"/>
        </w:rPr>
        <w:t>ath line</w:t>
      </w:r>
      <w:r>
        <w:rPr>
          <w:highlight w:val="white"/>
        </w:rPr>
        <w:t xml:space="preserve">s are generated by the preprocessor </w:t>
      </w:r>
      <w:r w:rsidR="00896A02">
        <w:rPr>
          <w:highlight w:val="white"/>
        </w:rPr>
        <w:t>for</w:t>
      </w:r>
      <w:r>
        <w:rPr>
          <w:highlight w:val="white"/>
        </w:rPr>
        <w:t xml:space="preserve"> the __FILE__ and __LINE__ macros to hold the correct file name and line number. It is also used </w:t>
      </w:r>
      <w:r w:rsidR="00896A02">
        <w:rPr>
          <w:highlight w:val="white"/>
        </w:rPr>
        <w:t xml:space="preserve">by the compiler </w:t>
      </w:r>
      <w:r>
        <w:rPr>
          <w:highlight w:val="white"/>
        </w:rPr>
        <w:t>when reporting error.</w:t>
      </w:r>
      <w:r w:rsidR="004C0C92">
        <w:rPr>
          <w:highlight w:val="white"/>
        </w:rPr>
        <w:t xml:space="preserve"> </w:t>
      </w:r>
      <w:r w:rsidR="006F6229">
        <w:rPr>
          <w:highlight w:val="white"/>
        </w:rPr>
        <w:t xml:space="preserve">Its text is made up by </w:t>
      </w:r>
      <w:r w:rsidR="0065097A">
        <w:rPr>
          <w:highlight w:val="white"/>
        </w:rPr>
        <w:t>two dollar signs (‘$’) at the beginning and end, and the file name and line number separated by a comma (‘,’). The text also hold</w:t>
      </w:r>
      <w:r w:rsidR="002A41F4">
        <w:rPr>
          <w:highlight w:val="white"/>
        </w:rPr>
        <w:t>s</w:t>
      </w:r>
      <w:r w:rsidR="0065097A">
        <w:rPr>
          <w:highlight w:val="white"/>
        </w:rPr>
        <w:t xml:space="preserve"> plus signs (‘+’) in place of spaces.</w:t>
      </w:r>
    </w:p>
    <w:p w14:paraId="70A43FCC" w14:textId="77777777" w:rsidR="00311885" w:rsidRPr="00EC76D5" w:rsidRDefault="00311885" w:rsidP="00311885">
      <w:pPr>
        <w:pStyle w:val="Code"/>
        <w:rPr>
          <w:highlight w:val="white"/>
        </w:rPr>
      </w:pPr>
      <w:r w:rsidRPr="00EC76D5">
        <w:rPr>
          <w:highlight w:val="white"/>
        </w:rPr>
        <w:t>{PATH_LINE} {</w:t>
      </w:r>
    </w:p>
    <w:p w14:paraId="68305803" w14:textId="77777777" w:rsidR="00311885" w:rsidRPr="00EC76D5" w:rsidRDefault="00311885" w:rsidP="00311885">
      <w:pPr>
        <w:pStyle w:val="Code"/>
        <w:rPr>
          <w:highlight w:val="white"/>
        </w:rPr>
      </w:pPr>
      <w:r w:rsidRPr="00EC76D5">
        <w:rPr>
          <w:highlight w:val="white"/>
        </w:rPr>
        <w:t xml:space="preserve">  { string text = yytext.Substring(1, yyleng - 2);</w:t>
      </w:r>
    </w:p>
    <w:p w14:paraId="21AD624E" w14:textId="77777777" w:rsidR="00311885" w:rsidRPr="00EC76D5" w:rsidRDefault="00311885" w:rsidP="00311885">
      <w:pPr>
        <w:pStyle w:val="Code"/>
        <w:rPr>
          <w:highlight w:val="white"/>
        </w:rPr>
      </w:pPr>
      <w:r w:rsidRPr="00EC76D5">
        <w:rPr>
          <w:highlight w:val="white"/>
        </w:rPr>
        <w:t xml:space="preserve">    int index = text.IndexOf(',');</w:t>
      </w:r>
    </w:p>
    <w:p w14:paraId="13A0FD71" w14:textId="77777777" w:rsidR="00311885" w:rsidRPr="00EC76D5" w:rsidRDefault="00311885" w:rsidP="00311885">
      <w:pPr>
        <w:pStyle w:val="Code"/>
        <w:rPr>
          <w:highlight w:val="white"/>
        </w:rPr>
      </w:pPr>
      <w:r w:rsidRPr="00EC76D5">
        <w:rPr>
          <w:highlight w:val="white"/>
        </w:rPr>
        <w:t xml:space="preserve">    Path = new FileInfo(text.Substring(0, index).Replace("+", " "));</w:t>
      </w:r>
    </w:p>
    <w:p w14:paraId="222786E2" w14:textId="77777777" w:rsidR="00311885" w:rsidRPr="00EC76D5" w:rsidRDefault="00311885" w:rsidP="00311885">
      <w:pPr>
        <w:pStyle w:val="Code"/>
        <w:rPr>
          <w:highlight w:val="white"/>
        </w:rPr>
      </w:pPr>
      <w:r w:rsidRPr="00EC76D5">
        <w:rPr>
          <w:highlight w:val="white"/>
        </w:rPr>
        <w:t xml:space="preserve">    Line = int.Parse(text.Substring(index + 1));</w:t>
      </w:r>
    </w:p>
    <w:p w14:paraId="616E53BB" w14:textId="77777777" w:rsidR="00311885" w:rsidRPr="00EC76D5" w:rsidRDefault="00311885" w:rsidP="00311885">
      <w:pPr>
        <w:pStyle w:val="Code"/>
        <w:rPr>
          <w:highlight w:val="white"/>
        </w:rPr>
      </w:pPr>
      <w:r w:rsidRPr="00EC76D5">
        <w:rPr>
          <w:highlight w:val="white"/>
        </w:rPr>
        <w:t xml:space="preserve">  }</w:t>
      </w:r>
    </w:p>
    <w:p w14:paraId="608F1FA6" w14:textId="77777777" w:rsidR="00311885" w:rsidRPr="00EC76D5" w:rsidRDefault="00311885" w:rsidP="00311885">
      <w:pPr>
        <w:pStyle w:val="Code"/>
        <w:rPr>
          <w:highlight w:val="white"/>
        </w:rPr>
      </w:pPr>
      <w:r w:rsidRPr="00EC76D5">
        <w:rPr>
          <w:highlight w:val="white"/>
        </w:rPr>
        <w:t>}</w:t>
      </w:r>
    </w:p>
    <w:p w14:paraId="6DBE00AA" w14:textId="10536C4C" w:rsidR="00311885" w:rsidRPr="00EC76D5" w:rsidRDefault="000C1CF3" w:rsidP="000C1CF3">
      <w:pPr>
        <w:rPr>
          <w:highlight w:val="white"/>
        </w:rPr>
      </w:pPr>
      <w:r>
        <w:rPr>
          <w:highlight w:val="white"/>
        </w:rPr>
        <w:t>In case of a white space, we only update the Line variable if the character is a newline. Note that we do not return anything in this case, which causes the scanner to proceed with the next character in the input stream.</w:t>
      </w:r>
    </w:p>
    <w:p w14:paraId="2D2C6009" w14:textId="77777777" w:rsidR="00311885" w:rsidRPr="00EC76D5" w:rsidRDefault="00311885" w:rsidP="00311885">
      <w:pPr>
        <w:pStyle w:val="Code"/>
        <w:rPr>
          <w:highlight w:val="white"/>
        </w:rPr>
      </w:pPr>
      <w:r w:rsidRPr="00EC76D5">
        <w:rPr>
          <w:highlight w:val="white"/>
        </w:rPr>
        <w:t>{WHITE_SPACE} {</w:t>
      </w:r>
    </w:p>
    <w:p w14:paraId="1A6D10DD" w14:textId="77777777" w:rsidR="00311885" w:rsidRPr="00EC76D5" w:rsidRDefault="00311885" w:rsidP="00311885">
      <w:pPr>
        <w:pStyle w:val="Code"/>
        <w:rPr>
          <w:highlight w:val="white"/>
        </w:rPr>
      </w:pPr>
      <w:r w:rsidRPr="00EC76D5">
        <w:rPr>
          <w:highlight w:val="white"/>
        </w:rPr>
        <w:t xml:space="preserve">  if (yytext.Equals("\n")) {</w:t>
      </w:r>
    </w:p>
    <w:p w14:paraId="652CAEB9" w14:textId="77777777" w:rsidR="00311885" w:rsidRPr="00EC76D5" w:rsidRDefault="00311885" w:rsidP="00311885">
      <w:pPr>
        <w:pStyle w:val="Code"/>
        <w:rPr>
          <w:highlight w:val="white"/>
        </w:rPr>
      </w:pPr>
      <w:r w:rsidRPr="00EC76D5">
        <w:rPr>
          <w:highlight w:val="white"/>
        </w:rPr>
        <w:t xml:space="preserve">    ++Line;</w:t>
      </w:r>
    </w:p>
    <w:p w14:paraId="7E37D123" w14:textId="77777777" w:rsidR="00311885" w:rsidRPr="00EC76D5" w:rsidRDefault="00311885" w:rsidP="00311885">
      <w:pPr>
        <w:pStyle w:val="Code"/>
        <w:rPr>
          <w:highlight w:val="white"/>
        </w:rPr>
      </w:pPr>
      <w:r w:rsidRPr="00EC76D5">
        <w:rPr>
          <w:highlight w:val="white"/>
        </w:rPr>
        <w:t xml:space="preserve">  }</w:t>
      </w:r>
    </w:p>
    <w:p w14:paraId="3E5F1511" w14:textId="77777777" w:rsidR="00311885" w:rsidRPr="00EC76D5" w:rsidRDefault="00311885" w:rsidP="00311885">
      <w:pPr>
        <w:pStyle w:val="Code"/>
        <w:rPr>
          <w:highlight w:val="white"/>
        </w:rPr>
      </w:pPr>
      <w:r w:rsidRPr="00EC76D5">
        <w:rPr>
          <w:highlight w:val="white"/>
        </w:rPr>
        <w:t>}</w:t>
      </w:r>
    </w:p>
    <w:p w14:paraId="60B7EFA3" w14:textId="43270355" w:rsidR="00311885" w:rsidRPr="00EC76D5" w:rsidRDefault="00231644" w:rsidP="00231644">
      <w:pPr>
        <w:rPr>
          <w:highlight w:val="white"/>
        </w:rPr>
      </w:pPr>
      <w:r>
        <w:rPr>
          <w:highlight w:val="white"/>
        </w:rPr>
        <w:t>Finally, when the scanner finds a character that has not been handled by the rules above, a error is reported.</w:t>
      </w:r>
    </w:p>
    <w:p w14:paraId="0B711E7A" w14:textId="77777777" w:rsidR="00311885" w:rsidRPr="00EC76D5" w:rsidRDefault="00311885" w:rsidP="00311885">
      <w:pPr>
        <w:pStyle w:val="Code"/>
        <w:rPr>
          <w:highlight w:val="white"/>
        </w:rPr>
      </w:pPr>
      <w:r w:rsidRPr="00EC76D5">
        <w:rPr>
          <w:highlight w:val="white"/>
        </w:rPr>
        <w:t>. { Assert.Error(yytext, Message.Unknown_character); }</w:t>
      </w:r>
    </w:p>
    <w:p w14:paraId="0CCBE78E" w14:textId="47839DFF" w:rsidR="00E40B78" w:rsidRPr="00EC76D5" w:rsidRDefault="00E40B78" w:rsidP="00E40B78">
      <w:pPr>
        <w:pStyle w:val="Rubrik1"/>
      </w:pPr>
      <w:r w:rsidRPr="00EC76D5">
        <w:lastRenderedPageBreak/>
        <w:t>Parsing</w:t>
      </w:r>
      <w:bookmarkEnd w:id="48"/>
      <w:bookmarkEnd w:id="49"/>
    </w:p>
    <w:p w14:paraId="60103DBC" w14:textId="66699777" w:rsidR="00DF6A2B" w:rsidRDefault="00DF6A2B" w:rsidP="00E40B78">
      <w:r>
        <w:t xml:space="preserve">The parser can be considered the heart of the compiler. It requests token from the scanner, checks that the source code complies with the grammar, builds </w:t>
      </w:r>
      <w:r w:rsidR="00A573B0">
        <w:t>the symbol table,</w:t>
      </w:r>
      <w:r w:rsidR="00E163FA">
        <w:t xml:space="preserve"> performs type checking,</w:t>
      </w:r>
      <w:r w:rsidR="00A573B0">
        <w:t xml:space="preserve"> and </w:t>
      </w:r>
      <w:r>
        <w:t xml:space="preserve">generate </w:t>
      </w:r>
      <w:r w:rsidR="00A573B0">
        <w:t xml:space="preserve">the </w:t>
      </w:r>
      <w:r>
        <w:t xml:space="preserve">middle </w:t>
      </w:r>
      <w:r w:rsidR="00A573B0">
        <w:t>code.</w:t>
      </w:r>
    </w:p>
    <w:p w14:paraId="0C26C878" w14:textId="77777777" w:rsidR="00837D1F" w:rsidRDefault="00837D1F" w:rsidP="00837D1F">
      <w:r>
        <w:t>This chapter describes the parser of the compiler, how it parses the source code to test whether is complies to the grammar. However, the parser does also performs type checking, store symbols in the symbol table and generates middle code.</w:t>
      </w:r>
    </w:p>
    <w:p w14:paraId="73A27F12" w14:textId="74FE9F14" w:rsidR="00E40B78" w:rsidRDefault="00BD4112" w:rsidP="00E40B78">
      <w:pPr>
        <w:pStyle w:val="CodeHeader"/>
      </w:pPr>
      <w:r>
        <w:t>MainParser.gppg</w:t>
      </w:r>
    </w:p>
    <w:p w14:paraId="30BA85B3" w14:textId="77777777" w:rsidR="00F023DC" w:rsidRDefault="00F023DC" w:rsidP="00F91A23">
      <w:pPr>
        <w:pStyle w:val="Code"/>
        <w:rPr>
          <w:highlight w:val="white"/>
          <w:lang w:val="sv-SE"/>
        </w:rPr>
      </w:pPr>
      <w:r>
        <w:rPr>
          <w:highlight w:val="white"/>
          <w:lang w:val="sv-SE"/>
        </w:rPr>
        <w:t>%namespace CCompiler_Main</w:t>
      </w:r>
    </w:p>
    <w:p w14:paraId="7EA7FC97" w14:textId="77777777" w:rsidR="00F023DC" w:rsidRDefault="00F023DC" w:rsidP="00F91A23">
      <w:pPr>
        <w:pStyle w:val="Code"/>
        <w:rPr>
          <w:highlight w:val="white"/>
          <w:lang w:val="sv-SE"/>
        </w:rPr>
      </w:pPr>
      <w:r>
        <w:rPr>
          <w:highlight w:val="white"/>
          <w:lang w:val="sv-SE"/>
        </w:rPr>
        <w:t>%partial</w:t>
      </w:r>
    </w:p>
    <w:p w14:paraId="0D922186" w14:textId="77777777" w:rsidR="00F023DC" w:rsidRDefault="00F023DC" w:rsidP="00F91A23">
      <w:pPr>
        <w:pStyle w:val="Code"/>
        <w:rPr>
          <w:highlight w:val="white"/>
          <w:lang w:val="sv-SE"/>
        </w:rPr>
      </w:pPr>
    </w:p>
    <w:p w14:paraId="3A1CBE1D" w14:textId="77777777" w:rsidR="00F023DC" w:rsidRDefault="00F023DC" w:rsidP="00F91A23">
      <w:pPr>
        <w:pStyle w:val="Code"/>
        <w:rPr>
          <w:highlight w:val="white"/>
          <w:lang w:val="sv-SE"/>
        </w:rPr>
      </w:pPr>
      <w:r>
        <w:rPr>
          <w:highlight w:val="white"/>
          <w:lang w:val="sv-SE"/>
        </w:rPr>
        <w:t>%using CCompiler;</w:t>
      </w:r>
    </w:p>
    <w:p w14:paraId="7BB62D5B" w14:textId="77777777" w:rsidR="00F023DC" w:rsidRDefault="00F023DC" w:rsidP="00F91A23">
      <w:pPr>
        <w:pStyle w:val="Code"/>
        <w:rPr>
          <w:highlight w:val="white"/>
          <w:lang w:val="sv-SE"/>
        </w:rPr>
      </w:pPr>
      <w:r>
        <w:rPr>
          <w:highlight w:val="white"/>
          <w:lang w:val="sv-SE"/>
        </w:rPr>
        <w:t>%using System.Numerics;</w:t>
      </w:r>
    </w:p>
    <w:p w14:paraId="16F6FF90" w14:textId="77777777" w:rsidR="00F023DC" w:rsidRDefault="00F023DC" w:rsidP="00F91A23">
      <w:pPr>
        <w:pStyle w:val="Code"/>
        <w:rPr>
          <w:highlight w:val="white"/>
          <w:lang w:val="sv-SE"/>
        </w:rPr>
      </w:pPr>
    </w:p>
    <w:p w14:paraId="1CB6E266" w14:textId="77777777" w:rsidR="00F023DC" w:rsidRDefault="00F023DC" w:rsidP="00F91A23">
      <w:pPr>
        <w:pStyle w:val="Code"/>
        <w:rPr>
          <w:highlight w:val="white"/>
          <w:lang w:val="sv-SE"/>
        </w:rPr>
      </w:pPr>
      <w:r>
        <w:rPr>
          <w:highlight w:val="white"/>
          <w:lang w:val="sv-SE"/>
        </w:rPr>
        <w:t>%{</w:t>
      </w:r>
    </w:p>
    <w:p w14:paraId="2F18278A" w14:textId="77777777" w:rsidR="00F023DC" w:rsidRDefault="00F023DC" w:rsidP="00F91A23">
      <w:pPr>
        <w:pStyle w:val="Code"/>
        <w:rPr>
          <w:highlight w:val="white"/>
          <w:lang w:val="sv-SE"/>
        </w:rPr>
      </w:pPr>
      <w:r>
        <w:rPr>
          <w:highlight w:val="white"/>
          <w:lang w:val="sv-SE"/>
        </w:rPr>
        <w:t xml:space="preserve">  public static Stack&lt;Specifier&gt; SpecifierStack = new Stack&lt;Specifier&gt;();</w:t>
      </w:r>
    </w:p>
    <w:p w14:paraId="4CB1B3B8" w14:textId="77777777" w:rsidR="00F023DC" w:rsidRDefault="00F023DC" w:rsidP="00F91A23">
      <w:pPr>
        <w:pStyle w:val="Code"/>
        <w:rPr>
          <w:highlight w:val="white"/>
          <w:lang w:val="sv-SE"/>
        </w:rPr>
      </w:pPr>
      <w:r>
        <w:rPr>
          <w:highlight w:val="white"/>
          <w:lang w:val="sv-SE"/>
        </w:rPr>
        <w:t xml:space="preserve">  public static Stack&lt;BigInteger&gt; EnumValueStack = new Stack&lt;BigInteger&gt;();</w:t>
      </w:r>
    </w:p>
    <w:p w14:paraId="58488AD6" w14:textId="77777777" w:rsidR="00F023DC" w:rsidRDefault="00F023DC" w:rsidP="00F91A23">
      <w:pPr>
        <w:pStyle w:val="Code"/>
        <w:rPr>
          <w:highlight w:val="white"/>
          <w:lang w:val="sv-SE"/>
        </w:rPr>
      </w:pPr>
      <w:r>
        <w:rPr>
          <w:highlight w:val="white"/>
          <w:lang w:val="sv-SE"/>
        </w:rPr>
        <w:t xml:space="preserve">  public static int CallDepth = 0;</w:t>
      </w:r>
    </w:p>
    <w:p w14:paraId="72030A48" w14:textId="77777777" w:rsidR="00F023DC" w:rsidRDefault="00F023DC" w:rsidP="00F91A23">
      <w:pPr>
        <w:pStyle w:val="Code"/>
        <w:rPr>
          <w:highlight w:val="white"/>
          <w:lang w:val="sv-SE"/>
        </w:rPr>
      </w:pPr>
      <w:r>
        <w:rPr>
          <w:highlight w:val="white"/>
          <w:lang w:val="sv-SE"/>
        </w:rPr>
        <w:t>%}</w:t>
      </w:r>
    </w:p>
    <w:p w14:paraId="79AE647D" w14:textId="5B12EE3C" w:rsidR="00F023DC" w:rsidRDefault="0039488A" w:rsidP="0039488A">
      <w:pPr>
        <w:rPr>
          <w:highlight w:val="white"/>
          <w:lang w:val="sv-SE"/>
        </w:rPr>
      </w:pPr>
      <w:r>
        <w:rPr>
          <w:highlight w:val="white"/>
          <w:lang w:val="sv-SE"/>
        </w:rPr>
        <w:t>The parser is made up by</w:t>
      </w:r>
      <w:r w:rsidR="003014C6">
        <w:rPr>
          <w:highlight w:val="white"/>
          <w:lang w:val="sv-SE"/>
        </w:rPr>
        <w:t xml:space="preserve"> tokens and rules</w:t>
      </w:r>
      <w:r w:rsidR="004C587F">
        <w:rPr>
          <w:highlight w:val="white"/>
          <w:lang w:val="sv-SE"/>
        </w:rPr>
        <w:t xml:space="preserve">, where tokens corrensponds to operators, keyword and </w:t>
      </w:r>
      <w:r w:rsidR="00715B64">
        <w:rPr>
          <w:highlight w:val="white"/>
          <w:lang w:val="sv-SE"/>
        </w:rPr>
        <w:t>characters.</w:t>
      </w:r>
      <w:r w:rsidR="003014C6">
        <w:rPr>
          <w:highlight w:val="white"/>
          <w:lang w:val="sv-SE"/>
        </w:rPr>
        <w:t xml:space="preserve"> The following tokens are used by the parser, and they</w:t>
      </w:r>
      <w:r w:rsidR="00921E11">
        <w:rPr>
          <w:highlight w:val="white"/>
          <w:lang w:val="sv-SE"/>
        </w:rPr>
        <w:t xml:space="preserve"> are also returned by the scanner</w:t>
      </w:r>
      <w:r w:rsidR="009B7602">
        <w:rPr>
          <w:highlight w:val="white"/>
          <w:lang w:val="sv-SE"/>
        </w:rPr>
        <w:t xml:space="preserve"> in the previous chapter.</w:t>
      </w:r>
    </w:p>
    <w:p w14:paraId="004A4D91" w14:textId="42BA16BF" w:rsidR="004D06E3" w:rsidRDefault="004D06E3" w:rsidP="0039488A">
      <w:pPr>
        <w:rPr>
          <w:highlight w:val="white"/>
          <w:lang w:val="sv-SE"/>
        </w:rPr>
      </w:pPr>
      <w:r>
        <w:rPr>
          <w:highlight w:val="white"/>
          <w:lang w:val="sv-SE"/>
        </w:rPr>
        <w:t xml:space="preserve">A variable </w:t>
      </w:r>
      <w:r w:rsidR="00B303AA">
        <w:rPr>
          <w:highlight w:val="white"/>
          <w:lang w:val="sv-SE"/>
        </w:rPr>
        <w:t xml:space="preserve">or function </w:t>
      </w:r>
      <w:r>
        <w:rPr>
          <w:highlight w:val="white"/>
          <w:lang w:val="sv-SE"/>
        </w:rPr>
        <w:t xml:space="preserve">has </w:t>
      </w:r>
      <w:r w:rsidRPr="00320B60">
        <w:rPr>
          <w:rStyle w:val="KeyWord0"/>
          <w:highlight w:val="white"/>
        </w:rPr>
        <w:t>auto</w:t>
      </w:r>
      <w:r>
        <w:rPr>
          <w:highlight w:val="white"/>
          <w:lang w:val="sv-SE"/>
        </w:rPr>
        <w:t xml:space="preserve">, </w:t>
      </w:r>
      <w:r w:rsidRPr="00320B60">
        <w:rPr>
          <w:rStyle w:val="KeyWord0"/>
          <w:highlight w:val="white"/>
        </w:rPr>
        <w:t>register</w:t>
      </w:r>
      <w:r>
        <w:rPr>
          <w:highlight w:val="white"/>
          <w:lang w:val="sv-SE"/>
        </w:rPr>
        <w:t xml:space="preserve">, </w:t>
      </w:r>
      <w:r w:rsidRPr="00320B60">
        <w:rPr>
          <w:rStyle w:val="KeyWord0"/>
          <w:highlight w:val="white"/>
        </w:rPr>
        <w:t>static</w:t>
      </w:r>
      <w:r>
        <w:rPr>
          <w:highlight w:val="white"/>
          <w:lang w:val="sv-SE"/>
        </w:rPr>
        <w:t xml:space="preserve">, </w:t>
      </w:r>
      <w:r w:rsidRPr="00320B60">
        <w:rPr>
          <w:rStyle w:val="KeyWord0"/>
          <w:highlight w:val="white"/>
        </w:rPr>
        <w:t>extern</w:t>
      </w:r>
      <w:r>
        <w:rPr>
          <w:highlight w:val="white"/>
          <w:lang w:val="sv-SE"/>
        </w:rPr>
        <w:t xml:space="preserve">, or </w:t>
      </w:r>
      <w:r w:rsidRPr="00320B60">
        <w:rPr>
          <w:rStyle w:val="KeyWord0"/>
          <w:highlight w:val="white"/>
        </w:rPr>
        <w:t>typedef</w:t>
      </w:r>
      <w:r>
        <w:rPr>
          <w:highlight w:val="white"/>
          <w:lang w:val="sv-SE"/>
        </w:rPr>
        <w:t xml:space="preserve"> storage</w:t>
      </w:r>
      <w:r w:rsidR="007B2091">
        <w:rPr>
          <w:highlight w:val="white"/>
          <w:lang w:val="sv-SE"/>
        </w:rPr>
        <w:t>.</w:t>
      </w:r>
    </w:p>
    <w:p w14:paraId="1657FAF2" w14:textId="77777777" w:rsidR="00D6224F" w:rsidRDefault="00F023DC" w:rsidP="00F91A23">
      <w:pPr>
        <w:pStyle w:val="Code"/>
        <w:rPr>
          <w:highlight w:val="white"/>
          <w:lang w:val="sv-SE"/>
        </w:rPr>
      </w:pPr>
      <w:r>
        <w:rPr>
          <w:highlight w:val="white"/>
          <w:lang w:val="sv-SE"/>
        </w:rPr>
        <w:t>%token AUTO REGISTER STATIC EXTERN TYPEDEF</w:t>
      </w:r>
    </w:p>
    <w:p w14:paraId="6B1ECFEB" w14:textId="2004BF8B" w:rsidR="00127AAF" w:rsidRDefault="00127AAF" w:rsidP="006B7442">
      <w:pPr>
        <w:rPr>
          <w:highlight w:val="white"/>
          <w:lang w:val="sv-SE"/>
        </w:rPr>
      </w:pPr>
      <w:r>
        <w:rPr>
          <w:highlight w:val="white"/>
          <w:lang w:val="sv-SE"/>
        </w:rPr>
        <w:t xml:space="preserve">A variable can also </w:t>
      </w:r>
      <w:r w:rsidR="006B7442">
        <w:rPr>
          <w:highlight w:val="white"/>
          <w:lang w:val="sv-SE"/>
        </w:rPr>
        <w:t>be qualified as constant or volatile.</w:t>
      </w:r>
    </w:p>
    <w:p w14:paraId="4F947812" w14:textId="77777777" w:rsidR="006B7442" w:rsidRDefault="006B7442" w:rsidP="006B7442">
      <w:pPr>
        <w:pStyle w:val="Code"/>
        <w:rPr>
          <w:highlight w:val="white"/>
          <w:lang w:val="sv-SE"/>
        </w:rPr>
      </w:pPr>
      <w:r>
        <w:rPr>
          <w:highlight w:val="white"/>
          <w:lang w:val="sv-SE"/>
        </w:rPr>
        <w:t xml:space="preserve">       CONSTANT VOLATILE</w:t>
      </w:r>
    </w:p>
    <w:p w14:paraId="61A76CE5" w14:textId="0F424D4A" w:rsidR="006B7442" w:rsidRDefault="003E1F9C" w:rsidP="003E1F9C">
      <w:pPr>
        <w:rPr>
          <w:highlight w:val="white"/>
          <w:lang w:val="sv-SE"/>
        </w:rPr>
      </w:pPr>
      <w:r>
        <w:rPr>
          <w:highlight w:val="white"/>
          <w:lang w:val="sv-SE"/>
        </w:rPr>
        <w:t>An integral type can by signed or unsigned, and char, short int, int, or long int.</w:t>
      </w:r>
    </w:p>
    <w:p w14:paraId="0F8FDE68" w14:textId="0DCF3816" w:rsidR="00F023DC" w:rsidRDefault="00F023DC" w:rsidP="00F91A23">
      <w:pPr>
        <w:pStyle w:val="Code"/>
        <w:rPr>
          <w:highlight w:val="white"/>
          <w:lang w:val="sv-SE"/>
        </w:rPr>
      </w:pPr>
      <w:r>
        <w:rPr>
          <w:highlight w:val="white"/>
          <w:lang w:val="sv-SE"/>
        </w:rPr>
        <w:t xml:space="preserve">       SIGNED UNSIGNED CHAR SHORT INT LONG</w:t>
      </w:r>
    </w:p>
    <w:p w14:paraId="16F33AF3" w14:textId="0024B0C6" w:rsidR="006B7442" w:rsidRDefault="00467696" w:rsidP="00467696">
      <w:pPr>
        <w:rPr>
          <w:highlight w:val="white"/>
          <w:lang w:val="sv-SE"/>
        </w:rPr>
      </w:pPr>
      <w:r>
        <w:rPr>
          <w:highlight w:val="white"/>
          <w:lang w:val="sv-SE"/>
        </w:rPr>
        <w:t>An floating type can be float, double, or long double.</w:t>
      </w:r>
    </w:p>
    <w:p w14:paraId="6D147AC2" w14:textId="7134F04A" w:rsidR="003B214B" w:rsidRDefault="00F023DC" w:rsidP="00F91A23">
      <w:pPr>
        <w:pStyle w:val="Code"/>
        <w:rPr>
          <w:highlight w:val="white"/>
          <w:lang w:val="sv-SE"/>
        </w:rPr>
      </w:pPr>
      <w:r>
        <w:rPr>
          <w:highlight w:val="white"/>
          <w:lang w:val="sv-SE"/>
        </w:rPr>
        <w:t xml:space="preserve">       FLOAT DOUBLE</w:t>
      </w:r>
    </w:p>
    <w:p w14:paraId="0CDAE2F6" w14:textId="07BF592D" w:rsidR="00CA3625" w:rsidRDefault="00820680" w:rsidP="00F91A23">
      <w:pPr>
        <w:pStyle w:val="Code"/>
        <w:rPr>
          <w:highlight w:val="white"/>
          <w:lang w:val="sv-SE"/>
        </w:rPr>
      </w:pPr>
      <w:r>
        <w:rPr>
          <w:highlight w:val="white"/>
          <w:lang w:val="sv-SE"/>
        </w:rPr>
        <w:t xml:space="preserve">Moreover, there is </w:t>
      </w:r>
    </w:p>
    <w:p w14:paraId="3A76664B" w14:textId="77777777" w:rsidR="00820680" w:rsidRDefault="003B214B" w:rsidP="00820680">
      <w:pPr>
        <w:pStyle w:val="Code"/>
        <w:rPr>
          <w:highlight w:val="white"/>
          <w:lang w:val="sv-SE"/>
        </w:rPr>
      </w:pPr>
      <w:r>
        <w:rPr>
          <w:highlight w:val="white"/>
          <w:lang w:val="sv-SE"/>
        </w:rPr>
        <w:t xml:space="preserve">      </w:t>
      </w:r>
      <w:r w:rsidR="00F023DC">
        <w:rPr>
          <w:highlight w:val="white"/>
          <w:lang w:val="sv-SE"/>
        </w:rPr>
        <w:t xml:space="preserve"> ENUM STRUCT UNION</w:t>
      </w:r>
    </w:p>
    <w:p w14:paraId="1E2C5A7F" w14:textId="4187DE79" w:rsidR="000E52DF" w:rsidRDefault="00820680" w:rsidP="00820680">
      <w:pPr>
        <w:rPr>
          <w:highlight w:val="white"/>
          <w:lang w:val="sv-SE"/>
        </w:rPr>
      </w:pPr>
      <w:r>
        <w:rPr>
          <w:highlight w:val="white"/>
          <w:lang w:val="sv-SE"/>
        </w:rPr>
        <w:t>Finally, t</w:t>
      </w:r>
      <w:r w:rsidR="002E1309">
        <w:rPr>
          <w:highlight w:val="white"/>
          <w:lang w:val="sv-SE"/>
        </w:rPr>
        <w:t xml:space="preserve">here is also the void type, that </w:t>
      </w:r>
      <w:r w:rsidR="007F474B">
        <w:rPr>
          <w:highlight w:val="white"/>
          <w:lang w:val="sv-SE"/>
        </w:rPr>
        <w:t>marks the absence of a type. It is used</w:t>
      </w:r>
      <w:r w:rsidR="00A05D78">
        <w:rPr>
          <w:highlight w:val="white"/>
          <w:lang w:val="sv-SE"/>
        </w:rPr>
        <w:t xml:space="preserve"> to to mark the absence of a par</w:t>
      </w:r>
      <w:r w:rsidR="009F0EA4">
        <w:rPr>
          <w:highlight w:val="white"/>
          <w:lang w:val="sv-SE"/>
        </w:rPr>
        <w:t>a</w:t>
      </w:r>
      <w:r w:rsidR="00A05D78">
        <w:rPr>
          <w:highlight w:val="white"/>
          <w:lang w:val="sv-SE"/>
        </w:rPr>
        <w:t xml:space="preserve">meter list or return type of a function, and </w:t>
      </w:r>
      <w:r w:rsidR="00566898">
        <w:rPr>
          <w:highlight w:val="white"/>
          <w:lang w:val="sv-SE"/>
        </w:rPr>
        <w:t>as pointer to void.</w:t>
      </w:r>
    </w:p>
    <w:p w14:paraId="1D5407C3" w14:textId="04DFB105" w:rsidR="00F023DC" w:rsidRDefault="000E52DF" w:rsidP="000E52DF">
      <w:pPr>
        <w:pStyle w:val="Code"/>
        <w:rPr>
          <w:highlight w:val="white"/>
          <w:lang w:val="sv-SE"/>
        </w:rPr>
      </w:pPr>
      <w:r>
        <w:rPr>
          <w:highlight w:val="white"/>
          <w:lang w:val="sv-SE"/>
        </w:rPr>
        <w:t xml:space="preserve">     </w:t>
      </w:r>
      <w:r w:rsidR="007F474B">
        <w:rPr>
          <w:highlight w:val="white"/>
          <w:lang w:val="sv-SE"/>
        </w:rPr>
        <w:t xml:space="preserve"> </w:t>
      </w:r>
      <w:r w:rsidR="007508B2">
        <w:rPr>
          <w:highlight w:val="white"/>
          <w:lang w:val="sv-SE"/>
        </w:rPr>
        <w:t xml:space="preserve"> VOID</w:t>
      </w:r>
    </w:p>
    <w:p w14:paraId="39792267" w14:textId="7EE5232D" w:rsidR="00F56EA0" w:rsidRDefault="00F56EA0" w:rsidP="00F56EA0">
      <w:pPr>
        <w:rPr>
          <w:highlight w:val="white"/>
          <w:lang w:val="sv-SE"/>
        </w:rPr>
      </w:pPr>
      <w:r>
        <w:rPr>
          <w:highlight w:val="white"/>
          <w:lang w:val="sv-SE"/>
        </w:rPr>
        <w:t xml:space="preserve">The asterrisk (’*’) is used both for multiplication and </w:t>
      </w:r>
      <w:r w:rsidR="00B02345">
        <w:rPr>
          <w:highlight w:val="white"/>
          <w:lang w:val="sv-SE"/>
        </w:rPr>
        <w:t>dereference</w:t>
      </w:r>
      <w:r>
        <w:rPr>
          <w:highlight w:val="white"/>
          <w:lang w:val="sv-SE"/>
        </w:rPr>
        <w:t>ereing pointers.</w:t>
      </w:r>
    </w:p>
    <w:p w14:paraId="3BBA7E5C" w14:textId="762A5354" w:rsidR="00F023DC" w:rsidRDefault="00F023DC" w:rsidP="00F91A23">
      <w:pPr>
        <w:pStyle w:val="Code"/>
        <w:rPr>
          <w:highlight w:val="white"/>
          <w:lang w:val="sv-SE"/>
        </w:rPr>
      </w:pPr>
      <w:r>
        <w:rPr>
          <w:highlight w:val="white"/>
          <w:lang w:val="sv-SE"/>
        </w:rPr>
        <w:t xml:space="preserve">       PLUS MINUS </w:t>
      </w:r>
      <w:r w:rsidR="00FE74EC">
        <w:rPr>
          <w:highlight w:val="white"/>
          <w:lang w:val="sv-SE"/>
        </w:rPr>
        <w:t xml:space="preserve">ASTERRISK </w:t>
      </w:r>
      <w:r>
        <w:rPr>
          <w:highlight w:val="white"/>
          <w:lang w:val="sv-SE"/>
        </w:rPr>
        <w:t>DIVIDE MODULO INCREMENT DECREMENT</w:t>
      </w:r>
    </w:p>
    <w:p w14:paraId="07F13961" w14:textId="77777777" w:rsidR="00FE74EC" w:rsidRDefault="00FE74EC" w:rsidP="00F91A23">
      <w:pPr>
        <w:pStyle w:val="Code"/>
        <w:rPr>
          <w:highlight w:val="white"/>
          <w:lang w:val="sv-SE"/>
        </w:rPr>
      </w:pPr>
    </w:p>
    <w:p w14:paraId="502E8C8D" w14:textId="77777777" w:rsidR="00A0227D" w:rsidRDefault="00F023DC" w:rsidP="00F91A23">
      <w:pPr>
        <w:pStyle w:val="Code"/>
        <w:rPr>
          <w:highlight w:val="white"/>
          <w:lang w:val="sv-SE"/>
        </w:rPr>
      </w:pPr>
      <w:r>
        <w:rPr>
          <w:highlight w:val="white"/>
          <w:lang w:val="sv-SE"/>
        </w:rPr>
        <w:t xml:space="preserve">       EQUAL NOT_EQUAL LESS_THAN LESS_THAN_EQUAL GREATER_THAN</w:t>
      </w:r>
    </w:p>
    <w:p w14:paraId="7B97318C" w14:textId="46C81B89" w:rsidR="003B214B" w:rsidRDefault="00F023DC" w:rsidP="00F91A23">
      <w:pPr>
        <w:pStyle w:val="Code"/>
        <w:rPr>
          <w:highlight w:val="white"/>
          <w:lang w:val="sv-SE"/>
        </w:rPr>
      </w:pPr>
      <w:r>
        <w:rPr>
          <w:highlight w:val="white"/>
          <w:lang w:val="sv-SE"/>
        </w:rPr>
        <w:t xml:space="preserve">       GREATER_THAN_EQUAL</w:t>
      </w:r>
    </w:p>
    <w:p w14:paraId="7BF6164E" w14:textId="35674889" w:rsidR="006D74C3" w:rsidRDefault="00135D3C" w:rsidP="00B343AE">
      <w:pPr>
        <w:rPr>
          <w:highlight w:val="white"/>
          <w:lang w:val="sv-SE"/>
        </w:rPr>
      </w:pPr>
      <w:r>
        <w:rPr>
          <w:highlight w:val="white"/>
          <w:lang w:val="sv-SE"/>
        </w:rPr>
        <w:t>Th</w:t>
      </w:r>
      <w:r w:rsidR="00B343AE">
        <w:rPr>
          <w:highlight w:val="white"/>
          <w:lang w:val="sv-SE"/>
        </w:rPr>
        <w:t>e assigmnent is both simple and compund.</w:t>
      </w:r>
    </w:p>
    <w:p w14:paraId="07D14B52" w14:textId="77777777" w:rsidR="00F023DC" w:rsidRDefault="00F023DC" w:rsidP="00F91A23">
      <w:pPr>
        <w:pStyle w:val="Code"/>
        <w:rPr>
          <w:highlight w:val="white"/>
          <w:lang w:val="sv-SE"/>
        </w:rPr>
      </w:pPr>
      <w:r>
        <w:rPr>
          <w:highlight w:val="white"/>
          <w:lang w:val="sv-SE"/>
        </w:rPr>
        <w:t xml:space="preserve">       ASSIGN ADD_ASSIGN SUBTRACT_ASSIGN MULTIPLY_ASSIGN</w:t>
      </w:r>
    </w:p>
    <w:p w14:paraId="04BDBE3B" w14:textId="086B5842" w:rsidR="00820193" w:rsidRDefault="00F023DC" w:rsidP="00FD3ACA">
      <w:pPr>
        <w:pStyle w:val="Code"/>
        <w:rPr>
          <w:highlight w:val="white"/>
          <w:lang w:val="sv-SE"/>
        </w:rPr>
      </w:pPr>
      <w:r>
        <w:rPr>
          <w:highlight w:val="white"/>
          <w:lang w:val="sv-SE"/>
        </w:rPr>
        <w:lastRenderedPageBreak/>
        <w:t xml:space="preserve">       DIVIDE_ASSIGN MODULO_ASSIGN AND_ASSIGN </w:t>
      </w:r>
      <w:r w:rsidR="00414C74">
        <w:rPr>
          <w:highlight w:val="white"/>
          <w:lang w:val="sv-SE"/>
        </w:rPr>
        <w:t>OR</w:t>
      </w:r>
      <w:r>
        <w:rPr>
          <w:highlight w:val="white"/>
          <w:lang w:val="sv-SE"/>
        </w:rPr>
        <w:t>_ASSIGN XOR_ASSIGN</w:t>
      </w:r>
    </w:p>
    <w:p w14:paraId="467FC1F6" w14:textId="5253E263" w:rsidR="00F023DC" w:rsidRDefault="00820193" w:rsidP="00FD3ACA">
      <w:pPr>
        <w:pStyle w:val="Code"/>
        <w:rPr>
          <w:highlight w:val="white"/>
          <w:lang w:val="sv-SE"/>
        </w:rPr>
      </w:pPr>
      <w:r>
        <w:rPr>
          <w:highlight w:val="white"/>
          <w:lang w:val="sv-SE"/>
        </w:rPr>
        <w:t xml:space="preserve">      </w:t>
      </w:r>
      <w:r w:rsidR="00FD3ACA" w:rsidRPr="00FD3ACA">
        <w:rPr>
          <w:highlight w:val="white"/>
          <w:lang w:val="sv-SE"/>
        </w:rPr>
        <w:t xml:space="preserve"> </w:t>
      </w:r>
      <w:r w:rsidR="00FD3ACA">
        <w:rPr>
          <w:highlight w:val="white"/>
          <w:lang w:val="sv-SE"/>
        </w:rPr>
        <w:t>LEFT_SHIFT_ASSIGN RIGHT_SHIFT_ASSIGN</w:t>
      </w:r>
    </w:p>
    <w:p w14:paraId="3674D8E8" w14:textId="77777777" w:rsidR="00CF45B8" w:rsidRDefault="00CF45B8" w:rsidP="001465CE">
      <w:pPr>
        <w:pStyle w:val="Code"/>
        <w:rPr>
          <w:highlight w:val="white"/>
          <w:lang w:val="sv-SE"/>
        </w:rPr>
      </w:pPr>
    </w:p>
    <w:p w14:paraId="3AD62225" w14:textId="63BF217E" w:rsidR="001465CE" w:rsidRDefault="001465CE" w:rsidP="001465CE">
      <w:pPr>
        <w:pStyle w:val="Code"/>
        <w:rPr>
          <w:highlight w:val="white"/>
          <w:lang w:val="sv-SE"/>
        </w:rPr>
      </w:pPr>
      <w:r>
        <w:rPr>
          <w:highlight w:val="white"/>
          <w:lang w:val="sv-SE"/>
        </w:rPr>
        <w:t xml:space="preserve">       LOGICAL_OR LOGICAL_AND LOGICAL_NOT</w:t>
      </w:r>
    </w:p>
    <w:p w14:paraId="042C393E" w14:textId="77777777" w:rsidR="00705E6F" w:rsidRDefault="00705E6F" w:rsidP="00705E6F">
      <w:pPr>
        <w:rPr>
          <w:highlight w:val="white"/>
          <w:lang w:val="sv-SE"/>
        </w:rPr>
      </w:pPr>
      <w:r>
        <w:rPr>
          <w:highlight w:val="white"/>
          <w:lang w:val="sv-SE"/>
        </w:rPr>
        <w:t>The ampersand (’&amp;’) is used both bitwise and as well as address operator.</w:t>
      </w:r>
    </w:p>
    <w:p w14:paraId="54AC8FE5" w14:textId="7D291ACF" w:rsidR="00705E6F" w:rsidRDefault="00705E6F" w:rsidP="00705E6F">
      <w:pPr>
        <w:pStyle w:val="Code"/>
        <w:rPr>
          <w:highlight w:val="white"/>
          <w:lang w:val="sv-SE"/>
        </w:rPr>
      </w:pPr>
      <w:r>
        <w:rPr>
          <w:highlight w:val="white"/>
          <w:lang w:val="sv-SE"/>
        </w:rPr>
        <w:t xml:space="preserve">       AMPERSAND BITWISE_XOR </w:t>
      </w:r>
      <w:r w:rsidR="003165F5">
        <w:rPr>
          <w:highlight w:val="white"/>
          <w:lang w:val="sv-SE"/>
        </w:rPr>
        <w:t>BITWISE_OR</w:t>
      </w:r>
      <w:r>
        <w:rPr>
          <w:highlight w:val="white"/>
          <w:lang w:val="sv-SE"/>
        </w:rPr>
        <w:t xml:space="preserve"> BITWISE_NOT</w:t>
      </w:r>
    </w:p>
    <w:p w14:paraId="1E2E29B4" w14:textId="58381CDD" w:rsidR="00FE437C" w:rsidRDefault="00135D3C" w:rsidP="00135D3C">
      <w:pPr>
        <w:rPr>
          <w:highlight w:val="white"/>
          <w:lang w:val="sv-SE"/>
        </w:rPr>
      </w:pPr>
      <w:r>
        <w:rPr>
          <w:highlight w:val="white"/>
          <w:lang w:val="sv-SE"/>
        </w:rPr>
        <w:t xml:space="preserve">The ellipse is made up by threee dots ’...’ and is used when defining </w:t>
      </w:r>
      <w:r w:rsidR="00FE437C">
        <w:rPr>
          <w:highlight w:val="white"/>
          <w:lang w:val="sv-SE"/>
        </w:rPr>
        <w:t xml:space="preserve">functions with a varriable number of parameters, sush as </w:t>
      </w:r>
      <w:r w:rsidR="00FE437C" w:rsidRPr="00FE437C">
        <w:rPr>
          <w:rStyle w:val="KeyWord0"/>
          <w:highlight w:val="white"/>
        </w:rPr>
        <w:t>printf</w:t>
      </w:r>
      <w:r w:rsidR="00FE437C">
        <w:rPr>
          <w:highlight w:val="white"/>
          <w:lang w:val="sv-SE"/>
        </w:rPr>
        <w:t xml:space="preserve"> or </w:t>
      </w:r>
      <w:r w:rsidR="00FE437C" w:rsidRPr="00FE437C">
        <w:rPr>
          <w:rStyle w:val="KeyWord0"/>
          <w:highlight w:val="white"/>
        </w:rPr>
        <w:t>scanf</w:t>
      </w:r>
      <w:r w:rsidR="00FE437C">
        <w:rPr>
          <w:highlight w:val="white"/>
          <w:lang w:val="sv-SE"/>
        </w:rPr>
        <w:t>.</w:t>
      </w:r>
    </w:p>
    <w:p w14:paraId="2E40C7C6" w14:textId="49209C6E" w:rsidR="00F023DC" w:rsidRDefault="003B214B" w:rsidP="00F91A23">
      <w:pPr>
        <w:pStyle w:val="Code"/>
        <w:rPr>
          <w:highlight w:val="white"/>
          <w:lang w:val="sv-SE"/>
        </w:rPr>
      </w:pPr>
      <w:r>
        <w:rPr>
          <w:highlight w:val="white"/>
          <w:lang w:val="sv-SE"/>
        </w:rPr>
        <w:t xml:space="preserve">       </w:t>
      </w:r>
      <w:r w:rsidR="00485385">
        <w:rPr>
          <w:highlight w:val="white"/>
          <w:lang w:val="sv-SE"/>
        </w:rPr>
        <w:t xml:space="preserve">QUESTION_MARK </w:t>
      </w:r>
      <w:r w:rsidR="00F023DC">
        <w:rPr>
          <w:highlight w:val="white"/>
          <w:lang w:val="sv-SE"/>
        </w:rPr>
        <w:t>COLON COMMA SEMICOLON ELLIPSE DOT ARROW</w:t>
      </w:r>
      <w:r w:rsidR="003C1FC5" w:rsidRPr="003C1FC5">
        <w:rPr>
          <w:highlight w:val="white"/>
          <w:lang w:val="sv-SE"/>
        </w:rPr>
        <w:t xml:space="preserve"> </w:t>
      </w:r>
      <w:r w:rsidR="003C1FC5">
        <w:rPr>
          <w:highlight w:val="white"/>
          <w:lang w:val="sv-SE"/>
        </w:rPr>
        <w:t>SIZEOF</w:t>
      </w:r>
    </w:p>
    <w:p w14:paraId="67D6FC73" w14:textId="504998BA" w:rsidR="007475EE" w:rsidRDefault="00E55083" w:rsidP="00E55083">
      <w:pPr>
        <w:rPr>
          <w:highlight w:val="white"/>
          <w:lang w:val="sv-SE"/>
        </w:rPr>
      </w:pPr>
      <w:r>
        <w:rPr>
          <w:highlight w:val="white"/>
          <w:lang w:val="sv-SE"/>
        </w:rPr>
        <w:t xml:space="preserve">In C, we have regular parentheses ’(’ and ’)’, blocks ’{’ and ’}’, and squares ’[’ and </w:t>
      </w:r>
      <w:r w:rsidR="007B6BE0">
        <w:rPr>
          <w:highlight w:val="white"/>
          <w:lang w:val="sv-SE"/>
        </w:rPr>
        <w:t>’]’</w:t>
      </w:r>
    </w:p>
    <w:p w14:paraId="063CB367" w14:textId="5DA835D5" w:rsidR="00F023DC" w:rsidRDefault="00F023DC" w:rsidP="00F91A23">
      <w:pPr>
        <w:pStyle w:val="Code"/>
        <w:rPr>
          <w:highlight w:val="white"/>
          <w:lang w:val="sv-SE"/>
        </w:rPr>
      </w:pPr>
      <w:r>
        <w:rPr>
          <w:highlight w:val="white"/>
          <w:lang w:val="sv-SE"/>
        </w:rPr>
        <w:t xml:space="preserve">       LEFT_</w:t>
      </w:r>
      <w:r w:rsidR="00E322FD">
        <w:rPr>
          <w:highlight w:val="white"/>
          <w:lang w:val="sv-SE"/>
        </w:rPr>
        <w:t xml:space="preserve">PARENTHESIS </w:t>
      </w:r>
      <w:r>
        <w:rPr>
          <w:highlight w:val="white"/>
          <w:lang w:val="sv-SE"/>
        </w:rPr>
        <w:t>RIGHT_</w:t>
      </w:r>
      <w:r w:rsidR="00E322FD">
        <w:rPr>
          <w:highlight w:val="white"/>
          <w:lang w:val="sv-SE"/>
        </w:rPr>
        <w:t>PARENTHESIS</w:t>
      </w:r>
      <w:r>
        <w:rPr>
          <w:highlight w:val="white"/>
          <w:lang w:val="sv-SE"/>
        </w:rPr>
        <w:t xml:space="preserve"> LEFT_BLOCK RIGHT_BLOCK</w:t>
      </w:r>
    </w:p>
    <w:p w14:paraId="61BB19EF" w14:textId="29E246DC" w:rsidR="00F023DC" w:rsidRDefault="00F023DC" w:rsidP="00F91A23">
      <w:pPr>
        <w:pStyle w:val="Code"/>
        <w:rPr>
          <w:highlight w:val="white"/>
          <w:lang w:val="sv-SE"/>
        </w:rPr>
      </w:pPr>
      <w:r>
        <w:rPr>
          <w:highlight w:val="white"/>
          <w:lang w:val="sv-SE"/>
        </w:rPr>
        <w:t xml:space="preserve">       LEFT_SQUARE RIGHT_SQUARE</w:t>
      </w:r>
    </w:p>
    <w:p w14:paraId="7ACCAC10" w14:textId="11AA507A" w:rsidR="00E402F9" w:rsidRDefault="00E402F9" w:rsidP="00E402F9">
      <w:pPr>
        <w:rPr>
          <w:highlight w:val="white"/>
          <w:lang w:val="sv-SE"/>
        </w:rPr>
      </w:pPr>
      <w:r>
        <w:rPr>
          <w:highlight w:val="white"/>
          <w:lang w:val="sv-SE"/>
        </w:rPr>
        <w:t>We need a set of keyword for the statements of C.</w:t>
      </w:r>
    </w:p>
    <w:p w14:paraId="6EA5561E" w14:textId="357C2240" w:rsidR="002503B4" w:rsidRDefault="008C021D" w:rsidP="002503B4">
      <w:pPr>
        <w:pStyle w:val="Code"/>
        <w:rPr>
          <w:highlight w:val="white"/>
          <w:lang w:val="sv-SE"/>
        </w:rPr>
      </w:pPr>
      <w:r>
        <w:rPr>
          <w:highlight w:val="white"/>
          <w:lang w:val="sv-SE"/>
        </w:rPr>
        <w:t xml:space="preserve">      </w:t>
      </w:r>
      <w:r w:rsidR="00F023DC">
        <w:rPr>
          <w:highlight w:val="white"/>
          <w:lang w:val="sv-SE"/>
        </w:rPr>
        <w:t xml:space="preserve"> IF ELSE SWITCH CASE DEFAULT</w:t>
      </w:r>
      <w:r w:rsidR="007E229F">
        <w:rPr>
          <w:highlight w:val="white"/>
          <w:lang w:val="sv-SE"/>
        </w:rPr>
        <w:t xml:space="preserve"> </w:t>
      </w:r>
      <w:r w:rsidR="00F023DC">
        <w:rPr>
          <w:highlight w:val="white"/>
          <w:lang w:val="sv-SE"/>
        </w:rPr>
        <w:t xml:space="preserve">FOR WHILE DO </w:t>
      </w:r>
      <w:r w:rsidR="007E229F">
        <w:rPr>
          <w:highlight w:val="white"/>
          <w:lang w:val="sv-SE"/>
        </w:rPr>
        <w:t xml:space="preserve">BREAK </w:t>
      </w:r>
      <w:r w:rsidR="00F023DC">
        <w:rPr>
          <w:highlight w:val="white"/>
          <w:lang w:val="sv-SE"/>
        </w:rPr>
        <w:t>CONTINUE RETURN GOTO</w:t>
      </w:r>
      <w:r w:rsidR="002503B4">
        <w:rPr>
          <w:highlight w:val="white"/>
          <w:lang w:val="sv-SE"/>
        </w:rPr>
        <w:t xml:space="preserve"> </w:t>
      </w:r>
    </w:p>
    <w:p w14:paraId="3CC8484D" w14:textId="789EAADC" w:rsidR="008F1E38" w:rsidRDefault="008F1E38" w:rsidP="008F1E38">
      <w:pPr>
        <w:rPr>
          <w:highlight w:val="white"/>
          <w:lang w:val="sv-SE"/>
        </w:rPr>
      </w:pPr>
      <w:r>
        <w:rPr>
          <w:highlight w:val="white"/>
          <w:lang w:val="sv-SE"/>
        </w:rPr>
        <w:t>The interrupt, jump_register, syscall, and carry flag tokens are used for internal system calls only.</w:t>
      </w:r>
    </w:p>
    <w:p w14:paraId="5B49740F" w14:textId="71C84361" w:rsidR="00F023DC" w:rsidRDefault="008C021D" w:rsidP="00F91A23">
      <w:pPr>
        <w:pStyle w:val="Code"/>
        <w:rPr>
          <w:highlight w:val="white"/>
          <w:lang w:val="sv-SE"/>
        </w:rPr>
      </w:pPr>
      <w:r>
        <w:rPr>
          <w:highlight w:val="white"/>
          <w:lang w:val="sv-SE"/>
        </w:rPr>
        <w:t xml:space="preserve">      </w:t>
      </w:r>
      <w:r w:rsidR="00F023DC">
        <w:rPr>
          <w:highlight w:val="white"/>
          <w:lang w:val="sv-SE"/>
        </w:rPr>
        <w:t xml:space="preserve"> INTERRUPT</w:t>
      </w:r>
      <w:r>
        <w:rPr>
          <w:highlight w:val="white"/>
          <w:lang w:val="sv-SE"/>
        </w:rPr>
        <w:t xml:space="preserve"> </w:t>
      </w:r>
      <w:r w:rsidR="00F023DC">
        <w:rPr>
          <w:highlight w:val="white"/>
          <w:lang w:val="sv-SE"/>
        </w:rPr>
        <w:t>JUMP_REGISTER SYSCALL CARRY_FLAG</w:t>
      </w:r>
    </w:p>
    <w:p w14:paraId="2ACDDC19" w14:textId="0F939DF6" w:rsidR="005D20FE" w:rsidRDefault="005D20FE" w:rsidP="005D20FE">
      <w:pPr>
        <w:rPr>
          <w:highlight w:val="white"/>
          <w:lang w:val="sv-SE"/>
        </w:rPr>
      </w:pPr>
      <w:r>
        <w:rPr>
          <w:highlight w:val="white"/>
          <w:lang w:val="sv-SE"/>
        </w:rPr>
        <w:t>Note that we do not need any tokens for comments, since they have been taken care of by the preprocessor.</w:t>
      </w:r>
    </w:p>
    <w:p w14:paraId="3B336BFA" w14:textId="51B688C8" w:rsidR="005843DF" w:rsidRDefault="005843DF" w:rsidP="005843DF">
      <w:pPr>
        <w:rPr>
          <w:highlight w:val="white"/>
          <w:lang w:val="sv-SE"/>
        </w:rPr>
      </w:pPr>
      <w:r>
        <w:rPr>
          <w:highlight w:val="white"/>
          <w:lang w:val="sv-SE"/>
        </w:rPr>
        <w:t>The next part of the scanner is the union section</w:t>
      </w:r>
      <w:r w:rsidR="002866DC">
        <w:rPr>
          <w:highlight w:val="white"/>
          <w:lang w:val="sv-SE"/>
        </w:rPr>
        <w:t xml:space="preserve">, where we define the </w:t>
      </w:r>
      <w:r w:rsidR="000F6165">
        <w:rPr>
          <w:highlight w:val="white"/>
          <w:lang w:val="sv-SE"/>
        </w:rPr>
        <w:t>attributes of the rules</w:t>
      </w:r>
      <w:r w:rsidR="00C2229A">
        <w:rPr>
          <w:highlight w:val="white"/>
          <w:lang w:val="sv-SE"/>
        </w:rPr>
        <w:t xml:space="preserve"> below.</w:t>
      </w:r>
    </w:p>
    <w:p w14:paraId="20DF0E74" w14:textId="14988BAF" w:rsidR="00F023DC" w:rsidRDefault="00F023DC" w:rsidP="00F91A23">
      <w:pPr>
        <w:pStyle w:val="Code"/>
        <w:rPr>
          <w:highlight w:val="white"/>
          <w:lang w:val="sv-SE"/>
        </w:rPr>
      </w:pPr>
      <w:r>
        <w:rPr>
          <w:highlight w:val="white"/>
          <w:lang w:val="sv-SE"/>
        </w:rPr>
        <w:t>%union {</w:t>
      </w:r>
    </w:p>
    <w:p w14:paraId="283A3B5A" w14:textId="15B25443" w:rsidR="00F023DC" w:rsidRDefault="00F023DC" w:rsidP="00F91A23">
      <w:pPr>
        <w:pStyle w:val="Code"/>
        <w:rPr>
          <w:highlight w:val="white"/>
          <w:lang w:val="sv-SE"/>
        </w:rPr>
      </w:pPr>
      <w:r>
        <w:rPr>
          <w:highlight w:val="white"/>
          <w:lang w:val="sv-SE"/>
        </w:rPr>
        <w:t xml:space="preserve">  public string name;</w:t>
      </w:r>
    </w:p>
    <w:p w14:paraId="755757C4" w14:textId="04B180D7" w:rsidR="00CC3BF3" w:rsidRDefault="000B7A56" w:rsidP="00CC3BF3">
      <w:pPr>
        <w:rPr>
          <w:highlight w:val="white"/>
          <w:lang w:val="sv-SE"/>
        </w:rPr>
      </w:pPr>
      <w:r>
        <w:rPr>
          <w:highlight w:val="white"/>
          <w:lang w:val="sv-SE"/>
        </w:rPr>
        <w:t xml:space="preserve">The </w:t>
      </w:r>
      <w:r w:rsidR="00CC3BF3" w:rsidRPr="000B7A56">
        <w:rPr>
          <w:rStyle w:val="KeyWord0"/>
          <w:highlight w:val="white"/>
        </w:rPr>
        <w:t>Register</w:t>
      </w:r>
      <w:r w:rsidR="00CC3BF3">
        <w:rPr>
          <w:highlight w:val="white"/>
          <w:lang w:val="sv-SE"/>
        </w:rPr>
        <w:t xml:space="preserve"> enumeration hold</w:t>
      </w:r>
      <w:r w:rsidR="002E4915">
        <w:rPr>
          <w:highlight w:val="white"/>
          <w:lang w:val="sv-SE"/>
        </w:rPr>
        <w:t>s</w:t>
      </w:r>
      <w:r w:rsidR="00CC3BF3">
        <w:rPr>
          <w:highlight w:val="white"/>
          <w:lang w:val="sv-SE"/>
        </w:rPr>
        <w:t xml:space="preserve"> the registers of the target ma</w:t>
      </w:r>
      <w:r w:rsidR="00CF3400">
        <w:rPr>
          <w:highlight w:val="white"/>
          <w:lang w:val="sv-SE"/>
        </w:rPr>
        <w:t>c</w:t>
      </w:r>
      <w:r w:rsidR="00CC3BF3">
        <w:rPr>
          <w:highlight w:val="white"/>
          <w:lang w:val="sv-SE"/>
        </w:rPr>
        <w:t>hine.</w:t>
      </w:r>
    </w:p>
    <w:p w14:paraId="5D03C2E9" w14:textId="1F924C01" w:rsidR="00F023DC" w:rsidRDefault="00F023DC" w:rsidP="00F91A23">
      <w:pPr>
        <w:pStyle w:val="Code"/>
        <w:rPr>
          <w:highlight w:val="white"/>
          <w:lang w:val="sv-SE"/>
        </w:rPr>
      </w:pPr>
      <w:r>
        <w:rPr>
          <w:highlight w:val="white"/>
          <w:lang w:val="sv-SE"/>
        </w:rPr>
        <w:t xml:space="preserve">  public Register register;</w:t>
      </w:r>
    </w:p>
    <w:p w14:paraId="4A7A93F6" w14:textId="4D989AB2" w:rsidR="00BB5903" w:rsidRDefault="00010727" w:rsidP="00BE73B3">
      <w:pPr>
        <w:rPr>
          <w:highlight w:val="white"/>
          <w:lang w:val="sv-SE"/>
        </w:rPr>
      </w:pPr>
      <w:r>
        <w:rPr>
          <w:highlight w:val="white"/>
          <w:lang w:val="sv-SE"/>
        </w:rPr>
        <w:t xml:space="preserve">Each </w:t>
      </w:r>
      <w:r w:rsidR="00BE73B3">
        <w:rPr>
          <w:highlight w:val="white"/>
          <w:lang w:val="sv-SE"/>
        </w:rPr>
        <w:t xml:space="preserve">symbol has a type, which is described by the </w:t>
      </w:r>
      <w:r w:rsidR="00BE73B3" w:rsidRPr="001B0A04">
        <w:rPr>
          <w:rStyle w:val="KeyWord0"/>
          <w:highlight w:val="white"/>
        </w:rPr>
        <w:t>Type</w:t>
      </w:r>
      <w:r w:rsidR="00BE73B3">
        <w:rPr>
          <w:highlight w:val="white"/>
          <w:lang w:val="sv-SE"/>
        </w:rPr>
        <w:t xml:space="preserve"> class.</w:t>
      </w:r>
    </w:p>
    <w:p w14:paraId="74594EF7" w14:textId="77777777" w:rsidR="00F023DC" w:rsidRDefault="00F023DC" w:rsidP="00F91A23">
      <w:pPr>
        <w:pStyle w:val="Code"/>
        <w:rPr>
          <w:highlight w:val="white"/>
          <w:lang w:val="sv-SE"/>
        </w:rPr>
      </w:pPr>
      <w:r>
        <w:rPr>
          <w:highlight w:val="white"/>
          <w:lang w:val="sv-SE"/>
        </w:rPr>
        <w:t xml:space="preserve">  public CCompiler.Type type;</w:t>
      </w:r>
    </w:p>
    <w:p w14:paraId="21375045" w14:textId="77777777" w:rsidR="00F023DC" w:rsidRDefault="00F023DC" w:rsidP="00F91A23">
      <w:pPr>
        <w:pStyle w:val="Code"/>
        <w:rPr>
          <w:highlight w:val="white"/>
          <w:lang w:val="sv-SE"/>
        </w:rPr>
      </w:pPr>
      <w:r>
        <w:rPr>
          <w:highlight w:val="white"/>
          <w:lang w:val="sv-SE"/>
        </w:rPr>
        <w:t xml:space="preserve">  public List&lt;CCompiler.Type&gt; type_list;</w:t>
      </w:r>
    </w:p>
    <w:p w14:paraId="620F2854" w14:textId="77777777" w:rsidR="00F023DC" w:rsidRDefault="00F023DC" w:rsidP="00F91A23">
      <w:pPr>
        <w:pStyle w:val="Code"/>
        <w:rPr>
          <w:highlight w:val="white"/>
          <w:lang w:val="sv-SE"/>
        </w:rPr>
      </w:pPr>
      <w:r>
        <w:rPr>
          <w:highlight w:val="white"/>
          <w:lang w:val="sv-SE"/>
        </w:rPr>
        <w:t xml:space="preserve">  public Sort sort;</w:t>
      </w:r>
    </w:p>
    <w:p w14:paraId="7A8B005E" w14:textId="77777777" w:rsidR="00F023DC" w:rsidRDefault="00F023DC" w:rsidP="00F91A23">
      <w:pPr>
        <w:pStyle w:val="Code"/>
        <w:rPr>
          <w:highlight w:val="white"/>
          <w:lang w:val="sv-SE"/>
        </w:rPr>
      </w:pPr>
      <w:r>
        <w:rPr>
          <w:highlight w:val="white"/>
          <w:lang w:val="sv-SE"/>
        </w:rPr>
        <w:t xml:space="preserve">  public Symbol symbol;</w:t>
      </w:r>
    </w:p>
    <w:p w14:paraId="419A1EE5" w14:textId="77777777" w:rsidR="00F023DC" w:rsidRDefault="00F023DC" w:rsidP="00F91A23">
      <w:pPr>
        <w:pStyle w:val="Code"/>
        <w:rPr>
          <w:highlight w:val="white"/>
          <w:lang w:val="sv-SE"/>
        </w:rPr>
      </w:pPr>
      <w:r>
        <w:rPr>
          <w:highlight w:val="white"/>
          <w:lang w:val="sv-SE"/>
        </w:rPr>
        <w:t xml:space="preserve">  public IDictionary&lt;string,Symbol&gt; symbol_map;</w:t>
      </w:r>
    </w:p>
    <w:p w14:paraId="509FFDB3" w14:textId="77777777" w:rsidR="00F023DC" w:rsidRDefault="00F023DC" w:rsidP="00F91A23">
      <w:pPr>
        <w:pStyle w:val="Code"/>
        <w:rPr>
          <w:highlight w:val="white"/>
          <w:lang w:val="sv-SE"/>
        </w:rPr>
      </w:pPr>
      <w:r>
        <w:rPr>
          <w:highlight w:val="white"/>
          <w:lang w:val="sv-SE"/>
        </w:rPr>
        <w:t xml:space="preserve">  public ISet&lt;Pair&lt;Symbol,bool&gt;&gt; symbol_bool_pair_set;</w:t>
      </w:r>
    </w:p>
    <w:p w14:paraId="24D492F2" w14:textId="77777777" w:rsidR="00F023DC" w:rsidRDefault="00F023DC" w:rsidP="00F91A23">
      <w:pPr>
        <w:pStyle w:val="Code"/>
        <w:rPr>
          <w:highlight w:val="white"/>
          <w:lang w:val="sv-SE"/>
        </w:rPr>
      </w:pPr>
      <w:r>
        <w:rPr>
          <w:highlight w:val="white"/>
          <w:lang w:val="sv-SE"/>
        </w:rPr>
        <w:t xml:space="preserve">  public Pair&lt;Symbol,bool&gt; symbol_bool_pair;</w:t>
      </w:r>
    </w:p>
    <w:p w14:paraId="0A161C5E" w14:textId="77777777" w:rsidR="00F023DC" w:rsidRDefault="00F023DC" w:rsidP="00F91A23">
      <w:pPr>
        <w:pStyle w:val="Code"/>
        <w:rPr>
          <w:highlight w:val="white"/>
          <w:lang w:val="sv-SE"/>
        </w:rPr>
      </w:pPr>
      <w:r>
        <w:rPr>
          <w:highlight w:val="white"/>
          <w:lang w:val="sv-SE"/>
        </w:rPr>
        <w:t xml:space="preserve">  public Pair&lt;string,Symbol&gt; string_symbol_pair;</w:t>
      </w:r>
    </w:p>
    <w:p w14:paraId="0D4AFC72" w14:textId="77777777" w:rsidR="00F023DC" w:rsidRDefault="00F023DC" w:rsidP="00F91A23">
      <w:pPr>
        <w:pStyle w:val="Code"/>
        <w:rPr>
          <w:highlight w:val="white"/>
          <w:lang w:val="sv-SE"/>
        </w:rPr>
      </w:pPr>
      <w:r>
        <w:rPr>
          <w:highlight w:val="white"/>
          <w:lang w:val="sv-SE"/>
        </w:rPr>
        <w:t xml:space="preserve">  public List&lt;Pair&lt;string,Symbol&gt;&gt; string_symbol_pair_list;</w:t>
      </w:r>
    </w:p>
    <w:p w14:paraId="10C36108" w14:textId="77777777" w:rsidR="00F023DC" w:rsidRDefault="00F023DC" w:rsidP="00F91A23">
      <w:pPr>
        <w:pStyle w:val="Code"/>
        <w:rPr>
          <w:highlight w:val="white"/>
          <w:lang w:val="sv-SE"/>
        </w:rPr>
      </w:pPr>
      <w:r>
        <w:rPr>
          <w:highlight w:val="white"/>
          <w:lang w:val="sv-SE"/>
        </w:rPr>
        <w:t xml:space="preserve">  public List&lt;string&gt; string_list;</w:t>
      </w:r>
    </w:p>
    <w:p w14:paraId="326E2B8D" w14:textId="1D95A24F" w:rsidR="00F023DC" w:rsidRDefault="00F023DC" w:rsidP="00F91A23">
      <w:pPr>
        <w:pStyle w:val="Code"/>
        <w:rPr>
          <w:highlight w:val="white"/>
          <w:lang w:val="sv-SE"/>
        </w:rPr>
      </w:pPr>
      <w:r>
        <w:rPr>
          <w:highlight w:val="white"/>
          <w:lang w:val="sv-SE"/>
        </w:rPr>
        <w:t xml:space="preserve">  public Declarator </w:t>
      </w:r>
      <w:r w:rsidR="00AB7DF5">
        <w:rPr>
          <w:highlight w:val="white"/>
          <w:lang w:val="sv-SE"/>
        </w:rPr>
        <w:t>pointer_declarator</w:t>
      </w:r>
      <w:r>
        <w:rPr>
          <w:highlight w:val="white"/>
          <w:lang w:val="sv-SE"/>
        </w:rPr>
        <w:t>;</w:t>
      </w:r>
    </w:p>
    <w:p w14:paraId="47898A2D" w14:textId="13F62C63" w:rsidR="00F023DC" w:rsidRDefault="00F023DC" w:rsidP="00F91A23">
      <w:pPr>
        <w:pStyle w:val="Code"/>
        <w:rPr>
          <w:highlight w:val="white"/>
          <w:lang w:val="sv-SE"/>
        </w:rPr>
      </w:pPr>
      <w:r>
        <w:rPr>
          <w:highlight w:val="white"/>
          <w:lang w:val="sv-SE"/>
        </w:rPr>
        <w:t xml:space="preserve">  public List&lt;Declarator&gt; </w:t>
      </w:r>
      <w:r w:rsidR="00B473E1">
        <w:rPr>
          <w:highlight w:val="white"/>
          <w:lang w:val="sv-SE"/>
        </w:rPr>
        <w:t>declarator_list</w:t>
      </w:r>
      <w:r>
        <w:rPr>
          <w:highlight w:val="white"/>
          <w:lang w:val="sv-SE"/>
        </w:rPr>
        <w:t>;</w:t>
      </w:r>
    </w:p>
    <w:p w14:paraId="0286C4E8" w14:textId="77777777" w:rsidR="00F023DC" w:rsidRDefault="00F023DC" w:rsidP="00F91A23">
      <w:pPr>
        <w:pStyle w:val="Code"/>
        <w:rPr>
          <w:highlight w:val="white"/>
          <w:lang w:val="sv-SE"/>
        </w:rPr>
      </w:pPr>
      <w:r>
        <w:rPr>
          <w:highlight w:val="white"/>
          <w:lang w:val="sv-SE"/>
        </w:rPr>
        <w:t xml:space="preserve">  public MiddleOperator middleOperator;</w:t>
      </w:r>
    </w:p>
    <w:p w14:paraId="073CA29F" w14:textId="77777777" w:rsidR="00F023DC" w:rsidRDefault="00F023DC" w:rsidP="00F91A23">
      <w:pPr>
        <w:pStyle w:val="Code"/>
        <w:rPr>
          <w:highlight w:val="white"/>
          <w:lang w:val="sv-SE"/>
        </w:rPr>
      </w:pPr>
      <w:r>
        <w:rPr>
          <w:highlight w:val="white"/>
          <w:lang w:val="sv-SE"/>
        </w:rPr>
        <w:t xml:space="preserve">  public Expression expression;</w:t>
      </w:r>
    </w:p>
    <w:p w14:paraId="3C3752EE" w14:textId="77777777" w:rsidR="00F023DC" w:rsidRDefault="00F023DC" w:rsidP="00F91A23">
      <w:pPr>
        <w:pStyle w:val="Code"/>
        <w:rPr>
          <w:highlight w:val="white"/>
          <w:lang w:val="sv-SE"/>
        </w:rPr>
      </w:pPr>
      <w:r>
        <w:rPr>
          <w:highlight w:val="white"/>
          <w:lang w:val="sv-SE"/>
        </w:rPr>
        <w:t xml:space="preserve">  public List&lt;Expression&gt; expression_list;</w:t>
      </w:r>
    </w:p>
    <w:p w14:paraId="31754287" w14:textId="77777777" w:rsidR="00F023DC" w:rsidRDefault="00F023DC" w:rsidP="00F91A23">
      <w:pPr>
        <w:pStyle w:val="Code"/>
        <w:rPr>
          <w:highlight w:val="white"/>
          <w:lang w:val="sv-SE"/>
        </w:rPr>
      </w:pPr>
      <w:r>
        <w:rPr>
          <w:highlight w:val="white"/>
          <w:lang w:val="sv-SE"/>
        </w:rPr>
        <w:t xml:space="preserve">  public Statement statement;</w:t>
      </w:r>
    </w:p>
    <w:p w14:paraId="7A8609EF" w14:textId="77777777" w:rsidR="00F023DC" w:rsidRDefault="00F023DC" w:rsidP="00F91A23">
      <w:pPr>
        <w:pStyle w:val="Code"/>
        <w:rPr>
          <w:highlight w:val="white"/>
          <w:lang w:val="sv-SE"/>
        </w:rPr>
      </w:pPr>
      <w:r>
        <w:rPr>
          <w:highlight w:val="white"/>
          <w:lang w:val="sv-SE"/>
        </w:rPr>
        <w:t xml:space="preserve">  public Pair&lt;List&lt;Pair&lt;string,Symbol&gt;&gt;,Boolean&gt; parameter_pair;</w:t>
      </w:r>
    </w:p>
    <w:p w14:paraId="03380E50" w14:textId="77777777" w:rsidR="00F023DC" w:rsidRDefault="00F023DC" w:rsidP="00F91A23">
      <w:pPr>
        <w:pStyle w:val="Code"/>
        <w:rPr>
          <w:highlight w:val="white"/>
          <w:lang w:val="sv-SE"/>
        </w:rPr>
      </w:pPr>
      <w:r>
        <w:rPr>
          <w:highlight w:val="white"/>
          <w:lang w:val="sv-SE"/>
        </w:rPr>
        <w:t xml:space="preserve">  public List&lt;MiddleCode&gt; middle_code_list;</w:t>
      </w:r>
    </w:p>
    <w:p w14:paraId="1889C98A" w14:textId="77777777" w:rsidR="00F023DC" w:rsidRDefault="00F023DC" w:rsidP="00F91A23">
      <w:pPr>
        <w:pStyle w:val="Code"/>
        <w:rPr>
          <w:highlight w:val="white"/>
          <w:lang w:val="sv-SE"/>
        </w:rPr>
      </w:pPr>
      <w:r>
        <w:rPr>
          <w:highlight w:val="white"/>
          <w:lang w:val="sv-SE"/>
        </w:rPr>
        <w:t xml:space="preserve">  public object obj;</w:t>
      </w:r>
    </w:p>
    <w:p w14:paraId="790568A1" w14:textId="77777777" w:rsidR="00F023DC" w:rsidRDefault="00F023DC" w:rsidP="00F91A23">
      <w:pPr>
        <w:pStyle w:val="Code"/>
        <w:rPr>
          <w:highlight w:val="white"/>
          <w:lang w:val="sv-SE"/>
        </w:rPr>
      </w:pPr>
      <w:r>
        <w:rPr>
          <w:highlight w:val="white"/>
          <w:lang w:val="sv-SE"/>
        </w:rPr>
        <w:t xml:space="preserve">  public List&lt;object&gt; object_list;</w:t>
      </w:r>
    </w:p>
    <w:p w14:paraId="5F8BF3DA" w14:textId="77777777" w:rsidR="00F023DC" w:rsidRDefault="00F023DC" w:rsidP="00F91A23">
      <w:pPr>
        <w:pStyle w:val="Code"/>
        <w:rPr>
          <w:highlight w:val="white"/>
          <w:lang w:val="sv-SE"/>
        </w:rPr>
      </w:pPr>
      <w:r>
        <w:rPr>
          <w:highlight w:val="white"/>
          <w:lang w:val="sv-SE"/>
        </w:rPr>
        <w:t>}</w:t>
      </w:r>
    </w:p>
    <w:p w14:paraId="1716ECB5" w14:textId="77777777" w:rsidR="00F023DC" w:rsidRDefault="00F023DC" w:rsidP="00F91A23">
      <w:pPr>
        <w:pStyle w:val="Code"/>
        <w:rPr>
          <w:highlight w:val="white"/>
          <w:lang w:val="sv-SE"/>
        </w:rPr>
      </w:pPr>
    </w:p>
    <w:p w14:paraId="65838E8E" w14:textId="77777777" w:rsidR="00F023DC" w:rsidRDefault="00F023DC" w:rsidP="00F91A23">
      <w:pPr>
        <w:pStyle w:val="Code"/>
        <w:rPr>
          <w:highlight w:val="white"/>
          <w:lang w:val="sv-SE"/>
        </w:rPr>
      </w:pPr>
      <w:r>
        <w:rPr>
          <w:highlight w:val="white"/>
          <w:lang w:val="sv-SE"/>
        </w:rPr>
        <w:t>%token &lt;name&gt; NAME</w:t>
      </w:r>
    </w:p>
    <w:p w14:paraId="0300BD46" w14:textId="77777777" w:rsidR="00F023DC" w:rsidRDefault="00F023DC" w:rsidP="00F91A23">
      <w:pPr>
        <w:pStyle w:val="Code"/>
        <w:rPr>
          <w:highlight w:val="white"/>
          <w:lang w:val="sv-SE"/>
        </w:rPr>
      </w:pPr>
      <w:r>
        <w:rPr>
          <w:highlight w:val="white"/>
          <w:lang w:val="sv-SE"/>
        </w:rPr>
        <w:lastRenderedPageBreak/>
        <w:t>%token &lt;register&gt; REGISTER_NAME</w:t>
      </w:r>
    </w:p>
    <w:p w14:paraId="4E69D82E" w14:textId="77777777" w:rsidR="00F023DC" w:rsidRDefault="00F023DC" w:rsidP="00F91A23">
      <w:pPr>
        <w:pStyle w:val="Code"/>
        <w:rPr>
          <w:highlight w:val="white"/>
          <w:lang w:val="sv-SE"/>
        </w:rPr>
      </w:pPr>
      <w:r>
        <w:rPr>
          <w:highlight w:val="white"/>
          <w:lang w:val="sv-SE"/>
        </w:rPr>
        <w:t>%token &lt;type&gt; TYPEDEF_NAME</w:t>
      </w:r>
    </w:p>
    <w:p w14:paraId="4D974DEE" w14:textId="77777777" w:rsidR="00F023DC" w:rsidRDefault="00F023DC" w:rsidP="00F91A23">
      <w:pPr>
        <w:pStyle w:val="Code"/>
        <w:rPr>
          <w:highlight w:val="white"/>
          <w:lang w:val="sv-SE"/>
        </w:rPr>
      </w:pPr>
      <w:r>
        <w:rPr>
          <w:highlight w:val="white"/>
          <w:lang w:val="sv-SE"/>
        </w:rPr>
        <w:t>%token &lt;symbol&gt; VALUE</w:t>
      </w:r>
    </w:p>
    <w:p w14:paraId="40957F8C" w14:textId="77777777" w:rsidR="00F023DC" w:rsidRDefault="00F023DC" w:rsidP="00F91A23">
      <w:pPr>
        <w:pStyle w:val="Code"/>
        <w:rPr>
          <w:highlight w:val="white"/>
          <w:lang w:val="sv-SE"/>
        </w:rPr>
      </w:pPr>
    </w:p>
    <w:p w14:paraId="424B00C4" w14:textId="77777777" w:rsidR="00F023DC" w:rsidRDefault="00F023DC" w:rsidP="00F91A23">
      <w:pPr>
        <w:pStyle w:val="Code"/>
        <w:rPr>
          <w:highlight w:val="white"/>
          <w:lang w:val="sv-SE"/>
        </w:rPr>
      </w:pPr>
      <w:r>
        <w:rPr>
          <w:highlight w:val="white"/>
          <w:lang w:val="sv-SE"/>
        </w:rPr>
        <w:t>%type &lt;obj&gt; declaration_specifier declaration_specifier_list_x</w:t>
      </w:r>
    </w:p>
    <w:p w14:paraId="5269300D" w14:textId="77777777" w:rsidR="00F023DC" w:rsidRDefault="00F023DC" w:rsidP="00F91A23">
      <w:pPr>
        <w:pStyle w:val="Code"/>
        <w:rPr>
          <w:highlight w:val="white"/>
          <w:lang w:val="sv-SE"/>
        </w:rPr>
      </w:pPr>
      <w:r>
        <w:rPr>
          <w:highlight w:val="white"/>
          <w:lang w:val="sv-SE"/>
        </w:rPr>
        <w:t>%type &lt;object_list&gt; declaration_specifier_list</w:t>
      </w:r>
    </w:p>
    <w:p w14:paraId="28653C30" w14:textId="77777777" w:rsidR="00F023DC" w:rsidRDefault="00F023DC" w:rsidP="00F91A23">
      <w:pPr>
        <w:pStyle w:val="Code"/>
        <w:rPr>
          <w:highlight w:val="white"/>
          <w:lang w:val="sv-SE"/>
        </w:rPr>
      </w:pPr>
    </w:p>
    <w:p w14:paraId="4EC2D2A1" w14:textId="77777777" w:rsidR="00F023DC" w:rsidRDefault="00F023DC" w:rsidP="00F91A23">
      <w:pPr>
        <w:pStyle w:val="Code"/>
        <w:rPr>
          <w:highlight w:val="white"/>
          <w:lang w:val="sv-SE"/>
        </w:rPr>
      </w:pPr>
      <w:r>
        <w:rPr>
          <w:highlight w:val="white"/>
          <w:lang w:val="sv-SE"/>
        </w:rPr>
        <w:t>%type &lt;name&gt; optional_name</w:t>
      </w:r>
    </w:p>
    <w:p w14:paraId="2317587C" w14:textId="77777777" w:rsidR="00F023DC" w:rsidRDefault="00F023DC" w:rsidP="00F91A23">
      <w:pPr>
        <w:pStyle w:val="Code"/>
        <w:rPr>
          <w:highlight w:val="white"/>
          <w:lang w:val="sv-SE"/>
        </w:rPr>
      </w:pPr>
      <w:r>
        <w:rPr>
          <w:highlight w:val="white"/>
          <w:lang w:val="sv-SE"/>
        </w:rPr>
        <w:t>%type &lt;type&gt; struct_or_union_specifier</w:t>
      </w:r>
    </w:p>
    <w:p w14:paraId="51AA5966" w14:textId="77777777" w:rsidR="00F023DC" w:rsidRDefault="00F023DC" w:rsidP="00F91A23">
      <w:pPr>
        <w:pStyle w:val="Code"/>
        <w:rPr>
          <w:highlight w:val="white"/>
          <w:lang w:val="sv-SE"/>
        </w:rPr>
      </w:pPr>
      <w:r>
        <w:rPr>
          <w:highlight w:val="white"/>
          <w:lang w:val="sv-SE"/>
        </w:rPr>
        <w:t>%type &lt;sort&gt; struct_or_union</w:t>
      </w:r>
    </w:p>
    <w:p w14:paraId="0F347B6B" w14:textId="77777777" w:rsidR="00F023DC" w:rsidRDefault="00F023DC" w:rsidP="00F91A23">
      <w:pPr>
        <w:pStyle w:val="Code"/>
        <w:rPr>
          <w:highlight w:val="white"/>
          <w:lang w:val="sv-SE"/>
        </w:rPr>
      </w:pPr>
    </w:p>
    <w:p w14:paraId="6B6F77C8" w14:textId="77777777" w:rsidR="00F023DC" w:rsidRDefault="00F023DC" w:rsidP="00F91A23">
      <w:pPr>
        <w:pStyle w:val="Code"/>
        <w:rPr>
          <w:highlight w:val="white"/>
          <w:lang w:val="sv-SE"/>
        </w:rPr>
      </w:pPr>
      <w:r>
        <w:rPr>
          <w:highlight w:val="white"/>
          <w:lang w:val="sv-SE"/>
        </w:rPr>
        <w:t>%type &lt;type&gt; enum_specifier</w:t>
      </w:r>
    </w:p>
    <w:p w14:paraId="2E53318A" w14:textId="77777777" w:rsidR="00F023DC" w:rsidRDefault="00F023DC" w:rsidP="00F91A23">
      <w:pPr>
        <w:pStyle w:val="Code"/>
        <w:rPr>
          <w:highlight w:val="white"/>
          <w:lang w:val="sv-SE"/>
        </w:rPr>
      </w:pPr>
      <w:r>
        <w:rPr>
          <w:highlight w:val="white"/>
          <w:lang w:val="sv-SE"/>
        </w:rPr>
        <w:t>%type &lt;symbol_bool_pair_set&gt; enum_list</w:t>
      </w:r>
    </w:p>
    <w:p w14:paraId="48A0349A" w14:textId="77777777" w:rsidR="00F023DC" w:rsidRDefault="00F023DC" w:rsidP="00F91A23">
      <w:pPr>
        <w:pStyle w:val="Code"/>
        <w:rPr>
          <w:highlight w:val="white"/>
          <w:lang w:val="sv-SE"/>
        </w:rPr>
      </w:pPr>
      <w:r>
        <w:rPr>
          <w:highlight w:val="white"/>
          <w:lang w:val="sv-SE"/>
        </w:rPr>
        <w:t>%type &lt;symbol_bool_pair&gt; enum</w:t>
      </w:r>
    </w:p>
    <w:p w14:paraId="450EDDFF" w14:textId="487E3A21" w:rsidR="00F023DC" w:rsidRDefault="00F023DC" w:rsidP="00F91A23">
      <w:pPr>
        <w:pStyle w:val="Code"/>
        <w:rPr>
          <w:highlight w:val="white"/>
          <w:lang w:val="sv-SE"/>
        </w:rPr>
      </w:pPr>
      <w:r>
        <w:rPr>
          <w:highlight w:val="white"/>
          <w:lang w:val="sv-SE"/>
        </w:rPr>
        <w:t xml:space="preserve">%type &lt;middle_code_list&gt; </w:t>
      </w:r>
      <w:r w:rsidR="00B473E1">
        <w:rPr>
          <w:highlight w:val="white"/>
          <w:lang w:val="sv-SE"/>
        </w:rPr>
        <w:t>declarator_list</w:t>
      </w:r>
    </w:p>
    <w:p w14:paraId="6667689C" w14:textId="785832FA" w:rsidR="00F023DC" w:rsidRDefault="00F023DC" w:rsidP="00F91A23">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declaration</w:t>
      </w:r>
    </w:p>
    <w:p w14:paraId="282514DF" w14:textId="77777777" w:rsidR="00F023DC" w:rsidRDefault="00F023DC" w:rsidP="00F91A23">
      <w:pPr>
        <w:pStyle w:val="Code"/>
        <w:rPr>
          <w:highlight w:val="white"/>
          <w:lang w:val="sv-SE"/>
        </w:rPr>
      </w:pPr>
    </w:p>
    <w:p w14:paraId="319E6D94" w14:textId="195F9641"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 xml:space="preserve">&gt; </w:t>
      </w:r>
      <w:r w:rsidR="00AB7DF5">
        <w:rPr>
          <w:highlight w:val="white"/>
          <w:lang w:val="sv-SE"/>
        </w:rPr>
        <w:t>pointer_declarator</w:t>
      </w:r>
      <w:r>
        <w:rPr>
          <w:highlight w:val="white"/>
          <w:lang w:val="sv-SE"/>
        </w:rPr>
        <w:t xml:space="preserve"> direct_</w:t>
      </w:r>
      <w:r w:rsidR="00AB7DF5">
        <w:rPr>
          <w:highlight w:val="white"/>
          <w:lang w:val="sv-SE"/>
        </w:rPr>
        <w:t>pointer_declarator</w:t>
      </w:r>
    </w:p>
    <w:p w14:paraId="25DE93F2" w14:textId="77777777" w:rsidR="00F023DC" w:rsidRDefault="00F023DC" w:rsidP="00F91A23">
      <w:pPr>
        <w:pStyle w:val="Code"/>
        <w:rPr>
          <w:highlight w:val="white"/>
          <w:lang w:val="sv-SE"/>
        </w:rPr>
      </w:pPr>
      <w:r>
        <w:rPr>
          <w:highlight w:val="white"/>
          <w:lang w:val="sv-SE"/>
        </w:rPr>
        <w:t>%type &lt;type_list&gt; optional_pointer_list pointer_list</w:t>
      </w:r>
    </w:p>
    <w:p w14:paraId="66DE61D6" w14:textId="77777777" w:rsidR="00F023DC" w:rsidRDefault="00F023DC" w:rsidP="00F91A23">
      <w:pPr>
        <w:pStyle w:val="Code"/>
        <w:rPr>
          <w:highlight w:val="white"/>
          <w:lang w:val="sv-SE"/>
        </w:rPr>
      </w:pPr>
      <w:r>
        <w:rPr>
          <w:highlight w:val="white"/>
          <w:lang w:val="sv-SE"/>
        </w:rPr>
        <w:t>%type &lt;type&gt; pointer</w:t>
      </w:r>
    </w:p>
    <w:p w14:paraId="7C5C2E0C" w14:textId="77777777" w:rsidR="00F023DC" w:rsidRDefault="00F023DC" w:rsidP="00F91A23">
      <w:pPr>
        <w:pStyle w:val="Code"/>
        <w:rPr>
          <w:highlight w:val="white"/>
          <w:lang w:val="sv-SE"/>
        </w:rPr>
      </w:pPr>
    </w:p>
    <w:p w14:paraId="775F845B" w14:textId="77777777" w:rsidR="00F023DC" w:rsidRDefault="00F023DC" w:rsidP="00F91A23">
      <w:pPr>
        <w:pStyle w:val="Code"/>
        <w:rPr>
          <w:highlight w:val="white"/>
          <w:lang w:val="sv-SE"/>
        </w:rPr>
      </w:pPr>
      <w:r>
        <w:rPr>
          <w:highlight w:val="white"/>
          <w:lang w:val="sv-SE"/>
        </w:rPr>
        <w:t>%type &lt;parameter_pair&gt; optional_parameter_ellipse_list</w:t>
      </w:r>
    </w:p>
    <w:p w14:paraId="26659CF5" w14:textId="77777777" w:rsidR="00F023DC" w:rsidRDefault="00F023DC" w:rsidP="00F91A23">
      <w:pPr>
        <w:pStyle w:val="Code"/>
        <w:rPr>
          <w:highlight w:val="white"/>
          <w:lang w:val="sv-SE"/>
        </w:rPr>
      </w:pPr>
      <w:r>
        <w:rPr>
          <w:highlight w:val="white"/>
          <w:lang w:val="sv-SE"/>
        </w:rPr>
        <w:t xml:space="preserve">                       parameter_ellipse_list</w:t>
      </w:r>
    </w:p>
    <w:p w14:paraId="23432D43" w14:textId="77777777" w:rsidR="00F023DC" w:rsidRDefault="00F023DC" w:rsidP="00F91A23">
      <w:pPr>
        <w:pStyle w:val="Code"/>
        <w:rPr>
          <w:highlight w:val="white"/>
          <w:lang w:val="sv-SE"/>
        </w:rPr>
      </w:pPr>
      <w:r>
        <w:rPr>
          <w:highlight w:val="white"/>
          <w:lang w:val="sv-SE"/>
        </w:rPr>
        <w:t>%type &lt;string_symbol_pair_list&gt; parameter_list</w:t>
      </w:r>
    </w:p>
    <w:p w14:paraId="632C170A" w14:textId="77777777" w:rsidR="00F023DC" w:rsidRDefault="00F023DC" w:rsidP="00F91A23">
      <w:pPr>
        <w:pStyle w:val="Code"/>
        <w:rPr>
          <w:highlight w:val="white"/>
          <w:lang w:val="sv-SE"/>
        </w:rPr>
      </w:pPr>
      <w:r>
        <w:rPr>
          <w:highlight w:val="white"/>
          <w:lang w:val="sv-SE"/>
        </w:rPr>
        <w:t>%type &lt;string_symbol_pair&gt; parameter_declaration</w:t>
      </w:r>
    </w:p>
    <w:p w14:paraId="2D7CC136" w14:textId="77777777" w:rsidR="00F023DC" w:rsidRDefault="00F023DC" w:rsidP="00F91A23">
      <w:pPr>
        <w:pStyle w:val="Code"/>
        <w:rPr>
          <w:highlight w:val="white"/>
          <w:lang w:val="sv-SE"/>
        </w:rPr>
      </w:pPr>
    </w:p>
    <w:p w14:paraId="260D01A5" w14:textId="77777777" w:rsidR="00F023DC" w:rsidRDefault="00F023DC" w:rsidP="00F91A23">
      <w:pPr>
        <w:pStyle w:val="Code"/>
        <w:rPr>
          <w:highlight w:val="white"/>
          <w:lang w:val="sv-SE"/>
        </w:rPr>
      </w:pPr>
      <w:r>
        <w:rPr>
          <w:highlight w:val="white"/>
          <w:lang w:val="sv-SE"/>
        </w:rPr>
        <w:t>%type &lt;string_list&gt; optional_name_list identifier_list</w:t>
      </w:r>
    </w:p>
    <w:p w14:paraId="5C04E64A" w14:textId="6F453DA6" w:rsidR="00F023DC" w:rsidRDefault="00F023DC" w:rsidP="00F91A23">
      <w:pPr>
        <w:pStyle w:val="Code"/>
        <w:rPr>
          <w:highlight w:val="white"/>
          <w:lang w:val="sv-SE"/>
        </w:rPr>
      </w:pPr>
      <w:r>
        <w:rPr>
          <w:highlight w:val="white"/>
          <w:lang w:val="sv-SE"/>
        </w:rPr>
        <w:t xml:space="preserve">%type &lt;object_list&gt; </w:t>
      </w:r>
      <w:r w:rsidR="002F35C1">
        <w:rPr>
          <w:highlight w:val="white"/>
          <w:lang w:val="sv-SE"/>
        </w:rPr>
        <w:t>initializer</w:t>
      </w:r>
      <w:r>
        <w:rPr>
          <w:highlight w:val="white"/>
          <w:lang w:val="sv-SE"/>
        </w:rPr>
        <w:t>_list</w:t>
      </w:r>
    </w:p>
    <w:p w14:paraId="43038C6F" w14:textId="15E1AE0B" w:rsidR="00F023DC" w:rsidRDefault="00F023DC" w:rsidP="00F91A23">
      <w:pPr>
        <w:pStyle w:val="Code"/>
        <w:rPr>
          <w:highlight w:val="white"/>
          <w:lang w:val="sv-SE"/>
        </w:rPr>
      </w:pPr>
      <w:r>
        <w:rPr>
          <w:highlight w:val="white"/>
          <w:lang w:val="sv-SE"/>
        </w:rPr>
        <w:t xml:space="preserve">%type &lt;obj&gt; </w:t>
      </w:r>
      <w:r w:rsidR="002F35C1">
        <w:rPr>
          <w:highlight w:val="white"/>
          <w:lang w:val="sv-SE"/>
        </w:rPr>
        <w:t>initializer</w:t>
      </w:r>
    </w:p>
    <w:p w14:paraId="7A2F5936" w14:textId="77777777" w:rsidR="00F023DC" w:rsidRDefault="00F023DC" w:rsidP="00F91A23">
      <w:pPr>
        <w:pStyle w:val="Code"/>
        <w:rPr>
          <w:highlight w:val="white"/>
          <w:lang w:val="sv-SE"/>
        </w:rPr>
      </w:pPr>
    </w:p>
    <w:p w14:paraId="057E531F" w14:textId="559AA24C" w:rsidR="00F023DC" w:rsidRDefault="00F023DC" w:rsidP="00F91A23">
      <w:pPr>
        <w:pStyle w:val="Code"/>
        <w:rPr>
          <w:highlight w:val="white"/>
          <w:lang w:val="sv-SE"/>
        </w:rPr>
      </w:pPr>
      <w:r>
        <w:rPr>
          <w:highlight w:val="white"/>
          <w:lang w:val="sv-SE"/>
        </w:rPr>
        <w:t>%type &lt;type&gt; type_name</w:t>
      </w:r>
    </w:p>
    <w:p w14:paraId="285132B9" w14:textId="77777777" w:rsidR="002B0610" w:rsidRDefault="002B0610" w:rsidP="00F91A23">
      <w:pPr>
        <w:pStyle w:val="Code"/>
        <w:rPr>
          <w:highlight w:val="white"/>
          <w:lang w:val="sv-SE"/>
        </w:rPr>
      </w:pPr>
    </w:p>
    <w:p w14:paraId="5A479252" w14:textId="2911EAD4"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&gt; abstract_</w:t>
      </w:r>
      <w:r w:rsidR="00AB7DF5">
        <w:rPr>
          <w:highlight w:val="white"/>
          <w:lang w:val="sv-SE"/>
        </w:rPr>
        <w:t>pointer_declarator</w:t>
      </w:r>
      <w:r>
        <w:rPr>
          <w:highlight w:val="white"/>
          <w:lang w:val="sv-SE"/>
        </w:rPr>
        <w:t xml:space="preserve"> direct_abstract_</w:t>
      </w:r>
      <w:r w:rsidR="00AB7DF5">
        <w:rPr>
          <w:highlight w:val="white"/>
          <w:lang w:val="sv-SE"/>
        </w:rPr>
        <w:t>pointer_declarator</w:t>
      </w:r>
    </w:p>
    <w:p w14:paraId="06C52743" w14:textId="77777777" w:rsidR="00F023DC" w:rsidRPr="007510C0" w:rsidRDefault="00F023DC" w:rsidP="007510C0">
      <w:pPr>
        <w:pStyle w:val="Code"/>
        <w:rPr>
          <w:highlight w:val="white"/>
        </w:rPr>
      </w:pPr>
    </w:p>
    <w:p w14:paraId="5902C9D6" w14:textId="77777777" w:rsidR="007510C0" w:rsidRPr="007510C0" w:rsidRDefault="007510C0" w:rsidP="007510C0">
      <w:pPr>
        <w:pStyle w:val="Code"/>
        <w:rPr>
          <w:highlight w:val="white"/>
        </w:rPr>
      </w:pPr>
      <w:r w:rsidRPr="007510C0">
        <w:rPr>
          <w:highlight w:val="white"/>
        </w:rPr>
        <w:t>%type &lt;middleOperator&gt; assignment_operator equality_operator</w:t>
      </w:r>
    </w:p>
    <w:p w14:paraId="23DE746B" w14:textId="77777777" w:rsidR="00805749" w:rsidRDefault="00805749" w:rsidP="00805749">
      <w:pPr>
        <w:pStyle w:val="Code"/>
        <w:rPr>
          <w:highlight w:val="white"/>
          <w:lang w:val="sv-SE"/>
        </w:rPr>
      </w:pPr>
      <w:r>
        <w:rPr>
          <w:highlight w:val="white"/>
          <w:lang w:val="sv-SE"/>
        </w:rPr>
        <w:t xml:space="preserve">                       relation_operator add_operator shift_operator </w:t>
      </w:r>
    </w:p>
    <w:p w14:paraId="111BB113" w14:textId="77777777" w:rsidR="007510C0" w:rsidRPr="007510C0" w:rsidRDefault="007510C0" w:rsidP="007510C0">
      <w:pPr>
        <w:pStyle w:val="Code"/>
        <w:rPr>
          <w:highlight w:val="white"/>
        </w:rPr>
      </w:pPr>
      <w:r w:rsidRPr="007510C0">
        <w:rPr>
          <w:highlight w:val="white"/>
        </w:rPr>
        <w:t xml:space="preserve">                       multiply_operator prefix_add_operator</w:t>
      </w:r>
    </w:p>
    <w:p w14:paraId="6E64EBCF" w14:textId="77777777" w:rsidR="007510C0" w:rsidRPr="007510C0" w:rsidRDefault="007510C0" w:rsidP="007510C0">
      <w:pPr>
        <w:pStyle w:val="Code"/>
        <w:rPr>
          <w:highlight w:val="white"/>
        </w:rPr>
      </w:pPr>
      <w:r w:rsidRPr="007510C0">
        <w:rPr>
          <w:highlight w:val="white"/>
        </w:rPr>
        <w:t xml:space="preserve">                       increment_operator</w:t>
      </w:r>
    </w:p>
    <w:p w14:paraId="6E7D3026" w14:textId="77777777" w:rsidR="00F023DC" w:rsidRPr="007510C0" w:rsidRDefault="00F023DC" w:rsidP="007510C0">
      <w:pPr>
        <w:pStyle w:val="Code"/>
        <w:rPr>
          <w:highlight w:val="white"/>
        </w:rPr>
      </w:pPr>
    </w:p>
    <w:p w14:paraId="53AD01DD" w14:textId="77777777" w:rsidR="00F023DC" w:rsidRDefault="00F023DC" w:rsidP="00F91A23">
      <w:pPr>
        <w:pStyle w:val="Code"/>
        <w:rPr>
          <w:highlight w:val="white"/>
          <w:lang w:val="sv-SE"/>
        </w:rPr>
      </w:pPr>
      <w:r>
        <w:rPr>
          <w:highlight w:val="white"/>
          <w:lang w:val="sv-SE"/>
        </w:rPr>
        <w:t>%type &lt;expression&gt; optional_constant_integral_expression</w:t>
      </w:r>
    </w:p>
    <w:p w14:paraId="2F2D5008" w14:textId="77777777" w:rsidR="00F023DC" w:rsidRDefault="00F023DC" w:rsidP="00F91A23">
      <w:pPr>
        <w:pStyle w:val="Code"/>
        <w:rPr>
          <w:highlight w:val="white"/>
          <w:lang w:val="sv-SE"/>
        </w:rPr>
      </w:pPr>
      <w:r>
        <w:rPr>
          <w:highlight w:val="white"/>
          <w:lang w:val="sv-SE"/>
        </w:rPr>
        <w:t xml:space="preserve">                   constant_integral_expression optional_expression</w:t>
      </w:r>
    </w:p>
    <w:p w14:paraId="78640716" w14:textId="77777777" w:rsidR="00F023DC" w:rsidRDefault="00F023DC" w:rsidP="00F91A23">
      <w:pPr>
        <w:pStyle w:val="Code"/>
        <w:rPr>
          <w:highlight w:val="white"/>
          <w:lang w:val="sv-SE"/>
        </w:rPr>
      </w:pPr>
      <w:r>
        <w:rPr>
          <w:highlight w:val="white"/>
          <w:lang w:val="sv-SE"/>
        </w:rPr>
        <w:t xml:space="preserve">                   expression assignment_expression</w:t>
      </w:r>
    </w:p>
    <w:p w14:paraId="3070E26F" w14:textId="77777777" w:rsidR="00F023DC" w:rsidRDefault="00F023DC" w:rsidP="00F91A23">
      <w:pPr>
        <w:pStyle w:val="Code"/>
        <w:rPr>
          <w:highlight w:val="white"/>
          <w:lang w:val="sv-SE"/>
        </w:rPr>
      </w:pPr>
      <w:r>
        <w:rPr>
          <w:highlight w:val="white"/>
          <w:lang w:val="sv-SE"/>
        </w:rPr>
        <w:t xml:space="preserve">                   condition_expression logical_or_expression</w:t>
      </w:r>
    </w:p>
    <w:p w14:paraId="75AB9782" w14:textId="074F5095" w:rsidR="00F023DC" w:rsidRDefault="00F023DC" w:rsidP="00F91A23">
      <w:pPr>
        <w:pStyle w:val="Code"/>
        <w:rPr>
          <w:highlight w:val="white"/>
          <w:lang w:val="sv-SE"/>
        </w:rPr>
      </w:pPr>
      <w:r>
        <w:rPr>
          <w:highlight w:val="white"/>
          <w:lang w:val="sv-SE"/>
        </w:rPr>
        <w:t xml:space="preserve">                   logical_and_expression </w:t>
      </w:r>
      <w:r w:rsidR="003165F5">
        <w:rPr>
          <w:highlight w:val="white"/>
          <w:lang w:val="sv-SE"/>
        </w:rPr>
        <w:t>BITWISE_OR</w:t>
      </w:r>
      <w:r>
        <w:rPr>
          <w:highlight w:val="white"/>
          <w:lang w:val="sv-SE"/>
        </w:rPr>
        <w:t>_expression</w:t>
      </w:r>
    </w:p>
    <w:p w14:paraId="52E0589A" w14:textId="77777777" w:rsidR="00F023DC" w:rsidRDefault="00F023DC" w:rsidP="00F91A23">
      <w:pPr>
        <w:pStyle w:val="Code"/>
        <w:rPr>
          <w:highlight w:val="white"/>
          <w:lang w:val="sv-SE"/>
        </w:rPr>
      </w:pPr>
      <w:r>
        <w:rPr>
          <w:highlight w:val="white"/>
          <w:lang w:val="sv-SE"/>
        </w:rPr>
        <w:t xml:space="preserve">                   bitwise_xor_expression bitwise_and_expression</w:t>
      </w:r>
    </w:p>
    <w:p w14:paraId="03B3E7E3" w14:textId="77777777" w:rsidR="00F023DC" w:rsidRDefault="00F023DC" w:rsidP="00F91A23">
      <w:pPr>
        <w:pStyle w:val="Code"/>
        <w:rPr>
          <w:highlight w:val="white"/>
          <w:lang w:val="sv-SE"/>
        </w:rPr>
      </w:pPr>
      <w:r>
        <w:rPr>
          <w:highlight w:val="white"/>
          <w:lang w:val="sv-SE"/>
        </w:rPr>
        <w:t xml:space="preserve">                   equality_expression relation_expression</w:t>
      </w:r>
    </w:p>
    <w:p w14:paraId="27D39E12" w14:textId="77777777" w:rsidR="00F023DC" w:rsidRDefault="00F023DC" w:rsidP="00F91A23">
      <w:pPr>
        <w:pStyle w:val="Code"/>
        <w:rPr>
          <w:highlight w:val="white"/>
          <w:lang w:val="sv-SE"/>
        </w:rPr>
      </w:pPr>
      <w:r>
        <w:rPr>
          <w:highlight w:val="white"/>
          <w:lang w:val="sv-SE"/>
        </w:rPr>
        <w:t xml:space="preserve">                   shift_expression add_expression</w:t>
      </w:r>
    </w:p>
    <w:p w14:paraId="7C63F1A0" w14:textId="67A08720" w:rsidR="00F023DC" w:rsidRDefault="00F023DC" w:rsidP="00F91A23">
      <w:pPr>
        <w:pStyle w:val="Code"/>
        <w:rPr>
          <w:highlight w:val="white"/>
          <w:lang w:val="sv-SE"/>
        </w:rPr>
      </w:pPr>
      <w:r>
        <w:rPr>
          <w:highlight w:val="white"/>
          <w:lang w:val="sv-SE"/>
        </w:rPr>
        <w:t xml:space="preserve">                   multiply_expression </w:t>
      </w:r>
      <w:r w:rsidR="00CA3A8B">
        <w:rPr>
          <w:highlight w:val="white"/>
          <w:lang w:val="sv-SE"/>
        </w:rPr>
        <w:t>type_cast_expression</w:t>
      </w:r>
    </w:p>
    <w:p w14:paraId="21398635" w14:textId="77777777" w:rsidR="00F023DC" w:rsidRDefault="00F023DC" w:rsidP="00F91A23">
      <w:pPr>
        <w:pStyle w:val="Code"/>
        <w:rPr>
          <w:highlight w:val="white"/>
          <w:lang w:val="sv-SE"/>
        </w:rPr>
      </w:pPr>
      <w:r>
        <w:rPr>
          <w:highlight w:val="white"/>
          <w:lang w:val="sv-SE"/>
        </w:rPr>
        <w:t xml:space="preserve">                   prefix_expression postfix_expression</w:t>
      </w:r>
    </w:p>
    <w:p w14:paraId="36DE5521" w14:textId="77777777" w:rsidR="00F023DC" w:rsidRDefault="00F023DC" w:rsidP="00F91A23">
      <w:pPr>
        <w:pStyle w:val="Code"/>
        <w:rPr>
          <w:highlight w:val="white"/>
          <w:lang w:val="sv-SE"/>
        </w:rPr>
      </w:pPr>
      <w:r>
        <w:rPr>
          <w:highlight w:val="white"/>
          <w:lang w:val="sv-SE"/>
        </w:rPr>
        <w:t xml:space="preserve">                   primary_expression</w:t>
      </w:r>
    </w:p>
    <w:p w14:paraId="0A749D78" w14:textId="77777777" w:rsidR="00F023DC" w:rsidRDefault="00F023DC" w:rsidP="00F91A23">
      <w:pPr>
        <w:pStyle w:val="Code"/>
        <w:rPr>
          <w:highlight w:val="white"/>
          <w:lang w:val="sv-SE"/>
        </w:rPr>
      </w:pPr>
    </w:p>
    <w:p w14:paraId="36C9CD33" w14:textId="77777777" w:rsidR="00F023DC" w:rsidRDefault="00F023DC" w:rsidP="00F91A23">
      <w:pPr>
        <w:pStyle w:val="Code"/>
        <w:rPr>
          <w:highlight w:val="white"/>
          <w:lang w:val="sv-SE"/>
        </w:rPr>
      </w:pPr>
      <w:r>
        <w:rPr>
          <w:highlight w:val="white"/>
          <w:lang w:val="sv-SE"/>
        </w:rPr>
        <w:t>%type &lt;statement&gt; optional_statement_list statement</w:t>
      </w:r>
    </w:p>
    <w:p w14:paraId="76D1F7BD" w14:textId="77777777" w:rsidR="00F023DC" w:rsidRDefault="00F023DC" w:rsidP="00F91A23">
      <w:pPr>
        <w:pStyle w:val="Code"/>
        <w:rPr>
          <w:highlight w:val="white"/>
          <w:lang w:val="sv-SE"/>
        </w:rPr>
      </w:pPr>
      <w:r>
        <w:rPr>
          <w:highlight w:val="white"/>
          <w:lang w:val="sv-SE"/>
        </w:rPr>
        <w:t xml:space="preserve">                  closed_statement opened_statement</w:t>
      </w:r>
    </w:p>
    <w:p w14:paraId="701A022C" w14:textId="77777777" w:rsidR="00F023DC" w:rsidRDefault="00F023DC" w:rsidP="00F91A23">
      <w:pPr>
        <w:pStyle w:val="Code"/>
        <w:rPr>
          <w:highlight w:val="white"/>
          <w:lang w:val="sv-SE"/>
        </w:rPr>
      </w:pPr>
    </w:p>
    <w:p w14:paraId="30D23D35" w14:textId="77777777" w:rsidR="00F023DC" w:rsidRDefault="00F023DC" w:rsidP="00F91A23">
      <w:pPr>
        <w:pStyle w:val="Code"/>
        <w:rPr>
          <w:highlight w:val="white"/>
          <w:lang w:val="sv-SE"/>
        </w:rPr>
      </w:pPr>
      <w:r>
        <w:rPr>
          <w:highlight w:val="white"/>
          <w:lang w:val="sv-SE"/>
        </w:rPr>
        <w:t>%type &lt;expression_list&gt; optional_argument_expression_list</w:t>
      </w:r>
    </w:p>
    <w:p w14:paraId="0C82F166" w14:textId="34E092D6" w:rsidR="00F023DC" w:rsidRDefault="00F023DC" w:rsidP="00F91A23">
      <w:pPr>
        <w:pStyle w:val="Code"/>
        <w:rPr>
          <w:highlight w:val="white"/>
          <w:lang w:val="sv-SE"/>
        </w:rPr>
      </w:pPr>
      <w:r>
        <w:rPr>
          <w:highlight w:val="white"/>
          <w:lang w:val="sv-SE"/>
        </w:rPr>
        <w:lastRenderedPageBreak/>
        <w:t xml:space="preserve">                        argument_expression_list</w:t>
      </w:r>
    </w:p>
    <w:p w14:paraId="6EF395FC" w14:textId="77777777" w:rsidR="000865C3" w:rsidRDefault="000865C3" w:rsidP="000865C3">
      <w:pPr>
        <w:pStyle w:val="Code"/>
        <w:rPr>
          <w:highlight w:val="white"/>
          <w:lang w:val="sv-SE"/>
        </w:rPr>
      </w:pPr>
    </w:p>
    <w:p w14:paraId="12CB0A43" w14:textId="125556E7" w:rsidR="000865C3" w:rsidRDefault="000865C3" w:rsidP="000865C3">
      <w:pPr>
        <w:pStyle w:val="Code"/>
        <w:rPr>
          <w:highlight w:val="white"/>
          <w:lang w:val="sv-SE"/>
        </w:rPr>
      </w:pPr>
      <w:r>
        <w:rPr>
          <w:highlight w:val="white"/>
          <w:lang w:val="sv-SE"/>
        </w:rPr>
        <w:t>%start translation_unit</w:t>
      </w:r>
    </w:p>
    <w:p w14:paraId="6729A76B" w14:textId="77777777" w:rsidR="00F023DC" w:rsidRPr="00EC76D5" w:rsidRDefault="00F023DC" w:rsidP="00E40B78">
      <w:pPr>
        <w:pStyle w:val="CodeHeader"/>
      </w:pPr>
    </w:p>
    <w:p w14:paraId="67C17C5E" w14:textId="03FDA647" w:rsidR="00F91A23" w:rsidRPr="000865C3" w:rsidRDefault="00E40B78" w:rsidP="00F91A23">
      <w:pPr>
        <w:pStyle w:val="Rubrik2"/>
      </w:pPr>
      <w:bookmarkStart w:id="50" w:name="_Toc481936147"/>
      <w:r w:rsidRPr="00EC76D5">
        <w:t>Declarations</w:t>
      </w:r>
      <w:bookmarkStart w:id="51" w:name="_Toc481936148"/>
      <w:bookmarkEnd w:id="50"/>
    </w:p>
    <w:p w14:paraId="04CD0821" w14:textId="77777777" w:rsidR="00F91A23" w:rsidRDefault="00F91A23" w:rsidP="00F91A23">
      <w:pPr>
        <w:pStyle w:val="Code"/>
        <w:rPr>
          <w:highlight w:val="white"/>
          <w:lang w:val="sv-SE"/>
        </w:rPr>
      </w:pPr>
      <w:r>
        <w:rPr>
          <w:highlight w:val="white"/>
          <w:lang w:val="sv-SE"/>
        </w:rPr>
        <w:t>%%</w:t>
      </w:r>
    </w:p>
    <w:p w14:paraId="48BD95A2" w14:textId="58A711B9" w:rsidR="00F91A23" w:rsidRPr="000865C3" w:rsidRDefault="007273E3" w:rsidP="007273E3">
      <w:r>
        <w:rPr>
          <w:highlight w:val="white"/>
          <w:lang w:val="sv-SE"/>
        </w:rPr>
        <w:t xml:space="preserve">Finally, we have reached the last </w:t>
      </w:r>
      <w:r w:rsidR="00D45448">
        <w:rPr>
          <w:highlight w:val="white"/>
          <w:lang w:val="sv-SE"/>
        </w:rPr>
        <w:t xml:space="preserve">(and largest) </w:t>
      </w:r>
      <w:r>
        <w:rPr>
          <w:highlight w:val="white"/>
          <w:lang w:val="sv-SE"/>
        </w:rPr>
        <w:t>part of the parser, where the rules are defined.</w:t>
      </w:r>
      <w:r w:rsidR="000865C3">
        <w:rPr>
          <w:highlight w:val="white"/>
          <w:lang w:val="sv-SE"/>
        </w:rPr>
        <w:t xml:space="preserve"> </w:t>
      </w:r>
      <w:ins w:id="52" w:author="Stefan Bjornander" w:date="2015-04-26T09:16:00Z">
        <w:r w:rsidR="000865C3" w:rsidRPr="00EC76D5">
          <w:t xml:space="preserve">The </w:t>
        </w:r>
        <w:r w:rsidR="000865C3" w:rsidRPr="00EC76D5">
          <w:rPr>
            <w:rStyle w:val="CodeInText"/>
            <w:color w:val="auto"/>
            <w:rPrChange w:id="53" w:author="Stefan Bjornander" w:date="2015-04-26T09:16:00Z">
              <w:rPr/>
            </w:rPrChange>
          </w:rPr>
          <w:t>translation_unit</w:t>
        </w:r>
        <w:r w:rsidR="000865C3" w:rsidRPr="00EC76D5">
          <w:t xml:space="preserve"> rule is the start of the grammar</w:t>
        </w:r>
      </w:ins>
      <w:r w:rsidR="000865C3">
        <w:t>, and represent the whole of a source code file.</w:t>
      </w:r>
    </w:p>
    <w:p w14:paraId="2C2231CF" w14:textId="77777777" w:rsidR="00F91A23" w:rsidRDefault="00F91A23" w:rsidP="00F91A23">
      <w:pPr>
        <w:pStyle w:val="Code"/>
        <w:rPr>
          <w:highlight w:val="white"/>
          <w:lang w:val="sv-SE"/>
        </w:rPr>
      </w:pPr>
      <w:r>
        <w:rPr>
          <w:highlight w:val="white"/>
          <w:lang w:val="sv-SE"/>
        </w:rPr>
        <w:t>translation_unit:</w:t>
      </w:r>
    </w:p>
    <w:p w14:paraId="36DD9064" w14:textId="77777777" w:rsidR="00F91A23" w:rsidRDefault="00F91A23" w:rsidP="00F91A23">
      <w:pPr>
        <w:pStyle w:val="Code"/>
        <w:rPr>
          <w:highlight w:val="white"/>
          <w:lang w:val="sv-SE"/>
        </w:rPr>
      </w:pPr>
      <w:r>
        <w:rPr>
          <w:highlight w:val="white"/>
          <w:lang w:val="sv-SE"/>
        </w:rPr>
        <w:t xml:space="preserve">    external_declaration</w:t>
      </w:r>
    </w:p>
    <w:p w14:paraId="6CF91D06" w14:textId="77777777" w:rsidR="00F91A23" w:rsidRDefault="00F91A23" w:rsidP="00F91A23">
      <w:pPr>
        <w:pStyle w:val="Code"/>
        <w:rPr>
          <w:highlight w:val="white"/>
          <w:lang w:val="sv-SE"/>
        </w:rPr>
      </w:pPr>
      <w:r>
        <w:rPr>
          <w:highlight w:val="white"/>
          <w:lang w:val="sv-SE"/>
        </w:rPr>
        <w:t xml:space="preserve">  | translation_unit external_declaration;</w:t>
      </w:r>
    </w:p>
    <w:p w14:paraId="2BDB6112" w14:textId="77777777" w:rsidR="00F91A23" w:rsidRDefault="00F91A23" w:rsidP="00F91A23">
      <w:pPr>
        <w:pStyle w:val="Code"/>
        <w:rPr>
          <w:highlight w:val="white"/>
          <w:lang w:val="sv-SE"/>
        </w:rPr>
      </w:pPr>
    </w:p>
    <w:p w14:paraId="1A27CCFA" w14:textId="77777777" w:rsidR="00F91A23" w:rsidRDefault="00F91A23" w:rsidP="00F91A23">
      <w:pPr>
        <w:pStyle w:val="Code"/>
        <w:rPr>
          <w:highlight w:val="white"/>
          <w:lang w:val="sv-SE"/>
        </w:rPr>
      </w:pPr>
      <w:r>
        <w:rPr>
          <w:highlight w:val="white"/>
          <w:lang w:val="sv-SE"/>
        </w:rPr>
        <w:t>external_declaration:</w:t>
      </w:r>
    </w:p>
    <w:p w14:paraId="03EF59B5" w14:textId="6F035DD3" w:rsidR="00F91A23" w:rsidRDefault="00F91A23" w:rsidP="00F91A23">
      <w:pPr>
        <w:pStyle w:val="Code"/>
        <w:rPr>
          <w:highlight w:val="white"/>
          <w:lang w:val="sv-SE"/>
        </w:rPr>
      </w:pPr>
      <w:r>
        <w:rPr>
          <w:highlight w:val="white"/>
          <w:lang w:val="sv-SE"/>
        </w:rPr>
        <w:t xml:space="preserve">    function_</w:t>
      </w:r>
      <w:r w:rsidR="00C37108">
        <w:rPr>
          <w:highlight w:val="white"/>
          <w:lang w:val="sv-SE"/>
        </w:rPr>
        <w:t>definition</w:t>
      </w:r>
    </w:p>
    <w:p w14:paraId="105121CA" w14:textId="77777777" w:rsidR="00F91A23" w:rsidRDefault="00F91A23" w:rsidP="00F91A23">
      <w:pPr>
        <w:pStyle w:val="Code"/>
        <w:rPr>
          <w:highlight w:val="white"/>
          <w:lang w:val="sv-SE"/>
        </w:rPr>
      </w:pPr>
      <w:r>
        <w:rPr>
          <w:highlight w:val="white"/>
          <w:lang w:val="sv-SE"/>
        </w:rPr>
        <w:t xml:space="preserve"> |  declaration;</w:t>
      </w:r>
    </w:p>
    <w:p w14:paraId="1D54A6EB" w14:textId="51E047AD" w:rsidR="00F91A23" w:rsidRDefault="00F91A23" w:rsidP="00F91A23">
      <w:pPr>
        <w:pStyle w:val="Code"/>
      </w:pPr>
    </w:p>
    <w:p w14:paraId="242AA6D2" w14:textId="080009FB" w:rsidR="00811E4E" w:rsidRDefault="00811E4E" w:rsidP="00811E4E">
      <w:r>
        <w:t>The rules of the parser calls corrensponding methods of the MiddleCodeGenerator class to perform type checking, build the symbol table, and generate the middle code.</w:t>
      </w:r>
    </w:p>
    <w:p w14:paraId="048B9909" w14:textId="58238C41" w:rsidR="00811E4E" w:rsidRDefault="00014E2E" w:rsidP="00014E2E">
      <w:pPr>
        <w:pStyle w:val="CodeHeader"/>
      </w:pPr>
      <w:r>
        <w:t>MiddleCodeGenerator.cs</w:t>
      </w:r>
    </w:p>
    <w:p w14:paraId="5FC526EB" w14:textId="77777777" w:rsidR="00003FF8" w:rsidRPr="00003FF8" w:rsidRDefault="00003FF8" w:rsidP="00003FF8">
      <w:pPr>
        <w:pStyle w:val="Code"/>
        <w:rPr>
          <w:highlight w:val="white"/>
        </w:rPr>
      </w:pPr>
      <w:r w:rsidRPr="00003FF8">
        <w:rPr>
          <w:highlight w:val="white"/>
        </w:rPr>
        <w:t>using System;</w:t>
      </w:r>
    </w:p>
    <w:p w14:paraId="2972E9ED" w14:textId="77777777" w:rsidR="00003FF8" w:rsidRPr="00003FF8" w:rsidRDefault="00003FF8" w:rsidP="00003FF8">
      <w:pPr>
        <w:pStyle w:val="Code"/>
        <w:rPr>
          <w:highlight w:val="white"/>
        </w:rPr>
      </w:pPr>
      <w:r w:rsidRPr="00003FF8">
        <w:rPr>
          <w:highlight w:val="white"/>
        </w:rPr>
        <w:t>using System.IO;</w:t>
      </w:r>
    </w:p>
    <w:p w14:paraId="3884F9CC" w14:textId="77777777" w:rsidR="00003FF8" w:rsidRPr="00003FF8" w:rsidRDefault="00003FF8" w:rsidP="00003FF8">
      <w:pPr>
        <w:pStyle w:val="Code"/>
        <w:rPr>
          <w:highlight w:val="white"/>
        </w:rPr>
      </w:pPr>
      <w:r w:rsidRPr="00003FF8">
        <w:rPr>
          <w:highlight w:val="white"/>
        </w:rPr>
        <w:t>using System.Linq;</w:t>
      </w:r>
    </w:p>
    <w:p w14:paraId="606FD2A3" w14:textId="77777777" w:rsidR="00003FF8" w:rsidRPr="00003FF8" w:rsidRDefault="00003FF8" w:rsidP="00003FF8">
      <w:pPr>
        <w:pStyle w:val="Code"/>
        <w:rPr>
          <w:highlight w:val="white"/>
        </w:rPr>
      </w:pPr>
      <w:r w:rsidRPr="00003FF8">
        <w:rPr>
          <w:highlight w:val="white"/>
        </w:rPr>
        <w:t>using System.Numerics;</w:t>
      </w:r>
    </w:p>
    <w:p w14:paraId="3CF094A7" w14:textId="77777777" w:rsidR="00003FF8" w:rsidRPr="00003FF8" w:rsidRDefault="00003FF8" w:rsidP="00003FF8">
      <w:pPr>
        <w:pStyle w:val="Code"/>
        <w:rPr>
          <w:highlight w:val="white"/>
        </w:rPr>
      </w:pPr>
      <w:r w:rsidRPr="00003FF8">
        <w:rPr>
          <w:highlight w:val="white"/>
        </w:rPr>
        <w:t>using System.Collections.Generic;</w:t>
      </w:r>
    </w:p>
    <w:p w14:paraId="7483918C" w14:textId="77777777" w:rsidR="00003FF8" w:rsidRPr="00003FF8" w:rsidRDefault="00003FF8" w:rsidP="00003FF8">
      <w:pPr>
        <w:pStyle w:val="Code"/>
        <w:rPr>
          <w:highlight w:val="white"/>
        </w:rPr>
      </w:pPr>
    </w:p>
    <w:p w14:paraId="7673A19D" w14:textId="77777777" w:rsidR="00003FF8" w:rsidRPr="00003FF8" w:rsidRDefault="00003FF8" w:rsidP="00003FF8">
      <w:pPr>
        <w:pStyle w:val="Code"/>
        <w:rPr>
          <w:highlight w:val="white"/>
        </w:rPr>
      </w:pPr>
      <w:r w:rsidRPr="00003FF8">
        <w:rPr>
          <w:highlight w:val="white"/>
        </w:rPr>
        <w:t>namespace CCompiler {</w:t>
      </w:r>
    </w:p>
    <w:p w14:paraId="4D0C0AAE" w14:textId="77777777" w:rsidR="00003FF8" w:rsidRPr="00003FF8" w:rsidRDefault="00003FF8" w:rsidP="00003FF8">
      <w:pPr>
        <w:pStyle w:val="Code"/>
        <w:rPr>
          <w:highlight w:val="white"/>
        </w:rPr>
      </w:pPr>
      <w:r w:rsidRPr="00003FF8">
        <w:rPr>
          <w:highlight w:val="white"/>
        </w:rPr>
        <w:t xml:space="preserve">  public class MiddleCodeGenerator {</w:t>
      </w:r>
    </w:p>
    <w:p w14:paraId="68DE10B5" w14:textId="77777777" w:rsidR="008D6327" w:rsidRDefault="00003FF8" w:rsidP="00003FF8">
      <w:pPr>
        <w:pStyle w:val="Code"/>
        <w:rPr>
          <w:highlight w:val="white"/>
        </w:rPr>
      </w:pPr>
      <w:r w:rsidRPr="00003FF8">
        <w:rPr>
          <w:highlight w:val="white"/>
        </w:rPr>
        <w:t xml:space="preserve">    public static MiddleCode AddMiddleCode(List&lt;MiddleCode&gt; codeList,</w:t>
      </w:r>
    </w:p>
    <w:p w14:paraId="62029EC8" w14:textId="4A16ABA0" w:rsidR="00003FF8" w:rsidRPr="00003FF8" w:rsidRDefault="008D6327" w:rsidP="00003FF8">
      <w:pPr>
        <w:pStyle w:val="Code"/>
        <w:rPr>
          <w:highlight w:val="white"/>
        </w:rPr>
      </w:pPr>
      <w:r>
        <w:rPr>
          <w:highlight w:val="white"/>
        </w:rPr>
        <w:t xml:space="preserve">                            </w:t>
      </w:r>
      <w:r w:rsidR="00003FF8" w:rsidRPr="00003FF8">
        <w:rPr>
          <w:highlight w:val="white"/>
        </w:rPr>
        <w:t xml:space="preserve"> MiddleOperator op, object operand0 = null,</w:t>
      </w:r>
    </w:p>
    <w:p w14:paraId="19925C3D" w14:textId="6D243AE4" w:rsidR="00003FF8" w:rsidRPr="00003FF8" w:rsidRDefault="00003FF8" w:rsidP="00003FF8">
      <w:pPr>
        <w:pStyle w:val="Code"/>
        <w:rPr>
          <w:highlight w:val="white"/>
        </w:rPr>
      </w:pPr>
      <w:r w:rsidRPr="00003FF8">
        <w:rPr>
          <w:highlight w:val="white"/>
        </w:rPr>
        <w:t xml:space="preserve">                           </w:t>
      </w:r>
      <w:r w:rsidR="008D6327">
        <w:rPr>
          <w:highlight w:val="white"/>
        </w:rPr>
        <w:t xml:space="preserve"> </w:t>
      </w:r>
      <w:r w:rsidRPr="00003FF8">
        <w:rPr>
          <w:highlight w:val="white"/>
        </w:rPr>
        <w:t xml:space="preserve"> object operand1 = null, object operand2 = null)</w:t>
      </w:r>
      <w:r w:rsidR="000506A6">
        <w:rPr>
          <w:highlight w:val="white"/>
        </w:rPr>
        <w:t xml:space="preserve"> </w:t>
      </w:r>
      <w:r w:rsidRPr="00003FF8">
        <w:rPr>
          <w:highlight w:val="white"/>
        </w:rPr>
        <w:t>{</w:t>
      </w:r>
    </w:p>
    <w:p w14:paraId="1EE9541F" w14:textId="77777777" w:rsidR="00003FF8" w:rsidRPr="00003FF8" w:rsidRDefault="00003FF8" w:rsidP="00003FF8">
      <w:pPr>
        <w:pStyle w:val="Code"/>
        <w:rPr>
          <w:highlight w:val="white"/>
        </w:rPr>
      </w:pPr>
      <w:r w:rsidRPr="00003FF8">
        <w:rPr>
          <w:highlight w:val="white"/>
        </w:rPr>
        <w:t xml:space="preserve">      MiddleCode middleCode = new MiddleCode(op, operand0, operand1, operand2);</w:t>
      </w:r>
    </w:p>
    <w:p w14:paraId="784CF96F" w14:textId="77777777" w:rsidR="00003FF8" w:rsidRPr="00003FF8" w:rsidRDefault="00003FF8" w:rsidP="00003FF8">
      <w:pPr>
        <w:pStyle w:val="Code"/>
        <w:rPr>
          <w:highlight w:val="white"/>
        </w:rPr>
      </w:pPr>
      <w:r w:rsidRPr="00003FF8">
        <w:rPr>
          <w:highlight w:val="white"/>
        </w:rPr>
        <w:t xml:space="preserve">      codeList.Add(middleCode);</w:t>
      </w:r>
    </w:p>
    <w:p w14:paraId="3C09FECD" w14:textId="77777777" w:rsidR="00003FF8" w:rsidRPr="00003FF8" w:rsidRDefault="00003FF8" w:rsidP="00003FF8">
      <w:pPr>
        <w:pStyle w:val="Code"/>
        <w:rPr>
          <w:highlight w:val="white"/>
        </w:rPr>
      </w:pPr>
      <w:r w:rsidRPr="00003FF8">
        <w:rPr>
          <w:highlight w:val="white"/>
        </w:rPr>
        <w:t xml:space="preserve">      return middleCode;</w:t>
      </w:r>
    </w:p>
    <w:p w14:paraId="6680D277" w14:textId="77777777" w:rsidR="00003FF8" w:rsidRPr="00003FF8" w:rsidRDefault="00003FF8" w:rsidP="00003FF8">
      <w:pPr>
        <w:pStyle w:val="Code"/>
        <w:rPr>
          <w:highlight w:val="white"/>
        </w:rPr>
      </w:pPr>
      <w:r w:rsidRPr="00003FF8">
        <w:rPr>
          <w:highlight w:val="white"/>
        </w:rPr>
        <w:t xml:space="preserve">    }</w:t>
      </w:r>
    </w:p>
    <w:p w14:paraId="0F9DBF52" w14:textId="1B287076" w:rsidR="008412D7" w:rsidRDefault="008412D7" w:rsidP="008412D7">
      <w:pPr>
        <w:pStyle w:val="Rubrik3"/>
      </w:pPr>
      <w:r>
        <w:t>Backpatching</w:t>
      </w:r>
    </w:p>
    <w:p w14:paraId="66C876BF" w14:textId="1EB55E6A" w:rsidR="00003FF8" w:rsidRDefault="008412D7" w:rsidP="008B4833">
      <w:r>
        <w:t xml:space="preserve">When generating middle code, there are numerous </w:t>
      </w:r>
      <w:r w:rsidR="00CA623C">
        <w:t>occasions</w:t>
      </w:r>
      <w:r>
        <w:t xml:space="preserve"> that we generate</w:t>
      </w:r>
      <w:r w:rsidR="000216A5">
        <w:t xml:space="preserve"> jump</w:t>
      </w:r>
      <w:r w:rsidR="00C340DE">
        <w:t xml:space="preserve"> </w:t>
      </w:r>
      <w:r w:rsidR="000A5859">
        <w:t>instructions</w:t>
      </w:r>
      <w:r>
        <w:t xml:space="preserve"> without knowing where to jump. In those cases, we store the </w:t>
      </w:r>
      <w:r w:rsidR="000A5859">
        <w:t xml:space="preserve">instructions </w:t>
      </w:r>
      <w:r w:rsidR="000216A5">
        <w:t>in set</w:t>
      </w:r>
      <w:r w:rsidR="000A5859">
        <w:t>s</w:t>
      </w:r>
      <w:r w:rsidR="000216A5">
        <w:t xml:space="preserve"> and later go back and fill in the jump address. This </w:t>
      </w:r>
      <w:r w:rsidR="00737AEE">
        <w:t xml:space="preserve">process </w:t>
      </w:r>
      <w:r w:rsidR="000216A5">
        <w:t xml:space="preserve">is called </w:t>
      </w:r>
      <w:r w:rsidR="000216A5" w:rsidRPr="000216A5">
        <w:rPr>
          <w:i/>
          <w:iCs/>
        </w:rPr>
        <w:t>backpatching</w:t>
      </w:r>
      <w:r w:rsidR="000216A5">
        <w:t>.</w:t>
      </w:r>
    </w:p>
    <w:p w14:paraId="13938C5B" w14:textId="25CB4927" w:rsidR="00737AEE" w:rsidRDefault="00737AEE" w:rsidP="008B4833">
      <w:r>
        <w:t>The</w:t>
      </w:r>
      <w:r w:rsidR="000A5859">
        <w:t xml:space="preserve"> first</w:t>
      </w:r>
      <w:r>
        <w:t xml:space="preserve"> </w:t>
      </w:r>
      <w:r w:rsidR="000A5859" w:rsidRPr="000A5859">
        <w:rPr>
          <w:rStyle w:val="KeyWord0"/>
        </w:rPr>
        <w:t>Backpatch</w:t>
      </w:r>
      <w:r w:rsidR="000A5859">
        <w:t xml:space="preserve"> methods take set of jump instructions and a list of instructions, where </w:t>
      </w:r>
      <w:r w:rsidR="00A562A3">
        <w:t xml:space="preserve">its first instruction is the target of the jump instructions. If the list is empty, we add an empty instruction in order to make sure there is always </w:t>
      </w:r>
      <w:r w:rsidR="00AF6E72">
        <w:t xml:space="preserve">a jump target. Then we call the second </w:t>
      </w:r>
      <w:r w:rsidR="00AF6E72" w:rsidRPr="00AF6E72">
        <w:rPr>
          <w:rStyle w:val="KeyWord0"/>
        </w:rPr>
        <w:t>Backpatch</w:t>
      </w:r>
      <w:r w:rsidR="00AF6E72">
        <w:t xml:space="preserve"> method with the set of jump instruction and the target instruction.</w:t>
      </w:r>
    </w:p>
    <w:p w14:paraId="56317203" w14:textId="77777777" w:rsidR="00E67AF9" w:rsidRDefault="00E67AF9" w:rsidP="00E67AF9">
      <w:pPr>
        <w:pStyle w:val="CodeHeader"/>
      </w:pPr>
      <w:r>
        <w:t>MiddleCodeGenerator.cs</w:t>
      </w:r>
    </w:p>
    <w:p w14:paraId="73693D54" w14:textId="77777777" w:rsidR="00E67AF9" w:rsidRPr="00E67AF9" w:rsidRDefault="00E67AF9" w:rsidP="00E67AF9">
      <w:pPr>
        <w:pStyle w:val="Code"/>
        <w:rPr>
          <w:highlight w:val="white"/>
        </w:rPr>
      </w:pPr>
      <w:r w:rsidRPr="00E67AF9">
        <w:rPr>
          <w:highlight w:val="white"/>
        </w:rPr>
        <w:t xml:space="preserve">    public static void Backpatch(ISet&lt;MiddleCode&gt; sourceSet,</w:t>
      </w:r>
    </w:p>
    <w:p w14:paraId="2762AEA3" w14:textId="77777777" w:rsidR="00E67AF9" w:rsidRPr="00E67AF9" w:rsidRDefault="00E67AF9" w:rsidP="00E67AF9">
      <w:pPr>
        <w:pStyle w:val="Code"/>
        <w:rPr>
          <w:highlight w:val="white"/>
        </w:rPr>
      </w:pPr>
      <w:r w:rsidRPr="00E67AF9">
        <w:rPr>
          <w:highlight w:val="white"/>
        </w:rPr>
        <w:t xml:space="preserve">                                 List&lt;MiddleCode&gt; list) {</w:t>
      </w:r>
    </w:p>
    <w:p w14:paraId="0FD26515" w14:textId="77777777" w:rsidR="00E67AF9" w:rsidRPr="00E67AF9" w:rsidRDefault="00E67AF9" w:rsidP="00E67AF9">
      <w:pPr>
        <w:pStyle w:val="Code"/>
        <w:rPr>
          <w:highlight w:val="white"/>
        </w:rPr>
      </w:pPr>
      <w:r w:rsidRPr="00E67AF9">
        <w:rPr>
          <w:highlight w:val="white"/>
        </w:rPr>
        <w:t xml:space="preserve">      if (list.Count == 0) {</w:t>
      </w:r>
    </w:p>
    <w:p w14:paraId="157C7D25" w14:textId="77777777" w:rsidR="00E67AF9" w:rsidRPr="00E67AF9" w:rsidRDefault="00E67AF9" w:rsidP="00E67AF9">
      <w:pPr>
        <w:pStyle w:val="Code"/>
        <w:rPr>
          <w:highlight w:val="white"/>
        </w:rPr>
      </w:pPr>
      <w:r w:rsidRPr="00E67AF9">
        <w:rPr>
          <w:highlight w:val="white"/>
        </w:rPr>
        <w:t xml:space="preserve">        AddMiddleCode(list, MiddleOperator.Empty);</w:t>
      </w:r>
    </w:p>
    <w:p w14:paraId="63D9B5DA" w14:textId="77777777" w:rsidR="00E67AF9" w:rsidRPr="00E67AF9" w:rsidRDefault="00E67AF9" w:rsidP="00E67AF9">
      <w:pPr>
        <w:pStyle w:val="Code"/>
        <w:rPr>
          <w:highlight w:val="white"/>
        </w:rPr>
      </w:pPr>
      <w:r w:rsidRPr="00E67AF9">
        <w:rPr>
          <w:highlight w:val="white"/>
        </w:rPr>
        <w:lastRenderedPageBreak/>
        <w:t xml:space="preserve">      }</w:t>
      </w:r>
    </w:p>
    <w:p w14:paraId="32225BFD" w14:textId="77777777" w:rsidR="00E67AF9" w:rsidRPr="00E67AF9" w:rsidRDefault="00E67AF9" w:rsidP="00E67AF9">
      <w:pPr>
        <w:pStyle w:val="Code"/>
        <w:rPr>
          <w:highlight w:val="white"/>
        </w:rPr>
      </w:pPr>
    </w:p>
    <w:p w14:paraId="6B2FD30C" w14:textId="77777777" w:rsidR="00E67AF9" w:rsidRPr="00E67AF9" w:rsidRDefault="00E67AF9" w:rsidP="00E67AF9">
      <w:pPr>
        <w:pStyle w:val="Code"/>
        <w:rPr>
          <w:highlight w:val="white"/>
        </w:rPr>
      </w:pPr>
      <w:r w:rsidRPr="00E67AF9">
        <w:rPr>
          <w:highlight w:val="white"/>
        </w:rPr>
        <w:t xml:space="preserve">      Backpatch(sourceSet, list[0]);</w:t>
      </w:r>
    </w:p>
    <w:p w14:paraId="24C060E8" w14:textId="77777777" w:rsidR="00E67AF9" w:rsidRPr="00E67AF9" w:rsidRDefault="00E67AF9" w:rsidP="00E67AF9">
      <w:pPr>
        <w:pStyle w:val="Code"/>
        <w:rPr>
          <w:highlight w:val="white"/>
        </w:rPr>
      </w:pPr>
      <w:r w:rsidRPr="00E67AF9">
        <w:rPr>
          <w:highlight w:val="white"/>
        </w:rPr>
        <w:t xml:space="preserve">    }</w:t>
      </w:r>
    </w:p>
    <w:p w14:paraId="03526D57" w14:textId="7D2F64DC" w:rsidR="00E67AF9" w:rsidRPr="00E67AF9" w:rsidRDefault="00913287" w:rsidP="00913287">
      <w:pPr>
        <w:rPr>
          <w:highlight w:val="white"/>
        </w:rPr>
      </w:pPr>
      <w:r>
        <w:rPr>
          <w:highlight w:val="white"/>
        </w:rPr>
        <w:t xml:space="preserve">The second </w:t>
      </w:r>
      <w:r w:rsidRPr="00A176B6">
        <w:rPr>
          <w:rStyle w:val="KeyWord0"/>
          <w:highlight w:val="white"/>
        </w:rPr>
        <w:t>Backpatch</w:t>
      </w:r>
      <w:r>
        <w:rPr>
          <w:highlight w:val="white"/>
        </w:rPr>
        <w:t xml:space="preserve"> method </w:t>
      </w:r>
      <w:r w:rsidR="00634A52">
        <w:rPr>
          <w:highlight w:val="white"/>
        </w:rPr>
        <w:t xml:space="preserve">iterates through the set </w:t>
      </w:r>
      <w:r w:rsidR="00383AD8">
        <w:rPr>
          <w:highlight w:val="white"/>
        </w:rPr>
        <w:t xml:space="preserve">of jump instructions and set </w:t>
      </w:r>
      <w:r w:rsidR="00BA2A9B">
        <w:rPr>
          <w:highlight w:val="white"/>
        </w:rPr>
        <w:t xml:space="preserve">its first operand </w:t>
      </w:r>
      <w:r w:rsidR="005250CB">
        <w:rPr>
          <w:highlight w:val="white"/>
        </w:rPr>
        <w:t xml:space="preserve">(index 0) to the target. </w:t>
      </w:r>
      <w:r w:rsidR="007B6068">
        <w:rPr>
          <w:highlight w:val="white"/>
        </w:rPr>
        <w:t xml:space="preserve">The first operand of each jump instruction is its </w:t>
      </w:r>
      <w:r w:rsidR="0096396E">
        <w:rPr>
          <w:highlight w:val="white"/>
        </w:rPr>
        <w:t>target</w:t>
      </w:r>
      <w:r w:rsidR="005250CB">
        <w:rPr>
          <w:highlight w:val="white"/>
        </w:rPr>
        <w:t xml:space="preserve"> address.</w:t>
      </w:r>
    </w:p>
    <w:p w14:paraId="6206AD0C" w14:textId="77777777" w:rsidR="00A72D72" w:rsidRPr="00A72D72" w:rsidRDefault="00A72D72" w:rsidP="00A72D72">
      <w:pPr>
        <w:pStyle w:val="Code"/>
        <w:rPr>
          <w:highlight w:val="white"/>
        </w:rPr>
      </w:pPr>
      <w:r w:rsidRPr="00A72D72">
        <w:rPr>
          <w:highlight w:val="white"/>
        </w:rPr>
        <w:t xml:space="preserve">    public static void Backpatch(ISet&lt;MiddleCode&gt; sourceSet,</w:t>
      </w:r>
    </w:p>
    <w:p w14:paraId="3529909F" w14:textId="77777777" w:rsidR="00A72D72" w:rsidRPr="00A72D72" w:rsidRDefault="00A72D72" w:rsidP="00A72D72">
      <w:pPr>
        <w:pStyle w:val="Code"/>
        <w:rPr>
          <w:highlight w:val="white"/>
        </w:rPr>
      </w:pPr>
      <w:r w:rsidRPr="00A72D72">
        <w:rPr>
          <w:highlight w:val="white"/>
        </w:rPr>
        <w:t xml:space="preserve">                                 MiddleCode target) {</w:t>
      </w:r>
    </w:p>
    <w:p w14:paraId="0E1131CC" w14:textId="77777777" w:rsidR="00A72D72" w:rsidRPr="00A72D72" w:rsidRDefault="00A72D72" w:rsidP="00A72D72">
      <w:pPr>
        <w:pStyle w:val="Code"/>
        <w:rPr>
          <w:highlight w:val="white"/>
        </w:rPr>
      </w:pPr>
      <w:r w:rsidRPr="00A72D72">
        <w:rPr>
          <w:highlight w:val="white"/>
        </w:rPr>
        <w:t xml:space="preserve">      foreach (MiddleCode source in sourceSet) {</w:t>
      </w:r>
    </w:p>
    <w:p w14:paraId="33698349" w14:textId="77777777" w:rsidR="00A72D72" w:rsidRPr="00A72D72" w:rsidRDefault="00A72D72" w:rsidP="00A72D72">
      <w:pPr>
        <w:pStyle w:val="Code"/>
        <w:rPr>
          <w:highlight w:val="white"/>
        </w:rPr>
      </w:pPr>
      <w:r w:rsidRPr="00A72D72">
        <w:rPr>
          <w:highlight w:val="white"/>
        </w:rPr>
        <w:t xml:space="preserve">        source[0] = target;</w:t>
      </w:r>
    </w:p>
    <w:p w14:paraId="71DE46AE" w14:textId="77777777" w:rsidR="00A72D72" w:rsidRPr="00A72D72" w:rsidRDefault="00A72D72" w:rsidP="00A72D72">
      <w:pPr>
        <w:pStyle w:val="Code"/>
        <w:rPr>
          <w:highlight w:val="white"/>
        </w:rPr>
      </w:pPr>
      <w:r w:rsidRPr="00A72D72">
        <w:rPr>
          <w:highlight w:val="white"/>
        </w:rPr>
        <w:t xml:space="preserve">      }</w:t>
      </w:r>
    </w:p>
    <w:p w14:paraId="774A8621" w14:textId="77777777" w:rsidR="00A72D72" w:rsidRPr="00A72D72" w:rsidRDefault="00A72D72" w:rsidP="00A72D72">
      <w:pPr>
        <w:pStyle w:val="Code"/>
        <w:rPr>
          <w:highlight w:val="white"/>
        </w:rPr>
      </w:pPr>
      <w:r w:rsidRPr="00A72D72">
        <w:rPr>
          <w:highlight w:val="white"/>
        </w:rPr>
        <w:t xml:space="preserve">    }</w:t>
      </w:r>
    </w:p>
    <w:p w14:paraId="3F7D676B" w14:textId="401B62AC" w:rsidR="00E40B78" w:rsidRPr="00EC76D5" w:rsidRDefault="00E40B78" w:rsidP="00E40B78">
      <w:pPr>
        <w:pStyle w:val="Rubrik3"/>
      </w:pPr>
      <w:r w:rsidRPr="00EC76D5">
        <w:t>Function</w:t>
      </w:r>
      <w:r w:rsidR="00015AA9" w:rsidRPr="00EC76D5">
        <w:t xml:space="preserve"> Def</w:t>
      </w:r>
      <w:r w:rsidR="002F35C1">
        <w:t>initializer</w:t>
      </w:r>
      <w:r w:rsidR="00015AA9" w:rsidRPr="00EC76D5">
        <w:t>ion</w:t>
      </w:r>
      <w:bookmarkEnd w:id="51"/>
    </w:p>
    <w:p w14:paraId="0A5DE93F" w14:textId="20834123" w:rsidR="004838CF" w:rsidRPr="003B52E5" w:rsidRDefault="004838CF" w:rsidP="004838CF">
      <w:r>
        <w:t xml:space="preserve">A function </w:t>
      </w:r>
      <w:r w:rsidR="00C37108">
        <w:t>definition</w:t>
      </w:r>
      <w:r>
        <w:t xml:space="preserve"> is made up by declarator, possible preceded by a declaration specifier list, followed by an optional declaration list, and a block with an optional statement list.</w:t>
      </w:r>
    </w:p>
    <w:p w14:paraId="48F54C49" w14:textId="0728A122" w:rsidR="00E40B78" w:rsidRDefault="00E40B78" w:rsidP="00E40B78">
      <w:r w:rsidRPr="00EC76D5">
        <w:t xml:space="preserve">A function </w:t>
      </w:r>
      <w:r w:rsidR="00C37108">
        <w:t>definition</w:t>
      </w:r>
      <w:r w:rsidRPr="00EC76D5">
        <w:t xml:space="preserve"> is made up by </w:t>
      </w:r>
      <w:r w:rsidR="00AB7DF5">
        <w:t>pointer_declarator</w:t>
      </w:r>
      <w:r w:rsidRPr="00EC76D5">
        <w:t>, possible preceded by a declaration specifier list, followed by an optional declaration list, and a block with an optional statement list.</w:t>
      </w:r>
    </w:p>
    <w:p w14:paraId="35EFA5F2" w14:textId="31135DDA" w:rsidR="006F33E6" w:rsidRDefault="006F33E6" w:rsidP="00E40B78">
      <w:r>
        <w:t xml:space="preserve">For instance, in the function below </w:t>
      </w:r>
      <w:r w:rsidR="00AE3821" w:rsidRPr="00877A7E">
        <w:rPr>
          <w:rStyle w:val="CodeInText0"/>
        </w:rPr>
        <w:t>unsigned long int</w:t>
      </w:r>
      <w:r w:rsidR="00AE3821">
        <w:t xml:space="preserve"> is the declaration specifier list, </w:t>
      </w:r>
      <w:r w:rsidR="00C52DCF">
        <w:rPr>
          <w:rStyle w:val="CodeInText0"/>
        </w:rPr>
        <w:t>square</w:t>
      </w:r>
      <w:r w:rsidR="00E667B3">
        <w:rPr>
          <w:rStyle w:val="CodeInText0"/>
        </w:rPr>
        <w:t>(</w:t>
      </w:r>
      <w:r w:rsidR="00C52DCF">
        <w:rPr>
          <w:rStyle w:val="CodeInText0"/>
        </w:rPr>
        <w:t>int value</w:t>
      </w:r>
      <w:r w:rsidR="00E667B3">
        <w:rPr>
          <w:rStyle w:val="CodeInText0"/>
        </w:rPr>
        <w:t>)</w:t>
      </w:r>
      <w:r w:rsidR="00E667B3">
        <w:t xml:space="preserve"> i</w:t>
      </w:r>
      <w:r w:rsidR="00AE3821">
        <w:t xml:space="preserve">s the </w:t>
      </w:r>
      <w:r w:rsidR="00AB7DF5">
        <w:t>pointer_declarator</w:t>
      </w:r>
      <w:r w:rsidR="00AE3821">
        <w:t xml:space="preserve">, and </w:t>
      </w:r>
      <w:r w:rsidR="00C52DCF">
        <w:rPr>
          <w:rStyle w:val="CodeInText0"/>
        </w:rPr>
        <w:t>return value * value</w:t>
      </w:r>
      <w:r w:rsidR="00AE3821">
        <w:t xml:space="preserve"> is the statement list.</w:t>
      </w:r>
    </w:p>
    <w:p w14:paraId="127BD720" w14:textId="24B50DFB" w:rsidR="006F33E6" w:rsidRDefault="006F33E6" w:rsidP="006F33E6">
      <w:pPr>
        <w:pStyle w:val="Code"/>
      </w:pPr>
      <w:r>
        <w:t>unsigned long int</w:t>
      </w:r>
      <w:r w:rsidR="00245F34">
        <w:t xml:space="preserve"> </w:t>
      </w:r>
      <w:r w:rsidR="00E667B3">
        <w:t>square</w:t>
      </w:r>
      <w:r w:rsidR="00245F34">
        <w:t xml:space="preserve">(int </w:t>
      </w:r>
      <w:r w:rsidR="00E667B3">
        <w:t>value</w:t>
      </w:r>
      <w:r w:rsidR="00245F34">
        <w:t xml:space="preserve">) { return </w:t>
      </w:r>
      <w:r w:rsidR="00E667B3">
        <w:t>val</w:t>
      </w:r>
      <w:r w:rsidR="00C52DCF">
        <w:t>u</w:t>
      </w:r>
      <w:r w:rsidR="00E667B3">
        <w:t xml:space="preserve">e * </w:t>
      </w:r>
      <w:r w:rsidR="00115C40">
        <w:t>value</w:t>
      </w:r>
      <w:r w:rsidR="00245F34">
        <w:t>; }</w:t>
      </w:r>
    </w:p>
    <w:p w14:paraId="34D7E1A6" w14:textId="7056D88D" w:rsidR="00DC749C" w:rsidRDefault="00DC749C" w:rsidP="00E40B78">
      <w:r>
        <w:t xml:space="preserve">In C, there are two ways to define a function, the old way where the parameter list hold holds the name of the parameters and where there types are defined afterwards, and new way where the parameter list holds the names and types of the parameters. In the following examples </w:t>
      </w:r>
      <w:r w:rsidRPr="00DC749C">
        <w:rPr>
          <w:rStyle w:val="KeyWord0"/>
        </w:rPr>
        <w:t>f</w:t>
      </w:r>
      <w:r>
        <w:t xml:space="preserve"> is defined by the old way and </w:t>
      </w:r>
      <w:r w:rsidRPr="00DC749C">
        <w:rPr>
          <w:rStyle w:val="KeyWord0"/>
        </w:rPr>
        <w:t>g</w:t>
      </w:r>
      <w:r>
        <w:t xml:space="preserve"> is defined by the new way.</w:t>
      </w:r>
    </w:p>
    <w:p w14:paraId="4EBE8365" w14:textId="3CEEB466" w:rsidR="00DC749C" w:rsidRDefault="00DC749C" w:rsidP="00DC749C">
      <w:pPr>
        <w:pStyle w:val="Code"/>
      </w:pPr>
      <w:r>
        <w:t>int f(a, b)</w:t>
      </w:r>
    </w:p>
    <w:p w14:paraId="614EC481" w14:textId="31430A1A" w:rsidR="00DC749C" w:rsidRDefault="00DC749C" w:rsidP="00DC749C">
      <w:pPr>
        <w:pStyle w:val="Code"/>
      </w:pPr>
      <w:r>
        <w:t>int a;</w:t>
      </w:r>
    </w:p>
    <w:p w14:paraId="56316430" w14:textId="7DA0A96F" w:rsidR="00DC749C" w:rsidRDefault="00DC749C" w:rsidP="00DC749C">
      <w:pPr>
        <w:pStyle w:val="Code"/>
      </w:pPr>
      <w:r>
        <w:t xml:space="preserve">double </w:t>
      </w:r>
      <w:r w:rsidR="000D3D38">
        <w:t>b</w:t>
      </w:r>
      <w:r>
        <w:t>; {</w:t>
      </w:r>
    </w:p>
    <w:p w14:paraId="3F60241C" w14:textId="6959A996" w:rsidR="00DC749C" w:rsidRDefault="00DC749C" w:rsidP="00DC749C">
      <w:pPr>
        <w:pStyle w:val="Code"/>
      </w:pPr>
      <w:r>
        <w:t xml:space="preserve">  return a + b;</w:t>
      </w:r>
    </w:p>
    <w:p w14:paraId="4D7CFA2A" w14:textId="4293A4E5" w:rsidR="00DC749C" w:rsidRDefault="00DC749C" w:rsidP="00DC749C">
      <w:pPr>
        <w:pStyle w:val="Code"/>
      </w:pPr>
      <w:r>
        <w:t>}</w:t>
      </w:r>
    </w:p>
    <w:p w14:paraId="3529C46D" w14:textId="797E80AC" w:rsidR="00DC749C" w:rsidRDefault="00DC749C" w:rsidP="00DC749C">
      <w:pPr>
        <w:pStyle w:val="Code"/>
      </w:pPr>
    </w:p>
    <w:p w14:paraId="124D9401" w14:textId="7DB0471B" w:rsidR="00DC749C" w:rsidRDefault="00DC749C" w:rsidP="00DC749C">
      <w:pPr>
        <w:pStyle w:val="Code"/>
      </w:pPr>
      <w:r>
        <w:t xml:space="preserve">int f(int a, </w:t>
      </w:r>
      <w:r w:rsidR="000D3D38">
        <w:t>double</w:t>
      </w:r>
      <w:r>
        <w:t xml:space="preserve"> </w:t>
      </w:r>
      <w:r w:rsidR="000D3D38">
        <w:t>b</w:t>
      </w:r>
      <w:r>
        <w:t>) {</w:t>
      </w:r>
    </w:p>
    <w:p w14:paraId="4533B272" w14:textId="6EA4BFEE" w:rsidR="00DC749C" w:rsidRDefault="00DC749C" w:rsidP="00DC749C">
      <w:pPr>
        <w:pStyle w:val="Code"/>
      </w:pPr>
      <w:r>
        <w:t xml:space="preserve">  return a + b;</w:t>
      </w:r>
    </w:p>
    <w:p w14:paraId="6B518F36" w14:textId="77777777" w:rsidR="00DC749C" w:rsidRDefault="00DC749C" w:rsidP="00DC749C">
      <w:pPr>
        <w:pStyle w:val="Code"/>
      </w:pPr>
      <w:r>
        <w:t>}</w:t>
      </w:r>
    </w:p>
    <w:p w14:paraId="516729CC" w14:textId="116318BD" w:rsidR="006F33E6" w:rsidRPr="00EC76D5" w:rsidRDefault="006F33E6" w:rsidP="00E40B78">
      <w:r>
        <w:t xml:space="preserve">The first part of the </w:t>
      </w:r>
      <w:r w:rsidR="00045C21">
        <w:t xml:space="preserve">function </w:t>
      </w:r>
      <w:r w:rsidR="00C37108">
        <w:t>definition</w:t>
      </w:r>
      <w:r w:rsidR="00045C21">
        <w:t xml:space="preserve"> rule </w:t>
      </w:r>
      <w:r w:rsidR="00907FF0">
        <w:t xml:space="preserve">handles the </w:t>
      </w:r>
      <w:r w:rsidR="00573CA6">
        <w:t xml:space="preserve">case where there is </w:t>
      </w:r>
      <w:r w:rsidR="00F96A8E">
        <w:t xml:space="preserve">specifier </w:t>
      </w:r>
      <w:r w:rsidR="00573CA6">
        <w:t>list of at least specifi</w:t>
      </w:r>
      <w:r w:rsidR="00F96A8E">
        <w:t>er</w:t>
      </w:r>
      <w:r w:rsidR="00573CA6">
        <w:t xml:space="preserve"> present.</w:t>
      </w:r>
      <w:r w:rsidR="0021134A">
        <w:t xml:space="preserve"> There </w:t>
      </w:r>
      <w:r w:rsidR="007F121C">
        <w:t>are</w:t>
      </w:r>
      <w:r w:rsidR="0021134A">
        <w:t xml:space="preserve"> three methods to handle the function </w:t>
      </w:r>
      <w:r w:rsidR="00C37108">
        <w:t>definition</w:t>
      </w:r>
      <w:r w:rsidR="00FB0CAC">
        <w:t xml:space="preserve">: </w:t>
      </w:r>
      <w:r w:rsidR="00FB0CAC" w:rsidRPr="00A126B6">
        <w:rPr>
          <w:rStyle w:val="KeyWord0"/>
        </w:rPr>
        <w:t>FunctionHeader</w:t>
      </w:r>
      <w:r w:rsidR="00FB0CAC">
        <w:t xml:space="preserve"> that </w:t>
      </w:r>
      <w:r w:rsidR="00DC749C">
        <w:t xml:space="preserve">XXX, </w:t>
      </w:r>
      <w:r w:rsidR="00DC749C" w:rsidRPr="00416347">
        <w:rPr>
          <w:rStyle w:val="KeyWord0"/>
        </w:rPr>
        <w:t>CheckFunctionDef</w:t>
      </w:r>
      <w:r w:rsidR="002F35C1">
        <w:rPr>
          <w:rStyle w:val="KeyWord0"/>
        </w:rPr>
        <w:t>initializer</w:t>
      </w:r>
      <w:r w:rsidR="00DC749C" w:rsidRPr="00416347">
        <w:rPr>
          <w:rStyle w:val="KeyWord0"/>
        </w:rPr>
        <w:t>ion</w:t>
      </w:r>
      <w:r w:rsidR="00DC749C">
        <w:t xml:space="preserve"> that makes sure the </w:t>
      </w:r>
      <w:r w:rsidR="003E21E6">
        <w:t>function is defined in either the old or new way</w:t>
      </w:r>
      <w:r w:rsidR="00416347">
        <w:t xml:space="preserve">, and </w:t>
      </w:r>
      <w:r w:rsidR="00416347" w:rsidRPr="00416347">
        <w:rPr>
          <w:rStyle w:val="KeyWord0"/>
        </w:rPr>
        <w:t>FunctionEnd</w:t>
      </w:r>
      <w:r w:rsidR="00416347">
        <w:t xml:space="preserve"> that </w:t>
      </w:r>
      <w:r w:rsidR="0062017F">
        <w:t>generates the assembly code of the function and saves it in the static set.</w:t>
      </w:r>
    </w:p>
    <w:p w14:paraId="057C7340" w14:textId="1981A080" w:rsidR="00E40B78" w:rsidRPr="00EC76D5" w:rsidRDefault="002E67B8" w:rsidP="00E40B78">
      <w:pPr>
        <w:pStyle w:val="CodeHeader"/>
      </w:pPr>
      <w:r>
        <w:t>MainParser.gppg</w:t>
      </w:r>
    </w:p>
    <w:p w14:paraId="5E945006" w14:textId="49D5BA32" w:rsidR="005642E5" w:rsidRDefault="005642E5" w:rsidP="005642E5">
      <w:pPr>
        <w:pStyle w:val="Code"/>
        <w:rPr>
          <w:highlight w:val="white"/>
          <w:lang w:val="sv-SE"/>
        </w:rPr>
      </w:pPr>
      <w:r>
        <w:rPr>
          <w:highlight w:val="white"/>
          <w:lang w:val="sv-SE"/>
        </w:rPr>
        <w:t>function_</w:t>
      </w:r>
      <w:r w:rsidR="00C37108">
        <w:rPr>
          <w:highlight w:val="white"/>
          <w:lang w:val="sv-SE"/>
        </w:rPr>
        <w:t>definition</w:t>
      </w:r>
      <w:r>
        <w:rPr>
          <w:highlight w:val="white"/>
          <w:lang w:val="sv-SE"/>
        </w:rPr>
        <w:t>:</w:t>
      </w:r>
    </w:p>
    <w:p w14:paraId="7ACED1BD" w14:textId="6FB1A94A" w:rsidR="005642E5" w:rsidRDefault="005642E5" w:rsidP="005642E5">
      <w:pPr>
        <w:pStyle w:val="Code"/>
        <w:rPr>
          <w:highlight w:val="white"/>
          <w:lang w:val="sv-SE"/>
        </w:rPr>
      </w:pPr>
      <w:r>
        <w:rPr>
          <w:highlight w:val="white"/>
          <w:lang w:val="sv-SE"/>
        </w:rPr>
        <w:t xml:space="preserve">    declaration_specifier_list_x </w:t>
      </w:r>
      <w:r w:rsidR="00AB7DF5">
        <w:rPr>
          <w:highlight w:val="white"/>
          <w:lang w:val="sv-SE"/>
        </w:rPr>
        <w:t>pointer_declarator</w:t>
      </w:r>
      <w:r>
        <w:rPr>
          <w:highlight w:val="white"/>
          <w:lang w:val="sv-SE"/>
        </w:rPr>
        <w:t xml:space="preserve"> {</w:t>
      </w:r>
    </w:p>
    <w:p w14:paraId="6B513E83" w14:textId="77777777" w:rsidR="005642E5" w:rsidRDefault="005642E5" w:rsidP="005642E5">
      <w:pPr>
        <w:pStyle w:val="Code"/>
        <w:rPr>
          <w:highlight w:val="white"/>
          <w:lang w:val="sv-SE"/>
        </w:rPr>
      </w:pPr>
      <w:r>
        <w:rPr>
          <w:highlight w:val="white"/>
          <w:lang w:val="sv-SE"/>
        </w:rPr>
        <w:t xml:space="preserve">      MiddleCodeGenerator.FunctionHeader</w:t>
      </w:r>
    </w:p>
    <w:p w14:paraId="26D8155D" w14:textId="77777777" w:rsidR="005642E5" w:rsidRDefault="005642E5" w:rsidP="005642E5">
      <w:pPr>
        <w:pStyle w:val="Code"/>
        <w:rPr>
          <w:highlight w:val="white"/>
          <w:lang w:val="sv-SE"/>
        </w:rPr>
      </w:pPr>
      <w:r>
        <w:rPr>
          <w:highlight w:val="white"/>
          <w:lang w:val="sv-SE"/>
        </w:rPr>
        <w:t xml:space="preserve">        (SpecifierStack.Pop(), $2);</w:t>
      </w:r>
    </w:p>
    <w:p w14:paraId="4AB8484F" w14:textId="77777777" w:rsidR="005642E5" w:rsidRDefault="005642E5" w:rsidP="005642E5">
      <w:pPr>
        <w:pStyle w:val="Code"/>
        <w:rPr>
          <w:highlight w:val="white"/>
          <w:lang w:val="sv-SE"/>
        </w:rPr>
      </w:pPr>
      <w:r>
        <w:rPr>
          <w:highlight w:val="white"/>
          <w:lang w:val="sv-SE"/>
        </w:rPr>
        <w:t xml:space="preserve">    }</w:t>
      </w:r>
    </w:p>
    <w:p w14:paraId="1ABAC908" w14:textId="77777777" w:rsidR="005642E5" w:rsidRDefault="005642E5" w:rsidP="005642E5">
      <w:pPr>
        <w:pStyle w:val="Code"/>
        <w:rPr>
          <w:highlight w:val="white"/>
          <w:lang w:val="sv-SE"/>
        </w:rPr>
      </w:pPr>
      <w:r>
        <w:rPr>
          <w:highlight w:val="white"/>
          <w:lang w:val="sv-SE"/>
        </w:rPr>
        <w:t xml:space="preserve">    optional_declaration_list {</w:t>
      </w:r>
    </w:p>
    <w:p w14:paraId="0ABEF294" w14:textId="2D480562" w:rsidR="005642E5" w:rsidRDefault="005642E5" w:rsidP="005642E5">
      <w:pPr>
        <w:pStyle w:val="Code"/>
        <w:rPr>
          <w:highlight w:val="white"/>
          <w:lang w:val="sv-SE"/>
        </w:rPr>
      </w:pPr>
      <w:r>
        <w:rPr>
          <w:highlight w:val="white"/>
          <w:lang w:val="sv-SE"/>
        </w:rPr>
        <w:t xml:space="preserve">      MiddleCodeGenerator.CheckFunctionDef</w:t>
      </w:r>
      <w:r w:rsidR="002F35C1">
        <w:rPr>
          <w:highlight w:val="white"/>
          <w:lang w:val="sv-SE"/>
        </w:rPr>
        <w:t>initializer</w:t>
      </w:r>
      <w:r>
        <w:rPr>
          <w:highlight w:val="white"/>
          <w:lang w:val="sv-SE"/>
        </w:rPr>
        <w:t>ion();</w:t>
      </w:r>
    </w:p>
    <w:p w14:paraId="5A6CD3DB" w14:textId="77777777" w:rsidR="005642E5" w:rsidRDefault="005642E5" w:rsidP="005642E5">
      <w:pPr>
        <w:pStyle w:val="Code"/>
        <w:rPr>
          <w:highlight w:val="white"/>
          <w:lang w:val="sv-SE"/>
        </w:rPr>
      </w:pPr>
      <w:r>
        <w:rPr>
          <w:highlight w:val="white"/>
          <w:lang w:val="sv-SE"/>
        </w:rPr>
        <w:t xml:space="preserve">    }</w:t>
      </w:r>
    </w:p>
    <w:p w14:paraId="1C086C53"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0A3077FC" w14:textId="77777777" w:rsidR="005642E5" w:rsidRDefault="005642E5" w:rsidP="005642E5">
      <w:pPr>
        <w:pStyle w:val="Code"/>
        <w:rPr>
          <w:highlight w:val="white"/>
          <w:lang w:val="sv-SE"/>
        </w:rPr>
      </w:pPr>
      <w:r>
        <w:rPr>
          <w:highlight w:val="white"/>
          <w:lang w:val="sv-SE"/>
        </w:rPr>
        <w:lastRenderedPageBreak/>
        <w:t xml:space="preserve">      MiddleCodeGenerator.BackpatchGoto();</w:t>
      </w:r>
    </w:p>
    <w:p w14:paraId="0077AB22" w14:textId="77777777" w:rsidR="005642E5" w:rsidRDefault="005642E5" w:rsidP="005642E5">
      <w:pPr>
        <w:pStyle w:val="Code"/>
        <w:rPr>
          <w:highlight w:val="white"/>
          <w:lang w:val="sv-SE"/>
        </w:rPr>
      </w:pPr>
      <w:r>
        <w:rPr>
          <w:highlight w:val="white"/>
          <w:lang w:val="sv-SE"/>
        </w:rPr>
        <w:t xml:space="preserve">      MiddleCodeGenerator.FunctionEnd($7);</w:t>
      </w:r>
    </w:p>
    <w:p w14:paraId="09ECEDC1" w14:textId="2199EF36" w:rsidR="005642E5" w:rsidRDefault="005642E5" w:rsidP="005642E5">
      <w:pPr>
        <w:pStyle w:val="Code"/>
        <w:rPr>
          <w:highlight w:val="white"/>
          <w:lang w:val="sv-SE"/>
        </w:rPr>
      </w:pPr>
      <w:r>
        <w:rPr>
          <w:highlight w:val="white"/>
          <w:lang w:val="sv-SE"/>
        </w:rPr>
        <w:t xml:space="preserve">    };</w:t>
      </w:r>
    </w:p>
    <w:p w14:paraId="297AA8E2" w14:textId="09EFEEF3" w:rsidR="00766F5D" w:rsidRDefault="00766F5D" w:rsidP="00766F5D">
      <w:pPr>
        <w:rPr>
          <w:highlight w:val="white"/>
          <w:lang w:val="sv-SE"/>
        </w:rPr>
      </w:pPr>
      <w:r>
        <w:rPr>
          <w:highlight w:val="white"/>
          <w:lang w:val="sv-SE"/>
        </w:rPr>
        <w:t xml:space="preserve">The second rule handles the case where there is no spcifier list. In that case, </w:t>
      </w:r>
      <w:r w:rsidR="00160459">
        <w:rPr>
          <w:highlight w:val="white"/>
          <w:lang w:val="sv-SE"/>
        </w:rPr>
        <w:t>the function return type is assumed to be signed int.</w:t>
      </w:r>
    </w:p>
    <w:p w14:paraId="6169B3A5" w14:textId="76A30A96" w:rsidR="005642E5" w:rsidRDefault="005642E5" w:rsidP="005642E5">
      <w:pPr>
        <w:pStyle w:val="Code"/>
        <w:rPr>
          <w:highlight w:val="white"/>
          <w:lang w:val="sv-SE"/>
        </w:rPr>
      </w:pPr>
      <w:r>
        <w:rPr>
          <w:highlight w:val="white"/>
          <w:lang w:val="sv-SE"/>
        </w:rPr>
        <w:t xml:space="preserve">  | </w:t>
      </w:r>
      <w:r w:rsidR="00AB7DF5">
        <w:rPr>
          <w:highlight w:val="white"/>
          <w:lang w:val="sv-SE"/>
        </w:rPr>
        <w:t>pointer_declarator</w:t>
      </w:r>
      <w:r>
        <w:rPr>
          <w:highlight w:val="white"/>
          <w:lang w:val="sv-SE"/>
        </w:rPr>
        <w:t xml:space="preserve"> {</w:t>
      </w:r>
    </w:p>
    <w:p w14:paraId="2F1D9E91" w14:textId="77777777" w:rsidR="005642E5" w:rsidRDefault="005642E5" w:rsidP="005642E5">
      <w:pPr>
        <w:pStyle w:val="Code"/>
        <w:rPr>
          <w:highlight w:val="white"/>
          <w:lang w:val="sv-SE"/>
        </w:rPr>
      </w:pPr>
      <w:r>
        <w:rPr>
          <w:highlight w:val="white"/>
          <w:lang w:val="sv-SE"/>
        </w:rPr>
        <w:t xml:space="preserve">      MiddleCodeGenerator.FunctionHeader(null, $1);</w:t>
      </w:r>
    </w:p>
    <w:p w14:paraId="1E58E5C3" w14:textId="77777777" w:rsidR="005642E5" w:rsidRDefault="005642E5" w:rsidP="005642E5">
      <w:pPr>
        <w:pStyle w:val="Code"/>
        <w:rPr>
          <w:highlight w:val="white"/>
          <w:lang w:val="sv-SE"/>
        </w:rPr>
      </w:pPr>
      <w:r>
        <w:rPr>
          <w:highlight w:val="white"/>
          <w:lang w:val="sv-SE"/>
        </w:rPr>
        <w:t xml:space="preserve">    }</w:t>
      </w:r>
    </w:p>
    <w:p w14:paraId="53732F73" w14:textId="77777777" w:rsidR="005642E5" w:rsidRDefault="005642E5" w:rsidP="005642E5">
      <w:pPr>
        <w:pStyle w:val="Code"/>
        <w:rPr>
          <w:highlight w:val="white"/>
          <w:lang w:val="sv-SE"/>
        </w:rPr>
      </w:pPr>
      <w:r>
        <w:rPr>
          <w:highlight w:val="white"/>
          <w:lang w:val="sv-SE"/>
        </w:rPr>
        <w:t xml:space="preserve">    optional_declaration_list {</w:t>
      </w:r>
    </w:p>
    <w:p w14:paraId="04F01ECE" w14:textId="7AE5DE6E" w:rsidR="005642E5" w:rsidRDefault="005642E5" w:rsidP="005642E5">
      <w:pPr>
        <w:pStyle w:val="Code"/>
        <w:rPr>
          <w:highlight w:val="white"/>
          <w:lang w:val="sv-SE"/>
        </w:rPr>
      </w:pPr>
      <w:r>
        <w:rPr>
          <w:highlight w:val="white"/>
          <w:lang w:val="sv-SE"/>
        </w:rPr>
        <w:t xml:space="preserve">      MiddleCodeGenerator.CheckFunctionDef</w:t>
      </w:r>
      <w:r w:rsidR="002F35C1">
        <w:rPr>
          <w:highlight w:val="white"/>
          <w:lang w:val="sv-SE"/>
        </w:rPr>
        <w:t>initializer</w:t>
      </w:r>
      <w:r>
        <w:rPr>
          <w:highlight w:val="white"/>
          <w:lang w:val="sv-SE"/>
        </w:rPr>
        <w:t>ion();</w:t>
      </w:r>
    </w:p>
    <w:p w14:paraId="0ADA7804" w14:textId="77777777" w:rsidR="005642E5" w:rsidRDefault="005642E5" w:rsidP="005642E5">
      <w:pPr>
        <w:pStyle w:val="Code"/>
        <w:rPr>
          <w:highlight w:val="white"/>
          <w:lang w:val="sv-SE"/>
        </w:rPr>
      </w:pPr>
      <w:r>
        <w:rPr>
          <w:highlight w:val="white"/>
          <w:lang w:val="sv-SE"/>
        </w:rPr>
        <w:t xml:space="preserve">    }</w:t>
      </w:r>
    </w:p>
    <w:p w14:paraId="7A3AE740"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40C66C20" w14:textId="77777777" w:rsidR="005642E5" w:rsidRDefault="005642E5" w:rsidP="005642E5">
      <w:pPr>
        <w:pStyle w:val="Code"/>
        <w:rPr>
          <w:highlight w:val="white"/>
          <w:lang w:val="sv-SE"/>
        </w:rPr>
      </w:pPr>
      <w:r>
        <w:rPr>
          <w:highlight w:val="white"/>
          <w:lang w:val="sv-SE"/>
        </w:rPr>
        <w:t xml:space="preserve">      MiddleCodeGenerator.BackpatchGoto();</w:t>
      </w:r>
    </w:p>
    <w:p w14:paraId="172ED46E" w14:textId="77777777" w:rsidR="005642E5" w:rsidRDefault="005642E5" w:rsidP="005642E5">
      <w:pPr>
        <w:pStyle w:val="Code"/>
        <w:rPr>
          <w:highlight w:val="white"/>
          <w:lang w:val="sv-SE"/>
        </w:rPr>
      </w:pPr>
      <w:r>
        <w:rPr>
          <w:highlight w:val="white"/>
          <w:lang w:val="sv-SE"/>
        </w:rPr>
        <w:t xml:space="preserve">      MiddleCodeGenerator.FunctionEnd($6);</w:t>
      </w:r>
    </w:p>
    <w:p w14:paraId="7A983A67" w14:textId="77777777" w:rsidR="005642E5" w:rsidRDefault="005642E5" w:rsidP="005642E5">
      <w:pPr>
        <w:pStyle w:val="Code"/>
        <w:rPr>
          <w:highlight w:val="white"/>
          <w:lang w:val="sv-SE"/>
        </w:rPr>
      </w:pPr>
      <w:r>
        <w:rPr>
          <w:highlight w:val="white"/>
          <w:lang w:val="sv-SE"/>
        </w:rPr>
        <w:t xml:space="preserve">    };</w:t>
      </w:r>
    </w:p>
    <w:p w14:paraId="53CAC5B9" w14:textId="77777777" w:rsidR="002B7454" w:rsidRPr="00F57EEC" w:rsidRDefault="002B7454" w:rsidP="00F57EEC">
      <w:pPr>
        <w:pStyle w:val="Code"/>
        <w:rPr>
          <w:highlight w:val="white"/>
        </w:rPr>
      </w:pPr>
    </w:p>
    <w:p w14:paraId="64E3B8F7" w14:textId="77777777" w:rsidR="00F57EEC" w:rsidRPr="00F57EEC" w:rsidRDefault="00F57EEC" w:rsidP="00F57EEC">
      <w:pPr>
        <w:pStyle w:val="Code"/>
        <w:rPr>
          <w:highlight w:val="white"/>
        </w:rPr>
      </w:pPr>
      <w:r w:rsidRPr="00F57EEC">
        <w:rPr>
          <w:highlight w:val="white"/>
        </w:rPr>
        <w:t>optional_declaration_list:</w:t>
      </w:r>
    </w:p>
    <w:p w14:paraId="0F3BD4BE" w14:textId="77777777" w:rsidR="00F57EEC" w:rsidRPr="00F57EEC" w:rsidRDefault="00F57EEC" w:rsidP="00F57EEC">
      <w:pPr>
        <w:pStyle w:val="Code"/>
        <w:rPr>
          <w:highlight w:val="white"/>
        </w:rPr>
      </w:pPr>
      <w:r w:rsidRPr="00F57EEC">
        <w:rPr>
          <w:highlight w:val="white"/>
        </w:rPr>
        <w:t xml:space="preserve">    /* Empty */</w:t>
      </w:r>
    </w:p>
    <w:p w14:paraId="055D3DEA" w14:textId="77777777" w:rsidR="00F57EEC" w:rsidRPr="00F57EEC" w:rsidRDefault="00F57EEC" w:rsidP="00F57EEC">
      <w:pPr>
        <w:pStyle w:val="Code"/>
        <w:rPr>
          <w:highlight w:val="white"/>
        </w:rPr>
      </w:pPr>
      <w:r w:rsidRPr="00F57EEC">
        <w:rPr>
          <w:highlight w:val="white"/>
        </w:rPr>
        <w:t xml:space="preserve">  | declaration_list;</w:t>
      </w:r>
    </w:p>
    <w:p w14:paraId="65B1B951" w14:textId="0B73BCB7" w:rsidR="00E40B78" w:rsidRDefault="00E40B78" w:rsidP="00E40B78">
      <w:r w:rsidRPr="00EC76D5">
        <w:t xml:space="preserve">The </w:t>
      </w:r>
      <w:r w:rsidRPr="00EC76D5">
        <w:rPr>
          <w:rStyle w:val="CodeInText"/>
        </w:rPr>
        <w:t>generateFunctionHeader</w:t>
      </w:r>
      <w:r w:rsidRPr="00EC76D5">
        <w:t xml:space="preserve"> is called before the middle code of the function has been generated.</w:t>
      </w:r>
    </w:p>
    <w:p w14:paraId="2439C2F3" w14:textId="3E616458" w:rsidR="005E4C5F" w:rsidRDefault="005E4C5F" w:rsidP="005E4C5F">
      <w:r>
        <w:t xml:space="preserve">The </w:t>
      </w:r>
      <w:r w:rsidRPr="00864026">
        <w:rPr>
          <w:rStyle w:val="CodeInText"/>
        </w:rPr>
        <w:t>generateAssignmentDeclarator</w:t>
      </w:r>
      <w:r>
        <w:t xml:space="preserve"> method is called for a </w:t>
      </w:r>
      <w:r w:rsidRPr="005146F5">
        <w:t>declarator</w:t>
      </w:r>
      <w:r>
        <w:t xml:space="preserve"> with an assignment. We check that the declarator is not located inside a struct or union (the scope of the symbol table is struct or union), since it is not allowed to </w:t>
      </w:r>
      <w:r w:rsidR="002F35C1">
        <w:t>initializer</w:t>
      </w:r>
      <w:r>
        <w:t xml:space="preserve">ialize struct or union members. We also check that the declarator is not a function, since functions cannot be </w:t>
      </w:r>
      <w:r w:rsidR="00266D64">
        <w:t>initialized</w:t>
      </w:r>
      <w:r>
        <w:t>. If the declarator is defined in the global scope and does not have the static storage it has external linkage and is visible from other source files, the linker will make it visible in a later phase.</w:t>
      </w:r>
    </w:p>
    <w:p w14:paraId="721B813C" w14:textId="41931C04" w:rsidR="005E4C5F" w:rsidRDefault="005E4C5F" w:rsidP="00E40B78">
      <w:r>
        <w:t xml:space="preserve">An extern or typedef </w:t>
      </w:r>
      <w:r w:rsidRPr="005146F5">
        <w:t>declarator</w:t>
      </w:r>
      <w:r>
        <w:t xml:space="preserve"> cannot be </w:t>
      </w:r>
      <w:r w:rsidR="00266D64">
        <w:t>initialized</w:t>
      </w:r>
      <w:r>
        <w:t xml:space="preserve">. However, if it is auto or register, we call </w:t>
      </w:r>
      <w:r w:rsidRPr="00C231D2">
        <w:rPr>
          <w:rStyle w:val="CodeInText"/>
        </w:rPr>
        <w:t>Generate</w:t>
      </w:r>
      <w:r w:rsidR="002F35C1">
        <w:rPr>
          <w:rStyle w:val="CodeInText"/>
        </w:rPr>
        <w:t>Initializer</w:t>
      </w:r>
      <w:r w:rsidRPr="00C231D2">
        <w:rPr>
          <w:rStyle w:val="CodeInText"/>
        </w:rPr>
        <w:t>.generateStack</w:t>
      </w:r>
      <w:r w:rsidRPr="00C231D2">
        <w:t xml:space="preserve"> that </w:t>
      </w:r>
      <w:r>
        <w:t xml:space="preserve">generates a suitable series of assignment instructions. If it static, we instead call </w:t>
      </w:r>
      <w:r w:rsidRPr="00511DD6">
        <w:rPr>
          <w:rStyle w:val="CodeInText"/>
        </w:rPr>
        <w:t>ValueConversion.storeStaticSymbol</w:t>
      </w:r>
      <w:r>
        <w:t xml:space="preserve"> that will store the </w:t>
      </w:r>
      <w:r w:rsidR="00266D64">
        <w:t>initialized</w:t>
      </w:r>
      <w:r>
        <w:t xml:space="preserve"> value (that is always constant) in a block of bytes, that will be paced in the final execution file by the linker.</w:t>
      </w:r>
    </w:p>
    <w:p w14:paraId="64BF5A12" w14:textId="26E43E68" w:rsidR="004143D5" w:rsidRDefault="004143D5" w:rsidP="00E40B78">
      <w:r>
        <w:t xml:space="preserve">The rule handles a </w:t>
      </w:r>
      <w:r w:rsidR="00C37108">
        <w:t>definition</w:t>
      </w:r>
      <w:r>
        <w:t xml:space="preserve"> of a function. A function </w:t>
      </w:r>
      <w:r w:rsidR="00C37108">
        <w:rPr>
          <w:i/>
          <w:iCs/>
        </w:rPr>
        <w:t>definition</w:t>
      </w:r>
      <w:r>
        <w:t xml:space="preserve"> </w:t>
      </w:r>
      <w:r w:rsidR="001B3A10">
        <w:t xml:space="preserve">is made up </w:t>
      </w:r>
      <w:r w:rsidR="00564B90">
        <w:t>by the</w:t>
      </w:r>
      <w:r>
        <w:t xml:space="preserve"> </w:t>
      </w:r>
      <w:r w:rsidR="001B3A10">
        <w:t xml:space="preserve">specifier list and declaration as well as </w:t>
      </w:r>
      <w:r>
        <w:t xml:space="preserve">the body holding the code, while a function </w:t>
      </w:r>
      <w:r w:rsidRPr="001B5EFB">
        <w:rPr>
          <w:i/>
          <w:iCs/>
        </w:rPr>
        <w:t>declaration</w:t>
      </w:r>
      <w:r>
        <w:t xml:space="preserve"> </w:t>
      </w:r>
      <w:r w:rsidR="00AC1C4F">
        <w:t xml:space="preserve">is made up by the </w:t>
      </w:r>
      <w:r w:rsidR="00005338">
        <w:t>specifier list and declaration</w:t>
      </w:r>
      <w:r w:rsidR="00AC1C4F">
        <w:t xml:space="preserve"> only</w:t>
      </w:r>
      <w:r w:rsidR="00005338">
        <w:t xml:space="preserve">. For instance, in the following examples, </w:t>
      </w:r>
      <w:r w:rsidR="00005338" w:rsidRPr="00EB1DA7">
        <w:rPr>
          <w:rStyle w:val="KeyWord0"/>
        </w:rPr>
        <w:t>f</w:t>
      </w:r>
      <w:r w:rsidR="00005338">
        <w:t xml:space="preserve"> is a function </w:t>
      </w:r>
      <w:r w:rsidR="00C37108">
        <w:t>definition</w:t>
      </w:r>
      <w:r w:rsidR="00005338">
        <w:t xml:space="preserve"> while </w:t>
      </w:r>
      <w:r w:rsidR="00005338" w:rsidRPr="00EB1DA7">
        <w:rPr>
          <w:rStyle w:val="KeyWord0"/>
        </w:rPr>
        <w:t>g</w:t>
      </w:r>
      <w:r w:rsidR="00005338">
        <w:t xml:space="preserve"> is a function declaration:</w:t>
      </w:r>
    </w:p>
    <w:p w14:paraId="603F75DF" w14:textId="6555D499" w:rsidR="00005338" w:rsidRDefault="00005338" w:rsidP="00005338">
      <w:pPr>
        <w:pStyle w:val="Code"/>
      </w:pPr>
      <w:r>
        <w:t xml:space="preserve">int f(int i) { return </w:t>
      </w:r>
      <w:r w:rsidR="00847173">
        <w:t>i</w:t>
      </w:r>
      <w:r>
        <w:t xml:space="preserve"> + 1; }</w:t>
      </w:r>
    </w:p>
    <w:p w14:paraId="4BADB34B" w14:textId="79CE73B5" w:rsidR="00005338" w:rsidRPr="00EC76D5" w:rsidRDefault="00005338" w:rsidP="00005338">
      <w:pPr>
        <w:pStyle w:val="Code"/>
      </w:pPr>
      <w:r>
        <w:t>int g(int i);</w:t>
      </w:r>
    </w:p>
    <w:p w14:paraId="40206052" w14:textId="77777777" w:rsidR="003850AB" w:rsidRPr="00EC76D5" w:rsidRDefault="003850AB" w:rsidP="003850AB">
      <w:pPr>
        <w:pStyle w:val="CodeHeader"/>
      </w:pPr>
      <w:r>
        <w:t>MiddleCodeGenerator.cs</w:t>
      </w:r>
    </w:p>
    <w:p w14:paraId="3C23731F" w14:textId="76C5EAC5" w:rsidR="00E40B78" w:rsidRPr="00EC76D5" w:rsidRDefault="00E40B78" w:rsidP="00E40B78">
      <w:r w:rsidRPr="00EC76D5">
        <w:t xml:space="preserve">A general function </w:t>
      </w:r>
      <w:r w:rsidR="00AB7DF5">
        <w:t>pointer_declarator</w:t>
      </w:r>
      <w:r w:rsidRPr="00EC76D5">
        <w:t xml:space="preserve"> may be unnamed; however, a function </w:t>
      </w:r>
      <w:r w:rsidR="00C37108">
        <w:t>definition</w:t>
      </w:r>
      <w:r w:rsidRPr="00EC76D5">
        <w:t xml:space="preserve"> must be named and of course be a function declaration.</w:t>
      </w:r>
    </w:p>
    <w:p w14:paraId="21BA0FBA" w14:textId="77777777" w:rsidR="008F2CF5" w:rsidRPr="00B35B83" w:rsidRDefault="008F2CF5" w:rsidP="00B35B83">
      <w:pPr>
        <w:pStyle w:val="Code"/>
        <w:rPr>
          <w:highlight w:val="white"/>
        </w:rPr>
      </w:pPr>
      <w:r w:rsidRPr="00B35B83">
        <w:rPr>
          <w:highlight w:val="white"/>
        </w:rPr>
        <w:t xml:space="preserve">    public static void FunctionHeader(Specifier specifier,</w:t>
      </w:r>
    </w:p>
    <w:p w14:paraId="79FA1F25" w14:textId="77777777" w:rsidR="008F2CF5" w:rsidRPr="00B35B83" w:rsidRDefault="008F2CF5" w:rsidP="00B35B83">
      <w:pPr>
        <w:pStyle w:val="Code"/>
        <w:rPr>
          <w:highlight w:val="white"/>
        </w:rPr>
      </w:pPr>
      <w:r w:rsidRPr="00B35B83">
        <w:rPr>
          <w:highlight w:val="white"/>
        </w:rPr>
        <w:t xml:space="preserve">                                      Declarator declarator) {</w:t>
      </w:r>
    </w:p>
    <w:p w14:paraId="3EB2B9BE" w14:textId="77777777" w:rsidR="008F2CF5" w:rsidRPr="00B35B83" w:rsidRDefault="008F2CF5" w:rsidP="00B35B83">
      <w:pPr>
        <w:pStyle w:val="Code"/>
        <w:rPr>
          <w:highlight w:val="white"/>
        </w:rPr>
      </w:pPr>
      <w:r w:rsidRPr="00B35B83">
        <w:rPr>
          <w:highlight w:val="white"/>
        </w:rPr>
        <w:t xml:space="preserve">      Storage? storage;</w:t>
      </w:r>
    </w:p>
    <w:p w14:paraId="698C8DA1" w14:textId="77777777" w:rsidR="008F2CF5" w:rsidRPr="00B35B83" w:rsidRDefault="008F2CF5" w:rsidP="00B35B83">
      <w:pPr>
        <w:pStyle w:val="Code"/>
        <w:rPr>
          <w:highlight w:val="white"/>
        </w:rPr>
      </w:pPr>
      <w:r w:rsidRPr="00B35B83">
        <w:rPr>
          <w:highlight w:val="white"/>
        </w:rPr>
        <w:t xml:space="preserve">      Type returnType;</w:t>
      </w:r>
    </w:p>
    <w:p w14:paraId="3539B22E" w14:textId="0FCA6C24" w:rsidR="00CC4E52" w:rsidRPr="00CC4E52" w:rsidRDefault="007E40FE" w:rsidP="007E40FE">
      <w:pPr>
        <w:rPr>
          <w:highlight w:val="white"/>
        </w:rPr>
      </w:pPr>
      <w:r>
        <w:rPr>
          <w:highlight w:val="white"/>
        </w:rPr>
        <w:t xml:space="preserve">If </w:t>
      </w:r>
      <w:r w:rsidRPr="007E40FE">
        <w:rPr>
          <w:rStyle w:val="KeyWord0"/>
          <w:highlight w:val="white"/>
        </w:rPr>
        <w:t>specifier</w:t>
      </w:r>
      <w:r>
        <w:rPr>
          <w:highlight w:val="white"/>
        </w:rPr>
        <w:t xml:space="preserve"> is </w:t>
      </w:r>
      <w:r w:rsidR="00042B76">
        <w:rPr>
          <w:highlight w:val="white"/>
        </w:rPr>
        <w:t xml:space="preserve">not </w:t>
      </w:r>
      <w:r>
        <w:rPr>
          <w:highlight w:val="white"/>
        </w:rPr>
        <w:t>null</w:t>
      </w:r>
      <w:r w:rsidR="00042B76">
        <w:rPr>
          <w:highlight w:val="white"/>
        </w:rPr>
        <w:t>, we extract the storage and return type of the function from the specifier.</w:t>
      </w:r>
    </w:p>
    <w:p w14:paraId="3551F3E1" w14:textId="77777777" w:rsidR="002838CF" w:rsidRPr="00B35B83" w:rsidRDefault="002838CF" w:rsidP="00B35B83">
      <w:pPr>
        <w:pStyle w:val="Code"/>
        <w:rPr>
          <w:highlight w:val="white"/>
        </w:rPr>
      </w:pPr>
      <w:r w:rsidRPr="00B35B83">
        <w:rPr>
          <w:highlight w:val="white"/>
        </w:rPr>
        <w:t xml:space="preserve">      if (specifier != null) {</w:t>
      </w:r>
    </w:p>
    <w:p w14:paraId="0DA90A95" w14:textId="2863D523" w:rsidR="002838CF" w:rsidRPr="00B35B83" w:rsidRDefault="002838CF" w:rsidP="00B35B83">
      <w:pPr>
        <w:pStyle w:val="Code"/>
        <w:rPr>
          <w:highlight w:val="white"/>
        </w:rPr>
      </w:pPr>
      <w:r w:rsidRPr="00B35B83">
        <w:rPr>
          <w:highlight w:val="white"/>
        </w:rPr>
        <w:t xml:space="preserve">        storage = specifier.Storage;</w:t>
      </w:r>
    </w:p>
    <w:p w14:paraId="2907A543" w14:textId="77777777" w:rsidR="002838CF" w:rsidRPr="00B35B83" w:rsidRDefault="002838CF" w:rsidP="00B35B83">
      <w:pPr>
        <w:pStyle w:val="Code"/>
        <w:rPr>
          <w:highlight w:val="white"/>
        </w:rPr>
      </w:pPr>
      <w:r w:rsidRPr="00B35B83">
        <w:rPr>
          <w:highlight w:val="white"/>
        </w:rPr>
        <w:lastRenderedPageBreak/>
        <w:t xml:space="preserve">        returnType = specifier.Type;</w:t>
      </w:r>
    </w:p>
    <w:p w14:paraId="255BB87C" w14:textId="77777777" w:rsidR="002838CF" w:rsidRPr="00B35B83" w:rsidRDefault="002838CF" w:rsidP="00B35B83">
      <w:pPr>
        <w:pStyle w:val="Code"/>
        <w:rPr>
          <w:highlight w:val="white"/>
        </w:rPr>
      </w:pPr>
      <w:r w:rsidRPr="00B35B83">
        <w:rPr>
          <w:highlight w:val="white"/>
        </w:rPr>
        <w:t xml:space="preserve">      }</w:t>
      </w:r>
    </w:p>
    <w:p w14:paraId="0AB64B5C" w14:textId="0910CD8C" w:rsidR="00042B76" w:rsidRPr="00CC4E52" w:rsidRDefault="00042B76" w:rsidP="00042B76">
      <w:pPr>
        <w:rPr>
          <w:highlight w:val="white"/>
        </w:rPr>
      </w:pPr>
      <w:r>
        <w:rPr>
          <w:highlight w:val="white"/>
        </w:rPr>
        <w:t xml:space="preserve">If </w:t>
      </w:r>
      <w:r w:rsidRPr="007E40FE">
        <w:rPr>
          <w:rStyle w:val="KeyWord0"/>
          <w:highlight w:val="white"/>
        </w:rPr>
        <w:t>specifier</w:t>
      </w:r>
      <w:r>
        <w:rPr>
          <w:highlight w:val="white"/>
        </w:rPr>
        <w:t xml:space="preserve"> is null, there was no return type defined. In that case, we set </w:t>
      </w:r>
      <w:r w:rsidR="001A2FFF">
        <w:rPr>
          <w:highlight w:val="white"/>
        </w:rPr>
        <w:t>the storage to extern and the return type to signed int.</w:t>
      </w:r>
    </w:p>
    <w:p w14:paraId="2B4DB128" w14:textId="77777777" w:rsidR="002838CF" w:rsidRPr="002838CF" w:rsidRDefault="002838CF" w:rsidP="002838CF">
      <w:pPr>
        <w:pStyle w:val="Code"/>
        <w:rPr>
          <w:highlight w:val="white"/>
        </w:rPr>
      </w:pPr>
      <w:r w:rsidRPr="002838CF">
        <w:rPr>
          <w:highlight w:val="white"/>
        </w:rPr>
        <w:t xml:space="preserve">      else {</w:t>
      </w:r>
    </w:p>
    <w:p w14:paraId="253DDB61" w14:textId="77777777" w:rsidR="002838CF" w:rsidRPr="002838CF" w:rsidRDefault="002838CF" w:rsidP="002838CF">
      <w:pPr>
        <w:pStyle w:val="Code"/>
        <w:rPr>
          <w:highlight w:val="white"/>
        </w:rPr>
      </w:pPr>
      <w:r w:rsidRPr="002838CF">
        <w:rPr>
          <w:highlight w:val="white"/>
        </w:rPr>
        <w:t xml:space="preserve">        storage = Storage.Extern;</w:t>
      </w:r>
    </w:p>
    <w:p w14:paraId="5115DB4C" w14:textId="77777777" w:rsidR="002838CF" w:rsidRPr="002838CF" w:rsidRDefault="002838CF" w:rsidP="002838CF">
      <w:pPr>
        <w:pStyle w:val="Code"/>
        <w:rPr>
          <w:highlight w:val="white"/>
        </w:rPr>
      </w:pPr>
      <w:r w:rsidRPr="002838CF">
        <w:rPr>
          <w:highlight w:val="white"/>
        </w:rPr>
        <w:t xml:space="preserve">        returnType = Type.SignedIntegerType;</w:t>
      </w:r>
    </w:p>
    <w:p w14:paraId="4E8AE241" w14:textId="77777777" w:rsidR="002838CF" w:rsidRPr="002838CF" w:rsidRDefault="002838CF" w:rsidP="002838CF">
      <w:pPr>
        <w:pStyle w:val="Code"/>
        <w:rPr>
          <w:highlight w:val="white"/>
        </w:rPr>
      </w:pPr>
      <w:r w:rsidRPr="002838CF">
        <w:rPr>
          <w:highlight w:val="white"/>
        </w:rPr>
        <w:t xml:space="preserve">      }</w:t>
      </w:r>
    </w:p>
    <w:p w14:paraId="61CC6D28" w14:textId="6E15E9D3" w:rsidR="00CC4E52" w:rsidRPr="00CC4E52" w:rsidRDefault="00896C61" w:rsidP="00576694">
      <w:pPr>
        <w:rPr>
          <w:highlight w:val="white"/>
        </w:rPr>
      </w:pPr>
      <w:r>
        <w:rPr>
          <w:highlight w:val="white"/>
        </w:rPr>
        <w:t xml:space="preserve">We add the return type to the </w:t>
      </w:r>
      <w:r w:rsidR="00AB7DF5">
        <w:rPr>
          <w:highlight w:val="white"/>
        </w:rPr>
        <w:t>pointer</w:t>
      </w:r>
      <w:r w:rsidR="00175102">
        <w:rPr>
          <w:highlight w:val="white"/>
        </w:rPr>
        <w:t xml:space="preserve"> </w:t>
      </w:r>
      <w:r w:rsidR="00AB7DF5">
        <w:rPr>
          <w:highlight w:val="white"/>
        </w:rPr>
        <w:t>declarator</w:t>
      </w:r>
      <w:r w:rsidR="00576694">
        <w:rPr>
          <w:highlight w:val="white"/>
        </w:rPr>
        <w:t>. In this way the type become complete: a function with a return type.</w:t>
      </w:r>
    </w:p>
    <w:p w14:paraId="7A8493AF" w14:textId="1B637323" w:rsidR="00CC4E52" w:rsidRPr="00CC4E52" w:rsidRDefault="00CC4E52" w:rsidP="00CC4E52">
      <w:pPr>
        <w:pStyle w:val="Code"/>
        <w:rPr>
          <w:highlight w:val="white"/>
        </w:rPr>
      </w:pPr>
      <w:r w:rsidRPr="00CC4E52">
        <w:rPr>
          <w:highlight w:val="white"/>
        </w:rPr>
        <w:t xml:space="preserve">      </w:t>
      </w:r>
      <w:r w:rsidR="00AB7DF5">
        <w:rPr>
          <w:highlight w:val="white"/>
        </w:rPr>
        <w:t>declarator</w:t>
      </w:r>
      <w:r w:rsidRPr="00CC4E52">
        <w:rPr>
          <w:highlight w:val="white"/>
        </w:rPr>
        <w:t>.Add(</w:t>
      </w:r>
      <w:r w:rsidR="0064403A">
        <w:rPr>
          <w:highlight w:val="white"/>
        </w:rPr>
        <w:t>returnType</w:t>
      </w:r>
      <w:r w:rsidRPr="00CC4E52">
        <w:rPr>
          <w:highlight w:val="white"/>
        </w:rPr>
        <w:t>);</w:t>
      </w:r>
    </w:p>
    <w:p w14:paraId="4D36C017" w14:textId="3F8136BB" w:rsidR="00367096" w:rsidRDefault="00367096" w:rsidP="00367096">
      <w:pPr>
        <w:rPr>
          <w:highlight w:val="white"/>
        </w:rPr>
      </w:pPr>
      <w:r>
        <w:rPr>
          <w:highlight w:val="white"/>
        </w:rPr>
        <w:t>Then we perform som</w:t>
      </w:r>
      <w:r w:rsidR="0019224C">
        <w:rPr>
          <w:highlight w:val="white"/>
        </w:rPr>
        <w:t>e</w:t>
      </w:r>
      <w:r>
        <w:rPr>
          <w:highlight w:val="white"/>
        </w:rPr>
        <w:t xml:space="preserve"> error checking. </w:t>
      </w:r>
      <w:r w:rsidR="00AD6DA9">
        <w:rPr>
          <w:highlight w:val="white"/>
        </w:rPr>
        <w:t xml:space="preserve">Technically, </w:t>
      </w:r>
      <w:r w:rsidR="00040D85">
        <w:rPr>
          <w:highlight w:val="white"/>
        </w:rPr>
        <w:t>in a</w:t>
      </w:r>
      <w:r w:rsidR="00AD6DA9">
        <w:rPr>
          <w:highlight w:val="white"/>
        </w:rPr>
        <w:t xml:space="preserve"> function declaration</w:t>
      </w:r>
      <w:r w:rsidR="00040D85">
        <w:rPr>
          <w:highlight w:val="white"/>
        </w:rPr>
        <w:t xml:space="preserve">, the function may lack a name. </w:t>
      </w:r>
      <w:r w:rsidR="00AD6DA9">
        <w:rPr>
          <w:highlight w:val="white"/>
        </w:rPr>
        <w:t xml:space="preserve"> </w:t>
      </w:r>
      <w:r w:rsidR="00040D85">
        <w:rPr>
          <w:highlight w:val="white"/>
        </w:rPr>
        <w:t xml:space="preserve">However, in </w:t>
      </w:r>
      <w:r w:rsidR="00C37108">
        <w:rPr>
          <w:highlight w:val="white"/>
        </w:rPr>
        <w:t>definition</w:t>
      </w:r>
      <w:r w:rsidR="005B642C">
        <w:rPr>
          <w:highlight w:val="white"/>
        </w:rPr>
        <w:t>, the function must have a name.</w:t>
      </w:r>
    </w:p>
    <w:p w14:paraId="7E213061" w14:textId="77777777" w:rsidR="00A423FE" w:rsidRDefault="00CC4E52" w:rsidP="00CC4E52">
      <w:pPr>
        <w:pStyle w:val="Code"/>
        <w:rPr>
          <w:highlight w:val="white"/>
        </w:rPr>
      </w:pPr>
      <w:r w:rsidRPr="00CC4E52">
        <w:rPr>
          <w:highlight w:val="white"/>
        </w:rPr>
        <w:t xml:space="preserve">      Assert.Error(</w:t>
      </w:r>
      <w:r w:rsidR="00A423FE">
        <w:rPr>
          <w:highlight w:val="white"/>
        </w:rPr>
        <w:t>declarator</w:t>
      </w:r>
      <w:r w:rsidRPr="00CC4E52">
        <w:rPr>
          <w:highlight w:val="white"/>
        </w:rPr>
        <w:t>.Name != null,</w:t>
      </w:r>
    </w:p>
    <w:p w14:paraId="0A5F2564" w14:textId="1224AC7F" w:rsidR="00CC4E52" w:rsidRPr="00CC4E52" w:rsidRDefault="00A423FE" w:rsidP="00CC4E52">
      <w:pPr>
        <w:pStyle w:val="Code"/>
        <w:rPr>
          <w:highlight w:val="white"/>
        </w:rPr>
      </w:pPr>
      <w:r>
        <w:rPr>
          <w:highlight w:val="white"/>
        </w:rPr>
        <w:t xml:space="preserve">                 </w:t>
      </w:r>
      <w:r w:rsidR="00CC4E52" w:rsidRPr="00CC4E52">
        <w:rPr>
          <w:highlight w:val="white"/>
        </w:rPr>
        <w:t xml:space="preserve">  Message.Unnamed_function_</w:t>
      </w:r>
      <w:r w:rsidR="00C37108">
        <w:rPr>
          <w:highlight w:val="white"/>
        </w:rPr>
        <w:t>definition</w:t>
      </w:r>
      <w:r w:rsidR="00CC4E52" w:rsidRPr="00CC4E52">
        <w:rPr>
          <w:highlight w:val="white"/>
        </w:rPr>
        <w:t>);</w:t>
      </w:r>
    </w:p>
    <w:p w14:paraId="4DEACF02" w14:textId="47DED50F" w:rsidR="00CD2C28" w:rsidRDefault="008A2A3B" w:rsidP="00CD2C28">
      <w:pPr>
        <w:rPr>
          <w:highlight w:val="white"/>
        </w:rPr>
      </w:pPr>
      <w:r>
        <w:rPr>
          <w:highlight w:val="white"/>
        </w:rPr>
        <w:t>Technically</w:t>
      </w:r>
      <w:r w:rsidR="00CD2C28">
        <w:rPr>
          <w:highlight w:val="white"/>
        </w:rPr>
        <w:t>, the declaration may have any type, and we must check that it really is a function declaration.</w:t>
      </w:r>
    </w:p>
    <w:p w14:paraId="37499785" w14:textId="77777777" w:rsidR="007B5859" w:rsidRDefault="00CC4E52" w:rsidP="00CC4E52">
      <w:pPr>
        <w:pStyle w:val="Code"/>
        <w:rPr>
          <w:highlight w:val="white"/>
        </w:rPr>
      </w:pPr>
      <w:r w:rsidRPr="00CC4E52">
        <w:rPr>
          <w:highlight w:val="white"/>
        </w:rPr>
        <w:t xml:space="preserve">      Assert.Error(</w:t>
      </w:r>
      <w:r w:rsidR="00AB7DF5">
        <w:rPr>
          <w:highlight w:val="white"/>
        </w:rPr>
        <w:t>declarator</w:t>
      </w:r>
      <w:r w:rsidRPr="00CC4E52">
        <w:rPr>
          <w:highlight w:val="white"/>
        </w:rPr>
        <w:t>.Type.IsFunction(),</w:t>
      </w:r>
      <w:r w:rsidR="007B5859">
        <w:rPr>
          <w:highlight w:val="white"/>
        </w:rPr>
        <w:t xml:space="preserve"> </w:t>
      </w:r>
      <w:r w:rsidR="00AB7DF5">
        <w:rPr>
          <w:highlight w:val="white"/>
        </w:rPr>
        <w:t>declarator</w:t>
      </w:r>
      <w:r w:rsidRPr="00CC4E52">
        <w:rPr>
          <w:highlight w:val="white"/>
        </w:rPr>
        <w:t>.Name,</w:t>
      </w:r>
    </w:p>
    <w:p w14:paraId="0F336542" w14:textId="763D4BA2" w:rsidR="00CC4E52" w:rsidRDefault="007B5859" w:rsidP="00CC4E52">
      <w:pPr>
        <w:pStyle w:val="Code"/>
        <w:rPr>
          <w:highlight w:val="white"/>
        </w:rPr>
      </w:pPr>
      <w:r>
        <w:rPr>
          <w:highlight w:val="white"/>
        </w:rPr>
        <w:t xml:space="preserve">                  </w:t>
      </w:r>
      <w:r w:rsidR="00CC4E52" w:rsidRPr="00CC4E52">
        <w:rPr>
          <w:highlight w:val="white"/>
        </w:rPr>
        <w:t xml:space="preserve"> Message.Not_a_function);</w:t>
      </w:r>
    </w:p>
    <w:p w14:paraId="715D2E12" w14:textId="7CBBD169" w:rsidR="00962E78" w:rsidRPr="00CC4E52" w:rsidRDefault="00962E78" w:rsidP="00962E78">
      <w:pPr>
        <w:rPr>
          <w:highlight w:val="white"/>
        </w:rPr>
      </w:pPr>
      <w:r>
        <w:rPr>
          <w:highlight w:val="white"/>
        </w:rPr>
        <w:t>Th</w:t>
      </w:r>
      <w:r w:rsidR="00F02E11">
        <w:rPr>
          <w:highlight w:val="white"/>
        </w:rPr>
        <w:t>e</w:t>
      </w:r>
      <w:r>
        <w:rPr>
          <w:highlight w:val="white"/>
        </w:rPr>
        <w:t xml:space="preserve"> public and static member variable </w:t>
      </w:r>
      <w:r w:rsidRPr="00FF600E">
        <w:rPr>
          <w:rStyle w:val="KeyWord0"/>
          <w:highlight w:val="white"/>
        </w:rPr>
        <w:t>CurrentFunction</w:t>
      </w:r>
      <w:r>
        <w:rPr>
          <w:highlight w:val="white"/>
        </w:rPr>
        <w:t xml:space="preserve"> is a </w:t>
      </w:r>
      <w:r w:rsidR="00FF600E">
        <w:rPr>
          <w:highlight w:val="white"/>
        </w:rPr>
        <w:t xml:space="preserve">reference to the symbol holding the current function. </w:t>
      </w:r>
      <w:r w:rsidR="00AD69F3">
        <w:rPr>
          <w:highlight w:val="white"/>
        </w:rPr>
        <w:t xml:space="preserve">This reference is </w:t>
      </w:r>
      <w:r w:rsidR="00F02E11">
        <w:rPr>
          <w:highlight w:val="white"/>
        </w:rPr>
        <w:t>referred on sev</w:t>
      </w:r>
      <w:r w:rsidR="00E56C31">
        <w:rPr>
          <w:highlight w:val="white"/>
        </w:rPr>
        <w:t>eral</w:t>
      </w:r>
      <w:r w:rsidR="00F02E11">
        <w:rPr>
          <w:highlight w:val="white"/>
        </w:rPr>
        <w:t xml:space="preserve"> occasion during the parsing process.</w:t>
      </w:r>
    </w:p>
    <w:p w14:paraId="7767BD64" w14:textId="77777777" w:rsidR="002838CF" w:rsidRPr="002838CF" w:rsidRDefault="002838CF" w:rsidP="002838CF">
      <w:pPr>
        <w:pStyle w:val="Code"/>
        <w:rPr>
          <w:highlight w:val="white"/>
        </w:rPr>
      </w:pPr>
      <w:r w:rsidRPr="002838CF">
        <w:rPr>
          <w:highlight w:val="white"/>
        </w:rPr>
        <w:t xml:space="preserve">      SymbolTable.CurrentFunction =</w:t>
      </w:r>
    </w:p>
    <w:p w14:paraId="61D99C2A" w14:textId="7862C1D7" w:rsidR="002838CF" w:rsidRPr="002838CF" w:rsidRDefault="002838CF" w:rsidP="002838CF">
      <w:pPr>
        <w:pStyle w:val="Code"/>
        <w:rPr>
          <w:highlight w:val="white"/>
        </w:rPr>
      </w:pPr>
      <w:r w:rsidRPr="002838CF">
        <w:rPr>
          <w:highlight w:val="white"/>
        </w:rPr>
        <w:t xml:space="preserve">        new Symbol(declarator.Name, storage, declarator.Type);</w:t>
      </w:r>
    </w:p>
    <w:p w14:paraId="649B93DE" w14:textId="53DD950E" w:rsidR="00CC4E52" w:rsidRPr="00CC4E52" w:rsidRDefault="00B44F6C" w:rsidP="00B44F6C">
      <w:pPr>
        <w:rPr>
          <w:highlight w:val="white"/>
        </w:rPr>
      </w:pPr>
      <w:r>
        <w:rPr>
          <w:highlight w:val="white"/>
        </w:rPr>
        <w:t xml:space="preserve">A function </w:t>
      </w:r>
      <w:r w:rsidR="00C37108">
        <w:rPr>
          <w:highlight w:val="white"/>
        </w:rPr>
        <w:t>definition</w:t>
      </w:r>
      <w:r>
        <w:rPr>
          <w:highlight w:val="white"/>
        </w:rPr>
        <w:t xml:space="preserve"> must be static or extern, it cannot be auto, register, or typedef.</w:t>
      </w:r>
    </w:p>
    <w:p w14:paraId="3F84A8C7" w14:textId="77777777" w:rsidR="00CC4E52" w:rsidRPr="00CC4E52" w:rsidRDefault="00CC4E52" w:rsidP="00CC4E52">
      <w:pPr>
        <w:pStyle w:val="Code"/>
        <w:rPr>
          <w:highlight w:val="white"/>
        </w:rPr>
      </w:pPr>
      <w:r w:rsidRPr="00CC4E52">
        <w:rPr>
          <w:highlight w:val="white"/>
        </w:rPr>
        <w:t xml:space="preserve">      Assert.Error(SymbolTable.CurrentFunction.IsStaticOrExtern(),</w:t>
      </w:r>
    </w:p>
    <w:p w14:paraId="71E84554" w14:textId="77777777" w:rsidR="00CC2459" w:rsidRDefault="00CC4E52" w:rsidP="00CC4E52">
      <w:pPr>
        <w:pStyle w:val="Code"/>
        <w:rPr>
          <w:highlight w:val="white"/>
        </w:rPr>
      </w:pPr>
      <w:r w:rsidRPr="00CC4E52">
        <w:rPr>
          <w:highlight w:val="white"/>
        </w:rPr>
        <w:t xml:space="preserve">               </w:t>
      </w:r>
      <w:r w:rsidR="00207453">
        <w:rPr>
          <w:highlight w:val="white"/>
        </w:rPr>
        <w:t xml:space="preserve">   </w:t>
      </w:r>
      <w:r w:rsidRPr="00CC4E52">
        <w:rPr>
          <w:highlight w:val="white"/>
        </w:rPr>
        <w:t xml:space="preserve"> </w:t>
      </w:r>
      <w:r w:rsidR="00AB7DF5">
        <w:rPr>
          <w:highlight w:val="white"/>
        </w:rPr>
        <w:t>declarator</w:t>
      </w:r>
      <w:r w:rsidRPr="00CC4E52">
        <w:rPr>
          <w:highlight w:val="white"/>
        </w:rPr>
        <w:t>.Name,</w:t>
      </w:r>
    </w:p>
    <w:p w14:paraId="5F4BC12B" w14:textId="14C65067" w:rsidR="00CC4E52" w:rsidRDefault="00CC2459" w:rsidP="00CC4E52">
      <w:pPr>
        <w:pStyle w:val="Code"/>
        <w:rPr>
          <w:highlight w:val="white"/>
        </w:rPr>
      </w:pPr>
      <w:r>
        <w:rPr>
          <w:highlight w:val="white"/>
        </w:rPr>
        <w:t xml:space="preserve">                  </w:t>
      </w:r>
      <w:r w:rsidR="00CC4E52" w:rsidRPr="00CC4E52">
        <w:rPr>
          <w:highlight w:val="white"/>
        </w:rPr>
        <w:t xml:space="preserve"> Message.A_function_must_be_static_or_extern);</w:t>
      </w:r>
    </w:p>
    <w:p w14:paraId="6B50EAAE" w14:textId="459039B9" w:rsidR="0076442C" w:rsidRPr="00CC4E52" w:rsidRDefault="0076442C" w:rsidP="0076442C">
      <w:pPr>
        <w:rPr>
          <w:highlight w:val="white"/>
        </w:rPr>
      </w:pPr>
      <w:r>
        <w:rPr>
          <w:highlight w:val="white"/>
        </w:rPr>
        <w:t xml:space="preserve">Every function </w:t>
      </w:r>
      <w:r w:rsidR="00C37108">
        <w:rPr>
          <w:highlight w:val="white"/>
        </w:rPr>
        <w:t>definition</w:t>
      </w:r>
      <w:r>
        <w:rPr>
          <w:highlight w:val="white"/>
        </w:rPr>
        <w:t xml:space="preserve">, as well as static variables, are added to the static set. In will eventually be </w:t>
      </w:r>
      <w:r w:rsidR="007138D2">
        <w:rPr>
          <w:highlight w:val="white"/>
        </w:rPr>
        <w:t>translated into assembly code.</w:t>
      </w:r>
    </w:p>
    <w:p w14:paraId="783E7785" w14:textId="77777777" w:rsidR="00CC4E52" w:rsidRPr="00CC4E52" w:rsidRDefault="00CC4E52" w:rsidP="00CC4E52">
      <w:pPr>
        <w:pStyle w:val="Code"/>
        <w:rPr>
          <w:highlight w:val="white"/>
        </w:rPr>
      </w:pPr>
      <w:r w:rsidRPr="00CC4E52">
        <w:rPr>
          <w:highlight w:val="white"/>
        </w:rPr>
        <w:t xml:space="preserve">      SymbolTable.CurrentTable.AddSymbol(SymbolTable.CurrentFunction);</w:t>
      </w:r>
    </w:p>
    <w:p w14:paraId="0F7C0E8C" w14:textId="727EF709" w:rsidR="00CC4E52" w:rsidRPr="00CC4E52" w:rsidRDefault="00E27D22" w:rsidP="00E27D22">
      <w:pPr>
        <w:rPr>
          <w:highlight w:val="white"/>
        </w:rPr>
      </w:pPr>
      <w:r>
        <w:rPr>
          <w:highlight w:val="white"/>
        </w:rPr>
        <w:t>I</w:t>
      </w:r>
      <w:r w:rsidR="007C407A">
        <w:rPr>
          <w:highlight w:val="white"/>
        </w:rPr>
        <w:t xml:space="preserve">f this function is the main </w:t>
      </w:r>
      <w:r>
        <w:rPr>
          <w:highlight w:val="white"/>
        </w:rPr>
        <w:t xml:space="preserve">function, the return type must be void or </w:t>
      </w:r>
      <w:r w:rsidR="00AE2D2E">
        <w:rPr>
          <w:highlight w:val="white"/>
        </w:rPr>
        <w:t>(</w:t>
      </w:r>
      <w:r>
        <w:rPr>
          <w:highlight w:val="white"/>
        </w:rPr>
        <w:t xml:space="preserve">signed </w:t>
      </w:r>
      <w:r w:rsidR="00AE2D2E">
        <w:rPr>
          <w:highlight w:val="white"/>
        </w:rPr>
        <w:t xml:space="preserve">or unsigned) </w:t>
      </w:r>
      <w:r>
        <w:rPr>
          <w:highlight w:val="white"/>
        </w:rPr>
        <w:t>int</w:t>
      </w:r>
      <w:r w:rsidR="00AE2D2E">
        <w:rPr>
          <w:highlight w:val="white"/>
        </w:rPr>
        <w:t>eger</w:t>
      </w:r>
      <w:r>
        <w:rPr>
          <w:highlight w:val="white"/>
        </w:rPr>
        <w:t>.</w:t>
      </w:r>
    </w:p>
    <w:p w14:paraId="2546D39F" w14:textId="77777777" w:rsidR="00CC4E52" w:rsidRPr="00CC4E52" w:rsidRDefault="00CC4E52" w:rsidP="00CC4E52">
      <w:pPr>
        <w:pStyle w:val="Code"/>
        <w:rPr>
          <w:highlight w:val="white"/>
        </w:rPr>
      </w:pPr>
      <w:r w:rsidRPr="00CC4E52">
        <w:rPr>
          <w:highlight w:val="white"/>
        </w:rPr>
        <w:t xml:space="preserve">      if (SymbolTable.CurrentFunction.UniqueName.Equals("main")) {</w:t>
      </w:r>
    </w:p>
    <w:p w14:paraId="639E9417" w14:textId="77777777" w:rsidR="00CC4E52" w:rsidRPr="00CC4E52" w:rsidRDefault="00CC4E52" w:rsidP="00CC4E52">
      <w:pPr>
        <w:pStyle w:val="Code"/>
        <w:rPr>
          <w:highlight w:val="white"/>
        </w:rPr>
      </w:pPr>
      <w:r w:rsidRPr="00CC4E52">
        <w:rPr>
          <w:highlight w:val="white"/>
        </w:rPr>
        <w:t xml:space="preserve">        Assert.Error(returnType.IsVoid() || returnType.IsInteger(), "main",</w:t>
      </w:r>
    </w:p>
    <w:p w14:paraId="55A42AA5" w14:textId="77777777" w:rsidR="00CC4E52" w:rsidRPr="00CC4E52" w:rsidRDefault="00CC4E52" w:rsidP="00CC4E52">
      <w:pPr>
        <w:pStyle w:val="Code"/>
        <w:rPr>
          <w:highlight w:val="white"/>
        </w:rPr>
      </w:pPr>
      <w:r w:rsidRPr="00CC4E52">
        <w:rPr>
          <w:highlight w:val="white"/>
        </w:rPr>
        <w:t xml:space="preserve">                     Message.Function_main_must_return_void_or_integer);</w:t>
      </w:r>
    </w:p>
    <w:p w14:paraId="1604D230" w14:textId="56B7F136" w:rsidR="00CC4E52" w:rsidRDefault="00CC4E52" w:rsidP="00CC4E52">
      <w:pPr>
        <w:pStyle w:val="Code"/>
        <w:rPr>
          <w:highlight w:val="white"/>
        </w:rPr>
      </w:pPr>
      <w:r w:rsidRPr="00CC4E52">
        <w:rPr>
          <w:highlight w:val="white"/>
        </w:rPr>
        <w:t xml:space="preserve">      }</w:t>
      </w:r>
    </w:p>
    <w:p w14:paraId="4F8A0FE5" w14:textId="77777777" w:rsidR="00437D65" w:rsidRPr="00CC4E52" w:rsidRDefault="00437D65" w:rsidP="00437D65">
      <w:pPr>
        <w:rPr>
          <w:highlight w:val="white"/>
        </w:rPr>
      </w:pPr>
      <w:r>
        <w:rPr>
          <w:highlight w:val="white"/>
        </w:rPr>
        <w:t>Finally, we create a new symbol for the function. Every symbol of declared in the function will be stored in the new symbol table, or in its sub tables.</w:t>
      </w:r>
    </w:p>
    <w:p w14:paraId="7E90A093" w14:textId="77777777" w:rsidR="00437D65" w:rsidRPr="00CD06E8" w:rsidRDefault="00437D65" w:rsidP="00437D65">
      <w:pPr>
        <w:pStyle w:val="Code"/>
        <w:rPr>
          <w:highlight w:val="white"/>
        </w:rPr>
      </w:pPr>
      <w:r w:rsidRPr="00CD06E8">
        <w:rPr>
          <w:highlight w:val="white"/>
        </w:rPr>
        <w:t xml:space="preserve">      SymbolTable.CurrentTable =</w:t>
      </w:r>
    </w:p>
    <w:p w14:paraId="2F5E9970" w14:textId="5B3138A6" w:rsidR="00437D65" w:rsidRPr="00CD06E8" w:rsidRDefault="00437D65" w:rsidP="00437D65">
      <w:pPr>
        <w:pStyle w:val="Code"/>
        <w:rPr>
          <w:highlight w:val="white"/>
        </w:rPr>
      </w:pPr>
      <w:r w:rsidRPr="00CD06E8">
        <w:rPr>
          <w:highlight w:val="white"/>
        </w:rPr>
        <w:t xml:space="preserve">        new SymbolTable(SymbolTable.CurrentTable, Scope.Function);</w:t>
      </w:r>
    </w:p>
    <w:p w14:paraId="73CCCF0F" w14:textId="77777777" w:rsidR="00CC4E52" w:rsidRPr="00CD06E8" w:rsidRDefault="00CC4E52" w:rsidP="00CD06E8">
      <w:pPr>
        <w:pStyle w:val="Code"/>
      </w:pPr>
      <w:r w:rsidRPr="00CD06E8">
        <w:rPr>
          <w:highlight w:val="white"/>
        </w:rPr>
        <w:t xml:space="preserve">    }</w:t>
      </w:r>
    </w:p>
    <w:p w14:paraId="54314F9D" w14:textId="0CEB530D" w:rsidR="00FF41F2" w:rsidRDefault="00FF41F2" w:rsidP="00E40B78">
      <w:r>
        <w:t xml:space="preserve">The </w:t>
      </w:r>
      <w:r w:rsidRPr="00A2168D">
        <w:rPr>
          <w:rStyle w:val="KeyWord0"/>
          <w:highlight w:val="white"/>
        </w:rPr>
        <w:t>CheckFunctionDef</w:t>
      </w:r>
      <w:r w:rsidR="002F35C1">
        <w:rPr>
          <w:rStyle w:val="KeyWord0"/>
          <w:highlight w:val="white"/>
        </w:rPr>
        <w:t>initializer</w:t>
      </w:r>
      <w:r w:rsidRPr="00A2168D">
        <w:rPr>
          <w:rStyle w:val="KeyWord0"/>
          <w:highlight w:val="white"/>
        </w:rPr>
        <w:t>ion</w:t>
      </w:r>
      <w:r>
        <w:t xml:space="preserve"> method </w:t>
      </w:r>
      <w:r w:rsidR="00213917">
        <w:t xml:space="preserve">checks that the </w:t>
      </w:r>
      <w:r w:rsidR="00C37108">
        <w:t>definition</w:t>
      </w:r>
      <w:r w:rsidR="001950C3">
        <w:t xml:space="preserve"> is correct, especially in case of old-style </w:t>
      </w:r>
      <w:r w:rsidR="00C37108">
        <w:t>definition</w:t>
      </w:r>
      <w:r w:rsidR="001950C3">
        <w:t xml:space="preserve">. </w:t>
      </w:r>
      <w:r w:rsidR="0063242E" w:rsidRPr="00EC76D5">
        <w:t xml:space="preserve">In the old-style function </w:t>
      </w:r>
      <w:r w:rsidR="00C37108">
        <w:t>definition</w:t>
      </w:r>
      <w:r w:rsidR="0063242E" w:rsidRPr="00EC76D5">
        <w:t>, the parameter list must match the declaration list.</w:t>
      </w:r>
      <w:r w:rsidR="0063242E">
        <w:t xml:space="preserve"> </w:t>
      </w:r>
      <w:r w:rsidR="00E40B78" w:rsidRPr="00EC76D5">
        <w:t>I</w:t>
      </w:r>
      <w:r w:rsidR="009F4587">
        <w:t xml:space="preserve">n the new-style function </w:t>
      </w:r>
      <w:r w:rsidR="00C37108">
        <w:t>definition</w:t>
      </w:r>
      <w:r w:rsidR="009F4587">
        <w:t xml:space="preserve">, the declaration list must be empty since it is </w:t>
      </w:r>
      <w:r w:rsidR="00E40B78" w:rsidRPr="00EC76D5">
        <w:t>not allowed to mix the old and new style</w:t>
      </w:r>
      <w:r w:rsidR="009F4587">
        <w:t>.</w:t>
      </w:r>
    </w:p>
    <w:p w14:paraId="38EDF686" w14:textId="646D02CF" w:rsidR="00C32DBB" w:rsidRPr="00C32DBB" w:rsidRDefault="00C32DBB" w:rsidP="00C32DBB">
      <w:pPr>
        <w:pStyle w:val="Code"/>
        <w:rPr>
          <w:highlight w:val="white"/>
        </w:rPr>
      </w:pPr>
      <w:r w:rsidRPr="00C32DBB">
        <w:rPr>
          <w:highlight w:val="white"/>
        </w:rPr>
        <w:lastRenderedPageBreak/>
        <w:t xml:space="preserve">    public static void CheckFunctionDef</w:t>
      </w:r>
      <w:r w:rsidR="002F35C1">
        <w:rPr>
          <w:highlight w:val="white"/>
        </w:rPr>
        <w:t>initializer</w:t>
      </w:r>
      <w:r w:rsidRPr="00C32DBB">
        <w:rPr>
          <w:highlight w:val="white"/>
        </w:rPr>
        <w:t>ion() {</w:t>
      </w:r>
    </w:p>
    <w:p w14:paraId="1C174481" w14:textId="77777777" w:rsidR="00C32DBB" w:rsidRPr="00C32DBB" w:rsidRDefault="00C32DBB" w:rsidP="00C32DBB">
      <w:pPr>
        <w:pStyle w:val="Code"/>
        <w:rPr>
          <w:highlight w:val="white"/>
        </w:rPr>
      </w:pPr>
      <w:r w:rsidRPr="00C32DBB">
        <w:rPr>
          <w:highlight w:val="white"/>
        </w:rPr>
        <w:t xml:space="preserve">      Type funcType = SymbolTable.CurrentFunction.Type;</w:t>
      </w:r>
    </w:p>
    <w:p w14:paraId="43ABC9D4" w14:textId="77777777" w:rsidR="00C32DBB" w:rsidRPr="00C32DBB" w:rsidRDefault="00C32DBB" w:rsidP="00C32DBB">
      <w:pPr>
        <w:pStyle w:val="Code"/>
        <w:rPr>
          <w:highlight w:val="white"/>
        </w:rPr>
      </w:pPr>
    </w:p>
    <w:p w14:paraId="306A9000" w14:textId="77777777" w:rsidR="00C32DBB" w:rsidRPr="00C32DBB" w:rsidRDefault="00C32DBB" w:rsidP="00C32DBB">
      <w:pPr>
        <w:pStyle w:val="Code"/>
        <w:rPr>
          <w:highlight w:val="white"/>
        </w:rPr>
      </w:pPr>
      <w:r w:rsidRPr="00C32DBB">
        <w:rPr>
          <w:highlight w:val="white"/>
        </w:rPr>
        <w:t xml:space="preserve">      if (funcType.Style == Type.FunctionStyle.Old) {</w:t>
      </w:r>
    </w:p>
    <w:p w14:paraId="03231C81" w14:textId="77777777" w:rsidR="00C32DBB" w:rsidRPr="00C32DBB" w:rsidRDefault="00C32DBB" w:rsidP="00C32DBB">
      <w:pPr>
        <w:pStyle w:val="Code"/>
        <w:rPr>
          <w:highlight w:val="white"/>
        </w:rPr>
      </w:pPr>
      <w:r w:rsidRPr="00C32DBB">
        <w:rPr>
          <w:highlight w:val="white"/>
        </w:rPr>
        <w:t xml:space="preserve">        List&lt;string&gt; nameList = funcType.NameList;</w:t>
      </w:r>
    </w:p>
    <w:p w14:paraId="3E4DDB92" w14:textId="77777777" w:rsidR="00C32DBB" w:rsidRDefault="00C32DBB" w:rsidP="00C32DBB">
      <w:pPr>
        <w:pStyle w:val="Code"/>
        <w:rPr>
          <w:highlight w:val="white"/>
        </w:rPr>
      </w:pPr>
      <w:r w:rsidRPr="00C32DBB">
        <w:rPr>
          <w:highlight w:val="white"/>
        </w:rPr>
        <w:t xml:space="preserve">        IDictionary&lt;string,Symbol&gt; entryMap =</w:t>
      </w:r>
    </w:p>
    <w:p w14:paraId="750945CB" w14:textId="25E6142D" w:rsidR="00C32DBB" w:rsidRPr="00C32DBB" w:rsidRDefault="00C32DBB" w:rsidP="00C32DBB">
      <w:pPr>
        <w:pStyle w:val="Code"/>
        <w:rPr>
          <w:highlight w:val="white"/>
        </w:rPr>
      </w:pPr>
      <w:r>
        <w:rPr>
          <w:highlight w:val="white"/>
        </w:rPr>
        <w:t xml:space="preserve">         </w:t>
      </w:r>
      <w:r w:rsidRPr="00C32DBB">
        <w:rPr>
          <w:highlight w:val="white"/>
        </w:rPr>
        <w:t xml:space="preserve"> SymbolTable.CurrentTable.EntryMap;</w:t>
      </w:r>
    </w:p>
    <w:p w14:paraId="7FC78125" w14:textId="4323B575" w:rsidR="00C32DBB" w:rsidRPr="00C32DBB" w:rsidRDefault="004E45AC" w:rsidP="00DF21A0">
      <w:pPr>
        <w:rPr>
          <w:highlight w:val="white"/>
        </w:rPr>
      </w:pPr>
      <w:r>
        <w:rPr>
          <w:highlight w:val="white"/>
        </w:rPr>
        <w:t xml:space="preserve">In the old-style case, </w:t>
      </w:r>
      <w:r w:rsidR="00DF21A0">
        <w:rPr>
          <w:highlight w:val="white"/>
        </w:rPr>
        <w:t xml:space="preserve">we </w:t>
      </w:r>
      <w:r w:rsidR="008C7525">
        <w:rPr>
          <w:highlight w:val="white"/>
        </w:rPr>
        <w:t xml:space="preserve">must </w:t>
      </w:r>
      <w:r w:rsidR="00DF21A0">
        <w:rPr>
          <w:highlight w:val="white"/>
        </w:rPr>
        <w:t xml:space="preserve">make sure the number of </w:t>
      </w:r>
      <w:r w:rsidR="008C7525">
        <w:rPr>
          <w:highlight w:val="white"/>
        </w:rPr>
        <w:t>parameters equals the number of declarations.</w:t>
      </w:r>
    </w:p>
    <w:p w14:paraId="23B257B6" w14:textId="77777777" w:rsidR="00C32DBB" w:rsidRPr="00C32DBB" w:rsidRDefault="00C32DBB" w:rsidP="00C32DBB">
      <w:pPr>
        <w:pStyle w:val="Code"/>
        <w:rPr>
          <w:highlight w:val="white"/>
        </w:rPr>
      </w:pPr>
      <w:r w:rsidRPr="00C32DBB">
        <w:rPr>
          <w:highlight w:val="white"/>
        </w:rPr>
        <w:t xml:space="preserve">        Assert.Error(nameList.Count == entryMap.Count,</w:t>
      </w:r>
    </w:p>
    <w:p w14:paraId="015BE559" w14:textId="32EE5602" w:rsidR="00BC2037" w:rsidRDefault="00C32DBB" w:rsidP="00C32DBB">
      <w:pPr>
        <w:pStyle w:val="Code"/>
        <w:rPr>
          <w:highlight w:val="white"/>
        </w:rPr>
      </w:pPr>
      <w:r w:rsidRPr="00C32DBB">
        <w:rPr>
          <w:highlight w:val="white"/>
        </w:rPr>
        <w:t xml:space="preserve">                     SymbolTable.CurrentFunction.Name</w:t>
      </w:r>
      <w:r w:rsidR="00BC2037">
        <w:rPr>
          <w:highlight w:val="white"/>
        </w:rPr>
        <w:t xml:space="preserve">, </w:t>
      </w:r>
      <w:r w:rsidRPr="00C32DBB">
        <w:rPr>
          <w:highlight w:val="white"/>
        </w:rPr>
        <w:t>Message.</w:t>
      </w:r>
      <w:r w:rsidR="00BC2037">
        <w:rPr>
          <w:highlight w:val="white"/>
        </w:rPr>
        <w:t xml:space="preserve"> </w:t>
      </w:r>
    </w:p>
    <w:p w14:paraId="061EEC02" w14:textId="6C68F46D" w:rsidR="00C32DBB" w:rsidRPr="00C32DBB" w:rsidRDefault="00BC2037" w:rsidP="00C32DBB">
      <w:pPr>
        <w:pStyle w:val="Code"/>
        <w:rPr>
          <w:highlight w:val="white"/>
        </w:rPr>
      </w:pPr>
      <w:r>
        <w:rPr>
          <w:highlight w:val="white"/>
        </w:rPr>
        <w:t xml:space="preserve">          </w:t>
      </w:r>
      <w:r w:rsidR="00C32DBB" w:rsidRPr="00C32DBB">
        <w:rPr>
          <w:highlight w:val="white"/>
        </w:rPr>
        <w:t>Unmatched_number_of_parameters_in_old__style_function_</w:t>
      </w:r>
      <w:r w:rsidR="00C37108">
        <w:rPr>
          <w:highlight w:val="white"/>
        </w:rPr>
        <w:t>definition</w:t>
      </w:r>
      <w:r w:rsidR="00C32DBB" w:rsidRPr="00C32DBB">
        <w:rPr>
          <w:highlight w:val="white"/>
        </w:rPr>
        <w:t>);</w:t>
      </w:r>
    </w:p>
    <w:p w14:paraId="6B50CAE3" w14:textId="5BDF14E3" w:rsidR="00C32DBB" w:rsidRPr="00C32DBB" w:rsidRDefault="005900DC" w:rsidP="00C30968">
      <w:pPr>
        <w:rPr>
          <w:highlight w:val="white"/>
        </w:rPr>
      </w:pPr>
      <w:r>
        <w:rPr>
          <w:highlight w:val="white"/>
        </w:rPr>
        <w:t xml:space="preserve">Then we </w:t>
      </w:r>
      <w:r w:rsidR="006971C7">
        <w:rPr>
          <w:highlight w:val="white"/>
        </w:rPr>
        <w:t>iterat</w:t>
      </w:r>
      <w:r w:rsidR="00B5610D">
        <w:rPr>
          <w:highlight w:val="white"/>
        </w:rPr>
        <w:t xml:space="preserve">e through the parameter list </w:t>
      </w:r>
      <w:r w:rsidR="001526C7">
        <w:rPr>
          <w:highlight w:val="white"/>
        </w:rPr>
        <w:t>to</w:t>
      </w:r>
      <w:r w:rsidR="00B5610D">
        <w:rPr>
          <w:highlight w:val="white"/>
        </w:rPr>
        <w:t xml:space="preserve"> make sure they are all declared, and to assigne</w:t>
      </w:r>
      <w:r w:rsidR="00F02D44">
        <w:rPr>
          <w:highlight w:val="white"/>
        </w:rPr>
        <w:t>d</w:t>
      </w:r>
      <w:r w:rsidR="00B5610D">
        <w:rPr>
          <w:highlight w:val="white"/>
        </w:rPr>
        <w:t xml:space="preserve"> them the correct offset.</w:t>
      </w:r>
      <w:r w:rsidR="009E1C88">
        <w:rPr>
          <w:highlight w:val="white"/>
        </w:rPr>
        <w:t xml:space="preserve"> </w:t>
      </w:r>
      <w:r w:rsidR="001526C7">
        <w:rPr>
          <w:highlight w:val="white"/>
        </w:rPr>
        <w:t xml:space="preserve">When the parameters were declared they were given offsets. However, </w:t>
      </w:r>
      <w:r w:rsidR="00D1542E">
        <w:rPr>
          <w:highlight w:val="white"/>
        </w:rPr>
        <w:t xml:space="preserve">since the parameters and declaration may come in different order, we need to </w:t>
      </w:r>
      <w:r w:rsidR="00742CB7">
        <w:rPr>
          <w:highlight w:val="white"/>
        </w:rPr>
        <w:t>reassign</w:t>
      </w:r>
      <w:r w:rsidR="00D1542E">
        <w:rPr>
          <w:highlight w:val="white"/>
        </w:rPr>
        <w:t xml:space="preserve"> the declarations’ offsets.</w:t>
      </w:r>
    </w:p>
    <w:p w14:paraId="15844F38" w14:textId="77777777" w:rsidR="00C32DBB" w:rsidRPr="00C32DBB" w:rsidRDefault="00C32DBB" w:rsidP="00C32DBB">
      <w:pPr>
        <w:pStyle w:val="Code"/>
        <w:rPr>
          <w:highlight w:val="white"/>
        </w:rPr>
      </w:pPr>
      <w:r w:rsidRPr="00C32DBB">
        <w:rPr>
          <w:highlight w:val="white"/>
        </w:rPr>
        <w:t xml:space="preserve">        int offset = SymbolTable.FunctionHeaderSize;</w:t>
      </w:r>
    </w:p>
    <w:p w14:paraId="0FDFC86D" w14:textId="77777777" w:rsidR="00C32DBB" w:rsidRPr="00C32DBB" w:rsidRDefault="00C32DBB" w:rsidP="00C32DBB">
      <w:pPr>
        <w:pStyle w:val="Code"/>
        <w:rPr>
          <w:highlight w:val="white"/>
        </w:rPr>
      </w:pPr>
      <w:r w:rsidRPr="00C32DBB">
        <w:rPr>
          <w:highlight w:val="white"/>
        </w:rPr>
        <w:t xml:space="preserve">        foreach (string name in nameList) {</w:t>
      </w:r>
    </w:p>
    <w:p w14:paraId="1718B01A" w14:textId="77777777" w:rsidR="00C32DBB" w:rsidRPr="00C32DBB" w:rsidRDefault="00C32DBB" w:rsidP="00C32DBB">
      <w:pPr>
        <w:pStyle w:val="Code"/>
        <w:rPr>
          <w:highlight w:val="white"/>
        </w:rPr>
      </w:pPr>
      <w:r w:rsidRPr="00C32DBB">
        <w:rPr>
          <w:highlight w:val="white"/>
        </w:rPr>
        <w:t xml:space="preserve">          Symbol symbol;</w:t>
      </w:r>
    </w:p>
    <w:p w14:paraId="3FD93BA7" w14:textId="1E7DEBE8" w:rsidR="0031676D" w:rsidRDefault="0031676D" w:rsidP="0031676D">
      <w:pPr>
        <w:rPr>
          <w:highlight w:val="white"/>
        </w:rPr>
      </w:pPr>
      <w:r>
        <w:rPr>
          <w:highlight w:val="white"/>
        </w:rPr>
        <w:t>If the parameter has not been declared, we report an error.</w:t>
      </w:r>
    </w:p>
    <w:p w14:paraId="475750DF" w14:textId="17FC29B8" w:rsidR="006E40BF" w:rsidRDefault="005A3A23" w:rsidP="005A3A23">
      <w:pPr>
        <w:pStyle w:val="Code"/>
        <w:rPr>
          <w:highlight w:val="white"/>
        </w:rPr>
      </w:pPr>
      <w:r w:rsidRPr="00C32DBB">
        <w:rPr>
          <w:highlight w:val="white"/>
        </w:rPr>
        <w:t xml:space="preserve">          </w:t>
      </w:r>
      <w:r w:rsidR="006E40BF">
        <w:rPr>
          <w:highlight w:val="white"/>
        </w:rPr>
        <w:t>if (!</w:t>
      </w:r>
      <w:r w:rsidRPr="00C32DBB">
        <w:rPr>
          <w:highlight w:val="white"/>
        </w:rPr>
        <w:t>entryMap.TryGetValue(name, out symbol)</w:t>
      </w:r>
      <w:r w:rsidR="006E40BF">
        <w:rPr>
          <w:highlight w:val="white"/>
        </w:rPr>
        <w:t>) {</w:t>
      </w:r>
    </w:p>
    <w:p w14:paraId="24A925A4" w14:textId="0C0E1A26" w:rsidR="00C86A62" w:rsidRDefault="006E40BF" w:rsidP="00C32DBB">
      <w:pPr>
        <w:pStyle w:val="Code"/>
        <w:rPr>
          <w:highlight w:val="white"/>
        </w:rPr>
      </w:pPr>
      <w:r>
        <w:rPr>
          <w:highlight w:val="white"/>
        </w:rPr>
        <w:t xml:space="preserve">  </w:t>
      </w:r>
      <w:r w:rsidR="00C32DBB" w:rsidRPr="00C32DBB">
        <w:rPr>
          <w:highlight w:val="white"/>
        </w:rPr>
        <w:t xml:space="preserve">          Assert.Error(name,</w:t>
      </w:r>
      <w:r w:rsidR="00137E5D">
        <w:rPr>
          <w:highlight w:val="white"/>
        </w:rPr>
        <w:t xml:space="preserve"> </w:t>
      </w:r>
      <w:r w:rsidR="00C32DBB" w:rsidRPr="00C32DBB">
        <w:rPr>
          <w:highlight w:val="white"/>
        </w:rPr>
        <w:t>Message.</w:t>
      </w:r>
      <w:r w:rsidR="00C86A62">
        <w:rPr>
          <w:highlight w:val="white"/>
        </w:rPr>
        <w:t xml:space="preserve"> </w:t>
      </w:r>
    </w:p>
    <w:p w14:paraId="158C3B37" w14:textId="748FEF91" w:rsidR="00C32DBB" w:rsidRDefault="00C86A62" w:rsidP="00C32DBB">
      <w:pPr>
        <w:pStyle w:val="Code"/>
        <w:rPr>
          <w:highlight w:val="white"/>
        </w:rPr>
      </w:pPr>
      <w:r>
        <w:rPr>
          <w:highlight w:val="white"/>
        </w:rPr>
        <w:t xml:space="preserve">                      </w:t>
      </w:r>
      <w:r w:rsidR="00C32DBB" w:rsidRPr="00C32DBB">
        <w:rPr>
          <w:highlight w:val="white"/>
        </w:rPr>
        <w:t>Undefined_parameter_in_old__style_function_</w:t>
      </w:r>
      <w:r w:rsidR="00C37108">
        <w:rPr>
          <w:highlight w:val="white"/>
        </w:rPr>
        <w:t>definition</w:t>
      </w:r>
      <w:r w:rsidR="00C32DBB" w:rsidRPr="00C32DBB">
        <w:rPr>
          <w:highlight w:val="white"/>
        </w:rPr>
        <w:t>);</w:t>
      </w:r>
    </w:p>
    <w:p w14:paraId="7413F648" w14:textId="1D8F35C6" w:rsidR="00137E5D" w:rsidRDefault="00137E5D" w:rsidP="00C32DBB">
      <w:pPr>
        <w:pStyle w:val="Code"/>
        <w:rPr>
          <w:highlight w:val="white"/>
        </w:rPr>
      </w:pPr>
      <w:r>
        <w:rPr>
          <w:highlight w:val="white"/>
        </w:rPr>
        <w:t xml:space="preserve">          }</w:t>
      </w:r>
    </w:p>
    <w:p w14:paraId="1A0EB1B7" w14:textId="77777777" w:rsidR="00137E5D" w:rsidRPr="00C32DBB" w:rsidRDefault="00137E5D" w:rsidP="00C32DBB">
      <w:pPr>
        <w:pStyle w:val="Code"/>
        <w:rPr>
          <w:highlight w:val="white"/>
        </w:rPr>
      </w:pPr>
    </w:p>
    <w:p w14:paraId="3FC87656" w14:textId="77777777" w:rsidR="00C32DBB" w:rsidRPr="00C32DBB" w:rsidRDefault="00C32DBB" w:rsidP="00C32DBB">
      <w:pPr>
        <w:pStyle w:val="Code"/>
        <w:rPr>
          <w:highlight w:val="white"/>
        </w:rPr>
      </w:pPr>
      <w:r w:rsidRPr="00C32DBB">
        <w:rPr>
          <w:highlight w:val="white"/>
        </w:rPr>
        <w:t xml:space="preserve">          symbol.Offset = offset;</w:t>
      </w:r>
    </w:p>
    <w:p w14:paraId="0870946B" w14:textId="77777777" w:rsidR="00C32DBB" w:rsidRPr="00C32DBB" w:rsidRDefault="00C32DBB" w:rsidP="00C32DBB">
      <w:pPr>
        <w:pStyle w:val="Code"/>
        <w:rPr>
          <w:highlight w:val="white"/>
        </w:rPr>
      </w:pPr>
      <w:r w:rsidRPr="00C32DBB">
        <w:rPr>
          <w:highlight w:val="white"/>
        </w:rPr>
        <w:t xml:space="preserve">          offset += symbol.Type.Size();</w:t>
      </w:r>
    </w:p>
    <w:p w14:paraId="61FA71CF" w14:textId="77777777" w:rsidR="00C32DBB" w:rsidRPr="00C32DBB" w:rsidRDefault="00C32DBB" w:rsidP="00C32DBB">
      <w:pPr>
        <w:pStyle w:val="Code"/>
        <w:rPr>
          <w:highlight w:val="white"/>
        </w:rPr>
      </w:pPr>
      <w:r w:rsidRPr="00C32DBB">
        <w:rPr>
          <w:highlight w:val="white"/>
        </w:rPr>
        <w:t xml:space="preserve">        }</w:t>
      </w:r>
    </w:p>
    <w:p w14:paraId="05086677" w14:textId="60B4B401" w:rsidR="006149C4" w:rsidRDefault="00C32DBB" w:rsidP="00C32DBB">
      <w:pPr>
        <w:pStyle w:val="Code"/>
        <w:rPr>
          <w:highlight w:val="white"/>
        </w:rPr>
      </w:pPr>
      <w:r w:rsidRPr="00C32DBB">
        <w:rPr>
          <w:highlight w:val="white"/>
        </w:rPr>
        <w:t xml:space="preserve">      }</w:t>
      </w:r>
    </w:p>
    <w:p w14:paraId="0F6A73F1" w14:textId="732E6673" w:rsidR="006149C4" w:rsidRPr="00C32DBB" w:rsidRDefault="006149C4" w:rsidP="006149C4">
      <w:pPr>
        <w:rPr>
          <w:highlight w:val="white"/>
        </w:rPr>
      </w:pPr>
      <w:r>
        <w:rPr>
          <w:highlight w:val="white"/>
        </w:rPr>
        <w:t xml:space="preserve">In case of a new-style function </w:t>
      </w:r>
      <w:r w:rsidR="00C37108">
        <w:rPr>
          <w:highlight w:val="white"/>
        </w:rPr>
        <w:t>definition</w:t>
      </w:r>
      <w:r w:rsidR="008B25E5">
        <w:rPr>
          <w:highlight w:val="white"/>
        </w:rPr>
        <w:t xml:space="preserve">, we need to make sure the </w:t>
      </w:r>
      <w:r w:rsidR="002E1EF1">
        <w:rPr>
          <w:highlight w:val="white"/>
        </w:rPr>
        <w:t xml:space="preserve">entry map of the current function is empty. If it </w:t>
      </w:r>
      <w:r w:rsidR="008441F5">
        <w:rPr>
          <w:highlight w:val="white"/>
        </w:rPr>
        <w:t xml:space="preserve">is </w:t>
      </w:r>
      <w:r w:rsidR="002E1EF1">
        <w:rPr>
          <w:highlight w:val="white"/>
        </w:rPr>
        <w:t xml:space="preserve">not </w:t>
      </w:r>
      <w:r w:rsidR="00BC4624">
        <w:rPr>
          <w:highlight w:val="white"/>
        </w:rPr>
        <w:t>empty,</w:t>
      </w:r>
      <w:r w:rsidR="002E1EF1">
        <w:rPr>
          <w:highlight w:val="white"/>
        </w:rPr>
        <w:t xml:space="preserve"> we have a mix of old-style and new-style function </w:t>
      </w:r>
      <w:r w:rsidR="00C37108">
        <w:rPr>
          <w:highlight w:val="white"/>
        </w:rPr>
        <w:t>definition</w:t>
      </w:r>
      <w:r w:rsidR="002E1EF1">
        <w:rPr>
          <w:highlight w:val="white"/>
        </w:rPr>
        <w:t>, which is not allowed.</w:t>
      </w:r>
    </w:p>
    <w:p w14:paraId="224FC8F7" w14:textId="77777777" w:rsidR="00C32DBB" w:rsidRPr="00C32DBB" w:rsidRDefault="00C32DBB" w:rsidP="00C32DBB">
      <w:pPr>
        <w:pStyle w:val="Code"/>
        <w:rPr>
          <w:highlight w:val="white"/>
        </w:rPr>
      </w:pPr>
      <w:r w:rsidRPr="00C32DBB">
        <w:rPr>
          <w:highlight w:val="white"/>
        </w:rPr>
        <w:t xml:space="preserve">      else {</w:t>
      </w:r>
    </w:p>
    <w:p w14:paraId="69DD7E00" w14:textId="77777777" w:rsidR="00C32DBB" w:rsidRPr="00C32DBB" w:rsidRDefault="00C32DBB" w:rsidP="00C32DBB">
      <w:pPr>
        <w:pStyle w:val="Code"/>
        <w:rPr>
          <w:highlight w:val="white"/>
        </w:rPr>
      </w:pPr>
      <w:r w:rsidRPr="00C32DBB">
        <w:rPr>
          <w:highlight w:val="white"/>
        </w:rPr>
        <w:t xml:space="preserve">        Assert.Error(SymbolTable.CurrentTable.EntryMap.Count == 0,</w:t>
      </w:r>
    </w:p>
    <w:p w14:paraId="7137B0C5" w14:textId="3CAED3BA" w:rsidR="00C32DBB" w:rsidRPr="00C32DBB" w:rsidRDefault="00C32DBB" w:rsidP="00C32DBB">
      <w:pPr>
        <w:pStyle w:val="Code"/>
        <w:rPr>
          <w:highlight w:val="white"/>
        </w:rPr>
      </w:pPr>
      <w:r w:rsidRPr="00C32DBB">
        <w:rPr>
          <w:highlight w:val="white"/>
        </w:rPr>
        <w:t xml:space="preserve">          Message.New_and_old_style_mixed_function_</w:t>
      </w:r>
      <w:r w:rsidR="00C37108">
        <w:rPr>
          <w:highlight w:val="white"/>
        </w:rPr>
        <w:t>definition</w:t>
      </w:r>
      <w:r w:rsidRPr="00C32DBB">
        <w:rPr>
          <w:highlight w:val="white"/>
        </w:rPr>
        <w:t>);</w:t>
      </w:r>
    </w:p>
    <w:p w14:paraId="00856F8E" w14:textId="75F5034C" w:rsidR="00C32DBB" w:rsidRPr="00C32DBB" w:rsidRDefault="00CE18FB" w:rsidP="00CE18FB">
      <w:pPr>
        <w:rPr>
          <w:highlight w:val="white"/>
        </w:rPr>
      </w:pPr>
      <w:r>
        <w:rPr>
          <w:highlight w:val="white"/>
        </w:rPr>
        <w:t xml:space="preserve">Then we </w:t>
      </w:r>
      <w:r w:rsidR="00A35707">
        <w:rPr>
          <w:highlight w:val="white"/>
        </w:rPr>
        <w:t xml:space="preserve">iterate </w:t>
      </w:r>
      <w:r w:rsidR="00B21D1B">
        <w:rPr>
          <w:highlight w:val="white"/>
        </w:rPr>
        <w:t>through</w:t>
      </w:r>
      <w:r w:rsidR="00A35707">
        <w:rPr>
          <w:highlight w:val="white"/>
        </w:rPr>
        <w:t xml:space="preserve"> the </w:t>
      </w:r>
      <w:r w:rsidR="00B21D1B">
        <w:rPr>
          <w:highlight w:val="white"/>
        </w:rPr>
        <w:t>p</w:t>
      </w:r>
      <w:r w:rsidR="00A35707">
        <w:rPr>
          <w:highlight w:val="white"/>
        </w:rPr>
        <w:t>arameters list and add each parameter to the current symbol table</w:t>
      </w:r>
      <w:r w:rsidR="00B21D1B">
        <w:rPr>
          <w:highlight w:val="white"/>
        </w:rPr>
        <w:t xml:space="preserve"> of the function.</w:t>
      </w:r>
      <w:r w:rsidR="008F0DFD">
        <w:rPr>
          <w:highlight w:val="white"/>
        </w:rPr>
        <w:t xml:space="preserve"> In this way, each parameter </w:t>
      </w:r>
      <w:r w:rsidR="009C0B73">
        <w:rPr>
          <w:highlight w:val="white"/>
        </w:rPr>
        <w:t>is</w:t>
      </w:r>
      <w:r w:rsidR="008F0DFD">
        <w:rPr>
          <w:highlight w:val="white"/>
        </w:rPr>
        <w:t xml:space="preserve"> located at </w:t>
      </w:r>
      <w:r w:rsidR="009C0B73">
        <w:rPr>
          <w:highlight w:val="white"/>
        </w:rPr>
        <w:t xml:space="preserve">a memory offset so they can be assigned in function </w:t>
      </w:r>
      <w:r w:rsidR="00B82F4E">
        <w:rPr>
          <w:highlight w:val="white"/>
        </w:rPr>
        <w:t>calls and</w:t>
      </w:r>
      <w:r w:rsidR="009C0B73">
        <w:rPr>
          <w:highlight w:val="white"/>
        </w:rPr>
        <w:t xml:space="preserve"> be treated like regular variables inside the function.</w:t>
      </w:r>
    </w:p>
    <w:p w14:paraId="1A1542FA" w14:textId="77777777" w:rsidR="00C32DBB" w:rsidRPr="00C32DBB" w:rsidRDefault="00C32DBB" w:rsidP="00C32DBB">
      <w:pPr>
        <w:pStyle w:val="Code"/>
        <w:rPr>
          <w:highlight w:val="white"/>
        </w:rPr>
      </w:pPr>
      <w:r w:rsidRPr="00C32DBB">
        <w:rPr>
          <w:highlight w:val="white"/>
        </w:rPr>
        <w:t xml:space="preserve">        foreach (Pair&lt;string,Symbol&gt; pair in funcType.ParameterList){</w:t>
      </w:r>
    </w:p>
    <w:p w14:paraId="3CB720A0" w14:textId="77777777" w:rsidR="00C32DBB" w:rsidRPr="00C32DBB" w:rsidRDefault="00C32DBB" w:rsidP="00C32DBB">
      <w:pPr>
        <w:pStyle w:val="Code"/>
        <w:rPr>
          <w:highlight w:val="white"/>
        </w:rPr>
      </w:pPr>
      <w:r w:rsidRPr="00C32DBB">
        <w:rPr>
          <w:highlight w:val="white"/>
        </w:rPr>
        <w:t xml:space="preserve">          SymbolTable.CurrentTable.AddSymbol(pair.Second);</w:t>
      </w:r>
    </w:p>
    <w:p w14:paraId="586B7B1E" w14:textId="77777777" w:rsidR="00C32DBB" w:rsidRPr="00C32DBB" w:rsidRDefault="00C32DBB" w:rsidP="00C32DBB">
      <w:pPr>
        <w:pStyle w:val="Code"/>
        <w:rPr>
          <w:highlight w:val="white"/>
        </w:rPr>
      </w:pPr>
      <w:r w:rsidRPr="00C32DBB">
        <w:rPr>
          <w:highlight w:val="white"/>
        </w:rPr>
        <w:t xml:space="preserve">        }</w:t>
      </w:r>
    </w:p>
    <w:p w14:paraId="2E5F2017" w14:textId="77777777" w:rsidR="00C32DBB" w:rsidRPr="00C32DBB" w:rsidRDefault="00C32DBB" w:rsidP="00C32DBB">
      <w:pPr>
        <w:pStyle w:val="Code"/>
        <w:rPr>
          <w:highlight w:val="white"/>
        </w:rPr>
      </w:pPr>
      <w:r w:rsidRPr="00C32DBB">
        <w:rPr>
          <w:highlight w:val="white"/>
        </w:rPr>
        <w:t xml:space="preserve">      }</w:t>
      </w:r>
    </w:p>
    <w:p w14:paraId="74B3513F" w14:textId="77777777" w:rsidR="00856F0C" w:rsidRPr="00CC4E52" w:rsidRDefault="00856F0C" w:rsidP="00856F0C">
      <w:pPr>
        <w:rPr>
          <w:highlight w:val="white"/>
        </w:rPr>
      </w:pPr>
      <w:r>
        <w:rPr>
          <w:highlight w:val="white"/>
        </w:rPr>
        <w:t>When the parameter list has been settled, we check if the function is the main function. In that case, some special rules apply.</w:t>
      </w:r>
    </w:p>
    <w:p w14:paraId="1E40C36B" w14:textId="77777777" w:rsidR="00856F0C" w:rsidRDefault="00856F0C" w:rsidP="00856F0C">
      <w:pPr>
        <w:pStyle w:val="Code"/>
        <w:rPr>
          <w:highlight w:val="white"/>
        </w:rPr>
      </w:pPr>
      <w:r w:rsidRPr="00CD06E8">
        <w:rPr>
          <w:highlight w:val="white"/>
        </w:rPr>
        <w:t xml:space="preserve">      if (SymbolTable.CurrentFunction.UniqueName.Equals("main")) {</w:t>
      </w:r>
    </w:p>
    <w:p w14:paraId="35959825" w14:textId="4B59CD39" w:rsidR="00856F0C" w:rsidRPr="00CD06E8" w:rsidRDefault="00856F0C" w:rsidP="00856F0C">
      <w:pPr>
        <w:rPr>
          <w:highlight w:val="white"/>
        </w:rPr>
      </w:pPr>
      <w:r>
        <w:rPr>
          <w:highlight w:val="white"/>
        </w:rPr>
        <w:t xml:space="preserve">First, we call the </w:t>
      </w:r>
      <w:r w:rsidR="00C37108">
        <w:rPr>
          <w:rStyle w:val="KeyWord0"/>
          <w:highlight w:val="white"/>
        </w:rPr>
        <w:t>Initialization</w:t>
      </w:r>
      <w:r w:rsidRPr="001864B9">
        <w:rPr>
          <w:rStyle w:val="KeyWord0"/>
          <w:highlight w:val="white"/>
        </w:rPr>
        <w:t>CodeList</w:t>
      </w:r>
      <w:r>
        <w:rPr>
          <w:highlight w:val="white"/>
        </w:rPr>
        <w:t xml:space="preserve"> method that adds a few lines of code that </w:t>
      </w:r>
      <w:r w:rsidR="002F35C1">
        <w:rPr>
          <w:highlight w:val="white"/>
        </w:rPr>
        <w:t>initializer</w:t>
      </w:r>
      <w:r>
        <w:rPr>
          <w:highlight w:val="white"/>
        </w:rPr>
        <w:t>ializes the system and will be placed before the code of the main function.</w:t>
      </w:r>
    </w:p>
    <w:p w14:paraId="46FA86BA" w14:textId="0AD3106B" w:rsidR="00856F0C" w:rsidRPr="00CD06E8" w:rsidRDefault="00856F0C" w:rsidP="00856F0C">
      <w:pPr>
        <w:pStyle w:val="Code"/>
        <w:rPr>
          <w:highlight w:val="white"/>
        </w:rPr>
      </w:pPr>
      <w:r w:rsidRPr="00CD06E8">
        <w:rPr>
          <w:highlight w:val="white"/>
        </w:rPr>
        <w:t xml:space="preserve">        AssemblyCodeGenerator.</w:t>
      </w:r>
      <w:r w:rsidR="00C37108">
        <w:rPr>
          <w:highlight w:val="white"/>
        </w:rPr>
        <w:t>Initialization</w:t>
      </w:r>
      <w:r w:rsidRPr="00CD06E8">
        <w:rPr>
          <w:highlight w:val="white"/>
        </w:rPr>
        <w:t>CodeList();</w:t>
      </w:r>
    </w:p>
    <w:p w14:paraId="3A2B69BC" w14:textId="27B915B5" w:rsidR="008550B7" w:rsidRDefault="00A9474F" w:rsidP="00A9474F">
      <w:pPr>
        <w:rPr>
          <w:highlight w:val="white"/>
        </w:rPr>
      </w:pPr>
      <w:r>
        <w:rPr>
          <w:highlight w:val="white"/>
        </w:rPr>
        <w:lastRenderedPageBreak/>
        <w:t xml:space="preserve">We extract the parameter type list from the current function. In case of old-style </w:t>
      </w:r>
      <w:r w:rsidR="00C37108">
        <w:rPr>
          <w:highlight w:val="white"/>
        </w:rPr>
        <w:t>definition</w:t>
      </w:r>
      <w:r>
        <w:rPr>
          <w:highlight w:val="white"/>
        </w:rPr>
        <w:t>, this list will be null.</w:t>
      </w:r>
      <w:r w:rsidR="00E77E9E">
        <w:rPr>
          <w:highlight w:val="white"/>
        </w:rPr>
        <w:t xml:space="preserve"> In case of new-style </w:t>
      </w:r>
      <w:r w:rsidR="00C37108">
        <w:rPr>
          <w:highlight w:val="white"/>
        </w:rPr>
        <w:t>definition</w:t>
      </w:r>
      <w:r w:rsidR="00E77E9E">
        <w:rPr>
          <w:highlight w:val="white"/>
        </w:rPr>
        <w:t xml:space="preserve">, there is only </w:t>
      </w:r>
      <w:r w:rsidR="00817C08">
        <w:rPr>
          <w:highlight w:val="white"/>
        </w:rPr>
        <w:t>two</w:t>
      </w:r>
      <w:r w:rsidR="00E77E9E">
        <w:rPr>
          <w:highlight w:val="white"/>
        </w:rPr>
        <w:t xml:space="preserve"> allowed parameter list</w:t>
      </w:r>
      <w:r w:rsidR="005D5325">
        <w:rPr>
          <w:highlight w:val="white"/>
        </w:rPr>
        <w:t>:</w:t>
      </w:r>
    </w:p>
    <w:p w14:paraId="1E9D00B7" w14:textId="77777777" w:rsidR="00F21EC8" w:rsidRDefault="005D5325" w:rsidP="00494D31">
      <w:pPr>
        <w:pStyle w:val="Liststycke"/>
        <w:numPr>
          <w:ilvl w:val="0"/>
          <w:numId w:val="119"/>
        </w:numPr>
        <w:rPr>
          <w:highlight w:val="white"/>
        </w:rPr>
      </w:pPr>
      <w:r w:rsidRPr="001B1357">
        <w:rPr>
          <w:highlight w:val="white"/>
        </w:rPr>
        <w:t>No parameters</w:t>
      </w:r>
      <w:r w:rsidR="00FB4855" w:rsidRPr="001B1357">
        <w:rPr>
          <w:highlight w:val="white"/>
        </w:rPr>
        <w:t>, marked with void</w:t>
      </w:r>
      <w:r w:rsidR="00F21EC8">
        <w:rPr>
          <w:highlight w:val="white"/>
        </w:rPr>
        <w:t>.</w:t>
      </w:r>
    </w:p>
    <w:p w14:paraId="50147592" w14:textId="0831256E" w:rsidR="005D5325" w:rsidRPr="001B1357" w:rsidRDefault="005D5325" w:rsidP="00F21EC8">
      <w:pPr>
        <w:pStyle w:val="Liststycke"/>
        <w:rPr>
          <w:highlight w:val="white"/>
        </w:rPr>
      </w:pPr>
      <w:r w:rsidRPr="002A332D">
        <w:rPr>
          <w:rStyle w:val="KeyWord0"/>
          <w:highlight w:val="white"/>
        </w:rPr>
        <w:t xml:space="preserve">int main(void) { </w:t>
      </w:r>
      <w:r w:rsidR="00494D31" w:rsidRPr="002A332D">
        <w:rPr>
          <w:rStyle w:val="KeyWord0"/>
          <w:highlight w:val="white"/>
        </w:rPr>
        <w:t>/* ... */</w:t>
      </w:r>
      <w:r w:rsidRPr="002A332D">
        <w:rPr>
          <w:rStyle w:val="KeyWord0"/>
          <w:highlight w:val="white"/>
        </w:rPr>
        <w:t xml:space="preserve"> }</w:t>
      </w:r>
    </w:p>
    <w:p w14:paraId="23CC2230" w14:textId="77777777" w:rsidR="00F21EC8" w:rsidRDefault="00DF44AC" w:rsidP="001B1357">
      <w:pPr>
        <w:pStyle w:val="Liststycke"/>
        <w:numPr>
          <w:ilvl w:val="0"/>
          <w:numId w:val="119"/>
        </w:numPr>
        <w:rPr>
          <w:highlight w:val="white"/>
        </w:rPr>
      </w:pPr>
      <w:r w:rsidRPr="001B1357">
        <w:rPr>
          <w:highlight w:val="white"/>
        </w:rPr>
        <w:t xml:space="preserve">Command line </w:t>
      </w:r>
      <w:r w:rsidR="00863229">
        <w:rPr>
          <w:highlight w:val="white"/>
        </w:rPr>
        <w:t>arguments</w:t>
      </w:r>
      <w:r w:rsidR="002460BE" w:rsidRPr="001B1357">
        <w:rPr>
          <w:highlight w:val="white"/>
        </w:rPr>
        <w:t>.</w:t>
      </w:r>
    </w:p>
    <w:p w14:paraId="7708B602" w14:textId="15845B6E" w:rsidR="00F21EC8" w:rsidRDefault="002460BE" w:rsidP="00DE1C8F">
      <w:pPr>
        <w:pStyle w:val="Liststycke"/>
        <w:rPr>
          <w:highlight w:val="white"/>
        </w:rPr>
      </w:pPr>
      <w:r w:rsidRPr="00941245">
        <w:rPr>
          <w:rStyle w:val="KeyWord0"/>
          <w:highlight w:val="white"/>
        </w:rPr>
        <w:t>int main(</w:t>
      </w:r>
      <w:r w:rsidR="005337FE" w:rsidRPr="00941245">
        <w:rPr>
          <w:rStyle w:val="KeyWord0"/>
          <w:highlight w:val="white"/>
        </w:rPr>
        <w:t>int argc, char *argv[]</w:t>
      </w:r>
      <w:r w:rsidRPr="00941245">
        <w:rPr>
          <w:rStyle w:val="KeyWord0"/>
          <w:highlight w:val="white"/>
        </w:rPr>
        <w:t>) { /* ... */ }</w:t>
      </w:r>
      <w:r w:rsidR="0071104F">
        <w:rPr>
          <w:rStyle w:val="KeyWord0"/>
          <w:highlight w:val="white"/>
        </w:rPr>
        <w:t xml:space="preserve"> </w:t>
      </w:r>
      <w:r w:rsidR="00F358FA" w:rsidRPr="001B1357">
        <w:rPr>
          <w:highlight w:val="white"/>
        </w:rPr>
        <w:t>or</w:t>
      </w:r>
      <w:r w:rsidR="0071104F">
        <w:rPr>
          <w:highlight w:val="white"/>
        </w:rPr>
        <w:t xml:space="preserve"> </w:t>
      </w:r>
      <w:r w:rsidR="005337FE" w:rsidRPr="00DE1C8F">
        <w:rPr>
          <w:rStyle w:val="KeyWord0"/>
          <w:highlight w:val="white"/>
        </w:rPr>
        <w:t>int main(int argc, char **argv) { /* ... */ }</w:t>
      </w:r>
    </w:p>
    <w:p w14:paraId="4A1B3DFE" w14:textId="53699715" w:rsidR="001B1357" w:rsidRDefault="00D111BB" w:rsidP="00DE1C8F">
      <w:pPr>
        <w:pStyle w:val="Liststycke"/>
        <w:rPr>
          <w:highlight w:val="white"/>
        </w:rPr>
      </w:pPr>
      <w:r>
        <w:rPr>
          <w:highlight w:val="white"/>
        </w:rPr>
        <w:t>T</w:t>
      </w:r>
      <w:r w:rsidR="00F2052D">
        <w:rPr>
          <w:highlight w:val="white"/>
        </w:rPr>
        <w:t>he two cases</w:t>
      </w:r>
      <w:r w:rsidR="003761A3">
        <w:rPr>
          <w:highlight w:val="white"/>
        </w:rPr>
        <w:t xml:space="preserve"> are</w:t>
      </w:r>
      <w:r w:rsidR="00F2052D">
        <w:rPr>
          <w:highlight w:val="white"/>
        </w:rPr>
        <w:t xml:space="preserve"> actually</w:t>
      </w:r>
      <w:r w:rsidR="003761A3">
        <w:rPr>
          <w:highlight w:val="white"/>
        </w:rPr>
        <w:t xml:space="preserve"> </w:t>
      </w:r>
      <w:r w:rsidR="00F2052D">
        <w:rPr>
          <w:highlight w:val="white"/>
        </w:rPr>
        <w:t>the same case, since arrays are changed to pointers in parameter types. Also note that</w:t>
      </w:r>
      <w:r w:rsidR="001B1357">
        <w:rPr>
          <w:highlight w:val="white"/>
        </w:rPr>
        <w:t xml:space="preserve"> do not check the names of the parameters</w:t>
      </w:r>
      <w:r w:rsidR="00C73F5F">
        <w:rPr>
          <w:highlight w:val="white"/>
        </w:rPr>
        <w:t xml:space="preserve">, the parameters can have any names. However, </w:t>
      </w:r>
      <w:r w:rsidR="0049687F">
        <w:rPr>
          <w:highlight w:val="white"/>
        </w:rPr>
        <w:t xml:space="preserve">the </w:t>
      </w:r>
      <w:r w:rsidR="00C73F5F">
        <w:rPr>
          <w:highlight w:val="white"/>
        </w:rPr>
        <w:t>names cannot be omitted.</w:t>
      </w:r>
    </w:p>
    <w:p w14:paraId="2EA5B151" w14:textId="755ADF0A" w:rsidR="00856F0C" w:rsidRPr="00CD06E8" w:rsidRDefault="00856F0C" w:rsidP="00856F0C">
      <w:pPr>
        <w:pStyle w:val="Code"/>
        <w:rPr>
          <w:highlight w:val="white"/>
        </w:rPr>
      </w:pPr>
      <w:r w:rsidRPr="00CD06E8">
        <w:rPr>
          <w:highlight w:val="white"/>
        </w:rPr>
        <w:t xml:space="preserve">        List&lt;Type&gt; typeList =</w:t>
      </w:r>
    </w:p>
    <w:p w14:paraId="259040FA" w14:textId="77777777" w:rsidR="00856F0C" w:rsidRPr="00CD06E8" w:rsidRDefault="00856F0C" w:rsidP="00856F0C">
      <w:pPr>
        <w:pStyle w:val="Code"/>
        <w:rPr>
          <w:highlight w:val="white"/>
        </w:rPr>
      </w:pPr>
      <w:r w:rsidRPr="00CD06E8">
        <w:rPr>
          <w:highlight w:val="white"/>
        </w:rPr>
        <w:t xml:space="preserve">          SymbolTable.CurrentFunction.Type.TypeList;</w:t>
      </w:r>
    </w:p>
    <w:p w14:paraId="2A17E834" w14:textId="3F10C2F0" w:rsidR="00A04864" w:rsidRDefault="004A5895" w:rsidP="003009E8">
      <w:pPr>
        <w:rPr>
          <w:highlight w:val="white"/>
        </w:rPr>
      </w:pPr>
      <w:r>
        <w:rPr>
          <w:highlight w:val="white"/>
        </w:rPr>
        <w:t xml:space="preserve">If </w:t>
      </w:r>
      <w:r w:rsidRPr="008D353C">
        <w:rPr>
          <w:rStyle w:val="KeyWord0"/>
          <w:highlight w:val="white"/>
        </w:rPr>
        <w:t>typelist</w:t>
      </w:r>
      <w:r>
        <w:rPr>
          <w:highlight w:val="white"/>
        </w:rPr>
        <w:t xml:space="preserve"> is </w:t>
      </w:r>
      <w:r w:rsidR="003009E8">
        <w:rPr>
          <w:highlight w:val="white"/>
        </w:rPr>
        <w:t xml:space="preserve">not </w:t>
      </w:r>
      <w:r>
        <w:rPr>
          <w:highlight w:val="white"/>
        </w:rPr>
        <w:t xml:space="preserve">null, </w:t>
      </w:r>
      <w:r w:rsidR="003009E8">
        <w:rPr>
          <w:highlight w:val="white"/>
        </w:rPr>
        <w:t xml:space="preserve">and there </w:t>
      </w:r>
      <w:r w:rsidR="00634409">
        <w:rPr>
          <w:highlight w:val="white"/>
        </w:rPr>
        <w:t>are</w:t>
      </w:r>
      <w:r w:rsidR="003009E8">
        <w:rPr>
          <w:highlight w:val="white"/>
        </w:rPr>
        <w:t xml:space="preserve"> two parameters, we check if the command line argument case applies.</w:t>
      </w:r>
      <w:r w:rsidR="00D408AD">
        <w:rPr>
          <w:highlight w:val="white"/>
        </w:rPr>
        <w:t xml:space="preserve"> </w:t>
      </w:r>
      <w:r w:rsidR="001C2337">
        <w:rPr>
          <w:highlight w:val="white"/>
        </w:rPr>
        <w:t xml:space="preserve">The first parameter shall be </w:t>
      </w:r>
      <w:r w:rsidR="00D609DB">
        <w:rPr>
          <w:highlight w:val="white"/>
        </w:rPr>
        <w:t xml:space="preserve">a </w:t>
      </w:r>
      <w:r w:rsidR="001C2337">
        <w:rPr>
          <w:highlight w:val="white"/>
        </w:rPr>
        <w:t>signed or unsigned integer</w:t>
      </w:r>
      <w:r w:rsidR="00D609DB">
        <w:rPr>
          <w:highlight w:val="white"/>
        </w:rPr>
        <w:t xml:space="preserve"> while the</w:t>
      </w:r>
      <w:r w:rsidR="001C2337">
        <w:rPr>
          <w:highlight w:val="white"/>
        </w:rPr>
        <w:t xml:space="preserve"> second parameter shall be </w:t>
      </w:r>
      <w:r w:rsidR="0006065D">
        <w:rPr>
          <w:highlight w:val="white"/>
        </w:rPr>
        <w:t>a pointer to pointer to signed or unsigned character.</w:t>
      </w:r>
    </w:p>
    <w:p w14:paraId="2D93C5D3" w14:textId="596F9E47" w:rsidR="00856F0C" w:rsidRPr="00CD06E8" w:rsidRDefault="00856F0C" w:rsidP="00856F0C">
      <w:pPr>
        <w:pStyle w:val="Code"/>
        <w:rPr>
          <w:highlight w:val="white"/>
        </w:rPr>
      </w:pPr>
      <w:r w:rsidRPr="00CD06E8">
        <w:rPr>
          <w:highlight w:val="white"/>
        </w:rPr>
        <w:t xml:space="preserve">        if ((typeList != null) &amp;&amp; (typeList.Count == 2)) {</w:t>
      </w:r>
    </w:p>
    <w:p w14:paraId="1918F5CA" w14:textId="0BD79D6D" w:rsidR="00856F0C" w:rsidRPr="00CD06E8" w:rsidRDefault="00856F0C" w:rsidP="00856F0C">
      <w:pPr>
        <w:pStyle w:val="Code"/>
        <w:rPr>
          <w:highlight w:val="white"/>
        </w:rPr>
      </w:pPr>
      <w:r w:rsidRPr="00CD06E8">
        <w:rPr>
          <w:highlight w:val="white"/>
        </w:rPr>
        <w:t xml:space="preserve">          Assert.Error(typeList[0].IsInteger() &amp;&amp;</w:t>
      </w:r>
    </w:p>
    <w:p w14:paraId="6D99FA75" w14:textId="77777777" w:rsidR="00856F0C" w:rsidRDefault="00856F0C" w:rsidP="00856F0C">
      <w:pPr>
        <w:pStyle w:val="Code"/>
        <w:rPr>
          <w:highlight w:val="white"/>
        </w:rPr>
      </w:pPr>
      <w:r w:rsidRPr="00CD06E8">
        <w:rPr>
          <w:highlight w:val="white"/>
        </w:rPr>
        <w:t xml:space="preserve">                       typeList[1].IsPointer() &amp;&amp;</w:t>
      </w:r>
    </w:p>
    <w:p w14:paraId="472A3D8F" w14:textId="77777777" w:rsidR="00856F0C" w:rsidRPr="00CD06E8" w:rsidRDefault="00856F0C" w:rsidP="00856F0C">
      <w:pPr>
        <w:pStyle w:val="Code"/>
        <w:rPr>
          <w:highlight w:val="white"/>
        </w:rPr>
      </w:pPr>
      <w:r>
        <w:rPr>
          <w:highlight w:val="white"/>
        </w:rPr>
        <w:t xml:space="preserve">                      </w:t>
      </w:r>
      <w:r w:rsidRPr="00CD06E8">
        <w:rPr>
          <w:highlight w:val="white"/>
        </w:rPr>
        <w:t xml:space="preserve"> typeList[1].PointerType.IsPointer() &amp;&amp;</w:t>
      </w:r>
    </w:p>
    <w:p w14:paraId="3A8875E2" w14:textId="77777777" w:rsidR="00856F0C" w:rsidRPr="00CD06E8" w:rsidRDefault="00856F0C" w:rsidP="00856F0C">
      <w:pPr>
        <w:pStyle w:val="Code"/>
        <w:rPr>
          <w:highlight w:val="white"/>
        </w:rPr>
      </w:pPr>
      <w:r w:rsidRPr="00CD06E8">
        <w:rPr>
          <w:highlight w:val="white"/>
        </w:rPr>
        <w:t xml:space="preserve">                       typeList[1].PointerType.PointerType.IsChar(),</w:t>
      </w:r>
    </w:p>
    <w:p w14:paraId="201F3E43" w14:textId="77777777" w:rsidR="00856F0C" w:rsidRPr="00CD06E8" w:rsidRDefault="00856F0C" w:rsidP="00856F0C">
      <w:pPr>
        <w:pStyle w:val="Code"/>
        <w:rPr>
          <w:highlight w:val="white"/>
        </w:rPr>
      </w:pPr>
      <w:r w:rsidRPr="00CD06E8">
        <w:rPr>
          <w:highlight w:val="white"/>
        </w:rPr>
        <w:t xml:space="preserve">                       "main", Message.Invalid_parameter_list);</w:t>
      </w:r>
    </w:p>
    <w:p w14:paraId="69A45E0A" w14:textId="77777777" w:rsidR="00856F0C" w:rsidRPr="00CD06E8" w:rsidRDefault="00856F0C" w:rsidP="00856F0C">
      <w:pPr>
        <w:pStyle w:val="Code"/>
        <w:rPr>
          <w:highlight w:val="white"/>
        </w:rPr>
      </w:pPr>
      <w:r w:rsidRPr="00CD06E8">
        <w:rPr>
          <w:highlight w:val="white"/>
        </w:rPr>
        <w:t xml:space="preserve">          AssemblyCodeGenerator.ArgumentCodeList();</w:t>
      </w:r>
    </w:p>
    <w:p w14:paraId="61B88D55" w14:textId="77777777" w:rsidR="00856F0C" w:rsidRPr="00CD06E8" w:rsidRDefault="00856F0C" w:rsidP="00856F0C">
      <w:pPr>
        <w:pStyle w:val="Code"/>
        <w:rPr>
          <w:highlight w:val="white"/>
        </w:rPr>
      </w:pPr>
      <w:r w:rsidRPr="00CD06E8">
        <w:rPr>
          <w:highlight w:val="white"/>
        </w:rPr>
        <w:t xml:space="preserve">        }</w:t>
      </w:r>
    </w:p>
    <w:p w14:paraId="57061E62" w14:textId="4F4A3E9A" w:rsidR="007A552E" w:rsidRPr="00CD06E8" w:rsidRDefault="007A552E" w:rsidP="007A552E">
      <w:pPr>
        <w:rPr>
          <w:highlight w:val="white"/>
        </w:rPr>
      </w:pPr>
      <w:r>
        <w:rPr>
          <w:highlight w:val="white"/>
        </w:rPr>
        <w:t xml:space="preserve">If </w:t>
      </w:r>
      <w:r w:rsidRPr="008D353C">
        <w:rPr>
          <w:rStyle w:val="KeyWord0"/>
          <w:highlight w:val="white"/>
        </w:rPr>
        <w:t>typelist</w:t>
      </w:r>
      <w:r>
        <w:rPr>
          <w:highlight w:val="white"/>
        </w:rPr>
        <w:t xml:space="preserve"> is null, we have the old-style function </w:t>
      </w:r>
      <w:r w:rsidR="00C37108">
        <w:rPr>
          <w:highlight w:val="white"/>
        </w:rPr>
        <w:t>definition</w:t>
      </w:r>
      <w:r>
        <w:rPr>
          <w:highlight w:val="white"/>
        </w:rPr>
        <w:t>, in which case we do not perform any type checking at all.</w:t>
      </w:r>
      <w:r w:rsidRPr="00CD06E8">
        <w:rPr>
          <w:highlight w:val="white"/>
        </w:rPr>
        <w:t xml:space="preserve"> </w:t>
      </w:r>
      <w:r w:rsidR="008D353C">
        <w:rPr>
          <w:highlight w:val="white"/>
        </w:rPr>
        <w:t xml:space="preserve">If </w:t>
      </w:r>
      <w:r w:rsidR="008D353C" w:rsidRPr="008D353C">
        <w:rPr>
          <w:rStyle w:val="KeyWord0"/>
          <w:highlight w:val="white"/>
        </w:rPr>
        <w:t>typelist</w:t>
      </w:r>
      <w:r w:rsidR="008D353C">
        <w:rPr>
          <w:highlight w:val="white"/>
        </w:rPr>
        <w:t xml:space="preserve"> is empty, we have the</w:t>
      </w:r>
      <w:r w:rsidR="00D35932">
        <w:rPr>
          <w:highlight w:val="white"/>
        </w:rPr>
        <w:t xml:space="preserve"> void-marked</w:t>
      </w:r>
      <w:r w:rsidR="008D353C">
        <w:rPr>
          <w:highlight w:val="white"/>
        </w:rPr>
        <w:t xml:space="preserve"> </w:t>
      </w:r>
      <w:r w:rsidR="00D35932">
        <w:rPr>
          <w:highlight w:val="white"/>
        </w:rPr>
        <w:t>empty parameter list.</w:t>
      </w:r>
    </w:p>
    <w:p w14:paraId="0012DEB5" w14:textId="77777777" w:rsidR="00856F0C" w:rsidRPr="00CD06E8" w:rsidRDefault="00856F0C" w:rsidP="00856F0C">
      <w:pPr>
        <w:pStyle w:val="Code"/>
        <w:rPr>
          <w:highlight w:val="white"/>
        </w:rPr>
      </w:pPr>
      <w:r w:rsidRPr="00CD06E8">
        <w:rPr>
          <w:highlight w:val="white"/>
        </w:rPr>
        <w:t xml:space="preserve">        else {</w:t>
      </w:r>
    </w:p>
    <w:p w14:paraId="6EF67DA6" w14:textId="77777777" w:rsidR="00856F0C" w:rsidRPr="00CD06E8" w:rsidRDefault="00856F0C" w:rsidP="00856F0C">
      <w:pPr>
        <w:pStyle w:val="Code"/>
        <w:rPr>
          <w:highlight w:val="white"/>
        </w:rPr>
      </w:pPr>
      <w:r w:rsidRPr="00CD06E8">
        <w:rPr>
          <w:highlight w:val="white"/>
        </w:rPr>
        <w:t xml:space="preserve">          Assert.Error((typeList == null) || (typeList.Count == 0),</w:t>
      </w:r>
    </w:p>
    <w:p w14:paraId="013F367B" w14:textId="77777777" w:rsidR="00856F0C" w:rsidRPr="00CD06E8" w:rsidRDefault="00856F0C" w:rsidP="00856F0C">
      <w:pPr>
        <w:pStyle w:val="Code"/>
        <w:rPr>
          <w:highlight w:val="white"/>
        </w:rPr>
      </w:pPr>
      <w:r w:rsidRPr="00CD06E8">
        <w:rPr>
          <w:highlight w:val="white"/>
        </w:rPr>
        <w:t xml:space="preserve">                       "main", Message.Invalid_parameter_list);</w:t>
      </w:r>
    </w:p>
    <w:p w14:paraId="7119C075" w14:textId="77777777" w:rsidR="00856F0C" w:rsidRPr="00CD06E8" w:rsidRDefault="00856F0C" w:rsidP="00856F0C">
      <w:pPr>
        <w:pStyle w:val="Code"/>
        <w:rPr>
          <w:highlight w:val="white"/>
        </w:rPr>
      </w:pPr>
      <w:r w:rsidRPr="00CD06E8">
        <w:rPr>
          <w:highlight w:val="white"/>
        </w:rPr>
        <w:t xml:space="preserve">        }</w:t>
      </w:r>
    </w:p>
    <w:p w14:paraId="03F9360E" w14:textId="77777777" w:rsidR="00856F0C" w:rsidRPr="00CD06E8" w:rsidRDefault="00856F0C" w:rsidP="00856F0C">
      <w:pPr>
        <w:pStyle w:val="Code"/>
        <w:rPr>
          <w:highlight w:val="white"/>
        </w:rPr>
      </w:pPr>
      <w:r w:rsidRPr="00CD06E8">
        <w:rPr>
          <w:highlight w:val="white"/>
        </w:rPr>
        <w:t xml:space="preserve">      }</w:t>
      </w:r>
    </w:p>
    <w:p w14:paraId="58771C92" w14:textId="42FFEFE0" w:rsidR="00C32DBB" w:rsidRPr="000B09DE" w:rsidRDefault="00C32DBB" w:rsidP="000B09DE">
      <w:pPr>
        <w:pStyle w:val="Code"/>
        <w:rPr>
          <w:highlight w:val="white"/>
        </w:rPr>
      </w:pPr>
      <w:r w:rsidRPr="00C32DBB">
        <w:rPr>
          <w:highlight w:val="white"/>
        </w:rPr>
        <w:t xml:space="preserve">    }</w:t>
      </w:r>
    </w:p>
    <w:p w14:paraId="0FEDD1DD" w14:textId="036909D8" w:rsidR="0098439A" w:rsidRDefault="00062D3D" w:rsidP="00E40B78">
      <w:r>
        <w:t xml:space="preserve">The </w:t>
      </w:r>
      <w:r w:rsidRPr="00062D3D">
        <w:rPr>
          <w:rStyle w:val="KeyWord0"/>
        </w:rPr>
        <w:t>FunctionEnd</w:t>
      </w:r>
      <w:r>
        <w:t xml:space="preserve"> method </w:t>
      </w:r>
      <w:r w:rsidR="002359E5">
        <w:t xml:space="preserve">is called </w:t>
      </w:r>
      <w:r w:rsidR="0098439A">
        <w:t xml:space="preserve">when the </w:t>
      </w:r>
      <w:r w:rsidR="00E52658">
        <w:t>statements</w:t>
      </w:r>
      <w:r w:rsidR="0098439A">
        <w:t xml:space="preserve"> of the function ha</w:t>
      </w:r>
      <w:r w:rsidR="00BC7909">
        <w:t>ve</w:t>
      </w:r>
      <w:r w:rsidR="0098439A">
        <w:t xml:space="preserve"> been parsed.</w:t>
      </w:r>
      <w:r w:rsidR="00BC7909">
        <w:t xml:space="preserve"> Its task is to </w:t>
      </w:r>
      <w:r w:rsidR="00373829">
        <w:t>chec</w:t>
      </w:r>
      <w:r w:rsidR="005B7AB5">
        <w:t>k the return statement at the end of the function and generate a static symbol holding the assembly code of the function.</w:t>
      </w:r>
    </w:p>
    <w:p w14:paraId="12618D19" w14:textId="5CD638DC" w:rsidR="000A3CFE" w:rsidRDefault="000A3CFE" w:rsidP="000A3CFE">
      <w:pPr>
        <w:rPr>
          <w:highlight w:val="white"/>
        </w:rPr>
      </w:pPr>
      <w:r>
        <w:rPr>
          <w:highlight w:val="white"/>
        </w:rPr>
        <w:t>The first step is to</w:t>
      </w:r>
      <w:r w:rsidR="00CD2DB8">
        <w:rPr>
          <w:highlight w:val="white"/>
        </w:rPr>
        <w:t xml:space="preserve"> </w:t>
      </w:r>
      <w:r w:rsidR="002C5092">
        <w:rPr>
          <w:highlight w:val="white"/>
        </w:rPr>
        <w:t xml:space="preserve">backpatch the next set of the statement. Each statement has a next set holding jump instruction out of the statement. For instance, a </w:t>
      </w:r>
      <w:r w:rsidR="002C5092" w:rsidRPr="002C5092">
        <w:rPr>
          <w:rStyle w:val="KeyWord0"/>
          <w:highlight w:val="white"/>
        </w:rPr>
        <w:t>for</w:t>
      </w:r>
      <w:r w:rsidR="002C5092">
        <w:rPr>
          <w:highlight w:val="white"/>
        </w:rPr>
        <w:t xml:space="preserve"> or </w:t>
      </w:r>
      <w:r w:rsidR="002C5092" w:rsidRPr="002C5092">
        <w:rPr>
          <w:rStyle w:val="KeyWord0"/>
          <w:highlight w:val="white"/>
        </w:rPr>
        <w:t>while</w:t>
      </w:r>
      <w:r w:rsidR="002C5092">
        <w:rPr>
          <w:highlight w:val="white"/>
        </w:rPr>
        <w:t xml:space="preserve"> statement</w:t>
      </w:r>
      <w:r w:rsidR="000563A7">
        <w:rPr>
          <w:highlight w:val="white"/>
        </w:rPr>
        <w:t>s</w:t>
      </w:r>
      <w:r w:rsidR="002C5092">
        <w:rPr>
          <w:highlight w:val="white"/>
        </w:rPr>
        <w:t xml:space="preserve"> has a </w:t>
      </w:r>
      <w:r w:rsidR="000563A7">
        <w:rPr>
          <w:highlight w:val="white"/>
        </w:rPr>
        <w:t>next sets holding jumps out of the statement. We add an new empty statement and backpatch the next set to it.</w:t>
      </w:r>
    </w:p>
    <w:p w14:paraId="5BE2295A" w14:textId="71EFAA34" w:rsidR="00E52658" w:rsidRPr="00E52658" w:rsidRDefault="00E52658" w:rsidP="00E52658">
      <w:pPr>
        <w:pStyle w:val="Code"/>
        <w:rPr>
          <w:highlight w:val="white"/>
        </w:rPr>
      </w:pPr>
      <w:r w:rsidRPr="00E52658">
        <w:rPr>
          <w:highlight w:val="white"/>
        </w:rPr>
        <w:t xml:space="preserve">    public static void FunctionEnd(Statement statement) {</w:t>
      </w:r>
    </w:p>
    <w:p w14:paraId="0E593CBD" w14:textId="77777777" w:rsidR="00E52658" w:rsidRPr="00E52658" w:rsidRDefault="00E52658" w:rsidP="00E52658">
      <w:pPr>
        <w:pStyle w:val="Code"/>
        <w:rPr>
          <w:highlight w:val="white"/>
        </w:rPr>
      </w:pPr>
      <w:r w:rsidRPr="00E52658">
        <w:rPr>
          <w:highlight w:val="white"/>
        </w:rPr>
        <w:t xml:space="preserve">      MiddleCode nextCode =</w:t>
      </w:r>
    </w:p>
    <w:p w14:paraId="107BC660" w14:textId="606A5764"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MiddleOperator.Empty);</w:t>
      </w:r>
    </w:p>
    <w:p w14:paraId="77760EB0" w14:textId="38F4F83A" w:rsidR="00E52658" w:rsidRPr="00E52658" w:rsidRDefault="00E52658" w:rsidP="00E52658">
      <w:pPr>
        <w:pStyle w:val="Code"/>
        <w:rPr>
          <w:highlight w:val="white"/>
        </w:rPr>
      </w:pPr>
      <w:r w:rsidRPr="00E52658">
        <w:rPr>
          <w:highlight w:val="white"/>
        </w:rPr>
        <w:t xml:space="preserve">      Backpatch(</w:t>
      </w:r>
      <w:r w:rsidR="00C95C36">
        <w:rPr>
          <w:highlight w:val="white"/>
        </w:rPr>
        <w:t>statement.NextSet</w:t>
      </w:r>
      <w:r w:rsidRPr="00E52658">
        <w:rPr>
          <w:highlight w:val="white"/>
        </w:rPr>
        <w:t>, nextCode);</w:t>
      </w:r>
    </w:p>
    <w:p w14:paraId="071E7086" w14:textId="5C3E655F" w:rsidR="00E52658" w:rsidRPr="00E52658" w:rsidRDefault="0099673C" w:rsidP="0099673C">
      <w:pPr>
        <w:rPr>
          <w:highlight w:val="white"/>
        </w:rPr>
      </w:pPr>
      <w:r>
        <w:rPr>
          <w:highlight w:val="white"/>
        </w:rPr>
        <w:t xml:space="preserve">If the return type of the function is void, we need to add a return </w:t>
      </w:r>
      <w:r w:rsidR="00FF790D">
        <w:rPr>
          <w:highlight w:val="white"/>
        </w:rPr>
        <w:t xml:space="preserve">instruction </w:t>
      </w:r>
      <w:r>
        <w:rPr>
          <w:highlight w:val="white"/>
        </w:rPr>
        <w:t xml:space="preserve">at the end of the function. However, </w:t>
      </w:r>
      <w:r w:rsidR="00080A6C">
        <w:rPr>
          <w:highlight w:val="white"/>
        </w:rPr>
        <w:t>If the</w:t>
      </w:r>
      <w:r>
        <w:rPr>
          <w:highlight w:val="white"/>
        </w:rPr>
        <w:t xml:space="preserve"> current function is the main function, </w:t>
      </w:r>
      <w:r w:rsidR="00C84AD7">
        <w:rPr>
          <w:highlight w:val="white"/>
        </w:rPr>
        <w:t>we instead add an exit statement that will return the control to the enclosing system with exit code zero.</w:t>
      </w:r>
    </w:p>
    <w:p w14:paraId="608326BA" w14:textId="77777777" w:rsidR="0099673C" w:rsidRPr="0099673C" w:rsidRDefault="0099673C" w:rsidP="0099673C">
      <w:pPr>
        <w:pStyle w:val="Code"/>
        <w:rPr>
          <w:highlight w:val="white"/>
        </w:rPr>
      </w:pPr>
      <w:r w:rsidRPr="0099673C">
        <w:rPr>
          <w:highlight w:val="white"/>
        </w:rPr>
        <w:t xml:space="preserve">      if (SymbolTable.CurrentFunction.Type.ReturnType.IsVoid()) {</w:t>
      </w:r>
    </w:p>
    <w:p w14:paraId="2271A455" w14:textId="77777777" w:rsidR="0099673C" w:rsidRPr="0099673C" w:rsidRDefault="0099673C" w:rsidP="0099673C">
      <w:pPr>
        <w:pStyle w:val="Code"/>
        <w:rPr>
          <w:highlight w:val="white"/>
        </w:rPr>
      </w:pPr>
      <w:r w:rsidRPr="0099673C">
        <w:rPr>
          <w:highlight w:val="white"/>
        </w:rPr>
        <w:t xml:space="preserve">        if (SymbolTable.CurrentFunction.UniqueName.Equals("main")) {</w:t>
      </w:r>
    </w:p>
    <w:p w14:paraId="7CBA26E5" w14:textId="77777777" w:rsidR="0099673C" w:rsidRPr="0099673C" w:rsidRDefault="0099673C" w:rsidP="0099673C">
      <w:pPr>
        <w:pStyle w:val="Code"/>
        <w:rPr>
          <w:highlight w:val="white"/>
        </w:rPr>
      </w:pPr>
      <w:r w:rsidRPr="0099673C">
        <w:rPr>
          <w:highlight w:val="white"/>
        </w:rPr>
        <w:t xml:space="preserve">          Type signedShortType = new Type(Sort.Signed_Short_Int);</w:t>
      </w:r>
    </w:p>
    <w:p w14:paraId="0C730D1D" w14:textId="19A8522F" w:rsidR="0099673C" w:rsidRPr="0099673C" w:rsidRDefault="0099673C" w:rsidP="0099673C">
      <w:pPr>
        <w:pStyle w:val="Code"/>
        <w:rPr>
          <w:highlight w:val="white"/>
        </w:rPr>
      </w:pPr>
      <w:r w:rsidRPr="0099673C">
        <w:rPr>
          <w:highlight w:val="white"/>
        </w:rPr>
        <w:lastRenderedPageBreak/>
        <w:t xml:space="preserve">          Symbol zeroSymbol = new Symbol(signedShortType, (</w:t>
      </w:r>
      <w:r w:rsidR="00EF0D34">
        <w:rPr>
          <w:highlight w:val="white"/>
        </w:rPr>
        <w:t>BigInteger.Zero</w:t>
      </w:r>
      <w:r w:rsidRPr="0099673C">
        <w:rPr>
          <w:highlight w:val="white"/>
        </w:rPr>
        <w:t>));</w:t>
      </w:r>
    </w:p>
    <w:p w14:paraId="34CAD6FF" w14:textId="36AFD925"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MiddleOperator.Exit,</w:t>
      </w:r>
    </w:p>
    <w:p w14:paraId="64A6B6B9" w14:textId="77777777" w:rsidR="0099673C" w:rsidRPr="0099673C" w:rsidRDefault="0099673C" w:rsidP="0099673C">
      <w:pPr>
        <w:pStyle w:val="Code"/>
        <w:rPr>
          <w:highlight w:val="white"/>
        </w:rPr>
      </w:pPr>
      <w:r w:rsidRPr="0099673C">
        <w:rPr>
          <w:highlight w:val="white"/>
        </w:rPr>
        <w:t xml:space="preserve">                        null, zeroSymbol);</w:t>
      </w:r>
    </w:p>
    <w:p w14:paraId="6ABCB8FC" w14:textId="55D0E93F" w:rsidR="0099673C" w:rsidRDefault="0099673C" w:rsidP="0099673C">
      <w:pPr>
        <w:pStyle w:val="Code"/>
        <w:rPr>
          <w:highlight w:val="white"/>
        </w:rPr>
      </w:pPr>
      <w:r w:rsidRPr="0099673C">
        <w:rPr>
          <w:highlight w:val="white"/>
        </w:rPr>
        <w:t xml:space="preserve">        }</w:t>
      </w:r>
    </w:p>
    <w:p w14:paraId="4A90EB9B" w14:textId="7F19DD8D" w:rsidR="00C84AD7" w:rsidRPr="0099673C" w:rsidRDefault="00C84AD7" w:rsidP="001977EF">
      <w:pPr>
        <w:rPr>
          <w:highlight w:val="white"/>
        </w:rPr>
      </w:pPr>
      <w:r>
        <w:rPr>
          <w:highlight w:val="white"/>
        </w:rPr>
        <w:t>If the function is not the main function, we add a</w:t>
      </w:r>
      <w:r w:rsidR="001977EF">
        <w:rPr>
          <w:highlight w:val="white"/>
        </w:rPr>
        <w:t xml:space="preserve"> return </w:t>
      </w:r>
      <w:r w:rsidR="009C3FA1">
        <w:rPr>
          <w:highlight w:val="white"/>
        </w:rPr>
        <w:t>middle code instruction</w:t>
      </w:r>
      <w:r w:rsidR="00B87D3D">
        <w:rPr>
          <w:highlight w:val="white"/>
        </w:rPr>
        <w:t xml:space="preserve"> that</w:t>
      </w:r>
      <w:r w:rsidR="00FF790D">
        <w:rPr>
          <w:highlight w:val="white"/>
        </w:rPr>
        <w:t xml:space="preserve"> </w:t>
      </w:r>
      <w:r w:rsidR="001977EF">
        <w:rPr>
          <w:highlight w:val="white"/>
        </w:rPr>
        <w:t>will return control to the cal</w:t>
      </w:r>
      <w:r w:rsidR="002376C0">
        <w:rPr>
          <w:highlight w:val="white"/>
        </w:rPr>
        <w:t>ler</w:t>
      </w:r>
      <w:r w:rsidR="001977EF">
        <w:rPr>
          <w:highlight w:val="white"/>
        </w:rPr>
        <w:t xml:space="preserve"> function.</w:t>
      </w:r>
    </w:p>
    <w:p w14:paraId="65119D52" w14:textId="77777777" w:rsidR="0099673C" w:rsidRPr="0099673C" w:rsidRDefault="0099673C" w:rsidP="0099673C">
      <w:pPr>
        <w:pStyle w:val="Code"/>
        <w:rPr>
          <w:highlight w:val="white"/>
        </w:rPr>
      </w:pPr>
      <w:r w:rsidRPr="0099673C">
        <w:rPr>
          <w:highlight w:val="white"/>
        </w:rPr>
        <w:t xml:space="preserve">        else {</w:t>
      </w:r>
    </w:p>
    <w:p w14:paraId="6FCD43B4" w14:textId="54A91DBC"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MiddleOperator.Return);</w:t>
      </w:r>
    </w:p>
    <w:p w14:paraId="30AB4654" w14:textId="77777777" w:rsidR="0099673C" w:rsidRPr="0099673C" w:rsidRDefault="0099673C" w:rsidP="0099673C">
      <w:pPr>
        <w:pStyle w:val="Code"/>
        <w:rPr>
          <w:highlight w:val="white"/>
        </w:rPr>
      </w:pPr>
      <w:r w:rsidRPr="0099673C">
        <w:rPr>
          <w:highlight w:val="white"/>
        </w:rPr>
        <w:t xml:space="preserve">        }</w:t>
      </w:r>
    </w:p>
    <w:p w14:paraId="35B5DAC2" w14:textId="77777777" w:rsidR="0099673C" w:rsidRPr="0099673C" w:rsidRDefault="0099673C" w:rsidP="0099673C">
      <w:pPr>
        <w:pStyle w:val="Code"/>
        <w:rPr>
          <w:highlight w:val="white"/>
        </w:rPr>
      </w:pPr>
      <w:r w:rsidRPr="0099673C">
        <w:rPr>
          <w:highlight w:val="white"/>
        </w:rPr>
        <w:t xml:space="preserve">      }</w:t>
      </w:r>
    </w:p>
    <w:p w14:paraId="75726CAE" w14:textId="2F5046A9" w:rsidR="00E52658" w:rsidRPr="0099673C" w:rsidRDefault="00A20DC1" w:rsidP="00A20DC1">
      <w:pPr>
        <w:rPr>
          <w:highlight w:val="white"/>
        </w:rPr>
      </w:pPr>
      <w:r>
        <w:rPr>
          <w:highlight w:val="white"/>
        </w:rPr>
        <w:t xml:space="preserve">We then add a </w:t>
      </w:r>
      <w:r w:rsidRPr="00A20DC1">
        <w:rPr>
          <w:rStyle w:val="KeyWord0"/>
          <w:highlight w:val="white"/>
        </w:rPr>
        <w:t>FunctionEnd</w:t>
      </w:r>
      <w:r>
        <w:rPr>
          <w:highlight w:val="white"/>
        </w:rPr>
        <w:t xml:space="preserve"> </w:t>
      </w:r>
      <w:r w:rsidR="00B44043">
        <w:rPr>
          <w:highlight w:val="white"/>
        </w:rPr>
        <w:t xml:space="preserve">middle code </w:t>
      </w:r>
      <w:r>
        <w:rPr>
          <w:highlight w:val="white"/>
        </w:rPr>
        <w:t xml:space="preserve">instruction. Its only purpose is that the middle code optimizer will report an error it it is possible to reach the </w:t>
      </w:r>
      <w:r w:rsidRPr="00A20DC1">
        <w:rPr>
          <w:rStyle w:val="KeyWord0"/>
          <w:highlight w:val="white"/>
        </w:rPr>
        <w:t>EndFunction</w:t>
      </w:r>
      <w:r>
        <w:rPr>
          <w:highlight w:val="white"/>
        </w:rPr>
        <w:t xml:space="preserve"> instruction in a function that does not return void.</w:t>
      </w:r>
    </w:p>
    <w:p w14:paraId="41C03D95" w14:textId="07361612"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MiddleOperator.FunctionEnd,</w:t>
      </w:r>
    </w:p>
    <w:p w14:paraId="0707460A" w14:textId="77777777" w:rsidR="00E52658" w:rsidRPr="00E52658" w:rsidRDefault="00E52658" w:rsidP="00E52658">
      <w:pPr>
        <w:pStyle w:val="Code"/>
        <w:rPr>
          <w:highlight w:val="white"/>
        </w:rPr>
      </w:pPr>
      <w:r w:rsidRPr="00E52658">
        <w:rPr>
          <w:highlight w:val="white"/>
        </w:rPr>
        <w:t xml:space="preserve">                    SymbolTable.CurrentFunction);</w:t>
      </w:r>
    </w:p>
    <w:p w14:paraId="3D1696FE" w14:textId="6F83F186" w:rsidR="00E52658" w:rsidRPr="00E52658" w:rsidRDefault="00BC7068" w:rsidP="00870C9C">
      <w:pPr>
        <w:rPr>
          <w:highlight w:val="white"/>
        </w:rPr>
      </w:pPr>
      <w:r>
        <w:rPr>
          <w:highlight w:val="white"/>
        </w:rPr>
        <w:t>When we finally ha</w:t>
      </w:r>
      <w:r w:rsidR="00870C9C">
        <w:rPr>
          <w:highlight w:val="white"/>
        </w:rPr>
        <w:t>ve</w:t>
      </w:r>
      <w:r>
        <w:rPr>
          <w:highlight w:val="white"/>
        </w:rPr>
        <w:t xml:space="preserve"> added all </w:t>
      </w:r>
      <w:r w:rsidR="00C307FA">
        <w:rPr>
          <w:highlight w:val="white"/>
        </w:rPr>
        <w:t>middle code</w:t>
      </w:r>
      <w:r w:rsidR="00B44043">
        <w:rPr>
          <w:highlight w:val="white"/>
        </w:rPr>
        <w:t xml:space="preserve"> </w:t>
      </w:r>
      <w:r w:rsidR="00494971">
        <w:rPr>
          <w:highlight w:val="white"/>
        </w:rPr>
        <w:t>instructions,</w:t>
      </w:r>
      <w:r w:rsidR="00B44043">
        <w:rPr>
          <w:highlight w:val="white"/>
        </w:rPr>
        <w:t xml:space="preserve"> </w:t>
      </w:r>
      <w:r w:rsidR="00013036">
        <w:rPr>
          <w:highlight w:val="white"/>
        </w:rPr>
        <w:t xml:space="preserve">we optimize the middle code of the function. The optimizer transforms the middle code in </w:t>
      </w:r>
      <w:r w:rsidR="00494971">
        <w:rPr>
          <w:highlight w:val="white"/>
        </w:rPr>
        <w:t>several</w:t>
      </w:r>
      <w:r w:rsidR="0033526F">
        <w:rPr>
          <w:highlight w:val="white"/>
        </w:rPr>
        <w:t xml:space="preserve"> ways. </w:t>
      </w:r>
      <w:r w:rsidR="00013036">
        <w:rPr>
          <w:highlight w:val="white"/>
        </w:rPr>
        <w:t>See chapter XXX.</w:t>
      </w:r>
    </w:p>
    <w:p w14:paraId="26AB724E" w14:textId="77777777" w:rsidR="00E52658" w:rsidRPr="00E52658" w:rsidRDefault="00E52658" w:rsidP="00E52658">
      <w:pPr>
        <w:pStyle w:val="Code"/>
        <w:rPr>
          <w:highlight w:val="white"/>
        </w:rPr>
      </w:pPr>
      <w:r w:rsidRPr="00E52658">
        <w:rPr>
          <w:highlight w:val="white"/>
        </w:rPr>
        <w:t xml:space="preserve">      MiddleCodeOptimizer middleCodeOptimizer =</w:t>
      </w:r>
    </w:p>
    <w:p w14:paraId="1A4CE09F" w14:textId="3A11840A" w:rsidR="00E52658" w:rsidRPr="00E52658" w:rsidRDefault="00E52658" w:rsidP="00E52658">
      <w:pPr>
        <w:pStyle w:val="Code"/>
        <w:rPr>
          <w:highlight w:val="white"/>
        </w:rPr>
      </w:pPr>
      <w:r w:rsidRPr="00E52658">
        <w:rPr>
          <w:highlight w:val="white"/>
        </w:rPr>
        <w:t xml:space="preserve">        new MiddleCodeOptimizer(</w:t>
      </w:r>
      <w:r w:rsidR="00C95C36">
        <w:rPr>
          <w:highlight w:val="white"/>
        </w:rPr>
        <w:t>statement.CodeList</w:t>
      </w:r>
      <w:r w:rsidRPr="00E52658">
        <w:rPr>
          <w:highlight w:val="white"/>
        </w:rPr>
        <w:t>);</w:t>
      </w:r>
    </w:p>
    <w:p w14:paraId="1251F5C7" w14:textId="77777777" w:rsidR="00E52658" w:rsidRPr="00E52658" w:rsidRDefault="00E52658" w:rsidP="00E52658">
      <w:pPr>
        <w:pStyle w:val="Code"/>
        <w:rPr>
          <w:highlight w:val="white"/>
        </w:rPr>
      </w:pPr>
      <w:r w:rsidRPr="00E52658">
        <w:rPr>
          <w:highlight w:val="white"/>
        </w:rPr>
        <w:t xml:space="preserve">      middleCodeOptimizer.Optimize();</w:t>
      </w:r>
    </w:p>
    <w:p w14:paraId="6D4E87BE" w14:textId="7C54BECE" w:rsidR="00E52658" w:rsidRPr="00E52658" w:rsidRDefault="004C06A0" w:rsidP="004C06A0">
      <w:pPr>
        <w:rPr>
          <w:highlight w:val="white"/>
        </w:rPr>
      </w:pPr>
      <w:r>
        <w:rPr>
          <w:highlight w:val="white"/>
        </w:rPr>
        <w:t>When the middle code has been optimized, we generate assembly code</w:t>
      </w:r>
      <w:r w:rsidR="0023369B">
        <w:rPr>
          <w:highlight w:val="white"/>
        </w:rPr>
        <w:t xml:space="preserve"> of the function</w:t>
      </w:r>
      <w:r>
        <w:rPr>
          <w:highlight w:val="white"/>
        </w:rPr>
        <w:t>. See chapter XXX.</w:t>
      </w:r>
    </w:p>
    <w:p w14:paraId="78BA638E" w14:textId="77777777" w:rsidR="00E52658" w:rsidRPr="00E52658" w:rsidRDefault="00E52658" w:rsidP="00E52658">
      <w:pPr>
        <w:pStyle w:val="Code"/>
        <w:rPr>
          <w:highlight w:val="white"/>
        </w:rPr>
      </w:pPr>
      <w:r w:rsidRPr="00E52658">
        <w:rPr>
          <w:highlight w:val="white"/>
        </w:rPr>
        <w:t xml:space="preserve">      List&lt;AssemblyCode&gt; assemblyCodeList = new List&lt;AssemblyCode&gt;();</w:t>
      </w:r>
    </w:p>
    <w:p w14:paraId="569C7E41" w14:textId="132767FA" w:rsidR="00373829" w:rsidRDefault="00E52658" w:rsidP="00E52658">
      <w:pPr>
        <w:pStyle w:val="Code"/>
        <w:rPr>
          <w:highlight w:val="white"/>
        </w:rPr>
      </w:pPr>
      <w:r w:rsidRPr="00E52658">
        <w:rPr>
          <w:highlight w:val="white"/>
        </w:rPr>
        <w:t xml:space="preserve">      AssemblyCodeGenerator.GenerateAssembly(</w:t>
      </w:r>
      <w:r w:rsidR="00C95C36">
        <w:rPr>
          <w:highlight w:val="white"/>
        </w:rPr>
        <w:t>statement.CodeList</w:t>
      </w:r>
      <w:r w:rsidRPr="00E52658">
        <w:rPr>
          <w:highlight w:val="white"/>
        </w:rPr>
        <w:t>,</w:t>
      </w:r>
    </w:p>
    <w:p w14:paraId="218A2F35" w14:textId="09079430" w:rsidR="00E52658" w:rsidRPr="00E52658" w:rsidRDefault="00373829" w:rsidP="00E52658">
      <w:pPr>
        <w:pStyle w:val="Code"/>
        <w:rPr>
          <w:highlight w:val="white"/>
        </w:rPr>
      </w:pPr>
      <w:r>
        <w:rPr>
          <w:highlight w:val="white"/>
        </w:rPr>
        <w:t xml:space="preserve">                                            </w:t>
      </w:r>
      <w:r w:rsidR="00E52658" w:rsidRPr="00E52658">
        <w:rPr>
          <w:highlight w:val="white"/>
        </w:rPr>
        <w:t xml:space="preserve"> assemblyCodeList);</w:t>
      </w:r>
    </w:p>
    <w:p w14:paraId="24BB337E" w14:textId="510B3E0B" w:rsidR="00395D57" w:rsidRDefault="00395D57" w:rsidP="00C8570E">
      <w:pPr>
        <w:rPr>
          <w:highlight w:val="white"/>
        </w:rPr>
      </w:pPr>
      <w:r>
        <w:rPr>
          <w:highlight w:val="white"/>
        </w:rPr>
        <w:t>As mention in the introduction chapter of this book, we generate two kinds of target code. In the first part of the book we generate assembly code text</w:t>
      </w:r>
      <w:r w:rsidR="002055DA">
        <w:rPr>
          <w:highlight w:val="white"/>
        </w:rPr>
        <w:t xml:space="preserve"> for 64-bit Linux on Intel processors</w:t>
      </w:r>
      <w:r>
        <w:rPr>
          <w:highlight w:val="white"/>
        </w:rPr>
        <w:t xml:space="preserve">, which is than assembled and linked in traditional manner. In the second part of the book </w:t>
      </w:r>
      <w:r w:rsidR="0086738F">
        <w:rPr>
          <w:highlight w:val="white"/>
        </w:rPr>
        <w:t xml:space="preserve">we generate an executable target file for 16-bit Windows. In the case where we need to distinguish between the two cases, we test whether the </w:t>
      </w:r>
      <w:r w:rsidR="0086738F" w:rsidRPr="0086738F">
        <w:rPr>
          <w:rStyle w:val="KeyWord0"/>
          <w:highlight w:val="white"/>
        </w:rPr>
        <w:t>Start</w:t>
      </w:r>
      <w:r w:rsidR="0086738F">
        <w:rPr>
          <w:highlight w:val="white"/>
        </w:rPr>
        <w:t>.</w:t>
      </w:r>
      <w:r w:rsidR="0086738F" w:rsidRPr="0086738F">
        <w:rPr>
          <w:rStyle w:val="KeyWord0"/>
          <w:highlight w:val="white"/>
        </w:rPr>
        <w:t>Linux</w:t>
      </w:r>
      <w:r w:rsidR="0086738F">
        <w:rPr>
          <w:highlight w:val="white"/>
        </w:rPr>
        <w:t xml:space="preserve"> or </w:t>
      </w:r>
      <w:r w:rsidR="0086738F" w:rsidRPr="0086738F">
        <w:rPr>
          <w:rStyle w:val="KeyWord0"/>
          <w:highlight w:val="white"/>
        </w:rPr>
        <w:t>Start</w:t>
      </w:r>
      <w:r w:rsidR="0086738F">
        <w:rPr>
          <w:highlight w:val="white"/>
        </w:rPr>
        <w:t>.</w:t>
      </w:r>
      <w:r w:rsidR="0086738F" w:rsidRPr="0086738F">
        <w:rPr>
          <w:rStyle w:val="KeyWord0"/>
          <w:highlight w:val="white"/>
        </w:rPr>
        <w:t>Windows</w:t>
      </w:r>
      <w:r w:rsidR="0086738F">
        <w:rPr>
          <w:highlight w:val="white"/>
        </w:rPr>
        <w:t xml:space="preserve"> static variable is true.</w:t>
      </w:r>
      <w:r w:rsidR="00D87D2D">
        <w:rPr>
          <w:highlight w:val="white"/>
        </w:rPr>
        <w:t xml:space="preserve"> In this chapter, we </w:t>
      </w:r>
      <w:r w:rsidR="005E2C34">
        <w:rPr>
          <w:highlight w:val="white"/>
        </w:rPr>
        <w:t xml:space="preserve">perform the actions for the Linux target machine. See chapter XXX for the Windows target </w:t>
      </w:r>
      <w:r w:rsidR="00396000">
        <w:rPr>
          <w:highlight w:val="white"/>
        </w:rPr>
        <w:t>machine.</w:t>
      </w:r>
    </w:p>
    <w:p w14:paraId="7D62873E" w14:textId="591589DC" w:rsidR="00C03081" w:rsidRDefault="00C03081" w:rsidP="00890165">
      <w:pPr>
        <w:rPr>
          <w:highlight w:val="white"/>
        </w:rPr>
      </w:pPr>
      <w:r>
        <w:rPr>
          <w:highlight w:val="white"/>
        </w:rPr>
        <w:t>In the Linux case, we need to generate the assembly text from the assmebly code list. We also need to</w:t>
      </w:r>
      <w:r w:rsidR="00BC0D31">
        <w:rPr>
          <w:highlight w:val="white"/>
        </w:rPr>
        <w:t xml:space="preserve"> generate the extern set; that is, the set of accesses of static variables with external linkage and the calls to all functions with external linkage.</w:t>
      </w:r>
    </w:p>
    <w:p w14:paraId="679C4EB9" w14:textId="2EC2AC8E" w:rsidR="00E52658" w:rsidRPr="00E52658" w:rsidRDefault="00E52658" w:rsidP="00E52658">
      <w:pPr>
        <w:pStyle w:val="Code"/>
        <w:rPr>
          <w:highlight w:val="white"/>
        </w:rPr>
      </w:pPr>
      <w:r w:rsidRPr="00E52658">
        <w:rPr>
          <w:highlight w:val="white"/>
        </w:rPr>
        <w:t xml:space="preserve">      if (Start.Linux) {</w:t>
      </w:r>
    </w:p>
    <w:p w14:paraId="7284FA6D" w14:textId="77777777" w:rsidR="00E52658" w:rsidRPr="00E52658" w:rsidRDefault="00E52658" w:rsidP="00E52658">
      <w:pPr>
        <w:pStyle w:val="Code"/>
        <w:rPr>
          <w:highlight w:val="white"/>
        </w:rPr>
      </w:pPr>
      <w:r w:rsidRPr="00E52658">
        <w:rPr>
          <w:highlight w:val="white"/>
        </w:rPr>
        <w:t xml:space="preserve">        List&lt;string&gt; textList = new List&lt;string&gt;();</w:t>
      </w:r>
    </w:p>
    <w:p w14:paraId="72882506" w14:textId="77777777" w:rsidR="00E52658" w:rsidRPr="00E52658" w:rsidRDefault="00E52658" w:rsidP="00E52658">
      <w:pPr>
        <w:pStyle w:val="Code"/>
        <w:rPr>
          <w:highlight w:val="white"/>
        </w:rPr>
      </w:pPr>
      <w:r w:rsidRPr="00E52658">
        <w:rPr>
          <w:highlight w:val="white"/>
        </w:rPr>
        <w:t xml:space="preserve">        ISet&lt;string&gt; externSet = new HashSet&lt;string&gt;();</w:t>
      </w:r>
    </w:p>
    <w:p w14:paraId="3FC975B7" w14:textId="0D328583" w:rsidR="00D616AD" w:rsidRDefault="00E52658" w:rsidP="001F7C91">
      <w:pPr>
        <w:pStyle w:val="Code"/>
        <w:rPr>
          <w:highlight w:val="white"/>
        </w:rPr>
      </w:pPr>
      <w:r w:rsidRPr="00E52658">
        <w:rPr>
          <w:highlight w:val="white"/>
        </w:rPr>
        <w:t xml:space="preserve">        GenerateStatic</w:t>
      </w:r>
      <w:r w:rsidR="002F35C1">
        <w:rPr>
          <w:highlight w:val="white"/>
        </w:rPr>
        <w:t>Initializer</w:t>
      </w:r>
      <w:r w:rsidRPr="00E52658">
        <w:rPr>
          <w:highlight w:val="white"/>
        </w:rPr>
        <w:t>Linux.TextList(assemblyCodeList,</w:t>
      </w:r>
    </w:p>
    <w:p w14:paraId="6C015A14" w14:textId="57FB8A12" w:rsidR="00E52658" w:rsidRDefault="00D616AD" w:rsidP="001F7C91">
      <w:pPr>
        <w:pStyle w:val="Code"/>
        <w:rPr>
          <w:highlight w:val="white"/>
        </w:rPr>
      </w:pPr>
      <w:r>
        <w:rPr>
          <w:highlight w:val="white"/>
        </w:rPr>
        <w:t xml:space="preserve">                                               </w:t>
      </w:r>
      <w:r w:rsidR="00E52658" w:rsidRPr="00E52658">
        <w:rPr>
          <w:highlight w:val="white"/>
        </w:rPr>
        <w:t xml:space="preserve"> textList, externSet);</w:t>
      </w:r>
    </w:p>
    <w:p w14:paraId="67ECB678" w14:textId="7D3AC65D" w:rsidR="003131F9" w:rsidRPr="00E52658" w:rsidRDefault="003131F9" w:rsidP="00AE0970">
      <w:pPr>
        <w:rPr>
          <w:highlight w:val="white"/>
        </w:rPr>
      </w:pPr>
      <w:r>
        <w:rPr>
          <w:highlight w:val="white"/>
        </w:rPr>
        <w:t xml:space="preserve">When the text list and access set has been generated, we </w:t>
      </w:r>
      <w:r w:rsidR="008E3410">
        <w:rPr>
          <w:highlight w:val="white"/>
        </w:rPr>
        <w:t xml:space="preserve">create a static symbol that we add to the static set. In this way, </w:t>
      </w:r>
      <w:r w:rsidR="00C44B72">
        <w:rPr>
          <w:highlight w:val="white"/>
        </w:rPr>
        <w:t>the assembly code text of the function will be added to final assembly file.</w:t>
      </w:r>
    </w:p>
    <w:p w14:paraId="67D390B5" w14:textId="77777777" w:rsidR="00D11F4E" w:rsidRDefault="00E52658" w:rsidP="00E52658">
      <w:pPr>
        <w:pStyle w:val="Code"/>
        <w:rPr>
          <w:highlight w:val="white"/>
        </w:rPr>
      </w:pPr>
      <w:r w:rsidRPr="00E52658">
        <w:rPr>
          <w:highlight w:val="white"/>
        </w:rPr>
        <w:t xml:space="preserve">        StaticSymbol staticSymbol =</w:t>
      </w:r>
    </w:p>
    <w:p w14:paraId="5ACDD98F" w14:textId="77777777" w:rsidR="00D11F4E" w:rsidRDefault="00D11F4E" w:rsidP="00E52658">
      <w:pPr>
        <w:pStyle w:val="Code"/>
        <w:rPr>
          <w:highlight w:val="white"/>
        </w:rPr>
      </w:pPr>
      <w:r>
        <w:rPr>
          <w:highlight w:val="white"/>
        </w:rPr>
        <w:t xml:space="preserve">          </w:t>
      </w:r>
      <w:r w:rsidR="00E52658" w:rsidRPr="00E52658">
        <w:rPr>
          <w:highlight w:val="white"/>
        </w:rPr>
        <w:t>new StaticSymbolLinux(StaticSymbolLinux.TextOrData.Text,</w:t>
      </w:r>
    </w:p>
    <w:p w14:paraId="7647D663" w14:textId="77777777" w:rsidR="00D11F4E" w:rsidRDefault="00D11F4E" w:rsidP="00E52658">
      <w:pPr>
        <w:pStyle w:val="Code"/>
        <w:rPr>
          <w:highlight w:val="white"/>
        </w:rPr>
      </w:pPr>
      <w:r>
        <w:rPr>
          <w:highlight w:val="white"/>
        </w:rPr>
        <w:t xml:space="preserve">                               </w:t>
      </w:r>
      <w:r w:rsidR="00E52658" w:rsidRPr="00E52658">
        <w:rPr>
          <w:highlight w:val="white"/>
        </w:rPr>
        <w:t xml:space="preserve"> SymbolTable.CurrentFunction.UniqueName,</w:t>
      </w:r>
    </w:p>
    <w:p w14:paraId="0AE997B2" w14:textId="69D6342D" w:rsidR="00E52658" w:rsidRPr="00E52658" w:rsidRDefault="00D11F4E" w:rsidP="00E52658">
      <w:pPr>
        <w:pStyle w:val="Code"/>
        <w:rPr>
          <w:highlight w:val="white"/>
        </w:rPr>
      </w:pPr>
      <w:r>
        <w:rPr>
          <w:highlight w:val="white"/>
        </w:rPr>
        <w:t xml:space="preserve">                               </w:t>
      </w:r>
      <w:r w:rsidR="00E52658" w:rsidRPr="00E52658">
        <w:rPr>
          <w:highlight w:val="white"/>
        </w:rPr>
        <w:t xml:space="preserve"> textList, externSet);</w:t>
      </w:r>
    </w:p>
    <w:p w14:paraId="3E6D46D4" w14:textId="77777777" w:rsidR="00E52658" w:rsidRPr="00E52658" w:rsidRDefault="00E52658" w:rsidP="00E52658">
      <w:pPr>
        <w:pStyle w:val="Code"/>
        <w:rPr>
          <w:highlight w:val="white"/>
        </w:rPr>
      </w:pPr>
      <w:r w:rsidRPr="00E52658">
        <w:rPr>
          <w:highlight w:val="white"/>
        </w:rPr>
        <w:t xml:space="preserve">        SymbolTable.StaticSet.Add(staticSymbol);</w:t>
      </w:r>
    </w:p>
    <w:p w14:paraId="01431194" w14:textId="77777777" w:rsidR="00E52658" w:rsidRPr="00E52658" w:rsidRDefault="00E52658" w:rsidP="00E52658">
      <w:pPr>
        <w:pStyle w:val="Code"/>
        <w:rPr>
          <w:highlight w:val="white"/>
        </w:rPr>
      </w:pPr>
      <w:r w:rsidRPr="00E52658">
        <w:rPr>
          <w:highlight w:val="white"/>
        </w:rPr>
        <w:t xml:space="preserve">      }</w:t>
      </w:r>
    </w:p>
    <w:p w14:paraId="05061716" w14:textId="7A896AFB" w:rsidR="00E52658" w:rsidRPr="00E52658" w:rsidRDefault="00B427A7" w:rsidP="00B427A7">
      <w:pPr>
        <w:rPr>
          <w:highlight w:val="white"/>
        </w:rPr>
      </w:pPr>
      <w:r>
        <w:rPr>
          <w:highlight w:val="white"/>
        </w:rPr>
        <w:lastRenderedPageBreak/>
        <w:t xml:space="preserve">Finally, we set the former symbol table, which is the </w:t>
      </w:r>
      <w:r w:rsidR="005815A0">
        <w:rPr>
          <w:highlight w:val="white"/>
        </w:rPr>
        <w:t>parent</w:t>
      </w:r>
      <w:r>
        <w:rPr>
          <w:highlight w:val="white"/>
        </w:rPr>
        <w:t xml:space="preserve"> table of this function’s table, to be the current table. We also set the current function to null</w:t>
      </w:r>
      <w:r w:rsidR="00EC11A3">
        <w:rPr>
          <w:highlight w:val="white"/>
        </w:rPr>
        <w:t>, which strictly speaking in not necessary. However, it is logical to set it to null when the parser is not parser the code of a function.</w:t>
      </w:r>
    </w:p>
    <w:p w14:paraId="55B062EF" w14:textId="77777777" w:rsidR="00E52658" w:rsidRPr="00E52658" w:rsidRDefault="00E52658" w:rsidP="00E52658">
      <w:pPr>
        <w:pStyle w:val="Code"/>
        <w:rPr>
          <w:highlight w:val="white"/>
        </w:rPr>
      </w:pPr>
      <w:r w:rsidRPr="00E52658">
        <w:rPr>
          <w:highlight w:val="white"/>
        </w:rPr>
        <w:t xml:space="preserve">      SymbolTable.CurrentTable = SymbolTable.CurrentTable.ParentTable;</w:t>
      </w:r>
    </w:p>
    <w:p w14:paraId="6AD05C25" w14:textId="77777777" w:rsidR="00E52658" w:rsidRPr="00E52658" w:rsidRDefault="00E52658" w:rsidP="00E52658">
      <w:pPr>
        <w:pStyle w:val="Code"/>
        <w:rPr>
          <w:highlight w:val="white"/>
        </w:rPr>
      </w:pPr>
      <w:r w:rsidRPr="00E52658">
        <w:rPr>
          <w:highlight w:val="white"/>
        </w:rPr>
        <w:t xml:space="preserve">      SymbolTable.CurrentFunction = null;</w:t>
      </w:r>
    </w:p>
    <w:p w14:paraId="4EEB2CAD" w14:textId="0493ED74" w:rsidR="00E52658" w:rsidRDefault="00E52658" w:rsidP="00AB5F77">
      <w:pPr>
        <w:pStyle w:val="Code"/>
        <w:rPr>
          <w:highlight w:val="white"/>
        </w:rPr>
      </w:pPr>
      <w:r w:rsidRPr="00E52658">
        <w:rPr>
          <w:highlight w:val="white"/>
        </w:rPr>
        <w:t xml:space="preserve">    }</w:t>
      </w:r>
    </w:p>
    <w:p w14:paraId="428D300B" w14:textId="1DA2C66D" w:rsidR="004A4436" w:rsidRDefault="001D3CF6" w:rsidP="004A4436">
      <w:pPr>
        <w:pStyle w:val="Rubrik3"/>
        <w:rPr>
          <w:highlight w:val="white"/>
        </w:rPr>
      </w:pPr>
      <w:r>
        <w:rPr>
          <w:highlight w:val="white"/>
        </w:rPr>
        <w:t>Specifier</w:t>
      </w:r>
      <w:r w:rsidR="0095481A">
        <w:rPr>
          <w:highlight w:val="white"/>
        </w:rPr>
        <w:t xml:space="preserve"> List</w:t>
      </w:r>
    </w:p>
    <w:p w14:paraId="3A092361" w14:textId="75212848" w:rsidR="00753E01" w:rsidRDefault="00753E01" w:rsidP="00753E01">
      <w:pPr>
        <w:rPr>
          <w:highlight w:val="white"/>
        </w:rPr>
      </w:pPr>
      <w:r>
        <w:rPr>
          <w:highlight w:val="white"/>
        </w:rPr>
        <w:t>A declaration is mad</w:t>
      </w:r>
      <w:r w:rsidR="007301A2">
        <w:rPr>
          <w:highlight w:val="white"/>
        </w:rPr>
        <w:t>e</w:t>
      </w:r>
      <w:r>
        <w:rPr>
          <w:highlight w:val="white"/>
        </w:rPr>
        <w:t xml:space="preserve"> </w:t>
      </w:r>
      <w:r w:rsidR="0049547A">
        <w:rPr>
          <w:highlight w:val="white"/>
        </w:rPr>
        <w:t xml:space="preserve">up </w:t>
      </w:r>
      <w:r>
        <w:rPr>
          <w:highlight w:val="white"/>
        </w:rPr>
        <w:t xml:space="preserve">by </w:t>
      </w:r>
      <w:r w:rsidR="00F51C09">
        <w:rPr>
          <w:highlight w:val="white"/>
        </w:rPr>
        <w:t xml:space="preserve">a declaration specifier list, an optional </w:t>
      </w:r>
      <w:r w:rsidR="00AB7DF5">
        <w:rPr>
          <w:highlight w:val="white"/>
        </w:rPr>
        <w:t>pointer_declarator</w:t>
      </w:r>
      <w:r w:rsidR="00F51C09">
        <w:rPr>
          <w:highlight w:val="white"/>
        </w:rPr>
        <w:t xml:space="preserve"> list, and a semicolon.</w:t>
      </w:r>
      <w:r w:rsidR="00B51246">
        <w:rPr>
          <w:highlight w:val="white"/>
        </w:rPr>
        <w:t xml:space="preserve"> For instance, in the following </w:t>
      </w:r>
      <w:r w:rsidR="00E6258A">
        <w:rPr>
          <w:highlight w:val="white"/>
        </w:rPr>
        <w:t>declaration</w:t>
      </w:r>
      <w:r w:rsidR="000207E8">
        <w:rPr>
          <w:highlight w:val="white"/>
        </w:rPr>
        <w:t xml:space="preserve">, </w:t>
      </w:r>
      <w:r w:rsidR="00B51246" w:rsidRPr="000207E8">
        <w:rPr>
          <w:rStyle w:val="KeyWord0"/>
          <w:highlight w:val="white"/>
        </w:rPr>
        <w:t>static long int</w:t>
      </w:r>
      <w:r w:rsidR="00B51246">
        <w:rPr>
          <w:highlight w:val="white"/>
        </w:rPr>
        <w:t xml:space="preserve"> </w:t>
      </w:r>
      <w:r w:rsidR="000207E8">
        <w:rPr>
          <w:highlight w:val="white"/>
        </w:rPr>
        <w:t xml:space="preserve">is </w:t>
      </w:r>
      <w:r w:rsidR="00B51246">
        <w:rPr>
          <w:highlight w:val="white"/>
        </w:rPr>
        <w:t xml:space="preserve">the specifier list while </w:t>
      </w:r>
      <w:r w:rsidR="00B51246" w:rsidRPr="00B51246">
        <w:rPr>
          <w:rStyle w:val="KeyWord0"/>
          <w:highlight w:val="white"/>
        </w:rPr>
        <w:t>*p</w:t>
      </w:r>
      <w:r w:rsidR="00B51246">
        <w:rPr>
          <w:highlight w:val="white"/>
        </w:rPr>
        <w:t xml:space="preserve">, and </w:t>
      </w:r>
      <w:r w:rsidR="00B51246" w:rsidRPr="00B51246">
        <w:rPr>
          <w:rStyle w:val="KeyWord0"/>
          <w:highlight w:val="white"/>
        </w:rPr>
        <w:t>a[3]</w:t>
      </w:r>
      <w:r w:rsidR="00B51246">
        <w:rPr>
          <w:highlight w:val="white"/>
        </w:rPr>
        <w:t xml:space="preserve"> are </w:t>
      </w:r>
      <w:r w:rsidR="00AB7DF5">
        <w:rPr>
          <w:highlight w:val="white"/>
        </w:rPr>
        <w:t>pointer</w:t>
      </w:r>
      <w:r w:rsidR="007B5859">
        <w:rPr>
          <w:highlight w:val="white"/>
        </w:rPr>
        <w:t xml:space="preserve"> </w:t>
      </w:r>
      <w:r w:rsidR="00AB7DF5">
        <w:rPr>
          <w:highlight w:val="white"/>
        </w:rPr>
        <w:t>declarator</w:t>
      </w:r>
      <w:r w:rsidR="007B5859">
        <w:rPr>
          <w:highlight w:val="white"/>
        </w:rPr>
        <w:t>s</w:t>
      </w:r>
      <w:r w:rsidR="00B51246">
        <w:rPr>
          <w:highlight w:val="white"/>
        </w:rPr>
        <w:t>.</w:t>
      </w:r>
    </w:p>
    <w:p w14:paraId="55CC9D60" w14:textId="5A7B57B4" w:rsidR="00B51246" w:rsidRDefault="00B51246" w:rsidP="00B51246">
      <w:pPr>
        <w:pStyle w:val="Code"/>
        <w:rPr>
          <w:highlight w:val="white"/>
        </w:rPr>
      </w:pPr>
      <w:r>
        <w:rPr>
          <w:highlight w:val="white"/>
        </w:rPr>
        <w:t>static long int *p, a[3];</w:t>
      </w:r>
    </w:p>
    <w:p w14:paraId="48E06EFB" w14:textId="01CF5E93" w:rsidR="00833621" w:rsidRDefault="00833621" w:rsidP="00833621">
      <w:pPr>
        <w:rPr>
          <w:highlight w:val="white"/>
        </w:rPr>
      </w:pPr>
      <w:r>
        <w:rPr>
          <w:highlight w:val="white"/>
        </w:rPr>
        <w:t xml:space="preserve">There is possible to define a declaration without a </w:t>
      </w:r>
      <w:r w:rsidR="00AB7DF5">
        <w:rPr>
          <w:highlight w:val="white"/>
        </w:rPr>
        <w:t>pointer_declarator</w:t>
      </w:r>
      <w:r>
        <w:rPr>
          <w:highlight w:val="white"/>
        </w:rPr>
        <w:t xml:space="preserve"> list. This feature is useful when declare a name struct or union:</w:t>
      </w:r>
    </w:p>
    <w:p w14:paraId="4A98BCD6" w14:textId="473B8752" w:rsidR="00833621" w:rsidRDefault="00833621" w:rsidP="00833621">
      <w:pPr>
        <w:pStyle w:val="Code"/>
        <w:rPr>
          <w:highlight w:val="white"/>
        </w:rPr>
      </w:pPr>
      <w:r>
        <w:rPr>
          <w:highlight w:val="white"/>
        </w:rPr>
        <w:t>struct _s {int i};</w:t>
      </w:r>
    </w:p>
    <w:p w14:paraId="51C341CF" w14:textId="6497FB81" w:rsidR="00833621" w:rsidRDefault="00833621" w:rsidP="00833621">
      <w:pPr>
        <w:rPr>
          <w:highlight w:val="white"/>
        </w:rPr>
      </w:pPr>
      <w:r>
        <w:rPr>
          <w:highlight w:val="white"/>
        </w:rPr>
        <w:t>However, this feature makes it also possible to declare unnamed specifier</w:t>
      </w:r>
      <w:r w:rsidR="00D85920">
        <w:rPr>
          <w:highlight w:val="white"/>
        </w:rPr>
        <w:t xml:space="preserve"> lists. The following</w:t>
      </w:r>
      <w:r w:rsidR="0031270E">
        <w:rPr>
          <w:highlight w:val="white"/>
        </w:rPr>
        <w:t xml:space="preserve"> declaration are</w:t>
      </w:r>
      <w:r w:rsidR="00D85920">
        <w:rPr>
          <w:highlight w:val="white"/>
        </w:rPr>
        <w:t xml:space="preserve"> </w:t>
      </w:r>
      <w:r w:rsidR="0031270E">
        <w:rPr>
          <w:highlight w:val="white"/>
        </w:rPr>
        <w:t xml:space="preserve">syntactically correct but without </w:t>
      </w:r>
      <w:r w:rsidR="00D741C1">
        <w:rPr>
          <w:highlight w:val="white"/>
        </w:rPr>
        <w:t>meaning</w:t>
      </w:r>
      <w:r w:rsidR="00CB29B2">
        <w:rPr>
          <w:highlight w:val="white"/>
        </w:rPr>
        <w:t>, they will be</w:t>
      </w:r>
      <w:r w:rsidR="0031270E">
        <w:rPr>
          <w:highlight w:val="white"/>
        </w:rPr>
        <w:t xml:space="preserve"> ignored by the compiler.</w:t>
      </w:r>
    </w:p>
    <w:p w14:paraId="62C5FD42" w14:textId="3DEFE08C" w:rsidR="0031270E" w:rsidRDefault="0031270E" w:rsidP="0031270E">
      <w:pPr>
        <w:pStyle w:val="Code"/>
        <w:rPr>
          <w:highlight w:val="white"/>
        </w:rPr>
      </w:pPr>
      <w:r>
        <w:rPr>
          <w:highlight w:val="white"/>
        </w:rPr>
        <w:t>unsigned short int;</w:t>
      </w:r>
    </w:p>
    <w:p w14:paraId="6FCD1E92" w14:textId="6403C10A" w:rsidR="0031270E" w:rsidRDefault="0031270E" w:rsidP="0031270E">
      <w:pPr>
        <w:pStyle w:val="Code"/>
        <w:rPr>
          <w:highlight w:val="white"/>
        </w:rPr>
      </w:pPr>
      <w:r>
        <w:rPr>
          <w:highlight w:val="white"/>
        </w:rPr>
        <w:t>un</w:t>
      </w:r>
      <w:r w:rsidR="009C6AA8">
        <w:rPr>
          <w:highlight w:val="white"/>
        </w:rPr>
        <w:t>ion {short s;}</w:t>
      </w:r>
    </w:p>
    <w:p w14:paraId="3D8607DB" w14:textId="75A861D8" w:rsidR="009C6AA8" w:rsidRDefault="009C6AA8" w:rsidP="009C6AA8">
      <w:pPr>
        <w:rPr>
          <w:highlight w:val="white"/>
        </w:rPr>
      </w:pPr>
      <w:r>
        <w:rPr>
          <w:highlight w:val="white"/>
        </w:rPr>
        <w:t>However, the following declaration has meaning since the enumeration values can be used.</w:t>
      </w:r>
    </w:p>
    <w:p w14:paraId="22845876" w14:textId="340CB286" w:rsidR="009C6AA8" w:rsidRDefault="009C6AA8" w:rsidP="009C6AA8">
      <w:pPr>
        <w:pStyle w:val="Code"/>
        <w:rPr>
          <w:highlight w:val="white"/>
        </w:rPr>
      </w:pPr>
      <w:r>
        <w:rPr>
          <w:highlight w:val="white"/>
        </w:rPr>
        <w:t>enum {ZERO = 0, ONE = 1, TEN = 10};</w:t>
      </w:r>
    </w:p>
    <w:p w14:paraId="3B781FF8" w14:textId="4BCD8BEF" w:rsidR="00E47475" w:rsidRDefault="00753E01" w:rsidP="00753E01">
      <w:pPr>
        <w:pStyle w:val="CodeHeader"/>
        <w:rPr>
          <w:highlight w:val="white"/>
        </w:rPr>
      </w:pPr>
      <w:r>
        <w:rPr>
          <w:highlight w:val="white"/>
        </w:rPr>
        <w:t>MainParser.gppg</w:t>
      </w:r>
    </w:p>
    <w:p w14:paraId="0BF876EE" w14:textId="77777777" w:rsidR="00753E01" w:rsidRDefault="00753E01" w:rsidP="00753E01">
      <w:pPr>
        <w:pStyle w:val="Code"/>
        <w:rPr>
          <w:highlight w:val="white"/>
          <w:lang w:val="sv-SE"/>
        </w:rPr>
      </w:pPr>
      <w:r>
        <w:rPr>
          <w:highlight w:val="white"/>
          <w:lang w:val="sv-SE"/>
        </w:rPr>
        <w:t>declaration:</w:t>
      </w:r>
    </w:p>
    <w:p w14:paraId="55F734F8" w14:textId="77777777" w:rsidR="00753E01" w:rsidRDefault="00753E01" w:rsidP="00753E01">
      <w:pPr>
        <w:pStyle w:val="Code"/>
        <w:rPr>
          <w:highlight w:val="white"/>
          <w:lang w:val="sv-SE"/>
        </w:rPr>
      </w:pPr>
      <w:r>
        <w:rPr>
          <w:highlight w:val="white"/>
          <w:lang w:val="sv-SE"/>
        </w:rPr>
        <w:t xml:space="preserve">    declaration_specifier_list SEMICOLON {</w:t>
      </w:r>
    </w:p>
    <w:p w14:paraId="07B7E3E4" w14:textId="4E7DEA24"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34AE547B" w14:textId="77777777" w:rsidR="00753E01" w:rsidRDefault="00753E01" w:rsidP="00753E01">
      <w:pPr>
        <w:pStyle w:val="Code"/>
        <w:rPr>
          <w:highlight w:val="white"/>
          <w:lang w:val="sv-SE"/>
        </w:rPr>
      </w:pPr>
      <w:r>
        <w:rPr>
          <w:highlight w:val="white"/>
          <w:lang w:val="sv-SE"/>
        </w:rPr>
        <w:t xml:space="preserve">      $$ = new List&lt;MiddleCode&gt;();</w:t>
      </w:r>
    </w:p>
    <w:p w14:paraId="1EEBC46F" w14:textId="77777777" w:rsidR="00753E01" w:rsidRDefault="00753E01" w:rsidP="00753E01">
      <w:pPr>
        <w:pStyle w:val="Code"/>
        <w:rPr>
          <w:highlight w:val="white"/>
          <w:lang w:val="sv-SE"/>
        </w:rPr>
      </w:pPr>
      <w:r>
        <w:rPr>
          <w:highlight w:val="white"/>
          <w:lang w:val="sv-SE"/>
        </w:rPr>
        <w:t xml:space="preserve">    }</w:t>
      </w:r>
    </w:p>
    <w:p w14:paraId="55DB9051" w14:textId="7687C1A0" w:rsidR="00753E01" w:rsidRDefault="00753E01" w:rsidP="00753E01">
      <w:pPr>
        <w:pStyle w:val="Code"/>
        <w:rPr>
          <w:highlight w:val="white"/>
          <w:lang w:val="sv-SE"/>
        </w:rPr>
      </w:pPr>
      <w:r>
        <w:rPr>
          <w:highlight w:val="white"/>
          <w:lang w:val="sv-SE"/>
        </w:rPr>
        <w:t xml:space="preserve">  | declaration_specifier_list_x </w:t>
      </w:r>
      <w:r w:rsidR="00B473E1">
        <w:rPr>
          <w:highlight w:val="white"/>
          <w:lang w:val="sv-SE"/>
        </w:rPr>
        <w:t>declarator_list</w:t>
      </w:r>
      <w:r>
        <w:rPr>
          <w:highlight w:val="white"/>
          <w:lang w:val="sv-SE"/>
        </w:rPr>
        <w:t xml:space="preserve"> SEMICOLON {</w:t>
      </w:r>
    </w:p>
    <w:p w14:paraId="633C63E4" w14:textId="77777777" w:rsidR="00753E01" w:rsidRDefault="00753E01" w:rsidP="00753E01">
      <w:pPr>
        <w:pStyle w:val="Code"/>
        <w:rPr>
          <w:highlight w:val="white"/>
          <w:lang w:val="sv-SE"/>
        </w:rPr>
      </w:pPr>
      <w:r>
        <w:rPr>
          <w:highlight w:val="white"/>
          <w:lang w:val="sv-SE"/>
        </w:rPr>
        <w:t xml:space="preserve">      SpecifierStack.Pop();</w:t>
      </w:r>
    </w:p>
    <w:p w14:paraId="1ED11452" w14:textId="77777777" w:rsidR="00753E01" w:rsidRDefault="00753E01" w:rsidP="00753E01">
      <w:pPr>
        <w:pStyle w:val="Code"/>
        <w:rPr>
          <w:highlight w:val="white"/>
          <w:lang w:val="sv-SE"/>
        </w:rPr>
      </w:pPr>
      <w:r>
        <w:rPr>
          <w:highlight w:val="white"/>
          <w:lang w:val="sv-SE"/>
        </w:rPr>
        <w:t xml:space="preserve">      $$ = $2;</w:t>
      </w:r>
    </w:p>
    <w:p w14:paraId="5605563E" w14:textId="77777777" w:rsidR="00753E01" w:rsidRDefault="00753E01" w:rsidP="00753E01">
      <w:pPr>
        <w:pStyle w:val="Code"/>
        <w:rPr>
          <w:highlight w:val="white"/>
          <w:lang w:val="sv-SE"/>
        </w:rPr>
      </w:pPr>
      <w:r>
        <w:rPr>
          <w:highlight w:val="white"/>
          <w:lang w:val="sv-SE"/>
        </w:rPr>
        <w:t xml:space="preserve">    };</w:t>
      </w:r>
    </w:p>
    <w:p w14:paraId="25CA7B2A" w14:textId="77777777" w:rsidR="00753E01" w:rsidRDefault="00753E01" w:rsidP="00753E01">
      <w:pPr>
        <w:pStyle w:val="Code"/>
        <w:rPr>
          <w:highlight w:val="white"/>
          <w:lang w:val="sv-SE"/>
        </w:rPr>
      </w:pPr>
    </w:p>
    <w:p w14:paraId="63E3D0A6" w14:textId="77777777" w:rsidR="00753E01" w:rsidRDefault="00753E01" w:rsidP="00753E01">
      <w:pPr>
        <w:pStyle w:val="Code"/>
        <w:rPr>
          <w:highlight w:val="white"/>
          <w:lang w:val="sv-SE"/>
        </w:rPr>
      </w:pPr>
      <w:r>
        <w:rPr>
          <w:highlight w:val="white"/>
          <w:lang w:val="sv-SE"/>
        </w:rPr>
        <w:t>optional_declaration_specifier_list_x:</w:t>
      </w:r>
    </w:p>
    <w:p w14:paraId="35C85AB4" w14:textId="77777777" w:rsidR="00753E01" w:rsidRDefault="00753E01" w:rsidP="00753E01">
      <w:pPr>
        <w:pStyle w:val="Code"/>
        <w:rPr>
          <w:highlight w:val="white"/>
          <w:lang w:val="sv-SE"/>
        </w:rPr>
      </w:pPr>
      <w:r>
        <w:rPr>
          <w:highlight w:val="white"/>
          <w:lang w:val="sv-SE"/>
        </w:rPr>
        <w:t xml:space="preserve">    /* empty */</w:t>
      </w:r>
    </w:p>
    <w:p w14:paraId="624C8288" w14:textId="77777777" w:rsidR="00753E01" w:rsidRDefault="00753E01" w:rsidP="00753E01">
      <w:pPr>
        <w:pStyle w:val="Code"/>
        <w:rPr>
          <w:highlight w:val="white"/>
          <w:lang w:val="sv-SE"/>
        </w:rPr>
      </w:pPr>
      <w:r>
        <w:rPr>
          <w:highlight w:val="white"/>
          <w:lang w:val="sv-SE"/>
        </w:rPr>
        <w:t xml:space="preserve">  | declaration_specifier_list_x;</w:t>
      </w:r>
    </w:p>
    <w:p w14:paraId="2C387EC3" w14:textId="77777777" w:rsidR="00753E01" w:rsidRDefault="00753E01" w:rsidP="00753E01">
      <w:pPr>
        <w:pStyle w:val="Code"/>
        <w:rPr>
          <w:highlight w:val="white"/>
          <w:lang w:val="sv-SE"/>
        </w:rPr>
      </w:pPr>
    </w:p>
    <w:p w14:paraId="0E63D323" w14:textId="77777777" w:rsidR="00753E01" w:rsidRDefault="00753E01" w:rsidP="00753E01">
      <w:pPr>
        <w:pStyle w:val="Code"/>
        <w:rPr>
          <w:highlight w:val="white"/>
          <w:lang w:val="sv-SE"/>
        </w:rPr>
      </w:pPr>
      <w:r>
        <w:rPr>
          <w:highlight w:val="white"/>
          <w:lang w:val="sv-SE"/>
        </w:rPr>
        <w:t>declaration_specifier_list_x:</w:t>
      </w:r>
    </w:p>
    <w:p w14:paraId="26A7A674" w14:textId="77777777" w:rsidR="00753E01" w:rsidRDefault="00753E01" w:rsidP="00753E01">
      <w:pPr>
        <w:pStyle w:val="Code"/>
        <w:rPr>
          <w:highlight w:val="white"/>
          <w:lang w:val="sv-SE"/>
        </w:rPr>
      </w:pPr>
      <w:r>
        <w:rPr>
          <w:highlight w:val="white"/>
          <w:lang w:val="sv-SE"/>
        </w:rPr>
        <w:t xml:space="preserve">  declaration_specifier_list {</w:t>
      </w:r>
    </w:p>
    <w:p w14:paraId="08A98796" w14:textId="5266EBC2"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6AC337FE" w14:textId="77777777" w:rsidR="00753E01" w:rsidRDefault="00753E01" w:rsidP="00753E01">
      <w:pPr>
        <w:pStyle w:val="Code"/>
        <w:rPr>
          <w:highlight w:val="white"/>
          <w:lang w:val="sv-SE"/>
        </w:rPr>
      </w:pPr>
      <w:r>
        <w:rPr>
          <w:highlight w:val="white"/>
          <w:lang w:val="sv-SE"/>
        </w:rPr>
        <w:t xml:space="preserve">  };</w:t>
      </w:r>
    </w:p>
    <w:p w14:paraId="5E47F572" w14:textId="030817D9" w:rsidR="00753E01" w:rsidRDefault="008C24FE" w:rsidP="003A16BC">
      <w:pPr>
        <w:rPr>
          <w:highlight w:val="white"/>
          <w:lang w:val="sv-SE"/>
        </w:rPr>
      </w:pPr>
      <w:r>
        <w:rPr>
          <w:highlight w:val="white"/>
          <w:lang w:val="sv-SE"/>
        </w:rPr>
        <w:t xml:space="preserve">A declaration specifier list is made up by one or </w:t>
      </w:r>
      <w:r w:rsidR="00914264">
        <w:rPr>
          <w:highlight w:val="white"/>
          <w:lang w:val="sv-SE"/>
        </w:rPr>
        <w:t xml:space="preserve">more </w:t>
      </w:r>
      <w:r w:rsidR="00C73BF4">
        <w:rPr>
          <w:highlight w:val="white"/>
          <w:lang w:val="sv-SE"/>
        </w:rPr>
        <w:t>declaration specifiers</w:t>
      </w:r>
      <w:r w:rsidR="0017524D">
        <w:rPr>
          <w:highlight w:val="white"/>
          <w:lang w:val="sv-SE"/>
        </w:rPr>
        <w:t>, which are stored in a list.</w:t>
      </w:r>
    </w:p>
    <w:p w14:paraId="099FFF05" w14:textId="77777777" w:rsidR="00753E01" w:rsidRDefault="00753E01" w:rsidP="00753E01">
      <w:pPr>
        <w:pStyle w:val="Code"/>
        <w:rPr>
          <w:highlight w:val="white"/>
          <w:lang w:val="sv-SE"/>
        </w:rPr>
      </w:pPr>
      <w:r>
        <w:rPr>
          <w:highlight w:val="white"/>
          <w:lang w:val="sv-SE"/>
        </w:rPr>
        <w:t>declaration_specifier_list:</w:t>
      </w:r>
    </w:p>
    <w:p w14:paraId="5A0705CF" w14:textId="77777777" w:rsidR="00753E01" w:rsidRDefault="00753E01" w:rsidP="00753E01">
      <w:pPr>
        <w:pStyle w:val="Code"/>
        <w:rPr>
          <w:highlight w:val="white"/>
          <w:lang w:val="sv-SE"/>
        </w:rPr>
      </w:pPr>
      <w:r>
        <w:rPr>
          <w:highlight w:val="white"/>
          <w:lang w:val="sv-SE"/>
        </w:rPr>
        <w:t xml:space="preserve">    declaration_specifier {</w:t>
      </w:r>
    </w:p>
    <w:p w14:paraId="74D6E859" w14:textId="77777777" w:rsidR="00E502E2" w:rsidRPr="00E502E2" w:rsidRDefault="00E502E2" w:rsidP="00E502E2">
      <w:pPr>
        <w:pStyle w:val="Code"/>
        <w:rPr>
          <w:highlight w:val="white"/>
        </w:rPr>
      </w:pPr>
      <w:r w:rsidRPr="00E502E2">
        <w:rPr>
          <w:highlight w:val="white"/>
        </w:rPr>
        <w:t xml:space="preserve">      $$ = new List&lt;object&gt;();</w:t>
      </w:r>
    </w:p>
    <w:p w14:paraId="739C983D" w14:textId="77777777" w:rsidR="00E502E2" w:rsidRPr="00E502E2" w:rsidRDefault="00E502E2" w:rsidP="00E502E2">
      <w:pPr>
        <w:pStyle w:val="Code"/>
        <w:rPr>
          <w:highlight w:val="white"/>
        </w:rPr>
      </w:pPr>
      <w:r w:rsidRPr="00E502E2">
        <w:rPr>
          <w:highlight w:val="white"/>
        </w:rPr>
        <w:t xml:space="preserve">      $$.Add($1);</w:t>
      </w:r>
    </w:p>
    <w:p w14:paraId="3EBC99C0" w14:textId="77777777" w:rsidR="00753E01" w:rsidRDefault="00753E01" w:rsidP="00753E01">
      <w:pPr>
        <w:pStyle w:val="Code"/>
        <w:rPr>
          <w:highlight w:val="white"/>
          <w:lang w:val="sv-SE"/>
        </w:rPr>
      </w:pPr>
      <w:r>
        <w:rPr>
          <w:highlight w:val="white"/>
          <w:lang w:val="sv-SE"/>
        </w:rPr>
        <w:t xml:space="preserve">    }</w:t>
      </w:r>
    </w:p>
    <w:p w14:paraId="64632D05" w14:textId="77777777" w:rsidR="00753E01" w:rsidRPr="00E502E2" w:rsidRDefault="00753E01" w:rsidP="00E502E2">
      <w:pPr>
        <w:pStyle w:val="Code"/>
        <w:rPr>
          <w:highlight w:val="white"/>
        </w:rPr>
      </w:pPr>
      <w:r w:rsidRPr="00E502E2">
        <w:rPr>
          <w:highlight w:val="white"/>
        </w:rPr>
        <w:t xml:space="preserve">  | declaration_specifier declaration_specifier_list {</w:t>
      </w:r>
    </w:p>
    <w:p w14:paraId="3C44A045" w14:textId="77777777" w:rsidR="00E502E2" w:rsidRPr="00E502E2" w:rsidRDefault="00E502E2" w:rsidP="00E502E2">
      <w:pPr>
        <w:pStyle w:val="Code"/>
        <w:rPr>
          <w:highlight w:val="white"/>
        </w:rPr>
      </w:pPr>
      <w:r w:rsidRPr="00E502E2">
        <w:rPr>
          <w:highlight w:val="white"/>
        </w:rPr>
        <w:t xml:space="preserve">      $2.Add($1);</w:t>
      </w:r>
    </w:p>
    <w:p w14:paraId="2FC55939" w14:textId="77777777" w:rsidR="00E502E2" w:rsidRPr="00E502E2" w:rsidRDefault="00E502E2" w:rsidP="00E502E2">
      <w:pPr>
        <w:pStyle w:val="Code"/>
        <w:rPr>
          <w:highlight w:val="white"/>
        </w:rPr>
      </w:pPr>
      <w:r w:rsidRPr="00E502E2">
        <w:rPr>
          <w:highlight w:val="white"/>
        </w:rPr>
        <w:lastRenderedPageBreak/>
        <w:t xml:space="preserve">      $$ = $2;</w:t>
      </w:r>
    </w:p>
    <w:p w14:paraId="686606B4" w14:textId="77777777" w:rsidR="00753E01" w:rsidRPr="00E502E2" w:rsidRDefault="00753E01" w:rsidP="00E502E2">
      <w:pPr>
        <w:pStyle w:val="Code"/>
        <w:rPr>
          <w:highlight w:val="white"/>
        </w:rPr>
      </w:pPr>
      <w:r w:rsidRPr="00E502E2">
        <w:rPr>
          <w:highlight w:val="white"/>
        </w:rPr>
        <w:t xml:space="preserve">    };</w:t>
      </w:r>
    </w:p>
    <w:p w14:paraId="2D1C2366" w14:textId="04ECE266" w:rsidR="00753E01" w:rsidRDefault="000B2D59" w:rsidP="000B2D59">
      <w:pPr>
        <w:rPr>
          <w:highlight w:val="white"/>
          <w:lang w:val="sv-SE"/>
        </w:rPr>
      </w:pPr>
      <w:r>
        <w:rPr>
          <w:highlight w:val="white"/>
          <w:lang w:val="sv-SE"/>
        </w:rPr>
        <w:t>There a set of different kind of specifiers</w:t>
      </w:r>
      <w:r w:rsidR="000D572F">
        <w:rPr>
          <w:highlight w:val="white"/>
          <w:lang w:val="sv-SE"/>
        </w:rPr>
        <w:t xml:space="preserve">. The following specifiers return a value of the </w:t>
      </w:r>
      <w:r w:rsidR="000D572F" w:rsidRPr="000D572F">
        <w:rPr>
          <w:rStyle w:val="KeyWord0"/>
          <w:highlight w:val="white"/>
        </w:rPr>
        <w:t>Mask</w:t>
      </w:r>
      <w:r w:rsidR="000D572F">
        <w:rPr>
          <w:highlight w:val="white"/>
          <w:lang w:val="sv-SE"/>
        </w:rPr>
        <w:t xml:space="preserve"> enumeration.</w:t>
      </w:r>
    </w:p>
    <w:p w14:paraId="1731F081" w14:textId="6BFA8546" w:rsidR="000B2D59" w:rsidRDefault="00F2259A" w:rsidP="000B2D59">
      <w:pPr>
        <w:pStyle w:val="Liststycke"/>
        <w:numPr>
          <w:ilvl w:val="0"/>
          <w:numId w:val="119"/>
        </w:numPr>
        <w:rPr>
          <w:highlight w:val="white"/>
          <w:lang w:val="sv-SE"/>
        </w:rPr>
      </w:pPr>
      <w:r>
        <w:rPr>
          <w:highlight w:val="white"/>
          <w:lang w:val="sv-SE"/>
        </w:rPr>
        <w:t xml:space="preserve">Storage: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w:t>
      </w:r>
      <w:r w:rsidR="00F34553">
        <w:rPr>
          <w:highlight w:val="white"/>
          <w:lang w:val="sv-SE"/>
        </w:rPr>
        <w:t>or</w:t>
      </w:r>
      <w:r>
        <w:rPr>
          <w:highlight w:val="white"/>
          <w:lang w:val="sv-SE"/>
        </w:rPr>
        <w:t xml:space="preserve"> </w:t>
      </w:r>
      <w:r w:rsidRPr="00A52369">
        <w:rPr>
          <w:rStyle w:val="KeyWord0"/>
          <w:highlight w:val="white"/>
        </w:rPr>
        <w:t>typedef</w:t>
      </w:r>
    </w:p>
    <w:p w14:paraId="7417F37F" w14:textId="6849A2E1" w:rsidR="00933B61" w:rsidRDefault="00A52369" w:rsidP="000B2D59">
      <w:pPr>
        <w:pStyle w:val="Liststycke"/>
        <w:numPr>
          <w:ilvl w:val="0"/>
          <w:numId w:val="119"/>
        </w:numPr>
        <w:rPr>
          <w:highlight w:val="white"/>
          <w:lang w:val="sv-SE"/>
        </w:rPr>
      </w:pPr>
      <w:r>
        <w:rPr>
          <w:highlight w:val="white"/>
          <w:lang w:val="sv-SE"/>
        </w:rPr>
        <w:t>Type q</w:t>
      </w:r>
      <w:r w:rsidR="00933B61">
        <w:rPr>
          <w:highlight w:val="white"/>
          <w:lang w:val="sv-SE"/>
        </w:rPr>
        <w:t xml:space="preserve">uailifiers: </w:t>
      </w:r>
      <w:r w:rsidR="00933B61" w:rsidRPr="00A52369">
        <w:rPr>
          <w:rStyle w:val="KeyWord0"/>
          <w:highlight w:val="white"/>
        </w:rPr>
        <w:t>constant</w:t>
      </w:r>
      <w:r w:rsidR="00933B61">
        <w:rPr>
          <w:highlight w:val="white"/>
          <w:lang w:val="sv-SE"/>
        </w:rPr>
        <w:t xml:space="preserve"> </w:t>
      </w:r>
      <w:r w:rsidR="00F34553">
        <w:rPr>
          <w:highlight w:val="white"/>
          <w:lang w:val="sv-SE"/>
        </w:rPr>
        <w:t>or</w:t>
      </w:r>
      <w:r w:rsidR="00933B61">
        <w:rPr>
          <w:highlight w:val="white"/>
          <w:lang w:val="sv-SE"/>
        </w:rPr>
        <w:t xml:space="preserve"> </w:t>
      </w:r>
      <w:r w:rsidR="00933B61" w:rsidRPr="00A52369">
        <w:rPr>
          <w:rStyle w:val="KeyWord0"/>
          <w:highlight w:val="white"/>
        </w:rPr>
        <w:t>volatile</w:t>
      </w:r>
    </w:p>
    <w:p w14:paraId="742E88BE" w14:textId="78759071" w:rsidR="00AC1BD0" w:rsidRPr="000D572F" w:rsidRDefault="00D3464E" w:rsidP="000B2D59">
      <w:pPr>
        <w:pStyle w:val="Liststycke"/>
        <w:numPr>
          <w:ilvl w:val="0"/>
          <w:numId w:val="119"/>
        </w:numPr>
        <w:rPr>
          <w:rStyle w:val="KeyWord0"/>
          <w:b w:val="0"/>
          <w:noProof w:val="0"/>
          <w:highlight w:val="white"/>
          <w:lang w:val="sv-SE"/>
        </w:rPr>
      </w:pPr>
      <w:r>
        <w:rPr>
          <w:highlight w:val="white"/>
          <w:lang w:val="sv-SE"/>
        </w:rPr>
        <w:t xml:space="preserve">Type </w:t>
      </w:r>
      <w:r w:rsidR="00A52369">
        <w:rPr>
          <w:highlight w:val="white"/>
          <w:lang w:val="sv-SE"/>
        </w:rPr>
        <w:t xml:space="preserve">specifiers: </w:t>
      </w:r>
      <w:r w:rsidR="00A52369" w:rsidRPr="00A52369">
        <w:rPr>
          <w:rStyle w:val="KeyWord0"/>
          <w:highlight w:val="white"/>
        </w:rPr>
        <w:t>void</w:t>
      </w:r>
      <w:r w:rsidR="00A52369">
        <w:rPr>
          <w:highlight w:val="white"/>
          <w:lang w:val="sv-SE"/>
        </w:rPr>
        <w:t xml:space="preserve">, </w:t>
      </w:r>
      <w:r w:rsidR="00A52369" w:rsidRPr="00A52369">
        <w:rPr>
          <w:rStyle w:val="KeyWord0"/>
          <w:highlight w:val="white"/>
        </w:rPr>
        <w:t>char</w:t>
      </w:r>
      <w:r w:rsidR="00A52369">
        <w:rPr>
          <w:highlight w:val="white"/>
          <w:lang w:val="sv-SE"/>
        </w:rPr>
        <w:t xml:space="preserve">, </w:t>
      </w:r>
      <w:r w:rsidR="00A52369" w:rsidRPr="00A52369">
        <w:rPr>
          <w:rStyle w:val="KeyWord0"/>
          <w:highlight w:val="white"/>
        </w:rPr>
        <w:t>short</w:t>
      </w:r>
      <w:r w:rsidR="00A52369">
        <w:rPr>
          <w:highlight w:val="white"/>
          <w:lang w:val="sv-SE"/>
        </w:rPr>
        <w:t xml:space="preserve">, </w:t>
      </w:r>
      <w:r w:rsidR="00A52369" w:rsidRPr="00A52369">
        <w:rPr>
          <w:rStyle w:val="KeyWord0"/>
          <w:highlight w:val="white"/>
        </w:rPr>
        <w:t>int</w:t>
      </w:r>
      <w:r w:rsidR="00A52369">
        <w:rPr>
          <w:highlight w:val="white"/>
          <w:lang w:val="sv-SE"/>
        </w:rPr>
        <w:t xml:space="preserve">, </w:t>
      </w:r>
      <w:r w:rsidR="00A52369" w:rsidRPr="00A52369">
        <w:rPr>
          <w:rStyle w:val="KeyWord0"/>
          <w:highlight w:val="white"/>
        </w:rPr>
        <w:t>long</w:t>
      </w:r>
      <w:r w:rsidR="00A52369">
        <w:rPr>
          <w:highlight w:val="white"/>
          <w:lang w:val="sv-SE"/>
        </w:rPr>
        <w:t xml:space="preserve">, </w:t>
      </w:r>
      <w:r w:rsidR="00A52369" w:rsidRPr="00A52369">
        <w:rPr>
          <w:rStyle w:val="KeyWord0"/>
          <w:highlight w:val="white"/>
        </w:rPr>
        <w:t>float</w:t>
      </w:r>
      <w:r w:rsidR="00A52369">
        <w:rPr>
          <w:highlight w:val="white"/>
          <w:lang w:val="sv-SE"/>
        </w:rPr>
        <w:t xml:space="preserve">, </w:t>
      </w:r>
      <w:r w:rsidR="00A52369" w:rsidRPr="00A52369">
        <w:rPr>
          <w:rStyle w:val="KeyWord0"/>
          <w:highlight w:val="white"/>
        </w:rPr>
        <w:t>double</w:t>
      </w:r>
      <w:r w:rsidR="00A52369">
        <w:rPr>
          <w:highlight w:val="white"/>
          <w:lang w:val="sv-SE"/>
        </w:rPr>
        <w:t xml:space="preserve">, </w:t>
      </w:r>
      <w:r w:rsidR="00A52369" w:rsidRPr="00A52369">
        <w:rPr>
          <w:rStyle w:val="KeyWord0"/>
          <w:highlight w:val="white"/>
        </w:rPr>
        <w:t>signed</w:t>
      </w:r>
      <w:r w:rsidR="00A52369">
        <w:rPr>
          <w:highlight w:val="white"/>
          <w:lang w:val="sv-SE"/>
        </w:rPr>
        <w:t xml:space="preserve">, </w:t>
      </w:r>
      <w:r w:rsidR="005F592C">
        <w:rPr>
          <w:highlight w:val="white"/>
          <w:lang w:val="sv-SE"/>
        </w:rPr>
        <w:t xml:space="preserve">or </w:t>
      </w:r>
      <w:r w:rsidR="00A52369" w:rsidRPr="00A52369">
        <w:rPr>
          <w:rStyle w:val="KeyWord0"/>
          <w:highlight w:val="white"/>
        </w:rPr>
        <w:t>unsigned</w:t>
      </w:r>
    </w:p>
    <w:p w14:paraId="59878D73" w14:textId="404A586F" w:rsidR="000D572F" w:rsidRPr="000D572F" w:rsidRDefault="000D572F" w:rsidP="000D572F">
      <w:pPr>
        <w:rPr>
          <w:highlight w:val="white"/>
          <w:lang w:val="sv-SE"/>
        </w:rPr>
      </w:pPr>
      <w:r>
        <w:rPr>
          <w:highlight w:val="white"/>
          <w:lang w:val="sv-SE"/>
        </w:rPr>
        <w:t xml:space="preserve">The following specifiers return a reference to the </w:t>
      </w:r>
      <w:r w:rsidRPr="000D572F">
        <w:rPr>
          <w:rStyle w:val="KeyWord0"/>
          <w:highlight w:val="white"/>
        </w:rPr>
        <w:t>Type</w:t>
      </w:r>
      <w:r>
        <w:rPr>
          <w:highlight w:val="white"/>
          <w:lang w:val="sv-SE"/>
        </w:rPr>
        <w:t xml:space="preserve"> class.</w:t>
      </w:r>
    </w:p>
    <w:p w14:paraId="236C568F" w14:textId="77777777" w:rsidR="00AC1BD0" w:rsidRDefault="00AC1BD0" w:rsidP="000B2D59">
      <w:pPr>
        <w:pStyle w:val="Liststycke"/>
        <w:numPr>
          <w:ilvl w:val="0"/>
          <w:numId w:val="119"/>
        </w:numPr>
        <w:rPr>
          <w:highlight w:val="white"/>
          <w:lang w:val="sv-SE"/>
        </w:rPr>
      </w:pPr>
      <w:r>
        <w:rPr>
          <w:highlight w:val="white"/>
          <w:lang w:val="sv-SE"/>
        </w:rPr>
        <w:t>S</w:t>
      </w:r>
      <w:r w:rsidR="002326EB">
        <w:rPr>
          <w:highlight w:val="white"/>
          <w:lang w:val="sv-SE"/>
        </w:rPr>
        <w:t>truct or union specifier</w:t>
      </w:r>
    </w:p>
    <w:p w14:paraId="0EF1126B" w14:textId="77777777" w:rsidR="00AC1BD0" w:rsidRDefault="00AC1BD0" w:rsidP="000B2D59">
      <w:pPr>
        <w:pStyle w:val="Liststycke"/>
        <w:numPr>
          <w:ilvl w:val="0"/>
          <w:numId w:val="119"/>
        </w:numPr>
        <w:rPr>
          <w:highlight w:val="white"/>
          <w:lang w:val="sv-SE"/>
        </w:rPr>
      </w:pPr>
      <w:r>
        <w:rPr>
          <w:highlight w:val="white"/>
          <w:lang w:val="sv-SE"/>
        </w:rPr>
        <w:t>E</w:t>
      </w:r>
      <w:r w:rsidR="002326EB">
        <w:rPr>
          <w:highlight w:val="white"/>
          <w:lang w:val="sv-SE"/>
        </w:rPr>
        <w:t>num specifier</w:t>
      </w:r>
    </w:p>
    <w:p w14:paraId="5F1FE82D" w14:textId="241FDBBF" w:rsidR="000D572F" w:rsidRPr="00DB64C7" w:rsidRDefault="00AC1BD0" w:rsidP="000D572F">
      <w:pPr>
        <w:pStyle w:val="Liststycke"/>
        <w:numPr>
          <w:ilvl w:val="0"/>
          <w:numId w:val="119"/>
        </w:numPr>
        <w:rPr>
          <w:highlight w:val="white"/>
          <w:lang w:val="sv-SE"/>
        </w:rPr>
      </w:pPr>
      <w:r>
        <w:rPr>
          <w:highlight w:val="white"/>
          <w:lang w:val="sv-SE"/>
        </w:rPr>
        <w:t>T</w:t>
      </w:r>
      <w:r w:rsidR="002326EB">
        <w:rPr>
          <w:highlight w:val="white"/>
          <w:lang w:val="sv-SE"/>
        </w:rPr>
        <w:t>ypedef name</w:t>
      </w:r>
    </w:p>
    <w:p w14:paraId="2B86CB22" w14:textId="77777777" w:rsidR="00753E01" w:rsidRDefault="00753E01" w:rsidP="00753E01">
      <w:pPr>
        <w:pStyle w:val="Code"/>
        <w:rPr>
          <w:highlight w:val="white"/>
          <w:lang w:val="sv-SE"/>
        </w:rPr>
      </w:pPr>
      <w:r>
        <w:rPr>
          <w:highlight w:val="white"/>
          <w:lang w:val="sv-SE"/>
        </w:rPr>
        <w:t>declaration_specifier:</w:t>
      </w:r>
    </w:p>
    <w:p w14:paraId="540FAD20" w14:textId="15280AD9" w:rsidR="00753E01" w:rsidRDefault="00753E01" w:rsidP="00753E01">
      <w:pPr>
        <w:pStyle w:val="Code"/>
        <w:rPr>
          <w:highlight w:val="white"/>
          <w:lang w:val="sv-SE"/>
        </w:rPr>
      </w:pPr>
      <w:r>
        <w:rPr>
          <w:highlight w:val="white"/>
          <w:lang w:val="sv-SE"/>
        </w:rPr>
        <w:t xml:space="preserve">  </w:t>
      </w:r>
      <w:r w:rsidR="008178C3">
        <w:rPr>
          <w:highlight w:val="white"/>
          <w:lang w:val="sv-SE"/>
        </w:rPr>
        <w:t xml:space="preserve"> </w:t>
      </w:r>
      <w:r>
        <w:rPr>
          <w:highlight w:val="white"/>
          <w:lang w:val="sv-SE"/>
        </w:rPr>
        <w:t xml:space="preserve"> AUTO                      { $$ = Mask.Auto;     }</w:t>
      </w:r>
    </w:p>
    <w:p w14:paraId="787199F6" w14:textId="77777777" w:rsidR="00753E01" w:rsidRDefault="00753E01" w:rsidP="00753E01">
      <w:pPr>
        <w:pStyle w:val="Code"/>
        <w:rPr>
          <w:highlight w:val="white"/>
          <w:lang w:val="sv-SE"/>
        </w:rPr>
      </w:pPr>
      <w:r>
        <w:rPr>
          <w:highlight w:val="white"/>
          <w:lang w:val="sv-SE"/>
        </w:rPr>
        <w:t xml:space="preserve">  | REGISTER                  { $$ = Mask.Register; }</w:t>
      </w:r>
    </w:p>
    <w:p w14:paraId="392C5D71" w14:textId="77777777" w:rsidR="00753E01" w:rsidRDefault="00753E01" w:rsidP="00753E01">
      <w:pPr>
        <w:pStyle w:val="Code"/>
        <w:rPr>
          <w:highlight w:val="white"/>
          <w:lang w:val="sv-SE"/>
        </w:rPr>
      </w:pPr>
      <w:r>
        <w:rPr>
          <w:highlight w:val="white"/>
          <w:lang w:val="sv-SE"/>
        </w:rPr>
        <w:t xml:space="preserve">  | STATIC                    { $$ = Mask.Static;   }</w:t>
      </w:r>
    </w:p>
    <w:p w14:paraId="76098141" w14:textId="77777777" w:rsidR="00753E01" w:rsidRDefault="00753E01" w:rsidP="00753E01">
      <w:pPr>
        <w:pStyle w:val="Code"/>
        <w:rPr>
          <w:highlight w:val="white"/>
          <w:lang w:val="sv-SE"/>
        </w:rPr>
      </w:pPr>
      <w:r>
        <w:rPr>
          <w:highlight w:val="white"/>
          <w:lang w:val="sv-SE"/>
        </w:rPr>
        <w:t xml:space="preserve">  | EXTERN                    { $$ = Mask.Extern;   }</w:t>
      </w:r>
    </w:p>
    <w:p w14:paraId="65B08635" w14:textId="77777777" w:rsidR="00753E01" w:rsidRDefault="00753E01" w:rsidP="00753E01">
      <w:pPr>
        <w:pStyle w:val="Code"/>
        <w:rPr>
          <w:highlight w:val="white"/>
          <w:lang w:val="sv-SE"/>
        </w:rPr>
      </w:pPr>
      <w:r>
        <w:rPr>
          <w:highlight w:val="white"/>
          <w:lang w:val="sv-SE"/>
        </w:rPr>
        <w:t xml:space="preserve">  | TYPEDEF                   { $$ = Mask.Typedef;  }</w:t>
      </w:r>
    </w:p>
    <w:p w14:paraId="4967739A" w14:textId="19389491" w:rsidR="008178C3" w:rsidRDefault="008178C3" w:rsidP="008178C3">
      <w:pPr>
        <w:pStyle w:val="Code"/>
        <w:rPr>
          <w:highlight w:val="white"/>
          <w:lang w:val="sv-SE"/>
        </w:rPr>
      </w:pPr>
      <w:r>
        <w:rPr>
          <w:highlight w:val="white"/>
          <w:lang w:val="sv-SE"/>
        </w:rPr>
        <w:t xml:space="preserve">  | CONSTANT                  { $$ = Mask.Constant; }</w:t>
      </w:r>
    </w:p>
    <w:p w14:paraId="20CAB430" w14:textId="77777777" w:rsidR="008178C3" w:rsidRDefault="008178C3" w:rsidP="008178C3">
      <w:pPr>
        <w:pStyle w:val="Code"/>
        <w:rPr>
          <w:highlight w:val="white"/>
          <w:lang w:val="sv-SE"/>
        </w:rPr>
      </w:pPr>
      <w:r>
        <w:rPr>
          <w:highlight w:val="white"/>
          <w:lang w:val="sv-SE"/>
        </w:rPr>
        <w:t xml:space="preserve">  | VOLATILE                  { $$ = Mask.Volatile; }</w:t>
      </w:r>
    </w:p>
    <w:p w14:paraId="4019992A" w14:textId="77777777" w:rsidR="00753E01" w:rsidRDefault="00753E01" w:rsidP="00753E01">
      <w:pPr>
        <w:pStyle w:val="Code"/>
        <w:rPr>
          <w:highlight w:val="white"/>
          <w:lang w:val="sv-SE"/>
        </w:rPr>
      </w:pPr>
      <w:r>
        <w:rPr>
          <w:highlight w:val="white"/>
          <w:lang w:val="sv-SE"/>
        </w:rPr>
        <w:t xml:space="preserve">  | VOID                      { $$ = Mask.Void;     }</w:t>
      </w:r>
    </w:p>
    <w:p w14:paraId="3115A80A" w14:textId="77777777" w:rsidR="00753E01" w:rsidRDefault="00753E01" w:rsidP="00753E01">
      <w:pPr>
        <w:pStyle w:val="Code"/>
        <w:rPr>
          <w:highlight w:val="white"/>
          <w:lang w:val="sv-SE"/>
        </w:rPr>
      </w:pPr>
      <w:r>
        <w:rPr>
          <w:highlight w:val="white"/>
          <w:lang w:val="sv-SE"/>
        </w:rPr>
        <w:t xml:space="preserve">  | CHAR                      { $$ = Mask.Char;     }</w:t>
      </w:r>
    </w:p>
    <w:p w14:paraId="26DC61EC" w14:textId="77777777" w:rsidR="00753E01" w:rsidRDefault="00753E01" w:rsidP="00753E01">
      <w:pPr>
        <w:pStyle w:val="Code"/>
        <w:rPr>
          <w:highlight w:val="white"/>
          <w:lang w:val="sv-SE"/>
        </w:rPr>
      </w:pPr>
      <w:r>
        <w:rPr>
          <w:highlight w:val="white"/>
          <w:lang w:val="sv-SE"/>
        </w:rPr>
        <w:t xml:space="preserve">  | SHORT                     { $$ = Mask.Short;    }</w:t>
      </w:r>
    </w:p>
    <w:p w14:paraId="6FA56FDA" w14:textId="77777777" w:rsidR="00753E01" w:rsidRDefault="00753E01" w:rsidP="00753E01">
      <w:pPr>
        <w:pStyle w:val="Code"/>
        <w:rPr>
          <w:highlight w:val="white"/>
          <w:lang w:val="sv-SE"/>
        </w:rPr>
      </w:pPr>
      <w:r>
        <w:rPr>
          <w:highlight w:val="white"/>
          <w:lang w:val="sv-SE"/>
        </w:rPr>
        <w:t xml:space="preserve">  | INT                       { $$ = Mask.Int;      }</w:t>
      </w:r>
    </w:p>
    <w:p w14:paraId="38C0E539" w14:textId="77777777" w:rsidR="00753E01" w:rsidRDefault="00753E01" w:rsidP="00753E01">
      <w:pPr>
        <w:pStyle w:val="Code"/>
        <w:rPr>
          <w:highlight w:val="white"/>
          <w:lang w:val="sv-SE"/>
        </w:rPr>
      </w:pPr>
      <w:r>
        <w:rPr>
          <w:highlight w:val="white"/>
          <w:lang w:val="sv-SE"/>
        </w:rPr>
        <w:t xml:space="preserve">  | LONG                      { $$ = Mask.Long;     }</w:t>
      </w:r>
    </w:p>
    <w:p w14:paraId="5B268C41" w14:textId="77777777" w:rsidR="00753E01" w:rsidRDefault="00753E01" w:rsidP="00753E01">
      <w:pPr>
        <w:pStyle w:val="Code"/>
        <w:rPr>
          <w:highlight w:val="white"/>
          <w:lang w:val="sv-SE"/>
        </w:rPr>
      </w:pPr>
      <w:r>
        <w:rPr>
          <w:highlight w:val="white"/>
          <w:lang w:val="sv-SE"/>
        </w:rPr>
        <w:t xml:space="preserve">  | FLOAT                     { $$ = Mask.Float;    }</w:t>
      </w:r>
    </w:p>
    <w:p w14:paraId="70DF7D91" w14:textId="77777777" w:rsidR="00753E01" w:rsidRDefault="00753E01" w:rsidP="00753E01">
      <w:pPr>
        <w:pStyle w:val="Code"/>
        <w:rPr>
          <w:highlight w:val="white"/>
          <w:lang w:val="sv-SE"/>
        </w:rPr>
      </w:pPr>
      <w:r>
        <w:rPr>
          <w:highlight w:val="white"/>
          <w:lang w:val="sv-SE"/>
        </w:rPr>
        <w:t xml:space="preserve">  | DOUBLE                    { $$ = Mask.Double;   }</w:t>
      </w:r>
    </w:p>
    <w:p w14:paraId="48E1095A" w14:textId="77777777" w:rsidR="00753E01" w:rsidRDefault="00753E01" w:rsidP="00753E01">
      <w:pPr>
        <w:pStyle w:val="Code"/>
        <w:rPr>
          <w:highlight w:val="white"/>
          <w:lang w:val="sv-SE"/>
        </w:rPr>
      </w:pPr>
      <w:r>
        <w:rPr>
          <w:highlight w:val="white"/>
          <w:lang w:val="sv-SE"/>
        </w:rPr>
        <w:t xml:space="preserve">  | SIGNED                    { $$ = Mask.Signed;   }</w:t>
      </w:r>
    </w:p>
    <w:p w14:paraId="7C30AE43" w14:textId="77777777" w:rsidR="00753E01" w:rsidRDefault="00753E01" w:rsidP="00753E01">
      <w:pPr>
        <w:pStyle w:val="Code"/>
        <w:rPr>
          <w:highlight w:val="white"/>
          <w:lang w:val="sv-SE"/>
        </w:rPr>
      </w:pPr>
      <w:r>
        <w:rPr>
          <w:highlight w:val="white"/>
          <w:lang w:val="sv-SE"/>
        </w:rPr>
        <w:t xml:space="preserve">  | UNSIGNED                  { $$ = Mask.Unsigned; }</w:t>
      </w:r>
    </w:p>
    <w:p w14:paraId="729A481B" w14:textId="77777777" w:rsidR="00753E01" w:rsidRDefault="00753E01" w:rsidP="00753E01">
      <w:pPr>
        <w:pStyle w:val="Code"/>
        <w:rPr>
          <w:highlight w:val="white"/>
          <w:lang w:val="sv-SE"/>
        </w:rPr>
      </w:pPr>
      <w:r>
        <w:rPr>
          <w:highlight w:val="white"/>
          <w:lang w:val="sv-SE"/>
        </w:rPr>
        <w:t xml:space="preserve">  | struct_or_union_specifier { $$ = $1;            }</w:t>
      </w:r>
    </w:p>
    <w:p w14:paraId="23CD391C" w14:textId="77777777" w:rsidR="00753E01" w:rsidRDefault="00753E01" w:rsidP="00753E01">
      <w:pPr>
        <w:pStyle w:val="Code"/>
        <w:rPr>
          <w:highlight w:val="white"/>
          <w:lang w:val="sv-SE"/>
        </w:rPr>
      </w:pPr>
      <w:r>
        <w:rPr>
          <w:highlight w:val="white"/>
          <w:lang w:val="sv-SE"/>
        </w:rPr>
        <w:t xml:space="preserve">  | enum_specifier            { $$ = $1;            }</w:t>
      </w:r>
    </w:p>
    <w:p w14:paraId="1314A00C" w14:textId="77777777" w:rsidR="00753E01" w:rsidRDefault="00753E01" w:rsidP="00753E01">
      <w:pPr>
        <w:pStyle w:val="Code"/>
        <w:rPr>
          <w:highlight w:val="white"/>
          <w:lang w:val="sv-SE"/>
        </w:rPr>
      </w:pPr>
      <w:r>
        <w:rPr>
          <w:highlight w:val="white"/>
          <w:lang w:val="sv-SE"/>
        </w:rPr>
        <w:t xml:space="preserve">  | TYPEDEF_NAME              { $$ = $1;            };</w:t>
      </w:r>
    </w:p>
    <w:p w14:paraId="1A848867" w14:textId="0A6C797A" w:rsidR="00A04EF2" w:rsidRDefault="00A04EF2" w:rsidP="00965E9F">
      <w:pPr>
        <w:pStyle w:val="Rubrik4"/>
        <w:rPr>
          <w:highlight w:val="white"/>
        </w:rPr>
      </w:pPr>
      <w:r>
        <w:rPr>
          <w:highlight w:val="white"/>
        </w:rPr>
        <w:t>Struct and Union</w:t>
      </w:r>
    </w:p>
    <w:p w14:paraId="77ED76FC" w14:textId="3C581759" w:rsidR="00A856B4" w:rsidRDefault="00DB149C" w:rsidP="00A856B4">
      <w:pPr>
        <w:rPr>
          <w:highlight w:val="white"/>
        </w:rPr>
      </w:pPr>
      <w:r>
        <w:rPr>
          <w:highlight w:val="white"/>
        </w:rPr>
        <w:t xml:space="preserve">A struct or union specifier </w:t>
      </w:r>
      <w:r w:rsidR="00FB3975">
        <w:rPr>
          <w:highlight w:val="white"/>
        </w:rPr>
        <w:t>can be stated with an optional name and a declaration list within brackets</w:t>
      </w:r>
      <w:r w:rsidR="00DF309B">
        <w:rPr>
          <w:highlight w:val="white"/>
        </w:rPr>
        <w:t xml:space="preserve">, or </w:t>
      </w:r>
      <w:r w:rsidR="00B65D09">
        <w:rPr>
          <w:highlight w:val="white"/>
        </w:rPr>
        <w:t xml:space="preserve">just </w:t>
      </w:r>
      <w:r w:rsidR="00DF309B">
        <w:rPr>
          <w:highlight w:val="white"/>
        </w:rPr>
        <w:t xml:space="preserve">a name. </w:t>
      </w:r>
      <w:r w:rsidR="006D26DF">
        <w:rPr>
          <w:highlight w:val="white"/>
        </w:rPr>
        <w:t>W</w:t>
      </w:r>
      <w:r w:rsidR="00ED0F79">
        <w:rPr>
          <w:highlight w:val="white"/>
        </w:rPr>
        <w:t xml:space="preserve">hen the declaration list is parsed, </w:t>
      </w:r>
      <w:r w:rsidR="006D26DF">
        <w:rPr>
          <w:highlight w:val="white"/>
        </w:rPr>
        <w:t>each member of the struct or union becomes added to</w:t>
      </w:r>
      <w:r w:rsidR="00ED0F79">
        <w:rPr>
          <w:highlight w:val="white"/>
        </w:rPr>
        <w:t xml:space="preserve"> the entry map of the current symbol table</w:t>
      </w:r>
      <w:r w:rsidR="006D26DF">
        <w:rPr>
          <w:highlight w:val="white"/>
        </w:rPr>
        <w:t>.</w:t>
      </w:r>
      <w:r w:rsidR="00955FA3">
        <w:rPr>
          <w:highlight w:val="white"/>
        </w:rPr>
        <w:t xml:space="preserve"> </w:t>
      </w:r>
      <w:r w:rsidR="00B928AE">
        <w:rPr>
          <w:highlight w:val="white"/>
        </w:rPr>
        <w:t xml:space="preserve">Before the </w:t>
      </w:r>
      <w:r w:rsidR="0044640F">
        <w:rPr>
          <w:highlight w:val="white"/>
        </w:rPr>
        <w:t>parsing of the declaration list w</w:t>
      </w:r>
      <w:r w:rsidR="00955FA3">
        <w:rPr>
          <w:highlight w:val="white"/>
        </w:rPr>
        <w:t xml:space="preserve">e create a </w:t>
      </w:r>
      <w:r w:rsidR="0044640F">
        <w:rPr>
          <w:highlight w:val="white"/>
        </w:rPr>
        <w:t xml:space="preserve">new </w:t>
      </w:r>
      <w:r w:rsidR="00955FA3">
        <w:rPr>
          <w:highlight w:val="white"/>
        </w:rPr>
        <w:t xml:space="preserve">symbol table for the </w:t>
      </w:r>
      <w:r w:rsidR="0044640F">
        <w:rPr>
          <w:highlight w:val="white"/>
        </w:rPr>
        <w:t xml:space="preserve">members of the </w:t>
      </w:r>
      <w:r w:rsidR="00955FA3">
        <w:rPr>
          <w:highlight w:val="white"/>
        </w:rPr>
        <w:t xml:space="preserve">declaration list. </w:t>
      </w:r>
    </w:p>
    <w:p w14:paraId="4BCD06D6" w14:textId="77777777" w:rsidR="00D43E0D" w:rsidRDefault="00D43E0D" w:rsidP="00D43E0D">
      <w:pPr>
        <w:pStyle w:val="CodeHeader"/>
        <w:rPr>
          <w:highlight w:val="white"/>
          <w:lang w:val="sv-SE"/>
        </w:rPr>
      </w:pPr>
      <w:r>
        <w:rPr>
          <w:highlight w:val="white"/>
          <w:lang w:val="sv-SE"/>
        </w:rPr>
        <w:t>MainParser.gppg</w:t>
      </w:r>
    </w:p>
    <w:p w14:paraId="546A8DE7" w14:textId="62755F11" w:rsidR="00B700C2" w:rsidRPr="006B34A2" w:rsidRDefault="00B700C2" w:rsidP="006B34A2">
      <w:pPr>
        <w:pStyle w:val="Code"/>
        <w:rPr>
          <w:rStyle w:val="KeyWord0"/>
          <w:b w:val="0"/>
          <w:highlight w:val="white"/>
        </w:rPr>
      </w:pPr>
      <w:r w:rsidRPr="006B34A2">
        <w:rPr>
          <w:rStyle w:val="KeyWord0"/>
          <w:b w:val="0"/>
          <w:highlight w:val="white"/>
        </w:rPr>
        <w:t>struct_or_union_specifier:</w:t>
      </w:r>
    </w:p>
    <w:p w14:paraId="16D2C5D1" w14:textId="11DCA997" w:rsidR="00B700C2" w:rsidRDefault="00B700C2" w:rsidP="00B700C2">
      <w:pPr>
        <w:pStyle w:val="Code"/>
        <w:rPr>
          <w:highlight w:val="white"/>
          <w:lang w:val="sv-SE"/>
        </w:rPr>
      </w:pPr>
      <w:r>
        <w:rPr>
          <w:highlight w:val="white"/>
          <w:lang w:val="sv-SE"/>
        </w:rPr>
        <w:t xml:space="preserve">    struct_or_union optional_name {</w:t>
      </w:r>
    </w:p>
    <w:p w14:paraId="5962C9F7" w14:textId="06FB5E1F" w:rsidR="00007328" w:rsidRDefault="00007328" w:rsidP="00007328">
      <w:pPr>
        <w:rPr>
          <w:highlight w:val="white"/>
          <w:lang w:val="sv-SE"/>
        </w:rPr>
      </w:pPr>
      <w:r>
        <w:rPr>
          <w:highlight w:val="white"/>
          <w:lang w:val="sv-SE"/>
        </w:rPr>
        <w:t xml:space="preserve">The call to </w:t>
      </w:r>
      <w:r w:rsidRPr="00007328">
        <w:rPr>
          <w:rStyle w:val="KeyWord0"/>
          <w:highlight w:val="white"/>
        </w:rPr>
        <w:t>StructOrUnionHeader</w:t>
      </w:r>
      <w:r>
        <w:rPr>
          <w:highlight w:val="white"/>
          <w:lang w:val="sv-SE"/>
        </w:rPr>
        <w:t xml:space="preserve"> adds </w:t>
      </w:r>
      <w:r w:rsidR="00231CFF">
        <w:rPr>
          <w:highlight w:val="white"/>
          <w:lang w:val="sv-SE"/>
        </w:rPr>
        <w:t>the struct or union to the symbol table, if the optional name is not null.</w:t>
      </w:r>
    </w:p>
    <w:p w14:paraId="2EFB8FCF" w14:textId="77777777" w:rsidR="00B700C2" w:rsidRDefault="00B700C2" w:rsidP="00B700C2">
      <w:pPr>
        <w:pStyle w:val="Code"/>
        <w:rPr>
          <w:highlight w:val="white"/>
          <w:lang w:val="sv-SE"/>
        </w:rPr>
      </w:pPr>
      <w:r>
        <w:rPr>
          <w:highlight w:val="white"/>
          <w:lang w:val="sv-SE"/>
        </w:rPr>
        <w:t xml:space="preserve">      MiddleCodeGenerator.StructUnionHeader($2, $1);</w:t>
      </w:r>
    </w:p>
    <w:p w14:paraId="03C8CA79" w14:textId="77777777" w:rsidR="00B700C2" w:rsidRDefault="00B700C2" w:rsidP="00B700C2">
      <w:pPr>
        <w:pStyle w:val="Code"/>
        <w:rPr>
          <w:highlight w:val="white"/>
          <w:lang w:val="sv-SE"/>
        </w:rPr>
      </w:pPr>
      <w:r>
        <w:rPr>
          <w:highlight w:val="white"/>
          <w:lang w:val="sv-SE"/>
        </w:rPr>
        <w:t xml:space="preserve">      SymbolTable.CurrentTable =</w:t>
      </w:r>
    </w:p>
    <w:p w14:paraId="490C485E" w14:textId="77777777" w:rsidR="00B700C2" w:rsidRDefault="00B700C2" w:rsidP="00B700C2">
      <w:pPr>
        <w:pStyle w:val="Code"/>
        <w:rPr>
          <w:highlight w:val="white"/>
          <w:lang w:val="sv-SE"/>
        </w:rPr>
      </w:pPr>
      <w:r>
        <w:rPr>
          <w:highlight w:val="white"/>
          <w:lang w:val="sv-SE"/>
        </w:rPr>
        <w:t xml:space="preserve">        new SymbolTable(SymbolTable.CurrentTable, (Scope) $1);</w:t>
      </w:r>
    </w:p>
    <w:p w14:paraId="774111C4" w14:textId="3FFA1B68" w:rsidR="00B700C2" w:rsidRDefault="00B700C2" w:rsidP="00B700C2">
      <w:pPr>
        <w:pStyle w:val="Code"/>
        <w:rPr>
          <w:highlight w:val="white"/>
          <w:lang w:val="sv-SE"/>
        </w:rPr>
      </w:pPr>
      <w:r>
        <w:rPr>
          <w:highlight w:val="white"/>
          <w:lang w:val="sv-SE"/>
        </w:rPr>
        <w:t xml:space="preserve">    }</w:t>
      </w:r>
    </w:p>
    <w:p w14:paraId="78FA2F1B" w14:textId="2A09B2F2" w:rsidR="00BC560C" w:rsidRDefault="00BC560C" w:rsidP="00BC560C">
      <w:pPr>
        <w:rPr>
          <w:highlight w:val="white"/>
          <w:lang w:val="sv-SE"/>
        </w:rPr>
      </w:pPr>
      <w:r>
        <w:rPr>
          <w:highlight w:val="white"/>
          <w:lang w:val="sv-SE"/>
        </w:rPr>
        <w:t>The declaration list add the member</w:t>
      </w:r>
      <w:r w:rsidR="004A2083">
        <w:rPr>
          <w:highlight w:val="white"/>
          <w:lang w:val="sv-SE"/>
        </w:rPr>
        <w:t>s</w:t>
      </w:r>
      <w:r>
        <w:rPr>
          <w:highlight w:val="white"/>
          <w:lang w:val="sv-SE"/>
        </w:rPr>
        <w:t xml:space="preserve"> of the struct or union to</w:t>
      </w:r>
      <w:r w:rsidR="004A2083">
        <w:rPr>
          <w:highlight w:val="white"/>
          <w:lang w:val="sv-SE"/>
        </w:rPr>
        <w:t xml:space="preserve"> </w:t>
      </w:r>
      <w:r w:rsidR="006B7022">
        <w:rPr>
          <w:highlight w:val="white"/>
          <w:lang w:val="sv-SE"/>
        </w:rPr>
        <w:t>the current symbol table.</w:t>
      </w:r>
    </w:p>
    <w:p w14:paraId="16538152" w14:textId="77777777" w:rsidR="00B700C2" w:rsidRDefault="00B700C2" w:rsidP="00B700C2">
      <w:pPr>
        <w:pStyle w:val="Code"/>
        <w:rPr>
          <w:highlight w:val="white"/>
          <w:lang w:val="sv-SE"/>
        </w:rPr>
      </w:pPr>
      <w:r>
        <w:rPr>
          <w:highlight w:val="white"/>
          <w:lang w:val="sv-SE"/>
        </w:rPr>
        <w:t xml:space="preserve">    LEFT_BLOCK declaration_list RIGHT_BLOCK {</w:t>
      </w:r>
    </w:p>
    <w:p w14:paraId="7BB74BF5" w14:textId="1AC2CCC4" w:rsidR="00231CFF" w:rsidRDefault="00231CFF" w:rsidP="00037FA3">
      <w:pPr>
        <w:rPr>
          <w:highlight w:val="white"/>
          <w:lang w:val="sv-SE"/>
        </w:rPr>
      </w:pPr>
      <w:r>
        <w:rPr>
          <w:highlight w:val="white"/>
          <w:lang w:val="sv-SE"/>
        </w:rPr>
        <w:lastRenderedPageBreak/>
        <w:t xml:space="preserve">The call to </w:t>
      </w:r>
      <w:r w:rsidRPr="00007328">
        <w:rPr>
          <w:rStyle w:val="KeyWord0"/>
          <w:highlight w:val="white"/>
        </w:rPr>
        <w:t>StructOrUnion</w:t>
      </w:r>
      <w:r>
        <w:rPr>
          <w:rStyle w:val="KeyWord0"/>
          <w:highlight w:val="white"/>
        </w:rPr>
        <w:t>Specifier</w:t>
      </w:r>
      <w:r>
        <w:rPr>
          <w:highlight w:val="white"/>
          <w:lang w:val="sv-SE"/>
        </w:rPr>
        <w:t xml:space="preserve"> adds the </w:t>
      </w:r>
      <w:r w:rsidR="008C46E9">
        <w:rPr>
          <w:highlight w:val="white"/>
          <w:lang w:val="sv-SE"/>
        </w:rPr>
        <w:t xml:space="preserve">member map of the struct or union to the </w:t>
      </w:r>
      <w:r>
        <w:rPr>
          <w:highlight w:val="white"/>
          <w:lang w:val="sv-SE"/>
        </w:rPr>
        <w:t>symbol table, if the optional name is not null.</w:t>
      </w:r>
    </w:p>
    <w:p w14:paraId="1C94D6AC" w14:textId="77777777" w:rsidR="00B700C2" w:rsidRDefault="00B700C2" w:rsidP="00B700C2">
      <w:pPr>
        <w:pStyle w:val="Code"/>
        <w:rPr>
          <w:highlight w:val="white"/>
          <w:lang w:val="sv-SE"/>
        </w:rPr>
      </w:pPr>
      <w:r>
        <w:rPr>
          <w:highlight w:val="white"/>
          <w:lang w:val="sv-SE"/>
        </w:rPr>
        <w:t xml:space="preserve">      $$ = MiddleCodeGenerator.StructUnionSpecifier($2, $1);</w:t>
      </w:r>
    </w:p>
    <w:p w14:paraId="14FC3A96" w14:textId="77777777" w:rsidR="00B700C2" w:rsidRDefault="00B700C2" w:rsidP="00B700C2">
      <w:pPr>
        <w:pStyle w:val="Code"/>
        <w:rPr>
          <w:highlight w:val="white"/>
          <w:lang w:val="sv-SE"/>
        </w:rPr>
      </w:pPr>
      <w:r>
        <w:rPr>
          <w:highlight w:val="white"/>
          <w:lang w:val="sv-SE"/>
        </w:rPr>
        <w:t xml:space="preserve">      SymbolTable.CurrentTable =</w:t>
      </w:r>
    </w:p>
    <w:p w14:paraId="2B604584" w14:textId="77777777" w:rsidR="00B700C2" w:rsidRDefault="00B700C2" w:rsidP="00B700C2">
      <w:pPr>
        <w:pStyle w:val="Code"/>
        <w:rPr>
          <w:highlight w:val="white"/>
          <w:lang w:val="sv-SE"/>
        </w:rPr>
      </w:pPr>
      <w:r>
        <w:rPr>
          <w:highlight w:val="white"/>
          <w:lang w:val="sv-SE"/>
        </w:rPr>
        <w:t xml:space="preserve">        SymbolTable.CurrentTable.ParentTable;</w:t>
      </w:r>
    </w:p>
    <w:p w14:paraId="27579533" w14:textId="5CE8EE46" w:rsidR="00B700C2" w:rsidRDefault="00B700C2" w:rsidP="00B700C2">
      <w:pPr>
        <w:pStyle w:val="Code"/>
        <w:rPr>
          <w:highlight w:val="white"/>
          <w:lang w:val="sv-SE"/>
        </w:rPr>
      </w:pPr>
      <w:r>
        <w:rPr>
          <w:highlight w:val="white"/>
          <w:lang w:val="sv-SE"/>
        </w:rPr>
        <w:t xml:space="preserve">    }</w:t>
      </w:r>
    </w:p>
    <w:p w14:paraId="6F09E624" w14:textId="405EEFAA" w:rsidR="00290B12" w:rsidRDefault="00290B12" w:rsidP="009B76D4">
      <w:pPr>
        <w:rPr>
          <w:highlight w:val="white"/>
          <w:lang w:val="sv-SE"/>
        </w:rPr>
      </w:pPr>
      <w:r>
        <w:rPr>
          <w:highlight w:val="white"/>
          <w:lang w:val="sv-SE"/>
        </w:rPr>
        <w:t xml:space="preserve">In case of a struct of union without a declaration list, we look up the </w:t>
      </w:r>
      <w:r w:rsidR="009B01E8">
        <w:rPr>
          <w:highlight w:val="white"/>
          <w:lang w:val="sv-SE"/>
        </w:rPr>
        <w:t>name.</w:t>
      </w:r>
    </w:p>
    <w:p w14:paraId="66037A80" w14:textId="77777777" w:rsidR="00B700C2" w:rsidRDefault="00B700C2" w:rsidP="00B700C2">
      <w:pPr>
        <w:pStyle w:val="Code"/>
        <w:rPr>
          <w:highlight w:val="white"/>
          <w:lang w:val="sv-SE"/>
        </w:rPr>
      </w:pPr>
      <w:r>
        <w:rPr>
          <w:highlight w:val="white"/>
          <w:lang w:val="sv-SE"/>
        </w:rPr>
        <w:t xml:space="preserve">  | struct_or_union NAME {</w:t>
      </w:r>
    </w:p>
    <w:p w14:paraId="2E7F6A73" w14:textId="77777777" w:rsidR="00B700C2" w:rsidRDefault="00B700C2" w:rsidP="00B700C2">
      <w:pPr>
        <w:pStyle w:val="Code"/>
        <w:rPr>
          <w:highlight w:val="white"/>
          <w:lang w:val="sv-SE"/>
        </w:rPr>
      </w:pPr>
      <w:r>
        <w:rPr>
          <w:highlight w:val="white"/>
          <w:lang w:val="sv-SE"/>
        </w:rPr>
        <w:t xml:space="preserve">      $$ = MiddleCodeGenerator.LookupStructUnionSpecifier($2, $1);</w:t>
      </w:r>
    </w:p>
    <w:p w14:paraId="69239178" w14:textId="77777777" w:rsidR="00B700C2" w:rsidRDefault="00B700C2" w:rsidP="00B700C2">
      <w:pPr>
        <w:pStyle w:val="Code"/>
        <w:rPr>
          <w:highlight w:val="white"/>
          <w:lang w:val="sv-SE"/>
        </w:rPr>
      </w:pPr>
      <w:r>
        <w:rPr>
          <w:highlight w:val="white"/>
          <w:lang w:val="sv-SE"/>
        </w:rPr>
        <w:t xml:space="preserve">    };</w:t>
      </w:r>
    </w:p>
    <w:p w14:paraId="1490A4AE" w14:textId="77777777" w:rsidR="00B700C2" w:rsidRDefault="00B700C2" w:rsidP="00B700C2">
      <w:pPr>
        <w:pStyle w:val="Code"/>
        <w:rPr>
          <w:highlight w:val="white"/>
          <w:lang w:val="sv-SE"/>
        </w:rPr>
      </w:pPr>
    </w:p>
    <w:p w14:paraId="0C0A52E6" w14:textId="77777777" w:rsidR="00B700C2" w:rsidRDefault="00B700C2" w:rsidP="00B700C2">
      <w:pPr>
        <w:pStyle w:val="Code"/>
        <w:rPr>
          <w:highlight w:val="white"/>
          <w:lang w:val="sv-SE"/>
        </w:rPr>
      </w:pPr>
      <w:r>
        <w:rPr>
          <w:highlight w:val="white"/>
          <w:lang w:val="sv-SE"/>
        </w:rPr>
        <w:t>struct_or_union:</w:t>
      </w:r>
    </w:p>
    <w:p w14:paraId="031AF110" w14:textId="77777777" w:rsidR="00B700C2" w:rsidRDefault="00B700C2" w:rsidP="00B700C2">
      <w:pPr>
        <w:pStyle w:val="Code"/>
        <w:rPr>
          <w:highlight w:val="white"/>
          <w:lang w:val="sv-SE"/>
        </w:rPr>
      </w:pPr>
      <w:r>
        <w:rPr>
          <w:highlight w:val="white"/>
          <w:lang w:val="sv-SE"/>
        </w:rPr>
        <w:t xml:space="preserve">    STRUCT { $$ = Sort.Struct; }</w:t>
      </w:r>
    </w:p>
    <w:p w14:paraId="3B9EAC6F" w14:textId="77777777" w:rsidR="00B700C2" w:rsidRDefault="00B700C2" w:rsidP="00B700C2">
      <w:pPr>
        <w:pStyle w:val="Code"/>
        <w:rPr>
          <w:highlight w:val="white"/>
          <w:lang w:val="sv-SE"/>
        </w:rPr>
      </w:pPr>
      <w:r>
        <w:rPr>
          <w:highlight w:val="white"/>
          <w:lang w:val="sv-SE"/>
        </w:rPr>
        <w:t xml:space="preserve">  | UNION  { $$ = Sort.Union;  };</w:t>
      </w:r>
    </w:p>
    <w:p w14:paraId="5149EBF4" w14:textId="77777777" w:rsidR="00B700C2" w:rsidRDefault="00B700C2" w:rsidP="00B700C2">
      <w:pPr>
        <w:pStyle w:val="Code"/>
        <w:rPr>
          <w:highlight w:val="white"/>
          <w:lang w:val="sv-SE"/>
        </w:rPr>
      </w:pPr>
    </w:p>
    <w:p w14:paraId="1BEDC104" w14:textId="77777777" w:rsidR="00B700C2" w:rsidRDefault="00B700C2" w:rsidP="00B700C2">
      <w:pPr>
        <w:pStyle w:val="Code"/>
        <w:rPr>
          <w:highlight w:val="white"/>
          <w:lang w:val="sv-SE"/>
        </w:rPr>
      </w:pPr>
      <w:r>
        <w:rPr>
          <w:highlight w:val="white"/>
          <w:lang w:val="sv-SE"/>
        </w:rPr>
        <w:t>optional_name:</w:t>
      </w:r>
    </w:p>
    <w:p w14:paraId="0B1273F9" w14:textId="77777777" w:rsidR="00B700C2" w:rsidRDefault="00B700C2" w:rsidP="00B700C2">
      <w:pPr>
        <w:pStyle w:val="Code"/>
        <w:rPr>
          <w:highlight w:val="white"/>
          <w:lang w:val="sv-SE"/>
        </w:rPr>
      </w:pPr>
      <w:r>
        <w:rPr>
          <w:highlight w:val="white"/>
          <w:lang w:val="sv-SE"/>
        </w:rPr>
        <w:t xml:space="preserve">    /* Empty */ { $$ = null; }</w:t>
      </w:r>
    </w:p>
    <w:p w14:paraId="5DF7CFCD" w14:textId="6BCD8972" w:rsidR="00B700C2" w:rsidRDefault="00B700C2" w:rsidP="00B700C2">
      <w:pPr>
        <w:pStyle w:val="Code"/>
        <w:rPr>
          <w:highlight w:val="white"/>
          <w:lang w:val="sv-SE"/>
        </w:rPr>
      </w:pPr>
      <w:r>
        <w:rPr>
          <w:highlight w:val="white"/>
          <w:lang w:val="sv-SE"/>
        </w:rPr>
        <w:t xml:space="preserve">  | NAME        { $$ = $1;   };</w:t>
      </w:r>
    </w:p>
    <w:p w14:paraId="0B53B71D" w14:textId="77777777" w:rsidR="00037FA3" w:rsidRDefault="00037FA3" w:rsidP="00037FA3">
      <w:pPr>
        <w:pStyle w:val="Code"/>
        <w:rPr>
          <w:highlight w:val="white"/>
        </w:rPr>
      </w:pPr>
    </w:p>
    <w:p w14:paraId="0190A1C0" w14:textId="0E5C707A" w:rsidR="00037FA3" w:rsidRPr="00037FA3" w:rsidRDefault="00037FA3" w:rsidP="00037FA3">
      <w:pPr>
        <w:pStyle w:val="Code"/>
        <w:rPr>
          <w:highlight w:val="white"/>
        </w:rPr>
      </w:pPr>
      <w:r w:rsidRPr="00037FA3">
        <w:rPr>
          <w:highlight w:val="white"/>
        </w:rPr>
        <w:t>declaration_list:</w:t>
      </w:r>
    </w:p>
    <w:p w14:paraId="2499EF09" w14:textId="77777777" w:rsidR="00037FA3" w:rsidRPr="00037FA3" w:rsidRDefault="00037FA3" w:rsidP="00037FA3">
      <w:pPr>
        <w:pStyle w:val="Code"/>
        <w:rPr>
          <w:highlight w:val="white"/>
        </w:rPr>
      </w:pPr>
      <w:r w:rsidRPr="00037FA3">
        <w:rPr>
          <w:highlight w:val="white"/>
        </w:rPr>
        <w:t xml:space="preserve">    declaration</w:t>
      </w:r>
    </w:p>
    <w:p w14:paraId="471ED020" w14:textId="312FB5C1" w:rsidR="00037FA3" w:rsidRPr="00037FA3" w:rsidRDefault="00037FA3" w:rsidP="00037FA3">
      <w:pPr>
        <w:pStyle w:val="Code"/>
        <w:rPr>
          <w:highlight w:val="white"/>
        </w:rPr>
      </w:pPr>
      <w:r w:rsidRPr="00037FA3">
        <w:rPr>
          <w:highlight w:val="white"/>
        </w:rPr>
        <w:t xml:space="preserve">  | declaration_list declaration;</w:t>
      </w:r>
    </w:p>
    <w:p w14:paraId="7DE319A6" w14:textId="6441E934" w:rsidR="000B094E" w:rsidRDefault="00824C54" w:rsidP="00824C54">
      <w:pPr>
        <w:rPr>
          <w:highlight w:val="white"/>
          <w:lang w:val="sv-SE"/>
        </w:rPr>
      </w:pPr>
      <w:r>
        <w:rPr>
          <w:highlight w:val="white"/>
          <w:lang w:val="sv-SE"/>
        </w:rPr>
        <w:t xml:space="preserve">The </w:t>
      </w:r>
      <w:r w:rsidR="005A61B1" w:rsidRPr="002879AA">
        <w:rPr>
          <w:rStyle w:val="KeyWord0"/>
          <w:highlight w:val="white"/>
        </w:rPr>
        <w:t>StructOrUnionHeader</w:t>
      </w:r>
      <w:r w:rsidR="005A61B1">
        <w:rPr>
          <w:highlight w:val="white"/>
          <w:lang w:val="sv-SE"/>
        </w:rPr>
        <w:t xml:space="preserve"> adds the struct or union to the tag map if the optional name is not null.</w:t>
      </w:r>
      <w:r w:rsidR="00D01EAE">
        <w:rPr>
          <w:highlight w:val="white"/>
          <w:lang w:val="sv-SE"/>
        </w:rPr>
        <w:t xml:space="preserve"> </w:t>
      </w:r>
      <w:r w:rsidR="00E23F10">
        <w:rPr>
          <w:highlight w:val="white"/>
          <w:lang w:val="sv-SE"/>
        </w:rPr>
        <w:t>We need to do this in order for recursive pointers to work. For instance:</w:t>
      </w:r>
    </w:p>
    <w:p w14:paraId="4F9C56B1" w14:textId="55BE7546" w:rsidR="00E23F10" w:rsidRDefault="00E23F10" w:rsidP="00E23F10">
      <w:pPr>
        <w:pStyle w:val="Code"/>
        <w:rPr>
          <w:highlight w:val="white"/>
          <w:lang w:val="sv-SE"/>
        </w:rPr>
      </w:pPr>
      <w:r>
        <w:rPr>
          <w:highlight w:val="white"/>
          <w:lang w:val="sv-SE"/>
        </w:rPr>
        <w:t>struct Cell {</w:t>
      </w:r>
    </w:p>
    <w:p w14:paraId="06A5D7E6" w14:textId="212878E8" w:rsidR="00E23F10" w:rsidRDefault="00E23F10" w:rsidP="00E23F10">
      <w:pPr>
        <w:pStyle w:val="Code"/>
        <w:rPr>
          <w:highlight w:val="white"/>
          <w:lang w:val="sv-SE"/>
        </w:rPr>
      </w:pPr>
      <w:r>
        <w:rPr>
          <w:highlight w:val="white"/>
          <w:lang w:val="sv-SE"/>
        </w:rPr>
        <w:t xml:space="preserve">  int value;</w:t>
      </w:r>
    </w:p>
    <w:p w14:paraId="28B32C15" w14:textId="72F4B5CA" w:rsidR="00E23F10" w:rsidRDefault="00E23F10" w:rsidP="00E23F10">
      <w:pPr>
        <w:pStyle w:val="Code"/>
        <w:rPr>
          <w:highlight w:val="white"/>
          <w:lang w:val="sv-SE"/>
        </w:rPr>
      </w:pPr>
      <w:r>
        <w:rPr>
          <w:highlight w:val="white"/>
          <w:lang w:val="sv-SE"/>
        </w:rPr>
        <w:t xml:space="preserve">  struct Cell* next;</w:t>
      </w:r>
    </w:p>
    <w:p w14:paraId="2F30C2C8" w14:textId="13326DDD" w:rsidR="00E23F10" w:rsidRDefault="00E23F10" w:rsidP="00E23F10">
      <w:pPr>
        <w:pStyle w:val="Code"/>
        <w:rPr>
          <w:highlight w:val="white"/>
          <w:lang w:val="sv-SE"/>
        </w:rPr>
      </w:pPr>
      <w:r>
        <w:rPr>
          <w:highlight w:val="white"/>
          <w:lang w:val="sv-SE"/>
        </w:rPr>
        <w:t>}</w:t>
      </w:r>
    </w:p>
    <w:p w14:paraId="10AD7900" w14:textId="2DD4A94C" w:rsidR="0088361F" w:rsidRDefault="0088361F" w:rsidP="009E4045">
      <w:pPr>
        <w:rPr>
          <w:highlight w:val="white"/>
          <w:lang w:val="sv-SE"/>
        </w:rPr>
      </w:pPr>
      <w:r>
        <w:rPr>
          <w:highlight w:val="white"/>
          <w:lang w:val="sv-SE"/>
        </w:rPr>
        <w:t>If we do not perf</w:t>
      </w:r>
      <w:r w:rsidR="00697CCB">
        <w:rPr>
          <w:highlight w:val="white"/>
          <w:lang w:val="sv-SE"/>
        </w:rPr>
        <w:t>orm</w:t>
      </w:r>
      <w:r>
        <w:rPr>
          <w:highlight w:val="white"/>
          <w:lang w:val="sv-SE"/>
        </w:rPr>
        <w:t xml:space="preserve"> this action, there is a risk that next in the code above will point to another struct with the same name, defined </w:t>
      </w:r>
      <w:r w:rsidR="009E4045">
        <w:rPr>
          <w:highlight w:val="white"/>
          <w:lang w:val="sv-SE"/>
        </w:rPr>
        <w:t>in a surronding block.</w:t>
      </w:r>
    </w:p>
    <w:p w14:paraId="767DD3CD" w14:textId="6A81A602" w:rsidR="00B700C2" w:rsidRDefault="00D43E0D" w:rsidP="00D43E0D">
      <w:pPr>
        <w:pStyle w:val="CodeHeader"/>
        <w:rPr>
          <w:highlight w:val="white"/>
        </w:rPr>
      </w:pPr>
      <w:r>
        <w:rPr>
          <w:highlight w:val="white"/>
        </w:rPr>
        <w:t>MiddleCodeGenerator.cs</w:t>
      </w:r>
    </w:p>
    <w:p w14:paraId="197A8704" w14:textId="0FEC4774" w:rsidR="00B65D09" w:rsidRPr="00B65D09" w:rsidRDefault="00B65D09" w:rsidP="00B65D09">
      <w:pPr>
        <w:pStyle w:val="Code"/>
        <w:rPr>
          <w:highlight w:val="white"/>
        </w:rPr>
      </w:pPr>
      <w:r w:rsidRPr="00B65D09">
        <w:rPr>
          <w:highlight w:val="white"/>
        </w:rPr>
        <w:t xml:space="preserve">    public static void StructUnionHeader(string optionalName, Sort sort) {</w:t>
      </w:r>
    </w:p>
    <w:p w14:paraId="0C9A6259" w14:textId="77777777" w:rsidR="00B65D09" w:rsidRPr="00B65D09" w:rsidRDefault="00B65D09" w:rsidP="00B65D09">
      <w:pPr>
        <w:pStyle w:val="Code"/>
        <w:rPr>
          <w:highlight w:val="white"/>
        </w:rPr>
      </w:pPr>
      <w:r w:rsidRPr="00B65D09">
        <w:rPr>
          <w:highlight w:val="white"/>
        </w:rPr>
        <w:t xml:space="preserve">      if (optionalName != null) {</w:t>
      </w:r>
    </w:p>
    <w:p w14:paraId="19BBA529" w14:textId="77777777" w:rsidR="00B65D09" w:rsidRPr="00B65D09" w:rsidRDefault="00B65D09" w:rsidP="00B65D09">
      <w:pPr>
        <w:pStyle w:val="Code"/>
        <w:rPr>
          <w:highlight w:val="white"/>
        </w:rPr>
      </w:pPr>
      <w:r w:rsidRPr="00B65D09">
        <w:rPr>
          <w:highlight w:val="white"/>
        </w:rPr>
        <w:t xml:space="preserve">        Type type = new Type(sort);</w:t>
      </w:r>
    </w:p>
    <w:p w14:paraId="4EBBCB8B" w14:textId="77777777" w:rsidR="00B65D09" w:rsidRPr="00B65D09" w:rsidRDefault="00B65D09" w:rsidP="00B65D09">
      <w:pPr>
        <w:pStyle w:val="Code"/>
        <w:rPr>
          <w:highlight w:val="white"/>
        </w:rPr>
      </w:pPr>
      <w:r w:rsidRPr="00B65D09">
        <w:rPr>
          <w:highlight w:val="white"/>
        </w:rPr>
        <w:t xml:space="preserve">        SymbolTable.CurrentTable.AddTag(optionalName, type);</w:t>
      </w:r>
    </w:p>
    <w:p w14:paraId="157C6F70" w14:textId="77777777" w:rsidR="00B65D09" w:rsidRPr="00B65D09" w:rsidRDefault="00B65D09" w:rsidP="00B65D09">
      <w:pPr>
        <w:pStyle w:val="Code"/>
        <w:rPr>
          <w:highlight w:val="white"/>
        </w:rPr>
      </w:pPr>
      <w:r w:rsidRPr="00B65D09">
        <w:rPr>
          <w:highlight w:val="white"/>
        </w:rPr>
        <w:t xml:space="preserve">      }</w:t>
      </w:r>
    </w:p>
    <w:p w14:paraId="61CBCA4B" w14:textId="77777777" w:rsidR="00B65D09" w:rsidRPr="00B65D09" w:rsidRDefault="00B65D09" w:rsidP="00B65D09">
      <w:pPr>
        <w:pStyle w:val="Code"/>
        <w:rPr>
          <w:highlight w:val="white"/>
        </w:rPr>
      </w:pPr>
      <w:r w:rsidRPr="00B65D09">
        <w:rPr>
          <w:highlight w:val="white"/>
        </w:rPr>
        <w:t xml:space="preserve">    }</w:t>
      </w:r>
    </w:p>
    <w:p w14:paraId="39B6BCA0" w14:textId="71AE3DAB" w:rsidR="00015FBE" w:rsidRDefault="003F5071" w:rsidP="00015FBE">
      <w:pPr>
        <w:rPr>
          <w:rStyle w:val="KeyWord0"/>
          <w:highlight w:val="white"/>
        </w:rPr>
      </w:pPr>
      <w:r>
        <w:rPr>
          <w:highlight w:val="white"/>
        </w:rPr>
        <w:t xml:space="preserve">The </w:t>
      </w:r>
      <w:r w:rsidRPr="003A1A30">
        <w:rPr>
          <w:rStyle w:val="KeyWord0"/>
          <w:highlight w:val="white"/>
        </w:rPr>
        <w:t>StructUnionSpecifier</w:t>
      </w:r>
      <w:r>
        <w:rPr>
          <w:highlight w:val="white"/>
        </w:rPr>
        <w:t xml:space="preserve"> method </w:t>
      </w:r>
      <w:r w:rsidR="00811372">
        <w:rPr>
          <w:highlight w:val="white"/>
        </w:rPr>
        <w:t>adds a</w:t>
      </w:r>
      <w:r>
        <w:rPr>
          <w:highlight w:val="white"/>
        </w:rPr>
        <w:t xml:space="preserve"> struct or union. The </w:t>
      </w:r>
      <w:r w:rsidRPr="00E13EB9">
        <w:rPr>
          <w:rStyle w:val="KeyWord0"/>
          <w:highlight w:val="white"/>
        </w:rPr>
        <w:t>sort</w:t>
      </w:r>
      <w:r>
        <w:rPr>
          <w:highlight w:val="white"/>
        </w:rPr>
        <w:t xml:space="preserve"> parameter is either </w:t>
      </w:r>
      <w:r w:rsidRPr="009046E4">
        <w:rPr>
          <w:rStyle w:val="KeyWord0"/>
          <w:highlight w:val="white"/>
        </w:rPr>
        <w:t>Sort.Struct</w:t>
      </w:r>
      <w:r w:rsidR="00B65D09" w:rsidRPr="00F435E5">
        <w:rPr>
          <w:highlight w:val="white"/>
        </w:rPr>
        <w:t xml:space="preserve"> </w:t>
      </w:r>
      <w:r w:rsidR="00681086">
        <w:rPr>
          <w:highlight w:val="white"/>
        </w:rPr>
        <w:t xml:space="preserve">or </w:t>
      </w:r>
      <w:r w:rsidR="00681086" w:rsidRPr="00681086">
        <w:rPr>
          <w:rStyle w:val="KeyWord0"/>
          <w:highlight w:val="white"/>
        </w:rPr>
        <w:t>Sort.Union</w:t>
      </w:r>
      <w:r w:rsidR="00681086">
        <w:rPr>
          <w:highlight w:val="white"/>
        </w:rPr>
        <w:t>.</w:t>
      </w:r>
      <w:r w:rsidR="00015FBE">
        <w:rPr>
          <w:highlight w:val="white"/>
        </w:rPr>
        <w:t xml:space="preserve"> If the optional name is not null, we look up the type (it has been added by </w:t>
      </w:r>
      <w:r w:rsidR="00015FBE" w:rsidRPr="002879AA">
        <w:rPr>
          <w:rStyle w:val="KeyWord0"/>
          <w:highlight w:val="white"/>
        </w:rPr>
        <w:t>StructOrUnionHeader</w:t>
      </w:r>
      <w:r w:rsidR="00015FBE" w:rsidRPr="00015FBE">
        <w:rPr>
          <w:highlight w:val="white"/>
        </w:rPr>
        <w:t xml:space="preserve"> </w:t>
      </w:r>
      <w:r w:rsidR="0037779A">
        <w:rPr>
          <w:highlight w:val="white"/>
        </w:rPr>
        <w:t>above) and sets its member map</w:t>
      </w:r>
      <w:r w:rsidR="00EB40FE">
        <w:rPr>
          <w:highlight w:val="white"/>
        </w:rPr>
        <w:t>, which is given by the entry map of the current symbol table.</w:t>
      </w:r>
    </w:p>
    <w:p w14:paraId="7097D6B3" w14:textId="7A982455" w:rsidR="00D77A6B" w:rsidRPr="00D77A6B" w:rsidRDefault="00D77A6B" w:rsidP="00015FBE">
      <w:pPr>
        <w:pStyle w:val="Code"/>
        <w:rPr>
          <w:highlight w:val="white"/>
        </w:rPr>
      </w:pPr>
      <w:r w:rsidRPr="00D77A6B">
        <w:rPr>
          <w:highlight w:val="white"/>
        </w:rPr>
        <w:t xml:space="preserve">    public static Type StructUnionSpecifier(string optionalName, Sort sort) {</w:t>
      </w:r>
    </w:p>
    <w:p w14:paraId="0C14870B" w14:textId="77777777" w:rsidR="00D77A6B" w:rsidRPr="00D77A6B" w:rsidRDefault="00D77A6B" w:rsidP="00D77A6B">
      <w:pPr>
        <w:pStyle w:val="Code"/>
        <w:rPr>
          <w:highlight w:val="white"/>
        </w:rPr>
      </w:pPr>
      <w:r w:rsidRPr="00D77A6B">
        <w:rPr>
          <w:highlight w:val="white"/>
        </w:rPr>
        <w:t xml:space="preserve">      if (optionalName != null) {</w:t>
      </w:r>
    </w:p>
    <w:p w14:paraId="0A8D67C6" w14:textId="77777777" w:rsidR="00D77A6B" w:rsidRPr="00D77A6B" w:rsidRDefault="00D77A6B" w:rsidP="00D77A6B">
      <w:pPr>
        <w:pStyle w:val="Code"/>
        <w:rPr>
          <w:highlight w:val="white"/>
        </w:rPr>
      </w:pPr>
      <w:r w:rsidRPr="00D77A6B">
        <w:rPr>
          <w:highlight w:val="white"/>
        </w:rPr>
        <w:t xml:space="preserve">        Type type = SymbolTable.CurrentTable.LookupTag(optionalName, sort);</w:t>
      </w:r>
    </w:p>
    <w:p w14:paraId="6DD2C1F0" w14:textId="77777777" w:rsidR="00D77A6B" w:rsidRPr="00D77A6B" w:rsidRDefault="00D77A6B" w:rsidP="00D77A6B">
      <w:pPr>
        <w:pStyle w:val="Code"/>
        <w:rPr>
          <w:highlight w:val="white"/>
        </w:rPr>
      </w:pPr>
      <w:r w:rsidRPr="00D77A6B">
        <w:rPr>
          <w:highlight w:val="white"/>
        </w:rPr>
        <w:t xml:space="preserve">        type.MemberMap = SymbolTable.CurrentTable.EntryMap;</w:t>
      </w:r>
    </w:p>
    <w:p w14:paraId="4966F811" w14:textId="77777777" w:rsidR="00D77A6B" w:rsidRPr="00D77A6B" w:rsidRDefault="00D77A6B" w:rsidP="00D77A6B">
      <w:pPr>
        <w:pStyle w:val="Code"/>
        <w:rPr>
          <w:highlight w:val="white"/>
        </w:rPr>
      </w:pPr>
      <w:r w:rsidRPr="00D77A6B">
        <w:rPr>
          <w:highlight w:val="white"/>
        </w:rPr>
        <w:t xml:space="preserve">        return type;</w:t>
      </w:r>
    </w:p>
    <w:p w14:paraId="0E4782F7" w14:textId="617D55AE" w:rsidR="00D77A6B" w:rsidRDefault="00D77A6B" w:rsidP="00D77A6B">
      <w:pPr>
        <w:pStyle w:val="Code"/>
        <w:rPr>
          <w:highlight w:val="white"/>
        </w:rPr>
      </w:pPr>
      <w:r w:rsidRPr="00D77A6B">
        <w:rPr>
          <w:highlight w:val="white"/>
        </w:rPr>
        <w:t xml:space="preserve">      }</w:t>
      </w:r>
    </w:p>
    <w:p w14:paraId="204CDBB0" w14:textId="08E62FC0" w:rsidR="00063DDD" w:rsidRPr="00D77A6B" w:rsidRDefault="00063DDD" w:rsidP="00063DDD">
      <w:pPr>
        <w:rPr>
          <w:highlight w:val="white"/>
        </w:rPr>
      </w:pPr>
      <w:r>
        <w:rPr>
          <w:highlight w:val="white"/>
        </w:rPr>
        <w:t>If the optional name is null, we create and return a type with the entry map of the current symbol table.</w:t>
      </w:r>
    </w:p>
    <w:p w14:paraId="6877E896" w14:textId="77777777" w:rsidR="00D77A6B" w:rsidRPr="00D77A6B" w:rsidRDefault="00D77A6B" w:rsidP="00D77A6B">
      <w:pPr>
        <w:pStyle w:val="Code"/>
        <w:rPr>
          <w:highlight w:val="white"/>
        </w:rPr>
      </w:pPr>
      <w:r w:rsidRPr="00D77A6B">
        <w:rPr>
          <w:highlight w:val="white"/>
        </w:rPr>
        <w:lastRenderedPageBreak/>
        <w:t xml:space="preserve">      else {</w:t>
      </w:r>
    </w:p>
    <w:p w14:paraId="5B22BECC" w14:textId="77777777" w:rsidR="00D77A6B" w:rsidRPr="00D77A6B" w:rsidRDefault="00D77A6B" w:rsidP="00D77A6B">
      <w:pPr>
        <w:pStyle w:val="Code"/>
        <w:rPr>
          <w:highlight w:val="white"/>
        </w:rPr>
      </w:pPr>
      <w:r w:rsidRPr="00D77A6B">
        <w:rPr>
          <w:highlight w:val="white"/>
        </w:rPr>
        <w:t xml:space="preserve">        return (new Type(sort, SymbolTable.CurrentTable.EntryMap));</w:t>
      </w:r>
    </w:p>
    <w:p w14:paraId="5EFE7F0F" w14:textId="77777777" w:rsidR="00D77A6B" w:rsidRPr="00D77A6B" w:rsidRDefault="00D77A6B" w:rsidP="00D77A6B">
      <w:pPr>
        <w:pStyle w:val="Code"/>
        <w:rPr>
          <w:highlight w:val="white"/>
        </w:rPr>
      </w:pPr>
      <w:r w:rsidRPr="00D77A6B">
        <w:rPr>
          <w:highlight w:val="white"/>
        </w:rPr>
        <w:t xml:space="preserve">      }</w:t>
      </w:r>
    </w:p>
    <w:p w14:paraId="645D5251" w14:textId="77777777" w:rsidR="00D77A6B" w:rsidRPr="00D77A6B" w:rsidRDefault="00D77A6B" w:rsidP="00D77A6B">
      <w:pPr>
        <w:pStyle w:val="Code"/>
        <w:rPr>
          <w:highlight w:val="white"/>
        </w:rPr>
      </w:pPr>
      <w:r w:rsidRPr="00D77A6B">
        <w:rPr>
          <w:highlight w:val="white"/>
        </w:rPr>
        <w:t xml:space="preserve">    }</w:t>
      </w:r>
    </w:p>
    <w:p w14:paraId="30E0EFD9" w14:textId="644BCFF0" w:rsidR="009046E4" w:rsidRDefault="00590E25" w:rsidP="00590E25">
      <w:pPr>
        <w:rPr>
          <w:highlight w:val="white"/>
        </w:rPr>
      </w:pPr>
      <w:r>
        <w:rPr>
          <w:highlight w:val="white"/>
        </w:rPr>
        <w:t xml:space="preserve">The </w:t>
      </w:r>
      <w:r w:rsidRPr="003A1A30">
        <w:rPr>
          <w:rStyle w:val="KeyWord0"/>
          <w:highlight w:val="white"/>
        </w:rPr>
        <w:t>LookupStructUnion</w:t>
      </w:r>
      <w:r>
        <w:rPr>
          <w:highlight w:val="white"/>
        </w:rPr>
        <w:t xml:space="preserve"> method</w:t>
      </w:r>
      <w:r w:rsidR="003A1A30">
        <w:rPr>
          <w:highlight w:val="white"/>
        </w:rPr>
        <w:t xml:space="preserve"> </w:t>
      </w:r>
      <w:r w:rsidR="008346E3">
        <w:rPr>
          <w:highlight w:val="white"/>
        </w:rPr>
        <w:t xml:space="preserve">looks </w:t>
      </w:r>
      <w:r w:rsidR="009046E4">
        <w:rPr>
          <w:highlight w:val="white"/>
        </w:rPr>
        <w:t xml:space="preserve">a struct or union. The sort parameter is either </w:t>
      </w:r>
      <w:r w:rsidR="009046E4" w:rsidRPr="009046E4">
        <w:rPr>
          <w:rStyle w:val="KeyWord0"/>
          <w:highlight w:val="white"/>
        </w:rPr>
        <w:t>Sort.Struct</w:t>
      </w:r>
      <w:r w:rsidR="009046E4">
        <w:rPr>
          <w:highlight w:val="white"/>
        </w:rPr>
        <w:t xml:space="preserve"> or </w:t>
      </w:r>
      <w:r w:rsidR="009046E4" w:rsidRPr="009046E4">
        <w:rPr>
          <w:rStyle w:val="KeyWord0"/>
          <w:highlight w:val="white"/>
        </w:rPr>
        <w:t>Sort.Union</w:t>
      </w:r>
      <w:r w:rsidR="009046E4">
        <w:rPr>
          <w:highlight w:val="white"/>
        </w:rPr>
        <w:t>.</w:t>
      </w:r>
    </w:p>
    <w:p w14:paraId="3D9F38D0" w14:textId="467781B1" w:rsidR="00B65D09" w:rsidRPr="00B65D09" w:rsidRDefault="00B65D09" w:rsidP="00B65D09">
      <w:pPr>
        <w:pStyle w:val="Code"/>
        <w:rPr>
          <w:highlight w:val="white"/>
        </w:rPr>
      </w:pPr>
      <w:r w:rsidRPr="00B65D09">
        <w:rPr>
          <w:highlight w:val="white"/>
        </w:rPr>
        <w:t xml:space="preserve">    public static Type LookupStructUnion(string name, Sort sort) {</w:t>
      </w:r>
    </w:p>
    <w:p w14:paraId="68397676" w14:textId="77777777" w:rsidR="00A56534" w:rsidRPr="00A56534" w:rsidRDefault="00A56534" w:rsidP="00A56534">
      <w:pPr>
        <w:pStyle w:val="Code"/>
        <w:rPr>
          <w:highlight w:val="white"/>
        </w:rPr>
      </w:pPr>
      <w:r w:rsidRPr="00A56534">
        <w:rPr>
          <w:highlight w:val="white"/>
        </w:rPr>
        <w:t xml:space="preserve">      Type type = SymbolTable.CurrentTable.LookupTag(name, sort);</w:t>
      </w:r>
    </w:p>
    <w:p w14:paraId="368CA89D" w14:textId="1ED2980E" w:rsidR="00B65D09" w:rsidRPr="00B65D09" w:rsidRDefault="008D0F8E" w:rsidP="008D0F8E">
      <w:pPr>
        <w:rPr>
          <w:highlight w:val="white"/>
        </w:rPr>
      </w:pPr>
      <w:r>
        <w:rPr>
          <w:highlight w:val="white"/>
        </w:rPr>
        <w:t>If the struct or union exists, we simply return its type.</w:t>
      </w:r>
    </w:p>
    <w:p w14:paraId="4D2D4F8C" w14:textId="77777777" w:rsidR="00B65D09" w:rsidRPr="00B65D09" w:rsidRDefault="00B65D09" w:rsidP="00B65D09">
      <w:pPr>
        <w:pStyle w:val="Code"/>
        <w:rPr>
          <w:highlight w:val="white"/>
        </w:rPr>
      </w:pPr>
      <w:r w:rsidRPr="00B65D09">
        <w:rPr>
          <w:highlight w:val="white"/>
        </w:rPr>
        <w:t xml:space="preserve">      if (type != null) {</w:t>
      </w:r>
    </w:p>
    <w:p w14:paraId="5E5196C2" w14:textId="77777777" w:rsidR="00B65D09" w:rsidRPr="00B65D09" w:rsidRDefault="00B65D09" w:rsidP="00B65D09">
      <w:pPr>
        <w:pStyle w:val="Code"/>
        <w:rPr>
          <w:highlight w:val="white"/>
        </w:rPr>
      </w:pPr>
      <w:r w:rsidRPr="00B65D09">
        <w:rPr>
          <w:highlight w:val="white"/>
        </w:rPr>
        <w:t xml:space="preserve">        return type;</w:t>
      </w:r>
    </w:p>
    <w:p w14:paraId="7B1175B4" w14:textId="1C01A0D7" w:rsidR="00B65D09" w:rsidRDefault="00B65D09" w:rsidP="00B65D09">
      <w:pPr>
        <w:pStyle w:val="Code"/>
        <w:rPr>
          <w:highlight w:val="white"/>
        </w:rPr>
      </w:pPr>
      <w:r w:rsidRPr="00B65D09">
        <w:rPr>
          <w:highlight w:val="white"/>
        </w:rPr>
        <w:t xml:space="preserve">      }</w:t>
      </w:r>
    </w:p>
    <w:p w14:paraId="058418D9" w14:textId="1BF717EA" w:rsidR="00A11606" w:rsidRPr="00B65D09" w:rsidRDefault="00A11606" w:rsidP="00A11606">
      <w:pPr>
        <w:rPr>
          <w:highlight w:val="white"/>
        </w:rPr>
      </w:pPr>
      <w:r>
        <w:rPr>
          <w:highlight w:val="white"/>
        </w:rPr>
        <w:t xml:space="preserve">If the struct or union does not exist, we create a new type and add it to the tag map. However, the type lacks a member map, which means that it is not yet possible to define variables of the type. </w:t>
      </w:r>
      <w:r w:rsidR="00C6631D">
        <w:rPr>
          <w:highlight w:val="white"/>
        </w:rPr>
        <w:t>It is only when the struc</w:t>
      </w:r>
      <w:r w:rsidR="00F36361">
        <w:rPr>
          <w:highlight w:val="white"/>
        </w:rPr>
        <w:t>t</w:t>
      </w:r>
      <w:r w:rsidR="00C6631D">
        <w:rPr>
          <w:highlight w:val="white"/>
        </w:rPr>
        <w:t xml:space="preserve"> or union becomes properly define, with a member map, this it will be possible to define variables</w:t>
      </w:r>
      <w:r w:rsidR="00063CF1">
        <w:rPr>
          <w:highlight w:val="white"/>
        </w:rPr>
        <w:t>.</w:t>
      </w:r>
    </w:p>
    <w:p w14:paraId="67DD6370" w14:textId="77777777" w:rsidR="00B65D09" w:rsidRPr="00B65D09" w:rsidRDefault="00B65D09" w:rsidP="00B65D09">
      <w:pPr>
        <w:pStyle w:val="Code"/>
        <w:rPr>
          <w:highlight w:val="white"/>
        </w:rPr>
      </w:pPr>
      <w:r w:rsidRPr="00B65D09">
        <w:rPr>
          <w:highlight w:val="white"/>
        </w:rPr>
        <w:t xml:space="preserve">      else {</w:t>
      </w:r>
    </w:p>
    <w:p w14:paraId="333CB301" w14:textId="77777777" w:rsidR="00B65D09" w:rsidRPr="00B65D09" w:rsidRDefault="00B65D09" w:rsidP="00B65D09">
      <w:pPr>
        <w:pStyle w:val="Code"/>
        <w:rPr>
          <w:highlight w:val="white"/>
        </w:rPr>
      </w:pPr>
      <w:r w:rsidRPr="00B65D09">
        <w:rPr>
          <w:highlight w:val="white"/>
        </w:rPr>
        <w:t xml:space="preserve">        type = new Type(sort);</w:t>
      </w:r>
    </w:p>
    <w:p w14:paraId="3AABF5BF" w14:textId="77777777" w:rsidR="00B65D09" w:rsidRPr="00B65D09" w:rsidRDefault="00B65D09" w:rsidP="00B65D09">
      <w:pPr>
        <w:pStyle w:val="Code"/>
        <w:rPr>
          <w:highlight w:val="white"/>
        </w:rPr>
      </w:pPr>
      <w:r w:rsidRPr="00B65D09">
        <w:rPr>
          <w:highlight w:val="white"/>
        </w:rPr>
        <w:t xml:space="preserve">        SymbolTable.CurrentTable.AddTag(name, type);</w:t>
      </w:r>
    </w:p>
    <w:p w14:paraId="71FF65B1" w14:textId="77777777" w:rsidR="00B65D09" w:rsidRPr="00B65D09" w:rsidRDefault="00B65D09" w:rsidP="00B65D09">
      <w:pPr>
        <w:pStyle w:val="Code"/>
        <w:rPr>
          <w:highlight w:val="white"/>
        </w:rPr>
      </w:pPr>
      <w:r w:rsidRPr="00B65D09">
        <w:rPr>
          <w:highlight w:val="white"/>
        </w:rPr>
        <w:t xml:space="preserve">        return type;</w:t>
      </w:r>
    </w:p>
    <w:p w14:paraId="6DED382D" w14:textId="77777777" w:rsidR="00B65D09" w:rsidRPr="00B65D09" w:rsidRDefault="00B65D09" w:rsidP="00B65D09">
      <w:pPr>
        <w:pStyle w:val="Code"/>
        <w:rPr>
          <w:highlight w:val="white"/>
        </w:rPr>
      </w:pPr>
      <w:r w:rsidRPr="00B65D09">
        <w:rPr>
          <w:highlight w:val="white"/>
        </w:rPr>
        <w:t xml:space="preserve">      }</w:t>
      </w:r>
    </w:p>
    <w:p w14:paraId="4091005F" w14:textId="32C813C3" w:rsidR="00B65D09" w:rsidRDefault="00B65D09" w:rsidP="00B65D09">
      <w:pPr>
        <w:pStyle w:val="Code"/>
        <w:rPr>
          <w:highlight w:val="white"/>
        </w:rPr>
      </w:pPr>
      <w:r w:rsidRPr="00B65D09">
        <w:rPr>
          <w:highlight w:val="white"/>
        </w:rPr>
        <w:t xml:space="preserve">    }</w:t>
      </w:r>
    </w:p>
    <w:p w14:paraId="40AAF170" w14:textId="064ABCC1" w:rsidR="00012070" w:rsidRPr="00B65D09" w:rsidRDefault="00012070" w:rsidP="00965E9F">
      <w:pPr>
        <w:pStyle w:val="Rubrik4"/>
        <w:rPr>
          <w:highlight w:val="white"/>
        </w:rPr>
      </w:pPr>
      <w:r>
        <w:rPr>
          <w:highlight w:val="white"/>
        </w:rPr>
        <w:t>Enumeration</w:t>
      </w:r>
    </w:p>
    <w:p w14:paraId="59DD874A" w14:textId="1A7FDFB2" w:rsidR="001D6908" w:rsidRDefault="00E86C12" w:rsidP="001D6908">
      <w:pPr>
        <w:rPr>
          <w:highlight w:val="white"/>
          <w:lang w:val="sv-SE"/>
        </w:rPr>
      </w:pPr>
      <w:r>
        <w:rPr>
          <w:highlight w:val="white"/>
        </w:rPr>
        <w:t xml:space="preserve">A enumeration declaration may holds a list of enumeration items, which are assigned values. Each item </w:t>
      </w:r>
      <w:r w:rsidR="00CF1EEA">
        <w:rPr>
          <w:highlight w:val="white"/>
        </w:rPr>
        <w:t xml:space="preserve">is </w:t>
      </w:r>
      <w:r>
        <w:rPr>
          <w:highlight w:val="white"/>
        </w:rPr>
        <w:t>declared as a constant signed integer, with a value that is</w:t>
      </w:r>
      <w:r w:rsidR="00CF1EEA">
        <w:rPr>
          <w:highlight w:val="white"/>
        </w:rPr>
        <w:t xml:space="preserve"> given</w:t>
      </w:r>
      <w:r>
        <w:rPr>
          <w:highlight w:val="white"/>
        </w:rPr>
        <w:t xml:space="preserve"> implicitly or explicitly assigned.</w:t>
      </w:r>
    </w:p>
    <w:p w14:paraId="759360CE" w14:textId="2F9A9F49" w:rsidR="00753E01" w:rsidRDefault="00E87871" w:rsidP="00876D3B">
      <w:pPr>
        <w:pStyle w:val="CodeHeader"/>
        <w:rPr>
          <w:highlight w:val="white"/>
        </w:rPr>
      </w:pPr>
      <w:r>
        <w:rPr>
          <w:highlight w:val="white"/>
        </w:rPr>
        <w:t>MainParser.</w:t>
      </w:r>
      <w:r w:rsidR="00A85C92">
        <w:rPr>
          <w:highlight w:val="white"/>
        </w:rPr>
        <w:t>gppg</w:t>
      </w:r>
    </w:p>
    <w:p w14:paraId="3803C6C5" w14:textId="77777777" w:rsidR="001D6908" w:rsidRDefault="001D6908" w:rsidP="001D6908">
      <w:pPr>
        <w:pStyle w:val="Code"/>
        <w:rPr>
          <w:highlight w:val="white"/>
          <w:lang w:val="sv-SE"/>
        </w:rPr>
      </w:pPr>
      <w:r>
        <w:rPr>
          <w:highlight w:val="white"/>
          <w:lang w:val="sv-SE"/>
        </w:rPr>
        <w:t>enum_specifier:</w:t>
      </w:r>
    </w:p>
    <w:p w14:paraId="03ED40AC" w14:textId="77777777" w:rsidR="001D6908" w:rsidRDefault="001D6908" w:rsidP="001D6908">
      <w:pPr>
        <w:pStyle w:val="Code"/>
        <w:rPr>
          <w:highlight w:val="white"/>
          <w:lang w:val="sv-SE"/>
        </w:rPr>
      </w:pPr>
      <w:r>
        <w:rPr>
          <w:highlight w:val="white"/>
          <w:lang w:val="sv-SE"/>
        </w:rPr>
        <w:t xml:space="preserve">    ENUM optional_name {</w:t>
      </w:r>
    </w:p>
    <w:p w14:paraId="6C0BFE57" w14:textId="7B1CADE3" w:rsidR="00AE69D4" w:rsidRDefault="00AE69D4" w:rsidP="00AE69D4">
      <w:pPr>
        <w:pStyle w:val="Code"/>
        <w:rPr>
          <w:highlight w:val="white"/>
          <w:lang w:val="sv-SE"/>
        </w:rPr>
      </w:pPr>
      <w:r>
        <w:rPr>
          <w:highlight w:val="white"/>
          <w:lang w:val="sv-SE"/>
        </w:rPr>
        <w:t xml:space="preserve">      EnumValueStack.Push(</w:t>
      </w:r>
      <w:r w:rsidR="00EF0D34">
        <w:rPr>
          <w:highlight w:val="white"/>
          <w:lang w:val="sv-SE"/>
        </w:rPr>
        <w:t>BigInteger.Zero</w:t>
      </w:r>
      <w:r>
        <w:rPr>
          <w:highlight w:val="white"/>
          <w:lang w:val="sv-SE"/>
        </w:rPr>
        <w:t>);</w:t>
      </w:r>
    </w:p>
    <w:p w14:paraId="2B21CA1E" w14:textId="77777777" w:rsidR="001D6908" w:rsidRDefault="001D6908" w:rsidP="001D6908">
      <w:pPr>
        <w:pStyle w:val="Code"/>
        <w:rPr>
          <w:highlight w:val="white"/>
          <w:lang w:val="sv-SE"/>
        </w:rPr>
      </w:pPr>
      <w:r>
        <w:rPr>
          <w:highlight w:val="white"/>
          <w:lang w:val="sv-SE"/>
        </w:rPr>
        <w:t xml:space="preserve">    }</w:t>
      </w:r>
    </w:p>
    <w:p w14:paraId="4A53BC29" w14:textId="77777777" w:rsidR="001D6908" w:rsidRDefault="001D6908" w:rsidP="001D6908">
      <w:pPr>
        <w:pStyle w:val="Code"/>
        <w:rPr>
          <w:highlight w:val="white"/>
          <w:lang w:val="sv-SE"/>
        </w:rPr>
      </w:pPr>
      <w:r>
        <w:rPr>
          <w:highlight w:val="white"/>
          <w:lang w:val="sv-SE"/>
        </w:rPr>
        <w:t xml:space="preserve">    LEFT_BLOCK enum_list RIGHT_BLOCK {</w:t>
      </w:r>
    </w:p>
    <w:p w14:paraId="096653E1" w14:textId="77777777" w:rsidR="001D6908" w:rsidRDefault="001D6908" w:rsidP="001D6908">
      <w:pPr>
        <w:pStyle w:val="Code"/>
        <w:rPr>
          <w:highlight w:val="white"/>
          <w:lang w:val="sv-SE"/>
        </w:rPr>
      </w:pPr>
      <w:r>
        <w:rPr>
          <w:highlight w:val="white"/>
          <w:lang w:val="sv-SE"/>
        </w:rPr>
        <w:t xml:space="preserve">      EnumValueStack.Pop();</w:t>
      </w:r>
    </w:p>
    <w:p w14:paraId="35AC9031" w14:textId="77777777" w:rsidR="001D6908" w:rsidRDefault="001D6908" w:rsidP="001D6908">
      <w:pPr>
        <w:pStyle w:val="Code"/>
        <w:rPr>
          <w:highlight w:val="white"/>
          <w:lang w:val="sv-SE"/>
        </w:rPr>
      </w:pPr>
      <w:r>
        <w:rPr>
          <w:highlight w:val="white"/>
          <w:lang w:val="sv-SE"/>
        </w:rPr>
        <w:t xml:space="preserve">      $$ = MiddleCodeGenerator.EnumSpecifier($2, $5);</w:t>
      </w:r>
    </w:p>
    <w:p w14:paraId="38247D25" w14:textId="15CC6105" w:rsidR="001D6908" w:rsidRDefault="001D6908" w:rsidP="001D6908">
      <w:pPr>
        <w:pStyle w:val="Code"/>
        <w:rPr>
          <w:highlight w:val="white"/>
          <w:lang w:val="sv-SE"/>
        </w:rPr>
      </w:pPr>
      <w:r>
        <w:rPr>
          <w:highlight w:val="white"/>
          <w:lang w:val="sv-SE"/>
        </w:rPr>
        <w:t xml:space="preserve">    }</w:t>
      </w:r>
    </w:p>
    <w:p w14:paraId="5CB2B10A" w14:textId="47EC6B8F" w:rsidR="00226BDF" w:rsidRDefault="00226BDF" w:rsidP="006A3D35">
      <w:pPr>
        <w:rPr>
          <w:highlight w:val="white"/>
          <w:lang w:val="sv-SE"/>
        </w:rPr>
      </w:pPr>
      <w:r>
        <w:rPr>
          <w:highlight w:val="white"/>
          <w:lang w:val="sv-SE"/>
        </w:rPr>
        <w:t xml:space="preserve">A enumeration declaration may also hold a name without a </w:t>
      </w:r>
      <w:r w:rsidR="006A3D35">
        <w:rPr>
          <w:highlight w:val="white"/>
          <w:lang w:val="sv-SE"/>
        </w:rPr>
        <w:t>enumeration item list. In that case, we look up the name and returns its type. The type will actually be constant signed integer. However, the name of the enumeraion must exist,; otherwise, a error is reported.</w:t>
      </w:r>
    </w:p>
    <w:p w14:paraId="6AE1CA02" w14:textId="77777777" w:rsidR="001D6908" w:rsidRDefault="001D6908" w:rsidP="001D6908">
      <w:pPr>
        <w:pStyle w:val="Code"/>
        <w:rPr>
          <w:highlight w:val="white"/>
          <w:lang w:val="sv-SE"/>
        </w:rPr>
      </w:pPr>
      <w:r>
        <w:rPr>
          <w:highlight w:val="white"/>
          <w:lang w:val="sv-SE"/>
        </w:rPr>
        <w:t xml:space="preserve">  | ENUM NAME {</w:t>
      </w:r>
    </w:p>
    <w:p w14:paraId="730F9932" w14:textId="77777777" w:rsidR="001D6908" w:rsidRDefault="001D6908" w:rsidP="001D6908">
      <w:pPr>
        <w:pStyle w:val="Code"/>
        <w:rPr>
          <w:highlight w:val="white"/>
          <w:lang w:val="sv-SE"/>
        </w:rPr>
      </w:pPr>
      <w:r>
        <w:rPr>
          <w:highlight w:val="white"/>
          <w:lang w:val="sv-SE"/>
        </w:rPr>
        <w:t xml:space="preserve">      $$ = MiddleCodeGenerator.LookupEnum($2);</w:t>
      </w:r>
    </w:p>
    <w:p w14:paraId="387517B7" w14:textId="77777777" w:rsidR="001D6908" w:rsidRDefault="001D6908" w:rsidP="001D6908">
      <w:pPr>
        <w:pStyle w:val="Code"/>
        <w:rPr>
          <w:highlight w:val="white"/>
          <w:lang w:val="sv-SE"/>
        </w:rPr>
      </w:pPr>
      <w:r>
        <w:rPr>
          <w:highlight w:val="white"/>
          <w:lang w:val="sv-SE"/>
        </w:rPr>
        <w:t xml:space="preserve">    };</w:t>
      </w:r>
    </w:p>
    <w:p w14:paraId="7F1B8764" w14:textId="180A48BF" w:rsidR="001D6908" w:rsidRDefault="00E803D1" w:rsidP="00E803D1">
      <w:pPr>
        <w:rPr>
          <w:highlight w:val="white"/>
          <w:lang w:val="sv-SE"/>
        </w:rPr>
      </w:pPr>
      <w:r>
        <w:rPr>
          <w:highlight w:val="white"/>
          <w:lang w:val="sv-SE"/>
        </w:rPr>
        <w:t xml:space="preserve">The result of </w:t>
      </w:r>
      <w:r w:rsidRPr="00BB7891">
        <w:rPr>
          <w:rStyle w:val="KeyWord0"/>
          <w:highlight w:val="white"/>
        </w:rPr>
        <w:t>enum_list</w:t>
      </w:r>
      <w:r>
        <w:rPr>
          <w:highlight w:val="white"/>
          <w:lang w:val="sv-SE"/>
        </w:rPr>
        <w:t xml:space="preserve"> is a set holding the symbols of the enumeration items and a boolean value indicating whether the item was explicitly assignd.</w:t>
      </w:r>
    </w:p>
    <w:p w14:paraId="5E260535" w14:textId="77777777" w:rsidR="001D6908" w:rsidRDefault="001D6908" w:rsidP="001D6908">
      <w:pPr>
        <w:pStyle w:val="Code"/>
        <w:rPr>
          <w:highlight w:val="white"/>
          <w:lang w:val="sv-SE"/>
        </w:rPr>
      </w:pPr>
      <w:r>
        <w:rPr>
          <w:highlight w:val="white"/>
          <w:lang w:val="sv-SE"/>
        </w:rPr>
        <w:t>enum_list:</w:t>
      </w:r>
    </w:p>
    <w:p w14:paraId="73A2A216" w14:textId="77777777" w:rsidR="001D6908" w:rsidRDefault="001D6908" w:rsidP="001D6908">
      <w:pPr>
        <w:pStyle w:val="Code"/>
        <w:rPr>
          <w:highlight w:val="white"/>
          <w:lang w:val="sv-SE"/>
        </w:rPr>
      </w:pPr>
      <w:r>
        <w:rPr>
          <w:highlight w:val="white"/>
          <w:lang w:val="sv-SE"/>
        </w:rPr>
        <w:t xml:space="preserve">    enum {</w:t>
      </w:r>
    </w:p>
    <w:p w14:paraId="41310C0B" w14:textId="77777777" w:rsidR="001D6908" w:rsidRDefault="001D6908" w:rsidP="001D6908">
      <w:pPr>
        <w:pStyle w:val="Code"/>
        <w:rPr>
          <w:highlight w:val="white"/>
          <w:lang w:val="sv-SE"/>
        </w:rPr>
      </w:pPr>
      <w:r>
        <w:rPr>
          <w:highlight w:val="white"/>
          <w:lang w:val="sv-SE"/>
        </w:rPr>
        <w:t xml:space="preserve">      ISet&lt;Pair&lt;Symbol,bool&gt;&gt; memberSet =</w:t>
      </w:r>
    </w:p>
    <w:p w14:paraId="11A7EB20" w14:textId="77777777" w:rsidR="001D6908" w:rsidRDefault="001D6908" w:rsidP="001D6908">
      <w:pPr>
        <w:pStyle w:val="Code"/>
        <w:rPr>
          <w:highlight w:val="white"/>
          <w:lang w:val="sv-SE"/>
        </w:rPr>
      </w:pPr>
      <w:r>
        <w:rPr>
          <w:highlight w:val="white"/>
          <w:lang w:val="sv-SE"/>
        </w:rPr>
        <w:t xml:space="preserve">        new HashSet&lt;Pair&lt;Symbol,bool&gt;&gt;();</w:t>
      </w:r>
    </w:p>
    <w:p w14:paraId="71F3D807" w14:textId="77777777" w:rsidR="001D6908" w:rsidRDefault="001D6908" w:rsidP="001D6908">
      <w:pPr>
        <w:pStyle w:val="Code"/>
        <w:rPr>
          <w:highlight w:val="white"/>
          <w:lang w:val="sv-SE"/>
        </w:rPr>
      </w:pPr>
      <w:r>
        <w:rPr>
          <w:highlight w:val="white"/>
          <w:lang w:val="sv-SE"/>
        </w:rPr>
        <w:t xml:space="preserve">      memberSet.Add($1);</w:t>
      </w:r>
    </w:p>
    <w:p w14:paraId="32B38798" w14:textId="77777777" w:rsidR="001D6908" w:rsidRDefault="001D6908" w:rsidP="001D6908">
      <w:pPr>
        <w:pStyle w:val="Code"/>
        <w:rPr>
          <w:highlight w:val="white"/>
          <w:lang w:val="sv-SE"/>
        </w:rPr>
      </w:pPr>
      <w:r>
        <w:rPr>
          <w:highlight w:val="white"/>
          <w:lang w:val="sv-SE"/>
        </w:rPr>
        <w:t xml:space="preserve">      $$ = memberSet;</w:t>
      </w:r>
    </w:p>
    <w:p w14:paraId="2C65A038" w14:textId="77777777" w:rsidR="001D6908" w:rsidRDefault="001D6908" w:rsidP="001D6908">
      <w:pPr>
        <w:pStyle w:val="Code"/>
        <w:rPr>
          <w:highlight w:val="white"/>
          <w:lang w:val="sv-SE"/>
        </w:rPr>
      </w:pPr>
      <w:r>
        <w:rPr>
          <w:highlight w:val="white"/>
          <w:lang w:val="sv-SE"/>
        </w:rPr>
        <w:lastRenderedPageBreak/>
        <w:t xml:space="preserve">    }</w:t>
      </w:r>
    </w:p>
    <w:p w14:paraId="51C0618E" w14:textId="77777777" w:rsidR="001D6908" w:rsidRDefault="001D6908" w:rsidP="001D6908">
      <w:pPr>
        <w:pStyle w:val="Code"/>
        <w:rPr>
          <w:highlight w:val="white"/>
          <w:lang w:val="sv-SE"/>
        </w:rPr>
      </w:pPr>
      <w:r>
        <w:rPr>
          <w:highlight w:val="white"/>
          <w:lang w:val="sv-SE"/>
        </w:rPr>
        <w:t xml:space="preserve">  | enum_list COMMA enum {</w:t>
      </w:r>
    </w:p>
    <w:p w14:paraId="5C6B5CED" w14:textId="77777777" w:rsidR="001D6908" w:rsidRDefault="001D6908" w:rsidP="001D6908">
      <w:pPr>
        <w:pStyle w:val="Code"/>
        <w:rPr>
          <w:highlight w:val="white"/>
          <w:lang w:val="sv-SE"/>
        </w:rPr>
      </w:pPr>
      <w:r>
        <w:rPr>
          <w:highlight w:val="white"/>
          <w:lang w:val="sv-SE"/>
        </w:rPr>
        <w:t xml:space="preserve">      ISet&lt;Pair&lt;Symbol,bool&gt;&gt; memberSet = $1;</w:t>
      </w:r>
    </w:p>
    <w:p w14:paraId="1DD8CFDC" w14:textId="77777777" w:rsidR="001D6908" w:rsidRDefault="001D6908" w:rsidP="001D6908">
      <w:pPr>
        <w:pStyle w:val="Code"/>
        <w:rPr>
          <w:highlight w:val="white"/>
          <w:lang w:val="sv-SE"/>
        </w:rPr>
      </w:pPr>
      <w:r>
        <w:rPr>
          <w:highlight w:val="white"/>
          <w:lang w:val="sv-SE"/>
        </w:rPr>
        <w:t xml:space="preserve">      memberSet.Add($3);</w:t>
      </w:r>
    </w:p>
    <w:p w14:paraId="21AAE3A5" w14:textId="77777777" w:rsidR="001D6908" w:rsidRDefault="001D6908" w:rsidP="001D6908">
      <w:pPr>
        <w:pStyle w:val="Code"/>
        <w:rPr>
          <w:highlight w:val="white"/>
          <w:lang w:val="sv-SE"/>
        </w:rPr>
      </w:pPr>
      <w:r>
        <w:rPr>
          <w:highlight w:val="white"/>
          <w:lang w:val="sv-SE"/>
        </w:rPr>
        <w:t xml:space="preserve">      $$ = memberSet;</w:t>
      </w:r>
    </w:p>
    <w:p w14:paraId="33EBF7AD" w14:textId="77777777" w:rsidR="001D6908" w:rsidRDefault="001D6908" w:rsidP="001D6908">
      <w:pPr>
        <w:pStyle w:val="Code"/>
        <w:rPr>
          <w:highlight w:val="white"/>
          <w:lang w:val="sv-SE"/>
        </w:rPr>
      </w:pPr>
      <w:r>
        <w:rPr>
          <w:highlight w:val="white"/>
          <w:lang w:val="sv-SE"/>
        </w:rPr>
        <w:t xml:space="preserve">    };</w:t>
      </w:r>
    </w:p>
    <w:p w14:paraId="7E896D4D" w14:textId="4F239989" w:rsidR="001D6908" w:rsidRDefault="00CC4B19" w:rsidP="00A725AC">
      <w:pPr>
        <w:rPr>
          <w:highlight w:val="white"/>
          <w:lang w:val="sv-SE"/>
        </w:rPr>
      </w:pPr>
      <w:r>
        <w:rPr>
          <w:highlight w:val="white"/>
          <w:lang w:val="sv-SE"/>
        </w:rPr>
        <w:t xml:space="preserve">A enumeration </w:t>
      </w:r>
      <w:r w:rsidR="008A0706">
        <w:rPr>
          <w:highlight w:val="white"/>
          <w:lang w:val="sv-SE"/>
        </w:rPr>
        <w:t>item</w:t>
      </w:r>
      <w:r>
        <w:rPr>
          <w:highlight w:val="white"/>
          <w:lang w:val="sv-SE"/>
        </w:rPr>
        <w:t xml:space="preserve"> </w:t>
      </w:r>
      <w:r w:rsidR="004B1FA0">
        <w:rPr>
          <w:highlight w:val="white"/>
          <w:lang w:val="sv-SE"/>
        </w:rPr>
        <w:t>might be assigned a value.</w:t>
      </w:r>
      <w:r w:rsidR="008520EB">
        <w:rPr>
          <w:highlight w:val="white"/>
          <w:lang w:val="sv-SE"/>
        </w:rPr>
        <w:t xml:space="preserve"> Otherwise, a values is implicitly assigned.</w:t>
      </w:r>
    </w:p>
    <w:p w14:paraId="60C1BB1D" w14:textId="77777777" w:rsidR="0099740C" w:rsidRDefault="0099740C" w:rsidP="0099740C">
      <w:pPr>
        <w:rPr>
          <w:highlight w:val="white"/>
          <w:lang w:val="sv-SE"/>
        </w:rPr>
      </w:pPr>
      <w:r>
        <w:rPr>
          <w:highlight w:val="white"/>
          <w:lang w:val="sv-SE"/>
        </w:rPr>
        <w:t>When it comes to enumeration we have a potential problem. Each enumeration item is stored in the symbol table as a signed integer with a value. The value may be assigned or given implicity. If the storage of the enumeration is extern, we are not allowed to assigne values to the enumeration items. However, it is in C allowed to state the declaration specifiers in arbitary order. For instance, the following declaration is valid</w:t>
      </w:r>
    </w:p>
    <w:p w14:paraId="033421AE" w14:textId="77777777" w:rsidR="0099740C" w:rsidRDefault="0099740C" w:rsidP="0099740C">
      <w:pPr>
        <w:pStyle w:val="Code"/>
        <w:rPr>
          <w:highlight w:val="white"/>
          <w:lang w:val="sv-SE"/>
        </w:rPr>
      </w:pPr>
      <w:r>
        <w:rPr>
          <w:highlight w:val="white"/>
          <w:lang w:val="sv-SE"/>
        </w:rPr>
        <w:t>enum {a, b} extern;</w:t>
      </w:r>
    </w:p>
    <w:p w14:paraId="01FCB109" w14:textId="77777777" w:rsidR="0099740C" w:rsidRDefault="0099740C" w:rsidP="0099740C">
      <w:pPr>
        <w:rPr>
          <w:highlight w:val="white"/>
          <w:lang w:val="sv-SE"/>
        </w:rPr>
      </w:pPr>
      <w:r>
        <w:rPr>
          <w:highlight w:val="white"/>
          <w:lang w:val="sv-SE"/>
        </w:rPr>
        <w:t>The following declaration is invalid:</w:t>
      </w:r>
    </w:p>
    <w:p w14:paraId="562048D0" w14:textId="4428548C" w:rsidR="0099740C" w:rsidRDefault="0099740C" w:rsidP="0099740C">
      <w:pPr>
        <w:pStyle w:val="Code"/>
        <w:rPr>
          <w:highlight w:val="white"/>
          <w:lang w:val="sv-SE"/>
        </w:rPr>
      </w:pPr>
      <w:r>
        <w:rPr>
          <w:highlight w:val="white"/>
          <w:lang w:val="sv-SE"/>
        </w:rPr>
        <w:t>enum {a = 1, b} extern;</w:t>
      </w:r>
      <w:r w:rsidR="00F17202">
        <w:rPr>
          <w:highlight w:val="white"/>
          <w:lang w:val="sv-SE"/>
        </w:rPr>
        <w:t xml:space="preserve"> // Invalid declaration</w:t>
      </w:r>
    </w:p>
    <w:p w14:paraId="2F963A49" w14:textId="56FE2A0A" w:rsidR="0099740C" w:rsidRDefault="0099740C" w:rsidP="0099740C">
      <w:pPr>
        <w:rPr>
          <w:highlight w:val="white"/>
          <w:lang w:val="sv-SE"/>
        </w:rPr>
      </w:pPr>
      <w:r>
        <w:rPr>
          <w:highlight w:val="white"/>
          <w:lang w:val="sv-SE"/>
        </w:rPr>
        <w:t>The problem is that when we parse enumeration declaration we might not yet know if its storage is extern. Therefore we must also store, for each item, whether it has been explicity assigned. The handling of the storage is maganed by the Specifier class after all declaration specifiers have been parsed.</w:t>
      </w:r>
      <w:r w:rsidR="007A5268">
        <w:rPr>
          <w:highlight w:val="white"/>
          <w:lang w:val="sv-SE"/>
        </w:rPr>
        <w:t xml:space="preserve"> The result is that for each item a p</w:t>
      </w:r>
      <w:r w:rsidR="00CA623C">
        <w:rPr>
          <w:highlight w:val="white"/>
          <w:lang w:val="sv-SE"/>
        </w:rPr>
        <w:t>a</w:t>
      </w:r>
      <w:r w:rsidR="007A5268">
        <w:rPr>
          <w:highlight w:val="white"/>
          <w:lang w:val="sv-SE"/>
        </w:rPr>
        <w:t>ir is returned, holding the symbol of the item and a boolean value indicating whether the item has been explicitly assigned.</w:t>
      </w:r>
    </w:p>
    <w:p w14:paraId="793331C8" w14:textId="77777777" w:rsidR="001D6908" w:rsidRDefault="001D6908" w:rsidP="001D6908">
      <w:pPr>
        <w:pStyle w:val="Code"/>
        <w:rPr>
          <w:highlight w:val="white"/>
          <w:lang w:val="sv-SE"/>
        </w:rPr>
      </w:pPr>
      <w:r>
        <w:rPr>
          <w:highlight w:val="white"/>
          <w:lang w:val="sv-SE"/>
        </w:rPr>
        <w:t>enum:</w:t>
      </w:r>
    </w:p>
    <w:p w14:paraId="3C09CDF4" w14:textId="77777777" w:rsidR="001D6908" w:rsidRDefault="001D6908" w:rsidP="001D6908">
      <w:pPr>
        <w:pStyle w:val="Code"/>
        <w:rPr>
          <w:highlight w:val="white"/>
          <w:lang w:val="sv-SE"/>
        </w:rPr>
      </w:pPr>
      <w:r>
        <w:rPr>
          <w:highlight w:val="white"/>
          <w:lang w:val="sv-SE"/>
        </w:rPr>
        <w:t xml:space="preserve">    NAME {</w:t>
      </w:r>
    </w:p>
    <w:p w14:paraId="5F2ECCB3" w14:textId="77777777" w:rsidR="001D6908" w:rsidRDefault="001D6908" w:rsidP="001D6908">
      <w:pPr>
        <w:pStyle w:val="Code"/>
        <w:rPr>
          <w:highlight w:val="white"/>
          <w:lang w:val="sv-SE"/>
        </w:rPr>
      </w:pPr>
      <w:r>
        <w:rPr>
          <w:highlight w:val="white"/>
          <w:lang w:val="sv-SE"/>
        </w:rPr>
        <w:t xml:space="preserve">      Symbol symbol = MiddleCodeGenerator.EnumItem($1, null);</w:t>
      </w:r>
    </w:p>
    <w:p w14:paraId="216FDEAC" w14:textId="77777777" w:rsidR="001D6908" w:rsidRDefault="001D6908" w:rsidP="001D6908">
      <w:pPr>
        <w:pStyle w:val="Code"/>
        <w:rPr>
          <w:highlight w:val="white"/>
          <w:lang w:val="sv-SE"/>
        </w:rPr>
      </w:pPr>
      <w:r>
        <w:rPr>
          <w:highlight w:val="white"/>
          <w:lang w:val="sv-SE"/>
        </w:rPr>
        <w:t xml:space="preserve">      $$ = new Pair&lt;Symbol,bool&gt;(symbol, false);</w:t>
      </w:r>
    </w:p>
    <w:p w14:paraId="5BBE38AF" w14:textId="77777777" w:rsidR="001D6908" w:rsidRDefault="001D6908" w:rsidP="001D6908">
      <w:pPr>
        <w:pStyle w:val="Code"/>
        <w:rPr>
          <w:highlight w:val="white"/>
          <w:lang w:val="sv-SE"/>
        </w:rPr>
      </w:pPr>
      <w:r>
        <w:rPr>
          <w:highlight w:val="white"/>
          <w:lang w:val="sv-SE"/>
        </w:rPr>
        <w:t xml:space="preserve">    }</w:t>
      </w:r>
    </w:p>
    <w:p w14:paraId="2B91875D" w14:textId="77777777" w:rsidR="001D6908" w:rsidRDefault="001D6908" w:rsidP="001D6908">
      <w:pPr>
        <w:pStyle w:val="Code"/>
        <w:rPr>
          <w:highlight w:val="white"/>
          <w:lang w:val="sv-SE"/>
        </w:rPr>
      </w:pPr>
      <w:r>
        <w:rPr>
          <w:highlight w:val="white"/>
          <w:lang w:val="sv-SE"/>
        </w:rPr>
        <w:t xml:space="preserve">  | NAME ASSIGN constant_integral_expression {</w:t>
      </w:r>
    </w:p>
    <w:p w14:paraId="0902C2F2" w14:textId="77777777" w:rsidR="001D6908" w:rsidRDefault="001D6908" w:rsidP="001D6908">
      <w:pPr>
        <w:pStyle w:val="Code"/>
        <w:rPr>
          <w:highlight w:val="white"/>
          <w:lang w:val="sv-SE"/>
        </w:rPr>
      </w:pPr>
      <w:r>
        <w:rPr>
          <w:highlight w:val="white"/>
          <w:lang w:val="sv-SE"/>
        </w:rPr>
        <w:t xml:space="preserve">      Symbol symbol = MiddleCodeGenerator.EnumItem($1, $3.Symbol);</w:t>
      </w:r>
    </w:p>
    <w:p w14:paraId="49FD6E51" w14:textId="77777777" w:rsidR="001D6908" w:rsidRDefault="001D6908" w:rsidP="001D6908">
      <w:pPr>
        <w:pStyle w:val="Code"/>
        <w:rPr>
          <w:highlight w:val="white"/>
          <w:lang w:val="sv-SE"/>
        </w:rPr>
      </w:pPr>
      <w:r>
        <w:rPr>
          <w:highlight w:val="white"/>
          <w:lang w:val="sv-SE"/>
        </w:rPr>
        <w:t xml:space="preserve">      $$ = new Pair&lt;Symbol,bool&gt;(symbol, true);</w:t>
      </w:r>
    </w:p>
    <w:p w14:paraId="62C79E85" w14:textId="4CDC9F9D" w:rsidR="00863397" w:rsidRDefault="001D6908" w:rsidP="00494989">
      <w:pPr>
        <w:pStyle w:val="Code"/>
        <w:rPr>
          <w:highlight w:val="white"/>
          <w:lang w:val="sv-SE"/>
        </w:rPr>
      </w:pPr>
      <w:r>
        <w:rPr>
          <w:highlight w:val="white"/>
          <w:lang w:val="sv-SE"/>
        </w:rPr>
        <w:t xml:space="preserve">    };</w:t>
      </w:r>
    </w:p>
    <w:p w14:paraId="56B47F33" w14:textId="63CE628F" w:rsidR="009931FF" w:rsidRDefault="009931FF" w:rsidP="009931FF">
      <w:pPr>
        <w:rPr>
          <w:highlight w:val="white"/>
        </w:rPr>
      </w:pPr>
      <w:r>
        <w:rPr>
          <w:highlight w:val="white"/>
        </w:rPr>
        <w:t xml:space="preserve">The </w:t>
      </w:r>
      <w:r w:rsidRPr="00AD69EA">
        <w:rPr>
          <w:rStyle w:val="KeyWord0"/>
          <w:highlight w:val="white"/>
        </w:rPr>
        <w:t>EnumItem</w:t>
      </w:r>
      <w:r>
        <w:rPr>
          <w:highlight w:val="white"/>
        </w:rPr>
        <w:t xml:space="preserve"> </w:t>
      </w:r>
      <w:r w:rsidR="00670DD6">
        <w:rPr>
          <w:highlight w:val="white"/>
        </w:rPr>
        <w:t xml:space="preserve">method </w:t>
      </w:r>
      <w:r w:rsidR="00B80F95">
        <w:rPr>
          <w:highlight w:val="white"/>
        </w:rPr>
        <w:t xml:space="preserve">stores the item in the symbol table and checks the optional </w:t>
      </w:r>
      <w:r w:rsidR="00F4217C">
        <w:rPr>
          <w:highlight w:val="white"/>
        </w:rPr>
        <w:t>initialization</w:t>
      </w:r>
      <w:r w:rsidR="00B80F95">
        <w:rPr>
          <w:highlight w:val="white"/>
        </w:rPr>
        <w:t xml:space="preserve"> symbol</w:t>
      </w:r>
      <w:r w:rsidR="00F23853">
        <w:rPr>
          <w:highlight w:val="white"/>
        </w:rPr>
        <w:t>.</w:t>
      </w:r>
      <w:r w:rsidR="00C039BF">
        <w:rPr>
          <w:highlight w:val="white"/>
        </w:rPr>
        <w:t xml:space="preserve"> The type of the item is constant signed integer.</w:t>
      </w:r>
    </w:p>
    <w:p w14:paraId="33646E55" w14:textId="5D385F7F" w:rsidR="00876D3B" w:rsidRDefault="00C04514" w:rsidP="00876D3B">
      <w:pPr>
        <w:pStyle w:val="CodeHeader"/>
        <w:rPr>
          <w:highlight w:val="white"/>
        </w:rPr>
      </w:pPr>
      <w:r>
        <w:rPr>
          <w:highlight w:val="white"/>
        </w:rPr>
        <w:t>MiddleCodeGenerator.cs</w:t>
      </w:r>
    </w:p>
    <w:p w14:paraId="246C3E79" w14:textId="2B236758" w:rsidR="00C04514" w:rsidRPr="00C04514" w:rsidRDefault="00C04514" w:rsidP="00C04514">
      <w:pPr>
        <w:pStyle w:val="Code"/>
        <w:rPr>
          <w:highlight w:val="white"/>
        </w:rPr>
      </w:pPr>
      <w:r w:rsidRPr="00C04514">
        <w:rPr>
          <w:highlight w:val="white"/>
        </w:rPr>
        <w:t xml:space="preserve">    public static Symbol EnumItem(string itemName, Symbol opt</w:t>
      </w:r>
      <w:r w:rsidR="002F35C1">
        <w:rPr>
          <w:highlight w:val="white"/>
        </w:rPr>
        <w:t>Initializer</w:t>
      </w:r>
      <w:r w:rsidRPr="00C04514">
        <w:rPr>
          <w:highlight w:val="white"/>
        </w:rPr>
        <w:t>Symbol) {</w:t>
      </w:r>
    </w:p>
    <w:p w14:paraId="67A57E7F" w14:textId="77777777" w:rsidR="00C04514" w:rsidRPr="00C04514" w:rsidRDefault="00C04514" w:rsidP="00C04514">
      <w:pPr>
        <w:pStyle w:val="Code"/>
        <w:rPr>
          <w:highlight w:val="white"/>
        </w:rPr>
      </w:pPr>
      <w:r w:rsidRPr="00C04514">
        <w:rPr>
          <w:highlight w:val="white"/>
        </w:rPr>
        <w:t xml:space="preserve">      Type itemType = new Type(Sort.Signed_Int);</w:t>
      </w:r>
    </w:p>
    <w:p w14:paraId="52F2C679" w14:textId="0C8FE736" w:rsidR="00C04514" w:rsidRDefault="00C04514" w:rsidP="00C04514">
      <w:pPr>
        <w:pStyle w:val="Code"/>
        <w:rPr>
          <w:highlight w:val="white"/>
        </w:rPr>
      </w:pPr>
      <w:r w:rsidRPr="00C04514">
        <w:rPr>
          <w:highlight w:val="white"/>
        </w:rPr>
        <w:t xml:space="preserve">      itemType.IsConstant = true;</w:t>
      </w:r>
    </w:p>
    <w:p w14:paraId="07A5C60E" w14:textId="6BD1F766" w:rsidR="00903954" w:rsidRPr="00C04514" w:rsidRDefault="00903954" w:rsidP="00903954">
      <w:pPr>
        <w:rPr>
          <w:highlight w:val="white"/>
        </w:rPr>
      </w:pPr>
      <w:r>
        <w:rPr>
          <w:highlight w:val="white"/>
        </w:rPr>
        <w:t xml:space="preserve">The value of the item is either set by the </w:t>
      </w:r>
      <w:r w:rsidR="00F4217C">
        <w:rPr>
          <w:highlight w:val="white"/>
        </w:rPr>
        <w:t>initialization</w:t>
      </w:r>
      <w:r>
        <w:rPr>
          <w:highlight w:val="white"/>
        </w:rPr>
        <w:t xml:space="preserve"> symbol value, if present, or by the </w:t>
      </w:r>
      <w:r w:rsidR="00423448">
        <w:rPr>
          <w:highlight w:val="white"/>
        </w:rPr>
        <w:t xml:space="preserve">enumeration value stack. The stack holds the value of the current enumeration list. It is popped and pushed with the item value plus one. In that way will each item hold the value of the previous item plus one, </w:t>
      </w:r>
      <w:r w:rsidR="0076643D">
        <w:rPr>
          <w:highlight w:val="white"/>
        </w:rPr>
        <w:t>the first item holds the value zero.</w:t>
      </w:r>
    </w:p>
    <w:p w14:paraId="23D65BAA" w14:textId="7DABCCD7" w:rsidR="00C04514" w:rsidRPr="00C04514" w:rsidRDefault="00C04514" w:rsidP="00C04514">
      <w:pPr>
        <w:pStyle w:val="Code"/>
        <w:rPr>
          <w:highlight w:val="white"/>
        </w:rPr>
      </w:pPr>
      <w:r w:rsidRPr="00C04514">
        <w:rPr>
          <w:highlight w:val="white"/>
        </w:rPr>
        <w:t xml:space="preserve">      BigInteger value;</w:t>
      </w:r>
    </w:p>
    <w:p w14:paraId="71875602" w14:textId="2B2A223F" w:rsidR="00C04514" w:rsidRPr="00C04514" w:rsidRDefault="00C04514" w:rsidP="00C04514">
      <w:pPr>
        <w:pStyle w:val="Code"/>
        <w:rPr>
          <w:highlight w:val="white"/>
        </w:rPr>
      </w:pPr>
      <w:r w:rsidRPr="00C04514">
        <w:rPr>
          <w:highlight w:val="white"/>
        </w:rPr>
        <w:t xml:space="preserve">      if (opt</w:t>
      </w:r>
      <w:r w:rsidR="002F35C1">
        <w:rPr>
          <w:highlight w:val="white"/>
        </w:rPr>
        <w:t>Initializer</w:t>
      </w:r>
      <w:r w:rsidRPr="00C04514">
        <w:rPr>
          <w:highlight w:val="white"/>
        </w:rPr>
        <w:t>Symbol != null) {</w:t>
      </w:r>
    </w:p>
    <w:p w14:paraId="6FFB6EFA" w14:textId="19506017"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Symbol.Type.IsIntegral(), itemName,</w:t>
      </w:r>
    </w:p>
    <w:p w14:paraId="1BDD6E86" w14:textId="77777777" w:rsidR="00C04514" w:rsidRPr="00C04514" w:rsidRDefault="00C04514" w:rsidP="00C04514">
      <w:pPr>
        <w:pStyle w:val="Code"/>
        <w:rPr>
          <w:highlight w:val="white"/>
        </w:rPr>
      </w:pPr>
      <w:r w:rsidRPr="00C04514">
        <w:rPr>
          <w:highlight w:val="white"/>
        </w:rPr>
        <w:t xml:space="preserve">                     Message.Non__integral_enum_value);</w:t>
      </w:r>
    </w:p>
    <w:p w14:paraId="18E5CE58" w14:textId="2BBD36FA"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Symbol.IsValue(), itemName,</w:t>
      </w:r>
    </w:p>
    <w:p w14:paraId="4329BA45" w14:textId="77777777" w:rsidR="00C04514" w:rsidRPr="00C04514" w:rsidRDefault="00C04514" w:rsidP="00C04514">
      <w:pPr>
        <w:pStyle w:val="Code"/>
        <w:rPr>
          <w:highlight w:val="white"/>
        </w:rPr>
      </w:pPr>
      <w:r w:rsidRPr="00C04514">
        <w:rPr>
          <w:highlight w:val="white"/>
        </w:rPr>
        <w:t xml:space="preserve">                     Message.Non__constant_enum_value);</w:t>
      </w:r>
    </w:p>
    <w:p w14:paraId="32DBBAAA" w14:textId="77777777" w:rsidR="00C04514" w:rsidRPr="00C04514" w:rsidRDefault="00C04514" w:rsidP="00C04514">
      <w:pPr>
        <w:pStyle w:val="Code"/>
        <w:rPr>
          <w:highlight w:val="white"/>
        </w:rPr>
      </w:pPr>
      <w:r w:rsidRPr="00C04514">
        <w:rPr>
          <w:highlight w:val="white"/>
        </w:rPr>
        <w:t xml:space="preserve">        CCompiler_Main.Parser.EnumValueStack.Pop();</w:t>
      </w:r>
    </w:p>
    <w:p w14:paraId="3294DE2E" w14:textId="434822C5" w:rsidR="00C04514" w:rsidRPr="00C04514" w:rsidRDefault="00C04514" w:rsidP="00C04514">
      <w:pPr>
        <w:pStyle w:val="Code"/>
        <w:rPr>
          <w:highlight w:val="white"/>
        </w:rPr>
      </w:pPr>
      <w:r w:rsidRPr="00C04514">
        <w:rPr>
          <w:highlight w:val="white"/>
        </w:rPr>
        <w:t xml:space="preserve">        value = (BigInteger) opt</w:t>
      </w:r>
      <w:r w:rsidR="002F35C1">
        <w:rPr>
          <w:highlight w:val="white"/>
        </w:rPr>
        <w:t>Initializer</w:t>
      </w:r>
      <w:r w:rsidRPr="00C04514">
        <w:rPr>
          <w:highlight w:val="white"/>
        </w:rPr>
        <w:t>Symbol.Value;</w:t>
      </w:r>
    </w:p>
    <w:p w14:paraId="141C5D0F" w14:textId="77777777" w:rsidR="00C04514" w:rsidRPr="00C04514" w:rsidRDefault="00C04514" w:rsidP="00C04514">
      <w:pPr>
        <w:pStyle w:val="Code"/>
        <w:rPr>
          <w:highlight w:val="white"/>
        </w:rPr>
      </w:pPr>
      <w:r w:rsidRPr="00C04514">
        <w:rPr>
          <w:highlight w:val="white"/>
        </w:rPr>
        <w:lastRenderedPageBreak/>
        <w:t xml:space="preserve">      }</w:t>
      </w:r>
    </w:p>
    <w:p w14:paraId="1F2AD3D4" w14:textId="77777777" w:rsidR="00C04514" w:rsidRPr="00C04514" w:rsidRDefault="00C04514" w:rsidP="00C04514">
      <w:pPr>
        <w:pStyle w:val="Code"/>
        <w:rPr>
          <w:highlight w:val="white"/>
        </w:rPr>
      </w:pPr>
      <w:r w:rsidRPr="00C04514">
        <w:rPr>
          <w:highlight w:val="white"/>
        </w:rPr>
        <w:t xml:space="preserve">      else {</w:t>
      </w:r>
    </w:p>
    <w:p w14:paraId="490D3B84" w14:textId="77777777" w:rsidR="00C04514" w:rsidRPr="00C04514" w:rsidRDefault="00C04514" w:rsidP="00C04514">
      <w:pPr>
        <w:pStyle w:val="Code"/>
        <w:rPr>
          <w:highlight w:val="white"/>
        </w:rPr>
      </w:pPr>
      <w:r w:rsidRPr="00C04514">
        <w:rPr>
          <w:highlight w:val="white"/>
        </w:rPr>
        <w:t xml:space="preserve">        value = CCompiler_Main.Parser.EnumValueStack.Pop();</w:t>
      </w:r>
    </w:p>
    <w:p w14:paraId="1BB10614" w14:textId="77777777" w:rsidR="00C04514" w:rsidRPr="00C04514" w:rsidRDefault="00C04514" w:rsidP="00C04514">
      <w:pPr>
        <w:pStyle w:val="Code"/>
        <w:rPr>
          <w:highlight w:val="white"/>
        </w:rPr>
      </w:pPr>
      <w:r w:rsidRPr="00C04514">
        <w:rPr>
          <w:highlight w:val="white"/>
        </w:rPr>
        <w:t xml:space="preserve">      }</w:t>
      </w:r>
    </w:p>
    <w:p w14:paraId="7142FFE9" w14:textId="77777777" w:rsidR="00C04514" w:rsidRPr="00C04514" w:rsidRDefault="00C04514" w:rsidP="00C04514">
      <w:pPr>
        <w:pStyle w:val="Code"/>
        <w:rPr>
          <w:highlight w:val="white"/>
        </w:rPr>
      </w:pPr>
      <w:r w:rsidRPr="00C04514">
        <w:rPr>
          <w:highlight w:val="white"/>
        </w:rPr>
        <w:t xml:space="preserve">    </w:t>
      </w:r>
    </w:p>
    <w:p w14:paraId="39715AB8" w14:textId="77777777" w:rsidR="00C04514" w:rsidRPr="00C04514" w:rsidRDefault="00C04514" w:rsidP="00C04514">
      <w:pPr>
        <w:pStyle w:val="Code"/>
        <w:rPr>
          <w:highlight w:val="white"/>
        </w:rPr>
      </w:pPr>
      <w:r w:rsidRPr="00C04514">
        <w:rPr>
          <w:highlight w:val="white"/>
        </w:rPr>
        <w:t xml:space="preserve">      Symbol itemSymbol = new Symbol(itemName, null, itemType, value);</w:t>
      </w:r>
    </w:p>
    <w:p w14:paraId="4CB22367" w14:textId="77777777" w:rsidR="00C04514" w:rsidRPr="00C04514" w:rsidRDefault="00C04514" w:rsidP="00C04514">
      <w:pPr>
        <w:pStyle w:val="Code"/>
        <w:rPr>
          <w:highlight w:val="white"/>
        </w:rPr>
      </w:pPr>
      <w:r w:rsidRPr="00C04514">
        <w:rPr>
          <w:highlight w:val="white"/>
        </w:rPr>
        <w:t xml:space="preserve">      SymbolTable.CurrentTable.AddSymbol(itemSymbol);</w:t>
      </w:r>
    </w:p>
    <w:p w14:paraId="5B758A30" w14:textId="77777777" w:rsidR="00C04514" w:rsidRPr="00C04514" w:rsidRDefault="00C04514" w:rsidP="00C04514">
      <w:pPr>
        <w:pStyle w:val="Code"/>
        <w:rPr>
          <w:highlight w:val="white"/>
        </w:rPr>
      </w:pPr>
      <w:r w:rsidRPr="00C04514">
        <w:rPr>
          <w:highlight w:val="white"/>
        </w:rPr>
        <w:t xml:space="preserve">      CCompiler_Main.Parser.EnumValueStack.Push(value + 1);</w:t>
      </w:r>
    </w:p>
    <w:p w14:paraId="474334C5" w14:textId="77777777" w:rsidR="00C04514" w:rsidRPr="00C04514" w:rsidRDefault="00C04514" w:rsidP="00C04514">
      <w:pPr>
        <w:pStyle w:val="Code"/>
        <w:rPr>
          <w:highlight w:val="white"/>
        </w:rPr>
      </w:pPr>
      <w:r w:rsidRPr="00C04514">
        <w:rPr>
          <w:highlight w:val="white"/>
        </w:rPr>
        <w:t xml:space="preserve">      return itemSymbol;</w:t>
      </w:r>
    </w:p>
    <w:p w14:paraId="784C4187" w14:textId="77777777" w:rsidR="00C04514" w:rsidRPr="00C04514" w:rsidRDefault="00C04514" w:rsidP="00C04514">
      <w:pPr>
        <w:pStyle w:val="Code"/>
        <w:rPr>
          <w:highlight w:val="white"/>
        </w:rPr>
      </w:pPr>
      <w:r w:rsidRPr="00C04514">
        <w:rPr>
          <w:highlight w:val="white"/>
        </w:rPr>
        <w:t xml:space="preserve">    }</w:t>
      </w:r>
    </w:p>
    <w:p w14:paraId="207AE1B0" w14:textId="2D8E97FD" w:rsidR="00C04514" w:rsidRPr="00C04514" w:rsidRDefault="0076643D" w:rsidP="0076643D">
      <w:pPr>
        <w:rPr>
          <w:highlight w:val="white"/>
        </w:rPr>
      </w:pPr>
      <w:r>
        <w:rPr>
          <w:highlight w:val="white"/>
        </w:rPr>
        <w:t xml:space="preserve">The </w:t>
      </w:r>
      <w:r w:rsidRPr="0076643D">
        <w:rPr>
          <w:rStyle w:val="KeyWord0"/>
          <w:highlight w:val="white"/>
        </w:rPr>
        <w:t>EnumSpecifier</w:t>
      </w:r>
      <w:r>
        <w:rPr>
          <w:highlight w:val="white"/>
        </w:rPr>
        <w:t xml:space="preserve"> method</w:t>
      </w:r>
      <w:r w:rsidR="00022A0D">
        <w:rPr>
          <w:highlight w:val="white"/>
        </w:rPr>
        <w:t xml:space="preserve"> </w:t>
      </w:r>
      <w:r w:rsidR="005E406E">
        <w:rPr>
          <w:highlight w:val="white"/>
        </w:rPr>
        <w:t xml:space="preserve">add the enumerator to the current symbol </w:t>
      </w:r>
      <w:r w:rsidR="001476AE">
        <w:rPr>
          <w:highlight w:val="white"/>
        </w:rPr>
        <w:t>table if</w:t>
      </w:r>
      <w:r w:rsidR="005E406E">
        <w:rPr>
          <w:highlight w:val="white"/>
        </w:rPr>
        <w:t xml:space="preserve"> </w:t>
      </w:r>
      <w:r w:rsidR="00C13273">
        <w:rPr>
          <w:highlight w:val="white"/>
        </w:rPr>
        <w:t>opti</w:t>
      </w:r>
      <w:r w:rsidR="00263D14">
        <w:rPr>
          <w:highlight w:val="white"/>
        </w:rPr>
        <w:t>o</w:t>
      </w:r>
      <w:r w:rsidR="00C13273">
        <w:rPr>
          <w:highlight w:val="white"/>
        </w:rPr>
        <w:t>nal nam</w:t>
      </w:r>
      <w:r w:rsidR="00263D14">
        <w:rPr>
          <w:highlight w:val="white"/>
        </w:rPr>
        <w:t>e</w:t>
      </w:r>
      <w:r w:rsidR="00C13273">
        <w:rPr>
          <w:highlight w:val="white"/>
        </w:rPr>
        <w:t xml:space="preserve"> is not null.</w:t>
      </w:r>
    </w:p>
    <w:p w14:paraId="302896AE" w14:textId="77777777" w:rsidR="009931FF" w:rsidRDefault="00C04514" w:rsidP="00C04514">
      <w:pPr>
        <w:pStyle w:val="Code"/>
        <w:rPr>
          <w:highlight w:val="white"/>
        </w:rPr>
      </w:pPr>
      <w:r w:rsidRPr="00C04514">
        <w:rPr>
          <w:highlight w:val="white"/>
        </w:rPr>
        <w:t xml:space="preserve">    public static Type EnumSpecifier(string optionalName,</w:t>
      </w:r>
    </w:p>
    <w:p w14:paraId="2530EA57" w14:textId="4393397E" w:rsidR="00C04514" w:rsidRPr="00C04514" w:rsidRDefault="009931FF" w:rsidP="00C04514">
      <w:pPr>
        <w:pStyle w:val="Code"/>
        <w:rPr>
          <w:highlight w:val="white"/>
        </w:rPr>
      </w:pPr>
      <w:r>
        <w:rPr>
          <w:highlight w:val="white"/>
        </w:rPr>
        <w:t xml:space="preserve">                                    </w:t>
      </w:r>
      <w:r w:rsidR="00C04514" w:rsidRPr="00C04514">
        <w:rPr>
          <w:highlight w:val="white"/>
        </w:rPr>
        <w:t xml:space="preserve"> ISet&lt;Pair&lt;Symbol,bool&gt;&gt; enumSet) {</w:t>
      </w:r>
    </w:p>
    <w:p w14:paraId="609AD76E" w14:textId="77777777" w:rsidR="00C04514" w:rsidRPr="00C04514" w:rsidRDefault="00C04514" w:rsidP="00C04514">
      <w:pPr>
        <w:pStyle w:val="Code"/>
        <w:rPr>
          <w:highlight w:val="white"/>
        </w:rPr>
      </w:pPr>
      <w:r w:rsidRPr="00C04514">
        <w:rPr>
          <w:highlight w:val="white"/>
        </w:rPr>
        <w:t xml:space="preserve">      Type enumType = new Type(Sort.Enumeration, enumSet);</w:t>
      </w:r>
    </w:p>
    <w:p w14:paraId="2F479045" w14:textId="77777777" w:rsidR="00C04514" w:rsidRPr="00C04514" w:rsidRDefault="00C04514" w:rsidP="00C04514">
      <w:pPr>
        <w:pStyle w:val="Code"/>
        <w:rPr>
          <w:highlight w:val="white"/>
        </w:rPr>
      </w:pPr>
    </w:p>
    <w:p w14:paraId="677683D3" w14:textId="77777777" w:rsidR="00C04514" w:rsidRPr="00C04514" w:rsidRDefault="00C04514" w:rsidP="00C04514">
      <w:pPr>
        <w:pStyle w:val="Code"/>
        <w:rPr>
          <w:highlight w:val="white"/>
        </w:rPr>
      </w:pPr>
      <w:r w:rsidRPr="00C04514">
        <w:rPr>
          <w:highlight w:val="white"/>
        </w:rPr>
        <w:t xml:space="preserve">      if (optionalName != null) {</w:t>
      </w:r>
    </w:p>
    <w:p w14:paraId="48AC30E9" w14:textId="77777777" w:rsidR="00C04514" w:rsidRPr="00C04514" w:rsidRDefault="00C04514" w:rsidP="00C04514">
      <w:pPr>
        <w:pStyle w:val="Code"/>
        <w:rPr>
          <w:highlight w:val="white"/>
        </w:rPr>
      </w:pPr>
      <w:r w:rsidRPr="00C04514">
        <w:rPr>
          <w:highlight w:val="white"/>
        </w:rPr>
        <w:t xml:space="preserve">        SymbolTable.CurrentTable.AddTag(optionalName, enumType);</w:t>
      </w:r>
    </w:p>
    <w:p w14:paraId="10DD2CC5" w14:textId="77777777" w:rsidR="00C04514" w:rsidRPr="00C04514" w:rsidRDefault="00C04514" w:rsidP="00C04514">
      <w:pPr>
        <w:pStyle w:val="Code"/>
        <w:rPr>
          <w:highlight w:val="white"/>
        </w:rPr>
      </w:pPr>
      <w:r w:rsidRPr="00C04514">
        <w:rPr>
          <w:highlight w:val="white"/>
        </w:rPr>
        <w:t xml:space="preserve">      }</w:t>
      </w:r>
    </w:p>
    <w:p w14:paraId="100B380B" w14:textId="77777777" w:rsidR="00C04514" w:rsidRPr="00C04514" w:rsidRDefault="00C04514" w:rsidP="00C04514">
      <w:pPr>
        <w:pStyle w:val="Code"/>
        <w:rPr>
          <w:highlight w:val="white"/>
        </w:rPr>
      </w:pPr>
    </w:p>
    <w:p w14:paraId="1971B37F" w14:textId="77777777" w:rsidR="00C04514" w:rsidRPr="00C04514" w:rsidRDefault="00C04514" w:rsidP="00C04514">
      <w:pPr>
        <w:pStyle w:val="Code"/>
        <w:rPr>
          <w:highlight w:val="white"/>
        </w:rPr>
      </w:pPr>
      <w:r w:rsidRPr="00C04514">
        <w:rPr>
          <w:highlight w:val="white"/>
        </w:rPr>
        <w:t xml:space="preserve">      return enumType;</w:t>
      </w:r>
    </w:p>
    <w:p w14:paraId="39FFDD23" w14:textId="77777777" w:rsidR="00C04514" w:rsidRPr="00C04514" w:rsidRDefault="00C04514" w:rsidP="00C04514">
      <w:pPr>
        <w:pStyle w:val="Code"/>
        <w:rPr>
          <w:highlight w:val="white"/>
        </w:rPr>
      </w:pPr>
      <w:r w:rsidRPr="00C04514">
        <w:rPr>
          <w:highlight w:val="white"/>
        </w:rPr>
        <w:t xml:space="preserve">    }</w:t>
      </w:r>
    </w:p>
    <w:p w14:paraId="27D364ED" w14:textId="24601DC0" w:rsidR="00C04514" w:rsidRPr="00C04514" w:rsidRDefault="003976FF" w:rsidP="003976FF">
      <w:pPr>
        <w:rPr>
          <w:highlight w:val="white"/>
        </w:rPr>
      </w:pPr>
      <w:r>
        <w:rPr>
          <w:highlight w:val="white"/>
        </w:rPr>
        <w:t xml:space="preserve">The </w:t>
      </w:r>
      <w:r w:rsidRPr="00B96B2D">
        <w:rPr>
          <w:rStyle w:val="KeyWord0"/>
          <w:highlight w:val="white"/>
        </w:rPr>
        <w:t>LookupE</w:t>
      </w:r>
      <w:r w:rsidR="00DB12FA">
        <w:rPr>
          <w:rStyle w:val="KeyWord0"/>
          <w:highlight w:val="white"/>
        </w:rPr>
        <w:t>num</w:t>
      </w:r>
      <w:r>
        <w:rPr>
          <w:highlight w:val="white"/>
        </w:rPr>
        <w:t xml:space="preserve"> method </w:t>
      </w:r>
    </w:p>
    <w:p w14:paraId="73D3B06F" w14:textId="77777777" w:rsidR="00C04514" w:rsidRPr="00C04514" w:rsidRDefault="00C04514" w:rsidP="00C04514">
      <w:pPr>
        <w:pStyle w:val="Code"/>
        <w:rPr>
          <w:highlight w:val="white"/>
        </w:rPr>
      </w:pPr>
      <w:r w:rsidRPr="00C04514">
        <w:rPr>
          <w:highlight w:val="white"/>
        </w:rPr>
        <w:t xml:space="preserve">    public static Type LookupEnum(string name) {</w:t>
      </w:r>
    </w:p>
    <w:p w14:paraId="1B249873" w14:textId="77777777" w:rsidR="00C04514" w:rsidRPr="00C04514" w:rsidRDefault="00C04514" w:rsidP="00C04514">
      <w:pPr>
        <w:pStyle w:val="Code"/>
        <w:rPr>
          <w:highlight w:val="white"/>
        </w:rPr>
      </w:pPr>
      <w:r w:rsidRPr="00C04514">
        <w:rPr>
          <w:highlight w:val="white"/>
        </w:rPr>
        <w:t xml:space="preserve">      Type type = SymbolTable.CurrentTable.LookupTag(name, Sort.Enumeration);</w:t>
      </w:r>
    </w:p>
    <w:p w14:paraId="65F92CA5" w14:textId="1842C67B" w:rsidR="00C04514" w:rsidRPr="00C04514" w:rsidRDefault="00C04514" w:rsidP="00C04514">
      <w:pPr>
        <w:pStyle w:val="Code"/>
        <w:rPr>
          <w:highlight w:val="white"/>
        </w:rPr>
      </w:pPr>
      <w:r w:rsidRPr="00C04514">
        <w:rPr>
          <w:highlight w:val="white"/>
        </w:rPr>
        <w:t xml:space="preserve">      Assert.Error(type != null</w:t>
      </w:r>
      <w:r w:rsidR="007246A2">
        <w:rPr>
          <w:highlight w:val="white"/>
        </w:rPr>
        <w:t xml:space="preserve">, name, </w:t>
      </w:r>
      <w:r w:rsidRPr="00C04514">
        <w:rPr>
          <w:highlight w:val="white"/>
        </w:rPr>
        <w:t>Message.Tag_not_found);</w:t>
      </w:r>
    </w:p>
    <w:p w14:paraId="2332B0FA" w14:textId="77777777" w:rsidR="00C04514" w:rsidRPr="00C04514" w:rsidRDefault="00C04514" w:rsidP="00C04514">
      <w:pPr>
        <w:pStyle w:val="Code"/>
        <w:rPr>
          <w:highlight w:val="white"/>
        </w:rPr>
      </w:pPr>
      <w:r w:rsidRPr="00C04514">
        <w:rPr>
          <w:highlight w:val="white"/>
        </w:rPr>
        <w:t xml:space="preserve">      return type;</w:t>
      </w:r>
    </w:p>
    <w:p w14:paraId="6ABC2409" w14:textId="46D2F12E" w:rsidR="00C04514" w:rsidRDefault="00C04514" w:rsidP="00C04514">
      <w:pPr>
        <w:pStyle w:val="Code"/>
        <w:rPr>
          <w:highlight w:val="white"/>
        </w:rPr>
      </w:pPr>
      <w:r w:rsidRPr="00C04514">
        <w:rPr>
          <w:highlight w:val="white"/>
        </w:rPr>
        <w:t xml:space="preserve">    }</w:t>
      </w:r>
    </w:p>
    <w:p w14:paraId="257B3BBE" w14:textId="6B110070" w:rsidR="00D91C7B" w:rsidRDefault="00D91C7B" w:rsidP="00D91C7B">
      <w:pPr>
        <w:pStyle w:val="Rubrik3"/>
        <w:rPr>
          <w:highlight w:val="white"/>
        </w:rPr>
      </w:pPr>
      <w:r>
        <w:rPr>
          <w:highlight w:val="white"/>
        </w:rPr>
        <w:t>Declarator</w:t>
      </w:r>
    </w:p>
    <w:p w14:paraId="4D476822" w14:textId="192A4397" w:rsidR="0086793B" w:rsidRPr="00C04514" w:rsidRDefault="00DF770E" w:rsidP="0086793B">
      <w:pPr>
        <w:rPr>
          <w:highlight w:val="white"/>
        </w:rPr>
      </w:pPr>
      <w:r>
        <w:rPr>
          <w:highlight w:val="white"/>
        </w:rPr>
        <w:t xml:space="preserve">A </w:t>
      </w:r>
      <w:r w:rsidR="003060D2">
        <w:rPr>
          <w:highlight w:val="white"/>
        </w:rPr>
        <w:t>declarator</w:t>
      </w:r>
      <w:r>
        <w:rPr>
          <w:highlight w:val="white"/>
        </w:rPr>
        <w:t xml:space="preserve"> list is made up by </w:t>
      </w:r>
      <w:r w:rsidR="00F4217C">
        <w:rPr>
          <w:highlight w:val="white"/>
        </w:rPr>
        <w:t>initialization</w:t>
      </w:r>
      <w:r w:rsidR="009B579D">
        <w:rPr>
          <w:highlight w:val="white"/>
        </w:rPr>
        <w:t>-</w:t>
      </w:r>
      <w:r w:rsidR="006D62EC">
        <w:rPr>
          <w:highlight w:val="white"/>
        </w:rPr>
        <w:t xml:space="preserve">bitfield </w:t>
      </w:r>
      <w:r w:rsidR="003060D2">
        <w:rPr>
          <w:highlight w:val="white"/>
        </w:rPr>
        <w:t>declarator</w:t>
      </w:r>
      <w:r w:rsidR="009B579D">
        <w:rPr>
          <w:highlight w:val="white"/>
        </w:rPr>
        <w:t>s</w:t>
      </w:r>
      <w:r w:rsidR="001A63CB">
        <w:rPr>
          <w:highlight w:val="white"/>
        </w:rPr>
        <w:t xml:space="preserve"> </w:t>
      </w:r>
      <w:r w:rsidR="00042F0F">
        <w:rPr>
          <w:highlight w:val="white"/>
        </w:rPr>
        <w:t>separated</w:t>
      </w:r>
      <w:r w:rsidR="001A63CB">
        <w:rPr>
          <w:highlight w:val="white"/>
        </w:rPr>
        <w:t xml:space="preserve"> by commas.</w:t>
      </w:r>
    </w:p>
    <w:p w14:paraId="72C96A35" w14:textId="488496D5" w:rsidR="000E6C3B" w:rsidRDefault="000E6C3B" w:rsidP="00876D3B">
      <w:pPr>
        <w:pStyle w:val="CodeHeader"/>
        <w:rPr>
          <w:highlight w:val="white"/>
        </w:rPr>
      </w:pPr>
      <w:r>
        <w:rPr>
          <w:highlight w:val="white"/>
        </w:rPr>
        <w:t>MainParser.gppg</w:t>
      </w:r>
    </w:p>
    <w:p w14:paraId="2EB57C5C" w14:textId="1693ECFB" w:rsidR="00215100" w:rsidRDefault="00B473E1" w:rsidP="00215100">
      <w:pPr>
        <w:pStyle w:val="Code"/>
        <w:rPr>
          <w:highlight w:val="white"/>
          <w:lang w:val="sv-SE"/>
        </w:rPr>
      </w:pPr>
      <w:r>
        <w:rPr>
          <w:highlight w:val="white"/>
          <w:lang w:val="sv-SE"/>
        </w:rPr>
        <w:t>declarator_list</w:t>
      </w:r>
      <w:r w:rsidR="00215100">
        <w:rPr>
          <w:highlight w:val="white"/>
          <w:lang w:val="sv-SE"/>
        </w:rPr>
        <w:t>:</w:t>
      </w:r>
    </w:p>
    <w:p w14:paraId="0370932B" w14:textId="2BD28219" w:rsidR="00215100" w:rsidRDefault="00215100" w:rsidP="00215100">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10CA7F83" w14:textId="77777777" w:rsidR="00215100" w:rsidRDefault="00215100" w:rsidP="00215100">
      <w:pPr>
        <w:pStyle w:val="Code"/>
        <w:rPr>
          <w:highlight w:val="white"/>
          <w:lang w:val="sv-SE"/>
        </w:rPr>
      </w:pPr>
      <w:r>
        <w:rPr>
          <w:highlight w:val="white"/>
          <w:lang w:val="sv-SE"/>
        </w:rPr>
        <w:t xml:space="preserve">      $$ = $1;</w:t>
      </w:r>
    </w:p>
    <w:p w14:paraId="438A827B" w14:textId="77777777" w:rsidR="00215100" w:rsidRDefault="00215100" w:rsidP="00215100">
      <w:pPr>
        <w:pStyle w:val="Code"/>
        <w:rPr>
          <w:highlight w:val="white"/>
          <w:lang w:val="sv-SE"/>
        </w:rPr>
      </w:pPr>
      <w:r>
        <w:rPr>
          <w:highlight w:val="white"/>
          <w:lang w:val="sv-SE"/>
        </w:rPr>
        <w:t xml:space="preserve">    }</w:t>
      </w:r>
    </w:p>
    <w:p w14:paraId="33BC83DF" w14:textId="366E4064" w:rsidR="00215100" w:rsidRDefault="00215100" w:rsidP="00215100">
      <w:pPr>
        <w:pStyle w:val="Code"/>
        <w:rPr>
          <w:highlight w:val="white"/>
          <w:lang w:val="sv-SE"/>
        </w:rPr>
      </w:pPr>
      <w:r>
        <w:rPr>
          <w:highlight w:val="white"/>
          <w:lang w:val="sv-SE"/>
        </w:rPr>
        <w:t xml:space="preserve">  | </w:t>
      </w:r>
      <w:r w:rsidR="00B473E1">
        <w:rPr>
          <w:highlight w:val="white"/>
          <w:lang w:val="sv-SE"/>
        </w:rPr>
        <w:t>declarator_list</w:t>
      </w:r>
      <w:r>
        <w:rPr>
          <w:highlight w:val="white"/>
          <w:lang w:val="sv-SE"/>
        </w:rPr>
        <w:t xml:space="preserve"> COMMA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621BDE06" w14:textId="77777777" w:rsidR="00215100" w:rsidRDefault="00215100" w:rsidP="00215100">
      <w:pPr>
        <w:pStyle w:val="Code"/>
        <w:rPr>
          <w:highlight w:val="white"/>
          <w:lang w:val="sv-SE"/>
        </w:rPr>
      </w:pPr>
      <w:r>
        <w:rPr>
          <w:highlight w:val="white"/>
          <w:lang w:val="sv-SE"/>
        </w:rPr>
        <w:t xml:space="preserve">      $1.AddRange($3);</w:t>
      </w:r>
    </w:p>
    <w:p w14:paraId="6221681D" w14:textId="77777777" w:rsidR="00215100" w:rsidRDefault="00215100" w:rsidP="00215100">
      <w:pPr>
        <w:pStyle w:val="Code"/>
        <w:rPr>
          <w:highlight w:val="white"/>
          <w:lang w:val="sv-SE"/>
        </w:rPr>
      </w:pPr>
      <w:r>
        <w:rPr>
          <w:highlight w:val="white"/>
          <w:lang w:val="sv-SE"/>
        </w:rPr>
        <w:t xml:space="preserve">      $$ = $1;</w:t>
      </w:r>
    </w:p>
    <w:p w14:paraId="36A41BDE" w14:textId="77777777" w:rsidR="00215100" w:rsidRDefault="00215100" w:rsidP="00215100">
      <w:pPr>
        <w:pStyle w:val="Code"/>
        <w:rPr>
          <w:highlight w:val="white"/>
          <w:lang w:val="sv-SE"/>
        </w:rPr>
      </w:pPr>
      <w:r>
        <w:rPr>
          <w:highlight w:val="white"/>
          <w:lang w:val="sv-SE"/>
        </w:rPr>
        <w:t xml:space="preserve">    };</w:t>
      </w:r>
    </w:p>
    <w:p w14:paraId="5621F9FC" w14:textId="2AEAC861" w:rsidR="00C11CBE" w:rsidRDefault="00E617A3" w:rsidP="00C11CBE">
      <w:pPr>
        <w:rPr>
          <w:highlight w:val="white"/>
          <w:lang w:val="sv-SE"/>
        </w:rPr>
      </w:pPr>
      <w:r>
        <w:rPr>
          <w:highlight w:val="white"/>
          <w:lang w:val="sv-SE"/>
        </w:rPr>
        <w:t xml:space="preserve">A </w:t>
      </w:r>
      <w:r w:rsidR="00FB353A">
        <w:rPr>
          <w:highlight w:val="white"/>
          <w:lang w:val="sv-SE"/>
        </w:rPr>
        <w:t>intialization</w:t>
      </w:r>
      <w:r w:rsidR="00757C8B">
        <w:rPr>
          <w:highlight w:val="white"/>
          <w:lang w:val="sv-SE"/>
        </w:rPr>
        <w:t>-</w:t>
      </w:r>
      <w:r w:rsidR="00FB353A">
        <w:rPr>
          <w:highlight w:val="white"/>
          <w:lang w:val="sv-SE"/>
        </w:rPr>
        <w:t xml:space="preserve">bitfield </w:t>
      </w:r>
      <w:r w:rsidR="003060D2">
        <w:rPr>
          <w:highlight w:val="white"/>
          <w:lang w:val="sv-SE"/>
        </w:rPr>
        <w:t>declarator</w:t>
      </w:r>
      <w:r>
        <w:rPr>
          <w:highlight w:val="white"/>
          <w:lang w:val="sv-SE"/>
        </w:rPr>
        <w:t xml:space="preserve"> </w:t>
      </w:r>
      <w:r w:rsidR="009D72BD">
        <w:rPr>
          <w:highlight w:val="white"/>
          <w:lang w:val="sv-SE"/>
        </w:rPr>
        <w:t>is</w:t>
      </w:r>
      <w:r>
        <w:rPr>
          <w:highlight w:val="white"/>
          <w:lang w:val="sv-SE"/>
        </w:rPr>
        <w:t xml:space="preserve"> be </w:t>
      </w:r>
      <w:r w:rsidR="0013125E">
        <w:rPr>
          <w:highlight w:val="white"/>
          <w:lang w:val="sv-SE"/>
        </w:rPr>
        <w:t xml:space="preserve">a </w:t>
      </w:r>
      <w:r w:rsidR="00597B14">
        <w:rPr>
          <w:highlight w:val="white"/>
          <w:lang w:val="sv-SE"/>
        </w:rPr>
        <w:t>pointer declarator</w:t>
      </w:r>
      <w:r w:rsidR="0013125E">
        <w:rPr>
          <w:highlight w:val="white"/>
          <w:lang w:val="sv-SE"/>
        </w:rPr>
        <w:t xml:space="preserve">, </w:t>
      </w:r>
      <w:r w:rsidR="009D72BD">
        <w:rPr>
          <w:highlight w:val="white"/>
          <w:lang w:val="sv-SE"/>
        </w:rPr>
        <w:t xml:space="preserve">a declarator </w:t>
      </w:r>
      <w:r w:rsidR="00266D64">
        <w:rPr>
          <w:highlight w:val="white"/>
          <w:lang w:val="sv-SE"/>
        </w:rPr>
        <w:t>initialized</w:t>
      </w:r>
      <w:r w:rsidR="0013125E">
        <w:rPr>
          <w:highlight w:val="white"/>
          <w:lang w:val="sv-SE"/>
        </w:rPr>
        <w:t xml:space="preserve"> with a value, or marked as a bitfield. </w:t>
      </w:r>
      <w:r w:rsidR="009D72BD">
        <w:rPr>
          <w:highlight w:val="white"/>
          <w:lang w:val="sv-SE"/>
        </w:rPr>
        <w:t xml:space="preserve">However, a declarator cannot be both </w:t>
      </w:r>
      <w:r w:rsidR="00266D64">
        <w:rPr>
          <w:highlight w:val="white"/>
          <w:lang w:val="sv-SE"/>
        </w:rPr>
        <w:t>initialized</w:t>
      </w:r>
      <w:r w:rsidR="009D72BD">
        <w:rPr>
          <w:highlight w:val="white"/>
          <w:lang w:val="sv-SE"/>
        </w:rPr>
        <w:t xml:space="preserve"> and markd as bitfield. </w:t>
      </w:r>
      <w:r w:rsidR="0013125E">
        <w:rPr>
          <w:highlight w:val="white"/>
          <w:lang w:val="sv-SE"/>
        </w:rPr>
        <w:t xml:space="preserve">In the bitfield case the </w:t>
      </w:r>
      <w:r w:rsidR="003060D2">
        <w:rPr>
          <w:highlight w:val="white"/>
          <w:lang w:val="sv-SE"/>
        </w:rPr>
        <w:t>declarator</w:t>
      </w:r>
      <w:r w:rsidR="0013125E">
        <w:rPr>
          <w:highlight w:val="white"/>
          <w:lang w:val="sv-SE"/>
        </w:rPr>
        <w:t xml:space="preserve"> can be </w:t>
      </w:r>
      <w:r w:rsidR="00DB7ED7">
        <w:rPr>
          <w:highlight w:val="white"/>
          <w:lang w:val="sv-SE"/>
        </w:rPr>
        <w:t>omitted. For instance:</w:t>
      </w:r>
    </w:p>
    <w:p w14:paraId="50CEFE10" w14:textId="2F82DDFA" w:rsidR="00DB7ED7" w:rsidRDefault="00DB7ED7" w:rsidP="00DB7ED7">
      <w:pPr>
        <w:pStyle w:val="Code"/>
        <w:rPr>
          <w:highlight w:val="white"/>
          <w:lang w:val="sv-SE"/>
        </w:rPr>
      </w:pPr>
      <w:r>
        <w:rPr>
          <w:highlight w:val="white"/>
          <w:lang w:val="sv-SE"/>
        </w:rPr>
        <w:t>int a;</w:t>
      </w:r>
    </w:p>
    <w:p w14:paraId="4A8A7BD6" w14:textId="1587C2A8" w:rsidR="00DB7ED7" w:rsidRDefault="00DB7ED7" w:rsidP="00DB7ED7">
      <w:pPr>
        <w:pStyle w:val="Code"/>
        <w:rPr>
          <w:highlight w:val="white"/>
          <w:lang w:val="sv-SE"/>
        </w:rPr>
      </w:pPr>
      <w:r>
        <w:rPr>
          <w:highlight w:val="white"/>
          <w:lang w:val="sv-SE"/>
        </w:rPr>
        <w:t>int b = 1;</w:t>
      </w:r>
    </w:p>
    <w:p w14:paraId="14436A78" w14:textId="6A0A7284" w:rsidR="00DB7ED7" w:rsidRDefault="00DB7ED7" w:rsidP="00DB7ED7">
      <w:pPr>
        <w:pStyle w:val="Code"/>
        <w:rPr>
          <w:highlight w:val="white"/>
          <w:lang w:val="sv-SE"/>
        </w:rPr>
      </w:pPr>
      <w:r>
        <w:rPr>
          <w:highlight w:val="white"/>
          <w:lang w:val="sv-SE"/>
        </w:rPr>
        <w:t>int c : 8;</w:t>
      </w:r>
    </w:p>
    <w:p w14:paraId="2DD812B0" w14:textId="52CCC550" w:rsidR="00DB7ED7" w:rsidRDefault="00DB7ED7" w:rsidP="00DB7ED7">
      <w:pPr>
        <w:pStyle w:val="Code"/>
        <w:rPr>
          <w:highlight w:val="white"/>
          <w:lang w:val="sv-SE"/>
        </w:rPr>
      </w:pPr>
      <w:r>
        <w:rPr>
          <w:highlight w:val="white"/>
          <w:lang w:val="sv-SE"/>
        </w:rPr>
        <w:t>int : 8;</w:t>
      </w:r>
    </w:p>
    <w:p w14:paraId="14BA7B50" w14:textId="48105AD4" w:rsidR="008D4596" w:rsidRDefault="008D4596" w:rsidP="008D4596">
      <w:pPr>
        <w:rPr>
          <w:highlight w:val="white"/>
          <w:lang w:val="sv-SE"/>
        </w:rPr>
      </w:pPr>
      <w:r>
        <w:rPr>
          <w:highlight w:val="white"/>
          <w:lang w:val="sv-SE"/>
        </w:rPr>
        <w:t xml:space="preserve">In each case we </w:t>
      </w:r>
      <w:r w:rsidR="00991B7A">
        <w:rPr>
          <w:highlight w:val="white"/>
          <w:lang w:val="sv-SE"/>
        </w:rPr>
        <w:t xml:space="preserve">call the matchning method. </w:t>
      </w:r>
    </w:p>
    <w:p w14:paraId="3442421C" w14:textId="760229DE" w:rsidR="00DB7ED7" w:rsidRPr="009013A8" w:rsidRDefault="00CC2173" w:rsidP="00CC2173">
      <w:pPr>
        <w:pStyle w:val="CodeHeader"/>
        <w:rPr>
          <w:highlight w:val="white"/>
        </w:rPr>
      </w:pPr>
      <w:r>
        <w:rPr>
          <w:highlight w:val="white"/>
        </w:rPr>
        <w:t>MainParser.gppg</w:t>
      </w:r>
    </w:p>
    <w:p w14:paraId="03583944" w14:textId="768DCF42" w:rsidR="0013125E" w:rsidRPr="009013A8" w:rsidRDefault="00F4217C" w:rsidP="009013A8">
      <w:pPr>
        <w:pStyle w:val="Code"/>
        <w:rPr>
          <w:highlight w:val="white"/>
        </w:rPr>
      </w:pPr>
      <w:r>
        <w:rPr>
          <w:highlight w:val="white"/>
        </w:rPr>
        <w:t>initialization</w:t>
      </w:r>
      <w:r w:rsidR="007946C9">
        <w:rPr>
          <w:highlight w:val="white"/>
        </w:rPr>
        <w:t>_bitfield_</w:t>
      </w:r>
      <w:r w:rsidR="00AB7DF5">
        <w:rPr>
          <w:highlight w:val="white"/>
        </w:rPr>
        <w:t>pointer_declarator</w:t>
      </w:r>
      <w:r w:rsidR="0013125E" w:rsidRPr="009013A8">
        <w:rPr>
          <w:highlight w:val="white"/>
        </w:rPr>
        <w:t>:</w:t>
      </w:r>
    </w:p>
    <w:p w14:paraId="6A9998CD" w14:textId="4A93AE51" w:rsidR="0013125E" w:rsidRPr="009013A8" w:rsidRDefault="0013125E" w:rsidP="009013A8">
      <w:pPr>
        <w:pStyle w:val="Code"/>
        <w:rPr>
          <w:highlight w:val="white"/>
        </w:rPr>
      </w:pPr>
      <w:r w:rsidRPr="009013A8">
        <w:rPr>
          <w:highlight w:val="white"/>
        </w:rPr>
        <w:t xml:space="preserve">    </w:t>
      </w:r>
      <w:r w:rsidR="00AB7DF5">
        <w:rPr>
          <w:highlight w:val="white"/>
        </w:rPr>
        <w:t>pointer_declarator</w:t>
      </w:r>
      <w:r w:rsidRPr="009013A8">
        <w:rPr>
          <w:highlight w:val="white"/>
        </w:rPr>
        <w:t xml:space="preserve"> {</w:t>
      </w:r>
    </w:p>
    <w:p w14:paraId="7676B689" w14:textId="4769E28A" w:rsidR="0013125E" w:rsidRPr="009013A8" w:rsidRDefault="0013125E" w:rsidP="009013A8">
      <w:pPr>
        <w:pStyle w:val="Code"/>
        <w:rPr>
          <w:highlight w:val="white"/>
        </w:rPr>
      </w:pPr>
      <w:r w:rsidRPr="009013A8">
        <w:rPr>
          <w:highlight w:val="white"/>
        </w:rPr>
        <w:lastRenderedPageBreak/>
        <w:t xml:space="preserve">      MiddleCodeGenerator.Declarator(SpecifierStack.Peek(), $1);</w:t>
      </w:r>
    </w:p>
    <w:p w14:paraId="4345987C" w14:textId="77777777" w:rsidR="0013125E" w:rsidRPr="009013A8" w:rsidRDefault="0013125E" w:rsidP="009013A8">
      <w:pPr>
        <w:pStyle w:val="Code"/>
        <w:rPr>
          <w:highlight w:val="white"/>
        </w:rPr>
      </w:pPr>
      <w:r w:rsidRPr="009013A8">
        <w:rPr>
          <w:highlight w:val="white"/>
        </w:rPr>
        <w:t xml:space="preserve">      $$ = new List&lt;MiddleCode&gt;();</w:t>
      </w:r>
    </w:p>
    <w:p w14:paraId="5FF7AA7B" w14:textId="77777777" w:rsidR="0013125E" w:rsidRPr="009013A8" w:rsidRDefault="0013125E" w:rsidP="009013A8">
      <w:pPr>
        <w:pStyle w:val="Code"/>
        <w:rPr>
          <w:highlight w:val="white"/>
        </w:rPr>
      </w:pPr>
      <w:r w:rsidRPr="009013A8">
        <w:rPr>
          <w:highlight w:val="white"/>
        </w:rPr>
        <w:t xml:space="preserve">    }</w:t>
      </w:r>
    </w:p>
    <w:p w14:paraId="3B541DEE" w14:textId="2E528535" w:rsidR="0013125E" w:rsidRPr="009013A8" w:rsidRDefault="0013125E" w:rsidP="009013A8">
      <w:pPr>
        <w:pStyle w:val="Code"/>
        <w:rPr>
          <w:highlight w:val="white"/>
        </w:rPr>
      </w:pPr>
      <w:r w:rsidRPr="009013A8">
        <w:rPr>
          <w:highlight w:val="white"/>
        </w:rPr>
        <w:t xml:space="preserve">  | </w:t>
      </w:r>
      <w:r w:rsidR="00AB7DF5">
        <w:rPr>
          <w:highlight w:val="white"/>
        </w:rPr>
        <w:t>pointer_declarator</w:t>
      </w:r>
      <w:r w:rsidRPr="009013A8">
        <w:rPr>
          <w:highlight w:val="white"/>
        </w:rPr>
        <w:t xml:space="preserve"> ASSIGN </w:t>
      </w:r>
      <w:r w:rsidR="002F35C1">
        <w:rPr>
          <w:highlight w:val="white"/>
        </w:rPr>
        <w:t>initializer</w:t>
      </w:r>
      <w:r w:rsidRPr="009013A8">
        <w:rPr>
          <w:highlight w:val="white"/>
        </w:rPr>
        <w:t xml:space="preserve"> {</w:t>
      </w:r>
    </w:p>
    <w:p w14:paraId="250D06DC" w14:textId="77777777" w:rsidR="0013125E" w:rsidRPr="009013A8" w:rsidRDefault="0013125E" w:rsidP="009013A8">
      <w:pPr>
        <w:pStyle w:val="Code"/>
        <w:rPr>
          <w:highlight w:val="white"/>
        </w:rPr>
      </w:pPr>
      <w:r w:rsidRPr="009013A8">
        <w:rPr>
          <w:highlight w:val="white"/>
        </w:rPr>
        <w:t xml:space="preserve">      $$ = MiddleCodeGenerator.AssignmentDeclarator</w:t>
      </w:r>
    </w:p>
    <w:p w14:paraId="7FCCDFC3" w14:textId="77777777" w:rsidR="0013125E" w:rsidRPr="009013A8" w:rsidRDefault="0013125E" w:rsidP="009013A8">
      <w:pPr>
        <w:pStyle w:val="Code"/>
        <w:rPr>
          <w:highlight w:val="white"/>
        </w:rPr>
      </w:pPr>
      <w:r w:rsidRPr="009013A8">
        <w:rPr>
          <w:highlight w:val="white"/>
        </w:rPr>
        <w:t xml:space="preserve">             (SpecifierStack.Peek(), $1, $3);</w:t>
      </w:r>
    </w:p>
    <w:p w14:paraId="71B144BB" w14:textId="77777777" w:rsidR="0013125E" w:rsidRPr="009013A8" w:rsidRDefault="0013125E" w:rsidP="009013A8">
      <w:pPr>
        <w:pStyle w:val="Code"/>
        <w:rPr>
          <w:highlight w:val="white"/>
        </w:rPr>
      </w:pPr>
      <w:r w:rsidRPr="009013A8">
        <w:rPr>
          <w:highlight w:val="white"/>
        </w:rPr>
        <w:t xml:space="preserve">    }</w:t>
      </w:r>
    </w:p>
    <w:p w14:paraId="38A6B4BE" w14:textId="7324CC92" w:rsidR="0013125E" w:rsidRPr="009013A8" w:rsidRDefault="0013125E" w:rsidP="009013A8">
      <w:pPr>
        <w:pStyle w:val="Code"/>
        <w:rPr>
          <w:highlight w:val="white"/>
        </w:rPr>
      </w:pPr>
      <w:r w:rsidRPr="009013A8">
        <w:rPr>
          <w:highlight w:val="white"/>
        </w:rPr>
        <w:t xml:space="preserve">  | optional_</w:t>
      </w:r>
      <w:r w:rsidR="00AB7DF5">
        <w:rPr>
          <w:highlight w:val="white"/>
        </w:rPr>
        <w:t>pointer_declarator</w:t>
      </w:r>
      <w:r w:rsidRPr="009013A8">
        <w:rPr>
          <w:highlight w:val="white"/>
        </w:rPr>
        <w:t xml:space="preserve"> COLON constant_integral_expression {</w:t>
      </w:r>
    </w:p>
    <w:p w14:paraId="6E70ABC5" w14:textId="77777777" w:rsidR="0013125E" w:rsidRPr="009013A8" w:rsidRDefault="0013125E" w:rsidP="009013A8">
      <w:pPr>
        <w:pStyle w:val="Code"/>
        <w:rPr>
          <w:highlight w:val="white"/>
        </w:rPr>
      </w:pPr>
      <w:r w:rsidRPr="009013A8">
        <w:rPr>
          <w:highlight w:val="white"/>
        </w:rPr>
        <w:t xml:space="preserve">      MiddleCodeGenerator.BitfieldDeclarator</w:t>
      </w:r>
    </w:p>
    <w:p w14:paraId="737AA118" w14:textId="77777777" w:rsidR="0013125E" w:rsidRPr="009013A8" w:rsidRDefault="0013125E" w:rsidP="009013A8">
      <w:pPr>
        <w:pStyle w:val="Code"/>
        <w:rPr>
          <w:highlight w:val="white"/>
        </w:rPr>
      </w:pPr>
      <w:r w:rsidRPr="009013A8">
        <w:rPr>
          <w:highlight w:val="white"/>
        </w:rPr>
        <w:t xml:space="preserve">        (SpecifierStack.Peek(), $1, $3.Symbol);</w:t>
      </w:r>
    </w:p>
    <w:p w14:paraId="428311BA" w14:textId="77777777" w:rsidR="0013125E" w:rsidRPr="009013A8" w:rsidRDefault="0013125E" w:rsidP="009013A8">
      <w:pPr>
        <w:pStyle w:val="Code"/>
        <w:rPr>
          <w:highlight w:val="white"/>
        </w:rPr>
      </w:pPr>
      <w:r w:rsidRPr="009013A8">
        <w:rPr>
          <w:highlight w:val="white"/>
        </w:rPr>
        <w:t xml:space="preserve">      $$ = new List&lt;MiddleCode&gt;();</w:t>
      </w:r>
    </w:p>
    <w:p w14:paraId="394BD7B9" w14:textId="77777777" w:rsidR="0013125E" w:rsidRPr="009013A8" w:rsidRDefault="0013125E" w:rsidP="009013A8">
      <w:pPr>
        <w:pStyle w:val="Code"/>
        <w:rPr>
          <w:highlight w:val="white"/>
        </w:rPr>
      </w:pPr>
      <w:r w:rsidRPr="009013A8">
        <w:rPr>
          <w:highlight w:val="white"/>
        </w:rPr>
        <w:t xml:space="preserve">    };</w:t>
      </w:r>
    </w:p>
    <w:p w14:paraId="7DFC5FF4" w14:textId="38732891" w:rsidR="00215100" w:rsidRPr="00DB3B82" w:rsidRDefault="0046223F" w:rsidP="008E06B1">
      <w:pPr>
        <w:pStyle w:val="Rubrik4"/>
        <w:rPr>
          <w:highlight w:val="white"/>
        </w:rPr>
      </w:pPr>
      <w:r>
        <w:rPr>
          <w:highlight w:val="white"/>
        </w:rPr>
        <w:t>Pointer Declarator</w:t>
      </w:r>
    </w:p>
    <w:p w14:paraId="76399011" w14:textId="69D34ED7" w:rsidR="00DB3B82" w:rsidRPr="00DB3B82" w:rsidRDefault="00DB3B82" w:rsidP="00DB3B82">
      <w:pPr>
        <w:pStyle w:val="Code"/>
        <w:rPr>
          <w:highlight w:val="white"/>
        </w:rPr>
      </w:pPr>
      <w:r w:rsidRPr="00DB3B82">
        <w:rPr>
          <w:highlight w:val="white"/>
        </w:rPr>
        <w:t>optional_</w:t>
      </w:r>
      <w:r w:rsidR="00AB7DF5">
        <w:rPr>
          <w:highlight w:val="white"/>
        </w:rPr>
        <w:t>pointer_declarator</w:t>
      </w:r>
      <w:r w:rsidRPr="00DB3B82">
        <w:rPr>
          <w:highlight w:val="white"/>
        </w:rPr>
        <w:t>:</w:t>
      </w:r>
    </w:p>
    <w:p w14:paraId="1958DF61" w14:textId="48B8AF18" w:rsidR="00DB3B82" w:rsidRPr="00DB3B82" w:rsidRDefault="00DB3B82" w:rsidP="00DB3B82">
      <w:pPr>
        <w:pStyle w:val="Code"/>
        <w:rPr>
          <w:highlight w:val="white"/>
        </w:rPr>
      </w:pPr>
      <w:r w:rsidRPr="00DB3B82">
        <w:rPr>
          <w:highlight w:val="white"/>
        </w:rPr>
        <w:t xml:space="preserve">    /* Empty */       </w:t>
      </w:r>
      <w:r w:rsidR="0049509E">
        <w:rPr>
          <w:highlight w:val="white"/>
        </w:rPr>
        <w:t xml:space="preserve"> </w:t>
      </w:r>
      <w:r w:rsidRPr="00DB3B82">
        <w:rPr>
          <w:highlight w:val="white"/>
        </w:rPr>
        <w:t xml:space="preserve"> { $$ = null; }</w:t>
      </w:r>
    </w:p>
    <w:p w14:paraId="017E41D1" w14:textId="7543D8B2" w:rsidR="00DB3B82" w:rsidRPr="00DB3B82" w:rsidRDefault="00DB3B82" w:rsidP="00DB3B82">
      <w:pPr>
        <w:pStyle w:val="Code"/>
        <w:rPr>
          <w:highlight w:val="white"/>
        </w:rPr>
      </w:pPr>
      <w:r w:rsidRPr="00DB3B82">
        <w:rPr>
          <w:highlight w:val="white"/>
        </w:rPr>
        <w:t xml:space="preserve">  | </w:t>
      </w:r>
      <w:r w:rsidR="00AB7DF5">
        <w:rPr>
          <w:highlight w:val="white"/>
        </w:rPr>
        <w:t>pointer_declarator</w:t>
      </w:r>
      <w:r w:rsidRPr="00DB3B82">
        <w:rPr>
          <w:highlight w:val="white"/>
        </w:rPr>
        <w:t xml:space="preserve">  { $$ = $1;   };</w:t>
      </w:r>
    </w:p>
    <w:p w14:paraId="63AF9D88" w14:textId="76AC0AF6" w:rsidR="00DB3B82" w:rsidRPr="00DB3B82" w:rsidRDefault="0075321C" w:rsidP="0075321C">
      <w:pPr>
        <w:rPr>
          <w:highlight w:val="white"/>
        </w:rPr>
      </w:pPr>
      <w:r>
        <w:rPr>
          <w:highlight w:val="white"/>
        </w:rPr>
        <w:t xml:space="preserve">A </w:t>
      </w:r>
      <w:r w:rsidR="00597B14">
        <w:rPr>
          <w:highlight w:val="white"/>
        </w:rPr>
        <w:t>pointer declarator</w:t>
      </w:r>
      <w:r>
        <w:rPr>
          <w:highlight w:val="white"/>
        </w:rPr>
        <w:t xml:space="preserve"> is made up by an </w:t>
      </w:r>
      <w:r w:rsidR="00C86225">
        <w:rPr>
          <w:highlight w:val="white"/>
        </w:rPr>
        <w:t xml:space="preserve">optional </w:t>
      </w:r>
      <w:r w:rsidR="00AC6721">
        <w:rPr>
          <w:highlight w:val="white"/>
        </w:rPr>
        <w:t>list of pointer declarators</w:t>
      </w:r>
      <w:r w:rsidR="00C6238C">
        <w:rPr>
          <w:highlight w:val="white"/>
        </w:rPr>
        <w:t xml:space="preserve"> and a direct </w:t>
      </w:r>
      <w:r w:rsidR="00597B14">
        <w:rPr>
          <w:highlight w:val="white"/>
        </w:rPr>
        <w:t>pointer declarator</w:t>
      </w:r>
      <w:r w:rsidR="00C6238C">
        <w:rPr>
          <w:highlight w:val="white"/>
        </w:rPr>
        <w:t>.</w:t>
      </w:r>
    </w:p>
    <w:p w14:paraId="55F9FFC3" w14:textId="4705B731" w:rsidR="00215100" w:rsidRDefault="00AB7DF5" w:rsidP="00215100">
      <w:pPr>
        <w:pStyle w:val="Code"/>
        <w:rPr>
          <w:highlight w:val="white"/>
          <w:lang w:val="sv-SE"/>
        </w:rPr>
      </w:pPr>
      <w:r>
        <w:rPr>
          <w:highlight w:val="white"/>
          <w:lang w:val="sv-SE"/>
        </w:rPr>
        <w:t>pointer_declarator</w:t>
      </w:r>
      <w:r w:rsidR="00215100">
        <w:rPr>
          <w:highlight w:val="white"/>
          <w:lang w:val="sv-SE"/>
        </w:rPr>
        <w:t>:</w:t>
      </w:r>
    </w:p>
    <w:p w14:paraId="72D5B9DF" w14:textId="76391729" w:rsidR="00215100" w:rsidRDefault="00215100" w:rsidP="00DA4DD2">
      <w:pPr>
        <w:pStyle w:val="Code"/>
        <w:rPr>
          <w:highlight w:val="white"/>
          <w:lang w:val="sv-SE"/>
        </w:rPr>
      </w:pPr>
      <w:r>
        <w:rPr>
          <w:highlight w:val="white"/>
          <w:lang w:val="sv-SE"/>
        </w:rPr>
        <w:t xml:space="preserve">    optional_pointer_list direct_</w:t>
      </w:r>
      <w:r w:rsidR="00AB7DF5">
        <w:rPr>
          <w:highlight w:val="white"/>
          <w:lang w:val="sv-SE"/>
        </w:rPr>
        <w:t>pointer_declarator</w:t>
      </w:r>
      <w:r>
        <w:rPr>
          <w:highlight w:val="white"/>
          <w:lang w:val="sv-SE"/>
        </w:rPr>
        <w:t xml:space="preserve"> {</w:t>
      </w:r>
    </w:p>
    <w:p w14:paraId="0C489EA5" w14:textId="77777777" w:rsidR="00215100" w:rsidRDefault="00215100" w:rsidP="00DA4DD2">
      <w:pPr>
        <w:pStyle w:val="Code"/>
        <w:rPr>
          <w:highlight w:val="white"/>
          <w:lang w:val="sv-SE"/>
        </w:rPr>
      </w:pPr>
      <w:r>
        <w:rPr>
          <w:highlight w:val="white"/>
          <w:lang w:val="sv-SE"/>
        </w:rPr>
        <w:t xml:space="preserve">      $$ = MiddleCodeGenerator.PointerDeclarator($1, $2);</w:t>
      </w:r>
    </w:p>
    <w:p w14:paraId="58FAD284" w14:textId="5232AE73" w:rsidR="00215100" w:rsidRDefault="00215100" w:rsidP="00DA4DD2">
      <w:pPr>
        <w:pStyle w:val="Code"/>
        <w:rPr>
          <w:highlight w:val="white"/>
          <w:lang w:val="sv-SE"/>
        </w:rPr>
      </w:pPr>
      <w:r>
        <w:rPr>
          <w:highlight w:val="white"/>
          <w:lang w:val="sv-SE"/>
        </w:rPr>
        <w:t xml:space="preserve">    };</w:t>
      </w:r>
    </w:p>
    <w:p w14:paraId="7D5B580D" w14:textId="77777777" w:rsidR="003326E8" w:rsidRDefault="003326E8" w:rsidP="00DA4DD2">
      <w:pPr>
        <w:pStyle w:val="Code"/>
        <w:rPr>
          <w:highlight w:val="white"/>
          <w:lang w:val="sv-SE"/>
        </w:rPr>
      </w:pPr>
    </w:p>
    <w:p w14:paraId="03F94FE2" w14:textId="77777777" w:rsidR="006037AC" w:rsidRPr="00DA4DD2" w:rsidRDefault="006037AC" w:rsidP="00DA4DD2">
      <w:pPr>
        <w:pStyle w:val="Code"/>
        <w:rPr>
          <w:highlight w:val="white"/>
        </w:rPr>
      </w:pPr>
      <w:r w:rsidRPr="00DA4DD2">
        <w:rPr>
          <w:highlight w:val="white"/>
        </w:rPr>
        <w:t>optional_pointer_list:</w:t>
      </w:r>
    </w:p>
    <w:p w14:paraId="0E7A4ABA" w14:textId="77777777" w:rsidR="006037AC" w:rsidRPr="00DA4DD2" w:rsidRDefault="006037AC" w:rsidP="00DA4DD2">
      <w:pPr>
        <w:pStyle w:val="Code"/>
        <w:rPr>
          <w:highlight w:val="white"/>
        </w:rPr>
      </w:pPr>
      <w:r w:rsidRPr="00DA4DD2">
        <w:rPr>
          <w:highlight w:val="white"/>
        </w:rPr>
        <w:t xml:space="preserve">    /* Empty */  { $$ = new List&lt;CCompiler.Type&gt;(); }</w:t>
      </w:r>
    </w:p>
    <w:p w14:paraId="049168D6" w14:textId="77777777" w:rsidR="006037AC" w:rsidRPr="00DA4DD2" w:rsidRDefault="006037AC" w:rsidP="00DA4DD2">
      <w:pPr>
        <w:pStyle w:val="Code"/>
        <w:rPr>
          <w:highlight w:val="white"/>
        </w:rPr>
      </w:pPr>
      <w:r w:rsidRPr="00DA4DD2">
        <w:rPr>
          <w:highlight w:val="white"/>
        </w:rPr>
        <w:t xml:space="preserve">  | pointer_list { $$ = $1; };</w:t>
      </w:r>
    </w:p>
    <w:p w14:paraId="596F941C" w14:textId="77777777" w:rsidR="006037AC" w:rsidRPr="00DA4DD2" w:rsidRDefault="006037AC" w:rsidP="00DA4DD2">
      <w:pPr>
        <w:pStyle w:val="Code"/>
        <w:rPr>
          <w:highlight w:val="white"/>
        </w:rPr>
      </w:pPr>
    </w:p>
    <w:p w14:paraId="2891E31F" w14:textId="77777777" w:rsidR="006037AC" w:rsidRPr="00DA4DD2" w:rsidRDefault="006037AC" w:rsidP="00DA4DD2">
      <w:pPr>
        <w:pStyle w:val="Code"/>
        <w:rPr>
          <w:highlight w:val="white"/>
        </w:rPr>
      </w:pPr>
      <w:r w:rsidRPr="00DA4DD2">
        <w:rPr>
          <w:highlight w:val="white"/>
        </w:rPr>
        <w:t>pointer_list:</w:t>
      </w:r>
    </w:p>
    <w:p w14:paraId="051941BB" w14:textId="77777777" w:rsidR="00D504B7" w:rsidRDefault="00D504B7" w:rsidP="00D504B7">
      <w:pPr>
        <w:pStyle w:val="Code"/>
        <w:rPr>
          <w:highlight w:val="white"/>
          <w:lang w:val="sv-SE"/>
        </w:rPr>
      </w:pPr>
      <w:r>
        <w:rPr>
          <w:highlight w:val="white"/>
          <w:lang w:val="sv-SE"/>
        </w:rPr>
        <w:t xml:space="preserve">    pointer {</w:t>
      </w:r>
    </w:p>
    <w:p w14:paraId="34FB4D6B" w14:textId="77777777" w:rsidR="00D504B7" w:rsidRDefault="00D504B7" w:rsidP="00D504B7">
      <w:pPr>
        <w:pStyle w:val="Code"/>
        <w:rPr>
          <w:highlight w:val="white"/>
          <w:lang w:val="sv-SE"/>
        </w:rPr>
      </w:pPr>
      <w:r>
        <w:rPr>
          <w:highlight w:val="white"/>
          <w:lang w:val="sv-SE"/>
        </w:rPr>
        <w:t xml:space="preserve">      $$ = new List&lt;CCompiler.Type&gt;();</w:t>
      </w:r>
    </w:p>
    <w:p w14:paraId="27D5DB56" w14:textId="77777777" w:rsidR="00D504B7" w:rsidRDefault="00D504B7" w:rsidP="00D504B7">
      <w:pPr>
        <w:pStyle w:val="Code"/>
        <w:rPr>
          <w:highlight w:val="white"/>
          <w:lang w:val="sv-SE"/>
        </w:rPr>
      </w:pPr>
      <w:r>
        <w:rPr>
          <w:highlight w:val="white"/>
          <w:lang w:val="sv-SE"/>
        </w:rPr>
        <w:t xml:space="preserve">      $$.Add($1);</w:t>
      </w:r>
    </w:p>
    <w:p w14:paraId="524C476F" w14:textId="77777777" w:rsidR="00D504B7" w:rsidRDefault="00D504B7" w:rsidP="00D504B7">
      <w:pPr>
        <w:pStyle w:val="Code"/>
        <w:rPr>
          <w:highlight w:val="white"/>
          <w:lang w:val="sv-SE"/>
        </w:rPr>
      </w:pPr>
      <w:r>
        <w:rPr>
          <w:highlight w:val="white"/>
          <w:lang w:val="sv-SE"/>
        </w:rPr>
        <w:t xml:space="preserve">    }</w:t>
      </w:r>
    </w:p>
    <w:p w14:paraId="440540DF" w14:textId="77777777" w:rsidR="006037AC" w:rsidRPr="00DA4DD2" w:rsidRDefault="006037AC" w:rsidP="00DA4DD2">
      <w:pPr>
        <w:pStyle w:val="Code"/>
        <w:rPr>
          <w:highlight w:val="white"/>
        </w:rPr>
      </w:pPr>
      <w:r w:rsidRPr="00DA4DD2">
        <w:rPr>
          <w:highlight w:val="white"/>
        </w:rPr>
        <w:t xml:space="preserve">  | pointer_list pointer {</w:t>
      </w:r>
    </w:p>
    <w:p w14:paraId="189679B0" w14:textId="77777777" w:rsidR="006037AC" w:rsidRPr="00DA4DD2" w:rsidRDefault="006037AC" w:rsidP="00DA4DD2">
      <w:pPr>
        <w:pStyle w:val="Code"/>
        <w:rPr>
          <w:highlight w:val="white"/>
        </w:rPr>
      </w:pPr>
      <w:r w:rsidRPr="00DA4DD2">
        <w:rPr>
          <w:highlight w:val="white"/>
        </w:rPr>
        <w:t xml:space="preserve">      $1.Add($2);</w:t>
      </w:r>
    </w:p>
    <w:p w14:paraId="5FC72423" w14:textId="77777777" w:rsidR="006037AC" w:rsidRPr="00DA4DD2" w:rsidRDefault="006037AC" w:rsidP="00DA4DD2">
      <w:pPr>
        <w:pStyle w:val="Code"/>
        <w:rPr>
          <w:highlight w:val="white"/>
        </w:rPr>
      </w:pPr>
      <w:r w:rsidRPr="00DA4DD2">
        <w:rPr>
          <w:highlight w:val="white"/>
        </w:rPr>
        <w:t xml:space="preserve">      $$ = $1;</w:t>
      </w:r>
    </w:p>
    <w:p w14:paraId="75C22C53" w14:textId="77777777" w:rsidR="006037AC" w:rsidRPr="00DA4DD2" w:rsidRDefault="006037AC" w:rsidP="00DA4DD2">
      <w:pPr>
        <w:pStyle w:val="Code"/>
        <w:rPr>
          <w:highlight w:val="white"/>
        </w:rPr>
      </w:pPr>
      <w:r w:rsidRPr="00DA4DD2">
        <w:rPr>
          <w:highlight w:val="white"/>
        </w:rPr>
        <w:t xml:space="preserve">    };</w:t>
      </w:r>
    </w:p>
    <w:p w14:paraId="352B75A6" w14:textId="77777777" w:rsidR="006037AC" w:rsidRPr="003A037F" w:rsidRDefault="006037AC" w:rsidP="003A037F">
      <w:pPr>
        <w:pStyle w:val="Code"/>
        <w:rPr>
          <w:highlight w:val="white"/>
        </w:rPr>
      </w:pPr>
    </w:p>
    <w:p w14:paraId="0C3EE29E" w14:textId="2C284002" w:rsidR="00284CFE" w:rsidRPr="00284CFE" w:rsidRDefault="00284CFE" w:rsidP="00284CFE">
      <w:pPr>
        <w:pStyle w:val="Code"/>
        <w:rPr>
          <w:highlight w:val="white"/>
        </w:rPr>
      </w:pPr>
      <w:r w:rsidRPr="00284CFE">
        <w:rPr>
          <w:highlight w:val="white"/>
        </w:rPr>
        <w:t>pointer:</w:t>
      </w:r>
    </w:p>
    <w:p w14:paraId="63886D29" w14:textId="77777777" w:rsidR="00284CFE" w:rsidRPr="00284CFE" w:rsidRDefault="00284CFE" w:rsidP="00284CFE">
      <w:pPr>
        <w:pStyle w:val="Code"/>
        <w:rPr>
          <w:highlight w:val="white"/>
        </w:rPr>
      </w:pPr>
      <w:r w:rsidRPr="00284CFE">
        <w:rPr>
          <w:highlight w:val="white"/>
        </w:rPr>
        <w:t xml:space="preserve">    ASTERRISK optional_qualifier_list {</w:t>
      </w:r>
    </w:p>
    <w:p w14:paraId="03D0ACB8" w14:textId="77777777" w:rsidR="00284CFE" w:rsidRPr="00284CFE" w:rsidRDefault="00284CFE" w:rsidP="00284CFE">
      <w:pPr>
        <w:pStyle w:val="Code"/>
        <w:rPr>
          <w:highlight w:val="white"/>
        </w:rPr>
      </w:pPr>
      <w:r w:rsidRPr="00284CFE">
        <w:rPr>
          <w:highlight w:val="white"/>
        </w:rPr>
        <w:t xml:space="preserve">      $$ = Specifier.QualifierList($2);</w:t>
      </w:r>
    </w:p>
    <w:p w14:paraId="47993375" w14:textId="658C64ED" w:rsidR="00261683" w:rsidRDefault="00284CFE" w:rsidP="00284CFE">
      <w:pPr>
        <w:pStyle w:val="Code"/>
        <w:rPr>
          <w:highlight w:val="white"/>
        </w:rPr>
      </w:pPr>
      <w:r w:rsidRPr="00284CFE">
        <w:rPr>
          <w:highlight w:val="white"/>
        </w:rPr>
        <w:t xml:space="preserve">    };</w:t>
      </w:r>
    </w:p>
    <w:p w14:paraId="5608C7AA" w14:textId="77777777" w:rsidR="002B467E" w:rsidRPr="00284CFE" w:rsidRDefault="002B467E" w:rsidP="00284CFE">
      <w:pPr>
        <w:pStyle w:val="Code"/>
        <w:rPr>
          <w:highlight w:val="white"/>
        </w:rPr>
      </w:pPr>
    </w:p>
    <w:p w14:paraId="3466173E" w14:textId="77777777" w:rsidR="002B467E" w:rsidRDefault="002B467E" w:rsidP="002B467E">
      <w:pPr>
        <w:pStyle w:val="Code"/>
        <w:rPr>
          <w:highlight w:val="white"/>
          <w:lang w:val="sv-SE"/>
        </w:rPr>
      </w:pPr>
      <w:r>
        <w:rPr>
          <w:highlight w:val="white"/>
          <w:lang w:val="sv-SE"/>
        </w:rPr>
        <w:t>optional_qualifier_list:</w:t>
      </w:r>
    </w:p>
    <w:p w14:paraId="4B967732" w14:textId="77777777" w:rsidR="002B467E" w:rsidRDefault="002B467E" w:rsidP="002B467E">
      <w:pPr>
        <w:pStyle w:val="Code"/>
        <w:rPr>
          <w:highlight w:val="white"/>
          <w:lang w:val="sv-SE"/>
        </w:rPr>
      </w:pPr>
      <w:r>
        <w:rPr>
          <w:highlight w:val="white"/>
          <w:lang w:val="sv-SE"/>
        </w:rPr>
        <w:t xml:space="preserve">    /* Empty */    {</w:t>
      </w:r>
    </w:p>
    <w:p w14:paraId="6667928D" w14:textId="77777777" w:rsidR="002B467E" w:rsidRDefault="002B467E" w:rsidP="002B467E">
      <w:pPr>
        <w:pStyle w:val="Code"/>
        <w:rPr>
          <w:highlight w:val="white"/>
          <w:lang w:val="sv-SE"/>
        </w:rPr>
      </w:pPr>
      <w:r>
        <w:rPr>
          <w:highlight w:val="white"/>
          <w:lang w:val="sv-SE"/>
        </w:rPr>
        <w:t xml:space="preserve">      $$ = new List&lt;Mask&gt;();</w:t>
      </w:r>
    </w:p>
    <w:p w14:paraId="2E6E1FD0" w14:textId="77777777" w:rsidR="002B467E" w:rsidRDefault="002B467E" w:rsidP="002B467E">
      <w:pPr>
        <w:pStyle w:val="Code"/>
        <w:rPr>
          <w:highlight w:val="white"/>
          <w:lang w:val="sv-SE"/>
        </w:rPr>
      </w:pPr>
      <w:r>
        <w:rPr>
          <w:highlight w:val="white"/>
          <w:lang w:val="sv-SE"/>
        </w:rPr>
        <w:t xml:space="preserve">    }</w:t>
      </w:r>
    </w:p>
    <w:p w14:paraId="51C73A50" w14:textId="77777777" w:rsidR="002B467E" w:rsidRDefault="002B467E" w:rsidP="002B467E">
      <w:pPr>
        <w:pStyle w:val="Code"/>
        <w:rPr>
          <w:highlight w:val="white"/>
          <w:lang w:val="sv-SE"/>
        </w:rPr>
      </w:pPr>
      <w:r>
        <w:rPr>
          <w:highlight w:val="white"/>
          <w:lang w:val="sv-SE"/>
        </w:rPr>
        <w:t xml:space="preserve">  | optional_qualifier_list qualifier {</w:t>
      </w:r>
    </w:p>
    <w:p w14:paraId="63150167" w14:textId="77777777" w:rsidR="002B467E" w:rsidRDefault="002B467E" w:rsidP="002B467E">
      <w:pPr>
        <w:pStyle w:val="Code"/>
        <w:rPr>
          <w:highlight w:val="white"/>
          <w:lang w:val="sv-SE"/>
        </w:rPr>
      </w:pPr>
      <w:r>
        <w:rPr>
          <w:highlight w:val="white"/>
          <w:lang w:val="sv-SE"/>
        </w:rPr>
        <w:t xml:space="preserve">      $$ = $1;</w:t>
      </w:r>
    </w:p>
    <w:p w14:paraId="37E3AD4D" w14:textId="77777777" w:rsidR="002B467E" w:rsidRDefault="002B467E" w:rsidP="002B467E">
      <w:pPr>
        <w:pStyle w:val="Code"/>
        <w:rPr>
          <w:highlight w:val="white"/>
          <w:lang w:val="sv-SE"/>
        </w:rPr>
      </w:pPr>
      <w:r>
        <w:rPr>
          <w:highlight w:val="white"/>
          <w:lang w:val="sv-SE"/>
        </w:rPr>
        <w:t xml:space="preserve">      $$.Add($2);</w:t>
      </w:r>
    </w:p>
    <w:p w14:paraId="347C377E" w14:textId="77777777" w:rsidR="002B467E" w:rsidRDefault="002B467E" w:rsidP="002B467E">
      <w:pPr>
        <w:pStyle w:val="Code"/>
        <w:rPr>
          <w:highlight w:val="white"/>
          <w:lang w:val="sv-SE"/>
        </w:rPr>
      </w:pPr>
      <w:r>
        <w:rPr>
          <w:highlight w:val="white"/>
          <w:lang w:val="sv-SE"/>
        </w:rPr>
        <w:t xml:space="preserve">    };</w:t>
      </w:r>
    </w:p>
    <w:p w14:paraId="1C69B26B" w14:textId="77777777" w:rsidR="002B467E" w:rsidRDefault="002B467E" w:rsidP="002B467E">
      <w:pPr>
        <w:pStyle w:val="Code"/>
        <w:rPr>
          <w:highlight w:val="white"/>
          <w:lang w:val="sv-SE"/>
        </w:rPr>
      </w:pPr>
    </w:p>
    <w:p w14:paraId="1DEE7DF4" w14:textId="77777777" w:rsidR="002B467E" w:rsidRDefault="002B467E" w:rsidP="002B467E">
      <w:pPr>
        <w:pStyle w:val="Code"/>
        <w:rPr>
          <w:highlight w:val="white"/>
          <w:lang w:val="sv-SE"/>
        </w:rPr>
      </w:pPr>
      <w:r>
        <w:rPr>
          <w:highlight w:val="white"/>
          <w:lang w:val="sv-SE"/>
        </w:rPr>
        <w:t>qualifier:</w:t>
      </w:r>
    </w:p>
    <w:p w14:paraId="6162AD44" w14:textId="77777777" w:rsidR="002B467E" w:rsidRDefault="002B467E" w:rsidP="002B467E">
      <w:pPr>
        <w:pStyle w:val="Code"/>
        <w:rPr>
          <w:highlight w:val="white"/>
          <w:lang w:val="sv-SE"/>
        </w:rPr>
      </w:pPr>
      <w:r>
        <w:rPr>
          <w:highlight w:val="white"/>
          <w:lang w:val="sv-SE"/>
        </w:rPr>
        <w:t xml:space="preserve">   CONSTANT { $$ = Mask.Constant; }</w:t>
      </w:r>
    </w:p>
    <w:p w14:paraId="219DE950" w14:textId="2D86CE44" w:rsidR="002B467E" w:rsidRDefault="002B467E" w:rsidP="002B467E">
      <w:pPr>
        <w:pStyle w:val="Code"/>
        <w:rPr>
          <w:highlight w:val="white"/>
          <w:lang w:val="sv-SE"/>
        </w:rPr>
      </w:pPr>
      <w:r>
        <w:rPr>
          <w:highlight w:val="white"/>
          <w:lang w:val="sv-SE"/>
        </w:rPr>
        <w:t xml:space="preserve">   VOLATILE { $$ = Mask.Volatile; };</w:t>
      </w:r>
    </w:p>
    <w:p w14:paraId="417EAF5B" w14:textId="77777777" w:rsidR="004A5F41" w:rsidRDefault="004A5F41" w:rsidP="008E06B1">
      <w:pPr>
        <w:pStyle w:val="Rubrik4"/>
        <w:rPr>
          <w:highlight w:val="white"/>
          <w:lang w:val="sv-SE"/>
        </w:rPr>
      </w:pPr>
      <w:r>
        <w:rPr>
          <w:highlight w:val="white"/>
          <w:lang w:val="sv-SE"/>
        </w:rPr>
        <w:lastRenderedPageBreak/>
        <w:t>Direct Declarator</w:t>
      </w:r>
    </w:p>
    <w:p w14:paraId="058160B9" w14:textId="198C41A5" w:rsidR="00840DDD" w:rsidRDefault="00103A8E" w:rsidP="00103A8E">
      <w:pPr>
        <w:rPr>
          <w:highlight w:val="white"/>
          <w:lang w:val="sv-SE"/>
        </w:rPr>
      </w:pPr>
      <w:r>
        <w:rPr>
          <w:highlight w:val="white"/>
          <w:lang w:val="sv-SE"/>
        </w:rPr>
        <w:t xml:space="preserve">A direct declarator </w:t>
      </w:r>
      <w:r w:rsidR="00BD02FC">
        <w:rPr>
          <w:highlight w:val="white"/>
          <w:lang w:val="sv-SE"/>
        </w:rPr>
        <w:t xml:space="preserve">is </w:t>
      </w:r>
      <w:r w:rsidR="00057667">
        <w:rPr>
          <w:highlight w:val="white"/>
          <w:lang w:val="sv-SE"/>
        </w:rPr>
        <w:t xml:space="preserve">a name, a declarator inside a parenthesis pair, another direct declarator followed by </w:t>
      </w:r>
      <w:r w:rsidR="005771DF">
        <w:rPr>
          <w:highlight w:val="white"/>
          <w:lang w:val="sv-SE"/>
        </w:rPr>
        <w:t xml:space="preserve">a parameter-ellipse list inside a parenthesis pair. </w:t>
      </w:r>
    </w:p>
    <w:p w14:paraId="34BF0390" w14:textId="2AE88835" w:rsidR="0061106F" w:rsidRDefault="0061106F" w:rsidP="00103A8E">
      <w:pPr>
        <w:rPr>
          <w:highlight w:val="white"/>
          <w:lang w:val="sv-SE"/>
        </w:rPr>
      </w:pPr>
      <w:r>
        <w:rPr>
          <w:highlight w:val="white"/>
          <w:lang w:val="sv-SE"/>
        </w:rPr>
        <w:t xml:space="preserve">A direct declarator in its simplest form is just name. </w:t>
      </w:r>
      <w:r w:rsidR="00EF478E">
        <w:rPr>
          <w:highlight w:val="white"/>
          <w:lang w:val="sv-SE"/>
        </w:rPr>
        <w:t xml:space="preserve">For instance, </w:t>
      </w:r>
    </w:p>
    <w:p w14:paraId="234E2D6C" w14:textId="73E078A6" w:rsidR="00840DDD" w:rsidRDefault="00840DDD" w:rsidP="00840DDD">
      <w:pPr>
        <w:pStyle w:val="Code"/>
        <w:rPr>
          <w:highlight w:val="white"/>
          <w:lang w:val="sv-SE"/>
        </w:rPr>
      </w:pPr>
      <w:r>
        <w:rPr>
          <w:highlight w:val="white"/>
          <w:lang w:val="sv-SE"/>
        </w:rPr>
        <w:t>direct_declarator:</w:t>
      </w:r>
    </w:p>
    <w:p w14:paraId="09315B8F" w14:textId="77777777" w:rsidR="00840DDD" w:rsidRDefault="00840DDD" w:rsidP="00840DDD">
      <w:pPr>
        <w:pStyle w:val="Code"/>
        <w:rPr>
          <w:highlight w:val="white"/>
          <w:lang w:val="sv-SE"/>
        </w:rPr>
      </w:pPr>
      <w:r>
        <w:rPr>
          <w:highlight w:val="white"/>
          <w:lang w:val="sv-SE"/>
        </w:rPr>
        <w:t xml:space="preserve">    NAME {</w:t>
      </w:r>
    </w:p>
    <w:p w14:paraId="45922FD3" w14:textId="77777777" w:rsidR="00840DDD" w:rsidRDefault="00840DDD" w:rsidP="00840DDD">
      <w:pPr>
        <w:pStyle w:val="Code"/>
        <w:rPr>
          <w:highlight w:val="white"/>
          <w:lang w:val="sv-SE"/>
        </w:rPr>
      </w:pPr>
      <w:r>
        <w:rPr>
          <w:highlight w:val="white"/>
          <w:lang w:val="sv-SE"/>
        </w:rPr>
        <w:t xml:space="preserve">      $$ = new Declarator($1);</w:t>
      </w:r>
    </w:p>
    <w:p w14:paraId="1441984F" w14:textId="64BAB1AC" w:rsidR="00840DDD" w:rsidRDefault="00840DDD" w:rsidP="00840DDD">
      <w:pPr>
        <w:pStyle w:val="Code"/>
        <w:rPr>
          <w:highlight w:val="white"/>
          <w:lang w:val="sv-SE"/>
        </w:rPr>
      </w:pPr>
      <w:r>
        <w:rPr>
          <w:highlight w:val="white"/>
          <w:lang w:val="sv-SE"/>
        </w:rPr>
        <w:t xml:space="preserve">    }</w:t>
      </w:r>
    </w:p>
    <w:p w14:paraId="693F0227" w14:textId="3657A5AD" w:rsidR="00CD004E" w:rsidRDefault="00CD004E" w:rsidP="00D57162">
      <w:pPr>
        <w:rPr>
          <w:highlight w:val="white"/>
          <w:lang w:val="sv-SE"/>
        </w:rPr>
      </w:pPr>
      <w:r>
        <w:rPr>
          <w:highlight w:val="white"/>
          <w:lang w:val="sv-SE"/>
        </w:rPr>
        <w:t>Another form of direct declarator is another declarator</w:t>
      </w:r>
      <w:r w:rsidR="00D57162">
        <w:rPr>
          <w:highlight w:val="white"/>
          <w:lang w:val="sv-SE"/>
        </w:rPr>
        <w:t xml:space="preserve">. In that case we simply return the declarator. The parentheses is only present to change the precidence of the declarator. For instance: </w:t>
      </w:r>
    </w:p>
    <w:p w14:paraId="337CBC55" w14:textId="77777777" w:rsidR="00840DDD" w:rsidRDefault="00840DDD" w:rsidP="00840DDD">
      <w:pPr>
        <w:pStyle w:val="Code"/>
        <w:rPr>
          <w:highlight w:val="white"/>
          <w:lang w:val="sv-SE"/>
        </w:rPr>
      </w:pPr>
      <w:r>
        <w:rPr>
          <w:highlight w:val="white"/>
          <w:lang w:val="sv-SE"/>
        </w:rPr>
        <w:t xml:space="preserve">  | LEFT_PARENTHESIS declarator RIGHT_PARENTHESIS {</w:t>
      </w:r>
    </w:p>
    <w:p w14:paraId="5351D41B" w14:textId="77777777" w:rsidR="00840DDD" w:rsidRDefault="00840DDD" w:rsidP="00840DDD">
      <w:pPr>
        <w:pStyle w:val="Code"/>
        <w:rPr>
          <w:highlight w:val="white"/>
          <w:lang w:val="sv-SE"/>
        </w:rPr>
      </w:pPr>
      <w:r>
        <w:rPr>
          <w:highlight w:val="white"/>
          <w:lang w:val="sv-SE"/>
        </w:rPr>
        <w:t xml:space="preserve">      $$ = $2; </w:t>
      </w:r>
    </w:p>
    <w:p w14:paraId="0542F7BD" w14:textId="537DD7E1" w:rsidR="00840DDD" w:rsidRDefault="00840DDD" w:rsidP="00840DDD">
      <w:pPr>
        <w:pStyle w:val="Code"/>
        <w:rPr>
          <w:highlight w:val="white"/>
          <w:lang w:val="sv-SE"/>
        </w:rPr>
      </w:pPr>
      <w:r>
        <w:rPr>
          <w:highlight w:val="white"/>
          <w:lang w:val="sv-SE"/>
        </w:rPr>
        <w:t xml:space="preserve">    }</w:t>
      </w:r>
    </w:p>
    <w:p w14:paraId="1DCFC3F5" w14:textId="06CB60D9" w:rsidR="00CD004E" w:rsidRDefault="00CD004E" w:rsidP="00840DDD">
      <w:pPr>
        <w:pStyle w:val="Code"/>
        <w:rPr>
          <w:highlight w:val="white"/>
          <w:lang w:val="sv-SE"/>
        </w:rPr>
      </w:pPr>
      <w:r>
        <w:rPr>
          <w:highlight w:val="white"/>
          <w:lang w:val="sv-SE"/>
        </w:rPr>
        <w:t xml:space="preserve">A direct declarator can be an array declarator; that is, </w:t>
      </w:r>
    </w:p>
    <w:p w14:paraId="7526BEA9" w14:textId="77777777" w:rsidR="00840DDD" w:rsidRDefault="00840DDD" w:rsidP="00840DDD">
      <w:pPr>
        <w:pStyle w:val="Code"/>
        <w:rPr>
          <w:highlight w:val="white"/>
          <w:lang w:val="sv-SE"/>
        </w:rPr>
      </w:pPr>
      <w:r>
        <w:rPr>
          <w:highlight w:val="white"/>
          <w:lang w:val="sv-SE"/>
        </w:rPr>
        <w:t xml:space="preserve">  | direct_declarator LEFT_SQUARE</w:t>
      </w:r>
    </w:p>
    <w:p w14:paraId="6A6D51A7" w14:textId="77777777" w:rsidR="00840DDD" w:rsidRDefault="00840DDD" w:rsidP="00840DDD">
      <w:pPr>
        <w:pStyle w:val="Code"/>
        <w:rPr>
          <w:highlight w:val="white"/>
          <w:lang w:val="sv-SE"/>
        </w:rPr>
      </w:pPr>
      <w:r>
        <w:rPr>
          <w:highlight w:val="white"/>
          <w:lang w:val="sv-SE"/>
        </w:rPr>
        <w:t xml:space="preserve">    optional_constant_integral_expression RIGHT_SQUARE {</w:t>
      </w:r>
    </w:p>
    <w:p w14:paraId="7EE26209" w14:textId="77777777" w:rsidR="00840DDD" w:rsidRDefault="00840DDD" w:rsidP="00840DDD">
      <w:pPr>
        <w:pStyle w:val="Code"/>
        <w:rPr>
          <w:highlight w:val="white"/>
          <w:lang w:val="sv-SE"/>
        </w:rPr>
      </w:pPr>
      <w:r>
        <w:rPr>
          <w:highlight w:val="white"/>
          <w:lang w:val="sv-SE"/>
        </w:rPr>
        <w:t xml:space="preserve">      $$ = MiddleCodeGenerator.ArrayType($1, $3);</w:t>
      </w:r>
    </w:p>
    <w:p w14:paraId="4DD7E276" w14:textId="77777777" w:rsidR="00840DDD" w:rsidRDefault="00840DDD" w:rsidP="00840DDD">
      <w:pPr>
        <w:pStyle w:val="Code"/>
        <w:rPr>
          <w:highlight w:val="white"/>
          <w:lang w:val="sv-SE"/>
        </w:rPr>
      </w:pPr>
      <w:r>
        <w:rPr>
          <w:highlight w:val="white"/>
          <w:lang w:val="sv-SE"/>
        </w:rPr>
        <w:t xml:space="preserve">    }</w:t>
      </w:r>
    </w:p>
    <w:p w14:paraId="3685F04F" w14:textId="77777777" w:rsidR="00454B7F" w:rsidRDefault="00840DDD" w:rsidP="00840DDD">
      <w:pPr>
        <w:pStyle w:val="Code"/>
        <w:rPr>
          <w:highlight w:val="white"/>
          <w:lang w:val="sv-SE"/>
        </w:rPr>
      </w:pPr>
      <w:r>
        <w:rPr>
          <w:highlight w:val="white"/>
          <w:lang w:val="sv-SE"/>
        </w:rPr>
        <w:t xml:space="preserve">  | direct_declarator</w:t>
      </w:r>
    </w:p>
    <w:p w14:paraId="6E17B7FC" w14:textId="45A77E7A" w:rsidR="00840DDD" w:rsidRDefault="00454B7F" w:rsidP="00840DDD">
      <w:pPr>
        <w:pStyle w:val="Code"/>
        <w:rPr>
          <w:highlight w:val="white"/>
          <w:lang w:val="sv-SE"/>
        </w:rPr>
      </w:pPr>
      <w:r>
        <w:rPr>
          <w:highlight w:val="white"/>
          <w:lang w:val="sv-SE"/>
        </w:rPr>
        <w:t xml:space="preserve">    </w:t>
      </w:r>
      <w:r w:rsidR="00840DDD">
        <w:rPr>
          <w:highlight w:val="white"/>
          <w:lang w:val="sv-SE"/>
        </w:rPr>
        <w:t>LEFT_PARENTHESIS parameter_ellipse_list RIGHT_PARENTHESIS</w:t>
      </w:r>
      <w:r>
        <w:rPr>
          <w:highlight w:val="white"/>
          <w:lang w:val="sv-SE"/>
        </w:rPr>
        <w:t xml:space="preserve"> </w:t>
      </w:r>
      <w:r w:rsidR="00840DDD">
        <w:rPr>
          <w:highlight w:val="white"/>
          <w:lang w:val="sv-SE"/>
        </w:rPr>
        <w:t>{</w:t>
      </w:r>
    </w:p>
    <w:p w14:paraId="1EFA26B3" w14:textId="77777777" w:rsidR="00840DDD" w:rsidRDefault="00840DDD" w:rsidP="00840DDD">
      <w:pPr>
        <w:pStyle w:val="Code"/>
        <w:rPr>
          <w:highlight w:val="white"/>
          <w:lang w:val="sv-SE"/>
        </w:rPr>
      </w:pPr>
      <w:r>
        <w:rPr>
          <w:highlight w:val="white"/>
          <w:lang w:val="sv-SE"/>
        </w:rPr>
        <w:t xml:space="preserve">      $$ = MiddleCodeGenerator.</w:t>
      </w:r>
    </w:p>
    <w:p w14:paraId="7DAB6715" w14:textId="77777777" w:rsidR="00840DDD" w:rsidRDefault="00840DDD" w:rsidP="00840DDD">
      <w:pPr>
        <w:pStyle w:val="Code"/>
        <w:rPr>
          <w:highlight w:val="white"/>
          <w:lang w:val="sv-SE"/>
        </w:rPr>
      </w:pPr>
      <w:r>
        <w:rPr>
          <w:highlight w:val="white"/>
          <w:lang w:val="sv-SE"/>
        </w:rPr>
        <w:t xml:space="preserve">           NewFunctionDeclaration($1, $3.First, $3.Second);</w:t>
      </w:r>
    </w:p>
    <w:p w14:paraId="339E8A77" w14:textId="77777777" w:rsidR="00840DDD" w:rsidRDefault="00840DDD" w:rsidP="00840DDD">
      <w:pPr>
        <w:pStyle w:val="Code"/>
        <w:rPr>
          <w:highlight w:val="white"/>
          <w:lang w:val="sv-SE"/>
        </w:rPr>
      </w:pPr>
      <w:r>
        <w:rPr>
          <w:highlight w:val="white"/>
          <w:lang w:val="sv-SE"/>
        </w:rPr>
        <w:t xml:space="preserve">    }</w:t>
      </w:r>
    </w:p>
    <w:p w14:paraId="6432B831" w14:textId="77777777" w:rsidR="00840DDD" w:rsidRDefault="00840DDD" w:rsidP="00840DDD">
      <w:pPr>
        <w:pStyle w:val="Code"/>
        <w:rPr>
          <w:highlight w:val="white"/>
          <w:lang w:val="sv-SE"/>
        </w:rPr>
      </w:pPr>
      <w:r>
        <w:rPr>
          <w:highlight w:val="white"/>
          <w:lang w:val="sv-SE"/>
        </w:rPr>
        <w:t xml:space="preserve">  | direct_declarator LEFT_PARENTHESIS</w:t>
      </w:r>
    </w:p>
    <w:p w14:paraId="08D11C27" w14:textId="3BB0F70B" w:rsidR="00840DDD" w:rsidRDefault="00840DDD" w:rsidP="00840DDD">
      <w:pPr>
        <w:pStyle w:val="Code"/>
        <w:rPr>
          <w:highlight w:val="white"/>
          <w:lang w:val="sv-SE"/>
        </w:rPr>
      </w:pPr>
      <w:r>
        <w:rPr>
          <w:highlight w:val="white"/>
          <w:lang w:val="sv-SE"/>
        </w:rPr>
        <w:t xml:space="preserve">   </w:t>
      </w:r>
      <w:r w:rsidR="0079291B">
        <w:rPr>
          <w:highlight w:val="white"/>
          <w:lang w:val="sv-SE"/>
        </w:rPr>
        <w:t xml:space="preserve"> </w:t>
      </w:r>
      <w:r>
        <w:rPr>
          <w:highlight w:val="white"/>
          <w:lang w:val="sv-SE"/>
        </w:rPr>
        <w:t>optional_name_list RIGHT_PARENTHESIS {</w:t>
      </w:r>
    </w:p>
    <w:p w14:paraId="5931AA4E" w14:textId="77777777" w:rsidR="00840DDD" w:rsidRDefault="00840DDD" w:rsidP="00840DDD">
      <w:pPr>
        <w:pStyle w:val="Code"/>
        <w:rPr>
          <w:highlight w:val="white"/>
          <w:lang w:val="sv-SE"/>
        </w:rPr>
      </w:pPr>
      <w:r>
        <w:rPr>
          <w:highlight w:val="white"/>
          <w:lang w:val="sv-SE"/>
        </w:rPr>
        <w:t xml:space="preserve">      $$ = MiddleCodeGenerator.OldFunctionDeclaration($1, $3);</w:t>
      </w:r>
    </w:p>
    <w:p w14:paraId="615F5DA2" w14:textId="77777777" w:rsidR="00840DDD" w:rsidRDefault="00840DDD" w:rsidP="00840DDD">
      <w:pPr>
        <w:pStyle w:val="Code"/>
        <w:rPr>
          <w:highlight w:val="white"/>
          <w:lang w:val="sv-SE"/>
        </w:rPr>
      </w:pPr>
      <w:r>
        <w:rPr>
          <w:highlight w:val="white"/>
          <w:lang w:val="sv-SE"/>
        </w:rPr>
        <w:t xml:space="preserve">    };</w:t>
      </w:r>
    </w:p>
    <w:p w14:paraId="2297EDE4" w14:textId="77777777" w:rsidR="00840DDD" w:rsidRDefault="00840DDD" w:rsidP="00840DDD">
      <w:pPr>
        <w:pStyle w:val="Code"/>
        <w:rPr>
          <w:highlight w:val="white"/>
          <w:lang w:val="sv-SE"/>
        </w:rPr>
      </w:pPr>
    </w:p>
    <w:p w14:paraId="398DF5BB" w14:textId="77777777" w:rsidR="00840DDD" w:rsidRDefault="00840DDD" w:rsidP="00840DDD">
      <w:pPr>
        <w:pStyle w:val="Code"/>
        <w:rPr>
          <w:highlight w:val="white"/>
          <w:lang w:val="sv-SE"/>
        </w:rPr>
      </w:pPr>
      <w:r>
        <w:rPr>
          <w:highlight w:val="white"/>
          <w:lang w:val="sv-SE"/>
        </w:rPr>
        <w:t>optional_parameter_ellipse_list:</w:t>
      </w:r>
    </w:p>
    <w:p w14:paraId="1618DFBA" w14:textId="77777777" w:rsidR="00840DDD" w:rsidRDefault="00840DDD" w:rsidP="00840DDD">
      <w:pPr>
        <w:pStyle w:val="Code"/>
        <w:rPr>
          <w:highlight w:val="white"/>
          <w:lang w:val="sv-SE"/>
        </w:rPr>
      </w:pPr>
      <w:r>
        <w:rPr>
          <w:highlight w:val="white"/>
          <w:lang w:val="sv-SE"/>
        </w:rPr>
        <w:t xml:space="preserve">    /* Empty */            { $$ = null; }</w:t>
      </w:r>
    </w:p>
    <w:p w14:paraId="534B9F69" w14:textId="77777777" w:rsidR="00840DDD" w:rsidRDefault="00840DDD" w:rsidP="00840DDD">
      <w:pPr>
        <w:pStyle w:val="Code"/>
        <w:rPr>
          <w:highlight w:val="white"/>
          <w:lang w:val="sv-SE"/>
        </w:rPr>
      </w:pPr>
      <w:r>
        <w:rPr>
          <w:highlight w:val="white"/>
          <w:lang w:val="sv-SE"/>
        </w:rPr>
        <w:t xml:space="preserve">  | parameter_ellipse_list { $$ = $1;   };</w:t>
      </w:r>
    </w:p>
    <w:p w14:paraId="172F6BDE" w14:textId="77777777" w:rsidR="00840DDD" w:rsidRDefault="00840DDD" w:rsidP="00840DDD">
      <w:pPr>
        <w:pStyle w:val="Code"/>
        <w:rPr>
          <w:highlight w:val="white"/>
          <w:lang w:val="sv-SE"/>
        </w:rPr>
      </w:pPr>
      <w:r>
        <w:rPr>
          <w:highlight w:val="white"/>
          <w:lang w:val="sv-SE"/>
        </w:rPr>
        <w:t xml:space="preserve">    </w:t>
      </w:r>
    </w:p>
    <w:p w14:paraId="1149ECA2" w14:textId="77777777" w:rsidR="00840DDD" w:rsidRDefault="00840DDD" w:rsidP="00840DDD">
      <w:pPr>
        <w:pStyle w:val="Code"/>
        <w:rPr>
          <w:highlight w:val="white"/>
          <w:lang w:val="sv-SE"/>
        </w:rPr>
      </w:pPr>
      <w:r>
        <w:rPr>
          <w:highlight w:val="white"/>
          <w:lang w:val="sv-SE"/>
        </w:rPr>
        <w:t>parameter_ellipse_list:</w:t>
      </w:r>
    </w:p>
    <w:p w14:paraId="5C07B32E" w14:textId="77777777" w:rsidR="00840DDD" w:rsidRDefault="00840DDD" w:rsidP="00840DDD">
      <w:pPr>
        <w:pStyle w:val="Code"/>
        <w:rPr>
          <w:highlight w:val="white"/>
          <w:lang w:val="sv-SE"/>
        </w:rPr>
      </w:pPr>
      <w:r>
        <w:rPr>
          <w:highlight w:val="white"/>
          <w:lang w:val="sv-SE"/>
        </w:rPr>
        <w:t xml:space="preserve">    parameter_list {</w:t>
      </w:r>
    </w:p>
    <w:p w14:paraId="2E71CB9F" w14:textId="77777777" w:rsidR="00840DDD" w:rsidRDefault="00840DDD" w:rsidP="00840DDD">
      <w:pPr>
        <w:pStyle w:val="Code"/>
        <w:rPr>
          <w:highlight w:val="white"/>
          <w:lang w:val="sv-SE"/>
        </w:rPr>
      </w:pPr>
      <w:r>
        <w:rPr>
          <w:highlight w:val="white"/>
          <w:lang w:val="sv-SE"/>
        </w:rPr>
        <w:t xml:space="preserve">      $$ = new Pair&lt;List&lt;Pair&lt;string,Symbol&gt;&gt;,Boolean&gt;($1, false);</w:t>
      </w:r>
    </w:p>
    <w:p w14:paraId="5E9D596B" w14:textId="77777777" w:rsidR="00840DDD" w:rsidRDefault="00840DDD" w:rsidP="00840DDD">
      <w:pPr>
        <w:pStyle w:val="Code"/>
        <w:rPr>
          <w:highlight w:val="white"/>
          <w:lang w:val="sv-SE"/>
        </w:rPr>
      </w:pPr>
      <w:r>
        <w:rPr>
          <w:highlight w:val="white"/>
          <w:lang w:val="sv-SE"/>
        </w:rPr>
        <w:t xml:space="preserve">    }</w:t>
      </w:r>
    </w:p>
    <w:p w14:paraId="557C42B9" w14:textId="77777777" w:rsidR="00840DDD" w:rsidRDefault="00840DDD" w:rsidP="00840DDD">
      <w:pPr>
        <w:pStyle w:val="Code"/>
        <w:rPr>
          <w:highlight w:val="white"/>
          <w:lang w:val="sv-SE"/>
        </w:rPr>
      </w:pPr>
      <w:r>
        <w:rPr>
          <w:highlight w:val="white"/>
          <w:lang w:val="sv-SE"/>
        </w:rPr>
        <w:t xml:space="preserve">  | parameter_list COMMA ELLIPSE {</w:t>
      </w:r>
    </w:p>
    <w:p w14:paraId="1B189FC8" w14:textId="77777777" w:rsidR="00840DDD" w:rsidRDefault="00840DDD" w:rsidP="00840DDD">
      <w:pPr>
        <w:pStyle w:val="Code"/>
        <w:rPr>
          <w:highlight w:val="white"/>
          <w:lang w:val="sv-SE"/>
        </w:rPr>
      </w:pPr>
      <w:r>
        <w:rPr>
          <w:highlight w:val="white"/>
          <w:lang w:val="sv-SE"/>
        </w:rPr>
        <w:t xml:space="preserve">      $$ = new Pair&lt;List&lt;Pair&lt;string,Symbol&gt;&gt;,Boolean&gt;($1, true);</w:t>
      </w:r>
    </w:p>
    <w:p w14:paraId="1AB676B4" w14:textId="77777777" w:rsidR="00840DDD" w:rsidRDefault="00840DDD" w:rsidP="00840DDD">
      <w:pPr>
        <w:pStyle w:val="Code"/>
        <w:rPr>
          <w:highlight w:val="white"/>
          <w:lang w:val="sv-SE"/>
        </w:rPr>
      </w:pPr>
      <w:r>
        <w:rPr>
          <w:highlight w:val="white"/>
          <w:lang w:val="sv-SE"/>
        </w:rPr>
        <w:t xml:space="preserve">    };</w:t>
      </w:r>
    </w:p>
    <w:p w14:paraId="64F48FF6" w14:textId="77777777" w:rsidR="00840DDD" w:rsidRDefault="00840DDD" w:rsidP="00840DDD">
      <w:pPr>
        <w:pStyle w:val="Code"/>
        <w:rPr>
          <w:highlight w:val="white"/>
          <w:lang w:val="sv-SE"/>
        </w:rPr>
      </w:pPr>
    </w:p>
    <w:p w14:paraId="1543AF87" w14:textId="77777777" w:rsidR="00840DDD" w:rsidRDefault="00840DDD" w:rsidP="00840DDD">
      <w:pPr>
        <w:pStyle w:val="Code"/>
        <w:rPr>
          <w:highlight w:val="white"/>
          <w:lang w:val="sv-SE"/>
        </w:rPr>
      </w:pPr>
      <w:r>
        <w:rPr>
          <w:highlight w:val="white"/>
          <w:lang w:val="sv-SE"/>
        </w:rPr>
        <w:t>parameter_list:</w:t>
      </w:r>
    </w:p>
    <w:p w14:paraId="60B19BBE" w14:textId="77777777" w:rsidR="00840DDD" w:rsidRDefault="00840DDD" w:rsidP="00840DDD">
      <w:pPr>
        <w:pStyle w:val="Code"/>
        <w:rPr>
          <w:highlight w:val="white"/>
          <w:lang w:val="sv-SE"/>
        </w:rPr>
      </w:pPr>
      <w:r>
        <w:rPr>
          <w:highlight w:val="white"/>
          <w:lang w:val="sv-SE"/>
        </w:rPr>
        <w:t xml:space="preserve">    { ++CallDepth; }</w:t>
      </w:r>
    </w:p>
    <w:p w14:paraId="18B0AFBA" w14:textId="77777777" w:rsidR="00840DDD" w:rsidRDefault="00840DDD" w:rsidP="00840DDD">
      <w:pPr>
        <w:pStyle w:val="Code"/>
        <w:rPr>
          <w:highlight w:val="white"/>
          <w:lang w:val="sv-SE"/>
        </w:rPr>
      </w:pPr>
      <w:r>
        <w:rPr>
          <w:highlight w:val="white"/>
          <w:lang w:val="sv-SE"/>
        </w:rPr>
        <w:t xml:space="preserve">    parameter_declaration {</w:t>
      </w:r>
    </w:p>
    <w:p w14:paraId="4D523508" w14:textId="77777777" w:rsidR="00840DDD" w:rsidRDefault="00840DDD" w:rsidP="00840DDD">
      <w:pPr>
        <w:pStyle w:val="Code"/>
        <w:rPr>
          <w:highlight w:val="white"/>
          <w:lang w:val="sv-SE"/>
        </w:rPr>
      </w:pPr>
      <w:r>
        <w:rPr>
          <w:highlight w:val="white"/>
          <w:lang w:val="sv-SE"/>
        </w:rPr>
        <w:t xml:space="preserve">      --CallDepth;</w:t>
      </w:r>
    </w:p>
    <w:p w14:paraId="65C9522A" w14:textId="77777777" w:rsidR="00840DDD" w:rsidRDefault="00840DDD" w:rsidP="00840DDD">
      <w:pPr>
        <w:pStyle w:val="Code"/>
        <w:rPr>
          <w:highlight w:val="white"/>
          <w:lang w:val="sv-SE"/>
        </w:rPr>
      </w:pPr>
      <w:r>
        <w:rPr>
          <w:highlight w:val="white"/>
          <w:lang w:val="sv-SE"/>
        </w:rPr>
        <w:t xml:space="preserve">      $$ = new List&lt;Pair&lt;string,Symbol&gt;&gt;();</w:t>
      </w:r>
    </w:p>
    <w:p w14:paraId="7762026D" w14:textId="77777777" w:rsidR="00840DDD" w:rsidRDefault="00840DDD" w:rsidP="00840DDD">
      <w:pPr>
        <w:pStyle w:val="Code"/>
        <w:rPr>
          <w:highlight w:val="white"/>
          <w:lang w:val="sv-SE"/>
        </w:rPr>
      </w:pPr>
      <w:r>
        <w:rPr>
          <w:highlight w:val="white"/>
          <w:lang w:val="sv-SE"/>
        </w:rPr>
        <w:t xml:space="preserve">      $$.Add($2);</w:t>
      </w:r>
    </w:p>
    <w:p w14:paraId="06040264" w14:textId="77777777" w:rsidR="00840DDD" w:rsidRDefault="00840DDD" w:rsidP="00840DDD">
      <w:pPr>
        <w:pStyle w:val="Code"/>
        <w:rPr>
          <w:highlight w:val="white"/>
          <w:lang w:val="sv-SE"/>
        </w:rPr>
      </w:pPr>
      <w:r>
        <w:rPr>
          <w:highlight w:val="white"/>
          <w:lang w:val="sv-SE"/>
        </w:rPr>
        <w:t xml:space="preserve">    }</w:t>
      </w:r>
    </w:p>
    <w:p w14:paraId="62DC744B" w14:textId="77777777" w:rsidR="00840DDD" w:rsidRDefault="00840DDD" w:rsidP="00840DDD">
      <w:pPr>
        <w:pStyle w:val="Code"/>
        <w:rPr>
          <w:highlight w:val="white"/>
          <w:lang w:val="sv-SE"/>
        </w:rPr>
      </w:pPr>
      <w:r>
        <w:rPr>
          <w:highlight w:val="white"/>
          <w:lang w:val="sv-SE"/>
        </w:rPr>
        <w:t xml:space="preserve">  | parameter_list COMMA {</w:t>
      </w:r>
    </w:p>
    <w:p w14:paraId="3E664367" w14:textId="77777777" w:rsidR="00840DDD" w:rsidRDefault="00840DDD" w:rsidP="00840DDD">
      <w:pPr>
        <w:pStyle w:val="Code"/>
        <w:rPr>
          <w:highlight w:val="white"/>
          <w:lang w:val="sv-SE"/>
        </w:rPr>
      </w:pPr>
      <w:r>
        <w:rPr>
          <w:highlight w:val="white"/>
          <w:lang w:val="sv-SE"/>
        </w:rPr>
        <w:t xml:space="preserve">      ++CallDepth;</w:t>
      </w:r>
    </w:p>
    <w:p w14:paraId="74349E4E" w14:textId="77777777" w:rsidR="00840DDD" w:rsidRDefault="00840DDD" w:rsidP="00840DDD">
      <w:pPr>
        <w:pStyle w:val="Code"/>
        <w:rPr>
          <w:highlight w:val="white"/>
          <w:lang w:val="sv-SE"/>
        </w:rPr>
      </w:pPr>
      <w:r>
        <w:rPr>
          <w:highlight w:val="white"/>
          <w:lang w:val="sv-SE"/>
        </w:rPr>
        <w:t xml:space="preserve">    }</w:t>
      </w:r>
    </w:p>
    <w:p w14:paraId="21AA1903" w14:textId="77777777" w:rsidR="00840DDD" w:rsidRDefault="00840DDD" w:rsidP="00840DDD">
      <w:pPr>
        <w:pStyle w:val="Code"/>
        <w:rPr>
          <w:highlight w:val="white"/>
          <w:lang w:val="sv-SE"/>
        </w:rPr>
      </w:pPr>
      <w:r>
        <w:rPr>
          <w:highlight w:val="white"/>
          <w:lang w:val="sv-SE"/>
        </w:rPr>
        <w:t xml:space="preserve">    parameter_declaration {</w:t>
      </w:r>
    </w:p>
    <w:p w14:paraId="158E598A" w14:textId="77777777" w:rsidR="00840DDD" w:rsidRDefault="00840DDD" w:rsidP="00840DDD">
      <w:pPr>
        <w:pStyle w:val="Code"/>
        <w:rPr>
          <w:highlight w:val="white"/>
          <w:lang w:val="sv-SE"/>
        </w:rPr>
      </w:pPr>
      <w:r>
        <w:rPr>
          <w:highlight w:val="white"/>
          <w:lang w:val="sv-SE"/>
        </w:rPr>
        <w:t xml:space="preserve">      --CallDepth;</w:t>
      </w:r>
    </w:p>
    <w:p w14:paraId="110DC79F" w14:textId="77777777" w:rsidR="00840DDD" w:rsidRDefault="00840DDD" w:rsidP="00840DDD">
      <w:pPr>
        <w:pStyle w:val="Code"/>
        <w:rPr>
          <w:highlight w:val="white"/>
          <w:lang w:val="sv-SE"/>
        </w:rPr>
      </w:pPr>
      <w:r>
        <w:rPr>
          <w:highlight w:val="white"/>
          <w:lang w:val="sv-SE"/>
        </w:rPr>
        <w:lastRenderedPageBreak/>
        <w:t xml:space="preserve">      $1.Add($4);</w:t>
      </w:r>
    </w:p>
    <w:p w14:paraId="58AFD2FC" w14:textId="77777777" w:rsidR="00840DDD" w:rsidRDefault="00840DDD" w:rsidP="00840DDD">
      <w:pPr>
        <w:pStyle w:val="Code"/>
        <w:rPr>
          <w:highlight w:val="white"/>
          <w:lang w:val="sv-SE"/>
        </w:rPr>
      </w:pPr>
      <w:r>
        <w:rPr>
          <w:highlight w:val="white"/>
          <w:lang w:val="sv-SE"/>
        </w:rPr>
        <w:t xml:space="preserve">      $$ = $1;</w:t>
      </w:r>
    </w:p>
    <w:p w14:paraId="6C3DFE89" w14:textId="77777777" w:rsidR="00840DDD" w:rsidRDefault="00840DDD" w:rsidP="00840DDD">
      <w:pPr>
        <w:pStyle w:val="Code"/>
        <w:rPr>
          <w:highlight w:val="white"/>
          <w:lang w:val="sv-SE"/>
        </w:rPr>
      </w:pPr>
      <w:r>
        <w:rPr>
          <w:highlight w:val="white"/>
          <w:lang w:val="sv-SE"/>
        </w:rPr>
        <w:t xml:space="preserve">    };</w:t>
      </w:r>
    </w:p>
    <w:p w14:paraId="215ACAAD" w14:textId="77777777" w:rsidR="00840DDD" w:rsidRDefault="00840DDD" w:rsidP="00840DDD">
      <w:pPr>
        <w:pStyle w:val="Code"/>
        <w:rPr>
          <w:highlight w:val="white"/>
          <w:lang w:val="sv-SE"/>
        </w:rPr>
      </w:pPr>
    </w:p>
    <w:p w14:paraId="331E20E5" w14:textId="77777777" w:rsidR="00840DDD" w:rsidRPr="00840DDD" w:rsidRDefault="00840DDD" w:rsidP="00840DDD">
      <w:pPr>
        <w:pStyle w:val="Code"/>
        <w:rPr>
          <w:highlight w:val="white"/>
        </w:rPr>
      </w:pPr>
      <w:r w:rsidRPr="00840DDD">
        <w:rPr>
          <w:highlight w:val="white"/>
        </w:rPr>
        <w:t>parameter_declaration:</w:t>
      </w:r>
    </w:p>
    <w:p w14:paraId="25E0C710" w14:textId="77777777" w:rsidR="00840DDD" w:rsidRPr="00840DDD" w:rsidRDefault="00840DDD" w:rsidP="00840DDD">
      <w:pPr>
        <w:pStyle w:val="Code"/>
        <w:rPr>
          <w:highlight w:val="white"/>
        </w:rPr>
      </w:pPr>
      <w:r w:rsidRPr="00840DDD">
        <w:rPr>
          <w:highlight w:val="white"/>
        </w:rPr>
        <w:t xml:space="preserve">    declaration_specifier_list {</w:t>
      </w:r>
    </w:p>
    <w:p w14:paraId="3B416A6F" w14:textId="77777777" w:rsidR="00840DDD" w:rsidRPr="00840DDD" w:rsidRDefault="00840DDD" w:rsidP="00840DDD">
      <w:pPr>
        <w:pStyle w:val="Code"/>
        <w:rPr>
          <w:highlight w:val="white"/>
        </w:rPr>
      </w:pPr>
      <w:r w:rsidRPr="00840DDD">
        <w:rPr>
          <w:highlight w:val="white"/>
        </w:rPr>
        <w:t xml:space="preserve">      $$ = MiddleCodeGenerator.Parameter(Specifier.SpecifierList($1), null);</w:t>
      </w:r>
    </w:p>
    <w:p w14:paraId="579CF1F3" w14:textId="77777777" w:rsidR="00840DDD" w:rsidRPr="00840DDD" w:rsidRDefault="00840DDD" w:rsidP="00840DDD">
      <w:pPr>
        <w:pStyle w:val="Code"/>
        <w:rPr>
          <w:highlight w:val="white"/>
        </w:rPr>
      </w:pPr>
      <w:r w:rsidRPr="00840DDD">
        <w:rPr>
          <w:highlight w:val="white"/>
        </w:rPr>
        <w:t xml:space="preserve">    }</w:t>
      </w:r>
    </w:p>
    <w:p w14:paraId="3AFAD803" w14:textId="77777777" w:rsidR="00840DDD" w:rsidRPr="00840DDD" w:rsidRDefault="00840DDD" w:rsidP="00840DDD">
      <w:pPr>
        <w:pStyle w:val="Code"/>
        <w:rPr>
          <w:highlight w:val="white"/>
        </w:rPr>
      </w:pPr>
      <w:r w:rsidRPr="00840DDD">
        <w:rPr>
          <w:highlight w:val="white"/>
        </w:rPr>
        <w:t xml:space="preserve">  | declaration_specifier_list_x declarator {</w:t>
      </w:r>
    </w:p>
    <w:p w14:paraId="443DB1AC"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0DD5F15F" w14:textId="77777777" w:rsidR="00840DDD" w:rsidRPr="00840DDD" w:rsidRDefault="00840DDD" w:rsidP="00840DDD">
      <w:pPr>
        <w:pStyle w:val="Code"/>
        <w:rPr>
          <w:highlight w:val="white"/>
        </w:rPr>
      </w:pPr>
      <w:r w:rsidRPr="00840DDD">
        <w:rPr>
          <w:highlight w:val="white"/>
        </w:rPr>
        <w:t xml:space="preserve">    }</w:t>
      </w:r>
    </w:p>
    <w:p w14:paraId="639993D7" w14:textId="77777777" w:rsidR="00840DDD" w:rsidRPr="00840DDD" w:rsidRDefault="00840DDD" w:rsidP="00840DDD">
      <w:pPr>
        <w:pStyle w:val="Code"/>
        <w:rPr>
          <w:highlight w:val="white"/>
        </w:rPr>
      </w:pPr>
      <w:r w:rsidRPr="00840DDD">
        <w:rPr>
          <w:highlight w:val="white"/>
        </w:rPr>
        <w:t xml:space="preserve">  | declaration_specifier_list_x abstract_declarator {</w:t>
      </w:r>
    </w:p>
    <w:p w14:paraId="15C98024"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6E45A12B" w14:textId="77777777" w:rsidR="00840DDD" w:rsidRPr="00840DDD" w:rsidRDefault="00840DDD" w:rsidP="00840DDD">
      <w:pPr>
        <w:pStyle w:val="Code"/>
        <w:rPr>
          <w:highlight w:val="white"/>
        </w:rPr>
      </w:pPr>
      <w:r w:rsidRPr="00840DDD">
        <w:rPr>
          <w:highlight w:val="white"/>
        </w:rPr>
        <w:t xml:space="preserve">    };</w:t>
      </w:r>
    </w:p>
    <w:p w14:paraId="0044E264" w14:textId="77777777" w:rsidR="00840DDD" w:rsidRPr="00840DDD" w:rsidRDefault="00840DDD" w:rsidP="00840DDD">
      <w:pPr>
        <w:pStyle w:val="Code"/>
        <w:rPr>
          <w:highlight w:val="white"/>
        </w:rPr>
      </w:pPr>
    </w:p>
    <w:p w14:paraId="6DADBBDD" w14:textId="77777777" w:rsidR="00840DDD" w:rsidRPr="00840DDD" w:rsidRDefault="00840DDD" w:rsidP="00840DDD">
      <w:pPr>
        <w:pStyle w:val="Code"/>
        <w:rPr>
          <w:highlight w:val="white"/>
        </w:rPr>
      </w:pPr>
      <w:r w:rsidRPr="00840DDD">
        <w:rPr>
          <w:highlight w:val="white"/>
        </w:rPr>
        <w:t>optional_name_list:</w:t>
      </w:r>
    </w:p>
    <w:p w14:paraId="3D0D0D90" w14:textId="77777777" w:rsidR="00840DDD" w:rsidRPr="00840DDD" w:rsidRDefault="00840DDD" w:rsidP="00840DDD">
      <w:pPr>
        <w:pStyle w:val="Code"/>
        <w:rPr>
          <w:highlight w:val="white"/>
        </w:rPr>
      </w:pPr>
      <w:r w:rsidRPr="00840DDD">
        <w:rPr>
          <w:highlight w:val="white"/>
        </w:rPr>
        <w:t xml:space="preserve">    /* Empty */ { $$ = new List&lt;string&gt;(); }</w:t>
      </w:r>
    </w:p>
    <w:p w14:paraId="38CE3457" w14:textId="77777777" w:rsidR="00840DDD" w:rsidRPr="00840DDD" w:rsidRDefault="00840DDD" w:rsidP="00840DDD">
      <w:pPr>
        <w:pStyle w:val="Code"/>
        <w:rPr>
          <w:highlight w:val="white"/>
        </w:rPr>
      </w:pPr>
      <w:r w:rsidRPr="00840DDD">
        <w:rPr>
          <w:highlight w:val="white"/>
        </w:rPr>
        <w:t xml:space="preserve">  | name_list   { $$ = $1;                 };</w:t>
      </w:r>
    </w:p>
    <w:p w14:paraId="59BABE14" w14:textId="77777777" w:rsidR="00840DDD" w:rsidRPr="00840DDD" w:rsidRDefault="00840DDD" w:rsidP="00840DDD">
      <w:pPr>
        <w:pStyle w:val="Code"/>
        <w:rPr>
          <w:highlight w:val="white"/>
        </w:rPr>
      </w:pPr>
    </w:p>
    <w:p w14:paraId="6C1AE240" w14:textId="77777777" w:rsidR="00840DDD" w:rsidRPr="00840DDD" w:rsidRDefault="00840DDD" w:rsidP="00840DDD">
      <w:pPr>
        <w:pStyle w:val="Code"/>
        <w:rPr>
          <w:highlight w:val="white"/>
        </w:rPr>
      </w:pPr>
      <w:r w:rsidRPr="00840DDD">
        <w:rPr>
          <w:highlight w:val="white"/>
        </w:rPr>
        <w:t>name_list:</w:t>
      </w:r>
    </w:p>
    <w:p w14:paraId="5E669B0C" w14:textId="77777777" w:rsidR="00840DDD" w:rsidRPr="00840DDD" w:rsidRDefault="00840DDD" w:rsidP="00840DDD">
      <w:pPr>
        <w:pStyle w:val="Code"/>
        <w:rPr>
          <w:highlight w:val="white"/>
        </w:rPr>
      </w:pPr>
      <w:r w:rsidRPr="00840DDD">
        <w:rPr>
          <w:highlight w:val="white"/>
        </w:rPr>
        <w:t xml:space="preserve">    NAME {</w:t>
      </w:r>
    </w:p>
    <w:p w14:paraId="2157077C" w14:textId="77777777" w:rsidR="00840DDD" w:rsidRPr="00840DDD" w:rsidRDefault="00840DDD" w:rsidP="00840DDD">
      <w:pPr>
        <w:pStyle w:val="Code"/>
        <w:rPr>
          <w:highlight w:val="white"/>
        </w:rPr>
      </w:pPr>
      <w:r w:rsidRPr="00840DDD">
        <w:rPr>
          <w:highlight w:val="white"/>
        </w:rPr>
        <w:t xml:space="preserve">      $$ = new List&lt;string&gt;();</w:t>
      </w:r>
    </w:p>
    <w:p w14:paraId="22C6D7A5" w14:textId="77777777" w:rsidR="00840DDD" w:rsidRPr="00840DDD" w:rsidRDefault="00840DDD" w:rsidP="00840DDD">
      <w:pPr>
        <w:pStyle w:val="Code"/>
        <w:rPr>
          <w:highlight w:val="white"/>
        </w:rPr>
      </w:pPr>
      <w:r w:rsidRPr="00840DDD">
        <w:rPr>
          <w:highlight w:val="white"/>
        </w:rPr>
        <w:t xml:space="preserve">      $$.Add($1);</w:t>
      </w:r>
    </w:p>
    <w:p w14:paraId="414BA63D" w14:textId="77777777" w:rsidR="00840DDD" w:rsidRPr="00840DDD" w:rsidRDefault="00840DDD" w:rsidP="00840DDD">
      <w:pPr>
        <w:pStyle w:val="Code"/>
        <w:rPr>
          <w:highlight w:val="white"/>
        </w:rPr>
      </w:pPr>
      <w:r w:rsidRPr="00840DDD">
        <w:rPr>
          <w:highlight w:val="white"/>
        </w:rPr>
        <w:t xml:space="preserve">    }</w:t>
      </w:r>
    </w:p>
    <w:p w14:paraId="0E354F13" w14:textId="77777777" w:rsidR="00840DDD" w:rsidRPr="00840DDD" w:rsidRDefault="00840DDD" w:rsidP="00840DDD">
      <w:pPr>
        <w:pStyle w:val="Code"/>
        <w:rPr>
          <w:highlight w:val="white"/>
        </w:rPr>
      </w:pPr>
      <w:r w:rsidRPr="00840DDD">
        <w:rPr>
          <w:highlight w:val="white"/>
        </w:rPr>
        <w:t xml:space="preserve">  | name_list COMMA NAME {</w:t>
      </w:r>
    </w:p>
    <w:p w14:paraId="2E27485F" w14:textId="77777777" w:rsidR="00840DDD" w:rsidRPr="00840DDD" w:rsidRDefault="00840DDD" w:rsidP="00840DDD">
      <w:pPr>
        <w:pStyle w:val="Code"/>
        <w:rPr>
          <w:highlight w:val="white"/>
        </w:rPr>
      </w:pPr>
      <w:r w:rsidRPr="00840DDD">
        <w:rPr>
          <w:highlight w:val="white"/>
        </w:rPr>
        <w:t xml:space="preserve">      $1.Add($3); </w:t>
      </w:r>
    </w:p>
    <w:p w14:paraId="34102E64" w14:textId="77777777" w:rsidR="00840DDD" w:rsidRPr="00840DDD" w:rsidRDefault="00840DDD" w:rsidP="00840DDD">
      <w:pPr>
        <w:pStyle w:val="Code"/>
        <w:rPr>
          <w:highlight w:val="white"/>
        </w:rPr>
      </w:pPr>
      <w:r w:rsidRPr="00840DDD">
        <w:rPr>
          <w:highlight w:val="white"/>
        </w:rPr>
        <w:t xml:space="preserve">      $$ = $1;</w:t>
      </w:r>
    </w:p>
    <w:p w14:paraId="6BD08FE9" w14:textId="50A45AE6" w:rsidR="00840DDD" w:rsidRDefault="00840DDD" w:rsidP="00840DDD">
      <w:pPr>
        <w:pStyle w:val="Code"/>
        <w:rPr>
          <w:highlight w:val="white"/>
        </w:rPr>
      </w:pPr>
      <w:r w:rsidRPr="00840DDD">
        <w:rPr>
          <w:highlight w:val="white"/>
        </w:rPr>
        <w:t xml:space="preserve">    };</w:t>
      </w:r>
    </w:p>
    <w:p w14:paraId="4C401993" w14:textId="2D8FBAFB" w:rsidR="002300F1" w:rsidRPr="00840DDD" w:rsidRDefault="00C37108" w:rsidP="002300F1">
      <w:pPr>
        <w:pStyle w:val="Rubrik4"/>
        <w:rPr>
          <w:highlight w:val="white"/>
        </w:rPr>
      </w:pPr>
      <w:r>
        <w:rPr>
          <w:highlight w:val="white"/>
        </w:rPr>
        <w:t>Initialization</w:t>
      </w:r>
    </w:p>
    <w:p w14:paraId="3B2DD8D4" w14:textId="0C9F0333" w:rsidR="00840DDD" w:rsidRPr="00840DDD" w:rsidRDefault="0083682E" w:rsidP="00AB1275">
      <w:pPr>
        <w:rPr>
          <w:highlight w:val="white"/>
        </w:rPr>
      </w:pPr>
      <w:r>
        <w:rPr>
          <w:highlight w:val="white"/>
        </w:rPr>
        <w:t xml:space="preserve">The </w:t>
      </w:r>
      <w:r w:rsidR="002F35C1">
        <w:rPr>
          <w:highlight w:val="white"/>
        </w:rPr>
        <w:t>initializer</w:t>
      </w:r>
      <w:r>
        <w:rPr>
          <w:highlight w:val="white"/>
        </w:rPr>
        <w:t xml:space="preserve"> can be either an expression</w:t>
      </w:r>
      <w:r w:rsidR="00C07F1C">
        <w:rPr>
          <w:highlight w:val="white"/>
        </w:rPr>
        <w:t xml:space="preserve"> or a block</w:t>
      </w:r>
      <w:r>
        <w:rPr>
          <w:highlight w:val="white"/>
        </w:rPr>
        <w:t xml:space="preserve">. The assignment expression makes sure that the expression cannot </w:t>
      </w:r>
      <w:r w:rsidR="00AB1275">
        <w:rPr>
          <w:highlight w:val="white"/>
        </w:rPr>
        <w:t>hold assignment or comma.</w:t>
      </w:r>
    </w:p>
    <w:p w14:paraId="68E4082B" w14:textId="7F6683FE" w:rsidR="00840DDD" w:rsidRDefault="002F35C1" w:rsidP="00840DDD">
      <w:pPr>
        <w:pStyle w:val="Code"/>
        <w:rPr>
          <w:highlight w:val="white"/>
          <w:lang w:val="sv-SE"/>
        </w:rPr>
      </w:pPr>
      <w:r>
        <w:rPr>
          <w:highlight w:val="white"/>
          <w:lang w:val="sv-SE"/>
        </w:rPr>
        <w:t>initializer</w:t>
      </w:r>
      <w:r w:rsidR="00840DDD">
        <w:rPr>
          <w:highlight w:val="white"/>
          <w:lang w:val="sv-SE"/>
        </w:rPr>
        <w:t>:</w:t>
      </w:r>
    </w:p>
    <w:p w14:paraId="0F1A3A95" w14:textId="77777777" w:rsidR="00840DDD" w:rsidRDefault="00840DDD" w:rsidP="00840DDD">
      <w:pPr>
        <w:pStyle w:val="Code"/>
        <w:rPr>
          <w:highlight w:val="white"/>
          <w:lang w:val="sv-SE"/>
        </w:rPr>
      </w:pPr>
      <w:r>
        <w:rPr>
          <w:highlight w:val="white"/>
          <w:lang w:val="sv-SE"/>
        </w:rPr>
        <w:t xml:space="preserve">    assignment_expression {</w:t>
      </w:r>
    </w:p>
    <w:p w14:paraId="7C461B40" w14:textId="77777777" w:rsidR="00840DDD" w:rsidRDefault="00840DDD" w:rsidP="00840DDD">
      <w:pPr>
        <w:pStyle w:val="Code"/>
        <w:rPr>
          <w:highlight w:val="white"/>
          <w:lang w:val="sv-SE"/>
        </w:rPr>
      </w:pPr>
      <w:r>
        <w:rPr>
          <w:highlight w:val="white"/>
          <w:lang w:val="sv-SE"/>
        </w:rPr>
        <w:t xml:space="preserve">      $$ = $1;</w:t>
      </w:r>
    </w:p>
    <w:p w14:paraId="28905E23" w14:textId="0B2BF7BD" w:rsidR="00840DDD" w:rsidRDefault="00840DDD" w:rsidP="00840DDD">
      <w:pPr>
        <w:pStyle w:val="Code"/>
        <w:rPr>
          <w:highlight w:val="white"/>
          <w:lang w:val="sv-SE"/>
        </w:rPr>
      </w:pPr>
      <w:r>
        <w:rPr>
          <w:highlight w:val="white"/>
          <w:lang w:val="sv-SE"/>
        </w:rPr>
        <w:t xml:space="preserve">    }</w:t>
      </w:r>
    </w:p>
    <w:p w14:paraId="30CBD0B9" w14:textId="0E0B6C9F" w:rsidR="00553ACA" w:rsidRDefault="00553ACA" w:rsidP="00553ACA">
      <w:pPr>
        <w:rPr>
          <w:highlight w:val="white"/>
          <w:lang w:val="sv-SE"/>
        </w:rPr>
      </w:pPr>
      <w:r>
        <w:rPr>
          <w:highlight w:val="white"/>
          <w:lang w:val="sv-SE"/>
        </w:rPr>
        <w:t xml:space="preserve">The block </w:t>
      </w:r>
      <w:r w:rsidR="00272FE8">
        <w:rPr>
          <w:highlight w:val="white"/>
          <w:lang w:val="sv-SE"/>
        </w:rPr>
        <w:t>hold</w:t>
      </w:r>
      <w:r w:rsidR="00D216EE">
        <w:rPr>
          <w:highlight w:val="white"/>
          <w:lang w:val="sv-SE"/>
        </w:rPr>
        <w:t>s</w:t>
      </w:r>
      <w:r w:rsidR="00272FE8">
        <w:rPr>
          <w:highlight w:val="white"/>
          <w:lang w:val="sv-SE"/>
        </w:rPr>
        <w:t xml:space="preserve"> a list of </w:t>
      </w:r>
      <w:r w:rsidR="002F35C1">
        <w:rPr>
          <w:highlight w:val="white"/>
          <w:lang w:val="sv-SE"/>
        </w:rPr>
        <w:t>initializer</w:t>
      </w:r>
      <w:r w:rsidR="00272FE8">
        <w:rPr>
          <w:highlight w:val="white"/>
          <w:lang w:val="sv-SE"/>
        </w:rPr>
        <w:t xml:space="preserve">, which means that </w:t>
      </w:r>
      <w:r w:rsidR="002F35C1">
        <w:rPr>
          <w:highlight w:val="white"/>
          <w:lang w:val="sv-SE"/>
        </w:rPr>
        <w:t>initializer</w:t>
      </w:r>
      <w:r w:rsidR="00272FE8">
        <w:rPr>
          <w:highlight w:val="white"/>
          <w:lang w:val="sv-SE"/>
        </w:rPr>
        <w:t>alizer lists can be nested</w:t>
      </w:r>
      <w:r w:rsidR="001F2E9D">
        <w:rPr>
          <w:highlight w:val="white"/>
          <w:lang w:val="sv-SE"/>
        </w:rPr>
        <w:t xml:space="preserve">. But in the end there is always expressions in the </w:t>
      </w:r>
      <w:r w:rsidR="00F4217C">
        <w:rPr>
          <w:highlight w:val="white"/>
          <w:lang w:val="sv-SE"/>
        </w:rPr>
        <w:t>initialization</w:t>
      </w:r>
      <w:r w:rsidR="001F2E9D">
        <w:rPr>
          <w:highlight w:val="white"/>
          <w:lang w:val="sv-SE"/>
        </w:rPr>
        <w:t xml:space="preserve"> lists.</w:t>
      </w:r>
    </w:p>
    <w:p w14:paraId="4578302B" w14:textId="595F03FD" w:rsidR="00840DDD" w:rsidRDefault="00840DDD" w:rsidP="00840DDD">
      <w:pPr>
        <w:pStyle w:val="Code"/>
        <w:rPr>
          <w:highlight w:val="white"/>
          <w:lang w:val="sv-SE"/>
        </w:rPr>
      </w:pPr>
      <w:r>
        <w:rPr>
          <w:highlight w:val="white"/>
          <w:lang w:val="sv-SE"/>
        </w:rPr>
        <w:t xml:space="preserve">  | LEFT_BLOCK </w:t>
      </w:r>
      <w:r w:rsidR="002F35C1">
        <w:rPr>
          <w:highlight w:val="white"/>
          <w:lang w:val="sv-SE"/>
        </w:rPr>
        <w:t>initializer</w:t>
      </w:r>
      <w:r>
        <w:rPr>
          <w:highlight w:val="white"/>
          <w:lang w:val="sv-SE"/>
        </w:rPr>
        <w:t>_list optional_comma RIGHT_BLOCK {</w:t>
      </w:r>
    </w:p>
    <w:p w14:paraId="2EDCB817" w14:textId="77777777" w:rsidR="00840DDD" w:rsidRDefault="00840DDD" w:rsidP="00840DDD">
      <w:pPr>
        <w:pStyle w:val="Code"/>
        <w:rPr>
          <w:highlight w:val="white"/>
          <w:lang w:val="sv-SE"/>
        </w:rPr>
      </w:pPr>
      <w:r>
        <w:rPr>
          <w:highlight w:val="white"/>
          <w:lang w:val="sv-SE"/>
        </w:rPr>
        <w:t xml:space="preserve">      $$ = $2;</w:t>
      </w:r>
    </w:p>
    <w:p w14:paraId="648F155B" w14:textId="77777777" w:rsidR="00840DDD" w:rsidRDefault="00840DDD" w:rsidP="00840DDD">
      <w:pPr>
        <w:pStyle w:val="Code"/>
        <w:rPr>
          <w:highlight w:val="white"/>
          <w:lang w:val="sv-SE"/>
        </w:rPr>
      </w:pPr>
      <w:r>
        <w:rPr>
          <w:highlight w:val="white"/>
          <w:lang w:val="sv-SE"/>
        </w:rPr>
        <w:t xml:space="preserve">    };</w:t>
      </w:r>
    </w:p>
    <w:p w14:paraId="60333D71" w14:textId="77777777" w:rsidR="00840DDD" w:rsidRDefault="00840DDD" w:rsidP="00840DDD">
      <w:pPr>
        <w:pStyle w:val="Code"/>
        <w:rPr>
          <w:highlight w:val="white"/>
          <w:lang w:val="sv-SE"/>
        </w:rPr>
      </w:pPr>
    </w:p>
    <w:p w14:paraId="28C8FBC8" w14:textId="77777777" w:rsidR="00840DDD" w:rsidRDefault="00840DDD" w:rsidP="00840DDD">
      <w:pPr>
        <w:pStyle w:val="Code"/>
        <w:rPr>
          <w:highlight w:val="white"/>
          <w:lang w:val="sv-SE"/>
        </w:rPr>
      </w:pPr>
      <w:r>
        <w:rPr>
          <w:highlight w:val="white"/>
          <w:lang w:val="sv-SE"/>
        </w:rPr>
        <w:t>optional_comma:</w:t>
      </w:r>
    </w:p>
    <w:p w14:paraId="416FF86E" w14:textId="77777777" w:rsidR="00840DDD" w:rsidRDefault="00840DDD" w:rsidP="00840DDD">
      <w:pPr>
        <w:pStyle w:val="Code"/>
        <w:rPr>
          <w:highlight w:val="white"/>
          <w:lang w:val="sv-SE"/>
        </w:rPr>
      </w:pPr>
      <w:r>
        <w:rPr>
          <w:highlight w:val="white"/>
          <w:lang w:val="sv-SE"/>
        </w:rPr>
        <w:t xml:space="preserve">    /* Empty */</w:t>
      </w:r>
    </w:p>
    <w:p w14:paraId="7F9A6674" w14:textId="77777777" w:rsidR="00840DDD" w:rsidRDefault="00840DDD" w:rsidP="00840DDD">
      <w:pPr>
        <w:pStyle w:val="Code"/>
        <w:rPr>
          <w:highlight w:val="white"/>
          <w:lang w:val="sv-SE"/>
        </w:rPr>
      </w:pPr>
      <w:r>
        <w:rPr>
          <w:highlight w:val="white"/>
          <w:lang w:val="sv-SE"/>
        </w:rPr>
        <w:t xml:space="preserve">  | COMMA;</w:t>
      </w:r>
    </w:p>
    <w:p w14:paraId="61596FD1" w14:textId="77777777" w:rsidR="00840DDD" w:rsidRDefault="00840DDD" w:rsidP="00840DDD">
      <w:pPr>
        <w:pStyle w:val="Code"/>
        <w:rPr>
          <w:highlight w:val="white"/>
          <w:lang w:val="sv-SE"/>
        </w:rPr>
      </w:pPr>
    </w:p>
    <w:p w14:paraId="3F23928C" w14:textId="156D559E" w:rsidR="00840DDD" w:rsidRDefault="002F35C1" w:rsidP="00840DDD">
      <w:pPr>
        <w:pStyle w:val="Code"/>
        <w:rPr>
          <w:highlight w:val="white"/>
          <w:lang w:val="sv-SE"/>
        </w:rPr>
      </w:pPr>
      <w:r>
        <w:rPr>
          <w:highlight w:val="white"/>
          <w:lang w:val="sv-SE"/>
        </w:rPr>
        <w:t>initializer</w:t>
      </w:r>
      <w:r w:rsidR="00840DDD">
        <w:rPr>
          <w:highlight w:val="white"/>
          <w:lang w:val="sv-SE"/>
        </w:rPr>
        <w:t>_list:</w:t>
      </w:r>
    </w:p>
    <w:p w14:paraId="52B9D4BB" w14:textId="543534ED" w:rsidR="00840DDD" w:rsidRDefault="00840DDD" w:rsidP="00840DDD">
      <w:pPr>
        <w:pStyle w:val="Code"/>
        <w:rPr>
          <w:highlight w:val="white"/>
          <w:lang w:val="sv-SE"/>
        </w:rPr>
      </w:pPr>
      <w:r>
        <w:rPr>
          <w:highlight w:val="white"/>
          <w:lang w:val="sv-SE"/>
        </w:rPr>
        <w:t xml:space="preserve">    </w:t>
      </w:r>
      <w:r w:rsidR="002F35C1">
        <w:rPr>
          <w:highlight w:val="white"/>
          <w:lang w:val="sv-SE"/>
        </w:rPr>
        <w:t>initializer</w:t>
      </w:r>
      <w:r>
        <w:rPr>
          <w:highlight w:val="white"/>
          <w:lang w:val="sv-SE"/>
        </w:rPr>
        <w:t xml:space="preserve"> {</w:t>
      </w:r>
    </w:p>
    <w:p w14:paraId="3E22FBE6" w14:textId="77777777" w:rsidR="00840DDD" w:rsidRDefault="00840DDD" w:rsidP="00840DDD">
      <w:pPr>
        <w:pStyle w:val="Code"/>
        <w:rPr>
          <w:highlight w:val="white"/>
          <w:lang w:val="sv-SE"/>
        </w:rPr>
      </w:pPr>
      <w:r>
        <w:rPr>
          <w:highlight w:val="white"/>
          <w:lang w:val="sv-SE"/>
        </w:rPr>
        <w:t xml:space="preserve">      $$ = new List&lt;object&gt;();</w:t>
      </w:r>
    </w:p>
    <w:p w14:paraId="5F268AF5" w14:textId="77777777" w:rsidR="00840DDD" w:rsidRDefault="00840DDD" w:rsidP="00840DDD">
      <w:pPr>
        <w:pStyle w:val="Code"/>
        <w:rPr>
          <w:highlight w:val="white"/>
          <w:lang w:val="sv-SE"/>
        </w:rPr>
      </w:pPr>
      <w:r>
        <w:rPr>
          <w:highlight w:val="white"/>
          <w:lang w:val="sv-SE"/>
        </w:rPr>
        <w:t xml:space="preserve">      $$.Add($1);</w:t>
      </w:r>
    </w:p>
    <w:p w14:paraId="64ADC220" w14:textId="77777777" w:rsidR="00840DDD" w:rsidRDefault="00840DDD" w:rsidP="00840DDD">
      <w:pPr>
        <w:pStyle w:val="Code"/>
        <w:rPr>
          <w:highlight w:val="white"/>
          <w:lang w:val="sv-SE"/>
        </w:rPr>
      </w:pPr>
      <w:r>
        <w:rPr>
          <w:highlight w:val="white"/>
          <w:lang w:val="sv-SE"/>
        </w:rPr>
        <w:t xml:space="preserve">    }</w:t>
      </w:r>
    </w:p>
    <w:p w14:paraId="78FD3FC1" w14:textId="5585EB55" w:rsidR="00840DDD" w:rsidRDefault="00840DDD" w:rsidP="00840DDD">
      <w:pPr>
        <w:pStyle w:val="Code"/>
        <w:rPr>
          <w:highlight w:val="white"/>
          <w:lang w:val="sv-SE"/>
        </w:rPr>
      </w:pPr>
      <w:r>
        <w:rPr>
          <w:highlight w:val="white"/>
          <w:lang w:val="sv-SE"/>
        </w:rPr>
        <w:t xml:space="preserve">  | </w:t>
      </w:r>
      <w:r w:rsidR="002F35C1">
        <w:rPr>
          <w:highlight w:val="white"/>
          <w:lang w:val="sv-SE"/>
        </w:rPr>
        <w:t>initializer</w:t>
      </w:r>
      <w:r>
        <w:rPr>
          <w:highlight w:val="white"/>
          <w:lang w:val="sv-SE"/>
        </w:rPr>
        <w:t xml:space="preserve">_list COMMA </w:t>
      </w:r>
      <w:r w:rsidR="002F35C1">
        <w:rPr>
          <w:highlight w:val="white"/>
          <w:lang w:val="sv-SE"/>
        </w:rPr>
        <w:t>initializer</w:t>
      </w:r>
      <w:r>
        <w:rPr>
          <w:highlight w:val="white"/>
          <w:lang w:val="sv-SE"/>
        </w:rPr>
        <w:t xml:space="preserve"> {</w:t>
      </w:r>
    </w:p>
    <w:p w14:paraId="2683D22A" w14:textId="77777777" w:rsidR="00840DDD" w:rsidRDefault="00840DDD" w:rsidP="00840DDD">
      <w:pPr>
        <w:pStyle w:val="Code"/>
        <w:rPr>
          <w:highlight w:val="white"/>
          <w:lang w:val="sv-SE"/>
        </w:rPr>
      </w:pPr>
      <w:r>
        <w:rPr>
          <w:highlight w:val="white"/>
          <w:lang w:val="sv-SE"/>
        </w:rPr>
        <w:t xml:space="preserve">      $1.Add($3);</w:t>
      </w:r>
    </w:p>
    <w:p w14:paraId="2A226343" w14:textId="77777777" w:rsidR="00840DDD" w:rsidRDefault="00840DDD" w:rsidP="00840DDD">
      <w:pPr>
        <w:pStyle w:val="Code"/>
        <w:rPr>
          <w:highlight w:val="white"/>
          <w:lang w:val="sv-SE"/>
        </w:rPr>
      </w:pPr>
      <w:r>
        <w:rPr>
          <w:highlight w:val="white"/>
          <w:lang w:val="sv-SE"/>
        </w:rPr>
        <w:t xml:space="preserve">      $$ = $1;</w:t>
      </w:r>
    </w:p>
    <w:p w14:paraId="0446B831" w14:textId="77777777" w:rsidR="00840DDD" w:rsidRDefault="00840DDD" w:rsidP="00840DDD">
      <w:pPr>
        <w:pStyle w:val="Code"/>
        <w:rPr>
          <w:highlight w:val="white"/>
          <w:lang w:val="sv-SE"/>
        </w:rPr>
      </w:pPr>
      <w:r>
        <w:rPr>
          <w:highlight w:val="white"/>
          <w:lang w:val="sv-SE"/>
        </w:rPr>
        <w:lastRenderedPageBreak/>
        <w:t xml:space="preserve">    };</w:t>
      </w:r>
    </w:p>
    <w:p w14:paraId="510E2938" w14:textId="024AEA02" w:rsidR="00840DDD" w:rsidRDefault="007E7175" w:rsidP="007E7175">
      <w:pPr>
        <w:pStyle w:val="Rubrik4"/>
        <w:rPr>
          <w:highlight w:val="white"/>
          <w:lang w:val="sv-SE"/>
        </w:rPr>
      </w:pPr>
      <w:r>
        <w:rPr>
          <w:highlight w:val="white"/>
          <w:lang w:val="sv-SE"/>
        </w:rPr>
        <w:t>Abstract Declarator</w:t>
      </w:r>
    </w:p>
    <w:p w14:paraId="27501D7D" w14:textId="77777777" w:rsidR="00840DDD" w:rsidRDefault="00840DDD" w:rsidP="00840DDD">
      <w:pPr>
        <w:pStyle w:val="Code"/>
        <w:rPr>
          <w:highlight w:val="white"/>
          <w:lang w:val="sv-SE"/>
        </w:rPr>
      </w:pPr>
      <w:r>
        <w:rPr>
          <w:highlight w:val="white"/>
          <w:lang w:val="sv-SE"/>
        </w:rPr>
        <w:t>abstract_declarator:</w:t>
      </w:r>
    </w:p>
    <w:p w14:paraId="47881D93" w14:textId="77777777" w:rsidR="00840DDD" w:rsidRDefault="00840DDD" w:rsidP="00840DDD">
      <w:pPr>
        <w:pStyle w:val="Code"/>
        <w:rPr>
          <w:highlight w:val="white"/>
          <w:lang w:val="sv-SE"/>
        </w:rPr>
      </w:pPr>
      <w:r>
        <w:rPr>
          <w:highlight w:val="white"/>
          <w:lang w:val="sv-SE"/>
        </w:rPr>
        <w:t xml:space="preserve">    pointer_list {</w:t>
      </w:r>
    </w:p>
    <w:p w14:paraId="4BE37016" w14:textId="77777777" w:rsidR="00840DDD" w:rsidRDefault="00840DDD" w:rsidP="00840DDD">
      <w:pPr>
        <w:pStyle w:val="Code"/>
        <w:rPr>
          <w:highlight w:val="white"/>
          <w:lang w:val="sv-SE"/>
        </w:rPr>
      </w:pPr>
      <w:r>
        <w:rPr>
          <w:highlight w:val="white"/>
          <w:lang w:val="sv-SE"/>
        </w:rPr>
        <w:t xml:space="preserve">      $$ = MiddleCodeGenerator.PointerDeclarator($1, null);</w:t>
      </w:r>
    </w:p>
    <w:p w14:paraId="6F4FD41B" w14:textId="77777777" w:rsidR="00840DDD" w:rsidRDefault="00840DDD" w:rsidP="00840DDD">
      <w:pPr>
        <w:pStyle w:val="Code"/>
        <w:rPr>
          <w:highlight w:val="white"/>
          <w:lang w:val="sv-SE"/>
        </w:rPr>
      </w:pPr>
      <w:r>
        <w:rPr>
          <w:highlight w:val="white"/>
          <w:lang w:val="sv-SE"/>
        </w:rPr>
        <w:t xml:space="preserve">    }      </w:t>
      </w:r>
    </w:p>
    <w:p w14:paraId="64890106" w14:textId="77777777" w:rsidR="00840DDD" w:rsidRDefault="00840DDD" w:rsidP="00840DDD">
      <w:pPr>
        <w:pStyle w:val="Code"/>
        <w:rPr>
          <w:highlight w:val="white"/>
          <w:lang w:val="sv-SE"/>
        </w:rPr>
      </w:pPr>
      <w:r>
        <w:rPr>
          <w:highlight w:val="white"/>
          <w:lang w:val="sv-SE"/>
        </w:rPr>
        <w:t xml:space="preserve">  | optional_pointer_list direct_abstract_declarator {</w:t>
      </w:r>
    </w:p>
    <w:p w14:paraId="76F92EB3" w14:textId="77777777" w:rsidR="00840DDD" w:rsidRDefault="00840DDD" w:rsidP="00840DDD">
      <w:pPr>
        <w:pStyle w:val="Code"/>
        <w:rPr>
          <w:highlight w:val="white"/>
          <w:lang w:val="sv-SE"/>
        </w:rPr>
      </w:pPr>
      <w:r>
        <w:rPr>
          <w:highlight w:val="white"/>
          <w:lang w:val="sv-SE"/>
        </w:rPr>
        <w:t xml:space="preserve">      $$ = MiddleCodeGenerator.PointerDeclarator($1, $2);</w:t>
      </w:r>
    </w:p>
    <w:p w14:paraId="50817BF7" w14:textId="77777777" w:rsidR="00840DDD" w:rsidRDefault="00840DDD" w:rsidP="00840DDD">
      <w:pPr>
        <w:pStyle w:val="Code"/>
        <w:rPr>
          <w:highlight w:val="white"/>
          <w:lang w:val="sv-SE"/>
        </w:rPr>
      </w:pPr>
      <w:r>
        <w:rPr>
          <w:highlight w:val="white"/>
          <w:lang w:val="sv-SE"/>
        </w:rPr>
        <w:t xml:space="preserve">    };      </w:t>
      </w:r>
    </w:p>
    <w:p w14:paraId="127DA526" w14:textId="77777777" w:rsidR="00840DDD" w:rsidRDefault="00840DDD" w:rsidP="00840DDD">
      <w:pPr>
        <w:pStyle w:val="Code"/>
        <w:rPr>
          <w:highlight w:val="white"/>
          <w:lang w:val="sv-SE"/>
        </w:rPr>
      </w:pPr>
    </w:p>
    <w:p w14:paraId="7935644A" w14:textId="77777777" w:rsidR="00840DDD" w:rsidRDefault="00840DDD" w:rsidP="00840DDD">
      <w:pPr>
        <w:pStyle w:val="Code"/>
        <w:rPr>
          <w:highlight w:val="white"/>
          <w:lang w:val="sv-SE"/>
        </w:rPr>
      </w:pPr>
      <w:r>
        <w:rPr>
          <w:highlight w:val="white"/>
          <w:lang w:val="sv-SE"/>
        </w:rPr>
        <w:t>direct_abstract_declarator:</w:t>
      </w:r>
    </w:p>
    <w:p w14:paraId="105561A6" w14:textId="77777777" w:rsidR="00840DDD" w:rsidRDefault="00840DDD" w:rsidP="00840DDD">
      <w:pPr>
        <w:pStyle w:val="Code"/>
        <w:rPr>
          <w:highlight w:val="white"/>
          <w:lang w:val="sv-SE"/>
        </w:rPr>
      </w:pPr>
      <w:r>
        <w:rPr>
          <w:highlight w:val="white"/>
          <w:lang w:val="sv-SE"/>
        </w:rPr>
        <w:t xml:space="preserve">    LEFT_PARENTHESIS abstract_declarator RIGHT_PARENTHESIS {</w:t>
      </w:r>
    </w:p>
    <w:p w14:paraId="368FCD09" w14:textId="77777777" w:rsidR="00840DDD" w:rsidRDefault="00840DDD" w:rsidP="00840DDD">
      <w:pPr>
        <w:pStyle w:val="Code"/>
        <w:rPr>
          <w:highlight w:val="white"/>
          <w:lang w:val="sv-SE"/>
        </w:rPr>
      </w:pPr>
      <w:r>
        <w:rPr>
          <w:highlight w:val="white"/>
          <w:lang w:val="sv-SE"/>
        </w:rPr>
        <w:t xml:space="preserve">      $$ = $2;</w:t>
      </w:r>
    </w:p>
    <w:p w14:paraId="45B9A0CB" w14:textId="77777777" w:rsidR="00840DDD" w:rsidRDefault="00840DDD" w:rsidP="00840DDD">
      <w:pPr>
        <w:pStyle w:val="Code"/>
        <w:rPr>
          <w:highlight w:val="white"/>
          <w:lang w:val="sv-SE"/>
        </w:rPr>
      </w:pPr>
      <w:r>
        <w:rPr>
          <w:highlight w:val="white"/>
          <w:lang w:val="sv-SE"/>
        </w:rPr>
        <w:t xml:space="preserve">    }</w:t>
      </w:r>
    </w:p>
    <w:p w14:paraId="7D5A735E" w14:textId="77777777" w:rsidR="00840DDD" w:rsidRDefault="00840DDD" w:rsidP="00840DDD">
      <w:pPr>
        <w:pStyle w:val="Code"/>
        <w:rPr>
          <w:highlight w:val="white"/>
          <w:lang w:val="sv-SE"/>
        </w:rPr>
      </w:pPr>
      <w:r>
        <w:rPr>
          <w:highlight w:val="white"/>
          <w:lang w:val="sv-SE"/>
        </w:rPr>
        <w:t xml:space="preserve">  | LEFT_SQUARE optional_constant_integral_expression RIGHT_SQUARE {</w:t>
      </w:r>
    </w:p>
    <w:p w14:paraId="1208E55F" w14:textId="77777777" w:rsidR="00840DDD" w:rsidRDefault="00840DDD" w:rsidP="00840DDD">
      <w:pPr>
        <w:pStyle w:val="Code"/>
        <w:rPr>
          <w:highlight w:val="white"/>
          <w:lang w:val="sv-SE"/>
        </w:rPr>
      </w:pPr>
      <w:r>
        <w:rPr>
          <w:highlight w:val="white"/>
          <w:lang w:val="sv-SE"/>
        </w:rPr>
        <w:t xml:space="preserve">      $$ = MiddleCodeGenerator.ArrayType(null, $2);</w:t>
      </w:r>
    </w:p>
    <w:p w14:paraId="7A5429AD" w14:textId="77777777" w:rsidR="00840DDD" w:rsidRDefault="00840DDD" w:rsidP="00840DDD">
      <w:pPr>
        <w:pStyle w:val="Code"/>
        <w:rPr>
          <w:highlight w:val="white"/>
          <w:lang w:val="sv-SE"/>
        </w:rPr>
      </w:pPr>
      <w:r>
        <w:rPr>
          <w:highlight w:val="white"/>
          <w:lang w:val="sv-SE"/>
        </w:rPr>
        <w:t xml:space="preserve">    }</w:t>
      </w:r>
    </w:p>
    <w:p w14:paraId="09CFCC95" w14:textId="77777777" w:rsidR="00840DDD" w:rsidRDefault="00840DDD" w:rsidP="00840DDD">
      <w:pPr>
        <w:pStyle w:val="Code"/>
        <w:rPr>
          <w:highlight w:val="white"/>
          <w:lang w:val="sv-SE"/>
        </w:rPr>
      </w:pPr>
      <w:r>
        <w:rPr>
          <w:highlight w:val="white"/>
          <w:lang w:val="sv-SE"/>
        </w:rPr>
        <w:t xml:space="preserve">  | direct_abstract_declarator</w:t>
      </w:r>
    </w:p>
    <w:p w14:paraId="03E837FD" w14:textId="77777777" w:rsidR="00840DDD" w:rsidRDefault="00840DDD" w:rsidP="00840DDD">
      <w:pPr>
        <w:pStyle w:val="Code"/>
        <w:rPr>
          <w:highlight w:val="white"/>
          <w:lang w:val="sv-SE"/>
        </w:rPr>
      </w:pPr>
      <w:r>
        <w:rPr>
          <w:highlight w:val="white"/>
          <w:lang w:val="sv-SE"/>
        </w:rPr>
        <w:t xml:space="preserve">    LEFT_SQUARE optional_constant_integral_expression RIGHT_SQUARE {</w:t>
      </w:r>
    </w:p>
    <w:p w14:paraId="7EB89FCD" w14:textId="77777777" w:rsidR="00840DDD" w:rsidRDefault="00840DDD" w:rsidP="00840DDD">
      <w:pPr>
        <w:pStyle w:val="Code"/>
        <w:rPr>
          <w:highlight w:val="white"/>
          <w:lang w:val="sv-SE"/>
        </w:rPr>
      </w:pPr>
      <w:r>
        <w:rPr>
          <w:highlight w:val="white"/>
          <w:lang w:val="sv-SE"/>
        </w:rPr>
        <w:t xml:space="preserve">      $$ = MiddleCodeGenerator.ArrayType($1, $3);</w:t>
      </w:r>
    </w:p>
    <w:p w14:paraId="0BD772D6" w14:textId="77777777" w:rsidR="00840DDD" w:rsidRDefault="00840DDD" w:rsidP="00840DDD">
      <w:pPr>
        <w:pStyle w:val="Code"/>
        <w:rPr>
          <w:highlight w:val="white"/>
          <w:lang w:val="sv-SE"/>
        </w:rPr>
      </w:pPr>
      <w:r>
        <w:rPr>
          <w:highlight w:val="white"/>
          <w:lang w:val="sv-SE"/>
        </w:rPr>
        <w:t xml:space="preserve">    }</w:t>
      </w:r>
    </w:p>
    <w:p w14:paraId="635D3CDA" w14:textId="77777777" w:rsidR="00840DDD" w:rsidRDefault="00840DDD" w:rsidP="00840DDD">
      <w:pPr>
        <w:pStyle w:val="Code"/>
        <w:rPr>
          <w:highlight w:val="white"/>
          <w:lang w:val="sv-SE"/>
        </w:rPr>
      </w:pPr>
      <w:r>
        <w:rPr>
          <w:highlight w:val="white"/>
          <w:lang w:val="sv-SE"/>
        </w:rPr>
        <w:t xml:space="preserve">  | LEFT_PARENTHESIS optional_parameter_ellipse_list RIGHT_PARENTHESIS {</w:t>
      </w:r>
    </w:p>
    <w:p w14:paraId="0AF4717B" w14:textId="77777777" w:rsidR="00840DDD" w:rsidRDefault="00840DDD" w:rsidP="00840DDD">
      <w:pPr>
        <w:pStyle w:val="Code"/>
        <w:rPr>
          <w:highlight w:val="white"/>
          <w:lang w:val="sv-SE"/>
        </w:rPr>
      </w:pPr>
      <w:r>
        <w:rPr>
          <w:highlight w:val="white"/>
          <w:lang w:val="sv-SE"/>
        </w:rPr>
        <w:t xml:space="preserve">      $$ = MiddleCodeGenerator.</w:t>
      </w:r>
    </w:p>
    <w:p w14:paraId="5EB23FF1" w14:textId="77777777" w:rsidR="00840DDD" w:rsidRDefault="00840DDD" w:rsidP="00840DDD">
      <w:pPr>
        <w:pStyle w:val="Code"/>
        <w:rPr>
          <w:highlight w:val="white"/>
          <w:lang w:val="sv-SE"/>
        </w:rPr>
      </w:pPr>
      <w:r>
        <w:rPr>
          <w:highlight w:val="white"/>
          <w:lang w:val="sv-SE"/>
        </w:rPr>
        <w:t xml:space="preserve">           NewFunctionDeclaration(null, $2.First, $2.Second);</w:t>
      </w:r>
    </w:p>
    <w:p w14:paraId="774BEC98" w14:textId="77777777" w:rsidR="00840DDD" w:rsidRDefault="00840DDD" w:rsidP="00840DDD">
      <w:pPr>
        <w:pStyle w:val="Code"/>
        <w:rPr>
          <w:highlight w:val="white"/>
          <w:lang w:val="sv-SE"/>
        </w:rPr>
      </w:pPr>
      <w:r>
        <w:rPr>
          <w:highlight w:val="white"/>
          <w:lang w:val="sv-SE"/>
        </w:rPr>
        <w:t xml:space="preserve">    }</w:t>
      </w:r>
    </w:p>
    <w:p w14:paraId="36C08093" w14:textId="77777777" w:rsidR="00840DDD" w:rsidRDefault="00840DDD" w:rsidP="00840DDD">
      <w:pPr>
        <w:pStyle w:val="Code"/>
        <w:rPr>
          <w:highlight w:val="white"/>
          <w:lang w:val="sv-SE"/>
        </w:rPr>
      </w:pPr>
      <w:r>
        <w:rPr>
          <w:highlight w:val="white"/>
          <w:lang w:val="sv-SE"/>
        </w:rPr>
        <w:t xml:space="preserve">  | direct_abstract_declarator</w:t>
      </w:r>
    </w:p>
    <w:p w14:paraId="12115CE6" w14:textId="77777777" w:rsidR="00840DDD" w:rsidRDefault="00840DDD" w:rsidP="00840DDD">
      <w:pPr>
        <w:pStyle w:val="Code"/>
        <w:rPr>
          <w:highlight w:val="white"/>
          <w:lang w:val="sv-SE"/>
        </w:rPr>
      </w:pPr>
      <w:r>
        <w:rPr>
          <w:highlight w:val="white"/>
          <w:lang w:val="sv-SE"/>
        </w:rPr>
        <w:t xml:space="preserve">    LEFT_PARENTHESIS optional_parameter_ellipse_list RIGHT_PARENTHESIS {</w:t>
      </w:r>
    </w:p>
    <w:p w14:paraId="3F25A0B2" w14:textId="77777777" w:rsidR="00840DDD" w:rsidRDefault="00840DDD" w:rsidP="00840DDD">
      <w:pPr>
        <w:pStyle w:val="Code"/>
        <w:rPr>
          <w:highlight w:val="white"/>
          <w:lang w:val="sv-SE"/>
        </w:rPr>
      </w:pPr>
      <w:r>
        <w:rPr>
          <w:highlight w:val="white"/>
          <w:lang w:val="sv-SE"/>
        </w:rPr>
        <w:t xml:space="preserve">      $$ = MiddleCodeGenerator.</w:t>
      </w:r>
    </w:p>
    <w:p w14:paraId="2192AEE6" w14:textId="77777777" w:rsidR="00840DDD" w:rsidRDefault="00840DDD" w:rsidP="00840DDD">
      <w:pPr>
        <w:pStyle w:val="Code"/>
        <w:rPr>
          <w:highlight w:val="white"/>
          <w:lang w:val="sv-SE"/>
        </w:rPr>
      </w:pPr>
      <w:r>
        <w:rPr>
          <w:highlight w:val="white"/>
          <w:lang w:val="sv-SE"/>
        </w:rPr>
        <w:t xml:space="preserve">           NewFunctionDeclaration($1, $3.First, $3.Second);</w:t>
      </w:r>
    </w:p>
    <w:p w14:paraId="27A3D15F" w14:textId="28B6386D" w:rsidR="0087340E" w:rsidRDefault="00840DDD" w:rsidP="002B467E">
      <w:pPr>
        <w:pStyle w:val="Code"/>
        <w:rPr>
          <w:highlight w:val="white"/>
          <w:lang w:val="sv-SE"/>
        </w:rPr>
      </w:pPr>
      <w:r>
        <w:rPr>
          <w:highlight w:val="white"/>
          <w:lang w:val="sv-SE"/>
        </w:rPr>
        <w:t xml:space="preserve">    };</w:t>
      </w:r>
    </w:p>
    <w:p w14:paraId="407BF8AC" w14:textId="7140EFAF" w:rsidR="007E34E4" w:rsidRPr="00AC245B" w:rsidRDefault="00C42C18" w:rsidP="007E34E4">
      <w:pPr>
        <w:pStyle w:val="Rubrik2"/>
        <w:rPr>
          <w:highlight w:val="white"/>
          <w:lang w:val="sv-SE"/>
        </w:rPr>
      </w:pPr>
      <w:r>
        <w:rPr>
          <w:highlight w:val="white"/>
          <w:lang w:val="sv-SE"/>
        </w:rPr>
        <w:t>Stat</w:t>
      </w:r>
      <w:r w:rsidR="008E06B1">
        <w:rPr>
          <w:highlight w:val="white"/>
          <w:lang w:val="sv-SE"/>
        </w:rPr>
        <w:t>e</w:t>
      </w:r>
      <w:r>
        <w:rPr>
          <w:highlight w:val="white"/>
          <w:lang w:val="sv-SE"/>
        </w:rPr>
        <w:t>ments</w:t>
      </w:r>
    </w:p>
    <w:p w14:paraId="1D5ED6B3" w14:textId="70D24D44" w:rsidR="00E40B78" w:rsidRPr="00EC76D5" w:rsidRDefault="00E40B78" w:rsidP="00C901A8">
      <w:r w:rsidRPr="00EC76D5">
        <w:t xml:space="preserve">The </w:t>
      </w:r>
      <w:r w:rsidRPr="00EC76D5">
        <w:rPr>
          <w:rStyle w:val="CodeInText"/>
        </w:rPr>
        <w:t>generateFunctionCode</w:t>
      </w:r>
      <w:r w:rsidRPr="00EC76D5">
        <w:t xml:space="preserve"> is called after the middle code of the function has been generated. Its task is to genereate the assembler and object code of the function. If the function returns </w:t>
      </w:r>
      <w:r w:rsidRPr="00EC76D5">
        <w:rPr>
          <w:rStyle w:val="CodeInText"/>
        </w:rPr>
        <w:t>void</w:t>
      </w:r>
      <w:r w:rsidRPr="00EC76D5">
        <w:t xml:space="preserve"> and is the main function, the </w:t>
      </w:r>
      <w:r w:rsidRPr="00EC76D5">
        <w:rPr>
          <w:rStyle w:val="CodeInText"/>
        </w:rPr>
        <w:t>Exit</w:t>
      </w:r>
      <w:r w:rsidRPr="00EC76D5">
        <w:t xml:space="preserve"> middle code is added to middle code list. If the it returns </w:t>
      </w:r>
      <w:r w:rsidRPr="00EC76D5">
        <w:rPr>
          <w:rStyle w:val="CodeInText"/>
        </w:rPr>
        <w:t>void</w:t>
      </w:r>
      <w:r w:rsidRPr="00EC76D5">
        <w:t xml:space="preserve"> and is not the main, the Return middle code instruction is added.</w:t>
      </w:r>
    </w:p>
    <w:p w14:paraId="4DB3DF94" w14:textId="77777777" w:rsidR="0022259F" w:rsidRPr="00EC76D5" w:rsidRDefault="0022259F" w:rsidP="00E40B78"/>
    <w:p w14:paraId="4487ADA5" w14:textId="33F4B441" w:rsidR="00E40B78" w:rsidRPr="00EC76D5" w:rsidRDefault="00E40B78" w:rsidP="00E40B78">
      <w:r w:rsidRPr="00EC76D5">
        <w:t>Then the middle code is being optimized and a list of base blocks is generated.</w:t>
      </w:r>
    </w:p>
    <w:p w14:paraId="1F09B5A6" w14:textId="77777777" w:rsidR="00E40B78" w:rsidRPr="00EC76D5" w:rsidRDefault="00E40B78" w:rsidP="00E40B78">
      <w:r w:rsidRPr="00EC76D5">
        <w:t>The object code is actually generated twice, since we want to know which symbols are not used and can be removed from the symbol table.</w:t>
      </w:r>
    </w:p>
    <w:p w14:paraId="64FCD931" w14:textId="77777777" w:rsidR="00E40B78" w:rsidRPr="00EC76D5" w:rsidRDefault="00E40B78" w:rsidP="00E40B78">
      <w:r w:rsidRPr="00EC76D5">
        <w:t>If the function is the main function we have to modify the entry point of the function.</w:t>
      </w:r>
    </w:p>
    <w:p w14:paraId="669A5546" w14:textId="77777777" w:rsidR="00E40B78" w:rsidRPr="00EC76D5" w:rsidRDefault="00E40B78" w:rsidP="00E40B78">
      <w:r w:rsidRPr="00EC76D5">
        <w:t>Finally, the function is added to the linker map and the symbol table is popped.</w:t>
      </w:r>
    </w:p>
    <w:p w14:paraId="3E95C270" w14:textId="77777777" w:rsidR="00E40B78" w:rsidRPr="00EC76D5" w:rsidRDefault="00E40B78" w:rsidP="00E40B78">
      <w:r w:rsidRPr="00EC76D5">
        <w:t xml:space="preserve">The </w:t>
      </w:r>
      <w:r w:rsidRPr="00EC76D5">
        <w:rPr>
          <w:rStyle w:val="CodeInText"/>
        </w:rPr>
        <w:t>generateAssemblerText</w:t>
      </w:r>
      <w:r w:rsidRPr="00EC76D5">
        <w:t xml:space="preserve"> method generates the assembler code for the function.</w:t>
      </w:r>
    </w:p>
    <w:p w14:paraId="77CAA80F" w14:textId="77777777" w:rsidR="00E40B78" w:rsidRPr="00EC76D5" w:rsidRDefault="00E40B78" w:rsidP="00E40B78">
      <w:r w:rsidRPr="00EC76D5">
        <w:t xml:space="preserve">When a function containing </w:t>
      </w:r>
      <w:r w:rsidRPr="00EC76D5">
        <w:rPr>
          <w:rStyle w:val="CodeInText"/>
        </w:rPr>
        <w:t>goto</w:t>
      </w:r>
      <w:r w:rsidRPr="00EC76D5">
        <w:t xml:space="preserve"> statements has been parsed, the addresses need to be set with the help of the label map.</w:t>
      </w:r>
    </w:p>
    <w:p w14:paraId="16DFFE45" w14:textId="0CB3C129" w:rsidR="00B075C3" w:rsidRDefault="00B141F0" w:rsidP="00E40B78">
      <w:pPr>
        <w:pStyle w:val="Rubrik3"/>
      </w:pPr>
      <w:bookmarkStart w:id="54" w:name="_Ref418259975"/>
      <w:bookmarkStart w:id="55" w:name="_Toc481936149"/>
      <w:r>
        <w:lastRenderedPageBreak/>
        <w:t xml:space="preserve">The </w:t>
      </w:r>
      <w:r w:rsidR="00B075C3">
        <w:t>if-else</w:t>
      </w:r>
      <w:r>
        <w:t xml:space="preserve"> Problem</w:t>
      </w:r>
    </w:p>
    <w:p w14:paraId="75E8F949" w14:textId="4B4DAFB8" w:rsidR="003D7B0F" w:rsidRDefault="00BC30A2" w:rsidP="00BC30A2">
      <w:r>
        <w:t xml:space="preserve">When it comes to the if-else statement we have a problem. </w:t>
      </w:r>
      <w:r w:rsidR="003D7B0F">
        <w:t xml:space="preserve">Given the following </w:t>
      </w:r>
      <w:r w:rsidR="00333AFA">
        <w:t>rules:</w:t>
      </w:r>
    </w:p>
    <w:p w14:paraId="2DEC519F" w14:textId="131077EF" w:rsidR="003D7B0F" w:rsidRDefault="003D7B0F" w:rsidP="003D7B0F">
      <w:pPr>
        <w:pStyle w:val="Code"/>
      </w:pPr>
      <w:r>
        <w:t>statement:</w:t>
      </w:r>
    </w:p>
    <w:p w14:paraId="17C2EE8B" w14:textId="5E4158D9" w:rsidR="003D7B0F" w:rsidRDefault="003D7B0F" w:rsidP="003D7B0F">
      <w:pPr>
        <w:pStyle w:val="Code"/>
      </w:pPr>
      <w:r>
        <w:t xml:space="preserve">    </w:t>
      </w:r>
      <w:r w:rsidRPr="003D7B0F">
        <w:rPr>
          <w:b/>
          <w:bCs/>
        </w:rPr>
        <w:t>if</w:t>
      </w:r>
      <w:r>
        <w:t xml:space="preserve"> ( expression ) statement</w:t>
      </w:r>
    </w:p>
    <w:p w14:paraId="555AB142" w14:textId="37A46C3F" w:rsidR="003D7B0F" w:rsidRDefault="003D7B0F" w:rsidP="003D7B0F">
      <w:pPr>
        <w:pStyle w:val="Code"/>
      </w:pPr>
      <w:r>
        <w:t xml:space="preserve">  | </w:t>
      </w:r>
      <w:r w:rsidRPr="003D7B0F">
        <w:rPr>
          <w:b/>
          <w:bCs/>
        </w:rPr>
        <w:t>if</w:t>
      </w:r>
      <w:r>
        <w:t xml:space="preserve"> ( expression ) statement </w:t>
      </w:r>
      <w:r w:rsidRPr="003D7B0F">
        <w:rPr>
          <w:b/>
          <w:bCs/>
        </w:rPr>
        <w:t>else</w:t>
      </w:r>
      <w:r>
        <w:t xml:space="preserve"> statement</w:t>
      </w:r>
    </w:p>
    <w:p w14:paraId="39D97725" w14:textId="6C96A5EF" w:rsidR="003502A2" w:rsidRDefault="003502A2" w:rsidP="003D7B0F">
      <w:pPr>
        <w:pStyle w:val="Code"/>
      </w:pPr>
      <w:r>
        <w:t xml:space="preserve">  | </w:t>
      </w:r>
      <w:r w:rsidRPr="003502A2">
        <w:rPr>
          <w:i/>
          <w:iCs/>
        </w:rPr>
        <w:t>all other statements</w:t>
      </w:r>
    </w:p>
    <w:p w14:paraId="5857F7CE" w14:textId="3C1FE04A" w:rsidR="00BC30A2" w:rsidRDefault="00BC30A2" w:rsidP="00BC30A2">
      <w:r>
        <w:t>Let</w:t>
      </w:r>
      <w:r w:rsidR="00BF5BE9">
        <w:t xml:space="preserve"> us</w:t>
      </w:r>
      <w:r>
        <w:t xml:space="preserve"> look at the following </w:t>
      </w:r>
      <w:r w:rsidR="00BF5BE9">
        <w:t>two examples</w:t>
      </w:r>
      <w:r>
        <w:t>:</w:t>
      </w:r>
    </w:p>
    <w:p w14:paraId="21A8E700" w14:textId="05E5400A" w:rsidR="00BC30A2" w:rsidRDefault="00BC30A2" w:rsidP="00BC30A2">
      <w:pPr>
        <w:pStyle w:val="Code"/>
      </w:pPr>
      <w:r>
        <w:t>if (a &lt; b)</w:t>
      </w:r>
    </w:p>
    <w:p w14:paraId="65386CB1" w14:textId="34C869E8" w:rsidR="00BC30A2" w:rsidRDefault="00BC30A2" w:rsidP="00BC30A2">
      <w:pPr>
        <w:pStyle w:val="Code"/>
      </w:pPr>
      <w:r>
        <w:t xml:space="preserve">  if (c &lt; d)</w:t>
      </w:r>
    </w:p>
    <w:p w14:paraId="0793B915" w14:textId="2E0B4E16" w:rsidR="00BC30A2" w:rsidRDefault="00BC30A2" w:rsidP="00BC30A2">
      <w:pPr>
        <w:pStyle w:val="Code"/>
      </w:pPr>
      <w:r>
        <w:t xml:space="preserve">    </w:t>
      </w:r>
      <w:r w:rsidR="006756A1">
        <w:t>a = 1;</w:t>
      </w:r>
    </w:p>
    <w:p w14:paraId="6869F9B2" w14:textId="4ED30264" w:rsidR="00BC30A2" w:rsidRDefault="006756A1" w:rsidP="00BC30A2">
      <w:pPr>
        <w:pStyle w:val="Code"/>
      </w:pPr>
      <w:r>
        <w:t xml:space="preserve">  </w:t>
      </w:r>
      <w:r w:rsidR="000C3585">
        <w:t>e</w:t>
      </w:r>
      <w:r w:rsidR="00D81489">
        <w:t>lse</w:t>
      </w:r>
    </w:p>
    <w:p w14:paraId="052FA0E0" w14:textId="3E460860" w:rsidR="006756A1" w:rsidRDefault="006756A1" w:rsidP="00BC30A2">
      <w:pPr>
        <w:pStyle w:val="Code"/>
      </w:pPr>
      <w:r>
        <w:t xml:space="preserve">    b = 1;</w:t>
      </w:r>
    </w:p>
    <w:p w14:paraId="0CE6CFB3" w14:textId="26392B9E" w:rsidR="006756A1" w:rsidRDefault="006756A1" w:rsidP="00BC30A2">
      <w:pPr>
        <w:pStyle w:val="Code"/>
      </w:pPr>
    </w:p>
    <w:p w14:paraId="3003E3F6" w14:textId="77777777" w:rsidR="006756A1" w:rsidRDefault="006756A1" w:rsidP="006756A1">
      <w:pPr>
        <w:pStyle w:val="Code"/>
      </w:pPr>
      <w:r>
        <w:t>if (a &lt; b)</w:t>
      </w:r>
    </w:p>
    <w:p w14:paraId="204D31F4" w14:textId="77777777" w:rsidR="006756A1" w:rsidRDefault="006756A1" w:rsidP="006756A1">
      <w:pPr>
        <w:pStyle w:val="Code"/>
      </w:pPr>
      <w:r>
        <w:t xml:space="preserve">  if (c &lt; d)</w:t>
      </w:r>
    </w:p>
    <w:p w14:paraId="4C823276" w14:textId="77777777" w:rsidR="006756A1" w:rsidRDefault="006756A1" w:rsidP="006756A1">
      <w:pPr>
        <w:pStyle w:val="Code"/>
      </w:pPr>
      <w:r>
        <w:t xml:space="preserve">    a = 1;</w:t>
      </w:r>
    </w:p>
    <w:p w14:paraId="39D6A405" w14:textId="73BDB977" w:rsidR="006756A1" w:rsidRDefault="006756A1" w:rsidP="006756A1">
      <w:pPr>
        <w:pStyle w:val="Code"/>
      </w:pPr>
      <w:r>
        <w:t>else</w:t>
      </w:r>
    </w:p>
    <w:p w14:paraId="7A5F34C5" w14:textId="005D82CE" w:rsidR="006756A1" w:rsidRDefault="006756A1" w:rsidP="006756A1">
      <w:pPr>
        <w:pStyle w:val="Code"/>
      </w:pPr>
      <w:r>
        <w:t xml:space="preserve">  b = 1;</w:t>
      </w:r>
    </w:p>
    <w:p w14:paraId="64C93E15" w14:textId="515C4DC6" w:rsidR="002A786B" w:rsidRDefault="00045818" w:rsidP="00A477C3">
      <w:r>
        <w:t xml:space="preserve">The question is whether the else part </w:t>
      </w:r>
      <w:r w:rsidR="00A477C3">
        <w:t xml:space="preserve">matches the first of second if part. </w:t>
      </w:r>
      <w:r w:rsidR="00CB6BA1">
        <w:t xml:space="preserve">The first example </w:t>
      </w:r>
      <w:r w:rsidR="00A477C3">
        <w:t xml:space="preserve">suggests that it </w:t>
      </w:r>
      <w:r w:rsidR="00CB6BA1">
        <w:t xml:space="preserve">matches the first part, while the second example suggests that it matches the second part. </w:t>
      </w:r>
      <w:r w:rsidR="00EA74C3">
        <w:t>The</w:t>
      </w:r>
      <w:r w:rsidR="00CB6BA1">
        <w:t xml:space="preserve"> first suggestion is </w:t>
      </w:r>
      <w:r w:rsidR="00461869">
        <w:t>the</w:t>
      </w:r>
      <w:r w:rsidR="00CB6BA1">
        <w:t xml:space="preserve"> right one, each else </w:t>
      </w:r>
      <w:r w:rsidR="00433020">
        <w:t>shall be matched to the closest if.</w:t>
      </w:r>
      <w:r w:rsidR="00CB6BA1">
        <w:t xml:space="preserve"> However, </w:t>
      </w:r>
      <w:r w:rsidR="002A786B">
        <w:t>the parser above supports both suggestions. We must rewrite the parser so that it only accepts the first case</w:t>
      </w:r>
      <w:r w:rsidR="00E23E02">
        <w:t>, which we</w:t>
      </w:r>
      <w:r w:rsidR="002A786B">
        <w:t xml:space="preserve"> do</w:t>
      </w:r>
      <w:r w:rsidR="00E23E02">
        <w:t xml:space="preserve"> </w:t>
      </w:r>
      <w:r w:rsidR="002A786B">
        <w:t>by introduc</w:t>
      </w:r>
      <w:r w:rsidR="00E23E02">
        <w:t>ing</w:t>
      </w:r>
      <w:r w:rsidR="004A2C10">
        <w:t xml:space="preserve"> the</w:t>
      </w:r>
      <w:r w:rsidR="002A786B">
        <w:t xml:space="preserve"> open</w:t>
      </w:r>
      <w:r w:rsidR="00A12499">
        <w:t>ed</w:t>
      </w:r>
      <w:r w:rsidR="002A786B">
        <w:t xml:space="preserve"> and closed statements</w:t>
      </w:r>
      <w:r w:rsidR="00A12499">
        <w:t>:</w:t>
      </w:r>
    </w:p>
    <w:p w14:paraId="5C8E669F" w14:textId="77777777" w:rsidR="001B7A1A" w:rsidRDefault="001B7A1A" w:rsidP="001B7A1A">
      <w:pPr>
        <w:pStyle w:val="Code"/>
        <w:rPr>
          <w:highlight w:val="white"/>
          <w:lang w:val="sv-SE"/>
        </w:rPr>
      </w:pPr>
      <w:r>
        <w:rPr>
          <w:highlight w:val="white"/>
          <w:lang w:val="sv-SE"/>
        </w:rPr>
        <w:t>statement:</w:t>
      </w:r>
    </w:p>
    <w:p w14:paraId="5E03C68A" w14:textId="0B93E2EB" w:rsidR="001B7A1A" w:rsidRDefault="001B7A1A" w:rsidP="001B7A1A">
      <w:pPr>
        <w:pStyle w:val="Code"/>
        <w:rPr>
          <w:highlight w:val="white"/>
          <w:lang w:val="sv-SE"/>
        </w:rPr>
      </w:pPr>
      <w:r>
        <w:rPr>
          <w:highlight w:val="white"/>
          <w:lang w:val="sv-SE"/>
        </w:rPr>
        <w:t xml:space="preserve">    opened_statement</w:t>
      </w:r>
    </w:p>
    <w:p w14:paraId="51E481BC" w14:textId="437510D6" w:rsidR="001B7A1A" w:rsidRDefault="001B7A1A" w:rsidP="001B7A1A">
      <w:pPr>
        <w:pStyle w:val="Code"/>
        <w:rPr>
          <w:highlight w:val="white"/>
          <w:lang w:val="sv-SE"/>
        </w:rPr>
      </w:pPr>
      <w:r>
        <w:rPr>
          <w:highlight w:val="white"/>
          <w:lang w:val="sv-SE"/>
        </w:rPr>
        <w:t xml:space="preserve">  | closed_statement</w:t>
      </w:r>
    </w:p>
    <w:p w14:paraId="7D13B5CF" w14:textId="7832BEC1" w:rsidR="001B7A1A" w:rsidRPr="00394C65" w:rsidRDefault="001B7A1A" w:rsidP="00394C65">
      <w:pPr>
        <w:pStyle w:val="Code"/>
        <w:rPr>
          <w:highlight w:val="white"/>
        </w:rPr>
      </w:pPr>
    </w:p>
    <w:p w14:paraId="1CE97124" w14:textId="77777777" w:rsidR="00394C65" w:rsidRPr="00394C65" w:rsidRDefault="00394C65" w:rsidP="00394C65">
      <w:pPr>
        <w:pStyle w:val="Code"/>
        <w:rPr>
          <w:highlight w:val="white"/>
        </w:rPr>
      </w:pPr>
      <w:r w:rsidRPr="00394C65">
        <w:rPr>
          <w:highlight w:val="white"/>
        </w:rPr>
        <w:t>opened_statement:</w:t>
      </w:r>
    </w:p>
    <w:p w14:paraId="167E835D" w14:textId="1CACF7FA" w:rsidR="00394C65" w:rsidRPr="00394C65" w:rsidRDefault="00394C65" w:rsidP="00630215">
      <w:pPr>
        <w:pStyle w:val="Code"/>
        <w:rPr>
          <w:highlight w:val="white"/>
        </w:rPr>
      </w:pPr>
      <w:r w:rsidRPr="00394C65">
        <w:rPr>
          <w:highlight w:val="white"/>
        </w:rPr>
        <w:t xml:space="preserve">    </w:t>
      </w:r>
      <w:r w:rsidRPr="0046480A">
        <w:rPr>
          <w:rStyle w:val="KeyWord0"/>
          <w:highlight w:val="white"/>
        </w:rPr>
        <w:t>if</w:t>
      </w:r>
      <w:r>
        <w:rPr>
          <w:highlight w:val="white"/>
        </w:rPr>
        <w:t xml:space="preserve"> ( ex</w:t>
      </w:r>
      <w:r w:rsidRPr="00394C65">
        <w:rPr>
          <w:highlight w:val="white"/>
        </w:rPr>
        <w:t xml:space="preserve">pression </w:t>
      </w:r>
      <w:r>
        <w:rPr>
          <w:highlight w:val="white"/>
        </w:rPr>
        <w:t xml:space="preserve">) </w:t>
      </w:r>
      <w:r w:rsidRPr="00394C65">
        <w:rPr>
          <w:highlight w:val="white"/>
        </w:rPr>
        <w:t>statement</w:t>
      </w:r>
    </w:p>
    <w:p w14:paraId="5D8B8326" w14:textId="64FD0918" w:rsidR="00394C65" w:rsidRDefault="00394C65" w:rsidP="00630215">
      <w:pPr>
        <w:pStyle w:val="Code"/>
        <w:rPr>
          <w:highlight w:val="white"/>
        </w:rPr>
      </w:pPr>
      <w:r w:rsidRPr="00394C65">
        <w:rPr>
          <w:highlight w:val="white"/>
        </w:rPr>
        <w:t xml:space="preserve">  | </w:t>
      </w:r>
      <w:r w:rsidR="00630215" w:rsidRPr="0046480A">
        <w:rPr>
          <w:rStyle w:val="KeyWord0"/>
          <w:highlight w:val="white"/>
        </w:rPr>
        <w:t>if</w:t>
      </w:r>
      <w:r w:rsidR="00630215">
        <w:rPr>
          <w:highlight w:val="white"/>
        </w:rPr>
        <w:t xml:space="preserve"> (</w:t>
      </w:r>
      <w:r w:rsidRPr="00394C65">
        <w:rPr>
          <w:highlight w:val="white"/>
        </w:rPr>
        <w:t xml:space="preserve"> expression </w:t>
      </w:r>
      <w:r w:rsidR="00630215">
        <w:rPr>
          <w:highlight w:val="white"/>
        </w:rPr>
        <w:t xml:space="preserve">) </w:t>
      </w:r>
      <w:r w:rsidRPr="00394C65">
        <w:rPr>
          <w:highlight w:val="white"/>
        </w:rPr>
        <w:t>closed_statement</w:t>
      </w:r>
      <w:r w:rsidR="00630215">
        <w:rPr>
          <w:highlight w:val="white"/>
        </w:rPr>
        <w:t xml:space="preserve"> </w:t>
      </w:r>
      <w:r w:rsidR="00630215" w:rsidRPr="0046480A">
        <w:rPr>
          <w:rStyle w:val="KeyWord0"/>
          <w:highlight w:val="white"/>
        </w:rPr>
        <w:t>else</w:t>
      </w:r>
      <w:r w:rsidR="00630215">
        <w:rPr>
          <w:highlight w:val="white"/>
        </w:rPr>
        <w:t xml:space="preserve"> o</w:t>
      </w:r>
      <w:r w:rsidRPr="00394C65">
        <w:rPr>
          <w:highlight w:val="white"/>
        </w:rPr>
        <w:t>pened_statement</w:t>
      </w:r>
    </w:p>
    <w:p w14:paraId="1467AF4D" w14:textId="7069C2F9" w:rsidR="003E09C2" w:rsidRPr="003E09C2" w:rsidRDefault="003E09C2" w:rsidP="003E09C2">
      <w:pPr>
        <w:pStyle w:val="Code"/>
        <w:rPr>
          <w:highlight w:val="white"/>
        </w:rPr>
      </w:pPr>
      <w:r w:rsidRPr="003E09C2">
        <w:rPr>
          <w:highlight w:val="white"/>
        </w:rPr>
        <w:t xml:space="preserve">  | </w:t>
      </w:r>
      <w:r w:rsidRPr="0046480A">
        <w:rPr>
          <w:rStyle w:val="KeyWord0"/>
          <w:highlight w:val="white"/>
        </w:rPr>
        <w:t>switch</w:t>
      </w:r>
      <w:r>
        <w:rPr>
          <w:highlight w:val="white"/>
        </w:rPr>
        <w:t xml:space="preserve"> ( </w:t>
      </w:r>
      <w:r w:rsidRPr="003E09C2">
        <w:rPr>
          <w:highlight w:val="white"/>
        </w:rPr>
        <w:t xml:space="preserve">expression </w:t>
      </w:r>
      <w:r>
        <w:rPr>
          <w:highlight w:val="white"/>
        </w:rPr>
        <w:t>)</w:t>
      </w:r>
      <w:r w:rsidRPr="003E09C2">
        <w:rPr>
          <w:highlight w:val="white"/>
        </w:rPr>
        <w:t xml:space="preserve"> opened_statement</w:t>
      </w:r>
    </w:p>
    <w:p w14:paraId="311E8B92" w14:textId="3554EAF7" w:rsidR="003E09C2" w:rsidRPr="003E09C2" w:rsidRDefault="003E09C2" w:rsidP="00177C2B">
      <w:pPr>
        <w:pStyle w:val="Code"/>
        <w:rPr>
          <w:highlight w:val="white"/>
        </w:rPr>
      </w:pPr>
      <w:r w:rsidRPr="003E09C2">
        <w:rPr>
          <w:highlight w:val="white"/>
        </w:rPr>
        <w:t xml:space="preserve">  | </w:t>
      </w:r>
      <w:r w:rsidRPr="0046480A">
        <w:rPr>
          <w:rStyle w:val="KeyWord0"/>
          <w:highlight w:val="white"/>
        </w:rPr>
        <w:t>case</w:t>
      </w:r>
      <w:r>
        <w:rPr>
          <w:highlight w:val="white"/>
        </w:rPr>
        <w:t xml:space="preserve"> </w:t>
      </w:r>
      <w:r w:rsidRPr="003E09C2">
        <w:rPr>
          <w:highlight w:val="white"/>
        </w:rPr>
        <w:t xml:space="preserve">constant_integral_expression </w:t>
      </w:r>
      <w:r w:rsidR="00177C2B">
        <w:rPr>
          <w:highlight w:val="white"/>
        </w:rPr>
        <w:t xml:space="preserve">: </w:t>
      </w:r>
      <w:r w:rsidRPr="003E09C2">
        <w:rPr>
          <w:highlight w:val="white"/>
        </w:rPr>
        <w:t>opened_statement</w:t>
      </w:r>
    </w:p>
    <w:p w14:paraId="666A2623" w14:textId="2C97987B" w:rsidR="003E09C2" w:rsidRPr="003E09C2" w:rsidRDefault="003E09C2" w:rsidP="002845FF">
      <w:pPr>
        <w:pStyle w:val="Code"/>
        <w:rPr>
          <w:highlight w:val="white"/>
        </w:rPr>
      </w:pPr>
      <w:r w:rsidRPr="003E09C2">
        <w:rPr>
          <w:highlight w:val="white"/>
        </w:rPr>
        <w:t xml:space="preserve">  | </w:t>
      </w:r>
      <w:r w:rsidR="002845FF" w:rsidRPr="0046480A">
        <w:rPr>
          <w:rStyle w:val="KeyWord0"/>
          <w:highlight w:val="white"/>
        </w:rPr>
        <w:t>while</w:t>
      </w:r>
      <w:r w:rsidR="002845FF">
        <w:rPr>
          <w:highlight w:val="white"/>
        </w:rPr>
        <w:t xml:space="preserve"> ( </w:t>
      </w:r>
      <w:r w:rsidRPr="003E09C2">
        <w:rPr>
          <w:highlight w:val="white"/>
        </w:rPr>
        <w:t>expression</w:t>
      </w:r>
      <w:r w:rsidR="002845FF">
        <w:rPr>
          <w:highlight w:val="white"/>
        </w:rPr>
        <w:t xml:space="preserve"> ) </w:t>
      </w:r>
      <w:r w:rsidRPr="003E09C2">
        <w:rPr>
          <w:highlight w:val="white"/>
        </w:rPr>
        <w:t>opened_statement</w:t>
      </w:r>
    </w:p>
    <w:p w14:paraId="378DB634" w14:textId="0AE44320" w:rsidR="002845FF" w:rsidRDefault="003E09C2" w:rsidP="003E09C2">
      <w:pPr>
        <w:pStyle w:val="Code"/>
        <w:rPr>
          <w:highlight w:val="white"/>
        </w:rPr>
      </w:pPr>
      <w:r w:rsidRPr="003E09C2">
        <w:rPr>
          <w:highlight w:val="white"/>
        </w:rPr>
        <w:t xml:space="preserve">  | </w:t>
      </w:r>
      <w:r w:rsidR="002845FF" w:rsidRPr="0046480A">
        <w:rPr>
          <w:rStyle w:val="KeyWord0"/>
          <w:highlight w:val="white"/>
        </w:rPr>
        <w:t>for</w:t>
      </w:r>
      <w:r w:rsidR="002845FF">
        <w:rPr>
          <w:highlight w:val="white"/>
        </w:rPr>
        <w:t xml:space="preserve"> ( </w:t>
      </w:r>
      <w:r w:rsidRPr="003E09C2">
        <w:rPr>
          <w:highlight w:val="white"/>
        </w:rPr>
        <w:t>optional_expression</w:t>
      </w:r>
      <w:r w:rsidR="002845FF">
        <w:rPr>
          <w:highlight w:val="white"/>
        </w:rPr>
        <w:t xml:space="preserve"> ;</w:t>
      </w:r>
      <w:r w:rsidRPr="003E09C2">
        <w:rPr>
          <w:highlight w:val="white"/>
        </w:rPr>
        <w:t xml:space="preserve"> optional_expression</w:t>
      </w:r>
      <w:r w:rsidR="002845FF">
        <w:rPr>
          <w:highlight w:val="white"/>
        </w:rPr>
        <w:t xml:space="preserve"> ; </w:t>
      </w:r>
      <w:r w:rsidRPr="003E09C2">
        <w:rPr>
          <w:highlight w:val="white"/>
        </w:rPr>
        <w:t xml:space="preserve">optional_expression </w:t>
      </w:r>
      <w:r w:rsidR="002845FF">
        <w:rPr>
          <w:highlight w:val="white"/>
        </w:rPr>
        <w:t>)</w:t>
      </w:r>
    </w:p>
    <w:p w14:paraId="525BDB84" w14:textId="77777777" w:rsidR="003E09C2" w:rsidRPr="003E09C2" w:rsidRDefault="003E09C2" w:rsidP="003E09C2">
      <w:pPr>
        <w:pStyle w:val="Code"/>
        <w:rPr>
          <w:highlight w:val="white"/>
        </w:rPr>
      </w:pPr>
      <w:r w:rsidRPr="003E09C2">
        <w:rPr>
          <w:highlight w:val="white"/>
        </w:rPr>
        <w:t xml:space="preserve">    opened_statement {</w:t>
      </w:r>
    </w:p>
    <w:p w14:paraId="02BE2F7B" w14:textId="7AE689BE" w:rsidR="003E09C2" w:rsidRPr="003E09C2" w:rsidRDefault="003E09C2" w:rsidP="002845FF">
      <w:pPr>
        <w:pStyle w:val="Code"/>
        <w:rPr>
          <w:highlight w:val="white"/>
        </w:rPr>
      </w:pPr>
      <w:r w:rsidRPr="003E09C2">
        <w:rPr>
          <w:highlight w:val="white"/>
        </w:rPr>
        <w:t xml:space="preserve">  | </w:t>
      </w:r>
      <w:r w:rsidR="0046480A" w:rsidRPr="0046480A">
        <w:rPr>
          <w:rStyle w:val="KeyWord0"/>
          <w:highlight w:val="white"/>
        </w:rPr>
        <w:t>name</w:t>
      </w:r>
      <w:r w:rsidRPr="003E09C2">
        <w:rPr>
          <w:highlight w:val="white"/>
        </w:rPr>
        <w:t xml:space="preserve"> </w:t>
      </w:r>
      <w:r w:rsidR="002845FF">
        <w:rPr>
          <w:highlight w:val="white"/>
        </w:rPr>
        <w:t xml:space="preserve">: </w:t>
      </w:r>
      <w:r w:rsidRPr="003E09C2">
        <w:rPr>
          <w:highlight w:val="white"/>
        </w:rPr>
        <w:t>opened_statement</w:t>
      </w:r>
    </w:p>
    <w:p w14:paraId="15327839" w14:textId="06156B6F" w:rsidR="00630215" w:rsidRPr="00303B2A" w:rsidRDefault="00630215" w:rsidP="00303B2A">
      <w:pPr>
        <w:pStyle w:val="Code"/>
        <w:rPr>
          <w:highlight w:val="white"/>
        </w:rPr>
      </w:pPr>
    </w:p>
    <w:p w14:paraId="1A0E66FB" w14:textId="77777777" w:rsidR="00303B2A" w:rsidRPr="00303B2A" w:rsidRDefault="00303B2A" w:rsidP="00303B2A">
      <w:pPr>
        <w:pStyle w:val="Code"/>
        <w:rPr>
          <w:highlight w:val="white"/>
        </w:rPr>
      </w:pPr>
      <w:r w:rsidRPr="00303B2A">
        <w:rPr>
          <w:highlight w:val="white"/>
        </w:rPr>
        <w:t>closed_statement:</w:t>
      </w:r>
    </w:p>
    <w:p w14:paraId="2952F83E" w14:textId="74263CB7" w:rsidR="00303B2A" w:rsidRPr="00303B2A" w:rsidRDefault="00303B2A" w:rsidP="00303B2A">
      <w:pPr>
        <w:pStyle w:val="Code"/>
        <w:rPr>
          <w:highlight w:val="white"/>
        </w:rPr>
      </w:pPr>
      <w:r w:rsidRPr="00303B2A">
        <w:rPr>
          <w:highlight w:val="white"/>
        </w:rPr>
        <w:t xml:space="preserve">  </w:t>
      </w:r>
      <w:r w:rsidR="00512559">
        <w:rPr>
          <w:highlight w:val="white"/>
        </w:rPr>
        <w:t xml:space="preserve"> </w:t>
      </w:r>
      <w:r w:rsidRPr="00303B2A">
        <w:rPr>
          <w:highlight w:val="white"/>
        </w:rPr>
        <w:t xml:space="preserve"> </w:t>
      </w:r>
      <w:r w:rsidRPr="00512559">
        <w:rPr>
          <w:rStyle w:val="KeyWord0"/>
          <w:highlight w:val="white"/>
        </w:rPr>
        <w:t>if</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r>
        <w:rPr>
          <w:highlight w:val="white"/>
        </w:rPr>
        <w:t xml:space="preserve"> </w:t>
      </w:r>
      <w:r w:rsidRPr="00512559">
        <w:rPr>
          <w:rStyle w:val="KeyWord0"/>
          <w:highlight w:val="white"/>
        </w:rPr>
        <w:t>else</w:t>
      </w:r>
      <w:r>
        <w:rPr>
          <w:highlight w:val="white"/>
        </w:rPr>
        <w:t xml:space="preserve"> </w:t>
      </w:r>
      <w:r w:rsidRPr="00303B2A">
        <w:rPr>
          <w:highlight w:val="white"/>
        </w:rPr>
        <w:t>closed_statemen</w:t>
      </w:r>
      <w:r>
        <w:rPr>
          <w:highlight w:val="white"/>
        </w:rPr>
        <w:t>t</w:t>
      </w:r>
    </w:p>
    <w:p w14:paraId="1B5249A4" w14:textId="7B33A3E8" w:rsidR="00491622" w:rsidRPr="00303B2A" w:rsidRDefault="00303B2A" w:rsidP="00491622">
      <w:pPr>
        <w:pStyle w:val="Code"/>
      </w:pPr>
      <w:r w:rsidRPr="00303B2A">
        <w:rPr>
          <w:highlight w:val="white"/>
        </w:rPr>
        <w:t xml:space="preserve">  | </w:t>
      </w:r>
      <w:r w:rsidRPr="00512559">
        <w:rPr>
          <w:rStyle w:val="KeyWord0"/>
          <w:highlight w:val="white"/>
        </w:rPr>
        <w:t>switch</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p>
    <w:p w14:paraId="6F63FF8A" w14:textId="33C8CD15" w:rsidR="00303B2A" w:rsidRPr="00303B2A" w:rsidRDefault="00303B2A" w:rsidP="005D6712">
      <w:pPr>
        <w:pStyle w:val="Code"/>
        <w:rPr>
          <w:highlight w:val="white"/>
        </w:rPr>
      </w:pPr>
      <w:r w:rsidRPr="00303B2A">
        <w:rPr>
          <w:highlight w:val="white"/>
        </w:rPr>
        <w:t xml:space="preserve">  | </w:t>
      </w:r>
      <w:r w:rsidR="005D6712" w:rsidRPr="00512559">
        <w:rPr>
          <w:rStyle w:val="KeyWord0"/>
          <w:highlight w:val="white"/>
        </w:rPr>
        <w:t>while</w:t>
      </w:r>
      <w:r w:rsidR="005D6712">
        <w:rPr>
          <w:highlight w:val="white"/>
        </w:rPr>
        <w:t xml:space="preserve"> (</w:t>
      </w:r>
      <w:r w:rsidRPr="00303B2A">
        <w:rPr>
          <w:highlight w:val="white"/>
        </w:rPr>
        <w:t xml:space="preserve"> expression </w:t>
      </w:r>
      <w:r w:rsidR="005D6712">
        <w:rPr>
          <w:highlight w:val="white"/>
        </w:rPr>
        <w:t xml:space="preserve">) </w:t>
      </w:r>
      <w:r w:rsidRPr="00303B2A">
        <w:rPr>
          <w:highlight w:val="white"/>
        </w:rPr>
        <w:t>closed_statement</w:t>
      </w:r>
    </w:p>
    <w:p w14:paraId="4F721D3C" w14:textId="77777777" w:rsidR="005D6712" w:rsidRDefault="00303B2A" w:rsidP="00303B2A">
      <w:pPr>
        <w:pStyle w:val="Code"/>
        <w:rPr>
          <w:highlight w:val="white"/>
        </w:rPr>
      </w:pPr>
      <w:r w:rsidRPr="00303B2A">
        <w:rPr>
          <w:highlight w:val="white"/>
        </w:rPr>
        <w:t xml:space="preserve">  | </w:t>
      </w:r>
      <w:r w:rsidR="005D6712" w:rsidRPr="00512559">
        <w:rPr>
          <w:rStyle w:val="KeyWord0"/>
          <w:highlight w:val="white"/>
        </w:rPr>
        <w:t>for</w:t>
      </w:r>
      <w:r w:rsidR="005D6712">
        <w:rPr>
          <w:highlight w:val="white"/>
        </w:rPr>
        <w:t xml:space="preserve"> (</w:t>
      </w:r>
      <w:r w:rsidRPr="00303B2A">
        <w:rPr>
          <w:highlight w:val="white"/>
        </w:rPr>
        <w:t xml:space="preserve"> optional_expression </w:t>
      </w:r>
      <w:r w:rsidR="005D6712">
        <w:rPr>
          <w:highlight w:val="white"/>
        </w:rPr>
        <w:t xml:space="preserve">; </w:t>
      </w:r>
      <w:r w:rsidRPr="00303B2A">
        <w:rPr>
          <w:highlight w:val="white"/>
        </w:rPr>
        <w:t xml:space="preserve">optional_expression </w:t>
      </w:r>
      <w:r w:rsidR="005D6712">
        <w:rPr>
          <w:highlight w:val="white"/>
        </w:rPr>
        <w:t>;</w:t>
      </w:r>
      <w:r w:rsidRPr="00303B2A">
        <w:rPr>
          <w:highlight w:val="white"/>
        </w:rPr>
        <w:t xml:space="preserve"> optional_expression</w:t>
      </w:r>
      <w:r w:rsidR="005D6712">
        <w:rPr>
          <w:highlight w:val="white"/>
        </w:rPr>
        <w:t xml:space="preserve"> )</w:t>
      </w:r>
    </w:p>
    <w:p w14:paraId="3AF338AC" w14:textId="37FD8AFE" w:rsidR="00303B2A" w:rsidRDefault="00303B2A" w:rsidP="00303B2A">
      <w:pPr>
        <w:pStyle w:val="Code"/>
        <w:rPr>
          <w:highlight w:val="white"/>
        </w:rPr>
      </w:pPr>
      <w:r w:rsidRPr="00303B2A">
        <w:rPr>
          <w:highlight w:val="white"/>
        </w:rPr>
        <w:t xml:space="preserve">    closed_statement</w:t>
      </w:r>
    </w:p>
    <w:p w14:paraId="4FE172B7" w14:textId="518C61AE" w:rsidR="00456619" w:rsidRPr="00096551" w:rsidRDefault="00456619" w:rsidP="00096551">
      <w:pPr>
        <w:pStyle w:val="Code"/>
        <w:rPr>
          <w:highlight w:val="white"/>
        </w:rPr>
      </w:pPr>
      <w:r w:rsidRPr="00096551">
        <w:rPr>
          <w:highlight w:val="white"/>
        </w:rPr>
        <w:t xml:space="preserve">  | </w:t>
      </w:r>
      <w:r w:rsidR="00096551" w:rsidRPr="00512559">
        <w:rPr>
          <w:rStyle w:val="KeyWord0"/>
          <w:highlight w:val="white"/>
        </w:rPr>
        <w:t>do</w:t>
      </w:r>
      <w:r w:rsidR="00096551">
        <w:rPr>
          <w:highlight w:val="white"/>
        </w:rPr>
        <w:t xml:space="preserve"> </w:t>
      </w:r>
      <w:r w:rsidRPr="00096551">
        <w:rPr>
          <w:highlight w:val="white"/>
        </w:rPr>
        <w:t xml:space="preserve">statement </w:t>
      </w:r>
      <w:r w:rsidR="00096551" w:rsidRPr="00512559">
        <w:rPr>
          <w:rStyle w:val="KeyWord0"/>
          <w:highlight w:val="white"/>
        </w:rPr>
        <w:t>while</w:t>
      </w:r>
      <w:r w:rsidR="00096551">
        <w:rPr>
          <w:highlight w:val="white"/>
        </w:rPr>
        <w:t xml:space="preserve"> (</w:t>
      </w:r>
      <w:r w:rsidRPr="00096551">
        <w:rPr>
          <w:highlight w:val="white"/>
        </w:rPr>
        <w:t xml:space="preserve"> expression </w:t>
      </w:r>
      <w:r w:rsidR="00096551">
        <w:rPr>
          <w:highlight w:val="white"/>
        </w:rPr>
        <w:t>) ;</w:t>
      </w:r>
    </w:p>
    <w:p w14:paraId="72903FA1" w14:textId="2821CA73"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case</w:t>
      </w:r>
      <w:r w:rsidRPr="00096551">
        <w:rPr>
          <w:highlight w:val="white"/>
        </w:rPr>
        <w:t xml:space="preserve"> constant_integral_expression : closed_statement</w:t>
      </w:r>
    </w:p>
    <w:p w14:paraId="7A8DC031" w14:textId="7375B86A"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default</w:t>
      </w:r>
      <w:r w:rsidRPr="00096551">
        <w:rPr>
          <w:highlight w:val="white"/>
        </w:rPr>
        <w:t xml:space="preserve"> : closed_statement</w:t>
      </w:r>
    </w:p>
    <w:p w14:paraId="45A4CFE0" w14:textId="442DAE9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continue</w:t>
      </w:r>
      <w:r w:rsidR="006269E5">
        <w:rPr>
          <w:highlight w:val="white"/>
        </w:rPr>
        <w:t xml:space="preserve"> ;</w:t>
      </w:r>
    </w:p>
    <w:p w14:paraId="7BCB452C" w14:textId="11126E4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break</w:t>
      </w:r>
      <w:r w:rsidR="006269E5">
        <w:rPr>
          <w:highlight w:val="white"/>
        </w:rPr>
        <w:t xml:space="preserve"> ;</w:t>
      </w:r>
    </w:p>
    <w:p w14:paraId="362CE3EC" w14:textId="79F4207A" w:rsidR="00456619" w:rsidRPr="00096551" w:rsidRDefault="00456619" w:rsidP="006269E5">
      <w:pPr>
        <w:pStyle w:val="Code"/>
        <w:rPr>
          <w:highlight w:val="white"/>
        </w:rPr>
      </w:pPr>
      <w:r w:rsidRPr="00096551">
        <w:rPr>
          <w:highlight w:val="white"/>
        </w:rPr>
        <w:t xml:space="preserve">  | </w:t>
      </w:r>
      <w:r w:rsidR="006269E5">
        <w:rPr>
          <w:highlight w:val="white"/>
        </w:rPr>
        <w:t xml:space="preserve">{ </w:t>
      </w:r>
      <w:r w:rsidRPr="00096551">
        <w:rPr>
          <w:highlight w:val="white"/>
        </w:rPr>
        <w:t xml:space="preserve">optional_statement_list </w:t>
      </w:r>
      <w:r w:rsidR="006269E5">
        <w:rPr>
          <w:highlight w:val="white"/>
        </w:rPr>
        <w:t>}</w:t>
      </w:r>
    </w:p>
    <w:p w14:paraId="7330B4DD" w14:textId="30B99FDA"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goto</w:t>
      </w:r>
      <w:r w:rsidR="006269E5">
        <w:rPr>
          <w:highlight w:val="white"/>
        </w:rPr>
        <w:t xml:space="preserve"> </w:t>
      </w:r>
      <w:r w:rsidR="006269E5" w:rsidRPr="002B6755">
        <w:rPr>
          <w:rStyle w:val="KeyWord0"/>
          <w:highlight w:val="white"/>
        </w:rPr>
        <w:t>name</w:t>
      </w:r>
      <w:r w:rsidR="006269E5">
        <w:rPr>
          <w:highlight w:val="white"/>
        </w:rPr>
        <w:t xml:space="preserve"> ;</w:t>
      </w:r>
    </w:p>
    <w:p w14:paraId="7ABC8D3E" w14:textId="6DA352AB"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return</w:t>
      </w:r>
      <w:r w:rsidR="006269E5">
        <w:rPr>
          <w:highlight w:val="white"/>
        </w:rPr>
        <w:t xml:space="preserve"> </w:t>
      </w:r>
      <w:r w:rsidRPr="00096551">
        <w:rPr>
          <w:highlight w:val="white"/>
        </w:rPr>
        <w:t xml:space="preserve">optional_expression </w:t>
      </w:r>
      <w:r w:rsidR="006269E5">
        <w:rPr>
          <w:highlight w:val="white"/>
        </w:rPr>
        <w:t>;</w:t>
      </w:r>
    </w:p>
    <w:p w14:paraId="3FDE202F" w14:textId="08F1D78F" w:rsidR="00456619" w:rsidRPr="00096551" w:rsidRDefault="00456619" w:rsidP="009A54B6">
      <w:pPr>
        <w:pStyle w:val="Code"/>
        <w:rPr>
          <w:highlight w:val="white"/>
        </w:rPr>
      </w:pPr>
      <w:r w:rsidRPr="00096551">
        <w:rPr>
          <w:highlight w:val="white"/>
        </w:rPr>
        <w:lastRenderedPageBreak/>
        <w:t xml:space="preserve">  | optional_expression </w:t>
      </w:r>
      <w:r w:rsidR="006269E5">
        <w:rPr>
          <w:highlight w:val="white"/>
        </w:rPr>
        <w:t>;</w:t>
      </w:r>
    </w:p>
    <w:p w14:paraId="7D481149" w14:textId="54D5462B" w:rsidR="00BE16B1" w:rsidRDefault="00BE16B1" w:rsidP="009A54B6">
      <w:pPr>
        <w:pStyle w:val="Code"/>
        <w:rPr>
          <w:highlight w:val="white"/>
          <w:lang w:val="sv-SE"/>
        </w:rPr>
      </w:pPr>
      <w:r>
        <w:rPr>
          <w:highlight w:val="white"/>
          <w:lang w:val="sv-SE"/>
        </w:rPr>
        <w:t xml:space="preserve">  | declaration ;</w:t>
      </w:r>
    </w:p>
    <w:p w14:paraId="58AD13E1" w14:textId="22959317" w:rsidR="00BE16B1" w:rsidRDefault="00BE16B1" w:rsidP="009A54B6">
      <w:pPr>
        <w:pStyle w:val="Code"/>
        <w:rPr>
          <w:highlight w:val="white"/>
          <w:lang w:val="sv-SE"/>
        </w:rPr>
      </w:pPr>
      <w:r>
        <w:rPr>
          <w:highlight w:val="white"/>
          <w:lang w:val="sv-SE"/>
        </w:rPr>
        <w:t xml:space="preserve">  | </w:t>
      </w:r>
      <w:r w:rsidRPr="002B6755">
        <w:rPr>
          <w:rStyle w:val="KeyWord0"/>
          <w:highlight w:val="white"/>
        </w:rPr>
        <w:t>jump_register</w:t>
      </w:r>
      <w:r>
        <w:rPr>
          <w:highlight w:val="white"/>
          <w:lang w:val="sv-SE"/>
        </w:rPr>
        <w:t xml:space="preserve"> ( </w:t>
      </w:r>
      <w:r w:rsidRPr="002B6755">
        <w:rPr>
          <w:rStyle w:val="KeyWord0"/>
          <w:highlight w:val="white"/>
        </w:rPr>
        <w:t>register_name</w:t>
      </w:r>
      <w:r>
        <w:rPr>
          <w:highlight w:val="white"/>
          <w:lang w:val="sv-SE"/>
        </w:rPr>
        <w:t xml:space="preserve"> ) ;</w:t>
      </w:r>
    </w:p>
    <w:p w14:paraId="31D1D00A" w14:textId="47BB7BB8"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interrupt</w:t>
      </w:r>
      <w:r w:rsidR="009A54B6">
        <w:rPr>
          <w:highlight w:val="white"/>
          <w:lang w:val="sv-SE"/>
        </w:rPr>
        <w:t xml:space="preserve"> ( </w:t>
      </w:r>
      <w:r>
        <w:rPr>
          <w:highlight w:val="white"/>
          <w:lang w:val="sv-SE"/>
        </w:rPr>
        <w:t xml:space="preserve">constant_integral_expression </w:t>
      </w:r>
      <w:r w:rsidR="009A54B6">
        <w:rPr>
          <w:highlight w:val="white"/>
          <w:lang w:val="sv-SE"/>
        </w:rPr>
        <w:t>) ;</w:t>
      </w:r>
    </w:p>
    <w:p w14:paraId="0ED0115F" w14:textId="4ECFF80C"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syscall</w:t>
      </w:r>
      <w:r w:rsidR="009A54B6">
        <w:rPr>
          <w:highlight w:val="white"/>
          <w:lang w:val="sv-SE"/>
        </w:rPr>
        <w:t xml:space="preserve"> ( ) ;</w:t>
      </w:r>
    </w:p>
    <w:p w14:paraId="4093ED28" w14:textId="16ECBA61" w:rsidR="000C3585" w:rsidRDefault="00A12499" w:rsidP="00A12499">
      <w:r>
        <w:t>A theoretical explanation of the open-closed statement solution is beyond the scope of this book, but I recommend the Dragon Book by Aho et al. for a closer look.</w:t>
      </w:r>
    </w:p>
    <w:p w14:paraId="12B6CFB1" w14:textId="17AAC7D6" w:rsidR="00B3577D" w:rsidRDefault="006805DA" w:rsidP="00A12499">
      <w:r>
        <w:t>So, let us return to the if-else statement.</w:t>
      </w:r>
    </w:p>
    <w:p w14:paraId="0DC12A5F" w14:textId="671F864F" w:rsidR="007C08E0" w:rsidRDefault="007C08E0" w:rsidP="007C08E0">
      <w:pPr>
        <w:pStyle w:val="CodeHeader"/>
      </w:pPr>
      <w:r>
        <w:t>MainParser.cs</w:t>
      </w:r>
    </w:p>
    <w:p w14:paraId="0AB3596A" w14:textId="77777777" w:rsidR="007C08E0" w:rsidRPr="007C08E0" w:rsidRDefault="007C08E0" w:rsidP="007C08E0">
      <w:pPr>
        <w:pStyle w:val="Code"/>
        <w:rPr>
          <w:highlight w:val="white"/>
        </w:rPr>
      </w:pPr>
      <w:r w:rsidRPr="007C08E0">
        <w:rPr>
          <w:highlight w:val="white"/>
        </w:rPr>
        <w:t>statement:</w:t>
      </w:r>
    </w:p>
    <w:p w14:paraId="1D79F986" w14:textId="77777777" w:rsidR="007C08E0" w:rsidRPr="007C08E0" w:rsidRDefault="007C08E0" w:rsidP="007C08E0">
      <w:pPr>
        <w:pStyle w:val="Code"/>
        <w:rPr>
          <w:highlight w:val="white"/>
        </w:rPr>
      </w:pPr>
      <w:r w:rsidRPr="007C08E0">
        <w:rPr>
          <w:highlight w:val="white"/>
        </w:rPr>
        <w:t xml:space="preserve">    opened_statement { $$ = $1; }</w:t>
      </w:r>
    </w:p>
    <w:p w14:paraId="6B663E21" w14:textId="77777777" w:rsidR="007C08E0" w:rsidRPr="007C08E0" w:rsidRDefault="007C08E0" w:rsidP="007C08E0">
      <w:pPr>
        <w:pStyle w:val="Code"/>
        <w:rPr>
          <w:highlight w:val="white"/>
        </w:rPr>
      </w:pPr>
      <w:r w:rsidRPr="007C08E0">
        <w:rPr>
          <w:highlight w:val="white"/>
        </w:rPr>
        <w:t xml:space="preserve">  | closed_statement { $$ = $1; };</w:t>
      </w:r>
    </w:p>
    <w:p w14:paraId="4C6A5785" w14:textId="77777777" w:rsidR="007C08E0" w:rsidRPr="007C08E0" w:rsidRDefault="007C08E0" w:rsidP="007C08E0">
      <w:pPr>
        <w:pStyle w:val="Code"/>
        <w:rPr>
          <w:highlight w:val="white"/>
        </w:rPr>
      </w:pPr>
    </w:p>
    <w:p w14:paraId="26AC79EF" w14:textId="77777777" w:rsidR="007C08E0" w:rsidRPr="007C08E0" w:rsidRDefault="007C08E0" w:rsidP="007C08E0">
      <w:pPr>
        <w:pStyle w:val="Code"/>
        <w:rPr>
          <w:highlight w:val="white"/>
        </w:rPr>
      </w:pPr>
      <w:r w:rsidRPr="007C08E0">
        <w:rPr>
          <w:highlight w:val="white"/>
        </w:rPr>
        <w:t>opened_statement:</w:t>
      </w:r>
    </w:p>
    <w:p w14:paraId="41CE9FE3" w14:textId="77777777" w:rsidR="007C08E0" w:rsidRPr="007C08E0" w:rsidRDefault="007C08E0" w:rsidP="007C08E0">
      <w:pPr>
        <w:pStyle w:val="Code"/>
        <w:rPr>
          <w:highlight w:val="white"/>
        </w:rPr>
      </w:pPr>
      <w:r w:rsidRPr="007C08E0">
        <w:rPr>
          <w:highlight w:val="white"/>
        </w:rPr>
        <w:t xml:space="preserve">    IF LEFT_PARENTHESIS expression RIGHT_PARENTHESIS statement {</w:t>
      </w:r>
    </w:p>
    <w:p w14:paraId="2ED8AE0B" w14:textId="77777777" w:rsidR="007C08E0" w:rsidRPr="007C08E0" w:rsidRDefault="007C08E0" w:rsidP="007C08E0">
      <w:pPr>
        <w:pStyle w:val="Code"/>
        <w:rPr>
          <w:highlight w:val="white"/>
        </w:rPr>
      </w:pPr>
      <w:r w:rsidRPr="007C08E0">
        <w:rPr>
          <w:highlight w:val="white"/>
        </w:rPr>
        <w:t xml:space="preserve">      $$ = MiddleCodeGenerator.IfStatement($3, $5);</w:t>
      </w:r>
    </w:p>
    <w:p w14:paraId="4999A906" w14:textId="77777777" w:rsidR="007C08E0" w:rsidRPr="007C08E0" w:rsidRDefault="007C08E0" w:rsidP="007C08E0">
      <w:pPr>
        <w:pStyle w:val="Code"/>
        <w:rPr>
          <w:highlight w:val="white"/>
        </w:rPr>
      </w:pPr>
      <w:r w:rsidRPr="007C08E0">
        <w:rPr>
          <w:highlight w:val="white"/>
        </w:rPr>
        <w:t xml:space="preserve">    }</w:t>
      </w:r>
    </w:p>
    <w:p w14:paraId="26F61A88" w14:textId="77777777" w:rsidR="007C08E0" w:rsidRPr="007C08E0" w:rsidRDefault="007C08E0" w:rsidP="007C08E0">
      <w:pPr>
        <w:pStyle w:val="Code"/>
        <w:rPr>
          <w:highlight w:val="white"/>
        </w:rPr>
      </w:pPr>
      <w:r w:rsidRPr="007C08E0">
        <w:rPr>
          <w:highlight w:val="white"/>
        </w:rPr>
        <w:t xml:space="preserve">  | IF LEFT_PARENTHESIS expression RIGHT_PARENTHESIS closed_statement</w:t>
      </w:r>
    </w:p>
    <w:p w14:paraId="4A649498" w14:textId="77777777" w:rsidR="007C08E0" w:rsidRPr="007C08E0" w:rsidRDefault="007C08E0" w:rsidP="007C08E0">
      <w:pPr>
        <w:pStyle w:val="Code"/>
        <w:rPr>
          <w:highlight w:val="white"/>
        </w:rPr>
      </w:pPr>
      <w:r w:rsidRPr="007C08E0">
        <w:rPr>
          <w:highlight w:val="white"/>
        </w:rPr>
        <w:t xml:space="preserve">    ELSE opened_statement {</w:t>
      </w:r>
    </w:p>
    <w:p w14:paraId="0FA5661C" w14:textId="77777777" w:rsidR="007C08E0" w:rsidRPr="007C08E0" w:rsidRDefault="007C08E0" w:rsidP="007C08E0">
      <w:pPr>
        <w:pStyle w:val="Code"/>
        <w:rPr>
          <w:highlight w:val="white"/>
        </w:rPr>
      </w:pPr>
      <w:r w:rsidRPr="007C08E0">
        <w:rPr>
          <w:highlight w:val="white"/>
        </w:rPr>
        <w:t xml:space="preserve">      $$ = MiddleCodeGenerator.IfElseStatement($3, $5, $7);</w:t>
      </w:r>
    </w:p>
    <w:p w14:paraId="574B004F" w14:textId="6030A042" w:rsidR="007C08E0" w:rsidRDefault="007C08E0" w:rsidP="007C08E0">
      <w:pPr>
        <w:pStyle w:val="Code"/>
        <w:rPr>
          <w:highlight w:val="white"/>
        </w:rPr>
      </w:pPr>
      <w:r w:rsidRPr="007C08E0">
        <w:rPr>
          <w:highlight w:val="white"/>
        </w:rPr>
        <w:t xml:space="preserve">    }</w:t>
      </w:r>
    </w:p>
    <w:p w14:paraId="4480F053" w14:textId="69F3E884" w:rsidR="007C08E0" w:rsidRDefault="007C08E0" w:rsidP="007C08E0">
      <w:pPr>
        <w:pStyle w:val="Code"/>
        <w:rPr>
          <w:highlight w:val="white"/>
        </w:rPr>
      </w:pPr>
      <w:r>
        <w:rPr>
          <w:highlight w:val="white"/>
        </w:rPr>
        <w:t xml:space="preserve">  | // ..</w:t>
      </w:r>
      <w:r w:rsidR="000B2001">
        <w:rPr>
          <w:highlight w:val="white"/>
        </w:rPr>
        <w:t>.</w:t>
      </w:r>
    </w:p>
    <w:p w14:paraId="4D2BF1E2" w14:textId="29EB5474" w:rsidR="000B2001" w:rsidRPr="00661ECC" w:rsidRDefault="000B2001" w:rsidP="00661ECC">
      <w:pPr>
        <w:pStyle w:val="Code"/>
        <w:rPr>
          <w:highlight w:val="white"/>
        </w:rPr>
      </w:pPr>
    </w:p>
    <w:p w14:paraId="27B00742" w14:textId="77777777" w:rsidR="000B2001" w:rsidRPr="00661ECC" w:rsidRDefault="000B2001" w:rsidP="00661ECC">
      <w:pPr>
        <w:pStyle w:val="Code"/>
        <w:rPr>
          <w:highlight w:val="white"/>
        </w:rPr>
      </w:pPr>
      <w:r w:rsidRPr="00661ECC">
        <w:rPr>
          <w:highlight w:val="white"/>
        </w:rPr>
        <w:t>closed_statement:</w:t>
      </w:r>
    </w:p>
    <w:p w14:paraId="27134825" w14:textId="5A368686" w:rsidR="000B2001" w:rsidRPr="00661ECC" w:rsidRDefault="00661ECC" w:rsidP="00661ECC">
      <w:pPr>
        <w:pStyle w:val="Code"/>
        <w:rPr>
          <w:highlight w:val="white"/>
        </w:rPr>
      </w:pPr>
      <w:r>
        <w:rPr>
          <w:highlight w:val="white"/>
        </w:rPr>
        <w:t xml:space="preserve"> </w:t>
      </w:r>
      <w:r w:rsidR="000B2001" w:rsidRPr="00661ECC">
        <w:rPr>
          <w:highlight w:val="white"/>
        </w:rPr>
        <w:t xml:space="preserve">   IF LEFT_PARENTHESIS expression RIGHT_PARENTHESIS closed_statement</w:t>
      </w:r>
    </w:p>
    <w:p w14:paraId="29C36CC3" w14:textId="78D39C71" w:rsidR="000B2001" w:rsidRPr="00661ECC"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ELSE closed_statement {</w:t>
      </w:r>
    </w:p>
    <w:p w14:paraId="49304CF5" w14:textId="77777777" w:rsidR="000B2001" w:rsidRPr="00661ECC" w:rsidRDefault="000B2001" w:rsidP="00661ECC">
      <w:pPr>
        <w:pStyle w:val="Code"/>
        <w:rPr>
          <w:highlight w:val="white"/>
        </w:rPr>
      </w:pPr>
      <w:r w:rsidRPr="00661ECC">
        <w:rPr>
          <w:highlight w:val="white"/>
        </w:rPr>
        <w:t xml:space="preserve">      $$ = MiddleCodeGenerator.IfElseStatement($3, $5, $7);</w:t>
      </w:r>
    </w:p>
    <w:p w14:paraId="5D051DDB" w14:textId="31A26FED" w:rsidR="000B2001"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w:t>
      </w:r>
    </w:p>
    <w:p w14:paraId="3FACA59F" w14:textId="6719A11A" w:rsidR="0080062E" w:rsidRDefault="0080062E" w:rsidP="00661ECC">
      <w:pPr>
        <w:pStyle w:val="Code"/>
        <w:rPr>
          <w:highlight w:val="white"/>
        </w:rPr>
      </w:pPr>
      <w:r>
        <w:rPr>
          <w:highlight w:val="white"/>
        </w:rPr>
        <w:t xml:space="preserve">  | // ...</w:t>
      </w:r>
    </w:p>
    <w:p w14:paraId="5D465263" w14:textId="0BF00289" w:rsidR="00CA5B2D" w:rsidRDefault="00BB0D49" w:rsidP="009E6D84">
      <w:pPr>
        <w:rPr>
          <w:highlight w:val="white"/>
        </w:rPr>
      </w:pPr>
      <w:r>
        <w:rPr>
          <w:highlight w:val="white"/>
        </w:rPr>
        <w:t>First</w:t>
      </w:r>
      <w:r w:rsidR="009E6D84">
        <w:rPr>
          <w:highlight w:val="white"/>
        </w:rPr>
        <w:t xml:space="preserve">, let us look at the </w:t>
      </w:r>
      <w:r w:rsidR="009E6D84" w:rsidRPr="003840B2">
        <w:rPr>
          <w:rStyle w:val="KeyWord0"/>
          <w:highlight w:val="white"/>
        </w:rPr>
        <w:t>Statement</w:t>
      </w:r>
      <w:r w:rsidR="009E6D84">
        <w:rPr>
          <w:highlight w:val="white"/>
        </w:rPr>
        <w:t xml:space="preserve"> class.</w:t>
      </w:r>
      <w:r w:rsidR="003840B2">
        <w:rPr>
          <w:highlight w:val="white"/>
        </w:rPr>
        <w:t xml:space="preserve"> A statement</w:t>
      </w:r>
      <w:r>
        <w:rPr>
          <w:highlight w:val="white"/>
        </w:rPr>
        <w:t xml:space="preserve"> holds a list of middle code instructions, and the next set, which is a set om jump instructions that shall be backpatched to jump to the next instruction after the statement.</w:t>
      </w:r>
    </w:p>
    <w:p w14:paraId="2003AF3F" w14:textId="77777777" w:rsidR="009E6D84" w:rsidRDefault="009E6D84" w:rsidP="00CA5B2D">
      <w:pPr>
        <w:pStyle w:val="CodeHeader"/>
        <w:rPr>
          <w:highlight w:val="white"/>
        </w:rPr>
      </w:pPr>
      <w:r>
        <w:rPr>
          <w:highlight w:val="white"/>
        </w:rPr>
        <w:t>Statement.cs</w:t>
      </w:r>
    </w:p>
    <w:p w14:paraId="15525FA2" w14:textId="77777777" w:rsidR="009E6D84" w:rsidRPr="009E6D84" w:rsidRDefault="009E6D84" w:rsidP="009E6D84">
      <w:pPr>
        <w:pStyle w:val="Code"/>
        <w:rPr>
          <w:highlight w:val="white"/>
        </w:rPr>
      </w:pPr>
      <w:r w:rsidRPr="009E6D84">
        <w:rPr>
          <w:highlight w:val="white"/>
        </w:rPr>
        <w:t>using System.Collections.Generic;</w:t>
      </w:r>
    </w:p>
    <w:p w14:paraId="142B9023" w14:textId="77777777" w:rsidR="009E6D84" w:rsidRPr="009E6D84" w:rsidRDefault="009E6D84" w:rsidP="009E6D84">
      <w:pPr>
        <w:pStyle w:val="Code"/>
        <w:rPr>
          <w:highlight w:val="white"/>
        </w:rPr>
      </w:pPr>
    </w:p>
    <w:p w14:paraId="664550BA" w14:textId="77777777" w:rsidR="009E6D84" w:rsidRPr="009E6D84" w:rsidRDefault="009E6D84" w:rsidP="009E6D84">
      <w:pPr>
        <w:pStyle w:val="Code"/>
        <w:rPr>
          <w:highlight w:val="white"/>
        </w:rPr>
      </w:pPr>
      <w:r w:rsidRPr="009E6D84">
        <w:rPr>
          <w:highlight w:val="white"/>
        </w:rPr>
        <w:t>namespace CCompiler {</w:t>
      </w:r>
    </w:p>
    <w:p w14:paraId="0C36CA63" w14:textId="77777777" w:rsidR="009E6D84" w:rsidRPr="009E6D84" w:rsidRDefault="009E6D84" w:rsidP="009E6D84">
      <w:pPr>
        <w:pStyle w:val="Code"/>
        <w:rPr>
          <w:highlight w:val="white"/>
        </w:rPr>
      </w:pPr>
      <w:r w:rsidRPr="009E6D84">
        <w:rPr>
          <w:highlight w:val="white"/>
        </w:rPr>
        <w:t xml:space="preserve">  public class Statement {</w:t>
      </w:r>
    </w:p>
    <w:p w14:paraId="2CFEF123" w14:textId="77777777" w:rsidR="009E6D84" w:rsidRPr="009E6D84" w:rsidRDefault="009E6D84" w:rsidP="009E6D84">
      <w:pPr>
        <w:pStyle w:val="Code"/>
        <w:rPr>
          <w:highlight w:val="white"/>
        </w:rPr>
      </w:pPr>
      <w:r w:rsidRPr="009E6D84">
        <w:rPr>
          <w:highlight w:val="white"/>
        </w:rPr>
        <w:t xml:space="preserve">    private List&lt;MiddleCode&gt; m_list;</w:t>
      </w:r>
    </w:p>
    <w:p w14:paraId="4B7595E5" w14:textId="77777777" w:rsidR="009E6D84" w:rsidRPr="009E6D84" w:rsidRDefault="009E6D84" w:rsidP="009E6D84">
      <w:pPr>
        <w:pStyle w:val="Code"/>
        <w:rPr>
          <w:highlight w:val="white"/>
        </w:rPr>
      </w:pPr>
      <w:r w:rsidRPr="009E6D84">
        <w:rPr>
          <w:highlight w:val="white"/>
        </w:rPr>
        <w:t xml:space="preserve">    private ISet&lt;MiddleCode&gt; m_nextSet;</w:t>
      </w:r>
    </w:p>
    <w:p w14:paraId="79044549" w14:textId="77777777" w:rsidR="009E6D84" w:rsidRPr="00637126" w:rsidRDefault="009E6D84" w:rsidP="00637126">
      <w:pPr>
        <w:pStyle w:val="Code"/>
        <w:rPr>
          <w:highlight w:val="white"/>
        </w:rPr>
      </w:pPr>
      <w:r w:rsidRPr="00637126">
        <w:rPr>
          <w:highlight w:val="white"/>
        </w:rPr>
        <w:t xml:space="preserve">  </w:t>
      </w:r>
    </w:p>
    <w:p w14:paraId="2FF11B97" w14:textId="77777777" w:rsidR="00637126" w:rsidRPr="00637126" w:rsidRDefault="00637126" w:rsidP="00637126">
      <w:pPr>
        <w:pStyle w:val="Code"/>
        <w:rPr>
          <w:highlight w:val="white"/>
        </w:rPr>
      </w:pPr>
      <w:r w:rsidRPr="00637126">
        <w:rPr>
          <w:highlight w:val="white"/>
        </w:rPr>
        <w:t xml:space="preserve">    public Statement(List&lt;MiddleCode&gt; list, ISet&lt;MiddleCode&gt; nextSet) {</w:t>
      </w:r>
    </w:p>
    <w:p w14:paraId="4FBC353D" w14:textId="7A23BBB6" w:rsidR="00637126" w:rsidRPr="00637126" w:rsidRDefault="00637126" w:rsidP="00637126">
      <w:pPr>
        <w:pStyle w:val="Code"/>
        <w:rPr>
          <w:highlight w:val="white"/>
        </w:rPr>
      </w:pPr>
      <w:r w:rsidRPr="00637126">
        <w:rPr>
          <w:highlight w:val="white"/>
        </w:rPr>
        <w:t xml:space="preserve">      Assert.</w:t>
      </w:r>
      <w:r w:rsidR="00D324D8">
        <w:rPr>
          <w:highlight w:val="white"/>
        </w:rPr>
        <w:t>ErrorXXX</w:t>
      </w:r>
      <w:r w:rsidRPr="00637126">
        <w:rPr>
          <w:highlight w:val="white"/>
        </w:rPr>
        <w:t>(list != null);</w:t>
      </w:r>
    </w:p>
    <w:p w14:paraId="025346A5" w14:textId="77777777" w:rsidR="00637126" w:rsidRPr="00637126" w:rsidRDefault="00637126" w:rsidP="00637126">
      <w:pPr>
        <w:pStyle w:val="Code"/>
        <w:rPr>
          <w:highlight w:val="white"/>
        </w:rPr>
      </w:pPr>
      <w:r w:rsidRPr="00637126">
        <w:rPr>
          <w:highlight w:val="white"/>
        </w:rPr>
        <w:t xml:space="preserve">      m_list = list;</w:t>
      </w:r>
    </w:p>
    <w:p w14:paraId="4FC9E77B" w14:textId="77777777" w:rsidR="00637126" w:rsidRPr="00637126" w:rsidRDefault="00637126" w:rsidP="00637126">
      <w:pPr>
        <w:pStyle w:val="Code"/>
        <w:rPr>
          <w:highlight w:val="white"/>
        </w:rPr>
      </w:pPr>
      <w:r w:rsidRPr="00637126">
        <w:rPr>
          <w:highlight w:val="white"/>
        </w:rPr>
        <w:t xml:space="preserve">      m_nextSet = (nextSet != null) ? nextSet : (new HashSet&lt;MiddleCode&gt;());</w:t>
      </w:r>
    </w:p>
    <w:p w14:paraId="0FC234BA" w14:textId="77777777" w:rsidR="00637126" w:rsidRPr="00637126" w:rsidRDefault="00637126" w:rsidP="00637126">
      <w:pPr>
        <w:pStyle w:val="Code"/>
        <w:rPr>
          <w:highlight w:val="white"/>
        </w:rPr>
      </w:pPr>
      <w:r w:rsidRPr="00637126">
        <w:rPr>
          <w:highlight w:val="white"/>
        </w:rPr>
        <w:t xml:space="preserve">    }</w:t>
      </w:r>
    </w:p>
    <w:p w14:paraId="4FA8B2E8" w14:textId="77777777" w:rsidR="009E6D84" w:rsidRPr="00637126" w:rsidRDefault="009E6D84" w:rsidP="00637126">
      <w:pPr>
        <w:pStyle w:val="Code"/>
        <w:rPr>
          <w:highlight w:val="white"/>
        </w:rPr>
      </w:pPr>
      <w:r w:rsidRPr="00637126">
        <w:rPr>
          <w:highlight w:val="white"/>
        </w:rPr>
        <w:t xml:space="preserve">  </w:t>
      </w:r>
    </w:p>
    <w:p w14:paraId="2FA0B52E" w14:textId="77777777" w:rsidR="00DF226A" w:rsidRPr="00DF226A" w:rsidRDefault="00DF226A" w:rsidP="00DF226A">
      <w:pPr>
        <w:pStyle w:val="Code"/>
        <w:rPr>
          <w:highlight w:val="white"/>
        </w:rPr>
      </w:pPr>
      <w:r w:rsidRPr="00DF226A">
        <w:rPr>
          <w:highlight w:val="white"/>
        </w:rPr>
        <w:t xml:space="preserve">    public List&lt;MiddleCode&gt; CodeList {</w:t>
      </w:r>
    </w:p>
    <w:p w14:paraId="435362ED" w14:textId="77777777" w:rsidR="00DF226A" w:rsidRPr="00DF226A" w:rsidRDefault="00DF226A" w:rsidP="00DF226A">
      <w:pPr>
        <w:pStyle w:val="Code"/>
        <w:rPr>
          <w:highlight w:val="white"/>
        </w:rPr>
      </w:pPr>
      <w:r w:rsidRPr="00DF226A">
        <w:rPr>
          <w:highlight w:val="white"/>
        </w:rPr>
        <w:t xml:space="preserve">      get { return m_list; }</w:t>
      </w:r>
    </w:p>
    <w:p w14:paraId="7107074B" w14:textId="77777777" w:rsidR="00DF226A" w:rsidRPr="00DF226A" w:rsidRDefault="00DF226A" w:rsidP="00DF226A">
      <w:pPr>
        <w:pStyle w:val="Code"/>
        <w:rPr>
          <w:highlight w:val="white"/>
        </w:rPr>
      </w:pPr>
      <w:r w:rsidRPr="00DF226A">
        <w:rPr>
          <w:highlight w:val="white"/>
        </w:rPr>
        <w:t xml:space="preserve">    }</w:t>
      </w:r>
    </w:p>
    <w:p w14:paraId="35AFC959" w14:textId="77777777" w:rsidR="00DF226A" w:rsidRPr="00DF226A" w:rsidRDefault="00DF226A" w:rsidP="00DF226A">
      <w:pPr>
        <w:pStyle w:val="Code"/>
        <w:rPr>
          <w:highlight w:val="white"/>
        </w:rPr>
      </w:pPr>
      <w:r w:rsidRPr="00DF226A">
        <w:rPr>
          <w:highlight w:val="white"/>
        </w:rPr>
        <w:t xml:space="preserve">  </w:t>
      </w:r>
    </w:p>
    <w:p w14:paraId="33CC33F9" w14:textId="77777777" w:rsidR="00DF226A" w:rsidRPr="00DF226A" w:rsidRDefault="00DF226A" w:rsidP="00DF226A">
      <w:pPr>
        <w:pStyle w:val="Code"/>
        <w:rPr>
          <w:highlight w:val="white"/>
        </w:rPr>
      </w:pPr>
      <w:r w:rsidRPr="00DF226A">
        <w:rPr>
          <w:highlight w:val="white"/>
        </w:rPr>
        <w:t xml:space="preserve">    public ISet&lt;MiddleCode&gt; NextSet {</w:t>
      </w:r>
    </w:p>
    <w:p w14:paraId="3BF2ACBA" w14:textId="77777777" w:rsidR="00DF226A" w:rsidRPr="00DF226A" w:rsidRDefault="00DF226A" w:rsidP="00DF226A">
      <w:pPr>
        <w:pStyle w:val="Code"/>
        <w:rPr>
          <w:highlight w:val="white"/>
        </w:rPr>
      </w:pPr>
      <w:r w:rsidRPr="00DF226A">
        <w:rPr>
          <w:highlight w:val="white"/>
        </w:rPr>
        <w:t xml:space="preserve">      get { return m_nextSet; }</w:t>
      </w:r>
    </w:p>
    <w:p w14:paraId="67D92A2B" w14:textId="77777777" w:rsidR="00DF226A" w:rsidRPr="00DF226A" w:rsidRDefault="00DF226A" w:rsidP="00DF226A">
      <w:pPr>
        <w:pStyle w:val="Code"/>
        <w:rPr>
          <w:highlight w:val="white"/>
        </w:rPr>
      </w:pPr>
      <w:r w:rsidRPr="00DF226A">
        <w:rPr>
          <w:highlight w:val="white"/>
        </w:rPr>
        <w:lastRenderedPageBreak/>
        <w:t xml:space="preserve">    }</w:t>
      </w:r>
    </w:p>
    <w:p w14:paraId="04333247" w14:textId="77777777" w:rsidR="009E6D84" w:rsidRPr="009E6D84" w:rsidRDefault="009E6D84" w:rsidP="009E6D84">
      <w:pPr>
        <w:pStyle w:val="Code"/>
        <w:rPr>
          <w:highlight w:val="white"/>
        </w:rPr>
      </w:pPr>
      <w:r w:rsidRPr="009E6D84">
        <w:rPr>
          <w:highlight w:val="white"/>
        </w:rPr>
        <w:t xml:space="preserve">  }</w:t>
      </w:r>
    </w:p>
    <w:p w14:paraId="6926AB7A" w14:textId="4634049E" w:rsidR="009E6D84" w:rsidRDefault="009E6D84" w:rsidP="009E6D84">
      <w:pPr>
        <w:pStyle w:val="Code"/>
        <w:rPr>
          <w:highlight w:val="white"/>
        </w:rPr>
      </w:pPr>
      <w:r w:rsidRPr="009E6D84">
        <w:rPr>
          <w:highlight w:val="white"/>
        </w:rPr>
        <w:t>}</w:t>
      </w:r>
    </w:p>
    <w:p w14:paraId="034F4445" w14:textId="040E5D59" w:rsidR="008F23C8" w:rsidRDefault="00DB156E" w:rsidP="00DB156E">
      <w:pPr>
        <w:rPr>
          <w:highlight w:val="white"/>
        </w:rPr>
      </w:pPr>
      <w:r>
        <w:rPr>
          <w:highlight w:val="white"/>
        </w:rPr>
        <w:t xml:space="preserve">Then we </w:t>
      </w:r>
      <w:r w:rsidR="00C73436">
        <w:rPr>
          <w:highlight w:val="white"/>
        </w:rPr>
        <w:t>look</w:t>
      </w:r>
      <w:r>
        <w:rPr>
          <w:highlight w:val="white"/>
        </w:rPr>
        <w:t xml:space="preserve"> at the </w:t>
      </w:r>
      <w:r w:rsidRPr="00DB156E">
        <w:rPr>
          <w:rStyle w:val="KeyWord0"/>
          <w:highlight w:val="white"/>
        </w:rPr>
        <w:t>Expression</w:t>
      </w:r>
      <w:r>
        <w:rPr>
          <w:highlight w:val="white"/>
        </w:rPr>
        <w:t xml:space="preserve"> class.</w:t>
      </w:r>
      <w:r w:rsidR="0070626D">
        <w:rPr>
          <w:highlight w:val="white"/>
        </w:rPr>
        <w:t xml:space="preserve"> It handles a </w:t>
      </w:r>
      <w:r w:rsidR="006738E8">
        <w:rPr>
          <w:highlight w:val="white"/>
        </w:rPr>
        <w:t>symbol, a register, and a</w:t>
      </w:r>
      <w:r w:rsidR="0070626D">
        <w:rPr>
          <w:highlight w:val="white"/>
        </w:rPr>
        <w:t xml:space="preserve"> short and </w:t>
      </w:r>
      <w:r w:rsidR="000F0CB9">
        <w:rPr>
          <w:highlight w:val="white"/>
        </w:rPr>
        <w:t xml:space="preserve">a </w:t>
      </w:r>
      <w:r w:rsidR="0070626D">
        <w:rPr>
          <w:highlight w:val="white"/>
        </w:rPr>
        <w:t>long list</w:t>
      </w:r>
      <w:r w:rsidR="000F0CB9">
        <w:rPr>
          <w:highlight w:val="white"/>
        </w:rPr>
        <w:t xml:space="preserve">. </w:t>
      </w:r>
      <w:r w:rsidR="002B259D">
        <w:rPr>
          <w:highlight w:val="white"/>
        </w:rPr>
        <w:t xml:space="preserve">The </w:t>
      </w:r>
      <w:r w:rsidR="002B259D" w:rsidRPr="002B259D">
        <w:rPr>
          <w:highlight w:val="white"/>
        </w:rPr>
        <w:t>register</w:t>
      </w:r>
      <w:r w:rsidR="002B259D">
        <w:rPr>
          <w:highlight w:val="white"/>
        </w:rPr>
        <w:t xml:space="preserve"> parameter is used in system calls when we need to access or assign specific register. </w:t>
      </w:r>
      <w:r w:rsidR="000F0CB9">
        <w:rPr>
          <w:highlight w:val="white"/>
        </w:rPr>
        <w:t>The difference between the short and long list is that the short list</w:t>
      </w:r>
      <w:r w:rsidR="00D3047B">
        <w:rPr>
          <w:highlight w:val="white"/>
        </w:rPr>
        <w:t xml:space="preserve"> h</w:t>
      </w:r>
      <w:r w:rsidR="000F0CB9">
        <w:rPr>
          <w:highlight w:val="white"/>
        </w:rPr>
        <w:t xml:space="preserve">olds </w:t>
      </w:r>
      <w:r w:rsidR="00D3047B">
        <w:rPr>
          <w:highlight w:val="white"/>
        </w:rPr>
        <w:t xml:space="preserve">only the </w:t>
      </w:r>
      <w:r w:rsidR="000F0CB9">
        <w:rPr>
          <w:highlight w:val="white"/>
        </w:rPr>
        <w:t>side</w:t>
      </w:r>
      <w:r w:rsidR="00A23B3B">
        <w:rPr>
          <w:highlight w:val="white"/>
        </w:rPr>
        <w:t xml:space="preserve"> </w:t>
      </w:r>
      <w:r w:rsidR="000F0CB9">
        <w:rPr>
          <w:highlight w:val="white"/>
        </w:rPr>
        <w:t xml:space="preserve">effects of the expression. For instance, in the </w:t>
      </w:r>
      <w:r w:rsidR="006979F2">
        <w:rPr>
          <w:highlight w:val="white"/>
        </w:rPr>
        <w:t xml:space="preserve">following </w:t>
      </w:r>
      <w:r w:rsidR="000F0CB9">
        <w:rPr>
          <w:highlight w:val="white"/>
        </w:rPr>
        <w:t>expression</w:t>
      </w:r>
      <w:r w:rsidR="006979F2" w:rsidRPr="006979F2">
        <w:rPr>
          <w:highlight w:val="white"/>
        </w:rPr>
        <w:t xml:space="preserve"> </w:t>
      </w:r>
      <w:r w:rsidR="006979F2">
        <w:rPr>
          <w:highlight w:val="white"/>
        </w:rPr>
        <w:t>the long list holds the whole expression</w:t>
      </w:r>
      <w:r w:rsidR="006B23C4">
        <w:rPr>
          <w:highlight w:val="white"/>
        </w:rPr>
        <w:t>:</w:t>
      </w:r>
      <w:r w:rsidR="006979F2">
        <w:rPr>
          <w:highlight w:val="white"/>
        </w:rPr>
        <w:t xml:space="preserve"> the function call, decrement, and addition</w:t>
      </w:r>
      <w:r w:rsidR="006B23C4">
        <w:rPr>
          <w:highlight w:val="white"/>
        </w:rPr>
        <w:t>. T</w:t>
      </w:r>
      <w:r w:rsidR="006979F2">
        <w:rPr>
          <w:highlight w:val="white"/>
        </w:rPr>
        <w:t xml:space="preserve">he </w:t>
      </w:r>
      <w:r w:rsidR="006B23C4">
        <w:rPr>
          <w:highlight w:val="white"/>
        </w:rPr>
        <w:t xml:space="preserve">short list </w:t>
      </w:r>
      <w:r w:rsidR="008E3D7C">
        <w:rPr>
          <w:highlight w:val="white"/>
        </w:rPr>
        <w:t>holds only the side</w:t>
      </w:r>
      <w:r w:rsidR="00A23B3B">
        <w:rPr>
          <w:highlight w:val="white"/>
        </w:rPr>
        <w:t xml:space="preserve"> </w:t>
      </w:r>
      <w:r w:rsidR="008E3D7C">
        <w:rPr>
          <w:highlight w:val="white"/>
        </w:rPr>
        <w:t>effe</w:t>
      </w:r>
      <w:r w:rsidR="00C14DB2">
        <w:rPr>
          <w:highlight w:val="white"/>
        </w:rPr>
        <w:t>c</w:t>
      </w:r>
      <w:r w:rsidR="008E3D7C">
        <w:rPr>
          <w:highlight w:val="white"/>
        </w:rPr>
        <w:t xml:space="preserve">ts: the function call and </w:t>
      </w:r>
      <w:r w:rsidR="008F23C8">
        <w:rPr>
          <w:highlight w:val="white"/>
        </w:rPr>
        <w:t xml:space="preserve">decrement, </w:t>
      </w:r>
      <w:r w:rsidR="006979F2">
        <w:rPr>
          <w:highlight w:val="white"/>
        </w:rPr>
        <w:t>but not the addition</w:t>
      </w:r>
      <w:r w:rsidR="008F23C8">
        <w:rPr>
          <w:highlight w:val="white"/>
        </w:rPr>
        <w:t>.</w:t>
      </w:r>
    </w:p>
    <w:p w14:paraId="093A60FC" w14:textId="12FAACF0" w:rsidR="00D7781D" w:rsidRDefault="00D7781D" w:rsidP="00D7781D">
      <w:pPr>
        <w:pStyle w:val="Code"/>
        <w:rPr>
          <w:highlight w:val="white"/>
        </w:rPr>
      </w:pPr>
      <w:r>
        <w:rPr>
          <w:highlight w:val="white"/>
        </w:rPr>
        <w:t>f(x) + a--;</w:t>
      </w:r>
    </w:p>
    <w:p w14:paraId="35C92A90" w14:textId="4521CEE0" w:rsidR="008F23C8" w:rsidRDefault="008F23C8" w:rsidP="008F23C8">
      <w:pPr>
        <w:rPr>
          <w:highlight w:val="white"/>
        </w:rPr>
      </w:pPr>
      <w:r>
        <w:rPr>
          <w:highlight w:val="white"/>
        </w:rPr>
        <w:t xml:space="preserve">The following statement is correct, but in holds no side-effects, its short list </w:t>
      </w:r>
      <w:r w:rsidR="00AC1031">
        <w:rPr>
          <w:highlight w:val="white"/>
        </w:rPr>
        <w:t>will be</w:t>
      </w:r>
      <w:r>
        <w:rPr>
          <w:highlight w:val="white"/>
        </w:rPr>
        <w:t xml:space="preserve"> empty, and it will </w:t>
      </w:r>
      <w:r w:rsidR="00AC1031">
        <w:rPr>
          <w:highlight w:val="white"/>
        </w:rPr>
        <w:t>eventually be</w:t>
      </w:r>
      <w:r>
        <w:rPr>
          <w:highlight w:val="white"/>
        </w:rPr>
        <w:t xml:space="preserve"> ignored by the compiler.</w:t>
      </w:r>
    </w:p>
    <w:p w14:paraId="53A43FDB" w14:textId="1C5359B1" w:rsidR="008F23C8" w:rsidRDefault="008F23C8" w:rsidP="008F23C8">
      <w:pPr>
        <w:pStyle w:val="Code"/>
        <w:rPr>
          <w:highlight w:val="white"/>
        </w:rPr>
      </w:pPr>
      <w:r>
        <w:rPr>
          <w:highlight w:val="white"/>
        </w:rPr>
        <w:t>a + (b * c);</w:t>
      </w:r>
    </w:p>
    <w:p w14:paraId="5725BF2F" w14:textId="28AA5DAE" w:rsidR="00627081" w:rsidRDefault="00627081" w:rsidP="00627081">
      <w:pPr>
        <w:pStyle w:val="CodeHeader"/>
        <w:rPr>
          <w:highlight w:val="white"/>
        </w:rPr>
      </w:pPr>
      <w:r>
        <w:rPr>
          <w:highlight w:val="white"/>
        </w:rPr>
        <w:t>Expression.cs</w:t>
      </w:r>
    </w:p>
    <w:p w14:paraId="7247DD7D" w14:textId="77777777" w:rsidR="00627081" w:rsidRPr="00627081" w:rsidRDefault="00627081" w:rsidP="00627081">
      <w:pPr>
        <w:pStyle w:val="Code"/>
        <w:rPr>
          <w:highlight w:val="white"/>
        </w:rPr>
      </w:pPr>
      <w:r w:rsidRPr="00627081">
        <w:rPr>
          <w:highlight w:val="white"/>
        </w:rPr>
        <w:t>using System.Numerics;</w:t>
      </w:r>
    </w:p>
    <w:p w14:paraId="4A090151" w14:textId="77777777" w:rsidR="00627081" w:rsidRPr="00627081" w:rsidRDefault="00627081" w:rsidP="00627081">
      <w:pPr>
        <w:pStyle w:val="Code"/>
        <w:rPr>
          <w:highlight w:val="white"/>
        </w:rPr>
      </w:pPr>
      <w:r w:rsidRPr="00627081">
        <w:rPr>
          <w:highlight w:val="white"/>
        </w:rPr>
        <w:t>using System.Collections.Generic;</w:t>
      </w:r>
    </w:p>
    <w:p w14:paraId="56845279" w14:textId="77777777" w:rsidR="00627081" w:rsidRPr="00627081" w:rsidRDefault="00627081" w:rsidP="00627081">
      <w:pPr>
        <w:pStyle w:val="Code"/>
        <w:rPr>
          <w:highlight w:val="white"/>
        </w:rPr>
      </w:pPr>
    </w:p>
    <w:p w14:paraId="2D5CC1D4" w14:textId="77777777" w:rsidR="00627081" w:rsidRPr="00627081" w:rsidRDefault="00627081" w:rsidP="00627081">
      <w:pPr>
        <w:pStyle w:val="Code"/>
        <w:rPr>
          <w:highlight w:val="white"/>
        </w:rPr>
      </w:pPr>
      <w:r w:rsidRPr="00627081">
        <w:rPr>
          <w:highlight w:val="white"/>
        </w:rPr>
        <w:t>namespace CCompiler {</w:t>
      </w:r>
    </w:p>
    <w:p w14:paraId="5A849BA2" w14:textId="77777777" w:rsidR="00627081" w:rsidRPr="00627081" w:rsidRDefault="00627081" w:rsidP="00627081">
      <w:pPr>
        <w:pStyle w:val="Code"/>
        <w:rPr>
          <w:highlight w:val="white"/>
        </w:rPr>
      </w:pPr>
      <w:r w:rsidRPr="00627081">
        <w:rPr>
          <w:highlight w:val="white"/>
        </w:rPr>
        <w:t xml:space="preserve">  public class Expression {</w:t>
      </w:r>
    </w:p>
    <w:p w14:paraId="2C5389D8" w14:textId="77777777" w:rsidR="00627081" w:rsidRPr="00627081" w:rsidRDefault="00627081" w:rsidP="00627081">
      <w:pPr>
        <w:pStyle w:val="Code"/>
        <w:rPr>
          <w:highlight w:val="white"/>
        </w:rPr>
      </w:pPr>
      <w:r w:rsidRPr="00627081">
        <w:rPr>
          <w:highlight w:val="white"/>
        </w:rPr>
        <w:t xml:space="preserve">    private Symbol m_symbol;</w:t>
      </w:r>
    </w:p>
    <w:p w14:paraId="1BDBDDD7" w14:textId="77777777" w:rsidR="00627081" w:rsidRPr="00627081" w:rsidRDefault="00627081" w:rsidP="00627081">
      <w:pPr>
        <w:pStyle w:val="Code"/>
        <w:rPr>
          <w:highlight w:val="white"/>
        </w:rPr>
      </w:pPr>
      <w:r w:rsidRPr="00627081">
        <w:rPr>
          <w:highlight w:val="white"/>
        </w:rPr>
        <w:t xml:space="preserve">    private List&lt;MiddleCode&gt; m_shortList;</w:t>
      </w:r>
    </w:p>
    <w:p w14:paraId="5CDA47B0" w14:textId="77777777" w:rsidR="00627081" w:rsidRPr="00627081" w:rsidRDefault="00627081" w:rsidP="00627081">
      <w:pPr>
        <w:pStyle w:val="Code"/>
        <w:rPr>
          <w:highlight w:val="white"/>
        </w:rPr>
      </w:pPr>
      <w:r w:rsidRPr="00627081">
        <w:rPr>
          <w:highlight w:val="white"/>
        </w:rPr>
        <w:t xml:space="preserve">    private List&lt;MiddleCode&gt; m_longList;</w:t>
      </w:r>
    </w:p>
    <w:p w14:paraId="3CFD08D3" w14:textId="77777777" w:rsidR="00627081" w:rsidRPr="00627081" w:rsidRDefault="00627081" w:rsidP="00627081">
      <w:pPr>
        <w:pStyle w:val="Code"/>
        <w:rPr>
          <w:highlight w:val="white"/>
        </w:rPr>
      </w:pPr>
      <w:r w:rsidRPr="00627081">
        <w:rPr>
          <w:highlight w:val="white"/>
        </w:rPr>
        <w:t xml:space="preserve">    private Register? m_register;</w:t>
      </w:r>
    </w:p>
    <w:p w14:paraId="524850FB" w14:textId="77777777" w:rsidR="00627081" w:rsidRPr="00627081" w:rsidRDefault="00627081" w:rsidP="00627081">
      <w:pPr>
        <w:pStyle w:val="Code"/>
        <w:rPr>
          <w:highlight w:val="white"/>
        </w:rPr>
      </w:pPr>
      <w:r w:rsidRPr="00627081">
        <w:rPr>
          <w:highlight w:val="white"/>
        </w:rPr>
        <w:t xml:space="preserve">  </w:t>
      </w:r>
    </w:p>
    <w:p w14:paraId="3B578E37" w14:textId="77777777" w:rsidR="00627081" w:rsidRPr="00627081" w:rsidRDefault="00627081" w:rsidP="00627081">
      <w:pPr>
        <w:pStyle w:val="Code"/>
        <w:rPr>
          <w:highlight w:val="white"/>
        </w:rPr>
      </w:pPr>
      <w:r w:rsidRPr="00627081">
        <w:rPr>
          <w:highlight w:val="white"/>
        </w:rPr>
        <w:t xml:space="preserve">    public Expression(Symbol symbol, List&lt;MiddleCode&gt; shortList,</w:t>
      </w:r>
    </w:p>
    <w:p w14:paraId="28F7B670" w14:textId="77777777" w:rsidR="00627081" w:rsidRPr="00627081" w:rsidRDefault="00627081" w:rsidP="00627081">
      <w:pPr>
        <w:pStyle w:val="Code"/>
        <w:rPr>
          <w:highlight w:val="white"/>
        </w:rPr>
      </w:pPr>
      <w:r w:rsidRPr="00627081">
        <w:rPr>
          <w:highlight w:val="white"/>
        </w:rPr>
        <w:t xml:space="preserve">                      List&lt;MiddleCode&gt; longList, Register? register = null) {</w:t>
      </w:r>
    </w:p>
    <w:p w14:paraId="421EB417" w14:textId="77777777" w:rsidR="00627081" w:rsidRPr="00627081" w:rsidRDefault="00627081" w:rsidP="00627081">
      <w:pPr>
        <w:pStyle w:val="Code"/>
        <w:rPr>
          <w:highlight w:val="white"/>
        </w:rPr>
      </w:pPr>
      <w:r w:rsidRPr="00627081">
        <w:rPr>
          <w:highlight w:val="white"/>
        </w:rPr>
        <w:t xml:space="preserve">      m_symbol = symbol;</w:t>
      </w:r>
    </w:p>
    <w:p w14:paraId="2EEFA22F" w14:textId="77777777" w:rsidR="00627081" w:rsidRPr="00627081" w:rsidRDefault="00627081" w:rsidP="00627081">
      <w:pPr>
        <w:pStyle w:val="Code"/>
        <w:rPr>
          <w:highlight w:val="white"/>
        </w:rPr>
      </w:pPr>
      <w:r w:rsidRPr="00627081">
        <w:rPr>
          <w:highlight w:val="white"/>
        </w:rPr>
        <w:t xml:space="preserve">      m_shortList = (shortList != null) ? shortList : (new List&lt;MiddleCode&gt;());</w:t>
      </w:r>
    </w:p>
    <w:p w14:paraId="3A2DB805" w14:textId="77777777" w:rsidR="00627081" w:rsidRPr="00627081" w:rsidRDefault="00627081" w:rsidP="00627081">
      <w:pPr>
        <w:pStyle w:val="Code"/>
        <w:rPr>
          <w:highlight w:val="white"/>
        </w:rPr>
      </w:pPr>
      <w:r w:rsidRPr="00627081">
        <w:rPr>
          <w:highlight w:val="white"/>
        </w:rPr>
        <w:t xml:space="preserve">      m_longList = (longList != null) ? longList : (new List&lt;MiddleCode&gt;());</w:t>
      </w:r>
    </w:p>
    <w:p w14:paraId="06F97495" w14:textId="77777777" w:rsidR="00627081" w:rsidRPr="00627081" w:rsidRDefault="00627081" w:rsidP="00627081">
      <w:pPr>
        <w:pStyle w:val="Code"/>
        <w:rPr>
          <w:highlight w:val="white"/>
        </w:rPr>
      </w:pPr>
      <w:r w:rsidRPr="00627081">
        <w:rPr>
          <w:highlight w:val="white"/>
        </w:rPr>
        <w:t xml:space="preserve">      m_register = register;</w:t>
      </w:r>
    </w:p>
    <w:p w14:paraId="2AFA26A9" w14:textId="77777777" w:rsidR="00627081" w:rsidRPr="00627081" w:rsidRDefault="00627081" w:rsidP="00627081">
      <w:pPr>
        <w:pStyle w:val="Code"/>
        <w:rPr>
          <w:highlight w:val="white"/>
        </w:rPr>
      </w:pPr>
      <w:r w:rsidRPr="00627081">
        <w:rPr>
          <w:highlight w:val="white"/>
        </w:rPr>
        <w:t xml:space="preserve">    }</w:t>
      </w:r>
    </w:p>
    <w:p w14:paraId="59A9F384" w14:textId="77777777" w:rsidR="00627081" w:rsidRPr="00627081" w:rsidRDefault="00627081" w:rsidP="00627081">
      <w:pPr>
        <w:pStyle w:val="Code"/>
        <w:rPr>
          <w:highlight w:val="white"/>
        </w:rPr>
      </w:pPr>
      <w:r w:rsidRPr="00627081">
        <w:rPr>
          <w:highlight w:val="white"/>
        </w:rPr>
        <w:t xml:space="preserve">  </w:t>
      </w:r>
    </w:p>
    <w:p w14:paraId="67EFEBCA" w14:textId="77777777" w:rsidR="00627081" w:rsidRPr="00627081" w:rsidRDefault="00627081" w:rsidP="00627081">
      <w:pPr>
        <w:pStyle w:val="Code"/>
        <w:rPr>
          <w:highlight w:val="white"/>
        </w:rPr>
      </w:pPr>
      <w:r w:rsidRPr="00627081">
        <w:rPr>
          <w:highlight w:val="white"/>
        </w:rPr>
        <w:t xml:space="preserve">    public Symbol Symbol {</w:t>
      </w:r>
    </w:p>
    <w:p w14:paraId="7A35803E" w14:textId="77777777" w:rsidR="00627081" w:rsidRPr="00627081" w:rsidRDefault="00627081" w:rsidP="00627081">
      <w:pPr>
        <w:pStyle w:val="Code"/>
        <w:rPr>
          <w:highlight w:val="white"/>
        </w:rPr>
      </w:pPr>
      <w:r w:rsidRPr="00627081">
        <w:rPr>
          <w:highlight w:val="white"/>
        </w:rPr>
        <w:t xml:space="preserve">      get { return m_symbol; }</w:t>
      </w:r>
    </w:p>
    <w:p w14:paraId="7185BEE2" w14:textId="77777777" w:rsidR="00627081" w:rsidRPr="00627081" w:rsidRDefault="00627081" w:rsidP="00627081">
      <w:pPr>
        <w:pStyle w:val="Code"/>
        <w:rPr>
          <w:highlight w:val="white"/>
        </w:rPr>
      </w:pPr>
      <w:r w:rsidRPr="00627081">
        <w:rPr>
          <w:highlight w:val="white"/>
        </w:rPr>
        <w:t xml:space="preserve">    }</w:t>
      </w:r>
    </w:p>
    <w:p w14:paraId="32F8E7C0" w14:textId="77777777" w:rsidR="00627081" w:rsidRPr="00627081" w:rsidRDefault="00627081" w:rsidP="00627081">
      <w:pPr>
        <w:pStyle w:val="Code"/>
        <w:rPr>
          <w:highlight w:val="white"/>
        </w:rPr>
      </w:pPr>
    </w:p>
    <w:p w14:paraId="11DF9023" w14:textId="77777777" w:rsidR="00627081" w:rsidRPr="00627081" w:rsidRDefault="00627081" w:rsidP="00627081">
      <w:pPr>
        <w:pStyle w:val="Code"/>
        <w:rPr>
          <w:highlight w:val="white"/>
        </w:rPr>
      </w:pPr>
      <w:r w:rsidRPr="00627081">
        <w:rPr>
          <w:highlight w:val="white"/>
        </w:rPr>
        <w:t xml:space="preserve">    public List&lt;MiddleCode&gt; ShortList {</w:t>
      </w:r>
    </w:p>
    <w:p w14:paraId="48A94AF5" w14:textId="77777777" w:rsidR="00627081" w:rsidRPr="00627081" w:rsidRDefault="00627081" w:rsidP="00627081">
      <w:pPr>
        <w:pStyle w:val="Code"/>
        <w:rPr>
          <w:highlight w:val="white"/>
        </w:rPr>
      </w:pPr>
      <w:r w:rsidRPr="00627081">
        <w:rPr>
          <w:highlight w:val="white"/>
        </w:rPr>
        <w:t xml:space="preserve">      get { return m_shortList; }</w:t>
      </w:r>
    </w:p>
    <w:p w14:paraId="21AD7458" w14:textId="77777777" w:rsidR="00627081" w:rsidRPr="00627081" w:rsidRDefault="00627081" w:rsidP="00627081">
      <w:pPr>
        <w:pStyle w:val="Code"/>
        <w:rPr>
          <w:highlight w:val="white"/>
        </w:rPr>
      </w:pPr>
      <w:r w:rsidRPr="00627081">
        <w:rPr>
          <w:highlight w:val="white"/>
        </w:rPr>
        <w:t xml:space="preserve">    }</w:t>
      </w:r>
    </w:p>
    <w:p w14:paraId="1655178F" w14:textId="77777777" w:rsidR="00627081" w:rsidRPr="00627081" w:rsidRDefault="00627081" w:rsidP="00627081">
      <w:pPr>
        <w:pStyle w:val="Code"/>
        <w:rPr>
          <w:highlight w:val="white"/>
        </w:rPr>
      </w:pPr>
    </w:p>
    <w:p w14:paraId="59757648" w14:textId="77777777" w:rsidR="00627081" w:rsidRPr="00627081" w:rsidRDefault="00627081" w:rsidP="00627081">
      <w:pPr>
        <w:pStyle w:val="Code"/>
        <w:rPr>
          <w:highlight w:val="white"/>
        </w:rPr>
      </w:pPr>
      <w:r w:rsidRPr="00627081">
        <w:rPr>
          <w:highlight w:val="white"/>
        </w:rPr>
        <w:t xml:space="preserve">    public List&lt;MiddleCode&gt; LongList {</w:t>
      </w:r>
    </w:p>
    <w:p w14:paraId="0A477DE1" w14:textId="77777777" w:rsidR="00627081" w:rsidRPr="00627081" w:rsidRDefault="00627081" w:rsidP="00627081">
      <w:pPr>
        <w:pStyle w:val="Code"/>
        <w:rPr>
          <w:highlight w:val="white"/>
        </w:rPr>
      </w:pPr>
      <w:r w:rsidRPr="00627081">
        <w:rPr>
          <w:highlight w:val="white"/>
        </w:rPr>
        <w:t xml:space="preserve">      get { return m_longList; }</w:t>
      </w:r>
    </w:p>
    <w:p w14:paraId="73B4CC6B" w14:textId="77777777" w:rsidR="00627081" w:rsidRPr="00627081" w:rsidRDefault="00627081" w:rsidP="00627081">
      <w:pPr>
        <w:pStyle w:val="Code"/>
        <w:rPr>
          <w:highlight w:val="white"/>
        </w:rPr>
      </w:pPr>
      <w:r w:rsidRPr="00627081">
        <w:rPr>
          <w:highlight w:val="white"/>
        </w:rPr>
        <w:t xml:space="preserve">    }</w:t>
      </w:r>
    </w:p>
    <w:p w14:paraId="7A132119" w14:textId="77777777" w:rsidR="00627081" w:rsidRPr="00627081" w:rsidRDefault="00627081" w:rsidP="00627081">
      <w:pPr>
        <w:pStyle w:val="Code"/>
        <w:rPr>
          <w:highlight w:val="white"/>
        </w:rPr>
      </w:pPr>
    </w:p>
    <w:p w14:paraId="4AE9C294" w14:textId="77777777" w:rsidR="00627081" w:rsidRPr="00627081" w:rsidRDefault="00627081" w:rsidP="00627081">
      <w:pPr>
        <w:pStyle w:val="Code"/>
        <w:rPr>
          <w:highlight w:val="white"/>
        </w:rPr>
      </w:pPr>
      <w:r w:rsidRPr="00627081">
        <w:rPr>
          <w:highlight w:val="white"/>
        </w:rPr>
        <w:t xml:space="preserve">    public Register? Register {</w:t>
      </w:r>
    </w:p>
    <w:p w14:paraId="04DA8368" w14:textId="77777777" w:rsidR="00627081" w:rsidRPr="00627081" w:rsidRDefault="00627081" w:rsidP="00627081">
      <w:pPr>
        <w:pStyle w:val="Code"/>
        <w:rPr>
          <w:highlight w:val="white"/>
        </w:rPr>
      </w:pPr>
      <w:r w:rsidRPr="00627081">
        <w:rPr>
          <w:highlight w:val="white"/>
        </w:rPr>
        <w:t xml:space="preserve">      get { return m_register; }</w:t>
      </w:r>
    </w:p>
    <w:p w14:paraId="4DEFE5E0" w14:textId="77777777" w:rsidR="00627081" w:rsidRPr="00627081" w:rsidRDefault="00627081" w:rsidP="00627081">
      <w:pPr>
        <w:pStyle w:val="Code"/>
        <w:rPr>
          <w:highlight w:val="white"/>
        </w:rPr>
      </w:pPr>
      <w:r w:rsidRPr="00627081">
        <w:rPr>
          <w:highlight w:val="white"/>
        </w:rPr>
        <w:t xml:space="preserve">    }</w:t>
      </w:r>
    </w:p>
    <w:p w14:paraId="0752ABF4" w14:textId="77777777" w:rsidR="00627081" w:rsidRPr="00627081" w:rsidRDefault="00627081" w:rsidP="00627081">
      <w:pPr>
        <w:pStyle w:val="Code"/>
        <w:rPr>
          <w:highlight w:val="white"/>
        </w:rPr>
      </w:pPr>
    </w:p>
    <w:p w14:paraId="099B607F" w14:textId="77777777" w:rsidR="00627081" w:rsidRPr="00627081" w:rsidRDefault="00627081" w:rsidP="00627081">
      <w:pPr>
        <w:pStyle w:val="Code"/>
        <w:rPr>
          <w:highlight w:val="white"/>
        </w:rPr>
      </w:pPr>
      <w:r w:rsidRPr="00627081">
        <w:rPr>
          <w:highlight w:val="white"/>
        </w:rPr>
        <w:t xml:space="preserve">    public override string ToString() {</w:t>
      </w:r>
    </w:p>
    <w:p w14:paraId="28D1AC19" w14:textId="77777777" w:rsidR="00627081" w:rsidRPr="00627081" w:rsidRDefault="00627081" w:rsidP="00627081">
      <w:pPr>
        <w:pStyle w:val="Code"/>
        <w:rPr>
          <w:highlight w:val="white"/>
        </w:rPr>
      </w:pPr>
      <w:r w:rsidRPr="00627081">
        <w:rPr>
          <w:highlight w:val="white"/>
        </w:rPr>
        <w:t xml:space="preserve">      return m_symbol.ToString();</w:t>
      </w:r>
    </w:p>
    <w:p w14:paraId="0EC40B42" w14:textId="77777777" w:rsidR="00627081" w:rsidRPr="00627081" w:rsidRDefault="00627081" w:rsidP="00627081">
      <w:pPr>
        <w:pStyle w:val="Code"/>
        <w:rPr>
          <w:highlight w:val="white"/>
        </w:rPr>
      </w:pPr>
      <w:r w:rsidRPr="00627081">
        <w:rPr>
          <w:highlight w:val="white"/>
        </w:rPr>
        <w:t xml:space="preserve">    }</w:t>
      </w:r>
    </w:p>
    <w:p w14:paraId="11F0A418" w14:textId="77777777" w:rsidR="00627081" w:rsidRPr="00627081" w:rsidRDefault="00627081" w:rsidP="00627081">
      <w:pPr>
        <w:pStyle w:val="Code"/>
        <w:rPr>
          <w:highlight w:val="white"/>
        </w:rPr>
      </w:pPr>
      <w:r w:rsidRPr="00627081">
        <w:rPr>
          <w:highlight w:val="white"/>
        </w:rPr>
        <w:t xml:space="preserve">  }</w:t>
      </w:r>
    </w:p>
    <w:p w14:paraId="136EEBC8" w14:textId="57D3DA46" w:rsidR="00DB156E" w:rsidRPr="00627081" w:rsidRDefault="00627081" w:rsidP="00627081">
      <w:pPr>
        <w:pStyle w:val="Code"/>
        <w:rPr>
          <w:highlight w:val="white"/>
        </w:rPr>
      </w:pPr>
      <w:r w:rsidRPr="00627081">
        <w:rPr>
          <w:highlight w:val="white"/>
        </w:rPr>
        <w:t>}</w:t>
      </w:r>
    </w:p>
    <w:p w14:paraId="12CA0781" w14:textId="77777777" w:rsidR="00B45AC2" w:rsidRPr="00986814" w:rsidRDefault="00B45AC2" w:rsidP="00B45AC2">
      <w:r>
        <w:lastRenderedPageBreak/>
        <w:t xml:space="preserve">The </w:t>
      </w:r>
      <w:r w:rsidRPr="00EA67E8">
        <w:rPr>
          <w:rStyle w:val="CodeInText"/>
        </w:rPr>
        <w:t>if</w:t>
      </w:r>
      <w:r>
        <w:t xml:space="preserve"> statement backpatches the true set to the beginning of the statement and the false set to the middle code instruction following the statement. The </w:t>
      </w:r>
      <w:r w:rsidRPr="00EA67E8">
        <w:rPr>
          <w:rStyle w:val="CodeInText"/>
        </w:rPr>
        <w:t>if-else</w:t>
      </w:r>
      <w:r>
        <w:t xml:space="preserve"> statement backpatches the true set to the beginning of the true statement and the false set to the beginning of the false statement.</w:t>
      </w:r>
    </w:p>
    <w:p w14:paraId="1FC2621D" w14:textId="79E546B7" w:rsidR="00B77A5B" w:rsidRPr="009E6D84" w:rsidRDefault="001E238E" w:rsidP="001E238E">
      <w:pPr>
        <w:rPr>
          <w:highlight w:val="white"/>
        </w:rPr>
      </w:pPr>
      <w:r>
        <w:rPr>
          <w:highlight w:val="white"/>
        </w:rPr>
        <w:t xml:space="preserve">The </w:t>
      </w:r>
      <w:r w:rsidRPr="001E238E">
        <w:rPr>
          <w:rStyle w:val="KeyWord0"/>
          <w:highlight w:val="white"/>
        </w:rPr>
        <w:t>IfStatement</w:t>
      </w:r>
      <w:r>
        <w:rPr>
          <w:highlight w:val="white"/>
        </w:rPr>
        <w:t xml:space="preserve"> </w:t>
      </w:r>
      <w:r w:rsidR="00DE46F3">
        <w:rPr>
          <w:highlight w:val="white"/>
        </w:rPr>
        <w:t xml:space="preserve">method </w:t>
      </w:r>
      <w:r w:rsidR="005119D1">
        <w:rPr>
          <w:highlight w:val="white"/>
        </w:rPr>
        <w:t xml:space="preserve">handles the if statement of the parser. Since the if-statement accepts logical expressions only, we need to start </w:t>
      </w:r>
      <w:r w:rsidR="00D73EE8">
        <w:rPr>
          <w:highlight w:val="white"/>
        </w:rPr>
        <w:t>with making sure the expression is or becomes a logical expression.</w:t>
      </w:r>
    </w:p>
    <w:p w14:paraId="6716CCEF" w14:textId="2F805416" w:rsidR="00CA5B2D" w:rsidRDefault="00CA5B2D" w:rsidP="009E6D84">
      <w:pPr>
        <w:pStyle w:val="CodeHeader"/>
        <w:rPr>
          <w:highlight w:val="white"/>
        </w:rPr>
      </w:pPr>
      <w:r>
        <w:rPr>
          <w:highlight w:val="white"/>
        </w:rPr>
        <w:t>MiddleCodeGenerator.cs</w:t>
      </w:r>
    </w:p>
    <w:p w14:paraId="1E2FBEC0" w14:textId="7C7848B3" w:rsidR="00CA4F45" w:rsidRDefault="008D0D68" w:rsidP="008D0D68">
      <w:pPr>
        <w:pStyle w:val="Code"/>
        <w:rPr>
          <w:highlight w:val="white"/>
        </w:rPr>
      </w:pPr>
      <w:r w:rsidRPr="008D0D68">
        <w:rPr>
          <w:highlight w:val="white"/>
        </w:rPr>
        <w:t xml:space="preserve">    public static Statement IfStatement(Expression </w:t>
      </w:r>
      <w:r w:rsidR="00F67B84">
        <w:rPr>
          <w:highlight w:val="white"/>
        </w:rPr>
        <w:t>expression</w:t>
      </w:r>
      <w:r w:rsidRPr="008D0D68">
        <w:rPr>
          <w:highlight w:val="white"/>
        </w:rPr>
        <w:t>,</w:t>
      </w:r>
    </w:p>
    <w:p w14:paraId="5DABDC37" w14:textId="21C42C0B" w:rsidR="00D96EEE" w:rsidRPr="008D0D68" w:rsidRDefault="00CA4F45" w:rsidP="008D0D68">
      <w:pPr>
        <w:pStyle w:val="Code"/>
        <w:rPr>
          <w:highlight w:val="white"/>
        </w:rPr>
      </w:pPr>
      <w:r>
        <w:rPr>
          <w:highlight w:val="white"/>
        </w:rPr>
        <w:t xml:space="preserve">                                       </w:t>
      </w:r>
      <w:r w:rsidR="008D0D68" w:rsidRPr="008D0D68">
        <w:rPr>
          <w:highlight w:val="white"/>
        </w:rPr>
        <w:t xml:space="preserve"> Statement </w:t>
      </w:r>
      <w:r>
        <w:rPr>
          <w:highlight w:val="white"/>
        </w:rPr>
        <w:t>innerStatement</w:t>
      </w:r>
      <w:r w:rsidR="008D0D68" w:rsidRPr="008D0D68">
        <w:rPr>
          <w:highlight w:val="white"/>
        </w:rPr>
        <w:t>){</w:t>
      </w:r>
    </w:p>
    <w:p w14:paraId="24E713A3" w14:textId="708F9BA4" w:rsidR="008D0D68" w:rsidRDefault="008D0D68" w:rsidP="008D0D68">
      <w:pPr>
        <w:pStyle w:val="Code"/>
        <w:rPr>
          <w:highlight w:val="white"/>
        </w:rPr>
      </w:pPr>
      <w:r w:rsidRPr="008D0D68">
        <w:rPr>
          <w:highlight w:val="white"/>
        </w:rPr>
        <w:t xml:space="preserve">      </w:t>
      </w:r>
      <w:r w:rsidR="00F67B84">
        <w:rPr>
          <w:highlight w:val="white"/>
        </w:rPr>
        <w:t>expression</w:t>
      </w:r>
      <w:r w:rsidRPr="008D0D68">
        <w:rPr>
          <w:highlight w:val="white"/>
        </w:rPr>
        <w:t xml:space="preserve"> = TypeCast.ToLogical(</w:t>
      </w:r>
      <w:r w:rsidR="00F67B84">
        <w:rPr>
          <w:highlight w:val="white"/>
        </w:rPr>
        <w:t>expression</w:t>
      </w:r>
      <w:r w:rsidRPr="008D0D68">
        <w:rPr>
          <w:highlight w:val="white"/>
        </w:rPr>
        <w:t>);</w:t>
      </w:r>
    </w:p>
    <w:p w14:paraId="1675D23F" w14:textId="15D3B19A" w:rsidR="007A4053" w:rsidRPr="008D0D68" w:rsidRDefault="007A4053" w:rsidP="007A4053">
      <w:pPr>
        <w:rPr>
          <w:highlight w:val="white"/>
        </w:rPr>
      </w:pPr>
      <w:r>
        <w:rPr>
          <w:highlight w:val="white"/>
        </w:rPr>
        <w:t>Since we use the value of the expression in the if</w:t>
      </w:r>
      <w:r w:rsidR="00021505">
        <w:rPr>
          <w:highlight w:val="white"/>
        </w:rPr>
        <w:t>-</w:t>
      </w:r>
      <w:r w:rsidR="00F67B84">
        <w:rPr>
          <w:highlight w:val="white"/>
        </w:rPr>
        <w:t>s</w:t>
      </w:r>
      <w:r w:rsidR="00CA4F45">
        <w:rPr>
          <w:highlight w:val="white"/>
        </w:rPr>
        <w:t>tatement</w:t>
      </w:r>
      <w:r>
        <w:rPr>
          <w:highlight w:val="white"/>
        </w:rPr>
        <w:t>, we only use the long list.</w:t>
      </w:r>
    </w:p>
    <w:p w14:paraId="4FE91BC5" w14:textId="16404AED" w:rsidR="008D0D68" w:rsidRPr="008D0D68" w:rsidRDefault="008D0D68" w:rsidP="008D0D68">
      <w:pPr>
        <w:pStyle w:val="Code"/>
        <w:rPr>
          <w:highlight w:val="white"/>
        </w:rPr>
      </w:pPr>
      <w:r w:rsidRPr="008D0D68">
        <w:rPr>
          <w:highlight w:val="white"/>
        </w:rPr>
        <w:t xml:space="preserve">      List&lt;MiddleCode&gt; codeList = </w:t>
      </w:r>
      <w:r w:rsidR="00F67B84">
        <w:rPr>
          <w:highlight w:val="white"/>
        </w:rPr>
        <w:t>expression</w:t>
      </w:r>
      <w:r w:rsidRPr="008D0D68">
        <w:rPr>
          <w:highlight w:val="white"/>
        </w:rPr>
        <w:t>.LongList;</w:t>
      </w:r>
    </w:p>
    <w:p w14:paraId="3CDB4050"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423F1E8B" w14:textId="4699B955" w:rsidR="008D0D68" w:rsidRPr="008D0D68" w:rsidRDefault="00130C02" w:rsidP="00130C02">
      <w:pPr>
        <w:rPr>
          <w:highlight w:val="white"/>
        </w:rPr>
      </w:pPr>
      <w:r>
        <w:rPr>
          <w:highlight w:val="white"/>
        </w:rPr>
        <w:t xml:space="preserve">We backpatch the true value of the expression to the first instruction in the middle code list of the </w:t>
      </w:r>
      <w:r w:rsidR="005545A8">
        <w:rPr>
          <w:highlight w:val="white"/>
        </w:rPr>
        <w:t xml:space="preserve">inner </w:t>
      </w:r>
      <w:r w:rsidR="00AC3D9A">
        <w:rPr>
          <w:highlight w:val="white"/>
        </w:rPr>
        <w:t>s</w:t>
      </w:r>
      <w:r w:rsidR="00CA4F45">
        <w:rPr>
          <w:highlight w:val="white"/>
        </w:rPr>
        <w:t>tatement</w:t>
      </w:r>
      <w:r>
        <w:rPr>
          <w:highlight w:val="white"/>
        </w:rPr>
        <w:t>.</w:t>
      </w:r>
      <w:r w:rsidR="000C5A56">
        <w:rPr>
          <w:highlight w:val="white"/>
        </w:rPr>
        <w:t xml:space="preserve"> This means that when the expression is true, the program will jump to the </w:t>
      </w:r>
      <w:r w:rsidR="00050041">
        <w:rPr>
          <w:highlight w:val="white"/>
        </w:rPr>
        <w:t xml:space="preserve">beginning of the </w:t>
      </w:r>
      <w:r w:rsidR="000C5A56">
        <w:rPr>
          <w:highlight w:val="white"/>
        </w:rPr>
        <w:t>code list</w:t>
      </w:r>
      <w:r w:rsidR="00050041">
        <w:rPr>
          <w:highlight w:val="white"/>
        </w:rPr>
        <w:t xml:space="preserve"> of the inner </w:t>
      </w:r>
      <w:r w:rsidR="00AC3D9A">
        <w:rPr>
          <w:highlight w:val="white"/>
        </w:rPr>
        <w:t>s</w:t>
      </w:r>
      <w:r w:rsidR="00CA4F45">
        <w:rPr>
          <w:highlight w:val="white"/>
        </w:rPr>
        <w:t>tatement</w:t>
      </w:r>
      <w:r w:rsidR="00050041">
        <w:rPr>
          <w:highlight w:val="white"/>
        </w:rPr>
        <w:t>.</w:t>
      </w:r>
    </w:p>
    <w:p w14:paraId="0A83A067" w14:textId="4B9BEF2A" w:rsidR="008D0D68" w:rsidRPr="008D0D68" w:rsidRDefault="008D0D68" w:rsidP="008D0D68">
      <w:pPr>
        <w:pStyle w:val="Code"/>
        <w:rPr>
          <w:highlight w:val="white"/>
        </w:rPr>
      </w:pPr>
      <w:r w:rsidRPr="008D0D68">
        <w:rPr>
          <w:highlight w:val="white"/>
        </w:rPr>
        <w:t xml:space="preserve">      Backpatch(</w:t>
      </w:r>
      <w:r w:rsidR="00F67B84">
        <w:rPr>
          <w:highlight w:val="white"/>
        </w:rPr>
        <w:t>expression</w:t>
      </w:r>
      <w:r w:rsidRPr="008D0D68">
        <w:rPr>
          <w:highlight w:val="white"/>
        </w:rPr>
        <w:t xml:space="preserve">.Symbol.TrueSet(), </w:t>
      </w:r>
      <w:r w:rsidR="00CA4F45">
        <w:rPr>
          <w:highlight w:val="white"/>
        </w:rPr>
        <w:t>innerStatement</w:t>
      </w:r>
      <w:r w:rsidR="00C95C36">
        <w:rPr>
          <w:highlight w:val="white"/>
        </w:rPr>
        <w:t>.CodeList</w:t>
      </w:r>
      <w:r w:rsidRPr="008D0D68">
        <w:rPr>
          <w:highlight w:val="white"/>
        </w:rPr>
        <w:t xml:space="preserve">);    </w:t>
      </w:r>
    </w:p>
    <w:p w14:paraId="76AD4417" w14:textId="650F9CEA" w:rsidR="008D0D68" w:rsidRDefault="008D0D68" w:rsidP="008D0D68">
      <w:pPr>
        <w:pStyle w:val="Code"/>
        <w:rPr>
          <w:highlight w:val="white"/>
        </w:rPr>
      </w:pPr>
      <w:r w:rsidRPr="008D0D68">
        <w:rPr>
          <w:highlight w:val="white"/>
        </w:rPr>
        <w:t xml:space="preserve">      codeList.AddRange(</w:t>
      </w:r>
      <w:r w:rsidR="00CA4F45">
        <w:rPr>
          <w:highlight w:val="white"/>
        </w:rPr>
        <w:t>innerStatement</w:t>
      </w:r>
      <w:r w:rsidR="00C95C36">
        <w:rPr>
          <w:highlight w:val="white"/>
        </w:rPr>
        <w:t>.CodeList</w:t>
      </w:r>
      <w:r w:rsidRPr="008D0D68">
        <w:rPr>
          <w:highlight w:val="white"/>
        </w:rPr>
        <w:t>);</w:t>
      </w:r>
    </w:p>
    <w:p w14:paraId="7A2B9972" w14:textId="073D3999" w:rsidR="000C5A56" w:rsidRPr="008D0D68" w:rsidRDefault="000C5A56" w:rsidP="00021505">
      <w:pPr>
        <w:rPr>
          <w:highlight w:val="white"/>
        </w:rPr>
      </w:pPr>
      <w:r>
        <w:rPr>
          <w:highlight w:val="white"/>
        </w:rPr>
        <w:t xml:space="preserve">We add a </w:t>
      </w:r>
      <w:r w:rsidR="00021505">
        <w:rPr>
          <w:highlight w:val="white"/>
        </w:rPr>
        <w:t xml:space="preserve">jump </w:t>
      </w:r>
      <w:r w:rsidR="00CF2661">
        <w:rPr>
          <w:highlight w:val="white"/>
        </w:rPr>
        <w:t xml:space="preserve">instruction </w:t>
      </w:r>
      <w:r w:rsidR="00021505">
        <w:rPr>
          <w:highlight w:val="white"/>
        </w:rPr>
        <w:t>at the end of the middle code that shall jump to the instruction following this if-</w:t>
      </w:r>
      <w:r w:rsidR="00836639">
        <w:rPr>
          <w:highlight w:val="white"/>
        </w:rPr>
        <w:t>s</w:t>
      </w:r>
      <w:r w:rsidR="00CA4F45">
        <w:rPr>
          <w:highlight w:val="white"/>
        </w:rPr>
        <w:t>tatement</w:t>
      </w:r>
      <w:r w:rsidR="00021505">
        <w:rPr>
          <w:highlight w:val="white"/>
        </w:rPr>
        <w:t>.</w:t>
      </w:r>
    </w:p>
    <w:p w14:paraId="701A1ACB" w14:textId="732DDB9D" w:rsidR="008D0D68" w:rsidRPr="008D0D68" w:rsidRDefault="008D0D68" w:rsidP="008D0D68">
      <w:pPr>
        <w:pStyle w:val="Code"/>
        <w:rPr>
          <w:highlight w:val="white"/>
        </w:rPr>
      </w:pPr>
      <w:r w:rsidRPr="008D0D68">
        <w:rPr>
          <w:highlight w:val="white"/>
        </w:rPr>
        <w:t xml:space="preserve">      MiddleCode nextCode = AddMiddleCode(codeList, MiddleOperator.Goto);</w:t>
      </w:r>
    </w:p>
    <w:p w14:paraId="3482C213" w14:textId="2CC20FF4" w:rsidR="008D0D68" w:rsidRPr="008D0D68" w:rsidRDefault="00AE2F50" w:rsidP="00217ED5">
      <w:pPr>
        <w:rPr>
          <w:highlight w:val="white"/>
        </w:rPr>
      </w:pPr>
      <w:r>
        <w:rPr>
          <w:highlight w:val="white"/>
        </w:rPr>
        <w:t xml:space="preserve">We define the </w:t>
      </w:r>
      <w:r w:rsidR="00217ED5">
        <w:rPr>
          <w:highlight w:val="white"/>
        </w:rPr>
        <w:t>next set of the if-</w:t>
      </w:r>
      <w:r w:rsidR="00DF2EBD">
        <w:rPr>
          <w:highlight w:val="white"/>
        </w:rPr>
        <w:t>statement</w:t>
      </w:r>
      <w:r w:rsidR="00217ED5">
        <w:rPr>
          <w:highlight w:val="white"/>
        </w:rPr>
        <w:t xml:space="preserve">, it holds </w:t>
      </w:r>
      <w:r w:rsidR="00E60285">
        <w:rPr>
          <w:highlight w:val="white"/>
        </w:rPr>
        <w:t xml:space="preserve">the </w:t>
      </w:r>
      <w:r w:rsidR="006F3563">
        <w:rPr>
          <w:highlight w:val="white"/>
        </w:rPr>
        <w:t>instruction</w:t>
      </w:r>
      <w:r w:rsidR="00E60285">
        <w:rPr>
          <w:highlight w:val="white"/>
        </w:rPr>
        <w:t>s</w:t>
      </w:r>
      <w:r w:rsidR="006F3563">
        <w:rPr>
          <w:highlight w:val="white"/>
        </w:rPr>
        <w:t xml:space="preserve"> that jump to the instruction after the if-</w:t>
      </w:r>
      <w:r w:rsidR="00DF2EBD" w:rsidRPr="00DF2EBD">
        <w:rPr>
          <w:highlight w:val="white"/>
        </w:rPr>
        <w:t xml:space="preserve"> </w:t>
      </w:r>
      <w:r w:rsidR="00DF2EBD">
        <w:rPr>
          <w:highlight w:val="white"/>
        </w:rPr>
        <w:t>statement</w:t>
      </w:r>
      <w:r w:rsidR="006F3563">
        <w:rPr>
          <w:highlight w:val="white"/>
        </w:rPr>
        <w:t xml:space="preserve">. </w:t>
      </w:r>
      <w:r w:rsidR="00E60285">
        <w:rPr>
          <w:highlight w:val="white"/>
        </w:rPr>
        <w:t xml:space="preserve">It is the union of the </w:t>
      </w:r>
      <w:r w:rsidR="00171D9D">
        <w:rPr>
          <w:highlight w:val="white"/>
        </w:rPr>
        <w:t xml:space="preserve">next set of the inner </w:t>
      </w:r>
      <w:r w:rsidR="00DF2EBD">
        <w:rPr>
          <w:highlight w:val="white"/>
        </w:rPr>
        <w:t>statement</w:t>
      </w:r>
      <w:r w:rsidR="00171D9D">
        <w:rPr>
          <w:highlight w:val="white"/>
        </w:rPr>
        <w:t xml:space="preserve">, the false set of the expression, and the </w:t>
      </w:r>
      <w:r w:rsidR="002E422B">
        <w:rPr>
          <w:highlight w:val="white"/>
        </w:rPr>
        <w:t>jump</w:t>
      </w:r>
      <w:r w:rsidR="00171D9D">
        <w:rPr>
          <w:highlight w:val="white"/>
        </w:rPr>
        <w:t xml:space="preserve"> </w:t>
      </w:r>
      <w:r w:rsidR="00CF2661">
        <w:rPr>
          <w:highlight w:val="white"/>
        </w:rPr>
        <w:t xml:space="preserve">instruction </w:t>
      </w:r>
      <w:r w:rsidR="00171D9D">
        <w:rPr>
          <w:highlight w:val="white"/>
        </w:rPr>
        <w:t>just added to the list.</w:t>
      </w:r>
    </w:p>
    <w:p w14:paraId="175C3523"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476F3836" w14:textId="62E28DA2" w:rsidR="008D0D68" w:rsidRPr="008D0D68" w:rsidRDefault="008D0D68" w:rsidP="008D0D68">
      <w:pPr>
        <w:pStyle w:val="Code"/>
        <w:rPr>
          <w:highlight w:val="white"/>
        </w:rPr>
      </w:pPr>
      <w:r w:rsidRPr="008D0D68">
        <w:rPr>
          <w:highlight w:val="white"/>
        </w:rPr>
        <w:t xml:space="preserve">      nextSet.UnionWith(</w:t>
      </w:r>
      <w:r w:rsidR="00CA4F45">
        <w:rPr>
          <w:highlight w:val="white"/>
        </w:rPr>
        <w:t>innerStatement</w:t>
      </w:r>
      <w:r w:rsidR="00C95C36">
        <w:rPr>
          <w:highlight w:val="white"/>
        </w:rPr>
        <w:t>.NextSet</w:t>
      </w:r>
      <w:r w:rsidRPr="008D0D68">
        <w:rPr>
          <w:highlight w:val="white"/>
        </w:rPr>
        <w:t>);</w:t>
      </w:r>
    </w:p>
    <w:p w14:paraId="10CC47D0" w14:textId="183373EF" w:rsidR="008D0D68" w:rsidRPr="008D0D68" w:rsidRDefault="008D0D68" w:rsidP="008D0D68">
      <w:pPr>
        <w:pStyle w:val="Code"/>
        <w:rPr>
          <w:highlight w:val="white"/>
        </w:rPr>
      </w:pPr>
      <w:r w:rsidRPr="008D0D68">
        <w:rPr>
          <w:highlight w:val="white"/>
        </w:rPr>
        <w:t xml:space="preserve">      nextSet.UnionWith(</w:t>
      </w:r>
      <w:r w:rsidR="00F67B84">
        <w:rPr>
          <w:highlight w:val="white"/>
        </w:rPr>
        <w:t>expression</w:t>
      </w:r>
      <w:r w:rsidRPr="008D0D68">
        <w:rPr>
          <w:highlight w:val="white"/>
        </w:rPr>
        <w:t>.Symbol.FalseSet());</w:t>
      </w:r>
    </w:p>
    <w:p w14:paraId="07EBA206" w14:textId="77777777" w:rsidR="008D0D68" w:rsidRPr="008D0D68" w:rsidRDefault="008D0D68" w:rsidP="008D0D68">
      <w:pPr>
        <w:pStyle w:val="Code"/>
        <w:rPr>
          <w:highlight w:val="white"/>
        </w:rPr>
      </w:pPr>
      <w:r w:rsidRPr="008D0D68">
        <w:rPr>
          <w:highlight w:val="white"/>
        </w:rPr>
        <w:t xml:space="preserve">      nextSet.Add(nextCode);</w:t>
      </w:r>
    </w:p>
    <w:p w14:paraId="75B38124" w14:textId="411AC960" w:rsidR="008D0D68" w:rsidRPr="008D0D68" w:rsidRDefault="00ED4B43" w:rsidP="009E0508">
      <w:pPr>
        <w:rPr>
          <w:highlight w:val="white"/>
        </w:rPr>
      </w:pPr>
      <w:r>
        <w:rPr>
          <w:highlight w:val="white"/>
        </w:rPr>
        <w:t xml:space="preserve">Finally, </w:t>
      </w:r>
      <w:r w:rsidR="009E0508">
        <w:rPr>
          <w:highlight w:val="white"/>
        </w:rPr>
        <w:t xml:space="preserve">we return on object of the </w:t>
      </w:r>
      <w:r w:rsidR="009E0508" w:rsidRPr="00317C94">
        <w:rPr>
          <w:rStyle w:val="KeyWord0"/>
          <w:highlight w:val="white"/>
        </w:rPr>
        <w:t>Statement</w:t>
      </w:r>
      <w:r w:rsidR="009E0508">
        <w:rPr>
          <w:highlight w:val="white"/>
        </w:rPr>
        <w:t xml:space="preserve"> class holding the </w:t>
      </w:r>
      <w:r w:rsidR="0069239A">
        <w:rPr>
          <w:highlight w:val="white"/>
        </w:rPr>
        <w:t xml:space="preserve">code list and next set of the </w:t>
      </w:r>
      <w:r w:rsidR="00706EC8">
        <w:rPr>
          <w:highlight w:val="white"/>
        </w:rPr>
        <w:t>if-statement</w:t>
      </w:r>
      <w:r w:rsidR="0069239A">
        <w:rPr>
          <w:highlight w:val="white"/>
        </w:rPr>
        <w:t>.</w:t>
      </w:r>
    </w:p>
    <w:p w14:paraId="026E2E6E" w14:textId="77777777" w:rsidR="008D0D68" w:rsidRPr="008D0D68" w:rsidRDefault="008D0D68" w:rsidP="008D0D68">
      <w:pPr>
        <w:pStyle w:val="Code"/>
        <w:rPr>
          <w:highlight w:val="white"/>
        </w:rPr>
      </w:pPr>
      <w:r w:rsidRPr="008D0D68">
        <w:rPr>
          <w:highlight w:val="white"/>
        </w:rPr>
        <w:t xml:space="preserve">      return (new Statement(codeList, nextSet));</w:t>
      </w:r>
    </w:p>
    <w:p w14:paraId="57F7D840" w14:textId="77777777" w:rsidR="008D0D68" w:rsidRPr="008D0D68" w:rsidRDefault="008D0D68" w:rsidP="008D0D68">
      <w:pPr>
        <w:pStyle w:val="Code"/>
        <w:rPr>
          <w:highlight w:val="white"/>
        </w:rPr>
      </w:pPr>
      <w:r w:rsidRPr="008D0D68">
        <w:rPr>
          <w:highlight w:val="white"/>
        </w:rPr>
        <w:t xml:space="preserve">    }</w:t>
      </w:r>
    </w:p>
    <w:p w14:paraId="5A2FE21F" w14:textId="0E06C361" w:rsidR="008D0D68" w:rsidRPr="008D0D68" w:rsidRDefault="00517110" w:rsidP="00517110">
      <w:pPr>
        <w:rPr>
          <w:highlight w:val="white"/>
        </w:rPr>
      </w:pPr>
      <w:r>
        <w:rPr>
          <w:highlight w:val="white"/>
        </w:rPr>
        <w:t xml:space="preserve">The </w:t>
      </w:r>
      <w:r w:rsidRPr="00517110">
        <w:rPr>
          <w:rStyle w:val="KeyWord0"/>
          <w:highlight w:val="white"/>
        </w:rPr>
        <w:t>IfElseStatement</w:t>
      </w:r>
      <w:r>
        <w:rPr>
          <w:highlight w:val="white"/>
        </w:rPr>
        <w:t xml:space="preserve"> </w:t>
      </w:r>
      <w:r w:rsidR="00537016">
        <w:rPr>
          <w:highlight w:val="white"/>
        </w:rPr>
        <w:t xml:space="preserve">methods is </w:t>
      </w:r>
      <w:r w:rsidR="00683EC0">
        <w:rPr>
          <w:highlight w:val="white"/>
        </w:rPr>
        <w:t>like</w:t>
      </w:r>
      <w:r w:rsidR="00537016">
        <w:rPr>
          <w:highlight w:val="white"/>
        </w:rPr>
        <w:t xml:space="preserve"> the </w:t>
      </w:r>
      <w:r w:rsidR="00537016" w:rsidRPr="005545A8">
        <w:rPr>
          <w:rStyle w:val="KeyWord0"/>
          <w:highlight w:val="white"/>
        </w:rPr>
        <w:t>IfStatement</w:t>
      </w:r>
      <w:r w:rsidR="00537016">
        <w:rPr>
          <w:highlight w:val="white"/>
        </w:rPr>
        <w:t xml:space="preserve"> method above.</w:t>
      </w:r>
      <w:r w:rsidR="00683EC0">
        <w:rPr>
          <w:highlight w:val="white"/>
        </w:rPr>
        <w:t xml:space="preserve"> T</w:t>
      </w:r>
      <w:r w:rsidR="00537016">
        <w:rPr>
          <w:highlight w:val="white"/>
        </w:rPr>
        <w:t xml:space="preserve">he difference is </w:t>
      </w:r>
      <w:r w:rsidR="005545A8">
        <w:rPr>
          <w:highlight w:val="white"/>
        </w:rPr>
        <w:t xml:space="preserve">that </w:t>
      </w:r>
      <w:r w:rsidR="00683EC0">
        <w:rPr>
          <w:highlight w:val="white"/>
        </w:rPr>
        <w:t>we have two inter statements. On statement that the program jump</w:t>
      </w:r>
      <w:r w:rsidR="00E03676">
        <w:rPr>
          <w:highlight w:val="white"/>
        </w:rPr>
        <w:t>s</w:t>
      </w:r>
      <w:r w:rsidR="00683EC0">
        <w:rPr>
          <w:highlight w:val="white"/>
        </w:rPr>
        <w:t xml:space="preserve"> to in case the expression is evaluated to a true value, and o</w:t>
      </w:r>
      <w:r w:rsidR="00E03676">
        <w:rPr>
          <w:highlight w:val="white"/>
        </w:rPr>
        <w:t>ne statement where it jump</w:t>
      </w:r>
      <w:r w:rsidR="009245B1">
        <w:rPr>
          <w:highlight w:val="white"/>
        </w:rPr>
        <w:t>s</w:t>
      </w:r>
      <w:r w:rsidR="00E03676">
        <w:rPr>
          <w:highlight w:val="white"/>
        </w:rPr>
        <w:t xml:space="preserve"> to in case of a false value.</w:t>
      </w:r>
    </w:p>
    <w:p w14:paraId="693A8E43" w14:textId="280241CE" w:rsidR="00C95C36" w:rsidRDefault="008D0D68" w:rsidP="008D0D68">
      <w:pPr>
        <w:pStyle w:val="Code"/>
        <w:rPr>
          <w:highlight w:val="white"/>
        </w:rPr>
      </w:pPr>
      <w:r w:rsidRPr="008D0D68">
        <w:rPr>
          <w:highlight w:val="white"/>
        </w:rPr>
        <w:t xml:space="preserve">    public static Statement IfElseStatement(Expression </w:t>
      </w:r>
      <w:r w:rsidR="00C829A5">
        <w:rPr>
          <w:highlight w:val="white"/>
        </w:rPr>
        <w:t>expression</w:t>
      </w:r>
      <w:r w:rsidRPr="008D0D68">
        <w:rPr>
          <w:highlight w:val="white"/>
        </w:rPr>
        <w:t>,</w:t>
      </w:r>
    </w:p>
    <w:p w14:paraId="4306C498" w14:textId="65BA32A3" w:rsidR="00A11A89" w:rsidRDefault="00A11A89" w:rsidP="008D0D68">
      <w:pPr>
        <w:pStyle w:val="Code"/>
        <w:rPr>
          <w:highlight w:val="white"/>
        </w:rPr>
      </w:pPr>
      <w:r>
        <w:rPr>
          <w:highlight w:val="white"/>
        </w:rPr>
        <w:t xml:space="preserve">                  </w:t>
      </w:r>
      <w:r w:rsidR="00C95C36">
        <w:rPr>
          <w:highlight w:val="white"/>
        </w:rPr>
        <w:t xml:space="preserve">                         </w:t>
      </w:r>
      <w:r w:rsidR="008D0D68" w:rsidRPr="008D0D68">
        <w:rPr>
          <w:highlight w:val="white"/>
        </w:rPr>
        <w:t xml:space="preserve"> Statement trueStatement,</w:t>
      </w:r>
    </w:p>
    <w:p w14:paraId="7A02AC0E" w14:textId="10E818D8" w:rsidR="008D0D68" w:rsidRPr="008D0D68" w:rsidRDefault="00A11A89" w:rsidP="008D0D68">
      <w:pPr>
        <w:pStyle w:val="Code"/>
        <w:rPr>
          <w:highlight w:val="white"/>
        </w:rPr>
      </w:pPr>
      <w:r>
        <w:rPr>
          <w:highlight w:val="white"/>
        </w:rPr>
        <w:t xml:space="preserve">                                            </w:t>
      </w:r>
      <w:r w:rsidR="008D0D68" w:rsidRPr="008D0D68">
        <w:rPr>
          <w:highlight w:val="white"/>
        </w:rPr>
        <w:t>Statement falseStatement) {</w:t>
      </w:r>
    </w:p>
    <w:p w14:paraId="538F8B66" w14:textId="2C35A356" w:rsidR="008D0D68" w:rsidRPr="008D0D68" w:rsidRDefault="008D0D68" w:rsidP="008D0D68">
      <w:pPr>
        <w:pStyle w:val="Code"/>
        <w:rPr>
          <w:highlight w:val="white"/>
        </w:rPr>
      </w:pPr>
      <w:r w:rsidRPr="008D0D68">
        <w:rPr>
          <w:highlight w:val="white"/>
        </w:rPr>
        <w:t xml:space="preserve">      </w:t>
      </w:r>
      <w:r w:rsidR="00C829A5">
        <w:rPr>
          <w:highlight w:val="white"/>
        </w:rPr>
        <w:t>expression</w:t>
      </w:r>
      <w:r w:rsidRPr="008D0D68">
        <w:rPr>
          <w:highlight w:val="white"/>
        </w:rPr>
        <w:t xml:space="preserve"> = TypeCast.ToLogical(</w:t>
      </w:r>
      <w:r w:rsidR="00C829A5">
        <w:rPr>
          <w:highlight w:val="white"/>
        </w:rPr>
        <w:t>expression</w:t>
      </w:r>
      <w:r w:rsidRPr="008D0D68">
        <w:rPr>
          <w:highlight w:val="white"/>
        </w:rPr>
        <w:t>);</w:t>
      </w:r>
    </w:p>
    <w:p w14:paraId="44E39AB3" w14:textId="2E148788" w:rsidR="008D0D68" w:rsidRPr="008D0D68" w:rsidRDefault="008D0D68" w:rsidP="008D0D68">
      <w:pPr>
        <w:pStyle w:val="Code"/>
        <w:rPr>
          <w:highlight w:val="white"/>
        </w:rPr>
      </w:pPr>
      <w:r w:rsidRPr="008D0D68">
        <w:rPr>
          <w:highlight w:val="white"/>
        </w:rPr>
        <w:t xml:space="preserve">      List&lt;MiddleCode&gt; codeList = </w:t>
      </w:r>
      <w:r w:rsidR="00C829A5">
        <w:rPr>
          <w:highlight w:val="white"/>
        </w:rPr>
        <w:t>expression</w:t>
      </w:r>
      <w:r w:rsidRPr="008D0D68">
        <w:rPr>
          <w:highlight w:val="white"/>
        </w:rPr>
        <w:t>.LongList;</w:t>
      </w:r>
    </w:p>
    <w:p w14:paraId="6AB2AC47"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6388052B" w14:textId="0ABC0220" w:rsidR="008D0D68" w:rsidRPr="008D0D68" w:rsidRDefault="00A11A89" w:rsidP="00A11A89">
      <w:pPr>
        <w:rPr>
          <w:highlight w:val="white"/>
        </w:rPr>
      </w:pPr>
      <w:r>
        <w:rPr>
          <w:highlight w:val="white"/>
        </w:rPr>
        <w:t>We backpatch the true and false set to the beginning of the code list of the true and false statement, respectively.</w:t>
      </w:r>
    </w:p>
    <w:p w14:paraId="743B399B" w14:textId="722142A9"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.Symbol.TrueSet(), true</w:t>
      </w:r>
      <w:r w:rsidR="00C95C36">
        <w:rPr>
          <w:highlight w:val="white"/>
        </w:rPr>
        <w:t>Statement.CodeList</w:t>
      </w:r>
      <w:r w:rsidRPr="008D0D68">
        <w:rPr>
          <w:highlight w:val="white"/>
        </w:rPr>
        <w:t>);</w:t>
      </w:r>
    </w:p>
    <w:p w14:paraId="5749EB10" w14:textId="013EEE42"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.Symbol.FalseSet(), false</w:t>
      </w:r>
      <w:r w:rsidR="00C95C36">
        <w:rPr>
          <w:highlight w:val="white"/>
        </w:rPr>
        <w:t>Statement.CodeList</w:t>
      </w:r>
      <w:r w:rsidRPr="008D0D68">
        <w:rPr>
          <w:highlight w:val="white"/>
        </w:rPr>
        <w:t>);</w:t>
      </w:r>
    </w:p>
    <w:p w14:paraId="49CBB8A7" w14:textId="66470462" w:rsidR="008D0D68" w:rsidRDefault="008D0D68" w:rsidP="008D0D68">
      <w:pPr>
        <w:pStyle w:val="Code"/>
        <w:rPr>
          <w:highlight w:val="white"/>
        </w:rPr>
      </w:pPr>
      <w:r w:rsidRPr="008D0D68">
        <w:rPr>
          <w:highlight w:val="white"/>
        </w:rPr>
        <w:t xml:space="preserve">      codeList.AddRange(true</w:t>
      </w:r>
      <w:r w:rsidR="00C95C36">
        <w:rPr>
          <w:highlight w:val="white"/>
        </w:rPr>
        <w:t>Statement.CodeList</w:t>
      </w:r>
      <w:r w:rsidRPr="008D0D68">
        <w:rPr>
          <w:highlight w:val="white"/>
        </w:rPr>
        <w:t>);</w:t>
      </w:r>
    </w:p>
    <w:p w14:paraId="4D801C76" w14:textId="185342A9" w:rsidR="00F532BF" w:rsidRPr="008D0D68" w:rsidRDefault="00F532BF" w:rsidP="00FC6054">
      <w:pPr>
        <w:rPr>
          <w:highlight w:val="white"/>
        </w:rPr>
      </w:pPr>
      <w:r>
        <w:rPr>
          <w:highlight w:val="white"/>
        </w:rPr>
        <w:lastRenderedPageBreak/>
        <w:t xml:space="preserve">We add a jump instruction after the end of the true statement code list for it to jump </w:t>
      </w:r>
      <w:r w:rsidR="002F6B79">
        <w:rPr>
          <w:highlight w:val="white"/>
        </w:rPr>
        <w:t>out of the if-else-statement.</w:t>
      </w:r>
    </w:p>
    <w:p w14:paraId="2777B177" w14:textId="77777777" w:rsidR="008D0D68" w:rsidRPr="008D0D68" w:rsidRDefault="008D0D68" w:rsidP="008D0D68">
      <w:pPr>
        <w:pStyle w:val="Code"/>
        <w:rPr>
          <w:highlight w:val="white"/>
        </w:rPr>
      </w:pPr>
      <w:r w:rsidRPr="008D0D68">
        <w:rPr>
          <w:highlight w:val="white"/>
        </w:rPr>
        <w:t xml:space="preserve">      MiddleCode gotoCode = AddMiddleCode(codeList, MiddleOperator.Goto);</w:t>
      </w:r>
    </w:p>
    <w:p w14:paraId="35DFF10E" w14:textId="50015534" w:rsidR="008D0D68" w:rsidRPr="008D0D68" w:rsidRDefault="008D0D68" w:rsidP="008D0D68">
      <w:pPr>
        <w:pStyle w:val="Code"/>
        <w:rPr>
          <w:highlight w:val="white"/>
        </w:rPr>
      </w:pPr>
      <w:r w:rsidRPr="008D0D68">
        <w:rPr>
          <w:highlight w:val="white"/>
        </w:rPr>
        <w:t xml:space="preserve">      codeList.AddRange(false</w:t>
      </w:r>
      <w:r w:rsidR="00C95C36">
        <w:rPr>
          <w:highlight w:val="white"/>
        </w:rPr>
        <w:t>Statement.CodeList</w:t>
      </w:r>
      <w:r w:rsidRPr="008D0D68">
        <w:rPr>
          <w:highlight w:val="white"/>
        </w:rPr>
        <w:t>);</w:t>
      </w:r>
    </w:p>
    <w:p w14:paraId="6B2F8338" w14:textId="3359A893" w:rsidR="008D0D68" w:rsidRPr="008D0D68" w:rsidRDefault="0033201B" w:rsidP="002E422B">
      <w:pPr>
        <w:rPr>
          <w:highlight w:val="white"/>
        </w:rPr>
      </w:pPr>
      <w:r>
        <w:rPr>
          <w:highlight w:val="white"/>
        </w:rPr>
        <w:t xml:space="preserve">The next set </w:t>
      </w:r>
      <w:r w:rsidR="002E422B">
        <w:rPr>
          <w:highlight w:val="white"/>
        </w:rPr>
        <w:t xml:space="preserve">of the if-else-statement is the union of the next sets of the true and false statement, and the </w:t>
      </w:r>
      <w:r w:rsidR="00B26019">
        <w:rPr>
          <w:highlight w:val="white"/>
        </w:rPr>
        <w:t>jump instruction just added to the code.</w:t>
      </w:r>
      <w:r w:rsidR="002E422B">
        <w:rPr>
          <w:highlight w:val="white"/>
        </w:rPr>
        <w:t xml:space="preserve"> </w:t>
      </w:r>
    </w:p>
    <w:p w14:paraId="18C9F315"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167F2A4C" w14:textId="040CA4F6" w:rsidR="008D0D68" w:rsidRPr="008D0D68" w:rsidRDefault="008D0D68" w:rsidP="008D0D68">
      <w:pPr>
        <w:pStyle w:val="Code"/>
        <w:rPr>
          <w:highlight w:val="white"/>
        </w:rPr>
      </w:pPr>
      <w:r w:rsidRPr="008D0D68">
        <w:rPr>
          <w:highlight w:val="white"/>
        </w:rPr>
        <w:t xml:space="preserve">      nextSet.UnionWith(true</w:t>
      </w:r>
      <w:r w:rsidR="00C95C36">
        <w:rPr>
          <w:highlight w:val="white"/>
        </w:rPr>
        <w:t>Statement.NextSet</w:t>
      </w:r>
      <w:r w:rsidRPr="008D0D68">
        <w:rPr>
          <w:highlight w:val="white"/>
        </w:rPr>
        <w:t>);</w:t>
      </w:r>
    </w:p>
    <w:p w14:paraId="27866BE5" w14:textId="33B804DC" w:rsidR="008D0D68" w:rsidRPr="008D0D68" w:rsidRDefault="008D0D68" w:rsidP="008D0D68">
      <w:pPr>
        <w:pStyle w:val="Code"/>
        <w:rPr>
          <w:highlight w:val="white"/>
        </w:rPr>
      </w:pPr>
      <w:r w:rsidRPr="008D0D68">
        <w:rPr>
          <w:highlight w:val="white"/>
        </w:rPr>
        <w:t xml:space="preserve">      nextSet.UnionWith(false</w:t>
      </w:r>
      <w:r w:rsidR="00C95C36">
        <w:rPr>
          <w:highlight w:val="white"/>
        </w:rPr>
        <w:t>Statement.NextSet</w:t>
      </w:r>
      <w:r w:rsidRPr="008D0D68">
        <w:rPr>
          <w:highlight w:val="white"/>
        </w:rPr>
        <w:t>);</w:t>
      </w:r>
    </w:p>
    <w:p w14:paraId="6AE5F233" w14:textId="77777777" w:rsidR="008D0D68" w:rsidRPr="008D0D68" w:rsidRDefault="008D0D68" w:rsidP="008D0D68">
      <w:pPr>
        <w:pStyle w:val="Code"/>
        <w:rPr>
          <w:highlight w:val="white"/>
        </w:rPr>
      </w:pPr>
      <w:r w:rsidRPr="008D0D68">
        <w:rPr>
          <w:highlight w:val="white"/>
        </w:rPr>
        <w:t xml:space="preserve">      nextSet.Add(gotoCode);</w:t>
      </w:r>
    </w:p>
    <w:p w14:paraId="08245D31" w14:textId="77777777" w:rsidR="001541F2" w:rsidRPr="008D0D68" w:rsidRDefault="001541F2" w:rsidP="001541F2">
      <w:pPr>
        <w:rPr>
          <w:highlight w:val="white"/>
        </w:rPr>
      </w:pPr>
      <w:r>
        <w:rPr>
          <w:highlight w:val="white"/>
        </w:rPr>
        <w:t xml:space="preserve">Finally, we return on object of the </w:t>
      </w:r>
      <w:r w:rsidRPr="00317C94">
        <w:rPr>
          <w:rStyle w:val="KeyWord0"/>
          <w:highlight w:val="white"/>
        </w:rPr>
        <w:t>Statement</w:t>
      </w:r>
      <w:r>
        <w:rPr>
          <w:highlight w:val="white"/>
        </w:rPr>
        <w:t xml:space="preserve"> class holding the code list and next set of the if-statement.</w:t>
      </w:r>
    </w:p>
    <w:p w14:paraId="425ACBED" w14:textId="77777777" w:rsidR="008D0D68" w:rsidRPr="008D0D68" w:rsidRDefault="008D0D68" w:rsidP="008D0D68">
      <w:pPr>
        <w:pStyle w:val="Code"/>
        <w:rPr>
          <w:highlight w:val="white"/>
        </w:rPr>
      </w:pPr>
      <w:r w:rsidRPr="008D0D68">
        <w:rPr>
          <w:highlight w:val="white"/>
        </w:rPr>
        <w:t xml:space="preserve">      return (new Statement(codeList, nextSet));</w:t>
      </w:r>
    </w:p>
    <w:p w14:paraId="3F706CA0" w14:textId="72905FBE" w:rsidR="007C08E0" w:rsidRPr="008D0D68" w:rsidRDefault="008D0D68" w:rsidP="008D0D68">
      <w:pPr>
        <w:pStyle w:val="Code"/>
        <w:rPr>
          <w:highlight w:val="white"/>
        </w:rPr>
      </w:pPr>
      <w:r w:rsidRPr="008D0D68">
        <w:rPr>
          <w:highlight w:val="white"/>
        </w:rPr>
        <w:t xml:space="preserve">    }</w:t>
      </w:r>
    </w:p>
    <w:p w14:paraId="1766D78F" w14:textId="5D9064EA" w:rsidR="007175D9" w:rsidRDefault="008B6F4B" w:rsidP="007175D9">
      <w:pPr>
        <w:pStyle w:val="Rubrik3"/>
      </w:pPr>
      <w:r>
        <w:t xml:space="preserve">The </w:t>
      </w:r>
      <w:r w:rsidR="004B7BC0">
        <w:t>Switch S</w:t>
      </w:r>
      <w:r>
        <w:t>tatement</w:t>
      </w:r>
    </w:p>
    <w:p w14:paraId="47A018AE" w14:textId="77777777" w:rsidR="00F420E3" w:rsidRDefault="00F420E3" w:rsidP="00F420E3">
      <w:r>
        <w:t xml:space="preserve">The </w:t>
      </w:r>
      <w:r w:rsidRPr="000D3429">
        <w:rPr>
          <w:rStyle w:val="CodeInText"/>
        </w:rPr>
        <w:t>generateSwitchStatement</w:t>
      </w:r>
      <w:r>
        <w:t xml:space="preserve"> method generates middle code jump instructions for each of the case statements, which are stored in the </w:t>
      </w:r>
      <w:r w:rsidRPr="00195C09">
        <w:rPr>
          <w:rStyle w:val="CodeInText"/>
        </w:rPr>
        <w:t>Main.CaseMapStack</w:t>
      </w:r>
      <w: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F420E3" w:rsidRDefault="00F420E3" w:rsidP="00F420E3">
      <w: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Default="00F24D05" w:rsidP="00F24D05">
      <w:pPr>
        <w:pStyle w:val="CodeHeader"/>
      </w:pPr>
      <w:r>
        <w:t>MainParser.gppg</w:t>
      </w:r>
    </w:p>
    <w:p w14:paraId="6E84B5C8" w14:textId="77777777" w:rsidR="00BD4361" w:rsidRPr="00BD4361" w:rsidRDefault="00BD4361" w:rsidP="00BD4361">
      <w:pPr>
        <w:pStyle w:val="Code"/>
        <w:rPr>
          <w:highlight w:val="white"/>
        </w:rPr>
      </w:pPr>
      <w:r w:rsidRPr="00BD4361">
        <w:rPr>
          <w:highlight w:val="white"/>
        </w:rPr>
        <w:t>switch_header:</w:t>
      </w:r>
    </w:p>
    <w:p w14:paraId="743E9F8E" w14:textId="77777777" w:rsidR="00BD4361" w:rsidRPr="00BD4361" w:rsidRDefault="00BD4361" w:rsidP="00BD4361">
      <w:pPr>
        <w:pStyle w:val="Code"/>
        <w:rPr>
          <w:highlight w:val="white"/>
        </w:rPr>
      </w:pPr>
      <w:r w:rsidRPr="00BD4361">
        <w:rPr>
          <w:highlight w:val="white"/>
        </w:rPr>
        <w:t xml:space="preserve">    /* Empty. */ { MiddleCodeGenerator.SwitchHeader(); };</w:t>
      </w:r>
    </w:p>
    <w:p w14:paraId="2EE4B710" w14:textId="77777777" w:rsidR="00BD4361" w:rsidRDefault="00BD4361" w:rsidP="00C001C3">
      <w:pPr>
        <w:pStyle w:val="Code"/>
        <w:rPr>
          <w:highlight w:val="white"/>
        </w:rPr>
      </w:pPr>
    </w:p>
    <w:p w14:paraId="5A85C433" w14:textId="217C0BFD" w:rsidR="00C001C3" w:rsidRPr="00C001C3" w:rsidRDefault="00C001C3" w:rsidP="00C001C3">
      <w:pPr>
        <w:pStyle w:val="Code"/>
        <w:rPr>
          <w:highlight w:val="white"/>
        </w:rPr>
      </w:pPr>
      <w:r w:rsidRPr="00C001C3">
        <w:rPr>
          <w:highlight w:val="white"/>
        </w:rPr>
        <w:t>opened_statement:</w:t>
      </w:r>
    </w:p>
    <w:p w14:paraId="7B6234F9" w14:textId="23E686BE" w:rsidR="00C001C3" w:rsidRPr="00C001C3" w:rsidRDefault="00C001C3" w:rsidP="00C001C3">
      <w:pPr>
        <w:pStyle w:val="Code"/>
        <w:rPr>
          <w:highlight w:val="white"/>
        </w:rPr>
      </w:pPr>
      <w:r>
        <w:rPr>
          <w:highlight w:val="white"/>
        </w:rPr>
        <w:t xml:space="preserve">    // ...</w:t>
      </w:r>
    </w:p>
    <w:p w14:paraId="01973556" w14:textId="77777777" w:rsidR="00C001C3" w:rsidRPr="00C001C3" w:rsidRDefault="00C001C3" w:rsidP="00C001C3">
      <w:pPr>
        <w:pStyle w:val="Code"/>
        <w:rPr>
          <w:highlight w:val="white"/>
        </w:rPr>
      </w:pPr>
      <w:r w:rsidRPr="00C001C3">
        <w:rPr>
          <w:highlight w:val="white"/>
        </w:rPr>
        <w:t xml:space="preserve">  | SWITCH switch_header LEFT_PARENTHESIS expression RIGHT_PARENTHESIS</w:t>
      </w:r>
    </w:p>
    <w:p w14:paraId="20E5E7E8" w14:textId="77777777" w:rsidR="00C001C3" w:rsidRPr="00C001C3" w:rsidRDefault="00C001C3" w:rsidP="00C001C3">
      <w:pPr>
        <w:pStyle w:val="Code"/>
        <w:rPr>
          <w:highlight w:val="white"/>
        </w:rPr>
      </w:pPr>
      <w:r w:rsidRPr="00C001C3">
        <w:rPr>
          <w:highlight w:val="white"/>
        </w:rPr>
        <w:t xml:space="preserve">    opened_statement {</w:t>
      </w:r>
    </w:p>
    <w:p w14:paraId="2EFE6395" w14:textId="77777777" w:rsidR="00C001C3" w:rsidRPr="00C001C3" w:rsidRDefault="00C001C3" w:rsidP="00C001C3">
      <w:pPr>
        <w:pStyle w:val="Code"/>
        <w:rPr>
          <w:highlight w:val="white"/>
        </w:rPr>
      </w:pPr>
      <w:r w:rsidRPr="00C001C3">
        <w:rPr>
          <w:highlight w:val="white"/>
        </w:rPr>
        <w:t xml:space="preserve">      $$ = MiddleCodeGenerator.SwitchStatement($4, $6);</w:t>
      </w:r>
    </w:p>
    <w:p w14:paraId="703F283A" w14:textId="77777777" w:rsidR="00C001C3" w:rsidRPr="00C001C3" w:rsidRDefault="00C001C3" w:rsidP="00C001C3">
      <w:pPr>
        <w:pStyle w:val="Code"/>
        <w:rPr>
          <w:highlight w:val="white"/>
        </w:rPr>
      </w:pPr>
      <w:r w:rsidRPr="00C001C3">
        <w:rPr>
          <w:highlight w:val="white"/>
        </w:rPr>
        <w:t xml:space="preserve">    }</w:t>
      </w:r>
    </w:p>
    <w:p w14:paraId="65111BBF" w14:textId="77777777" w:rsidR="0077325F" w:rsidRDefault="0077325F" w:rsidP="00804D0F">
      <w:pPr>
        <w:pStyle w:val="Code"/>
        <w:rPr>
          <w:highlight w:val="white"/>
          <w:lang w:val="sv-SE"/>
        </w:rPr>
      </w:pPr>
      <w:r>
        <w:rPr>
          <w:highlight w:val="white"/>
          <w:lang w:val="sv-SE"/>
        </w:rPr>
        <w:t xml:space="preserve">  | CASE constant_integral_expression COLON opened_statement {</w:t>
      </w:r>
    </w:p>
    <w:p w14:paraId="5C625590" w14:textId="77777777" w:rsidR="0077325F" w:rsidRDefault="0077325F" w:rsidP="00804D0F">
      <w:pPr>
        <w:pStyle w:val="Code"/>
        <w:rPr>
          <w:highlight w:val="white"/>
          <w:lang w:val="sv-SE"/>
        </w:rPr>
      </w:pPr>
      <w:r>
        <w:rPr>
          <w:highlight w:val="white"/>
          <w:lang w:val="sv-SE"/>
        </w:rPr>
        <w:t xml:space="preserve">      $$ = MiddleCodeGenerator.CaseStatement($2, $4);</w:t>
      </w:r>
    </w:p>
    <w:p w14:paraId="437953B9" w14:textId="77777777" w:rsidR="0077325F" w:rsidRDefault="0077325F" w:rsidP="00804D0F">
      <w:pPr>
        <w:pStyle w:val="Code"/>
        <w:rPr>
          <w:highlight w:val="white"/>
          <w:lang w:val="sv-SE"/>
        </w:rPr>
      </w:pPr>
      <w:r>
        <w:rPr>
          <w:highlight w:val="white"/>
          <w:lang w:val="sv-SE"/>
        </w:rPr>
        <w:t xml:space="preserve">    }</w:t>
      </w:r>
    </w:p>
    <w:p w14:paraId="70E0854B" w14:textId="42BAF9AB" w:rsidR="00C001C3" w:rsidRDefault="00C001C3" w:rsidP="00C001C3">
      <w:pPr>
        <w:pStyle w:val="Code"/>
        <w:rPr>
          <w:highlight w:val="white"/>
        </w:rPr>
      </w:pPr>
      <w:r>
        <w:rPr>
          <w:highlight w:val="white"/>
        </w:rPr>
        <w:t xml:space="preserve">    // ...</w:t>
      </w:r>
    </w:p>
    <w:p w14:paraId="1A08F8A1" w14:textId="77777777" w:rsidR="00642BA0" w:rsidRPr="00C001C3" w:rsidRDefault="00642BA0" w:rsidP="00C001C3">
      <w:pPr>
        <w:pStyle w:val="Code"/>
        <w:rPr>
          <w:highlight w:val="white"/>
        </w:rPr>
      </w:pPr>
    </w:p>
    <w:p w14:paraId="2982B072" w14:textId="77777777" w:rsidR="00642BA0" w:rsidRDefault="00642BA0" w:rsidP="00642BA0">
      <w:pPr>
        <w:pStyle w:val="Code"/>
        <w:rPr>
          <w:highlight w:val="white"/>
          <w:lang w:val="sv-SE"/>
        </w:rPr>
      </w:pPr>
      <w:r>
        <w:rPr>
          <w:highlight w:val="white"/>
          <w:lang w:val="sv-SE"/>
        </w:rPr>
        <w:t>closed_statement:</w:t>
      </w:r>
    </w:p>
    <w:p w14:paraId="084925EC" w14:textId="77777777" w:rsidR="00642BA0" w:rsidRDefault="00642BA0" w:rsidP="00642BA0">
      <w:pPr>
        <w:pStyle w:val="Code"/>
        <w:rPr>
          <w:highlight w:val="white"/>
        </w:rPr>
      </w:pPr>
      <w:r>
        <w:rPr>
          <w:highlight w:val="white"/>
        </w:rPr>
        <w:t xml:space="preserve">    // ...</w:t>
      </w:r>
    </w:p>
    <w:p w14:paraId="39EAC53D" w14:textId="77777777" w:rsidR="00642BA0" w:rsidRDefault="00642BA0" w:rsidP="00642BA0">
      <w:pPr>
        <w:pStyle w:val="Code"/>
        <w:rPr>
          <w:highlight w:val="white"/>
          <w:lang w:val="sv-SE"/>
        </w:rPr>
      </w:pPr>
      <w:r>
        <w:rPr>
          <w:highlight w:val="white"/>
          <w:lang w:val="sv-SE"/>
        </w:rPr>
        <w:t xml:space="preserve">  | SWITCH switch_header LEFT_PARENTHESIS expression RIGHT_PARENTHESIS</w:t>
      </w:r>
    </w:p>
    <w:p w14:paraId="7E9D8C4C" w14:textId="77777777" w:rsidR="00642BA0" w:rsidRDefault="00642BA0" w:rsidP="00642BA0">
      <w:pPr>
        <w:pStyle w:val="Code"/>
        <w:rPr>
          <w:highlight w:val="white"/>
          <w:lang w:val="sv-SE"/>
        </w:rPr>
      </w:pPr>
      <w:r>
        <w:rPr>
          <w:highlight w:val="white"/>
          <w:lang w:val="sv-SE"/>
        </w:rPr>
        <w:t xml:space="preserve">    closed_statement {</w:t>
      </w:r>
    </w:p>
    <w:p w14:paraId="7D1C4953" w14:textId="77777777" w:rsidR="00642BA0" w:rsidRDefault="00642BA0" w:rsidP="00642BA0">
      <w:pPr>
        <w:pStyle w:val="Code"/>
        <w:rPr>
          <w:highlight w:val="white"/>
          <w:lang w:val="sv-SE"/>
        </w:rPr>
      </w:pPr>
      <w:r>
        <w:rPr>
          <w:highlight w:val="white"/>
          <w:lang w:val="sv-SE"/>
        </w:rPr>
        <w:t xml:space="preserve">      $$ = MiddleCodeGenerator.SwitchStatement($4, $6);</w:t>
      </w:r>
    </w:p>
    <w:p w14:paraId="4135EFF6" w14:textId="77777777" w:rsidR="00642BA0" w:rsidRDefault="00642BA0" w:rsidP="00642BA0">
      <w:pPr>
        <w:pStyle w:val="Code"/>
        <w:rPr>
          <w:highlight w:val="white"/>
          <w:lang w:val="sv-SE"/>
        </w:rPr>
      </w:pPr>
      <w:r>
        <w:rPr>
          <w:highlight w:val="white"/>
          <w:lang w:val="sv-SE"/>
        </w:rPr>
        <w:t xml:space="preserve">    }</w:t>
      </w:r>
    </w:p>
    <w:p w14:paraId="4BC01E21" w14:textId="77777777" w:rsidR="00642BA0" w:rsidRDefault="00642BA0" w:rsidP="00804D0F">
      <w:pPr>
        <w:pStyle w:val="Code"/>
        <w:rPr>
          <w:highlight w:val="white"/>
          <w:lang w:val="sv-SE"/>
        </w:rPr>
      </w:pPr>
      <w:r>
        <w:rPr>
          <w:highlight w:val="white"/>
          <w:lang w:val="sv-SE"/>
        </w:rPr>
        <w:t xml:space="preserve">  | CASE constant_integral_expression COLON closed_statement {</w:t>
      </w:r>
    </w:p>
    <w:p w14:paraId="2450BCB2" w14:textId="77777777" w:rsidR="00642BA0" w:rsidRDefault="00642BA0" w:rsidP="00804D0F">
      <w:pPr>
        <w:pStyle w:val="Code"/>
        <w:rPr>
          <w:highlight w:val="white"/>
          <w:lang w:val="sv-SE"/>
        </w:rPr>
      </w:pPr>
      <w:r>
        <w:rPr>
          <w:highlight w:val="white"/>
          <w:lang w:val="sv-SE"/>
        </w:rPr>
        <w:t xml:space="preserve">      $$ = MiddleCodeGenerator.CaseStatement($2, $4);</w:t>
      </w:r>
    </w:p>
    <w:p w14:paraId="4863B0EF" w14:textId="4C8BCB94" w:rsidR="00642BA0" w:rsidRDefault="00642BA0" w:rsidP="00804D0F">
      <w:pPr>
        <w:pStyle w:val="Code"/>
        <w:rPr>
          <w:highlight w:val="white"/>
          <w:lang w:val="sv-SE"/>
        </w:rPr>
      </w:pPr>
      <w:r>
        <w:rPr>
          <w:highlight w:val="white"/>
          <w:lang w:val="sv-SE"/>
        </w:rPr>
        <w:t xml:space="preserve">    }</w:t>
      </w:r>
    </w:p>
    <w:p w14:paraId="041D533D" w14:textId="77777777" w:rsidR="00CD348D" w:rsidRDefault="00CD348D" w:rsidP="00CD348D">
      <w:pPr>
        <w:pStyle w:val="Code"/>
        <w:rPr>
          <w:highlight w:val="white"/>
          <w:lang w:val="sv-SE"/>
        </w:rPr>
      </w:pPr>
      <w:r>
        <w:rPr>
          <w:highlight w:val="white"/>
          <w:lang w:val="sv-SE"/>
        </w:rPr>
        <w:t xml:space="preserve">  | DEFAULT COLON closed_statement {</w:t>
      </w:r>
    </w:p>
    <w:p w14:paraId="740EFA10" w14:textId="77777777" w:rsidR="00CD348D" w:rsidRDefault="00CD348D" w:rsidP="00CD348D">
      <w:pPr>
        <w:pStyle w:val="Code"/>
        <w:rPr>
          <w:highlight w:val="white"/>
          <w:lang w:val="sv-SE"/>
        </w:rPr>
      </w:pPr>
      <w:r>
        <w:rPr>
          <w:highlight w:val="white"/>
          <w:lang w:val="sv-SE"/>
        </w:rPr>
        <w:t xml:space="preserve">      $$ = MiddleCodeGenerator.DefaultStatement($3);</w:t>
      </w:r>
    </w:p>
    <w:p w14:paraId="2A0DC914" w14:textId="30DBBF1A" w:rsidR="00CD348D" w:rsidRPr="00CD348D" w:rsidRDefault="00CD348D" w:rsidP="00CD348D">
      <w:pPr>
        <w:pStyle w:val="Code"/>
        <w:rPr>
          <w:highlight w:val="white"/>
          <w:lang w:val="sv-SE"/>
        </w:rPr>
      </w:pPr>
      <w:r>
        <w:rPr>
          <w:highlight w:val="white"/>
          <w:lang w:val="sv-SE"/>
        </w:rPr>
        <w:t xml:space="preserve">    }</w:t>
      </w:r>
    </w:p>
    <w:p w14:paraId="7940808F" w14:textId="6E569BBD" w:rsidR="00642BA0" w:rsidRDefault="00642BA0" w:rsidP="00642BA0">
      <w:pPr>
        <w:pStyle w:val="Code"/>
        <w:rPr>
          <w:highlight w:val="white"/>
        </w:rPr>
      </w:pPr>
      <w:r>
        <w:rPr>
          <w:highlight w:val="white"/>
        </w:rPr>
        <w:lastRenderedPageBreak/>
        <w:t xml:space="preserve">    // ...</w:t>
      </w:r>
    </w:p>
    <w:p w14:paraId="0BA19401" w14:textId="49E274B3" w:rsidR="00E914E9" w:rsidRDefault="00B65F66" w:rsidP="00E914E9">
      <w:pPr>
        <w:rPr>
          <w:highlight w:val="white"/>
        </w:rPr>
      </w:pPr>
      <w:r>
        <w:rPr>
          <w:highlight w:val="white"/>
        </w:rPr>
        <w:t xml:space="preserve">We need a map to keep track of the case statements. Since the switch statements can be </w:t>
      </w:r>
      <w:r w:rsidR="00BC69FD">
        <w:rPr>
          <w:highlight w:val="white"/>
        </w:rPr>
        <w:t>nested,</w:t>
      </w:r>
      <w:r>
        <w:rPr>
          <w:highlight w:val="white"/>
        </w:rPr>
        <w:t xml:space="preserve"> we need a stack to keep track of the case maps</w:t>
      </w:r>
      <w:r w:rsidR="00737D78">
        <w:rPr>
          <w:highlight w:val="white"/>
        </w:rPr>
        <w:t xml:space="preserve"> (</w:t>
      </w:r>
      <w:r w:rsidR="00737D78" w:rsidRPr="00B65F66">
        <w:rPr>
          <w:rStyle w:val="KeyWord0"/>
          <w:highlight w:val="white"/>
        </w:rPr>
        <w:t>m_caseMapStack</w:t>
      </w:r>
      <w:r w:rsidR="00737D78">
        <w:rPr>
          <w:highlight w:val="white"/>
        </w:rPr>
        <w:t>)</w:t>
      </w:r>
      <w:r>
        <w:rPr>
          <w:highlight w:val="white"/>
        </w:rPr>
        <w:t xml:space="preserve">. </w:t>
      </w:r>
      <w:r w:rsidR="005F0389">
        <w:rPr>
          <w:highlight w:val="white"/>
        </w:rPr>
        <w:t xml:space="preserve">In the same way, we need </w:t>
      </w:r>
      <w:r w:rsidR="00D20868">
        <w:rPr>
          <w:highlight w:val="white"/>
        </w:rPr>
        <w:t xml:space="preserve">a </w:t>
      </w:r>
      <w:r w:rsidR="005F0389">
        <w:rPr>
          <w:highlight w:val="white"/>
        </w:rPr>
        <w:t xml:space="preserve">stack keep track of </w:t>
      </w:r>
      <w:r w:rsidR="00BC69FD">
        <w:rPr>
          <w:highlight w:val="white"/>
        </w:rPr>
        <w:t>the default</w:t>
      </w:r>
      <w:r w:rsidR="00D20868">
        <w:rPr>
          <w:highlight w:val="white"/>
        </w:rPr>
        <w:t xml:space="preserve"> statements</w:t>
      </w:r>
      <w:r w:rsidR="008B4BF6">
        <w:rPr>
          <w:highlight w:val="white"/>
        </w:rPr>
        <w:t xml:space="preserve"> (</w:t>
      </w:r>
      <w:r w:rsidR="008B4BF6" w:rsidRPr="00B65F66">
        <w:rPr>
          <w:rStyle w:val="KeyWord0"/>
          <w:highlight w:val="white"/>
        </w:rPr>
        <w:t>m_caseMapStack</w:t>
      </w:r>
      <w:r w:rsidR="008B4BF6">
        <w:rPr>
          <w:rStyle w:val="KeyWord0"/>
          <w:highlight w:val="white"/>
        </w:rPr>
        <w:t>)</w:t>
      </w:r>
      <w:r w:rsidR="00D20868">
        <w:rPr>
          <w:highlight w:val="white"/>
        </w:rPr>
        <w:t xml:space="preserve">, </w:t>
      </w:r>
      <w:r w:rsidR="00BC69FD">
        <w:rPr>
          <w:highlight w:val="white"/>
        </w:rPr>
        <w:t>and</w:t>
      </w:r>
      <w:r w:rsidR="00D20868">
        <w:rPr>
          <w:highlight w:val="white"/>
        </w:rPr>
        <w:t xml:space="preserve"> </w:t>
      </w:r>
      <w:r w:rsidR="006E5561">
        <w:rPr>
          <w:highlight w:val="white"/>
        </w:rPr>
        <w:t>a</w:t>
      </w:r>
      <w:r w:rsidR="008B4BF6">
        <w:rPr>
          <w:highlight w:val="white"/>
        </w:rPr>
        <w:t xml:space="preserve"> </w:t>
      </w:r>
      <w:r w:rsidR="006E5561">
        <w:rPr>
          <w:highlight w:val="white"/>
        </w:rPr>
        <w:t>stack of sets to keep track of the</w:t>
      </w:r>
      <w:r w:rsidR="00BC69FD">
        <w:rPr>
          <w:highlight w:val="white"/>
        </w:rPr>
        <w:t xml:space="preserve"> break statements </w:t>
      </w:r>
      <w:r w:rsidR="007B5F11">
        <w:rPr>
          <w:highlight w:val="white"/>
        </w:rPr>
        <w:t>(</w:t>
      </w:r>
      <w:r w:rsidR="00036BC6" w:rsidRPr="00B65F66">
        <w:rPr>
          <w:rStyle w:val="KeyWord0"/>
          <w:highlight w:val="white"/>
        </w:rPr>
        <w:t>m_breakStack</w:t>
      </w:r>
      <w:r w:rsidR="007B5F11">
        <w:rPr>
          <w:highlight w:val="white"/>
        </w:rPr>
        <w:t>)</w:t>
      </w:r>
      <w:r>
        <w:rPr>
          <w:highlight w:val="white"/>
        </w:rPr>
        <w:t>.</w:t>
      </w:r>
    </w:p>
    <w:p w14:paraId="2A1F9A35" w14:textId="48C4EB48" w:rsidR="00F24D05" w:rsidRDefault="00642BA0" w:rsidP="00F24D05">
      <w:pPr>
        <w:pStyle w:val="CodeHeader"/>
      </w:pPr>
      <w:r>
        <w:t>MiddleCodeGenerator.cs</w:t>
      </w:r>
    </w:p>
    <w:p w14:paraId="7A3E9D51" w14:textId="57BA74D3" w:rsidR="00C26FCD" w:rsidRDefault="00C26FCD" w:rsidP="00C26FCD">
      <w:pPr>
        <w:pStyle w:val="Code"/>
        <w:rPr>
          <w:highlight w:val="white"/>
        </w:rPr>
      </w:pPr>
      <w:r w:rsidRPr="00C26FCD">
        <w:rPr>
          <w:highlight w:val="white"/>
        </w:rPr>
        <w:t xml:space="preserve">    private static Stack&lt;IDictionary&lt;BigInteger, MiddleCode&gt;&gt; </w:t>
      </w:r>
      <w:r w:rsidR="007C0FFA">
        <w:rPr>
          <w:highlight w:val="white"/>
        </w:rPr>
        <w:t>m_caseMapStack</w:t>
      </w:r>
      <w:r w:rsidRPr="00C26FCD">
        <w:rPr>
          <w:highlight w:val="white"/>
        </w:rPr>
        <w:t xml:space="preserve"> =</w:t>
      </w:r>
    </w:p>
    <w:p w14:paraId="04ADAE2B" w14:textId="5152B644" w:rsidR="00C26FCD" w:rsidRPr="00C26FCD" w:rsidRDefault="00C26FCD" w:rsidP="00C26FCD">
      <w:pPr>
        <w:pStyle w:val="Code"/>
        <w:rPr>
          <w:highlight w:val="white"/>
        </w:rPr>
      </w:pPr>
      <w:r>
        <w:rPr>
          <w:highlight w:val="white"/>
        </w:rPr>
        <w:t xml:space="preserve">     </w:t>
      </w:r>
      <w:r w:rsidRPr="00C26FCD">
        <w:rPr>
          <w:highlight w:val="white"/>
        </w:rPr>
        <w:t xml:space="preserve"> new Stack&lt;IDictionary&lt;BigInteger, MiddleCode&gt;&gt;();</w:t>
      </w:r>
    </w:p>
    <w:p w14:paraId="15FF63A4" w14:textId="2C4A22A0" w:rsidR="00C26FCD" w:rsidRPr="00C26FCD" w:rsidRDefault="00C26FCD" w:rsidP="00C26FCD">
      <w:pPr>
        <w:pStyle w:val="Code"/>
        <w:rPr>
          <w:highlight w:val="white"/>
        </w:rPr>
      </w:pPr>
      <w:r w:rsidRPr="00C26FCD">
        <w:rPr>
          <w:highlight w:val="white"/>
        </w:rPr>
        <w:t xml:space="preserve">    private static Stack&lt;MiddleCode&gt; </w:t>
      </w:r>
      <w:r w:rsidR="007C0FFA">
        <w:rPr>
          <w:highlight w:val="white"/>
        </w:rPr>
        <w:t xml:space="preserve">m_defaultStack </w:t>
      </w:r>
      <w:r w:rsidRPr="00C26FCD">
        <w:rPr>
          <w:highlight w:val="white"/>
        </w:rPr>
        <w:t>= new Stack&lt;MiddleCode&gt;();</w:t>
      </w:r>
    </w:p>
    <w:p w14:paraId="55584CB3" w14:textId="39985C8C" w:rsidR="00C26FCD" w:rsidRDefault="00C26FCD" w:rsidP="00C26FCD">
      <w:pPr>
        <w:pStyle w:val="Code"/>
        <w:rPr>
          <w:highlight w:val="white"/>
        </w:rPr>
      </w:pPr>
      <w:r w:rsidRPr="00C26FCD">
        <w:rPr>
          <w:highlight w:val="white"/>
        </w:rPr>
        <w:t xml:space="preserve">    private static Stack&lt;ISet&lt;MiddleCode&gt;&gt; </w:t>
      </w:r>
      <w:r w:rsidR="007C0FFA">
        <w:rPr>
          <w:highlight w:val="white"/>
        </w:rPr>
        <w:t xml:space="preserve">m_breakSetStack </w:t>
      </w:r>
      <w:r w:rsidRPr="00C26FCD">
        <w:rPr>
          <w:highlight w:val="white"/>
        </w:rPr>
        <w:t>=</w:t>
      </w:r>
    </w:p>
    <w:p w14:paraId="019E5104" w14:textId="2C865B21" w:rsidR="00C26FCD" w:rsidRPr="00C26FCD" w:rsidRDefault="00C26FCD" w:rsidP="00C26FCD">
      <w:pPr>
        <w:pStyle w:val="Code"/>
        <w:rPr>
          <w:highlight w:val="white"/>
        </w:rPr>
      </w:pPr>
      <w:r>
        <w:rPr>
          <w:highlight w:val="white"/>
        </w:rPr>
        <w:t xml:space="preserve">      </w:t>
      </w:r>
      <w:r w:rsidRPr="00C26FCD">
        <w:rPr>
          <w:highlight w:val="white"/>
        </w:rPr>
        <w:t>new Stack&lt;ISet&lt;MiddleCode&gt;&gt;()</w:t>
      </w:r>
      <w:r w:rsidR="00E914E9">
        <w:rPr>
          <w:highlight w:val="white"/>
        </w:rPr>
        <w:t>;</w:t>
      </w:r>
    </w:p>
    <w:p w14:paraId="4582F3B6" w14:textId="7260CE20" w:rsidR="00C26FCD" w:rsidRPr="00C26FCD" w:rsidRDefault="002C68ED" w:rsidP="002C68ED">
      <w:r>
        <w:t xml:space="preserve">The </w:t>
      </w:r>
      <w:r w:rsidRPr="002C68ED">
        <w:rPr>
          <w:rStyle w:val="KeyWord0"/>
        </w:rPr>
        <w:t>SwitchHeader</w:t>
      </w:r>
      <w:r>
        <w:t xml:space="preserve"> method is called before the parsing of the switch statement. Its task is to push </w:t>
      </w:r>
      <w:r w:rsidR="00A0411D">
        <w:t xml:space="preserve">a </w:t>
      </w:r>
      <w:r>
        <w:t xml:space="preserve">new map to the </w:t>
      </w:r>
      <w:r w:rsidR="00171A51">
        <w:t>case map stack, a null reference to the default stack, and a new set to the break set stack.</w:t>
      </w:r>
    </w:p>
    <w:p w14:paraId="67FFFE1B" w14:textId="77777777" w:rsidR="00CD348D" w:rsidRPr="00CD348D" w:rsidRDefault="00CD348D" w:rsidP="00CD348D">
      <w:pPr>
        <w:pStyle w:val="Code"/>
        <w:rPr>
          <w:highlight w:val="white"/>
        </w:rPr>
      </w:pPr>
      <w:r w:rsidRPr="00CD348D">
        <w:rPr>
          <w:highlight w:val="white"/>
        </w:rPr>
        <w:t xml:space="preserve">    public static void SwitchHeader() {</w:t>
      </w:r>
    </w:p>
    <w:p w14:paraId="62C445F2" w14:textId="2AA94844" w:rsidR="00CD348D" w:rsidRPr="00CD348D" w:rsidRDefault="00CD348D" w:rsidP="00CD348D">
      <w:pPr>
        <w:pStyle w:val="Code"/>
        <w:rPr>
          <w:highlight w:val="white"/>
        </w:rPr>
      </w:pPr>
      <w:r w:rsidRPr="00CD348D">
        <w:rPr>
          <w:highlight w:val="white"/>
        </w:rPr>
        <w:t xml:space="preserve">      </w:t>
      </w:r>
      <w:r w:rsidR="007C0FFA">
        <w:rPr>
          <w:highlight w:val="white"/>
        </w:rPr>
        <w:t>m_caseMapStack</w:t>
      </w:r>
      <w:r w:rsidRPr="00CD348D">
        <w:rPr>
          <w:highlight w:val="white"/>
        </w:rPr>
        <w:t>.Push(new Dictionary&lt;BigInteger,MiddleCode&gt;());</w:t>
      </w:r>
    </w:p>
    <w:p w14:paraId="1EBC4396" w14:textId="77777777" w:rsidR="00CD348D" w:rsidRPr="00CD348D" w:rsidRDefault="00CD348D" w:rsidP="00CD348D">
      <w:pPr>
        <w:pStyle w:val="Code"/>
        <w:rPr>
          <w:highlight w:val="white"/>
        </w:rPr>
      </w:pPr>
      <w:r w:rsidRPr="00CD348D">
        <w:rPr>
          <w:highlight w:val="white"/>
        </w:rPr>
        <w:t xml:space="preserve">      DefaultStack.Push(null);</w:t>
      </w:r>
    </w:p>
    <w:p w14:paraId="37798FD5" w14:textId="77777777" w:rsidR="00CD348D" w:rsidRPr="00CD348D" w:rsidRDefault="00CD348D" w:rsidP="00CD348D">
      <w:pPr>
        <w:pStyle w:val="Code"/>
        <w:rPr>
          <w:highlight w:val="white"/>
        </w:rPr>
      </w:pPr>
      <w:r w:rsidRPr="00CD348D">
        <w:rPr>
          <w:highlight w:val="white"/>
        </w:rPr>
        <w:t xml:space="preserve">      BreakSetStack.Push(new HashSet&lt;MiddleCode&gt;());</w:t>
      </w:r>
    </w:p>
    <w:p w14:paraId="4D8FBD03" w14:textId="77777777" w:rsidR="00CD348D" w:rsidRPr="00CD348D" w:rsidRDefault="00CD348D" w:rsidP="00CD348D">
      <w:pPr>
        <w:pStyle w:val="Code"/>
        <w:rPr>
          <w:highlight w:val="white"/>
        </w:rPr>
      </w:pPr>
      <w:r w:rsidRPr="00CD348D">
        <w:rPr>
          <w:highlight w:val="white"/>
        </w:rPr>
        <w:t xml:space="preserve">    }</w:t>
      </w:r>
    </w:p>
    <w:p w14:paraId="1E5305BE" w14:textId="62678B67" w:rsidR="00CD348D" w:rsidRPr="00CD348D" w:rsidRDefault="009C0F33" w:rsidP="009C0F33">
      <w:pPr>
        <w:rPr>
          <w:highlight w:val="white"/>
        </w:rPr>
      </w:pPr>
      <w:r>
        <w:rPr>
          <w:highlight w:val="white"/>
        </w:rPr>
        <w:t xml:space="preserve">The </w:t>
      </w:r>
      <w:r w:rsidRPr="009C0F33">
        <w:rPr>
          <w:rStyle w:val="KeyWord0"/>
          <w:highlight w:val="white"/>
        </w:rPr>
        <w:t>SwitchStatement</w:t>
      </w:r>
      <w:r>
        <w:rPr>
          <w:highlight w:val="white"/>
        </w:rPr>
        <w:t xml:space="preserve"> method </w:t>
      </w:r>
      <w:r w:rsidR="00D740B0">
        <w:rPr>
          <w:highlight w:val="white"/>
        </w:rPr>
        <w:t xml:space="preserve">is called after the parsing of the switch statement. Its task is to </w:t>
      </w:r>
      <w:r w:rsidR="00675454">
        <w:rPr>
          <w:highlight w:val="white"/>
        </w:rPr>
        <w:t xml:space="preserve">generate middle code for the case and default statements, and to backpatch the break statements. </w:t>
      </w:r>
    </w:p>
    <w:p w14:paraId="1E10CD78" w14:textId="4C4CA50E" w:rsidR="00CD348D" w:rsidRDefault="00CD348D" w:rsidP="00CD348D">
      <w:pPr>
        <w:pStyle w:val="Code"/>
        <w:rPr>
          <w:highlight w:val="white"/>
        </w:rPr>
      </w:pPr>
      <w:r w:rsidRPr="00CD348D">
        <w:rPr>
          <w:highlight w:val="white"/>
        </w:rPr>
        <w:t xml:space="preserve">    public static Statement SwitchStatement(</w:t>
      </w:r>
      <w:r w:rsidR="002E7956">
        <w:rPr>
          <w:highlight w:val="white"/>
        </w:rPr>
        <w:t>Expression</w:t>
      </w:r>
      <w:r w:rsidRPr="00CD348D">
        <w:rPr>
          <w:highlight w:val="white"/>
        </w:rPr>
        <w:t xml:space="preserve"> switch</w:t>
      </w:r>
      <w:r>
        <w:rPr>
          <w:highlight w:val="white"/>
        </w:rPr>
        <w:t>Expression</w:t>
      </w:r>
      <w:r w:rsidRPr="00CD348D">
        <w:rPr>
          <w:highlight w:val="white"/>
        </w:rPr>
        <w:t>,</w:t>
      </w:r>
    </w:p>
    <w:p w14:paraId="721001D8" w14:textId="1B3A0A5A" w:rsidR="00CD348D" w:rsidRDefault="00CD348D" w:rsidP="00CD348D">
      <w:pPr>
        <w:pStyle w:val="Code"/>
        <w:rPr>
          <w:highlight w:val="white"/>
        </w:rPr>
      </w:pPr>
      <w:r>
        <w:rPr>
          <w:highlight w:val="white"/>
        </w:rPr>
        <w:t xml:space="preserve">                                            </w:t>
      </w:r>
      <w:r w:rsidRPr="00CD348D">
        <w:rPr>
          <w:highlight w:val="white"/>
        </w:rPr>
        <w:t xml:space="preserve">Statement </w:t>
      </w:r>
      <w:r w:rsidR="008338DE">
        <w:rPr>
          <w:highlight w:val="white"/>
        </w:rPr>
        <w:t>innerStatement</w:t>
      </w:r>
      <w:r w:rsidRPr="00CD348D">
        <w:rPr>
          <w:highlight w:val="white"/>
        </w:rPr>
        <w:t>) {</w:t>
      </w:r>
    </w:p>
    <w:p w14:paraId="3910D545" w14:textId="028DA2FB" w:rsidR="00AD0744" w:rsidRPr="00CD348D" w:rsidRDefault="005C1A3D" w:rsidP="00AD0744">
      <w:pPr>
        <w:rPr>
          <w:highlight w:val="white"/>
        </w:rPr>
      </w:pPr>
      <w:r>
        <w:rPr>
          <w:highlight w:val="white"/>
        </w:rPr>
        <w:t xml:space="preserve">Since the switch </w:t>
      </w:r>
      <w:r w:rsidR="008338DE">
        <w:rPr>
          <w:highlight w:val="white"/>
        </w:rPr>
        <w:t>statement</w:t>
      </w:r>
      <w:r>
        <w:rPr>
          <w:highlight w:val="white"/>
        </w:rPr>
        <w:t xml:space="preserve"> need an integral value rather than a logical value we need to, c</w:t>
      </w:r>
      <w:r w:rsidR="00AD0744">
        <w:rPr>
          <w:highlight w:val="white"/>
        </w:rPr>
        <w:t>ontrary to the if-</w:t>
      </w:r>
      <w:r w:rsidR="008338DE" w:rsidRPr="008338DE">
        <w:rPr>
          <w:highlight w:val="white"/>
        </w:rPr>
        <w:t xml:space="preserve"> </w:t>
      </w:r>
      <w:r w:rsidR="008338DE">
        <w:rPr>
          <w:highlight w:val="white"/>
        </w:rPr>
        <w:t xml:space="preserve">statement </w:t>
      </w:r>
      <w:r w:rsidR="00AD0744">
        <w:rPr>
          <w:highlight w:val="white"/>
        </w:rPr>
        <w:t xml:space="preserve">above, </w:t>
      </w:r>
      <w:r>
        <w:rPr>
          <w:highlight w:val="white"/>
        </w:rPr>
        <w:t>type cast a potential logical value to an integral value.</w:t>
      </w:r>
    </w:p>
    <w:p w14:paraId="6B23A1AB" w14:textId="02F73C9E" w:rsidR="00CD348D" w:rsidRPr="00CD348D" w:rsidRDefault="00CD348D" w:rsidP="00CD348D">
      <w:pPr>
        <w:pStyle w:val="Code"/>
        <w:rPr>
          <w:highlight w:val="white"/>
        </w:rPr>
      </w:pPr>
      <w:r w:rsidRPr="00CD348D">
        <w:rPr>
          <w:highlight w:val="white"/>
        </w:rPr>
        <w:t xml:space="preserve">      switch</w:t>
      </w:r>
      <w:r>
        <w:rPr>
          <w:highlight w:val="white"/>
        </w:rPr>
        <w:t>Expression</w:t>
      </w:r>
      <w:r w:rsidRPr="00CD348D">
        <w:rPr>
          <w:highlight w:val="white"/>
        </w:rPr>
        <w:t xml:space="preserve"> = TypeCast.LogicalToIntegral(switch</w:t>
      </w:r>
      <w:r>
        <w:rPr>
          <w:highlight w:val="white"/>
        </w:rPr>
        <w:t>Expression</w:t>
      </w:r>
      <w:r w:rsidRPr="00CD348D">
        <w:rPr>
          <w:highlight w:val="white"/>
        </w:rPr>
        <w:t>);</w:t>
      </w:r>
    </w:p>
    <w:p w14:paraId="4EFE708D" w14:textId="614FA745" w:rsidR="009733C3" w:rsidRDefault="009733C3" w:rsidP="009733C3">
      <w:pPr>
        <w:rPr>
          <w:highlight w:val="white"/>
        </w:rPr>
      </w:pPr>
      <w:r>
        <w:rPr>
          <w:highlight w:val="white"/>
        </w:rPr>
        <w:t xml:space="preserve">Since we need the value of the switch </w:t>
      </w:r>
      <w:r w:rsidR="008338DE">
        <w:rPr>
          <w:highlight w:val="white"/>
        </w:rPr>
        <w:t>statement</w:t>
      </w:r>
      <w:r>
        <w:rPr>
          <w:highlight w:val="white"/>
        </w:rPr>
        <w:t>, we are only interested of the long list of the switch expression.</w:t>
      </w:r>
    </w:p>
    <w:p w14:paraId="50FE1408" w14:textId="0D5D4A77" w:rsidR="00CD348D" w:rsidRPr="00CD348D" w:rsidRDefault="00CD348D" w:rsidP="00CD348D">
      <w:pPr>
        <w:pStyle w:val="Code"/>
        <w:rPr>
          <w:highlight w:val="white"/>
        </w:rPr>
      </w:pPr>
      <w:r w:rsidRPr="00CD348D">
        <w:rPr>
          <w:highlight w:val="white"/>
        </w:rPr>
        <w:t xml:space="preserve">      List&lt;MiddleCode&gt; codeList = switch</w:t>
      </w:r>
      <w:r>
        <w:rPr>
          <w:highlight w:val="white"/>
        </w:rPr>
        <w:t>Expression</w:t>
      </w:r>
      <w:r w:rsidRPr="00CD348D">
        <w:rPr>
          <w:highlight w:val="white"/>
        </w:rPr>
        <w:t>.LongList;</w:t>
      </w:r>
    </w:p>
    <w:p w14:paraId="3E535AF0" w14:textId="753D1DD7" w:rsidR="00CD348D" w:rsidRPr="00CD348D" w:rsidRDefault="000950FD" w:rsidP="000950FD">
      <w:pPr>
        <w:rPr>
          <w:highlight w:val="white"/>
        </w:rPr>
      </w:pPr>
      <w:r>
        <w:rPr>
          <w:highlight w:val="white"/>
        </w:rPr>
        <w:t xml:space="preserve">Each case value </w:t>
      </w:r>
      <w:r w:rsidR="00F246C5">
        <w:rPr>
          <w:highlight w:val="white"/>
        </w:rPr>
        <w:t>is</w:t>
      </w:r>
      <w:r>
        <w:rPr>
          <w:highlight w:val="white"/>
        </w:rPr>
        <w:t xml:space="preserve"> type casted to the type of the switch expression.</w:t>
      </w:r>
    </w:p>
    <w:p w14:paraId="1ED46F79" w14:textId="07290B7C" w:rsidR="00CD348D" w:rsidRPr="00CD348D" w:rsidRDefault="00CD348D" w:rsidP="00CD348D">
      <w:pPr>
        <w:pStyle w:val="Code"/>
        <w:rPr>
          <w:highlight w:val="white"/>
        </w:rPr>
      </w:pPr>
      <w:r w:rsidRPr="00CD348D">
        <w:rPr>
          <w:highlight w:val="white"/>
        </w:rPr>
        <w:t xml:space="preserve">      Type switchType = switch</w:t>
      </w:r>
      <w:r>
        <w:rPr>
          <w:highlight w:val="white"/>
        </w:rPr>
        <w:t>Expression</w:t>
      </w:r>
      <w:r w:rsidRPr="00CD348D">
        <w:rPr>
          <w:highlight w:val="white"/>
        </w:rPr>
        <w:t>.Symbol.Type;</w:t>
      </w:r>
    </w:p>
    <w:p w14:paraId="2908376B" w14:textId="77777777" w:rsidR="002B7612" w:rsidRDefault="00CD348D" w:rsidP="00CD348D">
      <w:pPr>
        <w:pStyle w:val="Code"/>
        <w:rPr>
          <w:highlight w:val="white"/>
        </w:rPr>
      </w:pPr>
      <w:r w:rsidRPr="00CD348D">
        <w:rPr>
          <w:highlight w:val="white"/>
        </w:rPr>
        <w:t xml:space="preserve">      foreach (KeyValuePair&lt;BigInteger,MiddleCode&gt; entr</w:t>
      </w:r>
      <w:r w:rsidR="002B7612">
        <w:rPr>
          <w:highlight w:val="white"/>
        </w:rPr>
        <w:t>y</w:t>
      </w:r>
    </w:p>
    <w:p w14:paraId="56C536F8" w14:textId="0A25A8B0" w:rsidR="00CD348D" w:rsidRPr="00CD348D" w:rsidRDefault="002B7612" w:rsidP="00CD348D">
      <w:pPr>
        <w:pStyle w:val="Code"/>
        <w:rPr>
          <w:highlight w:val="white"/>
        </w:rPr>
      </w:pPr>
      <w:r>
        <w:rPr>
          <w:highlight w:val="white"/>
        </w:rPr>
        <w:t xml:space="preserve">              </w:t>
      </w:r>
      <w:r w:rsidR="005355E1">
        <w:rPr>
          <w:highlight w:val="white"/>
        </w:rPr>
        <w:t xml:space="preserve"> </w:t>
      </w:r>
      <w:r w:rsidR="00CD348D" w:rsidRPr="00CD348D">
        <w:rPr>
          <w:highlight w:val="white"/>
        </w:rPr>
        <w:t xml:space="preserve">in </w:t>
      </w:r>
      <w:r w:rsidR="007C0FFA">
        <w:rPr>
          <w:highlight w:val="white"/>
        </w:rPr>
        <w:t>m_caseMapStack</w:t>
      </w:r>
      <w:r w:rsidR="00CD348D" w:rsidRPr="00CD348D">
        <w:rPr>
          <w:highlight w:val="white"/>
        </w:rPr>
        <w:t>.Pop()) {</w:t>
      </w:r>
    </w:p>
    <w:p w14:paraId="66DAA2E8" w14:textId="77777777" w:rsidR="00CD348D" w:rsidRPr="00CD348D" w:rsidRDefault="00CD348D" w:rsidP="00CD348D">
      <w:pPr>
        <w:pStyle w:val="Code"/>
        <w:rPr>
          <w:highlight w:val="white"/>
        </w:rPr>
      </w:pPr>
      <w:r w:rsidRPr="00CD348D">
        <w:rPr>
          <w:highlight w:val="white"/>
        </w:rPr>
        <w:t xml:space="preserve">        BigInteger caseValue = entry.Key;</w:t>
      </w:r>
    </w:p>
    <w:p w14:paraId="6CA87DD0" w14:textId="77777777" w:rsidR="00CD348D" w:rsidRPr="00CD348D" w:rsidRDefault="00CD348D" w:rsidP="00CD348D">
      <w:pPr>
        <w:pStyle w:val="Code"/>
        <w:rPr>
          <w:highlight w:val="white"/>
        </w:rPr>
      </w:pPr>
      <w:r w:rsidRPr="00CD348D">
        <w:rPr>
          <w:highlight w:val="white"/>
        </w:rPr>
        <w:t xml:space="preserve">        MiddleCode caseTarget = entry.Value;</w:t>
      </w:r>
    </w:p>
    <w:p w14:paraId="16EF851C" w14:textId="18DAB752" w:rsidR="00CD348D" w:rsidRDefault="00CD348D" w:rsidP="00CD348D">
      <w:pPr>
        <w:pStyle w:val="Code"/>
        <w:rPr>
          <w:highlight w:val="white"/>
        </w:rPr>
      </w:pPr>
      <w:r w:rsidRPr="00CD348D">
        <w:rPr>
          <w:highlight w:val="white"/>
        </w:rPr>
        <w:t xml:space="preserve">        Symbol caseSymbol = new Symbol(switchType, caseValue);</w:t>
      </w:r>
    </w:p>
    <w:p w14:paraId="19B78B13" w14:textId="16C9BE61" w:rsidR="0011476B" w:rsidRPr="00CD348D" w:rsidRDefault="0011476B" w:rsidP="00BF23DE">
      <w:pPr>
        <w:rPr>
          <w:highlight w:val="white"/>
        </w:rPr>
      </w:pPr>
      <w:r>
        <w:rPr>
          <w:highlight w:val="white"/>
        </w:rPr>
        <w:t xml:space="preserve">We add code where we </w:t>
      </w:r>
      <w:r w:rsidR="00BF23DE">
        <w:rPr>
          <w:highlight w:val="white"/>
        </w:rPr>
        <w:t>compare the case value with the switch value and jump to the matching middle code instruction if the values are equal.</w:t>
      </w:r>
    </w:p>
    <w:p w14:paraId="7CA7B85F" w14:textId="77777777" w:rsidR="002B7612" w:rsidRDefault="00CD348D" w:rsidP="00CD348D">
      <w:pPr>
        <w:pStyle w:val="Code"/>
        <w:rPr>
          <w:highlight w:val="white"/>
        </w:rPr>
      </w:pPr>
      <w:r w:rsidRPr="00CD348D">
        <w:rPr>
          <w:highlight w:val="white"/>
        </w:rPr>
        <w:t xml:space="preserve">        AddMiddleCode(codeList, MiddleOperator.Case, caseTarget,</w:t>
      </w:r>
    </w:p>
    <w:p w14:paraId="7DD2300D" w14:textId="21D38E83"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 caseSymbol);</w:t>
      </w:r>
    </w:p>
    <w:p w14:paraId="038A5B5C" w14:textId="6D97A3FA" w:rsidR="00CD348D" w:rsidRDefault="00CD348D" w:rsidP="00CD348D">
      <w:pPr>
        <w:pStyle w:val="Code"/>
        <w:rPr>
          <w:highlight w:val="white"/>
        </w:rPr>
      </w:pPr>
      <w:r w:rsidRPr="00CD348D">
        <w:rPr>
          <w:highlight w:val="white"/>
        </w:rPr>
        <w:t xml:space="preserve">      }</w:t>
      </w:r>
    </w:p>
    <w:p w14:paraId="6D7AA9C0" w14:textId="20344D3F" w:rsidR="005C497C" w:rsidRPr="00CD348D" w:rsidRDefault="005C497C" w:rsidP="005C497C">
      <w:pPr>
        <w:rPr>
          <w:highlight w:val="white"/>
        </w:rPr>
      </w:pPr>
      <w:r>
        <w:rPr>
          <w:highlight w:val="white"/>
        </w:rPr>
        <w:t>After the case values, we add a case end instruction.</w:t>
      </w:r>
      <w:r w:rsidR="00C40BF0">
        <w:rPr>
          <w:highlight w:val="white"/>
        </w:rPr>
        <w:t xml:space="preserve"> The reason for this is that the register </w:t>
      </w:r>
      <w:r w:rsidR="008B4BAE">
        <w:rPr>
          <w:highlight w:val="white"/>
        </w:rPr>
        <w:t xml:space="preserve">used for the case comparison </w:t>
      </w:r>
      <w:r w:rsidR="00C40BF0">
        <w:rPr>
          <w:highlight w:val="white"/>
        </w:rPr>
        <w:t>in the generated assembly code shall be unallocated.</w:t>
      </w:r>
    </w:p>
    <w:p w14:paraId="788CC119" w14:textId="77777777" w:rsidR="002B7612" w:rsidRDefault="00CD348D" w:rsidP="00CD348D">
      <w:pPr>
        <w:pStyle w:val="Code"/>
        <w:rPr>
          <w:highlight w:val="white"/>
        </w:rPr>
      </w:pPr>
      <w:r w:rsidRPr="00CD348D">
        <w:rPr>
          <w:highlight w:val="white"/>
        </w:rPr>
        <w:t xml:space="preserve">      AddMiddleCode(codeList, MiddleOperator.CaseEnd,</w:t>
      </w:r>
    </w:p>
    <w:p w14:paraId="6DDF9CFB" w14:textId="2BC06D4E"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w:t>
      </w:r>
    </w:p>
    <w:p w14:paraId="51B9750B" w14:textId="3C7CBDF4" w:rsidR="00BF6AD0" w:rsidRDefault="00E75AFC" w:rsidP="00E75AFC">
      <w:pPr>
        <w:rPr>
          <w:highlight w:val="white"/>
        </w:rPr>
      </w:pPr>
      <w:r>
        <w:rPr>
          <w:highlight w:val="white"/>
        </w:rPr>
        <w:lastRenderedPageBreak/>
        <w:t>Similar to the if-</w:t>
      </w:r>
      <w:r w:rsidR="008338DE" w:rsidRPr="008338DE">
        <w:rPr>
          <w:highlight w:val="white"/>
        </w:rPr>
        <w:t xml:space="preserve"> </w:t>
      </w:r>
      <w:r w:rsidR="008338DE">
        <w:rPr>
          <w:highlight w:val="white"/>
        </w:rPr>
        <w:t>statement</w:t>
      </w:r>
      <w:r>
        <w:rPr>
          <w:highlight w:val="white"/>
        </w:rPr>
        <w:t>, the switch-</w:t>
      </w:r>
      <w:r w:rsidR="008338DE" w:rsidRPr="008338DE">
        <w:rPr>
          <w:highlight w:val="white"/>
        </w:rPr>
        <w:t xml:space="preserve"> </w:t>
      </w:r>
      <w:r w:rsidR="008338DE">
        <w:rPr>
          <w:highlight w:val="white"/>
        </w:rPr>
        <w:t xml:space="preserve">statement </w:t>
      </w:r>
      <w:r>
        <w:rPr>
          <w:highlight w:val="white"/>
        </w:rPr>
        <w:t xml:space="preserve">has a next set; that is, </w:t>
      </w:r>
      <w:r w:rsidR="00BE0F45">
        <w:rPr>
          <w:highlight w:val="white"/>
        </w:rPr>
        <w:t>a set of middle code instruction that shall jump to the instruction following the switch</w:t>
      </w:r>
      <w:r w:rsidR="006F1E43">
        <w:rPr>
          <w:highlight w:val="white"/>
        </w:rPr>
        <w:t xml:space="preserve"> </w:t>
      </w:r>
      <w:r w:rsidR="008338DE">
        <w:rPr>
          <w:highlight w:val="white"/>
        </w:rPr>
        <w:t>statement</w:t>
      </w:r>
      <w:r w:rsidR="006F1E43">
        <w:rPr>
          <w:highlight w:val="white"/>
        </w:rPr>
        <w:t>.</w:t>
      </w:r>
    </w:p>
    <w:p w14:paraId="39F281AE" w14:textId="4B644FEF" w:rsidR="00CD348D" w:rsidRDefault="00CD348D" w:rsidP="00CD348D">
      <w:pPr>
        <w:pStyle w:val="Code"/>
        <w:rPr>
          <w:highlight w:val="white"/>
        </w:rPr>
      </w:pPr>
      <w:r w:rsidRPr="00CD348D">
        <w:rPr>
          <w:highlight w:val="white"/>
        </w:rPr>
        <w:t xml:space="preserve">      ISet&lt;MiddleCode&gt; nextSet = new HashSet&lt;MiddleCode&gt;();</w:t>
      </w:r>
    </w:p>
    <w:p w14:paraId="5EADD087" w14:textId="76C01E41" w:rsidR="00E76A17" w:rsidRDefault="00E76A17" w:rsidP="00E76A17">
      <w:r>
        <w:t xml:space="preserve">If there is a default </w:t>
      </w:r>
      <w:r w:rsidR="008338DE">
        <w:rPr>
          <w:highlight w:val="white"/>
        </w:rPr>
        <w:t>statement</w:t>
      </w:r>
      <w:r>
        <w:t xml:space="preserve">, we jump to it if the switch </w:t>
      </w:r>
      <w:r w:rsidR="008338DE">
        <w:rPr>
          <w:highlight w:val="white"/>
        </w:rPr>
        <w:t xml:space="preserve">statement </w:t>
      </w:r>
      <w:r>
        <w:t xml:space="preserve">does not match any of the case </w:t>
      </w:r>
      <w:r w:rsidR="008338DE">
        <w:rPr>
          <w:highlight w:val="white"/>
        </w:rPr>
        <w:t>statement</w:t>
      </w:r>
      <w:r>
        <w:t>.</w:t>
      </w:r>
      <w:r w:rsidR="00611FFC">
        <w:t xml:space="preserve"> In that case, the next set </w:t>
      </w:r>
      <w:r w:rsidR="00D9377B">
        <w:t>becomes</w:t>
      </w:r>
      <w:r w:rsidR="00611FFC">
        <w:t xml:space="preserve"> em</w:t>
      </w:r>
      <w:r w:rsidR="00D9377B">
        <w:t>pty.</w:t>
      </w:r>
    </w:p>
    <w:p w14:paraId="2765D511" w14:textId="77777777" w:rsidR="00CD348D" w:rsidRPr="00CD348D" w:rsidRDefault="00CD348D" w:rsidP="00CD348D">
      <w:pPr>
        <w:pStyle w:val="Code"/>
        <w:rPr>
          <w:highlight w:val="white"/>
        </w:rPr>
      </w:pPr>
      <w:r w:rsidRPr="00CD348D">
        <w:rPr>
          <w:highlight w:val="white"/>
        </w:rPr>
        <w:t xml:space="preserve">      MiddleCode defaultCode = DefaultStack.Pop();</w:t>
      </w:r>
    </w:p>
    <w:p w14:paraId="08ABB363" w14:textId="77777777" w:rsidR="00CD348D" w:rsidRPr="00CD348D" w:rsidRDefault="00CD348D" w:rsidP="00CD348D">
      <w:pPr>
        <w:pStyle w:val="Code"/>
        <w:rPr>
          <w:highlight w:val="white"/>
        </w:rPr>
      </w:pPr>
    </w:p>
    <w:p w14:paraId="3E0D9802" w14:textId="77777777" w:rsidR="00CD348D" w:rsidRPr="00CD348D" w:rsidRDefault="00CD348D" w:rsidP="00CD348D">
      <w:pPr>
        <w:pStyle w:val="Code"/>
        <w:rPr>
          <w:highlight w:val="white"/>
        </w:rPr>
      </w:pPr>
      <w:r w:rsidRPr="00CD348D">
        <w:rPr>
          <w:highlight w:val="white"/>
        </w:rPr>
        <w:t xml:space="preserve">      if (defaultCode != null) {</w:t>
      </w:r>
    </w:p>
    <w:p w14:paraId="2A8D63AA" w14:textId="77777777" w:rsidR="00CD348D" w:rsidRPr="00CD348D" w:rsidRDefault="00CD348D" w:rsidP="00CD348D">
      <w:pPr>
        <w:pStyle w:val="Code"/>
        <w:rPr>
          <w:highlight w:val="white"/>
        </w:rPr>
      </w:pPr>
      <w:r w:rsidRPr="00CD348D">
        <w:rPr>
          <w:highlight w:val="white"/>
        </w:rPr>
        <w:t xml:space="preserve">        AddMiddleCode(codeList, MiddleOperator.Goto, defaultCode);</w:t>
      </w:r>
    </w:p>
    <w:p w14:paraId="0D35298F" w14:textId="7DC3613E" w:rsidR="00CD348D" w:rsidRDefault="00CD348D" w:rsidP="00CD348D">
      <w:pPr>
        <w:pStyle w:val="Code"/>
        <w:rPr>
          <w:highlight w:val="white"/>
        </w:rPr>
      </w:pPr>
      <w:r w:rsidRPr="00CD348D">
        <w:rPr>
          <w:highlight w:val="white"/>
        </w:rPr>
        <w:t xml:space="preserve">      }</w:t>
      </w:r>
    </w:p>
    <w:p w14:paraId="4B7689AC" w14:textId="2EAC290D" w:rsidR="00611FFC" w:rsidRPr="00CD348D" w:rsidRDefault="00611FFC" w:rsidP="00C649A0">
      <w:pPr>
        <w:rPr>
          <w:highlight w:val="white"/>
        </w:rPr>
      </w:pPr>
      <w:r>
        <w:rPr>
          <w:highlight w:val="white"/>
        </w:rPr>
        <w:t>If there is no</w:t>
      </w:r>
      <w:r w:rsidR="00C649A0">
        <w:rPr>
          <w:highlight w:val="white"/>
        </w:rPr>
        <w:t xml:space="preserve"> default </w:t>
      </w:r>
      <w:r w:rsidR="00F305A1">
        <w:rPr>
          <w:highlight w:val="white"/>
        </w:rPr>
        <w:t>statement</w:t>
      </w:r>
      <w:r w:rsidR="00C649A0">
        <w:rPr>
          <w:highlight w:val="white"/>
        </w:rPr>
        <w:t xml:space="preserve">, </w:t>
      </w:r>
      <w:r w:rsidR="00AD6A24">
        <w:rPr>
          <w:highlight w:val="white"/>
        </w:rPr>
        <w:t>we instead add a jump instruction to the next set.</w:t>
      </w:r>
    </w:p>
    <w:p w14:paraId="4B87FA49" w14:textId="77777777" w:rsidR="00CD348D" w:rsidRPr="00CD348D" w:rsidRDefault="00CD348D" w:rsidP="00CD348D">
      <w:pPr>
        <w:pStyle w:val="Code"/>
        <w:rPr>
          <w:highlight w:val="white"/>
        </w:rPr>
      </w:pPr>
      <w:r w:rsidRPr="00CD348D">
        <w:rPr>
          <w:highlight w:val="white"/>
        </w:rPr>
        <w:t xml:space="preserve">      else {</w:t>
      </w:r>
    </w:p>
    <w:p w14:paraId="34240F2B" w14:textId="71E0A6AC" w:rsidR="00CD348D" w:rsidRPr="00CD348D" w:rsidRDefault="00CD348D" w:rsidP="00CD348D">
      <w:pPr>
        <w:pStyle w:val="Code"/>
        <w:rPr>
          <w:highlight w:val="white"/>
        </w:rPr>
      </w:pPr>
      <w:r w:rsidRPr="00CD348D">
        <w:rPr>
          <w:highlight w:val="white"/>
        </w:rPr>
        <w:t xml:space="preserve">        nextSet.Add(</w:t>
      </w:r>
      <w:r w:rsidR="005E351B" w:rsidRPr="00CD348D">
        <w:rPr>
          <w:highlight w:val="white"/>
        </w:rPr>
        <w:t>AddMiddleCode(codeList, MiddleOperator.Goto)</w:t>
      </w:r>
      <w:r w:rsidRPr="00CD348D">
        <w:rPr>
          <w:highlight w:val="white"/>
        </w:rPr>
        <w:t xml:space="preserve">);      </w:t>
      </w:r>
    </w:p>
    <w:p w14:paraId="6666C2E1" w14:textId="77777777" w:rsidR="00CD348D" w:rsidRPr="00CD348D" w:rsidRDefault="00CD348D" w:rsidP="00CD348D">
      <w:pPr>
        <w:pStyle w:val="Code"/>
        <w:rPr>
          <w:highlight w:val="white"/>
        </w:rPr>
      </w:pPr>
      <w:r w:rsidRPr="00CD348D">
        <w:rPr>
          <w:highlight w:val="white"/>
        </w:rPr>
        <w:t xml:space="preserve">      }</w:t>
      </w:r>
    </w:p>
    <w:p w14:paraId="0F4F1EE9" w14:textId="2084709A" w:rsidR="00CD348D" w:rsidRPr="00CD348D" w:rsidRDefault="00AD6A24" w:rsidP="00F305A1">
      <w:pPr>
        <w:rPr>
          <w:highlight w:val="white"/>
        </w:rPr>
      </w:pPr>
      <w:r>
        <w:rPr>
          <w:highlight w:val="white"/>
        </w:rPr>
        <w:t>We finally add the code list of the</w:t>
      </w:r>
      <w:r w:rsidR="00F305A1">
        <w:rPr>
          <w:highlight w:val="white"/>
        </w:rPr>
        <w:t xml:space="preserve"> </w:t>
      </w:r>
      <w:r w:rsidR="000F45F6">
        <w:rPr>
          <w:highlight w:val="white"/>
        </w:rPr>
        <w:t>inner statement to the resulting code list.</w:t>
      </w:r>
    </w:p>
    <w:p w14:paraId="69619D12" w14:textId="13E08237" w:rsidR="00CD348D" w:rsidRDefault="00CD348D" w:rsidP="00CD348D">
      <w:pPr>
        <w:pStyle w:val="Code"/>
        <w:rPr>
          <w:highlight w:val="white"/>
        </w:rPr>
      </w:pPr>
      <w:r w:rsidRPr="00CD348D">
        <w:rPr>
          <w:highlight w:val="white"/>
        </w:rPr>
        <w:t xml:space="preserve">      codeList.AddRange(</w:t>
      </w:r>
      <w:r w:rsidR="008338DE">
        <w:rPr>
          <w:highlight w:val="white"/>
        </w:rPr>
        <w:t>innerStatement</w:t>
      </w:r>
      <w:r w:rsidRPr="00CD348D">
        <w:rPr>
          <w:highlight w:val="white"/>
        </w:rPr>
        <w:t>.CodeList);</w:t>
      </w:r>
    </w:p>
    <w:p w14:paraId="26F02949" w14:textId="695670E3" w:rsidR="000F45F6" w:rsidRPr="00CD348D" w:rsidRDefault="000F45F6" w:rsidP="000F45F6">
      <w:pPr>
        <w:rPr>
          <w:highlight w:val="white"/>
        </w:rPr>
      </w:pPr>
      <w:r>
        <w:rPr>
          <w:highlight w:val="white"/>
        </w:rPr>
        <w:t xml:space="preserve">The next set is the union of the </w:t>
      </w:r>
      <w:r w:rsidR="00AE68FC">
        <w:rPr>
          <w:highlight w:val="white"/>
        </w:rPr>
        <w:t xml:space="preserve">next set of the inner statement and the break statements of the </w:t>
      </w:r>
      <w:r w:rsidR="00505CF0">
        <w:rPr>
          <w:highlight w:val="white"/>
        </w:rPr>
        <w:t>switch statement.</w:t>
      </w:r>
    </w:p>
    <w:p w14:paraId="60D39FDE" w14:textId="64944C2B" w:rsidR="00CD348D" w:rsidRPr="00CD348D" w:rsidRDefault="00CD348D" w:rsidP="00CD348D">
      <w:pPr>
        <w:pStyle w:val="Code"/>
        <w:rPr>
          <w:highlight w:val="white"/>
        </w:rPr>
      </w:pPr>
      <w:r w:rsidRPr="00CD348D">
        <w:rPr>
          <w:highlight w:val="white"/>
        </w:rPr>
        <w:t xml:space="preserve">      nextSet.UnionWith(</w:t>
      </w:r>
      <w:r w:rsidR="008338DE">
        <w:rPr>
          <w:highlight w:val="white"/>
        </w:rPr>
        <w:t>innerStatement</w:t>
      </w:r>
      <w:r w:rsidRPr="00CD348D">
        <w:rPr>
          <w:highlight w:val="white"/>
        </w:rPr>
        <w:t>.NextSet);</w:t>
      </w:r>
    </w:p>
    <w:p w14:paraId="31A8E9CE" w14:textId="77777777" w:rsidR="00CD348D" w:rsidRPr="00CD348D" w:rsidRDefault="00CD348D" w:rsidP="00CD348D">
      <w:pPr>
        <w:pStyle w:val="Code"/>
        <w:rPr>
          <w:highlight w:val="white"/>
        </w:rPr>
      </w:pPr>
      <w:r w:rsidRPr="00CD348D">
        <w:rPr>
          <w:highlight w:val="white"/>
        </w:rPr>
        <w:t xml:space="preserve">      nextSet.UnionWith(BreakSetStack.Pop());</w:t>
      </w:r>
    </w:p>
    <w:p w14:paraId="381E5BBA" w14:textId="77777777" w:rsidR="00CD348D" w:rsidRPr="00CD348D" w:rsidRDefault="00CD348D" w:rsidP="00CD348D">
      <w:pPr>
        <w:pStyle w:val="Code"/>
        <w:rPr>
          <w:highlight w:val="white"/>
        </w:rPr>
      </w:pPr>
      <w:r w:rsidRPr="00CD348D">
        <w:rPr>
          <w:highlight w:val="white"/>
        </w:rPr>
        <w:t xml:space="preserve">      return (new Statement(codeList, nextSet));</w:t>
      </w:r>
    </w:p>
    <w:p w14:paraId="7FB1CAE1" w14:textId="77777777" w:rsidR="00CD348D" w:rsidRPr="00CD348D" w:rsidRDefault="00CD348D" w:rsidP="00CD348D">
      <w:pPr>
        <w:pStyle w:val="Code"/>
        <w:rPr>
          <w:highlight w:val="white"/>
        </w:rPr>
      </w:pPr>
      <w:r w:rsidRPr="00CD348D">
        <w:rPr>
          <w:highlight w:val="white"/>
        </w:rPr>
        <w:t xml:space="preserve">    }</w:t>
      </w:r>
    </w:p>
    <w:p w14:paraId="53430F37" w14:textId="77777777" w:rsidR="00C51D92" w:rsidRDefault="00C51D92" w:rsidP="00C51D92">
      <w:r>
        <w:t>The case statement must comply with the following demands:</w:t>
      </w:r>
    </w:p>
    <w:p w14:paraId="4EAB94DD" w14:textId="77777777" w:rsidR="00C51D92" w:rsidRDefault="00C51D92" w:rsidP="00C51D92">
      <w:pPr>
        <w:pStyle w:val="Liststycke"/>
        <w:numPr>
          <w:ilvl w:val="0"/>
          <w:numId w:val="96"/>
        </w:numPr>
      </w:pPr>
      <w:r w:rsidRPr="00B23C47">
        <w:rPr>
          <w:rStyle w:val="CodeInText"/>
        </w:rPr>
        <w:t>Main.CaseMapStack</w:t>
      </w:r>
      <w:r>
        <w:t xml:space="preserve"> must not be empty. If it is empty, the case statements misses a surrounding switch statements.</w:t>
      </w:r>
    </w:p>
    <w:p w14:paraId="277AB1A3" w14:textId="77777777" w:rsidR="00C51D92" w:rsidRDefault="00C51D92" w:rsidP="00C51D92">
      <w:pPr>
        <w:pStyle w:val="Liststycke"/>
        <w:numPr>
          <w:ilvl w:val="0"/>
          <w:numId w:val="96"/>
        </w:numPr>
      </w:pPr>
      <w:r>
        <w:t>The case expression must be integral and constant and thereby possible to evaluate by the compiler.</w:t>
      </w:r>
    </w:p>
    <w:p w14:paraId="62C1118C" w14:textId="1E12EB37" w:rsidR="00CD348D" w:rsidRDefault="00C51D92" w:rsidP="00CD348D">
      <w:pPr>
        <w:pStyle w:val="Liststycke"/>
        <w:numPr>
          <w:ilvl w:val="0"/>
          <w:numId w:val="96"/>
        </w:numPr>
      </w:pPr>
      <w:r>
        <w:t xml:space="preserve">Since </w:t>
      </w:r>
      <w:r w:rsidRPr="00B23C47">
        <w:rPr>
          <w:rStyle w:val="CodeInText"/>
        </w:rPr>
        <w:t>Main.CaseMapStack</w:t>
      </w:r>
      <w:r>
        <w:t xml:space="preserve"> is not empty, there is at least one surrounding switch statement. We call </w:t>
      </w:r>
      <w:r w:rsidRPr="007D4E53">
        <w:rPr>
          <w:rStyle w:val="CodeInText"/>
        </w:rPr>
        <w:t>peek</w:t>
      </w:r>
      <w: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Pr>
          <w:rStyle w:val="Fotnotsreferens"/>
        </w:rPr>
        <w:footnoteReference w:id="2"/>
      </w:r>
      <w:r>
        <w:t>).</w:t>
      </w:r>
    </w:p>
    <w:p w14:paraId="56D656AD" w14:textId="7ECD7B12" w:rsidR="00F0575F" w:rsidRPr="00DE3A21" w:rsidRDefault="00F0575F" w:rsidP="00F0575F">
      <w:r>
        <w:t xml:space="preserve">If the case map stack is empty, we have a case </w:t>
      </w:r>
      <w:r w:rsidR="0038637A">
        <w:t xml:space="preserve">statement </w:t>
      </w:r>
      <w:r>
        <w:t>without a enclosing switch statement and an error is reported.</w:t>
      </w:r>
    </w:p>
    <w:p w14:paraId="28F1E835" w14:textId="77777777" w:rsidR="002E7956" w:rsidRDefault="00CD348D" w:rsidP="00CD348D">
      <w:pPr>
        <w:pStyle w:val="Code"/>
        <w:rPr>
          <w:highlight w:val="white"/>
        </w:rPr>
      </w:pPr>
      <w:r w:rsidRPr="00CD348D">
        <w:rPr>
          <w:highlight w:val="white"/>
        </w:rPr>
        <w:t xml:space="preserve">    public static Statement CaseStatement(</w:t>
      </w:r>
      <w:r w:rsidR="002E7956">
        <w:rPr>
          <w:highlight w:val="white"/>
        </w:rPr>
        <w:t>Expression</w:t>
      </w:r>
      <w:r w:rsidRPr="00CD348D">
        <w:rPr>
          <w:highlight w:val="white"/>
        </w:rPr>
        <w:t xml:space="preserve"> </w:t>
      </w:r>
      <w:r>
        <w:rPr>
          <w:highlight w:val="white"/>
        </w:rPr>
        <w:t>expression</w:t>
      </w:r>
      <w:r w:rsidRPr="00CD348D">
        <w:rPr>
          <w:highlight w:val="white"/>
        </w:rPr>
        <w:t>,</w:t>
      </w:r>
    </w:p>
    <w:p w14:paraId="23CB12C9" w14:textId="4EC969B2" w:rsidR="00CD348D" w:rsidRPr="00CD348D" w:rsidRDefault="002E7956" w:rsidP="00CD348D">
      <w:pPr>
        <w:pStyle w:val="Code"/>
        <w:rPr>
          <w:highlight w:val="white"/>
        </w:rPr>
      </w:pPr>
      <w:r>
        <w:rPr>
          <w:highlight w:val="white"/>
        </w:rPr>
        <w:t xml:space="preserve">                                         </w:t>
      </w:r>
      <w:r w:rsidR="00CD348D" w:rsidRPr="00CD348D">
        <w:rPr>
          <w:highlight w:val="white"/>
        </w:rPr>
        <w:t xml:space="preserve"> Statement statement) {</w:t>
      </w:r>
    </w:p>
    <w:p w14:paraId="409C6437" w14:textId="6154E7B4" w:rsidR="00CD348D" w:rsidRPr="00CD348D" w:rsidRDefault="00CD348D" w:rsidP="00CD348D">
      <w:pPr>
        <w:pStyle w:val="Code"/>
        <w:rPr>
          <w:highlight w:val="white"/>
        </w:rPr>
      </w:pPr>
      <w:r w:rsidRPr="00CD348D">
        <w:rPr>
          <w:highlight w:val="white"/>
        </w:rPr>
        <w:t xml:space="preserve">      Assert.Error(</w:t>
      </w:r>
      <w:r w:rsidR="007C0FFA">
        <w:rPr>
          <w:highlight w:val="white"/>
        </w:rPr>
        <w:t>m_caseMapStack</w:t>
      </w:r>
      <w:r w:rsidRPr="00CD348D">
        <w:rPr>
          <w:highlight w:val="white"/>
        </w:rPr>
        <w:t>.Count &gt; 0, Message.Case_without_switch);</w:t>
      </w:r>
    </w:p>
    <w:p w14:paraId="4ABD587D" w14:textId="45E2473C" w:rsidR="00CD348D" w:rsidRPr="00CD348D" w:rsidRDefault="00CD348D" w:rsidP="00CD348D">
      <w:pPr>
        <w:pStyle w:val="Code"/>
        <w:rPr>
          <w:highlight w:val="white"/>
        </w:rPr>
      </w:pPr>
      <w:r w:rsidRPr="00CD348D">
        <w:rPr>
          <w:highlight w:val="white"/>
        </w:rPr>
        <w:t xml:space="preserve">      </w:t>
      </w:r>
      <w:r>
        <w:rPr>
          <w:highlight w:val="white"/>
        </w:rPr>
        <w:t>expression</w:t>
      </w:r>
      <w:r w:rsidRPr="00CD348D">
        <w:rPr>
          <w:highlight w:val="white"/>
        </w:rPr>
        <w:t xml:space="preserve"> = TypeCast.LogicalToIntegral(</w:t>
      </w:r>
      <w:r>
        <w:rPr>
          <w:highlight w:val="white"/>
        </w:rPr>
        <w:t>expression</w:t>
      </w:r>
      <w:r w:rsidRPr="00CD348D">
        <w:rPr>
          <w:highlight w:val="white"/>
        </w:rPr>
        <w:t>);</w:t>
      </w:r>
    </w:p>
    <w:p w14:paraId="41ABE9CA" w14:textId="53203EF8" w:rsidR="00640170" w:rsidRDefault="00640170" w:rsidP="00FA2D6E">
      <w:pPr>
        <w:rPr>
          <w:highlight w:val="white"/>
        </w:rPr>
      </w:pPr>
      <w:r>
        <w:rPr>
          <w:highlight w:val="white"/>
        </w:rPr>
        <w:t>If the value of the symbol is null, we have a non-constant case value and an error is reported.</w:t>
      </w:r>
    </w:p>
    <w:p w14:paraId="3E9D67CA" w14:textId="433775B8" w:rsidR="002E7956" w:rsidRDefault="00CD348D" w:rsidP="00CD348D">
      <w:pPr>
        <w:pStyle w:val="Code"/>
        <w:rPr>
          <w:highlight w:val="white"/>
        </w:rPr>
      </w:pPr>
      <w:r w:rsidRPr="00CD348D">
        <w:rPr>
          <w:highlight w:val="white"/>
        </w:rPr>
        <w:t xml:space="preserve">      Assert.Error(</w:t>
      </w:r>
      <w:r>
        <w:rPr>
          <w:highlight w:val="white"/>
        </w:rPr>
        <w:t>expression</w:t>
      </w:r>
      <w:r w:rsidRPr="00CD348D">
        <w:rPr>
          <w:highlight w:val="white"/>
        </w:rPr>
        <w:t xml:space="preserve">.Symbol.Value != null, </w:t>
      </w:r>
      <w:r>
        <w:rPr>
          <w:highlight w:val="white"/>
        </w:rPr>
        <w:t>expression</w:t>
      </w:r>
      <w:r w:rsidRPr="00CD348D">
        <w:rPr>
          <w:highlight w:val="white"/>
        </w:rPr>
        <w:t>.Symbol.Name,</w:t>
      </w:r>
    </w:p>
    <w:p w14:paraId="5CF88A53" w14:textId="31E4D9B8" w:rsidR="00CD348D" w:rsidRPr="00CD348D" w:rsidRDefault="002E7956" w:rsidP="00CD348D">
      <w:pPr>
        <w:pStyle w:val="Code"/>
        <w:rPr>
          <w:highlight w:val="white"/>
        </w:rPr>
      </w:pPr>
      <w:r>
        <w:rPr>
          <w:highlight w:val="white"/>
        </w:rPr>
        <w:t xml:space="preserve">                  </w:t>
      </w:r>
      <w:r w:rsidR="00CD348D" w:rsidRPr="00CD348D">
        <w:rPr>
          <w:highlight w:val="white"/>
        </w:rPr>
        <w:t xml:space="preserve"> Message.Non__constant_case_value);</w:t>
      </w:r>
    </w:p>
    <w:p w14:paraId="45DF86F7" w14:textId="7016B9CA" w:rsidR="00CD348D" w:rsidRPr="00CD348D" w:rsidRDefault="00CD348D" w:rsidP="00CD348D">
      <w:pPr>
        <w:pStyle w:val="Code"/>
        <w:rPr>
          <w:highlight w:val="white"/>
        </w:rPr>
      </w:pPr>
      <w:r w:rsidRPr="00CD348D">
        <w:rPr>
          <w:highlight w:val="white"/>
        </w:rPr>
        <w:lastRenderedPageBreak/>
        <w:t xml:space="preserve">      BigInteger caseValue = (BigInteger) </w:t>
      </w:r>
      <w:r>
        <w:rPr>
          <w:highlight w:val="white"/>
        </w:rPr>
        <w:t>expression</w:t>
      </w:r>
      <w:r w:rsidRPr="00CD348D">
        <w:rPr>
          <w:highlight w:val="white"/>
        </w:rPr>
        <w:t>.Symbol.Value;</w:t>
      </w:r>
    </w:p>
    <w:p w14:paraId="2BFCA2B2" w14:textId="3B6A67DE" w:rsidR="006C29C6" w:rsidRDefault="006C29C6" w:rsidP="006C29C6">
      <w:pPr>
        <w:rPr>
          <w:highlight w:val="white"/>
        </w:rPr>
      </w:pPr>
      <w:r>
        <w:rPr>
          <w:highlight w:val="white"/>
        </w:rPr>
        <w:t>We extraxt the current case map from the top of the case map stack</w:t>
      </w:r>
      <w:r w:rsidR="001939FF">
        <w:rPr>
          <w:highlight w:val="white"/>
        </w:rPr>
        <w:t xml:space="preserve"> and adds the current case value to the map.</w:t>
      </w:r>
    </w:p>
    <w:p w14:paraId="2B499264" w14:textId="518665CF" w:rsidR="00CD348D" w:rsidRPr="00CD348D" w:rsidRDefault="00CD348D" w:rsidP="00CD348D">
      <w:pPr>
        <w:pStyle w:val="Code"/>
        <w:rPr>
          <w:highlight w:val="white"/>
        </w:rPr>
      </w:pPr>
      <w:r w:rsidRPr="00CD348D">
        <w:rPr>
          <w:highlight w:val="white"/>
        </w:rPr>
        <w:t xml:space="preserve">      IDictionary&lt;BigInteger, MiddleCode&gt; caseMap = </w:t>
      </w:r>
      <w:r w:rsidR="007C0FFA">
        <w:rPr>
          <w:highlight w:val="white"/>
        </w:rPr>
        <w:t>m_caseMapStack</w:t>
      </w:r>
      <w:r w:rsidRPr="00CD348D">
        <w:rPr>
          <w:highlight w:val="white"/>
        </w:rPr>
        <w:t>.Peek();</w:t>
      </w:r>
    </w:p>
    <w:p w14:paraId="37E21014" w14:textId="77777777" w:rsidR="00EF1E13" w:rsidRDefault="00EF1E13" w:rsidP="00EF1E13">
      <w:pPr>
        <w:rPr>
          <w:highlight w:val="white"/>
        </w:rPr>
      </w:pPr>
      <w:r>
        <w:rPr>
          <w:highlight w:val="white"/>
        </w:rPr>
        <w:t>I the map already contains the value we have two case values with the same value and an error is reported.</w:t>
      </w:r>
    </w:p>
    <w:p w14:paraId="7D5D8F4D" w14:textId="60D0733F" w:rsidR="002E7956" w:rsidRDefault="00CD348D" w:rsidP="00CD348D">
      <w:pPr>
        <w:pStyle w:val="Code"/>
        <w:rPr>
          <w:highlight w:val="white"/>
        </w:rPr>
      </w:pPr>
      <w:r w:rsidRPr="00CD348D">
        <w:rPr>
          <w:highlight w:val="white"/>
        </w:rPr>
        <w:t xml:space="preserve">      Assert.Error(!caseMap.ContainsKey(caseValue), caseValue,</w:t>
      </w:r>
    </w:p>
    <w:p w14:paraId="4081C5F1" w14:textId="504B589F" w:rsidR="00CD348D" w:rsidRDefault="002E7956" w:rsidP="00CD348D">
      <w:pPr>
        <w:pStyle w:val="Code"/>
        <w:rPr>
          <w:highlight w:val="white"/>
        </w:rPr>
      </w:pPr>
      <w:r>
        <w:rPr>
          <w:highlight w:val="white"/>
        </w:rPr>
        <w:t xml:space="preserve">                  </w:t>
      </w:r>
      <w:r w:rsidR="00CD348D" w:rsidRPr="00CD348D">
        <w:rPr>
          <w:highlight w:val="white"/>
        </w:rPr>
        <w:t xml:space="preserve"> Message.Repeated_case_value);</w:t>
      </w:r>
    </w:p>
    <w:p w14:paraId="7593AA05" w14:textId="54F5BF11" w:rsidR="0097418F" w:rsidRPr="00CD348D" w:rsidRDefault="0097418F" w:rsidP="00B50A48">
      <w:pPr>
        <w:rPr>
          <w:highlight w:val="white"/>
        </w:rPr>
      </w:pPr>
      <w:r>
        <w:rPr>
          <w:highlight w:val="white"/>
        </w:rPr>
        <w:t xml:space="preserve">Finally, we add the case value and the first </w:t>
      </w:r>
      <w:r w:rsidR="00B50A48">
        <w:rPr>
          <w:highlight w:val="white"/>
        </w:rPr>
        <w:t>instruction of the statement’s code</w:t>
      </w:r>
    </w:p>
    <w:p w14:paraId="4D93908E" w14:textId="77777777" w:rsidR="00CD348D" w:rsidRPr="00CD348D" w:rsidRDefault="00CD348D" w:rsidP="00CD348D">
      <w:pPr>
        <w:pStyle w:val="Code"/>
        <w:rPr>
          <w:highlight w:val="white"/>
        </w:rPr>
      </w:pPr>
      <w:r w:rsidRPr="00CD348D">
        <w:rPr>
          <w:highlight w:val="white"/>
        </w:rPr>
        <w:t xml:space="preserve">      caseMap.Add(caseValue, GetFirst(statement.CodeList));</w:t>
      </w:r>
    </w:p>
    <w:p w14:paraId="311D87E8" w14:textId="77777777" w:rsidR="00CD348D" w:rsidRPr="00CD348D" w:rsidRDefault="00CD348D" w:rsidP="00CD348D">
      <w:pPr>
        <w:pStyle w:val="Code"/>
        <w:rPr>
          <w:highlight w:val="white"/>
        </w:rPr>
      </w:pPr>
      <w:r w:rsidRPr="00CD348D">
        <w:rPr>
          <w:highlight w:val="white"/>
        </w:rPr>
        <w:t xml:space="preserve">      return statement;</w:t>
      </w:r>
    </w:p>
    <w:p w14:paraId="54F38D79" w14:textId="77777777" w:rsidR="00CD348D" w:rsidRPr="00CD348D" w:rsidRDefault="00CD348D" w:rsidP="00CD348D">
      <w:pPr>
        <w:pStyle w:val="Code"/>
        <w:rPr>
          <w:highlight w:val="white"/>
        </w:rPr>
      </w:pPr>
      <w:r w:rsidRPr="00CD348D">
        <w:rPr>
          <w:highlight w:val="white"/>
        </w:rPr>
        <w:t xml:space="preserve">    }</w:t>
      </w:r>
    </w:p>
    <w:p w14:paraId="1E872BA8" w14:textId="1B283D01" w:rsidR="00CD348D" w:rsidRPr="00CD348D" w:rsidRDefault="00812B00" w:rsidP="00812B00">
      <w:pPr>
        <w:rPr>
          <w:highlight w:val="white"/>
        </w:rPr>
      </w:pPr>
      <w:r>
        <w:rPr>
          <w:highlight w:val="white"/>
        </w:rPr>
        <w:t xml:space="preserve">The </w:t>
      </w:r>
      <w:r w:rsidRPr="00812B00">
        <w:rPr>
          <w:rStyle w:val="KeyWord0"/>
          <w:highlight w:val="white"/>
        </w:rPr>
        <w:t>GetFirst</w:t>
      </w:r>
      <w:r>
        <w:rPr>
          <w:highlight w:val="white"/>
        </w:rPr>
        <w:t xml:space="preserve"> method returns the first instruction in the middle code instruction list. It also adds an empty instruction in case the list is empty.</w:t>
      </w:r>
      <w:r w:rsidR="00981FAC">
        <w:rPr>
          <w:highlight w:val="white"/>
        </w:rPr>
        <w:t xml:space="preserve"> This is done for the backpatching to always have an instruction to set as the target.</w:t>
      </w:r>
    </w:p>
    <w:p w14:paraId="42A2978F" w14:textId="77777777" w:rsidR="00CD348D" w:rsidRPr="00CD348D" w:rsidRDefault="00CD348D" w:rsidP="00CD348D">
      <w:pPr>
        <w:pStyle w:val="Code"/>
        <w:rPr>
          <w:highlight w:val="white"/>
        </w:rPr>
      </w:pPr>
      <w:r w:rsidRPr="00CD348D">
        <w:rPr>
          <w:highlight w:val="white"/>
        </w:rPr>
        <w:t xml:space="preserve">    private static MiddleCode GetFirst(List&lt;MiddleCode&gt; list) {</w:t>
      </w:r>
    </w:p>
    <w:p w14:paraId="729D2662" w14:textId="77777777" w:rsidR="00CD348D" w:rsidRPr="00CD348D" w:rsidRDefault="00CD348D" w:rsidP="00CD348D">
      <w:pPr>
        <w:pStyle w:val="Code"/>
        <w:rPr>
          <w:highlight w:val="white"/>
        </w:rPr>
      </w:pPr>
      <w:r w:rsidRPr="00CD348D">
        <w:rPr>
          <w:highlight w:val="white"/>
        </w:rPr>
        <w:t xml:space="preserve">      if (list.Count == 0) {</w:t>
      </w:r>
    </w:p>
    <w:p w14:paraId="11D66ADA" w14:textId="77777777" w:rsidR="00CD348D" w:rsidRPr="00CD348D" w:rsidRDefault="00CD348D" w:rsidP="00CD348D">
      <w:pPr>
        <w:pStyle w:val="Code"/>
        <w:rPr>
          <w:highlight w:val="white"/>
        </w:rPr>
      </w:pPr>
      <w:r w:rsidRPr="00CD348D">
        <w:rPr>
          <w:highlight w:val="white"/>
        </w:rPr>
        <w:t xml:space="preserve">        AddMiddleCode(list, MiddleOperator.Empty);</w:t>
      </w:r>
    </w:p>
    <w:p w14:paraId="69CDDA60" w14:textId="77777777" w:rsidR="00CD348D" w:rsidRPr="00CD348D" w:rsidRDefault="00CD348D" w:rsidP="00CD348D">
      <w:pPr>
        <w:pStyle w:val="Code"/>
        <w:rPr>
          <w:highlight w:val="white"/>
        </w:rPr>
      </w:pPr>
      <w:r w:rsidRPr="00CD348D">
        <w:rPr>
          <w:highlight w:val="white"/>
        </w:rPr>
        <w:t xml:space="preserve">      }</w:t>
      </w:r>
    </w:p>
    <w:p w14:paraId="193F8306" w14:textId="77777777" w:rsidR="00CD348D" w:rsidRPr="00CD348D" w:rsidRDefault="00CD348D" w:rsidP="00CD348D">
      <w:pPr>
        <w:pStyle w:val="Code"/>
        <w:rPr>
          <w:highlight w:val="white"/>
        </w:rPr>
      </w:pPr>
      <w:r w:rsidRPr="00CD348D">
        <w:rPr>
          <w:highlight w:val="white"/>
        </w:rPr>
        <w:t xml:space="preserve">    </w:t>
      </w:r>
    </w:p>
    <w:p w14:paraId="3492311B" w14:textId="77777777" w:rsidR="00CD348D" w:rsidRPr="00CD348D" w:rsidRDefault="00CD348D" w:rsidP="00CD348D">
      <w:pPr>
        <w:pStyle w:val="Code"/>
        <w:rPr>
          <w:highlight w:val="white"/>
        </w:rPr>
      </w:pPr>
      <w:r w:rsidRPr="00CD348D">
        <w:rPr>
          <w:highlight w:val="white"/>
        </w:rPr>
        <w:t xml:space="preserve">      return list[0];</w:t>
      </w:r>
    </w:p>
    <w:p w14:paraId="6772ADED" w14:textId="77777777" w:rsidR="00CD348D" w:rsidRPr="00CD348D" w:rsidRDefault="00CD348D" w:rsidP="00CD348D">
      <w:pPr>
        <w:pStyle w:val="Code"/>
        <w:rPr>
          <w:highlight w:val="white"/>
        </w:rPr>
      </w:pPr>
      <w:r w:rsidRPr="00CD348D">
        <w:rPr>
          <w:highlight w:val="white"/>
        </w:rPr>
        <w:t xml:space="preserve">    }</w:t>
      </w:r>
    </w:p>
    <w:p w14:paraId="34B2F980" w14:textId="447B8F97" w:rsidR="00611FFC" w:rsidRDefault="00414F6D" w:rsidP="00611FFC">
      <w:r>
        <w:t xml:space="preserve">Technically, </w:t>
      </w:r>
      <w:r w:rsidR="00611FFC">
        <w:t xml:space="preserve">the default statement does not have to be placed after the </w:t>
      </w:r>
      <w:r>
        <w:t xml:space="preserve">last </w:t>
      </w:r>
      <w:r w:rsidR="00611FFC">
        <w:t>case statements</w:t>
      </w:r>
      <w:r w:rsidR="003717E1">
        <w:t>. However, we cannot have more than one default statement in a switch statement.</w:t>
      </w:r>
    </w:p>
    <w:p w14:paraId="214D501A" w14:textId="408C6F6B" w:rsidR="00CD348D" w:rsidRDefault="00CD348D" w:rsidP="00CD348D">
      <w:pPr>
        <w:pStyle w:val="Code"/>
        <w:rPr>
          <w:highlight w:val="white"/>
        </w:rPr>
      </w:pPr>
      <w:r w:rsidRPr="00CD348D">
        <w:rPr>
          <w:highlight w:val="white"/>
        </w:rPr>
        <w:t xml:space="preserve">    public static Statement DefaultStatement(Statement statement) {</w:t>
      </w:r>
    </w:p>
    <w:p w14:paraId="669B3722" w14:textId="72EF1C9B" w:rsidR="005F0F47" w:rsidRPr="00CD348D" w:rsidRDefault="005F0F47" w:rsidP="005F0F47">
      <w:pPr>
        <w:rPr>
          <w:highlight w:val="white"/>
        </w:rPr>
      </w:pPr>
      <w:r>
        <w:rPr>
          <w:highlight w:val="white"/>
        </w:rPr>
        <w:t>If the default stack is empty, we have a default statement without an e</w:t>
      </w:r>
      <w:r w:rsidR="005277FD">
        <w:rPr>
          <w:highlight w:val="white"/>
        </w:rPr>
        <w:t>n</w:t>
      </w:r>
      <w:r>
        <w:rPr>
          <w:highlight w:val="white"/>
        </w:rPr>
        <w:t>closing switch statement and an error is reported.</w:t>
      </w:r>
    </w:p>
    <w:p w14:paraId="2E06AC12" w14:textId="3650B29B" w:rsidR="00CD348D" w:rsidRDefault="00CD348D" w:rsidP="00CD348D">
      <w:pPr>
        <w:pStyle w:val="Code"/>
        <w:rPr>
          <w:highlight w:val="white"/>
        </w:rPr>
      </w:pPr>
      <w:r w:rsidRPr="00CD348D">
        <w:rPr>
          <w:highlight w:val="white"/>
        </w:rPr>
        <w:t xml:space="preserve">      Assert.Error(DefaultStack.Count &gt; 0, Message.Default_without_switch);</w:t>
      </w:r>
    </w:p>
    <w:p w14:paraId="50E0AEC9" w14:textId="5642498A" w:rsidR="00010A99" w:rsidRPr="00CD348D" w:rsidRDefault="00010A99" w:rsidP="00010A99">
      <w:pPr>
        <w:rPr>
          <w:highlight w:val="white"/>
        </w:rPr>
      </w:pPr>
      <w:r>
        <w:rPr>
          <w:highlight w:val="white"/>
        </w:rPr>
        <w:t>If the value on the top of the stack is not null, we have a switch statement with two default statement and an error is reported.</w:t>
      </w:r>
    </w:p>
    <w:p w14:paraId="5103F1F9" w14:textId="16DAE300" w:rsidR="00CD348D" w:rsidRDefault="00CD348D" w:rsidP="00CD348D">
      <w:pPr>
        <w:pStyle w:val="Code"/>
        <w:rPr>
          <w:highlight w:val="white"/>
        </w:rPr>
      </w:pPr>
      <w:r w:rsidRPr="00CD348D">
        <w:rPr>
          <w:highlight w:val="white"/>
        </w:rPr>
        <w:t xml:space="preserve">      Assert.Error(DefaultStack.Pop() == null, Message.Repeted_default);</w:t>
      </w:r>
    </w:p>
    <w:p w14:paraId="66432514" w14:textId="26553CA5" w:rsidR="00CF734D" w:rsidRPr="00CD348D" w:rsidRDefault="00CF734D" w:rsidP="00CF734D">
      <w:pPr>
        <w:rPr>
          <w:highlight w:val="white"/>
        </w:rPr>
      </w:pPr>
      <w:r>
        <w:rPr>
          <w:highlight w:val="white"/>
        </w:rPr>
        <w:t xml:space="preserve">Finally, we </w:t>
      </w:r>
      <w:r w:rsidR="009E1225">
        <w:rPr>
          <w:highlight w:val="white"/>
        </w:rPr>
        <w:t>add</w:t>
      </w:r>
      <w:r w:rsidR="00E336D3">
        <w:rPr>
          <w:highlight w:val="white"/>
        </w:rPr>
        <w:t xml:space="preserve"> the default middle code instruction at the </w:t>
      </w:r>
      <w:r w:rsidR="009E1225">
        <w:rPr>
          <w:highlight w:val="white"/>
        </w:rPr>
        <w:t xml:space="preserve">top of the </w:t>
      </w:r>
      <w:r w:rsidR="00E336D3">
        <w:rPr>
          <w:highlight w:val="white"/>
        </w:rPr>
        <w:t>stack.</w:t>
      </w:r>
    </w:p>
    <w:p w14:paraId="1F66C995" w14:textId="77777777" w:rsidR="00CD348D" w:rsidRPr="00CD348D" w:rsidRDefault="00CD348D" w:rsidP="00CD348D">
      <w:pPr>
        <w:pStyle w:val="Code"/>
        <w:rPr>
          <w:highlight w:val="white"/>
        </w:rPr>
      </w:pPr>
      <w:r w:rsidRPr="00CD348D">
        <w:rPr>
          <w:highlight w:val="white"/>
        </w:rPr>
        <w:t xml:space="preserve">      DefaultStack.Push(GetFirst(statement.CodeList));</w:t>
      </w:r>
    </w:p>
    <w:p w14:paraId="455010BA" w14:textId="77777777" w:rsidR="00CD348D" w:rsidRPr="00CD348D" w:rsidRDefault="00CD348D" w:rsidP="00CD348D">
      <w:pPr>
        <w:pStyle w:val="Code"/>
        <w:rPr>
          <w:highlight w:val="white"/>
        </w:rPr>
      </w:pPr>
      <w:r w:rsidRPr="00CD348D">
        <w:rPr>
          <w:highlight w:val="white"/>
        </w:rPr>
        <w:t xml:space="preserve">      return statement;</w:t>
      </w:r>
    </w:p>
    <w:p w14:paraId="2B9E80DE" w14:textId="77777777" w:rsidR="00CD348D" w:rsidRPr="00CD348D" w:rsidRDefault="00CD348D" w:rsidP="00CD348D">
      <w:pPr>
        <w:pStyle w:val="Code"/>
        <w:rPr>
          <w:highlight w:val="white"/>
        </w:rPr>
      </w:pPr>
      <w:r w:rsidRPr="00CD348D">
        <w:rPr>
          <w:highlight w:val="white"/>
        </w:rPr>
        <w:t xml:space="preserve">    }</w:t>
      </w:r>
    </w:p>
    <w:p w14:paraId="3694DC85" w14:textId="7ED84CD1" w:rsidR="000D017D" w:rsidRDefault="000D017D" w:rsidP="000D017D">
      <w:pPr>
        <w:pStyle w:val="Rubrik3"/>
        <w:numPr>
          <w:ilvl w:val="2"/>
          <w:numId w:val="120"/>
        </w:numPr>
      </w:pPr>
      <w:r>
        <w:t>The While Statement</w:t>
      </w:r>
    </w:p>
    <w:p w14:paraId="0983C288" w14:textId="77777777" w:rsidR="00F3516E" w:rsidRDefault="00F3516E" w:rsidP="00F3516E">
      <w: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F3516E" w:rsidRDefault="00F3516E" w:rsidP="00F3516E">
      <w: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w:t>
      </w:r>
      <w:r>
        <w:lastRenderedPageBreak/>
        <w:t xml:space="preserve">statement, the </w:t>
      </w:r>
      <w:r w:rsidRPr="009755A9">
        <w:rPr>
          <w:rStyle w:val="CodeInText"/>
        </w:rPr>
        <w:t>jump_marker</w:t>
      </w:r>
      <w:r>
        <w:t xml:space="preserve"> rule adds a jump statement at the end of the statement surrounded by the while statement, which is backpatched to the beginning of the while expression, similar to the continue set.</w:t>
      </w:r>
    </w:p>
    <w:p w14:paraId="35993B60" w14:textId="5A78DDE5" w:rsidR="00697FEF" w:rsidRDefault="00AA5558" w:rsidP="00AA5558">
      <w:pPr>
        <w:pStyle w:val="CodeHeader"/>
      </w:pPr>
      <w:r>
        <w:t>MainParser.gppg</w:t>
      </w:r>
    </w:p>
    <w:p w14:paraId="6B8EDEA2" w14:textId="77777777" w:rsidR="005935AB" w:rsidRDefault="005935AB" w:rsidP="005935AB">
      <w:pPr>
        <w:pStyle w:val="Code"/>
        <w:rPr>
          <w:highlight w:val="white"/>
          <w:lang w:val="sv-SE"/>
        </w:rPr>
      </w:pPr>
      <w:r>
        <w:rPr>
          <w:highlight w:val="white"/>
          <w:lang w:val="sv-SE"/>
        </w:rPr>
        <w:t>loop_header:</w:t>
      </w:r>
    </w:p>
    <w:p w14:paraId="62FFD048" w14:textId="77777777" w:rsidR="005935AB" w:rsidRDefault="005935AB" w:rsidP="005935AB">
      <w:pPr>
        <w:pStyle w:val="Code"/>
        <w:rPr>
          <w:highlight w:val="white"/>
          <w:lang w:val="sv-SE"/>
        </w:rPr>
      </w:pPr>
      <w:r>
        <w:rPr>
          <w:highlight w:val="white"/>
          <w:lang w:val="sv-SE"/>
        </w:rPr>
        <w:t xml:space="preserve">    /* Empty. */ { MiddleCodeGenerator.LoopHeader(); };</w:t>
      </w:r>
    </w:p>
    <w:p w14:paraId="0AE6357F" w14:textId="77777777" w:rsidR="005935AB" w:rsidRDefault="005935AB" w:rsidP="005935AB">
      <w:pPr>
        <w:pStyle w:val="Code"/>
        <w:rPr>
          <w:highlight w:val="white"/>
          <w:lang w:val="sv-SE"/>
        </w:rPr>
      </w:pPr>
    </w:p>
    <w:p w14:paraId="4261ADBD" w14:textId="71EE7F95" w:rsidR="00BC7714" w:rsidRPr="008576CD" w:rsidRDefault="00BC7714" w:rsidP="008576CD">
      <w:pPr>
        <w:pStyle w:val="Code"/>
        <w:rPr>
          <w:highlight w:val="white"/>
        </w:rPr>
      </w:pPr>
      <w:r w:rsidRPr="008576CD">
        <w:rPr>
          <w:highlight w:val="white"/>
        </w:rPr>
        <w:t>opened_statement:</w:t>
      </w:r>
    </w:p>
    <w:p w14:paraId="65A15C35" w14:textId="26934988" w:rsidR="00BC7714" w:rsidRPr="008576CD" w:rsidRDefault="00BC7714" w:rsidP="008576CD">
      <w:pPr>
        <w:pStyle w:val="Code"/>
        <w:rPr>
          <w:highlight w:val="white"/>
        </w:rPr>
      </w:pPr>
      <w:r w:rsidRPr="008576CD">
        <w:rPr>
          <w:highlight w:val="white"/>
        </w:rPr>
        <w:t xml:space="preserve">    // ...</w:t>
      </w:r>
    </w:p>
    <w:p w14:paraId="432E0B46" w14:textId="77777777" w:rsidR="00BC7714" w:rsidRPr="008576CD" w:rsidRDefault="00BC7714" w:rsidP="008576CD">
      <w:pPr>
        <w:pStyle w:val="Code"/>
        <w:rPr>
          <w:highlight w:val="white"/>
        </w:rPr>
      </w:pPr>
      <w:r w:rsidRPr="008576CD">
        <w:rPr>
          <w:highlight w:val="white"/>
        </w:rPr>
        <w:t xml:space="preserve">  | WHILE loop_header LEFT_PARENTHESIS expression RIGHT_PARENTHESIS</w:t>
      </w:r>
    </w:p>
    <w:p w14:paraId="5873427D" w14:textId="77777777" w:rsidR="00BC7714" w:rsidRPr="008576CD" w:rsidRDefault="00BC7714" w:rsidP="008576CD">
      <w:pPr>
        <w:pStyle w:val="Code"/>
        <w:rPr>
          <w:highlight w:val="white"/>
        </w:rPr>
      </w:pPr>
      <w:r w:rsidRPr="008576CD">
        <w:rPr>
          <w:highlight w:val="white"/>
        </w:rPr>
        <w:t xml:space="preserve">    opened_statement {</w:t>
      </w:r>
    </w:p>
    <w:p w14:paraId="58CA88E1" w14:textId="77777777" w:rsidR="00BC7714" w:rsidRPr="008576CD" w:rsidRDefault="00BC7714" w:rsidP="008576CD">
      <w:pPr>
        <w:pStyle w:val="Code"/>
        <w:rPr>
          <w:highlight w:val="white"/>
        </w:rPr>
      </w:pPr>
      <w:r w:rsidRPr="008576CD">
        <w:rPr>
          <w:highlight w:val="white"/>
        </w:rPr>
        <w:t xml:space="preserve">      $$ = MiddleCodeGenerator.WhileStatement($4, $6);</w:t>
      </w:r>
    </w:p>
    <w:p w14:paraId="6CF206EA" w14:textId="77777777" w:rsidR="00BC7714" w:rsidRPr="008576CD" w:rsidRDefault="00BC7714" w:rsidP="008576CD">
      <w:pPr>
        <w:pStyle w:val="Code"/>
        <w:rPr>
          <w:highlight w:val="white"/>
        </w:rPr>
      </w:pPr>
      <w:r w:rsidRPr="008576CD">
        <w:rPr>
          <w:highlight w:val="white"/>
        </w:rPr>
        <w:t xml:space="preserve">    }</w:t>
      </w:r>
    </w:p>
    <w:p w14:paraId="0EEB227B" w14:textId="77777777" w:rsidR="00BC7714" w:rsidRPr="008576CD" w:rsidRDefault="00BC7714" w:rsidP="008576CD">
      <w:pPr>
        <w:pStyle w:val="Code"/>
        <w:rPr>
          <w:highlight w:val="white"/>
        </w:rPr>
      </w:pPr>
      <w:r w:rsidRPr="008576CD">
        <w:rPr>
          <w:highlight w:val="white"/>
        </w:rPr>
        <w:t xml:space="preserve">    // ...</w:t>
      </w:r>
    </w:p>
    <w:p w14:paraId="69E58D34" w14:textId="552D7A3C" w:rsidR="00AA5558" w:rsidRPr="008576CD" w:rsidRDefault="00AA5558" w:rsidP="008576CD">
      <w:pPr>
        <w:pStyle w:val="Code"/>
      </w:pPr>
    </w:p>
    <w:p w14:paraId="7E7E95F8" w14:textId="77777777" w:rsidR="008576CD" w:rsidRPr="008576CD" w:rsidRDefault="008576CD" w:rsidP="008576CD">
      <w:pPr>
        <w:pStyle w:val="Code"/>
        <w:rPr>
          <w:highlight w:val="white"/>
        </w:rPr>
      </w:pPr>
      <w:r w:rsidRPr="008576CD">
        <w:rPr>
          <w:highlight w:val="white"/>
        </w:rPr>
        <w:t>closed_statement:</w:t>
      </w:r>
    </w:p>
    <w:p w14:paraId="3243E725" w14:textId="77777777" w:rsidR="008576CD" w:rsidRPr="008576CD" w:rsidRDefault="008576CD" w:rsidP="008576CD">
      <w:pPr>
        <w:pStyle w:val="Code"/>
        <w:rPr>
          <w:highlight w:val="white"/>
        </w:rPr>
      </w:pPr>
      <w:r w:rsidRPr="008576CD">
        <w:rPr>
          <w:highlight w:val="white"/>
        </w:rPr>
        <w:t xml:space="preserve">    // ...</w:t>
      </w:r>
    </w:p>
    <w:p w14:paraId="5D6DC112" w14:textId="77777777" w:rsidR="008576CD" w:rsidRPr="008576CD" w:rsidRDefault="008576CD" w:rsidP="008576CD">
      <w:pPr>
        <w:pStyle w:val="Code"/>
        <w:rPr>
          <w:highlight w:val="white"/>
        </w:rPr>
      </w:pPr>
      <w:r w:rsidRPr="008576CD">
        <w:rPr>
          <w:highlight w:val="white"/>
        </w:rPr>
        <w:t xml:space="preserve">  | WHILE loop_header LEFT_PARENTHESIS expression RIGHT_PARENTHESIS</w:t>
      </w:r>
    </w:p>
    <w:p w14:paraId="5694CA92" w14:textId="77777777" w:rsidR="008576CD" w:rsidRPr="008576CD" w:rsidRDefault="008576CD" w:rsidP="008576CD">
      <w:pPr>
        <w:pStyle w:val="Code"/>
        <w:rPr>
          <w:highlight w:val="white"/>
        </w:rPr>
      </w:pPr>
      <w:r w:rsidRPr="008576CD">
        <w:rPr>
          <w:highlight w:val="white"/>
        </w:rPr>
        <w:t xml:space="preserve">    closed_statement {</w:t>
      </w:r>
    </w:p>
    <w:p w14:paraId="252C269F" w14:textId="77777777" w:rsidR="008576CD" w:rsidRPr="008576CD" w:rsidRDefault="008576CD" w:rsidP="008576CD">
      <w:pPr>
        <w:pStyle w:val="Code"/>
        <w:rPr>
          <w:highlight w:val="white"/>
        </w:rPr>
      </w:pPr>
      <w:r w:rsidRPr="008576CD">
        <w:rPr>
          <w:highlight w:val="white"/>
        </w:rPr>
        <w:t xml:space="preserve">      $$ = MiddleCodeGenerator.WhileStatement($4, $6);</w:t>
      </w:r>
    </w:p>
    <w:p w14:paraId="29D26499" w14:textId="77777777" w:rsidR="008576CD" w:rsidRPr="008576CD" w:rsidRDefault="008576CD" w:rsidP="008576CD">
      <w:pPr>
        <w:pStyle w:val="Code"/>
        <w:rPr>
          <w:highlight w:val="white"/>
        </w:rPr>
      </w:pPr>
      <w:r w:rsidRPr="008576CD">
        <w:rPr>
          <w:highlight w:val="white"/>
        </w:rPr>
        <w:t xml:space="preserve">    }</w:t>
      </w:r>
    </w:p>
    <w:p w14:paraId="72073E4B" w14:textId="0A1FF402" w:rsidR="008576CD" w:rsidRDefault="008576CD" w:rsidP="008576CD">
      <w:pPr>
        <w:pStyle w:val="Code"/>
        <w:rPr>
          <w:highlight w:val="white"/>
        </w:rPr>
      </w:pPr>
      <w:r w:rsidRPr="008576CD">
        <w:rPr>
          <w:highlight w:val="white"/>
        </w:rPr>
        <w:t xml:space="preserve">    // ...</w:t>
      </w:r>
    </w:p>
    <w:p w14:paraId="26A31037" w14:textId="6C76123B" w:rsidR="00B13BF7" w:rsidRDefault="00B13BF7" w:rsidP="005A7281">
      <w:pPr>
        <w:rPr>
          <w:highlight w:val="white"/>
        </w:rPr>
      </w:pPr>
      <w:r>
        <w:rPr>
          <w:highlight w:val="white"/>
        </w:rPr>
        <w:t>Similar to the break set stack above, we also need a continue set satck.</w:t>
      </w:r>
    </w:p>
    <w:p w14:paraId="4CB7213E" w14:textId="19707767" w:rsidR="008576CD" w:rsidRDefault="008576CD" w:rsidP="00AA5558">
      <w:pPr>
        <w:pStyle w:val="CodeHeader"/>
      </w:pPr>
      <w:r>
        <w:t>MiddleCodeGenerator.cs</w:t>
      </w:r>
    </w:p>
    <w:p w14:paraId="002BB3B6" w14:textId="77777777" w:rsidR="000021D1" w:rsidRPr="000021D1" w:rsidRDefault="000021D1" w:rsidP="000021D1">
      <w:pPr>
        <w:pStyle w:val="Code"/>
        <w:rPr>
          <w:highlight w:val="white"/>
        </w:rPr>
      </w:pPr>
      <w:r w:rsidRPr="000021D1">
        <w:rPr>
          <w:highlight w:val="white"/>
        </w:rPr>
        <w:t xml:space="preserve">    private static Stack&lt;ISet&lt;MiddleCode&gt;&gt; m_continueSetStack =</w:t>
      </w:r>
    </w:p>
    <w:p w14:paraId="279A029E" w14:textId="77777777" w:rsidR="000021D1" w:rsidRPr="000021D1" w:rsidRDefault="000021D1" w:rsidP="000021D1">
      <w:pPr>
        <w:pStyle w:val="Code"/>
        <w:rPr>
          <w:highlight w:val="white"/>
        </w:rPr>
      </w:pPr>
      <w:r w:rsidRPr="000021D1">
        <w:rPr>
          <w:highlight w:val="white"/>
        </w:rPr>
        <w:t xml:space="preserve">      new Stack&lt;ISet&lt;MiddleCode&gt;&gt;();</w:t>
      </w:r>
    </w:p>
    <w:p w14:paraId="59C134F3" w14:textId="3B14F2AF" w:rsidR="00B13BF7" w:rsidRPr="008576CD" w:rsidRDefault="00B13BF7" w:rsidP="00B13BF7">
      <w:pPr>
        <w:rPr>
          <w:highlight w:val="white"/>
        </w:rPr>
      </w:pPr>
      <w:r>
        <w:rPr>
          <w:highlight w:val="white"/>
        </w:rPr>
        <w:t xml:space="preserve">The </w:t>
      </w:r>
      <w:r w:rsidRPr="001C1F5C">
        <w:rPr>
          <w:rStyle w:val="KeyWord0"/>
          <w:highlight w:val="white"/>
        </w:rPr>
        <w:t>LoopHeader</w:t>
      </w:r>
      <w:r>
        <w:rPr>
          <w:highlight w:val="white"/>
        </w:rPr>
        <w:t xml:space="preserve"> method is called before the parsing of a while, do, or for statement. Its task is to add </w:t>
      </w:r>
      <w:r w:rsidR="00427303">
        <w:rPr>
          <w:highlight w:val="white"/>
        </w:rPr>
        <w:t>empty sets at</w:t>
      </w:r>
      <w:r w:rsidR="00176C94">
        <w:rPr>
          <w:highlight w:val="white"/>
        </w:rPr>
        <w:t xml:space="preserve"> the</w:t>
      </w:r>
      <w:r>
        <w:rPr>
          <w:highlight w:val="white"/>
        </w:rPr>
        <w:t xml:space="preserve"> top of the </w:t>
      </w:r>
      <w:r w:rsidR="009D2366">
        <w:rPr>
          <w:highlight w:val="white"/>
        </w:rPr>
        <w:t>break set stack and continue set stack.</w:t>
      </w:r>
    </w:p>
    <w:p w14:paraId="1216912E" w14:textId="77777777" w:rsidR="007C1BD6" w:rsidRPr="007C1BD6" w:rsidRDefault="007C1BD6" w:rsidP="007C1BD6">
      <w:pPr>
        <w:pStyle w:val="Code"/>
        <w:rPr>
          <w:highlight w:val="white"/>
        </w:rPr>
      </w:pPr>
      <w:r w:rsidRPr="007C1BD6">
        <w:rPr>
          <w:highlight w:val="white"/>
        </w:rPr>
        <w:t xml:space="preserve">    public static void LoopHeader() {</w:t>
      </w:r>
    </w:p>
    <w:p w14:paraId="06CC40FF" w14:textId="77777777" w:rsidR="007C1BD6" w:rsidRPr="007C1BD6" w:rsidRDefault="007C1BD6" w:rsidP="007C1BD6">
      <w:pPr>
        <w:pStyle w:val="Code"/>
        <w:rPr>
          <w:highlight w:val="white"/>
        </w:rPr>
      </w:pPr>
      <w:r w:rsidRPr="007C1BD6">
        <w:rPr>
          <w:highlight w:val="white"/>
        </w:rPr>
        <w:t xml:space="preserve">      m_breakSetStack.Push(new HashSet&lt;MiddleCode&gt;());</w:t>
      </w:r>
    </w:p>
    <w:p w14:paraId="64E61B5A" w14:textId="402120F0" w:rsidR="007C1BD6" w:rsidRPr="007C1BD6" w:rsidRDefault="007C1BD6" w:rsidP="007C1BD6">
      <w:pPr>
        <w:pStyle w:val="Code"/>
        <w:rPr>
          <w:highlight w:val="white"/>
        </w:rPr>
      </w:pPr>
      <w:r w:rsidRPr="007C1BD6">
        <w:rPr>
          <w:highlight w:val="white"/>
        </w:rPr>
        <w:t xml:space="preserve">      </w:t>
      </w:r>
      <w:r w:rsidR="00B13BF7">
        <w:rPr>
          <w:highlight w:val="white"/>
        </w:rPr>
        <w:t>m_continueSetStack</w:t>
      </w:r>
      <w:r w:rsidRPr="007C1BD6">
        <w:rPr>
          <w:highlight w:val="white"/>
        </w:rPr>
        <w:t xml:space="preserve">.Push(new HashSet&lt;MiddleCode&gt;());    </w:t>
      </w:r>
    </w:p>
    <w:p w14:paraId="6AB425AF" w14:textId="77777777" w:rsidR="007C1BD6" w:rsidRPr="007C1BD6" w:rsidRDefault="007C1BD6" w:rsidP="007C1BD6">
      <w:pPr>
        <w:pStyle w:val="Code"/>
        <w:rPr>
          <w:highlight w:val="white"/>
        </w:rPr>
      </w:pPr>
      <w:r w:rsidRPr="007C1BD6">
        <w:rPr>
          <w:highlight w:val="white"/>
        </w:rPr>
        <w:t xml:space="preserve">    }</w:t>
      </w:r>
    </w:p>
    <w:p w14:paraId="1C168A2F" w14:textId="25266786" w:rsidR="007C1BD6" w:rsidRPr="007C1BD6" w:rsidRDefault="007C1E3C" w:rsidP="007C1E3C">
      <w:pPr>
        <w:rPr>
          <w:highlight w:val="white"/>
        </w:rPr>
      </w:pPr>
      <w:r>
        <w:rPr>
          <w:highlight w:val="white"/>
        </w:rPr>
        <w:t xml:space="preserve">The </w:t>
      </w:r>
      <w:r w:rsidRPr="007C1E3C">
        <w:rPr>
          <w:rStyle w:val="KeyWord0"/>
          <w:highlight w:val="white"/>
        </w:rPr>
        <w:t>WhileStatement</w:t>
      </w:r>
      <w:r>
        <w:rPr>
          <w:highlight w:val="white"/>
        </w:rPr>
        <w:t xml:space="preserve"> method is called after the while statement has been parsed. Similar to the if state</w:t>
      </w:r>
      <w:r w:rsidR="00A979E5">
        <w:rPr>
          <w:highlight w:val="white"/>
        </w:rPr>
        <w:t>ment above, it start</w:t>
      </w:r>
      <w:r w:rsidR="002B7B22">
        <w:rPr>
          <w:highlight w:val="white"/>
        </w:rPr>
        <w:t>s</w:t>
      </w:r>
      <w:r w:rsidR="00A979E5">
        <w:rPr>
          <w:highlight w:val="white"/>
        </w:rPr>
        <w:t xml:space="preserve"> by </w:t>
      </w:r>
      <w:r w:rsidR="00E71084">
        <w:rPr>
          <w:highlight w:val="white"/>
        </w:rPr>
        <w:t>type casting the expression into logical type.</w:t>
      </w:r>
    </w:p>
    <w:p w14:paraId="723E0C08" w14:textId="77777777" w:rsidR="007C1BD6" w:rsidRDefault="007C1BD6" w:rsidP="007C1BD6">
      <w:pPr>
        <w:pStyle w:val="Code"/>
        <w:rPr>
          <w:highlight w:val="white"/>
        </w:rPr>
      </w:pPr>
      <w:r w:rsidRPr="007C1BD6">
        <w:rPr>
          <w:highlight w:val="white"/>
        </w:rPr>
        <w:t xml:space="preserve">    public static Statement WhileStatement(Expression expression,</w:t>
      </w:r>
    </w:p>
    <w:p w14:paraId="27BFFE39" w14:textId="338384F9" w:rsidR="007C1BD6" w:rsidRPr="007C1BD6" w:rsidRDefault="007C1BD6" w:rsidP="007C1BD6">
      <w:pPr>
        <w:pStyle w:val="Code"/>
        <w:rPr>
          <w:highlight w:val="white"/>
        </w:rPr>
      </w:pPr>
      <w:r>
        <w:rPr>
          <w:highlight w:val="white"/>
        </w:rPr>
        <w:t xml:space="preserve">                                          </w:t>
      </w:r>
      <w:r w:rsidRPr="007C1BD6">
        <w:rPr>
          <w:highlight w:val="white"/>
        </w:rPr>
        <w:t xml:space="preserve"> Statement </w:t>
      </w:r>
      <w:r w:rsidR="002B7B22">
        <w:rPr>
          <w:highlight w:val="white"/>
        </w:rPr>
        <w:t>innerStatement</w:t>
      </w:r>
      <w:r w:rsidRPr="007C1BD6">
        <w:rPr>
          <w:highlight w:val="white"/>
        </w:rPr>
        <w:t>) {</w:t>
      </w:r>
    </w:p>
    <w:p w14:paraId="0B889FAF" w14:textId="77777777" w:rsidR="007C1BD6" w:rsidRPr="007C1BD6" w:rsidRDefault="007C1BD6" w:rsidP="007C1BD6">
      <w:pPr>
        <w:pStyle w:val="Code"/>
        <w:rPr>
          <w:highlight w:val="white"/>
        </w:rPr>
      </w:pPr>
      <w:r w:rsidRPr="007C1BD6">
        <w:rPr>
          <w:highlight w:val="white"/>
        </w:rPr>
        <w:t xml:space="preserve">      expression = TypeCast.ToLogical(expression);</w:t>
      </w:r>
    </w:p>
    <w:p w14:paraId="1362C149" w14:textId="77777777" w:rsidR="007C1BD6" w:rsidRPr="007C1BD6" w:rsidRDefault="007C1BD6" w:rsidP="007C1BD6">
      <w:pPr>
        <w:pStyle w:val="Code"/>
        <w:rPr>
          <w:highlight w:val="white"/>
        </w:rPr>
      </w:pPr>
      <w:r w:rsidRPr="007C1BD6">
        <w:rPr>
          <w:highlight w:val="white"/>
        </w:rPr>
        <w:t xml:space="preserve">      List&lt;MiddleCode&gt; codeList = expression.LongList;</w:t>
      </w:r>
    </w:p>
    <w:p w14:paraId="4E9DD6A6" w14:textId="77777777" w:rsidR="007C1BD6" w:rsidRPr="007C1BD6" w:rsidRDefault="007C1BD6" w:rsidP="007C1BD6">
      <w:pPr>
        <w:pStyle w:val="Code"/>
        <w:rPr>
          <w:highlight w:val="white"/>
        </w:rPr>
      </w:pPr>
      <w:r w:rsidRPr="007C1BD6">
        <w:rPr>
          <w:highlight w:val="white"/>
        </w:rPr>
        <w:t xml:space="preserve">      AddMiddleCode(codeList, MiddleOperator.CheckTrackMapFloatStack);</w:t>
      </w:r>
    </w:p>
    <w:p w14:paraId="184082F0" w14:textId="4C783BEC" w:rsidR="007C1BD6" w:rsidRPr="007C1BD6" w:rsidRDefault="002B7B22" w:rsidP="002B7B22">
      <w:pPr>
        <w:rPr>
          <w:highlight w:val="white"/>
        </w:rPr>
      </w:pPr>
      <w:r>
        <w:rPr>
          <w:highlight w:val="white"/>
        </w:rPr>
        <w:t xml:space="preserve">We backpatchar the true set of the expression to the </w:t>
      </w:r>
      <w:r w:rsidR="006D1104">
        <w:rPr>
          <w:highlight w:val="white"/>
        </w:rPr>
        <w:t xml:space="preserve">code list of the inner statement; that is, </w:t>
      </w:r>
      <w:r w:rsidR="006971CE">
        <w:rPr>
          <w:highlight w:val="white"/>
        </w:rPr>
        <w:t>if the expression is true the program shall jump to the beginning of the inner statement.</w:t>
      </w:r>
    </w:p>
    <w:p w14:paraId="7DEBE27D" w14:textId="727B3B5A" w:rsidR="007C1BD6" w:rsidRPr="007C1BD6" w:rsidRDefault="007C1BD6" w:rsidP="007C1BD6">
      <w:pPr>
        <w:pStyle w:val="Code"/>
        <w:rPr>
          <w:highlight w:val="white"/>
        </w:rPr>
      </w:pPr>
      <w:r w:rsidRPr="007C1BD6">
        <w:rPr>
          <w:highlight w:val="white"/>
        </w:rPr>
        <w:t xml:space="preserve">      Backpatch(expression.Symbol.TrueSet, </w:t>
      </w:r>
      <w:r w:rsidR="002B7B22">
        <w:rPr>
          <w:highlight w:val="white"/>
        </w:rPr>
        <w:t>innerStatement</w:t>
      </w:r>
      <w:r w:rsidRPr="007C1BD6">
        <w:rPr>
          <w:highlight w:val="white"/>
        </w:rPr>
        <w:t>.CodeList);</w:t>
      </w:r>
    </w:p>
    <w:p w14:paraId="5D5CC32E" w14:textId="426480E0" w:rsidR="007C1BD6" w:rsidRPr="007C1BD6" w:rsidRDefault="007C1BD6" w:rsidP="007C1BD6">
      <w:pPr>
        <w:pStyle w:val="Code"/>
        <w:rPr>
          <w:highlight w:val="white"/>
        </w:rPr>
      </w:pPr>
      <w:r w:rsidRPr="007C1BD6">
        <w:rPr>
          <w:highlight w:val="white"/>
        </w:rPr>
        <w:t xml:space="preserve">      codeList.AddRange(</w:t>
      </w:r>
      <w:r w:rsidR="002B7B22">
        <w:rPr>
          <w:highlight w:val="white"/>
        </w:rPr>
        <w:t>innerStatement</w:t>
      </w:r>
      <w:r w:rsidRPr="007C1BD6">
        <w:rPr>
          <w:highlight w:val="white"/>
        </w:rPr>
        <w:t>.CodeList);</w:t>
      </w:r>
    </w:p>
    <w:p w14:paraId="4AB89999" w14:textId="6C0258B8" w:rsidR="007C1BD6" w:rsidRPr="007C1BD6" w:rsidRDefault="00941288" w:rsidP="00941288">
      <w:pPr>
        <w:rPr>
          <w:highlight w:val="white"/>
        </w:rPr>
      </w:pPr>
      <w:r>
        <w:rPr>
          <w:highlight w:val="white"/>
        </w:rPr>
        <w:t>We define the next set of the while statement, and a jump instruction.</w:t>
      </w:r>
    </w:p>
    <w:p w14:paraId="4AD0127A" w14:textId="77777777" w:rsidR="00033D59" w:rsidRPr="007C1BD6" w:rsidRDefault="00033D59" w:rsidP="00033D59">
      <w:pPr>
        <w:pStyle w:val="Code"/>
        <w:rPr>
          <w:highlight w:val="white"/>
        </w:rPr>
      </w:pPr>
      <w:r w:rsidRPr="007C1BD6">
        <w:rPr>
          <w:highlight w:val="white"/>
        </w:rPr>
        <w:t xml:space="preserve">      ISet&lt;MiddleCode&gt; nextSet = new HashSet&lt;MiddleCode&gt;();</w:t>
      </w:r>
    </w:p>
    <w:p w14:paraId="48ECC9EA" w14:textId="18055832" w:rsidR="00BA2BF6" w:rsidRDefault="007C1BD6" w:rsidP="007C1BD6">
      <w:pPr>
        <w:pStyle w:val="Code"/>
        <w:rPr>
          <w:highlight w:val="white"/>
        </w:rPr>
      </w:pPr>
      <w:r w:rsidRPr="007C1BD6">
        <w:rPr>
          <w:highlight w:val="white"/>
        </w:rPr>
        <w:t xml:space="preserve">      </w:t>
      </w:r>
      <w:r w:rsidR="00033D59">
        <w:rPr>
          <w:highlight w:val="white"/>
        </w:rPr>
        <w:t>nextSet.Add(</w:t>
      </w:r>
      <w:r w:rsidRPr="007C1BD6">
        <w:rPr>
          <w:highlight w:val="white"/>
        </w:rPr>
        <w:t>AddMiddleCode(codeList, MiddleOperator.Goto,</w:t>
      </w:r>
    </w:p>
    <w:p w14:paraId="26E94CEA" w14:textId="77E6393E" w:rsidR="007C1BD6" w:rsidRPr="007C1BD6" w:rsidRDefault="00BA2BF6" w:rsidP="007C1BD6">
      <w:pPr>
        <w:pStyle w:val="Code"/>
        <w:rPr>
          <w:highlight w:val="white"/>
        </w:rPr>
      </w:pPr>
      <w:r>
        <w:rPr>
          <w:highlight w:val="white"/>
        </w:rPr>
        <w:t xml:space="preserve">                               </w:t>
      </w:r>
      <w:r w:rsidR="007C1BD6" w:rsidRPr="007C1BD6">
        <w:rPr>
          <w:highlight w:val="white"/>
        </w:rPr>
        <w:t xml:space="preserve"> GetFirst(codeList))</w:t>
      </w:r>
      <w:r w:rsidR="00033D59">
        <w:rPr>
          <w:highlight w:val="white"/>
        </w:rPr>
        <w:t>)</w:t>
      </w:r>
      <w:r w:rsidR="007C1BD6" w:rsidRPr="007C1BD6">
        <w:rPr>
          <w:highlight w:val="white"/>
        </w:rPr>
        <w:t>;</w:t>
      </w:r>
    </w:p>
    <w:p w14:paraId="5F3867AD" w14:textId="5DDCBA6C" w:rsidR="007C1BD6" w:rsidRPr="007C1BD6" w:rsidRDefault="004040D6" w:rsidP="00772A69">
      <w:pPr>
        <w:rPr>
          <w:highlight w:val="white"/>
        </w:rPr>
      </w:pPr>
      <w:r>
        <w:rPr>
          <w:highlight w:val="white"/>
        </w:rPr>
        <w:t xml:space="preserve">We also add </w:t>
      </w:r>
      <w:r w:rsidR="00033D59">
        <w:rPr>
          <w:highlight w:val="white"/>
        </w:rPr>
        <w:t>the false set of the expression</w:t>
      </w:r>
      <w:r w:rsidR="00941288">
        <w:rPr>
          <w:highlight w:val="white"/>
        </w:rPr>
        <w:t xml:space="preserve"> and</w:t>
      </w:r>
      <w:r w:rsidR="00033D59">
        <w:rPr>
          <w:highlight w:val="white"/>
        </w:rPr>
        <w:t xml:space="preserve"> the break set of the inner statement</w:t>
      </w:r>
      <w:r w:rsidR="00941288">
        <w:rPr>
          <w:highlight w:val="white"/>
        </w:rPr>
        <w:t xml:space="preserve"> to the next set.</w:t>
      </w:r>
    </w:p>
    <w:p w14:paraId="7B3F8FBC" w14:textId="77777777" w:rsidR="007C1BD6" w:rsidRPr="007C1BD6" w:rsidRDefault="007C1BD6" w:rsidP="007C1BD6">
      <w:pPr>
        <w:pStyle w:val="Code"/>
        <w:rPr>
          <w:highlight w:val="white"/>
        </w:rPr>
      </w:pPr>
      <w:r w:rsidRPr="007C1BD6">
        <w:rPr>
          <w:highlight w:val="white"/>
        </w:rPr>
        <w:lastRenderedPageBreak/>
        <w:t xml:space="preserve">      nextSet.UnionWith(expression.Symbol.FalseSet);</w:t>
      </w:r>
    </w:p>
    <w:p w14:paraId="507A117D" w14:textId="143EA5CF" w:rsidR="007C1BD6" w:rsidRDefault="007C1BD6" w:rsidP="007C1BD6">
      <w:pPr>
        <w:pStyle w:val="Code"/>
        <w:rPr>
          <w:highlight w:val="white"/>
        </w:rPr>
      </w:pPr>
      <w:r w:rsidRPr="007C1BD6">
        <w:rPr>
          <w:highlight w:val="white"/>
        </w:rPr>
        <w:t xml:space="preserve">      nextSet.UnionWith(m_breakSetStack.Pop());</w:t>
      </w:r>
    </w:p>
    <w:p w14:paraId="426BB18B" w14:textId="44D65E16" w:rsidR="009279AD" w:rsidRPr="007C1BD6" w:rsidRDefault="00077EE5" w:rsidP="00077EE5">
      <w:pPr>
        <w:rPr>
          <w:highlight w:val="white"/>
        </w:rPr>
      </w:pPr>
      <w:r>
        <w:rPr>
          <w:highlight w:val="white"/>
        </w:rPr>
        <w:t xml:space="preserve">We backpatch the next set of the inner statement and its continue set to the code list; that is, </w:t>
      </w:r>
      <w:r w:rsidR="00002E90">
        <w:rPr>
          <w:highlight w:val="white"/>
        </w:rPr>
        <w:t xml:space="preserve">the jump instruction of the sets shall jump back to the beginning of the </w:t>
      </w:r>
      <w:r w:rsidR="000F0260">
        <w:rPr>
          <w:highlight w:val="white"/>
        </w:rPr>
        <w:t>while statement.</w:t>
      </w:r>
    </w:p>
    <w:p w14:paraId="75FDBB5A" w14:textId="2FD54A54" w:rsidR="007C1BD6" w:rsidRPr="007C1BD6" w:rsidRDefault="007C1BD6" w:rsidP="007C1BD6">
      <w:pPr>
        <w:pStyle w:val="Code"/>
        <w:rPr>
          <w:highlight w:val="white"/>
        </w:rPr>
      </w:pPr>
      <w:r w:rsidRPr="007C1BD6">
        <w:rPr>
          <w:highlight w:val="white"/>
        </w:rPr>
        <w:t xml:space="preserve">      Backpatch(</w:t>
      </w:r>
      <w:r w:rsidR="002B7B22">
        <w:rPr>
          <w:highlight w:val="white"/>
        </w:rPr>
        <w:t>innerStatement</w:t>
      </w:r>
      <w:r w:rsidRPr="007C1BD6">
        <w:rPr>
          <w:highlight w:val="white"/>
        </w:rPr>
        <w:t>.NextSet, codeList);</w:t>
      </w:r>
    </w:p>
    <w:p w14:paraId="22096ED2" w14:textId="6B0A18D9" w:rsidR="007C1BD6" w:rsidRPr="007C1BD6" w:rsidRDefault="007C1BD6" w:rsidP="007C1BD6">
      <w:pPr>
        <w:pStyle w:val="Code"/>
        <w:rPr>
          <w:highlight w:val="white"/>
        </w:rPr>
      </w:pPr>
      <w:r w:rsidRPr="007C1BD6">
        <w:rPr>
          <w:highlight w:val="white"/>
        </w:rPr>
        <w:t xml:space="preserve">      Backpatch(</w:t>
      </w:r>
      <w:r w:rsidR="00B13BF7">
        <w:rPr>
          <w:highlight w:val="white"/>
        </w:rPr>
        <w:t>m_continueSetStack</w:t>
      </w:r>
      <w:r w:rsidRPr="007C1BD6">
        <w:rPr>
          <w:highlight w:val="white"/>
        </w:rPr>
        <w:t>.Pop(), codeList);</w:t>
      </w:r>
    </w:p>
    <w:p w14:paraId="5EED4355" w14:textId="77777777" w:rsidR="007C1BD6" w:rsidRPr="007C1BD6" w:rsidRDefault="007C1BD6" w:rsidP="007C1BD6">
      <w:pPr>
        <w:pStyle w:val="Code"/>
        <w:rPr>
          <w:highlight w:val="white"/>
        </w:rPr>
      </w:pPr>
      <w:r w:rsidRPr="007C1BD6">
        <w:rPr>
          <w:highlight w:val="white"/>
        </w:rPr>
        <w:t xml:space="preserve">      return (new Statement(codeList, nextSet));</w:t>
      </w:r>
    </w:p>
    <w:p w14:paraId="4F3CF3F0" w14:textId="77777777" w:rsidR="007C1BD6" w:rsidRPr="007C1BD6" w:rsidRDefault="007C1BD6" w:rsidP="007C1BD6">
      <w:pPr>
        <w:pStyle w:val="Code"/>
        <w:rPr>
          <w:highlight w:val="white"/>
        </w:rPr>
      </w:pPr>
      <w:r w:rsidRPr="007C1BD6">
        <w:rPr>
          <w:highlight w:val="white"/>
        </w:rPr>
        <w:t xml:space="preserve">    }</w:t>
      </w:r>
    </w:p>
    <w:p w14:paraId="4A660925" w14:textId="65DB68F5" w:rsidR="00070806" w:rsidRDefault="000D017D" w:rsidP="007175D9">
      <w:pPr>
        <w:pStyle w:val="Rubrik3"/>
        <w:numPr>
          <w:ilvl w:val="2"/>
          <w:numId w:val="120"/>
        </w:numPr>
      </w:pPr>
      <w:r>
        <w:t>The Do Statement</w:t>
      </w:r>
    </w:p>
    <w:p w14:paraId="2D567325" w14:textId="16ACFAA2" w:rsidR="00834CDC" w:rsidRPr="00834CDC" w:rsidRDefault="00834CDC" w:rsidP="00834CDC">
      <w:r>
        <w:t>The do statement</w:t>
      </w:r>
    </w:p>
    <w:p w14:paraId="05E6D1AF" w14:textId="3B7F7A73" w:rsidR="0083355E" w:rsidRDefault="0083355E" w:rsidP="0083355E">
      <w:pPr>
        <w:pStyle w:val="CodeHeader"/>
      </w:pPr>
      <w:r>
        <w:t>MainParser.cs</w:t>
      </w:r>
    </w:p>
    <w:p w14:paraId="120B4B47" w14:textId="135A8726" w:rsidR="0083355E" w:rsidRDefault="0083355E" w:rsidP="0083355E">
      <w:pPr>
        <w:pStyle w:val="Code"/>
        <w:rPr>
          <w:highlight w:val="white"/>
        </w:rPr>
      </w:pPr>
      <w:r w:rsidRPr="0083355E">
        <w:rPr>
          <w:highlight w:val="white"/>
        </w:rPr>
        <w:t>closed_statement:</w:t>
      </w:r>
    </w:p>
    <w:p w14:paraId="12FF8663" w14:textId="05559E5E" w:rsidR="0083355E" w:rsidRPr="0083355E" w:rsidRDefault="0083355E" w:rsidP="0083355E">
      <w:pPr>
        <w:pStyle w:val="Code"/>
        <w:rPr>
          <w:highlight w:val="white"/>
        </w:rPr>
      </w:pPr>
      <w:r>
        <w:rPr>
          <w:highlight w:val="white"/>
        </w:rPr>
        <w:t xml:space="preserve">    // ...</w:t>
      </w:r>
    </w:p>
    <w:p w14:paraId="7300CB2B" w14:textId="77777777" w:rsidR="00674972" w:rsidRDefault="0083355E" w:rsidP="0083355E">
      <w:pPr>
        <w:pStyle w:val="Code"/>
        <w:rPr>
          <w:highlight w:val="white"/>
        </w:rPr>
      </w:pPr>
      <w:r w:rsidRPr="0083355E">
        <w:rPr>
          <w:highlight w:val="white"/>
        </w:rPr>
        <w:t xml:space="preserve">  | DO loop_header statement WHILE</w:t>
      </w:r>
    </w:p>
    <w:p w14:paraId="6728190D" w14:textId="232DDF05" w:rsidR="0083355E" w:rsidRPr="0083355E" w:rsidRDefault="00674972" w:rsidP="0083355E">
      <w:pPr>
        <w:pStyle w:val="Code"/>
        <w:rPr>
          <w:highlight w:val="white"/>
        </w:rPr>
      </w:pPr>
      <w:r>
        <w:rPr>
          <w:highlight w:val="white"/>
        </w:rPr>
        <w:t xml:space="preserve">   </w:t>
      </w:r>
      <w:r w:rsidR="0083355E" w:rsidRPr="0083355E">
        <w:rPr>
          <w:highlight w:val="white"/>
        </w:rPr>
        <w:t xml:space="preserve"> LEFT_PARENTHESIS expression RIGHT_PARENTHESIS</w:t>
      </w:r>
      <w:r>
        <w:rPr>
          <w:highlight w:val="white"/>
        </w:rPr>
        <w:t xml:space="preserve"> </w:t>
      </w:r>
      <w:r w:rsidR="0083355E" w:rsidRPr="0083355E">
        <w:rPr>
          <w:highlight w:val="white"/>
        </w:rPr>
        <w:t>SEMICOLON {</w:t>
      </w:r>
    </w:p>
    <w:p w14:paraId="0855FBF1" w14:textId="77777777" w:rsidR="0083355E" w:rsidRPr="0083355E" w:rsidRDefault="0083355E" w:rsidP="0083355E">
      <w:pPr>
        <w:pStyle w:val="Code"/>
        <w:rPr>
          <w:highlight w:val="white"/>
        </w:rPr>
      </w:pPr>
      <w:r w:rsidRPr="0083355E">
        <w:rPr>
          <w:highlight w:val="white"/>
        </w:rPr>
        <w:t xml:space="preserve">      $$ = MiddleCodeGenerator.DoStatement($3, $6);</w:t>
      </w:r>
    </w:p>
    <w:p w14:paraId="65AEF576" w14:textId="004E95DA" w:rsidR="0083355E" w:rsidRDefault="0083355E" w:rsidP="0083355E">
      <w:pPr>
        <w:pStyle w:val="Code"/>
        <w:rPr>
          <w:highlight w:val="white"/>
        </w:rPr>
      </w:pPr>
      <w:r w:rsidRPr="0083355E">
        <w:rPr>
          <w:highlight w:val="white"/>
        </w:rPr>
        <w:t xml:space="preserve">    }</w:t>
      </w:r>
    </w:p>
    <w:p w14:paraId="61D77B79" w14:textId="011D1E82" w:rsidR="0083355E" w:rsidRPr="0083355E" w:rsidRDefault="0083355E" w:rsidP="0083355E">
      <w:pPr>
        <w:pStyle w:val="Code"/>
        <w:rPr>
          <w:highlight w:val="white"/>
        </w:rPr>
      </w:pPr>
      <w:r>
        <w:rPr>
          <w:highlight w:val="white"/>
        </w:rPr>
        <w:t xml:space="preserve">    // ...</w:t>
      </w:r>
    </w:p>
    <w:p w14:paraId="24895449" w14:textId="2ACE1992" w:rsidR="0083355E" w:rsidRDefault="00AD0B49" w:rsidP="0083355E">
      <w:pPr>
        <w:pStyle w:val="CodeHeader"/>
      </w:pPr>
      <w:r>
        <w:t>MiddleCodeGenerator.cs</w:t>
      </w:r>
    </w:p>
    <w:p w14:paraId="29A95479" w14:textId="77777777" w:rsidR="002E2E5D" w:rsidRDefault="002E2E5D" w:rsidP="002E2E5D">
      <w:pPr>
        <w:pStyle w:val="Code"/>
        <w:rPr>
          <w:highlight w:val="white"/>
        </w:rPr>
      </w:pPr>
      <w:r w:rsidRPr="002E2E5D">
        <w:rPr>
          <w:highlight w:val="white"/>
        </w:rPr>
        <w:t xml:space="preserve">    public static Statement DoStatement(Statement innerStatement,</w:t>
      </w:r>
    </w:p>
    <w:p w14:paraId="0C310972" w14:textId="0B3310F0" w:rsidR="002E2E5D" w:rsidRPr="002E2E5D" w:rsidRDefault="002E2E5D" w:rsidP="002E2E5D">
      <w:pPr>
        <w:pStyle w:val="Code"/>
        <w:rPr>
          <w:highlight w:val="white"/>
        </w:rPr>
      </w:pPr>
      <w:r>
        <w:rPr>
          <w:highlight w:val="white"/>
        </w:rPr>
        <w:t xml:space="preserve">                                       </w:t>
      </w:r>
      <w:r w:rsidRPr="002E2E5D">
        <w:rPr>
          <w:highlight w:val="white"/>
        </w:rPr>
        <w:t xml:space="preserve"> Expression expression) {</w:t>
      </w:r>
    </w:p>
    <w:p w14:paraId="504400B4" w14:textId="77777777" w:rsidR="002E2E5D" w:rsidRPr="002E2E5D" w:rsidRDefault="002E2E5D" w:rsidP="002E2E5D">
      <w:pPr>
        <w:pStyle w:val="Code"/>
        <w:rPr>
          <w:highlight w:val="white"/>
        </w:rPr>
      </w:pPr>
      <w:r w:rsidRPr="002E2E5D">
        <w:rPr>
          <w:highlight w:val="white"/>
        </w:rPr>
        <w:t xml:space="preserve">      List&lt;MiddleCode&gt; codeList = innerStatement.CodeList;</w:t>
      </w:r>
    </w:p>
    <w:p w14:paraId="5BDBCC43" w14:textId="77777777" w:rsidR="002E2E5D" w:rsidRPr="002E2E5D" w:rsidRDefault="002E2E5D" w:rsidP="002E2E5D">
      <w:pPr>
        <w:pStyle w:val="Code"/>
        <w:rPr>
          <w:highlight w:val="white"/>
        </w:rPr>
      </w:pPr>
      <w:r w:rsidRPr="002E2E5D">
        <w:rPr>
          <w:highlight w:val="white"/>
        </w:rPr>
        <w:t xml:space="preserve">      Backpatch(innerStatement.NextSet, codeList);</w:t>
      </w:r>
    </w:p>
    <w:p w14:paraId="1A37FC23" w14:textId="77777777" w:rsidR="002E2E5D" w:rsidRPr="002E2E5D" w:rsidRDefault="002E2E5D" w:rsidP="002E2E5D">
      <w:pPr>
        <w:pStyle w:val="Code"/>
        <w:rPr>
          <w:highlight w:val="white"/>
        </w:rPr>
      </w:pPr>
      <w:r w:rsidRPr="002E2E5D">
        <w:rPr>
          <w:highlight w:val="white"/>
        </w:rPr>
        <w:t xml:space="preserve">      AddMiddleCode(codeList, MiddleOperator.CheckTrackMapFloatStack);</w:t>
      </w:r>
    </w:p>
    <w:p w14:paraId="70D07D5D" w14:textId="77777777" w:rsidR="002E2E5D" w:rsidRPr="002E2E5D" w:rsidRDefault="002E2E5D" w:rsidP="002E2E5D">
      <w:pPr>
        <w:pStyle w:val="Code"/>
        <w:rPr>
          <w:highlight w:val="white"/>
        </w:rPr>
      </w:pPr>
      <w:r w:rsidRPr="002E2E5D">
        <w:rPr>
          <w:highlight w:val="white"/>
        </w:rPr>
        <w:t xml:space="preserve">      codeList.AddRange(expression.LongList);</w:t>
      </w:r>
    </w:p>
    <w:p w14:paraId="096650E6" w14:textId="77777777" w:rsidR="002E2E5D" w:rsidRPr="002E2E5D" w:rsidRDefault="002E2E5D" w:rsidP="002E2E5D">
      <w:pPr>
        <w:pStyle w:val="Code"/>
        <w:rPr>
          <w:highlight w:val="white"/>
        </w:rPr>
      </w:pPr>
    </w:p>
    <w:p w14:paraId="353A41A0" w14:textId="77777777" w:rsidR="002E2E5D" w:rsidRPr="002E2E5D" w:rsidRDefault="002E2E5D" w:rsidP="002E2E5D">
      <w:pPr>
        <w:pStyle w:val="Code"/>
        <w:rPr>
          <w:highlight w:val="white"/>
        </w:rPr>
      </w:pPr>
      <w:r w:rsidRPr="002E2E5D">
        <w:rPr>
          <w:highlight w:val="white"/>
        </w:rPr>
        <w:t xml:space="preserve">      Backpatch(expression.Symbol.TrueSet, codeList);</w:t>
      </w:r>
    </w:p>
    <w:p w14:paraId="16F46833" w14:textId="77777777" w:rsidR="002E2E5D" w:rsidRPr="002E2E5D" w:rsidRDefault="002E2E5D" w:rsidP="002E2E5D">
      <w:pPr>
        <w:pStyle w:val="Code"/>
        <w:rPr>
          <w:highlight w:val="white"/>
        </w:rPr>
      </w:pPr>
      <w:r w:rsidRPr="002E2E5D">
        <w:rPr>
          <w:highlight w:val="white"/>
        </w:rPr>
        <w:t xml:space="preserve">      Backpatch(m_continueSetStack.Pop(), codeList);    </w:t>
      </w:r>
    </w:p>
    <w:p w14:paraId="394E3489" w14:textId="77777777" w:rsidR="002E2E5D" w:rsidRPr="002E2E5D" w:rsidRDefault="002E2E5D" w:rsidP="002E2E5D">
      <w:pPr>
        <w:pStyle w:val="Code"/>
        <w:rPr>
          <w:highlight w:val="white"/>
        </w:rPr>
      </w:pPr>
      <w:r w:rsidRPr="002E2E5D">
        <w:rPr>
          <w:highlight w:val="white"/>
        </w:rPr>
        <w:t xml:space="preserve">      ISet&lt;MiddleCode&gt; nextSet = new HashSet&lt;MiddleCode&gt;();</w:t>
      </w:r>
    </w:p>
    <w:p w14:paraId="0842349B" w14:textId="77777777" w:rsidR="002E2E5D" w:rsidRPr="002E2E5D" w:rsidRDefault="002E2E5D" w:rsidP="002E2E5D">
      <w:pPr>
        <w:pStyle w:val="Code"/>
        <w:rPr>
          <w:highlight w:val="white"/>
        </w:rPr>
      </w:pPr>
      <w:r w:rsidRPr="002E2E5D">
        <w:rPr>
          <w:highlight w:val="white"/>
        </w:rPr>
        <w:t xml:space="preserve">      nextSet.UnionWith(expression.Symbol.FalseSet);</w:t>
      </w:r>
    </w:p>
    <w:p w14:paraId="6EE8C0B3" w14:textId="77777777" w:rsidR="002E2E5D" w:rsidRPr="002E2E5D" w:rsidRDefault="002E2E5D" w:rsidP="002E2E5D">
      <w:pPr>
        <w:pStyle w:val="Code"/>
        <w:rPr>
          <w:highlight w:val="white"/>
        </w:rPr>
      </w:pPr>
      <w:r w:rsidRPr="002E2E5D">
        <w:rPr>
          <w:highlight w:val="white"/>
        </w:rPr>
        <w:t xml:space="preserve">      nextSet.UnionWith(m_breakSetStack.Pop());</w:t>
      </w:r>
    </w:p>
    <w:p w14:paraId="72357B2D" w14:textId="77777777" w:rsidR="002E2E5D" w:rsidRPr="002E2E5D" w:rsidRDefault="002E2E5D" w:rsidP="002E2E5D">
      <w:pPr>
        <w:pStyle w:val="Code"/>
        <w:rPr>
          <w:highlight w:val="white"/>
        </w:rPr>
      </w:pPr>
    </w:p>
    <w:p w14:paraId="08C359C6" w14:textId="77777777" w:rsidR="002E2E5D" w:rsidRPr="002E2E5D" w:rsidRDefault="002E2E5D" w:rsidP="002E2E5D">
      <w:pPr>
        <w:pStyle w:val="Code"/>
        <w:rPr>
          <w:highlight w:val="white"/>
        </w:rPr>
      </w:pPr>
      <w:r w:rsidRPr="002E2E5D">
        <w:rPr>
          <w:highlight w:val="white"/>
        </w:rPr>
        <w:t xml:space="preserve">      AddMiddleCode(codeList, MiddleOperator.Goto, GetFirst(codeList));</w:t>
      </w:r>
    </w:p>
    <w:p w14:paraId="4957AE1C" w14:textId="77777777" w:rsidR="002E2E5D" w:rsidRPr="002E2E5D" w:rsidRDefault="002E2E5D" w:rsidP="002E2E5D">
      <w:pPr>
        <w:pStyle w:val="Code"/>
        <w:rPr>
          <w:highlight w:val="white"/>
        </w:rPr>
      </w:pPr>
      <w:r w:rsidRPr="002E2E5D">
        <w:rPr>
          <w:highlight w:val="white"/>
        </w:rPr>
        <w:t xml:space="preserve">      return (new Statement(codeList, nextSet));</w:t>
      </w:r>
    </w:p>
    <w:p w14:paraId="43BF5651" w14:textId="77777777" w:rsidR="002E2E5D" w:rsidRPr="002E2E5D" w:rsidRDefault="002E2E5D" w:rsidP="002E2E5D">
      <w:pPr>
        <w:pStyle w:val="Code"/>
        <w:rPr>
          <w:highlight w:val="white"/>
        </w:rPr>
      </w:pPr>
      <w:r w:rsidRPr="002E2E5D">
        <w:rPr>
          <w:highlight w:val="white"/>
        </w:rPr>
        <w:t xml:space="preserve">    }</w:t>
      </w:r>
    </w:p>
    <w:p w14:paraId="1D8AEC82" w14:textId="77777777" w:rsidR="002C7CC3" w:rsidRPr="002C7CC3" w:rsidRDefault="002C7CC3" w:rsidP="002C7CC3">
      <w:pPr>
        <w:pStyle w:val="Code"/>
        <w:rPr>
          <w:highlight w:val="white"/>
        </w:rPr>
      </w:pPr>
      <w:r w:rsidRPr="002C7CC3">
        <w:rPr>
          <w:highlight w:val="white"/>
        </w:rPr>
        <w:t xml:space="preserve">  </w:t>
      </w:r>
    </w:p>
    <w:p w14:paraId="5F6856F3" w14:textId="2327D6BE" w:rsidR="007175D9" w:rsidRDefault="00AB1C70" w:rsidP="007175D9">
      <w:pPr>
        <w:pStyle w:val="Rubrik3"/>
        <w:numPr>
          <w:ilvl w:val="2"/>
          <w:numId w:val="120"/>
        </w:numPr>
      </w:pPr>
      <w:r>
        <w:t>The For Statement</w:t>
      </w:r>
    </w:p>
    <w:p w14:paraId="6A965189" w14:textId="002A27C3" w:rsidR="00564E09" w:rsidRDefault="00564E09" w:rsidP="00564E09">
      <w:r>
        <w:t>The for statement is more complicated than the</w:t>
      </w:r>
      <w:r w:rsidR="008132ED">
        <w:t xml:space="preserve"> do and </w:t>
      </w:r>
      <w:r>
        <w:t>while statement</w:t>
      </w:r>
      <w:r w:rsidR="008132ED">
        <w:t>s</w:t>
      </w:r>
      <w:r>
        <w:t>.</w:t>
      </w:r>
      <w:r w:rsidR="003D514D">
        <w:t xml:space="preserve"> It </w:t>
      </w:r>
      <w:r>
        <w:t xml:space="preserve">holds three optional expression: the </w:t>
      </w:r>
      <w:r w:rsidR="00F4217C">
        <w:t>initialization</w:t>
      </w:r>
      <w:r>
        <w:t xml:space="preserve"> expression, the test expression, and the increment expression. The true and false sets of the </w:t>
      </w:r>
      <w:r w:rsidR="00F4217C">
        <w:t>initialization</w:t>
      </w:r>
      <w:r>
        <w:t xml:space="preserve"> and increment expressions are all backpatched to beginning of the test expression. An omitted test expression is equivalent to an inf</w:t>
      </w:r>
      <w:r w:rsidR="002F35C1">
        <w:t>initializer</w:t>
      </w:r>
      <w:r>
        <w:t>e loop.</w:t>
      </w:r>
    </w:p>
    <w:p w14:paraId="3383085F" w14:textId="77777777" w:rsidR="005223AC" w:rsidRPr="005223AC" w:rsidRDefault="005223AC" w:rsidP="005223AC">
      <w:pPr>
        <w:pStyle w:val="Code"/>
        <w:rPr>
          <w:highlight w:val="white"/>
        </w:rPr>
      </w:pPr>
      <w:r w:rsidRPr="005223AC">
        <w:rPr>
          <w:highlight w:val="white"/>
        </w:rPr>
        <w:t>opened_statement:</w:t>
      </w:r>
    </w:p>
    <w:p w14:paraId="77E933C6" w14:textId="77777777" w:rsidR="005223AC" w:rsidRPr="005223AC" w:rsidRDefault="005223AC" w:rsidP="005223AC">
      <w:pPr>
        <w:pStyle w:val="Code"/>
        <w:rPr>
          <w:highlight w:val="white"/>
        </w:rPr>
      </w:pPr>
      <w:r w:rsidRPr="005223AC">
        <w:rPr>
          <w:highlight w:val="white"/>
        </w:rPr>
        <w:t xml:space="preserve">    // ...</w:t>
      </w:r>
    </w:p>
    <w:p w14:paraId="71CBFB06" w14:textId="77777777" w:rsidR="005223AC" w:rsidRPr="005223AC" w:rsidRDefault="005223AC" w:rsidP="005223AC">
      <w:pPr>
        <w:pStyle w:val="Code"/>
        <w:rPr>
          <w:highlight w:val="white"/>
        </w:rPr>
      </w:pPr>
      <w:r w:rsidRPr="005223AC">
        <w:rPr>
          <w:highlight w:val="white"/>
        </w:rPr>
        <w:t xml:space="preserve">  | FOR loop_header LEFT_PARENTHESIS optional_expression SEMICOLON</w:t>
      </w:r>
    </w:p>
    <w:p w14:paraId="3969FEAE" w14:textId="77777777" w:rsidR="005223AC" w:rsidRPr="005223AC" w:rsidRDefault="005223AC" w:rsidP="005223AC">
      <w:pPr>
        <w:pStyle w:val="Code"/>
        <w:rPr>
          <w:highlight w:val="white"/>
        </w:rPr>
      </w:pPr>
      <w:r w:rsidRPr="005223AC">
        <w:rPr>
          <w:highlight w:val="white"/>
        </w:rPr>
        <w:t xml:space="preserve">    optional_expression SEMICOLON optional_expression RIGHT_PARENTHESIS</w:t>
      </w:r>
    </w:p>
    <w:p w14:paraId="325C2976" w14:textId="77777777" w:rsidR="005223AC" w:rsidRPr="005223AC" w:rsidRDefault="005223AC" w:rsidP="005223AC">
      <w:pPr>
        <w:pStyle w:val="Code"/>
        <w:rPr>
          <w:highlight w:val="white"/>
        </w:rPr>
      </w:pPr>
      <w:r w:rsidRPr="005223AC">
        <w:rPr>
          <w:highlight w:val="white"/>
        </w:rPr>
        <w:t xml:space="preserve">    opened_statement {</w:t>
      </w:r>
    </w:p>
    <w:p w14:paraId="26674914" w14:textId="2C365263" w:rsidR="005223AC" w:rsidRPr="005223AC" w:rsidRDefault="005223AC" w:rsidP="005223AC">
      <w:pPr>
        <w:pStyle w:val="Code"/>
        <w:rPr>
          <w:highlight w:val="white"/>
        </w:rPr>
      </w:pPr>
      <w:r w:rsidRPr="005223AC">
        <w:rPr>
          <w:highlight w:val="white"/>
        </w:rPr>
        <w:t xml:space="preserve">      $$ = MiddleCodeGenerator.ForStatement($4, $6, $8, $10);</w:t>
      </w:r>
    </w:p>
    <w:p w14:paraId="2ECEAE39" w14:textId="02EAEA65" w:rsidR="005223AC" w:rsidRPr="005223AC" w:rsidRDefault="005223AC" w:rsidP="005223AC">
      <w:pPr>
        <w:pStyle w:val="Code"/>
        <w:rPr>
          <w:highlight w:val="white"/>
        </w:rPr>
      </w:pPr>
      <w:r w:rsidRPr="005223AC">
        <w:rPr>
          <w:highlight w:val="white"/>
        </w:rPr>
        <w:t xml:space="preserve">    }</w:t>
      </w:r>
    </w:p>
    <w:p w14:paraId="092ED15A" w14:textId="1212A0E1" w:rsidR="005223AC" w:rsidRPr="005223AC" w:rsidRDefault="005223AC" w:rsidP="005223AC">
      <w:pPr>
        <w:pStyle w:val="Code"/>
        <w:rPr>
          <w:highlight w:val="white"/>
        </w:rPr>
      </w:pPr>
      <w:r w:rsidRPr="005223AC">
        <w:rPr>
          <w:highlight w:val="white"/>
        </w:rPr>
        <w:t xml:space="preserve">    // ...</w:t>
      </w:r>
    </w:p>
    <w:p w14:paraId="6AFE6D70" w14:textId="77777777" w:rsidR="004E11C1" w:rsidRDefault="004E11C1" w:rsidP="004E11C1">
      <w:pPr>
        <w:pStyle w:val="Code"/>
        <w:rPr>
          <w:highlight w:val="white"/>
          <w:lang w:val="sv-SE"/>
        </w:rPr>
      </w:pPr>
    </w:p>
    <w:p w14:paraId="47BCB787" w14:textId="7627AC00" w:rsidR="004E11C1" w:rsidRDefault="004E11C1" w:rsidP="004E11C1">
      <w:pPr>
        <w:pStyle w:val="Code"/>
        <w:rPr>
          <w:highlight w:val="white"/>
          <w:lang w:val="sv-SE"/>
        </w:rPr>
      </w:pPr>
      <w:r>
        <w:rPr>
          <w:highlight w:val="white"/>
          <w:lang w:val="sv-SE"/>
        </w:rPr>
        <w:t>closed_statement:</w:t>
      </w:r>
    </w:p>
    <w:p w14:paraId="1698920D" w14:textId="77777777" w:rsidR="004E11C1" w:rsidRPr="005223AC" w:rsidRDefault="004E11C1" w:rsidP="004E11C1">
      <w:pPr>
        <w:pStyle w:val="Code"/>
        <w:rPr>
          <w:highlight w:val="white"/>
          <w:lang w:val="sv-SE"/>
        </w:rPr>
      </w:pPr>
      <w:r>
        <w:rPr>
          <w:highlight w:val="white"/>
          <w:lang w:val="sv-SE"/>
        </w:rPr>
        <w:t xml:space="preserve">    // ...</w:t>
      </w:r>
    </w:p>
    <w:p w14:paraId="07B7E19B" w14:textId="77777777" w:rsidR="004E11C1" w:rsidRDefault="004E11C1" w:rsidP="004E11C1">
      <w:pPr>
        <w:pStyle w:val="Code"/>
        <w:rPr>
          <w:highlight w:val="white"/>
          <w:lang w:val="sv-SE"/>
        </w:rPr>
      </w:pPr>
      <w:r>
        <w:rPr>
          <w:highlight w:val="white"/>
          <w:lang w:val="sv-SE"/>
        </w:rPr>
        <w:t xml:space="preserve">  | FOR loop_header LEFT_PARENTHESIS optional_expression SEMICOLON</w:t>
      </w:r>
    </w:p>
    <w:p w14:paraId="3456BF3E" w14:textId="77777777" w:rsidR="004E11C1" w:rsidRDefault="004E11C1" w:rsidP="004E11C1">
      <w:pPr>
        <w:pStyle w:val="Code"/>
        <w:rPr>
          <w:highlight w:val="white"/>
          <w:lang w:val="sv-SE"/>
        </w:rPr>
      </w:pPr>
      <w:r>
        <w:rPr>
          <w:highlight w:val="white"/>
          <w:lang w:val="sv-SE"/>
        </w:rPr>
        <w:t xml:space="preserve">    optional_expression SEMICOLON optional_expression RIGHT_PARENTHESIS</w:t>
      </w:r>
    </w:p>
    <w:p w14:paraId="7EF36F62" w14:textId="77777777" w:rsidR="004E11C1" w:rsidRDefault="004E11C1" w:rsidP="004E11C1">
      <w:pPr>
        <w:pStyle w:val="Code"/>
        <w:rPr>
          <w:highlight w:val="white"/>
          <w:lang w:val="sv-SE"/>
        </w:rPr>
      </w:pPr>
      <w:r>
        <w:rPr>
          <w:highlight w:val="white"/>
          <w:lang w:val="sv-SE"/>
        </w:rPr>
        <w:t xml:space="preserve">    closed_statement {</w:t>
      </w:r>
    </w:p>
    <w:p w14:paraId="45582108" w14:textId="4969A15D" w:rsidR="004E11C1" w:rsidRDefault="004E11C1" w:rsidP="004E11C1">
      <w:pPr>
        <w:pStyle w:val="Code"/>
        <w:rPr>
          <w:highlight w:val="white"/>
          <w:lang w:val="sv-SE"/>
        </w:rPr>
      </w:pPr>
      <w:r>
        <w:rPr>
          <w:highlight w:val="white"/>
          <w:lang w:val="sv-SE"/>
        </w:rPr>
        <w:t xml:space="preserve">      $$ = MiddleCodeGenerator.ForStatement($4, $6, $8, $10);</w:t>
      </w:r>
    </w:p>
    <w:p w14:paraId="60F80745" w14:textId="77777777" w:rsidR="004E11C1" w:rsidRDefault="004E11C1" w:rsidP="004E11C1">
      <w:pPr>
        <w:pStyle w:val="Code"/>
        <w:rPr>
          <w:highlight w:val="white"/>
          <w:lang w:val="sv-SE"/>
        </w:rPr>
      </w:pPr>
      <w:r>
        <w:rPr>
          <w:highlight w:val="white"/>
          <w:lang w:val="sv-SE"/>
        </w:rPr>
        <w:t xml:space="preserve">    }</w:t>
      </w:r>
    </w:p>
    <w:p w14:paraId="6FB293AE" w14:textId="39BB9593" w:rsidR="005223AC" w:rsidRDefault="004E11C1" w:rsidP="004E11C1">
      <w:pPr>
        <w:pStyle w:val="Code"/>
        <w:rPr>
          <w:highlight w:val="white"/>
          <w:lang w:val="sv-SE"/>
        </w:rPr>
      </w:pPr>
      <w:r>
        <w:rPr>
          <w:highlight w:val="white"/>
          <w:lang w:val="sv-SE"/>
        </w:rPr>
        <w:t xml:space="preserve">    // ...</w:t>
      </w:r>
    </w:p>
    <w:p w14:paraId="49234D31" w14:textId="00FF1DD4" w:rsidR="003D12F1" w:rsidRDefault="001D46CF" w:rsidP="001D46CF">
      <w:pPr>
        <w:rPr>
          <w:highlight w:val="white"/>
          <w:lang w:val="sv-SE"/>
        </w:rPr>
      </w:pPr>
      <w:r>
        <w:rPr>
          <w:highlight w:val="white"/>
          <w:lang w:val="sv-SE"/>
        </w:rPr>
        <w:t xml:space="preserve">In the </w:t>
      </w:r>
      <w:r w:rsidRPr="001D46CF">
        <w:rPr>
          <w:rStyle w:val="KeyWord0"/>
          <w:highlight w:val="white"/>
        </w:rPr>
        <w:t>ForStatement</w:t>
      </w:r>
      <w:r>
        <w:rPr>
          <w:highlight w:val="white"/>
          <w:lang w:val="sv-SE"/>
        </w:rPr>
        <w:t xml:space="preserve"> method, we make difference of the short and long list of the expressions.</w:t>
      </w:r>
      <w:r w:rsidR="001F0552">
        <w:rPr>
          <w:highlight w:val="white"/>
          <w:lang w:val="sv-SE"/>
        </w:rPr>
        <w:t xml:space="preserve"> </w:t>
      </w:r>
      <w:r w:rsidR="003D12F1">
        <w:rPr>
          <w:highlight w:val="white"/>
          <w:lang w:val="sv-SE"/>
        </w:rPr>
        <w:t xml:space="preserve">If the test expression is present, we want its value, and therefore we re interested in its long list. On the other hand, if the </w:t>
      </w:r>
      <w:r w:rsidR="002F35C1">
        <w:rPr>
          <w:highlight w:val="white"/>
          <w:lang w:val="sv-SE"/>
        </w:rPr>
        <w:t>initializer</w:t>
      </w:r>
      <w:r w:rsidR="003D12F1">
        <w:rPr>
          <w:highlight w:val="white"/>
          <w:lang w:val="sv-SE"/>
        </w:rPr>
        <w:t xml:space="preserve"> or next expressions are present we are only interested in their potential side effekts.</w:t>
      </w:r>
    </w:p>
    <w:p w14:paraId="7BD65007" w14:textId="6CAA7A1E" w:rsidR="006737CD" w:rsidRDefault="006737CD" w:rsidP="006737CD">
      <w:pPr>
        <w:pStyle w:val="CodeHeader"/>
        <w:rPr>
          <w:highlight w:val="white"/>
          <w:lang w:val="sv-SE"/>
        </w:rPr>
      </w:pPr>
      <w:r>
        <w:rPr>
          <w:highlight w:val="white"/>
          <w:lang w:val="sv-SE"/>
        </w:rPr>
        <w:t>MiddleCodeGenerator.cs</w:t>
      </w:r>
    </w:p>
    <w:p w14:paraId="7EE0BFB3" w14:textId="5A3534C5" w:rsidR="00855D78" w:rsidRDefault="00855D78" w:rsidP="00855D78">
      <w:pPr>
        <w:pStyle w:val="Code"/>
        <w:rPr>
          <w:highlight w:val="white"/>
        </w:rPr>
      </w:pPr>
      <w:r w:rsidRPr="00855D78">
        <w:rPr>
          <w:highlight w:val="white"/>
        </w:rPr>
        <w:t xml:space="preserve">    public static Statement ForStatement(Expression </w:t>
      </w:r>
      <w:r w:rsidR="002F35C1">
        <w:rPr>
          <w:highlight w:val="white"/>
        </w:rPr>
        <w:t>initializer</w:t>
      </w:r>
      <w:r w:rsidRPr="00855D78">
        <w:rPr>
          <w:highlight w:val="white"/>
        </w:rPr>
        <w:t>Expression,</w:t>
      </w:r>
    </w:p>
    <w:p w14:paraId="6767481C" w14:textId="6B56C1BF" w:rsidR="00855D78" w:rsidRDefault="00855D78" w:rsidP="00855D78">
      <w:pPr>
        <w:pStyle w:val="Code"/>
        <w:rPr>
          <w:highlight w:val="white"/>
        </w:rPr>
      </w:pPr>
      <w:r>
        <w:rPr>
          <w:highlight w:val="white"/>
        </w:rPr>
        <w:t xml:space="preserve">                        </w:t>
      </w:r>
      <w:r w:rsidRPr="00855D78">
        <w:rPr>
          <w:highlight w:val="white"/>
        </w:rPr>
        <w:t xml:space="preserve"> Expression testExpression, Expression nextExpression,</w:t>
      </w:r>
    </w:p>
    <w:p w14:paraId="61C8FDEB" w14:textId="750471D0" w:rsidR="00855D78" w:rsidRPr="00855D78" w:rsidRDefault="00855D78" w:rsidP="00855D78">
      <w:pPr>
        <w:pStyle w:val="Code"/>
        <w:rPr>
          <w:highlight w:val="white"/>
        </w:rPr>
      </w:pPr>
      <w:r>
        <w:rPr>
          <w:highlight w:val="white"/>
        </w:rPr>
        <w:t xml:space="preserve">                      </w:t>
      </w:r>
      <w:r w:rsidRPr="00855D78">
        <w:rPr>
          <w:highlight w:val="white"/>
        </w:rPr>
        <w:t xml:space="preserve"> </w:t>
      </w:r>
      <w:r>
        <w:rPr>
          <w:highlight w:val="white"/>
        </w:rPr>
        <w:t xml:space="preserve">  </w:t>
      </w:r>
      <w:r w:rsidRPr="00855D78">
        <w:rPr>
          <w:highlight w:val="white"/>
        </w:rPr>
        <w:t>Statement innerStatement) {</w:t>
      </w:r>
    </w:p>
    <w:p w14:paraId="76C1FAA8" w14:textId="77777777" w:rsidR="00855D78" w:rsidRPr="00855D78" w:rsidRDefault="00855D78" w:rsidP="00855D78">
      <w:pPr>
        <w:pStyle w:val="Code"/>
        <w:rPr>
          <w:highlight w:val="white"/>
        </w:rPr>
      </w:pPr>
      <w:r w:rsidRPr="00855D78">
        <w:rPr>
          <w:highlight w:val="white"/>
        </w:rPr>
        <w:t xml:space="preserve">      List&lt;MiddleCode&gt; codeList = new List&lt;MiddleCode&gt;();</w:t>
      </w:r>
    </w:p>
    <w:p w14:paraId="0AB9FA84" w14:textId="77777777" w:rsidR="00855D78" w:rsidRPr="00855D78" w:rsidRDefault="00855D78" w:rsidP="00855D78">
      <w:pPr>
        <w:pStyle w:val="Code"/>
        <w:rPr>
          <w:highlight w:val="white"/>
        </w:rPr>
      </w:pPr>
      <w:r w:rsidRPr="00855D78">
        <w:rPr>
          <w:highlight w:val="white"/>
        </w:rPr>
        <w:t xml:space="preserve">      ISet&lt;MiddleCode&gt; nextSet = new HashSet&lt;MiddleCode&gt;();</w:t>
      </w:r>
    </w:p>
    <w:p w14:paraId="2F855E84" w14:textId="345B0406" w:rsidR="00005E54" w:rsidRPr="00855D78" w:rsidRDefault="00005E54" w:rsidP="00005E54">
      <w:pPr>
        <w:rPr>
          <w:highlight w:val="white"/>
        </w:rPr>
      </w:pPr>
      <w:r>
        <w:rPr>
          <w:highlight w:val="white"/>
        </w:rPr>
        <w:t xml:space="preserve">We add an empty instruction as the target of the </w:t>
      </w:r>
      <w:r w:rsidR="005E1C00">
        <w:rPr>
          <w:highlight w:val="white"/>
        </w:rPr>
        <w:t>test expression, since we do not know if the test expression is not null.</w:t>
      </w:r>
    </w:p>
    <w:p w14:paraId="34AC7AE7" w14:textId="4BD51977" w:rsidR="00144906" w:rsidRPr="00855D78" w:rsidRDefault="00144906" w:rsidP="00144906">
      <w:pPr>
        <w:pStyle w:val="Code"/>
        <w:rPr>
          <w:highlight w:val="white"/>
        </w:rPr>
      </w:pPr>
      <w:r w:rsidRPr="00855D78">
        <w:rPr>
          <w:highlight w:val="white"/>
        </w:rPr>
        <w:t xml:space="preserve">      MiddleCode testTarget = AddMiddleCode(codeList, MiddleOperator.Empty);    </w:t>
      </w:r>
    </w:p>
    <w:p w14:paraId="326AF210" w14:textId="2C7C8AAB" w:rsidR="00005E54" w:rsidRPr="00855D78" w:rsidRDefault="00005E54" w:rsidP="00005E54">
      <w:pPr>
        <w:rPr>
          <w:highlight w:val="white"/>
        </w:rPr>
      </w:pPr>
      <w:r>
        <w:rPr>
          <w:highlight w:val="white"/>
        </w:rPr>
        <w:t xml:space="preserve">If the </w:t>
      </w:r>
      <w:r w:rsidR="002F35C1">
        <w:rPr>
          <w:highlight w:val="white"/>
        </w:rPr>
        <w:t>initializer</w:t>
      </w:r>
      <w:r>
        <w:rPr>
          <w:highlight w:val="white"/>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855D78" w:rsidRDefault="00855D78" w:rsidP="00855D78">
      <w:pPr>
        <w:pStyle w:val="Code"/>
        <w:rPr>
          <w:highlight w:val="white"/>
        </w:rPr>
      </w:pPr>
      <w:r w:rsidRPr="00855D78">
        <w:rPr>
          <w:highlight w:val="white"/>
        </w:rPr>
        <w:t xml:space="preserve">      if (</w:t>
      </w:r>
      <w:r w:rsidR="002F35C1">
        <w:rPr>
          <w:highlight w:val="white"/>
        </w:rPr>
        <w:t>initializer</w:t>
      </w:r>
      <w:r w:rsidRPr="00855D78">
        <w:rPr>
          <w:highlight w:val="white"/>
        </w:rPr>
        <w:t>Expression != null) {</w:t>
      </w:r>
    </w:p>
    <w:p w14:paraId="39E25B00" w14:textId="34E6B8F9" w:rsidR="00855D78" w:rsidRDefault="00855D78" w:rsidP="00855D78">
      <w:pPr>
        <w:pStyle w:val="Code"/>
        <w:rPr>
          <w:highlight w:val="white"/>
        </w:rPr>
      </w:pPr>
      <w:r w:rsidRPr="00855D78">
        <w:rPr>
          <w:highlight w:val="white"/>
        </w:rPr>
        <w:t xml:space="preserve">        codeList.AddRange(</w:t>
      </w:r>
      <w:r w:rsidR="002F35C1">
        <w:rPr>
          <w:highlight w:val="white"/>
        </w:rPr>
        <w:t>initializer</w:t>
      </w:r>
      <w:r w:rsidRPr="00855D78">
        <w:rPr>
          <w:highlight w:val="white"/>
        </w:rPr>
        <w:t>Expression.ShortList);</w:t>
      </w:r>
    </w:p>
    <w:p w14:paraId="06E67BC8" w14:textId="15486253"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Expression.Symbol.TrueSet, testTarget);</w:t>
      </w:r>
    </w:p>
    <w:p w14:paraId="53274A46" w14:textId="72BA4A51"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Expression.Symbol.FalseSet, testTarget);</w:t>
      </w:r>
    </w:p>
    <w:p w14:paraId="3BC9D270" w14:textId="70B76C0A" w:rsidR="00855D78" w:rsidRDefault="00855D78" w:rsidP="00855D78">
      <w:pPr>
        <w:pStyle w:val="Code"/>
        <w:rPr>
          <w:highlight w:val="white"/>
        </w:rPr>
      </w:pPr>
      <w:r w:rsidRPr="00855D78">
        <w:rPr>
          <w:highlight w:val="white"/>
        </w:rPr>
        <w:t xml:space="preserve">      }</w:t>
      </w:r>
    </w:p>
    <w:p w14:paraId="47B8A488" w14:textId="618FA897" w:rsidR="00805910" w:rsidRPr="00855D78" w:rsidRDefault="00E13316" w:rsidP="00E13316">
      <w:pPr>
        <w:rPr>
          <w:highlight w:val="white"/>
        </w:rPr>
      </w:pPr>
      <w:r>
        <w:rPr>
          <w:highlight w:val="white"/>
        </w:rPr>
        <w:t xml:space="preserve">If the test expression is not null, </w:t>
      </w:r>
      <w:r w:rsidR="008D78C6">
        <w:rPr>
          <w:highlight w:val="white"/>
        </w:rPr>
        <w:t>we start by type ca</w:t>
      </w:r>
      <w:r w:rsidR="001D7010">
        <w:rPr>
          <w:highlight w:val="white"/>
        </w:rPr>
        <w:t>st</w:t>
      </w:r>
      <w:r w:rsidR="008D78C6">
        <w:rPr>
          <w:highlight w:val="white"/>
        </w:rPr>
        <w:t>ing it into a logical value</w:t>
      </w:r>
      <w:r w:rsidR="00886E35">
        <w:rPr>
          <w:highlight w:val="white"/>
        </w:rPr>
        <w:t xml:space="preserve"> and add its long list to the code. Not that we add the long list rather than the short list in this case, since we need the value of the expression, rather than just its side effects.</w:t>
      </w:r>
    </w:p>
    <w:p w14:paraId="5926413A" w14:textId="77777777" w:rsidR="003866BF" w:rsidRPr="00EA454B" w:rsidRDefault="003866BF" w:rsidP="00EA454B">
      <w:pPr>
        <w:pStyle w:val="Code"/>
        <w:rPr>
          <w:highlight w:val="white"/>
        </w:rPr>
      </w:pPr>
      <w:r w:rsidRPr="00EA454B">
        <w:rPr>
          <w:highlight w:val="white"/>
        </w:rPr>
        <w:t xml:space="preserve">      if (testExpression != null) {</w:t>
      </w:r>
    </w:p>
    <w:p w14:paraId="2BA13793" w14:textId="77777777" w:rsidR="003866BF" w:rsidRPr="00EA454B" w:rsidRDefault="003866BF" w:rsidP="00EA454B">
      <w:pPr>
        <w:pStyle w:val="Code"/>
        <w:rPr>
          <w:highlight w:val="white"/>
        </w:rPr>
      </w:pPr>
      <w:r w:rsidRPr="00EA454B">
        <w:rPr>
          <w:highlight w:val="white"/>
        </w:rPr>
        <w:t xml:space="preserve">        testExpression = TypeCast.ToLogical(testExpression);</w:t>
      </w:r>
    </w:p>
    <w:p w14:paraId="62DDC34A" w14:textId="77777777" w:rsidR="003866BF" w:rsidRPr="00EA454B" w:rsidRDefault="003866BF" w:rsidP="00EA454B">
      <w:pPr>
        <w:pStyle w:val="Code"/>
        <w:rPr>
          <w:highlight w:val="white"/>
        </w:rPr>
      </w:pPr>
      <w:r w:rsidRPr="00EA454B">
        <w:rPr>
          <w:highlight w:val="white"/>
        </w:rPr>
        <w:t xml:space="preserve">        codeList.AddRange(testExpression.LongList);</w:t>
      </w:r>
    </w:p>
    <w:p w14:paraId="7099D342" w14:textId="77777777" w:rsidR="003866BF" w:rsidRPr="00EA454B" w:rsidRDefault="003866BF" w:rsidP="00EA454B">
      <w:pPr>
        <w:pStyle w:val="Code"/>
        <w:rPr>
          <w:highlight w:val="white"/>
        </w:rPr>
      </w:pPr>
      <w:r w:rsidRPr="00EA454B">
        <w:rPr>
          <w:highlight w:val="white"/>
        </w:rPr>
        <w:t xml:space="preserve">        AddMiddleCode(codeList, MiddleOperator.CheckTrackMapFloatStack);</w:t>
      </w:r>
    </w:p>
    <w:p w14:paraId="1E6416A2" w14:textId="6230A08D" w:rsidR="003866BF" w:rsidRPr="00855D78" w:rsidRDefault="003866BF" w:rsidP="003866BF">
      <w:pPr>
        <w:rPr>
          <w:highlight w:val="white"/>
        </w:rPr>
      </w:pPr>
      <w:r>
        <w:rPr>
          <w:highlight w:val="white"/>
        </w:rPr>
        <w:t>We backpatch the true set of the</w:t>
      </w:r>
      <w:r w:rsidR="0069537E">
        <w:rPr>
          <w:highlight w:val="white"/>
        </w:rPr>
        <w:t xml:space="preserve"> test</w:t>
      </w:r>
      <w:r>
        <w:rPr>
          <w:highlight w:val="white"/>
        </w:rPr>
        <w:t xml:space="preserve"> expression to the </w:t>
      </w:r>
      <w:r w:rsidR="0069537E">
        <w:rPr>
          <w:highlight w:val="white"/>
        </w:rPr>
        <w:t>beginning or the code list of the inner statement.</w:t>
      </w:r>
    </w:p>
    <w:p w14:paraId="584A81F6" w14:textId="77777777" w:rsidR="003866BF" w:rsidRPr="00EA454B" w:rsidRDefault="003866BF" w:rsidP="00EA454B">
      <w:pPr>
        <w:pStyle w:val="Code"/>
        <w:rPr>
          <w:highlight w:val="white"/>
        </w:rPr>
      </w:pPr>
      <w:r w:rsidRPr="00EA454B">
        <w:rPr>
          <w:highlight w:val="white"/>
        </w:rPr>
        <w:t xml:space="preserve">        Backpatch(testExpression.Symbol.TrueSet, innerStatement.CodeList);</w:t>
      </w:r>
    </w:p>
    <w:p w14:paraId="3D68A54A" w14:textId="77777777" w:rsidR="003866BF" w:rsidRPr="00EA454B" w:rsidRDefault="003866BF" w:rsidP="00EA454B">
      <w:pPr>
        <w:pStyle w:val="Code"/>
        <w:rPr>
          <w:highlight w:val="white"/>
        </w:rPr>
      </w:pPr>
      <w:r w:rsidRPr="00EA454B">
        <w:rPr>
          <w:highlight w:val="white"/>
        </w:rPr>
        <w:t xml:space="preserve">        nextSet.UnionWith(testExpression.Symbol.FalseSet);</w:t>
      </w:r>
    </w:p>
    <w:p w14:paraId="7299E970" w14:textId="77777777" w:rsidR="003866BF" w:rsidRPr="00EA454B" w:rsidRDefault="003866BF" w:rsidP="00EA454B">
      <w:pPr>
        <w:pStyle w:val="Code"/>
        <w:rPr>
          <w:highlight w:val="white"/>
        </w:rPr>
      </w:pPr>
      <w:r w:rsidRPr="00EA454B">
        <w:rPr>
          <w:highlight w:val="white"/>
        </w:rPr>
        <w:t xml:space="preserve">      }</w:t>
      </w:r>
    </w:p>
    <w:p w14:paraId="6EEB5CA1" w14:textId="018A1812" w:rsidR="00855D78" w:rsidRPr="00855D78" w:rsidRDefault="003C063E" w:rsidP="003C063E">
      <w:pPr>
        <w:rPr>
          <w:highlight w:val="white"/>
        </w:rPr>
      </w:pPr>
      <w:r>
        <w:rPr>
          <w:highlight w:val="white"/>
        </w:rPr>
        <w:t>We add the code list of the inner statement.</w:t>
      </w:r>
      <w:r w:rsidR="009A15D4">
        <w:rPr>
          <w:highlight w:val="white"/>
        </w:rPr>
        <w:t xml:space="preserve"> We then add </w:t>
      </w:r>
      <w:r w:rsidR="00C851D8">
        <w:rPr>
          <w:highlight w:val="white"/>
        </w:rPr>
        <w:t>the next target instruction and backpatch the next set of the code of the inner statement since we</w:t>
      </w:r>
      <w:r w:rsidR="009C11D6">
        <w:rPr>
          <w:highlight w:val="white"/>
        </w:rPr>
        <w:t xml:space="preserve"> do not know if the next expression is not null.</w:t>
      </w:r>
    </w:p>
    <w:p w14:paraId="564D87AB" w14:textId="77777777" w:rsidR="00855D78" w:rsidRPr="00855D78" w:rsidRDefault="00855D78" w:rsidP="00855D78">
      <w:pPr>
        <w:pStyle w:val="Code"/>
        <w:rPr>
          <w:highlight w:val="white"/>
        </w:rPr>
      </w:pPr>
      <w:r w:rsidRPr="00855D78">
        <w:rPr>
          <w:highlight w:val="white"/>
        </w:rPr>
        <w:t xml:space="preserve">      codeList.AddRange(innerStatement.CodeList);</w:t>
      </w:r>
    </w:p>
    <w:p w14:paraId="775A9CA2" w14:textId="77777777" w:rsidR="00855D78" w:rsidRPr="00855D78" w:rsidRDefault="00855D78" w:rsidP="00855D78">
      <w:pPr>
        <w:pStyle w:val="Code"/>
        <w:rPr>
          <w:highlight w:val="white"/>
        </w:rPr>
      </w:pPr>
      <w:r w:rsidRPr="00855D78">
        <w:rPr>
          <w:highlight w:val="white"/>
        </w:rPr>
        <w:t xml:space="preserve">      MiddleCode nextTarget = AddMiddleCode(codeList, MiddleOperator.Empty);</w:t>
      </w:r>
    </w:p>
    <w:p w14:paraId="6A37FA2B" w14:textId="77777777" w:rsidR="00855D78" w:rsidRPr="00855D78" w:rsidRDefault="00855D78" w:rsidP="00855D78">
      <w:pPr>
        <w:pStyle w:val="Code"/>
        <w:rPr>
          <w:highlight w:val="white"/>
        </w:rPr>
      </w:pPr>
      <w:r w:rsidRPr="00855D78">
        <w:rPr>
          <w:highlight w:val="white"/>
        </w:rPr>
        <w:t xml:space="preserve">      Backpatch(innerStatement.NextSet, nextTarget);</w:t>
      </w:r>
    </w:p>
    <w:p w14:paraId="008545A0" w14:textId="1668C44E" w:rsidR="00855D78" w:rsidRPr="00855D78" w:rsidRDefault="00ED7EF2" w:rsidP="00ED7EF2">
      <w:pPr>
        <w:rPr>
          <w:highlight w:val="white"/>
        </w:rPr>
      </w:pPr>
      <w:r>
        <w:rPr>
          <w:highlight w:val="white"/>
        </w:rPr>
        <w:t>If the next expression is not null</w:t>
      </w:r>
      <w:r w:rsidR="009E1FD9">
        <w:rPr>
          <w:highlight w:val="white"/>
        </w:rPr>
        <w:t xml:space="preserve">, </w:t>
      </w:r>
      <w:r w:rsidR="005E1C00">
        <w:rPr>
          <w:highlight w:val="white"/>
        </w:rPr>
        <w:t xml:space="preserve">we add its short list and backpatch its true set and false set to the </w:t>
      </w:r>
    </w:p>
    <w:p w14:paraId="13CCC439" w14:textId="77777777" w:rsidR="00855D78" w:rsidRPr="00855D78" w:rsidRDefault="00855D78" w:rsidP="00855D78">
      <w:pPr>
        <w:pStyle w:val="Code"/>
        <w:rPr>
          <w:highlight w:val="white"/>
        </w:rPr>
      </w:pPr>
      <w:r w:rsidRPr="00855D78">
        <w:rPr>
          <w:highlight w:val="white"/>
        </w:rPr>
        <w:lastRenderedPageBreak/>
        <w:t xml:space="preserve">      if (nextExpression != null) {</w:t>
      </w:r>
    </w:p>
    <w:p w14:paraId="319081EC" w14:textId="77777777" w:rsidR="00855D78" w:rsidRPr="00855D78" w:rsidRDefault="00855D78" w:rsidP="00855D78">
      <w:pPr>
        <w:pStyle w:val="Code"/>
        <w:rPr>
          <w:highlight w:val="white"/>
        </w:rPr>
      </w:pPr>
      <w:r w:rsidRPr="00855D78">
        <w:rPr>
          <w:highlight w:val="white"/>
        </w:rPr>
        <w:t xml:space="preserve">        codeList.AddRange(nextExpression.ShortList);</w:t>
      </w:r>
    </w:p>
    <w:p w14:paraId="78394D4F" w14:textId="6A4CFD73"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.Symbol.TrueSet, testTarget);</w:t>
      </w:r>
    </w:p>
    <w:p w14:paraId="4957B766" w14:textId="35F74634"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.Symbol.FalseSet, testTarget);</w:t>
      </w:r>
    </w:p>
    <w:p w14:paraId="7817FFF6" w14:textId="6273942C" w:rsidR="00855D78" w:rsidRPr="00855D78" w:rsidRDefault="00855D78" w:rsidP="00855D78">
      <w:pPr>
        <w:pStyle w:val="Code"/>
        <w:rPr>
          <w:highlight w:val="white"/>
        </w:rPr>
      </w:pPr>
      <w:r w:rsidRPr="00855D78">
        <w:rPr>
          <w:highlight w:val="white"/>
        </w:rPr>
        <w:t xml:space="preserve">      }</w:t>
      </w:r>
    </w:p>
    <w:p w14:paraId="61EC2F32" w14:textId="77777777" w:rsidR="00185176" w:rsidRPr="00383ED8" w:rsidRDefault="00185176" w:rsidP="00185176">
      <w:r>
        <w:t>Finally, like the while case, the continue set is backpatched to the beginning of the test expression and the break set is backpatched to the beginning of the statement following the while statement.</w:t>
      </w:r>
      <w:r w:rsidRPr="00855D78">
        <w:rPr>
          <w:highlight w:val="white"/>
        </w:rPr>
        <w:t xml:space="preserve">    </w:t>
      </w:r>
    </w:p>
    <w:p w14:paraId="4BC37751" w14:textId="77777777" w:rsidR="00855D78" w:rsidRPr="00855D78" w:rsidRDefault="00855D78" w:rsidP="00855D78">
      <w:pPr>
        <w:pStyle w:val="Code"/>
        <w:rPr>
          <w:highlight w:val="white"/>
        </w:rPr>
      </w:pPr>
      <w:r w:rsidRPr="00855D78">
        <w:rPr>
          <w:highlight w:val="white"/>
        </w:rPr>
        <w:t xml:space="preserve">      AddMiddleCode(codeList, MiddleOperator.Goto, testTarget);</w:t>
      </w:r>
    </w:p>
    <w:p w14:paraId="24C532B9" w14:textId="77777777" w:rsidR="00855D78" w:rsidRPr="00855D78" w:rsidRDefault="00855D78" w:rsidP="00855D78">
      <w:pPr>
        <w:pStyle w:val="Code"/>
        <w:rPr>
          <w:highlight w:val="white"/>
        </w:rPr>
      </w:pPr>
      <w:r w:rsidRPr="00855D78">
        <w:rPr>
          <w:highlight w:val="white"/>
        </w:rPr>
        <w:t xml:space="preserve">      Backpatch(m_continueSetStack.Pop(), nextTarget);</w:t>
      </w:r>
    </w:p>
    <w:p w14:paraId="3C37A3F2" w14:textId="77777777" w:rsidR="00855D78" w:rsidRPr="00855D78" w:rsidRDefault="00855D78" w:rsidP="00855D78">
      <w:pPr>
        <w:pStyle w:val="Code"/>
        <w:rPr>
          <w:highlight w:val="white"/>
        </w:rPr>
      </w:pPr>
      <w:r w:rsidRPr="00855D78">
        <w:rPr>
          <w:highlight w:val="white"/>
        </w:rPr>
        <w:t xml:space="preserve">      nextSet.UnionWith(m_breakSetStack.Pop());</w:t>
      </w:r>
    </w:p>
    <w:p w14:paraId="04ABE893" w14:textId="77777777" w:rsidR="009A353B" w:rsidRDefault="009A353B" w:rsidP="00855D78">
      <w:pPr>
        <w:pStyle w:val="Code"/>
        <w:rPr>
          <w:highlight w:val="white"/>
        </w:rPr>
      </w:pPr>
    </w:p>
    <w:p w14:paraId="3DF945ED" w14:textId="5978A702" w:rsidR="00855D78" w:rsidRPr="00855D78" w:rsidRDefault="00855D78" w:rsidP="00855D78">
      <w:pPr>
        <w:pStyle w:val="Code"/>
        <w:rPr>
          <w:highlight w:val="white"/>
        </w:rPr>
      </w:pPr>
      <w:r w:rsidRPr="00855D78">
        <w:rPr>
          <w:highlight w:val="white"/>
        </w:rPr>
        <w:t xml:space="preserve">      return (new Statement(codeList, nextSet));</w:t>
      </w:r>
    </w:p>
    <w:p w14:paraId="631BCBDB" w14:textId="0DF2CAAD" w:rsidR="006737CD" w:rsidRPr="00855D78" w:rsidRDefault="00855D78" w:rsidP="00855D78">
      <w:pPr>
        <w:pStyle w:val="Code"/>
        <w:rPr>
          <w:highlight w:val="white"/>
        </w:rPr>
      </w:pPr>
      <w:r w:rsidRPr="00855D78">
        <w:rPr>
          <w:highlight w:val="white"/>
        </w:rPr>
        <w:t xml:space="preserve">    }</w:t>
      </w:r>
    </w:p>
    <w:p w14:paraId="278EEE5A" w14:textId="5EC2A14F" w:rsidR="006C67B8" w:rsidRDefault="00AB1C70" w:rsidP="006C67B8">
      <w:pPr>
        <w:pStyle w:val="Rubrik3"/>
      </w:pPr>
      <w:r>
        <w:t>Label and Goto Statement</w:t>
      </w:r>
    </w:p>
    <w:p w14:paraId="3D4A6642" w14:textId="404C833E" w:rsidR="009845B3" w:rsidRPr="00B41019" w:rsidRDefault="009845B3" w:rsidP="009845B3">
      <w:r>
        <w:t>The label statement is quite simple, we just add the name of the label together with the line number of the beginning of the statement following the label to Main.LabelMap and check that the label has not been added already. The labels are used as targets of goto statements.</w:t>
      </w:r>
      <w:r w:rsidR="000E2D59">
        <w:t xml:space="preserve"> </w:t>
      </w:r>
      <w:r w:rsidR="000E2D59" w:rsidRPr="00BD4B2D">
        <w:t>As we all know, goto has no place in well-</w:t>
      </w:r>
      <w:r w:rsidR="00BD1C4E" w:rsidRPr="00BD4B2D">
        <w:t>structured</w:t>
      </w:r>
      <w:r w:rsidR="000E2D59" w:rsidRPr="00BD4B2D">
        <w:t xml:space="preserve"> programs. </w:t>
      </w:r>
      <w:r w:rsidR="000E2D59" w:rsidRPr="00CC64B1">
        <w:t xml:space="preserve">Labels and goto are included in </w:t>
      </w:r>
      <w:r w:rsidR="00BD1C4E">
        <w:t xml:space="preserve">C </w:t>
      </w:r>
      <w:r w:rsidR="000E2D59" w:rsidRPr="00CC64B1">
        <w:t xml:space="preserve">of historical reasons only. </w:t>
      </w:r>
      <w:r w:rsidR="000E2D59" w:rsidRPr="00E01F3C">
        <w:t>Mo</w:t>
      </w:r>
      <w:r w:rsidR="000E2D59">
        <w:t xml:space="preserve">re recent </w:t>
      </w:r>
      <w:r w:rsidR="000E2D59" w:rsidRPr="00E01F3C">
        <w:t>languages have omitted goto.</w:t>
      </w:r>
    </w:p>
    <w:p w14:paraId="786481CA" w14:textId="537F5369" w:rsidR="00932FB0" w:rsidRDefault="00932FB0" w:rsidP="00932FB0">
      <w:pPr>
        <w:pStyle w:val="CodeHeader"/>
      </w:pPr>
      <w:r>
        <w:t>MainParser.cs</w:t>
      </w:r>
    </w:p>
    <w:p w14:paraId="70F21322" w14:textId="76DA3BCD" w:rsidR="00681C0F" w:rsidRDefault="00681C0F" w:rsidP="00681C0F">
      <w:pPr>
        <w:pStyle w:val="Code"/>
        <w:rPr>
          <w:highlight w:val="white"/>
          <w:lang w:val="sv-SE"/>
        </w:rPr>
      </w:pPr>
      <w:r>
        <w:rPr>
          <w:highlight w:val="white"/>
          <w:lang w:val="sv-SE"/>
        </w:rPr>
        <w:t>opened_statement:</w:t>
      </w:r>
    </w:p>
    <w:p w14:paraId="6DF29960" w14:textId="688B28D6" w:rsidR="00681C0F" w:rsidRDefault="00681C0F" w:rsidP="00681C0F">
      <w:pPr>
        <w:pStyle w:val="Code"/>
        <w:rPr>
          <w:highlight w:val="white"/>
          <w:lang w:val="sv-SE"/>
        </w:rPr>
      </w:pPr>
      <w:r>
        <w:rPr>
          <w:highlight w:val="white"/>
          <w:lang w:val="sv-SE"/>
        </w:rPr>
        <w:t xml:space="preserve">    NAME COLON opened_statement {</w:t>
      </w:r>
    </w:p>
    <w:p w14:paraId="0EF2DADC" w14:textId="77777777" w:rsidR="00681C0F" w:rsidRDefault="00681C0F" w:rsidP="00681C0F">
      <w:pPr>
        <w:pStyle w:val="Code"/>
        <w:rPr>
          <w:highlight w:val="white"/>
          <w:lang w:val="sv-SE"/>
        </w:rPr>
      </w:pPr>
      <w:r>
        <w:rPr>
          <w:highlight w:val="white"/>
          <w:lang w:val="sv-SE"/>
        </w:rPr>
        <w:t xml:space="preserve">      $$ = MiddleCodeGenerator.LabelStatement($1, $3);</w:t>
      </w:r>
    </w:p>
    <w:p w14:paraId="15C2DB74" w14:textId="77777777" w:rsidR="00681C0F" w:rsidRDefault="00681C0F" w:rsidP="00681C0F">
      <w:pPr>
        <w:pStyle w:val="Code"/>
        <w:rPr>
          <w:highlight w:val="white"/>
          <w:lang w:val="sv-SE"/>
        </w:rPr>
      </w:pPr>
      <w:r>
        <w:rPr>
          <w:highlight w:val="white"/>
          <w:lang w:val="sv-SE"/>
        </w:rPr>
        <w:t xml:space="preserve">    };</w:t>
      </w:r>
    </w:p>
    <w:p w14:paraId="0EEC1940" w14:textId="77777777" w:rsidR="00681C0F" w:rsidRDefault="00681C0F" w:rsidP="00681C0F">
      <w:pPr>
        <w:pStyle w:val="Code"/>
        <w:rPr>
          <w:highlight w:val="white"/>
          <w:lang w:val="sv-SE"/>
        </w:rPr>
      </w:pPr>
    </w:p>
    <w:p w14:paraId="49AD1FD9" w14:textId="6D451965" w:rsidR="00BB3E2F" w:rsidRDefault="00BB3E2F" w:rsidP="00C87195">
      <w:pPr>
        <w:pStyle w:val="Code"/>
        <w:rPr>
          <w:highlight w:val="white"/>
          <w:lang w:val="sv-SE"/>
        </w:rPr>
      </w:pPr>
      <w:r>
        <w:rPr>
          <w:highlight w:val="white"/>
          <w:lang w:val="sv-SE"/>
        </w:rPr>
        <w:t>closed_statement:</w:t>
      </w:r>
    </w:p>
    <w:p w14:paraId="6361F76F" w14:textId="00643A45" w:rsidR="00BB3E2F" w:rsidRDefault="00BB3E2F" w:rsidP="00C87195">
      <w:pPr>
        <w:pStyle w:val="Code"/>
        <w:rPr>
          <w:highlight w:val="white"/>
          <w:lang w:val="sv-SE"/>
        </w:rPr>
      </w:pPr>
      <w:r>
        <w:rPr>
          <w:highlight w:val="white"/>
          <w:lang w:val="sv-SE"/>
        </w:rPr>
        <w:t xml:space="preserve">    GOTO NAME SEMICOLON {</w:t>
      </w:r>
    </w:p>
    <w:p w14:paraId="405E4C5E" w14:textId="77777777" w:rsidR="00BB3E2F" w:rsidRDefault="00BB3E2F" w:rsidP="00C87195">
      <w:pPr>
        <w:pStyle w:val="Code"/>
        <w:rPr>
          <w:highlight w:val="white"/>
          <w:lang w:val="sv-SE"/>
        </w:rPr>
      </w:pPr>
      <w:r>
        <w:rPr>
          <w:highlight w:val="white"/>
          <w:lang w:val="sv-SE"/>
        </w:rPr>
        <w:t xml:space="preserve">      $$ = MiddleCodeGenerator.GotoStatement($2);</w:t>
      </w:r>
    </w:p>
    <w:p w14:paraId="7CA49354" w14:textId="12D06577" w:rsidR="00BB3E2F" w:rsidRDefault="00BB3E2F" w:rsidP="00C87195">
      <w:pPr>
        <w:pStyle w:val="Code"/>
        <w:rPr>
          <w:highlight w:val="white"/>
          <w:lang w:val="sv-SE"/>
        </w:rPr>
      </w:pPr>
      <w:r>
        <w:rPr>
          <w:highlight w:val="white"/>
          <w:lang w:val="sv-SE"/>
        </w:rPr>
        <w:t xml:space="preserve">    }</w:t>
      </w:r>
    </w:p>
    <w:p w14:paraId="5FD13330" w14:textId="77777777" w:rsidR="009B368A" w:rsidRDefault="009B368A" w:rsidP="00C87195">
      <w:pPr>
        <w:pStyle w:val="Code"/>
        <w:rPr>
          <w:highlight w:val="white"/>
          <w:lang w:val="sv-SE"/>
        </w:rPr>
      </w:pPr>
    </w:p>
    <w:p w14:paraId="280A6231" w14:textId="0073F721" w:rsidR="00021816" w:rsidRDefault="00021816" w:rsidP="00021816">
      <w:r>
        <w:t xml:space="preserve">To keep track of the label statements we have </w:t>
      </w:r>
      <w:r w:rsidR="002D1E89">
        <w:t>the</w:t>
      </w:r>
      <w:r>
        <w:t xml:space="preserve"> label map </w:t>
      </w:r>
      <w:r w:rsidR="002D1E89" w:rsidRPr="002D1E89">
        <w:rPr>
          <w:rStyle w:val="KeyWord0"/>
          <w:highlight w:val="white"/>
        </w:rPr>
        <w:t>m_labelMap</w:t>
      </w:r>
      <w:r w:rsidR="002D1E89">
        <w:t xml:space="preserve"> </w:t>
      </w:r>
      <w:r>
        <w:t xml:space="preserve">with </w:t>
      </w:r>
      <w:r w:rsidR="00CD3C5F">
        <w:t xml:space="preserve">the label name as key and the </w:t>
      </w:r>
      <w:r w:rsidR="00C94206">
        <w:t xml:space="preserve">first </w:t>
      </w:r>
      <w:r w:rsidR="00CD3C5F">
        <w:t>middle code instruction</w:t>
      </w:r>
      <w:r w:rsidR="00C94206">
        <w:t xml:space="preserve"> of the following statement as value. </w:t>
      </w:r>
    </w:p>
    <w:p w14:paraId="642048DA" w14:textId="583C9AC5" w:rsidR="00932FB0" w:rsidRDefault="00D509E6" w:rsidP="00932FB0">
      <w:pPr>
        <w:pStyle w:val="CodeHeader"/>
      </w:pPr>
      <w:r>
        <w:t>MiddleCodeGenerator.cs</w:t>
      </w:r>
    </w:p>
    <w:p w14:paraId="02178460" w14:textId="50D8CD1B" w:rsidR="002B02D5" w:rsidRDefault="002B02D5" w:rsidP="002B02D5">
      <w:pPr>
        <w:pStyle w:val="Code"/>
        <w:rPr>
          <w:highlight w:val="white"/>
        </w:rPr>
      </w:pPr>
      <w:r w:rsidRPr="002B02D5">
        <w:rPr>
          <w:highlight w:val="white"/>
        </w:rPr>
        <w:t xml:space="preserve">    public static IDictionary&lt;string, MiddleCode&gt; </w:t>
      </w:r>
      <w:r w:rsidR="009B368A">
        <w:rPr>
          <w:highlight w:val="white"/>
        </w:rPr>
        <w:t>m_labelMap</w:t>
      </w:r>
      <w:r w:rsidRPr="002B02D5">
        <w:rPr>
          <w:highlight w:val="white"/>
        </w:rPr>
        <w:t xml:space="preserve"> =</w:t>
      </w:r>
    </w:p>
    <w:p w14:paraId="70201007" w14:textId="5FAC45E6" w:rsidR="002B02D5" w:rsidRPr="002B02D5" w:rsidRDefault="002B02D5" w:rsidP="002B02D5">
      <w:pPr>
        <w:pStyle w:val="Code"/>
        <w:rPr>
          <w:highlight w:val="white"/>
        </w:rPr>
      </w:pPr>
      <w:r>
        <w:rPr>
          <w:highlight w:val="white"/>
        </w:rPr>
        <w:t xml:space="preserve">     </w:t>
      </w:r>
      <w:r w:rsidRPr="002B02D5">
        <w:rPr>
          <w:highlight w:val="white"/>
        </w:rPr>
        <w:t xml:space="preserve"> new Dictionary&lt;string, MiddleCode&gt;();</w:t>
      </w:r>
    </w:p>
    <w:p w14:paraId="1354BDA9" w14:textId="77777777" w:rsidR="004006F9" w:rsidRDefault="004006F9" w:rsidP="002B02D5">
      <w:pPr>
        <w:pStyle w:val="Code"/>
        <w:rPr>
          <w:highlight w:val="white"/>
        </w:rPr>
      </w:pPr>
    </w:p>
    <w:p w14:paraId="73511433" w14:textId="731BFA0D" w:rsidR="002B02D5" w:rsidRDefault="002B02D5" w:rsidP="002B02D5">
      <w:pPr>
        <w:pStyle w:val="Code"/>
        <w:rPr>
          <w:highlight w:val="white"/>
        </w:rPr>
      </w:pPr>
      <w:r w:rsidRPr="002B02D5">
        <w:rPr>
          <w:highlight w:val="white"/>
        </w:rPr>
        <w:t xml:space="preserve">    public static Statement LabelStatement(string labelName,</w:t>
      </w:r>
    </w:p>
    <w:p w14:paraId="6E90C8AD" w14:textId="73E1AC4B" w:rsidR="002B02D5" w:rsidRDefault="002B02D5" w:rsidP="002B02D5">
      <w:pPr>
        <w:pStyle w:val="Code"/>
        <w:rPr>
          <w:highlight w:val="white"/>
        </w:rPr>
      </w:pPr>
      <w:r>
        <w:rPr>
          <w:highlight w:val="white"/>
        </w:rPr>
        <w:t xml:space="preserve">                                          </w:t>
      </w:r>
      <w:r w:rsidRPr="002B02D5">
        <w:rPr>
          <w:highlight w:val="white"/>
        </w:rPr>
        <w:t xml:space="preserve"> Statement statement) {</w:t>
      </w:r>
    </w:p>
    <w:p w14:paraId="339BB1E2" w14:textId="32BEBD13" w:rsidR="002D73F8" w:rsidRPr="002B02D5" w:rsidRDefault="002D73F8" w:rsidP="002F7988">
      <w:pPr>
        <w:rPr>
          <w:highlight w:val="white"/>
        </w:rPr>
      </w:pPr>
      <w:r>
        <w:rPr>
          <w:highlight w:val="white"/>
        </w:rPr>
        <w:t>If the labe</w:t>
      </w:r>
      <w:r w:rsidR="002F7988">
        <w:rPr>
          <w:highlight w:val="white"/>
        </w:rPr>
        <w:t>l</w:t>
      </w:r>
      <w:r>
        <w:rPr>
          <w:highlight w:val="white"/>
        </w:rPr>
        <w:t xml:space="preserve"> map already hold the label </w:t>
      </w:r>
      <w:r w:rsidR="002F7988">
        <w:rPr>
          <w:highlight w:val="white"/>
        </w:rPr>
        <w:t>name as a key, we have two labels with the same name and an error is reported.</w:t>
      </w:r>
    </w:p>
    <w:p w14:paraId="5A3ADF6C" w14:textId="6FB90DE3" w:rsidR="002B02D5" w:rsidRDefault="002B02D5" w:rsidP="002B02D5">
      <w:pPr>
        <w:pStyle w:val="Code"/>
        <w:rPr>
          <w:highlight w:val="white"/>
        </w:rPr>
      </w:pPr>
      <w:r w:rsidRPr="002B02D5">
        <w:rPr>
          <w:highlight w:val="white"/>
        </w:rPr>
        <w:t xml:space="preserve">      Assert.Error(!</w:t>
      </w:r>
      <w:r w:rsidR="009B368A">
        <w:rPr>
          <w:highlight w:val="white"/>
        </w:rPr>
        <w:t>m_labelMap</w:t>
      </w:r>
      <w:r w:rsidRPr="002B02D5">
        <w:rPr>
          <w:highlight w:val="white"/>
        </w:rPr>
        <w:t>.ContainsKey(labelName),</w:t>
      </w:r>
    </w:p>
    <w:p w14:paraId="436F968C" w14:textId="269B1CF2" w:rsidR="002B02D5" w:rsidRPr="002B02D5" w:rsidRDefault="002B02D5" w:rsidP="002B02D5">
      <w:pPr>
        <w:pStyle w:val="Code"/>
        <w:rPr>
          <w:highlight w:val="white"/>
        </w:rPr>
      </w:pPr>
      <w:r>
        <w:rPr>
          <w:highlight w:val="white"/>
        </w:rPr>
        <w:t xml:space="preserve">                  </w:t>
      </w:r>
      <w:r w:rsidRPr="002B02D5">
        <w:rPr>
          <w:highlight w:val="white"/>
        </w:rPr>
        <w:t xml:space="preserve"> labelName, Message.Defined_twice);</w:t>
      </w:r>
    </w:p>
    <w:p w14:paraId="2AEF62E2" w14:textId="7D7834BB" w:rsidR="002B02D5" w:rsidRPr="002B02D5" w:rsidRDefault="002B02D5" w:rsidP="002B02D5">
      <w:pPr>
        <w:pStyle w:val="Code"/>
        <w:rPr>
          <w:highlight w:val="white"/>
        </w:rPr>
      </w:pPr>
      <w:r w:rsidRPr="002B02D5">
        <w:rPr>
          <w:highlight w:val="white"/>
        </w:rPr>
        <w:t xml:space="preserve">      </w:t>
      </w:r>
      <w:r w:rsidR="009B368A">
        <w:rPr>
          <w:highlight w:val="white"/>
        </w:rPr>
        <w:t>m_labelMap</w:t>
      </w:r>
      <w:r w:rsidRPr="002B02D5">
        <w:rPr>
          <w:highlight w:val="white"/>
        </w:rPr>
        <w:t>.Add(labelName, GetFirst(statement.CodeList));</w:t>
      </w:r>
    </w:p>
    <w:p w14:paraId="3CB152C4" w14:textId="77777777" w:rsidR="002B02D5" w:rsidRPr="002B02D5" w:rsidRDefault="002B02D5" w:rsidP="002B02D5">
      <w:pPr>
        <w:pStyle w:val="Code"/>
        <w:rPr>
          <w:highlight w:val="white"/>
        </w:rPr>
      </w:pPr>
      <w:r w:rsidRPr="002B02D5">
        <w:rPr>
          <w:highlight w:val="white"/>
        </w:rPr>
        <w:t xml:space="preserve">      return statement;</w:t>
      </w:r>
    </w:p>
    <w:p w14:paraId="79C0FACC" w14:textId="77777777" w:rsidR="002B02D5" w:rsidRPr="002B02D5" w:rsidRDefault="002B02D5" w:rsidP="002B02D5">
      <w:pPr>
        <w:pStyle w:val="Code"/>
        <w:rPr>
          <w:highlight w:val="white"/>
        </w:rPr>
      </w:pPr>
      <w:r w:rsidRPr="002B02D5">
        <w:rPr>
          <w:highlight w:val="white"/>
        </w:rPr>
        <w:t xml:space="preserve">    }</w:t>
      </w:r>
    </w:p>
    <w:p w14:paraId="7B625CE4" w14:textId="07C8A0D6" w:rsidR="002B02D5" w:rsidRPr="00B4298B" w:rsidRDefault="003A3644" w:rsidP="00B4298B">
      <w:r>
        <w:t xml:space="preserve">We also have </w:t>
      </w:r>
      <w:r w:rsidR="00567F5C">
        <w:t>the</w:t>
      </w:r>
      <w:r>
        <w:t xml:space="preserve"> goto set map</w:t>
      </w:r>
      <w:r w:rsidR="00567F5C">
        <w:t xml:space="preserve"> </w:t>
      </w:r>
      <w:r w:rsidR="00567F5C" w:rsidRPr="00567F5C">
        <w:rPr>
          <w:rStyle w:val="KeyWord0"/>
          <w:highlight w:val="white"/>
        </w:rPr>
        <w:t>m_gotoSetMap</w:t>
      </w:r>
      <w:r>
        <w:t xml:space="preserve"> </w:t>
      </w:r>
      <w:r w:rsidR="00567F5C">
        <w:t>with the label name as key and the goto middle code instruction as value.</w:t>
      </w:r>
      <w:r>
        <w:t xml:space="preserve"> </w:t>
      </w:r>
    </w:p>
    <w:p w14:paraId="34FCB677" w14:textId="77777777" w:rsidR="004006F9" w:rsidRDefault="004006F9" w:rsidP="004006F9">
      <w:pPr>
        <w:pStyle w:val="Code"/>
        <w:rPr>
          <w:highlight w:val="white"/>
        </w:rPr>
      </w:pPr>
      <w:r w:rsidRPr="002B02D5">
        <w:rPr>
          <w:highlight w:val="white"/>
        </w:rPr>
        <w:lastRenderedPageBreak/>
        <w:t xml:space="preserve">    public static IDictionary&lt;string, ISet&lt;MiddleCode&gt;&gt; m_gotoSetMap =</w:t>
      </w:r>
    </w:p>
    <w:p w14:paraId="5DF0C44D" w14:textId="77777777" w:rsidR="004006F9" w:rsidRPr="002B02D5" w:rsidRDefault="004006F9" w:rsidP="004006F9">
      <w:pPr>
        <w:pStyle w:val="Code"/>
        <w:rPr>
          <w:highlight w:val="white"/>
        </w:rPr>
      </w:pPr>
      <w:r>
        <w:rPr>
          <w:highlight w:val="white"/>
        </w:rPr>
        <w:t xml:space="preserve">     </w:t>
      </w:r>
      <w:r w:rsidRPr="002B02D5">
        <w:rPr>
          <w:highlight w:val="white"/>
        </w:rPr>
        <w:t xml:space="preserve"> new Dictionary&lt;string, ISet&lt;MiddleCode&gt;&gt;();</w:t>
      </w:r>
    </w:p>
    <w:p w14:paraId="78A7AC57" w14:textId="05D03EC9" w:rsidR="004006F9" w:rsidRPr="00280618" w:rsidRDefault="001F17EA" w:rsidP="001F17EA">
      <w:pPr>
        <w:rPr>
          <w:highlight w:val="white"/>
        </w:rPr>
      </w:pPr>
      <w:r>
        <w:rPr>
          <w:highlight w:val="white"/>
        </w:rPr>
        <w:t xml:space="preserve">In the </w:t>
      </w:r>
      <w:r w:rsidRPr="001F17EA">
        <w:rPr>
          <w:rStyle w:val="KeyWord0"/>
          <w:highlight w:val="white"/>
        </w:rPr>
        <w:t>GotoStatement</w:t>
      </w:r>
      <w:r>
        <w:rPr>
          <w:highlight w:val="white"/>
        </w:rPr>
        <w:t xml:space="preserve"> method we </w:t>
      </w:r>
      <w:r w:rsidR="00D371A3">
        <w:rPr>
          <w:highlight w:val="white"/>
        </w:rPr>
        <w:t>start by adding middle code holding a goto instruction.</w:t>
      </w:r>
    </w:p>
    <w:p w14:paraId="14038C92" w14:textId="77777777" w:rsidR="00567F5C" w:rsidRPr="00280618" w:rsidRDefault="00567F5C" w:rsidP="00280618">
      <w:pPr>
        <w:pStyle w:val="Code"/>
        <w:rPr>
          <w:highlight w:val="white"/>
        </w:rPr>
      </w:pPr>
      <w:r w:rsidRPr="00280618">
        <w:rPr>
          <w:highlight w:val="white"/>
        </w:rPr>
        <w:t xml:space="preserve">    public static Statement GotoStatement(string labelName) {</w:t>
      </w:r>
    </w:p>
    <w:p w14:paraId="67346B91" w14:textId="77777777" w:rsidR="00567F5C" w:rsidRPr="00280618" w:rsidRDefault="00567F5C" w:rsidP="00280618">
      <w:pPr>
        <w:pStyle w:val="Code"/>
        <w:rPr>
          <w:highlight w:val="white"/>
        </w:rPr>
      </w:pPr>
      <w:r w:rsidRPr="00280618">
        <w:rPr>
          <w:highlight w:val="white"/>
        </w:rPr>
        <w:t xml:space="preserve">      List&lt;MiddleCode&gt; gotoList = new List&lt;MiddleCode&gt;();</w:t>
      </w:r>
    </w:p>
    <w:p w14:paraId="610F9229" w14:textId="77777777" w:rsidR="00567F5C" w:rsidRPr="00280618" w:rsidRDefault="00567F5C" w:rsidP="00280618">
      <w:pPr>
        <w:pStyle w:val="Code"/>
        <w:rPr>
          <w:highlight w:val="white"/>
        </w:rPr>
      </w:pPr>
      <w:r w:rsidRPr="00280618">
        <w:rPr>
          <w:highlight w:val="white"/>
        </w:rPr>
        <w:t xml:space="preserve">      MiddleCode gotoCode = AddMiddleCode(gotoList, MiddleOperator.Goto);</w:t>
      </w:r>
    </w:p>
    <w:p w14:paraId="2D670BBB" w14:textId="48E6FB0E" w:rsidR="00567F5C" w:rsidRPr="00280618" w:rsidRDefault="007D6F91" w:rsidP="007D6F91">
      <w:pPr>
        <w:rPr>
          <w:highlight w:val="white"/>
        </w:rPr>
      </w:pPr>
      <w:r>
        <w:rPr>
          <w:highlight w:val="white"/>
        </w:rPr>
        <w:t>If the label name</w:t>
      </w:r>
      <w:r w:rsidR="00757F3E">
        <w:rPr>
          <w:highlight w:val="white"/>
        </w:rPr>
        <w:t xml:space="preserve"> is</w:t>
      </w:r>
      <w:r>
        <w:rPr>
          <w:highlight w:val="white"/>
        </w:rPr>
        <w:t xml:space="preserve"> already a key in the goto set map, we </w:t>
      </w:r>
      <w:r w:rsidR="00C04A59">
        <w:rPr>
          <w:highlight w:val="white"/>
        </w:rPr>
        <w:t>look up the goto set and a the goto middle code instruction.</w:t>
      </w:r>
      <w:r>
        <w:rPr>
          <w:highlight w:val="white"/>
        </w:rPr>
        <w:t xml:space="preserve"> </w:t>
      </w:r>
      <w:r w:rsidR="009B4D10">
        <w:rPr>
          <w:highlight w:val="white"/>
        </w:rPr>
        <w:t xml:space="preserve">This situation occurs in </w:t>
      </w:r>
      <w:r w:rsidR="004919A7">
        <w:rPr>
          <w:highlight w:val="white"/>
        </w:rPr>
        <w:t>when we encounter the first jump to the label.</w:t>
      </w:r>
    </w:p>
    <w:p w14:paraId="6539E0CB" w14:textId="77777777" w:rsidR="00567F5C" w:rsidRPr="00280618" w:rsidRDefault="00567F5C" w:rsidP="00280618">
      <w:pPr>
        <w:pStyle w:val="Code"/>
        <w:rPr>
          <w:highlight w:val="white"/>
        </w:rPr>
      </w:pPr>
      <w:r w:rsidRPr="00280618">
        <w:rPr>
          <w:highlight w:val="white"/>
        </w:rPr>
        <w:t xml:space="preserve">      if (m_gotoSetMap.ContainsKey(labelName)) {</w:t>
      </w:r>
    </w:p>
    <w:p w14:paraId="7871C01B" w14:textId="77777777" w:rsidR="00567F5C" w:rsidRPr="00280618" w:rsidRDefault="00567F5C" w:rsidP="00280618">
      <w:pPr>
        <w:pStyle w:val="Code"/>
        <w:rPr>
          <w:highlight w:val="white"/>
        </w:rPr>
      </w:pPr>
      <w:r w:rsidRPr="00280618">
        <w:rPr>
          <w:highlight w:val="white"/>
        </w:rPr>
        <w:t xml:space="preserve">        ISet&lt;MiddleCode&gt; gotoSet = m_gotoSetMap[labelName];</w:t>
      </w:r>
    </w:p>
    <w:p w14:paraId="3EE3CF62" w14:textId="77777777" w:rsidR="00567F5C" w:rsidRPr="00280618" w:rsidRDefault="00567F5C" w:rsidP="00280618">
      <w:pPr>
        <w:pStyle w:val="Code"/>
        <w:rPr>
          <w:highlight w:val="white"/>
        </w:rPr>
      </w:pPr>
      <w:r w:rsidRPr="00280618">
        <w:rPr>
          <w:highlight w:val="white"/>
        </w:rPr>
        <w:t xml:space="preserve">        gotoSet.Add(gotoCode);</w:t>
      </w:r>
    </w:p>
    <w:p w14:paraId="4497BAF1" w14:textId="77777777" w:rsidR="00567F5C" w:rsidRPr="00280618" w:rsidRDefault="00567F5C" w:rsidP="00280618">
      <w:pPr>
        <w:pStyle w:val="Code"/>
        <w:rPr>
          <w:highlight w:val="white"/>
        </w:rPr>
      </w:pPr>
      <w:r w:rsidRPr="00280618">
        <w:rPr>
          <w:highlight w:val="white"/>
        </w:rPr>
        <w:t xml:space="preserve">      }</w:t>
      </w:r>
    </w:p>
    <w:p w14:paraId="0AB9EF3E" w14:textId="25D777C2" w:rsidR="001F1AE0" w:rsidRPr="00280618" w:rsidRDefault="001F1AE0" w:rsidP="001F1AE0">
      <w:pPr>
        <w:rPr>
          <w:highlight w:val="white"/>
        </w:rPr>
      </w:pPr>
      <w:r>
        <w:rPr>
          <w:highlight w:val="white"/>
        </w:rPr>
        <w:t xml:space="preserve">If the label name is not already a key in the goto set map, we create a new goto set to which we add the goto instruction, and then we add the label name and goto set to the the goto set map. </w:t>
      </w:r>
      <w:r w:rsidR="009B4D10">
        <w:rPr>
          <w:highlight w:val="white"/>
        </w:rPr>
        <w:t xml:space="preserve">This situation occurs </w:t>
      </w:r>
      <w:r w:rsidR="004919A7">
        <w:rPr>
          <w:highlight w:val="white"/>
        </w:rPr>
        <w:t>when we encounter the the jumps following the first jump to the label</w:t>
      </w:r>
      <w:r w:rsidR="009B4D10">
        <w:rPr>
          <w:highlight w:val="white"/>
        </w:rPr>
        <w:t xml:space="preserve">. </w:t>
      </w:r>
      <w:r>
        <w:rPr>
          <w:highlight w:val="white"/>
        </w:rPr>
        <w:t xml:space="preserve">In this way, </w:t>
      </w:r>
      <w:r w:rsidR="005441CF">
        <w:rPr>
          <w:highlight w:val="white"/>
        </w:rPr>
        <w:t xml:space="preserve">we have a map where each label name is associated </w:t>
      </w:r>
      <w:r w:rsidR="00AD4C79">
        <w:rPr>
          <w:highlight w:val="white"/>
        </w:rPr>
        <w:t>w</w:t>
      </w:r>
      <w:r w:rsidR="005441CF">
        <w:rPr>
          <w:highlight w:val="white"/>
        </w:rPr>
        <w:t>ith the goto instruction jump to that label.</w:t>
      </w:r>
      <w:r>
        <w:rPr>
          <w:highlight w:val="white"/>
        </w:rPr>
        <w:t xml:space="preserve"> </w:t>
      </w:r>
    </w:p>
    <w:p w14:paraId="0BEB8F50" w14:textId="7DCCEFD7" w:rsidR="00567F5C" w:rsidRPr="00280618" w:rsidRDefault="00567F5C" w:rsidP="00280618">
      <w:pPr>
        <w:pStyle w:val="Code"/>
        <w:rPr>
          <w:highlight w:val="white"/>
        </w:rPr>
      </w:pPr>
      <w:r w:rsidRPr="00280618">
        <w:rPr>
          <w:highlight w:val="white"/>
        </w:rPr>
        <w:t xml:space="preserve">      else {</w:t>
      </w:r>
    </w:p>
    <w:p w14:paraId="66E5A8C8" w14:textId="77777777" w:rsidR="00567F5C" w:rsidRPr="00280618" w:rsidRDefault="00567F5C" w:rsidP="00280618">
      <w:pPr>
        <w:pStyle w:val="Code"/>
        <w:rPr>
          <w:highlight w:val="white"/>
        </w:rPr>
      </w:pPr>
      <w:r w:rsidRPr="00280618">
        <w:rPr>
          <w:highlight w:val="white"/>
        </w:rPr>
        <w:t xml:space="preserve">        ISet&lt;MiddleCode&gt; gotoSet = new HashSet&lt;MiddleCode&gt;();</w:t>
      </w:r>
    </w:p>
    <w:p w14:paraId="1388EDC1" w14:textId="77777777" w:rsidR="00567F5C" w:rsidRPr="00280618" w:rsidRDefault="00567F5C" w:rsidP="00280618">
      <w:pPr>
        <w:pStyle w:val="Code"/>
        <w:rPr>
          <w:highlight w:val="white"/>
        </w:rPr>
      </w:pPr>
      <w:r w:rsidRPr="00280618">
        <w:rPr>
          <w:highlight w:val="white"/>
        </w:rPr>
        <w:t xml:space="preserve">        gotoSet.Add(gotoCode);</w:t>
      </w:r>
    </w:p>
    <w:p w14:paraId="0715CA93" w14:textId="77777777" w:rsidR="00567F5C" w:rsidRPr="00280618" w:rsidRDefault="00567F5C" w:rsidP="00280618">
      <w:pPr>
        <w:pStyle w:val="Code"/>
        <w:rPr>
          <w:highlight w:val="white"/>
        </w:rPr>
      </w:pPr>
      <w:r w:rsidRPr="00280618">
        <w:rPr>
          <w:highlight w:val="white"/>
        </w:rPr>
        <w:t xml:space="preserve">        m_gotoSetMap.Add(labelName, gotoSet);</w:t>
      </w:r>
    </w:p>
    <w:p w14:paraId="6A092B7D" w14:textId="77777777" w:rsidR="00567F5C" w:rsidRPr="00280618" w:rsidRDefault="00567F5C" w:rsidP="00280618">
      <w:pPr>
        <w:pStyle w:val="Code"/>
        <w:rPr>
          <w:highlight w:val="white"/>
        </w:rPr>
      </w:pPr>
      <w:r w:rsidRPr="00280618">
        <w:rPr>
          <w:highlight w:val="white"/>
        </w:rPr>
        <w:t xml:space="preserve">      }</w:t>
      </w:r>
    </w:p>
    <w:p w14:paraId="7CD63C30" w14:textId="77777777" w:rsidR="00567F5C" w:rsidRPr="00280618" w:rsidRDefault="00567F5C" w:rsidP="00280618">
      <w:pPr>
        <w:pStyle w:val="Code"/>
        <w:rPr>
          <w:highlight w:val="white"/>
        </w:rPr>
      </w:pPr>
    </w:p>
    <w:p w14:paraId="41CFFF37" w14:textId="6DD168AC" w:rsidR="00567F5C" w:rsidRPr="00280618" w:rsidRDefault="00567F5C" w:rsidP="00280618">
      <w:pPr>
        <w:pStyle w:val="Code"/>
        <w:rPr>
          <w:highlight w:val="white"/>
        </w:rPr>
      </w:pPr>
      <w:r w:rsidRPr="00280618">
        <w:rPr>
          <w:highlight w:val="white"/>
        </w:rPr>
        <w:t xml:space="preserve">      return (new Statement(gotoList));</w:t>
      </w:r>
    </w:p>
    <w:p w14:paraId="637EAB88" w14:textId="77777777" w:rsidR="00567F5C" w:rsidRPr="00280618" w:rsidRDefault="00567F5C" w:rsidP="00280618">
      <w:pPr>
        <w:pStyle w:val="Code"/>
        <w:rPr>
          <w:highlight w:val="white"/>
        </w:rPr>
      </w:pPr>
      <w:r w:rsidRPr="00280618">
        <w:rPr>
          <w:highlight w:val="white"/>
        </w:rPr>
        <w:t xml:space="preserve">    }</w:t>
      </w:r>
    </w:p>
    <w:p w14:paraId="697A37CF" w14:textId="205F8D38" w:rsidR="0013675B" w:rsidRDefault="000503DF" w:rsidP="00CD3573">
      <w:pPr>
        <w:rPr>
          <w:highlight w:val="white"/>
        </w:rPr>
      </w:pPr>
      <w:r>
        <w:rPr>
          <w:highlight w:val="white"/>
        </w:rPr>
        <w:t xml:space="preserve">The </w:t>
      </w:r>
      <w:r w:rsidRPr="00CD3573">
        <w:rPr>
          <w:rStyle w:val="KeyWord0"/>
          <w:highlight w:val="white"/>
        </w:rPr>
        <w:t>BackpatchGoto</w:t>
      </w:r>
      <w:r>
        <w:rPr>
          <w:highlight w:val="white"/>
        </w:rPr>
        <w:t xml:space="preserve"> method is called at the end of each function </w:t>
      </w:r>
      <w:r w:rsidR="00C37108">
        <w:rPr>
          <w:highlight w:val="white"/>
        </w:rPr>
        <w:t>definition</w:t>
      </w:r>
      <w:r>
        <w:rPr>
          <w:highlight w:val="white"/>
        </w:rPr>
        <w:t xml:space="preserve">. </w:t>
      </w:r>
      <w:r w:rsidR="00CD3573">
        <w:rPr>
          <w:highlight w:val="white"/>
        </w:rPr>
        <w:t>Its iterates through the goto set map</w:t>
      </w:r>
      <w:r w:rsidR="00535E66">
        <w:rPr>
          <w:highlight w:val="white"/>
        </w:rPr>
        <w:t xml:space="preserve"> and, for each label name, we look up the label middle code instruction and backpatch the goto set to that instruction.</w:t>
      </w:r>
    </w:p>
    <w:p w14:paraId="21BC3224" w14:textId="60B3B6D7" w:rsidR="00134E76" w:rsidRPr="00134E76" w:rsidRDefault="00134E76" w:rsidP="00134E76">
      <w:pPr>
        <w:pStyle w:val="Code"/>
        <w:rPr>
          <w:highlight w:val="white"/>
        </w:rPr>
      </w:pPr>
      <w:r w:rsidRPr="00134E76">
        <w:rPr>
          <w:highlight w:val="white"/>
        </w:rPr>
        <w:t xml:space="preserve">    public static void BackpatchGoto() {</w:t>
      </w:r>
    </w:p>
    <w:p w14:paraId="4BDC4327" w14:textId="3E3AFBF1" w:rsidR="00134E76" w:rsidRPr="00134E76" w:rsidRDefault="00134E76" w:rsidP="00134E76">
      <w:pPr>
        <w:pStyle w:val="Code"/>
        <w:rPr>
          <w:highlight w:val="white"/>
        </w:rPr>
      </w:pPr>
      <w:r w:rsidRPr="00134E76">
        <w:rPr>
          <w:highlight w:val="white"/>
        </w:rPr>
        <w:t xml:space="preserve">      foreach (KeyValuePair&lt;string,ISet&lt;MiddleCode&gt;&gt; entry in </w:t>
      </w:r>
      <w:r w:rsidR="00116B2B">
        <w:rPr>
          <w:highlight w:val="white"/>
        </w:rPr>
        <w:t>m_gotoSetMap</w:t>
      </w:r>
      <w:r w:rsidRPr="00134E76">
        <w:rPr>
          <w:highlight w:val="white"/>
        </w:rPr>
        <w:t>) {</w:t>
      </w:r>
    </w:p>
    <w:p w14:paraId="5C091239" w14:textId="77777777" w:rsidR="00134E76" w:rsidRPr="00134E76" w:rsidRDefault="00134E76" w:rsidP="00134E76">
      <w:pPr>
        <w:pStyle w:val="Code"/>
        <w:rPr>
          <w:highlight w:val="white"/>
        </w:rPr>
      </w:pPr>
      <w:r w:rsidRPr="00134E76">
        <w:rPr>
          <w:highlight w:val="white"/>
        </w:rPr>
        <w:t xml:space="preserve">        string labelName = entry.Key;</w:t>
      </w:r>
    </w:p>
    <w:p w14:paraId="630CF37D" w14:textId="77777777" w:rsidR="00134E76" w:rsidRPr="00134E76" w:rsidRDefault="00134E76" w:rsidP="00134E76">
      <w:pPr>
        <w:pStyle w:val="Code"/>
        <w:rPr>
          <w:highlight w:val="white"/>
        </w:rPr>
      </w:pPr>
      <w:r w:rsidRPr="00134E76">
        <w:rPr>
          <w:highlight w:val="white"/>
        </w:rPr>
        <w:t xml:space="preserve">        ISet&lt;MiddleCode&gt; gotoSet = entry.Value;</w:t>
      </w:r>
    </w:p>
    <w:p w14:paraId="02E5FA00" w14:textId="49C0A316" w:rsidR="00134E76" w:rsidRPr="00134E76" w:rsidRDefault="00511AE1" w:rsidP="00DD2FB6">
      <w:pPr>
        <w:rPr>
          <w:highlight w:val="white"/>
        </w:rPr>
      </w:pPr>
      <w:r>
        <w:rPr>
          <w:highlight w:val="white"/>
        </w:rPr>
        <w:t xml:space="preserve">If the label name </w:t>
      </w:r>
      <w:r w:rsidR="00DD2FB6">
        <w:rPr>
          <w:highlight w:val="white"/>
        </w:rPr>
        <w:t>is no</w:t>
      </w:r>
      <w:r w:rsidR="00553DE4">
        <w:rPr>
          <w:highlight w:val="white"/>
        </w:rPr>
        <w:t xml:space="preserve">t </w:t>
      </w:r>
      <w:r w:rsidR="00DD2FB6">
        <w:rPr>
          <w:highlight w:val="white"/>
        </w:rPr>
        <w:t>a key in the label map, we have a goto statement to an unknown label</w:t>
      </w:r>
      <w:r w:rsidR="009D476B">
        <w:rPr>
          <w:highlight w:val="white"/>
        </w:rPr>
        <w:t xml:space="preserve"> </w:t>
      </w:r>
      <w:r w:rsidR="00DD2FB6">
        <w:rPr>
          <w:highlight w:val="white"/>
        </w:rPr>
        <w:t>and we report an error.</w:t>
      </w:r>
    </w:p>
    <w:p w14:paraId="4BB48194" w14:textId="77777777" w:rsidR="00134E76" w:rsidRPr="00134E76" w:rsidRDefault="00134E76" w:rsidP="00134E76">
      <w:pPr>
        <w:pStyle w:val="Code"/>
        <w:rPr>
          <w:highlight w:val="white"/>
        </w:rPr>
      </w:pPr>
      <w:r w:rsidRPr="00134E76">
        <w:rPr>
          <w:highlight w:val="white"/>
        </w:rPr>
        <w:t xml:space="preserve">        MiddleCode labelCode;</w:t>
      </w:r>
    </w:p>
    <w:p w14:paraId="55595C32" w14:textId="1BA5496E" w:rsidR="00AA0871" w:rsidRDefault="00134E76" w:rsidP="00134E76">
      <w:pPr>
        <w:pStyle w:val="Code"/>
        <w:rPr>
          <w:highlight w:val="white"/>
        </w:rPr>
      </w:pPr>
      <w:r w:rsidRPr="00134E76">
        <w:rPr>
          <w:highlight w:val="white"/>
        </w:rPr>
        <w:t xml:space="preserve">        Assert.Error(</w:t>
      </w:r>
      <w:r w:rsidR="009B368A">
        <w:rPr>
          <w:highlight w:val="white"/>
        </w:rPr>
        <w:t>m_labelMap</w:t>
      </w:r>
      <w:r w:rsidRPr="00134E76">
        <w:rPr>
          <w:highlight w:val="white"/>
        </w:rPr>
        <w:t>.TryGetValue(labelName, out labelCode),</w:t>
      </w:r>
    </w:p>
    <w:p w14:paraId="1ED5005B" w14:textId="6EE1C897" w:rsidR="00134E76" w:rsidRPr="00134E76" w:rsidRDefault="00AA0871" w:rsidP="00134E76">
      <w:pPr>
        <w:pStyle w:val="Code"/>
        <w:rPr>
          <w:highlight w:val="white"/>
        </w:rPr>
      </w:pPr>
      <w:r>
        <w:rPr>
          <w:highlight w:val="white"/>
        </w:rPr>
        <w:t xml:space="preserve">                    </w:t>
      </w:r>
      <w:r w:rsidR="00134E76" w:rsidRPr="00134E76">
        <w:rPr>
          <w:highlight w:val="white"/>
        </w:rPr>
        <w:t xml:space="preserve"> labelName, Message.Missing_goto_address);</w:t>
      </w:r>
    </w:p>
    <w:p w14:paraId="6C7B54BC" w14:textId="77777777" w:rsidR="00134E76" w:rsidRPr="00134E76" w:rsidRDefault="00134E76" w:rsidP="00134E76">
      <w:pPr>
        <w:pStyle w:val="Code"/>
        <w:rPr>
          <w:highlight w:val="white"/>
        </w:rPr>
      </w:pPr>
      <w:r w:rsidRPr="00134E76">
        <w:rPr>
          <w:highlight w:val="white"/>
        </w:rPr>
        <w:t xml:space="preserve">        Backpatch(gotoSet, labelCode);</w:t>
      </w:r>
    </w:p>
    <w:p w14:paraId="526E9A8B" w14:textId="77777777" w:rsidR="00134E76" w:rsidRPr="00134E76" w:rsidRDefault="00134E76" w:rsidP="00134E76">
      <w:pPr>
        <w:pStyle w:val="Code"/>
        <w:rPr>
          <w:highlight w:val="white"/>
        </w:rPr>
      </w:pPr>
      <w:r w:rsidRPr="00134E76">
        <w:rPr>
          <w:highlight w:val="white"/>
        </w:rPr>
        <w:t xml:space="preserve">      }</w:t>
      </w:r>
    </w:p>
    <w:p w14:paraId="1CCEEA29" w14:textId="1E1DE2FD" w:rsidR="00D509E6" w:rsidRPr="00F7458E" w:rsidRDefault="00134E76" w:rsidP="00F7458E">
      <w:pPr>
        <w:pStyle w:val="Code"/>
        <w:rPr>
          <w:highlight w:val="white"/>
        </w:rPr>
      </w:pPr>
      <w:r w:rsidRPr="00134E76">
        <w:rPr>
          <w:highlight w:val="white"/>
        </w:rPr>
        <w:t xml:space="preserve">    }</w:t>
      </w:r>
    </w:p>
    <w:p w14:paraId="71621B34" w14:textId="3C4FADE5" w:rsidR="00E02F96" w:rsidRDefault="00E02F96" w:rsidP="00E02F96">
      <w:pPr>
        <w:pStyle w:val="Rubrik3"/>
      </w:pPr>
      <w:r>
        <w:t>Return Statement</w:t>
      </w:r>
    </w:p>
    <w:p w14:paraId="62718557" w14:textId="12A8DC3F" w:rsidR="007A1B82" w:rsidRDefault="001B22B5" w:rsidP="00285B2B">
      <w:pPr>
        <w:rPr>
          <w:highlight w:val="white"/>
          <w:lang w:val="sv-SE"/>
        </w:rPr>
      </w:pPr>
      <w:r>
        <w:rPr>
          <w:highlight w:val="white"/>
          <w:lang w:val="sv-SE"/>
        </w:rPr>
        <w:t xml:space="preserve">The return statement may </w:t>
      </w:r>
      <w:r w:rsidR="00A7245A">
        <w:rPr>
          <w:highlight w:val="white"/>
          <w:lang w:val="sv-SE"/>
        </w:rPr>
        <w:t>have an optional expression.</w:t>
      </w:r>
      <w:r w:rsidR="00874277">
        <w:rPr>
          <w:highlight w:val="white"/>
          <w:lang w:val="sv-SE"/>
        </w:rPr>
        <w:t xml:space="preserve"> </w:t>
      </w:r>
    </w:p>
    <w:p w14:paraId="57CF0D52" w14:textId="2BBDCB2F" w:rsidR="00AC571D" w:rsidRDefault="00AC571D" w:rsidP="00AC571D">
      <w:pPr>
        <w:pStyle w:val="CodeHeader"/>
      </w:pPr>
      <w:r>
        <w:t>MainParser.cs</w:t>
      </w:r>
    </w:p>
    <w:p w14:paraId="03B5972E" w14:textId="77777777" w:rsidR="00AC571D" w:rsidRDefault="00AC571D" w:rsidP="00AC571D">
      <w:pPr>
        <w:pStyle w:val="Code"/>
        <w:rPr>
          <w:highlight w:val="white"/>
          <w:lang w:val="sv-SE"/>
        </w:rPr>
      </w:pPr>
      <w:r>
        <w:rPr>
          <w:highlight w:val="white"/>
          <w:lang w:val="sv-SE"/>
        </w:rPr>
        <w:t>closed_statement:</w:t>
      </w:r>
    </w:p>
    <w:p w14:paraId="5D95BB18" w14:textId="7BF22E77" w:rsidR="00AC571D" w:rsidRDefault="00AC571D" w:rsidP="00AC571D">
      <w:pPr>
        <w:pStyle w:val="Code"/>
        <w:rPr>
          <w:highlight w:val="white"/>
          <w:lang w:val="sv-SE"/>
        </w:rPr>
      </w:pPr>
      <w:r>
        <w:rPr>
          <w:highlight w:val="white"/>
          <w:lang w:val="sv-SE"/>
        </w:rPr>
        <w:t xml:space="preserve">    RETURN optional_expression SEMICOLON {</w:t>
      </w:r>
    </w:p>
    <w:p w14:paraId="54376168" w14:textId="77777777" w:rsidR="00AC571D" w:rsidRDefault="00AC571D" w:rsidP="00AC571D">
      <w:pPr>
        <w:pStyle w:val="Code"/>
        <w:rPr>
          <w:highlight w:val="white"/>
          <w:lang w:val="sv-SE"/>
        </w:rPr>
      </w:pPr>
      <w:r>
        <w:rPr>
          <w:highlight w:val="white"/>
          <w:lang w:val="sv-SE"/>
        </w:rPr>
        <w:t xml:space="preserve">      $$ = MiddleCodeGenerator.ReturnStatement($2);</w:t>
      </w:r>
    </w:p>
    <w:p w14:paraId="6BA0BCE1" w14:textId="0E171C5C" w:rsidR="00AC571D" w:rsidRDefault="00AC571D" w:rsidP="00AC571D">
      <w:pPr>
        <w:pStyle w:val="Code"/>
        <w:rPr>
          <w:highlight w:val="white"/>
          <w:lang w:val="sv-SE"/>
        </w:rPr>
      </w:pPr>
      <w:r>
        <w:rPr>
          <w:highlight w:val="white"/>
          <w:lang w:val="sv-SE"/>
        </w:rPr>
        <w:t xml:space="preserve">    }</w:t>
      </w:r>
    </w:p>
    <w:p w14:paraId="27A79B6A" w14:textId="66F61303" w:rsidR="007A1B82" w:rsidRDefault="00C90AAF" w:rsidP="00C90AAF">
      <w:pPr>
        <w:rPr>
          <w:highlight w:val="white"/>
          <w:lang w:val="sv-SE"/>
        </w:rPr>
      </w:pPr>
      <w:r>
        <w:rPr>
          <w:highlight w:val="white"/>
          <w:lang w:val="sv-SE"/>
        </w:rPr>
        <w:lastRenderedPageBreak/>
        <w:t>We need to regard whether there is an expression</w:t>
      </w:r>
      <w:r w:rsidR="00216396">
        <w:rPr>
          <w:highlight w:val="white"/>
          <w:lang w:val="sv-SE"/>
        </w:rPr>
        <w:t xml:space="preserve"> and whether the return statement is located inside the main function.</w:t>
      </w:r>
      <w:r w:rsidR="007A1B82">
        <w:rPr>
          <w:highlight w:val="white"/>
          <w:lang w:val="sv-SE"/>
        </w:rPr>
        <w:t xml:space="preserve"> </w:t>
      </w:r>
    </w:p>
    <w:p w14:paraId="2B289E38" w14:textId="09D92B51" w:rsidR="00AC571D" w:rsidRDefault="00AC571D" w:rsidP="00AC571D">
      <w:pPr>
        <w:pStyle w:val="CodeHeader"/>
      </w:pPr>
      <w:r>
        <w:t>MiddleCodeGenerator.cs</w:t>
      </w:r>
    </w:p>
    <w:p w14:paraId="227842D0" w14:textId="77777777" w:rsidR="00AC571D" w:rsidRPr="00AC571D" w:rsidRDefault="00AC571D" w:rsidP="00AC571D">
      <w:pPr>
        <w:pStyle w:val="Code"/>
        <w:rPr>
          <w:highlight w:val="white"/>
        </w:rPr>
      </w:pPr>
      <w:r w:rsidRPr="00AC571D">
        <w:rPr>
          <w:highlight w:val="white"/>
        </w:rPr>
        <w:t xml:space="preserve">    public static Statement ReturnStatement(Expression expression) {</w:t>
      </w:r>
    </w:p>
    <w:p w14:paraId="7AA7DBBB" w14:textId="77777777" w:rsidR="00AC571D" w:rsidRPr="00AC571D" w:rsidRDefault="00AC571D" w:rsidP="00AC571D">
      <w:pPr>
        <w:pStyle w:val="Code"/>
        <w:rPr>
          <w:highlight w:val="white"/>
        </w:rPr>
      </w:pPr>
      <w:r w:rsidRPr="00AC571D">
        <w:rPr>
          <w:highlight w:val="white"/>
        </w:rPr>
        <w:t xml:space="preserve">      List&lt;MiddleCode&gt; codeList;</w:t>
      </w:r>
    </w:p>
    <w:p w14:paraId="14A5A1A7" w14:textId="3AA934D6" w:rsidR="00AC571D" w:rsidRPr="00AC571D" w:rsidRDefault="00216396" w:rsidP="00941CAF">
      <w:pPr>
        <w:rPr>
          <w:highlight w:val="white"/>
        </w:rPr>
      </w:pPr>
      <w:r>
        <w:rPr>
          <w:highlight w:val="white"/>
        </w:rPr>
        <w:t>If the</w:t>
      </w:r>
      <w:r w:rsidR="00EE7DF5">
        <w:rPr>
          <w:highlight w:val="white"/>
        </w:rPr>
        <w:t xml:space="preserve"> expression is not null, we need the check that the function does not return void.</w:t>
      </w:r>
      <w:r>
        <w:rPr>
          <w:highlight w:val="white"/>
        </w:rPr>
        <w:t xml:space="preserve"> </w:t>
      </w:r>
      <w:r w:rsidR="00EE7DF5">
        <w:rPr>
          <w:highlight w:val="white"/>
        </w:rPr>
        <w:t>If it does we report an error.</w:t>
      </w:r>
    </w:p>
    <w:p w14:paraId="31373BF1" w14:textId="77777777" w:rsidR="00AC571D" w:rsidRPr="00AC571D" w:rsidRDefault="00AC571D" w:rsidP="00AC571D">
      <w:pPr>
        <w:pStyle w:val="Code"/>
        <w:rPr>
          <w:highlight w:val="white"/>
        </w:rPr>
      </w:pPr>
      <w:r w:rsidRPr="00AC571D">
        <w:rPr>
          <w:highlight w:val="white"/>
        </w:rPr>
        <w:t xml:space="preserve">      if (expression != null) {</w:t>
      </w:r>
    </w:p>
    <w:p w14:paraId="2F034FD6"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2D1AA2EE" w14:textId="77777777" w:rsidR="00AC571D" w:rsidRPr="00AC571D" w:rsidRDefault="00AC571D" w:rsidP="00AC571D">
      <w:pPr>
        <w:pStyle w:val="Code"/>
        <w:rPr>
          <w:highlight w:val="white"/>
        </w:rPr>
      </w:pPr>
      <w:r w:rsidRPr="00AC571D">
        <w:rPr>
          <w:highlight w:val="white"/>
        </w:rPr>
        <w:t xml:space="preserve">                     Message.Non__void_return_from_void_function);</w:t>
      </w:r>
    </w:p>
    <w:p w14:paraId="71E9444C" w14:textId="31CB2343" w:rsidR="00AC571D" w:rsidRPr="00AC571D" w:rsidRDefault="009B79EB" w:rsidP="00DB1286">
      <w:pPr>
        <w:rPr>
          <w:highlight w:val="white"/>
        </w:rPr>
      </w:pPr>
      <w:r>
        <w:rPr>
          <w:highlight w:val="white"/>
        </w:rPr>
        <w:t xml:space="preserve">We </w:t>
      </w:r>
      <w:r w:rsidR="00DB1286">
        <w:rPr>
          <w:highlight w:val="white"/>
        </w:rPr>
        <w:t>cast the return expression to the return type of the function.</w:t>
      </w:r>
    </w:p>
    <w:p w14:paraId="57D88FE7" w14:textId="77777777" w:rsidR="00CC6A63" w:rsidRDefault="00AC571D" w:rsidP="00AC571D">
      <w:pPr>
        <w:pStyle w:val="Code"/>
        <w:rPr>
          <w:highlight w:val="white"/>
        </w:rPr>
      </w:pPr>
      <w:r w:rsidRPr="00AC571D">
        <w:rPr>
          <w:highlight w:val="white"/>
        </w:rPr>
        <w:t xml:space="preserve">        expression = TypeCast.ImplicitCast(expression,</w:t>
      </w:r>
    </w:p>
    <w:p w14:paraId="1CEE0E86" w14:textId="26FEA1AE" w:rsidR="00AC571D" w:rsidRPr="00AC571D" w:rsidRDefault="00CC6A63" w:rsidP="00AC571D">
      <w:pPr>
        <w:pStyle w:val="Code"/>
        <w:rPr>
          <w:highlight w:val="white"/>
        </w:rPr>
      </w:pPr>
      <w:r>
        <w:rPr>
          <w:highlight w:val="white"/>
        </w:rPr>
        <w:t xml:space="preserve">                             </w:t>
      </w:r>
      <w:r w:rsidR="00AC571D" w:rsidRPr="00AC571D">
        <w:rPr>
          <w:highlight w:val="white"/>
        </w:rPr>
        <w:t xml:space="preserve"> SymbolTable.CurrentFunction.Type.ReturnType);</w:t>
      </w:r>
    </w:p>
    <w:p w14:paraId="73AFE858" w14:textId="77777777" w:rsidR="00AC571D" w:rsidRPr="00AC571D" w:rsidRDefault="00AC571D" w:rsidP="00AC571D">
      <w:pPr>
        <w:pStyle w:val="Code"/>
        <w:rPr>
          <w:highlight w:val="white"/>
        </w:rPr>
      </w:pPr>
      <w:r w:rsidRPr="00AC571D">
        <w:rPr>
          <w:highlight w:val="white"/>
        </w:rPr>
        <w:t xml:space="preserve">        codeList = expression.LongList;</w:t>
      </w:r>
    </w:p>
    <w:p w14:paraId="3E71649D" w14:textId="6A29C104" w:rsidR="00AC571D" w:rsidRPr="00AC571D" w:rsidRDefault="00DB1286" w:rsidP="008440A0">
      <w:pPr>
        <w:rPr>
          <w:highlight w:val="white"/>
        </w:rPr>
      </w:pPr>
      <w:r>
        <w:rPr>
          <w:highlight w:val="white"/>
        </w:rPr>
        <w:t xml:space="preserve">If the function is the main function, we shall not return a value. Instead, we shall exit the program execution and return an integer value to the </w:t>
      </w:r>
      <w:r w:rsidR="00F51AAB">
        <w:rPr>
          <w:highlight w:val="white"/>
        </w:rPr>
        <w:t>enclosing system.</w:t>
      </w:r>
    </w:p>
    <w:p w14:paraId="1F2DC390"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5C523D09" w14:textId="77777777" w:rsidR="007A1B82" w:rsidRDefault="00AC571D" w:rsidP="00AC571D">
      <w:pPr>
        <w:pStyle w:val="Code"/>
        <w:rPr>
          <w:highlight w:val="white"/>
        </w:rPr>
      </w:pPr>
      <w:r w:rsidRPr="00AC571D">
        <w:rPr>
          <w:highlight w:val="white"/>
        </w:rPr>
        <w:t xml:space="preserve">          AddMiddleCode(codeList, MiddleOperator.Exit,</w:t>
      </w:r>
    </w:p>
    <w:p w14:paraId="39B42DB3" w14:textId="061E3A32" w:rsidR="00AC571D" w:rsidRPr="00AC571D" w:rsidRDefault="007A1B82" w:rsidP="00AC571D">
      <w:pPr>
        <w:pStyle w:val="Code"/>
        <w:rPr>
          <w:highlight w:val="white"/>
        </w:rPr>
      </w:pPr>
      <w:r>
        <w:rPr>
          <w:highlight w:val="white"/>
        </w:rPr>
        <w:t xml:space="preserve">                        </w:t>
      </w:r>
      <w:r w:rsidR="00AC571D" w:rsidRPr="00AC571D">
        <w:rPr>
          <w:highlight w:val="white"/>
        </w:rPr>
        <w:t>null, expression.Symbol);</w:t>
      </w:r>
    </w:p>
    <w:p w14:paraId="504A0351" w14:textId="77777777" w:rsidR="00AC571D" w:rsidRPr="00AC571D" w:rsidRDefault="00AC571D" w:rsidP="00AC571D">
      <w:pPr>
        <w:pStyle w:val="Code"/>
        <w:rPr>
          <w:highlight w:val="white"/>
        </w:rPr>
      </w:pPr>
      <w:r w:rsidRPr="00AC571D">
        <w:rPr>
          <w:highlight w:val="white"/>
        </w:rPr>
        <w:t xml:space="preserve">        }</w:t>
      </w:r>
    </w:p>
    <w:p w14:paraId="690E6DDC" w14:textId="235276CD" w:rsidR="008440A0" w:rsidRPr="00AC571D" w:rsidRDefault="008440A0" w:rsidP="008440A0">
      <w:pPr>
        <w:rPr>
          <w:highlight w:val="white"/>
        </w:rPr>
      </w:pPr>
      <w:r>
        <w:rPr>
          <w:highlight w:val="white"/>
        </w:rPr>
        <w:t>If the function is not the main function, we return the value of the expression.</w:t>
      </w:r>
    </w:p>
    <w:p w14:paraId="426E2BB8" w14:textId="77777777" w:rsidR="00AC571D" w:rsidRPr="00AC571D" w:rsidRDefault="00AC571D" w:rsidP="00AC571D">
      <w:pPr>
        <w:pStyle w:val="Code"/>
        <w:rPr>
          <w:highlight w:val="white"/>
        </w:rPr>
      </w:pPr>
      <w:r w:rsidRPr="00AC571D">
        <w:rPr>
          <w:highlight w:val="white"/>
        </w:rPr>
        <w:t xml:space="preserve">        else {</w:t>
      </w:r>
    </w:p>
    <w:p w14:paraId="561AD311" w14:textId="77777777" w:rsidR="007A1B82" w:rsidRDefault="00AC571D" w:rsidP="00AC571D">
      <w:pPr>
        <w:pStyle w:val="Code"/>
        <w:rPr>
          <w:highlight w:val="white"/>
        </w:rPr>
      </w:pPr>
      <w:r w:rsidRPr="00AC571D">
        <w:rPr>
          <w:highlight w:val="white"/>
        </w:rPr>
        <w:t xml:space="preserve">          AddMiddleCode(codeList, MiddleOperator.SetReturnValue,</w:t>
      </w:r>
    </w:p>
    <w:p w14:paraId="178FFDE6" w14:textId="779A5A2D" w:rsidR="00AC571D" w:rsidRPr="00AC571D" w:rsidRDefault="007A1B82" w:rsidP="00AC571D">
      <w:pPr>
        <w:pStyle w:val="Code"/>
        <w:rPr>
          <w:highlight w:val="white"/>
        </w:rPr>
      </w:pPr>
      <w:r>
        <w:rPr>
          <w:highlight w:val="white"/>
        </w:rPr>
        <w:t xml:space="preserve">                       </w:t>
      </w:r>
      <w:r w:rsidR="00AC571D" w:rsidRPr="00AC571D">
        <w:rPr>
          <w:highlight w:val="white"/>
        </w:rPr>
        <w:t xml:space="preserve"> null, expression.Symbol);</w:t>
      </w:r>
    </w:p>
    <w:p w14:paraId="0A0C220C"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0E82D066" w14:textId="77777777" w:rsidR="00AC571D" w:rsidRPr="00AC571D" w:rsidRDefault="00AC571D" w:rsidP="00AC571D">
      <w:pPr>
        <w:pStyle w:val="Code"/>
        <w:rPr>
          <w:highlight w:val="white"/>
        </w:rPr>
      </w:pPr>
      <w:r w:rsidRPr="00AC571D">
        <w:rPr>
          <w:highlight w:val="white"/>
        </w:rPr>
        <w:t xml:space="preserve">        }</w:t>
      </w:r>
    </w:p>
    <w:p w14:paraId="4B8188B5" w14:textId="56CA1781" w:rsidR="00AC571D" w:rsidRDefault="00AC571D" w:rsidP="00AC571D">
      <w:pPr>
        <w:pStyle w:val="Code"/>
        <w:rPr>
          <w:highlight w:val="white"/>
        </w:rPr>
      </w:pPr>
      <w:r w:rsidRPr="00AC571D">
        <w:rPr>
          <w:highlight w:val="white"/>
        </w:rPr>
        <w:t xml:space="preserve">      }</w:t>
      </w:r>
    </w:p>
    <w:p w14:paraId="21F49FCF" w14:textId="0662E10F" w:rsidR="003258F1" w:rsidRPr="00AC571D" w:rsidRDefault="003258F1" w:rsidP="003258F1">
      <w:pPr>
        <w:rPr>
          <w:highlight w:val="white"/>
        </w:rPr>
      </w:pPr>
      <w:r>
        <w:rPr>
          <w:highlight w:val="white"/>
        </w:rPr>
        <w:t xml:space="preserve">If the expression is null, </w:t>
      </w:r>
      <w:r w:rsidR="0058319B">
        <w:rPr>
          <w:highlight w:val="white"/>
        </w:rPr>
        <w:t>we check that the function returns void. If it does not we report and error.</w:t>
      </w:r>
    </w:p>
    <w:p w14:paraId="436675AC" w14:textId="77777777" w:rsidR="00AC571D" w:rsidRPr="00AC571D" w:rsidRDefault="00AC571D" w:rsidP="00AC571D">
      <w:pPr>
        <w:pStyle w:val="Code"/>
        <w:rPr>
          <w:highlight w:val="white"/>
        </w:rPr>
      </w:pPr>
      <w:r w:rsidRPr="00AC571D">
        <w:rPr>
          <w:highlight w:val="white"/>
        </w:rPr>
        <w:t xml:space="preserve">      else {</w:t>
      </w:r>
    </w:p>
    <w:p w14:paraId="4CBD333B"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11633FEB" w14:textId="77777777" w:rsidR="00AC571D" w:rsidRPr="00AC571D" w:rsidRDefault="00AC571D" w:rsidP="00AC571D">
      <w:pPr>
        <w:pStyle w:val="Code"/>
        <w:rPr>
          <w:highlight w:val="white"/>
        </w:rPr>
      </w:pPr>
      <w:r w:rsidRPr="00AC571D">
        <w:rPr>
          <w:highlight w:val="white"/>
        </w:rPr>
        <w:t xml:space="preserve">                     Message.Void_returned_from_non__void_function);</w:t>
      </w:r>
    </w:p>
    <w:p w14:paraId="2797D9E9" w14:textId="77777777" w:rsidR="00AC571D" w:rsidRPr="00AC571D" w:rsidRDefault="00AC571D" w:rsidP="00AC571D">
      <w:pPr>
        <w:pStyle w:val="Code"/>
        <w:rPr>
          <w:highlight w:val="white"/>
        </w:rPr>
      </w:pPr>
      <w:r w:rsidRPr="00AC571D">
        <w:rPr>
          <w:highlight w:val="white"/>
        </w:rPr>
        <w:t xml:space="preserve">        codeList = new List&lt;MiddleCode&gt;();</w:t>
      </w:r>
    </w:p>
    <w:p w14:paraId="078F9AB0" w14:textId="513E6150" w:rsidR="00AC571D" w:rsidRPr="00AC571D" w:rsidRDefault="007F293A" w:rsidP="007F293A">
      <w:pPr>
        <w:rPr>
          <w:highlight w:val="white"/>
        </w:rPr>
      </w:pPr>
      <w:r>
        <w:rPr>
          <w:highlight w:val="white"/>
        </w:rPr>
        <w:t>If the function is the main function, we exit the execution of the program without a return value.</w:t>
      </w:r>
    </w:p>
    <w:p w14:paraId="2B2DF9A7"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1DCF397C" w14:textId="77777777" w:rsidR="00AC571D" w:rsidRPr="00AC571D" w:rsidRDefault="00AC571D" w:rsidP="00AC571D">
      <w:pPr>
        <w:pStyle w:val="Code"/>
        <w:rPr>
          <w:highlight w:val="white"/>
        </w:rPr>
      </w:pPr>
      <w:r w:rsidRPr="00AC571D">
        <w:rPr>
          <w:highlight w:val="white"/>
        </w:rPr>
        <w:t xml:space="preserve">          AddMiddleCode(codeList, MiddleOperator.Exit);</w:t>
      </w:r>
    </w:p>
    <w:p w14:paraId="31DD1E44" w14:textId="77777777" w:rsidR="00AC571D" w:rsidRPr="00AC571D" w:rsidRDefault="00AC571D" w:rsidP="00AC571D">
      <w:pPr>
        <w:pStyle w:val="Code"/>
        <w:rPr>
          <w:highlight w:val="white"/>
        </w:rPr>
      </w:pPr>
      <w:r w:rsidRPr="00AC571D">
        <w:rPr>
          <w:highlight w:val="white"/>
        </w:rPr>
        <w:t xml:space="preserve">        }</w:t>
      </w:r>
    </w:p>
    <w:p w14:paraId="594B59B1" w14:textId="043DE69C" w:rsidR="007F293A" w:rsidRPr="00AC571D" w:rsidRDefault="007F293A" w:rsidP="007F293A">
      <w:pPr>
        <w:rPr>
          <w:highlight w:val="white"/>
        </w:rPr>
      </w:pPr>
      <w:r>
        <w:rPr>
          <w:highlight w:val="white"/>
        </w:rPr>
        <w:t xml:space="preserve">If the function is </w:t>
      </w:r>
      <w:r w:rsidR="008E10E3">
        <w:rPr>
          <w:highlight w:val="white"/>
        </w:rPr>
        <w:t xml:space="preserve">not </w:t>
      </w:r>
      <w:r>
        <w:rPr>
          <w:highlight w:val="white"/>
        </w:rPr>
        <w:t xml:space="preserve">the main function, </w:t>
      </w:r>
      <w:r w:rsidR="0038158E">
        <w:rPr>
          <w:highlight w:val="white"/>
        </w:rPr>
        <w:t xml:space="preserve">return the function </w:t>
      </w:r>
      <w:r>
        <w:rPr>
          <w:highlight w:val="white"/>
        </w:rPr>
        <w:t>without a return value.</w:t>
      </w:r>
    </w:p>
    <w:p w14:paraId="0ADEF6D7" w14:textId="77777777" w:rsidR="00AC571D" w:rsidRPr="00AC571D" w:rsidRDefault="00AC571D" w:rsidP="00AC571D">
      <w:pPr>
        <w:pStyle w:val="Code"/>
        <w:rPr>
          <w:highlight w:val="white"/>
        </w:rPr>
      </w:pPr>
      <w:r w:rsidRPr="00AC571D">
        <w:rPr>
          <w:highlight w:val="white"/>
        </w:rPr>
        <w:t xml:space="preserve">        else {</w:t>
      </w:r>
    </w:p>
    <w:p w14:paraId="26B04B4E"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5445C7D3" w14:textId="77777777" w:rsidR="00AC571D" w:rsidRPr="00AC571D" w:rsidRDefault="00AC571D" w:rsidP="00AC571D">
      <w:pPr>
        <w:pStyle w:val="Code"/>
        <w:rPr>
          <w:highlight w:val="white"/>
        </w:rPr>
      </w:pPr>
      <w:r w:rsidRPr="00AC571D">
        <w:rPr>
          <w:highlight w:val="white"/>
        </w:rPr>
        <w:t xml:space="preserve">        }</w:t>
      </w:r>
    </w:p>
    <w:p w14:paraId="140FD75A" w14:textId="77777777" w:rsidR="00AC571D" w:rsidRPr="00AC571D" w:rsidRDefault="00AC571D" w:rsidP="00AC571D">
      <w:pPr>
        <w:pStyle w:val="Code"/>
        <w:rPr>
          <w:highlight w:val="white"/>
        </w:rPr>
      </w:pPr>
      <w:r w:rsidRPr="00AC571D">
        <w:rPr>
          <w:highlight w:val="white"/>
        </w:rPr>
        <w:t xml:space="preserve">      }</w:t>
      </w:r>
    </w:p>
    <w:p w14:paraId="3EC5482D" w14:textId="77777777" w:rsidR="00AC571D" w:rsidRPr="00AC571D" w:rsidRDefault="00AC571D" w:rsidP="00AC571D">
      <w:pPr>
        <w:pStyle w:val="Code"/>
        <w:rPr>
          <w:highlight w:val="white"/>
        </w:rPr>
      </w:pPr>
      <w:r w:rsidRPr="00AC571D">
        <w:rPr>
          <w:highlight w:val="white"/>
        </w:rPr>
        <w:t xml:space="preserve">    </w:t>
      </w:r>
    </w:p>
    <w:p w14:paraId="316EADD5" w14:textId="77777777" w:rsidR="00AC571D" w:rsidRPr="00AC571D" w:rsidRDefault="00AC571D" w:rsidP="00AC571D">
      <w:pPr>
        <w:pStyle w:val="Code"/>
        <w:rPr>
          <w:highlight w:val="white"/>
        </w:rPr>
      </w:pPr>
      <w:r w:rsidRPr="00AC571D">
        <w:rPr>
          <w:highlight w:val="white"/>
        </w:rPr>
        <w:t xml:space="preserve">      return (new Statement(codeList));</w:t>
      </w:r>
    </w:p>
    <w:p w14:paraId="6B5F74ED" w14:textId="6302FDDA" w:rsidR="00AC571D" w:rsidRDefault="00AC571D" w:rsidP="00AC571D">
      <w:pPr>
        <w:pStyle w:val="Code"/>
        <w:rPr>
          <w:highlight w:val="white"/>
        </w:rPr>
      </w:pPr>
      <w:r w:rsidRPr="00AC571D">
        <w:rPr>
          <w:highlight w:val="white"/>
        </w:rPr>
        <w:t xml:space="preserve">    }</w:t>
      </w:r>
    </w:p>
    <w:p w14:paraId="72F28FDE" w14:textId="77777777" w:rsidR="00866410" w:rsidRDefault="00866410" w:rsidP="00866410">
      <w:pPr>
        <w:pStyle w:val="Rubrik3"/>
      </w:pPr>
      <w:r w:rsidRPr="00866410">
        <w:lastRenderedPageBreak/>
        <w:t>Optional</w:t>
      </w:r>
      <w:r>
        <w:t xml:space="preserve"> Expression Statement</w:t>
      </w:r>
    </w:p>
    <w:p w14:paraId="5E863082" w14:textId="77777777" w:rsidR="00866410" w:rsidRDefault="00866410" w:rsidP="00866410">
      <w:r>
        <w:t>A statement can also be made up by an optional expression; that is, the statement is an expression followed by a semicolon, or simply a semicolon.</w:t>
      </w:r>
    </w:p>
    <w:p w14:paraId="5CFFC49D" w14:textId="77777777" w:rsidR="00866410" w:rsidRDefault="00866410" w:rsidP="00866410">
      <w:pPr>
        <w:pStyle w:val="CodeHeader"/>
        <w:rPr>
          <w:highlight w:val="white"/>
          <w:lang w:val="sv-SE"/>
        </w:rPr>
      </w:pPr>
      <w:r>
        <w:rPr>
          <w:highlight w:val="white"/>
          <w:lang w:val="sv-SE"/>
        </w:rPr>
        <w:t>MainParser.gppg</w:t>
      </w:r>
    </w:p>
    <w:p w14:paraId="5B26AF9F" w14:textId="77777777" w:rsidR="00866410" w:rsidRDefault="00866410" w:rsidP="00866410">
      <w:pPr>
        <w:pStyle w:val="Code"/>
        <w:rPr>
          <w:highlight w:val="white"/>
          <w:lang w:val="sv-SE"/>
        </w:rPr>
      </w:pPr>
      <w:r>
        <w:rPr>
          <w:highlight w:val="white"/>
          <w:lang w:val="sv-SE"/>
        </w:rPr>
        <w:t>closed_statement:</w:t>
      </w:r>
    </w:p>
    <w:p w14:paraId="762C58E0" w14:textId="77777777" w:rsidR="00866410" w:rsidRDefault="00866410" w:rsidP="00866410">
      <w:pPr>
        <w:pStyle w:val="Code"/>
        <w:rPr>
          <w:highlight w:val="white"/>
          <w:lang w:val="sv-SE"/>
        </w:rPr>
      </w:pPr>
      <w:r>
        <w:rPr>
          <w:highlight w:val="white"/>
          <w:lang w:val="sv-SE"/>
        </w:rPr>
        <w:t xml:space="preserve">    optional_expression SEMICOLON {</w:t>
      </w:r>
    </w:p>
    <w:p w14:paraId="1E5A7BB8" w14:textId="77777777" w:rsidR="00866410" w:rsidRDefault="00866410" w:rsidP="00866410">
      <w:pPr>
        <w:pStyle w:val="Code"/>
        <w:rPr>
          <w:highlight w:val="white"/>
          <w:lang w:val="sv-SE"/>
        </w:rPr>
      </w:pPr>
      <w:r>
        <w:rPr>
          <w:highlight w:val="white"/>
          <w:lang w:val="sv-SE"/>
        </w:rPr>
        <w:t xml:space="preserve">      $$ = MiddleCodeGenerator.ExpressionStatement($1);</w:t>
      </w:r>
    </w:p>
    <w:p w14:paraId="1048FC84" w14:textId="77777777" w:rsidR="00866410" w:rsidRDefault="00866410" w:rsidP="00866410">
      <w:pPr>
        <w:pStyle w:val="Code"/>
        <w:rPr>
          <w:highlight w:val="white"/>
          <w:lang w:val="sv-SE"/>
        </w:rPr>
      </w:pPr>
      <w:r>
        <w:rPr>
          <w:highlight w:val="white"/>
          <w:lang w:val="sv-SE"/>
        </w:rPr>
        <w:t xml:space="preserve">    }</w:t>
      </w:r>
    </w:p>
    <w:p w14:paraId="5B0C100B" w14:textId="77777777" w:rsidR="00866410" w:rsidRDefault="00866410" w:rsidP="00866410">
      <w:r>
        <w:t>If there is an expression, we add its short list to the code list. We choose the short list rather than the long list since we are only interested in the side effects of the expression.</w:t>
      </w:r>
    </w:p>
    <w:p w14:paraId="78D069C2" w14:textId="77777777" w:rsidR="00866410" w:rsidRDefault="00866410" w:rsidP="00866410">
      <w:pPr>
        <w:pStyle w:val="CodeHeader"/>
      </w:pPr>
      <w:r>
        <w:t>MiddleCodeGenerator.cs</w:t>
      </w:r>
    </w:p>
    <w:p w14:paraId="6E7629AA" w14:textId="77777777" w:rsidR="00866410" w:rsidRPr="00CC6BB6" w:rsidRDefault="00866410" w:rsidP="00866410">
      <w:pPr>
        <w:pStyle w:val="Code"/>
        <w:rPr>
          <w:highlight w:val="white"/>
        </w:rPr>
      </w:pPr>
      <w:r w:rsidRPr="00CC6BB6">
        <w:rPr>
          <w:highlight w:val="white"/>
        </w:rPr>
        <w:t xml:space="preserve">    public static Statement ExpressionStatement(Expression expression) {</w:t>
      </w:r>
    </w:p>
    <w:p w14:paraId="46295811" w14:textId="77777777" w:rsidR="00866410" w:rsidRPr="00CC6BB6" w:rsidRDefault="00866410" w:rsidP="00866410">
      <w:pPr>
        <w:pStyle w:val="Code"/>
        <w:rPr>
          <w:highlight w:val="white"/>
        </w:rPr>
      </w:pPr>
      <w:r w:rsidRPr="00CC6BB6">
        <w:rPr>
          <w:highlight w:val="white"/>
        </w:rPr>
        <w:t xml:space="preserve">      List&lt;MiddleCode&gt; codeList = new List&lt;MiddleCode&gt;();</w:t>
      </w:r>
    </w:p>
    <w:p w14:paraId="3B246103" w14:textId="77777777" w:rsidR="00866410" w:rsidRPr="00CC6BB6" w:rsidRDefault="00866410" w:rsidP="00866410">
      <w:pPr>
        <w:pStyle w:val="Code"/>
        <w:rPr>
          <w:highlight w:val="white"/>
        </w:rPr>
      </w:pPr>
    </w:p>
    <w:p w14:paraId="7DAA8BF3" w14:textId="77777777" w:rsidR="00866410" w:rsidRPr="00CC6BB6" w:rsidRDefault="00866410" w:rsidP="00866410">
      <w:pPr>
        <w:pStyle w:val="Code"/>
        <w:rPr>
          <w:highlight w:val="white"/>
        </w:rPr>
      </w:pPr>
      <w:r w:rsidRPr="00CC6BB6">
        <w:rPr>
          <w:highlight w:val="white"/>
        </w:rPr>
        <w:t xml:space="preserve">      if (expression != null) {</w:t>
      </w:r>
    </w:p>
    <w:p w14:paraId="12C7DDA5" w14:textId="77777777" w:rsidR="00866410" w:rsidRPr="00CC6BB6" w:rsidRDefault="00866410" w:rsidP="00866410">
      <w:pPr>
        <w:pStyle w:val="Code"/>
        <w:rPr>
          <w:highlight w:val="white"/>
        </w:rPr>
      </w:pPr>
      <w:r w:rsidRPr="00CC6BB6">
        <w:rPr>
          <w:highlight w:val="white"/>
        </w:rPr>
        <w:t xml:space="preserve">        codeList.AddRange(expression.ShortList);</w:t>
      </w:r>
    </w:p>
    <w:p w14:paraId="188EB9DE" w14:textId="77777777" w:rsidR="00866410" w:rsidRPr="00CC6BB6" w:rsidRDefault="00866410" w:rsidP="00866410">
      <w:pPr>
        <w:pStyle w:val="Code"/>
        <w:rPr>
          <w:highlight w:val="white"/>
        </w:rPr>
      </w:pPr>
      <w:r w:rsidRPr="00CC6BB6">
        <w:rPr>
          <w:highlight w:val="white"/>
        </w:rPr>
        <w:t xml:space="preserve">      }</w:t>
      </w:r>
    </w:p>
    <w:p w14:paraId="367D3298" w14:textId="77777777" w:rsidR="00866410" w:rsidRPr="00CC6BB6" w:rsidRDefault="00866410" w:rsidP="00866410">
      <w:pPr>
        <w:pStyle w:val="Code"/>
        <w:rPr>
          <w:highlight w:val="white"/>
        </w:rPr>
      </w:pPr>
      <w:r w:rsidRPr="00CC6BB6">
        <w:rPr>
          <w:highlight w:val="white"/>
        </w:rPr>
        <w:t xml:space="preserve">    </w:t>
      </w:r>
    </w:p>
    <w:p w14:paraId="7C0ACCDA" w14:textId="77777777" w:rsidR="00866410" w:rsidRPr="00CC6BB6" w:rsidRDefault="00866410" w:rsidP="00866410">
      <w:pPr>
        <w:pStyle w:val="Code"/>
        <w:rPr>
          <w:highlight w:val="white"/>
        </w:rPr>
      </w:pPr>
      <w:r w:rsidRPr="00CC6BB6">
        <w:rPr>
          <w:highlight w:val="white"/>
        </w:rPr>
        <w:t xml:space="preserve">      return (new Statement(codeList));</w:t>
      </w:r>
    </w:p>
    <w:p w14:paraId="04D177EE" w14:textId="2E12B2B0" w:rsidR="00866410" w:rsidRPr="00AC571D" w:rsidRDefault="00866410" w:rsidP="00AC571D">
      <w:pPr>
        <w:pStyle w:val="Code"/>
        <w:rPr>
          <w:highlight w:val="white"/>
        </w:rPr>
      </w:pPr>
      <w:r w:rsidRPr="00CC6BB6">
        <w:rPr>
          <w:highlight w:val="white"/>
        </w:rPr>
        <w:t xml:space="preserve">    }</w:t>
      </w:r>
    </w:p>
    <w:p w14:paraId="363BF961" w14:textId="03269DD6" w:rsidR="008F43AA" w:rsidRDefault="008F43AA" w:rsidP="00830081">
      <w:pPr>
        <w:pStyle w:val="Rubrik3"/>
      </w:pPr>
      <w:r>
        <w:t>Block Statement</w:t>
      </w:r>
    </w:p>
    <w:p w14:paraId="00836A31" w14:textId="26B53E2F" w:rsidR="002C67F5" w:rsidRDefault="004D298F" w:rsidP="004D298F">
      <w:r>
        <w:t>A statement can be a</w:t>
      </w:r>
      <w:r w:rsidR="00BC3E13">
        <w:t>n</w:t>
      </w:r>
      <w:r>
        <w:t xml:space="preserve"> </w:t>
      </w:r>
      <w:r w:rsidR="00BC3E13">
        <w:t xml:space="preserve">optional </w:t>
      </w:r>
      <w:r>
        <w:t>sequence of statements enclosed in brackets.</w:t>
      </w:r>
      <w:r w:rsidR="00BC3E13">
        <w:t xml:space="preserve"> The</w:t>
      </w:r>
      <w:r w:rsidR="0096093F">
        <w:t xml:space="preserve"> sequence is parsed with a new symbol table.</w:t>
      </w:r>
    </w:p>
    <w:p w14:paraId="4ED96916" w14:textId="266F6F63" w:rsidR="002C67F5" w:rsidRDefault="002C67F5" w:rsidP="002C67F5">
      <w:pPr>
        <w:pStyle w:val="CodeHeader"/>
      </w:pPr>
      <w:r>
        <w:t>MainParser.cs</w:t>
      </w:r>
    </w:p>
    <w:p w14:paraId="26E6E008" w14:textId="77777777" w:rsidR="002C67F5" w:rsidRDefault="002C67F5" w:rsidP="002C67F5">
      <w:pPr>
        <w:pStyle w:val="Code"/>
        <w:rPr>
          <w:highlight w:val="white"/>
          <w:lang w:val="sv-SE"/>
        </w:rPr>
      </w:pPr>
      <w:r>
        <w:rPr>
          <w:highlight w:val="white"/>
          <w:lang w:val="sv-SE"/>
        </w:rPr>
        <w:t>closed_statement:</w:t>
      </w:r>
    </w:p>
    <w:p w14:paraId="16921476" w14:textId="00DBF2E9" w:rsidR="002C67F5" w:rsidRDefault="002C67F5" w:rsidP="002C67F5">
      <w:pPr>
        <w:pStyle w:val="Code"/>
        <w:rPr>
          <w:highlight w:val="white"/>
          <w:lang w:val="sv-SE"/>
        </w:rPr>
      </w:pPr>
      <w:r>
        <w:rPr>
          <w:highlight w:val="white"/>
          <w:lang w:val="sv-SE"/>
        </w:rPr>
        <w:t xml:space="preserve">    LEFT_BLOCK {</w:t>
      </w:r>
    </w:p>
    <w:p w14:paraId="7D27AC42" w14:textId="77777777" w:rsidR="002C67F5" w:rsidRDefault="002C67F5" w:rsidP="002C67F5">
      <w:pPr>
        <w:pStyle w:val="Code"/>
        <w:rPr>
          <w:highlight w:val="white"/>
          <w:lang w:val="sv-SE"/>
        </w:rPr>
      </w:pPr>
      <w:r>
        <w:rPr>
          <w:highlight w:val="white"/>
          <w:lang w:val="sv-SE"/>
        </w:rPr>
        <w:t xml:space="preserve">      SymbolTable.CurrentTable =</w:t>
      </w:r>
    </w:p>
    <w:p w14:paraId="7608656C" w14:textId="77777777" w:rsidR="002C67F5" w:rsidRDefault="002C67F5" w:rsidP="002C67F5">
      <w:pPr>
        <w:pStyle w:val="Code"/>
        <w:rPr>
          <w:highlight w:val="white"/>
          <w:lang w:val="sv-SE"/>
        </w:rPr>
      </w:pPr>
      <w:r>
        <w:rPr>
          <w:highlight w:val="white"/>
          <w:lang w:val="sv-SE"/>
        </w:rPr>
        <w:t xml:space="preserve">        new SymbolTable(SymbolTable.CurrentTable, Scope.Block);</w:t>
      </w:r>
    </w:p>
    <w:p w14:paraId="3B27CD68" w14:textId="77777777" w:rsidR="002C67F5" w:rsidRDefault="002C67F5" w:rsidP="002C67F5">
      <w:pPr>
        <w:pStyle w:val="Code"/>
        <w:rPr>
          <w:highlight w:val="white"/>
          <w:lang w:val="sv-SE"/>
        </w:rPr>
      </w:pPr>
      <w:r>
        <w:rPr>
          <w:highlight w:val="white"/>
          <w:lang w:val="sv-SE"/>
        </w:rPr>
        <w:t xml:space="preserve">    }</w:t>
      </w:r>
    </w:p>
    <w:p w14:paraId="00FFDB4A" w14:textId="77777777" w:rsidR="002C67F5" w:rsidRDefault="002C67F5" w:rsidP="002C67F5">
      <w:pPr>
        <w:pStyle w:val="Code"/>
        <w:rPr>
          <w:highlight w:val="white"/>
          <w:lang w:val="sv-SE"/>
        </w:rPr>
      </w:pPr>
      <w:r>
        <w:rPr>
          <w:highlight w:val="white"/>
          <w:lang w:val="sv-SE"/>
        </w:rPr>
        <w:t xml:space="preserve">    optional_statement_list RIGHT_BLOCK {</w:t>
      </w:r>
    </w:p>
    <w:p w14:paraId="728C4473" w14:textId="77777777" w:rsidR="002C67F5" w:rsidRDefault="002C67F5" w:rsidP="002C67F5">
      <w:pPr>
        <w:pStyle w:val="Code"/>
        <w:rPr>
          <w:highlight w:val="white"/>
          <w:lang w:val="sv-SE"/>
        </w:rPr>
      </w:pPr>
      <w:r>
        <w:rPr>
          <w:highlight w:val="white"/>
          <w:lang w:val="sv-SE"/>
        </w:rPr>
        <w:t xml:space="preserve">      SymbolTable.CurrentTable =</w:t>
      </w:r>
    </w:p>
    <w:p w14:paraId="0A2AF42E" w14:textId="77777777" w:rsidR="002C67F5" w:rsidRDefault="002C67F5" w:rsidP="002C67F5">
      <w:pPr>
        <w:pStyle w:val="Code"/>
        <w:rPr>
          <w:highlight w:val="white"/>
          <w:lang w:val="sv-SE"/>
        </w:rPr>
      </w:pPr>
      <w:r>
        <w:rPr>
          <w:highlight w:val="white"/>
          <w:lang w:val="sv-SE"/>
        </w:rPr>
        <w:t xml:space="preserve">        SymbolTable.CurrentTable.ParentTable;</w:t>
      </w:r>
    </w:p>
    <w:p w14:paraId="2CE6463B" w14:textId="77777777" w:rsidR="002C67F5" w:rsidRDefault="002C67F5" w:rsidP="002C67F5">
      <w:pPr>
        <w:pStyle w:val="Code"/>
        <w:rPr>
          <w:highlight w:val="white"/>
          <w:lang w:val="sv-SE"/>
        </w:rPr>
      </w:pPr>
      <w:r>
        <w:rPr>
          <w:highlight w:val="white"/>
          <w:lang w:val="sv-SE"/>
        </w:rPr>
        <w:t xml:space="preserve">      $$ = $3;</w:t>
      </w:r>
    </w:p>
    <w:p w14:paraId="279A7C8A" w14:textId="19F79A2E" w:rsidR="002C67F5" w:rsidRDefault="002C67F5" w:rsidP="002C67F5">
      <w:pPr>
        <w:pStyle w:val="Code"/>
        <w:rPr>
          <w:highlight w:val="white"/>
          <w:lang w:val="sv-SE"/>
        </w:rPr>
      </w:pPr>
      <w:r>
        <w:rPr>
          <w:highlight w:val="white"/>
          <w:lang w:val="sv-SE"/>
        </w:rPr>
        <w:t xml:space="preserve">    }</w:t>
      </w:r>
    </w:p>
    <w:p w14:paraId="6E4A773E" w14:textId="4CBA96E6" w:rsidR="003D1818" w:rsidRDefault="003D1818" w:rsidP="00446108">
      <w:pPr>
        <w:rPr>
          <w:highlight w:val="white"/>
        </w:rPr>
      </w:pPr>
      <w:r>
        <w:rPr>
          <w:highlight w:val="white"/>
        </w:rPr>
        <w:t>In case of a</w:t>
      </w:r>
      <w:r w:rsidR="002E523A">
        <w:rPr>
          <w:highlight w:val="white"/>
        </w:rPr>
        <w:t>n</w:t>
      </w:r>
      <w:r>
        <w:rPr>
          <w:highlight w:val="white"/>
        </w:rPr>
        <w:t xml:space="preserve"> </w:t>
      </w:r>
      <w:r w:rsidR="00446108">
        <w:rPr>
          <w:highlight w:val="white"/>
        </w:rPr>
        <w:t>empty statement list, we return a statement with an empty code list</w:t>
      </w:r>
      <w:r w:rsidR="001B2758">
        <w:rPr>
          <w:highlight w:val="white"/>
        </w:rPr>
        <w:t xml:space="preserve"> and an empty next set.</w:t>
      </w:r>
    </w:p>
    <w:p w14:paraId="1F98C182" w14:textId="4C6F8B93" w:rsidR="00FA0ED1" w:rsidRPr="00FA0ED1" w:rsidRDefault="00FA0ED1" w:rsidP="00FA0ED1">
      <w:pPr>
        <w:pStyle w:val="Code"/>
        <w:rPr>
          <w:highlight w:val="white"/>
        </w:rPr>
      </w:pPr>
      <w:r w:rsidRPr="00FA0ED1">
        <w:rPr>
          <w:highlight w:val="white"/>
        </w:rPr>
        <w:t>optional_statement_list:</w:t>
      </w:r>
    </w:p>
    <w:p w14:paraId="42445525" w14:textId="77777777" w:rsidR="00FA0ED1" w:rsidRPr="00FA0ED1" w:rsidRDefault="00FA0ED1" w:rsidP="00FA0ED1">
      <w:pPr>
        <w:pStyle w:val="Code"/>
        <w:rPr>
          <w:highlight w:val="white"/>
        </w:rPr>
      </w:pPr>
      <w:r w:rsidRPr="00FA0ED1">
        <w:rPr>
          <w:highlight w:val="white"/>
        </w:rPr>
        <w:t xml:space="preserve">    /* Empty */ {</w:t>
      </w:r>
    </w:p>
    <w:p w14:paraId="1DEDCDD0" w14:textId="77777777" w:rsidR="001B2758" w:rsidRDefault="001B2758" w:rsidP="001B2758">
      <w:pPr>
        <w:pStyle w:val="Code"/>
        <w:rPr>
          <w:highlight w:val="white"/>
          <w:lang w:val="sv-SE"/>
        </w:rPr>
      </w:pPr>
      <w:r>
        <w:rPr>
          <w:highlight w:val="white"/>
          <w:lang w:val="sv-SE"/>
        </w:rPr>
        <w:t xml:space="preserve">      $$ = new Statement(new List&lt;MiddleCode&gt;(),</w:t>
      </w:r>
    </w:p>
    <w:p w14:paraId="46FD6394" w14:textId="77777777" w:rsidR="001B2758" w:rsidRDefault="001B2758" w:rsidP="001B2758">
      <w:pPr>
        <w:pStyle w:val="Code"/>
        <w:rPr>
          <w:highlight w:val="white"/>
          <w:lang w:val="sv-SE"/>
        </w:rPr>
      </w:pPr>
      <w:r>
        <w:rPr>
          <w:highlight w:val="white"/>
          <w:lang w:val="sv-SE"/>
        </w:rPr>
        <w:t xml:space="preserve">                         new HashSet&lt;MiddleCode&gt;());</w:t>
      </w:r>
    </w:p>
    <w:p w14:paraId="7192CFA9" w14:textId="77777777" w:rsidR="00FA0ED1" w:rsidRPr="00FA0ED1" w:rsidRDefault="00FA0ED1" w:rsidP="00FA0ED1">
      <w:pPr>
        <w:pStyle w:val="Code"/>
        <w:rPr>
          <w:highlight w:val="white"/>
        </w:rPr>
      </w:pPr>
      <w:r w:rsidRPr="00FA0ED1">
        <w:rPr>
          <w:highlight w:val="white"/>
        </w:rPr>
        <w:t xml:space="preserve">    }</w:t>
      </w:r>
    </w:p>
    <w:p w14:paraId="4546E943" w14:textId="0C5114FE" w:rsidR="003D1818" w:rsidRPr="00FA0ED1" w:rsidRDefault="000F6244" w:rsidP="003D1818">
      <w:pPr>
        <w:rPr>
          <w:highlight w:val="white"/>
        </w:rPr>
      </w:pPr>
      <w:r>
        <w:rPr>
          <w:highlight w:val="white"/>
        </w:rPr>
        <w:t>In case of an non-em</w:t>
      </w:r>
      <w:r w:rsidR="00C858AA">
        <w:rPr>
          <w:highlight w:val="white"/>
        </w:rPr>
        <w:t>pt</w:t>
      </w:r>
      <w:r>
        <w:rPr>
          <w:highlight w:val="white"/>
        </w:rPr>
        <w:t>y statement list, w</w:t>
      </w:r>
      <w:r w:rsidR="003D1818">
        <w:rPr>
          <w:highlight w:val="white"/>
        </w:rPr>
        <w:t xml:space="preserve">e add the code list of the statements of the statement list. For each statement in the list, except the last statement, we backpatch the next set to the beginning of the code list of the next set. The result is a statement with </w:t>
      </w:r>
      <w:r w:rsidR="001B2758">
        <w:rPr>
          <w:highlight w:val="white"/>
        </w:rPr>
        <w:t xml:space="preserve">the total middle code list and the next set </w:t>
      </w:r>
      <w:r w:rsidR="005331C9">
        <w:rPr>
          <w:highlight w:val="white"/>
        </w:rPr>
        <w:t>of the last statement.</w:t>
      </w:r>
    </w:p>
    <w:p w14:paraId="28358925" w14:textId="77777777" w:rsidR="00FA0ED1" w:rsidRPr="00FA0ED1" w:rsidRDefault="00FA0ED1" w:rsidP="00FA0ED1">
      <w:pPr>
        <w:pStyle w:val="Code"/>
        <w:rPr>
          <w:highlight w:val="white"/>
        </w:rPr>
      </w:pPr>
      <w:r w:rsidRPr="00FA0ED1">
        <w:rPr>
          <w:highlight w:val="white"/>
        </w:rPr>
        <w:t xml:space="preserve">  | optional_statement_list statement {</w:t>
      </w:r>
    </w:p>
    <w:p w14:paraId="28DB28EF" w14:textId="77777777" w:rsidR="00FA0ED1" w:rsidRPr="00FA0ED1" w:rsidRDefault="00FA0ED1" w:rsidP="00FA0ED1">
      <w:pPr>
        <w:pStyle w:val="Code"/>
        <w:rPr>
          <w:highlight w:val="white"/>
        </w:rPr>
      </w:pPr>
      <w:r w:rsidRPr="00FA0ED1">
        <w:rPr>
          <w:highlight w:val="white"/>
        </w:rPr>
        <w:t xml:space="preserve">      MiddleCodeGenerator.Backpatch($1.NextSet, $2.CodeList);</w:t>
      </w:r>
    </w:p>
    <w:p w14:paraId="7ABE2027" w14:textId="77777777" w:rsidR="00FA0ED1" w:rsidRPr="00FA0ED1" w:rsidRDefault="00FA0ED1" w:rsidP="00FA0ED1">
      <w:pPr>
        <w:pStyle w:val="Code"/>
        <w:rPr>
          <w:highlight w:val="white"/>
        </w:rPr>
      </w:pPr>
      <w:r w:rsidRPr="00FA0ED1">
        <w:rPr>
          <w:highlight w:val="white"/>
        </w:rPr>
        <w:t xml:space="preserve">      List&lt;MiddleCode&gt; codeList = new List&lt;MiddleCode&gt;();</w:t>
      </w:r>
    </w:p>
    <w:p w14:paraId="6AE4755F" w14:textId="77777777" w:rsidR="00FA0ED1" w:rsidRPr="00FA0ED1" w:rsidRDefault="00FA0ED1" w:rsidP="00FA0ED1">
      <w:pPr>
        <w:pStyle w:val="Code"/>
        <w:rPr>
          <w:highlight w:val="white"/>
        </w:rPr>
      </w:pPr>
      <w:r w:rsidRPr="00FA0ED1">
        <w:rPr>
          <w:highlight w:val="white"/>
        </w:rPr>
        <w:t xml:space="preserve">      codeList.AddRange($1.CodeList);</w:t>
      </w:r>
    </w:p>
    <w:p w14:paraId="5977AB6E" w14:textId="77777777" w:rsidR="00FA0ED1" w:rsidRPr="00FA0ED1" w:rsidRDefault="00FA0ED1" w:rsidP="00FA0ED1">
      <w:pPr>
        <w:pStyle w:val="Code"/>
        <w:rPr>
          <w:highlight w:val="white"/>
        </w:rPr>
      </w:pPr>
      <w:r w:rsidRPr="00FA0ED1">
        <w:rPr>
          <w:highlight w:val="white"/>
        </w:rPr>
        <w:lastRenderedPageBreak/>
        <w:t xml:space="preserve">      codeList.AddRange($2.CodeList);</w:t>
      </w:r>
    </w:p>
    <w:p w14:paraId="5EF886C8" w14:textId="77777777" w:rsidR="00FA0ED1" w:rsidRPr="00FA0ED1" w:rsidRDefault="00FA0ED1" w:rsidP="00FA0ED1">
      <w:pPr>
        <w:pStyle w:val="Code"/>
        <w:rPr>
          <w:highlight w:val="white"/>
        </w:rPr>
      </w:pPr>
      <w:r w:rsidRPr="00FA0ED1">
        <w:rPr>
          <w:highlight w:val="white"/>
        </w:rPr>
        <w:t xml:space="preserve">      $$ = new Statement(codeList, $2.NextSet);</w:t>
      </w:r>
    </w:p>
    <w:p w14:paraId="7F578F1A" w14:textId="77777777" w:rsidR="00FA0ED1" w:rsidRPr="00FA0ED1" w:rsidRDefault="00FA0ED1" w:rsidP="00FA0ED1">
      <w:pPr>
        <w:pStyle w:val="Code"/>
        <w:rPr>
          <w:highlight w:val="white"/>
        </w:rPr>
      </w:pPr>
      <w:r w:rsidRPr="00FA0ED1">
        <w:rPr>
          <w:highlight w:val="white"/>
        </w:rPr>
        <w:t xml:space="preserve">    };</w:t>
      </w:r>
    </w:p>
    <w:p w14:paraId="1C10E2D0" w14:textId="77777777" w:rsidR="002C67F5" w:rsidRPr="004D298F" w:rsidRDefault="002C67F5" w:rsidP="002C67F5">
      <w:pPr>
        <w:pStyle w:val="Code"/>
      </w:pPr>
    </w:p>
    <w:p w14:paraId="25FA011E" w14:textId="1B3AE087" w:rsidR="008F43AA" w:rsidRDefault="00830081" w:rsidP="00830081">
      <w:pPr>
        <w:pStyle w:val="Rubrik3"/>
      </w:pPr>
      <w:r>
        <w:t>Declaration Statement</w:t>
      </w:r>
    </w:p>
    <w:p w14:paraId="3CC455A3" w14:textId="09D80045" w:rsidR="008D0A0C" w:rsidRPr="008D0A0C" w:rsidRDefault="008D0A0C" w:rsidP="008D0A0C">
      <w:r>
        <w:t xml:space="preserve">A statement can be a declaration. We return a statement with the middle code list of the declaration. </w:t>
      </w:r>
      <w:r w:rsidR="001846D4">
        <w:t xml:space="preserve">The middle code list may hold code for </w:t>
      </w:r>
      <w:r w:rsidR="00F4217C">
        <w:t>initialization</w:t>
      </w:r>
      <w:r w:rsidR="001846D4">
        <w:t xml:space="preserve"> of variables or constants.</w:t>
      </w:r>
    </w:p>
    <w:p w14:paraId="583F5DD0" w14:textId="1EC673F1" w:rsidR="004D5DB0" w:rsidRDefault="00FB6AA4" w:rsidP="00FB6AA4">
      <w:pPr>
        <w:pStyle w:val="CodeHeader"/>
      </w:pPr>
      <w:r>
        <w:t>MainParser.cs</w:t>
      </w:r>
    </w:p>
    <w:p w14:paraId="03A46F95" w14:textId="77777777" w:rsidR="00FB6AA4" w:rsidRDefault="00FB6AA4" w:rsidP="00FB6AA4">
      <w:pPr>
        <w:pStyle w:val="Code"/>
        <w:rPr>
          <w:highlight w:val="white"/>
          <w:lang w:val="sv-SE"/>
        </w:rPr>
      </w:pPr>
      <w:r>
        <w:rPr>
          <w:highlight w:val="white"/>
          <w:lang w:val="sv-SE"/>
        </w:rPr>
        <w:t>closed_statement:</w:t>
      </w:r>
    </w:p>
    <w:p w14:paraId="6E2CDC04" w14:textId="4AC26127" w:rsidR="00FB6AA4" w:rsidRDefault="00FB6AA4" w:rsidP="00FB6AA4">
      <w:pPr>
        <w:pStyle w:val="Code"/>
        <w:rPr>
          <w:highlight w:val="white"/>
          <w:lang w:val="sv-SE"/>
        </w:rPr>
      </w:pPr>
      <w:r>
        <w:rPr>
          <w:highlight w:val="white"/>
          <w:lang w:val="sv-SE"/>
        </w:rPr>
        <w:t xml:space="preserve">    declaration {</w:t>
      </w:r>
    </w:p>
    <w:p w14:paraId="4A016895" w14:textId="1E15E665" w:rsidR="00FB6AA4" w:rsidRDefault="00FB6AA4" w:rsidP="00FB6AA4">
      <w:pPr>
        <w:pStyle w:val="Code"/>
        <w:rPr>
          <w:highlight w:val="white"/>
          <w:lang w:val="sv-SE"/>
        </w:rPr>
      </w:pPr>
      <w:r>
        <w:rPr>
          <w:highlight w:val="white"/>
          <w:lang w:val="sv-SE"/>
        </w:rPr>
        <w:t xml:space="preserve">      $$ = new Statement($1);</w:t>
      </w:r>
    </w:p>
    <w:p w14:paraId="331601F5" w14:textId="77777777" w:rsidR="00FB6AA4" w:rsidRDefault="00FB6AA4" w:rsidP="00FB6AA4">
      <w:pPr>
        <w:pStyle w:val="Code"/>
        <w:rPr>
          <w:highlight w:val="white"/>
          <w:lang w:val="sv-SE"/>
        </w:rPr>
      </w:pPr>
      <w:r>
        <w:rPr>
          <w:highlight w:val="white"/>
          <w:lang w:val="sv-SE"/>
        </w:rPr>
        <w:t xml:space="preserve">    }</w:t>
      </w:r>
    </w:p>
    <w:p w14:paraId="3E5A96E7" w14:textId="77777777" w:rsidR="00FB6AA4" w:rsidRPr="004D5DB0" w:rsidRDefault="00FB6AA4" w:rsidP="00FB6AA4">
      <w:pPr>
        <w:pStyle w:val="Code"/>
      </w:pPr>
    </w:p>
    <w:p w14:paraId="13696776" w14:textId="33D65715" w:rsidR="00895D52" w:rsidRPr="00895D52" w:rsidRDefault="00895D52" w:rsidP="00895D52">
      <w:pPr>
        <w:pStyle w:val="Rubrik2"/>
      </w:pPr>
      <w:r>
        <w:t>Expression</w:t>
      </w:r>
      <w:r w:rsidR="00FE4E0C">
        <w:t>s</w:t>
      </w:r>
    </w:p>
    <w:p w14:paraId="298A0F95" w14:textId="4EBCD3E4" w:rsidR="007175D9" w:rsidRDefault="00456A00" w:rsidP="007175D9">
      <w:r>
        <w:t>The third part of the parser is the expressions.</w:t>
      </w:r>
      <w:r w:rsidR="001E1CBA">
        <w:t xml:space="preserve"> The </w:t>
      </w:r>
      <w:r w:rsidR="00373613">
        <w:t>idea</w:t>
      </w:r>
      <w:r w:rsidR="001E1CBA">
        <w:t xml:space="preserve"> is that we start with the expression of lowest </w:t>
      </w:r>
      <w:r w:rsidR="00073CA8">
        <w:t>precedence and</w:t>
      </w:r>
      <w:r w:rsidR="001E1CBA">
        <w:t xml:space="preserve"> add a new rule for each </w:t>
      </w:r>
      <w:r w:rsidR="00427B33">
        <w:t>p</w:t>
      </w:r>
      <w:r w:rsidR="001E1CBA">
        <w:t>recedence.</w:t>
      </w:r>
    </w:p>
    <w:p w14:paraId="6F10E708" w14:textId="77777777" w:rsidR="00A963C6" w:rsidRDefault="00A963C6" w:rsidP="00A963C6">
      <w:pPr>
        <w:pStyle w:val="CodeHeader"/>
        <w:rPr>
          <w:highlight w:val="white"/>
          <w:lang w:val="sv-SE"/>
        </w:rPr>
      </w:pPr>
      <w:r>
        <w:rPr>
          <w:highlight w:val="white"/>
          <w:lang w:val="sv-SE"/>
        </w:rPr>
        <w:t>MainParser.cs</w:t>
      </w:r>
    </w:p>
    <w:p w14:paraId="72321066" w14:textId="333ABA7C" w:rsidR="00A963C6" w:rsidRDefault="00A963C6" w:rsidP="00A963C6">
      <w:pPr>
        <w:pStyle w:val="Code"/>
        <w:rPr>
          <w:highlight w:val="white"/>
          <w:lang w:val="sv-SE"/>
        </w:rPr>
      </w:pPr>
      <w:r>
        <w:rPr>
          <w:highlight w:val="white"/>
          <w:lang w:val="sv-SE"/>
        </w:rPr>
        <w:t>optional_expression:</w:t>
      </w:r>
    </w:p>
    <w:p w14:paraId="05ABFF7C" w14:textId="77777777" w:rsidR="00A963C6" w:rsidRDefault="00A963C6" w:rsidP="00A963C6">
      <w:pPr>
        <w:pStyle w:val="Code"/>
        <w:rPr>
          <w:highlight w:val="white"/>
          <w:lang w:val="sv-SE"/>
        </w:rPr>
      </w:pPr>
      <w:r>
        <w:rPr>
          <w:highlight w:val="white"/>
          <w:lang w:val="sv-SE"/>
        </w:rPr>
        <w:t xml:space="preserve">    /* Empty */ { $$ = null; }</w:t>
      </w:r>
    </w:p>
    <w:p w14:paraId="3274F736" w14:textId="77777777" w:rsidR="00A963C6" w:rsidRDefault="00A963C6" w:rsidP="00A963C6">
      <w:pPr>
        <w:pStyle w:val="Code"/>
        <w:rPr>
          <w:highlight w:val="white"/>
          <w:lang w:val="sv-SE"/>
        </w:rPr>
      </w:pPr>
      <w:r>
        <w:rPr>
          <w:highlight w:val="white"/>
          <w:lang w:val="sv-SE"/>
        </w:rPr>
        <w:t xml:space="preserve">  | expression  { $$ = $1;   };</w:t>
      </w:r>
    </w:p>
    <w:p w14:paraId="4C3CB12D" w14:textId="2C06405C" w:rsidR="00A963C6" w:rsidRDefault="00A604FA" w:rsidP="00A604FA">
      <w:pPr>
        <w:rPr>
          <w:highlight w:val="white"/>
          <w:lang w:val="sv-SE"/>
        </w:rPr>
      </w:pPr>
      <w:r>
        <w:rPr>
          <w:highlight w:val="white"/>
          <w:lang w:val="sv-SE"/>
        </w:rPr>
        <w:t>An expression may be an assignment</w:t>
      </w:r>
      <w:r w:rsidR="00B02A39">
        <w:rPr>
          <w:highlight w:val="white"/>
          <w:lang w:val="sv-SE"/>
        </w:rPr>
        <w:t xml:space="preserve"> </w:t>
      </w:r>
      <w:r>
        <w:rPr>
          <w:highlight w:val="white"/>
          <w:lang w:val="sv-SE"/>
        </w:rPr>
        <w:t>expression or two expression</w:t>
      </w:r>
      <w:r w:rsidR="00322B02">
        <w:rPr>
          <w:highlight w:val="white"/>
          <w:lang w:val="sv-SE"/>
        </w:rPr>
        <w:t>s</w:t>
      </w:r>
      <w:r>
        <w:rPr>
          <w:highlight w:val="white"/>
          <w:lang w:val="sv-SE"/>
        </w:rPr>
        <w:t xml:space="preserve"> separated by a comma.</w:t>
      </w:r>
    </w:p>
    <w:p w14:paraId="4F65EE07" w14:textId="77777777" w:rsidR="00A963C6" w:rsidRDefault="00A963C6" w:rsidP="00A963C6">
      <w:pPr>
        <w:pStyle w:val="Code"/>
        <w:rPr>
          <w:highlight w:val="white"/>
          <w:lang w:val="sv-SE"/>
        </w:rPr>
      </w:pPr>
      <w:r>
        <w:rPr>
          <w:highlight w:val="white"/>
          <w:lang w:val="sv-SE"/>
        </w:rPr>
        <w:t>expression:</w:t>
      </w:r>
    </w:p>
    <w:p w14:paraId="146964DA" w14:textId="77777777" w:rsidR="00A963C6" w:rsidRDefault="00A963C6" w:rsidP="00A963C6">
      <w:pPr>
        <w:pStyle w:val="Code"/>
        <w:rPr>
          <w:highlight w:val="white"/>
          <w:lang w:val="sv-SE"/>
        </w:rPr>
      </w:pPr>
      <w:r>
        <w:rPr>
          <w:highlight w:val="white"/>
          <w:lang w:val="sv-SE"/>
        </w:rPr>
        <w:t xml:space="preserve">   assignment_expression {</w:t>
      </w:r>
    </w:p>
    <w:p w14:paraId="2A4EBEA9" w14:textId="77777777" w:rsidR="00A963C6" w:rsidRDefault="00A963C6" w:rsidP="00A963C6">
      <w:pPr>
        <w:pStyle w:val="Code"/>
        <w:rPr>
          <w:highlight w:val="white"/>
          <w:lang w:val="sv-SE"/>
        </w:rPr>
      </w:pPr>
      <w:r>
        <w:rPr>
          <w:highlight w:val="white"/>
          <w:lang w:val="sv-SE"/>
        </w:rPr>
        <w:t xml:space="preserve">      $$ = $1;</w:t>
      </w:r>
    </w:p>
    <w:p w14:paraId="29F52D77" w14:textId="77777777" w:rsidR="00A963C6" w:rsidRDefault="00A963C6" w:rsidP="00A963C6">
      <w:pPr>
        <w:pStyle w:val="Code"/>
        <w:rPr>
          <w:highlight w:val="white"/>
          <w:lang w:val="sv-SE"/>
        </w:rPr>
      </w:pPr>
      <w:r>
        <w:rPr>
          <w:highlight w:val="white"/>
          <w:lang w:val="sv-SE"/>
        </w:rPr>
        <w:t xml:space="preserve">    }</w:t>
      </w:r>
    </w:p>
    <w:p w14:paraId="3DDE006D" w14:textId="77777777" w:rsidR="00A963C6" w:rsidRDefault="00A963C6" w:rsidP="00A963C6">
      <w:pPr>
        <w:pStyle w:val="Code"/>
        <w:rPr>
          <w:highlight w:val="white"/>
          <w:lang w:val="sv-SE"/>
        </w:rPr>
      </w:pPr>
      <w:r>
        <w:rPr>
          <w:highlight w:val="white"/>
          <w:lang w:val="sv-SE"/>
        </w:rPr>
        <w:t xml:space="preserve">  | expression COMMA assignment_expression {</w:t>
      </w:r>
    </w:p>
    <w:p w14:paraId="08C33968" w14:textId="77777777" w:rsidR="00A963C6" w:rsidRDefault="00A963C6" w:rsidP="00A963C6">
      <w:pPr>
        <w:pStyle w:val="Code"/>
        <w:rPr>
          <w:highlight w:val="white"/>
          <w:lang w:val="sv-SE"/>
        </w:rPr>
      </w:pPr>
      <w:r>
        <w:rPr>
          <w:highlight w:val="white"/>
          <w:lang w:val="sv-SE"/>
        </w:rPr>
        <w:t xml:space="preserve">      $$ = MiddleCodeGenerator.CommaExpression($1, $3);</w:t>
      </w:r>
    </w:p>
    <w:p w14:paraId="447DFC29" w14:textId="3918B280" w:rsidR="00A963C6" w:rsidRDefault="00A963C6" w:rsidP="00A963C6">
      <w:pPr>
        <w:pStyle w:val="Code"/>
        <w:rPr>
          <w:highlight w:val="white"/>
          <w:lang w:val="sv-SE"/>
        </w:rPr>
      </w:pPr>
      <w:r>
        <w:rPr>
          <w:highlight w:val="white"/>
          <w:lang w:val="sv-SE"/>
        </w:rPr>
        <w:t xml:space="preserve">    };</w:t>
      </w:r>
    </w:p>
    <w:p w14:paraId="0384AE26" w14:textId="0B27967B" w:rsidR="00A47A97" w:rsidRDefault="00695330" w:rsidP="00A47A97">
      <w:pPr>
        <w:rPr>
          <w:highlight w:val="white"/>
          <w:lang w:val="sv-SE"/>
        </w:rPr>
      </w:pPr>
      <w:r>
        <w:rPr>
          <w:highlight w:val="white"/>
          <w:lang w:val="sv-SE"/>
        </w:rPr>
        <w:t xml:space="preserve">The value of a comma expression is the value of the right expression, </w:t>
      </w:r>
      <w:r w:rsidR="00AB7158">
        <w:rPr>
          <w:highlight w:val="white"/>
          <w:lang w:val="sv-SE"/>
        </w:rPr>
        <w:t>the value of the left expression is discarded. However, we keep the side effects of both the left and right expressions.</w:t>
      </w:r>
    </w:p>
    <w:p w14:paraId="303F7F45" w14:textId="670B5AC1" w:rsidR="00A963C6" w:rsidRDefault="00B32FC6" w:rsidP="00B32FC6">
      <w:pPr>
        <w:pStyle w:val="CodeHeader"/>
        <w:rPr>
          <w:highlight w:val="white"/>
          <w:lang w:val="sv-SE"/>
        </w:rPr>
      </w:pPr>
      <w:r>
        <w:rPr>
          <w:highlight w:val="white"/>
          <w:lang w:val="sv-SE"/>
        </w:rPr>
        <w:t>MiddleCodeGenerator.cs</w:t>
      </w:r>
    </w:p>
    <w:p w14:paraId="56B47C97" w14:textId="77777777" w:rsidR="00322B02" w:rsidRPr="00152085" w:rsidRDefault="00322B02" w:rsidP="00152085">
      <w:pPr>
        <w:pStyle w:val="Code"/>
        <w:rPr>
          <w:highlight w:val="white"/>
        </w:rPr>
      </w:pPr>
      <w:r w:rsidRPr="00152085">
        <w:rPr>
          <w:highlight w:val="white"/>
        </w:rPr>
        <w:t xml:space="preserve">    public static Expression CommaExpression(Expression leftExpression,</w:t>
      </w:r>
    </w:p>
    <w:p w14:paraId="651C9FDE" w14:textId="5693E970" w:rsidR="00322B02" w:rsidRPr="00152085" w:rsidRDefault="00322B02" w:rsidP="00152085">
      <w:pPr>
        <w:pStyle w:val="Code"/>
        <w:rPr>
          <w:highlight w:val="white"/>
        </w:rPr>
      </w:pPr>
      <w:r w:rsidRPr="00152085">
        <w:rPr>
          <w:highlight w:val="white"/>
        </w:rPr>
        <w:t xml:space="preserve">                                             Expression rightExpression) {</w:t>
      </w:r>
    </w:p>
    <w:p w14:paraId="162E00E3" w14:textId="77777777" w:rsidR="00322B02" w:rsidRPr="00152085" w:rsidRDefault="00322B02" w:rsidP="00152085">
      <w:pPr>
        <w:pStyle w:val="Code"/>
        <w:rPr>
          <w:highlight w:val="white"/>
        </w:rPr>
      </w:pPr>
      <w:r w:rsidRPr="00152085">
        <w:rPr>
          <w:highlight w:val="white"/>
        </w:rPr>
        <w:t xml:space="preserve">      List&lt;MiddleCode&gt; shortList = new List&lt;MiddleCode&gt;();</w:t>
      </w:r>
    </w:p>
    <w:p w14:paraId="7DE4B3E4" w14:textId="77777777" w:rsidR="00322B02" w:rsidRPr="00152085" w:rsidRDefault="00322B02" w:rsidP="00152085">
      <w:pPr>
        <w:pStyle w:val="Code"/>
        <w:rPr>
          <w:highlight w:val="white"/>
        </w:rPr>
      </w:pPr>
      <w:r w:rsidRPr="00152085">
        <w:rPr>
          <w:highlight w:val="white"/>
        </w:rPr>
        <w:t xml:space="preserve">      shortList.AddRange(leftExpression.ShortList);</w:t>
      </w:r>
    </w:p>
    <w:p w14:paraId="49D63135" w14:textId="77777777" w:rsidR="00322B02" w:rsidRPr="00152085" w:rsidRDefault="00322B02" w:rsidP="00152085">
      <w:pPr>
        <w:pStyle w:val="Code"/>
        <w:rPr>
          <w:highlight w:val="white"/>
        </w:rPr>
      </w:pPr>
      <w:r w:rsidRPr="00152085">
        <w:rPr>
          <w:highlight w:val="white"/>
        </w:rPr>
        <w:t xml:space="preserve">      shortList.AddRange(rightExpression.ShortList);</w:t>
      </w:r>
    </w:p>
    <w:p w14:paraId="392A9000" w14:textId="022CFCE9" w:rsidR="00322B02" w:rsidRPr="00152085" w:rsidRDefault="00695330" w:rsidP="009B2103">
      <w:pPr>
        <w:rPr>
          <w:highlight w:val="white"/>
        </w:rPr>
      </w:pPr>
      <w:r>
        <w:rPr>
          <w:highlight w:val="white"/>
        </w:rPr>
        <w:t xml:space="preserve">Note that we add the short list of the left expression to the middle code list. The reason for this is that </w:t>
      </w:r>
      <w:r w:rsidR="009B2103">
        <w:rPr>
          <w:highlight w:val="white"/>
        </w:rPr>
        <w:t>we are not interested in the value of the left expression, only its side effects.</w:t>
      </w:r>
    </w:p>
    <w:p w14:paraId="30E3305C" w14:textId="77777777" w:rsidR="00322B02" w:rsidRPr="00152085" w:rsidRDefault="00322B02" w:rsidP="00152085">
      <w:pPr>
        <w:pStyle w:val="Code"/>
        <w:rPr>
          <w:highlight w:val="white"/>
        </w:rPr>
      </w:pPr>
      <w:r w:rsidRPr="00152085">
        <w:rPr>
          <w:highlight w:val="white"/>
        </w:rPr>
        <w:t xml:space="preserve">      List&lt;MiddleCode&gt; longList = new List&lt;MiddleCode&gt;();</w:t>
      </w:r>
    </w:p>
    <w:p w14:paraId="16C30387" w14:textId="0C6E6880" w:rsidR="00322B02" w:rsidRPr="00152085" w:rsidRDefault="00322B02" w:rsidP="00152085">
      <w:pPr>
        <w:pStyle w:val="Code"/>
        <w:rPr>
          <w:highlight w:val="white"/>
        </w:rPr>
      </w:pPr>
      <w:r w:rsidRPr="00152085">
        <w:rPr>
          <w:highlight w:val="white"/>
        </w:rPr>
        <w:t xml:space="preserve">      longList.AddRange(leftExpression.ShortList);</w:t>
      </w:r>
    </w:p>
    <w:p w14:paraId="526B1E2B" w14:textId="77777777" w:rsidR="00322B02" w:rsidRPr="00152085" w:rsidRDefault="00322B02" w:rsidP="00152085">
      <w:pPr>
        <w:pStyle w:val="Code"/>
        <w:rPr>
          <w:highlight w:val="white"/>
        </w:rPr>
      </w:pPr>
      <w:r w:rsidRPr="00152085">
        <w:rPr>
          <w:highlight w:val="white"/>
        </w:rPr>
        <w:t xml:space="preserve">      longList.AddRange(rightExpression.LongList);</w:t>
      </w:r>
    </w:p>
    <w:p w14:paraId="72714670" w14:textId="4105EB56" w:rsidR="00322B02" w:rsidRPr="00152085" w:rsidRDefault="00322B02" w:rsidP="00152085">
      <w:pPr>
        <w:pStyle w:val="Code"/>
        <w:rPr>
          <w:highlight w:val="white"/>
        </w:rPr>
      </w:pPr>
      <w:r w:rsidRPr="00152085">
        <w:rPr>
          <w:highlight w:val="white"/>
        </w:rPr>
        <w:t xml:space="preserve"> </w:t>
      </w:r>
    </w:p>
    <w:p w14:paraId="7EA82953" w14:textId="77777777" w:rsidR="00322B02" w:rsidRPr="00152085" w:rsidRDefault="00322B02" w:rsidP="00152085">
      <w:pPr>
        <w:pStyle w:val="Code"/>
        <w:rPr>
          <w:highlight w:val="white"/>
        </w:rPr>
      </w:pPr>
      <w:r w:rsidRPr="00152085">
        <w:rPr>
          <w:highlight w:val="white"/>
        </w:rPr>
        <w:t xml:space="preserve">      return (new Expression(rightExpression.Symbol, shortList, longList));</w:t>
      </w:r>
    </w:p>
    <w:p w14:paraId="68C6DB7E" w14:textId="4486D101" w:rsidR="00322B02" w:rsidRDefault="00322B02" w:rsidP="00152085">
      <w:pPr>
        <w:pStyle w:val="Code"/>
        <w:rPr>
          <w:highlight w:val="white"/>
        </w:rPr>
      </w:pPr>
      <w:r w:rsidRPr="00152085">
        <w:rPr>
          <w:highlight w:val="white"/>
        </w:rPr>
        <w:t xml:space="preserve">    }</w:t>
      </w:r>
    </w:p>
    <w:p w14:paraId="7E40D4AC" w14:textId="77777777" w:rsidR="00B05CB1" w:rsidRPr="00152085" w:rsidRDefault="00B05CB1" w:rsidP="00B05CB1">
      <w:pPr>
        <w:pStyle w:val="Code"/>
        <w:rPr>
          <w:highlight w:val="white"/>
        </w:rPr>
      </w:pPr>
    </w:p>
    <w:p w14:paraId="030CFEF7" w14:textId="20B1B96E" w:rsidR="00B05CB1" w:rsidRDefault="00FE4E0C" w:rsidP="00152085">
      <w:pPr>
        <w:pStyle w:val="Rubrik3"/>
      </w:pPr>
      <w:r>
        <w:lastRenderedPageBreak/>
        <w:t xml:space="preserve">The </w:t>
      </w:r>
      <w:r w:rsidR="009E1435">
        <w:t>Assignment Expression</w:t>
      </w:r>
    </w:p>
    <w:p w14:paraId="13D84E3A" w14:textId="77777777" w:rsidR="000126E8" w:rsidRDefault="000126E8" w:rsidP="000126E8">
      <w:pPr>
        <w:rPr>
          <w:color w:val="auto"/>
        </w:rPr>
      </w:pPr>
      <w:r>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14:paraId="74CF1851" w14:textId="77777777" w:rsidTr="000126E8">
        <w:tc>
          <w:tcPr>
            <w:tcW w:w="3116" w:type="dxa"/>
            <w:hideMark/>
          </w:tcPr>
          <w:p w14:paraId="6C3DC329" w14:textId="77777777" w:rsidR="000126E8" w:rsidRDefault="000126E8">
            <w:pPr>
              <w:pStyle w:val="Code"/>
            </w:pPr>
            <w:r>
              <w:t>x += y;</w:t>
            </w:r>
          </w:p>
        </w:tc>
        <w:tc>
          <w:tcPr>
            <w:tcW w:w="3117" w:type="dxa"/>
            <w:hideMark/>
          </w:tcPr>
          <w:p w14:paraId="1874EFA9" w14:textId="77777777" w:rsidR="000126E8" w:rsidRDefault="000126E8">
            <w:pPr>
              <w:pStyle w:val="Code"/>
            </w:pPr>
            <w:r>
              <w:t>$1 = x + y</w:t>
            </w:r>
          </w:p>
          <w:p w14:paraId="591AF24C" w14:textId="77777777" w:rsidR="000126E8" w:rsidRDefault="000126E8">
            <w:pPr>
              <w:pStyle w:val="Code"/>
            </w:pPr>
            <w:r>
              <w:t>x = $1</w:t>
            </w:r>
          </w:p>
        </w:tc>
        <w:tc>
          <w:tcPr>
            <w:tcW w:w="3117" w:type="dxa"/>
          </w:tcPr>
          <w:p w14:paraId="79CE2785" w14:textId="77777777" w:rsidR="000126E8" w:rsidRDefault="000126E8">
            <w:pPr>
              <w:pStyle w:val="Code"/>
            </w:pPr>
          </w:p>
        </w:tc>
      </w:tr>
    </w:tbl>
    <w:p w14:paraId="5AEBDE6C" w14:textId="7628D8AE" w:rsidR="002C375A" w:rsidRPr="002C375A" w:rsidRDefault="002C375A" w:rsidP="002C375A">
      <w:r>
        <w:t xml:space="preserve">An assignment expression can be condition expression, a </w:t>
      </w:r>
      <w:r w:rsidR="00384FFA">
        <w:t>s</w:t>
      </w:r>
      <w:r>
        <w:t>imple assignment, or a compound assignment.</w:t>
      </w:r>
    </w:p>
    <w:p w14:paraId="4B43AAD9" w14:textId="37607089" w:rsidR="009E1435" w:rsidRDefault="009E1435" w:rsidP="009E1435">
      <w:pPr>
        <w:pStyle w:val="CodeHeader"/>
        <w:rPr>
          <w:highlight w:val="white"/>
        </w:rPr>
      </w:pPr>
      <w:r>
        <w:rPr>
          <w:highlight w:val="white"/>
        </w:rPr>
        <w:t>MainParser.cs</w:t>
      </w:r>
    </w:p>
    <w:p w14:paraId="28989381" w14:textId="77777777" w:rsidR="00BF71E1" w:rsidRDefault="00BF71E1" w:rsidP="00BF71E1">
      <w:pPr>
        <w:pStyle w:val="Code"/>
        <w:rPr>
          <w:highlight w:val="white"/>
          <w:lang w:val="sv-SE"/>
        </w:rPr>
      </w:pPr>
      <w:r>
        <w:rPr>
          <w:highlight w:val="white"/>
          <w:lang w:val="sv-SE"/>
        </w:rPr>
        <w:t>assignment_expression:</w:t>
      </w:r>
    </w:p>
    <w:p w14:paraId="005F94CF" w14:textId="77777777" w:rsidR="00BF71E1" w:rsidRDefault="00BF71E1" w:rsidP="00BF71E1">
      <w:pPr>
        <w:pStyle w:val="Code"/>
        <w:rPr>
          <w:highlight w:val="white"/>
          <w:lang w:val="sv-SE"/>
        </w:rPr>
      </w:pPr>
      <w:r>
        <w:rPr>
          <w:highlight w:val="white"/>
          <w:lang w:val="sv-SE"/>
        </w:rPr>
        <w:t xml:space="preserve">    condition_expression {</w:t>
      </w:r>
    </w:p>
    <w:p w14:paraId="6DDC6D9D" w14:textId="77777777" w:rsidR="00BF71E1" w:rsidRDefault="00BF71E1" w:rsidP="00BF71E1">
      <w:pPr>
        <w:pStyle w:val="Code"/>
        <w:rPr>
          <w:highlight w:val="white"/>
          <w:lang w:val="sv-SE"/>
        </w:rPr>
      </w:pPr>
      <w:r>
        <w:rPr>
          <w:highlight w:val="white"/>
          <w:lang w:val="sv-SE"/>
        </w:rPr>
        <w:t xml:space="preserve">      $$ = $1;</w:t>
      </w:r>
    </w:p>
    <w:p w14:paraId="3C660484" w14:textId="77777777" w:rsidR="00BF71E1" w:rsidRDefault="00BF71E1" w:rsidP="00BF71E1">
      <w:pPr>
        <w:pStyle w:val="Code"/>
        <w:rPr>
          <w:highlight w:val="white"/>
          <w:lang w:val="sv-SE"/>
        </w:rPr>
      </w:pPr>
      <w:r>
        <w:rPr>
          <w:highlight w:val="white"/>
          <w:lang w:val="sv-SE"/>
        </w:rPr>
        <w:t xml:space="preserve">    }</w:t>
      </w:r>
    </w:p>
    <w:p w14:paraId="30C81425" w14:textId="77777777" w:rsidR="00BF71E1" w:rsidRDefault="00BF71E1" w:rsidP="00BF71E1">
      <w:pPr>
        <w:pStyle w:val="Code"/>
        <w:rPr>
          <w:highlight w:val="white"/>
          <w:lang w:val="sv-SE"/>
        </w:rPr>
      </w:pPr>
      <w:r>
        <w:rPr>
          <w:highlight w:val="white"/>
          <w:lang w:val="sv-SE"/>
        </w:rPr>
        <w:t xml:space="preserve">  | prefix_expression assignment_operator assignment_expression {</w:t>
      </w:r>
    </w:p>
    <w:p w14:paraId="06B9A144" w14:textId="77777777" w:rsidR="00BF71E1" w:rsidRDefault="00BF71E1" w:rsidP="00BF71E1">
      <w:pPr>
        <w:pStyle w:val="Code"/>
        <w:rPr>
          <w:highlight w:val="white"/>
          <w:lang w:val="sv-SE"/>
        </w:rPr>
      </w:pPr>
      <w:r>
        <w:rPr>
          <w:highlight w:val="white"/>
          <w:lang w:val="sv-SE"/>
        </w:rPr>
        <w:t xml:space="preserve">      $$ = MiddleCodeGenerator.AssignmentExpression($2, $1, $3);</w:t>
      </w:r>
    </w:p>
    <w:p w14:paraId="1A6C6EAB" w14:textId="77777777" w:rsidR="00BF71E1" w:rsidRDefault="00BF71E1" w:rsidP="00BF71E1">
      <w:pPr>
        <w:pStyle w:val="Code"/>
        <w:rPr>
          <w:highlight w:val="white"/>
          <w:lang w:val="sv-SE"/>
        </w:rPr>
      </w:pPr>
      <w:r>
        <w:rPr>
          <w:highlight w:val="white"/>
          <w:lang w:val="sv-SE"/>
        </w:rPr>
        <w:t xml:space="preserve">    };</w:t>
      </w:r>
    </w:p>
    <w:p w14:paraId="4CDE5C1B" w14:textId="77777777" w:rsidR="00BF71E1" w:rsidRDefault="00BF71E1" w:rsidP="00BF71E1">
      <w:pPr>
        <w:pStyle w:val="Code"/>
        <w:rPr>
          <w:highlight w:val="white"/>
          <w:lang w:val="sv-SE"/>
        </w:rPr>
      </w:pPr>
    </w:p>
    <w:p w14:paraId="09804450" w14:textId="77777777" w:rsidR="00BF71E1" w:rsidRDefault="00BF71E1" w:rsidP="00BF71E1">
      <w:pPr>
        <w:pStyle w:val="Code"/>
        <w:rPr>
          <w:highlight w:val="white"/>
          <w:lang w:val="sv-SE"/>
        </w:rPr>
      </w:pPr>
      <w:r>
        <w:rPr>
          <w:highlight w:val="white"/>
          <w:lang w:val="sv-SE"/>
        </w:rPr>
        <w:t>assignment_operator:</w:t>
      </w:r>
    </w:p>
    <w:p w14:paraId="18C97600" w14:textId="77777777" w:rsidR="00BF71E1" w:rsidRDefault="00BF71E1" w:rsidP="00BF71E1">
      <w:pPr>
        <w:pStyle w:val="Code"/>
        <w:rPr>
          <w:highlight w:val="white"/>
          <w:lang w:val="sv-SE"/>
        </w:rPr>
      </w:pPr>
      <w:r>
        <w:rPr>
          <w:highlight w:val="white"/>
          <w:lang w:val="sv-SE"/>
        </w:rPr>
        <w:t xml:space="preserve">    ASSIGN             { $$ = MiddleOperator.Assign;         }</w:t>
      </w:r>
    </w:p>
    <w:p w14:paraId="03C095AD" w14:textId="77777777" w:rsidR="00BF71E1" w:rsidRDefault="00BF71E1" w:rsidP="00BF71E1">
      <w:pPr>
        <w:pStyle w:val="Code"/>
        <w:rPr>
          <w:highlight w:val="white"/>
          <w:lang w:val="sv-SE"/>
        </w:rPr>
      </w:pPr>
      <w:r>
        <w:rPr>
          <w:highlight w:val="white"/>
          <w:lang w:val="sv-SE"/>
        </w:rPr>
        <w:t xml:space="preserve">  | ADD_ASSIGN         { $$ = MiddleOperator.BinaryAdd;      }</w:t>
      </w:r>
    </w:p>
    <w:p w14:paraId="0E3ABFC1" w14:textId="77777777" w:rsidR="00BF71E1" w:rsidRDefault="00BF71E1" w:rsidP="00BF71E1">
      <w:pPr>
        <w:pStyle w:val="Code"/>
        <w:rPr>
          <w:highlight w:val="white"/>
          <w:lang w:val="sv-SE"/>
        </w:rPr>
      </w:pPr>
      <w:r>
        <w:rPr>
          <w:highlight w:val="white"/>
          <w:lang w:val="sv-SE"/>
        </w:rPr>
        <w:t xml:space="preserve">  | SUBTRACT_ASSIGN    { $$ = MiddleOperator.BinarySubtract; }</w:t>
      </w:r>
    </w:p>
    <w:p w14:paraId="7EDB0189" w14:textId="77777777" w:rsidR="00BF71E1" w:rsidRDefault="00BF71E1" w:rsidP="00BF71E1">
      <w:pPr>
        <w:pStyle w:val="Code"/>
        <w:rPr>
          <w:highlight w:val="white"/>
          <w:lang w:val="sv-SE"/>
        </w:rPr>
      </w:pPr>
      <w:r>
        <w:rPr>
          <w:highlight w:val="white"/>
          <w:lang w:val="sv-SE"/>
        </w:rPr>
        <w:t xml:space="preserve">  | MULTIPLY_ASSIGN    { $$ = MiddleOperator.SignedMultiply; }</w:t>
      </w:r>
    </w:p>
    <w:p w14:paraId="32D6EE57" w14:textId="77777777" w:rsidR="00BF71E1" w:rsidRDefault="00BF71E1" w:rsidP="00BF71E1">
      <w:pPr>
        <w:pStyle w:val="Code"/>
        <w:rPr>
          <w:highlight w:val="white"/>
          <w:lang w:val="sv-SE"/>
        </w:rPr>
      </w:pPr>
      <w:r>
        <w:rPr>
          <w:highlight w:val="white"/>
          <w:lang w:val="sv-SE"/>
        </w:rPr>
        <w:t xml:space="preserve">  | DIVIDE_ASSIGN      { $$ = MiddleOperator.SignedDivide;   }</w:t>
      </w:r>
    </w:p>
    <w:p w14:paraId="7A8245F6" w14:textId="77777777" w:rsidR="00BF71E1" w:rsidRDefault="00BF71E1" w:rsidP="00BF71E1">
      <w:pPr>
        <w:pStyle w:val="Code"/>
        <w:rPr>
          <w:highlight w:val="white"/>
          <w:lang w:val="sv-SE"/>
        </w:rPr>
      </w:pPr>
      <w:r>
        <w:rPr>
          <w:highlight w:val="white"/>
          <w:lang w:val="sv-SE"/>
        </w:rPr>
        <w:t xml:space="preserve">  | MODULO_ASSIGN      { $$ = MiddleOperator.SignedModulo;   }</w:t>
      </w:r>
    </w:p>
    <w:p w14:paraId="72C2DDB5" w14:textId="77777777" w:rsidR="00BF71E1" w:rsidRDefault="00BF71E1" w:rsidP="00BF71E1">
      <w:pPr>
        <w:pStyle w:val="Code"/>
        <w:rPr>
          <w:highlight w:val="white"/>
          <w:lang w:val="sv-SE"/>
        </w:rPr>
      </w:pPr>
      <w:r>
        <w:rPr>
          <w:highlight w:val="white"/>
          <w:lang w:val="sv-SE"/>
        </w:rPr>
        <w:t xml:space="preserve">  | AND_ASSIGN         { $$ = MiddleOperator.BitwiseAnd;     }</w:t>
      </w:r>
    </w:p>
    <w:p w14:paraId="38C065F6" w14:textId="501A1107" w:rsidR="00BF71E1" w:rsidRDefault="00BF71E1" w:rsidP="00BF71E1">
      <w:pPr>
        <w:pStyle w:val="Code"/>
        <w:rPr>
          <w:highlight w:val="white"/>
          <w:lang w:val="sv-SE"/>
        </w:rPr>
      </w:pPr>
      <w:r>
        <w:rPr>
          <w:highlight w:val="white"/>
          <w:lang w:val="sv-SE"/>
        </w:rPr>
        <w:t xml:space="preserve">  | </w:t>
      </w:r>
      <w:r w:rsidR="00414C74">
        <w:rPr>
          <w:highlight w:val="white"/>
          <w:lang w:val="sv-SE"/>
        </w:rPr>
        <w:t>OR</w:t>
      </w:r>
      <w:r>
        <w:rPr>
          <w:highlight w:val="white"/>
          <w:lang w:val="sv-SE"/>
        </w:rPr>
        <w:t>_ASSIGN         { $$ = MiddleOperator.Bitwise</w:t>
      </w:r>
      <w:r w:rsidR="00414C74">
        <w:rPr>
          <w:highlight w:val="white"/>
          <w:lang w:val="sv-SE"/>
        </w:rPr>
        <w:t>Or</w:t>
      </w:r>
      <w:r>
        <w:rPr>
          <w:highlight w:val="white"/>
          <w:lang w:val="sv-SE"/>
        </w:rPr>
        <w:t>;     }</w:t>
      </w:r>
    </w:p>
    <w:p w14:paraId="481455EC" w14:textId="77777777" w:rsidR="00BF71E1" w:rsidRDefault="00BF71E1" w:rsidP="00BF71E1">
      <w:pPr>
        <w:pStyle w:val="Code"/>
        <w:rPr>
          <w:highlight w:val="white"/>
          <w:lang w:val="sv-SE"/>
        </w:rPr>
      </w:pPr>
      <w:r>
        <w:rPr>
          <w:highlight w:val="white"/>
          <w:lang w:val="sv-SE"/>
        </w:rPr>
        <w:t xml:space="preserve">  | XOR_ASSIGN         { $$ = MiddleOperator.BitwiseXOr;     }</w:t>
      </w:r>
    </w:p>
    <w:p w14:paraId="4F312A7B" w14:textId="77777777" w:rsidR="00BF71E1" w:rsidRDefault="00BF71E1" w:rsidP="00BF71E1">
      <w:pPr>
        <w:pStyle w:val="Code"/>
        <w:rPr>
          <w:highlight w:val="white"/>
          <w:lang w:val="sv-SE"/>
        </w:rPr>
      </w:pPr>
      <w:r>
        <w:rPr>
          <w:highlight w:val="white"/>
          <w:lang w:val="sv-SE"/>
        </w:rPr>
        <w:t xml:space="preserve">  | LEFT_SHIFT_ASSIGN  { $$ = MiddleOperator.ShiftLeft;      }</w:t>
      </w:r>
    </w:p>
    <w:p w14:paraId="2C37922B" w14:textId="77777777" w:rsidR="00BF71E1" w:rsidRDefault="00BF71E1" w:rsidP="00BF71E1">
      <w:pPr>
        <w:pStyle w:val="Code"/>
        <w:rPr>
          <w:highlight w:val="white"/>
          <w:lang w:val="sv-SE"/>
        </w:rPr>
      </w:pPr>
      <w:r>
        <w:rPr>
          <w:highlight w:val="white"/>
          <w:lang w:val="sv-SE"/>
        </w:rPr>
        <w:t xml:space="preserve">  | RIGHT_SHIFT_ASSIGN { $$ = MiddleOperator.ShiftRight;     };</w:t>
      </w:r>
    </w:p>
    <w:p w14:paraId="5A40FFAE" w14:textId="1CF59F14" w:rsidR="00BF71E1" w:rsidRDefault="00BF71E1" w:rsidP="00BF71E1">
      <w:pPr>
        <w:pStyle w:val="CodeHeader"/>
        <w:rPr>
          <w:highlight w:val="white"/>
        </w:rPr>
      </w:pPr>
      <w:r>
        <w:rPr>
          <w:highlight w:val="white"/>
        </w:rPr>
        <w:t>MiddleCodeGenerator.cs</w:t>
      </w:r>
    </w:p>
    <w:p w14:paraId="7DF00FD8" w14:textId="77777777" w:rsidR="00BF71E1" w:rsidRDefault="00BF71E1" w:rsidP="00BF71E1">
      <w:pPr>
        <w:pStyle w:val="Code"/>
        <w:rPr>
          <w:highlight w:val="white"/>
        </w:rPr>
      </w:pPr>
      <w:r w:rsidRPr="00BF71E1">
        <w:rPr>
          <w:highlight w:val="white"/>
        </w:rPr>
        <w:t xml:space="preserve">    public static Expression AssignmentExpression(MiddleOperator middleOp,</w:t>
      </w:r>
    </w:p>
    <w:p w14:paraId="0386E9C9" w14:textId="77777777" w:rsidR="00BF71E1" w:rsidRDefault="00BF71E1" w:rsidP="00BF71E1">
      <w:pPr>
        <w:pStyle w:val="Code"/>
        <w:rPr>
          <w:highlight w:val="white"/>
        </w:rPr>
      </w:pPr>
      <w:r>
        <w:rPr>
          <w:highlight w:val="white"/>
        </w:rPr>
        <w:t xml:space="preserve">                                                 </w:t>
      </w:r>
      <w:r w:rsidRPr="00BF71E1">
        <w:rPr>
          <w:highlight w:val="white"/>
        </w:rPr>
        <w:t xml:space="preserve"> Expression leftExpression,</w:t>
      </w:r>
    </w:p>
    <w:p w14:paraId="7D4ACAF6" w14:textId="2D907690" w:rsidR="00BF71E1" w:rsidRPr="00BF71E1" w:rsidRDefault="00BF71E1" w:rsidP="00BF71E1">
      <w:pPr>
        <w:pStyle w:val="Code"/>
        <w:rPr>
          <w:highlight w:val="white"/>
        </w:rPr>
      </w:pPr>
      <w:r>
        <w:rPr>
          <w:highlight w:val="white"/>
        </w:rPr>
        <w:t xml:space="preserve">                                                 </w:t>
      </w:r>
      <w:r w:rsidRPr="00BF71E1">
        <w:rPr>
          <w:highlight w:val="white"/>
        </w:rPr>
        <w:t xml:space="preserve"> Expression rightExpression</w:t>
      </w:r>
      <w:r w:rsidR="008518B2">
        <w:rPr>
          <w:highlight w:val="white"/>
        </w:rPr>
        <w:t>)</w:t>
      </w:r>
      <w:r w:rsidRPr="00BF71E1">
        <w:rPr>
          <w:highlight w:val="white"/>
        </w:rPr>
        <w:t>{</w:t>
      </w:r>
    </w:p>
    <w:p w14:paraId="0285807F" w14:textId="4EF4A2B0" w:rsidR="00104DCC" w:rsidRDefault="00104DCC" w:rsidP="00104DCC">
      <w:pPr>
        <w:rPr>
          <w:highlight w:val="white"/>
        </w:rPr>
      </w:pPr>
      <w:r>
        <w:rPr>
          <w:highlight w:val="white"/>
        </w:rPr>
        <w:t>In case of compound assignment, we call the matching method to perform the operation, and</w:t>
      </w:r>
    </w:p>
    <w:p w14:paraId="7034B881" w14:textId="549C12AE" w:rsidR="00BF71E1" w:rsidRPr="00BF71E1" w:rsidRDefault="00BF71E1" w:rsidP="00BF71E1">
      <w:pPr>
        <w:pStyle w:val="Code"/>
        <w:rPr>
          <w:highlight w:val="white"/>
        </w:rPr>
      </w:pPr>
      <w:r w:rsidRPr="00BF71E1">
        <w:rPr>
          <w:highlight w:val="white"/>
        </w:rPr>
        <w:t xml:space="preserve">      switch (middleOp) {</w:t>
      </w:r>
    </w:p>
    <w:p w14:paraId="31971EFB" w14:textId="77777777" w:rsidR="00BF71E1" w:rsidRPr="00BF71E1" w:rsidRDefault="00BF71E1" w:rsidP="00BF71E1">
      <w:pPr>
        <w:pStyle w:val="Code"/>
        <w:rPr>
          <w:highlight w:val="white"/>
        </w:rPr>
      </w:pPr>
      <w:r w:rsidRPr="00BF71E1">
        <w:rPr>
          <w:highlight w:val="white"/>
        </w:rPr>
        <w:t xml:space="preserve">        case MiddleOperator.Assign:</w:t>
      </w:r>
    </w:p>
    <w:p w14:paraId="0D8C4F3D" w14:textId="6FE8CF74" w:rsidR="00BF71E1" w:rsidRPr="00BF71E1"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 rightExpression, true);</w:t>
      </w:r>
    </w:p>
    <w:p w14:paraId="5AC898A5" w14:textId="6880D6F4" w:rsidR="00BF71E1" w:rsidRPr="00BF71E1" w:rsidRDefault="00E73D68" w:rsidP="00333B23">
      <w:pPr>
        <w:rPr>
          <w:highlight w:val="white"/>
        </w:rPr>
      </w:pPr>
      <w:r>
        <w:rPr>
          <w:highlight w:val="white"/>
        </w:rPr>
        <w:t xml:space="preserve">In </w:t>
      </w:r>
      <w:r w:rsidR="003F3668">
        <w:rPr>
          <w:highlight w:val="white"/>
        </w:rPr>
        <w:t>c</w:t>
      </w:r>
      <w:r>
        <w:rPr>
          <w:highlight w:val="white"/>
        </w:rPr>
        <w:t>ases of compound assignment, we call the matching method</w:t>
      </w:r>
      <w:r w:rsidR="00641703">
        <w:rPr>
          <w:highlight w:val="white"/>
        </w:rPr>
        <w:t xml:space="preserve"> to perform the operation, and Assignment for</w:t>
      </w:r>
      <w:r w:rsidR="00333B23">
        <w:rPr>
          <w:highlight w:val="white"/>
        </w:rPr>
        <w:t xml:space="preserve"> the final assignment.</w:t>
      </w:r>
    </w:p>
    <w:p w14:paraId="4D485149" w14:textId="77777777" w:rsidR="001843C6" w:rsidRPr="001843C6" w:rsidRDefault="001843C6" w:rsidP="001843C6">
      <w:pPr>
        <w:pStyle w:val="Code"/>
        <w:rPr>
          <w:highlight w:val="white"/>
        </w:rPr>
      </w:pPr>
      <w:r w:rsidRPr="001843C6">
        <w:rPr>
          <w:highlight w:val="white"/>
        </w:rPr>
        <w:t xml:space="preserve">        case MiddleOperator.BinaryAdd:</w:t>
      </w:r>
    </w:p>
    <w:p w14:paraId="6A632D3E" w14:textId="77777777" w:rsidR="001843C6" w:rsidRPr="001843C6" w:rsidRDefault="001843C6" w:rsidP="001843C6">
      <w:pPr>
        <w:pStyle w:val="Code"/>
        <w:rPr>
          <w:highlight w:val="white"/>
        </w:rPr>
      </w:pPr>
      <w:r w:rsidRPr="001843C6">
        <w:rPr>
          <w:highlight w:val="white"/>
        </w:rPr>
        <w:t xml:space="preserve">        case MiddleOperator.BinarySubtract:</w:t>
      </w:r>
    </w:p>
    <w:p w14:paraId="79CB878D" w14:textId="77777777" w:rsidR="001843C6" w:rsidRPr="001843C6" w:rsidRDefault="001843C6" w:rsidP="001843C6">
      <w:pPr>
        <w:pStyle w:val="Code"/>
        <w:rPr>
          <w:highlight w:val="white"/>
        </w:rPr>
      </w:pPr>
      <w:r w:rsidRPr="001843C6">
        <w:rPr>
          <w:highlight w:val="white"/>
        </w:rPr>
        <w:t xml:space="preserve">          return Assignment(leftExpression,</w:t>
      </w:r>
    </w:p>
    <w:p w14:paraId="101C18DF" w14:textId="77777777" w:rsidR="001843C6" w:rsidRPr="001843C6" w:rsidRDefault="001843C6" w:rsidP="001843C6">
      <w:pPr>
        <w:pStyle w:val="Code"/>
        <w:rPr>
          <w:highlight w:val="white"/>
        </w:rPr>
      </w:pPr>
      <w:r w:rsidRPr="001843C6">
        <w:rPr>
          <w:highlight w:val="white"/>
        </w:rPr>
        <w:t xml:space="preserve">                            AdditionExpression(middleOp, leftExpression,</w:t>
      </w:r>
    </w:p>
    <w:p w14:paraId="20F2E52D" w14:textId="77777777" w:rsidR="001843C6" w:rsidRPr="001843C6" w:rsidRDefault="001843C6" w:rsidP="001843C6">
      <w:pPr>
        <w:pStyle w:val="Code"/>
        <w:rPr>
          <w:highlight w:val="white"/>
        </w:rPr>
      </w:pPr>
      <w:r w:rsidRPr="001843C6">
        <w:rPr>
          <w:highlight w:val="white"/>
        </w:rPr>
        <w:t xml:space="preserve">                                               rightExpression));</w:t>
      </w:r>
    </w:p>
    <w:p w14:paraId="4CE45F0C" w14:textId="77777777" w:rsidR="00BF71E1" w:rsidRPr="001843C6" w:rsidRDefault="00BF71E1" w:rsidP="001843C6">
      <w:pPr>
        <w:pStyle w:val="Code"/>
        <w:rPr>
          <w:highlight w:val="white"/>
        </w:rPr>
      </w:pPr>
    </w:p>
    <w:p w14:paraId="701F2A65" w14:textId="77777777" w:rsidR="00BF71E1" w:rsidRPr="00BF71E1" w:rsidRDefault="00BF71E1" w:rsidP="00BF71E1">
      <w:pPr>
        <w:pStyle w:val="Code"/>
        <w:rPr>
          <w:highlight w:val="white"/>
        </w:rPr>
      </w:pPr>
      <w:r w:rsidRPr="00BF71E1">
        <w:rPr>
          <w:highlight w:val="white"/>
        </w:rPr>
        <w:t xml:space="preserve">        case MiddleOperator.SignedMultiply:</w:t>
      </w:r>
    </w:p>
    <w:p w14:paraId="76AA5921" w14:textId="77777777" w:rsidR="00BF71E1" w:rsidRPr="00BF71E1" w:rsidRDefault="00BF71E1" w:rsidP="00BF71E1">
      <w:pPr>
        <w:pStyle w:val="Code"/>
        <w:rPr>
          <w:highlight w:val="white"/>
        </w:rPr>
      </w:pPr>
      <w:r w:rsidRPr="00BF71E1">
        <w:rPr>
          <w:highlight w:val="white"/>
        </w:rPr>
        <w:t xml:space="preserve">        case MiddleOperator.SignedDivide:</w:t>
      </w:r>
    </w:p>
    <w:p w14:paraId="002A2B52" w14:textId="77777777" w:rsidR="00BF71E1" w:rsidRPr="00BF71E1" w:rsidRDefault="00BF71E1" w:rsidP="00BF71E1">
      <w:pPr>
        <w:pStyle w:val="Code"/>
        <w:rPr>
          <w:highlight w:val="white"/>
        </w:rPr>
      </w:pPr>
      <w:r w:rsidRPr="00BF71E1">
        <w:rPr>
          <w:highlight w:val="white"/>
        </w:rPr>
        <w:t xml:space="preserve">        case MiddleOperator.SignedModulo:</w:t>
      </w:r>
    </w:p>
    <w:p w14:paraId="35B5CECE" w14:textId="6028DDCF" w:rsidR="00A36F85"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E067599" w14:textId="22901592" w:rsidR="00F95287" w:rsidRDefault="00F95287" w:rsidP="00795D07">
      <w:pPr>
        <w:pStyle w:val="Code"/>
        <w:rPr>
          <w:highlight w:val="white"/>
        </w:rPr>
      </w:pPr>
      <w:r>
        <w:rPr>
          <w:highlight w:val="white"/>
        </w:rPr>
        <w:t xml:space="preserve">                  </w:t>
      </w:r>
      <w:r w:rsidR="00A36F85">
        <w:rPr>
          <w:highlight w:val="white"/>
        </w:rPr>
        <w:t xml:space="preserve">        </w:t>
      </w:r>
      <w:r w:rsidR="00CA2020">
        <w:rPr>
          <w:highlight w:val="white"/>
        </w:rPr>
        <w:t xml:space="preserve"> </w:t>
      </w:r>
      <w:r w:rsidR="00BF71E1" w:rsidRPr="00BF71E1">
        <w:rPr>
          <w:highlight w:val="white"/>
        </w:rPr>
        <w:t xml:space="preserve"> MultiplyExpression(middleOp, leftExpression, </w:t>
      </w:r>
    </w:p>
    <w:p w14:paraId="6CCCA4A8" w14:textId="0C983644" w:rsidR="00BF71E1" w:rsidRPr="00BF71E1" w:rsidRDefault="00F95287" w:rsidP="00BF71E1">
      <w:pPr>
        <w:pStyle w:val="Code"/>
        <w:rPr>
          <w:highlight w:val="white"/>
        </w:rPr>
      </w:pPr>
      <w:r>
        <w:rPr>
          <w:highlight w:val="white"/>
        </w:rPr>
        <w:lastRenderedPageBreak/>
        <w:t xml:space="preserve">                           </w:t>
      </w:r>
      <w:r w:rsidR="00CA2020">
        <w:rPr>
          <w:highlight w:val="white"/>
        </w:rPr>
        <w:t xml:space="preserve"> </w:t>
      </w:r>
      <w:r>
        <w:rPr>
          <w:highlight w:val="white"/>
        </w:rPr>
        <w:t xml:space="preserve">                             </w:t>
      </w:r>
      <w:r w:rsidR="00BF71E1" w:rsidRPr="00BF71E1">
        <w:rPr>
          <w:highlight w:val="white"/>
        </w:rPr>
        <w:t>rightExpression));</w:t>
      </w:r>
    </w:p>
    <w:p w14:paraId="01D59FE5" w14:textId="77777777" w:rsidR="00BF71E1" w:rsidRPr="00BF71E1" w:rsidRDefault="00BF71E1" w:rsidP="00BF71E1">
      <w:pPr>
        <w:pStyle w:val="Code"/>
        <w:rPr>
          <w:highlight w:val="white"/>
        </w:rPr>
      </w:pPr>
    </w:p>
    <w:p w14:paraId="7B63D467" w14:textId="77777777" w:rsidR="00BF71E1" w:rsidRPr="00BF71E1" w:rsidRDefault="00BF71E1" w:rsidP="00BF71E1">
      <w:pPr>
        <w:pStyle w:val="Code"/>
        <w:rPr>
          <w:highlight w:val="white"/>
        </w:rPr>
      </w:pPr>
      <w:r w:rsidRPr="00BF71E1">
        <w:rPr>
          <w:highlight w:val="white"/>
        </w:rPr>
        <w:t xml:space="preserve">        case MiddleOperator.BitwiseAnd:</w:t>
      </w:r>
    </w:p>
    <w:p w14:paraId="3FD866CF" w14:textId="3B470311" w:rsidR="00BF71E1" w:rsidRPr="00BF71E1" w:rsidRDefault="00BF71E1" w:rsidP="00BF71E1">
      <w:pPr>
        <w:pStyle w:val="Code"/>
        <w:rPr>
          <w:highlight w:val="white"/>
        </w:rPr>
      </w:pPr>
      <w:r w:rsidRPr="00BF71E1">
        <w:rPr>
          <w:highlight w:val="white"/>
        </w:rPr>
        <w:t xml:space="preserve">        case MiddleOperator.Bitwise</w:t>
      </w:r>
      <w:r w:rsidR="00414C74">
        <w:rPr>
          <w:highlight w:val="white"/>
        </w:rPr>
        <w:t>Or</w:t>
      </w:r>
      <w:r w:rsidRPr="00BF71E1">
        <w:rPr>
          <w:highlight w:val="white"/>
        </w:rPr>
        <w:t>:</w:t>
      </w:r>
    </w:p>
    <w:p w14:paraId="6BECF9A0" w14:textId="77777777" w:rsidR="00BF71E1" w:rsidRPr="00BF71E1" w:rsidRDefault="00BF71E1" w:rsidP="00BF71E1">
      <w:pPr>
        <w:pStyle w:val="Code"/>
        <w:rPr>
          <w:highlight w:val="white"/>
        </w:rPr>
      </w:pPr>
      <w:r w:rsidRPr="00BF71E1">
        <w:rPr>
          <w:highlight w:val="white"/>
        </w:rPr>
        <w:t xml:space="preserve">        case MiddleOperator.BitwiseXOr:</w:t>
      </w:r>
    </w:p>
    <w:p w14:paraId="7B04B4A2" w14:textId="10224216"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CC5F08B" w14:textId="44F145D0" w:rsidR="003F41A2" w:rsidRDefault="00616C48" w:rsidP="00BF71E1">
      <w:pPr>
        <w:pStyle w:val="Code"/>
        <w:rPr>
          <w:highlight w:val="white"/>
        </w:rPr>
      </w:pPr>
      <w:r>
        <w:rPr>
          <w:highlight w:val="white"/>
        </w:rPr>
        <w:t xml:space="preserve"> </w:t>
      </w:r>
      <w:r w:rsidR="003F41A2">
        <w:rPr>
          <w:highlight w:val="white"/>
        </w:rPr>
        <w:t xml:space="preserve">          </w:t>
      </w:r>
      <w:r w:rsidR="008416E9">
        <w:rPr>
          <w:highlight w:val="white"/>
        </w:rPr>
        <w:t xml:space="preserve"> </w:t>
      </w:r>
      <w:r w:rsidR="00E85BA9">
        <w:rPr>
          <w:highlight w:val="white"/>
        </w:rPr>
        <w:t xml:space="preserve">               </w:t>
      </w:r>
      <w:r w:rsidR="00BF71E1" w:rsidRPr="00BF71E1">
        <w:rPr>
          <w:highlight w:val="white"/>
        </w:rPr>
        <w:t xml:space="preserve"> BitwiseExpression(middleOp, leftExpression,</w:t>
      </w:r>
    </w:p>
    <w:p w14:paraId="7D315493" w14:textId="77101CB1" w:rsidR="00BF71E1" w:rsidRPr="00BF71E1" w:rsidRDefault="003F41A2" w:rsidP="00BF71E1">
      <w:pPr>
        <w:pStyle w:val="Code"/>
        <w:rPr>
          <w:highlight w:val="white"/>
        </w:rPr>
      </w:pPr>
      <w:r>
        <w:rPr>
          <w:highlight w:val="white"/>
        </w:rPr>
        <w:t xml:space="preserve"> </w:t>
      </w:r>
      <w:r w:rsidR="00616C48">
        <w:rPr>
          <w:highlight w:val="white"/>
        </w:rPr>
        <w:t xml:space="preserve"> </w:t>
      </w:r>
      <w:r>
        <w:rPr>
          <w:highlight w:val="white"/>
        </w:rPr>
        <w:t xml:space="preserve">                                           </w:t>
      </w:r>
      <w:r w:rsidR="00BF71E1" w:rsidRPr="00BF71E1">
        <w:rPr>
          <w:highlight w:val="white"/>
        </w:rPr>
        <w:t xml:space="preserve"> rightExpression));</w:t>
      </w:r>
    </w:p>
    <w:p w14:paraId="68868981" w14:textId="77777777" w:rsidR="00BF71E1" w:rsidRPr="00BF71E1" w:rsidRDefault="00BF71E1" w:rsidP="00BF71E1">
      <w:pPr>
        <w:pStyle w:val="Code"/>
        <w:rPr>
          <w:highlight w:val="white"/>
        </w:rPr>
      </w:pPr>
    </w:p>
    <w:p w14:paraId="0C560EAE" w14:textId="77777777" w:rsidR="00BF71E1" w:rsidRPr="00BF71E1" w:rsidRDefault="00BF71E1" w:rsidP="00BF71E1">
      <w:pPr>
        <w:pStyle w:val="Code"/>
        <w:rPr>
          <w:highlight w:val="white"/>
        </w:rPr>
      </w:pPr>
      <w:r w:rsidRPr="00BF71E1">
        <w:rPr>
          <w:highlight w:val="white"/>
        </w:rPr>
        <w:t xml:space="preserve">        default: // shift left, shift right</w:t>
      </w:r>
    </w:p>
    <w:p w14:paraId="4975816E" w14:textId="04179A61"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45FBFA35" w14:textId="53025CA8" w:rsidR="0074785D"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E85BA9">
        <w:rPr>
          <w:highlight w:val="white"/>
        </w:rPr>
        <w:t xml:space="preserve">                </w:t>
      </w:r>
      <w:r w:rsidR="00E242B5">
        <w:rPr>
          <w:highlight w:val="white"/>
        </w:rPr>
        <w:t xml:space="preserve"> </w:t>
      </w:r>
      <w:r w:rsidR="00BF71E1" w:rsidRPr="00BF71E1">
        <w:rPr>
          <w:highlight w:val="white"/>
        </w:rPr>
        <w:t xml:space="preserve"> ShiftExpression(middleOp, leftExpression,</w:t>
      </w:r>
    </w:p>
    <w:p w14:paraId="5C7DE381" w14:textId="1CA987B4" w:rsidR="00BF71E1" w:rsidRPr="00BF71E1"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BF71E1" w:rsidRPr="00BF71E1">
        <w:rPr>
          <w:highlight w:val="white"/>
        </w:rPr>
        <w:t xml:space="preserve"> rightExpression));</w:t>
      </w:r>
    </w:p>
    <w:p w14:paraId="648DB1D7" w14:textId="77777777" w:rsidR="00BF71E1" w:rsidRPr="00BF71E1" w:rsidRDefault="00BF71E1" w:rsidP="00BF71E1">
      <w:pPr>
        <w:pStyle w:val="Code"/>
        <w:rPr>
          <w:highlight w:val="white"/>
        </w:rPr>
      </w:pPr>
      <w:r w:rsidRPr="00BF71E1">
        <w:rPr>
          <w:highlight w:val="white"/>
        </w:rPr>
        <w:t xml:space="preserve">      }</w:t>
      </w:r>
    </w:p>
    <w:p w14:paraId="2AEC671D" w14:textId="745452B8" w:rsidR="00BF71E1" w:rsidRDefault="00BF71E1" w:rsidP="00BF71E1">
      <w:pPr>
        <w:pStyle w:val="Code"/>
        <w:rPr>
          <w:highlight w:val="white"/>
        </w:rPr>
      </w:pPr>
      <w:r w:rsidRPr="00BF71E1">
        <w:rPr>
          <w:highlight w:val="white"/>
        </w:rPr>
        <w:t xml:space="preserve">    }</w:t>
      </w:r>
    </w:p>
    <w:p w14:paraId="61F647D7" w14:textId="7EC1B61B" w:rsidR="00E56320" w:rsidRPr="00BF71E1" w:rsidRDefault="007802F5" w:rsidP="007802F5">
      <w:pPr>
        <w:rPr>
          <w:highlight w:val="white"/>
        </w:rPr>
      </w:pPr>
      <w:r>
        <w:rPr>
          <w:highlight w:val="white"/>
        </w:rPr>
        <w:t xml:space="preserve">The </w:t>
      </w:r>
      <w:r w:rsidRPr="007802F5">
        <w:rPr>
          <w:rStyle w:val="KeyWord0"/>
          <w:highlight w:val="white"/>
        </w:rPr>
        <w:t>Assignment</w:t>
      </w:r>
      <w:r>
        <w:rPr>
          <w:highlight w:val="white"/>
        </w:rPr>
        <w:t xml:space="preserve"> method </w:t>
      </w:r>
      <w:r w:rsidR="00121F09">
        <w:rPr>
          <w:highlight w:val="white"/>
        </w:rPr>
        <w:t xml:space="preserve">performs simple or compound assignment. </w:t>
      </w:r>
    </w:p>
    <w:p w14:paraId="6312683C" w14:textId="77777777" w:rsidR="00E56320" w:rsidRDefault="00E56320" w:rsidP="00E56320">
      <w:pPr>
        <w:pStyle w:val="Code"/>
        <w:rPr>
          <w:highlight w:val="white"/>
        </w:rPr>
      </w:pPr>
      <w:r w:rsidRPr="00E56320">
        <w:rPr>
          <w:highlight w:val="white"/>
        </w:rPr>
        <w:t xml:space="preserve">    public static Expression Assignment(Expression leftExpression,</w:t>
      </w:r>
    </w:p>
    <w:p w14:paraId="4C1FEACD" w14:textId="77777777" w:rsidR="00E56320" w:rsidRDefault="00E56320" w:rsidP="00E56320">
      <w:pPr>
        <w:pStyle w:val="Code"/>
        <w:rPr>
          <w:highlight w:val="white"/>
        </w:rPr>
      </w:pPr>
      <w:r>
        <w:rPr>
          <w:highlight w:val="white"/>
        </w:rPr>
        <w:t xml:space="preserve">                                       </w:t>
      </w:r>
      <w:r w:rsidRPr="00E56320">
        <w:rPr>
          <w:highlight w:val="white"/>
        </w:rPr>
        <w:t xml:space="preserve"> Expression rightExpression,</w:t>
      </w:r>
    </w:p>
    <w:p w14:paraId="583BF263" w14:textId="3EAE5C6C" w:rsidR="00E56320" w:rsidRPr="00E56320" w:rsidRDefault="00E56320" w:rsidP="00E56320">
      <w:pPr>
        <w:pStyle w:val="Code"/>
        <w:rPr>
          <w:highlight w:val="white"/>
        </w:rPr>
      </w:pPr>
      <w:r>
        <w:rPr>
          <w:highlight w:val="white"/>
        </w:rPr>
        <w:t xml:space="preserve">                                       </w:t>
      </w:r>
      <w:r w:rsidRPr="00E56320">
        <w:rPr>
          <w:highlight w:val="white"/>
        </w:rPr>
        <w:t xml:space="preserve"> bool simpleAssignment = false) {</w:t>
      </w:r>
    </w:p>
    <w:p w14:paraId="0ECE9DEE" w14:textId="77777777" w:rsidR="00E56320" w:rsidRPr="00E56320" w:rsidRDefault="00E56320" w:rsidP="00E56320">
      <w:pPr>
        <w:pStyle w:val="Code"/>
        <w:rPr>
          <w:highlight w:val="white"/>
        </w:rPr>
      </w:pPr>
      <w:r w:rsidRPr="00E56320">
        <w:rPr>
          <w:highlight w:val="white"/>
        </w:rPr>
        <w:t xml:space="preserve">      Register? register = leftExpression.Register;</w:t>
      </w:r>
    </w:p>
    <w:p w14:paraId="278D5E66" w14:textId="54FB4CCD" w:rsidR="00E56320" w:rsidRPr="00E56320" w:rsidRDefault="00A564E2" w:rsidP="00A564E2">
      <w:pPr>
        <w:rPr>
          <w:highlight w:val="white"/>
        </w:rPr>
      </w:pPr>
      <w:r>
        <w:rPr>
          <w:highlight w:val="white"/>
        </w:rPr>
        <w:t>In cases of system calls, a specific register is assigned a value.</w:t>
      </w:r>
    </w:p>
    <w:p w14:paraId="756B2599" w14:textId="77777777" w:rsidR="00E56320" w:rsidRPr="00E56320" w:rsidRDefault="00E56320" w:rsidP="00E56320">
      <w:pPr>
        <w:pStyle w:val="Code"/>
        <w:rPr>
          <w:highlight w:val="white"/>
        </w:rPr>
      </w:pPr>
      <w:r w:rsidRPr="00E56320">
        <w:rPr>
          <w:highlight w:val="white"/>
        </w:rPr>
        <w:t xml:space="preserve">      if (register != null) {</w:t>
      </w:r>
    </w:p>
    <w:p w14:paraId="2A8E67C7" w14:textId="26DD0687" w:rsidR="00E56320" w:rsidRDefault="00E56320" w:rsidP="00E56320">
      <w:pPr>
        <w:pStyle w:val="Code"/>
        <w:rPr>
          <w:highlight w:val="white"/>
        </w:rPr>
      </w:pPr>
      <w:r w:rsidRPr="00E56320">
        <w:rPr>
          <w:highlight w:val="white"/>
        </w:rPr>
        <w:t xml:space="preserve">        Symbol rightSymbol = rightExpression.Symbol;</w:t>
      </w:r>
    </w:p>
    <w:p w14:paraId="085025AA" w14:textId="36B98C45" w:rsidR="006965B9" w:rsidRPr="00E56320" w:rsidRDefault="006965B9" w:rsidP="006965B9">
      <w:pPr>
        <w:rPr>
          <w:highlight w:val="white"/>
        </w:rPr>
      </w:pPr>
      <w:r>
        <w:rPr>
          <w:highlight w:val="white"/>
        </w:rPr>
        <w:t>We check that the register has the same size (in bytes) as the expression it is assigned to. If it is not we report an error.</w:t>
      </w:r>
    </w:p>
    <w:p w14:paraId="46E8FEA2" w14:textId="77777777" w:rsidR="00D57F04" w:rsidRDefault="00E56320" w:rsidP="00E56320">
      <w:pPr>
        <w:pStyle w:val="Code"/>
        <w:rPr>
          <w:highlight w:val="white"/>
        </w:rPr>
      </w:pPr>
      <w:r w:rsidRPr="00E56320">
        <w:rPr>
          <w:highlight w:val="white"/>
        </w:rPr>
        <w:t xml:space="preserve">        Assert.Error(AssemblyCode.SizeOfRegister(register.Value) ==</w:t>
      </w:r>
    </w:p>
    <w:p w14:paraId="60A17EC8" w14:textId="77777777" w:rsidR="00D57F04" w:rsidRDefault="00D57F04" w:rsidP="00E56320">
      <w:pPr>
        <w:pStyle w:val="Code"/>
        <w:rPr>
          <w:highlight w:val="white"/>
        </w:rPr>
      </w:pPr>
      <w:r>
        <w:rPr>
          <w:highlight w:val="white"/>
        </w:rPr>
        <w:t xml:space="preserve">                    </w:t>
      </w:r>
      <w:r w:rsidR="00E56320" w:rsidRPr="00E56320">
        <w:rPr>
          <w:highlight w:val="white"/>
        </w:rPr>
        <w:t xml:space="preserve"> rightExpression.Symbol.Type.Size(),</w:t>
      </w:r>
    </w:p>
    <w:p w14:paraId="34300740" w14:textId="421F462F" w:rsidR="00E56320" w:rsidRDefault="00D57F04" w:rsidP="00E56320">
      <w:pPr>
        <w:pStyle w:val="Code"/>
        <w:rPr>
          <w:highlight w:val="white"/>
        </w:rPr>
      </w:pPr>
      <w:r>
        <w:rPr>
          <w:highlight w:val="white"/>
        </w:rPr>
        <w:t xml:space="preserve">                    </w:t>
      </w:r>
      <w:r w:rsidR="00E56320" w:rsidRPr="00E56320">
        <w:rPr>
          <w:highlight w:val="white"/>
        </w:rPr>
        <w:t xml:space="preserve"> Message.Unmatched_register_size);</w:t>
      </w:r>
    </w:p>
    <w:p w14:paraId="44D440EE" w14:textId="7D160060" w:rsidR="00906BE0" w:rsidRPr="00E56320" w:rsidRDefault="00386A09" w:rsidP="00845CEE">
      <w:pPr>
        <w:rPr>
          <w:highlight w:val="white"/>
        </w:rPr>
      </w:pPr>
      <w:r>
        <w:rPr>
          <w:highlight w:val="white"/>
        </w:rPr>
        <w:t xml:space="preserve">We add the long list of the right expression, since we need its value, </w:t>
      </w:r>
      <w:r w:rsidR="00572EBE">
        <w:rPr>
          <w:highlight w:val="white"/>
        </w:rPr>
        <w:t>to the final middle code list</w:t>
      </w:r>
      <w:r w:rsidR="004A533C">
        <w:rPr>
          <w:highlight w:val="white"/>
        </w:rPr>
        <w:t>.</w:t>
      </w:r>
    </w:p>
    <w:p w14:paraId="3192E071" w14:textId="77777777" w:rsidR="00E56320" w:rsidRPr="00E56320" w:rsidRDefault="00E56320" w:rsidP="00E56320">
      <w:pPr>
        <w:pStyle w:val="Code"/>
        <w:rPr>
          <w:highlight w:val="white"/>
        </w:rPr>
      </w:pPr>
      <w:r w:rsidRPr="00E56320">
        <w:rPr>
          <w:highlight w:val="white"/>
        </w:rPr>
        <w:t xml:space="preserve">        List&lt;MiddleCode&gt; codeList = new List&lt;MiddleCode&gt;();</w:t>
      </w:r>
    </w:p>
    <w:p w14:paraId="6AB91FBF" w14:textId="50196E8A" w:rsidR="00E56320" w:rsidRDefault="00E56320" w:rsidP="00E56320">
      <w:pPr>
        <w:pStyle w:val="Code"/>
        <w:rPr>
          <w:highlight w:val="white"/>
        </w:rPr>
      </w:pPr>
      <w:r w:rsidRPr="00E56320">
        <w:rPr>
          <w:highlight w:val="white"/>
        </w:rPr>
        <w:t xml:space="preserve">        codeList.AddRange(rightExpression.LongList);</w:t>
      </w:r>
    </w:p>
    <w:p w14:paraId="7AB29426" w14:textId="18CA73BD" w:rsidR="004A533C" w:rsidRPr="00E56320" w:rsidRDefault="004A533C" w:rsidP="004A533C">
      <w:pPr>
        <w:rPr>
          <w:highlight w:val="white"/>
        </w:rPr>
      </w:pPr>
      <w:r>
        <w:rPr>
          <w:highlight w:val="white"/>
        </w:rPr>
        <w:t>We add the assignment of the value of right expression to the register.</w:t>
      </w:r>
    </w:p>
    <w:p w14:paraId="4112BB86" w14:textId="77777777" w:rsidR="00F909F8" w:rsidRDefault="00E56320" w:rsidP="00E56320">
      <w:pPr>
        <w:pStyle w:val="Code"/>
        <w:rPr>
          <w:highlight w:val="white"/>
        </w:rPr>
      </w:pPr>
      <w:r w:rsidRPr="00E56320">
        <w:rPr>
          <w:highlight w:val="white"/>
        </w:rPr>
        <w:t xml:space="preserve">        AddMiddleCode(codeList, MiddleOperator.AssignRegister,</w:t>
      </w:r>
    </w:p>
    <w:p w14:paraId="5B03D447" w14:textId="6AD7CE90" w:rsidR="00E56320" w:rsidRDefault="00F909F8" w:rsidP="00E56320">
      <w:pPr>
        <w:pStyle w:val="Code"/>
        <w:rPr>
          <w:highlight w:val="white"/>
        </w:rPr>
      </w:pPr>
      <w:r>
        <w:rPr>
          <w:highlight w:val="white"/>
        </w:rPr>
        <w:t xml:space="preserve">                     </w:t>
      </w:r>
      <w:r w:rsidR="00E56320" w:rsidRPr="00E56320">
        <w:rPr>
          <w:highlight w:val="white"/>
        </w:rPr>
        <w:t xml:space="preserve"> register, rightExpression.Symbol);</w:t>
      </w:r>
    </w:p>
    <w:p w14:paraId="741C48F2" w14:textId="192EC3E7" w:rsidR="0021676F" w:rsidRPr="00E56320" w:rsidRDefault="004801D9" w:rsidP="003E5CB4">
      <w:pPr>
        <w:rPr>
          <w:highlight w:val="white"/>
        </w:rPr>
      </w:pPr>
      <w:r>
        <w:rPr>
          <w:highlight w:val="white"/>
        </w:rPr>
        <w:t xml:space="preserve">Since this an assignment, </w:t>
      </w:r>
      <w:r w:rsidR="003E5CB4">
        <w:rPr>
          <w:highlight w:val="white"/>
        </w:rPr>
        <w:t>the code list holds both the assignment of the register and the side effect of the assignment. Therefore, we add the long list as both the short list and the long list of the</w:t>
      </w:r>
      <w:r w:rsidR="007177B3">
        <w:rPr>
          <w:highlight w:val="white"/>
        </w:rPr>
        <w:t xml:space="preserve"> final</w:t>
      </w:r>
      <w:r w:rsidR="003E5CB4">
        <w:rPr>
          <w:highlight w:val="white"/>
        </w:rPr>
        <w:t xml:space="preserve"> expression.</w:t>
      </w:r>
    </w:p>
    <w:p w14:paraId="3CF3853B" w14:textId="77777777" w:rsidR="00E56320" w:rsidRPr="00E56320" w:rsidRDefault="00E56320" w:rsidP="00E56320">
      <w:pPr>
        <w:pStyle w:val="Code"/>
        <w:rPr>
          <w:highlight w:val="white"/>
        </w:rPr>
      </w:pPr>
      <w:r w:rsidRPr="00E56320">
        <w:rPr>
          <w:highlight w:val="white"/>
        </w:rPr>
        <w:t xml:space="preserve">        return (new Expression(rightExpression.Symbol, codeList, codeList));</w:t>
      </w:r>
    </w:p>
    <w:p w14:paraId="654AEF50" w14:textId="0EC638A5" w:rsidR="00E56320" w:rsidRDefault="00E56320" w:rsidP="00E56320">
      <w:pPr>
        <w:pStyle w:val="Code"/>
        <w:rPr>
          <w:highlight w:val="white"/>
        </w:rPr>
      </w:pPr>
      <w:r w:rsidRPr="00E56320">
        <w:rPr>
          <w:highlight w:val="white"/>
        </w:rPr>
        <w:t xml:space="preserve">      }</w:t>
      </w:r>
    </w:p>
    <w:p w14:paraId="6577D886" w14:textId="68D49740" w:rsidR="00EB100E" w:rsidRPr="00E56320" w:rsidRDefault="00EB100E" w:rsidP="00EB100E">
      <w:pPr>
        <w:rPr>
          <w:highlight w:val="white"/>
        </w:rPr>
      </w:pPr>
      <w:r>
        <w:rPr>
          <w:highlight w:val="white"/>
        </w:rPr>
        <w:t>If the left expression is not a register,</w:t>
      </w:r>
      <w:r w:rsidR="001D7A2A">
        <w:rPr>
          <w:highlight w:val="white"/>
        </w:rPr>
        <w:t xml:space="preserve"> we first check that </w:t>
      </w:r>
      <w:r w:rsidR="00BB1854">
        <w:rPr>
          <w:highlight w:val="white"/>
        </w:rPr>
        <w:t>the left expression is assignable. If it is not, we report an error.</w:t>
      </w:r>
    </w:p>
    <w:p w14:paraId="06CBC9D3" w14:textId="77777777" w:rsidR="00E56320" w:rsidRPr="00E56320" w:rsidRDefault="00E56320" w:rsidP="00E56320">
      <w:pPr>
        <w:pStyle w:val="Code"/>
        <w:rPr>
          <w:highlight w:val="white"/>
        </w:rPr>
      </w:pPr>
      <w:r w:rsidRPr="00E56320">
        <w:rPr>
          <w:highlight w:val="white"/>
        </w:rPr>
        <w:t xml:space="preserve">      else {</w:t>
      </w:r>
    </w:p>
    <w:p w14:paraId="6F2FEED6" w14:textId="77777777" w:rsidR="00F27AC0" w:rsidRDefault="00E56320" w:rsidP="00E56320">
      <w:pPr>
        <w:pStyle w:val="Code"/>
        <w:rPr>
          <w:highlight w:val="white"/>
        </w:rPr>
      </w:pPr>
      <w:r w:rsidRPr="00E56320">
        <w:rPr>
          <w:highlight w:val="white"/>
        </w:rPr>
        <w:t xml:space="preserve">        Assert.Error(leftExpression.Symbol.Assignable,</w:t>
      </w:r>
    </w:p>
    <w:p w14:paraId="530A5D7F" w14:textId="48DD4769" w:rsidR="00E56320" w:rsidRPr="00E56320" w:rsidRDefault="00F27AC0" w:rsidP="00E56320">
      <w:pPr>
        <w:pStyle w:val="Code"/>
        <w:rPr>
          <w:highlight w:val="white"/>
        </w:rPr>
      </w:pPr>
      <w:r>
        <w:rPr>
          <w:highlight w:val="white"/>
        </w:rPr>
        <w:t xml:space="preserve">                    </w:t>
      </w:r>
      <w:r w:rsidR="00E56320" w:rsidRPr="00E56320">
        <w:rPr>
          <w:highlight w:val="white"/>
        </w:rPr>
        <w:t xml:space="preserve"> leftExpression, Message.Not_assignable);</w:t>
      </w:r>
    </w:p>
    <w:p w14:paraId="6ADB36E9" w14:textId="77777777" w:rsidR="00974137" w:rsidRPr="00974137" w:rsidRDefault="00974137" w:rsidP="00974137">
      <w:pPr>
        <w:pStyle w:val="Code"/>
        <w:rPr>
          <w:highlight w:val="white"/>
        </w:rPr>
      </w:pPr>
      <w:r w:rsidRPr="00974137">
        <w:rPr>
          <w:highlight w:val="white"/>
        </w:rPr>
        <w:t xml:space="preserve">        List&lt;MiddleCode&gt; codeList = new List&lt;MiddleCode&gt;();</w:t>
      </w:r>
    </w:p>
    <w:p w14:paraId="684C52B2" w14:textId="530D5932" w:rsidR="00C62753" w:rsidRDefault="00A12497" w:rsidP="00974137">
      <w:pPr>
        <w:rPr>
          <w:highlight w:val="white"/>
        </w:rPr>
      </w:pPr>
      <w:r>
        <w:rPr>
          <w:highlight w:val="white"/>
        </w:rPr>
        <w:lastRenderedPageBreak/>
        <w:t>In case of a simple assignment</w:t>
      </w:r>
      <w:r w:rsidR="00BE53B1">
        <w:rPr>
          <w:highlight w:val="white"/>
        </w:rPr>
        <w:t xml:space="preserve"> we add the long list of the </w:t>
      </w:r>
      <w:r w:rsidR="00A14DC8">
        <w:rPr>
          <w:highlight w:val="white"/>
        </w:rPr>
        <w:t xml:space="preserve">left expression to the code list. In case of a compound assignment, the long list of the left expression has already been added to </w:t>
      </w:r>
      <w:r w:rsidR="008E05B7">
        <w:rPr>
          <w:highlight w:val="white"/>
        </w:rPr>
        <w:t xml:space="preserve">long list of the right expression. If we added the long list </w:t>
      </w:r>
      <w:r w:rsidR="00C62753">
        <w:rPr>
          <w:highlight w:val="white"/>
        </w:rPr>
        <w:t>in case of a compound assignment, we would add the same code twice.</w:t>
      </w:r>
    </w:p>
    <w:p w14:paraId="23497CF4" w14:textId="77777777" w:rsidR="00974137" w:rsidRPr="00974137" w:rsidRDefault="00974137" w:rsidP="00974137">
      <w:pPr>
        <w:pStyle w:val="Code"/>
        <w:rPr>
          <w:highlight w:val="white"/>
        </w:rPr>
      </w:pPr>
      <w:r w:rsidRPr="00974137">
        <w:rPr>
          <w:highlight w:val="white"/>
        </w:rPr>
        <w:t xml:space="preserve">        if (simpleAssignment) {</w:t>
      </w:r>
    </w:p>
    <w:p w14:paraId="554B500B" w14:textId="77777777" w:rsidR="00974137" w:rsidRPr="00974137" w:rsidRDefault="00974137" w:rsidP="00974137">
      <w:pPr>
        <w:pStyle w:val="Code"/>
        <w:rPr>
          <w:highlight w:val="white"/>
        </w:rPr>
      </w:pPr>
      <w:r w:rsidRPr="00974137">
        <w:rPr>
          <w:highlight w:val="white"/>
        </w:rPr>
        <w:t xml:space="preserve">          codeList.AddRange(leftExpression.LongList);</w:t>
      </w:r>
    </w:p>
    <w:p w14:paraId="454A8F16" w14:textId="53AD1599" w:rsidR="00974137" w:rsidRPr="00974137" w:rsidRDefault="00841BFB" w:rsidP="00841BFB">
      <w:pPr>
        <w:rPr>
          <w:highlight w:val="white"/>
        </w:rPr>
      </w:pPr>
      <w:r>
        <w:rPr>
          <w:highlight w:val="white"/>
        </w:rPr>
        <w:t xml:space="preserve">If the left expression is </w:t>
      </w:r>
      <w:r w:rsidR="002E5ABC">
        <w:rPr>
          <w:highlight w:val="white"/>
        </w:rPr>
        <w:t xml:space="preserve">of floating type, we need to pop the floating value stack in case of a simple assignment. In case of a compound assignment, </w:t>
      </w:r>
      <w:r w:rsidR="0094596F">
        <w:rPr>
          <w:highlight w:val="white"/>
        </w:rPr>
        <w:t xml:space="preserve">we </w:t>
      </w:r>
      <w:r w:rsidR="00AB35D5">
        <w:rPr>
          <w:highlight w:val="white"/>
        </w:rPr>
        <w:t>let the value stay on the stack.</w:t>
      </w:r>
    </w:p>
    <w:p w14:paraId="586017B5" w14:textId="77777777" w:rsidR="00974137" w:rsidRPr="00974137" w:rsidRDefault="00974137" w:rsidP="00974137">
      <w:pPr>
        <w:pStyle w:val="Code"/>
        <w:rPr>
          <w:highlight w:val="white"/>
        </w:rPr>
      </w:pPr>
      <w:r w:rsidRPr="00974137">
        <w:rPr>
          <w:highlight w:val="white"/>
        </w:rPr>
        <w:t xml:space="preserve">          if (leftExpression.Symbol.Type.IsFloating()) {</w:t>
      </w:r>
    </w:p>
    <w:p w14:paraId="797A56FD" w14:textId="77777777" w:rsidR="00974137" w:rsidRPr="00974137" w:rsidRDefault="00974137" w:rsidP="00974137">
      <w:pPr>
        <w:pStyle w:val="Code"/>
        <w:rPr>
          <w:highlight w:val="white"/>
        </w:rPr>
      </w:pPr>
      <w:r w:rsidRPr="00974137">
        <w:rPr>
          <w:highlight w:val="white"/>
        </w:rPr>
        <w:t xml:space="preserve">            AddMiddleCode(codeList, MiddleOperator.PopFloat);</w:t>
      </w:r>
    </w:p>
    <w:p w14:paraId="656818C0" w14:textId="77777777" w:rsidR="00974137" w:rsidRPr="00974137" w:rsidRDefault="00974137" w:rsidP="00974137">
      <w:pPr>
        <w:pStyle w:val="Code"/>
        <w:rPr>
          <w:highlight w:val="white"/>
        </w:rPr>
      </w:pPr>
      <w:r w:rsidRPr="00974137">
        <w:rPr>
          <w:highlight w:val="white"/>
        </w:rPr>
        <w:t xml:space="preserve">          }</w:t>
      </w:r>
    </w:p>
    <w:p w14:paraId="658A6CDE" w14:textId="77777777" w:rsidR="00974137" w:rsidRPr="00974137" w:rsidRDefault="00974137" w:rsidP="00974137">
      <w:pPr>
        <w:pStyle w:val="Code"/>
        <w:rPr>
          <w:highlight w:val="white"/>
        </w:rPr>
      </w:pPr>
      <w:r w:rsidRPr="00974137">
        <w:rPr>
          <w:highlight w:val="white"/>
        </w:rPr>
        <w:t xml:space="preserve">        }</w:t>
      </w:r>
    </w:p>
    <w:p w14:paraId="0A7F68CD" w14:textId="4435E443" w:rsidR="00974137" w:rsidRPr="00974137" w:rsidRDefault="00592DBD" w:rsidP="00592DBD">
      <w:pPr>
        <w:rPr>
          <w:highlight w:val="white"/>
        </w:rPr>
      </w:pPr>
      <w:r>
        <w:rPr>
          <w:highlight w:val="white"/>
        </w:rPr>
        <w:t xml:space="preserve">We type cast the right expression to the type of the left </w:t>
      </w:r>
      <w:r w:rsidR="000F6607">
        <w:rPr>
          <w:highlight w:val="white"/>
        </w:rPr>
        <w:t>expression and</w:t>
      </w:r>
      <w:r w:rsidR="000342D3">
        <w:rPr>
          <w:highlight w:val="white"/>
        </w:rPr>
        <w:t xml:space="preserve"> add its long list to the final code list.</w:t>
      </w:r>
    </w:p>
    <w:p w14:paraId="54E44661" w14:textId="77777777" w:rsidR="00974137" w:rsidRPr="00974137" w:rsidRDefault="00974137" w:rsidP="00974137">
      <w:pPr>
        <w:pStyle w:val="Code"/>
        <w:rPr>
          <w:highlight w:val="white"/>
        </w:rPr>
      </w:pPr>
      <w:r w:rsidRPr="00974137">
        <w:rPr>
          <w:highlight w:val="white"/>
        </w:rPr>
        <w:t xml:space="preserve">        rightExpression = TypeCast.ImplicitCast(rightExpression,</w:t>
      </w:r>
    </w:p>
    <w:p w14:paraId="546CE322" w14:textId="77777777" w:rsidR="00974137" w:rsidRPr="00974137" w:rsidRDefault="00974137" w:rsidP="00974137">
      <w:pPr>
        <w:pStyle w:val="Code"/>
        <w:rPr>
          <w:highlight w:val="white"/>
        </w:rPr>
      </w:pPr>
      <w:r w:rsidRPr="00974137">
        <w:rPr>
          <w:highlight w:val="white"/>
        </w:rPr>
        <w:t xml:space="preserve">                                                leftExpression.Symbol.Type);</w:t>
      </w:r>
    </w:p>
    <w:p w14:paraId="70527EC4" w14:textId="77777777" w:rsidR="00974137" w:rsidRPr="00974137" w:rsidRDefault="00974137" w:rsidP="00974137">
      <w:pPr>
        <w:pStyle w:val="Code"/>
        <w:rPr>
          <w:highlight w:val="white"/>
        </w:rPr>
      </w:pPr>
      <w:r w:rsidRPr="00974137">
        <w:rPr>
          <w:highlight w:val="white"/>
        </w:rPr>
        <w:t xml:space="preserve">        codeList.AddRange(rightExpression.LongList);</w:t>
      </w:r>
    </w:p>
    <w:p w14:paraId="27D6293B" w14:textId="3A60ABF1" w:rsidR="00974137" w:rsidRPr="00974137" w:rsidRDefault="00351B11" w:rsidP="00F06140">
      <w:pPr>
        <w:rPr>
          <w:highlight w:val="white"/>
        </w:rPr>
      </w:pPr>
      <w:r>
        <w:rPr>
          <w:highlight w:val="white"/>
        </w:rPr>
        <w:t xml:space="preserve">If the expressions hold floating type, </w:t>
      </w:r>
      <w:r w:rsidR="00D800B4">
        <w:rPr>
          <w:highlight w:val="white"/>
        </w:rPr>
        <w:t>we really do not perform an assignment, we simply top the current value on the floating value stack to the left expression.</w:t>
      </w:r>
    </w:p>
    <w:p w14:paraId="5DF87201" w14:textId="77777777" w:rsidR="00974137" w:rsidRPr="00974137" w:rsidRDefault="00974137" w:rsidP="00974137">
      <w:pPr>
        <w:pStyle w:val="Code"/>
        <w:rPr>
          <w:highlight w:val="white"/>
        </w:rPr>
      </w:pPr>
      <w:r w:rsidRPr="00974137">
        <w:rPr>
          <w:highlight w:val="white"/>
        </w:rPr>
        <w:t xml:space="preserve">        if (leftExpression.Symbol.Type.IsFloating()) {</w:t>
      </w:r>
    </w:p>
    <w:p w14:paraId="1F3A8BB3" w14:textId="77777777" w:rsidR="00974137" w:rsidRPr="00974137" w:rsidRDefault="00974137" w:rsidP="00974137">
      <w:pPr>
        <w:pStyle w:val="Code"/>
        <w:rPr>
          <w:highlight w:val="white"/>
        </w:rPr>
      </w:pPr>
      <w:r w:rsidRPr="00974137">
        <w:rPr>
          <w:highlight w:val="white"/>
        </w:rPr>
        <w:t xml:space="preserve">          AddMiddleCode(codeList, MiddleOperator.TopFloat,</w:t>
      </w:r>
    </w:p>
    <w:p w14:paraId="240E04C1" w14:textId="77777777" w:rsidR="00974137" w:rsidRPr="00974137" w:rsidRDefault="00974137" w:rsidP="00974137">
      <w:pPr>
        <w:pStyle w:val="Code"/>
        <w:rPr>
          <w:highlight w:val="white"/>
        </w:rPr>
      </w:pPr>
      <w:r w:rsidRPr="00974137">
        <w:rPr>
          <w:highlight w:val="white"/>
        </w:rPr>
        <w:t xml:space="preserve">                        leftExpression.Symbol);</w:t>
      </w:r>
    </w:p>
    <w:p w14:paraId="48D938D4" w14:textId="77777777" w:rsidR="00974137" w:rsidRPr="00974137" w:rsidRDefault="00974137" w:rsidP="00974137">
      <w:pPr>
        <w:pStyle w:val="Code"/>
        <w:rPr>
          <w:highlight w:val="white"/>
        </w:rPr>
      </w:pPr>
      <w:r w:rsidRPr="00974137">
        <w:rPr>
          <w:highlight w:val="white"/>
        </w:rPr>
        <w:t xml:space="preserve">          List&lt;MiddleCode&gt; shortList = new List&lt;MiddleCode&gt;();</w:t>
      </w:r>
    </w:p>
    <w:p w14:paraId="5065F940" w14:textId="383C4FDD" w:rsidR="00974137" w:rsidRDefault="00974137" w:rsidP="00974137">
      <w:pPr>
        <w:pStyle w:val="Code"/>
        <w:rPr>
          <w:highlight w:val="white"/>
        </w:rPr>
      </w:pPr>
      <w:r w:rsidRPr="00974137">
        <w:rPr>
          <w:highlight w:val="white"/>
        </w:rPr>
        <w:t xml:space="preserve">          shortList.AddRange(codeList);</w:t>
      </w:r>
    </w:p>
    <w:p w14:paraId="7CD0A880" w14:textId="1D85C1ED" w:rsidR="00D800B4" w:rsidRPr="00974137" w:rsidRDefault="00E619A5" w:rsidP="00C15E2A">
      <w:pPr>
        <w:rPr>
          <w:highlight w:val="white"/>
        </w:rPr>
      </w:pPr>
      <w:r>
        <w:rPr>
          <w:highlight w:val="white"/>
        </w:rPr>
        <w:t>In case of floating type, t</w:t>
      </w:r>
      <w:r w:rsidR="0050625E">
        <w:rPr>
          <w:highlight w:val="white"/>
        </w:rPr>
        <w:t>here is a difference between</w:t>
      </w:r>
      <w:r>
        <w:rPr>
          <w:highlight w:val="white"/>
        </w:rPr>
        <w:t xml:space="preserve"> the short list and long list. </w:t>
      </w:r>
      <w:r w:rsidR="005E4835">
        <w:rPr>
          <w:highlight w:val="white"/>
        </w:rPr>
        <w:t>In the long list, the resulting value of the assignment (which equals the new value of the left expression) shall be used. Therefore, it is preserved on the stack. In the short list, the value is popped from the stack</w:t>
      </w:r>
      <w:r w:rsidR="00FE07AE">
        <w:rPr>
          <w:highlight w:val="white"/>
        </w:rPr>
        <w:t>, since the value shall not be used, only the side effect of the assignment.</w:t>
      </w:r>
    </w:p>
    <w:p w14:paraId="7317FD17" w14:textId="77777777" w:rsidR="00974137" w:rsidRPr="00974137" w:rsidRDefault="00974137" w:rsidP="00974137">
      <w:pPr>
        <w:pStyle w:val="Code"/>
        <w:rPr>
          <w:highlight w:val="white"/>
        </w:rPr>
      </w:pPr>
      <w:r w:rsidRPr="00974137">
        <w:rPr>
          <w:highlight w:val="white"/>
        </w:rPr>
        <w:t xml:space="preserve">          AddMiddleCode(shortList, MiddleOperator.PopFloat);</w:t>
      </w:r>
    </w:p>
    <w:p w14:paraId="7A554A52" w14:textId="77777777" w:rsidR="00974137" w:rsidRPr="00974137" w:rsidRDefault="00974137" w:rsidP="00974137">
      <w:pPr>
        <w:pStyle w:val="Code"/>
        <w:rPr>
          <w:highlight w:val="white"/>
        </w:rPr>
      </w:pPr>
      <w:r w:rsidRPr="00974137">
        <w:rPr>
          <w:highlight w:val="white"/>
        </w:rPr>
        <w:t xml:space="preserve">          return (new Expression(leftExpression.Symbol, shortList, codeList));</w:t>
      </w:r>
    </w:p>
    <w:p w14:paraId="35112C71" w14:textId="599E6619" w:rsidR="00974137" w:rsidRDefault="00974137" w:rsidP="00974137">
      <w:pPr>
        <w:pStyle w:val="Code"/>
        <w:rPr>
          <w:highlight w:val="white"/>
        </w:rPr>
      </w:pPr>
      <w:r w:rsidRPr="00974137">
        <w:rPr>
          <w:highlight w:val="white"/>
        </w:rPr>
        <w:t xml:space="preserve">        }</w:t>
      </w:r>
    </w:p>
    <w:p w14:paraId="2CBFA845" w14:textId="012C0262" w:rsidR="00B82530" w:rsidRPr="00974137" w:rsidRDefault="00AA2FD5" w:rsidP="00B82530">
      <w:pPr>
        <w:rPr>
          <w:highlight w:val="white"/>
        </w:rPr>
      </w:pPr>
      <w:r>
        <w:rPr>
          <w:highlight w:val="white"/>
        </w:rPr>
        <w:t>In case of integral type, we add an assign instruction to the final code.</w:t>
      </w:r>
    </w:p>
    <w:p w14:paraId="6EE2C03E" w14:textId="77777777" w:rsidR="00974137" w:rsidRPr="00974137" w:rsidRDefault="00974137" w:rsidP="00974137">
      <w:pPr>
        <w:pStyle w:val="Code"/>
        <w:rPr>
          <w:highlight w:val="white"/>
        </w:rPr>
      </w:pPr>
      <w:r w:rsidRPr="00974137">
        <w:rPr>
          <w:highlight w:val="white"/>
        </w:rPr>
        <w:t xml:space="preserve">        else {</w:t>
      </w:r>
    </w:p>
    <w:p w14:paraId="0BF5F886" w14:textId="77777777" w:rsidR="00974137" w:rsidRPr="00974137" w:rsidRDefault="00974137" w:rsidP="00974137">
      <w:pPr>
        <w:pStyle w:val="Code"/>
        <w:rPr>
          <w:highlight w:val="white"/>
        </w:rPr>
      </w:pPr>
      <w:r w:rsidRPr="00974137">
        <w:rPr>
          <w:highlight w:val="white"/>
        </w:rPr>
        <w:t xml:space="preserve">          AddMiddleCode(codeList, MiddleOperator.Assign,</w:t>
      </w:r>
    </w:p>
    <w:p w14:paraId="764BD2AA" w14:textId="77777777" w:rsidR="00974137" w:rsidRPr="00974137" w:rsidRDefault="00974137" w:rsidP="00974137">
      <w:pPr>
        <w:pStyle w:val="Code"/>
        <w:rPr>
          <w:highlight w:val="white"/>
        </w:rPr>
      </w:pPr>
      <w:r w:rsidRPr="00974137">
        <w:rPr>
          <w:highlight w:val="white"/>
        </w:rPr>
        <w:t xml:space="preserve">                        leftExpression.Symbol, rightExpression.Symbol);</w:t>
      </w:r>
    </w:p>
    <w:p w14:paraId="55DDC77B" w14:textId="77777777" w:rsidR="00974137" w:rsidRPr="00974137" w:rsidRDefault="00974137" w:rsidP="00974137">
      <w:pPr>
        <w:pStyle w:val="Code"/>
        <w:rPr>
          <w:highlight w:val="white"/>
        </w:rPr>
      </w:pPr>
      <w:r w:rsidRPr="00974137">
        <w:rPr>
          <w:highlight w:val="white"/>
        </w:rPr>
        <w:t xml:space="preserve">          BigInteger? bitFieldMask =</w:t>
      </w:r>
    </w:p>
    <w:p w14:paraId="383AA01D" w14:textId="77777777" w:rsidR="00974137" w:rsidRPr="00974137" w:rsidRDefault="00974137" w:rsidP="00974137">
      <w:pPr>
        <w:pStyle w:val="Code"/>
        <w:rPr>
          <w:highlight w:val="white"/>
        </w:rPr>
      </w:pPr>
      <w:r w:rsidRPr="00974137">
        <w:rPr>
          <w:highlight w:val="white"/>
        </w:rPr>
        <w:t xml:space="preserve">                     leftExpression.Symbol.Type.BitfieldMask();</w:t>
      </w:r>
    </w:p>
    <w:p w14:paraId="3C1D37A0" w14:textId="327991AD" w:rsidR="00974137" w:rsidRPr="00974137" w:rsidRDefault="00426E10" w:rsidP="00426E10">
      <w:pPr>
        <w:rPr>
          <w:highlight w:val="white"/>
        </w:rPr>
      </w:pPr>
      <w:r>
        <w:rPr>
          <w:highlight w:val="white"/>
        </w:rPr>
        <w:t xml:space="preserve">In case of bitfield, we add an add operation </w:t>
      </w:r>
      <w:r w:rsidR="00866CCB">
        <w:rPr>
          <w:highlight w:val="white"/>
        </w:rPr>
        <w:t>to</w:t>
      </w:r>
      <w:r>
        <w:rPr>
          <w:highlight w:val="white"/>
        </w:rPr>
        <w:t xml:space="preserve"> set the non-relevant bits to zero.</w:t>
      </w:r>
    </w:p>
    <w:p w14:paraId="47EBCCB7" w14:textId="77777777" w:rsidR="00974137" w:rsidRPr="00974137" w:rsidRDefault="00974137" w:rsidP="00974137">
      <w:pPr>
        <w:pStyle w:val="Code"/>
        <w:rPr>
          <w:highlight w:val="white"/>
        </w:rPr>
      </w:pPr>
      <w:r w:rsidRPr="00974137">
        <w:rPr>
          <w:highlight w:val="white"/>
        </w:rPr>
        <w:t xml:space="preserve">          if (bitFieldMask != null) {</w:t>
      </w:r>
    </w:p>
    <w:p w14:paraId="3C196F48" w14:textId="77777777" w:rsidR="00974137" w:rsidRPr="00974137" w:rsidRDefault="00974137" w:rsidP="00974137">
      <w:pPr>
        <w:pStyle w:val="Code"/>
        <w:rPr>
          <w:highlight w:val="white"/>
        </w:rPr>
      </w:pPr>
      <w:r w:rsidRPr="00974137">
        <w:rPr>
          <w:highlight w:val="white"/>
        </w:rPr>
        <w:t xml:space="preserve">            Symbol maskSymbol = new Symbol(leftExpression.Symbol.Type,</w:t>
      </w:r>
    </w:p>
    <w:p w14:paraId="36CEFF17" w14:textId="77777777" w:rsidR="00974137" w:rsidRPr="00974137" w:rsidRDefault="00974137" w:rsidP="00974137">
      <w:pPr>
        <w:pStyle w:val="Code"/>
        <w:rPr>
          <w:highlight w:val="white"/>
        </w:rPr>
      </w:pPr>
      <w:r w:rsidRPr="00974137">
        <w:rPr>
          <w:highlight w:val="white"/>
        </w:rPr>
        <w:t xml:space="preserve">                                           bitFieldMask);</w:t>
      </w:r>
    </w:p>
    <w:p w14:paraId="3E1CD858" w14:textId="77777777" w:rsidR="00974137" w:rsidRPr="00974137" w:rsidRDefault="00974137" w:rsidP="00974137">
      <w:pPr>
        <w:pStyle w:val="Code"/>
        <w:rPr>
          <w:highlight w:val="white"/>
        </w:rPr>
      </w:pPr>
      <w:r w:rsidRPr="00974137">
        <w:rPr>
          <w:highlight w:val="white"/>
        </w:rPr>
        <w:t xml:space="preserve">            AddMiddleCode(codeList, MiddleOperator.BitwiseAnd,</w:t>
      </w:r>
    </w:p>
    <w:p w14:paraId="73A46A47" w14:textId="77777777" w:rsidR="00974137" w:rsidRPr="00974137" w:rsidRDefault="00974137" w:rsidP="00974137">
      <w:pPr>
        <w:pStyle w:val="Code"/>
        <w:rPr>
          <w:highlight w:val="white"/>
        </w:rPr>
      </w:pPr>
      <w:r w:rsidRPr="00974137">
        <w:rPr>
          <w:highlight w:val="white"/>
        </w:rPr>
        <w:t xml:space="preserve">                          leftExpression.Symbol, leftExpression.Symbol,</w:t>
      </w:r>
    </w:p>
    <w:p w14:paraId="058E1C7C" w14:textId="77777777" w:rsidR="00974137" w:rsidRPr="00974137" w:rsidRDefault="00974137" w:rsidP="00974137">
      <w:pPr>
        <w:pStyle w:val="Code"/>
        <w:rPr>
          <w:highlight w:val="white"/>
        </w:rPr>
      </w:pPr>
      <w:r w:rsidRPr="00974137">
        <w:rPr>
          <w:highlight w:val="white"/>
        </w:rPr>
        <w:t xml:space="preserve">                          maskSymbol);</w:t>
      </w:r>
    </w:p>
    <w:p w14:paraId="37E769BC" w14:textId="77777777" w:rsidR="00974137" w:rsidRPr="00974137" w:rsidRDefault="00974137" w:rsidP="00974137">
      <w:pPr>
        <w:pStyle w:val="Code"/>
        <w:rPr>
          <w:highlight w:val="white"/>
        </w:rPr>
      </w:pPr>
      <w:r w:rsidRPr="00974137">
        <w:rPr>
          <w:highlight w:val="white"/>
        </w:rPr>
        <w:t xml:space="preserve">          }</w:t>
      </w:r>
    </w:p>
    <w:p w14:paraId="43D01CF9" w14:textId="6EFC2A73" w:rsidR="00974137" w:rsidRPr="00974137" w:rsidRDefault="00154A7C" w:rsidP="00F52D94">
      <w:pPr>
        <w:rPr>
          <w:highlight w:val="white"/>
        </w:rPr>
      </w:pPr>
      <w:r>
        <w:rPr>
          <w:highlight w:val="white"/>
        </w:rPr>
        <w:t>In the integral case</w:t>
      </w:r>
      <w:r w:rsidR="00F52D94">
        <w:rPr>
          <w:highlight w:val="white"/>
        </w:rPr>
        <w:t xml:space="preserve">, </w:t>
      </w:r>
      <w:r w:rsidR="00FF68F7">
        <w:rPr>
          <w:highlight w:val="white"/>
        </w:rPr>
        <w:t xml:space="preserve">we set the code list as both the short list and long list in the resulting expression, since </w:t>
      </w:r>
      <w:r w:rsidR="00233A60">
        <w:rPr>
          <w:highlight w:val="white"/>
        </w:rPr>
        <w:t>the assignment is a side effect.</w:t>
      </w:r>
    </w:p>
    <w:p w14:paraId="21F467D5" w14:textId="77777777" w:rsidR="00974137" w:rsidRPr="00974137" w:rsidRDefault="00974137" w:rsidP="00974137">
      <w:pPr>
        <w:pStyle w:val="Code"/>
        <w:rPr>
          <w:highlight w:val="white"/>
        </w:rPr>
      </w:pPr>
      <w:r w:rsidRPr="00974137">
        <w:rPr>
          <w:highlight w:val="white"/>
        </w:rPr>
        <w:lastRenderedPageBreak/>
        <w:t xml:space="preserve">          return (new Expression(leftExpression.Symbol, codeList, codeList));</w:t>
      </w:r>
    </w:p>
    <w:p w14:paraId="38401505" w14:textId="77777777" w:rsidR="00974137" w:rsidRPr="00974137" w:rsidRDefault="00974137" w:rsidP="00974137">
      <w:pPr>
        <w:pStyle w:val="Code"/>
        <w:rPr>
          <w:highlight w:val="white"/>
        </w:rPr>
      </w:pPr>
      <w:r w:rsidRPr="00974137">
        <w:rPr>
          <w:highlight w:val="white"/>
        </w:rPr>
        <w:t xml:space="preserve">        }</w:t>
      </w:r>
    </w:p>
    <w:p w14:paraId="0D7334F7" w14:textId="77777777" w:rsidR="00974137" w:rsidRPr="00974137" w:rsidRDefault="00974137" w:rsidP="00974137">
      <w:pPr>
        <w:pStyle w:val="Code"/>
        <w:rPr>
          <w:highlight w:val="white"/>
        </w:rPr>
      </w:pPr>
      <w:r w:rsidRPr="00974137">
        <w:rPr>
          <w:highlight w:val="white"/>
        </w:rPr>
        <w:t xml:space="preserve">      }</w:t>
      </w:r>
    </w:p>
    <w:p w14:paraId="17C39A89" w14:textId="77777777" w:rsidR="00974137" w:rsidRPr="00974137" w:rsidRDefault="00974137" w:rsidP="00974137">
      <w:pPr>
        <w:pStyle w:val="Code"/>
        <w:rPr>
          <w:highlight w:val="white"/>
        </w:rPr>
      </w:pPr>
      <w:r w:rsidRPr="00974137">
        <w:rPr>
          <w:highlight w:val="white"/>
        </w:rPr>
        <w:t xml:space="preserve">    }</w:t>
      </w:r>
    </w:p>
    <w:p w14:paraId="13428A25" w14:textId="3BB8B386" w:rsidR="00F82E42" w:rsidRDefault="00F82E42" w:rsidP="00F82E42">
      <w:pPr>
        <w:pStyle w:val="Rubrik3"/>
        <w:numPr>
          <w:ilvl w:val="2"/>
          <w:numId w:val="121"/>
        </w:numPr>
      </w:pPr>
      <w:r>
        <w:t>The Condition Expression</w:t>
      </w:r>
    </w:p>
    <w:p w14:paraId="7A624048" w14:textId="4EAAEEE4" w:rsidR="00BA322E" w:rsidRDefault="00BA322E" w:rsidP="00BA322E">
      <w:pPr>
        <w:rPr>
          <w:color w:val="auto"/>
        </w:rPr>
      </w:pPr>
      <w:r>
        <w:t>The conditional operator applies lazy evaluation, which means that only on</w:t>
      </w:r>
      <w:r w:rsidR="00B653CC">
        <w:t>e</w:t>
      </w:r>
      <w:r>
        <w:t xml:space="preserve"> of the true or false expression will be evaluated.</w:t>
      </w:r>
    </w:p>
    <w:p w14:paraId="0FD300C4" w14:textId="77777777" w:rsidR="00815D7B" w:rsidRPr="00EC76D5" w:rsidRDefault="00815D7B" w:rsidP="00815D7B">
      <w:pPr>
        <w:pStyle w:val="CodeHeader"/>
      </w:pPr>
      <w:r>
        <w:t>MainParser.gppg</w:t>
      </w:r>
    </w:p>
    <w:p w14:paraId="74BB74E3" w14:textId="77777777" w:rsidR="00B653CC" w:rsidRPr="00B653CC" w:rsidRDefault="00B653CC" w:rsidP="00B653CC">
      <w:pPr>
        <w:pStyle w:val="Code"/>
        <w:rPr>
          <w:highlight w:val="white"/>
        </w:rPr>
      </w:pPr>
      <w:r w:rsidRPr="00B653CC">
        <w:rPr>
          <w:highlight w:val="white"/>
        </w:rPr>
        <w:t>condition_expression:</w:t>
      </w:r>
    </w:p>
    <w:p w14:paraId="568019D5" w14:textId="77777777" w:rsidR="00B653CC" w:rsidRPr="00B653CC" w:rsidRDefault="00B653CC" w:rsidP="00B653CC">
      <w:pPr>
        <w:pStyle w:val="Code"/>
        <w:rPr>
          <w:highlight w:val="white"/>
        </w:rPr>
      </w:pPr>
      <w:r w:rsidRPr="00B653CC">
        <w:rPr>
          <w:highlight w:val="white"/>
        </w:rPr>
        <w:t xml:space="preserve">    logical_or_expression {</w:t>
      </w:r>
    </w:p>
    <w:p w14:paraId="0B6BD37A" w14:textId="77777777" w:rsidR="00B653CC" w:rsidRPr="00B653CC" w:rsidRDefault="00B653CC" w:rsidP="00B653CC">
      <w:pPr>
        <w:pStyle w:val="Code"/>
        <w:rPr>
          <w:highlight w:val="white"/>
        </w:rPr>
      </w:pPr>
      <w:r w:rsidRPr="00B653CC">
        <w:rPr>
          <w:highlight w:val="white"/>
        </w:rPr>
        <w:t xml:space="preserve">      $$ = $1;</w:t>
      </w:r>
    </w:p>
    <w:p w14:paraId="429CB3A8" w14:textId="77777777" w:rsidR="00B653CC" w:rsidRPr="00B653CC" w:rsidRDefault="00B653CC" w:rsidP="00B653CC">
      <w:pPr>
        <w:pStyle w:val="Code"/>
        <w:rPr>
          <w:highlight w:val="white"/>
        </w:rPr>
      </w:pPr>
      <w:r w:rsidRPr="00B653CC">
        <w:rPr>
          <w:highlight w:val="white"/>
        </w:rPr>
        <w:t xml:space="preserve">    }</w:t>
      </w:r>
    </w:p>
    <w:p w14:paraId="25180C72" w14:textId="1FFD311B" w:rsidR="00B653CC" w:rsidRPr="00B653CC" w:rsidRDefault="00B653CC" w:rsidP="00B653CC">
      <w:pPr>
        <w:pStyle w:val="Code"/>
        <w:rPr>
          <w:highlight w:val="white"/>
        </w:rPr>
      </w:pPr>
      <w:r w:rsidRPr="00B653CC">
        <w:rPr>
          <w:highlight w:val="white"/>
        </w:rPr>
        <w:t xml:space="preserve">  | logical_or_expression QUESTION_MARK expression</w:t>
      </w:r>
      <w:r w:rsidR="00C205EC">
        <w:rPr>
          <w:highlight w:val="white"/>
        </w:rPr>
        <w:t xml:space="preserve"> </w:t>
      </w:r>
      <w:r w:rsidRPr="00B653CC">
        <w:rPr>
          <w:highlight w:val="white"/>
        </w:rPr>
        <w:t>COLON condition_expression{</w:t>
      </w:r>
    </w:p>
    <w:p w14:paraId="3A929545" w14:textId="78DCDB8B" w:rsidR="00B653CC" w:rsidRPr="00B653CC" w:rsidRDefault="00B653CC" w:rsidP="00B653CC">
      <w:pPr>
        <w:pStyle w:val="Code"/>
        <w:rPr>
          <w:highlight w:val="white"/>
        </w:rPr>
      </w:pPr>
      <w:r w:rsidRPr="00B653CC">
        <w:rPr>
          <w:highlight w:val="white"/>
        </w:rPr>
        <w:t xml:space="preserve">      $$ = MiddleCodeGenerator.ConditionalExpression($1, $3, $5);</w:t>
      </w:r>
    </w:p>
    <w:p w14:paraId="247549D1" w14:textId="14632BAA" w:rsidR="00B653CC" w:rsidRDefault="00B653CC" w:rsidP="00B653CC">
      <w:pPr>
        <w:pStyle w:val="Code"/>
        <w:rPr>
          <w:highlight w:val="white"/>
        </w:rPr>
      </w:pPr>
      <w:r w:rsidRPr="00B653CC">
        <w:rPr>
          <w:highlight w:val="white"/>
        </w:rPr>
        <w:t xml:space="preserve">    };</w:t>
      </w:r>
    </w:p>
    <w:p w14:paraId="3B8EE436" w14:textId="2DE2314D" w:rsidR="00886DEE" w:rsidRDefault="00886DEE" w:rsidP="00886DEE">
      <w:pPr>
        <w:pStyle w:val="CodeHeader"/>
        <w:rPr>
          <w:highlight w:val="white"/>
        </w:rPr>
      </w:pPr>
      <w:r>
        <w:rPr>
          <w:highlight w:val="white"/>
        </w:rPr>
        <w:t>MiddleCodeGenerator.cs</w:t>
      </w:r>
    </w:p>
    <w:p w14:paraId="23507068" w14:textId="77777777" w:rsidR="008234C7" w:rsidRPr="008234C7" w:rsidRDefault="008234C7" w:rsidP="008234C7">
      <w:pPr>
        <w:pStyle w:val="Code"/>
        <w:rPr>
          <w:highlight w:val="white"/>
        </w:rPr>
      </w:pPr>
      <w:r w:rsidRPr="008234C7">
        <w:rPr>
          <w:highlight w:val="white"/>
        </w:rPr>
        <w:t xml:space="preserve">    public static Expression ConditionalExpression(Expression testExpression,</w:t>
      </w:r>
    </w:p>
    <w:p w14:paraId="27CE53A7" w14:textId="3FC9C071" w:rsidR="008234C7" w:rsidRDefault="008234C7" w:rsidP="008234C7">
      <w:pPr>
        <w:pStyle w:val="Code"/>
        <w:rPr>
          <w:highlight w:val="white"/>
        </w:rPr>
      </w:pPr>
      <w:r>
        <w:rPr>
          <w:highlight w:val="white"/>
        </w:rPr>
        <w:t xml:space="preserve">            </w:t>
      </w:r>
      <w:r w:rsidRPr="008234C7">
        <w:rPr>
          <w:highlight w:val="white"/>
        </w:rPr>
        <w:t xml:space="preserve">                                     Expression trueExpression,</w:t>
      </w:r>
    </w:p>
    <w:p w14:paraId="5FF4F895" w14:textId="49FEC2F4" w:rsidR="008234C7" w:rsidRPr="008234C7" w:rsidRDefault="008234C7" w:rsidP="008234C7">
      <w:pPr>
        <w:pStyle w:val="Code"/>
        <w:rPr>
          <w:highlight w:val="white"/>
        </w:rPr>
      </w:pPr>
      <w:r>
        <w:rPr>
          <w:highlight w:val="white"/>
        </w:rPr>
        <w:t xml:space="preserve">                                                </w:t>
      </w:r>
      <w:r w:rsidRPr="008234C7">
        <w:rPr>
          <w:highlight w:val="white"/>
        </w:rPr>
        <w:t xml:space="preserve"> Expression falseExpression) {</w:t>
      </w:r>
    </w:p>
    <w:p w14:paraId="53F162D0" w14:textId="0E294E86" w:rsidR="008234C7" w:rsidRPr="008234C7" w:rsidRDefault="00E75DDA" w:rsidP="00E75DDA">
      <w:pPr>
        <w:rPr>
          <w:highlight w:val="white"/>
        </w:rPr>
      </w:pPr>
      <w:r>
        <w:rPr>
          <w:highlight w:val="white"/>
        </w:rPr>
        <w:t>We type cast the test expression to logical type.</w:t>
      </w:r>
    </w:p>
    <w:p w14:paraId="6E68BAF9" w14:textId="671888A2" w:rsidR="008234C7" w:rsidRDefault="008234C7" w:rsidP="008234C7">
      <w:pPr>
        <w:pStyle w:val="Code"/>
        <w:rPr>
          <w:highlight w:val="white"/>
        </w:rPr>
      </w:pPr>
      <w:r w:rsidRPr="008234C7">
        <w:rPr>
          <w:highlight w:val="white"/>
        </w:rPr>
        <w:t xml:space="preserve">      testExpression = TypeCast.ToLogical(testExpression);</w:t>
      </w:r>
    </w:p>
    <w:p w14:paraId="333EAFBB" w14:textId="1AE5F081" w:rsidR="00CE57B4" w:rsidRPr="008234C7" w:rsidRDefault="00CE57B4" w:rsidP="00CE57B4">
      <w:pPr>
        <w:rPr>
          <w:highlight w:val="white"/>
        </w:rPr>
      </w:pPr>
      <w:r>
        <w:rPr>
          <w:highlight w:val="white"/>
        </w:rPr>
        <w:t xml:space="preserve">If the test expression is constant, </w:t>
      </w:r>
      <w:r w:rsidR="00FD2D06">
        <w:rPr>
          <w:highlight w:val="white"/>
        </w:rPr>
        <w:t>we simple return the true</w:t>
      </w:r>
      <w:r w:rsidR="00192E62">
        <w:rPr>
          <w:highlight w:val="white"/>
        </w:rPr>
        <w:t xml:space="preserve"> or</w:t>
      </w:r>
      <w:r w:rsidR="00FD2D06">
        <w:rPr>
          <w:highlight w:val="white"/>
        </w:rPr>
        <w:t xml:space="preserve"> false expression depending on whether the </w:t>
      </w:r>
      <w:r w:rsidR="0088191B">
        <w:rPr>
          <w:highlight w:val="white"/>
        </w:rPr>
        <w:t>test expression is true.</w:t>
      </w:r>
    </w:p>
    <w:p w14:paraId="42D9D480" w14:textId="77777777" w:rsidR="008234C7" w:rsidRPr="008234C7" w:rsidRDefault="008234C7" w:rsidP="008234C7">
      <w:pPr>
        <w:pStyle w:val="Code"/>
        <w:rPr>
          <w:highlight w:val="white"/>
        </w:rPr>
      </w:pPr>
      <w:r w:rsidRPr="008234C7">
        <w:rPr>
          <w:highlight w:val="white"/>
        </w:rPr>
        <w:t xml:space="preserve">      if (ConstantExpression.IsConstant(testExpression)) {</w:t>
      </w:r>
    </w:p>
    <w:p w14:paraId="38A9D664" w14:textId="77777777" w:rsidR="00F758FC" w:rsidRDefault="008234C7" w:rsidP="008234C7">
      <w:pPr>
        <w:pStyle w:val="Code"/>
        <w:rPr>
          <w:highlight w:val="white"/>
        </w:rPr>
      </w:pPr>
      <w:r w:rsidRPr="008234C7">
        <w:rPr>
          <w:highlight w:val="white"/>
        </w:rPr>
        <w:t xml:space="preserve">        return ConstantExpression.IsTrue(testExpression)</w:t>
      </w:r>
    </w:p>
    <w:p w14:paraId="39B9F7A9" w14:textId="6DC647E3" w:rsidR="008234C7" w:rsidRPr="008234C7" w:rsidRDefault="00F758FC" w:rsidP="008234C7">
      <w:pPr>
        <w:pStyle w:val="Code"/>
        <w:rPr>
          <w:highlight w:val="white"/>
        </w:rPr>
      </w:pPr>
      <w:r>
        <w:rPr>
          <w:highlight w:val="white"/>
        </w:rPr>
        <w:t xml:space="preserve">              </w:t>
      </w:r>
      <w:r w:rsidR="008234C7" w:rsidRPr="008234C7">
        <w:rPr>
          <w:highlight w:val="white"/>
        </w:rPr>
        <w:t xml:space="preserve"> ? falseExpression : trueExpression;</w:t>
      </w:r>
    </w:p>
    <w:p w14:paraId="2E5EDAF9" w14:textId="77777777" w:rsidR="008234C7" w:rsidRPr="008234C7" w:rsidRDefault="008234C7" w:rsidP="008234C7">
      <w:pPr>
        <w:pStyle w:val="Code"/>
        <w:rPr>
          <w:highlight w:val="white"/>
        </w:rPr>
      </w:pPr>
      <w:r w:rsidRPr="008234C7">
        <w:rPr>
          <w:highlight w:val="white"/>
        </w:rPr>
        <w:t xml:space="preserve">      }</w:t>
      </w:r>
    </w:p>
    <w:p w14:paraId="08034E5D" w14:textId="1B88EA05" w:rsidR="008234C7" w:rsidRPr="008234C7" w:rsidRDefault="00B5070F" w:rsidP="00192E62">
      <w:pPr>
        <w:rPr>
          <w:highlight w:val="white"/>
        </w:rPr>
      </w:pPr>
      <w:r>
        <w:rPr>
          <w:highlight w:val="white"/>
        </w:rPr>
        <w:t>I</w:t>
      </w:r>
      <w:r w:rsidR="00192E62">
        <w:rPr>
          <w:highlight w:val="white"/>
        </w:rPr>
        <w:t xml:space="preserve">f both the true and false expressions hold logical </w:t>
      </w:r>
      <w:r w:rsidR="005A064A">
        <w:rPr>
          <w:highlight w:val="white"/>
        </w:rPr>
        <w:t>types,</w:t>
      </w:r>
      <w:r w:rsidR="0006600E">
        <w:rPr>
          <w:highlight w:val="white"/>
        </w:rPr>
        <w:t xml:space="preserve"> we keep their types.</w:t>
      </w:r>
    </w:p>
    <w:p w14:paraId="71A3D248" w14:textId="77777777" w:rsidR="004922D6" w:rsidRDefault="008234C7" w:rsidP="008234C7">
      <w:pPr>
        <w:pStyle w:val="Code"/>
        <w:rPr>
          <w:highlight w:val="white"/>
        </w:rPr>
      </w:pPr>
      <w:r w:rsidRPr="008234C7">
        <w:rPr>
          <w:highlight w:val="white"/>
        </w:rPr>
        <w:t xml:space="preserve">      if (trueExpression.Symbol.Type.IsLogical() &amp;&amp;</w:t>
      </w:r>
    </w:p>
    <w:p w14:paraId="01E1F957" w14:textId="6E868314" w:rsidR="008234C7" w:rsidRDefault="004922D6" w:rsidP="008234C7">
      <w:pPr>
        <w:pStyle w:val="Code"/>
        <w:rPr>
          <w:highlight w:val="white"/>
        </w:rPr>
      </w:pPr>
      <w:r>
        <w:rPr>
          <w:highlight w:val="white"/>
        </w:rPr>
        <w:t xml:space="preserve">         </w:t>
      </w:r>
      <w:r w:rsidR="008234C7" w:rsidRPr="008234C7">
        <w:rPr>
          <w:highlight w:val="white"/>
        </w:rPr>
        <w:t xml:space="preserve"> falseExpression.Symbol.Type.IsLogical()) {</w:t>
      </w:r>
    </w:p>
    <w:p w14:paraId="395F781F" w14:textId="6F8DF5E6" w:rsidR="005A064A" w:rsidRPr="008234C7" w:rsidRDefault="005A064A" w:rsidP="004F7998">
      <w:pPr>
        <w:rPr>
          <w:highlight w:val="white"/>
        </w:rPr>
      </w:pPr>
      <w:r>
        <w:rPr>
          <w:highlight w:val="white"/>
        </w:rPr>
        <w:t xml:space="preserve">We start by backpathing the </w:t>
      </w:r>
      <w:r w:rsidR="004F7998">
        <w:rPr>
          <w:highlight w:val="white"/>
        </w:rPr>
        <w:t>true and false set of the test expression to the beginning of the true and false expression’s code list.</w:t>
      </w:r>
    </w:p>
    <w:p w14:paraId="552730E2"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5B8B235F"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03D8D91E" w14:textId="5211CCB3" w:rsidR="008234C7" w:rsidRPr="008234C7" w:rsidRDefault="003D2AED" w:rsidP="003D2AED">
      <w:pPr>
        <w:rPr>
          <w:highlight w:val="white"/>
        </w:rPr>
      </w:pPr>
      <w:r>
        <w:rPr>
          <w:highlight w:val="white"/>
        </w:rPr>
        <w:t>The result</w:t>
      </w:r>
      <w:r w:rsidR="00D359FC">
        <w:rPr>
          <w:highlight w:val="white"/>
        </w:rPr>
        <w:t>ing</w:t>
      </w:r>
      <w:r>
        <w:rPr>
          <w:highlight w:val="white"/>
        </w:rPr>
        <w:t xml:space="preserve"> true set is the union of the true </w:t>
      </w:r>
      <w:r w:rsidR="003441FD">
        <w:rPr>
          <w:highlight w:val="white"/>
        </w:rPr>
        <w:t>sets of the true and false expression</w:t>
      </w:r>
      <w:r w:rsidR="00D359FC">
        <w:rPr>
          <w:highlight w:val="white"/>
        </w:rPr>
        <w:t xml:space="preserve">, and the resulting </w:t>
      </w:r>
      <w:r w:rsidR="003441FD">
        <w:rPr>
          <w:highlight w:val="white"/>
        </w:rPr>
        <w:t>false set is the union of the false sets of the true and false expression.</w:t>
      </w:r>
    </w:p>
    <w:p w14:paraId="310E1310" w14:textId="77777777" w:rsidR="008234C7" w:rsidRPr="008234C7" w:rsidRDefault="008234C7" w:rsidP="008234C7">
      <w:pPr>
        <w:pStyle w:val="Code"/>
        <w:rPr>
          <w:highlight w:val="white"/>
        </w:rPr>
      </w:pPr>
      <w:r w:rsidRPr="008234C7">
        <w:rPr>
          <w:highlight w:val="white"/>
        </w:rPr>
        <w:t xml:space="preserve">        ISet&lt;MiddleCode&gt; trueSet = new HashSet&lt;MiddleCode&gt;(),</w:t>
      </w:r>
    </w:p>
    <w:p w14:paraId="03FE2B60" w14:textId="77777777" w:rsidR="008234C7" w:rsidRPr="008234C7" w:rsidRDefault="008234C7" w:rsidP="008234C7">
      <w:pPr>
        <w:pStyle w:val="Code"/>
        <w:rPr>
          <w:highlight w:val="white"/>
        </w:rPr>
      </w:pPr>
      <w:r w:rsidRPr="008234C7">
        <w:rPr>
          <w:highlight w:val="white"/>
        </w:rPr>
        <w:t xml:space="preserve">                         falseSet = new HashSet&lt;MiddleCode&gt;();</w:t>
      </w:r>
    </w:p>
    <w:p w14:paraId="48D2BE31" w14:textId="77777777" w:rsidR="008234C7" w:rsidRPr="008234C7" w:rsidRDefault="008234C7" w:rsidP="008234C7">
      <w:pPr>
        <w:pStyle w:val="Code"/>
        <w:rPr>
          <w:highlight w:val="white"/>
        </w:rPr>
      </w:pPr>
      <w:r w:rsidRPr="008234C7">
        <w:rPr>
          <w:highlight w:val="white"/>
        </w:rPr>
        <w:t xml:space="preserve">        trueSet.UnionWith(trueExpression.Symbol.TrueSet);</w:t>
      </w:r>
    </w:p>
    <w:p w14:paraId="57D7401B" w14:textId="77777777" w:rsidR="008234C7" w:rsidRPr="008234C7" w:rsidRDefault="008234C7" w:rsidP="008234C7">
      <w:pPr>
        <w:pStyle w:val="Code"/>
        <w:rPr>
          <w:highlight w:val="white"/>
        </w:rPr>
      </w:pPr>
      <w:r w:rsidRPr="008234C7">
        <w:rPr>
          <w:highlight w:val="white"/>
        </w:rPr>
        <w:t xml:space="preserve">        trueSet.UnionWith(falseExpression.Symbol.TrueSet);</w:t>
      </w:r>
    </w:p>
    <w:p w14:paraId="77C331A2" w14:textId="77777777" w:rsidR="008234C7" w:rsidRPr="008234C7" w:rsidRDefault="008234C7" w:rsidP="008234C7">
      <w:pPr>
        <w:pStyle w:val="Code"/>
        <w:rPr>
          <w:highlight w:val="white"/>
        </w:rPr>
      </w:pPr>
      <w:r w:rsidRPr="008234C7">
        <w:rPr>
          <w:highlight w:val="white"/>
        </w:rPr>
        <w:t xml:space="preserve">        falseSet.UnionWith(trueExpression.Symbol.FalseSet);</w:t>
      </w:r>
    </w:p>
    <w:p w14:paraId="16540E4A" w14:textId="77777777" w:rsidR="008234C7" w:rsidRPr="008234C7" w:rsidRDefault="008234C7" w:rsidP="008234C7">
      <w:pPr>
        <w:pStyle w:val="Code"/>
        <w:rPr>
          <w:highlight w:val="white"/>
        </w:rPr>
      </w:pPr>
      <w:r w:rsidRPr="008234C7">
        <w:rPr>
          <w:highlight w:val="white"/>
        </w:rPr>
        <w:t xml:space="preserve">        falseSet.UnionWith(falseExpression.Symbol.FalseSet);</w:t>
      </w:r>
    </w:p>
    <w:p w14:paraId="31B4D8DE" w14:textId="77777777" w:rsidR="008234C7" w:rsidRPr="008234C7" w:rsidRDefault="008234C7" w:rsidP="008234C7">
      <w:pPr>
        <w:pStyle w:val="Code"/>
        <w:rPr>
          <w:highlight w:val="white"/>
        </w:rPr>
      </w:pPr>
    </w:p>
    <w:p w14:paraId="01F08808"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039F440C" w14:textId="61478821" w:rsidR="008234C7" w:rsidRPr="008234C7" w:rsidRDefault="00AC790D" w:rsidP="00AC790D">
      <w:pPr>
        <w:rPr>
          <w:highlight w:val="white"/>
        </w:rPr>
      </w:pPr>
      <w:r>
        <w:rPr>
          <w:highlight w:val="white"/>
        </w:rPr>
        <w:t>If the short list of both the true and false expression is empty</w:t>
      </w:r>
      <w:r w:rsidR="00212AD4">
        <w:rPr>
          <w:highlight w:val="white"/>
        </w:rPr>
        <w:t xml:space="preserve">, </w:t>
      </w:r>
      <w:r w:rsidR="00523DE7">
        <w:rPr>
          <w:highlight w:val="white"/>
        </w:rPr>
        <w:t xml:space="preserve">it does not matter if the test expression is true or false, and we let the </w:t>
      </w:r>
      <w:r w:rsidR="00212AD4">
        <w:rPr>
          <w:highlight w:val="white"/>
        </w:rPr>
        <w:t>resulting short list be the short list of the true expression (which may be empty).</w:t>
      </w:r>
      <w:r w:rsidR="008234C7" w:rsidRPr="008234C7">
        <w:rPr>
          <w:highlight w:val="white"/>
        </w:rPr>
        <w:t xml:space="preserve"> </w:t>
      </w:r>
    </w:p>
    <w:p w14:paraId="2D84552F" w14:textId="77777777" w:rsidR="000D56FD" w:rsidRDefault="008234C7" w:rsidP="008234C7">
      <w:pPr>
        <w:pStyle w:val="Code"/>
        <w:rPr>
          <w:highlight w:val="white"/>
        </w:rPr>
      </w:pPr>
      <w:r w:rsidRPr="008234C7">
        <w:rPr>
          <w:highlight w:val="white"/>
        </w:rPr>
        <w:lastRenderedPageBreak/>
        <w:t xml:space="preserve">        if (IsEmpty(trueExpression.ShortList) &amp;&amp;</w:t>
      </w:r>
    </w:p>
    <w:p w14:paraId="10022920" w14:textId="2EC5EEF7" w:rsidR="008234C7" w:rsidRPr="008234C7" w:rsidRDefault="000D56FD" w:rsidP="008234C7">
      <w:pPr>
        <w:pStyle w:val="Code"/>
        <w:rPr>
          <w:highlight w:val="white"/>
        </w:rPr>
      </w:pPr>
      <w:r>
        <w:rPr>
          <w:highlight w:val="white"/>
        </w:rPr>
        <w:t xml:space="preserve">           </w:t>
      </w:r>
      <w:r w:rsidR="008234C7" w:rsidRPr="008234C7">
        <w:rPr>
          <w:highlight w:val="white"/>
        </w:rPr>
        <w:t xml:space="preserve"> IsEmpty(falseExpression.ShortList)) {</w:t>
      </w:r>
    </w:p>
    <w:p w14:paraId="3DF073E7" w14:textId="77777777" w:rsidR="008234C7" w:rsidRPr="008234C7" w:rsidRDefault="008234C7" w:rsidP="008234C7">
      <w:pPr>
        <w:pStyle w:val="Code"/>
        <w:rPr>
          <w:highlight w:val="white"/>
        </w:rPr>
      </w:pPr>
      <w:r w:rsidRPr="008234C7">
        <w:rPr>
          <w:highlight w:val="white"/>
        </w:rPr>
        <w:t xml:space="preserve">          shortList.AddRange(testExpression.ShortList);</w:t>
      </w:r>
    </w:p>
    <w:p w14:paraId="4C9B33DB" w14:textId="103E4464" w:rsidR="008234C7" w:rsidRDefault="008234C7" w:rsidP="008234C7">
      <w:pPr>
        <w:pStyle w:val="Code"/>
        <w:rPr>
          <w:highlight w:val="white"/>
        </w:rPr>
      </w:pPr>
      <w:r w:rsidRPr="008234C7">
        <w:rPr>
          <w:highlight w:val="white"/>
        </w:rPr>
        <w:t xml:space="preserve">        }</w:t>
      </w:r>
    </w:p>
    <w:p w14:paraId="3FD2611B" w14:textId="24D49A77" w:rsidR="00523DE7" w:rsidRPr="008234C7" w:rsidRDefault="00523DE7" w:rsidP="00523DE7">
      <w:pPr>
        <w:rPr>
          <w:highlight w:val="white"/>
        </w:rPr>
      </w:pPr>
      <w:r>
        <w:rPr>
          <w:highlight w:val="white"/>
        </w:rPr>
        <w:t>If the short list of the test expression is not empty, the situation becomes a bit more complicated.</w:t>
      </w:r>
      <w:r w:rsidR="00F22D7C">
        <w:rPr>
          <w:highlight w:val="white"/>
        </w:rPr>
        <w:t xml:space="preserve"> We add the long list, rather than the short list, of the test expression to the final short list since we </w:t>
      </w:r>
      <w:r w:rsidR="00406F76">
        <w:rPr>
          <w:highlight w:val="white"/>
        </w:rPr>
        <w:t>need the value of the test expression in order to jump to the short list of the true of false expression.</w:t>
      </w:r>
    </w:p>
    <w:p w14:paraId="79212CED" w14:textId="77777777" w:rsidR="008234C7" w:rsidRPr="008234C7" w:rsidRDefault="008234C7" w:rsidP="008234C7">
      <w:pPr>
        <w:pStyle w:val="Code"/>
        <w:rPr>
          <w:highlight w:val="white"/>
        </w:rPr>
      </w:pPr>
      <w:r w:rsidRPr="008234C7">
        <w:rPr>
          <w:highlight w:val="white"/>
        </w:rPr>
        <w:t xml:space="preserve">        else {</w:t>
      </w:r>
    </w:p>
    <w:p w14:paraId="08C56E2C" w14:textId="4A42C6B1" w:rsidR="008234C7" w:rsidRPr="008234C7" w:rsidRDefault="008234C7" w:rsidP="008234C7">
      <w:pPr>
        <w:pStyle w:val="Code"/>
        <w:rPr>
          <w:highlight w:val="white"/>
        </w:rPr>
      </w:pPr>
      <w:r w:rsidRPr="008234C7">
        <w:rPr>
          <w:highlight w:val="white"/>
        </w:rPr>
        <w:t xml:space="preserve">          shortList.AddRange(testExpression.LongList);</w:t>
      </w:r>
    </w:p>
    <w:p w14:paraId="19203B05" w14:textId="77777777" w:rsidR="008234C7" w:rsidRPr="008234C7" w:rsidRDefault="008234C7" w:rsidP="008234C7">
      <w:pPr>
        <w:pStyle w:val="Code"/>
        <w:rPr>
          <w:highlight w:val="white"/>
        </w:rPr>
      </w:pPr>
      <w:r w:rsidRPr="008234C7">
        <w:rPr>
          <w:highlight w:val="white"/>
        </w:rPr>
        <w:t xml:space="preserve">          shortList.AddRange(trueExpression.ShortList);</w:t>
      </w:r>
    </w:p>
    <w:p w14:paraId="0484E8AA" w14:textId="77777777" w:rsidR="008234C7" w:rsidRPr="008234C7" w:rsidRDefault="008234C7" w:rsidP="008234C7">
      <w:pPr>
        <w:pStyle w:val="Code"/>
        <w:rPr>
          <w:highlight w:val="white"/>
        </w:rPr>
      </w:pPr>
      <w:r w:rsidRPr="008234C7">
        <w:rPr>
          <w:highlight w:val="white"/>
        </w:rPr>
        <w:t xml:space="preserve">          shortList.AddRange(falseExpression.ShortList);</w:t>
      </w:r>
    </w:p>
    <w:p w14:paraId="79DE7DEC" w14:textId="77777777" w:rsidR="008234C7" w:rsidRPr="008234C7" w:rsidRDefault="008234C7" w:rsidP="008234C7">
      <w:pPr>
        <w:pStyle w:val="Code"/>
        <w:rPr>
          <w:highlight w:val="white"/>
        </w:rPr>
      </w:pPr>
      <w:r w:rsidRPr="008234C7">
        <w:rPr>
          <w:highlight w:val="white"/>
        </w:rPr>
        <w:t xml:space="preserve">        }</w:t>
      </w:r>
    </w:p>
    <w:p w14:paraId="6791C177" w14:textId="76A0F5AD" w:rsidR="008234C7" w:rsidRPr="008234C7" w:rsidRDefault="00EF0A5A" w:rsidP="004B46F1">
      <w:pPr>
        <w:rPr>
          <w:highlight w:val="white"/>
        </w:rPr>
      </w:pPr>
      <w:r>
        <w:rPr>
          <w:highlight w:val="white"/>
        </w:rPr>
        <w:t>W</w:t>
      </w:r>
      <w:r w:rsidR="00577C00">
        <w:rPr>
          <w:highlight w:val="white"/>
        </w:rPr>
        <w:t xml:space="preserve">e </w:t>
      </w:r>
      <w:r w:rsidR="00747983">
        <w:rPr>
          <w:highlight w:val="white"/>
        </w:rPr>
        <w:t>add the long list of the test, true, and false expression to the final long list.</w:t>
      </w:r>
    </w:p>
    <w:p w14:paraId="5DB7E073"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722A7D08" w14:textId="77777777" w:rsidR="008234C7" w:rsidRPr="008234C7" w:rsidRDefault="008234C7" w:rsidP="008234C7">
      <w:pPr>
        <w:pStyle w:val="Code"/>
        <w:rPr>
          <w:highlight w:val="white"/>
        </w:rPr>
      </w:pPr>
      <w:r w:rsidRPr="008234C7">
        <w:rPr>
          <w:highlight w:val="white"/>
        </w:rPr>
        <w:t xml:space="preserve">        longList.AddRange(testExpression.LongList);</w:t>
      </w:r>
    </w:p>
    <w:p w14:paraId="630B9344" w14:textId="77777777" w:rsidR="008234C7" w:rsidRPr="008234C7" w:rsidRDefault="008234C7" w:rsidP="008234C7">
      <w:pPr>
        <w:pStyle w:val="Code"/>
        <w:rPr>
          <w:highlight w:val="white"/>
        </w:rPr>
      </w:pPr>
      <w:r w:rsidRPr="008234C7">
        <w:rPr>
          <w:highlight w:val="white"/>
        </w:rPr>
        <w:t xml:space="preserve">        longList.AddRange(trueExpression.LongList);</w:t>
      </w:r>
    </w:p>
    <w:p w14:paraId="4E1D7F2E" w14:textId="77777777" w:rsidR="008234C7" w:rsidRPr="008234C7" w:rsidRDefault="008234C7" w:rsidP="008234C7">
      <w:pPr>
        <w:pStyle w:val="Code"/>
        <w:rPr>
          <w:highlight w:val="white"/>
        </w:rPr>
      </w:pPr>
      <w:r w:rsidRPr="008234C7">
        <w:rPr>
          <w:highlight w:val="white"/>
        </w:rPr>
        <w:t xml:space="preserve">        longList.AddRange(falseExpression.LongList);</w:t>
      </w:r>
    </w:p>
    <w:p w14:paraId="5CA4DBA1" w14:textId="3A68F39F" w:rsidR="008234C7" w:rsidRPr="008234C7" w:rsidRDefault="00EF0A5A" w:rsidP="00EF0A5A">
      <w:pPr>
        <w:rPr>
          <w:highlight w:val="white"/>
        </w:rPr>
      </w:pPr>
      <w:r>
        <w:rPr>
          <w:highlight w:val="white"/>
        </w:rPr>
        <w:t>Finally, w</w:t>
      </w:r>
      <w:r w:rsidR="00562D9B">
        <w:rPr>
          <w:highlight w:val="white"/>
        </w:rPr>
        <w:t>e create a new symbol with logical type and the resulting true and false sets.</w:t>
      </w:r>
    </w:p>
    <w:p w14:paraId="3B8A9A1D" w14:textId="77777777" w:rsidR="008234C7" w:rsidRPr="008234C7" w:rsidRDefault="008234C7" w:rsidP="008234C7">
      <w:pPr>
        <w:pStyle w:val="Code"/>
        <w:rPr>
          <w:highlight w:val="white"/>
        </w:rPr>
      </w:pPr>
      <w:r w:rsidRPr="008234C7">
        <w:rPr>
          <w:highlight w:val="white"/>
        </w:rPr>
        <w:t xml:space="preserve">        Symbol symbol = new Symbol(trueSet, falseSet);</w:t>
      </w:r>
    </w:p>
    <w:p w14:paraId="4F471038"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74460B55" w14:textId="77777777" w:rsidR="008234C7" w:rsidRPr="008234C7" w:rsidRDefault="008234C7" w:rsidP="008234C7">
      <w:pPr>
        <w:pStyle w:val="Code"/>
        <w:rPr>
          <w:highlight w:val="white"/>
        </w:rPr>
      </w:pPr>
      <w:r w:rsidRPr="008234C7">
        <w:rPr>
          <w:highlight w:val="white"/>
        </w:rPr>
        <w:t xml:space="preserve">      }</w:t>
      </w:r>
    </w:p>
    <w:p w14:paraId="18D0FBB3" w14:textId="38F14D14" w:rsidR="00562D9B" w:rsidRDefault="00562D9B" w:rsidP="00562D9B">
      <w:pPr>
        <w:rPr>
          <w:highlight w:val="white"/>
        </w:rPr>
      </w:pPr>
      <w:r>
        <w:rPr>
          <w:highlight w:val="white"/>
        </w:rPr>
        <w:t xml:space="preserve">If at least one of the true or false expression does not hold logical type, </w:t>
      </w:r>
      <w:r w:rsidR="003C5209">
        <w:rPr>
          <w:highlight w:val="white"/>
        </w:rPr>
        <w:t xml:space="preserve">we define </w:t>
      </w:r>
      <w:r w:rsidR="003C5209" w:rsidRPr="003C5209">
        <w:rPr>
          <w:rStyle w:val="KeyWord0"/>
          <w:highlight w:val="white"/>
        </w:rPr>
        <w:t>maxType</w:t>
      </w:r>
      <w:r w:rsidR="003C5209">
        <w:rPr>
          <w:highlight w:val="white"/>
        </w:rPr>
        <w:t xml:space="preserve"> as their large</w:t>
      </w:r>
      <w:r w:rsidR="00635B7E">
        <w:rPr>
          <w:highlight w:val="white"/>
        </w:rPr>
        <w:t>s</w:t>
      </w:r>
      <w:r w:rsidR="003C5209">
        <w:rPr>
          <w:highlight w:val="white"/>
        </w:rPr>
        <w:t>t type, and type cast both expressions to that type.</w:t>
      </w:r>
    </w:p>
    <w:p w14:paraId="3E2DB7A9" w14:textId="09A1A203" w:rsidR="008234C7" w:rsidRPr="008234C7" w:rsidRDefault="008234C7" w:rsidP="008234C7">
      <w:pPr>
        <w:pStyle w:val="Code"/>
        <w:rPr>
          <w:highlight w:val="white"/>
        </w:rPr>
      </w:pPr>
      <w:r w:rsidRPr="008234C7">
        <w:rPr>
          <w:highlight w:val="white"/>
        </w:rPr>
        <w:t xml:space="preserve">      else {</w:t>
      </w:r>
    </w:p>
    <w:p w14:paraId="4E96606F" w14:textId="77777777" w:rsidR="000D56FD" w:rsidRDefault="008234C7" w:rsidP="008234C7">
      <w:pPr>
        <w:pStyle w:val="Code"/>
        <w:rPr>
          <w:highlight w:val="white"/>
        </w:rPr>
      </w:pPr>
      <w:r w:rsidRPr="008234C7">
        <w:rPr>
          <w:highlight w:val="white"/>
        </w:rPr>
        <w:t xml:space="preserve">        Type maxType = TypeCast.MaxType(trueExpression.Symbol.Type,</w:t>
      </w:r>
    </w:p>
    <w:p w14:paraId="7AEBAAED" w14:textId="46BC607C" w:rsidR="008234C7" w:rsidRDefault="000D56FD" w:rsidP="008234C7">
      <w:pPr>
        <w:pStyle w:val="Code"/>
        <w:rPr>
          <w:highlight w:val="white"/>
        </w:rPr>
      </w:pPr>
      <w:r>
        <w:rPr>
          <w:highlight w:val="white"/>
        </w:rPr>
        <w:t xml:space="preserve">                                       </w:t>
      </w:r>
      <w:r w:rsidR="008234C7" w:rsidRPr="008234C7">
        <w:rPr>
          <w:highlight w:val="white"/>
        </w:rPr>
        <w:t xml:space="preserve"> falseExpression.Symbol.Type);</w:t>
      </w:r>
    </w:p>
    <w:p w14:paraId="486B6BD0" w14:textId="752CF1D5" w:rsidR="008234C7" w:rsidRPr="008234C7" w:rsidRDefault="008234C7" w:rsidP="008234C7">
      <w:pPr>
        <w:pStyle w:val="Code"/>
        <w:rPr>
          <w:highlight w:val="white"/>
        </w:rPr>
      </w:pPr>
      <w:r w:rsidRPr="008234C7">
        <w:rPr>
          <w:highlight w:val="white"/>
        </w:rPr>
        <w:t xml:space="preserve">        trueExpression = TypeCast.ImplicitCast(trueExpression, maxType);</w:t>
      </w:r>
    </w:p>
    <w:p w14:paraId="5C13E8BF"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3F3E8EA2" w14:textId="77777777" w:rsidR="007B5F64" w:rsidRPr="008234C7" w:rsidRDefault="007B5F64" w:rsidP="007B5F64">
      <w:pPr>
        <w:rPr>
          <w:highlight w:val="white"/>
        </w:rPr>
      </w:pPr>
      <w:r>
        <w:rPr>
          <w:highlight w:val="white"/>
        </w:rPr>
        <w:t>We create a new temporary symbol to hold the result of the condition expression.</w:t>
      </w:r>
    </w:p>
    <w:p w14:paraId="0638166A" w14:textId="120B2896" w:rsidR="00556929" w:rsidRDefault="008234C7" w:rsidP="008234C7">
      <w:pPr>
        <w:pStyle w:val="Code"/>
        <w:rPr>
          <w:highlight w:val="white"/>
        </w:rPr>
      </w:pPr>
      <w:r w:rsidRPr="008234C7">
        <w:rPr>
          <w:highlight w:val="white"/>
        </w:rPr>
        <w:t xml:space="preserve"> </w:t>
      </w:r>
      <w:r w:rsidR="005F6533" w:rsidRPr="008234C7">
        <w:rPr>
          <w:highlight w:val="white"/>
        </w:rPr>
        <w:t xml:space="preserve">       Symbol symbol = new Symbol(maxType);</w:t>
      </w:r>
    </w:p>
    <w:p w14:paraId="7EF4D7E3" w14:textId="5120C58D" w:rsidR="00DB0A60" w:rsidRPr="008234C7" w:rsidRDefault="00DB0A60" w:rsidP="00DB0A60">
      <w:pPr>
        <w:rPr>
          <w:highlight w:val="white"/>
        </w:rPr>
      </w:pPr>
      <w:r>
        <w:rPr>
          <w:highlight w:val="white"/>
        </w:rPr>
        <w:t>In case of non-floating type, we add the assignment instruction. In case of a floating type, the value is already placed at the floating value stack and we do not need to do anything.</w:t>
      </w:r>
    </w:p>
    <w:p w14:paraId="38DFEA67" w14:textId="541D34BD" w:rsidR="008234C7" w:rsidRPr="008234C7" w:rsidRDefault="00556929" w:rsidP="008234C7">
      <w:pPr>
        <w:pStyle w:val="Code"/>
        <w:rPr>
          <w:highlight w:val="white"/>
        </w:rPr>
      </w:pPr>
      <w:r>
        <w:rPr>
          <w:highlight w:val="white"/>
        </w:rPr>
        <w:t xml:space="preserve"> </w:t>
      </w:r>
      <w:r w:rsidR="008234C7" w:rsidRPr="008234C7">
        <w:rPr>
          <w:highlight w:val="white"/>
        </w:rPr>
        <w:t xml:space="preserve">       if (</w:t>
      </w:r>
      <w:r w:rsidR="00DD3073">
        <w:rPr>
          <w:highlight w:val="white"/>
        </w:rPr>
        <w:t>!</w:t>
      </w:r>
      <w:r w:rsidR="008234C7" w:rsidRPr="008234C7">
        <w:rPr>
          <w:highlight w:val="white"/>
        </w:rPr>
        <w:t>maxType.IsFloating()) {</w:t>
      </w:r>
    </w:p>
    <w:p w14:paraId="43535672" w14:textId="77777777" w:rsidR="00963E23" w:rsidRDefault="008234C7" w:rsidP="008234C7">
      <w:pPr>
        <w:pStyle w:val="Code"/>
        <w:rPr>
          <w:highlight w:val="white"/>
        </w:rPr>
      </w:pPr>
      <w:r w:rsidRPr="008234C7">
        <w:rPr>
          <w:highlight w:val="white"/>
        </w:rPr>
        <w:t xml:space="preserve">          AddMiddleCode(trueExpression.LongList, MiddleOperator.Assign,</w:t>
      </w:r>
    </w:p>
    <w:p w14:paraId="31FF9729" w14:textId="75DB3963"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trueExpression.Symbol);</w:t>
      </w:r>
    </w:p>
    <w:p w14:paraId="3556DADC" w14:textId="77777777" w:rsidR="008234C7" w:rsidRPr="008234C7" w:rsidRDefault="008234C7" w:rsidP="008234C7">
      <w:pPr>
        <w:pStyle w:val="Code"/>
        <w:rPr>
          <w:highlight w:val="white"/>
        </w:rPr>
      </w:pPr>
      <w:r w:rsidRPr="008234C7">
        <w:rPr>
          <w:highlight w:val="white"/>
        </w:rPr>
        <w:t xml:space="preserve">        }</w:t>
      </w:r>
    </w:p>
    <w:p w14:paraId="6016F107" w14:textId="4D8290AB" w:rsidR="008234C7" w:rsidRPr="008234C7" w:rsidRDefault="007C0BD0" w:rsidP="007C0BD0">
      <w:pPr>
        <w:rPr>
          <w:highlight w:val="white"/>
        </w:rPr>
      </w:pPr>
      <w:r>
        <w:rPr>
          <w:highlight w:val="white"/>
        </w:rPr>
        <w:t xml:space="preserve">We add </w:t>
      </w:r>
      <w:r w:rsidR="003169A5">
        <w:rPr>
          <w:highlight w:val="white"/>
        </w:rPr>
        <w:t xml:space="preserve">the jump to a </w:t>
      </w:r>
      <w:r>
        <w:rPr>
          <w:highlight w:val="white"/>
        </w:rPr>
        <w:t>target code to bo</w:t>
      </w:r>
      <w:r w:rsidR="005440D6">
        <w:rPr>
          <w:highlight w:val="white"/>
        </w:rPr>
        <w:t>th</w:t>
      </w:r>
      <w:r>
        <w:rPr>
          <w:highlight w:val="white"/>
        </w:rPr>
        <w:t xml:space="preserve"> the short and long list of the true expression.</w:t>
      </w:r>
      <w:r w:rsidR="003169A5">
        <w:rPr>
          <w:highlight w:val="white"/>
        </w:rPr>
        <w:t xml:space="preserve"> The target code </w:t>
      </w:r>
      <w:r w:rsidR="00E0228A">
        <w:rPr>
          <w:highlight w:val="white"/>
        </w:rPr>
        <w:t>will be added after the code of the false expression.</w:t>
      </w:r>
      <w:r w:rsidR="001F575C">
        <w:rPr>
          <w:highlight w:val="white"/>
        </w:rPr>
        <w:t xml:space="preserve"> Its purpose is to jump over the false expression code.</w:t>
      </w:r>
    </w:p>
    <w:p w14:paraId="6B2981D7" w14:textId="77777777" w:rsidR="008234C7" w:rsidRPr="008234C7" w:rsidRDefault="008234C7" w:rsidP="008234C7">
      <w:pPr>
        <w:pStyle w:val="Code"/>
        <w:rPr>
          <w:highlight w:val="white"/>
        </w:rPr>
      </w:pPr>
      <w:r w:rsidRPr="008234C7">
        <w:rPr>
          <w:highlight w:val="white"/>
        </w:rPr>
        <w:t xml:space="preserve">        MiddleCode targetCode = new MiddleCode(MiddleOperator.Empty);</w:t>
      </w:r>
    </w:p>
    <w:p w14:paraId="7D4E77C7" w14:textId="77777777" w:rsidR="00963E23" w:rsidRDefault="008234C7" w:rsidP="008234C7">
      <w:pPr>
        <w:pStyle w:val="Code"/>
        <w:rPr>
          <w:highlight w:val="white"/>
        </w:rPr>
      </w:pPr>
      <w:r w:rsidRPr="008234C7">
        <w:rPr>
          <w:highlight w:val="white"/>
        </w:rPr>
        <w:t xml:space="preserve">        AddMiddleCode(trueExpression.ShortList,</w:t>
      </w:r>
    </w:p>
    <w:p w14:paraId="32670F51" w14:textId="734E0CD9" w:rsidR="008234C7" w:rsidRPr="008234C7" w:rsidRDefault="00963E23" w:rsidP="008234C7">
      <w:pPr>
        <w:pStyle w:val="Code"/>
        <w:rPr>
          <w:highlight w:val="white"/>
        </w:rPr>
      </w:pPr>
      <w:r>
        <w:rPr>
          <w:highlight w:val="white"/>
        </w:rPr>
        <w:t xml:space="preserve">                     </w:t>
      </w:r>
      <w:r w:rsidR="008234C7" w:rsidRPr="008234C7">
        <w:rPr>
          <w:highlight w:val="white"/>
        </w:rPr>
        <w:t xml:space="preserve"> MiddleOperator.Goto, targetCode);</w:t>
      </w:r>
    </w:p>
    <w:p w14:paraId="2AE1B236" w14:textId="77777777" w:rsidR="00963E23" w:rsidRDefault="008234C7" w:rsidP="008234C7">
      <w:pPr>
        <w:pStyle w:val="Code"/>
        <w:rPr>
          <w:highlight w:val="white"/>
        </w:rPr>
      </w:pPr>
      <w:r w:rsidRPr="008234C7">
        <w:rPr>
          <w:highlight w:val="white"/>
        </w:rPr>
        <w:t xml:space="preserve">        AddMiddleCode(trueExpression.LongList,</w:t>
      </w:r>
    </w:p>
    <w:p w14:paraId="15961AD0" w14:textId="77777777" w:rsidR="008A5BB2" w:rsidRDefault="00963E23" w:rsidP="008234C7">
      <w:pPr>
        <w:pStyle w:val="Code"/>
        <w:rPr>
          <w:highlight w:val="white"/>
        </w:rPr>
      </w:pPr>
      <w:r>
        <w:rPr>
          <w:highlight w:val="white"/>
        </w:rPr>
        <w:t xml:space="preserve">                      </w:t>
      </w:r>
      <w:r w:rsidR="008234C7" w:rsidRPr="008234C7">
        <w:rPr>
          <w:highlight w:val="white"/>
        </w:rPr>
        <w:t>MiddleOperator.Goto, targetCode);</w:t>
      </w:r>
    </w:p>
    <w:p w14:paraId="7E726384" w14:textId="0BF41628" w:rsidR="008234C7" w:rsidRPr="008234C7" w:rsidRDefault="008A5BB2" w:rsidP="008A5BB2">
      <w:pPr>
        <w:rPr>
          <w:highlight w:val="white"/>
        </w:rPr>
      </w:pPr>
      <w:r>
        <w:rPr>
          <w:highlight w:val="white"/>
        </w:rPr>
        <w:t xml:space="preserve">Similar to the true expression, we type cast and false expression, and backpatch the true set of the test expression to the beginning of the </w:t>
      </w:r>
      <w:r w:rsidR="00206F27">
        <w:rPr>
          <w:highlight w:val="white"/>
        </w:rPr>
        <w:t>false expression code.</w:t>
      </w:r>
    </w:p>
    <w:p w14:paraId="0560B7D1" w14:textId="77777777" w:rsidR="008234C7" w:rsidRPr="008234C7" w:rsidRDefault="008234C7" w:rsidP="008234C7">
      <w:pPr>
        <w:pStyle w:val="Code"/>
        <w:rPr>
          <w:highlight w:val="white"/>
        </w:rPr>
      </w:pPr>
      <w:r w:rsidRPr="008234C7">
        <w:rPr>
          <w:highlight w:val="white"/>
        </w:rPr>
        <w:lastRenderedPageBreak/>
        <w:t xml:space="preserve">        falseExpression = TypeCast.ImplicitCast(falseExpression, maxType);</w:t>
      </w:r>
    </w:p>
    <w:p w14:paraId="6A787FF3"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2BD181DE" w14:textId="731E392E" w:rsidR="008234C7" w:rsidRPr="008234C7" w:rsidRDefault="00D26BE7" w:rsidP="00D26BE7">
      <w:pPr>
        <w:rPr>
          <w:highlight w:val="white"/>
        </w:rPr>
      </w:pPr>
      <w:r>
        <w:rPr>
          <w:highlight w:val="white"/>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8234C7" w:rsidRDefault="008234C7" w:rsidP="008234C7">
      <w:pPr>
        <w:pStyle w:val="Code"/>
        <w:rPr>
          <w:highlight w:val="white"/>
        </w:rPr>
      </w:pPr>
      <w:r w:rsidRPr="008234C7">
        <w:rPr>
          <w:highlight w:val="white"/>
        </w:rPr>
        <w:t xml:space="preserve">        if (!maxType.IsFloating()) {</w:t>
      </w:r>
    </w:p>
    <w:p w14:paraId="4E57F475" w14:textId="77777777" w:rsidR="00963E23" w:rsidRDefault="008234C7" w:rsidP="008234C7">
      <w:pPr>
        <w:pStyle w:val="Code"/>
        <w:rPr>
          <w:highlight w:val="white"/>
        </w:rPr>
      </w:pPr>
      <w:r w:rsidRPr="008234C7">
        <w:rPr>
          <w:highlight w:val="white"/>
        </w:rPr>
        <w:t xml:space="preserve">          AddMiddleCode(falseExpression.LongList, MiddleOperator.Assign,</w:t>
      </w:r>
    </w:p>
    <w:p w14:paraId="23F35466" w14:textId="73DD7CC4"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falseExpression.Symbol);</w:t>
      </w:r>
    </w:p>
    <w:p w14:paraId="48F98793" w14:textId="77777777" w:rsidR="008234C7" w:rsidRPr="008234C7" w:rsidRDefault="008234C7" w:rsidP="008234C7">
      <w:pPr>
        <w:pStyle w:val="Code"/>
        <w:rPr>
          <w:highlight w:val="white"/>
        </w:rPr>
      </w:pPr>
      <w:r w:rsidRPr="008234C7">
        <w:rPr>
          <w:highlight w:val="white"/>
        </w:rPr>
        <w:t xml:space="preserve">        }</w:t>
      </w:r>
    </w:p>
    <w:p w14:paraId="27D2E6EC" w14:textId="4120D7D8" w:rsidR="008234C7" w:rsidRPr="008234C7" w:rsidRDefault="00285B7E" w:rsidP="00285B7E">
      <w:pPr>
        <w:rPr>
          <w:highlight w:val="white"/>
        </w:rPr>
      </w:pPr>
      <w:r>
        <w:rPr>
          <w:highlight w:val="white"/>
        </w:rPr>
        <w:t xml:space="preserve">If </w:t>
      </w:r>
      <w:r w:rsidR="00206EF9">
        <w:rPr>
          <w:highlight w:val="white"/>
        </w:rPr>
        <w:t>both the short lists of the true and false expressions are empty, we just add the short list of the test expression (which may be empty).</w:t>
      </w:r>
    </w:p>
    <w:p w14:paraId="60F1C160"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45E1FCF5" w14:textId="77777777" w:rsidR="00963E23" w:rsidRDefault="008234C7" w:rsidP="008234C7">
      <w:pPr>
        <w:pStyle w:val="Code"/>
        <w:rPr>
          <w:highlight w:val="white"/>
        </w:rPr>
      </w:pPr>
      <w:r w:rsidRPr="008234C7">
        <w:rPr>
          <w:highlight w:val="white"/>
        </w:rPr>
        <w:t xml:space="preserve">        if (IsEmpty(trueExpression.ShortList) &amp;&amp;</w:t>
      </w:r>
    </w:p>
    <w:p w14:paraId="35947151" w14:textId="3DFC7120" w:rsidR="008234C7" w:rsidRPr="008234C7" w:rsidRDefault="00963E23" w:rsidP="008234C7">
      <w:pPr>
        <w:pStyle w:val="Code"/>
        <w:rPr>
          <w:highlight w:val="white"/>
        </w:rPr>
      </w:pPr>
      <w:r>
        <w:rPr>
          <w:highlight w:val="white"/>
        </w:rPr>
        <w:t xml:space="preserve">           </w:t>
      </w:r>
      <w:r w:rsidR="008234C7" w:rsidRPr="008234C7">
        <w:rPr>
          <w:highlight w:val="white"/>
        </w:rPr>
        <w:t xml:space="preserve"> IsEmpty(falseExpression.ShortList)) {</w:t>
      </w:r>
    </w:p>
    <w:p w14:paraId="1ACC0A6B" w14:textId="4478CFB5" w:rsidR="008234C7" w:rsidRPr="008234C7" w:rsidRDefault="008234C7" w:rsidP="008234C7">
      <w:pPr>
        <w:pStyle w:val="Code"/>
        <w:rPr>
          <w:highlight w:val="white"/>
        </w:rPr>
      </w:pPr>
      <w:r w:rsidRPr="008234C7">
        <w:rPr>
          <w:highlight w:val="white"/>
        </w:rPr>
        <w:t xml:space="preserve">          shortList.AddRange(testExpression.ShortList);</w:t>
      </w:r>
    </w:p>
    <w:p w14:paraId="20B8641E" w14:textId="76EF383E" w:rsidR="008234C7" w:rsidRDefault="008234C7" w:rsidP="008234C7">
      <w:pPr>
        <w:pStyle w:val="Code"/>
        <w:rPr>
          <w:highlight w:val="white"/>
        </w:rPr>
      </w:pPr>
      <w:r w:rsidRPr="008234C7">
        <w:rPr>
          <w:highlight w:val="white"/>
        </w:rPr>
        <w:t xml:space="preserve">        }</w:t>
      </w:r>
    </w:p>
    <w:p w14:paraId="390FD5EB" w14:textId="0F304B62" w:rsidR="00E62891" w:rsidRDefault="00E62891" w:rsidP="00E62891">
      <w:pPr>
        <w:rPr>
          <w:highlight w:val="white"/>
        </w:rPr>
      </w:pPr>
      <w:r>
        <w:rPr>
          <w:highlight w:val="white"/>
        </w:rPr>
        <w:t xml:space="preserve">If </w:t>
      </w:r>
      <w:r w:rsidR="009F1207">
        <w:rPr>
          <w:highlight w:val="white"/>
        </w:rPr>
        <w:t xml:space="preserve">not </w:t>
      </w:r>
      <w:r>
        <w:rPr>
          <w:highlight w:val="white"/>
        </w:rPr>
        <w:t xml:space="preserve">both the short lists of the true and false expressions are empty, we </w:t>
      </w:r>
      <w:r w:rsidR="009F1207">
        <w:rPr>
          <w:highlight w:val="white"/>
        </w:rPr>
        <w:t>add the long list of the test expression, rather than the short list, since we need to value of the test expression, as well as the short lists of the true and false expressions.</w:t>
      </w:r>
    </w:p>
    <w:p w14:paraId="5CE5A40B" w14:textId="736D096F" w:rsidR="008234C7" w:rsidRPr="008234C7" w:rsidRDefault="008234C7" w:rsidP="008234C7">
      <w:pPr>
        <w:pStyle w:val="Code"/>
        <w:rPr>
          <w:highlight w:val="white"/>
        </w:rPr>
      </w:pPr>
      <w:r w:rsidRPr="008234C7">
        <w:rPr>
          <w:highlight w:val="white"/>
        </w:rPr>
        <w:t xml:space="preserve">        else {</w:t>
      </w:r>
    </w:p>
    <w:p w14:paraId="70D32F55" w14:textId="65251A88" w:rsidR="008234C7" w:rsidRPr="008234C7" w:rsidRDefault="008234C7" w:rsidP="008234C7">
      <w:pPr>
        <w:pStyle w:val="Code"/>
        <w:rPr>
          <w:highlight w:val="white"/>
        </w:rPr>
      </w:pPr>
      <w:r w:rsidRPr="008234C7">
        <w:rPr>
          <w:highlight w:val="white"/>
        </w:rPr>
        <w:t xml:space="preserve">          shortList.AddRange(testExpression.LongList);</w:t>
      </w:r>
    </w:p>
    <w:p w14:paraId="70CBBAF3" w14:textId="77777777" w:rsidR="008234C7" w:rsidRPr="008234C7" w:rsidRDefault="008234C7" w:rsidP="008234C7">
      <w:pPr>
        <w:pStyle w:val="Code"/>
        <w:rPr>
          <w:highlight w:val="white"/>
        </w:rPr>
      </w:pPr>
      <w:r w:rsidRPr="008234C7">
        <w:rPr>
          <w:highlight w:val="white"/>
        </w:rPr>
        <w:t xml:space="preserve">          shortList.AddRange(trueExpression.ShortList);</w:t>
      </w:r>
    </w:p>
    <w:p w14:paraId="52CFEBD8" w14:textId="77777777" w:rsidR="008234C7" w:rsidRPr="008234C7" w:rsidRDefault="008234C7" w:rsidP="008234C7">
      <w:pPr>
        <w:pStyle w:val="Code"/>
        <w:rPr>
          <w:highlight w:val="white"/>
        </w:rPr>
      </w:pPr>
      <w:r w:rsidRPr="008234C7">
        <w:rPr>
          <w:highlight w:val="white"/>
        </w:rPr>
        <w:t xml:space="preserve">          shortList.AddRange(falseExpression.ShortList);</w:t>
      </w:r>
    </w:p>
    <w:p w14:paraId="0D97A925" w14:textId="77777777" w:rsidR="008234C7" w:rsidRPr="008234C7" w:rsidRDefault="008234C7" w:rsidP="008234C7">
      <w:pPr>
        <w:pStyle w:val="Code"/>
        <w:rPr>
          <w:highlight w:val="white"/>
        </w:rPr>
      </w:pPr>
      <w:r w:rsidRPr="008234C7">
        <w:rPr>
          <w:highlight w:val="white"/>
        </w:rPr>
        <w:t xml:space="preserve">          shortList.Add(targetCode);</w:t>
      </w:r>
    </w:p>
    <w:p w14:paraId="0E40A498" w14:textId="77777777" w:rsidR="008234C7" w:rsidRPr="008234C7" w:rsidRDefault="008234C7" w:rsidP="008234C7">
      <w:pPr>
        <w:pStyle w:val="Code"/>
        <w:rPr>
          <w:highlight w:val="white"/>
        </w:rPr>
      </w:pPr>
      <w:r w:rsidRPr="008234C7">
        <w:rPr>
          <w:highlight w:val="white"/>
        </w:rPr>
        <w:t xml:space="preserve">        }</w:t>
      </w:r>
    </w:p>
    <w:p w14:paraId="60F71EE1" w14:textId="3C8E550E" w:rsidR="008234C7" w:rsidRPr="008234C7" w:rsidRDefault="00203B34" w:rsidP="00203B34">
      <w:pPr>
        <w:rPr>
          <w:highlight w:val="white"/>
        </w:rPr>
      </w:pPr>
      <w:r>
        <w:rPr>
          <w:highlight w:val="white"/>
        </w:rPr>
        <w:t>Finally, add the long lists and return the expres</w:t>
      </w:r>
      <w:r w:rsidR="00340E58">
        <w:rPr>
          <w:highlight w:val="white"/>
        </w:rPr>
        <w:t>sion.</w:t>
      </w:r>
    </w:p>
    <w:p w14:paraId="03687868"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59DFD903" w14:textId="77777777" w:rsidR="008234C7" w:rsidRPr="008234C7" w:rsidRDefault="008234C7" w:rsidP="008234C7">
      <w:pPr>
        <w:pStyle w:val="Code"/>
        <w:rPr>
          <w:highlight w:val="white"/>
        </w:rPr>
      </w:pPr>
      <w:r w:rsidRPr="008234C7">
        <w:rPr>
          <w:highlight w:val="white"/>
        </w:rPr>
        <w:t xml:space="preserve">        longList.AddRange(testExpression.LongList);</w:t>
      </w:r>
    </w:p>
    <w:p w14:paraId="7B9540DF" w14:textId="77777777" w:rsidR="008234C7" w:rsidRPr="008234C7" w:rsidRDefault="008234C7" w:rsidP="008234C7">
      <w:pPr>
        <w:pStyle w:val="Code"/>
        <w:rPr>
          <w:highlight w:val="white"/>
        </w:rPr>
      </w:pPr>
      <w:r w:rsidRPr="008234C7">
        <w:rPr>
          <w:highlight w:val="white"/>
        </w:rPr>
        <w:t xml:space="preserve">        longList.AddRange(trueExpression.LongList);</w:t>
      </w:r>
    </w:p>
    <w:p w14:paraId="27E6A3B9" w14:textId="77777777" w:rsidR="008234C7" w:rsidRPr="008234C7" w:rsidRDefault="008234C7" w:rsidP="008234C7">
      <w:pPr>
        <w:pStyle w:val="Code"/>
        <w:rPr>
          <w:highlight w:val="white"/>
        </w:rPr>
      </w:pPr>
      <w:r w:rsidRPr="008234C7">
        <w:rPr>
          <w:highlight w:val="white"/>
        </w:rPr>
        <w:t xml:space="preserve">        longList.AddRange(falseExpression.LongList);</w:t>
      </w:r>
    </w:p>
    <w:p w14:paraId="5623BBA9" w14:textId="77777777" w:rsidR="008234C7" w:rsidRPr="008234C7" w:rsidRDefault="008234C7" w:rsidP="008234C7">
      <w:pPr>
        <w:pStyle w:val="Code"/>
        <w:rPr>
          <w:highlight w:val="white"/>
        </w:rPr>
      </w:pPr>
      <w:r w:rsidRPr="008234C7">
        <w:rPr>
          <w:highlight w:val="white"/>
        </w:rPr>
        <w:t xml:space="preserve">        longList.Add(targetCode);</w:t>
      </w:r>
    </w:p>
    <w:p w14:paraId="33E318DD" w14:textId="77777777" w:rsidR="008234C7" w:rsidRPr="008234C7" w:rsidRDefault="008234C7" w:rsidP="008234C7">
      <w:pPr>
        <w:pStyle w:val="Code"/>
        <w:rPr>
          <w:highlight w:val="white"/>
        </w:rPr>
      </w:pPr>
    </w:p>
    <w:p w14:paraId="2A3DA14A"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196166E8" w14:textId="77777777" w:rsidR="008234C7" w:rsidRPr="008234C7" w:rsidRDefault="008234C7" w:rsidP="008234C7">
      <w:pPr>
        <w:pStyle w:val="Code"/>
        <w:rPr>
          <w:highlight w:val="white"/>
        </w:rPr>
      </w:pPr>
      <w:r w:rsidRPr="008234C7">
        <w:rPr>
          <w:highlight w:val="white"/>
        </w:rPr>
        <w:t xml:space="preserve">      }</w:t>
      </w:r>
    </w:p>
    <w:p w14:paraId="598A1D54" w14:textId="39897CA9" w:rsidR="00886DEE" w:rsidRPr="008234C7" w:rsidRDefault="008234C7" w:rsidP="008234C7">
      <w:pPr>
        <w:pStyle w:val="Code"/>
        <w:rPr>
          <w:highlight w:val="white"/>
        </w:rPr>
      </w:pPr>
      <w:r w:rsidRPr="008234C7">
        <w:rPr>
          <w:highlight w:val="white"/>
        </w:rPr>
        <w:t xml:space="preserve">    }</w:t>
      </w:r>
    </w:p>
    <w:p w14:paraId="5E34C0B5" w14:textId="2480C96B" w:rsidR="00DE54CF" w:rsidRDefault="00DE54CF" w:rsidP="00DE54CF">
      <w:pPr>
        <w:pStyle w:val="Rubrik3"/>
        <w:numPr>
          <w:ilvl w:val="2"/>
          <w:numId w:val="122"/>
        </w:numPr>
      </w:pPr>
      <w:r>
        <w:t>Constant Expression</w:t>
      </w:r>
    </w:p>
    <w:p w14:paraId="7BBBE54F" w14:textId="1AFCA2E8" w:rsidR="00DE54CF" w:rsidRDefault="00DE54CF" w:rsidP="00DE54CF">
      <w:r>
        <w:t xml:space="preserve">On several occasions, </w:t>
      </w:r>
      <w:r w:rsidR="0003781A">
        <w:t xml:space="preserve">such </w:t>
      </w:r>
      <w:r w:rsidR="00E5121F">
        <w:t>array</w:t>
      </w:r>
      <w:r w:rsidR="0003781A">
        <w:t xml:space="preserve"> limits</w:t>
      </w:r>
      <w:r w:rsidR="00E5121F">
        <w:t xml:space="preserve"> and enumeration values, we need to parse constant </w:t>
      </w:r>
      <w:r w:rsidR="00F461A3">
        <w:t xml:space="preserve">integral </w:t>
      </w:r>
      <w:r w:rsidR="00E5121F">
        <w:t xml:space="preserve">expressions. </w:t>
      </w:r>
      <w:r w:rsidR="00A976AC">
        <w:t xml:space="preserve">The </w:t>
      </w:r>
      <w:r w:rsidR="00122096">
        <w:t>expression is a conditional expression, since it cannot hold commas or assignments.</w:t>
      </w:r>
    </w:p>
    <w:p w14:paraId="63C8CB4F" w14:textId="0786663A" w:rsidR="00E5121F" w:rsidRPr="00E5121F" w:rsidRDefault="00E5121F" w:rsidP="00E5121F">
      <w:pPr>
        <w:pStyle w:val="CodeHeader"/>
      </w:pPr>
      <w:r>
        <w:t>MainParser.cs</w:t>
      </w:r>
    </w:p>
    <w:p w14:paraId="292C8C8A" w14:textId="77777777" w:rsidR="00E5121F" w:rsidRDefault="00E5121F" w:rsidP="00E5121F">
      <w:pPr>
        <w:pStyle w:val="Code"/>
        <w:rPr>
          <w:highlight w:val="white"/>
          <w:lang w:val="sv-SE"/>
        </w:rPr>
      </w:pPr>
      <w:r>
        <w:rPr>
          <w:highlight w:val="white"/>
          <w:lang w:val="sv-SE"/>
        </w:rPr>
        <w:t>optional_constant_integral_expression:</w:t>
      </w:r>
    </w:p>
    <w:p w14:paraId="2D1840C2" w14:textId="51E7C6B3" w:rsidR="00E5121F" w:rsidRDefault="00E5121F" w:rsidP="00E5121F">
      <w:pPr>
        <w:pStyle w:val="Code"/>
        <w:rPr>
          <w:highlight w:val="white"/>
          <w:lang w:val="sv-SE"/>
        </w:rPr>
      </w:pPr>
      <w:r>
        <w:rPr>
          <w:highlight w:val="white"/>
          <w:lang w:val="sv-SE"/>
        </w:rPr>
        <w:t xml:space="preserve">    /* Empty */  </w:t>
      </w:r>
      <w:r w:rsidR="000675D8">
        <w:rPr>
          <w:highlight w:val="white"/>
          <w:lang w:val="sv-SE"/>
        </w:rPr>
        <w:t xml:space="preserve"> </w:t>
      </w:r>
      <w:r>
        <w:rPr>
          <w:highlight w:val="white"/>
          <w:lang w:val="sv-SE"/>
        </w:rPr>
        <w:t xml:space="preserve">               { $$ = null; }</w:t>
      </w:r>
    </w:p>
    <w:p w14:paraId="167915EA" w14:textId="77777777" w:rsidR="00E5121F" w:rsidRDefault="00E5121F" w:rsidP="00E5121F">
      <w:pPr>
        <w:pStyle w:val="Code"/>
        <w:rPr>
          <w:highlight w:val="white"/>
          <w:lang w:val="sv-SE"/>
        </w:rPr>
      </w:pPr>
      <w:r>
        <w:rPr>
          <w:highlight w:val="white"/>
          <w:lang w:val="sv-SE"/>
        </w:rPr>
        <w:t xml:space="preserve">  | constant_integral_expression { $$ = $1;   };</w:t>
      </w:r>
    </w:p>
    <w:p w14:paraId="3E4A77C4" w14:textId="77777777" w:rsidR="00E5121F" w:rsidRDefault="00E5121F" w:rsidP="00E5121F">
      <w:pPr>
        <w:pStyle w:val="Code"/>
        <w:rPr>
          <w:highlight w:val="white"/>
          <w:lang w:val="sv-SE"/>
        </w:rPr>
      </w:pPr>
    </w:p>
    <w:p w14:paraId="49E1782A" w14:textId="77777777" w:rsidR="00E5121F" w:rsidRDefault="00E5121F" w:rsidP="00E5121F">
      <w:pPr>
        <w:pStyle w:val="Code"/>
        <w:rPr>
          <w:highlight w:val="white"/>
          <w:lang w:val="sv-SE"/>
        </w:rPr>
      </w:pPr>
      <w:r>
        <w:rPr>
          <w:highlight w:val="white"/>
          <w:lang w:val="sv-SE"/>
        </w:rPr>
        <w:t>constant_integral_expression:</w:t>
      </w:r>
    </w:p>
    <w:p w14:paraId="69CBB48E" w14:textId="77777777" w:rsidR="00E5121F" w:rsidRDefault="00E5121F" w:rsidP="00E5121F">
      <w:pPr>
        <w:pStyle w:val="Code"/>
        <w:rPr>
          <w:highlight w:val="white"/>
          <w:lang w:val="sv-SE"/>
        </w:rPr>
      </w:pPr>
      <w:r>
        <w:rPr>
          <w:highlight w:val="white"/>
          <w:lang w:val="sv-SE"/>
        </w:rPr>
        <w:t xml:space="preserve">    condition_expression {</w:t>
      </w:r>
    </w:p>
    <w:p w14:paraId="48B352F8" w14:textId="64140CC3" w:rsidR="00E5121F" w:rsidRDefault="00E5121F" w:rsidP="00E5121F">
      <w:pPr>
        <w:pStyle w:val="Code"/>
        <w:rPr>
          <w:highlight w:val="white"/>
          <w:lang w:val="sv-SE"/>
        </w:rPr>
      </w:pPr>
      <w:r>
        <w:rPr>
          <w:highlight w:val="white"/>
          <w:lang w:val="sv-SE"/>
        </w:rPr>
        <w:t xml:space="preserve">      $$ = MiddleCodeGenerator.ConstantIntegralExpression($1);</w:t>
      </w:r>
    </w:p>
    <w:p w14:paraId="2282BDFA" w14:textId="4EA8D716" w:rsidR="00E5121F" w:rsidRDefault="00E5121F" w:rsidP="00E5121F">
      <w:pPr>
        <w:pStyle w:val="Code"/>
        <w:rPr>
          <w:highlight w:val="white"/>
          <w:lang w:val="sv-SE"/>
        </w:rPr>
      </w:pPr>
      <w:r>
        <w:rPr>
          <w:highlight w:val="white"/>
          <w:lang w:val="sv-SE"/>
        </w:rPr>
        <w:t xml:space="preserve">    };</w:t>
      </w:r>
    </w:p>
    <w:p w14:paraId="3E505417" w14:textId="44F209E5" w:rsidR="00F4512C" w:rsidRDefault="00F4512C" w:rsidP="00F4512C">
      <w:pPr>
        <w:rPr>
          <w:highlight w:val="white"/>
          <w:lang w:val="sv-SE"/>
        </w:rPr>
      </w:pPr>
      <w:r>
        <w:rPr>
          <w:highlight w:val="white"/>
          <w:lang w:val="sv-SE"/>
        </w:rPr>
        <w:lastRenderedPageBreak/>
        <w:t xml:space="preserve">The </w:t>
      </w:r>
      <w:r w:rsidRPr="003A2DDA">
        <w:rPr>
          <w:highlight w:val="white"/>
        </w:rPr>
        <w:t>ConstantIntegralExpression</w:t>
      </w:r>
      <w:r>
        <w:rPr>
          <w:highlight w:val="white"/>
        </w:rPr>
        <w:t xml:space="preserve"> methods makes sure the expression is indeed </w:t>
      </w:r>
      <w:r w:rsidR="00B22E4A">
        <w:rPr>
          <w:highlight w:val="white"/>
        </w:rPr>
        <w:t xml:space="preserve">constant and </w:t>
      </w:r>
      <w:r w:rsidR="00E04209">
        <w:rPr>
          <w:highlight w:val="white"/>
        </w:rPr>
        <w:t xml:space="preserve">either </w:t>
      </w:r>
      <w:r w:rsidR="00B22E4A">
        <w:rPr>
          <w:highlight w:val="white"/>
        </w:rPr>
        <w:t>integral or pointer.</w:t>
      </w:r>
    </w:p>
    <w:p w14:paraId="74639D8F" w14:textId="1C77142F" w:rsidR="008D1BFC" w:rsidRDefault="008D1BFC" w:rsidP="008D1BFC">
      <w:pPr>
        <w:pStyle w:val="CodeHeader"/>
        <w:rPr>
          <w:highlight w:val="white"/>
          <w:lang w:val="sv-SE"/>
        </w:rPr>
      </w:pPr>
      <w:r>
        <w:rPr>
          <w:highlight w:val="white"/>
          <w:lang w:val="sv-SE"/>
        </w:rPr>
        <w:t>MiddleCodeGenerator.cs</w:t>
      </w:r>
    </w:p>
    <w:p w14:paraId="40B4ABB4" w14:textId="77777777" w:rsidR="003A2DDA" w:rsidRDefault="008D1BFC" w:rsidP="003A2DDA">
      <w:pPr>
        <w:pStyle w:val="Code"/>
        <w:rPr>
          <w:highlight w:val="white"/>
        </w:rPr>
      </w:pPr>
      <w:r w:rsidRPr="003A2DDA">
        <w:rPr>
          <w:highlight w:val="white"/>
        </w:rPr>
        <w:t xml:space="preserve">    public static Expression ConstantIntegralExpression(Expression expression)</w:t>
      </w:r>
      <w:r w:rsidR="003A2DDA">
        <w:rPr>
          <w:highlight w:val="white"/>
        </w:rPr>
        <w:t xml:space="preserve"> </w:t>
      </w:r>
    </w:p>
    <w:p w14:paraId="1C37CB02" w14:textId="77777777" w:rsidR="003A2DDA" w:rsidRDefault="003A2DDA" w:rsidP="003A2DDA">
      <w:pPr>
        <w:pStyle w:val="Code"/>
        <w:rPr>
          <w:highlight w:val="white"/>
        </w:rPr>
      </w:pPr>
      <w:r>
        <w:rPr>
          <w:highlight w:val="white"/>
        </w:rPr>
        <w:t xml:space="preserve">    </w:t>
      </w:r>
      <w:r w:rsidR="008D1BFC" w:rsidRPr="003A2DDA">
        <w:rPr>
          <w:highlight w:val="white"/>
        </w:rPr>
        <w:t>{</w:t>
      </w:r>
      <w:r>
        <w:rPr>
          <w:highlight w:val="white"/>
        </w:rPr>
        <w:t xml:space="preserve"> </w:t>
      </w:r>
      <w:r w:rsidR="008D1BFC" w:rsidRPr="003A2DDA">
        <w:rPr>
          <w:highlight w:val="white"/>
        </w:rPr>
        <w:t>expression = ConstantExpression.Cast(expression,</w:t>
      </w:r>
    </w:p>
    <w:p w14:paraId="6BD0B292" w14:textId="6CFB67A8" w:rsidR="008D1BFC" w:rsidRPr="003A2DDA" w:rsidRDefault="003A2DDA" w:rsidP="003A2DDA">
      <w:pPr>
        <w:pStyle w:val="Code"/>
        <w:rPr>
          <w:highlight w:val="white"/>
        </w:rPr>
      </w:pPr>
      <w:r>
        <w:rPr>
          <w:highlight w:val="white"/>
        </w:rPr>
        <w:t xml:space="preserve">                                          </w:t>
      </w:r>
      <w:r w:rsidR="008D1BFC" w:rsidRPr="003A2DDA">
        <w:rPr>
          <w:highlight w:val="white"/>
        </w:rPr>
        <w:t xml:space="preserve"> Type.SignedLongIntegerType);</w:t>
      </w:r>
    </w:p>
    <w:p w14:paraId="1FAE26BA" w14:textId="77777777" w:rsidR="003C29EC" w:rsidRDefault="008D1BFC" w:rsidP="003A2DDA">
      <w:pPr>
        <w:pStyle w:val="Code"/>
        <w:rPr>
          <w:highlight w:val="white"/>
        </w:rPr>
      </w:pPr>
      <w:r w:rsidRPr="003A2DDA">
        <w:rPr>
          <w:highlight w:val="white"/>
        </w:rPr>
        <w:t xml:space="preserve">      Assert.Error(expression != null, expression,</w:t>
      </w:r>
    </w:p>
    <w:p w14:paraId="405F7BA8" w14:textId="61F481F3" w:rsidR="008D1BFC" w:rsidRPr="003A2DDA" w:rsidRDefault="003C29EC" w:rsidP="003A2DDA">
      <w:pPr>
        <w:pStyle w:val="Code"/>
        <w:rPr>
          <w:highlight w:val="white"/>
        </w:rPr>
      </w:pPr>
      <w:r>
        <w:rPr>
          <w:highlight w:val="white"/>
        </w:rPr>
        <w:t xml:space="preserve">                  </w:t>
      </w:r>
      <w:r w:rsidR="008D1BFC" w:rsidRPr="003A2DDA">
        <w:rPr>
          <w:highlight w:val="white"/>
        </w:rPr>
        <w:t xml:space="preserve"> Message.Non__constant_expression);</w:t>
      </w:r>
    </w:p>
    <w:p w14:paraId="370225A6" w14:textId="77777777" w:rsidR="002A5E06" w:rsidRDefault="008D1BFC" w:rsidP="003A2DDA">
      <w:pPr>
        <w:pStyle w:val="Code"/>
        <w:rPr>
          <w:highlight w:val="white"/>
        </w:rPr>
      </w:pPr>
      <w:r w:rsidRPr="003A2DDA">
        <w:rPr>
          <w:highlight w:val="white"/>
        </w:rPr>
        <w:t xml:space="preserve">      Assert.Error(expression.Symbol.Type.IsIntegralOrPointer(),</w:t>
      </w:r>
    </w:p>
    <w:p w14:paraId="2A17B62C" w14:textId="4B632202" w:rsidR="008D1BFC" w:rsidRPr="003A2DDA" w:rsidRDefault="002A5E06" w:rsidP="003A2DDA">
      <w:pPr>
        <w:pStyle w:val="Code"/>
        <w:rPr>
          <w:highlight w:val="white"/>
        </w:rPr>
      </w:pPr>
      <w:r>
        <w:rPr>
          <w:highlight w:val="white"/>
        </w:rPr>
        <w:t xml:space="preserve">                  </w:t>
      </w:r>
      <w:r w:rsidR="008D1BFC" w:rsidRPr="003A2DDA">
        <w:rPr>
          <w:highlight w:val="white"/>
        </w:rPr>
        <w:t xml:space="preserve"> expression.Symbol, Message.Non__integral_expression);</w:t>
      </w:r>
    </w:p>
    <w:p w14:paraId="6AB47D2A" w14:textId="77777777" w:rsidR="008D1BFC" w:rsidRPr="003A2DDA" w:rsidRDefault="008D1BFC" w:rsidP="003A2DDA">
      <w:pPr>
        <w:pStyle w:val="Code"/>
        <w:rPr>
          <w:highlight w:val="white"/>
        </w:rPr>
      </w:pPr>
      <w:r w:rsidRPr="003A2DDA">
        <w:rPr>
          <w:highlight w:val="white"/>
        </w:rPr>
        <w:t xml:space="preserve">      return expression;</w:t>
      </w:r>
    </w:p>
    <w:p w14:paraId="2932A387" w14:textId="77777777" w:rsidR="008D1BFC" w:rsidRPr="003A2DDA" w:rsidRDefault="008D1BFC" w:rsidP="003A2DDA">
      <w:pPr>
        <w:pStyle w:val="Code"/>
        <w:rPr>
          <w:highlight w:val="white"/>
        </w:rPr>
      </w:pPr>
      <w:r w:rsidRPr="003A2DDA">
        <w:rPr>
          <w:highlight w:val="white"/>
        </w:rPr>
        <w:t xml:space="preserve">    }</w:t>
      </w:r>
    </w:p>
    <w:p w14:paraId="55390D89" w14:textId="0BCB293E" w:rsidR="00566563" w:rsidRDefault="00566563" w:rsidP="00566563">
      <w:pPr>
        <w:pStyle w:val="Rubrik3"/>
        <w:numPr>
          <w:ilvl w:val="2"/>
          <w:numId w:val="123"/>
        </w:numPr>
      </w:pPr>
      <w:r>
        <w:t>Logical Expression</w:t>
      </w:r>
      <w:r w:rsidR="00F4495B">
        <w:t>s</w:t>
      </w:r>
    </w:p>
    <w:p w14:paraId="511F3A75" w14:textId="77777777" w:rsidR="00DF0A20" w:rsidRDefault="00DF0A20"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5C44DC" w:rsidRDefault="00DB46A1"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E5121F" w:rsidRDefault="00566563" w:rsidP="00566563">
      <w:pPr>
        <w:pStyle w:val="CodeHeader"/>
      </w:pPr>
      <w:r>
        <w:t>MainParser.cs</w:t>
      </w:r>
    </w:p>
    <w:p w14:paraId="44CD8771" w14:textId="77777777" w:rsidR="00566563" w:rsidRDefault="00566563" w:rsidP="0027377B">
      <w:pPr>
        <w:pStyle w:val="Code"/>
        <w:rPr>
          <w:highlight w:val="white"/>
          <w:lang w:val="sv-SE"/>
        </w:rPr>
      </w:pPr>
      <w:r>
        <w:rPr>
          <w:highlight w:val="white"/>
          <w:lang w:val="sv-SE"/>
        </w:rPr>
        <w:t>logical_or_expression:</w:t>
      </w:r>
    </w:p>
    <w:p w14:paraId="1BD1D624" w14:textId="77777777" w:rsidR="00566563" w:rsidRDefault="00566563" w:rsidP="0027377B">
      <w:pPr>
        <w:pStyle w:val="Code"/>
        <w:rPr>
          <w:highlight w:val="white"/>
          <w:lang w:val="sv-SE"/>
        </w:rPr>
      </w:pPr>
      <w:r>
        <w:rPr>
          <w:highlight w:val="white"/>
          <w:lang w:val="sv-SE"/>
        </w:rPr>
        <w:t xml:space="preserve">    logical_and_expression {</w:t>
      </w:r>
    </w:p>
    <w:p w14:paraId="5C10DF9E" w14:textId="77777777" w:rsidR="00566563" w:rsidRDefault="00566563" w:rsidP="0027377B">
      <w:pPr>
        <w:pStyle w:val="Code"/>
        <w:rPr>
          <w:highlight w:val="white"/>
          <w:lang w:val="sv-SE"/>
        </w:rPr>
      </w:pPr>
      <w:r>
        <w:rPr>
          <w:highlight w:val="white"/>
          <w:lang w:val="sv-SE"/>
        </w:rPr>
        <w:t xml:space="preserve">      $$ = $1;</w:t>
      </w:r>
    </w:p>
    <w:p w14:paraId="0E5FA79D" w14:textId="77777777" w:rsidR="00566563" w:rsidRDefault="00566563" w:rsidP="0027377B">
      <w:pPr>
        <w:pStyle w:val="Code"/>
        <w:rPr>
          <w:highlight w:val="white"/>
          <w:lang w:val="sv-SE"/>
        </w:rPr>
      </w:pPr>
      <w:r>
        <w:rPr>
          <w:highlight w:val="white"/>
          <w:lang w:val="sv-SE"/>
        </w:rPr>
        <w:t xml:space="preserve">    }</w:t>
      </w:r>
    </w:p>
    <w:p w14:paraId="06ADE524" w14:textId="77777777" w:rsidR="00566563" w:rsidRDefault="00566563" w:rsidP="0027377B">
      <w:pPr>
        <w:pStyle w:val="Code"/>
        <w:rPr>
          <w:highlight w:val="white"/>
          <w:lang w:val="sv-SE"/>
        </w:rPr>
      </w:pPr>
      <w:r>
        <w:rPr>
          <w:highlight w:val="white"/>
          <w:lang w:val="sv-SE"/>
        </w:rPr>
        <w:t xml:space="preserve">  | logical_or_expression LOGICAL_OR logical_and_expression {</w:t>
      </w:r>
    </w:p>
    <w:p w14:paraId="583C44E8" w14:textId="77777777" w:rsidR="00566563" w:rsidRDefault="00566563" w:rsidP="0027377B">
      <w:pPr>
        <w:pStyle w:val="Code"/>
        <w:rPr>
          <w:highlight w:val="white"/>
          <w:lang w:val="sv-SE"/>
        </w:rPr>
      </w:pPr>
      <w:r>
        <w:rPr>
          <w:highlight w:val="white"/>
          <w:lang w:val="sv-SE"/>
        </w:rPr>
        <w:t xml:space="preserve">      $$ = MiddleCodeGenerator.LogicalOrExpression($1, $3);</w:t>
      </w:r>
    </w:p>
    <w:p w14:paraId="1B2C6647" w14:textId="76A4D52D" w:rsidR="00566563" w:rsidRDefault="00566563" w:rsidP="0027377B">
      <w:pPr>
        <w:pStyle w:val="Code"/>
        <w:rPr>
          <w:highlight w:val="white"/>
          <w:lang w:val="sv-SE"/>
        </w:rPr>
      </w:pPr>
      <w:r>
        <w:rPr>
          <w:highlight w:val="white"/>
          <w:lang w:val="sv-SE"/>
        </w:rPr>
        <w:t xml:space="preserve">    };</w:t>
      </w:r>
    </w:p>
    <w:p w14:paraId="2C9306AD" w14:textId="4EB2EC77" w:rsidR="00A75BB6" w:rsidRDefault="00A75BB6" w:rsidP="00A75BB6">
      <w:pPr>
        <w:rPr>
          <w:highlight w:val="white"/>
          <w:lang w:val="sv-SE"/>
        </w:rPr>
      </w:pPr>
      <w:r>
        <w:rPr>
          <w:highlight w:val="white"/>
          <w:lang w:val="sv-SE"/>
        </w:rPr>
        <w:t xml:space="preserve">The </w:t>
      </w:r>
      <w:r w:rsidRPr="00A75BB6">
        <w:rPr>
          <w:rStyle w:val="KeyWord0"/>
          <w:highlight w:val="white"/>
        </w:rPr>
        <w:t>LogicalOrExpression</w:t>
      </w:r>
      <w:r>
        <w:rPr>
          <w:highlight w:val="white"/>
          <w:lang w:val="sv-SE"/>
        </w:rPr>
        <w:t xml:space="preserve"> method </w:t>
      </w:r>
      <w:r w:rsidR="00A774D0">
        <w:rPr>
          <w:highlight w:val="white"/>
          <w:lang w:val="sv-SE"/>
        </w:rPr>
        <w:t>return</w:t>
      </w:r>
      <w:r w:rsidR="0006127F">
        <w:rPr>
          <w:highlight w:val="white"/>
          <w:lang w:val="sv-SE"/>
        </w:rPr>
        <w:t>s</w:t>
      </w:r>
      <w:r w:rsidR="00A774D0">
        <w:rPr>
          <w:highlight w:val="white"/>
          <w:lang w:val="sv-SE"/>
        </w:rPr>
        <w:t xml:space="preserve"> a </w:t>
      </w:r>
      <w:r w:rsidR="002B1DB0">
        <w:rPr>
          <w:highlight w:val="white"/>
          <w:lang w:val="sv-SE"/>
        </w:rPr>
        <w:t xml:space="preserve">true </w:t>
      </w:r>
      <w:r w:rsidR="00A774D0">
        <w:rPr>
          <w:highlight w:val="white"/>
          <w:lang w:val="sv-SE"/>
        </w:rPr>
        <w:t xml:space="preserve">expression is </w:t>
      </w:r>
      <w:r w:rsidR="002B1DB0">
        <w:rPr>
          <w:highlight w:val="white"/>
          <w:lang w:val="sv-SE"/>
        </w:rPr>
        <w:t xml:space="preserve">at </w:t>
      </w:r>
      <w:r w:rsidR="00A774D0">
        <w:rPr>
          <w:highlight w:val="white"/>
          <w:lang w:val="sv-SE"/>
        </w:rPr>
        <w:t xml:space="preserve">least one of the left </w:t>
      </w:r>
      <w:r w:rsidR="0074181A">
        <w:rPr>
          <w:highlight w:val="white"/>
          <w:lang w:val="sv-SE"/>
        </w:rPr>
        <w:t>or</w:t>
      </w:r>
      <w:r w:rsidR="00A774D0">
        <w:rPr>
          <w:highlight w:val="white"/>
          <w:lang w:val="sv-SE"/>
        </w:rPr>
        <w:t xml:space="preserve"> right expression is true</w:t>
      </w:r>
      <w:r w:rsidR="00CC63DA">
        <w:rPr>
          <w:highlight w:val="white"/>
          <w:lang w:val="sv-SE"/>
        </w:rPr>
        <w:t>, and a false expression if both the left and right expression is false.</w:t>
      </w:r>
    </w:p>
    <w:p w14:paraId="41B51A02" w14:textId="77777777" w:rsidR="0027377B" w:rsidRDefault="0027377B" w:rsidP="0027377B">
      <w:pPr>
        <w:pStyle w:val="CodeHeader"/>
        <w:rPr>
          <w:highlight w:val="white"/>
          <w:lang w:val="sv-SE"/>
        </w:rPr>
      </w:pPr>
      <w:r>
        <w:rPr>
          <w:highlight w:val="white"/>
          <w:lang w:val="sv-SE"/>
        </w:rPr>
        <w:t>MiddleCodeGenerator.cs</w:t>
      </w:r>
    </w:p>
    <w:p w14:paraId="78BAFB5C" w14:textId="77777777" w:rsidR="0027377B" w:rsidRPr="0027377B" w:rsidRDefault="0027377B" w:rsidP="0027377B">
      <w:pPr>
        <w:pStyle w:val="Code"/>
        <w:rPr>
          <w:highlight w:val="white"/>
        </w:rPr>
      </w:pPr>
      <w:r w:rsidRPr="0027377B">
        <w:rPr>
          <w:highlight w:val="white"/>
        </w:rPr>
        <w:t xml:space="preserve">    public static Expression LogicalOrExpression(Expression leftExpression,</w:t>
      </w:r>
    </w:p>
    <w:p w14:paraId="3849F76D" w14:textId="77777777" w:rsidR="0027377B" w:rsidRPr="0027377B" w:rsidRDefault="0027377B" w:rsidP="0027377B">
      <w:pPr>
        <w:pStyle w:val="Code"/>
        <w:rPr>
          <w:highlight w:val="white"/>
        </w:rPr>
      </w:pPr>
      <w:r w:rsidRPr="0027377B">
        <w:rPr>
          <w:highlight w:val="white"/>
        </w:rPr>
        <w:t xml:space="preserve">                                                 Expression rightExpression) {</w:t>
      </w:r>
    </w:p>
    <w:p w14:paraId="4F8CE586" w14:textId="739E842B" w:rsidR="007672DD" w:rsidRDefault="001A74D4" w:rsidP="007672DD">
      <w:pPr>
        <w:rPr>
          <w:highlight w:val="white"/>
        </w:rPr>
      </w:pPr>
      <w:r>
        <w:rPr>
          <w:highlight w:val="white"/>
        </w:rPr>
        <w:t xml:space="preserve">Since we have passed the constant integral expression parsing, we need to </w:t>
      </w:r>
      <w:r w:rsidR="007672DD">
        <w:rPr>
          <w:highlight w:val="white"/>
        </w:rPr>
        <w:t>check if the expression is constant. I</w:t>
      </w:r>
      <w:r w:rsidR="00E14F35">
        <w:rPr>
          <w:highlight w:val="white"/>
        </w:rPr>
        <w:t>f</w:t>
      </w:r>
      <w:r w:rsidR="007672DD">
        <w:rPr>
          <w:highlight w:val="white"/>
        </w:rPr>
        <w:t xml:space="preserve"> it is</w:t>
      </w:r>
      <w:r>
        <w:rPr>
          <w:highlight w:val="white"/>
        </w:rPr>
        <w:t xml:space="preserve"> </w:t>
      </w:r>
      <w:r w:rsidR="0018289C">
        <w:rPr>
          <w:highlight w:val="white"/>
        </w:rPr>
        <w:t>constant,</w:t>
      </w:r>
      <w:r w:rsidR="00D23722">
        <w:rPr>
          <w:highlight w:val="white"/>
        </w:rPr>
        <w:t xml:space="preserve"> we return the constant expression.</w:t>
      </w:r>
    </w:p>
    <w:p w14:paraId="08A5E5F2" w14:textId="668D2337" w:rsidR="0027377B" w:rsidRPr="0027377B" w:rsidRDefault="0027377B" w:rsidP="0027377B">
      <w:pPr>
        <w:pStyle w:val="Code"/>
        <w:rPr>
          <w:highlight w:val="white"/>
        </w:rPr>
      </w:pPr>
      <w:r w:rsidRPr="0027377B">
        <w:rPr>
          <w:highlight w:val="white"/>
        </w:rPr>
        <w:t xml:space="preserve">      Expression constantExpression =</w:t>
      </w:r>
    </w:p>
    <w:p w14:paraId="286A5D80" w14:textId="77777777" w:rsidR="0027377B" w:rsidRDefault="0027377B" w:rsidP="0027377B">
      <w:pPr>
        <w:pStyle w:val="Code"/>
        <w:rPr>
          <w:highlight w:val="white"/>
        </w:rPr>
      </w:pPr>
      <w:r w:rsidRPr="0027377B">
        <w:rPr>
          <w:highlight w:val="white"/>
        </w:rPr>
        <w:t xml:space="preserve">        ConstantExpression.Logical(MiddleOperator.LogicalOr,</w:t>
      </w:r>
    </w:p>
    <w:p w14:paraId="5F73241E" w14:textId="52B8BD37" w:rsidR="0027377B" w:rsidRPr="0027377B" w:rsidRDefault="0027377B" w:rsidP="0027377B">
      <w:pPr>
        <w:pStyle w:val="Code"/>
        <w:rPr>
          <w:highlight w:val="white"/>
        </w:rPr>
      </w:pPr>
      <w:r>
        <w:rPr>
          <w:highlight w:val="white"/>
        </w:rPr>
        <w:t xml:space="preserve">                                   </w:t>
      </w:r>
      <w:r w:rsidRPr="0027377B">
        <w:rPr>
          <w:highlight w:val="white"/>
        </w:rPr>
        <w:t>leftExpression, rightExpression);</w:t>
      </w:r>
    </w:p>
    <w:p w14:paraId="5F3D7D5F" w14:textId="77777777" w:rsidR="0027377B" w:rsidRPr="0027377B" w:rsidRDefault="0027377B" w:rsidP="0027377B">
      <w:pPr>
        <w:pStyle w:val="Code"/>
        <w:rPr>
          <w:highlight w:val="white"/>
        </w:rPr>
      </w:pPr>
    </w:p>
    <w:p w14:paraId="54FF839F" w14:textId="77777777" w:rsidR="0027377B" w:rsidRPr="0027377B" w:rsidRDefault="0027377B" w:rsidP="0027377B">
      <w:pPr>
        <w:pStyle w:val="Code"/>
        <w:rPr>
          <w:highlight w:val="white"/>
        </w:rPr>
      </w:pPr>
      <w:r w:rsidRPr="0027377B">
        <w:rPr>
          <w:highlight w:val="white"/>
        </w:rPr>
        <w:t xml:space="preserve">      if (constantExpression != null) {</w:t>
      </w:r>
    </w:p>
    <w:p w14:paraId="696949FE" w14:textId="77777777" w:rsidR="0027377B" w:rsidRPr="0027377B" w:rsidRDefault="0027377B" w:rsidP="0027377B">
      <w:pPr>
        <w:pStyle w:val="Code"/>
        <w:rPr>
          <w:highlight w:val="white"/>
        </w:rPr>
      </w:pPr>
      <w:r w:rsidRPr="0027377B">
        <w:rPr>
          <w:highlight w:val="white"/>
        </w:rPr>
        <w:t xml:space="preserve">        return constantExpression;</w:t>
      </w:r>
    </w:p>
    <w:p w14:paraId="0748904F" w14:textId="77777777" w:rsidR="0027377B" w:rsidRPr="0027377B" w:rsidRDefault="0027377B" w:rsidP="0027377B">
      <w:pPr>
        <w:pStyle w:val="Code"/>
        <w:rPr>
          <w:highlight w:val="white"/>
        </w:rPr>
      </w:pPr>
      <w:r w:rsidRPr="0027377B">
        <w:rPr>
          <w:highlight w:val="white"/>
        </w:rPr>
        <w:t xml:space="preserve">      }</w:t>
      </w:r>
    </w:p>
    <w:p w14:paraId="05D4E3EB" w14:textId="612D7105" w:rsidR="0027377B" w:rsidRPr="0027377B" w:rsidRDefault="00A97B20" w:rsidP="00A97B20">
      <w:pPr>
        <w:rPr>
          <w:highlight w:val="white"/>
        </w:rPr>
      </w:pPr>
      <w:r>
        <w:rPr>
          <w:highlight w:val="white"/>
        </w:rPr>
        <w:t xml:space="preserve">We type cast both the expression </w:t>
      </w:r>
      <w:r w:rsidR="00F94FBD">
        <w:rPr>
          <w:highlight w:val="white"/>
        </w:rPr>
        <w:t>to</w:t>
      </w:r>
      <w:r>
        <w:rPr>
          <w:highlight w:val="white"/>
        </w:rPr>
        <w:t xml:space="preserve"> logical type.</w:t>
      </w:r>
    </w:p>
    <w:p w14:paraId="53387135" w14:textId="77777777" w:rsidR="0027377B" w:rsidRPr="0027377B" w:rsidRDefault="0027377B" w:rsidP="0027377B">
      <w:pPr>
        <w:pStyle w:val="Code"/>
        <w:rPr>
          <w:highlight w:val="white"/>
        </w:rPr>
      </w:pPr>
      <w:r w:rsidRPr="0027377B">
        <w:rPr>
          <w:highlight w:val="white"/>
        </w:rPr>
        <w:t xml:space="preserve">      leftExpression = TypeCast.ToLogical(leftExpression);</w:t>
      </w:r>
    </w:p>
    <w:p w14:paraId="375BD8FE" w14:textId="77777777" w:rsidR="0027377B" w:rsidRPr="0027377B" w:rsidRDefault="0027377B" w:rsidP="0027377B">
      <w:pPr>
        <w:pStyle w:val="Code"/>
        <w:rPr>
          <w:highlight w:val="white"/>
        </w:rPr>
      </w:pPr>
      <w:r w:rsidRPr="0027377B">
        <w:rPr>
          <w:highlight w:val="white"/>
        </w:rPr>
        <w:t xml:space="preserve">      rightExpression = TypeCast.ToLogical(rightExpression);</w:t>
      </w:r>
    </w:p>
    <w:p w14:paraId="0BB68BC0" w14:textId="3715A23B" w:rsidR="001F3437" w:rsidRPr="0027377B" w:rsidRDefault="00892477" w:rsidP="001F3437">
      <w:pPr>
        <w:rPr>
          <w:highlight w:val="white"/>
        </w:rPr>
      </w:pPr>
      <w:r>
        <w:rPr>
          <w:highlight w:val="white"/>
        </w:rPr>
        <w:lastRenderedPageBreak/>
        <w:t>For the resulting expression to be true, it is enough that one of the left or right expression is true</w:t>
      </w:r>
      <w:r w:rsidR="00824226">
        <w:rPr>
          <w:highlight w:val="white"/>
        </w:rPr>
        <w:t>.</w:t>
      </w:r>
      <w:r w:rsidR="00C2375E">
        <w:rPr>
          <w:highlight w:val="white"/>
        </w:rPr>
        <w:t xml:space="preserve"> Therefore, </w:t>
      </w:r>
      <w:r w:rsidR="00884A3F">
        <w:rPr>
          <w:highlight w:val="white"/>
        </w:rPr>
        <w:t xml:space="preserve">the true set of the resulting expression is the union of the true set of the left and right expression. </w:t>
      </w:r>
      <w:r w:rsidR="00234993">
        <w:rPr>
          <w:highlight w:val="white"/>
        </w:rPr>
        <w:t xml:space="preserve">This results in laze evaluation, if the left expression is evaluated to true, the right expression (including its side effects) </w:t>
      </w:r>
      <w:r w:rsidR="00CF5FDA">
        <w:rPr>
          <w:highlight w:val="white"/>
        </w:rPr>
        <w:t>shall</w:t>
      </w:r>
      <w:r w:rsidR="00234993">
        <w:rPr>
          <w:highlight w:val="white"/>
        </w:rPr>
        <w:t xml:space="preserve"> not evaluated. </w:t>
      </w:r>
      <w:r w:rsidR="001D005D">
        <w:rPr>
          <w:highlight w:val="white"/>
        </w:rPr>
        <w:t xml:space="preserve">The false sets, on the other hand, </w:t>
      </w:r>
      <w:r w:rsidR="00133AC0">
        <w:rPr>
          <w:highlight w:val="white"/>
        </w:rPr>
        <w:t xml:space="preserve">are different. </w:t>
      </w:r>
      <w:r w:rsidR="001F3437">
        <w:rPr>
          <w:highlight w:val="white"/>
        </w:rPr>
        <w:t xml:space="preserve">If the left expression is evaluated to false, we need to evaluate the right expression. Therefore, we backpatch the </w:t>
      </w:r>
      <w:r w:rsidR="003D1435">
        <w:rPr>
          <w:highlight w:val="white"/>
        </w:rPr>
        <w:t>false</w:t>
      </w:r>
      <w:r w:rsidR="001F3437">
        <w:rPr>
          <w:highlight w:val="white"/>
        </w:rPr>
        <w:t xml:space="preserve"> set of the left expression to the beginning of the right expression code. The </w:t>
      </w:r>
      <w:r w:rsidR="00CD1901">
        <w:rPr>
          <w:highlight w:val="white"/>
        </w:rPr>
        <w:t xml:space="preserve">false </w:t>
      </w:r>
      <w:r w:rsidR="001F3437">
        <w:rPr>
          <w:highlight w:val="white"/>
        </w:rPr>
        <w:t>set of the resulting expression</w:t>
      </w:r>
      <w:r w:rsidR="00C47DA9">
        <w:rPr>
          <w:highlight w:val="white"/>
        </w:rPr>
        <w:t xml:space="preserve"> is the false set of the right expression.</w:t>
      </w:r>
    </w:p>
    <w:p w14:paraId="78AFE667" w14:textId="77777777" w:rsidR="0027377B" w:rsidRPr="0027377B" w:rsidRDefault="0027377B" w:rsidP="0027377B">
      <w:pPr>
        <w:pStyle w:val="Code"/>
        <w:rPr>
          <w:highlight w:val="white"/>
        </w:rPr>
      </w:pPr>
      <w:r w:rsidRPr="0027377B">
        <w:rPr>
          <w:highlight w:val="white"/>
        </w:rPr>
        <w:t xml:space="preserve">      ISet&lt;MiddleCode&gt; trueSet = new HashSet&lt;MiddleCode&gt;();</w:t>
      </w:r>
    </w:p>
    <w:p w14:paraId="0F26F681" w14:textId="77777777" w:rsidR="0027377B" w:rsidRPr="0027377B" w:rsidRDefault="0027377B" w:rsidP="0027377B">
      <w:pPr>
        <w:pStyle w:val="Code"/>
        <w:rPr>
          <w:highlight w:val="white"/>
        </w:rPr>
      </w:pPr>
      <w:r w:rsidRPr="0027377B">
        <w:rPr>
          <w:highlight w:val="white"/>
        </w:rPr>
        <w:t xml:space="preserve">      trueSet.UnionWith(leftExpression.Symbol.TrueSet);</w:t>
      </w:r>
    </w:p>
    <w:p w14:paraId="64CB7AB8" w14:textId="77777777" w:rsidR="0027377B" w:rsidRPr="0027377B" w:rsidRDefault="0027377B" w:rsidP="0027377B">
      <w:pPr>
        <w:pStyle w:val="Code"/>
        <w:rPr>
          <w:highlight w:val="white"/>
        </w:rPr>
      </w:pPr>
      <w:r w:rsidRPr="0027377B">
        <w:rPr>
          <w:highlight w:val="white"/>
        </w:rPr>
        <w:t xml:space="preserve">      trueSet.UnionWith(rightExpression.Symbol.TrueSet);</w:t>
      </w:r>
    </w:p>
    <w:p w14:paraId="6D2FC619" w14:textId="77777777" w:rsidR="0027377B" w:rsidRPr="0027377B" w:rsidRDefault="0027377B" w:rsidP="0027377B">
      <w:pPr>
        <w:pStyle w:val="Code"/>
        <w:rPr>
          <w:highlight w:val="white"/>
        </w:rPr>
      </w:pPr>
      <w:r w:rsidRPr="0027377B">
        <w:rPr>
          <w:highlight w:val="white"/>
        </w:rPr>
        <w:t xml:space="preserve">      Backpatch(leftExpression.Symbol.FalseSet, rightExpression.LongList);    </w:t>
      </w:r>
    </w:p>
    <w:p w14:paraId="5CCFA471" w14:textId="77777777" w:rsidR="0027377B" w:rsidRPr="0027377B" w:rsidRDefault="0027377B" w:rsidP="0027377B">
      <w:pPr>
        <w:pStyle w:val="Code"/>
        <w:rPr>
          <w:highlight w:val="white"/>
        </w:rPr>
      </w:pPr>
      <w:r w:rsidRPr="0027377B">
        <w:rPr>
          <w:highlight w:val="white"/>
        </w:rPr>
        <w:t xml:space="preserve">      Symbol symbol = new Symbol(trueSet, rightExpression.Symbol.FalseSet);</w:t>
      </w:r>
    </w:p>
    <w:p w14:paraId="24E46A87" w14:textId="77777777" w:rsidR="0027377B" w:rsidRPr="0027377B" w:rsidRDefault="0027377B" w:rsidP="0027377B">
      <w:pPr>
        <w:pStyle w:val="Code"/>
        <w:rPr>
          <w:highlight w:val="white"/>
        </w:rPr>
      </w:pPr>
      <w:r w:rsidRPr="0027377B">
        <w:rPr>
          <w:highlight w:val="white"/>
        </w:rPr>
        <w:t xml:space="preserve">      </w:t>
      </w:r>
    </w:p>
    <w:p w14:paraId="38A8F50E" w14:textId="77777777" w:rsidR="0027377B" w:rsidRPr="0027377B" w:rsidRDefault="0027377B" w:rsidP="0027377B">
      <w:pPr>
        <w:pStyle w:val="Code"/>
        <w:rPr>
          <w:highlight w:val="white"/>
        </w:rPr>
      </w:pPr>
      <w:r w:rsidRPr="0027377B">
        <w:rPr>
          <w:highlight w:val="white"/>
        </w:rPr>
        <w:t xml:space="preserve">      List&lt;MiddleCode&gt; longList = new List&lt;MiddleCode&gt;();</w:t>
      </w:r>
    </w:p>
    <w:p w14:paraId="44CDF69F" w14:textId="77777777" w:rsidR="0027377B" w:rsidRPr="0027377B" w:rsidRDefault="0027377B" w:rsidP="0027377B">
      <w:pPr>
        <w:pStyle w:val="Code"/>
        <w:rPr>
          <w:highlight w:val="white"/>
        </w:rPr>
      </w:pPr>
      <w:r w:rsidRPr="0027377B">
        <w:rPr>
          <w:highlight w:val="white"/>
        </w:rPr>
        <w:t xml:space="preserve">      longList.AddRange(leftExpression.LongList);</w:t>
      </w:r>
    </w:p>
    <w:p w14:paraId="2C7B181E" w14:textId="77777777" w:rsidR="0027377B" w:rsidRPr="0027377B" w:rsidRDefault="0027377B" w:rsidP="0027377B">
      <w:pPr>
        <w:pStyle w:val="Code"/>
        <w:rPr>
          <w:highlight w:val="white"/>
        </w:rPr>
      </w:pPr>
      <w:r w:rsidRPr="0027377B">
        <w:rPr>
          <w:highlight w:val="white"/>
        </w:rPr>
        <w:t xml:space="preserve">      longList.AddRange(rightExpression.LongList);</w:t>
      </w:r>
    </w:p>
    <w:p w14:paraId="0958EF06" w14:textId="77777777" w:rsidR="0027377B" w:rsidRPr="0027377B" w:rsidRDefault="0027377B" w:rsidP="0027377B">
      <w:pPr>
        <w:pStyle w:val="Code"/>
        <w:rPr>
          <w:highlight w:val="white"/>
        </w:rPr>
      </w:pPr>
    </w:p>
    <w:p w14:paraId="64FABFD0" w14:textId="77777777" w:rsidR="002430A1" w:rsidRPr="0027377B" w:rsidRDefault="002430A1" w:rsidP="002430A1">
      <w:pPr>
        <w:pStyle w:val="Code"/>
        <w:rPr>
          <w:highlight w:val="white"/>
        </w:rPr>
      </w:pPr>
      <w:r w:rsidRPr="0027377B">
        <w:rPr>
          <w:highlight w:val="white"/>
        </w:rPr>
        <w:t xml:space="preserve">      List&lt;MiddleCode&gt; shortList = new List&lt;MiddleCode&gt;();</w:t>
      </w:r>
    </w:p>
    <w:p w14:paraId="029D7020" w14:textId="77777777" w:rsidR="002430A1" w:rsidRPr="0027377B" w:rsidRDefault="002430A1" w:rsidP="002430A1">
      <w:pPr>
        <w:pStyle w:val="Code"/>
        <w:rPr>
          <w:highlight w:val="white"/>
        </w:rPr>
      </w:pPr>
      <w:r w:rsidRPr="0027377B">
        <w:rPr>
          <w:highlight w:val="white"/>
        </w:rPr>
        <w:t xml:space="preserve">      shortList.AddRange(leftExpression.ShortList);</w:t>
      </w:r>
    </w:p>
    <w:p w14:paraId="6CE31BC4" w14:textId="77777777" w:rsidR="002430A1" w:rsidRPr="0027377B" w:rsidRDefault="002430A1" w:rsidP="002430A1">
      <w:pPr>
        <w:pStyle w:val="Code"/>
        <w:rPr>
          <w:highlight w:val="white"/>
        </w:rPr>
      </w:pPr>
      <w:r w:rsidRPr="0027377B">
        <w:rPr>
          <w:highlight w:val="white"/>
        </w:rPr>
        <w:t xml:space="preserve">      shortList.AddRange(rightExpression.ShortList);</w:t>
      </w:r>
    </w:p>
    <w:p w14:paraId="5FAD2B7C" w14:textId="77777777" w:rsidR="002430A1" w:rsidRPr="0027377B" w:rsidRDefault="002430A1" w:rsidP="002430A1">
      <w:pPr>
        <w:pStyle w:val="Code"/>
        <w:rPr>
          <w:highlight w:val="white"/>
        </w:rPr>
      </w:pPr>
    </w:p>
    <w:p w14:paraId="33D66E88" w14:textId="77777777" w:rsidR="0027377B" w:rsidRPr="0027377B" w:rsidRDefault="0027377B" w:rsidP="0027377B">
      <w:pPr>
        <w:pStyle w:val="Code"/>
        <w:rPr>
          <w:highlight w:val="white"/>
        </w:rPr>
      </w:pPr>
      <w:r w:rsidRPr="0027377B">
        <w:rPr>
          <w:highlight w:val="white"/>
        </w:rPr>
        <w:t xml:space="preserve">      return (new Expression(symbol, shortList, longList));</w:t>
      </w:r>
    </w:p>
    <w:p w14:paraId="37CBE02B" w14:textId="6EDF0F70" w:rsidR="00BA322E" w:rsidRDefault="0027377B" w:rsidP="0027377B">
      <w:pPr>
        <w:pStyle w:val="Code"/>
        <w:rPr>
          <w:highlight w:val="white"/>
        </w:rPr>
      </w:pPr>
      <w:r w:rsidRPr="0027377B">
        <w:rPr>
          <w:highlight w:val="white"/>
        </w:rPr>
        <w:t xml:space="preserve">    }</w:t>
      </w:r>
    </w:p>
    <w:p w14:paraId="0F536782" w14:textId="77777777" w:rsidR="00CD5D84" w:rsidRPr="00E5121F" w:rsidRDefault="00CD5D84" w:rsidP="00CD5D84">
      <w:pPr>
        <w:pStyle w:val="CodeHeader"/>
      </w:pPr>
      <w:r>
        <w:t>MainParser.cs</w:t>
      </w:r>
    </w:p>
    <w:p w14:paraId="0D45340C" w14:textId="77777777" w:rsidR="006E6535" w:rsidRPr="006E6535" w:rsidRDefault="006E6535" w:rsidP="006E6535">
      <w:pPr>
        <w:pStyle w:val="Code"/>
        <w:rPr>
          <w:highlight w:val="white"/>
        </w:rPr>
      </w:pPr>
      <w:r w:rsidRPr="006E6535">
        <w:rPr>
          <w:highlight w:val="white"/>
        </w:rPr>
        <w:t>logical_and_expression:</w:t>
      </w:r>
    </w:p>
    <w:p w14:paraId="32EA6449" w14:textId="69DDAA39" w:rsidR="006E6535" w:rsidRPr="006E6535" w:rsidRDefault="006E6535" w:rsidP="006E6535">
      <w:pPr>
        <w:pStyle w:val="Code"/>
        <w:rPr>
          <w:highlight w:val="white"/>
        </w:rPr>
      </w:pPr>
      <w:r w:rsidRPr="006E6535">
        <w:rPr>
          <w:highlight w:val="white"/>
        </w:rPr>
        <w:t xml:space="preserve">    bitwise_</w:t>
      </w:r>
      <w:r w:rsidR="00414C74">
        <w:rPr>
          <w:highlight w:val="white"/>
        </w:rPr>
        <w:t>or</w:t>
      </w:r>
      <w:r w:rsidRPr="006E6535">
        <w:rPr>
          <w:highlight w:val="white"/>
        </w:rPr>
        <w:t>_expression {</w:t>
      </w:r>
    </w:p>
    <w:p w14:paraId="651619A3" w14:textId="77777777" w:rsidR="006E6535" w:rsidRPr="006E6535" w:rsidRDefault="006E6535" w:rsidP="006E6535">
      <w:pPr>
        <w:pStyle w:val="Code"/>
        <w:rPr>
          <w:highlight w:val="white"/>
        </w:rPr>
      </w:pPr>
      <w:r w:rsidRPr="006E6535">
        <w:rPr>
          <w:highlight w:val="white"/>
        </w:rPr>
        <w:t xml:space="preserve">      $$ = $1;</w:t>
      </w:r>
    </w:p>
    <w:p w14:paraId="1BE2693E" w14:textId="77777777" w:rsidR="006E6535" w:rsidRPr="006E6535" w:rsidRDefault="006E6535" w:rsidP="006E6535">
      <w:pPr>
        <w:pStyle w:val="Code"/>
        <w:rPr>
          <w:highlight w:val="white"/>
        </w:rPr>
      </w:pPr>
      <w:r w:rsidRPr="006E6535">
        <w:rPr>
          <w:highlight w:val="white"/>
        </w:rPr>
        <w:t xml:space="preserve">    }</w:t>
      </w:r>
    </w:p>
    <w:p w14:paraId="57EC3FFF" w14:textId="3C2BA4EF" w:rsidR="006E6535" w:rsidRPr="006E6535" w:rsidRDefault="006E6535" w:rsidP="006E6535">
      <w:pPr>
        <w:pStyle w:val="Code"/>
        <w:rPr>
          <w:highlight w:val="white"/>
        </w:rPr>
      </w:pPr>
      <w:r w:rsidRPr="006E6535">
        <w:rPr>
          <w:highlight w:val="white"/>
        </w:rPr>
        <w:t xml:space="preserve">  | logical_and_expression LOGICAL_AND bitwise_</w:t>
      </w:r>
      <w:r w:rsidR="00414C74">
        <w:rPr>
          <w:highlight w:val="white"/>
        </w:rPr>
        <w:t>or</w:t>
      </w:r>
      <w:r w:rsidRPr="006E6535">
        <w:rPr>
          <w:highlight w:val="white"/>
        </w:rPr>
        <w:t>_expression {</w:t>
      </w:r>
    </w:p>
    <w:p w14:paraId="1D5FF6A0" w14:textId="77777777" w:rsidR="006E6535" w:rsidRPr="006E6535" w:rsidRDefault="006E6535" w:rsidP="006E6535">
      <w:pPr>
        <w:pStyle w:val="Code"/>
        <w:rPr>
          <w:highlight w:val="white"/>
        </w:rPr>
      </w:pPr>
      <w:r w:rsidRPr="006E6535">
        <w:rPr>
          <w:highlight w:val="white"/>
        </w:rPr>
        <w:t xml:space="preserve">      $$ = MiddleCodeGenerator.LogicalAndExpression($1, $3);</w:t>
      </w:r>
    </w:p>
    <w:p w14:paraId="05851B90" w14:textId="77777777" w:rsidR="006E6535" w:rsidRPr="006E6535" w:rsidRDefault="006E6535" w:rsidP="006E6535">
      <w:pPr>
        <w:pStyle w:val="Code"/>
        <w:rPr>
          <w:highlight w:val="white"/>
        </w:rPr>
      </w:pPr>
      <w:r w:rsidRPr="006E6535">
        <w:rPr>
          <w:highlight w:val="white"/>
        </w:rPr>
        <w:t xml:space="preserve">    };</w:t>
      </w:r>
    </w:p>
    <w:p w14:paraId="4B50C787" w14:textId="013EAB01" w:rsidR="00CC63DA" w:rsidRDefault="00CC63DA" w:rsidP="00CC63DA">
      <w:pPr>
        <w:rPr>
          <w:highlight w:val="white"/>
          <w:lang w:val="sv-SE"/>
        </w:rPr>
      </w:pPr>
      <w:r>
        <w:rPr>
          <w:highlight w:val="white"/>
          <w:lang w:val="sv-SE"/>
        </w:rPr>
        <w:t xml:space="preserve">The </w:t>
      </w:r>
      <w:r w:rsidRPr="00A75BB6">
        <w:rPr>
          <w:rStyle w:val="KeyWord0"/>
          <w:highlight w:val="white"/>
        </w:rPr>
        <w:t>Logical</w:t>
      </w:r>
      <w:r w:rsidR="00861B37">
        <w:rPr>
          <w:rStyle w:val="KeyWord0"/>
          <w:highlight w:val="white"/>
        </w:rPr>
        <w:t>And</w:t>
      </w:r>
      <w:r w:rsidRPr="00A75BB6">
        <w:rPr>
          <w:rStyle w:val="KeyWord0"/>
          <w:highlight w:val="white"/>
        </w:rPr>
        <w:t>Expression</w:t>
      </w:r>
      <w:r>
        <w:rPr>
          <w:highlight w:val="white"/>
          <w:lang w:val="sv-SE"/>
        </w:rPr>
        <w:t xml:space="preserve"> method returns a true expression </w:t>
      </w:r>
      <w:r w:rsidR="00861B37">
        <w:rPr>
          <w:highlight w:val="white"/>
          <w:lang w:val="sv-SE"/>
        </w:rPr>
        <w:t xml:space="preserve">both </w:t>
      </w:r>
      <w:r>
        <w:rPr>
          <w:highlight w:val="white"/>
          <w:lang w:val="sv-SE"/>
        </w:rPr>
        <w:t xml:space="preserve">the left and right expression is true, and a false expression if </w:t>
      </w:r>
      <w:r w:rsidR="00861B37">
        <w:rPr>
          <w:highlight w:val="white"/>
          <w:lang w:val="sv-SE"/>
        </w:rPr>
        <w:t>at least one of the</w:t>
      </w:r>
      <w:r>
        <w:rPr>
          <w:highlight w:val="white"/>
          <w:lang w:val="sv-SE"/>
        </w:rPr>
        <w:t xml:space="preserve"> left </w:t>
      </w:r>
      <w:r w:rsidR="00861B37">
        <w:rPr>
          <w:highlight w:val="white"/>
          <w:lang w:val="sv-SE"/>
        </w:rPr>
        <w:t>or</w:t>
      </w:r>
      <w:r>
        <w:rPr>
          <w:highlight w:val="white"/>
          <w:lang w:val="sv-SE"/>
        </w:rPr>
        <w:t xml:space="preserve"> right expression is false.</w:t>
      </w:r>
    </w:p>
    <w:p w14:paraId="44D106E1" w14:textId="77777777" w:rsidR="00CD5D84" w:rsidRDefault="00CD5D84" w:rsidP="00CD5D84">
      <w:pPr>
        <w:pStyle w:val="CodeHeader"/>
        <w:rPr>
          <w:highlight w:val="white"/>
          <w:lang w:val="sv-SE"/>
        </w:rPr>
      </w:pPr>
      <w:r>
        <w:rPr>
          <w:highlight w:val="white"/>
          <w:lang w:val="sv-SE"/>
        </w:rPr>
        <w:t>MiddleCodeGenerator.cs</w:t>
      </w:r>
    </w:p>
    <w:p w14:paraId="67CE75A5" w14:textId="77777777" w:rsidR="006E6535" w:rsidRPr="006E6535" w:rsidRDefault="006E6535" w:rsidP="006E6535">
      <w:pPr>
        <w:pStyle w:val="Code"/>
        <w:rPr>
          <w:highlight w:val="white"/>
        </w:rPr>
      </w:pPr>
      <w:r w:rsidRPr="006E6535">
        <w:rPr>
          <w:highlight w:val="white"/>
        </w:rPr>
        <w:t xml:space="preserve">    public static Expression LogicalAndExpression(Expression leftExpression,</w:t>
      </w:r>
    </w:p>
    <w:p w14:paraId="76842B2E" w14:textId="41518B01" w:rsidR="006E6535" w:rsidRPr="006E6535" w:rsidRDefault="006E6535" w:rsidP="006E6535">
      <w:pPr>
        <w:pStyle w:val="Code"/>
        <w:rPr>
          <w:highlight w:val="white"/>
        </w:rPr>
      </w:pPr>
      <w:r w:rsidRPr="006E6535">
        <w:rPr>
          <w:highlight w:val="white"/>
        </w:rPr>
        <w:t xml:space="preserve">                                                  Expression rightExpression){</w:t>
      </w:r>
    </w:p>
    <w:p w14:paraId="3E5F6145" w14:textId="1C31E742" w:rsidR="00CD5D84" w:rsidRDefault="00EC2897" w:rsidP="00CD5D84">
      <w:pPr>
        <w:rPr>
          <w:highlight w:val="white"/>
        </w:rPr>
      </w:pPr>
      <w:r>
        <w:rPr>
          <w:highlight w:val="white"/>
        </w:rPr>
        <w:t xml:space="preserve">Similar to the logical or expression above, </w:t>
      </w:r>
      <w:r w:rsidR="00CD5D84">
        <w:rPr>
          <w:highlight w:val="white"/>
        </w:rPr>
        <w:t>we need to check if the expression is constant</w:t>
      </w:r>
      <w:r w:rsidR="000342DC">
        <w:rPr>
          <w:highlight w:val="white"/>
        </w:rPr>
        <w:t>.</w:t>
      </w:r>
    </w:p>
    <w:p w14:paraId="1378AB4D" w14:textId="77777777" w:rsidR="00304B69" w:rsidRPr="00E75BFD" w:rsidRDefault="00304B69" w:rsidP="00E75BFD">
      <w:pPr>
        <w:pStyle w:val="Code"/>
        <w:rPr>
          <w:highlight w:val="white"/>
        </w:rPr>
      </w:pPr>
      <w:r w:rsidRPr="00E75BFD">
        <w:rPr>
          <w:highlight w:val="white"/>
        </w:rPr>
        <w:t xml:space="preserve">      Expression constantExpression =</w:t>
      </w:r>
    </w:p>
    <w:p w14:paraId="1229AD72" w14:textId="77777777" w:rsidR="00E75BFD" w:rsidRDefault="00304B69" w:rsidP="00E75BFD">
      <w:pPr>
        <w:pStyle w:val="Code"/>
        <w:rPr>
          <w:highlight w:val="white"/>
        </w:rPr>
      </w:pPr>
      <w:r w:rsidRPr="00E75BFD">
        <w:rPr>
          <w:highlight w:val="white"/>
        </w:rPr>
        <w:t xml:space="preserve">        ConstantExpression.Logical(MiddleOperator.LogicalAnd,</w:t>
      </w:r>
    </w:p>
    <w:p w14:paraId="17506CA3" w14:textId="0BBC0E0F" w:rsidR="00304B69" w:rsidRPr="00E75BFD" w:rsidRDefault="00E75BFD" w:rsidP="00E75BFD">
      <w:pPr>
        <w:pStyle w:val="Code"/>
        <w:rPr>
          <w:highlight w:val="white"/>
        </w:rPr>
      </w:pPr>
      <w:r>
        <w:rPr>
          <w:highlight w:val="white"/>
        </w:rPr>
        <w:t xml:space="preserve">                                  </w:t>
      </w:r>
      <w:r w:rsidR="00304B69" w:rsidRPr="00E75BFD">
        <w:rPr>
          <w:highlight w:val="white"/>
        </w:rPr>
        <w:t xml:space="preserve"> leftExpression, rightExpression);</w:t>
      </w:r>
    </w:p>
    <w:p w14:paraId="03645D85" w14:textId="77777777" w:rsidR="00304B69" w:rsidRPr="00E75BFD" w:rsidRDefault="00304B69" w:rsidP="00E75BFD">
      <w:pPr>
        <w:pStyle w:val="Code"/>
        <w:rPr>
          <w:highlight w:val="white"/>
        </w:rPr>
      </w:pPr>
    </w:p>
    <w:p w14:paraId="3C64628D" w14:textId="77777777" w:rsidR="00304B69" w:rsidRPr="00E75BFD" w:rsidRDefault="00304B69" w:rsidP="00E75BFD">
      <w:pPr>
        <w:pStyle w:val="Code"/>
        <w:rPr>
          <w:highlight w:val="white"/>
        </w:rPr>
      </w:pPr>
      <w:r w:rsidRPr="00E75BFD">
        <w:rPr>
          <w:highlight w:val="white"/>
        </w:rPr>
        <w:t xml:space="preserve">      if (constantExpression != null) {</w:t>
      </w:r>
    </w:p>
    <w:p w14:paraId="72258DA4" w14:textId="77777777" w:rsidR="00304B69" w:rsidRPr="00E75BFD" w:rsidRDefault="00304B69" w:rsidP="00E75BFD">
      <w:pPr>
        <w:pStyle w:val="Code"/>
        <w:rPr>
          <w:highlight w:val="white"/>
        </w:rPr>
      </w:pPr>
      <w:r w:rsidRPr="00E75BFD">
        <w:rPr>
          <w:highlight w:val="white"/>
        </w:rPr>
        <w:t xml:space="preserve">        return constantExpression;</w:t>
      </w:r>
    </w:p>
    <w:p w14:paraId="25B7C54A" w14:textId="77777777" w:rsidR="00304B69" w:rsidRPr="00E75BFD" w:rsidRDefault="00304B69" w:rsidP="00E75BFD">
      <w:pPr>
        <w:pStyle w:val="Code"/>
        <w:rPr>
          <w:highlight w:val="white"/>
        </w:rPr>
      </w:pPr>
      <w:r w:rsidRPr="00E75BFD">
        <w:rPr>
          <w:highlight w:val="white"/>
        </w:rPr>
        <w:t xml:space="preserve">      }</w:t>
      </w:r>
    </w:p>
    <w:p w14:paraId="22FA6A81" w14:textId="77777777" w:rsidR="00CD5D84" w:rsidRPr="0027377B" w:rsidRDefault="00CD5D84" w:rsidP="00CD5D84">
      <w:pPr>
        <w:rPr>
          <w:highlight w:val="white"/>
        </w:rPr>
      </w:pPr>
      <w:r>
        <w:rPr>
          <w:highlight w:val="white"/>
        </w:rPr>
        <w:t>We type cast both the expression to logical type.</w:t>
      </w:r>
    </w:p>
    <w:p w14:paraId="3A340A8A" w14:textId="77777777" w:rsidR="00925C12" w:rsidRPr="00925C12" w:rsidRDefault="00925C12" w:rsidP="00925C12">
      <w:pPr>
        <w:pStyle w:val="Code"/>
        <w:rPr>
          <w:highlight w:val="white"/>
        </w:rPr>
      </w:pPr>
      <w:r w:rsidRPr="00925C12">
        <w:rPr>
          <w:highlight w:val="white"/>
        </w:rPr>
        <w:t xml:space="preserve">      leftExpression = TypeCast.ToLogical(leftExpression);</w:t>
      </w:r>
    </w:p>
    <w:p w14:paraId="7985276C" w14:textId="77777777" w:rsidR="00925C12" w:rsidRPr="00925C12" w:rsidRDefault="00925C12" w:rsidP="00925C12">
      <w:pPr>
        <w:pStyle w:val="Code"/>
        <w:rPr>
          <w:highlight w:val="white"/>
        </w:rPr>
      </w:pPr>
      <w:r w:rsidRPr="00925C12">
        <w:rPr>
          <w:highlight w:val="white"/>
        </w:rPr>
        <w:t xml:space="preserve">      rightExpression = TypeCast.ToLogical(rightExpression);</w:t>
      </w:r>
    </w:p>
    <w:p w14:paraId="24A3F544" w14:textId="77777777" w:rsidR="00CD5D84" w:rsidRPr="0027377B" w:rsidRDefault="00CD5D84" w:rsidP="00CD5D84">
      <w:pPr>
        <w:rPr>
          <w:highlight w:val="white"/>
        </w:rPr>
      </w:pPr>
      <w:r>
        <w:rPr>
          <w:highlight w:val="white"/>
        </w:rPr>
        <w:t xml:space="preserve">The true and false sets of the works in an opposite way compared to the logical or expression above. The final expression is false if at least one of the left or right expression is false. If the left expression is evaluated </w:t>
      </w:r>
      <w:r>
        <w:rPr>
          <w:highlight w:val="white"/>
        </w:rPr>
        <w:lastRenderedPageBreak/>
        <w:t>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B7283A" w:rsidRDefault="00B7283A" w:rsidP="00B7283A">
      <w:pPr>
        <w:pStyle w:val="Code"/>
        <w:rPr>
          <w:highlight w:val="white"/>
        </w:rPr>
      </w:pPr>
      <w:r w:rsidRPr="00B7283A">
        <w:rPr>
          <w:highlight w:val="white"/>
        </w:rPr>
        <w:t xml:space="preserve">      ISet&lt;MiddleCode&gt; falseSet = new HashSet&lt;MiddleCode&gt;();</w:t>
      </w:r>
    </w:p>
    <w:p w14:paraId="465BAAEE" w14:textId="77777777" w:rsidR="00B7283A" w:rsidRPr="00B7283A" w:rsidRDefault="00B7283A" w:rsidP="00B7283A">
      <w:pPr>
        <w:pStyle w:val="Code"/>
        <w:rPr>
          <w:highlight w:val="white"/>
        </w:rPr>
      </w:pPr>
      <w:r w:rsidRPr="00B7283A">
        <w:rPr>
          <w:highlight w:val="white"/>
        </w:rPr>
        <w:t xml:space="preserve">      falseSet.UnionWith(leftExpression.Symbol.FalseSet);</w:t>
      </w:r>
    </w:p>
    <w:p w14:paraId="45B94D58" w14:textId="77777777" w:rsidR="00B7283A" w:rsidRPr="00B7283A" w:rsidRDefault="00B7283A" w:rsidP="00B7283A">
      <w:pPr>
        <w:pStyle w:val="Code"/>
        <w:rPr>
          <w:highlight w:val="white"/>
        </w:rPr>
      </w:pPr>
      <w:r w:rsidRPr="00B7283A">
        <w:rPr>
          <w:highlight w:val="white"/>
        </w:rPr>
        <w:t xml:space="preserve">      falseSet.UnionWith(rightExpression.Symbol.FalseSet);</w:t>
      </w:r>
    </w:p>
    <w:p w14:paraId="70D8FD7C" w14:textId="77777777" w:rsidR="00B7283A" w:rsidRPr="00B7283A" w:rsidRDefault="00B7283A" w:rsidP="00B7283A">
      <w:pPr>
        <w:pStyle w:val="Code"/>
        <w:rPr>
          <w:highlight w:val="white"/>
        </w:rPr>
      </w:pPr>
    </w:p>
    <w:p w14:paraId="4F817A0D" w14:textId="77777777" w:rsidR="00B7283A" w:rsidRPr="00B7283A" w:rsidRDefault="00B7283A" w:rsidP="00B7283A">
      <w:pPr>
        <w:pStyle w:val="Code"/>
        <w:rPr>
          <w:highlight w:val="white"/>
        </w:rPr>
      </w:pPr>
      <w:r w:rsidRPr="00B7283A">
        <w:rPr>
          <w:highlight w:val="white"/>
        </w:rPr>
        <w:t xml:space="preserve">      Backpatch(leftExpression.Symbol.TrueSet, rightExpression.LongList);</w:t>
      </w:r>
    </w:p>
    <w:p w14:paraId="3534363D" w14:textId="77777777" w:rsidR="00B7283A" w:rsidRPr="00B7283A" w:rsidRDefault="00B7283A" w:rsidP="00B7283A">
      <w:pPr>
        <w:pStyle w:val="Code"/>
        <w:rPr>
          <w:highlight w:val="white"/>
        </w:rPr>
      </w:pPr>
      <w:r w:rsidRPr="00B7283A">
        <w:rPr>
          <w:highlight w:val="white"/>
        </w:rPr>
        <w:t xml:space="preserve">      Symbol symbol = new Symbol(rightExpression.Symbol.TrueSet, falseSet);</w:t>
      </w:r>
    </w:p>
    <w:p w14:paraId="2F11A31E" w14:textId="77777777" w:rsidR="00B7283A" w:rsidRPr="00B7283A" w:rsidRDefault="00B7283A" w:rsidP="00B7283A">
      <w:pPr>
        <w:pStyle w:val="Code"/>
        <w:rPr>
          <w:highlight w:val="white"/>
        </w:rPr>
      </w:pPr>
      <w:r w:rsidRPr="00B7283A">
        <w:rPr>
          <w:highlight w:val="white"/>
        </w:rPr>
        <w:t xml:space="preserve">    </w:t>
      </w:r>
    </w:p>
    <w:p w14:paraId="52AB9163" w14:textId="77777777" w:rsidR="00B7283A" w:rsidRPr="00B7283A" w:rsidRDefault="00B7283A" w:rsidP="00B7283A">
      <w:pPr>
        <w:pStyle w:val="Code"/>
        <w:rPr>
          <w:highlight w:val="white"/>
        </w:rPr>
      </w:pPr>
      <w:r w:rsidRPr="00B7283A">
        <w:rPr>
          <w:highlight w:val="white"/>
        </w:rPr>
        <w:t xml:space="preserve">      List&lt;MiddleCode&gt; longList = new List&lt;MiddleCode&gt;();</w:t>
      </w:r>
    </w:p>
    <w:p w14:paraId="1AF5547D" w14:textId="77777777" w:rsidR="00B7283A" w:rsidRPr="00B7283A" w:rsidRDefault="00B7283A" w:rsidP="00B7283A">
      <w:pPr>
        <w:pStyle w:val="Code"/>
        <w:rPr>
          <w:highlight w:val="white"/>
        </w:rPr>
      </w:pPr>
      <w:r w:rsidRPr="00B7283A">
        <w:rPr>
          <w:highlight w:val="white"/>
        </w:rPr>
        <w:t xml:space="preserve">      longList.AddRange(leftExpression.LongList);</w:t>
      </w:r>
    </w:p>
    <w:p w14:paraId="50B70ADD" w14:textId="77777777" w:rsidR="00B7283A" w:rsidRPr="00B7283A" w:rsidRDefault="00B7283A" w:rsidP="00B7283A">
      <w:pPr>
        <w:pStyle w:val="Code"/>
        <w:rPr>
          <w:highlight w:val="white"/>
        </w:rPr>
      </w:pPr>
      <w:r w:rsidRPr="00B7283A">
        <w:rPr>
          <w:highlight w:val="white"/>
        </w:rPr>
        <w:t xml:space="preserve">      longList.AddRange(rightExpression.LongList);</w:t>
      </w:r>
    </w:p>
    <w:p w14:paraId="192896C1" w14:textId="77777777" w:rsidR="00B7283A" w:rsidRPr="00B7283A" w:rsidRDefault="00B7283A" w:rsidP="00B7283A">
      <w:pPr>
        <w:pStyle w:val="Code"/>
        <w:rPr>
          <w:highlight w:val="white"/>
        </w:rPr>
      </w:pPr>
    </w:p>
    <w:p w14:paraId="452C351E" w14:textId="77777777" w:rsidR="00B7283A" w:rsidRPr="00B7283A" w:rsidRDefault="00B7283A" w:rsidP="00B7283A">
      <w:pPr>
        <w:pStyle w:val="Code"/>
        <w:rPr>
          <w:highlight w:val="white"/>
        </w:rPr>
      </w:pPr>
      <w:r w:rsidRPr="00B7283A">
        <w:rPr>
          <w:highlight w:val="white"/>
        </w:rPr>
        <w:t xml:space="preserve">      List&lt;MiddleCode&gt; shortList = new List&lt;MiddleCode&gt;();</w:t>
      </w:r>
    </w:p>
    <w:p w14:paraId="4BFE92EB" w14:textId="77777777" w:rsidR="00B7283A" w:rsidRPr="00B7283A" w:rsidRDefault="00B7283A" w:rsidP="00B7283A">
      <w:pPr>
        <w:pStyle w:val="Code"/>
        <w:rPr>
          <w:highlight w:val="white"/>
        </w:rPr>
      </w:pPr>
      <w:r w:rsidRPr="00B7283A">
        <w:rPr>
          <w:highlight w:val="white"/>
        </w:rPr>
        <w:t xml:space="preserve">      shortList.AddRange(leftExpression.ShortList);</w:t>
      </w:r>
    </w:p>
    <w:p w14:paraId="0057251B" w14:textId="77777777" w:rsidR="00B7283A" w:rsidRPr="00B7283A" w:rsidRDefault="00B7283A" w:rsidP="00B7283A">
      <w:pPr>
        <w:pStyle w:val="Code"/>
        <w:rPr>
          <w:highlight w:val="white"/>
        </w:rPr>
      </w:pPr>
      <w:r w:rsidRPr="00B7283A">
        <w:rPr>
          <w:highlight w:val="white"/>
        </w:rPr>
        <w:t xml:space="preserve">      shortList.AddRange(rightExpression.ShortList);</w:t>
      </w:r>
    </w:p>
    <w:p w14:paraId="2A372738" w14:textId="77777777" w:rsidR="00B7283A" w:rsidRPr="00B7283A" w:rsidRDefault="00B7283A" w:rsidP="00B7283A">
      <w:pPr>
        <w:pStyle w:val="Code"/>
        <w:rPr>
          <w:highlight w:val="white"/>
        </w:rPr>
      </w:pPr>
    </w:p>
    <w:p w14:paraId="20E861D8" w14:textId="77777777" w:rsidR="00B7283A" w:rsidRPr="00B7283A" w:rsidRDefault="00B7283A" w:rsidP="00B7283A">
      <w:pPr>
        <w:pStyle w:val="Code"/>
        <w:rPr>
          <w:highlight w:val="white"/>
        </w:rPr>
      </w:pPr>
      <w:r w:rsidRPr="00B7283A">
        <w:rPr>
          <w:highlight w:val="white"/>
        </w:rPr>
        <w:t xml:space="preserve">      return (new Expression(symbol, shortList, longList));</w:t>
      </w:r>
    </w:p>
    <w:p w14:paraId="0DFE5CCF" w14:textId="77777777" w:rsidR="00B7283A" w:rsidRPr="00B7283A" w:rsidRDefault="00B7283A" w:rsidP="00B7283A">
      <w:pPr>
        <w:pStyle w:val="Code"/>
        <w:rPr>
          <w:highlight w:val="white"/>
        </w:rPr>
      </w:pPr>
      <w:r w:rsidRPr="00B7283A">
        <w:rPr>
          <w:highlight w:val="white"/>
        </w:rPr>
        <w:t xml:space="preserve">    }</w:t>
      </w:r>
    </w:p>
    <w:p w14:paraId="7E602509" w14:textId="48384ADE" w:rsidR="00654EB0" w:rsidRDefault="00B75EFB" w:rsidP="00B75EFB">
      <w:pPr>
        <w:pStyle w:val="Rubrik3"/>
        <w:rPr>
          <w:highlight w:val="white"/>
        </w:rPr>
      </w:pPr>
      <w:r>
        <w:rPr>
          <w:highlight w:val="white"/>
        </w:rPr>
        <w:t>Bitwise Expression</w:t>
      </w:r>
      <w:r w:rsidR="00A26FB4">
        <w:rPr>
          <w:highlight w:val="white"/>
        </w:rPr>
        <w:t>s</w:t>
      </w:r>
    </w:p>
    <w:p w14:paraId="77CB902D" w14:textId="56CA34D5" w:rsidR="00276604" w:rsidRDefault="00276604" w:rsidP="00276604">
      <w:pPr>
        <w:rPr>
          <w:color w:val="auto"/>
        </w:rPr>
      </w:pPr>
      <w:r>
        <w:t xml:space="preserve">Unlike the logical expressions in the previous section, the </w:t>
      </w:r>
      <w:r>
        <w:rPr>
          <w:rStyle w:val="CodeInText"/>
        </w:rPr>
        <w:t>inclucise-or</w:t>
      </w:r>
      <w:r>
        <w:t xml:space="preserve">, </w:t>
      </w:r>
      <w:r>
        <w:rPr>
          <w:rStyle w:val="CodeInText"/>
        </w:rPr>
        <w:t>exclusive-or</w:t>
      </w:r>
      <w:r>
        <w:t xml:space="preserve"> and </w:t>
      </w:r>
      <w:r>
        <w:rPr>
          <w:rStyle w:val="CodeInText"/>
        </w:rPr>
        <w:t>and</w:t>
      </w:r>
      <w:r>
        <w:t xml:space="preserve"> bitwise expression does not support lazy evaluation, which means that the right expressions is always evaluated regardless of the value of the left expression. Both the operands ha</w:t>
      </w:r>
      <w:r w:rsidR="00384FB6">
        <w:t>ve</w:t>
      </w:r>
      <w:r>
        <w:t xml:space="preserve"> to be integral and the result is integral.</w:t>
      </w:r>
    </w:p>
    <w:p w14:paraId="329CF001" w14:textId="0F3FD1B5" w:rsidR="006B74F2" w:rsidRDefault="006B74F2" w:rsidP="006B74F2">
      <w:pPr>
        <w:rPr>
          <w:highlight w:val="white"/>
        </w:rPr>
      </w:pPr>
      <w:r>
        <w:rPr>
          <w:highlight w:val="white"/>
        </w:rPr>
        <w:t xml:space="preserve">The are three bitwise operators: </w:t>
      </w:r>
      <w:r w:rsidRPr="006B74F2">
        <w:rPr>
          <w:rStyle w:val="KeyWord0"/>
          <w:highlight w:val="white"/>
        </w:rPr>
        <w:t>or</w:t>
      </w:r>
      <w:r>
        <w:rPr>
          <w:highlight w:val="white"/>
        </w:rPr>
        <w:t xml:space="preserve">, </w:t>
      </w:r>
      <w:r w:rsidRPr="006B74F2">
        <w:rPr>
          <w:rStyle w:val="KeyWord0"/>
          <w:highlight w:val="white"/>
        </w:rPr>
        <w:t>xor</w:t>
      </w:r>
      <w:r w:rsidR="0054070A">
        <w:rPr>
          <w:highlight w:val="white"/>
        </w:rPr>
        <w:t xml:space="preserve"> (exclusive or),</w:t>
      </w:r>
      <w:r>
        <w:rPr>
          <w:highlight w:val="white"/>
        </w:rPr>
        <w:t xml:space="preserve"> and </w:t>
      </w:r>
      <w:r w:rsidRPr="006B74F2">
        <w:rPr>
          <w:rStyle w:val="KeyWord0"/>
          <w:highlight w:val="white"/>
        </w:rPr>
        <w:t>and</w:t>
      </w:r>
      <w:r>
        <w:rPr>
          <w:highlight w:val="white"/>
        </w:rPr>
        <w:t>. They take two integer values and perform operations on each bit in the values:</w:t>
      </w:r>
    </w:p>
    <w:p w14:paraId="0A70EE27" w14:textId="77C1A42A" w:rsidR="0054070A" w:rsidRDefault="0054070A" w:rsidP="0054070A">
      <w:pPr>
        <w:pStyle w:val="Liststycke"/>
        <w:numPr>
          <w:ilvl w:val="0"/>
          <w:numId w:val="125"/>
        </w:numPr>
        <w:rPr>
          <w:highlight w:val="white"/>
        </w:rPr>
      </w:pPr>
      <w:r>
        <w:rPr>
          <w:highlight w:val="white"/>
        </w:rPr>
        <w:t xml:space="preserve">or: </w:t>
      </w:r>
      <w:r w:rsidR="007466BF">
        <w:rPr>
          <w:highlight w:val="white"/>
        </w:rPr>
        <w:t>one</w:t>
      </w:r>
      <w:r>
        <w:rPr>
          <w:highlight w:val="white"/>
        </w:rPr>
        <w:t xml:space="preserve"> if at least on</w:t>
      </w:r>
      <w:r w:rsidR="007466BF">
        <w:rPr>
          <w:highlight w:val="white"/>
        </w:rPr>
        <w:t>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296CF8CE" w14:textId="7BDDCB51" w:rsidR="0054070A" w:rsidRDefault="0054070A" w:rsidP="0054070A">
      <w:pPr>
        <w:pStyle w:val="Liststycke"/>
        <w:numPr>
          <w:ilvl w:val="0"/>
          <w:numId w:val="125"/>
        </w:numPr>
        <w:rPr>
          <w:highlight w:val="white"/>
        </w:rPr>
      </w:pPr>
      <w:r>
        <w:rPr>
          <w:highlight w:val="white"/>
        </w:rPr>
        <w:t xml:space="preserve">xor: </w:t>
      </w:r>
      <w:r w:rsidR="007466BF">
        <w:rPr>
          <w:highlight w:val="white"/>
        </w:rPr>
        <w:t>one</w:t>
      </w:r>
      <w:r>
        <w:rPr>
          <w:highlight w:val="white"/>
        </w:rPr>
        <w:t xml:space="preserve"> if at </w:t>
      </w:r>
      <w:r w:rsidR="007466BF">
        <w:rPr>
          <w:highlight w:val="white"/>
        </w:rPr>
        <w:t>exact one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5915F42C" w14:textId="576F682C" w:rsidR="0054070A" w:rsidRDefault="007466BF" w:rsidP="000B5DC4">
      <w:pPr>
        <w:pStyle w:val="Liststycke"/>
        <w:numPr>
          <w:ilvl w:val="0"/>
          <w:numId w:val="125"/>
        </w:numPr>
        <w:rPr>
          <w:highlight w:val="white"/>
        </w:rPr>
      </w:pPr>
      <w:r>
        <w:rPr>
          <w:highlight w:val="white"/>
        </w:rPr>
        <w:t xml:space="preserve">and: one if at </w:t>
      </w:r>
      <w:r w:rsidR="009F6098">
        <w:rPr>
          <w:highlight w:val="white"/>
        </w:rPr>
        <w:t>both</w:t>
      </w:r>
      <w:r>
        <w:rPr>
          <w:highlight w:val="white"/>
        </w:rPr>
        <w:t xml:space="preserve"> value</w:t>
      </w:r>
      <w:r w:rsidR="009F6098">
        <w:rPr>
          <w:highlight w:val="white"/>
        </w:rPr>
        <w:t>s are</w:t>
      </w:r>
      <w:r>
        <w:rPr>
          <w:highlight w:val="white"/>
        </w:rPr>
        <w:t xml:space="preserve"> one, zero otherwise</w:t>
      </w:r>
    </w:p>
    <w:p w14:paraId="67FC36C0" w14:textId="7C4073F0" w:rsidR="00025E09" w:rsidRPr="008201C3" w:rsidRDefault="00025E09" w:rsidP="008201C3">
      <w:pPr>
        <w:rPr>
          <w:highlight w:val="white"/>
          <w:lang w:val="sv-SE"/>
        </w:rPr>
      </w:pPr>
      <w:r>
        <w:rPr>
          <w:highlight w:val="white"/>
        </w:rPr>
        <w:t>The expressions ha</w:t>
      </w:r>
      <w:r w:rsidR="006C7CF0">
        <w:rPr>
          <w:highlight w:val="white"/>
        </w:rPr>
        <w:t>ve</w:t>
      </w:r>
      <w:r>
        <w:rPr>
          <w:highlight w:val="white"/>
        </w:rPr>
        <w:t xml:space="preserve"> one rule each since they have different precedence</w:t>
      </w:r>
      <w:r w:rsidR="008201C3">
        <w:rPr>
          <w:highlight w:val="white"/>
        </w:rPr>
        <w:t xml:space="preserve">, but they call the same method: </w:t>
      </w:r>
      <w:r w:rsidR="008201C3" w:rsidRPr="008201C3">
        <w:rPr>
          <w:rStyle w:val="KeyWord0"/>
          <w:highlight w:val="white"/>
        </w:rPr>
        <w:t>BitwiseExpression</w:t>
      </w:r>
      <w:r w:rsidR="008201C3">
        <w:rPr>
          <w:highlight w:val="white"/>
          <w:lang w:val="sv-SE"/>
        </w:rPr>
        <w:t xml:space="preserve"> in </w:t>
      </w:r>
      <w:r w:rsidR="008201C3" w:rsidRPr="008201C3">
        <w:rPr>
          <w:rStyle w:val="KeyWord0"/>
          <w:highlight w:val="white"/>
        </w:rPr>
        <w:t>MiddleCodeGenerator</w:t>
      </w:r>
      <w:r w:rsidR="008201C3">
        <w:rPr>
          <w:highlight w:val="white"/>
          <w:lang w:val="sv-SE"/>
        </w:rPr>
        <w:t>.</w:t>
      </w:r>
    </w:p>
    <w:p w14:paraId="3CBEE1E9" w14:textId="6BA72FE8" w:rsidR="00B75EFB" w:rsidRDefault="00B75EFB" w:rsidP="00B75EFB">
      <w:pPr>
        <w:pStyle w:val="CodeHeader"/>
        <w:rPr>
          <w:highlight w:val="white"/>
        </w:rPr>
      </w:pPr>
      <w:r>
        <w:rPr>
          <w:highlight w:val="white"/>
        </w:rPr>
        <w:t>MainParser.gppg</w:t>
      </w:r>
    </w:p>
    <w:p w14:paraId="5EB29BA2" w14:textId="07B28E12" w:rsidR="00B75EFB" w:rsidRDefault="00B75EFB" w:rsidP="00B75EFB">
      <w:pPr>
        <w:pStyle w:val="Code"/>
        <w:rPr>
          <w:highlight w:val="white"/>
          <w:lang w:val="sv-SE"/>
        </w:rPr>
      </w:pPr>
      <w:r>
        <w:rPr>
          <w:highlight w:val="white"/>
          <w:lang w:val="sv-SE"/>
        </w:rPr>
        <w:t>bitwise_</w:t>
      </w:r>
      <w:r w:rsidR="00414C74">
        <w:rPr>
          <w:highlight w:val="white"/>
          <w:lang w:val="sv-SE"/>
        </w:rPr>
        <w:t>or</w:t>
      </w:r>
      <w:r>
        <w:rPr>
          <w:highlight w:val="white"/>
          <w:lang w:val="sv-SE"/>
        </w:rPr>
        <w:t>_expression:</w:t>
      </w:r>
    </w:p>
    <w:p w14:paraId="050974F1" w14:textId="77777777" w:rsidR="00B75EFB" w:rsidRDefault="00B75EFB" w:rsidP="00B75EFB">
      <w:pPr>
        <w:pStyle w:val="Code"/>
        <w:rPr>
          <w:highlight w:val="white"/>
          <w:lang w:val="sv-SE"/>
        </w:rPr>
      </w:pPr>
      <w:r>
        <w:rPr>
          <w:highlight w:val="white"/>
          <w:lang w:val="sv-SE"/>
        </w:rPr>
        <w:t xml:space="preserve">    bitwise_xor_expression {</w:t>
      </w:r>
    </w:p>
    <w:p w14:paraId="56D7E1EB" w14:textId="77777777" w:rsidR="00B75EFB" w:rsidRDefault="00B75EFB" w:rsidP="00B75EFB">
      <w:pPr>
        <w:pStyle w:val="Code"/>
        <w:rPr>
          <w:highlight w:val="white"/>
          <w:lang w:val="sv-SE"/>
        </w:rPr>
      </w:pPr>
      <w:r>
        <w:rPr>
          <w:highlight w:val="white"/>
          <w:lang w:val="sv-SE"/>
        </w:rPr>
        <w:t xml:space="preserve">      $$ = $1;</w:t>
      </w:r>
    </w:p>
    <w:p w14:paraId="3302E032" w14:textId="77777777" w:rsidR="00B75EFB" w:rsidRDefault="00B75EFB" w:rsidP="00B75EFB">
      <w:pPr>
        <w:pStyle w:val="Code"/>
        <w:rPr>
          <w:highlight w:val="white"/>
          <w:lang w:val="sv-SE"/>
        </w:rPr>
      </w:pPr>
      <w:r>
        <w:rPr>
          <w:highlight w:val="white"/>
          <w:lang w:val="sv-SE"/>
        </w:rPr>
        <w:t xml:space="preserve">    }</w:t>
      </w:r>
    </w:p>
    <w:p w14:paraId="105FA041" w14:textId="09F06A32" w:rsidR="00B75EFB" w:rsidRDefault="00B75EFB" w:rsidP="00B75EFB">
      <w:pPr>
        <w:pStyle w:val="Code"/>
        <w:rPr>
          <w:highlight w:val="white"/>
          <w:lang w:val="sv-SE"/>
        </w:rPr>
      </w:pPr>
      <w:r>
        <w:rPr>
          <w:highlight w:val="white"/>
          <w:lang w:val="sv-SE"/>
        </w:rPr>
        <w:t xml:space="preserve">  | bitwise_</w:t>
      </w:r>
      <w:r w:rsidR="00414C74">
        <w:rPr>
          <w:highlight w:val="white"/>
          <w:lang w:val="sv-SE"/>
        </w:rPr>
        <w:t>or</w:t>
      </w:r>
      <w:r>
        <w:rPr>
          <w:highlight w:val="white"/>
          <w:lang w:val="sv-SE"/>
        </w:rPr>
        <w:t>_expression BITWISE_OR bitwise_xor_expression {</w:t>
      </w:r>
    </w:p>
    <w:p w14:paraId="3F939908" w14:textId="77777777" w:rsidR="00B75EFB" w:rsidRDefault="00B75EFB" w:rsidP="00B75EFB">
      <w:pPr>
        <w:pStyle w:val="Code"/>
        <w:rPr>
          <w:highlight w:val="white"/>
          <w:lang w:val="sv-SE"/>
        </w:rPr>
      </w:pPr>
      <w:r>
        <w:rPr>
          <w:highlight w:val="white"/>
          <w:lang w:val="sv-SE"/>
        </w:rPr>
        <w:t xml:space="preserve">      $$ = MiddleCodeGenerator.BitwiseExpression</w:t>
      </w:r>
    </w:p>
    <w:p w14:paraId="1C62A352" w14:textId="6C466532" w:rsidR="00B75EFB" w:rsidRDefault="00B75EFB" w:rsidP="00B75EFB">
      <w:pPr>
        <w:pStyle w:val="Code"/>
        <w:rPr>
          <w:highlight w:val="white"/>
          <w:lang w:val="sv-SE"/>
        </w:rPr>
      </w:pPr>
      <w:r>
        <w:rPr>
          <w:highlight w:val="white"/>
          <w:lang w:val="sv-SE"/>
        </w:rPr>
        <w:t xml:space="preserve">           (MiddleOperator.Bitwise</w:t>
      </w:r>
      <w:r w:rsidR="00414C74">
        <w:rPr>
          <w:highlight w:val="white"/>
          <w:lang w:val="sv-SE"/>
        </w:rPr>
        <w:t>Or</w:t>
      </w:r>
      <w:r>
        <w:rPr>
          <w:highlight w:val="white"/>
          <w:lang w:val="sv-SE"/>
        </w:rPr>
        <w:t>, $1, $3);</w:t>
      </w:r>
    </w:p>
    <w:p w14:paraId="0F204B59" w14:textId="63700C8D" w:rsidR="00B75EFB" w:rsidRDefault="00B75EFB" w:rsidP="00B75EFB">
      <w:pPr>
        <w:pStyle w:val="Code"/>
        <w:rPr>
          <w:highlight w:val="white"/>
          <w:lang w:val="sv-SE"/>
        </w:rPr>
      </w:pPr>
      <w:r>
        <w:rPr>
          <w:highlight w:val="white"/>
          <w:lang w:val="sv-SE"/>
        </w:rPr>
        <w:t xml:space="preserve">    };</w:t>
      </w:r>
    </w:p>
    <w:p w14:paraId="5C9E7675" w14:textId="77777777" w:rsidR="00330396" w:rsidRDefault="00330396" w:rsidP="00B75EFB">
      <w:pPr>
        <w:pStyle w:val="Code"/>
        <w:rPr>
          <w:highlight w:val="white"/>
          <w:lang w:val="sv-SE"/>
        </w:rPr>
      </w:pPr>
    </w:p>
    <w:p w14:paraId="06B724E6" w14:textId="77777777" w:rsidR="00330396" w:rsidRDefault="00330396" w:rsidP="00330396">
      <w:pPr>
        <w:pStyle w:val="Code"/>
        <w:rPr>
          <w:highlight w:val="white"/>
          <w:lang w:val="sv-SE"/>
        </w:rPr>
      </w:pPr>
      <w:r>
        <w:rPr>
          <w:highlight w:val="white"/>
          <w:lang w:val="sv-SE"/>
        </w:rPr>
        <w:t>bitwise_xor_expression:</w:t>
      </w:r>
    </w:p>
    <w:p w14:paraId="3B0F45D9" w14:textId="77777777" w:rsidR="00330396" w:rsidRDefault="00330396" w:rsidP="00330396">
      <w:pPr>
        <w:pStyle w:val="Code"/>
        <w:rPr>
          <w:highlight w:val="white"/>
          <w:lang w:val="sv-SE"/>
        </w:rPr>
      </w:pPr>
      <w:r>
        <w:rPr>
          <w:highlight w:val="white"/>
          <w:lang w:val="sv-SE"/>
        </w:rPr>
        <w:t xml:space="preserve">    bitwise_and_expression {</w:t>
      </w:r>
    </w:p>
    <w:p w14:paraId="53F77BCF" w14:textId="77777777" w:rsidR="00330396" w:rsidRDefault="00330396" w:rsidP="00330396">
      <w:pPr>
        <w:pStyle w:val="Code"/>
        <w:rPr>
          <w:highlight w:val="white"/>
          <w:lang w:val="sv-SE"/>
        </w:rPr>
      </w:pPr>
      <w:r>
        <w:rPr>
          <w:highlight w:val="white"/>
          <w:lang w:val="sv-SE"/>
        </w:rPr>
        <w:t xml:space="preserve">      $$ = $1;</w:t>
      </w:r>
    </w:p>
    <w:p w14:paraId="58559634" w14:textId="77777777" w:rsidR="00330396" w:rsidRDefault="00330396" w:rsidP="00330396">
      <w:pPr>
        <w:pStyle w:val="Code"/>
        <w:rPr>
          <w:highlight w:val="white"/>
          <w:lang w:val="sv-SE"/>
        </w:rPr>
      </w:pPr>
      <w:r>
        <w:rPr>
          <w:highlight w:val="white"/>
          <w:lang w:val="sv-SE"/>
        </w:rPr>
        <w:t xml:space="preserve">    }</w:t>
      </w:r>
    </w:p>
    <w:p w14:paraId="66703935" w14:textId="77777777" w:rsidR="00330396" w:rsidRDefault="00330396" w:rsidP="00330396">
      <w:pPr>
        <w:pStyle w:val="Code"/>
        <w:rPr>
          <w:highlight w:val="white"/>
          <w:lang w:val="sv-SE"/>
        </w:rPr>
      </w:pPr>
      <w:r>
        <w:rPr>
          <w:highlight w:val="white"/>
          <w:lang w:val="sv-SE"/>
        </w:rPr>
        <w:t xml:space="preserve">  | bitwise_xor_expression BITWISE_XOR bitwise_and_expression {</w:t>
      </w:r>
    </w:p>
    <w:p w14:paraId="7A4F8ACE" w14:textId="77777777" w:rsidR="00330396" w:rsidRDefault="00330396" w:rsidP="00330396">
      <w:pPr>
        <w:pStyle w:val="Code"/>
        <w:rPr>
          <w:highlight w:val="white"/>
          <w:lang w:val="sv-SE"/>
        </w:rPr>
      </w:pPr>
      <w:r>
        <w:rPr>
          <w:highlight w:val="white"/>
          <w:lang w:val="sv-SE"/>
        </w:rPr>
        <w:t xml:space="preserve">      $$ = MiddleCodeGenerator.BitwiseExpression</w:t>
      </w:r>
    </w:p>
    <w:p w14:paraId="588CF7E5" w14:textId="77777777" w:rsidR="00330396" w:rsidRDefault="00330396" w:rsidP="00330396">
      <w:pPr>
        <w:pStyle w:val="Code"/>
        <w:rPr>
          <w:highlight w:val="white"/>
          <w:lang w:val="sv-SE"/>
        </w:rPr>
      </w:pPr>
      <w:r>
        <w:rPr>
          <w:highlight w:val="white"/>
          <w:lang w:val="sv-SE"/>
        </w:rPr>
        <w:lastRenderedPageBreak/>
        <w:t xml:space="preserve">           (MiddleOperator.BitwiseXOr, $1, $3);</w:t>
      </w:r>
    </w:p>
    <w:p w14:paraId="330EFE29" w14:textId="77777777" w:rsidR="00330396" w:rsidRDefault="00330396" w:rsidP="00330396">
      <w:pPr>
        <w:pStyle w:val="Code"/>
        <w:rPr>
          <w:highlight w:val="white"/>
          <w:lang w:val="sv-SE"/>
        </w:rPr>
      </w:pPr>
      <w:r>
        <w:rPr>
          <w:highlight w:val="white"/>
          <w:lang w:val="sv-SE"/>
        </w:rPr>
        <w:t xml:space="preserve">    };</w:t>
      </w:r>
    </w:p>
    <w:p w14:paraId="613928EF" w14:textId="77777777" w:rsidR="00330396" w:rsidRDefault="00330396" w:rsidP="00330396">
      <w:pPr>
        <w:pStyle w:val="Code"/>
        <w:rPr>
          <w:highlight w:val="white"/>
          <w:lang w:val="sv-SE"/>
        </w:rPr>
      </w:pPr>
    </w:p>
    <w:p w14:paraId="68E441F2" w14:textId="77777777" w:rsidR="00330396" w:rsidRDefault="00330396" w:rsidP="00330396">
      <w:pPr>
        <w:pStyle w:val="Code"/>
        <w:rPr>
          <w:highlight w:val="white"/>
          <w:lang w:val="sv-SE"/>
        </w:rPr>
      </w:pPr>
      <w:r>
        <w:rPr>
          <w:highlight w:val="white"/>
          <w:lang w:val="sv-SE"/>
        </w:rPr>
        <w:t>bitwise_and_expression:</w:t>
      </w:r>
    </w:p>
    <w:p w14:paraId="17C2DB0D" w14:textId="77777777" w:rsidR="00330396" w:rsidRDefault="00330396" w:rsidP="00330396">
      <w:pPr>
        <w:pStyle w:val="Code"/>
        <w:rPr>
          <w:highlight w:val="white"/>
          <w:lang w:val="sv-SE"/>
        </w:rPr>
      </w:pPr>
      <w:r>
        <w:rPr>
          <w:highlight w:val="white"/>
          <w:lang w:val="sv-SE"/>
        </w:rPr>
        <w:t xml:space="preserve">    equality_expression {</w:t>
      </w:r>
    </w:p>
    <w:p w14:paraId="295A380C" w14:textId="77777777" w:rsidR="00330396" w:rsidRDefault="00330396" w:rsidP="00330396">
      <w:pPr>
        <w:pStyle w:val="Code"/>
        <w:rPr>
          <w:highlight w:val="white"/>
          <w:lang w:val="sv-SE"/>
        </w:rPr>
      </w:pPr>
      <w:r>
        <w:rPr>
          <w:highlight w:val="white"/>
          <w:lang w:val="sv-SE"/>
        </w:rPr>
        <w:t xml:space="preserve">      $$ = $1;</w:t>
      </w:r>
    </w:p>
    <w:p w14:paraId="0524F24A" w14:textId="77777777" w:rsidR="00330396" w:rsidRDefault="00330396" w:rsidP="00330396">
      <w:pPr>
        <w:pStyle w:val="Code"/>
        <w:rPr>
          <w:highlight w:val="white"/>
          <w:lang w:val="sv-SE"/>
        </w:rPr>
      </w:pPr>
      <w:r>
        <w:rPr>
          <w:highlight w:val="white"/>
          <w:lang w:val="sv-SE"/>
        </w:rPr>
        <w:t xml:space="preserve">    }</w:t>
      </w:r>
    </w:p>
    <w:p w14:paraId="756FB0C2" w14:textId="77777777" w:rsidR="00330396" w:rsidRDefault="00330396" w:rsidP="00330396">
      <w:pPr>
        <w:pStyle w:val="Code"/>
        <w:rPr>
          <w:highlight w:val="white"/>
          <w:lang w:val="sv-SE"/>
        </w:rPr>
      </w:pPr>
      <w:r>
        <w:rPr>
          <w:highlight w:val="white"/>
          <w:lang w:val="sv-SE"/>
        </w:rPr>
        <w:t xml:space="preserve">  | bitwise_and_expression AMPERSAND equality_expression {</w:t>
      </w:r>
    </w:p>
    <w:p w14:paraId="58DD054D" w14:textId="77777777" w:rsidR="00330396" w:rsidRDefault="00330396" w:rsidP="00330396">
      <w:pPr>
        <w:pStyle w:val="Code"/>
        <w:rPr>
          <w:highlight w:val="white"/>
          <w:lang w:val="sv-SE"/>
        </w:rPr>
      </w:pPr>
      <w:r>
        <w:rPr>
          <w:highlight w:val="white"/>
          <w:lang w:val="sv-SE"/>
        </w:rPr>
        <w:t xml:space="preserve">      $$ = MiddleCodeGenerator.BitwiseExpression</w:t>
      </w:r>
    </w:p>
    <w:p w14:paraId="32213A82" w14:textId="77777777" w:rsidR="00330396" w:rsidRDefault="00330396" w:rsidP="00330396">
      <w:pPr>
        <w:pStyle w:val="Code"/>
        <w:rPr>
          <w:highlight w:val="white"/>
          <w:lang w:val="sv-SE"/>
        </w:rPr>
      </w:pPr>
      <w:r>
        <w:rPr>
          <w:highlight w:val="white"/>
          <w:lang w:val="sv-SE"/>
        </w:rPr>
        <w:t xml:space="preserve">           (MiddleOperator.BitwiseAnd, $1, $3);</w:t>
      </w:r>
    </w:p>
    <w:p w14:paraId="10F60E80" w14:textId="53F2E9A4" w:rsidR="00330396" w:rsidRDefault="00330396" w:rsidP="00B75EFB">
      <w:pPr>
        <w:pStyle w:val="Code"/>
        <w:rPr>
          <w:highlight w:val="white"/>
          <w:lang w:val="sv-SE"/>
        </w:rPr>
      </w:pPr>
      <w:r>
        <w:rPr>
          <w:highlight w:val="white"/>
          <w:lang w:val="sv-SE"/>
        </w:rPr>
        <w:t xml:space="preserve">    };</w:t>
      </w:r>
    </w:p>
    <w:p w14:paraId="48E63C15" w14:textId="28FA1484" w:rsidR="00B75EFB" w:rsidRDefault="00B75EFB" w:rsidP="00B75EFB">
      <w:pPr>
        <w:pStyle w:val="CodeHeader"/>
        <w:rPr>
          <w:highlight w:val="white"/>
        </w:rPr>
      </w:pPr>
      <w:r>
        <w:rPr>
          <w:highlight w:val="white"/>
        </w:rPr>
        <w:t>MiddleCodeGenerator.cs</w:t>
      </w:r>
    </w:p>
    <w:p w14:paraId="7221C4D9" w14:textId="77777777" w:rsidR="000C43DB" w:rsidRPr="000C43DB" w:rsidRDefault="000C43DB" w:rsidP="000C43DB">
      <w:pPr>
        <w:pStyle w:val="Code"/>
        <w:rPr>
          <w:highlight w:val="white"/>
        </w:rPr>
      </w:pPr>
      <w:r w:rsidRPr="000C43DB">
        <w:rPr>
          <w:highlight w:val="white"/>
        </w:rPr>
        <w:t xml:space="preserve">    public static Expression BitwiseExpression(MiddleOperator middleOp,</w:t>
      </w:r>
    </w:p>
    <w:p w14:paraId="1489A854" w14:textId="77777777" w:rsidR="000C43DB" w:rsidRPr="000C43DB" w:rsidRDefault="000C43DB" w:rsidP="000C43DB">
      <w:pPr>
        <w:pStyle w:val="Code"/>
        <w:rPr>
          <w:highlight w:val="white"/>
        </w:rPr>
      </w:pPr>
      <w:r w:rsidRPr="000C43DB">
        <w:rPr>
          <w:highlight w:val="white"/>
        </w:rPr>
        <w:t xml:space="preserve">                                               Expression leftExpression,</w:t>
      </w:r>
    </w:p>
    <w:p w14:paraId="000B5CC9" w14:textId="2F5C217D" w:rsidR="000C43DB" w:rsidRDefault="000C43DB" w:rsidP="000C43DB">
      <w:pPr>
        <w:pStyle w:val="Code"/>
        <w:rPr>
          <w:highlight w:val="white"/>
        </w:rPr>
      </w:pPr>
      <w:r w:rsidRPr="000C43DB">
        <w:rPr>
          <w:highlight w:val="white"/>
        </w:rPr>
        <w:t xml:space="preserve">                                               Expression rightExpression) {</w:t>
      </w:r>
    </w:p>
    <w:p w14:paraId="5FCA3E56" w14:textId="77777777" w:rsidR="000843D9" w:rsidRDefault="000843D9" w:rsidP="000843D9">
      <w:pPr>
        <w:rPr>
          <w:highlight w:val="white"/>
        </w:rPr>
      </w:pPr>
      <w:r>
        <w:rPr>
          <w:highlight w:val="white"/>
        </w:rPr>
        <w:t>If the expresion can be evaluated to a constant value, we return the constant expression.</w:t>
      </w:r>
    </w:p>
    <w:p w14:paraId="24059FEF" w14:textId="10D46989" w:rsidR="000C43DB" w:rsidRDefault="000C43DB" w:rsidP="000C43DB">
      <w:pPr>
        <w:pStyle w:val="Code"/>
        <w:rPr>
          <w:highlight w:val="white"/>
        </w:rPr>
      </w:pPr>
      <w:r w:rsidRPr="000C43DB">
        <w:rPr>
          <w:highlight w:val="white"/>
        </w:rPr>
        <w:t xml:space="preserve">      Expression </w:t>
      </w:r>
      <w:r w:rsidR="00B324EF">
        <w:rPr>
          <w:highlight w:val="white"/>
        </w:rPr>
        <w:t>constantExpression</w:t>
      </w:r>
      <w:r w:rsidRPr="000C43DB">
        <w:rPr>
          <w:highlight w:val="white"/>
        </w:rPr>
        <w:t xml:space="preserve"> =</w:t>
      </w:r>
      <w:r>
        <w:rPr>
          <w:highlight w:val="white"/>
        </w:rPr>
        <w:t xml:space="preserve"> </w:t>
      </w:r>
      <w:r w:rsidRPr="000C43DB">
        <w:rPr>
          <w:highlight w:val="white"/>
        </w:rPr>
        <w:t>ConstantExpression.</w:t>
      </w:r>
    </w:p>
    <w:p w14:paraId="4EF33C52" w14:textId="4CA0051E" w:rsidR="000C43DB" w:rsidRDefault="000C43DB" w:rsidP="000C43DB">
      <w:pPr>
        <w:pStyle w:val="Code"/>
        <w:rPr>
          <w:highlight w:val="white"/>
        </w:rPr>
      </w:pPr>
      <w:r>
        <w:rPr>
          <w:highlight w:val="white"/>
        </w:rPr>
        <w:t xml:space="preserve">         </w:t>
      </w:r>
      <w:r w:rsidRPr="000C43DB">
        <w:rPr>
          <w:highlight w:val="white"/>
        </w:rPr>
        <w:t>Arithmetic(middleOp, leftExpression, rightExpression);</w:t>
      </w:r>
    </w:p>
    <w:p w14:paraId="31F1294A" w14:textId="77777777" w:rsidR="00914F76" w:rsidRPr="000C43DB" w:rsidRDefault="00914F76" w:rsidP="000C43DB">
      <w:pPr>
        <w:pStyle w:val="Code"/>
        <w:rPr>
          <w:highlight w:val="white"/>
        </w:rPr>
      </w:pPr>
    </w:p>
    <w:p w14:paraId="645E038F" w14:textId="43E2C64F" w:rsidR="000C43DB" w:rsidRPr="000C43DB" w:rsidRDefault="000C43DB" w:rsidP="000C43DB">
      <w:pPr>
        <w:pStyle w:val="Code"/>
        <w:rPr>
          <w:highlight w:val="white"/>
        </w:rPr>
      </w:pPr>
      <w:r w:rsidRPr="000C43DB">
        <w:rPr>
          <w:highlight w:val="white"/>
        </w:rPr>
        <w:t xml:space="preserve">      if (</w:t>
      </w:r>
      <w:r w:rsidR="00B324EF">
        <w:rPr>
          <w:highlight w:val="white"/>
        </w:rPr>
        <w:t>constantExpression</w:t>
      </w:r>
      <w:r w:rsidRPr="000C43DB">
        <w:rPr>
          <w:highlight w:val="white"/>
        </w:rPr>
        <w:t xml:space="preserve"> != null) {</w:t>
      </w:r>
    </w:p>
    <w:p w14:paraId="05BB7066" w14:textId="110D3EF4" w:rsidR="000C43DB" w:rsidRPr="000C43DB" w:rsidRDefault="000C43DB" w:rsidP="000C43DB">
      <w:pPr>
        <w:pStyle w:val="Code"/>
        <w:rPr>
          <w:highlight w:val="white"/>
        </w:rPr>
      </w:pPr>
      <w:r w:rsidRPr="000C43DB">
        <w:rPr>
          <w:highlight w:val="white"/>
        </w:rPr>
        <w:t xml:space="preserve">        return </w:t>
      </w:r>
      <w:r w:rsidR="00B324EF">
        <w:rPr>
          <w:highlight w:val="white"/>
        </w:rPr>
        <w:t>constantExpression</w:t>
      </w:r>
      <w:r w:rsidRPr="000C43DB">
        <w:rPr>
          <w:highlight w:val="white"/>
        </w:rPr>
        <w:t>;</w:t>
      </w:r>
    </w:p>
    <w:p w14:paraId="02D3BEAB" w14:textId="77777777" w:rsidR="000C43DB" w:rsidRPr="000C43DB" w:rsidRDefault="000C43DB" w:rsidP="000C43DB">
      <w:pPr>
        <w:pStyle w:val="Code"/>
        <w:rPr>
          <w:highlight w:val="white"/>
        </w:rPr>
      </w:pPr>
      <w:r w:rsidRPr="000C43DB">
        <w:rPr>
          <w:highlight w:val="white"/>
        </w:rPr>
        <w:t xml:space="preserve">      }</w:t>
      </w:r>
    </w:p>
    <w:p w14:paraId="10464FC9" w14:textId="206A8A27" w:rsidR="000C43DB" w:rsidRPr="000C43DB" w:rsidRDefault="00FE2DED" w:rsidP="00FE2DED">
      <w:pPr>
        <w:rPr>
          <w:highlight w:val="white"/>
        </w:rPr>
      </w:pPr>
      <w:r>
        <w:rPr>
          <w:highlight w:val="white"/>
        </w:rPr>
        <w:t>We find the maximal type of the left and right expression.</w:t>
      </w:r>
    </w:p>
    <w:p w14:paraId="24DCAB3A" w14:textId="77777777" w:rsidR="006D1291" w:rsidRDefault="000C43DB" w:rsidP="000C43DB">
      <w:pPr>
        <w:pStyle w:val="Code"/>
        <w:rPr>
          <w:highlight w:val="white"/>
        </w:rPr>
      </w:pPr>
      <w:r w:rsidRPr="000C43DB">
        <w:rPr>
          <w:highlight w:val="white"/>
        </w:rPr>
        <w:t xml:space="preserve">      Type maxType = TypeCast.MaxType(leftExpression.Symbol.Type,</w:t>
      </w:r>
    </w:p>
    <w:p w14:paraId="746F8532" w14:textId="14F95171" w:rsidR="000C43DB" w:rsidRPr="000C43DB" w:rsidRDefault="006D1291" w:rsidP="000C43DB">
      <w:pPr>
        <w:pStyle w:val="Code"/>
        <w:rPr>
          <w:highlight w:val="white"/>
        </w:rPr>
      </w:pPr>
      <w:r>
        <w:rPr>
          <w:highlight w:val="white"/>
        </w:rPr>
        <w:t xml:space="preserve">                                     </w:t>
      </w:r>
      <w:r w:rsidR="000C43DB" w:rsidRPr="000C43DB">
        <w:rPr>
          <w:highlight w:val="white"/>
        </w:rPr>
        <w:t xml:space="preserve"> rightExpression.Symbol.Type);</w:t>
      </w:r>
    </w:p>
    <w:p w14:paraId="7555C253" w14:textId="77777777" w:rsidR="000C43DB" w:rsidRPr="000C43DB" w:rsidRDefault="000C43DB" w:rsidP="000C43DB">
      <w:pPr>
        <w:pStyle w:val="Code"/>
        <w:rPr>
          <w:highlight w:val="white"/>
        </w:rPr>
      </w:pPr>
      <w:r w:rsidRPr="000C43DB">
        <w:rPr>
          <w:highlight w:val="white"/>
        </w:rPr>
        <w:t xml:space="preserve">      Symbol resultSymbol = new Symbol(maxType);</w:t>
      </w:r>
    </w:p>
    <w:p w14:paraId="760CF165" w14:textId="2C396F5A" w:rsidR="000C43DB" w:rsidRPr="000C43DB" w:rsidRDefault="00CF588F" w:rsidP="0024044D">
      <w:pPr>
        <w:rPr>
          <w:highlight w:val="white"/>
        </w:rPr>
      </w:pPr>
      <w:r>
        <w:rPr>
          <w:highlight w:val="white"/>
        </w:rPr>
        <w:t xml:space="preserve">The type of the left and right expression must be </w:t>
      </w:r>
      <w:r w:rsidR="0024044D">
        <w:rPr>
          <w:highlight w:val="white"/>
        </w:rPr>
        <w:t>integral or pointer. Array, string, and functions are converted to pointers.</w:t>
      </w:r>
    </w:p>
    <w:p w14:paraId="6995AAA6" w14:textId="77777777" w:rsidR="000C43DB" w:rsidRPr="000C43DB" w:rsidRDefault="000C43DB" w:rsidP="000C43DB">
      <w:pPr>
        <w:pStyle w:val="Code"/>
        <w:rPr>
          <w:highlight w:val="white"/>
        </w:rPr>
      </w:pPr>
      <w:r w:rsidRPr="000C43DB">
        <w:rPr>
          <w:highlight w:val="white"/>
        </w:rPr>
        <w:t xml:space="preserve">      Assert.Error(maxType.IsIntegralPointerArrayStringOrFunction(),</w:t>
      </w:r>
    </w:p>
    <w:p w14:paraId="2DC07EFE" w14:textId="77777777" w:rsidR="000C43DB" w:rsidRPr="000C43DB" w:rsidRDefault="000C43DB" w:rsidP="000C43DB">
      <w:pPr>
        <w:pStyle w:val="Code"/>
        <w:rPr>
          <w:highlight w:val="white"/>
        </w:rPr>
      </w:pPr>
      <w:r w:rsidRPr="000C43DB">
        <w:rPr>
          <w:highlight w:val="white"/>
        </w:rPr>
        <w:t xml:space="preserve">                   maxType, Message.Invalid_type_in_bitwise_expression);</w:t>
      </w:r>
    </w:p>
    <w:p w14:paraId="4CD4A433" w14:textId="0CE6B69A" w:rsidR="000C43DB" w:rsidRPr="000C43DB" w:rsidRDefault="00074EBB" w:rsidP="00074EBB">
      <w:pPr>
        <w:rPr>
          <w:highlight w:val="white"/>
        </w:rPr>
      </w:pPr>
      <w:r>
        <w:rPr>
          <w:highlight w:val="white"/>
        </w:rPr>
        <w:t>We type cast both expressions into the maximal type.</w:t>
      </w:r>
    </w:p>
    <w:p w14:paraId="14AC0EC6" w14:textId="77777777" w:rsidR="000C43DB" w:rsidRPr="000C43DB" w:rsidRDefault="000C43DB" w:rsidP="000C43DB">
      <w:pPr>
        <w:pStyle w:val="Code"/>
        <w:rPr>
          <w:highlight w:val="white"/>
        </w:rPr>
      </w:pPr>
      <w:r w:rsidRPr="000C43DB">
        <w:rPr>
          <w:highlight w:val="white"/>
        </w:rPr>
        <w:t xml:space="preserve">      leftExpression = TypeCast.ImplicitCast(leftExpression, maxType);</w:t>
      </w:r>
    </w:p>
    <w:p w14:paraId="27BF7808" w14:textId="77777777" w:rsidR="000C43DB" w:rsidRPr="000C43DB" w:rsidRDefault="000C43DB" w:rsidP="000C43DB">
      <w:pPr>
        <w:pStyle w:val="Code"/>
        <w:rPr>
          <w:highlight w:val="white"/>
        </w:rPr>
      </w:pPr>
      <w:r w:rsidRPr="000C43DB">
        <w:rPr>
          <w:highlight w:val="white"/>
        </w:rPr>
        <w:t xml:space="preserve">      rightExpression = TypeCast.ImplicitCast(rightExpression, maxType);</w:t>
      </w:r>
    </w:p>
    <w:p w14:paraId="776C83EC" w14:textId="26147626" w:rsidR="000C43DB" w:rsidRPr="000C43DB" w:rsidRDefault="00F54792" w:rsidP="00E00AD0">
      <w:pPr>
        <w:rPr>
          <w:highlight w:val="white"/>
        </w:rPr>
      </w:pPr>
      <w:r>
        <w:rPr>
          <w:highlight w:val="white"/>
        </w:rPr>
        <w:t xml:space="preserve">The short list of the resulting expression is simply the short list of the </w:t>
      </w:r>
      <w:r w:rsidR="00E00AD0">
        <w:rPr>
          <w:highlight w:val="white"/>
        </w:rPr>
        <w:t>expressions.</w:t>
      </w:r>
    </w:p>
    <w:p w14:paraId="190DFDB5" w14:textId="77777777" w:rsidR="000C43DB" w:rsidRPr="000C43DB" w:rsidRDefault="000C43DB" w:rsidP="000C43DB">
      <w:pPr>
        <w:pStyle w:val="Code"/>
        <w:rPr>
          <w:highlight w:val="white"/>
        </w:rPr>
      </w:pPr>
      <w:r w:rsidRPr="000C43DB">
        <w:rPr>
          <w:highlight w:val="white"/>
        </w:rPr>
        <w:t xml:space="preserve">      List&lt;MiddleCode&gt; shortList = new List&lt;MiddleCode&gt;();</w:t>
      </w:r>
    </w:p>
    <w:p w14:paraId="48CABDBA" w14:textId="77777777" w:rsidR="000C43DB" w:rsidRPr="000C43DB" w:rsidRDefault="000C43DB" w:rsidP="000C43DB">
      <w:pPr>
        <w:pStyle w:val="Code"/>
        <w:rPr>
          <w:highlight w:val="white"/>
        </w:rPr>
      </w:pPr>
      <w:r w:rsidRPr="000C43DB">
        <w:rPr>
          <w:highlight w:val="white"/>
        </w:rPr>
        <w:t xml:space="preserve">      shortList.AddRange(leftExpression.ShortList);</w:t>
      </w:r>
    </w:p>
    <w:p w14:paraId="24DD7285" w14:textId="77777777" w:rsidR="000C43DB" w:rsidRPr="000C43DB" w:rsidRDefault="000C43DB" w:rsidP="000C43DB">
      <w:pPr>
        <w:pStyle w:val="Code"/>
        <w:rPr>
          <w:highlight w:val="white"/>
        </w:rPr>
      </w:pPr>
      <w:r w:rsidRPr="000C43DB">
        <w:rPr>
          <w:highlight w:val="white"/>
        </w:rPr>
        <w:t xml:space="preserve">      shortList.AddRange(rightExpression.ShortList);</w:t>
      </w:r>
    </w:p>
    <w:p w14:paraId="5E7F2C03" w14:textId="0D36852E" w:rsidR="000C43DB" w:rsidRPr="000C43DB" w:rsidRDefault="00E00AD0" w:rsidP="00E00AD0">
      <w:pPr>
        <w:rPr>
          <w:highlight w:val="white"/>
        </w:rPr>
      </w:pPr>
      <w:r>
        <w:rPr>
          <w:highlight w:val="white"/>
        </w:rPr>
        <w:t xml:space="preserve">The </w:t>
      </w:r>
      <w:r w:rsidR="00B27ED1">
        <w:rPr>
          <w:highlight w:val="white"/>
        </w:rPr>
        <w:t>long</w:t>
      </w:r>
      <w:r>
        <w:rPr>
          <w:highlight w:val="white"/>
        </w:rPr>
        <w:t xml:space="preserve"> list of the resulting expression is the </w:t>
      </w:r>
      <w:r w:rsidR="00B27ED1">
        <w:rPr>
          <w:highlight w:val="white"/>
        </w:rPr>
        <w:t>long</w:t>
      </w:r>
      <w:r>
        <w:rPr>
          <w:highlight w:val="white"/>
        </w:rPr>
        <w:t xml:space="preserve"> list of the expressions</w:t>
      </w:r>
      <w:r w:rsidR="00B27ED1">
        <w:rPr>
          <w:highlight w:val="white"/>
        </w:rPr>
        <w:t>, and the bitwise operation.</w:t>
      </w:r>
    </w:p>
    <w:p w14:paraId="4FC844CF" w14:textId="77777777" w:rsidR="000C43DB" w:rsidRPr="000C43DB" w:rsidRDefault="000C43DB" w:rsidP="000C43DB">
      <w:pPr>
        <w:pStyle w:val="Code"/>
        <w:rPr>
          <w:highlight w:val="white"/>
        </w:rPr>
      </w:pPr>
      <w:r w:rsidRPr="000C43DB">
        <w:rPr>
          <w:highlight w:val="white"/>
        </w:rPr>
        <w:t xml:space="preserve">      List&lt;MiddleCode&gt; longList = new List&lt;MiddleCode&gt;();</w:t>
      </w:r>
    </w:p>
    <w:p w14:paraId="51048B3F" w14:textId="77777777" w:rsidR="000C43DB" w:rsidRPr="000C43DB" w:rsidRDefault="000C43DB" w:rsidP="000C43DB">
      <w:pPr>
        <w:pStyle w:val="Code"/>
        <w:rPr>
          <w:highlight w:val="white"/>
        </w:rPr>
      </w:pPr>
      <w:r w:rsidRPr="000C43DB">
        <w:rPr>
          <w:highlight w:val="white"/>
        </w:rPr>
        <w:t xml:space="preserve">      longList.AddRange(leftExpression.LongList);</w:t>
      </w:r>
    </w:p>
    <w:p w14:paraId="365EC5C1" w14:textId="77777777" w:rsidR="000C43DB" w:rsidRPr="000C43DB" w:rsidRDefault="000C43DB" w:rsidP="000C43DB">
      <w:pPr>
        <w:pStyle w:val="Code"/>
        <w:rPr>
          <w:highlight w:val="white"/>
        </w:rPr>
      </w:pPr>
      <w:r w:rsidRPr="000C43DB">
        <w:rPr>
          <w:highlight w:val="white"/>
        </w:rPr>
        <w:t xml:space="preserve">      longList.AddRange(rightExpression.LongList);</w:t>
      </w:r>
    </w:p>
    <w:p w14:paraId="6CD55D18" w14:textId="77777777" w:rsidR="000C43DB" w:rsidRPr="000C43DB" w:rsidRDefault="000C43DB" w:rsidP="000C43DB">
      <w:pPr>
        <w:pStyle w:val="Code"/>
        <w:rPr>
          <w:highlight w:val="white"/>
        </w:rPr>
      </w:pPr>
    </w:p>
    <w:p w14:paraId="51B548C4" w14:textId="77777777" w:rsidR="006D1291" w:rsidRDefault="000C43DB" w:rsidP="000C43DB">
      <w:pPr>
        <w:pStyle w:val="Code"/>
        <w:rPr>
          <w:highlight w:val="white"/>
        </w:rPr>
      </w:pPr>
      <w:r w:rsidRPr="000C43DB">
        <w:rPr>
          <w:highlight w:val="white"/>
        </w:rPr>
        <w:t xml:space="preserve">      AddMiddleCode(longList, middleOp, resultSymbol,</w:t>
      </w:r>
    </w:p>
    <w:p w14:paraId="506155B5" w14:textId="3704DE8A" w:rsidR="000C43DB" w:rsidRPr="000C43DB" w:rsidRDefault="006D1291" w:rsidP="000C43DB">
      <w:pPr>
        <w:pStyle w:val="Code"/>
        <w:rPr>
          <w:highlight w:val="white"/>
        </w:rPr>
      </w:pPr>
      <w:r>
        <w:rPr>
          <w:highlight w:val="white"/>
        </w:rPr>
        <w:t xml:space="preserve">                   </w:t>
      </w:r>
      <w:r w:rsidR="000C43DB" w:rsidRPr="000C43DB">
        <w:rPr>
          <w:highlight w:val="white"/>
        </w:rPr>
        <w:t xml:space="preserve"> leftExpression.Symbol, rightExpression.Symbol);</w:t>
      </w:r>
    </w:p>
    <w:p w14:paraId="4121E17D" w14:textId="77777777" w:rsidR="000C43DB" w:rsidRPr="000C43DB" w:rsidRDefault="000C43DB" w:rsidP="000C43DB">
      <w:pPr>
        <w:pStyle w:val="Code"/>
        <w:rPr>
          <w:highlight w:val="white"/>
        </w:rPr>
      </w:pPr>
      <w:r w:rsidRPr="000C43DB">
        <w:rPr>
          <w:highlight w:val="white"/>
        </w:rPr>
        <w:t xml:space="preserve">      return (new Expression(resultSymbol, shortList, longList));</w:t>
      </w:r>
    </w:p>
    <w:p w14:paraId="4BD43EFE" w14:textId="77777777" w:rsidR="000C43DB" w:rsidRPr="000C43DB" w:rsidRDefault="000C43DB" w:rsidP="000C43DB">
      <w:pPr>
        <w:pStyle w:val="Code"/>
        <w:rPr>
          <w:highlight w:val="white"/>
        </w:rPr>
      </w:pPr>
      <w:r w:rsidRPr="000C43DB">
        <w:rPr>
          <w:highlight w:val="white"/>
        </w:rPr>
        <w:t xml:space="preserve">    }</w:t>
      </w:r>
    </w:p>
    <w:bookmarkEnd w:id="54"/>
    <w:bookmarkEnd w:id="55"/>
    <w:p w14:paraId="7BEBDE2B" w14:textId="6912D1EC" w:rsidR="00B045AA" w:rsidRDefault="00E863B5" w:rsidP="00B045AA">
      <w:pPr>
        <w:pStyle w:val="Rubrik3"/>
        <w:numPr>
          <w:ilvl w:val="2"/>
          <w:numId w:val="126"/>
        </w:numPr>
      </w:pPr>
      <w:r>
        <w:lastRenderedPageBreak/>
        <w:t>Shift Expression</w:t>
      </w:r>
    </w:p>
    <w:p w14:paraId="120C4CD0" w14:textId="6B609405" w:rsidR="0067682A" w:rsidRPr="0067682A" w:rsidRDefault="0067682A" w:rsidP="0067682A">
      <w:r>
        <w:t xml:space="preserve">The left </w:t>
      </w:r>
      <w:r w:rsidR="009E0119">
        <w:t xml:space="preserve">and right </w:t>
      </w:r>
      <w:r w:rsidR="0054493C">
        <w:t>expression</w:t>
      </w:r>
      <w:r w:rsidR="009E0119">
        <w:t xml:space="preserve"> of a shift expression must hold integral types. </w:t>
      </w:r>
      <w:r w:rsidR="003011D5">
        <w:t xml:space="preserve">The right expression is type cast to a </w:t>
      </w:r>
      <w:r w:rsidR="00C12BE6">
        <w:t>one-</w:t>
      </w:r>
      <w:r w:rsidR="00D95905">
        <w:t>byte</w:t>
      </w:r>
      <w:r w:rsidR="003011D5">
        <w:t xml:space="preserve"> </w:t>
      </w:r>
      <w:r w:rsidR="00E75D85">
        <w:t xml:space="preserve">integer </w:t>
      </w:r>
      <w:r w:rsidR="003011D5">
        <w:t>value.</w:t>
      </w:r>
    </w:p>
    <w:p w14:paraId="4D44A504" w14:textId="14B3CE99" w:rsidR="008E66E2" w:rsidRDefault="008E66E2" w:rsidP="008E66E2">
      <w:pPr>
        <w:pStyle w:val="CodeHeader"/>
      </w:pPr>
      <w:r>
        <w:t>MainParser.gppg</w:t>
      </w:r>
    </w:p>
    <w:p w14:paraId="76E21168" w14:textId="77777777" w:rsidR="00502C8E" w:rsidRDefault="00502C8E" w:rsidP="00502C8E">
      <w:pPr>
        <w:pStyle w:val="Code"/>
        <w:rPr>
          <w:highlight w:val="white"/>
          <w:lang w:val="sv-SE"/>
        </w:rPr>
      </w:pPr>
      <w:r>
        <w:rPr>
          <w:highlight w:val="white"/>
          <w:lang w:val="sv-SE"/>
        </w:rPr>
        <w:t>shift_expression:</w:t>
      </w:r>
    </w:p>
    <w:p w14:paraId="59C2BE1D" w14:textId="77777777" w:rsidR="00502C8E" w:rsidRDefault="00502C8E" w:rsidP="00502C8E">
      <w:pPr>
        <w:pStyle w:val="Code"/>
        <w:rPr>
          <w:highlight w:val="white"/>
          <w:lang w:val="sv-SE"/>
        </w:rPr>
      </w:pPr>
      <w:r>
        <w:rPr>
          <w:highlight w:val="white"/>
          <w:lang w:val="sv-SE"/>
        </w:rPr>
        <w:t xml:space="preserve">    add_expression {</w:t>
      </w:r>
    </w:p>
    <w:p w14:paraId="1F0437C7" w14:textId="77777777" w:rsidR="00502C8E" w:rsidRDefault="00502C8E" w:rsidP="00502C8E">
      <w:pPr>
        <w:pStyle w:val="Code"/>
        <w:rPr>
          <w:highlight w:val="white"/>
          <w:lang w:val="sv-SE"/>
        </w:rPr>
      </w:pPr>
      <w:r>
        <w:rPr>
          <w:highlight w:val="white"/>
          <w:lang w:val="sv-SE"/>
        </w:rPr>
        <w:t xml:space="preserve">      $$ = $1;</w:t>
      </w:r>
    </w:p>
    <w:p w14:paraId="7FDC8D94" w14:textId="77777777" w:rsidR="00502C8E" w:rsidRDefault="00502C8E" w:rsidP="00502C8E">
      <w:pPr>
        <w:pStyle w:val="Code"/>
        <w:rPr>
          <w:highlight w:val="white"/>
          <w:lang w:val="sv-SE"/>
        </w:rPr>
      </w:pPr>
      <w:r>
        <w:rPr>
          <w:highlight w:val="white"/>
          <w:lang w:val="sv-SE"/>
        </w:rPr>
        <w:t xml:space="preserve">    }</w:t>
      </w:r>
    </w:p>
    <w:p w14:paraId="4B306120" w14:textId="77777777" w:rsidR="00502C8E" w:rsidRDefault="00502C8E" w:rsidP="00502C8E">
      <w:pPr>
        <w:pStyle w:val="Code"/>
        <w:rPr>
          <w:highlight w:val="white"/>
          <w:lang w:val="sv-SE"/>
        </w:rPr>
      </w:pPr>
      <w:r>
        <w:rPr>
          <w:highlight w:val="white"/>
          <w:lang w:val="sv-SE"/>
        </w:rPr>
        <w:t xml:space="preserve">  | shift_expression shift_operator add_expression {</w:t>
      </w:r>
    </w:p>
    <w:p w14:paraId="1A0AD3EE" w14:textId="77777777" w:rsidR="00502C8E" w:rsidRDefault="00502C8E" w:rsidP="00502C8E">
      <w:pPr>
        <w:pStyle w:val="Code"/>
        <w:rPr>
          <w:highlight w:val="white"/>
          <w:lang w:val="sv-SE"/>
        </w:rPr>
      </w:pPr>
      <w:r>
        <w:rPr>
          <w:highlight w:val="white"/>
          <w:lang w:val="sv-SE"/>
        </w:rPr>
        <w:t xml:space="preserve">      $$ = MiddleCodeGenerator.ShiftExpression($2, $1, $3);</w:t>
      </w:r>
    </w:p>
    <w:p w14:paraId="2C7119FE" w14:textId="77777777" w:rsidR="00502C8E" w:rsidRDefault="00502C8E" w:rsidP="00502C8E">
      <w:pPr>
        <w:pStyle w:val="Code"/>
        <w:rPr>
          <w:highlight w:val="white"/>
          <w:lang w:val="sv-SE"/>
        </w:rPr>
      </w:pPr>
      <w:r>
        <w:rPr>
          <w:highlight w:val="white"/>
          <w:lang w:val="sv-SE"/>
        </w:rPr>
        <w:t xml:space="preserve">    };</w:t>
      </w:r>
    </w:p>
    <w:p w14:paraId="09FEF886" w14:textId="77777777" w:rsidR="00502C8E" w:rsidRDefault="00502C8E" w:rsidP="00502C8E">
      <w:pPr>
        <w:pStyle w:val="Code"/>
        <w:rPr>
          <w:highlight w:val="white"/>
          <w:lang w:val="sv-SE"/>
        </w:rPr>
      </w:pPr>
    </w:p>
    <w:p w14:paraId="1590D897" w14:textId="77777777" w:rsidR="00502C8E" w:rsidRDefault="00502C8E" w:rsidP="00502C8E">
      <w:pPr>
        <w:pStyle w:val="Code"/>
        <w:rPr>
          <w:highlight w:val="white"/>
          <w:lang w:val="sv-SE"/>
        </w:rPr>
      </w:pPr>
      <w:r>
        <w:rPr>
          <w:highlight w:val="white"/>
          <w:lang w:val="sv-SE"/>
        </w:rPr>
        <w:t>shift_operator:</w:t>
      </w:r>
    </w:p>
    <w:p w14:paraId="70D1DD43" w14:textId="77777777" w:rsidR="00502C8E" w:rsidRDefault="00502C8E" w:rsidP="00502C8E">
      <w:pPr>
        <w:pStyle w:val="Code"/>
        <w:rPr>
          <w:highlight w:val="white"/>
          <w:lang w:val="sv-SE"/>
        </w:rPr>
      </w:pPr>
      <w:r>
        <w:rPr>
          <w:highlight w:val="white"/>
          <w:lang w:val="sv-SE"/>
        </w:rPr>
        <w:t xml:space="preserve">    LEFT_SHIFT  { $$ = MiddleOperator.ShiftLeft;  }</w:t>
      </w:r>
    </w:p>
    <w:p w14:paraId="3E224D53" w14:textId="77777777" w:rsidR="00502C8E" w:rsidRDefault="00502C8E" w:rsidP="00502C8E">
      <w:pPr>
        <w:pStyle w:val="Code"/>
        <w:rPr>
          <w:highlight w:val="white"/>
          <w:lang w:val="sv-SE"/>
        </w:rPr>
      </w:pPr>
      <w:r>
        <w:rPr>
          <w:highlight w:val="white"/>
          <w:lang w:val="sv-SE"/>
        </w:rPr>
        <w:t xml:space="preserve">  | RIGHT_SHIFT { $$ = MiddleOperator.ShiftRight; };</w:t>
      </w:r>
    </w:p>
    <w:p w14:paraId="73224089" w14:textId="5347C6AC" w:rsidR="008E66E2" w:rsidRPr="008E66E2" w:rsidRDefault="008E66E2" w:rsidP="008E66E2">
      <w:pPr>
        <w:pStyle w:val="CodeHeader"/>
        <w:rPr>
          <w:rStyle w:val="KeyWord0"/>
          <w:b/>
          <w:bCs/>
        </w:rPr>
      </w:pPr>
      <w:r w:rsidRPr="008E66E2">
        <w:rPr>
          <w:rStyle w:val="KeyWord0"/>
          <w:b/>
          <w:bCs/>
          <w:highlight w:val="white"/>
        </w:rPr>
        <w:t>MiddleCodeGenerator.</w:t>
      </w:r>
      <w:r>
        <w:rPr>
          <w:rStyle w:val="KeyWord0"/>
          <w:b/>
          <w:bCs/>
        </w:rPr>
        <w:t>cs</w:t>
      </w:r>
    </w:p>
    <w:p w14:paraId="63870FBF" w14:textId="77777777" w:rsidR="00C84C84" w:rsidRDefault="00C84C84" w:rsidP="00C84C84">
      <w:pPr>
        <w:pStyle w:val="Code"/>
        <w:rPr>
          <w:highlight w:val="white"/>
        </w:rPr>
      </w:pPr>
      <w:r w:rsidRPr="00C84C84">
        <w:rPr>
          <w:highlight w:val="white"/>
        </w:rPr>
        <w:t xml:space="preserve">    public static Expression ShiftExpression(MiddleOperator middleOp,</w:t>
      </w:r>
    </w:p>
    <w:p w14:paraId="7A26A5CC" w14:textId="73E93069" w:rsidR="00C84C84" w:rsidRPr="00C84C84" w:rsidRDefault="00C84C84" w:rsidP="00C84C84">
      <w:pPr>
        <w:pStyle w:val="Code"/>
        <w:rPr>
          <w:highlight w:val="white"/>
        </w:rPr>
      </w:pPr>
      <w:r>
        <w:rPr>
          <w:highlight w:val="white"/>
        </w:rPr>
        <w:t xml:space="preserve">                                            </w:t>
      </w:r>
      <w:r w:rsidRPr="00C84C84">
        <w:rPr>
          <w:highlight w:val="white"/>
        </w:rPr>
        <w:t xml:space="preserve"> Expression leftExpression,</w:t>
      </w:r>
    </w:p>
    <w:p w14:paraId="37B37B98" w14:textId="6E1999D1" w:rsidR="00C84C84" w:rsidRPr="00C84C84" w:rsidRDefault="00C84C84" w:rsidP="00C84C84">
      <w:pPr>
        <w:pStyle w:val="Code"/>
        <w:rPr>
          <w:highlight w:val="white"/>
        </w:rPr>
      </w:pPr>
      <w:r>
        <w:rPr>
          <w:highlight w:val="white"/>
        </w:rPr>
        <w:t xml:space="preserve">       </w:t>
      </w:r>
      <w:r w:rsidRPr="00C84C84">
        <w:rPr>
          <w:highlight w:val="white"/>
        </w:rPr>
        <w:t xml:space="preserve">                                      Expression rightExpression) {</w:t>
      </w:r>
    </w:p>
    <w:p w14:paraId="73189746" w14:textId="77777777" w:rsidR="001E5001" w:rsidRDefault="001E5001" w:rsidP="001E5001">
      <w:pPr>
        <w:rPr>
          <w:highlight w:val="white"/>
        </w:rPr>
      </w:pPr>
      <w:r>
        <w:rPr>
          <w:highlight w:val="white"/>
        </w:rPr>
        <w:t>First we check that the left expression hols integral or pointer type. An array, a string, or a function is cast to a pointer.</w:t>
      </w:r>
    </w:p>
    <w:p w14:paraId="3B1DE22D" w14:textId="5B44A270" w:rsidR="00FF182C" w:rsidRDefault="00C84C84" w:rsidP="001E5001">
      <w:pPr>
        <w:pStyle w:val="Code"/>
        <w:rPr>
          <w:highlight w:val="white"/>
        </w:rPr>
      </w:pPr>
      <w:r w:rsidRPr="00C84C84">
        <w:rPr>
          <w:highlight w:val="white"/>
        </w:rPr>
        <w:t xml:space="preserve">      Assert.Error(leftExpression.Symbol.Type.</w:t>
      </w:r>
    </w:p>
    <w:p w14:paraId="7B99530D" w14:textId="1126120F" w:rsidR="00C84C84" w:rsidRPr="00C84C84" w:rsidRDefault="00FF182C" w:rsidP="00C84C84">
      <w:pPr>
        <w:pStyle w:val="Code"/>
        <w:rPr>
          <w:highlight w:val="white"/>
        </w:rPr>
      </w:pPr>
      <w:r>
        <w:rPr>
          <w:highlight w:val="white"/>
        </w:rPr>
        <w:t xml:space="preserve">                   </w:t>
      </w:r>
      <w:r w:rsidR="00C84C84" w:rsidRPr="00C84C84">
        <w:rPr>
          <w:highlight w:val="white"/>
        </w:rPr>
        <w:t>IsIntegralPointerArrayStringOrFunction(),</w:t>
      </w:r>
    </w:p>
    <w:p w14:paraId="44141BF3" w14:textId="77777777" w:rsidR="00C84C84" w:rsidRPr="00C84C84" w:rsidRDefault="00C84C84" w:rsidP="00C84C84">
      <w:pPr>
        <w:pStyle w:val="Code"/>
        <w:rPr>
          <w:highlight w:val="white"/>
        </w:rPr>
      </w:pPr>
      <w:r w:rsidRPr="00C84C84">
        <w:rPr>
          <w:highlight w:val="white"/>
        </w:rPr>
        <w:t xml:space="preserve">                   leftExpression, Message.Invalid_type_in_shift_expression);</w:t>
      </w:r>
    </w:p>
    <w:p w14:paraId="5281076D" w14:textId="3A7280E2" w:rsidR="00C84C84" w:rsidRPr="00C84C84" w:rsidRDefault="00B5595E" w:rsidP="00B5595E">
      <w:pPr>
        <w:rPr>
          <w:highlight w:val="white"/>
        </w:rPr>
      </w:pPr>
      <w:r>
        <w:rPr>
          <w:highlight w:val="white"/>
        </w:rPr>
        <w:t xml:space="preserve">If the expression can be </w:t>
      </w:r>
      <w:r w:rsidR="00FE6FE8">
        <w:rPr>
          <w:highlight w:val="white"/>
        </w:rPr>
        <w:t xml:space="preserve">evaluated to </w:t>
      </w:r>
      <w:r>
        <w:rPr>
          <w:highlight w:val="white"/>
        </w:rPr>
        <w:t>a constant expression, we return the constant expression.</w:t>
      </w:r>
    </w:p>
    <w:p w14:paraId="4F00471F" w14:textId="09195234" w:rsidR="00505A4F" w:rsidRDefault="00C84C84" w:rsidP="00C84C84">
      <w:pPr>
        <w:pStyle w:val="Code"/>
        <w:rPr>
          <w:highlight w:val="white"/>
        </w:rPr>
      </w:pPr>
      <w:r w:rsidRPr="00C84C84">
        <w:rPr>
          <w:highlight w:val="white"/>
        </w:rPr>
        <w:t xml:space="preserve">      Expression </w:t>
      </w:r>
      <w:r w:rsidR="00B324EF">
        <w:rPr>
          <w:highlight w:val="white"/>
        </w:rPr>
        <w:t>constantExpression</w:t>
      </w:r>
      <w:r w:rsidRPr="00C84C84">
        <w:rPr>
          <w:highlight w:val="white"/>
        </w:rPr>
        <w:t xml:space="preserve"> = </w:t>
      </w:r>
    </w:p>
    <w:p w14:paraId="619ECF82" w14:textId="77777777" w:rsidR="00505A4F" w:rsidRDefault="00505A4F" w:rsidP="00C84C84">
      <w:pPr>
        <w:pStyle w:val="Code"/>
        <w:rPr>
          <w:highlight w:val="white"/>
        </w:rPr>
      </w:pPr>
      <w:r>
        <w:rPr>
          <w:highlight w:val="white"/>
        </w:rPr>
        <w:t xml:space="preserve">        </w:t>
      </w:r>
      <w:r w:rsidR="00C84C84" w:rsidRPr="00C84C84">
        <w:rPr>
          <w:highlight w:val="white"/>
        </w:rPr>
        <w:t>ConstantExpression.Arithmetic(middleOp, leftExpression,</w:t>
      </w:r>
    </w:p>
    <w:p w14:paraId="3B06CBBF" w14:textId="392D93C1" w:rsidR="00C84C84" w:rsidRPr="00C84C84" w:rsidRDefault="00505A4F" w:rsidP="00C84C84">
      <w:pPr>
        <w:pStyle w:val="Code"/>
        <w:rPr>
          <w:highlight w:val="white"/>
        </w:rPr>
      </w:pPr>
      <w:r>
        <w:rPr>
          <w:highlight w:val="white"/>
        </w:rPr>
        <w:t xml:space="preserve">                                     </w:t>
      </w:r>
      <w:r w:rsidR="00C84C84" w:rsidRPr="00C84C84">
        <w:rPr>
          <w:highlight w:val="white"/>
        </w:rPr>
        <w:t xml:space="preserve"> rightExpression);</w:t>
      </w:r>
    </w:p>
    <w:p w14:paraId="0EC32E7D" w14:textId="02277EC1" w:rsidR="00C84C84" w:rsidRPr="00C84C84" w:rsidRDefault="00C84C84" w:rsidP="00C84C84">
      <w:pPr>
        <w:pStyle w:val="Code"/>
        <w:rPr>
          <w:highlight w:val="white"/>
        </w:rPr>
      </w:pPr>
      <w:r w:rsidRPr="00C84C84">
        <w:rPr>
          <w:highlight w:val="white"/>
        </w:rPr>
        <w:t xml:space="preserve">      if (</w:t>
      </w:r>
      <w:r w:rsidR="00B324EF">
        <w:rPr>
          <w:highlight w:val="white"/>
        </w:rPr>
        <w:t>constantExpression</w:t>
      </w:r>
      <w:r w:rsidRPr="00C84C84">
        <w:rPr>
          <w:highlight w:val="white"/>
        </w:rPr>
        <w:t xml:space="preserve"> != null) {</w:t>
      </w:r>
    </w:p>
    <w:p w14:paraId="70DB2B8D" w14:textId="00CA7035" w:rsidR="00C84C84" w:rsidRPr="00C84C84" w:rsidRDefault="00C84C84" w:rsidP="00C84C84">
      <w:pPr>
        <w:pStyle w:val="Code"/>
        <w:rPr>
          <w:highlight w:val="white"/>
        </w:rPr>
      </w:pPr>
      <w:r w:rsidRPr="00C84C84">
        <w:rPr>
          <w:highlight w:val="white"/>
        </w:rPr>
        <w:t xml:space="preserve">        return </w:t>
      </w:r>
      <w:r w:rsidR="00B324EF">
        <w:rPr>
          <w:highlight w:val="white"/>
        </w:rPr>
        <w:t>constantExpression</w:t>
      </w:r>
      <w:r w:rsidRPr="00C84C84">
        <w:rPr>
          <w:highlight w:val="white"/>
        </w:rPr>
        <w:t>;</w:t>
      </w:r>
    </w:p>
    <w:p w14:paraId="2322BEA1" w14:textId="77777777" w:rsidR="00C84C84" w:rsidRPr="00C84C84" w:rsidRDefault="00C84C84" w:rsidP="00C84C84">
      <w:pPr>
        <w:pStyle w:val="Code"/>
        <w:rPr>
          <w:highlight w:val="white"/>
        </w:rPr>
      </w:pPr>
      <w:r w:rsidRPr="00C84C84">
        <w:rPr>
          <w:highlight w:val="white"/>
        </w:rPr>
        <w:t xml:space="preserve">      }</w:t>
      </w:r>
    </w:p>
    <w:p w14:paraId="08E2398B" w14:textId="66C6C011" w:rsidR="00B16D11" w:rsidRDefault="00D95905" w:rsidP="008825B6">
      <w:pPr>
        <w:rPr>
          <w:highlight w:val="white"/>
        </w:rPr>
      </w:pPr>
      <w:r>
        <w:rPr>
          <w:highlight w:val="white"/>
        </w:rPr>
        <w:t xml:space="preserve">The right expression is type cast to </w:t>
      </w:r>
      <w:r w:rsidR="00B06219">
        <w:rPr>
          <w:highlight w:val="white"/>
        </w:rPr>
        <w:t>an unsigned character, which always have a size of one byte.</w:t>
      </w:r>
    </w:p>
    <w:p w14:paraId="15EABF89" w14:textId="05B1965E" w:rsidR="00C2096C" w:rsidRDefault="00C84C84" w:rsidP="00C84C84">
      <w:pPr>
        <w:pStyle w:val="Code"/>
        <w:rPr>
          <w:highlight w:val="white"/>
        </w:rPr>
      </w:pPr>
      <w:r w:rsidRPr="00C84C84">
        <w:rPr>
          <w:highlight w:val="white"/>
        </w:rPr>
        <w:t xml:space="preserve">      rightExpression =</w:t>
      </w:r>
    </w:p>
    <w:p w14:paraId="6FEA0DF3" w14:textId="394C2D44" w:rsidR="00C84C84" w:rsidRPr="00C84C84" w:rsidRDefault="00C2096C" w:rsidP="00C84C84">
      <w:pPr>
        <w:pStyle w:val="Code"/>
        <w:rPr>
          <w:highlight w:val="white"/>
        </w:rPr>
      </w:pPr>
      <w:r>
        <w:rPr>
          <w:highlight w:val="white"/>
        </w:rPr>
        <w:t xml:space="preserve">        </w:t>
      </w:r>
      <w:r w:rsidR="00C84C84" w:rsidRPr="00C84C84">
        <w:rPr>
          <w:highlight w:val="white"/>
        </w:rPr>
        <w:t>TypeCast.ImplicitCast(rightExpression, Type.UnsignedCharType);</w:t>
      </w:r>
    </w:p>
    <w:p w14:paraId="01260AC2" w14:textId="2864BC10" w:rsidR="00C84C84" w:rsidRPr="00C84C84" w:rsidRDefault="00200F61" w:rsidP="00200F61">
      <w:pPr>
        <w:rPr>
          <w:highlight w:val="white"/>
        </w:rPr>
      </w:pPr>
      <w:r>
        <w:rPr>
          <w:highlight w:val="white"/>
        </w:rPr>
        <w:t>The final short list is simple the short lists of the left and right expression.</w:t>
      </w:r>
    </w:p>
    <w:p w14:paraId="2B77621C" w14:textId="77777777" w:rsidR="00C84C84" w:rsidRPr="00C84C84" w:rsidRDefault="00C84C84" w:rsidP="00C84C84">
      <w:pPr>
        <w:pStyle w:val="Code"/>
        <w:rPr>
          <w:highlight w:val="white"/>
        </w:rPr>
      </w:pPr>
      <w:r w:rsidRPr="00C84C84">
        <w:rPr>
          <w:highlight w:val="white"/>
        </w:rPr>
        <w:t xml:space="preserve">      List&lt;MiddleCode&gt; shortList = new List&lt;MiddleCode&gt;();</w:t>
      </w:r>
    </w:p>
    <w:p w14:paraId="1DFB9767" w14:textId="77777777" w:rsidR="00C84C84" w:rsidRPr="00C84C84" w:rsidRDefault="00C84C84" w:rsidP="00C84C84">
      <w:pPr>
        <w:pStyle w:val="Code"/>
        <w:rPr>
          <w:highlight w:val="white"/>
        </w:rPr>
      </w:pPr>
      <w:r w:rsidRPr="00C84C84">
        <w:rPr>
          <w:highlight w:val="white"/>
        </w:rPr>
        <w:t xml:space="preserve">      shortList.AddRange(leftExpression.ShortList);</w:t>
      </w:r>
    </w:p>
    <w:p w14:paraId="57EC177B" w14:textId="77777777" w:rsidR="00C84C84" w:rsidRPr="00C84C84" w:rsidRDefault="00C84C84" w:rsidP="00C84C84">
      <w:pPr>
        <w:pStyle w:val="Code"/>
        <w:rPr>
          <w:highlight w:val="white"/>
        </w:rPr>
      </w:pPr>
      <w:r w:rsidRPr="00C84C84">
        <w:rPr>
          <w:highlight w:val="white"/>
        </w:rPr>
        <w:t xml:space="preserve">      shortList.AddRange(rightExpression.ShortList);</w:t>
      </w:r>
    </w:p>
    <w:p w14:paraId="33886BD4" w14:textId="77777777" w:rsidR="006C02E4" w:rsidRPr="00C84C84" w:rsidRDefault="006C02E4" w:rsidP="006C02E4">
      <w:pPr>
        <w:rPr>
          <w:highlight w:val="white"/>
        </w:rPr>
      </w:pPr>
      <w:r>
        <w:rPr>
          <w:highlight w:val="white"/>
        </w:rPr>
        <w:t>The final short list is simple the short lists of the left and right expression.</w:t>
      </w:r>
    </w:p>
    <w:p w14:paraId="1A5A384D" w14:textId="77777777" w:rsidR="00C84C84" w:rsidRPr="00C84C84" w:rsidRDefault="00C84C84" w:rsidP="00C84C84">
      <w:pPr>
        <w:pStyle w:val="Code"/>
        <w:rPr>
          <w:highlight w:val="white"/>
        </w:rPr>
      </w:pPr>
      <w:r w:rsidRPr="00C84C84">
        <w:rPr>
          <w:highlight w:val="white"/>
        </w:rPr>
        <w:t xml:space="preserve">      List&lt;MiddleCode&gt; longList = new List&lt;MiddleCode&gt;();</w:t>
      </w:r>
    </w:p>
    <w:p w14:paraId="122EA663" w14:textId="77777777" w:rsidR="00C84C84" w:rsidRPr="00C84C84" w:rsidRDefault="00C84C84" w:rsidP="00C84C84">
      <w:pPr>
        <w:pStyle w:val="Code"/>
        <w:rPr>
          <w:highlight w:val="white"/>
        </w:rPr>
      </w:pPr>
      <w:r w:rsidRPr="00C84C84">
        <w:rPr>
          <w:highlight w:val="white"/>
        </w:rPr>
        <w:t xml:space="preserve">      longList.AddRange(leftExpression.LongList);</w:t>
      </w:r>
    </w:p>
    <w:p w14:paraId="22B1D139" w14:textId="77777777" w:rsidR="00C84C84" w:rsidRPr="00C84C84" w:rsidRDefault="00C84C84" w:rsidP="00C84C84">
      <w:pPr>
        <w:pStyle w:val="Code"/>
        <w:rPr>
          <w:highlight w:val="white"/>
        </w:rPr>
      </w:pPr>
      <w:r w:rsidRPr="00C84C84">
        <w:rPr>
          <w:highlight w:val="white"/>
        </w:rPr>
        <w:t xml:space="preserve">      longList.AddRange(rightExpression.LongList);</w:t>
      </w:r>
    </w:p>
    <w:p w14:paraId="6F5E27FB" w14:textId="2501616D" w:rsidR="00B57FA8" w:rsidRPr="00C84C84" w:rsidRDefault="00B57FA8" w:rsidP="00B57FA8">
      <w:pPr>
        <w:rPr>
          <w:highlight w:val="white"/>
        </w:rPr>
      </w:pPr>
      <w:r>
        <w:rPr>
          <w:highlight w:val="white"/>
        </w:rPr>
        <w:t>The final long list is the short lists of the left and right expression, and the shift operation.</w:t>
      </w:r>
    </w:p>
    <w:p w14:paraId="10FFCCAD" w14:textId="77777777" w:rsidR="00C84C84" w:rsidRPr="00C84C84" w:rsidRDefault="00C84C84" w:rsidP="00C84C84">
      <w:pPr>
        <w:pStyle w:val="Code"/>
        <w:rPr>
          <w:highlight w:val="white"/>
        </w:rPr>
      </w:pPr>
      <w:r w:rsidRPr="00C84C84">
        <w:rPr>
          <w:highlight w:val="white"/>
        </w:rPr>
        <w:t xml:space="preserve">      Symbol resultSymbol = new Symbol(leftExpression.Symbol.Type);</w:t>
      </w:r>
    </w:p>
    <w:p w14:paraId="1E734F62" w14:textId="77777777" w:rsidR="00C2096C" w:rsidRDefault="00C84C84" w:rsidP="00C84C84">
      <w:pPr>
        <w:pStyle w:val="Code"/>
        <w:rPr>
          <w:highlight w:val="white"/>
        </w:rPr>
      </w:pPr>
      <w:r w:rsidRPr="00C84C84">
        <w:rPr>
          <w:highlight w:val="white"/>
        </w:rPr>
        <w:t xml:space="preserve">      AddMiddleCode(longList, middleOp, resultSymbol,</w:t>
      </w:r>
    </w:p>
    <w:p w14:paraId="405BB7FA" w14:textId="1F7710C6" w:rsidR="00C84C84" w:rsidRPr="00C84C84" w:rsidRDefault="00C2096C" w:rsidP="00C84C84">
      <w:pPr>
        <w:pStyle w:val="Code"/>
        <w:rPr>
          <w:highlight w:val="white"/>
        </w:rPr>
      </w:pPr>
      <w:r>
        <w:rPr>
          <w:highlight w:val="white"/>
        </w:rPr>
        <w:t xml:space="preserve">                    </w:t>
      </w:r>
      <w:r w:rsidR="00C84C84" w:rsidRPr="00C84C84">
        <w:rPr>
          <w:highlight w:val="white"/>
        </w:rPr>
        <w:t>leftExpression.Symbol, rightExpression.Symbol);</w:t>
      </w:r>
    </w:p>
    <w:p w14:paraId="19ADD554" w14:textId="77777777" w:rsidR="00C84C84" w:rsidRPr="00C84C84" w:rsidRDefault="00C84C84" w:rsidP="00C84C84">
      <w:pPr>
        <w:pStyle w:val="Code"/>
        <w:rPr>
          <w:highlight w:val="white"/>
        </w:rPr>
      </w:pPr>
      <w:r w:rsidRPr="00C84C84">
        <w:rPr>
          <w:highlight w:val="white"/>
        </w:rPr>
        <w:lastRenderedPageBreak/>
        <w:t xml:space="preserve">      return (new Expression(resultSymbol, shortList, longList));</w:t>
      </w:r>
    </w:p>
    <w:p w14:paraId="3CDDB362" w14:textId="77777777" w:rsidR="00C84C84" w:rsidRPr="00C84C84" w:rsidRDefault="00C84C84" w:rsidP="00C84C84">
      <w:pPr>
        <w:pStyle w:val="Code"/>
        <w:rPr>
          <w:highlight w:val="white"/>
        </w:rPr>
      </w:pPr>
      <w:r w:rsidRPr="00C84C84">
        <w:rPr>
          <w:highlight w:val="white"/>
        </w:rPr>
        <w:t xml:space="preserve">    }</w:t>
      </w:r>
    </w:p>
    <w:p w14:paraId="20379577" w14:textId="77777777" w:rsidR="00C84C84" w:rsidRPr="00C84C84" w:rsidRDefault="00C84C84" w:rsidP="00C84C84">
      <w:pPr>
        <w:pStyle w:val="Code"/>
        <w:rPr>
          <w:highlight w:val="white"/>
        </w:rPr>
      </w:pPr>
    </w:p>
    <w:p w14:paraId="1F9D2E81" w14:textId="77777777" w:rsidR="00810376" w:rsidRPr="00810376" w:rsidRDefault="00810376" w:rsidP="00C84C84">
      <w:pPr>
        <w:pStyle w:val="Code"/>
      </w:pPr>
    </w:p>
    <w:p w14:paraId="5B11A049" w14:textId="24754F8F" w:rsidR="00E863B5" w:rsidRPr="00E863B5" w:rsidRDefault="00E863B5" w:rsidP="00E863B5">
      <w:pPr>
        <w:pStyle w:val="Rubrik3"/>
        <w:numPr>
          <w:ilvl w:val="2"/>
          <w:numId w:val="126"/>
        </w:numPr>
      </w:pPr>
      <w:r>
        <w:t>Equality and Relation Expressions</w:t>
      </w:r>
    </w:p>
    <w:p w14:paraId="738AC9CC" w14:textId="6EB02FBE" w:rsidR="00683F88" w:rsidRDefault="00C65C11" w:rsidP="00683F88">
      <w:pPr>
        <w:rPr>
          <w:color w:val="auto"/>
        </w:rPr>
      </w:pPr>
      <w:r>
        <w:t>Values of a</w:t>
      </w:r>
      <w:r w:rsidR="00683F88">
        <w:t xml:space="preserve">ll types except structs or unions can be compared with </w:t>
      </w:r>
      <w:r>
        <w:t>equality</w:t>
      </w:r>
      <w:r w:rsidR="00683F88">
        <w:t xml:space="preserve"> and </w:t>
      </w:r>
      <w:r>
        <w:t xml:space="preserve">inequality </w:t>
      </w:r>
      <w:r w:rsidR="00683F88">
        <w:t>operator.</w:t>
      </w:r>
      <w:r w:rsidR="004442D5">
        <w:t xml:space="preserve"> </w:t>
      </w:r>
      <w:r w:rsidR="00683F88">
        <w:t xml:space="preserve">All arithmetic and pointer </w:t>
      </w:r>
      <w:r w:rsidR="004442D5">
        <w:t>values</w:t>
      </w:r>
      <w:r w:rsidR="00683F88">
        <w:t xml:space="preserve"> can be compared with relation operators.</w:t>
      </w:r>
      <w:r w:rsidR="00D76F88">
        <w:t xml:space="preserve"> The equality operators have higher precedence than the relation operators, but they </w:t>
      </w:r>
      <w:r w:rsidR="0045761E">
        <w:t>call the same method</w:t>
      </w:r>
      <w:r w:rsidR="00BC714C">
        <w:t>:</w:t>
      </w:r>
      <w:r w:rsidR="00F96374">
        <w:t xml:space="preserve"> </w:t>
      </w:r>
      <w:r w:rsidR="00F96374" w:rsidRPr="00F96374">
        <w:rPr>
          <w:rStyle w:val="KeyWord0"/>
          <w:highlight w:val="white"/>
        </w:rPr>
        <w:t>RelationalExpression</w:t>
      </w:r>
      <w:r w:rsidR="001501D6">
        <w:rPr>
          <w:highlight w:val="white"/>
        </w:rPr>
        <w:t xml:space="preserve"> </w:t>
      </w:r>
      <w:r w:rsidR="00F96374">
        <w:rPr>
          <w:highlight w:val="white"/>
        </w:rPr>
        <w:t xml:space="preserve">in </w:t>
      </w:r>
      <w:r w:rsidR="00F96374" w:rsidRPr="00F96374">
        <w:rPr>
          <w:rStyle w:val="KeyWord0"/>
          <w:highlight w:val="white"/>
        </w:rPr>
        <w:t>MiddleCodeGenerator</w:t>
      </w:r>
      <w:r w:rsidR="00F96374" w:rsidRPr="00AF7DB6">
        <w:rPr>
          <w:highlight w:val="white"/>
        </w:rPr>
        <w:t>.</w:t>
      </w:r>
    </w:p>
    <w:p w14:paraId="605D18A1" w14:textId="77777777" w:rsidR="00951280" w:rsidRPr="00EC76D5" w:rsidRDefault="00951280" w:rsidP="00951280">
      <w:pPr>
        <w:pStyle w:val="CodeHeader"/>
      </w:pPr>
      <w:r>
        <w:t>MainParser.gppg</w:t>
      </w:r>
    </w:p>
    <w:p w14:paraId="128A3AC1" w14:textId="77777777" w:rsidR="00AF7DB6" w:rsidRPr="00AF7DB6" w:rsidRDefault="00AF7DB6" w:rsidP="00AF7DB6">
      <w:pPr>
        <w:pStyle w:val="Code"/>
        <w:rPr>
          <w:highlight w:val="white"/>
        </w:rPr>
      </w:pPr>
      <w:r w:rsidRPr="00AF7DB6">
        <w:rPr>
          <w:highlight w:val="white"/>
        </w:rPr>
        <w:t>equality_expression:</w:t>
      </w:r>
    </w:p>
    <w:p w14:paraId="5BFCB3B0" w14:textId="77777777" w:rsidR="00AF7DB6" w:rsidRPr="00AF7DB6" w:rsidRDefault="00AF7DB6" w:rsidP="00AF7DB6">
      <w:pPr>
        <w:pStyle w:val="Code"/>
        <w:rPr>
          <w:highlight w:val="white"/>
        </w:rPr>
      </w:pPr>
      <w:r w:rsidRPr="00AF7DB6">
        <w:rPr>
          <w:highlight w:val="white"/>
        </w:rPr>
        <w:t xml:space="preserve">    relation_expression {</w:t>
      </w:r>
    </w:p>
    <w:p w14:paraId="08863BE9" w14:textId="77777777" w:rsidR="00AF7DB6" w:rsidRPr="00AF7DB6" w:rsidRDefault="00AF7DB6" w:rsidP="00AF7DB6">
      <w:pPr>
        <w:pStyle w:val="Code"/>
        <w:rPr>
          <w:highlight w:val="white"/>
        </w:rPr>
      </w:pPr>
      <w:r w:rsidRPr="00AF7DB6">
        <w:rPr>
          <w:highlight w:val="white"/>
        </w:rPr>
        <w:t xml:space="preserve">      $$ = $1;</w:t>
      </w:r>
    </w:p>
    <w:p w14:paraId="20B50C60" w14:textId="77777777" w:rsidR="00AF7DB6" w:rsidRPr="00AF7DB6" w:rsidRDefault="00AF7DB6" w:rsidP="00AF7DB6">
      <w:pPr>
        <w:pStyle w:val="Code"/>
        <w:rPr>
          <w:highlight w:val="white"/>
        </w:rPr>
      </w:pPr>
      <w:r w:rsidRPr="00AF7DB6">
        <w:rPr>
          <w:highlight w:val="white"/>
        </w:rPr>
        <w:t xml:space="preserve">    }</w:t>
      </w:r>
    </w:p>
    <w:p w14:paraId="5CA8713A" w14:textId="77777777" w:rsidR="00AF7DB6" w:rsidRPr="00AF7DB6" w:rsidRDefault="00AF7DB6" w:rsidP="00AF7DB6">
      <w:pPr>
        <w:pStyle w:val="Code"/>
        <w:rPr>
          <w:highlight w:val="white"/>
        </w:rPr>
      </w:pPr>
      <w:r w:rsidRPr="00AF7DB6">
        <w:rPr>
          <w:highlight w:val="white"/>
        </w:rPr>
        <w:t xml:space="preserve">  | equality_expression equality_operator relation_expression {</w:t>
      </w:r>
    </w:p>
    <w:p w14:paraId="0B23A183" w14:textId="68F903AD" w:rsidR="00A13B63" w:rsidRPr="00AF7DB6" w:rsidRDefault="00A13B63" w:rsidP="00A13B63">
      <w:pPr>
        <w:pStyle w:val="Code"/>
        <w:rPr>
          <w:highlight w:val="white"/>
        </w:rPr>
      </w:pPr>
      <w:r w:rsidRPr="00AF7DB6">
        <w:rPr>
          <w:highlight w:val="white"/>
        </w:rPr>
        <w:t xml:space="preserve">      $$ = MiddleCodeGenerator.RelationalExpression($</w:t>
      </w:r>
      <w:r w:rsidR="001A5B23">
        <w:rPr>
          <w:highlight w:val="white"/>
        </w:rPr>
        <w:t>2</w:t>
      </w:r>
      <w:r w:rsidRPr="00AF7DB6">
        <w:rPr>
          <w:highlight w:val="white"/>
        </w:rPr>
        <w:t>, $</w:t>
      </w:r>
      <w:r w:rsidR="00FC0691">
        <w:rPr>
          <w:highlight w:val="white"/>
        </w:rPr>
        <w:t>1</w:t>
      </w:r>
      <w:r w:rsidRPr="00AF7DB6">
        <w:rPr>
          <w:highlight w:val="white"/>
        </w:rPr>
        <w:t>, $3);</w:t>
      </w:r>
    </w:p>
    <w:p w14:paraId="05831452" w14:textId="77777777" w:rsidR="00AF7DB6" w:rsidRPr="00AF7DB6" w:rsidRDefault="00AF7DB6" w:rsidP="00AF7DB6">
      <w:pPr>
        <w:pStyle w:val="Code"/>
        <w:rPr>
          <w:highlight w:val="white"/>
        </w:rPr>
      </w:pPr>
      <w:r w:rsidRPr="00AF7DB6">
        <w:rPr>
          <w:highlight w:val="white"/>
        </w:rPr>
        <w:t xml:space="preserve">    };</w:t>
      </w:r>
    </w:p>
    <w:p w14:paraId="10AF41A5" w14:textId="77777777" w:rsidR="00AF7DB6" w:rsidRPr="00AF7DB6" w:rsidRDefault="00AF7DB6" w:rsidP="00AF7DB6">
      <w:pPr>
        <w:pStyle w:val="Code"/>
        <w:rPr>
          <w:highlight w:val="white"/>
        </w:rPr>
      </w:pPr>
    </w:p>
    <w:p w14:paraId="2E75FEBB" w14:textId="77777777" w:rsidR="00AF7DB6" w:rsidRPr="00AF7DB6" w:rsidRDefault="00AF7DB6" w:rsidP="00AF7DB6">
      <w:pPr>
        <w:pStyle w:val="Code"/>
        <w:rPr>
          <w:highlight w:val="white"/>
        </w:rPr>
      </w:pPr>
      <w:r w:rsidRPr="00AF7DB6">
        <w:rPr>
          <w:highlight w:val="white"/>
        </w:rPr>
        <w:t>equality_operator:</w:t>
      </w:r>
    </w:p>
    <w:p w14:paraId="7FBA10B7" w14:textId="77777777" w:rsidR="00AF7DB6" w:rsidRPr="00AF7DB6" w:rsidRDefault="00AF7DB6" w:rsidP="00AF7DB6">
      <w:pPr>
        <w:pStyle w:val="Code"/>
        <w:rPr>
          <w:highlight w:val="white"/>
        </w:rPr>
      </w:pPr>
      <w:r w:rsidRPr="00AF7DB6">
        <w:rPr>
          <w:highlight w:val="white"/>
        </w:rPr>
        <w:t xml:space="preserve">    EQUAL     { $$ = MiddleOperator.Equal;    }</w:t>
      </w:r>
    </w:p>
    <w:p w14:paraId="202032F2" w14:textId="77777777" w:rsidR="00AF7DB6" w:rsidRPr="00AF7DB6" w:rsidRDefault="00AF7DB6" w:rsidP="00AF7DB6">
      <w:pPr>
        <w:pStyle w:val="Code"/>
        <w:rPr>
          <w:highlight w:val="white"/>
        </w:rPr>
      </w:pPr>
      <w:r w:rsidRPr="00AF7DB6">
        <w:rPr>
          <w:highlight w:val="white"/>
        </w:rPr>
        <w:t xml:space="preserve">  | NOT_EQUAL { $$ = MiddleOperator.NotEqual; };</w:t>
      </w:r>
    </w:p>
    <w:p w14:paraId="0E4F2823" w14:textId="77777777" w:rsidR="00AF7DB6" w:rsidRPr="00AF7DB6" w:rsidRDefault="00AF7DB6" w:rsidP="00AF7DB6">
      <w:pPr>
        <w:pStyle w:val="Code"/>
        <w:rPr>
          <w:highlight w:val="white"/>
        </w:rPr>
      </w:pPr>
    </w:p>
    <w:p w14:paraId="0DC37F5D" w14:textId="77777777" w:rsidR="00AF7DB6" w:rsidRPr="00AF7DB6" w:rsidRDefault="00AF7DB6" w:rsidP="00AF7DB6">
      <w:pPr>
        <w:pStyle w:val="Code"/>
        <w:rPr>
          <w:highlight w:val="white"/>
        </w:rPr>
      </w:pPr>
      <w:r w:rsidRPr="00AF7DB6">
        <w:rPr>
          <w:highlight w:val="white"/>
        </w:rPr>
        <w:t>relation_expression:</w:t>
      </w:r>
    </w:p>
    <w:p w14:paraId="1FF9D28D" w14:textId="77777777" w:rsidR="00AF7DB6" w:rsidRPr="00AF7DB6" w:rsidRDefault="00AF7DB6" w:rsidP="00AF7DB6">
      <w:pPr>
        <w:pStyle w:val="Code"/>
        <w:rPr>
          <w:highlight w:val="white"/>
        </w:rPr>
      </w:pPr>
      <w:r w:rsidRPr="00AF7DB6">
        <w:rPr>
          <w:highlight w:val="white"/>
        </w:rPr>
        <w:t xml:space="preserve">    shift_expression {</w:t>
      </w:r>
    </w:p>
    <w:p w14:paraId="4E0F34CD" w14:textId="77777777" w:rsidR="00AF7DB6" w:rsidRPr="00AF7DB6" w:rsidRDefault="00AF7DB6" w:rsidP="00AF7DB6">
      <w:pPr>
        <w:pStyle w:val="Code"/>
        <w:rPr>
          <w:highlight w:val="white"/>
        </w:rPr>
      </w:pPr>
      <w:r w:rsidRPr="00AF7DB6">
        <w:rPr>
          <w:highlight w:val="white"/>
        </w:rPr>
        <w:t xml:space="preserve">      $$ = $1;</w:t>
      </w:r>
    </w:p>
    <w:p w14:paraId="3869848D" w14:textId="77777777" w:rsidR="00AF7DB6" w:rsidRPr="00AF7DB6" w:rsidRDefault="00AF7DB6" w:rsidP="00AF7DB6">
      <w:pPr>
        <w:pStyle w:val="Code"/>
        <w:rPr>
          <w:highlight w:val="white"/>
        </w:rPr>
      </w:pPr>
      <w:r w:rsidRPr="00AF7DB6">
        <w:rPr>
          <w:highlight w:val="white"/>
        </w:rPr>
        <w:t xml:space="preserve">    }</w:t>
      </w:r>
    </w:p>
    <w:p w14:paraId="430ED42A" w14:textId="77777777" w:rsidR="00AF7DB6" w:rsidRPr="00AF7DB6" w:rsidRDefault="00AF7DB6" w:rsidP="00AF7DB6">
      <w:pPr>
        <w:pStyle w:val="Code"/>
        <w:rPr>
          <w:highlight w:val="white"/>
        </w:rPr>
      </w:pPr>
      <w:r w:rsidRPr="00AF7DB6">
        <w:rPr>
          <w:highlight w:val="white"/>
        </w:rPr>
        <w:t xml:space="preserve">  | relation_expression relation_operator shift_expression {</w:t>
      </w:r>
    </w:p>
    <w:p w14:paraId="0B3E91B1" w14:textId="2B266684" w:rsidR="00AF7DB6" w:rsidRPr="00AF7DB6" w:rsidRDefault="00AF7DB6" w:rsidP="00AF7DB6">
      <w:pPr>
        <w:pStyle w:val="Code"/>
        <w:rPr>
          <w:highlight w:val="white"/>
        </w:rPr>
      </w:pPr>
      <w:r w:rsidRPr="00AF7DB6">
        <w:rPr>
          <w:highlight w:val="white"/>
        </w:rPr>
        <w:t xml:space="preserve">      $$ = MiddleCodeGenerator.</w:t>
      </w:r>
      <w:r w:rsidR="00357BD3" w:rsidRPr="00AF7DB6">
        <w:rPr>
          <w:highlight w:val="white"/>
        </w:rPr>
        <w:t xml:space="preserve">RelationalExpression </w:t>
      </w:r>
      <w:r w:rsidRPr="00AF7DB6">
        <w:rPr>
          <w:highlight w:val="white"/>
        </w:rPr>
        <w:t>($</w:t>
      </w:r>
      <w:r w:rsidR="001A5B23">
        <w:rPr>
          <w:highlight w:val="white"/>
        </w:rPr>
        <w:t>2</w:t>
      </w:r>
      <w:r w:rsidRPr="00AF7DB6">
        <w:rPr>
          <w:highlight w:val="white"/>
        </w:rPr>
        <w:t>, $</w:t>
      </w:r>
      <w:r w:rsidR="001A5B23">
        <w:rPr>
          <w:highlight w:val="white"/>
        </w:rPr>
        <w:t>1</w:t>
      </w:r>
      <w:r w:rsidRPr="00AF7DB6">
        <w:rPr>
          <w:highlight w:val="white"/>
        </w:rPr>
        <w:t>, $3);</w:t>
      </w:r>
    </w:p>
    <w:p w14:paraId="7A67EE1E" w14:textId="77777777" w:rsidR="00AF7DB6" w:rsidRPr="00AF7DB6" w:rsidRDefault="00AF7DB6" w:rsidP="00AF7DB6">
      <w:pPr>
        <w:pStyle w:val="Code"/>
        <w:rPr>
          <w:highlight w:val="white"/>
        </w:rPr>
      </w:pPr>
      <w:r w:rsidRPr="00AF7DB6">
        <w:rPr>
          <w:highlight w:val="white"/>
        </w:rPr>
        <w:t xml:space="preserve">    };</w:t>
      </w:r>
    </w:p>
    <w:p w14:paraId="0026E54C" w14:textId="77777777" w:rsidR="00AF7DB6" w:rsidRPr="00AF7DB6" w:rsidRDefault="00AF7DB6" w:rsidP="00AF7DB6">
      <w:pPr>
        <w:pStyle w:val="Code"/>
        <w:rPr>
          <w:highlight w:val="white"/>
        </w:rPr>
      </w:pPr>
    </w:p>
    <w:p w14:paraId="6F373367" w14:textId="77777777" w:rsidR="00AF7DB6" w:rsidRPr="00AF7DB6" w:rsidRDefault="00AF7DB6" w:rsidP="00AF7DB6">
      <w:pPr>
        <w:pStyle w:val="Code"/>
        <w:rPr>
          <w:highlight w:val="white"/>
        </w:rPr>
      </w:pPr>
      <w:r w:rsidRPr="00AF7DB6">
        <w:rPr>
          <w:highlight w:val="white"/>
        </w:rPr>
        <w:t>relation_operator:</w:t>
      </w:r>
    </w:p>
    <w:p w14:paraId="33BBE95C" w14:textId="57D2987E" w:rsidR="00AF7DB6" w:rsidRPr="00AF7DB6" w:rsidRDefault="00AF7DB6" w:rsidP="00AF7DB6">
      <w:pPr>
        <w:pStyle w:val="Code"/>
        <w:rPr>
          <w:highlight w:val="white"/>
        </w:rPr>
      </w:pPr>
      <w:r w:rsidRPr="00AF7DB6">
        <w:rPr>
          <w:highlight w:val="white"/>
        </w:rPr>
        <w:t xml:space="preserve">    LESS_THAN          { $$ = MiddleOperator.SignedLessThan;       </w:t>
      </w:r>
      <w:r w:rsidR="001A5B23">
        <w:rPr>
          <w:highlight w:val="white"/>
        </w:rPr>
        <w:t xml:space="preserve">  </w:t>
      </w:r>
      <w:r w:rsidRPr="00AF7DB6">
        <w:rPr>
          <w:highlight w:val="white"/>
        </w:rPr>
        <w:t>}</w:t>
      </w:r>
    </w:p>
    <w:p w14:paraId="4AF448B6" w14:textId="571B5116" w:rsidR="00AF7DB6" w:rsidRPr="00AF7DB6" w:rsidRDefault="00AF7DB6" w:rsidP="00AF7DB6">
      <w:pPr>
        <w:pStyle w:val="Code"/>
        <w:rPr>
          <w:highlight w:val="white"/>
        </w:rPr>
      </w:pPr>
      <w:r w:rsidRPr="00AF7DB6">
        <w:rPr>
          <w:highlight w:val="white"/>
        </w:rPr>
        <w:t xml:space="preserve">  | LESS_THAN_EQUAL    { $$ = MiddleOperator.SignedLessThanEqual; </w:t>
      </w:r>
      <w:r w:rsidR="001A5B23">
        <w:rPr>
          <w:highlight w:val="white"/>
        </w:rPr>
        <w:t xml:space="preserve">  </w:t>
      </w:r>
      <w:r w:rsidRPr="00AF7DB6">
        <w:rPr>
          <w:highlight w:val="white"/>
        </w:rPr>
        <w:t xml:space="preserve"> }</w:t>
      </w:r>
    </w:p>
    <w:p w14:paraId="1896433D" w14:textId="4F161A61" w:rsidR="00AF7DB6" w:rsidRPr="00AF7DB6" w:rsidRDefault="00AF7DB6" w:rsidP="00AF7DB6">
      <w:pPr>
        <w:pStyle w:val="Code"/>
        <w:rPr>
          <w:highlight w:val="white"/>
        </w:rPr>
      </w:pPr>
      <w:r w:rsidRPr="00AF7DB6">
        <w:rPr>
          <w:highlight w:val="white"/>
        </w:rPr>
        <w:t xml:space="preserve">  | GREATER_THAN       { $$ = MiddleOperator.SignedGreaterThan; </w:t>
      </w:r>
      <w:r w:rsidR="001A5B23">
        <w:rPr>
          <w:highlight w:val="white"/>
        </w:rPr>
        <w:t xml:space="preserve">  </w:t>
      </w:r>
      <w:r w:rsidRPr="00AF7DB6">
        <w:rPr>
          <w:highlight w:val="white"/>
        </w:rPr>
        <w:t xml:space="preserve">   }</w:t>
      </w:r>
    </w:p>
    <w:p w14:paraId="525CFED1" w14:textId="43324269" w:rsidR="00951280" w:rsidRPr="00AF7DB6" w:rsidRDefault="00AF7DB6" w:rsidP="00AF7DB6">
      <w:pPr>
        <w:pStyle w:val="Code"/>
        <w:rPr>
          <w:highlight w:val="white"/>
        </w:rPr>
      </w:pPr>
      <w:r w:rsidRPr="00AF7DB6">
        <w:rPr>
          <w:highlight w:val="white"/>
        </w:rPr>
        <w:t xml:space="preserve">  | GREATER_THAN_EQUAL { $$</w:t>
      </w:r>
      <w:r w:rsidR="001A5B23">
        <w:rPr>
          <w:highlight w:val="white"/>
        </w:rPr>
        <w:t xml:space="preserve"> </w:t>
      </w:r>
      <w:r w:rsidRPr="00AF7DB6">
        <w:rPr>
          <w:highlight w:val="white"/>
        </w:rPr>
        <w:t>=</w:t>
      </w:r>
      <w:r w:rsidR="001A5B23">
        <w:rPr>
          <w:highlight w:val="white"/>
        </w:rPr>
        <w:t xml:space="preserve"> </w:t>
      </w:r>
      <w:r w:rsidRPr="00AF7DB6">
        <w:rPr>
          <w:highlight w:val="white"/>
        </w:rPr>
        <w:t>MiddleOperator.SignedGreaterThanEqual;</w:t>
      </w:r>
      <w:r w:rsidR="001A5B23">
        <w:rPr>
          <w:highlight w:val="white"/>
        </w:rPr>
        <w:t xml:space="preserve"> </w:t>
      </w:r>
      <w:r w:rsidRPr="00AF7DB6">
        <w:rPr>
          <w:highlight w:val="white"/>
        </w:rPr>
        <w:t>};</w:t>
      </w:r>
    </w:p>
    <w:p w14:paraId="17F7891E" w14:textId="5460327B" w:rsidR="00B045AA" w:rsidRDefault="00C76FBD" w:rsidP="00C76FBD">
      <w:pPr>
        <w:pStyle w:val="CodeHeader"/>
      </w:pPr>
      <w:r>
        <w:t>MiddleCodeGenerator.cs</w:t>
      </w:r>
    </w:p>
    <w:p w14:paraId="616FC334" w14:textId="77777777" w:rsidR="00120793" w:rsidRPr="00120793" w:rsidRDefault="00120793" w:rsidP="00120793">
      <w:pPr>
        <w:pStyle w:val="Code"/>
        <w:rPr>
          <w:highlight w:val="white"/>
        </w:rPr>
      </w:pPr>
      <w:r w:rsidRPr="00120793">
        <w:rPr>
          <w:highlight w:val="white"/>
        </w:rPr>
        <w:t xml:space="preserve">    public static Expression RelationalExpression(MiddleOperator middleOp,</w:t>
      </w:r>
    </w:p>
    <w:p w14:paraId="17A08134" w14:textId="77777777" w:rsidR="00120793" w:rsidRPr="00120793" w:rsidRDefault="00120793" w:rsidP="00120793">
      <w:pPr>
        <w:pStyle w:val="Code"/>
        <w:rPr>
          <w:highlight w:val="white"/>
        </w:rPr>
      </w:pPr>
      <w:r w:rsidRPr="00120793">
        <w:rPr>
          <w:highlight w:val="white"/>
        </w:rPr>
        <w:t xml:space="preserve">                                                  Expression leftExpression,</w:t>
      </w:r>
    </w:p>
    <w:p w14:paraId="0389742C" w14:textId="77777777" w:rsidR="00120793" w:rsidRPr="00120793" w:rsidRDefault="00120793" w:rsidP="00120793">
      <w:pPr>
        <w:pStyle w:val="Code"/>
        <w:rPr>
          <w:highlight w:val="white"/>
        </w:rPr>
      </w:pPr>
      <w:r w:rsidRPr="00120793">
        <w:rPr>
          <w:highlight w:val="white"/>
        </w:rPr>
        <w:t xml:space="preserve">                                                  Expression rightExpression){</w:t>
      </w:r>
    </w:p>
    <w:p w14:paraId="0EC41729" w14:textId="26B3A741" w:rsidR="00120793" w:rsidRDefault="00120793" w:rsidP="00120793">
      <w:pPr>
        <w:rPr>
          <w:highlight w:val="white"/>
        </w:rPr>
      </w:pPr>
      <w:r>
        <w:rPr>
          <w:highlight w:val="white"/>
        </w:rPr>
        <w:t xml:space="preserve">First, we check the types of the expression. </w:t>
      </w:r>
      <w:r w:rsidR="00CC17BE">
        <w:rPr>
          <w:highlight w:val="white"/>
        </w:rPr>
        <w:t>Everything except struct or union can be compared.</w:t>
      </w:r>
    </w:p>
    <w:p w14:paraId="4B3A6C03" w14:textId="77777777" w:rsidR="00120793" w:rsidRPr="00120793" w:rsidRDefault="00120793" w:rsidP="00120793">
      <w:pPr>
        <w:pStyle w:val="Code"/>
        <w:rPr>
          <w:highlight w:val="white"/>
        </w:rPr>
      </w:pPr>
      <w:r w:rsidRPr="00120793">
        <w:rPr>
          <w:highlight w:val="white"/>
        </w:rPr>
        <w:t xml:space="preserve">      Assert.Error(!leftExpression.Symbol.Type.IsStructOrUnion(),</w:t>
      </w:r>
    </w:p>
    <w:p w14:paraId="1B4E997E" w14:textId="77777777" w:rsidR="00120793" w:rsidRPr="00120793" w:rsidRDefault="00120793" w:rsidP="00120793">
      <w:pPr>
        <w:pStyle w:val="Code"/>
        <w:rPr>
          <w:highlight w:val="white"/>
        </w:rPr>
      </w:pPr>
      <w:r w:rsidRPr="00120793">
        <w:rPr>
          <w:highlight w:val="white"/>
        </w:rPr>
        <w:t xml:space="preserve">                    leftExpression,</w:t>
      </w:r>
    </w:p>
    <w:p w14:paraId="3163278E" w14:textId="5368503C" w:rsidR="00120793" w:rsidRPr="00120793" w:rsidRDefault="00120793" w:rsidP="00120793">
      <w:pPr>
        <w:pStyle w:val="Code"/>
        <w:rPr>
          <w:highlight w:val="white"/>
        </w:rPr>
      </w:pPr>
      <w:r w:rsidRPr="00120793">
        <w:rPr>
          <w:highlight w:val="white"/>
        </w:rPr>
        <w:t xml:space="preserve">                    Message.Invalid_type_in_expression);</w:t>
      </w:r>
    </w:p>
    <w:p w14:paraId="43F12F94" w14:textId="77777777" w:rsidR="00120793" w:rsidRPr="00120793" w:rsidRDefault="00120793" w:rsidP="00120793">
      <w:pPr>
        <w:pStyle w:val="Code"/>
        <w:rPr>
          <w:highlight w:val="white"/>
        </w:rPr>
      </w:pPr>
      <w:r w:rsidRPr="00120793">
        <w:rPr>
          <w:highlight w:val="white"/>
        </w:rPr>
        <w:t xml:space="preserve">      Assert.Error(!rightExpression.Symbol.Type.IsStructOrUnion(),</w:t>
      </w:r>
    </w:p>
    <w:p w14:paraId="16BB1510" w14:textId="77777777" w:rsidR="00120793" w:rsidRPr="00120793" w:rsidRDefault="00120793" w:rsidP="00120793">
      <w:pPr>
        <w:pStyle w:val="Code"/>
        <w:rPr>
          <w:highlight w:val="white"/>
        </w:rPr>
      </w:pPr>
      <w:r w:rsidRPr="00120793">
        <w:rPr>
          <w:highlight w:val="white"/>
        </w:rPr>
        <w:t xml:space="preserve">                    rightExpression,</w:t>
      </w:r>
    </w:p>
    <w:p w14:paraId="2223C78D" w14:textId="14A7B760" w:rsidR="00120793" w:rsidRPr="00120793" w:rsidRDefault="00120793" w:rsidP="00120793">
      <w:pPr>
        <w:pStyle w:val="Code"/>
        <w:rPr>
          <w:highlight w:val="white"/>
        </w:rPr>
      </w:pPr>
      <w:r w:rsidRPr="00120793">
        <w:rPr>
          <w:highlight w:val="white"/>
        </w:rPr>
        <w:t xml:space="preserve">                    Message.Invalid_type_in_expression);</w:t>
      </w:r>
    </w:p>
    <w:p w14:paraId="51AB43AA" w14:textId="5ABD058F" w:rsidR="00120793" w:rsidRPr="00120793" w:rsidRDefault="00E573FF" w:rsidP="00F41E1C">
      <w:pPr>
        <w:rPr>
          <w:highlight w:val="white"/>
        </w:rPr>
      </w:pPr>
      <w:r>
        <w:rPr>
          <w:highlight w:val="white"/>
        </w:rPr>
        <w:t>The find the maximal type of the left and right expression types</w:t>
      </w:r>
      <w:r w:rsidR="008011E7">
        <w:rPr>
          <w:highlight w:val="white"/>
        </w:rPr>
        <w:t>, and type cast both the expressions to that type.</w:t>
      </w:r>
    </w:p>
    <w:p w14:paraId="324FA9A0" w14:textId="77777777" w:rsidR="00120793" w:rsidRPr="00120793" w:rsidRDefault="00120793" w:rsidP="00120793">
      <w:pPr>
        <w:pStyle w:val="Code"/>
        <w:rPr>
          <w:highlight w:val="white"/>
        </w:rPr>
      </w:pPr>
      <w:r w:rsidRPr="00120793">
        <w:rPr>
          <w:highlight w:val="white"/>
        </w:rPr>
        <w:t xml:space="preserve">      Type maxType = TypeCast.MaxType(leftExpression.Symbol.Type,</w:t>
      </w:r>
    </w:p>
    <w:p w14:paraId="352B22F0" w14:textId="77777777" w:rsidR="00120793" w:rsidRPr="00120793" w:rsidRDefault="00120793" w:rsidP="00120793">
      <w:pPr>
        <w:pStyle w:val="Code"/>
        <w:rPr>
          <w:highlight w:val="white"/>
        </w:rPr>
      </w:pPr>
      <w:r w:rsidRPr="00120793">
        <w:rPr>
          <w:highlight w:val="white"/>
        </w:rPr>
        <w:t xml:space="preserve">                                      rightExpression.Symbol.Type);</w:t>
      </w:r>
    </w:p>
    <w:p w14:paraId="52E8136C" w14:textId="77777777" w:rsidR="00120793" w:rsidRPr="00120793" w:rsidRDefault="00120793" w:rsidP="00120793">
      <w:pPr>
        <w:pStyle w:val="Code"/>
        <w:rPr>
          <w:highlight w:val="white"/>
        </w:rPr>
      </w:pPr>
    </w:p>
    <w:p w14:paraId="2C3E05F4" w14:textId="77777777" w:rsidR="00120793" w:rsidRPr="00120793" w:rsidRDefault="00120793" w:rsidP="00120793">
      <w:pPr>
        <w:pStyle w:val="Code"/>
        <w:rPr>
          <w:highlight w:val="white"/>
        </w:rPr>
      </w:pPr>
      <w:r w:rsidRPr="00120793">
        <w:rPr>
          <w:highlight w:val="white"/>
        </w:rPr>
        <w:t xml:space="preserve">      leftExpression = TypeCast.ImplicitCast(leftExpression, maxType);</w:t>
      </w:r>
    </w:p>
    <w:p w14:paraId="627734CF" w14:textId="77777777" w:rsidR="00120793" w:rsidRPr="00120793" w:rsidRDefault="00120793" w:rsidP="00120793">
      <w:pPr>
        <w:pStyle w:val="Code"/>
        <w:rPr>
          <w:highlight w:val="white"/>
        </w:rPr>
      </w:pPr>
      <w:r w:rsidRPr="00120793">
        <w:rPr>
          <w:highlight w:val="white"/>
        </w:rPr>
        <w:t xml:space="preserve">      rightExpression = TypeCast.ImplicitCast(rightExpression, maxType);</w:t>
      </w:r>
    </w:p>
    <w:p w14:paraId="1231DADE" w14:textId="7008D5B1" w:rsidR="00120793" w:rsidRPr="00120793" w:rsidRDefault="008A0CE0" w:rsidP="008A0CE0">
      <w:pPr>
        <w:rPr>
          <w:highlight w:val="white"/>
        </w:rPr>
      </w:pPr>
      <w:r>
        <w:rPr>
          <w:highlight w:val="white"/>
        </w:rPr>
        <w:t>The final short list is simply the short lists</w:t>
      </w:r>
      <w:r w:rsidR="00134D63">
        <w:rPr>
          <w:highlight w:val="white"/>
        </w:rPr>
        <w:t xml:space="preserve"> of the left end right expression</w:t>
      </w:r>
      <w:r>
        <w:rPr>
          <w:highlight w:val="white"/>
        </w:rPr>
        <w:t>.</w:t>
      </w:r>
    </w:p>
    <w:p w14:paraId="1DA63F2E" w14:textId="77777777" w:rsidR="00120793" w:rsidRPr="00120793" w:rsidRDefault="00120793" w:rsidP="00120793">
      <w:pPr>
        <w:pStyle w:val="Code"/>
        <w:rPr>
          <w:highlight w:val="white"/>
        </w:rPr>
      </w:pPr>
      <w:r w:rsidRPr="00120793">
        <w:rPr>
          <w:highlight w:val="white"/>
        </w:rPr>
        <w:t xml:space="preserve">      List&lt;MiddleCode&gt; shortList = new List&lt;MiddleCode&gt;();</w:t>
      </w:r>
    </w:p>
    <w:p w14:paraId="0DD29AF6" w14:textId="77777777" w:rsidR="00120793" w:rsidRPr="00120793" w:rsidRDefault="00120793" w:rsidP="00120793">
      <w:pPr>
        <w:pStyle w:val="Code"/>
        <w:rPr>
          <w:highlight w:val="white"/>
        </w:rPr>
      </w:pPr>
      <w:r w:rsidRPr="00120793">
        <w:rPr>
          <w:highlight w:val="white"/>
        </w:rPr>
        <w:t xml:space="preserve">      shortList.AddRange(leftExpression.ShortList);</w:t>
      </w:r>
    </w:p>
    <w:p w14:paraId="638F7B46" w14:textId="77777777" w:rsidR="00120793" w:rsidRPr="00120793" w:rsidRDefault="00120793" w:rsidP="00120793">
      <w:pPr>
        <w:pStyle w:val="Code"/>
        <w:rPr>
          <w:highlight w:val="white"/>
        </w:rPr>
      </w:pPr>
      <w:r w:rsidRPr="00120793">
        <w:rPr>
          <w:highlight w:val="white"/>
        </w:rPr>
        <w:t xml:space="preserve">      shortList.AddRange(rightExpression.ShortList);</w:t>
      </w:r>
    </w:p>
    <w:p w14:paraId="53BFEC62" w14:textId="4228A22D" w:rsidR="00612FFF" w:rsidRDefault="00CA285E" w:rsidP="00CA285E">
      <w:pPr>
        <w:rPr>
          <w:highlight w:val="white"/>
        </w:rPr>
      </w:pPr>
      <w:r>
        <w:rPr>
          <w:highlight w:val="white"/>
        </w:rPr>
        <w:t>If the maximal type is unsigned, we change to operator from signed to unsigned.</w:t>
      </w:r>
    </w:p>
    <w:p w14:paraId="4C2025BF" w14:textId="7F3C9F80" w:rsidR="00843493" w:rsidRPr="00120793" w:rsidRDefault="00843493" w:rsidP="00843493">
      <w:pPr>
        <w:pStyle w:val="Code"/>
        <w:rPr>
          <w:highlight w:val="white"/>
        </w:rPr>
      </w:pPr>
      <w:r w:rsidRPr="00120793">
        <w:rPr>
          <w:highlight w:val="white"/>
        </w:rPr>
        <w:t xml:space="preserve">      if (maxType.IsUnsigned()) {</w:t>
      </w:r>
    </w:p>
    <w:p w14:paraId="0854E49C" w14:textId="77777777" w:rsidR="00843493" w:rsidRPr="00120793" w:rsidRDefault="00843493" w:rsidP="00843493">
      <w:pPr>
        <w:pStyle w:val="Code"/>
        <w:rPr>
          <w:highlight w:val="white"/>
        </w:rPr>
      </w:pPr>
      <w:r w:rsidRPr="00120793">
        <w:rPr>
          <w:highlight w:val="white"/>
        </w:rPr>
        <w:t xml:space="preserve">        string name = Enum.GetName(typeof(MiddleOperator), middleOp);</w:t>
      </w:r>
    </w:p>
    <w:p w14:paraId="3BD2EE71" w14:textId="77777777" w:rsidR="00843493" w:rsidRPr="00120793" w:rsidRDefault="00843493" w:rsidP="00843493">
      <w:pPr>
        <w:pStyle w:val="Code"/>
        <w:rPr>
          <w:highlight w:val="white"/>
        </w:rPr>
      </w:pPr>
      <w:r w:rsidRPr="00120793">
        <w:rPr>
          <w:highlight w:val="white"/>
        </w:rPr>
        <w:t xml:space="preserve">        middleOp = (MiddleOperator) Enum.Parse(typeof(MiddleOperator),</w:t>
      </w:r>
    </w:p>
    <w:p w14:paraId="2612409D" w14:textId="77777777" w:rsidR="00843493" w:rsidRPr="00120793" w:rsidRDefault="00843493" w:rsidP="00843493">
      <w:pPr>
        <w:pStyle w:val="Code"/>
        <w:rPr>
          <w:highlight w:val="white"/>
        </w:rPr>
      </w:pPr>
      <w:r w:rsidRPr="00120793">
        <w:rPr>
          <w:highlight w:val="white"/>
        </w:rPr>
        <w:t xml:space="preserve">                                         name.Replace("Signed", "Unsigned"));</w:t>
      </w:r>
    </w:p>
    <w:p w14:paraId="7B05C55F" w14:textId="31D27E16" w:rsidR="00843493" w:rsidRPr="00120793" w:rsidRDefault="00843493" w:rsidP="00843493">
      <w:pPr>
        <w:pStyle w:val="Code"/>
        <w:rPr>
          <w:highlight w:val="white"/>
        </w:rPr>
      </w:pPr>
      <w:r w:rsidRPr="00120793">
        <w:rPr>
          <w:highlight w:val="white"/>
        </w:rPr>
        <w:t xml:space="preserve">      }</w:t>
      </w:r>
    </w:p>
    <w:p w14:paraId="12791735" w14:textId="1AA1B517" w:rsidR="00120793" w:rsidRPr="00120793" w:rsidRDefault="009517F2" w:rsidP="009517F2">
      <w:pPr>
        <w:rPr>
          <w:highlight w:val="white"/>
        </w:rPr>
      </w:pPr>
      <w:r>
        <w:rPr>
          <w:highlight w:val="white"/>
        </w:rPr>
        <w:t xml:space="preserve">The final </w:t>
      </w:r>
      <w:r w:rsidR="00F37AD2">
        <w:rPr>
          <w:highlight w:val="white"/>
        </w:rPr>
        <w:t>long</w:t>
      </w:r>
      <w:r>
        <w:rPr>
          <w:highlight w:val="white"/>
        </w:rPr>
        <w:t xml:space="preserve"> list is the </w:t>
      </w:r>
      <w:r w:rsidR="00516D26">
        <w:rPr>
          <w:highlight w:val="white"/>
        </w:rPr>
        <w:t>long</w:t>
      </w:r>
      <w:r>
        <w:rPr>
          <w:highlight w:val="white"/>
        </w:rPr>
        <w:t xml:space="preserve"> lists of the left end right expression</w:t>
      </w:r>
      <w:r w:rsidR="00BD323B">
        <w:rPr>
          <w:highlight w:val="white"/>
        </w:rPr>
        <w:t>, to begin with.</w:t>
      </w:r>
    </w:p>
    <w:p w14:paraId="4A7BF983" w14:textId="77777777" w:rsidR="00120793" w:rsidRPr="00120793" w:rsidRDefault="00120793" w:rsidP="00120793">
      <w:pPr>
        <w:pStyle w:val="Code"/>
        <w:rPr>
          <w:highlight w:val="white"/>
        </w:rPr>
      </w:pPr>
      <w:r w:rsidRPr="00120793">
        <w:rPr>
          <w:highlight w:val="white"/>
        </w:rPr>
        <w:t xml:space="preserve">      List&lt;MiddleCode&gt; longList = new List&lt;MiddleCode&gt;();</w:t>
      </w:r>
    </w:p>
    <w:p w14:paraId="111FE558" w14:textId="77777777" w:rsidR="00120793" w:rsidRPr="00120793" w:rsidRDefault="00120793" w:rsidP="00120793">
      <w:pPr>
        <w:pStyle w:val="Code"/>
        <w:rPr>
          <w:highlight w:val="white"/>
        </w:rPr>
      </w:pPr>
      <w:r w:rsidRPr="00120793">
        <w:rPr>
          <w:highlight w:val="white"/>
        </w:rPr>
        <w:t xml:space="preserve">      longList.AddRange(leftExpression.LongList);</w:t>
      </w:r>
    </w:p>
    <w:p w14:paraId="0FAE10C7" w14:textId="77777777" w:rsidR="00120793" w:rsidRPr="00120793" w:rsidRDefault="00120793" w:rsidP="00120793">
      <w:pPr>
        <w:pStyle w:val="Code"/>
        <w:rPr>
          <w:highlight w:val="white"/>
        </w:rPr>
      </w:pPr>
      <w:r w:rsidRPr="00120793">
        <w:rPr>
          <w:highlight w:val="white"/>
        </w:rPr>
        <w:t xml:space="preserve">      longList.AddRange(rightExpression.LongList);</w:t>
      </w:r>
    </w:p>
    <w:p w14:paraId="23C6516D" w14:textId="7E10AF99" w:rsidR="00120793" w:rsidRPr="00120793" w:rsidRDefault="003C730D" w:rsidP="009E18DD">
      <w:pPr>
        <w:rPr>
          <w:highlight w:val="white"/>
        </w:rPr>
      </w:pPr>
      <w:r>
        <w:rPr>
          <w:highlight w:val="white"/>
        </w:rPr>
        <w:t>We add tw</w:t>
      </w:r>
      <w:r w:rsidR="009B63FF">
        <w:rPr>
          <w:highlight w:val="white"/>
        </w:rPr>
        <w:t>o instruction to the long list. The first is an if-goto instruction</w:t>
      </w:r>
      <w:r w:rsidR="009E18DD">
        <w:rPr>
          <w:highlight w:val="white"/>
        </w:rPr>
        <w:t xml:space="preserve"> that we add to the true set</w:t>
      </w:r>
      <w:r w:rsidR="003222ED">
        <w:rPr>
          <w:highlight w:val="white"/>
        </w:rPr>
        <w:t xml:space="preserve">. </w:t>
      </w:r>
      <w:r w:rsidR="00B47F94">
        <w:rPr>
          <w:highlight w:val="white"/>
        </w:rPr>
        <w:t>I</w:t>
      </w:r>
      <w:r w:rsidR="003222ED">
        <w:rPr>
          <w:highlight w:val="white"/>
        </w:rPr>
        <w:t xml:space="preserve">f the expression is true, this instruction will jump to </w:t>
      </w:r>
      <w:r w:rsidR="001F4597">
        <w:rPr>
          <w:highlight w:val="white"/>
        </w:rPr>
        <w:t>the target that later will be backpatched into the instruction. In the same way, we add</w:t>
      </w:r>
      <w:r w:rsidR="006B1357">
        <w:rPr>
          <w:highlight w:val="white"/>
        </w:rPr>
        <w:t xml:space="preserve"> a goto instruction to the false set. If the expression is false, the instruction will jump to the target later backpatched to the instruction</w:t>
      </w:r>
      <w:r w:rsidR="00F67190">
        <w:rPr>
          <w:highlight w:val="white"/>
        </w:rPr>
        <w:t>.</w:t>
      </w:r>
    </w:p>
    <w:p w14:paraId="6B9FD406" w14:textId="77777777" w:rsidR="00120793" w:rsidRPr="00120793" w:rsidRDefault="00120793" w:rsidP="00120793">
      <w:pPr>
        <w:pStyle w:val="Code"/>
        <w:rPr>
          <w:highlight w:val="white"/>
        </w:rPr>
      </w:pPr>
      <w:r w:rsidRPr="00120793">
        <w:rPr>
          <w:highlight w:val="white"/>
        </w:rPr>
        <w:t xml:space="preserve">      ISet&lt;MiddleCode&gt; trueSet = new HashSet&lt;MiddleCode&gt;(),</w:t>
      </w:r>
    </w:p>
    <w:p w14:paraId="6D95DD31" w14:textId="77777777" w:rsidR="00120793" w:rsidRPr="00120793" w:rsidRDefault="00120793" w:rsidP="00120793">
      <w:pPr>
        <w:pStyle w:val="Code"/>
        <w:rPr>
          <w:highlight w:val="white"/>
        </w:rPr>
      </w:pPr>
      <w:r w:rsidRPr="00120793">
        <w:rPr>
          <w:highlight w:val="white"/>
        </w:rPr>
        <w:t xml:space="preserve">                       falseSet = new HashSet&lt;MiddleCode&gt;();</w:t>
      </w:r>
    </w:p>
    <w:p w14:paraId="29539A1D" w14:textId="77777777" w:rsidR="00120793" w:rsidRPr="00120793" w:rsidRDefault="00120793" w:rsidP="00120793">
      <w:pPr>
        <w:pStyle w:val="Code"/>
        <w:rPr>
          <w:highlight w:val="white"/>
        </w:rPr>
      </w:pPr>
      <w:r w:rsidRPr="00120793">
        <w:rPr>
          <w:highlight w:val="white"/>
        </w:rPr>
        <w:t xml:space="preserve">      trueSet.Add(AddMiddleCode(longList, middleOp, null,</w:t>
      </w:r>
    </w:p>
    <w:p w14:paraId="416988EE" w14:textId="1A0043DD" w:rsidR="00F37AD2" w:rsidRDefault="002F3945" w:rsidP="00120793">
      <w:pPr>
        <w:pStyle w:val="Code"/>
        <w:rPr>
          <w:highlight w:val="white"/>
        </w:rPr>
      </w:pPr>
      <w:r>
        <w:rPr>
          <w:highlight w:val="white"/>
        </w:rPr>
        <w:t xml:space="preserve"> </w:t>
      </w:r>
      <w:r w:rsidR="00120793" w:rsidRPr="00120793">
        <w:rPr>
          <w:highlight w:val="white"/>
        </w:rPr>
        <w:t xml:space="preserve">                               leftExpression.Symbol,</w:t>
      </w:r>
    </w:p>
    <w:p w14:paraId="074C0103" w14:textId="4718B5B9" w:rsidR="00120793" w:rsidRPr="00120793" w:rsidRDefault="00F37AD2" w:rsidP="00120793">
      <w:pPr>
        <w:pStyle w:val="Code"/>
        <w:rPr>
          <w:highlight w:val="white"/>
        </w:rPr>
      </w:pPr>
      <w:r>
        <w:rPr>
          <w:highlight w:val="white"/>
        </w:rPr>
        <w:t xml:space="preserve">                               </w:t>
      </w:r>
      <w:r w:rsidR="002F3945">
        <w:rPr>
          <w:highlight w:val="white"/>
        </w:rPr>
        <w:t xml:space="preserve"> </w:t>
      </w:r>
      <w:r w:rsidR="00120793" w:rsidRPr="00120793">
        <w:rPr>
          <w:highlight w:val="white"/>
        </w:rPr>
        <w:t>rightExpression.Symbol));</w:t>
      </w:r>
    </w:p>
    <w:p w14:paraId="09CF8598" w14:textId="77777777" w:rsidR="00120793" w:rsidRPr="00120793" w:rsidRDefault="00120793" w:rsidP="00120793">
      <w:pPr>
        <w:pStyle w:val="Code"/>
        <w:rPr>
          <w:highlight w:val="white"/>
        </w:rPr>
      </w:pPr>
      <w:r w:rsidRPr="00120793">
        <w:rPr>
          <w:highlight w:val="white"/>
        </w:rPr>
        <w:t xml:space="preserve">      falseSet.Add(AddMiddleCode(longList, MiddleOperator.Goto));</w:t>
      </w:r>
    </w:p>
    <w:p w14:paraId="7944BFDA" w14:textId="478A9D6D" w:rsidR="00120793" w:rsidRPr="00120793" w:rsidRDefault="003C730D" w:rsidP="003C730D">
      <w:pPr>
        <w:rPr>
          <w:highlight w:val="white"/>
        </w:rPr>
      </w:pPr>
      <w:r>
        <w:rPr>
          <w:highlight w:val="white"/>
        </w:rPr>
        <w:t>The final symbol holds logical type with true and false set.</w:t>
      </w:r>
    </w:p>
    <w:p w14:paraId="5D8111C5" w14:textId="77777777" w:rsidR="00120793" w:rsidRPr="00120793" w:rsidRDefault="00120793" w:rsidP="00120793">
      <w:pPr>
        <w:pStyle w:val="Code"/>
        <w:rPr>
          <w:highlight w:val="white"/>
        </w:rPr>
      </w:pPr>
      <w:r w:rsidRPr="00120793">
        <w:rPr>
          <w:highlight w:val="white"/>
        </w:rPr>
        <w:t xml:space="preserve">      Symbol symbol = new Symbol(trueSet, falseSet);</w:t>
      </w:r>
    </w:p>
    <w:p w14:paraId="3B938AE8" w14:textId="77777777" w:rsidR="00120793" w:rsidRPr="00120793" w:rsidRDefault="00120793" w:rsidP="00120793">
      <w:pPr>
        <w:pStyle w:val="Code"/>
        <w:rPr>
          <w:highlight w:val="white"/>
        </w:rPr>
      </w:pPr>
      <w:r w:rsidRPr="00120793">
        <w:rPr>
          <w:highlight w:val="white"/>
        </w:rPr>
        <w:t xml:space="preserve">      return (new Expression(symbol, shortList, longList));</w:t>
      </w:r>
    </w:p>
    <w:p w14:paraId="2644C60B" w14:textId="77777777" w:rsidR="00120793" w:rsidRPr="00120793" w:rsidRDefault="00120793" w:rsidP="00120793">
      <w:pPr>
        <w:pStyle w:val="Code"/>
        <w:rPr>
          <w:highlight w:val="white"/>
        </w:rPr>
      </w:pPr>
      <w:r w:rsidRPr="00120793">
        <w:rPr>
          <w:highlight w:val="white"/>
        </w:rPr>
        <w:t xml:space="preserve">    }</w:t>
      </w:r>
    </w:p>
    <w:p w14:paraId="097D6C62" w14:textId="021C9E56" w:rsidR="00C76FBD" w:rsidRDefault="0071618F" w:rsidP="00772FA0">
      <w:pPr>
        <w:pStyle w:val="Rubrik3"/>
      </w:pPr>
      <w:r>
        <w:t xml:space="preserve">Addition </w:t>
      </w:r>
      <w:r w:rsidR="009D2617">
        <w:t xml:space="preserve">and Subtraction </w:t>
      </w:r>
      <w:r>
        <w:t>Expression</w:t>
      </w:r>
    </w:p>
    <w:p w14:paraId="3D3E82B9" w14:textId="779CB2D9" w:rsidR="009D2617" w:rsidRPr="009D2617" w:rsidRDefault="009D2617" w:rsidP="009D2617">
      <w:r>
        <w:t xml:space="preserve">The addition and subtraction expression </w:t>
      </w:r>
      <w:r w:rsidR="00B9442C">
        <w:t>are</w:t>
      </w:r>
      <w:r>
        <w:t xml:space="preserve"> a bit </w:t>
      </w:r>
      <w:r w:rsidR="001B45EA">
        <w:t xml:space="preserve">more </w:t>
      </w:r>
      <w:r>
        <w:t xml:space="preserve">complicated, since we need to take pointer arithmetic into consideration. </w:t>
      </w:r>
    </w:p>
    <w:p w14:paraId="220CE89A" w14:textId="77777777" w:rsidR="001F5000" w:rsidRPr="00EC76D5" w:rsidRDefault="001F5000" w:rsidP="001F5000">
      <w:pPr>
        <w:pStyle w:val="CodeHeader"/>
      </w:pPr>
      <w:r>
        <w:t>MainParser.gppg</w:t>
      </w:r>
    </w:p>
    <w:p w14:paraId="04D37E8B" w14:textId="77777777" w:rsidR="003847B3" w:rsidRPr="003847B3" w:rsidRDefault="003847B3" w:rsidP="003847B3">
      <w:pPr>
        <w:pStyle w:val="Code"/>
        <w:rPr>
          <w:highlight w:val="white"/>
        </w:rPr>
      </w:pPr>
      <w:r w:rsidRPr="003847B3">
        <w:rPr>
          <w:highlight w:val="white"/>
        </w:rPr>
        <w:t>add_expression:</w:t>
      </w:r>
    </w:p>
    <w:p w14:paraId="40AA5E28" w14:textId="77777777" w:rsidR="003847B3" w:rsidRPr="003847B3" w:rsidRDefault="003847B3" w:rsidP="003847B3">
      <w:pPr>
        <w:pStyle w:val="Code"/>
        <w:rPr>
          <w:highlight w:val="white"/>
        </w:rPr>
      </w:pPr>
      <w:r w:rsidRPr="003847B3">
        <w:rPr>
          <w:highlight w:val="white"/>
        </w:rPr>
        <w:t xml:space="preserve">    multiply_expression {</w:t>
      </w:r>
    </w:p>
    <w:p w14:paraId="62EAFF31" w14:textId="77777777" w:rsidR="003847B3" w:rsidRPr="003847B3" w:rsidRDefault="003847B3" w:rsidP="003847B3">
      <w:pPr>
        <w:pStyle w:val="Code"/>
        <w:rPr>
          <w:highlight w:val="white"/>
        </w:rPr>
      </w:pPr>
      <w:r w:rsidRPr="003847B3">
        <w:rPr>
          <w:highlight w:val="white"/>
        </w:rPr>
        <w:t xml:space="preserve">      $$ = $1;</w:t>
      </w:r>
    </w:p>
    <w:p w14:paraId="6C4CF2C2" w14:textId="77777777" w:rsidR="003847B3" w:rsidRPr="003847B3" w:rsidRDefault="003847B3" w:rsidP="003847B3">
      <w:pPr>
        <w:pStyle w:val="Code"/>
        <w:rPr>
          <w:highlight w:val="white"/>
        </w:rPr>
      </w:pPr>
      <w:r w:rsidRPr="003847B3">
        <w:rPr>
          <w:highlight w:val="white"/>
        </w:rPr>
        <w:t xml:space="preserve">    }</w:t>
      </w:r>
    </w:p>
    <w:p w14:paraId="5F09F542" w14:textId="77777777" w:rsidR="003847B3" w:rsidRPr="003847B3" w:rsidRDefault="003847B3" w:rsidP="003847B3">
      <w:pPr>
        <w:pStyle w:val="Code"/>
        <w:rPr>
          <w:highlight w:val="white"/>
        </w:rPr>
      </w:pPr>
      <w:r w:rsidRPr="003847B3">
        <w:rPr>
          <w:highlight w:val="white"/>
        </w:rPr>
        <w:t xml:space="preserve">  | add_expression addition_operator multiply_expression {</w:t>
      </w:r>
    </w:p>
    <w:p w14:paraId="1C12DDB0" w14:textId="77777777" w:rsidR="003847B3" w:rsidRPr="003847B3" w:rsidRDefault="003847B3" w:rsidP="003847B3">
      <w:pPr>
        <w:pStyle w:val="Code"/>
        <w:rPr>
          <w:highlight w:val="white"/>
        </w:rPr>
      </w:pPr>
      <w:r w:rsidRPr="003847B3">
        <w:rPr>
          <w:highlight w:val="white"/>
        </w:rPr>
        <w:t xml:space="preserve">      $$ = MiddleCodeGenerator.AdditionExpression($2, $1, $3);</w:t>
      </w:r>
    </w:p>
    <w:p w14:paraId="1ACF7451" w14:textId="77777777" w:rsidR="003847B3" w:rsidRPr="003847B3" w:rsidRDefault="003847B3" w:rsidP="003847B3">
      <w:pPr>
        <w:pStyle w:val="Code"/>
        <w:rPr>
          <w:highlight w:val="white"/>
        </w:rPr>
      </w:pPr>
      <w:r w:rsidRPr="003847B3">
        <w:rPr>
          <w:highlight w:val="white"/>
        </w:rPr>
        <w:t xml:space="preserve">    };</w:t>
      </w:r>
    </w:p>
    <w:p w14:paraId="23AE16ED" w14:textId="77777777" w:rsidR="003847B3" w:rsidRPr="003847B3" w:rsidRDefault="003847B3" w:rsidP="003847B3">
      <w:pPr>
        <w:pStyle w:val="Code"/>
        <w:rPr>
          <w:highlight w:val="white"/>
        </w:rPr>
      </w:pPr>
    </w:p>
    <w:p w14:paraId="68B25138" w14:textId="77777777" w:rsidR="003847B3" w:rsidRPr="003847B3" w:rsidRDefault="003847B3" w:rsidP="003847B3">
      <w:pPr>
        <w:pStyle w:val="Code"/>
        <w:rPr>
          <w:highlight w:val="white"/>
        </w:rPr>
      </w:pPr>
      <w:r w:rsidRPr="003847B3">
        <w:rPr>
          <w:highlight w:val="white"/>
        </w:rPr>
        <w:t>add_operator:</w:t>
      </w:r>
    </w:p>
    <w:p w14:paraId="1BE2CA5B" w14:textId="77777777" w:rsidR="003847B3" w:rsidRPr="003847B3" w:rsidRDefault="003847B3" w:rsidP="003847B3">
      <w:pPr>
        <w:pStyle w:val="Code"/>
        <w:rPr>
          <w:highlight w:val="white"/>
        </w:rPr>
      </w:pPr>
      <w:r w:rsidRPr="003847B3">
        <w:rPr>
          <w:highlight w:val="white"/>
        </w:rPr>
        <w:t xml:space="preserve">    PLUS  { $$ = MiddleOperator.BinaryAdd;      }</w:t>
      </w:r>
    </w:p>
    <w:p w14:paraId="6679C5F2" w14:textId="77777777" w:rsidR="003847B3" w:rsidRPr="003847B3" w:rsidRDefault="003847B3" w:rsidP="003847B3">
      <w:pPr>
        <w:pStyle w:val="Code"/>
        <w:rPr>
          <w:highlight w:val="white"/>
        </w:rPr>
      </w:pPr>
      <w:r w:rsidRPr="003847B3">
        <w:rPr>
          <w:highlight w:val="white"/>
        </w:rPr>
        <w:t xml:space="preserve">  | MINUS { $$ = MiddleOperator.BinarySubtract; };</w:t>
      </w:r>
    </w:p>
    <w:p w14:paraId="139511A0" w14:textId="37A45AFF" w:rsidR="00772727" w:rsidRDefault="001F5000" w:rsidP="001F5000">
      <w:pPr>
        <w:pStyle w:val="CodeHeader"/>
      </w:pPr>
      <w:r>
        <w:lastRenderedPageBreak/>
        <w:t>MiddleCodeGenerator.cs</w:t>
      </w:r>
    </w:p>
    <w:p w14:paraId="36B8A93F" w14:textId="77777777" w:rsidR="00A361FE" w:rsidRPr="00A361FE" w:rsidRDefault="00A361FE" w:rsidP="00A361FE">
      <w:pPr>
        <w:pStyle w:val="Code"/>
        <w:rPr>
          <w:highlight w:val="white"/>
        </w:rPr>
      </w:pPr>
      <w:r w:rsidRPr="00A361FE">
        <w:rPr>
          <w:highlight w:val="white"/>
        </w:rPr>
        <w:t xml:space="preserve">    public static Expression AdditionExpression(MiddleOperator middleOp,</w:t>
      </w:r>
    </w:p>
    <w:p w14:paraId="65419FB0" w14:textId="77777777" w:rsidR="00A361FE" w:rsidRPr="00A361FE" w:rsidRDefault="00A361FE" w:rsidP="00A361FE">
      <w:pPr>
        <w:pStyle w:val="Code"/>
        <w:rPr>
          <w:highlight w:val="white"/>
        </w:rPr>
      </w:pPr>
      <w:r w:rsidRPr="00A361FE">
        <w:rPr>
          <w:highlight w:val="white"/>
        </w:rPr>
        <w:t xml:space="preserve">                                                Expression leftExpression,</w:t>
      </w:r>
    </w:p>
    <w:p w14:paraId="21981FEC" w14:textId="77777777" w:rsidR="00A361FE" w:rsidRPr="00A361FE" w:rsidRDefault="00A361FE" w:rsidP="00A361FE">
      <w:pPr>
        <w:pStyle w:val="Code"/>
        <w:rPr>
          <w:highlight w:val="white"/>
        </w:rPr>
      </w:pPr>
      <w:r w:rsidRPr="00A361FE">
        <w:rPr>
          <w:highlight w:val="white"/>
        </w:rPr>
        <w:t xml:space="preserve">                                                Expression rightExpression) {</w:t>
      </w:r>
    </w:p>
    <w:p w14:paraId="640D534F" w14:textId="77777777" w:rsidR="00A361FE" w:rsidRPr="00A361FE" w:rsidRDefault="00A361FE" w:rsidP="00A361FE">
      <w:pPr>
        <w:pStyle w:val="Code"/>
        <w:rPr>
          <w:highlight w:val="white"/>
        </w:rPr>
      </w:pPr>
      <w:r w:rsidRPr="00A361FE">
        <w:rPr>
          <w:highlight w:val="white"/>
        </w:rPr>
        <w:t xml:space="preserve">      Type leftType = leftExpression.Symbol.Type,</w:t>
      </w:r>
    </w:p>
    <w:p w14:paraId="6E41EED7" w14:textId="77777777" w:rsidR="00A361FE" w:rsidRPr="00A361FE" w:rsidRDefault="00A361FE" w:rsidP="00A361FE">
      <w:pPr>
        <w:pStyle w:val="Code"/>
        <w:rPr>
          <w:highlight w:val="white"/>
        </w:rPr>
      </w:pPr>
      <w:r w:rsidRPr="00A361FE">
        <w:rPr>
          <w:highlight w:val="white"/>
        </w:rPr>
        <w:t xml:space="preserve">           rightType = rightExpression.Symbol.Type;</w:t>
      </w:r>
    </w:p>
    <w:p w14:paraId="72749295" w14:textId="44AF50E8" w:rsidR="00A361FE" w:rsidRPr="00A361FE" w:rsidRDefault="009239EB" w:rsidP="009239EB">
      <w:pPr>
        <w:rPr>
          <w:highlight w:val="white"/>
        </w:rPr>
      </w:pPr>
      <w:r>
        <w:rPr>
          <w:highlight w:val="white"/>
        </w:rPr>
        <w:t>Similar to the other cases above, the return the possible constant expression.</w:t>
      </w:r>
    </w:p>
    <w:p w14:paraId="7D284E4B" w14:textId="77777777" w:rsidR="00A361FE" w:rsidRPr="00A361FE" w:rsidRDefault="00A361FE" w:rsidP="00A361FE">
      <w:pPr>
        <w:pStyle w:val="Code"/>
        <w:rPr>
          <w:highlight w:val="white"/>
        </w:rPr>
      </w:pPr>
      <w:r w:rsidRPr="00A361FE">
        <w:rPr>
          <w:highlight w:val="white"/>
        </w:rPr>
        <w:t xml:space="preserve">      Expression constantExpression =</w:t>
      </w:r>
    </w:p>
    <w:p w14:paraId="0E50904E" w14:textId="77777777" w:rsidR="00A361FE" w:rsidRPr="00A361FE" w:rsidRDefault="00A361FE" w:rsidP="00A361FE">
      <w:pPr>
        <w:pStyle w:val="Code"/>
        <w:rPr>
          <w:highlight w:val="white"/>
        </w:rPr>
      </w:pPr>
      <w:r w:rsidRPr="00A361FE">
        <w:rPr>
          <w:highlight w:val="white"/>
        </w:rPr>
        <w:t xml:space="preserve">        ConstantExpression.Arithmetic(MiddleOperator.BinaryAdd,</w:t>
      </w:r>
    </w:p>
    <w:p w14:paraId="43BCB9F5" w14:textId="77777777" w:rsidR="00A361FE" w:rsidRPr="00A361FE" w:rsidRDefault="00A361FE" w:rsidP="00A361FE">
      <w:pPr>
        <w:pStyle w:val="Code"/>
        <w:rPr>
          <w:highlight w:val="white"/>
        </w:rPr>
      </w:pPr>
      <w:r w:rsidRPr="00A361FE">
        <w:rPr>
          <w:highlight w:val="white"/>
        </w:rPr>
        <w:t xml:space="preserve">                                      leftExpression, rightExpression);</w:t>
      </w:r>
    </w:p>
    <w:p w14:paraId="3A36B9A1" w14:textId="77777777" w:rsidR="00A361FE" w:rsidRPr="00A361FE" w:rsidRDefault="00A361FE" w:rsidP="00A361FE">
      <w:pPr>
        <w:pStyle w:val="Code"/>
        <w:rPr>
          <w:highlight w:val="white"/>
        </w:rPr>
      </w:pPr>
      <w:r w:rsidRPr="00A361FE">
        <w:rPr>
          <w:highlight w:val="white"/>
        </w:rPr>
        <w:t xml:space="preserve">      if (constantExpression != null) {</w:t>
      </w:r>
    </w:p>
    <w:p w14:paraId="607C3638" w14:textId="77777777" w:rsidR="00A361FE" w:rsidRPr="00A361FE" w:rsidRDefault="00A361FE" w:rsidP="00A361FE">
      <w:pPr>
        <w:pStyle w:val="Code"/>
        <w:rPr>
          <w:highlight w:val="white"/>
        </w:rPr>
      </w:pPr>
      <w:r w:rsidRPr="00A361FE">
        <w:rPr>
          <w:highlight w:val="white"/>
        </w:rPr>
        <w:t xml:space="preserve">        return constantExpression;</w:t>
      </w:r>
    </w:p>
    <w:p w14:paraId="1838EF4B" w14:textId="77777777" w:rsidR="00A361FE" w:rsidRPr="00A361FE" w:rsidRDefault="00A361FE" w:rsidP="00A361FE">
      <w:pPr>
        <w:pStyle w:val="Code"/>
        <w:rPr>
          <w:highlight w:val="white"/>
        </w:rPr>
      </w:pPr>
      <w:r w:rsidRPr="00A361FE">
        <w:rPr>
          <w:highlight w:val="white"/>
        </w:rPr>
        <w:t xml:space="preserve">      }</w:t>
      </w:r>
    </w:p>
    <w:p w14:paraId="5B40C7C4" w14:textId="19D59A16" w:rsidR="00A361FE" w:rsidRPr="00A361FE" w:rsidRDefault="0050494A" w:rsidP="0050494A">
      <w:pPr>
        <w:rPr>
          <w:highlight w:val="white"/>
        </w:rPr>
      </w:pPr>
      <w:r>
        <w:rPr>
          <w:highlight w:val="white"/>
        </w:rPr>
        <w:t>In the addition case, we also check if the expression is a static expression, in which case we return the expression.</w:t>
      </w:r>
    </w:p>
    <w:p w14:paraId="5F3C9AE5" w14:textId="77777777" w:rsidR="00A361FE" w:rsidRPr="00A361FE" w:rsidRDefault="00A361FE" w:rsidP="00A361FE">
      <w:pPr>
        <w:pStyle w:val="Code"/>
        <w:rPr>
          <w:highlight w:val="white"/>
        </w:rPr>
      </w:pPr>
      <w:r w:rsidRPr="00A361FE">
        <w:rPr>
          <w:highlight w:val="white"/>
        </w:rPr>
        <w:t xml:space="preserve">      Expression staticExpression =</w:t>
      </w:r>
    </w:p>
    <w:p w14:paraId="330F243A" w14:textId="77777777" w:rsidR="00A361FE" w:rsidRPr="00A361FE" w:rsidRDefault="00A361FE" w:rsidP="00A361FE">
      <w:pPr>
        <w:pStyle w:val="Code"/>
        <w:rPr>
          <w:highlight w:val="white"/>
        </w:rPr>
      </w:pPr>
      <w:r w:rsidRPr="00A361FE">
        <w:rPr>
          <w:highlight w:val="white"/>
        </w:rPr>
        <w:t xml:space="preserve">        StaticExpression.Binary(MiddleOperator.BinarySubtract,</w:t>
      </w:r>
    </w:p>
    <w:p w14:paraId="66ED8129" w14:textId="77777777" w:rsidR="00A361FE" w:rsidRPr="00A361FE" w:rsidRDefault="00A361FE" w:rsidP="00A361FE">
      <w:pPr>
        <w:pStyle w:val="Code"/>
        <w:rPr>
          <w:highlight w:val="white"/>
        </w:rPr>
      </w:pPr>
      <w:r w:rsidRPr="00A361FE">
        <w:rPr>
          <w:highlight w:val="white"/>
        </w:rPr>
        <w:t xml:space="preserve">                                leftExpression, rightExpression);</w:t>
      </w:r>
    </w:p>
    <w:p w14:paraId="4080F5A9" w14:textId="77777777" w:rsidR="00A361FE" w:rsidRPr="00A361FE" w:rsidRDefault="00A361FE" w:rsidP="00A361FE">
      <w:pPr>
        <w:pStyle w:val="Code"/>
        <w:rPr>
          <w:highlight w:val="white"/>
        </w:rPr>
      </w:pPr>
      <w:r w:rsidRPr="00A361FE">
        <w:rPr>
          <w:highlight w:val="white"/>
        </w:rPr>
        <w:t xml:space="preserve">      if (staticExpression != null) {</w:t>
      </w:r>
    </w:p>
    <w:p w14:paraId="2E5D2039" w14:textId="77777777" w:rsidR="00A361FE" w:rsidRPr="00A361FE" w:rsidRDefault="00A361FE" w:rsidP="00A361FE">
      <w:pPr>
        <w:pStyle w:val="Code"/>
        <w:rPr>
          <w:highlight w:val="white"/>
        </w:rPr>
      </w:pPr>
      <w:r w:rsidRPr="00A361FE">
        <w:rPr>
          <w:highlight w:val="white"/>
        </w:rPr>
        <w:t xml:space="preserve">        return staticExpression;</w:t>
      </w:r>
    </w:p>
    <w:p w14:paraId="45A9FDA7" w14:textId="77777777" w:rsidR="00A361FE" w:rsidRPr="00A361FE" w:rsidRDefault="00A361FE" w:rsidP="00A361FE">
      <w:pPr>
        <w:pStyle w:val="Code"/>
        <w:rPr>
          <w:highlight w:val="white"/>
        </w:rPr>
      </w:pPr>
      <w:r w:rsidRPr="00A361FE">
        <w:rPr>
          <w:highlight w:val="white"/>
        </w:rPr>
        <w:t xml:space="preserve">      }</w:t>
      </w:r>
    </w:p>
    <w:p w14:paraId="2574CC6E" w14:textId="7E7E6A85" w:rsidR="00A361FE" w:rsidRPr="00A361FE" w:rsidRDefault="0076684B" w:rsidP="0076684B">
      <w:pPr>
        <w:rPr>
          <w:highlight w:val="white"/>
        </w:rPr>
      </w:pPr>
      <w:r>
        <w:rPr>
          <w:highlight w:val="white"/>
        </w:rPr>
        <w:t>The final short list is simple the short lists of the left and right expression.</w:t>
      </w:r>
    </w:p>
    <w:p w14:paraId="0CD36CDC" w14:textId="77777777" w:rsidR="00A361FE" w:rsidRPr="00A361FE" w:rsidRDefault="00A361FE" w:rsidP="00A361FE">
      <w:pPr>
        <w:pStyle w:val="Code"/>
        <w:rPr>
          <w:highlight w:val="white"/>
        </w:rPr>
      </w:pPr>
      <w:r w:rsidRPr="00A361FE">
        <w:rPr>
          <w:highlight w:val="white"/>
        </w:rPr>
        <w:t xml:space="preserve">      List&lt;MiddleCode&gt; shortList = new List&lt;MiddleCode&gt;();</w:t>
      </w:r>
    </w:p>
    <w:p w14:paraId="2603DFAF" w14:textId="77777777" w:rsidR="00A361FE" w:rsidRPr="00A361FE" w:rsidRDefault="00A361FE" w:rsidP="00A361FE">
      <w:pPr>
        <w:pStyle w:val="Code"/>
        <w:rPr>
          <w:highlight w:val="white"/>
        </w:rPr>
      </w:pPr>
      <w:r w:rsidRPr="00A361FE">
        <w:rPr>
          <w:highlight w:val="white"/>
        </w:rPr>
        <w:t xml:space="preserve">      shortList.AddRange(leftExpression.ShortList);</w:t>
      </w:r>
    </w:p>
    <w:p w14:paraId="7DA8F30B" w14:textId="77777777" w:rsidR="00A361FE" w:rsidRPr="00A361FE" w:rsidRDefault="00A361FE" w:rsidP="00A361FE">
      <w:pPr>
        <w:pStyle w:val="Code"/>
        <w:rPr>
          <w:highlight w:val="white"/>
        </w:rPr>
      </w:pPr>
      <w:r w:rsidRPr="00A361FE">
        <w:rPr>
          <w:highlight w:val="white"/>
        </w:rPr>
        <w:t xml:space="preserve">      shortList.AddRange(rightExpression.ShortList);    </w:t>
      </w:r>
    </w:p>
    <w:p w14:paraId="5580EF38" w14:textId="31E78FD8" w:rsidR="00A361FE" w:rsidRPr="00A361FE" w:rsidRDefault="00841C2D" w:rsidP="00F30F61">
      <w:pPr>
        <w:rPr>
          <w:highlight w:val="white"/>
        </w:rPr>
      </w:pPr>
      <w:r>
        <w:rPr>
          <w:highlight w:val="white"/>
        </w:rPr>
        <w:t>If at</w:t>
      </w:r>
      <w:r w:rsidR="00C0130D">
        <w:rPr>
          <w:highlight w:val="white"/>
        </w:rPr>
        <w:t xml:space="preserve"> least on the expressions has pointer or array type, we call the </w:t>
      </w:r>
      <w:r w:rsidR="00A723D2">
        <w:rPr>
          <w:rStyle w:val="KeyWord0"/>
          <w:highlight w:val="white"/>
        </w:rPr>
        <w:t>PointerArithmetic</w:t>
      </w:r>
      <w:r w:rsidR="00C0130D">
        <w:rPr>
          <w:highlight w:val="white"/>
        </w:rPr>
        <w:t xml:space="preserve"> methods</w:t>
      </w:r>
      <w:r w:rsidR="00F30F61">
        <w:rPr>
          <w:highlight w:val="white"/>
        </w:rPr>
        <w:t xml:space="preserve"> that</w:t>
      </w:r>
      <w:r w:rsidR="00487ECC">
        <w:rPr>
          <w:highlight w:val="white"/>
        </w:rPr>
        <w:t xml:space="preserve"> handles pointer </w:t>
      </w:r>
      <w:r w:rsidR="00035181">
        <w:rPr>
          <w:highlight w:val="white"/>
        </w:rPr>
        <w:t>arithmetic</w:t>
      </w:r>
      <w:r w:rsidR="00487ECC">
        <w:rPr>
          <w:highlight w:val="white"/>
        </w:rPr>
        <w:t>.</w:t>
      </w:r>
    </w:p>
    <w:p w14:paraId="4E662BDB" w14:textId="77777777" w:rsidR="00A361FE" w:rsidRPr="00A361FE" w:rsidRDefault="00A361FE" w:rsidP="00A361FE">
      <w:pPr>
        <w:pStyle w:val="Code"/>
        <w:rPr>
          <w:highlight w:val="white"/>
        </w:rPr>
      </w:pPr>
      <w:r w:rsidRPr="00A361FE">
        <w:rPr>
          <w:highlight w:val="white"/>
        </w:rPr>
        <w:t xml:space="preserve">      if (leftType.IsPointerOrArray()) {</w:t>
      </w:r>
    </w:p>
    <w:p w14:paraId="40AD5BB5" w14:textId="1AE9BB3D"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leftExpression, rightExpression);</w:t>
      </w:r>
    </w:p>
    <w:p w14:paraId="55A3FEDA" w14:textId="77777777" w:rsidR="00A361FE" w:rsidRPr="00A361FE" w:rsidRDefault="00A361FE" w:rsidP="00A361FE">
      <w:pPr>
        <w:pStyle w:val="Code"/>
        <w:rPr>
          <w:highlight w:val="white"/>
        </w:rPr>
      </w:pPr>
      <w:r w:rsidRPr="00A361FE">
        <w:rPr>
          <w:highlight w:val="white"/>
        </w:rPr>
        <w:t xml:space="preserve">      }</w:t>
      </w:r>
    </w:p>
    <w:p w14:paraId="0F74D1B5" w14:textId="46564D8E" w:rsidR="00A361FE" w:rsidRDefault="00A361FE" w:rsidP="00A361FE">
      <w:pPr>
        <w:pStyle w:val="Code"/>
        <w:rPr>
          <w:highlight w:val="white"/>
        </w:rPr>
      </w:pPr>
      <w:r w:rsidRPr="00A361FE">
        <w:rPr>
          <w:highlight w:val="white"/>
        </w:rPr>
        <w:t xml:space="preserve">      else if (rightType.IsPointerOrArray()) {</w:t>
      </w:r>
    </w:p>
    <w:p w14:paraId="77EA1C85" w14:textId="24E7EDDD" w:rsidR="00CA3079" w:rsidRPr="00A361FE" w:rsidRDefault="00CA3079" w:rsidP="00CA3079">
      <w:pPr>
        <w:rPr>
          <w:highlight w:val="white"/>
        </w:rPr>
      </w:pPr>
      <w:r>
        <w:rPr>
          <w:highlight w:val="white"/>
        </w:rPr>
        <w:t xml:space="preserve">In the right expression has pointer type, </w:t>
      </w:r>
      <w:r w:rsidR="00286123">
        <w:rPr>
          <w:highlight w:val="white"/>
        </w:rPr>
        <w:t>the operator must be addition, no</w:t>
      </w:r>
      <w:r w:rsidR="00EA653E">
        <w:rPr>
          <w:highlight w:val="white"/>
        </w:rPr>
        <w:t>t</w:t>
      </w:r>
      <w:r w:rsidR="00286123">
        <w:rPr>
          <w:highlight w:val="white"/>
        </w:rPr>
        <w:t xml:space="preserve"> subtraction.</w:t>
      </w:r>
      <w:r w:rsidR="009061BA">
        <w:rPr>
          <w:highlight w:val="white"/>
        </w:rPr>
        <w:t xml:space="preserve"> Note that we swap the expressions in the </w:t>
      </w:r>
      <w:r w:rsidR="003F604C">
        <w:rPr>
          <w:highlight w:val="white"/>
        </w:rPr>
        <w:t xml:space="preserve">call to </w:t>
      </w:r>
      <w:r w:rsidR="003F604C">
        <w:rPr>
          <w:rStyle w:val="KeyWord0"/>
          <w:highlight w:val="white"/>
        </w:rPr>
        <w:t>PointerArithmetic</w:t>
      </w:r>
      <w:r w:rsidR="003F604C">
        <w:rPr>
          <w:highlight w:val="white"/>
        </w:rPr>
        <w:t>, so that the pointer is the first expression</w:t>
      </w:r>
    </w:p>
    <w:p w14:paraId="0F9DBE6F" w14:textId="77777777" w:rsidR="00A361FE" w:rsidRPr="00A361FE" w:rsidRDefault="00A361FE" w:rsidP="00A361FE">
      <w:pPr>
        <w:pStyle w:val="Code"/>
        <w:rPr>
          <w:highlight w:val="white"/>
        </w:rPr>
      </w:pPr>
      <w:r w:rsidRPr="00A361FE">
        <w:rPr>
          <w:highlight w:val="white"/>
        </w:rPr>
        <w:t xml:space="preserve">        Assert.Error(middleOp == MiddleOperator.BinaryAdd, middleOp,</w:t>
      </w:r>
    </w:p>
    <w:p w14:paraId="319F6C36" w14:textId="77777777" w:rsidR="00A361FE" w:rsidRPr="00A361FE" w:rsidRDefault="00A361FE" w:rsidP="00A361FE">
      <w:pPr>
        <w:pStyle w:val="Code"/>
        <w:rPr>
          <w:highlight w:val="white"/>
        </w:rPr>
      </w:pPr>
      <w:r w:rsidRPr="00A361FE">
        <w:rPr>
          <w:highlight w:val="white"/>
        </w:rPr>
        <w:t xml:space="preserve">                     Message.Invalid_types_in_subtraction_expression);</w:t>
      </w:r>
    </w:p>
    <w:p w14:paraId="4C071CD2" w14:textId="66298608"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rightExpression, leftExpression);</w:t>
      </w:r>
    </w:p>
    <w:p w14:paraId="47E98FE3" w14:textId="77777777" w:rsidR="00A361FE" w:rsidRPr="00A361FE" w:rsidRDefault="00A361FE" w:rsidP="00A361FE">
      <w:pPr>
        <w:pStyle w:val="Code"/>
        <w:rPr>
          <w:highlight w:val="white"/>
        </w:rPr>
      </w:pPr>
      <w:r w:rsidRPr="00A361FE">
        <w:rPr>
          <w:highlight w:val="white"/>
        </w:rPr>
        <w:t xml:space="preserve">      }</w:t>
      </w:r>
    </w:p>
    <w:p w14:paraId="1DCA7BA9" w14:textId="75AB6F7C" w:rsidR="00D42C82" w:rsidRDefault="00D42C82" w:rsidP="00D42C82">
      <w:pPr>
        <w:rPr>
          <w:highlight w:val="white"/>
        </w:rPr>
      </w:pPr>
      <w:r>
        <w:rPr>
          <w:highlight w:val="white"/>
        </w:rPr>
        <w:t>If non</w:t>
      </w:r>
      <w:r w:rsidR="004C313E">
        <w:rPr>
          <w:highlight w:val="white"/>
        </w:rPr>
        <w:t>e</w:t>
      </w:r>
      <w:r>
        <w:rPr>
          <w:highlight w:val="white"/>
        </w:rPr>
        <w:t xml:space="preserve"> of the left or right expressions are pointers, we perform an </w:t>
      </w:r>
      <w:r w:rsidR="00D03164">
        <w:rPr>
          <w:highlight w:val="white"/>
        </w:rPr>
        <w:t>arithmetic</w:t>
      </w:r>
      <w:r>
        <w:rPr>
          <w:highlight w:val="white"/>
        </w:rPr>
        <w:t xml:space="preserve"> operation.</w:t>
      </w:r>
      <w:r w:rsidR="00D03164">
        <w:rPr>
          <w:highlight w:val="white"/>
        </w:rPr>
        <w:t xml:space="preserve"> </w:t>
      </w:r>
      <w:r w:rsidR="004C313E">
        <w:rPr>
          <w:highlight w:val="white"/>
        </w:rPr>
        <w:t>First,</w:t>
      </w:r>
      <w:r w:rsidR="00D03164">
        <w:rPr>
          <w:highlight w:val="white"/>
        </w:rPr>
        <w:t xml:space="preserve"> we make sure that both expressions have arithmetic types</w:t>
      </w:r>
      <w:r w:rsidR="00A96481">
        <w:rPr>
          <w:highlight w:val="white"/>
        </w:rPr>
        <w:t xml:space="preserve"> (integral or floating).</w:t>
      </w:r>
    </w:p>
    <w:p w14:paraId="6641CB02" w14:textId="32205786" w:rsidR="00A361FE" w:rsidRPr="00A361FE" w:rsidRDefault="00A361FE" w:rsidP="00A361FE">
      <w:pPr>
        <w:pStyle w:val="Code"/>
        <w:rPr>
          <w:highlight w:val="white"/>
        </w:rPr>
      </w:pPr>
      <w:r w:rsidRPr="00A361FE">
        <w:rPr>
          <w:highlight w:val="white"/>
        </w:rPr>
        <w:t xml:space="preserve">      else {</w:t>
      </w:r>
    </w:p>
    <w:p w14:paraId="0515F9E0" w14:textId="77777777" w:rsidR="00A361FE" w:rsidRPr="00A361FE" w:rsidRDefault="00A361FE" w:rsidP="00A361FE">
      <w:pPr>
        <w:pStyle w:val="Code"/>
        <w:rPr>
          <w:highlight w:val="white"/>
        </w:rPr>
      </w:pPr>
      <w:r w:rsidRPr="00A361FE">
        <w:rPr>
          <w:highlight w:val="white"/>
        </w:rPr>
        <w:t xml:space="preserve">        Assert.Error(leftExpression.Symbol.Type.IsArithmetic(),</w:t>
      </w:r>
    </w:p>
    <w:p w14:paraId="371FBA4D" w14:textId="77777777" w:rsidR="00A361FE" w:rsidRPr="00A361FE" w:rsidRDefault="00A361FE" w:rsidP="00A361FE">
      <w:pPr>
        <w:pStyle w:val="Code"/>
        <w:rPr>
          <w:highlight w:val="white"/>
        </w:rPr>
      </w:pPr>
      <w:r w:rsidRPr="00A361FE">
        <w:rPr>
          <w:highlight w:val="white"/>
        </w:rPr>
        <w:t xml:space="preserve">                     leftExpression, Message.Non__arithmetic_expression);</w:t>
      </w:r>
    </w:p>
    <w:p w14:paraId="573AF117" w14:textId="77777777" w:rsidR="00A361FE" w:rsidRPr="00A361FE" w:rsidRDefault="00A361FE" w:rsidP="00A361FE">
      <w:pPr>
        <w:pStyle w:val="Code"/>
        <w:rPr>
          <w:highlight w:val="white"/>
        </w:rPr>
      </w:pPr>
      <w:r w:rsidRPr="00A361FE">
        <w:rPr>
          <w:highlight w:val="white"/>
        </w:rPr>
        <w:t xml:space="preserve">        Assert.Error(rightExpression.Symbol.Type.IsArithmetic(),</w:t>
      </w:r>
    </w:p>
    <w:p w14:paraId="0B3FE663" w14:textId="77777777" w:rsidR="00A361FE" w:rsidRPr="00A361FE" w:rsidRDefault="00A361FE" w:rsidP="00A361FE">
      <w:pPr>
        <w:pStyle w:val="Code"/>
        <w:rPr>
          <w:highlight w:val="white"/>
        </w:rPr>
      </w:pPr>
      <w:r w:rsidRPr="00A361FE">
        <w:rPr>
          <w:highlight w:val="white"/>
        </w:rPr>
        <w:t xml:space="preserve">                     rightExpression, Message.Non__arithmetic_expression);</w:t>
      </w:r>
    </w:p>
    <w:p w14:paraId="2D760E13" w14:textId="67919B28" w:rsidR="00A361FE" w:rsidRPr="00A361FE" w:rsidRDefault="00D8707E" w:rsidP="008C2CED">
      <w:pPr>
        <w:rPr>
          <w:highlight w:val="white"/>
        </w:rPr>
      </w:pPr>
      <w:r>
        <w:rPr>
          <w:highlight w:val="white"/>
        </w:rPr>
        <w:t xml:space="preserve">The we find the maximal </w:t>
      </w:r>
      <w:r w:rsidR="004C313E">
        <w:rPr>
          <w:highlight w:val="white"/>
        </w:rPr>
        <w:t>type and</w:t>
      </w:r>
      <w:r>
        <w:rPr>
          <w:highlight w:val="white"/>
        </w:rPr>
        <w:t xml:space="preserve"> cast both expressions to the type. The resulting expression does also have the maximal type.</w:t>
      </w:r>
    </w:p>
    <w:p w14:paraId="2506CBE4" w14:textId="77777777" w:rsidR="00A361FE" w:rsidRPr="00A361FE" w:rsidRDefault="00A361FE" w:rsidP="00A361FE">
      <w:pPr>
        <w:pStyle w:val="Code"/>
        <w:rPr>
          <w:highlight w:val="white"/>
        </w:rPr>
      </w:pPr>
      <w:r w:rsidRPr="00A361FE">
        <w:rPr>
          <w:highlight w:val="white"/>
        </w:rPr>
        <w:t xml:space="preserve">        Type maxType = TypeCast.MaxType(leftType, rightType);</w:t>
      </w:r>
    </w:p>
    <w:p w14:paraId="10C8AD44" w14:textId="77777777" w:rsidR="00A361FE" w:rsidRPr="00A361FE" w:rsidRDefault="00A361FE" w:rsidP="00A361FE">
      <w:pPr>
        <w:pStyle w:val="Code"/>
        <w:rPr>
          <w:highlight w:val="white"/>
        </w:rPr>
      </w:pPr>
      <w:r w:rsidRPr="00A361FE">
        <w:rPr>
          <w:highlight w:val="white"/>
        </w:rPr>
        <w:lastRenderedPageBreak/>
        <w:t xml:space="preserve">        leftExpression = TypeCast.ImplicitCast(leftExpression, maxType);</w:t>
      </w:r>
    </w:p>
    <w:p w14:paraId="7DABCF75" w14:textId="77777777" w:rsidR="00A361FE" w:rsidRPr="00A361FE" w:rsidRDefault="00A361FE" w:rsidP="00A361FE">
      <w:pPr>
        <w:pStyle w:val="Code"/>
        <w:rPr>
          <w:highlight w:val="white"/>
        </w:rPr>
      </w:pPr>
      <w:r w:rsidRPr="00A361FE">
        <w:rPr>
          <w:highlight w:val="white"/>
        </w:rPr>
        <w:t xml:space="preserve">        rightExpression = TypeCast.ImplicitCast(rightExpression, maxType);</w:t>
      </w:r>
    </w:p>
    <w:p w14:paraId="4342BFD4" w14:textId="77777777" w:rsidR="00A361FE" w:rsidRPr="00A361FE" w:rsidRDefault="00A361FE" w:rsidP="00A361FE">
      <w:pPr>
        <w:pStyle w:val="Code"/>
        <w:rPr>
          <w:highlight w:val="white"/>
        </w:rPr>
      </w:pPr>
      <w:r w:rsidRPr="00A361FE">
        <w:rPr>
          <w:highlight w:val="white"/>
        </w:rPr>
        <w:t xml:space="preserve">        Symbol resultSymbol = new Symbol(maxType);</w:t>
      </w:r>
    </w:p>
    <w:p w14:paraId="72C5F976" w14:textId="4BCE3333" w:rsidR="00A361FE" w:rsidRPr="00A361FE" w:rsidRDefault="001F3C95" w:rsidP="001F3C95">
      <w:pPr>
        <w:rPr>
          <w:highlight w:val="white"/>
        </w:rPr>
      </w:pPr>
      <w:r>
        <w:rPr>
          <w:highlight w:val="white"/>
        </w:rPr>
        <w:t xml:space="preserve">The final long list is the long lists of the two expressions, and the </w:t>
      </w:r>
      <w:r w:rsidR="00CA6030">
        <w:rPr>
          <w:highlight w:val="white"/>
        </w:rPr>
        <w:t>operation (addition or subtraction).</w:t>
      </w:r>
    </w:p>
    <w:p w14:paraId="30000EB7" w14:textId="77777777" w:rsidR="00A361FE" w:rsidRPr="00A361FE" w:rsidRDefault="00A361FE" w:rsidP="00A361FE">
      <w:pPr>
        <w:pStyle w:val="Code"/>
        <w:rPr>
          <w:highlight w:val="white"/>
        </w:rPr>
      </w:pPr>
      <w:r w:rsidRPr="00A361FE">
        <w:rPr>
          <w:highlight w:val="white"/>
        </w:rPr>
        <w:t xml:space="preserve">        List&lt;MiddleCode&gt; longList = new List&lt;MiddleCode&gt;();</w:t>
      </w:r>
    </w:p>
    <w:p w14:paraId="0D415D39" w14:textId="77777777" w:rsidR="00A361FE" w:rsidRPr="00A361FE" w:rsidRDefault="00A361FE" w:rsidP="00A361FE">
      <w:pPr>
        <w:pStyle w:val="Code"/>
        <w:rPr>
          <w:highlight w:val="white"/>
        </w:rPr>
      </w:pPr>
      <w:r w:rsidRPr="00A361FE">
        <w:rPr>
          <w:highlight w:val="white"/>
        </w:rPr>
        <w:t xml:space="preserve">        longList.AddRange(leftExpression.LongList);</w:t>
      </w:r>
    </w:p>
    <w:p w14:paraId="1FA205E9" w14:textId="77777777" w:rsidR="00A361FE" w:rsidRPr="00A361FE" w:rsidRDefault="00A361FE" w:rsidP="00A361FE">
      <w:pPr>
        <w:pStyle w:val="Code"/>
        <w:rPr>
          <w:highlight w:val="white"/>
        </w:rPr>
      </w:pPr>
      <w:r w:rsidRPr="00A361FE">
        <w:rPr>
          <w:highlight w:val="white"/>
        </w:rPr>
        <w:t xml:space="preserve">        longList.AddRange(rightExpression.LongList);</w:t>
      </w:r>
    </w:p>
    <w:p w14:paraId="25C989F2" w14:textId="77777777" w:rsidR="00A361FE" w:rsidRPr="00A361FE" w:rsidRDefault="00A361FE" w:rsidP="00A361FE">
      <w:pPr>
        <w:pStyle w:val="Code"/>
        <w:rPr>
          <w:highlight w:val="white"/>
        </w:rPr>
      </w:pPr>
      <w:r w:rsidRPr="00A361FE">
        <w:rPr>
          <w:highlight w:val="white"/>
        </w:rPr>
        <w:t xml:space="preserve">        AddMiddleCode(longList, middleOp, resultSymbol,</w:t>
      </w:r>
    </w:p>
    <w:p w14:paraId="3FBDDBA3" w14:textId="77777777" w:rsidR="00A361FE" w:rsidRPr="00A361FE" w:rsidRDefault="00A361FE" w:rsidP="00A361FE">
      <w:pPr>
        <w:pStyle w:val="Code"/>
        <w:rPr>
          <w:highlight w:val="white"/>
        </w:rPr>
      </w:pPr>
      <w:r w:rsidRPr="00A361FE">
        <w:rPr>
          <w:highlight w:val="white"/>
        </w:rPr>
        <w:t xml:space="preserve">                      leftExpression.Symbol, rightExpression.Symbol);</w:t>
      </w:r>
    </w:p>
    <w:p w14:paraId="719FC412" w14:textId="77777777" w:rsidR="00A361FE" w:rsidRPr="00A361FE" w:rsidRDefault="00A361FE" w:rsidP="00A361FE">
      <w:pPr>
        <w:pStyle w:val="Code"/>
        <w:rPr>
          <w:highlight w:val="white"/>
        </w:rPr>
      </w:pPr>
      <w:r w:rsidRPr="00A361FE">
        <w:rPr>
          <w:highlight w:val="white"/>
        </w:rPr>
        <w:t xml:space="preserve">        return (new Expression(resultSymbol, shortList, longList));</w:t>
      </w:r>
    </w:p>
    <w:p w14:paraId="1931C7CC" w14:textId="77777777" w:rsidR="00A361FE" w:rsidRPr="00A361FE" w:rsidRDefault="00A361FE" w:rsidP="00A361FE">
      <w:pPr>
        <w:pStyle w:val="Code"/>
        <w:rPr>
          <w:highlight w:val="white"/>
        </w:rPr>
      </w:pPr>
      <w:r w:rsidRPr="00A361FE">
        <w:rPr>
          <w:highlight w:val="white"/>
        </w:rPr>
        <w:t xml:space="preserve">      }</w:t>
      </w:r>
    </w:p>
    <w:p w14:paraId="54BE4F23" w14:textId="78589DD0" w:rsidR="00772727" w:rsidRDefault="00A361FE" w:rsidP="00A361FE">
      <w:pPr>
        <w:pStyle w:val="Code"/>
        <w:rPr>
          <w:highlight w:val="white"/>
        </w:rPr>
      </w:pPr>
      <w:r w:rsidRPr="00A361FE">
        <w:rPr>
          <w:highlight w:val="white"/>
        </w:rPr>
        <w:t xml:space="preserve">    }</w:t>
      </w:r>
    </w:p>
    <w:p w14:paraId="7AAB2CAB" w14:textId="11B6A4F5" w:rsidR="00CA2195" w:rsidRDefault="00F31495" w:rsidP="0086680C">
      <w:pPr>
        <w:rPr>
          <w:highlight w:val="white"/>
        </w:rPr>
      </w:pPr>
      <w:r>
        <w:rPr>
          <w:highlight w:val="white"/>
        </w:rPr>
        <w:t xml:space="preserve">The </w:t>
      </w:r>
      <w:r w:rsidR="0086680C" w:rsidRPr="0086680C">
        <w:rPr>
          <w:rStyle w:val="KeyWord0"/>
          <w:highlight w:val="white"/>
        </w:rPr>
        <w:t>PointerArithmetic</w:t>
      </w:r>
      <w:r w:rsidR="0086680C">
        <w:rPr>
          <w:highlight w:val="white"/>
        </w:rPr>
        <w:t xml:space="preserve"> methods performs pointer arithmetic. We have two cases: addition of a pointer and an integral value, and </w:t>
      </w:r>
      <w:r w:rsidR="008E6E55">
        <w:rPr>
          <w:highlight w:val="white"/>
        </w:rPr>
        <w:t>subtraction of two pointer values.</w:t>
      </w:r>
    </w:p>
    <w:p w14:paraId="08A6FD51" w14:textId="37FAA98D" w:rsidR="00CA2195" w:rsidRPr="00CA2195" w:rsidRDefault="00CA2195" w:rsidP="00CA2195">
      <w:pPr>
        <w:pStyle w:val="Code"/>
        <w:rPr>
          <w:highlight w:val="white"/>
        </w:rPr>
      </w:pPr>
      <w:r w:rsidRPr="00CA2195">
        <w:rPr>
          <w:highlight w:val="white"/>
        </w:rPr>
        <w:t xml:space="preserve">    private static Expression </w:t>
      </w:r>
      <w:r w:rsidR="00F31495">
        <w:rPr>
          <w:highlight w:val="white"/>
        </w:rPr>
        <w:t>PointerArithmetic</w:t>
      </w:r>
      <w:r w:rsidRPr="00CA2195">
        <w:rPr>
          <w:highlight w:val="white"/>
        </w:rPr>
        <w:t>(MiddleOperator middleOp,</w:t>
      </w:r>
    </w:p>
    <w:p w14:paraId="0950AF32" w14:textId="6207C60F" w:rsidR="00CA2195" w:rsidRPr="00CA2195" w:rsidRDefault="00CA2195" w:rsidP="00CA2195">
      <w:pPr>
        <w:pStyle w:val="Code"/>
        <w:rPr>
          <w:highlight w:val="white"/>
        </w:rPr>
      </w:pPr>
      <w:r w:rsidRPr="00CA2195">
        <w:rPr>
          <w:highlight w:val="white"/>
        </w:rPr>
        <w:t xml:space="preserve">                                                Expression leftExpression,</w:t>
      </w:r>
    </w:p>
    <w:p w14:paraId="775DCF6D" w14:textId="5F460F87" w:rsidR="00CA2195" w:rsidRPr="00CA2195" w:rsidRDefault="00CA2195" w:rsidP="00CA2195">
      <w:pPr>
        <w:pStyle w:val="Code"/>
        <w:rPr>
          <w:highlight w:val="white"/>
        </w:rPr>
      </w:pPr>
      <w:r w:rsidRPr="00CA2195">
        <w:rPr>
          <w:highlight w:val="white"/>
        </w:rPr>
        <w:t xml:space="preserve">                                                Expression rightExpression) {</w:t>
      </w:r>
    </w:p>
    <w:p w14:paraId="64EB86A0" w14:textId="77777777" w:rsidR="00CA2195" w:rsidRPr="00CA2195" w:rsidRDefault="00CA2195" w:rsidP="00CA2195">
      <w:pPr>
        <w:pStyle w:val="Code"/>
        <w:rPr>
          <w:highlight w:val="white"/>
        </w:rPr>
      </w:pPr>
      <w:r w:rsidRPr="00CA2195">
        <w:rPr>
          <w:highlight w:val="white"/>
        </w:rPr>
        <w:t xml:space="preserve">      List&lt;MiddleCode&gt; shortList = new List&lt;MiddleCode&gt;();</w:t>
      </w:r>
    </w:p>
    <w:p w14:paraId="3A98960C" w14:textId="77777777" w:rsidR="00CA2195" w:rsidRPr="00CA2195" w:rsidRDefault="00CA2195" w:rsidP="00CA2195">
      <w:pPr>
        <w:pStyle w:val="Code"/>
        <w:rPr>
          <w:highlight w:val="white"/>
        </w:rPr>
      </w:pPr>
      <w:r w:rsidRPr="00CA2195">
        <w:rPr>
          <w:highlight w:val="white"/>
        </w:rPr>
        <w:t xml:space="preserve">      shortList.AddRange(leftExpression.LongList);</w:t>
      </w:r>
    </w:p>
    <w:p w14:paraId="0AC10FBF" w14:textId="77777777" w:rsidR="00CA2195" w:rsidRPr="00CA2195" w:rsidRDefault="00CA2195" w:rsidP="00CA2195">
      <w:pPr>
        <w:pStyle w:val="Code"/>
        <w:rPr>
          <w:highlight w:val="white"/>
        </w:rPr>
      </w:pPr>
      <w:r w:rsidRPr="00CA2195">
        <w:rPr>
          <w:highlight w:val="white"/>
        </w:rPr>
        <w:t xml:space="preserve">      shortList.AddRange(rightExpression.LongList);</w:t>
      </w:r>
    </w:p>
    <w:p w14:paraId="2B85CD82" w14:textId="77777777" w:rsidR="00CA2195" w:rsidRPr="00CA2195" w:rsidRDefault="00CA2195" w:rsidP="00CA2195">
      <w:pPr>
        <w:pStyle w:val="Code"/>
        <w:rPr>
          <w:highlight w:val="white"/>
        </w:rPr>
      </w:pPr>
    </w:p>
    <w:p w14:paraId="4729B3C4" w14:textId="77777777" w:rsidR="00CA2195" w:rsidRPr="00CA2195" w:rsidRDefault="00CA2195" w:rsidP="00CA2195">
      <w:pPr>
        <w:pStyle w:val="Code"/>
        <w:rPr>
          <w:highlight w:val="white"/>
        </w:rPr>
      </w:pPr>
      <w:r w:rsidRPr="00CA2195">
        <w:rPr>
          <w:highlight w:val="white"/>
        </w:rPr>
        <w:t xml:space="preserve">      Type leftType = leftExpression.Symbol.Type,</w:t>
      </w:r>
    </w:p>
    <w:p w14:paraId="25E2413E" w14:textId="77777777" w:rsidR="00CA2195" w:rsidRPr="00CA2195" w:rsidRDefault="00CA2195" w:rsidP="00CA2195">
      <w:pPr>
        <w:pStyle w:val="Code"/>
        <w:rPr>
          <w:highlight w:val="white"/>
        </w:rPr>
      </w:pPr>
      <w:r w:rsidRPr="00CA2195">
        <w:rPr>
          <w:highlight w:val="white"/>
        </w:rPr>
        <w:t xml:space="preserve">           rightType = rightExpression.Symbol.Type;</w:t>
      </w:r>
    </w:p>
    <w:p w14:paraId="73EDB599" w14:textId="1C736E26" w:rsidR="00CA2195" w:rsidRPr="00CA2195" w:rsidRDefault="004F4430" w:rsidP="00F05AF2">
      <w:pPr>
        <w:rPr>
          <w:highlight w:val="white"/>
        </w:rPr>
      </w:pPr>
      <w:r>
        <w:rPr>
          <w:highlight w:val="white"/>
        </w:rPr>
        <w:t>If the</w:t>
      </w:r>
      <w:r w:rsidR="00F05AF2">
        <w:rPr>
          <w:highlight w:val="white"/>
        </w:rPr>
        <w:t xml:space="preserve"> </w:t>
      </w:r>
      <w:r w:rsidR="00701D38">
        <w:rPr>
          <w:highlight w:val="white"/>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CA2195" w:rsidRDefault="00CA2195" w:rsidP="00CA2195">
      <w:pPr>
        <w:pStyle w:val="Code"/>
        <w:rPr>
          <w:highlight w:val="white"/>
        </w:rPr>
      </w:pPr>
      <w:r w:rsidRPr="00CA2195">
        <w:rPr>
          <w:highlight w:val="white"/>
        </w:rPr>
        <w:t xml:space="preserve">      if (leftType.IsPointerOrArray() &amp;&amp; rightType.IsIntegral()) {</w:t>
      </w:r>
    </w:p>
    <w:p w14:paraId="13555C7B" w14:textId="66508046" w:rsidR="00F52745" w:rsidRPr="00CA2195" w:rsidRDefault="00F52745" w:rsidP="00F52745">
      <w:pPr>
        <w:rPr>
          <w:highlight w:val="white"/>
        </w:rPr>
      </w:pPr>
      <w:r>
        <w:rPr>
          <w:highlight w:val="white"/>
        </w:rPr>
        <w:t xml:space="preserve">We make sure that the </w:t>
      </w:r>
      <w:r w:rsidR="00A47DFB">
        <w:rPr>
          <w:highlight w:val="white"/>
        </w:rPr>
        <w:t xml:space="preserve">left </w:t>
      </w:r>
      <w:r>
        <w:rPr>
          <w:highlight w:val="white"/>
        </w:rPr>
        <w:t>pointer type is not void, since pointer arithmetic is not allowed on void pointers.</w:t>
      </w:r>
    </w:p>
    <w:p w14:paraId="57771722"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0EBF5A75" w14:textId="787275F2" w:rsidR="00CA2195" w:rsidRDefault="00CA2195" w:rsidP="00CA2195">
      <w:pPr>
        <w:pStyle w:val="Code"/>
        <w:rPr>
          <w:highlight w:val="white"/>
        </w:rPr>
      </w:pPr>
      <w:r w:rsidRPr="00CA2195">
        <w:rPr>
          <w:highlight w:val="white"/>
        </w:rPr>
        <w:t xml:space="preserve">                      leftExpression, Message.Pointer_to_void);</w:t>
      </w:r>
    </w:p>
    <w:p w14:paraId="5A23C856" w14:textId="70C84EED" w:rsidR="006D4385" w:rsidRPr="00CA2195" w:rsidRDefault="006D4385" w:rsidP="00347C86">
      <w:pPr>
        <w:rPr>
          <w:highlight w:val="white"/>
        </w:rPr>
      </w:pPr>
      <w:r>
        <w:rPr>
          <w:highlight w:val="white"/>
        </w:rPr>
        <w:t>We type cast the integral right expression</w:t>
      </w:r>
      <w:r w:rsidR="000F187C">
        <w:rPr>
          <w:highlight w:val="white"/>
        </w:rPr>
        <w:t xml:space="preserve"> to the left pointer type </w:t>
      </w:r>
      <w:r w:rsidR="00B55B97">
        <w:rPr>
          <w:highlight w:val="white"/>
        </w:rPr>
        <w:t>for</w:t>
      </w:r>
      <w:r w:rsidR="00347C86">
        <w:rPr>
          <w:highlight w:val="white"/>
        </w:rPr>
        <w:t xml:space="preserve"> the </w:t>
      </w:r>
      <w:r w:rsidR="00B55B97">
        <w:rPr>
          <w:highlight w:val="white"/>
        </w:rPr>
        <w:t xml:space="preserve">arithmetic </w:t>
      </w:r>
      <w:r w:rsidR="00347C86">
        <w:rPr>
          <w:highlight w:val="white"/>
        </w:rPr>
        <w:t>to be performed on values of the</w:t>
      </w:r>
      <w:r w:rsidR="00B311A1">
        <w:rPr>
          <w:highlight w:val="white"/>
        </w:rPr>
        <w:t xml:space="preserve"> </w:t>
      </w:r>
      <w:r w:rsidR="00347C86">
        <w:rPr>
          <w:highlight w:val="white"/>
        </w:rPr>
        <w:t>sam</w:t>
      </w:r>
      <w:r w:rsidR="00B311A1">
        <w:rPr>
          <w:highlight w:val="white"/>
        </w:rPr>
        <w:t>e</w:t>
      </w:r>
      <w:r w:rsidR="00347C86">
        <w:rPr>
          <w:highlight w:val="white"/>
        </w:rPr>
        <w:t xml:space="preserve"> size.</w:t>
      </w:r>
    </w:p>
    <w:p w14:paraId="722742C4" w14:textId="0125F416" w:rsidR="00941117" w:rsidRPr="00DD322D" w:rsidRDefault="00941117" w:rsidP="00DD322D">
      <w:pPr>
        <w:pStyle w:val="Code"/>
        <w:rPr>
          <w:highlight w:val="white"/>
        </w:rPr>
      </w:pPr>
      <w:r w:rsidRPr="00DD322D">
        <w:rPr>
          <w:highlight w:val="white"/>
        </w:rPr>
        <w:t xml:space="preserve">        rightExpression = TypeCast.ImplicitCast(</w:t>
      </w:r>
      <w:r w:rsidR="00D62E5C">
        <w:rPr>
          <w:highlight w:val="white"/>
        </w:rPr>
        <w:t xml:space="preserve">rightExpression, </w:t>
      </w:r>
      <w:r w:rsidRPr="00DD322D">
        <w:rPr>
          <w:highlight w:val="white"/>
        </w:rPr>
        <w:t>leftType);</w:t>
      </w:r>
    </w:p>
    <w:p w14:paraId="2F73C2B8" w14:textId="47D6FB6C" w:rsidR="00CA2195" w:rsidRPr="00CA2195" w:rsidRDefault="00C67F09" w:rsidP="00261194">
      <w:pPr>
        <w:rPr>
          <w:highlight w:val="white"/>
        </w:rPr>
      </w:pPr>
      <w:r>
        <w:rPr>
          <w:highlight w:val="white"/>
        </w:rPr>
        <w:t xml:space="preserve">The final long list is </w:t>
      </w:r>
      <w:r w:rsidR="00261194">
        <w:rPr>
          <w:highlight w:val="white"/>
        </w:rPr>
        <w:t>the long lists of the left and right expression, and the pointer arithmetic.</w:t>
      </w:r>
    </w:p>
    <w:p w14:paraId="0701E231"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E4F2101" w14:textId="77777777" w:rsidR="00CA2195" w:rsidRPr="00CA2195" w:rsidRDefault="00CA2195" w:rsidP="00CA2195">
      <w:pPr>
        <w:pStyle w:val="Code"/>
        <w:rPr>
          <w:highlight w:val="white"/>
        </w:rPr>
      </w:pPr>
      <w:r w:rsidRPr="00CA2195">
        <w:rPr>
          <w:highlight w:val="white"/>
        </w:rPr>
        <w:t xml:space="preserve">        longList.AddRange(leftExpression.LongList);</w:t>
      </w:r>
    </w:p>
    <w:p w14:paraId="6CB20DD6" w14:textId="1D7829B1" w:rsidR="00CA2195" w:rsidRDefault="00CA2195" w:rsidP="00CA2195">
      <w:pPr>
        <w:pStyle w:val="Code"/>
        <w:rPr>
          <w:highlight w:val="white"/>
        </w:rPr>
      </w:pPr>
      <w:r w:rsidRPr="00CA2195">
        <w:rPr>
          <w:highlight w:val="white"/>
        </w:rPr>
        <w:t xml:space="preserve">        longList.AddRange(rightExpression.LongList);</w:t>
      </w:r>
    </w:p>
    <w:p w14:paraId="25E41B68" w14:textId="42C5A014" w:rsidR="006428E3" w:rsidRPr="00CA2195" w:rsidRDefault="006428E3" w:rsidP="006428E3">
      <w:pPr>
        <w:rPr>
          <w:highlight w:val="white"/>
        </w:rPr>
      </w:pPr>
      <w:r>
        <w:rPr>
          <w:highlight w:val="white"/>
        </w:rPr>
        <w:t>The result symbol ha</w:t>
      </w:r>
      <w:r w:rsidR="00EA1B3D">
        <w:rPr>
          <w:highlight w:val="white"/>
        </w:rPr>
        <w:t>s</w:t>
      </w:r>
      <w:r>
        <w:rPr>
          <w:highlight w:val="white"/>
        </w:rPr>
        <w:t xml:space="preserve"> the same type as the pointer expression.</w:t>
      </w:r>
    </w:p>
    <w:p w14:paraId="05C9A8EE" w14:textId="77777777" w:rsidR="00CA2195" w:rsidRPr="00CA2195" w:rsidRDefault="00CA2195" w:rsidP="00CA2195">
      <w:pPr>
        <w:pStyle w:val="Code"/>
        <w:rPr>
          <w:highlight w:val="white"/>
        </w:rPr>
      </w:pPr>
      <w:r w:rsidRPr="00CA2195">
        <w:rPr>
          <w:highlight w:val="white"/>
        </w:rPr>
        <w:t xml:space="preserve">        Symbol resultSymbol =</w:t>
      </w:r>
    </w:p>
    <w:p w14:paraId="24627260" w14:textId="77777777" w:rsidR="00CA2195" w:rsidRPr="00CA2195" w:rsidRDefault="00CA2195" w:rsidP="00CA2195">
      <w:pPr>
        <w:pStyle w:val="Code"/>
        <w:rPr>
          <w:highlight w:val="white"/>
        </w:rPr>
      </w:pPr>
      <w:r w:rsidRPr="00CA2195">
        <w:rPr>
          <w:highlight w:val="white"/>
        </w:rPr>
        <w:t xml:space="preserve">          new Symbol(new Type(leftType.PointerOrArrayType));</w:t>
      </w:r>
    </w:p>
    <w:p w14:paraId="6FCAA463" w14:textId="0A10A5EF" w:rsidR="00CA2195" w:rsidRPr="00CA2195" w:rsidRDefault="00034461" w:rsidP="00034461">
      <w:pPr>
        <w:rPr>
          <w:highlight w:val="white"/>
        </w:rPr>
      </w:pPr>
      <w:r>
        <w:rPr>
          <w:highlight w:val="white"/>
        </w:rPr>
        <w:t>The pointer arithmetic is performed in two steps. First</w:t>
      </w:r>
      <w:r w:rsidR="003F292C">
        <w:rPr>
          <w:highlight w:val="white"/>
        </w:rPr>
        <w:t>,</w:t>
      </w:r>
      <w:r>
        <w:rPr>
          <w:highlight w:val="white"/>
        </w:rPr>
        <w:t xml:space="preserve"> we </w:t>
      </w:r>
      <w:r w:rsidR="00D920CB">
        <w:rPr>
          <w:highlight w:val="white"/>
        </w:rPr>
        <w:t>multiply the integral value with the pointer size</w:t>
      </w:r>
      <w:r w:rsidR="00743828">
        <w:rPr>
          <w:highlight w:val="white"/>
        </w:rPr>
        <w:t xml:space="preserve">, </w:t>
      </w:r>
      <w:r w:rsidR="008D3E0B">
        <w:rPr>
          <w:highlight w:val="white"/>
        </w:rPr>
        <w:t>and then</w:t>
      </w:r>
      <w:r w:rsidR="00743828">
        <w:rPr>
          <w:highlight w:val="white"/>
        </w:rPr>
        <w:t xml:space="preserve"> we </w:t>
      </w:r>
      <w:r w:rsidR="008D3E0B">
        <w:rPr>
          <w:highlight w:val="white"/>
        </w:rPr>
        <w:t xml:space="preserve">add the product to the </w:t>
      </w:r>
    </w:p>
    <w:p w14:paraId="4C117029" w14:textId="77777777" w:rsidR="00CA2195" w:rsidRPr="00CA2195" w:rsidRDefault="00CA2195" w:rsidP="00CA2195">
      <w:pPr>
        <w:pStyle w:val="Code"/>
        <w:rPr>
          <w:highlight w:val="white"/>
        </w:rPr>
      </w:pPr>
      <w:r w:rsidRPr="00CA2195">
        <w:rPr>
          <w:highlight w:val="white"/>
        </w:rPr>
        <w:t xml:space="preserve">        int pointerSize = leftType.PointerOrArrayType.Size();</w:t>
      </w:r>
    </w:p>
    <w:p w14:paraId="5408BB05" w14:textId="77777777" w:rsidR="00CA2195" w:rsidRPr="00CA2195" w:rsidRDefault="00CA2195" w:rsidP="00CA2195">
      <w:pPr>
        <w:pStyle w:val="Code"/>
        <w:rPr>
          <w:highlight w:val="white"/>
        </w:rPr>
      </w:pPr>
      <w:r w:rsidRPr="00CA2195">
        <w:rPr>
          <w:highlight w:val="white"/>
        </w:rPr>
        <w:t xml:space="preserve">        Symbol multSymbol = new Symbol(Type.PointerTypeX),</w:t>
      </w:r>
    </w:p>
    <w:p w14:paraId="6DFB9EC2" w14:textId="7E3DB09F" w:rsidR="00CA2195" w:rsidRPr="00CA2195" w:rsidRDefault="00CA2195" w:rsidP="00CA2195">
      <w:pPr>
        <w:pStyle w:val="Code"/>
        <w:rPr>
          <w:highlight w:val="white"/>
        </w:rPr>
      </w:pPr>
      <w:r w:rsidRPr="00CA2195">
        <w:rPr>
          <w:highlight w:val="white"/>
        </w:rPr>
        <w:t xml:space="preserve">               sizeSymbol = new Symbol(Type.PointerTypeX,</w:t>
      </w:r>
    </w:p>
    <w:p w14:paraId="6906608D" w14:textId="7AA74F93" w:rsidR="00CA2195" w:rsidRPr="00CA2195" w:rsidRDefault="00CA2195" w:rsidP="00CA2195">
      <w:pPr>
        <w:pStyle w:val="Code"/>
        <w:rPr>
          <w:highlight w:val="white"/>
        </w:rPr>
      </w:pPr>
      <w:r w:rsidRPr="00CA2195">
        <w:rPr>
          <w:highlight w:val="white"/>
        </w:rPr>
        <w:t xml:space="preserve">                                       (BigInteger) pointerSize);</w:t>
      </w:r>
    </w:p>
    <w:p w14:paraId="5C42D69A" w14:textId="052E5D3C" w:rsidR="00C065B3" w:rsidRDefault="00C065B3" w:rsidP="00C065B3">
      <w:pPr>
        <w:rPr>
          <w:highlight w:val="white"/>
        </w:rPr>
      </w:pPr>
      <w:r>
        <w:rPr>
          <w:highlight w:val="white"/>
        </w:rPr>
        <w:lastRenderedPageBreak/>
        <w:t xml:space="preserve">We multiply the integral value with the size of the pointer type and add the product to the pointer value. </w:t>
      </w:r>
      <w:r w:rsidR="00995143">
        <w:rPr>
          <w:highlight w:val="white"/>
        </w:rPr>
        <w:t xml:space="preserve">The </w:t>
      </w:r>
      <w:r w:rsidR="00995143" w:rsidRPr="00995143">
        <w:rPr>
          <w:rStyle w:val="KeyWord0"/>
          <w:highlight w:val="white"/>
        </w:rPr>
        <w:t>multSymbol</w:t>
      </w:r>
      <w:r w:rsidR="00995143">
        <w:rPr>
          <w:highlight w:val="white"/>
        </w:rPr>
        <w:t xml:space="preserve"> </w:t>
      </w:r>
      <w:r w:rsidR="0046153E">
        <w:rPr>
          <w:highlight w:val="white"/>
        </w:rPr>
        <w:t xml:space="preserve">value </w:t>
      </w:r>
      <w:r w:rsidR="00995143">
        <w:rPr>
          <w:highlight w:val="white"/>
        </w:rPr>
        <w:t xml:space="preserve">be the result of </w:t>
      </w:r>
      <w:r w:rsidR="001F6E5C">
        <w:rPr>
          <w:highlight w:val="white"/>
        </w:rPr>
        <w:t xml:space="preserve">two constant values, in case of a constant integral value, or </w:t>
      </w:r>
      <w:r w:rsidR="00DE764F">
        <w:rPr>
          <w:highlight w:val="white"/>
        </w:rPr>
        <w:t>the integral value times one, i</w:t>
      </w:r>
      <w:r w:rsidR="00314C8E">
        <w:rPr>
          <w:highlight w:val="white"/>
        </w:rPr>
        <w:t xml:space="preserve">n case of a </w:t>
      </w:r>
      <w:r w:rsidR="00DE764F">
        <w:rPr>
          <w:highlight w:val="white"/>
        </w:rPr>
        <w:t xml:space="preserve">pointer </w:t>
      </w:r>
      <w:r w:rsidR="00314C8E">
        <w:rPr>
          <w:highlight w:val="white"/>
        </w:rPr>
        <w:t>size of one, which is inefficient.</w:t>
      </w:r>
      <w:r w:rsidR="00E7064D">
        <w:rPr>
          <w:highlight w:val="white"/>
        </w:rPr>
        <w:t xml:space="preserve"> However, the Middle Code Optimizer in Chapter XXX will take care of th</w:t>
      </w:r>
      <w:r w:rsidR="003C333D">
        <w:rPr>
          <w:highlight w:val="white"/>
        </w:rPr>
        <w:t>ose</w:t>
      </w:r>
      <w:r w:rsidR="00E7064D">
        <w:rPr>
          <w:highlight w:val="white"/>
        </w:rPr>
        <w:t xml:space="preserve"> case</w:t>
      </w:r>
      <w:r w:rsidR="003C333D">
        <w:rPr>
          <w:highlight w:val="white"/>
        </w:rPr>
        <w:t>s</w:t>
      </w:r>
      <w:r w:rsidR="00E7064D">
        <w:rPr>
          <w:highlight w:val="white"/>
        </w:rPr>
        <w:t>.</w:t>
      </w:r>
    </w:p>
    <w:p w14:paraId="34B2E69A" w14:textId="4C07A49C" w:rsidR="00CA2195" w:rsidRPr="00CA2195" w:rsidRDefault="00CA2195" w:rsidP="00CA2195">
      <w:pPr>
        <w:pStyle w:val="Code"/>
        <w:rPr>
          <w:highlight w:val="white"/>
        </w:rPr>
      </w:pPr>
      <w:r w:rsidRPr="00CA2195">
        <w:rPr>
          <w:highlight w:val="white"/>
        </w:rPr>
        <w:t xml:space="preserve">        AddMiddleCode(longList, MiddleOperator.UnsignedMultiply, multSymbol,</w:t>
      </w:r>
    </w:p>
    <w:p w14:paraId="4E457291" w14:textId="77777777" w:rsidR="00CA2195" w:rsidRPr="00CA2195" w:rsidRDefault="00CA2195" w:rsidP="00CA2195">
      <w:pPr>
        <w:pStyle w:val="Code"/>
        <w:rPr>
          <w:highlight w:val="white"/>
        </w:rPr>
      </w:pPr>
      <w:r w:rsidRPr="00CA2195">
        <w:rPr>
          <w:highlight w:val="white"/>
        </w:rPr>
        <w:t xml:space="preserve">                      rightExpression.Symbol, sizeSymbol);</w:t>
      </w:r>
    </w:p>
    <w:p w14:paraId="59490F99" w14:textId="203A4C8A" w:rsidR="00CA2195" w:rsidRPr="00CA2195" w:rsidRDefault="00CA2195" w:rsidP="00CA2195">
      <w:pPr>
        <w:pStyle w:val="Code"/>
        <w:rPr>
          <w:highlight w:val="white"/>
        </w:rPr>
      </w:pPr>
      <w:r w:rsidRPr="00CA2195">
        <w:rPr>
          <w:highlight w:val="white"/>
        </w:rPr>
        <w:t xml:space="preserve">        AddMiddleCode(longList, middleOp, resultSymbol,</w:t>
      </w:r>
    </w:p>
    <w:p w14:paraId="62E84223" w14:textId="77777777" w:rsidR="00CA2195" w:rsidRPr="00CA2195" w:rsidRDefault="00CA2195" w:rsidP="00CA2195">
      <w:pPr>
        <w:pStyle w:val="Code"/>
        <w:rPr>
          <w:highlight w:val="white"/>
        </w:rPr>
      </w:pPr>
      <w:r w:rsidRPr="00CA2195">
        <w:rPr>
          <w:highlight w:val="white"/>
        </w:rPr>
        <w:t xml:space="preserve">                      leftExpression.Symbol, multSymbol);</w:t>
      </w:r>
    </w:p>
    <w:p w14:paraId="033E2597" w14:textId="77777777" w:rsidR="00CA2195" w:rsidRPr="00CA2195" w:rsidRDefault="00CA2195" w:rsidP="00CA2195">
      <w:pPr>
        <w:pStyle w:val="Code"/>
        <w:rPr>
          <w:highlight w:val="white"/>
        </w:rPr>
      </w:pPr>
      <w:r w:rsidRPr="00CA2195">
        <w:rPr>
          <w:highlight w:val="white"/>
        </w:rPr>
        <w:t xml:space="preserve">        return (new Expression(resultSymbol, shortList, longList));</w:t>
      </w:r>
    </w:p>
    <w:p w14:paraId="0234C26A" w14:textId="77777777" w:rsidR="00CA2195" w:rsidRPr="00CA2195" w:rsidRDefault="00CA2195" w:rsidP="00CA2195">
      <w:pPr>
        <w:pStyle w:val="Code"/>
        <w:rPr>
          <w:highlight w:val="white"/>
        </w:rPr>
      </w:pPr>
      <w:r w:rsidRPr="00CA2195">
        <w:rPr>
          <w:highlight w:val="white"/>
        </w:rPr>
        <w:t xml:space="preserve">      }</w:t>
      </w:r>
    </w:p>
    <w:p w14:paraId="67393F4C" w14:textId="02231891" w:rsidR="00E01EE2" w:rsidRDefault="00E01EE2" w:rsidP="00A272D5">
      <w:pPr>
        <w:rPr>
          <w:highlight w:val="white"/>
        </w:rPr>
      </w:pPr>
      <w:r>
        <w:rPr>
          <w:highlight w:val="white"/>
        </w:rPr>
        <w:t xml:space="preserve">If </w:t>
      </w:r>
      <w:r w:rsidR="00A272D5">
        <w:rPr>
          <w:highlight w:val="white"/>
        </w:rPr>
        <w:t>it is not the case of a pointer and an integral value, then there must be two pointer values.</w:t>
      </w:r>
      <w:r w:rsidR="00A73B05">
        <w:rPr>
          <w:highlight w:val="white"/>
        </w:rPr>
        <w:t xml:space="preserve"> We make sure that none of them pointes at void. Moreover, we also make sure that their pointer types have the same size.</w:t>
      </w:r>
    </w:p>
    <w:p w14:paraId="3D130499" w14:textId="425F908D" w:rsidR="00CA2195" w:rsidRPr="00CA2195" w:rsidRDefault="00CA2195" w:rsidP="00CA2195">
      <w:pPr>
        <w:pStyle w:val="Code"/>
        <w:rPr>
          <w:highlight w:val="white"/>
        </w:rPr>
      </w:pPr>
      <w:r w:rsidRPr="00CA2195">
        <w:rPr>
          <w:highlight w:val="white"/>
        </w:rPr>
        <w:t xml:space="preserve">      else {</w:t>
      </w:r>
    </w:p>
    <w:p w14:paraId="1DA432E1"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3F4090A5" w14:textId="77777777" w:rsidR="00CA2195" w:rsidRPr="00CA2195" w:rsidRDefault="00CA2195" w:rsidP="00CA2195">
      <w:pPr>
        <w:pStyle w:val="Code"/>
        <w:rPr>
          <w:highlight w:val="white"/>
        </w:rPr>
      </w:pPr>
      <w:r w:rsidRPr="00CA2195">
        <w:rPr>
          <w:highlight w:val="white"/>
        </w:rPr>
        <w:t xml:space="preserve">                     leftExpression, Message.Pointer_to_void);</w:t>
      </w:r>
    </w:p>
    <w:p w14:paraId="2AF9D88B" w14:textId="77777777" w:rsidR="00CA2195" w:rsidRPr="00CA2195" w:rsidRDefault="00CA2195" w:rsidP="00CA2195">
      <w:pPr>
        <w:pStyle w:val="Code"/>
        <w:rPr>
          <w:highlight w:val="white"/>
        </w:rPr>
      </w:pPr>
      <w:r w:rsidRPr="00CA2195">
        <w:rPr>
          <w:highlight w:val="white"/>
        </w:rPr>
        <w:t xml:space="preserve">        Assert.Error(!rightType.PointerOrArrayType.IsVoid(),</w:t>
      </w:r>
    </w:p>
    <w:p w14:paraId="4DF514BA" w14:textId="77777777" w:rsidR="00CA2195" w:rsidRPr="00CA2195" w:rsidRDefault="00CA2195" w:rsidP="00CA2195">
      <w:pPr>
        <w:pStyle w:val="Code"/>
        <w:rPr>
          <w:highlight w:val="white"/>
        </w:rPr>
      </w:pPr>
      <w:r w:rsidRPr="00CA2195">
        <w:rPr>
          <w:highlight w:val="white"/>
        </w:rPr>
        <w:t xml:space="preserve">                     rightExpression, Message.Pointer_to_void);</w:t>
      </w:r>
    </w:p>
    <w:p w14:paraId="4E29014E" w14:textId="77777777" w:rsidR="00CA2195" w:rsidRPr="00CA2195" w:rsidRDefault="00CA2195" w:rsidP="00CA2195">
      <w:pPr>
        <w:pStyle w:val="Code"/>
        <w:rPr>
          <w:highlight w:val="white"/>
        </w:rPr>
      </w:pPr>
      <w:r w:rsidRPr="00CA2195">
        <w:rPr>
          <w:highlight w:val="white"/>
        </w:rPr>
        <w:t xml:space="preserve">        Assert.Error(leftType.PointerOrArrayType.Size() ==</w:t>
      </w:r>
    </w:p>
    <w:p w14:paraId="1623F018" w14:textId="77777777" w:rsidR="00CA2195" w:rsidRPr="00CA2195" w:rsidRDefault="00CA2195" w:rsidP="00CA2195">
      <w:pPr>
        <w:pStyle w:val="Code"/>
        <w:rPr>
          <w:highlight w:val="white"/>
        </w:rPr>
      </w:pPr>
      <w:r w:rsidRPr="00CA2195">
        <w:rPr>
          <w:highlight w:val="white"/>
        </w:rPr>
        <w:t xml:space="preserve">                     rightType.PointerOrArrayType.Size(),</w:t>
      </w:r>
    </w:p>
    <w:p w14:paraId="7BBE8BA0" w14:textId="77777777" w:rsidR="00CA2195" w:rsidRPr="00CA2195" w:rsidRDefault="00CA2195" w:rsidP="00CA2195">
      <w:pPr>
        <w:pStyle w:val="Code"/>
        <w:rPr>
          <w:highlight w:val="white"/>
        </w:rPr>
      </w:pPr>
      <w:r w:rsidRPr="00CA2195">
        <w:rPr>
          <w:highlight w:val="white"/>
        </w:rPr>
        <w:t xml:space="preserve">                     leftType + " and " + rightType,</w:t>
      </w:r>
    </w:p>
    <w:p w14:paraId="57FF8132" w14:textId="77777777" w:rsidR="00CA2195" w:rsidRPr="00CA2195" w:rsidRDefault="00CA2195" w:rsidP="00CA2195">
      <w:pPr>
        <w:pStyle w:val="Code"/>
        <w:rPr>
          <w:highlight w:val="white"/>
        </w:rPr>
      </w:pPr>
      <w:r w:rsidRPr="00CA2195">
        <w:rPr>
          <w:highlight w:val="white"/>
        </w:rPr>
        <w:t xml:space="preserve">                     Message.Invalid_expression);</w:t>
      </w:r>
    </w:p>
    <w:p w14:paraId="000C2F9D" w14:textId="77777777" w:rsidR="00CA2195" w:rsidRPr="00CA2195" w:rsidRDefault="00CA2195" w:rsidP="00CA2195">
      <w:pPr>
        <w:pStyle w:val="Code"/>
        <w:rPr>
          <w:highlight w:val="white"/>
        </w:rPr>
      </w:pPr>
      <w:r w:rsidRPr="00CA2195">
        <w:rPr>
          <w:highlight w:val="white"/>
        </w:rPr>
        <w:t xml:space="preserve">                     </w:t>
      </w:r>
    </w:p>
    <w:p w14:paraId="6E8B4258"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F7D1F88" w14:textId="77777777" w:rsidR="00CA2195" w:rsidRPr="00CA2195" w:rsidRDefault="00CA2195" w:rsidP="00CA2195">
      <w:pPr>
        <w:pStyle w:val="Code"/>
        <w:rPr>
          <w:highlight w:val="white"/>
        </w:rPr>
      </w:pPr>
      <w:r w:rsidRPr="00CA2195">
        <w:rPr>
          <w:highlight w:val="white"/>
        </w:rPr>
        <w:t xml:space="preserve">        longList.AddRange(leftExpression.LongList);</w:t>
      </w:r>
    </w:p>
    <w:p w14:paraId="2E2F8BBC" w14:textId="77777777" w:rsidR="00CA2195" w:rsidRPr="00CA2195" w:rsidRDefault="00CA2195" w:rsidP="00CA2195">
      <w:pPr>
        <w:pStyle w:val="Code"/>
        <w:rPr>
          <w:highlight w:val="white"/>
        </w:rPr>
      </w:pPr>
      <w:r w:rsidRPr="00CA2195">
        <w:rPr>
          <w:highlight w:val="white"/>
        </w:rPr>
        <w:t xml:space="preserve">        longList.AddRange(rightExpression.LongList);</w:t>
      </w:r>
    </w:p>
    <w:p w14:paraId="7110715A" w14:textId="77777777" w:rsidR="00CA2195" w:rsidRPr="00CA2195" w:rsidRDefault="00CA2195" w:rsidP="00CA2195">
      <w:pPr>
        <w:pStyle w:val="Code"/>
        <w:rPr>
          <w:highlight w:val="white"/>
        </w:rPr>
      </w:pPr>
      <w:r w:rsidRPr="00CA2195">
        <w:rPr>
          <w:highlight w:val="white"/>
        </w:rPr>
        <w:t xml:space="preserve">        Symbol resultSymbol = new Symbol(Type.VoidPointerType);</w:t>
      </w:r>
    </w:p>
    <w:p w14:paraId="1ED98388" w14:textId="77777777" w:rsidR="00CA2195" w:rsidRPr="00CA2195" w:rsidRDefault="00CA2195" w:rsidP="00CA2195">
      <w:pPr>
        <w:pStyle w:val="Code"/>
        <w:rPr>
          <w:highlight w:val="white"/>
        </w:rPr>
      </w:pPr>
      <w:r w:rsidRPr="00CA2195">
        <w:rPr>
          <w:highlight w:val="white"/>
        </w:rPr>
        <w:t xml:space="preserve">        </w:t>
      </w:r>
    </w:p>
    <w:p w14:paraId="1997B95F" w14:textId="77777777" w:rsidR="00CA2195" w:rsidRPr="00CA2195" w:rsidRDefault="00CA2195" w:rsidP="00CA2195">
      <w:pPr>
        <w:pStyle w:val="Code"/>
        <w:rPr>
          <w:highlight w:val="white"/>
        </w:rPr>
      </w:pPr>
      <w:r w:rsidRPr="00CA2195">
        <w:rPr>
          <w:highlight w:val="white"/>
        </w:rPr>
        <w:t xml:space="preserve">        int pointerSize = rightType.PointerOrArrayType.Size();</w:t>
      </w:r>
    </w:p>
    <w:p w14:paraId="6CAF377E" w14:textId="77777777" w:rsidR="00CA2195" w:rsidRPr="00CA2195" w:rsidRDefault="00CA2195" w:rsidP="00CA2195">
      <w:pPr>
        <w:pStyle w:val="Code"/>
        <w:rPr>
          <w:highlight w:val="white"/>
        </w:rPr>
      </w:pPr>
      <w:r w:rsidRPr="00CA2195">
        <w:rPr>
          <w:highlight w:val="white"/>
        </w:rPr>
        <w:t xml:space="preserve">        Symbol subtractSymbol = new Symbol(Type.PointerTypeX),</w:t>
      </w:r>
    </w:p>
    <w:p w14:paraId="4473B7B3" w14:textId="77777777" w:rsidR="00CA2195" w:rsidRDefault="00CA2195" w:rsidP="00CA2195">
      <w:pPr>
        <w:pStyle w:val="Code"/>
        <w:rPr>
          <w:highlight w:val="white"/>
        </w:rPr>
      </w:pPr>
      <w:r w:rsidRPr="00CA2195">
        <w:rPr>
          <w:highlight w:val="white"/>
        </w:rPr>
        <w:t xml:space="preserve">               sizeSymbol = new Symbol(Type.PointerTypeX,</w:t>
      </w:r>
    </w:p>
    <w:p w14:paraId="18F0CFA4" w14:textId="70074976" w:rsidR="00CA2195" w:rsidRPr="00CA2195" w:rsidRDefault="00CA2195" w:rsidP="00CA2195">
      <w:pPr>
        <w:pStyle w:val="Code"/>
        <w:rPr>
          <w:highlight w:val="white"/>
        </w:rPr>
      </w:pPr>
      <w:r>
        <w:rPr>
          <w:highlight w:val="white"/>
        </w:rPr>
        <w:t xml:space="preserve">                                      </w:t>
      </w:r>
      <w:r w:rsidRPr="00CA2195">
        <w:rPr>
          <w:highlight w:val="white"/>
        </w:rPr>
        <w:t xml:space="preserve"> (BigInteger) pointerSize);</w:t>
      </w:r>
    </w:p>
    <w:p w14:paraId="686BD0F7" w14:textId="287E2871" w:rsidR="00316712" w:rsidRDefault="00316712" w:rsidP="00316712">
      <w:pPr>
        <w:rPr>
          <w:highlight w:val="white"/>
        </w:rPr>
      </w:pPr>
      <w:r>
        <w:rPr>
          <w:highlight w:val="white"/>
        </w:rPr>
        <w:t>We first subtract the pointer values, and th</w:t>
      </w:r>
      <w:r w:rsidR="000426CC">
        <w:rPr>
          <w:highlight w:val="white"/>
        </w:rPr>
        <w:t>e</w:t>
      </w:r>
      <w:r>
        <w:rPr>
          <w:highlight w:val="white"/>
        </w:rPr>
        <w:t>n divide the difference by the size of the pointer types.</w:t>
      </w:r>
      <w:r w:rsidR="000426CC">
        <w:rPr>
          <w:highlight w:val="white"/>
        </w:rPr>
        <w:t xml:space="preserve"> There may be a division by one, in case the pointer types have size one, which is inefficient. However, the Middle Code Optim</w:t>
      </w:r>
      <w:r w:rsidR="00F43F9E">
        <w:rPr>
          <w:highlight w:val="white"/>
        </w:rPr>
        <w:t>iz</w:t>
      </w:r>
      <w:r w:rsidR="000426CC">
        <w:rPr>
          <w:highlight w:val="white"/>
        </w:rPr>
        <w:t>er in Chapter XXX will take care of the case.</w:t>
      </w:r>
    </w:p>
    <w:p w14:paraId="695A8B96" w14:textId="50C31E3C" w:rsidR="00CA2195" w:rsidRPr="00CA2195" w:rsidRDefault="00CA2195" w:rsidP="00CA2195">
      <w:pPr>
        <w:pStyle w:val="Code"/>
        <w:rPr>
          <w:highlight w:val="white"/>
        </w:rPr>
      </w:pPr>
      <w:r w:rsidRPr="00CA2195">
        <w:rPr>
          <w:highlight w:val="white"/>
        </w:rPr>
        <w:t xml:space="preserve">        AddMiddleCode(longList, MiddleOperator.BinarySubtract, subtractSymbol,</w:t>
      </w:r>
    </w:p>
    <w:p w14:paraId="51A9DE7F" w14:textId="77777777" w:rsidR="00CA2195" w:rsidRPr="00CA2195" w:rsidRDefault="00CA2195" w:rsidP="00CA2195">
      <w:pPr>
        <w:pStyle w:val="Code"/>
        <w:rPr>
          <w:highlight w:val="white"/>
        </w:rPr>
      </w:pPr>
      <w:r w:rsidRPr="00CA2195">
        <w:rPr>
          <w:highlight w:val="white"/>
        </w:rPr>
        <w:t xml:space="preserve">                      leftExpression.Symbol, rightExpression.Symbol);</w:t>
      </w:r>
    </w:p>
    <w:p w14:paraId="7CC98247" w14:textId="77777777" w:rsidR="00CA2195" w:rsidRPr="00CA2195" w:rsidRDefault="00CA2195" w:rsidP="00CA2195">
      <w:pPr>
        <w:pStyle w:val="Code"/>
        <w:rPr>
          <w:highlight w:val="white"/>
        </w:rPr>
      </w:pPr>
      <w:r w:rsidRPr="00CA2195">
        <w:rPr>
          <w:highlight w:val="white"/>
        </w:rPr>
        <w:t xml:space="preserve">        AddMiddleCode(longList, MiddleOperator.UnsignedDivide, resultSymbol,</w:t>
      </w:r>
    </w:p>
    <w:p w14:paraId="5997DD52" w14:textId="77777777" w:rsidR="00CA2195" w:rsidRPr="00CA2195" w:rsidRDefault="00CA2195" w:rsidP="00CA2195">
      <w:pPr>
        <w:pStyle w:val="Code"/>
        <w:rPr>
          <w:highlight w:val="white"/>
        </w:rPr>
      </w:pPr>
      <w:r w:rsidRPr="00CA2195">
        <w:rPr>
          <w:highlight w:val="white"/>
        </w:rPr>
        <w:t xml:space="preserve">                      subtractSymbol, sizeSymbol);</w:t>
      </w:r>
    </w:p>
    <w:p w14:paraId="321272A0" w14:textId="77777777" w:rsidR="00CA2195" w:rsidRPr="00CA2195" w:rsidRDefault="00CA2195" w:rsidP="00CA2195">
      <w:pPr>
        <w:pStyle w:val="Code"/>
        <w:rPr>
          <w:highlight w:val="white"/>
        </w:rPr>
      </w:pPr>
    </w:p>
    <w:p w14:paraId="3D1DD535" w14:textId="77777777" w:rsidR="007273E5" w:rsidRDefault="00CA2195" w:rsidP="00CA2195">
      <w:pPr>
        <w:pStyle w:val="Code"/>
        <w:rPr>
          <w:highlight w:val="white"/>
        </w:rPr>
      </w:pPr>
      <w:r w:rsidRPr="00CA2195">
        <w:rPr>
          <w:highlight w:val="white"/>
        </w:rPr>
        <w:t xml:space="preserve">        Expression resultExpression =</w:t>
      </w:r>
      <w:r w:rsidR="007273E5">
        <w:rPr>
          <w:highlight w:val="white"/>
        </w:rPr>
        <w:t xml:space="preserve"> </w:t>
      </w:r>
      <w:r w:rsidRPr="00CA2195">
        <w:rPr>
          <w:highlight w:val="white"/>
        </w:rPr>
        <w:t>new Expression(resultSymbol,</w:t>
      </w:r>
    </w:p>
    <w:p w14:paraId="679ECB89" w14:textId="19418FB5" w:rsidR="00CA2195" w:rsidRPr="00CA2195" w:rsidRDefault="007273E5" w:rsidP="00CA2195">
      <w:pPr>
        <w:pStyle w:val="Code"/>
        <w:rPr>
          <w:highlight w:val="white"/>
        </w:rPr>
      </w:pPr>
      <w:r>
        <w:rPr>
          <w:highlight w:val="white"/>
        </w:rPr>
        <w:t xml:space="preserve">                                                    </w:t>
      </w:r>
      <w:r w:rsidR="00CA2195" w:rsidRPr="00CA2195">
        <w:rPr>
          <w:highlight w:val="white"/>
        </w:rPr>
        <w:t xml:space="preserve"> shortList, longList);</w:t>
      </w:r>
    </w:p>
    <w:p w14:paraId="2DBC90C5" w14:textId="77777777" w:rsidR="00077D03" w:rsidRDefault="00F43F9E" w:rsidP="00F43F9E">
      <w:pPr>
        <w:rPr>
          <w:highlight w:val="white"/>
        </w:rPr>
      </w:pPr>
      <w:r>
        <w:rPr>
          <w:highlight w:val="white"/>
        </w:rPr>
        <w:t>Finally, we type cast the result of the division into signed integer.</w:t>
      </w:r>
    </w:p>
    <w:p w14:paraId="5092EADF" w14:textId="26412F33" w:rsidR="00CA2195" w:rsidRDefault="00CA2195" w:rsidP="00077D03">
      <w:pPr>
        <w:pStyle w:val="Code"/>
        <w:rPr>
          <w:highlight w:val="white"/>
        </w:rPr>
      </w:pPr>
      <w:r w:rsidRPr="00CA2195">
        <w:rPr>
          <w:highlight w:val="white"/>
        </w:rPr>
        <w:t xml:space="preserve">        return TypeCast.ImplicitCast(resultExpression,</w:t>
      </w:r>
    </w:p>
    <w:p w14:paraId="51F332F7" w14:textId="1FAF559D" w:rsidR="00CA2195" w:rsidRPr="00CA2195" w:rsidRDefault="00CA2195" w:rsidP="00CA2195">
      <w:pPr>
        <w:pStyle w:val="Code"/>
        <w:rPr>
          <w:highlight w:val="white"/>
        </w:rPr>
      </w:pPr>
      <w:r>
        <w:rPr>
          <w:highlight w:val="white"/>
        </w:rPr>
        <w:t xml:space="preserve">                                    </w:t>
      </w:r>
      <w:r w:rsidRPr="00CA2195">
        <w:rPr>
          <w:highlight w:val="white"/>
        </w:rPr>
        <w:t xml:space="preserve"> Type.SignedIntegerType);</w:t>
      </w:r>
    </w:p>
    <w:p w14:paraId="79F712A8" w14:textId="77777777" w:rsidR="00CA2195" w:rsidRPr="00CA2195" w:rsidRDefault="00CA2195" w:rsidP="00CA2195">
      <w:pPr>
        <w:pStyle w:val="Code"/>
        <w:rPr>
          <w:highlight w:val="white"/>
        </w:rPr>
      </w:pPr>
      <w:r w:rsidRPr="00CA2195">
        <w:rPr>
          <w:highlight w:val="white"/>
        </w:rPr>
        <w:t xml:space="preserve">      }</w:t>
      </w:r>
    </w:p>
    <w:p w14:paraId="1693AA93" w14:textId="77777777" w:rsidR="00CA2195" w:rsidRPr="00CA2195" w:rsidRDefault="00CA2195" w:rsidP="00CA2195">
      <w:pPr>
        <w:pStyle w:val="Code"/>
        <w:rPr>
          <w:highlight w:val="white"/>
        </w:rPr>
      </w:pPr>
      <w:r w:rsidRPr="00CA2195">
        <w:rPr>
          <w:highlight w:val="white"/>
        </w:rPr>
        <w:t xml:space="preserve">    }</w:t>
      </w:r>
    </w:p>
    <w:p w14:paraId="38BFE285" w14:textId="164AF5A6" w:rsidR="00CA2195" w:rsidRPr="00A361FE" w:rsidRDefault="0062119D" w:rsidP="0062119D">
      <w:pPr>
        <w:pStyle w:val="Rubrik3"/>
        <w:rPr>
          <w:highlight w:val="white"/>
        </w:rPr>
      </w:pPr>
      <w:r>
        <w:rPr>
          <w:highlight w:val="white"/>
        </w:rPr>
        <w:t>Multiplication Expressions</w:t>
      </w:r>
    </w:p>
    <w:p w14:paraId="0C6E35DE" w14:textId="77777777" w:rsidR="0062119D" w:rsidRPr="00EC76D5" w:rsidRDefault="0062119D" w:rsidP="0062119D">
      <w:pPr>
        <w:pStyle w:val="CodeHeader"/>
      </w:pPr>
      <w:r>
        <w:t>MainParser.gppg</w:t>
      </w:r>
    </w:p>
    <w:p w14:paraId="157F3EC9" w14:textId="77777777" w:rsidR="00516130" w:rsidRDefault="00516130" w:rsidP="00516130">
      <w:pPr>
        <w:pStyle w:val="Code"/>
        <w:rPr>
          <w:highlight w:val="white"/>
          <w:lang w:val="sv-SE"/>
        </w:rPr>
      </w:pPr>
      <w:r>
        <w:rPr>
          <w:highlight w:val="white"/>
          <w:lang w:val="sv-SE"/>
        </w:rPr>
        <w:t>multiply_expression:</w:t>
      </w:r>
    </w:p>
    <w:p w14:paraId="4D986FA6" w14:textId="2E2CB82E" w:rsidR="00516130" w:rsidRDefault="00516130" w:rsidP="00516130">
      <w:pPr>
        <w:pStyle w:val="Code"/>
        <w:rPr>
          <w:highlight w:val="white"/>
          <w:lang w:val="sv-SE"/>
        </w:rPr>
      </w:pPr>
      <w:r>
        <w:rPr>
          <w:highlight w:val="white"/>
          <w:lang w:val="sv-SE"/>
        </w:rPr>
        <w:lastRenderedPageBreak/>
        <w:t xml:space="preserve">    </w:t>
      </w:r>
      <w:r w:rsidR="00CA3A8B">
        <w:rPr>
          <w:highlight w:val="white"/>
          <w:lang w:val="sv-SE"/>
        </w:rPr>
        <w:t>type_cast_expression</w:t>
      </w:r>
      <w:r>
        <w:rPr>
          <w:highlight w:val="white"/>
          <w:lang w:val="sv-SE"/>
        </w:rPr>
        <w:t xml:space="preserve"> {</w:t>
      </w:r>
    </w:p>
    <w:p w14:paraId="6C0009D8" w14:textId="77777777" w:rsidR="00516130" w:rsidRDefault="00516130" w:rsidP="00516130">
      <w:pPr>
        <w:pStyle w:val="Code"/>
        <w:rPr>
          <w:highlight w:val="white"/>
          <w:lang w:val="sv-SE"/>
        </w:rPr>
      </w:pPr>
      <w:r>
        <w:rPr>
          <w:highlight w:val="white"/>
          <w:lang w:val="sv-SE"/>
        </w:rPr>
        <w:t xml:space="preserve">      $$ = $1;</w:t>
      </w:r>
    </w:p>
    <w:p w14:paraId="58869BCD" w14:textId="77777777" w:rsidR="00516130" w:rsidRDefault="00516130" w:rsidP="00516130">
      <w:pPr>
        <w:pStyle w:val="Code"/>
        <w:rPr>
          <w:highlight w:val="white"/>
          <w:lang w:val="sv-SE"/>
        </w:rPr>
      </w:pPr>
      <w:r>
        <w:rPr>
          <w:highlight w:val="white"/>
          <w:lang w:val="sv-SE"/>
        </w:rPr>
        <w:t xml:space="preserve">    }</w:t>
      </w:r>
    </w:p>
    <w:p w14:paraId="3F13FCE3" w14:textId="6BD29844" w:rsidR="00516130" w:rsidRDefault="00516130" w:rsidP="00516130">
      <w:pPr>
        <w:pStyle w:val="Code"/>
        <w:rPr>
          <w:highlight w:val="white"/>
          <w:lang w:val="sv-SE"/>
        </w:rPr>
      </w:pPr>
      <w:r>
        <w:rPr>
          <w:highlight w:val="white"/>
          <w:lang w:val="sv-SE"/>
        </w:rPr>
        <w:t xml:space="preserve">  | multiply_expression multiply_operator </w:t>
      </w:r>
      <w:r w:rsidR="00CA3A8B">
        <w:rPr>
          <w:highlight w:val="white"/>
          <w:lang w:val="sv-SE"/>
        </w:rPr>
        <w:t>type_cast_expression</w:t>
      </w:r>
      <w:r>
        <w:rPr>
          <w:highlight w:val="white"/>
          <w:lang w:val="sv-SE"/>
        </w:rPr>
        <w:t xml:space="preserve"> {</w:t>
      </w:r>
    </w:p>
    <w:p w14:paraId="7CD95C24" w14:textId="77777777" w:rsidR="00516130" w:rsidRDefault="00516130" w:rsidP="00516130">
      <w:pPr>
        <w:pStyle w:val="Code"/>
        <w:rPr>
          <w:highlight w:val="white"/>
          <w:lang w:val="sv-SE"/>
        </w:rPr>
      </w:pPr>
      <w:r>
        <w:rPr>
          <w:highlight w:val="white"/>
          <w:lang w:val="sv-SE"/>
        </w:rPr>
        <w:t xml:space="preserve">      $$ = MiddleCodeGenerator.MultiplyExpression($2, $1, $3);</w:t>
      </w:r>
    </w:p>
    <w:p w14:paraId="39B0BC73" w14:textId="77777777" w:rsidR="00516130" w:rsidRDefault="00516130" w:rsidP="00516130">
      <w:pPr>
        <w:pStyle w:val="Code"/>
        <w:rPr>
          <w:highlight w:val="white"/>
          <w:lang w:val="sv-SE"/>
        </w:rPr>
      </w:pPr>
      <w:r>
        <w:rPr>
          <w:highlight w:val="white"/>
          <w:lang w:val="sv-SE"/>
        </w:rPr>
        <w:t xml:space="preserve">    };</w:t>
      </w:r>
    </w:p>
    <w:p w14:paraId="4C3A6CDB" w14:textId="28D007C0" w:rsidR="00516130" w:rsidRDefault="005219FF" w:rsidP="00FE304E">
      <w:pPr>
        <w:rPr>
          <w:highlight w:val="white"/>
          <w:lang w:val="sv-SE"/>
        </w:rPr>
      </w:pPr>
      <w:r>
        <w:rPr>
          <w:highlight w:val="white"/>
          <w:lang w:val="sv-SE"/>
        </w:rPr>
        <w:t>The multiplcation operators are multiply, division, and modulo.</w:t>
      </w:r>
    </w:p>
    <w:p w14:paraId="786EE8AB" w14:textId="77777777" w:rsidR="00516130" w:rsidRDefault="00516130" w:rsidP="00516130">
      <w:pPr>
        <w:pStyle w:val="Code"/>
        <w:rPr>
          <w:highlight w:val="white"/>
          <w:lang w:val="sv-SE"/>
        </w:rPr>
      </w:pPr>
      <w:r>
        <w:rPr>
          <w:highlight w:val="white"/>
          <w:lang w:val="sv-SE"/>
        </w:rPr>
        <w:t>multiply_operator:</w:t>
      </w:r>
    </w:p>
    <w:p w14:paraId="51E0E387" w14:textId="77777777" w:rsidR="00516130" w:rsidRDefault="00516130" w:rsidP="00516130">
      <w:pPr>
        <w:pStyle w:val="Code"/>
        <w:rPr>
          <w:highlight w:val="white"/>
          <w:lang w:val="sv-SE"/>
        </w:rPr>
      </w:pPr>
      <w:r>
        <w:rPr>
          <w:highlight w:val="white"/>
          <w:lang w:val="sv-SE"/>
        </w:rPr>
        <w:t xml:space="preserve">    ASTERRISK { $$ = MiddleOperator.SignedMultiply; }</w:t>
      </w:r>
    </w:p>
    <w:p w14:paraId="3B85922D" w14:textId="77777777" w:rsidR="00516130" w:rsidRDefault="00516130" w:rsidP="00516130">
      <w:pPr>
        <w:pStyle w:val="Code"/>
        <w:rPr>
          <w:highlight w:val="white"/>
          <w:lang w:val="sv-SE"/>
        </w:rPr>
      </w:pPr>
      <w:r>
        <w:rPr>
          <w:highlight w:val="white"/>
          <w:lang w:val="sv-SE"/>
        </w:rPr>
        <w:t xml:space="preserve">  | DIVIDE    { $$ = MiddleOperator.SignedDivide;   }</w:t>
      </w:r>
    </w:p>
    <w:p w14:paraId="61089179" w14:textId="291D6A4B" w:rsidR="0062119D" w:rsidRPr="00516130" w:rsidRDefault="00516130" w:rsidP="00516130">
      <w:pPr>
        <w:pStyle w:val="Code"/>
        <w:rPr>
          <w:highlight w:val="white"/>
          <w:lang w:val="sv-SE"/>
        </w:rPr>
      </w:pPr>
      <w:r>
        <w:rPr>
          <w:highlight w:val="white"/>
          <w:lang w:val="sv-SE"/>
        </w:rPr>
        <w:t xml:space="preserve">  | MODULO    { $$ = MiddleOperator.SignedModulo;   };</w:t>
      </w:r>
    </w:p>
    <w:p w14:paraId="6883890C" w14:textId="77777777" w:rsidR="00516130" w:rsidRDefault="00516130" w:rsidP="00516130">
      <w:pPr>
        <w:pStyle w:val="CodeHeader"/>
      </w:pPr>
      <w:r>
        <w:t>MiddleCodeGenerator.cs</w:t>
      </w:r>
    </w:p>
    <w:p w14:paraId="18B1E45B" w14:textId="77777777" w:rsidR="008D5C9C" w:rsidRDefault="008D5C9C" w:rsidP="008D5C9C">
      <w:pPr>
        <w:pStyle w:val="Code"/>
        <w:rPr>
          <w:highlight w:val="white"/>
        </w:rPr>
      </w:pPr>
      <w:r w:rsidRPr="008D5C9C">
        <w:rPr>
          <w:highlight w:val="white"/>
        </w:rPr>
        <w:t xml:space="preserve">    public static Expression MultiplyExpression(MiddleOperator middleOp,</w:t>
      </w:r>
    </w:p>
    <w:p w14:paraId="7411B8EA" w14:textId="28DD5DA9" w:rsidR="008D5C9C" w:rsidRPr="008D5C9C" w:rsidRDefault="008D5C9C" w:rsidP="008D5C9C">
      <w:pPr>
        <w:pStyle w:val="Code"/>
        <w:rPr>
          <w:highlight w:val="white"/>
        </w:rPr>
      </w:pPr>
      <w:r>
        <w:rPr>
          <w:highlight w:val="white"/>
        </w:rPr>
        <w:t xml:space="preserve">                                                </w:t>
      </w:r>
      <w:r w:rsidRPr="008D5C9C">
        <w:rPr>
          <w:highlight w:val="white"/>
        </w:rPr>
        <w:t>Expression leftExpression,</w:t>
      </w:r>
    </w:p>
    <w:p w14:paraId="66EFEAB5" w14:textId="77777777" w:rsidR="008D5C9C" w:rsidRPr="008D5C9C" w:rsidRDefault="008D5C9C" w:rsidP="008D5C9C">
      <w:pPr>
        <w:pStyle w:val="Code"/>
        <w:rPr>
          <w:highlight w:val="white"/>
        </w:rPr>
      </w:pPr>
      <w:r w:rsidRPr="008D5C9C">
        <w:rPr>
          <w:highlight w:val="white"/>
        </w:rPr>
        <w:t xml:space="preserve">                                                Expression rightExpression) {</w:t>
      </w:r>
    </w:p>
    <w:p w14:paraId="1D0C0BC8" w14:textId="77777777" w:rsidR="008D5C9C" w:rsidRPr="008D5C9C" w:rsidRDefault="008D5C9C" w:rsidP="008D5C9C">
      <w:pPr>
        <w:pStyle w:val="Code"/>
        <w:rPr>
          <w:highlight w:val="white"/>
        </w:rPr>
      </w:pPr>
      <w:r w:rsidRPr="008D5C9C">
        <w:rPr>
          <w:highlight w:val="white"/>
        </w:rPr>
        <w:t xml:space="preserve">      List&lt;MiddleCode&gt; constLongList = new List&lt;MiddleCode&gt;();</w:t>
      </w:r>
    </w:p>
    <w:p w14:paraId="722CABF4" w14:textId="77777777" w:rsidR="008D5C9C" w:rsidRPr="008D5C9C" w:rsidRDefault="008D5C9C" w:rsidP="008D5C9C">
      <w:pPr>
        <w:pStyle w:val="Code"/>
        <w:rPr>
          <w:highlight w:val="white"/>
        </w:rPr>
      </w:pPr>
      <w:r w:rsidRPr="008D5C9C">
        <w:rPr>
          <w:highlight w:val="white"/>
        </w:rPr>
        <w:t xml:space="preserve">      constLongList.AddRange(leftExpression.LongList);</w:t>
      </w:r>
    </w:p>
    <w:p w14:paraId="36CDA79A" w14:textId="77777777" w:rsidR="008D5C9C" w:rsidRPr="008D5C9C" w:rsidRDefault="008D5C9C" w:rsidP="008D5C9C">
      <w:pPr>
        <w:pStyle w:val="Code"/>
        <w:rPr>
          <w:highlight w:val="white"/>
        </w:rPr>
      </w:pPr>
      <w:r w:rsidRPr="008D5C9C">
        <w:rPr>
          <w:highlight w:val="white"/>
        </w:rPr>
        <w:t xml:space="preserve">      constLongList.AddRange(rightExpression.LongList);</w:t>
      </w:r>
    </w:p>
    <w:p w14:paraId="0AA39172" w14:textId="77777777" w:rsidR="008D5C9C" w:rsidRPr="008D5C9C" w:rsidRDefault="008D5C9C" w:rsidP="008D5C9C">
      <w:pPr>
        <w:pStyle w:val="Code"/>
        <w:rPr>
          <w:highlight w:val="white"/>
        </w:rPr>
      </w:pPr>
      <w:r w:rsidRPr="008D5C9C">
        <w:rPr>
          <w:highlight w:val="white"/>
        </w:rPr>
        <w:t xml:space="preserve">           </w:t>
      </w:r>
    </w:p>
    <w:p w14:paraId="400F755E" w14:textId="77777777" w:rsidR="008D5C9C" w:rsidRPr="008D5C9C" w:rsidRDefault="008D5C9C" w:rsidP="008D5C9C">
      <w:pPr>
        <w:pStyle w:val="Code"/>
        <w:rPr>
          <w:highlight w:val="white"/>
        </w:rPr>
      </w:pPr>
      <w:r w:rsidRPr="008D5C9C">
        <w:rPr>
          <w:highlight w:val="white"/>
        </w:rPr>
        <w:t xml:space="preserve">      Expression constantExpression =</w:t>
      </w:r>
    </w:p>
    <w:p w14:paraId="4F79AFEA" w14:textId="77777777" w:rsidR="009C02C2" w:rsidRDefault="008D5C9C" w:rsidP="008D5C9C">
      <w:pPr>
        <w:pStyle w:val="Code"/>
        <w:rPr>
          <w:highlight w:val="white"/>
        </w:rPr>
      </w:pPr>
      <w:r w:rsidRPr="008D5C9C">
        <w:rPr>
          <w:highlight w:val="white"/>
        </w:rPr>
        <w:t xml:space="preserve">        ConstantExpression.Arithmetic(middleOp, leftExpression,</w:t>
      </w:r>
    </w:p>
    <w:p w14:paraId="2C165E68" w14:textId="089E6CF3"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w:t>
      </w:r>
    </w:p>
    <w:p w14:paraId="71308BA7" w14:textId="77777777" w:rsidR="008D5C9C" w:rsidRPr="008D5C9C" w:rsidRDefault="008D5C9C" w:rsidP="008D5C9C">
      <w:pPr>
        <w:pStyle w:val="Code"/>
        <w:rPr>
          <w:highlight w:val="white"/>
        </w:rPr>
      </w:pPr>
      <w:r w:rsidRPr="008D5C9C">
        <w:rPr>
          <w:highlight w:val="white"/>
        </w:rPr>
        <w:t xml:space="preserve">      if (constantExpression != null) {</w:t>
      </w:r>
    </w:p>
    <w:p w14:paraId="6E6A77A2" w14:textId="77777777" w:rsidR="008D5C9C" w:rsidRPr="008D5C9C" w:rsidRDefault="008D5C9C" w:rsidP="008D5C9C">
      <w:pPr>
        <w:pStyle w:val="Code"/>
        <w:rPr>
          <w:highlight w:val="white"/>
        </w:rPr>
      </w:pPr>
      <w:r w:rsidRPr="008D5C9C">
        <w:rPr>
          <w:highlight w:val="white"/>
        </w:rPr>
        <w:t xml:space="preserve">        return constantExpression;</w:t>
      </w:r>
    </w:p>
    <w:p w14:paraId="057C6656" w14:textId="77777777" w:rsidR="008D5C9C" w:rsidRPr="008D5C9C" w:rsidRDefault="008D5C9C" w:rsidP="008D5C9C">
      <w:pPr>
        <w:pStyle w:val="Code"/>
        <w:rPr>
          <w:highlight w:val="white"/>
        </w:rPr>
      </w:pPr>
      <w:r w:rsidRPr="008D5C9C">
        <w:rPr>
          <w:highlight w:val="white"/>
        </w:rPr>
        <w:t xml:space="preserve">      }</w:t>
      </w:r>
    </w:p>
    <w:p w14:paraId="106E94B0" w14:textId="77777777" w:rsidR="008D5C9C" w:rsidRPr="008D5C9C" w:rsidRDefault="008D5C9C" w:rsidP="008D5C9C">
      <w:pPr>
        <w:pStyle w:val="Code"/>
        <w:rPr>
          <w:highlight w:val="white"/>
        </w:rPr>
      </w:pPr>
    </w:p>
    <w:p w14:paraId="13995C5C" w14:textId="77777777" w:rsidR="009C02C2" w:rsidRDefault="008D5C9C" w:rsidP="008D5C9C">
      <w:pPr>
        <w:pStyle w:val="Code"/>
        <w:rPr>
          <w:highlight w:val="white"/>
        </w:rPr>
      </w:pPr>
      <w:r w:rsidRPr="008D5C9C">
        <w:rPr>
          <w:highlight w:val="white"/>
        </w:rPr>
        <w:t xml:space="preserve">      Type maxType = TypeCast.MaxType(leftExpression.Symbol.Type,</w:t>
      </w:r>
    </w:p>
    <w:p w14:paraId="7D4AD430" w14:textId="521D6F99"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rightExpression.Symbol.Type);</w:t>
      </w:r>
    </w:p>
    <w:p w14:paraId="3ABB34BE" w14:textId="77777777" w:rsidR="008D5C9C" w:rsidRPr="008D5C9C" w:rsidRDefault="008D5C9C" w:rsidP="008D5C9C">
      <w:pPr>
        <w:pStyle w:val="Code"/>
        <w:rPr>
          <w:highlight w:val="white"/>
        </w:rPr>
      </w:pPr>
    </w:p>
    <w:p w14:paraId="3AE327E1" w14:textId="77777777" w:rsidR="008D5C9C" w:rsidRPr="008D5C9C" w:rsidRDefault="008D5C9C" w:rsidP="008D5C9C">
      <w:pPr>
        <w:pStyle w:val="Code"/>
        <w:rPr>
          <w:highlight w:val="white"/>
        </w:rPr>
      </w:pPr>
      <w:r w:rsidRPr="008D5C9C">
        <w:rPr>
          <w:highlight w:val="white"/>
        </w:rPr>
        <w:t xml:space="preserve">      if (MiddleCode.IsModulo(middleOp)) {</w:t>
      </w:r>
    </w:p>
    <w:p w14:paraId="377DA7D3" w14:textId="77777777" w:rsidR="008D5C9C" w:rsidRPr="008D5C9C" w:rsidRDefault="008D5C9C" w:rsidP="008D5C9C">
      <w:pPr>
        <w:pStyle w:val="Code"/>
        <w:rPr>
          <w:highlight w:val="white"/>
        </w:rPr>
      </w:pPr>
      <w:r w:rsidRPr="008D5C9C">
        <w:rPr>
          <w:highlight w:val="white"/>
        </w:rPr>
        <w:t xml:space="preserve">        Assert.Error(maxType.IsIntegralPointerArrayStringOrFunction(),</w:t>
      </w:r>
    </w:p>
    <w:p w14:paraId="6A9C0F42" w14:textId="77777777" w:rsidR="008D5C9C" w:rsidRPr="008D5C9C" w:rsidRDefault="008D5C9C" w:rsidP="008D5C9C">
      <w:pPr>
        <w:pStyle w:val="Code"/>
        <w:rPr>
          <w:highlight w:val="white"/>
        </w:rPr>
      </w:pPr>
      <w:r w:rsidRPr="008D5C9C">
        <w:rPr>
          <w:highlight w:val="white"/>
        </w:rPr>
        <w:t xml:space="preserve">                      maxType, Message.Invalid_type_in_expression);</w:t>
      </w:r>
    </w:p>
    <w:p w14:paraId="00024D5E" w14:textId="77777777" w:rsidR="008D5C9C" w:rsidRPr="008D5C9C" w:rsidRDefault="008D5C9C" w:rsidP="008D5C9C">
      <w:pPr>
        <w:pStyle w:val="Code"/>
        <w:rPr>
          <w:highlight w:val="white"/>
        </w:rPr>
      </w:pPr>
      <w:r w:rsidRPr="008D5C9C">
        <w:rPr>
          <w:highlight w:val="white"/>
        </w:rPr>
        <w:t xml:space="preserve">      }</w:t>
      </w:r>
    </w:p>
    <w:p w14:paraId="735EC252" w14:textId="77777777" w:rsidR="008D5C9C" w:rsidRPr="008D5C9C" w:rsidRDefault="008D5C9C" w:rsidP="008D5C9C">
      <w:pPr>
        <w:pStyle w:val="Code"/>
        <w:rPr>
          <w:highlight w:val="white"/>
        </w:rPr>
      </w:pPr>
      <w:r w:rsidRPr="008D5C9C">
        <w:rPr>
          <w:highlight w:val="white"/>
        </w:rPr>
        <w:t xml:space="preserve">      else {</w:t>
      </w:r>
    </w:p>
    <w:p w14:paraId="1551C652" w14:textId="77777777" w:rsidR="008D5C9C" w:rsidRPr="008D5C9C" w:rsidRDefault="008D5C9C" w:rsidP="008D5C9C">
      <w:pPr>
        <w:pStyle w:val="Code"/>
        <w:rPr>
          <w:highlight w:val="white"/>
        </w:rPr>
      </w:pPr>
      <w:r w:rsidRPr="008D5C9C">
        <w:rPr>
          <w:highlight w:val="white"/>
        </w:rPr>
        <w:t xml:space="preserve">        Assert.Error(maxType.IsArithmeticPointerArrayStringOrFunction(),</w:t>
      </w:r>
    </w:p>
    <w:p w14:paraId="7D31E2DF" w14:textId="77777777" w:rsidR="008D5C9C" w:rsidRPr="008D5C9C" w:rsidRDefault="008D5C9C" w:rsidP="008D5C9C">
      <w:pPr>
        <w:pStyle w:val="Code"/>
        <w:rPr>
          <w:highlight w:val="white"/>
        </w:rPr>
      </w:pPr>
      <w:r w:rsidRPr="008D5C9C">
        <w:rPr>
          <w:highlight w:val="white"/>
        </w:rPr>
        <w:t xml:space="preserve">                      maxType, Message.Invalid_type_in_expression);</w:t>
      </w:r>
    </w:p>
    <w:p w14:paraId="7DD96FDB" w14:textId="77777777" w:rsidR="008D5C9C" w:rsidRPr="008D5C9C" w:rsidRDefault="008D5C9C" w:rsidP="008D5C9C">
      <w:pPr>
        <w:pStyle w:val="Code"/>
        <w:rPr>
          <w:highlight w:val="white"/>
        </w:rPr>
      </w:pPr>
      <w:r w:rsidRPr="008D5C9C">
        <w:rPr>
          <w:highlight w:val="white"/>
        </w:rPr>
        <w:t xml:space="preserve">      }</w:t>
      </w:r>
    </w:p>
    <w:p w14:paraId="19A525AA" w14:textId="77777777" w:rsidR="008D5C9C" w:rsidRPr="008D5C9C" w:rsidRDefault="008D5C9C" w:rsidP="008D5C9C">
      <w:pPr>
        <w:pStyle w:val="Code"/>
        <w:rPr>
          <w:highlight w:val="white"/>
        </w:rPr>
      </w:pPr>
    </w:p>
    <w:p w14:paraId="6FA29D08" w14:textId="77777777" w:rsidR="008D5C9C" w:rsidRPr="008D5C9C" w:rsidRDefault="008D5C9C" w:rsidP="008D5C9C">
      <w:pPr>
        <w:pStyle w:val="Code"/>
        <w:rPr>
          <w:highlight w:val="white"/>
        </w:rPr>
      </w:pPr>
      <w:r w:rsidRPr="008D5C9C">
        <w:rPr>
          <w:highlight w:val="white"/>
        </w:rPr>
        <w:t xml:space="preserve">      leftExpression = TypeCast.ImplicitCast(leftExpression, maxType);</w:t>
      </w:r>
    </w:p>
    <w:p w14:paraId="4C6F378A" w14:textId="77777777" w:rsidR="008D5C9C" w:rsidRPr="008D5C9C" w:rsidRDefault="008D5C9C" w:rsidP="008D5C9C">
      <w:pPr>
        <w:pStyle w:val="Code"/>
        <w:rPr>
          <w:highlight w:val="white"/>
        </w:rPr>
      </w:pPr>
      <w:r w:rsidRPr="008D5C9C">
        <w:rPr>
          <w:highlight w:val="white"/>
        </w:rPr>
        <w:t xml:space="preserve">      rightExpression = TypeCast.ImplicitCast(rightExpression, maxType);</w:t>
      </w:r>
    </w:p>
    <w:p w14:paraId="61B277E1" w14:textId="77777777" w:rsidR="008D5C9C" w:rsidRPr="008D5C9C" w:rsidRDefault="008D5C9C" w:rsidP="008D5C9C">
      <w:pPr>
        <w:pStyle w:val="Code"/>
        <w:rPr>
          <w:highlight w:val="white"/>
        </w:rPr>
      </w:pPr>
      <w:r w:rsidRPr="008D5C9C">
        <w:rPr>
          <w:highlight w:val="white"/>
        </w:rPr>
        <w:t xml:space="preserve">      Symbol resultSymbol = new Symbol(maxType);</w:t>
      </w:r>
    </w:p>
    <w:p w14:paraId="16ADEF46" w14:textId="77777777" w:rsidR="008D5C9C" w:rsidRPr="008D5C9C" w:rsidRDefault="008D5C9C" w:rsidP="008D5C9C">
      <w:pPr>
        <w:pStyle w:val="Code"/>
        <w:rPr>
          <w:highlight w:val="white"/>
        </w:rPr>
      </w:pPr>
    </w:p>
    <w:p w14:paraId="29C0FF90" w14:textId="77777777" w:rsidR="008D5C9C" w:rsidRPr="008D5C9C" w:rsidRDefault="008D5C9C" w:rsidP="008D5C9C">
      <w:pPr>
        <w:pStyle w:val="Code"/>
        <w:rPr>
          <w:highlight w:val="white"/>
        </w:rPr>
      </w:pPr>
      <w:r w:rsidRPr="008D5C9C">
        <w:rPr>
          <w:highlight w:val="white"/>
        </w:rPr>
        <w:t xml:space="preserve">      if (maxType.IsUnsigned()) {</w:t>
      </w:r>
    </w:p>
    <w:p w14:paraId="6C18F474" w14:textId="77777777" w:rsidR="008D5C9C" w:rsidRPr="008D5C9C" w:rsidRDefault="008D5C9C" w:rsidP="008D5C9C">
      <w:pPr>
        <w:pStyle w:val="Code"/>
        <w:rPr>
          <w:highlight w:val="white"/>
        </w:rPr>
      </w:pPr>
      <w:r w:rsidRPr="008D5C9C">
        <w:rPr>
          <w:highlight w:val="white"/>
        </w:rPr>
        <w:t xml:space="preserve">        string name = Enum.GetName(typeof(MiddleOperator), middleOp);</w:t>
      </w:r>
    </w:p>
    <w:p w14:paraId="06B3947D" w14:textId="77777777" w:rsidR="005B3826" w:rsidRDefault="008D5C9C" w:rsidP="008D5C9C">
      <w:pPr>
        <w:pStyle w:val="Code"/>
        <w:rPr>
          <w:highlight w:val="white"/>
        </w:rPr>
      </w:pPr>
      <w:r w:rsidRPr="008D5C9C">
        <w:rPr>
          <w:highlight w:val="white"/>
        </w:rPr>
        <w:t xml:space="preserve">        middleOp = (MiddleOperator)</w:t>
      </w:r>
      <w:r w:rsidR="005B3826">
        <w:rPr>
          <w:highlight w:val="white"/>
        </w:rPr>
        <w:t xml:space="preserve"> </w:t>
      </w:r>
      <w:r w:rsidRPr="008D5C9C">
        <w:rPr>
          <w:highlight w:val="white"/>
        </w:rPr>
        <w:t>Enum.Parse(typeof(MiddleOperator),</w:t>
      </w:r>
    </w:p>
    <w:p w14:paraId="1466E860" w14:textId="6A1489F9" w:rsidR="008D5C9C" w:rsidRPr="008D5C9C" w:rsidRDefault="005B3826" w:rsidP="008D5C9C">
      <w:pPr>
        <w:pStyle w:val="Code"/>
        <w:rPr>
          <w:highlight w:val="white"/>
        </w:rPr>
      </w:pPr>
      <w:r>
        <w:rPr>
          <w:highlight w:val="white"/>
        </w:rPr>
        <w:t xml:space="preserve">                                        </w:t>
      </w:r>
      <w:r w:rsidR="008D5C9C" w:rsidRPr="008D5C9C">
        <w:rPr>
          <w:highlight w:val="white"/>
        </w:rPr>
        <w:t xml:space="preserve"> name.Replace("Signed", "Unsigned"));</w:t>
      </w:r>
    </w:p>
    <w:p w14:paraId="4AED6372" w14:textId="77777777" w:rsidR="008D5C9C" w:rsidRPr="008D5C9C" w:rsidRDefault="008D5C9C" w:rsidP="008D5C9C">
      <w:pPr>
        <w:pStyle w:val="Code"/>
        <w:rPr>
          <w:highlight w:val="white"/>
        </w:rPr>
      </w:pPr>
      <w:r w:rsidRPr="008D5C9C">
        <w:rPr>
          <w:highlight w:val="white"/>
        </w:rPr>
        <w:t xml:space="preserve">      }</w:t>
      </w:r>
    </w:p>
    <w:p w14:paraId="100CEB94" w14:textId="77777777" w:rsidR="008D5C9C" w:rsidRPr="008D5C9C" w:rsidRDefault="008D5C9C" w:rsidP="008D5C9C">
      <w:pPr>
        <w:pStyle w:val="Code"/>
        <w:rPr>
          <w:highlight w:val="white"/>
        </w:rPr>
      </w:pPr>
    </w:p>
    <w:p w14:paraId="5AB6341A" w14:textId="77777777" w:rsidR="008D5C9C" w:rsidRPr="008D5C9C" w:rsidRDefault="008D5C9C" w:rsidP="008D5C9C">
      <w:pPr>
        <w:pStyle w:val="Code"/>
        <w:rPr>
          <w:highlight w:val="white"/>
        </w:rPr>
      </w:pPr>
      <w:r w:rsidRPr="008D5C9C">
        <w:rPr>
          <w:highlight w:val="white"/>
        </w:rPr>
        <w:t xml:space="preserve">      List&lt;MiddleCode&gt; shortList = new List&lt;MiddleCode&gt;(),</w:t>
      </w:r>
    </w:p>
    <w:p w14:paraId="1AF9B126" w14:textId="77777777" w:rsidR="008D5C9C" w:rsidRPr="008D5C9C" w:rsidRDefault="008D5C9C" w:rsidP="008D5C9C">
      <w:pPr>
        <w:pStyle w:val="Code"/>
        <w:rPr>
          <w:highlight w:val="white"/>
        </w:rPr>
      </w:pPr>
      <w:r w:rsidRPr="008D5C9C">
        <w:rPr>
          <w:highlight w:val="white"/>
        </w:rPr>
        <w:t xml:space="preserve">                       longList = new List&lt;MiddleCode&gt;();</w:t>
      </w:r>
    </w:p>
    <w:p w14:paraId="780DC143" w14:textId="77777777" w:rsidR="008D5C9C" w:rsidRPr="008D5C9C" w:rsidRDefault="008D5C9C" w:rsidP="008D5C9C">
      <w:pPr>
        <w:pStyle w:val="Code"/>
        <w:rPr>
          <w:highlight w:val="white"/>
        </w:rPr>
      </w:pPr>
      <w:r w:rsidRPr="008D5C9C">
        <w:rPr>
          <w:highlight w:val="white"/>
        </w:rPr>
        <w:t xml:space="preserve">      shortList.AddRange(leftExpression.ShortList);</w:t>
      </w:r>
    </w:p>
    <w:p w14:paraId="42BC2BF7" w14:textId="77777777" w:rsidR="008D5C9C" w:rsidRPr="008D5C9C" w:rsidRDefault="008D5C9C" w:rsidP="008D5C9C">
      <w:pPr>
        <w:pStyle w:val="Code"/>
        <w:rPr>
          <w:highlight w:val="white"/>
        </w:rPr>
      </w:pPr>
      <w:r w:rsidRPr="008D5C9C">
        <w:rPr>
          <w:highlight w:val="white"/>
        </w:rPr>
        <w:t xml:space="preserve">      shortList.AddRange(rightExpression.ShortList);    </w:t>
      </w:r>
    </w:p>
    <w:p w14:paraId="47EF69B0" w14:textId="77777777" w:rsidR="008D5C9C" w:rsidRPr="008D5C9C" w:rsidRDefault="008D5C9C" w:rsidP="008D5C9C">
      <w:pPr>
        <w:pStyle w:val="Code"/>
        <w:rPr>
          <w:highlight w:val="white"/>
        </w:rPr>
      </w:pPr>
      <w:r w:rsidRPr="008D5C9C">
        <w:rPr>
          <w:highlight w:val="white"/>
        </w:rPr>
        <w:t xml:space="preserve">      longList.AddRange(leftExpression.LongList);</w:t>
      </w:r>
    </w:p>
    <w:p w14:paraId="46B65F4D" w14:textId="77777777" w:rsidR="008D5C9C" w:rsidRPr="008D5C9C" w:rsidRDefault="008D5C9C" w:rsidP="008D5C9C">
      <w:pPr>
        <w:pStyle w:val="Code"/>
        <w:rPr>
          <w:highlight w:val="white"/>
        </w:rPr>
      </w:pPr>
      <w:r w:rsidRPr="008D5C9C">
        <w:rPr>
          <w:highlight w:val="white"/>
        </w:rPr>
        <w:t xml:space="preserve">      longList.AddRange(rightExpression.LongList);</w:t>
      </w:r>
    </w:p>
    <w:p w14:paraId="5D72E90F" w14:textId="77777777" w:rsidR="008D5C9C" w:rsidRPr="008D5C9C" w:rsidRDefault="008D5C9C" w:rsidP="008D5C9C">
      <w:pPr>
        <w:pStyle w:val="Code"/>
        <w:rPr>
          <w:highlight w:val="white"/>
        </w:rPr>
      </w:pPr>
    </w:p>
    <w:p w14:paraId="730AA446" w14:textId="77777777" w:rsidR="001728E1" w:rsidRDefault="008D5C9C" w:rsidP="008D5C9C">
      <w:pPr>
        <w:pStyle w:val="Code"/>
        <w:rPr>
          <w:highlight w:val="white"/>
        </w:rPr>
      </w:pPr>
      <w:r w:rsidRPr="008D5C9C">
        <w:rPr>
          <w:highlight w:val="white"/>
        </w:rPr>
        <w:lastRenderedPageBreak/>
        <w:t xml:space="preserve">      AddMiddleCode(longList, middleOp, resultSymbol,</w:t>
      </w:r>
    </w:p>
    <w:p w14:paraId="1C63C75B" w14:textId="127DCF50" w:rsidR="008D5C9C" w:rsidRPr="008D5C9C" w:rsidRDefault="001728E1" w:rsidP="008D5C9C">
      <w:pPr>
        <w:pStyle w:val="Code"/>
        <w:rPr>
          <w:highlight w:val="white"/>
        </w:rPr>
      </w:pPr>
      <w:r>
        <w:rPr>
          <w:highlight w:val="white"/>
        </w:rPr>
        <w:t xml:space="preserve">                   </w:t>
      </w:r>
      <w:r w:rsidR="008D5C9C" w:rsidRPr="008D5C9C">
        <w:rPr>
          <w:highlight w:val="white"/>
        </w:rPr>
        <w:t xml:space="preserve"> leftExpression.Symbol, rightExpression.Symbol);</w:t>
      </w:r>
    </w:p>
    <w:p w14:paraId="3AE3BEE8" w14:textId="77777777" w:rsidR="008D5C9C" w:rsidRPr="008D5C9C" w:rsidRDefault="008D5C9C" w:rsidP="008D5C9C">
      <w:pPr>
        <w:pStyle w:val="Code"/>
        <w:rPr>
          <w:highlight w:val="white"/>
        </w:rPr>
      </w:pPr>
      <w:r w:rsidRPr="008D5C9C">
        <w:rPr>
          <w:highlight w:val="white"/>
        </w:rPr>
        <w:t xml:space="preserve">      return (new Expression(resultSymbol, shortList, longList));</w:t>
      </w:r>
    </w:p>
    <w:p w14:paraId="4E1FA3BF" w14:textId="77777777" w:rsidR="008D5C9C" w:rsidRPr="008D5C9C" w:rsidRDefault="008D5C9C" w:rsidP="008D5C9C">
      <w:pPr>
        <w:pStyle w:val="Code"/>
        <w:rPr>
          <w:highlight w:val="white"/>
        </w:rPr>
      </w:pPr>
      <w:r w:rsidRPr="008D5C9C">
        <w:rPr>
          <w:highlight w:val="white"/>
        </w:rPr>
        <w:t xml:space="preserve">    }</w:t>
      </w:r>
    </w:p>
    <w:p w14:paraId="01AE6F85" w14:textId="2B72EF3D" w:rsidR="00516130" w:rsidRDefault="00674A6B" w:rsidP="00F158B0">
      <w:pPr>
        <w:pStyle w:val="Rubrik3"/>
      </w:pPr>
      <w:r>
        <w:t>Cast</w:t>
      </w:r>
      <w:r w:rsidR="00F158B0">
        <w:t xml:space="preserve"> Expressions</w:t>
      </w:r>
    </w:p>
    <w:p w14:paraId="7350C96E" w14:textId="2EF2DA87" w:rsidR="00CA3A8B" w:rsidRPr="00CA3A8B" w:rsidRDefault="00CA3A8B" w:rsidP="00CA3A8B">
      <w:r>
        <w:t xml:space="preserve">A type </w:t>
      </w:r>
      <w:r w:rsidR="00BF052F">
        <w:t xml:space="preserve">cast expression is a type name within parentheses followed by a </w:t>
      </w:r>
      <w:r w:rsidR="00A72F03">
        <w:t>type cas</w:t>
      </w:r>
      <w:r w:rsidR="002E6DED">
        <w:t>t</w:t>
      </w:r>
      <w:r w:rsidR="00BF052F">
        <w:t xml:space="preserve"> expression.</w:t>
      </w:r>
    </w:p>
    <w:p w14:paraId="54F7569A" w14:textId="65753AE9" w:rsidR="00F158B0" w:rsidRDefault="00F158B0" w:rsidP="00F158B0">
      <w:pPr>
        <w:pStyle w:val="CodeHeader"/>
      </w:pPr>
      <w:r>
        <w:t>MainParser.gppg</w:t>
      </w:r>
    </w:p>
    <w:p w14:paraId="10D62F2C" w14:textId="0889E235" w:rsidR="00D950EA" w:rsidRPr="00F0181F" w:rsidRDefault="00CA3A8B" w:rsidP="00F0181F">
      <w:pPr>
        <w:pStyle w:val="Code"/>
        <w:rPr>
          <w:highlight w:val="white"/>
        </w:rPr>
      </w:pPr>
      <w:r>
        <w:rPr>
          <w:highlight w:val="white"/>
        </w:rPr>
        <w:t>type_cast_expression</w:t>
      </w:r>
      <w:r w:rsidR="00D950EA" w:rsidRPr="00F0181F">
        <w:rPr>
          <w:highlight w:val="white"/>
        </w:rPr>
        <w:t>:</w:t>
      </w:r>
    </w:p>
    <w:p w14:paraId="03DC7578" w14:textId="77777777" w:rsidR="00D950EA" w:rsidRPr="00F0181F" w:rsidRDefault="00D950EA" w:rsidP="00F0181F">
      <w:pPr>
        <w:pStyle w:val="Code"/>
        <w:rPr>
          <w:highlight w:val="white"/>
        </w:rPr>
      </w:pPr>
      <w:r w:rsidRPr="00F0181F">
        <w:rPr>
          <w:highlight w:val="white"/>
        </w:rPr>
        <w:t xml:space="preserve">    prefix_expression {</w:t>
      </w:r>
    </w:p>
    <w:p w14:paraId="3B931ED6" w14:textId="77777777" w:rsidR="00D950EA" w:rsidRPr="00F0181F" w:rsidRDefault="00D950EA" w:rsidP="00F0181F">
      <w:pPr>
        <w:pStyle w:val="Code"/>
        <w:rPr>
          <w:highlight w:val="white"/>
        </w:rPr>
      </w:pPr>
      <w:r w:rsidRPr="00F0181F">
        <w:rPr>
          <w:highlight w:val="white"/>
        </w:rPr>
        <w:t xml:space="preserve">      $$ = $1;</w:t>
      </w:r>
    </w:p>
    <w:p w14:paraId="1612D1F5" w14:textId="77777777" w:rsidR="00D950EA" w:rsidRPr="00F0181F" w:rsidRDefault="00D950EA" w:rsidP="00F0181F">
      <w:pPr>
        <w:pStyle w:val="Code"/>
        <w:rPr>
          <w:highlight w:val="white"/>
        </w:rPr>
      </w:pPr>
      <w:r w:rsidRPr="00F0181F">
        <w:rPr>
          <w:highlight w:val="white"/>
        </w:rPr>
        <w:t xml:space="preserve">    }</w:t>
      </w:r>
    </w:p>
    <w:p w14:paraId="6B0D7227" w14:textId="204ADB8A" w:rsidR="00D950EA" w:rsidRPr="00F0181F" w:rsidRDefault="00D950EA" w:rsidP="00F0181F">
      <w:pPr>
        <w:pStyle w:val="Code"/>
        <w:rPr>
          <w:highlight w:val="white"/>
        </w:rPr>
      </w:pPr>
      <w:r w:rsidRPr="00F0181F">
        <w:rPr>
          <w:highlight w:val="white"/>
        </w:rPr>
        <w:t xml:space="preserve">  | LEFT_PARENTHESIS type_name RIGHT_PARENTHESIS </w:t>
      </w:r>
      <w:r w:rsidR="00CA3A8B">
        <w:rPr>
          <w:highlight w:val="white"/>
        </w:rPr>
        <w:t>type_cast_expression</w:t>
      </w:r>
      <w:r w:rsidRPr="00F0181F">
        <w:rPr>
          <w:highlight w:val="white"/>
        </w:rPr>
        <w:t xml:space="preserve"> {</w:t>
      </w:r>
    </w:p>
    <w:p w14:paraId="7DE12D50" w14:textId="77777777" w:rsidR="00D950EA" w:rsidRPr="00F0181F" w:rsidRDefault="00D950EA" w:rsidP="00F0181F">
      <w:pPr>
        <w:pStyle w:val="Code"/>
        <w:rPr>
          <w:highlight w:val="white"/>
        </w:rPr>
      </w:pPr>
      <w:r w:rsidRPr="00F0181F">
        <w:rPr>
          <w:highlight w:val="white"/>
        </w:rPr>
        <w:t xml:space="preserve">      $$ = MiddleCodeGenerator.CastExpression($2, $4);</w:t>
      </w:r>
    </w:p>
    <w:p w14:paraId="42944CAD" w14:textId="77777777" w:rsidR="00D950EA" w:rsidRPr="00F0181F" w:rsidRDefault="00D950EA" w:rsidP="00F0181F">
      <w:pPr>
        <w:pStyle w:val="Code"/>
        <w:rPr>
          <w:highlight w:val="white"/>
        </w:rPr>
      </w:pPr>
      <w:r w:rsidRPr="00F0181F">
        <w:rPr>
          <w:highlight w:val="white"/>
        </w:rPr>
        <w:t xml:space="preserve">    };</w:t>
      </w:r>
    </w:p>
    <w:p w14:paraId="4E4E5101" w14:textId="611E7CB5" w:rsidR="00D950EA" w:rsidRPr="00F0181F" w:rsidRDefault="0059710A" w:rsidP="0059710A">
      <w:pPr>
        <w:rPr>
          <w:highlight w:val="white"/>
        </w:rPr>
      </w:pPr>
      <w:r>
        <w:rPr>
          <w:highlight w:val="white"/>
        </w:rPr>
        <w:t xml:space="preserve">The type name </w:t>
      </w:r>
      <w:r w:rsidR="00C325D8">
        <w:rPr>
          <w:highlight w:val="white"/>
        </w:rPr>
        <w:t>is</w:t>
      </w:r>
      <w:r>
        <w:rPr>
          <w:highlight w:val="white"/>
        </w:rPr>
        <w:t xml:space="preserve"> a declaration specifier list with or withou</w:t>
      </w:r>
      <w:r w:rsidR="004D688D">
        <w:rPr>
          <w:highlight w:val="white"/>
        </w:rPr>
        <w:t>t</w:t>
      </w:r>
      <w:r>
        <w:rPr>
          <w:highlight w:val="white"/>
        </w:rPr>
        <w:t xml:space="preserve"> an abstract declarator.</w:t>
      </w:r>
    </w:p>
    <w:p w14:paraId="4B9A1E1A" w14:textId="77777777" w:rsidR="00F0181F" w:rsidRPr="00F0181F" w:rsidRDefault="00F0181F" w:rsidP="00F0181F">
      <w:pPr>
        <w:pStyle w:val="Code"/>
        <w:rPr>
          <w:highlight w:val="white"/>
        </w:rPr>
      </w:pPr>
      <w:r w:rsidRPr="00F0181F">
        <w:rPr>
          <w:highlight w:val="white"/>
        </w:rPr>
        <w:t>type_name:</w:t>
      </w:r>
    </w:p>
    <w:p w14:paraId="7281AB0D" w14:textId="77777777" w:rsidR="00F0181F" w:rsidRPr="00F0181F" w:rsidRDefault="00F0181F" w:rsidP="00F0181F">
      <w:pPr>
        <w:pStyle w:val="Code"/>
        <w:rPr>
          <w:highlight w:val="white"/>
        </w:rPr>
      </w:pPr>
      <w:r w:rsidRPr="00F0181F">
        <w:rPr>
          <w:highlight w:val="white"/>
        </w:rPr>
        <w:t xml:space="preserve">    declaration_specifier_list {</w:t>
      </w:r>
    </w:p>
    <w:p w14:paraId="5E4B11D8" w14:textId="2FDFA67F" w:rsidR="00F0181F" w:rsidRPr="00F0181F" w:rsidRDefault="00F0181F" w:rsidP="00F0181F">
      <w:pPr>
        <w:pStyle w:val="Code"/>
        <w:rPr>
          <w:highlight w:val="white"/>
        </w:rPr>
      </w:pPr>
      <w:r w:rsidRPr="00F0181F">
        <w:rPr>
          <w:highlight w:val="white"/>
        </w:rPr>
        <w:t xml:space="preserve">      $$ = MiddleCodeGenerator.TypeName(Specifier.SpecifierList($1), null);</w:t>
      </w:r>
    </w:p>
    <w:p w14:paraId="00F87D97" w14:textId="77777777" w:rsidR="00F0181F" w:rsidRPr="00F0181F" w:rsidRDefault="00F0181F" w:rsidP="00F0181F">
      <w:pPr>
        <w:pStyle w:val="Code"/>
        <w:rPr>
          <w:highlight w:val="white"/>
        </w:rPr>
      </w:pPr>
      <w:r w:rsidRPr="00F0181F">
        <w:rPr>
          <w:highlight w:val="white"/>
        </w:rPr>
        <w:t xml:space="preserve">    }</w:t>
      </w:r>
    </w:p>
    <w:p w14:paraId="57F6AF78" w14:textId="77777777" w:rsidR="00F0181F" w:rsidRPr="00F0181F" w:rsidRDefault="00F0181F" w:rsidP="00F0181F">
      <w:pPr>
        <w:pStyle w:val="Code"/>
        <w:rPr>
          <w:highlight w:val="white"/>
        </w:rPr>
      </w:pPr>
      <w:r w:rsidRPr="00F0181F">
        <w:rPr>
          <w:highlight w:val="white"/>
        </w:rPr>
        <w:t xml:space="preserve">  | declaration_specifier_list {</w:t>
      </w:r>
    </w:p>
    <w:p w14:paraId="2DB66F7B" w14:textId="77777777" w:rsidR="00F0181F" w:rsidRPr="00F0181F" w:rsidRDefault="00F0181F" w:rsidP="00F0181F">
      <w:pPr>
        <w:pStyle w:val="Code"/>
        <w:rPr>
          <w:highlight w:val="white"/>
        </w:rPr>
      </w:pPr>
      <w:r w:rsidRPr="00F0181F">
        <w:rPr>
          <w:highlight w:val="white"/>
        </w:rPr>
        <w:t xml:space="preserve">      SpecifierStack.Push(Specifier.SpecifierList($1));</w:t>
      </w:r>
    </w:p>
    <w:p w14:paraId="4ADF7B4E" w14:textId="77777777" w:rsidR="00F0181F" w:rsidRPr="00F0181F" w:rsidRDefault="00F0181F" w:rsidP="00F0181F">
      <w:pPr>
        <w:pStyle w:val="Code"/>
        <w:rPr>
          <w:highlight w:val="white"/>
        </w:rPr>
      </w:pPr>
      <w:r w:rsidRPr="00F0181F">
        <w:rPr>
          <w:highlight w:val="white"/>
        </w:rPr>
        <w:t xml:space="preserve">    }</w:t>
      </w:r>
    </w:p>
    <w:p w14:paraId="7A8A2CF5" w14:textId="77777777" w:rsidR="00F0181F" w:rsidRPr="00F0181F" w:rsidRDefault="00F0181F" w:rsidP="00F0181F">
      <w:pPr>
        <w:pStyle w:val="Code"/>
        <w:rPr>
          <w:highlight w:val="white"/>
        </w:rPr>
      </w:pPr>
      <w:r w:rsidRPr="00F0181F">
        <w:rPr>
          <w:highlight w:val="white"/>
        </w:rPr>
        <w:t xml:space="preserve">    abstract_declarator {</w:t>
      </w:r>
    </w:p>
    <w:p w14:paraId="6B4F3E1A" w14:textId="0BEDAAC6" w:rsidR="00F0181F" w:rsidRPr="00F0181F" w:rsidRDefault="00F0181F" w:rsidP="00F0181F">
      <w:pPr>
        <w:pStyle w:val="Code"/>
        <w:rPr>
          <w:highlight w:val="white"/>
        </w:rPr>
      </w:pPr>
      <w:r w:rsidRPr="00F0181F">
        <w:rPr>
          <w:highlight w:val="white"/>
        </w:rPr>
        <w:t xml:space="preserve">      $$ = MiddleCodeGenerator.TypeName(SpecifierStack.Pop(), $3);</w:t>
      </w:r>
    </w:p>
    <w:p w14:paraId="33FA663E" w14:textId="7031E680" w:rsidR="00422C32" w:rsidRDefault="00F0181F" w:rsidP="00182926">
      <w:pPr>
        <w:pStyle w:val="Code"/>
        <w:rPr>
          <w:highlight w:val="white"/>
        </w:rPr>
      </w:pPr>
      <w:r w:rsidRPr="00F0181F">
        <w:rPr>
          <w:highlight w:val="white"/>
        </w:rPr>
        <w:t xml:space="preserve">    };</w:t>
      </w:r>
    </w:p>
    <w:p w14:paraId="4564B31D" w14:textId="126054C3" w:rsidR="00991BB0" w:rsidRPr="00182926" w:rsidRDefault="00991BB0" w:rsidP="00123902">
      <w:pPr>
        <w:rPr>
          <w:highlight w:val="white"/>
        </w:rPr>
      </w:pPr>
      <w:r>
        <w:rPr>
          <w:highlight w:val="white"/>
        </w:rPr>
        <w:t xml:space="preserve">The </w:t>
      </w:r>
      <w:r w:rsidR="00976B65">
        <w:rPr>
          <w:rStyle w:val="KeyWord0"/>
          <w:highlight w:val="white"/>
        </w:rPr>
        <w:t>s</w:t>
      </w:r>
      <w:r w:rsidR="00C461A8" w:rsidRPr="00C461A8">
        <w:rPr>
          <w:rStyle w:val="KeyWord0"/>
          <w:highlight w:val="white"/>
        </w:rPr>
        <w:t>pecifier</w:t>
      </w:r>
      <w:r w:rsidR="00C461A8">
        <w:rPr>
          <w:highlight w:val="white"/>
        </w:rPr>
        <w:t xml:space="preserve"> </w:t>
      </w:r>
      <w:r w:rsidR="00976B65">
        <w:rPr>
          <w:highlight w:val="white"/>
        </w:rPr>
        <w:t>parameter</w:t>
      </w:r>
      <w:r w:rsidR="00C461A8">
        <w:rPr>
          <w:highlight w:val="white"/>
        </w:rPr>
        <w:t xml:space="preserve"> </w:t>
      </w:r>
      <w:r w:rsidR="005D70ED">
        <w:rPr>
          <w:highlight w:val="white"/>
        </w:rPr>
        <w:t>holds the resulting type of the declaration specifier list</w:t>
      </w:r>
      <w:r w:rsidR="008E706F">
        <w:rPr>
          <w:highlight w:val="white"/>
        </w:rPr>
        <w:t>.</w:t>
      </w:r>
    </w:p>
    <w:p w14:paraId="6758F695" w14:textId="3C135221" w:rsidR="00F158B0" w:rsidRPr="00F158B0" w:rsidRDefault="00F158B0" w:rsidP="00F158B0">
      <w:pPr>
        <w:pStyle w:val="CodeHeader"/>
      </w:pPr>
      <w:r>
        <w:t>MiddleCodeGenerator.cs</w:t>
      </w:r>
    </w:p>
    <w:p w14:paraId="782F6DE7" w14:textId="1CDC8F31" w:rsidR="00D514F2" w:rsidRPr="00D514F2" w:rsidRDefault="00D514F2" w:rsidP="00D514F2">
      <w:pPr>
        <w:pStyle w:val="Code"/>
        <w:rPr>
          <w:highlight w:val="white"/>
        </w:rPr>
      </w:pPr>
      <w:r w:rsidRPr="00D514F2">
        <w:rPr>
          <w:highlight w:val="white"/>
        </w:rPr>
        <w:t xml:space="preserve">    public static Type TypeName(Specifier specifier, Declarator </w:t>
      </w:r>
      <w:r w:rsidR="00FC5EB0">
        <w:rPr>
          <w:highlight w:val="white"/>
        </w:rPr>
        <w:t>declarator</w:t>
      </w:r>
      <w:r w:rsidRPr="00D514F2">
        <w:rPr>
          <w:highlight w:val="white"/>
        </w:rPr>
        <w:t>) {</w:t>
      </w:r>
    </w:p>
    <w:p w14:paraId="4E982570" w14:textId="2AE9CE7E" w:rsidR="00D514F2" w:rsidRPr="00D514F2" w:rsidRDefault="00D514F2" w:rsidP="00D514F2">
      <w:pPr>
        <w:pStyle w:val="Code"/>
        <w:rPr>
          <w:highlight w:val="white"/>
        </w:rPr>
      </w:pPr>
      <w:r w:rsidRPr="00D514F2">
        <w:rPr>
          <w:highlight w:val="white"/>
        </w:rPr>
        <w:t xml:space="preserve">      Type </w:t>
      </w:r>
      <w:r w:rsidR="00C461A8">
        <w:rPr>
          <w:highlight w:val="white"/>
        </w:rPr>
        <w:t>specifierType</w:t>
      </w:r>
      <w:r w:rsidRPr="00D514F2">
        <w:rPr>
          <w:highlight w:val="white"/>
        </w:rPr>
        <w:t xml:space="preserve"> = specifier.Type;</w:t>
      </w:r>
    </w:p>
    <w:p w14:paraId="3DE11088" w14:textId="32968B6A" w:rsidR="00D514F2" w:rsidRPr="00D514F2" w:rsidRDefault="00451CD1" w:rsidP="00451CD1">
      <w:pPr>
        <w:rPr>
          <w:highlight w:val="white"/>
        </w:rPr>
      </w:pPr>
      <w:r>
        <w:rPr>
          <w:highlight w:val="white"/>
        </w:rPr>
        <w:t xml:space="preserve">If the declarator is not null, </w:t>
      </w:r>
      <w:r w:rsidR="0003065C">
        <w:rPr>
          <w:highlight w:val="white"/>
        </w:rPr>
        <w:t>we add the specifier</w:t>
      </w:r>
      <w:r w:rsidR="00976B65">
        <w:rPr>
          <w:highlight w:val="white"/>
        </w:rPr>
        <w:t>’s type to the declarator, and retu</w:t>
      </w:r>
      <w:r w:rsidR="00A21466">
        <w:rPr>
          <w:highlight w:val="white"/>
        </w:rPr>
        <w:t>rns</w:t>
      </w:r>
      <w:r w:rsidR="00976B65">
        <w:rPr>
          <w:highlight w:val="white"/>
        </w:rPr>
        <w:t xml:space="preserve"> its type.</w:t>
      </w:r>
    </w:p>
    <w:p w14:paraId="7E43F8E2" w14:textId="1A6A7F59" w:rsidR="00D514F2" w:rsidRPr="00D514F2" w:rsidRDefault="00D514F2" w:rsidP="00D514F2">
      <w:pPr>
        <w:pStyle w:val="Code"/>
        <w:rPr>
          <w:highlight w:val="white"/>
        </w:rPr>
      </w:pPr>
      <w:r w:rsidRPr="00D514F2">
        <w:rPr>
          <w:highlight w:val="white"/>
        </w:rPr>
        <w:t xml:space="preserve">      if (</w:t>
      </w:r>
      <w:r w:rsidR="00FC5EB0">
        <w:rPr>
          <w:highlight w:val="white"/>
        </w:rPr>
        <w:t>declarator</w:t>
      </w:r>
      <w:r w:rsidRPr="00D514F2">
        <w:rPr>
          <w:highlight w:val="white"/>
        </w:rPr>
        <w:t xml:space="preserve"> != null) {</w:t>
      </w:r>
    </w:p>
    <w:p w14:paraId="10B0013F" w14:textId="27C077A1" w:rsidR="00D514F2" w:rsidRPr="00D514F2" w:rsidRDefault="00D514F2" w:rsidP="00D514F2">
      <w:pPr>
        <w:pStyle w:val="Code"/>
        <w:rPr>
          <w:highlight w:val="white"/>
        </w:rPr>
      </w:pPr>
      <w:r w:rsidRPr="00D514F2">
        <w:rPr>
          <w:highlight w:val="white"/>
        </w:rPr>
        <w:t xml:space="preserve">        </w:t>
      </w:r>
      <w:r w:rsidR="00FC5EB0">
        <w:rPr>
          <w:highlight w:val="white"/>
        </w:rPr>
        <w:t>declarator</w:t>
      </w:r>
      <w:r w:rsidRPr="00D514F2">
        <w:rPr>
          <w:highlight w:val="white"/>
        </w:rPr>
        <w:t>.Add(</w:t>
      </w:r>
      <w:r w:rsidR="00C461A8">
        <w:rPr>
          <w:highlight w:val="white"/>
        </w:rPr>
        <w:t>specifierType</w:t>
      </w:r>
      <w:r w:rsidRPr="00D514F2">
        <w:rPr>
          <w:highlight w:val="white"/>
        </w:rPr>
        <w:t>);</w:t>
      </w:r>
    </w:p>
    <w:p w14:paraId="4B2C8D33" w14:textId="69648F69" w:rsidR="00D514F2" w:rsidRPr="00D514F2" w:rsidRDefault="00D514F2" w:rsidP="00D514F2">
      <w:pPr>
        <w:pStyle w:val="Code"/>
        <w:rPr>
          <w:highlight w:val="white"/>
        </w:rPr>
      </w:pPr>
      <w:r w:rsidRPr="00D514F2">
        <w:rPr>
          <w:highlight w:val="white"/>
        </w:rPr>
        <w:t xml:space="preserve">        return </w:t>
      </w:r>
      <w:r w:rsidR="00FC5EB0">
        <w:rPr>
          <w:highlight w:val="white"/>
        </w:rPr>
        <w:t>declarator</w:t>
      </w:r>
      <w:r w:rsidRPr="00D514F2">
        <w:rPr>
          <w:highlight w:val="white"/>
        </w:rPr>
        <w:t>.Type;</w:t>
      </w:r>
    </w:p>
    <w:p w14:paraId="0731CA07" w14:textId="77777777" w:rsidR="00D514F2" w:rsidRPr="00D514F2" w:rsidRDefault="00D514F2" w:rsidP="00D514F2">
      <w:pPr>
        <w:pStyle w:val="Code"/>
        <w:rPr>
          <w:highlight w:val="white"/>
        </w:rPr>
      </w:pPr>
      <w:r w:rsidRPr="00D514F2">
        <w:rPr>
          <w:highlight w:val="white"/>
        </w:rPr>
        <w:t xml:space="preserve">      }</w:t>
      </w:r>
    </w:p>
    <w:p w14:paraId="563559F2" w14:textId="77777777" w:rsidR="007C7460" w:rsidRDefault="007C7460" w:rsidP="007C7460">
      <w:pPr>
        <w:rPr>
          <w:highlight w:val="white"/>
        </w:rPr>
      </w:pPr>
      <w:r>
        <w:rPr>
          <w:highlight w:val="white"/>
        </w:rPr>
        <w:t>If the declarator is null, we just return the specifer’s type.</w:t>
      </w:r>
    </w:p>
    <w:p w14:paraId="1C20229F" w14:textId="6A303385" w:rsidR="00D514F2" w:rsidRPr="00D514F2" w:rsidRDefault="00D514F2" w:rsidP="00D514F2">
      <w:pPr>
        <w:pStyle w:val="Code"/>
        <w:rPr>
          <w:highlight w:val="white"/>
        </w:rPr>
      </w:pPr>
      <w:r w:rsidRPr="00D514F2">
        <w:rPr>
          <w:highlight w:val="white"/>
        </w:rPr>
        <w:t xml:space="preserve">      else {</w:t>
      </w:r>
    </w:p>
    <w:p w14:paraId="17DCEA75" w14:textId="57D1764E" w:rsidR="00D514F2" w:rsidRPr="00D514F2" w:rsidRDefault="00D514F2" w:rsidP="00D514F2">
      <w:pPr>
        <w:pStyle w:val="Code"/>
        <w:rPr>
          <w:highlight w:val="white"/>
        </w:rPr>
      </w:pPr>
      <w:r w:rsidRPr="00D514F2">
        <w:rPr>
          <w:highlight w:val="white"/>
        </w:rPr>
        <w:t xml:space="preserve">        return </w:t>
      </w:r>
      <w:r w:rsidR="00C461A8">
        <w:rPr>
          <w:highlight w:val="white"/>
        </w:rPr>
        <w:t>specifierType</w:t>
      </w:r>
      <w:r w:rsidRPr="00D514F2">
        <w:rPr>
          <w:highlight w:val="white"/>
        </w:rPr>
        <w:t>;</w:t>
      </w:r>
    </w:p>
    <w:p w14:paraId="111B42EE" w14:textId="77777777" w:rsidR="00D514F2" w:rsidRPr="00D514F2" w:rsidRDefault="00D514F2" w:rsidP="00D514F2">
      <w:pPr>
        <w:pStyle w:val="Code"/>
        <w:rPr>
          <w:highlight w:val="white"/>
        </w:rPr>
      </w:pPr>
      <w:r w:rsidRPr="00D514F2">
        <w:rPr>
          <w:highlight w:val="white"/>
        </w:rPr>
        <w:t xml:space="preserve">      }</w:t>
      </w:r>
    </w:p>
    <w:p w14:paraId="5DE34F52" w14:textId="77777777" w:rsidR="00D514F2" w:rsidRPr="00D514F2" w:rsidRDefault="00D514F2" w:rsidP="00D514F2">
      <w:pPr>
        <w:pStyle w:val="Code"/>
        <w:rPr>
          <w:highlight w:val="white"/>
        </w:rPr>
      </w:pPr>
      <w:r w:rsidRPr="00D514F2">
        <w:rPr>
          <w:highlight w:val="white"/>
        </w:rPr>
        <w:t xml:space="preserve">    }</w:t>
      </w:r>
    </w:p>
    <w:p w14:paraId="37D9CCAC" w14:textId="1684234A" w:rsidR="00516130" w:rsidRDefault="00ED52B2" w:rsidP="006342B0">
      <w:pPr>
        <w:pStyle w:val="Rubrik3"/>
      </w:pPr>
      <w:r>
        <w:t xml:space="preserve">Unary Addition </w:t>
      </w:r>
      <w:r w:rsidR="006342B0">
        <w:t>Expressions</w:t>
      </w:r>
    </w:p>
    <w:p w14:paraId="769EA068" w14:textId="0BAD61DE" w:rsidR="006342B0" w:rsidRDefault="006342B0" w:rsidP="006342B0">
      <w:pPr>
        <w:pStyle w:val="CodeHeader"/>
      </w:pPr>
      <w:r>
        <w:t>MainParser.gppg</w:t>
      </w:r>
    </w:p>
    <w:p w14:paraId="0460DE34" w14:textId="77777777" w:rsidR="00D56E7A" w:rsidRDefault="00D56E7A" w:rsidP="00D56E7A">
      <w:pPr>
        <w:pStyle w:val="Code"/>
        <w:rPr>
          <w:highlight w:val="white"/>
          <w:lang w:val="sv-SE"/>
        </w:rPr>
      </w:pPr>
      <w:r>
        <w:rPr>
          <w:highlight w:val="white"/>
          <w:lang w:val="sv-SE"/>
        </w:rPr>
        <w:t>prefix_expression:</w:t>
      </w:r>
    </w:p>
    <w:p w14:paraId="133921F9" w14:textId="77777777" w:rsidR="00D56E7A" w:rsidRDefault="00D56E7A" w:rsidP="00D56E7A">
      <w:pPr>
        <w:pStyle w:val="Code"/>
        <w:rPr>
          <w:highlight w:val="white"/>
          <w:lang w:val="sv-SE"/>
        </w:rPr>
      </w:pPr>
      <w:r>
        <w:rPr>
          <w:highlight w:val="white"/>
          <w:lang w:val="sv-SE"/>
        </w:rPr>
        <w:t xml:space="preserve">    postfix_expression {</w:t>
      </w:r>
    </w:p>
    <w:p w14:paraId="11D8FFF6" w14:textId="77777777" w:rsidR="00D56E7A" w:rsidRDefault="00D56E7A" w:rsidP="00D56E7A">
      <w:pPr>
        <w:pStyle w:val="Code"/>
        <w:rPr>
          <w:highlight w:val="white"/>
          <w:lang w:val="sv-SE"/>
        </w:rPr>
      </w:pPr>
      <w:r>
        <w:rPr>
          <w:highlight w:val="white"/>
          <w:lang w:val="sv-SE"/>
        </w:rPr>
        <w:t xml:space="preserve">      $$ = $1; </w:t>
      </w:r>
    </w:p>
    <w:p w14:paraId="4CE0442D" w14:textId="77777777" w:rsidR="00D56E7A" w:rsidRDefault="00D56E7A" w:rsidP="00D56E7A">
      <w:pPr>
        <w:pStyle w:val="Code"/>
        <w:rPr>
          <w:highlight w:val="white"/>
          <w:lang w:val="sv-SE"/>
        </w:rPr>
      </w:pPr>
      <w:r>
        <w:rPr>
          <w:highlight w:val="white"/>
          <w:lang w:val="sv-SE"/>
        </w:rPr>
        <w:t xml:space="preserve">    }</w:t>
      </w:r>
    </w:p>
    <w:p w14:paraId="52A45AF2" w14:textId="77777777" w:rsidR="00D56E7A" w:rsidRDefault="00D56E7A" w:rsidP="00D56E7A">
      <w:pPr>
        <w:pStyle w:val="Code"/>
        <w:rPr>
          <w:highlight w:val="white"/>
          <w:lang w:val="sv-SE"/>
        </w:rPr>
      </w:pPr>
      <w:r>
        <w:rPr>
          <w:highlight w:val="white"/>
          <w:lang w:val="sv-SE"/>
        </w:rPr>
        <w:t xml:space="preserve">  | prefix_add_operator type_cast_expression {</w:t>
      </w:r>
    </w:p>
    <w:p w14:paraId="0641E5A3" w14:textId="77777777" w:rsidR="00D56E7A" w:rsidRDefault="00D56E7A" w:rsidP="00D56E7A">
      <w:pPr>
        <w:pStyle w:val="Code"/>
        <w:rPr>
          <w:highlight w:val="white"/>
          <w:lang w:val="sv-SE"/>
        </w:rPr>
      </w:pPr>
      <w:r>
        <w:rPr>
          <w:highlight w:val="white"/>
          <w:lang w:val="sv-SE"/>
        </w:rPr>
        <w:t xml:space="preserve">      $$ = MiddleCodeGenerator.UnaryExpression($1, $2);</w:t>
      </w:r>
    </w:p>
    <w:p w14:paraId="29134B06" w14:textId="143F1EC5" w:rsidR="00D56E7A" w:rsidRDefault="00D56E7A" w:rsidP="00D56E7A">
      <w:pPr>
        <w:pStyle w:val="Code"/>
        <w:rPr>
          <w:highlight w:val="white"/>
          <w:lang w:val="sv-SE"/>
        </w:rPr>
      </w:pPr>
      <w:r>
        <w:rPr>
          <w:highlight w:val="white"/>
          <w:lang w:val="sv-SE"/>
        </w:rPr>
        <w:lastRenderedPageBreak/>
        <w:t xml:space="preserve">    }</w:t>
      </w:r>
      <w:r w:rsidR="003D27F1">
        <w:rPr>
          <w:highlight w:val="white"/>
          <w:lang w:val="sv-SE"/>
        </w:rPr>
        <w:t>;</w:t>
      </w:r>
    </w:p>
    <w:p w14:paraId="67C759F5" w14:textId="77777777" w:rsidR="00D56E7A" w:rsidRDefault="00D56E7A" w:rsidP="00D56E7A">
      <w:pPr>
        <w:pStyle w:val="Code"/>
        <w:rPr>
          <w:highlight w:val="white"/>
          <w:lang w:val="sv-SE"/>
        </w:rPr>
      </w:pPr>
      <w:r>
        <w:rPr>
          <w:highlight w:val="white"/>
          <w:lang w:val="sv-SE"/>
        </w:rPr>
        <w:t>prefix_add_operator:</w:t>
      </w:r>
    </w:p>
    <w:p w14:paraId="65D2F6B3" w14:textId="77777777" w:rsidR="00D56E7A" w:rsidRDefault="00D56E7A" w:rsidP="00D56E7A">
      <w:pPr>
        <w:pStyle w:val="Code"/>
        <w:rPr>
          <w:highlight w:val="white"/>
          <w:lang w:val="sv-SE"/>
        </w:rPr>
      </w:pPr>
      <w:r>
        <w:rPr>
          <w:highlight w:val="white"/>
          <w:lang w:val="sv-SE"/>
        </w:rPr>
        <w:t xml:space="preserve">    PLUS  { $$ = MiddleOperator.UnaryAdd;      }</w:t>
      </w:r>
    </w:p>
    <w:p w14:paraId="1C268CDF" w14:textId="3F659E97" w:rsidR="00D56E7A" w:rsidRDefault="00D56E7A" w:rsidP="00D56E7A">
      <w:pPr>
        <w:pStyle w:val="Code"/>
        <w:rPr>
          <w:highlight w:val="white"/>
          <w:lang w:val="sv-SE"/>
        </w:rPr>
      </w:pPr>
      <w:r>
        <w:rPr>
          <w:highlight w:val="white"/>
          <w:lang w:val="sv-SE"/>
        </w:rPr>
        <w:t xml:space="preserve">  | MINUS { $$ = MiddleOperator.UnarySubtract; };</w:t>
      </w:r>
    </w:p>
    <w:p w14:paraId="24B0D2D0" w14:textId="77777777" w:rsidR="00D56E7A" w:rsidRPr="00F158B0" w:rsidRDefault="00D56E7A" w:rsidP="00D56E7A">
      <w:pPr>
        <w:pStyle w:val="CodeHeader"/>
      </w:pPr>
      <w:r>
        <w:t>MiddleCodeGenerator.cs</w:t>
      </w:r>
    </w:p>
    <w:p w14:paraId="5C8AEE52" w14:textId="77777777" w:rsidR="00270E94" w:rsidRPr="00270E94" w:rsidRDefault="00270E94" w:rsidP="00270E94">
      <w:pPr>
        <w:pStyle w:val="Code"/>
        <w:rPr>
          <w:highlight w:val="white"/>
        </w:rPr>
      </w:pPr>
      <w:r w:rsidRPr="00270E94">
        <w:rPr>
          <w:highlight w:val="white"/>
        </w:rPr>
        <w:t xml:space="preserve">    public static Expression UnaryExpression(MiddleOperator middleOp,</w:t>
      </w:r>
    </w:p>
    <w:p w14:paraId="58E5A5D7" w14:textId="77777777" w:rsidR="00270E94" w:rsidRPr="00270E94" w:rsidRDefault="00270E94" w:rsidP="00270E94">
      <w:pPr>
        <w:pStyle w:val="Code"/>
        <w:rPr>
          <w:highlight w:val="white"/>
        </w:rPr>
      </w:pPr>
      <w:r w:rsidRPr="00270E94">
        <w:rPr>
          <w:highlight w:val="white"/>
        </w:rPr>
        <w:t xml:space="preserve">                                             Expression expression) {</w:t>
      </w:r>
    </w:p>
    <w:p w14:paraId="7D181214" w14:textId="77777777" w:rsidR="00270E94" w:rsidRPr="00270E94" w:rsidRDefault="00270E94" w:rsidP="00270E94">
      <w:pPr>
        <w:pStyle w:val="Code"/>
        <w:rPr>
          <w:highlight w:val="white"/>
        </w:rPr>
      </w:pPr>
      <w:r w:rsidRPr="00270E94">
        <w:rPr>
          <w:highlight w:val="white"/>
        </w:rPr>
        <w:t xml:space="preserve">      Type type = expression.Symbol.Type;</w:t>
      </w:r>
    </w:p>
    <w:p w14:paraId="0A8DED84" w14:textId="77777777" w:rsidR="00056AC1" w:rsidRDefault="00270E94" w:rsidP="00270E94">
      <w:pPr>
        <w:pStyle w:val="Code"/>
        <w:rPr>
          <w:highlight w:val="white"/>
        </w:rPr>
      </w:pPr>
      <w:r w:rsidRPr="00270E94">
        <w:rPr>
          <w:highlight w:val="white"/>
        </w:rPr>
        <w:t xml:space="preserve">      Assert.Error(type.IsLogical() ||</w:t>
      </w:r>
    </w:p>
    <w:p w14:paraId="1F7A7577" w14:textId="121002BD" w:rsidR="00270E94" w:rsidRPr="00270E94" w:rsidRDefault="00056AC1" w:rsidP="00270E94">
      <w:pPr>
        <w:pStyle w:val="Code"/>
        <w:rPr>
          <w:highlight w:val="white"/>
        </w:rPr>
      </w:pPr>
      <w:r>
        <w:rPr>
          <w:highlight w:val="white"/>
        </w:rPr>
        <w:t xml:space="preserve">                  </w:t>
      </w:r>
      <w:r w:rsidR="00270E94" w:rsidRPr="00270E94">
        <w:rPr>
          <w:highlight w:val="white"/>
        </w:rPr>
        <w:t xml:space="preserve"> type.IsArithmeticPointerArrayStringOrFunction(),</w:t>
      </w:r>
    </w:p>
    <w:p w14:paraId="37F914CC" w14:textId="77777777" w:rsidR="00270E94" w:rsidRPr="00270E94" w:rsidRDefault="00270E94" w:rsidP="00270E94">
      <w:pPr>
        <w:pStyle w:val="Code"/>
        <w:rPr>
          <w:highlight w:val="white"/>
        </w:rPr>
      </w:pPr>
      <w:r w:rsidRPr="00270E94">
        <w:rPr>
          <w:highlight w:val="white"/>
        </w:rPr>
        <w:t xml:space="preserve">                   expression, Message.Non__arithmetic_expression);</w:t>
      </w:r>
    </w:p>
    <w:p w14:paraId="699FA349" w14:textId="77777777" w:rsidR="00270E94" w:rsidRPr="00270E94" w:rsidRDefault="00270E94" w:rsidP="00270E94">
      <w:pPr>
        <w:pStyle w:val="Code"/>
        <w:rPr>
          <w:highlight w:val="white"/>
        </w:rPr>
      </w:pPr>
    </w:p>
    <w:p w14:paraId="61FA4711" w14:textId="77777777" w:rsidR="00744DAF" w:rsidRDefault="00270E94" w:rsidP="00270E94">
      <w:pPr>
        <w:pStyle w:val="Code"/>
        <w:rPr>
          <w:highlight w:val="white"/>
        </w:rPr>
      </w:pPr>
      <w:r w:rsidRPr="00270E94">
        <w:rPr>
          <w:highlight w:val="white"/>
        </w:rPr>
        <w:t xml:space="preserve">      Expression constantExpression =</w:t>
      </w:r>
    </w:p>
    <w:p w14:paraId="2C4804CF" w14:textId="3859D0CA" w:rsidR="00270E94" w:rsidRPr="00270E94" w:rsidRDefault="00744DAF" w:rsidP="00270E94">
      <w:pPr>
        <w:pStyle w:val="Code"/>
        <w:rPr>
          <w:highlight w:val="white"/>
        </w:rPr>
      </w:pPr>
      <w:r>
        <w:rPr>
          <w:highlight w:val="white"/>
        </w:rPr>
        <w:t xml:space="preserve">        </w:t>
      </w:r>
      <w:r w:rsidR="00270E94" w:rsidRPr="00270E94">
        <w:rPr>
          <w:highlight w:val="white"/>
        </w:rPr>
        <w:t xml:space="preserve">ConstantExpression.Arithmetic(middleOp, expression);    </w:t>
      </w:r>
    </w:p>
    <w:p w14:paraId="61ED3225" w14:textId="77777777" w:rsidR="00270E94" w:rsidRPr="00270E94" w:rsidRDefault="00270E94" w:rsidP="00270E94">
      <w:pPr>
        <w:pStyle w:val="Code"/>
        <w:rPr>
          <w:highlight w:val="white"/>
        </w:rPr>
      </w:pPr>
      <w:r w:rsidRPr="00270E94">
        <w:rPr>
          <w:highlight w:val="white"/>
        </w:rPr>
        <w:t xml:space="preserve">      if (constantExpression != null) {</w:t>
      </w:r>
    </w:p>
    <w:p w14:paraId="63A99114" w14:textId="77777777" w:rsidR="00270E94" w:rsidRPr="00270E94" w:rsidRDefault="00270E94" w:rsidP="00270E94">
      <w:pPr>
        <w:pStyle w:val="Code"/>
        <w:rPr>
          <w:highlight w:val="white"/>
        </w:rPr>
      </w:pPr>
      <w:r w:rsidRPr="00270E94">
        <w:rPr>
          <w:highlight w:val="white"/>
        </w:rPr>
        <w:t xml:space="preserve">        return constantExpression;</w:t>
      </w:r>
    </w:p>
    <w:p w14:paraId="7B2F8BB9" w14:textId="77777777" w:rsidR="00270E94" w:rsidRPr="00270E94" w:rsidRDefault="00270E94" w:rsidP="00270E94">
      <w:pPr>
        <w:pStyle w:val="Code"/>
        <w:rPr>
          <w:highlight w:val="white"/>
        </w:rPr>
      </w:pPr>
      <w:r w:rsidRPr="00270E94">
        <w:rPr>
          <w:highlight w:val="white"/>
        </w:rPr>
        <w:t xml:space="preserve">      }</w:t>
      </w:r>
    </w:p>
    <w:p w14:paraId="6A1021C7" w14:textId="77777777" w:rsidR="00270E94" w:rsidRPr="00270E94" w:rsidRDefault="00270E94" w:rsidP="00270E94">
      <w:pPr>
        <w:pStyle w:val="Code"/>
        <w:rPr>
          <w:highlight w:val="white"/>
        </w:rPr>
      </w:pPr>
      <w:r w:rsidRPr="00270E94">
        <w:rPr>
          <w:highlight w:val="white"/>
        </w:rPr>
        <w:t xml:space="preserve">    </w:t>
      </w:r>
    </w:p>
    <w:p w14:paraId="07ECCCF4"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1BFDFFEF" w14:textId="77777777" w:rsidR="00744DAF" w:rsidRDefault="00270E94" w:rsidP="00270E94">
      <w:pPr>
        <w:pStyle w:val="Code"/>
        <w:rPr>
          <w:highlight w:val="white"/>
        </w:rPr>
      </w:pPr>
      <w:r w:rsidRPr="00270E94">
        <w:rPr>
          <w:highlight w:val="white"/>
        </w:rPr>
        <w:t xml:space="preserve">      AddMiddleCode(expression.LongList, middleOp,</w:t>
      </w:r>
    </w:p>
    <w:p w14:paraId="227F5135" w14:textId="755F6A98" w:rsidR="00270E94" w:rsidRPr="00270E94" w:rsidRDefault="00744DAF" w:rsidP="00270E94">
      <w:pPr>
        <w:pStyle w:val="Code"/>
        <w:rPr>
          <w:highlight w:val="white"/>
        </w:rPr>
      </w:pPr>
      <w:r>
        <w:rPr>
          <w:highlight w:val="white"/>
        </w:rPr>
        <w:t xml:space="preserve">                   </w:t>
      </w:r>
      <w:r w:rsidR="00270E94" w:rsidRPr="00270E94">
        <w:rPr>
          <w:highlight w:val="white"/>
        </w:rPr>
        <w:t xml:space="preserve"> resultSymbol, expression.Symbol);</w:t>
      </w:r>
    </w:p>
    <w:p w14:paraId="7196D6CF" w14:textId="77777777" w:rsidR="00744DAF" w:rsidRDefault="00270E94" w:rsidP="00270E94">
      <w:pPr>
        <w:pStyle w:val="Code"/>
        <w:rPr>
          <w:highlight w:val="white"/>
        </w:rPr>
      </w:pPr>
      <w:r w:rsidRPr="00270E94">
        <w:rPr>
          <w:highlight w:val="white"/>
        </w:rPr>
        <w:t xml:space="preserve">      return (new Expression(resultSymbol, expression.ShortList,</w:t>
      </w:r>
    </w:p>
    <w:p w14:paraId="095B2A4F" w14:textId="65E8E01E" w:rsidR="00270E94" w:rsidRPr="00270E94" w:rsidRDefault="00744DAF" w:rsidP="00270E94">
      <w:pPr>
        <w:pStyle w:val="Code"/>
        <w:rPr>
          <w:highlight w:val="white"/>
        </w:rPr>
      </w:pPr>
      <w:r>
        <w:rPr>
          <w:highlight w:val="white"/>
        </w:rPr>
        <w:t xml:space="preserve">                            </w:t>
      </w:r>
      <w:r w:rsidR="00270E94" w:rsidRPr="00270E94">
        <w:rPr>
          <w:highlight w:val="white"/>
        </w:rPr>
        <w:t xml:space="preserve"> expression.LongList));</w:t>
      </w:r>
    </w:p>
    <w:p w14:paraId="2A89AF1B" w14:textId="1862A977" w:rsidR="000E750B" w:rsidRDefault="00270E94" w:rsidP="000E750B">
      <w:pPr>
        <w:pStyle w:val="Code"/>
        <w:rPr>
          <w:highlight w:val="white"/>
        </w:rPr>
      </w:pPr>
      <w:r w:rsidRPr="00270E94">
        <w:rPr>
          <w:highlight w:val="white"/>
        </w:rPr>
        <w:t xml:space="preserve">    }</w:t>
      </w:r>
    </w:p>
    <w:p w14:paraId="1C0C0B3B" w14:textId="272BE9E2" w:rsidR="003F2683" w:rsidRPr="00D12D93" w:rsidRDefault="003F2683" w:rsidP="003F2683">
      <w:pPr>
        <w:pStyle w:val="Rubrik3"/>
        <w:rPr>
          <w:highlight w:val="white"/>
        </w:rPr>
      </w:pPr>
      <w:r>
        <w:rPr>
          <w:highlight w:val="white"/>
        </w:rPr>
        <w:t>Logical Not Expression</w:t>
      </w:r>
    </w:p>
    <w:p w14:paraId="724EAF0B" w14:textId="77777777" w:rsidR="004C6676" w:rsidRDefault="004C6676" w:rsidP="004C6676">
      <w:pPr>
        <w:pStyle w:val="CodeHeader"/>
      </w:pPr>
      <w:r>
        <w:t>MainParser.gppg</w:t>
      </w:r>
    </w:p>
    <w:p w14:paraId="4F9E203F" w14:textId="77777777" w:rsidR="004C6676" w:rsidRDefault="004C6676" w:rsidP="004C6676">
      <w:pPr>
        <w:pStyle w:val="Code"/>
        <w:rPr>
          <w:highlight w:val="white"/>
          <w:lang w:val="sv-SE"/>
        </w:rPr>
      </w:pPr>
      <w:r>
        <w:rPr>
          <w:highlight w:val="white"/>
          <w:lang w:val="sv-SE"/>
        </w:rPr>
        <w:t>prefix_expression:</w:t>
      </w:r>
    </w:p>
    <w:p w14:paraId="66C6AE23" w14:textId="63C51F11" w:rsidR="000E750B" w:rsidRDefault="000E750B" w:rsidP="000E750B">
      <w:pPr>
        <w:pStyle w:val="Code"/>
        <w:rPr>
          <w:highlight w:val="white"/>
          <w:lang w:val="sv-SE"/>
        </w:rPr>
      </w:pPr>
      <w:r>
        <w:rPr>
          <w:highlight w:val="white"/>
          <w:lang w:val="sv-SE"/>
        </w:rPr>
        <w:t xml:space="preserve">  </w:t>
      </w:r>
      <w:r w:rsidR="004C6676">
        <w:rPr>
          <w:highlight w:val="white"/>
          <w:lang w:val="sv-SE"/>
        </w:rPr>
        <w:t xml:space="preserve"> </w:t>
      </w:r>
      <w:r>
        <w:rPr>
          <w:highlight w:val="white"/>
          <w:lang w:val="sv-SE"/>
        </w:rPr>
        <w:t xml:space="preserve"> LOGICAL_NOT type_cast_expression {</w:t>
      </w:r>
    </w:p>
    <w:p w14:paraId="6F135CF0" w14:textId="77777777" w:rsidR="000E750B" w:rsidRDefault="000E750B" w:rsidP="000E750B">
      <w:pPr>
        <w:pStyle w:val="Code"/>
        <w:rPr>
          <w:highlight w:val="white"/>
          <w:lang w:val="sv-SE"/>
        </w:rPr>
      </w:pPr>
      <w:r>
        <w:rPr>
          <w:highlight w:val="white"/>
          <w:lang w:val="sv-SE"/>
        </w:rPr>
        <w:t xml:space="preserve">      $$ = MiddleCodeGenerator.LogicalNotExpression($2);</w:t>
      </w:r>
    </w:p>
    <w:p w14:paraId="54E1566D" w14:textId="23921C30" w:rsidR="000E750B" w:rsidRDefault="000E750B" w:rsidP="000E750B">
      <w:pPr>
        <w:pStyle w:val="Code"/>
        <w:rPr>
          <w:highlight w:val="white"/>
          <w:lang w:val="sv-SE"/>
        </w:rPr>
      </w:pPr>
      <w:r>
        <w:rPr>
          <w:highlight w:val="white"/>
          <w:lang w:val="sv-SE"/>
        </w:rPr>
        <w:t xml:space="preserve">    }</w:t>
      </w:r>
      <w:r w:rsidR="00CE2EA8">
        <w:rPr>
          <w:highlight w:val="white"/>
          <w:lang w:val="sv-SE"/>
        </w:rPr>
        <w:t>;</w:t>
      </w:r>
    </w:p>
    <w:p w14:paraId="62F309A1" w14:textId="1E12BE5D" w:rsidR="000E750B" w:rsidRPr="005E4444" w:rsidRDefault="005E4444" w:rsidP="005E4444">
      <w:pPr>
        <w:pStyle w:val="CodeHeader"/>
      </w:pPr>
      <w:r>
        <w:t>MiddleCodeGenerator.cs</w:t>
      </w:r>
    </w:p>
    <w:p w14:paraId="45B66EC3" w14:textId="65E6D129" w:rsidR="00270E94" w:rsidRPr="00270E94" w:rsidRDefault="00270E94" w:rsidP="00270E94">
      <w:pPr>
        <w:pStyle w:val="Code"/>
        <w:rPr>
          <w:highlight w:val="white"/>
        </w:rPr>
      </w:pPr>
      <w:r w:rsidRPr="00270E94">
        <w:rPr>
          <w:highlight w:val="white"/>
        </w:rPr>
        <w:t xml:space="preserve">    public static Expression LogicalNotExpression(Expression expression) {    </w:t>
      </w:r>
    </w:p>
    <w:p w14:paraId="078C8032" w14:textId="77777777" w:rsidR="00A52A41" w:rsidRDefault="00270E94" w:rsidP="00270E94">
      <w:pPr>
        <w:pStyle w:val="Code"/>
        <w:rPr>
          <w:highlight w:val="white"/>
        </w:rPr>
      </w:pPr>
      <w:r w:rsidRPr="00270E94">
        <w:rPr>
          <w:highlight w:val="white"/>
        </w:rPr>
        <w:t xml:space="preserve">      Expression constantExpression =</w:t>
      </w:r>
    </w:p>
    <w:p w14:paraId="02C3F667" w14:textId="5DFAC862"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ConstantExpression.LogicalNot(expression);</w:t>
      </w:r>
    </w:p>
    <w:p w14:paraId="32D06C70" w14:textId="77777777" w:rsidR="00270E94" w:rsidRPr="00270E94" w:rsidRDefault="00270E94" w:rsidP="00270E94">
      <w:pPr>
        <w:pStyle w:val="Code"/>
        <w:rPr>
          <w:highlight w:val="white"/>
        </w:rPr>
      </w:pPr>
      <w:r w:rsidRPr="00270E94">
        <w:rPr>
          <w:highlight w:val="white"/>
        </w:rPr>
        <w:t xml:space="preserve">      if (constantExpression != null) {</w:t>
      </w:r>
    </w:p>
    <w:p w14:paraId="00DCE62D" w14:textId="77777777" w:rsidR="00270E94" w:rsidRPr="00270E94" w:rsidRDefault="00270E94" w:rsidP="00270E94">
      <w:pPr>
        <w:pStyle w:val="Code"/>
        <w:rPr>
          <w:highlight w:val="white"/>
        </w:rPr>
      </w:pPr>
      <w:r w:rsidRPr="00270E94">
        <w:rPr>
          <w:highlight w:val="white"/>
        </w:rPr>
        <w:t xml:space="preserve">        return constantExpression;</w:t>
      </w:r>
    </w:p>
    <w:p w14:paraId="3576FC87" w14:textId="77777777" w:rsidR="00270E94" w:rsidRPr="00270E94" w:rsidRDefault="00270E94" w:rsidP="00270E94">
      <w:pPr>
        <w:pStyle w:val="Code"/>
        <w:rPr>
          <w:highlight w:val="white"/>
        </w:rPr>
      </w:pPr>
      <w:r w:rsidRPr="00270E94">
        <w:rPr>
          <w:highlight w:val="white"/>
        </w:rPr>
        <w:t xml:space="preserve">      }</w:t>
      </w:r>
    </w:p>
    <w:p w14:paraId="30C29904" w14:textId="1C7FD7B5" w:rsidR="00270E94" w:rsidRPr="00270E94" w:rsidRDefault="00641FAB" w:rsidP="00641FAB">
      <w:pPr>
        <w:rPr>
          <w:highlight w:val="white"/>
        </w:rPr>
      </w:pPr>
      <w:r>
        <w:rPr>
          <w:highlight w:val="white"/>
        </w:rPr>
        <w:t xml:space="preserve">The resulting expression is </w:t>
      </w:r>
      <w:r w:rsidR="008913FF">
        <w:rPr>
          <w:highlight w:val="white"/>
        </w:rPr>
        <w:t>the original expression with swapped true and false sets.</w:t>
      </w:r>
    </w:p>
    <w:p w14:paraId="347508D1" w14:textId="77777777" w:rsidR="00270E94" w:rsidRPr="00270E94" w:rsidRDefault="00270E94" w:rsidP="00270E94">
      <w:pPr>
        <w:pStyle w:val="Code"/>
        <w:rPr>
          <w:highlight w:val="white"/>
        </w:rPr>
      </w:pPr>
      <w:r w:rsidRPr="00270E94">
        <w:rPr>
          <w:highlight w:val="white"/>
        </w:rPr>
        <w:t xml:space="preserve">      expression = TypeCast.ToLogical(expression);</w:t>
      </w:r>
    </w:p>
    <w:p w14:paraId="7C3D5032" w14:textId="77777777" w:rsidR="00A52A41" w:rsidRDefault="00270E94" w:rsidP="00270E94">
      <w:pPr>
        <w:pStyle w:val="Code"/>
        <w:rPr>
          <w:highlight w:val="white"/>
        </w:rPr>
      </w:pPr>
      <w:r w:rsidRPr="00270E94">
        <w:rPr>
          <w:highlight w:val="white"/>
        </w:rPr>
        <w:t xml:space="preserve">      Symbol notSymbol =</w:t>
      </w:r>
    </w:p>
    <w:p w14:paraId="08E01604" w14:textId="3AF83F54" w:rsidR="00270E94" w:rsidRPr="00270E94" w:rsidRDefault="00A52A41" w:rsidP="00270E94">
      <w:pPr>
        <w:pStyle w:val="Code"/>
        <w:rPr>
          <w:highlight w:val="white"/>
        </w:rPr>
      </w:pPr>
      <w:r>
        <w:rPr>
          <w:highlight w:val="white"/>
        </w:rPr>
        <w:t xml:space="preserve">        </w:t>
      </w:r>
      <w:r w:rsidR="00270E94" w:rsidRPr="00270E94">
        <w:rPr>
          <w:highlight w:val="white"/>
        </w:rPr>
        <w:t>new Symbol(expression.Symbol.FalseSet, expression.Symbol.TrueSet);</w:t>
      </w:r>
    </w:p>
    <w:p w14:paraId="4C569366" w14:textId="77777777" w:rsidR="00A52A41" w:rsidRDefault="00270E94" w:rsidP="00270E94">
      <w:pPr>
        <w:pStyle w:val="Code"/>
        <w:rPr>
          <w:highlight w:val="white"/>
        </w:rPr>
      </w:pPr>
      <w:r w:rsidRPr="00270E94">
        <w:rPr>
          <w:highlight w:val="white"/>
        </w:rPr>
        <w:t xml:space="preserve">      return (new Expression(notSymbol, expression.ShortList,</w:t>
      </w:r>
    </w:p>
    <w:p w14:paraId="17B953FF" w14:textId="3B97722A" w:rsidR="00270E94" w:rsidRPr="00270E94" w:rsidRDefault="00A52A41" w:rsidP="00270E94">
      <w:pPr>
        <w:pStyle w:val="Code"/>
        <w:rPr>
          <w:highlight w:val="white"/>
        </w:rPr>
      </w:pPr>
      <w:r>
        <w:rPr>
          <w:highlight w:val="white"/>
        </w:rPr>
        <w:t xml:space="preserve">                            </w:t>
      </w:r>
      <w:r w:rsidR="00270E94" w:rsidRPr="00270E94">
        <w:rPr>
          <w:highlight w:val="white"/>
        </w:rPr>
        <w:t xml:space="preserve"> expression.LongList));</w:t>
      </w:r>
    </w:p>
    <w:p w14:paraId="3BD82E7C" w14:textId="3EFD7D72" w:rsidR="00270E94" w:rsidRDefault="00270E94" w:rsidP="00270E94">
      <w:pPr>
        <w:pStyle w:val="Code"/>
        <w:rPr>
          <w:highlight w:val="white"/>
        </w:rPr>
      </w:pPr>
      <w:r w:rsidRPr="00270E94">
        <w:rPr>
          <w:highlight w:val="white"/>
        </w:rPr>
        <w:t xml:space="preserve">    }</w:t>
      </w:r>
    </w:p>
    <w:p w14:paraId="1DC24B38" w14:textId="3BE1D030" w:rsidR="0090411D" w:rsidRPr="00270E94" w:rsidRDefault="0090411D" w:rsidP="0090411D">
      <w:pPr>
        <w:pStyle w:val="Rubrik3"/>
        <w:rPr>
          <w:highlight w:val="white"/>
        </w:rPr>
      </w:pPr>
      <w:r>
        <w:rPr>
          <w:highlight w:val="white"/>
        </w:rPr>
        <w:t>Bitwise Not Expression</w:t>
      </w:r>
    </w:p>
    <w:p w14:paraId="5235A8D0" w14:textId="77777777" w:rsidR="00D12D93" w:rsidRDefault="00D12D93" w:rsidP="00D12D93">
      <w:pPr>
        <w:pStyle w:val="CodeHeader"/>
      </w:pPr>
      <w:r>
        <w:t>MainParser.gppg</w:t>
      </w:r>
    </w:p>
    <w:p w14:paraId="6F7C2482" w14:textId="644ECAA6" w:rsidR="00270E94" w:rsidRPr="00D12D93" w:rsidRDefault="00D12D93" w:rsidP="00270E94">
      <w:pPr>
        <w:pStyle w:val="Code"/>
        <w:rPr>
          <w:highlight w:val="white"/>
          <w:lang w:val="sv-SE"/>
        </w:rPr>
      </w:pPr>
      <w:r>
        <w:rPr>
          <w:highlight w:val="white"/>
          <w:lang w:val="sv-SE"/>
        </w:rPr>
        <w:t>prefix_expression:</w:t>
      </w:r>
    </w:p>
    <w:p w14:paraId="20C5495F" w14:textId="540F26C2" w:rsidR="000E750B" w:rsidRDefault="000E750B" w:rsidP="000E750B">
      <w:pPr>
        <w:pStyle w:val="Code"/>
        <w:rPr>
          <w:highlight w:val="white"/>
          <w:lang w:val="sv-SE"/>
        </w:rPr>
      </w:pPr>
      <w:r>
        <w:rPr>
          <w:highlight w:val="white"/>
          <w:lang w:val="sv-SE"/>
        </w:rPr>
        <w:t xml:space="preserve">  </w:t>
      </w:r>
      <w:r w:rsidR="00D12D93">
        <w:rPr>
          <w:highlight w:val="white"/>
          <w:lang w:val="sv-SE"/>
        </w:rPr>
        <w:t xml:space="preserve">  </w:t>
      </w:r>
      <w:r>
        <w:rPr>
          <w:highlight w:val="white"/>
          <w:lang w:val="sv-SE"/>
        </w:rPr>
        <w:t>BITWISE_NOT type_cast_expression {</w:t>
      </w:r>
    </w:p>
    <w:p w14:paraId="4B9C79DB" w14:textId="77777777" w:rsidR="000E750B" w:rsidRDefault="000E750B" w:rsidP="000E750B">
      <w:pPr>
        <w:pStyle w:val="Code"/>
        <w:rPr>
          <w:highlight w:val="white"/>
          <w:lang w:val="sv-SE"/>
        </w:rPr>
      </w:pPr>
      <w:r>
        <w:rPr>
          <w:highlight w:val="white"/>
          <w:lang w:val="sv-SE"/>
        </w:rPr>
        <w:t xml:space="preserve">      $$ = MiddleCodeGenerator.BitwiseNotExpression($2);</w:t>
      </w:r>
    </w:p>
    <w:p w14:paraId="4CFBB72D" w14:textId="23D19943" w:rsidR="000E750B" w:rsidRDefault="000E750B" w:rsidP="000E750B">
      <w:pPr>
        <w:pStyle w:val="Code"/>
        <w:rPr>
          <w:highlight w:val="white"/>
          <w:lang w:val="sv-SE"/>
        </w:rPr>
      </w:pPr>
      <w:r>
        <w:rPr>
          <w:highlight w:val="white"/>
          <w:lang w:val="sv-SE"/>
        </w:rPr>
        <w:t xml:space="preserve">    }</w:t>
      </w:r>
      <w:r w:rsidR="00E80C07">
        <w:rPr>
          <w:highlight w:val="white"/>
          <w:lang w:val="sv-SE"/>
        </w:rPr>
        <w:t>;</w:t>
      </w:r>
    </w:p>
    <w:p w14:paraId="1FCA804B" w14:textId="77777777" w:rsidR="005E4444" w:rsidRPr="005E4444" w:rsidRDefault="005E4444" w:rsidP="005E4444">
      <w:pPr>
        <w:pStyle w:val="CodeHeader"/>
      </w:pPr>
      <w:r>
        <w:lastRenderedPageBreak/>
        <w:t>MiddleCodeGenerator.cs</w:t>
      </w:r>
    </w:p>
    <w:p w14:paraId="08918AC9" w14:textId="6FCD076C" w:rsidR="00270E94" w:rsidRPr="00270E94" w:rsidRDefault="00270E94" w:rsidP="00270E94">
      <w:pPr>
        <w:pStyle w:val="Code"/>
        <w:rPr>
          <w:highlight w:val="white"/>
        </w:rPr>
      </w:pPr>
      <w:r w:rsidRPr="00270E94">
        <w:rPr>
          <w:highlight w:val="white"/>
        </w:rPr>
        <w:t xml:space="preserve">    public static Expression BitwiseNotExpression(Expression expression) {</w:t>
      </w:r>
    </w:p>
    <w:p w14:paraId="6F439779" w14:textId="77777777" w:rsidR="00A52A41" w:rsidRDefault="00270E94" w:rsidP="00270E94">
      <w:pPr>
        <w:pStyle w:val="Code"/>
        <w:rPr>
          <w:highlight w:val="white"/>
        </w:rPr>
      </w:pPr>
      <w:r w:rsidRPr="00270E94">
        <w:rPr>
          <w:highlight w:val="white"/>
        </w:rPr>
        <w:t xml:space="preserve">      Expression constantExpression =</w:t>
      </w:r>
    </w:p>
    <w:p w14:paraId="528608BA" w14:textId="66AC9908"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ConstantExpression.Arithmetic(MiddleOperator.BitwiseNot, expression);</w:t>
      </w:r>
    </w:p>
    <w:p w14:paraId="7B099AE3" w14:textId="77777777" w:rsidR="00270E94" w:rsidRPr="00270E94" w:rsidRDefault="00270E94" w:rsidP="00270E94">
      <w:pPr>
        <w:pStyle w:val="Code"/>
        <w:rPr>
          <w:highlight w:val="white"/>
        </w:rPr>
      </w:pPr>
      <w:r w:rsidRPr="00270E94">
        <w:rPr>
          <w:highlight w:val="white"/>
        </w:rPr>
        <w:t xml:space="preserve">      if (constantExpression != null) {</w:t>
      </w:r>
    </w:p>
    <w:p w14:paraId="3A87F612" w14:textId="77777777" w:rsidR="00270E94" w:rsidRPr="00270E94" w:rsidRDefault="00270E94" w:rsidP="00270E94">
      <w:pPr>
        <w:pStyle w:val="Code"/>
        <w:rPr>
          <w:highlight w:val="white"/>
        </w:rPr>
      </w:pPr>
      <w:r w:rsidRPr="00270E94">
        <w:rPr>
          <w:highlight w:val="white"/>
        </w:rPr>
        <w:t xml:space="preserve">        return constantExpression;</w:t>
      </w:r>
    </w:p>
    <w:p w14:paraId="0CF7D0E8" w14:textId="77777777" w:rsidR="00270E94" w:rsidRPr="00270E94" w:rsidRDefault="00270E94" w:rsidP="00270E94">
      <w:pPr>
        <w:pStyle w:val="Code"/>
        <w:rPr>
          <w:highlight w:val="white"/>
        </w:rPr>
      </w:pPr>
      <w:r w:rsidRPr="00270E94">
        <w:rPr>
          <w:highlight w:val="white"/>
        </w:rPr>
        <w:t xml:space="preserve">      }</w:t>
      </w:r>
    </w:p>
    <w:p w14:paraId="1A1608E2" w14:textId="77777777" w:rsidR="00270E94" w:rsidRPr="00270E94" w:rsidRDefault="00270E94" w:rsidP="00270E94">
      <w:pPr>
        <w:pStyle w:val="Code"/>
        <w:rPr>
          <w:highlight w:val="white"/>
        </w:rPr>
      </w:pPr>
    </w:p>
    <w:p w14:paraId="5A5F8D35" w14:textId="77777777" w:rsidR="00270E94" w:rsidRPr="00270E94" w:rsidRDefault="00270E94" w:rsidP="00270E94">
      <w:pPr>
        <w:pStyle w:val="Code"/>
        <w:rPr>
          <w:highlight w:val="white"/>
        </w:rPr>
      </w:pPr>
      <w:r w:rsidRPr="00270E94">
        <w:rPr>
          <w:highlight w:val="white"/>
        </w:rPr>
        <w:t xml:space="preserve">      expression = TypeCast.LogicalToIntegral(expression);</w:t>
      </w:r>
    </w:p>
    <w:p w14:paraId="1EB9128E"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0A6B91E7" w14:textId="77777777" w:rsidR="00CA10AC" w:rsidRDefault="00270E94" w:rsidP="00270E94">
      <w:pPr>
        <w:pStyle w:val="Code"/>
        <w:rPr>
          <w:highlight w:val="white"/>
        </w:rPr>
      </w:pPr>
      <w:r w:rsidRPr="00270E94">
        <w:rPr>
          <w:highlight w:val="white"/>
        </w:rPr>
        <w:t xml:space="preserve">      AddMiddleCode(expression.LongList, MiddleOperator.BitwiseNot,</w:t>
      </w:r>
    </w:p>
    <w:p w14:paraId="3D09A56E" w14:textId="7932B1B1" w:rsidR="00270E94" w:rsidRPr="00270E94" w:rsidRDefault="00CA10AC" w:rsidP="00270E94">
      <w:pPr>
        <w:pStyle w:val="Code"/>
        <w:rPr>
          <w:highlight w:val="white"/>
        </w:rPr>
      </w:pPr>
      <w:r>
        <w:rPr>
          <w:highlight w:val="white"/>
        </w:rPr>
        <w:t xml:space="preserve">                   </w:t>
      </w:r>
      <w:r w:rsidR="00270E94" w:rsidRPr="00270E94">
        <w:rPr>
          <w:highlight w:val="white"/>
        </w:rPr>
        <w:t xml:space="preserve"> resultSymbol, expression.Symbol);</w:t>
      </w:r>
    </w:p>
    <w:p w14:paraId="4F5C0BBA" w14:textId="77777777" w:rsidR="00CA10AC" w:rsidRDefault="00270E94" w:rsidP="00270E94">
      <w:pPr>
        <w:pStyle w:val="Code"/>
        <w:rPr>
          <w:highlight w:val="white"/>
        </w:rPr>
      </w:pPr>
      <w:r w:rsidRPr="00270E94">
        <w:rPr>
          <w:highlight w:val="white"/>
        </w:rPr>
        <w:t xml:space="preserve">      return (new Expression(resultSymbol, expression.ShortList,</w:t>
      </w:r>
    </w:p>
    <w:p w14:paraId="361C509E" w14:textId="01AF6870" w:rsidR="00270E94" w:rsidRPr="00270E94" w:rsidRDefault="00CA10AC" w:rsidP="00270E94">
      <w:pPr>
        <w:pStyle w:val="Code"/>
        <w:rPr>
          <w:highlight w:val="white"/>
        </w:rPr>
      </w:pPr>
      <w:r>
        <w:rPr>
          <w:highlight w:val="white"/>
        </w:rPr>
        <w:t xml:space="preserve">                            </w:t>
      </w:r>
      <w:r w:rsidR="00270E94" w:rsidRPr="00270E94">
        <w:rPr>
          <w:highlight w:val="white"/>
        </w:rPr>
        <w:t xml:space="preserve"> expression.LongList));</w:t>
      </w:r>
    </w:p>
    <w:p w14:paraId="774D8733" w14:textId="39A40D33" w:rsidR="00270E94" w:rsidRDefault="00270E94" w:rsidP="00270E94">
      <w:pPr>
        <w:pStyle w:val="Code"/>
        <w:rPr>
          <w:highlight w:val="white"/>
        </w:rPr>
      </w:pPr>
      <w:r w:rsidRPr="00270E94">
        <w:rPr>
          <w:highlight w:val="white"/>
        </w:rPr>
        <w:t xml:space="preserve">    }</w:t>
      </w:r>
    </w:p>
    <w:p w14:paraId="659B3BB6" w14:textId="5F202110" w:rsidR="00A23642" w:rsidRPr="00270E94" w:rsidRDefault="00A23642" w:rsidP="00A23642">
      <w:pPr>
        <w:pStyle w:val="Rubrik3"/>
        <w:rPr>
          <w:highlight w:val="white"/>
        </w:rPr>
      </w:pPr>
      <w:r>
        <w:rPr>
          <w:highlight w:val="white"/>
        </w:rPr>
        <w:t>The sizeof Expression</w:t>
      </w:r>
    </w:p>
    <w:p w14:paraId="3AF17821" w14:textId="77777777" w:rsidR="00E80C07" w:rsidRDefault="00E80C07" w:rsidP="00E80C07">
      <w:pPr>
        <w:pStyle w:val="CodeHeader"/>
      </w:pPr>
      <w:r>
        <w:t>MainParser.gppg</w:t>
      </w:r>
    </w:p>
    <w:p w14:paraId="567D3F78" w14:textId="2B5BDD86" w:rsidR="000E750B" w:rsidRDefault="00E80C07" w:rsidP="000E750B">
      <w:pPr>
        <w:pStyle w:val="Code"/>
        <w:rPr>
          <w:highlight w:val="white"/>
          <w:lang w:val="sv-SE"/>
        </w:rPr>
      </w:pPr>
      <w:r>
        <w:rPr>
          <w:highlight w:val="white"/>
          <w:lang w:val="sv-SE"/>
        </w:rPr>
        <w:t>prefix_expression:</w:t>
      </w:r>
    </w:p>
    <w:p w14:paraId="2955A6BF" w14:textId="172DF817" w:rsidR="000E750B" w:rsidRDefault="000E750B" w:rsidP="000E750B">
      <w:pPr>
        <w:pStyle w:val="Code"/>
        <w:rPr>
          <w:highlight w:val="white"/>
          <w:lang w:val="sv-SE"/>
        </w:rPr>
      </w:pPr>
      <w:r>
        <w:rPr>
          <w:highlight w:val="white"/>
          <w:lang w:val="sv-SE"/>
        </w:rPr>
        <w:t xml:space="preserve">  </w:t>
      </w:r>
      <w:r w:rsidR="00E80C07">
        <w:rPr>
          <w:highlight w:val="white"/>
          <w:lang w:val="sv-SE"/>
        </w:rPr>
        <w:t xml:space="preserve"> </w:t>
      </w:r>
      <w:r>
        <w:rPr>
          <w:highlight w:val="white"/>
          <w:lang w:val="sv-SE"/>
        </w:rPr>
        <w:t xml:space="preserve"> SIZEOF prefix_expression {</w:t>
      </w:r>
    </w:p>
    <w:p w14:paraId="55EAB1DF" w14:textId="77777777" w:rsidR="000E750B" w:rsidRDefault="000E750B" w:rsidP="000E750B">
      <w:pPr>
        <w:pStyle w:val="Code"/>
        <w:rPr>
          <w:highlight w:val="white"/>
          <w:lang w:val="sv-SE"/>
        </w:rPr>
      </w:pPr>
      <w:r>
        <w:rPr>
          <w:highlight w:val="white"/>
          <w:lang w:val="sv-SE"/>
        </w:rPr>
        <w:t xml:space="preserve">      $$ = MiddleCodeGenerator.SizeOfExpression($2);</w:t>
      </w:r>
    </w:p>
    <w:p w14:paraId="7389001C" w14:textId="599343F9" w:rsidR="000E750B" w:rsidRPr="00CD6592" w:rsidRDefault="000E750B" w:rsidP="000E750B">
      <w:pPr>
        <w:pStyle w:val="Code"/>
        <w:rPr>
          <w:highlight w:val="white"/>
          <w:lang w:val="sv-SE"/>
        </w:rPr>
      </w:pPr>
      <w:r>
        <w:rPr>
          <w:highlight w:val="white"/>
          <w:lang w:val="sv-SE"/>
        </w:rPr>
        <w:t xml:space="preserve">    }</w:t>
      </w:r>
      <w:r w:rsidR="00E80C07">
        <w:rPr>
          <w:highlight w:val="white"/>
          <w:lang w:val="sv-SE"/>
        </w:rPr>
        <w:t>;</w:t>
      </w:r>
    </w:p>
    <w:p w14:paraId="36A88FD1" w14:textId="77777777" w:rsidR="005E4444" w:rsidRPr="005E4444" w:rsidRDefault="005E4444" w:rsidP="005E4444">
      <w:pPr>
        <w:pStyle w:val="CodeHeader"/>
      </w:pPr>
      <w:r>
        <w:t>MiddleCodeGenerator.cs</w:t>
      </w:r>
    </w:p>
    <w:p w14:paraId="230ED02B" w14:textId="77777777" w:rsidR="00270E94" w:rsidRPr="00270E94" w:rsidRDefault="00270E94" w:rsidP="00270E94">
      <w:pPr>
        <w:pStyle w:val="Code"/>
        <w:rPr>
          <w:highlight w:val="white"/>
        </w:rPr>
      </w:pPr>
      <w:r w:rsidRPr="00270E94">
        <w:rPr>
          <w:highlight w:val="white"/>
        </w:rPr>
        <w:t xml:space="preserve">    public static Expression SizeOfExpression(Expression expression) {</w:t>
      </w:r>
    </w:p>
    <w:p w14:paraId="61E6AD58" w14:textId="77777777" w:rsidR="0055361E" w:rsidRDefault="0055361E" w:rsidP="0055361E">
      <w:pPr>
        <w:rPr>
          <w:highlight w:val="white"/>
          <w:lang w:val="sv-SE"/>
        </w:rPr>
      </w:pPr>
      <w:r>
        <w:rPr>
          <w:highlight w:val="white"/>
          <w:lang w:val="sv-SE"/>
        </w:rPr>
        <w:t xml:space="preserve">We check that the storage of the expression is not </w:t>
      </w:r>
      <w:r w:rsidRPr="00821723">
        <w:rPr>
          <w:rStyle w:val="KeyWord0"/>
          <w:highlight w:val="white"/>
        </w:rPr>
        <w:t>register</w:t>
      </w:r>
      <w:r>
        <w:rPr>
          <w:highlight w:val="white"/>
          <w:lang w:val="sv-SE"/>
        </w:rPr>
        <w:t>, since it is not allowed.</w:t>
      </w:r>
    </w:p>
    <w:p w14:paraId="41243E25" w14:textId="77777777" w:rsidR="004E5CFB" w:rsidRPr="004E5CFB" w:rsidRDefault="004E5CFB" w:rsidP="004E5CFB">
      <w:pPr>
        <w:pStyle w:val="Code"/>
        <w:rPr>
          <w:highlight w:val="white"/>
        </w:rPr>
      </w:pPr>
      <w:r w:rsidRPr="004E5CFB">
        <w:rPr>
          <w:highlight w:val="white"/>
        </w:rPr>
        <w:t xml:space="preserve">      Assert.Error(!expression.Symbol.IsRegister(), expression,</w:t>
      </w:r>
    </w:p>
    <w:p w14:paraId="2670EDE8" w14:textId="77777777" w:rsidR="004E5CFB" w:rsidRPr="004E5CFB" w:rsidRDefault="004E5CFB" w:rsidP="004E5CFB">
      <w:pPr>
        <w:pStyle w:val="Code"/>
        <w:rPr>
          <w:highlight w:val="white"/>
        </w:rPr>
      </w:pPr>
      <w:r w:rsidRPr="004E5CFB">
        <w:rPr>
          <w:highlight w:val="white"/>
        </w:rPr>
        <w:t xml:space="preserve">                   Message.Register_storage_not_allowed_in_sizof_expression);</w:t>
      </w:r>
    </w:p>
    <w:p w14:paraId="7C824063" w14:textId="526B15E4" w:rsidR="00270E94" w:rsidRPr="00DD1178" w:rsidRDefault="0055361E" w:rsidP="00DD1178">
      <w:pPr>
        <w:rPr>
          <w:highlight w:val="white"/>
          <w:lang w:val="sv-SE"/>
        </w:rPr>
      </w:pPr>
      <w:r>
        <w:rPr>
          <w:highlight w:val="white"/>
          <w:lang w:val="sv-SE"/>
        </w:rPr>
        <w:t>Moreover, we check that it is not a function or a bitfield, since they do not have sizes.</w:t>
      </w:r>
    </w:p>
    <w:p w14:paraId="2BED0C6E" w14:textId="77777777" w:rsidR="00270E94" w:rsidRPr="00270E94" w:rsidRDefault="00270E94" w:rsidP="00270E94">
      <w:pPr>
        <w:pStyle w:val="Code"/>
        <w:rPr>
          <w:highlight w:val="white"/>
        </w:rPr>
      </w:pPr>
      <w:r w:rsidRPr="00270E94">
        <w:rPr>
          <w:highlight w:val="white"/>
        </w:rPr>
        <w:t xml:space="preserve">      Type type = expression.Symbol.Type;</w:t>
      </w:r>
    </w:p>
    <w:p w14:paraId="60DE273E" w14:textId="77777777" w:rsidR="002D40B8" w:rsidRDefault="00270E94" w:rsidP="00270E94">
      <w:pPr>
        <w:pStyle w:val="Code"/>
        <w:rPr>
          <w:highlight w:val="white"/>
        </w:rPr>
      </w:pPr>
      <w:r w:rsidRPr="00270E94">
        <w:rPr>
          <w:highlight w:val="white"/>
        </w:rPr>
        <w:t xml:space="preserve">      Assert.Error(!type.IsFunction(),</w:t>
      </w:r>
    </w:p>
    <w:p w14:paraId="4002922E" w14:textId="08F6134A"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5C478FFB" w14:textId="77777777" w:rsidR="002D40B8" w:rsidRDefault="00270E94" w:rsidP="00270E94">
      <w:pPr>
        <w:pStyle w:val="Code"/>
        <w:rPr>
          <w:highlight w:val="white"/>
        </w:rPr>
      </w:pPr>
      <w:r w:rsidRPr="00270E94">
        <w:rPr>
          <w:highlight w:val="white"/>
        </w:rPr>
        <w:t xml:space="preserve">      Assert.Error(!type.IsBitfield(),</w:t>
      </w:r>
    </w:p>
    <w:p w14:paraId="3DAECDB8" w14:textId="1BBCAC51"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Message.Sizeof_applied_to_bitfield_not_allowed);</w:t>
      </w:r>
    </w:p>
    <w:p w14:paraId="7616F1F8" w14:textId="0557DDF9" w:rsidR="00270E94" w:rsidRPr="00270E94" w:rsidRDefault="00D73585" w:rsidP="00DB31C7">
      <w:pPr>
        <w:rPr>
          <w:highlight w:val="white"/>
        </w:rPr>
      </w:pPr>
      <w:r>
        <w:rPr>
          <w:highlight w:val="white"/>
        </w:rPr>
        <w:t xml:space="preserve">We create </w:t>
      </w:r>
      <w:r w:rsidR="00DB31C7">
        <w:rPr>
          <w:highlight w:val="white"/>
        </w:rPr>
        <w:t>a symbol of signed integer types with the size as its value.</w:t>
      </w:r>
    </w:p>
    <w:p w14:paraId="4BBCF87D" w14:textId="77777777" w:rsidR="002D40B8" w:rsidRDefault="00270E94" w:rsidP="00270E94">
      <w:pPr>
        <w:pStyle w:val="Code"/>
        <w:rPr>
          <w:highlight w:val="white"/>
        </w:rPr>
      </w:pPr>
      <w:r w:rsidRPr="00270E94">
        <w:rPr>
          <w:highlight w:val="white"/>
        </w:rPr>
        <w:t xml:space="preserve">      Symbol symbol = new Symbol(Type.SignedIntegerType,</w:t>
      </w:r>
    </w:p>
    <w:p w14:paraId="694DA709" w14:textId="31F77E09" w:rsidR="00270E94" w:rsidRPr="00270E94" w:rsidRDefault="002D40B8" w:rsidP="00270E94">
      <w:pPr>
        <w:pStyle w:val="Code"/>
        <w:rPr>
          <w:highlight w:val="white"/>
        </w:rPr>
      </w:pPr>
      <w:r>
        <w:rPr>
          <w:highlight w:val="white"/>
        </w:rPr>
        <w:t xml:space="preserve">                                </w:t>
      </w:r>
      <w:r w:rsidR="00270E94" w:rsidRPr="00270E94">
        <w:rPr>
          <w:highlight w:val="white"/>
        </w:rPr>
        <w:t>(BigInteger)</w:t>
      </w:r>
      <w:r w:rsidR="009C7243">
        <w:rPr>
          <w:highlight w:val="white"/>
        </w:rPr>
        <w:t xml:space="preserve"> </w:t>
      </w:r>
      <w:r w:rsidR="00270E94" w:rsidRPr="00270E94">
        <w:rPr>
          <w:highlight w:val="white"/>
        </w:rPr>
        <w:t>(expression.Symbol.Type.Size()));</w:t>
      </w:r>
    </w:p>
    <w:p w14:paraId="7D5D6F95" w14:textId="77777777" w:rsidR="00800A66" w:rsidRDefault="00270E94" w:rsidP="00270E94">
      <w:pPr>
        <w:pStyle w:val="Code"/>
        <w:rPr>
          <w:highlight w:val="white"/>
        </w:rPr>
      </w:pPr>
      <w:r w:rsidRPr="00270E94">
        <w:rPr>
          <w:highlight w:val="white"/>
        </w:rPr>
        <w:t xml:space="preserve">      symbol.StaticSymbol =</w:t>
      </w:r>
    </w:p>
    <w:p w14:paraId="6186C186" w14:textId="77777777" w:rsidR="00800A66" w:rsidRDefault="00800A66" w:rsidP="00270E94">
      <w:pPr>
        <w:pStyle w:val="Code"/>
        <w:rPr>
          <w:highlight w:val="white"/>
        </w:rPr>
      </w:pPr>
      <w:r>
        <w:rPr>
          <w:highlight w:val="white"/>
        </w:rPr>
        <w:t xml:space="preserve">        </w:t>
      </w:r>
      <w:r w:rsidR="00270E94" w:rsidRPr="00270E94">
        <w:rPr>
          <w:highlight w:val="white"/>
        </w:rPr>
        <w:t>ConstantExpression.Value(symbol.UniqueName, Type.SignedIntegerType,</w:t>
      </w:r>
    </w:p>
    <w:p w14:paraId="630DEC7E" w14:textId="00C73024" w:rsidR="00270E94" w:rsidRPr="00270E94" w:rsidRDefault="00800A66" w:rsidP="00270E94">
      <w:pPr>
        <w:pStyle w:val="Code"/>
        <w:rPr>
          <w:highlight w:val="white"/>
        </w:rPr>
      </w:pPr>
      <w:r>
        <w:rPr>
          <w:highlight w:val="white"/>
        </w:rPr>
        <w:t xml:space="preserve">                               </w:t>
      </w:r>
      <w:r w:rsidR="00270E94" w:rsidRPr="00270E94">
        <w:rPr>
          <w:highlight w:val="white"/>
        </w:rPr>
        <w:t xml:space="preserve"> (BigInteger) (expression.Symbol.Type.Size()));</w:t>
      </w:r>
    </w:p>
    <w:p w14:paraId="28369104" w14:textId="77777777" w:rsidR="00270E94" w:rsidRPr="00270E94" w:rsidRDefault="00270E94" w:rsidP="00270E94">
      <w:pPr>
        <w:pStyle w:val="Code"/>
        <w:rPr>
          <w:highlight w:val="white"/>
        </w:rPr>
      </w:pPr>
      <w:r w:rsidRPr="00270E94">
        <w:rPr>
          <w:highlight w:val="white"/>
        </w:rPr>
        <w:t xml:space="preserve">      SymbolTable.StaticSet.Add(symbol.StaticSymbol);</w:t>
      </w:r>
    </w:p>
    <w:p w14:paraId="22C270C3" w14:textId="77777777" w:rsidR="001E106A" w:rsidRDefault="00270E94" w:rsidP="00270E94">
      <w:pPr>
        <w:pStyle w:val="Code"/>
        <w:rPr>
          <w:highlight w:val="white"/>
        </w:rPr>
      </w:pPr>
      <w:r w:rsidRPr="00270E94">
        <w:rPr>
          <w:highlight w:val="white"/>
        </w:rPr>
        <w:t xml:space="preserve">      return (new Expression(symbol, new List&lt;MiddleCode&gt;(),</w:t>
      </w:r>
    </w:p>
    <w:p w14:paraId="506607DD" w14:textId="6DE673EB" w:rsidR="00270E94" w:rsidRPr="00270E94" w:rsidRDefault="001E106A" w:rsidP="00270E94">
      <w:pPr>
        <w:pStyle w:val="Code"/>
        <w:rPr>
          <w:highlight w:val="white"/>
        </w:rPr>
      </w:pPr>
      <w:r>
        <w:rPr>
          <w:highlight w:val="white"/>
        </w:rPr>
        <w:t xml:space="preserve">                             </w:t>
      </w:r>
      <w:r w:rsidR="00270E94" w:rsidRPr="00270E94">
        <w:rPr>
          <w:highlight w:val="white"/>
        </w:rPr>
        <w:t>new List&lt;MiddleCode&gt;()));</w:t>
      </w:r>
    </w:p>
    <w:p w14:paraId="75489913" w14:textId="68C64348" w:rsidR="00270E94" w:rsidRDefault="00270E94" w:rsidP="00270E94">
      <w:pPr>
        <w:pStyle w:val="Code"/>
        <w:rPr>
          <w:highlight w:val="white"/>
        </w:rPr>
      </w:pPr>
      <w:r w:rsidRPr="00270E94">
        <w:rPr>
          <w:highlight w:val="white"/>
        </w:rPr>
        <w:t xml:space="preserve">    }</w:t>
      </w:r>
    </w:p>
    <w:p w14:paraId="19101F57" w14:textId="721C47AE" w:rsidR="00D85919" w:rsidRDefault="00D85919" w:rsidP="00601223">
      <w:pPr>
        <w:rPr>
          <w:highlight w:val="white"/>
        </w:rPr>
      </w:pPr>
      <w:r>
        <w:rPr>
          <w:highlight w:val="white"/>
        </w:rPr>
        <w:t xml:space="preserve">The </w:t>
      </w:r>
      <w:r w:rsidRPr="00601223">
        <w:rPr>
          <w:rStyle w:val="KeyWord0"/>
          <w:highlight w:val="white"/>
        </w:rPr>
        <w:t>si</w:t>
      </w:r>
      <w:r w:rsidR="000B082C" w:rsidRPr="00601223">
        <w:rPr>
          <w:rStyle w:val="KeyWord0"/>
          <w:highlight w:val="white"/>
        </w:rPr>
        <w:t>z</w:t>
      </w:r>
      <w:r w:rsidR="003F7727" w:rsidRPr="00601223">
        <w:rPr>
          <w:rStyle w:val="KeyWord0"/>
          <w:highlight w:val="white"/>
        </w:rPr>
        <w:t>e</w:t>
      </w:r>
      <w:r w:rsidRPr="00601223">
        <w:rPr>
          <w:rStyle w:val="KeyWord0"/>
          <w:highlight w:val="white"/>
        </w:rPr>
        <w:t>of</w:t>
      </w:r>
      <w:r>
        <w:rPr>
          <w:highlight w:val="white"/>
        </w:rPr>
        <w:t xml:space="preserve"> operator can also be applied to a type name within parentheses.</w:t>
      </w:r>
    </w:p>
    <w:p w14:paraId="4FB8DF23" w14:textId="77777777" w:rsidR="00F1783F" w:rsidRDefault="00F1783F" w:rsidP="00F1783F">
      <w:pPr>
        <w:pStyle w:val="CodeHeader"/>
      </w:pPr>
      <w:r>
        <w:t>MainParser.gppg</w:t>
      </w:r>
    </w:p>
    <w:p w14:paraId="0255273F" w14:textId="77777777" w:rsidR="00F1783F" w:rsidRDefault="00F1783F" w:rsidP="00F1783F">
      <w:pPr>
        <w:pStyle w:val="Code"/>
        <w:rPr>
          <w:highlight w:val="white"/>
          <w:lang w:val="sv-SE"/>
        </w:rPr>
      </w:pPr>
      <w:r>
        <w:rPr>
          <w:highlight w:val="white"/>
          <w:lang w:val="sv-SE"/>
        </w:rPr>
        <w:t>prefix_expression:</w:t>
      </w:r>
    </w:p>
    <w:p w14:paraId="7B9C5377" w14:textId="07D98C51" w:rsidR="00CD6592" w:rsidRDefault="00CD6592" w:rsidP="00CD6592">
      <w:pPr>
        <w:pStyle w:val="Code"/>
        <w:rPr>
          <w:highlight w:val="white"/>
          <w:lang w:val="sv-SE"/>
        </w:rPr>
      </w:pPr>
      <w:r>
        <w:rPr>
          <w:highlight w:val="white"/>
          <w:lang w:val="sv-SE"/>
        </w:rPr>
        <w:t xml:space="preserve">  </w:t>
      </w:r>
      <w:r w:rsidR="00F1783F">
        <w:rPr>
          <w:highlight w:val="white"/>
          <w:lang w:val="sv-SE"/>
        </w:rPr>
        <w:t xml:space="preserve"> </w:t>
      </w:r>
      <w:r>
        <w:rPr>
          <w:highlight w:val="white"/>
          <w:lang w:val="sv-SE"/>
        </w:rPr>
        <w:t xml:space="preserve"> SIZEOF LEFT_PARENTHESIS type_name RIGHT_PARENTHESIS {</w:t>
      </w:r>
    </w:p>
    <w:p w14:paraId="373AE7FA" w14:textId="77777777" w:rsidR="00CD6592" w:rsidRDefault="00CD6592" w:rsidP="00CD6592">
      <w:pPr>
        <w:pStyle w:val="Code"/>
        <w:rPr>
          <w:highlight w:val="white"/>
          <w:lang w:val="sv-SE"/>
        </w:rPr>
      </w:pPr>
      <w:r>
        <w:rPr>
          <w:highlight w:val="white"/>
          <w:lang w:val="sv-SE"/>
        </w:rPr>
        <w:t xml:space="preserve">      $$ = MiddleCodeGenerator.SizeOfType($3);</w:t>
      </w:r>
    </w:p>
    <w:p w14:paraId="69E24373" w14:textId="6942C062" w:rsidR="00CD6592" w:rsidRDefault="00CD6592" w:rsidP="00CD6592">
      <w:pPr>
        <w:pStyle w:val="Code"/>
        <w:rPr>
          <w:highlight w:val="white"/>
          <w:lang w:val="sv-SE"/>
        </w:rPr>
      </w:pPr>
      <w:r>
        <w:rPr>
          <w:highlight w:val="white"/>
          <w:lang w:val="sv-SE"/>
        </w:rPr>
        <w:t xml:space="preserve">    }</w:t>
      </w:r>
      <w:r w:rsidR="00F1783F">
        <w:rPr>
          <w:highlight w:val="white"/>
          <w:lang w:val="sv-SE"/>
        </w:rPr>
        <w:t>;</w:t>
      </w:r>
    </w:p>
    <w:p w14:paraId="40DB7101" w14:textId="12BED8B0" w:rsidR="00601223" w:rsidRDefault="00601223" w:rsidP="00601223">
      <w:pPr>
        <w:rPr>
          <w:highlight w:val="white"/>
          <w:lang w:val="sv-SE"/>
        </w:rPr>
      </w:pPr>
      <w:r>
        <w:rPr>
          <w:highlight w:val="white"/>
          <w:lang w:val="sv-SE"/>
        </w:rPr>
        <w:lastRenderedPageBreak/>
        <w:t xml:space="preserve">In the case of the </w:t>
      </w:r>
      <w:r w:rsidR="00381A6D">
        <w:rPr>
          <w:highlight w:val="white"/>
          <w:lang w:val="sv-SE"/>
        </w:rPr>
        <w:t xml:space="preserve">type name, we </w:t>
      </w:r>
      <w:r w:rsidR="00D27D74">
        <w:rPr>
          <w:highlight w:val="white"/>
          <w:lang w:val="sv-SE"/>
        </w:rPr>
        <w:t xml:space="preserve">alsoe </w:t>
      </w:r>
      <w:r w:rsidR="00381A6D">
        <w:rPr>
          <w:highlight w:val="white"/>
          <w:lang w:val="sv-SE"/>
        </w:rPr>
        <w:t xml:space="preserve">check that the expression is not a function or </w:t>
      </w:r>
      <w:r w:rsidR="006F5C7B">
        <w:rPr>
          <w:highlight w:val="white"/>
          <w:lang w:val="sv-SE"/>
        </w:rPr>
        <w:t>a bitfield</w:t>
      </w:r>
      <w:r w:rsidR="00D27D74">
        <w:rPr>
          <w:highlight w:val="white"/>
          <w:lang w:val="sv-SE"/>
        </w:rPr>
        <w:t>.</w:t>
      </w:r>
    </w:p>
    <w:p w14:paraId="7D256E67" w14:textId="13E802DC" w:rsidR="00270E94" w:rsidRPr="00C72A73" w:rsidRDefault="00C72A73" w:rsidP="00C72A73">
      <w:pPr>
        <w:pStyle w:val="CodeHeader"/>
      </w:pPr>
      <w:r>
        <w:t>MiddleCodeGenerator.cs</w:t>
      </w:r>
    </w:p>
    <w:p w14:paraId="2009530A" w14:textId="77777777" w:rsidR="00270E94" w:rsidRPr="00270E94" w:rsidRDefault="00270E94" w:rsidP="00270E94">
      <w:pPr>
        <w:pStyle w:val="Code"/>
        <w:rPr>
          <w:highlight w:val="white"/>
        </w:rPr>
      </w:pPr>
      <w:r w:rsidRPr="00270E94">
        <w:rPr>
          <w:highlight w:val="white"/>
        </w:rPr>
        <w:t xml:space="preserve">    public static Expression SizeOfType(Type type) {</w:t>
      </w:r>
    </w:p>
    <w:p w14:paraId="405B9DAB" w14:textId="77777777" w:rsidR="0085726F" w:rsidRDefault="00270E94" w:rsidP="00270E94">
      <w:pPr>
        <w:pStyle w:val="Code"/>
        <w:rPr>
          <w:highlight w:val="white"/>
        </w:rPr>
      </w:pPr>
      <w:r w:rsidRPr="00270E94">
        <w:rPr>
          <w:highlight w:val="white"/>
        </w:rPr>
        <w:t xml:space="preserve">      Assert.Error(!type.IsFunction(),</w:t>
      </w:r>
    </w:p>
    <w:p w14:paraId="20C37695" w14:textId="4D3258B7"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624D2515" w14:textId="77777777" w:rsidR="0085726F" w:rsidRDefault="00270E94" w:rsidP="00270E94">
      <w:pPr>
        <w:pStyle w:val="Code"/>
        <w:rPr>
          <w:highlight w:val="white"/>
        </w:rPr>
      </w:pPr>
      <w:r w:rsidRPr="00270E94">
        <w:rPr>
          <w:highlight w:val="white"/>
        </w:rPr>
        <w:t xml:space="preserve">      Assert.Error(!type.IsBitfield(), </w:t>
      </w:r>
    </w:p>
    <w:p w14:paraId="05A904B4" w14:textId="1F547E59" w:rsidR="00270E94" w:rsidRPr="00270E94" w:rsidRDefault="0085726F" w:rsidP="00270E94">
      <w:pPr>
        <w:pStyle w:val="Code"/>
        <w:rPr>
          <w:highlight w:val="white"/>
        </w:rPr>
      </w:pPr>
      <w:r>
        <w:rPr>
          <w:highlight w:val="white"/>
        </w:rPr>
        <w:t xml:space="preserve">                   </w:t>
      </w:r>
      <w:r w:rsidR="00270E94" w:rsidRPr="00270E94">
        <w:rPr>
          <w:highlight w:val="white"/>
        </w:rPr>
        <w:t>Message.Sizeof_applied_to_bitfield_not_allowed);</w:t>
      </w:r>
    </w:p>
    <w:p w14:paraId="687684A9" w14:textId="77777777" w:rsidR="0085726F" w:rsidRDefault="00270E94" w:rsidP="00270E94">
      <w:pPr>
        <w:pStyle w:val="Code"/>
        <w:rPr>
          <w:highlight w:val="white"/>
        </w:rPr>
      </w:pPr>
      <w:r w:rsidRPr="00270E94">
        <w:rPr>
          <w:highlight w:val="white"/>
        </w:rPr>
        <w:t xml:space="preserve">      Symbol symbol =</w:t>
      </w:r>
    </w:p>
    <w:p w14:paraId="12BEEB34" w14:textId="45AFD7CC" w:rsidR="00270E94" w:rsidRPr="00270E94" w:rsidRDefault="0085726F" w:rsidP="00270E94">
      <w:pPr>
        <w:pStyle w:val="Code"/>
        <w:rPr>
          <w:highlight w:val="white"/>
        </w:rPr>
      </w:pPr>
      <w:r>
        <w:rPr>
          <w:highlight w:val="white"/>
        </w:rPr>
        <w:t xml:space="preserve">        </w:t>
      </w:r>
      <w:r w:rsidR="00270E94" w:rsidRPr="00270E94">
        <w:rPr>
          <w:highlight w:val="white"/>
        </w:rPr>
        <w:t>new Symbol(Type.SignedIntegerType, (BigInteger)</w:t>
      </w:r>
      <w:r w:rsidR="00B26DC1">
        <w:rPr>
          <w:highlight w:val="white"/>
        </w:rPr>
        <w:t xml:space="preserve"> </w:t>
      </w:r>
      <w:r w:rsidR="00270E94" w:rsidRPr="00270E94">
        <w:rPr>
          <w:highlight w:val="white"/>
        </w:rPr>
        <w:t>type.Size());</w:t>
      </w:r>
    </w:p>
    <w:p w14:paraId="02A79C10" w14:textId="77777777" w:rsidR="0085726F" w:rsidRDefault="00270E94" w:rsidP="00270E94">
      <w:pPr>
        <w:pStyle w:val="Code"/>
        <w:rPr>
          <w:highlight w:val="white"/>
        </w:rPr>
      </w:pPr>
      <w:r w:rsidRPr="00270E94">
        <w:rPr>
          <w:highlight w:val="white"/>
        </w:rPr>
        <w:t xml:space="preserve">      return (new Expression(symbol, new List&lt;MiddleCode&gt;(),</w:t>
      </w:r>
    </w:p>
    <w:p w14:paraId="4151D3C7" w14:textId="23064ED5" w:rsidR="00270E94" w:rsidRPr="00270E94" w:rsidRDefault="0085726F" w:rsidP="00270E94">
      <w:pPr>
        <w:pStyle w:val="Code"/>
        <w:rPr>
          <w:highlight w:val="white"/>
        </w:rPr>
      </w:pPr>
      <w:r>
        <w:rPr>
          <w:highlight w:val="white"/>
        </w:rPr>
        <w:t xml:space="preserve">                            </w:t>
      </w:r>
      <w:r w:rsidR="00270E94" w:rsidRPr="00270E94">
        <w:rPr>
          <w:highlight w:val="white"/>
        </w:rPr>
        <w:t xml:space="preserve"> new List&lt;MiddleCode&gt;()));</w:t>
      </w:r>
    </w:p>
    <w:p w14:paraId="7B36415F" w14:textId="7E854B10" w:rsidR="00270E94" w:rsidRDefault="00270E94" w:rsidP="00270E94">
      <w:pPr>
        <w:pStyle w:val="Code"/>
        <w:rPr>
          <w:highlight w:val="white"/>
        </w:rPr>
      </w:pPr>
      <w:r w:rsidRPr="00270E94">
        <w:rPr>
          <w:highlight w:val="white"/>
        </w:rPr>
        <w:t xml:space="preserve">    }</w:t>
      </w:r>
    </w:p>
    <w:p w14:paraId="5A9D8F96" w14:textId="603EEC4C" w:rsidR="00E72DFD" w:rsidRDefault="00E72DFD" w:rsidP="00E72DFD">
      <w:pPr>
        <w:pStyle w:val="Rubrik3"/>
        <w:rPr>
          <w:highlight w:val="white"/>
        </w:rPr>
      </w:pPr>
      <w:r>
        <w:rPr>
          <w:highlight w:val="white"/>
        </w:rPr>
        <w:t>Address Expression</w:t>
      </w:r>
    </w:p>
    <w:p w14:paraId="5B1AED3B" w14:textId="77777777" w:rsidR="00641589" w:rsidRDefault="00641589" w:rsidP="00641589">
      <w:pPr>
        <w:pStyle w:val="CodeHeader"/>
      </w:pPr>
      <w:r>
        <w:t>MainParser.gppg</w:t>
      </w:r>
    </w:p>
    <w:p w14:paraId="50D87278" w14:textId="77777777" w:rsidR="00641589" w:rsidRDefault="00641589" w:rsidP="00641589">
      <w:pPr>
        <w:pStyle w:val="Code"/>
        <w:rPr>
          <w:highlight w:val="white"/>
          <w:lang w:val="sv-SE"/>
        </w:rPr>
      </w:pPr>
      <w:r>
        <w:rPr>
          <w:highlight w:val="white"/>
          <w:lang w:val="sv-SE"/>
        </w:rPr>
        <w:t>prefix_expression:</w:t>
      </w:r>
    </w:p>
    <w:p w14:paraId="1F91F314" w14:textId="5EDC020B" w:rsidR="00641589" w:rsidRPr="00641589" w:rsidRDefault="00641589" w:rsidP="00641589">
      <w:pPr>
        <w:pStyle w:val="Code"/>
        <w:rPr>
          <w:highlight w:val="white"/>
          <w:lang w:val="sv-SE"/>
        </w:rPr>
      </w:pPr>
      <w:r w:rsidRPr="00641589">
        <w:rPr>
          <w:highlight w:val="white"/>
        </w:rPr>
        <w:t xml:space="preserve">  </w:t>
      </w:r>
      <w:r>
        <w:rPr>
          <w:highlight w:val="white"/>
        </w:rPr>
        <w:t xml:space="preserve"> </w:t>
      </w:r>
      <w:r w:rsidRPr="00641589">
        <w:rPr>
          <w:highlight w:val="white"/>
        </w:rPr>
        <w:t xml:space="preserve"> AMPERSAND type_cast_expression {</w:t>
      </w:r>
    </w:p>
    <w:p w14:paraId="3D2715C4" w14:textId="77777777" w:rsidR="00641589" w:rsidRPr="00641589" w:rsidRDefault="00641589" w:rsidP="00641589">
      <w:pPr>
        <w:pStyle w:val="Code"/>
        <w:rPr>
          <w:highlight w:val="white"/>
        </w:rPr>
      </w:pPr>
      <w:r w:rsidRPr="00641589">
        <w:rPr>
          <w:highlight w:val="white"/>
        </w:rPr>
        <w:t xml:space="preserve">      $$ = MiddleCodeGenerator.AddressExpression($2);</w:t>
      </w:r>
    </w:p>
    <w:p w14:paraId="533B85D3" w14:textId="7FE0F19D" w:rsidR="00CD6592" w:rsidRDefault="00641589" w:rsidP="00641589">
      <w:pPr>
        <w:pStyle w:val="Code"/>
        <w:rPr>
          <w:highlight w:val="white"/>
        </w:rPr>
      </w:pPr>
      <w:r w:rsidRPr="00641589">
        <w:rPr>
          <w:highlight w:val="white"/>
        </w:rPr>
        <w:t xml:space="preserve">    }</w:t>
      </w:r>
      <w:r>
        <w:rPr>
          <w:highlight w:val="white"/>
        </w:rPr>
        <w:t>;</w:t>
      </w:r>
    </w:p>
    <w:p w14:paraId="1AD1D63C" w14:textId="77777777" w:rsidR="00755F33" w:rsidRPr="00B70BEB" w:rsidRDefault="00755F33" w:rsidP="00755F33">
      <w:pPr>
        <w:rPr>
          <w:highlight w:val="white"/>
        </w:rPr>
      </w:pPr>
      <w:r>
        <w:rPr>
          <w:highlight w:val="white"/>
        </w:rPr>
        <w:t>The address operator does not apply to bitfields symbols with register storage.</w:t>
      </w:r>
    </w:p>
    <w:p w14:paraId="7BA22535" w14:textId="77777777" w:rsidR="005E4444" w:rsidRPr="005E4444" w:rsidRDefault="005E4444" w:rsidP="005E4444">
      <w:pPr>
        <w:pStyle w:val="CodeHeader"/>
      </w:pPr>
      <w:r>
        <w:t>MiddleCodeGenerator.cs</w:t>
      </w:r>
    </w:p>
    <w:p w14:paraId="4809E48F" w14:textId="45907DEB" w:rsidR="00270E94" w:rsidRPr="00270E94" w:rsidRDefault="00270E94" w:rsidP="00270E94">
      <w:pPr>
        <w:pStyle w:val="Code"/>
        <w:rPr>
          <w:highlight w:val="white"/>
        </w:rPr>
      </w:pPr>
      <w:r w:rsidRPr="00270E94">
        <w:rPr>
          <w:highlight w:val="white"/>
        </w:rPr>
        <w:t xml:space="preserve">    public static Expression AddressExpression(Expression expression) {</w:t>
      </w:r>
    </w:p>
    <w:p w14:paraId="77C71488" w14:textId="77777777" w:rsidR="0085726F" w:rsidRDefault="00270E94" w:rsidP="00270E94">
      <w:pPr>
        <w:pStyle w:val="Code"/>
        <w:rPr>
          <w:highlight w:val="white"/>
        </w:rPr>
      </w:pPr>
      <w:r w:rsidRPr="00270E94">
        <w:rPr>
          <w:highlight w:val="white"/>
        </w:rPr>
        <w:t xml:space="preserve">      Assert.Error(expression.Symbol.Addressable, expression,</w:t>
      </w:r>
    </w:p>
    <w:p w14:paraId="3E920B28" w14:textId="0E2993A3"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Message.Not_addressable);</w:t>
      </w:r>
    </w:p>
    <w:p w14:paraId="5ABC8A2F" w14:textId="3D9D0BFD" w:rsidR="00EF3356" w:rsidRDefault="00EF3356" w:rsidP="00EF3356">
      <w:pPr>
        <w:pStyle w:val="Code"/>
        <w:rPr>
          <w:highlight w:val="white"/>
        </w:rPr>
      </w:pPr>
      <w:r w:rsidRPr="00EF3356">
        <w:rPr>
          <w:highlight w:val="white"/>
        </w:rPr>
        <w:t xml:space="preserve">      Assert.Error(!expression.Symbol.IsRegister(), expression,</w:t>
      </w:r>
    </w:p>
    <w:p w14:paraId="6352A5E4" w14:textId="3F076C65" w:rsidR="00EF3356" w:rsidRPr="00EF3356" w:rsidRDefault="00EF3356" w:rsidP="00EF3356">
      <w:pPr>
        <w:pStyle w:val="Code"/>
        <w:rPr>
          <w:highlight w:val="white"/>
        </w:rPr>
      </w:pPr>
      <w:r>
        <w:rPr>
          <w:highlight w:val="white"/>
        </w:rPr>
        <w:t xml:space="preserve">                  </w:t>
      </w:r>
      <w:r w:rsidRPr="00EF3356">
        <w:rPr>
          <w:highlight w:val="white"/>
        </w:rPr>
        <w:t xml:space="preserve"> Message.Invalid_address_of_register_storage);</w:t>
      </w:r>
    </w:p>
    <w:p w14:paraId="573F4251" w14:textId="2BF60C3E" w:rsidR="002B2181" w:rsidRPr="00270E94" w:rsidRDefault="002B2181" w:rsidP="002B2181">
      <w:pPr>
        <w:rPr>
          <w:highlight w:val="white"/>
        </w:rPr>
      </w:pPr>
      <w:r>
        <w:rPr>
          <w:highlight w:val="white"/>
        </w:rPr>
        <w:t xml:space="preserve">The </w:t>
      </w:r>
      <w:r w:rsidR="002D1E99">
        <w:rPr>
          <w:highlight w:val="white"/>
        </w:rPr>
        <w:t>address</w:t>
      </w:r>
      <w:r>
        <w:rPr>
          <w:highlight w:val="white"/>
        </w:rPr>
        <w:t xml:space="preserve"> operator may result in a static </w:t>
      </w:r>
      <w:r w:rsidR="002D1E99">
        <w:rPr>
          <w:highlight w:val="white"/>
        </w:rPr>
        <w:t>address</w:t>
      </w:r>
      <w:r w:rsidR="00E9648D">
        <w:rPr>
          <w:highlight w:val="white"/>
        </w:rPr>
        <w:t xml:space="preserve">. </w:t>
      </w:r>
    </w:p>
    <w:p w14:paraId="7611142C" w14:textId="618B3045" w:rsidR="0085726F" w:rsidRDefault="00270E94" w:rsidP="00270E94">
      <w:pPr>
        <w:pStyle w:val="Code"/>
        <w:rPr>
          <w:highlight w:val="white"/>
        </w:rPr>
      </w:pPr>
      <w:r w:rsidRPr="00270E94">
        <w:rPr>
          <w:highlight w:val="white"/>
        </w:rPr>
        <w:t xml:space="preserve">      </w:t>
      </w:r>
      <w:r w:rsidR="002B2181">
        <w:rPr>
          <w:highlight w:val="white"/>
        </w:rPr>
        <w:t xml:space="preserve">Expression </w:t>
      </w:r>
      <w:r w:rsidRPr="00270E94">
        <w:rPr>
          <w:highlight w:val="white"/>
        </w:rPr>
        <w:t>static</w:t>
      </w:r>
      <w:r w:rsidR="002B2181">
        <w:rPr>
          <w:highlight w:val="white"/>
        </w:rPr>
        <w:t>Expression</w:t>
      </w:r>
      <w:r w:rsidRPr="00270E94">
        <w:rPr>
          <w:highlight w:val="white"/>
        </w:rPr>
        <w:t xml:space="preserve"> =</w:t>
      </w:r>
    </w:p>
    <w:p w14:paraId="0D9080B3" w14:textId="0C96DCD0" w:rsidR="00270E94" w:rsidRPr="00270E94" w:rsidRDefault="0085726F" w:rsidP="00270E94">
      <w:pPr>
        <w:pStyle w:val="Code"/>
        <w:rPr>
          <w:highlight w:val="white"/>
        </w:rPr>
      </w:pPr>
      <w:r>
        <w:rPr>
          <w:highlight w:val="white"/>
        </w:rPr>
        <w:t xml:space="preserve">       </w:t>
      </w:r>
      <w:r w:rsidR="00270E94" w:rsidRPr="00270E94">
        <w:rPr>
          <w:highlight w:val="white"/>
        </w:rPr>
        <w:t xml:space="preserve"> StaticExpression.Unary(MiddleOperator.Address, expression);</w:t>
      </w:r>
    </w:p>
    <w:p w14:paraId="7BA601C7" w14:textId="5DB2C093" w:rsidR="00270E94" w:rsidRPr="00270E94" w:rsidRDefault="00270E94" w:rsidP="00270E94">
      <w:pPr>
        <w:pStyle w:val="Code"/>
        <w:rPr>
          <w:highlight w:val="white"/>
        </w:rPr>
      </w:pPr>
      <w:r w:rsidRPr="00270E94">
        <w:rPr>
          <w:highlight w:val="white"/>
        </w:rPr>
        <w:t xml:space="preserve">      if (</w:t>
      </w:r>
      <w:r w:rsidR="002B2181" w:rsidRPr="00270E94">
        <w:rPr>
          <w:highlight w:val="white"/>
        </w:rPr>
        <w:t>static</w:t>
      </w:r>
      <w:r w:rsidR="002B2181">
        <w:rPr>
          <w:highlight w:val="white"/>
        </w:rPr>
        <w:t>Expression</w:t>
      </w:r>
      <w:r w:rsidRPr="00270E94">
        <w:rPr>
          <w:highlight w:val="white"/>
        </w:rPr>
        <w:t>!= null) {</w:t>
      </w:r>
    </w:p>
    <w:p w14:paraId="2A9F3CAF" w14:textId="528E579D" w:rsidR="00270E94" w:rsidRPr="00270E94" w:rsidRDefault="00270E94" w:rsidP="002B2181">
      <w:pPr>
        <w:pStyle w:val="Code"/>
        <w:rPr>
          <w:highlight w:val="white"/>
        </w:rPr>
      </w:pPr>
      <w:r w:rsidRPr="00270E94">
        <w:rPr>
          <w:highlight w:val="white"/>
        </w:rPr>
        <w:t xml:space="preserve">        return </w:t>
      </w:r>
      <w:r w:rsidR="002B2181" w:rsidRPr="00270E94">
        <w:rPr>
          <w:highlight w:val="white"/>
        </w:rPr>
        <w:t>static</w:t>
      </w:r>
      <w:r w:rsidR="002B2181">
        <w:rPr>
          <w:highlight w:val="white"/>
        </w:rPr>
        <w:t>Expression</w:t>
      </w:r>
      <w:r w:rsidR="002B2181" w:rsidRPr="00270E94">
        <w:rPr>
          <w:highlight w:val="white"/>
        </w:rPr>
        <w:t xml:space="preserve"> </w:t>
      </w:r>
      <w:r w:rsidR="002B2181">
        <w:rPr>
          <w:highlight w:val="white"/>
        </w:rPr>
        <w:t>;</w:t>
      </w:r>
    </w:p>
    <w:p w14:paraId="39E7D61F" w14:textId="77777777" w:rsidR="00270E94" w:rsidRPr="00270E94" w:rsidRDefault="00270E94" w:rsidP="00270E94">
      <w:pPr>
        <w:pStyle w:val="Code"/>
        <w:rPr>
          <w:highlight w:val="white"/>
        </w:rPr>
      </w:pPr>
      <w:r w:rsidRPr="00270E94">
        <w:rPr>
          <w:highlight w:val="white"/>
        </w:rPr>
        <w:t xml:space="preserve">      }</w:t>
      </w:r>
    </w:p>
    <w:p w14:paraId="0E0E4738" w14:textId="2A3A15C2" w:rsidR="00270E94" w:rsidRPr="00270E94" w:rsidRDefault="00211329" w:rsidP="00211329">
      <w:pPr>
        <w:rPr>
          <w:highlight w:val="white"/>
        </w:rPr>
      </w:pPr>
      <w:r>
        <w:rPr>
          <w:highlight w:val="white"/>
        </w:rPr>
        <w:t>If the expression ha</w:t>
      </w:r>
      <w:r w:rsidR="00B56073">
        <w:rPr>
          <w:highlight w:val="white"/>
        </w:rPr>
        <w:t>s</w:t>
      </w:r>
      <w:r>
        <w:rPr>
          <w:highlight w:val="white"/>
        </w:rPr>
        <w:t xml:space="preserve"> floating type, we need to pop the value from the floating value stack.</w:t>
      </w:r>
    </w:p>
    <w:p w14:paraId="54CEEEA8" w14:textId="77777777" w:rsidR="00270E94" w:rsidRPr="00270E94" w:rsidRDefault="00270E94" w:rsidP="00270E94">
      <w:pPr>
        <w:pStyle w:val="Code"/>
        <w:rPr>
          <w:highlight w:val="white"/>
        </w:rPr>
      </w:pPr>
      <w:r w:rsidRPr="00270E94">
        <w:rPr>
          <w:highlight w:val="white"/>
        </w:rPr>
        <w:t xml:space="preserve">      if (expression.Symbol.Type.IsFloating()) {</w:t>
      </w:r>
    </w:p>
    <w:p w14:paraId="21A68F88" w14:textId="77777777" w:rsidR="00270E94" w:rsidRPr="00270E94" w:rsidRDefault="00270E94" w:rsidP="00270E94">
      <w:pPr>
        <w:pStyle w:val="Code"/>
        <w:rPr>
          <w:highlight w:val="white"/>
        </w:rPr>
      </w:pPr>
      <w:r w:rsidRPr="00270E94">
        <w:rPr>
          <w:highlight w:val="white"/>
        </w:rPr>
        <w:t xml:space="preserve">        AddMiddleCode(expression.LongList, MiddleOperator.PopFloat);</w:t>
      </w:r>
    </w:p>
    <w:p w14:paraId="0DDD087C" w14:textId="77777777" w:rsidR="00270E94" w:rsidRPr="00270E94" w:rsidRDefault="00270E94" w:rsidP="00270E94">
      <w:pPr>
        <w:pStyle w:val="Code"/>
        <w:rPr>
          <w:highlight w:val="white"/>
        </w:rPr>
      </w:pPr>
      <w:r w:rsidRPr="00270E94">
        <w:rPr>
          <w:highlight w:val="white"/>
        </w:rPr>
        <w:t xml:space="preserve">      }</w:t>
      </w:r>
    </w:p>
    <w:p w14:paraId="739B39BC" w14:textId="72543E61" w:rsidR="00270E94" w:rsidRPr="00270E94" w:rsidRDefault="00003A1B" w:rsidP="00DE1619">
      <w:pPr>
        <w:rPr>
          <w:highlight w:val="white"/>
        </w:rPr>
      </w:pPr>
      <w:r>
        <w:rPr>
          <w:highlight w:val="white"/>
        </w:rPr>
        <w:t xml:space="preserve">The </w:t>
      </w:r>
      <w:r w:rsidR="00DE1619">
        <w:rPr>
          <w:highlight w:val="white"/>
        </w:rPr>
        <w:t xml:space="preserve">type of the </w:t>
      </w:r>
      <w:r>
        <w:rPr>
          <w:highlight w:val="white"/>
        </w:rPr>
        <w:t>resulting expression</w:t>
      </w:r>
      <w:r w:rsidR="00DE1619">
        <w:rPr>
          <w:highlight w:val="white"/>
        </w:rPr>
        <w:t xml:space="preserve"> is </w:t>
      </w:r>
      <w:r w:rsidR="009D5AF0">
        <w:rPr>
          <w:highlight w:val="white"/>
        </w:rPr>
        <w:t>a pointer to the type of the original expression</w:t>
      </w:r>
    </w:p>
    <w:p w14:paraId="2502E672" w14:textId="77777777" w:rsidR="00270E94" w:rsidRPr="00270E94" w:rsidRDefault="00270E94" w:rsidP="00270E94">
      <w:pPr>
        <w:pStyle w:val="Code"/>
        <w:rPr>
          <w:highlight w:val="white"/>
        </w:rPr>
      </w:pPr>
      <w:r w:rsidRPr="00270E94">
        <w:rPr>
          <w:highlight w:val="white"/>
        </w:rPr>
        <w:t xml:space="preserve">      Type pointerType = new Type(expression.Symbol.Type);</w:t>
      </w:r>
    </w:p>
    <w:p w14:paraId="7B4F74B5" w14:textId="77777777" w:rsidR="00270E94" w:rsidRPr="00270E94" w:rsidRDefault="00270E94" w:rsidP="00270E94">
      <w:pPr>
        <w:pStyle w:val="Code"/>
        <w:rPr>
          <w:highlight w:val="white"/>
        </w:rPr>
      </w:pPr>
      <w:r w:rsidRPr="00270E94">
        <w:rPr>
          <w:highlight w:val="white"/>
        </w:rPr>
        <w:t xml:space="preserve">      Symbol resultSymbol = new Symbol(pointerType);</w:t>
      </w:r>
    </w:p>
    <w:p w14:paraId="3572ECB4" w14:textId="77777777" w:rsidR="0085726F" w:rsidRDefault="00270E94" w:rsidP="00270E94">
      <w:pPr>
        <w:pStyle w:val="Code"/>
        <w:rPr>
          <w:highlight w:val="white"/>
        </w:rPr>
      </w:pPr>
      <w:r w:rsidRPr="00270E94">
        <w:rPr>
          <w:highlight w:val="white"/>
        </w:rPr>
        <w:t xml:space="preserve">      AddMiddleCode(expression.LongList, MiddleOperator.Address,</w:t>
      </w:r>
    </w:p>
    <w:p w14:paraId="323D4708" w14:textId="6BA66ABD" w:rsidR="00270E94" w:rsidRPr="00270E94" w:rsidRDefault="0085726F" w:rsidP="00270E94">
      <w:pPr>
        <w:pStyle w:val="Code"/>
        <w:rPr>
          <w:highlight w:val="white"/>
        </w:rPr>
      </w:pPr>
      <w:r>
        <w:rPr>
          <w:highlight w:val="white"/>
        </w:rPr>
        <w:t xml:space="preserve">                   </w:t>
      </w:r>
      <w:r w:rsidR="00270E94" w:rsidRPr="00270E94">
        <w:rPr>
          <w:highlight w:val="white"/>
        </w:rPr>
        <w:t xml:space="preserve"> resultSymbol, expression.Symbol);</w:t>
      </w:r>
    </w:p>
    <w:p w14:paraId="11A73DCA" w14:textId="77777777" w:rsidR="0085726F" w:rsidRDefault="00270E94" w:rsidP="00270E94">
      <w:pPr>
        <w:pStyle w:val="Code"/>
        <w:rPr>
          <w:highlight w:val="white"/>
        </w:rPr>
      </w:pPr>
      <w:r w:rsidRPr="00270E94">
        <w:rPr>
          <w:highlight w:val="white"/>
        </w:rPr>
        <w:t xml:space="preserve">      return (new Expression(resultSymbol, expression.ShortList,</w:t>
      </w:r>
    </w:p>
    <w:p w14:paraId="73DABA5F" w14:textId="72D5C1D3" w:rsidR="00270E94" w:rsidRPr="00270E94" w:rsidRDefault="0085726F" w:rsidP="00270E94">
      <w:pPr>
        <w:pStyle w:val="Code"/>
        <w:rPr>
          <w:highlight w:val="white"/>
        </w:rPr>
      </w:pPr>
      <w:r>
        <w:rPr>
          <w:highlight w:val="white"/>
        </w:rPr>
        <w:t xml:space="preserve">                            </w:t>
      </w:r>
      <w:r w:rsidR="00270E94" w:rsidRPr="00270E94">
        <w:rPr>
          <w:highlight w:val="white"/>
        </w:rPr>
        <w:t xml:space="preserve"> expression.LongList));</w:t>
      </w:r>
    </w:p>
    <w:p w14:paraId="292CBEC2" w14:textId="1E61FA9E" w:rsidR="00270E94" w:rsidRDefault="00270E94" w:rsidP="00270E94">
      <w:pPr>
        <w:pStyle w:val="Code"/>
        <w:rPr>
          <w:highlight w:val="white"/>
        </w:rPr>
      </w:pPr>
      <w:r w:rsidRPr="00270E94">
        <w:rPr>
          <w:highlight w:val="white"/>
        </w:rPr>
        <w:t xml:space="preserve">    }</w:t>
      </w:r>
    </w:p>
    <w:p w14:paraId="2FD82EAE" w14:textId="774B627C" w:rsidR="00B47577" w:rsidRPr="00270E94" w:rsidRDefault="007C2691" w:rsidP="00B47577">
      <w:pPr>
        <w:pStyle w:val="Rubrik3"/>
        <w:rPr>
          <w:highlight w:val="white"/>
        </w:rPr>
      </w:pPr>
      <w:r>
        <w:rPr>
          <w:highlight w:val="white"/>
        </w:rPr>
        <w:t>Dereference</w:t>
      </w:r>
      <w:r w:rsidR="00B47577">
        <w:rPr>
          <w:highlight w:val="white"/>
        </w:rPr>
        <w:t xml:space="preserve"> Expression</w:t>
      </w:r>
    </w:p>
    <w:p w14:paraId="178C81AE" w14:textId="77777777" w:rsidR="00A81A42" w:rsidRDefault="00A81A42" w:rsidP="00A81A42">
      <w:pPr>
        <w:pStyle w:val="CodeHeader"/>
      </w:pPr>
      <w:r>
        <w:t>MainParser.gppg</w:t>
      </w:r>
    </w:p>
    <w:p w14:paraId="474EE39A" w14:textId="3376EE5B" w:rsidR="00CD6592" w:rsidRDefault="00A81A42" w:rsidP="00CD6592">
      <w:pPr>
        <w:pStyle w:val="Code"/>
        <w:rPr>
          <w:highlight w:val="white"/>
          <w:lang w:val="sv-SE"/>
        </w:rPr>
      </w:pPr>
      <w:r>
        <w:rPr>
          <w:highlight w:val="white"/>
          <w:lang w:val="sv-SE"/>
        </w:rPr>
        <w:t>prefix_expression:</w:t>
      </w:r>
    </w:p>
    <w:p w14:paraId="773134FA" w14:textId="2B588733" w:rsidR="00CD6592" w:rsidRDefault="00CD6592" w:rsidP="00CD6592">
      <w:pPr>
        <w:pStyle w:val="Code"/>
        <w:rPr>
          <w:highlight w:val="white"/>
          <w:lang w:val="sv-SE"/>
        </w:rPr>
      </w:pPr>
      <w:r>
        <w:rPr>
          <w:highlight w:val="white"/>
          <w:lang w:val="sv-SE"/>
        </w:rPr>
        <w:t xml:space="preserve">  </w:t>
      </w:r>
      <w:r w:rsidR="00A81A42">
        <w:rPr>
          <w:highlight w:val="white"/>
          <w:lang w:val="sv-SE"/>
        </w:rPr>
        <w:t xml:space="preserve"> </w:t>
      </w:r>
      <w:r>
        <w:rPr>
          <w:highlight w:val="white"/>
          <w:lang w:val="sv-SE"/>
        </w:rPr>
        <w:t xml:space="preserve"> ASTERRISK type_cast_expression {</w:t>
      </w:r>
    </w:p>
    <w:p w14:paraId="35CA437F" w14:textId="0C1D6459" w:rsidR="00CD6592" w:rsidRDefault="00CD6592" w:rsidP="00CD6592">
      <w:pPr>
        <w:pStyle w:val="Code"/>
        <w:rPr>
          <w:highlight w:val="white"/>
          <w:lang w:val="sv-SE"/>
        </w:rPr>
      </w:pPr>
      <w:r>
        <w:rPr>
          <w:highlight w:val="white"/>
          <w:lang w:val="sv-SE"/>
        </w:rPr>
        <w:lastRenderedPageBreak/>
        <w:t xml:space="preserve">      $$ = MiddleCodeGenerator.</w:t>
      </w:r>
      <w:r w:rsidR="00B02345">
        <w:rPr>
          <w:highlight w:val="white"/>
          <w:lang w:val="sv-SE"/>
        </w:rPr>
        <w:t>Dereference</w:t>
      </w:r>
      <w:r>
        <w:rPr>
          <w:highlight w:val="white"/>
          <w:lang w:val="sv-SE"/>
        </w:rPr>
        <w:t>Expression($2);</w:t>
      </w:r>
    </w:p>
    <w:p w14:paraId="2B8C2F89" w14:textId="58783F67" w:rsidR="00CD6592" w:rsidRDefault="00CD6592" w:rsidP="00CD6592">
      <w:pPr>
        <w:pStyle w:val="Code"/>
        <w:rPr>
          <w:highlight w:val="white"/>
          <w:lang w:val="sv-SE"/>
        </w:rPr>
      </w:pPr>
      <w:r>
        <w:rPr>
          <w:highlight w:val="white"/>
          <w:lang w:val="sv-SE"/>
        </w:rPr>
        <w:t xml:space="preserve">    };</w:t>
      </w:r>
    </w:p>
    <w:p w14:paraId="182536AD" w14:textId="5788A57F" w:rsidR="00A902A6" w:rsidRDefault="00A902A6" w:rsidP="00A902A6">
      <w:pPr>
        <w:rPr>
          <w:highlight w:val="white"/>
          <w:lang w:val="sv-SE"/>
        </w:rPr>
      </w:pPr>
      <w:r>
        <w:rPr>
          <w:highlight w:val="white"/>
          <w:lang w:val="sv-SE"/>
        </w:rPr>
        <w:t xml:space="preserve">The </w:t>
      </w:r>
      <w:r w:rsidR="00812BDA">
        <w:rPr>
          <w:highlight w:val="white"/>
          <w:lang w:val="sv-SE"/>
        </w:rPr>
        <w:t>dereference</w:t>
      </w:r>
      <w:r>
        <w:rPr>
          <w:highlight w:val="white"/>
          <w:lang w:val="sv-SE"/>
        </w:rPr>
        <w:t xml:space="preserve"> operator applies to pointers, arrays, strings, and functions. In the function case, the expression is regarded as a pointer to a function.</w:t>
      </w:r>
    </w:p>
    <w:p w14:paraId="15DBC2E1" w14:textId="77777777" w:rsidR="00CC20D7" w:rsidRPr="005E4444" w:rsidRDefault="00CC20D7" w:rsidP="00CC20D7">
      <w:pPr>
        <w:pStyle w:val="CodeHeader"/>
      </w:pPr>
      <w:r>
        <w:t>MiddleCodeGenerator.cs</w:t>
      </w:r>
    </w:p>
    <w:p w14:paraId="4892853E" w14:textId="77777777" w:rsidR="004C762B" w:rsidRPr="004C762B" w:rsidRDefault="004C762B" w:rsidP="004C762B">
      <w:pPr>
        <w:pStyle w:val="Code"/>
        <w:rPr>
          <w:highlight w:val="white"/>
        </w:rPr>
      </w:pPr>
      <w:r w:rsidRPr="004C762B">
        <w:rPr>
          <w:highlight w:val="white"/>
        </w:rPr>
        <w:t xml:space="preserve">    public static Expression DereferenceExpression(Expression expression) {</w:t>
      </w:r>
    </w:p>
    <w:p w14:paraId="380E8074" w14:textId="77777777" w:rsidR="004C762B" w:rsidRPr="004C762B" w:rsidRDefault="004C762B" w:rsidP="004C762B">
      <w:pPr>
        <w:pStyle w:val="Code"/>
        <w:rPr>
          <w:highlight w:val="white"/>
        </w:rPr>
      </w:pPr>
      <w:r w:rsidRPr="004C762B">
        <w:rPr>
          <w:highlight w:val="white"/>
        </w:rPr>
        <w:t xml:space="preserve">      Assert.Error(expression.Symbol.Type.IsPointerArrayStringOrFunction(),</w:t>
      </w:r>
    </w:p>
    <w:p w14:paraId="5C0B1234" w14:textId="5DA09B84" w:rsidR="004C762B" w:rsidRPr="004C762B" w:rsidRDefault="004C762B" w:rsidP="004C762B">
      <w:pPr>
        <w:pStyle w:val="Code"/>
        <w:rPr>
          <w:highlight w:val="white"/>
        </w:rPr>
      </w:pPr>
      <w:r w:rsidRPr="004C762B">
        <w:rPr>
          <w:highlight w:val="white"/>
        </w:rPr>
        <w:t xml:space="preserve">                   Message.Invalid_dereference_of_non__pointer);</w:t>
      </w:r>
    </w:p>
    <w:p w14:paraId="6EBD955F" w14:textId="77777777" w:rsidR="004C762B" w:rsidRDefault="004C762B" w:rsidP="004C762B">
      <w:pPr>
        <w:pStyle w:val="Code"/>
        <w:rPr>
          <w:highlight w:val="white"/>
        </w:rPr>
      </w:pPr>
      <w:r w:rsidRPr="004C762B">
        <w:rPr>
          <w:highlight w:val="white"/>
        </w:rPr>
        <w:t xml:space="preserve">      bool assignable =</w:t>
      </w:r>
    </w:p>
    <w:p w14:paraId="2FC6382C" w14:textId="5FD017B4"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!expression.Symbol.Type.PointerOrArrayType.IsConstantRecursive() &amp;&amp;</w:t>
      </w:r>
    </w:p>
    <w:p w14:paraId="6265BD4F" w14:textId="759EC822" w:rsidR="004C762B" w:rsidRPr="004C762B" w:rsidRDefault="004C762B" w:rsidP="004C762B">
      <w:pPr>
        <w:pStyle w:val="Code"/>
        <w:rPr>
          <w:highlight w:val="white"/>
        </w:rPr>
      </w:pPr>
      <w:r w:rsidRPr="004C762B">
        <w:rPr>
          <w:highlight w:val="white"/>
        </w:rPr>
        <w:t xml:space="preserve">       </w:t>
      </w:r>
      <w:r>
        <w:rPr>
          <w:highlight w:val="white"/>
        </w:rPr>
        <w:t xml:space="preserve"> </w:t>
      </w:r>
      <w:r w:rsidRPr="004C762B">
        <w:rPr>
          <w:highlight w:val="white"/>
        </w:rPr>
        <w:t>!expression.Symbol.Type.PointerOrArrayType.IsArrayOrFunction(),</w:t>
      </w:r>
    </w:p>
    <w:p w14:paraId="686A5DDB" w14:textId="77777777" w:rsidR="004C762B" w:rsidRDefault="004C762B" w:rsidP="004C762B">
      <w:pPr>
        <w:pStyle w:val="Code"/>
        <w:rPr>
          <w:highlight w:val="white"/>
        </w:rPr>
      </w:pPr>
      <w:r w:rsidRPr="004C762B">
        <w:rPr>
          <w:highlight w:val="white"/>
        </w:rPr>
        <w:t xml:space="preserve">           addressable =</w:t>
      </w:r>
    </w:p>
    <w:p w14:paraId="741C6AEB" w14:textId="5317A4F1"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!expression.Symbol.Type.PointerOrArrayType.IsBitfield();</w:t>
      </w:r>
    </w:p>
    <w:p w14:paraId="5135AA57" w14:textId="77777777" w:rsidR="004C762B" w:rsidRDefault="004C762B" w:rsidP="004C762B">
      <w:pPr>
        <w:pStyle w:val="Code"/>
        <w:rPr>
          <w:highlight w:val="white"/>
        </w:rPr>
      </w:pPr>
      <w:r w:rsidRPr="004C762B">
        <w:rPr>
          <w:highlight w:val="white"/>
        </w:rPr>
        <w:t xml:space="preserve">      Symbol resultSymbol =</w:t>
      </w:r>
    </w:p>
    <w:p w14:paraId="582A8FA2" w14:textId="77777777" w:rsidR="004C762B" w:rsidRDefault="004C762B" w:rsidP="004C762B">
      <w:pPr>
        <w:pStyle w:val="Code"/>
        <w:rPr>
          <w:highlight w:val="white"/>
        </w:rPr>
      </w:pPr>
      <w:r>
        <w:rPr>
          <w:highlight w:val="white"/>
        </w:rPr>
        <w:t xml:space="preserve">       </w:t>
      </w:r>
      <w:r w:rsidRPr="004C762B">
        <w:rPr>
          <w:highlight w:val="white"/>
        </w:rPr>
        <w:t xml:space="preserve"> new Symbol(expression.Symbol.Type.PointerOrArrayType,</w:t>
      </w:r>
    </w:p>
    <w:p w14:paraId="5DF7B302" w14:textId="653BE956" w:rsidR="004C762B" w:rsidRPr="004C762B" w:rsidRDefault="004C762B" w:rsidP="004C762B">
      <w:pPr>
        <w:pStyle w:val="Code"/>
        <w:rPr>
          <w:highlight w:val="white"/>
        </w:rPr>
      </w:pPr>
      <w:r>
        <w:rPr>
          <w:highlight w:val="white"/>
        </w:rPr>
        <w:t xml:space="preserve">                   </w:t>
      </w:r>
      <w:r w:rsidRPr="004C762B">
        <w:rPr>
          <w:highlight w:val="white"/>
        </w:rPr>
        <w:t>assignable,</w:t>
      </w:r>
      <w:r>
        <w:rPr>
          <w:highlight w:val="white"/>
        </w:rPr>
        <w:t xml:space="preserve"> </w:t>
      </w:r>
      <w:r w:rsidRPr="004C762B">
        <w:rPr>
          <w:highlight w:val="white"/>
        </w:rPr>
        <w:t>addressable);</w:t>
      </w:r>
    </w:p>
    <w:p w14:paraId="029B3A15" w14:textId="77777777" w:rsidR="004C762B" w:rsidRPr="004C762B" w:rsidRDefault="004C762B" w:rsidP="004C762B">
      <w:pPr>
        <w:pStyle w:val="Code"/>
        <w:rPr>
          <w:highlight w:val="white"/>
        </w:rPr>
      </w:pPr>
      <w:r w:rsidRPr="004C762B">
        <w:rPr>
          <w:highlight w:val="white"/>
        </w:rPr>
        <w:t xml:space="preserve">      return Dereference(expression, resultSymbol, 0);</w:t>
      </w:r>
    </w:p>
    <w:p w14:paraId="180FFB38" w14:textId="77777777" w:rsidR="004C762B" w:rsidRPr="004C762B" w:rsidRDefault="004C762B" w:rsidP="004C762B">
      <w:pPr>
        <w:pStyle w:val="Code"/>
        <w:rPr>
          <w:highlight w:val="white"/>
        </w:rPr>
      </w:pPr>
      <w:r w:rsidRPr="004C762B">
        <w:rPr>
          <w:highlight w:val="white"/>
        </w:rPr>
        <w:t xml:space="preserve">    }</w:t>
      </w:r>
    </w:p>
    <w:p w14:paraId="5E53ADAB" w14:textId="20535E2D" w:rsidR="00CA545F" w:rsidRDefault="00CA545F" w:rsidP="00CA545F">
      <w:pPr>
        <w:pStyle w:val="Rubrik3"/>
        <w:numPr>
          <w:ilvl w:val="2"/>
          <w:numId w:val="127"/>
        </w:numPr>
        <w:rPr>
          <w:highlight w:val="white"/>
        </w:rPr>
      </w:pPr>
      <w:r w:rsidRPr="00CA545F">
        <w:rPr>
          <w:highlight w:val="white"/>
        </w:rPr>
        <w:t>P</w:t>
      </w:r>
      <w:r>
        <w:rPr>
          <w:highlight w:val="white"/>
        </w:rPr>
        <w:t>re</w:t>
      </w:r>
      <w:r w:rsidRPr="00CA545F">
        <w:rPr>
          <w:highlight w:val="white"/>
        </w:rPr>
        <w:t>fix Increment and Decrement Expression</w:t>
      </w:r>
    </w:p>
    <w:p w14:paraId="3950B5CC" w14:textId="2784C120" w:rsidR="006E34D2" w:rsidRPr="006E34D2" w:rsidRDefault="006E34D2" w:rsidP="006E34D2">
      <w:pPr>
        <w:rPr>
          <w:highlight w:val="white"/>
        </w:rPr>
      </w:pPr>
      <w:r>
        <w:rPr>
          <w:highlight w:val="white"/>
        </w:rPr>
        <w:t xml:space="preserve">The increment and decrement operators come in </w:t>
      </w:r>
      <w:r w:rsidR="005E1203">
        <w:rPr>
          <w:highlight w:val="white"/>
        </w:rPr>
        <w:t>two</w:t>
      </w:r>
      <w:r>
        <w:rPr>
          <w:highlight w:val="white"/>
        </w:rPr>
        <w:t xml:space="preserve"> forms: prefix and postfix. The difference is that in the prefix case the resulting value is value after the operator has been applied</w:t>
      </w:r>
      <w:r w:rsidR="00327A7B">
        <w:rPr>
          <w:highlight w:val="white"/>
        </w:rPr>
        <w:t>,</w:t>
      </w:r>
      <w:r>
        <w:rPr>
          <w:highlight w:val="white"/>
        </w:rPr>
        <w:t xml:space="preserve"> while in the postfix case the resulting value is the </w:t>
      </w:r>
      <w:r w:rsidR="00327A7B">
        <w:rPr>
          <w:highlight w:val="white"/>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Default="006D47FA" w:rsidP="006D47FA">
      <w:pPr>
        <w:pStyle w:val="CodeHeader"/>
      </w:pPr>
      <w:r>
        <w:t>MainParser.gppg</w:t>
      </w:r>
    </w:p>
    <w:p w14:paraId="56D815B6" w14:textId="77777777" w:rsidR="006D47FA" w:rsidRPr="006D47FA" w:rsidRDefault="006D47FA" w:rsidP="006D47FA">
      <w:pPr>
        <w:pStyle w:val="Code"/>
        <w:rPr>
          <w:highlight w:val="white"/>
        </w:rPr>
      </w:pPr>
      <w:r w:rsidRPr="006D47FA">
        <w:rPr>
          <w:highlight w:val="white"/>
        </w:rPr>
        <w:t>prefix_expression:</w:t>
      </w:r>
    </w:p>
    <w:p w14:paraId="2FABD8B9" w14:textId="51657335" w:rsidR="006D47FA" w:rsidRPr="006D47FA" w:rsidRDefault="006D47FA" w:rsidP="006D47FA">
      <w:pPr>
        <w:pStyle w:val="Code"/>
        <w:rPr>
          <w:highlight w:val="white"/>
        </w:rPr>
      </w:pPr>
      <w:r w:rsidRPr="006D47FA">
        <w:rPr>
          <w:highlight w:val="white"/>
        </w:rPr>
        <w:t xml:space="preserve">    increment_operator prefix_expression {</w:t>
      </w:r>
    </w:p>
    <w:p w14:paraId="6EA60460" w14:textId="77777777" w:rsidR="006D47FA" w:rsidRPr="006D47FA" w:rsidRDefault="006D47FA" w:rsidP="006D47FA">
      <w:pPr>
        <w:pStyle w:val="Code"/>
        <w:rPr>
          <w:highlight w:val="white"/>
        </w:rPr>
      </w:pPr>
      <w:r w:rsidRPr="006D47FA">
        <w:rPr>
          <w:highlight w:val="white"/>
        </w:rPr>
        <w:t xml:space="preserve">      $$ = MiddleCodeGenerator.PrefixIncrementExpression($1, $2);</w:t>
      </w:r>
    </w:p>
    <w:p w14:paraId="7202C88A" w14:textId="6B6DA382" w:rsidR="006D47FA" w:rsidRDefault="006D47FA" w:rsidP="006D47FA">
      <w:pPr>
        <w:pStyle w:val="Code"/>
        <w:rPr>
          <w:highlight w:val="white"/>
        </w:rPr>
      </w:pPr>
      <w:r w:rsidRPr="006D47FA">
        <w:rPr>
          <w:highlight w:val="white"/>
        </w:rPr>
        <w:t xml:space="preserve">    };</w:t>
      </w:r>
    </w:p>
    <w:p w14:paraId="682699DA" w14:textId="2BE92221" w:rsidR="006F6A04" w:rsidRPr="006F6A04" w:rsidRDefault="006F6A04" w:rsidP="006F6A04">
      <w:pPr>
        <w:pStyle w:val="Code"/>
        <w:rPr>
          <w:highlight w:val="white"/>
        </w:rPr>
      </w:pPr>
    </w:p>
    <w:p w14:paraId="7A2BF3CD" w14:textId="77777777" w:rsidR="006F6A04" w:rsidRPr="006F6A04" w:rsidRDefault="006F6A04" w:rsidP="006F6A04">
      <w:pPr>
        <w:pStyle w:val="Code"/>
        <w:rPr>
          <w:highlight w:val="white"/>
        </w:rPr>
      </w:pPr>
      <w:r w:rsidRPr="006F6A04">
        <w:rPr>
          <w:highlight w:val="white"/>
        </w:rPr>
        <w:t>increment_operator:</w:t>
      </w:r>
    </w:p>
    <w:p w14:paraId="03350AD8" w14:textId="77777777" w:rsidR="006F6A04" w:rsidRPr="006F6A04" w:rsidRDefault="006F6A04" w:rsidP="006F6A04">
      <w:pPr>
        <w:pStyle w:val="Code"/>
        <w:rPr>
          <w:highlight w:val="white"/>
        </w:rPr>
      </w:pPr>
      <w:r w:rsidRPr="006F6A04">
        <w:rPr>
          <w:highlight w:val="white"/>
        </w:rPr>
        <w:t xml:space="preserve">    INCREMENT { $$ = MiddleOperator.Increment; }</w:t>
      </w:r>
    </w:p>
    <w:p w14:paraId="29CF0EFA" w14:textId="57BBA1A8" w:rsidR="006F6A04" w:rsidRPr="006F6A04" w:rsidRDefault="006F6A04" w:rsidP="006F6A04">
      <w:pPr>
        <w:pStyle w:val="Code"/>
        <w:rPr>
          <w:highlight w:val="white"/>
        </w:rPr>
      </w:pPr>
      <w:r w:rsidRPr="006F6A04">
        <w:rPr>
          <w:highlight w:val="white"/>
        </w:rPr>
        <w:t xml:space="preserve">  | DECREMENT { $$ = MiddleOperator.Decrement; };</w:t>
      </w:r>
    </w:p>
    <w:p w14:paraId="09D510F9" w14:textId="77777777" w:rsidR="006D47FA" w:rsidRPr="005E4444" w:rsidRDefault="006D47FA" w:rsidP="006D47FA">
      <w:pPr>
        <w:pStyle w:val="CodeHeader"/>
      </w:pPr>
      <w:r>
        <w:t>MiddleCodeGenerator.cs</w:t>
      </w:r>
    </w:p>
    <w:p w14:paraId="5D73795B" w14:textId="17680A27" w:rsidR="009C11F0" w:rsidRDefault="009C11F0" w:rsidP="009C11F0">
      <w:pPr>
        <w:pStyle w:val="Code"/>
        <w:rPr>
          <w:highlight w:val="white"/>
        </w:rPr>
      </w:pPr>
      <w:r w:rsidRPr="009C11F0">
        <w:rPr>
          <w:highlight w:val="white"/>
        </w:rPr>
        <w:t xml:space="preserve">    private static IDictionary&lt;MiddleOperator,MiddleOperator&gt; m_incrementMap =</w:t>
      </w:r>
    </w:p>
    <w:p w14:paraId="3203726C" w14:textId="77777777" w:rsidR="009C11F0" w:rsidRPr="009C11F0" w:rsidRDefault="009C11F0" w:rsidP="009C11F0">
      <w:pPr>
        <w:pStyle w:val="Code"/>
        <w:rPr>
          <w:highlight w:val="white"/>
        </w:rPr>
      </w:pPr>
      <w:r w:rsidRPr="009C11F0">
        <w:rPr>
          <w:highlight w:val="white"/>
        </w:rPr>
        <w:t xml:space="preserve">      new Dictionary&lt;MiddleOperator, MiddleOperator&gt;();</w:t>
      </w:r>
    </w:p>
    <w:p w14:paraId="144CA408" w14:textId="77777777" w:rsidR="00AF1986" w:rsidRDefault="00AF1986" w:rsidP="008345DE">
      <w:pPr>
        <w:pStyle w:val="Code"/>
        <w:rPr>
          <w:highlight w:val="white"/>
        </w:rPr>
      </w:pPr>
    </w:p>
    <w:p w14:paraId="381EF6B7" w14:textId="59CFCF32" w:rsidR="008345DE" w:rsidRDefault="008345DE" w:rsidP="008345DE">
      <w:pPr>
        <w:pStyle w:val="Code"/>
        <w:rPr>
          <w:highlight w:val="white"/>
        </w:rPr>
      </w:pPr>
      <w:r w:rsidRPr="009C11F0">
        <w:rPr>
          <w:highlight w:val="white"/>
        </w:rPr>
        <w:t xml:space="preserve">    private static IDictionary&lt;MiddleOperator,MiddleOperator&gt;</w:t>
      </w:r>
    </w:p>
    <w:p w14:paraId="16EBA539" w14:textId="77777777" w:rsidR="008345DE" w:rsidRPr="009C11F0" w:rsidRDefault="008345DE" w:rsidP="008345DE">
      <w:pPr>
        <w:pStyle w:val="Code"/>
        <w:rPr>
          <w:highlight w:val="white"/>
        </w:rPr>
      </w:pPr>
      <w:r>
        <w:rPr>
          <w:highlight w:val="white"/>
        </w:rPr>
        <w:t xml:space="preserve">     </w:t>
      </w:r>
      <w:r w:rsidRPr="009C11F0">
        <w:rPr>
          <w:highlight w:val="white"/>
        </w:rPr>
        <w:t xml:space="preserve"> m_increment</w:t>
      </w:r>
      <w:r>
        <w:rPr>
          <w:highlight w:val="white"/>
        </w:rPr>
        <w:t>Inverse</w:t>
      </w:r>
      <w:r w:rsidRPr="009C11F0">
        <w:rPr>
          <w:highlight w:val="white"/>
        </w:rPr>
        <w:t>Map =</w:t>
      </w:r>
      <w:r>
        <w:rPr>
          <w:highlight w:val="white"/>
        </w:rPr>
        <w:t xml:space="preserve"> n</w:t>
      </w:r>
      <w:r w:rsidRPr="009C11F0">
        <w:rPr>
          <w:highlight w:val="white"/>
        </w:rPr>
        <w:t>ew Dictionary&lt;MiddleOperator,MiddleOperator&gt;();</w:t>
      </w:r>
    </w:p>
    <w:p w14:paraId="632A9523" w14:textId="77777777" w:rsidR="00AF1986" w:rsidRDefault="00AF1986" w:rsidP="009C11F0">
      <w:pPr>
        <w:pStyle w:val="Code"/>
        <w:rPr>
          <w:highlight w:val="white"/>
        </w:rPr>
      </w:pPr>
    </w:p>
    <w:p w14:paraId="2226ADB2" w14:textId="5B3D8BD7" w:rsidR="009C11F0" w:rsidRPr="009C11F0" w:rsidRDefault="009C11F0" w:rsidP="009C11F0">
      <w:pPr>
        <w:pStyle w:val="Code"/>
        <w:rPr>
          <w:highlight w:val="white"/>
        </w:rPr>
      </w:pPr>
      <w:r w:rsidRPr="009C11F0">
        <w:rPr>
          <w:highlight w:val="white"/>
        </w:rPr>
        <w:t xml:space="preserve">    static MiddleCodeGenerator() {</w:t>
      </w:r>
    </w:p>
    <w:p w14:paraId="4515F949" w14:textId="77777777" w:rsidR="009433E9" w:rsidRDefault="009C11F0" w:rsidP="009C11F0">
      <w:pPr>
        <w:pStyle w:val="Code"/>
        <w:rPr>
          <w:highlight w:val="white"/>
        </w:rPr>
      </w:pPr>
      <w:r w:rsidRPr="009C11F0">
        <w:rPr>
          <w:highlight w:val="white"/>
        </w:rPr>
        <w:t xml:space="preserve">      m_incrementMap.Add(MiddleOperator.Increment,</w:t>
      </w:r>
    </w:p>
    <w:p w14:paraId="40E25683" w14:textId="11F2F2DA" w:rsidR="009C11F0" w:rsidRPr="009C11F0" w:rsidRDefault="009433E9" w:rsidP="009C11F0">
      <w:pPr>
        <w:pStyle w:val="Code"/>
        <w:rPr>
          <w:highlight w:val="white"/>
        </w:rPr>
      </w:pPr>
      <w:r>
        <w:rPr>
          <w:highlight w:val="white"/>
        </w:rPr>
        <w:t xml:space="preserve">                        </w:t>
      </w:r>
      <w:r w:rsidR="009C11F0" w:rsidRPr="009C11F0">
        <w:rPr>
          <w:highlight w:val="white"/>
        </w:rPr>
        <w:t xml:space="preserve"> MiddleOperator.BinaryAdd);</w:t>
      </w:r>
    </w:p>
    <w:p w14:paraId="45823BC8" w14:textId="77777777" w:rsidR="00933331" w:rsidRDefault="009C11F0" w:rsidP="009C11F0">
      <w:pPr>
        <w:pStyle w:val="Code"/>
        <w:rPr>
          <w:highlight w:val="white"/>
        </w:rPr>
      </w:pPr>
      <w:r w:rsidRPr="009C11F0">
        <w:rPr>
          <w:highlight w:val="white"/>
        </w:rPr>
        <w:t xml:space="preserve">      m_incrementMap.Add(MiddleOperator.Decrement,</w:t>
      </w:r>
    </w:p>
    <w:p w14:paraId="461DB90E" w14:textId="5A03D287" w:rsidR="009C11F0" w:rsidRPr="009C11F0" w:rsidRDefault="00933331" w:rsidP="009C11F0">
      <w:pPr>
        <w:pStyle w:val="Code"/>
        <w:rPr>
          <w:highlight w:val="white"/>
        </w:rPr>
      </w:pPr>
      <w:r>
        <w:rPr>
          <w:highlight w:val="white"/>
        </w:rPr>
        <w:t xml:space="preserve">                         </w:t>
      </w:r>
      <w:r w:rsidR="009C11F0" w:rsidRPr="009C11F0">
        <w:rPr>
          <w:highlight w:val="white"/>
        </w:rPr>
        <w:t>MiddleOperator.BinarySubtract);</w:t>
      </w:r>
    </w:p>
    <w:p w14:paraId="457A1F6A"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Map.Add(MiddleOperator.Increment,</w:t>
      </w:r>
    </w:p>
    <w:p w14:paraId="7913F71A" w14:textId="77777777" w:rsidR="008345DE" w:rsidRPr="009C11F0" w:rsidRDefault="008345DE" w:rsidP="008345DE">
      <w:pPr>
        <w:pStyle w:val="Code"/>
        <w:rPr>
          <w:highlight w:val="white"/>
        </w:rPr>
      </w:pPr>
      <w:r>
        <w:rPr>
          <w:highlight w:val="white"/>
        </w:rPr>
        <w:t xml:space="preserve">                                 </w:t>
      </w:r>
      <w:r w:rsidRPr="009C11F0">
        <w:rPr>
          <w:highlight w:val="white"/>
        </w:rPr>
        <w:t>MiddleOperator.BinarySubtract);</w:t>
      </w:r>
    </w:p>
    <w:p w14:paraId="0DFB993C"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Map.Add(MiddleOperator.Decrement,</w:t>
      </w:r>
    </w:p>
    <w:p w14:paraId="08323EC9" w14:textId="77777777" w:rsidR="008345DE" w:rsidRPr="009C11F0" w:rsidRDefault="008345DE" w:rsidP="008345DE">
      <w:pPr>
        <w:pStyle w:val="Code"/>
        <w:rPr>
          <w:highlight w:val="white"/>
        </w:rPr>
      </w:pPr>
      <w:r>
        <w:rPr>
          <w:highlight w:val="white"/>
        </w:rPr>
        <w:t xml:space="preserve">                                </w:t>
      </w:r>
      <w:r w:rsidRPr="009C11F0">
        <w:rPr>
          <w:highlight w:val="white"/>
        </w:rPr>
        <w:t xml:space="preserve"> MiddleOperator.BinaryAdd);</w:t>
      </w:r>
    </w:p>
    <w:p w14:paraId="7D512347" w14:textId="77777777" w:rsidR="009C11F0" w:rsidRPr="009C11F0" w:rsidRDefault="009C11F0" w:rsidP="009C11F0">
      <w:pPr>
        <w:pStyle w:val="Code"/>
        <w:rPr>
          <w:highlight w:val="white"/>
        </w:rPr>
      </w:pPr>
      <w:r w:rsidRPr="009C11F0">
        <w:rPr>
          <w:highlight w:val="white"/>
        </w:rPr>
        <w:t xml:space="preserve">    }</w:t>
      </w:r>
    </w:p>
    <w:p w14:paraId="2CC348CA" w14:textId="77777777" w:rsidR="009C11F0" w:rsidRPr="009C11F0" w:rsidRDefault="009C11F0" w:rsidP="009C11F0">
      <w:pPr>
        <w:pStyle w:val="Code"/>
        <w:rPr>
          <w:highlight w:val="white"/>
        </w:rPr>
      </w:pPr>
    </w:p>
    <w:p w14:paraId="6E9E1712" w14:textId="77777777" w:rsidR="006768E8" w:rsidRDefault="009C11F0" w:rsidP="009C11F0">
      <w:pPr>
        <w:pStyle w:val="Code"/>
        <w:rPr>
          <w:highlight w:val="white"/>
        </w:rPr>
      </w:pPr>
      <w:r w:rsidRPr="009C11F0">
        <w:rPr>
          <w:highlight w:val="white"/>
        </w:rPr>
        <w:lastRenderedPageBreak/>
        <w:t xml:space="preserve">    public static Expression PrefixIncrementExpression</w:t>
      </w:r>
    </w:p>
    <w:p w14:paraId="67CFBEA8" w14:textId="5BC4D5E5" w:rsidR="009C11F0" w:rsidRPr="009C11F0" w:rsidRDefault="001C5119" w:rsidP="006768E8">
      <w:pPr>
        <w:pStyle w:val="Code"/>
        <w:rPr>
          <w:highlight w:val="white"/>
        </w:rPr>
      </w:pPr>
      <w:r>
        <w:rPr>
          <w:highlight w:val="white"/>
        </w:rPr>
        <w:t xml:space="preserve">                       </w:t>
      </w:r>
      <w:r w:rsidR="006768E8">
        <w:rPr>
          <w:highlight w:val="white"/>
        </w:rPr>
        <w:t xml:space="preserve">      </w:t>
      </w:r>
      <w:r w:rsidR="009C11F0" w:rsidRPr="009C11F0">
        <w:rPr>
          <w:highlight w:val="white"/>
        </w:rPr>
        <w:t>(MiddleOperator middleOp,</w:t>
      </w:r>
      <w:r w:rsidR="006768E8">
        <w:rPr>
          <w:highlight w:val="white"/>
        </w:rPr>
        <w:t xml:space="preserve"> </w:t>
      </w:r>
      <w:r w:rsidR="009C11F0" w:rsidRPr="009C11F0">
        <w:rPr>
          <w:highlight w:val="white"/>
        </w:rPr>
        <w:t>Expression expression){</w:t>
      </w:r>
    </w:p>
    <w:p w14:paraId="27D2194F" w14:textId="77777777" w:rsidR="009C11F0" w:rsidRPr="009C11F0" w:rsidRDefault="009C11F0" w:rsidP="009C11F0">
      <w:pPr>
        <w:pStyle w:val="Code"/>
        <w:rPr>
          <w:highlight w:val="white"/>
        </w:rPr>
      </w:pPr>
      <w:r w:rsidRPr="009C11F0">
        <w:rPr>
          <w:highlight w:val="white"/>
        </w:rPr>
        <w:t xml:space="preserve">      Symbol symbol = expression.Symbol;</w:t>
      </w:r>
    </w:p>
    <w:p w14:paraId="4221C337" w14:textId="77777777" w:rsidR="009C11F0" w:rsidRPr="009C11F0" w:rsidRDefault="009C11F0" w:rsidP="009C11F0">
      <w:pPr>
        <w:pStyle w:val="Code"/>
        <w:rPr>
          <w:highlight w:val="white"/>
        </w:rPr>
      </w:pPr>
      <w:r w:rsidRPr="009C11F0">
        <w:rPr>
          <w:highlight w:val="white"/>
        </w:rPr>
        <w:t xml:space="preserve">      Assert.Error(symbol.Assignable,  Message.Not_assignable);</w:t>
      </w:r>
    </w:p>
    <w:p w14:paraId="244AF4D1" w14:textId="77777777" w:rsidR="009C11F0" w:rsidRPr="009C11F0" w:rsidRDefault="009C11F0" w:rsidP="009C11F0">
      <w:pPr>
        <w:pStyle w:val="Code"/>
        <w:rPr>
          <w:highlight w:val="white"/>
        </w:rPr>
      </w:pPr>
      <w:r w:rsidRPr="009C11F0">
        <w:rPr>
          <w:highlight w:val="white"/>
        </w:rPr>
        <w:t xml:space="preserve">      Assert.Error(symbol.Type.IsArithmeticOrPointer(),</w:t>
      </w:r>
    </w:p>
    <w:p w14:paraId="6A9EB59D" w14:textId="77777777" w:rsidR="009C11F0" w:rsidRPr="009C11F0" w:rsidRDefault="009C11F0" w:rsidP="009C11F0">
      <w:pPr>
        <w:pStyle w:val="Code"/>
        <w:rPr>
          <w:highlight w:val="white"/>
        </w:rPr>
      </w:pPr>
      <w:r w:rsidRPr="009C11F0">
        <w:rPr>
          <w:highlight w:val="white"/>
        </w:rPr>
        <w:t xml:space="preserve">                   expression, Message.Invalid_type_in_increment_expression);</w:t>
      </w:r>
    </w:p>
    <w:p w14:paraId="65AA3102" w14:textId="77777777" w:rsidR="009C11F0" w:rsidRPr="009C11F0" w:rsidRDefault="009C11F0" w:rsidP="009C11F0">
      <w:pPr>
        <w:pStyle w:val="Code"/>
        <w:rPr>
          <w:highlight w:val="white"/>
        </w:rPr>
      </w:pPr>
    </w:p>
    <w:p w14:paraId="4D2705EC" w14:textId="77777777" w:rsidR="009C11F0" w:rsidRPr="009C11F0" w:rsidRDefault="009C11F0" w:rsidP="009C11F0">
      <w:pPr>
        <w:pStyle w:val="Code"/>
        <w:rPr>
          <w:highlight w:val="white"/>
        </w:rPr>
      </w:pPr>
      <w:r w:rsidRPr="009C11F0">
        <w:rPr>
          <w:highlight w:val="white"/>
        </w:rPr>
        <w:t xml:space="preserve">      if (symbol.Type.IsIntegralOrPointer()) {</w:t>
      </w:r>
    </w:p>
    <w:p w14:paraId="6D1B13A9" w14:textId="77777777" w:rsidR="009C11F0" w:rsidRPr="009C11F0" w:rsidRDefault="009C11F0" w:rsidP="009C11F0">
      <w:pPr>
        <w:pStyle w:val="Code"/>
        <w:rPr>
          <w:highlight w:val="white"/>
        </w:rPr>
      </w:pPr>
      <w:r w:rsidRPr="009C11F0">
        <w:rPr>
          <w:highlight w:val="white"/>
        </w:rPr>
        <w:t xml:space="preserve">        AddMiddleCode(expression.ShortList, middleOp, null, symbol);</w:t>
      </w:r>
    </w:p>
    <w:p w14:paraId="42CE2DEF" w14:textId="77777777" w:rsidR="009C11F0" w:rsidRPr="009C11F0" w:rsidRDefault="009C11F0" w:rsidP="009C11F0">
      <w:pPr>
        <w:pStyle w:val="Code"/>
        <w:rPr>
          <w:highlight w:val="white"/>
        </w:rPr>
      </w:pPr>
      <w:r w:rsidRPr="009C11F0">
        <w:rPr>
          <w:highlight w:val="white"/>
        </w:rPr>
        <w:t xml:space="preserve">        AddMiddleCode(expression.LongList, middleOp, null, symbol);</w:t>
      </w:r>
    </w:p>
    <w:p w14:paraId="7AC50742" w14:textId="77777777" w:rsidR="009C11F0" w:rsidRPr="009C11F0" w:rsidRDefault="009C11F0" w:rsidP="009C11F0">
      <w:pPr>
        <w:pStyle w:val="Code"/>
        <w:rPr>
          <w:highlight w:val="white"/>
        </w:rPr>
      </w:pPr>
    </w:p>
    <w:p w14:paraId="73B45C38" w14:textId="77777777" w:rsidR="009C11F0" w:rsidRPr="009C11F0" w:rsidRDefault="009C11F0" w:rsidP="009C11F0">
      <w:pPr>
        <w:pStyle w:val="Code"/>
        <w:rPr>
          <w:highlight w:val="white"/>
        </w:rPr>
      </w:pPr>
      <w:r w:rsidRPr="009C11F0">
        <w:rPr>
          <w:highlight w:val="white"/>
        </w:rPr>
        <w:t xml:space="preserve">        BigInteger? bitFieldMask = symbol.Type.BitfieldMask();</w:t>
      </w:r>
    </w:p>
    <w:p w14:paraId="6942CA40" w14:textId="77777777" w:rsidR="009C11F0" w:rsidRPr="009C11F0" w:rsidRDefault="009C11F0" w:rsidP="009C11F0">
      <w:pPr>
        <w:pStyle w:val="Code"/>
        <w:rPr>
          <w:highlight w:val="white"/>
        </w:rPr>
      </w:pPr>
      <w:r w:rsidRPr="009C11F0">
        <w:rPr>
          <w:highlight w:val="white"/>
        </w:rPr>
        <w:t xml:space="preserve">        if (bitFieldMask != null) {</w:t>
      </w:r>
    </w:p>
    <w:p w14:paraId="4255E778" w14:textId="77777777" w:rsidR="009C11F0" w:rsidRPr="009C11F0" w:rsidRDefault="009C11F0" w:rsidP="009C11F0">
      <w:pPr>
        <w:pStyle w:val="Code"/>
        <w:rPr>
          <w:highlight w:val="white"/>
        </w:rPr>
      </w:pPr>
      <w:r w:rsidRPr="009C11F0">
        <w:rPr>
          <w:highlight w:val="white"/>
        </w:rPr>
        <w:t xml:space="preserve">          Symbol maskSymbol = new Symbol(symbol.Type, bitFieldMask.Value);</w:t>
      </w:r>
    </w:p>
    <w:p w14:paraId="7BEDE6BF" w14:textId="77777777" w:rsidR="003746B2" w:rsidRDefault="009C11F0" w:rsidP="009C11F0">
      <w:pPr>
        <w:pStyle w:val="Code"/>
        <w:rPr>
          <w:highlight w:val="white"/>
        </w:rPr>
      </w:pPr>
      <w:r w:rsidRPr="009C11F0">
        <w:rPr>
          <w:highlight w:val="white"/>
        </w:rPr>
        <w:t xml:space="preserve">          MiddleCode maskCode = new MiddleCode(MiddleOperator.BitwiseAnd,</w:t>
      </w:r>
    </w:p>
    <w:p w14:paraId="749DC7D9" w14:textId="353FE5FE" w:rsidR="009C11F0" w:rsidRPr="009C11F0" w:rsidRDefault="003746B2" w:rsidP="009C11F0">
      <w:pPr>
        <w:pStyle w:val="Code"/>
        <w:rPr>
          <w:highlight w:val="white"/>
        </w:rPr>
      </w:pPr>
      <w:r>
        <w:rPr>
          <w:highlight w:val="white"/>
        </w:rPr>
        <w:t xml:space="preserve">                                              </w:t>
      </w:r>
      <w:r w:rsidR="009C11F0" w:rsidRPr="009C11F0">
        <w:rPr>
          <w:highlight w:val="white"/>
        </w:rPr>
        <w:t xml:space="preserve"> symbol, symbol, maskSymbol);</w:t>
      </w:r>
    </w:p>
    <w:p w14:paraId="6408C731" w14:textId="77777777" w:rsidR="009C11F0" w:rsidRPr="009C11F0" w:rsidRDefault="009C11F0" w:rsidP="009C11F0">
      <w:pPr>
        <w:pStyle w:val="Code"/>
        <w:rPr>
          <w:highlight w:val="white"/>
        </w:rPr>
      </w:pPr>
      <w:r w:rsidRPr="009C11F0">
        <w:rPr>
          <w:highlight w:val="white"/>
        </w:rPr>
        <w:t xml:space="preserve">          expression.ShortList.Add(maskCode);</w:t>
      </w:r>
    </w:p>
    <w:p w14:paraId="3FCE8A47" w14:textId="77777777" w:rsidR="009C11F0" w:rsidRPr="009C11F0" w:rsidRDefault="009C11F0" w:rsidP="009C11F0">
      <w:pPr>
        <w:pStyle w:val="Code"/>
        <w:rPr>
          <w:highlight w:val="white"/>
        </w:rPr>
      </w:pPr>
      <w:r w:rsidRPr="009C11F0">
        <w:rPr>
          <w:highlight w:val="white"/>
        </w:rPr>
        <w:t xml:space="preserve">          expression.LongList.Add(maskCode);</w:t>
      </w:r>
    </w:p>
    <w:p w14:paraId="719B99B6" w14:textId="77777777" w:rsidR="009C11F0" w:rsidRPr="009C11F0" w:rsidRDefault="009C11F0" w:rsidP="009C11F0">
      <w:pPr>
        <w:pStyle w:val="Code"/>
        <w:rPr>
          <w:highlight w:val="white"/>
        </w:rPr>
      </w:pPr>
      <w:r w:rsidRPr="009C11F0">
        <w:rPr>
          <w:highlight w:val="white"/>
        </w:rPr>
        <w:t xml:space="preserve">        }</w:t>
      </w:r>
    </w:p>
    <w:p w14:paraId="7964C5BD" w14:textId="77777777" w:rsidR="009C11F0" w:rsidRPr="009C11F0" w:rsidRDefault="009C11F0" w:rsidP="009C11F0">
      <w:pPr>
        <w:pStyle w:val="Code"/>
        <w:rPr>
          <w:highlight w:val="white"/>
        </w:rPr>
      </w:pPr>
      <w:r w:rsidRPr="009C11F0">
        <w:rPr>
          <w:highlight w:val="white"/>
        </w:rPr>
        <w:t xml:space="preserve">    </w:t>
      </w:r>
    </w:p>
    <w:p w14:paraId="2A02CFC9" w14:textId="77777777" w:rsidR="009C11F0" w:rsidRPr="009C11F0" w:rsidRDefault="009C11F0" w:rsidP="009C11F0">
      <w:pPr>
        <w:pStyle w:val="Code"/>
        <w:rPr>
          <w:highlight w:val="white"/>
        </w:rPr>
      </w:pPr>
      <w:r w:rsidRPr="009C11F0">
        <w:rPr>
          <w:highlight w:val="white"/>
        </w:rPr>
        <w:t xml:space="preserve">        Symbol resultSymbol = new Symbol(symbol.Type);</w:t>
      </w:r>
    </w:p>
    <w:p w14:paraId="66755D9F" w14:textId="77777777" w:rsidR="00E97058" w:rsidRDefault="009C11F0" w:rsidP="009C11F0">
      <w:pPr>
        <w:pStyle w:val="Code"/>
        <w:rPr>
          <w:highlight w:val="white"/>
        </w:rPr>
      </w:pPr>
      <w:r w:rsidRPr="009C11F0">
        <w:rPr>
          <w:highlight w:val="white"/>
        </w:rPr>
        <w:t xml:space="preserve">        AddMiddleCode(expression.LongList, MiddleOperator.Assign,</w:t>
      </w:r>
    </w:p>
    <w:p w14:paraId="48EA09B1" w14:textId="7E0AC07D" w:rsidR="009C11F0" w:rsidRPr="009C11F0" w:rsidRDefault="00E97058" w:rsidP="009C11F0">
      <w:pPr>
        <w:pStyle w:val="Code"/>
        <w:rPr>
          <w:highlight w:val="white"/>
        </w:rPr>
      </w:pPr>
      <w:r>
        <w:rPr>
          <w:highlight w:val="white"/>
        </w:rPr>
        <w:t xml:space="preserve">                     </w:t>
      </w:r>
      <w:r w:rsidR="009C11F0" w:rsidRPr="009C11F0">
        <w:rPr>
          <w:highlight w:val="white"/>
        </w:rPr>
        <w:t xml:space="preserve"> resultSymbol, symbol);</w:t>
      </w:r>
    </w:p>
    <w:p w14:paraId="5582A391" w14:textId="77777777" w:rsidR="009C11F0" w:rsidRPr="009C11F0" w:rsidRDefault="009C11F0" w:rsidP="009C11F0">
      <w:pPr>
        <w:pStyle w:val="Code"/>
        <w:rPr>
          <w:highlight w:val="white"/>
        </w:rPr>
      </w:pPr>
      <w:r w:rsidRPr="009C11F0">
        <w:rPr>
          <w:highlight w:val="white"/>
        </w:rPr>
        <w:t xml:space="preserve">      </w:t>
      </w:r>
    </w:p>
    <w:p w14:paraId="4EC3E8A1" w14:textId="77777777" w:rsidR="00E97058" w:rsidRDefault="009C11F0" w:rsidP="009C11F0">
      <w:pPr>
        <w:pStyle w:val="Code"/>
        <w:rPr>
          <w:highlight w:val="white"/>
        </w:rPr>
      </w:pPr>
      <w:r w:rsidRPr="009C11F0">
        <w:rPr>
          <w:highlight w:val="white"/>
        </w:rPr>
        <w:t xml:space="preserve">        return (new Expression(resultSymbol, expression.ShortList,</w:t>
      </w:r>
    </w:p>
    <w:p w14:paraId="0FC9CA78" w14:textId="19793246" w:rsidR="009C11F0" w:rsidRPr="009C11F0" w:rsidRDefault="00E97058" w:rsidP="009C11F0">
      <w:pPr>
        <w:pStyle w:val="Code"/>
        <w:rPr>
          <w:highlight w:val="white"/>
        </w:rPr>
      </w:pPr>
      <w:r>
        <w:rPr>
          <w:highlight w:val="white"/>
        </w:rPr>
        <w:t xml:space="preserve">                              </w:t>
      </w:r>
      <w:r w:rsidR="009C11F0" w:rsidRPr="009C11F0">
        <w:rPr>
          <w:highlight w:val="white"/>
        </w:rPr>
        <w:t xml:space="preserve"> expression.LongList));</w:t>
      </w:r>
    </w:p>
    <w:p w14:paraId="4B691A6F" w14:textId="2B2EFE1C" w:rsidR="009C11F0" w:rsidRDefault="009C11F0" w:rsidP="009C11F0">
      <w:pPr>
        <w:pStyle w:val="Code"/>
        <w:rPr>
          <w:highlight w:val="white"/>
        </w:rPr>
      </w:pPr>
      <w:r w:rsidRPr="009C11F0">
        <w:rPr>
          <w:highlight w:val="white"/>
        </w:rPr>
        <w:t xml:space="preserve">      }</w:t>
      </w:r>
    </w:p>
    <w:p w14:paraId="44D73C6E" w14:textId="3B27E2DD" w:rsidR="0081134D" w:rsidRPr="009C11F0" w:rsidRDefault="0081134D" w:rsidP="00BA64EF">
      <w:pPr>
        <w:rPr>
          <w:highlight w:val="white"/>
        </w:rPr>
      </w:pPr>
      <w:r>
        <w:rPr>
          <w:highlight w:val="white"/>
        </w:rPr>
        <w:t xml:space="preserve">The increment and decrement operator apply </w:t>
      </w:r>
      <w:r w:rsidR="00BA64EF">
        <w:rPr>
          <w:highlight w:val="white"/>
        </w:rPr>
        <w:t>not only to integral values, but also to floating values.</w:t>
      </w:r>
      <w:r w:rsidR="000F0A83">
        <w:rPr>
          <w:highlight w:val="white"/>
        </w:rPr>
        <w:t xml:space="preserve"> The operation</w:t>
      </w:r>
      <w:r w:rsidR="00C40D17">
        <w:rPr>
          <w:highlight w:val="white"/>
        </w:rPr>
        <w:t>. We start by pushing the value one at the floating value stack</w:t>
      </w:r>
      <w:r w:rsidR="000123AF">
        <w:rPr>
          <w:highlight w:val="white"/>
        </w:rPr>
        <w:t xml:space="preserve">, </w:t>
      </w:r>
      <w:r w:rsidR="00C40D17">
        <w:rPr>
          <w:highlight w:val="white"/>
        </w:rPr>
        <w:t xml:space="preserve">the value to be incremented or decremented has already been pushed at the stack by earlier operations. </w:t>
      </w:r>
      <w:r w:rsidR="00674727">
        <w:rPr>
          <w:highlight w:val="white"/>
        </w:rPr>
        <w:t xml:space="preserve">We perform the operation, which is addition or subtraction. </w:t>
      </w:r>
      <w:r w:rsidR="00FD487E">
        <w:rPr>
          <w:highlight w:val="white"/>
        </w:rPr>
        <w:t>We preform the operation on both the short list and list of the expression.</w:t>
      </w:r>
      <w:r w:rsidR="006745ED">
        <w:rPr>
          <w:highlight w:val="white"/>
        </w:rPr>
        <w:t xml:space="preserve"> The difference </w:t>
      </w:r>
      <w:r w:rsidR="00C658D8">
        <w:rPr>
          <w:highlight w:val="white"/>
        </w:rPr>
        <w:t xml:space="preserve">is that in the short list case we pop the value off the stack since we do not need it anymore. In the long list case </w:t>
      </w:r>
      <w:r w:rsidR="00251553">
        <w:rPr>
          <w:highlight w:val="white"/>
        </w:rPr>
        <w:t>we do nothing</w:t>
      </w:r>
      <w:r w:rsidR="00CF3A6E">
        <w:rPr>
          <w:highlight w:val="white"/>
        </w:rPr>
        <w:t>, we just let the value stay on the stack to be used by later operations.</w:t>
      </w:r>
    </w:p>
    <w:p w14:paraId="1A28010C" w14:textId="77777777" w:rsidR="009C11F0" w:rsidRPr="009C11F0" w:rsidRDefault="009C11F0" w:rsidP="009C11F0">
      <w:pPr>
        <w:pStyle w:val="Code"/>
        <w:rPr>
          <w:highlight w:val="white"/>
        </w:rPr>
      </w:pPr>
      <w:r w:rsidRPr="009C11F0">
        <w:rPr>
          <w:highlight w:val="white"/>
        </w:rPr>
        <w:t xml:space="preserve">      else {</w:t>
      </w:r>
    </w:p>
    <w:p w14:paraId="1DF3EF60" w14:textId="77777777" w:rsidR="00503901" w:rsidRPr="00503901" w:rsidRDefault="00503901" w:rsidP="00503901">
      <w:pPr>
        <w:pStyle w:val="Code"/>
        <w:rPr>
          <w:highlight w:val="white"/>
        </w:rPr>
      </w:pPr>
      <w:r w:rsidRPr="00503901">
        <w:rPr>
          <w:highlight w:val="white"/>
        </w:rPr>
        <w:t xml:space="preserve">        AddMiddleCode(expression.ShortList, MiddleOperator.PushOne);</w:t>
      </w:r>
    </w:p>
    <w:p w14:paraId="3232FEDB" w14:textId="77777777" w:rsidR="00503901" w:rsidRPr="00503901" w:rsidRDefault="00503901" w:rsidP="00503901">
      <w:pPr>
        <w:pStyle w:val="Code"/>
        <w:rPr>
          <w:highlight w:val="white"/>
        </w:rPr>
      </w:pPr>
      <w:r w:rsidRPr="00503901">
        <w:rPr>
          <w:highlight w:val="white"/>
        </w:rPr>
        <w:t xml:space="preserve">        Symbol oneSymbol = new Symbol(symbol.Type, (decimal) 1);</w:t>
      </w:r>
    </w:p>
    <w:p w14:paraId="14B0FB1A" w14:textId="77777777" w:rsidR="009807F9" w:rsidRDefault="00503901" w:rsidP="00503901">
      <w:pPr>
        <w:pStyle w:val="Code"/>
        <w:rPr>
          <w:highlight w:val="white"/>
        </w:rPr>
      </w:pPr>
      <w:r w:rsidRPr="00503901">
        <w:rPr>
          <w:highlight w:val="white"/>
        </w:rPr>
        <w:t xml:space="preserve">        AddMiddleCode(expression.ShortList, m_incrementMap[middleOp],</w:t>
      </w:r>
    </w:p>
    <w:p w14:paraId="6967EE40" w14:textId="02028546"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32BED28" w14:textId="2F2E9DEE" w:rsidR="00503901" w:rsidRDefault="00503901" w:rsidP="00503901">
      <w:pPr>
        <w:pStyle w:val="Code"/>
        <w:rPr>
          <w:highlight w:val="white"/>
        </w:rPr>
      </w:pPr>
      <w:r w:rsidRPr="00503901">
        <w:rPr>
          <w:highlight w:val="white"/>
        </w:rPr>
        <w:t xml:space="preserve">        AddMiddleCode(expression.ShortList, MiddleOperator.PopFloat, symbol);</w:t>
      </w:r>
    </w:p>
    <w:p w14:paraId="2A6D751A" w14:textId="77777777" w:rsidR="006152BF" w:rsidRPr="00503901" w:rsidRDefault="006152BF" w:rsidP="00503901">
      <w:pPr>
        <w:pStyle w:val="Code"/>
        <w:rPr>
          <w:highlight w:val="white"/>
        </w:rPr>
      </w:pPr>
    </w:p>
    <w:p w14:paraId="5736048D"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16B55FD" w14:textId="77777777" w:rsidR="009807F9" w:rsidRDefault="00503901" w:rsidP="00503901">
      <w:pPr>
        <w:pStyle w:val="Code"/>
        <w:rPr>
          <w:highlight w:val="white"/>
        </w:rPr>
      </w:pPr>
      <w:r w:rsidRPr="00503901">
        <w:rPr>
          <w:highlight w:val="white"/>
        </w:rPr>
        <w:t xml:space="preserve">        AddMiddleCode(expression.LongList, m_incrementMap[middleOp],</w:t>
      </w:r>
    </w:p>
    <w:p w14:paraId="4E597A13" w14:textId="368639E8"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9AD1779" w14:textId="77777777" w:rsidR="00503901" w:rsidRPr="00503901" w:rsidRDefault="00503901" w:rsidP="00503901">
      <w:pPr>
        <w:pStyle w:val="Code"/>
        <w:rPr>
          <w:highlight w:val="white"/>
        </w:rPr>
      </w:pPr>
      <w:r w:rsidRPr="00503901">
        <w:rPr>
          <w:highlight w:val="white"/>
        </w:rPr>
        <w:t xml:space="preserve">        AddMiddleCode(expression.LongList, MiddleOperator.TopFloat, symbol);</w:t>
      </w:r>
    </w:p>
    <w:p w14:paraId="51C5BCA5" w14:textId="77777777" w:rsidR="006152BF" w:rsidRDefault="006152BF" w:rsidP="00503901">
      <w:pPr>
        <w:pStyle w:val="Code"/>
        <w:rPr>
          <w:highlight w:val="white"/>
        </w:rPr>
      </w:pPr>
    </w:p>
    <w:p w14:paraId="606A5E5D" w14:textId="44321E6B" w:rsidR="00503901" w:rsidRPr="00503901" w:rsidRDefault="00503901" w:rsidP="00503901">
      <w:pPr>
        <w:pStyle w:val="Code"/>
        <w:rPr>
          <w:highlight w:val="white"/>
        </w:rPr>
      </w:pPr>
      <w:r w:rsidRPr="00503901">
        <w:rPr>
          <w:highlight w:val="white"/>
        </w:rPr>
        <w:t xml:space="preserve">        Symbol resultSymbol = new Symbol(symbol.Type);</w:t>
      </w:r>
    </w:p>
    <w:p w14:paraId="76EAEB0F" w14:textId="77777777" w:rsidR="00503901" w:rsidRDefault="00503901" w:rsidP="00503901">
      <w:pPr>
        <w:pStyle w:val="Code"/>
        <w:rPr>
          <w:highlight w:val="white"/>
        </w:rPr>
      </w:pPr>
      <w:r w:rsidRPr="00503901">
        <w:rPr>
          <w:highlight w:val="white"/>
        </w:rPr>
        <w:t xml:space="preserve">        return (new Expression(resultSymbol, expression.ShortList,</w:t>
      </w:r>
    </w:p>
    <w:p w14:paraId="6BB2F4B8" w14:textId="740E13F5" w:rsidR="00503901" w:rsidRPr="00503901" w:rsidRDefault="00503901" w:rsidP="00503901">
      <w:pPr>
        <w:pStyle w:val="Code"/>
        <w:rPr>
          <w:highlight w:val="white"/>
        </w:rPr>
      </w:pPr>
      <w:r>
        <w:rPr>
          <w:highlight w:val="white"/>
        </w:rPr>
        <w:t xml:space="preserve">                              </w:t>
      </w:r>
      <w:r w:rsidRPr="00503901">
        <w:rPr>
          <w:highlight w:val="white"/>
        </w:rPr>
        <w:t xml:space="preserve"> expression.LongList));</w:t>
      </w:r>
    </w:p>
    <w:p w14:paraId="039175C4" w14:textId="77777777" w:rsidR="009C11F0" w:rsidRPr="009C11F0" w:rsidRDefault="009C11F0" w:rsidP="009C11F0">
      <w:pPr>
        <w:pStyle w:val="Code"/>
        <w:rPr>
          <w:highlight w:val="white"/>
        </w:rPr>
      </w:pPr>
      <w:r w:rsidRPr="009C11F0">
        <w:rPr>
          <w:highlight w:val="white"/>
        </w:rPr>
        <w:t xml:space="preserve">      }</w:t>
      </w:r>
    </w:p>
    <w:p w14:paraId="7E5F891C" w14:textId="59576E58" w:rsidR="009C11F0" w:rsidRDefault="009C11F0" w:rsidP="009C11F0">
      <w:pPr>
        <w:pStyle w:val="Code"/>
        <w:rPr>
          <w:highlight w:val="white"/>
        </w:rPr>
      </w:pPr>
      <w:r w:rsidRPr="009C11F0">
        <w:rPr>
          <w:highlight w:val="white"/>
        </w:rPr>
        <w:t xml:space="preserve">    }</w:t>
      </w:r>
    </w:p>
    <w:p w14:paraId="0A3111B8" w14:textId="731F5893" w:rsidR="001E24F7" w:rsidRPr="009C11F0" w:rsidRDefault="001E24F7" w:rsidP="001E24F7">
      <w:pPr>
        <w:pStyle w:val="Rubrik3"/>
        <w:rPr>
          <w:highlight w:val="white"/>
        </w:rPr>
      </w:pPr>
      <w:r>
        <w:rPr>
          <w:highlight w:val="white"/>
        </w:rPr>
        <w:t>Postfix Increment and Decrement Expression</w:t>
      </w:r>
    </w:p>
    <w:p w14:paraId="65713B98" w14:textId="77777777" w:rsidR="005949CB" w:rsidRDefault="005949CB" w:rsidP="005949CB">
      <w:pPr>
        <w:pStyle w:val="CodeHeader"/>
      </w:pPr>
      <w:r>
        <w:t>MainParser.gppg</w:t>
      </w:r>
    </w:p>
    <w:p w14:paraId="0664E22B" w14:textId="77777777" w:rsidR="006A64EC" w:rsidRPr="006A64EC" w:rsidRDefault="006A64EC" w:rsidP="006A64EC">
      <w:pPr>
        <w:pStyle w:val="Code"/>
        <w:rPr>
          <w:highlight w:val="white"/>
        </w:rPr>
      </w:pPr>
      <w:r w:rsidRPr="006A64EC">
        <w:rPr>
          <w:highlight w:val="white"/>
        </w:rPr>
        <w:t>postfix_expression:</w:t>
      </w:r>
    </w:p>
    <w:p w14:paraId="674535CE" w14:textId="77777777" w:rsidR="006A64EC" w:rsidRPr="006A64EC" w:rsidRDefault="006A64EC" w:rsidP="006A64EC">
      <w:pPr>
        <w:pStyle w:val="Code"/>
        <w:rPr>
          <w:highlight w:val="white"/>
        </w:rPr>
      </w:pPr>
      <w:r w:rsidRPr="006A64EC">
        <w:rPr>
          <w:highlight w:val="white"/>
        </w:rPr>
        <w:lastRenderedPageBreak/>
        <w:t xml:space="preserve">    primary_expression {</w:t>
      </w:r>
    </w:p>
    <w:p w14:paraId="652E03CA" w14:textId="77777777" w:rsidR="006A64EC" w:rsidRPr="006A64EC" w:rsidRDefault="006A64EC" w:rsidP="006A64EC">
      <w:pPr>
        <w:pStyle w:val="Code"/>
        <w:rPr>
          <w:highlight w:val="white"/>
        </w:rPr>
      </w:pPr>
      <w:r w:rsidRPr="006A64EC">
        <w:rPr>
          <w:highlight w:val="white"/>
        </w:rPr>
        <w:t xml:space="preserve">      $$ = $1; </w:t>
      </w:r>
    </w:p>
    <w:p w14:paraId="31544210" w14:textId="77777777" w:rsidR="006A64EC" w:rsidRPr="006A64EC" w:rsidRDefault="006A64EC" w:rsidP="006A64EC">
      <w:pPr>
        <w:pStyle w:val="Code"/>
        <w:rPr>
          <w:highlight w:val="white"/>
        </w:rPr>
      </w:pPr>
      <w:r w:rsidRPr="006A64EC">
        <w:rPr>
          <w:highlight w:val="white"/>
        </w:rPr>
        <w:t xml:space="preserve">    }</w:t>
      </w:r>
    </w:p>
    <w:p w14:paraId="087725F3" w14:textId="77777777" w:rsidR="006A64EC" w:rsidRPr="006A64EC" w:rsidRDefault="006A64EC" w:rsidP="006A64EC">
      <w:pPr>
        <w:pStyle w:val="Code"/>
        <w:rPr>
          <w:highlight w:val="white"/>
        </w:rPr>
      </w:pPr>
      <w:r w:rsidRPr="006A64EC">
        <w:rPr>
          <w:highlight w:val="white"/>
        </w:rPr>
        <w:t xml:space="preserve">  | postfix_expression increment_operator {</w:t>
      </w:r>
    </w:p>
    <w:p w14:paraId="7D4352BF" w14:textId="30C21F6D" w:rsidR="006A64EC" w:rsidRPr="006A64EC" w:rsidRDefault="006A64EC" w:rsidP="006A64EC">
      <w:pPr>
        <w:pStyle w:val="Code"/>
        <w:rPr>
          <w:highlight w:val="white"/>
        </w:rPr>
      </w:pPr>
      <w:r w:rsidRPr="006A64EC">
        <w:rPr>
          <w:highlight w:val="white"/>
        </w:rPr>
        <w:t xml:space="preserve">      $$ = MiddleCodeGenerator.PostfixIncrementExpression($2, $1);</w:t>
      </w:r>
    </w:p>
    <w:p w14:paraId="1ACA6E89" w14:textId="62075AD2" w:rsidR="006A64EC" w:rsidRPr="006A64EC" w:rsidRDefault="006A64EC" w:rsidP="006A64EC">
      <w:pPr>
        <w:pStyle w:val="Code"/>
        <w:rPr>
          <w:highlight w:val="white"/>
        </w:rPr>
      </w:pPr>
      <w:r w:rsidRPr="006A64EC">
        <w:rPr>
          <w:highlight w:val="white"/>
        </w:rPr>
        <w:t xml:space="preserve">    };</w:t>
      </w:r>
    </w:p>
    <w:p w14:paraId="2CA44181" w14:textId="77777777" w:rsidR="005949CB" w:rsidRPr="005E4444" w:rsidRDefault="005949CB" w:rsidP="005949CB">
      <w:pPr>
        <w:pStyle w:val="CodeHeader"/>
      </w:pPr>
      <w:r>
        <w:t>MiddleCodeGenerator.cs</w:t>
      </w:r>
    </w:p>
    <w:p w14:paraId="3BB0FDD9" w14:textId="77777777" w:rsidR="00354141" w:rsidRDefault="00354141" w:rsidP="00354141">
      <w:pPr>
        <w:pStyle w:val="Code"/>
        <w:rPr>
          <w:highlight w:val="white"/>
        </w:rPr>
      </w:pPr>
      <w:r w:rsidRPr="00354141">
        <w:rPr>
          <w:highlight w:val="white"/>
        </w:rPr>
        <w:t xml:space="preserve">    public static Expression PostfixIncrementExpression</w:t>
      </w:r>
    </w:p>
    <w:p w14:paraId="77B0349E" w14:textId="1CB824B3" w:rsidR="00354141" w:rsidRPr="00354141" w:rsidRDefault="00354141" w:rsidP="00354141">
      <w:pPr>
        <w:pStyle w:val="Code"/>
        <w:rPr>
          <w:highlight w:val="white"/>
        </w:rPr>
      </w:pPr>
      <w:r>
        <w:rPr>
          <w:highlight w:val="white"/>
        </w:rPr>
        <w:t xml:space="preserve">      </w:t>
      </w:r>
      <w:r w:rsidRPr="00354141">
        <w:rPr>
          <w:highlight w:val="white"/>
        </w:rPr>
        <w:t>(MiddleOperator middleOp,</w:t>
      </w:r>
      <w:r>
        <w:rPr>
          <w:highlight w:val="white"/>
        </w:rPr>
        <w:t xml:space="preserve"> </w:t>
      </w:r>
      <w:r w:rsidRPr="00354141">
        <w:rPr>
          <w:highlight w:val="white"/>
        </w:rPr>
        <w:t>Expression expression) {</w:t>
      </w:r>
    </w:p>
    <w:p w14:paraId="3DDF846A" w14:textId="77777777" w:rsidR="00354141" w:rsidRPr="00354141" w:rsidRDefault="00354141" w:rsidP="00354141">
      <w:pPr>
        <w:pStyle w:val="Code"/>
        <w:rPr>
          <w:highlight w:val="white"/>
        </w:rPr>
      </w:pPr>
      <w:r w:rsidRPr="00354141">
        <w:rPr>
          <w:highlight w:val="white"/>
        </w:rPr>
        <w:t xml:space="preserve">      Symbol symbol = expression.Symbol;</w:t>
      </w:r>
    </w:p>
    <w:p w14:paraId="42E7A974" w14:textId="77777777" w:rsidR="00354141" w:rsidRPr="00354141" w:rsidRDefault="00354141" w:rsidP="00354141">
      <w:pPr>
        <w:pStyle w:val="Code"/>
        <w:rPr>
          <w:highlight w:val="white"/>
        </w:rPr>
      </w:pPr>
      <w:r w:rsidRPr="00354141">
        <w:rPr>
          <w:highlight w:val="white"/>
        </w:rPr>
        <w:t xml:space="preserve">      Assert.Error(symbol.Assignable, Message.Not_assignable);</w:t>
      </w:r>
    </w:p>
    <w:p w14:paraId="4C5CA3E7" w14:textId="77777777" w:rsidR="00354141" w:rsidRPr="00354141" w:rsidRDefault="00354141" w:rsidP="00354141">
      <w:pPr>
        <w:pStyle w:val="Code"/>
        <w:rPr>
          <w:highlight w:val="white"/>
        </w:rPr>
      </w:pPr>
      <w:r w:rsidRPr="00354141">
        <w:rPr>
          <w:highlight w:val="white"/>
        </w:rPr>
        <w:t xml:space="preserve">      Assert.Error(symbol.Type.IsArithmeticOrPointer(),</w:t>
      </w:r>
    </w:p>
    <w:p w14:paraId="1908A9D0" w14:textId="77777777" w:rsidR="00354141" w:rsidRPr="00354141" w:rsidRDefault="00354141" w:rsidP="00354141">
      <w:pPr>
        <w:pStyle w:val="Code"/>
        <w:rPr>
          <w:highlight w:val="white"/>
        </w:rPr>
      </w:pPr>
      <w:r w:rsidRPr="00354141">
        <w:rPr>
          <w:highlight w:val="white"/>
        </w:rPr>
        <w:t xml:space="preserve">                   expression, Message.Invalid_type_in_increment_expression);</w:t>
      </w:r>
    </w:p>
    <w:p w14:paraId="7C6762AE" w14:textId="77777777" w:rsidR="00354141" w:rsidRPr="00354141" w:rsidRDefault="00354141" w:rsidP="00354141">
      <w:pPr>
        <w:pStyle w:val="Code"/>
        <w:rPr>
          <w:highlight w:val="white"/>
        </w:rPr>
      </w:pPr>
      <w:r w:rsidRPr="00354141">
        <w:rPr>
          <w:highlight w:val="white"/>
        </w:rPr>
        <w:t xml:space="preserve">    </w:t>
      </w:r>
    </w:p>
    <w:p w14:paraId="2541B06A" w14:textId="77777777" w:rsidR="00354141" w:rsidRPr="00354141" w:rsidRDefault="00354141" w:rsidP="00354141">
      <w:pPr>
        <w:pStyle w:val="Code"/>
        <w:rPr>
          <w:highlight w:val="white"/>
        </w:rPr>
      </w:pPr>
      <w:r w:rsidRPr="00354141">
        <w:rPr>
          <w:highlight w:val="white"/>
        </w:rPr>
        <w:t xml:space="preserve">      if (symbol.Type.IsIntegralOrPointer()) {</w:t>
      </w:r>
    </w:p>
    <w:p w14:paraId="64198814" w14:textId="77777777" w:rsidR="00354141" w:rsidRPr="00354141" w:rsidRDefault="00354141" w:rsidP="00354141">
      <w:pPr>
        <w:pStyle w:val="Code"/>
        <w:rPr>
          <w:highlight w:val="white"/>
        </w:rPr>
      </w:pPr>
      <w:r w:rsidRPr="00354141">
        <w:rPr>
          <w:highlight w:val="white"/>
        </w:rPr>
        <w:t xml:space="preserve">        Symbol resultSymbol = new Symbol(symbol.Type);</w:t>
      </w:r>
    </w:p>
    <w:p w14:paraId="64E6B82E" w14:textId="77777777" w:rsidR="00675233" w:rsidRDefault="00354141" w:rsidP="00354141">
      <w:pPr>
        <w:pStyle w:val="Code"/>
        <w:rPr>
          <w:highlight w:val="white"/>
        </w:rPr>
      </w:pPr>
      <w:r w:rsidRPr="00354141">
        <w:rPr>
          <w:highlight w:val="white"/>
        </w:rPr>
        <w:t xml:space="preserve">        AddMiddleCode(expression.LongList, MiddleOperator.Assign,</w:t>
      </w:r>
    </w:p>
    <w:p w14:paraId="42866299" w14:textId="61B08C5B" w:rsidR="00354141" w:rsidRPr="00354141" w:rsidRDefault="00675233" w:rsidP="00354141">
      <w:pPr>
        <w:pStyle w:val="Code"/>
        <w:rPr>
          <w:highlight w:val="white"/>
        </w:rPr>
      </w:pPr>
      <w:r>
        <w:rPr>
          <w:highlight w:val="white"/>
        </w:rPr>
        <w:t xml:space="preserve">                     </w:t>
      </w:r>
      <w:r w:rsidR="00354141" w:rsidRPr="00354141">
        <w:rPr>
          <w:highlight w:val="white"/>
        </w:rPr>
        <w:t xml:space="preserve"> resultSymbol, symbol);</w:t>
      </w:r>
    </w:p>
    <w:p w14:paraId="388160AC" w14:textId="77777777" w:rsidR="00354141" w:rsidRPr="00354141" w:rsidRDefault="00354141" w:rsidP="00354141">
      <w:pPr>
        <w:pStyle w:val="Code"/>
        <w:rPr>
          <w:highlight w:val="white"/>
        </w:rPr>
      </w:pPr>
      <w:r w:rsidRPr="00354141">
        <w:rPr>
          <w:highlight w:val="white"/>
        </w:rPr>
        <w:t xml:space="preserve">        AddMiddleCode(expression.ShortList, middleOp, null, symbol);</w:t>
      </w:r>
    </w:p>
    <w:p w14:paraId="56667F33" w14:textId="77777777" w:rsidR="00354141" w:rsidRPr="00354141" w:rsidRDefault="00354141" w:rsidP="00354141">
      <w:pPr>
        <w:pStyle w:val="Code"/>
        <w:rPr>
          <w:highlight w:val="white"/>
        </w:rPr>
      </w:pPr>
      <w:r w:rsidRPr="00354141">
        <w:rPr>
          <w:highlight w:val="white"/>
        </w:rPr>
        <w:t xml:space="preserve">        AddMiddleCode(expression.LongList, middleOp, null, symbol);</w:t>
      </w:r>
    </w:p>
    <w:p w14:paraId="352AA3C4" w14:textId="77777777" w:rsidR="00354141" w:rsidRPr="00354141" w:rsidRDefault="00354141" w:rsidP="00354141">
      <w:pPr>
        <w:pStyle w:val="Code"/>
        <w:rPr>
          <w:highlight w:val="white"/>
        </w:rPr>
      </w:pPr>
    </w:p>
    <w:p w14:paraId="3FD960AF" w14:textId="77777777" w:rsidR="00354141" w:rsidRPr="00354141" w:rsidRDefault="00354141" w:rsidP="00354141">
      <w:pPr>
        <w:pStyle w:val="Code"/>
        <w:rPr>
          <w:highlight w:val="white"/>
        </w:rPr>
      </w:pPr>
      <w:r w:rsidRPr="00354141">
        <w:rPr>
          <w:highlight w:val="white"/>
        </w:rPr>
        <w:t xml:space="preserve">        BigInteger? bitFieldMask = symbol.Type.BitfieldMask();</w:t>
      </w:r>
    </w:p>
    <w:p w14:paraId="115EE22F" w14:textId="77777777" w:rsidR="00354141" w:rsidRPr="00354141" w:rsidRDefault="00354141" w:rsidP="00354141">
      <w:pPr>
        <w:pStyle w:val="Code"/>
        <w:rPr>
          <w:highlight w:val="white"/>
        </w:rPr>
      </w:pPr>
      <w:r w:rsidRPr="00354141">
        <w:rPr>
          <w:highlight w:val="white"/>
        </w:rPr>
        <w:t xml:space="preserve">        if (bitFieldMask != null) {</w:t>
      </w:r>
    </w:p>
    <w:p w14:paraId="0017D8EE" w14:textId="77777777" w:rsidR="00354141" w:rsidRPr="00354141" w:rsidRDefault="00354141" w:rsidP="00354141">
      <w:pPr>
        <w:pStyle w:val="Code"/>
        <w:rPr>
          <w:highlight w:val="white"/>
        </w:rPr>
      </w:pPr>
      <w:r w:rsidRPr="00354141">
        <w:rPr>
          <w:highlight w:val="white"/>
        </w:rPr>
        <w:t xml:space="preserve">          Symbol maskSymbol = new Symbol(symbol.Type, bitFieldMask.Value);</w:t>
      </w:r>
    </w:p>
    <w:p w14:paraId="61C2DAA1" w14:textId="77777777" w:rsidR="00675233" w:rsidRDefault="00354141" w:rsidP="00354141">
      <w:pPr>
        <w:pStyle w:val="Code"/>
        <w:rPr>
          <w:highlight w:val="white"/>
        </w:rPr>
      </w:pPr>
      <w:r w:rsidRPr="00354141">
        <w:rPr>
          <w:highlight w:val="white"/>
        </w:rPr>
        <w:t xml:space="preserve">          AddMiddleCode(expression.ShortList, MiddleOperator.BitwiseAnd,</w:t>
      </w:r>
    </w:p>
    <w:p w14:paraId="2DE9CA40" w14:textId="04F9FD44"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128CAF0B" w14:textId="77777777" w:rsidR="00675233" w:rsidRDefault="00354141" w:rsidP="00354141">
      <w:pPr>
        <w:pStyle w:val="Code"/>
        <w:rPr>
          <w:highlight w:val="white"/>
        </w:rPr>
      </w:pPr>
      <w:r w:rsidRPr="00354141">
        <w:rPr>
          <w:highlight w:val="white"/>
        </w:rPr>
        <w:t xml:space="preserve">          AddMiddleCode(expression.LongList, MiddleOperator.BitwiseAnd,</w:t>
      </w:r>
    </w:p>
    <w:p w14:paraId="7D00BE08" w14:textId="343F3DAC"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20873D02" w14:textId="77777777" w:rsidR="00354141" w:rsidRPr="00354141" w:rsidRDefault="00354141" w:rsidP="00354141">
      <w:pPr>
        <w:pStyle w:val="Code"/>
        <w:rPr>
          <w:highlight w:val="white"/>
        </w:rPr>
      </w:pPr>
      <w:r w:rsidRPr="00354141">
        <w:rPr>
          <w:highlight w:val="white"/>
        </w:rPr>
        <w:t xml:space="preserve">        }</w:t>
      </w:r>
    </w:p>
    <w:p w14:paraId="7F3C3231" w14:textId="77777777" w:rsidR="00354141" w:rsidRPr="00354141" w:rsidRDefault="00354141" w:rsidP="00354141">
      <w:pPr>
        <w:pStyle w:val="Code"/>
        <w:rPr>
          <w:highlight w:val="white"/>
        </w:rPr>
      </w:pPr>
    </w:p>
    <w:p w14:paraId="68BFF2CB" w14:textId="77777777" w:rsidR="00675233" w:rsidRDefault="00354141" w:rsidP="00354141">
      <w:pPr>
        <w:pStyle w:val="Code"/>
        <w:rPr>
          <w:highlight w:val="white"/>
        </w:rPr>
      </w:pPr>
      <w:r w:rsidRPr="00354141">
        <w:rPr>
          <w:highlight w:val="white"/>
        </w:rPr>
        <w:t xml:space="preserve">        return (new Expression(resultSymbol, expression.ShortList,</w:t>
      </w:r>
    </w:p>
    <w:p w14:paraId="435E720B" w14:textId="161CD51C" w:rsidR="00354141" w:rsidRPr="00354141" w:rsidRDefault="00675233" w:rsidP="00354141">
      <w:pPr>
        <w:pStyle w:val="Code"/>
        <w:rPr>
          <w:highlight w:val="white"/>
        </w:rPr>
      </w:pPr>
      <w:r>
        <w:rPr>
          <w:highlight w:val="white"/>
        </w:rPr>
        <w:t xml:space="preserve">                              </w:t>
      </w:r>
      <w:r w:rsidR="00354141" w:rsidRPr="00354141">
        <w:rPr>
          <w:highlight w:val="white"/>
        </w:rPr>
        <w:t xml:space="preserve"> expression.LongList));</w:t>
      </w:r>
    </w:p>
    <w:p w14:paraId="1949EDBC" w14:textId="77777777" w:rsidR="00354141" w:rsidRPr="00354141" w:rsidRDefault="00354141" w:rsidP="00354141">
      <w:pPr>
        <w:pStyle w:val="Code"/>
        <w:rPr>
          <w:highlight w:val="white"/>
        </w:rPr>
      </w:pPr>
      <w:r w:rsidRPr="00354141">
        <w:rPr>
          <w:highlight w:val="white"/>
        </w:rPr>
        <w:t xml:space="preserve">      }</w:t>
      </w:r>
    </w:p>
    <w:p w14:paraId="443201B0" w14:textId="77777777" w:rsidR="00354141" w:rsidRPr="00354141" w:rsidRDefault="00354141" w:rsidP="00354141">
      <w:pPr>
        <w:pStyle w:val="Code"/>
        <w:rPr>
          <w:highlight w:val="white"/>
        </w:rPr>
      </w:pPr>
      <w:r w:rsidRPr="00354141">
        <w:rPr>
          <w:highlight w:val="white"/>
        </w:rPr>
        <w:t xml:space="preserve">      else {</w:t>
      </w:r>
    </w:p>
    <w:p w14:paraId="1CE36AD5" w14:textId="77777777" w:rsidR="00982667" w:rsidRPr="00503901" w:rsidRDefault="00982667" w:rsidP="00982667">
      <w:pPr>
        <w:pStyle w:val="Code"/>
        <w:rPr>
          <w:highlight w:val="white"/>
        </w:rPr>
      </w:pPr>
      <w:r w:rsidRPr="00503901">
        <w:rPr>
          <w:highlight w:val="white"/>
        </w:rPr>
        <w:t xml:space="preserve">        AddMiddleCode(expression.ShortList, MiddleOperator.PushOne);</w:t>
      </w:r>
    </w:p>
    <w:p w14:paraId="5B862E1E" w14:textId="77777777" w:rsidR="00982667" w:rsidRPr="00503901" w:rsidRDefault="00982667" w:rsidP="00982667">
      <w:pPr>
        <w:pStyle w:val="Code"/>
        <w:rPr>
          <w:highlight w:val="white"/>
        </w:rPr>
      </w:pPr>
      <w:r w:rsidRPr="00503901">
        <w:rPr>
          <w:highlight w:val="white"/>
        </w:rPr>
        <w:t xml:space="preserve">        Symbol oneSymbol = new Symbol(symbol.Type, (decimal) 1);</w:t>
      </w:r>
    </w:p>
    <w:p w14:paraId="45A40C57" w14:textId="77777777" w:rsidR="00982667" w:rsidRDefault="00982667" w:rsidP="00982667">
      <w:pPr>
        <w:pStyle w:val="Code"/>
        <w:rPr>
          <w:highlight w:val="white"/>
        </w:rPr>
      </w:pPr>
      <w:r w:rsidRPr="00503901">
        <w:rPr>
          <w:highlight w:val="white"/>
        </w:rPr>
        <w:t xml:space="preserve">        AddMiddleCode(expression.ShortList, m_incrementMap[middleOp],</w:t>
      </w:r>
    </w:p>
    <w:p w14:paraId="417A3E78" w14:textId="77777777" w:rsidR="00982667" w:rsidRPr="00503901" w:rsidRDefault="00982667" w:rsidP="00982667">
      <w:pPr>
        <w:pStyle w:val="Code"/>
        <w:rPr>
          <w:highlight w:val="white"/>
        </w:rPr>
      </w:pPr>
      <w:r>
        <w:rPr>
          <w:highlight w:val="white"/>
        </w:rPr>
        <w:t xml:space="preserve">                     </w:t>
      </w:r>
      <w:r w:rsidRPr="00503901">
        <w:rPr>
          <w:highlight w:val="white"/>
        </w:rPr>
        <w:t xml:space="preserve"> symbol,</w:t>
      </w:r>
      <w:r>
        <w:rPr>
          <w:highlight w:val="white"/>
        </w:rPr>
        <w:t xml:space="preserve"> </w:t>
      </w:r>
      <w:r w:rsidRPr="00503901">
        <w:rPr>
          <w:highlight w:val="white"/>
        </w:rPr>
        <w:t>symbol, oneSymbol);</w:t>
      </w:r>
    </w:p>
    <w:p w14:paraId="09BB6BC5" w14:textId="77777777" w:rsidR="00982667" w:rsidRDefault="00982667" w:rsidP="00982667">
      <w:pPr>
        <w:pStyle w:val="Code"/>
        <w:rPr>
          <w:highlight w:val="white"/>
        </w:rPr>
      </w:pPr>
      <w:r w:rsidRPr="00503901">
        <w:rPr>
          <w:highlight w:val="white"/>
        </w:rPr>
        <w:t xml:space="preserve">        AddMiddleCode(expression.ShortList, MiddleOperator.PopFloat, symbol);</w:t>
      </w:r>
    </w:p>
    <w:p w14:paraId="2FCAFE43" w14:textId="3DE51215" w:rsidR="00354141" w:rsidRPr="00354141" w:rsidRDefault="00310474" w:rsidP="00310474">
      <w:pPr>
        <w:rPr>
          <w:highlight w:val="white"/>
        </w:rPr>
      </w:pPr>
      <w:r>
        <w:rPr>
          <w:highlight w:val="white"/>
        </w:rPr>
        <w:t>In the long list case, the situation becomes a little more complicated, since the result of the operations shall be the original value, not the resulting value.</w:t>
      </w:r>
      <w:r w:rsidR="00615154">
        <w:rPr>
          <w:highlight w:val="white"/>
        </w:rPr>
        <w:t xml:space="preserve"> Therefore, we must perform the inverse operation on the value on the stack in order to return to the original value.</w:t>
      </w:r>
    </w:p>
    <w:p w14:paraId="2A410912"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C05B4C2" w14:textId="77777777" w:rsidR="00503901" w:rsidRPr="00503901" w:rsidRDefault="00503901" w:rsidP="00503901">
      <w:pPr>
        <w:pStyle w:val="Code"/>
        <w:rPr>
          <w:highlight w:val="white"/>
        </w:rPr>
      </w:pPr>
      <w:r w:rsidRPr="00503901">
        <w:rPr>
          <w:highlight w:val="white"/>
        </w:rPr>
        <w:t xml:space="preserve">        AddMiddleCode(expression.LongList, m_incrementMap[middleOp],</w:t>
      </w:r>
    </w:p>
    <w:p w14:paraId="21F43951" w14:textId="77777777" w:rsidR="00503901" w:rsidRPr="00503901" w:rsidRDefault="00503901" w:rsidP="00503901">
      <w:pPr>
        <w:pStyle w:val="Code"/>
        <w:rPr>
          <w:highlight w:val="white"/>
        </w:rPr>
      </w:pPr>
      <w:r w:rsidRPr="00503901">
        <w:rPr>
          <w:highlight w:val="white"/>
        </w:rPr>
        <w:t xml:space="preserve">                      symbol, symbol, oneSymbol);</w:t>
      </w:r>
    </w:p>
    <w:p w14:paraId="0D121D7C" w14:textId="77777777" w:rsidR="00CC5C5D" w:rsidRPr="00503901" w:rsidRDefault="00CC5C5D" w:rsidP="00CC5C5D">
      <w:pPr>
        <w:pStyle w:val="Code"/>
        <w:rPr>
          <w:highlight w:val="white"/>
        </w:rPr>
      </w:pPr>
      <w:r w:rsidRPr="00503901">
        <w:rPr>
          <w:highlight w:val="white"/>
        </w:rPr>
        <w:t xml:space="preserve">        AddMiddleCode(expression.ShortList, MiddleOperator.</w:t>
      </w:r>
      <w:r>
        <w:rPr>
          <w:highlight w:val="white"/>
        </w:rPr>
        <w:t>T</w:t>
      </w:r>
      <w:r w:rsidRPr="00503901">
        <w:rPr>
          <w:highlight w:val="white"/>
        </w:rPr>
        <w:t>opFloat, symbol);</w:t>
      </w:r>
    </w:p>
    <w:p w14:paraId="624B16C5" w14:textId="77777777" w:rsidR="00CC5C5D" w:rsidRDefault="00CC5C5D" w:rsidP="0042780E">
      <w:pPr>
        <w:pStyle w:val="Code"/>
        <w:rPr>
          <w:highlight w:val="white"/>
        </w:rPr>
      </w:pPr>
    </w:p>
    <w:p w14:paraId="6B50D6BD" w14:textId="0B01E216" w:rsidR="0042780E" w:rsidRPr="00503901" w:rsidRDefault="0042780E" w:rsidP="0042780E">
      <w:pPr>
        <w:pStyle w:val="Code"/>
        <w:rPr>
          <w:highlight w:val="white"/>
        </w:rPr>
      </w:pPr>
      <w:r w:rsidRPr="00503901">
        <w:rPr>
          <w:highlight w:val="white"/>
        </w:rPr>
        <w:t xml:space="preserve">        AddMiddleCode(expression.LongList, MiddleOperator.PushOne);</w:t>
      </w:r>
    </w:p>
    <w:p w14:paraId="174AF3F1" w14:textId="14AFF764" w:rsidR="0042780E" w:rsidRPr="00503901" w:rsidRDefault="0042780E" w:rsidP="0042780E">
      <w:pPr>
        <w:pStyle w:val="Code"/>
        <w:rPr>
          <w:highlight w:val="white"/>
        </w:rPr>
      </w:pPr>
      <w:r w:rsidRPr="00503901">
        <w:rPr>
          <w:highlight w:val="white"/>
        </w:rPr>
        <w:t xml:space="preserve">        AddMiddleCode(expression.LongList, m_increment</w:t>
      </w:r>
      <w:r>
        <w:rPr>
          <w:highlight w:val="white"/>
        </w:rPr>
        <w:t>Inverse</w:t>
      </w:r>
      <w:r w:rsidRPr="00503901">
        <w:rPr>
          <w:highlight w:val="white"/>
        </w:rPr>
        <w:t>Map[middleOp],</w:t>
      </w:r>
    </w:p>
    <w:p w14:paraId="317D31F4" w14:textId="77777777" w:rsidR="0042780E" w:rsidRPr="00503901" w:rsidRDefault="0042780E" w:rsidP="0042780E">
      <w:pPr>
        <w:pStyle w:val="Code"/>
        <w:rPr>
          <w:highlight w:val="white"/>
        </w:rPr>
      </w:pPr>
      <w:r w:rsidRPr="00503901">
        <w:rPr>
          <w:highlight w:val="white"/>
        </w:rPr>
        <w:t xml:space="preserve">                      symbol, symbol, oneSymbol);</w:t>
      </w:r>
    </w:p>
    <w:p w14:paraId="20F16D0A" w14:textId="77777777" w:rsidR="00503901" w:rsidRPr="00503901" w:rsidRDefault="00503901" w:rsidP="00503901">
      <w:pPr>
        <w:pStyle w:val="Code"/>
        <w:rPr>
          <w:highlight w:val="white"/>
        </w:rPr>
      </w:pPr>
    </w:p>
    <w:p w14:paraId="68F0E6EE" w14:textId="77777777" w:rsidR="00503901" w:rsidRPr="00503901" w:rsidRDefault="00503901" w:rsidP="00503901">
      <w:pPr>
        <w:pStyle w:val="Code"/>
        <w:rPr>
          <w:highlight w:val="white"/>
        </w:rPr>
      </w:pPr>
      <w:r w:rsidRPr="00503901">
        <w:rPr>
          <w:highlight w:val="white"/>
        </w:rPr>
        <w:t xml:space="preserve">        Symbol resultSymbol = new Symbol(symbol.Type);</w:t>
      </w:r>
    </w:p>
    <w:p w14:paraId="7CD8318B" w14:textId="77777777" w:rsidR="00503901" w:rsidRPr="00503901" w:rsidRDefault="00503901" w:rsidP="00503901">
      <w:pPr>
        <w:pStyle w:val="Code"/>
        <w:rPr>
          <w:highlight w:val="white"/>
        </w:rPr>
      </w:pPr>
      <w:r w:rsidRPr="00503901">
        <w:rPr>
          <w:highlight w:val="white"/>
        </w:rPr>
        <w:t xml:space="preserve">        return (new Expression(resultSymbol, expression.ShortList,</w:t>
      </w:r>
    </w:p>
    <w:p w14:paraId="0CF18FB8" w14:textId="77777777" w:rsidR="00503901" w:rsidRPr="00503901" w:rsidRDefault="00503901" w:rsidP="00503901">
      <w:pPr>
        <w:pStyle w:val="Code"/>
        <w:rPr>
          <w:highlight w:val="white"/>
        </w:rPr>
      </w:pPr>
      <w:r w:rsidRPr="00503901">
        <w:rPr>
          <w:highlight w:val="white"/>
        </w:rPr>
        <w:t xml:space="preserve">                               expression.LongList));</w:t>
      </w:r>
    </w:p>
    <w:p w14:paraId="311F2D2C" w14:textId="77777777" w:rsidR="00354141" w:rsidRPr="00354141" w:rsidRDefault="00354141" w:rsidP="00354141">
      <w:pPr>
        <w:pStyle w:val="Code"/>
        <w:rPr>
          <w:highlight w:val="white"/>
        </w:rPr>
      </w:pPr>
      <w:r w:rsidRPr="00354141">
        <w:rPr>
          <w:highlight w:val="white"/>
        </w:rPr>
        <w:lastRenderedPageBreak/>
        <w:t xml:space="preserve">      }</w:t>
      </w:r>
    </w:p>
    <w:p w14:paraId="1414B1A7" w14:textId="736B12A5" w:rsidR="00354141" w:rsidRDefault="00354141" w:rsidP="00354141">
      <w:pPr>
        <w:pStyle w:val="Code"/>
        <w:rPr>
          <w:highlight w:val="white"/>
        </w:rPr>
      </w:pPr>
      <w:r w:rsidRPr="00354141">
        <w:rPr>
          <w:highlight w:val="white"/>
        </w:rPr>
        <w:t xml:space="preserve">    }</w:t>
      </w:r>
    </w:p>
    <w:p w14:paraId="043E2CFC" w14:textId="0726A71E" w:rsidR="00937CFA" w:rsidRPr="00763285" w:rsidRDefault="00937CFA" w:rsidP="00937CFA">
      <w:pPr>
        <w:pStyle w:val="Rubrik3"/>
        <w:rPr>
          <w:highlight w:val="white"/>
        </w:rPr>
      </w:pPr>
      <w:r>
        <w:rPr>
          <w:highlight w:val="white"/>
        </w:rPr>
        <w:t>Arrow Expression</w:t>
      </w:r>
    </w:p>
    <w:p w14:paraId="2B68451A" w14:textId="77777777" w:rsidR="00AB49C7" w:rsidRDefault="00AB49C7" w:rsidP="00AB49C7">
      <w:pPr>
        <w:pStyle w:val="CodeHeader"/>
      </w:pPr>
      <w:r>
        <w:t>MainParser.gppg</w:t>
      </w:r>
    </w:p>
    <w:p w14:paraId="5A2FD30E" w14:textId="77777777" w:rsidR="00AB49C7" w:rsidRPr="006A64EC" w:rsidRDefault="00AB49C7" w:rsidP="00AB49C7">
      <w:pPr>
        <w:pStyle w:val="Code"/>
        <w:rPr>
          <w:highlight w:val="white"/>
        </w:rPr>
      </w:pPr>
      <w:r w:rsidRPr="006A64EC">
        <w:rPr>
          <w:highlight w:val="white"/>
        </w:rPr>
        <w:t>postfix_expression:</w:t>
      </w:r>
    </w:p>
    <w:p w14:paraId="0F1266ED" w14:textId="6F3C948F" w:rsidR="004E2665" w:rsidRDefault="004E2665" w:rsidP="00E00F1C">
      <w:pPr>
        <w:pStyle w:val="Code"/>
        <w:rPr>
          <w:highlight w:val="white"/>
          <w:lang w:val="sv-SE"/>
        </w:rPr>
      </w:pPr>
      <w:r>
        <w:rPr>
          <w:highlight w:val="white"/>
          <w:lang w:val="sv-SE"/>
        </w:rPr>
        <w:t xml:space="preserve">  </w:t>
      </w:r>
      <w:r w:rsidR="00A72561">
        <w:rPr>
          <w:highlight w:val="white"/>
          <w:lang w:val="sv-SE"/>
        </w:rPr>
        <w:t xml:space="preserve"> </w:t>
      </w:r>
      <w:r>
        <w:rPr>
          <w:highlight w:val="white"/>
          <w:lang w:val="sv-SE"/>
        </w:rPr>
        <w:t xml:space="preserve"> postfix_expression ARROW NAME {</w:t>
      </w:r>
    </w:p>
    <w:p w14:paraId="50035190" w14:textId="77777777" w:rsidR="004E2665" w:rsidRDefault="004E2665" w:rsidP="00E00F1C">
      <w:pPr>
        <w:pStyle w:val="Code"/>
        <w:rPr>
          <w:highlight w:val="white"/>
          <w:lang w:val="sv-SE"/>
        </w:rPr>
      </w:pPr>
      <w:r>
        <w:rPr>
          <w:highlight w:val="white"/>
          <w:lang w:val="sv-SE"/>
        </w:rPr>
        <w:t xml:space="preserve">      $$ = MiddleCodeGenerator.ArrowExpression($1, $3);</w:t>
      </w:r>
    </w:p>
    <w:p w14:paraId="2A5CD562" w14:textId="242278BE" w:rsidR="004E2665" w:rsidRDefault="004E2665" w:rsidP="00E00F1C">
      <w:pPr>
        <w:pStyle w:val="Code"/>
        <w:rPr>
          <w:highlight w:val="white"/>
          <w:lang w:val="sv-SE"/>
        </w:rPr>
      </w:pPr>
      <w:r>
        <w:rPr>
          <w:highlight w:val="white"/>
          <w:lang w:val="sv-SE"/>
        </w:rPr>
        <w:t xml:space="preserve">    }</w:t>
      </w:r>
      <w:r w:rsidR="00A72561">
        <w:rPr>
          <w:highlight w:val="white"/>
          <w:lang w:val="sv-SE"/>
        </w:rPr>
        <w:t>;</w:t>
      </w:r>
    </w:p>
    <w:p w14:paraId="790F99B0" w14:textId="1AEDBB40" w:rsidR="00AB49C7" w:rsidRDefault="00AB49C7" w:rsidP="00AB49C7">
      <w:pPr>
        <w:pStyle w:val="CodeHeader"/>
      </w:pPr>
      <w:r>
        <w:t>MiddleCodeGenerator.cs</w:t>
      </w:r>
    </w:p>
    <w:p w14:paraId="242D6F8E" w14:textId="77777777" w:rsidR="004766AD" w:rsidRPr="004766AD" w:rsidRDefault="004766AD" w:rsidP="004766AD">
      <w:pPr>
        <w:pStyle w:val="Code"/>
        <w:rPr>
          <w:highlight w:val="white"/>
        </w:rPr>
      </w:pPr>
      <w:r w:rsidRPr="004766AD">
        <w:rPr>
          <w:highlight w:val="white"/>
        </w:rPr>
        <w:t xml:space="preserve">    public static Expression ArrowExpression(Expression expression,</w:t>
      </w:r>
    </w:p>
    <w:p w14:paraId="7E1D63A3" w14:textId="77777777" w:rsidR="004766AD" w:rsidRPr="004766AD" w:rsidRDefault="004766AD" w:rsidP="004766AD">
      <w:pPr>
        <w:pStyle w:val="Code"/>
        <w:rPr>
          <w:highlight w:val="white"/>
        </w:rPr>
      </w:pPr>
      <w:r w:rsidRPr="004766AD">
        <w:rPr>
          <w:highlight w:val="white"/>
        </w:rPr>
        <w:t xml:space="preserve">                                             string memberName) {</w:t>
      </w:r>
    </w:p>
    <w:p w14:paraId="4884683D" w14:textId="77777777" w:rsidR="004766AD" w:rsidRPr="004766AD" w:rsidRDefault="004766AD" w:rsidP="004766AD">
      <w:pPr>
        <w:pStyle w:val="Code"/>
        <w:rPr>
          <w:highlight w:val="white"/>
        </w:rPr>
      </w:pPr>
      <w:r w:rsidRPr="004766AD">
        <w:rPr>
          <w:highlight w:val="white"/>
        </w:rPr>
        <w:t xml:space="preserve">      Assert.Error(expression.Symbol.Type.IsPointer() &amp;&amp;</w:t>
      </w:r>
    </w:p>
    <w:p w14:paraId="1A9FC81A" w14:textId="77777777" w:rsidR="004766AD" w:rsidRPr="004766AD" w:rsidRDefault="004766AD" w:rsidP="004766AD">
      <w:pPr>
        <w:pStyle w:val="Code"/>
        <w:rPr>
          <w:highlight w:val="white"/>
        </w:rPr>
      </w:pPr>
      <w:r w:rsidRPr="004766AD">
        <w:rPr>
          <w:highlight w:val="white"/>
        </w:rPr>
        <w:t xml:space="preserve">                   expression.Symbol.Type.PointerType.IsStructOrUnion(),</w:t>
      </w:r>
    </w:p>
    <w:p w14:paraId="7ECC3C0C" w14:textId="77777777" w:rsidR="004766AD" w:rsidRPr="004766AD" w:rsidRDefault="004766AD" w:rsidP="004766AD">
      <w:pPr>
        <w:pStyle w:val="Code"/>
        <w:rPr>
          <w:highlight w:val="white"/>
        </w:rPr>
      </w:pPr>
      <w:r w:rsidRPr="004766AD">
        <w:rPr>
          <w:highlight w:val="white"/>
        </w:rPr>
        <w:t xml:space="preserve">                   expression,</w:t>
      </w:r>
    </w:p>
    <w:p w14:paraId="7C2897CF" w14:textId="29AD5111" w:rsidR="004766AD" w:rsidRPr="004766AD" w:rsidRDefault="004766AD" w:rsidP="004766AD">
      <w:pPr>
        <w:pStyle w:val="Code"/>
        <w:rPr>
          <w:highlight w:val="white"/>
        </w:rPr>
      </w:pPr>
      <w:r w:rsidRPr="004766AD">
        <w:rPr>
          <w:highlight w:val="white"/>
        </w:rPr>
        <w:t xml:space="preserve">             Message.Not_a_pointer_to_a_struct_or_union_in_arrow_expression);</w:t>
      </w:r>
    </w:p>
    <w:p w14:paraId="3C54DF5A" w14:textId="77777777" w:rsidR="004766AD" w:rsidRPr="004766AD" w:rsidRDefault="004766AD" w:rsidP="004766AD">
      <w:pPr>
        <w:pStyle w:val="Code"/>
        <w:rPr>
          <w:highlight w:val="white"/>
        </w:rPr>
      </w:pPr>
      <w:r w:rsidRPr="004766AD">
        <w:rPr>
          <w:highlight w:val="white"/>
        </w:rPr>
        <w:t xml:space="preserve">      Symbol memberSymbol =</w:t>
      </w:r>
    </w:p>
    <w:p w14:paraId="1F0962FA" w14:textId="77777777" w:rsidR="004766AD" w:rsidRPr="004766AD" w:rsidRDefault="004766AD" w:rsidP="004766AD">
      <w:pPr>
        <w:pStyle w:val="Code"/>
        <w:rPr>
          <w:highlight w:val="white"/>
        </w:rPr>
      </w:pPr>
      <w:r w:rsidRPr="004766AD">
        <w:rPr>
          <w:highlight w:val="white"/>
        </w:rPr>
        <w:t xml:space="preserve">        expression.Symbol.Type.PointerType.MemberMap[memberName];</w:t>
      </w:r>
    </w:p>
    <w:p w14:paraId="4626DE25" w14:textId="77777777" w:rsidR="004766AD" w:rsidRPr="004766AD" w:rsidRDefault="004766AD" w:rsidP="004766AD">
      <w:pPr>
        <w:pStyle w:val="Code"/>
        <w:rPr>
          <w:highlight w:val="white"/>
        </w:rPr>
      </w:pPr>
      <w:r w:rsidRPr="004766AD">
        <w:rPr>
          <w:highlight w:val="white"/>
        </w:rPr>
        <w:t xml:space="preserve">      Assert.Error(memberSymbol != null, memberName,</w:t>
      </w:r>
    </w:p>
    <w:p w14:paraId="5C251CAA" w14:textId="77777777" w:rsidR="004766AD" w:rsidRPr="004766AD" w:rsidRDefault="004766AD" w:rsidP="004766AD">
      <w:pPr>
        <w:pStyle w:val="Code"/>
        <w:rPr>
          <w:highlight w:val="white"/>
        </w:rPr>
      </w:pPr>
      <w:r w:rsidRPr="004766AD">
        <w:rPr>
          <w:highlight w:val="white"/>
        </w:rPr>
        <w:t xml:space="preserve">                   Message.Unknown_member_in_arrow_expression);</w:t>
      </w:r>
    </w:p>
    <w:p w14:paraId="16C97CD4" w14:textId="77777777" w:rsidR="004766AD" w:rsidRPr="004766AD" w:rsidRDefault="004766AD" w:rsidP="004766AD">
      <w:pPr>
        <w:pStyle w:val="Code"/>
        <w:rPr>
          <w:highlight w:val="white"/>
        </w:rPr>
      </w:pPr>
    </w:p>
    <w:p w14:paraId="2B54AD17" w14:textId="77777777" w:rsidR="004766AD" w:rsidRDefault="004766AD" w:rsidP="004766AD">
      <w:pPr>
        <w:pStyle w:val="Code"/>
        <w:rPr>
          <w:highlight w:val="white"/>
        </w:rPr>
      </w:pPr>
      <w:r w:rsidRPr="004766AD">
        <w:rPr>
          <w:highlight w:val="white"/>
        </w:rPr>
        <w:t xml:space="preserve">      bool assignable = !expression.Symbol.Type.PointerOrArrayType.IsConstant</w:t>
      </w:r>
    </w:p>
    <w:p w14:paraId="3D37630C" w14:textId="7D407EEA" w:rsidR="004766AD" w:rsidRPr="004766AD" w:rsidRDefault="004766AD" w:rsidP="004766AD">
      <w:pPr>
        <w:pStyle w:val="Code"/>
        <w:rPr>
          <w:highlight w:val="white"/>
        </w:rPr>
      </w:pPr>
      <w:r>
        <w:rPr>
          <w:highlight w:val="white"/>
        </w:rPr>
        <w:t xml:space="preserve">                        </w:t>
      </w:r>
      <w:r w:rsidRPr="004766AD">
        <w:rPr>
          <w:highlight w:val="white"/>
        </w:rPr>
        <w:t>&amp;&amp;</w:t>
      </w:r>
      <w:r>
        <w:rPr>
          <w:highlight w:val="white"/>
        </w:rPr>
        <w:t xml:space="preserve"> </w:t>
      </w:r>
      <w:r w:rsidRPr="004766AD">
        <w:rPr>
          <w:highlight w:val="white"/>
        </w:rPr>
        <w:t>!memberSymbol.Type.IsConstantRecursive() &amp;&amp;</w:t>
      </w:r>
    </w:p>
    <w:p w14:paraId="10DFAA17" w14:textId="77777777" w:rsidR="004766AD" w:rsidRPr="004766AD" w:rsidRDefault="004766AD" w:rsidP="004766AD">
      <w:pPr>
        <w:pStyle w:val="Code"/>
        <w:rPr>
          <w:highlight w:val="white"/>
        </w:rPr>
      </w:pPr>
      <w:r w:rsidRPr="004766AD">
        <w:rPr>
          <w:highlight w:val="white"/>
        </w:rPr>
        <w:t xml:space="preserve">                        !memberSymbol.Type.IsArrayOrFunction(),</w:t>
      </w:r>
    </w:p>
    <w:p w14:paraId="6F8CE8F4" w14:textId="77777777" w:rsidR="004766AD" w:rsidRPr="004766AD" w:rsidRDefault="004766AD" w:rsidP="004766AD">
      <w:pPr>
        <w:pStyle w:val="Code"/>
        <w:rPr>
          <w:highlight w:val="white"/>
        </w:rPr>
      </w:pPr>
      <w:r w:rsidRPr="004766AD">
        <w:rPr>
          <w:highlight w:val="white"/>
        </w:rPr>
        <w:t xml:space="preserve">           addressable = !memberSymbol.Type.IsBitfield();</w:t>
      </w:r>
    </w:p>
    <w:p w14:paraId="110F8BA2" w14:textId="77777777" w:rsidR="00607C1D" w:rsidRDefault="004766AD" w:rsidP="004766AD">
      <w:pPr>
        <w:pStyle w:val="Code"/>
        <w:rPr>
          <w:highlight w:val="white"/>
        </w:rPr>
      </w:pPr>
      <w:r w:rsidRPr="004766AD">
        <w:rPr>
          <w:highlight w:val="white"/>
        </w:rPr>
        <w:t xml:space="preserve">      Symbol resultSymbol =</w:t>
      </w:r>
    </w:p>
    <w:p w14:paraId="0BD1C61D" w14:textId="082E4D87" w:rsidR="004766AD" w:rsidRPr="004766AD" w:rsidRDefault="00607C1D" w:rsidP="004766AD">
      <w:pPr>
        <w:pStyle w:val="Code"/>
        <w:rPr>
          <w:highlight w:val="white"/>
        </w:rPr>
      </w:pPr>
      <w:r>
        <w:rPr>
          <w:highlight w:val="white"/>
        </w:rPr>
        <w:t xml:space="preserve">       </w:t>
      </w:r>
      <w:r w:rsidR="004766AD" w:rsidRPr="004766AD">
        <w:rPr>
          <w:highlight w:val="white"/>
        </w:rPr>
        <w:t xml:space="preserve"> new Symbol(memberSymbol.Type, assignable, addressable);</w:t>
      </w:r>
    </w:p>
    <w:p w14:paraId="09AA088D" w14:textId="77777777" w:rsidR="004766AD" w:rsidRPr="004766AD" w:rsidRDefault="004766AD" w:rsidP="004766AD">
      <w:pPr>
        <w:pStyle w:val="Code"/>
        <w:rPr>
          <w:highlight w:val="white"/>
        </w:rPr>
      </w:pPr>
      <w:r w:rsidRPr="004766AD">
        <w:rPr>
          <w:highlight w:val="white"/>
        </w:rPr>
        <w:t xml:space="preserve">      return Dereference(expression, resultSymbol, memberSymbol.Offset);</w:t>
      </w:r>
    </w:p>
    <w:p w14:paraId="2D355560" w14:textId="31DB51A2" w:rsidR="004766AD" w:rsidRPr="004766AD" w:rsidRDefault="004766AD" w:rsidP="004766AD">
      <w:pPr>
        <w:pStyle w:val="Code"/>
        <w:rPr>
          <w:highlight w:val="white"/>
        </w:rPr>
      </w:pPr>
      <w:r w:rsidRPr="004766AD">
        <w:rPr>
          <w:highlight w:val="white"/>
        </w:rPr>
        <w:t xml:space="preserve">    }</w:t>
      </w:r>
    </w:p>
    <w:p w14:paraId="15D1C366" w14:textId="63EE8C58" w:rsidR="00F92056" w:rsidRPr="00117B9F" w:rsidRDefault="00F92056" w:rsidP="00F92056">
      <w:pPr>
        <w:pStyle w:val="Rubrik3"/>
        <w:rPr>
          <w:highlight w:val="white"/>
        </w:rPr>
      </w:pPr>
      <w:r>
        <w:rPr>
          <w:highlight w:val="white"/>
        </w:rPr>
        <w:t>Index Expression</w:t>
      </w:r>
    </w:p>
    <w:p w14:paraId="535B5FA6" w14:textId="77777777" w:rsidR="009B7051" w:rsidRDefault="009B7051" w:rsidP="009B7051">
      <w:pPr>
        <w:pStyle w:val="CodeHeader"/>
      </w:pPr>
      <w:r>
        <w:t>MainParser.gppg</w:t>
      </w:r>
    </w:p>
    <w:p w14:paraId="73714169" w14:textId="77777777" w:rsidR="009B7051" w:rsidRPr="006A64EC" w:rsidRDefault="009B7051" w:rsidP="009B7051">
      <w:pPr>
        <w:pStyle w:val="Code"/>
        <w:rPr>
          <w:highlight w:val="white"/>
        </w:rPr>
      </w:pPr>
      <w:r w:rsidRPr="006A64EC">
        <w:rPr>
          <w:highlight w:val="white"/>
        </w:rPr>
        <w:t>postfix_expression:</w:t>
      </w:r>
    </w:p>
    <w:p w14:paraId="4116A2A1" w14:textId="410F5A72" w:rsidR="00CF2224" w:rsidRPr="00CF2224" w:rsidRDefault="00CF2224" w:rsidP="00CF2224">
      <w:pPr>
        <w:pStyle w:val="Code"/>
        <w:rPr>
          <w:highlight w:val="white"/>
        </w:rPr>
      </w:pPr>
      <w:r w:rsidRPr="00CF2224">
        <w:rPr>
          <w:highlight w:val="white"/>
        </w:rPr>
        <w:t xml:space="preserve">  </w:t>
      </w:r>
      <w:r>
        <w:rPr>
          <w:highlight w:val="white"/>
        </w:rPr>
        <w:t xml:space="preserve"> </w:t>
      </w:r>
      <w:r w:rsidRPr="00CF2224">
        <w:rPr>
          <w:highlight w:val="white"/>
        </w:rPr>
        <w:t xml:space="preserve"> postfix_expression LEFT_SQUARE expression RIGHT_SQUARE {</w:t>
      </w:r>
    </w:p>
    <w:p w14:paraId="1C69CA70" w14:textId="77777777" w:rsidR="00CF2224" w:rsidRPr="00CF2224" w:rsidRDefault="00CF2224" w:rsidP="00CF2224">
      <w:pPr>
        <w:pStyle w:val="Code"/>
        <w:rPr>
          <w:highlight w:val="white"/>
        </w:rPr>
      </w:pPr>
      <w:r w:rsidRPr="00CF2224">
        <w:rPr>
          <w:highlight w:val="white"/>
        </w:rPr>
        <w:t xml:space="preserve">      $$ = MiddleCodeGenerator.IndexExpression($1, $3);</w:t>
      </w:r>
    </w:p>
    <w:p w14:paraId="2187FD43" w14:textId="5FFD387A" w:rsidR="00CF2224" w:rsidRPr="00CF2224" w:rsidRDefault="00CF2224" w:rsidP="00CF2224">
      <w:pPr>
        <w:pStyle w:val="Code"/>
        <w:rPr>
          <w:highlight w:val="white"/>
        </w:rPr>
      </w:pPr>
      <w:r w:rsidRPr="00CF2224">
        <w:rPr>
          <w:highlight w:val="white"/>
        </w:rPr>
        <w:t xml:space="preserve">    }</w:t>
      </w:r>
      <w:r>
        <w:rPr>
          <w:highlight w:val="white"/>
        </w:rPr>
        <w:t>;</w:t>
      </w:r>
    </w:p>
    <w:p w14:paraId="06977AFB" w14:textId="35E4F175" w:rsidR="009B7051" w:rsidRDefault="009B7051" w:rsidP="009B7051">
      <w:pPr>
        <w:pStyle w:val="CodeHeader"/>
      </w:pPr>
      <w:r>
        <w:t>MiddleCodeGenerator.cs</w:t>
      </w:r>
    </w:p>
    <w:p w14:paraId="550787DB" w14:textId="77777777" w:rsidR="00B52C39" w:rsidRPr="00B52C39" w:rsidRDefault="00B52C39" w:rsidP="00B52C39">
      <w:pPr>
        <w:pStyle w:val="Code"/>
        <w:rPr>
          <w:highlight w:val="white"/>
        </w:rPr>
      </w:pPr>
      <w:r w:rsidRPr="00B52C39">
        <w:rPr>
          <w:highlight w:val="white"/>
        </w:rPr>
        <w:t xml:space="preserve">    public static Expression IndexExpression(Expression leftExpression,</w:t>
      </w:r>
    </w:p>
    <w:p w14:paraId="1CF3C131" w14:textId="77777777" w:rsidR="00B52C39" w:rsidRPr="00B52C39" w:rsidRDefault="00B52C39" w:rsidP="00B52C39">
      <w:pPr>
        <w:pStyle w:val="Code"/>
        <w:rPr>
          <w:highlight w:val="white"/>
        </w:rPr>
      </w:pPr>
      <w:r w:rsidRPr="00B52C39">
        <w:rPr>
          <w:highlight w:val="white"/>
        </w:rPr>
        <w:t xml:space="preserve">                                             Expression rightExpression) {</w:t>
      </w:r>
    </w:p>
    <w:p w14:paraId="4E47261A" w14:textId="77777777" w:rsidR="00B52C39" w:rsidRPr="00B52C39" w:rsidRDefault="00B52C39" w:rsidP="00B52C39">
      <w:pPr>
        <w:pStyle w:val="Code"/>
        <w:rPr>
          <w:highlight w:val="white"/>
        </w:rPr>
      </w:pPr>
      <w:r w:rsidRPr="00B52C39">
        <w:rPr>
          <w:highlight w:val="white"/>
        </w:rPr>
        <w:t xml:space="preserve">      Expression staticExpression =</w:t>
      </w:r>
    </w:p>
    <w:p w14:paraId="1A8DA138" w14:textId="77777777" w:rsidR="00B52C39" w:rsidRPr="00B52C39" w:rsidRDefault="00B52C39" w:rsidP="00B52C39">
      <w:pPr>
        <w:pStyle w:val="Code"/>
        <w:rPr>
          <w:highlight w:val="white"/>
        </w:rPr>
      </w:pPr>
      <w:r w:rsidRPr="00B52C39">
        <w:rPr>
          <w:highlight w:val="white"/>
        </w:rPr>
        <w:t xml:space="preserve">        StaticExpression.Binary(MiddleOperator.Index, leftExpression,</w:t>
      </w:r>
    </w:p>
    <w:p w14:paraId="466E98CA" w14:textId="77777777" w:rsidR="00B52C39" w:rsidRPr="00B52C39" w:rsidRDefault="00B52C39" w:rsidP="00B52C39">
      <w:pPr>
        <w:pStyle w:val="Code"/>
        <w:rPr>
          <w:highlight w:val="white"/>
        </w:rPr>
      </w:pPr>
      <w:r w:rsidRPr="00B52C39">
        <w:rPr>
          <w:highlight w:val="white"/>
        </w:rPr>
        <w:t xml:space="preserve">                                rightExpression);</w:t>
      </w:r>
    </w:p>
    <w:p w14:paraId="1BE8671C" w14:textId="77777777" w:rsidR="00B52C39" w:rsidRPr="00B52C39" w:rsidRDefault="00B52C39" w:rsidP="00B52C39">
      <w:pPr>
        <w:pStyle w:val="Code"/>
        <w:rPr>
          <w:highlight w:val="white"/>
        </w:rPr>
      </w:pPr>
      <w:r w:rsidRPr="00B52C39">
        <w:rPr>
          <w:highlight w:val="white"/>
        </w:rPr>
        <w:t xml:space="preserve">      if (staticExpression != null) {</w:t>
      </w:r>
    </w:p>
    <w:p w14:paraId="3DC85BF6" w14:textId="77777777" w:rsidR="00B52C39" w:rsidRPr="00B52C39" w:rsidRDefault="00B52C39" w:rsidP="00B52C39">
      <w:pPr>
        <w:pStyle w:val="Code"/>
        <w:rPr>
          <w:highlight w:val="white"/>
        </w:rPr>
      </w:pPr>
      <w:r w:rsidRPr="00B52C39">
        <w:rPr>
          <w:highlight w:val="white"/>
        </w:rPr>
        <w:t xml:space="preserve">        return staticExpression;</w:t>
      </w:r>
    </w:p>
    <w:p w14:paraId="4A7CCE73" w14:textId="77777777" w:rsidR="00B52C39" w:rsidRPr="00B52C39" w:rsidRDefault="00B52C39" w:rsidP="00B52C39">
      <w:pPr>
        <w:pStyle w:val="Code"/>
        <w:rPr>
          <w:highlight w:val="white"/>
        </w:rPr>
      </w:pPr>
      <w:r w:rsidRPr="00B52C39">
        <w:rPr>
          <w:highlight w:val="white"/>
        </w:rPr>
        <w:t xml:space="preserve">      }</w:t>
      </w:r>
    </w:p>
    <w:p w14:paraId="3108E2B3" w14:textId="77777777" w:rsidR="00B52C39" w:rsidRPr="00B52C39" w:rsidRDefault="00B52C39" w:rsidP="00B52C39">
      <w:pPr>
        <w:pStyle w:val="Code"/>
        <w:rPr>
          <w:highlight w:val="white"/>
        </w:rPr>
      </w:pPr>
    </w:p>
    <w:p w14:paraId="3CEDCD76" w14:textId="77777777" w:rsidR="00B52C39" w:rsidRPr="00B52C39" w:rsidRDefault="00B52C39" w:rsidP="00B52C39">
      <w:pPr>
        <w:pStyle w:val="Code"/>
        <w:rPr>
          <w:highlight w:val="white"/>
        </w:rPr>
      </w:pPr>
      <w:r w:rsidRPr="00B52C39">
        <w:rPr>
          <w:highlight w:val="white"/>
        </w:rPr>
        <w:t xml:space="preserve">      Expression arrayExpression, indexExpression;</w:t>
      </w:r>
    </w:p>
    <w:p w14:paraId="09EFF8F1" w14:textId="77777777" w:rsidR="00B52C39" w:rsidRPr="00B52C39" w:rsidRDefault="00B52C39" w:rsidP="00B52C39">
      <w:pPr>
        <w:pStyle w:val="Code"/>
        <w:rPr>
          <w:highlight w:val="white"/>
        </w:rPr>
      </w:pPr>
    </w:p>
    <w:p w14:paraId="562DFD8E" w14:textId="77777777" w:rsidR="00B52C39" w:rsidRPr="00B52C39" w:rsidRDefault="00B52C39" w:rsidP="00B52C39">
      <w:pPr>
        <w:pStyle w:val="Code"/>
        <w:rPr>
          <w:highlight w:val="white"/>
        </w:rPr>
      </w:pPr>
      <w:r w:rsidRPr="00B52C39">
        <w:rPr>
          <w:highlight w:val="white"/>
        </w:rPr>
        <w:t xml:space="preserve">      if (leftExpression.Symbol.Type.IsPointerOrArray()) {</w:t>
      </w:r>
    </w:p>
    <w:p w14:paraId="3D651FC8" w14:textId="77777777" w:rsidR="00B52C39" w:rsidRPr="00B52C39" w:rsidRDefault="00B52C39" w:rsidP="00B52C39">
      <w:pPr>
        <w:pStyle w:val="Code"/>
        <w:rPr>
          <w:highlight w:val="white"/>
        </w:rPr>
      </w:pPr>
      <w:r w:rsidRPr="00B52C39">
        <w:rPr>
          <w:highlight w:val="white"/>
        </w:rPr>
        <w:t xml:space="preserve">        arrayExpression = leftExpression;</w:t>
      </w:r>
    </w:p>
    <w:p w14:paraId="6B810469" w14:textId="77777777" w:rsidR="00B52C39" w:rsidRPr="00B52C39" w:rsidRDefault="00B52C39" w:rsidP="00B52C39">
      <w:pPr>
        <w:pStyle w:val="Code"/>
        <w:rPr>
          <w:highlight w:val="white"/>
        </w:rPr>
      </w:pPr>
      <w:r w:rsidRPr="00B52C39">
        <w:rPr>
          <w:highlight w:val="white"/>
        </w:rPr>
        <w:t xml:space="preserve">        indexExpression = rightExpression;</w:t>
      </w:r>
    </w:p>
    <w:p w14:paraId="4F93184B" w14:textId="77777777" w:rsidR="00B52C39" w:rsidRPr="00B52C39" w:rsidRDefault="00B52C39" w:rsidP="00B52C39">
      <w:pPr>
        <w:pStyle w:val="Code"/>
        <w:rPr>
          <w:highlight w:val="white"/>
        </w:rPr>
      </w:pPr>
      <w:r w:rsidRPr="00B52C39">
        <w:rPr>
          <w:highlight w:val="white"/>
        </w:rPr>
        <w:t xml:space="preserve">      }</w:t>
      </w:r>
    </w:p>
    <w:p w14:paraId="5917E1AB" w14:textId="77777777" w:rsidR="00B52C39" w:rsidRPr="00B52C39" w:rsidRDefault="00B52C39" w:rsidP="00B52C39">
      <w:pPr>
        <w:pStyle w:val="Code"/>
        <w:rPr>
          <w:highlight w:val="white"/>
        </w:rPr>
      </w:pPr>
      <w:r w:rsidRPr="00B52C39">
        <w:rPr>
          <w:highlight w:val="white"/>
        </w:rPr>
        <w:t xml:space="preserve">      else {</w:t>
      </w:r>
    </w:p>
    <w:p w14:paraId="04393098" w14:textId="77777777" w:rsidR="00B52C39" w:rsidRPr="00B52C39" w:rsidRDefault="00B52C39" w:rsidP="00B52C39">
      <w:pPr>
        <w:pStyle w:val="Code"/>
        <w:rPr>
          <w:highlight w:val="white"/>
        </w:rPr>
      </w:pPr>
      <w:r w:rsidRPr="00B52C39">
        <w:rPr>
          <w:highlight w:val="white"/>
        </w:rPr>
        <w:t xml:space="preserve">        indexExpression = leftExpression;</w:t>
      </w:r>
    </w:p>
    <w:p w14:paraId="2109F809" w14:textId="77777777" w:rsidR="00B52C39" w:rsidRPr="00B52C39" w:rsidRDefault="00B52C39" w:rsidP="00B52C39">
      <w:pPr>
        <w:pStyle w:val="Code"/>
        <w:rPr>
          <w:highlight w:val="white"/>
        </w:rPr>
      </w:pPr>
      <w:r w:rsidRPr="00B52C39">
        <w:rPr>
          <w:highlight w:val="white"/>
        </w:rPr>
        <w:lastRenderedPageBreak/>
        <w:t xml:space="preserve">        arrayExpression = rightExpression;</w:t>
      </w:r>
    </w:p>
    <w:p w14:paraId="167D2952" w14:textId="77777777" w:rsidR="00B52C39" w:rsidRPr="00B52C39" w:rsidRDefault="00B52C39" w:rsidP="00B52C39">
      <w:pPr>
        <w:pStyle w:val="Code"/>
        <w:rPr>
          <w:highlight w:val="white"/>
        </w:rPr>
      </w:pPr>
      <w:r w:rsidRPr="00B52C39">
        <w:rPr>
          <w:highlight w:val="white"/>
        </w:rPr>
        <w:t xml:space="preserve">      }</w:t>
      </w:r>
    </w:p>
    <w:p w14:paraId="5AA6DD2B" w14:textId="77777777" w:rsidR="00B52C39" w:rsidRPr="00B52C39" w:rsidRDefault="00B52C39" w:rsidP="00B52C39">
      <w:pPr>
        <w:pStyle w:val="Code"/>
        <w:rPr>
          <w:highlight w:val="white"/>
        </w:rPr>
      </w:pPr>
    </w:p>
    <w:p w14:paraId="4E7FA52B" w14:textId="77777777" w:rsidR="00B52C39" w:rsidRPr="00B52C39" w:rsidRDefault="00B52C39" w:rsidP="00B52C39">
      <w:pPr>
        <w:pStyle w:val="Code"/>
        <w:rPr>
          <w:highlight w:val="white"/>
        </w:rPr>
      </w:pPr>
      <w:r w:rsidRPr="00B52C39">
        <w:rPr>
          <w:highlight w:val="white"/>
        </w:rPr>
        <w:t xml:space="preserve">      Type arrayType = arrayExpression.Symbol.Type,</w:t>
      </w:r>
    </w:p>
    <w:p w14:paraId="11F047B4" w14:textId="77777777" w:rsidR="00B52C39" w:rsidRPr="00B52C39" w:rsidRDefault="00B52C39" w:rsidP="00B52C39">
      <w:pPr>
        <w:pStyle w:val="Code"/>
        <w:rPr>
          <w:highlight w:val="white"/>
        </w:rPr>
      </w:pPr>
      <w:r w:rsidRPr="00B52C39">
        <w:rPr>
          <w:highlight w:val="white"/>
        </w:rPr>
        <w:t xml:space="preserve">           indexType = indexExpression.Symbol.Type;</w:t>
      </w:r>
    </w:p>
    <w:p w14:paraId="49FB7924" w14:textId="77777777" w:rsidR="00B52C39" w:rsidRPr="00B52C39" w:rsidRDefault="00B52C39" w:rsidP="00B52C39">
      <w:pPr>
        <w:pStyle w:val="Code"/>
        <w:rPr>
          <w:highlight w:val="white"/>
        </w:rPr>
      </w:pPr>
    </w:p>
    <w:p w14:paraId="4F632F1F" w14:textId="77777777" w:rsidR="00B52C39" w:rsidRPr="00B52C39" w:rsidRDefault="00B52C39" w:rsidP="00B52C39">
      <w:pPr>
        <w:pStyle w:val="Code"/>
        <w:rPr>
          <w:highlight w:val="white"/>
        </w:rPr>
      </w:pPr>
      <w:r w:rsidRPr="00B52C39">
        <w:rPr>
          <w:highlight w:val="white"/>
        </w:rPr>
        <w:t xml:space="preserve">      Assert.Error(arrayType.IsPointerOrArray() &amp;&amp;</w:t>
      </w:r>
    </w:p>
    <w:p w14:paraId="2B139852" w14:textId="77777777" w:rsidR="00B52C39" w:rsidRPr="00B52C39" w:rsidRDefault="00B52C39" w:rsidP="00B52C39">
      <w:pPr>
        <w:pStyle w:val="Code"/>
        <w:rPr>
          <w:highlight w:val="white"/>
        </w:rPr>
      </w:pPr>
      <w:r w:rsidRPr="00B52C39">
        <w:rPr>
          <w:highlight w:val="white"/>
        </w:rPr>
        <w:t xml:space="preserve">                   !arrayType.PointerOrArrayType.IsVoid(),</w:t>
      </w:r>
    </w:p>
    <w:p w14:paraId="29C75663" w14:textId="77777777" w:rsidR="00B52C39" w:rsidRPr="00B52C39" w:rsidRDefault="00B52C39" w:rsidP="00B52C39">
      <w:pPr>
        <w:pStyle w:val="Code"/>
        <w:rPr>
          <w:highlight w:val="white"/>
        </w:rPr>
      </w:pPr>
      <w:r w:rsidRPr="00B52C39">
        <w:rPr>
          <w:highlight w:val="white"/>
        </w:rPr>
        <w:t xml:space="preserve">                   arrayType, Message.Invalid_type_in_index_expression);</w:t>
      </w:r>
    </w:p>
    <w:p w14:paraId="5F49CA36" w14:textId="77777777" w:rsidR="00B52C39" w:rsidRPr="00B52C39" w:rsidRDefault="00B52C39" w:rsidP="00B52C39">
      <w:pPr>
        <w:pStyle w:val="Code"/>
        <w:rPr>
          <w:highlight w:val="white"/>
        </w:rPr>
      </w:pPr>
      <w:r w:rsidRPr="00B52C39">
        <w:rPr>
          <w:highlight w:val="white"/>
        </w:rPr>
        <w:t xml:space="preserve">      Assert.Error(indexType.IsIntegral(), indexExpression,</w:t>
      </w:r>
    </w:p>
    <w:p w14:paraId="2CDF66F0" w14:textId="77777777" w:rsidR="00B52C39" w:rsidRPr="00B52C39" w:rsidRDefault="00B52C39" w:rsidP="00B52C39">
      <w:pPr>
        <w:pStyle w:val="Code"/>
        <w:rPr>
          <w:highlight w:val="white"/>
        </w:rPr>
      </w:pPr>
      <w:r w:rsidRPr="00B52C39">
        <w:rPr>
          <w:highlight w:val="white"/>
        </w:rPr>
        <w:t xml:space="preserve">                   Message.Invalid_type_in_index_expression);</w:t>
      </w:r>
    </w:p>
    <w:p w14:paraId="117CDF8E" w14:textId="77777777" w:rsidR="00B52C39" w:rsidRPr="00B52C39" w:rsidRDefault="00B52C39" w:rsidP="00B52C39">
      <w:pPr>
        <w:pStyle w:val="Code"/>
        <w:rPr>
          <w:highlight w:val="white"/>
        </w:rPr>
      </w:pPr>
    </w:p>
    <w:p w14:paraId="7E99004E" w14:textId="77777777" w:rsidR="00B52C39" w:rsidRPr="00B52C39" w:rsidRDefault="00B52C39" w:rsidP="00B52C39">
      <w:pPr>
        <w:pStyle w:val="Code"/>
        <w:rPr>
          <w:highlight w:val="white"/>
        </w:rPr>
      </w:pPr>
      <w:r w:rsidRPr="00B52C39">
        <w:rPr>
          <w:highlight w:val="white"/>
        </w:rPr>
        <w:t xml:space="preserve">      List&lt;MiddleCode&gt; shortList = new List&lt;MiddleCode&gt;();</w:t>
      </w:r>
    </w:p>
    <w:p w14:paraId="4EADB99B" w14:textId="77777777" w:rsidR="00B52C39" w:rsidRPr="00B52C39" w:rsidRDefault="00B52C39" w:rsidP="00B52C39">
      <w:pPr>
        <w:pStyle w:val="Code"/>
        <w:rPr>
          <w:highlight w:val="white"/>
        </w:rPr>
      </w:pPr>
      <w:r w:rsidRPr="00B52C39">
        <w:rPr>
          <w:highlight w:val="white"/>
        </w:rPr>
        <w:t xml:space="preserve">      shortList.AddRange(arrayExpression.ShortList);</w:t>
      </w:r>
    </w:p>
    <w:p w14:paraId="79B64027" w14:textId="77777777" w:rsidR="00B52C39" w:rsidRPr="00B52C39" w:rsidRDefault="00B52C39" w:rsidP="00B52C39">
      <w:pPr>
        <w:pStyle w:val="Code"/>
        <w:rPr>
          <w:highlight w:val="white"/>
        </w:rPr>
      </w:pPr>
      <w:r w:rsidRPr="00B52C39">
        <w:rPr>
          <w:highlight w:val="white"/>
        </w:rPr>
        <w:t xml:space="preserve">      shortList.AddRange(indexExpression.ShortList);</w:t>
      </w:r>
    </w:p>
    <w:p w14:paraId="5FC817FE" w14:textId="77777777" w:rsidR="00B52C39" w:rsidRPr="00B52C39" w:rsidRDefault="00B52C39" w:rsidP="00B52C39">
      <w:pPr>
        <w:pStyle w:val="Code"/>
        <w:rPr>
          <w:highlight w:val="white"/>
        </w:rPr>
      </w:pPr>
    </w:p>
    <w:p w14:paraId="5D7FCF5A" w14:textId="77777777" w:rsidR="00B52C39" w:rsidRDefault="00B52C39" w:rsidP="00B52C39">
      <w:pPr>
        <w:pStyle w:val="Code"/>
        <w:rPr>
          <w:highlight w:val="white"/>
        </w:rPr>
      </w:pPr>
      <w:r w:rsidRPr="00B52C39">
        <w:rPr>
          <w:highlight w:val="white"/>
        </w:rPr>
        <w:t xml:space="preserve">      bool assignable =</w:t>
      </w:r>
    </w:p>
    <w:p w14:paraId="32229DF4" w14:textId="77777777" w:rsidR="00B52C39" w:rsidRDefault="00B52C39" w:rsidP="00B52C39">
      <w:pPr>
        <w:pStyle w:val="Code"/>
        <w:rPr>
          <w:highlight w:val="white"/>
        </w:rPr>
      </w:pPr>
      <w:r>
        <w:rPr>
          <w:highlight w:val="white"/>
        </w:rPr>
        <w:t xml:space="preserve">      </w:t>
      </w:r>
      <w:r w:rsidRPr="00B52C39">
        <w:rPr>
          <w:highlight w:val="white"/>
        </w:rPr>
        <w:t xml:space="preserve"> !arrayExpression.Symbol.Type.PointerOrArrayType.IsConstantRecursive()</w:t>
      </w:r>
    </w:p>
    <w:p w14:paraId="267480C1" w14:textId="55E2CC50" w:rsidR="00B52C39" w:rsidRPr="00B52C39" w:rsidRDefault="00B52C39" w:rsidP="00B52C39">
      <w:pPr>
        <w:pStyle w:val="Code"/>
        <w:rPr>
          <w:highlight w:val="white"/>
        </w:rPr>
      </w:pPr>
      <w:r>
        <w:rPr>
          <w:highlight w:val="white"/>
        </w:rPr>
        <w:t xml:space="preserve">      </w:t>
      </w:r>
      <w:r w:rsidRPr="00B52C39">
        <w:rPr>
          <w:highlight w:val="white"/>
        </w:rPr>
        <w:t xml:space="preserve"> &amp;&amp;</w:t>
      </w:r>
      <w:r>
        <w:rPr>
          <w:highlight w:val="white"/>
        </w:rPr>
        <w:t xml:space="preserve"> </w:t>
      </w:r>
      <w:r w:rsidRPr="00B52C39">
        <w:rPr>
          <w:highlight w:val="white"/>
        </w:rPr>
        <w:t>!arrayExpression.Symbol.Type.PointerOrArrayType.IsArrayOrFunction()</w:t>
      </w:r>
      <w:r w:rsidR="00223CAB">
        <w:rPr>
          <w:highlight w:val="white"/>
        </w:rPr>
        <w:t>;</w:t>
      </w:r>
    </w:p>
    <w:p w14:paraId="207EDB95" w14:textId="1519CD49" w:rsidR="00B52C39" w:rsidRDefault="00B52C39" w:rsidP="00B52C39">
      <w:pPr>
        <w:pStyle w:val="Code"/>
        <w:rPr>
          <w:highlight w:val="white"/>
        </w:rPr>
      </w:pPr>
      <w:r w:rsidRPr="00B52C39">
        <w:rPr>
          <w:highlight w:val="white"/>
        </w:rPr>
        <w:t xml:space="preserve">      </w:t>
      </w:r>
      <w:r w:rsidR="005B6983">
        <w:rPr>
          <w:highlight w:val="white"/>
        </w:rPr>
        <w:t>b</w:t>
      </w:r>
      <w:r w:rsidR="00223CAB">
        <w:rPr>
          <w:highlight w:val="white"/>
        </w:rPr>
        <w:t xml:space="preserve">ool </w:t>
      </w:r>
      <w:r w:rsidRPr="00B52C39">
        <w:rPr>
          <w:highlight w:val="white"/>
        </w:rPr>
        <w:t>addressable =</w:t>
      </w:r>
    </w:p>
    <w:p w14:paraId="5E7C3039" w14:textId="030EEC4F" w:rsidR="00B52C39" w:rsidRPr="00B52C39" w:rsidRDefault="005B6983" w:rsidP="00B52C39">
      <w:pPr>
        <w:pStyle w:val="Code"/>
        <w:rPr>
          <w:highlight w:val="white"/>
        </w:rPr>
      </w:pPr>
      <w:r>
        <w:rPr>
          <w:highlight w:val="white"/>
        </w:rPr>
        <w:t xml:space="preserve"> </w:t>
      </w:r>
      <w:r w:rsidR="00B52C39">
        <w:rPr>
          <w:highlight w:val="white"/>
        </w:rPr>
        <w:t xml:space="preserve">      </w:t>
      </w:r>
      <w:r w:rsidR="00B52C39" w:rsidRPr="00B52C39">
        <w:rPr>
          <w:highlight w:val="white"/>
        </w:rPr>
        <w:t xml:space="preserve"> !arrayExpression.Symbol.Type.PointerOrArrayType.IsBitfield();</w:t>
      </w:r>
    </w:p>
    <w:p w14:paraId="79F1E17F" w14:textId="77777777" w:rsidR="00631965" w:rsidRDefault="00B52C39" w:rsidP="00B52C39">
      <w:pPr>
        <w:pStyle w:val="Code"/>
        <w:rPr>
          <w:highlight w:val="white"/>
        </w:rPr>
      </w:pPr>
      <w:r w:rsidRPr="00B52C39">
        <w:rPr>
          <w:highlight w:val="white"/>
        </w:rPr>
        <w:t xml:space="preserve">      Symbol resultSymbol =</w:t>
      </w:r>
    </w:p>
    <w:p w14:paraId="5D52D8D1" w14:textId="446E1C97" w:rsidR="00B52C39" w:rsidRPr="00B52C39" w:rsidRDefault="00631965" w:rsidP="00B52C39">
      <w:pPr>
        <w:pStyle w:val="Code"/>
        <w:rPr>
          <w:highlight w:val="white"/>
        </w:rPr>
      </w:pPr>
      <w:r>
        <w:rPr>
          <w:highlight w:val="white"/>
        </w:rPr>
        <w:t xml:space="preserve">        </w:t>
      </w:r>
      <w:r w:rsidR="00B52C39" w:rsidRPr="00B52C39">
        <w:rPr>
          <w:highlight w:val="white"/>
        </w:rPr>
        <w:t>new Symbol(arrayExpression.Symbol.Type.PointerOrArrayType,</w:t>
      </w:r>
    </w:p>
    <w:p w14:paraId="4E54A929" w14:textId="777E74A5" w:rsidR="00B52C39" w:rsidRPr="00B52C39" w:rsidRDefault="00B52C39" w:rsidP="00B52C39">
      <w:pPr>
        <w:pStyle w:val="Code"/>
        <w:rPr>
          <w:highlight w:val="white"/>
        </w:rPr>
      </w:pPr>
      <w:r w:rsidRPr="00B52C39">
        <w:rPr>
          <w:highlight w:val="white"/>
        </w:rPr>
        <w:t xml:space="preserve">        </w:t>
      </w:r>
      <w:r w:rsidR="00631965">
        <w:rPr>
          <w:highlight w:val="white"/>
        </w:rPr>
        <w:t xml:space="preserve"> </w:t>
      </w:r>
      <w:r w:rsidRPr="00B52C39">
        <w:rPr>
          <w:highlight w:val="white"/>
        </w:rPr>
        <w:t xml:space="preserve">          assignable, addressable);</w:t>
      </w:r>
    </w:p>
    <w:p w14:paraId="20EA5E91" w14:textId="77777777" w:rsidR="00B52C39" w:rsidRPr="00B52C39" w:rsidRDefault="00B52C39" w:rsidP="00B52C39">
      <w:pPr>
        <w:pStyle w:val="Code"/>
        <w:rPr>
          <w:highlight w:val="white"/>
        </w:rPr>
      </w:pPr>
    </w:p>
    <w:p w14:paraId="5A3A9DE4" w14:textId="77777777" w:rsidR="00B52C39" w:rsidRPr="00B52C39" w:rsidRDefault="00B52C39" w:rsidP="00B52C39">
      <w:pPr>
        <w:pStyle w:val="Code"/>
        <w:rPr>
          <w:highlight w:val="white"/>
        </w:rPr>
      </w:pPr>
      <w:r w:rsidRPr="00B52C39">
        <w:rPr>
          <w:highlight w:val="white"/>
        </w:rPr>
        <w:t xml:space="preserve">      if (indexExpression.Symbol.Value is BigInteger) {</w:t>
      </w:r>
    </w:p>
    <w:p w14:paraId="15C81D08" w14:textId="77777777" w:rsidR="00B52C39" w:rsidRPr="00B52C39" w:rsidRDefault="00B52C39" w:rsidP="00B52C39">
      <w:pPr>
        <w:pStyle w:val="Code"/>
        <w:rPr>
          <w:highlight w:val="white"/>
        </w:rPr>
      </w:pPr>
      <w:r w:rsidRPr="00B52C39">
        <w:rPr>
          <w:highlight w:val="white"/>
        </w:rPr>
        <w:t xml:space="preserve">        int indexValue = (int) ((BigInteger)indexExpression.Symbol.Value),</w:t>
      </w:r>
    </w:p>
    <w:p w14:paraId="390E7048" w14:textId="77777777" w:rsidR="00B52C39" w:rsidRPr="00B52C39" w:rsidRDefault="00B52C39" w:rsidP="00B52C39">
      <w:pPr>
        <w:pStyle w:val="Code"/>
        <w:rPr>
          <w:highlight w:val="white"/>
        </w:rPr>
      </w:pPr>
      <w:r w:rsidRPr="00B52C39">
        <w:rPr>
          <w:highlight w:val="white"/>
        </w:rPr>
        <w:t xml:space="preserve">            indexSize = arrayExpression.Symbol.Type.PointerOrArrayType.Size();</w:t>
      </w:r>
    </w:p>
    <w:p w14:paraId="6346B02A" w14:textId="77777777" w:rsidR="00A4370B" w:rsidRDefault="00B52C39" w:rsidP="00B52C39">
      <w:pPr>
        <w:pStyle w:val="Code"/>
        <w:rPr>
          <w:highlight w:val="white"/>
        </w:rPr>
      </w:pPr>
      <w:r w:rsidRPr="00B52C39">
        <w:rPr>
          <w:highlight w:val="white"/>
        </w:rPr>
        <w:t xml:space="preserve">        return Dereference(arrayExpression, resultSymbol,</w:t>
      </w:r>
    </w:p>
    <w:p w14:paraId="79F652B8" w14:textId="512D769C" w:rsidR="00B52C39" w:rsidRPr="00B52C39" w:rsidRDefault="00A4370B" w:rsidP="00B52C39">
      <w:pPr>
        <w:pStyle w:val="Code"/>
        <w:rPr>
          <w:highlight w:val="white"/>
        </w:rPr>
      </w:pPr>
      <w:r>
        <w:rPr>
          <w:highlight w:val="white"/>
        </w:rPr>
        <w:t xml:space="preserve">                          </w:t>
      </w:r>
      <w:r w:rsidR="00B52C39" w:rsidRPr="00B52C39">
        <w:rPr>
          <w:highlight w:val="white"/>
        </w:rPr>
        <w:t xml:space="preserve"> indexValue * indexSize);</w:t>
      </w:r>
    </w:p>
    <w:p w14:paraId="79D05181" w14:textId="77777777" w:rsidR="00B52C39" w:rsidRPr="00B52C39" w:rsidRDefault="00B52C39" w:rsidP="00B52C39">
      <w:pPr>
        <w:pStyle w:val="Code"/>
        <w:rPr>
          <w:highlight w:val="white"/>
        </w:rPr>
      </w:pPr>
      <w:r w:rsidRPr="00B52C39">
        <w:rPr>
          <w:highlight w:val="white"/>
        </w:rPr>
        <w:t xml:space="preserve">      }</w:t>
      </w:r>
    </w:p>
    <w:p w14:paraId="47D3BB06" w14:textId="77777777" w:rsidR="00B52C39" w:rsidRPr="00B52C39" w:rsidRDefault="00B52C39" w:rsidP="00B52C39">
      <w:pPr>
        <w:pStyle w:val="Code"/>
        <w:rPr>
          <w:highlight w:val="white"/>
        </w:rPr>
      </w:pPr>
      <w:r w:rsidRPr="00B52C39">
        <w:rPr>
          <w:highlight w:val="white"/>
        </w:rPr>
        <w:t xml:space="preserve">      else {</w:t>
      </w:r>
    </w:p>
    <w:p w14:paraId="20BAA415" w14:textId="77777777" w:rsidR="00B52C39" w:rsidRPr="00B52C39" w:rsidRDefault="00B52C39" w:rsidP="00B52C39">
      <w:pPr>
        <w:pStyle w:val="Code"/>
        <w:rPr>
          <w:highlight w:val="white"/>
        </w:rPr>
      </w:pPr>
      <w:r w:rsidRPr="00B52C39">
        <w:rPr>
          <w:highlight w:val="white"/>
        </w:rPr>
        <w:t xml:space="preserve">        indexExpression =</w:t>
      </w:r>
    </w:p>
    <w:p w14:paraId="3335775F" w14:textId="77777777" w:rsidR="00B52C39" w:rsidRPr="00B52C39" w:rsidRDefault="00B52C39" w:rsidP="00B52C39">
      <w:pPr>
        <w:pStyle w:val="Code"/>
        <w:rPr>
          <w:highlight w:val="white"/>
        </w:rPr>
      </w:pPr>
      <w:r w:rsidRPr="00B52C39">
        <w:rPr>
          <w:highlight w:val="white"/>
        </w:rPr>
        <w:t xml:space="preserve">          TypeCast.ImplicitCast(indexExpression, arrayExpression.Symbol.Type);</w:t>
      </w:r>
    </w:p>
    <w:p w14:paraId="253144C4" w14:textId="77777777" w:rsidR="00B52C39" w:rsidRPr="00B52C39" w:rsidRDefault="00B52C39" w:rsidP="00B52C39">
      <w:pPr>
        <w:pStyle w:val="Code"/>
        <w:rPr>
          <w:highlight w:val="white"/>
        </w:rPr>
      </w:pPr>
    </w:p>
    <w:p w14:paraId="6E27D117" w14:textId="77777777" w:rsidR="00B52C39" w:rsidRPr="00B52C39" w:rsidRDefault="00B52C39" w:rsidP="00B52C39">
      <w:pPr>
        <w:pStyle w:val="Code"/>
        <w:rPr>
          <w:highlight w:val="white"/>
        </w:rPr>
      </w:pPr>
      <w:r w:rsidRPr="00B52C39">
        <w:rPr>
          <w:highlight w:val="white"/>
        </w:rPr>
        <w:t xml:space="preserve">        List&lt;MiddleCode&gt; longList = new List&lt;MiddleCode&gt;();</w:t>
      </w:r>
    </w:p>
    <w:p w14:paraId="088D60E9" w14:textId="77777777" w:rsidR="00B52C39" w:rsidRPr="00B52C39" w:rsidRDefault="00B52C39" w:rsidP="00B52C39">
      <w:pPr>
        <w:pStyle w:val="Code"/>
        <w:rPr>
          <w:highlight w:val="white"/>
        </w:rPr>
      </w:pPr>
      <w:r w:rsidRPr="00B52C39">
        <w:rPr>
          <w:highlight w:val="white"/>
        </w:rPr>
        <w:t xml:space="preserve">        longList.AddRange(arrayExpression.LongList);</w:t>
      </w:r>
    </w:p>
    <w:p w14:paraId="32CB805F" w14:textId="77777777" w:rsidR="00B52C39" w:rsidRPr="00B52C39" w:rsidRDefault="00B52C39" w:rsidP="00B52C39">
      <w:pPr>
        <w:pStyle w:val="Code"/>
        <w:rPr>
          <w:highlight w:val="white"/>
        </w:rPr>
      </w:pPr>
      <w:r w:rsidRPr="00B52C39">
        <w:rPr>
          <w:highlight w:val="white"/>
        </w:rPr>
        <w:t xml:space="preserve">        longList.AddRange(indexExpression.LongList);</w:t>
      </w:r>
    </w:p>
    <w:p w14:paraId="4408790E" w14:textId="77777777" w:rsidR="00B52C39" w:rsidRPr="00B52C39" w:rsidRDefault="00B52C39" w:rsidP="00B52C39">
      <w:pPr>
        <w:pStyle w:val="Code"/>
        <w:rPr>
          <w:highlight w:val="white"/>
        </w:rPr>
      </w:pPr>
    </w:p>
    <w:p w14:paraId="1418DEF0" w14:textId="77777777" w:rsidR="00B52C39" w:rsidRPr="00B52C39" w:rsidRDefault="00B52C39" w:rsidP="00B52C39">
      <w:pPr>
        <w:pStyle w:val="Code"/>
        <w:rPr>
          <w:highlight w:val="white"/>
        </w:rPr>
      </w:pPr>
      <w:r w:rsidRPr="00B52C39">
        <w:rPr>
          <w:highlight w:val="white"/>
        </w:rPr>
        <w:t xml:space="preserve">        Symbol arraySymbol = arrayExpression.Symbol,</w:t>
      </w:r>
    </w:p>
    <w:p w14:paraId="192D504B" w14:textId="77777777" w:rsidR="00B52C39" w:rsidRPr="00B52C39" w:rsidRDefault="00B52C39" w:rsidP="00B52C39">
      <w:pPr>
        <w:pStyle w:val="Code"/>
        <w:rPr>
          <w:highlight w:val="white"/>
        </w:rPr>
      </w:pPr>
      <w:r w:rsidRPr="00B52C39">
        <w:rPr>
          <w:highlight w:val="white"/>
        </w:rPr>
        <w:t xml:space="preserve">               indexSymbol = indexExpression.Symbol;</w:t>
      </w:r>
    </w:p>
    <w:p w14:paraId="7A6DFC13" w14:textId="77777777" w:rsidR="00B52C39" w:rsidRPr="00B52C39" w:rsidRDefault="00B52C39" w:rsidP="00B52C39">
      <w:pPr>
        <w:pStyle w:val="Code"/>
        <w:rPr>
          <w:highlight w:val="white"/>
        </w:rPr>
      </w:pPr>
      <w:r w:rsidRPr="00B52C39">
        <w:rPr>
          <w:highlight w:val="white"/>
        </w:rPr>
        <w:t xml:space="preserve">        Symbol sizeSymbol = new Symbol(arraySymbol.Type, (BigInteger)</w:t>
      </w:r>
    </w:p>
    <w:p w14:paraId="686C52E5" w14:textId="77777777" w:rsidR="00B52C39" w:rsidRPr="00B52C39" w:rsidRDefault="00B52C39" w:rsidP="00B52C39">
      <w:pPr>
        <w:pStyle w:val="Code"/>
        <w:rPr>
          <w:highlight w:val="white"/>
        </w:rPr>
      </w:pPr>
      <w:r w:rsidRPr="00B52C39">
        <w:rPr>
          <w:highlight w:val="white"/>
        </w:rPr>
        <w:t xml:space="preserve">                               arraySymbol.Type.PointerOrArrayType.Size()),</w:t>
      </w:r>
    </w:p>
    <w:p w14:paraId="1EB50DE9" w14:textId="77777777" w:rsidR="00B52C39" w:rsidRPr="00B52C39" w:rsidRDefault="00B52C39" w:rsidP="00B52C39">
      <w:pPr>
        <w:pStyle w:val="Code"/>
        <w:rPr>
          <w:highlight w:val="white"/>
        </w:rPr>
      </w:pPr>
      <w:r w:rsidRPr="00B52C39">
        <w:rPr>
          <w:highlight w:val="white"/>
        </w:rPr>
        <w:t xml:space="preserve">               multSymbol = new Symbol(arraySymbol.Type);</w:t>
      </w:r>
    </w:p>
    <w:p w14:paraId="22E35AA5" w14:textId="77777777" w:rsidR="00B52C39" w:rsidRPr="00B52C39" w:rsidRDefault="00B52C39" w:rsidP="00B52C39">
      <w:pPr>
        <w:pStyle w:val="Code"/>
        <w:rPr>
          <w:highlight w:val="white"/>
        </w:rPr>
      </w:pPr>
      <w:r w:rsidRPr="00B52C39">
        <w:rPr>
          <w:highlight w:val="white"/>
        </w:rPr>
        <w:t xml:space="preserve">        AddMiddleCode(longList, MiddleOperator.UnsignedMultiply,</w:t>
      </w:r>
    </w:p>
    <w:p w14:paraId="07192BDC" w14:textId="77777777" w:rsidR="00B52C39" w:rsidRPr="00B52C39" w:rsidRDefault="00B52C39" w:rsidP="00B52C39">
      <w:pPr>
        <w:pStyle w:val="Code"/>
        <w:rPr>
          <w:highlight w:val="white"/>
        </w:rPr>
      </w:pPr>
      <w:r w:rsidRPr="00B52C39">
        <w:rPr>
          <w:highlight w:val="white"/>
        </w:rPr>
        <w:t xml:space="preserve">                      multSymbol, indexSymbol, sizeSymbol);</w:t>
      </w:r>
    </w:p>
    <w:p w14:paraId="6BB44813" w14:textId="77777777" w:rsidR="00B52C39" w:rsidRPr="00B52C39" w:rsidRDefault="00B52C39" w:rsidP="00B52C39">
      <w:pPr>
        <w:pStyle w:val="Code"/>
        <w:rPr>
          <w:highlight w:val="white"/>
        </w:rPr>
      </w:pPr>
      <w:r w:rsidRPr="00B52C39">
        <w:rPr>
          <w:highlight w:val="white"/>
        </w:rPr>
        <w:t xml:space="preserve">        Symbol addSymbol = new Symbol(arraySymbol.Type);</w:t>
      </w:r>
    </w:p>
    <w:p w14:paraId="7E3DE0BB" w14:textId="77777777" w:rsidR="00B52C39" w:rsidRPr="00B52C39" w:rsidRDefault="00B52C39" w:rsidP="00B52C39">
      <w:pPr>
        <w:pStyle w:val="Code"/>
        <w:rPr>
          <w:highlight w:val="white"/>
        </w:rPr>
      </w:pPr>
      <w:r w:rsidRPr="00B52C39">
        <w:rPr>
          <w:highlight w:val="white"/>
        </w:rPr>
        <w:t xml:space="preserve">        AddMiddleCode(longList, MiddleOperator.BinaryAdd,</w:t>
      </w:r>
    </w:p>
    <w:p w14:paraId="26E3726D" w14:textId="77777777" w:rsidR="00B52C39" w:rsidRPr="00B52C39" w:rsidRDefault="00B52C39" w:rsidP="00B52C39">
      <w:pPr>
        <w:pStyle w:val="Code"/>
        <w:rPr>
          <w:highlight w:val="white"/>
        </w:rPr>
      </w:pPr>
      <w:r w:rsidRPr="00B52C39">
        <w:rPr>
          <w:highlight w:val="white"/>
        </w:rPr>
        <w:t xml:space="preserve">                      addSymbol, arraySymbol, multSymbol);</w:t>
      </w:r>
    </w:p>
    <w:p w14:paraId="7EA98940" w14:textId="77777777" w:rsidR="00B52C39" w:rsidRPr="00B52C39" w:rsidRDefault="00B52C39" w:rsidP="00B52C39">
      <w:pPr>
        <w:pStyle w:val="Code"/>
        <w:rPr>
          <w:highlight w:val="white"/>
        </w:rPr>
      </w:pPr>
    </w:p>
    <w:p w14:paraId="1D816008" w14:textId="77777777" w:rsidR="00335A5A" w:rsidRDefault="00B52C39" w:rsidP="00B52C39">
      <w:pPr>
        <w:pStyle w:val="Code"/>
        <w:rPr>
          <w:highlight w:val="white"/>
        </w:rPr>
      </w:pPr>
      <w:r w:rsidRPr="00B52C39">
        <w:rPr>
          <w:highlight w:val="white"/>
        </w:rPr>
        <w:t xml:space="preserve">        Expression addExpression =</w:t>
      </w:r>
    </w:p>
    <w:p w14:paraId="49034B4B" w14:textId="1A38BF1B" w:rsidR="00B52C39" w:rsidRPr="00B52C39" w:rsidRDefault="00335A5A" w:rsidP="00B52C39">
      <w:pPr>
        <w:pStyle w:val="Code"/>
        <w:rPr>
          <w:highlight w:val="white"/>
        </w:rPr>
      </w:pPr>
      <w:r>
        <w:rPr>
          <w:highlight w:val="white"/>
        </w:rPr>
        <w:t xml:space="preserve">         </w:t>
      </w:r>
      <w:r w:rsidR="00B52C39" w:rsidRPr="00B52C39">
        <w:rPr>
          <w:highlight w:val="white"/>
        </w:rPr>
        <w:t xml:space="preserve"> new Expression(addSymbol, shortList, longList);</w:t>
      </w:r>
    </w:p>
    <w:p w14:paraId="1E6C5D95" w14:textId="77777777" w:rsidR="00B52C39" w:rsidRPr="00B52C39" w:rsidRDefault="00B52C39" w:rsidP="00B52C39">
      <w:pPr>
        <w:pStyle w:val="Code"/>
        <w:rPr>
          <w:highlight w:val="white"/>
        </w:rPr>
      </w:pPr>
      <w:r w:rsidRPr="00B52C39">
        <w:rPr>
          <w:highlight w:val="white"/>
        </w:rPr>
        <w:t xml:space="preserve">        return Dereference(addExpression, resultSymbol, 0);</w:t>
      </w:r>
    </w:p>
    <w:p w14:paraId="3E4ECEBB" w14:textId="77777777" w:rsidR="00B52C39" w:rsidRPr="00B52C39" w:rsidRDefault="00B52C39" w:rsidP="00B52C39">
      <w:pPr>
        <w:pStyle w:val="Code"/>
        <w:rPr>
          <w:highlight w:val="white"/>
        </w:rPr>
      </w:pPr>
      <w:r w:rsidRPr="00B52C39">
        <w:rPr>
          <w:highlight w:val="white"/>
        </w:rPr>
        <w:t xml:space="preserve">      }</w:t>
      </w:r>
    </w:p>
    <w:p w14:paraId="705DBF36" w14:textId="77777777" w:rsidR="00B52C39" w:rsidRPr="00B52C39" w:rsidRDefault="00B52C39" w:rsidP="00B52C39">
      <w:pPr>
        <w:pStyle w:val="Code"/>
        <w:rPr>
          <w:highlight w:val="white"/>
        </w:rPr>
      </w:pPr>
      <w:r w:rsidRPr="00B52C39">
        <w:rPr>
          <w:highlight w:val="white"/>
        </w:rPr>
        <w:t xml:space="preserve">    }</w:t>
      </w:r>
    </w:p>
    <w:p w14:paraId="577D6E4E" w14:textId="77777777" w:rsidR="00B52C39" w:rsidRPr="00B52C39" w:rsidRDefault="00B52C39" w:rsidP="00B52C39">
      <w:pPr>
        <w:pStyle w:val="Code"/>
        <w:rPr>
          <w:highlight w:val="white"/>
        </w:rPr>
      </w:pPr>
    </w:p>
    <w:p w14:paraId="4D89F28C" w14:textId="77777777" w:rsidR="005E14F0" w:rsidRDefault="00B52C39" w:rsidP="00B52C39">
      <w:pPr>
        <w:pStyle w:val="Code"/>
        <w:rPr>
          <w:highlight w:val="white"/>
        </w:rPr>
      </w:pPr>
      <w:r w:rsidRPr="00B52C39">
        <w:rPr>
          <w:highlight w:val="white"/>
        </w:rPr>
        <w:t xml:space="preserve">    private static Expression Dereference(Expression expression,</w:t>
      </w:r>
    </w:p>
    <w:p w14:paraId="01FD9190" w14:textId="66E7E273" w:rsidR="00B52C39" w:rsidRPr="00B52C39" w:rsidRDefault="005E14F0" w:rsidP="00B52C39">
      <w:pPr>
        <w:pStyle w:val="Code"/>
        <w:rPr>
          <w:highlight w:val="white"/>
        </w:rPr>
      </w:pPr>
      <w:r>
        <w:rPr>
          <w:highlight w:val="white"/>
        </w:rPr>
        <w:lastRenderedPageBreak/>
        <w:t xml:space="preserve">                                          </w:t>
      </w:r>
      <w:r w:rsidR="00B52C39" w:rsidRPr="00B52C39">
        <w:rPr>
          <w:highlight w:val="white"/>
        </w:rPr>
        <w:t>Symbol resultSymbol, int offset) {</w:t>
      </w:r>
    </w:p>
    <w:p w14:paraId="77C5F203" w14:textId="77777777" w:rsidR="00B52C39" w:rsidRPr="00B52C39" w:rsidRDefault="00B52C39" w:rsidP="00B52C39">
      <w:pPr>
        <w:pStyle w:val="Code"/>
        <w:rPr>
          <w:highlight w:val="white"/>
        </w:rPr>
      </w:pPr>
      <w:r w:rsidRPr="00B52C39">
        <w:rPr>
          <w:highlight w:val="white"/>
        </w:rPr>
        <w:t xml:space="preserve">      resultSymbol.AddressSymbol = expression.Symbol;</w:t>
      </w:r>
    </w:p>
    <w:p w14:paraId="7FE25FD7" w14:textId="77777777" w:rsidR="00B52C39" w:rsidRPr="00B52C39" w:rsidRDefault="00B52C39" w:rsidP="00B52C39">
      <w:pPr>
        <w:pStyle w:val="Code"/>
        <w:rPr>
          <w:highlight w:val="white"/>
        </w:rPr>
      </w:pPr>
      <w:r w:rsidRPr="00B52C39">
        <w:rPr>
          <w:highlight w:val="white"/>
        </w:rPr>
        <w:t xml:space="preserve">      resultSymbol.AddressOffset = offset;</w:t>
      </w:r>
    </w:p>
    <w:p w14:paraId="2A83AA87" w14:textId="77777777" w:rsidR="00B52C39" w:rsidRPr="00B52C39" w:rsidRDefault="00B52C39" w:rsidP="00B52C39">
      <w:pPr>
        <w:pStyle w:val="Code"/>
        <w:rPr>
          <w:highlight w:val="white"/>
        </w:rPr>
      </w:pPr>
      <w:r w:rsidRPr="00B52C39">
        <w:rPr>
          <w:highlight w:val="white"/>
        </w:rPr>
        <w:t xml:space="preserve">      AddMiddleCode(expression.LongList, MiddleOperator.Dereference,</w:t>
      </w:r>
    </w:p>
    <w:p w14:paraId="1831B46B" w14:textId="77777777" w:rsidR="00B52C39" w:rsidRPr="00B52C39" w:rsidRDefault="00B52C39" w:rsidP="00B52C39">
      <w:pPr>
        <w:pStyle w:val="Code"/>
        <w:rPr>
          <w:highlight w:val="white"/>
        </w:rPr>
      </w:pPr>
      <w:r w:rsidRPr="00B52C39">
        <w:rPr>
          <w:highlight w:val="white"/>
        </w:rPr>
        <w:t xml:space="preserve">                    resultSymbol, expression.Symbol, 0);</w:t>
      </w:r>
    </w:p>
    <w:p w14:paraId="45E32943" w14:textId="316AC1FE" w:rsidR="00B52C39" w:rsidRPr="00B52C39" w:rsidRDefault="00854B6E" w:rsidP="00854B6E">
      <w:pPr>
        <w:rPr>
          <w:highlight w:val="white"/>
        </w:rPr>
      </w:pPr>
      <w:r>
        <w:rPr>
          <w:highlight w:val="white"/>
        </w:rPr>
        <w:t>If the resulting expression holds floating type, we need to pop the value from the floating value stack.</w:t>
      </w:r>
    </w:p>
    <w:p w14:paraId="36B2D89D" w14:textId="77777777" w:rsidR="00B52C39" w:rsidRPr="00B52C39" w:rsidRDefault="00B52C39" w:rsidP="00B52C39">
      <w:pPr>
        <w:pStyle w:val="Code"/>
        <w:rPr>
          <w:highlight w:val="white"/>
        </w:rPr>
      </w:pPr>
      <w:r w:rsidRPr="00B52C39">
        <w:rPr>
          <w:highlight w:val="white"/>
        </w:rPr>
        <w:t xml:space="preserve">      if (resultSymbol.Type.IsFloating()) {</w:t>
      </w:r>
    </w:p>
    <w:p w14:paraId="062CE0BF" w14:textId="77777777" w:rsidR="00B52C39" w:rsidRPr="00B52C39" w:rsidRDefault="00B52C39" w:rsidP="00B52C39">
      <w:pPr>
        <w:pStyle w:val="Code"/>
        <w:rPr>
          <w:highlight w:val="white"/>
        </w:rPr>
      </w:pPr>
      <w:r w:rsidRPr="00B52C39">
        <w:rPr>
          <w:highlight w:val="white"/>
        </w:rPr>
        <w:t xml:space="preserve">        AddMiddleCode(expression.LongList, MiddleOperator.PushFloat,</w:t>
      </w:r>
    </w:p>
    <w:p w14:paraId="02B6AD79" w14:textId="77777777" w:rsidR="00B52C39" w:rsidRPr="00B52C39" w:rsidRDefault="00B52C39" w:rsidP="00B52C39">
      <w:pPr>
        <w:pStyle w:val="Code"/>
        <w:rPr>
          <w:highlight w:val="white"/>
        </w:rPr>
      </w:pPr>
      <w:r w:rsidRPr="00B52C39">
        <w:rPr>
          <w:highlight w:val="white"/>
        </w:rPr>
        <w:t xml:space="preserve">                      resultSymbol);</w:t>
      </w:r>
    </w:p>
    <w:p w14:paraId="3529A345" w14:textId="77777777" w:rsidR="00B52C39" w:rsidRPr="00B52C39" w:rsidRDefault="00B52C39" w:rsidP="00B52C39">
      <w:pPr>
        <w:pStyle w:val="Code"/>
        <w:rPr>
          <w:highlight w:val="white"/>
        </w:rPr>
      </w:pPr>
      <w:r w:rsidRPr="00B52C39">
        <w:rPr>
          <w:highlight w:val="white"/>
        </w:rPr>
        <w:t xml:space="preserve">      }</w:t>
      </w:r>
    </w:p>
    <w:p w14:paraId="19695D45" w14:textId="77777777" w:rsidR="00B52C39" w:rsidRPr="00B52C39" w:rsidRDefault="00B52C39" w:rsidP="00B52C39">
      <w:pPr>
        <w:pStyle w:val="Code"/>
        <w:rPr>
          <w:highlight w:val="white"/>
        </w:rPr>
      </w:pPr>
    </w:p>
    <w:p w14:paraId="7A2BEA51" w14:textId="77777777" w:rsidR="00B52C39" w:rsidRPr="00B52C39" w:rsidRDefault="00B52C39" w:rsidP="00B52C39">
      <w:pPr>
        <w:pStyle w:val="Code"/>
        <w:rPr>
          <w:highlight w:val="white"/>
        </w:rPr>
      </w:pPr>
      <w:r w:rsidRPr="00B52C39">
        <w:rPr>
          <w:highlight w:val="white"/>
        </w:rPr>
        <w:t xml:space="preserve">      return (new Expression(resultSymbol, expression.ShortList,</w:t>
      </w:r>
    </w:p>
    <w:p w14:paraId="01C925DB" w14:textId="77777777" w:rsidR="00B52C39" w:rsidRPr="00B52C39" w:rsidRDefault="00B52C39" w:rsidP="00B52C39">
      <w:pPr>
        <w:pStyle w:val="Code"/>
        <w:rPr>
          <w:highlight w:val="white"/>
        </w:rPr>
      </w:pPr>
      <w:r w:rsidRPr="00B52C39">
        <w:rPr>
          <w:highlight w:val="white"/>
        </w:rPr>
        <w:t xml:space="preserve">                             expression.LongList));</w:t>
      </w:r>
    </w:p>
    <w:p w14:paraId="2B0FF484" w14:textId="0E68DE67" w:rsidR="00B52C39" w:rsidRPr="00B52C39" w:rsidRDefault="00B52C39" w:rsidP="00B52C39">
      <w:pPr>
        <w:pStyle w:val="Code"/>
        <w:rPr>
          <w:highlight w:val="white"/>
        </w:rPr>
      </w:pPr>
      <w:r w:rsidRPr="00B52C39">
        <w:rPr>
          <w:highlight w:val="white"/>
        </w:rPr>
        <w:t xml:space="preserve">    }</w:t>
      </w:r>
    </w:p>
    <w:p w14:paraId="27E5C6F1" w14:textId="77777777" w:rsidR="005E30A8" w:rsidRPr="005E30A8" w:rsidRDefault="005E30A8" w:rsidP="005E30A8">
      <w:pPr>
        <w:pStyle w:val="Rubrik3"/>
        <w:numPr>
          <w:ilvl w:val="2"/>
          <w:numId w:val="131"/>
        </w:numPr>
        <w:rPr>
          <w:highlight w:val="white"/>
        </w:rPr>
      </w:pPr>
      <w:r w:rsidRPr="005E30A8">
        <w:rPr>
          <w:highlight w:val="white"/>
        </w:rPr>
        <w:t>Dot Expression</w:t>
      </w:r>
    </w:p>
    <w:p w14:paraId="350DC984" w14:textId="77777777" w:rsidR="005E30A8" w:rsidRDefault="005E30A8" w:rsidP="005E30A8">
      <w:pPr>
        <w:pStyle w:val="CodeHeader"/>
      </w:pPr>
      <w:r>
        <w:t>MainParser.gppg</w:t>
      </w:r>
    </w:p>
    <w:p w14:paraId="6CF8AF1B" w14:textId="77777777" w:rsidR="005E30A8" w:rsidRPr="006A64EC" w:rsidRDefault="005E30A8" w:rsidP="005E30A8">
      <w:pPr>
        <w:pStyle w:val="Code"/>
        <w:rPr>
          <w:highlight w:val="white"/>
        </w:rPr>
      </w:pPr>
      <w:r w:rsidRPr="006A64EC">
        <w:rPr>
          <w:highlight w:val="white"/>
        </w:rPr>
        <w:t>postfix_expression:</w:t>
      </w:r>
    </w:p>
    <w:p w14:paraId="1B629D11" w14:textId="77777777" w:rsidR="005E30A8" w:rsidRDefault="005E30A8" w:rsidP="005E30A8">
      <w:pPr>
        <w:pStyle w:val="Code"/>
        <w:rPr>
          <w:highlight w:val="white"/>
          <w:lang w:val="sv-SE"/>
        </w:rPr>
      </w:pPr>
      <w:r>
        <w:rPr>
          <w:highlight w:val="white"/>
          <w:lang w:val="sv-SE"/>
        </w:rPr>
        <w:t xml:space="preserve">    postfix_expression DOT NAME {</w:t>
      </w:r>
    </w:p>
    <w:p w14:paraId="31304B33" w14:textId="77777777" w:rsidR="005E30A8" w:rsidRDefault="005E30A8" w:rsidP="005E30A8">
      <w:pPr>
        <w:pStyle w:val="Code"/>
        <w:rPr>
          <w:highlight w:val="white"/>
          <w:lang w:val="sv-SE"/>
        </w:rPr>
      </w:pPr>
      <w:r>
        <w:rPr>
          <w:highlight w:val="white"/>
          <w:lang w:val="sv-SE"/>
        </w:rPr>
        <w:t xml:space="preserve">      $$ = MiddleCodeGenerator.DotExpression($1, $3);</w:t>
      </w:r>
    </w:p>
    <w:p w14:paraId="24C1BBF2" w14:textId="77777777" w:rsidR="005E30A8" w:rsidRDefault="005E30A8" w:rsidP="005E30A8">
      <w:pPr>
        <w:pStyle w:val="Code"/>
        <w:rPr>
          <w:highlight w:val="white"/>
          <w:lang w:val="sv-SE"/>
        </w:rPr>
      </w:pPr>
      <w:r>
        <w:rPr>
          <w:highlight w:val="white"/>
          <w:lang w:val="sv-SE"/>
        </w:rPr>
        <w:t xml:space="preserve">    };</w:t>
      </w:r>
    </w:p>
    <w:p w14:paraId="3753F347" w14:textId="77777777" w:rsidR="005E30A8" w:rsidRDefault="005E30A8" w:rsidP="005E30A8">
      <w:pPr>
        <w:pStyle w:val="CodeHeader"/>
      </w:pPr>
      <w:r>
        <w:t>MiddleCodeGenerator.cs</w:t>
      </w:r>
    </w:p>
    <w:p w14:paraId="2AA8C5C2" w14:textId="77777777" w:rsidR="005E30A8" w:rsidRPr="006A0719" w:rsidRDefault="005E30A8" w:rsidP="005E30A8">
      <w:pPr>
        <w:pStyle w:val="Code"/>
        <w:rPr>
          <w:highlight w:val="white"/>
        </w:rPr>
      </w:pPr>
      <w:r w:rsidRPr="006A0719">
        <w:rPr>
          <w:highlight w:val="white"/>
        </w:rPr>
        <w:t xml:space="preserve">    public static Expression DotExpression(Expression expression,</w:t>
      </w:r>
    </w:p>
    <w:p w14:paraId="27B76A96" w14:textId="77777777" w:rsidR="005E30A8" w:rsidRPr="006A0719" w:rsidRDefault="005E30A8" w:rsidP="005E30A8">
      <w:pPr>
        <w:pStyle w:val="Code"/>
        <w:rPr>
          <w:highlight w:val="white"/>
        </w:rPr>
      </w:pPr>
      <w:r w:rsidRPr="006A0719">
        <w:rPr>
          <w:highlight w:val="white"/>
        </w:rPr>
        <w:t xml:space="preserve">                                           string memberName) {</w:t>
      </w:r>
    </w:p>
    <w:p w14:paraId="4280BE6E" w14:textId="77777777" w:rsidR="005E30A8" w:rsidRPr="006A0719" w:rsidRDefault="005E30A8" w:rsidP="005E30A8">
      <w:pPr>
        <w:pStyle w:val="Code"/>
        <w:rPr>
          <w:highlight w:val="white"/>
        </w:rPr>
      </w:pPr>
      <w:r w:rsidRPr="006A0719">
        <w:rPr>
          <w:highlight w:val="white"/>
        </w:rPr>
        <w:t xml:space="preserve">      Symbol parentSymbol = expression.Symbol;</w:t>
      </w:r>
    </w:p>
    <w:p w14:paraId="601655CE" w14:textId="77777777" w:rsidR="005E30A8" w:rsidRPr="006A0719" w:rsidRDefault="005E30A8" w:rsidP="005E30A8">
      <w:pPr>
        <w:pStyle w:val="Code"/>
        <w:rPr>
          <w:highlight w:val="white"/>
        </w:rPr>
      </w:pPr>
      <w:r w:rsidRPr="006A0719">
        <w:rPr>
          <w:highlight w:val="white"/>
        </w:rPr>
        <w:t xml:space="preserve">      Assert.Error(parentSymbol.Type.IsStructOrUnion(), expression,</w:t>
      </w:r>
    </w:p>
    <w:p w14:paraId="53E6A37D" w14:textId="77777777" w:rsidR="005E30A8" w:rsidRPr="006A0719" w:rsidRDefault="005E30A8" w:rsidP="005E30A8">
      <w:pPr>
        <w:pStyle w:val="Code"/>
        <w:rPr>
          <w:highlight w:val="white"/>
        </w:rPr>
      </w:pPr>
      <w:r w:rsidRPr="006A0719">
        <w:rPr>
          <w:highlight w:val="white"/>
        </w:rPr>
        <w:t xml:space="preserve">                   Message.Not_a_struct_or_union_in_dot_expression);</w:t>
      </w:r>
    </w:p>
    <w:p w14:paraId="521AE294" w14:textId="77777777" w:rsidR="005E30A8" w:rsidRPr="006A0719" w:rsidRDefault="005E30A8" w:rsidP="005E30A8">
      <w:pPr>
        <w:pStyle w:val="Code"/>
        <w:rPr>
          <w:highlight w:val="white"/>
        </w:rPr>
      </w:pPr>
    </w:p>
    <w:p w14:paraId="6C731E61" w14:textId="77777777" w:rsidR="005E30A8" w:rsidRPr="006A0719" w:rsidRDefault="005E30A8" w:rsidP="005E30A8">
      <w:pPr>
        <w:pStyle w:val="Code"/>
        <w:rPr>
          <w:highlight w:val="white"/>
        </w:rPr>
      </w:pPr>
      <w:r w:rsidRPr="006A0719">
        <w:rPr>
          <w:highlight w:val="white"/>
        </w:rPr>
        <w:t xml:space="preserve">      Symbol memberSymbol = parentSymbol.Type.MemberMap[memberName];</w:t>
      </w:r>
    </w:p>
    <w:p w14:paraId="17616E8B" w14:textId="77777777" w:rsidR="005E30A8" w:rsidRPr="006A0719" w:rsidRDefault="005E30A8" w:rsidP="005E30A8">
      <w:pPr>
        <w:pStyle w:val="Code"/>
        <w:rPr>
          <w:highlight w:val="white"/>
        </w:rPr>
      </w:pPr>
      <w:r w:rsidRPr="006A0719">
        <w:rPr>
          <w:highlight w:val="white"/>
        </w:rPr>
        <w:t xml:space="preserve">      Assert.Error(memberSymbol != null, memberName,</w:t>
      </w:r>
    </w:p>
    <w:p w14:paraId="0FDA955A" w14:textId="77777777" w:rsidR="005E30A8" w:rsidRPr="006A0719" w:rsidRDefault="005E30A8" w:rsidP="005E30A8">
      <w:pPr>
        <w:pStyle w:val="Code"/>
        <w:rPr>
          <w:highlight w:val="white"/>
        </w:rPr>
      </w:pPr>
      <w:r w:rsidRPr="006A0719">
        <w:rPr>
          <w:highlight w:val="white"/>
        </w:rPr>
        <w:t xml:space="preserve">                   Message.Unknown_member_in_dot_expression);</w:t>
      </w:r>
    </w:p>
    <w:p w14:paraId="4FA062C7" w14:textId="77777777" w:rsidR="005E30A8" w:rsidRPr="006A0719" w:rsidRDefault="005E30A8" w:rsidP="005E30A8">
      <w:pPr>
        <w:pStyle w:val="Code"/>
        <w:rPr>
          <w:highlight w:val="white"/>
        </w:rPr>
      </w:pPr>
    </w:p>
    <w:p w14:paraId="56FA5843" w14:textId="77777777" w:rsidR="005E30A8" w:rsidRPr="006A0719" w:rsidRDefault="005E30A8" w:rsidP="005E30A8">
      <w:pPr>
        <w:pStyle w:val="Code"/>
        <w:rPr>
          <w:highlight w:val="white"/>
        </w:rPr>
      </w:pPr>
    </w:p>
    <w:p w14:paraId="5D18F8BA" w14:textId="77777777" w:rsidR="005E30A8" w:rsidRPr="006A0719" w:rsidRDefault="005E30A8" w:rsidP="005E30A8">
      <w:pPr>
        <w:pStyle w:val="Code"/>
        <w:rPr>
          <w:highlight w:val="white"/>
        </w:rPr>
      </w:pPr>
      <w:r w:rsidRPr="006A0719">
        <w:rPr>
          <w:highlight w:val="white"/>
        </w:rPr>
        <w:t xml:space="preserve">      Symbol resultSymbol;</w:t>
      </w:r>
    </w:p>
    <w:p w14:paraId="220AD11D" w14:textId="77777777" w:rsidR="005E30A8" w:rsidRPr="006A0719" w:rsidRDefault="005E30A8" w:rsidP="005E30A8">
      <w:pPr>
        <w:pStyle w:val="Code"/>
        <w:rPr>
          <w:highlight w:val="white"/>
        </w:rPr>
      </w:pPr>
      <w:r w:rsidRPr="006A0719">
        <w:rPr>
          <w:highlight w:val="white"/>
        </w:rPr>
        <w:t xml:space="preserve">      if (parentSymbol.AddressSymbol != null) {</w:t>
      </w:r>
    </w:p>
    <w:p w14:paraId="1404FB56" w14:textId="77777777" w:rsidR="005E30A8" w:rsidRPr="006A0719" w:rsidRDefault="005E30A8" w:rsidP="005E30A8">
      <w:pPr>
        <w:pStyle w:val="Code"/>
        <w:rPr>
          <w:highlight w:val="white"/>
        </w:rPr>
      </w:pPr>
      <w:r w:rsidRPr="006A0719">
        <w:rPr>
          <w:highlight w:val="white"/>
        </w:rPr>
        <w:t xml:space="preserve">        string name = parentSymbol.Name + "." + memberSymbol.Name +</w:t>
      </w:r>
    </w:p>
    <w:p w14:paraId="1E2AD5C1" w14:textId="77777777" w:rsidR="005E30A8" w:rsidRPr="006A0719" w:rsidRDefault="005E30A8" w:rsidP="005E30A8">
      <w:pPr>
        <w:pStyle w:val="Code"/>
        <w:rPr>
          <w:highlight w:val="white"/>
        </w:rPr>
      </w:pPr>
      <w:r w:rsidRPr="006A0719">
        <w:rPr>
          <w:highlight w:val="white"/>
        </w:rPr>
        <w:t xml:space="preserve">                      Symbol.SeparatorId + memberSymbol.Offset;</w:t>
      </w:r>
    </w:p>
    <w:p w14:paraId="6C5719D6" w14:textId="77777777" w:rsidR="005E30A8" w:rsidRDefault="005E30A8" w:rsidP="005E30A8">
      <w:pPr>
        <w:pStyle w:val="Code"/>
        <w:rPr>
          <w:highlight w:val="white"/>
        </w:rPr>
      </w:pPr>
      <w:r w:rsidRPr="006A0719">
        <w:rPr>
          <w:highlight w:val="white"/>
        </w:rPr>
        <w:t xml:space="preserve">        resultSymbol = new Symbol(name, parentSymbol.ExternalLinkage,</w:t>
      </w:r>
    </w:p>
    <w:p w14:paraId="648726F1" w14:textId="77777777" w:rsidR="005E30A8" w:rsidRDefault="005E30A8" w:rsidP="005E30A8">
      <w:pPr>
        <w:pStyle w:val="Code"/>
        <w:rPr>
          <w:highlight w:val="white"/>
        </w:rPr>
      </w:pPr>
      <w:r>
        <w:rPr>
          <w:highlight w:val="white"/>
        </w:rPr>
        <w:t xml:space="preserve">                                 </w:t>
      </w:r>
      <w:r w:rsidRPr="006A0719">
        <w:rPr>
          <w:highlight w:val="white"/>
        </w:rPr>
        <w:t xml:space="preserve"> parentSymbol.Storage, memberSymbol.Type,</w:t>
      </w:r>
    </w:p>
    <w:p w14:paraId="2FEDE3AA" w14:textId="77777777" w:rsidR="005E30A8" w:rsidRPr="006A0719" w:rsidRDefault="005E30A8" w:rsidP="005E30A8">
      <w:pPr>
        <w:pStyle w:val="Code"/>
        <w:rPr>
          <w:highlight w:val="white"/>
        </w:rPr>
      </w:pPr>
      <w:r>
        <w:rPr>
          <w:highlight w:val="white"/>
        </w:rPr>
        <w:t xml:space="preserve">                                 </w:t>
      </w:r>
      <w:r w:rsidRPr="006A0719">
        <w:rPr>
          <w:highlight w:val="white"/>
        </w:rPr>
        <w:t xml:space="preserve"> parentSymbol.IsParameter());</w:t>
      </w:r>
    </w:p>
    <w:p w14:paraId="5443AAC0"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42FA7838" w14:textId="77777777" w:rsidR="005E30A8" w:rsidRPr="006A0719" w:rsidRDefault="005E30A8" w:rsidP="005E30A8">
      <w:pPr>
        <w:pStyle w:val="Code"/>
        <w:rPr>
          <w:highlight w:val="white"/>
        </w:rPr>
      </w:pPr>
      <w:r w:rsidRPr="006A0719">
        <w:rPr>
          <w:highlight w:val="white"/>
        </w:rPr>
        <w:t xml:space="preserve">        resultSymbol.AddressSymbol = parentSymbol.AddressSymbol;</w:t>
      </w:r>
    </w:p>
    <w:p w14:paraId="1DE2C879" w14:textId="77777777" w:rsidR="005E30A8" w:rsidRPr="006A0719" w:rsidRDefault="005E30A8" w:rsidP="005E30A8">
      <w:pPr>
        <w:pStyle w:val="Code"/>
        <w:rPr>
          <w:highlight w:val="white"/>
        </w:rPr>
      </w:pPr>
      <w:r w:rsidRPr="006A0719">
        <w:rPr>
          <w:highlight w:val="white"/>
        </w:rPr>
        <w:t xml:space="preserve">        resultSymbol.AddressOffset = parentSymbol.AddressOffset;</w:t>
      </w:r>
    </w:p>
    <w:p w14:paraId="2031926A"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28CAB8C9" w14:textId="77777777" w:rsidR="005E30A8" w:rsidRPr="006A0719" w:rsidRDefault="005E30A8" w:rsidP="005E30A8">
      <w:pPr>
        <w:pStyle w:val="Code"/>
        <w:rPr>
          <w:highlight w:val="white"/>
        </w:rPr>
      </w:pPr>
      <w:r w:rsidRPr="006A0719">
        <w:rPr>
          <w:highlight w:val="white"/>
        </w:rPr>
        <w:t xml:space="preserve">        resultSymbol.Assignable = !parentSymbol.Type.IsConstant &amp;&amp;</w:t>
      </w:r>
    </w:p>
    <w:p w14:paraId="041FCD6A"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53181F8B" w14:textId="77777777" w:rsidR="005E30A8" w:rsidRPr="006A0719" w:rsidRDefault="005E30A8" w:rsidP="005E30A8">
      <w:pPr>
        <w:pStyle w:val="Code"/>
        <w:rPr>
          <w:highlight w:val="white"/>
        </w:rPr>
      </w:pPr>
      <w:r w:rsidRPr="006A0719">
        <w:rPr>
          <w:highlight w:val="white"/>
        </w:rPr>
        <w:t xml:space="preserve">                                  !memberSymbol.Type.IsArrayOrFunction();</w:t>
      </w:r>
    </w:p>
    <w:p w14:paraId="5F7EEEA3" w14:textId="77777777" w:rsidR="005E30A8" w:rsidRPr="006A0719" w:rsidRDefault="005E30A8" w:rsidP="005E30A8">
      <w:pPr>
        <w:pStyle w:val="Code"/>
        <w:rPr>
          <w:highlight w:val="white"/>
        </w:rPr>
      </w:pPr>
      <w:r w:rsidRPr="006A0719">
        <w:rPr>
          <w:highlight w:val="white"/>
        </w:rPr>
        <w:t xml:space="preserve">        resultSymbol.Addressable = !parentSymbol.IsRegister() &amp;&amp;</w:t>
      </w:r>
    </w:p>
    <w:p w14:paraId="2395C692" w14:textId="77777777" w:rsidR="005E30A8" w:rsidRPr="006A0719" w:rsidRDefault="005E30A8" w:rsidP="005E30A8">
      <w:pPr>
        <w:pStyle w:val="Code"/>
        <w:rPr>
          <w:highlight w:val="white"/>
        </w:rPr>
      </w:pPr>
      <w:r w:rsidRPr="006A0719">
        <w:rPr>
          <w:highlight w:val="white"/>
        </w:rPr>
        <w:t xml:space="preserve">                                   !memberSymbol.Type.IsBitfield();</w:t>
      </w:r>
    </w:p>
    <w:p w14:paraId="43EFA355" w14:textId="77777777" w:rsidR="005E30A8" w:rsidRPr="006A0719" w:rsidRDefault="005E30A8" w:rsidP="005E30A8">
      <w:pPr>
        <w:pStyle w:val="Code"/>
        <w:rPr>
          <w:highlight w:val="white"/>
        </w:rPr>
      </w:pPr>
      <w:r w:rsidRPr="006A0719">
        <w:rPr>
          <w:highlight w:val="white"/>
        </w:rPr>
        <w:t xml:space="preserve">      }</w:t>
      </w:r>
    </w:p>
    <w:p w14:paraId="5B59DAFB" w14:textId="77777777" w:rsidR="005E30A8" w:rsidRPr="006A0719" w:rsidRDefault="005E30A8" w:rsidP="005E30A8">
      <w:pPr>
        <w:pStyle w:val="Code"/>
        <w:rPr>
          <w:highlight w:val="white"/>
        </w:rPr>
      </w:pPr>
      <w:r w:rsidRPr="006A0719">
        <w:rPr>
          <w:highlight w:val="white"/>
        </w:rPr>
        <w:t xml:space="preserve">      else {</w:t>
      </w:r>
    </w:p>
    <w:p w14:paraId="2132A6A1" w14:textId="77777777" w:rsidR="005E30A8" w:rsidRPr="006A0719" w:rsidRDefault="005E30A8" w:rsidP="005E30A8">
      <w:pPr>
        <w:pStyle w:val="Code"/>
        <w:rPr>
          <w:highlight w:val="white"/>
        </w:rPr>
      </w:pPr>
      <w:r w:rsidRPr="006A0719">
        <w:rPr>
          <w:highlight w:val="white"/>
        </w:rPr>
        <w:t xml:space="preserve">        bool assignable = !parentSymbol.Type.IsConstant &amp;&amp;</w:t>
      </w:r>
    </w:p>
    <w:p w14:paraId="2F2F20FE"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3E117416" w14:textId="77777777" w:rsidR="005E30A8" w:rsidRPr="006A0719" w:rsidRDefault="005E30A8" w:rsidP="005E30A8">
      <w:pPr>
        <w:pStyle w:val="Code"/>
        <w:rPr>
          <w:highlight w:val="white"/>
        </w:rPr>
      </w:pPr>
      <w:r w:rsidRPr="006A0719">
        <w:rPr>
          <w:highlight w:val="white"/>
        </w:rPr>
        <w:t xml:space="preserve">                          !memberSymbol.Type.IsArrayOrFunction(),</w:t>
      </w:r>
    </w:p>
    <w:p w14:paraId="3E9F323B" w14:textId="77777777" w:rsidR="005E30A8" w:rsidRPr="006A0719" w:rsidRDefault="005E30A8" w:rsidP="005E30A8">
      <w:pPr>
        <w:pStyle w:val="Code"/>
        <w:rPr>
          <w:highlight w:val="white"/>
        </w:rPr>
      </w:pPr>
      <w:r w:rsidRPr="006A0719">
        <w:rPr>
          <w:highlight w:val="white"/>
        </w:rPr>
        <w:lastRenderedPageBreak/>
        <w:t xml:space="preserve">             addressable = !parentSymbol.IsRegister() &amp;&amp;</w:t>
      </w:r>
    </w:p>
    <w:p w14:paraId="7C56CAC9" w14:textId="77777777" w:rsidR="005E30A8" w:rsidRPr="006A0719" w:rsidRDefault="005E30A8" w:rsidP="005E30A8">
      <w:pPr>
        <w:pStyle w:val="Code"/>
        <w:rPr>
          <w:highlight w:val="white"/>
        </w:rPr>
      </w:pPr>
      <w:r w:rsidRPr="006A0719">
        <w:rPr>
          <w:highlight w:val="white"/>
        </w:rPr>
        <w:t xml:space="preserve">                           !memberSymbol.Type.IsBitfield();</w:t>
      </w:r>
    </w:p>
    <w:p w14:paraId="28AE7A8E" w14:textId="77777777" w:rsidR="005E30A8" w:rsidRPr="006A0719" w:rsidRDefault="005E30A8" w:rsidP="005E30A8">
      <w:pPr>
        <w:pStyle w:val="Code"/>
        <w:rPr>
          <w:highlight w:val="white"/>
        </w:rPr>
      </w:pPr>
      <w:r w:rsidRPr="006A0719">
        <w:rPr>
          <w:highlight w:val="white"/>
        </w:rPr>
        <w:t xml:space="preserve">        resultSymbol = new Symbol(memberSymbol.Type, assignable, addressable);</w:t>
      </w:r>
    </w:p>
    <w:p w14:paraId="48A0650A" w14:textId="77777777" w:rsidR="005E30A8" w:rsidRPr="006A0719" w:rsidRDefault="005E30A8" w:rsidP="005E30A8">
      <w:pPr>
        <w:pStyle w:val="Code"/>
        <w:rPr>
          <w:highlight w:val="white"/>
        </w:rPr>
      </w:pPr>
      <w:r w:rsidRPr="006A0719">
        <w:rPr>
          <w:highlight w:val="white"/>
        </w:rPr>
        <w:t xml:space="preserve">        resultSymbol.Name = parentSymbol.Name + Symbol.SeparatorId +</w:t>
      </w:r>
    </w:p>
    <w:p w14:paraId="4C51071A" w14:textId="77777777" w:rsidR="005E30A8" w:rsidRPr="006A0719" w:rsidRDefault="005E30A8" w:rsidP="005E30A8">
      <w:pPr>
        <w:pStyle w:val="Code"/>
        <w:rPr>
          <w:highlight w:val="white"/>
        </w:rPr>
      </w:pPr>
      <w:r w:rsidRPr="006A0719">
        <w:rPr>
          <w:highlight w:val="white"/>
        </w:rPr>
        <w:t xml:space="preserve">                            memberName;</w:t>
      </w:r>
    </w:p>
    <w:p w14:paraId="5B8A3B72"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61177DCC" w14:textId="77777777" w:rsidR="005E30A8" w:rsidRPr="006A0719" w:rsidRDefault="005E30A8" w:rsidP="005E30A8">
      <w:pPr>
        <w:pStyle w:val="Code"/>
        <w:rPr>
          <w:highlight w:val="white"/>
        </w:rPr>
      </w:pPr>
      <w:r w:rsidRPr="006A0719">
        <w:rPr>
          <w:highlight w:val="white"/>
        </w:rPr>
        <w:t xml:space="preserve">        resultSymbol.Storage = parentSymbol.Storage;</w:t>
      </w:r>
    </w:p>
    <w:p w14:paraId="5D41DED6"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0EAEE1" w14:textId="77777777" w:rsidR="005E30A8" w:rsidRPr="006A0719" w:rsidRDefault="005E30A8" w:rsidP="005E30A8">
      <w:pPr>
        <w:pStyle w:val="Code"/>
        <w:rPr>
          <w:highlight w:val="white"/>
        </w:rPr>
      </w:pPr>
      <w:r w:rsidRPr="006A0719">
        <w:rPr>
          <w:highlight w:val="white"/>
        </w:rPr>
        <w:t xml:space="preserve">      }</w:t>
      </w:r>
    </w:p>
    <w:p w14:paraId="2557C03C" w14:textId="77777777" w:rsidR="005E30A8" w:rsidRPr="006A0719" w:rsidRDefault="005E30A8" w:rsidP="005E30A8">
      <w:pPr>
        <w:pStyle w:val="Code"/>
        <w:rPr>
          <w:highlight w:val="white"/>
        </w:rPr>
      </w:pPr>
    </w:p>
    <w:p w14:paraId="3276971D" w14:textId="77777777" w:rsidR="005E30A8" w:rsidRPr="006A0719" w:rsidRDefault="005E30A8" w:rsidP="005E30A8">
      <w:pPr>
        <w:pStyle w:val="Code"/>
        <w:rPr>
          <w:highlight w:val="white"/>
        </w:rPr>
      </w:pPr>
      <w:r w:rsidRPr="006A0719">
        <w:rPr>
          <w:highlight w:val="white"/>
        </w:rPr>
        <w:t xml:space="preserve">      return (new Expression(resultSymbol, expression.ShortList,</w:t>
      </w:r>
    </w:p>
    <w:p w14:paraId="0A8FFACC" w14:textId="77777777" w:rsidR="005E30A8" w:rsidRPr="006A0719" w:rsidRDefault="005E30A8" w:rsidP="005E30A8">
      <w:pPr>
        <w:pStyle w:val="Code"/>
        <w:rPr>
          <w:highlight w:val="white"/>
        </w:rPr>
      </w:pPr>
      <w:r w:rsidRPr="006A0719">
        <w:rPr>
          <w:highlight w:val="white"/>
        </w:rPr>
        <w:t xml:space="preserve">                             expression.LongList));</w:t>
      </w:r>
    </w:p>
    <w:p w14:paraId="50950D9E" w14:textId="77777777" w:rsidR="005E30A8" w:rsidRPr="006A0719" w:rsidRDefault="005E30A8" w:rsidP="005E30A8">
      <w:pPr>
        <w:pStyle w:val="Code"/>
        <w:rPr>
          <w:highlight w:val="white"/>
        </w:rPr>
      </w:pPr>
      <w:r w:rsidRPr="006A0719">
        <w:rPr>
          <w:highlight w:val="white"/>
        </w:rPr>
        <w:t xml:space="preserve">    }</w:t>
      </w:r>
    </w:p>
    <w:p w14:paraId="75867BA9" w14:textId="55C7F4A1" w:rsidR="008B4B14" w:rsidRPr="00D447D0" w:rsidRDefault="008B4B14" w:rsidP="008B4B14">
      <w:pPr>
        <w:pStyle w:val="Rubrik3"/>
        <w:rPr>
          <w:highlight w:val="white"/>
        </w:rPr>
      </w:pPr>
      <w:r>
        <w:rPr>
          <w:highlight w:val="white"/>
        </w:rPr>
        <w:t>Function Call Expression</w:t>
      </w:r>
    </w:p>
    <w:p w14:paraId="4874C9CA" w14:textId="77777777" w:rsidR="008245F5" w:rsidRDefault="008245F5" w:rsidP="008245F5">
      <w:pPr>
        <w:pStyle w:val="CodeHeader"/>
      </w:pPr>
      <w:r>
        <w:t>MainParser.gppg</w:t>
      </w:r>
    </w:p>
    <w:p w14:paraId="436E2113" w14:textId="77777777" w:rsidR="008245F5" w:rsidRPr="006A64EC" w:rsidRDefault="008245F5" w:rsidP="008245F5">
      <w:pPr>
        <w:pStyle w:val="Code"/>
        <w:rPr>
          <w:highlight w:val="white"/>
        </w:rPr>
      </w:pPr>
      <w:r w:rsidRPr="006A64EC">
        <w:rPr>
          <w:highlight w:val="white"/>
        </w:rPr>
        <w:t>postfix_expression:</w:t>
      </w:r>
    </w:p>
    <w:p w14:paraId="37A44ACD" w14:textId="54BEE984" w:rsidR="00015F9F" w:rsidRPr="00015F9F" w:rsidRDefault="00015F9F" w:rsidP="00015F9F">
      <w:pPr>
        <w:pStyle w:val="Code"/>
        <w:rPr>
          <w:highlight w:val="white"/>
        </w:rPr>
      </w:pPr>
      <w:r w:rsidRPr="00015F9F">
        <w:rPr>
          <w:highlight w:val="white"/>
        </w:rPr>
        <w:t xml:space="preserve">  </w:t>
      </w:r>
      <w:r>
        <w:rPr>
          <w:highlight w:val="white"/>
        </w:rPr>
        <w:t xml:space="preserve"> </w:t>
      </w:r>
      <w:r w:rsidRPr="00015F9F">
        <w:rPr>
          <w:highlight w:val="white"/>
        </w:rPr>
        <w:t xml:space="preserve"> postfix_expression {</w:t>
      </w:r>
    </w:p>
    <w:p w14:paraId="34D66E18" w14:textId="1DF51B9D" w:rsidR="00015F9F" w:rsidRPr="00015F9F" w:rsidRDefault="00015F9F" w:rsidP="00015F9F">
      <w:pPr>
        <w:pStyle w:val="Code"/>
        <w:rPr>
          <w:highlight w:val="white"/>
        </w:rPr>
      </w:pPr>
      <w:r w:rsidRPr="00015F9F">
        <w:rPr>
          <w:highlight w:val="white"/>
        </w:rPr>
        <w:t xml:space="preserve">      MiddleCodeGenerator.</w:t>
      </w:r>
      <w:r w:rsidR="005C7890">
        <w:rPr>
          <w:highlight w:val="white"/>
        </w:rPr>
        <w:t>PreCall</w:t>
      </w:r>
      <w:r w:rsidRPr="00015F9F">
        <w:rPr>
          <w:highlight w:val="white"/>
        </w:rPr>
        <w:t>($1);</w:t>
      </w:r>
    </w:p>
    <w:p w14:paraId="214A5D78" w14:textId="77777777" w:rsidR="00015F9F" w:rsidRPr="00015F9F" w:rsidRDefault="00015F9F" w:rsidP="00015F9F">
      <w:pPr>
        <w:pStyle w:val="Code"/>
        <w:rPr>
          <w:highlight w:val="white"/>
        </w:rPr>
      </w:pPr>
      <w:r w:rsidRPr="00015F9F">
        <w:rPr>
          <w:highlight w:val="white"/>
        </w:rPr>
        <w:t xml:space="preserve">    }</w:t>
      </w:r>
    </w:p>
    <w:p w14:paraId="3CF09AC3" w14:textId="77777777" w:rsidR="00015F9F" w:rsidRPr="00015F9F" w:rsidRDefault="00015F9F" w:rsidP="00015F9F">
      <w:pPr>
        <w:pStyle w:val="Code"/>
        <w:rPr>
          <w:highlight w:val="white"/>
        </w:rPr>
      </w:pPr>
      <w:r w:rsidRPr="00015F9F">
        <w:rPr>
          <w:highlight w:val="white"/>
        </w:rPr>
        <w:t xml:space="preserve">    LEFT_PARENTHESIS optional_argument_expression_list RIGHT_PARENTHESIS {</w:t>
      </w:r>
    </w:p>
    <w:p w14:paraId="756E0055" w14:textId="77777777" w:rsidR="00015F9F" w:rsidRPr="00015F9F" w:rsidRDefault="00015F9F" w:rsidP="00015F9F">
      <w:pPr>
        <w:pStyle w:val="Code"/>
        <w:rPr>
          <w:highlight w:val="white"/>
        </w:rPr>
      </w:pPr>
      <w:r w:rsidRPr="00015F9F">
        <w:rPr>
          <w:highlight w:val="white"/>
        </w:rPr>
        <w:t xml:space="preserve">      $$ = MiddleCodeGenerator.CallExpression($1, $4);</w:t>
      </w:r>
    </w:p>
    <w:p w14:paraId="180FA063" w14:textId="2D501BDD" w:rsidR="00015F9F" w:rsidRDefault="00015F9F" w:rsidP="00015F9F">
      <w:pPr>
        <w:pStyle w:val="Code"/>
        <w:rPr>
          <w:highlight w:val="white"/>
        </w:rPr>
      </w:pPr>
      <w:r w:rsidRPr="00015F9F">
        <w:rPr>
          <w:highlight w:val="white"/>
        </w:rPr>
        <w:t xml:space="preserve">    };</w:t>
      </w:r>
    </w:p>
    <w:p w14:paraId="7549CB04" w14:textId="7BE702FA" w:rsidR="00682103" w:rsidRPr="00015F9F" w:rsidRDefault="00682103" w:rsidP="00682103">
      <w:pPr>
        <w:rPr>
          <w:highlight w:val="white"/>
        </w:rPr>
      </w:pPr>
      <w:r>
        <w:rPr>
          <w:highlight w:val="white"/>
        </w:rPr>
        <w:t xml:space="preserve">The </w:t>
      </w:r>
      <w:r w:rsidR="005C7890">
        <w:rPr>
          <w:rStyle w:val="KeyWord0"/>
          <w:highlight w:val="white"/>
        </w:rPr>
        <w:t>PreCall</w:t>
      </w:r>
      <w:r>
        <w:rPr>
          <w:highlight w:val="white"/>
        </w:rPr>
        <w:t xml:space="preserve"> method is called before the </w:t>
      </w:r>
      <w:r w:rsidR="00792015">
        <w:rPr>
          <w:highlight w:val="white"/>
        </w:rPr>
        <w:t>arg</w:t>
      </w:r>
      <w:r w:rsidR="004F5D3F">
        <w:rPr>
          <w:highlight w:val="white"/>
        </w:rPr>
        <w:t>u</w:t>
      </w:r>
      <w:r w:rsidR="00792015">
        <w:rPr>
          <w:highlight w:val="white"/>
        </w:rPr>
        <w:t xml:space="preserve">ment list is parsed. </w:t>
      </w:r>
      <w:r w:rsidR="004F5D3F">
        <w:rPr>
          <w:highlight w:val="white"/>
        </w:rPr>
        <w:t xml:space="preserve">It </w:t>
      </w:r>
      <w:r w:rsidR="00E97D92">
        <w:rPr>
          <w:highlight w:val="white"/>
        </w:rPr>
        <w:t xml:space="preserve">checks that the expression is either a function or a pointer to a function, adds the parameter type list of the function to the type list stack, adds zero to the current offset stack, and adds the </w:t>
      </w:r>
      <w:r w:rsidR="00D54CEB">
        <w:rPr>
          <w:highlight w:val="white"/>
        </w:rPr>
        <w:t>call header instruction to the short and long list of the expression.</w:t>
      </w:r>
    </w:p>
    <w:p w14:paraId="63125A9B" w14:textId="77777777" w:rsidR="008245F5" w:rsidRPr="005E4444" w:rsidRDefault="008245F5" w:rsidP="008245F5">
      <w:pPr>
        <w:pStyle w:val="CodeHeader"/>
      </w:pPr>
      <w:r>
        <w:t>MiddleCodeGenerator.cs</w:t>
      </w:r>
    </w:p>
    <w:p w14:paraId="1F7647FE" w14:textId="4B5AD6C6" w:rsidR="00D379E0" w:rsidRPr="00D379E0" w:rsidRDefault="00D379E0" w:rsidP="00D379E0">
      <w:pPr>
        <w:pStyle w:val="Code"/>
        <w:rPr>
          <w:highlight w:val="white"/>
        </w:rPr>
      </w:pPr>
      <w:r w:rsidRPr="00D379E0">
        <w:rPr>
          <w:highlight w:val="white"/>
        </w:rPr>
        <w:t xml:space="preserve">    public static void </w:t>
      </w:r>
      <w:r w:rsidR="005C7890">
        <w:rPr>
          <w:highlight w:val="white"/>
        </w:rPr>
        <w:t>PreCall</w:t>
      </w:r>
      <w:r w:rsidRPr="00D379E0">
        <w:rPr>
          <w:highlight w:val="white"/>
        </w:rPr>
        <w:t>(Expression expression) {</w:t>
      </w:r>
    </w:p>
    <w:p w14:paraId="17B48CBB" w14:textId="77777777" w:rsidR="00D379E0" w:rsidRPr="00D379E0" w:rsidRDefault="00D379E0" w:rsidP="00D379E0">
      <w:pPr>
        <w:pStyle w:val="Code"/>
        <w:rPr>
          <w:highlight w:val="white"/>
        </w:rPr>
      </w:pPr>
      <w:r w:rsidRPr="00D379E0">
        <w:rPr>
          <w:highlight w:val="white"/>
        </w:rPr>
        <w:t xml:space="preserve">      Type type = expression.Symbol.Type;</w:t>
      </w:r>
    </w:p>
    <w:p w14:paraId="1C4DCC21" w14:textId="77777777" w:rsidR="00B25567" w:rsidRDefault="00D379E0" w:rsidP="00D379E0">
      <w:pPr>
        <w:pStyle w:val="Code"/>
        <w:rPr>
          <w:highlight w:val="white"/>
        </w:rPr>
      </w:pPr>
      <w:r w:rsidRPr="00D379E0">
        <w:rPr>
          <w:highlight w:val="white"/>
        </w:rPr>
        <w:t xml:space="preserve">      Assert.Error((type.IsPointer() &amp;&amp; type.PointerType.IsFunction())</w:t>
      </w:r>
      <w:r w:rsidR="00B25567">
        <w:rPr>
          <w:highlight w:val="white"/>
        </w:rPr>
        <w:t xml:space="preserve"> ||</w:t>
      </w:r>
    </w:p>
    <w:p w14:paraId="07171CB9" w14:textId="77777777" w:rsidR="00B25567" w:rsidRDefault="00B25567" w:rsidP="00D379E0">
      <w:pPr>
        <w:pStyle w:val="Code"/>
        <w:rPr>
          <w:highlight w:val="white"/>
        </w:rPr>
      </w:pPr>
      <w:r>
        <w:rPr>
          <w:highlight w:val="white"/>
        </w:rPr>
        <w:t xml:space="preserve">                   </w:t>
      </w:r>
      <w:r w:rsidRPr="00D379E0">
        <w:rPr>
          <w:highlight w:val="white"/>
        </w:rPr>
        <w:t>type.IsFunction()</w:t>
      </w:r>
      <w:r w:rsidR="00D379E0" w:rsidRPr="00D379E0">
        <w:rPr>
          <w:highlight w:val="white"/>
        </w:rPr>
        <w:t>,</w:t>
      </w:r>
      <w:r>
        <w:rPr>
          <w:highlight w:val="white"/>
        </w:rPr>
        <w:t xml:space="preserve"> e</w:t>
      </w:r>
      <w:r w:rsidR="00D379E0" w:rsidRPr="00D379E0">
        <w:rPr>
          <w:highlight w:val="white"/>
        </w:rPr>
        <w:t>xpression.Symbol,</w:t>
      </w:r>
    </w:p>
    <w:p w14:paraId="2B6D8FE1" w14:textId="08B62B96" w:rsidR="00D379E0" w:rsidRPr="00D379E0" w:rsidRDefault="00B25567" w:rsidP="00D379E0">
      <w:pPr>
        <w:pStyle w:val="Code"/>
        <w:rPr>
          <w:highlight w:val="white"/>
        </w:rPr>
      </w:pPr>
      <w:r>
        <w:rPr>
          <w:highlight w:val="white"/>
        </w:rPr>
        <w:t xml:space="preserve">                  </w:t>
      </w:r>
      <w:r w:rsidR="00D379E0" w:rsidRPr="00D379E0">
        <w:rPr>
          <w:highlight w:val="white"/>
        </w:rPr>
        <w:t xml:space="preserve"> Message.Not_a_function);</w:t>
      </w:r>
    </w:p>
    <w:p w14:paraId="2535627D" w14:textId="4A7A402B" w:rsidR="00D379E0" w:rsidRDefault="00D379E0" w:rsidP="00D379E0">
      <w:pPr>
        <w:pStyle w:val="Code"/>
        <w:rPr>
          <w:highlight w:val="white"/>
        </w:rPr>
      </w:pPr>
      <w:r w:rsidRPr="00D379E0">
        <w:rPr>
          <w:highlight w:val="white"/>
        </w:rPr>
        <w:t xml:space="preserve">      Type functionType = type.IsFunction() ? type : type.PointerType;</w:t>
      </w:r>
    </w:p>
    <w:p w14:paraId="4EFC7CA0" w14:textId="77777777" w:rsidR="00E97D92" w:rsidRPr="00D379E0" w:rsidRDefault="00E97D92" w:rsidP="00D379E0">
      <w:pPr>
        <w:pStyle w:val="Code"/>
        <w:rPr>
          <w:highlight w:val="white"/>
        </w:rPr>
      </w:pPr>
    </w:p>
    <w:p w14:paraId="0C100E49" w14:textId="77777777" w:rsidR="00D379E0" w:rsidRPr="00D379E0" w:rsidRDefault="00D379E0" w:rsidP="00D379E0">
      <w:pPr>
        <w:pStyle w:val="Code"/>
        <w:rPr>
          <w:highlight w:val="white"/>
        </w:rPr>
      </w:pPr>
      <w:r w:rsidRPr="00D379E0">
        <w:rPr>
          <w:highlight w:val="white"/>
        </w:rPr>
        <w:t xml:space="preserve">      TypeListStack.Push(functionType.TypeList);</w:t>
      </w:r>
    </w:p>
    <w:p w14:paraId="5F00B4D3" w14:textId="77777777" w:rsidR="00D379E0" w:rsidRPr="00D379E0" w:rsidRDefault="00D379E0" w:rsidP="00D379E0">
      <w:pPr>
        <w:pStyle w:val="Code"/>
        <w:rPr>
          <w:highlight w:val="white"/>
        </w:rPr>
      </w:pPr>
      <w:r w:rsidRPr="00D379E0">
        <w:rPr>
          <w:highlight w:val="white"/>
        </w:rPr>
        <w:t xml:space="preserve">      ParameterOffsetStack.Push(0);</w:t>
      </w:r>
    </w:p>
    <w:p w14:paraId="5DA8442B" w14:textId="77777777" w:rsidR="00E97D92" w:rsidRDefault="00E97D92" w:rsidP="00D379E0">
      <w:pPr>
        <w:pStyle w:val="Code"/>
        <w:rPr>
          <w:highlight w:val="white"/>
        </w:rPr>
      </w:pPr>
    </w:p>
    <w:p w14:paraId="3925E63C" w14:textId="2DA20EA1" w:rsidR="00D379E0" w:rsidRPr="00D379E0" w:rsidRDefault="00D379E0" w:rsidP="00D379E0">
      <w:pPr>
        <w:pStyle w:val="Code"/>
        <w:rPr>
          <w:highlight w:val="white"/>
        </w:rPr>
      </w:pPr>
      <w:r w:rsidRPr="00D379E0">
        <w:rPr>
          <w:highlight w:val="white"/>
        </w:rPr>
        <w:t xml:space="preserve">      AddMiddleCode(expression.ShortList, MiddleOperator.</w:t>
      </w:r>
      <w:r w:rsidR="005C7890">
        <w:rPr>
          <w:highlight w:val="white"/>
        </w:rPr>
        <w:t>PreCall</w:t>
      </w:r>
      <w:r w:rsidRPr="00D379E0">
        <w:rPr>
          <w:highlight w:val="white"/>
        </w:rPr>
        <w:t>,</w:t>
      </w:r>
    </w:p>
    <w:p w14:paraId="7DFE4EA1" w14:textId="77777777" w:rsidR="00D379E0" w:rsidRPr="00D379E0" w:rsidRDefault="00D379E0" w:rsidP="00D379E0">
      <w:pPr>
        <w:pStyle w:val="Code"/>
        <w:rPr>
          <w:highlight w:val="white"/>
        </w:rPr>
      </w:pPr>
      <w:r w:rsidRPr="00D379E0">
        <w:rPr>
          <w:highlight w:val="white"/>
        </w:rPr>
        <w:t xml:space="preserve">                    SymbolTable.CurrentTable.CurrentOffset);</w:t>
      </w:r>
    </w:p>
    <w:p w14:paraId="201B7798" w14:textId="5B4365B5" w:rsidR="00D379E0" w:rsidRPr="00D379E0" w:rsidRDefault="00D379E0" w:rsidP="00D379E0">
      <w:pPr>
        <w:pStyle w:val="Code"/>
        <w:rPr>
          <w:highlight w:val="white"/>
        </w:rPr>
      </w:pPr>
      <w:r w:rsidRPr="00D379E0">
        <w:rPr>
          <w:highlight w:val="white"/>
        </w:rPr>
        <w:t xml:space="preserve">      AddMiddleCode(expression.LongList, MiddleOperator.</w:t>
      </w:r>
      <w:r w:rsidR="005C7890">
        <w:rPr>
          <w:highlight w:val="white"/>
        </w:rPr>
        <w:t>PreCall</w:t>
      </w:r>
      <w:r w:rsidRPr="00D379E0">
        <w:rPr>
          <w:highlight w:val="white"/>
        </w:rPr>
        <w:t>,</w:t>
      </w:r>
    </w:p>
    <w:p w14:paraId="58C7B47F" w14:textId="77777777" w:rsidR="00D379E0" w:rsidRPr="00D379E0" w:rsidRDefault="00D379E0" w:rsidP="00D379E0">
      <w:pPr>
        <w:pStyle w:val="Code"/>
        <w:rPr>
          <w:highlight w:val="white"/>
        </w:rPr>
      </w:pPr>
      <w:r w:rsidRPr="00D379E0">
        <w:rPr>
          <w:highlight w:val="white"/>
        </w:rPr>
        <w:t xml:space="preserve">                    SymbolTable.CurrentTable.CurrentOffset);</w:t>
      </w:r>
    </w:p>
    <w:p w14:paraId="3EEC678E" w14:textId="7706295C" w:rsidR="00F07266" w:rsidRPr="00D379E0" w:rsidRDefault="00D379E0" w:rsidP="00D379E0">
      <w:pPr>
        <w:pStyle w:val="Code"/>
        <w:rPr>
          <w:highlight w:val="white"/>
        </w:rPr>
      </w:pPr>
      <w:r w:rsidRPr="00D379E0">
        <w:rPr>
          <w:highlight w:val="white"/>
        </w:rPr>
        <w:t xml:space="preserve">    }</w:t>
      </w:r>
    </w:p>
    <w:p w14:paraId="172ADBE9" w14:textId="74F433CB" w:rsidR="002A3E3D" w:rsidRPr="00015F9F" w:rsidRDefault="002A3E3D" w:rsidP="002A3E3D">
      <w:pPr>
        <w:rPr>
          <w:highlight w:val="white"/>
        </w:rPr>
      </w:pPr>
      <w:r>
        <w:rPr>
          <w:highlight w:val="white"/>
        </w:rPr>
        <w:t xml:space="preserve">The </w:t>
      </w:r>
      <w:r w:rsidRPr="00682103">
        <w:rPr>
          <w:rStyle w:val="KeyWord0"/>
          <w:highlight w:val="white"/>
        </w:rPr>
        <w:t>Call</w:t>
      </w:r>
      <w:r w:rsidR="00651210">
        <w:rPr>
          <w:rStyle w:val="KeyWord0"/>
          <w:highlight w:val="white"/>
        </w:rPr>
        <w:t>Expression</w:t>
      </w:r>
      <w:r>
        <w:rPr>
          <w:highlight w:val="white"/>
        </w:rPr>
        <w:t xml:space="preserve"> method is called </w:t>
      </w:r>
      <w:r w:rsidR="00B62A7F">
        <w:rPr>
          <w:highlight w:val="white"/>
        </w:rPr>
        <w:t>after</w:t>
      </w:r>
      <w:r>
        <w:rPr>
          <w:highlight w:val="white"/>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EF53A8" w:rsidRDefault="00F07266" w:rsidP="00F07266">
      <w:pPr>
        <w:pStyle w:val="Code"/>
        <w:rPr>
          <w:highlight w:val="white"/>
        </w:rPr>
      </w:pPr>
      <w:r w:rsidRPr="00EF53A8">
        <w:rPr>
          <w:highlight w:val="white"/>
        </w:rPr>
        <w:t xml:space="preserve">    public static Expression CallExpression(Expression </w:t>
      </w:r>
      <w:r>
        <w:rPr>
          <w:highlight w:val="white"/>
        </w:rPr>
        <w:t>function</w:t>
      </w:r>
      <w:r w:rsidRPr="00EF53A8">
        <w:rPr>
          <w:highlight w:val="white"/>
        </w:rPr>
        <w:t>Expression,</w:t>
      </w:r>
    </w:p>
    <w:p w14:paraId="4CAA0A74" w14:textId="77777777" w:rsidR="00F07266" w:rsidRPr="00EF53A8" w:rsidRDefault="00F07266" w:rsidP="00F07266">
      <w:pPr>
        <w:pStyle w:val="Code"/>
        <w:rPr>
          <w:highlight w:val="white"/>
        </w:rPr>
      </w:pPr>
      <w:r w:rsidRPr="00EF53A8">
        <w:rPr>
          <w:highlight w:val="white"/>
        </w:rPr>
        <w:t xml:space="preserve">                                            List&lt;Expression&gt; </w:t>
      </w:r>
      <w:r>
        <w:rPr>
          <w:highlight w:val="white"/>
        </w:rPr>
        <w:t>argument</w:t>
      </w:r>
      <w:r w:rsidRPr="00EF53A8">
        <w:rPr>
          <w:highlight w:val="white"/>
        </w:rPr>
        <w:t>List){</w:t>
      </w:r>
    </w:p>
    <w:p w14:paraId="325FF296" w14:textId="1DEA0CE5" w:rsidR="00F07266" w:rsidRPr="00EF53A8" w:rsidRDefault="00FC66D5" w:rsidP="00F07266">
      <w:pPr>
        <w:pStyle w:val="Code"/>
        <w:rPr>
          <w:highlight w:val="white"/>
        </w:rPr>
      </w:pPr>
      <w:r w:rsidRPr="00370042">
        <w:rPr>
          <w:highlight w:val="white"/>
        </w:rPr>
        <w:t xml:space="preserve">      List&lt;Type&gt; typeList =</w:t>
      </w:r>
      <w:r>
        <w:rPr>
          <w:highlight w:val="white"/>
        </w:rPr>
        <w:t xml:space="preserve"> </w:t>
      </w:r>
      <w:r w:rsidR="00F07266" w:rsidRPr="00EF53A8">
        <w:rPr>
          <w:highlight w:val="white"/>
        </w:rPr>
        <w:t>TypeListStack.Pop();</w:t>
      </w:r>
    </w:p>
    <w:p w14:paraId="24E4E5E2" w14:textId="77777777" w:rsidR="00F07266" w:rsidRPr="00EF53A8" w:rsidRDefault="00F07266" w:rsidP="00F07266">
      <w:pPr>
        <w:pStyle w:val="Code"/>
        <w:rPr>
          <w:highlight w:val="white"/>
        </w:rPr>
      </w:pPr>
      <w:r w:rsidRPr="00EF53A8">
        <w:rPr>
          <w:highlight w:val="white"/>
        </w:rPr>
        <w:t xml:space="preserve">      ParameterOffsetStack.Pop();</w:t>
      </w:r>
    </w:p>
    <w:p w14:paraId="7C53D143" w14:textId="02FC37FB" w:rsidR="00F07266" w:rsidRPr="00EF53A8" w:rsidRDefault="00B8302E" w:rsidP="00B8302E">
      <w:pPr>
        <w:rPr>
          <w:highlight w:val="white"/>
        </w:rPr>
      </w:pPr>
      <w:r>
        <w:rPr>
          <w:highlight w:val="white"/>
          <w:lang w:val="sv-SE"/>
        </w:rPr>
        <w:lastRenderedPageBreak/>
        <w:t>The reason we keep track of the</w:t>
      </w:r>
      <w:r w:rsidR="00E6708B">
        <w:rPr>
          <w:highlight w:val="white"/>
          <w:lang w:val="sv-SE"/>
        </w:rPr>
        <w:t xml:space="preserve"> current offset is that we in case of nested function calls </w:t>
      </w:r>
      <w:r w:rsidR="00C93366">
        <w:rPr>
          <w:highlight w:val="white"/>
          <w:lang w:val="sv-SE"/>
        </w:rPr>
        <w:t>need to allocate space for the previous arguments of the functions call outside the nested function.</w:t>
      </w:r>
      <w:r w:rsidR="00305C33">
        <w:rPr>
          <w:highlight w:val="white"/>
          <w:lang w:val="sv-SE"/>
        </w:rPr>
        <w:t xml:space="preserve"> </w:t>
      </w:r>
      <w:r w:rsidR="00305C33">
        <w:rPr>
          <w:highlight w:val="white"/>
        </w:rPr>
        <w:t>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EF53A8" w:rsidRDefault="00F07266" w:rsidP="00F07266">
      <w:pPr>
        <w:pStyle w:val="Code"/>
        <w:rPr>
          <w:highlight w:val="white"/>
        </w:rPr>
      </w:pPr>
      <w:r w:rsidRPr="00EF53A8">
        <w:rPr>
          <w:highlight w:val="white"/>
        </w:rPr>
        <w:t xml:space="preserve">      int totalOffset = 0;</w:t>
      </w:r>
    </w:p>
    <w:p w14:paraId="4894A9CC" w14:textId="1CDA9922" w:rsidR="00F07266" w:rsidRDefault="00F07266" w:rsidP="00F07266">
      <w:pPr>
        <w:pStyle w:val="Code"/>
        <w:rPr>
          <w:highlight w:val="white"/>
        </w:rPr>
      </w:pPr>
      <w:r w:rsidRPr="00EF53A8">
        <w:rPr>
          <w:highlight w:val="white"/>
        </w:rPr>
        <w:t xml:space="preserve">      foreach (int currentOffset in ParameterOffsetStack) {</w:t>
      </w:r>
    </w:p>
    <w:p w14:paraId="0A42CFFA" w14:textId="77777777" w:rsidR="00F07266" w:rsidRPr="00EF53A8" w:rsidRDefault="00F07266" w:rsidP="00F07266">
      <w:pPr>
        <w:pStyle w:val="Code"/>
        <w:rPr>
          <w:highlight w:val="white"/>
        </w:rPr>
      </w:pPr>
      <w:r w:rsidRPr="00EF53A8">
        <w:rPr>
          <w:highlight w:val="white"/>
        </w:rPr>
        <w:t xml:space="preserve">        if (currentOffset &gt; 0) {</w:t>
      </w:r>
    </w:p>
    <w:p w14:paraId="40316DA1" w14:textId="77777777" w:rsidR="00F07266" w:rsidRPr="00EF53A8" w:rsidRDefault="00F07266" w:rsidP="00F07266">
      <w:pPr>
        <w:pStyle w:val="Code"/>
        <w:rPr>
          <w:highlight w:val="white"/>
        </w:rPr>
      </w:pPr>
      <w:r w:rsidRPr="00EF53A8">
        <w:rPr>
          <w:highlight w:val="white"/>
        </w:rPr>
        <w:t xml:space="preserve">          totalOffset += (SymbolTable.FunctionHeaderSize + currentOffset);</w:t>
      </w:r>
    </w:p>
    <w:p w14:paraId="4347A217" w14:textId="77777777" w:rsidR="00F07266" w:rsidRPr="00EF53A8" w:rsidRDefault="00F07266" w:rsidP="00F07266">
      <w:pPr>
        <w:pStyle w:val="Code"/>
        <w:rPr>
          <w:highlight w:val="white"/>
        </w:rPr>
      </w:pPr>
      <w:r w:rsidRPr="00EF53A8">
        <w:rPr>
          <w:highlight w:val="white"/>
        </w:rPr>
        <w:t xml:space="preserve">        }</w:t>
      </w:r>
    </w:p>
    <w:p w14:paraId="2E2215B6" w14:textId="77777777" w:rsidR="00F07266" w:rsidRPr="00EF53A8" w:rsidRDefault="00F07266" w:rsidP="00F07266">
      <w:pPr>
        <w:pStyle w:val="Code"/>
        <w:rPr>
          <w:highlight w:val="white"/>
        </w:rPr>
      </w:pPr>
      <w:r w:rsidRPr="00EF53A8">
        <w:rPr>
          <w:highlight w:val="white"/>
        </w:rPr>
        <w:t xml:space="preserve">      }</w:t>
      </w:r>
    </w:p>
    <w:p w14:paraId="6CA7BA49" w14:textId="77777777" w:rsidR="00F07266" w:rsidRPr="00370042" w:rsidRDefault="00F07266" w:rsidP="00F07266">
      <w:pPr>
        <w:pStyle w:val="Code"/>
        <w:rPr>
          <w:highlight w:val="white"/>
        </w:rPr>
      </w:pPr>
    </w:p>
    <w:p w14:paraId="79A2742F" w14:textId="77777777" w:rsidR="00F07266" w:rsidRPr="00370042" w:rsidRDefault="00F07266" w:rsidP="00F07266">
      <w:pPr>
        <w:pStyle w:val="Code"/>
        <w:rPr>
          <w:highlight w:val="white"/>
        </w:rPr>
      </w:pPr>
      <w:r w:rsidRPr="00370042">
        <w:rPr>
          <w:highlight w:val="white"/>
        </w:rPr>
        <w:t xml:space="preserve">      Type </w:t>
      </w:r>
      <w:r>
        <w:rPr>
          <w:highlight w:val="white"/>
        </w:rPr>
        <w:t>function</w:t>
      </w:r>
      <w:r w:rsidRPr="00370042">
        <w:rPr>
          <w:highlight w:val="white"/>
        </w:rPr>
        <w:t xml:space="preserve">Type = </w:t>
      </w:r>
      <w:r>
        <w:rPr>
          <w:highlight w:val="white"/>
        </w:rPr>
        <w:t>function</w:t>
      </w:r>
      <w:r w:rsidRPr="00370042">
        <w:rPr>
          <w:highlight w:val="white"/>
        </w:rPr>
        <w:t>Expression.Symbol.Type.IsPointer() ?</w:t>
      </w:r>
    </w:p>
    <w:p w14:paraId="68501E0A" w14:textId="02D44AC9"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Expression.Symbol.Type.PointerType :</w:t>
      </w:r>
    </w:p>
    <w:p w14:paraId="649D6648" w14:textId="7E75BEA7"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w:t>
      </w:r>
    </w:p>
    <w:p w14:paraId="5892E1B2" w14:textId="77777777" w:rsidR="00A54D3C" w:rsidRDefault="00442B8F" w:rsidP="00442B8F">
      <w:pPr>
        <w:rPr>
          <w:highlight w:val="white"/>
        </w:rPr>
      </w:pPr>
      <w:r>
        <w:rPr>
          <w:highlight w:val="white"/>
        </w:rPr>
        <w:t xml:space="preserve">We check that there </w:t>
      </w:r>
      <w:r w:rsidR="0034084D">
        <w:rPr>
          <w:highlight w:val="white"/>
        </w:rPr>
        <w:t>are</w:t>
      </w:r>
      <w:r>
        <w:rPr>
          <w:highlight w:val="white"/>
        </w:rPr>
        <w:t xml:space="preserve"> not too few parameters in the call.</w:t>
      </w:r>
      <w:r w:rsidR="0034084D">
        <w:rPr>
          <w:highlight w:val="white"/>
        </w:rPr>
        <w:t xml:space="preserve"> If the type list is null, the number of arguments does not matter. However, if the type list is not null, the number of arguments</w:t>
      </w:r>
      <w:r w:rsidR="00A54D3C">
        <w:rPr>
          <w:highlight w:val="white"/>
        </w:rPr>
        <w:t xml:space="preserve"> must be at least the number of parameters in the type list.</w:t>
      </w:r>
    </w:p>
    <w:p w14:paraId="4FFB49FF" w14:textId="77777777" w:rsidR="00F07266" w:rsidRDefault="00F07266" w:rsidP="00F07266">
      <w:pPr>
        <w:pStyle w:val="Code"/>
        <w:rPr>
          <w:highlight w:val="white"/>
        </w:rPr>
      </w:pPr>
      <w:r w:rsidRPr="00370042">
        <w:rPr>
          <w:highlight w:val="white"/>
        </w:rPr>
        <w:t xml:space="preserve">      Assert.Error((typeList == null) ||</w:t>
      </w:r>
    </w:p>
    <w:p w14:paraId="7652989F"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argument</w:t>
      </w:r>
      <w:r w:rsidRPr="00370042">
        <w:rPr>
          <w:highlight w:val="white"/>
        </w:rPr>
        <w:t>List.Count &gt;= typeList.Count),</w:t>
      </w:r>
    </w:p>
    <w:p w14:paraId="59B5F58F" w14:textId="77777777" w:rsidR="00F07266" w:rsidRPr="00370042" w:rsidRDefault="00F07266" w:rsidP="00F07266">
      <w:pPr>
        <w:pStyle w:val="Code"/>
        <w:rPr>
          <w:highlight w:val="white"/>
        </w:rPr>
      </w:pPr>
      <w:r w:rsidRPr="00370042">
        <w:rPr>
          <w:highlight w:val="white"/>
        </w:rPr>
        <w:t xml:space="preserve">                   </w:t>
      </w:r>
      <w:r>
        <w:rPr>
          <w:highlight w:val="white"/>
        </w:rPr>
        <w:t>function</w:t>
      </w:r>
      <w:r w:rsidRPr="00370042">
        <w:rPr>
          <w:highlight w:val="white"/>
        </w:rPr>
        <w:t>Expression,</w:t>
      </w:r>
    </w:p>
    <w:p w14:paraId="349A5B12" w14:textId="358EBC26" w:rsidR="00F07266" w:rsidRPr="00370042" w:rsidRDefault="00F07266" w:rsidP="00F07266">
      <w:pPr>
        <w:pStyle w:val="Code"/>
        <w:rPr>
          <w:highlight w:val="white"/>
        </w:rPr>
      </w:pPr>
      <w:r w:rsidRPr="00370042">
        <w:rPr>
          <w:highlight w:val="white"/>
        </w:rPr>
        <w:t xml:space="preserve">                   Message.Too_few_actual_parameters_in_</w:t>
      </w:r>
      <w:r w:rsidR="000B5A8F">
        <w:rPr>
          <w:highlight w:val="white"/>
        </w:rPr>
        <w:t>function</w:t>
      </w:r>
      <w:r w:rsidRPr="00370042">
        <w:rPr>
          <w:highlight w:val="white"/>
        </w:rPr>
        <w:t>_call);</w:t>
      </w:r>
    </w:p>
    <w:p w14:paraId="1AA66676" w14:textId="4D50EFCF" w:rsidR="00116F18" w:rsidRDefault="00116F18" w:rsidP="00116F18">
      <w:pPr>
        <w:rPr>
          <w:highlight w:val="white"/>
        </w:rPr>
      </w:pPr>
      <w:r>
        <w:rPr>
          <w:highlight w:val="white"/>
        </w:rPr>
        <w:t xml:space="preserve">We </w:t>
      </w:r>
      <w:r w:rsidR="00A613D8">
        <w:rPr>
          <w:highlight w:val="white"/>
        </w:rPr>
        <w:t xml:space="preserve">also </w:t>
      </w:r>
      <w:r>
        <w:rPr>
          <w:highlight w:val="white"/>
        </w:rPr>
        <w:t xml:space="preserve">check that there are not too </w:t>
      </w:r>
      <w:r w:rsidR="00A613D8">
        <w:rPr>
          <w:highlight w:val="white"/>
        </w:rPr>
        <w:t>many</w:t>
      </w:r>
      <w:r>
        <w:rPr>
          <w:highlight w:val="white"/>
        </w:rPr>
        <w:t xml:space="preserve"> parameters in the call. If the type list is null</w:t>
      </w:r>
      <w:r w:rsidR="00A613D8">
        <w:rPr>
          <w:highlight w:val="white"/>
        </w:rPr>
        <w:t xml:space="preserve"> or if the calle</w:t>
      </w:r>
      <w:r w:rsidR="002376C0">
        <w:rPr>
          <w:highlight w:val="white"/>
        </w:rPr>
        <w:t>e</w:t>
      </w:r>
      <w:r w:rsidR="00A613D8">
        <w:rPr>
          <w:highlight w:val="white"/>
        </w:rPr>
        <w:t xml:space="preserve"> function has an elliptic parameter list, </w:t>
      </w:r>
      <w:r>
        <w:rPr>
          <w:highlight w:val="white"/>
        </w:rPr>
        <w:t>the number of arguments does not matter</w:t>
      </w:r>
      <w:r w:rsidR="00A613D8">
        <w:rPr>
          <w:highlight w:val="white"/>
        </w:rPr>
        <w:t xml:space="preserve">. There may be more arguments than parameters, we already know that the </w:t>
      </w:r>
      <w:r w:rsidR="009904BD">
        <w:rPr>
          <w:highlight w:val="white"/>
        </w:rPr>
        <w:t xml:space="preserve">arguments are not fewer than the parameters. However, if the type list is not null and the function does not have an elliptic parameter list, </w:t>
      </w:r>
      <w:r w:rsidR="009B0081">
        <w:rPr>
          <w:highlight w:val="white"/>
        </w:rPr>
        <w:t>the number of arguments must equal the number of parameters.</w:t>
      </w:r>
    </w:p>
    <w:p w14:paraId="20A49F80" w14:textId="77777777" w:rsidR="00F07266" w:rsidRPr="00370042" w:rsidRDefault="00F07266" w:rsidP="00F07266">
      <w:pPr>
        <w:pStyle w:val="Code"/>
        <w:rPr>
          <w:highlight w:val="white"/>
        </w:rPr>
      </w:pPr>
      <w:r w:rsidRPr="00370042">
        <w:rPr>
          <w:highlight w:val="white"/>
        </w:rPr>
        <w:t xml:space="preserve">      Assert.Error(</w:t>
      </w:r>
      <w:r>
        <w:rPr>
          <w:highlight w:val="white"/>
        </w:rPr>
        <w:t>function</w:t>
      </w:r>
      <w:r w:rsidRPr="00370042">
        <w:rPr>
          <w:highlight w:val="white"/>
        </w:rPr>
        <w:t>Type.IsEllipse() || (typeList == null) ||</w:t>
      </w:r>
    </w:p>
    <w:p w14:paraId="6687C2CC" w14:textId="77777777" w:rsidR="00F07266" w:rsidRDefault="00F07266" w:rsidP="00F07266">
      <w:pPr>
        <w:pStyle w:val="Code"/>
        <w:rPr>
          <w:highlight w:val="white"/>
        </w:rPr>
      </w:pPr>
      <w:r w:rsidRPr="00370042">
        <w:rPr>
          <w:highlight w:val="white"/>
        </w:rPr>
        <w:t xml:space="preserve">                   (</w:t>
      </w:r>
      <w:r>
        <w:rPr>
          <w:highlight w:val="white"/>
        </w:rPr>
        <w:t>argument</w:t>
      </w:r>
      <w:r w:rsidRPr="00370042">
        <w:rPr>
          <w:highlight w:val="white"/>
        </w:rPr>
        <w:t>List.Count == typeList.Count),</w:t>
      </w:r>
    </w:p>
    <w:p w14:paraId="0148E906"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function</w:t>
      </w:r>
      <w:r w:rsidRPr="00370042">
        <w:rPr>
          <w:highlight w:val="white"/>
        </w:rPr>
        <w:t>Expression,</w:t>
      </w:r>
    </w:p>
    <w:p w14:paraId="652047A5" w14:textId="5F84D31A" w:rsidR="00F07266" w:rsidRPr="00370042" w:rsidRDefault="00F07266" w:rsidP="00F07266">
      <w:pPr>
        <w:pStyle w:val="Code"/>
        <w:rPr>
          <w:highlight w:val="white"/>
        </w:rPr>
      </w:pPr>
      <w:r w:rsidRPr="00370042">
        <w:rPr>
          <w:highlight w:val="white"/>
        </w:rPr>
        <w:t xml:space="preserve">                   Message.Too_many_parameters_in_</w:t>
      </w:r>
      <w:r w:rsidR="000B5A8F">
        <w:rPr>
          <w:highlight w:val="white"/>
        </w:rPr>
        <w:t>function</w:t>
      </w:r>
      <w:r w:rsidRPr="00370042">
        <w:rPr>
          <w:highlight w:val="white"/>
        </w:rPr>
        <w:t>_call);</w:t>
      </w:r>
    </w:p>
    <w:p w14:paraId="3101E73B" w14:textId="77777777" w:rsidR="009F2231" w:rsidRDefault="009F2231" w:rsidP="00F07266">
      <w:pPr>
        <w:pStyle w:val="Code"/>
        <w:rPr>
          <w:highlight w:val="white"/>
        </w:rPr>
      </w:pPr>
    </w:p>
    <w:p w14:paraId="42C17520" w14:textId="77C08D84" w:rsidR="00F07266" w:rsidRPr="00370042" w:rsidRDefault="00F07266" w:rsidP="00F07266">
      <w:pPr>
        <w:pStyle w:val="Code"/>
        <w:rPr>
          <w:highlight w:val="white"/>
        </w:rPr>
      </w:pPr>
      <w:r w:rsidRPr="00370042">
        <w:rPr>
          <w:highlight w:val="white"/>
        </w:rPr>
        <w:t xml:space="preserve">      List&lt;MiddleCode&gt; longList = new List&lt;MiddleCode&gt;();</w:t>
      </w:r>
    </w:p>
    <w:p w14:paraId="12B7196E" w14:textId="77777777" w:rsidR="00F07266" w:rsidRPr="00370042" w:rsidRDefault="00F07266" w:rsidP="00F07266">
      <w:pPr>
        <w:pStyle w:val="Code"/>
        <w:rPr>
          <w:highlight w:val="white"/>
        </w:rPr>
      </w:pPr>
      <w:r w:rsidRPr="00370042">
        <w:rPr>
          <w:highlight w:val="white"/>
        </w:rPr>
        <w:t xml:space="preserve">      longList.AddRange(</w:t>
      </w:r>
      <w:r>
        <w:rPr>
          <w:highlight w:val="white"/>
        </w:rPr>
        <w:t>function</w:t>
      </w:r>
      <w:r w:rsidRPr="00370042">
        <w:rPr>
          <w:highlight w:val="white"/>
        </w:rPr>
        <w:t>Expression.LongList);</w:t>
      </w:r>
    </w:p>
    <w:p w14:paraId="15574B68" w14:textId="12EBCBE1" w:rsidR="00F07266" w:rsidRPr="00370042" w:rsidRDefault="00B35763" w:rsidP="00B35763">
      <w:pPr>
        <w:rPr>
          <w:highlight w:val="white"/>
        </w:rPr>
      </w:pPr>
      <w:r>
        <w:rPr>
          <w:highlight w:val="white"/>
        </w:rPr>
        <w:t xml:space="preserve">When iterate </w:t>
      </w:r>
      <w:r w:rsidR="00123650">
        <w:rPr>
          <w:highlight w:val="white"/>
        </w:rPr>
        <w:t>through</w:t>
      </w:r>
      <w:r>
        <w:rPr>
          <w:highlight w:val="white"/>
        </w:rPr>
        <w:t xml:space="preserve"> the</w:t>
      </w:r>
      <w:r w:rsidR="00176AAC">
        <w:rPr>
          <w:highlight w:val="white"/>
        </w:rPr>
        <w:t xml:space="preserve">, we keep track of the extra size. In elliptic function calls </w:t>
      </w:r>
      <w:r w:rsidR="00144A80">
        <w:rPr>
          <w:highlight w:val="white"/>
        </w:rPr>
        <w:t>we need to allocate memory for the extra parameters that is not included in the regular parameter list.</w:t>
      </w:r>
    </w:p>
    <w:p w14:paraId="50F4A255" w14:textId="276D5E7A" w:rsidR="00F07266" w:rsidRPr="00370042" w:rsidRDefault="00F07266" w:rsidP="00F07266">
      <w:pPr>
        <w:pStyle w:val="Code"/>
        <w:rPr>
          <w:highlight w:val="white"/>
        </w:rPr>
      </w:pPr>
      <w:r w:rsidRPr="00370042">
        <w:rPr>
          <w:highlight w:val="white"/>
        </w:rPr>
        <w:t xml:space="preserve">      int </w:t>
      </w:r>
      <w:r w:rsidR="008534D3">
        <w:rPr>
          <w:highlight w:val="white"/>
        </w:rPr>
        <w:t>count</w:t>
      </w:r>
      <w:r w:rsidRPr="00370042">
        <w:rPr>
          <w:highlight w:val="white"/>
        </w:rPr>
        <w:t xml:space="preserve"> = 0, offset = SymbolTable.FunctionHeaderSize, extra = 0;</w:t>
      </w:r>
    </w:p>
    <w:p w14:paraId="540470A4" w14:textId="77777777" w:rsidR="00F07266" w:rsidRPr="00370042" w:rsidRDefault="00F07266" w:rsidP="00F07266">
      <w:pPr>
        <w:pStyle w:val="Code"/>
        <w:rPr>
          <w:highlight w:val="white"/>
        </w:rPr>
      </w:pPr>
      <w:r w:rsidRPr="00370042">
        <w:rPr>
          <w:highlight w:val="white"/>
        </w:rPr>
        <w:t xml:space="preserve">      foreach (Expression </w:t>
      </w:r>
      <w:r>
        <w:rPr>
          <w:highlight w:val="white"/>
        </w:rPr>
        <w:t>argument</w:t>
      </w:r>
      <w:r w:rsidRPr="00370042">
        <w:rPr>
          <w:highlight w:val="white"/>
        </w:rPr>
        <w:t xml:space="preserve">Expression in </w:t>
      </w:r>
      <w:r>
        <w:rPr>
          <w:highlight w:val="white"/>
        </w:rPr>
        <w:t>argument</w:t>
      </w:r>
      <w:r w:rsidRPr="00370042">
        <w:rPr>
          <w:highlight w:val="white"/>
        </w:rPr>
        <w:t>List) {</w:t>
      </w:r>
    </w:p>
    <w:p w14:paraId="496234A5" w14:textId="77777777" w:rsidR="00F07266" w:rsidRPr="00370042" w:rsidRDefault="00F07266" w:rsidP="00F07266">
      <w:pPr>
        <w:pStyle w:val="Code"/>
        <w:rPr>
          <w:highlight w:val="white"/>
        </w:rPr>
      </w:pPr>
      <w:r w:rsidRPr="00370042">
        <w:rPr>
          <w:highlight w:val="white"/>
        </w:rPr>
        <w:t xml:space="preserve">        longList.AddRange(</w:t>
      </w:r>
      <w:r>
        <w:rPr>
          <w:highlight w:val="white"/>
        </w:rPr>
        <w:t>argument</w:t>
      </w:r>
      <w:r w:rsidRPr="00370042">
        <w:rPr>
          <w:highlight w:val="white"/>
        </w:rPr>
        <w:t>Expression.LongList);</w:t>
      </w:r>
    </w:p>
    <w:p w14:paraId="578A7B73" w14:textId="77777777" w:rsidR="00F07266" w:rsidRPr="00370042" w:rsidRDefault="00F07266" w:rsidP="00F07266">
      <w:pPr>
        <w:pStyle w:val="Code"/>
        <w:rPr>
          <w:highlight w:val="white"/>
        </w:rPr>
      </w:pPr>
    </w:p>
    <w:p w14:paraId="76AEDEFD" w14:textId="592EA577" w:rsidR="00F07266" w:rsidRPr="00370042" w:rsidRDefault="00F07266" w:rsidP="00F07266">
      <w:pPr>
        <w:pStyle w:val="Code"/>
        <w:rPr>
          <w:highlight w:val="white"/>
        </w:rPr>
      </w:pPr>
      <w:r w:rsidRPr="00370042">
        <w:rPr>
          <w:highlight w:val="white"/>
        </w:rPr>
        <w:t xml:space="preserve">        if ((typeList == null) || (</w:t>
      </w:r>
      <w:r w:rsidR="008534D3">
        <w:rPr>
          <w:highlight w:val="white"/>
        </w:rPr>
        <w:t>count</w:t>
      </w:r>
      <w:r w:rsidR="00144D6E">
        <w:rPr>
          <w:highlight w:val="white"/>
        </w:rPr>
        <w:t>++</w:t>
      </w:r>
      <w:r w:rsidR="008534D3" w:rsidRPr="00370042">
        <w:rPr>
          <w:highlight w:val="white"/>
        </w:rPr>
        <w:t xml:space="preserve"> </w:t>
      </w:r>
      <w:r w:rsidRPr="00370042">
        <w:rPr>
          <w:highlight w:val="white"/>
        </w:rPr>
        <w:t>&gt;= typeList.Count)) {</w:t>
      </w:r>
    </w:p>
    <w:p w14:paraId="2DAD858D" w14:textId="77777777" w:rsidR="00F07266" w:rsidRPr="00370042" w:rsidRDefault="00F07266" w:rsidP="00F07266">
      <w:pPr>
        <w:pStyle w:val="Code"/>
        <w:rPr>
          <w:highlight w:val="white"/>
        </w:rPr>
      </w:pPr>
      <w:r w:rsidRPr="00370042">
        <w:rPr>
          <w:highlight w:val="white"/>
        </w:rPr>
        <w:t xml:space="preserve">          extra += ParameterSize(</w:t>
      </w:r>
      <w:r>
        <w:rPr>
          <w:highlight w:val="white"/>
        </w:rPr>
        <w:t>argument</w:t>
      </w:r>
      <w:r w:rsidRPr="00370042">
        <w:rPr>
          <w:highlight w:val="white"/>
        </w:rPr>
        <w:t>Expression.Symbol);</w:t>
      </w:r>
    </w:p>
    <w:p w14:paraId="74E92C97" w14:textId="77777777" w:rsidR="00F07266" w:rsidRPr="00370042" w:rsidRDefault="00F07266" w:rsidP="00F07266">
      <w:pPr>
        <w:pStyle w:val="Code"/>
        <w:rPr>
          <w:highlight w:val="white"/>
        </w:rPr>
      </w:pPr>
      <w:r w:rsidRPr="00370042">
        <w:rPr>
          <w:highlight w:val="white"/>
        </w:rPr>
        <w:t xml:space="preserve">        }</w:t>
      </w:r>
    </w:p>
    <w:p w14:paraId="306089CD" w14:textId="1D8BA3E1" w:rsidR="00F07266" w:rsidRPr="00370042" w:rsidRDefault="00885080" w:rsidP="00144D6E">
      <w:pPr>
        <w:rPr>
          <w:highlight w:val="white"/>
        </w:rPr>
      </w:pPr>
      <w:r>
        <w:rPr>
          <w:highlight w:val="white"/>
        </w:rPr>
        <w:t xml:space="preserve">We add the argument to the </w:t>
      </w:r>
      <w:r w:rsidR="00144D6E">
        <w:rPr>
          <w:highlight w:val="white"/>
        </w:rPr>
        <w:t xml:space="preserve">parameter </w:t>
      </w:r>
      <w:r w:rsidR="008F7CF7">
        <w:rPr>
          <w:highlight w:val="white"/>
        </w:rPr>
        <w:t>list and</w:t>
      </w:r>
      <w:r w:rsidR="00144D6E">
        <w:rPr>
          <w:highlight w:val="white"/>
        </w:rPr>
        <w:t xml:space="preserve"> update the </w:t>
      </w:r>
      <w:r w:rsidR="00C21FC1">
        <w:rPr>
          <w:highlight w:val="white"/>
        </w:rPr>
        <w:t>current offset.</w:t>
      </w:r>
    </w:p>
    <w:p w14:paraId="02935B83" w14:textId="77777777" w:rsidR="00F07266" w:rsidRPr="00370042" w:rsidRDefault="00F07266" w:rsidP="00F07266">
      <w:pPr>
        <w:pStyle w:val="Code"/>
        <w:rPr>
          <w:highlight w:val="white"/>
        </w:rPr>
      </w:pPr>
      <w:r w:rsidRPr="00370042">
        <w:rPr>
          <w:highlight w:val="white"/>
        </w:rPr>
        <w:t xml:space="preserve">        AddMiddleCode(longList, MiddleOperator.Parameter, null,</w:t>
      </w:r>
    </w:p>
    <w:p w14:paraId="6A2A627D" w14:textId="77777777" w:rsidR="00F07266" w:rsidRPr="00370042" w:rsidRDefault="00F07266" w:rsidP="00F07266">
      <w:pPr>
        <w:pStyle w:val="Code"/>
        <w:rPr>
          <w:highlight w:val="white"/>
        </w:rPr>
      </w:pPr>
      <w:r w:rsidRPr="00370042">
        <w:rPr>
          <w:highlight w:val="white"/>
        </w:rPr>
        <w:t xml:space="preserve">                      </w:t>
      </w:r>
      <w:r>
        <w:rPr>
          <w:highlight w:val="white"/>
        </w:rPr>
        <w:t>argument</w:t>
      </w:r>
      <w:r w:rsidRPr="00370042">
        <w:rPr>
          <w:highlight w:val="white"/>
        </w:rPr>
        <w:t>Expression.Symbol, SymbolTable.CurrentTable.</w:t>
      </w:r>
    </w:p>
    <w:p w14:paraId="77115490" w14:textId="77777777" w:rsidR="00F07266" w:rsidRPr="00370042" w:rsidRDefault="00F07266" w:rsidP="00F07266">
      <w:pPr>
        <w:pStyle w:val="Code"/>
        <w:rPr>
          <w:highlight w:val="white"/>
        </w:rPr>
      </w:pPr>
      <w:r w:rsidRPr="00370042">
        <w:rPr>
          <w:highlight w:val="white"/>
        </w:rPr>
        <w:t xml:space="preserve">                      CurrentOffset + totalOffset + offset);</w:t>
      </w:r>
    </w:p>
    <w:p w14:paraId="6EE61285" w14:textId="77777777" w:rsidR="00F07266" w:rsidRPr="00370042" w:rsidRDefault="00F07266" w:rsidP="00F07266">
      <w:pPr>
        <w:pStyle w:val="Code"/>
        <w:rPr>
          <w:highlight w:val="white"/>
        </w:rPr>
      </w:pPr>
      <w:r w:rsidRPr="00370042">
        <w:rPr>
          <w:highlight w:val="white"/>
        </w:rPr>
        <w:t xml:space="preserve">        offset += ParameterSize(</w:t>
      </w:r>
      <w:r>
        <w:rPr>
          <w:highlight w:val="white"/>
        </w:rPr>
        <w:t>argument</w:t>
      </w:r>
      <w:r w:rsidRPr="00370042">
        <w:rPr>
          <w:highlight w:val="white"/>
        </w:rPr>
        <w:t>Expression.Symbol);</w:t>
      </w:r>
    </w:p>
    <w:p w14:paraId="31150935" w14:textId="77777777" w:rsidR="00F07266" w:rsidRPr="00370042" w:rsidRDefault="00F07266" w:rsidP="00F07266">
      <w:pPr>
        <w:pStyle w:val="Code"/>
        <w:rPr>
          <w:highlight w:val="white"/>
        </w:rPr>
      </w:pPr>
      <w:r w:rsidRPr="00370042">
        <w:rPr>
          <w:highlight w:val="white"/>
        </w:rPr>
        <w:t xml:space="preserve">      }</w:t>
      </w:r>
    </w:p>
    <w:p w14:paraId="0F0F0FB9" w14:textId="602D4D69" w:rsidR="00F07266" w:rsidRPr="00370042" w:rsidRDefault="00CC5890" w:rsidP="00CC5890">
      <w:pPr>
        <w:rPr>
          <w:highlight w:val="white"/>
        </w:rPr>
      </w:pPr>
      <w:r>
        <w:rPr>
          <w:highlight w:val="white"/>
        </w:rPr>
        <w:lastRenderedPageBreak/>
        <w:t>We add both the function call and post call instructions to the long list.</w:t>
      </w:r>
      <w:r w:rsidR="00550FC9">
        <w:rPr>
          <w:highlight w:val="white"/>
        </w:rPr>
        <w:t xml:space="preserve"> The post call instruction is for </w:t>
      </w:r>
    </w:p>
    <w:p w14:paraId="4FDADB09" w14:textId="77777777" w:rsidR="00F07266" w:rsidRPr="00370042" w:rsidRDefault="00F07266" w:rsidP="00F07266">
      <w:pPr>
        <w:pStyle w:val="Code"/>
        <w:rPr>
          <w:highlight w:val="white"/>
        </w:rPr>
      </w:pPr>
      <w:r w:rsidRPr="00370042">
        <w:rPr>
          <w:highlight w:val="white"/>
        </w:rPr>
        <w:t xml:space="preserve">      Symbol </w:t>
      </w:r>
      <w:r>
        <w:rPr>
          <w:highlight w:val="white"/>
        </w:rPr>
        <w:t>function</w:t>
      </w:r>
      <w:r w:rsidRPr="00370042">
        <w:rPr>
          <w:highlight w:val="white"/>
        </w:rPr>
        <w:t xml:space="preserve">Symbol = </w:t>
      </w:r>
      <w:r>
        <w:rPr>
          <w:highlight w:val="white"/>
        </w:rPr>
        <w:t>function</w:t>
      </w:r>
      <w:r w:rsidRPr="00370042">
        <w:rPr>
          <w:highlight w:val="white"/>
        </w:rPr>
        <w:t>Expression.Symbol;</w:t>
      </w:r>
    </w:p>
    <w:p w14:paraId="1A11D644" w14:textId="77777777" w:rsidR="00F07266" w:rsidRPr="00370042" w:rsidRDefault="00F07266" w:rsidP="00F07266">
      <w:pPr>
        <w:pStyle w:val="Code"/>
        <w:rPr>
          <w:highlight w:val="white"/>
        </w:rPr>
      </w:pPr>
      <w:r w:rsidRPr="00370042">
        <w:rPr>
          <w:highlight w:val="white"/>
        </w:rPr>
        <w:t xml:space="preserve">      AddMiddleCode(longList, MiddleOperator.Call, </w:t>
      </w:r>
      <w:r>
        <w:rPr>
          <w:highlight w:val="white"/>
        </w:rPr>
        <w:t>function</w:t>
      </w:r>
      <w:r w:rsidRPr="00370042">
        <w:rPr>
          <w:highlight w:val="white"/>
        </w:rPr>
        <w:t>Symbol,</w:t>
      </w:r>
    </w:p>
    <w:p w14:paraId="3955BB0E"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F5E573" w14:textId="77777777" w:rsidR="00F07266" w:rsidRPr="00370042" w:rsidRDefault="00F07266" w:rsidP="00F07266">
      <w:pPr>
        <w:pStyle w:val="Code"/>
        <w:rPr>
          <w:highlight w:val="white"/>
        </w:rPr>
      </w:pPr>
      <w:r w:rsidRPr="00370042">
        <w:rPr>
          <w:highlight w:val="white"/>
        </w:rPr>
        <w:t xml:space="preserve">                    extra);</w:t>
      </w:r>
    </w:p>
    <w:p w14:paraId="7C702CB0" w14:textId="77777777" w:rsidR="00F07266" w:rsidRPr="00370042" w:rsidRDefault="00F07266" w:rsidP="00F07266">
      <w:pPr>
        <w:pStyle w:val="Code"/>
        <w:rPr>
          <w:highlight w:val="white"/>
        </w:rPr>
      </w:pPr>
      <w:r w:rsidRPr="00370042">
        <w:rPr>
          <w:highlight w:val="white"/>
        </w:rPr>
        <w:t xml:space="preserve">      AddMiddleCode(longList, MiddleOperator.PostCall, null, null,</w:t>
      </w:r>
    </w:p>
    <w:p w14:paraId="766F59D0"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D586C3" w14:textId="77777777" w:rsidR="00F07266" w:rsidRPr="00370042" w:rsidRDefault="00F07266" w:rsidP="00F07266">
      <w:pPr>
        <w:pStyle w:val="Code"/>
        <w:rPr>
          <w:highlight w:val="white"/>
        </w:rPr>
      </w:pPr>
      <w:r w:rsidRPr="00370042">
        <w:rPr>
          <w:highlight w:val="white"/>
        </w:rPr>
        <w:t xml:space="preserve">    </w:t>
      </w:r>
    </w:p>
    <w:p w14:paraId="229FA69B" w14:textId="77777777" w:rsidR="00F07266" w:rsidRPr="00370042" w:rsidRDefault="00F07266" w:rsidP="00F07266">
      <w:pPr>
        <w:pStyle w:val="Code"/>
        <w:rPr>
          <w:highlight w:val="white"/>
        </w:rPr>
      </w:pPr>
      <w:r w:rsidRPr="00370042">
        <w:rPr>
          <w:highlight w:val="white"/>
        </w:rPr>
        <w:t xml:space="preserve">      Type returnType = </w:t>
      </w:r>
      <w:r>
        <w:rPr>
          <w:highlight w:val="white"/>
        </w:rPr>
        <w:t>function</w:t>
      </w:r>
      <w:r w:rsidRPr="00370042">
        <w:rPr>
          <w:highlight w:val="white"/>
        </w:rPr>
        <w:t>Type.ReturnType;</w:t>
      </w:r>
    </w:p>
    <w:p w14:paraId="61C751E3" w14:textId="77777777" w:rsidR="00F07266" w:rsidRPr="00370042" w:rsidRDefault="00F07266" w:rsidP="00F07266">
      <w:pPr>
        <w:pStyle w:val="Code"/>
        <w:rPr>
          <w:highlight w:val="white"/>
        </w:rPr>
      </w:pPr>
      <w:r w:rsidRPr="00370042">
        <w:rPr>
          <w:highlight w:val="white"/>
        </w:rPr>
        <w:t xml:space="preserve">      Symbol returnSymbol = new Symbol(returnType);</w:t>
      </w:r>
    </w:p>
    <w:p w14:paraId="369D598B" w14:textId="1B68A83A" w:rsidR="00F07266" w:rsidRPr="00370042" w:rsidRDefault="00F7635F" w:rsidP="00F7635F">
      <w:pPr>
        <w:rPr>
          <w:highlight w:val="white"/>
        </w:rPr>
      </w:pPr>
      <w:r>
        <w:rPr>
          <w:highlight w:val="white"/>
        </w:rPr>
        <w:t>We make the short list be a copy of the long list. However</w:t>
      </w:r>
      <w:r w:rsidR="00CB6B16">
        <w:rPr>
          <w:highlight w:val="white"/>
        </w:rPr>
        <w:t xml:space="preserve">, </w:t>
      </w:r>
      <w:r w:rsidR="00D73E5C">
        <w:rPr>
          <w:highlight w:val="white"/>
        </w:rPr>
        <w:t xml:space="preserve">there </w:t>
      </w:r>
      <w:r w:rsidR="009E47CD">
        <w:rPr>
          <w:highlight w:val="white"/>
        </w:rPr>
        <w:t xml:space="preserve">is one </w:t>
      </w:r>
      <w:r w:rsidR="00D73E5C">
        <w:rPr>
          <w:highlight w:val="white"/>
        </w:rPr>
        <w:t>difference between the lists</w:t>
      </w:r>
      <w:r w:rsidR="00F0786C">
        <w:rPr>
          <w:highlight w:val="white"/>
        </w:rPr>
        <w:t xml:space="preserve"> if the function </w:t>
      </w:r>
      <w:r w:rsidR="009E47CD">
        <w:rPr>
          <w:highlight w:val="white"/>
        </w:rPr>
        <w:t>returns a floating value. In that case, we pop the value off the floating value stack in the short list, since the value is not interesting</w:t>
      </w:r>
      <w:r w:rsidR="00BC13EF">
        <w:rPr>
          <w:highlight w:val="white"/>
        </w:rPr>
        <w:t xml:space="preserve"> in the short list, only the side effect of the function call. However, we keep the value on the stack in the long list, since the value shall be used in the long list.</w:t>
      </w:r>
    </w:p>
    <w:p w14:paraId="4D80E86F" w14:textId="77777777" w:rsidR="00F07266" w:rsidRPr="00370042" w:rsidRDefault="00F07266" w:rsidP="00F07266">
      <w:pPr>
        <w:pStyle w:val="Code"/>
        <w:rPr>
          <w:highlight w:val="white"/>
        </w:rPr>
      </w:pPr>
      <w:r w:rsidRPr="00370042">
        <w:rPr>
          <w:highlight w:val="white"/>
        </w:rPr>
        <w:t xml:space="preserve">      List&lt;MiddleCode&gt; shortList = new List&lt;MiddleCode&gt;();</w:t>
      </w:r>
    </w:p>
    <w:p w14:paraId="6561DA57" w14:textId="77777777" w:rsidR="00F07266" w:rsidRPr="00370042" w:rsidRDefault="00F07266" w:rsidP="00F07266">
      <w:pPr>
        <w:pStyle w:val="Code"/>
        <w:rPr>
          <w:highlight w:val="white"/>
        </w:rPr>
      </w:pPr>
      <w:r w:rsidRPr="00370042">
        <w:rPr>
          <w:highlight w:val="white"/>
        </w:rPr>
        <w:t xml:space="preserve">      shortList.AddRange(longList);</w:t>
      </w:r>
    </w:p>
    <w:p w14:paraId="76022AA5" w14:textId="77777777" w:rsidR="00F07266" w:rsidRPr="00370042" w:rsidRDefault="00F07266" w:rsidP="00F07266">
      <w:pPr>
        <w:pStyle w:val="Code"/>
        <w:rPr>
          <w:highlight w:val="white"/>
        </w:rPr>
      </w:pPr>
      <w:r w:rsidRPr="00370042">
        <w:rPr>
          <w:highlight w:val="white"/>
        </w:rPr>
        <w:t xml:space="preserve">    </w:t>
      </w:r>
    </w:p>
    <w:p w14:paraId="4C2B037C" w14:textId="77777777" w:rsidR="00F07266" w:rsidRPr="00370042" w:rsidRDefault="00F07266" w:rsidP="00F07266">
      <w:pPr>
        <w:pStyle w:val="Code"/>
        <w:rPr>
          <w:highlight w:val="white"/>
        </w:rPr>
      </w:pPr>
      <w:r w:rsidRPr="00370042">
        <w:rPr>
          <w:highlight w:val="white"/>
        </w:rPr>
        <w:t xml:space="preserve">      if (!returnType.IsVoid()) {</w:t>
      </w:r>
    </w:p>
    <w:p w14:paraId="29319C84" w14:textId="77777777" w:rsidR="00F07266" w:rsidRPr="00370042" w:rsidRDefault="00F07266" w:rsidP="00F07266">
      <w:pPr>
        <w:pStyle w:val="Code"/>
        <w:rPr>
          <w:highlight w:val="white"/>
        </w:rPr>
      </w:pPr>
      <w:r w:rsidRPr="00370042">
        <w:rPr>
          <w:highlight w:val="white"/>
        </w:rPr>
        <w:t xml:space="preserve">        if (returnType.IsStructOrUnion()) {</w:t>
      </w:r>
    </w:p>
    <w:p w14:paraId="6F4E4014" w14:textId="77777777" w:rsidR="00F07266" w:rsidRPr="00370042" w:rsidRDefault="00F07266" w:rsidP="00F07266">
      <w:pPr>
        <w:pStyle w:val="Code"/>
        <w:rPr>
          <w:highlight w:val="white"/>
        </w:rPr>
      </w:pPr>
      <w:r w:rsidRPr="00370042">
        <w:rPr>
          <w:highlight w:val="white"/>
        </w:rPr>
        <w:t xml:space="preserve">          Type pointerType = new Type(returnType);</w:t>
      </w:r>
    </w:p>
    <w:p w14:paraId="27FD2E16" w14:textId="2366D9E3" w:rsidR="00F07266" w:rsidRPr="00370042" w:rsidRDefault="00F07266" w:rsidP="00F07266">
      <w:pPr>
        <w:pStyle w:val="Code"/>
        <w:rPr>
          <w:highlight w:val="white"/>
        </w:rPr>
      </w:pPr>
      <w:r w:rsidRPr="00370042">
        <w:rPr>
          <w:highlight w:val="white"/>
        </w:rPr>
        <w:t xml:space="preserve">          Symbol </w:t>
      </w:r>
      <w:r w:rsidR="002A66C7">
        <w:rPr>
          <w:highlight w:val="white"/>
        </w:rPr>
        <w:t>addressSymbol</w:t>
      </w:r>
      <w:r w:rsidRPr="00370042">
        <w:rPr>
          <w:highlight w:val="white"/>
        </w:rPr>
        <w:t xml:space="preserve"> = new Symbol(pointerType);</w:t>
      </w:r>
    </w:p>
    <w:p w14:paraId="36DDCE58" w14:textId="4A056DE2" w:rsidR="00F07266" w:rsidRPr="00370042" w:rsidRDefault="00F07266" w:rsidP="00F07266">
      <w:pPr>
        <w:pStyle w:val="Code"/>
        <w:rPr>
          <w:highlight w:val="white"/>
        </w:rPr>
      </w:pPr>
      <w:r w:rsidRPr="00370042">
        <w:rPr>
          <w:highlight w:val="white"/>
        </w:rPr>
        <w:t xml:space="preserve">          returnSymbol</w:t>
      </w:r>
      <w:r w:rsidR="000B5A8F">
        <w:rPr>
          <w:highlight w:val="white"/>
        </w:rPr>
        <w:t>.AddressSymbol</w:t>
      </w:r>
      <w:r w:rsidRPr="00370042">
        <w:rPr>
          <w:highlight w:val="white"/>
        </w:rPr>
        <w:t xml:space="preserve"> = </w:t>
      </w:r>
      <w:r w:rsidR="002A66C7">
        <w:rPr>
          <w:highlight w:val="white"/>
        </w:rPr>
        <w:t>addressSymbol</w:t>
      </w:r>
      <w:r w:rsidRPr="00370042">
        <w:rPr>
          <w:highlight w:val="white"/>
        </w:rPr>
        <w:t>;</w:t>
      </w:r>
    </w:p>
    <w:p w14:paraId="7641E354" w14:textId="77777777" w:rsidR="00F07266" w:rsidRPr="00370042" w:rsidRDefault="00F07266" w:rsidP="00F07266">
      <w:pPr>
        <w:pStyle w:val="Code"/>
        <w:rPr>
          <w:highlight w:val="white"/>
        </w:rPr>
      </w:pPr>
      <w:r w:rsidRPr="00370042">
        <w:rPr>
          <w:highlight w:val="white"/>
        </w:rPr>
        <w:t xml:space="preserve">        }</w:t>
      </w:r>
    </w:p>
    <w:p w14:paraId="58BAF3CB" w14:textId="77777777" w:rsidR="00F07266" w:rsidRPr="00370042" w:rsidRDefault="00F07266" w:rsidP="00F07266">
      <w:pPr>
        <w:pStyle w:val="Code"/>
        <w:rPr>
          <w:highlight w:val="white"/>
        </w:rPr>
      </w:pPr>
      <w:r w:rsidRPr="00370042">
        <w:rPr>
          <w:highlight w:val="white"/>
        </w:rPr>
        <w:t xml:space="preserve">      </w:t>
      </w:r>
    </w:p>
    <w:p w14:paraId="17278A57" w14:textId="77777777" w:rsidR="00F07266" w:rsidRDefault="00F07266" w:rsidP="00F07266">
      <w:pPr>
        <w:pStyle w:val="Code"/>
        <w:rPr>
          <w:highlight w:val="white"/>
        </w:rPr>
      </w:pPr>
      <w:r w:rsidRPr="00370042">
        <w:rPr>
          <w:highlight w:val="white"/>
        </w:rPr>
        <w:t xml:space="preserve">        AddMiddleCode(longList, MiddleOperator.GetReturnValue,</w:t>
      </w:r>
    </w:p>
    <w:p w14:paraId="62F2EC0B" w14:textId="77777777" w:rsidR="00F07266" w:rsidRPr="00370042" w:rsidRDefault="00F07266" w:rsidP="00F07266">
      <w:pPr>
        <w:pStyle w:val="Code"/>
        <w:rPr>
          <w:highlight w:val="white"/>
        </w:rPr>
      </w:pPr>
      <w:r>
        <w:rPr>
          <w:highlight w:val="white"/>
        </w:rPr>
        <w:t xml:space="preserve">                     </w:t>
      </w:r>
      <w:r w:rsidRPr="00370042">
        <w:rPr>
          <w:highlight w:val="white"/>
        </w:rPr>
        <w:t xml:space="preserve"> returnSymbol);</w:t>
      </w:r>
    </w:p>
    <w:p w14:paraId="1C5643EE" w14:textId="77777777" w:rsidR="00F07266" w:rsidRPr="00370042" w:rsidRDefault="00F07266" w:rsidP="00F07266">
      <w:pPr>
        <w:pStyle w:val="Code"/>
        <w:rPr>
          <w:highlight w:val="white"/>
        </w:rPr>
      </w:pPr>
      <w:r w:rsidRPr="00370042">
        <w:rPr>
          <w:highlight w:val="white"/>
        </w:rPr>
        <w:t xml:space="preserve">      </w:t>
      </w:r>
    </w:p>
    <w:p w14:paraId="3478C473" w14:textId="77777777" w:rsidR="00F07266" w:rsidRPr="00370042" w:rsidRDefault="00F07266" w:rsidP="00F07266">
      <w:pPr>
        <w:pStyle w:val="Code"/>
        <w:rPr>
          <w:highlight w:val="white"/>
        </w:rPr>
      </w:pPr>
      <w:r w:rsidRPr="00370042">
        <w:rPr>
          <w:highlight w:val="white"/>
        </w:rPr>
        <w:t xml:space="preserve">        if (returnType.IsFloating()) {</w:t>
      </w:r>
    </w:p>
    <w:p w14:paraId="18153217" w14:textId="77777777" w:rsidR="00F07266" w:rsidRPr="00370042" w:rsidRDefault="00F07266" w:rsidP="00F07266">
      <w:pPr>
        <w:pStyle w:val="Code"/>
        <w:rPr>
          <w:highlight w:val="white"/>
        </w:rPr>
      </w:pPr>
      <w:r w:rsidRPr="00370042">
        <w:rPr>
          <w:highlight w:val="white"/>
        </w:rPr>
        <w:t xml:space="preserve">          AddMiddleCode(shortList, MiddleOperator.PopEmpty);</w:t>
      </w:r>
    </w:p>
    <w:p w14:paraId="002F6CAF" w14:textId="77777777" w:rsidR="00F07266" w:rsidRPr="00370042" w:rsidRDefault="00F07266" w:rsidP="00F07266">
      <w:pPr>
        <w:pStyle w:val="Code"/>
        <w:rPr>
          <w:highlight w:val="white"/>
        </w:rPr>
      </w:pPr>
      <w:r w:rsidRPr="00370042">
        <w:rPr>
          <w:highlight w:val="white"/>
        </w:rPr>
        <w:t xml:space="preserve">        }</w:t>
      </w:r>
    </w:p>
    <w:p w14:paraId="36691E43" w14:textId="77777777" w:rsidR="00F07266" w:rsidRPr="00370042" w:rsidRDefault="00F07266" w:rsidP="00F07266">
      <w:pPr>
        <w:pStyle w:val="Code"/>
        <w:rPr>
          <w:highlight w:val="white"/>
        </w:rPr>
      </w:pPr>
      <w:r w:rsidRPr="00370042">
        <w:rPr>
          <w:highlight w:val="white"/>
        </w:rPr>
        <w:t xml:space="preserve">      }</w:t>
      </w:r>
    </w:p>
    <w:p w14:paraId="79BABC04" w14:textId="77777777" w:rsidR="00F07266" w:rsidRPr="00370042" w:rsidRDefault="00F07266" w:rsidP="00F07266">
      <w:pPr>
        <w:pStyle w:val="Code"/>
        <w:rPr>
          <w:highlight w:val="white"/>
        </w:rPr>
      </w:pPr>
    </w:p>
    <w:p w14:paraId="0BCBDF37" w14:textId="77777777" w:rsidR="00F07266" w:rsidRPr="00370042" w:rsidRDefault="00F07266" w:rsidP="00F07266">
      <w:pPr>
        <w:pStyle w:val="Code"/>
        <w:rPr>
          <w:highlight w:val="white"/>
        </w:rPr>
      </w:pPr>
      <w:r w:rsidRPr="00370042">
        <w:rPr>
          <w:highlight w:val="white"/>
        </w:rPr>
        <w:t xml:space="preserve">      return (new Expression(returnSymbol, shortList, longList));</w:t>
      </w:r>
    </w:p>
    <w:p w14:paraId="273EFAE7" w14:textId="77777777" w:rsidR="00F07266" w:rsidRPr="00370042" w:rsidRDefault="00F07266" w:rsidP="00F07266">
      <w:pPr>
        <w:pStyle w:val="Code"/>
        <w:rPr>
          <w:highlight w:val="white"/>
        </w:rPr>
      </w:pPr>
      <w:r w:rsidRPr="00370042">
        <w:rPr>
          <w:highlight w:val="white"/>
        </w:rPr>
        <w:t xml:space="preserve">    }</w:t>
      </w:r>
    </w:p>
    <w:p w14:paraId="01034303" w14:textId="64452A74" w:rsidR="002E7E5B" w:rsidRDefault="002E7E5B" w:rsidP="002E7E5B">
      <w:pPr>
        <w:pStyle w:val="Rubrik3"/>
      </w:pPr>
      <w:r>
        <w:t>Argument Expression List</w:t>
      </w:r>
    </w:p>
    <w:p w14:paraId="4C7AA11F" w14:textId="6AC836A4" w:rsidR="002F562A" w:rsidRPr="002F562A" w:rsidRDefault="002F562A" w:rsidP="002F562A">
      <w:r>
        <w:t>A</w:t>
      </w:r>
      <w:r w:rsidR="001F43C7">
        <w:t>n</w:t>
      </w:r>
      <w:r>
        <w:t xml:space="preserve"> argument expression list</w:t>
      </w:r>
      <w:r w:rsidR="00CD0D0A">
        <w:t xml:space="preserve"> is a list of expressions separated by comma.</w:t>
      </w:r>
    </w:p>
    <w:p w14:paraId="42FA6894" w14:textId="4D95A5B7" w:rsidR="00EC3F16" w:rsidRDefault="00EC3F16" w:rsidP="00EC3F16">
      <w:pPr>
        <w:pStyle w:val="CodeHeader"/>
      </w:pPr>
      <w:r>
        <w:t>MainParser.gppg</w:t>
      </w:r>
    </w:p>
    <w:p w14:paraId="1896E803" w14:textId="77777777" w:rsidR="00EA29A9" w:rsidRPr="00EA29A9" w:rsidRDefault="00EA29A9" w:rsidP="00EA29A9">
      <w:pPr>
        <w:pStyle w:val="Code"/>
        <w:rPr>
          <w:highlight w:val="white"/>
        </w:rPr>
      </w:pPr>
      <w:r w:rsidRPr="00EA29A9">
        <w:rPr>
          <w:highlight w:val="white"/>
        </w:rPr>
        <w:t>argument_expression_list:</w:t>
      </w:r>
    </w:p>
    <w:p w14:paraId="704F78AE" w14:textId="77777777" w:rsidR="00EA29A9" w:rsidRPr="00EA29A9" w:rsidRDefault="00EA29A9" w:rsidP="00EA29A9">
      <w:pPr>
        <w:pStyle w:val="Code"/>
        <w:rPr>
          <w:highlight w:val="white"/>
        </w:rPr>
      </w:pPr>
      <w:r w:rsidRPr="00EA29A9">
        <w:rPr>
          <w:highlight w:val="white"/>
        </w:rPr>
        <w:t xml:space="preserve">    assignment_expression {</w:t>
      </w:r>
    </w:p>
    <w:p w14:paraId="33D590E4" w14:textId="77777777" w:rsidR="00EA29A9" w:rsidRPr="00EA29A9" w:rsidRDefault="00EA29A9" w:rsidP="00EA29A9">
      <w:pPr>
        <w:pStyle w:val="Code"/>
        <w:rPr>
          <w:highlight w:val="white"/>
        </w:rPr>
      </w:pPr>
      <w:r w:rsidRPr="00EA29A9">
        <w:rPr>
          <w:highlight w:val="white"/>
        </w:rPr>
        <w:t xml:space="preserve">      $$ = new List&lt;Expression&gt;();</w:t>
      </w:r>
    </w:p>
    <w:p w14:paraId="2324410A" w14:textId="77777777" w:rsidR="00EA29A9" w:rsidRPr="00EA29A9" w:rsidRDefault="00EA29A9" w:rsidP="00EA29A9">
      <w:pPr>
        <w:pStyle w:val="Code"/>
        <w:rPr>
          <w:highlight w:val="white"/>
        </w:rPr>
      </w:pPr>
      <w:r w:rsidRPr="00EA29A9">
        <w:rPr>
          <w:highlight w:val="white"/>
        </w:rPr>
        <w:t xml:space="preserve">      $$.Add(MiddleCodeGenerator.ArgumentExpression(0, $1));</w:t>
      </w:r>
    </w:p>
    <w:p w14:paraId="40DFD7AD" w14:textId="77777777" w:rsidR="00EA29A9" w:rsidRPr="00EA29A9" w:rsidRDefault="00EA29A9" w:rsidP="00EA29A9">
      <w:pPr>
        <w:pStyle w:val="Code"/>
        <w:rPr>
          <w:highlight w:val="white"/>
        </w:rPr>
      </w:pPr>
      <w:r w:rsidRPr="00EA29A9">
        <w:rPr>
          <w:highlight w:val="white"/>
        </w:rPr>
        <w:t xml:space="preserve">    }</w:t>
      </w:r>
    </w:p>
    <w:p w14:paraId="6661E6C8" w14:textId="77777777" w:rsidR="00EA29A9" w:rsidRPr="00EA29A9" w:rsidRDefault="00EA29A9" w:rsidP="00EA29A9">
      <w:pPr>
        <w:pStyle w:val="Code"/>
        <w:rPr>
          <w:highlight w:val="white"/>
        </w:rPr>
      </w:pPr>
      <w:r w:rsidRPr="00EA29A9">
        <w:rPr>
          <w:highlight w:val="white"/>
        </w:rPr>
        <w:t xml:space="preserve">  | argument_expression_list COMMA assignment_expression {</w:t>
      </w:r>
    </w:p>
    <w:p w14:paraId="54DF65D0" w14:textId="77777777" w:rsidR="00EA29A9" w:rsidRPr="00EA29A9" w:rsidRDefault="00EA29A9" w:rsidP="00EA29A9">
      <w:pPr>
        <w:pStyle w:val="Code"/>
        <w:rPr>
          <w:highlight w:val="white"/>
        </w:rPr>
      </w:pPr>
      <w:r w:rsidRPr="00EA29A9">
        <w:rPr>
          <w:highlight w:val="white"/>
        </w:rPr>
        <w:t xml:space="preserve">      $1.Add(MiddleCodeGenerator.ArgumentExpression($1.Count, $3));</w:t>
      </w:r>
    </w:p>
    <w:p w14:paraId="1951D0A1" w14:textId="77777777" w:rsidR="00EA29A9" w:rsidRPr="00EA29A9" w:rsidRDefault="00EA29A9" w:rsidP="00EA29A9">
      <w:pPr>
        <w:pStyle w:val="Code"/>
        <w:rPr>
          <w:highlight w:val="white"/>
        </w:rPr>
      </w:pPr>
      <w:r w:rsidRPr="00EA29A9">
        <w:rPr>
          <w:highlight w:val="white"/>
        </w:rPr>
        <w:t xml:space="preserve">      $$ = $1;</w:t>
      </w:r>
    </w:p>
    <w:p w14:paraId="72BD71D3" w14:textId="77777777" w:rsidR="00EA29A9" w:rsidRPr="00EA29A9" w:rsidRDefault="00EA29A9" w:rsidP="00EA29A9">
      <w:pPr>
        <w:pStyle w:val="Code"/>
        <w:rPr>
          <w:highlight w:val="white"/>
        </w:rPr>
      </w:pPr>
      <w:r w:rsidRPr="00EA29A9">
        <w:rPr>
          <w:highlight w:val="white"/>
        </w:rPr>
        <w:t xml:space="preserve">    };</w:t>
      </w:r>
    </w:p>
    <w:p w14:paraId="02615FE5" w14:textId="0186C0C5" w:rsidR="00F166C5" w:rsidRPr="00E31B23" w:rsidRDefault="00F166C5" w:rsidP="005D5DB0">
      <w:pPr>
        <w:rPr>
          <w:highlight w:val="white"/>
        </w:rPr>
      </w:pPr>
      <w:r>
        <w:rPr>
          <w:highlight w:val="white"/>
        </w:rPr>
        <w:t xml:space="preserve">The </w:t>
      </w:r>
      <w:r w:rsidRPr="003D3D8C">
        <w:rPr>
          <w:rStyle w:val="KeyWord0"/>
          <w:highlight w:val="white"/>
        </w:rPr>
        <w:t>ArgumentExpression</w:t>
      </w:r>
      <w:r>
        <w:rPr>
          <w:highlight w:val="white"/>
        </w:rPr>
        <w:t xml:space="preserve"> method</w:t>
      </w:r>
      <w:r w:rsidR="00494657">
        <w:rPr>
          <w:highlight w:val="white"/>
        </w:rPr>
        <w:t xml:space="preserve"> </w:t>
      </w:r>
      <w:r w:rsidR="00D03ACB">
        <w:rPr>
          <w:highlight w:val="white"/>
        </w:rPr>
        <w:t>type casts the argument into an appropriate type.</w:t>
      </w:r>
    </w:p>
    <w:p w14:paraId="64856157" w14:textId="1FD12381" w:rsidR="00DF4DD7" w:rsidRDefault="00DF4DD7" w:rsidP="00DF4DD7">
      <w:pPr>
        <w:pStyle w:val="CodeHeader"/>
      </w:pPr>
      <w:r>
        <w:t>MiddleCodeGenerator.cs</w:t>
      </w:r>
    </w:p>
    <w:p w14:paraId="5C1B677E" w14:textId="77777777" w:rsidR="0027372E" w:rsidRDefault="0027372E" w:rsidP="0027372E">
      <w:pPr>
        <w:pStyle w:val="Code"/>
        <w:rPr>
          <w:highlight w:val="white"/>
        </w:rPr>
      </w:pPr>
      <w:r w:rsidRPr="0027372E">
        <w:rPr>
          <w:highlight w:val="white"/>
        </w:rPr>
        <w:t xml:space="preserve">    public static Expression ArgumentExpression(int index,</w:t>
      </w:r>
    </w:p>
    <w:p w14:paraId="30661ED4" w14:textId="313DF9C6" w:rsidR="0027372E" w:rsidRDefault="0027372E" w:rsidP="0027372E">
      <w:pPr>
        <w:pStyle w:val="Code"/>
        <w:rPr>
          <w:highlight w:val="white"/>
        </w:rPr>
      </w:pPr>
      <w:r>
        <w:rPr>
          <w:highlight w:val="white"/>
        </w:rPr>
        <w:t xml:space="preserve">                                               </w:t>
      </w:r>
      <w:r w:rsidRPr="0027372E">
        <w:rPr>
          <w:highlight w:val="white"/>
        </w:rPr>
        <w:t xml:space="preserve"> Expression expression) {</w:t>
      </w:r>
    </w:p>
    <w:p w14:paraId="31A3E783" w14:textId="4E79C7ED" w:rsidR="00EA5F63" w:rsidRPr="0027372E" w:rsidRDefault="00EA5F63" w:rsidP="00E23225">
      <w:pPr>
        <w:rPr>
          <w:highlight w:val="white"/>
        </w:rPr>
      </w:pPr>
      <w:r>
        <w:rPr>
          <w:highlight w:val="white"/>
        </w:rPr>
        <w:lastRenderedPageBreak/>
        <w:t xml:space="preserve">We need to type list on top of the type list stack to </w:t>
      </w:r>
      <w:r w:rsidR="00561E79">
        <w:rPr>
          <w:highlight w:val="white"/>
        </w:rPr>
        <w:t>compare the argument expression with the parameter type.</w:t>
      </w:r>
    </w:p>
    <w:p w14:paraId="58B984DA" w14:textId="5CDBE817" w:rsidR="0027372E" w:rsidRDefault="0027372E" w:rsidP="0027372E">
      <w:pPr>
        <w:pStyle w:val="Code"/>
        <w:rPr>
          <w:highlight w:val="white"/>
        </w:rPr>
      </w:pPr>
      <w:r w:rsidRPr="0027372E">
        <w:rPr>
          <w:highlight w:val="white"/>
        </w:rPr>
        <w:t xml:space="preserve">      List&lt;Type&gt; typeList = TypeListStack.Peek();</w:t>
      </w:r>
    </w:p>
    <w:p w14:paraId="50FF41CD" w14:textId="77777777" w:rsidR="00DC51FC" w:rsidRPr="00A770C6" w:rsidRDefault="00DC51FC" w:rsidP="00DC51FC">
      <w:pPr>
        <w:rPr>
          <w:highlight w:val="white"/>
        </w:rPr>
      </w:pPr>
      <w:r>
        <w:rPr>
          <w:highlight w:val="white"/>
        </w:rPr>
        <w:t>If the argument is within the parameter list, we type cast the argument into the parameter type.</w:t>
      </w:r>
    </w:p>
    <w:p w14:paraId="4618EBE1" w14:textId="77777777" w:rsidR="0027372E" w:rsidRPr="0027372E" w:rsidRDefault="0027372E" w:rsidP="0027372E">
      <w:pPr>
        <w:pStyle w:val="Code"/>
        <w:rPr>
          <w:highlight w:val="white"/>
        </w:rPr>
      </w:pPr>
      <w:r w:rsidRPr="0027372E">
        <w:rPr>
          <w:highlight w:val="white"/>
        </w:rPr>
        <w:t xml:space="preserve">      if ((typeList != null) &amp;&amp; (index &lt; typeList.Count)) {</w:t>
      </w:r>
    </w:p>
    <w:p w14:paraId="451DE27E" w14:textId="77777777" w:rsidR="0027372E" w:rsidRPr="0027372E" w:rsidRDefault="0027372E" w:rsidP="0027372E">
      <w:pPr>
        <w:pStyle w:val="Code"/>
        <w:rPr>
          <w:highlight w:val="white"/>
        </w:rPr>
      </w:pPr>
      <w:r w:rsidRPr="0027372E">
        <w:rPr>
          <w:highlight w:val="white"/>
        </w:rPr>
        <w:t xml:space="preserve">        expression = TypeCast.ImplicitCast(expression, typeList[index]);</w:t>
      </w:r>
    </w:p>
    <w:p w14:paraId="2686C7C1" w14:textId="77777777" w:rsidR="0027372E" w:rsidRPr="0027372E" w:rsidRDefault="0027372E" w:rsidP="0027372E">
      <w:pPr>
        <w:pStyle w:val="Code"/>
        <w:rPr>
          <w:highlight w:val="white"/>
        </w:rPr>
      </w:pPr>
      <w:r w:rsidRPr="0027372E">
        <w:rPr>
          <w:highlight w:val="white"/>
        </w:rPr>
        <w:t xml:space="preserve">      }</w:t>
      </w:r>
    </w:p>
    <w:p w14:paraId="1BA9F1A3" w14:textId="77777777" w:rsidR="0027372E" w:rsidRPr="0027372E" w:rsidRDefault="0027372E" w:rsidP="0027372E">
      <w:pPr>
        <w:pStyle w:val="Code"/>
        <w:rPr>
          <w:highlight w:val="white"/>
        </w:rPr>
      </w:pPr>
      <w:r w:rsidRPr="0027372E">
        <w:rPr>
          <w:highlight w:val="white"/>
        </w:rPr>
        <w:t xml:space="preserve">      else {</w:t>
      </w:r>
    </w:p>
    <w:p w14:paraId="4B37A649" w14:textId="77777777" w:rsidR="00250AED" w:rsidRDefault="00250AED" w:rsidP="00250AED">
      <w:pPr>
        <w:rPr>
          <w:highlight w:val="white"/>
        </w:rPr>
      </w:pPr>
      <w:r>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27372E" w:rsidRDefault="0027372E" w:rsidP="0027372E">
      <w:pPr>
        <w:pStyle w:val="Code"/>
        <w:rPr>
          <w:highlight w:val="white"/>
        </w:rPr>
      </w:pPr>
      <w:r w:rsidRPr="0027372E">
        <w:rPr>
          <w:highlight w:val="white"/>
        </w:rPr>
        <w:t xml:space="preserve">        Type type = expression.Symbol.Type;</w:t>
      </w:r>
    </w:p>
    <w:p w14:paraId="77F31A27" w14:textId="77777777" w:rsidR="0027372E" w:rsidRPr="0027372E" w:rsidRDefault="0027372E" w:rsidP="0027372E">
      <w:pPr>
        <w:pStyle w:val="Code"/>
        <w:rPr>
          <w:highlight w:val="white"/>
        </w:rPr>
      </w:pPr>
      <w:r w:rsidRPr="0027372E">
        <w:rPr>
          <w:highlight w:val="white"/>
        </w:rPr>
        <w:t xml:space="preserve">        </w:t>
      </w:r>
    </w:p>
    <w:p w14:paraId="443F3B9C" w14:textId="77777777" w:rsidR="0027372E" w:rsidRPr="0027372E" w:rsidRDefault="0027372E" w:rsidP="0027372E">
      <w:pPr>
        <w:pStyle w:val="Code"/>
        <w:rPr>
          <w:highlight w:val="white"/>
        </w:rPr>
      </w:pPr>
      <w:r w:rsidRPr="0027372E">
        <w:rPr>
          <w:highlight w:val="white"/>
        </w:rPr>
        <w:t xml:space="preserve">        if (type.IsChar() || type.IsShort()) {</w:t>
      </w:r>
    </w:p>
    <w:p w14:paraId="48DEA9CF" w14:textId="77777777" w:rsidR="0027372E" w:rsidRPr="0027372E" w:rsidRDefault="0027372E" w:rsidP="0027372E">
      <w:pPr>
        <w:pStyle w:val="Code"/>
        <w:rPr>
          <w:highlight w:val="white"/>
        </w:rPr>
      </w:pPr>
      <w:r w:rsidRPr="0027372E">
        <w:rPr>
          <w:highlight w:val="white"/>
        </w:rPr>
        <w:t xml:space="preserve">          if (type.IsSigned()) {</w:t>
      </w:r>
    </w:p>
    <w:p w14:paraId="212557BF" w14:textId="77777777" w:rsidR="0027372E" w:rsidRPr="0027372E" w:rsidRDefault="0027372E" w:rsidP="0027372E">
      <w:pPr>
        <w:pStyle w:val="Code"/>
        <w:rPr>
          <w:highlight w:val="white"/>
        </w:rPr>
      </w:pPr>
      <w:r w:rsidRPr="0027372E">
        <w:rPr>
          <w:highlight w:val="white"/>
        </w:rPr>
        <w:t xml:space="preserve">            expression =</w:t>
      </w:r>
    </w:p>
    <w:p w14:paraId="30A4034B" w14:textId="77777777" w:rsidR="0027372E" w:rsidRPr="0027372E" w:rsidRDefault="0027372E" w:rsidP="0027372E">
      <w:pPr>
        <w:pStyle w:val="Code"/>
        <w:rPr>
          <w:highlight w:val="white"/>
        </w:rPr>
      </w:pPr>
      <w:r w:rsidRPr="0027372E">
        <w:rPr>
          <w:highlight w:val="white"/>
        </w:rPr>
        <w:t xml:space="preserve">              TypeCast.ImplicitCast(expression, Type.SignedIntegerType);</w:t>
      </w:r>
    </w:p>
    <w:p w14:paraId="1F1F23F9" w14:textId="77777777" w:rsidR="0027372E" w:rsidRPr="0027372E" w:rsidRDefault="0027372E" w:rsidP="0027372E">
      <w:pPr>
        <w:pStyle w:val="Code"/>
        <w:rPr>
          <w:highlight w:val="white"/>
        </w:rPr>
      </w:pPr>
      <w:r w:rsidRPr="0027372E">
        <w:rPr>
          <w:highlight w:val="white"/>
        </w:rPr>
        <w:t xml:space="preserve">          }</w:t>
      </w:r>
    </w:p>
    <w:p w14:paraId="08B3C520" w14:textId="77777777" w:rsidR="0027372E" w:rsidRPr="0027372E" w:rsidRDefault="0027372E" w:rsidP="0027372E">
      <w:pPr>
        <w:pStyle w:val="Code"/>
        <w:rPr>
          <w:highlight w:val="white"/>
        </w:rPr>
      </w:pPr>
      <w:r w:rsidRPr="0027372E">
        <w:rPr>
          <w:highlight w:val="white"/>
        </w:rPr>
        <w:t xml:space="preserve">          else {</w:t>
      </w:r>
    </w:p>
    <w:p w14:paraId="739E22E8" w14:textId="77777777" w:rsidR="0027372E" w:rsidRPr="0027372E" w:rsidRDefault="0027372E" w:rsidP="0027372E">
      <w:pPr>
        <w:pStyle w:val="Code"/>
        <w:rPr>
          <w:highlight w:val="white"/>
        </w:rPr>
      </w:pPr>
      <w:r w:rsidRPr="0027372E">
        <w:rPr>
          <w:highlight w:val="white"/>
        </w:rPr>
        <w:t xml:space="preserve">            expression =</w:t>
      </w:r>
    </w:p>
    <w:p w14:paraId="14AE06A9" w14:textId="77777777" w:rsidR="0027372E" w:rsidRPr="0027372E" w:rsidRDefault="0027372E" w:rsidP="0027372E">
      <w:pPr>
        <w:pStyle w:val="Code"/>
        <w:rPr>
          <w:highlight w:val="white"/>
        </w:rPr>
      </w:pPr>
      <w:r w:rsidRPr="0027372E">
        <w:rPr>
          <w:highlight w:val="white"/>
        </w:rPr>
        <w:t xml:space="preserve">              TypeCast.ImplicitCast(expression, Type.UnsignedIntegerType);</w:t>
      </w:r>
    </w:p>
    <w:p w14:paraId="734235EB" w14:textId="77777777" w:rsidR="0027372E" w:rsidRPr="0027372E" w:rsidRDefault="0027372E" w:rsidP="0027372E">
      <w:pPr>
        <w:pStyle w:val="Code"/>
        <w:rPr>
          <w:highlight w:val="white"/>
        </w:rPr>
      </w:pPr>
      <w:r w:rsidRPr="0027372E">
        <w:rPr>
          <w:highlight w:val="white"/>
        </w:rPr>
        <w:t xml:space="preserve">          }      </w:t>
      </w:r>
    </w:p>
    <w:p w14:paraId="4E1B5EDF" w14:textId="77777777" w:rsidR="0027372E" w:rsidRPr="0027372E" w:rsidRDefault="0027372E" w:rsidP="0027372E">
      <w:pPr>
        <w:pStyle w:val="Code"/>
        <w:rPr>
          <w:highlight w:val="white"/>
        </w:rPr>
      </w:pPr>
      <w:r w:rsidRPr="0027372E">
        <w:rPr>
          <w:highlight w:val="white"/>
        </w:rPr>
        <w:t xml:space="preserve">        }</w:t>
      </w:r>
    </w:p>
    <w:p w14:paraId="0B137D70" w14:textId="77777777" w:rsidR="0027372E" w:rsidRPr="0027372E" w:rsidRDefault="0027372E" w:rsidP="0027372E">
      <w:pPr>
        <w:pStyle w:val="Code"/>
        <w:rPr>
          <w:highlight w:val="white"/>
        </w:rPr>
      </w:pPr>
      <w:r w:rsidRPr="0027372E">
        <w:rPr>
          <w:highlight w:val="white"/>
        </w:rPr>
        <w:t xml:space="preserve">        else if (type.IsFloat()) {</w:t>
      </w:r>
    </w:p>
    <w:p w14:paraId="05BFDECC" w14:textId="77777777" w:rsidR="0027372E" w:rsidRPr="0027372E" w:rsidRDefault="0027372E" w:rsidP="0027372E">
      <w:pPr>
        <w:pStyle w:val="Code"/>
        <w:rPr>
          <w:highlight w:val="white"/>
        </w:rPr>
      </w:pPr>
      <w:r w:rsidRPr="0027372E">
        <w:rPr>
          <w:highlight w:val="white"/>
        </w:rPr>
        <w:t xml:space="preserve">          expression = TypeCast.ImplicitCast(expression, Type.DoubleType);</w:t>
      </w:r>
    </w:p>
    <w:p w14:paraId="2CD2F8ED" w14:textId="77777777" w:rsidR="0027372E" w:rsidRPr="0027372E" w:rsidRDefault="0027372E" w:rsidP="0027372E">
      <w:pPr>
        <w:pStyle w:val="Code"/>
        <w:rPr>
          <w:highlight w:val="white"/>
        </w:rPr>
      </w:pPr>
      <w:r w:rsidRPr="0027372E">
        <w:rPr>
          <w:highlight w:val="white"/>
        </w:rPr>
        <w:t xml:space="preserve">        }</w:t>
      </w:r>
    </w:p>
    <w:p w14:paraId="34A45425" w14:textId="77777777" w:rsidR="0027372E" w:rsidRPr="0027372E" w:rsidRDefault="0027372E" w:rsidP="0027372E">
      <w:pPr>
        <w:pStyle w:val="Code"/>
        <w:rPr>
          <w:highlight w:val="white"/>
        </w:rPr>
      </w:pPr>
      <w:r w:rsidRPr="0027372E">
        <w:rPr>
          <w:highlight w:val="white"/>
        </w:rPr>
        <w:t xml:space="preserve">      }</w:t>
      </w:r>
    </w:p>
    <w:p w14:paraId="1F3CE430" w14:textId="77777777" w:rsidR="0027372E" w:rsidRPr="0027372E" w:rsidRDefault="0027372E" w:rsidP="0027372E">
      <w:pPr>
        <w:pStyle w:val="Code"/>
        <w:rPr>
          <w:highlight w:val="white"/>
        </w:rPr>
      </w:pPr>
    </w:p>
    <w:p w14:paraId="42519436" w14:textId="77777777" w:rsidR="00860AB7" w:rsidRPr="0027372E" w:rsidRDefault="00860AB7" w:rsidP="00860AB7">
      <w:pPr>
        <w:rPr>
          <w:highlight w:val="white"/>
        </w:rPr>
      </w:pPr>
      <w:r>
        <w:rPr>
          <w:highlight w:val="white"/>
        </w:rPr>
        <w:t>We need to update current offset to allocate space in case of nested function calls.</w:t>
      </w:r>
    </w:p>
    <w:p w14:paraId="4EAFAB7D" w14:textId="77777777" w:rsidR="00860AB7" w:rsidRPr="0027372E" w:rsidRDefault="00860AB7" w:rsidP="00860AB7">
      <w:pPr>
        <w:pStyle w:val="Code"/>
        <w:rPr>
          <w:highlight w:val="white"/>
        </w:rPr>
      </w:pPr>
      <w:r w:rsidRPr="0027372E">
        <w:rPr>
          <w:highlight w:val="white"/>
        </w:rPr>
        <w:t xml:space="preserve">      int offset = ParameterOffsetStack.Pop();</w:t>
      </w:r>
    </w:p>
    <w:p w14:paraId="7E0AC99E" w14:textId="77777777" w:rsidR="0027372E" w:rsidRPr="0027372E" w:rsidRDefault="0027372E" w:rsidP="0027372E">
      <w:pPr>
        <w:pStyle w:val="Code"/>
        <w:rPr>
          <w:highlight w:val="white"/>
        </w:rPr>
      </w:pPr>
      <w:r w:rsidRPr="0027372E">
        <w:rPr>
          <w:highlight w:val="white"/>
        </w:rPr>
        <w:t xml:space="preserve">      ParameterOffsetStack.Push(offset + ParameterSize(expression.Symbol));</w:t>
      </w:r>
    </w:p>
    <w:p w14:paraId="7EE5BDD6" w14:textId="77777777" w:rsidR="0027372E" w:rsidRPr="0027372E" w:rsidRDefault="0027372E" w:rsidP="0027372E">
      <w:pPr>
        <w:pStyle w:val="Code"/>
        <w:rPr>
          <w:highlight w:val="white"/>
        </w:rPr>
      </w:pPr>
      <w:r w:rsidRPr="0027372E">
        <w:rPr>
          <w:highlight w:val="white"/>
        </w:rPr>
        <w:t xml:space="preserve">      return (new Expression(expression.Symbol, expression.LongList,</w:t>
      </w:r>
    </w:p>
    <w:p w14:paraId="4EB0BC4B" w14:textId="77777777" w:rsidR="0027372E" w:rsidRPr="0027372E" w:rsidRDefault="0027372E" w:rsidP="0027372E">
      <w:pPr>
        <w:pStyle w:val="Code"/>
        <w:rPr>
          <w:highlight w:val="white"/>
        </w:rPr>
      </w:pPr>
      <w:r w:rsidRPr="0027372E">
        <w:rPr>
          <w:highlight w:val="white"/>
        </w:rPr>
        <w:t xml:space="preserve">                             expression.LongList));</w:t>
      </w:r>
    </w:p>
    <w:p w14:paraId="6D346555" w14:textId="77777777" w:rsidR="0027372E" w:rsidRPr="0027372E" w:rsidRDefault="0027372E" w:rsidP="0027372E">
      <w:pPr>
        <w:pStyle w:val="Code"/>
        <w:rPr>
          <w:highlight w:val="white"/>
        </w:rPr>
      </w:pPr>
      <w:r w:rsidRPr="0027372E">
        <w:rPr>
          <w:highlight w:val="white"/>
        </w:rPr>
        <w:t xml:space="preserve">    }</w:t>
      </w:r>
    </w:p>
    <w:p w14:paraId="7176C6F6" w14:textId="0160C762" w:rsidR="00A770C6" w:rsidRPr="00A770C6" w:rsidRDefault="008B4CD7" w:rsidP="006457A0">
      <w:pPr>
        <w:rPr>
          <w:highlight w:val="white"/>
        </w:rPr>
      </w:pPr>
      <w:r>
        <w:rPr>
          <w:highlight w:val="white"/>
        </w:rPr>
        <w:t>T</w:t>
      </w:r>
      <w:r w:rsidR="006457A0">
        <w:rPr>
          <w:highlight w:val="white"/>
        </w:rPr>
        <w:t xml:space="preserve">he </w:t>
      </w:r>
      <w:r w:rsidR="006457A0" w:rsidRPr="006457A0">
        <w:rPr>
          <w:rStyle w:val="KeyWord0"/>
          <w:highlight w:val="white"/>
        </w:rPr>
        <w:t>ParameterSize</w:t>
      </w:r>
      <w:r w:rsidR="006457A0">
        <w:rPr>
          <w:highlight w:val="white"/>
        </w:rPr>
        <w:t xml:space="preserve"> method</w:t>
      </w:r>
      <w:r w:rsidR="00C17DD9">
        <w:rPr>
          <w:highlight w:val="white"/>
        </w:rPr>
        <w:t xml:space="preserve"> returns the size of the parameter. In case of array, string, or function</w:t>
      </w:r>
      <w:r w:rsidR="0041307B">
        <w:rPr>
          <w:highlight w:val="white"/>
        </w:rPr>
        <w:t>, it returns pointer size. Otherwise, it returns the regular size.</w:t>
      </w:r>
      <w:r w:rsidR="00C17DD9">
        <w:rPr>
          <w:highlight w:val="white"/>
        </w:rPr>
        <w:t xml:space="preserve"> </w:t>
      </w:r>
    </w:p>
    <w:p w14:paraId="74BBBAC8" w14:textId="77777777" w:rsidR="00A770C6" w:rsidRPr="00A770C6" w:rsidRDefault="00A770C6" w:rsidP="00A770C6">
      <w:pPr>
        <w:pStyle w:val="Code"/>
        <w:rPr>
          <w:highlight w:val="white"/>
        </w:rPr>
      </w:pPr>
      <w:r w:rsidRPr="00A770C6">
        <w:rPr>
          <w:highlight w:val="white"/>
        </w:rPr>
        <w:t xml:space="preserve">    private static int ParameterSize(Symbol symbol) {</w:t>
      </w:r>
    </w:p>
    <w:p w14:paraId="60F98EC1" w14:textId="77777777" w:rsidR="00A770C6" w:rsidRPr="00A770C6" w:rsidRDefault="00A770C6" w:rsidP="00A770C6">
      <w:pPr>
        <w:pStyle w:val="Code"/>
        <w:rPr>
          <w:highlight w:val="white"/>
        </w:rPr>
      </w:pPr>
      <w:r w:rsidRPr="00A770C6">
        <w:rPr>
          <w:highlight w:val="white"/>
        </w:rPr>
        <w:t xml:space="preserve">      switch (symbol.Type.Sort) {</w:t>
      </w:r>
    </w:p>
    <w:p w14:paraId="60E664F1" w14:textId="77777777" w:rsidR="00A770C6" w:rsidRPr="00A770C6" w:rsidRDefault="00A770C6" w:rsidP="00A770C6">
      <w:pPr>
        <w:pStyle w:val="Code"/>
        <w:rPr>
          <w:highlight w:val="white"/>
        </w:rPr>
      </w:pPr>
      <w:r w:rsidRPr="00A770C6">
        <w:rPr>
          <w:highlight w:val="white"/>
        </w:rPr>
        <w:t xml:space="preserve">        case Sort.Array:</w:t>
      </w:r>
    </w:p>
    <w:p w14:paraId="01BB61CC" w14:textId="77777777" w:rsidR="00A770C6" w:rsidRPr="00A770C6" w:rsidRDefault="00A770C6" w:rsidP="00A770C6">
      <w:pPr>
        <w:pStyle w:val="Code"/>
        <w:rPr>
          <w:highlight w:val="white"/>
        </w:rPr>
      </w:pPr>
      <w:r w:rsidRPr="00A770C6">
        <w:rPr>
          <w:highlight w:val="white"/>
        </w:rPr>
        <w:t xml:space="preserve">        case Sort.String:</w:t>
      </w:r>
    </w:p>
    <w:p w14:paraId="0CA38656" w14:textId="77777777" w:rsidR="00A770C6" w:rsidRPr="00A770C6" w:rsidRDefault="00A770C6" w:rsidP="00A770C6">
      <w:pPr>
        <w:pStyle w:val="Code"/>
        <w:rPr>
          <w:highlight w:val="white"/>
        </w:rPr>
      </w:pPr>
      <w:r w:rsidRPr="00A770C6">
        <w:rPr>
          <w:highlight w:val="white"/>
        </w:rPr>
        <w:t xml:space="preserve">        case Sort.Function:</w:t>
      </w:r>
    </w:p>
    <w:p w14:paraId="78653FB2" w14:textId="488EFCF6" w:rsidR="00A770C6" w:rsidRPr="00A770C6" w:rsidRDefault="00A770C6" w:rsidP="00A770C6">
      <w:pPr>
        <w:pStyle w:val="Code"/>
        <w:rPr>
          <w:highlight w:val="white"/>
        </w:rPr>
      </w:pPr>
      <w:r w:rsidRPr="00A770C6">
        <w:rPr>
          <w:highlight w:val="white"/>
        </w:rPr>
        <w:t xml:space="preserve">          return </w:t>
      </w:r>
      <w:r w:rsidR="00BA53A2">
        <w:rPr>
          <w:highlight w:val="white"/>
        </w:rPr>
        <w:t>TypeSize.PointerSize</w:t>
      </w:r>
      <w:r w:rsidRPr="00A770C6">
        <w:rPr>
          <w:highlight w:val="white"/>
        </w:rPr>
        <w:t>;</w:t>
      </w:r>
    </w:p>
    <w:p w14:paraId="5F49982C" w14:textId="77777777" w:rsidR="00A770C6" w:rsidRPr="00A770C6" w:rsidRDefault="00A770C6" w:rsidP="00A770C6">
      <w:pPr>
        <w:pStyle w:val="Code"/>
        <w:rPr>
          <w:highlight w:val="white"/>
        </w:rPr>
      </w:pPr>
    </w:p>
    <w:p w14:paraId="255FBF1B" w14:textId="77777777" w:rsidR="00A770C6" w:rsidRPr="00A770C6" w:rsidRDefault="00A770C6" w:rsidP="00A770C6">
      <w:pPr>
        <w:pStyle w:val="Code"/>
        <w:rPr>
          <w:highlight w:val="white"/>
        </w:rPr>
      </w:pPr>
      <w:r w:rsidRPr="00A770C6">
        <w:rPr>
          <w:highlight w:val="white"/>
        </w:rPr>
        <w:t xml:space="preserve">        default:</w:t>
      </w:r>
    </w:p>
    <w:p w14:paraId="65333098" w14:textId="77777777" w:rsidR="00A770C6" w:rsidRPr="00A770C6" w:rsidRDefault="00A770C6" w:rsidP="00A770C6">
      <w:pPr>
        <w:pStyle w:val="Code"/>
        <w:rPr>
          <w:highlight w:val="white"/>
        </w:rPr>
      </w:pPr>
      <w:r w:rsidRPr="00A770C6">
        <w:rPr>
          <w:highlight w:val="white"/>
        </w:rPr>
        <w:t xml:space="preserve">          return symbol.Type.Size();</w:t>
      </w:r>
    </w:p>
    <w:p w14:paraId="77DC237D" w14:textId="77777777" w:rsidR="00A770C6" w:rsidRPr="00A770C6" w:rsidRDefault="00A770C6" w:rsidP="00A770C6">
      <w:pPr>
        <w:pStyle w:val="Code"/>
        <w:rPr>
          <w:highlight w:val="white"/>
        </w:rPr>
      </w:pPr>
      <w:r w:rsidRPr="00A770C6">
        <w:rPr>
          <w:highlight w:val="white"/>
        </w:rPr>
        <w:t xml:space="preserve">      }</w:t>
      </w:r>
    </w:p>
    <w:p w14:paraId="4AFF6625" w14:textId="2D520A11" w:rsidR="00A770C6" w:rsidRDefault="00A770C6" w:rsidP="00A770C6">
      <w:pPr>
        <w:pStyle w:val="Code"/>
        <w:rPr>
          <w:highlight w:val="white"/>
        </w:rPr>
      </w:pPr>
      <w:r w:rsidRPr="00A770C6">
        <w:rPr>
          <w:highlight w:val="white"/>
        </w:rPr>
        <w:t xml:space="preserve">    }</w:t>
      </w:r>
    </w:p>
    <w:p w14:paraId="3F58EB64" w14:textId="17B5FA15" w:rsidR="00D37AFD" w:rsidRDefault="00D37AFD" w:rsidP="00D37AFD">
      <w:pPr>
        <w:pStyle w:val="Rubrik3"/>
        <w:rPr>
          <w:highlight w:val="white"/>
        </w:rPr>
      </w:pPr>
      <w:r>
        <w:rPr>
          <w:highlight w:val="white"/>
        </w:rPr>
        <w:lastRenderedPageBreak/>
        <w:t>Primary Expressions</w:t>
      </w:r>
    </w:p>
    <w:p w14:paraId="3B47BA8A" w14:textId="201488EC" w:rsidR="00D37AFD" w:rsidRPr="00D37AFD" w:rsidRDefault="00D37AFD" w:rsidP="00D37AFD">
      <w:pPr>
        <w:rPr>
          <w:highlight w:val="white"/>
        </w:rPr>
      </w:pPr>
      <w:r>
        <w:rPr>
          <w:highlight w:val="white"/>
        </w:rPr>
        <w:t xml:space="preserve">We have finally reached the last kind of expression. A primary expression </w:t>
      </w:r>
      <w:r w:rsidR="00D03115">
        <w:rPr>
          <w:highlight w:val="white"/>
        </w:rPr>
        <w:t xml:space="preserve">may be </w:t>
      </w:r>
      <w:r>
        <w:rPr>
          <w:highlight w:val="white"/>
        </w:rPr>
        <w:t xml:space="preserve">another expression </w:t>
      </w:r>
      <w:r w:rsidR="00D03115">
        <w:rPr>
          <w:highlight w:val="white"/>
        </w:rPr>
        <w:t xml:space="preserve">within parentheses, </w:t>
      </w:r>
      <w:r>
        <w:rPr>
          <w:highlight w:val="white"/>
        </w:rPr>
        <w:t>a value, a symbol, a register, or the carry flag.</w:t>
      </w:r>
    </w:p>
    <w:p w14:paraId="3212121C" w14:textId="77777777" w:rsidR="0002564D" w:rsidRDefault="0002564D" w:rsidP="0002564D">
      <w:pPr>
        <w:pStyle w:val="CodeHeader"/>
      </w:pPr>
      <w:r>
        <w:t>MainParser.gppg</w:t>
      </w:r>
    </w:p>
    <w:p w14:paraId="7A4D77F6" w14:textId="77777777" w:rsidR="0002564D" w:rsidRDefault="0002564D" w:rsidP="0002564D">
      <w:pPr>
        <w:pStyle w:val="Code"/>
        <w:rPr>
          <w:highlight w:val="white"/>
          <w:lang w:val="sv-SE"/>
        </w:rPr>
      </w:pPr>
      <w:r>
        <w:rPr>
          <w:highlight w:val="white"/>
          <w:lang w:val="sv-SE"/>
        </w:rPr>
        <w:t>primary_expression:</w:t>
      </w:r>
    </w:p>
    <w:p w14:paraId="21BEBEC9" w14:textId="77777777" w:rsidR="001B772C" w:rsidRDefault="001B772C" w:rsidP="001B772C">
      <w:pPr>
        <w:pStyle w:val="Code"/>
        <w:rPr>
          <w:highlight w:val="white"/>
          <w:lang w:val="sv-SE"/>
        </w:rPr>
      </w:pPr>
      <w:r>
        <w:rPr>
          <w:highlight w:val="white"/>
          <w:lang w:val="sv-SE"/>
        </w:rPr>
        <w:t xml:space="preserve">    LEFT_PARENTHESIS expression RIGHT_PARENTHESIS {</w:t>
      </w:r>
    </w:p>
    <w:p w14:paraId="2DA9F113" w14:textId="77777777" w:rsidR="001B772C" w:rsidRDefault="001B772C" w:rsidP="001B772C">
      <w:pPr>
        <w:pStyle w:val="Code"/>
        <w:rPr>
          <w:highlight w:val="white"/>
          <w:lang w:val="sv-SE"/>
        </w:rPr>
      </w:pPr>
      <w:r>
        <w:rPr>
          <w:highlight w:val="white"/>
          <w:lang w:val="sv-SE"/>
        </w:rPr>
        <w:t xml:space="preserve">      $$ = $2; </w:t>
      </w:r>
    </w:p>
    <w:p w14:paraId="6B922763" w14:textId="77777777" w:rsidR="001B772C" w:rsidRDefault="001B772C" w:rsidP="001B772C">
      <w:pPr>
        <w:pStyle w:val="Code"/>
        <w:rPr>
          <w:highlight w:val="white"/>
          <w:lang w:val="sv-SE"/>
        </w:rPr>
      </w:pPr>
      <w:r>
        <w:rPr>
          <w:highlight w:val="white"/>
          <w:lang w:val="sv-SE"/>
        </w:rPr>
        <w:t xml:space="preserve">    }</w:t>
      </w:r>
    </w:p>
    <w:p w14:paraId="090016A0" w14:textId="77777777" w:rsidR="0002564D" w:rsidRDefault="0002564D" w:rsidP="0002564D">
      <w:pPr>
        <w:pStyle w:val="Code"/>
        <w:rPr>
          <w:highlight w:val="white"/>
          <w:lang w:val="sv-SE"/>
        </w:rPr>
      </w:pPr>
      <w:r>
        <w:rPr>
          <w:highlight w:val="white"/>
          <w:lang w:val="sv-SE"/>
        </w:rPr>
        <w:t xml:space="preserve">    VALUE {</w:t>
      </w:r>
    </w:p>
    <w:p w14:paraId="6370AE25" w14:textId="77777777" w:rsidR="0002564D" w:rsidRDefault="0002564D" w:rsidP="0002564D">
      <w:pPr>
        <w:pStyle w:val="Code"/>
        <w:rPr>
          <w:highlight w:val="white"/>
          <w:lang w:val="sv-SE"/>
        </w:rPr>
      </w:pPr>
      <w:r>
        <w:rPr>
          <w:highlight w:val="white"/>
          <w:lang w:val="sv-SE"/>
        </w:rPr>
        <w:t xml:space="preserve">      $$ = MiddleCodeGenerator.ValueExpression($1);</w:t>
      </w:r>
    </w:p>
    <w:p w14:paraId="74D5C038" w14:textId="658AB634" w:rsidR="0002564D" w:rsidRDefault="0002564D" w:rsidP="0002564D">
      <w:pPr>
        <w:pStyle w:val="Code"/>
        <w:rPr>
          <w:highlight w:val="white"/>
          <w:lang w:val="sv-SE"/>
        </w:rPr>
      </w:pPr>
      <w:r>
        <w:rPr>
          <w:highlight w:val="white"/>
          <w:lang w:val="sv-SE"/>
        </w:rPr>
        <w:t xml:space="preserve">    };</w:t>
      </w:r>
    </w:p>
    <w:p w14:paraId="157CCFD8" w14:textId="136DFEB0" w:rsidR="00104995" w:rsidRDefault="00E90FF6" w:rsidP="00A134C9">
      <w:pPr>
        <w:rPr>
          <w:highlight w:val="white"/>
          <w:lang w:val="sv-SE"/>
        </w:rPr>
      </w:pPr>
      <w:r>
        <w:rPr>
          <w:highlight w:val="white"/>
          <w:lang w:val="sv-SE"/>
        </w:rPr>
        <w:t>The valu</w:t>
      </w:r>
      <w:r w:rsidR="00DD7F23">
        <w:rPr>
          <w:highlight w:val="white"/>
          <w:lang w:val="sv-SE"/>
        </w:rPr>
        <w:t>e</w:t>
      </w:r>
      <w:r>
        <w:rPr>
          <w:highlight w:val="white"/>
          <w:lang w:val="sv-SE"/>
        </w:rPr>
        <w:t xml:space="preserve"> hold</w:t>
      </w:r>
      <w:r w:rsidR="00DD7F23">
        <w:rPr>
          <w:highlight w:val="white"/>
          <w:lang w:val="sv-SE"/>
        </w:rPr>
        <w:t>s</w:t>
      </w:r>
      <w:r>
        <w:rPr>
          <w:highlight w:val="white"/>
          <w:lang w:val="sv-SE"/>
        </w:rPr>
        <w:t xml:space="preserve"> floating type, we push it at the floating value stack.</w:t>
      </w:r>
    </w:p>
    <w:p w14:paraId="473C0B12" w14:textId="77777777" w:rsidR="0002564D" w:rsidRDefault="0002564D" w:rsidP="0002564D">
      <w:pPr>
        <w:pStyle w:val="CodeHeader"/>
      </w:pPr>
      <w:r>
        <w:t>MiddleCodeGenerator.cs</w:t>
      </w:r>
    </w:p>
    <w:p w14:paraId="65818C93" w14:textId="77777777" w:rsidR="0002564D" w:rsidRPr="0002564D" w:rsidRDefault="0002564D" w:rsidP="0002564D">
      <w:pPr>
        <w:pStyle w:val="Code"/>
        <w:rPr>
          <w:highlight w:val="white"/>
        </w:rPr>
      </w:pPr>
      <w:r w:rsidRPr="0002564D">
        <w:rPr>
          <w:highlight w:val="white"/>
        </w:rPr>
        <w:t xml:space="preserve">    public static Expression ValueExpression(Symbol symbol) {</w:t>
      </w:r>
    </w:p>
    <w:p w14:paraId="35FAD7D8" w14:textId="77777777" w:rsidR="0002564D" w:rsidRPr="0002564D" w:rsidRDefault="0002564D" w:rsidP="0002564D">
      <w:pPr>
        <w:pStyle w:val="Code"/>
        <w:rPr>
          <w:highlight w:val="white"/>
        </w:rPr>
      </w:pPr>
      <w:r w:rsidRPr="0002564D">
        <w:rPr>
          <w:highlight w:val="white"/>
        </w:rPr>
        <w:t xml:space="preserve">      List&lt;MiddleCode&gt; longList = new List&lt;MiddleCode&gt;();</w:t>
      </w:r>
    </w:p>
    <w:p w14:paraId="73373748" w14:textId="77777777" w:rsidR="0002564D" w:rsidRPr="0002564D" w:rsidRDefault="0002564D" w:rsidP="0002564D">
      <w:pPr>
        <w:pStyle w:val="Code"/>
        <w:rPr>
          <w:highlight w:val="white"/>
        </w:rPr>
      </w:pPr>
    </w:p>
    <w:p w14:paraId="2850BFBE" w14:textId="77777777" w:rsidR="0002564D" w:rsidRPr="0002564D" w:rsidRDefault="0002564D" w:rsidP="0002564D">
      <w:pPr>
        <w:pStyle w:val="Code"/>
        <w:rPr>
          <w:highlight w:val="white"/>
        </w:rPr>
      </w:pPr>
      <w:r w:rsidRPr="0002564D">
        <w:rPr>
          <w:highlight w:val="white"/>
        </w:rPr>
        <w:t xml:space="preserve">      if (symbol.Type.IsFloating()) {</w:t>
      </w:r>
    </w:p>
    <w:p w14:paraId="3CD895CB" w14:textId="77777777" w:rsidR="0002564D" w:rsidRPr="0002564D" w:rsidRDefault="0002564D" w:rsidP="0002564D">
      <w:pPr>
        <w:pStyle w:val="Code"/>
        <w:rPr>
          <w:highlight w:val="white"/>
        </w:rPr>
      </w:pPr>
      <w:r w:rsidRPr="0002564D">
        <w:rPr>
          <w:highlight w:val="white"/>
        </w:rPr>
        <w:t xml:space="preserve">        AddMiddleCode(longList, MiddleOperator.PushFloat, symbol);</w:t>
      </w:r>
    </w:p>
    <w:p w14:paraId="5BF7684F" w14:textId="77777777" w:rsidR="0002564D" w:rsidRPr="0002564D" w:rsidRDefault="0002564D" w:rsidP="0002564D">
      <w:pPr>
        <w:pStyle w:val="Code"/>
        <w:rPr>
          <w:highlight w:val="white"/>
        </w:rPr>
      </w:pPr>
      <w:r w:rsidRPr="0002564D">
        <w:rPr>
          <w:highlight w:val="white"/>
        </w:rPr>
        <w:t xml:space="preserve">      }</w:t>
      </w:r>
    </w:p>
    <w:p w14:paraId="3D697731" w14:textId="77777777" w:rsidR="0002564D" w:rsidRPr="0002564D" w:rsidRDefault="0002564D" w:rsidP="0002564D">
      <w:pPr>
        <w:pStyle w:val="Code"/>
        <w:rPr>
          <w:highlight w:val="white"/>
        </w:rPr>
      </w:pPr>
    </w:p>
    <w:p w14:paraId="120E5A23" w14:textId="77777777" w:rsidR="0002564D" w:rsidRPr="0002564D" w:rsidRDefault="0002564D" w:rsidP="0002564D">
      <w:pPr>
        <w:pStyle w:val="Code"/>
        <w:rPr>
          <w:highlight w:val="white"/>
        </w:rPr>
      </w:pPr>
      <w:r w:rsidRPr="0002564D">
        <w:rPr>
          <w:highlight w:val="white"/>
        </w:rPr>
        <w:t xml:space="preserve">      return (new Expression(symbol, new List&lt;MiddleCode&gt;(), longList));</w:t>
      </w:r>
    </w:p>
    <w:p w14:paraId="1F8D1282" w14:textId="4E8A8357" w:rsidR="00E93095" w:rsidRPr="0002564D" w:rsidRDefault="0002564D" w:rsidP="00413543">
      <w:pPr>
        <w:pStyle w:val="Code"/>
        <w:rPr>
          <w:highlight w:val="white"/>
        </w:rPr>
      </w:pPr>
      <w:r w:rsidRPr="0002564D">
        <w:rPr>
          <w:highlight w:val="white"/>
        </w:rPr>
        <w:t xml:space="preserve">    }</w:t>
      </w:r>
    </w:p>
    <w:p w14:paraId="798A143A" w14:textId="77777777" w:rsidR="003028A9" w:rsidRDefault="003028A9" w:rsidP="003028A9">
      <w:pPr>
        <w:pStyle w:val="CodeHeader"/>
      </w:pPr>
      <w:r>
        <w:t>MainParser.gppg</w:t>
      </w:r>
    </w:p>
    <w:p w14:paraId="6BF43A38" w14:textId="77777777" w:rsidR="00DF4DD7" w:rsidRDefault="00DF4DD7" w:rsidP="00DF4DD7">
      <w:pPr>
        <w:pStyle w:val="Code"/>
        <w:rPr>
          <w:highlight w:val="white"/>
          <w:lang w:val="sv-SE"/>
        </w:rPr>
      </w:pPr>
      <w:r>
        <w:rPr>
          <w:highlight w:val="white"/>
          <w:lang w:val="sv-SE"/>
        </w:rPr>
        <w:t>primary_expression:</w:t>
      </w:r>
    </w:p>
    <w:p w14:paraId="0519A8CB" w14:textId="5C4D6F96" w:rsidR="000669C4" w:rsidRDefault="000669C4" w:rsidP="000669C4">
      <w:pPr>
        <w:pStyle w:val="Code"/>
        <w:rPr>
          <w:highlight w:val="white"/>
          <w:lang w:val="sv-SE"/>
        </w:rPr>
      </w:pPr>
      <w:r>
        <w:rPr>
          <w:highlight w:val="white"/>
          <w:lang w:val="sv-SE"/>
        </w:rPr>
        <w:t xml:space="preserve">  </w:t>
      </w:r>
      <w:r w:rsidR="001B772C">
        <w:rPr>
          <w:highlight w:val="white"/>
          <w:lang w:val="sv-SE"/>
        </w:rPr>
        <w:t xml:space="preserve"> </w:t>
      </w:r>
      <w:r>
        <w:rPr>
          <w:highlight w:val="white"/>
          <w:lang w:val="sv-SE"/>
        </w:rPr>
        <w:t xml:space="preserve"> NAME {</w:t>
      </w:r>
    </w:p>
    <w:p w14:paraId="446D2FC4" w14:textId="77777777" w:rsidR="000669C4" w:rsidRDefault="000669C4" w:rsidP="000669C4">
      <w:pPr>
        <w:pStyle w:val="Code"/>
        <w:rPr>
          <w:highlight w:val="white"/>
          <w:lang w:val="sv-SE"/>
        </w:rPr>
      </w:pPr>
      <w:r>
        <w:rPr>
          <w:highlight w:val="white"/>
          <w:lang w:val="sv-SE"/>
        </w:rPr>
        <w:t xml:space="preserve">      $$ = MiddleCodeGenerator.SymbolExpression($1);</w:t>
      </w:r>
    </w:p>
    <w:p w14:paraId="2BCE38A3" w14:textId="32DD8563"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7752E634" w14:textId="020CA533" w:rsidR="00413543" w:rsidRDefault="00EB0D1C" w:rsidP="00413543">
      <w:pPr>
        <w:rPr>
          <w:highlight w:val="white"/>
          <w:lang w:val="sv-SE"/>
        </w:rPr>
      </w:pPr>
      <w:r>
        <w:rPr>
          <w:highlight w:val="white"/>
          <w:lang w:val="sv-SE"/>
        </w:rPr>
        <w:t xml:space="preserve">Given a name, we look it up in the </w:t>
      </w:r>
      <w:r w:rsidR="00EF4D9D">
        <w:rPr>
          <w:highlight w:val="white"/>
          <w:lang w:val="sv-SE"/>
        </w:rPr>
        <w:t xml:space="preserve">current </w:t>
      </w:r>
      <w:r>
        <w:rPr>
          <w:highlight w:val="white"/>
          <w:lang w:val="sv-SE"/>
        </w:rPr>
        <w:t>symbol table.</w:t>
      </w:r>
      <w:r w:rsidR="00482F15">
        <w:rPr>
          <w:highlight w:val="white"/>
          <w:lang w:val="sv-SE"/>
        </w:rPr>
        <w:t xml:space="preserve"> If there is no symbol, we add a function without </w:t>
      </w:r>
      <w:r w:rsidR="00E61774">
        <w:rPr>
          <w:highlight w:val="white"/>
          <w:lang w:val="sv-SE"/>
        </w:rPr>
        <w:t xml:space="preserve">a </w:t>
      </w:r>
      <w:r w:rsidR="00482F15">
        <w:rPr>
          <w:highlight w:val="white"/>
          <w:lang w:val="sv-SE"/>
        </w:rPr>
        <w:t>parameter list</w:t>
      </w:r>
      <w:r w:rsidR="00B6446C">
        <w:rPr>
          <w:highlight w:val="white"/>
          <w:lang w:val="sv-SE"/>
        </w:rPr>
        <w:t>,</w:t>
      </w:r>
      <w:r w:rsidR="00482F15">
        <w:rPr>
          <w:highlight w:val="white"/>
          <w:lang w:val="sv-SE"/>
        </w:rPr>
        <w:t xml:space="preserve"> that returns a signed integer</w:t>
      </w:r>
      <w:r w:rsidR="008903F5">
        <w:rPr>
          <w:highlight w:val="white"/>
          <w:lang w:val="sv-SE"/>
        </w:rPr>
        <w:t>,</w:t>
      </w:r>
      <w:r w:rsidR="00482F15">
        <w:rPr>
          <w:highlight w:val="white"/>
          <w:lang w:val="sv-SE"/>
        </w:rPr>
        <w:t xml:space="preserve"> to the symbol table. </w:t>
      </w:r>
    </w:p>
    <w:p w14:paraId="2B8518CD" w14:textId="79D41B90" w:rsidR="000669C4" w:rsidRDefault="000669C4" w:rsidP="000669C4">
      <w:pPr>
        <w:pStyle w:val="CodeHeader"/>
      </w:pPr>
      <w:r>
        <w:t>MiddleCodeGenerator.cs</w:t>
      </w:r>
    </w:p>
    <w:p w14:paraId="2B52C102" w14:textId="77777777" w:rsidR="00A770C6" w:rsidRPr="00563AE8" w:rsidRDefault="00A770C6" w:rsidP="00563AE8">
      <w:pPr>
        <w:pStyle w:val="Code"/>
        <w:rPr>
          <w:highlight w:val="white"/>
        </w:rPr>
      </w:pPr>
      <w:r w:rsidRPr="00563AE8">
        <w:rPr>
          <w:highlight w:val="white"/>
        </w:rPr>
        <w:t xml:space="preserve">    public static Expression SymbolExpression(string name) {</w:t>
      </w:r>
    </w:p>
    <w:p w14:paraId="20C32140" w14:textId="77777777" w:rsidR="00A770C6" w:rsidRPr="00563AE8" w:rsidRDefault="00A770C6" w:rsidP="00563AE8">
      <w:pPr>
        <w:pStyle w:val="Code"/>
        <w:rPr>
          <w:highlight w:val="white"/>
        </w:rPr>
      </w:pPr>
      <w:r w:rsidRPr="00563AE8">
        <w:rPr>
          <w:highlight w:val="white"/>
        </w:rPr>
        <w:t xml:space="preserve">      Symbol symbol = SymbolTable.CurrentTable.LookupSymbol(name);</w:t>
      </w:r>
    </w:p>
    <w:p w14:paraId="1CC258A4" w14:textId="77777777" w:rsidR="00A770C6" w:rsidRPr="00563AE8" w:rsidRDefault="00A770C6" w:rsidP="00563AE8">
      <w:pPr>
        <w:pStyle w:val="Code"/>
        <w:rPr>
          <w:highlight w:val="white"/>
        </w:rPr>
      </w:pPr>
    </w:p>
    <w:p w14:paraId="66CF5FF2" w14:textId="77777777" w:rsidR="00A770C6" w:rsidRPr="00563AE8" w:rsidRDefault="00A770C6" w:rsidP="00563AE8">
      <w:pPr>
        <w:pStyle w:val="Code"/>
        <w:rPr>
          <w:highlight w:val="white"/>
        </w:rPr>
      </w:pPr>
      <w:r w:rsidRPr="00563AE8">
        <w:rPr>
          <w:highlight w:val="white"/>
        </w:rPr>
        <w:t xml:space="preserve">      if (symbol == null) {</w:t>
      </w:r>
    </w:p>
    <w:p w14:paraId="7C4BFADD" w14:textId="77777777" w:rsidR="00A770C6" w:rsidRPr="00563AE8" w:rsidRDefault="00A770C6" w:rsidP="00563AE8">
      <w:pPr>
        <w:pStyle w:val="Code"/>
        <w:rPr>
          <w:highlight w:val="white"/>
        </w:rPr>
      </w:pPr>
      <w:r w:rsidRPr="00563AE8">
        <w:rPr>
          <w:highlight w:val="white"/>
        </w:rPr>
        <w:t xml:space="preserve">        Type type = new Type(Type.SignedIntegerType, null, false);</w:t>
      </w:r>
    </w:p>
    <w:p w14:paraId="09E3EFE4" w14:textId="77777777" w:rsidR="00A770C6" w:rsidRPr="00563AE8" w:rsidRDefault="00A770C6" w:rsidP="00563AE8">
      <w:pPr>
        <w:pStyle w:val="Code"/>
        <w:rPr>
          <w:highlight w:val="white"/>
        </w:rPr>
      </w:pPr>
      <w:r w:rsidRPr="00563AE8">
        <w:rPr>
          <w:highlight w:val="white"/>
        </w:rPr>
        <w:t xml:space="preserve">        symbol = new Symbol(name, Storage.Extern, type);</w:t>
      </w:r>
    </w:p>
    <w:p w14:paraId="0876BE32" w14:textId="77777777" w:rsidR="00A770C6" w:rsidRPr="00563AE8" w:rsidRDefault="00A770C6" w:rsidP="00563AE8">
      <w:pPr>
        <w:pStyle w:val="Code"/>
        <w:rPr>
          <w:highlight w:val="white"/>
        </w:rPr>
      </w:pPr>
      <w:r w:rsidRPr="00563AE8">
        <w:rPr>
          <w:highlight w:val="white"/>
        </w:rPr>
        <w:t xml:space="preserve">      }</w:t>
      </w:r>
    </w:p>
    <w:p w14:paraId="4E6B38C3" w14:textId="77777777" w:rsidR="00A770C6" w:rsidRPr="00563AE8" w:rsidRDefault="00A770C6" w:rsidP="00563AE8">
      <w:pPr>
        <w:pStyle w:val="Code"/>
        <w:rPr>
          <w:highlight w:val="white"/>
        </w:rPr>
      </w:pPr>
    </w:p>
    <w:p w14:paraId="026D7E50" w14:textId="77777777" w:rsidR="00A770C6" w:rsidRPr="00563AE8" w:rsidRDefault="00A770C6" w:rsidP="00563AE8">
      <w:pPr>
        <w:pStyle w:val="Code"/>
        <w:rPr>
          <w:highlight w:val="white"/>
        </w:rPr>
      </w:pPr>
      <w:r w:rsidRPr="00563AE8">
        <w:rPr>
          <w:highlight w:val="white"/>
        </w:rPr>
        <w:t xml:space="preserve">      List&lt;MiddleCode&gt; shortList = new List&lt;MiddleCode&gt;(),</w:t>
      </w:r>
    </w:p>
    <w:p w14:paraId="3D938500" w14:textId="049216DB" w:rsidR="00A770C6" w:rsidRPr="00563AE8" w:rsidRDefault="00A770C6" w:rsidP="00563AE8">
      <w:pPr>
        <w:pStyle w:val="Code"/>
        <w:rPr>
          <w:highlight w:val="white"/>
        </w:rPr>
      </w:pPr>
      <w:r w:rsidRPr="00563AE8">
        <w:rPr>
          <w:highlight w:val="white"/>
        </w:rPr>
        <w:t xml:space="preserve">                       longList = new List&lt;MiddleCode&gt;(); </w:t>
      </w:r>
    </w:p>
    <w:p w14:paraId="2CC86038" w14:textId="77777777" w:rsidR="00B700A0" w:rsidRDefault="00B700A0" w:rsidP="00563AE8">
      <w:pPr>
        <w:pStyle w:val="Code"/>
        <w:rPr>
          <w:highlight w:val="white"/>
        </w:rPr>
      </w:pPr>
    </w:p>
    <w:p w14:paraId="532C6D20" w14:textId="3B89B3ED" w:rsidR="00A770C6" w:rsidRPr="00563AE8" w:rsidRDefault="00A770C6" w:rsidP="00563AE8">
      <w:pPr>
        <w:pStyle w:val="Code"/>
        <w:rPr>
          <w:highlight w:val="white"/>
        </w:rPr>
      </w:pPr>
      <w:r w:rsidRPr="00563AE8">
        <w:rPr>
          <w:highlight w:val="white"/>
        </w:rPr>
        <w:t xml:space="preserve">      if (symbol.Type.IsFloating()) {</w:t>
      </w:r>
    </w:p>
    <w:p w14:paraId="6A634BB9" w14:textId="77777777" w:rsidR="00A770C6" w:rsidRPr="00563AE8" w:rsidRDefault="00A770C6" w:rsidP="00563AE8">
      <w:pPr>
        <w:pStyle w:val="Code"/>
        <w:rPr>
          <w:highlight w:val="white"/>
        </w:rPr>
      </w:pPr>
      <w:r w:rsidRPr="00563AE8">
        <w:rPr>
          <w:highlight w:val="white"/>
        </w:rPr>
        <w:t xml:space="preserve">        AddMiddleCode(shortList, MiddleOperator.PushFloat, symbol);</w:t>
      </w:r>
    </w:p>
    <w:p w14:paraId="7E5CF602" w14:textId="77777777" w:rsidR="00A770C6" w:rsidRPr="00563AE8" w:rsidRDefault="00A770C6" w:rsidP="00563AE8">
      <w:pPr>
        <w:pStyle w:val="Code"/>
        <w:rPr>
          <w:highlight w:val="white"/>
        </w:rPr>
      </w:pPr>
      <w:r w:rsidRPr="00563AE8">
        <w:rPr>
          <w:highlight w:val="white"/>
        </w:rPr>
        <w:t xml:space="preserve">        AddMiddleCode(longList, MiddleOperator.PushFloat, symbol);</w:t>
      </w:r>
    </w:p>
    <w:p w14:paraId="4F56A9F4" w14:textId="77777777" w:rsidR="00A770C6" w:rsidRPr="00563AE8" w:rsidRDefault="00A770C6" w:rsidP="00563AE8">
      <w:pPr>
        <w:pStyle w:val="Code"/>
        <w:rPr>
          <w:highlight w:val="white"/>
        </w:rPr>
      </w:pPr>
      <w:r w:rsidRPr="00563AE8">
        <w:rPr>
          <w:highlight w:val="white"/>
        </w:rPr>
        <w:t xml:space="preserve">      }</w:t>
      </w:r>
    </w:p>
    <w:p w14:paraId="4AC2DFF7" w14:textId="77777777" w:rsidR="00A770C6" w:rsidRPr="00563AE8" w:rsidRDefault="00A770C6" w:rsidP="00563AE8">
      <w:pPr>
        <w:pStyle w:val="Code"/>
        <w:rPr>
          <w:highlight w:val="white"/>
        </w:rPr>
      </w:pPr>
    </w:p>
    <w:p w14:paraId="3116D6E8" w14:textId="77777777" w:rsidR="00A770C6" w:rsidRPr="00563AE8" w:rsidRDefault="00A770C6" w:rsidP="00563AE8">
      <w:pPr>
        <w:pStyle w:val="Code"/>
        <w:rPr>
          <w:highlight w:val="white"/>
        </w:rPr>
      </w:pPr>
      <w:r w:rsidRPr="00563AE8">
        <w:rPr>
          <w:highlight w:val="white"/>
        </w:rPr>
        <w:t xml:space="preserve">      return (new Expression(symbol, shortList, longList));</w:t>
      </w:r>
    </w:p>
    <w:p w14:paraId="59326636" w14:textId="3B2A8931" w:rsidR="00A770C6" w:rsidRDefault="00A770C6" w:rsidP="00563AE8">
      <w:pPr>
        <w:pStyle w:val="Code"/>
        <w:rPr>
          <w:highlight w:val="white"/>
        </w:rPr>
      </w:pPr>
      <w:r w:rsidRPr="00563AE8">
        <w:rPr>
          <w:highlight w:val="white"/>
        </w:rPr>
        <w:t xml:space="preserve">    }</w:t>
      </w:r>
    </w:p>
    <w:p w14:paraId="69DDFECE" w14:textId="598D8DE8" w:rsidR="00211A9A" w:rsidRPr="00575594" w:rsidRDefault="00211A9A" w:rsidP="00211A9A">
      <w:r>
        <w:rPr>
          <w:highlight w:val="white"/>
        </w:rPr>
        <w:lastRenderedPageBreak/>
        <w:t>The registers are only used internally, in conjunction with system calls.</w:t>
      </w:r>
      <w:r w:rsidR="005D1DBA" w:rsidRPr="005D1DBA">
        <w:t xml:space="preserve"> </w:t>
      </w:r>
      <w:r w:rsidR="005D1DBA">
        <w:t xml:space="preserve">On some occasion the interrupt call returns information stored in </w:t>
      </w:r>
      <w:r w:rsidR="006C42B1">
        <w:t>a register.</w:t>
      </w:r>
    </w:p>
    <w:p w14:paraId="732A5EA8" w14:textId="77777777" w:rsidR="003028A9" w:rsidRDefault="003028A9" w:rsidP="003028A9">
      <w:pPr>
        <w:pStyle w:val="CodeHeader"/>
      </w:pPr>
      <w:r>
        <w:t>MainParser.gppg</w:t>
      </w:r>
    </w:p>
    <w:p w14:paraId="5DF55562" w14:textId="77777777" w:rsidR="000669C4" w:rsidRDefault="000669C4" w:rsidP="000669C4">
      <w:pPr>
        <w:pStyle w:val="Code"/>
        <w:rPr>
          <w:highlight w:val="white"/>
          <w:lang w:val="sv-SE"/>
        </w:rPr>
      </w:pPr>
      <w:r>
        <w:rPr>
          <w:highlight w:val="white"/>
          <w:lang w:val="sv-SE"/>
        </w:rPr>
        <w:t>primary_expression:</w:t>
      </w:r>
    </w:p>
    <w:p w14:paraId="3E7EEC2F" w14:textId="1BF17735"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REGISTER_NAME {</w:t>
      </w:r>
    </w:p>
    <w:p w14:paraId="26379E4B" w14:textId="4706FB4F" w:rsidR="000669C4" w:rsidRDefault="000669C4" w:rsidP="000669C4">
      <w:pPr>
        <w:pStyle w:val="Code"/>
        <w:rPr>
          <w:highlight w:val="white"/>
          <w:lang w:val="sv-SE"/>
        </w:rPr>
      </w:pPr>
      <w:r>
        <w:rPr>
          <w:highlight w:val="white"/>
          <w:lang w:val="sv-SE"/>
        </w:rPr>
        <w:t xml:space="preserve">      $$ = MiddleCodeGenerator.</w:t>
      </w:r>
      <w:r w:rsidR="00635709">
        <w:rPr>
          <w:highlight w:val="white"/>
          <w:lang w:val="sv-SE"/>
        </w:rPr>
        <w:t>RegisterExpression</w:t>
      </w:r>
      <w:r>
        <w:rPr>
          <w:highlight w:val="white"/>
          <w:lang w:val="sv-SE"/>
        </w:rPr>
        <w:t>($1);</w:t>
      </w:r>
    </w:p>
    <w:p w14:paraId="3EC06735" w14:textId="594D12AE"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27D96F03" w14:textId="5E5AFB62" w:rsidR="000669C4" w:rsidRDefault="000669C4" w:rsidP="000669C4">
      <w:pPr>
        <w:pStyle w:val="CodeHeader"/>
      </w:pPr>
      <w:r>
        <w:t>MiddleCodeGenerator.cs</w:t>
      </w:r>
    </w:p>
    <w:p w14:paraId="5A2ECABD" w14:textId="77777777" w:rsidR="00635709" w:rsidRPr="00635709" w:rsidRDefault="00635709" w:rsidP="00635709">
      <w:pPr>
        <w:pStyle w:val="Code"/>
        <w:rPr>
          <w:highlight w:val="white"/>
        </w:rPr>
      </w:pPr>
      <w:r w:rsidRPr="00635709">
        <w:rPr>
          <w:highlight w:val="white"/>
        </w:rPr>
        <w:t xml:space="preserve">    public static Expression RegisterExpression(Register register) {</w:t>
      </w:r>
    </w:p>
    <w:p w14:paraId="502489A1" w14:textId="77777777" w:rsidR="00635709" w:rsidRPr="00635709" w:rsidRDefault="00635709" w:rsidP="00635709">
      <w:pPr>
        <w:pStyle w:val="Code"/>
        <w:rPr>
          <w:highlight w:val="white"/>
        </w:rPr>
      </w:pPr>
      <w:r w:rsidRPr="00635709">
        <w:rPr>
          <w:highlight w:val="white"/>
        </w:rPr>
        <w:t xml:space="preserve">      List&lt;MiddleCode&gt; longList = new List&lt;MiddleCode&gt;();</w:t>
      </w:r>
    </w:p>
    <w:p w14:paraId="24C0BE94" w14:textId="77777777" w:rsidR="00635709" w:rsidRPr="00635709" w:rsidRDefault="00635709" w:rsidP="00635709">
      <w:pPr>
        <w:pStyle w:val="Code"/>
        <w:rPr>
          <w:highlight w:val="white"/>
        </w:rPr>
      </w:pPr>
      <w:r w:rsidRPr="00635709">
        <w:rPr>
          <w:highlight w:val="white"/>
        </w:rPr>
        <w:t xml:space="preserve">      int size = AssemblyCode.SizeOfRegister(register);</w:t>
      </w:r>
    </w:p>
    <w:p w14:paraId="115C0C7C" w14:textId="6F7E8051" w:rsidR="00635709" w:rsidRPr="00635709" w:rsidRDefault="00635709" w:rsidP="00635709">
      <w:pPr>
        <w:pStyle w:val="Code"/>
        <w:rPr>
          <w:highlight w:val="white"/>
        </w:rPr>
      </w:pPr>
      <w:r w:rsidRPr="00635709">
        <w:rPr>
          <w:highlight w:val="white"/>
        </w:rPr>
        <w:t xml:space="preserve">      Type type = Type</w:t>
      </w:r>
      <w:r w:rsidR="00B936F6">
        <w:rPr>
          <w:highlight w:val="white"/>
        </w:rPr>
        <w:t>Size</w:t>
      </w:r>
      <w:r w:rsidRPr="00635709">
        <w:rPr>
          <w:highlight w:val="white"/>
        </w:rPr>
        <w:t>.SizeToUnsignedType(size);</w:t>
      </w:r>
    </w:p>
    <w:p w14:paraId="1357A6EC" w14:textId="77777777" w:rsidR="00635709" w:rsidRPr="00635709" w:rsidRDefault="00635709" w:rsidP="00635709">
      <w:pPr>
        <w:pStyle w:val="Code"/>
        <w:rPr>
          <w:highlight w:val="white"/>
        </w:rPr>
      </w:pPr>
      <w:r w:rsidRPr="00635709">
        <w:rPr>
          <w:highlight w:val="white"/>
        </w:rPr>
        <w:t xml:space="preserve">      Symbol symbol = new Symbol(type);</w:t>
      </w:r>
    </w:p>
    <w:p w14:paraId="4F98D092" w14:textId="77777777" w:rsidR="00635709" w:rsidRDefault="00635709" w:rsidP="00635709">
      <w:pPr>
        <w:pStyle w:val="Code"/>
        <w:rPr>
          <w:highlight w:val="white"/>
        </w:rPr>
      </w:pPr>
      <w:r w:rsidRPr="00635709">
        <w:rPr>
          <w:highlight w:val="white"/>
        </w:rPr>
        <w:t xml:space="preserve">      AddMiddleCode(longList, MiddleOperator.InspectRegister,</w:t>
      </w:r>
    </w:p>
    <w:p w14:paraId="24AB7637" w14:textId="1719C6B4" w:rsidR="00635709" w:rsidRPr="00635709" w:rsidRDefault="00635709" w:rsidP="00635709">
      <w:pPr>
        <w:pStyle w:val="Code"/>
        <w:rPr>
          <w:highlight w:val="white"/>
        </w:rPr>
      </w:pPr>
      <w:r>
        <w:rPr>
          <w:highlight w:val="white"/>
        </w:rPr>
        <w:t xml:space="preserve">                   </w:t>
      </w:r>
      <w:r w:rsidRPr="00635709">
        <w:rPr>
          <w:highlight w:val="white"/>
        </w:rPr>
        <w:t xml:space="preserve"> symbol, register);</w:t>
      </w:r>
    </w:p>
    <w:p w14:paraId="42479446" w14:textId="77777777" w:rsidR="00635709" w:rsidRDefault="00635709" w:rsidP="00635709">
      <w:pPr>
        <w:pStyle w:val="Code"/>
        <w:rPr>
          <w:highlight w:val="white"/>
        </w:rPr>
      </w:pPr>
      <w:r w:rsidRPr="00635709">
        <w:rPr>
          <w:highlight w:val="white"/>
        </w:rPr>
        <w:t xml:space="preserve">      return (new Expression(symbol, new List&lt;MiddleCode&gt;(),</w:t>
      </w:r>
    </w:p>
    <w:p w14:paraId="60E2E496" w14:textId="7EAB9C95" w:rsidR="00635709" w:rsidRPr="00635709" w:rsidRDefault="00635709" w:rsidP="00635709">
      <w:pPr>
        <w:pStyle w:val="Code"/>
        <w:rPr>
          <w:highlight w:val="white"/>
        </w:rPr>
      </w:pPr>
      <w:r>
        <w:rPr>
          <w:highlight w:val="white"/>
        </w:rPr>
        <w:t xml:space="preserve">                            </w:t>
      </w:r>
      <w:r w:rsidRPr="00635709">
        <w:rPr>
          <w:highlight w:val="white"/>
        </w:rPr>
        <w:t xml:space="preserve"> longList, register));</w:t>
      </w:r>
    </w:p>
    <w:p w14:paraId="636ABB70" w14:textId="6947DE25" w:rsidR="0072604E" w:rsidRPr="00635709" w:rsidRDefault="00635709" w:rsidP="00635709">
      <w:pPr>
        <w:pStyle w:val="Code"/>
        <w:rPr>
          <w:highlight w:val="white"/>
        </w:rPr>
      </w:pPr>
      <w:r w:rsidRPr="00635709">
        <w:rPr>
          <w:highlight w:val="white"/>
        </w:rPr>
        <w:t xml:space="preserve">    }</w:t>
      </w:r>
    </w:p>
    <w:p w14:paraId="4D77228B" w14:textId="77777777" w:rsidR="005D1DBA" w:rsidRDefault="00AF1CA8" w:rsidP="00C7345D">
      <w:r>
        <w:t xml:space="preserve">The carry flag is also </w:t>
      </w:r>
      <w:r w:rsidR="00C7345D">
        <w:t xml:space="preserve">only </w:t>
      </w:r>
      <w:r>
        <w:t>used internally in conjunction with system calls.</w:t>
      </w:r>
      <w:r w:rsidR="00243B1C">
        <w:t xml:space="preserve"> </w:t>
      </w:r>
      <w:r w:rsidR="005D1DBA">
        <w:t>On some occasion the interrupt call returns information stored in the carry flag.</w:t>
      </w:r>
    </w:p>
    <w:p w14:paraId="3B7E5AF4" w14:textId="16CE54C1" w:rsidR="003028A9" w:rsidRDefault="003028A9" w:rsidP="003028A9">
      <w:pPr>
        <w:pStyle w:val="CodeHeader"/>
      </w:pPr>
      <w:r>
        <w:t>MainParser.gppg</w:t>
      </w:r>
    </w:p>
    <w:p w14:paraId="5B849AD5" w14:textId="77777777" w:rsidR="000669C4" w:rsidRDefault="000669C4" w:rsidP="000669C4">
      <w:pPr>
        <w:pStyle w:val="Code"/>
        <w:rPr>
          <w:highlight w:val="white"/>
          <w:lang w:val="sv-SE"/>
        </w:rPr>
      </w:pPr>
      <w:r>
        <w:rPr>
          <w:highlight w:val="white"/>
          <w:lang w:val="sv-SE"/>
        </w:rPr>
        <w:t>primary_expression:</w:t>
      </w:r>
    </w:p>
    <w:p w14:paraId="76442C6D" w14:textId="01A56CC6"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CARRY_FLAG {</w:t>
      </w:r>
    </w:p>
    <w:p w14:paraId="30693913" w14:textId="77777777" w:rsidR="000669C4" w:rsidRDefault="000669C4" w:rsidP="000669C4">
      <w:pPr>
        <w:pStyle w:val="Code"/>
        <w:rPr>
          <w:highlight w:val="white"/>
          <w:lang w:val="sv-SE"/>
        </w:rPr>
      </w:pPr>
      <w:r>
        <w:rPr>
          <w:highlight w:val="white"/>
          <w:lang w:val="sv-SE"/>
        </w:rPr>
        <w:t xml:space="preserve">      $$ = MiddleCodeGenerator.CarryFlagExpression();</w:t>
      </w:r>
    </w:p>
    <w:p w14:paraId="4FBF61E5" w14:textId="7CD2850F"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06766FF0" w14:textId="77777777" w:rsidR="0086568D" w:rsidRDefault="0086568D" w:rsidP="0086568D">
      <w:pPr>
        <w:pStyle w:val="CodeHeader"/>
      </w:pPr>
      <w:r>
        <w:t>MiddleCodeGenerator.cs</w:t>
      </w:r>
    </w:p>
    <w:p w14:paraId="11D312B2" w14:textId="77777777" w:rsidR="0086568D" w:rsidRPr="0086568D" w:rsidRDefault="0086568D" w:rsidP="0086568D">
      <w:pPr>
        <w:pStyle w:val="Code"/>
        <w:rPr>
          <w:highlight w:val="white"/>
        </w:rPr>
      </w:pPr>
      <w:r w:rsidRPr="0086568D">
        <w:rPr>
          <w:highlight w:val="white"/>
        </w:rPr>
        <w:t xml:space="preserve">    public static Expression CarryFlagExpression() {</w:t>
      </w:r>
    </w:p>
    <w:p w14:paraId="6980F1EE" w14:textId="77777777" w:rsidR="0086568D" w:rsidRPr="0086568D" w:rsidRDefault="0086568D" w:rsidP="0086568D">
      <w:pPr>
        <w:pStyle w:val="Code"/>
        <w:rPr>
          <w:highlight w:val="white"/>
        </w:rPr>
      </w:pPr>
      <w:r w:rsidRPr="0086568D">
        <w:rPr>
          <w:highlight w:val="white"/>
        </w:rPr>
        <w:t xml:space="preserve">      ISet&lt;MiddleCode&gt; trueSet = new HashSet&lt;MiddleCode&gt;(),</w:t>
      </w:r>
    </w:p>
    <w:p w14:paraId="12CE2B4E" w14:textId="77777777" w:rsidR="0086568D" w:rsidRPr="0086568D" w:rsidRDefault="0086568D" w:rsidP="0086568D">
      <w:pPr>
        <w:pStyle w:val="Code"/>
        <w:rPr>
          <w:highlight w:val="white"/>
        </w:rPr>
      </w:pPr>
      <w:r w:rsidRPr="0086568D">
        <w:rPr>
          <w:highlight w:val="white"/>
        </w:rPr>
        <w:t xml:space="preserve">                       falseSet = new HashSet&lt;MiddleCode&gt;();</w:t>
      </w:r>
    </w:p>
    <w:p w14:paraId="0A5FFBC6" w14:textId="77777777" w:rsidR="0086568D" w:rsidRPr="0086568D" w:rsidRDefault="0086568D" w:rsidP="0086568D">
      <w:pPr>
        <w:pStyle w:val="Code"/>
        <w:rPr>
          <w:highlight w:val="white"/>
        </w:rPr>
      </w:pPr>
      <w:r w:rsidRPr="0086568D">
        <w:rPr>
          <w:highlight w:val="white"/>
        </w:rPr>
        <w:t xml:space="preserve">      List&lt;MiddleCode&gt; longList = new List&lt;MiddleCode&gt;();</w:t>
      </w:r>
    </w:p>
    <w:p w14:paraId="1F4A8365" w14:textId="77777777" w:rsidR="0086568D" w:rsidRPr="0086568D" w:rsidRDefault="0086568D" w:rsidP="0086568D">
      <w:pPr>
        <w:pStyle w:val="Code"/>
        <w:rPr>
          <w:highlight w:val="white"/>
        </w:rPr>
      </w:pPr>
      <w:r w:rsidRPr="0086568D">
        <w:rPr>
          <w:highlight w:val="white"/>
        </w:rPr>
        <w:t xml:space="preserve">      trueSet.Add(AddMiddleCode(longList, MiddleOperator.Carry));</w:t>
      </w:r>
    </w:p>
    <w:p w14:paraId="089F7078" w14:textId="77777777" w:rsidR="0086568D" w:rsidRPr="0086568D" w:rsidRDefault="0086568D" w:rsidP="0086568D">
      <w:pPr>
        <w:pStyle w:val="Code"/>
        <w:rPr>
          <w:highlight w:val="white"/>
        </w:rPr>
      </w:pPr>
      <w:r w:rsidRPr="0086568D">
        <w:rPr>
          <w:highlight w:val="white"/>
        </w:rPr>
        <w:t xml:space="preserve">      falseSet.Add(AddMiddleCode(longList, MiddleOperator.Goto));</w:t>
      </w:r>
    </w:p>
    <w:p w14:paraId="67AA569A" w14:textId="77777777" w:rsidR="0086568D" w:rsidRPr="0086568D" w:rsidRDefault="0086568D" w:rsidP="0086568D">
      <w:pPr>
        <w:pStyle w:val="Code"/>
        <w:rPr>
          <w:highlight w:val="white"/>
        </w:rPr>
      </w:pPr>
      <w:r w:rsidRPr="0086568D">
        <w:rPr>
          <w:highlight w:val="white"/>
        </w:rPr>
        <w:t xml:space="preserve">      Symbol symbol = new Symbol(trueSet, falseSet);</w:t>
      </w:r>
    </w:p>
    <w:p w14:paraId="0CC935D4" w14:textId="77777777" w:rsidR="0086568D" w:rsidRPr="0086568D" w:rsidRDefault="0086568D" w:rsidP="0086568D">
      <w:pPr>
        <w:pStyle w:val="Code"/>
        <w:rPr>
          <w:highlight w:val="white"/>
        </w:rPr>
      </w:pPr>
      <w:r w:rsidRPr="0086568D">
        <w:rPr>
          <w:highlight w:val="white"/>
        </w:rPr>
        <w:t xml:space="preserve">      return (new Expression(symbol, new List&lt;MiddleCode&gt;(), longList));</w:t>
      </w:r>
    </w:p>
    <w:p w14:paraId="1E22BE5D" w14:textId="77777777" w:rsidR="0086568D" w:rsidRPr="0086568D" w:rsidRDefault="0086568D" w:rsidP="0086568D">
      <w:pPr>
        <w:pStyle w:val="Code"/>
        <w:rPr>
          <w:highlight w:val="white"/>
        </w:rPr>
      </w:pPr>
      <w:r w:rsidRPr="0086568D">
        <w:rPr>
          <w:highlight w:val="white"/>
        </w:rPr>
        <w:t xml:space="preserve">    }</w:t>
      </w:r>
    </w:p>
    <w:p w14:paraId="2E9FDD18" w14:textId="77777777" w:rsidR="00D56E7A" w:rsidRDefault="00D56E7A" w:rsidP="00D56E7A">
      <w:pPr>
        <w:pStyle w:val="Code"/>
        <w:rPr>
          <w:highlight w:val="white"/>
          <w:lang w:val="sv-SE"/>
        </w:rPr>
      </w:pPr>
    </w:p>
    <w:p w14:paraId="15903A13" w14:textId="77777777" w:rsidR="006342B0" w:rsidRDefault="006342B0" w:rsidP="006342B0">
      <w:pPr>
        <w:pStyle w:val="CodeHeader"/>
      </w:pPr>
    </w:p>
    <w:p w14:paraId="68010F1B" w14:textId="77777777" w:rsidR="006342B0" w:rsidRPr="006342B0" w:rsidRDefault="006342B0" w:rsidP="006342B0"/>
    <w:p w14:paraId="0D1CD23A" w14:textId="77777777" w:rsidR="00516130" w:rsidRDefault="00516130" w:rsidP="0062119D">
      <w:pPr>
        <w:pStyle w:val="CodeHeader"/>
      </w:pPr>
    </w:p>
    <w:p w14:paraId="5D591A53" w14:textId="77777777" w:rsidR="00516130" w:rsidRDefault="00516130" w:rsidP="0062119D">
      <w:pPr>
        <w:pStyle w:val="CodeHeader"/>
      </w:pPr>
    </w:p>
    <w:p w14:paraId="31B55F07" w14:textId="77777777" w:rsidR="00516130" w:rsidRDefault="00516130" w:rsidP="0062119D">
      <w:pPr>
        <w:pStyle w:val="CodeHeader"/>
      </w:pPr>
    </w:p>
    <w:p w14:paraId="4C1945D4" w14:textId="77777777" w:rsidR="00516130" w:rsidRDefault="00516130" w:rsidP="0062119D">
      <w:pPr>
        <w:pStyle w:val="CodeHeader"/>
      </w:pPr>
    </w:p>
    <w:p w14:paraId="7B154EC6" w14:textId="160B571A" w:rsidR="0062119D" w:rsidRPr="00EC76D5" w:rsidRDefault="0062119D" w:rsidP="0062119D">
      <w:pPr>
        <w:pStyle w:val="CodeHeader"/>
      </w:pPr>
      <w:r>
        <w:t>MainParser.gppg</w:t>
      </w:r>
    </w:p>
    <w:p w14:paraId="25B718A7" w14:textId="77777777" w:rsidR="00C0627B" w:rsidRPr="00EC76D5" w:rsidRDefault="00C0627B" w:rsidP="00C0627B">
      <w:pPr>
        <w:pStyle w:val="Code"/>
      </w:pPr>
      <w:r w:rsidRPr="00EC76D5">
        <w:t>declaration:</w:t>
      </w:r>
    </w:p>
    <w:p w14:paraId="7C397BE2" w14:textId="77777777" w:rsidR="00C0627B" w:rsidRPr="00EC76D5" w:rsidRDefault="00C0627B" w:rsidP="00C0627B">
      <w:pPr>
        <w:pStyle w:val="Code"/>
      </w:pPr>
      <w:r w:rsidRPr="00EC76D5">
        <w:t xml:space="preserve">    declaration_specifier_list SEMICOLON {</w:t>
      </w:r>
    </w:p>
    <w:p w14:paraId="4452764D" w14:textId="77777777" w:rsidR="00C0627B" w:rsidRPr="00EC76D5" w:rsidRDefault="00C0627B" w:rsidP="00C0627B">
      <w:pPr>
        <w:pStyle w:val="Code"/>
      </w:pPr>
      <w:r w:rsidRPr="00EC76D5">
        <w:t xml:space="preserve">      Main.SpecifierStack.pop().generate();</w:t>
      </w:r>
    </w:p>
    <w:p w14:paraId="2A9142B6" w14:textId="77777777" w:rsidR="00C0627B" w:rsidRPr="00EC76D5" w:rsidRDefault="00C0627B" w:rsidP="00C0627B">
      <w:pPr>
        <w:pStyle w:val="Code"/>
      </w:pPr>
      <w:r w:rsidRPr="00EC76D5">
        <w:t xml:space="preserve">      $$ = new LinkedList&lt;&gt;();</w:t>
      </w:r>
    </w:p>
    <w:p w14:paraId="21B918AF" w14:textId="77777777" w:rsidR="00C0627B" w:rsidRPr="00EC76D5" w:rsidRDefault="00C0627B" w:rsidP="00C0627B">
      <w:pPr>
        <w:pStyle w:val="Code"/>
      </w:pPr>
      <w:r w:rsidRPr="00EC76D5">
        <w:lastRenderedPageBreak/>
        <w:t xml:space="preserve">    }</w:t>
      </w:r>
    </w:p>
    <w:p w14:paraId="54F4BFE0" w14:textId="12C9E2A6" w:rsidR="00C0627B" w:rsidRPr="00EC76D5" w:rsidRDefault="00C0627B" w:rsidP="00C0627B">
      <w:pPr>
        <w:pStyle w:val="Code"/>
      </w:pPr>
      <w:r w:rsidRPr="00EC76D5">
        <w:t xml:space="preserve">  | declaration_specifier_list </w:t>
      </w:r>
      <w:r w:rsidR="00B473E1">
        <w:t>declarator_list</w:t>
      </w:r>
      <w:r w:rsidRPr="00EC76D5">
        <w:t xml:space="preserve"> SEMICOLON {</w:t>
      </w:r>
    </w:p>
    <w:p w14:paraId="4C71C718" w14:textId="77777777" w:rsidR="00C0627B" w:rsidRPr="00EC76D5" w:rsidRDefault="00C0627B" w:rsidP="00C0627B">
      <w:pPr>
        <w:pStyle w:val="Code"/>
      </w:pPr>
      <w:r w:rsidRPr="00EC76D5">
        <w:t xml:space="preserve">      Main.SpecifierStack.pop().generate();</w:t>
      </w:r>
    </w:p>
    <w:p w14:paraId="43EFD1F0" w14:textId="77777777" w:rsidR="00C0627B" w:rsidRPr="00EC76D5" w:rsidRDefault="00C0627B" w:rsidP="00C0627B">
      <w:pPr>
        <w:pStyle w:val="Code"/>
      </w:pPr>
      <w:r w:rsidRPr="00EC76D5">
        <w:t xml:space="preserve">      $$ = $2;</w:t>
      </w:r>
    </w:p>
    <w:p w14:paraId="6255C571" w14:textId="77777777" w:rsidR="00C0627B" w:rsidRPr="00EC76D5" w:rsidRDefault="00C0627B" w:rsidP="00C0627B">
      <w:pPr>
        <w:pStyle w:val="Code"/>
      </w:pPr>
      <w:r w:rsidRPr="00EC76D5">
        <w:t xml:space="preserve">    };</w:t>
      </w:r>
    </w:p>
    <w:p w14:paraId="0F84776A" w14:textId="77777777" w:rsidR="00C0627B" w:rsidRPr="00EC76D5" w:rsidRDefault="00C0627B" w:rsidP="00C0627B">
      <w:pPr>
        <w:pStyle w:val="Code"/>
      </w:pPr>
    </w:p>
    <w:p w14:paraId="67E5DE8B" w14:textId="77777777" w:rsidR="00C0627B" w:rsidRPr="00EC76D5" w:rsidRDefault="00C0627B" w:rsidP="00C0627B">
      <w:pPr>
        <w:pStyle w:val="Code"/>
      </w:pPr>
      <w:r w:rsidRPr="00EC76D5">
        <w:t>declaration_specifier_list:</w:t>
      </w:r>
    </w:p>
    <w:p w14:paraId="78976DCF" w14:textId="77777777" w:rsidR="00C0627B" w:rsidRPr="00EC76D5" w:rsidRDefault="00C0627B" w:rsidP="00C0627B">
      <w:pPr>
        <w:pStyle w:val="Code"/>
      </w:pPr>
      <w:r w:rsidRPr="00EC76D5">
        <w:t xml:space="preserve">    declaration_specifier {</w:t>
      </w:r>
    </w:p>
    <w:p w14:paraId="645C8CF1" w14:textId="77777777" w:rsidR="00C0627B" w:rsidRPr="00EC76D5" w:rsidRDefault="00C0627B" w:rsidP="00C0627B">
      <w:pPr>
        <w:pStyle w:val="Code"/>
      </w:pPr>
      <w:r w:rsidRPr="00EC76D5">
        <w:t xml:space="preserve">      Specifier specifier = new Specifier();</w:t>
      </w:r>
    </w:p>
    <w:p w14:paraId="4D97E55F" w14:textId="77777777" w:rsidR="00C0627B" w:rsidRPr="00EC76D5" w:rsidRDefault="00C0627B" w:rsidP="00C0627B">
      <w:pPr>
        <w:pStyle w:val="Code"/>
      </w:pPr>
      <w:r w:rsidRPr="00EC76D5">
        <w:t xml:space="preserve">      specifier.add($1);</w:t>
      </w:r>
    </w:p>
    <w:p w14:paraId="574755F6" w14:textId="77777777" w:rsidR="00C0627B" w:rsidRPr="00EC76D5" w:rsidRDefault="00C0627B" w:rsidP="00C0627B">
      <w:pPr>
        <w:pStyle w:val="Code"/>
      </w:pPr>
      <w:r w:rsidRPr="00EC76D5">
        <w:t xml:space="preserve">      Main.SpecifierStack.push(specifier);</w:t>
      </w:r>
    </w:p>
    <w:p w14:paraId="66B9A026" w14:textId="77777777" w:rsidR="00C0627B" w:rsidRPr="00EC76D5" w:rsidRDefault="00C0627B" w:rsidP="00C0627B">
      <w:pPr>
        <w:pStyle w:val="Code"/>
      </w:pPr>
      <w:r w:rsidRPr="00EC76D5">
        <w:t xml:space="preserve">    }</w:t>
      </w:r>
    </w:p>
    <w:p w14:paraId="7A41AD37" w14:textId="77777777" w:rsidR="00C0627B" w:rsidRPr="00EC76D5" w:rsidRDefault="00C0627B" w:rsidP="00C0627B">
      <w:pPr>
        <w:pStyle w:val="Code"/>
      </w:pPr>
      <w:r w:rsidRPr="00EC76D5">
        <w:t xml:space="preserve">  | declaration_specifier_list declaration_specifier {</w:t>
      </w:r>
    </w:p>
    <w:p w14:paraId="449F07E6" w14:textId="77777777" w:rsidR="00C0627B" w:rsidRPr="00EC76D5" w:rsidRDefault="00C0627B" w:rsidP="00C0627B">
      <w:pPr>
        <w:pStyle w:val="Code"/>
      </w:pPr>
      <w:r w:rsidRPr="00EC76D5">
        <w:t xml:space="preserve">      Specifier specifier = Main.SpecifierStack.peek();</w:t>
      </w:r>
    </w:p>
    <w:p w14:paraId="23FED235" w14:textId="77777777" w:rsidR="00C0627B" w:rsidRPr="00EC76D5" w:rsidRDefault="00C0627B" w:rsidP="00C0627B">
      <w:pPr>
        <w:pStyle w:val="Code"/>
      </w:pPr>
      <w:r w:rsidRPr="00EC76D5">
        <w:t xml:space="preserve">      specifier.add($2);</w:t>
      </w:r>
    </w:p>
    <w:p w14:paraId="01D2F1F5" w14:textId="77777777" w:rsidR="00C0627B" w:rsidRPr="00EC76D5" w:rsidRDefault="00C0627B" w:rsidP="00C0627B">
      <w:pPr>
        <w:pStyle w:val="Code"/>
      </w:pPr>
      <w:r w:rsidRPr="00EC76D5">
        <w:t xml:space="preserve">    };</w:t>
      </w:r>
    </w:p>
    <w:p w14:paraId="1498E80C" w14:textId="77777777" w:rsidR="00C0627B" w:rsidRPr="00EC76D5" w:rsidRDefault="00C0627B" w:rsidP="00C0627B">
      <w:pPr>
        <w:pStyle w:val="Code"/>
      </w:pPr>
    </w:p>
    <w:p w14:paraId="490AD600" w14:textId="77777777" w:rsidR="00C0627B" w:rsidRPr="00EC76D5" w:rsidRDefault="00C0627B" w:rsidP="00C0627B">
      <w:pPr>
        <w:pStyle w:val="Code"/>
      </w:pPr>
      <w:r w:rsidRPr="00EC76D5">
        <w:t>declaration_specifier:</w:t>
      </w:r>
    </w:p>
    <w:p w14:paraId="3FC08CFA" w14:textId="77777777" w:rsidR="00C0627B" w:rsidRPr="00EC76D5" w:rsidRDefault="00C0627B" w:rsidP="00C0627B">
      <w:pPr>
        <w:pStyle w:val="Code"/>
      </w:pPr>
      <w:r w:rsidRPr="00EC76D5">
        <w:t xml:space="preserve">    CONSTANT { $$ = Mask.Constant; }</w:t>
      </w:r>
    </w:p>
    <w:p w14:paraId="58ED1787" w14:textId="77777777" w:rsidR="00C0627B" w:rsidRPr="00EC76D5" w:rsidRDefault="00C0627B" w:rsidP="00C0627B">
      <w:pPr>
        <w:pStyle w:val="Code"/>
      </w:pPr>
      <w:r w:rsidRPr="00EC76D5">
        <w:t xml:space="preserve">  | VOLATILE { $$ = Mask.Volatile; }</w:t>
      </w:r>
    </w:p>
    <w:p w14:paraId="1AAC858A" w14:textId="77777777" w:rsidR="00C0627B" w:rsidRPr="00EC76D5" w:rsidRDefault="00C0627B" w:rsidP="00C0627B">
      <w:pPr>
        <w:pStyle w:val="Code"/>
      </w:pPr>
      <w:r w:rsidRPr="00EC76D5">
        <w:t xml:space="preserve">  | AUTO     { $$ = Mask.Auto;     }</w:t>
      </w:r>
    </w:p>
    <w:p w14:paraId="678BBD65" w14:textId="77777777" w:rsidR="00C0627B" w:rsidRPr="00EC76D5" w:rsidRDefault="00C0627B" w:rsidP="00C0627B">
      <w:pPr>
        <w:pStyle w:val="Code"/>
      </w:pPr>
      <w:r w:rsidRPr="00EC76D5">
        <w:t xml:space="preserve">  | REGISTER { $$ = Mask.Register; }</w:t>
      </w:r>
    </w:p>
    <w:p w14:paraId="7F1A5B5C" w14:textId="77777777" w:rsidR="00FB4478" w:rsidRPr="00EC76D5" w:rsidRDefault="00C0627B" w:rsidP="00C0627B">
      <w:pPr>
        <w:pStyle w:val="Code"/>
      </w:pPr>
      <w:r w:rsidRPr="00EC76D5">
        <w:t xml:space="preserve">  | STATIC   { $$ = (Main.CurrentTable.getScope() == Scope.Global)</w:t>
      </w:r>
    </w:p>
    <w:p w14:paraId="76EDC9B8" w14:textId="453F011D" w:rsidR="00C0627B" w:rsidRPr="00EC76D5" w:rsidRDefault="00FB4478" w:rsidP="00C0627B">
      <w:pPr>
        <w:pStyle w:val="Code"/>
      </w:pPr>
      <w:r w:rsidRPr="00EC76D5">
        <w:t xml:space="preserve">                   </w:t>
      </w:r>
      <w:r w:rsidR="00C0627B" w:rsidRPr="00EC76D5">
        <w:t xml:space="preserve"> ? Mask.Private : Mask.Static; }</w:t>
      </w:r>
    </w:p>
    <w:p w14:paraId="1B60859E" w14:textId="77777777" w:rsidR="00C0627B" w:rsidRPr="00EC76D5" w:rsidRDefault="00C0627B" w:rsidP="00C0627B">
      <w:pPr>
        <w:pStyle w:val="Code"/>
      </w:pPr>
      <w:r w:rsidRPr="00EC76D5">
        <w:t xml:space="preserve">  | EXTERN   { $$ = Mask.Extern;   }</w:t>
      </w:r>
    </w:p>
    <w:p w14:paraId="60F2B5EB" w14:textId="77777777" w:rsidR="00C0627B" w:rsidRPr="00EC76D5" w:rsidRDefault="00C0627B" w:rsidP="00C0627B">
      <w:pPr>
        <w:pStyle w:val="Code"/>
      </w:pPr>
      <w:r w:rsidRPr="00EC76D5">
        <w:t xml:space="preserve">  | TYPEDEF  { $$ = Mask.Typedef;  }</w:t>
      </w:r>
    </w:p>
    <w:p w14:paraId="5A39E910" w14:textId="77777777" w:rsidR="00C0627B" w:rsidRPr="00EC76D5" w:rsidRDefault="00C0627B" w:rsidP="00C0627B">
      <w:pPr>
        <w:pStyle w:val="Code"/>
      </w:pPr>
      <w:r w:rsidRPr="00EC76D5">
        <w:t xml:space="preserve">  | VOID     { $$ = Mask.Void;     }</w:t>
      </w:r>
    </w:p>
    <w:p w14:paraId="7AAEEBD7" w14:textId="77777777" w:rsidR="00C0627B" w:rsidRPr="00EC76D5" w:rsidRDefault="00C0627B" w:rsidP="00C0627B">
      <w:pPr>
        <w:pStyle w:val="Code"/>
      </w:pPr>
      <w:r w:rsidRPr="00EC76D5">
        <w:t xml:space="preserve">  | CHAR     { $$ = Mask.Char;     }</w:t>
      </w:r>
    </w:p>
    <w:p w14:paraId="239A9FED" w14:textId="77777777" w:rsidR="00C0627B" w:rsidRPr="00EC76D5" w:rsidRDefault="00C0627B" w:rsidP="00C0627B">
      <w:pPr>
        <w:pStyle w:val="Code"/>
      </w:pPr>
      <w:r w:rsidRPr="00EC76D5">
        <w:t xml:space="preserve">  | WCHAR_T  { $$ = Mask.WChar_T;  }</w:t>
      </w:r>
    </w:p>
    <w:p w14:paraId="7DF614A5" w14:textId="77777777" w:rsidR="00C0627B" w:rsidRPr="00EC76D5" w:rsidRDefault="00C0627B" w:rsidP="00C0627B">
      <w:pPr>
        <w:pStyle w:val="Code"/>
      </w:pPr>
      <w:r w:rsidRPr="00EC76D5">
        <w:t xml:space="preserve">  | SHORT    { $$ = Mask.Short;    }</w:t>
      </w:r>
    </w:p>
    <w:p w14:paraId="6482FE11" w14:textId="77777777" w:rsidR="00C0627B" w:rsidRPr="00EC76D5" w:rsidRDefault="00C0627B" w:rsidP="00C0627B">
      <w:pPr>
        <w:pStyle w:val="Code"/>
      </w:pPr>
      <w:r w:rsidRPr="00EC76D5">
        <w:t xml:space="preserve">  | INT      { $$ = Mask.Int;      }</w:t>
      </w:r>
    </w:p>
    <w:p w14:paraId="1059C365" w14:textId="77777777" w:rsidR="00C0627B" w:rsidRPr="00EC76D5" w:rsidRDefault="00C0627B" w:rsidP="00C0627B">
      <w:pPr>
        <w:pStyle w:val="Code"/>
      </w:pPr>
      <w:r w:rsidRPr="00EC76D5">
        <w:t xml:space="preserve">  | LONG     { $$ = Mask.Long;     }</w:t>
      </w:r>
    </w:p>
    <w:p w14:paraId="5EA9BEC6" w14:textId="77777777" w:rsidR="00C0627B" w:rsidRPr="00EC76D5" w:rsidRDefault="00C0627B" w:rsidP="00C0627B">
      <w:pPr>
        <w:pStyle w:val="Code"/>
      </w:pPr>
      <w:r w:rsidRPr="00EC76D5">
        <w:t xml:space="preserve">  | FLOAT    { $$ = Mask.Float;    }</w:t>
      </w:r>
    </w:p>
    <w:p w14:paraId="31089DE7" w14:textId="77777777" w:rsidR="00C0627B" w:rsidRPr="00EC76D5" w:rsidRDefault="00C0627B" w:rsidP="00C0627B">
      <w:pPr>
        <w:pStyle w:val="Code"/>
      </w:pPr>
      <w:r w:rsidRPr="00EC76D5">
        <w:t xml:space="preserve">  | DOUBLE   { $$ = Mask.Double;   }</w:t>
      </w:r>
    </w:p>
    <w:p w14:paraId="329E76F1" w14:textId="77777777" w:rsidR="00C0627B" w:rsidRPr="00EC76D5" w:rsidRDefault="00C0627B" w:rsidP="00C0627B">
      <w:pPr>
        <w:pStyle w:val="Code"/>
      </w:pPr>
      <w:r w:rsidRPr="00EC76D5">
        <w:t xml:space="preserve">  | SIGNED   { $$ = Mask.Signed;   }</w:t>
      </w:r>
    </w:p>
    <w:p w14:paraId="0445D518" w14:textId="77777777" w:rsidR="00C0627B" w:rsidRPr="00EC76D5" w:rsidRDefault="00C0627B" w:rsidP="00C0627B">
      <w:pPr>
        <w:pStyle w:val="Code"/>
      </w:pPr>
      <w:r w:rsidRPr="00EC76D5">
        <w:t xml:space="preserve">  | UNSIGNED { $$ = Mask.Unsigned; }</w:t>
      </w:r>
    </w:p>
    <w:p w14:paraId="060CAF85" w14:textId="77777777" w:rsidR="00C0627B" w:rsidRPr="00EC76D5" w:rsidRDefault="00C0627B" w:rsidP="00C0627B">
      <w:pPr>
        <w:pStyle w:val="Code"/>
      </w:pPr>
      <w:r w:rsidRPr="00EC76D5">
        <w:t xml:space="preserve">  | struct_union_specifier { $$ = $1; }</w:t>
      </w:r>
    </w:p>
    <w:p w14:paraId="2FB644D4" w14:textId="77777777" w:rsidR="00C0627B" w:rsidRPr="00EC76D5" w:rsidRDefault="00C0627B" w:rsidP="00C0627B">
      <w:pPr>
        <w:pStyle w:val="Code"/>
      </w:pPr>
      <w:r w:rsidRPr="00EC76D5">
        <w:t xml:space="preserve">  | enum_specifier         { $$ = $1; }</w:t>
      </w:r>
    </w:p>
    <w:p w14:paraId="4E0B3189" w14:textId="7E7B45BD" w:rsidR="00A83FD6" w:rsidRPr="00EC76D5" w:rsidRDefault="00C0627B" w:rsidP="00C0627B">
      <w:pPr>
        <w:pStyle w:val="Code"/>
      </w:pPr>
      <w:r w:rsidRPr="00EC76D5">
        <w:t xml:space="preserve">  | TYPEDEF_NAME           { $$ = $1; };</w:t>
      </w:r>
    </w:p>
    <w:p w14:paraId="1D7417A0" w14:textId="3664A498" w:rsidR="00E40B78" w:rsidRPr="00EC76D5" w:rsidRDefault="00E40B78" w:rsidP="00E40B78">
      <w:r w:rsidRPr="00EC76D5">
        <w:t xml:space="preserve">The </w:t>
      </w:r>
      <w:r w:rsidRPr="00EC76D5">
        <w:rPr>
          <w:rStyle w:val="CodeInText"/>
        </w:rPr>
        <w:t>Mask</w:t>
      </w:r>
      <w:r w:rsidRPr="00EC76D5">
        <w:t xml:space="preserve"> class is used to distinguish between the different type specifiers and used by the </w:t>
      </w:r>
      <w:r w:rsidRPr="00EC76D5">
        <w:rPr>
          <w:rStyle w:val="CodeInText"/>
        </w:rPr>
        <w:t>Specifier</w:t>
      </w:r>
      <w:r w:rsidRPr="00EC76D5">
        <w:t xml:space="preserve"> class below.</w:t>
      </w:r>
    </w:p>
    <w:p w14:paraId="09BB1E85" w14:textId="274FA3A2" w:rsidR="00E40B78" w:rsidRPr="00EC76D5" w:rsidRDefault="00E40B78" w:rsidP="00E40B78">
      <w:pPr>
        <w:pStyle w:val="CodeHeader"/>
      </w:pPr>
      <w:r w:rsidRPr="00EC76D5">
        <w:t>Mask.java</w:t>
      </w:r>
    </w:p>
    <w:p w14:paraId="5C510064" w14:textId="77777777" w:rsidR="00FB4478" w:rsidRPr="00EC76D5" w:rsidRDefault="00FB4478" w:rsidP="00FB4478">
      <w:pPr>
        <w:pStyle w:val="Code"/>
      </w:pPr>
      <w:r w:rsidRPr="00EC76D5">
        <w:t>package c_compiler;</w:t>
      </w:r>
    </w:p>
    <w:p w14:paraId="2A88E0BC" w14:textId="77777777" w:rsidR="00FB4478" w:rsidRPr="00EC76D5" w:rsidRDefault="00FB4478" w:rsidP="00FB4478">
      <w:pPr>
        <w:pStyle w:val="Code"/>
      </w:pPr>
      <w:r w:rsidRPr="00EC76D5">
        <w:t>import java.util.*;</w:t>
      </w:r>
    </w:p>
    <w:p w14:paraId="60224F0E" w14:textId="77777777" w:rsidR="00FB4478" w:rsidRPr="00EC76D5" w:rsidRDefault="00FB4478" w:rsidP="00FB4478">
      <w:pPr>
        <w:pStyle w:val="Code"/>
      </w:pPr>
    </w:p>
    <w:p w14:paraId="1F3FC639" w14:textId="77777777" w:rsidR="00FB4478" w:rsidRPr="00EC76D5" w:rsidRDefault="00FB4478" w:rsidP="00FB4478">
      <w:pPr>
        <w:pStyle w:val="Code"/>
      </w:pPr>
      <w:r w:rsidRPr="00EC76D5">
        <w:t>public class Mask {</w:t>
      </w:r>
    </w:p>
    <w:p w14:paraId="6CA42F07" w14:textId="77777777" w:rsidR="00FB4478" w:rsidRPr="00EC76D5" w:rsidRDefault="00FB4478" w:rsidP="00FB4478">
      <w:pPr>
        <w:pStyle w:val="Code"/>
      </w:pPr>
      <w:r w:rsidRPr="00EC76D5">
        <w:t xml:space="preserve">  public static final int StorageMask = 0x0000FFF;</w:t>
      </w:r>
    </w:p>
    <w:p w14:paraId="71AD13D4" w14:textId="77777777" w:rsidR="00FB4478" w:rsidRPr="00EC76D5" w:rsidRDefault="00FB4478" w:rsidP="00FB4478">
      <w:pPr>
        <w:pStyle w:val="Code"/>
      </w:pPr>
      <w:r w:rsidRPr="00EC76D5">
        <w:t xml:space="preserve">  public static final int Auto        = 0x0000010;</w:t>
      </w:r>
    </w:p>
    <w:p w14:paraId="17DEA8A0" w14:textId="77777777" w:rsidR="00FB4478" w:rsidRPr="00EC76D5" w:rsidRDefault="00FB4478" w:rsidP="00FB4478">
      <w:pPr>
        <w:pStyle w:val="Code"/>
      </w:pPr>
      <w:r w:rsidRPr="00EC76D5">
        <w:t xml:space="preserve">  public static final int Register    = 0x0000020;</w:t>
      </w:r>
    </w:p>
    <w:p w14:paraId="53F7B84C" w14:textId="77777777" w:rsidR="00FB4478" w:rsidRPr="00EC76D5" w:rsidRDefault="00FB4478" w:rsidP="00FB4478">
      <w:pPr>
        <w:pStyle w:val="Code"/>
      </w:pPr>
      <w:r w:rsidRPr="00EC76D5">
        <w:t xml:space="preserve">  public static final int Static      = 0x0000040;</w:t>
      </w:r>
    </w:p>
    <w:p w14:paraId="616621F6" w14:textId="77777777" w:rsidR="00FB4478" w:rsidRPr="00EC76D5" w:rsidRDefault="00FB4478" w:rsidP="00FB4478">
      <w:pPr>
        <w:pStyle w:val="Code"/>
      </w:pPr>
      <w:r w:rsidRPr="00EC76D5">
        <w:t xml:space="preserve">  public static final int Extern      = 0x0000080;</w:t>
      </w:r>
    </w:p>
    <w:p w14:paraId="2631B8DB" w14:textId="77777777" w:rsidR="00FB4478" w:rsidRPr="00EC76D5" w:rsidRDefault="00FB4478" w:rsidP="00FB4478">
      <w:pPr>
        <w:pStyle w:val="Code"/>
      </w:pPr>
      <w:r w:rsidRPr="00EC76D5">
        <w:t xml:space="preserve">  public static final int Typedef     = 0x0000100;</w:t>
      </w:r>
    </w:p>
    <w:p w14:paraId="5C8D5EE8" w14:textId="77777777" w:rsidR="00FB4478" w:rsidRPr="00EC76D5" w:rsidRDefault="00FB4478" w:rsidP="00FB4478">
      <w:pPr>
        <w:pStyle w:val="Code"/>
      </w:pPr>
    </w:p>
    <w:p w14:paraId="367ED0B6" w14:textId="77777777" w:rsidR="00FB4478" w:rsidRPr="00EC76D5" w:rsidRDefault="00FB4478" w:rsidP="00FB4478">
      <w:pPr>
        <w:pStyle w:val="Code"/>
      </w:pPr>
      <w:r w:rsidRPr="00EC76D5">
        <w:t xml:space="preserve">  public static final int QualifierMask = 0x000F000;</w:t>
      </w:r>
    </w:p>
    <w:p w14:paraId="3A199535" w14:textId="77777777" w:rsidR="00FB4478" w:rsidRPr="00EC76D5" w:rsidRDefault="00FB4478" w:rsidP="00FB4478">
      <w:pPr>
        <w:pStyle w:val="Code"/>
      </w:pPr>
      <w:r w:rsidRPr="00EC76D5">
        <w:t xml:space="preserve">  public static final int Constant      = 0x0001000;</w:t>
      </w:r>
    </w:p>
    <w:p w14:paraId="027DE9D9" w14:textId="77777777" w:rsidR="00FB4478" w:rsidRPr="00EC76D5" w:rsidRDefault="00FB4478" w:rsidP="00FB4478">
      <w:pPr>
        <w:pStyle w:val="Code"/>
      </w:pPr>
      <w:r w:rsidRPr="00EC76D5">
        <w:lastRenderedPageBreak/>
        <w:t xml:space="preserve">  public static final int Volatile      = 0x0002000;</w:t>
      </w:r>
    </w:p>
    <w:p w14:paraId="3380EA45" w14:textId="77777777" w:rsidR="00FB4478" w:rsidRPr="00EC76D5" w:rsidRDefault="00FB4478" w:rsidP="00FB4478">
      <w:pPr>
        <w:pStyle w:val="Code"/>
      </w:pPr>
      <w:r w:rsidRPr="00EC76D5">
        <w:t xml:space="preserve">  public static final int Private       = 0x0004000;</w:t>
      </w:r>
    </w:p>
    <w:p w14:paraId="73A83AFF" w14:textId="77777777" w:rsidR="00FB4478" w:rsidRPr="00EC76D5" w:rsidRDefault="00FB4478" w:rsidP="00FB4478">
      <w:pPr>
        <w:pStyle w:val="Code"/>
      </w:pPr>
    </w:p>
    <w:p w14:paraId="17EC48FE" w14:textId="77777777" w:rsidR="00FB4478" w:rsidRPr="00EC76D5" w:rsidRDefault="00FB4478" w:rsidP="00FB4478">
      <w:pPr>
        <w:pStyle w:val="Code"/>
      </w:pPr>
      <w:r w:rsidRPr="00EC76D5">
        <w:t xml:space="preserve">  public static final int SortMask  = 0xFFF0000;</w:t>
      </w:r>
    </w:p>
    <w:p w14:paraId="5EB8F198" w14:textId="77777777" w:rsidR="00FB4478" w:rsidRPr="00EC76D5" w:rsidRDefault="00FB4478" w:rsidP="00FB4478">
      <w:pPr>
        <w:pStyle w:val="Code"/>
      </w:pPr>
      <w:r w:rsidRPr="00EC76D5">
        <w:t xml:space="preserve">  public static final int Signed    = 0x0010000;</w:t>
      </w:r>
    </w:p>
    <w:p w14:paraId="78192C55" w14:textId="77777777" w:rsidR="00FB4478" w:rsidRPr="00EC76D5" w:rsidRDefault="00FB4478" w:rsidP="00FB4478">
      <w:pPr>
        <w:pStyle w:val="Code"/>
      </w:pPr>
      <w:r w:rsidRPr="00EC76D5">
        <w:t xml:space="preserve">  public static final int Unsigned  = 0x0020000;</w:t>
      </w:r>
    </w:p>
    <w:p w14:paraId="78C6AA18" w14:textId="77777777" w:rsidR="00FB4478" w:rsidRPr="00EC76D5" w:rsidRDefault="00FB4478" w:rsidP="00FB4478">
      <w:pPr>
        <w:pStyle w:val="Code"/>
      </w:pPr>
      <w:r w:rsidRPr="00EC76D5">
        <w:t xml:space="preserve">  public static final int Char      = 0x0040000;</w:t>
      </w:r>
    </w:p>
    <w:p w14:paraId="7878463D" w14:textId="77777777" w:rsidR="00FB4478" w:rsidRPr="00EC76D5" w:rsidRDefault="00FB4478" w:rsidP="00FB4478">
      <w:pPr>
        <w:pStyle w:val="Code"/>
      </w:pPr>
      <w:r w:rsidRPr="00EC76D5">
        <w:t xml:space="preserve">  public static final int WChar_T   = 0x0080000;</w:t>
      </w:r>
    </w:p>
    <w:p w14:paraId="392B852D" w14:textId="77777777" w:rsidR="00FB4478" w:rsidRPr="00EC76D5" w:rsidRDefault="00FB4478" w:rsidP="00FB4478">
      <w:pPr>
        <w:pStyle w:val="Code"/>
      </w:pPr>
      <w:r w:rsidRPr="00EC76D5">
        <w:t xml:space="preserve">  public static final int Short     = 0x0100000;</w:t>
      </w:r>
    </w:p>
    <w:p w14:paraId="55A0E24B" w14:textId="77777777" w:rsidR="00FB4478" w:rsidRPr="00EC76D5" w:rsidRDefault="00FB4478" w:rsidP="00FB4478">
      <w:pPr>
        <w:pStyle w:val="Code"/>
      </w:pPr>
      <w:r w:rsidRPr="00EC76D5">
        <w:t xml:space="preserve">  public static final int Int       = 0x0200000;</w:t>
      </w:r>
    </w:p>
    <w:p w14:paraId="18163403" w14:textId="77777777" w:rsidR="00FB4478" w:rsidRPr="00EC76D5" w:rsidRDefault="00FB4478" w:rsidP="00FB4478">
      <w:pPr>
        <w:pStyle w:val="Code"/>
      </w:pPr>
      <w:r w:rsidRPr="00EC76D5">
        <w:t xml:space="preserve">  public static final int Long      = 0x0400000;</w:t>
      </w:r>
    </w:p>
    <w:p w14:paraId="26D6059F" w14:textId="77777777" w:rsidR="00FB4478" w:rsidRPr="00EC76D5" w:rsidRDefault="00FB4478" w:rsidP="00FB4478">
      <w:pPr>
        <w:pStyle w:val="Code"/>
      </w:pPr>
      <w:r w:rsidRPr="00EC76D5">
        <w:t xml:space="preserve">  public static final int Float     = 0x0800000;</w:t>
      </w:r>
    </w:p>
    <w:p w14:paraId="7BA276E1" w14:textId="77777777" w:rsidR="00FB4478" w:rsidRPr="00EC76D5" w:rsidRDefault="00FB4478" w:rsidP="00FB4478">
      <w:pPr>
        <w:pStyle w:val="Code"/>
      </w:pPr>
      <w:r w:rsidRPr="00EC76D5">
        <w:t xml:space="preserve">  public static final int Double    = 0x1000000;</w:t>
      </w:r>
    </w:p>
    <w:p w14:paraId="22B798F1" w14:textId="77777777" w:rsidR="00FB4478" w:rsidRPr="00EC76D5" w:rsidRDefault="00FB4478" w:rsidP="00FB4478">
      <w:pPr>
        <w:pStyle w:val="Code"/>
      </w:pPr>
      <w:r w:rsidRPr="00EC76D5">
        <w:t xml:space="preserve">  public static final int Void      = 0x2000000;</w:t>
      </w:r>
    </w:p>
    <w:p w14:paraId="78730B1F" w14:textId="77777777" w:rsidR="00FB4478" w:rsidRPr="00EC76D5" w:rsidRDefault="00FB4478" w:rsidP="00FB4478">
      <w:pPr>
        <w:pStyle w:val="Code"/>
      </w:pPr>
    </w:p>
    <w:p w14:paraId="707E9F97" w14:textId="77777777" w:rsidR="00FB4478" w:rsidRPr="00EC76D5" w:rsidRDefault="00FB4478" w:rsidP="00FB4478">
      <w:pPr>
        <w:pStyle w:val="Code"/>
      </w:pPr>
      <w:r w:rsidRPr="00EC76D5">
        <w:t xml:space="preserve">  public static final int SignedChar = Signed | Char;</w:t>
      </w:r>
    </w:p>
    <w:p w14:paraId="44BD6375" w14:textId="77777777" w:rsidR="00FB4478" w:rsidRPr="00EC76D5" w:rsidRDefault="00FB4478" w:rsidP="00FB4478">
      <w:pPr>
        <w:pStyle w:val="Code"/>
      </w:pPr>
      <w:r w:rsidRPr="00EC76D5">
        <w:t xml:space="preserve">  public static final int UnsignedChar = Unsigned | Char;</w:t>
      </w:r>
    </w:p>
    <w:p w14:paraId="309D663B" w14:textId="77777777" w:rsidR="00FB4478" w:rsidRPr="00EC76D5" w:rsidRDefault="00FB4478" w:rsidP="00FB4478">
      <w:pPr>
        <w:pStyle w:val="Code"/>
      </w:pPr>
      <w:r w:rsidRPr="00EC76D5">
        <w:t xml:space="preserve">  public static final int ShortInt = Short | Int;</w:t>
      </w:r>
    </w:p>
    <w:p w14:paraId="2167C066" w14:textId="77777777" w:rsidR="00FB4478" w:rsidRPr="00EC76D5" w:rsidRDefault="00FB4478" w:rsidP="00FB4478">
      <w:pPr>
        <w:pStyle w:val="Code"/>
      </w:pPr>
      <w:r w:rsidRPr="00EC76D5">
        <w:t xml:space="preserve">  public static final int SignedShort = Signed | Short;</w:t>
      </w:r>
    </w:p>
    <w:p w14:paraId="244CD02A" w14:textId="77777777" w:rsidR="00FB4478" w:rsidRPr="00EC76D5" w:rsidRDefault="00FB4478" w:rsidP="00FB4478">
      <w:pPr>
        <w:pStyle w:val="Code"/>
      </w:pPr>
      <w:r w:rsidRPr="00EC76D5">
        <w:t xml:space="preserve">  public static final int SignedShortInt = Signed | Short | Int;</w:t>
      </w:r>
    </w:p>
    <w:p w14:paraId="31DA9D32" w14:textId="77777777" w:rsidR="00FB4478" w:rsidRPr="00EC76D5" w:rsidRDefault="00FB4478" w:rsidP="00FB4478">
      <w:pPr>
        <w:pStyle w:val="Code"/>
      </w:pPr>
      <w:r w:rsidRPr="00EC76D5">
        <w:t xml:space="preserve">  public static final int UnsignedShort = Unsigned | Short;</w:t>
      </w:r>
    </w:p>
    <w:p w14:paraId="2ACD5B03" w14:textId="77777777" w:rsidR="00FB4478" w:rsidRPr="00EC76D5" w:rsidRDefault="00FB4478" w:rsidP="00FB4478">
      <w:pPr>
        <w:pStyle w:val="Code"/>
      </w:pPr>
      <w:r w:rsidRPr="00EC76D5">
        <w:t xml:space="preserve">  public static final int UnsignedShortInt = Unsigned | Short | Int;</w:t>
      </w:r>
    </w:p>
    <w:p w14:paraId="23293F62" w14:textId="77777777" w:rsidR="00FB4478" w:rsidRPr="00EC76D5" w:rsidRDefault="00FB4478" w:rsidP="00FB4478">
      <w:pPr>
        <w:pStyle w:val="Code"/>
      </w:pPr>
      <w:r w:rsidRPr="00EC76D5">
        <w:t xml:space="preserve">  public static final int SignedInt = Signed | Int;</w:t>
      </w:r>
    </w:p>
    <w:p w14:paraId="00715C69" w14:textId="77777777" w:rsidR="00FB4478" w:rsidRPr="00EC76D5" w:rsidRDefault="00FB4478" w:rsidP="00FB4478">
      <w:pPr>
        <w:pStyle w:val="Code"/>
      </w:pPr>
      <w:r w:rsidRPr="00EC76D5">
        <w:t xml:space="preserve">  public static final int UnsignedInt = Unsigned | Int;</w:t>
      </w:r>
    </w:p>
    <w:p w14:paraId="17F2D867" w14:textId="77777777" w:rsidR="00FB4478" w:rsidRPr="00EC76D5" w:rsidRDefault="00FB4478" w:rsidP="00FB4478">
      <w:pPr>
        <w:pStyle w:val="Code"/>
      </w:pPr>
      <w:r w:rsidRPr="00EC76D5">
        <w:t xml:space="preserve">  public static final int LongInt = Long | Int;</w:t>
      </w:r>
    </w:p>
    <w:p w14:paraId="5A6499FF" w14:textId="77777777" w:rsidR="00FB4478" w:rsidRPr="00EC76D5" w:rsidRDefault="00FB4478" w:rsidP="00FB4478">
      <w:pPr>
        <w:pStyle w:val="Code"/>
      </w:pPr>
      <w:r w:rsidRPr="00EC76D5">
        <w:t xml:space="preserve">  public static final int SignedLong = Signed | Long;</w:t>
      </w:r>
    </w:p>
    <w:p w14:paraId="6074A1EA" w14:textId="77777777" w:rsidR="00FB4478" w:rsidRPr="00EC76D5" w:rsidRDefault="00FB4478" w:rsidP="00FB4478">
      <w:pPr>
        <w:pStyle w:val="Code"/>
      </w:pPr>
      <w:r w:rsidRPr="00EC76D5">
        <w:t xml:space="preserve">  public static final int SignedLongInt = Signed | Long | Int;</w:t>
      </w:r>
    </w:p>
    <w:p w14:paraId="75748118" w14:textId="77777777" w:rsidR="00FB4478" w:rsidRPr="00EC76D5" w:rsidRDefault="00FB4478" w:rsidP="00FB4478">
      <w:pPr>
        <w:pStyle w:val="Code"/>
      </w:pPr>
      <w:r w:rsidRPr="00EC76D5">
        <w:t xml:space="preserve">  public static final int UnsignedLong = Unsigned | Long;</w:t>
      </w:r>
    </w:p>
    <w:p w14:paraId="118975ED" w14:textId="77777777" w:rsidR="00FB4478" w:rsidRPr="00EC76D5" w:rsidRDefault="00FB4478" w:rsidP="00FB4478">
      <w:pPr>
        <w:pStyle w:val="Code"/>
      </w:pPr>
      <w:r w:rsidRPr="00EC76D5">
        <w:t xml:space="preserve">  public static final int UnsignedLongInt = Unsigned | Long | Int;</w:t>
      </w:r>
    </w:p>
    <w:p w14:paraId="617DB07B" w14:textId="77777777" w:rsidR="00FB4478" w:rsidRPr="00EC76D5" w:rsidRDefault="00FB4478" w:rsidP="00FB4478">
      <w:pPr>
        <w:pStyle w:val="Code"/>
      </w:pPr>
      <w:r w:rsidRPr="00EC76D5">
        <w:t xml:space="preserve">  public static final int LongDouble = Long | Double;</w:t>
      </w:r>
    </w:p>
    <w:p w14:paraId="2DE83F0B" w14:textId="77777777" w:rsidR="00FB4478" w:rsidRPr="00EC76D5" w:rsidRDefault="00FB4478" w:rsidP="00FB4478">
      <w:pPr>
        <w:pStyle w:val="Code"/>
      </w:pPr>
      <w:r w:rsidRPr="00EC76D5">
        <w:t xml:space="preserve">  </w:t>
      </w:r>
    </w:p>
    <w:p w14:paraId="41C7531A" w14:textId="77777777" w:rsidR="00FB4478" w:rsidRPr="00EC76D5" w:rsidRDefault="00FB4478" w:rsidP="00FB4478">
      <w:pPr>
        <w:pStyle w:val="Code"/>
      </w:pPr>
      <w:r w:rsidRPr="00EC76D5">
        <w:t xml:space="preserve">  public static final Map&lt;Integer,String&gt; MaskToNameMap = new ListMap&lt;&gt;();</w:t>
      </w:r>
    </w:p>
    <w:p w14:paraId="16CBD893" w14:textId="77777777" w:rsidR="00FB4478" w:rsidRPr="00EC76D5" w:rsidRDefault="00FB4478" w:rsidP="00FB4478">
      <w:pPr>
        <w:pStyle w:val="Code"/>
      </w:pPr>
    </w:p>
    <w:p w14:paraId="254047DC" w14:textId="77777777" w:rsidR="00FB4478" w:rsidRPr="00EC76D5" w:rsidRDefault="00FB4478" w:rsidP="00FB4478">
      <w:pPr>
        <w:pStyle w:val="Code"/>
      </w:pPr>
      <w:r w:rsidRPr="00EC76D5">
        <w:t xml:space="preserve">  static {</w:t>
      </w:r>
    </w:p>
    <w:p w14:paraId="2E118F33" w14:textId="77777777" w:rsidR="00FB4478" w:rsidRPr="00EC76D5" w:rsidRDefault="00FB4478" w:rsidP="00FB4478">
      <w:pPr>
        <w:pStyle w:val="Code"/>
      </w:pPr>
      <w:r w:rsidRPr="00EC76D5">
        <w:t xml:space="preserve">    MaskToNameMap.put(Auto, "auto");</w:t>
      </w:r>
    </w:p>
    <w:p w14:paraId="72AF6DEB" w14:textId="77777777" w:rsidR="00FB4478" w:rsidRPr="00EC76D5" w:rsidRDefault="00FB4478" w:rsidP="00FB4478">
      <w:pPr>
        <w:pStyle w:val="Code"/>
      </w:pPr>
      <w:r w:rsidRPr="00EC76D5">
        <w:t xml:space="preserve">    MaskToNameMap.put(Register, "register");</w:t>
      </w:r>
    </w:p>
    <w:p w14:paraId="4F18BAC5" w14:textId="77777777" w:rsidR="00FB4478" w:rsidRPr="00EC76D5" w:rsidRDefault="00FB4478" w:rsidP="00FB4478">
      <w:pPr>
        <w:pStyle w:val="Code"/>
      </w:pPr>
      <w:r w:rsidRPr="00EC76D5">
        <w:t xml:space="preserve">    MaskToNameMap.put(Static, "static");</w:t>
      </w:r>
    </w:p>
    <w:p w14:paraId="02C1EEB6" w14:textId="77777777" w:rsidR="00FB4478" w:rsidRPr="00EC76D5" w:rsidRDefault="00FB4478" w:rsidP="00FB4478">
      <w:pPr>
        <w:pStyle w:val="Code"/>
      </w:pPr>
      <w:r w:rsidRPr="00EC76D5">
        <w:t xml:space="preserve">    MaskToNameMap.put(Extern, "extern");</w:t>
      </w:r>
    </w:p>
    <w:p w14:paraId="64EF791B" w14:textId="77777777" w:rsidR="00FB4478" w:rsidRPr="00EC76D5" w:rsidRDefault="00FB4478" w:rsidP="00FB4478">
      <w:pPr>
        <w:pStyle w:val="Code"/>
      </w:pPr>
      <w:r w:rsidRPr="00EC76D5">
        <w:t xml:space="preserve">    MaskToNameMap.put(Typedef, "typedef");</w:t>
      </w:r>
    </w:p>
    <w:p w14:paraId="5205FB78" w14:textId="77777777" w:rsidR="00FB4478" w:rsidRPr="00EC76D5" w:rsidRDefault="00FB4478" w:rsidP="00FB4478">
      <w:pPr>
        <w:pStyle w:val="Code"/>
      </w:pPr>
      <w:r w:rsidRPr="00EC76D5">
        <w:t xml:space="preserve">    MaskToNameMap.put(Constant, "constant");</w:t>
      </w:r>
    </w:p>
    <w:p w14:paraId="4A8D0256" w14:textId="77777777" w:rsidR="00FB4478" w:rsidRPr="00EC76D5" w:rsidRDefault="00FB4478" w:rsidP="00FB4478">
      <w:pPr>
        <w:pStyle w:val="Code"/>
      </w:pPr>
      <w:r w:rsidRPr="00EC76D5">
        <w:t xml:space="preserve">    MaskToNameMap.put(Volatile, "volatile");</w:t>
      </w:r>
    </w:p>
    <w:p w14:paraId="1E9F6B9F" w14:textId="77777777" w:rsidR="00FB4478" w:rsidRPr="00EC76D5" w:rsidRDefault="00FB4478" w:rsidP="00FB4478">
      <w:pPr>
        <w:pStyle w:val="Code"/>
      </w:pPr>
      <w:r w:rsidRPr="00EC76D5">
        <w:t xml:space="preserve">    MaskToNameMap.put(Signed, "signed");</w:t>
      </w:r>
    </w:p>
    <w:p w14:paraId="64F06616" w14:textId="77777777" w:rsidR="00FB4478" w:rsidRPr="00EC76D5" w:rsidRDefault="00FB4478" w:rsidP="00FB4478">
      <w:pPr>
        <w:pStyle w:val="Code"/>
      </w:pPr>
      <w:r w:rsidRPr="00EC76D5">
        <w:t xml:space="preserve">    MaskToNameMap.put(Unsigned, "unsigned");</w:t>
      </w:r>
    </w:p>
    <w:p w14:paraId="75894416" w14:textId="77777777" w:rsidR="00FB4478" w:rsidRPr="00EC76D5" w:rsidRDefault="00FB4478" w:rsidP="00FB4478">
      <w:pPr>
        <w:pStyle w:val="Code"/>
      </w:pPr>
      <w:r w:rsidRPr="00EC76D5">
        <w:t xml:space="preserve">    MaskToNameMap.put(Char, "char");</w:t>
      </w:r>
    </w:p>
    <w:p w14:paraId="2E0607FD" w14:textId="77777777" w:rsidR="00FB4478" w:rsidRPr="00EC76D5" w:rsidRDefault="00FB4478" w:rsidP="00FB4478">
      <w:pPr>
        <w:pStyle w:val="Code"/>
      </w:pPr>
      <w:r w:rsidRPr="00EC76D5">
        <w:t xml:space="preserve">    MaskToNameMap.put(WChar_T, "wchar_t");</w:t>
      </w:r>
    </w:p>
    <w:p w14:paraId="386D4276" w14:textId="77777777" w:rsidR="00FB4478" w:rsidRPr="00EC76D5" w:rsidRDefault="00FB4478" w:rsidP="00FB4478">
      <w:pPr>
        <w:pStyle w:val="Code"/>
      </w:pPr>
      <w:r w:rsidRPr="00EC76D5">
        <w:t xml:space="preserve">    MaskToNameMap.put(Short, "short");</w:t>
      </w:r>
    </w:p>
    <w:p w14:paraId="529B82A1" w14:textId="77777777" w:rsidR="00FB4478" w:rsidRPr="00EC76D5" w:rsidRDefault="00FB4478" w:rsidP="00FB4478">
      <w:pPr>
        <w:pStyle w:val="Code"/>
      </w:pPr>
      <w:r w:rsidRPr="00EC76D5">
        <w:t xml:space="preserve">    MaskToNameMap.put(Int, "int");</w:t>
      </w:r>
    </w:p>
    <w:p w14:paraId="32EF4B8E" w14:textId="77777777" w:rsidR="00FB4478" w:rsidRPr="00EC76D5" w:rsidRDefault="00FB4478" w:rsidP="00FB4478">
      <w:pPr>
        <w:pStyle w:val="Code"/>
      </w:pPr>
      <w:r w:rsidRPr="00EC76D5">
        <w:t xml:space="preserve">    MaskToNameMap.put(Long, "long");</w:t>
      </w:r>
    </w:p>
    <w:p w14:paraId="21326419" w14:textId="77777777" w:rsidR="00FB4478" w:rsidRPr="00EC76D5" w:rsidRDefault="00FB4478" w:rsidP="00FB4478">
      <w:pPr>
        <w:pStyle w:val="Code"/>
      </w:pPr>
      <w:r w:rsidRPr="00EC76D5">
        <w:t xml:space="preserve">    MaskToNameMap.put(Float, "float");</w:t>
      </w:r>
    </w:p>
    <w:p w14:paraId="2536E0EF" w14:textId="77777777" w:rsidR="00FB4478" w:rsidRPr="00EC76D5" w:rsidRDefault="00FB4478" w:rsidP="00FB4478">
      <w:pPr>
        <w:pStyle w:val="Code"/>
      </w:pPr>
      <w:r w:rsidRPr="00EC76D5">
        <w:t xml:space="preserve">    MaskToNameMap.put(Double, "double");</w:t>
      </w:r>
    </w:p>
    <w:p w14:paraId="45600019" w14:textId="77777777" w:rsidR="00FB4478" w:rsidRPr="00EC76D5" w:rsidRDefault="00FB4478" w:rsidP="00FB4478">
      <w:pPr>
        <w:pStyle w:val="Code"/>
      </w:pPr>
      <w:r w:rsidRPr="00EC76D5">
        <w:t xml:space="preserve">    MaskToNameMap.put(Void, "void");</w:t>
      </w:r>
    </w:p>
    <w:p w14:paraId="0EF09FAB" w14:textId="77777777" w:rsidR="00FB4478" w:rsidRPr="00EC76D5" w:rsidRDefault="00FB4478" w:rsidP="00FB4478">
      <w:pPr>
        <w:pStyle w:val="Code"/>
      </w:pPr>
      <w:r w:rsidRPr="00EC76D5">
        <w:t xml:space="preserve">  }    </w:t>
      </w:r>
    </w:p>
    <w:p w14:paraId="354557B1" w14:textId="402A1BC4" w:rsidR="00FB4478" w:rsidRPr="00EC76D5" w:rsidRDefault="00FB4478" w:rsidP="00FB4478">
      <w:pPr>
        <w:pStyle w:val="Code"/>
      </w:pPr>
      <w:r w:rsidRPr="00EC76D5">
        <w:t>}</w:t>
      </w:r>
    </w:p>
    <w:p w14:paraId="6D9AF0EC" w14:textId="77777777" w:rsidR="00E40B78" w:rsidRPr="00EC76D5" w:rsidRDefault="00E40B78" w:rsidP="00E40B78">
      <w:r w:rsidRPr="00EC76D5">
        <w:t xml:space="preserve">The </w:t>
      </w:r>
      <w:r w:rsidRPr="00EC76D5">
        <w:rPr>
          <w:rStyle w:val="CodeInText"/>
        </w:rPr>
        <w:t>Specifier</w:t>
      </w:r>
      <w:r w:rsidRPr="00EC76D5">
        <w:t xml:space="preserve"> class is used to generate the type specified by a list of specifiers. First of all, we need the </w:t>
      </w:r>
      <w:r w:rsidRPr="00EC76D5">
        <w:rPr>
          <w:rStyle w:val="CodeInText"/>
        </w:rPr>
        <w:t>maskToStorageMap</w:t>
      </w:r>
      <w:r w:rsidRPr="00EC76D5">
        <w:t xml:space="preserve"> and </w:t>
      </w:r>
      <w:r w:rsidRPr="00EC76D5">
        <w:rPr>
          <w:rStyle w:val="CodeInText"/>
        </w:rPr>
        <w:t>maskToSortMap</w:t>
      </w:r>
      <w:r w:rsidRPr="00EC76D5">
        <w:t xml:space="preserve"> to map between specifiers and storage and sorts. </w:t>
      </w:r>
    </w:p>
    <w:p w14:paraId="6C198BE9" w14:textId="77777777" w:rsidR="00E40B78" w:rsidRPr="00EC76D5" w:rsidRDefault="00E40B78" w:rsidP="00E40B78">
      <w:pPr>
        <w:pStyle w:val="CodeHeader"/>
      </w:pPr>
      <w:r w:rsidRPr="00EC76D5">
        <w:lastRenderedPageBreak/>
        <w:t>Specifier.java</w:t>
      </w:r>
    </w:p>
    <w:p w14:paraId="21BFB4FA" w14:textId="77777777" w:rsidR="00621758" w:rsidRPr="00EC76D5" w:rsidRDefault="00621758" w:rsidP="00621758">
      <w:pPr>
        <w:pStyle w:val="Code"/>
      </w:pPr>
      <w:r w:rsidRPr="00EC76D5">
        <w:t>package c_compiler;</w:t>
      </w:r>
    </w:p>
    <w:p w14:paraId="528EA0BA" w14:textId="77777777" w:rsidR="00621758" w:rsidRPr="00EC76D5" w:rsidRDefault="00621758" w:rsidP="00621758">
      <w:pPr>
        <w:pStyle w:val="Code"/>
      </w:pPr>
      <w:r w:rsidRPr="00EC76D5">
        <w:t>import java.util.*;</w:t>
      </w:r>
    </w:p>
    <w:p w14:paraId="44B8EB78" w14:textId="77777777" w:rsidR="00621758" w:rsidRPr="00EC76D5" w:rsidRDefault="00621758" w:rsidP="00621758">
      <w:pPr>
        <w:pStyle w:val="Code"/>
      </w:pPr>
    </w:p>
    <w:p w14:paraId="052E23A7" w14:textId="77777777" w:rsidR="00621758" w:rsidRPr="00EC76D5" w:rsidRDefault="00621758" w:rsidP="00621758">
      <w:pPr>
        <w:pStyle w:val="Code"/>
      </w:pPr>
      <w:r w:rsidRPr="00EC76D5">
        <w:t>public class Specifier {</w:t>
      </w:r>
    </w:p>
    <w:p w14:paraId="561A74F7" w14:textId="77777777" w:rsidR="00621758" w:rsidRPr="00EC76D5" w:rsidRDefault="00621758" w:rsidP="00621758">
      <w:pPr>
        <w:pStyle w:val="Code"/>
      </w:pPr>
      <w:r w:rsidRPr="00EC76D5">
        <w:t xml:space="preserve">  private static final Map&lt;Integer,Storage&gt; m_maskToStorageMap=new ListMap&lt;&gt;();</w:t>
      </w:r>
    </w:p>
    <w:p w14:paraId="50060384" w14:textId="77777777" w:rsidR="00621758" w:rsidRPr="00EC76D5" w:rsidRDefault="00621758" w:rsidP="00621758">
      <w:pPr>
        <w:pStyle w:val="Code"/>
      </w:pPr>
      <w:r w:rsidRPr="00EC76D5">
        <w:t xml:space="preserve">  private static final Map&lt;Integer,Sort&gt; m_maskToSortMap = new ListMap&lt;&gt;();</w:t>
      </w:r>
    </w:p>
    <w:p w14:paraId="11C1CC5A" w14:textId="77777777" w:rsidR="00621758" w:rsidRPr="00EC76D5" w:rsidRDefault="00621758" w:rsidP="00621758">
      <w:pPr>
        <w:pStyle w:val="Code"/>
      </w:pPr>
      <w:r w:rsidRPr="00EC76D5">
        <w:t xml:space="preserve">  private List&lt;Object&gt; m_specList = new LinkedList&lt;&gt;();</w:t>
      </w:r>
    </w:p>
    <w:p w14:paraId="52C953AA" w14:textId="77777777" w:rsidR="00621758" w:rsidRPr="00EC76D5" w:rsidRDefault="00621758" w:rsidP="00621758">
      <w:pPr>
        <w:pStyle w:val="Code"/>
      </w:pPr>
      <w:r w:rsidRPr="00EC76D5">
        <w:t xml:space="preserve">  </w:t>
      </w:r>
    </w:p>
    <w:p w14:paraId="109B78BA" w14:textId="77777777" w:rsidR="00621758" w:rsidRPr="00EC76D5" w:rsidRDefault="00621758" w:rsidP="00621758">
      <w:pPr>
        <w:pStyle w:val="Code"/>
      </w:pPr>
      <w:r w:rsidRPr="00EC76D5">
        <w:t xml:space="preserve">  static {</w:t>
      </w:r>
    </w:p>
    <w:p w14:paraId="3773347D" w14:textId="77777777" w:rsidR="00621758" w:rsidRPr="00EC76D5" w:rsidRDefault="00621758" w:rsidP="00621758">
      <w:pPr>
        <w:pStyle w:val="Code"/>
      </w:pPr>
      <w:r w:rsidRPr="00EC76D5">
        <w:t xml:space="preserve">    m_maskToStorageMap.put(Mask.Auto, Storage.Auto);</w:t>
      </w:r>
    </w:p>
    <w:p w14:paraId="59B16CBC" w14:textId="77777777" w:rsidR="00621758" w:rsidRPr="00EC76D5" w:rsidRDefault="00621758" w:rsidP="00621758">
      <w:pPr>
        <w:pStyle w:val="Code"/>
      </w:pPr>
      <w:r w:rsidRPr="00EC76D5">
        <w:t xml:space="preserve">    m_maskToStorageMap.put(Mask.Register, Storage.Register);</w:t>
      </w:r>
    </w:p>
    <w:p w14:paraId="06A55386" w14:textId="77777777" w:rsidR="00621758" w:rsidRPr="00EC76D5" w:rsidRDefault="00621758" w:rsidP="00621758">
      <w:pPr>
        <w:pStyle w:val="Code"/>
      </w:pPr>
      <w:r w:rsidRPr="00EC76D5">
        <w:t xml:space="preserve">    m_maskToStorageMap.put(Mask.Extern, Storage.Extern);</w:t>
      </w:r>
    </w:p>
    <w:p w14:paraId="0F81EC63" w14:textId="77777777" w:rsidR="00621758" w:rsidRPr="00EC76D5" w:rsidRDefault="00621758" w:rsidP="00621758">
      <w:pPr>
        <w:pStyle w:val="Code"/>
      </w:pPr>
      <w:r w:rsidRPr="00EC76D5">
        <w:t xml:space="preserve">    m_maskToStorageMap.put(Mask.Static, Storage.Static);</w:t>
      </w:r>
    </w:p>
    <w:p w14:paraId="065647FE" w14:textId="77777777" w:rsidR="00621758" w:rsidRPr="00EC76D5" w:rsidRDefault="00621758" w:rsidP="00621758">
      <w:pPr>
        <w:pStyle w:val="Code"/>
      </w:pPr>
      <w:r w:rsidRPr="00EC76D5">
        <w:t xml:space="preserve">    m_maskToStorageMap.put(Mask.Typedef, Storage.Typedef);</w:t>
      </w:r>
    </w:p>
    <w:p w14:paraId="37148D54" w14:textId="77777777" w:rsidR="00621758" w:rsidRPr="00EC76D5" w:rsidRDefault="00621758" w:rsidP="00621758">
      <w:pPr>
        <w:pStyle w:val="Code"/>
      </w:pPr>
    </w:p>
    <w:p w14:paraId="2A7E8FE1" w14:textId="77777777" w:rsidR="00621758" w:rsidRPr="00EC76D5" w:rsidRDefault="00621758" w:rsidP="00621758">
      <w:pPr>
        <w:pStyle w:val="Code"/>
      </w:pPr>
      <w:r w:rsidRPr="00EC76D5">
        <w:t xml:space="preserve">    m_maskToSortMap.put(Mask.Void, Sort.Void);</w:t>
      </w:r>
    </w:p>
    <w:p w14:paraId="546285B3" w14:textId="77777777" w:rsidR="00621758" w:rsidRPr="00EC76D5" w:rsidRDefault="00621758" w:rsidP="00621758">
      <w:pPr>
        <w:pStyle w:val="Code"/>
      </w:pPr>
      <w:r w:rsidRPr="00EC76D5">
        <w:t xml:space="preserve">    m_maskToSortMap.put(Mask.Char, Sort.Signed_Char);</w:t>
      </w:r>
    </w:p>
    <w:p w14:paraId="62B0117F" w14:textId="77777777" w:rsidR="00621758" w:rsidRPr="00EC76D5" w:rsidRDefault="00621758" w:rsidP="00621758">
      <w:pPr>
        <w:pStyle w:val="Code"/>
      </w:pPr>
      <w:r w:rsidRPr="00EC76D5">
        <w:t xml:space="preserve">    m_maskToSortMap.put(Mask.SignedChar, Sort.Signed_Char);</w:t>
      </w:r>
    </w:p>
    <w:p w14:paraId="179C1D71" w14:textId="77777777" w:rsidR="00621758" w:rsidRPr="00EC76D5" w:rsidRDefault="00621758" w:rsidP="00621758">
      <w:pPr>
        <w:pStyle w:val="Code"/>
      </w:pPr>
      <w:r w:rsidRPr="00EC76D5">
        <w:t xml:space="preserve">    m_maskToSortMap.put(Mask.UnsignedChar, Sort.Unsigned_Char);</w:t>
      </w:r>
    </w:p>
    <w:p w14:paraId="5B222588" w14:textId="77777777" w:rsidR="00621758" w:rsidRPr="00EC76D5" w:rsidRDefault="00621758" w:rsidP="00621758">
      <w:pPr>
        <w:pStyle w:val="Code"/>
      </w:pPr>
      <w:r w:rsidRPr="00EC76D5">
        <w:t xml:space="preserve">    m_maskToSortMap.put(Mask.Short, Sort.Signed_Short_Int);</w:t>
      </w:r>
    </w:p>
    <w:p w14:paraId="4806B610" w14:textId="77777777" w:rsidR="00621758" w:rsidRPr="00EC76D5" w:rsidRDefault="00621758" w:rsidP="00621758">
      <w:pPr>
        <w:pStyle w:val="Code"/>
      </w:pPr>
      <w:r w:rsidRPr="00EC76D5">
        <w:t xml:space="preserve">    m_maskToSortMap.put(Mask.ShortInt, Sort.Signed_Short_Int);</w:t>
      </w:r>
    </w:p>
    <w:p w14:paraId="44834D9E" w14:textId="77777777" w:rsidR="00621758" w:rsidRPr="00EC76D5" w:rsidRDefault="00621758" w:rsidP="00621758">
      <w:pPr>
        <w:pStyle w:val="Code"/>
      </w:pPr>
      <w:r w:rsidRPr="00EC76D5">
        <w:t xml:space="preserve">    m_maskToSortMap.put(Mask.SignedShort, Sort.Signed_Short_Int);</w:t>
      </w:r>
    </w:p>
    <w:p w14:paraId="7C457D03" w14:textId="77777777" w:rsidR="00621758" w:rsidRPr="00EC76D5" w:rsidRDefault="00621758" w:rsidP="00621758">
      <w:pPr>
        <w:pStyle w:val="Code"/>
      </w:pPr>
      <w:r w:rsidRPr="00EC76D5">
        <w:t xml:space="preserve">    m_maskToSortMap.put(Mask.SignedShortInt, Sort.Signed_Short_Int);</w:t>
      </w:r>
    </w:p>
    <w:p w14:paraId="10D9DB65" w14:textId="77777777" w:rsidR="00621758" w:rsidRPr="00EC76D5" w:rsidRDefault="00621758" w:rsidP="00621758">
      <w:pPr>
        <w:pStyle w:val="Code"/>
      </w:pPr>
      <w:r w:rsidRPr="00EC76D5">
        <w:t xml:space="preserve">    m_maskToSortMap.put(Mask.UnsignedShort, Sort.Unsigned_Short_Int);</w:t>
      </w:r>
    </w:p>
    <w:p w14:paraId="10C27C8C" w14:textId="77777777" w:rsidR="00621758" w:rsidRPr="00EC76D5" w:rsidRDefault="00621758" w:rsidP="00621758">
      <w:pPr>
        <w:pStyle w:val="Code"/>
      </w:pPr>
      <w:r w:rsidRPr="00EC76D5">
        <w:t xml:space="preserve">    m_maskToSortMap.put(Mask.UnsignedShortInt, Sort.Unsigned_Short_Int);</w:t>
      </w:r>
    </w:p>
    <w:p w14:paraId="1030CBF2" w14:textId="77777777" w:rsidR="00621758" w:rsidRPr="00EC76D5" w:rsidRDefault="00621758" w:rsidP="00621758">
      <w:pPr>
        <w:pStyle w:val="Code"/>
      </w:pPr>
      <w:r w:rsidRPr="00EC76D5">
        <w:t xml:space="preserve">    m_maskToSortMap.put(Mask.Int, Sort.Signed_Int);</w:t>
      </w:r>
    </w:p>
    <w:p w14:paraId="3B0CC886" w14:textId="77777777" w:rsidR="00621758" w:rsidRPr="00EC76D5" w:rsidRDefault="00621758" w:rsidP="00621758">
      <w:pPr>
        <w:pStyle w:val="Code"/>
      </w:pPr>
      <w:r w:rsidRPr="00EC76D5">
        <w:t xml:space="preserve">    m_maskToSortMap.put(Mask.Signed, Sort.Signed_Int);</w:t>
      </w:r>
    </w:p>
    <w:p w14:paraId="74758CB3" w14:textId="77777777" w:rsidR="00621758" w:rsidRPr="00EC76D5" w:rsidRDefault="00621758" w:rsidP="00621758">
      <w:pPr>
        <w:pStyle w:val="Code"/>
      </w:pPr>
      <w:r w:rsidRPr="00EC76D5">
        <w:t xml:space="preserve">    m_maskToSortMap.put(Mask.SignedInt, Sort.Signed_Int);</w:t>
      </w:r>
    </w:p>
    <w:p w14:paraId="5CA3AEEE" w14:textId="77777777" w:rsidR="00621758" w:rsidRPr="00EC76D5" w:rsidRDefault="00621758" w:rsidP="00621758">
      <w:pPr>
        <w:pStyle w:val="Code"/>
      </w:pPr>
      <w:r w:rsidRPr="00EC76D5">
        <w:t xml:space="preserve">    m_maskToSortMap.put(Mask.Unsigned, Sort.Unsigned_Int);</w:t>
      </w:r>
    </w:p>
    <w:p w14:paraId="0E7ABCB3" w14:textId="77777777" w:rsidR="00621758" w:rsidRPr="00EC76D5" w:rsidRDefault="00621758" w:rsidP="00621758">
      <w:pPr>
        <w:pStyle w:val="Code"/>
      </w:pPr>
      <w:r w:rsidRPr="00EC76D5">
        <w:t xml:space="preserve">    m_maskToSortMap.put(Mask.UnsignedInt, Sort.Unsigned_Int);</w:t>
      </w:r>
    </w:p>
    <w:p w14:paraId="15A5E982" w14:textId="77777777" w:rsidR="00621758" w:rsidRPr="00EC76D5" w:rsidRDefault="00621758" w:rsidP="00621758">
      <w:pPr>
        <w:pStyle w:val="Code"/>
      </w:pPr>
      <w:r w:rsidRPr="00EC76D5">
        <w:t xml:space="preserve">    m_maskToSortMap.put(Mask.Long, Sort.Signed_Long_Int);</w:t>
      </w:r>
    </w:p>
    <w:p w14:paraId="18FBE8D6" w14:textId="77777777" w:rsidR="00621758" w:rsidRPr="00EC76D5" w:rsidRDefault="00621758" w:rsidP="00621758">
      <w:pPr>
        <w:pStyle w:val="Code"/>
      </w:pPr>
      <w:r w:rsidRPr="00EC76D5">
        <w:t xml:space="preserve">    m_maskToSortMap.put(Mask.LongInt, Sort.Signed_Long_Int);</w:t>
      </w:r>
    </w:p>
    <w:p w14:paraId="13200D98" w14:textId="77777777" w:rsidR="00621758" w:rsidRPr="00EC76D5" w:rsidRDefault="00621758" w:rsidP="00621758">
      <w:pPr>
        <w:pStyle w:val="Code"/>
      </w:pPr>
      <w:r w:rsidRPr="00EC76D5">
        <w:t xml:space="preserve">    m_maskToSortMap.put(Mask.SignedLong, Sort.Signed_Long_Int);</w:t>
      </w:r>
    </w:p>
    <w:p w14:paraId="4FB64E5E" w14:textId="77777777" w:rsidR="00621758" w:rsidRPr="00EC76D5" w:rsidRDefault="00621758" w:rsidP="00621758">
      <w:pPr>
        <w:pStyle w:val="Code"/>
      </w:pPr>
      <w:r w:rsidRPr="00EC76D5">
        <w:t xml:space="preserve">    m_maskToSortMap.put(Mask.SignedLongInt, Sort.Signed_Long_Int);</w:t>
      </w:r>
    </w:p>
    <w:p w14:paraId="1FE9574C" w14:textId="77777777" w:rsidR="00621758" w:rsidRPr="00EC76D5" w:rsidRDefault="00621758" w:rsidP="00621758">
      <w:pPr>
        <w:pStyle w:val="Code"/>
      </w:pPr>
      <w:r w:rsidRPr="00EC76D5">
        <w:t xml:space="preserve">    m_maskToSortMap.put(Mask.UnsignedLong, Sort.Unsigned_Long_Int);</w:t>
      </w:r>
    </w:p>
    <w:p w14:paraId="55C6CEB5" w14:textId="77777777" w:rsidR="00621758" w:rsidRPr="00EC76D5" w:rsidRDefault="00621758" w:rsidP="00621758">
      <w:pPr>
        <w:pStyle w:val="Code"/>
      </w:pPr>
      <w:r w:rsidRPr="00EC76D5">
        <w:t xml:space="preserve">    m_maskToSortMap.put(Mask.UnsignedLongInt, Sort.Unsigned_Long_Int);</w:t>
      </w:r>
    </w:p>
    <w:p w14:paraId="46F4D643" w14:textId="77777777" w:rsidR="00621758" w:rsidRPr="00EC76D5" w:rsidRDefault="00621758" w:rsidP="00621758">
      <w:pPr>
        <w:pStyle w:val="Code"/>
      </w:pPr>
      <w:r w:rsidRPr="00EC76D5">
        <w:t xml:space="preserve">    m_maskToSortMap.put(Mask.Float, Sort.Float);</w:t>
      </w:r>
    </w:p>
    <w:p w14:paraId="39CCA062" w14:textId="77777777" w:rsidR="00621758" w:rsidRPr="00EC76D5" w:rsidRDefault="00621758" w:rsidP="00621758">
      <w:pPr>
        <w:pStyle w:val="Code"/>
      </w:pPr>
      <w:r w:rsidRPr="00EC76D5">
        <w:t xml:space="preserve">    m_maskToSortMap.put(Mask.Double, Sort.Double);</w:t>
      </w:r>
    </w:p>
    <w:p w14:paraId="7A31937C" w14:textId="77777777" w:rsidR="00621758" w:rsidRPr="00EC76D5" w:rsidRDefault="00621758" w:rsidP="00621758">
      <w:pPr>
        <w:pStyle w:val="Code"/>
      </w:pPr>
      <w:r w:rsidRPr="00EC76D5">
        <w:t xml:space="preserve">    m_maskToSortMap.put(Mask.LongDouble, Sort.Long_Double);</w:t>
      </w:r>
    </w:p>
    <w:p w14:paraId="153CE6A9" w14:textId="5AF3EB9D" w:rsidR="00621758" w:rsidRPr="00EC76D5" w:rsidRDefault="00621758" w:rsidP="00621758">
      <w:pPr>
        <w:pStyle w:val="Code"/>
      </w:pPr>
      <w:r w:rsidRPr="00EC76D5">
        <w:t xml:space="preserve">  }</w:t>
      </w:r>
    </w:p>
    <w:p w14:paraId="4C6FAA81" w14:textId="58856008" w:rsidR="00E40B78" w:rsidRPr="00EC76D5" w:rsidRDefault="00E40B78" w:rsidP="00E40B78">
      <w:r w:rsidRPr="00EC76D5">
        <w:t xml:space="preserve">The first part of the type generation process is to inspect the specification list. The list is made up by masks (see the </w:t>
      </w:r>
      <w:r w:rsidRPr="00EC76D5">
        <w:rPr>
          <w:rStyle w:val="CodeInText"/>
        </w:rPr>
        <w:t>Mask</w:t>
      </w:r>
      <w:r w:rsidRPr="00EC76D5">
        <w:t xml:space="preserve"> class above)</w:t>
      </w:r>
      <w:r w:rsidR="005E74CB" w:rsidRPr="00EC76D5">
        <w:t xml:space="preserve"> </w:t>
      </w:r>
      <w:r w:rsidRPr="00EC76D5">
        <w:t xml:space="preserve">or at most one type. </w:t>
      </w:r>
    </w:p>
    <w:p w14:paraId="309343C5" w14:textId="77777777" w:rsidR="005A05AD" w:rsidRPr="00EC76D5" w:rsidRDefault="005A05AD" w:rsidP="005A05AD">
      <w:pPr>
        <w:pStyle w:val="Code"/>
      </w:pPr>
      <w:r w:rsidRPr="00EC76D5">
        <w:t xml:space="preserve">  public void add(Object spec) {</w:t>
      </w:r>
    </w:p>
    <w:p w14:paraId="1C9B9CA2" w14:textId="77777777" w:rsidR="005A05AD" w:rsidRPr="00EC76D5" w:rsidRDefault="005A05AD" w:rsidP="005A05AD">
      <w:pPr>
        <w:pStyle w:val="Code"/>
      </w:pPr>
      <w:r w:rsidRPr="00EC76D5">
        <w:t xml:space="preserve">    m_specList.add(spec);</w:t>
      </w:r>
    </w:p>
    <w:p w14:paraId="18D4B1F2" w14:textId="77777777" w:rsidR="005A05AD" w:rsidRPr="00EC76D5" w:rsidRDefault="005A05AD" w:rsidP="005A05AD">
      <w:pPr>
        <w:pStyle w:val="Code"/>
      </w:pPr>
      <w:r w:rsidRPr="00EC76D5">
        <w:t xml:space="preserve">  }</w:t>
      </w:r>
    </w:p>
    <w:p w14:paraId="32BB4225" w14:textId="77777777" w:rsidR="005A05AD" w:rsidRPr="00EC76D5" w:rsidRDefault="005A05AD" w:rsidP="005A05AD">
      <w:pPr>
        <w:pStyle w:val="Code"/>
      </w:pPr>
    </w:p>
    <w:p w14:paraId="54E545E1" w14:textId="77777777" w:rsidR="005A05AD" w:rsidRPr="00EC76D5" w:rsidRDefault="005A05AD" w:rsidP="005A05AD">
      <w:pPr>
        <w:pStyle w:val="Code"/>
      </w:pPr>
      <w:r w:rsidRPr="00EC76D5">
        <w:t xml:space="preserve">  public Triple&lt;Boolean,Storage,Type&gt; generate() {</w:t>
      </w:r>
    </w:p>
    <w:p w14:paraId="7AB6AAAB" w14:textId="77777777" w:rsidR="005A05AD" w:rsidRPr="00EC76D5" w:rsidRDefault="005A05AD" w:rsidP="005A05AD">
      <w:pPr>
        <w:pStyle w:val="Code"/>
      </w:pPr>
      <w:r w:rsidRPr="00EC76D5">
        <w:t xml:space="preserve">    int totalMask = 0;</w:t>
      </w:r>
    </w:p>
    <w:p w14:paraId="4CBE4B78" w14:textId="77777777" w:rsidR="005A05AD" w:rsidRPr="00EC76D5" w:rsidRDefault="005A05AD" w:rsidP="005A05AD">
      <w:pPr>
        <w:pStyle w:val="Code"/>
      </w:pPr>
      <w:r w:rsidRPr="00EC76D5">
        <w:t xml:space="preserve">    Type compoundType = null;</w:t>
      </w:r>
    </w:p>
    <w:p w14:paraId="3B62236B" w14:textId="77777777" w:rsidR="005A05AD" w:rsidRPr="00EC76D5" w:rsidRDefault="005A05AD" w:rsidP="005A05AD">
      <w:pPr>
        <w:pStyle w:val="Code"/>
      </w:pPr>
      <w:r w:rsidRPr="00EC76D5">
        <w:t xml:space="preserve">    </w:t>
      </w:r>
    </w:p>
    <w:p w14:paraId="3EF59E22" w14:textId="77777777" w:rsidR="005A05AD" w:rsidRPr="00EC76D5" w:rsidRDefault="005A05AD" w:rsidP="005A05AD">
      <w:pPr>
        <w:pStyle w:val="Code"/>
      </w:pPr>
      <w:r w:rsidRPr="00EC76D5">
        <w:t xml:space="preserve">    if (m_specList != null) {</w:t>
      </w:r>
    </w:p>
    <w:p w14:paraId="6FC04528" w14:textId="77777777" w:rsidR="005A05AD" w:rsidRPr="00EC76D5" w:rsidRDefault="005A05AD" w:rsidP="005A05AD">
      <w:pPr>
        <w:pStyle w:val="Code"/>
      </w:pPr>
      <w:r w:rsidRPr="00EC76D5">
        <w:t xml:space="preserve">      for (Object object : m_specList) {</w:t>
      </w:r>
    </w:p>
    <w:p w14:paraId="3E2A0252" w14:textId="77777777" w:rsidR="005A05AD" w:rsidRPr="00EC76D5" w:rsidRDefault="005A05AD" w:rsidP="005A05AD">
      <w:pPr>
        <w:pStyle w:val="Code"/>
      </w:pPr>
      <w:r w:rsidRPr="00EC76D5">
        <w:t xml:space="preserve">        if (object instanceof Integer) {</w:t>
      </w:r>
    </w:p>
    <w:p w14:paraId="6CA7E81E" w14:textId="77777777" w:rsidR="005A05AD" w:rsidRPr="00EC76D5" w:rsidRDefault="005A05AD" w:rsidP="005A05AD">
      <w:pPr>
        <w:pStyle w:val="Code"/>
      </w:pPr>
      <w:r w:rsidRPr="00EC76D5">
        <w:t xml:space="preserve">          int mask = (Integer) object;</w:t>
      </w:r>
    </w:p>
    <w:p w14:paraId="0080A90F" w14:textId="77777777" w:rsidR="005A05AD" w:rsidRPr="00EC76D5" w:rsidRDefault="005A05AD" w:rsidP="005A05AD">
      <w:pPr>
        <w:pStyle w:val="Code"/>
      </w:pPr>
      <w:r w:rsidRPr="00EC76D5">
        <w:lastRenderedPageBreak/>
        <w:t xml:space="preserve">          Assert.error((totalMask &amp; mask) == 0, Mask.MaskToNameMap.get(mask),</w:t>
      </w:r>
    </w:p>
    <w:p w14:paraId="62E25620" w14:textId="77777777" w:rsidR="005A05AD" w:rsidRPr="00EC76D5" w:rsidRDefault="005A05AD" w:rsidP="005A05AD">
      <w:pPr>
        <w:pStyle w:val="Code"/>
      </w:pPr>
      <w:r w:rsidRPr="00EC76D5">
        <w:t xml:space="preserve">                       "keyword defined twice");</w:t>
      </w:r>
    </w:p>
    <w:p w14:paraId="200EF3E0" w14:textId="77777777" w:rsidR="005A05AD" w:rsidRPr="00EC76D5" w:rsidRDefault="005A05AD" w:rsidP="005A05AD">
      <w:pPr>
        <w:pStyle w:val="Code"/>
      </w:pPr>
      <w:r w:rsidRPr="00EC76D5">
        <w:t xml:space="preserve">          totalMask |= mask;</w:t>
      </w:r>
    </w:p>
    <w:p w14:paraId="78AEAD0A" w14:textId="77777777" w:rsidR="005A05AD" w:rsidRPr="00EC76D5" w:rsidRDefault="005A05AD" w:rsidP="005A05AD">
      <w:pPr>
        <w:pStyle w:val="Code"/>
      </w:pPr>
      <w:r w:rsidRPr="00EC76D5">
        <w:t xml:space="preserve">        }</w:t>
      </w:r>
    </w:p>
    <w:p w14:paraId="60316293" w14:textId="77777777" w:rsidR="005A05AD" w:rsidRPr="00EC76D5" w:rsidRDefault="005A05AD" w:rsidP="005A05AD">
      <w:pPr>
        <w:pStyle w:val="Code"/>
      </w:pPr>
      <w:r w:rsidRPr="00EC76D5">
        <w:t xml:space="preserve">        else if (object instanceof Type) {</w:t>
      </w:r>
    </w:p>
    <w:p w14:paraId="619F8AAD" w14:textId="77777777" w:rsidR="005A05AD" w:rsidRPr="00EC76D5" w:rsidRDefault="005A05AD" w:rsidP="005A05AD">
      <w:pPr>
        <w:pStyle w:val="Code"/>
      </w:pPr>
      <w:r w:rsidRPr="00EC76D5">
        <w:t xml:space="preserve">          Assert.error(compoundType == null,"invalid type specifier sequence");</w:t>
      </w:r>
    </w:p>
    <w:p w14:paraId="4097F08E" w14:textId="77777777" w:rsidR="005A05AD" w:rsidRPr="00EC76D5" w:rsidRDefault="005A05AD" w:rsidP="005A05AD">
      <w:pPr>
        <w:pStyle w:val="Code"/>
      </w:pPr>
      <w:r w:rsidRPr="00EC76D5">
        <w:t xml:space="preserve">          compoundType = (Type) object;</w:t>
      </w:r>
    </w:p>
    <w:p w14:paraId="1FF44C08" w14:textId="77777777" w:rsidR="005A05AD" w:rsidRPr="00EC76D5" w:rsidRDefault="005A05AD" w:rsidP="005A05AD">
      <w:pPr>
        <w:pStyle w:val="Code"/>
      </w:pPr>
      <w:r w:rsidRPr="00EC76D5">
        <w:t xml:space="preserve">        }</w:t>
      </w:r>
    </w:p>
    <w:p w14:paraId="7A159D94" w14:textId="77777777" w:rsidR="005A05AD" w:rsidRPr="00EC76D5" w:rsidRDefault="005A05AD" w:rsidP="005A05AD">
      <w:pPr>
        <w:pStyle w:val="Code"/>
      </w:pPr>
      <w:r w:rsidRPr="00EC76D5">
        <w:t xml:space="preserve">      }</w:t>
      </w:r>
    </w:p>
    <w:p w14:paraId="2F912980" w14:textId="2A4B2C54" w:rsidR="005A05AD" w:rsidRPr="00EC76D5" w:rsidRDefault="005A05AD" w:rsidP="005A05AD">
      <w:pPr>
        <w:pStyle w:val="Code"/>
      </w:pPr>
      <w:r w:rsidRPr="00EC76D5">
        <w:t xml:space="preserve">    }</w:t>
      </w:r>
    </w:p>
    <w:p w14:paraId="17046A4C" w14:textId="6963AA82" w:rsidR="00E40B78" w:rsidRPr="00EC76D5" w:rsidRDefault="00E40B78" w:rsidP="00E40B78">
      <w:r w:rsidRPr="00EC76D5">
        <w:t xml:space="preserve">We check whether the mask holds the </w:t>
      </w:r>
      <w:r w:rsidRPr="00EC76D5">
        <w:rPr>
          <w:rStyle w:val="CodeInText"/>
        </w:rPr>
        <w:t>constant</w:t>
      </w:r>
      <w:r w:rsidRPr="00EC76D5">
        <w:t xml:space="preserve"> or </w:t>
      </w:r>
      <w:r w:rsidRPr="00EC76D5">
        <w:rPr>
          <w:rStyle w:val="CodeInText"/>
        </w:rPr>
        <w:t>volatile</w:t>
      </w:r>
      <w:r w:rsidRPr="00EC76D5">
        <w:t xml:space="preserve"> qualifiers.</w:t>
      </w:r>
    </w:p>
    <w:p w14:paraId="1500E3D0" w14:textId="12AA5621" w:rsidR="00702071" w:rsidRPr="00EC76D5" w:rsidRDefault="00702071" w:rsidP="00702071">
      <w:pPr>
        <w:pStyle w:val="Code"/>
      </w:pPr>
      <w:r w:rsidRPr="00EC76D5">
        <w:t xml:space="preserve">    boolean isConstant = ((totalMask &amp; Mask.QualifierMask) &amp; Mask.Constant)!=0;</w:t>
      </w:r>
    </w:p>
    <w:p w14:paraId="5E304EC5" w14:textId="2CC8C03E" w:rsidR="00702071" w:rsidRPr="00EC76D5" w:rsidRDefault="00702071" w:rsidP="00702071">
      <w:pPr>
        <w:pStyle w:val="Code"/>
      </w:pPr>
      <w:r w:rsidRPr="00EC76D5">
        <w:t xml:space="preserve">    boolean isVolatile = ((totalMask &amp; Mask.QualifierMask) &amp; Mask.Volatile)!=0;</w:t>
      </w:r>
    </w:p>
    <w:p w14:paraId="3C73CD72" w14:textId="4A5532CD" w:rsidR="00702071" w:rsidRPr="00EC76D5" w:rsidRDefault="00702071" w:rsidP="00702071">
      <w:pPr>
        <w:pStyle w:val="Code"/>
      </w:pPr>
      <w:r w:rsidRPr="00EC76D5">
        <w:t xml:space="preserve">    boolean isPrivate = ((totalMask &amp; Mask.QualifierMask) &amp; Mask.Private) !=0;</w:t>
      </w:r>
    </w:p>
    <w:p w14:paraId="3093B62A" w14:textId="57503E53" w:rsidR="00E40B78" w:rsidRPr="00EC76D5" w:rsidRDefault="00E40B78" w:rsidP="00702071">
      <w:r w:rsidRPr="00EC76D5">
        <w:t xml:space="preserve">If the storage mask does not match any of the members of the </w:t>
      </w:r>
      <w:r w:rsidRPr="00EC76D5">
        <w:rPr>
          <w:rStyle w:val="CodeInText"/>
        </w:rPr>
        <w:t>m_maskToStorageMap</w:t>
      </w:r>
      <w:r w:rsidRPr="00EC76D5">
        <w:t>, two or more storage specifiers have been stated, which is not allowed.</w:t>
      </w:r>
    </w:p>
    <w:p w14:paraId="62BF1060" w14:textId="77777777" w:rsidR="00702071" w:rsidRPr="00EC76D5" w:rsidRDefault="00702071" w:rsidP="00702071">
      <w:pPr>
        <w:pStyle w:val="Code"/>
      </w:pPr>
      <w:r w:rsidRPr="00EC76D5">
        <w:t xml:space="preserve">    Storage storage = null;</w:t>
      </w:r>
    </w:p>
    <w:p w14:paraId="56E41A46" w14:textId="77777777" w:rsidR="00702071" w:rsidRPr="00EC76D5" w:rsidRDefault="00702071" w:rsidP="00702071">
      <w:pPr>
        <w:pStyle w:val="Code"/>
      </w:pPr>
      <w:r w:rsidRPr="00EC76D5">
        <w:t xml:space="preserve">    int storageMask = totalMask &amp; Mask.StorageMask;</w:t>
      </w:r>
    </w:p>
    <w:p w14:paraId="07D0E2C0" w14:textId="77777777" w:rsidR="00702071" w:rsidRPr="00EC76D5" w:rsidRDefault="00702071" w:rsidP="00702071">
      <w:pPr>
        <w:pStyle w:val="Code"/>
      </w:pPr>
    </w:p>
    <w:p w14:paraId="56BE892D" w14:textId="77777777" w:rsidR="00702071" w:rsidRPr="00EC76D5" w:rsidRDefault="00702071" w:rsidP="00702071">
      <w:pPr>
        <w:pStyle w:val="Code"/>
      </w:pPr>
      <w:r w:rsidRPr="00EC76D5">
        <w:t xml:space="preserve">    boolean external = (Main.CurrentTable.getScope() == Scope.Global) &amp;&amp;</w:t>
      </w:r>
    </w:p>
    <w:p w14:paraId="739781C4" w14:textId="3C663E09" w:rsidR="00702071" w:rsidRPr="00EC76D5" w:rsidRDefault="00702071" w:rsidP="00702071">
      <w:pPr>
        <w:pStyle w:val="Code"/>
      </w:pPr>
      <w:r w:rsidRPr="00EC76D5">
        <w:t xml:space="preserve">                       !isPrivate;</w:t>
      </w:r>
    </w:p>
    <w:p w14:paraId="165A27E1" w14:textId="77777777" w:rsidR="00702071" w:rsidRPr="00EC76D5" w:rsidRDefault="00702071" w:rsidP="00702071">
      <w:pPr>
        <w:pStyle w:val="Code"/>
      </w:pPr>
    </w:p>
    <w:p w14:paraId="1BB896F7" w14:textId="77777777" w:rsidR="00702071" w:rsidRPr="00EC76D5" w:rsidRDefault="00702071" w:rsidP="00702071">
      <w:pPr>
        <w:pStyle w:val="Code"/>
      </w:pPr>
      <w:r w:rsidRPr="00EC76D5">
        <w:t xml:space="preserve">    if (storageMask != 0) {</w:t>
      </w:r>
    </w:p>
    <w:p w14:paraId="13844C5D" w14:textId="77777777" w:rsidR="00702071" w:rsidRPr="00EC76D5" w:rsidRDefault="00702071" w:rsidP="00702071">
      <w:pPr>
        <w:pStyle w:val="Code"/>
      </w:pPr>
      <w:r w:rsidRPr="00EC76D5">
        <w:t xml:space="preserve">      Assert.error(!isPrivate, "invalid storage specifier sequence");</w:t>
      </w:r>
    </w:p>
    <w:p w14:paraId="55723BF7" w14:textId="77777777" w:rsidR="00702071" w:rsidRPr="00EC76D5" w:rsidRDefault="00702071" w:rsidP="00702071">
      <w:pPr>
        <w:pStyle w:val="Code"/>
      </w:pPr>
      <w:r w:rsidRPr="00EC76D5">
        <w:t xml:space="preserve">      Assert.error(m_maskToStorageMap.containsKey(storageMask),</w:t>
      </w:r>
    </w:p>
    <w:p w14:paraId="1A7344B4" w14:textId="77777777" w:rsidR="00702071" w:rsidRPr="00EC76D5" w:rsidRDefault="00702071" w:rsidP="00702071">
      <w:pPr>
        <w:pStyle w:val="Code"/>
      </w:pPr>
      <w:r w:rsidRPr="00EC76D5">
        <w:t xml:space="preserve">                   "invalid storage specifier sequence");</w:t>
      </w:r>
    </w:p>
    <w:p w14:paraId="531F7C4A" w14:textId="77777777" w:rsidR="00702071" w:rsidRPr="00EC76D5" w:rsidRDefault="00702071" w:rsidP="00702071">
      <w:pPr>
        <w:pStyle w:val="Code"/>
      </w:pPr>
      <w:r w:rsidRPr="00EC76D5">
        <w:t xml:space="preserve">      storage = m_maskToStorageMap.get(storageMask);</w:t>
      </w:r>
    </w:p>
    <w:p w14:paraId="6F8C3A39" w14:textId="77777777" w:rsidR="00702071" w:rsidRPr="00EC76D5" w:rsidRDefault="00702071" w:rsidP="00702071">
      <w:pPr>
        <w:pStyle w:val="Code"/>
      </w:pPr>
      <w:r w:rsidRPr="00EC76D5">
        <w:t xml:space="preserve">    }</w:t>
      </w:r>
    </w:p>
    <w:p w14:paraId="00121CFC" w14:textId="0848E52A" w:rsidR="00E40B78" w:rsidRPr="00EC76D5" w:rsidRDefault="00E40B78" w:rsidP="00702071">
      <w:r w:rsidRPr="00EC76D5">
        <w:t>If there is a compound type and if it is an enumeration, we need to add its members as signed integers to the symbol table.</w:t>
      </w:r>
    </w:p>
    <w:p w14:paraId="51EEAC8A" w14:textId="77777777" w:rsidR="00E40B78" w:rsidRPr="00EC76D5" w:rsidRDefault="00E40B78" w:rsidP="00E40B78">
      <w:pPr>
        <w:pStyle w:val="Code"/>
      </w:pPr>
      <w:r w:rsidRPr="00EC76D5">
        <w:t xml:space="preserve">    if ((compoundType != null) &amp;&amp; compoundType.isEnumeration()) {</w:t>
      </w:r>
    </w:p>
    <w:p w14:paraId="4C5DFE6E" w14:textId="60D119EC" w:rsidR="00E40B78" w:rsidRPr="00EC76D5" w:rsidRDefault="00E40B78" w:rsidP="00E40B78">
      <w:pPr>
        <w:pStyle w:val="Code"/>
      </w:pPr>
      <w:r w:rsidRPr="00EC76D5">
        <w:t xml:space="preserve">      List&lt;</w:t>
      </w:r>
      <w:r w:rsidR="00E82F0F" w:rsidRPr="00EC76D5">
        <w:t>Symbol</w:t>
      </w:r>
      <w:r w:rsidRPr="00EC76D5">
        <w:t>&gt; symbolList = compoundType.</w:t>
      </w:r>
      <w:del w:id="56" w:author="Stefan Bjornander" w:date="2015-04-25T14:48:00Z">
        <w:r w:rsidRPr="00EC76D5" w:rsidDel="00ED7E9E">
          <w:delText>getSymbolList</w:delText>
        </w:r>
      </w:del>
      <w:ins w:id="57" w:author="Stefan Bjornander" w:date="2015-04-25T17:22:00Z">
        <w:r w:rsidRPr="00EC76D5">
          <w:t>symbolList</w:t>
        </w:r>
      </w:ins>
      <w:r w:rsidRPr="00EC76D5">
        <w:t>();</w:t>
      </w:r>
    </w:p>
    <w:p w14:paraId="4CF69056" w14:textId="77777777" w:rsidR="00E40B78" w:rsidRPr="00EC76D5" w:rsidRDefault="00E40B78" w:rsidP="00E40B78">
      <w:pPr>
        <w:pStyle w:val="Code"/>
      </w:pPr>
      <w:r w:rsidRPr="00EC76D5">
        <w:t xml:space="preserve">      </w:t>
      </w:r>
    </w:p>
    <w:p w14:paraId="2A0C0CEF" w14:textId="2F8388CA" w:rsidR="00E40B78" w:rsidRPr="00EC76D5" w:rsidRDefault="00E40B78" w:rsidP="00E40B78">
      <w:pPr>
        <w:pStyle w:val="Code"/>
      </w:pPr>
      <w:r w:rsidRPr="00EC76D5">
        <w:t xml:space="preserve">      for (</w:t>
      </w:r>
      <w:r w:rsidR="00E82F0F" w:rsidRPr="00EC76D5">
        <w:t>Symbol</w:t>
      </w:r>
      <w:r w:rsidRPr="00EC76D5">
        <w:t xml:space="preserve"> itemSymbol : symbolList) {</w:t>
      </w:r>
    </w:p>
    <w:p w14:paraId="2B58F090" w14:textId="77777777" w:rsidR="00E40B78" w:rsidRPr="00EC76D5" w:rsidRDefault="00E40B78" w:rsidP="00E40B78">
      <w:pPr>
        <w:pStyle w:val="Code"/>
      </w:pPr>
      <w:r w:rsidRPr="00EC76D5">
        <w:t xml:space="preserve">        itemSymbol.setStorage(storage);</w:t>
      </w:r>
    </w:p>
    <w:p w14:paraId="0E117F96" w14:textId="77777777" w:rsidR="00E40B78" w:rsidRPr="00EC76D5" w:rsidRDefault="00E40B78" w:rsidP="00E40B78">
      <w:pPr>
        <w:pStyle w:val="Code"/>
      </w:pPr>
      <w:r w:rsidRPr="00EC76D5">
        <w:t xml:space="preserve">        Main.CurrentTable.addSymbol(itemSymbol);</w:t>
      </w:r>
    </w:p>
    <w:p w14:paraId="5058449B" w14:textId="77777777" w:rsidR="00E40B78" w:rsidRPr="00EC76D5" w:rsidRDefault="00E40B78" w:rsidP="00E40B78">
      <w:pPr>
        <w:pStyle w:val="Code"/>
      </w:pPr>
      <w:r w:rsidRPr="00EC76D5">
        <w:t xml:space="preserve">      </w:t>
      </w:r>
    </w:p>
    <w:p w14:paraId="654CC11A" w14:textId="77777777" w:rsidR="00E40B78" w:rsidRPr="00EC76D5" w:rsidRDefault="00E40B78" w:rsidP="00E40B78">
      <w:pPr>
        <w:pStyle w:val="Code"/>
      </w:pPr>
      <w:r w:rsidRPr="00EC76D5">
        <w:t xml:space="preserve">        if (storage == Storage.Static) {</w:t>
      </w:r>
    </w:p>
    <w:p w14:paraId="4C98F7A2" w14:textId="2505BA56" w:rsidR="00E40B78" w:rsidRPr="00EC76D5" w:rsidRDefault="00E40B78" w:rsidP="00E40B78">
      <w:pPr>
        <w:pStyle w:val="Code"/>
      </w:pPr>
      <w:r w:rsidRPr="00EC76D5">
        <w:t xml:space="preserve">          Generate</w:t>
      </w:r>
      <w:r w:rsidR="002F35C1">
        <w:t>Initializer</w:t>
      </w:r>
      <w:r w:rsidRPr="00EC76D5">
        <w:t>.generateStatic(itemSymbol);</w:t>
      </w:r>
    </w:p>
    <w:p w14:paraId="2360DEFD" w14:textId="77777777" w:rsidR="00E40B78" w:rsidRPr="00EC76D5" w:rsidRDefault="00E40B78" w:rsidP="00E40B78">
      <w:pPr>
        <w:pStyle w:val="Code"/>
      </w:pPr>
      <w:r w:rsidRPr="00EC76D5">
        <w:t xml:space="preserve">        }      </w:t>
      </w:r>
    </w:p>
    <w:p w14:paraId="56576148" w14:textId="77777777" w:rsidR="00E40B78" w:rsidRPr="00EC76D5" w:rsidRDefault="00E40B78" w:rsidP="00E40B78">
      <w:pPr>
        <w:pStyle w:val="Code"/>
      </w:pPr>
      <w:r w:rsidRPr="00EC76D5">
        <w:t xml:space="preserve">      }</w:t>
      </w:r>
    </w:p>
    <w:p w14:paraId="713BEB08" w14:textId="77777777" w:rsidR="00E40B78" w:rsidRPr="00EC76D5" w:rsidRDefault="00E40B78" w:rsidP="00E40B78">
      <w:pPr>
        <w:pStyle w:val="Code"/>
      </w:pPr>
      <w:r w:rsidRPr="00EC76D5">
        <w:t xml:space="preserve">    }</w:t>
      </w:r>
    </w:p>
    <w:p w14:paraId="306DD288" w14:textId="77777777" w:rsidR="00BB3542" w:rsidRPr="00EC76D5" w:rsidRDefault="00BB3542" w:rsidP="00BB3542">
      <w:pPr>
        <w:pStyle w:val="Code"/>
      </w:pPr>
      <w:r w:rsidRPr="00EC76D5">
        <w:t xml:space="preserve">    else if (Main.ParameterCount &gt; 0) {</w:t>
      </w:r>
    </w:p>
    <w:p w14:paraId="00327152" w14:textId="77777777" w:rsidR="00BB3542" w:rsidRPr="00EC76D5" w:rsidRDefault="00BB3542" w:rsidP="00BB3542">
      <w:pPr>
        <w:pStyle w:val="Code"/>
      </w:pPr>
      <w:r w:rsidRPr="00EC76D5">
        <w:t xml:space="preserve">      storage = Storage.Auto;</w:t>
      </w:r>
    </w:p>
    <w:p w14:paraId="2A31F5F6" w14:textId="77777777" w:rsidR="00BB3542" w:rsidRPr="00EC76D5" w:rsidRDefault="00BB3542" w:rsidP="00BB3542">
      <w:pPr>
        <w:pStyle w:val="Code"/>
      </w:pPr>
      <w:r w:rsidRPr="00EC76D5">
        <w:t xml:space="preserve">    }</w:t>
      </w:r>
    </w:p>
    <w:p w14:paraId="59B5A76C" w14:textId="77777777" w:rsidR="00BB3542" w:rsidRPr="00EC76D5" w:rsidRDefault="00BB3542" w:rsidP="00BB3542">
      <w:pPr>
        <w:pStyle w:val="Code"/>
      </w:pPr>
      <w:r w:rsidRPr="00EC76D5">
        <w:t xml:space="preserve">    else if (Main.CurrentTable.getScope() == Scope.Global) {</w:t>
      </w:r>
    </w:p>
    <w:p w14:paraId="28E4C648" w14:textId="77777777" w:rsidR="00BB3542" w:rsidRPr="00EC76D5" w:rsidRDefault="00BB3542" w:rsidP="00BB3542">
      <w:pPr>
        <w:pStyle w:val="Code"/>
      </w:pPr>
      <w:r w:rsidRPr="00EC76D5">
        <w:t xml:space="preserve">      storage = Storage.Static;</w:t>
      </w:r>
    </w:p>
    <w:p w14:paraId="6B978F25" w14:textId="77777777" w:rsidR="00BB3542" w:rsidRPr="00EC76D5" w:rsidRDefault="00BB3542" w:rsidP="00BB3542">
      <w:pPr>
        <w:pStyle w:val="Code"/>
      </w:pPr>
      <w:r w:rsidRPr="00EC76D5">
        <w:t xml:space="preserve">    }</w:t>
      </w:r>
    </w:p>
    <w:p w14:paraId="305B7A39" w14:textId="77777777" w:rsidR="00BB3542" w:rsidRPr="00EC76D5" w:rsidRDefault="00BB3542" w:rsidP="00BB3542">
      <w:pPr>
        <w:pStyle w:val="Code"/>
      </w:pPr>
      <w:r w:rsidRPr="00EC76D5">
        <w:t xml:space="preserve">    else {</w:t>
      </w:r>
    </w:p>
    <w:p w14:paraId="406CB93E" w14:textId="77777777" w:rsidR="00BB3542" w:rsidRPr="00EC76D5" w:rsidRDefault="00BB3542" w:rsidP="00BB3542">
      <w:pPr>
        <w:pStyle w:val="Code"/>
      </w:pPr>
      <w:r w:rsidRPr="00EC76D5">
        <w:t xml:space="preserve">      storage = Storage.Auto;</w:t>
      </w:r>
    </w:p>
    <w:p w14:paraId="030973A3" w14:textId="77777777" w:rsidR="00BB3542" w:rsidRPr="00EC76D5" w:rsidRDefault="00BB3542" w:rsidP="00BB3542">
      <w:pPr>
        <w:pStyle w:val="Code"/>
      </w:pPr>
      <w:r w:rsidRPr="00EC76D5">
        <w:t xml:space="preserve">    }</w:t>
      </w:r>
    </w:p>
    <w:p w14:paraId="22B496FB" w14:textId="1E5020DD" w:rsidR="00E40B78" w:rsidRPr="00EC76D5" w:rsidRDefault="00E40B78" w:rsidP="00BB3542">
      <w:r w:rsidRPr="00EC76D5">
        <w:t>Finally, we extract the sort mask and test whether it represent a valid type.</w:t>
      </w:r>
    </w:p>
    <w:p w14:paraId="7921183F" w14:textId="77777777" w:rsidR="008A22C0" w:rsidRPr="00EC76D5" w:rsidRDefault="008A22C0" w:rsidP="008A22C0">
      <w:pPr>
        <w:pStyle w:val="Code"/>
      </w:pPr>
      <w:r w:rsidRPr="00EC76D5">
        <w:lastRenderedPageBreak/>
        <w:t xml:space="preserve">    Assert.error(storage != null, "storage");</w:t>
      </w:r>
    </w:p>
    <w:p w14:paraId="05AC2ECA" w14:textId="77777777" w:rsidR="008A22C0" w:rsidRPr="00EC76D5" w:rsidRDefault="008A22C0" w:rsidP="008A22C0">
      <w:pPr>
        <w:pStyle w:val="Code"/>
      </w:pPr>
    </w:p>
    <w:p w14:paraId="398B9F46" w14:textId="77777777" w:rsidR="008A22C0" w:rsidRPr="00EC76D5" w:rsidRDefault="008A22C0" w:rsidP="008A22C0">
      <w:pPr>
        <w:pStyle w:val="Code"/>
      </w:pPr>
      <w:r w:rsidRPr="00EC76D5">
        <w:t xml:space="preserve">    if ((compoundType != null) &amp;&amp; compoundType.isEnumeration()) {</w:t>
      </w:r>
    </w:p>
    <w:p w14:paraId="3C6A1A7E" w14:textId="77777777" w:rsidR="008A22C0" w:rsidRPr="00EC76D5" w:rsidRDefault="008A22C0" w:rsidP="008A22C0">
      <w:pPr>
        <w:pStyle w:val="Code"/>
      </w:pPr>
      <w:r w:rsidRPr="00EC76D5">
        <w:t xml:space="preserve">      List&lt;Symbol&gt; symbolList = compoundType.getEnumerationList();</w:t>
      </w:r>
    </w:p>
    <w:p w14:paraId="4D873A5A" w14:textId="77777777" w:rsidR="008A22C0" w:rsidRPr="00EC76D5" w:rsidRDefault="008A22C0" w:rsidP="008A22C0">
      <w:pPr>
        <w:pStyle w:val="Code"/>
      </w:pPr>
    </w:p>
    <w:p w14:paraId="57D65BB8" w14:textId="77777777" w:rsidR="008A22C0" w:rsidRPr="00EC76D5" w:rsidRDefault="008A22C0" w:rsidP="008A22C0">
      <w:pPr>
        <w:pStyle w:val="Code"/>
      </w:pPr>
      <w:r w:rsidRPr="00EC76D5">
        <w:t xml:space="preserve">      for (Symbol itemSymbol : symbolList) {</w:t>
      </w:r>
    </w:p>
    <w:p w14:paraId="5589978E" w14:textId="77777777" w:rsidR="008A22C0" w:rsidRPr="00EC76D5" w:rsidRDefault="008A22C0" w:rsidP="008A22C0">
      <w:pPr>
        <w:pStyle w:val="Code"/>
      </w:pPr>
      <w:r w:rsidRPr="00EC76D5">
        <w:t xml:space="preserve">        itemSymbol.setStorage(storage);</w:t>
      </w:r>
    </w:p>
    <w:p w14:paraId="1A880A24" w14:textId="77777777" w:rsidR="008A22C0" w:rsidRPr="00EC76D5" w:rsidRDefault="008A22C0" w:rsidP="008A22C0">
      <w:pPr>
        <w:pStyle w:val="Code"/>
      </w:pPr>
      <w:r w:rsidRPr="00EC76D5">
        <w:t xml:space="preserve">      }</w:t>
      </w:r>
    </w:p>
    <w:p w14:paraId="6FF9BB9A" w14:textId="77777777" w:rsidR="008A22C0" w:rsidRPr="00EC76D5" w:rsidRDefault="008A22C0" w:rsidP="008A22C0">
      <w:pPr>
        <w:pStyle w:val="Code"/>
      </w:pPr>
      <w:r w:rsidRPr="00EC76D5">
        <w:t xml:space="preserve">    }</w:t>
      </w:r>
    </w:p>
    <w:p w14:paraId="5A9EE972" w14:textId="77777777" w:rsidR="008A22C0" w:rsidRPr="00EC76D5" w:rsidRDefault="008A22C0" w:rsidP="008A22C0">
      <w:pPr>
        <w:pStyle w:val="Code"/>
      </w:pPr>
      <w:r w:rsidRPr="00EC76D5">
        <w:t xml:space="preserve">    </w:t>
      </w:r>
    </w:p>
    <w:p w14:paraId="1D6EA6D6" w14:textId="77777777" w:rsidR="008A22C0" w:rsidRPr="00EC76D5" w:rsidRDefault="008A22C0" w:rsidP="008A22C0">
      <w:pPr>
        <w:pStyle w:val="Code"/>
      </w:pPr>
      <w:r w:rsidRPr="00EC76D5">
        <w:t xml:space="preserve">    Sort sort = null;</w:t>
      </w:r>
    </w:p>
    <w:p w14:paraId="39033337" w14:textId="77777777" w:rsidR="008A22C0" w:rsidRPr="00EC76D5" w:rsidRDefault="008A22C0" w:rsidP="008A22C0">
      <w:pPr>
        <w:pStyle w:val="Code"/>
      </w:pPr>
      <w:r w:rsidRPr="00EC76D5">
        <w:t xml:space="preserve">    int sortMask = totalMask &amp; Mask.SortMask;</w:t>
      </w:r>
    </w:p>
    <w:p w14:paraId="4AD085CB" w14:textId="77777777" w:rsidR="008A22C0" w:rsidRPr="00EC76D5" w:rsidRDefault="008A22C0" w:rsidP="008A22C0">
      <w:pPr>
        <w:pStyle w:val="Code"/>
      </w:pPr>
    </w:p>
    <w:p w14:paraId="3CA99B28" w14:textId="77777777" w:rsidR="008A22C0" w:rsidRPr="00EC76D5" w:rsidRDefault="008A22C0" w:rsidP="008A22C0">
      <w:pPr>
        <w:pStyle w:val="Code"/>
      </w:pPr>
      <w:r w:rsidRPr="00EC76D5">
        <w:t xml:space="preserve">    if (sortMask != 0) {</w:t>
      </w:r>
    </w:p>
    <w:p w14:paraId="51B22246" w14:textId="77777777" w:rsidR="008A22C0" w:rsidRPr="00EC76D5" w:rsidRDefault="008A22C0" w:rsidP="008A22C0">
      <w:pPr>
        <w:pStyle w:val="Code"/>
      </w:pPr>
      <w:r w:rsidRPr="00EC76D5">
        <w:t xml:space="preserve">      Assert.error(m_maskToSortMap.containsKey(sortMask),</w:t>
      </w:r>
    </w:p>
    <w:p w14:paraId="39D9C1FA" w14:textId="77777777" w:rsidR="008A22C0" w:rsidRPr="00EC76D5" w:rsidRDefault="008A22C0" w:rsidP="008A22C0">
      <w:pPr>
        <w:pStyle w:val="Code"/>
      </w:pPr>
      <w:r w:rsidRPr="00EC76D5">
        <w:t xml:space="preserve">                   "invalid type specifier sequence");</w:t>
      </w:r>
    </w:p>
    <w:p w14:paraId="71F378E5" w14:textId="77777777" w:rsidR="008A22C0" w:rsidRPr="00EC76D5" w:rsidRDefault="008A22C0" w:rsidP="008A22C0">
      <w:pPr>
        <w:pStyle w:val="Code"/>
      </w:pPr>
      <w:r w:rsidRPr="00EC76D5">
        <w:t xml:space="preserve">      sort = m_maskToSortMap.get(sortMask);</w:t>
      </w:r>
    </w:p>
    <w:p w14:paraId="124DFF96" w14:textId="2471EAAB" w:rsidR="008A22C0" w:rsidRPr="00EC76D5" w:rsidRDefault="008A22C0" w:rsidP="008A22C0">
      <w:pPr>
        <w:pStyle w:val="Code"/>
      </w:pPr>
      <w:r w:rsidRPr="00EC76D5">
        <w:t xml:space="preserve">    }</w:t>
      </w:r>
    </w:p>
    <w:p w14:paraId="52737A28" w14:textId="4D996F41" w:rsidR="00E40B78" w:rsidRPr="00EC76D5" w:rsidRDefault="00E40B78" w:rsidP="00E40B78">
      <w:r w:rsidRPr="00EC76D5">
        <w:t>When defining the final type, there are four cases:</w:t>
      </w:r>
    </w:p>
    <w:p w14:paraId="332225E1" w14:textId="77777777" w:rsidR="00E40B78" w:rsidRPr="00EC76D5" w:rsidRDefault="00E40B78" w:rsidP="00E40B78">
      <w:r w:rsidRPr="00EC76D5">
        <w:t>1. If the compound type is not null and the sort is null, the result type is the compound type, with the possible addition of constant or volatile qualifiers.</w:t>
      </w:r>
    </w:p>
    <w:p w14:paraId="4013EEF2" w14:textId="77777777" w:rsidR="00E40B78" w:rsidRPr="00EC76D5" w:rsidRDefault="00E40B78" w:rsidP="00E40B78">
      <w:r w:rsidRPr="00EC76D5">
        <w:t>2. If the compound type is null and the sort is not null, the result type is based on the sort.</w:t>
      </w:r>
    </w:p>
    <w:p w14:paraId="57C29B52" w14:textId="49DB0D1B" w:rsidR="00E40B78" w:rsidRPr="00EC76D5" w:rsidRDefault="00E40B78" w:rsidP="00E40B78">
      <w:r w:rsidRPr="00EC76D5">
        <w:t xml:space="preserve">3. The compound type and sort are both null, which means that there is no type (which may happen in function </w:t>
      </w:r>
      <w:r w:rsidR="00C37108">
        <w:t>definition</w:t>
      </w:r>
      <w:r w:rsidRPr="00EC76D5">
        <w:t>s). In that case, the type shall be a signed integer.</w:t>
      </w:r>
    </w:p>
    <w:p w14:paraId="5FCD77B9" w14:textId="77777777" w:rsidR="00E40B78" w:rsidRPr="00EC76D5" w:rsidRDefault="00E40B78" w:rsidP="00E40B78">
      <w:r w:rsidRPr="00EC76D5">
        <w:t>4. If both the compound type and the sort are not null, the type specification is invalid.</w:t>
      </w:r>
    </w:p>
    <w:p w14:paraId="42AC336E" w14:textId="77777777" w:rsidR="00F759BB" w:rsidRPr="00EC76D5" w:rsidRDefault="00F759BB" w:rsidP="00F759BB">
      <w:pPr>
        <w:pStyle w:val="Code"/>
      </w:pPr>
      <w:r w:rsidRPr="00EC76D5">
        <w:t xml:space="preserve">    if ((compoundType != null) &amp;&amp; (sort == null)) {    </w:t>
      </w:r>
    </w:p>
    <w:p w14:paraId="633DD831" w14:textId="77777777" w:rsidR="00F759BB" w:rsidRPr="00EC76D5" w:rsidRDefault="00F759BB" w:rsidP="00F759BB">
      <w:pPr>
        <w:pStyle w:val="Code"/>
      </w:pPr>
      <w:r w:rsidRPr="00EC76D5">
        <w:t xml:space="preserve">      compoundType.setConstant(compoundType.isConstant() || isConstant);</w:t>
      </w:r>
    </w:p>
    <w:p w14:paraId="569BAE0F" w14:textId="77777777" w:rsidR="00F759BB" w:rsidRPr="00EC76D5" w:rsidRDefault="00F759BB" w:rsidP="00F759BB">
      <w:pPr>
        <w:pStyle w:val="Code"/>
      </w:pPr>
      <w:r w:rsidRPr="00EC76D5">
        <w:t xml:space="preserve">      compoundType.setVolatile(compoundType.isVolatile() || isVolatile);</w:t>
      </w:r>
    </w:p>
    <w:p w14:paraId="2D71629F" w14:textId="77777777" w:rsidR="00F759BB" w:rsidRPr="00EC76D5" w:rsidRDefault="00F759BB" w:rsidP="00F759BB">
      <w:pPr>
        <w:pStyle w:val="Code"/>
      </w:pPr>
      <w:r w:rsidRPr="00EC76D5">
        <w:t xml:space="preserve">      return (new Triple&lt;&gt;(external, storage, compoundType));</w:t>
      </w:r>
    </w:p>
    <w:p w14:paraId="71E13A30" w14:textId="77777777" w:rsidR="00F759BB" w:rsidRPr="00EC76D5" w:rsidRDefault="00F759BB" w:rsidP="00F759BB">
      <w:pPr>
        <w:pStyle w:val="Code"/>
      </w:pPr>
      <w:r w:rsidRPr="00EC76D5">
        <w:t xml:space="preserve">    }</w:t>
      </w:r>
    </w:p>
    <w:p w14:paraId="688227C4" w14:textId="77777777" w:rsidR="00F759BB" w:rsidRPr="00EC76D5" w:rsidRDefault="00F759BB" w:rsidP="00F759BB">
      <w:pPr>
        <w:pStyle w:val="Code"/>
      </w:pPr>
      <w:r w:rsidRPr="00EC76D5">
        <w:t xml:space="preserve">    else if ((compoundType == null) &amp;&amp; (sort != null)) {</w:t>
      </w:r>
    </w:p>
    <w:p w14:paraId="643C6C6F" w14:textId="77777777" w:rsidR="00F759BB" w:rsidRPr="00EC76D5" w:rsidRDefault="00F759BB" w:rsidP="00F759BB">
      <w:pPr>
        <w:pStyle w:val="Code"/>
      </w:pPr>
      <w:r w:rsidRPr="00EC76D5">
        <w:t xml:space="preserve">      Type simpleType = Type.createArithmeticType(sort);</w:t>
      </w:r>
    </w:p>
    <w:p w14:paraId="7D18BD2E" w14:textId="77777777" w:rsidR="00F759BB" w:rsidRPr="00EC76D5" w:rsidRDefault="00F759BB" w:rsidP="00F759BB">
      <w:pPr>
        <w:pStyle w:val="Code"/>
      </w:pPr>
      <w:r w:rsidRPr="00EC76D5">
        <w:t xml:space="preserve">      simpleType.setConstant(isConstant);</w:t>
      </w:r>
    </w:p>
    <w:p w14:paraId="391E8C44" w14:textId="77777777" w:rsidR="00F759BB" w:rsidRPr="00EC76D5" w:rsidRDefault="00F759BB" w:rsidP="00F759BB">
      <w:pPr>
        <w:pStyle w:val="Code"/>
      </w:pPr>
      <w:r w:rsidRPr="00EC76D5">
        <w:t xml:space="preserve">      simpleType.setVolatile(isVolatile);</w:t>
      </w:r>
    </w:p>
    <w:p w14:paraId="63F7DE99" w14:textId="77777777" w:rsidR="00F759BB" w:rsidRPr="00EC76D5" w:rsidRDefault="00F759BB" w:rsidP="00F759BB">
      <w:pPr>
        <w:pStyle w:val="Code"/>
      </w:pPr>
      <w:r w:rsidRPr="00EC76D5">
        <w:t xml:space="preserve">      return (new Triple&lt;&gt;(external, storage, simpleType));</w:t>
      </w:r>
    </w:p>
    <w:p w14:paraId="372381E1" w14:textId="77777777" w:rsidR="00F759BB" w:rsidRPr="00EC76D5" w:rsidRDefault="00F759BB" w:rsidP="00F759BB">
      <w:pPr>
        <w:pStyle w:val="Code"/>
      </w:pPr>
      <w:r w:rsidRPr="00EC76D5">
        <w:t xml:space="preserve">    }</w:t>
      </w:r>
    </w:p>
    <w:p w14:paraId="683A5699" w14:textId="77777777" w:rsidR="00F759BB" w:rsidRPr="00EC76D5" w:rsidRDefault="00F759BB" w:rsidP="00F759BB">
      <w:pPr>
        <w:pStyle w:val="Code"/>
      </w:pPr>
      <w:r w:rsidRPr="00EC76D5">
        <w:t xml:space="preserve">    else if ((compoundType == null) &amp;&amp; (sort == null)) {</w:t>
      </w:r>
    </w:p>
    <w:p w14:paraId="21191ED3" w14:textId="77777777" w:rsidR="00F759BB" w:rsidRPr="00EC76D5" w:rsidRDefault="00F759BB" w:rsidP="00F759BB">
      <w:pPr>
        <w:pStyle w:val="Code"/>
      </w:pPr>
      <w:r w:rsidRPr="00EC76D5">
        <w:t xml:space="preserve">      Type simpleType = Type.createArithmeticType(Sort.Signed_Int);</w:t>
      </w:r>
    </w:p>
    <w:p w14:paraId="5BC04610" w14:textId="77777777" w:rsidR="00F759BB" w:rsidRPr="00EC76D5" w:rsidRDefault="00F759BB" w:rsidP="00F759BB">
      <w:pPr>
        <w:pStyle w:val="Code"/>
      </w:pPr>
      <w:r w:rsidRPr="00EC76D5">
        <w:t xml:space="preserve">      simpleType.setConstant(isConstant);</w:t>
      </w:r>
    </w:p>
    <w:p w14:paraId="7A4CC39A" w14:textId="77777777" w:rsidR="00F759BB" w:rsidRPr="00EC76D5" w:rsidRDefault="00F759BB" w:rsidP="00F759BB">
      <w:pPr>
        <w:pStyle w:val="Code"/>
      </w:pPr>
      <w:r w:rsidRPr="00EC76D5">
        <w:t xml:space="preserve">      simpleType.setVolatile(isVolatile);</w:t>
      </w:r>
    </w:p>
    <w:p w14:paraId="6DF8EB72" w14:textId="77777777" w:rsidR="00F759BB" w:rsidRPr="00EC76D5" w:rsidRDefault="00F759BB" w:rsidP="00F759BB">
      <w:pPr>
        <w:pStyle w:val="Code"/>
      </w:pPr>
      <w:r w:rsidRPr="00EC76D5">
        <w:t xml:space="preserve">      return (new Triple&lt;&gt;(external, storage, simpleType));</w:t>
      </w:r>
    </w:p>
    <w:p w14:paraId="016D620A" w14:textId="77777777" w:rsidR="00F759BB" w:rsidRPr="00EC76D5" w:rsidRDefault="00F759BB" w:rsidP="00F759BB">
      <w:pPr>
        <w:pStyle w:val="Code"/>
      </w:pPr>
      <w:r w:rsidRPr="00EC76D5">
        <w:t xml:space="preserve">    }</w:t>
      </w:r>
    </w:p>
    <w:p w14:paraId="5C56C337" w14:textId="77777777" w:rsidR="00F759BB" w:rsidRPr="00EC76D5" w:rsidRDefault="00F759BB" w:rsidP="00F759BB">
      <w:pPr>
        <w:pStyle w:val="Code"/>
      </w:pPr>
      <w:r w:rsidRPr="00EC76D5">
        <w:t xml:space="preserve">    else {</w:t>
      </w:r>
    </w:p>
    <w:p w14:paraId="078C0DEB" w14:textId="77777777" w:rsidR="00F759BB" w:rsidRPr="00EC76D5" w:rsidRDefault="00F759BB" w:rsidP="00F759BB">
      <w:pPr>
        <w:pStyle w:val="Code"/>
      </w:pPr>
      <w:r w:rsidRPr="00EC76D5">
        <w:t xml:space="preserve">      Assert.error("invalid type specification sequence");</w:t>
      </w:r>
    </w:p>
    <w:p w14:paraId="22FEB5C2" w14:textId="77777777" w:rsidR="00F759BB" w:rsidRPr="00EC76D5" w:rsidRDefault="00F759BB" w:rsidP="00F759BB">
      <w:pPr>
        <w:pStyle w:val="Code"/>
      </w:pPr>
      <w:r w:rsidRPr="00EC76D5">
        <w:t xml:space="preserve">      return null;</w:t>
      </w:r>
    </w:p>
    <w:p w14:paraId="208F8E99" w14:textId="77777777" w:rsidR="00F759BB" w:rsidRPr="00EC76D5" w:rsidRDefault="00F759BB" w:rsidP="00F759BB">
      <w:pPr>
        <w:pStyle w:val="Code"/>
      </w:pPr>
      <w:r w:rsidRPr="00EC76D5">
        <w:t xml:space="preserve">    }</w:t>
      </w:r>
    </w:p>
    <w:p w14:paraId="0515766D" w14:textId="3E5E431F" w:rsidR="00F759BB" w:rsidRPr="00EC76D5" w:rsidRDefault="00F759BB" w:rsidP="00F759BB">
      <w:pPr>
        <w:pStyle w:val="Code"/>
      </w:pPr>
      <w:r w:rsidRPr="00EC76D5">
        <w:t xml:space="preserve">  }</w:t>
      </w:r>
    </w:p>
    <w:p w14:paraId="49DA3F20" w14:textId="16603D1E" w:rsidR="00E40B78" w:rsidRPr="00EC76D5" w:rsidRDefault="00E40B78" w:rsidP="00E40B78">
      <w:r w:rsidRPr="00EC76D5">
        <w:t xml:space="preserve">The </w:t>
      </w:r>
      <w:r w:rsidRPr="00EC76D5">
        <w:rPr>
          <w:rStyle w:val="CodeInText"/>
        </w:rPr>
        <w:t>generateQuailifers</w:t>
      </w:r>
      <w:r w:rsidRPr="00EC76D5">
        <w:t xml:space="preserve"> method is called when a pointer is declared. Its task is to exam whether the pointer is constant or volatile.</w:t>
      </w:r>
    </w:p>
    <w:p w14:paraId="01DC34EC" w14:textId="77777777" w:rsidR="00F456BA" w:rsidRPr="00EC76D5" w:rsidRDefault="00F456BA" w:rsidP="00F456BA">
      <w:pPr>
        <w:pStyle w:val="Code"/>
      </w:pPr>
      <w:r w:rsidRPr="00EC76D5">
        <w:t xml:space="preserve">  public Type generateQualifiers() {</w:t>
      </w:r>
    </w:p>
    <w:p w14:paraId="77E6E912" w14:textId="77777777" w:rsidR="00F456BA" w:rsidRPr="00EC76D5" w:rsidRDefault="00F456BA" w:rsidP="00F456BA">
      <w:pPr>
        <w:pStyle w:val="Code"/>
      </w:pPr>
      <w:r w:rsidRPr="00EC76D5">
        <w:t xml:space="preserve">    Type type = Type.createPointerType(null);</w:t>
      </w:r>
    </w:p>
    <w:p w14:paraId="70883F3D" w14:textId="77777777" w:rsidR="00F456BA" w:rsidRPr="00EC76D5" w:rsidRDefault="00F456BA" w:rsidP="00F456BA">
      <w:pPr>
        <w:pStyle w:val="Code"/>
      </w:pPr>
    </w:p>
    <w:p w14:paraId="35EF0710" w14:textId="77777777" w:rsidR="00F456BA" w:rsidRPr="00EC76D5" w:rsidRDefault="00F456BA" w:rsidP="00F456BA">
      <w:pPr>
        <w:pStyle w:val="Code"/>
      </w:pPr>
      <w:r w:rsidRPr="00EC76D5">
        <w:t xml:space="preserve">    if (m_specList != null) {</w:t>
      </w:r>
    </w:p>
    <w:p w14:paraId="2DEECD0D" w14:textId="77777777" w:rsidR="00F456BA" w:rsidRPr="00EC76D5" w:rsidRDefault="00F456BA" w:rsidP="00F456BA">
      <w:pPr>
        <w:pStyle w:val="Code"/>
      </w:pPr>
      <w:r w:rsidRPr="00EC76D5">
        <w:t xml:space="preserve">      int totalMask = 0;</w:t>
      </w:r>
    </w:p>
    <w:p w14:paraId="3D3D3634" w14:textId="77777777" w:rsidR="00F456BA" w:rsidRPr="00EC76D5" w:rsidRDefault="00F456BA" w:rsidP="00F456BA">
      <w:pPr>
        <w:pStyle w:val="Code"/>
      </w:pPr>
      <w:r w:rsidRPr="00EC76D5">
        <w:t xml:space="preserve">      </w:t>
      </w:r>
    </w:p>
    <w:p w14:paraId="7055317E" w14:textId="77777777" w:rsidR="00F456BA" w:rsidRPr="00EC76D5" w:rsidRDefault="00F456BA" w:rsidP="00F456BA">
      <w:pPr>
        <w:pStyle w:val="Code"/>
      </w:pPr>
      <w:r w:rsidRPr="00EC76D5">
        <w:t xml:space="preserve">      for (Object object : m_specList) {</w:t>
      </w:r>
    </w:p>
    <w:p w14:paraId="0F58AF5B" w14:textId="77777777" w:rsidR="00F456BA" w:rsidRPr="00EC76D5" w:rsidRDefault="00F456BA" w:rsidP="00F456BA">
      <w:pPr>
        <w:pStyle w:val="Code"/>
      </w:pPr>
      <w:r w:rsidRPr="00EC76D5">
        <w:t xml:space="preserve">        if (object instanceof Integer) {</w:t>
      </w:r>
    </w:p>
    <w:p w14:paraId="584BDDD8" w14:textId="77777777" w:rsidR="00F456BA" w:rsidRPr="00EC76D5" w:rsidRDefault="00F456BA" w:rsidP="00F456BA">
      <w:pPr>
        <w:pStyle w:val="Code"/>
      </w:pPr>
      <w:r w:rsidRPr="00EC76D5">
        <w:t xml:space="preserve">          int mask = (Integer) object;</w:t>
      </w:r>
    </w:p>
    <w:p w14:paraId="718A929D" w14:textId="77777777" w:rsidR="00F456BA" w:rsidRPr="00EC76D5" w:rsidRDefault="00F456BA" w:rsidP="00F456BA">
      <w:pPr>
        <w:pStyle w:val="Code"/>
      </w:pPr>
      <w:r w:rsidRPr="00EC76D5">
        <w:t xml:space="preserve">          Assert.error((totalMask &amp; mask) == 0, "keyword defined twice");</w:t>
      </w:r>
    </w:p>
    <w:p w14:paraId="6C27877F" w14:textId="77777777" w:rsidR="00F456BA" w:rsidRPr="00EC76D5" w:rsidRDefault="00F456BA" w:rsidP="00F456BA">
      <w:pPr>
        <w:pStyle w:val="Code"/>
      </w:pPr>
      <w:r w:rsidRPr="00EC76D5">
        <w:t xml:space="preserve">          Assert.error((mask &amp; Mask.QualifierMask) != 0,</w:t>
      </w:r>
    </w:p>
    <w:p w14:paraId="4385F3B8" w14:textId="77777777" w:rsidR="00F456BA" w:rsidRPr="00EC76D5" w:rsidRDefault="00F456BA" w:rsidP="00F456BA">
      <w:pPr>
        <w:pStyle w:val="Code"/>
      </w:pPr>
      <w:r w:rsidRPr="00EC76D5">
        <w:t xml:space="preserve">                       "invalid specification in pointer qualifier list");</w:t>
      </w:r>
    </w:p>
    <w:p w14:paraId="04E3B8EF" w14:textId="77777777" w:rsidR="00F456BA" w:rsidRPr="00EC76D5" w:rsidRDefault="00F456BA" w:rsidP="00F456BA">
      <w:pPr>
        <w:pStyle w:val="Code"/>
      </w:pPr>
      <w:r w:rsidRPr="00EC76D5">
        <w:t xml:space="preserve">          totalMask |= mask;</w:t>
      </w:r>
    </w:p>
    <w:p w14:paraId="2F3A4932" w14:textId="77777777" w:rsidR="00F456BA" w:rsidRPr="00EC76D5" w:rsidRDefault="00F456BA" w:rsidP="00F456BA">
      <w:pPr>
        <w:pStyle w:val="Code"/>
      </w:pPr>
      <w:r w:rsidRPr="00EC76D5">
        <w:t xml:space="preserve">        }</w:t>
      </w:r>
    </w:p>
    <w:p w14:paraId="6A16C89F" w14:textId="77777777" w:rsidR="00F456BA" w:rsidRPr="00EC76D5" w:rsidRDefault="00F456BA" w:rsidP="00F456BA">
      <w:pPr>
        <w:pStyle w:val="Code"/>
      </w:pPr>
      <w:r w:rsidRPr="00EC76D5">
        <w:t xml:space="preserve">        else  {</w:t>
      </w:r>
    </w:p>
    <w:p w14:paraId="071B6437" w14:textId="77777777" w:rsidR="00F456BA" w:rsidRPr="00EC76D5" w:rsidRDefault="00F456BA" w:rsidP="00F456BA">
      <w:pPr>
        <w:pStyle w:val="Code"/>
      </w:pPr>
      <w:r w:rsidRPr="00EC76D5">
        <w:t xml:space="preserve">          Assert.error("invalid specification in pointer qualifier list");</w:t>
      </w:r>
    </w:p>
    <w:p w14:paraId="40E04D66" w14:textId="77777777" w:rsidR="00F456BA" w:rsidRPr="00EC76D5" w:rsidRDefault="00F456BA" w:rsidP="00F456BA">
      <w:pPr>
        <w:pStyle w:val="Code"/>
      </w:pPr>
      <w:r w:rsidRPr="00EC76D5">
        <w:t xml:space="preserve">        }</w:t>
      </w:r>
    </w:p>
    <w:p w14:paraId="78061D77" w14:textId="77777777" w:rsidR="00F456BA" w:rsidRPr="00EC76D5" w:rsidRDefault="00F456BA" w:rsidP="00F456BA">
      <w:pPr>
        <w:pStyle w:val="Code"/>
      </w:pPr>
      <w:r w:rsidRPr="00EC76D5">
        <w:t xml:space="preserve">      }</w:t>
      </w:r>
    </w:p>
    <w:p w14:paraId="1DA54F26" w14:textId="77777777" w:rsidR="00F456BA" w:rsidRPr="00EC76D5" w:rsidRDefault="00F456BA" w:rsidP="00F456BA">
      <w:pPr>
        <w:pStyle w:val="Code"/>
      </w:pPr>
    </w:p>
    <w:p w14:paraId="69DA3474" w14:textId="77777777" w:rsidR="00F456BA" w:rsidRPr="00EC76D5" w:rsidRDefault="00F456BA" w:rsidP="00F456BA">
      <w:pPr>
        <w:pStyle w:val="Code"/>
      </w:pPr>
      <w:r w:rsidRPr="00EC76D5">
        <w:t xml:space="preserve">      type.setConstant((totalMask &amp; Mask.Constant) != 0);</w:t>
      </w:r>
    </w:p>
    <w:p w14:paraId="731B2333" w14:textId="77777777" w:rsidR="00F456BA" w:rsidRPr="00EC76D5" w:rsidRDefault="00F456BA" w:rsidP="00F456BA">
      <w:pPr>
        <w:pStyle w:val="Code"/>
      </w:pPr>
      <w:r w:rsidRPr="00EC76D5">
        <w:t xml:space="preserve">      type.setVolatile((totalMask &amp; Mask.Volatile) != 0);</w:t>
      </w:r>
    </w:p>
    <w:p w14:paraId="73224C4B" w14:textId="77777777" w:rsidR="00F456BA" w:rsidRPr="00EC76D5" w:rsidRDefault="00F456BA" w:rsidP="00F456BA">
      <w:pPr>
        <w:pStyle w:val="Code"/>
      </w:pPr>
      <w:r w:rsidRPr="00EC76D5">
        <w:t xml:space="preserve">    }</w:t>
      </w:r>
    </w:p>
    <w:p w14:paraId="05D5C153" w14:textId="77777777" w:rsidR="00F456BA" w:rsidRPr="00EC76D5" w:rsidRDefault="00F456BA" w:rsidP="00F456BA">
      <w:pPr>
        <w:pStyle w:val="Code"/>
      </w:pPr>
      <w:r w:rsidRPr="00EC76D5">
        <w:t xml:space="preserve">    </w:t>
      </w:r>
    </w:p>
    <w:p w14:paraId="74664C2A" w14:textId="77777777" w:rsidR="00F456BA" w:rsidRPr="00EC76D5" w:rsidRDefault="00F456BA" w:rsidP="00F456BA">
      <w:pPr>
        <w:pStyle w:val="Code"/>
      </w:pPr>
      <w:r w:rsidRPr="00EC76D5">
        <w:t xml:space="preserve">    return type;</w:t>
      </w:r>
    </w:p>
    <w:p w14:paraId="1384DE3F" w14:textId="77777777" w:rsidR="00F456BA" w:rsidRPr="00EC76D5" w:rsidRDefault="00F456BA" w:rsidP="00F456BA">
      <w:pPr>
        <w:pStyle w:val="Code"/>
      </w:pPr>
      <w:r w:rsidRPr="00EC76D5">
        <w:t xml:space="preserve">  }</w:t>
      </w:r>
    </w:p>
    <w:p w14:paraId="3BEB9C9D" w14:textId="6B4EDB72" w:rsidR="00E40B78" w:rsidRPr="00EC76D5" w:rsidRDefault="00F456BA" w:rsidP="00F456BA">
      <w:pPr>
        <w:pStyle w:val="Code"/>
      </w:pPr>
      <w:r w:rsidRPr="00EC76D5">
        <w:t>}</w:t>
      </w:r>
    </w:p>
    <w:p w14:paraId="58E409F3" w14:textId="46664341" w:rsidR="00E40B78" w:rsidRPr="00EC76D5" w:rsidRDefault="00E40B78" w:rsidP="00E40B78">
      <w:pPr>
        <w:pStyle w:val="Rubrik3"/>
      </w:pPr>
      <w:bookmarkStart w:id="58" w:name="_Toc481936150"/>
      <w:r w:rsidRPr="00EC76D5">
        <w:t>Struct and Union</w:t>
      </w:r>
      <w:bookmarkEnd w:id="58"/>
    </w:p>
    <w:p w14:paraId="3F5EA417" w14:textId="77777777" w:rsidR="00E40B78" w:rsidRPr="00EC76D5" w:rsidRDefault="00E40B78" w:rsidP="00E40B78">
      <w:r w:rsidRPr="00EC76D5">
        <w:t>A struct or union may be defined with an optional name tag and an optional member list. However, it may not lack both the name tag and member list.</w:t>
      </w:r>
    </w:p>
    <w:p w14:paraId="2CC9E704" w14:textId="25A47B9B" w:rsidR="00E40B78" w:rsidRPr="00EC76D5" w:rsidRDefault="002E67B8" w:rsidP="00E40B78">
      <w:pPr>
        <w:pStyle w:val="CodeHeader"/>
      </w:pPr>
      <w:r>
        <w:t>MainParser.gppg</w:t>
      </w:r>
    </w:p>
    <w:p w14:paraId="2485E770" w14:textId="77777777" w:rsidR="00334684" w:rsidRPr="00EC76D5" w:rsidRDefault="00334684" w:rsidP="00334684">
      <w:pPr>
        <w:pStyle w:val="Code"/>
      </w:pPr>
      <w:r w:rsidRPr="00EC76D5">
        <w:t>struct_union_specifier:</w:t>
      </w:r>
    </w:p>
    <w:p w14:paraId="400C715B" w14:textId="77777777" w:rsidR="00334684" w:rsidRPr="00EC76D5" w:rsidRDefault="00334684" w:rsidP="00334684">
      <w:pPr>
        <w:pStyle w:val="Code"/>
      </w:pPr>
      <w:r w:rsidRPr="00EC76D5">
        <w:t xml:space="preserve">    struct_union optional_identifier {</w:t>
      </w:r>
    </w:p>
    <w:p w14:paraId="38657658" w14:textId="77777777" w:rsidR="00334684" w:rsidRPr="00EC76D5" w:rsidRDefault="00334684" w:rsidP="00334684">
      <w:pPr>
        <w:pStyle w:val="Code"/>
      </w:pPr>
      <w:r w:rsidRPr="00EC76D5">
        <w:t xml:space="preserve">      Scope scope = ($1 == Sort.Struct) ? Scope.Struct : Scope.Union;</w:t>
      </w:r>
    </w:p>
    <w:p w14:paraId="2779CFFB" w14:textId="77777777" w:rsidR="00334684" w:rsidRPr="00EC76D5" w:rsidRDefault="00334684" w:rsidP="00334684">
      <w:pPr>
        <w:pStyle w:val="Code"/>
      </w:pPr>
      <w:r w:rsidRPr="00EC76D5">
        <w:t xml:space="preserve">      GenerateDeclaration.generateStructUnionHeader($2, $1);</w:t>
      </w:r>
    </w:p>
    <w:p w14:paraId="072CAB00" w14:textId="77777777" w:rsidR="00334684" w:rsidRPr="00EC76D5" w:rsidRDefault="00334684" w:rsidP="00334684">
      <w:pPr>
        <w:pStyle w:val="Code"/>
      </w:pPr>
      <w:r w:rsidRPr="00EC76D5">
        <w:t xml:space="preserve">      Main.CurrentTable = new SymbolTable(Main.CurrentTable, scope);</w:t>
      </w:r>
    </w:p>
    <w:p w14:paraId="57A8D82B" w14:textId="77777777" w:rsidR="00334684" w:rsidRPr="00EC76D5" w:rsidRDefault="00334684" w:rsidP="00334684">
      <w:pPr>
        <w:pStyle w:val="Code"/>
      </w:pPr>
      <w:r w:rsidRPr="00EC76D5">
        <w:t xml:space="preserve">    }</w:t>
      </w:r>
    </w:p>
    <w:p w14:paraId="0379DA2B" w14:textId="77777777" w:rsidR="00334684" w:rsidRPr="00EC76D5" w:rsidRDefault="00334684" w:rsidP="00334684">
      <w:pPr>
        <w:pStyle w:val="Code"/>
      </w:pPr>
      <w:r w:rsidRPr="00EC76D5">
        <w:t xml:space="preserve">    LEFT_BLOCK declaration_list RIGHT_BLOCK {</w:t>
      </w:r>
    </w:p>
    <w:p w14:paraId="74B3505A" w14:textId="77777777" w:rsidR="00334684" w:rsidRPr="00EC76D5" w:rsidRDefault="00334684" w:rsidP="00334684">
      <w:pPr>
        <w:pStyle w:val="Code"/>
      </w:pPr>
      <w:r w:rsidRPr="00EC76D5">
        <w:t xml:space="preserve">      $$ = GenerateDeclaration.generateStructUnionSpecifier($2, $1);</w:t>
      </w:r>
    </w:p>
    <w:p w14:paraId="1E1E7765" w14:textId="77777777" w:rsidR="00334684" w:rsidRPr="00EC76D5" w:rsidRDefault="00334684" w:rsidP="00334684">
      <w:pPr>
        <w:pStyle w:val="Code"/>
      </w:pPr>
      <w:r w:rsidRPr="00EC76D5">
        <w:t xml:space="preserve">      Main.CurrentTable = Main.CurrentTable.getParentTable();</w:t>
      </w:r>
    </w:p>
    <w:p w14:paraId="11D72A59" w14:textId="77777777" w:rsidR="00334684" w:rsidRPr="00EC76D5" w:rsidRDefault="00334684" w:rsidP="00334684">
      <w:pPr>
        <w:pStyle w:val="Code"/>
      </w:pPr>
      <w:r w:rsidRPr="00EC76D5">
        <w:t xml:space="preserve">    }</w:t>
      </w:r>
    </w:p>
    <w:p w14:paraId="068044D8" w14:textId="77777777" w:rsidR="00334684" w:rsidRPr="00EC76D5" w:rsidRDefault="00334684" w:rsidP="00334684">
      <w:pPr>
        <w:pStyle w:val="Code"/>
      </w:pPr>
      <w:r w:rsidRPr="00EC76D5">
        <w:t xml:space="preserve">  | struct_union IDENTIFIER {</w:t>
      </w:r>
    </w:p>
    <w:p w14:paraId="01DDC1E7" w14:textId="77777777" w:rsidR="00334684" w:rsidRPr="00EC76D5" w:rsidRDefault="00334684" w:rsidP="00334684">
      <w:pPr>
        <w:pStyle w:val="Code"/>
      </w:pPr>
      <w:r w:rsidRPr="00EC76D5">
        <w:t xml:space="preserve">      $$ = GenerateDeclaration.lookupStructUnionSpecifier($2, $1);</w:t>
      </w:r>
    </w:p>
    <w:p w14:paraId="33646D92" w14:textId="77777777" w:rsidR="00334684" w:rsidRPr="00EC76D5" w:rsidRDefault="00334684" w:rsidP="00334684">
      <w:pPr>
        <w:pStyle w:val="Code"/>
      </w:pPr>
      <w:r w:rsidRPr="00EC76D5">
        <w:t xml:space="preserve">    };</w:t>
      </w:r>
    </w:p>
    <w:p w14:paraId="2ECC4BCA" w14:textId="77777777" w:rsidR="00334684" w:rsidRPr="00EC76D5" w:rsidRDefault="00334684" w:rsidP="00334684">
      <w:pPr>
        <w:pStyle w:val="Code"/>
      </w:pPr>
    </w:p>
    <w:p w14:paraId="6E845561" w14:textId="77777777" w:rsidR="00334684" w:rsidRPr="00EC76D5" w:rsidRDefault="00334684" w:rsidP="00334684">
      <w:pPr>
        <w:pStyle w:val="Code"/>
      </w:pPr>
      <w:r w:rsidRPr="00EC76D5">
        <w:t>struct_union:</w:t>
      </w:r>
    </w:p>
    <w:p w14:paraId="65CC51A3" w14:textId="77777777" w:rsidR="00334684" w:rsidRPr="00EC76D5" w:rsidRDefault="00334684" w:rsidP="00334684">
      <w:pPr>
        <w:pStyle w:val="Code"/>
      </w:pPr>
      <w:r w:rsidRPr="00EC76D5">
        <w:t xml:space="preserve">    STRUCT { $$ = Sort.Struct; }</w:t>
      </w:r>
    </w:p>
    <w:p w14:paraId="6A64CD87" w14:textId="77777777" w:rsidR="00334684" w:rsidRPr="00EC76D5" w:rsidRDefault="00334684" w:rsidP="00334684">
      <w:pPr>
        <w:pStyle w:val="Code"/>
      </w:pPr>
      <w:r w:rsidRPr="00EC76D5">
        <w:t xml:space="preserve">  | UNION  { $$ = Sort.Union;  };</w:t>
      </w:r>
    </w:p>
    <w:p w14:paraId="382DA2CA" w14:textId="77777777" w:rsidR="00334684" w:rsidRPr="00EC76D5" w:rsidRDefault="00334684" w:rsidP="00334684">
      <w:pPr>
        <w:pStyle w:val="Code"/>
      </w:pPr>
    </w:p>
    <w:p w14:paraId="49CAE4B1" w14:textId="77777777" w:rsidR="00334684" w:rsidRPr="00EC76D5" w:rsidRDefault="00334684" w:rsidP="00334684">
      <w:pPr>
        <w:pStyle w:val="Code"/>
      </w:pPr>
      <w:r w:rsidRPr="00EC76D5">
        <w:t>optional_identifier:</w:t>
      </w:r>
    </w:p>
    <w:p w14:paraId="07B434D1" w14:textId="77777777" w:rsidR="00334684" w:rsidRPr="00EC76D5" w:rsidRDefault="00334684" w:rsidP="00334684">
      <w:pPr>
        <w:pStyle w:val="Code"/>
      </w:pPr>
      <w:r w:rsidRPr="00EC76D5">
        <w:t xml:space="preserve">    /* Empty. */ { $$ = null; }</w:t>
      </w:r>
    </w:p>
    <w:p w14:paraId="275AF996" w14:textId="77777777" w:rsidR="00334684" w:rsidRPr="00EC76D5" w:rsidRDefault="00334684" w:rsidP="00334684">
      <w:pPr>
        <w:pStyle w:val="Code"/>
      </w:pPr>
      <w:r w:rsidRPr="00EC76D5">
        <w:t xml:space="preserve">  | IDENTIFIER   { $$ = $1;   };</w:t>
      </w:r>
    </w:p>
    <w:p w14:paraId="6825CA27" w14:textId="77777777" w:rsidR="00334684" w:rsidRPr="00EC76D5" w:rsidRDefault="00334684" w:rsidP="00334684">
      <w:pPr>
        <w:pStyle w:val="Code"/>
      </w:pPr>
    </w:p>
    <w:p w14:paraId="0CC93222" w14:textId="77777777" w:rsidR="00334684" w:rsidRPr="00EC76D5" w:rsidRDefault="00334684" w:rsidP="00334684">
      <w:pPr>
        <w:pStyle w:val="Code"/>
      </w:pPr>
      <w:r w:rsidRPr="00EC76D5">
        <w:t>declaration_list:</w:t>
      </w:r>
    </w:p>
    <w:p w14:paraId="1D94EE69" w14:textId="77777777" w:rsidR="00334684" w:rsidRPr="00EC76D5" w:rsidRDefault="00334684" w:rsidP="00334684">
      <w:pPr>
        <w:pStyle w:val="Code"/>
      </w:pPr>
      <w:r w:rsidRPr="00EC76D5">
        <w:t xml:space="preserve">    declaration</w:t>
      </w:r>
    </w:p>
    <w:p w14:paraId="2A2BC310" w14:textId="77777777" w:rsidR="00334684" w:rsidRPr="00EC76D5" w:rsidRDefault="00334684" w:rsidP="00334684">
      <w:pPr>
        <w:pStyle w:val="Code"/>
      </w:pPr>
      <w:r w:rsidRPr="00EC76D5">
        <w:t xml:space="preserve">  | declaration_list declaration; </w:t>
      </w:r>
    </w:p>
    <w:p w14:paraId="2E8C919A" w14:textId="63C08AAD" w:rsidR="00E40B78" w:rsidRPr="00EC76D5" w:rsidRDefault="00E40B78" w:rsidP="00334684">
      <w:r w:rsidRPr="00EC76D5">
        <w:lastRenderedPageBreak/>
        <w:t xml:space="preserve">We extract the member list of the struct or union by accessing the current symbol table. If it is non-empty, the struct or union is complete (it has members) and we load the symbol list. If it is empty, the strucrt or union is </w:t>
      </w:r>
      <w:r w:rsidR="000F31F4" w:rsidRPr="00EC76D5">
        <w:t>incomplete,</w:t>
      </w:r>
      <w:r w:rsidRPr="00EC76D5">
        <w:t xml:space="preserve"> and the symbol list is null.</w:t>
      </w:r>
    </w:p>
    <w:p w14:paraId="61BA7D7C" w14:textId="77777777" w:rsidR="00E40B78" w:rsidRPr="00EC76D5" w:rsidRDefault="00E40B78" w:rsidP="00E40B78">
      <w:r w:rsidRPr="00EC76D5">
        <w:t>If the struct or union has name, we need to check if there is another struct with the same name. If it is, first we need to check that they both are structs or unions (that they have the same sort) and that at least one of them is incomplete (the symbol list is null).</w:t>
      </w:r>
    </w:p>
    <w:p w14:paraId="4A6CF542" w14:textId="3D57705D" w:rsidR="00E40B78" w:rsidRPr="00EC76D5" w:rsidRDefault="000C6576" w:rsidP="00E40B78">
      <w:pPr>
        <w:pStyle w:val="CodeHeader"/>
      </w:pPr>
      <w:r>
        <w:t>MiddleCodeGenerator.cs</w:t>
      </w:r>
    </w:p>
    <w:p w14:paraId="79A59DCA" w14:textId="77777777" w:rsidR="00E46B7C" w:rsidRPr="00EC76D5" w:rsidRDefault="00E46B7C" w:rsidP="00E46B7C">
      <w:pPr>
        <w:pStyle w:val="Code"/>
      </w:pPr>
      <w:r w:rsidRPr="00EC76D5">
        <w:t xml:space="preserve">  public static void generateStructUnionHeader(String optName, Sort sort){</w:t>
      </w:r>
    </w:p>
    <w:p w14:paraId="61A347FD" w14:textId="77777777" w:rsidR="00E46B7C" w:rsidRPr="00EC76D5" w:rsidRDefault="00E46B7C" w:rsidP="00E46B7C">
      <w:pPr>
        <w:pStyle w:val="Code"/>
      </w:pPr>
      <w:r w:rsidRPr="00EC76D5">
        <w:t xml:space="preserve">    if ((optName != null) &amp;&amp; (Main.CurrentTable.lookupTag(optName) == null)){</w:t>
      </w:r>
    </w:p>
    <w:p w14:paraId="500DAD9E" w14:textId="77777777" w:rsidR="00E46B7C" w:rsidRPr="00EC76D5" w:rsidRDefault="00E46B7C" w:rsidP="00E46B7C">
      <w:pPr>
        <w:pStyle w:val="Code"/>
      </w:pPr>
      <w:r w:rsidRPr="00EC76D5">
        <w:t xml:space="preserve">      Type newType = Type.createStructOrUnionType(sort, null, true);</w:t>
      </w:r>
    </w:p>
    <w:p w14:paraId="37CA7824" w14:textId="77777777" w:rsidR="00E46B7C" w:rsidRPr="00EC76D5" w:rsidRDefault="00E46B7C" w:rsidP="00E46B7C">
      <w:pPr>
        <w:pStyle w:val="Code"/>
      </w:pPr>
      <w:r w:rsidRPr="00EC76D5">
        <w:t xml:space="preserve">      Main.CurrentTable.addTag(optName, newType);</w:t>
      </w:r>
    </w:p>
    <w:p w14:paraId="6D6FCC93" w14:textId="77777777" w:rsidR="00E46B7C" w:rsidRPr="00EC76D5" w:rsidRDefault="00E46B7C" w:rsidP="00E46B7C">
      <w:pPr>
        <w:pStyle w:val="Code"/>
      </w:pPr>
      <w:r w:rsidRPr="00EC76D5">
        <w:t xml:space="preserve">    }</w:t>
      </w:r>
    </w:p>
    <w:p w14:paraId="750818E3" w14:textId="77777777" w:rsidR="00E46B7C" w:rsidRPr="00EC76D5" w:rsidRDefault="00E46B7C" w:rsidP="00E46B7C">
      <w:pPr>
        <w:pStyle w:val="Code"/>
      </w:pPr>
      <w:r w:rsidRPr="00EC76D5">
        <w:t xml:space="preserve">  }</w:t>
      </w:r>
    </w:p>
    <w:p w14:paraId="52AFB579" w14:textId="77777777" w:rsidR="00E46B7C" w:rsidRPr="00EC76D5" w:rsidRDefault="00E46B7C" w:rsidP="00E46B7C">
      <w:pPr>
        <w:pStyle w:val="Code"/>
      </w:pPr>
      <w:r w:rsidRPr="00EC76D5">
        <w:t xml:space="preserve">  </w:t>
      </w:r>
    </w:p>
    <w:p w14:paraId="39D1CA49" w14:textId="77777777" w:rsidR="00E46B7C" w:rsidRPr="00EC76D5" w:rsidRDefault="00E46B7C" w:rsidP="00E46B7C">
      <w:pPr>
        <w:pStyle w:val="Code"/>
      </w:pPr>
      <w:r w:rsidRPr="00EC76D5">
        <w:t xml:space="preserve">  public static Type generateStructUnionSpecifier(String optName, Sort sort) {</w:t>
      </w:r>
    </w:p>
    <w:p w14:paraId="404A1881" w14:textId="77777777" w:rsidR="00E46B7C" w:rsidRPr="00EC76D5" w:rsidRDefault="00E46B7C" w:rsidP="00E46B7C">
      <w:pPr>
        <w:pStyle w:val="Code"/>
      </w:pPr>
      <w:r w:rsidRPr="00EC76D5">
        <w:t xml:space="preserve">    Map&lt;String,Symbol&gt; memberMap = null;</w:t>
      </w:r>
    </w:p>
    <w:p w14:paraId="759AD95D" w14:textId="77777777" w:rsidR="00E46B7C" w:rsidRPr="00EC76D5" w:rsidRDefault="00E46B7C" w:rsidP="00E46B7C">
      <w:pPr>
        <w:pStyle w:val="Code"/>
      </w:pPr>
      <w:r w:rsidRPr="00EC76D5">
        <w:t xml:space="preserve"> </w:t>
      </w:r>
    </w:p>
    <w:p w14:paraId="5091B015" w14:textId="77777777" w:rsidR="00E46B7C" w:rsidRPr="00EC76D5" w:rsidRDefault="00E46B7C" w:rsidP="00E46B7C">
      <w:pPr>
        <w:pStyle w:val="Code"/>
      </w:pPr>
      <w:r w:rsidRPr="00EC76D5">
        <w:t xml:space="preserve">    if (!Main.CurrentTable.getEntryMap().isEmpty()) {</w:t>
      </w:r>
    </w:p>
    <w:p w14:paraId="001CF3AB" w14:textId="77777777" w:rsidR="00E46B7C" w:rsidRPr="00EC76D5" w:rsidRDefault="00E46B7C" w:rsidP="00E46B7C">
      <w:pPr>
        <w:pStyle w:val="Code"/>
      </w:pPr>
      <w:r w:rsidRPr="00EC76D5">
        <w:t xml:space="preserve">      memberMap = new ListMap&lt;&gt;();</w:t>
      </w:r>
    </w:p>
    <w:p w14:paraId="71BC9905" w14:textId="77777777" w:rsidR="00E46B7C" w:rsidRPr="00EC76D5" w:rsidRDefault="00E46B7C" w:rsidP="00E46B7C">
      <w:pPr>
        <w:pStyle w:val="Code"/>
      </w:pPr>
      <w:r w:rsidRPr="00EC76D5">
        <w:t xml:space="preserve">    </w:t>
      </w:r>
    </w:p>
    <w:p w14:paraId="6B4753F8" w14:textId="77777777" w:rsidR="00E46B7C" w:rsidRPr="00EC76D5" w:rsidRDefault="00E46B7C" w:rsidP="00E46B7C">
      <w:pPr>
        <w:pStyle w:val="Code"/>
      </w:pPr>
      <w:r w:rsidRPr="00EC76D5">
        <w:t xml:space="preserve">      for (Object entry : Main.CurrentTable.getEntryMap().values()) {</w:t>
      </w:r>
    </w:p>
    <w:p w14:paraId="2A6D42C3" w14:textId="77777777" w:rsidR="00E46B7C" w:rsidRPr="00EC76D5" w:rsidRDefault="00E46B7C" w:rsidP="00E46B7C">
      <w:pPr>
        <w:pStyle w:val="Code"/>
      </w:pPr>
      <w:r w:rsidRPr="00EC76D5">
        <w:t xml:space="preserve">        Symbol symbol = (Symbol) entry;</w:t>
      </w:r>
    </w:p>
    <w:p w14:paraId="3CA6FB72" w14:textId="77777777" w:rsidR="00E46B7C" w:rsidRPr="00EC76D5" w:rsidRDefault="00E46B7C" w:rsidP="00E46B7C">
      <w:pPr>
        <w:pStyle w:val="Code"/>
      </w:pPr>
      <w:r w:rsidRPr="00EC76D5">
        <w:t xml:space="preserve">        memberMap.put(symbol.getName(), symbol);</w:t>
      </w:r>
    </w:p>
    <w:p w14:paraId="6D091EA0" w14:textId="77777777" w:rsidR="00E46B7C" w:rsidRPr="00EC76D5" w:rsidRDefault="00E46B7C" w:rsidP="00E46B7C">
      <w:pPr>
        <w:pStyle w:val="Code"/>
      </w:pPr>
      <w:r w:rsidRPr="00EC76D5">
        <w:t xml:space="preserve">      }</w:t>
      </w:r>
    </w:p>
    <w:p w14:paraId="11E8D4A4" w14:textId="77777777" w:rsidR="00E46B7C" w:rsidRPr="00EC76D5" w:rsidRDefault="00E46B7C" w:rsidP="00E46B7C">
      <w:pPr>
        <w:pStyle w:val="Code"/>
      </w:pPr>
      <w:r w:rsidRPr="00EC76D5">
        <w:t xml:space="preserve">    }</w:t>
      </w:r>
    </w:p>
    <w:p w14:paraId="2C325C70" w14:textId="77777777" w:rsidR="00E46B7C" w:rsidRPr="00EC76D5" w:rsidRDefault="00E46B7C" w:rsidP="00E46B7C">
      <w:pPr>
        <w:pStyle w:val="Code"/>
      </w:pPr>
      <w:r w:rsidRPr="00EC76D5">
        <w:t xml:space="preserve">    </w:t>
      </w:r>
    </w:p>
    <w:p w14:paraId="23110BC2" w14:textId="77777777" w:rsidR="00E46B7C" w:rsidRPr="00EC76D5" w:rsidRDefault="00E46B7C" w:rsidP="00E46B7C">
      <w:pPr>
        <w:pStyle w:val="Code"/>
      </w:pPr>
      <w:r w:rsidRPr="00EC76D5">
        <w:t xml:space="preserve">    if (optName != null) {</w:t>
      </w:r>
    </w:p>
    <w:p w14:paraId="5FFCC780" w14:textId="77777777" w:rsidR="00E46B7C" w:rsidRPr="00EC76D5" w:rsidRDefault="00E46B7C" w:rsidP="00E46B7C">
      <w:pPr>
        <w:pStyle w:val="Code"/>
      </w:pPr>
      <w:r w:rsidRPr="00EC76D5">
        <w:t xml:space="preserve">      Type oldType = Main.CurrentTable.lookupTag(optName);</w:t>
      </w:r>
    </w:p>
    <w:p w14:paraId="7F7E51E9" w14:textId="77777777" w:rsidR="00E46B7C" w:rsidRPr="00EC76D5" w:rsidRDefault="00E46B7C" w:rsidP="00E46B7C">
      <w:pPr>
        <w:pStyle w:val="Code"/>
      </w:pPr>
      <w:r w:rsidRPr="00EC76D5">
        <w:t xml:space="preserve">      </w:t>
      </w:r>
    </w:p>
    <w:p w14:paraId="2C1964BC" w14:textId="77777777" w:rsidR="00E46B7C" w:rsidRPr="00EC76D5" w:rsidRDefault="00E46B7C" w:rsidP="00E46B7C">
      <w:pPr>
        <w:pStyle w:val="Code"/>
      </w:pPr>
      <w:r w:rsidRPr="00EC76D5">
        <w:t xml:space="preserve">      if (oldType != null) {</w:t>
      </w:r>
    </w:p>
    <w:p w14:paraId="653A5B55" w14:textId="77777777" w:rsidR="00E46B7C" w:rsidRPr="00EC76D5" w:rsidRDefault="00E46B7C" w:rsidP="00E46B7C">
      <w:pPr>
        <w:pStyle w:val="Code"/>
      </w:pPr>
      <w:r w:rsidRPr="00EC76D5">
        <w:t xml:space="preserve">        Assert.error(oldType.getSort() == sort,</w:t>
      </w:r>
    </w:p>
    <w:p w14:paraId="0ACEC052" w14:textId="77777777" w:rsidR="00E46B7C" w:rsidRPr="00EC76D5" w:rsidRDefault="00E46B7C" w:rsidP="00E46B7C">
      <w:pPr>
        <w:pStyle w:val="Code"/>
      </w:pPr>
      <w:r w:rsidRPr="00EC76D5">
        <w:t xml:space="preserve">                     optName, "tag already defined");</w:t>
      </w:r>
    </w:p>
    <w:p w14:paraId="38B4C79B" w14:textId="77777777" w:rsidR="00E46B7C" w:rsidRPr="00EC76D5" w:rsidRDefault="00E46B7C" w:rsidP="00E46B7C">
      <w:pPr>
        <w:pStyle w:val="Code"/>
      </w:pPr>
      <w:r w:rsidRPr="00EC76D5">
        <w:t xml:space="preserve">        Assert.error((oldType.getMemberMap() == null) || (memberMap == null),</w:t>
      </w:r>
    </w:p>
    <w:p w14:paraId="0A5A5988" w14:textId="77777777" w:rsidR="00E46B7C" w:rsidRPr="00EC76D5" w:rsidRDefault="00E46B7C" w:rsidP="00E46B7C">
      <w:pPr>
        <w:pStyle w:val="Code"/>
      </w:pPr>
      <w:r w:rsidRPr="00EC76D5">
        <w:t xml:space="preserve">                      optName, "duplicate symbol");</w:t>
      </w:r>
    </w:p>
    <w:p w14:paraId="4729702D" w14:textId="77777777" w:rsidR="00E46B7C" w:rsidRPr="00EC76D5" w:rsidRDefault="00E46B7C" w:rsidP="00E46B7C">
      <w:pPr>
        <w:pStyle w:val="Code"/>
      </w:pPr>
      <w:r w:rsidRPr="00EC76D5">
        <w:t xml:space="preserve">        </w:t>
      </w:r>
    </w:p>
    <w:p w14:paraId="1BC149EA" w14:textId="77777777" w:rsidR="00E46B7C" w:rsidRPr="00EC76D5" w:rsidRDefault="00E46B7C" w:rsidP="00E46B7C">
      <w:pPr>
        <w:pStyle w:val="Code"/>
      </w:pPr>
      <w:r w:rsidRPr="00EC76D5">
        <w:t xml:space="preserve">        if (oldType.getMemberMap() == null) {</w:t>
      </w:r>
    </w:p>
    <w:p w14:paraId="613D4822" w14:textId="77777777" w:rsidR="00E46B7C" w:rsidRPr="00EC76D5" w:rsidRDefault="00E46B7C" w:rsidP="00E46B7C">
      <w:pPr>
        <w:pStyle w:val="Code"/>
      </w:pPr>
      <w:r w:rsidRPr="00EC76D5">
        <w:t xml:space="preserve">          oldType.setMemberMap(memberMap);</w:t>
      </w:r>
    </w:p>
    <w:p w14:paraId="07052E0D" w14:textId="77777777" w:rsidR="00E46B7C" w:rsidRPr="00EC76D5" w:rsidRDefault="00E46B7C" w:rsidP="00E46B7C">
      <w:pPr>
        <w:pStyle w:val="Code"/>
      </w:pPr>
      <w:r w:rsidRPr="00EC76D5">
        <w:t xml:space="preserve">        }</w:t>
      </w:r>
    </w:p>
    <w:p w14:paraId="6CC45933" w14:textId="77777777" w:rsidR="00E46B7C" w:rsidRPr="00EC76D5" w:rsidRDefault="00E46B7C" w:rsidP="00E46B7C">
      <w:pPr>
        <w:pStyle w:val="Code"/>
      </w:pPr>
      <w:r w:rsidRPr="00EC76D5">
        <w:t xml:space="preserve">        </w:t>
      </w:r>
    </w:p>
    <w:p w14:paraId="439EE75F" w14:textId="77777777" w:rsidR="00E46B7C" w:rsidRPr="00EC76D5" w:rsidRDefault="00E46B7C" w:rsidP="00E46B7C">
      <w:pPr>
        <w:pStyle w:val="Code"/>
      </w:pPr>
      <w:r w:rsidRPr="00EC76D5">
        <w:t xml:space="preserve">        return oldType;</w:t>
      </w:r>
    </w:p>
    <w:p w14:paraId="421F0C71" w14:textId="77777777" w:rsidR="00E46B7C" w:rsidRPr="00EC76D5" w:rsidRDefault="00E46B7C" w:rsidP="00E46B7C">
      <w:pPr>
        <w:pStyle w:val="Code"/>
      </w:pPr>
      <w:r w:rsidRPr="00EC76D5">
        <w:t xml:space="preserve">      }</w:t>
      </w:r>
    </w:p>
    <w:p w14:paraId="3C2D183A" w14:textId="77777777" w:rsidR="00E46B7C" w:rsidRPr="00EC76D5" w:rsidRDefault="00E46B7C" w:rsidP="00E46B7C">
      <w:pPr>
        <w:pStyle w:val="Code"/>
      </w:pPr>
      <w:r w:rsidRPr="00EC76D5">
        <w:t xml:space="preserve">      else {</w:t>
      </w:r>
    </w:p>
    <w:p w14:paraId="2907465C" w14:textId="77777777" w:rsidR="00E46B7C" w:rsidRPr="00EC76D5" w:rsidRDefault="00E46B7C" w:rsidP="00E46B7C">
      <w:pPr>
        <w:pStyle w:val="Code"/>
      </w:pPr>
      <w:r w:rsidRPr="00EC76D5">
        <w:t xml:space="preserve">        Type newType = Type.createStructOrUnionType(sort, memberMap, true);</w:t>
      </w:r>
    </w:p>
    <w:p w14:paraId="1722F05F" w14:textId="77777777" w:rsidR="00E46B7C" w:rsidRPr="00EC76D5" w:rsidRDefault="00E46B7C" w:rsidP="00E46B7C">
      <w:pPr>
        <w:pStyle w:val="Code"/>
      </w:pPr>
      <w:r w:rsidRPr="00EC76D5">
        <w:t xml:space="preserve">        Main.CurrentTable.getParentTable().addTag(optName, newType);</w:t>
      </w:r>
    </w:p>
    <w:p w14:paraId="326C21C9" w14:textId="77777777" w:rsidR="00E46B7C" w:rsidRPr="00EC76D5" w:rsidRDefault="00E46B7C" w:rsidP="00E46B7C">
      <w:pPr>
        <w:pStyle w:val="Code"/>
      </w:pPr>
      <w:r w:rsidRPr="00EC76D5">
        <w:t xml:space="preserve">        return newType;</w:t>
      </w:r>
    </w:p>
    <w:p w14:paraId="7958FB7A" w14:textId="77777777" w:rsidR="00E46B7C" w:rsidRPr="00EC76D5" w:rsidRDefault="00E46B7C" w:rsidP="00E46B7C">
      <w:pPr>
        <w:pStyle w:val="Code"/>
      </w:pPr>
      <w:r w:rsidRPr="00EC76D5">
        <w:t xml:space="preserve">      }      </w:t>
      </w:r>
    </w:p>
    <w:p w14:paraId="65B460E4" w14:textId="77777777" w:rsidR="00E46B7C" w:rsidRPr="00EC76D5" w:rsidRDefault="00E46B7C" w:rsidP="00E46B7C">
      <w:pPr>
        <w:pStyle w:val="Code"/>
      </w:pPr>
      <w:r w:rsidRPr="00EC76D5">
        <w:t xml:space="preserve">    }</w:t>
      </w:r>
    </w:p>
    <w:p w14:paraId="53F6087B" w14:textId="77777777" w:rsidR="00E46B7C" w:rsidRPr="00EC76D5" w:rsidRDefault="00E46B7C" w:rsidP="00E46B7C">
      <w:pPr>
        <w:pStyle w:val="Code"/>
      </w:pPr>
      <w:r w:rsidRPr="00EC76D5">
        <w:t xml:space="preserve">    else {</w:t>
      </w:r>
    </w:p>
    <w:p w14:paraId="20B047FA" w14:textId="77777777" w:rsidR="00E46B7C" w:rsidRPr="00EC76D5" w:rsidRDefault="00E46B7C" w:rsidP="00E46B7C">
      <w:pPr>
        <w:pStyle w:val="Code"/>
      </w:pPr>
      <w:r w:rsidRPr="00EC76D5">
        <w:t xml:space="preserve">      return Type.createStructOrUnionType(sort, memberMap, true);</w:t>
      </w:r>
    </w:p>
    <w:p w14:paraId="25C60DE0" w14:textId="77777777" w:rsidR="00E46B7C" w:rsidRPr="00EC76D5" w:rsidRDefault="00E46B7C" w:rsidP="00E46B7C">
      <w:pPr>
        <w:pStyle w:val="Code"/>
      </w:pPr>
      <w:r w:rsidRPr="00EC76D5">
        <w:t xml:space="preserve">    }  </w:t>
      </w:r>
    </w:p>
    <w:p w14:paraId="7729E98C" w14:textId="3A0F0BDD" w:rsidR="00E40B78" w:rsidRPr="00EC76D5" w:rsidRDefault="00E46B7C" w:rsidP="00E46B7C">
      <w:pPr>
        <w:pStyle w:val="Code"/>
      </w:pPr>
      <w:r w:rsidRPr="00EC76D5">
        <w:t xml:space="preserve">  }</w:t>
      </w:r>
    </w:p>
    <w:p w14:paraId="1DF19A25" w14:textId="77777777" w:rsidR="00E40B78" w:rsidRPr="00EC76D5" w:rsidRDefault="00E40B78" w:rsidP="00E40B78">
      <w:r w:rsidRPr="00EC76D5">
        <w:t>When accessing a named struct or union, we look it up in the tag table (not the symbol table) and make sure is has the right sort (struct, union, or enum).</w:t>
      </w:r>
    </w:p>
    <w:p w14:paraId="2F686BAD" w14:textId="77777777" w:rsidR="00341DF2" w:rsidRPr="00EC76D5" w:rsidRDefault="00341DF2" w:rsidP="00341DF2">
      <w:pPr>
        <w:pStyle w:val="Code"/>
      </w:pPr>
      <w:r w:rsidRPr="00EC76D5">
        <w:lastRenderedPageBreak/>
        <w:t xml:space="preserve">  public static Type lookupStructUnionSpecifier(String name, Sort sort) {</w:t>
      </w:r>
    </w:p>
    <w:p w14:paraId="53F799FF" w14:textId="77777777" w:rsidR="00341DF2" w:rsidRPr="00EC76D5" w:rsidRDefault="00341DF2" w:rsidP="00341DF2">
      <w:pPr>
        <w:pStyle w:val="Code"/>
      </w:pPr>
      <w:r w:rsidRPr="00EC76D5">
        <w:t xml:space="preserve">    Type type = Main.CurrentTable.lookupTag(name);</w:t>
      </w:r>
    </w:p>
    <w:p w14:paraId="5CDBB6C8" w14:textId="77777777" w:rsidR="00341DF2" w:rsidRPr="00EC76D5" w:rsidRDefault="00341DF2" w:rsidP="00341DF2">
      <w:pPr>
        <w:pStyle w:val="Code"/>
      </w:pPr>
      <w:r w:rsidRPr="00EC76D5">
        <w:t xml:space="preserve">    </w:t>
      </w:r>
    </w:p>
    <w:p w14:paraId="74000D1D" w14:textId="77777777" w:rsidR="00341DF2" w:rsidRPr="00EC76D5" w:rsidRDefault="00341DF2" w:rsidP="00341DF2">
      <w:pPr>
        <w:pStyle w:val="Code"/>
      </w:pPr>
      <w:r w:rsidRPr="00EC76D5">
        <w:t xml:space="preserve">    if (type != null) {</w:t>
      </w:r>
    </w:p>
    <w:p w14:paraId="41041868" w14:textId="77777777" w:rsidR="00341DF2" w:rsidRPr="00EC76D5" w:rsidRDefault="00341DF2" w:rsidP="00341DF2">
      <w:pPr>
        <w:pStyle w:val="Code"/>
      </w:pPr>
      <w:r w:rsidRPr="00EC76D5">
        <w:t xml:space="preserve">      type = Type.createStructOrUnionType(sort, type.getMemberMap(), true);</w:t>
      </w:r>
    </w:p>
    <w:p w14:paraId="552925D2" w14:textId="77777777" w:rsidR="00341DF2" w:rsidRPr="00EC76D5" w:rsidRDefault="00341DF2" w:rsidP="00341DF2">
      <w:pPr>
        <w:pStyle w:val="Code"/>
      </w:pPr>
      <w:r w:rsidRPr="00EC76D5">
        <w:t xml:space="preserve">      Assert.error(type.getSort() == sort, name, "invalid type");</w:t>
      </w:r>
    </w:p>
    <w:p w14:paraId="269CD38A" w14:textId="77777777" w:rsidR="00341DF2" w:rsidRPr="00EC76D5" w:rsidRDefault="00341DF2" w:rsidP="00341DF2">
      <w:pPr>
        <w:pStyle w:val="Code"/>
      </w:pPr>
      <w:r w:rsidRPr="00EC76D5">
        <w:t xml:space="preserve">    }</w:t>
      </w:r>
    </w:p>
    <w:p w14:paraId="696C1E56" w14:textId="77777777" w:rsidR="00341DF2" w:rsidRPr="00EC76D5" w:rsidRDefault="00341DF2" w:rsidP="00341DF2">
      <w:pPr>
        <w:pStyle w:val="Code"/>
      </w:pPr>
      <w:r w:rsidRPr="00EC76D5">
        <w:t xml:space="preserve">    else {</w:t>
      </w:r>
    </w:p>
    <w:p w14:paraId="73D4B4D6" w14:textId="77777777" w:rsidR="00341DF2" w:rsidRPr="00EC76D5" w:rsidRDefault="00341DF2" w:rsidP="00341DF2">
      <w:pPr>
        <w:pStyle w:val="Code"/>
      </w:pPr>
      <w:r w:rsidRPr="00EC76D5">
        <w:t xml:space="preserve">      type = Type.createStructOrUnionType(sort, null, true);</w:t>
      </w:r>
    </w:p>
    <w:p w14:paraId="422A6FA7" w14:textId="77777777" w:rsidR="00341DF2" w:rsidRPr="00EC76D5" w:rsidRDefault="00341DF2" w:rsidP="00341DF2">
      <w:pPr>
        <w:pStyle w:val="Code"/>
      </w:pPr>
      <w:r w:rsidRPr="00EC76D5">
        <w:t xml:space="preserve">      Main.CurrentTable.addTag(name, type);</w:t>
      </w:r>
    </w:p>
    <w:p w14:paraId="710A2186" w14:textId="77777777" w:rsidR="00341DF2" w:rsidRPr="00EC76D5" w:rsidRDefault="00341DF2" w:rsidP="00341DF2">
      <w:pPr>
        <w:pStyle w:val="Code"/>
      </w:pPr>
      <w:r w:rsidRPr="00EC76D5">
        <w:t xml:space="preserve">    }</w:t>
      </w:r>
    </w:p>
    <w:p w14:paraId="2CB4F2F0" w14:textId="77777777" w:rsidR="00341DF2" w:rsidRPr="00EC76D5" w:rsidRDefault="00341DF2" w:rsidP="00341DF2">
      <w:pPr>
        <w:pStyle w:val="Code"/>
      </w:pPr>
    </w:p>
    <w:p w14:paraId="34D8B256" w14:textId="77777777" w:rsidR="00341DF2" w:rsidRPr="00EC76D5" w:rsidRDefault="00341DF2" w:rsidP="00341DF2">
      <w:pPr>
        <w:pStyle w:val="Code"/>
      </w:pPr>
      <w:r w:rsidRPr="00EC76D5">
        <w:t xml:space="preserve">    return type;</w:t>
      </w:r>
    </w:p>
    <w:p w14:paraId="7A4E410C" w14:textId="783E5C37" w:rsidR="00E40B78" w:rsidRPr="00EC76D5" w:rsidRDefault="00341DF2" w:rsidP="00341DF2">
      <w:pPr>
        <w:pStyle w:val="Code"/>
      </w:pPr>
      <w:r w:rsidRPr="00EC76D5">
        <w:t xml:space="preserve">  }</w:t>
      </w:r>
    </w:p>
    <w:p w14:paraId="272255B5" w14:textId="462E3823" w:rsidR="00E40B78" w:rsidRPr="00EC76D5" w:rsidRDefault="00E40B78" w:rsidP="00E40B78">
      <w:pPr>
        <w:pStyle w:val="Rubrik3"/>
      </w:pPr>
      <w:bookmarkStart w:id="59" w:name="_Toc481936151"/>
      <w:r w:rsidRPr="00EC76D5">
        <w:t>Enum</w:t>
      </w:r>
      <w:bookmarkEnd w:id="59"/>
    </w:p>
    <w:p w14:paraId="6B3ECD67" w14:textId="3A9C424B" w:rsidR="00E40B78" w:rsidRPr="00EC76D5" w:rsidRDefault="00E40B78" w:rsidP="00E40B78">
      <w:r w:rsidRPr="00EC76D5">
        <w:t>When generating enum</w:t>
      </w:r>
      <w:r w:rsidR="001D3CE7" w:rsidRPr="00EC76D5">
        <w:t>s</w:t>
      </w:r>
      <w:r w:rsidRPr="00EC76D5">
        <w:t xml:space="preserve"> we use the </w:t>
      </w:r>
      <w:r w:rsidRPr="00EC76D5">
        <w:rPr>
          <w:rStyle w:val="CodeInText"/>
        </w:rPr>
        <w:t>Main.EnumValueStack</w:t>
      </w:r>
      <w:r w:rsidRPr="00EC76D5">
        <w:t>, to keep track of the current enum value. We also push the symbol table.</w:t>
      </w:r>
    </w:p>
    <w:p w14:paraId="635AE1A6" w14:textId="108183DD" w:rsidR="00E40B78" w:rsidRPr="00EC76D5" w:rsidRDefault="002E67B8" w:rsidP="00E40B78">
      <w:pPr>
        <w:pStyle w:val="CodeHeader"/>
      </w:pPr>
      <w:r>
        <w:t>MainParser.gppg</w:t>
      </w:r>
    </w:p>
    <w:p w14:paraId="35B317B8" w14:textId="77777777" w:rsidR="00EA65E9" w:rsidRPr="00EC76D5" w:rsidRDefault="00EA65E9" w:rsidP="00EA65E9">
      <w:pPr>
        <w:pStyle w:val="Code"/>
      </w:pPr>
      <w:r w:rsidRPr="00EC76D5">
        <w:t>enum_specifier:</w:t>
      </w:r>
    </w:p>
    <w:p w14:paraId="32A1C549" w14:textId="77777777" w:rsidR="00EA65E9" w:rsidRPr="00EC76D5" w:rsidRDefault="00EA65E9" w:rsidP="00EA65E9">
      <w:pPr>
        <w:pStyle w:val="Code"/>
      </w:pPr>
      <w:r w:rsidRPr="00EC76D5">
        <w:t xml:space="preserve">    ENUM optional_identifier {</w:t>
      </w:r>
    </w:p>
    <w:p w14:paraId="031A5A63" w14:textId="77777777" w:rsidR="00EA65E9" w:rsidRPr="00EC76D5" w:rsidRDefault="00EA65E9" w:rsidP="00EA65E9">
      <w:pPr>
        <w:pStyle w:val="Code"/>
      </w:pPr>
      <w:r w:rsidRPr="00EC76D5">
        <w:t xml:space="preserve">      Main.EnumValueStack.push(BigInteger.ZERO);</w:t>
      </w:r>
    </w:p>
    <w:p w14:paraId="250A4BC7" w14:textId="77777777" w:rsidR="00EA65E9" w:rsidRPr="00EC76D5" w:rsidRDefault="00EA65E9" w:rsidP="00EA65E9">
      <w:pPr>
        <w:pStyle w:val="Code"/>
      </w:pPr>
      <w:r w:rsidRPr="00EC76D5">
        <w:t xml:space="preserve">    }</w:t>
      </w:r>
    </w:p>
    <w:p w14:paraId="1709D389" w14:textId="77777777" w:rsidR="00EA65E9" w:rsidRPr="00EC76D5" w:rsidRDefault="00EA65E9" w:rsidP="00EA65E9">
      <w:pPr>
        <w:pStyle w:val="Code"/>
      </w:pPr>
      <w:r w:rsidRPr="00EC76D5">
        <w:t xml:space="preserve">    LEFT_BLOCK enum_list RIGHT_BLOCK {</w:t>
      </w:r>
    </w:p>
    <w:p w14:paraId="6F04E8C3" w14:textId="77777777" w:rsidR="00EA65E9" w:rsidRPr="00EC76D5" w:rsidRDefault="00EA65E9" w:rsidP="00EA65E9">
      <w:pPr>
        <w:pStyle w:val="Code"/>
      </w:pPr>
      <w:r w:rsidRPr="00EC76D5">
        <w:t xml:space="preserve">      $$ = GenerateDeclaration.generateEnumSpecifier($2, $5);</w:t>
      </w:r>
    </w:p>
    <w:p w14:paraId="2A62714F" w14:textId="77777777" w:rsidR="00EA65E9" w:rsidRPr="00EC76D5" w:rsidRDefault="00EA65E9" w:rsidP="00EA65E9">
      <w:pPr>
        <w:pStyle w:val="Code"/>
      </w:pPr>
      <w:r w:rsidRPr="00EC76D5">
        <w:t xml:space="preserve">      Main.EnumValueStack.pop();</w:t>
      </w:r>
    </w:p>
    <w:p w14:paraId="1DA1AFE7" w14:textId="77777777" w:rsidR="00EA65E9" w:rsidRPr="00EC76D5" w:rsidRDefault="00EA65E9" w:rsidP="00EA65E9">
      <w:pPr>
        <w:pStyle w:val="Code"/>
      </w:pPr>
      <w:r w:rsidRPr="00EC76D5">
        <w:t xml:space="preserve">    }</w:t>
      </w:r>
    </w:p>
    <w:p w14:paraId="5EE60057" w14:textId="77777777" w:rsidR="00EA65E9" w:rsidRPr="00EC76D5" w:rsidRDefault="00EA65E9" w:rsidP="00EA65E9">
      <w:pPr>
        <w:pStyle w:val="Code"/>
      </w:pPr>
      <w:r w:rsidRPr="00EC76D5">
        <w:t xml:space="preserve">  | ENUM IDENTIFIER {</w:t>
      </w:r>
    </w:p>
    <w:p w14:paraId="38A7F820" w14:textId="77777777" w:rsidR="00EA65E9" w:rsidRPr="00EC76D5" w:rsidRDefault="00EA65E9" w:rsidP="00EA65E9">
      <w:pPr>
        <w:pStyle w:val="Code"/>
      </w:pPr>
      <w:r w:rsidRPr="00EC76D5">
        <w:t xml:space="preserve">      $$ = GenerateDeclaration.lookupEnum($2);</w:t>
      </w:r>
    </w:p>
    <w:p w14:paraId="1EE6BA65" w14:textId="77777777" w:rsidR="00EA65E9" w:rsidRPr="00EC76D5" w:rsidRDefault="00EA65E9" w:rsidP="00EA65E9">
      <w:pPr>
        <w:pStyle w:val="Code"/>
      </w:pPr>
      <w:r w:rsidRPr="00EC76D5">
        <w:t xml:space="preserve">    };</w:t>
      </w:r>
    </w:p>
    <w:p w14:paraId="14897535" w14:textId="77777777" w:rsidR="00EA65E9" w:rsidRPr="00EC76D5" w:rsidRDefault="00EA65E9" w:rsidP="00EA65E9">
      <w:pPr>
        <w:pStyle w:val="Code"/>
      </w:pPr>
    </w:p>
    <w:p w14:paraId="786234CA" w14:textId="77777777" w:rsidR="00EA65E9" w:rsidRPr="00EC76D5" w:rsidRDefault="00EA65E9" w:rsidP="00EA65E9">
      <w:pPr>
        <w:pStyle w:val="Code"/>
      </w:pPr>
      <w:r w:rsidRPr="00EC76D5">
        <w:t>enum_list:</w:t>
      </w:r>
    </w:p>
    <w:p w14:paraId="6A900E9C" w14:textId="77777777" w:rsidR="00EA65E9" w:rsidRPr="00EC76D5" w:rsidRDefault="00EA65E9" w:rsidP="00EA65E9">
      <w:pPr>
        <w:pStyle w:val="Code"/>
      </w:pPr>
      <w:r w:rsidRPr="00EC76D5">
        <w:t xml:space="preserve">    enum {</w:t>
      </w:r>
    </w:p>
    <w:p w14:paraId="338D5FCC" w14:textId="77777777" w:rsidR="00EA65E9" w:rsidRPr="00EC76D5" w:rsidRDefault="00EA65E9" w:rsidP="00EA65E9">
      <w:pPr>
        <w:pStyle w:val="Code"/>
      </w:pPr>
      <w:r w:rsidRPr="00EC76D5">
        <w:t xml:space="preserve">      $$ = new LinkedList&lt;&gt;();</w:t>
      </w:r>
    </w:p>
    <w:p w14:paraId="51A0E8E1" w14:textId="77777777" w:rsidR="00EA65E9" w:rsidRPr="00EC76D5" w:rsidRDefault="00EA65E9" w:rsidP="00EA65E9">
      <w:pPr>
        <w:pStyle w:val="Code"/>
      </w:pPr>
      <w:r w:rsidRPr="00EC76D5">
        <w:t xml:space="preserve">      ((List) $$).add($1);</w:t>
      </w:r>
    </w:p>
    <w:p w14:paraId="2512DC6D" w14:textId="77777777" w:rsidR="00EA65E9" w:rsidRPr="00EC76D5" w:rsidRDefault="00EA65E9" w:rsidP="00EA65E9">
      <w:pPr>
        <w:pStyle w:val="Code"/>
      </w:pPr>
      <w:r w:rsidRPr="00EC76D5">
        <w:t xml:space="preserve">    }</w:t>
      </w:r>
    </w:p>
    <w:p w14:paraId="5F9F0F85" w14:textId="77777777" w:rsidR="00EA65E9" w:rsidRPr="00EC76D5" w:rsidRDefault="00EA65E9" w:rsidP="00EA65E9">
      <w:pPr>
        <w:pStyle w:val="Code"/>
      </w:pPr>
      <w:r w:rsidRPr="00EC76D5">
        <w:t xml:space="preserve">  | enum_list COMMA enum {</w:t>
      </w:r>
    </w:p>
    <w:p w14:paraId="74235DEB" w14:textId="77777777" w:rsidR="00EA65E9" w:rsidRPr="00EC76D5" w:rsidRDefault="00EA65E9" w:rsidP="00EA65E9">
      <w:pPr>
        <w:pStyle w:val="Code"/>
      </w:pPr>
      <w:r w:rsidRPr="00EC76D5">
        <w:t xml:space="preserve">      $1.add($3);      </w:t>
      </w:r>
    </w:p>
    <w:p w14:paraId="0BD70333" w14:textId="77777777" w:rsidR="00EA65E9" w:rsidRPr="00EC76D5" w:rsidRDefault="00EA65E9" w:rsidP="00EA65E9">
      <w:pPr>
        <w:pStyle w:val="Code"/>
      </w:pPr>
      <w:r w:rsidRPr="00EC76D5">
        <w:t xml:space="preserve">      $$ = $1;</w:t>
      </w:r>
    </w:p>
    <w:p w14:paraId="52A274B2" w14:textId="77777777" w:rsidR="00EA65E9" w:rsidRPr="00EC76D5" w:rsidRDefault="00EA65E9" w:rsidP="00EA65E9">
      <w:pPr>
        <w:pStyle w:val="Code"/>
      </w:pPr>
      <w:r w:rsidRPr="00EC76D5">
        <w:t xml:space="preserve">    };</w:t>
      </w:r>
    </w:p>
    <w:p w14:paraId="3D63C135" w14:textId="77777777" w:rsidR="00EA65E9" w:rsidRPr="00EC76D5" w:rsidRDefault="00EA65E9" w:rsidP="00EA65E9">
      <w:pPr>
        <w:pStyle w:val="Code"/>
      </w:pPr>
    </w:p>
    <w:p w14:paraId="36F7E15A" w14:textId="77777777" w:rsidR="00EA65E9" w:rsidRPr="00EC76D5" w:rsidRDefault="00EA65E9" w:rsidP="00EA65E9">
      <w:pPr>
        <w:pStyle w:val="Code"/>
      </w:pPr>
      <w:r w:rsidRPr="00EC76D5">
        <w:t>enum:</w:t>
      </w:r>
    </w:p>
    <w:p w14:paraId="5E8CFE07" w14:textId="77777777" w:rsidR="00EA65E9" w:rsidRPr="00EC76D5" w:rsidRDefault="00EA65E9" w:rsidP="00EA65E9">
      <w:pPr>
        <w:pStyle w:val="Code"/>
      </w:pPr>
      <w:r w:rsidRPr="00EC76D5">
        <w:t xml:space="preserve">    IDENTIFIER {</w:t>
      </w:r>
    </w:p>
    <w:p w14:paraId="61FA458E" w14:textId="77777777" w:rsidR="00EA65E9" w:rsidRPr="00EC76D5" w:rsidRDefault="00EA65E9" w:rsidP="00EA65E9">
      <w:pPr>
        <w:pStyle w:val="Code"/>
      </w:pPr>
      <w:r w:rsidRPr="00EC76D5">
        <w:t xml:space="preserve">       $$ = GenerateDeclaration.generateEnumItem($1, null);</w:t>
      </w:r>
    </w:p>
    <w:p w14:paraId="594B51D2" w14:textId="77777777" w:rsidR="00EA65E9" w:rsidRPr="00EC76D5" w:rsidRDefault="00EA65E9" w:rsidP="00EA65E9">
      <w:pPr>
        <w:pStyle w:val="Code"/>
      </w:pPr>
      <w:r w:rsidRPr="00EC76D5">
        <w:t xml:space="preserve">    }</w:t>
      </w:r>
    </w:p>
    <w:p w14:paraId="398EBB15" w14:textId="77777777" w:rsidR="00EA65E9" w:rsidRPr="00EC76D5" w:rsidRDefault="00EA65E9" w:rsidP="00EA65E9">
      <w:pPr>
        <w:pStyle w:val="Code"/>
      </w:pPr>
      <w:r w:rsidRPr="00EC76D5">
        <w:t xml:space="preserve">  | IDENTIFIER ASSIGN constant_expression {</w:t>
      </w:r>
    </w:p>
    <w:p w14:paraId="33ABEDA5" w14:textId="77777777" w:rsidR="00EA65E9" w:rsidRPr="00EC76D5" w:rsidRDefault="00EA65E9" w:rsidP="00EA65E9">
      <w:pPr>
        <w:pStyle w:val="Code"/>
      </w:pPr>
      <w:r w:rsidRPr="00EC76D5">
        <w:t xml:space="preserve">       $$ = GenerateDeclaration.generateEnumItem($1, $3);</w:t>
      </w:r>
    </w:p>
    <w:p w14:paraId="295BE1B2" w14:textId="65C8A4B0" w:rsidR="00EA65E9" w:rsidRPr="00EC76D5" w:rsidRDefault="00EA65E9" w:rsidP="00EA65E9">
      <w:pPr>
        <w:pStyle w:val="Code"/>
      </w:pPr>
      <w:r w:rsidRPr="00EC76D5">
        <w:t xml:space="preserve">    };</w:t>
      </w:r>
    </w:p>
    <w:p w14:paraId="7D029E7C" w14:textId="33B0F072" w:rsidR="00E40B78" w:rsidRPr="00EC76D5" w:rsidRDefault="000C6576" w:rsidP="00E40B78">
      <w:pPr>
        <w:pStyle w:val="CodeHeader"/>
      </w:pPr>
      <w:r>
        <w:t>MiddleCodeGenerator.cs</w:t>
      </w:r>
    </w:p>
    <w:p w14:paraId="26D03FCD" w14:textId="77777777" w:rsidR="009B5517" w:rsidRPr="00EC76D5" w:rsidRDefault="00D62621" w:rsidP="00D62621">
      <w:pPr>
        <w:pStyle w:val="Code"/>
      </w:pPr>
      <w:r w:rsidRPr="00EC76D5">
        <w:t xml:space="preserve">  public static Symbol generateEnumItem(String itemName,</w:t>
      </w:r>
    </w:p>
    <w:p w14:paraId="2CE4AAFC" w14:textId="6B378906" w:rsidR="00D62621" w:rsidRPr="00EC76D5" w:rsidRDefault="009B5517" w:rsidP="00D62621">
      <w:pPr>
        <w:pStyle w:val="Code"/>
      </w:pPr>
      <w:r w:rsidRPr="00EC76D5">
        <w:t xml:space="preserve">                                       </w:t>
      </w:r>
      <w:r w:rsidR="00D62621" w:rsidRPr="00EC76D5">
        <w:t xml:space="preserve"> SyntaxTree opt</w:t>
      </w:r>
      <w:r w:rsidR="002F35C1">
        <w:t>Initializer</w:t>
      </w:r>
      <w:r w:rsidR="00D62621" w:rsidRPr="00EC76D5">
        <w:t>Tree) {</w:t>
      </w:r>
    </w:p>
    <w:p w14:paraId="5B80484E" w14:textId="77777777" w:rsidR="00D62621" w:rsidRPr="00EC76D5" w:rsidRDefault="00D62621" w:rsidP="00D62621">
      <w:pPr>
        <w:pStyle w:val="Code"/>
      </w:pPr>
      <w:r w:rsidRPr="00EC76D5">
        <w:t xml:space="preserve">    Type itemType = Type.createArithmeticType(Sort.Signed_Int);</w:t>
      </w:r>
    </w:p>
    <w:p w14:paraId="6362D278" w14:textId="77777777" w:rsidR="00D62621" w:rsidRPr="00EC76D5" w:rsidRDefault="00D62621" w:rsidP="00D62621">
      <w:pPr>
        <w:pStyle w:val="Code"/>
      </w:pPr>
      <w:r w:rsidRPr="00EC76D5">
        <w:t xml:space="preserve">    itemType.setConstant(true);</w:t>
      </w:r>
    </w:p>
    <w:p w14:paraId="61312247" w14:textId="77777777" w:rsidR="00D62621" w:rsidRPr="00EC76D5" w:rsidRDefault="00D62621" w:rsidP="00D62621">
      <w:pPr>
        <w:pStyle w:val="Code"/>
      </w:pPr>
      <w:r w:rsidRPr="00EC76D5">
        <w:t xml:space="preserve">    BigInteger bigValue;</w:t>
      </w:r>
    </w:p>
    <w:p w14:paraId="34FCF215" w14:textId="77777777" w:rsidR="00D62621" w:rsidRPr="00EC76D5" w:rsidRDefault="00D62621" w:rsidP="00D62621">
      <w:pPr>
        <w:pStyle w:val="Code"/>
      </w:pPr>
    </w:p>
    <w:p w14:paraId="66DFE5DF" w14:textId="636AD32C" w:rsidR="00D62621" w:rsidRPr="00EC76D5" w:rsidRDefault="00D62621" w:rsidP="00D62621">
      <w:pPr>
        <w:pStyle w:val="Code"/>
      </w:pPr>
      <w:r w:rsidRPr="00EC76D5">
        <w:t xml:space="preserve">    if (opt</w:t>
      </w:r>
      <w:r w:rsidR="002F35C1">
        <w:t>Initializer</w:t>
      </w:r>
      <w:r w:rsidRPr="00EC76D5">
        <w:t>Tree != null) {</w:t>
      </w:r>
    </w:p>
    <w:p w14:paraId="36827879" w14:textId="77777777" w:rsidR="00D62621" w:rsidRPr="00EC76D5" w:rsidRDefault="00D62621" w:rsidP="00D62621">
      <w:pPr>
        <w:pStyle w:val="Code"/>
      </w:pPr>
      <w:r w:rsidRPr="00EC76D5">
        <w:t xml:space="preserve">      Main.EnumValueStack.pop();</w:t>
      </w:r>
    </w:p>
    <w:p w14:paraId="46549957" w14:textId="32FE8AE5" w:rsidR="00D62621" w:rsidRPr="00EC76D5" w:rsidRDefault="00D62621" w:rsidP="00D62621">
      <w:pPr>
        <w:pStyle w:val="Code"/>
      </w:pPr>
      <w:r w:rsidRPr="00EC76D5">
        <w:t xml:space="preserve">      bigValue = (BigInteger) opt</w:t>
      </w:r>
      <w:r w:rsidR="002F35C1">
        <w:t>Initializer</w:t>
      </w:r>
      <w:r w:rsidRPr="00EC76D5">
        <w:t>Tree.getSymbol().getValue();</w:t>
      </w:r>
    </w:p>
    <w:p w14:paraId="368B8136" w14:textId="77777777" w:rsidR="00D62621" w:rsidRPr="00EC76D5" w:rsidRDefault="00D62621" w:rsidP="00D62621">
      <w:pPr>
        <w:pStyle w:val="Code"/>
      </w:pPr>
      <w:r w:rsidRPr="00EC76D5">
        <w:t xml:space="preserve">    }</w:t>
      </w:r>
    </w:p>
    <w:p w14:paraId="20E8CFF5" w14:textId="77777777" w:rsidR="00D62621" w:rsidRPr="00EC76D5" w:rsidRDefault="00D62621" w:rsidP="00D62621">
      <w:pPr>
        <w:pStyle w:val="Code"/>
      </w:pPr>
      <w:r w:rsidRPr="00EC76D5">
        <w:t xml:space="preserve">    else {</w:t>
      </w:r>
    </w:p>
    <w:p w14:paraId="1E7EAD97" w14:textId="77777777" w:rsidR="00D62621" w:rsidRPr="00EC76D5" w:rsidRDefault="00D62621" w:rsidP="00D62621">
      <w:pPr>
        <w:pStyle w:val="Code"/>
      </w:pPr>
      <w:r w:rsidRPr="00EC76D5">
        <w:t xml:space="preserve">      bigValue = Main.EnumValueStack.pop();</w:t>
      </w:r>
    </w:p>
    <w:p w14:paraId="7CD64D8C" w14:textId="77777777" w:rsidR="00D62621" w:rsidRPr="00EC76D5" w:rsidRDefault="00D62621" w:rsidP="00D62621">
      <w:pPr>
        <w:pStyle w:val="Code"/>
      </w:pPr>
      <w:r w:rsidRPr="00EC76D5">
        <w:t xml:space="preserve">    }</w:t>
      </w:r>
    </w:p>
    <w:p w14:paraId="4469EFF1" w14:textId="77777777" w:rsidR="00D62621" w:rsidRPr="00EC76D5" w:rsidRDefault="00D62621" w:rsidP="00D62621">
      <w:pPr>
        <w:pStyle w:val="Code"/>
      </w:pPr>
      <w:r w:rsidRPr="00EC76D5">
        <w:t xml:space="preserve">    </w:t>
      </w:r>
    </w:p>
    <w:p w14:paraId="2F26C299" w14:textId="77777777" w:rsidR="00D62621" w:rsidRPr="00EC76D5" w:rsidRDefault="00D62621" w:rsidP="00D62621">
      <w:pPr>
        <w:pStyle w:val="Code"/>
      </w:pPr>
      <w:r w:rsidRPr="00EC76D5">
        <w:t xml:space="preserve">    Symbol itemSymbol = Symbol.createVariableSymbol(itemName, true,</w:t>
      </w:r>
    </w:p>
    <w:p w14:paraId="7D043D72" w14:textId="04409015" w:rsidR="00D62621" w:rsidRPr="00EC76D5" w:rsidRDefault="00D62621" w:rsidP="00D62621">
      <w:pPr>
        <w:pStyle w:val="Code"/>
      </w:pPr>
      <w:r w:rsidRPr="00EC76D5">
        <w:t xml:space="preserve">            </w:t>
      </w:r>
      <w:r w:rsidR="009B5517" w:rsidRPr="00EC76D5">
        <w:t xml:space="preserve">                        </w:t>
      </w:r>
      <w:r w:rsidRPr="00EC76D5">
        <w:t xml:space="preserve"> Storage.Extern,</w:t>
      </w:r>
      <w:r w:rsidR="009B5517" w:rsidRPr="00EC76D5">
        <w:t xml:space="preserve"> </w:t>
      </w:r>
      <w:r w:rsidRPr="00EC76D5">
        <w:t>itemType,</w:t>
      </w:r>
      <w:r w:rsidR="009B5517" w:rsidRPr="00EC76D5">
        <w:t xml:space="preserve"> </w:t>
      </w:r>
      <w:r w:rsidRPr="00EC76D5">
        <w:t>bigValue);</w:t>
      </w:r>
    </w:p>
    <w:p w14:paraId="26B644C3" w14:textId="77777777" w:rsidR="00D62621" w:rsidRPr="00EC76D5" w:rsidRDefault="00D62621" w:rsidP="00D62621">
      <w:pPr>
        <w:pStyle w:val="Code"/>
      </w:pPr>
      <w:r w:rsidRPr="00EC76D5">
        <w:t xml:space="preserve">    Main.CurrentTable.addSymbol(itemSymbol);</w:t>
      </w:r>
    </w:p>
    <w:p w14:paraId="3978BA8B" w14:textId="77777777" w:rsidR="00D62621" w:rsidRPr="00EC76D5" w:rsidRDefault="00D62621" w:rsidP="00D62621">
      <w:pPr>
        <w:pStyle w:val="Code"/>
      </w:pPr>
      <w:r w:rsidRPr="00EC76D5">
        <w:t xml:space="preserve">    Main.EnumValueStack.push(bigValue.add(BigInteger.ONE));</w:t>
      </w:r>
    </w:p>
    <w:p w14:paraId="679927D5" w14:textId="77777777" w:rsidR="00D62621" w:rsidRPr="00EC76D5" w:rsidRDefault="00D62621" w:rsidP="00D62621">
      <w:pPr>
        <w:pStyle w:val="Code"/>
      </w:pPr>
      <w:r w:rsidRPr="00EC76D5">
        <w:t xml:space="preserve">    return itemSymbol;</w:t>
      </w:r>
    </w:p>
    <w:p w14:paraId="7999FF33" w14:textId="77777777" w:rsidR="00D62621" w:rsidRPr="00EC76D5" w:rsidRDefault="00D62621" w:rsidP="00D62621">
      <w:pPr>
        <w:pStyle w:val="Code"/>
      </w:pPr>
      <w:r w:rsidRPr="00EC76D5">
        <w:t xml:space="preserve">  }</w:t>
      </w:r>
    </w:p>
    <w:p w14:paraId="23E04C27" w14:textId="77777777" w:rsidR="00D62621" w:rsidRPr="00EC76D5" w:rsidRDefault="00D62621" w:rsidP="00D62621">
      <w:pPr>
        <w:pStyle w:val="Code"/>
      </w:pPr>
      <w:r w:rsidRPr="00EC76D5">
        <w:t xml:space="preserve">  </w:t>
      </w:r>
    </w:p>
    <w:p w14:paraId="3D4B887D" w14:textId="77777777" w:rsidR="009B5517" w:rsidRPr="00EC76D5" w:rsidRDefault="00D62621" w:rsidP="00D62621">
      <w:pPr>
        <w:pStyle w:val="Code"/>
      </w:pPr>
      <w:r w:rsidRPr="00EC76D5">
        <w:t xml:space="preserve">  public static Type generateEnumSpecifier(String optName,</w:t>
      </w:r>
    </w:p>
    <w:p w14:paraId="6ED63B1F" w14:textId="0C83CC0B" w:rsidR="00D62621" w:rsidRPr="00EC76D5" w:rsidRDefault="009B5517" w:rsidP="00D62621">
      <w:pPr>
        <w:pStyle w:val="Code"/>
      </w:pPr>
      <w:r w:rsidRPr="00EC76D5">
        <w:t xml:space="preserve">                                          </w:t>
      </w:r>
      <w:r w:rsidR="00D62621" w:rsidRPr="00EC76D5">
        <w:t xml:space="preserve"> List&lt;Symbol&gt; symbolList) {</w:t>
      </w:r>
    </w:p>
    <w:p w14:paraId="2BA714FD" w14:textId="77777777" w:rsidR="00D62621" w:rsidRPr="00EC76D5" w:rsidRDefault="00D62621" w:rsidP="00D62621">
      <w:pPr>
        <w:pStyle w:val="Code"/>
      </w:pPr>
      <w:r w:rsidRPr="00EC76D5">
        <w:t xml:space="preserve">    Type type = Type.createEnumType(symbolList);</w:t>
      </w:r>
    </w:p>
    <w:p w14:paraId="43DD0A26" w14:textId="77777777" w:rsidR="00D62621" w:rsidRPr="00EC76D5" w:rsidRDefault="00D62621" w:rsidP="00D62621">
      <w:pPr>
        <w:pStyle w:val="Code"/>
      </w:pPr>
    </w:p>
    <w:p w14:paraId="11DB1E49" w14:textId="77777777" w:rsidR="00D62621" w:rsidRPr="00EC76D5" w:rsidRDefault="00D62621" w:rsidP="00D62621">
      <w:pPr>
        <w:pStyle w:val="Code"/>
      </w:pPr>
      <w:r w:rsidRPr="00EC76D5">
        <w:t xml:space="preserve">    if (optName != null) {</w:t>
      </w:r>
    </w:p>
    <w:p w14:paraId="1E259F21" w14:textId="77777777" w:rsidR="00D62621" w:rsidRPr="00EC76D5" w:rsidRDefault="00D62621" w:rsidP="00D62621">
      <w:pPr>
        <w:pStyle w:val="Code"/>
      </w:pPr>
      <w:r w:rsidRPr="00EC76D5">
        <w:t xml:space="preserve">      Main.CurrentTable.addTag(optName, type);</w:t>
      </w:r>
    </w:p>
    <w:p w14:paraId="245668D7" w14:textId="77777777" w:rsidR="00D62621" w:rsidRPr="00EC76D5" w:rsidRDefault="00D62621" w:rsidP="00D62621">
      <w:pPr>
        <w:pStyle w:val="Code"/>
      </w:pPr>
      <w:r w:rsidRPr="00EC76D5">
        <w:t xml:space="preserve">    }</w:t>
      </w:r>
    </w:p>
    <w:p w14:paraId="2200CE42" w14:textId="77777777" w:rsidR="00D62621" w:rsidRPr="00EC76D5" w:rsidRDefault="00D62621" w:rsidP="00D62621">
      <w:pPr>
        <w:pStyle w:val="Code"/>
      </w:pPr>
      <w:r w:rsidRPr="00EC76D5">
        <w:t xml:space="preserve">    </w:t>
      </w:r>
    </w:p>
    <w:p w14:paraId="13F57EC4" w14:textId="77777777" w:rsidR="00D62621" w:rsidRPr="00EC76D5" w:rsidRDefault="00D62621" w:rsidP="00D62621">
      <w:pPr>
        <w:pStyle w:val="Code"/>
      </w:pPr>
      <w:r w:rsidRPr="00EC76D5">
        <w:t xml:space="preserve">    return type;</w:t>
      </w:r>
    </w:p>
    <w:p w14:paraId="4C0CCEF0" w14:textId="77777777" w:rsidR="00D62621" w:rsidRPr="00EC76D5" w:rsidRDefault="00D62621" w:rsidP="00D62621">
      <w:pPr>
        <w:pStyle w:val="Code"/>
      </w:pPr>
      <w:r w:rsidRPr="00EC76D5">
        <w:t xml:space="preserve">  }</w:t>
      </w:r>
    </w:p>
    <w:p w14:paraId="226BADB3" w14:textId="77777777" w:rsidR="00D62621" w:rsidRPr="00EC76D5" w:rsidRDefault="00D62621" w:rsidP="00D62621">
      <w:pPr>
        <w:pStyle w:val="Code"/>
      </w:pPr>
    </w:p>
    <w:p w14:paraId="17F35DB5" w14:textId="77777777" w:rsidR="00D62621" w:rsidRPr="00EC76D5" w:rsidRDefault="00D62621" w:rsidP="00D62621">
      <w:pPr>
        <w:pStyle w:val="Code"/>
      </w:pPr>
      <w:r w:rsidRPr="00EC76D5">
        <w:t xml:space="preserve">  public static Type lookupEnum(String name) {</w:t>
      </w:r>
    </w:p>
    <w:p w14:paraId="6E5EACA3" w14:textId="77777777" w:rsidR="00D62621" w:rsidRPr="00EC76D5" w:rsidRDefault="00D62621" w:rsidP="00D62621">
      <w:pPr>
        <w:pStyle w:val="Code"/>
      </w:pPr>
      <w:r w:rsidRPr="00EC76D5">
        <w:t xml:space="preserve">    Type type = Main.CurrentTable.lookupTag(name);</w:t>
      </w:r>
    </w:p>
    <w:p w14:paraId="4111D8C9" w14:textId="77777777" w:rsidR="00D62621" w:rsidRPr="00EC76D5" w:rsidRDefault="00D62621" w:rsidP="00D62621">
      <w:pPr>
        <w:pStyle w:val="Code"/>
      </w:pPr>
      <w:r w:rsidRPr="00EC76D5">
        <w:t xml:space="preserve">    Assert.error(type != null, name, "unknown enum");</w:t>
      </w:r>
    </w:p>
    <w:p w14:paraId="64B65C54" w14:textId="77777777" w:rsidR="00D62621" w:rsidRPr="00EC76D5" w:rsidRDefault="00D62621" w:rsidP="00D62621">
      <w:pPr>
        <w:pStyle w:val="Code"/>
      </w:pPr>
      <w:r w:rsidRPr="00EC76D5">
        <w:t xml:space="preserve">    Assert.error(type.isEnum(), name, "not an enum");</w:t>
      </w:r>
    </w:p>
    <w:p w14:paraId="4300DD07" w14:textId="77777777" w:rsidR="00D62621" w:rsidRPr="00EC76D5" w:rsidRDefault="00D62621" w:rsidP="00D62621">
      <w:pPr>
        <w:pStyle w:val="Code"/>
      </w:pPr>
      <w:r w:rsidRPr="00EC76D5">
        <w:t xml:space="preserve">    return Type.createEnumType(type.getEnumerationList());</w:t>
      </w:r>
    </w:p>
    <w:p w14:paraId="7A51AA4A" w14:textId="132C3F92" w:rsidR="00D62621" w:rsidRPr="00EC76D5" w:rsidRDefault="00D62621" w:rsidP="00D62621">
      <w:pPr>
        <w:pStyle w:val="Code"/>
      </w:pPr>
      <w:r w:rsidRPr="00EC76D5">
        <w:t xml:space="preserve">  }</w:t>
      </w:r>
    </w:p>
    <w:p w14:paraId="6405E9F0" w14:textId="7CE5712D" w:rsidR="00E40B78" w:rsidRPr="00EC76D5" w:rsidRDefault="00E40B78" w:rsidP="00E40B78">
      <w:pPr>
        <w:pStyle w:val="Rubrik3"/>
      </w:pPr>
      <w:bookmarkStart w:id="60" w:name="_Toc481936152"/>
      <w:r w:rsidRPr="00EC76D5">
        <w:t>Declarator</w:t>
      </w:r>
      <w:bookmarkEnd w:id="60"/>
    </w:p>
    <w:p w14:paraId="51EC85E9" w14:textId="43F61879" w:rsidR="00E40B78" w:rsidRPr="00EC76D5" w:rsidRDefault="00E40B78" w:rsidP="00E40B78">
      <w:r w:rsidRPr="00EC76D5">
        <w:t xml:space="preserve">A </w:t>
      </w:r>
      <w:r w:rsidR="00AB7DF5">
        <w:t>declarator</w:t>
      </w:r>
      <w:r w:rsidRPr="00EC76D5">
        <w:t xml:space="preserve"> can be </w:t>
      </w:r>
      <w:r w:rsidR="00266D64">
        <w:t>initialized</w:t>
      </w:r>
      <w:r w:rsidRPr="00EC76D5">
        <w:t xml:space="preserve"> with a value or marked as a bitfield (but not both).</w:t>
      </w:r>
    </w:p>
    <w:p w14:paraId="79DA20CB" w14:textId="1A527A76" w:rsidR="00E40B78" w:rsidRPr="00EC76D5" w:rsidRDefault="002E67B8" w:rsidP="00E40B78">
      <w:pPr>
        <w:pStyle w:val="CodeHeader"/>
      </w:pPr>
      <w:r>
        <w:t>MainParser.gppg</w:t>
      </w:r>
    </w:p>
    <w:p w14:paraId="367DA52C" w14:textId="75F143F9" w:rsidR="00A64F3A" w:rsidRPr="00EC76D5" w:rsidRDefault="00B473E1" w:rsidP="00A64F3A">
      <w:pPr>
        <w:pStyle w:val="Code"/>
      </w:pPr>
      <w:r>
        <w:t>declarator_list</w:t>
      </w:r>
      <w:r w:rsidR="00A64F3A" w:rsidRPr="00EC76D5">
        <w:t>:</w:t>
      </w:r>
    </w:p>
    <w:p w14:paraId="0D365DE2" w14:textId="0F6395E1" w:rsidR="00A64F3A" w:rsidRPr="00EC76D5" w:rsidRDefault="00A64F3A" w:rsidP="00A64F3A">
      <w:pPr>
        <w:pStyle w:val="Code"/>
      </w:pPr>
      <w:r w:rsidRPr="00EC76D5">
        <w:t xml:space="preserve">    </w:t>
      </w:r>
      <w:r w:rsidR="00F4217C">
        <w:t>initialization</w:t>
      </w:r>
      <w:r w:rsidR="007946C9">
        <w:t>_bitfield_</w:t>
      </w:r>
      <w:r w:rsidR="00AB7DF5">
        <w:t>pointer_declarator</w:t>
      </w:r>
      <w:r w:rsidRPr="00EC76D5">
        <w:t xml:space="preserve"> {</w:t>
      </w:r>
    </w:p>
    <w:p w14:paraId="79BC52DB" w14:textId="77777777" w:rsidR="00A64F3A" w:rsidRPr="00EC76D5" w:rsidRDefault="00A64F3A" w:rsidP="00A64F3A">
      <w:pPr>
        <w:pStyle w:val="Code"/>
      </w:pPr>
      <w:r w:rsidRPr="00EC76D5">
        <w:t xml:space="preserve">      $$ = $1;</w:t>
      </w:r>
    </w:p>
    <w:p w14:paraId="48C39EC2" w14:textId="77777777" w:rsidR="00A64F3A" w:rsidRPr="00EC76D5" w:rsidRDefault="00A64F3A" w:rsidP="00A64F3A">
      <w:pPr>
        <w:pStyle w:val="Code"/>
      </w:pPr>
      <w:r w:rsidRPr="00EC76D5">
        <w:t xml:space="preserve">    }</w:t>
      </w:r>
    </w:p>
    <w:p w14:paraId="13AE546B" w14:textId="262CD2D3" w:rsidR="00A64F3A" w:rsidRPr="00EC76D5" w:rsidRDefault="00A64F3A" w:rsidP="00A64F3A">
      <w:pPr>
        <w:pStyle w:val="Code"/>
      </w:pPr>
      <w:r w:rsidRPr="00EC76D5">
        <w:t xml:space="preserve">  | </w:t>
      </w:r>
      <w:r w:rsidR="00B473E1">
        <w:t>declarator_list</w:t>
      </w:r>
      <w:r w:rsidRPr="00EC76D5">
        <w:t xml:space="preserve"> COMMA </w:t>
      </w:r>
      <w:r w:rsidR="00F4217C">
        <w:t>initialization</w:t>
      </w:r>
      <w:r w:rsidR="007946C9">
        <w:t>_bitfield_</w:t>
      </w:r>
      <w:r w:rsidR="00AB7DF5">
        <w:t>pointer_declarator</w:t>
      </w:r>
      <w:r w:rsidRPr="00EC76D5">
        <w:t xml:space="preserve"> {</w:t>
      </w:r>
    </w:p>
    <w:p w14:paraId="21E93B7B" w14:textId="77777777" w:rsidR="00A64F3A" w:rsidRPr="00EC76D5" w:rsidRDefault="00A64F3A" w:rsidP="00A64F3A">
      <w:pPr>
        <w:pStyle w:val="Code"/>
      </w:pPr>
      <w:r w:rsidRPr="00EC76D5">
        <w:t xml:space="preserve">      MiddleCodeGenerator.appendMiddleCodeList($1, $3);</w:t>
      </w:r>
    </w:p>
    <w:p w14:paraId="0B9B906A" w14:textId="77777777" w:rsidR="00A64F3A" w:rsidRPr="00EC76D5" w:rsidRDefault="00A64F3A" w:rsidP="00A64F3A">
      <w:pPr>
        <w:pStyle w:val="Code"/>
      </w:pPr>
      <w:r w:rsidRPr="00EC76D5">
        <w:t xml:space="preserve">      $$ = $1;</w:t>
      </w:r>
    </w:p>
    <w:p w14:paraId="69FFE4DB" w14:textId="77777777" w:rsidR="00A64F3A" w:rsidRPr="00EC76D5" w:rsidRDefault="00A64F3A" w:rsidP="00A64F3A">
      <w:pPr>
        <w:pStyle w:val="Code"/>
      </w:pPr>
      <w:r w:rsidRPr="00EC76D5">
        <w:t xml:space="preserve">    };</w:t>
      </w:r>
    </w:p>
    <w:p w14:paraId="18FBA829" w14:textId="77777777" w:rsidR="00A64F3A" w:rsidRPr="00EC76D5" w:rsidRDefault="00A64F3A" w:rsidP="00A64F3A">
      <w:pPr>
        <w:pStyle w:val="Code"/>
      </w:pPr>
    </w:p>
    <w:p w14:paraId="096EF760" w14:textId="4EAED759" w:rsidR="00A64F3A" w:rsidRPr="00EC76D5" w:rsidRDefault="00F4217C" w:rsidP="00A64F3A">
      <w:pPr>
        <w:pStyle w:val="Code"/>
      </w:pPr>
      <w:r>
        <w:t>initialization</w:t>
      </w:r>
      <w:r w:rsidR="007946C9">
        <w:t>_bitfield_</w:t>
      </w:r>
      <w:r w:rsidR="00AB7DF5">
        <w:t>pointer_declarator</w:t>
      </w:r>
      <w:r w:rsidR="00A64F3A" w:rsidRPr="00EC76D5">
        <w:t>:</w:t>
      </w:r>
    </w:p>
    <w:p w14:paraId="0114E67C" w14:textId="2B35F69A" w:rsidR="00A64F3A" w:rsidRPr="00EC76D5" w:rsidRDefault="00A64F3A" w:rsidP="00A64F3A">
      <w:pPr>
        <w:pStyle w:val="Code"/>
      </w:pPr>
      <w:r w:rsidRPr="00EC76D5">
        <w:t xml:space="preserve">    </w:t>
      </w:r>
      <w:r w:rsidR="00AB7DF5">
        <w:t>pointer_declarator</w:t>
      </w:r>
      <w:r w:rsidRPr="00EC76D5">
        <w:t xml:space="preserve"> {</w:t>
      </w:r>
    </w:p>
    <w:p w14:paraId="19DAD6E6" w14:textId="77777777" w:rsidR="00A64F3A" w:rsidRPr="00EC76D5" w:rsidRDefault="00A64F3A" w:rsidP="00A64F3A">
      <w:pPr>
        <w:pStyle w:val="Code"/>
      </w:pPr>
      <w:r w:rsidRPr="00EC76D5">
        <w:t xml:space="preserve">      GenerateDeclaration.generateDeclarator(Main.SpecifierStack.peek(), $1);</w:t>
      </w:r>
    </w:p>
    <w:p w14:paraId="7B7303B4" w14:textId="77777777" w:rsidR="00A64F3A" w:rsidRPr="00EC76D5" w:rsidRDefault="00A64F3A" w:rsidP="00A64F3A">
      <w:pPr>
        <w:pStyle w:val="Code"/>
      </w:pPr>
      <w:r w:rsidRPr="00EC76D5">
        <w:t xml:space="preserve">      $$ = new LinkedList&lt;&gt;();</w:t>
      </w:r>
    </w:p>
    <w:p w14:paraId="0662070B" w14:textId="77777777" w:rsidR="00A64F3A" w:rsidRPr="00EC76D5" w:rsidRDefault="00A64F3A" w:rsidP="00A64F3A">
      <w:pPr>
        <w:pStyle w:val="Code"/>
      </w:pPr>
      <w:r w:rsidRPr="00EC76D5">
        <w:t xml:space="preserve">    }</w:t>
      </w:r>
    </w:p>
    <w:p w14:paraId="79B4E96A" w14:textId="1B8FCC2C" w:rsidR="00A64F3A" w:rsidRPr="00EC76D5" w:rsidRDefault="00A64F3A" w:rsidP="00A64F3A">
      <w:pPr>
        <w:pStyle w:val="Code"/>
      </w:pPr>
      <w:r w:rsidRPr="00EC76D5">
        <w:t xml:space="preserve">  | </w:t>
      </w:r>
      <w:r w:rsidR="00AB7DF5">
        <w:t>pointer_declarator</w:t>
      </w:r>
      <w:r w:rsidRPr="00EC76D5">
        <w:t xml:space="preserve"> ASSIGN </w:t>
      </w:r>
      <w:r w:rsidR="002F35C1">
        <w:t>initializer</w:t>
      </w:r>
      <w:r w:rsidRPr="00EC76D5">
        <w:t xml:space="preserve"> {</w:t>
      </w:r>
    </w:p>
    <w:p w14:paraId="2C6B7F18" w14:textId="77777777" w:rsidR="00A64F3A" w:rsidRPr="00EC76D5" w:rsidRDefault="00A64F3A" w:rsidP="00A64F3A">
      <w:pPr>
        <w:pStyle w:val="Code"/>
      </w:pPr>
      <w:r w:rsidRPr="00EC76D5">
        <w:t xml:space="preserve">      $$ = new LinkedList&lt;&gt;();</w:t>
      </w:r>
    </w:p>
    <w:p w14:paraId="32F791AA" w14:textId="77777777" w:rsidR="00A64F3A" w:rsidRPr="00EC76D5" w:rsidRDefault="00A64F3A" w:rsidP="00A64F3A">
      <w:pPr>
        <w:pStyle w:val="Code"/>
      </w:pPr>
      <w:r w:rsidRPr="00EC76D5">
        <w:t xml:space="preserve">      GenerateDeclaration.generateAssignmentDeclarator</w:t>
      </w:r>
    </w:p>
    <w:p w14:paraId="5E9BE758" w14:textId="77777777" w:rsidR="00A64F3A" w:rsidRPr="00EC76D5" w:rsidRDefault="00A64F3A" w:rsidP="00A64F3A">
      <w:pPr>
        <w:pStyle w:val="Code"/>
      </w:pPr>
      <w:r w:rsidRPr="00EC76D5">
        <w:t xml:space="preserve">                          ((List) $$, Main.SpecifierStack.peek(), $1, $3);</w:t>
      </w:r>
    </w:p>
    <w:p w14:paraId="1E070AD7" w14:textId="77777777" w:rsidR="00A64F3A" w:rsidRPr="00EC76D5" w:rsidRDefault="00A64F3A" w:rsidP="00A64F3A">
      <w:pPr>
        <w:pStyle w:val="Code"/>
      </w:pPr>
      <w:r w:rsidRPr="00EC76D5">
        <w:lastRenderedPageBreak/>
        <w:t xml:space="preserve">    }</w:t>
      </w:r>
    </w:p>
    <w:p w14:paraId="0F3794DA" w14:textId="0EC01E20" w:rsidR="00A64F3A" w:rsidRPr="00EC76D5" w:rsidRDefault="00A64F3A" w:rsidP="00A64F3A">
      <w:pPr>
        <w:pStyle w:val="Code"/>
      </w:pPr>
      <w:r w:rsidRPr="00EC76D5">
        <w:t xml:space="preserve">  | </w:t>
      </w:r>
      <w:r w:rsidR="00AB7DF5">
        <w:t>pointer_declarator</w:t>
      </w:r>
      <w:r w:rsidRPr="00EC76D5">
        <w:t xml:space="preserve"> COLON constant_expression {</w:t>
      </w:r>
    </w:p>
    <w:p w14:paraId="62563241" w14:textId="77777777" w:rsidR="00A64F3A" w:rsidRPr="00EC76D5" w:rsidRDefault="00A64F3A" w:rsidP="00A64F3A">
      <w:pPr>
        <w:pStyle w:val="Code"/>
      </w:pPr>
      <w:r w:rsidRPr="00EC76D5">
        <w:t xml:space="preserve">      GenerateDeclaration.generateBitfieldDeclarator</w:t>
      </w:r>
    </w:p>
    <w:p w14:paraId="1FD2D742" w14:textId="77777777" w:rsidR="00A64F3A" w:rsidRPr="00EC76D5" w:rsidRDefault="00A64F3A" w:rsidP="00A64F3A">
      <w:pPr>
        <w:pStyle w:val="Code"/>
      </w:pPr>
      <w:r w:rsidRPr="00EC76D5">
        <w:t xml:space="preserve">                          (Main.SpecifierStack.peek(), $1, $3);</w:t>
      </w:r>
    </w:p>
    <w:p w14:paraId="7698CB2D" w14:textId="77777777" w:rsidR="00A64F3A" w:rsidRPr="00EC76D5" w:rsidRDefault="00A64F3A" w:rsidP="00A64F3A">
      <w:pPr>
        <w:pStyle w:val="Code"/>
      </w:pPr>
      <w:r w:rsidRPr="00EC76D5">
        <w:t xml:space="preserve">      $$ = new LinkedList&lt;&gt;();</w:t>
      </w:r>
    </w:p>
    <w:p w14:paraId="5EB77322" w14:textId="77777777" w:rsidR="00A64F3A" w:rsidRPr="00EC76D5" w:rsidRDefault="00A64F3A" w:rsidP="00A64F3A">
      <w:pPr>
        <w:pStyle w:val="Code"/>
      </w:pPr>
      <w:r w:rsidRPr="00EC76D5">
        <w:t xml:space="preserve">    }</w:t>
      </w:r>
    </w:p>
    <w:p w14:paraId="3EC8CDDF" w14:textId="77777777" w:rsidR="00A64F3A" w:rsidRPr="00EC76D5" w:rsidRDefault="00A64F3A" w:rsidP="00A64F3A">
      <w:pPr>
        <w:pStyle w:val="Code"/>
      </w:pPr>
      <w:r w:rsidRPr="00EC76D5">
        <w:t xml:space="preserve">  | COLON constant_expression {</w:t>
      </w:r>
    </w:p>
    <w:p w14:paraId="3CB02087" w14:textId="77777777" w:rsidR="00A64F3A" w:rsidRPr="00EC76D5" w:rsidRDefault="00A64F3A" w:rsidP="00A64F3A">
      <w:pPr>
        <w:pStyle w:val="Code"/>
      </w:pPr>
      <w:r w:rsidRPr="00EC76D5">
        <w:t xml:space="preserve">      GenerateDeclaration.generateBitfieldDeclarator</w:t>
      </w:r>
    </w:p>
    <w:p w14:paraId="56A04B2B" w14:textId="68544904" w:rsidR="00A64F3A" w:rsidRPr="00EC76D5" w:rsidRDefault="00A64F3A" w:rsidP="00A64F3A">
      <w:pPr>
        <w:pStyle w:val="Code"/>
      </w:pPr>
      <w:r w:rsidRPr="00EC76D5">
        <w:t xml:space="preserve">                          (Main.SpecifierStack.peek(), null, $2);</w:t>
      </w:r>
    </w:p>
    <w:p w14:paraId="5E709985" w14:textId="77777777" w:rsidR="00A64F3A" w:rsidRPr="00EC76D5" w:rsidRDefault="00A64F3A" w:rsidP="00A64F3A">
      <w:pPr>
        <w:pStyle w:val="Code"/>
      </w:pPr>
      <w:r w:rsidRPr="00EC76D5">
        <w:t xml:space="preserve">      $$ = new LinkedList&lt;&gt;();</w:t>
      </w:r>
    </w:p>
    <w:p w14:paraId="5619A7B1" w14:textId="20BE688C" w:rsidR="00E40B78" w:rsidRPr="00EC76D5" w:rsidRDefault="00A64F3A" w:rsidP="00A64F3A">
      <w:pPr>
        <w:pStyle w:val="Code"/>
      </w:pPr>
      <w:r w:rsidRPr="00EC76D5">
        <w:t xml:space="preserve">    };</w:t>
      </w:r>
    </w:p>
    <w:p w14:paraId="31431DF3" w14:textId="4D2DD49C" w:rsidR="00E40B78" w:rsidRPr="00EC76D5" w:rsidRDefault="00E40B78" w:rsidP="00E40B78">
      <w:r w:rsidRPr="00EC76D5">
        <w:t xml:space="preserve">The </w:t>
      </w:r>
      <w:r w:rsidRPr="00EC76D5">
        <w:rPr>
          <w:rStyle w:val="CodeInText"/>
        </w:rPr>
        <w:t>generateDeclaration</w:t>
      </w:r>
      <w:r w:rsidRPr="00EC76D5">
        <w:t xml:space="preserve"> method takes the optional </w:t>
      </w:r>
      <w:r w:rsidR="00AB7DF5">
        <w:t>pointer_declarator</w:t>
      </w:r>
      <w:r w:rsidRPr="00EC76D5">
        <w:t xml:space="preserve"> list and for each </w:t>
      </w:r>
      <w:r w:rsidR="00AB7DF5">
        <w:t>pointer_declarator</w:t>
      </w:r>
      <w:r w:rsidRPr="00EC76D5">
        <w:t xml:space="preserve"> calls </w:t>
      </w:r>
      <w:r w:rsidRPr="00EC76D5">
        <w:rPr>
          <w:rStyle w:val="CodeInText"/>
        </w:rPr>
        <w:t>generateAssignmentDeclarator</w:t>
      </w:r>
      <w:r w:rsidRPr="00EC76D5">
        <w:t xml:space="preserve">, </w:t>
      </w:r>
      <w:r w:rsidRPr="00EC76D5">
        <w:rPr>
          <w:rStyle w:val="CodeInText"/>
        </w:rPr>
        <w:t>generateBitfieldDeclarator</w:t>
      </w:r>
      <w:r w:rsidRPr="00EC76D5">
        <w:t xml:space="preserve">, or </w:t>
      </w:r>
      <w:r w:rsidRPr="00EC76D5">
        <w:rPr>
          <w:rStyle w:val="CodeInText"/>
        </w:rPr>
        <w:t>generateDeclarator</w:t>
      </w:r>
      <w:r w:rsidRPr="00EC76D5">
        <w:t xml:space="preserve"> depending on whether the </w:t>
      </w:r>
      <w:r w:rsidR="00AB7DF5">
        <w:t>pointer_declarator</w:t>
      </w:r>
      <w:r w:rsidRPr="00EC76D5">
        <w:t xml:space="preserve"> comes with an assignment, a bitfield, or neither.</w:t>
      </w:r>
    </w:p>
    <w:p w14:paraId="76E0B549" w14:textId="7492A02B" w:rsidR="00E40B78" w:rsidRPr="00EC76D5" w:rsidRDefault="00E40B78" w:rsidP="00E40B78">
      <w:r w:rsidRPr="00EC76D5">
        <w:t xml:space="preserve">If the the </w:t>
      </w:r>
      <w:r w:rsidR="00AB7DF5">
        <w:t>pointer_declarator</w:t>
      </w:r>
      <w:r w:rsidRPr="00EC76D5">
        <w:t xml:space="preserve"> list is null, we check whether the specifiers type is enum or has a tag, if not it is meaningsless and a warning occur.</w:t>
      </w:r>
    </w:p>
    <w:p w14:paraId="2597B2B3" w14:textId="2D78B331" w:rsidR="00E40B78" w:rsidRPr="00EC76D5" w:rsidRDefault="000C6576" w:rsidP="00E40B78">
      <w:pPr>
        <w:pStyle w:val="CodeHeader"/>
      </w:pPr>
      <w:r>
        <w:t>MiddleCodeGenerator.cs</w:t>
      </w:r>
    </w:p>
    <w:p w14:paraId="419A45A2" w14:textId="77777777" w:rsidR="004F2B42" w:rsidRPr="00EC76D5" w:rsidRDefault="004F2B42" w:rsidP="004F2B42">
      <w:pPr>
        <w:pStyle w:val="Code"/>
      </w:pPr>
      <w:r w:rsidRPr="00EC76D5">
        <w:t xml:space="preserve">  public static void generateDeclarator(Specifier specifier,</w:t>
      </w:r>
    </w:p>
    <w:p w14:paraId="566E410D" w14:textId="668C7FEB" w:rsidR="004F2B42" w:rsidRPr="00EC76D5" w:rsidRDefault="004F2B42" w:rsidP="004F2B42">
      <w:pPr>
        <w:pStyle w:val="Code"/>
      </w:pPr>
      <w:r w:rsidRPr="00EC76D5">
        <w:t xml:space="preserve">                                        Declarator </w:t>
      </w:r>
      <w:r w:rsidR="00FC5EB0">
        <w:t>declarator</w:t>
      </w:r>
      <w:r w:rsidRPr="00EC76D5">
        <w:t>) {</w:t>
      </w:r>
    </w:p>
    <w:p w14:paraId="5EC26A76" w14:textId="227E7F4E"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637B096E" w14:textId="4BDA2AB7" w:rsidR="004F2B42" w:rsidRPr="00EC76D5" w:rsidRDefault="004F2B42" w:rsidP="004F2B42">
      <w:pPr>
        <w:pStyle w:val="Code"/>
      </w:pPr>
      <w:r w:rsidRPr="00EC76D5">
        <w:t xml:space="preserve">    boolean external = </w:t>
      </w:r>
      <w:r w:rsidR="008E0A21" w:rsidRPr="00EC76D5">
        <w:t>specTriple</w:t>
      </w:r>
      <w:r w:rsidRPr="00EC76D5">
        <w:t>.getFirst();</w:t>
      </w:r>
    </w:p>
    <w:p w14:paraId="0225B5A1" w14:textId="6BA19E79" w:rsidR="004F2B42" w:rsidRPr="00EC76D5" w:rsidRDefault="004F2B42" w:rsidP="004F2B42">
      <w:pPr>
        <w:pStyle w:val="Code"/>
      </w:pPr>
      <w:r w:rsidRPr="00EC76D5">
        <w:t xml:space="preserve">    Storage storage = </w:t>
      </w:r>
      <w:r w:rsidR="008E0A21" w:rsidRPr="00EC76D5">
        <w:t>specTriple</w:t>
      </w:r>
      <w:r w:rsidRPr="00EC76D5">
        <w:t>.getSecond();</w:t>
      </w:r>
    </w:p>
    <w:p w14:paraId="7BB58DD8" w14:textId="38DF5A17"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7F0F85B0" w14:textId="77777777" w:rsidR="004F2B42" w:rsidRPr="00EC76D5" w:rsidRDefault="004F2B42" w:rsidP="004F2B42">
      <w:pPr>
        <w:pStyle w:val="Code"/>
      </w:pPr>
    </w:p>
    <w:p w14:paraId="1188A933" w14:textId="0C68693D"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42CFD189" w14:textId="3999B7F5" w:rsidR="004F2B42" w:rsidRPr="00EC76D5" w:rsidRDefault="004F2B42" w:rsidP="004F2B42">
      <w:pPr>
        <w:pStyle w:val="Code"/>
      </w:pPr>
      <w:r w:rsidRPr="00EC76D5">
        <w:t xml:space="preserve">    String name = </w:t>
      </w:r>
      <w:r w:rsidR="00FC5EB0">
        <w:t>declarator</w:t>
      </w:r>
      <w:r w:rsidRPr="00EC76D5">
        <w:t>.getName();</w:t>
      </w:r>
    </w:p>
    <w:p w14:paraId="39A63D9A" w14:textId="127D5BA2" w:rsidR="004F2B42" w:rsidRPr="00EC76D5" w:rsidRDefault="004F2B42" w:rsidP="004F2B42">
      <w:pPr>
        <w:pStyle w:val="Code"/>
      </w:pPr>
      <w:r w:rsidRPr="00EC76D5">
        <w:t xml:space="preserve">    Type type = </w:t>
      </w:r>
      <w:r w:rsidR="00FC5EB0">
        <w:t>declarator</w:t>
      </w:r>
      <w:r w:rsidRPr="00EC76D5">
        <w:t>.type();</w:t>
      </w:r>
    </w:p>
    <w:p w14:paraId="399605B4" w14:textId="77777777" w:rsidR="004F2B42" w:rsidRPr="00EC76D5" w:rsidRDefault="004F2B42" w:rsidP="004F2B42">
      <w:pPr>
        <w:pStyle w:val="Code"/>
      </w:pPr>
    </w:p>
    <w:p w14:paraId="4B658C2D" w14:textId="77777777" w:rsidR="004F2B42" w:rsidRPr="00EC76D5" w:rsidRDefault="004F2B42" w:rsidP="004F2B42">
      <w:pPr>
        <w:pStyle w:val="Code"/>
      </w:pPr>
      <w:r w:rsidRPr="00EC76D5">
        <w:t xml:space="preserve">    if (type.isFunction()) {</w:t>
      </w:r>
    </w:p>
    <w:p w14:paraId="11BF869F" w14:textId="77777777" w:rsidR="004F2B42" w:rsidRPr="00EC76D5" w:rsidRDefault="004F2B42" w:rsidP="004F2B42">
      <w:pPr>
        <w:pStyle w:val="Code"/>
      </w:pPr>
      <w:r w:rsidRPr="00EC76D5">
        <w:t xml:space="preserve">      Assert.error((storage == Storage.Static) || (storage == Storage.Extern),</w:t>
      </w:r>
    </w:p>
    <w:p w14:paraId="7B9C474B" w14:textId="77777777" w:rsidR="004F2B42" w:rsidRPr="00EC76D5" w:rsidRDefault="004F2B42" w:rsidP="004F2B42">
      <w:pPr>
        <w:pStyle w:val="Code"/>
      </w:pPr>
      <w:r w:rsidRPr="00EC76D5">
        <w:t xml:space="preserve">                   null, "only static or extern storage allowed for function");</w:t>
      </w:r>
    </w:p>
    <w:p w14:paraId="3567F7AA" w14:textId="77777777" w:rsidR="004F2B42" w:rsidRPr="00EC76D5" w:rsidRDefault="004F2B42" w:rsidP="004F2B42">
      <w:pPr>
        <w:pStyle w:val="Code"/>
      </w:pPr>
      <w:r w:rsidRPr="00EC76D5">
        <w:t xml:space="preserve">      storage = Storage.Extern;</w:t>
      </w:r>
    </w:p>
    <w:p w14:paraId="7095127E" w14:textId="77777777" w:rsidR="004F2B42" w:rsidRPr="00EC76D5" w:rsidRDefault="004F2B42" w:rsidP="004F2B42">
      <w:pPr>
        <w:pStyle w:val="Code"/>
      </w:pPr>
      <w:r w:rsidRPr="00EC76D5">
        <w:t xml:space="preserve">    }</w:t>
      </w:r>
    </w:p>
    <w:p w14:paraId="21F34E88" w14:textId="77777777" w:rsidR="004F2B42" w:rsidRPr="00EC76D5" w:rsidRDefault="004F2B42" w:rsidP="004F2B42">
      <w:pPr>
        <w:pStyle w:val="Code"/>
      </w:pPr>
    </w:p>
    <w:p w14:paraId="0E187A78" w14:textId="77777777" w:rsidR="004F2B42" w:rsidRPr="00EC76D5" w:rsidRDefault="004F2B42" w:rsidP="004F2B42">
      <w:pPr>
        <w:pStyle w:val="Code"/>
      </w:pPr>
      <w:r w:rsidRPr="00EC76D5">
        <w:t xml:space="preserve">    Assert.error(((Main.CurrentTable.getScope() != Scope.Struct) &amp;&amp;</w:t>
      </w:r>
    </w:p>
    <w:p w14:paraId="5C1F16DF" w14:textId="77777777" w:rsidR="004F2B42" w:rsidRPr="00EC76D5" w:rsidRDefault="004F2B42" w:rsidP="004F2B42">
      <w:pPr>
        <w:pStyle w:val="Code"/>
      </w:pPr>
      <w:r w:rsidRPr="00EC76D5">
        <w:t xml:space="preserve">                  (Main.CurrentTable.getScope() != Scope.Union)) ||</w:t>
      </w:r>
    </w:p>
    <w:p w14:paraId="2FBD5B94" w14:textId="77777777" w:rsidR="004F2B42" w:rsidRPr="00EC76D5" w:rsidRDefault="004F2B42" w:rsidP="004F2B42">
      <w:pPr>
        <w:pStyle w:val="Code"/>
      </w:pPr>
      <w:r w:rsidRPr="00EC76D5">
        <w:t xml:space="preserve">                  ((storage == Storage.Auto)||(storage == Storage.Register)),</w:t>
      </w:r>
    </w:p>
    <w:p w14:paraId="0E6F0C31" w14:textId="77777777" w:rsidR="004F2B42" w:rsidRPr="00EC76D5" w:rsidRDefault="004F2B42" w:rsidP="004F2B42">
      <w:pPr>
        <w:pStyle w:val="Code"/>
      </w:pPr>
      <w:r w:rsidRPr="00EC76D5">
        <w:t xml:space="preserve">           null, "only auto or register storage allowed in struct or union");</w:t>
      </w:r>
    </w:p>
    <w:p w14:paraId="55337BF5" w14:textId="77777777" w:rsidR="004F2B42" w:rsidRPr="00EC76D5" w:rsidRDefault="004F2B42" w:rsidP="004F2B42">
      <w:pPr>
        <w:pStyle w:val="Code"/>
      </w:pPr>
    </w:p>
    <w:p w14:paraId="33273CC6" w14:textId="77777777" w:rsidR="004F2B42" w:rsidRPr="00EC76D5" w:rsidRDefault="004F2B42" w:rsidP="004F2B42">
      <w:pPr>
        <w:pStyle w:val="Code"/>
      </w:pPr>
      <w:r w:rsidRPr="00EC76D5">
        <w:t xml:space="preserve">    if (type.isFunction()) {</w:t>
      </w:r>
    </w:p>
    <w:p w14:paraId="03533872" w14:textId="77777777" w:rsidR="004F2B42" w:rsidRPr="00EC76D5" w:rsidRDefault="004F2B42" w:rsidP="004F2B42">
      <w:pPr>
        <w:pStyle w:val="Code"/>
      </w:pPr>
      <w:r w:rsidRPr="00EC76D5">
        <w:t xml:space="preserve">      Symbol oldSymbol = Main.CurrentTable.lookupSymbol(name);</w:t>
      </w:r>
    </w:p>
    <w:p w14:paraId="2AA92FF4" w14:textId="77777777" w:rsidR="004F2B42" w:rsidRPr="00EC76D5" w:rsidRDefault="004F2B42" w:rsidP="004F2B42">
      <w:pPr>
        <w:pStyle w:val="Code"/>
      </w:pPr>
    </w:p>
    <w:p w14:paraId="37A16282" w14:textId="77777777" w:rsidR="004F2B42" w:rsidRPr="00EC76D5" w:rsidRDefault="004F2B42" w:rsidP="004F2B42">
      <w:pPr>
        <w:pStyle w:val="Code"/>
      </w:pPr>
      <w:r w:rsidRPr="00EC76D5">
        <w:t xml:space="preserve">      if (oldSymbol != null) {</w:t>
      </w:r>
    </w:p>
    <w:p w14:paraId="454CEEEA" w14:textId="77777777" w:rsidR="004F2B42" w:rsidRPr="00EC76D5" w:rsidRDefault="004F2B42" w:rsidP="004F2B42">
      <w:pPr>
        <w:pStyle w:val="Code"/>
      </w:pPr>
      <w:r w:rsidRPr="00EC76D5">
        <w:t xml:space="preserve">        Type oldType = oldSymbol.getType();</w:t>
      </w:r>
    </w:p>
    <w:p w14:paraId="3376711B" w14:textId="77777777" w:rsidR="004F2B42" w:rsidRPr="00EC76D5" w:rsidRDefault="004F2B42" w:rsidP="004F2B42">
      <w:pPr>
        <w:pStyle w:val="Code"/>
      </w:pPr>
      <w:r w:rsidRPr="00EC76D5">
        <w:t xml:space="preserve">        Assert.error(oldType.getReturnType().equals(type.getReturnType()),</w:t>
      </w:r>
    </w:p>
    <w:p w14:paraId="61DDFA70" w14:textId="77777777" w:rsidR="004F2B42" w:rsidRPr="00EC76D5" w:rsidRDefault="004F2B42" w:rsidP="004F2B42">
      <w:pPr>
        <w:pStyle w:val="Code"/>
      </w:pPr>
      <w:r w:rsidRPr="00EC76D5">
        <w:t xml:space="preserve">                     name,"different return type in function redeclaration");</w:t>
      </w:r>
    </w:p>
    <w:p w14:paraId="1BDD8E87" w14:textId="77777777" w:rsidR="004F2B42" w:rsidRPr="00EC76D5" w:rsidRDefault="004F2B42" w:rsidP="004F2B42">
      <w:pPr>
        <w:pStyle w:val="Code"/>
      </w:pPr>
    </w:p>
    <w:p w14:paraId="1DB1A3D7" w14:textId="77777777" w:rsidR="004F2B42" w:rsidRPr="00EC76D5" w:rsidRDefault="004F2B42" w:rsidP="004F2B42">
      <w:pPr>
        <w:pStyle w:val="Code"/>
      </w:pPr>
      <w:r w:rsidRPr="00EC76D5">
        <w:t xml:space="preserve">        Assert.error(oldType.isEllipse() == type.isEllipse(), name,</w:t>
      </w:r>
    </w:p>
    <w:p w14:paraId="42E73DEE" w14:textId="77777777" w:rsidR="004F2B42" w:rsidRPr="00EC76D5" w:rsidRDefault="004F2B42" w:rsidP="004F2B42">
      <w:pPr>
        <w:pStyle w:val="Code"/>
      </w:pPr>
      <w:r w:rsidRPr="00EC76D5">
        <w:t xml:space="preserve">                     "mixing ellipse function parameter in redeclaration");</w:t>
      </w:r>
    </w:p>
    <w:p w14:paraId="3C3FB099" w14:textId="77777777" w:rsidR="004F2B42" w:rsidRPr="00EC76D5" w:rsidRDefault="004F2B42" w:rsidP="004F2B42">
      <w:pPr>
        <w:pStyle w:val="Code"/>
      </w:pPr>
    </w:p>
    <w:p w14:paraId="7266AEF4" w14:textId="77777777" w:rsidR="004F2B42" w:rsidRPr="00EC76D5" w:rsidRDefault="004F2B42" w:rsidP="004F2B42">
      <w:pPr>
        <w:pStyle w:val="Code"/>
      </w:pPr>
      <w:r w:rsidRPr="00EC76D5">
        <w:t xml:space="preserve">        List&lt;Type&gt; oldTypeList = oldType.getTypeList(),</w:t>
      </w:r>
    </w:p>
    <w:p w14:paraId="6852AA85" w14:textId="77777777" w:rsidR="004F2B42" w:rsidRPr="00EC76D5" w:rsidRDefault="004F2B42" w:rsidP="004F2B42">
      <w:pPr>
        <w:pStyle w:val="Code"/>
      </w:pPr>
      <w:r w:rsidRPr="00EC76D5">
        <w:t xml:space="preserve">                   newTypeList = type.getTypeList();</w:t>
      </w:r>
    </w:p>
    <w:p w14:paraId="46648F1A" w14:textId="77777777" w:rsidR="004F2B42" w:rsidRPr="00EC76D5" w:rsidRDefault="004F2B42" w:rsidP="004F2B42">
      <w:pPr>
        <w:pStyle w:val="Code"/>
      </w:pPr>
    </w:p>
    <w:p w14:paraId="1AD2A9AC" w14:textId="77777777" w:rsidR="004F2B42" w:rsidRPr="00EC76D5" w:rsidRDefault="004F2B42" w:rsidP="004F2B42">
      <w:pPr>
        <w:pStyle w:val="Code"/>
      </w:pPr>
      <w:r w:rsidRPr="00EC76D5">
        <w:t xml:space="preserve">        Assert.error(((oldTypeList == null) &amp;&amp; (oldTypeList == null)) ||</w:t>
      </w:r>
    </w:p>
    <w:p w14:paraId="1EC3DB11" w14:textId="77777777" w:rsidR="004F2B42" w:rsidRPr="00EC76D5" w:rsidRDefault="004F2B42" w:rsidP="004F2B42">
      <w:pPr>
        <w:pStyle w:val="Code"/>
      </w:pPr>
      <w:r w:rsidRPr="00EC76D5">
        <w:lastRenderedPageBreak/>
        <w:t xml:space="preserve">                     ((oldTypeList != null) &amp;&amp; (oldTypeList != null) &amp;&amp;</w:t>
      </w:r>
    </w:p>
    <w:p w14:paraId="5AB7DBC3" w14:textId="77777777" w:rsidR="004F2B42" w:rsidRPr="00EC76D5" w:rsidRDefault="004F2B42" w:rsidP="004F2B42">
      <w:pPr>
        <w:pStyle w:val="Code"/>
      </w:pPr>
      <w:r w:rsidRPr="00EC76D5">
        <w:t xml:space="preserve">                      oldTypeList.equals(newTypeList)), name,</w:t>
      </w:r>
    </w:p>
    <w:p w14:paraId="5A76B7B5" w14:textId="77777777" w:rsidR="004F2B42" w:rsidRPr="00EC76D5" w:rsidRDefault="004F2B42" w:rsidP="004F2B42">
      <w:pPr>
        <w:pStyle w:val="Code"/>
      </w:pPr>
      <w:r w:rsidRPr="00EC76D5">
        <w:t xml:space="preserve">                     "different parameter lists in function redeclaration");</w:t>
      </w:r>
    </w:p>
    <w:p w14:paraId="17727BDD" w14:textId="77777777" w:rsidR="004F2B42" w:rsidRPr="00EC76D5" w:rsidRDefault="004F2B42" w:rsidP="004F2B42">
      <w:pPr>
        <w:pStyle w:val="Code"/>
      </w:pPr>
      <w:r w:rsidRPr="00EC76D5">
        <w:t xml:space="preserve">      }</w:t>
      </w:r>
    </w:p>
    <w:p w14:paraId="1E069059" w14:textId="77777777" w:rsidR="004F2B42" w:rsidRPr="00EC76D5" w:rsidRDefault="004F2B42" w:rsidP="004F2B42">
      <w:pPr>
        <w:pStyle w:val="Code"/>
      </w:pPr>
      <w:r w:rsidRPr="00EC76D5">
        <w:t xml:space="preserve">    }</w:t>
      </w:r>
    </w:p>
    <w:p w14:paraId="7CDC6F9C" w14:textId="77777777" w:rsidR="004F2B42" w:rsidRPr="00EC76D5" w:rsidRDefault="004F2B42" w:rsidP="004F2B42">
      <w:pPr>
        <w:pStyle w:val="Code"/>
      </w:pPr>
    </w:p>
    <w:p w14:paraId="2FB2A63D" w14:textId="77777777" w:rsidR="004F2B42" w:rsidRPr="00EC76D5" w:rsidRDefault="004F2B42" w:rsidP="004F2B42">
      <w:pPr>
        <w:pStyle w:val="Code"/>
      </w:pPr>
      <w:r w:rsidRPr="00EC76D5">
        <w:t xml:space="preserve">    Symbol symbol =</w:t>
      </w:r>
    </w:p>
    <w:p w14:paraId="73A041A8" w14:textId="77777777" w:rsidR="004F2B42" w:rsidRPr="00EC76D5" w:rsidRDefault="004F2B42" w:rsidP="004F2B42">
      <w:pPr>
        <w:pStyle w:val="Code"/>
      </w:pPr>
      <w:r w:rsidRPr="00EC76D5">
        <w:t xml:space="preserve">      Symbol.createVariableSymbol(name, external, storage, type, null);</w:t>
      </w:r>
    </w:p>
    <w:p w14:paraId="6603BF84" w14:textId="77777777" w:rsidR="004F2B42" w:rsidRPr="00EC76D5" w:rsidRDefault="004F2B42" w:rsidP="004F2B42">
      <w:pPr>
        <w:pStyle w:val="Code"/>
      </w:pPr>
      <w:r w:rsidRPr="00EC76D5">
        <w:t xml:space="preserve">    Main.CurrentTable.addSymbol(symbol);</w:t>
      </w:r>
    </w:p>
    <w:p w14:paraId="74C87D71" w14:textId="38D723F7" w:rsidR="00256DAE" w:rsidRPr="00EC76D5" w:rsidRDefault="004F2B42" w:rsidP="004F2B42">
      <w:pPr>
        <w:pStyle w:val="Code"/>
      </w:pPr>
      <w:r w:rsidRPr="00EC76D5">
        <w:t xml:space="preserve">  }</w:t>
      </w:r>
    </w:p>
    <w:p w14:paraId="34B1DE98" w14:textId="0312659D" w:rsidR="00E40B78" w:rsidRPr="00EC76D5" w:rsidRDefault="00E40B78" w:rsidP="00E40B78">
      <w:r w:rsidRPr="00EC76D5">
        <w:t xml:space="preserve">The </w:t>
      </w:r>
      <w:r w:rsidRPr="00EC76D5">
        <w:rPr>
          <w:rStyle w:val="CodeInText"/>
        </w:rPr>
        <w:t>generateAssignmentDeclarator</w:t>
      </w:r>
      <w:r w:rsidRPr="00EC76D5">
        <w:t xml:space="preserve"> method is called for a </w:t>
      </w:r>
      <w:r w:rsidR="00AB7DF5">
        <w:t>pointer_declarator</w:t>
      </w:r>
      <w:r w:rsidRPr="00EC76D5">
        <w:t xml:space="preserve"> with an assignment. We check that the </w:t>
      </w:r>
      <w:r w:rsidR="00AB7DF5">
        <w:t>pointer_declarator</w:t>
      </w:r>
      <w:r w:rsidRPr="00EC76D5">
        <w:t xml:space="preserve"> is not located inside a struct or union (the scope of the symbol table is struct or union), since it is not allowed to </w:t>
      </w:r>
      <w:r w:rsidR="002F35C1">
        <w:t>initializer</w:t>
      </w:r>
      <w:r w:rsidRPr="00EC76D5">
        <w:t xml:space="preserve">ialize struct or union members. We also check that the </w:t>
      </w:r>
      <w:r w:rsidR="00AB7DF5">
        <w:t>pointer_declarator</w:t>
      </w:r>
      <w:r w:rsidRPr="00EC76D5">
        <w:t xml:space="preserve"> is not a function, since functions cannot be </w:t>
      </w:r>
      <w:r w:rsidR="00266D64">
        <w:t>initialized</w:t>
      </w:r>
      <w:r w:rsidRPr="00EC76D5">
        <w:t xml:space="preserve">. If the </w:t>
      </w:r>
      <w:r w:rsidR="00AB7DF5">
        <w:t>pointer_declarator</w:t>
      </w:r>
      <w:r w:rsidRPr="00EC76D5">
        <w:t xml:space="preserve"> is defined in the global scope and does not have the static storage it has external linkage and is visible from other source files, the linker will make it visible in a later phase.</w:t>
      </w:r>
    </w:p>
    <w:p w14:paraId="26B52F4F" w14:textId="0C95054B" w:rsidR="00E40B78" w:rsidRPr="00EC76D5" w:rsidRDefault="00E40B78" w:rsidP="00E40B78">
      <w:r w:rsidRPr="00EC76D5">
        <w:t xml:space="preserve">An extern or typedef </w:t>
      </w:r>
      <w:r w:rsidR="00AB7DF5">
        <w:t>pointer_declarator</w:t>
      </w:r>
      <w:r w:rsidRPr="00EC76D5">
        <w:t xml:space="preserve"> cannot be </w:t>
      </w:r>
      <w:r w:rsidR="00266D64">
        <w:t>initialized</w:t>
      </w:r>
      <w:r w:rsidRPr="00EC76D5">
        <w:t xml:space="preserve">. However, if it is auto or register, we call </w:t>
      </w:r>
      <w:r w:rsidRPr="00EC76D5">
        <w:rPr>
          <w:rStyle w:val="CodeInText"/>
        </w:rPr>
        <w:t>Generate</w:t>
      </w:r>
      <w:r w:rsidR="002F35C1">
        <w:rPr>
          <w:rStyle w:val="CodeInText"/>
        </w:rPr>
        <w:t>Initializer</w:t>
      </w:r>
      <w:r w:rsidRPr="00EC76D5">
        <w:rPr>
          <w:rStyle w:val="CodeInText"/>
        </w:rPr>
        <w:t>.generateStack</w:t>
      </w:r>
      <w:r w:rsidRPr="00EC76D5">
        <w:t xml:space="preserve"> that generates a suitable series of assignment instructions. If it static, we instead call </w:t>
      </w:r>
      <w:r w:rsidRPr="00EC76D5">
        <w:rPr>
          <w:rStyle w:val="CodeInText"/>
        </w:rPr>
        <w:t>ValueConversion.storeStaticSymbol</w:t>
      </w:r>
      <w:r w:rsidRPr="00EC76D5">
        <w:t xml:space="preserve"> that will store the </w:t>
      </w:r>
      <w:r w:rsidR="00266D64">
        <w:t>initialized</w:t>
      </w:r>
      <w:r w:rsidRPr="00EC76D5">
        <w:t xml:space="preserve"> value (that is always constant) in a block of bytes, that will be paced in the final execution file by the linker.</w:t>
      </w:r>
    </w:p>
    <w:p w14:paraId="4F465CB1" w14:textId="77777777" w:rsidR="004F2B42" w:rsidRPr="00EC76D5" w:rsidRDefault="004F2B42" w:rsidP="004F2B42">
      <w:pPr>
        <w:pStyle w:val="Code"/>
      </w:pPr>
      <w:r w:rsidRPr="00EC76D5">
        <w:t xml:space="preserve">  public static void generateAssignmentDeclarator</w:t>
      </w:r>
    </w:p>
    <w:p w14:paraId="595EBFC7" w14:textId="77777777" w:rsidR="004F2B42" w:rsidRPr="00EC76D5" w:rsidRDefault="004F2B42" w:rsidP="004F2B42">
      <w:pPr>
        <w:pStyle w:val="Code"/>
      </w:pPr>
      <w:r w:rsidRPr="00EC76D5">
        <w:t xml:space="preserve">                     (List&lt;MiddleCode&gt; middleCodeList, Specifier specifier,</w:t>
      </w:r>
    </w:p>
    <w:p w14:paraId="22F00817" w14:textId="5C40C5B5" w:rsidR="004F2B42" w:rsidRPr="00EC76D5" w:rsidRDefault="004F2B42" w:rsidP="004F2B42">
      <w:pPr>
        <w:pStyle w:val="Code"/>
      </w:pPr>
      <w:r w:rsidRPr="00EC76D5">
        <w:t xml:space="preserve">                      Declarator </w:t>
      </w:r>
      <w:r w:rsidR="00FC5EB0">
        <w:t>declarator</w:t>
      </w:r>
      <w:r w:rsidRPr="00EC76D5">
        <w:t xml:space="preserve">, Object </w:t>
      </w:r>
      <w:r w:rsidR="002F35C1">
        <w:t>initializer</w:t>
      </w:r>
      <w:r w:rsidRPr="00EC76D5">
        <w:t>) {</w:t>
      </w:r>
    </w:p>
    <w:p w14:paraId="6D73292D" w14:textId="7FF88A0C"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75FFA6D8" w14:textId="10B9B183" w:rsidR="004F2B42" w:rsidRPr="00EC76D5" w:rsidRDefault="004F2B42" w:rsidP="004F2B42">
      <w:pPr>
        <w:pStyle w:val="Code"/>
      </w:pPr>
      <w:r w:rsidRPr="00EC76D5">
        <w:t xml:space="preserve">    boolean external = </w:t>
      </w:r>
      <w:r w:rsidR="008E0A21" w:rsidRPr="00EC76D5">
        <w:t>specTriple</w:t>
      </w:r>
      <w:r w:rsidRPr="00EC76D5">
        <w:t>.getFirst();</w:t>
      </w:r>
    </w:p>
    <w:p w14:paraId="6BB0A447" w14:textId="0C8EA4B6" w:rsidR="004F2B42" w:rsidRPr="00EC76D5" w:rsidRDefault="004F2B42" w:rsidP="004F2B42">
      <w:pPr>
        <w:pStyle w:val="Code"/>
      </w:pPr>
      <w:r w:rsidRPr="00EC76D5">
        <w:t xml:space="preserve">    Storage storage = </w:t>
      </w:r>
      <w:r w:rsidR="008E0A21" w:rsidRPr="00EC76D5">
        <w:t>specTriple</w:t>
      </w:r>
      <w:r w:rsidRPr="00EC76D5">
        <w:t>.getSecond();</w:t>
      </w:r>
    </w:p>
    <w:p w14:paraId="729B22B6" w14:textId="5B134429"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448FA81D" w14:textId="77777777" w:rsidR="004F2B42" w:rsidRPr="00EC76D5" w:rsidRDefault="004F2B42" w:rsidP="004F2B42">
      <w:pPr>
        <w:pStyle w:val="Code"/>
      </w:pPr>
    </w:p>
    <w:p w14:paraId="56312E16" w14:textId="3C67CD54"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37C1DBC2" w14:textId="12B77095" w:rsidR="004F2B42" w:rsidRPr="00EC76D5" w:rsidRDefault="004F2B42" w:rsidP="004F2B42">
      <w:pPr>
        <w:pStyle w:val="Code"/>
      </w:pPr>
      <w:r w:rsidRPr="00EC76D5">
        <w:t xml:space="preserve">    String name = </w:t>
      </w:r>
      <w:r w:rsidR="00FC5EB0">
        <w:t>declarator</w:t>
      </w:r>
      <w:r w:rsidRPr="00EC76D5">
        <w:t>.getName();</w:t>
      </w:r>
    </w:p>
    <w:p w14:paraId="23186C2F" w14:textId="5800999A" w:rsidR="004F2B42" w:rsidRPr="00EC76D5" w:rsidRDefault="004F2B42" w:rsidP="004F2B42">
      <w:pPr>
        <w:pStyle w:val="Code"/>
      </w:pPr>
      <w:r w:rsidRPr="00EC76D5">
        <w:t xml:space="preserve">    Type type = </w:t>
      </w:r>
      <w:r w:rsidR="00FC5EB0">
        <w:t>declarator</w:t>
      </w:r>
      <w:r w:rsidRPr="00EC76D5">
        <w:t>.type();</w:t>
      </w:r>
    </w:p>
    <w:p w14:paraId="7AFAFE38" w14:textId="77777777" w:rsidR="004F2B42" w:rsidRPr="00EC76D5" w:rsidRDefault="004F2B42" w:rsidP="004F2B42">
      <w:pPr>
        <w:pStyle w:val="Code"/>
      </w:pPr>
      <w:r w:rsidRPr="00EC76D5">
        <w:t xml:space="preserve">    </w:t>
      </w:r>
    </w:p>
    <w:p w14:paraId="09F79E90" w14:textId="21776485" w:rsidR="004F2B42" w:rsidRPr="00EC76D5" w:rsidRDefault="004F2B42" w:rsidP="004F2B42">
      <w:pPr>
        <w:pStyle w:val="Code"/>
      </w:pPr>
      <w:r w:rsidRPr="00EC76D5">
        <w:t xml:space="preserve">    Assert.error(!type.isFunction(), null, "function cannot be </w:t>
      </w:r>
      <w:r w:rsidR="00266D64">
        <w:t>initialized</w:t>
      </w:r>
      <w:r w:rsidRPr="00EC76D5">
        <w:t>");</w:t>
      </w:r>
    </w:p>
    <w:p w14:paraId="7B8AA34C" w14:textId="77777777" w:rsidR="004F2B42" w:rsidRPr="00EC76D5" w:rsidRDefault="004F2B42" w:rsidP="004F2B42">
      <w:pPr>
        <w:pStyle w:val="Code"/>
      </w:pPr>
      <w:r w:rsidRPr="00EC76D5">
        <w:t xml:space="preserve">    Assert.error(storage != Storage.Typedef, name,</w:t>
      </w:r>
    </w:p>
    <w:p w14:paraId="10A7822A" w14:textId="569CB17C" w:rsidR="004F2B42" w:rsidRPr="00EC76D5" w:rsidRDefault="004F2B42" w:rsidP="004F2B42">
      <w:pPr>
        <w:pStyle w:val="Code"/>
      </w:pPr>
      <w:r w:rsidRPr="00EC76D5">
        <w:t xml:space="preserve">                 "typedef cannot be </w:t>
      </w:r>
      <w:r w:rsidR="00266D64">
        <w:t>initialized</w:t>
      </w:r>
      <w:r w:rsidRPr="00EC76D5">
        <w:t>");</w:t>
      </w:r>
    </w:p>
    <w:p w14:paraId="053939F0" w14:textId="77777777" w:rsidR="004F2B42" w:rsidRPr="00EC76D5" w:rsidRDefault="004F2B42" w:rsidP="004F2B42">
      <w:pPr>
        <w:pStyle w:val="Code"/>
      </w:pPr>
      <w:r w:rsidRPr="00EC76D5">
        <w:t xml:space="preserve">    Assert.error(storage != Storage.Extern, name,</w:t>
      </w:r>
    </w:p>
    <w:p w14:paraId="7F7053E5" w14:textId="6011B495" w:rsidR="004F2B42" w:rsidRPr="00EC76D5" w:rsidRDefault="004F2B42" w:rsidP="004F2B42">
      <w:pPr>
        <w:pStyle w:val="Code"/>
      </w:pPr>
      <w:r w:rsidRPr="00EC76D5">
        <w:t xml:space="preserve">                 "extern cannot be </w:t>
      </w:r>
      <w:r w:rsidR="00266D64">
        <w:t>initialized</w:t>
      </w:r>
      <w:r w:rsidRPr="00EC76D5">
        <w:t>");</w:t>
      </w:r>
    </w:p>
    <w:p w14:paraId="53C5FDA0" w14:textId="77777777" w:rsidR="00875A9E" w:rsidRPr="00EC76D5" w:rsidRDefault="00875A9E" w:rsidP="00875A9E">
      <w:pPr>
        <w:pStyle w:val="Code"/>
      </w:pPr>
      <w:r w:rsidRPr="00EC76D5">
        <w:t xml:space="preserve">    Assert.error((Main.CurrentTable.getScope() != Scope.Struct) &amp;&amp;</w:t>
      </w:r>
    </w:p>
    <w:p w14:paraId="6D9FBD7C" w14:textId="77777777" w:rsidR="00875A9E" w:rsidRPr="00EC76D5" w:rsidRDefault="00875A9E" w:rsidP="00875A9E">
      <w:pPr>
        <w:pStyle w:val="Code"/>
      </w:pPr>
      <w:r w:rsidRPr="00EC76D5">
        <w:t xml:space="preserve">                 (Main.CurrentTable.getScope() != Scope.Union),</w:t>
      </w:r>
    </w:p>
    <w:p w14:paraId="2AC6A548" w14:textId="7CD058FC" w:rsidR="004F2B42" w:rsidRPr="00EC76D5" w:rsidRDefault="00875A9E" w:rsidP="00875A9E">
      <w:pPr>
        <w:pStyle w:val="Code"/>
      </w:pPr>
      <w:r w:rsidRPr="00EC76D5">
        <w:t xml:space="preserve">                 name, "struct or union field cannot be </w:t>
      </w:r>
      <w:r w:rsidR="00266D64">
        <w:t>initialized</w:t>
      </w:r>
      <w:r w:rsidRPr="00EC76D5">
        <w:t>");</w:t>
      </w:r>
    </w:p>
    <w:p w14:paraId="309AF5B7" w14:textId="77777777" w:rsidR="00875A9E" w:rsidRPr="00EC76D5" w:rsidRDefault="00875A9E" w:rsidP="00875A9E">
      <w:pPr>
        <w:pStyle w:val="Code"/>
      </w:pPr>
    </w:p>
    <w:p w14:paraId="21BF7F1E" w14:textId="77777777" w:rsidR="004F2B42" w:rsidRPr="00EC76D5" w:rsidRDefault="004F2B42" w:rsidP="004F2B42">
      <w:pPr>
        <w:pStyle w:val="Code"/>
      </w:pPr>
      <w:r w:rsidRPr="00EC76D5">
        <w:t xml:space="preserve">    switch (storage) {</w:t>
      </w:r>
    </w:p>
    <w:p w14:paraId="4A7C7212" w14:textId="77777777" w:rsidR="004F2B42" w:rsidRPr="00EC76D5" w:rsidRDefault="004F2B42" w:rsidP="004F2B42">
      <w:pPr>
        <w:pStyle w:val="Code"/>
      </w:pPr>
      <w:r w:rsidRPr="00EC76D5">
        <w:t xml:space="preserve">      case Auto:</w:t>
      </w:r>
    </w:p>
    <w:p w14:paraId="23310404" w14:textId="77777777" w:rsidR="004F2B42" w:rsidRPr="00EC76D5" w:rsidRDefault="004F2B42" w:rsidP="004F2B42">
      <w:pPr>
        <w:pStyle w:val="Code"/>
      </w:pPr>
      <w:r w:rsidRPr="00EC76D5">
        <w:t xml:space="preserve">      case Register: {</w:t>
      </w:r>
    </w:p>
    <w:p w14:paraId="2A73E160" w14:textId="77777777" w:rsidR="004F2B42" w:rsidRPr="00EC76D5" w:rsidRDefault="004F2B42" w:rsidP="004F2B42">
      <w:pPr>
        <w:pStyle w:val="Code"/>
      </w:pPr>
      <w:r w:rsidRPr="00EC76D5">
        <w:t xml:space="preserve">          Assert.error(Main.CurrentTable.getScope() != Scope.Global, name,</w:t>
      </w:r>
    </w:p>
    <w:p w14:paraId="3A99E423" w14:textId="77777777" w:rsidR="004F2B42" w:rsidRPr="00EC76D5" w:rsidRDefault="004F2B42" w:rsidP="004F2B42">
      <w:pPr>
        <w:pStyle w:val="Code"/>
      </w:pPr>
      <w:r w:rsidRPr="00EC76D5">
        <w:t xml:space="preserve">                       "auto or register storage in global scope");</w:t>
      </w:r>
    </w:p>
    <w:p w14:paraId="3CD1D866" w14:textId="77777777" w:rsidR="004F2B42" w:rsidRPr="00EC76D5" w:rsidRDefault="004F2B42" w:rsidP="004F2B42">
      <w:pPr>
        <w:pStyle w:val="Code"/>
      </w:pPr>
      <w:r w:rsidRPr="00EC76D5">
        <w:t xml:space="preserve">          </w:t>
      </w:r>
    </w:p>
    <w:p w14:paraId="5967980C" w14:textId="1D92E939"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 xml:space="preserve">Auto.match(type, </w:t>
      </w:r>
      <w:r w:rsidR="002F35C1">
        <w:t>initializer</w:t>
      </w:r>
      <w:r w:rsidRPr="00EC76D5">
        <w:t>);</w:t>
      </w:r>
    </w:p>
    <w:p w14:paraId="7640D9C6" w14:textId="2279646A"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Auto.generateAutoValueList(</w:t>
      </w:r>
      <w:r w:rsidR="002F35C1">
        <w:t>initializer</w:t>
      </w:r>
      <w:r w:rsidRPr="00EC76D5">
        <w:t>);</w:t>
      </w:r>
    </w:p>
    <w:p w14:paraId="30EF83D5" w14:textId="77777777" w:rsidR="004F2B42" w:rsidRPr="00EC76D5" w:rsidRDefault="004F2B42" w:rsidP="004F2B42">
      <w:pPr>
        <w:pStyle w:val="Code"/>
      </w:pPr>
      <w:r w:rsidRPr="00EC76D5">
        <w:t xml:space="preserve">          Symbol symbol =</w:t>
      </w:r>
    </w:p>
    <w:p w14:paraId="6FA14271" w14:textId="77777777" w:rsidR="004F2B42" w:rsidRPr="00EC76D5" w:rsidRDefault="004F2B42" w:rsidP="004F2B42">
      <w:pPr>
        <w:pStyle w:val="Code"/>
      </w:pPr>
      <w:r w:rsidRPr="00EC76D5">
        <w:t xml:space="preserve">            Symbol.createVariableSymbol(name, false, storage, type, null);</w:t>
      </w:r>
    </w:p>
    <w:p w14:paraId="187ECE82" w14:textId="77777777" w:rsidR="004F2B42" w:rsidRPr="00EC76D5" w:rsidRDefault="004F2B42" w:rsidP="004F2B42">
      <w:pPr>
        <w:pStyle w:val="Code"/>
      </w:pPr>
      <w:r w:rsidRPr="00EC76D5">
        <w:t xml:space="preserve">          </w:t>
      </w:r>
    </w:p>
    <w:p w14:paraId="53C5029A" w14:textId="54B93263" w:rsidR="004F2B42" w:rsidRPr="00EC76D5" w:rsidRDefault="004F2B42" w:rsidP="004F2B42">
      <w:pPr>
        <w:pStyle w:val="Code"/>
      </w:pPr>
      <w:r w:rsidRPr="00EC76D5">
        <w:lastRenderedPageBreak/>
        <w:t xml:space="preserve">          if (</w:t>
      </w:r>
      <w:r w:rsidR="002F35C1">
        <w:t>initializer</w:t>
      </w:r>
      <w:r w:rsidRPr="00EC76D5">
        <w:t xml:space="preserve"> instanceof SyntaxTree) {</w:t>
      </w:r>
    </w:p>
    <w:p w14:paraId="4801C2AF" w14:textId="77777777" w:rsidR="004F2B42" w:rsidRPr="00EC76D5" w:rsidRDefault="004F2B42" w:rsidP="004F2B42">
      <w:pPr>
        <w:pStyle w:val="Code"/>
      </w:pPr>
      <w:r w:rsidRPr="00EC76D5">
        <w:t xml:space="preserve">            SyntaxTree symbolTree =</w:t>
      </w:r>
    </w:p>
    <w:p w14:paraId="06968D44" w14:textId="77777777" w:rsidR="004F2B42" w:rsidRPr="00EC76D5" w:rsidRDefault="004F2B42" w:rsidP="004F2B42">
      <w:pPr>
        <w:pStyle w:val="Code"/>
      </w:pPr>
      <w:r w:rsidRPr="00EC76D5">
        <w:t xml:space="preserve">              new SyntaxTree(MiddleOperator.Variable, symbol);</w:t>
      </w:r>
    </w:p>
    <w:p w14:paraId="58B62D70" w14:textId="77777777" w:rsidR="004F2B42" w:rsidRPr="00EC76D5" w:rsidRDefault="004F2B42" w:rsidP="004F2B42">
      <w:pPr>
        <w:pStyle w:val="Code"/>
      </w:pPr>
      <w:r w:rsidRPr="00EC76D5">
        <w:t xml:space="preserve">            SyntaxTree assignTree =</w:t>
      </w:r>
    </w:p>
    <w:p w14:paraId="5FFA0351" w14:textId="77777777" w:rsidR="004F2B42" w:rsidRPr="00EC76D5" w:rsidRDefault="004F2B42" w:rsidP="004F2B42">
      <w:pPr>
        <w:pStyle w:val="Code"/>
      </w:pPr>
      <w:r w:rsidRPr="00EC76D5">
        <w:t xml:space="preserve">              SyntaxTreeGenerator.generateBinaryTree(MiddleOperator.Assign,</w:t>
      </w:r>
    </w:p>
    <w:p w14:paraId="155E2E45" w14:textId="210D1CE7" w:rsidR="004F2B42" w:rsidRPr="00EC76D5" w:rsidRDefault="004F2B42" w:rsidP="004F2B42">
      <w:pPr>
        <w:pStyle w:val="Code"/>
      </w:pPr>
      <w:r w:rsidRPr="00EC76D5">
        <w:t xml:space="preserve">   </w:t>
      </w:r>
      <w:r w:rsidR="00C143BB" w:rsidRPr="00EC76D5">
        <w:t xml:space="preserve"> </w:t>
      </w:r>
      <w:r w:rsidRPr="00EC76D5">
        <w:t xml:space="preserve">                                      type, symbolTree, (SyntaxTree)</w:t>
      </w:r>
      <w:r w:rsidR="002F35C1">
        <w:t>initializer</w:t>
      </w:r>
      <w:r w:rsidRPr="00EC76D5">
        <w:t>);</w:t>
      </w:r>
    </w:p>
    <w:p w14:paraId="5921B97F" w14:textId="77777777" w:rsidR="004F2B42" w:rsidRPr="00EC76D5" w:rsidRDefault="004F2B42" w:rsidP="004F2B42">
      <w:pPr>
        <w:pStyle w:val="Code"/>
      </w:pPr>
      <w:r w:rsidRPr="00EC76D5">
        <w:t xml:space="preserve">            MiddleCodeGenerator generateCode =</w:t>
      </w:r>
    </w:p>
    <w:p w14:paraId="7DD63252" w14:textId="77777777" w:rsidR="004F2B42" w:rsidRPr="00EC76D5" w:rsidRDefault="004F2B42" w:rsidP="004F2B42">
      <w:pPr>
        <w:pStyle w:val="Code"/>
      </w:pPr>
      <w:r w:rsidRPr="00EC76D5">
        <w:t xml:space="preserve">              new MiddleCodeGenerator(middleCodeList);</w:t>
      </w:r>
    </w:p>
    <w:p w14:paraId="1D55774A" w14:textId="77777777" w:rsidR="004F2B42" w:rsidRPr="00EC76D5" w:rsidRDefault="004F2B42" w:rsidP="004F2B42">
      <w:pPr>
        <w:pStyle w:val="Code"/>
      </w:pPr>
      <w:r w:rsidRPr="00EC76D5">
        <w:t xml:space="preserve">            generateCode.generateExpression(assignTree);</w:t>
      </w:r>
    </w:p>
    <w:p w14:paraId="72CE2354" w14:textId="77777777" w:rsidR="004F2B42" w:rsidRPr="00EC76D5" w:rsidRDefault="004F2B42" w:rsidP="004F2B42">
      <w:pPr>
        <w:pStyle w:val="Code"/>
      </w:pPr>
      <w:r w:rsidRPr="00EC76D5">
        <w:t xml:space="preserve">          }</w:t>
      </w:r>
    </w:p>
    <w:p w14:paraId="692E385C" w14:textId="77777777" w:rsidR="004F2B42" w:rsidRPr="00EC76D5" w:rsidRDefault="004F2B42" w:rsidP="004F2B42">
      <w:pPr>
        <w:pStyle w:val="Code"/>
      </w:pPr>
      <w:r w:rsidRPr="00EC76D5">
        <w:t xml:space="preserve">          else {</w:t>
      </w:r>
    </w:p>
    <w:p w14:paraId="2D352286" w14:textId="02B30DBC" w:rsidR="004F2B42" w:rsidRPr="00EC76D5" w:rsidRDefault="004F2B42" w:rsidP="004F2B42">
      <w:pPr>
        <w:pStyle w:val="Code"/>
      </w:pPr>
      <w:r w:rsidRPr="00EC76D5">
        <w:t xml:space="preserve">            Generate</w:t>
      </w:r>
      <w:r w:rsidR="002F35C1">
        <w:t>Initializer</w:t>
      </w:r>
      <w:r w:rsidRPr="00EC76D5">
        <w:t>Auto.generateAuto(symbol, middleCodeList, type,</w:t>
      </w:r>
    </w:p>
    <w:p w14:paraId="6A7A473E" w14:textId="07C4CC4C" w:rsidR="004F2B42" w:rsidRPr="00EC76D5" w:rsidRDefault="004F2B42" w:rsidP="004F2B42">
      <w:pPr>
        <w:pStyle w:val="Code"/>
      </w:pPr>
      <w:r w:rsidRPr="00EC76D5">
        <w:t xml:space="preserve">          </w:t>
      </w:r>
      <w:r w:rsidR="00C143BB" w:rsidRPr="00EC76D5">
        <w:t xml:space="preserve">                          </w:t>
      </w:r>
      <w:r w:rsidR="002F35C1">
        <w:t>initializer</w:t>
      </w:r>
      <w:r w:rsidR="00C143BB" w:rsidRPr="00EC76D5">
        <w:t>,</w:t>
      </w:r>
      <w:r w:rsidRPr="00EC76D5">
        <w:t>name,</w:t>
      </w:r>
      <w:r w:rsidR="00C143BB" w:rsidRPr="00EC76D5">
        <w:t xml:space="preserve"> </w:t>
      </w:r>
      <w:r w:rsidRPr="00EC76D5">
        <w:t>Main.CurrentTable.getOffset());</w:t>
      </w:r>
    </w:p>
    <w:p w14:paraId="700C0A2F" w14:textId="77777777" w:rsidR="004F2B42" w:rsidRPr="00EC76D5" w:rsidRDefault="004F2B42" w:rsidP="004F2B42">
      <w:pPr>
        <w:pStyle w:val="Code"/>
      </w:pPr>
      <w:r w:rsidRPr="00EC76D5">
        <w:t xml:space="preserve">          }</w:t>
      </w:r>
    </w:p>
    <w:p w14:paraId="18EFA629" w14:textId="77777777" w:rsidR="004F2B42" w:rsidRPr="00EC76D5" w:rsidRDefault="004F2B42" w:rsidP="004F2B42">
      <w:pPr>
        <w:pStyle w:val="Code"/>
      </w:pPr>
    </w:p>
    <w:p w14:paraId="3CC63AC0" w14:textId="77777777" w:rsidR="004F2B42" w:rsidRPr="00EC76D5" w:rsidRDefault="004F2B42" w:rsidP="004F2B42">
      <w:pPr>
        <w:pStyle w:val="Code"/>
      </w:pPr>
      <w:r w:rsidRPr="00EC76D5">
        <w:t xml:space="preserve">          Main.CurrentTable.addSymbol(symbol);</w:t>
      </w:r>
    </w:p>
    <w:p w14:paraId="1BC8B902" w14:textId="77777777" w:rsidR="004F2B42" w:rsidRPr="00EC76D5" w:rsidRDefault="004F2B42" w:rsidP="004F2B42">
      <w:pPr>
        <w:pStyle w:val="Code"/>
      </w:pPr>
      <w:r w:rsidRPr="00EC76D5">
        <w:t xml:space="preserve">        }</w:t>
      </w:r>
    </w:p>
    <w:p w14:paraId="7E6E52B8" w14:textId="77777777" w:rsidR="004F2B42" w:rsidRPr="00EC76D5" w:rsidRDefault="004F2B42" w:rsidP="004F2B42">
      <w:pPr>
        <w:pStyle w:val="Code"/>
      </w:pPr>
      <w:r w:rsidRPr="00EC76D5">
        <w:t xml:space="preserve">        break;</w:t>
      </w:r>
    </w:p>
    <w:p w14:paraId="69686A9B" w14:textId="77777777" w:rsidR="004F2B42" w:rsidRPr="00EC76D5" w:rsidRDefault="004F2B42" w:rsidP="004F2B42">
      <w:pPr>
        <w:pStyle w:val="Code"/>
      </w:pPr>
    </w:p>
    <w:p w14:paraId="65CEAF9F" w14:textId="77777777" w:rsidR="004F2B42" w:rsidRPr="00EC76D5" w:rsidRDefault="004F2B42" w:rsidP="004F2B42">
      <w:pPr>
        <w:pStyle w:val="Code"/>
      </w:pPr>
      <w:r w:rsidRPr="00EC76D5">
        <w:t xml:space="preserve">      case Static: {</w:t>
      </w:r>
    </w:p>
    <w:p w14:paraId="45345581" w14:textId="0C7F7348"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Static.generateValueExpression(</w:t>
      </w:r>
      <w:r w:rsidR="002F35C1">
        <w:t>initializer</w:t>
      </w:r>
      <w:r w:rsidRPr="00EC76D5">
        <w:t>);</w:t>
      </w:r>
    </w:p>
    <w:p w14:paraId="03C1218A" w14:textId="2237036B"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 xml:space="preserve">Static.staticConvert(type, </w:t>
      </w:r>
      <w:r w:rsidR="002F35C1">
        <w:t>initializer</w:t>
      </w:r>
      <w:r w:rsidRPr="00EC76D5">
        <w:t>);</w:t>
      </w:r>
    </w:p>
    <w:p w14:paraId="23305F49" w14:textId="6FDDAEDF"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Static.generateAddressExpression(</w:t>
      </w:r>
      <w:r w:rsidR="002F35C1">
        <w:t>initializer</w:t>
      </w:r>
      <w:r w:rsidRPr="00EC76D5">
        <w:t>);</w:t>
      </w:r>
    </w:p>
    <w:p w14:paraId="11C4372F" w14:textId="77777777" w:rsidR="004F2B42" w:rsidRPr="00EC76D5" w:rsidRDefault="004F2B42" w:rsidP="004F2B42">
      <w:pPr>
        <w:pStyle w:val="Code"/>
      </w:pPr>
      <w:r w:rsidRPr="00EC76D5">
        <w:t xml:space="preserve">          </w:t>
      </w:r>
    </w:p>
    <w:p w14:paraId="2F85BA60" w14:textId="3659580C" w:rsidR="004F2B42" w:rsidRPr="00EC76D5" w:rsidRDefault="004F2B42" w:rsidP="004F2B42">
      <w:pPr>
        <w:pStyle w:val="Code"/>
      </w:pPr>
      <w:r w:rsidRPr="00EC76D5">
        <w:t xml:space="preserve">          if ((</w:t>
      </w:r>
      <w:r w:rsidR="002F35C1">
        <w:t>initializer</w:t>
      </w:r>
      <w:r w:rsidRPr="00EC76D5">
        <w:t xml:space="preserve"> instanceof SyntaxTree) &amp;&amp;</w:t>
      </w:r>
    </w:p>
    <w:p w14:paraId="384BC679" w14:textId="654B8628" w:rsidR="004F2B42" w:rsidRPr="00EC76D5" w:rsidRDefault="004F2B42" w:rsidP="004F2B42">
      <w:pPr>
        <w:pStyle w:val="Code"/>
      </w:pPr>
      <w:r w:rsidRPr="00EC76D5">
        <w:t xml:space="preserve">              (((SyntaxTree) </w:t>
      </w:r>
      <w:r w:rsidR="002F35C1">
        <w:t>initializer</w:t>
      </w:r>
      <w:r w:rsidRPr="00EC76D5">
        <w:t>).getOperator() == MiddleOperator.Variable)){</w:t>
      </w:r>
    </w:p>
    <w:p w14:paraId="4E09E261" w14:textId="02BC0AFD" w:rsidR="004F2B42" w:rsidRPr="00EC76D5" w:rsidRDefault="004F2B42" w:rsidP="004F2B42">
      <w:pPr>
        <w:pStyle w:val="Code"/>
      </w:pPr>
      <w:r w:rsidRPr="00EC76D5">
        <w:t xml:space="preserve">            Main.GlobalSet.add(((SyntaxTree) </w:t>
      </w:r>
      <w:r w:rsidR="002F35C1">
        <w:t>initializer</w:t>
      </w:r>
      <w:r w:rsidRPr="00EC76D5">
        <w:t>).getSymbol());</w:t>
      </w:r>
    </w:p>
    <w:p w14:paraId="6C3E7595" w14:textId="77777777" w:rsidR="004F2B42" w:rsidRPr="00EC76D5" w:rsidRDefault="004F2B42" w:rsidP="004F2B42">
      <w:pPr>
        <w:pStyle w:val="Code"/>
      </w:pPr>
      <w:r w:rsidRPr="00EC76D5">
        <w:t xml:space="preserve">          }</w:t>
      </w:r>
    </w:p>
    <w:p w14:paraId="3331C6DF" w14:textId="77777777" w:rsidR="004F2B42" w:rsidRPr="00EC76D5" w:rsidRDefault="004F2B42" w:rsidP="004F2B42">
      <w:pPr>
        <w:pStyle w:val="Code"/>
      </w:pPr>
      <w:r w:rsidRPr="00EC76D5">
        <w:t xml:space="preserve">          else {</w:t>
      </w:r>
    </w:p>
    <w:p w14:paraId="17A728AA" w14:textId="77777777" w:rsidR="004F2B42" w:rsidRPr="00EC76D5" w:rsidRDefault="004F2B42" w:rsidP="004F2B42">
      <w:pPr>
        <w:pStyle w:val="Code"/>
      </w:pPr>
      <w:r w:rsidRPr="00EC76D5">
        <w:t xml:space="preserve">            List&lt;Byte&gt; byteList = new LinkedList&lt;&gt;();</w:t>
      </w:r>
    </w:p>
    <w:p w14:paraId="02CFB876" w14:textId="77777777" w:rsidR="004F2B42" w:rsidRPr="00EC76D5" w:rsidRDefault="004F2B42" w:rsidP="004F2B42">
      <w:pPr>
        <w:pStyle w:val="Code"/>
      </w:pPr>
      <w:r w:rsidRPr="00EC76D5">
        <w:t xml:space="preserve">            Map&lt;Integer,String&gt; accessMap = new ListMap&lt;&gt;();</w:t>
      </w:r>
    </w:p>
    <w:p w14:paraId="75E42AE8" w14:textId="77777777" w:rsidR="004F2B42" w:rsidRPr="00EC76D5" w:rsidRDefault="004F2B42" w:rsidP="004F2B42">
      <w:pPr>
        <w:pStyle w:val="Code"/>
      </w:pPr>
      <w:r w:rsidRPr="00EC76D5">
        <w:t xml:space="preserve">            List&lt;String&gt; textList = new LinkedList&lt;&gt;();</w:t>
      </w:r>
    </w:p>
    <w:p w14:paraId="4D4EEE49" w14:textId="2EA834B1" w:rsidR="004F2B42" w:rsidRPr="00EC76D5" w:rsidRDefault="004F2B42" w:rsidP="004F2B42">
      <w:pPr>
        <w:pStyle w:val="Code"/>
      </w:pPr>
      <w:r w:rsidRPr="00EC76D5">
        <w:t xml:space="preserve">            Generate</w:t>
      </w:r>
      <w:r w:rsidR="002F35C1">
        <w:t>Initializer</w:t>
      </w:r>
      <w:r w:rsidRPr="00EC76D5">
        <w:t>Static.generateStatic</w:t>
      </w:r>
    </w:p>
    <w:p w14:paraId="68183591" w14:textId="6D1ABE6C" w:rsidR="004F2B42" w:rsidRPr="00EC76D5" w:rsidRDefault="004F2B42" w:rsidP="004F2B42">
      <w:pPr>
        <w:pStyle w:val="Code"/>
      </w:pPr>
      <w:r w:rsidRPr="00EC76D5">
        <w:t xml:space="preserve">                               (type, </w:t>
      </w:r>
      <w:r w:rsidR="002F35C1">
        <w:t>initializer</w:t>
      </w:r>
      <w:r w:rsidRPr="00EC76D5">
        <w:t>, byteList, accessMap, textList);</w:t>
      </w:r>
    </w:p>
    <w:p w14:paraId="03CBEDB8" w14:textId="77777777" w:rsidR="004F2B42" w:rsidRPr="00EC76D5" w:rsidRDefault="004F2B42" w:rsidP="004F2B42">
      <w:pPr>
        <w:pStyle w:val="Code"/>
      </w:pPr>
      <w:r w:rsidRPr="00EC76D5">
        <w:t xml:space="preserve">            Symbol symbol =</w:t>
      </w:r>
    </w:p>
    <w:p w14:paraId="416B70DA" w14:textId="76F88077" w:rsidR="004F2B42" w:rsidRPr="00EC76D5" w:rsidRDefault="004F2B42" w:rsidP="004F2B42">
      <w:pPr>
        <w:pStyle w:val="Code"/>
      </w:pPr>
      <w:r w:rsidRPr="00EC76D5">
        <w:t xml:space="preserve">              Symbol.create</w:t>
      </w:r>
      <w:r w:rsidR="002F35C1">
        <w:t>Initializer</w:t>
      </w:r>
      <w:r w:rsidRPr="00EC76D5">
        <w:t>Symbol(name, external, storage, type,</w:t>
      </w:r>
    </w:p>
    <w:p w14:paraId="51D54033" w14:textId="77777777" w:rsidR="004F2B42" w:rsidRPr="00EC76D5" w:rsidRDefault="004F2B42" w:rsidP="004F2B42">
      <w:pPr>
        <w:pStyle w:val="Code"/>
      </w:pPr>
      <w:r w:rsidRPr="00EC76D5">
        <w:t xml:space="preserve">                                      byteList, accessMap, textList);</w:t>
      </w:r>
    </w:p>
    <w:p w14:paraId="7D0CB8AB" w14:textId="77777777" w:rsidR="004F2B42" w:rsidRPr="00EC76D5" w:rsidRDefault="004F2B42" w:rsidP="004F2B42">
      <w:pPr>
        <w:pStyle w:val="Code"/>
      </w:pPr>
      <w:r w:rsidRPr="00EC76D5">
        <w:t xml:space="preserve">            Main.CurrentTable.addSymbol(symbol);</w:t>
      </w:r>
    </w:p>
    <w:p w14:paraId="6C1577A6" w14:textId="77777777" w:rsidR="004F2B42" w:rsidRPr="00EC76D5" w:rsidRDefault="004F2B42" w:rsidP="004F2B42">
      <w:pPr>
        <w:pStyle w:val="Code"/>
      </w:pPr>
      <w:r w:rsidRPr="00EC76D5">
        <w:t xml:space="preserve">          }</w:t>
      </w:r>
    </w:p>
    <w:p w14:paraId="0E9BFB24" w14:textId="77777777" w:rsidR="004F2B42" w:rsidRPr="00EC76D5" w:rsidRDefault="004F2B42" w:rsidP="004F2B42">
      <w:pPr>
        <w:pStyle w:val="Code"/>
      </w:pPr>
      <w:r w:rsidRPr="00EC76D5">
        <w:t xml:space="preserve">        }</w:t>
      </w:r>
    </w:p>
    <w:p w14:paraId="10FE53D8" w14:textId="77777777" w:rsidR="004F2B42" w:rsidRPr="00EC76D5" w:rsidRDefault="004F2B42" w:rsidP="004F2B42">
      <w:pPr>
        <w:pStyle w:val="Code"/>
      </w:pPr>
      <w:r w:rsidRPr="00EC76D5">
        <w:t xml:space="preserve">        break;</w:t>
      </w:r>
    </w:p>
    <w:p w14:paraId="07E34F0D" w14:textId="77777777" w:rsidR="004F2B42" w:rsidRPr="00EC76D5" w:rsidRDefault="004F2B42" w:rsidP="004F2B42">
      <w:pPr>
        <w:pStyle w:val="Code"/>
      </w:pPr>
      <w:r w:rsidRPr="00EC76D5">
        <w:t xml:space="preserve">    }</w:t>
      </w:r>
    </w:p>
    <w:p w14:paraId="721241C6" w14:textId="365C6770" w:rsidR="004F2B42" w:rsidRPr="00EC76D5" w:rsidRDefault="004F2B42" w:rsidP="004F2B42">
      <w:pPr>
        <w:pStyle w:val="Code"/>
      </w:pPr>
      <w:r w:rsidRPr="00EC76D5">
        <w:t xml:space="preserve">  }</w:t>
      </w:r>
    </w:p>
    <w:p w14:paraId="0A15E276" w14:textId="0D18153B" w:rsidR="00E40B78" w:rsidRPr="00EC76D5" w:rsidRDefault="00E40B78" w:rsidP="00E40B78">
      <w:r w:rsidRPr="00EC76D5">
        <w:t xml:space="preserve">The </w:t>
      </w:r>
      <w:r w:rsidRPr="00EC76D5">
        <w:rPr>
          <w:rStyle w:val="CodeInText"/>
        </w:rPr>
        <w:t>generateBitfieldDeclarator</w:t>
      </w:r>
      <w:r w:rsidRPr="00EC76D5">
        <w:t xml:space="preserve"> method is called for a </w:t>
      </w:r>
      <w:r w:rsidR="00AB7DF5">
        <w:t>pointer_declarator</w:t>
      </w:r>
      <w:r w:rsidRPr="00EC76D5">
        <w:t xml:space="preserve"> with a bitfield. Opposite to the assignment case above, bitfields are only allowed in structs. Moreover, a struct member must be auto or register, if has no storage it is given auto storage. The bitfield value must be constant, and the number of bits is not allowed to exceed eight times the size of declaratory. Finally, it is poosible to define just a bitfield, </w:t>
      </w:r>
      <w:r w:rsidRPr="00EC76D5">
        <w:lastRenderedPageBreak/>
        <w:t>without a declaratory. In that case, we just check that the bitfield value does not exceed eitgh times the size of a long integer.</w:t>
      </w:r>
    </w:p>
    <w:p w14:paraId="5C5C2D03" w14:textId="5D393D17" w:rsidR="00E40B78" w:rsidRPr="00EC76D5" w:rsidRDefault="00E40B78" w:rsidP="00E40B78">
      <w:r w:rsidRPr="00EC76D5">
        <w:t xml:space="preserve">The </w:t>
      </w:r>
      <w:r w:rsidRPr="00EC76D5">
        <w:rPr>
          <w:rStyle w:val="CodeInText"/>
        </w:rPr>
        <w:t>generateDeclarator</w:t>
      </w:r>
      <w:r w:rsidRPr="00EC76D5">
        <w:t xml:space="preserve"> method is called for a </w:t>
      </w:r>
      <w:r w:rsidR="00AB7DF5">
        <w:t>pointer_declarator</w:t>
      </w:r>
      <w:r w:rsidRPr="00EC76D5">
        <w:t xml:space="preserve"> without an assignment or a bitfield. If the declaratory is define in global space and is not static, it has external linkage. If is located in a struct or union, is has to be auto or register. If it is a function, it can only be extern or static, and if it has been declared earlier we check that the new declaratory has the same return type, parameter list, and ellipse status.</w:t>
      </w:r>
    </w:p>
    <w:p w14:paraId="24EC6038" w14:textId="77777777" w:rsidR="00BC05B5" w:rsidRPr="00EC76D5" w:rsidRDefault="00BC05B5" w:rsidP="00BC05B5">
      <w:pPr>
        <w:pStyle w:val="Code"/>
      </w:pPr>
      <w:r w:rsidRPr="00EC76D5">
        <w:t xml:space="preserve">  public static void generateBitfieldDeclarator(Specifier specifier,</w:t>
      </w:r>
    </w:p>
    <w:p w14:paraId="1B340EE6" w14:textId="7F73CC6D" w:rsidR="00BC05B5" w:rsidRPr="00EC76D5" w:rsidRDefault="00BC05B5" w:rsidP="00BC05B5">
      <w:pPr>
        <w:pStyle w:val="Code"/>
      </w:pPr>
      <w:r w:rsidRPr="00EC76D5">
        <w:t xml:space="preserve">                                     Declarator </w:t>
      </w:r>
      <w:r w:rsidR="00FC5EB0">
        <w:t>declarator</w:t>
      </w:r>
      <w:r w:rsidRPr="00EC76D5">
        <w:t>, SyntaxTree bitsTree) {</w:t>
      </w:r>
    </w:p>
    <w:p w14:paraId="372C5D21" w14:textId="2D6228F9" w:rsidR="00BC05B5" w:rsidRPr="00EC76D5" w:rsidRDefault="00BC05B5" w:rsidP="00BC05B5">
      <w:pPr>
        <w:pStyle w:val="Code"/>
      </w:pPr>
      <w:r w:rsidRPr="00EC76D5">
        <w:t xml:space="preserve">    Triple&lt;Boolean,Storage,Type&gt; </w:t>
      </w:r>
      <w:r w:rsidR="008E0A21" w:rsidRPr="00EC76D5">
        <w:t>specTriple</w:t>
      </w:r>
      <w:r w:rsidRPr="00EC76D5">
        <w:t xml:space="preserve"> = specifier.generate();</w:t>
      </w:r>
    </w:p>
    <w:p w14:paraId="3BFD9115" w14:textId="5DCE1A4F" w:rsidR="00BC05B5" w:rsidRPr="00EC76D5" w:rsidRDefault="00BC05B5" w:rsidP="00BC05B5">
      <w:pPr>
        <w:pStyle w:val="Code"/>
      </w:pPr>
      <w:r w:rsidRPr="00EC76D5">
        <w:t xml:space="preserve">    boolean external = </w:t>
      </w:r>
      <w:r w:rsidR="008E0A21" w:rsidRPr="00EC76D5">
        <w:t>specTriple</w:t>
      </w:r>
      <w:r w:rsidRPr="00EC76D5">
        <w:t>.getFirst();</w:t>
      </w:r>
    </w:p>
    <w:p w14:paraId="09B3A128" w14:textId="55C49CB5" w:rsidR="00BC05B5" w:rsidRPr="00EC76D5" w:rsidRDefault="00BC05B5" w:rsidP="00BC05B5">
      <w:pPr>
        <w:pStyle w:val="Code"/>
      </w:pPr>
      <w:r w:rsidRPr="00EC76D5">
        <w:t xml:space="preserve">    Storage storage = </w:t>
      </w:r>
      <w:r w:rsidR="008E0A21" w:rsidRPr="00EC76D5">
        <w:t>specTriple</w:t>
      </w:r>
      <w:r w:rsidRPr="00EC76D5">
        <w:t>.getSecond();</w:t>
      </w:r>
    </w:p>
    <w:p w14:paraId="4B3A3CCB" w14:textId="3C02230B" w:rsidR="00BC05B5" w:rsidRPr="00EC76D5" w:rsidRDefault="00BC05B5" w:rsidP="00BC05B5">
      <w:pPr>
        <w:pStyle w:val="Code"/>
      </w:pPr>
      <w:r w:rsidRPr="00EC76D5">
        <w:t xml:space="preserve">    Type </w:t>
      </w:r>
      <w:r w:rsidR="00C461A8">
        <w:t>specifierType</w:t>
      </w:r>
      <w:r w:rsidRPr="00EC76D5">
        <w:t xml:space="preserve"> = </w:t>
      </w:r>
      <w:r w:rsidR="008E0A21" w:rsidRPr="00EC76D5">
        <w:t>specTriple</w:t>
      </w:r>
      <w:r w:rsidRPr="00EC76D5">
        <w:t>.getThird();</w:t>
      </w:r>
    </w:p>
    <w:p w14:paraId="143B199B" w14:textId="77777777" w:rsidR="00BC05B5" w:rsidRPr="00EC76D5" w:rsidRDefault="00BC05B5" w:rsidP="00BC05B5">
      <w:pPr>
        <w:pStyle w:val="Code"/>
      </w:pPr>
    </w:p>
    <w:p w14:paraId="3A520B54" w14:textId="77777777" w:rsidR="00BC05B5" w:rsidRPr="00EC76D5" w:rsidRDefault="00BC05B5" w:rsidP="00BC05B5">
      <w:pPr>
        <w:pStyle w:val="Code"/>
      </w:pPr>
      <w:r w:rsidRPr="00EC76D5">
        <w:t xml:space="preserve">    Assert.error(Main.CurrentTable.getScope() == Scope.Struct,</w:t>
      </w:r>
    </w:p>
    <w:p w14:paraId="78895BF2" w14:textId="77777777" w:rsidR="00BC05B5" w:rsidRPr="00EC76D5" w:rsidRDefault="00BC05B5" w:rsidP="00BC05B5">
      <w:pPr>
        <w:pStyle w:val="Code"/>
      </w:pPr>
      <w:r w:rsidRPr="00EC76D5">
        <w:t xml:space="preserve">                 bitsTree, "bitfields only allowed on structs");</w:t>
      </w:r>
    </w:p>
    <w:p w14:paraId="4899493A" w14:textId="77777777" w:rsidR="00BC05B5" w:rsidRPr="00EC76D5" w:rsidRDefault="00BC05B5" w:rsidP="00BC05B5">
      <w:pPr>
        <w:pStyle w:val="Code"/>
      </w:pPr>
    </w:p>
    <w:p w14:paraId="3B9B08B8" w14:textId="77777777" w:rsidR="00BC05B5" w:rsidRPr="00EC76D5" w:rsidRDefault="00BC05B5" w:rsidP="00BC05B5">
      <w:pPr>
        <w:pStyle w:val="Code"/>
      </w:pPr>
      <w:r w:rsidRPr="00EC76D5">
        <w:t xml:space="preserve">    Assert.error((storage == Storage.Auto) || (storage == Storage.Register),</w:t>
      </w:r>
    </w:p>
    <w:p w14:paraId="45AA3BBB" w14:textId="77777777" w:rsidR="00BC05B5" w:rsidRPr="00EC76D5" w:rsidRDefault="00BC05B5" w:rsidP="00BC05B5">
      <w:pPr>
        <w:pStyle w:val="Code"/>
      </w:pPr>
      <w:r w:rsidRPr="00EC76D5">
        <w:t xml:space="preserve">           null, "only auto or register storage allowed in struct or union");</w:t>
      </w:r>
    </w:p>
    <w:p w14:paraId="2EC25A50" w14:textId="77777777" w:rsidR="00BC05B5" w:rsidRPr="00EC76D5" w:rsidRDefault="00BC05B5" w:rsidP="00BC05B5">
      <w:pPr>
        <w:pStyle w:val="Code"/>
      </w:pPr>
    </w:p>
    <w:p w14:paraId="710F7FAF" w14:textId="77777777" w:rsidR="00BC05B5" w:rsidRPr="00EC76D5" w:rsidRDefault="00BC05B5" w:rsidP="00BC05B5">
      <w:pPr>
        <w:pStyle w:val="Code"/>
      </w:pPr>
      <w:r w:rsidRPr="00EC76D5">
        <w:t xml:space="preserve">    Object bitsValue = bitsTree.getSymbol().getValue();</w:t>
      </w:r>
    </w:p>
    <w:p w14:paraId="7AA2477E" w14:textId="77777777" w:rsidR="00BC05B5" w:rsidRPr="00EC76D5" w:rsidRDefault="00BC05B5" w:rsidP="00BC05B5">
      <w:pPr>
        <w:pStyle w:val="Code"/>
      </w:pPr>
      <w:r w:rsidRPr="00EC76D5">
        <w:t xml:space="preserve">    int bits = ((BigInteger) bitsValue).intValue();</w:t>
      </w:r>
    </w:p>
    <w:p w14:paraId="3E9DB4C5" w14:textId="77777777" w:rsidR="00BC05B5" w:rsidRPr="00EC76D5" w:rsidRDefault="00BC05B5" w:rsidP="00BC05B5">
      <w:pPr>
        <w:pStyle w:val="Code"/>
      </w:pPr>
    </w:p>
    <w:p w14:paraId="432CB71E" w14:textId="121E210D" w:rsidR="00BC05B5" w:rsidRPr="00EC76D5" w:rsidRDefault="00BC05B5" w:rsidP="00BC05B5">
      <w:pPr>
        <w:pStyle w:val="Code"/>
      </w:pPr>
      <w:r w:rsidRPr="00EC76D5">
        <w:t xml:space="preserve">    if (</w:t>
      </w:r>
      <w:r w:rsidR="00FC5EB0">
        <w:t>declarator</w:t>
      </w:r>
      <w:r w:rsidRPr="00EC76D5">
        <w:t xml:space="preserve"> != null) {</w:t>
      </w:r>
    </w:p>
    <w:p w14:paraId="2579D3AA" w14:textId="633D1385" w:rsidR="00BC05B5" w:rsidRPr="00EC76D5" w:rsidRDefault="00BC05B5" w:rsidP="00BC05B5">
      <w:pPr>
        <w:pStyle w:val="Code"/>
      </w:pPr>
      <w:r w:rsidRPr="00EC76D5">
        <w:t xml:space="preserve">      </w:t>
      </w:r>
      <w:r w:rsidR="00FC5EB0">
        <w:t>declarator</w:t>
      </w:r>
      <w:r w:rsidRPr="00EC76D5">
        <w:t>.add(</w:t>
      </w:r>
      <w:r w:rsidR="00C461A8">
        <w:t>specifierType</w:t>
      </w:r>
      <w:r w:rsidRPr="00EC76D5">
        <w:t>);</w:t>
      </w:r>
    </w:p>
    <w:p w14:paraId="4DB9EB76" w14:textId="6D30D644" w:rsidR="00BC05B5" w:rsidRPr="00EC76D5" w:rsidRDefault="00BC05B5" w:rsidP="00BC05B5">
      <w:pPr>
        <w:pStyle w:val="Code"/>
      </w:pPr>
      <w:r w:rsidRPr="00EC76D5">
        <w:t xml:space="preserve">      Type type = </w:t>
      </w:r>
      <w:r w:rsidR="00FC5EB0">
        <w:t>declarator</w:t>
      </w:r>
      <w:r w:rsidRPr="00EC76D5">
        <w:t>.type();</w:t>
      </w:r>
    </w:p>
    <w:p w14:paraId="708AEB60" w14:textId="77777777" w:rsidR="00BC05B5" w:rsidRPr="00EC76D5" w:rsidRDefault="00BC05B5" w:rsidP="00BC05B5">
      <w:pPr>
        <w:pStyle w:val="Code"/>
      </w:pPr>
      <w:r w:rsidRPr="00EC76D5">
        <w:t xml:space="preserve">      Assert.error(type.isIntegral(), type, "non-integral bits expression");      </w:t>
      </w:r>
    </w:p>
    <w:p w14:paraId="1C74B617" w14:textId="77777777" w:rsidR="00BC05B5" w:rsidRPr="00EC76D5" w:rsidRDefault="00BC05B5" w:rsidP="00BC05B5">
      <w:pPr>
        <w:pStyle w:val="Code"/>
      </w:pPr>
      <w:r w:rsidRPr="00EC76D5">
        <w:t xml:space="preserve">      Assert.error((bits &gt;= 1) &amp;&amp; (bits &lt;= (8 * type.getSize())), bitsValue,</w:t>
      </w:r>
    </w:p>
    <w:p w14:paraId="447A5FB4" w14:textId="77777777" w:rsidR="00BC05B5" w:rsidRPr="00EC76D5" w:rsidRDefault="00BC05B5" w:rsidP="00BC05B5">
      <w:pPr>
        <w:pStyle w:val="Code"/>
      </w:pPr>
      <w:r w:rsidRPr="00EC76D5">
        <w:t xml:space="preserve">                    "bits value out of range");</w:t>
      </w:r>
    </w:p>
    <w:p w14:paraId="25B663F2" w14:textId="77777777" w:rsidR="00BC05B5" w:rsidRPr="00EC76D5" w:rsidRDefault="00BC05B5" w:rsidP="00BC05B5">
      <w:pPr>
        <w:pStyle w:val="Code"/>
      </w:pPr>
      <w:r w:rsidRPr="00EC76D5">
        <w:t xml:space="preserve">      type.setBitfieldMask(bits);</w:t>
      </w:r>
    </w:p>
    <w:p w14:paraId="6124EF70" w14:textId="56B3305F" w:rsidR="00BC05B5" w:rsidRPr="00EC76D5" w:rsidRDefault="00BC05B5" w:rsidP="00BC05B5">
      <w:pPr>
        <w:pStyle w:val="Code"/>
      </w:pPr>
      <w:r w:rsidRPr="00EC76D5">
        <w:t xml:space="preserve">      Symbol symbol = Symbol.createVariableSymbol(</w:t>
      </w:r>
      <w:r w:rsidR="00FC5EB0">
        <w:t>declarator</w:t>
      </w:r>
      <w:r w:rsidRPr="00EC76D5">
        <w:t>.getName(), external,</w:t>
      </w:r>
    </w:p>
    <w:p w14:paraId="61028230" w14:textId="77777777" w:rsidR="00BC05B5" w:rsidRPr="00EC76D5" w:rsidRDefault="00BC05B5" w:rsidP="00BC05B5">
      <w:pPr>
        <w:pStyle w:val="Code"/>
      </w:pPr>
      <w:r w:rsidRPr="00EC76D5">
        <w:t xml:space="preserve">                                                  storage, type, null);</w:t>
      </w:r>
    </w:p>
    <w:p w14:paraId="384957DC" w14:textId="77777777" w:rsidR="00BC05B5" w:rsidRPr="00EC76D5" w:rsidRDefault="00BC05B5" w:rsidP="00BC05B5">
      <w:pPr>
        <w:pStyle w:val="Code"/>
      </w:pPr>
      <w:r w:rsidRPr="00EC76D5">
        <w:t xml:space="preserve">      Main.CurrentTable.addSymbol(symbol);</w:t>
      </w:r>
    </w:p>
    <w:p w14:paraId="70BC6664" w14:textId="77777777" w:rsidR="00BC05B5" w:rsidRPr="00EC76D5" w:rsidRDefault="00BC05B5" w:rsidP="00BC05B5">
      <w:pPr>
        <w:pStyle w:val="Code"/>
      </w:pPr>
      <w:r w:rsidRPr="00EC76D5">
        <w:t xml:space="preserve">    }</w:t>
      </w:r>
    </w:p>
    <w:p w14:paraId="06B0F182" w14:textId="77777777" w:rsidR="00BC05B5" w:rsidRPr="00EC76D5" w:rsidRDefault="00BC05B5" w:rsidP="00BC05B5">
      <w:pPr>
        <w:pStyle w:val="Code"/>
      </w:pPr>
      <w:r w:rsidRPr="00EC76D5">
        <w:t xml:space="preserve">    else {</w:t>
      </w:r>
    </w:p>
    <w:p w14:paraId="4D2DC059" w14:textId="77777777" w:rsidR="00BC05B5" w:rsidRPr="00EC76D5" w:rsidRDefault="00BC05B5" w:rsidP="00BC05B5">
      <w:pPr>
        <w:pStyle w:val="Code"/>
      </w:pPr>
      <w:r w:rsidRPr="00EC76D5">
        <w:t xml:space="preserve">      Assert.error((bits &gt;= 1) &amp;&amp; (bits &lt;= (8 * Type.LongSize)), bitsValue,</w:t>
      </w:r>
    </w:p>
    <w:p w14:paraId="6F38F20B" w14:textId="77777777" w:rsidR="00BC05B5" w:rsidRPr="00EC76D5" w:rsidRDefault="00BC05B5" w:rsidP="00BC05B5">
      <w:pPr>
        <w:pStyle w:val="Code"/>
      </w:pPr>
      <w:r w:rsidRPr="00EC76D5">
        <w:t xml:space="preserve">                   "bits value out of range");</w:t>
      </w:r>
    </w:p>
    <w:p w14:paraId="76AA766C" w14:textId="77777777" w:rsidR="00BC05B5" w:rsidRPr="00EC76D5" w:rsidRDefault="00BC05B5" w:rsidP="00BC05B5">
      <w:pPr>
        <w:pStyle w:val="Code"/>
      </w:pPr>
      <w:r w:rsidRPr="00EC76D5">
        <w:t xml:space="preserve">    }</w:t>
      </w:r>
    </w:p>
    <w:p w14:paraId="32776052" w14:textId="048DF2C4" w:rsidR="00BC05B5" w:rsidRPr="00EC76D5" w:rsidRDefault="00BC05B5" w:rsidP="00BC05B5">
      <w:pPr>
        <w:pStyle w:val="Code"/>
      </w:pPr>
      <w:r w:rsidRPr="00EC76D5">
        <w:t xml:space="preserve">  }</w:t>
      </w:r>
    </w:p>
    <w:p w14:paraId="24A3A8B3" w14:textId="7065D5C9" w:rsidR="00E40B78" w:rsidRPr="00EC76D5" w:rsidRDefault="00E40B78" w:rsidP="00E40B78">
      <w:pPr>
        <w:pStyle w:val="Rubrik3"/>
      </w:pPr>
      <w:bookmarkStart w:id="61" w:name="_Toc481936153"/>
      <w:r w:rsidRPr="00EC76D5">
        <w:t>Pointer</w:t>
      </w:r>
      <w:r w:rsidR="001608A0" w:rsidRPr="00EC76D5">
        <w:t>s</w:t>
      </w:r>
      <w:bookmarkEnd w:id="61"/>
    </w:p>
    <w:p w14:paraId="358BA2BC" w14:textId="559A6A4C" w:rsidR="00E40B78" w:rsidRPr="00EC76D5" w:rsidRDefault="00E40B78" w:rsidP="00E40B78">
      <w:r w:rsidRPr="00EC76D5">
        <w:t xml:space="preserve">A </w:t>
      </w:r>
      <w:r w:rsidR="00AB7DF5">
        <w:t>pointer_declarator</w:t>
      </w:r>
      <w:r w:rsidRPr="00EC76D5">
        <w:t xml:space="preserve"> can be repeatedly annotated with a pointer specifier, which can be constant or volatile.</w:t>
      </w:r>
    </w:p>
    <w:p w14:paraId="48EED99E" w14:textId="0C8EE520" w:rsidR="00E40B78" w:rsidRPr="00EC76D5" w:rsidRDefault="002E67B8" w:rsidP="00E40B78">
      <w:pPr>
        <w:pStyle w:val="CodeHeader"/>
      </w:pPr>
      <w:r>
        <w:t>MainParser.gppg</w:t>
      </w:r>
    </w:p>
    <w:p w14:paraId="7599BF6F" w14:textId="5856F200" w:rsidR="00C143BB" w:rsidRPr="00EC76D5" w:rsidRDefault="00AB7DF5" w:rsidP="00854CBF">
      <w:pPr>
        <w:pStyle w:val="Code"/>
      </w:pPr>
      <w:r>
        <w:t>pointer_declarator</w:t>
      </w:r>
      <w:r w:rsidR="00C143BB" w:rsidRPr="00EC76D5">
        <w:t>:</w:t>
      </w:r>
    </w:p>
    <w:p w14:paraId="265204B4" w14:textId="73940E69" w:rsidR="00C143BB" w:rsidRPr="00EC76D5" w:rsidRDefault="00C143BB" w:rsidP="00854CBF">
      <w:pPr>
        <w:pStyle w:val="Code"/>
      </w:pPr>
      <w:r w:rsidRPr="00EC76D5">
        <w:t xml:space="preserve">    optional_pointer_list direct_</w:t>
      </w:r>
      <w:r w:rsidR="00AB7DF5">
        <w:t>pointer_declarator</w:t>
      </w:r>
      <w:r w:rsidRPr="00EC76D5">
        <w:t xml:space="preserve"> {</w:t>
      </w:r>
    </w:p>
    <w:p w14:paraId="338B3F23" w14:textId="77777777" w:rsidR="00C143BB" w:rsidRPr="00EC76D5" w:rsidRDefault="00C143BB" w:rsidP="00854CBF">
      <w:pPr>
        <w:pStyle w:val="Code"/>
      </w:pPr>
      <w:r w:rsidRPr="00EC76D5">
        <w:t xml:space="preserve">      $$ = GenerateDeclaration.generatePointerDeclarator($1, $2);</w:t>
      </w:r>
    </w:p>
    <w:p w14:paraId="00020214" w14:textId="77777777" w:rsidR="00C143BB" w:rsidRPr="00EC76D5" w:rsidRDefault="00C143BB" w:rsidP="00854CBF">
      <w:pPr>
        <w:pStyle w:val="Code"/>
      </w:pPr>
      <w:r w:rsidRPr="00EC76D5">
        <w:t xml:space="preserve">    };</w:t>
      </w:r>
    </w:p>
    <w:p w14:paraId="68165D01" w14:textId="77777777" w:rsidR="00C143BB" w:rsidRPr="00EC76D5" w:rsidRDefault="00C143BB" w:rsidP="00854CBF">
      <w:pPr>
        <w:pStyle w:val="Code"/>
      </w:pPr>
    </w:p>
    <w:p w14:paraId="3CFAE1DB" w14:textId="368083AB" w:rsidR="00C143BB" w:rsidRPr="00EC76D5" w:rsidRDefault="00C143BB" w:rsidP="00854CBF">
      <w:pPr>
        <w:pStyle w:val="Code"/>
      </w:pPr>
      <w:r w:rsidRPr="00EC76D5">
        <w:t>direct_</w:t>
      </w:r>
      <w:r w:rsidR="00AB7DF5">
        <w:t>pointer_declarator</w:t>
      </w:r>
      <w:r w:rsidRPr="00EC76D5">
        <w:t>:</w:t>
      </w:r>
    </w:p>
    <w:p w14:paraId="7FB764DF" w14:textId="77777777" w:rsidR="00C143BB" w:rsidRPr="00EC76D5" w:rsidRDefault="00C143BB" w:rsidP="00854CBF">
      <w:pPr>
        <w:pStyle w:val="Code"/>
      </w:pPr>
      <w:r w:rsidRPr="00EC76D5">
        <w:t xml:space="preserve">    IDENTIFIER {</w:t>
      </w:r>
    </w:p>
    <w:p w14:paraId="39A5C8CE" w14:textId="77777777" w:rsidR="00C143BB" w:rsidRPr="00EC76D5" w:rsidRDefault="00C143BB" w:rsidP="00854CBF">
      <w:pPr>
        <w:pStyle w:val="Code"/>
      </w:pPr>
      <w:r w:rsidRPr="00EC76D5">
        <w:t xml:space="preserve">      $$ = new Declarator($1);</w:t>
      </w:r>
    </w:p>
    <w:p w14:paraId="2815622D" w14:textId="77777777" w:rsidR="00C143BB" w:rsidRPr="00EC76D5" w:rsidRDefault="00C143BB" w:rsidP="00854CBF">
      <w:pPr>
        <w:pStyle w:val="Code"/>
      </w:pPr>
      <w:r w:rsidRPr="00EC76D5">
        <w:t xml:space="preserve">    }</w:t>
      </w:r>
    </w:p>
    <w:p w14:paraId="57641BEF" w14:textId="157AADA8" w:rsidR="00C143BB" w:rsidRPr="00EC76D5" w:rsidRDefault="00C143BB" w:rsidP="00854CBF">
      <w:pPr>
        <w:pStyle w:val="Code"/>
      </w:pPr>
      <w:r w:rsidRPr="00EC76D5">
        <w:lastRenderedPageBreak/>
        <w:t xml:space="preserve">  | LEFT_PAREN </w:t>
      </w:r>
      <w:r w:rsidR="00AB7DF5">
        <w:t>pointer_declarator</w:t>
      </w:r>
      <w:r w:rsidRPr="00EC76D5">
        <w:t xml:space="preserve"> RIGHT_PAREN {</w:t>
      </w:r>
    </w:p>
    <w:p w14:paraId="36907385" w14:textId="77777777" w:rsidR="00C143BB" w:rsidRPr="00EC76D5" w:rsidRDefault="00C143BB" w:rsidP="00854CBF">
      <w:pPr>
        <w:pStyle w:val="Code"/>
      </w:pPr>
      <w:r w:rsidRPr="00EC76D5">
        <w:t xml:space="preserve">      $$ = $2; </w:t>
      </w:r>
    </w:p>
    <w:p w14:paraId="5EAC8B08" w14:textId="77777777" w:rsidR="00C143BB" w:rsidRPr="00EC76D5" w:rsidRDefault="00C143BB" w:rsidP="00854CBF">
      <w:pPr>
        <w:pStyle w:val="Code"/>
      </w:pPr>
      <w:r w:rsidRPr="00EC76D5">
        <w:t xml:space="preserve">    }</w:t>
      </w:r>
    </w:p>
    <w:p w14:paraId="1C5EAA52" w14:textId="19EB395E" w:rsidR="00C143BB" w:rsidRPr="00EC76D5" w:rsidRDefault="00C143BB" w:rsidP="00854CBF">
      <w:pPr>
        <w:pStyle w:val="Code"/>
      </w:pPr>
      <w:r w:rsidRPr="00EC76D5">
        <w:t xml:space="preserve">  | direct_</w:t>
      </w:r>
      <w:r w:rsidR="00AB7DF5">
        <w:t>pointer_declarator</w:t>
      </w:r>
    </w:p>
    <w:p w14:paraId="76B8BB4A" w14:textId="77777777" w:rsidR="00C143BB" w:rsidRPr="00EC76D5" w:rsidRDefault="00C143BB" w:rsidP="00854CBF">
      <w:pPr>
        <w:pStyle w:val="Code"/>
      </w:pPr>
      <w:r w:rsidRPr="00EC76D5">
        <w:t xml:space="preserve">    LEFT_SQUARE optional_constant_expression RIGHT_SQUARE {</w:t>
      </w:r>
    </w:p>
    <w:p w14:paraId="27F60C3B" w14:textId="77777777" w:rsidR="00C143BB" w:rsidRPr="00EC76D5" w:rsidRDefault="00C143BB" w:rsidP="00854CBF">
      <w:pPr>
        <w:pStyle w:val="Code"/>
      </w:pPr>
      <w:r w:rsidRPr="00EC76D5">
        <w:t xml:space="preserve">      $$ = GenerateDeclaration.generateArrayType($1, $3);</w:t>
      </w:r>
    </w:p>
    <w:p w14:paraId="25400123" w14:textId="77777777" w:rsidR="00C143BB" w:rsidRPr="00EC76D5" w:rsidRDefault="00C143BB" w:rsidP="00854CBF">
      <w:pPr>
        <w:pStyle w:val="Code"/>
      </w:pPr>
      <w:r w:rsidRPr="00EC76D5">
        <w:t xml:space="preserve">    }</w:t>
      </w:r>
    </w:p>
    <w:p w14:paraId="23785D0E" w14:textId="76E51885" w:rsidR="00C143BB" w:rsidRPr="00EC76D5" w:rsidRDefault="00C143BB" w:rsidP="00854CBF">
      <w:pPr>
        <w:pStyle w:val="Code"/>
      </w:pPr>
      <w:r w:rsidRPr="00EC76D5">
        <w:t xml:space="preserve">  | direct_</w:t>
      </w:r>
      <w:r w:rsidR="00AB7DF5">
        <w:t>pointer_declarator</w:t>
      </w:r>
    </w:p>
    <w:p w14:paraId="5B96A48C" w14:textId="77777777" w:rsidR="00C143BB" w:rsidRPr="00EC76D5" w:rsidRDefault="00C143BB" w:rsidP="00854CBF">
      <w:pPr>
        <w:pStyle w:val="Code"/>
      </w:pPr>
      <w:r w:rsidRPr="00EC76D5">
        <w:t xml:space="preserve">    LEFT_PAREN parameter_ellipse_list RIGHT_PAREN {</w:t>
      </w:r>
    </w:p>
    <w:p w14:paraId="3D336D1F" w14:textId="77777777" w:rsidR="00C143BB" w:rsidRPr="00EC76D5" w:rsidRDefault="00C143BB" w:rsidP="00854CBF">
      <w:pPr>
        <w:pStyle w:val="Code"/>
      </w:pPr>
      <w:r w:rsidRPr="00EC76D5">
        <w:t xml:space="preserve">      $$ = GenerateDeclaration.generateNewFunctionDeclaration($1, $3);</w:t>
      </w:r>
    </w:p>
    <w:p w14:paraId="78EE0511" w14:textId="77777777" w:rsidR="00C143BB" w:rsidRPr="00EC76D5" w:rsidRDefault="00C143BB" w:rsidP="00854CBF">
      <w:pPr>
        <w:pStyle w:val="Code"/>
      </w:pPr>
      <w:r w:rsidRPr="00EC76D5">
        <w:t xml:space="preserve">    }</w:t>
      </w:r>
    </w:p>
    <w:p w14:paraId="5E454FF7" w14:textId="3B962A00" w:rsidR="00C143BB" w:rsidRPr="00EC76D5" w:rsidRDefault="00C143BB" w:rsidP="00854CBF">
      <w:pPr>
        <w:pStyle w:val="Code"/>
      </w:pPr>
      <w:r w:rsidRPr="00EC76D5">
        <w:t xml:space="preserve">  | direct_</w:t>
      </w:r>
      <w:r w:rsidR="00AB7DF5">
        <w:t>pointer_declarator</w:t>
      </w:r>
    </w:p>
    <w:p w14:paraId="24199B10" w14:textId="77777777" w:rsidR="00C143BB" w:rsidRPr="00EC76D5" w:rsidRDefault="00C143BB" w:rsidP="00854CBF">
      <w:pPr>
        <w:pStyle w:val="Code"/>
      </w:pPr>
      <w:r w:rsidRPr="00EC76D5">
        <w:t xml:space="preserve">    LEFT_PAREN optional_identifier_list RIGHT_PAREN {</w:t>
      </w:r>
    </w:p>
    <w:p w14:paraId="055E709C" w14:textId="77777777" w:rsidR="00C143BB" w:rsidRPr="00EC76D5" w:rsidRDefault="00C143BB" w:rsidP="00854CBF">
      <w:pPr>
        <w:pStyle w:val="Code"/>
      </w:pPr>
      <w:r w:rsidRPr="00EC76D5">
        <w:t xml:space="preserve">      $$ = GenerateDeclaration.generateOldFunctionDeclaration($1, $3);</w:t>
      </w:r>
    </w:p>
    <w:p w14:paraId="1312C234" w14:textId="77777777" w:rsidR="00C143BB" w:rsidRPr="00EC76D5" w:rsidRDefault="00C143BB" w:rsidP="00854CBF">
      <w:pPr>
        <w:pStyle w:val="Code"/>
      </w:pPr>
      <w:r w:rsidRPr="00EC76D5">
        <w:t xml:space="preserve">    };</w:t>
      </w:r>
    </w:p>
    <w:p w14:paraId="51B0FAD7" w14:textId="77777777" w:rsidR="00C143BB" w:rsidRPr="00EC76D5" w:rsidRDefault="00C143BB" w:rsidP="00854CBF">
      <w:pPr>
        <w:pStyle w:val="Code"/>
      </w:pPr>
    </w:p>
    <w:p w14:paraId="0D93DB8E" w14:textId="77777777" w:rsidR="00C143BB" w:rsidRPr="00EC76D5" w:rsidRDefault="00C143BB" w:rsidP="00854CBF">
      <w:pPr>
        <w:pStyle w:val="Code"/>
      </w:pPr>
      <w:r w:rsidRPr="00EC76D5">
        <w:t>optional_pointer_list:</w:t>
      </w:r>
    </w:p>
    <w:p w14:paraId="7C5A9B11" w14:textId="77777777" w:rsidR="00C143BB" w:rsidRPr="00EC76D5" w:rsidRDefault="00C143BB" w:rsidP="00854CBF">
      <w:pPr>
        <w:pStyle w:val="Code"/>
      </w:pPr>
      <w:r w:rsidRPr="00EC76D5">
        <w:t xml:space="preserve">    /* Empty. */ {</w:t>
      </w:r>
    </w:p>
    <w:p w14:paraId="3AFBDC21" w14:textId="77777777" w:rsidR="00C143BB" w:rsidRPr="00EC76D5" w:rsidRDefault="00C143BB" w:rsidP="00854CBF">
      <w:pPr>
        <w:pStyle w:val="Code"/>
      </w:pPr>
      <w:r w:rsidRPr="00EC76D5">
        <w:t xml:space="preserve">      $$ = new LinkedList&lt;&gt;();</w:t>
      </w:r>
    </w:p>
    <w:p w14:paraId="6B38A8B1" w14:textId="77777777" w:rsidR="00C143BB" w:rsidRPr="00EC76D5" w:rsidRDefault="00C143BB" w:rsidP="00854CBF">
      <w:pPr>
        <w:pStyle w:val="Code"/>
      </w:pPr>
      <w:r w:rsidRPr="00EC76D5">
        <w:t xml:space="preserve">    }</w:t>
      </w:r>
    </w:p>
    <w:p w14:paraId="77AC6BCF" w14:textId="77777777" w:rsidR="00C143BB" w:rsidRPr="00EC76D5" w:rsidRDefault="00C143BB" w:rsidP="00854CBF">
      <w:pPr>
        <w:pStyle w:val="Code"/>
      </w:pPr>
      <w:r w:rsidRPr="00EC76D5">
        <w:t xml:space="preserve">  | pointer_list {</w:t>
      </w:r>
    </w:p>
    <w:p w14:paraId="2CB0D86A" w14:textId="77777777" w:rsidR="00C143BB" w:rsidRPr="00EC76D5" w:rsidRDefault="00C143BB" w:rsidP="00854CBF">
      <w:pPr>
        <w:pStyle w:val="Code"/>
      </w:pPr>
      <w:r w:rsidRPr="00EC76D5">
        <w:t xml:space="preserve">      $$ = $1;</w:t>
      </w:r>
    </w:p>
    <w:p w14:paraId="176B29DC" w14:textId="77777777" w:rsidR="00C143BB" w:rsidRPr="00EC76D5" w:rsidRDefault="00C143BB" w:rsidP="00854CBF">
      <w:pPr>
        <w:pStyle w:val="Code"/>
      </w:pPr>
      <w:r w:rsidRPr="00EC76D5">
        <w:t xml:space="preserve">    };</w:t>
      </w:r>
    </w:p>
    <w:p w14:paraId="05319E1D" w14:textId="77777777" w:rsidR="00C143BB" w:rsidRPr="00EC76D5" w:rsidRDefault="00C143BB" w:rsidP="00854CBF">
      <w:pPr>
        <w:pStyle w:val="Code"/>
      </w:pPr>
    </w:p>
    <w:p w14:paraId="5B8B730F" w14:textId="77777777" w:rsidR="00C143BB" w:rsidRPr="00EC76D5" w:rsidRDefault="00C143BB" w:rsidP="00854CBF">
      <w:pPr>
        <w:pStyle w:val="Code"/>
      </w:pPr>
      <w:r w:rsidRPr="00EC76D5">
        <w:t>pointer_list:</w:t>
      </w:r>
    </w:p>
    <w:p w14:paraId="0FC9ECF4" w14:textId="77777777" w:rsidR="00C143BB" w:rsidRPr="00EC76D5" w:rsidRDefault="00C143BB" w:rsidP="00854CBF">
      <w:pPr>
        <w:pStyle w:val="Code"/>
      </w:pPr>
      <w:r w:rsidRPr="00EC76D5">
        <w:t xml:space="preserve">    pointer {</w:t>
      </w:r>
    </w:p>
    <w:p w14:paraId="509412B3" w14:textId="77777777" w:rsidR="00C143BB" w:rsidRPr="00EC76D5" w:rsidRDefault="00C143BB" w:rsidP="00854CBF">
      <w:pPr>
        <w:pStyle w:val="Code"/>
      </w:pPr>
      <w:r w:rsidRPr="00EC76D5">
        <w:t xml:space="preserve">      $$ = new LinkedList&lt;&gt;();</w:t>
      </w:r>
    </w:p>
    <w:p w14:paraId="5B9E307F" w14:textId="77777777" w:rsidR="00C143BB" w:rsidRPr="00EC76D5" w:rsidRDefault="00C143BB" w:rsidP="00854CBF">
      <w:pPr>
        <w:pStyle w:val="Code"/>
      </w:pPr>
      <w:r w:rsidRPr="00EC76D5">
        <w:t xml:space="preserve">      ((List) $$).add($1);</w:t>
      </w:r>
    </w:p>
    <w:p w14:paraId="5EB75F50" w14:textId="77777777" w:rsidR="00C143BB" w:rsidRPr="00EC76D5" w:rsidRDefault="00C143BB" w:rsidP="00854CBF">
      <w:pPr>
        <w:pStyle w:val="Code"/>
      </w:pPr>
      <w:r w:rsidRPr="00EC76D5">
        <w:t xml:space="preserve">    }</w:t>
      </w:r>
    </w:p>
    <w:p w14:paraId="3BD05E79" w14:textId="77777777" w:rsidR="00C143BB" w:rsidRPr="00EC76D5" w:rsidRDefault="00C143BB" w:rsidP="00854CBF">
      <w:pPr>
        <w:pStyle w:val="Code"/>
      </w:pPr>
      <w:r w:rsidRPr="00EC76D5">
        <w:t xml:space="preserve">  | pointer_list pointer {</w:t>
      </w:r>
    </w:p>
    <w:p w14:paraId="43C51CB3" w14:textId="77777777" w:rsidR="00C143BB" w:rsidRPr="00EC76D5" w:rsidRDefault="00C143BB" w:rsidP="00854CBF">
      <w:pPr>
        <w:pStyle w:val="Code"/>
      </w:pPr>
      <w:r w:rsidRPr="00EC76D5">
        <w:t xml:space="preserve">      $1.add($2);</w:t>
      </w:r>
    </w:p>
    <w:p w14:paraId="7BEAE992" w14:textId="77777777" w:rsidR="00C143BB" w:rsidRPr="00EC76D5" w:rsidRDefault="00C143BB" w:rsidP="00854CBF">
      <w:pPr>
        <w:pStyle w:val="Code"/>
      </w:pPr>
      <w:r w:rsidRPr="00EC76D5">
        <w:t xml:space="preserve">      $$ = $1;</w:t>
      </w:r>
    </w:p>
    <w:p w14:paraId="7E0F917A" w14:textId="77777777" w:rsidR="00C143BB" w:rsidRPr="00EC76D5" w:rsidRDefault="00C143BB" w:rsidP="00854CBF">
      <w:pPr>
        <w:pStyle w:val="Code"/>
      </w:pPr>
      <w:r w:rsidRPr="00EC76D5">
        <w:t xml:space="preserve">    };</w:t>
      </w:r>
    </w:p>
    <w:p w14:paraId="364CF6DF" w14:textId="77777777" w:rsidR="00C143BB" w:rsidRPr="00EC76D5" w:rsidRDefault="00C143BB" w:rsidP="00854CBF">
      <w:pPr>
        <w:pStyle w:val="Code"/>
      </w:pPr>
    </w:p>
    <w:p w14:paraId="41A7A519" w14:textId="77777777" w:rsidR="00C143BB" w:rsidRPr="00EC76D5" w:rsidRDefault="00C143BB" w:rsidP="00854CBF">
      <w:pPr>
        <w:pStyle w:val="Code"/>
      </w:pPr>
      <w:r w:rsidRPr="00EC76D5">
        <w:t>pointer:</w:t>
      </w:r>
    </w:p>
    <w:p w14:paraId="577592FC" w14:textId="77777777" w:rsidR="00C143BB" w:rsidRPr="00EC76D5" w:rsidRDefault="00C143BB" w:rsidP="00854CBF">
      <w:pPr>
        <w:pStyle w:val="Code"/>
      </w:pPr>
      <w:r w:rsidRPr="00EC76D5">
        <w:t xml:space="preserve">    ASTERRISK {</w:t>
      </w:r>
    </w:p>
    <w:p w14:paraId="5494C4C2" w14:textId="77777777" w:rsidR="00C143BB" w:rsidRPr="00EC76D5" w:rsidRDefault="00C143BB" w:rsidP="00854CBF">
      <w:pPr>
        <w:pStyle w:val="Code"/>
      </w:pPr>
      <w:r w:rsidRPr="00EC76D5">
        <w:t xml:space="preserve">      $$ = Type.createPointerType(null);</w:t>
      </w:r>
    </w:p>
    <w:p w14:paraId="6A4D1FF0" w14:textId="77777777" w:rsidR="00C143BB" w:rsidRPr="00EC76D5" w:rsidRDefault="00C143BB" w:rsidP="00854CBF">
      <w:pPr>
        <w:pStyle w:val="Code"/>
      </w:pPr>
      <w:r w:rsidRPr="00EC76D5">
        <w:t xml:space="preserve">    }</w:t>
      </w:r>
    </w:p>
    <w:p w14:paraId="2BCF35BF" w14:textId="77777777" w:rsidR="00C143BB" w:rsidRPr="00EC76D5" w:rsidRDefault="00C143BB" w:rsidP="00854CBF">
      <w:pPr>
        <w:pStyle w:val="Code"/>
      </w:pPr>
      <w:r w:rsidRPr="00EC76D5">
        <w:t xml:space="preserve">  | ASTERRISK declaration_specifier_list {</w:t>
      </w:r>
    </w:p>
    <w:p w14:paraId="474DA805" w14:textId="77777777" w:rsidR="00C143BB" w:rsidRPr="00EC76D5" w:rsidRDefault="00C143BB" w:rsidP="00854CBF">
      <w:pPr>
        <w:pStyle w:val="Code"/>
      </w:pPr>
      <w:r w:rsidRPr="00EC76D5">
        <w:t xml:space="preserve">      $$ = Main.SpecifierStack.pop().generateQualifiers();</w:t>
      </w:r>
    </w:p>
    <w:p w14:paraId="088D0D77" w14:textId="77777777" w:rsidR="00C143BB" w:rsidRPr="00EC76D5" w:rsidRDefault="00C143BB" w:rsidP="00854CBF">
      <w:pPr>
        <w:pStyle w:val="Code"/>
        <w:rPr>
          <w:b/>
        </w:rPr>
      </w:pPr>
      <w:r w:rsidRPr="00EC76D5">
        <w:t xml:space="preserve">    };</w:t>
      </w:r>
    </w:p>
    <w:p w14:paraId="50EC3E25" w14:textId="1AC812FC" w:rsidR="00E40B78" w:rsidRPr="00EC76D5" w:rsidRDefault="00E40B78" w:rsidP="00C143BB">
      <w:pPr>
        <w:pStyle w:val="CodeHeader"/>
      </w:pPr>
      <w:r w:rsidRPr="00EC76D5">
        <w:t>Generator.java</w:t>
      </w:r>
    </w:p>
    <w:p w14:paraId="222F6DD2" w14:textId="77777777" w:rsidR="00F519EC" w:rsidRPr="00EC76D5" w:rsidRDefault="00F519EC" w:rsidP="00F519EC">
      <w:pPr>
        <w:pStyle w:val="Code"/>
      </w:pPr>
      <w:r w:rsidRPr="00EC76D5">
        <w:t xml:space="preserve">  public static Declarator generatePointerDeclarator(List&lt;Type&gt; typeList,</w:t>
      </w:r>
    </w:p>
    <w:p w14:paraId="1094DE2B" w14:textId="25BDA339" w:rsidR="00F519EC" w:rsidRPr="00EC76D5" w:rsidRDefault="00F519EC" w:rsidP="00F519EC">
      <w:pPr>
        <w:pStyle w:val="Code"/>
      </w:pPr>
      <w:r w:rsidRPr="00EC76D5">
        <w:t xml:space="preserve">                                                     Declarator </w:t>
      </w:r>
      <w:r w:rsidR="00FC5EB0">
        <w:t>declarator</w:t>
      </w:r>
      <w:r w:rsidRPr="00EC76D5">
        <w:t>) {</w:t>
      </w:r>
    </w:p>
    <w:p w14:paraId="3A1BD909" w14:textId="5D26909C" w:rsidR="00F519EC" w:rsidRPr="00EC76D5" w:rsidRDefault="00F519EC" w:rsidP="00F519EC">
      <w:pPr>
        <w:pStyle w:val="Code"/>
      </w:pPr>
      <w:r w:rsidRPr="00EC76D5">
        <w:t xml:space="preserve">    if (</w:t>
      </w:r>
      <w:r w:rsidR="00FC5EB0">
        <w:t>declarator</w:t>
      </w:r>
      <w:r w:rsidRPr="00EC76D5">
        <w:t xml:space="preserve"> == null) {</w:t>
      </w:r>
    </w:p>
    <w:p w14:paraId="5961F7B3" w14:textId="665C7427" w:rsidR="00F519EC" w:rsidRPr="00EC76D5" w:rsidRDefault="00F519EC" w:rsidP="00F519EC">
      <w:pPr>
        <w:pStyle w:val="Code"/>
      </w:pPr>
      <w:r w:rsidRPr="00EC76D5">
        <w:t xml:space="preserve">      </w:t>
      </w:r>
      <w:r w:rsidR="00FC5EB0">
        <w:t>declarator</w:t>
      </w:r>
      <w:r w:rsidRPr="00EC76D5">
        <w:t xml:space="preserve"> = new Declarator(null);</w:t>
      </w:r>
    </w:p>
    <w:p w14:paraId="1E68682B" w14:textId="77777777" w:rsidR="00F519EC" w:rsidRPr="00EC76D5" w:rsidRDefault="00F519EC" w:rsidP="00F519EC">
      <w:pPr>
        <w:pStyle w:val="Code"/>
      </w:pPr>
      <w:r w:rsidRPr="00EC76D5">
        <w:t xml:space="preserve">    }</w:t>
      </w:r>
    </w:p>
    <w:p w14:paraId="267100CE" w14:textId="77777777" w:rsidR="00F519EC" w:rsidRPr="00EC76D5" w:rsidRDefault="00F519EC" w:rsidP="00F519EC">
      <w:pPr>
        <w:pStyle w:val="Code"/>
      </w:pPr>
      <w:r w:rsidRPr="00EC76D5">
        <w:t xml:space="preserve">    </w:t>
      </w:r>
    </w:p>
    <w:p w14:paraId="5838A7BD" w14:textId="77777777" w:rsidR="00F519EC" w:rsidRPr="00EC76D5" w:rsidRDefault="00F519EC" w:rsidP="00F519EC">
      <w:pPr>
        <w:pStyle w:val="Code"/>
      </w:pPr>
      <w:r w:rsidRPr="00EC76D5">
        <w:t xml:space="preserve">    for (Type type : typeList) {</w:t>
      </w:r>
    </w:p>
    <w:p w14:paraId="1087F3C0" w14:textId="77777777" w:rsidR="00F519EC" w:rsidRPr="00EC76D5" w:rsidRDefault="00F519EC" w:rsidP="00F519EC">
      <w:pPr>
        <w:pStyle w:val="Code"/>
      </w:pPr>
      <w:r w:rsidRPr="00EC76D5">
        <w:t xml:space="preserve">      Type pointerType = Type.createPointerType(null);</w:t>
      </w:r>
    </w:p>
    <w:p w14:paraId="4A9ECA6A" w14:textId="77777777" w:rsidR="00F519EC" w:rsidRPr="00EC76D5" w:rsidRDefault="00F519EC" w:rsidP="00F519EC">
      <w:pPr>
        <w:pStyle w:val="Code"/>
      </w:pPr>
      <w:r w:rsidRPr="00EC76D5">
        <w:t xml:space="preserve">      pointerType.setConstant(type.isConstant());</w:t>
      </w:r>
    </w:p>
    <w:p w14:paraId="48C83127" w14:textId="77777777" w:rsidR="00F519EC" w:rsidRPr="00EC76D5" w:rsidRDefault="00F519EC" w:rsidP="00F519EC">
      <w:pPr>
        <w:pStyle w:val="Code"/>
      </w:pPr>
      <w:r w:rsidRPr="00EC76D5">
        <w:t xml:space="preserve">      pointerType.setVolatile(type.isVolatile());</w:t>
      </w:r>
    </w:p>
    <w:p w14:paraId="43128D8B" w14:textId="664D7C11" w:rsidR="00F519EC" w:rsidRPr="00EC76D5" w:rsidRDefault="00F519EC" w:rsidP="00F519EC">
      <w:pPr>
        <w:pStyle w:val="Code"/>
      </w:pPr>
      <w:r w:rsidRPr="00EC76D5">
        <w:t xml:space="preserve">      </w:t>
      </w:r>
      <w:r w:rsidR="00FC5EB0">
        <w:t>declarator</w:t>
      </w:r>
      <w:r w:rsidRPr="00EC76D5">
        <w:t>.add(pointerType);</w:t>
      </w:r>
    </w:p>
    <w:p w14:paraId="39CCE84F" w14:textId="77777777" w:rsidR="00F519EC" w:rsidRPr="00EC76D5" w:rsidRDefault="00F519EC" w:rsidP="00F519EC">
      <w:pPr>
        <w:pStyle w:val="Code"/>
      </w:pPr>
      <w:r w:rsidRPr="00EC76D5">
        <w:t xml:space="preserve">    }</w:t>
      </w:r>
    </w:p>
    <w:p w14:paraId="04F8FE3D" w14:textId="77777777" w:rsidR="00F519EC" w:rsidRPr="00EC76D5" w:rsidRDefault="00F519EC" w:rsidP="00F519EC">
      <w:pPr>
        <w:pStyle w:val="Code"/>
      </w:pPr>
    </w:p>
    <w:p w14:paraId="5F3E0DF9" w14:textId="44EF4C55" w:rsidR="00F519EC" w:rsidRPr="00EC76D5" w:rsidRDefault="00F519EC" w:rsidP="00F519EC">
      <w:pPr>
        <w:pStyle w:val="Code"/>
      </w:pPr>
      <w:r w:rsidRPr="00EC76D5">
        <w:t xml:space="preserve">    return </w:t>
      </w:r>
      <w:r w:rsidR="00FC5EB0">
        <w:t>declarator</w:t>
      </w:r>
      <w:r w:rsidRPr="00EC76D5">
        <w:t>;</w:t>
      </w:r>
    </w:p>
    <w:p w14:paraId="6AAB02EA" w14:textId="77777777" w:rsidR="00F519EC" w:rsidRPr="00EC76D5" w:rsidRDefault="00F519EC" w:rsidP="00F519EC">
      <w:pPr>
        <w:pStyle w:val="Code"/>
      </w:pPr>
      <w:r w:rsidRPr="00EC76D5">
        <w:lastRenderedPageBreak/>
        <w:t xml:space="preserve">  }</w:t>
      </w:r>
    </w:p>
    <w:p w14:paraId="3D9BB5B5" w14:textId="77777777" w:rsidR="00F519EC" w:rsidRPr="00EC76D5" w:rsidRDefault="00F519EC" w:rsidP="00F519EC">
      <w:pPr>
        <w:pStyle w:val="Code"/>
      </w:pPr>
    </w:p>
    <w:p w14:paraId="1996AD69" w14:textId="77777777" w:rsidR="00F519EC" w:rsidRPr="00EC76D5" w:rsidRDefault="00F519EC" w:rsidP="00F519EC">
      <w:pPr>
        <w:pStyle w:val="Code"/>
      </w:pPr>
      <w:r w:rsidRPr="00EC76D5">
        <w:t xml:space="preserve">  public static Declarator generatePointerListDeclarator</w:t>
      </w:r>
    </w:p>
    <w:p w14:paraId="448741A7" w14:textId="3CE4E378" w:rsidR="00F519EC" w:rsidRPr="00EC76D5" w:rsidRDefault="00F519EC" w:rsidP="00F519EC">
      <w:pPr>
        <w:pStyle w:val="Code"/>
      </w:pPr>
      <w:r w:rsidRPr="00EC76D5">
        <w:t xml:space="preserve">                (List&lt;Pair&lt;Boolean,Boolean&gt;&gt; pointerList, Declarator </w:t>
      </w:r>
      <w:r w:rsidR="00FC5EB0">
        <w:t>declarator</w:t>
      </w:r>
      <w:r w:rsidRPr="00EC76D5">
        <w:t>) {</w:t>
      </w:r>
    </w:p>
    <w:p w14:paraId="13EE7977" w14:textId="77777777" w:rsidR="00F519EC" w:rsidRPr="00EC76D5" w:rsidRDefault="00F519EC" w:rsidP="00F519EC">
      <w:pPr>
        <w:pStyle w:val="Code"/>
      </w:pPr>
      <w:r w:rsidRPr="00EC76D5">
        <w:t xml:space="preserve">    for (Pair&lt;Boolean,Boolean&gt; pair : pointerList) {</w:t>
      </w:r>
    </w:p>
    <w:p w14:paraId="3EB67CE2" w14:textId="77777777" w:rsidR="00F519EC" w:rsidRPr="00EC76D5" w:rsidRDefault="00F519EC" w:rsidP="00F519EC">
      <w:pPr>
        <w:pStyle w:val="Code"/>
      </w:pPr>
      <w:r w:rsidRPr="00EC76D5">
        <w:t xml:space="preserve">      Type pointerType = Type.createPointerType(null);</w:t>
      </w:r>
    </w:p>
    <w:p w14:paraId="79E1BBD8" w14:textId="77777777" w:rsidR="00F519EC" w:rsidRPr="00EC76D5" w:rsidRDefault="00F519EC" w:rsidP="00F519EC">
      <w:pPr>
        <w:pStyle w:val="Code"/>
      </w:pPr>
      <w:r w:rsidRPr="00EC76D5">
        <w:t xml:space="preserve">      boolean isConstant = pair.getFirst(),</w:t>
      </w:r>
    </w:p>
    <w:p w14:paraId="63F05430" w14:textId="77777777" w:rsidR="00F519EC" w:rsidRPr="00EC76D5" w:rsidRDefault="00F519EC" w:rsidP="00F519EC">
      <w:pPr>
        <w:pStyle w:val="Code"/>
      </w:pPr>
      <w:r w:rsidRPr="00EC76D5">
        <w:t xml:space="preserve">              isVolatile = pair.getSecond();</w:t>
      </w:r>
    </w:p>
    <w:p w14:paraId="15DAA60F" w14:textId="77777777" w:rsidR="00F519EC" w:rsidRPr="00EC76D5" w:rsidRDefault="00F519EC" w:rsidP="00F519EC">
      <w:pPr>
        <w:pStyle w:val="Code"/>
      </w:pPr>
      <w:r w:rsidRPr="00EC76D5">
        <w:t xml:space="preserve">      pointerType.setConstant(isConstant);</w:t>
      </w:r>
    </w:p>
    <w:p w14:paraId="00214127" w14:textId="77777777" w:rsidR="00F519EC" w:rsidRPr="00EC76D5" w:rsidRDefault="00F519EC" w:rsidP="00F519EC">
      <w:pPr>
        <w:pStyle w:val="Code"/>
      </w:pPr>
      <w:r w:rsidRPr="00EC76D5">
        <w:t xml:space="preserve">      pointerType.setVolatile(isVolatile);</w:t>
      </w:r>
    </w:p>
    <w:p w14:paraId="16CD3562" w14:textId="2DBB3859" w:rsidR="00F519EC" w:rsidRPr="00EC76D5" w:rsidRDefault="00F519EC" w:rsidP="00F519EC">
      <w:pPr>
        <w:pStyle w:val="Code"/>
      </w:pPr>
      <w:r w:rsidRPr="00EC76D5">
        <w:t xml:space="preserve">      </w:t>
      </w:r>
      <w:r w:rsidR="00FC5EB0">
        <w:t>declarator</w:t>
      </w:r>
      <w:r w:rsidRPr="00EC76D5">
        <w:t>.add(pointerType);</w:t>
      </w:r>
    </w:p>
    <w:p w14:paraId="5985BDA1" w14:textId="77777777" w:rsidR="00F519EC" w:rsidRPr="00EC76D5" w:rsidRDefault="00F519EC" w:rsidP="00F519EC">
      <w:pPr>
        <w:pStyle w:val="Code"/>
      </w:pPr>
      <w:r w:rsidRPr="00EC76D5">
        <w:t xml:space="preserve">    }</w:t>
      </w:r>
    </w:p>
    <w:p w14:paraId="7AC8A734" w14:textId="77777777" w:rsidR="00F519EC" w:rsidRPr="00EC76D5" w:rsidRDefault="00F519EC" w:rsidP="00F519EC">
      <w:pPr>
        <w:pStyle w:val="Code"/>
      </w:pPr>
      <w:r w:rsidRPr="00EC76D5">
        <w:t xml:space="preserve">    </w:t>
      </w:r>
    </w:p>
    <w:p w14:paraId="7EC36083" w14:textId="3C33B281" w:rsidR="00F519EC" w:rsidRPr="00EC76D5" w:rsidRDefault="00F519EC" w:rsidP="00F519EC">
      <w:pPr>
        <w:pStyle w:val="Code"/>
      </w:pPr>
      <w:r w:rsidRPr="00EC76D5">
        <w:t xml:space="preserve">    return </w:t>
      </w:r>
      <w:r w:rsidR="00FC5EB0">
        <w:t>declarator</w:t>
      </w:r>
      <w:r w:rsidRPr="00EC76D5">
        <w:t>;</w:t>
      </w:r>
    </w:p>
    <w:p w14:paraId="289C1808" w14:textId="285A6DB7" w:rsidR="00E40B78" w:rsidRPr="00EC76D5" w:rsidRDefault="00F519EC" w:rsidP="00F519EC">
      <w:pPr>
        <w:pStyle w:val="Code"/>
      </w:pPr>
      <w:r w:rsidRPr="00EC76D5">
        <w:t xml:space="preserve">  }</w:t>
      </w:r>
    </w:p>
    <w:p w14:paraId="0752B22B" w14:textId="0D9825D8" w:rsidR="00E40B78" w:rsidRPr="00EC76D5" w:rsidRDefault="00E40B78" w:rsidP="00E40B78">
      <w:pPr>
        <w:pStyle w:val="Rubrik3"/>
      </w:pPr>
      <w:bookmarkStart w:id="62" w:name="_Toc481936154"/>
      <w:r w:rsidRPr="00EC76D5">
        <w:t>Parameter List</w:t>
      </w:r>
      <w:bookmarkEnd w:id="62"/>
    </w:p>
    <w:p w14:paraId="0A89C523" w14:textId="4F642FEF" w:rsidR="00E40B78" w:rsidRPr="00EC76D5" w:rsidRDefault="00E40B78" w:rsidP="00E40B78">
      <w:r w:rsidRPr="00EC76D5">
        <w:t xml:space="preserve">A parameter is a declaration with at most one declaratory, which has no </w:t>
      </w:r>
      <w:r w:rsidR="002F35C1">
        <w:t>initializer</w:t>
      </w:r>
      <w:r w:rsidRPr="00EC76D5">
        <w:t xml:space="preserve"> or bitfield.</w:t>
      </w:r>
    </w:p>
    <w:p w14:paraId="625C74F4" w14:textId="42BEC221" w:rsidR="00E40B78" w:rsidRPr="00EC76D5" w:rsidRDefault="002E67B8" w:rsidP="00E40B78">
      <w:pPr>
        <w:pStyle w:val="CodeHeader"/>
      </w:pPr>
      <w:r>
        <w:t>MainParser.gppg</w:t>
      </w:r>
    </w:p>
    <w:p w14:paraId="323E7BA5" w14:textId="77777777" w:rsidR="009F05AB" w:rsidRPr="00EC76D5" w:rsidRDefault="009F05AB" w:rsidP="009F05AB">
      <w:pPr>
        <w:pStyle w:val="Code"/>
      </w:pPr>
      <w:r w:rsidRPr="00EC76D5">
        <w:t>optional_parameter_ellipse_list:</w:t>
      </w:r>
    </w:p>
    <w:p w14:paraId="221A2603" w14:textId="77777777" w:rsidR="009F05AB" w:rsidRPr="00EC76D5" w:rsidRDefault="009F05AB" w:rsidP="009F05AB">
      <w:pPr>
        <w:pStyle w:val="Code"/>
      </w:pPr>
      <w:r w:rsidRPr="00EC76D5">
        <w:t xml:space="preserve">    /* Empty. */           { $$ = null; }</w:t>
      </w:r>
    </w:p>
    <w:p w14:paraId="6030F5FD" w14:textId="77777777" w:rsidR="009F05AB" w:rsidRPr="00EC76D5" w:rsidRDefault="009F05AB" w:rsidP="009F05AB">
      <w:pPr>
        <w:pStyle w:val="Code"/>
      </w:pPr>
      <w:r w:rsidRPr="00EC76D5">
        <w:t xml:space="preserve">  | parameter_ellipse_list { $$ = $1;   };</w:t>
      </w:r>
    </w:p>
    <w:p w14:paraId="5159CDE4" w14:textId="77777777" w:rsidR="009F05AB" w:rsidRPr="00EC76D5" w:rsidRDefault="009F05AB" w:rsidP="009F05AB">
      <w:pPr>
        <w:pStyle w:val="Code"/>
      </w:pPr>
      <w:r w:rsidRPr="00EC76D5">
        <w:t xml:space="preserve">    </w:t>
      </w:r>
    </w:p>
    <w:p w14:paraId="7D3C7BA4" w14:textId="77777777" w:rsidR="009F05AB" w:rsidRPr="00EC76D5" w:rsidRDefault="009F05AB" w:rsidP="009F05AB">
      <w:pPr>
        <w:pStyle w:val="Code"/>
      </w:pPr>
      <w:r w:rsidRPr="00EC76D5">
        <w:t>parameter_ellipse_list:</w:t>
      </w:r>
    </w:p>
    <w:p w14:paraId="14603E4A" w14:textId="77777777" w:rsidR="009F05AB" w:rsidRPr="00EC76D5" w:rsidRDefault="009F05AB" w:rsidP="009F05AB">
      <w:pPr>
        <w:pStyle w:val="Code"/>
      </w:pPr>
      <w:r w:rsidRPr="00EC76D5">
        <w:t xml:space="preserve">    parameter_list {</w:t>
      </w:r>
    </w:p>
    <w:p w14:paraId="4B424C2A" w14:textId="77777777" w:rsidR="009F05AB" w:rsidRPr="00EC76D5" w:rsidRDefault="009F05AB" w:rsidP="009F05AB">
      <w:pPr>
        <w:pStyle w:val="Code"/>
      </w:pPr>
      <w:r w:rsidRPr="00EC76D5">
        <w:t xml:space="preserve">      $$ = new Pair&lt;List&lt;Symbol&gt;,Boolean&gt;($1, false);</w:t>
      </w:r>
    </w:p>
    <w:p w14:paraId="4970B256" w14:textId="77777777" w:rsidR="009F05AB" w:rsidRPr="00EC76D5" w:rsidRDefault="009F05AB" w:rsidP="009F05AB">
      <w:pPr>
        <w:pStyle w:val="Code"/>
      </w:pPr>
      <w:r w:rsidRPr="00EC76D5">
        <w:t xml:space="preserve">    }</w:t>
      </w:r>
    </w:p>
    <w:p w14:paraId="0376673C" w14:textId="77777777" w:rsidR="009F05AB" w:rsidRPr="00EC76D5" w:rsidRDefault="009F05AB" w:rsidP="009F05AB">
      <w:pPr>
        <w:pStyle w:val="Code"/>
      </w:pPr>
      <w:r w:rsidRPr="00EC76D5">
        <w:t xml:space="preserve">  | parameter_list COMMA ELLIPSE {</w:t>
      </w:r>
    </w:p>
    <w:p w14:paraId="7063220A" w14:textId="77777777" w:rsidR="009F05AB" w:rsidRPr="00EC76D5" w:rsidRDefault="009F05AB" w:rsidP="009F05AB">
      <w:pPr>
        <w:pStyle w:val="Code"/>
      </w:pPr>
      <w:r w:rsidRPr="00EC76D5">
        <w:t xml:space="preserve">      $$ = new Pair&lt;List&lt;Symbol&gt;,Boolean&gt;($1, true);</w:t>
      </w:r>
    </w:p>
    <w:p w14:paraId="261DD125" w14:textId="77777777" w:rsidR="009F05AB" w:rsidRPr="00EC76D5" w:rsidRDefault="009F05AB" w:rsidP="009F05AB">
      <w:pPr>
        <w:pStyle w:val="Code"/>
      </w:pPr>
      <w:r w:rsidRPr="00EC76D5">
        <w:t xml:space="preserve">    };</w:t>
      </w:r>
    </w:p>
    <w:p w14:paraId="60ED477D" w14:textId="77777777" w:rsidR="009F05AB" w:rsidRPr="00EC76D5" w:rsidRDefault="009F05AB" w:rsidP="009F05AB">
      <w:pPr>
        <w:pStyle w:val="Code"/>
      </w:pPr>
    </w:p>
    <w:p w14:paraId="09DC7874" w14:textId="77777777" w:rsidR="009F05AB" w:rsidRPr="00EC76D5" w:rsidRDefault="009F05AB" w:rsidP="009F05AB">
      <w:pPr>
        <w:pStyle w:val="Code"/>
      </w:pPr>
      <w:r w:rsidRPr="00EC76D5">
        <w:t>parameter_list:</w:t>
      </w:r>
    </w:p>
    <w:p w14:paraId="6A05BF26" w14:textId="77777777" w:rsidR="009F05AB" w:rsidRPr="00EC76D5" w:rsidRDefault="009F05AB" w:rsidP="009F05AB">
      <w:pPr>
        <w:pStyle w:val="Code"/>
      </w:pPr>
      <w:r w:rsidRPr="00EC76D5">
        <w:t xml:space="preserve">    {</w:t>
      </w:r>
    </w:p>
    <w:p w14:paraId="7982F9CE" w14:textId="77777777" w:rsidR="009F05AB" w:rsidRPr="00EC76D5" w:rsidRDefault="009F05AB" w:rsidP="009F05AB">
      <w:pPr>
        <w:pStyle w:val="Code"/>
      </w:pPr>
      <w:r w:rsidRPr="00EC76D5">
        <w:t xml:space="preserve">      ++Main.ParameterCount;</w:t>
      </w:r>
    </w:p>
    <w:p w14:paraId="30B64E58" w14:textId="77777777" w:rsidR="009F05AB" w:rsidRPr="00EC76D5" w:rsidRDefault="009F05AB" w:rsidP="009F05AB">
      <w:pPr>
        <w:pStyle w:val="Code"/>
      </w:pPr>
      <w:r w:rsidRPr="00EC76D5">
        <w:t xml:space="preserve">    }</w:t>
      </w:r>
    </w:p>
    <w:p w14:paraId="5CE85F35" w14:textId="77777777" w:rsidR="009F05AB" w:rsidRPr="00EC76D5" w:rsidRDefault="009F05AB" w:rsidP="009F05AB">
      <w:pPr>
        <w:pStyle w:val="Code"/>
      </w:pPr>
      <w:r w:rsidRPr="00EC76D5">
        <w:t xml:space="preserve">    parameter_declaration {</w:t>
      </w:r>
    </w:p>
    <w:p w14:paraId="59995AE8" w14:textId="77777777" w:rsidR="009F05AB" w:rsidRPr="00EC76D5" w:rsidRDefault="009F05AB" w:rsidP="009F05AB">
      <w:pPr>
        <w:pStyle w:val="Code"/>
      </w:pPr>
      <w:r w:rsidRPr="00EC76D5">
        <w:t xml:space="preserve">      --Main.ParameterCount;</w:t>
      </w:r>
    </w:p>
    <w:p w14:paraId="6B414A46" w14:textId="77777777" w:rsidR="009F05AB" w:rsidRPr="00EC76D5" w:rsidRDefault="009F05AB" w:rsidP="009F05AB">
      <w:pPr>
        <w:pStyle w:val="Code"/>
      </w:pPr>
      <w:r w:rsidRPr="00EC76D5">
        <w:t xml:space="preserve">      $$ = new LinkedList&lt;&gt;();</w:t>
      </w:r>
    </w:p>
    <w:p w14:paraId="42CB5105" w14:textId="77777777" w:rsidR="009F05AB" w:rsidRPr="00EC76D5" w:rsidRDefault="009F05AB" w:rsidP="009F05AB">
      <w:pPr>
        <w:pStyle w:val="Code"/>
      </w:pPr>
      <w:r w:rsidRPr="00EC76D5">
        <w:t xml:space="preserve">      ((List) $$).add($2);</w:t>
      </w:r>
    </w:p>
    <w:p w14:paraId="0CF014BF" w14:textId="77777777" w:rsidR="009F05AB" w:rsidRPr="00EC76D5" w:rsidRDefault="009F05AB" w:rsidP="009F05AB">
      <w:pPr>
        <w:pStyle w:val="Code"/>
      </w:pPr>
      <w:r w:rsidRPr="00EC76D5">
        <w:t xml:space="preserve">    }</w:t>
      </w:r>
    </w:p>
    <w:p w14:paraId="71589463" w14:textId="77777777" w:rsidR="009F05AB" w:rsidRPr="00EC76D5" w:rsidRDefault="009F05AB" w:rsidP="009F05AB">
      <w:pPr>
        <w:pStyle w:val="Code"/>
      </w:pPr>
      <w:r w:rsidRPr="00EC76D5">
        <w:t xml:space="preserve">  | parameter_list COMMA {</w:t>
      </w:r>
    </w:p>
    <w:p w14:paraId="6E419239" w14:textId="77777777" w:rsidR="009F05AB" w:rsidRPr="00EC76D5" w:rsidRDefault="009F05AB" w:rsidP="009F05AB">
      <w:pPr>
        <w:pStyle w:val="Code"/>
      </w:pPr>
      <w:r w:rsidRPr="00EC76D5">
        <w:t xml:space="preserve">      ++Main.ParameterCount;</w:t>
      </w:r>
    </w:p>
    <w:p w14:paraId="64938313" w14:textId="77777777" w:rsidR="009F05AB" w:rsidRPr="00EC76D5" w:rsidRDefault="009F05AB" w:rsidP="009F05AB">
      <w:pPr>
        <w:pStyle w:val="Code"/>
      </w:pPr>
      <w:r w:rsidRPr="00EC76D5">
        <w:t xml:space="preserve">    }</w:t>
      </w:r>
    </w:p>
    <w:p w14:paraId="0A185F2D" w14:textId="77777777" w:rsidR="009F05AB" w:rsidRPr="00EC76D5" w:rsidRDefault="009F05AB" w:rsidP="009F05AB">
      <w:pPr>
        <w:pStyle w:val="Code"/>
      </w:pPr>
      <w:r w:rsidRPr="00EC76D5">
        <w:t xml:space="preserve">    parameter_declaration {</w:t>
      </w:r>
    </w:p>
    <w:p w14:paraId="6407EAB5" w14:textId="77777777" w:rsidR="009F05AB" w:rsidRPr="00EC76D5" w:rsidRDefault="009F05AB" w:rsidP="009F05AB">
      <w:pPr>
        <w:pStyle w:val="Code"/>
      </w:pPr>
      <w:r w:rsidRPr="00EC76D5">
        <w:t xml:space="preserve">      --Main.ParameterCount;</w:t>
      </w:r>
    </w:p>
    <w:p w14:paraId="1EC405C9" w14:textId="77777777" w:rsidR="009F05AB" w:rsidRPr="00EC76D5" w:rsidRDefault="009F05AB" w:rsidP="009F05AB">
      <w:pPr>
        <w:pStyle w:val="Code"/>
      </w:pPr>
      <w:r w:rsidRPr="00EC76D5">
        <w:t xml:space="preserve">      $1.add($4); </w:t>
      </w:r>
    </w:p>
    <w:p w14:paraId="611EB64D" w14:textId="77777777" w:rsidR="009F05AB" w:rsidRPr="00EC76D5" w:rsidRDefault="009F05AB" w:rsidP="009F05AB">
      <w:pPr>
        <w:pStyle w:val="Code"/>
      </w:pPr>
      <w:r w:rsidRPr="00EC76D5">
        <w:t xml:space="preserve">      $$ = $1;</w:t>
      </w:r>
    </w:p>
    <w:p w14:paraId="72449058" w14:textId="77777777" w:rsidR="009F05AB" w:rsidRPr="00EC76D5" w:rsidRDefault="009F05AB" w:rsidP="009F05AB">
      <w:pPr>
        <w:pStyle w:val="Code"/>
      </w:pPr>
      <w:r w:rsidRPr="00EC76D5">
        <w:t xml:space="preserve">    };</w:t>
      </w:r>
    </w:p>
    <w:p w14:paraId="4B628125" w14:textId="77777777" w:rsidR="009F05AB" w:rsidRPr="00EC76D5" w:rsidRDefault="009F05AB" w:rsidP="009F05AB">
      <w:pPr>
        <w:pStyle w:val="Code"/>
      </w:pPr>
    </w:p>
    <w:p w14:paraId="1D0147FA" w14:textId="77777777" w:rsidR="009F05AB" w:rsidRPr="00EC76D5" w:rsidRDefault="009F05AB" w:rsidP="009F05AB">
      <w:pPr>
        <w:pStyle w:val="Code"/>
      </w:pPr>
      <w:r w:rsidRPr="00EC76D5">
        <w:t>parameter_declaration:</w:t>
      </w:r>
    </w:p>
    <w:p w14:paraId="55330C00" w14:textId="77777777" w:rsidR="009F05AB" w:rsidRPr="00EC76D5" w:rsidRDefault="009F05AB" w:rsidP="009F05AB">
      <w:pPr>
        <w:pStyle w:val="Code"/>
      </w:pPr>
      <w:r w:rsidRPr="00EC76D5">
        <w:t xml:space="preserve">    declaration_specifier_list {</w:t>
      </w:r>
    </w:p>
    <w:p w14:paraId="23B4C10E" w14:textId="77777777" w:rsidR="009F05AB" w:rsidRPr="00EC76D5" w:rsidRDefault="009F05AB" w:rsidP="009F05AB">
      <w:pPr>
        <w:pStyle w:val="Code"/>
      </w:pPr>
      <w:r w:rsidRPr="00EC76D5">
        <w:t xml:space="preserve">      $$ = GenerateDeclaration.generateParameter</w:t>
      </w:r>
    </w:p>
    <w:p w14:paraId="22602F19" w14:textId="75B2B114" w:rsidR="009F05AB" w:rsidRPr="00EC76D5" w:rsidRDefault="009F05AB" w:rsidP="009F05AB">
      <w:pPr>
        <w:pStyle w:val="Code"/>
      </w:pPr>
      <w:r w:rsidRPr="00EC76D5">
        <w:t xml:space="preserve">                               (Main.SpecifierStack.pop(), null);</w:t>
      </w:r>
    </w:p>
    <w:p w14:paraId="5EFB966A" w14:textId="77777777" w:rsidR="009F05AB" w:rsidRPr="00EC76D5" w:rsidRDefault="009F05AB" w:rsidP="009F05AB">
      <w:pPr>
        <w:pStyle w:val="Code"/>
      </w:pPr>
      <w:r w:rsidRPr="00EC76D5">
        <w:t xml:space="preserve">    }</w:t>
      </w:r>
    </w:p>
    <w:p w14:paraId="74C65385" w14:textId="4F5C224A" w:rsidR="009F05AB" w:rsidRPr="00EC76D5" w:rsidRDefault="009F05AB" w:rsidP="009F05AB">
      <w:pPr>
        <w:pStyle w:val="Code"/>
      </w:pPr>
      <w:r w:rsidRPr="00EC76D5">
        <w:lastRenderedPageBreak/>
        <w:t xml:space="preserve">  | declaration_specifier_list </w:t>
      </w:r>
      <w:r w:rsidR="00AB7DF5">
        <w:t>pointer_declarator</w:t>
      </w:r>
      <w:r w:rsidRPr="00EC76D5">
        <w:t xml:space="preserve"> {</w:t>
      </w:r>
    </w:p>
    <w:p w14:paraId="3301FD84" w14:textId="77777777" w:rsidR="009F05AB" w:rsidRPr="00EC76D5" w:rsidRDefault="009F05AB" w:rsidP="009F05AB">
      <w:pPr>
        <w:pStyle w:val="Code"/>
      </w:pPr>
      <w:r w:rsidRPr="00EC76D5">
        <w:t xml:space="preserve">      $$ = GenerateDeclaration.generateParameter</w:t>
      </w:r>
    </w:p>
    <w:p w14:paraId="777F0E8C" w14:textId="2806E780" w:rsidR="009F05AB" w:rsidRPr="00EC76D5" w:rsidRDefault="009F05AB" w:rsidP="009F05AB">
      <w:pPr>
        <w:pStyle w:val="Code"/>
      </w:pPr>
      <w:r w:rsidRPr="00EC76D5">
        <w:t xml:space="preserve">                               (Main.SpecifierStack.pop(), $2);</w:t>
      </w:r>
    </w:p>
    <w:p w14:paraId="605E0D2A" w14:textId="77777777" w:rsidR="009F05AB" w:rsidRPr="00EC76D5" w:rsidRDefault="009F05AB" w:rsidP="009F05AB">
      <w:pPr>
        <w:pStyle w:val="Code"/>
      </w:pPr>
      <w:r w:rsidRPr="00EC76D5">
        <w:t xml:space="preserve">    }</w:t>
      </w:r>
    </w:p>
    <w:p w14:paraId="132BEB4A" w14:textId="35A02DB6" w:rsidR="009F05AB" w:rsidRPr="00EC76D5" w:rsidRDefault="009F05AB" w:rsidP="009F05AB">
      <w:pPr>
        <w:pStyle w:val="Code"/>
      </w:pPr>
      <w:r w:rsidRPr="00EC76D5">
        <w:t xml:space="preserve">  | declaration_specifier_list abstract_</w:t>
      </w:r>
      <w:r w:rsidR="00AB7DF5">
        <w:t>pointer_declarator</w:t>
      </w:r>
      <w:r w:rsidRPr="00EC76D5">
        <w:t xml:space="preserve"> {</w:t>
      </w:r>
    </w:p>
    <w:p w14:paraId="144DD484" w14:textId="77777777" w:rsidR="009F05AB" w:rsidRPr="00EC76D5" w:rsidRDefault="009F05AB" w:rsidP="009F05AB">
      <w:pPr>
        <w:pStyle w:val="Code"/>
      </w:pPr>
      <w:r w:rsidRPr="00EC76D5">
        <w:t xml:space="preserve">      $$ = GenerateDeclaration.generateParameter</w:t>
      </w:r>
    </w:p>
    <w:p w14:paraId="16EE1FFF" w14:textId="1284831C" w:rsidR="009F05AB" w:rsidRPr="00EC76D5" w:rsidRDefault="009F05AB" w:rsidP="009F05AB">
      <w:pPr>
        <w:pStyle w:val="Code"/>
      </w:pPr>
      <w:r w:rsidRPr="00EC76D5">
        <w:t xml:space="preserve">                               (Main.SpecifierStack.pop(), $2);</w:t>
      </w:r>
    </w:p>
    <w:p w14:paraId="4C2B27CE" w14:textId="0AA8A129" w:rsidR="00602943" w:rsidRPr="00EC76D5" w:rsidRDefault="009F05AB" w:rsidP="009F05AB">
      <w:pPr>
        <w:pStyle w:val="Code"/>
      </w:pPr>
      <w:r w:rsidRPr="00EC76D5">
        <w:t xml:space="preserve">    };</w:t>
      </w:r>
    </w:p>
    <w:p w14:paraId="023B5A05" w14:textId="39F9272B" w:rsidR="00602943" w:rsidRPr="00EC76D5" w:rsidRDefault="00602943" w:rsidP="009F05AB">
      <w:pPr>
        <w:pStyle w:val="Code"/>
      </w:pPr>
    </w:p>
    <w:p w14:paraId="601A5221" w14:textId="77777777" w:rsidR="00602943" w:rsidRPr="00EC76D5" w:rsidRDefault="00602943" w:rsidP="00602943">
      <w:pPr>
        <w:pStyle w:val="Code"/>
      </w:pPr>
      <w:r w:rsidRPr="00EC76D5">
        <w:t>optional_identifier_list:</w:t>
      </w:r>
    </w:p>
    <w:p w14:paraId="6CCDAAF4" w14:textId="77777777" w:rsidR="00602943" w:rsidRPr="00EC76D5" w:rsidRDefault="00602943" w:rsidP="00602943">
      <w:pPr>
        <w:pStyle w:val="Code"/>
      </w:pPr>
      <w:r w:rsidRPr="00EC76D5">
        <w:t xml:space="preserve">    /* Empty. */  {</w:t>
      </w:r>
    </w:p>
    <w:p w14:paraId="29245338" w14:textId="77777777" w:rsidR="00602943" w:rsidRPr="00EC76D5" w:rsidRDefault="00602943" w:rsidP="00602943">
      <w:pPr>
        <w:pStyle w:val="Code"/>
      </w:pPr>
      <w:r w:rsidRPr="00EC76D5">
        <w:t xml:space="preserve">      $$ = new LinkedList&lt;&gt;();</w:t>
      </w:r>
    </w:p>
    <w:p w14:paraId="7199597E" w14:textId="77777777" w:rsidR="00602943" w:rsidRPr="00EC76D5" w:rsidRDefault="00602943" w:rsidP="00602943">
      <w:pPr>
        <w:pStyle w:val="Code"/>
      </w:pPr>
      <w:r w:rsidRPr="00EC76D5">
        <w:t xml:space="preserve">    }</w:t>
      </w:r>
    </w:p>
    <w:p w14:paraId="230B21EC" w14:textId="77777777" w:rsidR="00602943" w:rsidRPr="00EC76D5" w:rsidRDefault="00602943" w:rsidP="00602943">
      <w:pPr>
        <w:pStyle w:val="Code"/>
      </w:pPr>
      <w:r w:rsidRPr="00EC76D5">
        <w:t xml:space="preserve">  | identifier_list {</w:t>
      </w:r>
    </w:p>
    <w:p w14:paraId="7D212AFB" w14:textId="77777777" w:rsidR="00602943" w:rsidRPr="00EC76D5" w:rsidRDefault="00602943" w:rsidP="00602943">
      <w:pPr>
        <w:pStyle w:val="Code"/>
      </w:pPr>
      <w:r w:rsidRPr="00EC76D5">
        <w:t xml:space="preserve">      $$ = $1;</w:t>
      </w:r>
    </w:p>
    <w:p w14:paraId="7C7ACDA0" w14:textId="77777777" w:rsidR="00602943" w:rsidRPr="00EC76D5" w:rsidRDefault="00602943" w:rsidP="00602943">
      <w:pPr>
        <w:pStyle w:val="Code"/>
      </w:pPr>
      <w:r w:rsidRPr="00EC76D5">
        <w:t xml:space="preserve">    };</w:t>
      </w:r>
    </w:p>
    <w:p w14:paraId="0E2F6971" w14:textId="77777777" w:rsidR="00602943" w:rsidRPr="00EC76D5" w:rsidRDefault="00602943" w:rsidP="00602943">
      <w:pPr>
        <w:pStyle w:val="Code"/>
      </w:pPr>
    </w:p>
    <w:p w14:paraId="4BECC055" w14:textId="77777777" w:rsidR="00602943" w:rsidRPr="00EC76D5" w:rsidRDefault="00602943" w:rsidP="00602943">
      <w:pPr>
        <w:pStyle w:val="Code"/>
      </w:pPr>
      <w:r w:rsidRPr="00EC76D5">
        <w:t>identifier_list:</w:t>
      </w:r>
    </w:p>
    <w:p w14:paraId="549B6421" w14:textId="77777777" w:rsidR="00602943" w:rsidRPr="00EC76D5" w:rsidRDefault="00602943" w:rsidP="00602943">
      <w:pPr>
        <w:pStyle w:val="Code"/>
      </w:pPr>
      <w:r w:rsidRPr="00EC76D5">
        <w:t xml:space="preserve">    IDENTIFIER {</w:t>
      </w:r>
    </w:p>
    <w:p w14:paraId="685D2B5D" w14:textId="77777777" w:rsidR="00602943" w:rsidRPr="00EC76D5" w:rsidRDefault="00602943" w:rsidP="00602943">
      <w:pPr>
        <w:pStyle w:val="Code"/>
      </w:pPr>
      <w:r w:rsidRPr="00EC76D5">
        <w:t xml:space="preserve">      $$ = new LinkedList&lt;&gt;();</w:t>
      </w:r>
    </w:p>
    <w:p w14:paraId="595585C5" w14:textId="77777777" w:rsidR="00602943" w:rsidRPr="00EC76D5" w:rsidRDefault="00602943" w:rsidP="00602943">
      <w:pPr>
        <w:pStyle w:val="Code"/>
      </w:pPr>
      <w:r w:rsidRPr="00EC76D5">
        <w:t xml:space="preserve">      ((List) $$).add($1); </w:t>
      </w:r>
    </w:p>
    <w:p w14:paraId="40F9C17D" w14:textId="77777777" w:rsidR="00602943" w:rsidRPr="00EC76D5" w:rsidRDefault="00602943" w:rsidP="00602943">
      <w:pPr>
        <w:pStyle w:val="Code"/>
      </w:pPr>
      <w:r w:rsidRPr="00EC76D5">
        <w:t xml:space="preserve">    }</w:t>
      </w:r>
    </w:p>
    <w:p w14:paraId="4880B9F7" w14:textId="77777777" w:rsidR="00602943" w:rsidRPr="00EC76D5" w:rsidRDefault="00602943" w:rsidP="00602943">
      <w:pPr>
        <w:pStyle w:val="Code"/>
      </w:pPr>
      <w:r w:rsidRPr="00EC76D5">
        <w:t xml:space="preserve">  | identifier_list COMMA IDENTIFIER {</w:t>
      </w:r>
    </w:p>
    <w:p w14:paraId="0D6B259B" w14:textId="77777777" w:rsidR="00602943" w:rsidRPr="00EC76D5" w:rsidRDefault="00602943" w:rsidP="00602943">
      <w:pPr>
        <w:pStyle w:val="Code"/>
      </w:pPr>
      <w:r w:rsidRPr="00EC76D5">
        <w:t xml:space="preserve">      $1.add($3); </w:t>
      </w:r>
    </w:p>
    <w:p w14:paraId="628E5BDC" w14:textId="77777777" w:rsidR="00602943" w:rsidRPr="00EC76D5" w:rsidRDefault="00602943" w:rsidP="00602943">
      <w:pPr>
        <w:pStyle w:val="Code"/>
      </w:pPr>
      <w:r w:rsidRPr="00EC76D5">
        <w:t xml:space="preserve">      $$ = $1;</w:t>
      </w:r>
    </w:p>
    <w:p w14:paraId="26605CB0" w14:textId="0A66FBBD" w:rsidR="00602943" w:rsidRPr="00EC76D5" w:rsidRDefault="00602943" w:rsidP="00602943">
      <w:pPr>
        <w:pStyle w:val="Code"/>
      </w:pPr>
      <w:r w:rsidRPr="00EC76D5">
        <w:t xml:space="preserve">    };</w:t>
      </w:r>
    </w:p>
    <w:p w14:paraId="1AC84BE4" w14:textId="4C2E6E73" w:rsidR="00E40B78" w:rsidRPr="00EC76D5" w:rsidRDefault="000C6576" w:rsidP="00E40B78">
      <w:pPr>
        <w:pStyle w:val="CodeHeader"/>
      </w:pPr>
      <w:r>
        <w:t>MiddleCodeGenerator.cs</w:t>
      </w:r>
    </w:p>
    <w:p w14:paraId="0765428D" w14:textId="77777777" w:rsidR="00664F54" w:rsidRPr="00EC76D5" w:rsidRDefault="00664F54" w:rsidP="00664F54">
      <w:pPr>
        <w:pStyle w:val="Code"/>
      </w:pPr>
      <w:r w:rsidRPr="00EC76D5">
        <w:t xml:space="preserve">  public static Symbol generateParameter(Specifier specifier,</w:t>
      </w:r>
    </w:p>
    <w:p w14:paraId="52B6D5E4" w14:textId="7B3FC7F5" w:rsidR="00664F54" w:rsidRPr="00EC76D5" w:rsidRDefault="00664F54" w:rsidP="00664F54">
      <w:pPr>
        <w:pStyle w:val="Code"/>
      </w:pPr>
      <w:r w:rsidRPr="00EC76D5">
        <w:t xml:space="preserve">                                         Declarator </w:t>
      </w:r>
      <w:r w:rsidR="00FC5EB0">
        <w:t>declarator</w:t>
      </w:r>
      <w:r w:rsidRPr="00EC76D5">
        <w:t>) {</w:t>
      </w:r>
    </w:p>
    <w:p w14:paraId="4B386E49" w14:textId="5ECCF495" w:rsidR="00664F54" w:rsidRPr="00EC76D5" w:rsidRDefault="00664F54" w:rsidP="00664F54">
      <w:pPr>
        <w:pStyle w:val="Code"/>
      </w:pPr>
      <w:r w:rsidRPr="00EC76D5">
        <w:t xml:space="preserve">    Triple&lt;Boolean,Storage,Type&gt; </w:t>
      </w:r>
      <w:r w:rsidR="008E0A21" w:rsidRPr="00EC76D5">
        <w:t>specTriple</w:t>
      </w:r>
      <w:r w:rsidRPr="00EC76D5">
        <w:t xml:space="preserve"> = specifier.generate();</w:t>
      </w:r>
    </w:p>
    <w:p w14:paraId="4EEBB3EB" w14:textId="7B12E4A0" w:rsidR="00664F54" w:rsidRPr="00EC76D5" w:rsidRDefault="00664F54" w:rsidP="00664F54">
      <w:pPr>
        <w:pStyle w:val="Code"/>
      </w:pPr>
      <w:r w:rsidRPr="00EC76D5">
        <w:t xml:space="preserve">    Storage storage = </w:t>
      </w:r>
      <w:r w:rsidR="008E0A21" w:rsidRPr="00EC76D5">
        <w:t>specTriple</w:t>
      </w:r>
      <w:r w:rsidRPr="00EC76D5">
        <w:t>.getSecond();</w:t>
      </w:r>
    </w:p>
    <w:p w14:paraId="43623090" w14:textId="02CEA166" w:rsidR="00664F54" w:rsidRPr="00EC76D5" w:rsidRDefault="00664F54" w:rsidP="00664F54">
      <w:pPr>
        <w:pStyle w:val="Code"/>
      </w:pPr>
      <w:r w:rsidRPr="00EC76D5">
        <w:t xml:space="preserve">    Type </w:t>
      </w:r>
      <w:r w:rsidR="00C461A8">
        <w:t>specifierType</w:t>
      </w:r>
      <w:r w:rsidRPr="00EC76D5">
        <w:t xml:space="preserve"> = </w:t>
      </w:r>
      <w:r w:rsidR="008E0A21" w:rsidRPr="00EC76D5">
        <w:t>specTriple</w:t>
      </w:r>
      <w:r w:rsidRPr="00EC76D5">
        <w:t>.getThird();</w:t>
      </w:r>
    </w:p>
    <w:p w14:paraId="28EDD743" w14:textId="77777777" w:rsidR="00664F54" w:rsidRPr="00EC76D5" w:rsidRDefault="00664F54" w:rsidP="00664F54">
      <w:pPr>
        <w:pStyle w:val="Code"/>
      </w:pPr>
    </w:p>
    <w:p w14:paraId="4767DBBD" w14:textId="77777777" w:rsidR="00664F54" w:rsidRPr="00EC76D5" w:rsidRDefault="00664F54" w:rsidP="00664F54">
      <w:pPr>
        <w:pStyle w:val="Code"/>
      </w:pPr>
      <w:r w:rsidRPr="00EC76D5">
        <w:t xml:space="preserve">    Assert.error((storage == Storage.Auto) || (storage == Storage.Register),</w:t>
      </w:r>
    </w:p>
    <w:p w14:paraId="7665B68D" w14:textId="77777777" w:rsidR="00664F54" w:rsidRPr="00EC76D5" w:rsidRDefault="00664F54" w:rsidP="00664F54">
      <w:pPr>
        <w:pStyle w:val="Code"/>
      </w:pPr>
      <w:r w:rsidRPr="00EC76D5">
        <w:t xml:space="preserve">                 "parameter storage must be auto or register");</w:t>
      </w:r>
    </w:p>
    <w:p w14:paraId="371937B5" w14:textId="77777777" w:rsidR="00664F54" w:rsidRPr="00EC76D5" w:rsidRDefault="00664F54" w:rsidP="00664F54">
      <w:pPr>
        <w:pStyle w:val="Code"/>
      </w:pPr>
      <w:r w:rsidRPr="00EC76D5">
        <w:t xml:space="preserve">    </w:t>
      </w:r>
    </w:p>
    <w:p w14:paraId="5D7AF797" w14:textId="2FA5EFF0" w:rsidR="00664F54" w:rsidRPr="00EC76D5" w:rsidRDefault="00664F54" w:rsidP="00664F54">
      <w:pPr>
        <w:pStyle w:val="Code"/>
      </w:pPr>
      <w:r w:rsidRPr="00EC76D5">
        <w:t xml:space="preserve">    if (</w:t>
      </w:r>
      <w:r w:rsidR="00FC5EB0">
        <w:t>declarator</w:t>
      </w:r>
      <w:r w:rsidRPr="00EC76D5">
        <w:t xml:space="preserve"> != null) {</w:t>
      </w:r>
    </w:p>
    <w:p w14:paraId="517937B8" w14:textId="78D64A38" w:rsidR="00664F54" w:rsidRPr="00EC76D5" w:rsidRDefault="00664F54" w:rsidP="00664F54">
      <w:pPr>
        <w:pStyle w:val="Code"/>
      </w:pPr>
      <w:r w:rsidRPr="00EC76D5">
        <w:t xml:space="preserve">      </w:t>
      </w:r>
      <w:r w:rsidR="00FC5EB0">
        <w:t>declarator</w:t>
      </w:r>
      <w:r w:rsidRPr="00EC76D5">
        <w:t>.add(</w:t>
      </w:r>
      <w:r w:rsidR="00C461A8">
        <w:t>specifierType</w:t>
      </w:r>
      <w:r w:rsidRPr="00EC76D5">
        <w:t>);</w:t>
      </w:r>
    </w:p>
    <w:p w14:paraId="325B5BD8" w14:textId="332580D3" w:rsidR="00664F54" w:rsidRPr="00EC76D5" w:rsidRDefault="00664F54" w:rsidP="00664F54">
      <w:pPr>
        <w:pStyle w:val="Code"/>
      </w:pPr>
      <w:r w:rsidRPr="00EC76D5">
        <w:t xml:space="preserve">      Type type = toParameterType(</w:t>
      </w:r>
      <w:r w:rsidR="00FC5EB0">
        <w:t>declarator</w:t>
      </w:r>
      <w:r w:rsidRPr="00EC76D5">
        <w:t>.type());</w:t>
      </w:r>
    </w:p>
    <w:p w14:paraId="75DF4AAD" w14:textId="6C116B0E" w:rsidR="00664F54" w:rsidRPr="00EC76D5" w:rsidRDefault="00664F54" w:rsidP="00664F54">
      <w:pPr>
        <w:pStyle w:val="Code"/>
      </w:pPr>
      <w:r w:rsidRPr="00EC76D5">
        <w:t xml:space="preserve">      return (Symbol.createParameterSymbol(</w:t>
      </w:r>
      <w:r w:rsidR="00FC5EB0">
        <w:t>declarator</w:t>
      </w:r>
      <w:r w:rsidRPr="00EC76D5">
        <w:t>.getName(), storage, type));</w:t>
      </w:r>
    </w:p>
    <w:p w14:paraId="1240CD8E" w14:textId="77777777" w:rsidR="00664F54" w:rsidRPr="00EC76D5" w:rsidRDefault="00664F54" w:rsidP="00664F54">
      <w:pPr>
        <w:pStyle w:val="Code"/>
      </w:pPr>
      <w:r w:rsidRPr="00EC76D5">
        <w:t xml:space="preserve">    }</w:t>
      </w:r>
    </w:p>
    <w:p w14:paraId="5B1A7A0E" w14:textId="77777777" w:rsidR="00664F54" w:rsidRPr="00EC76D5" w:rsidRDefault="00664F54" w:rsidP="00664F54">
      <w:pPr>
        <w:pStyle w:val="Code"/>
      </w:pPr>
      <w:r w:rsidRPr="00EC76D5">
        <w:t xml:space="preserve">    else {</w:t>
      </w:r>
    </w:p>
    <w:p w14:paraId="21C95124" w14:textId="69539E05" w:rsidR="00664F54" w:rsidRPr="00EC76D5" w:rsidRDefault="00664F54" w:rsidP="00664F54">
      <w:pPr>
        <w:pStyle w:val="Code"/>
      </w:pPr>
      <w:r w:rsidRPr="00EC76D5">
        <w:t xml:space="preserve">      Type type = toParameterType(</w:t>
      </w:r>
      <w:r w:rsidR="00C461A8">
        <w:t>specifierType</w:t>
      </w:r>
      <w:r w:rsidRPr="00EC76D5">
        <w:t>);</w:t>
      </w:r>
    </w:p>
    <w:p w14:paraId="433A94B1" w14:textId="77777777" w:rsidR="00664F54" w:rsidRPr="00EC76D5" w:rsidRDefault="00664F54" w:rsidP="00664F54">
      <w:pPr>
        <w:pStyle w:val="Code"/>
      </w:pPr>
      <w:r w:rsidRPr="00EC76D5">
        <w:t xml:space="preserve">      return (Symbol.createParameterSymbol(null, storage, type));</w:t>
      </w:r>
    </w:p>
    <w:p w14:paraId="39671022" w14:textId="77777777" w:rsidR="00664F54" w:rsidRPr="00EC76D5" w:rsidRDefault="00664F54" w:rsidP="00664F54">
      <w:pPr>
        <w:pStyle w:val="Code"/>
      </w:pPr>
      <w:r w:rsidRPr="00EC76D5">
        <w:t xml:space="preserve">    }</w:t>
      </w:r>
    </w:p>
    <w:p w14:paraId="41E2CD48" w14:textId="77777777" w:rsidR="00664F54" w:rsidRPr="00EC76D5" w:rsidRDefault="00664F54" w:rsidP="00664F54">
      <w:pPr>
        <w:pStyle w:val="Code"/>
      </w:pPr>
      <w:r w:rsidRPr="00EC76D5">
        <w:t xml:space="preserve">  }</w:t>
      </w:r>
    </w:p>
    <w:p w14:paraId="34EA1055" w14:textId="77777777" w:rsidR="00664F54" w:rsidRPr="00EC76D5" w:rsidRDefault="00664F54" w:rsidP="00664F54">
      <w:pPr>
        <w:pStyle w:val="Code"/>
      </w:pPr>
      <w:r w:rsidRPr="00EC76D5">
        <w:t xml:space="preserve">  </w:t>
      </w:r>
    </w:p>
    <w:p w14:paraId="12816A2B" w14:textId="77777777" w:rsidR="00664F54" w:rsidRPr="00EC76D5" w:rsidRDefault="00664F54" w:rsidP="00664F54">
      <w:pPr>
        <w:pStyle w:val="Code"/>
      </w:pPr>
      <w:r w:rsidRPr="00EC76D5">
        <w:t xml:space="preserve">  private static Type toParameterType(Type type) {</w:t>
      </w:r>
    </w:p>
    <w:p w14:paraId="09D2AC92" w14:textId="77777777" w:rsidR="00664F54" w:rsidRPr="00EC76D5" w:rsidRDefault="00664F54" w:rsidP="00664F54">
      <w:pPr>
        <w:pStyle w:val="Code"/>
      </w:pPr>
      <w:r w:rsidRPr="00EC76D5">
        <w:t xml:space="preserve">    switch (type.getSort()) {</w:t>
      </w:r>
    </w:p>
    <w:p w14:paraId="7233124F" w14:textId="77777777" w:rsidR="00664F54" w:rsidRPr="00EC76D5" w:rsidRDefault="00664F54" w:rsidP="00664F54">
      <w:pPr>
        <w:pStyle w:val="Code"/>
      </w:pPr>
      <w:r w:rsidRPr="00EC76D5">
        <w:t xml:space="preserve">      case Array:</w:t>
      </w:r>
    </w:p>
    <w:p w14:paraId="2C526686" w14:textId="77777777" w:rsidR="00664F54" w:rsidRPr="00EC76D5" w:rsidRDefault="00664F54" w:rsidP="00664F54">
      <w:pPr>
        <w:pStyle w:val="Code"/>
      </w:pPr>
      <w:r w:rsidRPr="00EC76D5">
        <w:t xml:space="preserve">        return Type.createPointerType(type.getArrayType());</w:t>
      </w:r>
    </w:p>
    <w:p w14:paraId="7033E60A" w14:textId="77777777" w:rsidR="00664F54" w:rsidRPr="00EC76D5" w:rsidRDefault="00664F54" w:rsidP="00664F54">
      <w:pPr>
        <w:pStyle w:val="Code"/>
      </w:pPr>
      <w:r w:rsidRPr="00EC76D5">
        <w:t xml:space="preserve">        </w:t>
      </w:r>
    </w:p>
    <w:p w14:paraId="120CF2CA" w14:textId="77777777" w:rsidR="00664F54" w:rsidRPr="00EC76D5" w:rsidRDefault="00664F54" w:rsidP="00664F54">
      <w:pPr>
        <w:pStyle w:val="Code"/>
      </w:pPr>
      <w:r w:rsidRPr="00EC76D5">
        <w:t xml:space="preserve">      case Function:</w:t>
      </w:r>
    </w:p>
    <w:p w14:paraId="15CAEB41" w14:textId="77777777" w:rsidR="00664F54" w:rsidRPr="00EC76D5" w:rsidRDefault="00664F54" w:rsidP="00664F54">
      <w:pPr>
        <w:pStyle w:val="Code"/>
      </w:pPr>
      <w:r w:rsidRPr="00EC76D5">
        <w:t xml:space="preserve">        return Type.createPointerType(type);</w:t>
      </w:r>
    </w:p>
    <w:p w14:paraId="24AFD51C" w14:textId="77777777" w:rsidR="00664F54" w:rsidRPr="00EC76D5" w:rsidRDefault="00664F54" w:rsidP="00664F54">
      <w:pPr>
        <w:pStyle w:val="Code"/>
      </w:pPr>
      <w:r w:rsidRPr="00EC76D5">
        <w:t xml:space="preserve">        </w:t>
      </w:r>
    </w:p>
    <w:p w14:paraId="088F6B5E" w14:textId="77777777" w:rsidR="00664F54" w:rsidRPr="00EC76D5" w:rsidRDefault="00664F54" w:rsidP="00664F54">
      <w:pPr>
        <w:pStyle w:val="Code"/>
      </w:pPr>
      <w:r w:rsidRPr="00EC76D5">
        <w:lastRenderedPageBreak/>
        <w:t xml:space="preserve">      default:</w:t>
      </w:r>
    </w:p>
    <w:p w14:paraId="0116A09C" w14:textId="77777777" w:rsidR="00664F54" w:rsidRPr="00EC76D5" w:rsidRDefault="00664F54" w:rsidP="00664F54">
      <w:pPr>
        <w:pStyle w:val="Code"/>
      </w:pPr>
      <w:r w:rsidRPr="00EC76D5">
        <w:t xml:space="preserve">        return type;</w:t>
      </w:r>
    </w:p>
    <w:p w14:paraId="5C1C41A2" w14:textId="77777777" w:rsidR="00664F54" w:rsidRPr="00EC76D5" w:rsidRDefault="00664F54" w:rsidP="00664F54">
      <w:pPr>
        <w:pStyle w:val="Code"/>
      </w:pPr>
      <w:r w:rsidRPr="00EC76D5">
        <w:t xml:space="preserve">    }</w:t>
      </w:r>
    </w:p>
    <w:p w14:paraId="55FF8F9B" w14:textId="77777777" w:rsidR="00664F54" w:rsidRPr="00EC76D5" w:rsidRDefault="00664F54" w:rsidP="00664F54">
      <w:pPr>
        <w:pStyle w:val="Code"/>
        <w:rPr>
          <w:rFonts w:ascii="Times New Roman" w:eastAsiaTheme="majorEastAsia" w:hAnsi="Times New Roman" w:cstheme="majorBidi"/>
          <w:b/>
          <w:noProof w:val="0"/>
          <w:sz w:val="32"/>
          <w:szCs w:val="24"/>
        </w:rPr>
      </w:pPr>
      <w:r w:rsidRPr="00EC76D5">
        <w:t xml:space="preserve">  }</w:t>
      </w:r>
    </w:p>
    <w:p w14:paraId="0FCA82BB" w14:textId="6C881116" w:rsidR="00E40B78" w:rsidRPr="00EC76D5" w:rsidRDefault="002F35C1" w:rsidP="00664F54">
      <w:pPr>
        <w:pStyle w:val="Rubrik3"/>
      </w:pPr>
      <w:r>
        <w:t>Initializer</w:t>
      </w:r>
    </w:p>
    <w:p w14:paraId="67060910" w14:textId="7D6D0E41" w:rsidR="00E40B78" w:rsidRPr="00EC76D5" w:rsidRDefault="00E40B78" w:rsidP="00E40B78">
      <w:r w:rsidRPr="00EC76D5">
        <w:t xml:space="preserve">A declaratory can be </w:t>
      </w:r>
      <w:r w:rsidR="00266D64">
        <w:t>initialized</w:t>
      </w:r>
      <w:r w:rsidRPr="00EC76D5">
        <w:t xml:space="preserve"> with a single value, or a (possible nested) list.</w:t>
      </w:r>
    </w:p>
    <w:p w14:paraId="6D968F70" w14:textId="114C961A" w:rsidR="00E40B78" w:rsidRPr="00EC76D5" w:rsidRDefault="002E67B8" w:rsidP="00E40B78">
      <w:pPr>
        <w:pStyle w:val="CodeHeader"/>
      </w:pPr>
      <w:r>
        <w:t>MainParser.gppg</w:t>
      </w:r>
    </w:p>
    <w:p w14:paraId="7D5E46FD" w14:textId="161ACA03" w:rsidR="00602943" w:rsidRPr="00EC76D5" w:rsidRDefault="002F35C1" w:rsidP="00602943">
      <w:pPr>
        <w:pStyle w:val="Code"/>
      </w:pPr>
      <w:r>
        <w:t>initializer</w:t>
      </w:r>
      <w:r w:rsidR="00602943" w:rsidRPr="00EC76D5">
        <w:t>:</w:t>
      </w:r>
    </w:p>
    <w:p w14:paraId="24D64A8D" w14:textId="77777777" w:rsidR="00602943" w:rsidRPr="00EC76D5" w:rsidRDefault="00602943" w:rsidP="00602943">
      <w:pPr>
        <w:pStyle w:val="Code"/>
      </w:pPr>
      <w:r w:rsidRPr="00EC76D5">
        <w:t xml:space="preserve">    assignment_expression {</w:t>
      </w:r>
    </w:p>
    <w:p w14:paraId="4BF6D9C4" w14:textId="77777777" w:rsidR="00602943" w:rsidRPr="00EC76D5" w:rsidRDefault="00602943" w:rsidP="00602943">
      <w:pPr>
        <w:pStyle w:val="Code"/>
      </w:pPr>
      <w:r w:rsidRPr="00EC76D5">
        <w:t xml:space="preserve">      $$ = $1;</w:t>
      </w:r>
    </w:p>
    <w:p w14:paraId="580D062C" w14:textId="77777777" w:rsidR="00602943" w:rsidRPr="00EC76D5" w:rsidRDefault="00602943" w:rsidP="00602943">
      <w:pPr>
        <w:pStyle w:val="Code"/>
      </w:pPr>
      <w:r w:rsidRPr="00EC76D5">
        <w:t xml:space="preserve">    }</w:t>
      </w:r>
    </w:p>
    <w:p w14:paraId="06B2BB40" w14:textId="3F0D826E" w:rsidR="00602943" w:rsidRPr="00EC76D5" w:rsidRDefault="00602943" w:rsidP="00602943">
      <w:pPr>
        <w:pStyle w:val="Code"/>
      </w:pPr>
      <w:r w:rsidRPr="00EC76D5">
        <w:t xml:space="preserve">  | LEFT_BLOCK </w:t>
      </w:r>
      <w:r w:rsidR="002F35C1">
        <w:t>initializer</w:t>
      </w:r>
      <w:r w:rsidRPr="00EC76D5">
        <w:t>_list optional_comma RIGHT_BLOCK {</w:t>
      </w:r>
    </w:p>
    <w:p w14:paraId="11C643FE" w14:textId="77777777" w:rsidR="00602943" w:rsidRPr="00EC76D5" w:rsidRDefault="00602943" w:rsidP="00602943">
      <w:pPr>
        <w:pStyle w:val="Code"/>
      </w:pPr>
      <w:r w:rsidRPr="00EC76D5">
        <w:t xml:space="preserve">      $$ = $2;</w:t>
      </w:r>
    </w:p>
    <w:p w14:paraId="7E2B3485" w14:textId="77777777" w:rsidR="00602943" w:rsidRPr="00EC76D5" w:rsidRDefault="00602943" w:rsidP="00602943">
      <w:pPr>
        <w:pStyle w:val="Code"/>
      </w:pPr>
      <w:r w:rsidRPr="00EC76D5">
        <w:t xml:space="preserve">    };</w:t>
      </w:r>
    </w:p>
    <w:p w14:paraId="5A8ADCEF" w14:textId="77777777" w:rsidR="00602943" w:rsidRPr="00EC76D5" w:rsidRDefault="00602943" w:rsidP="00602943">
      <w:pPr>
        <w:pStyle w:val="Code"/>
      </w:pPr>
    </w:p>
    <w:p w14:paraId="1C4A982A" w14:textId="77777777" w:rsidR="00602943" w:rsidRPr="00EC76D5" w:rsidRDefault="00602943" w:rsidP="00602943">
      <w:pPr>
        <w:pStyle w:val="Code"/>
      </w:pPr>
      <w:r w:rsidRPr="00EC76D5">
        <w:t>optional_comma:</w:t>
      </w:r>
    </w:p>
    <w:p w14:paraId="74BC46D7" w14:textId="77777777" w:rsidR="00602943" w:rsidRPr="00EC76D5" w:rsidRDefault="00602943" w:rsidP="00602943">
      <w:pPr>
        <w:pStyle w:val="Code"/>
      </w:pPr>
      <w:r w:rsidRPr="00EC76D5">
        <w:t xml:space="preserve">    /* Empty. */</w:t>
      </w:r>
    </w:p>
    <w:p w14:paraId="75F6A029" w14:textId="77777777" w:rsidR="00602943" w:rsidRPr="00EC76D5" w:rsidRDefault="00602943" w:rsidP="00602943">
      <w:pPr>
        <w:pStyle w:val="Code"/>
      </w:pPr>
      <w:r w:rsidRPr="00EC76D5">
        <w:t xml:space="preserve">  | COMMA;</w:t>
      </w:r>
    </w:p>
    <w:p w14:paraId="116B410E" w14:textId="77777777" w:rsidR="00602943" w:rsidRPr="00EC76D5" w:rsidRDefault="00602943" w:rsidP="00602943">
      <w:pPr>
        <w:pStyle w:val="Code"/>
      </w:pPr>
    </w:p>
    <w:p w14:paraId="5AAB68D0" w14:textId="45491CB3" w:rsidR="00602943" w:rsidRPr="00EC76D5" w:rsidRDefault="002F35C1" w:rsidP="00602943">
      <w:pPr>
        <w:pStyle w:val="Code"/>
      </w:pPr>
      <w:r>
        <w:t>initializer</w:t>
      </w:r>
      <w:r w:rsidR="00602943" w:rsidRPr="00EC76D5">
        <w:t>_list:</w:t>
      </w:r>
    </w:p>
    <w:p w14:paraId="7CE0CC46" w14:textId="2157C122" w:rsidR="00602943" w:rsidRPr="00EC76D5" w:rsidRDefault="00602943" w:rsidP="00602943">
      <w:pPr>
        <w:pStyle w:val="Code"/>
      </w:pPr>
      <w:r w:rsidRPr="00EC76D5">
        <w:t xml:space="preserve">    </w:t>
      </w:r>
      <w:r w:rsidR="002F35C1">
        <w:t>initializer</w:t>
      </w:r>
      <w:r w:rsidRPr="00EC76D5">
        <w:t xml:space="preserve"> {</w:t>
      </w:r>
    </w:p>
    <w:p w14:paraId="57099C07" w14:textId="77777777" w:rsidR="00602943" w:rsidRPr="00EC76D5" w:rsidRDefault="00602943" w:rsidP="00602943">
      <w:pPr>
        <w:pStyle w:val="Code"/>
      </w:pPr>
      <w:r w:rsidRPr="00EC76D5">
        <w:t xml:space="preserve">      $$ = new LinkedList&lt;&gt;();</w:t>
      </w:r>
    </w:p>
    <w:p w14:paraId="26B3A976" w14:textId="77777777" w:rsidR="00602943" w:rsidRPr="00EC76D5" w:rsidRDefault="00602943" w:rsidP="00602943">
      <w:pPr>
        <w:pStyle w:val="Code"/>
      </w:pPr>
      <w:r w:rsidRPr="00EC76D5">
        <w:t xml:space="preserve">      ((List) $$).add($1);</w:t>
      </w:r>
    </w:p>
    <w:p w14:paraId="5578E371" w14:textId="77777777" w:rsidR="00602943" w:rsidRPr="00EC76D5" w:rsidRDefault="00602943" w:rsidP="00602943">
      <w:pPr>
        <w:pStyle w:val="Code"/>
      </w:pPr>
      <w:r w:rsidRPr="00EC76D5">
        <w:t xml:space="preserve">    }</w:t>
      </w:r>
    </w:p>
    <w:p w14:paraId="19BA3C25" w14:textId="10906AFD" w:rsidR="00602943" w:rsidRPr="00EC76D5" w:rsidRDefault="00602943" w:rsidP="00602943">
      <w:pPr>
        <w:pStyle w:val="Code"/>
      </w:pPr>
      <w:r w:rsidRPr="00EC76D5">
        <w:t xml:space="preserve">  | </w:t>
      </w:r>
      <w:r w:rsidR="002F35C1">
        <w:t>initializer</w:t>
      </w:r>
      <w:r w:rsidRPr="00EC76D5">
        <w:t xml:space="preserve">_list COMMA </w:t>
      </w:r>
      <w:r w:rsidR="002F35C1">
        <w:t>initializer</w:t>
      </w:r>
      <w:r w:rsidRPr="00EC76D5">
        <w:t xml:space="preserve"> {</w:t>
      </w:r>
    </w:p>
    <w:p w14:paraId="18A225F8" w14:textId="77777777" w:rsidR="00602943" w:rsidRPr="00EC76D5" w:rsidRDefault="00602943" w:rsidP="00602943">
      <w:pPr>
        <w:pStyle w:val="Code"/>
      </w:pPr>
      <w:r w:rsidRPr="00EC76D5">
        <w:t xml:space="preserve">      $1.add($3); </w:t>
      </w:r>
    </w:p>
    <w:p w14:paraId="1F975C5C" w14:textId="77777777" w:rsidR="00602943" w:rsidRPr="00EC76D5" w:rsidRDefault="00602943" w:rsidP="00602943">
      <w:pPr>
        <w:pStyle w:val="Code"/>
      </w:pPr>
      <w:r w:rsidRPr="00EC76D5">
        <w:t xml:space="preserve">      $$ = $1;</w:t>
      </w:r>
    </w:p>
    <w:p w14:paraId="45D19889" w14:textId="0CBEF0EB" w:rsidR="00E40B78" w:rsidRPr="00EC76D5" w:rsidRDefault="00602943" w:rsidP="00602943">
      <w:pPr>
        <w:pStyle w:val="Code"/>
      </w:pPr>
      <w:r w:rsidRPr="00EC76D5">
        <w:t xml:space="preserve">    };</w:t>
      </w:r>
    </w:p>
    <w:p w14:paraId="5F679EE1" w14:textId="014190F7" w:rsidR="00E40B78" w:rsidRPr="00EC76D5" w:rsidRDefault="00E40B78" w:rsidP="00E40B78">
      <w:pPr>
        <w:pStyle w:val="Rubrik3"/>
      </w:pPr>
      <w:bookmarkStart w:id="63" w:name="_Toc481936156"/>
      <w:r w:rsidRPr="00EC76D5">
        <w:t>Type Name</w:t>
      </w:r>
      <w:bookmarkEnd w:id="63"/>
    </w:p>
    <w:p w14:paraId="25470C42" w14:textId="77777777" w:rsidR="00E40B78" w:rsidRPr="00EC76D5" w:rsidRDefault="00E40B78" w:rsidP="00E40B78">
      <w:r w:rsidRPr="00EC76D5">
        <w:t>A type name is a declaratory specifier list, with or without an abstract declaratory.</w:t>
      </w:r>
    </w:p>
    <w:p w14:paraId="31AE16BF" w14:textId="72D4D450" w:rsidR="00E40B78" w:rsidRPr="00EC76D5" w:rsidRDefault="002E67B8" w:rsidP="00E40B78">
      <w:pPr>
        <w:pStyle w:val="CodeHeader"/>
      </w:pPr>
      <w:r>
        <w:t>MainParser.gppg</w:t>
      </w:r>
    </w:p>
    <w:p w14:paraId="630F1692" w14:textId="77777777" w:rsidR="00602943" w:rsidRPr="00EC76D5" w:rsidRDefault="00602943" w:rsidP="00602943">
      <w:pPr>
        <w:pStyle w:val="Code"/>
      </w:pPr>
      <w:r w:rsidRPr="00EC76D5">
        <w:t>type_name:</w:t>
      </w:r>
    </w:p>
    <w:p w14:paraId="54E1BF52" w14:textId="77777777" w:rsidR="00602943" w:rsidRPr="00EC76D5" w:rsidRDefault="00602943" w:rsidP="00602943">
      <w:pPr>
        <w:pStyle w:val="Code"/>
      </w:pPr>
      <w:r w:rsidRPr="00EC76D5">
        <w:t xml:space="preserve">    declaration_specifier_list  {</w:t>
      </w:r>
    </w:p>
    <w:p w14:paraId="73759649" w14:textId="77777777" w:rsidR="00602943" w:rsidRPr="00EC76D5" w:rsidRDefault="00602943" w:rsidP="00602943">
      <w:pPr>
        <w:pStyle w:val="Code"/>
      </w:pPr>
      <w:r w:rsidRPr="00EC76D5">
        <w:t xml:space="preserve">      $$ = GenerateDeclaration.generateTypeName(Main.SpecifierStack.pop(), null);</w:t>
      </w:r>
    </w:p>
    <w:p w14:paraId="01136523" w14:textId="77777777" w:rsidR="00602943" w:rsidRPr="00EC76D5" w:rsidRDefault="00602943" w:rsidP="00602943">
      <w:pPr>
        <w:pStyle w:val="Code"/>
      </w:pPr>
      <w:r w:rsidRPr="00EC76D5">
        <w:t xml:space="preserve">    }</w:t>
      </w:r>
    </w:p>
    <w:p w14:paraId="601B9182" w14:textId="5CEDBA14" w:rsidR="00602943" w:rsidRPr="00EC76D5" w:rsidRDefault="00602943" w:rsidP="00602943">
      <w:pPr>
        <w:pStyle w:val="Code"/>
      </w:pPr>
      <w:r w:rsidRPr="00EC76D5">
        <w:t xml:space="preserve">  | declaration_specifier_list abstract_</w:t>
      </w:r>
      <w:r w:rsidR="00AB7DF5">
        <w:t>pointer_declarator</w:t>
      </w:r>
      <w:r w:rsidRPr="00EC76D5">
        <w:t xml:space="preserve"> {</w:t>
      </w:r>
    </w:p>
    <w:p w14:paraId="1CA9FEFF" w14:textId="77777777" w:rsidR="00602943" w:rsidRPr="00EC76D5" w:rsidRDefault="00602943" w:rsidP="00602943">
      <w:pPr>
        <w:pStyle w:val="Code"/>
      </w:pPr>
      <w:r w:rsidRPr="00EC76D5">
        <w:t xml:space="preserve">      $$ = GenerateDeclaration.generateTypeName(Main.SpecifierStack.pop(), $2);</w:t>
      </w:r>
    </w:p>
    <w:p w14:paraId="17FBFEE5" w14:textId="77777777" w:rsidR="00602943" w:rsidRPr="00EC76D5" w:rsidRDefault="00602943" w:rsidP="00602943">
      <w:pPr>
        <w:pStyle w:val="Code"/>
        <w:rPr>
          <w:b/>
        </w:rPr>
      </w:pPr>
      <w:r w:rsidRPr="00EC76D5">
        <w:t xml:space="preserve">    };</w:t>
      </w:r>
    </w:p>
    <w:p w14:paraId="74198B27" w14:textId="176FCBD7" w:rsidR="00E40B78" w:rsidRPr="00EC76D5" w:rsidRDefault="000C6576" w:rsidP="00602943">
      <w:pPr>
        <w:pStyle w:val="CodeHeader"/>
      </w:pPr>
      <w:r>
        <w:t>MiddleCodeGenerator.cs</w:t>
      </w:r>
    </w:p>
    <w:p w14:paraId="3EE1E186" w14:textId="77777777" w:rsidR="00526A20" w:rsidRPr="00EC76D5" w:rsidRDefault="00526A20" w:rsidP="00526A20">
      <w:pPr>
        <w:pStyle w:val="Code"/>
      </w:pPr>
      <w:r w:rsidRPr="00EC76D5">
        <w:t xml:space="preserve">  public static Type generateTypeName(Specifier specifier,</w:t>
      </w:r>
    </w:p>
    <w:p w14:paraId="7A959B68" w14:textId="360A76AC" w:rsidR="00526A20" w:rsidRPr="00EC76D5" w:rsidRDefault="00526A20" w:rsidP="00526A20">
      <w:pPr>
        <w:pStyle w:val="Code"/>
      </w:pPr>
      <w:r w:rsidRPr="00EC76D5">
        <w:t xml:space="preserve">                                      Declarator </w:t>
      </w:r>
      <w:r w:rsidR="00FC5EB0">
        <w:t>declarator</w:t>
      </w:r>
      <w:r w:rsidRPr="00EC76D5">
        <w:t>) {</w:t>
      </w:r>
    </w:p>
    <w:p w14:paraId="5877DACB" w14:textId="172ADEE7" w:rsidR="00526A20" w:rsidRPr="00EC76D5" w:rsidRDefault="00526A20" w:rsidP="00526A20">
      <w:pPr>
        <w:pStyle w:val="Code"/>
      </w:pPr>
      <w:r w:rsidRPr="00EC76D5">
        <w:t xml:space="preserve">    Triple&lt;Boolean,Storage,Type&gt; </w:t>
      </w:r>
      <w:r w:rsidR="008E0A21" w:rsidRPr="00EC76D5">
        <w:t>specTriple</w:t>
      </w:r>
      <w:r w:rsidRPr="00EC76D5">
        <w:t xml:space="preserve"> = specifier.generate();</w:t>
      </w:r>
    </w:p>
    <w:p w14:paraId="09117AE3" w14:textId="493586DC" w:rsidR="00526A20" w:rsidRPr="00EC76D5" w:rsidRDefault="00526A20" w:rsidP="00526A20">
      <w:pPr>
        <w:pStyle w:val="Code"/>
      </w:pPr>
      <w:r w:rsidRPr="00EC76D5">
        <w:t xml:space="preserve">    Type </w:t>
      </w:r>
      <w:r w:rsidR="00C461A8">
        <w:t>specifierType</w:t>
      </w:r>
      <w:r w:rsidRPr="00EC76D5">
        <w:t xml:space="preserve"> = </w:t>
      </w:r>
      <w:r w:rsidR="008E0A21" w:rsidRPr="00EC76D5">
        <w:t>specTriple</w:t>
      </w:r>
      <w:r w:rsidRPr="00EC76D5">
        <w:t>.getThird();</w:t>
      </w:r>
    </w:p>
    <w:p w14:paraId="7EA40178" w14:textId="77777777" w:rsidR="00526A20" w:rsidRPr="00EC76D5" w:rsidRDefault="00526A20" w:rsidP="00526A20">
      <w:pPr>
        <w:pStyle w:val="Code"/>
      </w:pPr>
    </w:p>
    <w:p w14:paraId="74D962D5" w14:textId="6187323E" w:rsidR="00526A20" w:rsidRPr="00EC76D5" w:rsidRDefault="00526A20" w:rsidP="00526A20">
      <w:pPr>
        <w:pStyle w:val="Code"/>
      </w:pPr>
      <w:r w:rsidRPr="00EC76D5">
        <w:t xml:space="preserve">    if (</w:t>
      </w:r>
      <w:r w:rsidR="00FC5EB0">
        <w:t>declarator</w:t>
      </w:r>
      <w:r w:rsidRPr="00EC76D5">
        <w:t xml:space="preserve"> != null) {</w:t>
      </w:r>
    </w:p>
    <w:p w14:paraId="52B18A87" w14:textId="416D0624" w:rsidR="00526A20" w:rsidRPr="00EC76D5" w:rsidRDefault="00526A20" w:rsidP="00526A20">
      <w:pPr>
        <w:pStyle w:val="Code"/>
      </w:pPr>
      <w:r w:rsidRPr="00EC76D5">
        <w:t xml:space="preserve">      </w:t>
      </w:r>
      <w:r w:rsidR="00FC5EB0">
        <w:t>declarator</w:t>
      </w:r>
      <w:r w:rsidRPr="00EC76D5">
        <w:t>.add(</w:t>
      </w:r>
      <w:r w:rsidR="00C461A8">
        <w:t>specifierType</w:t>
      </w:r>
      <w:r w:rsidRPr="00EC76D5">
        <w:t>);</w:t>
      </w:r>
    </w:p>
    <w:p w14:paraId="001C2E58" w14:textId="3B25229C" w:rsidR="00526A20" w:rsidRPr="00EC76D5" w:rsidRDefault="00526A20" w:rsidP="00526A20">
      <w:pPr>
        <w:pStyle w:val="Code"/>
      </w:pPr>
      <w:r w:rsidRPr="00EC76D5">
        <w:t xml:space="preserve">      return </w:t>
      </w:r>
      <w:r w:rsidR="00FC5EB0">
        <w:t>declarator</w:t>
      </w:r>
      <w:r w:rsidRPr="00EC76D5">
        <w:t>.type();</w:t>
      </w:r>
    </w:p>
    <w:p w14:paraId="542A9C84" w14:textId="77777777" w:rsidR="00526A20" w:rsidRPr="00EC76D5" w:rsidRDefault="00526A20" w:rsidP="00526A20">
      <w:pPr>
        <w:pStyle w:val="Code"/>
      </w:pPr>
      <w:r w:rsidRPr="00EC76D5">
        <w:t xml:space="preserve">    }</w:t>
      </w:r>
    </w:p>
    <w:p w14:paraId="01C356CA" w14:textId="77777777" w:rsidR="00526A20" w:rsidRPr="00EC76D5" w:rsidRDefault="00526A20" w:rsidP="00526A20">
      <w:pPr>
        <w:pStyle w:val="Code"/>
      </w:pPr>
      <w:r w:rsidRPr="00EC76D5">
        <w:t xml:space="preserve">    else {</w:t>
      </w:r>
    </w:p>
    <w:p w14:paraId="3DE53549" w14:textId="7B45EDF7" w:rsidR="00526A20" w:rsidRPr="00EC76D5" w:rsidRDefault="00526A20" w:rsidP="00526A20">
      <w:pPr>
        <w:pStyle w:val="Code"/>
      </w:pPr>
      <w:r w:rsidRPr="00EC76D5">
        <w:lastRenderedPageBreak/>
        <w:t xml:space="preserve">      return </w:t>
      </w:r>
      <w:r w:rsidR="00C461A8">
        <w:t>specifierType</w:t>
      </w:r>
      <w:r w:rsidRPr="00EC76D5">
        <w:t>;</w:t>
      </w:r>
    </w:p>
    <w:p w14:paraId="1D3A0A50" w14:textId="77777777" w:rsidR="00526A20" w:rsidRPr="00EC76D5" w:rsidRDefault="00526A20" w:rsidP="00526A20">
      <w:pPr>
        <w:pStyle w:val="Code"/>
      </w:pPr>
      <w:r w:rsidRPr="00EC76D5">
        <w:t xml:space="preserve">    }</w:t>
      </w:r>
    </w:p>
    <w:p w14:paraId="56AA72E8" w14:textId="77777777" w:rsidR="00526A20" w:rsidRPr="00EC76D5" w:rsidRDefault="00526A20" w:rsidP="00526A20">
      <w:pPr>
        <w:pStyle w:val="Code"/>
      </w:pPr>
      <w:r w:rsidRPr="00EC76D5">
        <w:t xml:space="preserve">  }</w:t>
      </w:r>
    </w:p>
    <w:p w14:paraId="3CC5F3E0" w14:textId="048BEBD1" w:rsidR="00E40B78" w:rsidRPr="00EC76D5" w:rsidRDefault="002E1D8C" w:rsidP="00526A20">
      <w:pPr>
        <w:pStyle w:val="Code"/>
      </w:pPr>
      <w:r w:rsidRPr="00EC76D5">
        <w:t>}</w:t>
      </w:r>
    </w:p>
    <w:p w14:paraId="1129B48A" w14:textId="03A4527E" w:rsidR="00E40B78" w:rsidRPr="00EC76D5" w:rsidRDefault="00E40B78" w:rsidP="00E40B78">
      <w:pPr>
        <w:pStyle w:val="Rubrik3"/>
      </w:pPr>
      <w:bookmarkStart w:id="64" w:name="_Toc481936157"/>
      <w:r w:rsidRPr="00EC76D5">
        <w:t>Direct and Abstract Declarator</w:t>
      </w:r>
      <w:bookmarkEnd w:id="64"/>
    </w:p>
    <w:p w14:paraId="07FFD5A6" w14:textId="0BEFFABB" w:rsidR="00E40B78" w:rsidRPr="00EC76D5" w:rsidRDefault="00E40B78" w:rsidP="00E40B78">
      <w:r w:rsidRPr="00EC76D5">
        <w:t xml:space="preserve">A declaratory is a direct </w:t>
      </w:r>
      <w:r w:rsidR="00AB7DF5">
        <w:t>pointer_declarator</w:t>
      </w:r>
      <w:r w:rsidRPr="00EC76D5">
        <w:t xml:space="preserve"> with an optional pointer list, and there are three kinds of direct declarators:</w:t>
      </w:r>
    </w:p>
    <w:p w14:paraId="7CB3E7AA" w14:textId="77777777" w:rsidR="00E40B78" w:rsidRPr="00EC76D5" w:rsidRDefault="00E40B78" w:rsidP="00E40B78">
      <w:pPr>
        <w:pStyle w:val="Liststycke"/>
        <w:numPr>
          <w:ilvl w:val="0"/>
          <w:numId w:val="90"/>
        </w:numPr>
      </w:pPr>
      <w:r w:rsidRPr="00EC76D5">
        <w:t>Arrays.</w:t>
      </w:r>
    </w:p>
    <w:p w14:paraId="1CCB64F6" w14:textId="77777777" w:rsidR="00E40B78" w:rsidRPr="00EC76D5" w:rsidRDefault="00E40B78" w:rsidP="00E40B78">
      <w:pPr>
        <w:pStyle w:val="Liststycke"/>
        <w:numPr>
          <w:ilvl w:val="0"/>
          <w:numId w:val="90"/>
        </w:numPr>
      </w:pPr>
      <w:r w:rsidRPr="00EC76D5">
        <w:t>Old-style Functions.</w:t>
      </w:r>
    </w:p>
    <w:p w14:paraId="41ED031D" w14:textId="77777777" w:rsidR="00E40B78" w:rsidRPr="00EC76D5" w:rsidRDefault="00E40B78" w:rsidP="00E40B78">
      <w:pPr>
        <w:pStyle w:val="Liststycke"/>
        <w:numPr>
          <w:ilvl w:val="0"/>
          <w:numId w:val="90"/>
        </w:numPr>
      </w:pPr>
      <w:r w:rsidRPr="00EC76D5">
        <w:t>New-style Functions.</w:t>
      </w:r>
    </w:p>
    <w:p w14:paraId="3C9D4FE5" w14:textId="1F31D5A0" w:rsidR="00E40B78" w:rsidRPr="00EC76D5" w:rsidRDefault="002E67B8" w:rsidP="00E40B78">
      <w:pPr>
        <w:pStyle w:val="CodeHeader"/>
      </w:pPr>
      <w:r>
        <w:t>MainParser.gppg</w:t>
      </w:r>
    </w:p>
    <w:p w14:paraId="280C69C4" w14:textId="1513300D" w:rsidR="00CE6C5F" w:rsidRPr="00EC76D5" w:rsidRDefault="00AB7DF5" w:rsidP="00CE6C5F">
      <w:pPr>
        <w:pStyle w:val="Code"/>
      </w:pPr>
      <w:r>
        <w:t>pointer_declarator</w:t>
      </w:r>
      <w:r w:rsidR="00CE6C5F" w:rsidRPr="00EC76D5">
        <w:t>:</w:t>
      </w:r>
    </w:p>
    <w:p w14:paraId="7F424F0E" w14:textId="266B2795" w:rsidR="00CE6C5F" w:rsidRPr="00EC76D5" w:rsidRDefault="00CE6C5F" w:rsidP="00CE6C5F">
      <w:pPr>
        <w:pStyle w:val="Code"/>
      </w:pPr>
      <w:r w:rsidRPr="00EC76D5">
        <w:t xml:space="preserve">    optional_pointer_list direct_</w:t>
      </w:r>
      <w:r w:rsidR="00AB7DF5">
        <w:t>pointer_declarator</w:t>
      </w:r>
      <w:r w:rsidRPr="00EC76D5">
        <w:t xml:space="preserve"> {</w:t>
      </w:r>
    </w:p>
    <w:p w14:paraId="2DDFB789" w14:textId="77777777" w:rsidR="00CE6C5F" w:rsidRPr="00EC76D5" w:rsidRDefault="00CE6C5F" w:rsidP="00CE6C5F">
      <w:pPr>
        <w:pStyle w:val="Code"/>
      </w:pPr>
      <w:r w:rsidRPr="00EC76D5">
        <w:t xml:space="preserve">      $$ = GenerateDeclaration.generatePointerDeclarator($1, $2);</w:t>
      </w:r>
    </w:p>
    <w:p w14:paraId="7A90C886" w14:textId="77777777" w:rsidR="00CE6C5F" w:rsidRPr="00EC76D5" w:rsidRDefault="00CE6C5F" w:rsidP="00CE6C5F">
      <w:pPr>
        <w:pStyle w:val="Code"/>
      </w:pPr>
      <w:r w:rsidRPr="00EC76D5">
        <w:t xml:space="preserve">    };</w:t>
      </w:r>
    </w:p>
    <w:p w14:paraId="1F69C101" w14:textId="77777777" w:rsidR="00CE6C5F" w:rsidRPr="00EC76D5" w:rsidRDefault="00CE6C5F" w:rsidP="00CE6C5F">
      <w:pPr>
        <w:pStyle w:val="Code"/>
      </w:pPr>
    </w:p>
    <w:p w14:paraId="371E14D0" w14:textId="0E29988E" w:rsidR="00CE6C5F" w:rsidRPr="00EC76D5" w:rsidRDefault="00CE6C5F" w:rsidP="00CE6C5F">
      <w:pPr>
        <w:pStyle w:val="Code"/>
      </w:pPr>
      <w:r w:rsidRPr="00EC76D5">
        <w:t>direct_</w:t>
      </w:r>
      <w:r w:rsidR="00AB7DF5">
        <w:t>pointer_declarator</w:t>
      </w:r>
      <w:r w:rsidRPr="00EC76D5">
        <w:t>:</w:t>
      </w:r>
    </w:p>
    <w:p w14:paraId="1811340D" w14:textId="77777777" w:rsidR="00CE6C5F" w:rsidRPr="00EC76D5" w:rsidRDefault="00CE6C5F" w:rsidP="00CE6C5F">
      <w:pPr>
        <w:pStyle w:val="Code"/>
      </w:pPr>
      <w:r w:rsidRPr="00EC76D5">
        <w:t xml:space="preserve">    IDENTIFIER {</w:t>
      </w:r>
    </w:p>
    <w:p w14:paraId="67068AF2" w14:textId="77777777" w:rsidR="00CE6C5F" w:rsidRPr="00EC76D5" w:rsidRDefault="00CE6C5F" w:rsidP="00CE6C5F">
      <w:pPr>
        <w:pStyle w:val="Code"/>
      </w:pPr>
      <w:r w:rsidRPr="00EC76D5">
        <w:t xml:space="preserve">      $$ = new Declarator($1);</w:t>
      </w:r>
    </w:p>
    <w:p w14:paraId="010D56E9" w14:textId="77777777" w:rsidR="00CE6C5F" w:rsidRPr="00EC76D5" w:rsidRDefault="00CE6C5F" w:rsidP="00CE6C5F">
      <w:pPr>
        <w:pStyle w:val="Code"/>
      </w:pPr>
      <w:r w:rsidRPr="00EC76D5">
        <w:t xml:space="preserve">    }</w:t>
      </w:r>
    </w:p>
    <w:p w14:paraId="77CBD8D2" w14:textId="3D5600D0" w:rsidR="00CE6C5F" w:rsidRPr="00EC76D5" w:rsidRDefault="00CE6C5F" w:rsidP="00CE6C5F">
      <w:pPr>
        <w:pStyle w:val="Code"/>
      </w:pPr>
      <w:r w:rsidRPr="00EC76D5">
        <w:t xml:space="preserve">  | LEFT_PAREN </w:t>
      </w:r>
      <w:r w:rsidR="00AB7DF5">
        <w:t>pointer_declarator</w:t>
      </w:r>
      <w:r w:rsidRPr="00EC76D5">
        <w:t xml:space="preserve"> RIGHT_PAREN {</w:t>
      </w:r>
    </w:p>
    <w:p w14:paraId="6249E8A0" w14:textId="77777777" w:rsidR="00CE6C5F" w:rsidRPr="00EC76D5" w:rsidRDefault="00CE6C5F" w:rsidP="00CE6C5F">
      <w:pPr>
        <w:pStyle w:val="Code"/>
      </w:pPr>
      <w:r w:rsidRPr="00EC76D5">
        <w:t xml:space="preserve">      $$ = $2; </w:t>
      </w:r>
    </w:p>
    <w:p w14:paraId="486E1C90" w14:textId="77777777" w:rsidR="00CE6C5F" w:rsidRPr="00EC76D5" w:rsidRDefault="00CE6C5F" w:rsidP="00CE6C5F">
      <w:pPr>
        <w:pStyle w:val="Code"/>
      </w:pPr>
      <w:r w:rsidRPr="00EC76D5">
        <w:t xml:space="preserve">    }</w:t>
      </w:r>
    </w:p>
    <w:p w14:paraId="434AA35E" w14:textId="28EB1744" w:rsidR="00CE6C5F" w:rsidRPr="00EC76D5" w:rsidRDefault="00CE6C5F" w:rsidP="00CE6C5F">
      <w:pPr>
        <w:pStyle w:val="Code"/>
      </w:pPr>
      <w:r w:rsidRPr="00EC76D5">
        <w:t xml:space="preserve">  | direct_</w:t>
      </w:r>
      <w:r w:rsidR="00AB7DF5">
        <w:t>pointer_declarator</w:t>
      </w:r>
    </w:p>
    <w:p w14:paraId="216A2BEF" w14:textId="77777777" w:rsidR="00CE6C5F" w:rsidRPr="00EC76D5" w:rsidRDefault="00CE6C5F" w:rsidP="00CE6C5F">
      <w:pPr>
        <w:pStyle w:val="Code"/>
      </w:pPr>
      <w:r w:rsidRPr="00EC76D5">
        <w:t xml:space="preserve">    LEFT_SQUARE optional_constant_expression RIGHT_SQUARE {</w:t>
      </w:r>
    </w:p>
    <w:p w14:paraId="0124410D" w14:textId="77777777" w:rsidR="00CE6C5F" w:rsidRPr="00EC76D5" w:rsidRDefault="00CE6C5F" w:rsidP="00CE6C5F">
      <w:pPr>
        <w:pStyle w:val="Code"/>
      </w:pPr>
      <w:r w:rsidRPr="00EC76D5">
        <w:t xml:space="preserve">      $$ = GenerateDeclaration.generateArrayType($1, $3);</w:t>
      </w:r>
    </w:p>
    <w:p w14:paraId="66E03F4D" w14:textId="77777777" w:rsidR="00CE6C5F" w:rsidRPr="00EC76D5" w:rsidRDefault="00CE6C5F" w:rsidP="00CE6C5F">
      <w:pPr>
        <w:pStyle w:val="Code"/>
      </w:pPr>
      <w:r w:rsidRPr="00EC76D5">
        <w:t xml:space="preserve">    }</w:t>
      </w:r>
    </w:p>
    <w:p w14:paraId="43E953ED" w14:textId="33704681" w:rsidR="00CE6C5F" w:rsidRPr="00EC76D5" w:rsidRDefault="00CE6C5F" w:rsidP="00CE6C5F">
      <w:pPr>
        <w:pStyle w:val="Code"/>
      </w:pPr>
      <w:r w:rsidRPr="00EC76D5">
        <w:t xml:space="preserve">  | direct_</w:t>
      </w:r>
      <w:r w:rsidR="00AB7DF5">
        <w:t>pointer_declarator</w:t>
      </w:r>
    </w:p>
    <w:p w14:paraId="69458010" w14:textId="77777777" w:rsidR="00CE6C5F" w:rsidRPr="00EC76D5" w:rsidRDefault="00CE6C5F" w:rsidP="00CE6C5F">
      <w:pPr>
        <w:pStyle w:val="Code"/>
      </w:pPr>
      <w:r w:rsidRPr="00EC76D5">
        <w:t xml:space="preserve">    LEFT_PAREN parameter_ellipse_list RIGHT_PAREN {</w:t>
      </w:r>
    </w:p>
    <w:p w14:paraId="2A4EE544" w14:textId="77777777" w:rsidR="00CE6C5F" w:rsidRPr="00EC76D5" w:rsidRDefault="00CE6C5F" w:rsidP="00CE6C5F">
      <w:pPr>
        <w:pStyle w:val="Code"/>
      </w:pPr>
      <w:r w:rsidRPr="00EC76D5">
        <w:t xml:space="preserve">      $$ = GenerateDeclaration.generateNewFunctionDeclaration($1, $3);</w:t>
      </w:r>
    </w:p>
    <w:p w14:paraId="2FBE3A6B" w14:textId="77777777" w:rsidR="00CE6C5F" w:rsidRPr="00EC76D5" w:rsidRDefault="00CE6C5F" w:rsidP="00CE6C5F">
      <w:pPr>
        <w:pStyle w:val="Code"/>
      </w:pPr>
      <w:r w:rsidRPr="00EC76D5">
        <w:t xml:space="preserve">    }</w:t>
      </w:r>
    </w:p>
    <w:p w14:paraId="2FD3F71C" w14:textId="3982251A" w:rsidR="00CE6C5F" w:rsidRPr="00EC76D5" w:rsidRDefault="00CE6C5F" w:rsidP="00CE6C5F">
      <w:pPr>
        <w:pStyle w:val="Code"/>
      </w:pPr>
      <w:r w:rsidRPr="00EC76D5">
        <w:t xml:space="preserve">  | direct_</w:t>
      </w:r>
      <w:r w:rsidR="00AB7DF5">
        <w:t>pointer_declarator</w:t>
      </w:r>
    </w:p>
    <w:p w14:paraId="71BBB7A6" w14:textId="77777777" w:rsidR="00CE6C5F" w:rsidRPr="00EC76D5" w:rsidRDefault="00CE6C5F" w:rsidP="00CE6C5F">
      <w:pPr>
        <w:pStyle w:val="Code"/>
      </w:pPr>
      <w:r w:rsidRPr="00EC76D5">
        <w:t xml:space="preserve">    LEFT_PAREN optional_identifier_list RIGHT_PAREN {</w:t>
      </w:r>
    </w:p>
    <w:p w14:paraId="49814A46" w14:textId="77777777" w:rsidR="00CE6C5F" w:rsidRPr="00EC76D5" w:rsidRDefault="00CE6C5F" w:rsidP="00CE6C5F">
      <w:pPr>
        <w:pStyle w:val="Code"/>
      </w:pPr>
      <w:r w:rsidRPr="00EC76D5">
        <w:t xml:space="preserve">      $$ = GenerateDeclaration.generateOldFunctionDeclaration($1, $3);</w:t>
      </w:r>
    </w:p>
    <w:p w14:paraId="4781715B" w14:textId="000B39B9" w:rsidR="00CE6C5F" w:rsidRPr="00EC76D5" w:rsidRDefault="00CE6C5F" w:rsidP="00CE6C5F">
      <w:pPr>
        <w:pStyle w:val="Code"/>
      </w:pPr>
      <w:r w:rsidRPr="00EC76D5">
        <w:t xml:space="preserve">    };</w:t>
      </w:r>
    </w:p>
    <w:p w14:paraId="01158455" w14:textId="456022AC" w:rsidR="00E40B78" w:rsidRPr="00EC76D5" w:rsidRDefault="00E40B78" w:rsidP="00E40B78">
      <w:r w:rsidRPr="00EC76D5">
        <w:t xml:space="preserve">An abstract </w:t>
      </w:r>
      <w:r w:rsidR="00AB7DF5">
        <w:t>pointer_declarator</w:t>
      </w:r>
      <w:r w:rsidRPr="00EC76D5">
        <w:t xml:space="preserve"> is a declaratory, with the difference that it does not have to have a name.</w:t>
      </w:r>
    </w:p>
    <w:p w14:paraId="0AF38307" w14:textId="0405CD5D" w:rsidR="00BA593F" w:rsidRPr="00EC76D5" w:rsidRDefault="00BA593F" w:rsidP="00BA593F">
      <w:pPr>
        <w:pStyle w:val="Code"/>
      </w:pPr>
      <w:r w:rsidRPr="00EC76D5">
        <w:t>abstract_</w:t>
      </w:r>
      <w:r w:rsidR="00AB7DF5">
        <w:t>pointer_declarator</w:t>
      </w:r>
      <w:r w:rsidRPr="00EC76D5">
        <w:t>:</w:t>
      </w:r>
    </w:p>
    <w:p w14:paraId="3AF64BA1" w14:textId="77777777" w:rsidR="00BA593F" w:rsidRPr="00EC76D5" w:rsidRDefault="00BA593F" w:rsidP="00BA593F">
      <w:pPr>
        <w:pStyle w:val="Code"/>
      </w:pPr>
      <w:r w:rsidRPr="00EC76D5">
        <w:t xml:space="preserve">    pointer_list {</w:t>
      </w:r>
    </w:p>
    <w:p w14:paraId="15C04026" w14:textId="77777777" w:rsidR="00BA593F" w:rsidRPr="00EC76D5" w:rsidRDefault="00BA593F" w:rsidP="00BA593F">
      <w:pPr>
        <w:pStyle w:val="Code"/>
      </w:pPr>
      <w:r w:rsidRPr="00EC76D5">
        <w:t xml:space="preserve">      $$ = GenerateDeclaration.generatePointerDeclarator($1, null);</w:t>
      </w:r>
    </w:p>
    <w:p w14:paraId="0B69B16C" w14:textId="77777777" w:rsidR="00BA593F" w:rsidRPr="00EC76D5" w:rsidRDefault="00BA593F" w:rsidP="00BA593F">
      <w:pPr>
        <w:pStyle w:val="Code"/>
      </w:pPr>
      <w:r w:rsidRPr="00EC76D5">
        <w:t xml:space="preserve">    }      </w:t>
      </w:r>
    </w:p>
    <w:p w14:paraId="70C837E0" w14:textId="49A9A15C" w:rsidR="00BA593F" w:rsidRPr="00EC76D5" w:rsidRDefault="00BA593F" w:rsidP="00BA593F">
      <w:pPr>
        <w:pStyle w:val="Code"/>
      </w:pPr>
      <w:r w:rsidRPr="00EC76D5">
        <w:t xml:space="preserve">  | optional_pointer_list direct_abstract_</w:t>
      </w:r>
      <w:r w:rsidR="00AB7DF5">
        <w:t>pointer_declarator</w:t>
      </w:r>
      <w:r w:rsidRPr="00EC76D5">
        <w:t xml:space="preserve"> {</w:t>
      </w:r>
    </w:p>
    <w:p w14:paraId="4C147CB1" w14:textId="77777777" w:rsidR="00BA593F" w:rsidRPr="00EC76D5" w:rsidRDefault="00BA593F" w:rsidP="00BA593F">
      <w:pPr>
        <w:pStyle w:val="Code"/>
      </w:pPr>
      <w:r w:rsidRPr="00EC76D5">
        <w:t xml:space="preserve">      $$ = GenerateDeclaration.generatePointerDeclarator($1, $2);</w:t>
      </w:r>
    </w:p>
    <w:p w14:paraId="490076EE" w14:textId="77777777" w:rsidR="00BA593F" w:rsidRPr="00EC76D5" w:rsidRDefault="00BA593F" w:rsidP="00BA593F">
      <w:pPr>
        <w:pStyle w:val="Code"/>
      </w:pPr>
      <w:r w:rsidRPr="00EC76D5">
        <w:t xml:space="preserve">    };      </w:t>
      </w:r>
    </w:p>
    <w:p w14:paraId="31DF6021" w14:textId="77777777" w:rsidR="00BA593F" w:rsidRPr="00EC76D5" w:rsidRDefault="00BA593F" w:rsidP="00BA593F">
      <w:pPr>
        <w:pStyle w:val="Code"/>
      </w:pPr>
    </w:p>
    <w:p w14:paraId="61779965" w14:textId="194778E9" w:rsidR="00BA593F" w:rsidRPr="00EC76D5" w:rsidRDefault="00BA593F" w:rsidP="00BA593F">
      <w:pPr>
        <w:pStyle w:val="Code"/>
      </w:pPr>
      <w:r w:rsidRPr="00EC76D5">
        <w:t>direct_abstract_</w:t>
      </w:r>
      <w:r w:rsidR="00AB7DF5">
        <w:t>pointer_declarator</w:t>
      </w:r>
      <w:r w:rsidRPr="00EC76D5">
        <w:t>:</w:t>
      </w:r>
    </w:p>
    <w:p w14:paraId="44449580" w14:textId="33E2B9C7" w:rsidR="00BA593F" w:rsidRPr="00EC76D5" w:rsidRDefault="00BA593F" w:rsidP="00BA593F">
      <w:pPr>
        <w:pStyle w:val="Code"/>
      </w:pPr>
      <w:r w:rsidRPr="00EC76D5">
        <w:t xml:space="preserve">    LEFT_PAREN abstract_</w:t>
      </w:r>
      <w:r w:rsidR="00AB7DF5">
        <w:t>pointer_declarator</w:t>
      </w:r>
      <w:r w:rsidRPr="00EC76D5">
        <w:t xml:space="preserve"> RIGHT_PAREN {</w:t>
      </w:r>
    </w:p>
    <w:p w14:paraId="1628393A" w14:textId="77777777" w:rsidR="00BA593F" w:rsidRPr="00EC76D5" w:rsidRDefault="00BA593F" w:rsidP="00BA593F">
      <w:pPr>
        <w:pStyle w:val="Code"/>
      </w:pPr>
      <w:r w:rsidRPr="00EC76D5">
        <w:t xml:space="preserve">      $$ = $2;</w:t>
      </w:r>
    </w:p>
    <w:p w14:paraId="202824DD" w14:textId="77777777" w:rsidR="00BA593F" w:rsidRPr="00EC76D5" w:rsidRDefault="00BA593F" w:rsidP="00BA593F">
      <w:pPr>
        <w:pStyle w:val="Code"/>
      </w:pPr>
      <w:r w:rsidRPr="00EC76D5">
        <w:t xml:space="preserve">    }</w:t>
      </w:r>
    </w:p>
    <w:p w14:paraId="3F1AEE01" w14:textId="77777777" w:rsidR="00BA593F" w:rsidRPr="00EC76D5" w:rsidRDefault="00BA593F" w:rsidP="00BA593F">
      <w:pPr>
        <w:pStyle w:val="Code"/>
      </w:pPr>
      <w:r w:rsidRPr="00EC76D5">
        <w:t xml:space="preserve">  | LEFT_SQUARE optional_constant_expression RIGHT_SQUARE {</w:t>
      </w:r>
    </w:p>
    <w:p w14:paraId="07296D4A" w14:textId="77777777" w:rsidR="00BA593F" w:rsidRPr="00EC76D5" w:rsidRDefault="00BA593F" w:rsidP="00BA593F">
      <w:pPr>
        <w:pStyle w:val="Code"/>
      </w:pPr>
      <w:r w:rsidRPr="00EC76D5">
        <w:t xml:space="preserve">      $$ = GenerateDeclaration.generateArrayType(null, $2);</w:t>
      </w:r>
    </w:p>
    <w:p w14:paraId="5B5269F3" w14:textId="77777777" w:rsidR="00BA593F" w:rsidRPr="00EC76D5" w:rsidRDefault="00BA593F" w:rsidP="00BA593F">
      <w:pPr>
        <w:pStyle w:val="Code"/>
      </w:pPr>
      <w:r w:rsidRPr="00EC76D5">
        <w:t xml:space="preserve">    }</w:t>
      </w:r>
    </w:p>
    <w:p w14:paraId="03B786B8" w14:textId="726B4CC9" w:rsidR="00BA593F" w:rsidRPr="00EC76D5" w:rsidRDefault="00BA593F" w:rsidP="00BA593F">
      <w:pPr>
        <w:pStyle w:val="Code"/>
      </w:pPr>
      <w:r w:rsidRPr="00EC76D5">
        <w:lastRenderedPageBreak/>
        <w:t xml:space="preserve">  | direct_abstract_</w:t>
      </w:r>
      <w:r w:rsidR="00AB7DF5">
        <w:t>pointer_declarator</w:t>
      </w:r>
    </w:p>
    <w:p w14:paraId="32B7E27D" w14:textId="77777777" w:rsidR="00BA593F" w:rsidRPr="00EC76D5" w:rsidRDefault="00BA593F" w:rsidP="00BA593F">
      <w:pPr>
        <w:pStyle w:val="Code"/>
      </w:pPr>
      <w:r w:rsidRPr="00EC76D5">
        <w:t xml:space="preserve">    LEFT_SQUARE optional_constant_expression RIGHT_SQUARE {</w:t>
      </w:r>
    </w:p>
    <w:p w14:paraId="53789E3D" w14:textId="77777777" w:rsidR="00BA593F" w:rsidRPr="00EC76D5" w:rsidRDefault="00BA593F" w:rsidP="00BA593F">
      <w:pPr>
        <w:pStyle w:val="Code"/>
      </w:pPr>
      <w:r w:rsidRPr="00EC76D5">
        <w:t xml:space="preserve">      $$ = GenerateDeclaration.generateArrayType($1, $3);</w:t>
      </w:r>
    </w:p>
    <w:p w14:paraId="555B7947" w14:textId="77777777" w:rsidR="00BA593F" w:rsidRPr="00EC76D5" w:rsidRDefault="00BA593F" w:rsidP="00BA593F">
      <w:pPr>
        <w:pStyle w:val="Code"/>
      </w:pPr>
      <w:r w:rsidRPr="00EC76D5">
        <w:t xml:space="preserve">    }</w:t>
      </w:r>
    </w:p>
    <w:p w14:paraId="314880F2" w14:textId="77777777" w:rsidR="00BA593F" w:rsidRPr="00EC76D5" w:rsidRDefault="00BA593F" w:rsidP="00BA593F">
      <w:pPr>
        <w:pStyle w:val="Code"/>
      </w:pPr>
      <w:r w:rsidRPr="00EC76D5">
        <w:t xml:space="preserve">  | LEFT_PAREN optional_parameter_ellipse_list RIGHT_PAREN {</w:t>
      </w:r>
    </w:p>
    <w:p w14:paraId="458789D2" w14:textId="77777777" w:rsidR="00BA593F" w:rsidRPr="00EC76D5" w:rsidRDefault="00BA593F" w:rsidP="00BA593F">
      <w:pPr>
        <w:pStyle w:val="Code"/>
      </w:pPr>
      <w:r w:rsidRPr="00EC76D5">
        <w:t xml:space="preserve">      $$ = GenerateDeclaration.generateNewFunctionDeclaration(null, $2);</w:t>
      </w:r>
    </w:p>
    <w:p w14:paraId="7BBF292F" w14:textId="77777777" w:rsidR="00BA593F" w:rsidRPr="00EC76D5" w:rsidRDefault="00BA593F" w:rsidP="00BA593F">
      <w:pPr>
        <w:pStyle w:val="Code"/>
      </w:pPr>
      <w:r w:rsidRPr="00EC76D5">
        <w:t xml:space="preserve">    }</w:t>
      </w:r>
    </w:p>
    <w:p w14:paraId="6F9BDF7D" w14:textId="1DFFB622" w:rsidR="00BA593F" w:rsidRPr="00EC76D5" w:rsidRDefault="00BA593F" w:rsidP="00BA593F">
      <w:pPr>
        <w:pStyle w:val="Code"/>
      </w:pPr>
      <w:r w:rsidRPr="00EC76D5">
        <w:t xml:space="preserve">  | direct_abstract_</w:t>
      </w:r>
      <w:r w:rsidR="00AB7DF5">
        <w:t>pointer_declarator</w:t>
      </w:r>
    </w:p>
    <w:p w14:paraId="49D9C282" w14:textId="77777777" w:rsidR="00BA593F" w:rsidRPr="00EC76D5" w:rsidRDefault="00BA593F" w:rsidP="00BA593F">
      <w:pPr>
        <w:pStyle w:val="Code"/>
      </w:pPr>
      <w:r w:rsidRPr="00EC76D5">
        <w:t xml:space="preserve">    LEFT_PAREN optional_parameter_ellipse_list RIGHT_PAREN {</w:t>
      </w:r>
    </w:p>
    <w:p w14:paraId="4207D80F" w14:textId="77777777" w:rsidR="00BA593F" w:rsidRPr="00EC76D5" w:rsidRDefault="00BA593F" w:rsidP="00BA593F">
      <w:pPr>
        <w:pStyle w:val="Code"/>
      </w:pPr>
      <w:r w:rsidRPr="00EC76D5">
        <w:t xml:space="preserve">      $$ =</w:t>
      </w:r>
    </w:p>
    <w:p w14:paraId="41F88154" w14:textId="77777777" w:rsidR="00BA593F" w:rsidRPr="00EC76D5" w:rsidRDefault="00BA593F" w:rsidP="00BA593F">
      <w:pPr>
        <w:pStyle w:val="Code"/>
      </w:pPr>
      <w:r w:rsidRPr="00EC76D5">
        <w:t xml:space="preserve">        GenerateDeclaration.generateNewFunctionDeclaration($1, $3);</w:t>
      </w:r>
    </w:p>
    <w:p w14:paraId="6F546D4B" w14:textId="75865119" w:rsidR="00E40B78" w:rsidRPr="00EC76D5" w:rsidRDefault="00BA593F" w:rsidP="00BA593F">
      <w:pPr>
        <w:pStyle w:val="Code"/>
      </w:pPr>
      <w:r w:rsidRPr="00EC76D5">
        <w:t xml:space="preserve">    };</w:t>
      </w:r>
    </w:p>
    <w:p w14:paraId="14F1BE1A" w14:textId="77777777" w:rsidR="00E40B78" w:rsidRPr="00EC76D5" w:rsidRDefault="00E40B78" w:rsidP="00E40B78">
      <w:r w:rsidRPr="00EC76D5">
        <w:t>If the array size is given, we have to check it out. It shall be a constant integral with a value greater than zero. If the size is not given, we set it to zero; in that case, the type is incomplete.</w:t>
      </w:r>
    </w:p>
    <w:p w14:paraId="191695A2" w14:textId="09131248" w:rsidR="00E40B78" w:rsidRPr="00EC76D5" w:rsidRDefault="000C6576" w:rsidP="00E40B78">
      <w:pPr>
        <w:pStyle w:val="CodeHeader"/>
      </w:pPr>
      <w:r>
        <w:t>MiddleCodeGenerator.cs</w:t>
      </w:r>
    </w:p>
    <w:p w14:paraId="4DAD0A0F" w14:textId="0C6A0255" w:rsidR="00251D23" w:rsidRPr="00EC76D5" w:rsidRDefault="00251D23" w:rsidP="00251D23">
      <w:pPr>
        <w:pStyle w:val="Code"/>
      </w:pPr>
      <w:r w:rsidRPr="00EC76D5">
        <w:t xml:space="preserve">  public static Declarator generateArrayType(Declarator </w:t>
      </w:r>
      <w:r w:rsidR="00FC5EB0">
        <w:t>declarator</w:t>
      </w:r>
      <w:r w:rsidRPr="00EC76D5">
        <w:t>,</w:t>
      </w:r>
    </w:p>
    <w:p w14:paraId="52FED208" w14:textId="77777777" w:rsidR="00251D23" w:rsidRPr="00EC76D5" w:rsidRDefault="00251D23" w:rsidP="00251D23">
      <w:pPr>
        <w:pStyle w:val="Code"/>
      </w:pPr>
      <w:r w:rsidRPr="00EC76D5">
        <w:t xml:space="preserve">                                             SyntaxTree optSizeTree) {</w:t>
      </w:r>
    </w:p>
    <w:p w14:paraId="40C7E149" w14:textId="394C26A3" w:rsidR="005A1D8B" w:rsidRPr="00EC76D5" w:rsidRDefault="005A1D8B" w:rsidP="005A1D8B">
      <w:pPr>
        <w:pStyle w:val="Code"/>
      </w:pPr>
      <w:r w:rsidRPr="00EC76D5">
        <w:t xml:space="preserve">    if (</w:t>
      </w:r>
      <w:r w:rsidR="00FC5EB0">
        <w:t>declarator</w:t>
      </w:r>
      <w:r w:rsidRPr="00EC76D5">
        <w:t xml:space="preserve"> == null) {</w:t>
      </w:r>
    </w:p>
    <w:p w14:paraId="4F1A7F44" w14:textId="10239E71" w:rsidR="005A1D8B" w:rsidRPr="00EC76D5" w:rsidRDefault="005A1D8B" w:rsidP="005A1D8B">
      <w:pPr>
        <w:pStyle w:val="Code"/>
      </w:pPr>
      <w:r w:rsidRPr="00EC76D5">
        <w:t xml:space="preserve">      </w:t>
      </w:r>
      <w:r w:rsidR="00FC5EB0">
        <w:t>declarator</w:t>
      </w:r>
      <w:r w:rsidRPr="00EC76D5">
        <w:t xml:space="preserve"> = new Declarator(null);</w:t>
      </w:r>
    </w:p>
    <w:p w14:paraId="1813EA80" w14:textId="77777777" w:rsidR="005A1D8B" w:rsidRPr="00EC76D5" w:rsidRDefault="005A1D8B" w:rsidP="005A1D8B">
      <w:pPr>
        <w:pStyle w:val="Code"/>
      </w:pPr>
      <w:r w:rsidRPr="00EC76D5">
        <w:t xml:space="preserve">    }</w:t>
      </w:r>
    </w:p>
    <w:p w14:paraId="7831EC22" w14:textId="4B8713EB" w:rsidR="00BA593F" w:rsidRPr="00EC76D5" w:rsidRDefault="00BA593F" w:rsidP="005A1D8B">
      <w:pPr>
        <w:pStyle w:val="Code"/>
      </w:pPr>
      <w:r w:rsidRPr="00EC76D5">
        <w:t xml:space="preserve">    </w:t>
      </w:r>
    </w:p>
    <w:p w14:paraId="2E3CD860" w14:textId="77777777" w:rsidR="00BA593F" w:rsidRPr="00EC76D5" w:rsidRDefault="00BA593F" w:rsidP="00BA593F">
      <w:pPr>
        <w:pStyle w:val="Code"/>
      </w:pPr>
      <w:r w:rsidRPr="00EC76D5">
        <w:t xml:space="preserve">    if (optSizeTree != null) {</w:t>
      </w:r>
    </w:p>
    <w:p w14:paraId="4AB64B21" w14:textId="77777777" w:rsidR="00DE46DA" w:rsidRPr="00EC76D5" w:rsidRDefault="00BA593F" w:rsidP="00BA593F">
      <w:pPr>
        <w:pStyle w:val="Code"/>
      </w:pPr>
      <w:r w:rsidRPr="00EC76D5">
        <w:t xml:space="preserve">      int arraySize = ((BigInteger)</w:t>
      </w:r>
    </w:p>
    <w:p w14:paraId="6F45B6CF" w14:textId="2E94042F" w:rsidR="00BA593F" w:rsidRPr="00EC76D5" w:rsidRDefault="00DE46DA" w:rsidP="00BA593F">
      <w:pPr>
        <w:pStyle w:val="Code"/>
      </w:pPr>
      <w:r w:rsidRPr="00EC76D5">
        <w:t xml:space="preserve">                     </w:t>
      </w:r>
      <w:r w:rsidR="00BA593F" w:rsidRPr="00EC76D5">
        <w:t xml:space="preserve"> optSizeTree.getSymbol().getValue()).intValue();</w:t>
      </w:r>
    </w:p>
    <w:p w14:paraId="60831E88" w14:textId="77777777" w:rsidR="00BA593F" w:rsidRPr="00EC76D5" w:rsidRDefault="00BA593F" w:rsidP="00BA593F">
      <w:pPr>
        <w:pStyle w:val="Code"/>
      </w:pPr>
      <w:r w:rsidRPr="00EC76D5">
        <w:t xml:space="preserve">      Assert.error(arraySize &gt; 0, arraySize, "non-positive array size");</w:t>
      </w:r>
    </w:p>
    <w:p w14:paraId="213720A6" w14:textId="77777777" w:rsidR="00BA593F" w:rsidRPr="00EC76D5" w:rsidRDefault="00BA593F" w:rsidP="00BA593F">
      <w:pPr>
        <w:pStyle w:val="Code"/>
      </w:pPr>
      <w:r w:rsidRPr="00EC76D5">
        <w:t xml:space="preserve">      Type arrayType = Type.createArrayType(arraySize, null);</w:t>
      </w:r>
    </w:p>
    <w:p w14:paraId="5AEC4098" w14:textId="341DD9C2" w:rsidR="00BA593F" w:rsidRPr="00EC76D5" w:rsidRDefault="00BA593F" w:rsidP="00BA593F">
      <w:pPr>
        <w:pStyle w:val="Code"/>
      </w:pPr>
      <w:r w:rsidRPr="00EC76D5">
        <w:t xml:space="preserve">      </w:t>
      </w:r>
      <w:r w:rsidR="00FC5EB0">
        <w:t>declarator</w:t>
      </w:r>
      <w:r w:rsidRPr="00EC76D5">
        <w:t>.add(arrayType);</w:t>
      </w:r>
    </w:p>
    <w:p w14:paraId="3476DB37" w14:textId="77777777" w:rsidR="00BA593F" w:rsidRPr="00EC76D5" w:rsidRDefault="00BA593F" w:rsidP="00BA593F">
      <w:pPr>
        <w:pStyle w:val="Code"/>
      </w:pPr>
      <w:r w:rsidRPr="00EC76D5">
        <w:t xml:space="preserve">    }</w:t>
      </w:r>
    </w:p>
    <w:p w14:paraId="4EC49835" w14:textId="77777777" w:rsidR="00BA593F" w:rsidRPr="00EC76D5" w:rsidRDefault="00BA593F" w:rsidP="00BA593F">
      <w:pPr>
        <w:pStyle w:val="Code"/>
      </w:pPr>
      <w:r w:rsidRPr="00EC76D5">
        <w:t xml:space="preserve">    else {</w:t>
      </w:r>
    </w:p>
    <w:p w14:paraId="6710112D" w14:textId="77777777" w:rsidR="00BA593F" w:rsidRPr="00EC76D5" w:rsidRDefault="00BA593F" w:rsidP="00BA593F">
      <w:pPr>
        <w:pStyle w:val="Code"/>
      </w:pPr>
      <w:r w:rsidRPr="00EC76D5">
        <w:t xml:space="preserve">      Type arrayType = Type.createArrayType(0, null);</w:t>
      </w:r>
    </w:p>
    <w:p w14:paraId="6E6FE913" w14:textId="0F05A655" w:rsidR="00BA593F" w:rsidRPr="00EC76D5" w:rsidRDefault="00BA593F" w:rsidP="00BA593F">
      <w:pPr>
        <w:pStyle w:val="Code"/>
      </w:pPr>
      <w:r w:rsidRPr="00EC76D5">
        <w:t xml:space="preserve">      </w:t>
      </w:r>
      <w:r w:rsidR="00FC5EB0">
        <w:t>declarator</w:t>
      </w:r>
      <w:r w:rsidRPr="00EC76D5">
        <w:t>.add(arrayType);</w:t>
      </w:r>
    </w:p>
    <w:p w14:paraId="564D7629" w14:textId="77777777" w:rsidR="00BA593F" w:rsidRPr="00EC76D5" w:rsidRDefault="00BA593F" w:rsidP="00BA593F">
      <w:pPr>
        <w:pStyle w:val="Code"/>
      </w:pPr>
      <w:r w:rsidRPr="00EC76D5">
        <w:t xml:space="preserve">    }</w:t>
      </w:r>
    </w:p>
    <w:p w14:paraId="74BAF143" w14:textId="77777777" w:rsidR="00BA593F" w:rsidRPr="00EC76D5" w:rsidRDefault="00BA593F" w:rsidP="00BA593F">
      <w:pPr>
        <w:pStyle w:val="Code"/>
      </w:pPr>
      <w:r w:rsidRPr="00EC76D5">
        <w:t xml:space="preserve">    </w:t>
      </w:r>
    </w:p>
    <w:p w14:paraId="42C68689" w14:textId="0C31AC82" w:rsidR="00BA593F" w:rsidRPr="00EC76D5" w:rsidRDefault="00BA593F" w:rsidP="00BA593F">
      <w:pPr>
        <w:pStyle w:val="Code"/>
      </w:pPr>
      <w:r w:rsidRPr="00EC76D5">
        <w:t xml:space="preserve">    return </w:t>
      </w:r>
      <w:r w:rsidR="00FC5EB0">
        <w:t>declarator</w:t>
      </w:r>
      <w:r w:rsidRPr="00EC76D5">
        <w:t>;</w:t>
      </w:r>
    </w:p>
    <w:p w14:paraId="2CB8DBC8" w14:textId="5523FE86" w:rsidR="00E40B78" w:rsidRPr="00EC76D5" w:rsidRDefault="00BA593F" w:rsidP="00BA593F">
      <w:pPr>
        <w:pStyle w:val="Code"/>
      </w:pPr>
      <w:r w:rsidRPr="00EC76D5">
        <w:t xml:space="preserve">  }</w:t>
      </w:r>
    </w:p>
    <w:p w14:paraId="4AD45ECC" w14:textId="77777777" w:rsidR="00E40B78" w:rsidRPr="00EC76D5" w:rsidRDefault="00E40B78" w:rsidP="00E40B78">
      <w:r w:rsidRPr="00EC76D5">
        <w:t>In case of a new-style function declaratory, we need to check its elliptic status. If it is elliptic, it has to have at least one parameter. If it has one parameter that is void, the parameter list is regarded as empty. In that case, it cannot be elliptic.</w:t>
      </w:r>
    </w:p>
    <w:p w14:paraId="50459B77" w14:textId="77777777" w:rsidR="00E40B78" w:rsidRPr="00EC76D5" w:rsidRDefault="00E40B78" w:rsidP="00E40B78">
      <w:r w:rsidRPr="00EC76D5">
        <w:t>Otherwise, if the parameter list is not empty and not just holding a void, we have to look into each parameter. If the parameter is named, we check that the name is not repeated in the parameter list. Except for the case above, a parameter cannot be void. A function parameter is changed to a pointer to the function, and an array parameter is changed to a pointer to the array type.</w:t>
      </w:r>
    </w:p>
    <w:p w14:paraId="68ABA9C1" w14:textId="50A581AE" w:rsidR="00C652BA" w:rsidRPr="00EC76D5" w:rsidRDefault="00C652BA" w:rsidP="000C08DE">
      <w:pPr>
        <w:pStyle w:val="Code"/>
      </w:pPr>
      <w:r w:rsidRPr="00EC76D5">
        <w:t xml:space="preserve">  public static Declarator generateNewFunctionDeclaration(Declarator </w:t>
      </w:r>
      <w:r w:rsidR="00FC5EB0">
        <w:t>declarator</w:t>
      </w:r>
      <w:r w:rsidRPr="00EC76D5">
        <w:t>,</w:t>
      </w:r>
    </w:p>
    <w:p w14:paraId="1C9C33A5" w14:textId="77777777" w:rsidR="00C652BA" w:rsidRPr="00EC76D5" w:rsidRDefault="00C652BA" w:rsidP="000C08DE">
      <w:pPr>
        <w:pStyle w:val="Code"/>
      </w:pPr>
      <w:r w:rsidRPr="00EC76D5">
        <w:t xml:space="preserve">                                      Pair&lt;List&lt;Symbol&gt;,Boolean&gt; paramPair) {</w:t>
      </w:r>
    </w:p>
    <w:p w14:paraId="2F761550" w14:textId="03A3C2F7" w:rsidR="00C652BA" w:rsidRPr="00EC76D5" w:rsidRDefault="00C652BA" w:rsidP="000C08DE">
      <w:pPr>
        <w:pStyle w:val="Code"/>
      </w:pPr>
      <w:r w:rsidRPr="00EC76D5">
        <w:t xml:space="preserve">    if (</w:t>
      </w:r>
      <w:r w:rsidR="00FC5EB0">
        <w:t>declarator</w:t>
      </w:r>
      <w:r w:rsidRPr="00EC76D5">
        <w:t xml:space="preserve"> == null) {</w:t>
      </w:r>
    </w:p>
    <w:p w14:paraId="601C65C4" w14:textId="5A8C2D69" w:rsidR="00C652BA" w:rsidRPr="00EC76D5" w:rsidRDefault="00C652BA" w:rsidP="000C08DE">
      <w:pPr>
        <w:pStyle w:val="Code"/>
      </w:pPr>
      <w:r w:rsidRPr="00EC76D5">
        <w:t xml:space="preserve">      </w:t>
      </w:r>
      <w:r w:rsidR="00FC5EB0">
        <w:t>declarator</w:t>
      </w:r>
      <w:r w:rsidRPr="00EC76D5">
        <w:t xml:space="preserve"> = new Declarator(null);</w:t>
      </w:r>
    </w:p>
    <w:p w14:paraId="3C7909E3" w14:textId="77777777" w:rsidR="00C652BA" w:rsidRPr="00EC76D5" w:rsidRDefault="00C652BA" w:rsidP="000C08DE">
      <w:pPr>
        <w:pStyle w:val="Code"/>
      </w:pPr>
      <w:r w:rsidRPr="00EC76D5">
        <w:t xml:space="preserve">    }</w:t>
      </w:r>
    </w:p>
    <w:p w14:paraId="0A7D22B5" w14:textId="77777777" w:rsidR="00C652BA" w:rsidRPr="00EC76D5" w:rsidRDefault="00C652BA" w:rsidP="000C08DE">
      <w:pPr>
        <w:pStyle w:val="Code"/>
      </w:pPr>
      <w:r w:rsidRPr="00EC76D5">
        <w:t xml:space="preserve">    </w:t>
      </w:r>
    </w:p>
    <w:p w14:paraId="7DA93A0A" w14:textId="77777777" w:rsidR="00C652BA" w:rsidRPr="00EC76D5" w:rsidRDefault="00C652BA" w:rsidP="000C08DE">
      <w:pPr>
        <w:pStyle w:val="Code"/>
      </w:pPr>
      <w:r w:rsidRPr="00EC76D5">
        <w:t xml:space="preserve">    List&lt;Symbol&gt; paramList = paramPair.getFirst();</w:t>
      </w:r>
    </w:p>
    <w:p w14:paraId="60248BFD" w14:textId="77777777" w:rsidR="00C652BA" w:rsidRPr="00EC76D5" w:rsidRDefault="00C652BA" w:rsidP="000C08DE">
      <w:pPr>
        <w:pStyle w:val="Code"/>
      </w:pPr>
      <w:r w:rsidRPr="00EC76D5">
        <w:t xml:space="preserve">    boolean ellipse = paramPair.getSecond();</w:t>
      </w:r>
    </w:p>
    <w:p w14:paraId="751B5A93" w14:textId="77777777" w:rsidR="00C652BA" w:rsidRPr="00EC76D5" w:rsidRDefault="00C652BA" w:rsidP="000C08DE">
      <w:pPr>
        <w:pStyle w:val="Code"/>
      </w:pPr>
    </w:p>
    <w:p w14:paraId="356EA84C" w14:textId="77777777" w:rsidR="00C652BA" w:rsidRPr="00EC76D5" w:rsidRDefault="00C652BA" w:rsidP="000C08DE">
      <w:pPr>
        <w:pStyle w:val="Code"/>
      </w:pPr>
      <w:r w:rsidRPr="00EC76D5">
        <w:lastRenderedPageBreak/>
        <w:t xml:space="preserve">    if (paramList.isEmpty()) {</w:t>
      </w:r>
    </w:p>
    <w:p w14:paraId="713B3EDA" w14:textId="77777777" w:rsidR="00C652BA" w:rsidRPr="00EC76D5" w:rsidRDefault="00C652BA" w:rsidP="000C08DE">
      <w:pPr>
        <w:pStyle w:val="Code"/>
      </w:pPr>
      <w:r w:rsidRPr="00EC76D5">
        <w:t xml:space="preserve">      Assert.error(!ellipse, "...",</w:t>
      </w:r>
    </w:p>
    <w:p w14:paraId="08E729D5" w14:textId="77777777" w:rsidR="00C652BA" w:rsidRPr="00EC76D5" w:rsidRDefault="00C652BA" w:rsidP="000C08DE">
      <w:pPr>
        <w:pStyle w:val="Code"/>
      </w:pPr>
      <w:r w:rsidRPr="00EC76D5">
        <w:t xml:space="preserve">                   "an elliptic function must have at least one parameter");</w:t>
      </w:r>
    </w:p>
    <w:p w14:paraId="273C94F1" w14:textId="77777777" w:rsidR="00C652BA" w:rsidRPr="00EC76D5" w:rsidRDefault="00C652BA" w:rsidP="000C08DE">
      <w:pPr>
        <w:pStyle w:val="Code"/>
      </w:pPr>
      <w:r w:rsidRPr="00EC76D5">
        <w:t xml:space="preserve">      paramList = null;</w:t>
      </w:r>
    </w:p>
    <w:p w14:paraId="5A2A9CBE" w14:textId="77777777" w:rsidR="00C652BA" w:rsidRPr="00EC76D5" w:rsidRDefault="00C652BA" w:rsidP="000C08DE">
      <w:pPr>
        <w:pStyle w:val="Code"/>
      </w:pPr>
      <w:r w:rsidRPr="00EC76D5">
        <w:t xml:space="preserve">    }</w:t>
      </w:r>
    </w:p>
    <w:p w14:paraId="2FCC11E5" w14:textId="77777777" w:rsidR="00C652BA" w:rsidRPr="00EC76D5" w:rsidRDefault="00C652BA" w:rsidP="000C08DE">
      <w:pPr>
        <w:pStyle w:val="Code"/>
      </w:pPr>
      <w:r w:rsidRPr="00EC76D5">
        <w:t xml:space="preserve">    else if ((paramList.size() == 1) &amp;&amp; paramList.get(0).getType().isVoid()) {</w:t>
      </w:r>
    </w:p>
    <w:p w14:paraId="42D7551C" w14:textId="77777777" w:rsidR="00C652BA" w:rsidRPr="00EC76D5" w:rsidRDefault="00C652BA" w:rsidP="000C08DE">
      <w:pPr>
        <w:pStyle w:val="Code"/>
      </w:pPr>
      <w:r w:rsidRPr="00EC76D5">
        <w:t xml:space="preserve">      Assert.error(paramList.get(0).getName() == null, paramList.get(0).getName(),</w:t>
      </w:r>
    </w:p>
    <w:p w14:paraId="59E8E19F" w14:textId="77777777" w:rsidR="00C652BA" w:rsidRPr="00EC76D5" w:rsidRDefault="00C652BA" w:rsidP="000C08DE">
      <w:pPr>
        <w:pStyle w:val="Code"/>
      </w:pPr>
      <w:r w:rsidRPr="00EC76D5">
        <w:t xml:space="preserve">                   "a void parameter cannot be named");</w:t>
      </w:r>
    </w:p>
    <w:p w14:paraId="5624716B" w14:textId="77777777" w:rsidR="00C652BA" w:rsidRPr="00EC76D5" w:rsidRDefault="00C652BA" w:rsidP="000C08DE">
      <w:pPr>
        <w:pStyle w:val="Code"/>
      </w:pPr>
      <w:r w:rsidRPr="00EC76D5">
        <w:t xml:space="preserve">      Assert.error(!ellipse, "...",</w:t>
      </w:r>
    </w:p>
    <w:p w14:paraId="4F1FFBD9" w14:textId="77777777" w:rsidR="00C652BA" w:rsidRPr="00EC76D5" w:rsidRDefault="00C652BA" w:rsidP="000C08DE">
      <w:pPr>
        <w:pStyle w:val="Code"/>
      </w:pPr>
      <w:r w:rsidRPr="00EC76D5">
        <w:t xml:space="preserve">                  "an elliptic function cannot have a void parameter");</w:t>
      </w:r>
    </w:p>
    <w:p w14:paraId="190D95D7" w14:textId="77777777" w:rsidR="00C652BA" w:rsidRPr="00EC76D5" w:rsidRDefault="00C652BA" w:rsidP="000C08DE">
      <w:pPr>
        <w:pStyle w:val="Code"/>
      </w:pPr>
      <w:r w:rsidRPr="00EC76D5">
        <w:t xml:space="preserve">      paramList.clear();</w:t>
      </w:r>
    </w:p>
    <w:p w14:paraId="393A230F" w14:textId="77777777" w:rsidR="00C652BA" w:rsidRPr="00EC76D5" w:rsidRDefault="00C652BA" w:rsidP="000C08DE">
      <w:pPr>
        <w:pStyle w:val="Code"/>
      </w:pPr>
      <w:r w:rsidRPr="00EC76D5">
        <w:t xml:space="preserve">    }</w:t>
      </w:r>
    </w:p>
    <w:p w14:paraId="065FDB02" w14:textId="77777777" w:rsidR="00C652BA" w:rsidRPr="00EC76D5" w:rsidRDefault="00C652BA" w:rsidP="000C08DE">
      <w:pPr>
        <w:pStyle w:val="Code"/>
      </w:pPr>
      <w:r w:rsidRPr="00EC76D5">
        <w:t xml:space="preserve">    else {</w:t>
      </w:r>
    </w:p>
    <w:p w14:paraId="26618610" w14:textId="77777777" w:rsidR="00C652BA" w:rsidRPr="00EC76D5" w:rsidRDefault="00C652BA" w:rsidP="000C08DE">
      <w:pPr>
        <w:pStyle w:val="Code"/>
      </w:pPr>
      <w:r w:rsidRPr="00EC76D5">
        <w:t xml:space="preserve">      Set&lt;String&gt; nameSet = new ListSet&lt;&gt;();</w:t>
      </w:r>
    </w:p>
    <w:p w14:paraId="0660DF58" w14:textId="77777777" w:rsidR="00C652BA" w:rsidRPr="00EC76D5" w:rsidRDefault="00C652BA" w:rsidP="000C08DE">
      <w:pPr>
        <w:pStyle w:val="Code"/>
      </w:pPr>
      <w:r w:rsidRPr="00EC76D5">
        <w:t xml:space="preserve">      for (Symbol symbol : paramList) {</w:t>
      </w:r>
    </w:p>
    <w:p w14:paraId="4D64EA0A" w14:textId="77777777" w:rsidR="00C652BA" w:rsidRPr="00EC76D5" w:rsidRDefault="00C652BA" w:rsidP="000C08DE">
      <w:pPr>
        <w:pStyle w:val="Code"/>
      </w:pPr>
      <w:r w:rsidRPr="00EC76D5">
        <w:t xml:space="preserve">        String name = symbol.getName();</w:t>
      </w:r>
    </w:p>
    <w:p w14:paraId="33736EE1" w14:textId="77777777" w:rsidR="00C652BA" w:rsidRPr="00EC76D5" w:rsidRDefault="00C652BA" w:rsidP="000C08DE">
      <w:pPr>
        <w:pStyle w:val="Code"/>
      </w:pPr>
      <w:r w:rsidRPr="00EC76D5">
        <w:t xml:space="preserve">        if (name != null) {</w:t>
      </w:r>
    </w:p>
    <w:p w14:paraId="6E718122" w14:textId="77777777" w:rsidR="00C652BA" w:rsidRPr="00EC76D5" w:rsidRDefault="00C652BA" w:rsidP="000C08DE">
      <w:pPr>
        <w:pStyle w:val="Code"/>
      </w:pPr>
      <w:r w:rsidRPr="00EC76D5">
        <w:t xml:space="preserve">          Assert.error(nameSet.add(name),</w:t>
      </w:r>
    </w:p>
    <w:p w14:paraId="1373D590" w14:textId="77777777" w:rsidR="00C652BA" w:rsidRPr="00EC76D5" w:rsidRDefault="00C652BA" w:rsidP="000C08DE">
      <w:pPr>
        <w:pStyle w:val="Code"/>
      </w:pPr>
      <w:r w:rsidRPr="00EC76D5">
        <w:t xml:space="preserve">                       name, "repeated name in parameter list");</w:t>
      </w:r>
    </w:p>
    <w:p w14:paraId="5DD4B17A" w14:textId="77777777" w:rsidR="00C652BA" w:rsidRPr="00EC76D5" w:rsidRDefault="00C652BA" w:rsidP="000C08DE">
      <w:pPr>
        <w:pStyle w:val="Code"/>
      </w:pPr>
      <w:r w:rsidRPr="00EC76D5">
        <w:t xml:space="preserve">        }</w:t>
      </w:r>
    </w:p>
    <w:p w14:paraId="43A9900E" w14:textId="77777777" w:rsidR="00C652BA" w:rsidRPr="00EC76D5" w:rsidRDefault="00C652BA" w:rsidP="000C08DE">
      <w:pPr>
        <w:pStyle w:val="Code"/>
      </w:pPr>
      <w:r w:rsidRPr="00EC76D5">
        <w:t xml:space="preserve">        </w:t>
      </w:r>
    </w:p>
    <w:p w14:paraId="5B0830CA" w14:textId="77777777" w:rsidR="00C652BA" w:rsidRPr="00EC76D5" w:rsidRDefault="00C652BA" w:rsidP="000C08DE">
      <w:pPr>
        <w:pStyle w:val="Code"/>
      </w:pPr>
      <w:r w:rsidRPr="00EC76D5">
        <w:t xml:space="preserve">        Type type = symbol.getType();</w:t>
      </w:r>
    </w:p>
    <w:p w14:paraId="6444AF11" w14:textId="77777777" w:rsidR="00C652BA" w:rsidRPr="00EC76D5" w:rsidRDefault="00C652BA" w:rsidP="000C08DE">
      <w:pPr>
        <w:pStyle w:val="Code"/>
      </w:pPr>
      <w:r w:rsidRPr="00EC76D5">
        <w:t xml:space="preserve">        if (type.isVoid()) {</w:t>
      </w:r>
    </w:p>
    <w:p w14:paraId="39FCF86B" w14:textId="77777777" w:rsidR="00C652BA" w:rsidRPr="00EC76D5" w:rsidRDefault="00C652BA" w:rsidP="000C08DE">
      <w:pPr>
        <w:pStyle w:val="Code"/>
      </w:pPr>
      <w:r w:rsidRPr="00EC76D5">
        <w:t xml:space="preserve">          Assert.error(name, "invalid void parameter");</w:t>
      </w:r>
    </w:p>
    <w:p w14:paraId="38D2E129" w14:textId="77777777" w:rsidR="00C652BA" w:rsidRPr="00EC76D5" w:rsidRDefault="00C652BA" w:rsidP="000C08DE">
      <w:pPr>
        <w:pStyle w:val="Code"/>
      </w:pPr>
      <w:r w:rsidRPr="00EC76D5">
        <w:t xml:space="preserve">        }</w:t>
      </w:r>
    </w:p>
    <w:p w14:paraId="0D14B5E5" w14:textId="77777777" w:rsidR="00C652BA" w:rsidRPr="00EC76D5" w:rsidRDefault="00C652BA" w:rsidP="000C08DE">
      <w:pPr>
        <w:pStyle w:val="Code"/>
      </w:pPr>
      <w:r w:rsidRPr="00EC76D5">
        <w:t xml:space="preserve">        else if (type.isArray()) {</w:t>
      </w:r>
    </w:p>
    <w:p w14:paraId="6E92B70E" w14:textId="77777777" w:rsidR="00C652BA" w:rsidRPr="00EC76D5" w:rsidRDefault="00C652BA" w:rsidP="000C08DE">
      <w:pPr>
        <w:pStyle w:val="Code"/>
      </w:pPr>
      <w:r w:rsidRPr="00EC76D5">
        <w:t xml:space="preserve">          Type pointerType = Type.createPointerType(type.getArrayType());</w:t>
      </w:r>
    </w:p>
    <w:p w14:paraId="0D857C04" w14:textId="77777777" w:rsidR="00C652BA" w:rsidRPr="00EC76D5" w:rsidRDefault="00C652BA" w:rsidP="000C08DE">
      <w:pPr>
        <w:pStyle w:val="Code"/>
      </w:pPr>
      <w:r w:rsidRPr="00EC76D5">
        <w:t xml:space="preserve">          pointerType.setConstant(true);</w:t>
      </w:r>
    </w:p>
    <w:p w14:paraId="54F35688" w14:textId="77777777" w:rsidR="00C652BA" w:rsidRPr="00EC76D5" w:rsidRDefault="00C652BA" w:rsidP="000C08DE">
      <w:pPr>
        <w:pStyle w:val="Code"/>
      </w:pPr>
      <w:r w:rsidRPr="00EC76D5">
        <w:t xml:space="preserve">          symbol.setType(pointerType);</w:t>
      </w:r>
    </w:p>
    <w:p w14:paraId="164B7846" w14:textId="77777777" w:rsidR="00C652BA" w:rsidRPr="00EC76D5" w:rsidRDefault="00C652BA" w:rsidP="000C08DE">
      <w:pPr>
        <w:pStyle w:val="Code"/>
      </w:pPr>
      <w:r w:rsidRPr="00EC76D5">
        <w:t xml:space="preserve">        }</w:t>
      </w:r>
    </w:p>
    <w:p w14:paraId="6851D93D" w14:textId="77777777" w:rsidR="00C652BA" w:rsidRPr="00EC76D5" w:rsidRDefault="00C652BA" w:rsidP="000C08DE">
      <w:pPr>
        <w:pStyle w:val="Code"/>
      </w:pPr>
      <w:r w:rsidRPr="00EC76D5">
        <w:t xml:space="preserve">        else if (type.isFunction()) {</w:t>
      </w:r>
    </w:p>
    <w:p w14:paraId="2707E1C3" w14:textId="77777777" w:rsidR="00C652BA" w:rsidRPr="00EC76D5" w:rsidRDefault="00C652BA" w:rsidP="000C08DE">
      <w:pPr>
        <w:pStyle w:val="Code"/>
      </w:pPr>
      <w:r w:rsidRPr="00EC76D5">
        <w:t xml:space="preserve">          Type pointerType = Type.createPointerType(type);</w:t>
      </w:r>
    </w:p>
    <w:p w14:paraId="746CBF31" w14:textId="77777777" w:rsidR="00C652BA" w:rsidRPr="00EC76D5" w:rsidRDefault="00C652BA" w:rsidP="000C08DE">
      <w:pPr>
        <w:pStyle w:val="Code"/>
      </w:pPr>
      <w:r w:rsidRPr="00EC76D5">
        <w:t xml:space="preserve">          pointerType.setConstant(true);</w:t>
      </w:r>
    </w:p>
    <w:p w14:paraId="0AEFB457" w14:textId="77777777" w:rsidR="00C652BA" w:rsidRPr="00EC76D5" w:rsidRDefault="00C652BA" w:rsidP="000C08DE">
      <w:pPr>
        <w:pStyle w:val="Code"/>
      </w:pPr>
      <w:r w:rsidRPr="00EC76D5">
        <w:t xml:space="preserve">          symbol.setType(pointerType);</w:t>
      </w:r>
    </w:p>
    <w:p w14:paraId="28E612B2" w14:textId="77777777" w:rsidR="00C652BA" w:rsidRPr="00EC76D5" w:rsidRDefault="00C652BA" w:rsidP="000C08DE">
      <w:pPr>
        <w:pStyle w:val="Code"/>
      </w:pPr>
      <w:r w:rsidRPr="00EC76D5">
        <w:t xml:space="preserve">        }</w:t>
      </w:r>
    </w:p>
    <w:p w14:paraId="1D680D22" w14:textId="77777777" w:rsidR="00C652BA" w:rsidRPr="00EC76D5" w:rsidRDefault="00C652BA" w:rsidP="000C08DE">
      <w:pPr>
        <w:pStyle w:val="Code"/>
      </w:pPr>
      <w:r w:rsidRPr="00EC76D5">
        <w:t xml:space="preserve">      }</w:t>
      </w:r>
    </w:p>
    <w:p w14:paraId="3BCC9C5B" w14:textId="77777777" w:rsidR="00C652BA" w:rsidRPr="00EC76D5" w:rsidRDefault="00C652BA" w:rsidP="000C08DE">
      <w:pPr>
        <w:pStyle w:val="Code"/>
      </w:pPr>
      <w:r w:rsidRPr="00EC76D5">
        <w:t xml:space="preserve">    }</w:t>
      </w:r>
    </w:p>
    <w:p w14:paraId="33972215" w14:textId="77777777" w:rsidR="00C652BA" w:rsidRPr="00EC76D5" w:rsidRDefault="00C652BA" w:rsidP="000C08DE">
      <w:pPr>
        <w:pStyle w:val="Code"/>
      </w:pPr>
    </w:p>
    <w:p w14:paraId="48033CFF" w14:textId="77777777" w:rsidR="00C652BA" w:rsidRPr="00EC76D5" w:rsidRDefault="00C652BA" w:rsidP="000C08DE">
      <w:pPr>
        <w:pStyle w:val="Code"/>
      </w:pPr>
      <w:r w:rsidRPr="00EC76D5">
        <w:t xml:space="preserve">    if (paramList != null) {</w:t>
      </w:r>
    </w:p>
    <w:p w14:paraId="3F47D369" w14:textId="5DBE2B67" w:rsidR="00C652BA" w:rsidRPr="00EC76D5" w:rsidRDefault="00C652BA" w:rsidP="000C08DE">
      <w:pPr>
        <w:pStyle w:val="Code"/>
      </w:pPr>
      <w:r w:rsidRPr="00EC76D5">
        <w:t xml:space="preserve">      </w:t>
      </w:r>
      <w:r w:rsidR="00FC5EB0">
        <w:t>declarator</w:t>
      </w:r>
      <w:r w:rsidRPr="00EC76D5">
        <w:t>.add(Type.createNewStyleFunctionType(null, paramList, ellipse));</w:t>
      </w:r>
    </w:p>
    <w:p w14:paraId="418635A4" w14:textId="77777777" w:rsidR="00C652BA" w:rsidRPr="00EC76D5" w:rsidRDefault="00C652BA" w:rsidP="000C08DE">
      <w:pPr>
        <w:pStyle w:val="Code"/>
      </w:pPr>
      <w:r w:rsidRPr="00EC76D5">
        <w:t xml:space="preserve">    }</w:t>
      </w:r>
    </w:p>
    <w:p w14:paraId="54C4ADE4" w14:textId="77777777" w:rsidR="00C652BA" w:rsidRPr="00EC76D5" w:rsidRDefault="00C652BA" w:rsidP="000C08DE">
      <w:pPr>
        <w:pStyle w:val="Code"/>
      </w:pPr>
      <w:r w:rsidRPr="00EC76D5">
        <w:t xml:space="preserve">    else {</w:t>
      </w:r>
    </w:p>
    <w:p w14:paraId="184FF173" w14:textId="77777777" w:rsidR="00C652BA" w:rsidRPr="00EC76D5" w:rsidRDefault="00C652BA" w:rsidP="000C08DE">
      <w:pPr>
        <w:pStyle w:val="Code"/>
      </w:pPr>
      <w:r w:rsidRPr="00EC76D5">
        <w:t xml:space="preserve">      List&lt;String&gt; nameList = new LinkedList&lt;String&gt;();</w:t>
      </w:r>
    </w:p>
    <w:p w14:paraId="4DEE98A6" w14:textId="3F7DD867" w:rsidR="00C652BA" w:rsidRPr="00EC76D5" w:rsidRDefault="00C652BA" w:rsidP="000C08DE">
      <w:pPr>
        <w:pStyle w:val="Code"/>
      </w:pPr>
      <w:r w:rsidRPr="00EC76D5">
        <w:t xml:space="preserve">      </w:t>
      </w:r>
      <w:r w:rsidR="00FC5EB0">
        <w:t>declarator</w:t>
      </w:r>
      <w:r w:rsidRPr="00EC76D5">
        <w:t>.add(Type.createOldStyleFunctionType(null, nameList));</w:t>
      </w:r>
    </w:p>
    <w:p w14:paraId="55630A45" w14:textId="77777777" w:rsidR="00C652BA" w:rsidRPr="00EC76D5" w:rsidRDefault="00C652BA" w:rsidP="000C08DE">
      <w:pPr>
        <w:pStyle w:val="Code"/>
      </w:pPr>
      <w:r w:rsidRPr="00EC76D5">
        <w:t xml:space="preserve">    }</w:t>
      </w:r>
    </w:p>
    <w:p w14:paraId="538DDD78" w14:textId="77777777" w:rsidR="00C652BA" w:rsidRPr="00EC76D5" w:rsidRDefault="00C652BA" w:rsidP="000C08DE">
      <w:pPr>
        <w:pStyle w:val="Code"/>
      </w:pPr>
      <w:r w:rsidRPr="00EC76D5">
        <w:t xml:space="preserve">    </w:t>
      </w:r>
    </w:p>
    <w:p w14:paraId="04762DB9" w14:textId="11C48F4A" w:rsidR="00C652BA" w:rsidRPr="00EC76D5" w:rsidRDefault="00C652BA" w:rsidP="000C08DE">
      <w:pPr>
        <w:pStyle w:val="Code"/>
      </w:pPr>
      <w:r w:rsidRPr="00EC76D5">
        <w:t xml:space="preserve">    return </w:t>
      </w:r>
      <w:r w:rsidR="00FC5EB0">
        <w:t>declarator</w:t>
      </w:r>
      <w:r w:rsidRPr="00EC76D5">
        <w:t>;</w:t>
      </w:r>
    </w:p>
    <w:p w14:paraId="2942412A" w14:textId="15F55139" w:rsidR="000C08DE" w:rsidRPr="00EC76D5" w:rsidRDefault="00C652BA" w:rsidP="000C08DE">
      <w:pPr>
        <w:pStyle w:val="Code"/>
      </w:pPr>
      <w:r w:rsidRPr="00EC76D5">
        <w:t xml:space="preserve">  }</w:t>
      </w:r>
    </w:p>
    <w:p w14:paraId="29777E6C" w14:textId="6479E3F3" w:rsidR="00E40B78" w:rsidRPr="00EC76D5" w:rsidRDefault="00E40B78" w:rsidP="00C652BA">
      <w:r w:rsidRPr="00EC76D5">
        <w:t xml:space="preserve">An old-style function is simpler than a new-style function, we just </w:t>
      </w:r>
      <w:r w:rsidR="000C08DE" w:rsidRPr="00EC76D5">
        <w:t>must</w:t>
      </w:r>
      <w:r w:rsidRPr="00EC76D5">
        <w:t xml:space="preserve"> check that there is no repeated name in the parameter list.</w:t>
      </w:r>
    </w:p>
    <w:p w14:paraId="47FE8934" w14:textId="77777777" w:rsidR="000C08DE" w:rsidRPr="00EC76D5" w:rsidRDefault="000C08DE" w:rsidP="000C08DE">
      <w:pPr>
        <w:pStyle w:val="Code"/>
      </w:pPr>
      <w:r w:rsidRPr="00EC76D5">
        <w:t xml:space="preserve">  public static Symbol generateParameter(Specifier specifier,</w:t>
      </w:r>
    </w:p>
    <w:p w14:paraId="0AE27845" w14:textId="3DC1B729" w:rsidR="000C08DE" w:rsidRPr="00EC76D5" w:rsidRDefault="000C08DE" w:rsidP="000C08DE">
      <w:pPr>
        <w:pStyle w:val="Code"/>
      </w:pPr>
      <w:r w:rsidRPr="00EC76D5">
        <w:t xml:space="preserve">                                         Declarator </w:t>
      </w:r>
      <w:r w:rsidR="00FC5EB0">
        <w:t>declarator</w:t>
      </w:r>
      <w:r w:rsidRPr="00EC76D5">
        <w:t>) {</w:t>
      </w:r>
    </w:p>
    <w:p w14:paraId="2D2CA385" w14:textId="5798C422" w:rsidR="000C08DE" w:rsidRPr="00EC76D5" w:rsidRDefault="000C08DE" w:rsidP="000C08DE">
      <w:pPr>
        <w:pStyle w:val="Code"/>
      </w:pPr>
      <w:r w:rsidRPr="00EC76D5">
        <w:t xml:space="preserve">    Triple&lt;Boolean,Storage,Type&gt; </w:t>
      </w:r>
      <w:r w:rsidR="008E0A21" w:rsidRPr="00EC76D5">
        <w:t>specTriple</w:t>
      </w:r>
      <w:r w:rsidRPr="00EC76D5">
        <w:t xml:space="preserve"> = specifier.generate();</w:t>
      </w:r>
    </w:p>
    <w:p w14:paraId="2489DE7D" w14:textId="66C070BF" w:rsidR="000C08DE" w:rsidRPr="00EC76D5" w:rsidRDefault="000C08DE" w:rsidP="000C08DE">
      <w:pPr>
        <w:pStyle w:val="Code"/>
      </w:pPr>
      <w:r w:rsidRPr="00EC76D5">
        <w:lastRenderedPageBreak/>
        <w:t xml:space="preserve">    Storage storage = </w:t>
      </w:r>
      <w:r w:rsidR="008E0A21" w:rsidRPr="00EC76D5">
        <w:t>specTriple</w:t>
      </w:r>
      <w:r w:rsidRPr="00EC76D5">
        <w:t>.getSecond();</w:t>
      </w:r>
    </w:p>
    <w:p w14:paraId="58292B97" w14:textId="223B5634" w:rsidR="000C08DE" w:rsidRPr="00EC76D5" w:rsidRDefault="000C08DE" w:rsidP="000C08DE">
      <w:pPr>
        <w:pStyle w:val="Code"/>
      </w:pPr>
      <w:r w:rsidRPr="00EC76D5">
        <w:t xml:space="preserve">    Type </w:t>
      </w:r>
      <w:r w:rsidR="00C461A8">
        <w:t>specifierType</w:t>
      </w:r>
      <w:r w:rsidRPr="00EC76D5">
        <w:t xml:space="preserve"> = </w:t>
      </w:r>
      <w:r w:rsidR="008E0A21" w:rsidRPr="00EC76D5">
        <w:t>specTriple</w:t>
      </w:r>
      <w:r w:rsidRPr="00EC76D5">
        <w:t>.getThird();</w:t>
      </w:r>
    </w:p>
    <w:p w14:paraId="3E7A12F4" w14:textId="77777777" w:rsidR="000C08DE" w:rsidRPr="00EC76D5" w:rsidRDefault="000C08DE" w:rsidP="000C08DE">
      <w:pPr>
        <w:pStyle w:val="Code"/>
      </w:pPr>
    </w:p>
    <w:p w14:paraId="6C35DEF9" w14:textId="77777777" w:rsidR="000C08DE" w:rsidRPr="00EC76D5" w:rsidRDefault="000C08DE" w:rsidP="000C08DE">
      <w:pPr>
        <w:pStyle w:val="Code"/>
      </w:pPr>
      <w:r w:rsidRPr="00EC76D5">
        <w:t xml:space="preserve">    Assert.error((storage == Storage.Auto) || (storage == Storage.Register),</w:t>
      </w:r>
    </w:p>
    <w:p w14:paraId="69B7E978" w14:textId="77777777" w:rsidR="000C08DE" w:rsidRPr="00EC76D5" w:rsidRDefault="000C08DE" w:rsidP="000C08DE">
      <w:pPr>
        <w:pStyle w:val="Code"/>
      </w:pPr>
      <w:r w:rsidRPr="00EC76D5">
        <w:t xml:space="preserve">                 "parameter storage must be auto or register");</w:t>
      </w:r>
    </w:p>
    <w:p w14:paraId="4F8499E7" w14:textId="77777777" w:rsidR="000C08DE" w:rsidRPr="00EC76D5" w:rsidRDefault="000C08DE" w:rsidP="000C08DE">
      <w:pPr>
        <w:pStyle w:val="Code"/>
      </w:pPr>
      <w:r w:rsidRPr="00EC76D5">
        <w:t xml:space="preserve">    </w:t>
      </w:r>
    </w:p>
    <w:p w14:paraId="2D110FAE" w14:textId="4E6122AC" w:rsidR="000C08DE" w:rsidRPr="00EC76D5" w:rsidRDefault="000C08DE" w:rsidP="000C08DE">
      <w:pPr>
        <w:pStyle w:val="Code"/>
      </w:pPr>
      <w:r w:rsidRPr="00EC76D5">
        <w:t xml:space="preserve">    if (</w:t>
      </w:r>
      <w:r w:rsidR="00FC5EB0">
        <w:t>declarator</w:t>
      </w:r>
      <w:r w:rsidRPr="00EC76D5">
        <w:t xml:space="preserve"> != null) {</w:t>
      </w:r>
    </w:p>
    <w:p w14:paraId="02935B1C" w14:textId="55245605" w:rsidR="000C08DE" w:rsidRPr="00EC76D5" w:rsidRDefault="000C08DE" w:rsidP="000C08DE">
      <w:pPr>
        <w:pStyle w:val="Code"/>
      </w:pPr>
      <w:r w:rsidRPr="00EC76D5">
        <w:t xml:space="preserve">      </w:t>
      </w:r>
      <w:r w:rsidR="00FC5EB0">
        <w:t>declarator</w:t>
      </w:r>
      <w:r w:rsidRPr="00EC76D5">
        <w:t>.add(</w:t>
      </w:r>
      <w:r w:rsidR="00C461A8">
        <w:t>specifierType</w:t>
      </w:r>
      <w:r w:rsidRPr="00EC76D5">
        <w:t>);</w:t>
      </w:r>
    </w:p>
    <w:p w14:paraId="6A1AECEE" w14:textId="62C16601" w:rsidR="000C08DE" w:rsidRPr="00EC76D5" w:rsidRDefault="000C08DE" w:rsidP="000C08DE">
      <w:pPr>
        <w:pStyle w:val="Code"/>
      </w:pPr>
      <w:r w:rsidRPr="00EC76D5">
        <w:t xml:space="preserve">      Type type = toParameterType(</w:t>
      </w:r>
      <w:r w:rsidR="00FC5EB0">
        <w:t>declarator</w:t>
      </w:r>
      <w:r w:rsidRPr="00EC76D5">
        <w:t>.type());</w:t>
      </w:r>
    </w:p>
    <w:p w14:paraId="2600434D" w14:textId="49A6EA8B" w:rsidR="000C08DE" w:rsidRPr="00EC76D5" w:rsidRDefault="000C08DE" w:rsidP="000C08DE">
      <w:pPr>
        <w:pStyle w:val="Code"/>
      </w:pPr>
      <w:r w:rsidRPr="00EC76D5">
        <w:t xml:space="preserve">      return (Symbol.createParameterSymbol(</w:t>
      </w:r>
      <w:r w:rsidR="00FC5EB0">
        <w:t>declarator</w:t>
      </w:r>
      <w:r w:rsidRPr="00EC76D5">
        <w:t>.getName(), storage, type));</w:t>
      </w:r>
    </w:p>
    <w:p w14:paraId="7322AD79" w14:textId="77777777" w:rsidR="000C08DE" w:rsidRPr="00EC76D5" w:rsidRDefault="000C08DE" w:rsidP="000C08DE">
      <w:pPr>
        <w:pStyle w:val="Code"/>
      </w:pPr>
      <w:r w:rsidRPr="00EC76D5">
        <w:t xml:space="preserve">    }</w:t>
      </w:r>
    </w:p>
    <w:p w14:paraId="1465E642" w14:textId="77777777" w:rsidR="000C08DE" w:rsidRPr="00EC76D5" w:rsidRDefault="000C08DE" w:rsidP="000C08DE">
      <w:pPr>
        <w:pStyle w:val="Code"/>
      </w:pPr>
      <w:r w:rsidRPr="00EC76D5">
        <w:t xml:space="preserve">    else {</w:t>
      </w:r>
    </w:p>
    <w:p w14:paraId="243F29A6" w14:textId="49C105FD" w:rsidR="000C08DE" w:rsidRPr="00EC76D5" w:rsidRDefault="000C08DE" w:rsidP="000C08DE">
      <w:pPr>
        <w:pStyle w:val="Code"/>
      </w:pPr>
      <w:r w:rsidRPr="00EC76D5">
        <w:t xml:space="preserve">      Type type = toParameterType(</w:t>
      </w:r>
      <w:r w:rsidR="00C461A8">
        <w:t>specifierType</w:t>
      </w:r>
      <w:r w:rsidRPr="00EC76D5">
        <w:t>);</w:t>
      </w:r>
    </w:p>
    <w:p w14:paraId="262D9D92" w14:textId="77777777" w:rsidR="000C08DE" w:rsidRPr="00EC76D5" w:rsidRDefault="000C08DE" w:rsidP="000C08DE">
      <w:pPr>
        <w:pStyle w:val="Code"/>
      </w:pPr>
      <w:r w:rsidRPr="00EC76D5">
        <w:t xml:space="preserve">      return (Symbol.createParameterSymbol(null, storage, type));</w:t>
      </w:r>
    </w:p>
    <w:p w14:paraId="3F02C2D4" w14:textId="77777777" w:rsidR="000C08DE" w:rsidRPr="00EC76D5" w:rsidRDefault="000C08DE" w:rsidP="000C08DE">
      <w:pPr>
        <w:pStyle w:val="Code"/>
      </w:pPr>
      <w:r w:rsidRPr="00EC76D5">
        <w:t xml:space="preserve">    }</w:t>
      </w:r>
    </w:p>
    <w:p w14:paraId="0B806E16" w14:textId="67F92238" w:rsidR="00E40B78" w:rsidRPr="00EC76D5" w:rsidRDefault="000C08DE" w:rsidP="000C08DE">
      <w:pPr>
        <w:pStyle w:val="Code"/>
      </w:pPr>
      <w:r w:rsidRPr="00EC76D5">
        <w:t xml:space="preserve">  }</w:t>
      </w:r>
    </w:p>
    <w:p w14:paraId="590BE92E" w14:textId="25A66DD7" w:rsidR="00E40B78" w:rsidRPr="00EC76D5" w:rsidRDefault="00E40B78" w:rsidP="00E40B78">
      <w:pPr>
        <w:pStyle w:val="Rubrik2"/>
      </w:pPr>
      <w:bookmarkStart w:id="65" w:name="_Toc481936158"/>
      <w:r w:rsidRPr="00EC76D5">
        <w:t>Statements</w:t>
      </w:r>
      <w:bookmarkEnd w:id="65"/>
    </w:p>
    <w:p w14:paraId="38FD637A" w14:textId="77777777" w:rsidR="00E40B78" w:rsidRPr="00EC76D5" w:rsidRDefault="00E40B78" w:rsidP="00E40B78">
      <w:pPr>
        <w:pStyle w:val="Rubrik3"/>
      </w:pPr>
      <w:bookmarkStart w:id="66" w:name="_Ref417993054"/>
      <w:bookmarkStart w:id="67" w:name="_Toc481936159"/>
      <w:r w:rsidRPr="00EC76D5">
        <w:t>The Forward-Jump Problem (Backpatching)</w:t>
      </w:r>
      <w:bookmarkEnd w:id="66"/>
      <w:bookmarkEnd w:id="67"/>
    </w:p>
    <w:p w14:paraId="6BDE0A05" w14:textId="77777777" w:rsidR="00E40B78" w:rsidRPr="00EC76D5" w:rsidRDefault="00E40B78" w:rsidP="00E40B78">
      <w:ins w:id="68" w:author="Stefan Bjornander" w:date="2015-04-26T09:25:00Z">
        <w:r w:rsidRPr="00EC76D5">
          <w:t xml:space="preserve">When generating </w:t>
        </w:r>
      </w:ins>
      <w:r w:rsidRPr="00EC76D5">
        <w:t xml:space="preserve">middle code instructions for </w:t>
      </w:r>
      <w:ins w:id="69" w:author="Stefan Bjornander" w:date="2015-04-26T09:25:00Z">
        <w:r w:rsidRPr="00EC76D5">
          <w:t xml:space="preserve">expressions </w:t>
        </w:r>
      </w:ins>
      <w:r w:rsidRPr="00EC76D5">
        <w:t>or</w:t>
      </w:r>
      <w:ins w:id="70" w:author="Stefan Bjornander" w:date="2015-04-26T09:25:00Z">
        <w:r w:rsidRPr="00EC76D5">
          <w:t xml:space="preserve"> statement</w:t>
        </w:r>
      </w:ins>
      <w:r w:rsidRPr="00EC76D5">
        <w:t>s</w:t>
      </w:r>
      <w:ins w:id="71" w:author="Stefan Bjornander" w:date="2015-04-26T09:25:00Z">
        <w:r w:rsidRPr="00EC76D5">
          <w:t>, a common situation is that we</w:t>
        </w:r>
      </w:ins>
      <w:ins w:id="72" w:author="Stefan Bjornander" w:date="2015-04-26T09:26:00Z">
        <w:r w:rsidRPr="00EC76D5">
          <w:t xml:space="preserve"> generate</w:t>
        </w:r>
      </w:ins>
      <w:r w:rsidRPr="00EC76D5">
        <w:t xml:space="preserve"> forward jump instructions without yet knowing the target address. One way to solve the problem is to work with </w:t>
      </w:r>
      <w:r w:rsidRPr="00EC76D5">
        <w:rPr>
          <w:rStyle w:val="CodeInText"/>
        </w:rPr>
        <w:t>backpatching</w:t>
      </w:r>
      <w:r w:rsidRPr="00EC76D5">
        <w:t>, which means that we use sets to keep track of jump instructions with yet unknown target addresses that eventually becomes filled in when the target addresses have become known.</w:t>
      </w:r>
    </w:p>
    <w:p w14:paraId="403365B1" w14:textId="77777777" w:rsidR="00E40B78" w:rsidRPr="00EC76D5" w:rsidRDefault="00E40B78" w:rsidP="00E40B78">
      <w:r w:rsidRPr="00EC76D5">
        <w:t xml:space="preserve">For instance, let us look at the while statement to the left. The parsing of expression  </w:t>
      </w:r>
      <w:r w:rsidRPr="00EC76D5">
        <w:rPr>
          <w:rStyle w:val="CodeInText"/>
        </w:rPr>
        <w:t>a &lt; b</w:t>
      </w:r>
      <w:r w:rsidRPr="00EC76D5">
        <w:t xml:space="preserve"> will generate the middle code in the middle and the sets to the right. The middle code line will a have undefined targets since we at the moment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26E6DC0D" w14:textId="77777777" w:rsidTr="00756C64">
        <w:tc>
          <w:tcPr>
            <w:tcW w:w="3116" w:type="dxa"/>
          </w:tcPr>
          <w:p w14:paraId="0ED10528" w14:textId="77777777" w:rsidR="00E40B78" w:rsidRPr="00EC76D5" w:rsidRDefault="00E40B78" w:rsidP="00756C64">
            <w:pPr>
              <w:pStyle w:val="Code"/>
            </w:pPr>
            <w:r w:rsidRPr="00EC76D5">
              <w:t>while (a &lt; b)</w:t>
            </w:r>
          </w:p>
          <w:p w14:paraId="03BF7872" w14:textId="77777777" w:rsidR="00E40B78" w:rsidRPr="00EC76D5" w:rsidRDefault="00E40B78" w:rsidP="00756C64">
            <w:pPr>
              <w:pStyle w:val="Code"/>
            </w:pPr>
            <w:r w:rsidRPr="00EC76D5">
              <w:t xml:space="preserve">  ++a;</w:t>
            </w:r>
          </w:p>
        </w:tc>
        <w:tc>
          <w:tcPr>
            <w:tcW w:w="3117" w:type="dxa"/>
          </w:tcPr>
          <w:p w14:paraId="637C67A2" w14:textId="77777777" w:rsidR="00E40B78" w:rsidRPr="00EC76D5" w:rsidRDefault="00E40B78" w:rsidP="00756C64">
            <w:pPr>
              <w:pStyle w:val="Code"/>
            </w:pPr>
            <w:r w:rsidRPr="00EC76D5">
              <w:t>1. if a &lt; b goto ?</w:t>
            </w:r>
          </w:p>
          <w:p w14:paraId="36A090DD" w14:textId="77777777" w:rsidR="00E40B78" w:rsidRPr="00EC76D5" w:rsidRDefault="00E40B78" w:rsidP="00756C64">
            <w:pPr>
              <w:pStyle w:val="Code"/>
            </w:pPr>
            <w:r w:rsidRPr="00EC76D5">
              <w:t>2. goto ?</w:t>
            </w:r>
          </w:p>
        </w:tc>
        <w:tc>
          <w:tcPr>
            <w:tcW w:w="3117" w:type="dxa"/>
          </w:tcPr>
          <w:p w14:paraId="48E22E0D" w14:textId="77777777" w:rsidR="00E40B78" w:rsidRPr="00EC76D5" w:rsidRDefault="00E40B78" w:rsidP="00756C64">
            <w:pPr>
              <w:pStyle w:val="Code"/>
            </w:pPr>
            <w:r w:rsidRPr="00EC76D5">
              <w:t>a &lt; b: true set = {1}</w:t>
            </w:r>
          </w:p>
          <w:p w14:paraId="280D724E" w14:textId="77777777" w:rsidR="00E40B78" w:rsidRPr="00EC76D5" w:rsidRDefault="00E40B78" w:rsidP="00756C64">
            <w:pPr>
              <w:pStyle w:val="Code"/>
            </w:pPr>
            <w:r w:rsidRPr="00EC76D5">
              <w:t xml:space="preserve">       false set = {2}</w:t>
            </w:r>
          </w:p>
        </w:tc>
      </w:tr>
    </w:tbl>
    <w:p w14:paraId="01949DAB" w14:textId="77777777" w:rsidR="00E40B78" w:rsidRPr="00EC76D5" w:rsidRDefault="00E40B78" w:rsidP="00E40B78">
      <w:r w:rsidRPr="00EC76D5">
        <w:t xml:space="preserve">When parsing the while statement, the sets of the expression becomes backpatched:  If the </w:t>
      </w:r>
      <w:r w:rsidRPr="00EC76D5">
        <w:rPr>
          <w:rStyle w:val="CodeInText"/>
        </w:rPr>
        <w:t>a &lt; b</w:t>
      </w:r>
      <w:r w:rsidRPr="00EC76D5">
        <w:t xml:space="preserve"> expression is true, line 1 shall jump to line 3, and if it is false, line 2 shall jump to line 5. Whatever comes after the while statement.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D36F220" w14:textId="77777777" w:rsidTr="00756C64">
        <w:tc>
          <w:tcPr>
            <w:tcW w:w="3116" w:type="dxa"/>
          </w:tcPr>
          <w:p w14:paraId="3D714C6A" w14:textId="77777777" w:rsidR="00E40B78" w:rsidRPr="00EC76D5" w:rsidRDefault="00E40B78" w:rsidP="00756C64">
            <w:pPr>
              <w:pStyle w:val="Code"/>
            </w:pPr>
            <w:r w:rsidRPr="00EC76D5">
              <w:t>1. if a &lt; b goto 3</w:t>
            </w:r>
          </w:p>
          <w:p w14:paraId="3E8D4731" w14:textId="77777777" w:rsidR="00E40B78" w:rsidRPr="00EC76D5" w:rsidRDefault="00E40B78" w:rsidP="00756C64">
            <w:pPr>
              <w:pStyle w:val="Code"/>
            </w:pPr>
            <w:r w:rsidRPr="00EC76D5">
              <w:t>2. goto 5</w:t>
            </w:r>
          </w:p>
          <w:p w14:paraId="4CF0E915" w14:textId="77777777" w:rsidR="00E40B78" w:rsidRPr="00EC76D5" w:rsidRDefault="00E40B78" w:rsidP="00756C64">
            <w:pPr>
              <w:pStyle w:val="Code"/>
            </w:pPr>
            <w:r w:rsidRPr="00EC76D5">
              <w:t>3. ++a</w:t>
            </w:r>
          </w:p>
          <w:p w14:paraId="512AB301" w14:textId="77777777" w:rsidR="00E40B78" w:rsidRPr="00EC76D5" w:rsidRDefault="00E40B78" w:rsidP="00756C64">
            <w:pPr>
              <w:pStyle w:val="Code"/>
            </w:pPr>
            <w:r w:rsidRPr="00EC76D5">
              <w:t>4. goto 1</w:t>
            </w:r>
          </w:p>
          <w:p w14:paraId="6E22082D" w14:textId="77777777" w:rsidR="00E40B78" w:rsidRPr="00EC76D5" w:rsidRDefault="00E40B78" w:rsidP="00756C64">
            <w:pPr>
              <w:pStyle w:val="Code"/>
            </w:pPr>
            <w:r w:rsidRPr="00EC76D5">
              <w:t>5. ...</w:t>
            </w:r>
          </w:p>
        </w:tc>
        <w:tc>
          <w:tcPr>
            <w:tcW w:w="3117" w:type="dxa"/>
          </w:tcPr>
          <w:p w14:paraId="2AA085E2" w14:textId="77777777" w:rsidR="00E40B78" w:rsidRPr="00EC76D5" w:rsidRDefault="00E40B78" w:rsidP="00756C64">
            <w:pPr>
              <w:pStyle w:val="Code"/>
            </w:pPr>
          </w:p>
        </w:tc>
        <w:tc>
          <w:tcPr>
            <w:tcW w:w="3117" w:type="dxa"/>
          </w:tcPr>
          <w:p w14:paraId="6B3CF95A" w14:textId="77777777" w:rsidR="00E40B78" w:rsidRPr="00EC76D5" w:rsidRDefault="00E40B78" w:rsidP="00756C64">
            <w:pPr>
              <w:pStyle w:val="Code"/>
            </w:pPr>
          </w:p>
        </w:tc>
      </w:tr>
    </w:tbl>
    <w:p w14:paraId="5FF375FD" w14:textId="77777777" w:rsidR="00E40B78" w:rsidRPr="00EC76D5" w:rsidRDefault="00E40B78" w:rsidP="00E40B78">
      <w:r w:rsidRPr="00EC76D5">
        <w:t xml:space="preserve">If we instead let the while statement be surrounded by an </w:t>
      </w:r>
      <w:r w:rsidRPr="00EC76D5">
        <w:rPr>
          <w:rStyle w:val="CodeInText"/>
        </w:rPr>
        <w:t>if-else</w:t>
      </w:r>
      <w:r w:rsidRPr="00EC76D5">
        <w:t xml:space="preserve"> statement, we have both the true and false sets of the if expression </w:t>
      </w:r>
      <w:r w:rsidRPr="00EC76D5">
        <w:rPr>
          <w:rStyle w:val="CodeInText"/>
        </w:rPr>
        <w:t>x &lt; y</w:t>
      </w:r>
      <w:r w:rsidRPr="00EC76D5">
        <w:t xml:space="preserve"> and the sets of the while expression </w:t>
      </w:r>
      <w:r w:rsidRPr="00EC76D5">
        <w:rPr>
          <w:rStyle w:val="CodeInText"/>
        </w:rPr>
        <w:t>a &lt; b</w:t>
      </w:r>
      <w:r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155F518" w14:textId="77777777" w:rsidTr="00756C64">
        <w:tc>
          <w:tcPr>
            <w:tcW w:w="3116" w:type="dxa"/>
          </w:tcPr>
          <w:p w14:paraId="1A0245E0" w14:textId="77777777" w:rsidR="00E40B78" w:rsidRPr="00EC76D5" w:rsidRDefault="00E40B78" w:rsidP="00756C64">
            <w:pPr>
              <w:pStyle w:val="Code"/>
            </w:pPr>
            <w:r w:rsidRPr="00EC76D5">
              <w:t>if (x &lt; y)</w:t>
            </w:r>
          </w:p>
          <w:p w14:paraId="643F697B" w14:textId="77777777" w:rsidR="00E40B78" w:rsidRPr="00EC76D5" w:rsidRDefault="00E40B78" w:rsidP="00756C64">
            <w:pPr>
              <w:pStyle w:val="Code"/>
            </w:pPr>
            <w:r w:rsidRPr="00EC76D5">
              <w:t xml:space="preserve">  while (a &lt; b)</w:t>
            </w:r>
          </w:p>
          <w:p w14:paraId="6FBE7BFB" w14:textId="77777777" w:rsidR="00E40B78" w:rsidRPr="00EC76D5" w:rsidRDefault="00E40B78" w:rsidP="00756C64">
            <w:pPr>
              <w:pStyle w:val="Code"/>
            </w:pPr>
            <w:r w:rsidRPr="00EC76D5">
              <w:t xml:space="preserve">    ++a;</w:t>
            </w:r>
          </w:p>
          <w:p w14:paraId="79A74663" w14:textId="77777777" w:rsidR="00E40B78" w:rsidRPr="00EC76D5" w:rsidRDefault="00E40B78" w:rsidP="00756C64">
            <w:pPr>
              <w:pStyle w:val="Code"/>
            </w:pPr>
            <w:r w:rsidRPr="00EC76D5">
              <w:t>else</w:t>
            </w:r>
          </w:p>
          <w:p w14:paraId="21444E0F" w14:textId="77777777" w:rsidR="00E40B78" w:rsidRPr="00EC76D5" w:rsidRDefault="00E40B78" w:rsidP="00756C64">
            <w:pPr>
              <w:pStyle w:val="Code"/>
            </w:pPr>
            <w:r w:rsidRPr="00EC76D5">
              <w:t xml:space="preserve">  ++b;</w:t>
            </w:r>
          </w:p>
          <w:p w14:paraId="5473664C" w14:textId="77777777" w:rsidR="00E40B78" w:rsidRPr="00EC76D5" w:rsidRDefault="00E40B78" w:rsidP="00756C64">
            <w:pPr>
              <w:pStyle w:val="Code"/>
            </w:pPr>
          </w:p>
        </w:tc>
        <w:tc>
          <w:tcPr>
            <w:tcW w:w="3117" w:type="dxa"/>
          </w:tcPr>
          <w:p w14:paraId="6A284B12" w14:textId="77777777" w:rsidR="00E40B78" w:rsidRPr="00EC76D5" w:rsidRDefault="00E40B78" w:rsidP="00756C64">
            <w:pPr>
              <w:pStyle w:val="Code"/>
            </w:pPr>
            <w:r w:rsidRPr="00EC76D5">
              <w:t>1. if x &lt; y goto ?</w:t>
            </w:r>
          </w:p>
          <w:p w14:paraId="26D4ED19" w14:textId="77777777" w:rsidR="00E40B78" w:rsidRPr="00EC76D5" w:rsidRDefault="00E40B78" w:rsidP="00756C64">
            <w:pPr>
              <w:pStyle w:val="Code"/>
            </w:pPr>
            <w:r w:rsidRPr="00EC76D5">
              <w:t>2. goto ?</w:t>
            </w:r>
          </w:p>
          <w:p w14:paraId="51989FB6" w14:textId="77777777" w:rsidR="00E40B78" w:rsidRPr="00EC76D5" w:rsidRDefault="00E40B78" w:rsidP="00756C64">
            <w:pPr>
              <w:pStyle w:val="Code"/>
            </w:pPr>
            <w:r w:rsidRPr="00EC76D5">
              <w:t>3. if a &lt; b goto ?</w:t>
            </w:r>
          </w:p>
          <w:p w14:paraId="6733FBD5" w14:textId="77777777" w:rsidR="00E40B78" w:rsidRPr="00EC76D5" w:rsidRDefault="00E40B78" w:rsidP="00756C64">
            <w:pPr>
              <w:pStyle w:val="Code"/>
            </w:pPr>
            <w:r w:rsidRPr="00EC76D5">
              <w:t>4. goto ?</w:t>
            </w:r>
          </w:p>
          <w:p w14:paraId="5050F7BD" w14:textId="77777777" w:rsidR="00E40B78" w:rsidRPr="00EC76D5" w:rsidRDefault="00E40B78" w:rsidP="00756C64">
            <w:pPr>
              <w:pStyle w:val="Code"/>
            </w:pPr>
            <w:r w:rsidRPr="00EC76D5">
              <w:t>5. ++a</w:t>
            </w:r>
          </w:p>
          <w:p w14:paraId="4D3CF3F0" w14:textId="77777777" w:rsidR="00E40B78" w:rsidRPr="00EC76D5" w:rsidRDefault="00E40B78" w:rsidP="00756C64">
            <w:pPr>
              <w:pStyle w:val="Code"/>
            </w:pPr>
            <w:r w:rsidRPr="00EC76D5">
              <w:t>6. goto 3</w:t>
            </w:r>
          </w:p>
          <w:p w14:paraId="366715B4" w14:textId="77777777" w:rsidR="00E40B78" w:rsidRPr="00EC76D5" w:rsidRDefault="00E40B78" w:rsidP="00756C64">
            <w:pPr>
              <w:pStyle w:val="Code"/>
            </w:pPr>
            <w:r w:rsidRPr="00EC76D5">
              <w:t>7. goto 9</w:t>
            </w:r>
          </w:p>
          <w:p w14:paraId="2BB87A3A" w14:textId="77777777" w:rsidR="00E40B78" w:rsidRPr="00EC76D5" w:rsidRDefault="00E40B78" w:rsidP="00756C64">
            <w:pPr>
              <w:pStyle w:val="Code"/>
            </w:pPr>
            <w:r w:rsidRPr="00EC76D5">
              <w:t>8. ++b</w:t>
            </w:r>
          </w:p>
          <w:p w14:paraId="5F35C2C2" w14:textId="77777777" w:rsidR="00E40B78" w:rsidRPr="00EC76D5" w:rsidRDefault="00E40B78" w:rsidP="00756C64">
            <w:pPr>
              <w:pStyle w:val="Code"/>
            </w:pPr>
            <w:r w:rsidRPr="00EC76D5">
              <w:t>9. ...</w:t>
            </w:r>
          </w:p>
          <w:p w14:paraId="2C7D7574" w14:textId="77777777" w:rsidR="00E40B78" w:rsidRPr="00EC76D5" w:rsidRDefault="00E40B78" w:rsidP="00756C64">
            <w:pPr>
              <w:pStyle w:val="Code"/>
            </w:pPr>
          </w:p>
        </w:tc>
        <w:tc>
          <w:tcPr>
            <w:tcW w:w="3117" w:type="dxa"/>
          </w:tcPr>
          <w:p w14:paraId="640FA8F9" w14:textId="77777777" w:rsidR="00E40B78" w:rsidRPr="00EC76D5" w:rsidRDefault="00E40B78" w:rsidP="00756C64">
            <w:pPr>
              <w:pStyle w:val="Code"/>
            </w:pPr>
            <w:r w:rsidRPr="00EC76D5">
              <w:t>x &lt; y: true set: {1}</w:t>
            </w:r>
          </w:p>
          <w:p w14:paraId="47D23D63" w14:textId="77777777" w:rsidR="00E40B78" w:rsidRPr="00EC76D5" w:rsidRDefault="00E40B78" w:rsidP="00756C64">
            <w:pPr>
              <w:pStyle w:val="Code"/>
            </w:pPr>
            <w:r w:rsidRPr="00EC76D5">
              <w:t xml:space="preserve">       false set: {2}</w:t>
            </w:r>
          </w:p>
          <w:p w14:paraId="6789CC24" w14:textId="77777777" w:rsidR="00E40B78" w:rsidRPr="00EC76D5" w:rsidRDefault="00E40B78" w:rsidP="00756C64">
            <w:pPr>
              <w:pStyle w:val="Code"/>
            </w:pPr>
            <w:r w:rsidRPr="00EC76D5">
              <w:t>a &lt; b: true set: {3}</w:t>
            </w:r>
          </w:p>
          <w:p w14:paraId="2C695E5E" w14:textId="77777777" w:rsidR="00E40B78" w:rsidRPr="00EC76D5" w:rsidRDefault="00E40B78" w:rsidP="00756C64">
            <w:pPr>
              <w:pStyle w:val="Code"/>
            </w:pPr>
            <w:r w:rsidRPr="00EC76D5">
              <w:t xml:space="preserve">       false set: {4}</w:t>
            </w:r>
          </w:p>
        </w:tc>
      </w:tr>
    </w:tbl>
    <w:p w14:paraId="39A8755B" w14:textId="77777777" w:rsidR="00E40B78" w:rsidRPr="00EC76D5" w:rsidRDefault="00E40B78" w:rsidP="00E40B78">
      <w:r w:rsidRPr="00EC76D5">
        <w:lastRenderedPageBreak/>
        <w:t xml:space="preserve">When the </w:t>
      </w:r>
      <w:r w:rsidRPr="00EC76D5">
        <w:rPr>
          <w:rStyle w:val="CodeInText"/>
        </w:rPr>
        <w:t>if</w:t>
      </w:r>
      <w:r w:rsidRPr="00EC76D5">
        <w:t xml:space="preserve"> and </w:t>
      </w:r>
      <w:r w:rsidRPr="00EC76D5">
        <w:rPr>
          <w:rStyle w:val="CodeInText"/>
        </w:rPr>
        <w:t>while</w:t>
      </w:r>
      <w:r w:rsidRPr="00EC76D5">
        <w:t xml:space="preserve"> statements become parsed the following call will occur:</w:t>
      </w:r>
    </w:p>
    <w:p w14:paraId="0EAB0385" w14:textId="77777777" w:rsidR="00E40B78" w:rsidRPr="00EC76D5" w:rsidRDefault="00E40B78" w:rsidP="00E40B78">
      <w:pPr>
        <w:pStyle w:val="Code"/>
      </w:pPr>
      <w:r w:rsidRPr="00EC76D5">
        <w:t>backpatch({1}, 3);</w:t>
      </w:r>
    </w:p>
    <w:p w14:paraId="51B2C887" w14:textId="77777777" w:rsidR="00E40B78" w:rsidRPr="00EC76D5" w:rsidRDefault="00E40B78" w:rsidP="00E40B78">
      <w:pPr>
        <w:pStyle w:val="Code"/>
      </w:pPr>
      <w:r w:rsidRPr="00EC76D5">
        <w:t>backpatch({2}, 8);</w:t>
      </w:r>
    </w:p>
    <w:p w14:paraId="52C3BA42" w14:textId="77777777" w:rsidR="00E40B78" w:rsidRPr="00EC76D5" w:rsidRDefault="00E40B78" w:rsidP="00E40B78">
      <w:pPr>
        <w:pStyle w:val="Code"/>
      </w:pPr>
      <w:r w:rsidRPr="00EC76D5">
        <w:t>backpatch({3}, 5);</w:t>
      </w:r>
    </w:p>
    <w:p w14:paraId="39CD604D" w14:textId="77777777" w:rsidR="00E40B78" w:rsidRPr="00EC76D5" w:rsidRDefault="00E40B78" w:rsidP="00E40B78">
      <w:pPr>
        <w:pStyle w:val="Code"/>
      </w:pPr>
      <w:r w:rsidRPr="00EC76D5">
        <w:t>backpatch({4}, 7);</w:t>
      </w:r>
    </w:p>
    <w:p w14:paraId="16F43A26" w14:textId="77777777" w:rsidR="00E40B78" w:rsidRPr="00EC76D5" w:rsidRDefault="00E40B78" w:rsidP="00E40B78">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2DE14CD" w14:textId="77777777" w:rsidTr="00756C64">
        <w:tc>
          <w:tcPr>
            <w:tcW w:w="3116" w:type="dxa"/>
          </w:tcPr>
          <w:p w14:paraId="326784EB" w14:textId="77777777" w:rsidR="00E40B78" w:rsidRPr="00EC76D5" w:rsidRDefault="00E40B78" w:rsidP="00756C64">
            <w:pPr>
              <w:pStyle w:val="Code"/>
            </w:pPr>
            <w:r w:rsidRPr="00EC76D5">
              <w:t>1. if x &lt; y goto 3</w:t>
            </w:r>
          </w:p>
          <w:p w14:paraId="4862FF4A" w14:textId="77777777" w:rsidR="00E40B78" w:rsidRPr="00EC76D5" w:rsidRDefault="00E40B78" w:rsidP="00756C64">
            <w:pPr>
              <w:pStyle w:val="Code"/>
              <w:tabs>
                <w:tab w:val="left" w:pos="1620"/>
              </w:tabs>
            </w:pPr>
            <w:r w:rsidRPr="00EC76D5">
              <w:t>2. goto 8</w:t>
            </w:r>
            <w:r w:rsidRPr="00EC76D5">
              <w:tab/>
            </w:r>
          </w:p>
          <w:p w14:paraId="18E8A482" w14:textId="77777777" w:rsidR="00E40B78" w:rsidRPr="00EC76D5" w:rsidRDefault="00E40B78" w:rsidP="00756C64">
            <w:pPr>
              <w:pStyle w:val="Code"/>
            </w:pPr>
            <w:r w:rsidRPr="00EC76D5">
              <w:t>3. if a &lt; b goto 5</w:t>
            </w:r>
          </w:p>
          <w:p w14:paraId="2FFBD4E9" w14:textId="77777777" w:rsidR="00E40B78" w:rsidRPr="00EC76D5" w:rsidRDefault="00E40B78" w:rsidP="00756C64">
            <w:pPr>
              <w:pStyle w:val="Code"/>
            </w:pPr>
            <w:r w:rsidRPr="00EC76D5">
              <w:t>4. goto 7</w:t>
            </w:r>
          </w:p>
          <w:p w14:paraId="6B23C5A2" w14:textId="77777777" w:rsidR="00E40B78" w:rsidRPr="00EC76D5" w:rsidRDefault="00E40B78" w:rsidP="00756C64">
            <w:pPr>
              <w:pStyle w:val="Code"/>
            </w:pPr>
            <w:r w:rsidRPr="00EC76D5">
              <w:t>5. ++a</w:t>
            </w:r>
          </w:p>
          <w:p w14:paraId="5661D3A2" w14:textId="77777777" w:rsidR="00E40B78" w:rsidRPr="00EC76D5" w:rsidRDefault="00E40B78" w:rsidP="00756C64">
            <w:pPr>
              <w:pStyle w:val="Code"/>
            </w:pPr>
            <w:r w:rsidRPr="00EC76D5">
              <w:t>6. goto 3</w:t>
            </w:r>
          </w:p>
          <w:p w14:paraId="0200CA64" w14:textId="77777777" w:rsidR="00E40B78" w:rsidRPr="00EC76D5" w:rsidRDefault="00E40B78" w:rsidP="00756C64">
            <w:pPr>
              <w:pStyle w:val="Code"/>
            </w:pPr>
            <w:r w:rsidRPr="00EC76D5">
              <w:t>7. goto 9</w:t>
            </w:r>
          </w:p>
          <w:p w14:paraId="73611E50" w14:textId="77777777" w:rsidR="00E40B78" w:rsidRPr="00EC76D5" w:rsidRDefault="00E40B78" w:rsidP="00756C64">
            <w:pPr>
              <w:pStyle w:val="Code"/>
            </w:pPr>
            <w:r w:rsidRPr="00EC76D5">
              <w:t>8. ++b</w:t>
            </w:r>
          </w:p>
          <w:p w14:paraId="6FD4E7E9" w14:textId="77777777" w:rsidR="00E40B78" w:rsidRPr="00EC76D5" w:rsidRDefault="00E40B78" w:rsidP="00756C64">
            <w:pPr>
              <w:pStyle w:val="Code"/>
            </w:pPr>
            <w:r w:rsidRPr="00EC76D5">
              <w:t>9. ...</w:t>
            </w:r>
          </w:p>
        </w:tc>
        <w:tc>
          <w:tcPr>
            <w:tcW w:w="3117" w:type="dxa"/>
          </w:tcPr>
          <w:p w14:paraId="55D1C85C" w14:textId="77777777" w:rsidR="00E40B78" w:rsidRPr="00EC76D5" w:rsidRDefault="00E40B78" w:rsidP="00756C64">
            <w:pPr>
              <w:pStyle w:val="Code"/>
            </w:pPr>
          </w:p>
        </w:tc>
        <w:tc>
          <w:tcPr>
            <w:tcW w:w="3117" w:type="dxa"/>
          </w:tcPr>
          <w:p w14:paraId="6C004EDB" w14:textId="77777777" w:rsidR="00E40B78" w:rsidRPr="00EC76D5" w:rsidRDefault="00E40B78" w:rsidP="00756C64">
            <w:pPr>
              <w:pStyle w:val="Code"/>
            </w:pPr>
          </w:p>
        </w:tc>
      </w:tr>
    </w:tbl>
    <w:p w14:paraId="7CD0F661" w14:textId="3FDA7473" w:rsidR="00E40B78" w:rsidRPr="00EC76D5" w:rsidRDefault="00E40B78" w:rsidP="00E40B78">
      <w:r w:rsidRPr="00EC76D5">
        <w:t xml:space="preserve">The generated middle code above may appear ineffective, but the middle code optimizer of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8C0BF6A" w14:textId="77777777" w:rsidTr="00756C64">
        <w:tc>
          <w:tcPr>
            <w:tcW w:w="3116" w:type="dxa"/>
          </w:tcPr>
          <w:p w14:paraId="7788D561" w14:textId="77777777" w:rsidR="00E40B78" w:rsidRPr="00EC76D5" w:rsidRDefault="00E40B78" w:rsidP="00756C64">
            <w:pPr>
              <w:pStyle w:val="Code"/>
            </w:pPr>
            <w:r w:rsidRPr="00EC76D5">
              <w:t>1. if x &gt;= y goto 5</w:t>
            </w:r>
          </w:p>
          <w:p w14:paraId="576EEB0A" w14:textId="77777777" w:rsidR="00E40B78" w:rsidRPr="00EC76D5" w:rsidRDefault="00E40B78" w:rsidP="00756C64">
            <w:pPr>
              <w:pStyle w:val="Code"/>
            </w:pPr>
            <w:r w:rsidRPr="00EC76D5">
              <w:t>2. if a &gt;= b goto 6</w:t>
            </w:r>
          </w:p>
          <w:p w14:paraId="553BC1C3" w14:textId="77777777" w:rsidR="00E40B78" w:rsidRPr="00EC76D5" w:rsidRDefault="00E40B78" w:rsidP="00756C64">
            <w:pPr>
              <w:pStyle w:val="Code"/>
            </w:pPr>
            <w:r w:rsidRPr="00EC76D5">
              <w:t>3. ++a</w:t>
            </w:r>
          </w:p>
          <w:p w14:paraId="70853B97" w14:textId="77777777" w:rsidR="00E40B78" w:rsidRPr="00EC76D5" w:rsidRDefault="00E40B78" w:rsidP="00756C64">
            <w:pPr>
              <w:pStyle w:val="Code"/>
            </w:pPr>
            <w:r w:rsidRPr="00EC76D5">
              <w:t>4. goto 2</w:t>
            </w:r>
          </w:p>
          <w:p w14:paraId="424C0352" w14:textId="77777777" w:rsidR="00E40B78" w:rsidRPr="00EC76D5" w:rsidRDefault="00E40B78" w:rsidP="00756C64">
            <w:pPr>
              <w:pStyle w:val="Code"/>
            </w:pPr>
            <w:r w:rsidRPr="00EC76D5">
              <w:t>5. ++b</w:t>
            </w:r>
          </w:p>
          <w:p w14:paraId="7928372E" w14:textId="77777777" w:rsidR="00E40B78" w:rsidRPr="00EC76D5" w:rsidRDefault="00E40B78" w:rsidP="00756C64">
            <w:pPr>
              <w:pStyle w:val="Code"/>
            </w:pPr>
            <w:r w:rsidRPr="00EC76D5">
              <w:t>6. ...</w:t>
            </w:r>
          </w:p>
        </w:tc>
        <w:tc>
          <w:tcPr>
            <w:tcW w:w="3117" w:type="dxa"/>
          </w:tcPr>
          <w:p w14:paraId="16D9CA1D" w14:textId="77777777" w:rsidR="00E40B78" w:rsidRPr="00EC76D5" w:rsidRDefault="00E40B78" w:rsidP="00756C64">
            <w:pPr>
              <w:pStyle w:val="Code"/>
            </w:pPr>
          </w:p>
        </w:tc>
        <w:tc>
          <w:tcPr>
            <w:tcW w:w="3117" w:type="dxa"/>
          </w:tcPr>
          <w:p w14:paraId="3C2B6B50" w14:textId="77777777" w:rsidR="00E40B78" w:rsidRPr="00EC76D5" w:rsidRDefault="00E40B78" w:rsidP="00756C64">
            <w:pPr>
              <w:pStyle w:val="Code"/>
            </w:pPr>
          </w:p>
        </w:tc>
      </w:tr>
    </w:tbl>
    <w:p w14:paraId="457C402A" w14:textId="77777777" w:rsidR="00E40B78" w:rsidRPr="00EC76D5" w:rsidRDefault="00E40B78" w:rsidP="00E40B78">
      <w:r w:rsidRPr="00EC76D5">
        <w:t>Another example is the evaluation of a logical-and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4F5AECA2" w14:textId="77777777" w:rsidTr="00756C64">
        <w:tc>
          <w:tcPr>
            <w:tcW w:w="3116" w:type="dxa"/>
          </w:tcPr>
          <w:p w14:paraId="4AB6725C" w14:textId="77777777" w:rsidR="00E40B78" w:rsidRPr="00EC76D5" w:rsidRDefault="00E40B78" w:rsidP="00756C64">
            <w:pPr>
              <w:pStyle w:val="Code"/>
            </w:pPr>
            <w:r w:rsidRPr="00EC76D5">
              <w:t>if ((a &lt; b) &amp;&amp; (c &lt; d))</w:t>
            </w:r>
          </w:p>
          <w:p w14:paraId="544E0ADD" w14:textId="77777777" w:rsidR="00E40B78" w:rsidRPr="00EC76D5" w:rsidRDefault="00E40B78" w:rsidP="00756C64">
            <w:pPr>
              <w:pStyle w:val="Code"/>
            </w:pPr>
            <w:r w:rsidRPr="00EC76D5">
              <w:t xml:space="preserve">  ++a;</w:t>
            </w:r>
          </w:p>
          <w:p w14:paraId="51039926" w14:textId="77777777" w:rsidR="00E40B78" w:rsidRPr="00EC76D5" w:rsidRDefault="00E40B78" w:rsidP="00756C64">
            <w:pPr>
              <w:pStyle w:val="Code"/>
            </w:pPr>
            <w:r w:rsidRPr="00EC76D5">
              <w:t xml:space="preserve">else </w:t>
            </w:r>
          </w:p>
          <w:p w14:paraId="121730FB" w14:textId="77777777" w:rsidR="00E40B78" w:rsidRPr="00EC76D5" w:rsidRDefault="00E40B78" w:rsidP="00756C64">
            <w:pPr>
              <w:pStyle w:val="Code"/>
            </w:pPr>
            <w:r w:rsidRPr="00EC76D5">
              <w:t xml:space="preserve">  ++b;</w:t>
            </w:r>
          </w:p>
        </w:tc>
        <w:tc>
          <w:tcPr>
            <w:tcW w:w="3117" w:type="dxa"/>
          </w:tcPr>
          <w:p w14:paraId="1EBECF6C" w14:textId="77777777" w:rsidR="00E40B78" w:rsidRPr="00EC76D5" w:rsidRDefault="00E40B78" w:rsidP="00756C64">
            <w:pPr>
              <w:pStyle w:val="Code"/>
            </w:pPr>
            <w:r w:rsidRPr="00EC76D5">
              <w:t>1. if a &lt; b goto ?</w:t>
            </w:r>
          </w:p>
          <w:p w14:paraId="19282B98" w14:textId="77777777" w:rsidR="00E40B78" w:rsidRPr="00EC76D5" w:rsidRDefault="00E40B78" w:rsidP="00756C64">
            <w:pPr>
              <w:pStyle w:val="Code"/>
            </w:pPr>
            <w:r w:rsidRPr="00EC76D5">
              <w:t>2. goto ?</w:t>
            </w:r>
          </w:p>
          <w:p w14:paraId="351D1307" w14:textId="77777777" w:rsidR="00E40B78" w:rsidRPr="00EC76D5" w:rsidRDefault="00E40B78" w:rsidP="00756C64">
            <w:pPr>
              <w:pStyle w:val="Code"/>
            </w:pPr>
            <w:r w:rsidRPr="00EC76D5">
              <w:t>3. if c &lt; d goto ?</w:t>
            </w:r>
          </w:p>
          <w:p w14:paraId="376FBED9" w14:textId="77777777" w:rsidR="00E40B78" w:rsidRPr="00EC76D5" w:rsidRDefault="00E40B78" w:rsidP="00756C64">
            <w:pPr>
              <w:pStyle w:val="Code"/>
            </w:pPr>
            <w:r w:rsidRPr="00EC76D5">
              <w:t>4. goto ?</w:t>
            </w:r>
          </w:p>
          <w:p w14:paraId="54F9535D" w14:textId="77777777" w:rsidR="00E40B78" w:rsidRPr="00EC76D5" w:rsidRDefault="00E40B78" w:rsidP="00756C64">
            <w:pPr>
              <w:pStyle w:val="Code"/>
            </w:pPr>
            <w:r w:rsidRPr="00EC76D5">
              <w:t>5. ++a</w:t>
            </w:r>
          </w:p>
          <w:p w14:paraId="7BFFEA07" w14:textId="77777777" w:rsidR="00E40B78" w:rsidRPr="00EC76D5" w:rsidRDefault="00E40B78" w:rsidP="00756C64">
            <w:pPr>
              <w:pStyle w:val="Code"/>
            </w:pPr>
            <w:r w:rsidRPr="00EC76D5">
              <w:t>6. goto 7</w:t>
            </w:r>
          </w:p>
          <w:p w14:paraId="23C2072E" w14:textId="77777777" w:rsidR="00E40B78" w:rsidRPr="00EC76D5" w:rsidRDefault="00E40B78" w:rsidP="00756C64">
            <w:pPr>
              <w:pStyle w:val="Code"/>
            </w:pPr>
            <w:r w:rsidRPr="00EC76D5">
              <w:t>7. ++b</w:t>
            </w:r>
          </w:p>
          <w:p w14:paraId="659A3445" w14:textId="77777777" w:rsidR="00E40B78" w:rsidRPr="00EC76D5" w:rsidRDefault="00E40B78" w:rsidP="00756C64">
            <w:pPr>
              <w:pStyle w:val="Code"/>
            </w:pPr>
            <w:r w:rsidRPr="00EC76D5">
              <w:t>8. ...</w:t>
            </w:r>
          </w:p>
        </w:tc>
        <w:tc>
          <w:tcPr>
            <w:tcW w:w="3117" w:type="dxa"/>
          </w:tcPr>
          <w:p w14:paraId="67D41C9F" w14:textId="77777777" w:rsidR="00E40B78" w:rsidRPr="00EC76D5" w:rsidRDefault="00E40B78" w:rsidP="00756C64">
            <w:pPr>
              <w:pStyle w:val="Code"/>
            </w:pPr>
          </w:p>
        </w:tc>
      </w:tr>
    </w:tbl>
    <w:p w14:paraId="6E34D9C4" w14:textId="77777777" w:rsidR="00E40B78" w:rsidRPr="00EC76D5" w:rsidRDefault="00E40B78" w:rsidP="00E40B78">
      <w:r w:rsidRPr="00EC76D5">
        <w:t>When the first expression (</w:t>
      </w:r>
      <w:r w:rsidRPr="00EC76D5">
        <w:rPr>
          <w:rStyle w:val="CodeInText"/>
        </w:rPr>
        <w:t>a &lt; b</w:t>
      </w:r>
      <w:r w:rsidRPr="00EC76D5">
        <w:t>) is evaluated, its true set is {1} and its false set is {2}. When the second expression is evaluated the true set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falses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67DB25" w14:textId="77777777" w:rsidTr="00756C64">
        <w:tc>
          <w:tcPr>
            <w:tcW w:w="3116" w:type="dxa"/>
          </w:tcPr>
          <w:p w14:paraId="7C932903" w14:textId="77777777" w:rsidR="00E40B78" w:rsidRPr="00EC76D5" w:rsidRDefault="00E40B78" w:rsidP="00756C64">
            <w:pPr>
              <w:pStyle w:val="Code"/>
            </w:pPr>
            <w:r w:rsidRPr="00EC76D5">
              <w:t>1. if a &lt; b goto 3</w:t>
            </w:r>
          </w:p>
          <w:p w14:paraId="34995F30" w14:textId="77777777" w:rsidR="00E40B78" w:rsidRPr="00EC76D5" w:rsidRDefault="00E40B78" w:rsidP="00756C64">
            <w:pPr>
              <w:pStyle w:val="Code"/>
            </w:pPr>
            <w:r w:rsidRPr="00EC76D5">
              <w:t>2. goto ?</w:t>
            </w:r>
          </w:p>
          <w:p w14:paraId="7AE57B17" w14:textId="77777777" w:rsidR="00E40B78" w:rsidRPr="00EC76D5" w:rsidRDefault="00E40B78" w:rsidP="00756C64">
            <w:pPr>
              <w:pStyle w:val="Code"/>
            </w:pPr>
            <w:r w:rsidRPr="00EC76D5">
              <w:t>3. if c &lt; d goto ?</w:t>
            </w:r>
          </w:p>
          <w:p w14:paraId="50B02C92" w14:textId="77777777" w:rsidR="00E40B78" w:rsidRPr="00EC76D5" w:rsidRDefault="00E40B78" w:rsidP="00756C64">
            <w:pPr>
              <w:pStyle w:val="Code"/>
            </w:pPr>
            <w:r w:rsidRPr="00EC76D5">
              <w:t>4. goto ?</w:t>
            </w:r>
          </w:p>
          <w:p w14:paraId="11AAC9C3" w14:textId="77777777" w:rsidR="00E40B78" w:rsidRPr="00EC76D5" w:rsidRDefault="00E40B78" w:rsidP="00756C64">
            <w:pPr>
              <w:pStyle w:val="Code"/>
            </w:pPr>
            <w:r w:rsidRPr="00EC76D5">
              <w:t>5. ++a</w:t>
            </w:r>
          </w:p>
          <w:p w14:paraId="600B06D2" w14:textId="77777777" w:rsidR="00E40B78" w:rsidRPr="00EC76D5" w:rsidRDefault="00E40B78" w:rsidP="00756C64">
            <w:pPr>
              <w:pStyle w:val="Code"/>
            </w:pPr>
            <w:r w:rsidRPr="00EC76D5">
              <w:t>6. goto 7</w:t>
            </w:r>
          </w:p>
          <w:p w14:paraId="22117CFC" w14:textId="77777777" w:rsidR="00E40B78" w:rsidRPr="00EC76D5" w:rsidRDefault="00E40B78" w:rsidP="00756C64">
            <w:pPr>
              <w:pStyle w:val="Code"/>
            </w:pPr>
            <w:r w:rsidRPr="00EC76D5">
              <w:t>7. ++b</w:t>
            </w:r>
          </w:p>
        </w:tc>
        <w:tc>
          <w:tcPr>
            <w:tcW w:w="3117" w:type="dxa"/>
          </w:tcPr>
          <w:p w14:paraId="13F48918" w14:textId="77777777" w:rsidR="00E40B78" w:rsidRPr="00EC76D5" w:rsidRDefault="00E40B78" w:rsidP="00756C64">
            <w:pPr>
              <w:pStyle w:val="Code"/>
            </w:pPr>
            <w:r w:rsidRPr="00EC76D5">
              <w:t>true set: {3}</w:t>
            </w:r>
          </w:p>
          <w:p w14:paraId="273C2461" w14:textId="77777777" w:rsidR="00E40B78" w:rsidRPr="00EC76D5" w:rsidRDefault="00E40B78" w:rsidP="00756C64">
            <w:pPr>
              <w:pStyle w:val="Code"/>
            </w:pPr>
            <w:r w:rsidRPr="00EC76D5">
              <w:t>false set: {2, 4}</w:t>
            </w:r>
          </w:p>
        </w:tc>
        <w:tc>
          <w:tcPr>
            <w:tcW w:w="3117" w:type="dxa"/>
          </w:tcPr>
          <w:p w14:paraId="494C5BBA" w14:textId="77777777" w:rsidR="00E40B78" w:rsidRPr="00EC76D5" w:rsidRDefault="00E40B78" w:rsidP="00756C64">
            <w:pPr>
              <w:pStyle w:val="Code"/>
            </w:pPr>
          </w:p>
        </w:tc>
      </w:tr>
    </w:tbl>
    <w:p w14:paraId="584ED57C" w14:textId="77777777" w:rsidR="00E40B78" w:rsidRPr="00EC76D5" w:rsidRDefault="00E40B78" w:rsidP="00E40B78">
      <w:r w:rsidRPr="00EC76D5">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A6869A" w14:textId="77777777" w:rsidTr="00756C64">
        <w:tc>
          <w:tcPr>
            <w:tcW w:w="3116" w:type="dxa"/>
          </w:tcPr>
          <w:p w14:paraId="6360D4FB" w14:textId="77777777" w:rsidR="00E40B78" w:rsidRPr="00EC76D5" w:rsidRDefault="00E40B78" w:rsidP="00756C64">
            <w:pPr>
              <w:pStyle w:val="Code"/>
            </w:pPr>
            <w:r w:rsidRPr="00EC76D5">
              <w:lastRenderedPageBreak/>
              <w:t>if ((a &lt; b) || (c &lt; d))</w:t>
            </w:r>
          </w:p>
          <w:p w14:paraId="14D78058" w14:textId="77777777" w:rsidR="00E40B78" w:rsidRPr="00EC76D5" w:rsidRDefault="00E40B78" w:rsidP="00756C64">
            <w:pPr>
              <w:pStyle w:val="Code"/>
            </w:pPr>
            <w:r w:rsidRPr="00EC76D5">
              <w:t xml:space="preserve">  ++a;</w:t>
            </w:r>
          </w:p>
          <w:p w14:paraId="2A637DAC" w14:textId="77777777" w:rsidR="00E40B78" w:rsidRPr="00EC76D5" w:rsidRDefault="00E40B78" w:rsidP="00756C64">
            <w:pPr>
              <w:pStyle w:val="Code"/>
            </w:pPr>
            <w:r w:rsidRPr="00EC76D5">
              <w:t xml:space="preserve">else </w:t>
            </w:r>
          </w:p>
          <w:p w14:paraId="45D8F0D2" w14:textId="77777777" w:rsidR="00E40B78" w:rsidRPr="00EC76D5" w:rsidRDefault="00E40B78" w:rsidP="00756C64">
            <w:pPr>
              <w:pStyle w:val="Code"/>
            </w:pPr>
            <w:r w:rsidRPr="00EC76D5">
              <w:t xml:space="preserve">  ++b;</w:t>
            </w:r>
          </w:p>
        </w:tc>
        <w:tc>
          <w:tcPr>
            <w:tcW w:w="3117" w:type="dxa"/>
          </w:tcPr>
          <w:p w14:paraId="2E9B911D" w14:textId="77777777" w:rsidR="00E40B78" w:rsidRPr="00EC76D5" w:rsidRDefault="00E40B78" w:rsidP="00756C64">
            <w:pPr>
              <w:pStyle w:val="Code"/>
            </w:pPr>
            <w:r w:rsidRPr="00EC76D5">
              <w:t>1. if a &lt; b goto ?</w:t>
            </w:r>
          </w:p>
          <w:p w14:paraId="211AE3CC" w14:textId="77777777" w:rsidR="00E40B78" w:rsidRPr="00EC76D5" w:rsidRDefault="00E40B78" w:rsidP="00756C64">
            <w:pPr>
              <w:pStyle w:val="Code"/>
            </w:pPr>
            <w:r w:rsidRPr="00EC76D5">
              <w:t>2. goto 3</w:t>
            </w:r>
          </w:p>
          <w:p w14:paraId="1FA1CFEB" w14:textId="77777777" w:rsidR="00E40B78" w:rsidRPr="00EC76D5" w:rsidRDefault="00E40B78" w:rsidP="00756C64">
            <w:pPr>
              <w:pStyle w:val="Code"/>
            </w:pPr>
            <w:r w:rsidRPr="00EC76D5">
              <w:t>3. if c &lt; d goto ?</w:t>
            </w:r>
          </w:p>
          <w:p w14:paraId="1DB236CD" w14:textId="77777777" w:rsidR="00E40B78" w:rsidRPr="00EC76D5" w:rsidRDefault="00E40B78" w:rsidP="00756C64">
            <w:pPr>
              <w:pStyle w:val="Code"/>
            </w:pPr>
            <w:r w:rsidRPr="00EC76D5">
              <w:t>4. goto ?</w:t>
            </w:r>
          </w:p>
          <w:p w14:paraId="58ED1470" w14:textId="77777777" w:rsidR="00E40B78" w:rsidRPr="00EC76D5" w:rsidRDefault="00E40B78" w:rsidP="00756C64">
            <w:pPr>
              <w:pStyle w:val="Code"/>
            </w:pPr>
            <w:r w:rsidRPr="00EC76D5">
              <w:t>5. ++a</w:t>
            </w:r>
          </w:p>
          <w:p w14:paraId="1A35EED9" w14:textId="77777777" w:rsidR="00E40B78" w:rsidRPr="00EC76D5" w:rsidRDefault="00E40B78" w:rsidP="00756C64">
            <w:pPr>
              <w:pStyle w:val="Code"/>
            </w:pPr>
            <w:r w:rsidRPr="00EC76D5">
              <w:t>6. goto 7</w:t>
            </w:r>
          </w:p>
          <w:p w14:paraId="2218AC5D" w14:textId="77777777" w:rsidR="00E40B78" w:rsidRPr="00EC76D5" w:rsidRDefault="00E40B78" w:rsidP="00756C64">
            <w:pPr>
              <w:pStyle w:val="Code"/>
            </w:pPr>
            <w:r w:rsidRPr="00EC76D5">
              <w:t>7. ++b</w:t>
            </w:r>
          </w:p>
          <w:p w14:paraId="279921BC" w14:textId="77777777" w:rsidR="00E40B78" w:rsidRPr="00EC76D5" w:rsidRDefault="00E40B78" w:rsidP="00756C64">
            <w:pPr>
              <w:pStyle w:val="Code"/>
            </w:pPr>
            <w:r w:rsidRPr="00EC76D5">
              <w:t>8. ...</w:t>
            </w:r>
          </w:p>
        </w:tc>
        <w:tc>
          <w:tcPr>
            <w:tcW w:w="3117" w:type="dxa"/>
          </w:tcPr>
          <w:p w14:paraId="38AFFABF" w14:textId="77777777" w:rsidR="00E40B78" w:rsidRPr="00EC76D5" w:rsidRDefault="00E40B78" w:rsidP="00756C64">
            <w:pPr>
              <w:pStyle w:val="Code"/>
            </w:pPr>
            <w:r w:rsidRPr="00EC76D5">
              <w:t>true set: {1, 3}</w:t>
            </w:r>
          </w:p>
          <w:p w14:paraId="523335DF" w14:textId="77777777" w:rsidR="00E40B78" w:rsidRPr="00EC76D5" w:rsidRDefault="00E40B78" w:rsidP="00756C64">
            <w:pPr>
              <w:pStyle w:val="Code"/>
            </w:pPr>
            <w:r w:rsidRPr="00EC76D5">
              <w:t>false set: {4}</w:t>
            </w:r>
          </w:p>
        </w:tc>
      </w:tr>
    </w:tbl>
    <w:p w14:paraId="3C868C93" w14:textId="77777777" w:rsidR="00E40B78" w:rsidRPr="00EC76D5" w:rsidRDefault="00E40B78" w:rsidP="00E40B78">
      <w:r w:rsidRPr="00EC76D5">
        <w:t xml:space="preserve">The </w:t>
      </w:r>
      <w:r w:rsidRPr="00EC76D5">
        <w:rPr>
          <w:rStyle w:val="CodeInText"/>
        </w:rPr>
        <w:t>Backpatch</w:t>
      </w:r>
      <w:r w:rsidRPr="00EC76D5">
        <w:t xml:space="preserve"> class holds a set of static methods that backpatch a single address or a set of addresses. The first two methods call the last two methods with the current size of ther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10CBB9F3" w14:textId="77777777" w:rsidR="00E40B78" w:rsidRPr="00EC76D5" w:rsidRDefault="00E40B78" w:rsidP="00E40B78">
      <w:pPr>
        <w:pStyle w:val="CodeHeader"/>
      </w:pPr>
      <w:r w:rsidRPr="00EC76D5">
        <w:t>Backpatch.java</w:t>
      </w:r>
    </w:p>
    <w:p w14:paraId="2B462B1F" w14:textId="358ADA96" w:rsidR="00E40B78" w:rsidRPr="00EC76D5" w:rsidRDefault="00E40B78" w:rsidP="00E40B78">
      <w:pPr>
        <w:pStyle w:val="Rubrik3"/>
      </w:pPr>
      <w:bookmarkStart w:id="73" w:name="_Toc481936160"/>
      <w:r w:rsidRPr="00EC76D5">
        <w:t>The if-else Problem (Open and Closed Statements)</w:t>
      </w:r>
      <w:bookmarkEnd w:id="73"/>
    </w:p>
    <w:p w14:paraId="3DF101EE" w14:textId="79AC1993" w:rsidR="00E40B78" w:rsidRPr="00EC76D5" w:rsidRDefault="00E40B78">
      <w:pPr>
        <w:rPr>
          <w:ins w:id="74" w:author="Stefan Bjornander" w:date="2015-04-26T09:44:00Z"/>
        </w:rPr>
        <w:pPrChange w:id="75" w:author="Stefan Bjornander" w:date="2015-04-26T09:25:00Z">
          <w:pPr>
            <w:pStyle w:val="Code"/>
          </w:pPr>
        </w:pPrChange>
      </w:pPr>
      <w:ins w:id="76" w:author="Stefan Bjornander" w:date="2015-04-26T09:27:00Z">
        <w:r w:rsidRPr="00EC76D5">
          <w:t xml:space="preserve">The </w:t>
        </w:r>
        <w:r w:rsidRPr="00EC76D5">
          <w:rPr>
            <w:rStyle w:val="CodeInText"/>
            <w:rPrChange w:id="77" w:author="Stefan Bjornander" w:date="2015-04-26T09:43:00Z">
              <w:rPr/>
            </w:rPrChange>
          </w:rPr>
          <w:t>if-else</w:t>
        </w:r>
        <w:r w:rsidRPr="00EC76D5">
          <w:t xml:space="preserve"> problem</w:t>
        </w:r>
      </w:ins>
      <w:ins w:id="78" w:author="Stefan Bjornander" w:date="2015-04-26T09:28:00Z">
        <w:r w:rsidRPr="00EC76D5">
          <w:rPr>
            <w:rStyle w:val="Fotnotsreferens"/>
          </w:rPr>
          <w:footnoteReference w:id="3"/>
        </w:r>
      </w:ins>
      <w:ins w:id="91" w:author="Stefan Bjornander" w:date="2015-04-26T09:27:00Z">
        <w:r w:rsidRPr="00EC76D5">
          <w:t xml:space="preserve"> </w:t>
        </w:r>
      </w:ins>
      <w:del w:id="92" w:author="Stefan Bjornander" w:date="2015-04-26T09:43:00Z">
        <w:r w:rsidRPr="00EC76D5" w:rsidDel="003E7372">
          <w:delText xml:space="preserve">In </w:delText>
        </w:r>
      </w:del>
      <w:ins w:id="93" w:author="Stefan Bjornander" w:date="2015-04-26T09:45:00Z">
        <w:r w:rsidRPr="00EC76D5">
          <w:t xml:space="preserve">is the problem of </w:t>
        </w:r>
      </w:ins>
      <w:ins w:id="94" w:author="Stefan Bjornander" w:date="2015-04-26T09:51:00Z">
        <w:r w:rsidRPr="00EC76D5">
          <w:t>syntac</w:t>
        </w:r>
      </w:ins>
      <w:ins w:id="95" w:author="Stefan Bjornander" w:date="2015-04-26T09:53:00Z">
        <w:r w:rsidRPr="00EC76D5">
          <w:t xml:space="preserve">tically </w:t>
        </w:r>
      </w:ins>
      <w:ins w:id="96" w:author="Stefan Bjornander" w:date="2015-04-26T09:45:00Z">
        <w:r w:rsidRPr="00EC76D5">
          <w:t xml:space="preserve">interpret </w:t>
        </w:r>
      </w:ins>
      <w:del w:id="97" w:author="Stefan Bjornander" w:date="2015-04-26T09:45:00Z">
        <w:r w:rsidRPr="00EC76D5" w:rsidDel="007E082A">
          <w:delText xml:space="preserve">the </w:delText>
        </w:r>
      </w:del>
      <w:ins w:id="98" w:author="Stefan Bjornander" w:date="2015-04-26T09:45:00Z">
        <w:r w:rsidRPr="00EC76D5">
          <w:t>the leftmost source code below.</w:t>
        </w:r>
      </w:ins>
      <w:ins w:id="99" w:author="Stefan Bjornander" w:date="2015-04-26T09:47:00Z">
        <w:r w:rsidRPr="00EC76D5">
          <w:t xml:space="preserve"> Semantically, the middle interpretation </w:t>
        </w:r>
      </w:ins>
      <w:r w:rsidR="009D3EB8" w:rsidRPr="00EC76D5">
        <w:t xml:space="preserve">of the left statement </w:t>
      </w:r>
      <w:ins w:id="100" w:author="Stefan Bjornander" w:date="2015-04-26T09:47:00Z">
        <w:r w:rsidRPr="00EC76D5">
          <w:t xml:space="preserve">is the correct one, each </w:t>
        </w:r>
        <w:r w:rsidRPr="00EC76D5">
          <w:rPr>
            <w:rStyle w:val="CodeInText"/>
            <w:rPrChange w:id="101" w:author="Stefan Bjornander" w:date="2015-04-26T09:48:00Z">
              <w:rPr/>
            </w:rPrChange>
          </w:rPr>
          <w:t>else</w:t>
        </w:r>
        <w:r w:rsidRPr="00EC76D5">
          <w:t xml:space="preserve"> shall be</w:t>
        </w:r>
      </w:ins>
      <w:ins w:id="102" w:author="Stefan Bjornander" w:date="2015-04-26T09:58:00Z">
        <w:r w:rsidRPr="00EC76D5">
          <w:t xml:space="preserve"> connected</w:t>
        </w:r>
      </w:ins>
      <w:ins w:id="103" w:author="Stefan Bjornander" w:date="2015-04-26T09:47:00Z">
        <w:r w:rsidRPr="00EC76D5">
          <w:t xml:space="preserve"> to the </w:t>
        </w:r>
      </w:ins>
      <w:ins w:id="104" w:author="Stefan Bjornander" w:date="2015-04-26T09:59:00Z">
        <w:r w:rsidRPr="00EC76D5">
          <w:t xml:space="preserve">latest preceding </w:t>
        </w:r>
      </w:ins>
      <w:ins w:id="105" w:author="Stefan Bjornander" w:date="2015-04-26T09:48:00Z">
        <w:r w:rsidRPr="00EC76D5">
          <w:rPr>
            <w:rStyle w:val="CodeInText"/>
            <w:rPrChange w:id="106" w:author="Stefan Bjornander" w:date="2015-04-26T09:48:00Z">
              <w:rPr/>
            </w:rPrChange>
          </w:rPr>
          <w:t>if</w:t>
        </w:r>
        <w:r w:rsidRPr="00EC76D5">
          <w:t>.</w:t>
        </w:r>
      </w:ins>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07" w:author="Stefan Bjornander" w:date="2015-04-26T09:46:00Z">
          <w:tblPr>
            <w:tblStyle w:val="Tabellrutnt"/>
            <w:tblW w:w="0" w:type="auto"/>
            <w:tblLook w:val="04A0" w:firstRow="1" w:lastRow="0" w:firstColumn="1" w:lastColumn="0" w:noHBand="0" w:noVBand="1"/>
          </w:tblPr>
        </w:tblPrChange>
      </w:tblPr>
      <w:tblGrid>
        <w:gridCol w:w="3116"/>
        <w:gridCol w:w="3117"/>
        <w:gridCol w:w="3117"/>
        <w:tblGridChange w:id="108">
          <w:tblGrid>
            <w:gridCol w:w="3116"/>
            <w:gridCol w:w="3117"/>
            <w:gridCol w:w="3117"/>
          </w:tblGrid>
        </w:tblGridChange>
      </w:tblGrid>
      <w:tr w:rsidR="00E40B78" w:rsidRPr="00EC76D5" w14:paraId="3D16FFF3" w14:textId="77777777" w:rsidTr="00756C64">
        <w:trPr>
          <w:ins w:id="109" w:author="Stefan Bjornander" w:date="2015-04-26T09:44:00Z"/>
        </w:trPr>
        <w:tc>
          <w:tcPr>
            <w:tcW w:w="3116" w:type="dxa"/>
            <w:tcPrChange w:id="110" w:author="Stefan Bjornander" w:date="2015-04-26T09:46:00Z">
              <w:tcPr>
                <w:tcW w:w="3116" w:type="dxa"/>
              </w:tcPr>
            </w:tcPrChange>
          </w:tcPr>
          <w:p w14:paraId="61E3CDBE" w14:textId="77777777" w:rsidR="00E40B78" w:rsidRPr="00EC76D5" w:rsidRDefault="00E40B78" w:rsidP="00756C64">
            <w:pPr>
              <w:pStyle w:val="Code"/>
              <w:rPr>
                <w:ins w:id="111" w:author="Stefan Bjornander" w:date="2015-04-26T09:44:00Z"/>
              </w:rPr>
            </w:pPr>
            <w:ins w:id="112" w:author="Stefan Bjornander" w:date="2015-04-26T09:44:00Z">
              <w:r w:rsidRPr="00EC76D5">
                <w:t>if (a &lt; b)</w:t>
              </w:r>
            </w:ins>
          </w:p>
          <w:p w14:paraId="7B58DA65" w14:textId="77777777" w:rsidR="00E40B78" w:rsidRPr="00EC76D5" w:rsidRDefault="00E40B78" w:rsidP="00756C64">
            <w:pPr>
              <w:pStyle w:val="Code"/>
              <w:rPr>
                <w:ins w:id="113" w:author="Stefan Bjornander" w:date="2015-04-26T09:44:00Z"/>
              </w:rPr>
            </w:pPr>
            <w:ins w:id="114" w:author="Stefan Bjornander" w:date="2015-04-26T09:44:00Z">
              <w:r w:rsidRPr="00EC76D5">
                <w:t xml:space="preserve">  if (c &lt; d)</w:t>
              </w:r>
            </w:ins>
          </w:p>
          <w:p w14:paraId="1ABF55DF" w14:textId="77777777" w:rsidR="00E40B78" w:rsidRPr="00EC76D5" w:rsidRDefault="00E40B78" w:rsidP="00756C64">
            <w:pPr>
              <w:pStyle w:val="Code"/>
              <w:rPr>
                <w:ins w:id="115" w:author="Stefan Bjornander" w:date="2015-04-26T09:44:00Z"/>
              </w:rPr>
            </w:pPr>
            <w:ins w:id="116" w:author="Stefan Bjornander" w:date="2015-04-26T09:44:00Z">
              <w:r w:rsidRPr="00EC76D5">
                <w:t xml:space="preserve">    e = 1;</w:t>
              </w:r>
            </w:ins>
          </w:p>
          <w:p w14:paraId="394E052F" w14:textId="77777777" w:rsidR="00E40B78" w:rsidRPr="00EC76D5" w:rsidRDefault="00E40B78" w:rsidP="00756C64">
            <w:pPr>
              <w:pStyle w:val="Code"/>
              <w:rPr>
                <w:ins w:id="117" w:author="Stefan Bjornander" w:date="2015-04-26T09:44:00Z"/>
              </w:rPr>
            </w:pPr>
            <w:ins w:id="118" w:author="Stefan Bjornander" w:date="2015-04-26T09:44:00Z">
              <w:r w:rsidRPr="00EC76D5">
                <w:t xml:space="preserve">  else</w:t>
              </w:r>
            </w:ins>
          </w:p>
          <w:p w14:paraId="0129A642" w14:textId="77777777" w:rsidR="00E40B78" w:rsidRPr="00EC76D5" w:rsidDel="007E082A" w:rsidRDefault="00E40B78" w:rsidP="00756C64">
            <w:pPr>
              <w:pStyle w:val="Code"/>
              <w:rPr>
                <w:ins w:id="119" w:author="Stefan Bjornander" w:date="2015-04-26T09:44:00Z"/>
                <w:del w:id="120" w:author="Stefan Bjornander" w:date="2015-04-26T09:44:00Z"/>
              </w:rPr>
            </w:pPr>
            <w:ins w:id="121" w:author="Stefan Bjornander" w:date="2015-04-26T09:44:00Z">
              <w:r w:rsidRPr="00EC76D5">
                <w:t xml:space="preserve">    f = 2;</w:t>
              </w:r>
            </w:ins>
          </w:p>
          <w:p w14:paraId="35DBDEB6" w14:textId="77777777" w:rsidR="00E40B78" w:rsidRPr="00EC76D5" w:rsidRDefault="00E40B78">
            <w:pPr>
              <w:pStyle w:val="Code"/>
              <w:rPr>
                <w:ins w:id="122" w:author="Stefan Bjornander" w:date="2015-04-26T09:44:00Z"/>
              </w:rPr>
              <w:pPrChange w:id="123" w:author="Stefan Bjornander" w:date="2015-04-26T09:44:00Z">
                <w:pPr/>
              </w:pPrChange>
            </w:pPr>
          </w:p>
        </w:tc>
        <w:tc>
          <w:tcPr>
            <w:tcW w:w="3117" w:type="dxa"/>
            <w:tcPrChange w:id="124" w:author="Stefan Bjornander" w:date="2015-04-26T09:46:00Z">
              <w:tcPr>
                <w:tcW w:w="3117" w:type="dxa"/>
              </w:tcPr>
            </w:tcPrChange>
          </w:tcPr>
          <w:p w14:paraId="4EFBB074" w14:textId="77777777" w:rsidR="00E40B78" w:rsidRPr="00EC76D5" w:rsidRDefault="00E40B78" w:rsidP="00756C64">
            <w:pPr>
              <w:pStyle w:val="Code"/>
            </w:pPr>
            <w:moveToRangeStart w:id="125" w:author="Stefan Bjornander" w:date="2015-04-26T09:44:00Z" w:name="move417804826"/>
            <w:moveTo w:id="126" w:author="Stefan Bjornander" w:date="2015-04-26T09:44:00Z">
              <w:r w:rsidRPr="00EC76D5">
                <w:t>if (a &lt; b) {</w:t>
              </w:r>
            </w:moveTo>
          </w:p>
          <w:p w14:paraId="28AD2A42" w14:textId="77777777" w:rsidR="00E40B78" w:rsidRPr="00EC76D5" w:rsidRDefault="00E40B78" w:rsidP="00756C64">
            <w:pPr>
              <w:pStyle w:val="Code"/>
            </w:pPr>
            <w:moveTo w:id="127" w:author="Stefan Bjornander" w:date="2015-04-26T09:44:00Z">
              <w:r w:rsidRPr="00EC76D5">
                <w:t xml:space="preserve">  if (c &lt; d)</w:t>
              </w:r>
            </w:moveTo>
          </w:p>
          <w:p w14:paraId="163AF0D5" w14:textId="77777777" w:rsidR="00E40B78" w:rsidRPr="00EC76D5" w:rsidRDefault="00E40B78" w:rsidP="00756C64">
            <w:pPr>
              <w:pStyle w:val="Code"/>
            </w:pPr>
            <w:moveTo w:id="128" w:author="Stefan Bjornander" w:date="2015-04-26T09:44:00Z">
              <w:r w:rsidRPr="00EC76D5">
                <w:t xml:space="preserve">    e = 1;</w:t>
              </w:r>
            </w:moveTo>
          </w:p>
          <w:p w14:paraId="6E35E076" w14:textId="77777777" w:rsidR="00E40B78" w:rsidRPr="00EC76D5" w:rsidRDefault="00E40B78" w:rsidP="00756C64">
            <w:pPr>
              <w:pStyle w:val="Code"/>
            </w:pPr>
            <w:moveTo w:id="129" w:author="Stefan Bjornander" w:date="2015-04-26T09:44:00Z">
              <w:r w:rsidRPr="00EC76D5">
                <w:t xml:space="preserve">  else</w:t>
              </w:r>
            </w:moveTo>
          </w:p>
          <w:p w14:paraId="23F0FAD7" w14:textId="77777777" w:rsidR="00E40B78" w:rsidRPr="00EC76D5" w:rsidRDefault="00E40B78" w:rsidP="00756C64">
            <w:pPr>
              <w:pStyle w:val="Code"/>
            </w:pPr>
            <w:moveTo w:id="130" w:author="Stefan Bjornander" w:date="2015-04-26T09:44:00Z">
              <w:r w:rsidRPr="00EC76D5">
                <w:t xml:space="preserve">    f = 2;</w:t>
              </w:r>
            </w:moveTo>
          </w:p>
          <w:p w14:paraId="6ED3DA34" w14:textId="77777777" w:rsidR="00E40B78" w:rsidRPr="00EC76D5" w:rsidDel="007E082A" w:rsidRDefault="00E40B78" w:rsidP="00756C64">
            <w:pPr>
              <w:pStyle w:val="Code"/>
              <w:rPr>
                <w:del w:id="131" w:author="Stefan Bjornander" w:date="2015-04-26T09:45:00Z"/>
              </w:rPr>
            </w:pPr>
            <w:moveTo w:id="132" w:author="Stefan Bjornander" w:date="2015-04-26T09:44:00Z">
              <w:r w:rsidRPr="00EC76D5">
                <w:t>}</w:t>
              </w:r>
            </w:moveTo>
          </w:p>
          <w:p w14:paraId="5066DD66" w14:textId="77777777" w:rsidR="00E40B78" w:rsidRPr="00EC76D5" w:rsidDel="007E082A" w:rsidRDefault="00E40B78" w:rsidP="00756C64">
            <w:pPr>
              <w:pStyle w:val="Code"/>
              <w:rPr>
                <w:del w:id="133" w:author="Stefan Bjornander" w:date="2015-04-26T09:45:00Z"/>
              </w:rPr>
            </w:pPr>
          </w:p>
          <w:moveToRangeEnd w:id="125"/>
          <w:p w14:paraId="15486A19" w14:textId="77777777" w:rsidR="00E40B78" w:rsidRPr="00EC76D5" w:rsidRDefault="00E40B78">
            <w:pPr>
              <w:pStyle w:val="Code"/>
              <w:rPr>
                <w:ins w:id="134" w:author="Stefan Bjornander" w:date="2015-04-26T09:44:00Z"/>
              </w:rPr>
              <w:pPrChange w:id="135" w:author="Stefan Bjornander" w:date="2015-04-26T09:45:00Z">
                <w:pPr/>
              </w:pPrChange>
            </w:pPr>
          </w:p>
        </w:tc>
        <w:tc>
          <w:tcPr>
            <w:tcW w:w="3117" w:type="dxa"/>
            <w:tcPrChange w:id="136" w:author="Stefan Bjornander" w:date="2015-04-26T09:46:00Z">
              <w:tcPr>
                <w:tcW w:w="3117" w:type="dxa"/>
              </w:tcPr>
            </w:tcPrChange>
          </w:tcPr>
          <w:p w14:paraId="161B04F8" w14:textId="77777777" w:rsidR="00E40B78" w:rsidRPr="00EC76D5" w:rsidRDefault="00E40B78" w:rsidP="00756C64">
            <w:pPr>
              <w:pStyle w:val="Code"/>
            </w:pPr>
            <w:moveToRangeStart w:id="137" w:author="Stefan Bjornander" w:date="2015-04-26T09:45:00Z" w:name="move417804833"/>
            <w:moveTo w:id="138" w:author="Stefan Bjornander" w:date="2015-04-26T09:45:00Z">
              <w:r w:rsidRPr="00EC76D5">
                <w:t>if (a &lt; b)</w:t>
              </w:r>
            </w:moveTo>
          </w:p>
          <w:p w14:paraId="259A674D" w14:textId="77777777" w:rsidR="00E40B78" w:rsidRPr="00EC76D5" w:rsidRDefault="00E40B78" w:rsidP="00756C64">
            <w:pPr>
              <w:pStyle w:val="Code"/>
            </w:pPr>
            <w:moveTo w:id="139" w:author="Stefan Bjornander" w:date="2015-04-26T09:45:00Z">
              <w:r w:rsidRPr="00EC76D5">
                <w:t xml:space="preserve">  if (c &lt; d) {</w:t>
              </w:r>
            </w:moveTo>
          </w:p>
          <w:p w14:paraId="2F79BA35" w14:textId="77777777" w:rsidR="00E40B78" w:rsidRPr="00EC76D5" w:rsidRDefault="00E40B78" w:rsidP="00756C64">
            <w:pPr>
              <w:pStyle w:val="Code"/>
            </w:pPr>
            <w:moveTo w:id="140" w:author="Stefan Bjornander" w:date="2015-04-26T09:45:00Z">
              <w:r w:rsidRPr="00EC76D5">
                <w:t xml:space="preserve">    e = 1;</w:t>
              </w:r>
            </w:moveTo>
          </w:p>
          <w:p w14:paraId="6BE956CC" w14:textId="77777777" w:rsidR="00E40B78" w:rsidRPr="00EC76D5" w:rsidRDefault="00E40B78" w:rsidP="00756C64">
            <w:pPr>
              <w:pStyle w:val="Code"/>
            </w:pPr>
            <w:moveTo w:id="141" w:author="Stefan Bjornander" w:date="2015-04-26T09:45:00Z">
              <w:r w:rsidRPr="00EC76D5">
                <w:t xml:space="preserve">  }</w:t>
              </w:r>
            </w:moveTo>
          </w:p>
          <w:p w14:paraId="71B3BE40" w14:textId="77777777" w:rsidR="00E40B78" w:rsidRPr="00EC76D5" w:rsidRDefault="00E40B78" w:rsidP="00756C64">
            <w:pPr>
              <w:pStyle w:val="Code"/>
            </w:pPr>
            <w:moveTo w:id="142" w:author="Stefan Bjornander" w:date="2015-04-26T09:45:00Z">
              <w:r w:rsidRPr="00EC76D5">
                <w:t>else</w:t>
              </w:r>
            </w:moveTo>
          </w:p>
          <w:p w14:paraId="17969E0E" w14:textId="77777777" w:rsidR="00E40B78" w:rsidRPr="00EC76D5" w:rsidDel="007E082A" w:rsidRDefault="00E40B78" w:rsidP="00756C64">
            <w:pPr>
              <w:pStyle w:val="Code"/>
              <w:rPr>
                <w:del w:id="143" w:author="Stefan Bjornander" w:date="2015-04-26T09:45:00Z"/>
              </w:rPr>
            </w:pPr>
            <w:moveTo w:id="144" w:author="Stefan Bjornander" w:date="2015-04-26T09:45:00Z">
              <w:r w:rsidRPr="00EC76D5">
                <w:t xml:space="preserve">  f = 2;</w:t>
              </w:r>
            </w:moveTo>
          </w:p>
          <w:moveToRangeEnd w:id="137"/>
          <w:p w14:paraId="083A3BDB" w14:textId="77777777" w:rsidR="00E40B78" w:rsidRPr="00EC76D5" w:rsidRDefault="00E40B78">
            <w:pPr>
              <w:pStyle w:val="Code"/>
              <w:rPr>
                <w:ins w:id="145" w:author="Stefan Bjornander" w:date="2015-04-26T09:44:00Z"/>
              </w:rPr>
              <w:pPrChange w:id="146" w:author="Stefan Bjornander" w:date="2015-04-26T09:45:00Z">
                <w:pPr/>
              </w:pPrChange>
            </w:pPr>
          </w:p>
        </w:tc>
      </w:tr>
    </w:tbl>
    <w:p w14:paraId="3665DA61" w14:textId="77777777" w:rsidR="00E40B78" w:rsidRPr="00EC76D5" w:rsidRDefault="00E40B78" w:rsidP="00E40B78">
      <w:pPr>
        <w:pStyle w:val="Code"/>
        <w:rPr>
          <w:ins w:id="147" w:author="Stefan Bjornander" w:date="2015-04-26T09:49:00Z"/>
        </w:rPr>
      </w:pPr>
    </w:p>
    <w:p w14:paraId="7C77918D" w14:textId="2CE8676E" w:rsidR="00E40B78" w:rsidRPr="00EC76D5" w:rsidRDefault="00E40B78">
      <w:pPr>
        <w:rPr>
          <w:ins w:id="148" w:author="Stefan Bjornander" w:date="2015-04-26T09:52:00Z"/>
        </w:rPr>
        <w:pPrChange w:id="149" w:author="Stefan Bjornander" w:date="2015-04-26T09:51:00Z">
          <w:pPr>
            <w:pStyle w:val="Code"/>
          </w:pPr>
        </w:pPrChange>
      </w:pPr>
      <w:r w:rsidRPr="00EC76D5">
        <w:t xml:space="preserve">Below is a simple set of statement rules. Unfortunately, they are </w:t>
      </w:r>
      <w:ins w:id="150" w:author="Stefan Bjornander" w:date="2015-04-26T09:53:00Z">
        <w:r w:rsidRPr="00EC76D5">
          <w:t>ambiguous</w:t>
        </w:r>
      </w:ins>
      <w:ins w:id="151" w:author="Stefan Bjornander" w:date="2015-04-26T09:50:00Z">
        <w:r w:rsidRPr="00EC76D5">
          <w:t xml:space="preserve"> in that way that </w:t>
        </w:r>
      </w:ins>
      <w:ins w:id="152" w:author="Stefan Bjornander" w:date="2015-04-26T09:52:00Z">
        <w:r w:rsidRPr="00EC76D5">
          <w:t xml:space="preserve">the </w:t>
        </w:r>
      </w:ins>
      <w:r w:rsidRPr="00EC76D5">
        <w:t xml:space="preserve">an </w:t>
      </w:r>
      <w:ins w:id="153" w:author="Stefan Bjornander" w:date="2015-04-26T09:52:00Z">
        <w:r w:rsidRPr="00EC76D5">
          <w:rPr>
            <w:rStyle w:val="CodeInText"/>
            <w:rPrChange w:id="154" w:author="Stefan Bjornander" w:date="2015-04-26T09:58:00Z">
              <w:rPr/>
            </w:rPrChange>
          </w:rPr>
          <w:t>else</w:t>
        </w:r>
        <w:r w:rsidRPr="00EC76D5">
          <w:t xml:space="preserve"> </w:t>
        </w:r>
      </w:ins>
      <w:r w:rsidRPr="00EC76D5">
        <w:t xml:space="preserve">does not have to be connected to the latest </w:t>
      </w:r>
      <w:r w:rsidR="00631510" w:rsidRPr="00EC76D5">
        <w:t>preceding</w:t>
      </w:r>
      <w:ins w:id="155" w:author="Stefan Bjornander" w:date="2015-04-26T09:52:00Z">
        <w:r w:rsidRPr="00EC76D5">
          <w:t xml:space="preserve"> </w:t>
        </w:r>
        <w:r w:rsidRPr="00EC76D5">
          <w:rPr>
            <w:rStyle w:val="CodeInText"/>
            <w:rPrChange w:id="156" w:author="Stefan Bjornander" w:date="2015-04-26T09:58:00Z">
              <w:rPr/>
            </w:rPrChange>
          </w:rPr>
          <w:t>if</w:t>
        </w:r>
        <w:r w:rsidRPr="00EC76D5">
          <w:t xml:space="preserve">, </w:t>
        </w:r>
      </w:ins>
      <w:r w:rsidRPr="00EC76D5">
        <w:t xml:space="preserve">resulting in both the middle and rightmost semantically interpretation above, </w:t>
      </w:r>
      <w:ins w:id="157" w:author="Stefan Bjornander" w:date="2015-04-26T09:52:00Z">
        <w:r w:rsidRPr="00EC76D5">
          <w:t>depending in which order the rules are applied.</w:t>
        </w:r>
      </w:ins>
    </w:p>
    <w:p w14:paraId="1217D805" w14:textId="77777777" w:rsidR="00E40B78" w:rsidRPr="00EC76D5" w:rsidRDefault="00E40B78" w:rsidP="00E40B78">
      <w:pPr>
        <w:pStyle w:val="Code"/>
        <w:rPr>
          <w:ins w:id="158" w:author="Stefan Bjornander" w:date="2015-04-26T09:49:00Z"/>
        </w:rPr>
      </w:pPr>
      <w:ins w:id="159" w:author="Stefan Bjornander" w:date="2015-04-26T09:47:00Z">
        <w:r w:rsidRPr="00EC76D5">
          <w:t>statement ::=</w:t>
        </w:r>
      </w:ins>
    </w:p>
    <w:p w14:paraId="37C6ECCB" w14:textId="77777777" w:rsidR="00E40B78" w:rsidRPr="00EC76D5" w:rsidRDefault="00E40B78" w:rsidP="00E40B78">
      <w:pPr>
        <w:pStyle w:val="Code"/>
        <w:rPr>
          <w:ins w:id="160" w:author="Stefan Bjornander" w:date="2015-04-26T09:47:00Z"/>
        </w:rPr>
      </w:pPr>
      <w:ins w:id="161" w:author="Stefan Bjornander" w:date="2015-04-26T09:49:00Z">
        <w:r w:rsidRPr="00EC76D5">
          <w:t xml:space="preserve">   </w:t>
        </w:r>
      </w:ins>
      <w:r w:rsidRPr="00EC76D5">
        <w:t xml:space="preserve"> </w:t>
      </w:r>
      <w:ins w:id="162" w:author="Stefan Bjornander" w:date="2015-04-26T09:49:00Z">
        <w:r w:rsidRPr="00EC76D5">
          <w:t xml:space="preserve">IF LEFT_PAREN </w:t>
        </w:r>
      </w:ins>
      <w:ins w:id="163" w:author="Stefan Bjornander" w:date="2015-04-26T10:08:00Z">
        <w:r w:rsidRPr="00EC76D5">
          <w:t xml:space="preserve">logical_expression </w:t>
        </w:r>
      </w:ins>
      <w:ins w:id="164" w:author="Stefan Bjornander" w:date="2015-04-26T09:49:00Z">
        <w:r w:rsidRPr="00EC76D5">
          <w:t>RIGHT_PAREN statement</w:t>
        </w:r>
      </w:ins>
    </w:p>
    <w:p w14:paraId="6576EB54" w14:textId="77777777" w:rsidR="00E40B78" w:rsidRPr="00EC76D5" w:rsidRDefault="00E40B78" w:rsidP="00E40B78">
      <w:pPr>
        <w:pStyle w:val="Code"/>
        <w:rPr>
          <w:ins w:id="165" w:author="Stefan Bjornander" w:date="2015-04-26T09:49:00Z"/>
        </w:rPr>
      </w:pPr>
      <w:ins w:id="166" w:author="Stefan Bjornander" w:date="2015-04-26T09:49:00Z">
        <w:r w:rsidRPr="00EC76D5">
          <w:t xml:space="preserve"> </w:t>
        </w:r>
      </w:ins>
      <w:r w:rsidRPr="00EC76D5">
        <w:t xml:space="preserve"> </w:t>
      </w:r>
      <w:ins w:id="167" w:author="Stefan Bjornander" w:date="2015-04-26T09:49:00Z">
        <w:r w:rsidRPr="00EC76D5">
          <w:t>|</w:t>
        </w:r>
      </w:ins>
      <w:r w:rsidRPr="00EC76D5">
        <w:t xml:space="preserve"> </w:t>
      </w:r>
      <w:ins w:id="168" w:author="Stefan Bjornander" w:date="2015-04-26T09:49:00Z">
        <w:r w:rsidRPr="00EC76D5">
          <w:t xml:space="preserve">IF LEFT_PAREN </w:t>
        </w:r>
      </w:ins>
      <w:ins w:id="169" w:author="Stefan Bjornander" w:date="2015-04-26T10:08:00Z">
        <w:r w:rsidRPr="00EC76D5">
          <w:t xml:space="preserve">logical_expression </w:t>
        </w:r>
      </w:ins>
      <w:ins w:id="170" w:author="Stefan Bjornander" w:date="2015-04-26T09:49:00Z">
        <w:r w:rsidRPr="00EC76D5">
          <w:t>RIGHT_PAREN statement ELSE statement</w:t>
        </w:r>
      </w:ins>
    </w:p>
    <w:p w14:paraId="10E46555" w14:textId="77777777" w:rsidR="00343F16" w:rsidRPr="00EC76D5" w:rsidRDefault="00E40B78" w:rsidP="00E40B78">
      <w:pPr>
        <w:pStyle w:val="Code"/>
      </w:pPr>
      <w:ins w:id="171" w:author="Stefan Bjornander" w:date="2015-04-26T10:08:00Z">
        <w:r w:rsidRPr="00EC76D5">
          <w:t xml:space="preserve">  | </w:t>
        </w:r>
      </w:ins>
      <w:r w:rsidR="00343F16" w:rsidRPr="00EC76D5">
        <w:t>...</w:t>
      </w:r>
    </w:p>
    <w:p w14:paraId="31CAC726" w14:textId="77777777" w:rsidR="00E40B78" w:rsidRPr="00EC76D5" w:rsidRDefault="00E40B78">
      <w:pPr>
        <w:rPr>
          <w:ins w:id="172" w:author="Stefan Bjornander" w:date="2015-04-26T09:47:00Z"/>
        </w:rPr>
        <w:pPrChange w:id="173" w:author="Stefan Bjornander" w:date="2015-04-26T09:25:00Z">
          <w:pPr>
            <w:pStyle w:val="Code"/>
          </w:pPr>
        </w:pPrChange>
      </w:pPr>
      <w:ins w:id="174" w:author="Stefan Bjornander" w:date="2015-04-26T09:51:00Z">
        <w:r w:rsidRPr="00EC76D5">
          <w:t xml:space="preserve">To solve the problem, we need a more complicated </w:t>
        </w:r>
      </w:ins>
      <w:ins w:id="175" w:author="Stefan Bjornander" w:date="2015-04-26T09:53:00Z">
        <w:r w:rsidRPr="00EC76D5">
          <w:t>set of rules</w:t>
        </w:r>
      </w:ins>
      <w:r w:rsidRPr="00EC76D5">
        <w:t xml:space="preserve"> that works with open and closed statements.</w:t>
      </w:r>
      <w:ins w:id="176" w:author="Stefan Bjornander" w:date="2015-04-26T09:54:00Z">
        <w:r w:rsidRPr="00EC76D5">
          <w:t xml:space="preserve"> The </w:t>
        </w:r>
      </w:ins>
      <w:ins w:id="177" w:author="Stefan Bjornander" w:date="2015-04-26T09:57:00Z">
        <w:r w:rsidRPr="00EC76D5">
          <w:t xml:space="preserve">following set is unambiguous in that way that it always connects each </w:t>
        </w:r>
        <w:r w:rsidRPr="00EC76D5">
          <w:rPr>
            <w:rStyle w:val="CodeInText"/>
            <w:rPrChange w:id="178" w:author="Stefan Bjornander" w:date="2015-04-26T09:58:00Z">
              <w:rPr/>
            </w:rPrChange>
          </w:rPr>
          <w:t>else</w:t>
        </w:r>
        <w:r w:rsidRPr="00EC76D5">
          <w:t xml:space="preserve"> with the</w:t>
        </w:r>
      </w:ins>
      <w:ins w:id="179" w:author="Stefan Bjornander" w:date="2015-04-26T09:58:00Z">
        <w:r w:rsidRPr="00EC76D5">
          <w:t xml:space="preserve"> latest preceding</w:t>
        </w:r>
      </w:ins>
      <w:ins w:id="180" w:author="Stefan Bjornander" w:date="2015-04-26T09:57:00Z">
        <w:r w:rsidRPr="00EC76D5">
          <w:t xml:space="preserve"> </w:t>
        </w:r>
      </w:ins>
      <w:ins w:id="181" w:author="Stefan Bjornander" w:date="2015-04-26T09:58:00Z">
        <w:r w:rsidRPr="00EC76D5">
          <w:rPr>
            <w:rStyle w:val="CodeInText"/>
            <w:rPrChange w:id="182" w:author="Stefan Bjornander" w:date="2015-04-26T09:58:00Z">
              <w:rPr/>
            </w:rPrChange>
          </w:rPr>
          <w:t>if</w:t>
        </w:r>
      </w:ins>
      <w:r w:rsidRPr="00EC76D5">
        <w:t>, with compiles to the semantics of C. A theoretical explanation of the open-closed statement solution is beyond the scope of this book, but I recommend the Dragon Book by Aho et al. for a closer look.</w:t>
      </w:r>
    </w:p>
    <w:p w14:paraId="4B46D72B" w14:textId="77777777" w:rsidR="00E40B78" w:rsidRPr="00EC76D5" w:rsidRDefault="00E40B78">
      <w:pPr>
        <w:pStyle w:val="Code"/>
        <w:rPr>
          <w:ins w:id="183" w:author="Stefan Bjornander" w:date="2015-04-26T10:07:00Z"/>
        </w:rPr>
        <w:pPrChange w:id="184" w:author="Stefan Bjornander" w:date="2015-04-26T10:07:00Z">
          <w:pPr/>
        </w:pPrChange>
      </w:pPr>
      <w:ins w:id="185" w:author="Stefan Bjornander" w:date="2015-04-26T10:07:00Z">
        <w:r w:rsidRPr="00EC76D5">
          <w:t>statement ::=</w:t>
        </w:r>
      </w:ins>
    </w:p>
    <w:p w14:paraId="77B968B4" w14:textId="77777777" w:rsidR="00E40B78" w:rsidRPr="00EC76D5" w:rsidRDefault="00E40B78">
      <w:pPr>
        <w:pStyle w:val="Code"/>
        <w:rPr>
          <w:ins w:id="186" w:author="Stefan Bjornander" w:date="2015-04-26T10:07:00Z"/>
        </w:rPr>
        <w:pPrChange w:id="187" w:author="Stefan Bjornander" w:date="2015-04-26T10:07:00Z">
          <w:pPr/>
        </w:pPrChange>
      </w:pPr>
      <w:ins w:id="188" w:author="Stefan Bjornander" w:date="2015-04-26T10:07:00Z">
        <w:r w:rsidRPr="00EC76D5">
          <w:t xml:space="preserve">    open_statement</w:t>
        </w:r>
      </w:ins>
    </w:p>
    <w:p w14:paraId="1EF2CAA9" w14:textId="77777777" w:rsidR="00E40B78" w:rsidRPr="00EC76D5" w:rsidRDefault="00E40B78" w:rsidP="00E40B78">
      <w:pPr>
        <w:pStyle w:val="Code"/>
        <w:rPr>
          <w:ins w:id="189" w:author="Stefan Bjornander" w:date="2015-04-26T10:07:00Z"/>
        </w:rPr>
      </w:pPr>
      <w:ins w:id="190" w:author="Stefan Bjornander" w:date="2015-04-26T10:07:00Z">
        <w:r w:rsidRPr="00EC76D5">
          <w:t xml:space="preserve">  | closed_statement;</w:t>
        </w:r>
      </w:ins>
    </w:p>
    <w:p w14:paraId="6355863E" w14:textId="77777777" w:rsidR="00E40B78" w:rsidRPr="00EC76D5" w:rsidRDefault="00E40B78" w:rsidP="00E40B78">
      <w:pPr>
        <w:pStyle w:val="Code"/>
        <w:rPr>
          <w:ins w:id="191" w:author="Stefan Bjornander" w:date="2015-04-26T10:07:00Z"/>
        </w:rPr>
      </w:pPr>
    </w:p>
    <w:p w14:paraId="630BD1FC" w14:textId="77777777" w:rsidR="00E40B78" w:rsidRPr="00EC76D5" w:rsidRDefault="00E40B78" w:rsidP="00E40B78">
      <w:pPr>
        <w:pStyle w:val="Code"/>
        <w:rPr>
          <w:ins w:id="192" w:author="Stefan Bjornander" w:date="2015-04-26T10:08:00Z"/>
        </w:rPr>
      </w:pPr>
      <w:ins w:id="193" w:author="Stefan Bjornander" w:date="2015-04-26T10:08:00Z">
        <w:r w:rsidRPr="00EC76D5">
          <w:t>open_statement ::=</w:t>
        </w:r>
      </w:ins>
    </w:p>
    <w:p w14:paraId="5783AC1A" w14:textId="77777777" w:rsidR="00E40B78" w:rsidRPr="00EC76D5" w:rsidRDefault="00E40B78" w:rsidP="00E40B78">
      <w:pPr>
        <w:pStyle w:val="Code"/>
        <w:rPr>
          <w:ins w:id="194" w:author="Stefan Bjornander" w:date="2015-04-26T10:08:00Z"/>
        </w:rPr>
      </w:pPr>
      <w:ins w:id="195" w:author="Stefan Bjornander" w:date="2015-04-26T10:08:00Z">
        <w:r w:rsidRPr="00EC76D5">
          <w:t xml:space="preserve">    IF LEFT_PAREN logical_expression RIGHT_PAREN statement</w:t>
        </w:r>
      </w:ins>
    </w:p>
    <w:p w14:paraId="716E4F70" w14:textId="77777777" w:rsidR="00E40B78" w:rsidRPr="00EC76D5" w:rsidRDefault="00E40B78" w:rsidP="00E40B78">
      <w:pPr>
        <w:pStyle w:val="Code"/>
        <w:rPr>
          <w:ins w:id="196" w:author="Stefan Bjornander" w:date="2015-04-26T10:09:00Z"/>
        </w:rPr>
      </w:pPr>
      <w:ins w:id="197" w:author="Stefan Bjornander" w:date="2015-04-26T10:08:00Z">
        <w:r w:rsidRPr="00EC76D5">
          <w:lastRenderedPageBreak/>
          <w:t xml:space="preserve">  | IF LEFT_PAREN logical_expression RIGHT_PAREN</w:t>
        </w:r>
      </w:ins>
      <w:ins w:id="198" w:author="Stefan Bjornander" w:date="2015-04-26T10:09:00Z">
        <w:r w:rsidRPr="00EC76D5">
          <w:t xml:space="preserve"> </w:t>
        </w:r>
      </w:ins>
      <w:ins w:id="199" w:author="Stefan Bjornander" w:date="2015-04-26T10:08:00Z">
        <w:r w:rsidRPr="00EC76D5">
          <w:t>closed_statement</w:t>
        </w:r>
      </w:ins>
    </w:p>
    <w:p w14:paraId="2FEA6E67" w14:textId="77777777" w:rsidR="00E40B78" w:rsidRPr="00EC76D5" w:rsidRDefault="00E40B78" w:rsidP="00E40B78">
      <w:pPr>
        <w:pStyle w:val="Code"/>
        <w:rPr>
          <w:ins w:id="200" w:author="Stefan Bjornander" w:date="2015-04-26T10:08:00Z"/>
        </w:rPr>
      </w:pPr>
      <w:ins w:id="201" w:author="Stefan Bjornander" w:date="2015-04-26T10:09:00Z">
        <w:r w:rsidRPr="00EC76D5">
          <w:t xml:space="preserve">   </w:t>
        </w:r>
      </w:ins>
      <w:ins w:id="202" w:author="Stefan Bjornander" w:date="2015-04-26T10:08:00Z">
        <w:r w:rsidRPr="00EC76D5">
          <w:t xml:space="preserve"> ELSE open_statement</w:t>
        </w:r>
      </w:ins>
    </w:p>
    <w:p w14:paraId="4F9A42DA" w14:textId="77777777" w:rsidR="00E40B78" w:rsidRPr="00EC76D5" w:rsidRDefault="00E40B78" w:rsidP="00E40B78">
      <w:pPr>
        <w:pStyle w:val="Code"/>
        <w:rPr>
          <w:ins w:id="203" w:author="Stefan Bjornander" w:date="2015-04-26T10:08:00Z"/>
        </w:rPr>
      </w:pPr>
      <w:ins w:id="204" w:author="Stefan Bjornander" w:date="2015-04-26T10:08:00Z">
        <w:r w:rsidRPr="00EC76D5">
          <w:t xml:space="preserve">  | </w:t>
        </w:r>
      </w:ins>
      <w:ins w:id="205" w:author="Stefan Bjornander" w:date="2015-04-26T10:09:00Z">
        <w:r w:rsidRPr="00EC76D5">
          <w:t>SWITCH</w:t>
        </w:r>
      </w:ins>
      <w:ins w:id="206" w:author="Stefan Bjornander" w:date="2015-04-26T10:08:00Z">
        <w:r w:rsidRPr="00EC76D5">
          <w:t xml:space="preserve"> LEFT_PAREN expression RIGHT_PAREN open_statement</w:t>
        </w:r>
      </w:ins>
    </w:p>
    <w:p w14:paraId="6C039270" w14:textId="77777777" w:rsidR="00E40B78" w:rsidRPr="00EC76D5" w:rsidRDefault="00E40B78" w:rsidP="00E40B78">
      <w:pPr>
        <w:pStyle w:val="Code"/>
        <w:rPr>
          <w:ins w:id="207" w:author="Stefan Bjornander" w:date="2015-04-26T10:08:00Z"/>
        </w:rPr>
      </w:pPr>
      <w:ins w:id="208" w:author="Stefan Bjornander" w:date="2015-04-26T10:08:00Z">
        <w:r w:rsidRPr="00EC76D5">
          <w:t xml:space="preserve">  | CASE constant_expression COLON open_statement</w:t>
        </w:r>
      </w:ins>
    </w:p>
    <w:p w14:paraId="6015CC72" w14:textId="77777777" w:rsidR="00E40B78" w:rsidRPr="00EC76D5" w:rsidRDefault="00E40B78" w:rsidP="00E40B78">
      <w:pPr>
        <w:pStyle w:val="Code"/>
        <w:rPr>
          <w:ins w:id="209" w:author="Stefan Bjornander" w:date="2015-04-26T10:08:00Z"/>
        </w:rPr>
      </w:pPr>
      <w:ins w:id="210" w:author="Stefan Bjornander" w:date="2015-04-26T10:08:00Z">
        <w:r w:rsidRPr="00EC76D5">
          <w:t xml:space="preserve">  | </w:t>
        </w:r>
      </w:ins>
      <w:ins w:id="211" w:author="Stefan Bjornander" w:date="2015-04-26T10:10:00Z">
        <w:r w:rsidRPr="00EC76D5">
          <w:t>WHILE</w:t>
        </w:r>
      </w:ins>
      <w:ins w:id="212" w:author="Stefan Bjornander" w:date="2015-04-26T10:11:00Z">
        <w:r w:rsidRPr="00EC76D5">
          <w:t xml:space="preserve"> </w:t>
        </w:r>
      </w:ins>
      <w:ins w:id="213" w:author="Stefan Bjornander" w:date="2015-04-26T10:08:00Z">
        <w:r w:rsidRPr="00EC76D5">
          <w:t xml:space="preserve">LEFT_PAREN logical_expression RIGHT_PAREN open_statement </w:t>
        </w:r>
      </w:ins>
    </w:p>
    <w:p w14:paraId="3F5111B3" w14:textId="77777777" w:rsidR="00E40B78" w:rsidRPr="00EC76D5" w:rsidRDefault="00E40B78" w:rsidP="00E40B78">
      <w:pPr>
        <w:pStyle w:val="Code"/>
      </w:pPr>
      <w:ins w:id="214" w:author="Stefan Bjornander" w:date="2015-04-26T10:08:00Z">
        <w:r w:rsidRPr="00EC76D5">
          <w:t xml:space="preserve">  | </w:t>
        </w:r>
      </w:ins>
      <w:ins w:id="215" w:author="Stefan Bjornander" w:date="2015-04-26T10:11:00Z">
        <w:r w:rsidRPr="00EC76D5">
          <w:t>FOR</w:t>
        </w:r>
      </w:ins>
      <w:ins w:id="216" w:author="Stefan Bjornander" w:date="2015-04-26T10:08:00Z">
        <w:r w:rsidRPr="00EC76D5">
          <w:t xml:space="preserve"> LEFT_PAREN optional_expression </w:t>
        </w:r>
      </w:ins>
      <w:r w:rsidRPr="00EC76D5">
        <w:t>SEMICOLON</w:t>
      </w:r>
      <w:ins w:id="217" w:author="Stefan Bjornander" w:date="2015-04-26T10:11:00Z">
        <w:r w:rsidRPr="00EC76D5">
          <w:t xml:space="preserve"> </w:t>
        </w:r>
      </w:ins>
      <w:ins w:id="218" w:author="Stefan Bjornander" w:date="2015-04-26T10:08:00Z">
        <w:r w:rsidRPr="00EC76D5">
          <w:t>optional_logical_expression</w:t>
        </w:r>
      </w:ins>
    </w:p>
    <w:p w14:paraId="2420C32A" w14:textId="77777777" w:rsidR="00E40B78" w:rsidRPr="00EC76D5" w:rsidRDefault="00E40B78" w:rsidP="00E40B78">
      <w:pPr>
        <w:pStyle w:val="Code"/>
        <w:rPr>
          <w:ins w:id="219" w:author="Stefan Bjornander" w:date="2015-04-26T10:08:00Z"/>
        </w:rPr>
      </w:pPr>
      <w:r w:rsidRPr="00EC76D5">
        <w:t xml:space="preserve">    SEMICOLON </w:t>
      </w:r>
      <w:ins w:id="220" w:author="Stefan Bjornander" w:date="2015-04-26T10:08:00Z">
        <w:r w:rsidRPr="00EC76D5">
          <w:t>optional_expression RIGHT_PAREN</w:t>
        </w:r>
      </w:ins>
      <w:ins w:id="221" w:author="Stefan Bjornander" w:date="2015-04-26T10:12:00Z">
        <w:r w:rsidRPr="00EC76D5">
          <w:t xml:space="preserve"> </w:t>
        </w:r>
      </w:ins>
      <w:ins w:id="222" w:author="Stefan Bjornander" w:date="2015-04-26T10:08:00Z">
        <w:r w:rsidRPr="00EC76D5">
          <w:t>open_statement</w:t>
        </w:r>
      </w:ins>
    </w:p>
    <w:p w14:paraId="17EBF282" w14:textId="77777777" w:rsidR="00E40B78" w:rsidRPr="00EC76D5" w:rsidRDefault="00E40B78" w:rsidP="00E40B78">
      <w:pPr>
        <w:pStyle w:val="Code"/>
        <w:rPr>
          <w:ins w:id="223" w:author="Stefan Bjornander" w:date="2015-04-26T10:12:00Z"/>
        </w:rPr>
      </w:pPr>
      <w:ins w:id="224" w:author="Stefan Bjornander" w:date="2015-04-26T10:08:00Z">
        <w:r w:rsidRPr="00EC76D5">
          <w:t xml:space="preserve">  | IDENTIFIER COLON open_statement</w:t>
        </w:r>
      </w:ins>
      <w:ins w:id="225" w:author="Stefan Bjornander" w:date="2015-04-26T10:12:00Z">
        <w:r w:rsidRPr="00EC76D5">
          <w:t>;</w:t>
        </w:r>
      </w:ins>
    </w:p>
    <w:p w14:paraId="51C32D4F" w14:textId="77777777" w:rsidR="00E40B78" w:rsidRPr="00EC76D5" w:rsidRDefault="00E40B78" w:rsidP="00E40B78">
      <w:pPr>
        <w:pStyle w:val="Code"/>
        <w:rPr>
          <w:ins w:id="226" w:author="Stefan Bjornander" w:date="2015-04-26T10:08:00Z"/>
        </w:rPr>
      </w:pPr>
    </w:p>
    <w:p w14:paraId="47ADFF7F" w14:textId="77777777" w:rsidR="00E40B78" w:rsidRPr="00EC76D5" w:rsidRDefault="00E40B78" w:rsidP="00E40B78">
      <w:pPr>
        <w:pStyle w:val="Code"/>
        <w:rPr>
          <w:ins w:id="227" w:author="Stefan Bjornander" w:date="2015-04-26T10:08:00Z"/>
        </w:rPr>
      </w:pPr>
      <w:ins w:id="228" w:author="Stefan Bjornander" w:date="2015-04-26T10:08:00Z">
        <w:r w:rsidRPr="00EC76D5">
          <w:t>closed_statement ::=</w:t>
        </w:r>
      </w:ins>
    </w:p>
    <w:p w14:paraId="792F9622" w14:textId="77777777" w:rsidR="00E40B78" w:rsidRPr="00EC76D5" w:rsidRDefault="00E40B78" w:rsidP="00E40B78">
      <w:pPr>
        <w:pStyle w:val="Code"/>
      </w:pPr>
      <w:ins w:id="229" w:author="Stefan Bjornander" w:date="2015-04-26T10:08:00Z">
        <w:r w:rsidRPr="00EC76D5">
          <w:t xml:space="preserve">    IF LEFT_PAREN logical_expression RIGHT_PAREN closed_statement</w:t>
        </w:r>
      </w:ins>
    </w:p>
    <w:p w14:paraId="319F7EE1" w14:textId="77777777" w:rsidR="00E40B78" w:rsidRPr="00EC76D5" w:rsidRDefault="00E40B78" w:rsidP="00E40B78">
      <w:pPr>
        <w:pStyle w:val="Code"/>
        <w:rPr>
          <w:ins w:id="230" w:author="Stefan Bjornander" w:date="2015-04-26T10:08:00Z"/>
        </w:rPr>
      </w:pPr>
      <w:r w:rsidRPr="00EC76D5">
        <w:t xml:space="preserve">   </w:t>
      </w:r>
      <w:ins w:id="231" w:author="Stefan Bjornander" w:date="2015-04-26T10:08:00Z">
        <w:r w:rsidRPr="00EC76D5">
          <w:t xml:space="preserve"> ELSE</w:t>
        </w:r>
      </w:ins>
      <w:ins w:id="232" w:author="Stefan Bjornander" w:date="2015-04-26T10:13:00Z">
        <w:r w:rsidRPr="00EC76D5">
          <w:t xml:space="preserve"> </w:t>
        </w:r>
      </w:ins>
      <w:ins w:id="233" w:author="Stefan Bjornander" w:date="2015-04-26T10:08:00Z">
        <w:r w:rsidRPr="00EC76D5">
          <w:t>closed_statement</w:t>
        </w:r>
      </w:ins>
    </w:p>
    <w:p w14:paraId="4ED34033" w14:textId="77777777" w:rsidR="00E40B78" w:rsidRPr="00EC76D5" w:rsidRDefault="00E40B78" w:rsidP="00E40B78">
      <w:pPr>
        <w:pStyle w:val="Code"/>
        <w:rPr>
          <w:ins w:id="234" w:author="Stefan Bjornander" w:date="2015-04-26T10:08:00Z"/>
        </w:rPr>
      </w:pPr>
      <w:ins w:id="235" w:author="Stefan Bjornander" w:date="2015-04-26T10:08:00Z">
        <w:r w:rsidRPr="00EC76D5">
          <w:t xml:space="preserve">  | </w:t>
        </w:r>
      </w:ins>
      <w:ins w:id="236" w:author="Stefan Bjornander" w:date="2015-04-26T10:13:00Z">
        <w:r w:rsidRPr="00EC76D5">
          <w:t>SWITCH</w:t>
        </w:r>
      </w:ins>
      <w:ins w:id="237" w:author="Stefan Bjornander" w:date="2015-04-26T10:08:00Z">
        <w:r w:rsidRPr="00EC76D5">
          <w:t xml:space="preserve"> LEFT_PAREN expression RIGHT_PAREN closed_statement</w:t>
        </w:r>
      </w:ins>
    </w:p>
    <w:p w14:paraId="1952C2CA" w14:textId="77777777" w:rsidR="00E40B78" w:rsidRPr="00EC76D5" w:rsidRDefault="00E40B78" w:rsidP="00E40B78">
      <w:pPr>
        <w:pStyle w:val="Code"/>
        <w:rPr>
          <w:ins w:id="238" w:author="Stefan Bjornander" w:date="2015-04-26T10:08:00Z"/>
        </w:rPr>
      </w:pPr>
      <w:ins w:id="239" w:author="Stefan Bjornander" w:date="2015-04-26T10:08:00Z">
        <w:r w:rsidRPr="00EC76D5">
          <w:t xml:space="preserve">  | </w:t>
        </w:r>
      </w:ins>
      <w:ins w:id="240" w:author="Stefan Bjornander" w:date="2015-04-26T10:13:00Z">
        <w:r w:rsidRPr="00EC76D5">
          <w:t xml:space="preserve">WHILE </w:t>
        </w:r>
      </w:ins>
      <w:ins w:id="241" w:author="Stefan Bjornander" w:date="2015-04-26T10:08:00Z">
        <w:r w:rsidRPr="00EC76D5">
          <w:t>LEFT_PAREN logical_expression RIGHT_PAREN closed_statement</w:t>
        </w:r>
      </w:ins>
    </w:p>
    <w:p w14:paraId="17078631" w14:textId="77777777" w:rsidR="00E40B78" w:rsidRPr="00EC76D5" w:rsidRDefault="00E40B78" w:rsidP="00E40B78">
      <w:pPr>
        <w:pStyle w:val="Code"/>
      </w:pPr>
      <w:ins w:id="242" w:author="Stefan Bjornander" w:date="2015-04-26T10:08:00Z">
        <w:r w:rsidRPr="00EC76D5">
          <w:t xml:space="preserve">  | </w:t>
        </w:r>
      </w:ins>
      <w:ins w:id="243" w:author="Stefan Bjornander" w:date="2015-04-26T10:14:00Z">
        <w:r w:rsidRPr="00EC76D5">
          <w:t>FOR</w:t>
        </w:r>
      </w:ins>
      <w:ins w:id="244" w:author="Stefan Bjornander" w:date="2015-04-26T10:08:00Z">
        <w:r w:rsidRPr="00EC76D5">
          <w:t xml:space="preserve"> LEFT_PAREN optional_expression </w:t>
        </w:r>
      </w:ins>
      <w:r w:rsidRPr="00EC76D5">
        <w:t>SEMICOLON</w:t>
      </w:r>
      <w:ins w:id="245" w:author="Stefan Bjornander" w:date="2015-04-26T10:14:00Z">
        <w:r w:rsidRPr="00EC76D5">
          <w:t xml:space="preserve"> </w:t>
        </w:r>
      </w:ins>
      <w:ins w:id="246" w:author="Stefan Bjornander" w:date="2015-04-26T10:08:00Z">
        <w:r w:rsidRPr="00EC76D5">
          <w:t>optional_logical_expression</w:t>
        </w:r>
      </w:ins>
    </w:p>
    <w:p w14:paraId="16B3D23B" w14:textId="77777777" w:rsidR="00E40B78" w:rsidRPr="00EC76D5" w:rsidRDefault="00E40B78" w:rsidP="00E40B78">
      <w:pPr>
        <w:pStyle w:val="Code"/>
        <w:rPr>
          <w:ins w:id="247" w:author="Stefan Bjornander" w:date="2015-04-26T10:08:00Z"/>
        </w:rPr>
      </w:pPr>
      <w:r w:rsidRPr="00EC76D5">
        <w:t xml:space="preserve">    SEMICOLON </w:t>
      </w:r>
      <w:ins w:id="248" w:author="Stefan Bjornander" w:date="2015-04-26T10:08:00Z">
        <w:r w:rsidRPr="00EC76D5">
          <w:t>optional_expression RIGHT_PAREN closed_statement</w:t>
        </w:r>
      </w:ins>
    </w:p>
    <w:p w14:paraId="0B94DF67" w14:textId="77777777" w:rsidR="00E40B78" w:rsidRPr="00EC76D5" w:rsidRDefault="00E40B78" w:rsidP="00E40B78">
      <w:pPr>
        <w:pStyle w:val="Code"/>
        <w:rPr>
          <w:ins w:id="249" w:author="Stefan Bjornander" w:date="2015-04-26T10:08:00Z"/>
        </w:rPr>
      </w:pPr>
      <w:ins w:id="250" w:author="Stefan Bjornander" w:date="2015-04-26T10:08:00Z">
        <w:r w:rsidRPr="00EC76D5">
          <w:t xml:space="preserve">  | DO statement WHILE LEFT_PAREN </w:t>
        </w:r>
      </w:ins>
      <w:r w:rsidRPr="00EC76D5">
        <w:t>logical_</w:t>
      </w:r>
      <w:ins w:id="251" w:author="Stefan Bjornander" w:date="2015-04-26T10:08:00Z">
        <w:r w:rsidRPr="00EC76D5">
          <w:t>expression RIGHT_PAREN</w:t>
        </w:r>
      </w:ins>
      <w:r w:rsidRPr="00EC76D5">
        <w:t xml:space="preserve"> SEMICOLON</w:t>
      </w:r>
    </w:p>
    <w:p w14:paraId="694B2E35" w14:textId="77777777" w:rsidR="00E40B78" w:rsidRPr="00EC76D5" w:rsidRDefault="00E40B78" w:rsidP="00E40B78">
      <w:pPr>
        <w:pStyle w:val="Code"/>
        <w:rPr>
          <w:ins w:id="252" w:author="Stefan Bjornander" w:date="2015-04-26T10:08:00Z"/>
        </w:rPr>
      </w:pPr>
      <w:ins w:id="253" w:author="Stefan Bjornander" w:date="2015-04-26T10:08:00Z">
        <w:r w:rsidRPr="00EC76D5">
          <w:t xml:space="preserve">  | CASE constant_expression COLON closed_statement</w:t>
        </w:r>
      </w:ins>
    </w:p>
    <w:p w14:paraId="0438A583" w14:textId="77777777" w:rsidR="00E40B78" w:rsidRPr="00EC76D5" w:rsidRDefault="00E40B78" w:rsidP="00E40B78">
      <w:pPr>
        <w:pStyle w:val="Code"/>
        <w:rPr>
          <w:ins w:id="254" w:author="Stefan Bjornander" w:date="2015-04-26T10:08:00Z"/>
        </w:rPr>
      </w:pPr>
      <w:ins w:id="255" w:author="Stefan Bjornander" w:date="2015-04-26T10:08:00Z">
        <w:r w:rsidRPr="00EC76D5">
          <w:t xml:space="preserve">  | LEFT_BLOCK optional_statement_list RIGHT_BLOCK</w:t>
        </w:r>
      </w:ins>
    </w:p>
    <w:p w14:paraId="0C32488B" w14:textId="77777777" w:rsidR="00E40B78" w:rsidRPr="00EC76D5" w:rsidRDefault="00E40B78" w:rsidP="00E40B78">
      <w:pPr>
        <w:pStyle w:val="Code"/>
        <w:rPr>
          <w:ins w:id="256" w:author="Stefan Bjornander" w:date="2015-04-26T10:08:00Z"/>
        </w:rPr>
      </w:pPr>
      <w:ins w:id="257" w:author="Stefan Bjornander" w:date="2015-04-26T10:08:00Z">
        <w:r w:rsidRPr="00EC76D5">
          <w:t xml:space="preserve">  | DEFAULT COLON closed_statement</w:t>
        </w:r>
      </w:ins>
    </w:p>
    <w:p w14:paraId="0015A796" w14:textId="77777777" w:rsidR="00E40B78" w:rsidRPr="00EC76D5" w:rsidRDefault="00E40B78" w:rsidP="00E40B78">
      <w:pPr>
        <w:pStyle w:val="Code"/>
      </w:pPr>
      <w:ins w:id="258" w:author="Stefan Bjornander" w:date="2015-04-26T10:08:00Z">
        <w:r w:rsidRPr="00EC76D5">
          <w:t xml:space="preserve">  | RETURN optional_expression</w:t>
        </w:r>
      </w:ins>
      <w:r w:rsidRPr="00EC76D5">
        <w:t xml:space="preserve"> SEMICOLON</w:t>
      </w:r>
    </w:p>
    <w:p w14:paraId="59CAC39D" w14:textId="77777777" w:rsidR="00E40B78" w:rsidRPr="00EC76D5" w:rsidRDefault="00E40B78" w:rsidP="00E40B78">
      <w:pPr>
        <w:pStyle w:val="Code"/>
        <w:rPr>
          <w:ins w:id="259" w:author="Stefan Bjornander" w:date="2015-04-26T10:08:00Z"/>
        </w:rPr>
      </w:pPr>
      <w:ins w:id="260" w:author="Stefan Bjornander" w:date="2015-04-26T10:08:00Z">
        <w:r w:rsidRPr="00EC76D5">
          <w:t xml:space="preserve">  | BREAK</w:t>
        </w:r>
      </w:ins>
      <w:r w:rsidRPr="00EC76D5">
        <w:t xml:space="preserve"> SEMICOLON</w:t>
      </w:r>
    </w:p>
    <w:p w14:paraId="52BF38A0" w14:textId="77777777" w:rsidR="00E40B78" w:rsidRPr="00EC76D5" w:rsidRDefault="00E40B78" w:rsidP="00E40B78">
      <w:pPr>
        <w:pStyle w:val="Code"/>
        <w:rPr>
          <w:ins w:id="261" w:author="Stefan Bjornander" w:date="2015-04-26T10:08:00Z"/>
        </w:rPr>
      </w:pPr>
      <w:ins w:id="262" w:author="Stefan Bjornander" w:date="2015-04-26T10:08:00Z">
        <w:r w:rsidRPr="00EC76D5">
          <w:t xml:space="preserve">  | CONTINUE </w:t>
        </w:r>
      </w:ins>
      <w:r w:rsidRPr="00EC76D5">
        <w:t>SEMICOLON</w:t>
      </w:r>
    </w:p>
    <w:p w14:paraId="0CEC2A65" w14:textId="77777777" w:rsidR="00E40B78" w:rsidRPr="00EC76D5" w:rsidRDefault="00E40B78" w:rsidP="00E40B78">
      <w:pPr>
        <w:pStyle w:val="Code"/>
        <w:rPr>
          <w:ins w:id="263" w:author="Stefan Bjornander" w:date="2015-04-26T10:08:00Z"/>
        </w:rPr>
      </w:pPr>
      <w:ins w:id="264" w:author="Stefan Bjornander" w:date="2015-04-26T10:08:00Z">
        <w:r w:rsidRPr="00EC76D5">
          <w:t xml:space="preserve">  | GOTO IDENTIFIER </w:t>
        </w:r>
      </w:ins>
      <w:r w:rsidRPr="00EC76D5">
        <w:t>SEMICOLON</w:t>
      </w:r>
    </w:p>
    <w:p w14:paraId="5B23171E" w14:textId="77777777" w:rsidR="00E40B78" w:rsidRPr="00EC76D5" w:rsidRDefault="00E40B78" w:rsidP="00E40B78">
      <w:pPr>
        <w:pStyle w:val="Code"/>
        <w:rPr>
          <w:ins w:id="265" w:author="Stefan Bjornander" w:date="2015-04-26T10:08:00Z"/>
        </w:rPr>
      </w:pPr>
      <w:ins w:id="266" w:author="Stefan Bjornander" w:date="2015-04-26T10:08:00Z">
        <w:r w:rsidRPr="00EC76D5">
          <w:t xml:space="preserve">  | optional_expression </w:t>
        </w:r>
      </w:ins>
      <w:r w:rsidRPr="00EC76D5">
        <w:t>SEMICOLON</w:t>
      </w:r>
    </w:p>
    <w:p w14:paraId="6C3ABD1A" w14:textId="77777777" w:rsidR="00E40B78" w:rsidRPr="00EC76D5" w:rsidDel="007E082A" w:rsidRDefault="00E40B78" w:rsidP="00E40B78">
      <w:pPr>
        <w:pStyle w:val="Code"/>
      </w:pPr>
      <w:ins w:id="267" w:author="Stefan Bjornander" w:date="2015-04-26T10:08:00Z">
        <w:r w:rsidRPr="00EC76D5">
          <w:t xml:space="preserve">  | declaration</w:t>
        </w:r>
      </w:ins>
      <w:r w:rsidRPr="00EC76D5">
        <w:t>;</w:t>
      </w:r>
      <w:moveFromRangeStart w:id="268" w:author="Stefan Bjornander" w:date="2015-04-26T09:44:00Z" w:name="move417804826"/>
      <w:moveFrom w:id="269" w:author="Stefan Bjornander" w:date="2015-04-26T09:44:00Z">
        <w:r w:rsidRPr="00EC76D5" w:rsidDel="007E082A">
          <w:t>if (a &lt; b) {</w:t>
        </w:r>
      </w:moveFrom>
    </w:p>
    <w:p w14:paraId="24757B2B" w14:textId="77777777" w:rsidR="00E40B78" w:rsidRPr="00EC76D5" w:rsidDel="007E082A" w:rsidRDefault="00E40B78" w:rsidP="00E40B78">
      <w:pPr>
        <w:pStyle w:val="Code"/>
      </w:pPr>
      <w:moveFrom w:id="270" w:author="Stefan Bjornander" w:date="2015-04-26T09:44:00Z">
        <w:r w:rsidRPr="00EC76D5" w:rsidDel="007E082A">
          <w:t xml:space="preserve">  if (c &lt; d)</w:t>
        </w:r>
      </w:moveFrom>
    </w:p>
    <w:p w14:paraId="4A02E9AD" w14:textId="77777777" w:rsidR="00E40B78" w:rsidRPr="00EC76D5" w:rsidDel="007E082A" w:rsidRDefault="00E40B78" w:rsidP="00E40B78">
      <w:pPr>
        <w:pStyle w:val="Code"/>
      </w:pPr>
      <w:moveFrom w:id="271" w:author="Stefan Bjornander" w:date="2015-04-26T09:44:00Z">
        <w:r w:rsidRPr="00EC76D5" w:rsidDel="007E082A">
          <w:t xml:space="preserve">    e = 1;</w:t>
        </w:r>
      </w:moveFrom>
    </w:p>
    <w:p w14:paraId="6CCB6F81" w14:textId="77777777" w:rsidR="00E40B78" w:rsidRPr="00EC76D5" w:rsidDel="007E082A" w:rsidRDefault="00E40B78" w:rsidP="00E40B78">
      <w:pPr>
        <w:pStyle w:val="Code"/>
      </w:pPr>
      <w:moveFrom w:id="272" w:author="Stefan Bjornander" w:date="2015-04-26T09:44:00Z">
        <w:r w:rsidRPr="00EC76D5" w:rsidDel="007E082A">
          <w:t xml:space="preserve">  else</w:t>
        </w:r>
      </w:moveFrom>
    </w:p>
    <w:p w14:paraId="5381AA03" w14:textId="77777777" w:rsidR="00E40B78" w:rsidRPr="00EC76D5" w:rsidDel="007E082A" w:rsidRDefault="00E40B78" w:rsidP="00E40B78">
      <w:pPr>
        <w:pStyle w:val="Code"/>
      </w:pPr>
      <w:moveFrom w:id="273" w:author="Stefan Bjornander" w:date="2015-04-26T09:44:00Z">
        <w:r w:rsidRPr="00EC76D5" w:rsidDel="007E082A">
          <w:t xml:space="preserve">    f = 2;</w:t>
        </w:r>
      </w:moveFrom>
    </w:p>
    <w:p w14:paraId="30642290" w14:textId="77777777" w:rsidR="00E40B78" w:rsidRPr="00EC76D5" w:rsidDel="007E082A" w:rsidRDefault="00E40B78" w:rsidP="00E40B78">
      <w:pPr>
        <w:pStyle w:val="Code"/>
      </w:pPr>
      <w:moveFrom w:id="274" w:author="Stefan Bjornander" w:date="2015-04-26T09:44:00Z">
        <w:r w:rsidRPr="00EC76D5" w:rsidDel="007E082A">
          <w:t>}</w:t>
        </w:r>
      </w:moveFrom>
    </w:p>
    <w:p w14:paraId="0C8EB041" w14:textId="77777777" w:rsidR="00E40B78" w:rsidRPr="00EC76D5" w:rsidDel="007E082A" w:rsidRDefault="00E40B78" w:rsidP="00E40B78">
      <w:pPr>
        <w:pStyle w:val="Code"/>
      </w:pPr>
    </w:p>
    <w:p w14:paraId="590C5B18" w14:textId="77777777" w:rsidR="00E40B78" w:rsidRPr="00EC76D5" w:rsidDel="007E082A" w:rsidRDefault="00E40B78" w:rsidP="00E40B78">
      <w:pPr>
        <w:pStyle w:val="Code"/>
      </w:pPr>
      <w:moveFromRangeStart w:id="275" w:author="Stefan Bjornander" w:date="2015-04-26T09:45:00Z" w:name="move417804833"/>
      <w:moveFromRangeEnd w:id="268"/>
      <w:moveFrom w:id="276" w:author="Stefan Bjornander" w:date="2015-04-26T09:45:00Z">
        <w:r w:rsidRPr="00EC76D5" w:rsidDel="007E082A">
          <w:t>if (a &lt; b)</w:t>
        </w:r>
      </w:moveFrom>
    </w:p>
    <w:p w14:paraId="4A0F8B60" w14:textId="77777777" w:rsidR="00E40B78" w:rsidRPr="00EC76D5" w:rsidDel="007E082A" w:rsidRDefault="00E40B78" w:rsidP="00E40B78">
      <w:pPr>
        <w:pStyle w:val="Code"/>
      </w:pPr>
      <w:moveFrom w:id="277" w:author="Stefan Bjornander" w:date="2015-04-26T09:45:00Z">
        <w:r w:rsidRPr="00EC76D5" w:rsidDel="007E082A">
          <w:t xml:space="preserve">  if (c &lt; d) {</w:t>
        </w:r>
      </w:moveFrom>
    </w:p>
    <w:p w14:paraId="5162ABAE" w14:textId="77777777" w:rsidR="00E40B78" w:rsidRPr="00EC76D5" w:rsidDel="007E082A" w:rsidRDefault="00E40B78" w:rsidP="00E40B78">
      <w:pPr>
        <w:pStyle w:val="Code"/>
      </w:pPr>
      <w:moveFrom w:id="278" w:author="Stefan Bjornander" w:date="2015-04-26T09:45:00Z">
        <w:r w:rsidRPr="00EC76D5" w:rsidDel="007E082A">
          <w:t xml:space="preserve">    e = 1;</w:t>
        </w:r>
      </w:moveFrom>
    </w:p>
    <w:p w14:paraId="516108D4" w14:textId="77777777" w:rsidR="00E40B78" w:rsidRPr="00EC76D5" w:rsidDel="007E082A" w:rsidRDefault="00E40B78" w:rsidP="00E40B78">
      <w:pPr>
        <w:pStyle w:val="Code"/>
      </w:pPr>
      <w:moveFrom w:id="279" w:author="Stefan Bjornander" w:date="2015-04-26T09:45:00Z">
        <w:r w:rsidRPr="00EC76D5" w:rsidDel="007E082A">
          <w:t xml:space="preserve">  }</w:t>
        </w:r>
      </w:moveFrom>
    </w:p>
    <w:p w14:paraId="129C85F5" w14:textId="77777777" w:rsidR="00E40B78" w:rsidRPr="00EC76D5" w:rsidDel="007E082A" w:rsidRDefault="00E40B78" w:rsidP="00E40B78">
      <w:pPr>
        <w:pStyle w:val="Code"/>
      </w:pPr>
      <w:moveFrom w:id="280" w:author="Stefan Bjornander" w:date="2015-04-26T09:45:00Z">
        <w:r w:rsidRPr="00EC76D5" w:rsidDel="007E082A">
          <w:t>else</w:t>
        </w:r>
      </w:moveFrom>
    </w:p>
    <w:p w14:paraId="19CBD2C9" w14:textId="77777777" w:rsidR="00E40B78" w:rsidRPr="00EC76D5" w:rsidDel="007E082A" w:rsidRDefault="00E40B78" w:rsidP="00E40B78">
      <w:pPr>
        <w:pStyle w:val="Code"/>
      </w:pPr>
      <w:moveFrom w:id="281" w:author="Stefan Bjornander" w:date="2015-04-26T09:45:00Z">
        <w:r w:rsidRPr="00EC76D5" w:rsidDel="007E082A">
          <w:t xml:space="preserve">  f = 2;</w:t>
        </w:r>
      </w:moveFrom>
    </w:p>
    <w:moveFromRangeEnd w:id="275"/>
    <w:p w14:paraId="3B622723" w14:textId="77777777" w:rsidR="00E40B78" w:rsidRPr="00EC76D5" w:rsidRDefault="00E40B78" w:rsidP="00E40B78">
      <w:pPr>
        <w:pStyle w:val="Code"/>
      </w:pPr>
    </w:p>
    <w:p w14:paraId="3F843372" w14:textId="1C8E9B3B" w:rsidR="00E40B78" w:rsidRPr="00EC76D5" w:rsidRDefault="002E67B8" w:rsidP="00E40B78">
      <w:pPr>
        <w:pStyle w:val="CodeHeader"/>
      </w:pPr>
      <w:r>
        <w:t>MainParser.gppg</w:t>
      </w:r>
    </w:p>
    <w:p w14:paraId="2A6E39A7" w14:textId="77777777" w:rsidR="0011515A" w:rsidRPr="00EC76D5" w:rsidRDefault="0011515A" w:rsidP="0011515A">
      <w:pPr>
        <w:pStyle w:val="Code"/>
      </w:pPr>
      <w:r w:rsidRPr="00EC76D5">
        <w:t>statement:</w:t>
      </w:r>
    </w:p>
    <w:p w14:paraId="61A68432" w14:textId="77777777" w:rsidR="0011515A" w:rsidRPr="00EC76D5" w:rsidRDefault="0011515A" w:rsidP="0011515A">
      <w:pPr>
        <w:pStyle w:val="Code"/>
      </w:pPr>
      <w:r w:rsidRPr="00EC76D5">
        <w:t xml:space="preserve">    open_statement   { $$ = $1; }</w:t>
      </w:r>
    </w:p>
    <w:p w14:paraId="4C2A6BC6" w14:textId="77777777" w:rsidR="0011515A" w:rsidRPr="00EC76D5" w:rsidRDefault="0011515A" w:rsidP="0011515A">
      <w:pPr>
        <w:pStyle w:val="Code"/>
      </w:pPr>
      <w:r w:rsidRPr="00EC76D5">
        <w:t xml:space="preserve">  | closed_statement { $$ = $1; };</w:t>
      </w:r>
    </w:p>
    <w:p w14:paraId="12755D34" w14:textId="77777777" w:rsidR="0011515A" w:rsidRPr="00EC76D5" w:rsidRDefault="0011515A" w:rsidP="0011515A">
      <w:pPr>
        <w:pStyle w:val="Code"/>
      </w:pPr>
    </w:p>
    <w:p w14:paraId="472D62D4" w14:textId="77777777" w:rsidR="00612A2B" w:rsidRPr="00EC76D5" w:rsidRDefault="00612A2B" w:rsidP="00612A2B">
      <w:pPr>
        <w:pStyle w:val="Code"/>
      </w:pPr>
      <w:r w:rsidRPr="00EC76D5">
        <w:t>optional_statement_list:</w:t>
      </w:r>
    </w:p>
    <w:p w14:paraId="333548E4" w14:textId="77777777" w:rsidR="00612A2B" w:rsidRPr="00EC76D5" w:rsidRDefault="00612A2B" w:rsidP="00612A2B">
      <w:pPr>
        <w:pStyle w:val="Code"/>
      </w:pPr>
      <w:r w:rsidRPr="00EC76D5">
        <w:t xml:space="preserve">    /* Empty. */ {</w:t>
      </w:r>
    </w:p>
    <w:p w14:paraId="1E3A1F8F" w14:textId="77777777" w:rsidR="00612A2B" w:rsidRPr="00EC76D5" w:rsidRDefault="00612A2B" w:rsidP="00612A2B">
      <w:pPr>
        <w:pStyle w:val="Code"/>
      </w:pPr>
      <w:r w:rsidRPr="00EC76D5">
        <w:t xml:space="preserve">      $$ = new LinkedList&lt;SyntaxTree&gt;();</w:t>
      </w:r>
    </w:p>
    <w:p w14:paraId="36D9646D" w14:textId="77777777" w:rsidR="00612A2B" w:rsidRPr="00EC76D5" w:rsidRDefault="00612A2B" w:rsidP="00612A2B">
      <w:pPr>
        <w:pStyle w:val="Code"/>
      </w:pPr>
      <w:r w:rsidRPr="00EC76D5">
        <w:t xml:space="preserve">    }</w:t>
      </w:r>
    </w:p>
    <w:p w14:paraId="4CEE7B45" w14:textId="77777777" w:rsidR="00612A2B" w:rsidRPr="00EC76D5" w:rsidRDefault="00612A2B" w:rsidP="00612A2B">
      <w:pPr>
        <w:pStyle w:val="Code"/>
      </w:pPr>
      <w:r w:rsidRPr="00EC76D5">
        <w:t xml:space="preserve">  | optional_statement_list statement {</w:t>
      </w:r>
    </w:p>
    <w:p w14:paraId="73FBDF74" w14:textId="77777777" w:rsidR="00612A2B" w:rsidRPr="00EC76D5" w:rsidRDefault="00612A2B" w:rsidP="00612A2B">
      <w:pPr>
        <w:pStyle w:val="Code"/>
      </w:pPr>
      <w:r w:rsidRPr="00EC76D5">
        <w:t xml:space="preserve">      $1.add($2);</w:t>
      </w:r>
    </w:p>
    <w:p w14:paraId="20B859BB" w14:textId="77777777" w:rsidR="00612A2B" w:rsidRPr="00EC76D5" w:rsidRDefault="00612A2B" w:rsidP="00612A2B">
      <w:pPr>
        <w:pStyle w:val="Code"/>
      </w:pPr>
      <w:r w:rsidRPr="00EC76D5">
        <w:t xml:space="preserve">      $$ = $1;</w:t>
      </w:r>
    </w:p>
    <w:p w14:paraId="5B5726AF" w14:textId="65530DF4" w:rsidR="00612A2B" w:rsidRPr="00EC76D5" w:rsidRDefault="00612A2B" w:rsidP="00612A2B">
      <w:pPr>
        <w:pStyle w:val="Code"/>
      </w:pPr>
      <w:r w:rsidRPr="00EC76D5">
        <w:t xml:space="preserve">    };</w:t>
      </w:r>
    </w:p>
    <w:p w14:paraId="4C38ECC3" w14:textId="795854FC" w:rsidR="00A26F72" w:rsidRPr="00EC76D5" w:rsidRDefault="00A26F72" w:rsidP="00A26F72">
      <w:pPr>
        <w:pStyle w:val="CodeListing"/>
      </w:pPr>
      <w:r w:rsidRPr="00EC76D5">
        <w:t>SyntaxTreeGenerator.java</w:t>
      </w:r>
    </w:p>
    <w:p w14:paraId="35370363" w14:textId="0A111400" w:rsidR="00A26F72" w:rsidRPr="00EC76D5" w:rsidRDefault="00A26F72" w:rsidP="00A26F72">
      <w:pPr>
        <w:pStyle w:val="Code"/>
      </w:pPr>
      <w:r w:rsidRPr="00EC76D5">
        <w:t>package c_compiler;</w:t>
      </w:r>
    </w:p>
    <w:p w14:paraId="1A89B9FE" w14:textId="77777777" w:rsidR="00A26F72" w:rsidRPr="00EC76D5" w:rsidRDefault="00A26F72" w:rsidP="00A26F72">
      <w:pPr>
        <w:pStyle w:val="Code"/>
      </w:pPr>
      <w:r w:rsidRPr="00EC76D5">
        <w:t>import java.math.*;</w:t>
      </w:r>
    </w:p>
    <w:p w14:paraId="30B114A0" w14:textId="77777777" w:rsidR="00A26F72" w:rsidRPr="00EC76D5" w:rsidRDefault="00A26F72" w:rsidP="00A26F72">
      <w:pPr>
        <w:pStyle w:val="Code"/>
      </w:pPr>
      <w:r w:rsidRPr="00EC76D5">
        <w:lastRenderedPageBreak/>
        <w:t>import java.util.*;</w:t>
      </w:r>
    </w:p>
    <w:p w14:paraId="1470FF51" w14:textId="77777777" w:rsidR="00A26F72" w:rsidRPr="00EC76D5" w:rsidRDefault="00A26F72" w:rsidP="00A26F72">
      <w:pPr>
        <w:pStyle w:val="Code"/>
      </w:pPr>
    </w:p>
    <w:p w14:paraId="4DFF7AF3" w14:textId="77777777" w:rsidR="00A26F72" w:rsidRPr="00EC76D5" w:rsidRDefault="00A26F72" w:rsidP="00A26F72">
      <w:pPr>
        <w:pStyle w:val="Code"/>
      </w:pPr>
      <w:r w:rsidRPr="00EC76D5">
        <w:t>public class SyntaxTreeGenerator {</w:t>
      </w:r>
    </w:p>
    <w:p w14:paraId="5D1CA2C7" w14:textId="77777777" w:rsidR="00A26F72" w:rsidRPr="00EC76D5" w:rsidRDefault="00A26F72" w:rsidP="00A26F72">
      <w:pPr>
        <w:pStyle w:val="Code"/>
      </w:pPr>
      <w:r w:rsidRPr="00EC76D5">
        <w:t xml:space="preserve">  public static SyntaxTree generateBlockStatement(List&lt;SyntaxTree&gt; list) {</w:t>
      </w:r>
    </w:p>
    <w:p w14:paraId="2E9D98B7" w14:textId="77777777" w:rsidR="00A26F72" w:rsidRPr="00EC76D5" w:rsidRDefault="00A26F72" w:rsidP="00A26F72">
      <w:pPr>
        <w:pStyle w:val="Code"/>
      </w:pPr>
      <w:r w:rsidRPr="00EC76D5">
        <w:t xml:space="preserve">    SyntaxTree blockTree = new SyntaxTree(MiddleOperator.Block);</w:t>
      </w:r>
    </w:p>
    <w:p w14:paraId="6EF877F3" w14:textId="77777777" w:rsidR="00A26F72" w:rsidRPr="00EC76D5" w:rsidRDefault="00A26F72" w:rsidP="00A26F72">
      <w:pPr>
        <w:pStyle w:val="Code"/>
      </w:pPr>
      <w:r w:rsidRPr="00EC76D5">
        <w:t xml:space="preserve">    blockTree.getChildList().addAll(list);</w:t>
      </w:r>
    </w:p>
    <w:p w14:paraId="4D1E8C74" w14:textId="77777777" w:rsidR="00A26F72" w:rsidRPr="00EC76D5" w:rsidRDefault="00A26F72" w:rsidP="00A26F72">
      <w:pPr>
        <w:pStyle w:val="Code"/>
      </w:pPr>
      <w:r w:rsidRPr="00EC76D5">
        <w:t xml:space="preserve">    return blockTree;</w:t>
      </w:r>
    </w:p>
    <w:p w14:paraId="3E4B2D39" w14:textId="27FF1CA1" w:rsidR="00A26F72" w:rsidRPr="00EC76D5" w:rsidRDefault="00A26F72" w:rsidP="00A26F72">
      <w:pPr>
        <w:pStyle w:val="Code"/>
      </w:pPr>
      <w:r w:rsidRPr="00EC76D5">
        <w:t xml:space="preserve">  }</w:t>
      </w:r>
    </w:p>
    <w:p w14:paraId="4F9E8F44" w14:textId="627F578A" w:rsidR="00E40B78" w:rsidRPr="00EC76D5" w:rsidRDefault="00E40B78" w:rsidP="00E40B78">
      <w:pPr>
        <w:pStyle w:val="Rubrik3"/>
      </w:pPr>
      <w:bookmarkStart w:id="282" w:name="_Toc481936161"/>
      <w:r w:rsidRPr="00EC76D5">
        <w:t>Header Rules</w:t>
      </w:r>
      <w:bookmarkEnd w:id="282"/>
    </w:p>
    <w:p w14:paraId="10EAFF45" w14:textId="339B6576" w:rsidR="00E40B78" w:rsidRPr="00EC76D5" w:rsidRDefault="00E40B78" w:rsidP="00E40B78">
      <w:r w:rsidRPr="00EC76D5">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EC76D5">
        <w:rPr>
          <w:rStyle w:val="CodeInText"/>
        </w:rPr>
        <w:t>Generate</w:t>
      </w:r>
      <w:r w:rsidRPr="00EC76D5">
        <w:t xml:space="preserve"> class that does the actual work of type checking and middle code generation.</w:t>
      </w:r>
    </w:p>
    <w:p w14:paraId="224FAC32" w14:textId="01B9C538" w:rsidR="00E40B78" w:rsidRPr="00EC76D5" w:rsidRDefault="002E67B8" w:rsidP="00E40B78">
      <w:pPr>
        <w:pStyle w:val="CodeHeader"/>
      </w:pPr>
      <w:r>
        <w:t>MainParser.gppg</w:t>
      </w:r>
    </w:p>
    <w:p w14:paraId="55A453B3" w14:textId="77777777" w:rsidR="00612A2B" w:rsidRPr="00EC76D5" w:rsidRDefault="00612A2B" w:rsidP="00612A2B">
      <w:pPr>
        <w:pStyle w:val="Code"/>
      </w:pPr>
      <w:r w:rsidRPr="00EC76D5">
        <w:t>switch_header:</w:t>
      </w:r>
    </w:p>
    <w:p w14:paraId="1C2BE2DB" w14:textId="77777777" w:rsidR="00612A2B" w:rsidRPr="00EC76D5" w:rsidRDefault="00612A2B" w:rsidP="00612A2B">
      <w:pPr>
        <w:pStyle w:val="Code"/>
      </w:pPr>
      <w:r w:rsidRPr="00EC76D5">
        <w:t xml:space="preserve">  SWITCH {</w:t>
      </w:r>
    </w:p>
    <w:p w14:paraId="5AAAA374" w14:textId="77777777" w:rsidR="00612A2B" w:rsidRPr="00EC76D5" w:rsidRDefault="00612A2B" w:rsidP="00612A2B">
      <w:pPr>
        <w:pStyle w:val="Code"/>
      </w:pPr>
      <w:r w:rsidRPr="00EC76D5">
        <w:t xml:space="preserve">    Main.CaseSetStack.push(new ListSet&lt;BigInteger&gt;());</w:t>
      </w:r>
    </w:p>
    <w:p w14:paraId="5F4D864F" w14:textId="77777777" w:rsidR="00612A2B" w:rsidRPr="00EC76D5" w:rsidRDefault="00612A2B" w:rsidP="00612A2B">
      <w:pPr>
        <w:pStyle w:val="Code"/>
      </w:pPr>
      <w:r w:rsidRPr="00EC76D5">
        <w:t xml:space="preserve">    Main.DefaultStack.push(false);</w:t>
      </w:r>
    </w:p>
    <w:p w14:paraId="3C26777D" w14:textId="77777777" w:rsidR="00612A2B" w:rsidRPr="00EC76D5" w:rsidRDefault="00612A2B" w:rsidP="00612A2B">
      <w:pPr>
        <w:pStyle w:val="Code"/>
      </w:pPr>
      <w:r w:rsidRPr="00EC76D5">
        <w:t xml:space="preserve">  };</w:t>
      </w:r>
    </w:p>
    <w:p w14:paraId="2AC2DABE" w14:textId="77777777" w:rsidR="00612A2B" w:rsidRPr="00EC76D5" w:rsidRDefault="00612A2B" w:rsidP="00612A2B">
      <w:pPr>
        <w:pStyle w:val="Code"/>
      </w:pPr>
    </w:p>
    <w:p w14:paraId="104E66D2" w14:textId="77777777" w:rsidR="00612A2B" w:rsidRPr="00EC76D5" w:rsidRDefault="00612A2B" w:rsidP="00612A2B">
      <w:pPr>
        <w:pStyle w:val="Code"/>
      </w:pPr>
      <w:r w:rsidRPr="00EC76D5">
        <w:t>while_header:</w:t>
      </w:r>
    </w:p>
    <w:p w14:paraId="2ACB37D1" w14:textId="77777777" w:rsidR="00612A2B" w:rsidRPr="00EC76D5" w:rsidRDefault="00612A2B" w:rsidP="00612A2B">
      <w:pPr>
        <w:pStyle w:val="Code"/>
      </w:pPr>
      <w:r w:rsidRPr="00EC76D5">
        <w:t xml:space="preserve">  WHILE {</w:t>
      </w:r>
    </w:p>
    <w:p w14:paraId="5129293D" w14:textId="77777777" w:rsidR="00612A2B" w:rsidRPr="00EC76D5" w:rsidRDefault="00612A2B" w:rsidP="00612A2B">
      <w:pPr>
        <w:pStyle w:val="Code"/>
      </w:pPr>
      <w:r w:rsidRPr="00EC76D5">
        <w:t xml:space="preserve">    ++Main.LoopCount;</w:t>
      </w:r>
    </w:p>
    <w:p w14:paraId="331FDA9C" w14:textId="77777777" w:rsidR="00612A2B" w:rsidRPr="00EC76D5" w:rsidRDefault="00612A2B" w:rsidP="00612A2B">
      <w:pPr>
        <w:pStyle w:val="Code"/>
      </w:pPr>
      <w:r w:rsidRPr="00EC76D5">
        <w:t xml:space="preserve">  };</w:t>
      </w:r>
    </w:p>
    <w:p w14:paraId="68125727" w14:textId="77777777" w:rsidR="00612A2B" w:rsidRPr="00EC76D5" w:rsidRDefault="00612A2B" w:rsidP="00612A2B">
      <w:pPr>
        <w:pStyle w:val="Code"/>
      </w:pPr>
    </w:p>
    <w:p w14:paraId="22A6741F" w14:textId="77777777" w:rsidR="00612A2B" w:rsidRPr="00EC76D5" w:rsidRDefault="00612A2B" w:rsidP="00612A2B">
      <w:pPr>
        <w:pStyle w:val="Code"/>
      </w:pPr>
      <w:r w:rsidRPr="00EC76D5">
        <w:t>for_header:</w:t>
      </w:r>
    </w:p>
    <w:p w14:paraId="66C193E3" w14:textId="77777777" w:rsidR="00612A2B" w:rsidRPr="00EC76D5" w:rsidRDefault="00612A2B" w:rsidP="00612A2B">
      <w:pPr>
        <w:pStyle w:val="Code"/>
      </w:pPr>
      <w:r w:rsidRPr="00EC76D5">
        <w:t xml:space="preserve">  FOR {</w:t>
      </w:r>
    </w:p>
    <w:p w14:paraId="2B53685F" w14:textId="77777777" w:rsidR="00612A2B" w:rsidRPr="00EC76D5" w:rsidRDefault="00612A2B" w:rsidP="00612A2B">
      <w:pPr>
        <w:pStyle w:val="Code"/>
      </w:pPr>
      <w:r w:rsidRPr="00EC76D5">
        <w:t xml:space="preserve">    ++Main.LoopCount;</w:t>
      </w:r>
    </w:p>
    <w:p w14:paraId="4648BA3F" w14:textId="77777777" w:rsidR="00612A2B" w:rsidRPr="00EC76D5" w:rsidRDefault="00612A2B" w:rsidP="00612A2B">
      <w:pPr>
        <w:pStyle w:val="Code"/>
        <w:rPr>
          <w:rFonts w:ascii="Times New Roman" w:eastAsiaTheme="majorEastAsia" w:hAnsi="Times New Roman" w:cstheme="majorBidi"/>
          <w:b/>
          <w:noProof w:val="0"/>
          <w:sz w:val="32"/>
          <w:szCs w:val="24"/>
        </w:rPr>
      </w:pPr>
      <w:r w:rsidRPr="00EC76D5">
        <w:t xml:space="preserve">  };</w:t>
      </w:r>
    </w:p>
    <w:p w14:paraId="48D538FE" w14:textId="611FB72B" w:rsidR="00E40B78" w:rsidRPr="00EC76D5" w:rsidRDefault="00E40B78" w:rsidP="00612A2B">
      <w:pPr>
        <w:pStyle w:val="Rubrik3"/>
      </w:pPr>
      <w:bookmarkStart w:id="283" w:name="_Toc481936162"/>
      <w:r w:rsidRPr="00EC76D5">
        <w:t>If Statements</w:t>
      </w:r>
      <w:bookmarkEnd w:id="283"/>
    </w:p>
    <w:p w14:paraId="36F83EBE" w14:textId="77777777" w:rsidR="00E40B78" w:rsidRPr="00EC76D5" w:rsidRDefault="00E40B78" w:rsidP="00E40B78">
      <w:r w:rsidRPr="00EC76D5">
        <w:t xml:space="preserve">The </w:t>
      </w:r>
      <w:r w:rsidRPr="00EC76D5">
        <w:rPr>
          <w:rStyle w:val="CodeInText"/>
        </w:rPr>
        <w:t>if</w:t>
      </w:r>
      <w:r w:rsidRPr="00EC76D5">
        <w:t xml:space="preserve"> statement backpatches the true set to the beginning of the statement and the false set to the middle code instruction following the statement. The </w:t>
      </w:r>
      <w:r w:rsidRPr="00EC76D5">
        <w:rPr>
          <w:rStyle w:val="CodeInText"/>
        </w:rPr>
        <w:t>if-else</w:t>
      </w:r>
      <w:r w:rsidRPr="00EC76D5">
        <w:t xml:space="preserve"> statement backpatches the true set to the beginning of the true statement and the false set to the beginning of the false statement.</w:t>
      </w:r>
    </w:p>
    <w:p w14:paraId="6C8BCA06" w14:textId="119A5A4D" w:rsidR="00E40B78" w:rsidRPr="00EC76D5" w:rsidRDefault="002E67B8" w:rsidP="00E40B78">
      <w:pPr>
        <w:pStyle w:val="CodeHeader"/>
      </w:pPr>
      <w:r>
        <w:t>MainParser.gppg</w:t>
      </w:r>
    </w:p>
    <w:p w14:paraId="0F700010" w14:textId="77777777" w:rsidR="0040470C" w:rsidRPr="00EC76D5" w:rsidRDefault="0040470C" w:rsidP="0040470C">
      <w:pPr>
        <w:pStyle w:val="Code"/>
      </w:pPr>
      <w:r w:rsidRPr="00EC76D5">
        <w:t>open_statement:</w:t>
      </w:r>
    </w:p>
    <w:p w14:paraId="56BF171D" w14:textId="77777777" w:rsidR="0040470C" w:rsidRPr="00EC76D5" w:rsidRDefault="0040470C" w:rsidP="0040470C">
      <w:pPr>
        <w:pStyle w:val="Code"/>
      </w:pPr>
      <w:r w:rsidRPr="00EC76D5">
        <w:t xml:space="preserve">    IF LEFT_PAREN expression RIGHT_PAREN statement {</w:t>
      </w:r>
    </w:p>
    <w:p w14:paraId="7BE6A14D" w14:textId="77777777" w:rsidR="0040470C" w:rsidRPr="00EC76D5" w:rsidRDefault="0040470C" w:rsidP="0040470C">
      <w:pPr>
        <w:pStyle w:val="Code"/>
      </w:pPr>
      <w:r w:rsidRPr="00EC76D5">
        <w:t xml:space="preserve">      $$ = SyntaxTreeGenerator.generateIfStatement($3, $5);</w:t>
      </w:r>
    </w:p>
    <w:p w14:paraId="59C70B25" w14:textId="77777777" w:rsidR="0040470C" w:rsidRPr="00EC76D5" w:rsidRDefault="0040470C" w:rsidP="0040470C">
      <w:pPr>
        <w:pStyle w:val="Code"/>
      </w:pPr>
      <w:r w:rsidRPr="00EC76D5">
        <w:t xml:space="preserve">    }</w:t>
      </w:r>
    </w:p>
    <w:p w14:paraId="4403742A" w14:textId="77777777" w:rsidR="0040470C" w:rsidRPr="00EC76D5" w:rsidRDefault="0040470C" w:rsidP="0040470C">
      <w:pPr>
        <w:pStyle w:val="Code"/>
      </w:pPr>
      <w:r w:rsidRPr="00EC76D5">
        <w:t xml:space="preserve">  | IF LEFT_PAREN expression RIGHT_PAREN</w:t>
      </w:r>
    </w:p>
    <w:p w14:paraId="538C5469" w14:textId="77777777" w:rsidR="0040470C" w:rsidRPr="00EC76D5" w:rsidRDefault="0040470C" w:rsidP="0040470C">
      <w:pPr>
        <w:pStyle w:val="Code"/>
      </w:pPr>
      <w:r w:rsidRPr="00EC76D5">
        <w:t xml:space="preserve">      closed_statement ELSE open_statement {</w:t>
      </w:r>
    </w:p>
    <w:p w14:paraId="498F223A" w14:textId="77777777" w:rsidR="0040470C" w:rsidRPr="00EC76D5" w:rsidRDefault="0040470C" w:rsidP="0040470C">
      <w:pPr>
        <w:pStyle w:val="Code"/>
      </w:pPr>
      <w:r w:rsidRPr="00EC76D5">
        <w:t xml:space="preserve">      $$ = SyntaxTreeGenerator.generateIfElseStatement($3, $5, $7);</w:t>
      </w:r>
    </w:p>
    <w:p w14:paraId="37C413D4" w14:textId="77777777" w:rsidR="0040470C" w:rsidRPr="00EC76D5" w:rsidRDefault="0040470C" w:rsidP="0040470C">
      <w:pPr>
        <w:pStyle w:val="Code"/>
        <w:rPr>
          <w:b/>
        </w:rPr>
      </w:pPr>
      <w:r w:rsidRPr="00EC76D5">
        <w:t xml:space="preserve">    }</w:t>
      </w:r>
    </w:p>
    <w:p w14:paraId="5E200961" w14:textId="0FB59817" w:rsidR="00E40B78" w:rsidRPr="00EC76D5" w:rsidRDefault="000C6576" w:rsidP="0040470C">
      <w:pPr>
        <w:pStyle w:val="CodeHeader"/>
      </w:pPr>
      <w:r>
        <w:t>MiddleCodeGenerator.cs</w:t>
      </w:r>
    </w:p>
    <w:p w14:paraId="6B52DBCA" w14:textId="158F55ED" w:rsidR="00FA7040" w:rsidRPr="00EC76D5" w:rsidRDefault="00FA7040" w:rsidP="00FA7040">
      <w:pPr>
        <w:pStyle w:val="Code"/>
      </w:pPr>
      <w:r w:rsidRPr="00EC76D5">
        <w:t xml:space="preserve">  public static SyntaxTree generateIfStatement(SyntaxTree </w:t>
      </w:r>
      <w:r w:rsidR="0038687E">
        <w:t>expression</w:t>
      </w:r>
      <w:r w:rsidRPr="00EC76D5">
        <w:t>,</w:t>
      </w:r>
    </w:p>
    <w:p w14:paraId="62151AA9" w14:textId="22756732" w:rsidR="00FA7040" w:rsidRPr="00EC76D5" w:rsidRDefault="00FA7040" w:rsidP="00FA7040">
      <w:pPr>
        <w:pStyle w:val="Code"/>
      </w:pPr>
      <w:r w:rsidRPr="00EC76D5">
        <w:t xml:space="preserve">                                               SyntaxTree stat) {</w:t>
      </w:r>
    </w:p>
    <w:p w14:paraId="5EACA3F4" w14:textId="77777777" w:rsidR="00FA7040" w:rsidRPr="00EC76D5" w:rsidRDefault="00FA7040" w:rsidP="00FA7040">
      <w:pPr>
        <w:pStyle w:val="Code"/>
      </w:pPr>
      <w:r w:rsidRPr="00EC76D5">
        <w:t xml:space="preserve">    SyntaxTree ifTree = new SyntaxTree(MiddleOperator.If);</w:t>
      </w:r>
    </w:p>
    <w:p w14:paraId="201AAA53" w14:textId="51EA053B" w:rsidR="00FA7040" w:rsidRPr="00EC76D5" w:rsidRDefault="00FA7040" w:rsidP="00FA7040">
      <w:pPr>
        <w:pStyle w:val="Code"/>
      </w:pPr>
      <w:r w:rsidRPr="00EC76D5">
        <w:t xml:space="preserve">    ifTree.addChild(toLogicalExpression(</w:t>
      </w:r>
      <w:r w:rsidR="0038687E">
        <w:t>expression</w:t>
      </w:r>
      <w:r w:rsidRPr="00EC76D5">
        <w:t>));</w:t>
      </w:r>
    </w:p>
    <w:p w14:paraId="3A04EE18" w14:textId="77777777" w:rsidR="00FA7040" w:rsidRPr="00EC76D5" w:rsidRDefault="00FA7040" w:rsidP="00FA7040">
      <w:pPr>
        <w:pStyle w:val="Code"/>
      </w:pPr>
      <w:r w:rsidRPr="00EC76D5">
        <w:t xml:space="preserve">    ifTree.addChild(stat);</w:t>
      </w:r>
    </w:p>
    <w:p w14:paraId="6A2EF48B" w14:textId="77777777" w:rsidR="00FA7040" w:rsidRPr="00EC76D5" w:rsidRDefault="00FA7040" w:rsidP="00FA7040">
      <w:pPr>
        <w:pStyle w:val="Code"/>
      </w:pPr>
      <w:r w:rsidRPr="00EC76D5">
        <w:t xml:space="preserve">    return ifTree;</w:t>
      </w:r>
    </w:p>
    <w:p w14:paraId="266872EE" w14:textId="77777777" w:rsidR="00FA7040" w:rsidRPr="00EC76D5" w:rsidRDefault="00FA7040" w:rsidP="00FA7040">
      <w:pPr>
        <w:pStyle w:val="Code"/>
      </w:pPr>
      <w:r w:rsidRPr="00EC76D5">
        <w:t xml:space="preserve">  }</w:t>
      </w:r>
    </w:p>
    <w:p w14:paraId="100DE6A9" w14:textId="77777777" w:rsidR="00FA7040" w:rsidRPr="00EC76D5" w:rsidRDefault="00FA7040" w:rsidP="00FA7040">
      <w:pPr>
        <w:pStyle w:val="Code"/>
      </w:pPr>
      <w:r w:rsidRPr="00EC76D5">
        <w:lastRenderedPageBreak/>
        <w:t xml:space="preserve">  </w:t>
      </w:r>
    </w:p>
    <w:p w14:paraId="0835EC02" w14:textId="7EF7C335" w:rsidR="00FA7040" w:rsidRPr="00EC76D5" w:rsidRDefault="00FA7040" w:rsidP="00FA7040">
      <w:pPr>
        <w:pStyle w:val="Code"/>
      </w:pPr>
      <w:r w:rsidRPr="00EC76D5">
        <w:t xml:space="preserve">  public static SyntaxTree generateIfElseStatement(SyntaxTree </w:t>
      </w:r>
      <w:r w:rsidR="0038687E">
        <w:t>expression</w:t>
      </w:r>
      <w:r w:rsidRPr="00EC76D5">
        <w:t>,</w:t>
      </w:r>
    </w:p>
    <w:p w14:paraId="16184F7C" w14:textId="43FF3BF6" w:rsidR="00FA7040" w:rsidRPr="00EC76D5" w:rsidRDefault="00FA7040" w:rsidP="00FA7040">
      <w:pPr>
        <w:pStyle w:val="Code"/>
      </w:pPr>
      <w:r w:rsidRPr="00EC76D5">
        <w:t xml:space="preserve">                                   SyntaxTree trueStat, SyntaxTree falseStat){</w:t>
      </w:r>
    </w:p>
    <w:p w14:paraId="3DAE166C" w14:textId="77777777" w:rsidR="00FA7040" w:rsidRPr="00EC76D5" w:rsidRDefault="00FA7040" w:rsidP="00FA7040">
      <w:pPr>
        <w:pStyle w:val="Code"/>
      </w:pPr>
      <w:r w:rsidRPr="00EC76D5">
        <w:t xml:space="preserve">    SyntaxTree ifElseTree = new SyntaxTree(MiddleOperator.IfElse);</w:t>
      </w:r>
    </w:p>
    <w:p w14:paraId="5A9F154A" w14:textId="23334288" w:rsidR="00FA7040" w:rsidRPr="00EC76D5" w:rsidRDefault="00FA7040" w:rsidP="00FA7040">
      <w:pPr>
        <w:pStyle w:val="Code"/>
      </w:pPr>
      <w:r w:rsidRPr="00EC76D5">
        <w:t xml:space="preserve">    ifElseTree.addChild(toLogicalExpression(</w:t>
      </w:r>
      <w:r w:rsidR="0038687E">
        <w:t>expression</w:t>
      </w:r>
      <w:r w:rsidRPr="00EC76D5">
        <w:t>));</w:t>
      </w:r>
    </w:p>
    <w:p w14:paraId="2400A50E" w14:textId="77777777" w:rsidR="00FA7040" w:rsidRPr="00EC76D5" w:rsidRDefault="00FA7040" w:rsidP="00FA7040">
      <w:pPr>
        <w:pStyle w:val="Code"/>
      </w:pPr>
      <w:r w:rsidRPr="00EC76D5">
        <w:t xml:space="preserve">    ifElseTree.addChild(trueStat);</w:t>
      </w:r>
    </w:p>
    <w:p w14:paraId="47C8D683" w14:textId="77777777" w:rsidR="00FA7040" w:rsidRPr="00EC76D5" w:rsidRDefault="00FA7040" w:rsidP="00FA7040">
      <w:pPr>
        <w:pStyle w:val="Code"/>
      </w:pPr>
      <w:r w:rsidRPr="00EC76D5">
        <w:t xml:space="preserve">    ifElseTree.addChild(falseStat);</w:t>
      </w:r>
    </w:p>
    <w:p w14:paraId="7EDA43EA" w14:textId="77777777" w:rsidR="00FA7040" w:rsidRPr="00EC76D5" w:rsidRDefault="00FA7040" w:rsidP="00FA7040">
      <w:pPr>
        <w:pStyle w:val="Code"/>
      </w:pPr>
      <w:r w:rsidRPr="00EC76D5">
        <w:t xml:space="preserve">    return ifElseTree;</w:t>
      </w:r>
    </w:p>
    <w:p w14:paraId="18B9E6E1" w14:textId="0BEEEC7B" w:rsidR="00FA7040" w:rsidRPr="00EC76D5" w:rsidRDefault="00FA7040" w:rsidP="00FA7040">
      <w:pPr>
        <w:pStyle w:val="Code"/>
      </w:pPr>
      <w:r w:rsidRPr="00EC76D5">
        <w:t xml:space="preserve">  }</w:t>
      </w:r>
    </w:p>
    <w:p w14:paraId="61E01E19" w14:textId="206BFD90" w:rsidR="00E40B78" w:rsidRPr="00EC76D5" w:rsidRDefault="00E40B78" w:rsidP="00E40B78">
      <w:pPr>
        <w:pStyle w:val="Rubrik3"/>
      </w:pPr>
      <w:bookmarkStart w:id="284" w:name="_Toc481936163"/>
      <w:r w:rsidRPr="00EC76D5">
        <w:t>Switch Statements</w:t>
      </w:r>
      <w:bookmarkEnd w:id="284"/>
    </w:p>
    <w:p w14:paraId="6DEF8FDA" w14:textId="77777777" w:rsidR="00E40B78" w:rsidRPr="00EC76D5" w:rsidRDefault="00E40B78" w:rsidP="00E40B78">
      <w:r w:rsidRPr="00EC76D5">
        <w:t xml:space="preserve">The </w:t>
      </w:r>
      <w:r w:rsidRPr="00EC76D5">
        <w:rPr>
          <w:rStyle w:val="CodeInText"/>
        </w:rPr>
        <w:t>prepareSwitchStatement</w:t>
      </w:r>
      <w:r w:rsidRPr="00EC76D5">
        <w:t xml:space="preserve"> method pushes the case map stack with an empty map and the default stack with minus one. The minus one value means that there has been no default statement so far.</w:t>
      </w:r>
    </w:p>
    <w:p w14:paraId="1A6E982E" w14:textId="7835651A" w:rsidR="00E40B78" w:rsidRPr="00EC76D5" w:rsidRDefault="002E67B8" w:rsidP="00E40B78">
      <w:pPr>
        <w:pStyle w:val="CodeHeader"/>
      </w:pPr>
      <w:r>
        <w:t>MainParser.gppg</w:t>
      </w:r>
    </w:p>
    <w:p w14:paraId="7D3D4894" w14:textId="77777777" w:rsidR="00900B32" w:rsidRPr="00EC76D5" w:rsidRDefault="00900B32" w:rsidP="00900B32">
      <w:pPr>
        <w:pStyle w:val="Code"/>
      </w:pPr>
      <w:r w:rsidRPr="00EC76D5">
        <w:t xml:space="preserve">  | switch_header LEFT_PAREN expression RIGHT_PAREN open_statement {</w:t>
      </w:r>
    </w:p>
    <w:p w14:paraId="33164F86" w14:textId="77777777" w:rsidR="00900B32" w:rsidRPr="00EC76D5" w:rsidRDefault="00900B32" w:rsidP="00900B32">
      <w:pPr>
        <w:pStyle w:val="Code"/>
      </w:pPr>
      <w:r w:rsidRPr="00EC76D5">
        <w:t xml:space="preserve">      $$ = SyntaxTreeGenerator.generateSwitchStatement</w:t>
      </w:r>
    </w:p>
    <w:p w14:paraId="79F5A7F6" w14:textId="0CF92101" w:rsidR="00900B32" w:rsidRPr="00EC76D5" w:rsidRDefault="00900B32" w:rsidP="00900B32">
      <w:pPr>
        <w:pStyle w:val="Code"/>
      </w:pPr>
      <w:r w:rsidRPr="00EC76D5">
        <w:t xml:space="preserve">                     ($3,$5,</w:t>
      </w:r>
      <w:r w:rsidR="00D365F9" w:rsidRPr="00EC76D5">
        <w:t xml:space="preserve"> </w:t>
      </w:r>
      <w:r w:rsidRPr="00EC76D5">
        <w:t>Main.CaseSetStack.pop(),Main.DefaultStack.pop());</w:t>
      </w:r>
    </w:p>
    <w:p w14:paraId="1FF8D659" w14:textId="603971DD" w:rsidR="00E40B78" w:rsidRPr="00EC76D5" w:rsidRDefault="00900B32" w:rsidP="00900B32">
      <w:pPr>
        <w:pStyle w:val="Code"/>
      </w:pPr>
      <w:r w:rsidRPr="00EC76D5">
        <w:t xml:space="preserve">    }</w:t>
      </w:r>
    </w:p>
    <w:p w14:paraId="4868CCE9" w14:textId="5137EDCA" w:rsidR="00E40B78" w:rsidRPr="00EC76D5" w:rsidRDefault="00E40B78" w:rsidP="00E40B78">
      <w:r w:rsidRPr="00EC76D5">
        <w:t xml:space="preserve">The </w:t>
      </w:r>
      <w:r w:rsidRPr="00EC76D5">
        <w:rPr>
          <w:rStyle w:val="CodeInText"/>
        </w:rPr>
        <w:t>generateSwitchStatement</w:t>
      </w:r>
      <w:r w:rsidRPr="00EC76D5">
        <w:t xml:space="preserve"> method generates middle code jump instructions for each of the case statements, which are stored in the </w:t>
      </w:r>
      <w:r w:rsidRPr="00EC76D5">
        <w:rPr>
          <w:rStyle w:val="CodeInText"/>
        </w:rPr>
        <w:t>Main.</w:t>
      </w:r>
      <w:r w:rsidR="007C0FFA">
        <w:rPr>
          <w:rStyle w:val="CodeInText"/>
        </w:rPr>
        <w:t>m_caseMapStack</w:t>
      </w:r>
      <w:r w:rsidRPr="00EC76D5">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7789D996" w14:textId="77777777" w:rsidR="00E40B78" w:rsidRPr="00EC76D5" w:rsidRDefault="00E40B78" w:rsidP="00E40B78">
      <w:r w:rsidRPr="00EC76D5">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4A0C1AEB" w14:textId="24B92187" w:rsidR="00D365F9" w:rsidRPr="00EC76D5" w:rsidRDefault="000C6576" w:rsidP="00D365F9">
      <w:pPr>
        <w:pStyle w:val="CodeHeader"/>
      </w:pPr>
      <w:r>
        <w:t>MiddleCodeGenerator.cs</w:t>
      </w:r>
    </w:p>
    <w:p w14:paraId="78F6E97C" w14:textId="18B6762F" w:rsidR="00D365F9" w:rsidRPr="00EC76D5" w:rsidRDefault="00D365F9" w:rsidP="00D365F9">
      <w:pPr>
        <w:pStyle w:val="Code"/>
      </w:pPr>
      <w:r w:rsidRPr="00EC76D5">
        <w:t xml:space="preserve">  public static SyntaxTree generateSwitchStatement(SyntaxTree </w:t>
      </w:r>
      <w:r w:rsidR="0038687E">
        <w:t>expression</w:t>
      </w:r>
      <w:r w:rsidRPr="00EC76D5">
        <w:t>,</w:t>
      </w:r>
    </w:p>
    <w:p w14:paraId="33683395" w14:textId="77777777" w:rsidR="00D365F9" w:rsidRPr="00EC76D5" w:rsidRDefault="00D365F9" w:rsidP="00D365F9">
      <w:pPr>
        <w:pStyle w:val="Code"/>
      </w:pPr>
      <w:r w:rsidRPr="00EC76D5">
        <w:t xml:space="preserve">                                   SyntaxTree stat, Set&lt;BigInteger&gt; caseSet,</w:t>
      </w:r>
    </w:p>
    <w:p w14:paraId="3F8FA695" w14:textId="77777777" w:rsidR="00D365F9" w:rsidRPr="00EC76D5" w:rsidRDefault="00D365F9" w:rsidP="00D365F9">
      <w:pPr>
        <w:pStyle w:val="Code"/>
      </w:pPr>
      <w:r w:rsidRPr="00EC76D5">
        <w:t xml:space="preserve">                                   boolean isDefault) {</w:t>
      </w:r>
    </w:p>
    <w:p w14:paraId="04F6789A" w14:textId="0775184B" w:rsidR="00D365F9" w:rsidRPr="00EC76D5" w:rsidRDefault="00D365F9" w:rsidP="00D365F9">
      <w:pPr>
        <w:pStyle w:val="Code"/>
      </w:pPr>
      <w:r w:rsidRPr="00EC76D5">
        <w:t xml:space="preserve">    Assert.error(</w:t>
      </w:r>
      <w:r w:rsidR="0038687E">
        <w:t>expression</w:t>
      </w:r>
      <w:r w:rsidRPr="00EC76D5">
        <w:t>.getType().isIntegralOrPointer(),</w:t>
      </w:r>
    </w:p>
    <w:p w14:paraId="7E7D5095" w14:textId="77777777" w:rsidR="00D365F9" w:rsidRPr="00EC76D5" w:rsidRDefault="00D365F9" w:rsidP="00D365F9">
      <w:pPr>
        <w:pStyle w:val="Code"/>
      </w:pPr>
      <w:r w:rsidRPr="00EC76D5">
        <w:t xml:space="preserve">                 "not a pointer or integral type in switch statement");</w:t>
      </w:r>
    </w:p>
    <w:p w14:paraId="28895D84" w14:textId="77777777" w:rsidR="00D365F9" w:rsidRPr="00EC76D5" w:rsidRDefault="00D365F9" w:rsidP="00D365F9">
      <w:pPr>
        <w:pStyle w:val="Code"/>
      </w:pPr>
      <w:r w:rsidRPr="00EC76D5">
        <w:t xml:space="preserve">    </w:t>
      </w:r>
    </w:p>
    <w:p w14:paraId="38D54E52" w14:textId="77777777" w:rsidR="00D365F9" w:rsidRPr="00EC76D5" w:rsidRDefault="00D365F9" w:rsidP="00D365F9">
      <w:pPr>
        <w:pStyle w:val="Code"/>
      </w:pPr>
      <w:r w:rsidRPr="00EC76D5">
        <w:t xml:space="preserve">    Pair&lt;Set&lt;BigInteger&gt;,Boolean&gt; pair = new Pair&lt;&gt;(caseSet, isDefault);</w:t>
      </w:r>
    </w:p>
    <w:p w14:paraId="6A2A708F" w14:textId="77777777" w:rsidR="00D365F9" w:rsidRPr="00EC76D5" w:rsidRDefault="00D365F9" w:rsidP="00D365F9">
      <w:pPr>
        <w:pStyle w:val="Code"/>
      </w:pPr>
      <w:r w:rsidRPr="00EC76D5">
        <w:t xml:space="preserve">    SyntaxTree switchTree = new SyntaxTree(MiddleOperator.Switch, pair);</w:t>
      </w:r>
    </w:p>
    <w:p w14:paraId="792D16CE" w14:textId="3809CCF5" w:rsidR="00D365F9" w:rsidRPr="00EC76D5" w:rsidRDefault="00D365F9" w:rsidP="00D365F9">
      <w:pPr>
        <w:pStyle w:val="Code"/>
      </w:pPr>
      <w:r w:rsidRPr="00EC76D5">
        <w:t xml:space="preserve">    switchTree.addChild(</w:t>
      </w:r>
      <w:r w:rsidR="0038687E">
        <w:t>expression</w:t>
      </w:r>
      <w:r w:rsidRPr="00EC76D5">
        <w:t>);</w:t>
      </w:r>
    </w:p>
    <w:p w14:paraId="51D0DC83" w14:textId="77777777" w:rsidR="00D365F9" w:rsidRPr="00EC76D5" w:rsidRDefault="00D365F9" w:rsidP="00D365F9">
      <w:pPr>
        <w:pStyle w:val="Code"/>
      </w:pPr>
      <w:r w:rsidRPr="00EC76D5">
        <w:t xml:space="preserve">    switchTree.addChild(stat);</w:t>
      </w:r>
    </w:p>
    <w:p w14:paraId="54A87B36" w14:textId="77777777" w:rsidR="00D365F9" w:rsidRPr="00EC76D5" w:rsidRDefault="00D365F9" w:rsidP="00D365F9">
      <w:pPr>
        <w:pStyle w:val="Code"/>
      </w:pPr>
      <w:r w:rsidRPr="00EC76D5">
        <w:t xml:space="preserve">    return switchTree;</w:t>
      </w:r>
    </w:p>
    <w:p w14:paraId="0051CDB5" w14:textId="5DC67A16" w:rsidR="00E40B78" w:rsidRPr="00EC76D5" w:rsidRDefault="00D365F9" w:rsidP="00D365F9">
      <w:pPr>
        <w:pStyle w:val="Code"/>
      </w:pPr>
      <w:r w:rsidRPr="00EC76D5">
        <w:t xml:space="preserve">  }</w:t>
      </w:r>
    </w:p>
    <w:p w14:paraId="22468206" w14:textId="05F6E677" w:rsidR="00AC067F" w:rsidRPr="00EC76D5" w:rsidRDefault="00AC067F" w:rsidP="00D365F9">
      <w:pPr>
        <w:pStyle w:val="Code"/>
      </w:pPr>
    </w:p>
    <w:p w14:paraId="2A06A148" w14:textId="4878299F" w:rsidR="00AC067F" w:rsidRPr="00EC76D5" w:rsidRDefault="00AC067F" w:rsidP="00AC067F">
      <w:pPr>
        <w:pStyle w:val="Code"/>
      </w:pPr>
      <w:r w:rsidRPr="00EC76D5">
        <w:t xml:space="preserve">  private static Object generateValue(SyntaxTree </w:t>
      </w:r>
      <w:r w:rsidR="0038687E">
        <w:t>expression</w:t>
      </w:r>
      <w:r w:rsidRPr="00EC76D5">
        <w:t>) {</w:t>
      </w:r>
    </w:p>
    <w:p w14:paraId="5B661D8C" w14:textId="1AD385DD" w:rsidR="00AC067F" w:rsidRPr="00EC76D5" w:rsidRDefault="00AC067F" w:rsidP="00AC067F">
      <w:pPr>
        <w:pStyle w:val="Code"/>
      </w:pPr>
      <w:r w:rsidRPr="00EC76D5">
        <w:t xml:space="preserve">    if (MiddleCode.isUnary(</w:t>
      </w:r>
      <w:r w:rsidR="0038687E">
        <w:t>expression</w:t>
      </w:r>
      <w:r w:rsidRPr="00EC76D5">
        <w:t>.getOperator())) {</w:t>
      </w:r>
    </w:p>
    <w:p w14:paraId="77886E41" w14:textId="3EC585BC" w:rsidR="00AC067F" w:rsidRPr="00EC76D5" w:rsidRDefault="00AC067F" w:rsidP="00AC067F">
      <w:pPr>
        <w:pStyle w:val="Code"/>
      </w:pPr>
      <w:r w:rsidRPr="00EC76D5">
        <w:t xml:space="preserve">      Object subValue = generateValue(</w:t>
      </w:r>
      <w:r w:rsidR="0038687E">
        <w:t>expression</w:t>
      </w:r>
      <w:r w:rsidRPr="00EC76D5">
        <w:t>.getChild(0));</w:t>
      </w:r>
    </w:p>
    <w:p w14:paraId="47FAB11E" w14:textId="63D0D1AA" w:rsidR="00AC067F" w:rsidRPr="00EC76D5" w:rsidRDefault="00AC067F" w:rsidP="00AC067F">
      <w:pPr>
        <w:pStyle w:val="Code"/>
      </w:pPr>
      <w:r w:rsidRPr="00EC76D5">
        <w:t xml:space="preserve">      return ValueConversion.unaryCast(</w:t>
      </w:r>
      <w:r w:rsidR="0038687E">
        <w:t>expression</w:t>
      </w:r>
      <w:r w:rsidRPr="00EC76D5">
        <w:t>.getOperator(), subValue);</w:t>
      </w:r>
    </w:p>
    <w:p w14:paraId="7769AF53" w14:textId="77777777" w:rsidR="00AC067F" w:rsidRPr="00EC76D5" w:rsidRDefault="00AC067F" w:rsidP="00AC067F">
      <w:pPr>
        <w:pStyle w:val="Code"/>
      </w:pPr>
      <w:r w:rsidRPr="00EC76D5">
        <w:t xml:space="preserve">    }</w:t>
      </w:r>
    </w:p>
    <w:p w14:paraId="2C7804C8" w14:textId="25268B44" w:rsidR="00AC067F" w:rsidRPr="00EC76D5" w:rsidRDefault="00AC067F" w:rsidP="00AC067F">
      <w:pPr>
        <w:pStyle w:val="Code"/>
      </w:pPr>
      <w:r w:rsidRPr="00EC76D5">
        <w:t xml:space="preserve">    else if (MiddleCode.isBinary(</w:t>
      </w:r>
      <w:r w:rsidR="0038687E">
        <w:t>expression</w:t>
      </w:r>
      <w:r w:rsidRPr="00EC76D5">
        <w:t>.getOperator())) {</w:t>
      </w:r>
    </w:p>
    <w:p w14:paraId="135C296D" w14:textId="31BEF81A" w:rsidR="00AC067F" w:rsidRPr="00EC76D5" w:rsidRDefault="00AC067F" w:rsidP="00AC067F">
      <w:pPr>
        <w:pStyle w:val="Code"/>
      </w:pPr>
      <w:r w:rsidRPr="00EC76D5">
        <w:t xml:space="preserve">      Object leftValue = generateValue(</w:t>
      </w:r>
      <w:r w:rsidR="0038687E">
        <w:t>expression</w:t>
      </w:r>
      <w:r w:rsidRPr="00EC76D5">
        <w:t>.getChild(0)),</w:t>
      </w:r>
    </w:p>
    <w:p w14:paraId="51ADF9FC" w14:textId="7F032F09" w:rsidR="00AC067F" w:rsidRPr="00EC76D5" w:rsidRDefault="00AC067F" w:rsidP="00AC067F">
      <w:pPr>
        <w:pStyle w:val="Code"/>
      </w:pPr>
      <w:r w:rsidRPr="00EC76D5">
        <w:t xml:space="preserve">             rightValue = generateValue(</w:t>
      </w:r>
      <w:r w:rsidR="0038687E">
        <w:t>expression</w:t>
      </w:r>
      <w:r w:rsidRPr="00EC76D5">
        <w:t>.getChild(1));</w:t>
      </w:r>
    </w:p>
    <w:p w14:paraId="568F9EC9" w14:textId="33AA3C1F" w:rsidR="00AC067F" w:rsidRPr="00EC76D5" w:rsidRDefault="00AC067F" w:rsidP="00AC067F">
      <w:pPr>
        <w:pStyle w:val="Code"/>
      </w:pPr>
      <w:r w:rsidRPr="00EC76D5">
        <w:t xml:space="preserve">      return ValueConversion.binaryCast(</w:t>
      </w:r>
      <w:r w:rsidR="0038687E">
        <w:t>expression</w:t>
      </w:r>
      <w:r w:rsidRPr="00EC76D5">
        <w:t>.getOperator(),</w:t>
      </w:r>
    </w:p>
    <w:p w14:paraId="1A5C2C04" w14:textId="1B67FD16" w:rsidR="00AC067F" w:rsidRPr="00EC76D5" w:rsidRDefault="00AC067F" w:rsidP="00AC067F">
      <w:pPr>
        <w:pStyle w:val="Code"/>
      </w:pPr>
      <w:r w:rsidRPr="00EC76D5">
        <w:t xml:space="preserve">                                        leftValue, rightValue);</w:t>
      </w:r>
    </w:p>
    <w:p w14:paraId="5D114568" w14:textId="77777777" w:rsidR="00AC067F" w:rsidRPr="00EC76D5" w:rsidRDefault="00AC067F" w:rsidP="00AC067F">
      <w:pPr>
        <w:pStyle w:val="Code"/>
      </w:pPr>
      <w:r w:rsidRPr="00EC76D5">
        <w:t xml:space="preserve">    }</w:t>
      </w:r>
    </w:p>
    <w:p w14:paraId="7AA08A35" w14:textId="77777777" w:rsidR="00AC067F" w:rsidRPr="00EC76D5" w:rsidRDefault="00AC067F" w:rsidP="00AC067F">
      <w:pPr>
        <w:pStyle w:val="Code"/>
      </w:pPr>
      <w:r w:rsidRPr="00EC76D5">
        <w:t xml:space="preserve">    </w:t>
      </w:r>
    </w:p>
    <w:p w14:paraId="7BE314E0" w14:textId="77777777" w:rsidR="00AC067F" w:rsidRPr="00EC76D5" w:rsidRDefault="00AC067F" w:rsidP="00AC067F">
      <w:pPr>
        <w:pStyle w:val="Code"/>
      </w:pPr>
      <w:r w:rsidRPr="00EC76D5">
        <w:lastRenderedPageBreak/>
        <w:t xml:space="preserve">    return null;</w:t>
      </w:r>
    </w:p>
    <w:p w14:paraId="6BF4253D" w14:textId="51A4DEDE" w:rsidR="00AC067F" w:rsidRPr="00EC76D5" w:rsidRDefault="00AC067F" w:rsidP="00AC067F">
      <w:pPr>
        <w:pStyle w:val="Code"/>
      </w:pPr>
      <w:r w:rsidRPr="00EC76D5">
        <w:t xml:space="preserve">  }</w:t>
      </w:r>
    </w:p>
    <w:p w14:paraId="5D4D5B10" w14:textId="359C2976" w:rsidR="00E40B78" w:rsidRPr="00EC76D5" w:rsidRDefault="00E40B78" w:rsidP="00E40B78">
      <w:pPr>
        <w:pStyle w:val="Rubrik3"/>
      </w:pPr>
      <w:bookmarkStart w:id="285" w:name="_Toc481936164"/>
      <w:r w:rsidRPr="00EC76D5">
        <w:t>Case Statements</w:t>
      </w:r>
      <w:bookmarkEnd w:id="285"/>
    </w:p>
    <w:p w14:paraId="7BAB6B7F" w14:textId="2DBD11CD" w:rsidR="00E40B78" w:rsidRPr="00EC76D5" w:rsidRDefault="00E40B78" w:rsidP="00E40B78">
      <w:r w:rsidRPr="00EC76D5">
        <w:t xml:space="preserve">The case statement </w:t>
      </w:r>
      <w:r w:rsidR="001F340F" w:rsidRPr="00EC76D5">
        <w:t>must</w:t>
      </w:r>
      <w:r w:rsidRPr="00EC76D5">
        <w:t xml:space="preserve"> comply with the following demands:</w:t>
      </w:r>
    </w:p>
    <w:p w14:paraId="7A47EAEF" w14:textId="436C66AC" w:rsidR="00E40B78" w:rsidRPr="00EC76D5" w:rsidRDefault="00E40B78" w:rsidP="00E40B78">
      <w:pPr>
        <w:pStyle w:val="Liststycke"/>
        <w:numPr>
          <w:ilvl w:val="0"/>
          <w:numId w:val="96"/>
        </w:numPr>
      </w:pPr>
      <w:r w:rsidRPr="00EC76D5">
        <w:rPr>
          <w:rStyle w:val="CodeInText"/>
        </w:rPr>
        <w:t>Main.</w:t>
      </w:r>
      <w:r w:rsidR="007C0FFA">
        <w:rPr>
          <w:rStyle w:val="CodeInText"/>
        </w:rPr>
        <w:t>m_caseMapStack</w:t>
      </w:r>
      <w:r w:rsidRPr="00EC76D5">
        <w:t xml:space="preserve"> must not be empty. If it is empty, the case statements misses a surrounding switch statements.</w:t>
      </w:r>
    </w:p>
    <w:p w14:paraId="340CC025" w14:textId="77777777" w:rsidR="00E40B78" w:rsidRPr="00EC76D5" w:rsidRDefault="00E40B78" w:rsidP="00E40B78">
      <w:pPr>
        <w:pStyle w:val="Liststycke"/>
        <w:numPr>
          <w:ilvl w:val="0"/>
          <w:numId w:val="96"/>
        </w:numPr>
      </w:pPr>
      <w:r w:rsidRPr="00EC76D5">
        <w:t>The case expression must be integral and constant and thereby possible to evaluate by the compiler.</w:t>
      </w:r>
    </w:p>
    <w:p w14:paraId="683425E1" w14:textId="43011235" w:rsidR="00E40B78" w:rsidRPr="00EC76D5" w:rsidRDefault="00E40B78" w:rsidP="00E40B78">
      <w:pPr>
        <w:pStyle w:val="Liststycke"/>
        <w:numPr>
          <w:ilvl w:val="0"/>
          <w:numId w:val="96"/>
        </w:numPr>
      </w:pPr>
      <w:r w:rsidRPr="00EC76D5">
        <w:t xml:space="preserve">Since </w:t>
      </w:r>
      <w:r w:rsidRPr="00EC76D5">
        <w:rPr>
          <w:rStyle w:val="CodeInText"/>
        </w:rPr>
        <w:t>Main.</w:t>
      </w:r>
      <w:r w:rsidR="007C0FFA">
        <w:rPr>
          <w:rStyle w:val="CodeInText"/>
        </w:rPr>
        <w:t>m_caseMapStack</w:t>
      </w:r>
      <w:r w:rsidRPr="00EC76D5">
        <w:t xml:space="preserve"> is not empty, there is at least one surrounding switch statement. We call </w:t>
      </w:r>
      <w:r w:rsidRPr="00EC76D5">
        <w:rPr>
          <w:rStyle w:val="CodeInText"/>
        </w:rPr>
        <w:t>peek</w:t>
      </w:r>
      <w:r w:rsidRPr="00EC76D5">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Pr="00EC76D5">
        <w:rPr>
          <w:rStyle w:val="Fotnotsreferens"/>
        </w:rPr>
        <w:footnoteReference w:id="4"/>
      </w:r>
      <w:r w:rsidRPr="00EC76D5">
        <w:t>).</w:t>
      </w:r>
    </w:p>
    <w:p w14:paraId="339E0BCB" w14:textId="19EF79A0" w:rsidR="00E40B78" w:rsidRPr="00EC76D5" w:rsidRDefault="002E67B8" w:rsidP="00E40B78">
      <w:pPr>
        <w:pStyle w:val="CodeHeader"/>
      </w:pPr>
      <w:r>
        <w:t>MainParser.gppg</w:t>
      </w:r>
    </w:p>
    <w:p w14:paraId="51374988" w14:textId="77777777" w:rsidR="00E40B78" w:rsidRPr="00EC76D5" w:rsidRDefault="00E40B78" w:rsidP="00E40B78">
      <w:pPr>
        <w:pStyle w:val="Code"/>
      </w:pPr>
      <w:r w:rsidRPr="00EC76D5">
        <w:t xml:space="preserve">  | CASE constant_expression:caseSymbol COLON</w:t>
      </w:r>
    </w:p>
    <w:p w14:paraId="510CB7A1" w14:textId="77777777" w:rsidR="00E40B78" w:rsidRPr="00EC76D5" w:rsidRDefault="00E40B78" w:rsidP="00E40B78">
      <w:pPr>
        <w:pStyle w:val="Code"/>
      </w:pPr>
      <w:r w:rsidRPr="00EC76D5">
        <w:t xml:space="preserve">    line_marker:statLine open_statement {:</w:t>
      </w:r>
    </w:p>
    <w:p w14:paraId="6FED716E" w14:textId="77777777" w:rsidR="00E40B78" w:rsidRPr="00EC76D5" w:rsidRDefault="00E40B78" w:rsidP="00E40B78">
      <w:pPr>
        <w:pStyle w:val="Code"/>
      </w:pPr>
      <w:r w:rsidRPr="00EC76D5">
        <w:t xml:space="preserve">      Generate.generateCaseStatement(caseSymbol, statLine);</w:t>
      </w:r>
    </w:p>
    <w:p w14:paraId="03256FEB" w14:textId="77777777" w:rsidR="00E40B78" w:rsidRPr="00EC76D5" w:rsidRDefault="00E40B78" w:rsidP="00E40B78">
      <w:pPr>
        <w:pStyle w:val="Code"/>
      </w:pPr>
      <w:r w:rsidRPr="00EC76D5">
        <w:t xml:space="preserve">    :}</w:t>
      </w:r>
    </w:p>
    <w:p w14:paraId="4E432DA9" w14:textId="7C736FDB" w:rsidR="00E40B78" w:rsidRPr="00EC76D5" w:rsidRDefault="000C6576" w:rsidP="00E40B78">
      <w:pPr>
        <w:pStyle w:val="CodeHeader"/>
      </w:pPr>
      <w:r>
        <w:t>MiddleCodeGenerator.cs</w:t>
      </w:r>
    </w:p>
    <w:p w14:paraId="76BE1F2A" w14:textId="77777777" w:rsidR="00E74B07" w:rsidRPr="00EC76D5" w:rsidRDefault="00E74B07" w:rsidP="00E74B07">
      <w:pPr>
        <w:pStyle w:val="Code"/>
      </w:pPr>
      <w:r w:rsidRPr="00EC76D5">
        <w:t xml:space="preserve">  public static SyntaxTree generateCaseStatement(SyntaxTree valueTree,</w:t>
      </w:r>
    </w:p>
    <w:p w14:paraId="76BE7D60" w14:textId="77777777" w:rsidR="00E74B07" w:rsidRPr="00EC76D5" w:rsidRDefault="00E74B07" w:rsidP="00E74B07">
      <w:pPr>
        <w:pStyle w:val="Code"/>
      </w:pPr>
      <w:r w:rsidRPr="00EC76D5">
        <w:t xml:space="preserve">                                                 SyntaxTree stat) {</w:t>
      </w:r>
    </w:p>
    <w:p w14:paraId="04DCB41B" w14:textId="77777777" w:rsidR="00E74B07" w:rsidRPr="00EC76D5" w:rsidRDefault="00E74B07" w:rsidP="00E74B07">
      <w:pPr>
        <w:pStyle w:val="Code"/>
      </w:pPr>
      <w:r w:rsidRPr="00EC76D5">
        <w:t xml:space="preserve">    Assert.error(!Main.CaseSetStack.empty(), valueTree, "unsurronded case");</w:t>
      </w:r>
    </w:p>
    <w:p w14:paraId="21F61666" w14:textId="77777777" w:rsidR="00E74B07" w:rsidRPr="00EC76D5" w:rsidRDefault="00E74B07" w:rsidP="00E74B07">
      <w:pPr>
        <w:pStyle w:val="Code"/>
      </w:pPr>
      <w:r w:rsidRPr="00EC76D5">
        <w:t xml:space="preserve">    BigInteger caseValue = (BigInteger) valueTree.getSymbol().getValue();</w:t>
      </w:r>
    </w:p>
    <w:p w14:paraId="78C60F6F" w14:textId="77777777" w:rsidR="00E74B07" w:rsidRPr="00EC76D5" w:rsidRDefault="00E74B07" w:rsidP="00E74B07">
      <w:pPr>
        <w:pStyle w:val="Code"/>
      </w:pPr>
      <w:r w:rsidRPr="00EC76D5">
        <w:t xml:space="preserve">    Assert.error(Main.CaseSetStack.peek().add(caseValue),</w:t>
      </w:r>
    </w:p>
    <w:p w14:paraId="614B00FF" w14:textId="77777777" w:rsidR="00E74B07" w:rsidRPr="00EC76D5" w:rsidRDefault="00E74B07" w:rsidP="00E74B07">
      <w:pPr>
        <w:pStyle w:val="Code"/>
      </w:pPr>
      <w:r w:rsidRPr="00EC76D5">
        <w:t xml:space="preserve">                 caseValue, "repeated case value");</w:t>
      </w:r>
    </w:p>
    <w:p w14:paraId="1572113A" w14:textId="77777777" w:rsidR="00E74B07" w:rsidRPr="00EC76D5" w:rsidRDefault="00E74B07" w:rsidP="00E74B07">
      <w:pPr>
        <w:pStyle w:val="Code"/>
      </w:pPr>
      <w:r w:rsidRPr="00EC76D5">
        <w:t xml:space="preserve">    SyntaxTree caseTree =</w:t>
      </w:r>
    </w:p>
    <w:p w14:paraId="540BA8B3" w14:textId="77777777" w:rsidR="00E74B07" w:rsidRPr="00EC76D5" w:rsidRDefault="00E74B07" w:rsidP="00E74B07">
      <w:pPr>
        <w:pStyle w:val="Code"/>
      </w:pPr>
      <w:r w:rsidRPr="00EC76D5">
        <w:t xml:space="preserve">      new SyntaxTree(MiddleOperator.Case, valueTree.getSymbol());</w:t>
      </w:r>
    </w:p>
    <w:p w14:paraId="5E53B191" w14:textId="77777777" w:rsidR="00E74B07" w:rsidRPr="00EC76D5" w:rsidRDefault="00E74B07" w:rsidP="00E74B07">
      <w:pPr>
        <w:pStyle w:val="Code"/>
      </w:pPr>
      <w:r w:rsidRPr="00EC76D5">
        <w:t xml:space="preserve">    caseTree.addChild(stat);</w:t>
      </w:r>
    </w:p>
    <w:p w14:paraId="4BD00003" w14:textId="77777777" w:rsidR="00E74B07" w:rsidRPr="00EC76D5" w:rsidRDefault="00E74B07" w:rsidP="00E74B07">
      <w:pPr>
        <w:pStyle w:val="Code"/>
      </w:pPr>
      <w:r w:rsidRPr="00EC76D5">
        <w:t xml:space="preserve">    return caseTree;</w:t>
      </w:r>
    </w:p>
    <w:p w14:paraId="059D41FE" w14:textId="77777777" w:rsidR="00E74B07" w:rsidRPr="00EC76D5" w:rsidRDefault="00E74B07" w:rsidP="00E74B07">
      <w:pPr>
        <w:pStyle w:val="Code"/>
      </w:pPr>
      <w:r w:rsidRPr="00EC76D5">
        <w:t xml:space="preserve">  }</w:t>
      </w:r>
    </w:p>
    <w:p w14:paraId="7CF96B03" w14:textId="77777777" w:rsidR="00E74B07" w:rsidRPr="00EC76D5" w:rsidRDefault="00E74B07" w:rsidP="00E74B07">
      <w:pPr>
        <w:pStyle w:val="Code"/>
      </w:pPr>
      <w:r w:rsidRPr="00EC76D5">
        <w:t xml:space="preserve">  </w:t>
      </w:r>
    </w:p>
    <w:p w14:paraId="078B45B5" w14:textId="77777777" w:rsidR="00E74B07" w:rsidRPr="00EC76D5" w:rsidRDefault="00E74B07" w:rsidP="00E74B07">
      <w:pPr>
        <w:pStyle w:val="Code"/>
      </w:pPr>
      <w:r w:rsidRPr="00EC76D5">
        <w:t xml:space="preserve">  public static SyntaxTree generateDefaultStatement(SyntaxTree stat) {</w:t>
      </w:r>
    </w:p>
    <w:p w14:paraId="04FDEEB9" w14:textId="77777777" w:rsidR="00E74B07" w:rsidRPr="00EC76D5" w:rsidRDefault="00E74B07" w:rsidP="00E74B07">
      <w:pPr>
        <w:pStyle w:val="Code"/>
      </w:pPr>
      <w:r w:rsidRPr="00EC76D5">
        <w:t xml:space="preserve">    Assert.error(!Main.DefaultStack.isEmpty(), "unsurronded default");</w:t>
      </w:r>
    </w:p>
    <w:p w14:paraId="1CBBEB01" w14:textId="77777777" w:rsidR="00E74B07" w:rsidRPr="00EC76D5" w:rsidRDefault="00E74B07" w:rsidP="00E74B07">
      <w:pPr>
        <w:pStyle w:val="Code"/>
      </w:pPr>
      <w:r w:rsidRPr="00EC76D5">
        <w:t xml:space="preserve">    Assert.error(!Main.DefaultStack.pop(), "repeated default");</w:t>
      </w:r>
    </w:p>
    <w:p w14:paraId="703336E3" w14:textId="77777777" w:rsidR="00E74B07" w:rsidRPr="00EC76D5" w:rsidRDefault="00E74B07" w:rsidP="00E74B07">
      <w:pPr>
        <w:pStyle w:val="Code"/>
      </w:pPr>
      <w:r w:rsidRPr="00EC76D5">
        <w:t xml:space="preserve">    Main.DefaultStack.push(true);</w:t>
      </w:r>
    </w:p>
    <w:p w14:paraId="77CDA523" w14:textId="77777777" w:rsidR="00E74B07" w:rsidRPr="00EC76D5" w:rsidRDefault="00E74B07" w:rsidP="00E74B07">
      <w:pPr>
        <w:pStyle w:val="Code"/>
      </w:pPr>
    </w:p>
    <w:p w14:paraId="27452787" w14:textId="77777777" w:rsidR="00E74B07" w:rsidRPr="00EC76D5" w:rsidRDefault="00E74B07" w:rsidP="00E74B07">
      <w:pPr>
        <w:pStyle w:val="Code"/>
      </w:pPr>
      <w:r w:rsidRPr="00EC76D5">
        <w:t xml:space="preserve">    SyntaxTree defaultTree = new SyntaxTree(MiddleOperator.Default);</w:t>
      </w:r>
    </w:p>
    <w:p w14:paraId="230A2A9B" w14:textId="77777777" w:rsidR="00E74B07" w:rsidRPr="00EC76D5" w:rsidRDefault="00E74B07" w:rsidP="00E74B07">
      <w:pPr>
        <w:pStyle w:val="Code"/>
      </w:pPr>
      <w:r w:rsidRPr="00EC76D5">
        <w:t xml:space="preserve">    defaultTree.addChild(stat);</w:t>
      </w:r>
    </w:p>
    <w:p w14:paraId="58113780" w14:textId="77777777" w:rsidR="00E74B07" w:rsidRPr="00EC76D5" w:rsidRDefault="00E74B07" w:rsidP="00E74B07">
      <w:pPr>
        <w:pStyle w:val="Code"/>
      </w:pPr>
      <w:r w:rsidRPr="00EC76D5">
        <w:t xml:space="preserve">    return defaultTree;</w:t>
      </w:r>
    </w:p>
    <w:p w14:paraId="070B01C0" w14:textId="278B165F" w:rsidR="00E74B07" w:rsidRPr="00EC76D5" w:rsidRDefault="00E74B07" w:rsidP="00E74B07">
      <w:pPr>
        <w:pStyle w:val="Code"/>
      </w:pPr>
      <w:r w:rsidRPr="00EC76D5">
        <w:t xml:space="preserve">  }</w:t>
      </w:r>
    </w:p>
    <w:p w14:paraId="5FBB8DDD" w14:textId="4FA65737" w:rsidR="00E40B78" w:rsidRPr="00EC76D5" w:rsidRDefault="00E40B78" w:rsidP="00E40B78">
      <w:pPr>
        <w:pStyle w:val="Rubrik3"/>
      </w:pPr>
      <w:bookmarkStart w:id="286" w:name="_Toc481936165"/>
      <w:r w:rsidRPr="00EC76D5">
        <w:t>While Statements</w:t>
      </w:r>
      <w:bookmarkEnd w:id="286"/>
    </w:p>
    <w:p w14:paraId="393E4787" w14:textId="77777777" w:rsidR="00E40B78" w:rsidRPr="00EC76D5" w:rsidRDefault="00E40B78" w:rsidP="00E40B78">
      <w:r w:rsidRPr="00EC76D5">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254AE3A1" w14:textId="77777777" w:rsidR="00E40B78" w:rsidRPr="00EC76D5" w:rsidRDefault="00E40B78" w:rsidP="00E40B78">
      <w:r w:rsidRPr="00EC76D5">
        <w:lastRenderedPageBreak/>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r w:rsidRPr="00EC76D5">
        <w:rPr>
          <w:rStyle w:val="CodeInText"/>
        </w:rPr>
        <w:t>jump_marker</w:t>
      </w:r>
      <w:r w:rsidRPr="00EC76D5">
        <w:t xml:space="preserve"> rule adds a jump statement at the end of the statement surrounded by the while statement, which is backpatched to the beginning of the while expression, similar to the continue set.</w:t>
      </w:r>
    </w:p>
    <w:p w14:paraId="450B6C4F" w14:textId="5A2F17BA" w:rsidR="00E40B78" w:rsidRPr="00EC76D5" w:rsidRDefault="002E67B8" w:rsidP="00E40B78">
      <w:pPr>
        <w:pStyle w:val="CodeHeader"/>
      </w:pPr>
      <w:r>
        <w:t>MainParser.gppg</w:t>
      </w:r>
    </w:p>
    <w:p w14:paraId="22EEFC2D" w14:textId="77777777" w:rsidR="00670932" w:rsidRPr="00EC76D5" w:rsidRDefault="00670932" w:rsidP="00670932">
      <w:pPr>
        <w:pStyle w:val="Code"/>
      </w:pPr>
      <w:r w:rsidRPr="00EC76D5">
        <w:t xml:space="preserve">  | while_header LEFT_PAREN expression RIGHT_PAREN open_statement {</w:t>
      </w:r>
    </w:p>
    <w:p w14:paraId="454D216A" w14:textId="77777777" w:rsidR="00670932" w:rsidRPr="00EC76D5" w:rsidRDefault="00670932" w:rsidP="00670932">
      <w:pPr>
        <w:pStyle w:val="Code"/>
      </w:pPr>
      <w:r w:rsidRPr="00EC76D5">
        <w:t xml:space="preserve">      $$ = SyntaxTreeGenerator.generateWhileStatement($3, $5);</w:t>
      </w:r>
    </w:p>
    <w:p w14:paraId="3B07BBE5" w14:textId="77777777" w:rsidR="00670932" w:rsidRPr="00EC76D5" w:rsidRDefault="00670932" w:rsidP="00670932">
      <w:pPr>
        <w:pStyle w:val="Code"/>
      </w:pPr>
      <w:r w:rsidRPr="00EC76D5">
        <w:t xml:space="preserve">      --Main.LoopCount;</w:t>
      </w:r>
    </w:p>
    <w:p w14:paraId="503B0F19" w14:textId="32C0189C" w:rsidR="00E40B78" w:rsidRPr="00EC76D5" w:rsidRDefault="00670932" w:rsidP="00670932">
      <w:pPr>
        <w:pStyle w:val="Code"/>
      </w:pPr>
      <w:r w:rsidRPr="00EC76D5">
        <w:t xml:space="preserve">    }</w:t>
      </w:r>
    </w:p>
    <w:p w14:paraId="04BF2374" w14:textId="051744DF" w:rsidR="00E40B78" w:rsidRPr="00EC76D5" w:rsidRDefault="000C6576" w:rsidP="00E40B78">
      <w:pPr>
        <w:pStyle w:val="CodeHeader"/>
      </w:pPr>
      <w:r>
        <w:t>MiddleCodeGenerator.cs</w:t>
      </w:r>
    </w:p>
    <w:p w14:paraId="4299F1FB" w14:textId="09413864" w:rsidR="00030B86" w:rsidRPr="00EC76D5" w:rsidRDefault="00670932" w:rsidP="00670932">
      <w:pPr>
        <w:pStyle w:val="Code"/>
      </w:pPr>
      <w:r w:rsidRPr="00EC76D5">
        <w:t xml:space="preserve">  public static SyntaxTree generateWhileStatement(SyntaxTree </w:t>
      </w:r>
      <w:r w:rsidR="0038687E">
        <w:t>expression</w:t>
      </w:r>
      <w:r w:rsidRPr="00EC76D5">
        <w:t>,</w:t>
      </w:r>
    </w:p>
    <w:p w14:paraId="385A5EE4" w14:textId="6EB5BC99" w:rsidR="00670932" w:rsidRPr="00EC76D5" w:rsidRDefault="00030B86" w:rsidP="00670932">
      <w:pPr>
        <w:pStyle w:val="Code"/>
      </w:pPr>
      <w:r w:rsidRPr="00EC76D5">
        <w:t xml:space="preserve">                                                 </w:t>
      </w:r>
      <w:r w:rsidR="00670932" w:rsidRPr="00EC76D5">
        <w:t xml:space="preserve"> SyntaxTree stat) {</w:t>
      </w:r>
    </w:p>
    <w:p w14:paraId="7DF735AE" w14:textId="77777777" w:rsidR="00670932" w:rsidRPr="00EC76D5" w:rsidRDefault="00670932" w:rsidP="00670932">
      <w:pPr>
        <w:pStyle w:val="Code"/>
      </w:pPr>
      <w:r w:rsidRPr="00EC76D5">
        <w:t xml:space="preserve">    SyntaxTree whileTree = new SyntaxTree(MiddleOperator.While);</w:t>
      </w:r>
    </w:p>
    <w:p w14:paraId="0FD340C9" w14:textId="455EFD60" w:rsidR="00670932" w:rsidRPr="00EC76D5" w:rsidRDefault="00670932" w:rsidP="00670932">
      <w:pPr>
        <w:pStyle w:val="Code"/>
      </w:pPr>
      <w:r w:rsidRPr="00EC76D5">
        <w:t xml:space="preserve">    whileTree.addChild(toLogicalExpression(</w:t>
      </w:r>
      <w:r w:rsidR="0038687E">
        <w:t>expression</w:t>
      </w:r>
      <w:r w:rsidRPr="00EC76D5">
        <w:t>));</w:t>
      </w:r>
    </w:p>
    <w:p w14:paraId="36691A24" w14:textId="77777777" w:rsidR="00670932" w:rsidRPr="00EC76D5" w:rsidRDefault="00670932" w:rsidP="00670932">
      <w:pPr>
        <w:pStyle w:val="Code"/>
      </w:pPr>
      <w:r w:rsidRPr="00EC76D5">
        <w:t xml:space="preserve">    whileTree.addChild(stat);</w:t>
      </w:r>
    </w:p>
    <w:p w14:paraId="791C969D" w14:textId="77777777" w:rsidR="00670932" w:rsidRPr="00EC76D5" w:rsidRDefault="00670932" w:rsidP="00670932">
      <w:pPr>
        <w:pStyle w:val="Code"/>
      </w:pPr>
      <w:r w:rsidRPr="00EC76D5">
        <w:t xml:space="preserve">    return whileTree;</w:t>
      </w:r>
    </w:p>
    <w:p w14:paraId="0E8A295B" w14:textId="58CB066F" w:rsidR="00E40B78" w:rsidRPr="00EC76D5" w:rsidRDefault="00670932" w:rsidP="00670932">
      <w:pPr>
        <w:pStyle w:val="Code"/>
      </w:pPr>
      <w:r w:rsidRPr="00EC76D5">
        <w:t xml:space="preserve">  }</w:t>
      </w:r>
    </w:p>
    <w:p w14:paraId="656137F0" w14:textId="5699CEF8" w:rsidR="00E40B78" w:rsidRPr="00EC76D5" w:rsidRDefault="00E40B78" w:rsidP="00E40B78">
      <w:pPr>
        <w:pStyle w:val="Rubrik3"/>
      </w:pPr>
      <w:bookmarkStart w:id="287" w:name="_Toc481936166"/>
      <w:r w:rsidRPr="00EC76D5">
        <w:t>For Statements</w:t>
      </w:r>
      <w:bookmarkEnd w:id="287"/>
    </w:p>
    <w:p w14:paraId="5DABCEA6" w14:textId="3AFBDDF3" w:rsidR="00E40B78" w:rsidRPr="00EC76D5" w:rsidRDefault="00E40B78" w:rsidP="00E40B78">
      <w:r w:rsidRPr="00EC76D5">
        <w:t xml:space="preserve">The for statement is a little bit more complicated than the while statement. To start with the continue and break stack are pushed, </w:t>
      </w:r>
      <w:r w:rsidR="007E1C87" w:rsidRPr="00EC76D5">
        <w:t>like</w:t>
      </w:r>
      <w:r w:rsidRPr="00EC76D5">
        <w:t xml:space="preserve"> the while case.</w:t>
      </w:r>
    </w:p>
    <w:p w14:paraId="232395B1" w14:textId="2F3BDDF8" w:rsidR="00E40B78" w:rsidRPr="00EC76D5" w:rsidRDefault="00E40B78" w:rsidP="00E40B78">
      <w:r w:rsidRPr="00EC76D5">
        <w:t xml:space="preserve">The for statement holds three optional expression: the </w:t>
      </w:r>
      <w:r w:rsidR="00F4217C">
        <w:t>initialization</w:t>
      </w:r>
      <w:r w:rsidRPr="00EC76D5">
        <w:t xml:space="preserve"> expression, the test expression, and the increment expression. The true and false sets of the </w:t>
      </w:r>
      <w:r w:rsidR="00F4217C">
        <w:t>initialization</w:t>
      </w:r>
      <w:r w:rsidRPr="00EC76D5">
        <w:t xml:space="preserve"> and increment expressions are all backpatched to beginning of the test expression. </w:t>
      </w:r>
      <w:r w:rsidR="00BA060A" w:rsidRPr="00EC76D5">
        <w:t>Like</w:t>
      </w:r>
      <w:r w:rsidRPr="00EC76D5">
        <w:t xml:space="preserve"> the while case, in order to make sure that the for statement is followed by jump statement the </w:t>
      </w:r>
      <w:r w:rsidRPr="00EC76D5">
        <w:rPr>
          <w:rStyle w:val="CodeInText"/>
        </w:rPr>
        <w:t>jump_marker</w:t>
      </w:r>
      <w:r w:rsidRPr="00EC76D5">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w:t>
      </w:r>
      <w:r w:rsidR="00BA060A" w:rsidRPr="00EC76D5">
        <w:t>to</w:t>
      </w:r>
      <w:r w:rsidRPr="00EC76D5">
        <w:t xml:space="preserve"> make sure that the for loop works properly even if the test expression has been omitted. An omitted test expression is equivalent to an inf</w:t>
      </w:r>
      <w:r w:rsidR="002F35C1">
        <w:t>initializer</w:t>
      </w:r>
      <w:r w:rsidRPr="00EC76D5">
        <w:t>e loop.</w:t>
      </w:r>
    </w:p>
    <w:p w14:paraId="2732638C" w14:textId="5F33A5FD" w:rsidR="00E40B78" w:rsidRPr="00EC76D5" w:rsidRDefault="00E40B78" w:rsidP="00E40B78">
      <w:r w:rsidRPr="00EC76D5">
        <w:t xml:space="preserve">Finally, </w:t>
      </w:r>
      <w:r w:rsidR="00BA060A" w:rsidRPr="00EC76D5">
        <w:t>like</w:t>
      </w:r>
      <w:r w:rsidRPr="00EC76D5">
        <w:t xml:space="preserve"> the while case, the continue set is backpatched to the beginning of the test expression and the break set is backpatched to the beginning of the statement following the while statement.</w:t>
      </w:r>
    </w:p>
    <w:p w14:paraId="5321A6D5" w14:textId="42D2D4FA" w:rsidR="00E40B78" w:rsidRPr="00EC76D5" w:rsidRDefault="002E67B8" w:rsidP="00E40B78">
      <w:pPr>
        <w:pStyle w:val="CodeHeader"/>
      </w:pPr>
      <w:r>
        <w:t>MainParser.gppg</w:t>
      </w:r>
    </w:p>
    <w:p w14:paraId="7F2D2DDC" w14:textId="77777777" w:rsidR="00BA060A" w:rsidRPr="00EC76D5" w:rsidRDefault="00BA060A" w:rsidP="00BA060A">
      <w:pPr>
        <w:pStyle w:val="Code"/>
      </w:pPr>
      <w:r w:rsidRPr="00EC76D5">
        <w:t xml:space="preserve">  | for_header LEFT_PAREN optional_expression SEMICOLON</w:t>
      </w:r>
    </w:p>
    <w:p w14:paraId="034558C6" w14:textId="77777777" w:rsidR="00BA060A" w:rsidRPr="00EC76D5" w:rsidRDefault="00BA060A" w:rsidP="00BA060A">
      <w:pPr>
        <w:pStyle w:val="Code"/>
      </w:pPr>
      <w:r w:rsidRPr="00EC76D5">
        <w:t xml:space="preserve">               optional_expression SEMICOLON </w:t>
      </w:r>
    </w:p>
    <w:p w14:paraId="166B541D" w14:textId="77777777" w:rsidR="00BA060A" w:rsidRPr="00EC76D5" w:rsidRDefault="00BA060A" w:rsidP="00BA060A">
      <w:pPr>
        <w:pStyle w:val="Code"/>
      </w:pPr>
      <w:r w:rsidRPr="00EC76D5">
        <w:t xml:space="preserve">               optional_expression RIGHT_PAREN open_statement {</w:t>
      </w:r>
    </w:p>
    <w:p w14:paraId="2E868826" w14:textId="77777777" w:rsidR="00BA060A" w:rsidRPr="00EC76D5" w:rsidRDefault="00BA060A" w:rsidP="00BA060A">
      <w:pPr>
        <w:pStyle w:val="Code"/>
      </w:pPr>
      <w:r w:rsidRPr="00EC76D5">
        <w:t xml:space="preserve">      $$ = SyntaxTreeGenerator.generateForStatement($3, $5, $7, $9);</w:t>
      </w:r>
    </w:p>
    <w:p w14:paraId="7A21D957" w14:textId="77777777" w:rsidR="00BA060A" w:rsidRPr="00EC76D5" w:rsidRDefault="00BA060A" w:rsidP="00BA060A">
      <w:pPr>
        <w:pStyle w:val="Code"/>
      </w:pPr>
      <w:r w:rsidRPr="00EC76D5">
        <w:t xml:space="preserve">      --Main.LoopCount;</w:t>
      </w:r>
    </w:p>
    <w:p w14:paraId="42691740" w14:textId="7F9BE001" w:rsidR="00E40B78" w:rsidRPr="00EC76D5" w:rsidRDefault="00BA060A" w:rsidP="00BA060A">
      <w:pPr>
        <w:pStyle w:val="Code"/>
      </w:pPr>
      <w:r w:rsidRPr="00EC76D5">
        <w:t xml:space="preserve">    }</w:t>
      </w:r>
    </w:p>
    <w:p w14:paraId="54ADB995" w14:textId="1951BEBA" w:rsidR="00E40B78" w:rsidRPr="00EC76D5" w:rsidRDefault="00933076" w:rsidP="00E40B78">
      <w:pPr>
        <w:pStyle w:val="CodeHeader"/>
      </w:pPr>
      <w:r w:rsidRPr="00EC76D5">
        <w:t>SyntaxTreeGeneration</w:t>
      </w:r>
      <w:r w:rsidR="00542316" w:rsidRPr="00EC76D5">
        <w:t>.java</w:t>
      </w:r>
    </w:p>
    <w:p w14:paraId="7976D0F5" w14:textId="00BCD653" w:rsidR="00B71E6A" w:rsidRPr="00EC76D5" w:rsidRDefault="00F95AF7" w:rsidP="00F95AF7">
      <w:pPr>
        <w:pStyle w:val="Code"/>
      </w:pPr>
      <w:r w:rsidRPr="00EC76D5">
        <w:t xml:space="preserve">  public static SyntaxTree generateForStatement(SyntaxTree </w:t>
      </w:r>
      <w:r w:rsidR="002F35C1">
        <w:t>initializer</w:t>
      </w:r>
      <w:r w:rsidRPr="00EC76D5">
        <w:t>Expr,</w:t>
      </w:r>
    </w:p>
    <w:p w14:paraId="0F76C376" w14:textId="77777777" w:rsidR="00397001" w:rsidRPr="00EC76D5" w:rsidRDefault="00B71E6A" w:rsidP="00F95AF7">
      <w:pPr>
        <w:pStyle w:val="Code"/>
      </w:pPr>
      <w:r w:rsidRPr="00EC76D5">
        <w:t xml:space="preserve">                            </w:t>
      </w:r>
      <w:r w:rsidR="00F95AF7" w:rsidRPr="00EC76D5">
        <w:t xml:space="preserve"> SyntaxTree</w:t>
      </w:r>
      <w:r w:rsidRPr="00EC76D5">
        <w:t xml:space="preserve"> </w:t>
      </w:r>
      <w:r w:rsidR="00F95AF7" w:rsidRPr="00EC76D5">
        <w:t>testExpr,</w:t>
      </w:r>
      <w:r w:rsidRPr="00EC76D5">
        <w:t xml:space="preserve"> </w:t>
      </w:r>
      <w:r w:rsidR="00F95AF7" w:rsidRPr="00EC76D5">
        <w:t>SyntaxTree nextExpr,</w:t>
      </w:r>
    </w:p>
    <w:p w14:paraId="3EA6E0E3" w14:textId="161E85A7" w:rsidR="00F95AF7" w:rsidRPr="00EC76D5" w:rsidRDefault="00397001" w:rsidP="00F95AF7">
      <w:pPr>
        <w:pStyle w:val="Code"/>
      </w:pPr>
      <w:r w:rsidRPr="00EC76D5">
        <w:t xml:space="preserve">                            </w:t>
      </w:r>
      <w:r w:rsidR="00F95AF7" w:rsidRPr="00EC76D5">
        <w:t xml:space="preserve"> SyntaxTree stat) {</w:t>
      </w:r>
    </w:p>
    <w:p w14:paraId="230E468C" w14:textId="77777777" w:rsidR="00F95AF7" w:rsidRPr="00EC76D5" w:rsidRDefault="00F95AF7" w:rsidP="00F95AF7">
      <w:pPr>
        <w:pStyle w:val="Code"/>
      </w:pPr>
      <w:r w:rsidRPr="00EC76D5">
        <w:t xml:space="preserve">    SyntaxTree forTree = new SyntaxTree(MiddleOperator.For);</w:t>
      </w:r>
    </w:p>
    <w:p w14:paraId="75B539C7" w14:textId="53CC70EA" w:rsidR="00F95AF7" w:rsidRPr="00EC76D5" w:rsidRDefault="00F95AF7" w:rsidP="00F95AF7">
      <w:pPr>
        <w:pStyle w:val="Code"/>
      </w:pPr>
      <w:r w:rsidRPr="00EC76D5">
        <w:t xml:space="preserve">    forTree.addChild(</w:t>
      </w:r>
      <w:r w:rsidR="002F35C1">
        <w:t>initializer</w:t>
      </w:r>
      <w:r w:rsidR="0038687E">
        <w:t>Expression)</w:t>
      </w:r>
      <w:r w:rsidRPr="00EC76D5">
        <w:t>;</w:t>
      </w:r>
    </w:p>
    <w:p w14:paraId="44768E17" w14:textId="60EB433F" w:rsidR="00F95AF7" w:rsidRPr="00EC76D5" w:rsidRDefault="00F95AF7" w:rsidP="00F95AF7">
      <w:pPr>
        <w:pStyle w:val="Code"/>
      </w:pPr>
      <w:r w:rsidRPr="00EC76D5">
        <w:t xml:space="preserve">    forTree.addChild(toLogicalExpression(test</w:t>
      </w:r>
      <w:r w:rsidR="0038687E">
        <w:t>Expression)</w:t>
      </w:r>
      <w:r w:rsidRPr="00EC76D5">
        <w:t>);</w:t>
      </w:r>
    </w:p>
    <w:p w14:paraId="1335D982" w14:textId="0C34B727" w:rsidR="00F95AF7" w:rsidRPr="00EC76D5" w:rsidRDefault="00F95AF7" w:rsidP="00F95AF7">
      <w:pPr>
        <w:pStyle w:val="Code"/>
      </w:pPr>
      <w:r w:rsidRPr="00EC76D5">
        <w:t xml:space="preserve">    forTree.addChild(next</w:t>
      </w:r>
      <w:r w:rsidR="0038687E">
        <w:t>Expression)</w:t>
      </w:r>
      <w:r w:rsidRPr="00EC76D5">
        <w:t>;</w:t>
      </w:r>
    </w:p>
    <w:p w14:paraId="13E5F8D7" w14:textId="77777777" w:rsidR="00F95AF7" w:rsidRPr="00EC76D5" w:rsidRDefault="00F95AF7" w:rsidP="00F95AF7">
      <w:pPr>
        <w:pStyle w:val="Code"/>
      </w:pPr>
      <w:r w:rsidRPr="00EC76D5">
        <w:t xml:space="preserve">    forTree.addChild(stat);</w:t>
      </w:r>
    </w:p>
    <w:p w14:paraId="788814D0" w14:textId="77777777" w:rsidR="00F95AF7" w:rsidRPr="00EC76D5" w:rsidRDefault="00F95AF7" w:rsidP="00F95AF7">
      <w:pPr>
        <w:pStyle w:val="Code"/>
      </w:pPr>
      <w:r w:rsidRPr="00EC76D5">
        <w:t xml:space="preserve">    return forTree;</w:t>
      </w:r>
    </w:p>
    <w:p w14:paraId="2097F3F3" w14:textId="17935F0F" w:rsidR="00E40B78" w:rsidRPr="00EC76D5" w:rsidRDefault="00F95AF7" w:rsidP="00F95AF7">
      <w:pPr>
        <w:pStyle w:val="Code"/>
      </w:pPr>
      <w:r w:rsidRPr="00EC76D5">
        <w:lastRenderedPageBreak/>
        <w:t xml:space="preserve">  }</w:t>
      </w:r>
    </w:p>
    <w:p w14:paraId="00768700" w14:textId="1AA6A729" w:rsidR="00E40B78" w:rsidRPr="00EC76D5" w:rsidRDefault="00E40B78" w:rsidP="00E40B78">
      <w:pPr>
        <w:pStyle w:val="Rubrik3"/>
      </w:pPr>
      <w:bookmarkStart w:id="288" w:name="_Toc481936167"/>
      <w:r w:rsidRPr="00EC76D5">
        <w:t>Label Statements</w:t>
      </w:r>
      <w:bookmarkEnd w:id="288"/>
    </w:p>
    <w:p w14:paraId="5E25B6AF" w14:textId="77777777" w:rsidR="00E40B78" w:rsidRPr="00EC76D5" w:rsidRDefault="00E40B78" w:rsidP="00E40B78">
      <w:r w:rsidRPr="00EC76D5">
        <w:t>The label statement is quite simple, we just add the name of the label together with the line number of the beginning of the statement following the label to Main.LabelMap and check that the label has not been added already. The labels are used as targets of goto statements</w:t>
      </w:r>
      <w:r w:rsidRPr="00EC76D5">
        <w:rPr>
          <w:rStyle w:val="Fotnotsreferens"/>
        </w:rPr>
        <w:footnoteReference w:id="5"/>
      </w:r>
      <w:r w:rsidRPr="00EC76D5">
        <w:t>.</w:t>
      </w:r>
    </w:p>
    <w:p w14:paraId="67DE2D71" w14:textId="3E8A86DE" w:rsidR="00E40B78" w:rsidRPr="00EC76D5" w:rsidRDefault="002E67B8" w:rsidP="00E40B78">
      <w:pPr>
        <w:pStyle w:val="CodeHeader"/>
      </w:pPr>
      <w:r>
        <w:t>MainParser.gppg</w:t>
      </w:r>
    </w:p>
    <w:p w14:paraId="470C87AF" w14:textId="77777777" w:rsidR="00A2525A" w:rsidRPr="00EC76D5" w:rsidRDefault="00A2525A" w:rsidP="00A2525A">
      <w:pPr>
        <w:pStyle w:val="Code"/>
      </w:pPr>
      <w:r w:rsidRPr="00EC76D5">
        <w:t xml:space="preserve">  | IDENTIFIER COLON open_statement {</w:t>
      </w:r>
    </w:p>
    <w:p w14:paraId="46BE278E" w14:textId="77777777" w:rsidR="00A2525A" w:rsidRPr="00EC76D5" w:rsidRDefault="00A2525A" w:rsidP="00A2525A">
      <w:pPr>
        <w:pStyle w:val="Code"/>
      </w:pPr>
      <w:r w:rsidRPr="00EC76D5">
        <w:t xml:space="preserve">      $$ = SyntaxTreeGenerator.generateLabelStatement($1, $3);</w:t>
      </w:r>
    </w:p>
    <w:p w14:paraId="5B62DC68" w14:textId="77777777" w:rsidR="00A2525A" w:rsidRPr="00EC76D5" w:rsidRDefault="00A2525A" w:rsidP="00A2525A">
      <w:pPr>
        <w:pStyle w:val="Code"/>
        <w:rPr>
          <w:b/>
        </w:rPr>
      </w:pPr>
      <w:r w:rsidRPr="00EC76D5">
        <w:t xml:space="preserve">    };</w:t>
      </w:r>
    </w:p>
    <w:p w14:paraId="3E2BA4B4" w14:textId="3B9ED927" w:rsidR="00E40B78" w:rsidRPr="00EC76D5" w:rsidRDefault="000C6576" w:rsidP="00A2525A">
      <w:pPr>
        <w:pStyle w:val="CodeHeader"/>
      </w:pPr>
      <w:r>
        <w:t>MiddleCodeGenerator.cs</w:t>
      </w:r>
    </w:p>
    <w:p w14:paraId="07A671D7" w14:textId="77777777" w:rsidR="002E2513" w:rsidRPr="00EC76D5" w:rsidRDefault="002E2513" w:rsidP="002E2513">
      <w:pPr>
        <w:pStyle w:val="Code"/>
      </w:pPr>
      <w:r w:rsidRPr="00EC76D5">
        <w:t xml:space="preserve">  public static SyntaxTree generateLabelStatement(String label,</w:t>
      </w:r>
    </w:p>
    <w:p w14:paraId="18BF5B08" w14:textId="3D48D9B4" w:rsidR="002E2513" w:rsidRPr="00EC76D5" w:rsidRDefault="002E2513" w:rsidP="002E2513">
      <w:pPr>
        <w:pStyle w:val="Code"/>
      </w:pPr>
      <w:r w:rsidRPr="00EC76D5">
        <w:t xml:space="preserve">                                                  SyntaxTree stat) {</w:t>
      </w:r>
    </w:p>
    <w:p w14:paraId="00140712" w14:textId="77777777" w:rsidR="002E2513" w:rsidRPr="00EC76D5" w:rsidRDefault="002E2513" w:rsidP="002E2513">
      <w:pPr>
        <w:pStyle w:val="Code"/>
      </w:pPr>
      <w:r w:rsidRPr="00EC76D5">
        <w:t xml:space="preserve">    Assert.error(Main.LabelSet.add(label), label, "repeated label");</w:t>
      </w:r>
    </w:p>
    <w:p w14:paraId="48B12F04" w14:textId="77777777" w:rsidR="002E2513" w:rsidRPr="00EC76D5" w:rsidRDefault="002E2513" w:rsidP="002E2513">
      <w:pPr>
        <w:pStyle w:val="Code"/>
      </w:pPr>
      <w:r w:rsidRPr="00EC76D5">
        <w:t xml:space="preserve">    SyntaxTree labelTree = new SyntaxTree(MiddleOperator.Label, label);</w:t>
      </w:r>
    </w:p>
    <w:p w14:paraId="50659401" w14:textId="77777777" w:rsidR="002E2513" w:rsidRPr="00EC76D5" w:rsidRDefault="002E2513" w:rsidP="002E2513">
      <w:pPr>
        <w:pStyle w:val="Code"/>
      </w:pPr>
      <w:r w:rsidRPr="00EC76D5">
        <w:t xml:space="preserve">    labelTree.addChild(stat);</w:t>
      </w:r>
    </w:p>
    <w:p w14:paraId="63EBC540" w14:textId="77777777" w:rsidR="002E2513" w:rsidRPr="00EC76D5" w:rsidRDefault="002E2513" w:rsidP="002E2513">
      <w:pPr>
        <w:pStyle w:val="Code"/>
      </w:pPr>
      <w:r w:rsidRPr="00EC76D5">
        <w:t xml:space="preserve">    return labelTree;</w:t>
      </w:r>
    </w:p>
    <w:p w14:paraId="0F760E0B" w14:textId="66FB0EC0" w:rsidR="00E40B78" w:rsidRPr="00EC76D5" w:rsidRDefault="002E2513" w:rsidP="002E2513">
      <w:pPr>
        <w:pStyle w:val="Code"/>
      </w:pPr>
      <w:r w:rsidRPr="00EC76D5">
        <w:t xml:space="preserve">  }</w:t>
      </w:r>
    </w:p>
    <w:p w14:paraId="3F05674E" w14:textId="355C5F7B" w:rsidR="00E40B78" w:rsidRPr="00EC76D5" w:rsidRDefault="00E40B78" w:rsidP="00E40B78">
      <w:pPr>
        <w:pStyle w:val="Rubrik3"/>
      </w:pPr>
      <w:bookmarkStart w:id="289" w:name="_Toc481936168"/>
      <w:r w:rsidRPr="00EC76D5">
        <w:t>Closed statement</w:t>
      </w:r>
      <w:bookmarkEnd w:id="289"/>
    </w:p>
    <w:p w14:paraId="4D58F4BA" w14:textId="77777777" w:rsidR="00E40B78" w:rsidRPr="00EC76D5" w:rsidRDefault="00E40B78" w:rsidP="00E40B78">
      <w:r w:rsidRPr="00EC76D5">
        <w:t xml:space="preserve">The rules of the closed statements are similar to the open statements and the same </w:t>
      </w:r>
      <w:r w:rsidRPr="00EC76D5">
        <w:rPr>
          <w:rStyle w:val="CodeInText"/>
        </w:rPr>
        <w:t>Generate</w:t>
      </w:r>
      <w:r w:rsidRPr="00EC76D5">
        <w:t xml:space="preserve"> methods are called: </w:t>
      </w:r>
      <w:r w:rsidRPr="00EC76D5">
        <w:rPr>
          <w:rStyle w:val="CodeInText"/>
        </w:rPr>
        <w:t>generateIfElseStatement</w:t>
      </w:r>
      <w:r w:rsidRPr="00EC76D5">
        <w:t xml:space="preserve">, </w:t>
      </w:r>
      <w:r w:rsidRPr="00EC76D5">
        <w:rPr>
          <w:rStyle w:val="CodeInText"/>
        </w:rPr>
        <w:t>generateSwitchStatement</w:t>
      </w:r>
      <w:r w:rsidRPr="00EC76D5">
        <w:t xml:space="preserve">, </w:t>
      </w:r>
      <w:r w:rsidRPr="00EC76D5">
        <w:rPr>
          <w:rStyle w:val="CodeInText"/>
        </w:rPr>
        <w:t>generateWhileStatement</w:t>
      </w:r>
      <w:r w:rsidRPr="00EC76D5">
        <w:t xml:space="preserve">, </w:t>
      </w:r>
      <w:r w:rsidRPr="00EC76D5">
        <w:rPr>
          <w:rStyle w:val="CodeInText"/>
        </w:rPr>
        <w:t>generateForStatement</w:t>
      </w:r>
      <w:r w:rsidRPr="00EC76D5">
        <w:t xml:space="preserve">, and </w:t>
      </w:r>
      <w:r w:rsidRPr="00EC76D5">
        <w:rPr>
          <w:rStyle w:val="CodeInText"/>
        </w:rPr>
        <w:t>generateCaseStatement</w:t>
      </w:r>
      <w:r w:rsidRPr="00EC76D5">
        <w:t>.</w:t>
      </w:r>
    </w:p>
    <w:p w14:paraId="68B151CB" w14:textId="2DF43E59" w:rsidR="00E40B78" w:rsidRPr="00EC76D5" w:rsidRDefault="002E67B8" w:rsidP="00E40B78">
      <w:pPr>
        <w:pStyle w:val="CodeHeader"/>
      </w:pPr>
      <w:r>
        <w:t>MainParser.gppg</w:t>
      </w:r>
    </w:p>
    <w:p w14:paraId="76C2A098" w14:textId="77777777" w:rsidR="00DA10CA" w:rsidRPr="00EC76D5" w:rsidRDefault="00DA10CA" w:rsidP="00DA10CA">
      <w:pPr>
        <w:pStyle w:val="Code"/>
      </w:pPr>
      <w:r w:rsidRPr="00EC76D5">
        <w:t>closed_statement:</w:t>
      </w:r>
    </w:p>
    <w:p w14:paraId="2397E34D" w14:textId="77777777" w:rsidR="00DA10CA" w:rsidRPr="00EC76D5" w:rsidRDefault="00DA10CA" w:rsidP="00DA10CA">
      <w:pPr>
        <w:pStyle w:val="Code"/>
      </w:pPr>
      <w:r w:rsidRPr="00EC76D5">
        <w:t xml:space="preserve">    IF LEFT_PAREN expression RIGHT_PAREN closed_statement</w:t>
      </w:r>
    </w:p>
    <w:p w14:paraId="14F7D306" w14:textId="77777777" w:rsidR="00DA10CA" w:rsidRPr="00EC76D5" w:rsidRDefault="00DA10CA" w:rsidP="00DA10CA">
      <w:pPr>
        <w:pStyle w:val="Code"/>
      </w:pPr>
      <w:r w:rsidRPr="00EC76D5">
        <w:t xml:space="preserve">                                    ELSE closed_statement {</w:t>
      </w:r>
    </w:p>
    <w:p w14:paraId="02673CB0" w14:textId="77777777" w:rsidR="00DA10CA" w:rsidRPr="00EC76D5" w:rsidRDefault="00DA10CA" w:rsidP="00DA10CA">
      <w:pPr>
        <w:pStyle w:val="Code"/>
      </w:pPr>
      <w:r w:rsidRPr="00EC76D5">
        <w:t xml:space="preserve">      $$ = SyntaxTreeGenerator.generateIfElseStatement($3, $5, $7);</w:t>
      </w:r>
    </w:p>
    <w:p w14:paraId="4D8FE58F" w14:textId="77777777" w:rsidR="00DA10CA" w:rsidRPr="00EC76D5" w:rsidRDefault="00DA10CA" w:rsidP="00DA10CA">
      <w:pPr>
        <w:pStyle w:val="Code"/>
      </w:pPr>
      <w:r w:rsidRPr="00EC76D5">
        <w:t xml:space="preserve">    }</w:t>
      </w:r>
    </w:p>
    <w:p w14:paraId="24666C94" w14:textId="77777777" w:rsidR="00DA10CA" w:rsidRPr="00EC76D5" w:rsidRDefault="00DA10CA" w:rsidP="00DA10CA">
      <w:pPr>
        <w:pStyle w:val="Code"/>
      </w:pPr>
      <w:r w:rsidRPr="00EC76D5">
        <w:t xml:space="preserve">  | switch_header LEFT_PAREN expression RIGHT_PAREN closed_statement {</w:t>
      </w:r>
    </w:p>
    <w:p w14:paraId="08603B24" w14:textId="77777777" w:rsidR="00DA10CA" w:rsidRPr="00EC76D5" w:rsidRDefault="00DA10CA" w:rsidP="00DA10CA">
      <w:pPr>
        <w:pStyle w:val="Code"/>
      </w:pPr>
      <w:r w:rsidRPr="00EC76D5">
        <w:t xml:space="preserve">      $$ = SyntaxTreeGenerator.generateSwitchStatement($3, $5, Main.CaseSetStack.pop(), Main.DefaultStack.pop());</w:t>
      </w:r>
    </w:p>
    <w:p w14:paraId="6EC99197" w14:textId="77777777" w:rsidR="00DA10CA" w:rsidRPr="00EC76D5" w:rsidRDefault="00DA10CA" w:rsidP="00DA10CA">
      <w:pPr>
        <w:pStyle w:val="Code"/>
      </w:pPr>
      <w:r w:rsidRPr="00EC76D5">
        <w:t xml:space="preserve">    }</w:t>
      </w:r>
    </w:p>
    <w:p w14:paraId="45E352EE" w14:textId="77777777" w:rsidR="00DA10CA" w:rsidRPr="00EC76D5" w:rsidRDefault="00DA10CA" w:rsidP="00DA10CA">
      <w:pPr>
        <w:pStyle w:val="Code"/>
      </w:pPr>
      <w:r w:rsidRPr="00EC76D5">
        <w:t xml:space="preserve">  | while_header LEFT_PAREN expression RIGHT_PAREN closed_statement {</w:t>
      </w:r>
    </w:p>
    <w:p w14:paraId="3CF13EB7" w14:textId="77777777" w:rsidR="00DA10CA" w:rsidRPr="00EC76D5" w:rsidRDefault="00DA10CA" w:rsidP="00DA10CA">
      <w:pPr>
        <w:pStyle w:val="Code"/>
      </w:pPr>
      <w:r w:rsidRPr="00EC76D5">
        <w:t xml:space="preserve">      $$ = SyntaxTreeGenerator.generateWhileStatement($3, $5);</w:t>
      </w:r>
    </w:p>
    <w:p w14:paraId="0DFFCC8C" w14:textId="77777777" w:rsidR="00DA10CA" w:rsidRPr="00EC76D5" w:rsidRDefault="00DA10CA" w:rsidP="00DA10CA">
      <w:pPr>
        <w:pStyle w:val="Code"/>
      </w:pPr>
      <w:r w:rsidRPr="00EC76D5">
        <w:t xml:space="preserve">      --Main.LoopCount;</w:t>
      </w:r>
    </w:p>
    <w:p w14:paraId="2956D713" w14:textId="77777777" w:rsidR="00DA10CA" w:rsidRPr="00EC76D5" w:rsidRDefault="00DA10CA" w:rsidP="00DA10CA">
      <w:pPr>
        <w:pStyle w:val="Code"/>
      </w:pPr>
      <w:r w:rsidRPr="00EC76D5">
        <w:t xml:space="preserve">    }</w:t>
      </w:r>
    </w:p>
    <w:p w14:paraId="0385C0EF" w14:textId="77777777" w:rsidR="00DA10CA" w:rsidRPr="00EC76D5" w:rsidRDefault="00DA10CA" w:rsidP="00DA10CA">
      <w:pPr>
        <w:pStyle w:val="Code"/>
      </w:pPr>
      <w:r w:rsidRPr="00EC76D5">
        <w:t xml:space="preserve">  | for_header LEFT_PAREN optional_expression SEMICOLON</w:t>
      </w:r>
    </w:p>
    <w:p w14:paraId="3D4739CF" w14:textId="77777777" w:rsidR="00DA10CA" w:rsidRPr="00EC76D5" w:rsidRDefault="00DA10CA" w:rsidP="00DA10CA">
      <w:pPr>
        <w:pStyle w:val="Code"/>
      </w:pPr>
      <w:r w:rsidRPr="00EC76D5">
        <w:t xml:space="preserve">               optional_expression SEMICOLON</w:t>
      </w:r>
    </w:p>
    <w:p w14:paraId="7081A1BF" w14:textId="77777777" w:rsidR="00DA10CA" w:rsidRPr="00EC76D5" w:rsidRDefault="00DA10CA" w:rsidP="00DA10CA">
      <w:pPr>
        <w:pStyle w:val="Code"/>
      </w:pPr>
      <w:r w:rsidRPr="00EC76D5">
        <w:t xml:space="preserve">               optional_expression RIGHT_PAREN closed_statement {</w:t>
      </w:r>
    </w:p>
    <w:p w14:paraId="38271DA4" w14:textId="77777777" w:rsidR="00DA10CA" w:rsidRPr="00EC76D5" w:rsidRDefault="00DA10CA" w:rsidP="00DA10CA">
      <w:pPr>
        <w:pStyle w:val="Code"/>
      </w:pPr>
      <w:r w:rsidRPr="00EC76D5">
        <w:t xml:space="preserve">      $$ = SyntaxTreeGenerator.generateForStatement($3, $5, $7, $9);</w:t>
      </w:r>
    </w:p>
    <w:p w14:paraId="4FA8DCCB" w14:textId="77777777" w:rsidR="00DA10CA" w:rsidRPr="00EC76D5" w:rsidRDefault="00DA10CA" w:rsidP="00DA10CA">
      <w:pPr>
        <w:pStyle w:val="Code"/>
      </w:pPr>
      <w:r w:rsidRPr="00EC76D5">
        <w:t xml:space="preserve">      --Main.LoopCount;</w:t>
      </w:r>
    </w:p>
    <w:p w14:paraId="1C2B24C6" w14:textId="77777777" w:rsidR="00DA10CA" w:rsidRPr="00EC76D5" w:rsidRDefault="00DA10CA" w:rsidP="00DA10CA">
      <w:pPr>
        <w:pStyle w:val="Code"/>
      </w:pPr>
      <w:r w:rsidRPr="00EC76D5">
        <w:t xml:space="preserve">    }</w:t>
      </w:r>
    </w:p>
    <w:p w14:paraId="3E2E8F47" w14:textId="77777777" w:rsidR="00DA10CA" w:rsidRPr="00EC76D5" w:rsidRDefault="00DA10CA" w:rsidP="00DA10CA">
      <w:pPr>
        <w:pStyle w:val="Code"/>
      </w:pPr>
      <w:r w:rsidRPr="00EC76D5">
        <w:t xml:space="preserve">  | DO {</w:t>
      </w:r>
    </w:p>
    <w:p w14:paraId="1B3B7E59" w14:textId="77777777" w:rsidR="00DA10CA" w:rsidRPr="00EC76D5" w:rsidRDefault="00DA10CA" w:rsidP="00DA10CA">
      <w:pPr>
        <w:pStyle w:val="Code"/>
      </w:pPr>
      <w:r w:rsidRPr="00EC76D5">
        <w:t xml:space="preserve">      ++Main.LoopCount;</w:t>
      </w:r>
    </w:p>
    <w:p w14:paraId="546AD0DB" w14:textId="77777777" w:rsidR="00DA10CA" w:rsidRPr="00EC76D5" w:rsidRDefault="00DA10CA" w:rsidP="00DA10CA">
      <w:pPr>
        <w:pStyle w:val="Code"/>
      </w:pPr>
      <w:r w:rsidRPr="00EC76D5">
        <w:t xml:space="preserve">    } statement WHILE LEFT_PAREN expression RIGHT_PAREN SEMICOLON {</w:t>
      </w:r>
    </w:p>
    <w:p w14:paraId="20DB4810" w14:textId="77777777" w:rsidR="00DA10CA" w:rsidRPr="00EC76D5" w:rsidRDefault="00DA10CA" w:rsidP="00DA10CA">
      <w:pPr>
        <w:pStyle w:val="Code"/>
      </w:pPr>
      <w:r w:rsidRPr="00EC76D5">
        <w:t xml:space="preserve">      $$ = SyntaxTreeGenerator.generateDoStatement($6, $3);</w:t>
      </w:r>
    </w:p>
    <w:p w14:paraId="176853E0" w14:textId="77777777" w:rsidR="00DA10CA" w:rsidRPr="00EC76D5" w:rsidRDefault="00DA10CA" w:rsidP="00DA10CA">
      <w:pPr>
        <w:pStyle w:val="Code"/>
      </w:pPr>
      <w:r w:rsidRPr="00EC76D5">
        <w:t xml:space="preserve">      --Main.LoopCount;</w:t>
      </w:r>
    </w:p>
    <w:p w14:paraId="1866657C" w14:textId="77777777" w:rsidR="00DA10CA" w:rsidRPr="00EC76D5" w:rsidRDefault="00DA10CA" w:rsidP="00DA10CA">
      <w:pPr>
        <w:pStyle w:val="Code"/>
      </w:pPr>
      <w:r w:rsidRPr="00EC76D5">
        <w:lastRenderedPageBreak/>
        <w:t xml:space="preserve">    }</w:t>
      </w:r>
    </w:p>
    <w:p w14:paraId="2B5006DD" w14:textId="77777777" w:rsidR="00DA10CA" w:rsidRPr="00EC76D5" w:rsidRDefault="00DA10CA" w:rsidP="00DA10CA">
      <w:pPr>
        <w:pStyle w:val="Code"/>
      </w:pPr>
      <w:r w:rsidRPr="00EC76D5">
        <w:t xml:space="preserve">  | CASE constant_expression COLON closed_statement {</w:t>
      </w:r>
    </w:p>
    <w:p w14:paraId="38240455" w14:textId="77777777" w:rsidR="00DA10CA" w:rsidRPr="00EC76D5" w:rsidRDefault="00DA10CA" w:rsidP="00DA10CA">
      <w:pPr>
        <w:pStyle w:val="Code"/>
      </w:pPr>
      <w:r w:rsidRPr="00EC76D5">
        <w:t xml:space="preserve">      $$ = SyntaxTreeGenerator.generateCaseStatement($2, $4);</w:t>
      </w:r>
    </w:p>
    <w:p w14:paraId="385072FA" w14:textId="58C7059F" w:rsidR="00E40B78" w:rsidRPr="00EC76D5" w:rsidRDefault="00DA10CA" w:rsidP="00DA10CA">
      <w:pPr>
        <w:pStyle w:val="Code"/>
      </w:pPr>
      <w:r w:rsidRPr="00EC76D5">
        <w:t xml:space="preserve">    }</w:t>
      </w:r>
    </w:p>
    <w:p w14:paraId="0157C3CE" w14:textId="589E4FFA" w:rsidR="00E40B78" w:rsidRPr="00EC76D5" w:rsidRDefault="00E40B78" w:rsidP="00E40B78">
      <w:pPr>
        <w:pStyle w:val="Rubrik3"/>
      </w:pPr>
      <w:bookmarkStart w:id="290" w:name="_Toc481936169"/>
      <w:r w:rsidRPr="00EC76D5">
        <w:t>Do Statements</w:t>
      </w:r>
      <w:bookmarkEnd w:id="290"/>
    </w:p>
    <w:p w14:paraId="1EFF674A" w14:textId="32C4F236" w:rsidR="00E40B78" w:rsidRPr="00EC76D5" w:rsidRDefault="00E40B78" w:rsidP="00E40B78">
      <w:r w:rsidRPr="00EC76D5">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472A573A" w14:textId="4170C1E0" w:rsidR="00E40B78" w:rsidRPr="00EC76D5" w:rsidRDefault="00FF78DB" w:rsidP="00E40B78">
      <w:r w:rsidRPr="00EC76D5">
        <w:t>Like</w:t>
      </w:r>
      <w:r w:rsidR="00E40B78" w:rsidRPr="00EC76D5">
        <w:t xml:space="preserv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3E612D24" w14:textId="7FABE2DE" w:rsidR="00E40B78" w:rsidRPr="00EC76D5" w:rsidRDefault="002E67B8" w:rsidP="00E40B78">
      <w:pPr>
        <w:pStyle w:val="CodeHeader"/>
      </w:pPr>
      <w:r>
        <w:t>MainParser.gppg</w:t>
      </w:r>
    </w:p>
    <w:p w14:paraId="31932D6C" w14:textId="77777777" w:rsidR="009D73C8" w:rsidRPr="00EC76D5" w:rsidRDefault="009D73C8" w:rsidP="00102486">
      <w:pPr>
        <w:pStyle w:val="Code"/>
      </w:pPr>
      <w:r w:rsidRPr="00EC76D5">
        <w:t xml:space="preserve">  | DO {</w:t>
      </w:r>
    </w:p>
    <w:p w14:paraId="76425D93" w14:textId="77777777" w:rsidR="009D73C8" w:rsidRPr="00EC76D5" w:rsidRDefault="009D73C8" w:rsidP="00102486">
      <w:pPr>
        <w:pStyle w:val="Code"/>
      </w:pPr>
      <w:r w:rsidRPr="00EC76D5">
        <w:t xml:space="preserve">      ++Main.LoopCount;</w:t>
      </w:r>
    </w:p>
    <w:p w14:paraId="6B0CCC55" w14:textId="77777777" w:rsidR="009D73C8" w:rsidRPr="00EC76D5" w:rsidRDefault="009D73C8" w:rsidP="00102486">
      <w:pPr>
        <w:pStyle w:val="Code"/>
      </w:pPr>
      <w:r w:rsidRPr="00EC76D5">
        <w:t xml:space="preserve">    } statement WHILE LEFT_PAREN expression RIGHT_PAREN SEMICOLON {</w:t>
      </w:r>
    </w:p>
    <w:p w14:paraId="6507C380" w14:textId="77777777" w:rsidR="009D73C8" w:rsidRPr="00EC76D5" w:rsidRDefault="009D73C8" w:rsidP="00102486">
      <w:pPr>
        <w:pStyle w:val="Code"/>
      </w:pPr>
      <w:r w:rsidRPr="00EC76D5">
        <w:t xml:space="preserve">      $$ = SyntaxTreeGenerator.generateDoStatement($6, $3);</w:t>
      </w:r>
    </w:p>
    <w:p w14:paraId="75E3F19E" w14:textId="77777777" w:rsidR="009D73C8" w:rsidRPr="00EC76D5" w:rsidRDefault="009D73C8" w:rsidP="00102486">
      <w:pPr>
        <w:pStyle w:val="Code"/>
      </w:pPr>
      <w:r w:rsidRPr="00EC76D5">
        <w:t xml:space="preserve">      --Main.LoopCount;</w:t>
      </w:r>
    </w:p>
    <w:p w14:paraId="58B3443D" w14:textId="77777777" w:rsidR="00102486" w:rsidRPr="00EC76D5" w:rsidRDefault="009D73C8" w:rsidP="00102486">
      <w:pPr>
        <w:pStyle w:val="Code"/>
        <w:rPr>
          <w:b/>
        </w:rPr>
      </w:pPr>
      <w:r w:rsidRPr="00EC76D5">
        <w:t xml:space="preserve">    }</w:t>
      </w:r>
    </w:p>
    <w:p w14:paraId="2DD62D62" w14:textId="3281FCCC" w:rsidR="00E40B78" w:rsidRPr="00EC76D5" w:rsidRDefault="000C6576" w:rsidP="009D73C8">
      <w:pPr>
        <w:pStyle w:val="CodeHeader"/>
      </w:pPr>
      <w:r>
        <w:t>MiddleCodeGenerator.cs</w:t>
      </w:r>
    </w:p>
    <w:p w14:paraId="2A8B5C5B" w14:textId="5A1651DE" w:rsidR="00102486" w:rsidRPr="00EC76D5" w:rsidRDefault="00102486" w:rsidP="00102486">
      <w:pPr>
        <w:pStyle w:val="Code"/>
      </w:pPr>
      <w:r w:rsidRPr="00EC76D5">
        <w:t xml:space="preserve">  public static SyntaxTree generateDoStatement(SyntaxTree </w:t>
      </w:r>
      <w:r w:rsidR="0038687E">
        <w:t>expression</w:t>
      </w:r>
      <w:r w:rsidRPr="00EC76D5">
        <w:t>,</w:t>
      </w:r>
    </w:p>
    <w:p w14:paraId="3F62CD8D" w14:textId="77777777" w:rsidR="00102486" w:rsidRPr="00EC76D5" w:rsidRDefault="00102486" w:rsidP="00102486">
      <w:pPr>
        <w:pStyle w:val="Code"/>
      </w:pPr>
      <w:r w:rsidRPr="00EC76D5">
        <w:t xml:space="preserve">                                               SyntaxTree stat) {</w:t>
      </w:r>
    </w:p>
    <w:p w14:paraId="4C74606E" w14:textId="77777777" w:rsidR="00102486" w:rsidRPr="00EC76D5" w:rsidRDefault="00102486" w:rsidP="00102486">
      <w:pPr>
        <w:pStyle w:val="Code"/>
      </w:pPr>
      <w:r w:rsidRPr="00EC76D5">
        <w:t xml:space="preserve">    SyntaxTree doTree = new SyntaxTree(MiddleOperator.Do);</w:t>
      </w:r>
    </w:p>
    <w:p w14:paraId="27A43D5F" w14:textId="790E5BEA" w:rsidR="00102486" w:rsidRPr="00EC76D5" w:rsidRDefault="00102486" w:rsidP="00102486">
      <w:pPr>
        <w:pStyle w:val="Code"/>
      </w:pPr>
      <w:r w:rsidRPr="00EC76D5">
        <w:t xml:space="preserve">    doTree.addChild(toLogicalExpression(</w:t>
      </w:r>
      <w:r w:rsidR="0038687E">
        <w:t>expression</w:t>
      </w:r>
      <w:r w:rsidRPr="00EC76D5">
        <w:t>));</w:t>
      </w:r>
    </w:p>
    <w:p w14:paraId="62D31E15" w14:textId="77777777" w:rsidR="00102486" w:rsidRPr="00EC76D5" w:rsidRDefault="00102486" w:rsidP="00102486">
      <w:pPr>
        <w:pStyle w:val="Code"/>
      </w:pPr>
      <w:r w:rsidRPr="00EC76D5">
        <w:t xml:space="preserve">    doTree.addChild(stat);</w:t>
      </w:r>
    </w:p>
    <w:p w14:paraId="5835EAC9" w14:textId="77777777" w:rsidR="00102486" w:rsidRPr="00EC76D5" w:rsidRDefault="00102486" w:rsidP="00102486">
      <w:pPr>
        <w:pStyle w:val="Code"/>
      </w:pPr>
      <w:r w:rsidRPr="00EC76D5">
        <w:t xml:space="preserve">    return doTree;</w:t>
      </w:r>
    </w:p>
    <w:p w14:paraId="4E1911B1" w14:textId="277D1516" w:rsidR="00E40B78" w:rsidRPr="00EC76D5" w:rsidRDefault="00102486" w:rsidP="00102486">
      <w:pPr>
        <w:pStyle w:val="Code"/>
      </w:pPr>
      <w:r w:rsidRPr="00EC76D5">
        <w:t xml:space="preserve">  }</w:t>
      </w:r>
    </w:p>
    <w:p w14:paraId="32C897C8" w14:textId="1401BD7C" w:rsidR="00E40B78" w:rsidRPr="00EC76D5" w:rsidRDefault="00E40B78" w:rsidP="00E40B78">
      <w:pPr>
        <w:pStyle w:val="Rubrik3"/>
      </w:pPr>
      <w:bookmarkStart w:id="291" w:name="_Toc481936170"/>
      <w:r w:rsidRPr="00EC76D5">
        <w:t>Block Statements</w:t>
      </w:r>
      <w:bookmarkEnd w:id="291"/>
    </w:p>
    <w:p w14:paraId="54739D63" w14:textId="77777777" w:rsidR="00E40B78" w:rsidRPr="00EC76D5" w:rsidRDefault="00E40B78" w:rsidP="00E40B78">
      <w:r w:rsidRPr="00EC76D5">
        <w:t>The block statement simple, a block is just a list of statements surrounded by brackets. Since a two variables with the same name can be defined in different blocks, we push the symbol table before the statement list.</w:t>
      </w:r>
    </w:p>
    <w:p w14:paraId="7269AE9C" w14:textId="1AF6C21D" w:rsidR="00E40B78" w:rsidRPr="00EC76D5" w:rsidRDefault="002E67B8" w:rsidP="00E40B78">
      <w:pPr>
        <w:pStyle w:val="CodeHeader"/>
      </w:pPr>
      <w:r>
        <w:t>MainParser.gppg</w:t>
      </w:r>
    </w:p>
    <w:p w14:paraId="22E0D952" w14:textId="77777777" w:rsidR="005539D7" w:rsidRPr="00EC76D5" w:rsidRDefault="005539D7" w:rsidP="005539D7">
      <w:pPr>
        <w:pStyle w:val="Code"/>
      </w:pPr>
      <w:r w:rsidRPr="00EC76D5">
        <w:t xml:space="preserve">  | LEFT_BLOCK {</w:t>
      </w:r>
    </w:p>
    <w:p w14:paraId="26FDEF30" w14:textId="77777777" w:rsidR="005539D7" w:rsidRPr="00EC76D5" w:rsidRDefault="005539D7" w:rsidP="005539D7">
      <w:pPr>
        <w:pStyle w:val="Code"/>
      </w:pPr>
      <w:r w:rsidRPr="00EC76D5">
        <w:t xml:space="preserve">      Main.CurrentTable = new SymbolTable(Main.CurrentTable, Scope.Block);</w:t>
      </w:r>
    </w:p>
    <w:p w14:paraId="76CDDA74" w14:textId="77777777" w:rsidR="005539D7" w:rsidRPr="00EC76D5" w:rsidRDefault="005539D7" w:rsidP="005539D7">
      <w:pPr>
        <w:pStyle w:val="Code"/>
      </w:pPr>
      <w:r w:rsidRPr="00EC76D5">
        <w:t xml:space="preserve">    }</w:t>
      </w:r>
    </w:p>
    <w:p w14:paraId="5242820F" w14:textId="77777777" w:rsidR="005539D7" w:rsidRPr="00EC76D5" w:rsidRDefault="005539D7" w:rsidP="005539D7">
      <w:pPr>
        <w:pStyle w:val="Code"/>
      </w:pPr>
      <w:r w:rsidRPr="00EC76D5">
        <w:t xml:space="preserve">    optional_statement_list RIGHT_BLOCK {</w:t>
      </w:r>
    </w:p>
    <w:p w14:paraId="5C846545" w14:textId="77777777" w:rsidR="005539D7" w:rsidRPr="00EC76D5" w:rsidRDefault="005539D7" w:rsidP="005539D7">
      <w:pPr>
        <w:pStyle w:val="Code"/>
      </w:pPr>
      <w:r w:rsidRPr="00EC76D5">
        <w:t xml:space="preserve">      $$ = SyntaxTreeGenerator.generateBlockStatement($3);</w:t>
      </w:r>
    </w:p>
    <w:p w14:paraId="5E2DF084" w14:textId="77777777" w:rsidR="005539D7" w:rsidRPr="00EC76D5" w:rsidRDefault="005539D7" w:rsidP="005539D7">
      <w:pPr>
        <w:pStyle w:val="Code"/>
      </w:pPr>
      <w:r w:rsidRPr="00EC76D5">
        <w:t xml:space="preserve">      Main.CurrentTable = Main.CurrentTable.getParentTable();</w:t>
      </w:r>
    </w:p>
    <w:p w14:paraId="138F0E19" w14:textId="2A5D7FD8" w:rsidR="00E40B78" w:rsidRPr="00EC76D5" w:rsidRDefault="005539D7" w:rsidP="005539D7">
      <w:pPr>
        <w:pStyle w:val="Code"/>
      </w:pPr>
      <w:r w:rsidRPr="00EC76D5">
        <w:t xml:space="preserve">    }</w:t>
      </w:r>
    </w:p>
    <w:p w14:paraId="5ED74137" w14:textId="0F89703A" w:rsidR="003C669C" w:rsidRPr="00EC76D5" w:rsidRDefault="000C6576" w:rsidP="003C669C">
      <w:pPr>
        <w:pStyle w:val="CodeHeader"/>
      </w:pPr>
      <w:r>
        <w:t>MiddleCodeGenerator.cs</w:t>
      </w:r>
    </w:p>
    <w:p w14:paraId="67C44591" w14:textId="77777777" w:rsidR="004A1BB5" w:rsidRPr="00EC76D5" w:rsidRDefault="004A1BB5" w:rsidP="004A1BB5">
      <w:pPr>
        <w:pStyle w:val="Code"/>
      </w:pPr>
      <w:r w:rsidRPr="00EC76D5">
        <w:t xml:space="preserve">  public static SyntaxTree generateBlockStatement(List&lt;SyntaxTree&gt; list) {</w:t>
      </w:r>
    </w:p>
    <w:p w14:paraId="6FADB0C0" w14:textId="77777777" w:rsidR="004A1BB5" w:rsidRPr="00EC76D5" w:rsidRDefault="004A1BB5" w:rsidP="004A1BB5">
      <w:pPr>
        <w:pStyle w:val="Code"/>
      </w:pPr>
      <w:r w:rsidRPr="00EC76D5">
        <w:t xml:space="preserve">    SyntaxTree blockTree = new SyntaxTree(MiddleOperator.Block);</w:t>
      </w:r>
    </w:p>
    <w:p w14:paraId="7562B739" w14:textId="77777777" w:rsidR="004A1BB5" w:rsidRPr="00EC76D5" w:rsidRDefault="004A1BB5" w:rsidP="004A1BB5">
      <w:pPr>
        <w:pStyle w:val="Code"/>
      </w:pPr>
      <w:r w:rsidRPr="00EC76D5">
        <w:t xml:space="preserve">    blockTree.getChildList().addAll(list);</w:t>
      </w:r>
    </w:p>
    <w:p w14:paraId="671C011D" w14:textId="77777777" w:rsidR="004A1BB5" w:rsidRPr="00EC76D5" w:rsidRDefault="004A1BB5" w:rsidP="004A1BB5">
      <w:pPr>
        <w:pStyle w:val="Code"/>
      </w:pPr>
      <w:r w:rsidRPr="00EC76D5">
        <w:t xml:space="preserve">    return blockTree;</w:t>
      </w:r>
    </w:p>
    <w:p w14:paraId="2C7FF554" w14:textId="581A818C" w:rsidR="00AD09ED" w:rsidRPr="00EC76D5" w:rsidRDefault="004A1BB5" w:rsidP="005539D7">
      <w:pPr>
        <w:pStyle w:val="Code"/>
      </w:pPr>
      <w:r w:rsidRPr="00EC76D5">
        <w:t xml:space="preserve">  }  </w:t>
      </w:r>
    </w:p>
    <w:p w14:paraId="721C9093" w14:textId="1BD14BA3" w:rsidR="00E40B78" w:rsidRPr="00EC76D5" w:rsidRDefault="00E40B78" w:rsidP="00E40B78">
      <w:pPr>
        <w:pStyle w:val="Rubrik3"/>
      </w:pPr>
      <w:bookmarkStart w:id="292" w:name="_Toc481936171"/>
      <w:r w:rsidRPr="00EC76D5">
        <w:t>Default Statements</w:t>
      </w:r>
      <w:bookmarkEnd w:id="292"/>
    </w:p>
    <w:p w14:paraId="4CE339C8" w14:textId="77777777" w:rsidR="00E40B78" w:rsidRPr="00EC76D5" w:rsidRDefault="00E40B78" w:rsidP="00E40B78">
      <w:r w:rsidRPr="00EC76D5">
        <w:t>The default statement have to comply with the following demands:</w:t>
      </w:r>
    </w:p>
    <w:p w14:paraId="442C9A87" w14:textId="7732F7A6" w:rsidR="00E40B78" w:rsidRPr="00EC76D5" w:rsidRDefault="00E40B78" w:rsidP="00E40B78">
      <w:pPr>
        <w:pStyle w:val="Liststycke"/>
        <w:numPr>
          <w:ilvl w:val="0"/>
          <w:numId w:val="96"/>
        </w:numPr>
      </w:pPr>
      <w:r w:rsidRPr="00EC76D5">
        <w:rPr>
          <w:rStyle w:val="CodeInText"/>
        </w:rPr>
        <w:lastRenderedPageBreak/>
        <w:t>Main.</w:t>
      </w:r>
      <w:r w:rsidR="007C0FFA">
        <w:rPr>
          <w:rStyle w:val="CodeInText"/>
        </w:rPr>
        <w:t xml:space="preserve">m_defaultStack </w:t>
      </w:r>
      <w:r w:rsidRPr="00EC76D5">
        <w:t>must not be empty. If it is empty, the default statements misses a surrounding switch statements.</w:t>
      </w:r>
    </w:p>
    <w:p w14:paraId="7E3103F5" w14:textId="186791A1" w:rsidR="00E40B78" w:rsidRPr="00EC76D5" w:rsidRDefault="00E40B78" w:rsidP="00E40B78">
      <w:pPr>
        <w:pStyle w:val="Liststycke"/>
        <w:numPr>
          <w:ilvl w:val="0"/>
          <w:numId w:val="96"/>
        </w:numPr>
      </w:pPr>
      <w:r w:rsidRPr="00EC76D5">
        <w:t xml:space="preserve">Since </w:t>
      </w:r>
      <w:r w:rsidRPr="00EC76D5">
        <w:rPr>
          <w:rStyle w:val="CodeInText"/>
        </w:rPr>
        <w:t>Main.</w:t>
      </w:r>
      <w:r w:rsidR="007C0FFA">
        <w:rPr>
          <w:rStyle w:val="CodeInText"/>
        </w:rPr>
        <w:t xml:space="preserve">m_defaultStack </w:t>
      </w:r>
      <w:r w:rsidRPr="00EC76D5">
        <w:t xml:space="preserve">is not empty, there is at least one surrounding switch statement. We call </w:t>
      </w:r>
      <w:r w:rsidRPr="00EC76D5">
        <w:rPr>
          <w:rStyle w:val="CodeInText"/>
        </w:rPr>
        <w:t>pop</w:t>
      </w:r>
      <w:r w:rsidRPr="00EC76D5">
        <w:t xml:space="preserve"> to see if the top value is minus one. If it is not, there has already been a default statement in the closest surrounding switch statement. If it is minus one, there has not been a earlier default statement and we push the line number at the beginning of the statement following the default statement. Since the line numbers are numbered from zero, it cannot be minus one.</w:t>
      </w:r>
    </w:p>
    <w:p w14:paraId="3971C2D1" w14:textId="12717973" w:rsidR="00E40B78" w:rsidRPr="00EC76D5" w:rsidRDefault="002E67B8" w:rsidP="00E40B78">
      <w:pPr>
        <w:pStyle w:val="CodeHeader"/>
      </w:pPr>
      <w:r>
        <w:t>MainParser.gppg</w:t>
      </w:r>
    </w:p>
    <w:p w14:paraId="6BE56F46" w14:textId="77777777" w:rsidR="006E65FA" w:rsidRPr="00EC76D5" w:rsidRDefault="006E65FA" w:rsidP="006E65FA">
      <w:pPr>
        <w:pStyle w:val="Code"/>
      </w:pPr>
      <w:r w:rsidRPr="00EC76D5">
        <w:t xml:space="preserve">  | DEFAULT COLON closed_statement {</w:t>
      </w:r>
    </w:p>
    <w:p w14:paraId="5BEABECC" w14:textId="77777777" w:rsidR="006E65FA" w:rsidRPr="00EC76D5" w:rsidRDefault="006E65FA" w:rsidP="006E65FA">
      <w:pPr>
        <w:pStyle w:val="Code"/>
      </w:pPr>
      <w:r w:rsidRPr="00EC76D5">
        <w:t xml:space="preserve">      $$ = SyntaxTreeGenerator.generateDefaultStatement($3);</w:t>
      </w:r>
    </w:p>
    <w:p w14:paraId="7F9BB865" w14:textId="77777777" w:rsidR="006E65FA" w:rsidRPr="00EC76D5" w:rsidRDefault="006E65FA" w:rsidP="006E65FA">
      <w:pPr>
        <w:pStyle w:val="Code"/>
        <w:rPr>
          <w:b/>
        </w:rPr>
      </w:pPr>
      <w:r w:rsidRPr="00EC76D5">
        <w:t xml:space="preserve">    }</w:t>
      </w:r>
    </w:p>
    <w:p w14:paraId="3D216B15" w14:textId="5BA835E4" w:rsidR="00E40B78" w:rsidRPr="00EC76D5" w:rsidRDefault="000C6576" w:rsidP="006E65FA">
      <w:pPr>
        <w:pStyle w:val="CodeHeader"/>
      </w:pPr>
      <w:r>
        <w:t>MiddleCodeGenerator.cs</w:t>
      </w:r>
    </w:p>
    <w:p w14:paraId="2FB3332B" w14:textId="77777777" w:rsidR="00126D57" w:rsidRPr="00EC76D5" w:rsidRDefault="00126D57" w:rsidP="00126D57">
      <w:pPr>
        <w:pStyle w:val="Code"/>
      </w:pPr>
      <w:r w:rsidRPr="00EC76D5">
        <w:t xml:space="preserve">  public static SyntaxTree generateDefaultStatement(SyntaxTree stat) {</w:t>
      </w:r>
    </w:p>
    <w:p w14:paraId="08BEC593" w14:textId="77777777" w:rsidR="00126D57" w:rsidRPr="00EC76D5" w:rsidRDefault="00126D57" w:rsidP="00126D57">
      <w:pPr>
        <w:pStyle w:val="Code"/>
      </w:pPr>
      <w:r w:rsidRPr="00EC76D5">
        <w:t xml:space="preserve">    Assert.error(!Main.DefaultStack.isEmpty(), "unsurronded default");</w:t>
      </w:r>
    </w:p>
    <w:p w14:paraId="19AE60C9" w14:textId="77777777" w:rsidR="00126D57" w:rsidRPr="00EC76D5" w:rsidRDefault="00126D57" w:rsidP="00126D57">
      <w:pPr>
        <w:pStyle w:val="Code"/>
      </w:pPr>
      <w:r w:rsidRPr="00EC76D5">
        <w:t xml:space="preserve">    Assert.error(!Main.DefaultStack.pop(), "repeated default");</w:t>
      </w:r>
    </w:p>
    <w:p w14:paraId="51C3C454" w14:textId="77777777" w:rsidR="00126D57" w:rsidRPr="00EC76D5" w:rsidRDefault="00126D57" w:rsidP="00126D57">
      <w:pPr>
        <w:pStyle w:val="Code"/>
      </w:pPr>
      <w:r w:rsidRPr="00EC76D5">
        <w:t xml:space="preserve">    Main.DefaultStack.push(true);</w:t>
      </w:r>
    </w:p>
    <w:p w14:paraId="5E4FA507" w14:textId="77777777" w:rsidR="00126D57" w:rsidRPr="00EC76D5" w:rsidRDefault="00126D57" w:rsidP="00126D57">
      <w:pPr>
        <w:pStyle w:val="Code"/>
      </w:pPr>
      <w:r w:rsidRPr="00EC76D5">
        <w:t xml:space="preserve">    SyntaxTree defaultTree = new SyntaxTree(MiddleOperator.Default);</w:t>
      </w:r>
    </w:p>
    <w:p w14:paraId="307AE791" w14:textId="77777777" w:rsidR="00126D57" w:rsidRPr="00EC76D5" w:rsidRDefault="00126D57" w:rsidP="00126D57">
      <w:pPr>
        <w:pStyle w:val="Code"/>
      </w:pPr>
      <w:r w:rsidRPr="00EC76D5">
        <w:t xml:space="preserve">    defaultTree.addChild(stat);</w:t>
      </w:r>
    </w:p>
    <w:p w14:paraId="76128056" w14:textId="77777777" w:rsidR="00126D57" w:rsidRPr="00EC76D5" w:rsidRDefault="00126D57" w:rsidP="00126D57">
      <w:pPr>
        <w:pStyle w:val="Code"/>
      </w:pPr>
      <w:r w:rsidRPr="00EC76D5">
        <w:t xml:space="preserve">    return defaultTree;</w:t>
      </w:r>
    </w:p>
    <w:p w14:paraId="6C01FA16" w14:textId="3ED25B34" w:rsidR="00E40B78" w:rsidRPr="00EC76D5" w:rsidRDefault="00126D57" w:rsidP="00126D57">
      <w:pPr>
        <w:pStyle w:val="Code"/>
      </w:pPr>
      <w:r w:rsidRPr="00EC76D5">
        <w:t xml:space="preserve">  }</w:t>
      </w:r>
    </w:p>
    <w:p w14:paraId="6D644310" w14:textId="00FA3B22" w:rsidR="00E40B78" w:rsidRPr="00EC76D5" w:rsidRDefault="00E40B78" w:rsidP="00E40B78">
      <w:pPr>
        <w:pStyle w:val="Rubrik3"/>
      </w:pPr>
      <w:bookmarkStart w:id="293" w:name="_Toc481936172"/>
      <w:r w:rsidRPr="00EC76D5">
        <w:t>Break Statements</w:t>
      </w:r>
      <w:bookmarkEnd w:id="293"/>
    </w:p>
    <w:p w14:paraId="3A6DBAC5" w14:textId="47380F8B" w:rsidR="00E40B78" w:rsidRPr="00EC76D5" w:rsidRDefault="00E40B78" w:rsidP="00E40B78">
      <w:r w:rsidRPr="00EC76D5">
        <w:t xml:space="preserve">The break statement checks that </w:t>
      </w:r>
      <w:r w:rsidRPr="00EC76D5">
        <w:rPr>
          <w:rStyle w:val="CodeInText"/>
        </w:rPr>
        <w:t>Main.</w:t>
      </w:r>
      <w:r w:rsidR="007C0FFA">
        <w:rPr>
          <w:rStyle w:val="CodeInText"/>
        </w:rPr>
        <w:t xml:space="preserve">m_breakSetStack </w:t>
      </w:r>
      <w:r w:rsidRPr="00EC76D5">
        <w:t>is not empty, which would indicate that we do not have a surronding while, for, do, or switch statement, and add the line number of the beginning of the next statement to the set on the top of the stack similar to the continue case above. Note that the break statement unlike the continue statement may be surrondered by a switch statement.</w:t>
      </w:r>
    </w:p>
    <w:p w14:paraId="1EA2D815" w14:textId="6E33CAEA" w:rsidR="00E40B78" w:rsidRPr="00EC76D5" w:rsidRDefault="002E67B8" w:rsidP="00E40B78">
      <w:pPr>
        <w:pStyle w:val="CodeHeader"/>
      </w:pPr>
      <w:r>
        <w:t>MainParser.gppg</w:t>
      </w:r>
    </w:p>
    <w:p w14:paraId="5CA0A7E7" w14:textId="77777777" w:rsidR="00FF4C36" w:rsidRPr="00EC76D5" w:rsidRDefault="00FF4C36" w:rsidP="00FF4C36">
      <w:pPr>
        <w:pStyle w:val="Code"/>
      </w:pPr>
      <w:r w:rsidRPr="00EC76D5">
        <w:t xml:space="preserve">  | BREAK SEMICOLON {</w:t>
      </w:r>
    </w:p>
    <w:p w14:paraId="1A5642AE" w14:textId="77777777" w:rsidR="00FF4C36" w:rsidRPr="00EC76D5" w:rsidRDefault="00FF4C36" w:rsidP="00FF4C36">
      <w:pPr>
        <w:pStyle w:val="Code"/>
      </w:pPr>
      <w:r w:rsidRPr="00EC76D5">
        <w:t xml:space="preserve">      $$ = SyntaxTreeGenerator.generateBreakStatement();</w:t>
      </w:r>
    </w:p>
    <w:p w14:paraId="5FE6EFD7" w14:textId="77777777" w:rsidR="00FF4C36" w:rsidRPr="00EC76D5" w:rsidRDefault="00FF4C36" w:rsidP="00FF4C36">
      <w:pPr>
        <w:pStyle w:val="Code"/>
        <w:rPr>
          <w:b/>
        </w:rPr>
      </w:pPr>
      <w:r w:rsidRPr="00EC76D5">
        <w:t xml:space="preserve">    }</w:t>
      </w:r>
    </w:p>
    <w:p w14:paraId="131FE1E3" w14:textId="26368C1B" w:rsidR="00E40B78" w:rsidRPr="00EC76D5" w:rsidRDefault="000C6576" w:rsidP="00FF4C36">
      <w:pPr>
        <w:pStyle w:val="CodeHeader"/>
      </w:pPr>
      <w:r>
        <w:t>MiddleCodeGenerator.cs</w:t>
      </w:r>
      <w:r w:rsidR="00E40B78" w:rsidRPr="00EC76D5">
        <w:t xml:space="preserve"> </w:t>
      </w:r>
    </w:p>
    <w:p w14:paraId="40DF0880" w14:textId="77777777" w:rsidR="00DF1D14" w:rsidRPr="00EC76D5" w:rsidRDefault="00DF1D14" w:rsidP="00DF1D14">
      <w:pPr>
        <w:pStyle w:val="Code"/>
      </w:pPr>
      <w:r w:rsidRPr="00EC76D5">
        <w:t xml:space="preserve">  public static SyntaxTree generateBreakStatement() {</w:t>
      </w:r>
    </w:p>
    <w:p w14:paraId="4755F522" w14:textId="77777777" w:rsidR="00DF1D14" w:rsidRPr="00EC76D5" w:rsidRDefault="00DF1D14" w:rsidP="00DF1D14">
      <w:pPr>
        <w:pStyle w:val="Code"/>
      </w:pPr>
      <w:r w:rsidRPr="00EC76D5">
        <w:t xml:space="preserve">    Assert.error(!Main.CaseSetStack.empty() || (Main.LoopCount &gt; 0),</w:t>
      </w:r>
    </w:p>
    <w:p w14:paraId="47AA0300" w14:textId="77777777" w:rsidR="00DF1D14" w:rsidRPr="00EC76D5" w:rsidRDefault="00DF1D14" w:rsidP="00DF1D14">
      <w:pPr>
        <w:pStyle w:val="Code"/>
      </w:pPr>
      <w:r w:rsidRPr="00EC76D5">
        <w:t xml:space="preserve">                 "unsurronded break");</w:t>
      </w:r>
    </w:p>
    <w:p w14:paraId="6041F52F" w14:textId="77777777" w:rsidR="00DF1D14" w:rsidRPr="00EC76D5" w:rsidRDefault="00DF1D14" w:rsidP="00DF1D14">
      <w:pPr>
        <w:pStyle w:val="Code"/>
      </w:pPr>
      <w:r w:rsidRPr="00EC76D5">
        <w:t xml:space="preserve">    return (new SyntaxTree(MiddleOperator.Break));</w:t>
      </w:r>
    </w:p>
    <w:p w14:paraId="2047FBC5" w14:textId="5D67F246" w:rsidR="00E40B78" w:rsidRPr="00EC76D5" w:rsidRDefault="00DF1D14" w:rsidP="00DF1D14">
      <w:pPr>
        <w:pStyle w:val="Code"/>
      </w:pPr>
      <w:r w:rsidRPr="00EC76D5">
        <w:t xml:space="preserve">  }</w:t>
      </w:r>
    </w:p>
    <w:p w14:paraId="23F91B59" w14:textId="620CAA0C" w:rsidR="00102592" w:rsidRPr="00EC76D5" w:rsidRDefault="00102592" w:rsidP="00102592">
      <w:pPr>
        <w:pStyle w:val="Rubrik3"/>
        <w:numPr>
          <w:ilvl w:val="2"/>
          <w:numId w:val="97"/>
        </w:numPr>
      </w:pPr>
      <w:bookmarkStart w:id="294" w:name="_Toc481936173"/>
      <w:r w:rsidRPr="00EC76D5">
        <w:t>Continue Statements</w:t>
      </w:r>
      <w:bookmarkEnd w:id="294"/>
    </w:p>
    <w:p w14:paraId="269AF74E" w14:textId="09E466DF" w:rsidR="00102592" w:rsidRPr="00EC76D5" w:rsidRDefault="00102592" w:rsidP="00102592">
      <w:r w:rsidRPr="00EC76D5">
        <w:t xml:space="preserve">The continue statement checks that </w:t>
      </w:r>
      <w:r w:rsidRPr="00EC76D5">
        <w:rPr>
          <w:rStyle w:val="CodeInText"/>
        </w:rPr>
        <w:t>Main.</w:t>
      </w:r>
      <w:r w:rsidR="00B13BF7">
        <w:rPr>
          <w:rStyle w:val="CodeInText"/>
        </w:rPr>
        <w:t>m_continueSetStack</w:t>
      </w:r>
      <w:r w:rsidRPr="00EC76D5">
        <w:rPr>
          <w:rStyle w:val="CodeInText"/>
        </w:rPr>
        <w:t xml:space="preserve"> </w:t>
      </w:r>
      <w:r w:rsidRPr="00EC76D5">
        <w:t xml:space="preserve">is not empty, which would indicate that we do not have a surrounding while, for, or do statement, and add the line number of the beginning of the next statement to the set on the top of the stack. </w:t>
      </w:r>
    </w:p>
    <w:p w14:paraId="220E3A3D" w14:textId="12FCFD0F" w:rsidR="00102592" w:rsidRPr="00EC76D5" w:rsidRDefault="002E67B8" w:rsidP="00102592">
      <w:pPr>
        <w:pStyle w:val="CodeHeader"/>
      </w:pPr>
      <w:r>
        <w:t>MainParser.gppg</w:t>
      </w:r>
    </w:p>
    <w:p w14:paraId="16DCF3E7" w14:textId="77777777" w:rsidR="00102592" w:rsidRPr="00EC76D5" w:rsidRDefault="00102592" w:rsidP="00102592">
      <w:pPr>
        <w:pStyle w:val="Code"/>
      </w:pPr>
      <w:r w:rsidRPr="00EC76D5">
        <w:t xml:space="preserve">  | CONTINUE SEMICOLON {</w:t>
      </w:r>
    </w:p>
    <w:p w14:paraId="3585B22C" w14:textId="77777777" w:rsidR="00102592" w:rsidRPr="00EC76D5" w:rsidRDefault="00102592" w:rsidP="00102592">
      <w:pPr>
        <w:pStyle w:val="Code"/>
      </w:pPr>
      <w:r w:rsidRPr="00EC76D5">
        <w:t xml:space="preserve">      $$ = SyntaxTreeGenerator.generateContinueStatement();</w:t>
      </w:r>
    </w:p>
    <w:p w14:paraId="6510FFE0" w14:textId="77777777" w:rsidR="00102592" w:rsidRPr="00EC76D5" w:rsidRDefault="00102592" w:rsidP="00102592">
      <w:pPr>
        <w:pStyle w:val="Code"/>
        <w:rPr>
          <w:b/>
        </w:rPr>
      </w:pPr>
      <w:r w:rsidRPr="00EC76D5">
        <w:t xml:space="preserve">    }</w:t>
      </w:r>
    </w:p>
    <w:p w14:paraId="58350F90" w14:textId="2ADEA158" w:rsidR="00102592" w:rsidRPr="00EC76D5" w:rsidRDefault="000C6576" w:rsidP="00102592">
      <w:pPr>
        <w:pStyle w:val="CodeHeader"/>
      </w:pPr>
      <w:r>
        <w:t>MiddleCodeGenerator.cs</w:t>
      </w:r>
      <w:r w:rsidR="00102592" w:rsidRPr="00EC76D5">
        <w:t xml:space="preserve"> </w:t>
      </w:r>
    </w:p>
    <w:p w14:paraId="06A2E354" w14:textId="77777777" w:rsidR="00102592" w:rsidRPr="00EC76D5" w:rsidRDefault="00102592" w:rsidP="00102592">
      <w:pPr>
        <w:pStyle w:val="Code"/>
      </w:pPr>
      <w:r w:rsidRPr="00EC76D5">
        <w:t xml:space="preserve">  public static SyntaxTree generateContinueStatement() {</w:t>
      </w:r>
    </w:p>
    <w:p w14:paraId="31F7C317" w14:textId="77777777" w:rsidR="00102592" w:rsidRPr="00EC76D5" w:rsidRDefault="00102592" w:rsidP="00102592">
      <w:pPr>
        <w:pStyle w:val="Code"/>
      </w:pPr>
      <w:r w:rsidRPr="00EC76D5">
        <w:t xml:space="preserve">    Assert.error(Main.LoopCount &gt; 0, "unsurronded continue");</w:t>
      </w:r>
    </w:p>
    <w:p w14:paraId="09041E54" w14:textId="77777777" w:rsidR="00102592" w:rsidRPr="00EC76D5" w:rsidRDefault="00102592" w:rsidP="00102592">
      <w:pPr>
        <w:pStyle w:val="Code"/>
      </w:pPr>
      <w:r w:rsidRPr="00EC76D5">
        <w:lastRenderedPageBreak/>
        <w:t xml:space="preserve">    return (new SyntaxTree(MiddleOperator.Continue));</w:t>
      </w:r>
    </w:p>
    <w:p w14:paraId="0492826C" w14:textId="44804AC1" w:rsidR="00E40B78" w:rsidRPr="00EC76D5" w:rsidRDefault="00102592" w:rsidP="00E40B78">
      <w:pPr>
        <w:pStyle w:val="Code"/>
      </w:pPr>
      <w:r w:rsidRPr="00EC76D5">
        <w:t xml:space="preserve">  }</w:t>
      </w:r>
    </w:p>
    <w:p w14:paraId="03A21226" w14:textId="08AD1A3B" w:rsidR="00E40B78" w:rsidRPr="00EC76D5" w:rsidRDefault="00E40B78" w:rsidP="00E40B78">
      <w:pPr>
        <w:pStyle w:val="Rubrik3"/>
      </w:pPr>
      <w:bookmarkStart w:id="295" w:name="_Toc481936174"/>
      <w:r w:rsidRPr="00EC76D5">
        <w:t>Goto Statements</w:t>
      </w:r>
      <w:bookmarkEnd w:id="295"/>
    </w:p>
    <w:p w14:paraId="7B9EF605" w14:textId="77777777" w:rsidR="00E40B78" w:rsidRPr="00EC76D5" w:rsidRDefault="00E40B78" w:rsidP="00E40B78">
      <w:r w:rsidRPr="00EC76D5">
        <w:t xml:space="preserve">The goto statement stores the name of the label and the line number of the beginning of the following statement in </w:t>
      </w:r>
      <w:r w:rsidRPr="00EC76D5">
        <w:rPr>
          <w:rStyle w:val="CodeInText"/>
        </w:rPr>
        <w:t>Main.GotoMap</w:t>
      </w:r>
      <w:r w:rsidRPr="00EC76D5">
        <w:t xml:space="preserve">. The gotos will eventlually be matched to the lables in </w:t>
      </w:r>
      <w:r w:rsidRPr="00EC76D5">
        <w:rPr>
          <w:rStyle w:val="CodeInText"/>
        </w:rPr>
        <w:t>Main.LabelMap</w:t>
      </w:r>
      <w:r w:rsidRPr="00EC76D5">
        <w:t>.</w:t>
      </w:r>
    </w:p>
    <w:p w14:paraId="1C512331" w14:textId="1C54697C" w:rsidR="00E40B78" w:rsidRPr="00EC76D5" w:rsidRDefault="002E67B8" w:rsidP="00E40B78">
      <w:pPr>
        <w:pStyle w:val="CodeHeader"/>
      </w:pPr>
      <w:r>
        <w:t>MainParser.gppg</w:t>
      </w:r>
    </w:p>
    <w:p w14:paraId="0234C2AE" w14:textId="77777777" w:rsidR="000541B5" w:rsidRPr="00EC76D5" w:rsidRDefault="000541B5" w:rsidP="000541B5">
      <w:pPr>
        <w:pStyle w:val="Code"/>
      </w:pPr>
      <w:r w:rsidRPr="00EC76D5">
        <w:t xml:space="preserve">  | GOTO IDENTIFIER SEMICOLON {</w:t>
      </w:r>
    </w:p>
    <w:p w14:paraId="3D1D3154" w14:textId="77777777" w:rsidR="000541B5" w:rsidRPr="00EC76D5" w:rsidRDefault="000541B5" w:rsidP="000541B5">
      <w:pPr>
        <w:pStyle w:val="Code"/>
      </w:pPr>
      <w:r w:rsidRPr="00EC76D5">
        <w:t xml:space="preserve">      $$ = SyntaxTreeGenerator.generateGotoStatement($2);</w:t>
      </w:r>
    </w:p>
    <w:p w14:paraId="52AF3DC4" w14:textId="77777777" w:rsidR="000541B5" w:rsidRPr="00EC76D5" w:rsidRDefault="000541B5" w:rsidP="000541B5">
      <w:pPr>
        <w:pStyle w:val="Code"/>
        <w:rPr>
          <w:b/>
        </w:rPr>
      </w:pPr>
      <w:r w:rsidRPr="00EC76D5">
        <w:t xml:space="preserve">    }</w:t>
      </w:r>
    </w:p>
    <w:p w14:paraId="66219FFB" w14:textId="7145370C" w:rsidR="00E40B78" w:rsidRPr="00EC76D5" w:rsidRDefault="000C6576" w:rsidP="000541B5">
      <w:pPr>
        <w:pStyle w:val="CodeHeader"/>
      </w:pPr>
      <w:r>
        <w:t>MiddleCodeGenerator.cs</w:t>
      </w:r>
    </w:p>
    <w:p w14:paraId="61E5F1B4" w14:textId="77777777" w:rsidR="00084DDA" w:rsidRPr="00EC76D5" w:rsidRDefault="00084DDA" w:rsidP="00084DDA">
      <w:pPr>
        <w:pStyle w:val="Code"/>
      </w:pPr>
      <w:r w:rsidRPr="00EC76D5">
        <w:t xml:space="preserve">  public static SyntaxTree generateGotoStatement(String label) {</w:t>
      </w:r>
    </w:p>
    <w:p w14:paraId="4D766C5E" w14:textId="77777777" w:rsidR="00084DDA" w:rsidRPr="00EC76D5" w:rsidRDefault="00084DDA" w:rsidP="00084DDA">
      <w:pPr>
        <w:pStyle w:val="Code"/>
      </w:pPr>
      <w:r w:rsidRPr="00EC76D5">
        <w:t xml:space="preserve">    Main.GotoSet.add(label);</w:t>
      </w:r>
    </w:p>
    <w:p w14:paraId="53283427" w14:textId="77777777" w:rsidR="00084DDA" w:rsidRPr="00EC76D5" w:rsidRDefault="00084DDA" w:rsidP="00084DDA">
      <w:pPr>
        <w:pStyle w:val="Code"/>
      </w:pPr>
      <w:r w:rsidRPr="00EC76D5">
        <w:t xml:space="preserve">    return (new SyntaxTree(MiddleOperator.Goto, label));</w:t>
      </w:r>
    </w:p>
    <w:p w14:paraId="36EB923B" w14:textId="4865AC7C" w:rsidR="00E40B78" w:rsidRPr="00EC76D5" w:rsidRDefault="00084DDA" w:rsidP="00084DDA">
      <w:pPr>
        <w:pStyle w:val="Code"/>
      </w:pPr>
      <w:r w:rsidRPr="00EC76D5">
        <w:t xml:space="preserve">  }</w:t>
      </w:r>
    </w:p>
    <w:p w14:paraId="0655B129" w14:textId="690F63B5" w:rsidR="00E40B78" w:rsidRPr="00EC76D5" w:rsidRDefault="00E40B78" w:rsidP="00E40B78">
      <w:pPr>
        <w:pStyle w:val="Rubrik3"/>
      </w:pPr>
      <w:bookmarkStart w:id="296" w:name="_Toc481936175"/>
      <w:r w:rsidRPr="00EC76D5">
        <w:t>Return Statements</w:t>
      </w:r>
      <w:bookmarkEnd w:id="296"/>
    </w:p>
    <w:p w14:paraId="207A2F90" w14:textId="77777777" w:rsidR="00E40B78" w:rsidRPr="00EC76D5" w:rsidRDefault="00E40B78" w:rsidP="00E40B78">
      <w:r w:rsidRPr="00EC76D5">
        <w:t xml:space="preserve">The </w:t>
      </w:r>
      <w:r w:rsidRPr="00EC76D5">
        <w:rPr>
          <w:rStyle w:val="CodeInText"/>
        </w:rPr>
        <w:t>generateReturnStatement</w:t>
      </w:r>
      <w:r w:rsidRPr="00EC76D5">
        <w:t xml:space="preserve"> method is surprisely complicated, which due to the fact the return statement shall be interpreted as an exit statement in case of the main function.</w:t>
      </w:r>
    </w:p>
    <w:p w14:paraId="0A7F6D99" w14:textId="02D3CA04" w:rsidR="00E40B78" w:rsidRPr="00EC76D5" w:rsidRDefault="002E67B8" w:rsidP="00E40B78">
      <w:pPr>
        <w:pStyle w:val="CodeHeader"/>
      </w:pPr>
      <w:r>
        <w:t>MainParser.gppg</w:t>
      </w:r>
    </w:p>
    <w:p w14:paraId="4DAE1AB6" w14:textId="77777777" w:rsidR="008F4FA3" w:rsidRPr="00EC76D5" w:rsidRDefault="008F4FA3" w:rsidP="008F4FA3">
      <w:pPr>
        <w:pStyle w:val="Code"/>
      </w:pPr>
      <w:r w:rsidRPr="00EC76D5">
        <w:t xml:space="preserve">  | RETURN optional_expression SEMICOLON {</w:t>
      </w:r>
    </w:p>
    <w:p w14:paraId="2B43A3B8" w14:textId="77777777" w:rsidR="008F4FA3" w:rsidRPr="00EC76D5" w:rsidRDefault="008F4FA3" w:rsidP="008F4FA3">
      <w:pPr>
        <w:pStyle w:val="Code"/>
      </w:pPr>
      <w:r w:rsidRPr="00EC76D5">
        <w:t xml:space="preserve">      $$ = SyntaxTreeGenerator.generateReturnStatement($2);</w:t>
      </w:r>
    </w:p>
    <w:p w14:paraId="373106B7" w14:textId="77777777" w:rsidR="008F4FA3" w:rsidRPr="00EC76D5" w:rsidRDefault="008F4FA3" w:rsidP="008F4FA3">
      <w:pPr>
        <w:pStyle w:val="Code"/>
      </w:pPr>
      <w:r w:rsidRPr="00EC76D5">
        <w:t xml:space="preserve">    }</w:t>
      </w:r>
    </w:p>
    <w:p w14:paraId="1DC7DD3B" w14:textId="7856DB89" w:rsidR="00E40B78" w:rsidRPr="00EC76D5" w:rsidRDefault="00E40B78" w:rsidP="008F4FA3">
      <w:r w:rsidRPr="00EC76D5">
        <w:t xml:space="preserve">If the return expression is not null, we that the surrounding function does not return </w:t>
      </w:r>
      <w:r w:rsidRPr="00EC76D5">
        <w:rPr>
          <w:rStyle w:val="CodeInText"/>
        </w:rPr>
        <w:t>void</w:t>
      </w:r>
      <w:r w:rsidRPr="00EC76D5">
        <w:t>. Then we compare the expression type with the type of the surrounding function’s return type.</w:t>
      </w:r>
    </w:p>
    <w:p w14:paraId="177EF388" w14:textId="31D5070C" w:rsidR="00E40B78" w:rsidRPr="00EC76D5" w:rsidRDefault="000C6576" w:rsidP="00E40B78">
      <w:pPr>
        <w:pStyle w:val="CodeHeader"/>
      </w:pPr>
      <w:r>
        <w:t>MiddleCodeGenerator.cs</w:t>
      </w:r>
    </w:p>
    <w:p w14:paraId="363CC7A3" w14:textId="3C502A9D" w:rsidR="00B41542" w:rsidRPr="00EC76D5" w:rsidRDefault="00B41542" w:rsidP="00B41542">
      <w:pPr>
        <w:pStyle w:val="Code"/>
      </w:pPr>
      <w:r w:rsidRPr="00EC76D5">
        <w:t xml:space="preserve">  public static SyntaxTree generateReturnStatement(SyntaxTree opt</w:t>
      </w:r>
      <w:r w:rsidR="0038687E">
        <w:t>Expression)</w:t>
      </w:r>
      <w:r w:rsidRPr="00EC76D5">
        <w:t xml:space="preserve"> {</w:t>
      </w:r>
    </w:p>
    <w:p w14:paraId="54C37AC0" w14:textId="77777777" w:rsidR="00B41542" w:rsidRPr="00EC76D5" w:rsidRDefault="00B41542" w:rsidP="00B41542">
      <w:pPr>
        <w:pStyle w:val="Code"/>
      </w:pPr>
      <w:r w:rsidRPr="00EC76D5">
        <w:t xml:space="preserve">    if (GenerateDeclaration.isMain(Main.FuncSymbol)) {</w:t>
      </w:r>
    </w:p>
    <w:p w14:paraId="6A48FCFA" w14:textId="77777777" w:rsidR="00B41542" w:rsidRPr="00EC76D5" w:rsidRDefault="00B41542" w:rsidP="00B41542">
      <w:pPr>
        <w:pStyle w:val="Code"/>
      </w:pPr>
      <w:r w:rsidRPr="00EC76D5">
        <w:t xml:space="preserve">      SyntaxTree exitTree = new SyntaxTree(MiddleOperator.Exit);</w:t>
      </w:r>
    </w:p>
    <w:p w14:paraId="0D1DEBE0" w14:textId="77777777" w:rsidR="00B41542" w:rsidRPr="00EC76D5" w:rsidRDefault="00B41542" w:rsidP="00B41542">
      <w:pPr>
        <w:pStyle w:val="Code"/>
      </w:pPr>
    </w:p>
    <w:p w14:paraId="4FEE96D0" w14:textId="4F41385A" w:rsidR="00B41542" w:rsidRPr="00EC76D5" w:rsidRDefault="00B41542" w:rsidP="00B41542">
      <w:pPr>
        <w:pStyle w:val="Code"/>
      </w:pPr>
      <w:r w:rsidRPr="00EC76D5">
        <w:t xml:space="preserve">      if (opt</w:t>
      </w:r>
      <w:r w:rsidR="0038687E">
        <w:t xml:space="preserve">Expression </w:t>
      </w:r>
      <w:r w:rsidRPr="00EC76D5">
        <w:t>!= null) {</w:t>
      </w:r>
    </w:p>
    <w:p w14:paraId="286EC5B1" w14:textId="080E8C66" w:rsidR="00B41542" w:rsidRPr="00EC76D5" w:rsidRDefault="00B41542" w:rsidP="00B41542">
      <w:pPr>
        <w:pStyle w:val="Code"/>
      </w:pPr>
      <w:r w:rsidRPr="00EC76D5">
        <w:t xml:space="preserve">        opt</w:t>
      </w:r>
      <w:r w:rsidR="0038687E">
        <w:t xml:space="preserve">Expression </w:t>
      </w:r>
      <w:r w:rsidRPr="00EC76D5">
        <w:t>= TypeCast.implicitCast</w:t>
      </w:r>
    </w:p>
    <w:p w14:paraId="0F1C8A60" w14:textId="57D82A2B" w:rsidR="00B41542" w:rsidRPr="00EC76D5" w:rsidRDefault="00B41542" w:rsidP="00B41542">
      <w:pPr>
        <w:pStyle w:val="Code"/>
      </w:pPr>
      <w:r w:rsidRPr="00EC76D5">
        <w:t xml:space="preserve">                  (optExpr, Main.FuncSymbol.getType().getReturnType());</w:t>
      </w:r>
    </w:p>
    <w:p w14:paraId="54F52C10" w14:textId="3AE09C58" w:rsidR="00B41542" w:rsidRPr="00EC76D5" w:rsidRDefault="00B41542" w:rsidP="00B41542">
      <w:pPr>
        <w:pStyle w:val="Code"/>
      </w:pPr>
      <w:r w:rsidRPr="00EC76D5">
        <w:t xml:space="preserve">        exitTree.addChild(opt</w:t>
      </w:r>
      <w:r w:rsidR="0038687E">
        <w:t>Expression)</w:t>
      </w:r>
      <w:r w:rsidRPr="00EC76D5">
        <w:t>;</w:t>
      </w:r>
    </w:p>
    <w:p w14:paraId="5CA83B93" w14:textId="77777777" w:rsidR="00B41542" w:rsidRPr="00EC76D5" w:rsidRDefault="00B41542" w:rsidP="00B41542">
      <w:pPr>
        <w:pStyle w:val="Code"/>
      </w:pPr>
      <w:r w:rsidRPr="00EC76D5">
        <w:t xml:space="preserve">      }</w:t>
      </w:r>
    </w:p>
    <w:p w14:paraId="3D026778" w14:textId="77777777" w:rsidR="00B41542" w:rsidRPr="00EC76D5" w:rsidRDefault="00B41542" w:rsidP="00B41542">
      <w:pPr>
        <w:pStyle w:val="Code"/>
      </w:pPr>
      <w:r w:rsidRPr="00EC76D5">
        <w:t xml:space="preserve">      else {</w:t>
      </w:r>
    </w:p>
    <w:p w14:paraId="2048441B" w14:textId="77777777" w:rsidR="00B41542" w:rsidRPr="00EC76D5" w:rsidRDefault="00B41542" w:rsidP="00B41542">
      <w:pPr>
        <w:pStyle w:val="Code"/>
      </w:pPr>
      <w:r w:rsidRPr="00EC76D5">
        <w:t xml:space="preserve">        Assert.error(Main.FuncSymbol.getType().getReturnType().isVoid(),</w:t>
      </w:r>
    </w:p>
    <w:p w14:paraId="0F698DAA" w14:textId="77777777" w:rsidR="00B41542" w:rsidRPr="00EC76D5" w:rsidRDefault="00B41542" w:rsidP="00B41542">
      <w:pPr>
        <w:pStyle w:val="Code"/>
      </w:pPr>
      <w:r w:rsidRPr="00EC76D5">
        <w:t xml:space="preserve">                     "return value of void function");</w:t>
      </w:r>
    </w:p>
    <w:p w14:paraId="5F6C5BAB" w14:textId="77777777" w:rsidR="00B41542" w:rsidRPr="00EC76D5" w:rsidRDefault="00B41542" w:rsidP="00B41542">
      <w:pPr>
        <w:pStyle w:val="Code"/>
      </w:pPr>
      <w:r w:rsidRPr="00EC76D5">
        <w:t xml:space="preserve">        exitTree.addChild(null);</w:t>
      </w:r>
    </w:p>
    <w:p w14:paraId="5B058FB4" w14:textId="77777777" w:rsidR="00B41542" w:rsidRPr="00EC76D5" w:rsidRDefault="00B41542" w:rsidP="00B41542">
      <w:pPr>
        <w:pStyle w:val="Code"/>
      </w:pPr>
      <w:r w:rsidRPr="00EC76D5">
        <w:t xml:space="preserve">      }</w:t>
      </w:r>
    </w:p>
    <w:p w14:paraId="7F66CB65" w14:textId="77777777" w:rsidR="00B41542" w:rsidRPr="00EC76D5" w:rsidRDefault="00B41542" w:rsidP="00B41542">
      <w:pPr>
        <w:pStyle w:val="Code"/>
      </w:pPr>
    </w:p>
    <w:p w14:paraId="2595EE2F" w14:textId="77777777" w:rsidR="00B41542" w:rsidRPr="00EC76D5" w:rsidRDefault="00B41542" w:rsidP="00B41542">
      <w:pPr>
        <w:pStyle w:val="Code"/>
      </w:pPr>
      <w:r w:rsidRPr="00EC76D5">
        <w:t xml:space="preserve">      return exitTree;</w:t>
      </w:r>
    </w:p>
    <w:p w14:paraId="03DF4ABC" w14:textId="77777777" w:rsidR="00B41542" w:rsidRPr="00EC76D5" w:rsidRDefault="00B41542" w:rsidP="00B41542">
      <w:pPr>
        <w:pStyle w:val="Code"/>
      </w:pPr>
      <w:r w:rsidRPr="00EC76D5">
        <w:t xml:space="preserve">    }</w:t>
      </w:r>
    </w:p>
    <w:p w14:paraId="2842B09E" w14:textId="77777777" w:rsidR="00B41542" w:rsidRPr="00EC76D5" w:rsidRDefault="00B41542" w:rsidP="00B41542">
      <w:pPr>
        <w:pStyle w:val="Code"/>
      </w:pPr>
      <w:r w:rsidRPr="00EC76D5">
        <w:t xml:space="preserve">    else {</w:t>
      </w:r>
    </w:p>
    <w:p w14:paraId="217E5838" w14:textId="77777777" w:rsidR="00B41542" w:rsidRPr="00EC76D5" w:rsidRDefault="00B41542" w:rsidP="00B41542">
      <w:pPr>
        <w:pStyle w:val="Code"/>
      </w:pPr>
      <w:r w:rsidRPr="00EC76D5">
        <w:t xml:space="preserve">      SyntaxTree returnTree = new SyntaxTree(MiddleOperator.Return);</w:t>
      </w:r>
    </w:p>
    <w:p w14:paraId="070B2660" w14:textId="77777777" w:rsidR="00B41542" w:rsidRPr="00EC76D5" w:rsidRDefault="00B41542" w:rsidP="00B41542">
      <w:pPr>
        <w:pStyle w:val="Code"/>
      </w:pPr>
    </w:p>
    <w:p w14:paraId="51CBF608" w14:textId="1FC6933A" w:rsidR="00B41542" w:rsidRPr="00EC76D5" w:rsidRDefault="00B41542" w:rsidP="00B41542">
      <w:pPr>
        <w:pStyle w:val="Code"/>
      </w:pPr>
      <w:r w:rsidRPr="00EC76D5">
        <w:t xml:space="preserve">      if (opt</w:t>
      </w:r>
      <w:r w:rsidR="0038687E">
        <w:t xml:space="preserve">Expression </w:t>
      </w:r>
      <w:r w:rsidRPr="00EC76D5">
        <w:t>!= null) {</w:t>
      </w:r>
    </w:p>
    <w:p w14:paraId="36E0784E" w14:textId="5D87F97B" w:rsidR="00B41542" w:rsidRPr="00EC76D5" w:rsidRDefault="00B41542" w:rsidP="00B41542">
      <w:pPr>
        <w:pStyle w:val="Code"/>
      </w:pPr>
      <w:r w:rsidRPr="00EC76D5">
        <w:t xml:space="preserve">        opt</w:t>
      </w:r>
      <w:r w:rsidR="0038687E">
        <w:t xml:space="preserve">Expression </w:t>
      </w:r>
      <w:r w:rsidRPr="00EC76D5">
        <w:t>= TypeCast.implicitCast</w:t>
      </w:r>
    </w:p>
    <w:p w14:paraId="18AA83D9" w14:textId="4D4C1A36" w:rsidR="00B41542" w:rsidRPr="00EC76D5" w:rsidRDefault="00B41542" w:rsidP="00B41542">
      <w:pPr>
        <w:pStyle w:val="Code"/>
      </w:pPr>
      <w:r w:rsidRPr="00EC76D5">
        <w:t xml:space="preserve">                  (optExpr, Main.FuncSymbol.getType().getReturnType());</w:t>
      </w:r>
    </w:p>
    <w:p w14:paraId="6090E7BC" w14:textId="426698E8" w:rsidR="00B41542" w:rsidRPr="00EC76D5" w:rsidRDefault="00B41542" w:rsidP="00B41542">
      <w:pPr>
        <w:pStyle w:val="Code"/>
      </w:pPr>
      <w:r w:rsidRPr="00EC76D5">
        <w:t xml:space="preserve">        returnTree.addChild(opt</w:t>
      </w:r>
      <w:r w:rsidR="0038687E">
        <w:t>Expression)</w:t>
      </w:r>
      <w:r w:rsidRPr="00EC76D5">
        <w:t>;</w:t>
      </w:r>
    </w:p>
    <w:p w14:paraId="3216F136" w14:textId="77777777" w:rsidR="00B41542" w:rsidRPr="00EC76D5" w:rsidRDefault="00B41542" w:rsidP="00B41542">
      <w:pPr>
        <w:pStyle w:val="Code"/>
      </w:pPr>
      <w:r w:rsidRPr="00EC76D5">
        <w:t xml:space="preserve">      }</w:t>
      </w:r>
    </w:p>
    <w:p w14:paraId="35307D42" w14:textId="77777777" w:rsidR="00B41542" w:rsidRPr="00EC76D5" w:rsidRDefault="00B41542" w:rsidP="00B41542">
      <w:pPr>
        <w:pStyle w:val="Code"/>
      </w:pPr>
      <w:r w:rsidRPr="00EC76D5">
        <w:lastRenderedPageBreak/>
        <w:t xml:space="preserve">      else {</w:t>
      </w:r>
    </w:p>
    <w:p w14:paraId="2042223F" w14:textId="77777777" w:rsidR="00B41542" w:rsidRPr="00EC76D5" w:rsidRDefault="00B41542" w:rsidP="00B41542">
      <w:pPr>
        <w:pStyle w:val="Code"/>
      </w:pPr>
      <w:r w:rsidRPr="00EC76D5">
        <w:t xml:space="preserve">        Assert.error(Main.FuncSymbol.getType().getReturnType().isVoid(),</w:t>
      </w:r>
    </w:p>
    <w:p w14:paraId="2428997D" w14:textId="77777777" w:rsidR="00B41542" w:rsidRPr="00EC76D5" w:rsidRDefault="00B41542" w:rsidP="00B41542">
      <w:pPr>
        <w:pStyle w:val="Code"/>
      </w:pPr>
      <w:r w:rsidRPr="00EC76D5">
        <w:t xml:space="preserve">                     "return value of void function");</w:t>
      </w:r>
    </w:p>
    <w:p w14:paraId="449518A4" w14:textId="77777777" w:rsidR="00B41542" w:rsidRPr="00EC76D5" w:rsidRDefault="00B41542" w:rsidP="00B41542">
      <w:pPr>
        <w:pStyle w:val="Code"/>
      </w:pPr>
      <w:r w:rsidRPr="00EC76D5">
        <w:t xml:space="preserve">        returnTree.addChild(null);</w:t>
      </w:r>
    </w:p>
    <w:p w14:paraId="26DF2951" w14:textId="77777777" w:rsidR="00B41542" w:rsidRPr="00EC76D5" w:rsidRDefault="00B41542" w:rsidP="00B41542">
      <w:pPr>
        <w:pStyle w:val="Code"/>
      </w:pPr>
      <w:r w:rsidRPr="00EC76D5">
        <w:t xml:space="preserve">      }</w:t>
      </w:r>
    </w:p>
    <w:p w14:paraId="5A40C4D1" w14:textId="77777777" w:rsidR="00B41542" w:rsidRPr="00EC76D5" w:rsidRDefault="00B41542" w:rsidP="00B41542">
      <w:pPr>
        <w:pStyle w:val="Code"/>
      </w:pPr>
    </w:p>
    <w:p w14:paraId="01CB6F34" w14:textId="77777777" w:rsidR="00B41542" w:rsidRPr="00EC76D5" w:rsidRDefault="00B41542" w:rsidP="00B41542">
      <w:pPr>
        <w:pStyle w:val="Code"/>
      </w:pPr>
      <w:r w:rsidRPr="00EC76D5">
        <w:t xml:space="preserve">      return returnTree;</w:t>
      </w:r>
    </w:p>
    <w:p w14:paraId="7475D93B" w14:textId="77777777" w:rsidR="00B41542" w:rsidRPr="00EC76D5" w:rsidRDefault="00B41542" w:rsidP="00B41542">
      <w:pPr>
        <w:pStyle w:val="Code"/>
      </w:pPr>
      <w:r w:rsidRPr="00EC76D5">
        <w:t xml:space="preserve">    }</w:t>
      </w:r>
    </w:p>
    <w:p w14:paraId="7E452005" w14:textId="77777777" w:rsidR="00B41542" w:rsidRPr="00EC76D5" w:rsidRDefault="00B41542" w:rsidP="00B41542">
      <w:pPr>
        <w:pStyle w:val="Code"/>
      </w:pPr>
      <w:r w:rsidRPr="00EC76D5">
        <w:t xml:space="preserve">  }</w:t>
      </w:r>
    </w:p>
    <w:p w14:paraId="2DE085A9" w14:textId="63343691" w:rsidR="00E40B78" w:rsidRPr="00EC76D5" w:rsidRDefault="00E40B78" w:rsidP="00B41542">
      <w:r w:rsidRPr="00EC76D5">
        <w:t xml:space="preserve">If the </w:t>
      </w:r>
      <w:r w:rsidR="009969C9" w:rsidRPr="00EC76D5">
        <w:t>surrounding</w:t>
      </w:r>
      <w:r w:rsidRPr="00EC76D5">
        <w:t xml:space="preserve"> function returns a pointer to a function and the return expression is a or a pointer to a function, we check the they are equal; that is, that they return equal types and have equal parameter lists.</w:t>
      </w:r>
    </w:p>
    <w:p w14:paraId="5539FB86" w14:textId="77777777" w:rsidR="00E40B78" w:rsidRPr="00EC76D5" w:rsidRDefault="00E40B78" w:rsidP="00E40B78">
      <w:r w:rsidRPr="00EC76D5">
        <w:t>If the sorrounding function returns a pointer and the expression type is array, we compare the pointer type with array type. If the return expression is a string we check that the surrounding function’s return type is a pointer to a (signed or unsigned) character. Otherwise, we just cast the return expression to the surrounding function’s return type.</w:t>
      </w:r>
    </w:p>
    <w:p w14:paraId="1E22BE06" w14:textId="33137441" w:rsidR="00E40B78" w:rsidRPr="00EC76D5" w:rsidRDefault="00E40B78" w:rsidP="00E40B78">
      <w:r w:rsidRPr="00EC76D5">
        <w:t xml:space="preserve">If the surrounding function is the </w:t>
      </w:r>
      <w:r w:rsidRPr="00EC76D5">
        <w:rPr>
          <w:rStyle w:val="CodeInText"/>
        </w:rPr>
        <w:t>main</w:t>
      </w:r>
      <w:r w:rsidRPr="00EC76D5">
        <w:t xml:space="preserve"> function, we cast the return expression to a signed short integer, since we already checked that </w:t>
      </w:r>
      <w:r w:rsidRPr="00EC76D5">
        <w:rPr>
          <w:rStyle w:val="CodeInText"/>
        </w:rPr>
        <w:t>main</w:t>
      </w:r>
      <w:r w:rsidRPr="00EC76D5">
        <w:t xml:space="preserve"> does not return </w:t>
      </w:r>
      <w:r w:rsidRPr="00EC76D5">
        <w:rPr>
          <w:rStyle w:val="CodeInText"/>
        </w:rPr>
        <w:t>void</w:t>
      </w:r>
      <w:r w:rsidRPr="00EC76D5">
        <w:t xml:space="preserve">, it has to return an integral type. If the surrounding function is not </w:t>
      </w:r>
      <w:r w:rsidRPr="00EC76D5">
        <w:rPr>
          <w:rStyle w:val="CodeInText"/>
        </w:rPr>
        <w:t>main</w:t>
      </w:r>
      <w:r w:rsidRPr="00EC76D5">
        <w:t>, we generate middle code instructions for the return value and fun</w:t>
      </w:r>
      <w:r w:rsidR="00B41542" w:rsidRPr="00EC76D5">
        <w:t>ction return. Note that there are</w:t>
      </w:r>
      <w:r w:rsidRPr="00EC76D5">
        <w:t xml:space="preserve"> two different instructions, where the first one sets the return value and the second one performs the return jump.</w:t>
      </w:r>
    </w:p>
    <w:p w14:paraId="6DB21EF9" w14:textId="77777777" w:rsidR="00E40B78" w:rsidRPr="00EC76D5" w:rsidRDefault="00E40B78" w:rsidP="00E40B78">
      <w:r w:rsidRPr="00EC76D5">
        <w:t xml:space="preserve">On the other hand, if there is no return expression we check that the surrounding function returns </w:t>
      </w:r>
      <w:r w:rsidRPr="00EC76D5">
        <w:rPr>
          <w:rStyle w:val="CodeInText"/>
        </w:rPr>
        <w:t>void</w:t>
      </w:r>
      <w:r w:rsidRPr="00EC76D5">
        <w:t xml:space="preserve">. If it is the main function, we add the </w:t>
      </w:r>
      <w:r w:rsidRPr="00EC76D5">
        <w:rPr>
          <w:rStyle w:val="CodeInText"/>
        </w:rPr>
        <w:t>exit</w:t>
      </w:r>
      <w:r w:rsidRPr="00EC76D5">
        <w:t xml:space="preserve"> middle code instruction with argument zero. If it is not, we just add the </w:t>
      </w:r>
      <w:r w:rsidRPr="00EC76D5">
        <w:rPr>
          <w:rStyle w:val="CodeInText"/>
        </w:rPr>
        <w:t>return</w:t>
      </w:r>
      <w:r w:rsidRPr="00EC76D5">
        <w:t xml:space="preserve"> middle code instruction without precede it with the setting of a return value.</w:t>
      </w:r>
    </w:p>
    <w:p w14:paraId="09556317" w14:textId="6B3CE841" w:rsidR="00E40B78" w:rsidRPr="00EC76D5" w:rsidRDefault="00E40B78" w:rsidP="00E40B78">
      <w:pPr>
        <w:pStyle w:val="Rubrik3"/>
      </w:pPr>
      <w:bookmarkStart w:id="297" w:name="_Toc481936176"/>
      <w:r w:rsidRPr="00EC76D5">
        <w:t>Expression Statements</w:t>
      </w:r>
      <w:bookmarkEnd w:id="297"/>
    </w:p>
    <w:p w14:paraId="2BC71830" w14:textId="6230F5E1" w:rsidR="00E40B78" w:rsidRPr="00EC76D5" w:rsidRDefault="00E40B78" w:rsidP="00E40B78">
      <w:r w:rsidRPr="00EC76D5">
        <w:t xml:space="preserve">An expression statement is an optional expression followed by a semicolon. The expression is evaluated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w:t>
      </w:r>
    </w:p>
    <w:p w14:paraId="0FF7B112" w14:textId="343FA08C" w:rsidR="00E40B78" w:rsidRPr="00EC76D5" w:rsidRDefault="002E67B8" w:rsidP="00E40B78">
      <w:pPr>
        <w:pStyle w:val="CodeHeader"/>
      </w:pPr>
      <w:r>
        <w:t>MainParser.gppg</w:t>
      </w:r>
    </w:p>
    <w:p w14:paraId="6C438EDC" w14:textId="77777777" w:rsidR="00133398" w:rsidRPr="00EC76D5" w:rsidRDefault="00133398" w:rsidP="0065352B">
      <w:pPr>
        <w:pStyle w:val="Code"/>
      </w:pPr>
      <w:r w:rsidRPr="00EC76D5">
        <w:t xml:space="preserve">  | optional_expression SEMICOLON {</w:t>
      </w:r>
    </w:p>
    <w:p w14:paraId="76CC86C8" w14:textId="77777777" w:rsidR="00133398" w:rsidRPr="00EC76D5" w:rsidRDefault="00133398" w:rsidP="0065352B">
      <w:pPr>
        <w:pStyle w:val="Code"/>
      </w:pPr>
      <w:r w:rsidRPr="00EC76D5">
        <w:t xml:space="preserve">      $$ = SyntaxTreeGenerator.generateExpressionStatement($1);</w:t>
      </w:r>
    </w:p>
    <w:p w14:paraId="08A63E5A" w14:textId="77777777" w:rsidR="0065352B" w:rsidRPr="00EC76D5" w:rsidRDefault="00133398" w:rsidP="0065352B">
      <w:pPr>
        <w:pStyle w:val="Code"/>
        <w:rPr>
          <w:b/>
        </w:rPr>
      </w:pPr>
      <w:r w:rsidRPr="00EC76D5">
        <w:t xml:space="preserve">    }</w:t>
      </w:r>
    </w:p>
    <w:p w14:paraId="21545F79" w14:textId="3833C8D5" w:rsidR="00E40B78" w:rsidRPr="00EC76D5" w:rsidRDefault="000C6576" w:rsidP="00133398">
      <w:pPr>
        <w:pStyle w:val="CodeHeader"/>
      </w:pPr>
      <w:r>
        <w:t>MiddleCodeGenerator.cs</w:t>
      </w:r>
    </w:p>
    <w:p w14:paraId="412AC9A7" w14:textId="25FEC68A" w:rsidR="0065352B" w:rsidRPr="00EC76D5" w:rsidRDefault="0065352B" w:rsidP="0065352B">
      <w:pPr>
        <w:pStyle w:val="Code"/>
      </w:pPr>
      <w:r w:rsidRPr="00EC76D5">
        <w:t xml:space="preserve">  public static SyntaxTree generateExpressionStatement(SyntaxTree </w:t>
      </w:r>
      <w:r w:rsidR="0038687E">
        <w:t>expression</w:t>
      </w:r>
      <w:r w:rsidRPr="00EC76D5">
        <w:t>) {</w:t>
      </w:r>
    </w:p>
    <w:p w14:paraId="2186E822" w14:textId="77777777" w:rsidR="0065352B" w:rsidRPr="00EC76D5" w:rsidRDefault="0065352B" w:rsidP="0065352B">
      <w:pPr>
        <w:pStyle w:val="Code"/>
      </w:pPr>
      <w:r w:rsidRPr="00EC76D5">
        <w:t xml:space="preserve">    SyntaxTree exprTree = new SyntaxTree(MiddleOperator.Expression);</w:t>
      </w:r>
    </w:p>
    <w:p w14:paraId="4F84195F" w14:textId="14E162D1" w:rsidR="0065352B" w:rsidRPr="00EC76D5" w:rsidRDefault="0065352B" w:rsidP="0065352B">
      <w:pPr>
        <w:pStyle w:val="Code"/>
      </w:pPr>
      <w:r w:rsidRPr="00EC76D5">
        <w:t xml:space="preserve">    exprTree.addChild(</w:t>
      </w:r>
      <w:r w:rsidR="0038687E">
        <w:t>expression</w:t>
      </w:r>
      <w:r w:rsidRPr="00EC76D5">
        <w:t>);</w:t>
      </w:r>
    </w:p>
    <w:p w14:paraId="19CE341F" w14:textId="77777777" w:rsidR="0065352B" w:rsidRPr="00EC76D5" w:rsidRDefault="0065352B" w:rsidP="0065352B">
      <w:pPr>
        <w:pStyle w:val="Code"/>
      </w:pPr>
      <w:r w:rsidRPr="00EC76D5">
        <w:t xml:space="preserve">    return exprTree;</w:t>
      </w:r>
    </w:p>
    <w:p w14:paraId="595E3443" w14:textId="16B23E3D" w:rsidR="00E40B78" w:rsidRPr="00EC76D5" w:rsidRDefault="0065352B" w:rsidP="0065352B">
      <w:pPr>
        <w:pStyle w:val="Code"/>
      </w:pPr>
      <w:r w:rsidRPr="00EC76D5">
        <w:t xml:space="preserve">  }</w:t>
      </w:r>
    </w:p>
    <w:p w14:paraId="0E07C9FB" w14:textId="6CA66165" w:rsidR="00E40B78" w:rsidRPr="00EC76D5" w:rsidRDefault="00E40B78" w:rsidP="00E40B78">
      <w:pPr>
        <w:pStyle w:val="Rubrik3"/>
        <w:numPr>
          <w:ilvl w:val="2"/>
          <w:numId w:val="98"/>
        </w:numPr>
      </w:pPr>
      <w:bookmarkStart w:id="298" w:name="_Toc481936177"/>
      <w:r w:rsidRPr="00EC76D5">
        <w:t>Declaration Statements</w:t>
      </w:r>
      <w:bookmarkEnd w:id="298"/>
    </w:p>
    <w:p w14:paraId="5BDC5B47" w14:textId="77777777" w:rsidR="00E40B78" w:rsidRPr="00EC76D5" w:rsidRDefault="00E40B78" w:rsidP="00E40B78">
      <w:r w:rsidRPr="00EC76D5">
        <w:t>Declaration statements is an extension of the C standard, which states that the declarations are placed before the statements. With declaration statements it is possible to mix declarations and statements.</w:t>
      </w:r>
    </w:p>
    <w:p w14:paraId="2FA69C5E" w14:textId="5ADEAA1F" w:rsidR="00E40B78" w:rsidRPr="00EC76D5" w:rsidRDefault="002E67B8" w:rsidP="00E40B78">
      <w:pPr>
        <w:pStyle w:val="CodeHeader"/>
      </w:pPr>
      <w:r>
        <w:t>MainParser.gppg</w:t>
      </w:r>
    </w:p>
    <w:p w14:paraId="07C4908A" w14:textId="77777777" w:rsidR="0037793B" w:rsidRPr="00EC76D5" w:rsidRDefault="0037793B" w:rsidP="0037793B">
      <w:pPr>
        <w:pStyle w:val="Code"/>
      </w:pPr>
      <w:r w:rsidRPr="00EC76D5">
        <w:t xml:space="preserve">  | declaration {</w:t>
      </w:r>
    </w:p>
    <w:p w14:paraId="1AE9C252" w14:textId="77777777" w:rsidR="0037793B" w:rsidRPr="00EC76D5" w:rsidRDefault="0037793B" w:rsidP="0037793B">
      <w:pPr>
        <w:pStyle w:val="Code"/>
      </w:pPr>
      <w:r w:rsidRPr="00EC76D5">
        <w:t xml:space="preserve">      $$ = SyntaxTreeGenerator.generateDeclarationStatement($1);</w:t>
      </w:r>
    </w:p>
    <w:p w14:paraId="3AE8DF4B" w14:textId="0278D1C0" w:rsidR="0037793B" w:rsidRPr="00EC76D5" w:rsidRDefault="0037793B" w:rsidP="0037793B">
      <w:pPr>
        <w:pStyle w:val="Code"/>
      </w:pPr>
      <w:r w:rsidRPr="00EC76D5">
        <w:lastRenderedPageBreak/>
        <w:t xml:space="preserve">    }</w:t>
      </w:r>
    </w:p>
    <w:p w14:paraId="4C4DBADA" w14:textId="3453DE98" w:rsidR="00C63D72" w:rsidRPr="00EC76D5" w:rsidRDefault="000C6576" w:rsidP="00C63D72">
      <w:pPr>
        <w:pStyle w:val="CodeHeader"/>
      </w:pPr>
      <w:r>
        <w:t>MiddleCodeGenerator.cs</w:t>
      </w:r>
    </w:p>
    <w:p w14:paraId="4DC864C7" w14:textId="77777777" w:rsidR="00C63D72" w:rsidRPr="00EC76D5" w:rsidRDefault="001C45B9" w:rsidP="00C63D72">
      <w:pPr>
        <w:pStyle w:val="Code"/>
      </w:pPr>
      <w:r w:rsidRPr="00EC76D5">
        <w:t xml:space="preserve">  public static SyntaxTree generateDeclarationStatement</w:t>
      </w:r>
    </w:p>
    <w:p w14:paraId="72704800" w14:textId="48437F96" w:rsidR="001C45B9" w:rsidRPr="00EC76D5" w:rsidRDefault="00C63D72" w:rsidP="00C63D72">
      <w:pPr>
        <w:pStyle w:val="Code"/>
      </w:pPr>
      <w:r w:rsidRPr="00EC76D5">
        <w:t xml:space="preserve">                                   </w:t>
      </w:r>
      <w:r w:rsidR="001C45B9" w:rsidRPr="00EC76D5">
        <w:t>(List&lt;MiddleCode&gt; middleCodeList) {</w:t>
      </w:r>
    </w:p>
    <w:p w14:paraId="58871EFC" w14:textId="77777777" w:rsidR="001C45B9" w:rsidRPr="00EC76D5" w:rsidRDefault="001C45B9" w:rsidP="00C63D72">
      <w:pPr>
        <w:pStyle w:val="Code"/>
      </w:pPr>
      <w:r w:rsidRPr="00EC76D5">
        <w:t xml:space="preserve">    return (new SyntaxTree(MiddleOperator.Declaration, middleCodeList));</w:t>
      </w:r>
    </w:p>
    <w:p w14:paraId="701374AF" w14:textId="7ACD4C3A" w:rsidR="001C45B9" w:rsidRPr="00EC76D5" w:rsidRDefault="001C45B9" w:rsidP="00C63D72">
      <w:pPr>
        <w:pStyle w:val="Code"/>
      </w:pPr>
      <w:r w:rsidRPr="00EC76D5">
        <w:t xml:space="preserve">  }</w:t>
      </w:r>
    </w:p>
    <w:p w14:paraId="186C5559" w14:textId="2D66BE87" w:rsidR="00E40B78" w:rsidRPr="00EC76D5" w:rsidRDefault="00E40B78" w:rsidP="0037793B">
      <w:pPr>
        <w:pStyle w:val="Rubrik3"/>
      </w:pPr>
      <w:bookmarkStart w:id="299" w:name="_Toc481936178"/>
      <w:r w:rsidRPr="00EC76D5">
        <w:t>Load Register Statements</w:t>
      </w:r>
      <w:bookmarkEnd w:id="299"/>
    </w:p>
    <w:p w14:paraId="0F12F873" w14:textId="235B97ED" w:rsidR="00E40B78" w:rsidRPr="00EC76D5" w:rsidRDefault="00E40B78" w:rsidP="00E40B78">
      <w:r w:rsidRPr="00EC76D5">
        <w:t>T</w:t>
      </w:r>
      <w:r w:rsidR="00FE04CF" w:rsidRPr="00EC76D5">
        <w:t>he closed statements do</w:t>
      </w:r>
      <w:r w:rsidRPr="00EC76D5">
        <w:t xml:space="preserve">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65D20155" w14:textId="1C9568DE" w:rsidR="00E40B78" w:rsidRPr="00EC76D5" w:rsidRDefault="002E67B8" w:rsidP="00E40B78">
      <w:pPr>
        <w:pStyle w:val="CodeHeader"/>
      </w:pPr>
      <w:r>
        <w:t>MainParser.gppg</w:t>
      </w:r>
    </w:p>
    <w:p w14:paraId="48A5A373" w14:textId="77777777" w:rsidR="00027F3B" w:rsidRPr="00EC76D5" w:rsidRDefault="00027F3B" w:rsidP="00BF3887">
      <w:pPr>
        <w:pStyle w:val="Code"/>
      </w:pPr>
      <w:r w:rsidRPr="00EC76D5">
        <w:t xml:space="preserve">  | LOAD_REGISTER LEFT_PAREN IDENTIFIER</w:t>
      </w:r>
    </w:p>
    <w:p w14:paraId="157C547D" w14:textId="77777777" w:rsidR="00027F3B" w:rsidRPr="00EC76D5" w:rsidRDefault="00027F3B" w:rsidP="00BF3887">
      <w:pPr>
        <w:pStyle w:val="Code"/>
      </w:pPr>
      <w:r w:rsidRPr="00EC76D5">
        <w:t xml:space="preserve">                  COMMA expression RIGHT_PAREN SEMICOLON {</w:t>
      </w:r>
    </w:p>
    <w:p w14:paraId="5DC1ED7D" w14:textId="77777777" w:rsidR="00027F3B" w:rsidRPr="00EC76D5" w:rsidRDefault="00027F3B" w:rsidP="00BF3887">
      <w:pPr>
        <w:pStyle w:val="Code"/>
      </w:pPr>
      <w:r w:rsidRPr="00EC76D5">
        <w:t xml:space="preserve">      $$ = SyntaxTreeGenerator.generateLoadToRegisterStatement($3, $5);</w:t>
      </w:r>
    </w:p>
    <w:p w14:paraId="62A76EDA" w14:textId="77777777" w:rsidR="00BF3887" w:rsidRPr="00EC76D5" w:rsidRDefault="00027F3B" w:rsidP="00BF3887">
      <w:pPr>
        <w:pStyle w:val="Code"/>
        <w:rPr>
          <w:b/>
        </w:rPr>
      </w:pPr>
      <w:r w:rsidRPr="00EC76D5">
        <w:t xml:space="preserve">    }</w:t>
      </w:r>
    </w:p>
    <w:p w14:paraId="75C2A284" w14:textId="5FE2E772" w:rsidR="00E40B78" w:rsidRPr="00EC76D5" w:rsidRDefault="000C6576" w:rsidP="00027F3B">
      <w:pPr>
        <w:pStyle w:val="CodeHeader"/>
      </w:pPr>
      <w:r>
        <w:t>MiddleCodeGenerator.cs</w:t>
      </w:r>
    </w:p>
    <w:p w14:paraId="079AA4EA" w14:textId="77777777" w:rsidR="00E521CF" w:rsidRPr="00EC76D5" w:rsidRDefault="00A132A5" w:rsidP="00A132A5">
      <w:pPr>
        <w:pStyle w:val="Code"/>
      </w:pPr>
      <w:r w:rsidRPr="00EC76D5">
        <w:t xml:space="preserve">  public static SyntaxTree generateLoadToRegisterStatement(String name,</w:t>
      </w:r>
    </w:p>
    <w:p w14:paraId="777A6860" w14:textId="6CEB4FC9" w:rsidR="00A132A5" w:rsidRPr="00EC76D5" w:rsidRDefault="00E521CF" w:rsidP="00A132A5">
      <w:pPr>
        <w:pStyle w:val="Code"/>
      </w:pPr>
      <w:r w:rsidRPr="00EC76D5">
        <w:t xml:space="preserve">                                                          </w:t>
      </w:r>
      <w:r w:rsidR="00A132A5" w:rsidRPr="00EC76D5">
        <w:t xml:space="preserve"> SyntaxTree </w:t>
      </w:r>
      <w:r w:rsidR="0038687E">
        <w:t>expression</w:t>
      </w:r>
      <w:r w:rsidR="00A132A5" w:rsidRPr="00EC76D5">
        <w:t>) {</w:t>
      </w:r>
    </w:p>
    <w:p w14:paraId="2E031D84" w14:textId="0A63009A" w:rsidR="00A132A5" w:rsidRPr="00EC76D5" w:rsidRDefault="00A132A5" w:rsidP="00A132A5">
      <w:pPr>
        <w:pStyle w:val="Code"/>
      </w:pPr>
      <w:r w:rsidRPr="00EC76D5">
        <w:t xml:space="preserve">    Assert.error(</w:t>
      </w:r>
      <w:r w:rsidR="0038687E">
        <w:t>expression</w:t>
      </w:r>
      <w:r w:rsidRPr="00EC76D5">
        <w:t>.getType().isIntegralOrPointer() ||</w:t>
      </w:r>
    </w:p>
    <w:p w14:paraId="4890277F" w14:textId="5104C586" w:rsidR="00A132A5" w:rsidRPr="00EC76D5" w:rsidRDefault="00A132A5" w:rsidP="00A132A5">
      <w:pPr>
        <w:pStyle w:val="Code"/>
      </w:pPr>
      <w:r w:rsidRPr="00EC76D5">
        <w:t xml:space="preserve">                 </w:t>
      </w:r>
      <w:r w:rsidR="0038687E">
        <w:t>expression</w:t>
      </w:r>
      <w:r w:rsidRPr="00EC76D5">
        <w:t xml:space="preserve">.getType().isArray(), </w:t>
      </w:r>
      <w:r w:rsidR="0038687E">
        <w:t>expression</w:t>
      </w:r>
      <w:r w:rsidRPr="00EC76D5">
        <w:t>,</w:t>
      </w:r>
    </w:p>
    <w:p w14:paraId="5D48051B" w14:textId="77777777" w:rsidR="00A132A5" w:rsidRPr="00EC76D5" w:rsidRDefault="00A132A5" w:rsidP="00A132A5">
      <w:pPr>
        <w:pStyle w:val="Code"/>
      </w:pPr>
      <w:r w:rsidRPr="00EC76D5">
        <w:t xml:space="preserve">                 "not an integral or a pointer type");</w:t>
      </w:r>
    </w:p>
    <w:p w14:paraId="2EF8D213" w14:textId="77777777" w:rsidR="00A132A5" w:rsidRPr="00EC76D5" w:rsidRDefault="00A132A5" w:rsidP="00A132A5">
      <w:pPr>
        <w:pStyle w:val="Code"/>
      </w:pPr>
      <w:r w:rsidRPr="00EC76D5">
        <w:t xml:space="preserve">    Register register = generateRegister(name);</w:t>
      </w:r>
    </w:p>
    <w:p w14:paraId="435D0AF2" w14:textId="672B761E" w:rsidR="00CD30E4" w:rsidRPr="00EC76D5" w:rsidRDefault="00A132A5" w:rsidP="00A132A5">
      <w:pPr>
        <w:pStyle w:val="Code"/>
      </w:pPr>
      <w:r w:rsidRPr="00EC76D5">
        <w:t xml:space="preserve">    int size = </w:t>
      </w:r>
      <w:r w:rsidR="0038687E">
        <w:t>expression</w:t>
      </w:r>
      <w:r w:rsidRPr="00EC76D5">
        <w:t xml:space="preserve">.getType().isArray() ? </w:t>
      </w:r>
      <w:r w:rsidR="00BA53A2">
        <w:t>TypeSize.PointerSize</w:t>
      </w:r>
    </w:p>
    <w:p w14:paraId="1A9FE0A5" w14:textId="31262AF8" w:rsidR="00A132A5" w:rsidRPr="00EC76D5" w:rsidRDefault="00CD30E4" w:rsidP="00A132A5">
      <w:pPr>
        <w:pStyle w:val="Code"/>
      </w:pPr>
      <w:r w:rsidRPr="00EC76D5">
        <w:t xml:space="preserve">                                       </w:t>
      </w:r>
      <w:r w:rsidR="00A132A5" w:rsidRPr="00EC76D5">
        <w:t xml:space="preserve"> : </w:t>
      </w:r>
      <w:r w:rsidR="0038687E">
        <w:t>expression</w:t>
      </w:r>
      <w:r w:rsidR="00A132A5" w:rsidRPr="00EC76D5">
        <w:t>.getType().getSize();</w:t>
      </w:r>
    </w:p>
    <w:p w14:paraId="0279E732" w14:textId="77777777" w:rsidR="00A132A5" w:rsidRPr="00EC76D5" w:rsidRDefault="00A132A5" w:rsidP="00A132A5">
      <w:pPr>
        <w:pStyle w:val="Code"/>
      </w:pPr>
      <w:r w:rsidRPr="00EC76D5">
        <w:t xml:space="preserve">    Assert.error(ObjectCode.registerSize(register) == size,</w:t>
      </w:r>
    </w:p>
    <w:p w14:paraId="19A7270F" w14:textId="02455952" w:rsidR="00A132A5" w:rsidRPr="00EC76D5" w:rsidRDefault="00A132A5" w:rsidP="00A132A5">
      <w:pPr>
        <w:pStyle w:val="Code"/>
      </w:pPr>
      <w:r w:rsidRPr="00EC76D5">
        <w:t xml:space="preserve">                 </w:t>
      </w:r>
      <w:r w:rsidR="0038687E">
        <w:t>expression</w:t>
      </w:r>
      <w:r w:rsidRPr="00EC76D5">
        <w:t>, "incorrect expression type size");</w:t>
      </w:r>
    </w:p>
    <w:p w14:paraId="3C921F47" w14:textId="77777777" w:rsidR="00A132A5" w:rsidRPr="00EC76D5" w:rsidRDefault="00A132A5" w:rsidP="00A132A5">
      <w:pPr>
        <w:pStyle w:val="Code"/>
      </w:pPr>
    </w:p>
    <w:p w14:paraId="00C45455" w14:textId="77777777" w:rsidR="00CD30E4" w:rsidRPr="00EC76D5" w:rsidRDefault="00CD30E4" w:rsidP="00A132A5">
      <w:pPr>
        <w:pStyle w:val="Code"/>
      </w:pPr>
      <w:r w:rsidRPr="00EC76D5">
        <w:t xml:space="preserve">    SyntaxTree loadTree =</w:t>
      </w:r>
    </w:p>
    <w:p w14:paraId="4CC6B372" w14:textId="295267A8" w:rsidR="00A132A5" w:rsidRPr="00EC76D5" w:rsidRDefault="00CD30E4" w:rsidP="00A132A5">
      <w:pPr>
        <w:pStyle w:val="Code"/>
      </w:pPr>
      <w:r w:rsidRPr="00EC76D5">
        <w:t xml:space="preserve">      </w:t>
      </w:r>
      <w:r w:rsidR="00A132A5" w:rsidRPr="00EC76D5">
        <w:t>new SyntaxTree(MiddleOperator.LoadToRegister, register);</w:t>
      </w:r>
    </w:p>
    <w:p w14:paraId="7DDEEF48" w14:textId="09DB3826" w:rsidR="00A132A5" w:rsidRPr="00EC76D5" w:rsidRDefault="00A132A5" w:rsidP="00A132A5">
      <w:pPr>
        <w:pStyle w:val="Code"/>
      </w:pPr>
      <w:r w:rsidRPr="00EC76D5">
        <w:t xml:space="preserve">    loadTree.addChild(</w:t>
      </w:r>
      <w:r w:rsidR="0038687E">
        <w:t>expression</w:t>
      </w:r>
      <w:r w:rsidRPr="00EC76D5">
        <w:t>);</w:t>
      </w:r>
    </w:p>
    <w:p w14:paraId="6C8E994F" w14:textId="77777777" w:rsidR="00A132A5" w:rsidRPr="00EC76D5" w:rsidRDefault="00A132A5" w:rsidP="00A132A5">
      <w:pPr>
        <w:pStyle w:val="Code"/>
      </w:pPr>
      <w:r w:rsidRPr="00EC76D5">
        <w:t xml:space="preserve">    return loadTree;</w:t>
      </w:r>
    </w:p>
    <w:p w14:paraId="06D4519E" w14:textId="000C2A28" w:rsidR="00E40B78" w:rsidRPr="00EC76D5" w:rsidRDefault="00A132A5" w:rsidP="00A132A5">
      <w:pPr>
        <w:pStyle w:val="Code"/>
      </w:pPr>
      <w:r w:rsidRPr="00EC76D5">
        <w:t xml:space="preserve">  }</w:t>
      </w:r>
    </w:p>
    <w:p w14:paraId="6DB9E219" w14:textId="486260F5" w:rsidR="00D13BB0" w:rsidRPr="00EC76D5" w:rsidRDefault="00D13BB0" w:rsidP="00A132A5">
      <w:pPr>
        <w:pStyle w:val="Code"/>
      </w:pPr>
    </w:p>
    <w:p w14:paraId="43BDB8D4" w14:textId="77777777" w:rsidR="00D13BB0" w:rsidRPr="00EC76D5" w:rsidRDefault="00D13BB0" w:rsidP="00D13BB0">
      <w:pPr>
        <w:pStyle w:val="Code"/>
      </w:pPr>
      <w:r w:rsidRPr="00EC76D5">
        <w:t xml:space="preserve">  private static Register generateRegister(String registerName) {</w:t>
      </w:r>
    </w:p>
    <w:p w14:paraId="606873EE" w14:textId="77777777" w:rsidR="00D13BB0" w:rsidRPr="00EC76D5" w:rsidRDefault="00D13BB0" w:rsidP="00D13BB0">
      <w:pPr>
        <w:pStyle w:val="Code"/>
      </w:pPr>
      <w:r w:rsidRPr="00EC76D5">
        <w:t xml:space="preserve">    try {</w:t>
      </w:r>
    </w:p>
    <w:p w14:paraId="22346647" w14:textId="77777777" w:rsidR="00D13BB0" w:rsidRPr="00EC76D5" w:rsidRDefault="00D13BB0" w:rsidP="00D13BB0">
      <w:pPr>
        <w:pStyle w:val="Code"/>
      </w:pPr>
      <w:r w:rsidRPr="00EC76D5">
        <w:t xml:space="preserve">      return Register.valueOf(registerName);</w:t>
      </w:r>
    </w:p>
    <w:p w14:paraId="4F446C16" w14:textId="77777777" w:rsidR="00D13BB0" w:rsidRPr="00EC76D5" w:rsidRDefault="00D13BB0" w:rsidP="00D13BB0">
      <w:pPr>
        <w:pStyle w:val="Code"/>
      </w:pPr>
      <w:r w:rsidRPr="00EC76D5">
        <w:t xml:space="preserve">    }</w:t>
      </w:r>
    </w:p>
    <w:p w14:paraId="0EF36DF9" w14:textId="77777777" w:rsidR="00D13BB0" w:rsidRPr="00EC76D5" w:rsidRDefault="00D13BB0" w:rsidP="00D13BB0">
      <w:pPr>
        <w:pStyle w:val="Code"/>
      </w:pPr>
      <w:r w:rsidRPr="00EC76D5">
        <w:t xml:space="preserve">    catch (IllegalArgumentException exception) {</w:t>
      </w:r>
    </w:p>
    <w:p w14:paraId="2BCEA51A" w14:textId="77777777" w:rsidR="00D13BB0" w:rsidRPr="00EC76D5" w:rsidRDefault="00D13BB0" w:rsidP="00D13BB0">
      <w:pPr>
        <w:pStyle w:val="Code"/>
      </w:pPr>
      <w:r w:rsidRPr="00EC76D5">
        <w:t xml:space="preserve">      Assert.error(registerName, "invalid register name");</w:t>
      </w:r>
    </w:p>
    <w:p w14:paraId="31A0A067" w14:textId="77777777" w:rsidR="00D13BB0" w:rsidRPr="00EC76D5" w:rsidRDefault="00D13BB0" w:rsidP="00D13BB0">
      <w:pPr>
        <w:pStyle w:val="Code"/>
      </w:pPr>
      <w:r w:rsidRPr="00EC76D5">
        <w:t xml:space="preserve">      return null;</w:t>
      </w:r>
    </w:p>
    <w:p w14:paraId="7A364D9B" w14:textId="77777777" w:rsidR="00D13BB0" w:rsidRPr="00EC76D5" w:rsidRDefault="00D13BB0" w:rsidP="00D13BB0">
      <w:pPr>
        <w:pStyle w:val="Code"/>
      </w:pPr>
      <w:r w:rsidRPr="00EC76D5">
        <w:t xml:space="preserve">    }</w:t>
      </w:r>
    </w:p>
    <w:p w14:paraId="012E7232" w14:textId="104C2A5F" w:rsidR="00D13BB0" w:rsidRPr="00EC76D5" w:rsidRDefault="00D13BB0" w:rsidP="00D13BB0">
      <w:pPr>
        <w:pStyle w:val="Code"/>
      </w:pPr>
      <w:r w:rsidRPr="00EC76D5">
        <w:t xml:space="preserve">  }</w:t>
      </w:r>
    </w:p>
    <w:p w14:paraId="1A4BCDA7" w14:textId="27B7AFB5" w:rsidR="00E40B78" w:rsidRPr="00EC76D5" w:rsidRDefault="00E40B78" w:rsidP="00E40B78">
      <w:pPr>
        <w:pStyle w:val="Rubrik3"/>
      </w:pPr>
      <w:bookmarkStart w:id="300" w:name="_Toc481936179"/>
      <w:r w:rsidRPr="00EC76D5">
        <w:t>Store Register Statements</w:t>
      </w:r>
      <w:bookmarkEnd w:id="300"/>
    </w:p>
    <w:p w14:paraId="691D3C6F" w14:textId="77777777" w:rsidR="00E40B78" w:rsidRPr="00EC76D5" w:rsidRDefault="00E40B78" w:rsidP="00E40B78">
      <w:r w:rsidRPr="00EC76D5">
        <w:t>The store register statement takes as operands the name of a register and an expression of integral or pointer type with same size as the register. Moreover, since the purpose of this statement is to store the value of a register in a variable, the expression must be a left-value.</w:t>
      </w:r>
    </w:p>
    <w:p w14:paraId="21A45414" w14:textId="285D12C0" w:rsidR="00E40B78" w:rsidRPr="00EC76D5" w:rsidRDefault="002E67B8" w:rsidP="00E40B78">
      <w:pPr>
        <w:pStyle w:val="CodeHeader"/>
      </w:pPr>
      <w:r>
        <w:t>MainParser.gppg</w:t>
      </w:r>
    </w:p>
    <w:p w14:paraId="7375A850" w14:textId="77777777" w:rsidR="00E521CF" w:rsidRPr="00EC76D5" w:rsidRDefault="00E521CF" w:rsidP="00E521CF">
      <w:pPr>
        <w:pStyle w:val="Code"/>
      </w:pPr>
      <w:r w:rsidRPr="00EC76D5">
        <w:lastRenderedPageBreak/>
        <w:t xml:space="preserve">  | STORE_REGISTER LEFT_PAREN IDENTIFIER</w:t>
      </w:r>
    </w:p>
    <w:p w14:paraId="03C6F17D" w14:textId="77777777" w:rsidR="00E521CF" w:rsidRPr="00EC76D5" w:rsidRDefault="00E521CF" w:rsidP="00E521CF">
      <w:pPr>
        <w:pStyle w:val="Code"/>
      </w:pPr>
      <w:r w:rsidRPr="00EC76D5">
        <w:t xml:space="preserve">                   COMMA expression RIGHT_PAREN SEMICOLON {</w:t>
      </w:r>
    </w:p>
    <w:p w14:paraId="022AF599" w14:textId="77777777" w:rsidR="00E521CF" w:rsidRPr="00EC76D5" w:rsidRDefault="00E521CF" w:rsidP="00E521CF">
      <w:pPr>
        <w:pStyle w:val="Code"/>
      </w:pPr>
      <w:r w:rsidRPr="00EC76D5">
        <w:t xml:space="preserve">      $$ = SyntaxTreeGenerator.generateSaveFromRegisterStatement($3, $5);</w:t>
      </w:r>
    </w:p>
    <w:p w14:paraId="20DC4502" w14:textId="77777777" w:rsidR="00E521CF" w:rsidRPr="00EC76D5" w:rsidRDefault="00E521CF" w:rsidP="00E521CF">
      <w:pPr>
        <w:pStyle w:val="Code"/>
        <w:rPr>
          <w:b/>
        </w:rPr>
      </w:pPr>
      <w:r w:rsidRPr="00EC76D5">
        <w:t xml:space="preserve">    }</w:t>
      </w:r>
    </w:p>
    <w:p w14:paraId="55812A03" w14:textId="2D342C04" w:rsidR="00E40B78" w:rsidRPr="00EC76D5" w:rsidRDefault="009A5FF5" w:rsidP="00E521CF">
      <w:pPr>
        <w:pStyle w:val="CodeHeader"/>
      </w:pPr>
      <w:r w:rsidRPr="00EC76D5">
        <w:t>GenerateSyntaxTree.java</w:t>
      </w:r>
    </w:p>
    <w:p w14:paraId="0D9C56BC" w14:textId="77777777" w:rsidR="000A6C5F" w:rsidRPr="00EC76D5" w:rsidRDefault="000A6C5F" w:rsidP="000A6C5F">
      <w:pPr>
        <w:pStyle w:val="Code"/>
      </w:pPr>
      <w:r w:rsidRPr="00EC76D5">
        <w:t xml:space="preserve">  public static SyntaxTree generateSaveFromRegisterStatement(String name,</w:t>
      </w:r>
    </w:p>
    <w:p w14:paraId="41B83467" w14:textId="0B51ECC7" w:rsidR="000A6C5F" w:rsidRPr="00EC76D5" w:rsidRDefault="000A6C5F" w:rsidP="000A6C5F">
      <w:pPr>
        <w:pStyle w:val="Code"/>
      </w:pPr>
      <w:r w:rsidRPr="00EC76D5">
        <w:t xml:space="preserve">                                                             SyntaxTree </w:t>
      </w:r>
      <w:r w:rsidR="0038687E">
        <w:t>expression</w:t>
      </w:r>
      <w:r w:rsidRPr="00EC76D5">
        <w:t>){</w:t>
      </w:r>
    </w:p>
    <w:p w14:paraId="52BF1F8B" w14:textId="54E9AD42" w:rsidR="000A6C5F" w:rsidRPr="00EC76D5" w:rsidRDefault="000A6C5F" w:rsidP="000A6C5F">
      <w:pPr>
        <w:pStyle w:val="Code"/>
      </w:pPr>
      <w:r w:rsidRPr="00EC76D5">
        <w:t xml:space="preserve">    Assert.error(isLeftValue(</w:t>
      </w:r>
      <w:r w:rsidR="0038687E">
        <w:t>expression</w:t>
      </w:r>
      <w:r w:rsidRPr="00EC76D5">
        <w:t xml:space="preserve">), </w:t>
      </w:r>
      <w:r w:rsidR="0038687E">
        <w:t>expression</w:t>
      </w:r>
      <w:r w:rsidRPr="00EC76D5">
        <w:t>, "not a left-value");</w:t>
      </w:r>
    </w:p>
    <w:p w14:paraId="092A0652" w14:textId="19191143" w:rsidR="000A6C5F" w:rsidRPr="00EC76D5" w:rsidRDefault="000A6C5F" w:rsidP="000A6C5F">
      <w:pPr>
        <w:pStyle w:val="Code"/>
      </w:pPr>
      <w:r w:rsidRPr="00EC76D5">
        <w:t xml:space="preserve">    Assert.error(</w:t>
      </w:r>
      <w:r w:rsidR="0038687E">
        <w:t>expression</w:t>
      </w:r>
      <w:r w:rsidRPr="00EC76D5">
        <w:t xml:space="preserve">.getType().isIntegralOrPointer(), </w:t>
      </w:r>
      <w:r w:rsidR="0038687E">
        <w:t>expression</w:t>
      </w:r>
      <w:r w:rsidRPr="00EC76D5">
        <w:t>,</w:t>
      </w:r>
    </w:p>
    <w:p w14:paraId="2C411DB4" w14:textId="77777777" w:rsidR="000A6C5F" w:rsidRPr="00EC76D5" w:rsidRDefault="000A6C5F" w:rsidP="000A6C5F">
      <w:pPr>
        <w:pStyle w:val="Code"/>
      </w:pPr>
      <w:r w:rsidRPr="00EC76D5">
        <w:t xml:space="preserve">                 "not an integral or a pointer type");</w:t>
      </w:r>
    </w:p>
    <w:p w14:paraId="591D58C8" w14:textId="77777777" w:rsidR="000A6C5F" w:rsidRPr="00EC76D5" w:rsidRDefault="000A6C5F" w:rsidP="000A6C5F">
      <w:pPr>
        <w:pStyle w:val="Code"/>
      </w:pPr>
      <w:r w:rsidRPr="00EC76D5">
        <w:t xml:space="preserve">    Register register = generateRegister(name);</w:t>
      </w:r>
    </w:p>
    <w:p w14:paraId="55E3DB0E" w14:textId="77777777" w:rsidR="000A6C5F" w:rsidRPr="00EC76D5" w:rsidRDefault="000A6C5F" w:rsidP="000A6C5F">
      <w:pPr>
        <w:pStyle w:val="Code"/>
      </w:pPr>
      <w:r w:rsidRPr="00EC76D5">
        <w:t xml:space="preserve">    Assert.error(ObjectCode.registerSize(register) ==</w:t>
      </w:r>
    </w:p>
    <w:p w14:paraId="21577F3B" w14:textId="0F28A8D6" w:rsidR="000A6C5F" w:rsidRPr="00EC76D5" w:rsidRDefault="000A6C5F" w:rsidP="000A6C5F">
      <w:pPr>
        <w:pStyle w:val="Code"/>
      </w:pPr>
      <w:r w:rsidRPr="00EC76D5">
        <w:t xml:space="preserve">                 </w:t>
      </w:r>
      <w:r w:rsidR="0038687E">
        <w:t>expression</w:t>
      </w:r>
      <w:r w:rsidRPr="00EC76D5">
        <w:t xml:space="preserve">.getType().getSize(), </w:t>
      </w:r>
      <w:r w:rsidR="0038687E">
        <w:t>expression</w:t>
      </w:r>
      <w:r w:rsidRPr="00EC76D5">
        <w:t>,</w:t>
      </w:r>
    </w:p>
    <w:p w14:paraId="34B8B76D" w14:textId="77777777" w:rsidR="000A6C5F" w:rsidRPr="00EC76D5" w:rsidRDefault="000A6C5F" w:rsidP="000A6C5F">
      <w:pPr>
        <w:pStyle w:val="Code"/>
      </w:pPr>
      <w:r w:rsidRPr="00EC76D5">
        <w:t xml:space="preserve">                 "incorrect expression type size");</w:t>
      </w:r>
    </w:p>
    <w:p w14:paraId="2D61A4E5" w14:textId="77777777" w:rsidR="000A6C5F" w:rsidRPr="00EC76D5" w:rsidRDefault="000A6C5F" w:rsidP="000A6C5F">
      <w:pPr>
        <w:pStyle w:val="Code"/>
      </w:pPr>
    </w:p>
    <w:p w14:paraId="15FFA5EF" w14:textId="77777777" w:rsidR="000A6C5F" w:rsidRPr="00EC76D5" w:rsidRDefault="000A6C5F" w:rsidP="000A6C5F">
      <w:pPr>
        <w:pStyle w:val="Code"/>
      </w:pPr>
      <w:r w:rsidRPr="00EC76D5">
        <w:t xml:space="preserve">    SyntaxTree saveTree =</w:t>
      </w:r>
    </w:p>
    <w:p w14:paraId="0B8D72E8" w14:textId="77777777" w:rsidR="000A6C5F" w:rsidRPr="00EC76D5" w:rsidRDefault="000A6C5F" w:rsidP="000A6C5F">
      <w:pPr>
        <w:pStyle w:val="Code"/>
      </w:pPr>
      <w:r w:rsidRPr="00EC76D5">
        <w:t xml:space="preserve">      new SyntaxTree(MiddleOperator.SaveFromRegister, register);</w:t>
      </w:r>
    </w:p>
    <w:p w14:paraId="4C7DE0C8" w14:textId="651A1187" w:rsidR="000A6C5F" w:rsidRPr="00EC76D5" w:rsidRDefault="000A6C5F" w:rsidP="000A6C5F">
      <w:pPr>
        <w:pStyle w:val="Code"/>
      </w:pPr>
      <w:r w:rsidRPr="00EC76D5">
        <w:t xml:space="preserve">    saveTree.addChild(</w:t>
      </w:r>
      <w:r w:rsidR="0038687E">
        <w:t>expression</w:t>
      </w:r>
      <w:r w:rsidRPr="00EC76D5">
        <w:t>);</w:t>
      </w:r>
    </w:p>
    <w:p w14:paraId="142542D5" w14:textId="77777777" w:rsidR="000A6C5F" w:rsidRPr="00EC76D5" w:rsidRDefault="000A6C5F" w:rsidP="000A6C5F">
      <w:pPr>
        <w:pStyle w:val="Code"/>
      </w:pPr>
      <w:r w:rsidRPr="00EC76D5">
        <w:t xml:space="preserve">    return saveTree;</w:t>
      </w:r>
    </w:p>
    <w:p w14:paraId="2F7E89F8" w14:textId="7481A79D" w:rsidR="00E40B78" w:rsidRPr="00EC76D5" w:rsidRDefault="000A6C5F" w:rsidP="000A6C5F">
      <w:pPr>
        <w:pStyle w:val="Code"/>
      </w:pPr>
      <w:r w:rsidRPr="00EC76D5">
        <w:t xml:space="preserve">  }</w:t>
      </w:r>
      <w:r w:rsidRPr="00EC76D5">
        <w:tab/>
      </w:r>
    </w:p>
    <w:p w14:paraId="247FCDF4" w14:textId="00C37BB1" w:rsidR="00E40B78" w:rsidRPr="00EC76D5" w:rsidRDefault="00E40B78" w:rsidP="00E40B78">
      <w:pPr>
        <w:pStyle w:val="Rubrik3"/>
      </w:pPr>
      <w:bookmarkStart w:id="301" w:name="_Toc481936180"/>
      <w:r w:rsidRPr="00EC76D5">
        <w:t>Clear Registers Statements</w:t>
      </w:r>
      <w:bookmarkEnd w:id="301"/>
    </w:p>
    <w:p w14:paraId="560CE1D5" w14:textId="6FB968D8" w:rsidR="00E40B78" w:rsidRPr="00EC76D5" w:rsidRDefault="00E40B78" w:rsidP="00E40B78">
      <w:r w:rsidRPr="00EC76D5">
        <w:t xml:space="preserve">The clear register statement simple clears the values of all register. However, it does not physically clear the values, but rather inform the object code generator of Chapter </w:t>
      </w:r>
      <w:r w:rsidRPr="00EC76D5">
        <w:fldChar w:fldCharType="begin"/>
      </w:r>
      <w:r w:rsidRPr="00EC76D5">
        <w:instrText xml:space="preserve"> REF _Ref419628490 \r \h </w:instrText>
      </w:r>
      <w:r w:rsidRPr="00EC76D5">
        <w:fldChar w:fldCharType="separate"/>
      </w:r>
      <w:r w:rsidR="00545E00" w:rsidRPr="00EC76D5">
        <w:t>15</w:t>
      </w:r>
      <w:r w:rsidRPr="00EC76D5">
        <w:fldChar w:fldCharType="end"/>
      </w:r>
      <w:r w:rsidRPr="00EC76D5">
        <w:t xml:space="preserve"> that the values of the all registers shall be discarded.</w:t>
      </w:r>
    </w:p>
    <w:p w14:paraId="47407A33" w14:textId="7A310EEF" w:rsidR="00E40B78" w:rsidRPr="00EC76D5" w:rsidRDefault="002E67B8" w:rsidP="00E40B78">
      <w:pPr>
        <w:pStyle w:val="CodeHeader"/>
      </w:pPr>
      <w:r>
        <w:t>MainParser.gppg</w:t>
      </w:r>
    </w:p>
    <w:p w14:paraId="03A6A808" w14:textId="77777777" w:rsidR="001B591D" w:rsidRPr="00EC76D5" w:rsidRDefault="001B591D" w:rsidP="001B591D">
      <w:pPr>
        <w:pStyle w:val="Code"/>
      </w:pPr>
      <w:r w:rsidRPr="00EC76D5">
        <w:t xml:space="preserve">  | CLEAR_REGISTERS LEFT_PAREN RIGHT_PAREN SEMICOLON {</w:t>
      </w:r>
    </w:p>
    <w:p w14:paraId="2B88FBDF" w14:textId="77777777" w:rsidR="001B591D" w:rsidRPr="00EC76D5" w:rsidRDefault="001B591D" w:rsidP="001B591D">
      <w:pPr>
        <w:pStyle w:val="Code"/>
      </w:pPr>
      <w:r w:rsidRPr="00EC76D5">
        <w:t xml:space="preserve">      $$ = SyntaxTreeGenerator.generateClearRegistersStatement();</w:t>
      </w:r>
    </w:p>
    <w:p w14:paraId="0E84D804" w14:textId="77777777" w:rsidR="001B591D" w:rsidRPr="00EC76D5" w:rsidRDefault="001B591D" w:rsidP="001B591D">
      <w:pPr>
        <w:pStyle w:val="Code"/>
        <w:rPr>
          <w:b/>
        </w:rPr>
      </w:pPr>
      <w:r w:rsidRPr="00EC76D5">
        <w:t xml:space="preserve">    }</w:t>
      </w:r>
    </w:p>
    <w:p w14:paraId="1E2921F0" w14:textId="4334D0CA" w:rsidR="00E40B78" w:rsidRPr="00EC76D5" w:rsidRDefault="009A5FF5" w:rsidP="001B591D">
      <w:pPr>
        <w:pStyle w:val="CodeHeader"/>
      </w:pPr>
      <w:r w:rsidRPr="00EC76D5">
        <w:t>GenerateSyntaxTree.java</w:t>
      </w:r>
    </w:p>
    <w:p w14:paraId="7064C326" w14:textId="77777777" w:rsidR="00E87771" w:rsidRPr="00EC76D5" w:rsidRDefault="00E87771" w:rsidP="00E87771">
      <w:pPr>
        <w:pStyle w:val="Code"/>
      </w:pPr>
      <w:r w:rsidRPr="00EC76D5">
        <w:t xml:space="preserve">  public static SyntaxTree generateClearRegistersStatement() {</w:t>
      </w:r>
    </w:p>
    <w:p w14:paraId="649F6CFB" w14:textId="77777777" w:rsidR="00E87771" w:rsidRPr="00EC76D5" w:rsidRDefault="00E87771" w:rsidP="00E87771">
      <w:pPr>
        <w:pStyle w:val="Code"/>
      </w:pPr>
      <w:r w:rsidRPr="00EC76D5">
        <w:t xml:space="preserve">    return (new SyntaxTree(MiddleOperator.ClearRegisters));</w:t>
      </w:r>
    </w:p>
    <w:p w14:paraId="4EDCDD3A" w14:textId="5324D3D7" w:rsidR="00E40B78" w:rsidRPr="00EC76D5" w:rsidRDefault="00E87771" w:rsidP="00E87771">
      <w:pPr>
        <w:pStyle w:val="Code"/>
      </w:pPr>
      <w:r w:rsidRPr="00EC76D5">
        <w:t xml:space="preserve">  }</w:t>
      </w:r>
    </w:p>
    <w:p w14:paraId="0A1FDD47" w14:textId="47CAA904" w:rsidR="00E40B78" w:rsidRPr="00EC76D5" w:rsidRDefault="00E40B78" w:rsidP="00E40B78">
      <w:pPr>
        <w:pStyle w:val="Rubrik3"/>
        <w:numPr>
          <w:ilvl w:val="2"/>
          <w:numId w:val="79"/>
        </w:numPr>
      </w:pPr>
      <w:bookmarkStart w:id="302" w:name="_Toc481936181"/>
      <w:r w:rsidRPr="00EC76D5">
        <w:t>Store Flagbyte Statements</w:t>
      </w:r>
      <w:bookmarkEnd w:id="302"/>
    </w:p>
    <w:p w14:paraId="0378B328" w14:textId="51654ED9" w:rsidR="00E40B78" w:rsidRPr="00EC76D5" w:rsidRDefault="002E67B8" w:rsidP="00E40B78">
      <w:pPr>
        <w:pStyle w:val="CodeHeader"/>
      </w:pPr>
      <w:r>
        <w:t>MainParser.gppg</w:t>
      </w:r>
    </w:p>
    <w:p w14:paraId="7E06E7E5" w14:textId="77777777" w:rsidR="00D51B02" w:rsidRPr="00EC76D5" w:rsidRDefault="00D51B02" w:rsidP="00D51B02">
      <w:pPr>
        <w:pStyle w:val="Code"/>
      </w:pPr>
      <w:r w:rsidRPr="00EC76D5">
        <w:t xml:space="preserve">  | STORE_FLAGBYTE LEFT_PAREN expression RIGHT_PAREN SEMICOLON {</w:t>
      </w:r>
    </w:p>
    <w:p w14:paraId="69FB2A09" w14:textId="77777777" w:rsidR="00D51B02" w:rsidRPr="00EC76D5" w:rsidRDefault="00D51B02" w:rsidP="00D51B02">
      <w:pPr>
        <w:pStyle w:val="Code"/>
      </w:pPr>
      <w:r w:rsidRPr="00EC76D5">
        <w:t xml:space="preserve">      $$ = SyntaxTreeGenerator.generateSaveFlagByteRegisterStatement($3);</w:t>
      </w:r>
    </w:p>
    <w:p w14:paraId="670763AD" w14:textId="77777777" w:rsidR="00D51B02" w:rsidRPr="00EC76D5" w:rsidRDefault="00D51B02" w:rsidP="00D51B02">
      <w:pPr>
        <w:pStyle w:val="Code"/>
        <w:rPr>
          <w:b/>
        </w:rPr>
      </w:pPr>
      <w:r w:rsidRPr="00EC76D5">
        <w:t xml:space="preserve">    }</w:t>
      </w:r>
    </w:p>
    <w:p w14:paraId="27BEEB05" w14:textId="5457F8BF" w:rsidR="00E40B78" w:rsidRPr="00EC76D5" w:rsidRDefault="009A5FF5" w:rsidP="00D51B02">
      <w:pPr>
        <w:pStyle w:val="CodeHeader"/>
      </w:pPr>
      <w:r w:rsidRPr="00EC76D5">
        <w:t>GenerateSyntaxTree.java</w:t>
      </w:r>
    </w:p>
    <w:p w14:paraId="13CFB8A9" w14:textId="77777777" w:rsidR="00E91895" w:rsidRPr="00EC76D5" w:rsidRDefault="00E91895" w:rsidP="00E91895">
      <w:pPr>
        <w:pStyle w:val="Code"/>
      </w:pPr>
      <w:r w:rsidRPr="00EC76D5">
        <w:t xml:space="preserve">  public static SyntaxTree generateSaveFlagByteRegisterStatement</w:t>
      </w:r>
    </w:p>
    <w:p w14:paraId="22EBD91A" w14:textId="31096BED" w:rsidR="00E91895" w:rsidRPr="00EC76D5" w:rsidRDefault="00E91895" w:rsidP="00E91895">
      <w:pPr>
        <w:pStyle w:val="Code"/>
      </w:pPr>
      <w:r w:rsidRPr="00EC76D5">
        <w:t xml:space="preserve">                                               (SyntaxTree </w:t>
      </w:r>
      <w:r w:rsidR="0038687E">
        <w:t>expression</w:t>
      </w:r>
      <w:r w:rsidRPr="00EC76D5">
        <w:t>) {</w:t>
      </w:r>
    </w:p>
    <w:p w14:paraId="4CF48CA4" w14:textId="11C04D8C" w:rsidR="00E91895" w:rsidRPr="00EC76D5" w:rsidRDefault="00E91895" w:rsidP="00E91895">
      <w:pPr>
        <w:pStyle w:val="Code"/>
      </w:pPr>
      <w:r w:rsidRPr="00EC76D5">
        <w:t xml:space="preserve">    Assert.error(isLeftValue(</w:t>
      </w:r>
      <w:r w:rsidR="0038687E">
        <w:t>expression</w:t>
      </w:r>
      <w:r w:rsidRPr="00EC76D5">
        <w:t xml:space="preserve">), </w:t>
      </w:r>
      <w:r w:rsidR="0038687E">
        <w:t>expression</w:t>
      </w:r>
      <w:r w:rsidRPr="00EC76D5">
        <w:t>, "not a left-value");</w:t>
      </w:r>
    </w:p>
    <w:p w14:paraId="5CC45362" w14:textId="5B6B6826" w:rsidR="00E91895" w:rsidRPr="00EC76D5" w:rsidRDefault="00E91895" w:rsidP="00E91895">
      <w:pPr>
        <w:pStyle w:val="Code"/>
      </w:pPr>
      <w:r w:rsidRPr="00EC76D5">
        <w:t xml:space="preserve">    Assert.error(</w:t>
      </w:r>
      <w:r w:rsidR="0038687E">
        <w:t>expression</w:t>
      </w:r>
      <w:r w:rsidRPr="00EC76D5">
        <w:t xml:space="preserve">.getType().isIntegral(), </w:t>
      </w:r>
      <w:r w:rsidR="0038687E">
        <w:t>expression</w:t>
      </w:r>
      <w:r w:rsidRPr="00EC76D5">
        <w:t>, "not an integral type");</w:t>
      </w:r>
    </w:p>
    <w:p w14:paraId="72BFAE57" w14:textId="351F0F9D" w:rsidR="00E91895" w:rsidRPr="00EC76D5" w:rsidRDefault="00E91895" w:rsidP="00E91895">
      <w:pPr>
        <w:pStyle w:val="Code"/>
      </w:pPr>
      <w:r w:rsidRPr="00EC76D5">
        <w:t xml:space="preserve">    Assert.error(</w:t>
      </w:r>
      <w:r w:rsidR="0038687E">
        <w:t>expression</w:t>
      </w:r>
      <w:r w:rsidRPr="00EC76D5">
        <w:t xml:space="preserve">.getType().getSize() == Type.ShortSize, </w:t>
      </w:r>
      <w:r w:rsidR="0038687E">
        <w:t>expression</w:t>
      </w:r>
      <w:r w:rsidRPr="00EC76D5">
        <w:t>,</w:t>
      </w:r>
    </w:p>
    <w:p w14:paraId="3E903458" w14:textId="77777777" w:rsidR="00E91895" w:rsidRPr="00EC76D5" w:rsidRDefault="00E91895" w:rsidP="00E91895">
      <w:pPr>
        <w:pStyle w:val="Code"/>
      </w:pPr>
      <w:r w:rsidRPr="00EC76D5">
        <w:t xml:space="preserve">                 "incorrect expression type size");    </w:t>
      </w:r>
    </w:p>
    <w:p w14:paraId="3D34EDCF" w14:textId="77777777" w:rsidR="00E91895" w:rsidRPr="00EC76D5" w:rsidRDefault="00E91895" w:rsidP="00E91895">
      <w:pPr>
        <w:pStyle w:val="Code"/>
      </w:pPr>
    </w:p>
    <w:p w14:paraId="3293EFDF" w14:textId="77777777" w:rsidR="00E91895" w:rsidRPr="00EC76D5" w:rsidRDefault="00E91895" w:rsidP="00E91895">
      <w:pPr>
        <w:pStyle w:val="Code"/>
      </w:pPr>
      <w:r w:rsidRPr="00EC76D5">
        <w:t xml:space="preserve">    SyntaxTree storeTree = new SyntaxTree(MiddleOperator.SaveFromFlagByte);</w:t>
      </w:r>
    </w:p>
    <w:p w14:paraId="70661766" w14:textId="2F100D18" w:rsidR="00E91895" w:rsidRPr="00EC76D5" w:rsidRDefault="00E91895" w:rsidP="00E91895">
      <w:pPr>
        <w:pStyle w:val="Code"/>
      </w:pPr>
      <w:r w:rsidRPr="00EC76D5">
        <w:t xml:space="preserve">    storeTree.addChild(</w:t>
      </w:r>
      <w:r w:rsidR="0038687E">
        <w:t>expression</w:t>
      </w:r>
      <w:r w:rsidRPr="00EC76D5">
        <w:t>);</w:t>
      </w:r>
    </w:p>
    <w:p w14:paraId="179C98A5" w14:textId="77777777" w:rsidR="00E91895" w:rsidRPr="00EC76D5" w:rsidRDefault="00E91895" w:rsidP="00E91895">
      <w:pPr>
        <w:pStyle w:val="Code"/>
      </w:pPr>
      <w:r w:rsidRPr="00EC76D5">
        <w:t xml:space="preserve">    return storeTree;</w:t>
      </w:r>
    </w:p>
    <w:p w14:paraId="18E06973" w14:textId="6D98BDB1" w:rsidR="00E40B78" w:rsidRPr="00EC76D5" w:rsidRDefault="00E91895" w:rsidP="00E91895">
      <w:pPr>
        <w:pStyle w:val="Code"/>
      </w:pPr>
      <w:r w:rsidRPr="00EC76D5">
        <w:lastRenderedPageBreak/>
        <w:t xml:space="preserve">  }</w:t>
      </w:r>
    </w:p>
    <w:p w14:paraId="743A0F74" w14:textId="568105B2" w:rsidR="00E40B78" w:rsidRPr="00EC76D5" w:rsidRDefault="00E40B78" w:rsidP="00E40B78">
      <w:pPr>
        <w:pStyle w:val="Rubrik3"/>
        <w:numPr>
          <w:ilvl w:val="2"/>
          <w:numId w:val="78"/>
        </w:numPr>
      </w:pPr>
      <w:bookmarkStart w:id="303" w:name="_Toc481936182"/>
      <w:r w:rsidRPr="00EC76D5">
        <w:t>Jump Register Statements</w:t>
      </w:r>
      <w:bookmarkEnd w:id="303"/>
    </w:p>
    <w:p w14:paraId="726FDB8F" w14:textId="77777777" w:rsidR="00E40B78" w:rsidRPr="00EC76D5" w:rsidRDefault="00E40B78" w:rsidP="00E40B78">
      <w:r w:rsidRPr="00EC76D5">
        <w:t>When performing a call to a function which address is stored in a pointer variables we need to store the address in a register and jump to that register.</w:t>
      </w:r>
    </w:p>
    <w:p w14:paraId="4846F80E" w14:textId="1D230BBC" w:rsidR="00E40B78" w:rsidRPr="00EC76D5" w:rsidRDefault="002E67B8" w:rsidP="00E40B78">
      <w:pPr>
        <w:pStyle w:val="CodeHeader"/>
      </w:pPr>
      <w:r>
        <w:t>MainParser.gppg</w:t>
      </w:r>
    </w:p>
    <w:p w14:paraId="57DDEE54" w14:textId="77777777" w:rsidR="00AD3868" w:rsidRPr="00EC76D5" w:rsidRDefault="00AD3868" w:rsidP="00DB19AC">
      <w:pPr>
        <w:pStyle w:val="Code"/>
      </w:pPr>
      <w:r w:rsidRPr="00EC76D5">
        <w:t xml:space="preserve">  | JUMP_REGISTER LEFT_PAREN IDENTIFIER RIGHT_PAREN SEMICOLON {</w:t>
      </w:r>
    </w:p>
    <w:p w14:paraId="780CF56A" w14:textId="77777777" w:rsidR="00AD3868" w:rsidRPr="00EC76D5" w:rsidRDefault="00AD3868" w:rsidP="00DB19AC">
      <w:pPr>
        <w:pStyle w:val="Code"/>
      </w:pPr>
      <w:r w:rsidRPr="00EC76D5">
        <w:t xml:space="preserve">      $$ = SyntaxTreeGenerator.generateJumpRegisterStatement($3);</w:t>
      </w:r>
    </w:p>
    <w:p w14:paraId="413A06DC" w14:textId="77777777" w:rsidR="00DB19AC" w:rsidRPr="00EC76D5" w:rsidRDefault="00AD3868" w:rsidP="00DB19AC">
      <w:pPr>
        <w:pStyle w:val="Code"/>
        <w:rPr>
          <w:b/>
        </w:rPr>
      </w:pPr>
      <w:r w:rsidRPr="00EC76D5">
        <w:t xml:space="preserve">    }</w:t>
      </w:r>
    </w:p>
    <w:p w14:paraId="5316C7A6" w14:textId="555D0332" w:rsidR="00E40B78" w:rsidRPr="00EC76D5" w:rsidRDefault="009A5FF5" w:rsidP="00AD3868">
      <w:pPr>
        <w:pStyle w:val="CodeHeader"/>
      </w:pPr>
      <w:r w:rsidRPr="00EC76D5">
        <w:t>GenerateSyntaxTree.java</w:t>
      </w:r>
    </w:p>
    <w:p w14:paraId="1E0806A8" w14:textId="77777777" w:rsidR="0010324E" w:rsidRPr="00EC76D5" w:rsidRDefault="0010324E" w:rsidP="0010324E">
      <w:pPr>
        <w:pStyle w:val="Code"/>
      </w:pPr>
      <w:r w:rsidRPr="00EC76D5">
        <w:t xml:space="preserve">  public static SyntaxTree generateJumpRegisterStatement(String name) {</w:t>
      </w:r>
    </w:p>
    <w:p w14:paraId="34F4212A" w14:textId="77777777" w:rsidR="0010324E" w:rsidRPr="00EC76D5" w:rsidRDefault="0010324E" w:rsidP="0010324E">
      <w:pPr>
        <w:pStyle w:val="Code"/>
      </w:pPr>
      <w:r w:rsidRPr="00EC76D5">
        <w:t xml:space="preserve">    Register register = generateRegister(name);</w:t>
      </w:r>
    </w:p>
    <w:p w14:paraId="14A922B3" w14:textId="77777777" w:rsidR="0010324E" w:rsidRPr="00EC76D5" w:rsidRDefault="0010324E" w:rsidP="0010324E">
      <w:pPr>
        <w:pStyle w:val="Code"/>
      </w:pPr>
      <w:r w:rsidRPr="00EC76D5">
        <w:t xml:space="preserve">    return (new SyntaxTree(MiddleOperator.JumpRegister, register));</w:t>
      </w:r>
    </w:p>
    <w:p w14:paraId="5F7DDDED" w14:textId="77777777" w:rsidR="0010324E" w:rsidRPr="00EC76D5" w:rsidRDefault="0010324E" w:rsidP="0010324E">
      <w:pPr>
        <w:pStyle w:val="Code"/>
        <w:rPr>
          <w:rFonts w:ascii="Times New Roman" w:eastAsiaTheme="majorEastAsia" w:hAnsi="Times New Roman" w:cstheme="majorBidi"/>
          <w:b/>
          <w:noProof w:val="0"/>
          <w:sz w:val="32"/>
          <w:szCs w:val="24"/>
        </w:rPr>
      </w:pPr>
      <w:r w:rsidRPr="00EC76D5">
        <w:t xml:space="preserve">  }</w:t>
      </w:r>
    </w:p>
    <w:p w14:paraId="1DFEAE31" w14:textId="71729BFA" w:rsidR="00E40B78" w:rsidRPr="00EC76D5" w:rsidRDefault="00E40B78" w:rsidP="0010324E">
      <w:pPr>
        <w:pStyle w:val="Rubrik3"/>
      </w:pPr>
      <w:bookmarkStart w:id="304" w:name="_Toc481936183"/>
      <w:r w:rsidRPr="00EC76D5">
        <w:t>Interrupt Statements</w:t>
      </w:r>
      <w:bookmarkEnd w:id="304"/>
    </w:p>
    <w:p w14:paraId="4E6D4CE4" w14:textId="77777777" w:rsidR="00E40B78" w:rsidRPr="00EC76D5" w:rsidRDefault="00E40B78" w:rsidP="00E40B78">
      <w:r w:rsidRPr="00EC76D5">
        <w:t>When making system calls, an interrupt occurs. The operand is an integral value of short size (1 byte).</w:t>
      </w:r>
    </w:p>
    <w:p w14:paraId="522B9E6B" w14:textId="00BCECB7" w:rsidR="00E40B78" w:rsidRPr="00EC76D5" w:rsidRDefault="002E67B8" w:rsidP="00E40B78">
      <w:pPr>
        <w:pStyle w:val="CodeHeader"/>
      </w:pPr>
      <w:r>
        <w:t>MainParser.gppg</w:t>
      </w:r>
    </w:p>
    <w:p w14:paraId="06AC1088" w14:textId="77777777" w:rsidR="001E1FD8" w:rsidRPr="00EC76D5" w:rsidRDefault="001E1FD8" w:rsidP="009F4510">
      <w:pPr>
        <w:pStyle w:val="Code"/>
      </w:pPr>
      <w:r w:rsidRPr="00EC76D5">
        <w:t xml:space="preserve">  | INTERRUPT LEFT_PAREN constant_expression RIGHT_PAREN SEMICOLON {</w:t>
      </w:r>
    </w:p>
    <w:p w14:paraId="1202DC32" w14:textId="77777777" w:rsidR="001E1FD8" w:rsidRPr="00EC76D5" w:rsidRDefault="001E1FD8" w:rsidP="009F4510">
      <w:pPr>
        <w:pStyle w:val="Code"/>
      </w:pPr>
      <w:r w:rsidRPr="00EC76D5">
        <w:t xml:space="preserve">      $$ = SyntaxTreeGenerator.generateInterruptStatement($3);</w:t>
      </w:r>
    </w:p>
    <w:p w14:paraId="04F3E4CC" w14:textId="77777777" w:rsidR="009F4510" w:rsidRPr="00EC76D5" w:rsidRDefault="001E1FD8" w:rsidP="009F4510">
      <w:pPr>
        <w:pStyle w:val="Code"/>
        <w:rPr>
          <w:b/>
        </w:rPr>
      </w:pPr>
      <w:r w:rsidRPr="00EC76D5">
        <w:t xml:space="preserve">    };</w:t>
      </w:r>
    </w:p>
    <w:p w14:paraId="6FA0EA1A" w14:textId="6803C566" w:rsidR="00E40B78" w:rsidRPr="00EC76D5" w:rsidRDefault="009A5FF5" w:rsidP="001E1FD8">
      <w:pPr>
        <w:pStyle w:val="CodeHeader"/>
      </w:pPr>
      <w:r w:rsidRPr="00EC76D5">
        <w:t>GenerateSyntaxTree.java</w:t>
      </w:r>
    </w:p>
    <w:p w14:paraId="688FF9E2" w14:textId="77777777" w:rsidR="00D43371" w:rsidRPr="00EC76D5" w:rsidRDefault="009F4510" w:rsidP="009F4510">
      <w:pPr>
        <w:pStyle w:val="Code"/>
      </w:pPr>
      <w:r w:rsidRPr="00EC76D5">
        <w:t xml:space="preserve">  public static SyntaxTree generateInterruptStatement</w:t>
      </w:r>
    </w:p>
    <w:p w14:paraId="1CEF5D7A" w14:textId="713E1E7C" w:rsidR="009F4510" w:rsidRPr="00EC76D5" w:rsidRDefault="00D43371" w:rsidP="009F4510">
      <w:pPr>
        <w:pStyle w:val="Code"/>
      </w:pPr>
      <w:r w:rsidRPr="00EC76D5">
        <w:t xml:space="preserve">                                            </w:t>
      </w:r>
      <w:r w:rsidR="009F4510" w:rsidRPr="00EC76D5">
        <w:t>(SyntaxTree interruptTree) {</w:t>
      </w:r>
    </w:p>
    <w:p w14:paraId="25E1D6A2" w14:textId="77777777" w:rsidR="009F4510" w:rsidRPr="00EC76D5" w:rsidRDefault="009F4510" w:rsidP="009F4510">
      <w:pPr>
        <w:pStyle w:val="Code"/>
      </w:pPr>
      <w:r w:rsidRPr="00EC76D5">
        <w:t xml:space="preserve">    Object value = interruptTree.getSymbol().getValue();</w:t>
      </w:r>
    </w:p>
    <w:p w14:paraId="63F3B900" w14:textId="77777777" w:rsidR="009F4510" w:rsidRPr="00EC76D5" w:rsidRDefault="009F4510" w:rsidP="009F4510">
      <w:pPr>
        <w:pStyle w:val="Code"/>
      </w:pPr>
      <w:r w:rsidRPr="00EC76D5">
        <w:t xml:space="preserve">    int intValue = ((BigInteger) value).intValue();</w:t>
      </w:r>
    </w:p>
    <w:p w14:paraId="4AD03812" w14:textId="77777777" w:rsidR="00D43371" w:rsidRPr="00EC76D5" w:rsidRDefault="009F4510" w:rsidP="009F4510">
      <w:pPr>
        <w:pStyle w:val="Code"/>
      </w:pPr>
      <w:r w:rsidRPr="00EC76D5">
        <w:t xml:space="preserve">    Assert.error((intValue &gt;= 0) &amp;&amp; (intValue &lt;= 255),</w:t>
      </w:r>
    </w:p>
    <w:p w14:paraId="180D1F07" w14:textId="5CF4F382" w:rsidR="009F4510" w:rsidRPr="00EC76D5" w:rsidRDefault="00D43371" w:rsidP="009F4510">
      <w:pPr>
        <w:pStyle w:val="Code"/>
      </w:pPr>
      <w:r w:rsidRPr="00EC76D5">
        <w:t xml:space="preserve">                </w:t>
      </w:r>
      <w:r w:rsidR="009F4510" w:rsidRPr="00EC76D5">
        <w:t xml:space="preserve"> "interrupt value out of range");</w:t>
      </w:r>
    </w:p>
    <w:p w14:paraId="678157AB" w14:textId="77777777" w:rsidR="00D43371" w:rsidRPr="00EC76D5" w:rsidRDefault="009F4510" w:rsidP="009F4510">
      <w:pPr>
        <w:pStyle w:val="Code"/>
      </w:pPr>
      <w:r w:rsidRPr="00EC76D5">
        <w:t xml:space="preserve">    return (new SyntaxTree(MiddleOperator.Interrupt,</w:t>
      </w:r>
    </w:p>
    <w:p w14:paraId="4A6C03D8" w14:textId="60A3A328" w:rsidR="009F4510" w:rsidRPr="00EC76D5" w:rsidRDefault="00D43371" w:rsidP="009F4510">
      <w:pPr>
        <w:pStyle w:val="Code"/>
      </w:pPr>
      <w:r w:rsidRPr="00EC76D5">
        <w:t xml:space="preserve">                          </w:t>
      </w:r>
      <w:r w:rsidR="009F4510" w:rsidRPr="00EC76D5">
        <w:t xml:space="preserve"> interruptTree.getSymbol()));</w:t>
      </w:r>
    </w:p>
    <w:p w14:paraId="0ED49459" w14:textId="2CDC4711" w:rsidR="00E40B78" w:rsidRPr="00EC76D5" w:rsidRDefault="009F4510" w:rsidP="009F4510">
      <w:pPr>
        <w:pStyle w:val="Code"/>
      </w:pPr>
      <w:r w:rsidRPr="00EC76D5">
        <w:t xml:space="preserve">  }</w:t>
      </w:r>
    </w:p>
    <w:p w14:paraId="0C4BDFDE" w14:textId="34DEC0C5" w:rsidR="00E40B78" w:rsidRPr="00EC76D5" w:rsidRDefault="00E40B78" w:rsidP="00E40B78">
      <w:pPr>
        <w:pStyle w:val="Rubrik2"/>
      </w:pPr>
      <w:bookmarkStart w:id="305" w:name="_Toc481936184"/>
      <w:r w:rsidRPr="00EC76D5">
        <w:t>Expressions</w:t>
      </w:r>
      <w:bookmarkEnd w:id="305"/>
    </w:p>
    <w:p w14:paraId="456764C6" w14:textId="071F9EE1" w:rsidR="00600AA0" w:rsidRPr="00EC76D5" w:rsidRDefault="005A32BF" w:rsidP="00600AA0">
      <w:r w:rsidRPr="00EC76D5">
        <w:t>C has a large set of operators.</w:t>
      </w:r>
    </w:p>
    <w:p w14:paraId="55D810B4" w14:textId="230D1830" w:rsidR="00E40B78" w:rsidRPr="00EC76D5" w:rsidRDefault="00E40B78" w:rsidP="00E40B78">
      <w:pPr>
        <w:pStyle w:val="Rubrik3"/>
      </w:pPr>
      <w:bookmarkStart w:id="306" w:name="_Toc481936185"/>
      <w:r w:rsidRPr="00EC76D5">
        <w:t>Precedence and Associativity</w:t>
      </w:r>
      <w:bookmarkEnd w:id="306"/>
    </w:p>
    <w:p w14:paraId="5D05A70D" w14:textId="3FDFC30B" w:rsidR="00E40B78" w:rsidRPr="00EC76D5" w:rsidRDefault="00E40B78" w:rsidP="00E40B78">
      <w:r w:rsidRPr="00EC76D5">
        <w:t xml:space="preserve">C has fifteen levels of precedence. Note that the binary versions of addition and subtraction have lower precedence than their unary forms. </w:t>
      </w:r>
      <w:r w:rsidR="006B5DC5" w:rsidRPr="00EC76D5">
        <w:t>Also,</w:t>
      </w:r>
      <w:r w:rsidRPr="00EC76D5">
        <w:t xml:space="preserve"> note that we consider the logical and/or operators </w:t>
      </w:r>
      <w:r w:rsidR="009468E9" w:rsidRPr="00EC76D5">
        <w:t>not to be</w:t>
      </w:r>
      <w:r w:rsidRPr="00EC76D5">
        <w:t xml:space="preserve"> communicative, even that they in theory are communicative. The reason is that C apply </w:t>
      </w:r>
      <w:r w:rsidRPr="00EC76D5">
        <w:rPr>
          <w:rStyle w:val="CodeInText"/>
        </w:rPr>
        <w:t>lazy evaluation</w:t>
      </w:r>
      <w:r w:rsidRPr="00EC76D5">
        <w:t xml:space="preserve">, which means that the expression is only evaluated to the degree necessary to determine its value. If the left operand is true in the </w:t>
      </w:r>
      <w:r w:rsidRPr="00EC76D5">
        <w:rPr>
          <w:rStyle w:val="CodeInText"/>
        </w:rPr>
        <w:t>or</w:t>
      </w:r>
      <w:r w:rsidRPr="00EC76D5">
        <w:t xml:space="preserve"> operator, </w:t>
      </w:r>
      <w:r w:rsidR="00116403" w:rsidRPr="00EC76D5">
        <w:t xml:space="preserve">the overall expression is evaluated to true </w:t>
      </w:r>
      <w:r w:rsidR="007D58A7" w:rsidRPr="00EC76D5">
        <w:t>without the right operand being</w:t>
      </w:r>
      <w:r w:rsidRPr="00EC76D5">
        <w:t xml:space="preserve"> evaluated, In the same way, if the left operand is false in the </w:t>
      </w:r>
      <w:r w:rsidRPr="00EC76D5">
        <w:rPr>
          <w:rStyle w:val="CodeInText"/>
        </w:rPr>
        <w:t>and</w:t>
      </w:r>
      <w:r w:rsidRPr="00EC76D5">
        <w:t xml:space="preserve"> operator, the </w:t>
      </w:r>
      <w:r w:rsidR="007D58A7" w:rsidRPr="00EC76D5">
        <w:t xml:space="preserve">overall expression is evaluated to false without the </w:t>
      </w:r>
      <w:r w:rsidRPr="00EC76D5">
        <w:t xml:space="preserve">right operand </w:t>
      </w:r>
      <w:r w:rsidR="007D58A7" w:rsidRPr="00EC76D5">
        <w:t xml:space="preserve">being </w:t>
      </w:r>
      <w:r w:rsidRPr="00EC76D5">
        <w:t>evaluated.</w:t>
      </w:r>
    </w:p>
    <w:tbl>
      <w:tblPr>
        <w:tblStyle w:val="Tabellrutnt"/>
        <w:tblW w:w="0" w:type="auto"/>
        <w:tblLook w:val="04A0" w:firstRow="1" w:lastRow="0" w:firstColumn="1" w:lastColumn="0" w:noHBand="0" w:noVBand="1"/>
      </w:tblPr>
      <w:tblGrid>
        <w:gridCol w:w="3503"/>
        <w:gridCol w:w="1279"/>
        <w:gridCol w:w="2274"/>
        <w:gridCol w:w="2294"/>
      </w:tblGrid>
      <w:tr w:rsidR="00E40B78" w:rsidRPr="00EC76D5" w14:paraId="78EF9AB9" w14:textId="77777777" w:rsidTr="00756C64">
        <w:tc>
          <w:tcPr>
            <w:tcW w:w="3503" w:type="dxa"/>
          </w:tcPr>
          <w:p w14:paraId="3CE67983" w14:textId="77777777" w:rsidR="00E40B78" w:rsidRPr="00EC76D5" w:rsidRDefault="00E40B78" w:rsidP="00756C64">
            <w:pPr>
              <w:rPr>
                <w:b/>
              </w:rPr>
            </w:pPr>
            <w:r w:rsidRPr="00EC76D5">
              <w:rPr>
                <w:b/>
              </w:rPr>
              <w:t>Operator</w:t>
            </w:r>
          </w:p>
        </w:tc>
        <w:tc>
          <w:tcPr>
            <w:tcW w:w="1279" w:type="dxa"/>
          </w:tcPr>
          <w:p w14:paraId="70D05D9F" w14:textId="77777777" w:rsidR="00E40B78" w:rsidRPr="00EC76D5" w:rsidRDefault="00E40B78" w:rsidP="00756C64">
            <w:pPr>
              <w:rPr>
                <w:b/>
              </w:rPr>
            </w:pPr>
            <w:r w:rsidRPr="00EC76D5">
              <w:rPr>
                <w:b/>
              </w:rPr>
              <w:t>Precedence</w:t>
            </w:r>
          </w:p>
        </w:tc>
        <w:tc>
          <w:tcPr>
            <w:tcW w:w="2274" w:type="dxa"/>
          </w:tcPr>
          <w:p w14:paraId="04A47E19" w14:textId="77777777" w:rsidR="00E40B78" w:rsidRPr="00EC76D5" w:rsidRDefault="00E40B78" w:rsidP="00756C64">
            <w:pPr>
              <w:rPr>
                <w:b/>
              </w:rPr>
            </w:pPr>
            <w:r w:rsidRPr="00EC76D5">
              <w:rPr>
                <w:b/>
              </w:rPr>
              <w:t>Associativity</w:t>
            </w:r>
          </w:p>
        </w:tc>
        <w:tc>
          <w:tcPr>
            <w:tcW w:w="2294" w:type="dxa"/>
          </w:tcPr>
          <w:p w14:paraId="358636C3" w14:textId="77777777" w:rsidR="00E40B78" w:rsidRPr="00EC76D5" w:rsidRDefault="00E40B78" w:rsidP="00756C64">
            <w:pPr>
              <w:rPr>
                <w:b/>
              </w:rPr>
            </w:pPr>
            <w:r w:rsidRPr="00EC76D5">
              <w:rPr>
                <w:b/>
              </w:rPr>
              <w:t>Communicative</w:t>
            </w:r>
          </w:p>
        </w:tc>
      </w:tr>
      <w:tr w:rsidR="00E40B78" w:rsidRPr="00EC76D5" w14:paraId="43880AC8" w14:textId="77777777" w:rsidTr="00756C64">
        <w:tc>
          <w:tcPr>
            <w:tcW w:w="3503" w:type="dxa"/>
          </w:tcPr>
          <w:p w14:paraId="1B0F9AC7" w14:textId="77777777" w:rsidR="00E40B78" w:rsidRPr="00EC76D5" w:rsidRDefault="00E40B78" w:rsidP="00756C64">
            <w:r w:rsidRPr="00EC76D5">
              <w:t>,</w:t>
            </w:r>
          </w:p>
        </w:tc>
        <w:tc>
          <w:tcPr>
            <w:tcW w:w="1279" w:type="dxa"/>
          </w:tcPr>
          <w:p w14:paraId="40B1899A" w14:textId="77777777" w:rsidR="00E40B78" w:rsidRPr="00EC76D5" w:rsidRDefault="00E40B78" w:rsidP="00756C64">
            <w:r w:rsidRPr="00EC76D5">
              <w:t>Lowest</w:t>
            </w:r>
          </w:p>
        </w:tc>
        <w:tc>
          <w:tcPr>
            <w:tcW w:w="2274" w:type="dxa"/>
          </w:tcPr>
          <w:p w14:paraId="75F8B375" w14:textId="77777777" w:rsidR="00E40B78" w:rsidRPr="00EC76D5" w:rsidRDefault="00E40B78" w:rsidP="00756C64">
            <w:r w:rsidRPr="00EC76D5">
              <w:t>Left</w:t>
            </w:r>
          </w:p>
        </w:tc>
        <w:tc>
          <w:tcPr>
            <w:tcW w:w="2294" w:type="dxa"/>
          </w:tcPr>
          <w:p w14:paraId="61097987" w14:textId="77777777" w:rsidR="00E40B78" w:rsidRPr="00EC76D5" w:rsidRDefault="00E40B78" w:rsidP="00756C64">
            <w:r w:rsidRPr="00EC76D5">
              <w:t>No</w:t>
            </w:r>
          </w:p>
        </w:tc>
      </w:tr>
      <w:tr w:rsidR="00E40B78" w:rsidRPr="00EC76D5" w14:paraId="47F6361C" w14:textId="77777777" w:rsidTr="00756C64">
        <w:tc>
          <w:tcPr>
            <w:tcW w:w="3503" w:type="dxa"/>
          </w:tcPr>
          <w:p w14:paraId="55127338" w14:textId="77777777" w:rsidR="00E40B78" w:rsidRPr="00EC76D5" w:rsidRDefault="00E40B78" w:rsidP="00756C64">
            <w:r w:rsidRPr="00EC76D5">
              <w:lastRenderedPageBreak/>
              <w:t>= += -= *= /= %= &amp;= ^= |= &lt;&lt;= &gt;&gt;=</w:t>
            </w:r>
          </w:p>
        </w:tc>
        <w:tc>
          <w:tcPr>
            <w:tcW w:w="1279" w:type="dxa"/>
          </w:tcPr>
          <w:p w14:paraId="3FDB2002" w14:textId="77777777" w:rsidR="00E40B78" w:rsidRPr="00EC76D5" w:rsidRDefault="00E40B78" w:rsidP="00756C64"/>
        </w:tc>
        <w:tc>
          <w:tcPr>
            <w:tcW w:w="2274" w:type="dxa"/>
          </w:tcPr>
          <w:p w14:paraId="5467BF72" w14:textId="77777777" w:rsidR="00E40B78" w:rsidRPr="00EC76D5" w:rsidRDefault="00E40B78" w:rsidP="00756C64">
            <w:r w:rsidRPr="00EC76D5">
              <w:t>Right</w:t>
            </w:r>
          </w:p>
        </w:tc>
        <w:tc>
          <w:tcPr>
            <w:tcW w:w="2294" w:type="dxa"/>
          </w:tcPr>
          <w:p w14:paraId="2B2866A3" w14:textId="77777777" w:rsidR="00E40B78" w:rsidRPr="00EC76D5" w:rsidRDefault="00E40B78" w:rsidP="00756C64">
            <w:r w:rsidRPr="00EC76D5">
              <w:t>No</w:t>
            </w:r>
          </w:p>
        </w:tc>
      </w:tr>
      <w:tr w:rsidR="00E40B78" w:rsidRPr="00EC76D5" w14:paraId="73690A9A" w14:textId="77777777" w:rsidTr="00756C64">
        <w:tc>
          <w:tcPr>
            <w:tcW w:w="3503" w:type="dxa"/>
          </w:tcPr>
          <w:p w14:paraId="4B86A12B" w14:textId="77777777" w:rsidR="00E40B78" w:rsidRPr="00EC76D5" w:rsidRDefault="00E40B78" w:rsidP="00756C64">
            <w:r w:rsidRPr="00EC76D5">
              <w:t>? :</w:t>
            </w:r>
          </w:p>
        </w:tc>
        <w:tc>
          <w:tcPr>
            <w:tcW w:w="1279" w:type="dxa"/>
          </w:tcPr>
          <w:p w14:paraId="06E1D607" w14:textId="77777777" w:rsidR="00E40B78" w:rsidRPr="00EC76D5" w:rsidRDefault="00E40B78" w:rsidP="00756C64"/>
        </w:tc>
        <w:tc>
          <w:tcPr>
            <w:tcW w:w="2274" w:type="dxa"/>
          </w:tcPr>
          <w:p w14:paraId="20DC7122" w14:textId="77777777" w:rsidR="00E40B78" w:rsidRPr="00EC76D5" w:rsidRDefault="00E40B78" w:rsidP="00756C64">
            <w:r w:rsidRPr="00EC76D5">
              <w:t>Left</w:t>
            </w:r>
          </w:p>
        </w:tc>
        <w:tc>
          <w:tcPr>
            <w:tcW w:w="2294" w:type="dxa"/>
          </w:tcPr>
          <w:p w14:paraId="43ECEDBB" w14:textId="77777777" w:rsidR="00E40B78" w:rsidRPr="00EC76D5" w:rsidRDefault="00E40B78" w:rsidP="00756C64">
            <w:r w:rsidRPr="00EC76D5">
              <w:t>No</w:t>
            </w:r>
          </w:p>
        </w:tc>
      </w:tr>
      <w:tr w:rsidR="00E40B78" w:rsidRPr="00EC76D5" w14:paraId="77E79FDB" w14:textId="77777777" w:rsidTr="00756C64">
        <w:tc>
          <w:tcPr>
            <w:tcW w:w="3503" w:type="dxa"/>
          </w:tcPr>
          <w:p w14:paraId="1FC8B6D3" w14:textId="77777777" w:rsidR="00E40B78" w:rsidRPr="00EC76D5" w:rsidRDefault="00E40B78" w:rsidP="00756C64">
            <w:r w:rsidRPr="00EC76D5">
              <w:t>||</w:t>
            </w:r>
          </w:p>
        </w:tc>
        <w:tc>
          <w:tcPr>
            <w:tcW w:w="1279" w:type="dxa"/>
          </w:tcPr>
          <w:p w14:paraId="721A804F" w14:textId="77777777" w:rsidR="00E40B78" w:rsidRPr="00EC76D5" w:rsidRDefault="00E40B78" w:rsidP="00756C64"/>
        </w:tc>
        <w:tc>
          <w:tcPr>
            <w:tcW w:w="2274" w:type="dxa"/>
          </w:tcPr>
          <w:p w14:paraId="7DB957B9" w14:textId="77777777" w:rsidR="00E40B78" w:rsidRPr="00EC76D5" w:rsidRDefault="00E40B78" w:rsidP="00756C64">
            <w:r w:rsidRPr="00EC76D5">
              <w:t>Left</w:t>
            </w:r>
          </w:p>
        </w:tc>
        <w:tc>
          <w:tcPr>
            <w:tcW w:w="2294" w:type="dxa"/>
          </w:tcPr>
          <w:p w14:paraId="4A674C51" w14:textId="77777777" w:rsidR="00E40B78" w:rsidRPr="00EC76D5" w:rsidRDefault="00E40B78" w:rsidP="00756C64">
            <w:r w:rsidRPr="00EC76D5">
              <w:t>No (lazy evaluation)</w:t>
            </w:r>
          </w:p>
        </w:tc>
      </w:tr>
      <w:tr w:rsidR="00E40B78" w:rsidRPr="00EC76D5" w14:paraId="4D4A6921" w14:textId="77777777" w:rsidTr="00756C64">
        <w:tc>
          <w:tcPr>
            <w:tcW w:w="3503" w:type="dxa"/>
          </w:tcPr>
          <w:p w14:paraId="0BEC8BFF" w14:textId="77777777" w:rsidR="00E40B78" w:rsidRPr="00EC76D5" w:rsidRDefault="00E40B78" w:rsidP="00756C64">
            <w:r w:rsidRPr="00EC76D5">
              <w:t>&amp;&amp;</w:t>
            </w:r>
          </w:p>
        </w:tc>
        <w:tc>
          <w:tcPr>
            <w:tcW w:w="1279" w:type="dxa"/>
          </w:tcPr>
          <w:p w14:paraId="0CC37DCC" w14:textId="77777777" w:rsidR="00E40B78" w:rsidRPr="00EC76D5" w:rsidRDefault="00E40B78" w:rsidP="00756C64"/>
        </w:tc>
        <w:tc>
          <w:tcPr>
            <w:tcW w:w="2274" w:type="dxa"/>
          </w:tcPr>
          <w:p w14:paraId="42BDAB83" w14:textId="77777777" w:rsidR="00E40B78" w:rsidRPr="00EC76D5" w:rsidRDefault="00E40B78" w:rsidP="00756C64">
            <w:r w:rsidRPr="00EC76D5">
              <w:t>Left</w:t>
            </w:r>
          </w:p>
        </w:tc>
        <w:tc>
          <w:tcPr>
            <w:tcW w:w="2294" w:type="dxa"/>
          </w:tcPr>
          <w:p w14:paraId="0169A778" w14:textId="77777777" w:rsidR="00E40B78" w:rsidRPr="00EC76D5" w:rsidRDefault="00E40B78" w:rsidP="00756C64">
            <w:r w:rsidRPr="00EC76D5">
              <w:t>No (lazy evaluation)</w:t>
            </w:r>
          </w:p>
        </w:tc>
      </w:tr>
      <w:tr w:rsidR="00E40B78" w:rsidRPr="00EC76D5" w14:paraId="207906E4" w14:textId="77777777" w:rsidTr="00756C64">
        <w:tc>
          <w:tcPr>
            <w:tcW w:w="3503" w:type="dxa"/>
          </w:tcPr>
          <w:p w14:paraId="3AAFFC38" w14:textId="77777777" w:rsidR="00E40B78" w:rsidRPr="00EC76D5" w:rsidRDefault="00E40B78" w:rsidP="00756C64">
            <w:r w:rsidRPr="00EC76D5">
              <w:t>|</w:t>
            </w:r>
          </w:p>
        </w:tc>
        <w:tc>
          <w:tcPr>
            <w:tcW w:w="1279" w:type="dxa"/>
          </w:tcPr>
          <w:p w14:paraId="0C6BBE7F" w14:textId="77777777" w:rsidR="00E40B78" w:rsidRPr="00EC76D5" w:rsidRDefault="00E40B78" w:rsidP="00756C64"/>
        </w:tc>
        <w:tc>
          <w:tcPr>
            <w:tcW w:w="2274" w:type="dxa"/>
          </w:tcPr>
          <w:p w14:paraId="1C77D2EC" w14:textId="77777777" w:rsidR="00E40B78" w:rsidRPr="00EC76D5" w:rsidRDefault="00E40B78" w:rsidP="00756C64">
            <w:r w:rsidRPr="00EC76D5">
              <w:t>Left</w:t>
            </w:r>
          </w:p>
        </w:tc>
        <w:tc>
          <w:tcPr>
            <w:tcW w:w="2294" w:type="dxa"/>
          </w:tcPr>
          <w:p w14:paraId="3BE377D5" w14:textId="77777777" w:rsidR="00E40B78" w:rsidRPr="00EC76D5" w:rsidRDefault="00E40B78" w:rsidP="00756C64">
            <w:r w:rsidRPr="00EC76D5">
              <w:t>No</w:t>
            </w:r>
          </w:p>
        </w:tc>
      </w:tr>
      <w:tr w:rsidR="00E40B78" w:rsidRPr="00EC76D5" w14:paraId="53278B85" w14:textId="77777777" w:rsidTr="00756C64">
        <w:tc>
          <w:tcPr>
            <w:tcW w:w="3503" w:type="dxa"/>
          </w:tcPr>
          <w:p w14:paraId="5E0A0A81" w14:textId="77777777" w:rsidR="00E40B78" w:rsidRPr="00EC76D5" w:rsidRDefault="00E40B78" w:rsidP="00756C64">
            <w:r w:rsidRPr="00EC76D5">
              <w:t>^</w:t>
            </w:r>
          </w:p>
        </w:tc>
        <w:tc>
          <w:tcPr>
            <w:tcW w:w="1279" w:type="dxa"/>
          </w:tcPr>
          <w:p w14:paraId="4241E11D" w14:textId="77777777" w:rsidR="00E40B78" w:rsidRPr="00EC76D5" w:rsidRDefault="00E40B78" w:rsidP="00756C64"/>
        </w:tc>
        <w:tc>
          <w:tcPr>
            <w:tcW w:w="2274" w:type="dxa"/>
          </w:tcPr>
          <w:p w14:paraId="7465DEBD" w14:textId="77777777" w:rsidR="00E40B78" w:rsidRPr="00EC76D5" w:rsidRDefault="00E40B78" w:rsidP="00756C64">
            <w:r w:rsidRPr="00EC76D5">
              <w:t>Left</w:t>
            </w:r>
          </w:p>
        </w:tc>
        <w:tc>
          <w:tcPr>
            <w:tcW w:w="2294" w:type="dxa"/>
          </w:tcPr>
          <w:p w14:paraId="031EE443" w14:textId="77777777" w:rsidR="00E40B78" w:rsidRPr="00EC76D5" w:rsidRDefault="00E40B78" w:rsidP="00756C64">
            <w:r w:rsidRPr="00EC76D5">
              <w:t>No</w:t>
            </w:r>
          </w:p>
        </w:tc>
      </w:tr>
      <w:tr w:rsidR="00E40B78" w:rsidRPr="00EC76D5" w14:paraId="4817A99A" w14:textId="77777777" w:rsidTr="00756C64">
        <w:tc>
          <w:tcPr>
            <w:tcW w:w="3503" w:type="dxa"/>
          </w:tcPr>
          <w:p w14:paraId="2F205B77" w14:textId="77777777" w:rsidR="00E40B78" w:rsidRPr="00EC76D5" w:rsidRDefault="00E40B78" w:rsidP="00756C64">
            <w:r w:rsidRPr="00EC76D5">
              <w:t>&amp;</w:t>
            </w:r>
          </w:p>
        </w:tc>
        <w:tc>
          <w:tcPr>
            <w:tcW w:w="1279" w:type="dxa"/>
          </w:tcPr>
          <w:p w14:paraId="0761AF2A" w14:textId="77777777" w:rsidR="00E40B78" w:rsidRPr="00EC76D5" w:rsidRDefault="00E40B78" w:rsidP="00756C64"/>
        </w:tc>
        <w:tc>
          <w:tcPr>
            <w:tcW w:w="2274" w:type="dxa"/>
          </w:tcPr>
          <w:p w14:paraId="498983F2" w14:textId="77777777" w:rsidR="00E40B78" w:rsidRPr="00EC76D5" w:rsidRDefault="00E40B78" w:rsidP="00756C64">
            <w:r w:rsidRPr="00EC76D5">
              <w:t>Left</w:t>
            </w:r>
          </w:p>
        </w:tc>
        <w:tc>
          <w:tcPr>
            <w:tcW w:w="2294" w:type="dxa"/>
          </w:tcPr>
          <w:p w14:paraId="3B97C2C4" w14:textId="77777777" w:rsidR="00E40B78" w:rsidRPr="00EC76D5" w:rsidRDefault="00E40B78" w:rsidP="00756C64">
            <w:r w:rsidRPr="00EC76D5">
              <w:t>No</w:t>
            </w:r>
          </w:p>
        </w:tc>
      </w:tr>
      <w:tr w:rsidR="00E40B78" w:rsidRPr="00EC76D5" w14:paraId="5CF39BB7" w14:textId="77777777" w:rsidTr="00756C64">
        <w:tc>
          <w:tcPr>
            <w:tcW w:w="3503" w:type="dxa"/>
          </w:tcPr>
          <w:p w14:paraId="4ED24EF6" w14:textId="77777777" w:rsidR="00E40B78" w:rsidRPr="00EC76D5" w:rsidRDefault="00E40B78" w:rsidP="00756C64">
            <w:r w:rsidRPr="00EC76D5">
              <w:t>== !=</w:t>
            </w:r>
          </w:p>
        </w:tc>
        <w:tc>
          <w:tcPr>
            <w:tcW w:w="1279" w:type="dxa"/>
          </w:tcPr>
          <w:p w14:paraId="752C2149" w14:textId="77777777" w:rsidR="00E40B78" w:rsidRPr="00EC76D5" w:rsidRDefault="00E40B78" w:rsidP="00756C64"/>
        </w:tc>
        <w:tc>
          <w:tcPr>
            <w:tcW w:w="2274" w:type="dxa"/>
          </w:tcPr>
          <w:p w14:paraId="3905D944" w14:textId="77777777" w:rsidR="00E40B78" w:rsidRPr="00EC76D5" w:rsidRDefault="00E40B78" w:rsidP="00756C64">
            <w:r w:rsidRPr="00EC76D5">
              <w:t>Left</w:t>
            </w:r>
          </w:p>
        </w:tc>
        <w:tc>
          <w:tcPr>
            <w:tcW w:w="2294" w:type="dxa"/>
          </w:tcPr>
          <w:p w14:paraId="306CE756" w14:textId="77777777" w:rsidR="00E40B78" w:rsidRPr="00EC76D5" w:rsidRDefault="00E40B78" w:rsidP="00756C64">
            <w:r w:rsidRPr="00EC76D5">
              <w:t>Yes</w:t>
            </w:r>
          </w:p>
        </w:tc>
      </w:tr>
      <w:tr w:rsidR="00E40B78" w:rsidRPr="00EC76D5" w14:paraId="43BDBCC1" w14:textId="77777777" w:rsidTr="00756C64">
        <w:tc>
          <w:tcPr>
            <w:tcW w:w="3503" w:type="dxa"/>
          </w:tcPr>
          <w:p w14:paraId="08A9B4A5" w14:textId="77777777" w:rsidR="00E40B78" w:rsidRPr="00EC76D5" w:rsidRDefault="00E40B78" w:rsidP="00756C64">
            <w:r w:rsidRPr="00EC76D5">
              <w:t>&lt; &lt;= &gt; &gt;=</w:t>
            </w:r>
          </w:p>
        </w:tc>
        <w:tc>
          <w:tcPr>
            <w:tcW w:w="1279" w:type="dxa"/>
          </w:tcPr>
          <w:p w14:paraId="7183C666" w14:textId="77777777" w:rsidR="00E40B78" w:rsidRPr="00EC76D5" w:rsidRDefault="00E40B78" w:rsidP="00756C64"/>
        </w:tc>
        <w:tc>
          <w:tcPr>
            <w:tcW w:w="2274" w:type="dxa"/>
          </w:tcPr>
          <w:p w14:paraId="675F3A8D" w14:textId="77777777" w:rsidR="00E40B78" w:rsidRPr="00EC76D5" w:rsidRDefault="00E40B78" w:rsidP="00756C64">
            <w:r w:rsidRPr="00EC76D5">
              <w:t>Left</w:t>
            </w:r>
          </w:p>
        </w:tc>
        <w:tc>
          <w:tcPr>
            <w:tcW w:w="2294" w:type="dxa"/>
          </w:tcPr>
          <w:p w14:paraId="4B562B08" w14:textId="77777777" w:rsidR="00E40B78" w:rsidRPr="00EC76D5" w:rsidRDefault="00E40B78" w:rsidP="00756C64">
            <w:r w:rsidRPr="00EC76D5">
              <w:t>No</w:t>
            </w:r>
          </w:p>
        </w:tc>
      </w:tr>
      <w:tr w:rsidR="00E40B78" w:rsidRPr="00EC76D5" w14:paraId="4B938C97" w14:textId="77777777" w:rsidTr="00756C64">
        <w:tc>
          <w:tcPr>
            <w:tcW w:w="3503" w:type="dxa"/>
          </w:tcPr>
          <w:p w14:paraId="60FF12B3" w14:textId="77777777" w:rsidR="00E40B78" w:rsidRPr="00EC76D5" w:rsidRDefault="00E40B78" w:rsidP="00756C64">
            <w:r w:rsidRPr="00EC76D5">
              <w:t>&lt;&lt; &gt;&gt;</w:t>
            </w:r>
          </w:p>
        </w:tc>
        <w:tc>
          <w:tcPr>
            <w:tcW w:w="1279" w:type="dxa"/>
          </w:tcPr>
          <w:p w14:paraId="347D4E05" w14:textId="77777777" w:rsidR="00E40B78" w:rsidRPr="00EC76D5" w:rsidRDefault="00E40B78" w:rsidP="00756C64"/>
        </w:tc>
        <w:tc>
          <w:tcPr>
            <w:tcW w:w="2274" w:type="dxa"/>
          </w:tcPr>
          <w:p w14:paraId="4626EC5C" w14:textId="77777777" w:rsidR="00E40B78" w:rsidRPr="00EC76D5" w:rsidRDefault="00E40B78" w:rsidP="00756C64">
            <w:r w:rsidRPr="00EC76D5">
              <w:t>Left</w:t>
            </w:r>
          </w:p>
        </w:tc>
        <w:tc>
          <w:tcPr>
            <w:tcW w:w="2294" w:type="dxa"/>
          </w:tcPr>
          <w:p w14:paraId="5E465764" w14:textId="77777777" w:rsidR="00E40B78" w:rsidRPr="00EC76D5" w:rsidRDefault="00E40B78" w:rsidP="00756C64">
            <w:r w:rsidRPr="00EC76D5">
              <w:t>No</w:t>
            </w:r>
          </w:p>
        </w:tc>
      </w:tr>
      <w:tr w:rsidR="00E40B78" w:rsidRPr="00EC76D5" w14:paraId="4C7CD92E" w14:textId="77777777" w:rsidTr="00756C64">
        <w:tc>
          <w:tcPr>
            <w:tcW w:w="3503" w:type="dxa"/>
          </w:tcPr>
          <w:p w14:paraId="768560F5" w14:textId="77777777" w:rsidR="00E40B78" w:rsidRPr="00EC76D5" w:rsidRDefault="00E40B78" w:rsidP="00756C64">
            <w:r w:rsidRPr="00EC76D5">
              <w:t>+</w:t>
            </w:r>
          </w:p>
          <w:p w14:paraId="75E58A9E" w14:textId="77777777" w:rsidR="00E40B78" w:rsidRPr="00EC76D5" w:rsidRDefault="00E40B78" w:rsidP="00756C64">
            <w:r w:rsidRPr="00EC76D5">
              <w:t>-</w:t>
            </w:r>
          </w:p>
        </w:tc>
        <w:tc>
          <w:tcPr>
            <w:tcW w:w="1279" w:type="dxa"/>
          </w:tcPr>
          <w:p w14:paraId="0203B3BB" w14:textId="77777777" w:rsidR="00E40B78" w:rsidRPr="00EC76D5" w:rsidRDefault="00E40B78" w:rsidP="00756C64"/>
        </w:tc>
        <w:tc>
          <w:tcPr>
            <w:tcW w:w="2274" w:type="dxa"/>
          </w:tcPr>
          <w:p w14:paraId="6312C8CD" w14:textId="77777777" w:rsidR="00E40B78" w:rsidRPr="00EC76D5" w:rsidRDefault="00E40B78" w:rsidP="00756C64">
            <w:r w:rsidRPr="00EC76D5">
              <w:t>Left</w:t>
            </w:r>
          </w:p>
          <w:p w14:paraId="62AE3F55" w14:textId="77777777" w:rsidR="00E40B78" w:rsidRPr="00EC76D5" w:rsidRDefault="00E40B78" w:rsidP="00756C64">
            <w:r w:rsidRPr="00EC76D5">
              <w:t>Left</w:t>
            </w:r>
          </w:p>
        </w:tc>
        <w:tc>
          <w:tcPr>
            <w:tcW w:w="2294" w:type="dxa"/>
          </w:tcPr>
          <w:p w14:paraId="51C08F12" w14:textId="77777777" w:rsidR="00E40B78" w:rsidRPr="00EC76D5" w:rsidRDefault="00E40B78" w:rsidP="00756C64">
            <w:r w:rsidRPr="00EC76D5">
              <w:t>Yes</w:t>
            </w:r>
          </w:p>
          <w:p w14:paraId="633D94A8" w14:textId="77777777" w:rsidR="00E40B78" w:rsidRPr="00EC76D5" w:rsidRDefault="00E40B78" w:rsidP="00756C64">
            <w:r w:rsidRPr="00EC76D5">
              <w:t>No</w:t>
            </w:r>
          </w:p>
        </w:tc>
      </w:tr>
      <w:tr w:rsidR="00E40B78" w:rsidRPr="00EC76D5" w14:paraId="7E680080" w14:textId="77777777" w:rsidTr="00756C64">
        <w:tc>
          <w:tcPr>
            <w:tcW w:w="3503" w:type="dxa"/>
          </w:tcPr>
          <w:p w14:paraId="6CA4A5FB" w14:textId="77777777" w:rsidR="00E40B78" w:rsidRPr="00EC76D5" w:rsidRDefault="00E40B78" w:rsidP="00756C64">
            <w:r w:rsidRPr="00EC76D5">
              <w:t>*</w:t>
            </w:r>
          </w:p>
          <w:p w14:paraId="03807A16" w14:textId="77777777" w:rsidR="00E40B78" w:rsidRPr="00EC76D5" w:rsidRDefault="00E40B78" w:rsidP="00756C64">
            <w:r w:rsidRPr="00EC76D5">
              <w:t>/ %</w:t>
            </w:r>
          </w:p>
        </w:tc>
        <w:tc>
          <w:tcPr>
            <w:tcW w:w="1279" w:type="dxa"/>
          </w:tcPr>
          <w:p w14:paraId="72D840AE" w14:textId="77777777" w:rsidR="00E40B78" w:rsidRPr="00EC76D5" w:rsidRDefault="00E40B78" w:rsidP="00756C64"/>
        </w:tc>
        <w:tc>
          <w:tcPr>
            <w:tcW w:w="2274" w:type="dxa"/>
          </w:tcPr>
          <w:p w14:paraId="6D36573B" w14:textId="77777777" w:rsidR="00E40B78" w:rsidRPr="00EC76D5" w:rsidRDefault="00E40B78" w:rsidP="00756C64">
            <w:r w:rsidRPr="00EC76D5">
              <w:t>Left</w:t>
            </w:r>
          </w:p>
          <w:p w14:paraId="58BD74BC" w14:textId="77777777" w:rsidR="00E40B78" w:rsidRPr="00EC76D5" w:rsidRDefault="00E40B78" w:rsidP="00756C64">
            <w:r w:rsidRPr="00EC76D5">
              <w:t>Left</w:t>
            </w:r>
          </w:p>
        </w:tc>
        <w:tc>
          <w:tcPr>
            <w:tcW w:w="2294" w:type="dxa"/>
          </w:tcPr>
          <w:p w14:paraId="77342556" w14:textId="77777777" w:rsidR="00E40B78" w:rsidRPr="00EC76D5" w:rsidRDefault="00E40B78" w:rsidP="00756C64">
            <w:r w:rsidRPr="00EC76D5">
              <w:t>Yes</w:t>
            </w:r>
          </w:p>
          <w:p w14:paraId="26895AAA" w14:textId="77777777" w:rsidR="00E40B78" w:rsidRPr="00EC76D5" w:rsidRDefault="00E40B78" w:rsidP="00756C64">
            <w:r w:rsidRPr="00EC76D5">
              <w:t>No</w:t>
            </w:r>
          </w:p>
        </w:tc>
      </w:tr>
      <w:tr w:rsidR="00E40B78" w:rsidRPr="00EC76D5" w14:paraId="2878C476" w14:textId="77777777" w:rsidTr="00756C64">
        <w:tc>
          <w:tcPr>
            <w:tcW w:w="3503" w:type="dxa"/>
          </w:tcPr>
          <w:p w14:paraId="76E8190C" w14:textId="77777777" w:rsidR="00E40B78" w:rsidRPr="00EC76D5" w:rsidRDefault="00E40B78" w:rsidP="00756C64">
            <w:r w:rsidRPr="00EC76D5">
              <w:t>! ~ ++ -- + - * &amp; (</w:t>
            </w:r>
            <w:r w:rsidRPr="00EC76D5">
              <w:rPr>
                <w:rStyle w:val="CodeInText"/>
              </w:rPr>
              <w:t>type</w:t>
            </w:r>
            <w:r w:rsidRPr="00EC76D5">
              <w:t xml:space="preserve">) </w:t>
            </w:r>
            <w:r w:rsidRPr="00EC76D5">
              <w:rPr>
                <w:rStyle w:val="CodeInText"/>
              </w:rPr>
              <w:t>sizeof</w:t>
            </w:r>
          </w:p>
        </w:tc>
        <w:tc>
          <w:tcPr>
            <w:tcW w:w="1279" w:type="dxa"/>
          </w:tcPr>
          <w:p w14:paraId="4115C696" w14:textId="77777777" w:rsidR="00E40B78" w:rsidRPr="00EC76D5" w:rsidRDefault="00E40B78" w:rsidP="00756C64"/>
        </w:tc>
        <w:tc>
          <w:tcPr>
            <w:tcW w:w="2274" w:type="dxa"/>
          </w:tcPr>
          <w:p w14:paraId="7B70519D" w14:textId="77777777" w:rsidR="00E40B78" w:rsidRPr="00EC76D5" w:rsidRDefault="00E40B78" w:rsidP="00756C64">
            <w:r w:rsidRPr="00EC76D5">
              <w:t>Right</w:t>
            </w:r>
          </w:p>
        </w:tc>
        <w:tc>
          <w:tcPr>
            <w:tcW w:w="2294" w:type="dxa"/>
          </w:tcPr>
          <w:p w14:paraId="1EF7EE2C" w14:textId="77777777" w:rsidR="00E40B78" w:rsidRPr="00EC76D5" w:rsidRDefault="00E40B78" w:rsidP="00756C64">
            <w:r w:rsidRPr="00EC76D5">
              <w:t>No</w:t>
            </w:r>
          </w:p>
        </w:tc>
      </w:tr>
      <w:tr w:rsidR="00E40B78" w:rsidRPr="00EC76D5" w14:paraId="230E37C1" w14:textId="77777777" w:rsidTr="00756C64">
        <w:tc>
          <w:tcPr>
            <w:tcW w:w="3503" w:type="dxa"/>
          </w:tcPr>
          <w:p w14:paraId="3C15985E" w14:textId="77777777" w:rsidR="00E40B78" w:rsidRPr="00EC76D5" w:rsidRDefault="00E40B78" w:rsidP="00756C64">
            <w:r w:rsidRPr="00EC76D5">
              <w:t>() -&gt; .</w:t>
            </w:r>
          </w:p>
          <w:p w14:paraId="23831C27" w14:textId="77777777" w:rsidR="00E40B78" w:rsidRPr="00EC76D5" w:rsidRDefault="00E40B78" w:rsidP="00756C64">
            <w:r w:rsidRPr="00EC76D5">
              <w:t>[]</w:t>
            </w:r>
          </w:p>
        </w:tc>
        <w:tc>
          <w:tcPr>
            <w:tcW w:w="1279" w:type="dxa"/>
          </w:tcPr>
          <w:p w14:paraId="77DBBB03" w14:textId="77777777" w:rsidR="00E40B78" w:rsidRPr="00EC76D5" w:rsidRDefault="00E40B78" w:rsidP="00756C64">
            <w:r w:rsidRPr="00EC76D5">
              <w:t>Highest</w:t>
            </w:r>
          </w:p>
        </w:tc>
        <w:tc>
          <w:tcPr>
            <w:tcW w:w="2274" w:type="dxa"/>
          </w:tcPr>
          <w:p w14:paraId="43A260CB" w14:textId="77777777" w:rsidR="00E40B78" w:rsidRPr="00EC76D5" w:rsidRDefault="00E40B78" w:rsidP="00756C64">
            <w:r w:rsidRPr="00EC76D5">
              <w:t>Left</w:t>
            </w:r>
          </w:p>
          <w:p w14:paraId="47682B94" w14:textId="77777777" w:rsidR="00E40B78" w:rsidRPr="00EC76D5" w:rsidRDefault="00E40B78" w:rsidP="00756C64">
            <w:r w:rsidRPr="00EC76D5">
              <w:t>Left</w:t>
            </w:r>
          </w:p>
        </w:tc>
        <w:tc>
          <w:tcPr>
            <w:tcW w:w="2294" w:type="dxa"/>
          </w:tcPr>
          <w:p w14:paraId="025CB2D2" w14:textId="77777777" w:rsidR="00E40B78" w:rsidRPr="00EC76D5" w:rsidRDefault="00E40B78" w:rsidP="00756C64">
            <w:r w:rsidRPr="00EC76D5">
              <w:t>No</w:t>
            </w:r>
          </w:p>
          <w:p w14:paraId="3944E4E7" w14:textId="77777777" w:rsidR="00E40B78" w:rsidRPr="00EC76D5" w:rsidRDefault="00E40B78" w:rsidP="00756C64">
            <w:r w:rsidRPr="00EC76D5">
              <w:t>Yes</w:t>
            </w:r>
          </w:p>
        </w:tc>
      </w:tr>
    </w:tbl>
    <w:p w14:paraId="17D84B2F" w14:textId="2DB3969C" w:rsidR="00864967" w:rsidRPr="00EC76D5" w:rsidRDefault="00864967" w:rsidP="00E40B78">
      <w:pPr>
        <w:pStyle w:val="Rubrik3"/>
      </w:pPr>
      <w:bookmarkStart w:id="307" w:name="_Toc481936186"/>
      <w:r w:rsidRPr="00EC76D5">
        <w:t>Syntax Tree Generation Methods</w:t>
      </w:r>
      <w:bookmarkEnd w:id="307"/>
    </w:p>
    <w:p w14:paraId="4E06814E" w14:textId="77777777" w:rsidR="008514DF" w:rsidRPr="00EC76D5" w:rsidRDefault="008514DF" w:rsidP="008514DF">
      <w:pPr>
        <w:pStyle w:val="CodeHeader"/>
      </w:pPr>
      <w:r w:rsidRPr="00EC76D5">
        <w:t>GenerateSyntaxTree.java</w:t>
      </w:r>
    </w:p>
    <w:p w14:paraId="3AF8BD14" w14:textId="77777777" w:rsidR="00C25EB5" w:rsidRPr="00EC76D5" w:rsidRDefault="008514DF" w:rsidP="008514DF">
      <w:pPr>
        <w:pStyle w:val="Code"/>
      </w:pPr>
      <w:r w:rsidRPr="00EC76D5">
        <w:t xml:space="preserve">  public static SyntaxTree generateUnaryTree(MiddleOperator operator,</w:t>
      </w:r>
    </w:p>
    <w:p w14:paraId="12609481" w14:textId="57CEE6EC" w:rsidR="008514DF" w:rsidRPr="00EC76D5" w:rsidRDefault="00C25EB5" w:rsidP="008514DF">
      <w:pPr>
        <w:pStyle w:val="Code"/>
      </w:pPr>
      <w:r w:rsidRPr="00EC76D5">
        <w:t xml:space="preserve">                                       </w:t>
      </w:r>
      <w:r w:rsidR="008514DF" w:rsidRPr="00EC76D5">
        <w:t xml:space="preserve"> Type type,</w:t>
      </w:r>
      <w:r w:rsidRPr="00EC76D5">
        <w:t xml:space="preserve"> </w:t>
      </w:r>
      <w:r w:rsidR="008514DF" w:rsidRPr="00EC76D5">
        <w:t>SyntaxTree childTree) {</w:t>
      </w:r>
    </w:p>
    <w:p w14:paraId="1E2DD45C" w14:textId="77777777" w:rsidR="008514DF" w:rsidRPr="00EC76D5" w:rsidRDefault="008514DF" w:rsidP="008514DF">
      <w:pPr>
        <w:pStyle w:val="Code"/>
      </w:pPr>
      <w:r w:rsidRPr="00EC76D5">
        <w:t xml:space="preserve">    SyntaxTree unaryTree = new SyntaxTree(operator, type);</w:t>
      </w:r>
    </w:p>
    <w:p w14:paraId="5F3897CE" w14:textId="77777777" w:rsidR="008514DF" w:rsidRPr="00EC76D5" w:rsidRDefault="008514DF" w:rsidP="008514DF">
      <w:pPr>
        <w:pStyle w:val="Code"/>
      </w:pPr>
      <w:r w:rsidRPr="00EC76D5">
        <w:t xml:space="preserve">    unaryTree.addChild(childTree);</w:t>
      </w:r>
    </w:p>
    <w:p w14:paraId="1924A9B5" w14:textId="77777777" w:rsidR="008514DF" w:rsidRPr="00EC76D5" w:rsidRDefault="008514DF" w:rsidP="008514DF">
      <w:pPr>
        <w:pStyle w:val="Code"/>
      </w:pPr>
      <w:r w:rsidRPr="00EC76D5">
        <w:t xml:space="preserve">    return unaryTree;</w:t>
      </w:r>
    </w:p>
    <w:p w14:paraId="2E8F3F80" w14:textId="77777777" w:rsidR="008514DF" w:rsidRPr="00EC76D5" w:rsidRDefault="008514DF" w:rsidP="008514DF">
      <w:pPr>
        <w:pStyle w:val="Code"/>
      </w:pPr>
      <w:r w:rsidRPr="00EC76D5">
        <w:t xml:space="preserve">  }</w:t>
      </w:r>
    </w:p>
    <w:p w14:paraId="4883D490" w14:textId="77777777" w:rsidR="008514DF" w:rsidRPr="00EC76D5" w:rsidRDefault="008514DF" w:rsidP="008514DF">
      <w:pPr>
        <w:pStyle w:val="Code"/>
      </w:pPr>
    </w:p>
    <w:p w14:paraId="65A856AB" w14:textId="5138BCA5" w:rsidR="009468F6" w:rsidRPr="00EC76D5" w:rsidRDefault="008514DF" w:rsidP="008514DF">
      <w:pPr>
        <w:pStyle w:val="Code"/>
      </w:pPr>
      <w:r w:rsidRPr="00EC76D5">
        <w:t xml:space="preserve">  public static SyntaxTree generateBinaryTree(MiddleOperator operator</w:t>
      </w:r>
      <w:r w:rsidR="009468F6" w:rsidRPr="00EC76D5">
        <w:t>,</w:t>
      </w:r>
    </w:p>
    <w:p w14:paraId="4989FC8A" w14:textId="391677AF" w:rsidR="009468F6" w:rsidRPr="00EC76D5" w:rsidRDefault="009468F6" w:rsidP="008514DF">
      <w:pPr>
        <w:pStyle w:val="Code"/>
      </w:pPr>
      <w:r w:rsidRPr="00EC76D5">
        <w:t xml:space="preserve">                                         </w:t>
      </w:r>
      <w:r w:rsidR="008514DF" w:rsidRPr="00EC76D5">
        <w:t>Type type,</w:t>
      </w:r>
      <w:r w:rsidRPr="00EC76D5">
        <w:t xml:space="preserve"> </w:t>
      </w:r>
      <w:r w:rsidR="008514DF" w:rsidRPr="00EC76D5">
        <w:t>SyntaxTree leftTree,</w:t>
      </w:r>
    </w:p>
    <w:p w14:paraId="7F72D06B" w14:textId="41127273" w:rsidR="008514DF" w:rsidRPr="00EC76D5" w:rsidRDefault="009468F6" w:rsidP="008514DF">
      <w:pPr>
        <w:pStyle w:val="Code"/>
      </w:pPr>
      <w:r w:rsidRPr="00EC76D5">
        <w:t xml:space="preserve">                                        </w:t>
      </w:r>
      <w:r w:rsidR="008514DF" w:rsidRPr="00EC76D5">
        <w:t xml:space="preserve"> SyntaxTree rightTree) {</w:t>
      </w:r>
    </w:p>
    <w:p w14:paraId="72B28EA8" w14:textId="77777777" w:rsidR="008514DF" w:rsidRPr="00EC76D5" w:rsidRDefault="008514DF" w:rsidP="008514DF">
      <w:pPr>
        <w:pStyle w:val="Code"/>
      </w:pPr>
      <w:r w:rsidRPr="00EC76D5">
        <w:t xml:space="preserve">    SyntaxTree binaryTree = new SyntaxTree(operator, type);</w:t>
      </w:r>
    </w:p>
    <w:p w14:paraId="4717B18D" w14:textId="77777777" w:rsidR="008514DF" w:rsidRPr="00EC76D5" w:rsidRDefault="008514DF" w:rsidP="008514DF">
      <w:pPr>
        <w:pStyle w:val="Code"/>
      </w:pPr>
      <w:r w:rsidRPr="00EC76D5">
        <w:t xml:space="preserve">    binaryTree.addChild(leftTree);</w:t>
      </w:r>
    </w:p>
    <w:p w14:paraId="73034510" w14:textId="77777777" w:rsidR="008514DF" w:rsidRPr="00EC76D5" w:rsidRDefault="008514DF" w:rsidP="008514DF">
      <w:pPr>
        <w:pStyle w:val="Code"/>
      </w:pPr>
      <w:r w:rsidRPr="00EC76D5">
        <w:t xml:space="preserve">    </w:t>
      </w:r>
    </w:p>
    <w:p w14:paraId="5F7D64A8" w14:textId="77777777" w:rsidR="008514DF" w:rsidRPr="00EC76D5" w:rsidRDefault="008514DF" w:rsidP="008514DF">
      <w:pPr>
        <w:pStyle w:val="Code"/>
      </w:pPr>
      <w:r w:rsidRPr="00EC76D5">
        <w:t xml:space="preserve">    if (MiddleCode.isShift(operator)) {</w:t>
      </w:r>
    </w:p>
    <w:p w14:paraId="688B65F5" w14:textId="77777777" w:rsidR="008514DF" w:rsidRPr="00EC76D5" w:rsidRDefault="008514DF" w:rsidP="008514DF">
      <w:pPr>
        <w:pStyle w:val="Code"/>
      </w:pPr>
      <w:r w:rsidRPr="00EC76D5">
        <w:t xml:space="preserve">      rightTree = TypeCast.implicitCast(rightTree, Type.SignedCharType);</w:t>
      </w:r>
    </w:p>
    <w:p w14:paraId="46D35B8B" w14:textId="77777777" w:rsidR="008514DF" w:rsidRPr="00EC76D5" w:rsidRDefault="008514DF" w:rsidP="008514DF">
      <w:pPr>
        <w:pStyle w:val="Code"/>
      </w:pPr>
      <w:r w:rsidRPr="00EC76D5">
        <w:t xml:space="preserve">    }</w:t>
      </w:r>
    </w:p>
    <w:p w14:paraId="356BC0C8" w14:textId="77777777" w:rsidR="008514DF" w:rsidRPr="00EC76D5" w:rsidRDefault="008514DF" w:rsidP="008514DF">
      <w:pPr>
        <w:pStyle w:val="Code"/>
      </w:pPr>
      <w:r w:rsidRPr="00EC76D5">
        <w:t xml:space="preserve">    </w:t>
      </w:r>
    </w:p>
    <w:p w14:paraId="01CF97F8" w14:textId="77777777" w:rsidR="008514DF" w:rsidRPr="00EC76D5" w:rsidRDefault="008514DF" w:rsidP="008514DF">
      <w:pPr>
        <w:pStyle w:val="Code"/>
      </w:pPr>
      <w:r w:rsidRPr="00EC76D5">
        <w:lastRenderedPageBreak/>
        <w:t xml:space="preserve">    binaryTree.addChild(rightTree);</w:t>
      </w:r>
    </w:p>
    <w:p w14:paraId="1405BA5F" w14:textId="77777777" w:rsidR="008514DF" w:rsidRPr="00EC76D5" w:rsidRDefault="008514DF" w:rsidP="008514DF">
      <w:pPr>
        <w:pStyle w:val="Code"/>
      </w:pPr>
      <w:r w:rsidRPr="00EC76D5">
        <w:t xml:space="preserve">    return binaryTree;</w:t>
      </w:r>
    </w:p>
    <w:p w14:paraId="3ACB879C" w14:textId="77777777" w:rsidR="008514DF" w:rsidRPr="00EC76D5" w:rsidRDefault="008514DF" w:rsidP="008514DF">
      <w:pPr>
        <w:pStyle w:val="Code"/>
      </w:pPr>
      <w:r w:rsidRPr="00EC76D5">
        <w:t xml:space="preserve">  }</w:t>
      </w:r>
    </w:p>
    <w:p w14:paraId="2D1E45E3" w14:textId="77777777" w:rsidR="008514DF" w:rsidRPr="00EC76D5" w:rsidRDefault="008514DF" w:rsidP="008514DF">
      <w:pPr>
        <w:pStyle w:val="Code"/>
      </w:pPr>
    </w:p>
    <w:p w14:paraId="7D6BE39D" w14:textId="77777777" w:rsidR="008514DF" w:rsidRPr="00EC76D5" w:rsidRDefault="008514DF" w:rsidP="008514DF">
      <w:pPr>
        <w:pStyle w:val="Code"/>
      </w:pPr>
      <w:r w:rsidRPr="00EC76D5">
        <w:t xml:space="preserve">  public static SyntaxTree generateValueTree(Symbol symbol) {</w:t>
      </w:r>
    </w:p>
    <w:p w14:paraId="2F07E92F" w14:textId="77777777" w:rsidR="008514DF" w:rsidRPr="00EC76D5" w:rsidRDefault="008514DF" w:rsidP="008514DF">
      <w:pPr>
        <w:pStyle w:val="Code"/>
      </w:pPr>
      <w:r w:rsidRPr="00EC76D5">
        <w:t xml:space="preserve">    return (new SyntaxTree(MiddleOperator.Value, symbol));</w:t>
      </w:r>
    </w:p>
    <w:p w14:paraId="5D898052" w14:textId="77777777" w:rsidR="008514DF" w:rsidRPr="00EC76D5" w:rsidRDefault="008514DF" w:rsidP="008514DF">
      <w:pPr>
        <w:pStyle w:val="Code"/>
      </w:pPr>
      <w:r w:rsidRPr="00EC76D5">
        <w:t xml:space="preserve">  }</w:t>
      </w:r>
    </w:p>
    <w:p w14:paraId="7F0CB83B" w14:textId="77777777" w:rsidR="008514DF" w:rsidRPr="00EC76D5" w:rsidRDefault="008514DF" w:rsidP="008514DF">
      <w:pPr>
        <w:pStyle w:val="Code"/>
      </w:pPr>
    </w:p>
    <w:p w14:paraId="2604A599" w14:textId="77777777" w:rsidR="008514DF" w:rsidRPr="00EC76D5" w:rsidRDefault="008514DF" w:rsidP="008514DF">
      <w:pPr>
        <w:pStyle w:val="Code"/>
      </w:pPr>
      <w:r w:rsidRPr="00EC76D5">
        <w:t xml:space="preserve">  public static SyntaxTree generateValueTree(Type type, Object value) {</w:t>
      </w:r>
    </w:p>
    <w:p w14:paraId="1B51A34B" w14:textId="77777777" w:rsidR="008514DF" w:rsidRPr="00EC76D5" w:rsidRDefault="008514DF" w:rsidP="008514DF">
      <w:pPr>
        <w:pStyle w:val="Code"/>
      </w:pPr>
      <w:r w:rsidRPr="00EC76D5">
        <w:t xml:space="preserve">    Symbol symbol = Symbol.createValueSymbol(type, value);</w:t>
      </w:r>
    </w:p>
    <w:p w14:paraId="25F23D61" w14:textId="77777777" w:rsidR="008514DF" w:rsidRPr="00EC76D5" w:rsidRDefault="008514DF" w:rsidP="008514DF">
      <w:pPr>
        <w:pStyle w:val="Code"/>
      </w:pPr>
      <w:r w:rsidRPr="00EC76D5">
        <w:t xml:space="preserve">    return (new SyntaxTree(MiddleOperator.Value, symbol));</w:t>
      </w:r>
    </w:p>
    <w:p w14:paraId="03CF67A4" w14:textId="59297081" w:rsidR="008514DF" w:rsidRPr="00EC76D5" w:rsidRDefault="008514DF" w:rsidP="008514DF">
      <w:pPr>
        <w:pStyle w:val="Code"/>
      </w:pPr>
      <w:r w:rsidRPr="00EC76D5">
        <w:t xml:space="preserve">  }</w:t>
      </w:r>
    </w:p>
    <w:p w14:paraId="737DBCAE" w14:textId="01C36C40" w:rsidR="00E40B78" w:rsidRPr="00EC76D5" w:rsidRDefault="00E40B78" w:rsidP="00E40B78">
      <w:pPr>
        <w:pStyle w:val="Rubrik3"/>
      </w:pPr>
      <w:bookmarkStart w:id="308" w:name="_Toc481936187"/>
      <w:r w:rsidRPr="00EC76D5">
        <w:t>Comma Expression</w:t>
      </w:r>
      <w:bookmarkEnd w:id="308"/>
    </w:p>
    <w:p w14:paraId="39BC49AF" w14:textId="77777777" w:rsidR="00E40B78" w:rsidRPr="00EC76D5" w:rsidRDefault="00E40B78" w:rsidP="00E40B78">
      <w:r w:rsidRPr="00EC76D5">
        <w:t>The comma operator has the lowest precedence. Both operands are evaluated and the result is the right operand, which means that the result of the left operand is discarded. The only meaningful application of the comma operator is to give the left operand a side effect. For instance:</w:t>
      </w:r>
    </w:p>
    <w:p w14:paraId="07639CC3" w14:textId="77777777" w:rsidR="00E40B78" w:rsidRPr="00EC76D5" w:rsidRDefault="00E40B78" w:rsidP="00E40B78">
      <w:pPr>
        <w:pStyle w:val="Code"/>
      </w:pPr>
      <w:r w:rsidRPr="00EC76D5">
        <w:t>++i, i + 1</w:t>
      </w:r>
    </w:p>
    <w:p w14:paraId="1381A4AF" w14:textId="0FCAB95D" w:rsidR="00E40B78" w:rsidRPr="00EC76D5" w:rsidRDefault="002E67B8" w:rsidP="00E40B78">
      <w:pPr>
        <w:pStyle w:val="CodeHeader"/>
      </w:pPr>
      <w:r>
        <w:t>MainParser.gppg</w:t>
      </w:r>
    </w:p>
    <w:p w14:paraId="2C9C5D48" w14:textId="77777777" w:rsidR="009A5DED" w:rsidRPr="00EC76D5" w:rsidRDefault="009A5DED" w:rsidP="009A5DED">
      <w:pPr>
        <w:pStyle w:val="Code"/>
      </w:pPr>
      <w:r w:rsidRPr="00EC76D5">
        <w:t>optional_expression:</w:t>
      </w:r>
    </w:p>
    <w:p w14:paraId="05B357A5" w14:textId="77777777" w:rsidR="009A5DED" w:rsidRPr="00EC76D5" w:rsidRDefault="009A5DED" w:rsidP="009A5DED">
      <w:pPr>
        <w:pStyle w:val="Code"/>
      </w:pPr>
      <w:r w:rsidRPr="00EC76D5">
        <w:t xml:space="preserve">    /* Empty. */ { $$ = null; }</w:t>
      </w:r>
    </w:p>
    <w:p w14:paraId="4C36092A" w14:textId="77777777" w:rsidR="009A5DED" w:rsidRPr="00EC76D5" w:rsidRDefault="009A5DED" w:rsidP="009A5DED">
      <w:pPr>
        <w:pStyle w:val="Code"/>
      </w:pPr>
      <w:r w:rsidRPr="00EC76D5">
        <w:t xml:space="preserve">  | expression   { $$ = $1;   };</w:t>
      </w:r>
    </w:p>
    <w:p w14:paraId="500A8140" w14:textId="77777777" w:rsidR="009A5DED" w:rsidRPr="00EC76D5" w:rsidRDefault="009A5DED" w:rsidP="009A5DED">
      <w:pPr>
        <w:pStyle w:val="Code"/>
      </w:pPr>
    </w:p>
    <w:p w14:paraId="3E0D4ACB" w14:textId="77777777" w:rsidR="009A5DED" w:rsidRPr="00EC76D5" w:rsidRDefault="009A5DED" w:rsidP="009A5DED">
      <w:pPr>
        <w:pStyle w:val="Code"/>
      </w:pPr>
      <w:r w:rsidRPr="00EC76D5">
        <w:t>expression:</w:t>
      </w:r>
    </w:p>
    <w:p w14:paraId="1EFB1FB8" w14:textId="77777777" w:rsidR="009A5DED" w:rsidRPr="00EC76D5" w:rsidRDefault="009A5DED" w:rsidP="009A5DED">
      <w:pPr>
        <w:pStyle w:val="Code"/>
      </w:pPr>
      <w:r w:rsidRPr="00EC76D5">
        <w:t xml:space="preserve">    assignment_expression {</w:t>
      </w:r>
    </w:p>
    <w:p w14:paraId="22FCA4BF" w14:textId="77777777" w:rsidR="009A5DED" w:rsidRPr="00EC76D5" w:rsidRDefault="009A5DED" w:rsidP="009A5DED">
      <w:pPr>
        <w:pStyle w:val="Code"/>
      </w:pPr>
      <w:r w:rsidRPr="00EC76D5">
        <w:t xml:space="preserve">      $$ = $1;</w:t>
      </w:r>
    </w:p>
    <w:p w14:paraId="5148F120" w14:textId="77777777" w:rsidR="009A5DED" w:rsidRPr="00EC76D5" w:rsidRDefault="009A5DED" w:rsidP="009A5DED">
      <w:pPr>
        <w:pStyle w:val="Code"/>
      </w:pPr>
      <w:r w:rsidRPr="00EC76D5">
        <w:t xml:space="preserve">    }</w:t>
      </w:r>
    </w:p>
    <w:p w14:paraId="76574C3D" w14:textId="77777777" w:rsidR="009A5DED" w:rsidRPr="00EC76D5" w:rsidRDefault="009A5DED" w:rsidP="009A5DED">
      <w:pPr>
        <w:pStyle w:val="Code"/>
      </w:pPr>
      <w:r w:rsidRPr="00EC76D5">
        <w:t xml:space="preserve">  | expression COMMA assignment_expression {</w:t>
      </w:r>
    </w:p>
    <w:p w14:paraId="0E14A46B" w14:textId="77777777" w:rsidR="009A5DED" w:rsidRPr="00EC76D5" w:rsidRDefault="009A5DED" w:rsidP="009A5DED">
      <w:pPr>
        <w:pStyle w:val="Code"/>
      </w:pPr>
      <w:r w:rsidRPr="00EC76D5">
        <w:t xml:space="preserve">      $$ = SyntaxTreeGenerator.generateCommaExpression($1, $3);</w:t>
      </w:r>
    </w:p>
    <w:p w14:paraId="49E09D91" w14:textId="77777777" w:rsidR="009A5DED" w:rsidRPr="00EC76D5" w:rsidRDefault="009A5DED" w:rsidP="009A5DED">
      <w:pPr>
        <w:pStyle w:val="Code"/>
      </w:pPr>
      <w:r w:rsidRPr="00EC76D5">
        <w:t xml:space="preserve">    };</w:t>
      </w:r>
    </w:p>
    <w:p w14:paraId="40F55A9F" w14:textId="5FF4B56A" w:rsidR="00E40B78" w:rsidRPr="00EC76D5" w:rsidRDefault="00E40B78" w:rsidP="009A5DED">
      <w:r w:rsidRPr="00EC76D5">
        <w:t xml:space="preserve">The only thing to do </w:t>
      </w:r>
      <w:r w:rsidRPr="00EC76D5">
        <w:rPr>
          <w:rStyle w:val="CodeInText"/>
        </w:rPr>
        <w:t>generateCommaExpression</w:t>
      </w:r>
      <w:r w:rsidRPr="00EC76D5">
        <w:t xml:space="preserve"> is to backpatch the true and false set of the left expression to the beginning of the right expression.</w:t>
      </w:r>
    </w:p>
    <w:p w14:paraId="1FA25317" w14:textId="140D3980" w:rsidR="00E40B78" w:rsidRPr="00EC76D5" w:rsidRDefault="009A5FF5" w:rsidP="00E40B78">
      <w:pPr>
        <w:pStyle w:val="CodeHeader"/>
      </w:pPr>
      <w:r w:rsidRPr="00EC76D5">
        <w:t>GenerateSyntaxTree.java</w:t>
      </w:r>
    </w:p>
    <w:p w14:paraId="78524745" w14:textId="77777777" w:rsidR="00456BF9" w:rsidRPr="00EC76D5" w:rsidRDefault="00456BF9" w:rsidP="00456BF9">
      <w:pPr>
        <w:pStyle w:val="Code"/>
      </w:pPr>
      <w:r w:rsidRPr="00EC76D5">
        <w:t xml:space="preserve">  public static SyntaxTree generateCommaExpression(SyntaxTree leftTree,</w:t>
      </w:r>
    </w:p>
    <w:p w14:paraId="07852AAA" w14:textId="77777777" w:rsidR="00456BF9" w:rsidRPr="00EC76D5" w:rsidRDefault="00456BF9" w:rsidP="00456BF9">
      <w:pPr>
        <w:pStyle w:val="Code"/>
      </w:pPr>
      <w:r w:rsidRPr="00EC76D5">
        <w:t xml:space="preserve">                                                   SyntaxTree rightTree) {</w:t>
      </w:r>
    </w:p>
    <w:p w14:paraId="35BF0048" w14:textId="77777777" w:rsidR="00D231A8" w:rsidRPr="00EC76D5" w:rsidRDefault="00456BF9" w:rsidP="00456BF9">
      <w:pPr>
        <w:pStyle w:val="Code"/>
      </w:pPr>
      <w:r w:rsidRPr="00EC76D5">
        <w:t xml:space="preserve">    return generateBinaryTree(MiddleOperator.Comma, rightTree.getType(),</w:t>
      </w:r>
    </w:p>
    <w:p w14:paraId="1AC27455" w14:textId="76D41408" w:rsidR="00456BF9" w:rsidRPr="00EC76D5" w:rsidRDefault="00D231A8" w:rsidP="00456BF9">
      <w:pPr>
        <w:pStyle w:val="Code"/>
      </w:pPr>
      <w:r w:rsidRPr="00EC76D5">
        <w:t xml:space="preserve">                             </w:t>
      </w:r>
      <w:r w:rsidR="00456BF9" w:rsidRPr="00EC76D5">
        <w:t xml:space="preserve"> leftTree, rightTree);</w:t>
      </w:r>
    </w:p>
    <w:p w14:paraId="66D5E5EF" w14:textId="77777777" w:rsidR="00456BF9" w:rsidRPr="00EC76D5" w:rsidRDefault="00456BF9" w:rsidP="00456BF9">
      <w:pPr>
        <w:pStyle w:val="Code"/>
        <w:rPr>
          <w:rFonts w:ascii="Times New Roman" w:eastAsiaTheme="majorEastAsia" w:hAnsi="Times New Roman" w:cstheme="majorBidi"/>
          <w:b/>
          <w:noProof w:val="0"/>
          <w:sz w:val="32"/>
          <w:szCs w:val="24"/>
        </w:rPr>
      </w:pPr>
      <w:r w:rsidRPr="00EC76D5">
        <w:t xml:space="preserve">  }</w:t>
      </w:r>
    </w:p>
    <w:p w14:paraId="10D50D16" w14:textId="4E8A355C" w:rsidR="00E40B78" w:rsidRPr="00EC76D5" w:rsidRDefault="00E40B78" w:rsidP="00456BF9">
      <w:pPr>
        <w:pStyle w:val="Rubrik3"/>
      </w:pPr>
      <w:bookmarkStart w:id="309" w:name="_Toc481936188"/>
      <w:r w:rsidRPr="00EC76D5">
        <w:t>Logical Expression</w:t>
      </w:r>
      <w:bookmarkEnd w:id="309"/>
    </w:p>
    <w:p w14:paraId="4CB972BC" w14:textId="6877ABA9" w:rsidR="00E40B78" w:rsidRPr="00EC76D5" w:rsidRDefault="00E40B78" w:rsidP="00E40B78">
      <w:r w:rsidRPr="00EC76D5">
        <w:t xml:space="preserve">As stated in Section </w:t>
      </w:r>
      <w:r w:rsidRPr="00EC76D5">
        <w:fldChar w:fldCharType="begin"/>
      </w:r>
      <w:r w:rsidRPr="00EC76D5">
        <w:instrText xml:space="preserve"> REF _Ref418346929 \r \h </w:instrText>
      </w:r>
      <w:r w:rsidRPr="00EC76D5">
        <w:fldChar w:fldCharType="separate"/>
      </w:r>
      <w:r w:rsidR="00545E00" w:rsidRPr="00EC76D5">
        <w:t>0</w:t>
      </w:r>
      <w:r w:rsidRPr="00EC76D5">
        <w:fldChar w:fldCharType="end"/>
      </w:r>
      <w:r w:rsidRPr="00EC76D5">
        <w:t>, there is no logical type in C. However, there are a number on occasions (if, while, do, while statements) when we need to test whether a value is true or false or. If the expression equals zero it is considered false, otherwise it is true. Since C supports lazy evaluation we need to generate two statements that perform jumps to two different addresses depending on whether the expression is true or false. If the expression is constant we can detmine its value alrady at compile-time and only generate one jump statement.</w:t>
      </w:r>
    </w:p>
    <w:p w14:paraId="01736580" w14:textId="6C10595C" w:rsidR="00E40B78" w:rsidRPr="00EC76D5" w:rsidRDefault="00E40B78" w:rsidP="00E40B78">
      <w:r w:rsidRPr="00EC76D5">
        <w:t xml:space="preserve">The </w:t>
      </w:r>
      <w:r w:rsidRPr="00EC76D5">
        <w:rPr>
          <w:rStyle w:val="CodeInText"/>
        </w:rPr>
        <w:t>generateLogicalExpression</w:t>
      </w:r>
      <w:r w:rsidRPr="00EC76D5">
        <w:t xml:space="preserve"> method makes sure the expression already is logical (the </w:t>
      </w:r>
      <w:r w:rsidRPr="00EC76D5">
        <w:rPr>
          <w:rStyle w:val="CodeInText"/>
        </w:rPr>
        <w:t>m_sort</w:t>
      </w:r>
      <w:r w:rsidRPr="00EC76D5">
        <w:t xml:space="preserve"> field is </w:t>
      </w:r>
      <w:r w:rsidRPr="00EC76D5">
        <w:rPr>
          <w:rStyle w:val="CodeInText"/>
        </w:rPr>
        <w:t>Logical</w:t>
      </w:r>
      <w:r w:rsidRPr="00EC76D5">
        <w:t>) or transforms into a logical expression. Every expression of integral, pointer, or floating type can be transferred into a logical expression. So</w:t>
      </w:r>
      <w:r w:rsidR="005A2455" w:rsidRPr="00EC76D5">
        <w:t xml:space="preserve"> </w:t>
      </w:r>
      <w:r w:rsidRPr="00EC76D5">
        <w:t>can functions and arrays as they are implicitly transformed into pointers. The only types not possible to transform into logical expressions are structs and unions.</w:t>
      </w:r>
    </w:p>
    <w:p w14:paraId="430992C0" w14:textId="2E222242" w:rsidR="00E40B78" w:rsidRPr="00EC76D5" w:rsidRDefault="00E40B78" w:rsidP="00E40B78">
      <w:r w:rsidRPr="00EC76D5">
        <w:lastRenderedPageBreak/>
        <w:t xml:space="preserve">If the symbol is a function or array, it shall </w:t>
      </w:r>
      <w:r w:rsidR="001E0173" w:rsidRPr="00EC76D5">
        <w:t>be</w:t>
      </w:r>
      <w:r w:rsidRPr="00EC76D5">
        <w:t xml:space="preserve"> true if its address does not equal zero. However, we do not need to actually compare the address since functions and arrays are always located at memory addresses greater than zero. Therefore, in the case of function or array, we consider them to always be true and add the next middle code address to the true set and let the false set be null. </w:t>
      </w:r>
    </w:p>
    <w:p w14:paraId="614FB2E1" w14:textId="77777777" w:rsidR="00E40B78" w:rsidRPr="00EC76D5" w:rsidRDefault="00E40B78" w:rsidP="00E40B78">
      <w:r w:rsidRPr="00EC76D5">
        <w:t>When generating logical expression for integral, pointer, or floating expressions, we have tree cases to consider:</w:t>
      </w:r>
    </w:p>
    <w:p w14:paraId="498E52F4" w14:textId="77777777" w:rsidR="00E40B78" w:rsidRPr="00EC76D5" w:rsidRDefault="00E40B78" w:rsidP="00E40B78">
      <w:pPr>
        <w:pStyle w:val="Liststycke"/>
        <w:numPr>
          <w:ilvl w:val="0"/>
          <w:numId w:val="81"/>
        </w:numPr>
      </w:pPr>
      <w:r w:rsidRPr="00EC76D5">
        <w:t xml:space="preserve">The expression is constant and equals zero. We generate an unconditional jump middle code instruction and add its address (the address is given by the current size of the </w:t>
      </w:r>
      <w:r w:rsidRPr="00EC76D5">
        <w:rPr>
          <w:rStyle w:val="CodeInText"/>
        </w:rPr>
        <w:t>Main.MiddleCodeList</w:t>
      </w:r>
      <w:r w:rsidRPr="00EC76D5">
        <w:t xml:space="preserve"> list) to the resulting false set, and set the result true set to null.</w:t>
      </w:r>
    </w:p>
    <w:p w14:paraId="74114616" w14:textId="77777777" w:rsidR="00E40B78" w:rsidRPr="00EC76D5" w:rsidRDefault="00E40B78" w:rsidP="00E40B78">
      <w:pPr>
        <w:pStyle w:val="Liststycke"/>
        <w:numPr>
          <w:ilvl w:val="0"/>
          <w:numId w:val="81"/>
        </w:numPr>
      </w:pPr>
      <w:r w:rsidRPr="00EC76D5">
        <w:t>It is constant but does not equal zero. We do the opposite: we generate an unconditional jump middle code instruction and add its address to the resulting true set, and set the result false set to null.</w:t>
      </w:r>
    </w:p>
    <w:p w14:paraId="55BAA5F6" w14:textId="77777777" w:rsidR="00E40B78" w:rsidRPr="00EC76D5" w:rsidRDefault="00E40B78" w:rsidP="00E40B78">
      <w:pPr>
        <w:pStyle w:val="Liststycke"/>
        <w:numPr>
          <w:ilvl w:val="0"/>
          <w:numId w:val="81"/>
        </w:numPr>
      </w:pPr>
      <w:r w:rsidRPr="00EC76D5">
        <w:t>It is not constant and therefore its value cannot be determined in compile-time. We add a conditional jump middle code instruction, where we compare the expression to zero, and add its address to the true set. We then add an unconditional jump statement and adds its address to the false set.</w:t>
      </w:r>
    </w:p>
    <w:p w14:paraId="747DC4D3" w14:textId="77777777" w:rsidR="00E40B78" w:rsidRPr="00EC76D5" w:rsidRDefault="00E40B78" w:rsidP="00E40B78">
      <w:r w:rsidRPr="00EC76D5">
        <w:t>The jump instructions will later be backpatched to jump to suitable addresses depending on whether the expression is true or false.</w:t>
      </w:r>
    </w:p>
    <w:p w14:paraId="17F4D987" w14:textId="7C38688B" w:rsidR="00E40B78" w:rsidRPr="00EC76D5" w:rsidRDefault="00E40B78" w:rsidP="00E40B78">
      <w:r w:rsidRPr="00EC76D5">
        <w:t xml:space="preserve">Finally, if the symbol type is none of the above, it </w:t>
      </w:r>
      <w:r w:rsidR="00800854" w:rsidRPr="00EC76D5">
        <w:t>must</w:t>
      </w:r>
      <w:r w:rsidRPr="00EC76D5">
        <w:t xml:space="preserve"> be a struct or union, which are not possible to transform into logical type.</w:t>
      </w:r>
    </w:p>
    <w:p w14:paraId="5B3672E3" w14:textId="77777777" w:rsidR="00331FA3" w:rsidRPr="00EC76D5" w:rsidRDefault="00331FA3" w:rsidP="00331FA3">
      <w:pPr>
        <w:pStyle w:val="Code"/>
      </w:pPr>
      <w:r w:rsidRPr="00EC76D5">
        <w:t xml:space="preserve">  public static SyntaxTree toLogicalExpression(SyntaxTree tree) {</w:t>
      </w:r>
    </w:p>
    <w:p w14:paraId="52E25CC2" w14:textId="77777777" w:rsidR="00331FA3" w:rsidRPr="00EC76D5" w:rsidRDefault="00331FA3" w:rsidP="00331FA3">
      <w:pPr>
        <w:pStyle w:val="Code"/>
      </w:pPr>
      <w:r w:rsidRPr="00EC76D5">
        <w:t xml:space="preserve">    if (tree == null) {</w:t>
      </w:r>
    </w:p>
    <w:p w14:paraId="510D66B3" w14:textId="77777777" w:rsidR="00331FA3" w:rsidRPr="00EC76D5" w:rsidRDefault="00331FA3" w:rsidP="00331FA3">
      <w:pPr>
        <w:pStyle w:val="Code"/>
      </w:pPr>
      <w:r w:rsidRPr="00EC76D5">
        <w:t xml:space="preserve">      return null;      </w:t>
      </w:r>
    </w:p>
    <w:p w14:paraId="0A29D445" w14:textId="77777777" w:rsidR="00331FA3" w:rsidRPr="00EC76D5" w:rsidRDefault="00331FA3" w:rsidP="00331FA3">
      <w:pPr>
        <w:pStyle w:val="Code"/>
      </w:pPr>
      <w:r w:rsidRPr="00EC76D5">
        <w:t xml:space="preserve">    }</w:t>
      </w:r>
    </w:p>
    <w:p w14:paraId="01C11C7C" w14:textId="77777777" w:rsidR="00331FA3" w:rsidRPr="00EC76D5" w:rsidRDefault="00331FA3" w:rsidP="00331FA3">
      <w:pPr>
        <w:pStyle w:val="Code"/>
      </w:pPr>
      <w:r w:rsidRPr="00EC76D5">
        <w:t xml:space="preserve">    </w:t>
      </w:r>
    </w:p>
    <w:p w14:paraId="686E641C" w14:textId="77777777" w:rsidR="00331FA3" w:rsidRPr="00EC76D5" w:rsidRDefault="00331FA3" w:rsidP="00331FA3">
      <w:pPr>
        <w:pStyle w:val="Code"/>
      </w:pPr>
      <w:r w:rsidRPr="00EC76D5">
        <w:t xml:space="preserve">    Type type = tree.getType();</w:t>
      </w:r>
    </w:p>
    <w:p w14:paraId="0AA8AF68" w14:textId="77777777" w:rsidR="002561C9" w:rsidRPr="00EC76D5" w:rsidRDefault="00331FA3" w:rsidP="00331FA3">
      <w:pPr>
        <w:pStyle w:val="Code"/>
      </w:pPr>
      <w:r w:rsidRPr="00EC76D5">
        <w:t xml:space="preserve">    Asser</w:t>
      </w:r>
      <w:r w:rsidR="002561C9" w:rsidRPr="00EC76D5">
        <w:t>t.error(!type.isVoid(), "void",</w:t>
      </w:r>
    </w:p>
    <w:p w14:paraId="6E0386AC" w14:textId="78DFE1F1" w:rsidR="00331FA3" w:rsidRPr="00EC76D5" w:rsidRDefault="002561C9" w:rsidP="00331FA3">
      <w:pPr>
        <w:pStyle w:val="Code"/>
      </w:pPr>
      <w:r w:rsidRPr="00EC76D5">
        <w:t xml:space="preserve">                 </w:t>
      </w:r>
      <w:r w:rsidR="00331FA3" w:rsidRPr="00EC76D5">
        <w:t>"cannot be converted to logical type");</w:t>
      </w:r>
    </w:p>
    <w:p w14:paraId="1ADBBB56" w14:textId="77777777" w:rsidR="002561C9" w:rsidRPr="00EC76D5" w:rsidRDefault="00331FA3" w:rsidP="00331FA3">
      <w:pPr>
        <w:pStyle w:val="Code"/>
      </w:pPr>
      <w:r w:rsidRPr="00EC76D5">
        <w:t xml:space="preserve">    Assert.er</w:t>
      </w:r>
      <w:r w:rsidR="002561C9" w:rsidRPr="00EC76D5">
        <w:t>ror(!type.isStruct(), "struct",</w:t>
      </w:r>
    </w:p>
    <w:p w14:paraId="18527909" w14:textId="32E59FE2" w:rsidR="00331FA3" w:rsidRPr="00EC76D5" w:rsidRDefault="002561C9" w:rsidP="00331FA3">
      <w:pPr>
        <w:pStyle w:val="Code"/>
      </w:pPr>
      <w:r w:rsidRPr="00EC76D5">
        <w:t xml:space="preserve">                 </w:t>
      </w:r>
      <w:r w:rsidR="00331FA3" w:rsidRPr="00EC76D5">
        <w:t>"cannot be converted to logical type");</w:t>
      </w:r>
    </w:p>
    <w:p w14:paraId="230F2B1F" w14:textId="77777777" w:rsidR="002561C9" w:rsidRPr="00EC76D5" w:rsidRDefault="00331FA3" w:rsidP="00331FA3">
      <w:pPr>
        <w:pStyle w:val="Code"/>
      </w:pPr>
      <w:r w:rsidRPr="00EC76D5">
        <w:t xml:space="preserve">    Assert.</w:t>
      </w:r>
      <w:r w:rsidR="002561C9" w:rsidRPr="00EC76D5">
        <w:t>error(!type.isUnion(), "union",</w:t>
      </w:r>
    </w:p>
    <w:p w14:paraId="2EFA0E2F" w14:textId="04FA046B" w:rsidR="00331FA3" w:rsidRPr="00EC76D5" w:rsidRDefault="002561C9" w:rsidP="00331FA3">
      <w:pPr>
        <w:pStyle w:val="Code"/>
      </w:pPr>
      <w:r w:rsidRPr="00EC76D5">
        <w:t xml:space="preserve">                 </w:t>
      </w:r>
      <w:r w:rsidR="00331FA3" w:rsidRPr="00EC76D5">
        <w:t>"cannot be converted to logical type");</w:t>
      </w:r>
    </w:p>
    <w:p w14:paraId="49FEF897" w14:textId="77777777" w:rsidR="00331FA3" w:rsidRPr="00EC76D5" w:rsidRDefault="00331FA3" w:rsidP="00331FA3">
      <w:pPr>
        <w:pStyle w:val="Code"/>
      </w:pPr>
    </w:p>
    <w:p w14:paraId="559398B0" w14:textId="77777777" w:rsidR="00331FA3" w:rsidRPr="00EC76D5" w:rsidRDefault="00331FA3" w:rsidP="00331FA3">
      <w:pPr>
        <w:pStyle w:val="Code"/>
      </w:pPr>
      <w:r w:rsidRPr="00EC76D5">
        <w:t xml:space="preserve">    if (type.isFunctionOrArray()) {</w:t>
      </w:r>
    </w:p>
    <w:p w14:paraId="1A557DFE" w14:textId="77777777" w:rsidR="00331FA3" w:rsidRPr="00EC76D5" w:rsidRDefault="00331FA3" w:rsidP="00331FA3">
      <w:pPr>
        <w:pStyle w:val="Code"/>
      </w:pPr>
      <w:r w:rsidRPr="00EC76D5">
        <w:t xml:space="preserve">      return generateValueTree(Type.LogicalType, Boolean.TRUE);</w:t>
      </w:r>
    </w:p>
    <w:p w14:paraId="5CCF3BE2" w14:textId="77777777" w:rsidR="00331FA3" w:rsidRPr="00EC76D5" w:rsidRDefault="00331FA3" w:rsidP="00331FA3">
      <w:pPr>
        <w:pStyle w:val="Code"/>
      </w:pPr>
      <w:r w:rsidRPr="00EC76D5">
        <w:t xml:space="preserve">    }</w:t>
      </w:r>
    </w:p>
    <w:p w14:paraId="1539394D" w14:textId="77777777" w:rsidR="00331FA3" w:rsidRPr="00EC76D5" w:rsidRDefault="00331FA3" w:rsidP="00331FA3">
      <w:pPr>
        <w:pStyle w:val="Code"/>
      </w:pPr>
      <w:r w:rsidRPr="00EC76D5">
        <w:t xml:space="preserve">    else if (type.isArithmeticOrPointer()) {</w:t>
      </w:r>
    </w:p>
    <w:p w14:paraId="302F8977" w14:textId="77777777" w:rsidR="002561C9" w:rsidRPr="00EC76D5" w:rsidRDefault="00331FA3" w:rsidP="00331FA3">
      <w:pPr>
        <w:pStyle w:val="Code"/>
      </w:pPr>
      <w:r w:rsidRPr="00EC76D5">
        <w:t xml:space="preserve">      return generateUnaryTree(MiddleOperator.ArithmeticToLogical,</w:t>
      </w:r>
    </w:p>
    <w:p w14:paraId="4F57FD8A" w14:textId="1EA7B298" w:rsidR="00331FA3" w:rsidRPr="00EC76D5" w:rsidRDefault="002561C9" w:rsidP="00331FA3">
      <w:pPr>
        <w:pStyle w:val="Code"/>
      </w:pPr>
      <w:r w:rsidRPr="00EC76D5">
        <w:t xml:space="preserve">                              </w:t>
      </w:r>
      <w:r w:rsidR="00331FA3" w:rsidRPr="00EC76D5">
        <w:t xml:space="preserve"> Type.LogicalType, tree);</w:t>
      </w:r>
    </w:p>
    <w:p w14:paraId="7DA6644E" w14:textId="77777777" w:rsidR="00331FA3" w:rsidRPr="00EC76D5" w:rsidRDefault="00331FA3" w:rsidP="00331FA3">
      <w:pPr>
        <w:pStyle w:val="Code"/>
      </w:pPr>
      <w:r w:rsidRPr="00EC76D5">
        <w:t xml:space="preserve">    }</w:t>
      </w:r>
    </w:p>
    <w:p w14:paraId="736307FB" w14:textId="77777777" w:rsidR="00331FA3" w:rsidRPr="00EC76D5" w:rsidRDefault="00331FA3" w:rsidP="00331FA3">
      <w:pPr>
        <w:pStyle w:val="Code"/>
      </w:pPr>
      <w:r w:rsidRPr="00EC76D5">
        <w:t xml:space="preserve">    else if (type.isLogical()) {</w:t>
      </w:r>
    </w:p>
    <w:p w14:paraId="39362DEE" w14:textId="77777777" w:rsidR="00331FA3" w:rsidRPr="00EC76D5" w:rsidRDefault="00331FA3" w:rsidP="00331FA3">
      <w:pPr>
        <w:pStyle w:val="Code"/>
      </w:pPr>
      <w:r w:rsidRPr="00EC76D5">
        <w:t xml:space="preserve">      return tree;</w:t>
      </w:r>
    </w:p>
    <w:p w14:paraId="6E8CE624" w14:textId="77777777" w:rsidR="00331FA3" w:rsidRPr="00EC76D5" w:rsidRDefault="00331FA3" w:rsidP="00331FA3">
      <w:pPr>
        <w:pStyle w:val="Code"/>
      </w:pPr>
      <w:r w:rsidRPr="00EC76D5">
        <w:t xml:space="preserve">    }</w:t>
      </w:r>
    </w:p>
    <w:p w14:paraId="2E65D563" w14:textId="77777777" w:rsidR="00331FA3" w:rsidRPr="00EC76D5" w:rsidRDefault="00331FA3" w:rsidP="00331FA3">
      <w:pPr>
        <w:pStyle w:val="Code"/>
      </w:pPr>
      <w:r w:rsidRPr="00EC76D5">
        <w:t xml:space="preserve">    else {</w:t>
      </w:r>
    </w:p>
    <w:p w14:paraId="13B7F66F" w14:textId="77777777" w:rsidR="00331FA3" w:rsidRPr="00EC76D5" w:rsidRDefault="00331FA3" w:rsidP="00331FA3">
      <w:pPr>
        <w:pStyle w:val="Code"/>
      </w:pPr>
      <w:r w:rsidRPr="00EC76D5">
        <w:t xml:space="preserve">      Assert.error("toLogical");</w:t>
      </w:r>
    </w:p>
    <w:p w14:paraId="1375AE09" w14:textId="77777777" w:rsidR="00331FA3" w:rsidRPr="00EC76D5" w:rsidRDefault="00331FA3" w:rsidP="00331FA3">
      <w:pPr>
        <w:pStyle w:val="Code"/>
      </w:pPr>
      <w:r w:rsidRPr="00EC76D5">
        <w:t xml:space="preserve">      return null;</w:t>
      </w:r>
    </w:p>
    <w:p w14:paraId="24A23B1B" w14:textId="77777777" w:rsidR="00331FA3" w:rsidRPr="00EC76D5" w:rsidRDefault="00331FA3" w:rsidP="00331FA3">
      <w:pPr>
        <w:pStyle w:val="Code"/>
      </w:pPr>
      <w:r w:rsidRPr="00EC76D5">
        <w:t xml:space="preserve">    }</w:t>
      </w:r>
    </w:p>
    <w:p w14:paraId="32659783" w14:textId="2C6F5F2A" w:rsidR="00331FA3" w:rsidRPr="00EC76D5" w:rsidRDefault="00331FA3" w:rsidP="00331FA3">
      <w:pPr>
        <w:pStyle w:val="Code"/>
      </w:pPr>
      <w:r w:rsidRPr="00EC76D5">
        <w:t xml:space="preserve">  }</w:t>
      </w:r>
    </w:p>
    <w:p w14:paraId="6E5931A0" w14:textId="77777777" w:rsidR="00800854" w:rsidRPr="00EC76D5" w:rsidRDefault="00800854" w:rsidP="00800854">
      <w:pPr>
        <w:pStyle w:val="Code"/>
      </w:pPr>
    </w:p>
    <w:p w14:paraId="010ACFD5" w14:textId="27BF3B78" w:rsidR="00800854" w:rsidRPr="00EC76D5" w:rsidRDefault="00800854" w:rsidP="00800854">
      <w:pPr>
        <w:pStyle w:val="Code"/>
      </w:pPr>
      <w:r w:rsidRPr="00EC76D5">
        <w:t xml:space="preserve">  public static SyntaxTree checkLogicalExpression(SyntaxTree tree) {</w:t>
      </w:r>
    </w:p>
    <w:p w14:paraId="16D3D587" w14:textId="77777777" w:rsidR="00800854" w:rsidRPr="00EC76D5" w:rsidRDefault="00800854" w:rsidP="00800854">
      <w:pPr>
        <w:pStyle w:val="Code"/>
      </w:pPr>
      <w:r w:rsidRPr="00EC76D5">
        <w:lastRenderedPageBreak/>
        <w:t xml:space="preserve">    if (tree.getType().isLogical()) {</w:t>
      </w:r>
    </w:p>
    <w:p w14:paraId="57B369E5" w14:textId="77777777" w:rsidR="00800854" w:rsidRPr="00EC76D5" w:rsidRDefault="00800854" w:rsidP="00800854">
      <w:pPr>
        <w:pStyle w:val="Code"/>
      </w:pPr>
      <w:r w:rsidRPr="00EC76D5">
        <w:t xml:space="preserve">      return generateUnaryTree(MiddleOperator.LogicalToIntegral,</w:t>
      </w:r>
    </w:p>
    <w:p w14:paraId="18F250F8" w14:textId="77777777" w:rsidR="00800854" w:rsidRPr="00EC76D5" w:rsidRDefault="00800854" w:rsidP="00800854">
      <w:pPr>
        <w:pStyle w:val="Code"/>
      </w:pPr>
      <w:r w:rsidRPr="00EC76D5">
        <w:t xml:space="preserve">                               Type.SignedIntegerType, tree);</w:t>
      </w:r>
    </w:p>
    <w:p w14:paraId="231902ED" w14:textId="77777777" w:rsidR="00800854" w:rsidRPr="00EC76D5" w:rsidRDefault="00800854" w:rsidP="00800854">
      <w:pPr>
        <w:pStyle w:val="Code"/>
      </w:pPr>
      <w:r w:rsidRPr="00EC76D5">
        <w:t xml:space="preserve">    }</w:t>
      </w:r>
    </w:p>
    <w:p w14:paraId="119206DB" w14:textId="77777777" w:rsidR="00800854" w:rsidRPr="00EC76D5" w:rsidRDefault="00800854" w:rsidP="00800854">
      <w:pPr>
        <w:pStyle w:val="Code"/>
      </w:pPr>
      <w:r w:rsidRPr="00EC76D5">
        <w:t xml:space="preserve">    </w:t>
      </w:r>
    </w:p>
    <w:p w14:paraId="2A1DC159" w14:textId="77777777" w:rsidR="00800854" w:rsidRPr="00EC76D5" w:rsidRDefault="00800854" w:rsidP="00800854">
      <w:pPr>
        <w:pStyle w:val="Code"/>
      </w:pPr>
      <w:r w:rsidRPr="00EC76D5">
        <w:t xml:space="preserve">    return tree;</w:t>
      </w:r>
    </w:p>
    <w:p w14:paraId="47A2A0F8" w14:textId="528F393D" w:rsidR="00800854" w:rsidRPr="00EC76D5" w:rsidRDefault="00800854" w:rsidP="00800854">
      <w:pPr>
        <w:pStyle w:val="Code"/>
      </w:pPr>
      <w:r w:rsidRPr="00EC76D5">
        <w:t xml:space="preserve">  }</w:t>
      </w:r>
    </w:p>
    <w:p w14:paraId="7EE94D08" w14:textId="03DA5EFA" w:rsidR="00E40B78" w:rsidRPr="00EC76D5" w:rsidRDefault="00E40B78" w:rsidP="00E40B78">
      <w:pPr>
        <w:pStyle w:val="Rubrik3"/>
      </w:pPr>
      <w:bookmarkStart w:id="310" w:name="_Toc481936189"/>
      <w:r w:rsidRPr="00EC76D5">
        <w:t>Integer Expressions</w:t>
      </w:r>
      <w:bookmarkEnd w:id="310"/>
    </w:p>
    <w:p w14:paraId="573D32C7" w14:textId="77777777" w:rsidR="00E40B78" w:rsidRPr="00EC76D5" w:rsidRDefault="00E40B78" w:rsidP="00E40B78">
      <w:r w:rsidRPr="00EC76D5">
        <w:t xml:space="preserve">The </w:t>
      </w:r>
      <w:r w:rsidRPr="00EC76D5">
        <w:rPr>
          <w:rStyle w:val="CodeInText"/>
        </w:rPr>
        <w:t>generateIntegerExpression</w:t>
      </w:r>
      <w:r w:rsidRPr="00EC76D5">
        <w:t xml:space="preserve"> method can be considered the opposite of </w:t>
      </w:r>
      <w:r w:rsidRPr="00EC76D5">
        <w:rPr>
          <w:rStyle w:val="CodeInText"/>
        </w:rPr>
        <w:t>generateLogicalExpression</w:t>
      </w:r>
      <w:r w:rsidRPr="00EC76D5">
        <w:t xml:space="preserve"> above. There are a number on occasions where we need to transform a logical expression into an integer expression. In the example below the resulting symbol will be the temporary symbol $1.</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7BC4F8B" w14:textId="77777777" w:rsidTr="00756C64">
        <w:tc>
          <w:tcPr>
            <w:tcW w:w="3116" w:type="dxa"/>
          </w:tcPr>
          <w:p w14:paraId="61D1D455" w14:textId="77777777" w:rsidR="00E40B78" w:rsidRPr="00EC76D5" w:rsidRDefault="00E40B78" w:rsidP="00756C64">
            <w:pPr>
              <w:pStyle w:val="Code"/>
            </w:pPr>
            <w:r w:rsidRPr="00EC76D5">
              <w:t>1. if a &lt; b goto ?</w:t>
            </w:r>
          </w:p>
          <w:p w14:paraId="49CBAB20" w14:textId="77777777" w:rsidR="00E40B78" w:rsidRPr="00EC76D5" w:rsidRDefault="00E40B78" w:rsidP="00756C64">
            <w:pPr>
              <w:pStyle w:val="Code"/>
            </w:pPr>
            <w:r w:rsidRPr="00EC76D5">
              <w:t>2. goto ?</w:t>
            </w:r>
          </w:p>
        </w:tc>
        <w:tc>
          <w:tcPr>
            <w:tcW w:w="3117" w:type="dxa"/>
          </w:tcPr>
          <w:p w14:paraId="2570DA32" w14:textId="77777777" w:rsidR="00E40B78" w:rsidRPr="00EC76D5" w:rsidRDefault="00E40B78" w:rsidP="00756C64">
            <w:pPr>
              <w:pStyle w:val="Code"/>
            </w:pPr>
            <w:r w:rsidRPr="00EC76D5">
              <w:t>true set: {1}</w:t>
            </w:r>
          </w:p>
          <w:p w14:paraId="756F7565" w14:textId="77777777" w:rsidR="00E40B78" w:rsidRPr="00EC76D5" w:rsidRDefault="00E40B78" w:rsidP="00756C64">
            <w:pPr>
              <w:pStyle w:val="Code"/>
            </w:pPr>
            <w:r w:rsidRPr="00EC76D5">
              <w:t>false set: {2}</w:t>
            </w:r>
          </w:p>
        </w:tc>
        <w:tc>
          <w:tcPr>
            <w:tcW w:w="3117" w:type="dxa"/>
          </w:tcPr>
          <w:p w14:paraId="4FF79D99" w14:textId="77777777" w:rsidR="00E40B78" w:rsidRPr="00EC76D5" w:rsidRDefault="00E40B78" w:rsidP="00756C64">
            <w:pPr>
              <w:pStyle w:val="Code"/>
            </w:pPr>
            <w:r w:rsidRPr="00EC76D5">
              <w:t>1. if a &lt; b goto 3</w:t>
            </w:r>
          </w:p>
          <w:p w14:paraId="6965E4CD" w14:textId="77777777" w:rsidR="00E40B78" w:rsidRPr="00EC76D5" w:rsidRDefault="00E40B78" w:rsidP="00756C64">
            <w:pPr>
              <w:pStyle w:val="Code"/>
            </w:pPr>
            <w:r w:rsidRPr="00EC76D5">
              <w:t>2. goto 5</w:t>
            </w:r>
          </w:p>
          <w:p w14:paraId="05076DBC" w14:textId="77777777" w:rsidR="00E40B78" w:rsidRPr="00EC76D5" w:rsidRDefault="00E40B78" w:rsidP="00756C64">
            <w:pPr>
              <w:pStyle w:val="Code"/>
            </w:pPr>
            <w:r w:rsidRPr="00EC76D5">
              <w:t>3. $1 = 1</w:t>
            </w:r>
          </w:p>
          <w:p w14:paraId="09096FEF" w14:textId="77777777" w:rsidR="00E40B78" w:rsidRPr="00EC76D5" w:rsidRDefault="00E40B78" w:rsidP="00756C64">
            <w:pPr>
              <w:pStyle w:val="Code"/>
            </w:pPr>
            <w:r w:rsidRPr="00EC76D5">
              <w:t>4. goto 6</w:t>
            </w:r>
          </w:p>
          <w:p w14:paraId="4A17E4DD" w14:textId="77777777" w:rsidR="00E40B78" w:rsidRPr="00EC76D5" w:rsidRDefault="00E40B78" w:rsidP="00756C64">
            <w:pPr>
              <w:pStyle w:val="Code"/>
            </w:pPr>
            <w:r w:rsidRPr="00EC76D5">
              <w:t>5. $2 = 0</w:t>
            </w:r>
          </w:p>
          <w:p w14:paraId="11B3BF3D" w14:textId="77777777" w:rsidR="00E40B78" w:rsidRPr="00EC76D5" w:rsidRDefault="00E40B78" w:rsidP="00756C64">
            <w:pPr>
              <w:pStyle w:val="Code"/>
            </w:pPr>
            <w:r w:rsidRPr="00EC76D5">
              <w:t>6. ...</w:t>
            </w:r>
          </w:p>
        </w:tc>
      </w:tr>
    </w:tbl>
    <w:p w14:paraId="4E444CCE" w14:textId="77777777" w:rsidR="00E40B78" w:rsidRPr="00EC76D5" w:rsidRDefault="00E40B78" w:rsidP="00E40B78">
      <w:r w:rsidRPr="00EC76D5">
        <w:t>We have three cases to consider:</w:t>
      </w:r>
    </w:p>
    <w:p w14:paraId="2D43555A" w14:textId="77777777" w:rsidR="00E40B78" w:rsidRPr="00EC76D5" w:rsidRDefault="00E40B78" w:rsidP="00E40B78">
      <w:pPr>
        <w:pStyle w:val="Liststycke"/>
        <w:numPr>
          <w:ilvl w:val="0"/>
          <w:numId w:val="82"/>
        </w:numPr>
      </w:pPr>
      <w:r w:rsidRPr="00EC76D5">
        <w:t>If the false set is null, its logical expression is always true, and is transformed into a value symbol with the integer value one.</w:t>
      </w:r>
    </w:p>
    <w:p w14:paraId="0B2E215C" w14:textId="77777777" w:rsidR="00E40B78" w:rsidRPr="00EC76D5" w:rsidRDefault="00E40B78" w:rsidP="00E40B78">
      <w:pPr>
        <w:pStyle w:val="Liststycke"/>
        <w:numPr>
          <w:ilvl w:val="0"/>
          <w:numId w:val="82"/>
        </w:numPr>
      </w:pPr>
      <w:r w:rsidRPr="00EC76D5">
        <w:t>In the same way, if the true set is null (both the true and false cannot be null) the logical expression is always false, and is transformed into a value symbol with the integer value zero.</w:t>
      </w:r>
    </w:p>
    <w:p w14:paraId="03C27ABA" w14:textId="77777777" w:rsidR="00E40B78" w:rsidRPr="00EC76D5" w:rsidRDefault="00E40B78" w:rsidP="00E40B78">
      <w:pPr>
        <w:pStyle w:val="Liststycke"/>
        <w:numPr>
          <w:ilvl w:val="0"/>
          <w:numId w:val="82"/>
        </w:numPr>
      </w:pPr>
      <w:r w:rsidRPr="00EC76D5">
        <w:t>If both the true and false sets are not null, the logical expression is not constant and we need to generate code as the example above.</w:t>
      </w:r>
    </w:p>
    <w:p w14:paraId="45287B10" w14:textId="39D36C4F" w:rsidR="00E40B78" w:rsidRPr="00EC76D5" w:rsidRDefault="00E40B78" w:rsidP="00E40B78">
      <w:pPr>
        <w:pStyle w:val="Rubrik3"/>
      </w:pPr>
      <w:bookmarkStart w:id="311" w:name="_Ref418350730"/>
      <w:bookmarkStart w:id="312" w:name="_Toc481936190"/>
      <w:r w:rsidRPr="00EC76D5">
        <w:t>Integral and Floating Promotion</w:t>
      </w:r>
      <w:bookmarkEnd w:id="311"/>
      <w:bookmarkEnd w:id="312"/>
    </w:p>
    <w:p w14:paraId="3D05FCE3" w14:textId="72BE42BC" w:rsidR="00E40B78" w:rsidRPr="00EC76D5" w:rsidRDefault="00E40B78" w:rsidP="00E40B78">
      <w:r w:rsidRPr="00EC76D5">
        <w:t xml:space="preserve">If the type of both operands of a binary arithmetic expression are smaller than, </w:t>
      </w:r>
      <w:r w:rsidR="002561C9" w:rsidRPr="00EC76D5">
        <w:t>both of them are converted to</w:t>
      </w:r>
      <w:r w:rsidRPr="00EC76D5">
        <w:t xml:space="preserve"> integers. This means that it is not possible to add two characters. They are both converted to integers, the resulting type is also integer. The goes for integral extra parameters in elliptic functions calls: each parameter with type less than integer is converted to integer. Note that this only applies to extra parameters, not regular parameters</w:t>
      </w:r>
      <w:r w:rsidRPr="00EC76D5">
        <w:rPr>
          <w:rStyle w:val="Fotnotsreferens"/>
        </w:rPr>
        <w:footnoteReference w:id="6"/>
      </w:r>
      <w:r w:rsidRPr="00EC76D5">
        <w:t>.</w:t>
      </w:r>
    </w:p>
    <w:p w14:paraId="29C375C5" w14:textId="77777777" w:rsidR="00E40B78" w:rsidRPr="00EC76D5" w:rsidRDefault="00E40B78" w:rsidP="00E40B78">
      <w:r w:rsidRPr="00EC76D5">
        <w:t xml:space="preserve">In the same way, if a </w:t>
      </w:r>
      <w:r w:rsidRPr="00EC76D5">
        <w:rPr>
          <w:rStyle w:val="CodeInText"/>
        </w:rPr>
        <w:t>float</w:t>
      </w:r>
      <w:r w:rsidRPr="00EC76D5">
        <w:t xml:space="preserve"> value is given as extra parameter to an elliptic function, it is converted to </w:t>
      </w:r>
      <w:r w:rsidRPr="00EC76D5">
        <w:rPr>
          <w:rStyle w:val="CodeInText"/>
        </w:rPr>
        <w:t>double</w:t>
      </w:r>
      <w:r w:rsidRPr="00EC76D5">
        <w:t xml:space="preserve">. Note that there is no equivalent floating promotion for float values in binary expressions. It is quite possible to add two </w:t>
      </w:r>
      <w:r w:rsidRPr="00EC76D5">
        <w:rPr>
          <w:rStyle w:val="CodeInText"/>
        </w:rPr>
        <w:t>float</w:t>
      </w:r>
      <w:r w:rsidRPr="00EC76D5">
        <w:t xml:space="preserve"> values without any of them being converted to </w:t>
      </w:r>
      <w:r w:rsidRPr="00EC76D5">
        <w:rPr>
          <w:rStyle w:val="CodeInText"/>
        </w:rPr>
        <w:t>double</w:t>
      </w:r>
      <w:r w:rsidRPr="00EC76D5">
        <w:t xml:space="preserve">, with the resulting value also being </w:t>
      </w:r>
      <w:r w:rsidRPr="00EC76D5">
        <w:rPr>
          <w:rStyle w:val="CodeInText"/>
        </w:rPr>
        <w:t>float</w:t>
      </w:r>
      <w:r w:rsidRPr="00EC76D5">
        <w:t>.</w:t>
      </w:r>
    </w:p>
    <w:p w14:paraId="4A89D038" w14:textId="65AF1F35" w:rsidR="00E40B78" w:rsidRPr="00EC76D5" w:rsidRDefault="00E40B78" w:rsidP="00E40B78">
      <w:pPr>
        <w:pStyle w:val="Rubrik3"/>
      </w:pPr>
      <w:bookmarkStart w:id="313" w:name="_Ref418012645"/>
      <w:bookmarkStart w:id="314" w:name="_Toc481936191"/>
      <w:r w:rsidRPr="00EC76D5">
        <w:t>Arithmetic Conversion</w:t>
      </w:r>
      <w:bookmarkEnd w:id="313"/>
      <w:bookmarkEnd w:id="314"/>
    </w:p>
    <w:p w14:paraId="2405E364" w14:textId="77777777" w:rsidR="00E40B78" w:rsidRPr="00EC76D5" w:rsidRDefault="00E40B78" w:rsidP="00E40B78">
      <w:r w:rsidRPr="00EC76D5">
        <w:t>Simply put, arithmetic conversion is the process of converting the smaller type to the larger type in binary arithmetic expressions. More specifically, if the two operands have different types:</w:t>
      </w:r>
    </w:p>
    <w:p w14:paraId="10F12E26" w14:textId="77777777" w:rsidR="00E40B78" w:rsidRPr="00EC76D5" w:rsidRDefault="00E40B78" w:rsidP="00E40B78">
      <w:pPr>
        <w:pStyle w:val="Liststycke"/>
        <w:numPr>
          <w:ilvl w:val="0"/>
          <w:numId w:val="83"/>
        </w:numPr>
      </w:pPr>
      <w:r w:rsidRPr="00EC76D5">
        <w:lastRenderedPageBreak/>
        <w:t xml:space="preserve">If either operand is </w:t>
      </w:r>
      <w:r w:rsidRPr="00EC76D5">
        <w:rPr>
          <w:rStyle w:val="CodeInText"/>
        </w:rPr>
        <w:t>long double</w:t>
      </w:r>
      <w:r w:rsidRPr="00EC76D5">
        <w:t xml:space="preserve">, the other operand is converted to </w:t>
      </w:r>
      <w:r w:rsidRPr="00EC76D5">
        <w:rPr>
          <w:rStyle w:val="CodeInText"/>
        </w:rPr>
        <w:t>long double</w:t>
      </w:r>
      <w:r w:rsidRPr="00EC76D5">
        <w:t>.</w:t>
      </w:r>
    </w:p>
    <w:p w14:paraId="0F8431D6" w14:textId="77777777" w:rsidR="00E40B78" w:rsidRPr="00EC76D5" w:rsidRDefault="00E40B78" w:rsidP="00E40B78">
      <w:pPr>
        <w:pStyle w:val="Liststycke"/>
        <w:numPr>
          <w:ilvl w:val="0"/>
          <w:numId w:val="83"/>
        </w:numPr>
      </w:pPr>
      <w:r w:rsidRPr="00EC76D5">
        <w:t xml:space="preserve">If either operand is </w:t>
      </w:r>
      <w:r w:rsidRPr="00EC76D5">
        <w:rPr>
          <w:rStyle w:val="CodeInText"/>
        </w:rPr>
        <w:t>double</w:t>
      </w:r>
      <w:r w:rsidRPr="00EC76D5">
        <w:t xml:space="preserve">, the other operand is converted to </w:t>
      </w:r>
      <w:r w:rsidRPr="00EC76D5">
        <w:rPr>
          <w:rStyle w:val="CodeInText"/>
        </w:rPr>
        <w:t>double</w:t>
      </w:r>
      <w:r w:rsidRPr="00EC76D5">
        <w:t>.</w:t>
      </w:r>
    </w:p>
    <w:p w14:paraId="5D78A3E6"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float</w:t>
      </w:r>
      <w:r w:rsidRPr="00EC76D5">
        <w:t xml:space="preserve">, the other operand is converted to </w:t>
      </w:r>
      <w:r w:rsidRPr="00EC76D5">
        <w:rPr>
          <w:rStyle w:val="CodeInText"/>
        </w:rPr>
        <w:t>float</w:t>
      </w:r>
      <w:r w:rsidRPr="00EC76D5">
        <w:t>.</w:t>
      </w:r>
    </w:p>
    <w:p w14:paraId="7834A17E" w14:textId="77777777" w:rsidR="00E40B78" w:rsidRPr="00EC76D5" w:rsidRDefault="00E40B78" w:rsidP="00E40B78">
      <w:pPr>
        <w:pStyle w:val="Liststycke"/>
        <w:numPr>
          <w:ilvl w:val="0"/>
          <w:numId w:val="83"/>
        </w:numPr>
      </w:pPr>
      <w:r w:rsidRPr="00EC76D5">
        <w:t>If both operands are integral, integral promotions is performed on both operands.</w:t>
      </w:r>
    </w:p>
    <w:p w14:paraId="1624510B"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long</w:t>
      </w:r>
      <w:r w:rsidRPr="00EC76D5">
        <w:t xml:space="preserve">, the other operand is converted to </w:t>
      </w:r>
      <w:r w:rsidRPr="00EC76D5">
        <w:rPr>
          <w:rStyle w:val="CodeInText"/>
        </w:rPr>
        <w:t>unsigned long</w:t>
      </w:r>
      <w:r w:rsidRPr="00EC76D5">
        <w:t>.</w:t>
      </w:r>
      <w:r w:rsidRPr="00EC76D5">
        <w:rPr>
          <w:rStyle w:val="Fotnotsreferens"/>
        </w:rPr>
        <w:footnoteReference w:id="7"/>
      </w:r>
    </w:p>
    <w:p w14:paraId="0A45C6A0"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signed long</w:t>
      </w:r>
      <w:r w:rsidRPr="00EC76D5">
        <w:t>, the other operand is converted to</w:t>
      </w:r>
      <w:r w:rsidRPr="00EC76D5">
        <w:rPr>
          <w:rStyle w:val="CodeInText"/>
        </w:rPr>
        <w:t xml:space="preserve"> signed long</w:t>
      </w:r>
      <w:r w:rsidRPr="00EC76D5">
        <w:t>.</w:t>
      </w:r>
    </w:p>
    <w:p w14:paraId="31E1A15F"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int</w:t>
      </w:r>
      <w:r w:rsidRPr="00EC76D5">
        <w:t>, the other operand is converted to</w:t>
      </w:r>
      <w:r w:rsidRPr="00EC76D5">
        <w:rPr>
          <w:rStyle w:val="CodeInText"/>
        </w:rPr>
        <w:t xml:space="preserve"> unsigned int</w:t>
      </w:r>
      <w:r w:rsidRPr="00EC76D5">
        <w:t>.</w:t>
      </w:r>
    </w:p>
    <w:p w14:paraId="37F88AA9" w14:textId="77777777" w:rsidR="00E40B78" w:rsidRPr="00EC76D5" w:rsidRDefault="00E40B78" w:rsidP="00E40B78">
      <w:pPr>
        <w:pStyle w:val="Liststycke"/>
        <w:numPr>
          <w:ilvl w:val="0"/>
          <w:numId w:val="83"/>
        </w:numPr>
      </w:pPr>
      <w:r w:rsidRPr="00EC76D5">
        <w:t xml:space="preserve">Otherwise, both operands have type </w:t>
      </w:r>
      <w:r w:rsidRPr="00EC76D5">
        <w:rPr>
          <w:rStyle w:val="CodeInText"/>
        </w:rPr>
        <w:t>signed int</w:t>
      </w:r>
      <w:r w:rsidRPr="00EC76D5">
        <w:t>.</w:t>
      </w:r>
    </w:p>
    <w:p w14:paraId="54EC445E" w14:textId="3813CC9E" w:rsidR="00E40B78" w:rsidRPr="00EC76D5" w:rsidRDefault="00E40B78" w:rsidP="00E40B78">
      <w:pPr>
        <w:pStyle w:val="Rubrik3"/>
      </w:pPr>
      <w:bookmarkStart w:id="315" w:name="_Toc481936192"/>
      <w:r w:rsidRPr="00EC76D5">
        <w:t>Assignment Expression</w:t>
      </w:r>
      <w:bookmarkEnd w:id="315"/>
    </w:p>
    <w:p w14:paraId="0707B53A" w14:textId="77777777" w:rsidR="00E40B78" w:rsidRPr="00EC76D5" w:rsidRDefault="00E40B78" w:rsidP="00E40B78">
      <w:r w:rsidRPr="00EC76D5">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AB2AEC9" w14:textId="77777777" w:rsidTr="00756C64">
        <w:tc>
          <w:tcPr>
            <w:tcW w:w="3116" w:type="dxa"/>
          </w:tcPr>
          <w:p w14:paraId="4DC014D6" w14:textId="77777777" w:rsidR="00E40B78" w:rsidRPr="00EC76D5" w:rsidRDefault="00E40B78" w:rsidP="00756C64">
            <w:pPr>
              <w:pStyle w:val="Code"/>
            </w:pPr>
            <w:r w:rsidRPr="00EC76D5">
              <w:t>x += y;</w:t>
            </w:r>
          </w:p>
        </w:tc>
        <w:tc>
          <w:tcPr>
            <w:tcW w:w="3117" w:type="dxa"/>
          </w:tcPr>
          <w:p w14:paraId="5CEC3A5F" w14:textId="77777777" w:rsidR="00E40B78" w:rsidRPr="00EC76D5" w:rsidRDefault="00E40B78" w:rsidP="00756C64">
            <w:pPr>
              <w:pStyle w:val="Code"/>
            </w:pPr>
            <w:r w:rsidRPr="00EC76D5">
              <w:t>$1 = x + y</w:t>
            </w:r>
          </w:p>
          <w:p w14:paraId="6D88262D" w14:textId="77777777" w:rsidR="00E40B78" w:rsidRPr="00EC76D5" w:rsidRDefault="00E40B78" w:rsidP="00756C64">
            <w:pPr>
              <w:pStyle w:val="Code"/>
            </w:pPr>
            <w:r w:rsidRPr="00EC76D5">
              <w:t>x = $1</w:t>
            </w:r>
          </w:p>
        </w:tc>
        <w:tc>
          <w:tcPr>
            <w:tcW w:w="3117" w:type="dxa"/>
          </w:tcPr>
          <w:p w14:paraId="1B2D7A1F" w14:textId="77777777" w:rsidR="00E40B78" w:rsidRPr="00EC76D5" w:rsidRDefault="00E40B78" w:rsidP="00756C64">
            <w:pPr>
              <w:pStyle w:val="Code"/>
            </w:pPr>
          </w:p>
        </w:tc>
      </w:tr>
    </w:tbl>
    <w:p w14:paraId="73E81F58" w14:textId="7DEA68B3" w:rsidR="00E40B78" w:rsidRPr="00EC76D5" w:rsidRDefault="002E67B8" w:rsidP="00E40B78">
      <w:pPr>
        <w:pStyle w:val="CodeHeader"/>
      </w:pPr>
      <w:r>
        <w:t>MainParser.gppg</w:t>
      </w:r>
    </w:p>
    <w:p w14:paraId="132CF2AA" w14:textId="77777777" w:rsidR="000D5DBE" w:rsidRPr="00EC76D5" w:rsidRDefault="000D5DBE" w:rsidP="000D5DBE">
      <w:pPr>
        <w:pStyle w:val="Code"/>
      </w:pPr>
      <w:r w:rsidRPr="00EC76D5">
        <w:t>assignment_expression:</w:t>
      </w:r>
    </w:p>
    <w:p w14:paraId="3E660C85" w14:textId="77777777" w:rsidR="000D5DBE" w:rsidRPr="00EC76D5" w:rsidRDefault="000D5DBE" w:rsidP="000D5DBE">
      <w:pPr>
        <w:pStyle w:val="Code"/>
      </w:pPr>
      <w:r w:rsidRPr="00EC76D5">
        <w:t xml:space="preserve">    conditional_expression {</w:t>
      </w:r>
    </w:p>
    <w:p w14:paraId="6BFB1CF6" w14:textId="77777777" w:rsidR="000D5DBE" w:rsidRPr="00EC76D5" w:rsidRDefault="000D5DBE" w:rsidP="000D5DBE">
      <w:pPr>
        <w:pStyle w:val="Code"/>
      </w:pPr>
      <w:r w:rsidRPr="00EC76D5">
        <w:t xml:space="preserve">      $$ = $1;</w:t>
      </w:r>
    </w:p>
    <w:p w14:paraId="1B92F09F" w14:textId="77777777" w:rsidR="000D5DBE" w:rsidRPr="00EC76D5" w:rsidRDefault="000D5DBE" w:rsidP="000D5DBE">
      <w:pPr>
        <w:pStyle w:val="Code"/>
      </w:pPr>
      <w:r w:rsidRPr="00EC76D5">
        <w:t xml:space="preserve">    }</w:t>
      </w:r>
    </w:p>
    <w:p w14:paraId="6F25C2EC" w14:textId="77777777" w:rsidR="000D5DBE" w:rsidRPr="00EC76D5" w:rsidRDefault="000D5DBE" w:rsidP="000D5DBE">
      <w:pPr>
        <w:pStyle w:val="Code"/>
      </w:pPr>
      <w:r w:rsidRPr="00EC76D5">
        <w:t xml:space="preserve">  | prefix_expression assignment_operator assignment_expression {</w:t>
      </w:r>
    </w:p>
    <w:p w14:paraId="16B3DCA9" w14:textId="77777777" w:rsidR="000D5DBE" w:rsidRPr="00EC76D5" w:rsidRDefault="000D5DBE" w:rsidP="000D5DBE">
      <w:pPr>
        <w:pStyle w:val="Code"/>
      </w:pPr>
      <w:r w:rsidRPr="00EC76D5">
        <w:t xml:space="preserve">      $$ = SyntaxTreeGenerator.generateAssignmentExpression($2, $1, $3);</w:t>
      </w:r>
    </w:p>
    <w:p w14:paraId="0D24FBDD" w14:textId="77777777" w:rsidR="000D5DBE" w:rsidRPr="00EC76D5" w:rsidRDefault="000D5DBE" w:rsidP="000D5DBE">
      <w:pPr>
        <w:pStyle w:val="Code"/>
      </w:pPr>
      <w:r w:rsidRPr="00EC76D5">
        <w:t xml:space="preserve">    };</w:t>
      </w:r>
    </w:p>
    <w:p w14:paraId="5EDF172A" w14:textId="77777777" w:rsidR="000D5DBE" w:rsidRPr="00EC76D5" w:rsidRDefault="000D5DBE" w:rsidP="000D5DBE">
      <w:pPr>
        <w:pStyle w:val="Code"/>
      </w:pPr>
    </w:p>
    <w:p w14:paraId="2F8883D8" w14:textId="77777777" w:rsidR="000D5DBE" w:rsidRPr="00EC76D5" w:rsidRDefault="000D5DBE" w:rsidP="000D5DBE">
      <w:pPr>
        <w:pStyle w:val="Code"/>
      </w:pPr>
      <w:r w:rsidRPr="00EC76D5">
        <w:t>assignment_operator:</w:t>
      </w:r>
    </w:p>
    <w:p w14:paraId="2336CA4A" w14:textId="77777777" w:rsidR="000D5DBE" w:rsidRPr="00EC76D5" w:rsidRDefault="000D5DBE" w:rsidP="000D5DBE">
      <w:pPr>
        <w:pStyle w:val="Code"/>
      </w:pPr>
      <w:r w:rsidRPr="00EC76D5">
        <w:t xml:space="preserve">    ASSIGN             { $$ = MiddleOperator.Assign;               }</w:t>
      </w:r>
    </w:p>
    <w:p w14:paraId="07FB440A" w14:textId="77777777" w:rsidR="000D5DBE" w:rsidRPr="00EC76D5" w:rsidRDefault="000D5DBE" w:rsidP="000D5DBE">
      <w:pPr>
        <w:pStyle w:val="Code"/>
      </w:pPr>
      <w:r w:rsidRPr="00EC76D5">
        <w:t xml:space="preserve">  | ADD_ASSIGN         { $$ = MiddleOperator.BinaryAddAssign;      }</w:t>
      </w:r>
    </w:p>
    <w:p w14:paraId="4D6DEE3A" w14:textId="77777777" w:rsidR="000D5DBE" w:rsidRPr="00EC76D5" w:rsidRDefault="000D5DBE" w:rsidP="000D5DBE">
      <w:pPr>
        <w:pStyle w:val="Code"/>
      </w:pPr>
      <w:r w:rsidRPr="00EC76D5">
        <w:t xml:space="preserve">  | SUBTRACT_ASSIGN    { $$ = MiddleOperator.BinarySubtractAssign; }</w:t>
      </w:r>
    </w:p>
    <w:p w14:paraId="0D590290" w14:textId="77777777" w:rsidR="000D5DBE" w:rsidRPr="00EC76D5" w:rsidRDefault="000D5DBE" w:rsidP="000D5DBE">
      <w:pPr>
        <w:pStyle w:val="Code"/>
      </w:pPr>
      <w:r w:rsidRPr="00EC76D5">
        <w:t xml:space="preserve">  | MULTIPLY_ASSIGN    { $$ = MiddleOperator.MultiplyAssign;       }</w:t>
      </w:r>
    </w:p>
    <w:p w14:paraId="2AC3F979" w14:textId="77777777" w:rsidR="000D5DBE" w:rsidRPr="00EC76D5" w:rsidRDefault="000D5DBE" w:rsidP="000D5DBE">
      <w:pPr>
        <w:pStyle w:val="Code"/>
      </w:pPr>
      <w:r w:rsidRPr="00EC76D5">
        <w:t xml:space="preserve">  | DIVIDE_ASSIGN      { $$ = MiddleOperator.DivideAssign;         }</w:t>
      </w:r>
    </w:p>
    <w:p w14:paraId="3B466269" w14:textId="77777777" w:rsidR="000D5DBE" w:rsidRPr="00EC76D5" w:rsidRDefault="000D5DBE" w:rsidP="000D5DBE">
      <w:pPr>
        <w:pStyle w:val="Code"/>
      </w:pPr>
      <w:r w:rsidRPr="00EC76D5">
        <w:t xml:space="preserve">  | MODULO_ASSIGN      { $$ = MiddleOperator.ModuloAssign;         }</w:t>
      </w:r>
    </w:p>
    <w:p w14:paraId="163A2C9D" w14:textId="77777777" w:rsidR="000D5DBE" w:rsidRPr="00EC76D5" w:rsidRDefault="000D5DBE" w:rsidP="000D5DBE">
      <w:pPr>
        <w:pStyle w:val="Code"/>
      </w:pPr>
      <w:r w:rsidRPr="00EC76D5">
        <w:t xml:space="preserve">  | AND_ASSIGN         { $$ = MiddleOperator.BitwiseAndAssign;     }</w:t>
      </w:r>
    </w:p>
    <w:p w14:paraId="50CE4E0A" w14:textId="20BCF39B" w:rsidR="000D5DBE" w:rsidRPr="00EC76D5" w:rsidRDefault="000D5DBE" w:rsidP="000D5DBE">
      <w:pPr>
        <w:pStyle w:val="Code"/>
      </w:pPr>
      <w:r w:rsidRPr="00EC76D5">
        <w:t xml:space="preserve">  | </w:t>
      </w:r>
      <w:r w:rsidR="00414C74">
        <w:t>OR</w:t>
      </w:r>
      <w:r w:rsidRPr="00EC76D5">
        <w:t xml:space="preserve">_ASSIGN      </w:t>
      </w:r>
      <w:r w:rsidR="00414C74">
        <w:t xml:space="preserve"> </w:t>
      </w:r>
      <w:r w:rsidRPr="00EC76D5">
        <w:t xml:space="preserve">   { $$ = MiddleOperator.Bitwise</w:t>
      </w:r>
      <w:r w:rsidR="00414C74">
        <w:t>Or</w:t>
      </w:r>
      <w:r w:rsidRPr="00EC76D5">
        <w:t xml:space="preserve">Assign;   </w:t>
      </w:r>
      <w:r w:rsidR="0006691C">
        <w:t xml:space="preserve"> </w:t>
      </w:r>
      <w:r w:rsidRPr="00EC76D5">
        <w:t xml:space="preserve">  }</w:t>
      </w:r>
    </w:p>
    <w:p w14:paraId="1594A8A8" w14:textId="77777777" w:rsidR="000D5DBE" w:rsidRPr="00EC76D5" w:rsidRDefault="000D5DBE" w:rsidP="000D5DBE">
      <w:pPr>
        <w:pStyle w:val="Code"/>
      </w:pPr>
      <w:r w:rsidRPr="00EC76D5">
        <w:t xml:space="preserve">  | XOR_ASSIGN         { $$ = MiddleOperator.BitwiseXOrAssign;     }</w:t>
      </w:r>
    </w:p>
    <w:p w14:paraId="0316F267" w14:textId="77777777" w:rsidR="000D5DBE" w:rsidRPr="00EC76D5" w:rsidRDefault="000D5DBE" w:rsidP="000D5DBE">
      <w:pPr>
        <w:pStyle w:val="Code"/>
      </w:pPr>
      <w:r w:rsidRPr="00EC76D5">
        <w:t xml:space="preserve">  | LEFT_SHIFT_ASSIGN  { $$ = MiddleOperator.LeftShiftAssign;      }</w:t>
      </w:r>
    </w:p>
    <w:p w14:paraId="39C4C7E8" w14:textId="77777777" w:rsidR="000D5DBE" w:rsidRPr="00EC76D5" w:rsidRDefault="000D5DBE" w:rsidP="000D5DBE">
      <w:pPr>
        <w:pStyle w:val="Code"/>
        <w:rPr>
          <w:b/>
        </w:rPr>
      </w:pPr>
      <w:r w:rsidRPr="00EC76D5">
        <w:t xml:space="preserve">  | RIGHT_SHIFT_ASSIGN { $$ = MiddleOperator.RightShiftAssign;     };</w:t>
      </w:r>
    </w:p>
    <w:p w14:paraId="766E9235" w14:textId="0BC5AE84" w:rsidR="00E40B78" w:rsidRPr="00EC76D5" w:rsidRDefault="009A5FF5" w:rsidP="000D5DBE">
      <w:pPr>
        <w:pStyle w:val="CodeHeader"/>
      </w:pPr>
      <w:r w:rsidRPr="00EC76D5">
        <w:t>GenerateSyntaxTree.java</w:t>
      </w:r>
    </w:p>
    <w:p w14:paraId="72912E4E" w14:textId="77777777" w:rsidR="00980850" w:rsidRPr="00EC76D5" w:rsidRDefault="004306D3" w:rsidP="00980850">
      <w:pPr>
        <w:pStyle w:val="Code"/>
      </w:pPr>
      <w:r w:rsidRPr="00EC76D5">
        <w:t xml:space="preserve">  public static SyntaxTree generateAssignmentExpression</w:t>
      </w:r>
    </w:p>
    <w:p w14:paraId="1BD78941" w14:textId="77777777" w:rsidR="00980850" w:rsidRPr="00EC76D5" w:rsidRDefault="00980850" w:rsidP="00980850">
      <w:pPr>
        <w:pStyle w:val="Code"/>
      </w:pPr>
      <w:r w:rsidRPr="00EC76D5">
        <w:t xml:space="preserve">                             </w:t>
      </w:r>
      <w:r w:rsidR="004306D3" w:rsidRPr="00EC76D5">
        <w:t>(MiddleOperator middleOp, SyntaxTree leftTree,</w:t>
      </w:r>
    </w:p>
    <w:p w14:paraId="0173FE1E" w14:textId="11EA011C" w:rsidR="004306D3" w:rsidRPr="00EC76D5" w:rsidRDefault="00980850" w:rsidP="00980850">
      <w:pPr>
        <w:pStyle w:val="Code"/>
      </w:pPr>
      <w:r w:rsidRPr="00EC76D5">
        <w:t xml:space="preserve">                             </w:t>
      </w:r>
      <w:r w:rsidR="004306D3" w:rsidRPr="00EC76D5">
        <w:t xml:space="preserve"> SyntaxTree rightTree) {</w:t>
      </w:r>
    </w:p>
    <w:p w14:paraId="59E86770" w14:textId="77777777" w:rsidR="004306D3" w:rsidRPr="00EC76D5" w:rsidRDefault="004306D3" w:rsidP="00980850">
      <w:pPr>
        <w:pStyle w:val="Code"/>
      </w:pPr>
      <w:r w:rsidRPr="00EC76D5">
        <w:t xml:space="preserve">    Assert.error(isLeftValue(leftTree), leftTree, "not a left-value");</w:t>
      </w:r>
    </w:p>
    <w:p w14:paraId="43D529C7" w14:textId="77777777" w:rsidR="004306D3" w:rsidRPr="00EC76D5" w:rsidRDefault="004306D3" w:rsidP="00980850">
      <w:pPr>
        <w:pStyle w:val="Code"/>
      </w:pPr>
      <w:r w:rsidRPr="00EC76D5">
        <w:t xml:space="preserve">    rightTree = checkFunctionArrayStringLogicalExpression(rightTree);</w:t>
      </w:r>
    </w:p>
    <w:p w14:paraId="63B0806C" w14:textId="77777777" w:rsidR="004306D3" w:rsidRPr="00EC76D5" w:rsidRDefault="004306D3" w:rsidP="00980850">
      <w:pPr>
        <w:pStyle w:val="Code"/>
      </w:pPr>
      <w:r w:rsidRPr="00EC76D5">
        <w:t xml:space="preserve">    rightTree = TypeCast.implicitCast(rightTree, leftTree.getType());</w:t>
      </w:r>
    </w:p>
    <w:p w14:paraId="06739853" w14:textId="77777777" w:rsidR="00980850" w:rsidRPr="00EC76D5" w:rsidRDefault="004306D3" w:rsidP="00980850">
      <w:pPr>
        <w:pStyle w:val="Code"/>
      </w:pPr>
      <w:r w:rsidRPr="00EC76D5">
        <w:t xml:space="preserve">    return generateBinaryTree(middleOp, leftTree.getType(),</w:t>
      </w:r>
    </w:p>
    <w:p w14:paraId="053B93DE" w14:textId="34A2DBDF" w:rsidR="004306D3" w:rsidRPr="00EC76D5" w:rsidRDefault="00980850" w:rsidP="00980850">
      <w:pPr>
        <w:pStyle w:val="Code"/>
      </w:pPr>
      <w:r w:rsidRPr="00EC76D5">
        <w:t xml:space="preserve">                             </w:t>
      </w:r>
      <w:r w:rsidR="004306D3" w:rsidRPr="00EC76D5">
        <w:t xml:space="preserve"> leftTree, rightTree);</w:t>
      </w:r>
    </w:p>
    <w:p w14:paraId="4CEB4302" w14:textId="77777777" w:rsidR="00980850" w:rsidRPr="00EC76D5" w:rsidRDefault="004306D3" w:rsidP="00980850">
      <w:pPr>
        <w:pStyle w:val="Code"/>
        <w:rPr>
          <w:rFonts w:ascii="Times New Roman" w:eastAsiaTheme="majorEastAsia" w:hAnsi="Times New Roman" w:cstheme="majorBidi"/>
          <w:b/>
          <w:noProof w:val="0"/>
          <w:sz w:val="32"/>
          <w:szCs w:val="24"/>
        </w:rPr>
      </w:pPr>
      <w:r w:rsidRPr="00EC76D5">
        <w:t xml:space="preserve">  }</w:t>
      </w:r>
    </w:p>
    <w:p w14:paraId="66D88036" w14:textId="2BA77954" w:rsidR="00E40B78" w:rsidRPr="00EC76D5" w:rsidRDefault="00E40B78" w:rsidP="004306D3">
      <w:pPr>
        <w:pStyle w:val="Rubrik3"/>
      </w:pPr>
      <w:bookmarkStart w:id="316" w:name="_Toc481936193"/>
      <w:r w:rsidRPr="00EC76D5">
        <w:lastRenderedPageBreak/>
        <w:t>Conditional Expression</w:t>
      </w:r>
      <w:bookmarkEnd w:id="316"/>
    </w:p>
    <w:p w14:paraId="1ABB853D" w14:textId="77777777" w:rsidR="00E40B78" w:rsidRPr="00EC76D5" w:rsidRDefault="00E40B78" w:rsidP="00E40B78">
      <w:r w:rsidRPr="00EC76D5">
        <w:t>The conditional operator applies lazy evaluation, which means that only on of the true or false expression will be evaluated.</w:t>
      </w:r>
    </w:p>
    <w:p w14:paraId="26F34509" w14:textId="66BB6C48" w:rsidR="00E40B78" w:rsidRPr="00EC76D5" w:rsidRDefault="002E67B8" w:rsidP="00E40B78">
      <w:pPr>
        <w:pStyle w:val="CodeHeader"/>
      </w:pPr>
      <w:r>
        <w:t>MainParser.gppg</w:t>
      </w:r>
    </w:p>
    <w:p w14:paraId="2FB30918" w14:textId="77777777" w:rsidR="009C4283" w:rsidRPr="00EC76D5" w:rsidRDefault="009C4283" w:rsidP="009C4283">
      <w:pPr>
        <w:pStyle w:val="Code"/>
      </w:pPr>
      <w:r w:rsidRPr="00EC76D5">
        <w:t>conditional_expression:</w:t>
      </w:r>
    </w:p>
    <w:p w14:paraId="0270AB0D" w14:textId="77777777" w:rsidR="009C4283" w:rsidRPr="00EC76D5" w:rsidRDefault="009C4283" w:rsidP="009C4283">
      <w:pPr>
        <w:pStyle w:val="Code"/>
      </w:pPr>
      <w:r w:rsidRPr="00EC76D5">
        <w:t xml:space="preserve">    logical_or_expression {</w:t>
      </w:r>
    </w:p>
    <w:p w14:paraId="375EB038" w14:textId="77777777" w:rsidR="009C4283" w:rsidRPr="00EC76D5" w:rsidRDefault="009C4283" w:rsidP="009C4283">
      <w:pPr>
        <w:pStyle w:val="Code"/>
      </w:pPr>
      <w:r w:rsidRPr="00EC76D5">
        <w:t xml:space="preserve">      $$ = $1;</w:t>
      </w:r>
    </w:p>
    <w:p w14:paraId="469B2B6A" w14:textId="77777777" w:rsidR="009C4283" w:rsidRPr="00EC76D5" w:rsidRDefault="009C4283" w:rsidP="009C4283">
      <w:pPr>
        <w:pStyle w:val="Code"/>
      </w:pPr>
      <w:r w:rsidRPr="00EC76D5">
        <w:t xml:space="preserve">    }</w:t>
      </w:r>
    </w:p>
    <w:p w14:paraId="49DD4E89" w14:textId="77777777" w:rsidR="009C4283" w:rsidRPr="00EC76D5" w:rsidRDefault="009C4283" w:rsidP="009C4283">
      <w:pPr>
        <w:pStyle w:val="Code"/>
      </w:pPr>
      <w:r w:rsidRPr="00EC76D5">
        <w:t xml:space="preserve">  | logical_or_expression CONDITION expression COLON conditional_expression {</w:t>
      </w:r>
    </w:p>
    <w:p w14:paraId="4A1AAD1E" w14:textId="77777777" w:rsidR="009C4283" w:rsidRPr="00EC76D5" w:rsidRDefault="009C4283" w:rsidP="009C4283">
      <w:pPr>
        <w:pStyle w:val="Code"/>
      </w:pPr>
      <w:r w:rsidRPr="00EC76D5">
        <w:t xml:space="preserve">      $$ = SyntaxTreeGenerator.generateConditionExpression($1, $3, $5);</w:t>
      </w:r>
    </w:p>
    <w:p w14:paraId="2BF6C85A" w14:textId="7C703F72" w:rsidR="009C4283" w:rsidRPr="00EC76D5" w:rsidRDefault="009C4283" w:rsidP="009C4283">
      <w:pPr>
        <w:pStyle w:val="Code"/>
      </w:pPr>
      <w:r w:rsidRPr="00EC76D5">
        <w:t xml:space="preserve">    };</w:t>
      </w:r>
    </w:p>
    <w:p w14:paraId="6ED123AA" w14:textId="35609E95" w:rsidR="00E40B78" w:rsidRPr="00EC76D5" w:rsidRDefault="009A5FF5" w:rsidP="00E40B78">
      <w:pPr>
        <w:pStyle w:val="CodeHeader"/>
      </w:pPr>
      <w:r w:rsidRPr="00EC76D5">
        <w:t>GenerateSyntaxTree.java</w:t>
      </w:r>
    </w:p>
    <w:p w14:paraId="5D251714" w14:textId="77777777" w:rsidR="008F49E8" w:rsidRPr="00EC76D5" w:rsidRDefault="008F49E8" w:rsidP="008F49E8">
      <w:pPr>
        <w:pStyle w:val="Code"/>
      </w:pPr>
      <w:r w:rsidRPr="00EC76D5">
        <w:t xml:space="preserve">  public static SyntaxTree generateConditionExpression</w:t>
      </w:r>
    </w:p>
    <w:p w14:paraId="72F35346" w14:textId="77777777" w:rsidR="008F49E8" w:rsidRPr="00EC76D5" w:rsidRDefault="008F49E8" w:rsidP="008F49E8">
      <w:pPr>
        <w:pStyle w:val="Code"/>
      </w:pPr>
      <w:r w:rsidRPr="00EC76D5">
        <w:t xml:space="preserve">                                   (SyntaxTree testTree, SyntaxTree trueTree,</w:t>
      </w:r>
    </w:p>
    <w:p w14:paraId="7BCE8BAD" w14:textId="77777777" w:rsidR="008F49E8" w:rsidRPr="00EC76D5" w:rsidRDefault="008F49E8" w:rsidP="008F49E8">
      <w:pPr>
        <w:pStyle w:val="Code"/>
      </w:pPr>
      <w:r w:rsidRPr="00EC76D5">
        <w:t xml:space="preserve">                                    SyntaxTree falseTree) {</w:t>
      </w:r>
    </w:p>
    <w:p w14:paraId="3DD177BD" w14:textId="77777777" w:rsidR="008F49E8" w:rsidRPr="00EC76D5" w:rsidRDefault="008F49E8" w:rsidP="008F49E8">
      <w:pPr>
        <w:pStyle w:val="Code"/>
      </w:pPr>
      <w:r w:rsidRPr="00EC76D5">
        <w:t xml:space="preserve">    testTree = toLogicalExpression(testTree);</w:t>
      </w:r>
    </w:p>
    <w:p w14:paraId="27EB6C4C" w14:textId="77777777" w:rsidR="008F49E8" w:rsidRPr="00EC76D5" w:rsidRDefault="008F49E8" w:rsidP="008F49E8">
      <w:pPr>
        <w:pStyle w:val="Code"/>
      </w:pPr>
      <w:r w:rsidRPr="00EC76D5">
        <w:t xml:space="preserve">    Type maxType = TypeCast.maxType(trueTree.getType(), falseTree.getType());</w:t>
      </w:r>
    </w:p>
    <w:p w14:paraId="0DA662E6" w14:textId="77777777" w:rsidR="008F49E8" w:rsidRPr="00EC76D5" w:rsidRDefault="008F49E8" w:rsidP="008F49E8">
      <w:pPr>
        <w:pStyle w:val="Code"/>
      </w:pPr>
      <w:r w:rsidRPr="00EC76D5">
        <w:t xml:space="preserve">    trueTree = TypeCast.implicitCast(trueTree, maxType);</w:t>
      </w:r>
    </w:p>
    <w:p w14:paraId="432CC960" w14:textId="77777777" w:rsidR="008F49E8" w:rsidRPr="00EC76D5" w:rsidRDefault="008F49E8" w:rsidP="008F49E8">
      <w:pPr>
        <w:pStyle w:val="Code"/>
      </w:pPr>
      <w:r w:rsidRPr="00EC76D5">
        <w:t xml:space="preserve">    falseTree = TypeCast.implicitCast(falseTree, maxType);</w:t>
      </w:r>
    </w:p>
    <w:p w14:paraId="28364E14" w14:textId="77777777" w:rsidR="008F49E8" w:rsidRPr="00EC76D5" w:rsidRDefault="008F49E8" w:rsidP="008F49E8">
      <w:pPr>
        <w:pStyle w:val="Code"/>
      </w:pPr>
    </w:p>
    <w:p w14:paraId="465E25D0" w14:textId="77777777" w:rsidR="008F49E8" w:rsidRPr="00EC76D5" w:rsidRDefault="008F49E8" w:rsidP="008F49E8">
      <w:pPr>
        <w:pStyle w:val="Code"/>
      </w:pPr>
      <w:r w:rsidRPr="00EC76D5">
        <w:t xml:space="preserve">    SyntaxTree condTree = new SyntaxTree(MiddleOperator.Conditional, maxType);</w:t>
      </w:r>
    </w:p>
    <w:p w14:paraId="24DD8085" w14:textId="77777777" w:rsidR="008F49E8" w:rsidRPr="00EC76D5" w:rsidRDefault="008F49E8" w:rsidP="008F49E8">
      <w:pPr>
        <w:pStyle w:val="Code"/>
      </w:pPr>
      <w:r w:rsidRPr="00EC76D5">
        <w:t xml:space="preserve">    condTree.addChild(testTree);</w:t>
      </w:r>
    </w:p>
    <w:p w14:paraId="60982DA1" w14:textId="77777777" w:rsidR="008F49E8" w:rsidRPr="00EC76D5" w:rsidRDefault="008F49E8" w:rsidP="008F49E8">
      <w:pPr>
        <w:pStyle w:val="Code"/>
      </w:pPr>
      <w:r w:rsidRPr="00EC76D5">
        <w:t xml:space="preserve">    condTree.addChild(trueTree);</w:t>
      </w:r>
    </w:p>
    <w:p w14:paraId="491B65FC" w14:textId="77777777" w:rsidR="008F49E8" w:rsidRPr="00EC76D5" w:rsidRDefault="008F49E8" w:rsidP="008F49E8">
      <w:pPr>
        <w:pStyle w:val="Code"/>
      </w:pPr>
      <w:r w:rsidRPr="00EC76D5">
        <w:t xml:space="preserve">    condTree.addChild(falseTree);</w:t>
      </w:r>
    </w:p>
    <w:p w14:paraId="3B244EFC" w14:textId="77777777" w:rsidR="008F49E8" w:rsidRPr="00EC76D5" w:rsidRDefault="008F49E8" w:rsidP="008F49E8">
      <w:pPr>
        <w:pStyle w:val="Code"/>
      </w:pPr>
      <w:r w:rsidRPr="00EC76D5">
        <w:t xml:space="preserve">    return condTree;</w:t>
      </w:r>
    </w:p>
    <w:p w14:paraId="56B091CB" w14:textId="7AF6FC99" w:rsidR="008F49E8" w:rsidRPr="00EC76D5" w:rsidRDefault="008F49E8" w:rsidP="008F49E8">
      <w:pPr>
        <w:pStyle w:val="Code"/>
      </w:pPr>
      <w:r w:rsidRPr="00EC76D5">
        <w:t xml:space="preserve">  }</w:t>
      </w:r>
    </w:p>
    <w:p w14:paraId="0AC6C4C3" w14:textId="759CA756" w:rsidR="00E40B78" w:rsidRPr="00EC76D5" w:rsidRDefault="00E40B78" w:rsidP="00E40B78">
      <w:pPr>
        <w:pStyle w:val="Rubrik3"/>
      </w:pPr>
      <w:bookmarkStart w:id="317" w:name="_Toc481936194"/>
      <w:r w:rsidRPr="00EC76D5">
        <w:t>Constant Expression</w:t>
      </w:r>
      <w:bookmarkEnd w:id="317"/>
    </w:p>
    <w:p w14:paraId="067730A8" w14:textId="77777777" w:rsidR="00E40B78" w:rsidRPr="00EC76D5" w:rsidRDefault="00E40B78" w:rsidP="00E40B78">
      <w:r w:rsidRPr="00EC76D5">
        <w:t xml:space="preserve">On several occasions in the grammar, a constant expression is required. Therefore, the </w:t>
      </w:r>
      <w:r w:rsidRPr="00EC76D5">
        <w:rPr>
          <w:rStyle w:val="CodeInText"/>
        </w:rPr>
        <w:t>constant_expression</w:t>
      </w:r>
      <w:r w:rsidRPr="00EC76D5">
        <w:t xml:space="preserve"> rule returns a regular expression after checking that it actually is constant.</w:t>
      </w:r>
    </w:p>
    <w:p w14:paraId="25924468" w14:textId="1285984D" w:rsidR="00E40B78" w:rsidRPr="00EC76D5" w:rsidRDefault="002E67B8" w:rsidP="00E40B78">
      <w:pPr>
        <w:pStyle w:val="CodeHeader"/>
      </w:pPr>
      <w:r>
        <w:t>MainParser.gppg</w:t>
      </w:r>
    </w:p>
    <w:p w14:paraId="00E1FA1F" w14:textId="77777777" w:rsidR="00E55B3B" w:rsidRPr="00EC76D5" w:rsidRDefault="00E55B3B" w:rsidP="00E55B3B">
      <w:pPr>
        <w:pStyle w:val="Code"/>
      </w:pPr>
      <w:r w:rsidRPr="00EC76D5">
        <w:t>optional_constant_expression:</w:t>
      </w:r>
    </w:p>
    <w:p w14:paraId="784537F6" w14:textId="77777777" w:rsidR="00E55B3B" w:rsidRPr="00EC76D5" w:rsidRDefault="00E55B3B" w:rsidP="00E55B3B">
      <w:pPr>
        <w:pStyle w:val="Code"/>
      </w:pPr>
      <w:r w:rsidRPr="00EC76D5">
        <w:t xml:space="preserve">    /* Empty. */        { $$ = null; }</w:t>
      </w:r>
    </w:p>
    <w:p w14:paraId="1280BF83" w14:textId="77777777" w:rsidR="00E55B3B" w:rsidRPr="00EC76D5" w:rsidRDefault="00E55B3B" w:rsidP="00E55B3B">
      <w:pPr>
        <w:pStyle w:val="Code"/>
      </w:pPr>
      <w:r w:rsidRPr="00EC76D5">
        <w:t xml:space="preserve">  | constant_expression { $$ = $1;   };</w:t>
      </w:r>
    </w:p>
    <w:p w14:paraId="703FB178" w14:textId="77777777" w:rsidR="00E55B3B" w:rsidRPr="00EC76D5" w:rsidRDefault="00E55B3B" w:rsidP="00E55B3B">
      <w:pPr>
        <w:pStyle w:val="Code"/>
      </w:pPr>
    </w:p>
    <w:p w14:paraId="5688413A" w14:textId="77777777" w:rsidR="00E55B3B" w:rsidRPr="00EC76D5" w:rsidRDefault="00E55B3B" w:rsidP="00E55B3B">
      <w:pPr>
        <w:pStyle w:val="Code"/>
      </w:pPr>
      <w:r w:rsidRPr="00EC76D5">
        <w:t>constant_expression:</w:t>
      </w:r>
    </w:p>
    <w:p w14:paraId="443B38FE" w14:textId="77777777" w:rsidR="00E55B3B" w:rsidRPr="00EC76D5" w:rsidRDefault="00E55B3B" w:rsidP="00E55B3B">
      <w:pPr>
        <w:pStyle w:val="Code"/>
      </w:pPr>
      <w:r w:rsidRPr="00EC76D5">
        <w:t xml:space="preserve">    conditional_expression {</w:t>
      </w:r>
    </w:p>
    <w:p w14:paraId="2F0649D5" w14:textId="77777777" w:rsidR="00E55B3B" w:rsidRPr="00EC76D5" w:rsidRDefault="00E55B3B" w:rsidP="00E55B3B">
      <w:pPr>
        <w:pStyle w:val="Code"/>
      </w:pPr>
      <w:r w:rsidRPr="00EC76D5">
        <w:t xml:space="preserve">      SyntaxTree tree = SyntaxTreeOptimizer.optimizeExpression($1);</w:t>
      </w:r>
    </w:p>
    <w:p w14:paraId="1F4B36E4" w14:textId="77777777" w:rsidR="00E55B3B" w:rsidRPr="00EC76D5" w:rsidRDefault="00E55B3B" w:rsidP="00E55B3B">
      <w:pPr>
        <w:pStyle w:val="Code"/>
      </w:pPr>
      <w:r w:rsidRPr="00EC76D5">
        <w:t xml:space="preserve">      Assert.error(tree.getType().isIntegralOrPointer(),</w:t>
      </w:r>
    </w:p>
    <w:p w14:paraId="23857962" w14:textId="77777777" w:rsidR="00E55B3B" w:rsidRPr="00EC76D5" w:rsidRDefault="00E55B3B" w:rsidP="00E55B3B">
      <w:pPr>
        <w:pStyle w:val="Code"/>
      </w:pPr>
      <w:r w:rsidRPr="00EC76D5">
        <w:t xml:space="preserve">                   tree, "non-integral expression");</w:t>
      </w:r>
    </w:p>
    <w:p w14:paraId="528E730D" w14:textId="77777777" w:rsidR="00E55B3B" w:rsidRPr="00EC76D5" w:rsidRDefault="00E55B3B" w:rsidP="00E55B3B">
      <w:pPr>
        <w:pStyle w:val="Code"/>
      </w:pPr>
      <w:r w:rsidRPr="00EC76D5">
        <w:t xml:space="preserve">      Assert.error((tree.getSymbol() != null) &amp;&amp; tree.getSymbol().hasValue(),</w:t>
      </w:r>
    </w:p>
    <w:p w14:paraId="3DE09A61" w14:textId="77777777" w:rsidR="00E55B3B" w:rsidRPr="00EC76D5" w:rsidRDefault="00E55B3B" w:rsidP="00E55B3B">
      <w:pPr>
        <w:pStyle w:val="Code"/>
      </w:pPr>
      <w:r w:rsidRPr="00EC76D5">
        <w:t xml:space="preserve">                   tree, "non-constant expression");</w:t>
      </w:r>
    </w:p>
    <w:p w14:paraId="6C8F6137" w14:textId="77777777" w:rsidR="00E55B3B" w:rsidRPr="00EC76D5" w:rsidRDefault="00E55B3B" w:rsidP="00E55B3B">
      <w:pPr>
        <w:pStyle w:val="Code"/>
      </w:pPr>
      <w:r w:rsidRPr="00EC76D5">
        <w:t xml:space="preserve">      $$ = tree;</w:t>
      </w:r>
    </w:p>
    <w:p w14:paraId="1485BD80" w14:textId="53915CFC" w:rsidR="00E40B78" w:rsidRPr="00EC76D5" w:rsidRDefault="00E55B3B" w:rsidP="00E55B3B">
      <w:pPr>
        <w:pStyle w:val="Code"/>
      </w:pPr>
      <w:r w:rsidRPr="00EC76D5">
        <w:t xml:space="preserve">    };</w:t>
      </w:r>
    </w:p>
    <w:p w14:paraId="69C38534" w14:textId="4A1D8B3E" w:rsidR="00E40B78" w:rsidRPr="00EC76D5" w:rsidRDefault="00E40B78" w:rsidP="00E40B78">
      <w:pPr>
        <w:pStyle w:val="Rubrik3"/>
      </w:pPr>
      <w:bookmarkStart w:id="318" w:name="_Toc481936195"/>
      <w:r w:rsidRPr="00EC76D5">
        <w:t>Logical Expression</w:t>
      </w:r>
      <w:bookmarkEnd w:id="318"/>
    </w:p>
    <w:p w14:paraId="0CDA1474" w14:textId="1AC19E56" w:rsidR="00E40B78" w:rsidRPr="00EC76D5" w:rsidRDefault="00E40B78" w:rsidP="00E40B78">
      <w:r w:rsidRPr="00EC76D5">
        <w:t xml:space="preserve">As described in Section </w:t>
      </w:r>
      <w:r w:rsidRPr="00EC76D5">
        <w:fldChar w:fldCharType="begin"/>
      </w:r>
      <w:r w:rsidRPr="00EC76D5">
        <w:instrText xml:space="preserve"> REF _Ref417993054 \r \h </w:instrText>
      </w:r>
      <w:r w:rsidRPr="00EC76D5">
        <w:fldChar w:fldCharType="separate"/>
      </w:r>
      <w:r w:rsidR="00545E00" w:rsidRPr="00EC76D5">
        <w:t>6.2.1</w:t>
      </w:r>
      <w:r w:rsidRPr="00EC76D5">
        <w:fldChar w:fldCharType="end"/>
      </w:r>
      <w:r w:rsidRPr="00EC76D5">
        <w:t>, the logical-or expression backpatch the false set of the first operand to the beginning of the right operand. This can be interpreted as if the left expression is false, we try the right expression instead. If at least one of the expressions is true, the result is true. However, if the left expression is true, the result is determined to be true without evaluating the right expression.</w:t>
      </w:r>
    </w:p>
    <w:p w14:paraId="254F6395" w14:textId="2138E164" w:rsidR="00E40B78" w:rsidRPr="00EC76D5" w:rsidRDefault="002E67B8" w:rsidP="00E40B78">
      <w:pPr>
        <w:pStyle w:val="CodeHeader"/>
      </w:pPr>
      <w:r>
        <w:lastRenderedPageBreak/>
        <w:t>MainParser.gppg</w:t>
      </w:r>
    </w:p>
    <w:p w14:paraId="3C61759F" w14:textId="77777777" w:rsidR="00E55B3B" w:rsidRPr="00EC76D5" w:rsidRDefault="00E55B3B" w:rsidP="00E55B3B">
      <w:pPr>
        <w:pStyle w:val="Code"/>
      </w:pPr>
      <w:r w:rsidRPr="00EC76D5">
        <w:t>logical_or_expression:</w:t>
      </w:r>
    </w:p>
    <w:p w14:paraId="01EA28E9" w14:textId="77777777" w:rsidR="00E55B3B" w:rsidRPr="00EC76D5" w:rsidRDefault="00E55B3B" w:rsidP="00E55B3B">
      <w:pPr>
        <w:pStyle w:val="Code"/>
      </w:pPr>
      <w:r w:rsidRPr="00EC76D5">
        <w:t xml:space="preserve">    logical_and_expression {</w:t>
      </w:r>
    </w:p>
    <w:p w14:paraId="0F302573" w14:textId="77777777" w:rsidR="00E55B3B" w:rsidRPr="00EC76D5" w:rsidRDefault="00E55B3B" w:rsidP="00E55B3B">
      <w:pPr>
        <w:pStyle w:val="Code"/>
      </w:pPr>
      <w:r w:rsidRPr="00EC76D5">
        <w:t xml:space="preserve">      $$ = $1;</w:t>
      </w:r>
    </w:p>
    <w:p w14:paraId="4519661A" w14:textId="77777777" w:rsidR="00E55B3B" w:rsidRPr="00EC76D5" w:rsidRDefault="00E55B3B" w:rsidP="00E55B3B">
      <w:pPr>
        <w:pStyle w:val="Code"/>
      </w:pPr>
      <w:r w:rsidRPr="00EC76D5">
        <w:t xml:space="preserve">    }</w:t>
      </w:r>
    </w:p>
    <w:p w14:paraId="7A6EBC33" w14:textId="77777777" w:rsidR="00E55B3B" w:rsidRPr="00EC76D5" w:rsidRDefault="00E55B3B" w:rsidP="00E55B3B">
      <w:pPr>
        <w:pStyle w:val="Code"/>
      </w:pPr>
      <w:r w:rsidRPr="00EC76D5">
        <w:t xml:space="preserve">  | logical_or_expression LOGICAL_OR logical_and_expression {</w:t>
      </w:r>
    </w:p>
    <w:p w14:paraId="79C0E4FD" w14:textId="77777777" w:rsidR="00885FB2" w:rsidRPr="00EC76D5" w:rsidRDefault="00E55B3B" w:rsidP="00E55B3B">
      <w:pPr>
        <w:pStyle w:val="Code"/>
      </w:pPr>
      <w:r w:rsidRPr="00EC76D5">
        <w:t xml:space="preserve">      $$ = SyntaxTreeGenerator.generateLogicalExpression</w:t>
      </w:r>
    </w:p>
    <w:p w14:paraId="0536D8AE" w14:textId="628236E4" w:rsidR="00E55B3B" w:rsidRPr="00EC76D5" w:rsidRDefault="00885FB2" w:rsidP="00E55B3B">
      <w:pPr>
        <w:pStyle w:val="Code"/>
      </w:pPr>
      <w:r w:rsidRPr="00EC76D5">
        <w:t xml:space="preserve">                               </w:t>
      </w:r>
      <w:r w:rsidR="00E55B3B" w:rsidRPr="00EC76D5">
        <w:t>(MiddleOperator.LogicalOr, $1, $3);</w:t>
      </w:r>
    </w:p>
    <w:p w14:paraId="43E2FBCE" w14:textId="24235145" w:rsidR="00E40B78" w:rsidRPr="00EC76D5" w:rsidRDefault="00E55B3B" w:rsidP="00E55B3B">
      <w:pPr>
        <w:pStyle w:val="Code"/>
      </w:pPr>
      <w:r w:rsidRPr="00EC76D5">
        <w:t xml:space="preserve">    };</w:t>
      </w:r>
    </w:p>
    <w:p w14:paraId="75E2E221" w14:textId="48E72691" w:rsidR="00E40B78" w:rsidRPr="00EC76D5" w:rsidRDefault="009A5FF5" w:rsidP="00E40B78">
      <w:pPr>
        <w:pStyle w:val="CodeHeader"/>
      </w:pPr>
      <w:r w:rsidRPr="00EC76D5">
        <w:t>GenerateSyntaxTree.java</w:t>
      </w:r>
    </w:p>
    <w:p w14:paraId="3224C909" w14:textId="77777777" w:rsidR="00F505B2" w:rsidRPr="00EC76D5" w:rsidRDefault="00F505B2" w:rsidP="00F505B2">
      <w:pPr>
        <w:pStyle w:val="Code"/>
      </w:pPr>
      <w:r w:rsidRPr="00EC76D5">
        <w:t xml:space="preserve">  public static SyntaxTree generateLogicalExpression(MiddleOperator operator,</w:t>
      </w:r>
    </w:p>
    <w:p w14:paraId="48411963" w14:textId="28C8C311" w:rsidR="00F505B2" w:rsidRPr="00EC76D5" w:rsidRDefault="00F505B2" w:rsidP="00F505B2">
      <w:pPr>
        <w:pStyle w:val="Code"/>
      </w:pPr>
      <w:r w:rsidRPr="00EC76D5">
        <w:t xml:space="preserve">                                   SyntaxTree leftTree, SyntaxTree rightTree){</w:t>
      </w:r>
    </w:p>
    <w:p w14:paraId="0477D0DF" w14:textId="77777777" w:rsidR="00F505B2" w:rsidRPr="00EC76D5" w:rsidRDefault="00F505B2" w:rsidP="00F505B2">
      <w:pPr>
        <w:pStyle w:val="Code"/>
      </w:pPr>
      <w:r w:rsidRPr="00EC76D5">
        <w:t xml:space="preserve">    leftTree = toLogicalExpression(leftTree);</w:t>
      </w:r>
    </w:p>
    <w:p w14:paraId="0394AFB1" w14:textId="77777777" w:rsidR="00F505B2" w:rsidRPr="00EC76D5" w:rsidRDefault="00F505B2" w:rsidP="00F505B2">
      <w:pPr>
        <w:pStyle w:val="Code"/>
      </w:pPr>
      <w:r w:rsidRPr="00EC76D5">
        <w:t xml:space="preserve">    rightTree = toLogicalExpression(rightTree);</w:t>
      </w:r>
    </w:p>
    <w:p w14:paraId="73A970E4" w14:textId="77777777" w:rsidR="00F505B2" w:rsidRPr="00EC76D5" w:rsidRDefault="00F505B2" w:rsidP="00F505B2">
      <w:pPr>
        <w:pStyle w:val="Code"/>
      </w:pPr>
      <w:r w:rsidRPr="00EC76D5">
        <w:t xml:space="preserve">    return generateBinaryTree(operator, Type.LogicalType,</w:t>
      </w:r>
    </w:p>
    <w:p w14:paraId="7A24C102" w14:textId="1FF11150" w:rsidR="00F505B2" w:rsidRPr="00EC76D5" w:rsidRDefault="00F505B2" w:rsidP="00F505B2">
      <w:pPr>
        <w:pStyle w:val="Code"/>
      </w:pPr>
      <w:r w:rsidRPr="00EC76D5">
        <w:t xml:space="preserve">                              leftTree, rightTree);</w:t>
      </w:r>
    </w:p>
    <w:p w14:paraId="0F1B639A" w14:textId="77777777" w:rsidR="00F505B2" w:rsidRPr="00EC76D5" w:rsidRDefault="00F505B2" w:rsidP="00F505B2">
      <w:pPr>
        <w:pStyle w:val="Code"/>
      </w:pPr>
      <w:r w:rsidRPr="00EC76D5">
        <w:t xml:space="preserve">  }</w:t>
      </w:r>
    </w:p>
    <w:p w14:paraId="02C0F13A" w14:textId="72324F5C" w:rsidR="00E40B78" w:rsidRPr="00EC76D5" w:rsidRDefault="00E40B78" w:rsidP="00F505B2">
      <w:r w:rsidRPr="00EC76D5">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7DA756BE" w14:textId="68603F6F" w:rsidR="00E40B78" w:rsidRPr="00EC76D5" w:rsidRDefault="00E40B78" w:rsidP="00E40B78">
      <w:pPr>
        <w:pStyle w:val="Rubrik3"/>
      </w:pPr>
      <w:bookmarkStart w:id="319" w:name="_Toc481936196"/>
      <w:r w:rsidRPr="00EC76D5">
        <w:t>Bitwise Expression</w:t>
      </w:r>
      <w:bookmarkEnd w:id="319"/>
    </w:p>
    <w:p w14:paraId="17B79F7A" w14:textId="77777777" w:rsidR="00E40B78" w:rsidRPr="00EC76D5" w:rsidRDefault="00E40B78" w:rsidP="00E40B78">
      <w:r w:rsidRPr="00EC76D5">
        <w:t xml:space="preserve">Unlike the logical expressions in the previous section, the </w:t>
      </w:r>
      <w:r w:rsidRPr="00EC76D5">
        <w:rPr>
          <w:rStyle w:val="CodeInText"/>
        </w:rPr>
        <w:t>inclucise-or</w:t>
      </w:r>
      <w:r w:rsidRPr="00EC76D5">
        <w:t xml:space="preserve">, </w:t>
      </w:r>
      <w:r w:rsidRPr="00EC76D5">
        <w:rPr>
          <w:rStyle w:val="CodeInText"/>
        </w:rPr>
        <w:t>exclusive-or</w:t>
      </w:r>
      <w:r w:rsidRPr="00EC76D5">
        <w:t xml:space="preserve"> and </w:t>
      </w:r>
      <w:r w:rsidRPr="00EC76D5">
        <w:rPr>
          <w:rStyle w:val="CodeInText"/>
        </w:rPr>
        <w:t>and</w:t>
      </w:r>
      <w:r w:rsidRPr="00EC76D5">
        <w:t xml:space="preserve"> bitwise expression does not support lazy evaluation, which means that the right expressions is always evaluated regardless of the value of the left expression. Both the operands has to be integral and the result is integral.</w:t>
      </w:r>
    </w:p>
    <w:p w14:paraId="7A6DC6E3" w14:textId="03C60354" w:rsidR="00E40B78" w:rsidRPr="00EC76D5" w:rsidRDefault="002E67B8" w:rsidP="00E40B78">
      <w:pPr>
        <w:pStyle w:val="CodeHeader"/>
      </w:pPr>
      <w:r>
        <w:t>MainParser.gppg</w:t>
      </w:r>
    </w:p>
    <w:p w14:paraId="72CC7E42" w14:textId="4BBD4C68" w:rsidR="00C35F2D" w:rsidRPr="00EC76D5" w:rsidRDefault="003165F5" w:rsidP="00C35F2D">
      <w:pPr>
        <w:pStyle w:val="Code"/>
      </w:pPr>
      <w:r>
        <w:t>BITWISE_OR</w:t>
      </w:r>
      <w:r w:rsidR="00C35F2D" w:rsidRPr="00EC76D5">
        <w:t>_expression:</w:t>
      </w:r>
    </w:p>
    <w:p w14:paraId="2A14B08D" w14:textId="77777777" w:rsidR="00C35F2D" w:rsidRPr="00EC76D5" w:rsidRDefault="00C35F2D" w:rsidP="00C35F2D">
      <w:pPr>
        <w:pStyle w:val="Code"/>
      </w:pPr>
      <w:r w:rsidRPr="00EC76D5">
        <w:t xml:space="preserve">    bitwise_xor_expression {</w:t>
      </w:r>
    </w:p>
    <w:p w14:paraId="76C5CD63" w14:textId="77777777" w:rsidR="00C35F2D" w:rsidRPr="00EC76D5" w:rsidRDefault="00C35F2D" w:rsidP="00C35F2D">
      <w:pPr>
        <w:pStyle w:val="Code"/>
      </w:pPr>
      <w:r w:rsidRPr="00EC76D5">
        <w:t xml:space="preserve">      $$ = $1;</w:t>
      </w:r>
    </w:p>
    <w:p w14:paraId="1D6549B3" w14:textId="77777777" w:rsidR="00C35F2D" w:rsidRPr="00EC76D5" w:rsidRDefault="00C35F2D" w:rsidP="00C35F2D">
      <w:pPr>
        <w:pStyle w:val="Code"/>
      </w:pPr>
      <w:r w:rsidRPr="00EC76D5">
        <w:t xml:space="preserve">    }</w:t>
      </w:r>
    </w:p>
    <w:p w14:paraId="51C91FE2" w14:textId="36E84874" w:rsidR="00C35F2D" w:rsidRPr="00EC76D5" w:rsidRDefault="00C35F2D" w:rsidP="00C35F2D">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4FE396F7" w14:textId="77777777" w:rsidR="00C35F2D" w:rsidRPr="00EC76D5" w:rsidRDefault="00C35F2D" w:rsidP="00C35F2D">
      <w:pPr>
        <w:pStyle w:val="Code"/>
      </w:pPr>
      <w:r w:rsidRPr="00EC76D5">
        <w:t xml:space="preserve">      $$ = SyntaxTreeGenerator.generateBitwiseExpression</w:t>
      </w:r>
    </w:p>
    <w:p w14:paraId="2BD9025C" w14:textId="235119E9" w:rsidR="00C35F2D" w:rsidRPr="00EC76D5" w:rsidRDefault="00C35F2D" w:rsidP="00C35F2D">
      <w:pPr>
        <w:pStyle w:val="Code"/>
      </w:pPr>
      <w:r w:rsidRPr="00EC76D5">
        <w:t xml:space="preserve">                               (MiddleOperator.Bitwise</w:t>
      </w:r>
      <w:r w:rsidR="00414C74">
        <w:t>Or</w:t>
      </w:r>
      <w:r w:rsidRPr="00EC76D5">
        <w:t>, $1, $3);</w:t>
      </w:r>
    </w:p>
    <w:p w14:paraId="3F3C546B" w14:textId="77777777" w:rsidR="00C35F2D" w:rsidRPr="00EC76D5" w:rsidRDefault="00C35F2D" w:rsidP="00C35F2D">
      <w:pPr>
        <w:pStyle w:val="Code"/>
      </w:pPr>
      <w:r w:rsidRPr="00EC76D5">
        <w:t xml:space="preserve">    };</w:t>
      </w:r>
    </w:p>
    <w:p w14:paraId="087F7447" w14:textId="77777777" w:rsidR="00C35F2D" w:rsidRPr="00EC76D5" w:rsidRDefault="00C35F2D" w:rsidP="00C35F2D">
      <w:pPr>
        <w:pStyle w:val="Code"/>
      </w:pPr>
    </w:p>
    <w:p w14:paraId="1C9C6E62" w14:textId="77777777" w:rsidR="00C35F2D" w:rsidRPr="00EC76D5" w:rsidRDefault="00C35F2D" w:rsidP="00C35F2D">
      <w:pPr>
        <w:pStyle w:val="Code"/>
      </w:pPr>
      <w:r w:rsidRPr="00EC76D5">
        <w:t>bitwise_xor_expression:</w:t>
      </w:r>
    </w:p>
    <w:p w14:paraId="38436DFC" w14:textId="77777777" w:rsidR="00C35F2D" w:rsidRPr="00EC76D5" w:rsidRDefault="00C35F2D" w:rsidP="00C35F2D">
      <w:pPr>
        <w:pStyle w:val="Code"/>
      </w:pPr>
      <w:r w:rsidRPr="00EC76D5">
        <w:t xml:space="preserve">    bitwise_and_expression {</w:t>
      </w:r>
    </w:p>
    <w:p w14:paraId="0DDF21DC" w14:textId="77777777" w:rsidR="00C35F2D" w:rsidRPr="00EC76D5" w:rsidRDefault="00C35F2D" w:rsidP="00C35F2D">
      <w:pPr>
        <w:pStyle w:val="Code"/>
      </w:pPr>
      <w:r w:rsidRPr="00EC76D5">
        <w:t xml:space="preserve">      $$ = $1;</w:t>
      </w:r>
    </w:p>
    <w:p w14:paraId="4422A912" w14:textId="77777777" w:rsidR="00C35F2D" w:rsidRPr="00EC76D5" w:rsidRDefault="00C35F2D" w:rsidP="00C35F2D">
      <w:pPr>
        <w:pStyle w:val="Code"/>
      </w:pPr>
      <w:r w:rsidRPr="00EC76D5">
        <w:t xml:space="preserve">    }</w:t>
      </w:r>
    </w:p>
    <w:p w14:paraId="00BD0191" w14:textId="77777777" w:rsidR="00C35F2D" w:rsidRPr="00EC76D5" w:rsidRDefault="00C35F2D" w:rsidP="00C35F2D">
      <w:pPr>
        <w:pStyle w:val="Code"/>
      </w:pPr>
      <w:r w:rsidRPr="00EC76D5">
        <w:t xml:space="preserve">  | bitwise_xor_expression BITWISE_XOR bitwise_and_expression {</w:t>
      </w:r>
    </w:p>
    <w:p w14:paraId="0CB636B5" w14:textId="77777777" w:rsidR="00C35F2D" w:rsidRPr="00EC76D5" w:rsidRDefault="00C35F2D" w:rsidP="00C35F2D">
      <w:pPr>
        <w:pStyle w:val="Code"/>
      </w:pPr>
      <w:r w:rsidRPr="00EC76D5">
        <w:t xml:space="preserve">      $$ = SyntaxTreeGenerator.generateBitwiseExpression</w:t>
      </w:r>
    </w:p>
    <w:p w14:paraId="6DF1CBF9" w14:textId="7128E919" w:rsidR="00C35F2D" w:rsidRPr="00EC76D5" w:rsidRDefault="00C35F2D" w:rsidP="00C35F2D">
      <w:pPr>
        <w:pStyle w:val="Code"/>
      </w:pPr>
      <w:r w:rsidRPr="00EC76D5">
        <w:t xml:space="preserve">                               (MiddleOperator.BitwiseXOr, $1, $3);</w:t>
      </w:r>
    </w:p>
    <w:p w14:paraId="702B076A" w14:textId="77777777" w:rsidR="00C35F2D" w:rsidRPr="00EC76D5" w:rsidRDefault="00C35F2D" w:rsidP="00C35F2D">
      <w:pPr>
        <w:pStyle w:val="Code"/>
      </w:pPr>
      <w:r w:rsidRPr="00EC76D5">
        <w:t xml:space="preserve">    };</w:t>
      </w:r>
    </w:p>
    <w:p w14:paraId="3DC871E8" w14:textId="77777777" w:rsidR="00C35F2D" w:rsidRPr="00EC76D5" w:rsidRDefault="00C35F2D" w:rsidP="00C35F2D">
      <w:pPr>
        <w:pStyle w:val="Code"/>
      </w:pPr>
    </w:p>
    <w:p w14:paraId="4DC6A99F" w14:textId="77777777" w:rsidR="00C35F2D" w:rsidRPr="00EC76D5" w:rsidRDefault="00C35F2D" w:rsidP="00C35F2D">
      <w:pPr>
        <w:pStyle w:val="Code"/>
      </w:pPr>
      <w:r w:rsidRPr="00EC76D5">
        <w:t>bitwise_and_expression:</w:t>
      </w:r>
    </w:p>
    <w:p w14:paraId="59661885" w14:textId="77777777" w:rsidR="00C35F2D" w:rsidRPr="00EC76D5" w:rsidRDefault="00C35F2D" w:rsidP="00C35F2D">
      <w:pPr>
        <w:pStyle w:val="Code"/>
      </w:pPr>
      <w:r w:rsidRPr="00EC76D5">
        <w:t xml:space="preserve">    equality_expression {</w:t>
      </w:r>
    </w:p>
    <w:p w14:paraId="3CC78567" w14:textId="77777777" w:rsidR="00C35F2D" w:rsidRPr="00EC76D5" w:rsidRDefault="00C35F2D" w:rsidP="00C35F2D">
      <w:pPr>
        <w:pStyle w:val="Code"/>
      </w:pPr>
      <w:r w:rsidRPr="00EC76D5">
        <w:t xml:space="preserve">      $$ = $1;</w:t>
      </w:r>
    </w:p>
    <w:p w14:paraId="4D558726" w14:textId="77777777" w:rsidR="00C35F2D" w:rsidRPr="00EC76D5" w:rsidRDefault="00C35F2D" w:rsidP="00C35F2D">
      <w:pPr>
        <w:pStyle w:val="Code"/>
      </w:pPr>
      <w:r w:rsidRPr="00EC76D5">
        <w:t xml:space="preserve">    }</w:t>
      </w:r>
    </w:p>
    <w:p w14:paraId="652EA8A0" w14:textId="77777777" w:rsidR="00C35F2D" w:rsidRPr="00EC76D5" w:rsidRDefault="00C35F2D" w:rsidP="00C35F2D">
      <w:pPr>
        <w:pStyle w:val="Code"/>
      </w:pPr>
      <w:r w:rsidRPr="00EC76D5">
        <w:t xml:space="preserve">  | bitwise_and_expression AMPERSAND equality_expression {</w:t>
      </w:r>
    </w:p>
    <w:p w14:paraId="4D32DE4D" w14:textId="77777777" w:rsidR="00C35F2D" w:rsidRPr="00EC76D5" w:rsidRDefault="00C35F2D" w:rsidP="00C35F2D">
      <w:pPr>
        <w:pStyle w:val="Code"/>
      </w:pPr>
      <w:r w:rsidRPr="00EC76D5">
        <w:t xml:space="preserve">      $$ = SyntaxTreeGenerator.generateBitwiseExpression</w:t>
      </w:r>
    </w:p>
    <w:p w14:paraId="4A07EA93" w14:textId="0112016A" w:rsidR="00C35F2D" w:rsidRPr="00EC76D5" w:rsidRDefault="00C35F2D" w:rsidP="00C35F2D">
      <w:pPr>
        <w:pStyle w:val="Code"/>
      </w:pPr>
      <w:r w:rsidRPr="00EC76D5">
        <w:t xml:space="preserve">                               (MiddleOperator.BitwiseAnd, $1, $3);</w:t>
      </w:r>
    </w:p>
    <w:p w14:paraId="7CFEB94C" w14:textId="2CBEEB2F" w:rsidR="00C35F2D" w:rsidRPr="00EC76D5" w:rsidRDefault="00C35F2D" w:rsidP="00C35F2D">
      <w:pPr>
        <w:pStyle w:val="Code"/>
      </w:pPr>
      <w:r w:rsidRPr="00EC76D5">
        <w:lastRenderedPageBreak/>
        <w:t xml:space="preserve">    };</w:t>
      </w:r>
    </w:p>
    <w:p w14:paraId="19B70E8A" w14:textId="10153CDD" w:rsidR="00E40B78" w:rsidRPr="00EC76D5" w:rsidRDefault="009A5FF5" w:rsidP="00E40B78">
      <w:pPr>
        <w:pStyle w:val="CodeHeader"/>
      </w:pPr>
      <w:r w:rsidRPr="00EC76D5">
        <w:t>GenerateSyntaxTree.java</w:t>
      </w:r>
    </w:p>
    <w:p w14:paraId="2C7D943D" w14:textId="77777777" w:rsidR="0032483C" w:rsidRPr="00EC76D5" w:rsidRDefault="0032483C" w:rsidP="0032483C">
      <w:pPr>
        <w:pStyle w:val="Code"/>
      </w:pPr>
      <w:r w:rsidRPr="00EC76D5">
        <w:t xml:space="preserve">  public static SyntaxTree generateBitwiseNotExpression(SyntaxTree tree) {</w:t>
      </w:r>
    </w:p>
    <w:p w14:paraId="68ACA2C0" w14:textId="77777777" w:rsidR="0032483C" w:rsidRPr="00EC76D5" w:rsidRDefault="0032483C" w:rsidP="0032483C">
      <w:pPr>
        <w:pStyle w:val="Code"/>
      </w:pPr>
      <w:r w:rsidRPr="00EC76D5">
        <w:t xml:space="preserve">    tree = checkFunctionArrayStringLogicalExpression(tree);</w:t>
      </w:r>
    </w:p>
    <w:p w14:paraId="41ECA19A" w14:textId="77777777" w:rsidR="0032483C" w:rsidRPr="00EC76D5" w:rsidRDefault="0032483C" w:rsidP="0032483C">
      <w:pPr>
        <w:pStyle w:val="Code"/>
      </w:pPr>
      <w:r w:rsidRPr="00EC76D5">
        <w:t xml:space="preserve">    Type type = tree.getType();</w:t>
      </w:r>
    </w:p>
    <w:p w14:paraId="2E006278" w14:textId="77777777" w:rsidR="0032483C" w:rsidRPr="00EC76D5" w:rsidRDefault="0032483C" w:rsidP="0032483C">
      <w:pPr>
        <w:pStyle w:val="Code"/>
      </w:pPr>
      <w:r w:rsidRPr="00EC76D5">
        <w:t xml:space="preserve">    Assert.error(type.isIntegralOrPointer(), type,</w:t>
      </w:r>
    </w:p>
    <w:p w14:paraId="5FCE610C" w14:textId="77777777" w:rsidR="0032483C" w:rsidRPr="00EC76D5" w:rsidRDefault="0032483C" w:rsidP="0032483C">
      <w:pPr>
        <w:pStyle w:val="Code"/>
      </w:pPr>
      <w:r w:rsidRPr="00EC76D5">
        <w:t xml:space="preserve">                 "not allowed in bitwise not expression");</w:t>
      </w:r>
    </w:p>
    <w:p w14:paraId="0B6DDFD5" w14:textId="77777777" w:rsidR="0032483C" w:rsidRPr="00EC76D5" w:rsidRDefault="0032483C" w:rsidP="0032483C">
      <w:pPr>
        <w:pStyle w:val="Code"/>
      </w:pPr>
      <w:r w:rsidRPr="00EC76D5">
        <w:t xml:space="preserve">    return generateUnaryTree(MiddleOperator.BitwiseNot, type, tree);</w:t>
      </w:r>
    </w:p>
    <w:p w14:paraId="2D4BC6D9" w14:textId="11309306" w:rsidR="00E40B78" w:rsidRPr="00EC76D5" w:rsidRDefault="0032483C" w:rsidP="0032483C">
      <w:pPr>
        <w:pStyle w:val="Code"/>
      </w:pPr>
      <w:r w:rsidRPr="00EC76D5">
        <w:t xml:space="preserve">  }</w:t>
      </w:r>
    </w:p>
    <w:p w14:paraId="4F184C4C" w14:textId="676AA228" w:rsidR="00E40B78" w:rsidRPr="00EC76D5" w:rsidRDefault="00E40B78" w:rsidP="00E40B78">
      <w:pPr>
        <w:pStyle w:val="Rubrik3"/>
      </w:pPr>
      <w:bookmarkStart w:id="320" w:name="_Toc481936197"/>
      <w:r w:rsidRPr="00EC76D5">
        <w:t>Equality Expressions</w:t>
      </w:r>
      <w:bookmarkEnd w:id="320"/>
    </w:p>
    <w:p w14:paraId="7233D4CD" w14:textId="183FEF8A" w:rsidR="00E40B78" w:rsidRPr="00EC76D5" w:rsidRDefault="00E40B78" w:rsidP="00E40B78">
      <w:r w:rsidRPr="00EC76D5">
        <w:t xml:space="preserve">All types except structs or unions can be compared with equal (==) and not equal (!=) operator. All arithmetic values can be compared and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is applied.</w:t>
      </w:r>
    </w:p>
    <w:p w14:paraId="4977AA78" w14:textId="19FB8A06" w:rsidR="00E40B78" w:rsidRPr="00EC76D5" w:rsidRDefault="002E67B8" w:rsidP="00E40B78">
      <w:pPr>
        <w:pStyle w:val="CodeHeader"/>
      </w:pPr>
      <w:r>
        <w:t>MainParser.gppg</w:t>
      </w:r>
    </w:p>
    <w:p w14:paraId="6D46FB72" w14:textId="77777777" w:rsidR="00E1148C" w:rsidRPr="00EC76D5" w:rsidRDefault="00E1148C" w:rsidP="00E1148C">
      <w:pPr>
        <w:pStyle w:val="Code"/>
      </w:pPr>
      <w:r w:rsidRPr="00EC76D5">
        <w:t>equality_expression:</w:t>
      </w:r>
    </w:p>
    <w:p w14:paraId="5729448A" w14:textId="77777777" w:rsidR="00E1148C" w:rsidRPr="00EC76D5" w:rsidRDefault="00E1148C" w:rsidP="00E1148C">
      <w:pPr>
        <w:pStyle w:val="Code"/>
      </w:pPr>
      <w:r w:rsidRPr="00EC76D5">
        <w:t xml:space="preserve">    relation_expression {</w:t>
      </w:r>
    </w:p>
    <w:p w14:paraId="65375359" w14:textId="77777777" w:rsidR="00E1148C" w:rsidRPr="00EC76D5" w:rsidRDefault="00E1148C" w:rsidP="00E1148C">
      <w:pPr>
        <w:pStyle w:val="Code"/>
      </w:pPr>
      <w:r w:rsidRPr="00EC76D5">
        <w:t xml:space="preserve">      $$ = $1;</w:t>
      </w:r>
    </w:p>
    <w:p w14:paraId="168568C8" w14:textId="77777777" w:rsidR="00E1148C" w:rsidRPr="00EC76D5" w:rsidRDefault="00E1148C" w:rsidP="00E1148C">
      <w:pPr>
        <w:pStyle w:val="Code"/>
      </w:pPr>
      <w:r w:rsidRPr="00EC76D5">
        <w:t xml:space="preserve">    }</w:t>
      </w:r>
    </w:p>
    <w:p w14:paraId="17118644" w14:textId="77777777" w:rsidR="00E1148C" w:rsidRPr="00EC76D5" w:rsidRDefault="00E1148C" w:rsidP="00E1148C">
      <w:pPr>
        <w:pStyle w:val="Code"/>
      </w:pPr>
      <w:r w:rsidRPr="00EC76D5">
        <w:t xml:space="preserve">  | equality_expression equality_operator relation_expression {</w:t>
      </w:r>
    </w:p>
    <w:p w14:paraId="1658AEBB" w14:textId="77777777" w:rsidR="00E1148C" w:rsidRPr="00EC76D5" w:rsidRDefault="00E1148C" w:rsidP="00E1148C">
      <w:pPr>
        <w:pStyle w:val="Code"/>
      </w:pPr>
      <w:r w:rsidRPr="00EC76D5">
        <w:t xml:space="preserve">      $$ = SyntaxTreeGenerator.generateEqualityExpression($2, $1, $3);</w:t>
      </w:r>
    </w:p>
    <w:p w14:paraId="6333EF1C" w14:textId="77777777" w:rsidR="00E1148C" w:rsidRPr="00EC76D5" w:rsidRDefault="00E1148C" w:rsidP="00E1148C">
      <w:pPr>
        <w:pStyle w:val="Code"/>
      </w:pPr>
      <w:r w:rsidRPr="00EC76D5">
        <w:t xml:space="preserve">    };</w:t>
      </w:r>
    </w:p>
    <w:p w14:paraId="5A68E155" w14:textId="77777777" w:rsidR="00E1148C" w:rsidRPr="00EC76D5" w:rsidRDefault="00E1148C" w:rsidP="00E1148C">
      <w:pPr>
        <w:pStyle w:val="Code"/>
      </w:pPr>
    </w:p>
    <w:p w14:paraId="049963C2" w14:textId="77777777" w:rsidR="00E1148C" w:rsidRPr="00EC76D5" w:rsidRDefault="00E1148C" w:rsidP="00E1148C">
      <w:pPr>
        <w:pStyle w:val="Code"/>
      </w:pPr>
      <w:r w:rsidRPr="00EC76D5">
        <w:t>equality_operator:</w:t>
      </w:r>
    </w:p>
    <w:p w14:paraId="0B94AFD8" w14:textId="77777777" w:rsidR="00E1148C" w:rsidRPr="00EC76D5" w:rsidRDefault="00E1148C" w:rsidP="00E1148C">
      <w:pPr>
        <w:pStyle w:val="Code"/>
      </w:pPr>
      <w:r w:rsidRPr="00EC76D5">
        <w:t xml:space="preserve">    EQUAL     { $$ = MiddleOperator.Equal;    }</w:t>
      </w:r>
    </w:p>
    <w:p w14:paraId="2FA4B8E2" w14:textId="77777777" w:rsidR="00E1148C" w:rsidRPr="00EC76D5" w:rsidRDefault="00E1148C" w:rsidP="00E1148C">
      <w:pPr>
        <w:pStyle w:val="Code"/>
        <w:rPr>
          <w:b/>
        </w:rPr>
      </w:pPr>
      <w:r w:rsidRPr="00EC76D5">
        <w:t xml:space="preserve">  | NOT_EQUAL { $$ = MiddleOperator.NotEqual; };</w:t>
      </w:r>
    </w:p>
    <w:p w14:paraId="64A207EE" w14:textId="1906A997" w:rsidR="00E40B78" w:rsidRPr="00EC76D5" w:rsidRDefault="009A5FF5" w:rsidP="00E1148C">
      <w:pPr>
        <w:pStyle w:val="CodeHeader"/>
      </w:pPr>
      <w:r w:rsidRPr="00EC76D5">
        <w:t>GenerateSyntaxTree.java</w:t>
      </w:r>
    </w:p>
    <w:p w14:paraId="17521061" w14:textId="77777777" w:rsidR="00047B2C" w:rsidRPr="00EC76D5" w:rsidRDefault="00047B2C" w:rsidP="00047B2C">
      <w:pPr>
        <w:pStyle w:val="Code"/>
      </w:pPr>
      <w:r w:rsidRPr="00EC76D5">
        <w:t xml:space="preserve">  public static SyntaxTree generateEqualityExpression(MiddleOperator operator,</w:t>
      </w:r>
    </w:p>
    <w:p w14:paraId="424B1422" w14:textId="77777777" w:rsidR="00047B2C" w:rsidRPr="00EC76D5" w:rsidRDefault="00047B2C" w:rsidP="00047B2C">
      <w:pPr>
        <w:pStyle w:val="Code"/>
      </w:pPr>
      <w:r w:rsidRPr="00EC76D5">
        <w:t xml:space="preserve">                                 SyntaxTree leftTree, SyntaxTree rightTree) {</w:t>
      </w:r>
    </w:p>
    <w:p w14:paraId="55502D59" w14:textId="77777777" w:rsidR="00047B2C" w:rsidRPr="00EC76D5" w:rsidRDefault="00047B2C" w:rsidP="00047B2C">
      <w:pPr>
        <w:pStyle w:val="Code"/>
      </w:pPr>
      <w:r w:rsidRPr="00EC76D5">
        <w:t xml:space="preserve">    leftTree = checkFunctionArrayStringLogicalExpression(leftTree);</w:t>
      </w:r>
    </w:p>
    <w:p w14:paraId="7FE896BB" w14:textId="77777777" w:rsidR="00047B2C" w:rsidRPr="00EC76D5" w:rsidRDefault="00047B2C" w:rsidP="00047B2C">
      <w:pPr>
        <w:pStyle w:val="Code"/>
      </w:pPr>
      <w:r w:rsidRPr="00EC76D5">
        <w:t xml:space="preserve">    rightTree = checkFunctionArrayStringLogicalExpression(rightTree);</w:t>
      </w:r>
    </w:p>
    <w:p w14:paraId="18EB7740" w14:textId="77777777" w:rsidR="00047B2C" w:rsidRPr="00EC76D5" w:rsidRDefault="00047B2C" w:rsidP="00047B2C">
      <w:pPr>
        <w:pStyle w:val="Code"/>
      </w:pPr>
      <w:r w:rsidRPr="00EC76D5">
        <w:t xml:space="preserve">    </w:t>
      </w:r>
    </w:p>
    <w:p w14:paraId="1C4A9AB5" w14:textId="77777777" w:rsidR="00047B2C" w:rsidRPr="00EC76D5" w:rsidRDefault="00047B2C" w:rsidP="00047B2C">
      <w:pPr>
        <w:pStyle w:val="Code"/>
      </w:pPr>
      <w:r w:rsidRPr="00EC76D5">
        <w:t xml:space="preserve">    Type leftType = leftTree.getType(),</w:t>
      </w:r>
    </w:p>
    <w:p w14:paraId="751DDE07" w14:textId="77777777" w:rsidR="00047B2C" w:rsidRPr="00EC76D5" w:rsidRDefault="00047B2C" w:rsidP="00047B2C">
      <w:pPr>
        <w:pStyle w:val="Code"/>
      </w:pPr>
      <w:r w:rsidRPr="00EC76D5">
        <w:t xml:space="preserve">         rightType = rightTree.getType();</w:t>
      </w:r>
    </w:p>
    <w:p w14:paraId="15DBAF4D" w14:textId="77777777" w:rsidR="00047B2C" w:rsidRPr="00EC76D5" w:rsidRDefault="00047B2C" w:rsidP="00047B2C">
      <w:pPr>
        <w:pStyle w:val="Code"/>
      </w:pPr>
    </w:p>
    <w:p w14:paraId="501B98DA" w14:textId="77777777" w:rsidR="00047B2C" w:rsidRPr="00EC76D5" w:rsidRDefault="00047B2C" w:rsidP="00047B2C">
      <w:pPr>
        <w:pStyle w:val="Code"/>
      </w:pPr>
      <w:r w:rsidRPr="00EC76D5">
        <w:t xml:space="preserve">    Assert.error(leftType.isArithmeticOrPointer() ||</w:t>
      </w:r>
    </w:p>
    <w:p w14:paraId="27E0E116" w14:textId="75C65A3A" w:rsidR="00047B2C" w:rsidRPr="00EC76D5" w:rsidRDefault="00047B2C" w:rsidP="00047B2C">
      <w:pPr>
        <w:pStyle w:val="Code"/>
      </w:pPr>
      <w:r w:rsidRPr="00EC76D5">
        <w:t xml:space="preserve">                 leftType.isStructOrUnion(), leftType,</w:t>
      </w:r>
    </w:p>
    <w:p w14:paraId="7927C0BC" w14:textId="77777777" w:rsidR="00047B2C" w:rsidRPr="00EC76D5" w:rsidRDefault="00047B2C" w:rsidP="00047B2C">
      <w:pPr>
        <w:pStyle w:val="Code"/>
      </w:pPr>
      <w:r w:rsidRPr="00EC76D5">
        <w:t xml:space="preserve">                 "not allowed in relation expression");</w:t>
      </w:r>
    </w:p>
    <w:p w14:paraId="36036D7E" w14:textId="77777777" w:rsidR="00047B2C" w:rsidRPr="00EC76D5" w:rsidRDefault="00047B2C" w:rsidP="00047B2C">
      <w:pPr>
        <w:pStyle w:val="Code"/>
      </w:pPr>
      <w:r w:rsidRPr="00EC76D5">
        <w:t xml:space="preserve">    Assert.error(rightType.isArithmeticOrPointer() ||</w:t>
      </w:r>
    </w:p>
    <w:p w14:paraId="0519F1E6" w14:textId="1EE4EBBF" w:rsidR="00047B2C" w:rsidRPr="00EC76D5" w:rsidRDefault="00047B2C" w:rsidP="00047B2C">
      <w:pPr>
        <w:pStyle w:val="Code"/>
      </w:pPr>
      <w:r w:rsidRPr="00EC76D5">
        <w:t xml:space="preserve">                 leftType.isStructOrUnion(), rightType,</w:t>
      </w:r>
    </w:p>
    <w:p w14:paraId="4F61B2EF" w14:textId="77777777" w:rsidR="00047B2C" w:rsidRPr="00EC76D5" w:rsidRDefault="00047B2C" w:rsidP="00047B2C">
      <w:pPr>
        <w:pStyle w:val="Code"/>
      </w:pPr>
      <w:r w:rsidRPr="00EC76D5">
        <w:t xml:space="preserve">                 "not allowed in relation expression");</w:t>
      </w:r>
    </w:p>
    <w:p w14:paraId="721A655F" w14:textId="77777777" w:rsidR="00047B2C" w:rsidRPr="00EC76D5" w:rsidRDefault="00047B2C" w:rsidP="00047B2C">
      <w:pPr>
        <w:pStyle w:val="Code"/>
      </w:pPr>
      <w:r w:rsidRPr="00EC76D5">
        <w:t xml:space="preserve">    </w:t>
      </w:r>
    </w:p>
    <w:p w14:paraId="79AFD296" w14:textId="77777777" w:rsidR="00047B2C" w:rsidRPr="00EC76D5" w:rsidRDefault="00047B2C" w:rsidP="00047B2C">
      <w:pPr>
        <w:pStyle w:val="Code"/>
      </w:pPr>
      <w:r w:rsidRPr="00EC76D5">
        <w:t xml:space="preserve">    Type maxType = TypeCast.maxType(leftType, rightType);</w:t>
      </w:r>
    </w:p>
    <w:p w14:paraId="692EC60B" w14:textId="77777777" w:rsidR="00047B2C" w:rsidRPr="00EC76D5" w:rsidRDefault="00047B2C" w:rsidP="00047B2C">
      <w:pPr>
        <w:pStyle w:val="Code"/>
      </w:pPr>
      <w:r w:rsidRPr="00EC76D5">
        <w:t xml:space="preserve">    leftTree = TypeCast.implicitCast(leftTree, maxType);</w:t>
      </w:r>
    </w:p>
    <w:p w14:paraId="42707015" w14:textId="77777777" w:rsidR="00047B2C" w:rsidRPr="00EC76D5" w:rsidRDefault="00047B2C" w:rsidP="00047B2C">
      <w:pPr>
        <w:pStyle w:val="Code"/>
      </w:pPr>
      <w:r w:rsidRPr="00EC76D5">
        <w:t xml:space="preserve">    rightTree = TypeCast.implicitCast(rightTree, maxType);</w:t>
      </w:r>
    </w:p>
    <w:p w14:paraId="6E88B888" w14:textId="77777777" w:rsidR="00047B2C" w:rsidRPr="00EC76D5" w:rsidRDefault="00047B2C" w:rsidP="00047B2C">
      <w:pPr>
        <w:pStyle w:val="Code"/>
      </w:pPr>
    </w:p>
    <w:p w14:paraId="363E9E70" w14:textId="77777777" w:rsidR="00047B2C" w:rsidRPr="00EC76D5" w:rsidRDefault="00047B2C" w:rsidP="00047B2C">
      <w:pPr>
        <w:pStyle w:val="Code"/>
      </w:pPr>
      <w:r w:rsidRPr="00EC76D5">
        <w:t xml:space="preserve">    return generateBinaryTree(operator, Type.LogicalType,</w:t>
      </w:r>
    </w:p>
    <w:p w14:paraId="0E1C309F" w14:textId="00EDEE6E" w:rsidR="00047B2C" w:rsidRPr="00EC76D5" w:rsidRDefault="00047B2C" w:rsidP="00047B2C">
      <w:pPr>
        <w:pStyle w:val="Code"/>
      </w:pPr>
      <w:r w:rsidRPr="00EC76D5">
        <w:t xml:space="preserve">                              leftTree, rightTree);</w:t>
      </w:r>
    </w:p>
    <w:p w14:paraId="15F2E579" w14:textId="6A81F6EF" w:rsidR="00E40B78" w:rsidRPr="00EC76D5" w:rsidRDefault="00047B2C" w:rsidP="00047B2C">
      <w:pPr>
        <w:pStyle w:val="Code"/>
      </w:pPr>
      <w:r w:rsidRPr="00EC76D5">
        <w:t xml:space="preserve">  }</w:t>
      </w:r>
    </w:p>
    <w:p w14:paraId="225A1426" w14:textId="40ED72E3" w:rsidR="00E40B78" w:rsidRPr="00EC76D5" w:rsidRDefault="00E40B78" w:rsidP="00E40B78">
      <w:pPr>
        <w:pStyle w:val="Rubrik3"/>
      </w:pPr>
      <w:bookmarkStart w:id="321" w:name="_Toc481936198"/>
      <w:r w:rsidRPr="00EC76D5">
        <w:t>Relation Expressions</w:t>
      </w:r>
      <w:bookmarkEnd w:id="321"/>
    </w:p>
    <w:p w14:paraId="74C3AA54" w14:textId="77777777" w:rsidR="00E40B78" w:rsidRPr="00EC76D5" w:rsidRDefault="00E40B78" w:rsidP="00E40B78">
      <w:r w:rsidRPr="00EC76D5">
        <w:t>All arithmetic and pointer types can be compared with relation operators.</w:t>
      </w:r>
    </w:p>
    <w:p w14:paraId="116A3F05" w14:textId="05D78614" w:rsidR="00E40B78" w:rsidRPr="00EC76D5" w:rsidRDefault="002E67B8" w:rsidP="00E40B78">
      <w:pPr>
        <w:pStyle w:val="CodeHeader"/>
      </w:pPr>
      <w:r>
        <w:t>MainParser.gppg</w:t>
      </w:r>
    </w:p>
    <w:p w14:paraId="2E996EBF" w14:textId="77777777" w:rsidR="009F769A" w:rsidRPr="00EC76D5" w:rsidRDefault="009F769A" w:rsidP="009F769A">
      <w:pPr>
        <w:pStyle w:val="Code"/>
      </w:pPr>
      <w:r w:rsidRPr="00EC76D5">
        <w:lastRenderedPageBreak/>
        <w:t>relation_expression:</w:t>
      </w:r>
    </w:p>
    <w:p w14:paraId="4F3A6DCD" w14:textId="77777777" w:rsidR="009F769A" w:rsidRPr="00EC76D5" w:rsidRDefault="009F769A" w:rsidP="009F769A">
      <w:pPr>
        <w:pStyle w:val="Code"/>
      </w:pPr>
      <w:r w:rsidRPr="00EC76D5">
        <w:t xml:space="preserve">    shift_expression {</w:t>
      </w:r>
    </w:p>
    <w:p w14:paraId="0F933834" w14:textId="77777777" w:rsidR="009F769A" w:rsidRPr="00EC76D5" w:rsidRDefault="009F769A" w:rsidP="009F769A">
      <w:pPr>
        <w:pStyle w:val="Code"/>
      </w:pPr>
      <w:r w:rsidRPr="00EC76D5">
        <w:t xml:space="preserve">      $$ = $1;</w:t>
      </w:r>
    </w:p>
    <w:p w14:paraId="1DDFD77E" w14:textId="77777777" w:rsidR="009F769A" w:rsidRPr="00EC76D5" w:rsidRDefault="009F769A" w:rsidP="009F769A">
      <w:pPr>
        <w:pStyle w:val="Code"/>
      </w:pPr>
      <w:r w:rsidRPr="00EC76D5">
        <w:t xml:space="preserve">    }</w:t>
      </w:r>
    </w:p>
    <w:p w14:paraId="2F5AC3E2" w14:textId="77777777" w:rsidR="009F769A" w:rsidRPr="00EC76D5" w:rsidRDefault="009F769A" w:rsidP="009F769A">
      <w:pPr>
        <w:pStyle w:val="Code"/>
      </w:pPr>
      <w:r w:rsidRPr="00EC76D5">
        <w:t xml:space="preserve">  | relation_expression relation_operator shift_expression {</w:t>
      </w:r>
    </w:p>
    <w:p w14:paraId="4819770A" w14:textId="77777777" w:rsidR="009F769A" w:rsidRPr="00EC76D5" w:rsidRDefault="009F769A" w:rsidP="009F769A">
      <w:pPr>
        <w:pStyle w:val="Code"/>
      </w:pPr>
      <w:r w:rsidRPr="00EC76D5">
        <w:t xml:space="preserve">      $$ = SyntaxTreeGenerator.generateRelationalExpression($2, $1, $3);      </w:t>
      </w:r>
    </w:p>
    <w:p w14:paraId="13F88E7B" w14:textId="77777777" w:rsidR="009F769A" w:rsidRPr="00EC76D5" w:rsidRDefault="009F769A" w:rsidP="009F769A">
      <w:pPr>
        <w:pStyle w:val="Code"/>
      </w:pPr>
      <w:r w:rsidRPr="00EC76D5">
        <w:t xml:space="preserve">    };</w:t>
      </w:r>
    </w:p>
    <w:p w14:paraId="417EC1FA" w14:textId="77777777" w:rsidR="009F769A" w:rsidRPr="00EC76D5" w:rsidRDefault="009F769A" w:rsidP="009F769A">
      <w:pPr>
        <w:pStyle w:val="Code"/>
      </w:pPr>
    </w:p>
    <w:p w14:paraId="36E45DA0" w14:textId="77777777" w:rsidR="009F769A" w:rsidRPr="00EC76D5" w:rsidRDefault="009F769A" w:rsidP="009F769A">
      <w:pPr>
        <w:pStyle w:val="Code"/>
      </w:pPr>
      <w:r w:rsidRPr="00EC76D5">
        <w:t>relation_operator:</w:t>
      </w:r>
    </w:p>
    <w:p w14:paraId="71E899BD" w14:textId="77777777" w:rsidR="009F769A" w:rsidRPr="00EC76D5" w:rsidRDefault="009F769A" w:rsidP="009F769A">
      <w:pPr>
        <w:pStyle w:val="Code"/>
      </w:pPr>
      <w:r w:rsidRPr="00EC76D5">
        <w:t xml:space="preserve">    LESS_THAN          { $$ = MiddleOperator.LessThan;         }</w:t>
      </w:r>
    </w:p>
    <w:p w14:paraId="035EE6F8" w14:textId="77777777" w:rsidR="009F769A" w:rsidRPr="00EC76D5" w:rsidRDefault="009F769A" w:rsidP="009F769A">
      <w:pPr>
        <w:pStyle w:val="Code"/>
      </w:pPr>
      <w:r w:rsidRPr="00EC76D5">
        <w:t xml:space="preserve">  | LESS_THAN_EQUAL    { $$ = MiddleOperator.LessThanEqual;    }</w:t>
      </w:r>
    </w:p>
    <w:p w14:paraId="6ACF5C95" w14:textId="77777777" w:rsidR="009F769A" w:rsidRPr="00EC76D5" w:rsidRDefault="009F769A" w:rsidP="009F769A">
      <w:pPr>
        <w:pStyle w:val="Code"/>
      </w:pPr>
      <w:r w:rsidRPr="00EC76D5">
        <w:t xml:space="preserve">  | GREATER_THAN       { $$ = MiddleOperator.GreaterThan;      }</w:t>
      </w:r>
    </w:p>
    <w:p w14:paraId="1383A517" w14:textId="301FAB94" w:rsidR="00E40B78" w:rsidRPr="00EC76D5" w:rsidRDefault="009F769A" w:rsidP="009F769A">
      <w:pPr>
        <w:pStyle w:val="Code"/>
      </w:pPr>
      <w:r w:rsidRPr="00EC76D5">
        <w:t xml:space="preserve">  | GREATER_THAN_EQUAL { $$ = MiddleOperator.GreaterThanEqual; };</w:t>
      </w:r>
    </w:p>
    <w:p w14:paraId="3C611495" w14:textId="2548E464" w:rsidR="00E40B78" w:rsidRPr="00EC76D5" w:rsidRDefault="009A5FF5" w:rsidP="00E40B78">
      <w:pPr>
        <w:pStyle w:val="CodeHeader"/>
      </w:pPr>
      <w:r w:rsidRPr="00EC76D5">
        <w:t>GenerateSyntaxTree.java</w:t>
      </w:r>
    </w:p>
    <w:p w14:paraId="03C88D0C" w14:textId="77777777" w:rsidR="00D94C74" w:rsidRPr="00EC76D5" w:rsidRDefault="009F769A" w:rsidP="009F769A">
      <w:pPr>
        <w:pStyle w:val="Code"/>
      </w:pPr>
      <w:r w:rsidRPr="00EC76D5">
        <w:t xml:space="preserve">  public static SyntaxTree generateRelationalExpression</w:t>
      </w:r>
    </w:p>
    <w:p w14:paraId="32E944F6" w14:textId="4727817F" w:rsidR="009F769A" w:rsidRPr="00EC76D5" w:rsidRDefault="00D94C74" w:rsidP="009F769A">
      <w:pPr>
        <w:pStyle w:val="Code"/>
      </w:pPr>
      <w:r w:rsidRPr="00EC76D5">
        <w:t xml:space="preserve">                             </w:t>
      </w:r>
      <w:r w:rsidR="009F769A" w:rsidRPr="00EC76D5">
        <w:t>(MiddleOperator operator,</w:t>
      </w:r>
    </w:p>
    <w:p w14:paraId="3A075DCB" w14:textId="62DFD3F4" w:rsidR="009F769A" w:rsidRPr="00EC76D5" w:rsidRDefault="009F769A" w:rsidP="009F769A">
      <w:pPr>
        <w:pStyle w:val="Code"/>
      </w:pPr>
      <w:r w:rsidRPr="00EC76D5">
        <w:t xml:space="preserve">                              SyntaxTree leftTree, SyntaxTree rightTree) {</w:t>
      </w:r>
    </w:p>
    <w:p w14:paraId="47A61913" w14:textId="3FD324E3" w:rsidR="009F769A" w:rsidRPr="00EC76D5" w:rsidRDefault="00D94C74" w:rsidP="009F769A">
      <w:pPr>
        <w:pStyle w:val="Code"/>
      </w:pPr>
      <w:r w:rsidRPr="00EC76D5">
        <w:t xml:space="preserve"> </w:t>
      </w:r>
      <w:r w:rsidR="009F769A" w:rsidRPr="00EC76D5">
        <w:t xml:space="preserve">   leftTree = checkFunctionArrayStringLogicalExpression(leftTree);</w:t>
      </w:r>
    </w:p>
    <w:p w14:paraId="4A1CD00F" w14:textId="77777777" w:rsidR="009F769A" w:rsidRPr="00EC76D5" w:rsidRDefault="009F769A" w:rsidP="009F769A">
      <w:pPr>
        <w:pStyle w:val="Code"/>
      </w:pPr>
      <w:r w:rsidRPr="00EC76D5">
        <w:t xml:space="preserve">    rightTree = checkFunctionArrayStringLogicalExpression(rightTree);</w:t>
      </w:r>
    </w:p>
    <w:p w14:paraId="4E66A757" w14:textId="77777777" w:rsidR="009F769A" w:rsidRPr="00EC76D5" w:rsidRDefault="009F769A" w:rsidP="009F769A">
      <w:pPr>
        <w:pStyle w:val="Code"/>
      </w:pPr>
      <w:r w:rsidRPr="00EC76D5">
        <w:t xml:space="preserve">    </w:t>
      </w:r>
    </w:p>
    <w:p w14:paraId="532E90EB" w14:textId="77777777" w:rsidR="009F769A" w:rsidRPr="00EC76D5" w:rsidRDefault="009F769A" w:rsidP="009F769A">
      <w:pPr>
        <w:pStyle w:val="Code"/>
      </w:pPr>
      <w:r w:rsidRPr="00EC76D5">
        <w:t xml:space="preserve">    Type leftType = leftTree.getType(),</w:t>
      </w:r>
    </w:p>
    <w:p w14:paraId="3C7A58D2" w14:textId="77777777" w:rsidR="009F769A" w:rsidRPr="00EC76D5" w:rsidRDefault="009F769A" w:rsidP="009F769A">
      <w:pPr>
        <w:pStyle w:val="Code"/>
      </w:pPr>
      <w:r w:rsidRPr="00EC76D5">
        <w:t xml:space="preserve">         rightType = rightTree.getType();</w:t>
      </w:r>
    </w:p>
    <w:p w14:paraId="3CAE34C6" w14:textId="77777777" w:rsidR="009F769A" w:rsidRPr="00EC76D5" w:rsidRDefault="009F769A" w:rsidP="009F769A">
      <w:pPr>
        <w:pStyle w:val="Code"/>
      </w:pPr>
    </w:p>
    <w:p w14:paraId="022B6A86" w14:textId="77777777" w:rsidR="009F769A" w:rsidRPr="00EC76D5" w:rsidRDefault="009F769A" w:rsidP="009F769A">
      <w:pPr>
        <w:pStyle w:val="Code"/>
      </w:pPr>
      <w:r w:rsidRPr="00EC76D5">
        <w:t xml:space="preserve">    Assert.error(leftType.isArithmeticOrPointer(), leftType,</w:t>
      </w:r>
    </w:p>
    <w:p w14:paraId="56A23AF2" w14:textId="77777777" w:rsidR="009F769A" w:rsidRPr="00EC76D5" w:rsidRDefault="009F769A" w:rsidP="009F769A">
      <w:pPr>
        <w:pStyle w:val="Code"/>
      </w:pPr>
      <w:r w:rsidRPr="00EC76D5">
        <w:t xml:space="preserve">                 "not allowed in relation expression");</w:t>
      </w:r>
    </w:p>
    <w:p w14:paraId="28BC2C76" w14:textId="77777777" w:rsidR="009F769A" w:rsidRPr="00EC76D5" w:rsidRDefault="009F769A" w:rsidP="009F769A">
      <w:pPr>
        <w:pStyle w:val="Code"/>
      </w:pPr>
      <w:r w:rsidRPr="00EC76D5">
        <w:t xml:space="preserve">    Assert.error(rightType.isArithmeticOrPointer(), rightType,</w:t>
      </w:r>
    </w:p>
    <w:p w14:paraId="56026D7A" w14:textId="77777777" w:rsidR="009F769A" w:rsidRPr="00EC76D5" w:rsidRDefault="009F769A" w:rsidP="009F769A">
      <w:pPr>
        <w:pStyle w:val="Code"/>
      </w:pPr>
      <w:r w:rsidRPr="00EC76D5">
        <w:t xml:space="preserve">                 "not allowed in relation expression");</w:t>
      </w:r>
    </w:p>
    <w:p w14:paraId="362ECD85" w14:textId="77777777" w:rsidR="009F769A" w:rsidRPr="00EC76D5" w:rsidRDefault="009F769A" w:rsidP="009F769A">
      <w:pPr>
        <w:pStyle w:val="Code"/>
      </w:pPr>
      <w:r w:rsidRPr="00EC76D5">
        <w:t xml:space="preserve">    </w:t>
      </w:r>
    </w:p>
    <w:p w14:paraId="3C8F25E2" w14:textId="77777777" w:rsidR="009F769A" w:rsidRPr="00EC76D5" w:rsidRDefault="009F769A" w:rsidP="009F769A">
      <w:pPr>
        <w:pStyle w:val="Code"/>
      </w:pPr>
      <w:r w:rsidRPr="00EC76D5">
        <w:t xml:space="preserve">    Type maxType = TypeCast.maxType(leftType, rightType);</w:t>
      </w:r>
    </w:p>
    <w:p w14:paraId="5AAD1C47" w14:textId="77777777" w:rsidR="009F769A" w:rsidRPr="00EC76D5" w:rsidRDefault="009F769A" w:rsidP="009F769A">
      <w:pPr>
        <w:pStyle w:val="Code"/>
      </w:pPr>
      <w:r w:rsidRPr="00EC76D5">
        <w:t xml:space="preserve">    leftTree = TypeCast.implicitCast(leftTree, maxType);</w:t>
      </w:r>
    </w:p>
    <w:p w14:paraId="3E22AD14" w14:textId="77777777" w:rsidR="009F769A" w:rsidRPr="00EC76D5" w:rsidRDefault="009F769A" w:rsidP="009F769A">
      <w:pPr>
        <w:pStyle w:val="Code"/>
      </w:pPr>
      <w:r w:rsidRPr="00EC76D5">
        <w:t xml:space="preserve">    rightTree = TypeCast.implicitCast(rightTree, maxType);</w:t>
      </w:r>
    </w:p>
    <w:p w14:paraId="5356B793" w14:textId="77777777" w:rsidR="009F769A" w:rsidRPr="00EC76D5" w:rsidRDefault="009F769A" w:rsidP="009F769A">
      <w:pPr>
        <w:pStyle w:val="Code"/>
      </w:pPr>
    </w:p>
    <w:p w14:paraId="7F3372FD" w14:textId="77777777" w:rsidR="00E84850" w:rsidRPr="00EC76D5" w:rsidRDefault="009F769A" w:rsidP="009F769A">
      <w:pPr>
        <w:pStyle w:val="Code"/>
      </w:pPr>
      <w:r w:rsidRPr="00EC76D5">
        <w:t xml:space="preserve">    return generateBinaryTree(operator, Type.LogicalType,</w:t>
      </w:r>
    </w:p>
    <w:p w14:paraId="40CD5E0A" w14:textId="28CE1C48" w:rsidR="009F769A" w:rsidRPr="00EC76D5" w:rsidRDefault="00E84850" w:rsidP="009F769A">
      <w:pPr>
        <w:pStyle w:val="Code"/>
      </w:pPr>
      <w:r w:rsidRPr="00EC76D5">
        <w:t xml:space="preserve">                             </w:t>
      </w:r>
      <w:r w:rsidR="009F769A" w:rsidRPr="00EC76D5">
        <w:t xml:space="preserve"> leftTree, rightTree);</w:t>
      </w:r>
    </w:p>
    <w:p w14:paraId="0E1F6155" w14:textId="219D8518" w:rsidR="00E40B78" w:rsidRPr="00EC76D5" w:rsidRDefault="009F769A" w:rsidP="009F769A">
      <w:pPr>
        <w:pStyle w:val="Code"/>
      </w:pPr>
      <w:r w:rsidRPr="00EC76D5">
        <w:t xml:space="preserve">  }</w:t>
      </w:r>
    </w:p>
    <w:p w14:paraId="64E5BE49" w14:textId="3979311C" w:rsidR="00E40B78" w:rsidRPr="00EC76D5" w:rsidRDefault="00E40B78" w:rsidP="00E40B78">
      <w:pPr>
        <w:pStyle w:val="Rubrik3"/>
      </w:pPr>
      <w:bookmarkStart w:id="322" w:name="_Toc481936199"/>
      <w:r w:rsidRPr="00EC76D5">
        <w:t>Shift Expression</w:t>
      </w:r>
      <w:bookmarkEnd w:id="322"/>
    </w:p>
    <w:p w14:paraId="5CC1F080" w14:textId="7CBCCEE5" w:rsidR="00E40B78" w:rsidRPr="00EC76D5" w:rsidRDefault="00E40B78" w:rsidP="00E40B78">
      <w:r w:rsidRPr="00EC76D5">
        <w:t xml:space="preserve">Shift expressions are allowed on integral operands and applies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w:t>
      </w:r>
    </w:p>
    <w:p w14:paraId="1734539E" w14:textId="706CA1D8" w:rsidR="00E40B78" w:rsidRPr="00EC76D5" w:rsidRDefault="002E67B8" w:rsidP="00E40B78">
      <w:pPr>
        <w:pStyle w:val="CodeHeader"/>
      </w:pPr>
      <w:r>
        <w:t>MainParser.gppg</w:t>
      </w:r>
    </w:p>
    <w:p w14:paraId="223FE05D" w14:textId="77777777" w:rsidR="00E84850" w:rsidRPr="00EC76D5" w:rsidRDefault="00E84850" w:rsidP="00E84850">
      <w:pPr>
        <w:pStyle w:val="Code"/>
      </w:pPr>
      <w:r w:rsidRPr="00EC76D5">
        <w:t>shift_expression:</w:t>
      </w:r>
    </w:p>
    <w:p w14:paraId="078F17A5" w14:textId="77777777" w:rsidR="00E84850" w:rsidRPr="00EC76D5" w:rsidRDefault="00E84850" w:rsidP="00E84850">
      <w:pPr>
        <w:pStyle w:val="Code"/>
      </w:pPr>
      <w:r w:rsidRPr="00EC76D5">
        <w:t xml:space="preserve">    add_expression {</w:t>
      </w:r>
    </w:p>
    <w:p w14:paraId="178ACFD6" w14:textId="77777777" w:rsidR="00E84850" w:rsidRPr="00EC76D5" w:rsidRDefault="00E84850" w:rsidP="00E84850">
      <w:pPr>
        <w:pStyle w:val="Code"/>
      </w:pPr>
      <w:r w:rsidRPr="00EC76D5">
        <w:t xml:space="preserve">      $$ = $1;</w:t>
      </w:r>
    </w:p>
    <w:p w14:paraId="435415BD" w14:textId="77777777" w:rsidR="00E84850" w:rsidRPr="00EC76D5" w:rsidRDefault="00E84850" w:rsidP="00E84850">
      <w:pPr>
        <w:pStyle w:val="Code"/>
      </w:pPr>
      <w:r w:rsidRPr="00EC76D5">
        <w:t xml:space="preserve">    }</w:t>
      </w:r>
    </w:p>
    <w:p w14:paraId="0BD2DB11" w14:textId="44BE9566" w:rsidR="00E84850" w:rsidRPr="00EC76D5" w:rsidRDefault="00E84850" w:rsidP="00E84850">
      <w:pPr>
        <w:pStyle w:val="Code"/>
      </w:pPr>
      <w:r w:rsidRPr="00EC76D5">
        <w:t xml:space="preserve">  | shift_expression shift_operator add_expression</w:t>
      </w:r>
      <w:r w:rsidR="00076FAB" w:rsidRPr="00EC76D5">
        <w:t xml:space="preserve"> </w:t>
      </w:r>
      <w:r w:rsidRPr="00EC76D5">
        <w:t>{</w:t>
      </w:r>
    </w:p>
    <w:p w14:paraId="332AC1C4" w14:textId="77777777" w:rsidR="00E84850" w:rsidRPr="00EC76D5" w:rsidRDefault="00E84850" w:rsidP="00E84850">
      <w:pPr>
        <w:pStyle w:val="Code"/>
      </w:pPr>
      <w:r w:rsidRPr="00EC76D5">
        <w:t xml:space="preserve">      $$ = SyntaxTreeGenerator.generateShiftExpression($2, $1, $3);</w:t>
      </w:r>
    </w:p>
    <w:p w14:paraId="0A584496" w14:textId="77777777" w:rsidR="00E84850" w:rsidRPr="00EC76D5" w:rsidRDefault="00E84850" w:rsidP="00E84850">
      <w:pPr>
        <w:pStyle w:val="Code"/>
      </w:pPr>
      <w:r w:rsidRPr="00EC76D5">
        <w:t xml:space="preserve">    };</w:t>
      </w:r>
    </w:p>
    <w:p w14:paraId="774BF3CC" w14:textId="77777777" w:rsidR="00E84850" w:rsidRPr="00EC76D5" w:rsidRDefault="00E84850" w:rsidP="00E84850">
      <w:pPr>
        <w:pStyle w:val="Code"/>
      </w:pPr>
    </w:p>
    <w:p w14:paraId="37D4D9FD" w14:textId="77777777" w:rsidR="00E84850" w:rsidRPr="00EC76D5" w:rsidRDefault="00E84850" w:rsidP="00E84850">
      <w:pPr>
        <w:pStyle w:val="Code"/>
      </w:pPr>
      <w:r w:rsidRPr="00EC76D5">
        <w:t>shift_operator:</w:t>
      </w:r>
    </w:p>
    <w:p w14:paraId="7BBB8291" w14:textId="77777777" w:rsidR="00E84850" w:rsidRPr="00EC76D5" w:rsidRDefault="00E84850" w:rsidP="00E84850">
      <w:pPr>
        <w:pStyle w:val="Code"/>
      </w:pPr>
      <w:r w:rsidRPr="00EC76D5">
        <w:t xml:space="preserve">    LEFT_SHIFT  { $$ = MiddleOperator.LeftShift;  }</w:t>
      </w:r>
    </w:p>
    <w:p w14:paraId="60E5BE0F" w14:textId="7B86DA09" w:rsidR="00E40B78" w:rsidRPr="00EC76D5" w:rsidRDefault="00E84850" w:rsidP="00E84850">
      <w:pPr>
        <w:pStyle w:val="Code"/>
      </w:pPr>
      <w:r w:rsidRPr="00EC76D5">
        <w:t xml:space="preserve">  | RIGHT_SHIFT { $$ = MiddleOperator.RightShift; };</w:t>
      </w:r>
    </w:p>
    <w:p w14:paraId="7C4DA603" w14:textId="77777777" w:rsidR="00902343" w:rsidRPr="00EC76D5" w:rsidRDefault="00902343" w:rsidP="00902343">
      <w:pPr>
        <w:pStyle w:val="CodeHeader"/>
      </w:pPr>
      <w:r w:rsidRPr="00EC76D5">
        <w:t>GenerateSyntaxTree.java</w:t>
      </w:r>
    </w:p>
    <w:p w14:paraId="2774175C" w14:textId="77777777" w:rsidR="00F724A9" w:rsidRPr="00EC76D5" w:rsidRDefault="00F724A9" w:rsidP="00F724A9">
      <w:pPr>
        <w:pStyle w:val="Code"/>
      </w:pPr>
      <w:r w:rsidRPr="00EC76D5">
        <w:t xml:space="preserve">  public static SyntaxTree generateShiftExpression(MiddleOperator operator,</w:t>
      </w:r>
    </w:p>
    <w:p w14:paraId="2BB0FEF0" w14:textId="259ACA75" w:rsidR="00F724A9" w:rsidRPr="00EC76D5" w:rsidRDefault="00F724A9" w:rsidP="00F724A9">
      <w:pPr>
        <w:pStyle w:val="Code"/>
      </w:pPr>
      <w:r w:rsidRPr="00EC76D5">
        <w:t xml:space="preserve">                                   SyntaxTree </w:t>
      </w:r>
      <w:r w:rsidR="005B1028" w:rsidRPr="00EC76D5">
        <w:t>leftTree, SyntaxTree rightTree)</w:t>
      </w:r>
      <w:r w:rsidRPr="00EC76D5">
        <w:t>{</w:t>
      </w:r>
    </w:p>
    <w:p w14:paraId="403100D9" w14:textId="77777777" w:rsidR="00F724A9" w:rsidRPr="00EC76D5" w:rsidRDefault="00F724A9" w:rsidP="00F724A9">
      <w:pPr>
        <w:pStyle w:val="Code"/>
      </w:pPr>
      <w:r w:rsidRPr="00EC76D5">
        <w:t xml:space="preserve">    leftTree = checkFunctionArrayStringLogicalExpression(leftTree);</w:t>
      </w:r>
    </w:p>
    <w:p w14:paraId="32FA5F7F" w14:textId="77777777" w:rsidR="00F724A9" w:rsidRPr="00EC76D5" w:rsidRDefault="00F724A9" w:rsidP="00F724A9">
      <w:pPr>
        <w:pStyle w:val="Code"/>
      </w:pPr>
      <w:r w:rsidRPr="00EC76D5">
        <w:lastRenderedPageBreak/>
        <w:t xml:space="preserve">    rightTree = checkFunctionArrayStringLogicalExpression(rightTree);</w:t>
      </w:r>
    </w:p>
    <w:p w14:paraId="4A2E5CBC" w14:textId="77777777" w:rsidR="00F724A9" w:rsidRPr="00EC76D5" w:rsidRDefault="00F724A9" w:rsidP="00F724A9">
      <w:pPr>
        <w:pStyle w:val="Code"/>
      </w:pPr>
      <w:r w:rsidRPr="00EC76D5">
        <w:t xml:space="preserve">    </w:t>
      </w:r>
    </w:p>
    <w:p w14:paraId="6FA86AB7" w14:textId="77777777" w:rsidR="00F724A9" w:rsidRPr="00EC76D5" w:rsidRDefault="00F724A9" w:rsidP="00F724A9">
      <w:pPr>
        <w:pStyle w:val="Code"/>
      </w:pPr>
      <w:r w:rsidRPr="00EC76D5">
        <w:t xml:space="preserve">    Type leftType = leftTree.getType(),</w:t>
      </w:r>
    </w:p>
    <w:p w14:paraId="2B12E731" w14:textId="77777777" w:rsidR="00F724A9" w:rsidRPr="00EC76D5" w:rsidRDefault="00F724A9" w:rsidP="00F724A9">
      <w:pPr>
        <w:pStyle w:val="Code"/>
      </w:pPr>
      <w:r w:rsidRPr="00EC76D5">
        <w:t xml:space="preserve">         rightType = rightTree.getType();</w:t>
      </w:r>
    </w:p>
    <w:p w14:paraId="0F3C0E42" w14:textId="77777777" w:rsidR="00F724A9" w:rsidRPr="00EC76D5" w:rsidRDefault="00F724A9" w:rsidP="00F724A9">
      <w:pPr>
        <w:pStyle w:val="Code"/>
      </w:pPr>
      <w:r w:rsidRPr="00EC76D5">
        <w:t xml:space="preserve">            </w:t>
      </w:r>
    </w:p>
    <w:p w14:paraId="0DFBAA15" w14:textId="77777777" w:rsidR="00F724A9" w:rsidRPr="00EC76D5" w:rsidRDefault="00F724A9" w:rsidP="00F724A9">
      <w:pPr>
        <w:pStyle w:val="Code"/>
      </w:pPr>
      <w:r w:rsidRPr="00EC76D5">
        <w:t xml:space="preserve">    Assert.error(leftType.isIntegralOrPointer(), leftType,</w:t>
      </w:r>
    </w:p>
    <w:p w14:paraId="0AB8B2A3" w14:textId="77777777" w:rsidR="00F724A9" w:rsidRPr="00EC76D5" w:rsidRDefault="00F724A9" w:rsidP="00F724A9">
      <w:pPr>
        <w:pStyle w:val="Code"/>
      </w:pPr>
      <w:r w:rsidRPr="00EC76D5">
        <w:t xml:space="preserve">                 "not allowed in bitwise expression");</w:t>
      </w:r>
    </w:p>
    <w:p w14:paraId="6AA9C3DF" w14:textId="77777777" w:rsidR="00F724A9" w:rsidRPr="00EC76D5" w:rsidRDefault="00F724A9" w:rsidP="00F724A9">
      <w:pPr>
        <w:pStyle w:val="Code"/>
      </w:pPr>
      <w:r w:rsidRPr="00EC76D5">
        <w:t xml:space="preserve">    Assert.error(rightType.isIntegralOrPointer(), rightType,</w:t>
      </w:r>
    </w:p>
    <w:p w14:paraId="0DCC25BF" w14:textId="77777777" w:rsidR="00F724A9" w:rsidRPr="00EC76D5" w:rsidRDefault="00F724A9" w:rsidP="00F724A9">
      <w:pPr>
        <w:pStyle w:val="Code"/>
      </w:pPr>
      <w:r w:rsidRPr="00EC76D5">
        <w:t xml:space="preserve">                 "not allowed in bitwise expression");</w:t>
      </w:r>
    </w:p>
    <w:p w14:paraId="6BD0BACB" w14:textId="77777777" w:rsidR="00F724A9" w:rsidRPr="00EC76D5" w:rsidRDefault="00F724A9" w:rsidP="00F724A9">
      <w:pPr>
        <w:pStyle w:val="Code"/>
      </w:pPr>
    </w:p>
    <w:p w14:paraId="09951C92" w14:textId="77777777" w:rsidR="00C62B9E" w:rsidRPr="00EC76D5" w:rsidRDefault="00F724A9" w:rsidP="00F724A9">
      <w:pPr>
        <w:pStyle w:val="Code"/>
      </w:pPr>
      <w:r w:rsidRPr="00EC76D5">
        <w:t xml:space="preserve">    Type charType = rightType.isSigned() ? Type.SignedCharType</w:t>
      </w:r>
    </w:p>
    <w:p w14:paraId="419AF69B" w14:textId="7BEB7859" w:rsidR="00F724A9" w:rsidRPr="00EC76D5" w:rsidRDefault="00C62B9E" w:rsidP="00F724A9">
      <w:pPr>
        <w:pStyle w:val="Code"/>
      </w:pPr>
      <w:r w:rsidRPr="00EC76D5">
        <w:t xml:space="preserve">                                        </w:t>
      </w:r>
      <w:r w:rsidR="00F724A9" w:rsidRPr="00EC76D5">
        <w:t xml:space="preserve"> : Type.UnsignedCharType;</w:t>
      </w:r>
    </w:p>
    <w:p w14:paraId="70F371B2" w14:textId="77777777" w:rsidR="00F724A9" w:rsidRPr="00EC76D5" w:rsidRDefault="00F724A9" w:rsidP="00F724A9">
      <w:pPr>
        <w:pStyle w:val="Code"/>
      </w:pPr>
      <w:r w:rsidRPr="00EC76D5">
        <w:t xml:space="preserve">    rightTree = TypeCast.explicitCast(rightTree, charType);</w:t>
      </w:r>
    </w:p>
    <w:p w14:paraId="09515FB0" w14:textId="77777777" w:rsidR="00C62B9E" w:rsidRPr="00EC76D5" w:rsidRDefault="00F724A9" w:rsidP="00F724A9">
      <w:pPr>
        <w:pStyle w:val="Code"/>
      </w:pPr>
      <w:r w:rsidRPr="00EC76D5">
        <w:t xml:space="preserve">    return generateBinaryTree(operator, leftTree.getType(),</w:t>
      </w:r>
    </w:p>
    <w:p w14:paraId="465DAE41" w14:textId="78562B49" w:rsidR="00F724A9" w:rsidRPr="00EC76D5" w:rsidRDefault="00C62B9E" w:rsidP="00F724A9">
      <w:pPr>
        <w:pStyle w:val="Code"/>
      </w:pPr>
      <w:r w:rsidRPr="00EC76D5">
        <w:t xml:space="preserve">                             </w:t>
      </w:r>
      <w:r w:rsidR="00F724A9" w:rsidRPr="00EC76D5">
        <w:t xml:space="preserve"> leftTree, rightTree);</w:t>
      </w:r>
    </w:p>
    <w:p w14:paraId="12F2BF5E" w14:textId="77777777" w:rsidR="00F724A9" w:rsidRPr="00EC76D5" w:rsidRDefault="00F724A9" w:rsidP="00F724A9">
      <w:pPr>
        <w:pStyle w:val="Code"/>
      </w:pPr>
    </w:p>
    <w:p w14:paraId="5652D8D7" w14:textId="1CC791D3" w:rsidR="00F724A9" w:rsidRPr="00EC76D5" w:rsidRDefault="00F724A9" w:rsidP="00F724A9">
      <w:pPr>
        <w:pStyle w:val="Code"/>
      </w:pPr>
      <w:r w:rsidRPr="00EC76D5">
        <w:t xml:space="preserve">  }  </w:t>
      </w:r>
    </w:p>
    <w:p w14:paraId="68B94281" w14:textId="63B4412F" w:rsidR="00E40B78" w:rsidRPr="00EC76D5" w:rsidRDefault="00E40B78" w:rsidP="00E40B78">
      <w:pPr>
        <w:pStyle w:val="Rubrik3"/>
      </w:pPr>
      <w:bookmarkStart w:id="323" w:name="_Toc481936200"/>
      <w:r w:rsidRPr="00EC76D5">
        <w:t>Arithmetic Expression</w:t>
      </w:r>
      <w:bookmarkEnd w:id="323"/>
    </w:p>
    <w:p w14:paraId="26392EC6" w14:textId="77777777" w:rsidR="00E40B78" w:rsidRPr="00EC76D5" w:rsidRDefault="00E40B78" w:rsidP="00E40B78">
      <w:r w:rsidRPr="00EC76D5">
        <w:t>Addition, subtraction, multiplications, and division are allowed for integral and arithmetic types. However, the modulo operator is only allowed for integral types. There are also two special cases: an integral value added to or subtracted from a pointer and subtraction between two pointers.</w:t>
      </w:r>
    </w:p>
    <w:p w14:paraId="7AC42895" w14:textId="493C7B2A" w:rsidR="00E40B78" w:rsidRPr="00EC76D5" w:rsidRDefault="002E67B8" w:rsidP="00E40B78">
      <w:pPr>
        <w:pStyle w:val="CodeHeader"/>
      </w:pPr>
      <w:r>
        <w:t>MainParser.gppg</w:t>
      </w:r>
    </w:p>
    <w:p w14:paraId="3DCB8ED4" w14:textId="77777777" w:rsidR="00C62B9E" w:rsidRPr="00EC76D5" w:rsidRDefault="00C62B9E" w:rsidP="00C62B9E">
      <w:pPr>
        <w:pStyle w:val="Code"/>
      </w:pPr>
      <w:r w:rsidRPr="00EC76D5">
        <w:t>add_expression:</w:t>
      </w:r>
    </w:p>
    <w:p w14:paraId="45332053" w14:textId="77777777" w:rsidR="00C62B9E" w:rsidRPr="00EC76D5" w:rsidRDefault="00C62B9E" w:rsidP="00C62B9E">
      <w:pPr>
        <w:pStyle w:val="Code"/>
      </w:pPr>
      <w:r w:rsidRPr="00EC76D5">
        <w:t xml:space="preserve">    multiply_expression {</w:t>
      </w:r>
    </w:p>
    <w:p w14:paraId="556BEAAA" w14:textId="77777777" w:rsidR="00C62B9E" w:rsidRPr="00EC76D5" w:rsidRDefault="00C62B9E" w:rsidP="00C62B9E">
      <w:pPr>
        <w:pStyle w:val="Code"/>
      </w:pPr>
      <w:r w:rsidRPr="00EC76D5">
        <w:t xml:space="preserve">      $$ = $1;</w:t>
      </w:r>
    </w:p>
    <w:p w14:paraId="281665C8" w14:textId="77777777" w:rsidR="00C62B9E" w:rsidRPr="00EC76D5" w:rsidRDefault="00C62B9E" w:rsidP="00C62B9E">
      <w:pPr>
        <w:pStyle w:val="Code"/>
      </w:pPr>
      <w:r w:rsidRPr="00EC76D5">
        <w:t xml:space="preserve">    }</w:t>
      </w:r>
    </w:p>
    <w:p w14:paraId="7E4B8451" w14:textId="77777777" w:rsidR="00C62B9E" w:rsidRPr="00EC76D5" w:rsidRDefault="00C62B9E" w:rsidP="00C62B9E">
      <w:pPr>
        <w:pStyle w:val="Code"/>
      </w:pPr>
      <w:r w:rsidRPr="00EC76D5">
        <w:t xml:space="preserve">  | add_expression binary_add_operator multiply_expression {</w:t>
      </w:r>
    </w:p>
    <w:p w14:paraId="32200F63" w14:textId="77777777" w:rsidR="00C62B9E" w:rsidRPr="00EC76D5" w:rsidRDefault="00C62B9E" w:rsidP="00C62B9E">
      <w:pPr>
        <w:pStyle w:val="Code"/>
      </w:pPr>
      <w:r w:rsidRPr="00EC76D5">
        <w:t xml:space="preserve">      $$ = SyntaxTreeGenerator.generateArithmeticExpression($2, $1, $3);</w:t>
      </w:r>
    </w:p>
    <w:p w14:paraId="12FB1B77" w14:textId="77777777" w:rsidR="00C62B9E" w:rsidRPr="00EC76D5" w:rsidRDefault="00C62B9E" w:rsidP="00C62B9E">
      <w:pPr>
        <w:pStyle w:val="Code"/>
      </w:pPr>
      <w:r w:rsidRPr="00EC76D5">
        <w:t xml:space="preserve">    };</w:t>
      </w:r>
    </w:p>
    <w:p w14:paraId="4659572F" w14:textId="77777777" w:rsidR="00C62B9E" w:rsidRPr="00EC76D5" w:rsidRDefault="00C62B9E" w:rsidP="00C62B9E">
      <w:pPr>
        <w:pStyle w:val="Code"/>
      </w:pPr>
    </w:p>
    <w:p w14:paraId="6C726D54" w14:textId="77777777" w:rsidR="00C62B9E" w:rsidRPr="00EC76D5" w:rsidRDefault="00C62B9E" w:rsidP="00C62B9E">
      <w:pPr>
        <w:pStyle w:val="Code"/>
      </w:pPr>
      <w:r w:rsidRPr="00EC76D5">
        <w:t>binary_add_operator:</w:t>
      </w:r>
    </w:p>
    <w:p w14:paraId="7CD925C0" w14:textId="77777777" w:rsidR="00C62B9E" w:rsidRPr="00EC76D5" w:rsidRDefault="00C62B9E" w:rsidP="00C62B9E">
      <w:pPr>
        <w:pStyle w:val="Code"/>
      </w:pPr>
      <w:r w:rsidRPr="00EC76D5">
        <w:t xml:space="preserve">    PLUS  { $$ = MiddleOperator.BinaryAdd;      }</w:t>
      </w:r>
    </w:p>
    <w:p w14:paraId="318A28DE" w14:textId="77777777" w:rsidR="00C62B9E" w:rsidRPr="00EC76D5" w:rsidRDefault="00C62B9E" w:rsidP="00C62B9E">
      <w:pPr>
        <w:pStyle w:val="Code"/>
      </w:pPr>
      <w:r w:rsidRPr="00EC76D5">
        <w:t xml:space="preserve">  | MINUS { $$ = MiddleOperator.BinarySubtract; };</w:t>
      </w:r>
    </w:p>
    <w:p w14:paraId="1C4E98B4" w14:textId="77777777" w:rsidR="00C62B9E" w:rsidRPr="00EC76D5" w:rsidRDefault="00C62B9E" w:rsidP="00C62B9E">
      <w:pPr>
        <w:pStyle w:val="Code"/>
      </w:pPr>
    </w:p>
    <w:p w14:paraId="0E44F2E2" w14:textId="77777777" w:rsidR="00C62B9E" w:rsidRPr="00EC76D5" w:rsidRDefault="00C62B9E" w:rsidP="00C62B9E">
      <w:pPr>
        <w:pStyle w:val="Code"/>
      </w:pPr>
      <w:r w:rsidRPr="00EC76D5">
        <w:t>multiply_expression:</w:t>
      </w:r>
    </w:p>
    <w:p w14:paraId="06267224" w14:textId="6FAC107F" w:rsidR="00C62B9E" w:rsidRPr="00EC76D5" w:rsidRDefault="00C62B9E" w:rsidP="00C62B9E">
      <w:pPr>
        <w:pStyle w:val="Code"/>
      </w:pPr>
      <w:r w:rsidRPr="00EC76D5">
        <w:t xml:space="preserve">    </w:t>
      </w:r>
      <w:r w:rsidR="00CA3A8B">
        <w:t>type_cast_expression</w:t>
      </w:r>
      <w:r w:rsidRPr="00EC76D5">
        <w:t xml:space="preserve"> {</w:t>
      </w:r>
    </w:p>
    <w:p w14:paraId="0BF57EBC" w14:textId="77777777" w:rsidR="00C62B9E" w:rsidRPr="00EC76D5" w:rsidRDefault="00C62B9E" w:rsidP="00C62B9E">
      <w:pPr>
        <w:pStyle w:val="Code"/>
      </w:pPr>
      <w:r w:rsidRPr="00EC76D5">
        <w:t xml:space="preserve">      $$ = $1;</w:t>
      </w:r>
    </w:p>
    <w:p w14:paraId="640BB9DA" w14:textId="77777777" w:rsidR="00C62B9E" w:rsidRPr="00EC76D5" w:rsidRDefault="00C62B9E" w:rsidP="00C62B9E">
      <w:pPr>
        <w:pStyle w:val="Code"/>
      </w:pPr>
      <w:r w:rsidRPr="00EC76D5">
        <w:t xml:space="preserve">    }</w:t>
      </w:r>
    </w:p>
    <w:p w14:paraId="30E5CBF2" w14:textId="58070AB4" w:rsidR="00C62B9E" w:rsidRPr="00EC76D5" w:rsidRDefault="00C62B9E" w:rsidP="00C62B9E">
      <w:pPr>
        <w:pStyle w:val="Code"/>
      </w:pPr>
      <w:r w:rsidRPr="00EC76D5">
        <w:t xml:space="preserve">  | multiply_expression multiply_operator </w:t>
      </w:r>
      <w:r w:rsidR="00CA3A8B">
        <w:t>type_cast_expression</w:t>
      </w:r>
      <w:r w:rsidRPr="00EC76D5">
        <w:t xml:space="preserve"> {</w:t>
      </w:r>
    </w:p>
    <w:p w14:paraId="7ACDBE07" w14:textId="77777777" w:rsidR="00C62B9E" w:rsidRPr="00EC76D5" w:rsidRDefault="00C62B9E" w:rsidP="00C62B9E">
      <w:pPr>
        <w:pStyle w:val="Code"/>
      </w:pPr>
      <w:r w:rsidRPr="00EC76D5">
        <w:t xml:space="preserve">      $$ = SyntaxTreeGenerator.generateArithmeticExpression($2, $1, $3);</w:t>
      </w:r>
    </w:p>
    <w:p w14:paraId="42001ECF" w14:textId="77777777" w:rsidR="00C62B9E" w:rsidRPr="00EC76D5" w:rsidRDefault="00C62B9E" w:rsidP="00C62B9E">
      <w:pPr>
        <w:pStyle w:val="Code"/>
      </w:pPr>
      <w:r w:rsidRPr="00EC76D5">
        <w:t xml:space="preserve">    };</w:t>
      </w:r>
    </w:p>
    <w:p w14:paraId="19AAC63D" w14:textId="77777777" w:rsidR="00C62B9E" w:rsidRPr="00EC76D5" w:rsidRDefault="00C62B9E" w:rsidP="00C62B9E">
      <w:pPr>
        <w:pStyle w:val="Code"/>
      </w:pPr>
    </w:p>
    <w:p w14:paraId="4783E03C" w14:textId="77777777" w:rsidR="00C62B9E" w:rsidRPr="00EC76D5" w:rsidRDefault="00C62B9E" w:rsidP="00C62B9E">
      <w:pPr>
        <w:pStyle w:val="Code"/>
      </w:pPr>
      <w:r w:rsidRPr="00EC76D5">
        <w:t>multiply_operator:</w:t>
      </w:r>
    </w:p>
    <w:p w14:paraId="293E41FA" w14:textId="77777777" w:rsidR="00C62B9E" w:rsidRPr="00EC76D5" w:rsidRDefault="00C62B9E" w:rsidP="00C62B9E">
      <w:pPr>
        <w:pStyle w:val="Code"/>
      </w:pPr>
      <w:r w:rsidRPr="00EC76D5">
        <w:t xml:space="preserve">    ASTERRISK { $$ = MiddleOperator.Multiply; }</w:t>
      </w:r>
    </w:p>
    <w:p w14:paraId="5475E80A" w14:textId="77777777" w:rsidR="00C62B9E" w:rsidRPr="00EC76D5" w:rsidRDefault="00C62B9E" w:rsidP="00C62B9E">
      <w:pPr>
        <w:pStyle w:val="Code"/>
      </w:pPr>
      <w:r w:rsidRPr="00EC76D5">
        <w:t xml:space="preserve">  | DIVIDE    { $$ = MiddleOperator.Divide;   }</w:t>
      </w:r>
    </w:p>
    <w:p w14:paraId="0B09B13A" w14:textId="4A53A7C4" w:rsidR="00C62B9E" w:rsidRPr="00EC76D5" w:rsidRDefault="00C62B9E" w:rsidP="00C62B9E">
      <w:pPr>
        <w:pStyle w:val="Code"/>
      </w:pPr>
      <w:r w:rsidRPr="00EC76D5">
        <w:t xml:space="preserve">  | MODULO    { $$ = MiddleOperator.Modulo;   };</w:t>
      </w:r>
    </w:p>
    <w:p w14:paraId="7CF7EB40" w14:textId="484F479F" w:rsidR="00E40B78" w:rsidRPr="00EC76D5" w:rsidRDefault="009A5FF5" w:rsidP="00E40B78">
      <w:pPr>
        <w:pStyle w:val="CodeHeader"/>
      </w:pPr>
      <w:r w:rsidRPr="00EC76D5">
        <w:t>GenerateSyntaxTree.java</w:t>
      </w:r>
    </w:p>
    <w:p w14:paraId="613DA2EE" w14:textId="77777777" w:rsidR="007F0786" w:rsidRPr="00EC76D5" w:rsidRDefault="00776331" w:rsidP="00776331">
      <w:pPr>
        <w:pStyle w:val="Code"/>
      </w:pPr>
      <w:r w:rsidRPr="00EC76D5">
        <w:t xml:space="preserve">  public static SyntaxTree generateArithmeticExpression</w:t>
      </w:r>
    </w:p>
    <w:p w14:paraId="659FCC9C" w14:textId="735BA041" w:rsidR="00776331" w:rsidRPr="00EC76D5" w:rsidRDefault="007F0786" w:rsidP="00776331">
      <w:pPr>
        <w:pStyle w:val="Code"/>
      </w:pPr>
      <w:r w:rsidRPr="00EC76D5">
        <w:t xml:space="preserve">                             </w:t>
      </w:r>
      <w:r w:rsidR="00776331" w:rsidRPr="00EC76D5">
        <w:t>(MiddleOperator operator,</w:t>
      </w:r>
    </w:p>
    <w:p w14:paraId="3E796E0A" w14:textId="3D3C63E8" w:rsidR="00776331" w:rsidRPr="00EC76D5" w:rsidRDefault="00776331" w:rsidP="00776331">
      <w:pPr>
        <w:pStyle w:val="Code"/>
      </w:pPr>
      <w:r w:rsidRPr="00EC76D5">
        <w:t xml:space="preserve">                              SyntaxTree leftTree, SyntaxTree rightTree) {</w:t>
      </w:r>
    </w:p>
    <w:p w14:paraId="537F48A7" w14:textId="77777777" w:rsidR="00776331" w:rsidRPr="00EC76D5" w:rsidRDefault="00776331" w:rsidP="00776331">
      <w:pPr>
        <w:pStyle w:val="Code"/>
      </w:pPr>
      <w:r w:rsidRPr="00EC76D5">
        <w:t xml:space="preserve">    leftTree = checkFunctionArrayStringLogicalExpression(leftTree);</w:t>
      </w:r>
    </w:p>
    <w:p w14:paraId="55131266" w14:textId="77777777" w:rsidR="00776331" w:rsidRPr="00EC76D5" w:rsidRDefault="00776331" w:rsidP="00776331">
      <w:pPr>
        <w:pStyle w:val="Code"/>
      </w:pPr>
      <w:r w:rsidRPr="00EC76D5">
        <w:t xml:space="preserve">    rightTree = checkFunctionArrayStringLogicalExpression(rightTree);</w:t>
      </w:r>
    </w:p>
    <w:p w14:paraId="57B5A3D4" w14:textId="77777777" w:rsidR="00776331" w:rsidRPr="00EC76D5" w:rsidRDefault="00776331" w:rsidP="00776331">
      <w:pPr>
        <w:pStyle w:val="Code"/>
      </w:pPr>
      <w:r w:rsidRPr="00EC76D5">
        <w:t xml:space="preserve">    </w:t>
      </w:r>
    </w:p>
    <w:p w14:paraId="6E5ACE82" w14:textId="77777777" w:rsidR="00776331" w:rsidRPr="00EC76D5" w:rsidRDefault="00776331" w:rsidP="00776331">
      <w:pPr>
        <w:pStyle w:val="Code"/>
      </w:pPr>
      <w:r w:rsidRPr="00EC76D5">
        <w:lastRenderedPageBreak/>
        <w:t xml:space="preserve">    Type leftType = leftTree.getType(),</w:t>
      </w:r>
    </w:p>
    <w:p w14:paraId="2CB150E8" w14:textId="77777777" w:rsidR="00776331" w:rsidRPr="00EC76D5" w:rsidRDefault="00776331" w:rsidP="00776331">
      <w:pPr>
        <w:pStyle w:val="Code"/>
      </w:pPr>
      <w:r w:rsidRPr="00EC76D5">
        <w:t xml:space="preserve">         rightType = rightTree.getType();</w:t>
      </w:r>
    </w:p>
    <w:p w14:paraId="29799B8A" w14:textId="77777777" w:rsidR="00776331" w:rsidRPr="00EC76D5" w:rsidRDefault="00776331" w:rsidP="00776331">
      <w:pPr>
        <w:pStyle w:val="Code"/>
      </w:pPr>
    </w:p>
    <w:p w14:paraId="3950CD02" w14:textId="77777777" w:rsidR="00776331" w:rsidRPr="00EC76D5" w:rsidRDefault="00776331" w:rsidP="00776331">
      <w:pPr>
        <w:pStyle w:val="Code"/>
      </w:pPr>
      <w:r w:rsidRPr="00EC76D5">
        <w:t xml:space="preserve">    if (operator == MiddleOperator.Modulo) {</w:t>
      </w:r>
    </w:p>
    <w:p w14:paraId="6BD59154" w14:textId="77777777" w:rsidR="00776331" w:rsidRPr="00EC76D5" w:rsidRDefault="00776331" w:rsidP="00776331">
      <w:pPr>
        <w:pStyle w:val="Code"/>
      </w:pPr>
      <w:r w:rsidRPr="00EC76D5">
        <w:t xml:space="preserve">      Assert.error(leftType.isIntegralOrPointer(), leftType,</w:t>
      </w:r>
    </w:p>
    <w:p w14:paraId="7B3527EB" w14:textId="77777777" w:rsidR="00776331" w:rsidRPr="00EC76D5" w:rsidRDefault="00776331" w:rsidP="00776331">
      <w:pPr>
        <w:pStyle w:val="Code"/>
      </w:pPr>
      <w:r w:rsidRPr="00EC76D5">
        <w:t xml:space="preserve">                   "not allowed in arithmetic expression");</w:t>
      </w:r>
    </w:p>
    <w:p w14:paraId="41494B7F" w14:textId="77777777" w:rsidR="00776331" w:rsidRPr="00EC76D5" w:rsidRDefault="00776331" w:rsidP="00776331">
      <w:pPr>
        <w:pStyle w:val="Code"/>
      </w:pPr>
      <w:r w:rsidRPr="00EC76D5">
        <w:t xml:space="preserve">      Assert.error(rightType.isIntegralOrPointer(), rightType,</w:t>
      </w:r>
    </w:p>
    <w:p w14:paraId="33E21AFC" w14:textId="77777777" w:rsidR="00776331" w:rsidRPr="00EC76D5" w:rsidRDefault="00776331" w:rsidP="00776331">
      <w:pPr>
        <w:pStyle w:val="Code"/>
      </w:pPr>
      <w:r w:rsidRPr="00EC76D5">
        <w:t xml:space="preserve">                   "not allowed in arithmetic expression");</w:t>
      </w:r>
    </w:p>
    <w:p w14:paraId="0431F2D8" w14:textId="77777777" w:rsidR="00776331" w:rsidRPr="00EC76D5" w:rsidRDefault="00776331" w:rsidP="00776331">
      <w:pPr>
        <w:pStyle w:val="Code"/>
      </w:pPr>
      <w:r w:rsidRPr="00EC76D5">
        <w:t xml:space="preserve">    }</w:t>
      </w:r>
    </w:p>
    <w:p w14:paraId="0B3DEBEA" w14:textId="77777777" w:rsidR="00776331" w:rsidRPr="00EC76D5" w:rsidRDefault="00776331" w:rsidP="00776331">
      <w:pPr>
        <w:pStyle w:val="Code"/>
      </w:pPr>
      <w:r w:rsidRPr="00EC76D5">
        <w:t xml:space="preserve">    else {</w:t>
      </w:r>
    </w:p>
    <w:p w14:paraId="61902043" w14:textId="77777777" w:rsidR="00776331" w:rsidRPr="00EC76D5" w:rsidRDefault="00776331" w:rsidP="00776331">
      <w:pPr>
        <w:pStyle w:val="Code"/>
      </w:pPr>
      <w:r w:rsidRPr="00EC76D5">
        <w:t xml:space="preserve">      Assert.error(leftType.isArithmeticOrPointer(), leftType,</w:t>
      </w:r>
    </w:p>
    <w:p w14:paraId="71328347" w14:textId="77777777" w:rsidR="00776331" w:rsidRPr="00EC76D5" w:rsidRDefault="00776331" w:rsidP="00776331">
      <w:pPr>
        <w:pStyle w:val="Code"/>
      </w:pPr>
      <w:r w:rsidRPr="00EC76D5">
        <w:t xml:space="preserve">                   "not allowed in arithmetic expression");</w:t>
      </w:r>
    </w:p>
    <w:p w14:paraId="39E32BEF" w14:textId="77777777" w:rsidR="00776331" w:rsidRPr="00EC76D5" w:rsidRDefault="00776331" w:rsidP="00776331">
      <w:pPr>
        <w:pStyle w:val="Code"/>
      </w:pPr>
      <w:r w:rsidRPr="00EC76D5">
        <w:t xml:space="preserve">      Assert.error(rightType.isArithmeticOrPointer(), rightType,</w:t>
      </w:r>
    </w:p>
    <w:p w14:paraId="5B195474" w14:textId="77777777" w:rsidR="00776331" w:rsidRPr="00EC76D5" w:rsidRDefault="00776331" w:rsidP="00776331">
      <w:pPr>
        <w:pStyle w:val="Code"/>
      </w:pPr>
      <w:r w:rsidRPr="00EC76D5">
        <w:t xml:space="preserve">                   "not allowed in arithmetic expression");</w:t>
      </w:r>
    </w:p>
    <w:p w14:paraId="75C9BDCE" w14:textId="77777777" w:rsidR="00776331" w:rsidRPr="00EC76D5" w:rsidRDefault="00776331" w:rsidP="00776331">
      <w:pPr>
        <w:pStyle w:val="Code"/>
      </w:pPr>
      <w:r w:rsidRPr="00EC76D5">
        <w:t xml:space="preserve">    }</w:t>
      </w:r>
    </w:p>
    <w:p w14:paraId="5783759B" w14:textId="77777777" w:rsidR="00776331" w:rsidRPr="00EC76D5" w:rsidRDefault="00776331" w:rsidP="00776331">
      <w:pPr>
        <w:pStyle w:val="Code"/>
      </w:pPr>
      <w:r w:rsidRPr="00EC76D5">
        <w:t xml:space="preserve">    </w:t>
      </w:r>
    </w:p>
    <w:p w14:paraId="69439931" w14:textId="77777777" w:rsidR="00776331" w:rsidRPr="00EC76D5" w:rsidRDefault="00776331" w:rsidP="00776331">
      <w:pPr>
        <w:pStyle w:val="Code"/>
      </w:pPr>
      <w:r w:rsidRPr="00EC76D5">
        <w:t xml:space="preserve">    Type maxType = TypeCast.maxType(leftType, rightType);</w:t>
      </w:r>
    </w:p>
    <w:p w14:paraId="6158DD7E" w14:textId="77777777" w:rsidR="00776331" w:rsidRPr="00EC76D5" w:rsidRDefault="00776331" w:rsidP="00776331">
      <w:pPr>
        <w:pStyle w:val="Code"/>
      </w:pPr>
      <w:r w:rsidRPr="00EC76D5">
        <w:t xml:space="preserve">    leftTree = TypeCast.implicitCast(leftTree, maxType);</w:t>
      </w:r>
    </w:p>
    <w:p w14:paraId="29360BCF" w14:textId="77777777" w:rsidR="00776331" w:rsidRPr="00EC76D5" w:rsidRDefault="00776331" w:rsidP="00776331">
      <w:pPr>
        <w:pStyle w:val="Code"/>
      </w:pPr>
      <w:r w:rsidRPr="00EC76D5">
        <w:t xml:space="preserve">    rightTree = TypeCast.implicitCast(rightTree, maxType);</w:t>
      </w:r>
    </w:p>
    <w:p w14:paraId="196FC04B" w14:textId="77777777" w:rsidR="00776331" w:rsidRPr="00EC76D5" w:rsidRDefault="00776331" w:rsidP="00776331">
      <w:pPr>
        <w:pStyle w:val="Code"/>
      </w:pPr>
      <w:r w:rsidRPr="00EC76D5">
        <w:t xml:space="preserve">    return generateBinaryTree(operator, maxType, leftTree, rightTree);</w:t>
      </w:r>
    </w:p>
    <w:p w14:paraId="17BA014D" w14:textId="77777777" w:rsidR="00776331" w:rsidRPr="00EC76D5" w:rsidRDefault="00776331" w:rsidP="00776331">
      <w:pPr>
        <w:pStyle w:val="Code"/>
      </w:pPr>
      <w:r w:rsidRPr="00EC76D5">
        <w:t xml:space="preserve">  }</w:t>
      </w:r>
    </w:p>
    <w:p w14:paraId="3A79C0B7" w14:textId="34B90394" w:rsidR="00E40B78" w:rsidRPr="00EC76D5" w:rsidRDefault="00E40B78" w:rsidP="00776331">
      <w:r w:rsidRPr="00EC76D5">
        <w:t xml:space="preserve">When subtracting two pointers, they </w:t>
      </w:r>
      <w:r w:rsidR="00BC10FD" w:rsidRPr="00EC76D5">
        <w:t>must</w:t>
      </w:r>
      <w:r w:rsidRPr="00EC76D5">
        <w:t xml:space="preserve"> point at values of the same type. Note that the result is number of values between the two pointers, not the number of bytes. This means that we </w:t>
      </w:r>
      <w:r w:rsidR="00BC10FD" w:rsidRPr="00EC76D5">
        <w:t>must</w:t>
      </w:r>
      <w:r w:rsidRPr="00EC76D5">
        <w:t xml:space="preserve"> divide the pointer difference with the size of the pointer type (if it is greater than one). </w:t>
      </w:r>
    </w:p>
    <w:p w14:paraId="79CD86FF" w14:textId="50F9E4F2" w:rsidR="00E40B78" w:rsidRPr="00EC76D5" w:rsidRDefault="00E40B78" w:rsidP="00E40B78">
      <w:r w:rsidRPr="00EC76D5">
        <w:t xml:space="preserve">When adding a value to a pointer, </w:t>
      </w:r>
      <w:r w:rsidR="00605F46" w:rsidRPr="00EC76D5">
        <w:t xml:space="preserve">or subtracting a value from a pointer, </w:t>
      </w:r>
      <w:r w:rsidRPr="00EC76D5">
        <w:t xml:space="preserve">we have the opposite problem compared to the pointer subtraction above: we need to multiply the integral value with the size of the pointer type (if it </w:t>
      </w:r>
      <w:r w:rsidR="00797518" w:rsidRPr="00EC76D5">
        <w:t xml:space="preserve">is </w:t>
      </w:r>
      <w:r w:rsidRPr="00EC76D5">
        <w:t>greater th</w:t>
      </w:r>
      <w:r w:rsidR="00764955" w:rsidRPr="00EC76D5">
        <w:t>a</w:t>
      </w:r>
      <w:r w:rsidRPr="00EC76D5">
        <w:t>n one), since the result shall be the number of values given by the integral value, not the number of bytes.</w:t>
      </w:r>
    </w:p>
    <w:p w14:paraId="1E17B73A" w14:textId="755397ED" w:rsidR="00E40B78" w:rsidRPr="00EC76D5" w:rsidRDefault="00E40B78" w:rsidP="00E40B78">
      <w:r w:rsidRPr="00EC76D5">
        <w:t>When it comes to regular arithmetic expressions not involving pointers.</w:t>
      </w:r>
    </w:p>
    <w:p w14:paraId="4B5CFD05" w14:textId="13B96E31" w:rsidR="00E40B78" w:rsidRPr="00EC76D5" w:rsidRDefault="00E40B78" w:rsidP="00E40B78">
      <w:pPr>
        <w:pStyle w:val="Rubrik3"/>
      </w:pPr>
      <w:bookmarkStart w:id="324" w:name="_Toc481936201"/>
      <w:r w:rsidRPr="00EC76D5">
        <w:t>Cast Expression</w:t>
      </w:r>
      <w:bookmarkEnd w:id="324"/>
    </w:p>
    <w:p w14:paraId="49639889" w14:textId="77777777" w:rsidR="00E40B78" w:rsidRPr="00EC76D5" w:rsidRDefault="00E40B78" w:rsidP="00E40B78">
      <w:r w:rsidRPr="00EC76D5">
        <w:t>In C, it is possible to cast expressions between integral, floating, and pointer expressions.</w:t>
      </w:r>
    </w:p>
    <w:p w14:paraId="0CDF92F2" w14:textId="3744186F" w:rsidR="00E40B78" w:rsidRPr="00EC76D5" w:rsidRDefault="002E67B8" w:rsidP="00E40B78">
      <w:pPr>
        <w:pStyle w:val="CodeHeader"/>
      </w:pPr>
      <w:r>
        <w:t>MainParser.gppg</w:t>
      </w:r>
    </w:p>
    <w:p w14:paraId="41DF6F06" w14:textId="289FC068" w:rsidR="00035354" w:rsidRPr="00EC76D5" w:rsidRDefault="00CA3A8B" w:rsidP="00035354">
      <w:pPr>
        <w:pStyle w:val="Code"/>
      </w:pPr>
      <w:r>
        <w:t>type_cast_expression</w:t>
      </w:r>
      <w:r w:rsidR="00035354" w:rsidRPr="00EC76D5">
        <w:t>:</w:t>
      </w:r>
    </w:p>
    <w:p w14:paraId="33B3072E" w14:textId="77777777" w:rsidR="00035354" w:rsidRPr="00EC76D5" w:rsidRDefault="00035354" w:rsidP="00035354">
      <w:pPr>
        <w:pStyle w:val="Code"/>
      </w:pPr>
      <w:r w:rsidRPr="00EC76D5">
        <w:t xml:space="preserve">    prefix_expression {</w:t>
      </w:r>
    </w:p>
    <w:p w14:paraId="76274CEB" w14:textId="77777777" w:rsidR="00035354" w:rsidRPr="00EC76D5" w:rsidRDefault="00035354" w:rsidP="00035354">
      <w:pPr>
        <w:pStyle w:val="Code"/>
      </w:pPr>
      <w:r w:rsidRPr="00EC76D5">
        <w:t xml:space="preserve">      $$ = $1;</w:t>
      </w:r>
    </w:p>
    <w:p w14:paraId="5CBED213" w14:textId="77777777" w:rsidR="00035354" w:rsidRPr="00EC76D5" w:rsidRDefault="00035354" w:rsidP="00035354">
      <w:pPr>
        <w:pStyle w:val="Code"/>
      </w:pPr>
      <w:r w:rsidRPr="00EC76D5">
        <w:t xml:space="preserve">    }</w:t>
      </w:r>
    </w:p>
    <w:p w14:paraId="1F8E02BD" w14:textId="42BC1CF6" w:rsidR="00035354" w:rsidRPr="00EC76D5" w:rsidRDefault="00035354" w:rsidP="00035354">
      <w:pPr>
        <w:pStyle w:val="Code"/>
      </w:pPr>
      <w:r w:rsidRPr="00EC76D5">
        <w:t xml:space="preserve">  | LEFT_PAREN type_name RIGHT_PAREN </w:t>
      </w:r>
      <w:r w:rsidR="00CA3A8B">
        <w:t>type_cast_expression</w:t>
      </w:r>
      <w:r w:rsidRPr="00EC76D5">
        <w:t xml:space="preserve"> {</w:t>
      </w:r>
    </w:p>
    <w:p w14:paraId="260BCC5A" w14:textId="77777777" w:rsidR="00035354" w:rsidRPr="00EC76D5" w:rsidRDefault="00035354" w:rsidP="00035354">
      <w:pPr>
        <w:pStyle w:val="Code"/>
      </w:pPr>
      <w:r w:rsidRPr="00EC76D5">
        <w:t xml:space="preserve">      $$ = SyntaxTreeGenerator.generateCastExpression($4, $2);</w:t>
      </w:r>
    </w:p>
    <w:p w14:paraId="0083616C" w14:textId="77777777" w:rsidR="00035354" w:rsidRPr="00EC76D5" w:rsidRDefault="00035354" w:rsidP="00035354">
      <w:pPr>
        <w:pStyle w:val="Code"/>
        <w:rPr>
          <w:b/>
        </w:rPr>
      </w:pPr>
      <w:r w:rsidRPr="00EC76D5">
        <w:t xml:space="preserve">    }; </w:t>
      </w:r>
    </w:p>
    <w:p w14:paraId="717C856A" w14:textId="5CF36555" w:rsidR="00E40B78" w:rsidRPr="00EC76D5" w:rsidRDefault="009A5FF5" w:rsidP="00035354">
      <w:pPr>
        <w:pStyle w:val="CodeHeader"/>
      </w:pPr>
      <w:r w:rsidRPr="00EC76D5">
        <w:t>GenerateSyntaxTree.java</w:t>
      </w:r>
    </w:p>
    <w:p w14:paraId="0ADF51AF" w14:textId="77777777" w:rsidR="009814D3" w:rsidRPr="00EC76D5" w:rsidRDefault="00BA1210" w:rsidP="00BA1210">
      <w:pPr>
        <w:pStyle w:val="Code"/>
      </w:pPr>
      <w:r w:rsidRPr="00EC76D5">
        <w:t xml:space="preserve">  public static SyntaxTree generateCastExpression(SyntaxTree fromTree,</w:t>
      </w:r>
    </w:p>
    <w:p w14:paraId="34EA97D6" w14:textId="0FE6780F" w:rsidR="00BA1210" w:rsidRPr="00EC76D5" w:rsidRDefault="009814D3" w:rsidP="00BA1210">
      <w:pPr>
        <w:pStyle w:val="Code"/>
      </w:pPr>
      <w:r w:rsidRPr="00EC76D5">
        <w:t xml:space="preserve">                                                 </w:t>
      </w:r>
      <w:r w:rsidR="00BA1210" w:rsidRPr="00EC76D5">
        <w:t xml:space="preserve"> Type toType) {</w:t>
      </w:r>
    </w:p>
    <w:p w14:paraId="26CFC443" w14:textId="77777777" w:rsidR="00BA1210" w:rsidRPr="00EC76D5" w:rsidRDefault="00BA1210" w:rsidP="00BA1210">
      <w:pPr>
        <w:pStyle w:val="Code"/>
      </w:pPr>
      <w:r w:rsidRPr="00EC76D5">
        <w:t xml:space="preserve">    fromTree = checkFunctionArrayStringLogicalExpression(fromTree);</w:t>
      </w:r>
    </w:p>
    <w:p w14:paraId="0BA8F7D0" w14:textId="77777777" w:rsidR="00BA1210" w:rsidRPr="00EC76D5" w:rsidRDefault="00BA1210" w:rsidP="00BA1210">
      <w:pPr>
        <w:pStyle w:val="Code"/>
      </w:pPr>
      <w:r w:rsidRPr="00EC76D5">
        <w:t xml:space="preserve">    return TypeCast.explicitCast(fromTree, toType);</w:t>
      </w:r>
    </w:p>
    <w:p w14:paraId="75CE93BD" w14:textId="6C37A640" w:rsidR="00E40B78" w:rsidRPr="00EC76D5" w:rsidRDefault="00BA1210" w:rsidP="00BA1210">
      <w:pPr>
        <w:pStyle w:val="Code"/>
      </w:pPr>
      <w:r w:rsidRPr="00EC76D5">
        <w:t xml:space="preserve">  }</w:t>
      </w:r>
    </w:p>
    <w:p w14:paraId="11069DEB" w14:textId="67D7DBA4" w:rsidR="00E40B78" w:rsidRPr="00EC76D5" w:rsidRDefault="00E40B78" w:rsidP="00E40B78">
      <w:pPr>
        <w:pStyle w:val="Rubrik3"/>
      </w:pPr>
      <w:bookmarkStart w:id="325" w:name="_Toc481936202"/>
      <w:r w:rsidRPr="00EC76D5">
        <w:t>Prefix Expression</w:t>
      </w:r>
      <w:bookmarkEnd w:id="325"/>
    </w:p>
    <w:p w14:paraId="45E4F558" w14:textId="77777777" w:rsidR="00E40B78" w:rsidRPr="00EC76D5" w:rsidRDefault="00E40B78" w:rsidP="00E40B78">
      <w:r w:rsidRPr="00EC76D5">
        <w:t>In C, there are several prefix expressions:</w:t>
      </w:r>
    </w:p>
    <w:p w14:paraId="7BA51AEA" w14:textId="77777777" w:rsidR="00E40B78" w:rsidRPr="00EC76D5" w:rsidRDefault="00E40B78" w:rsidP="00E40B78">
      <w:pPr>
        <w:pStyle w:val="Liststycke"/>
        <w:numPr>
          <w:ilvl w:val="0"/>
          <w:numId w:val="84"/>
        </w:numPr>
      </w:pPr>
      <w:r w:rsidRPr="00EC76D5">
        <w:t>Unary add and minus</w:t>
      </w:r>
    </w:p>
    <w:p w14:paraId="08067D12" w14:textId="77777777" w:rsidR="00E40B78" w:rsidRPr="00EC76D5" w:rsidRDefault="00E40B78" w:rsidP="00E40B78">
      <w:pPr>
        <w:pStyle w:val="Liststycke"/>
        <w:numPr>
          <w:ilvl w:val="0"/>
          <w:numId w:val="84"/>
        </w:numPr>
      </w:pPr>
      <w:r w:rsidRPr="00EC76D5">
        <w:lastRenderedPageBreak/>
        <w:t>Logical not</w:t>
      </w:r>
    </w:p>
    <w:p w14:paraId="7BF8CAF7" w14:textId="77777777" w:rsidR="00E40B78" w:rsidRPr="00EC76D5" w:rsidRDefault="00E40B78" w:rsidP="00E40B78">
      <w:pPr>
        <w:pStyle w:val="Liststycke"/>
        <w:numPr>
          <w:ilvl w:val="0"/>
          <w:numId w:val="84"/>
        </w:numPr>
      </w:pPr>
      <w:r w:rsidRPr="00EC76D5">
        <w:t>Bitwise not</w:t>
      </w:r>
    </w:p>
    <w:p w14:paraId="128F651D" w14:textId="77777777" w:rsidR="00E40B78" w:rsidRPr="00EC76D5" w:rsidRDefault="00E40B78" w:rsidP="00E40B78">
      <w:pPr>
        <w:pStyle w:val="Liststycke"/>
        <w:numPr>
          <w:ilvl w:val="0"/>
          <w:numId w:val="84"/>
        </w:numPr>
      </w:pPr>
      <w:r w:rsidRPr="00EC76D5">
        <w:t xml:space="preserve">The </w:t>
      </w:r>
      <w:r w:rsidRPr="00EC76D5">
        <w:rPr>
          <w:rStyle w:val="CodeInText"/>
        </w:rPr>
        <w:t>sizeof</w:t>
      </w:r>
      <w:r w:rsidRPr="00EC76D5">
        <w:t xml:space="preserve"> operator</w:t>
      </w:r>
    </w:p>
    <w:p w14:paraId="2226B4EC" w14:textId="77777777" w:rsidR="00E40B78" w:rsidRPr="00EC76D5" w:rsidRDefault="00E40B78" w:rsidP="00E40B78">
      <w:pPr>
        <w:pStyle w:val="Liststycke"/>
        <w:numPr>
          <w:ilvl w:val="0"/>
          <w:numId w:val="84"/>
        </w:numPr>
      </w:pPr>
      <w:r w:rsidRPr="00EC76D5">
        <w:t>The address operator</w:t>
      </w:r>
    </w:p>
    <w:p w14:paraId="41F77BBB" w14:textId="681E7AED" w:rsidR="00E40B78" w:rsidRPr="00EC76D5" w:rsidRDefault="00E40B78" w:rsidP="00E40B78">
      <w:pPr>
        <w:pStyle w:val="Liststycke"/>
        <w:numPr>
          <w:ilvl w:val="0"/>
          <w:numId w:val="84"/>
        </w:numPr>
      </w:pPr>
      <w:r w:rsidRPr="00EC76D5">
        <w:t xml:space="preserve">The </w:t>
      </w:r>
      <w:r w:rsidR="00B02345">
        <w:t>dereference</w:t>
      </w:r>
      <w:r w:rsidRPr="00EC76D5">
        <w:t>ence operator</w:t>
      </w:r>
    </w:p>
    <w:p w14:paraId="4E527F0A" w14:textId="6449847E" w:rsidR="00E40B78" w:rsidRPr="00EC76D5" w:rsidRDefault="002E67B8" w:rsidP="00E40B78">
      <w:pPr>
        <w:pStyle w:val="CodeHeader"/>
      </w:pPr>
      <w:r>
        <w:t>MainParser.gppg</w:t>
      </w:r>
    </w:p>
    <w:p w14:paraId="72836C65" w14:textId="77777777" w:rsidR="00AD4348" w:rsidRPr="00EC76D5" w:rsidRDefault="00AD4348" w:rsidP="00AD4348">
      <w:pPr>
        <w:pStyle w:val="Code"/>
      </w:pPr>
      <w:r w:rsidRPr="00EC76D5">
        <w:t>prefix_add_operator:</w:t>
      </w:r>
    </w:p>
    <w:p w14:paraId="36E25B26" w14:textId="77777777" w:rsidR="00AD4348" w:rsidRPr="00EC76D5" w:rsidRDefault="00AD4348" w:rsidP="00AD4348">
      <w:pPr>
        <w:pStyle w:val="Code"/>
      </w:pPr>
      <w:r w:rsidRPr="00EC76D5">
        <w:t xml:space="preserve">    PLUS  { $$ = MiddleOperator.UnaryAdd;      }</w:t>
      </w:r>
    </w:p>
    <w:p w14:paraId="24CF8F68" w14:textId="77777777" w:rsidR="00AD4348" w:rsidRPr="00EC76D5" w:rsidRDefault="00AD4348" w:rsidP="00AD4348">
      <w:pPr>
        <w:pStyle w:val="Code"/>
      </w:pPr>
      <w:r w:rsidRPr="00EC76D5">
        <w:t xml:space="preserve">  | MINUS { $$ = MiddleOperator.UnarySubtract; };</w:t>
      </w:r>
    </w:p>
    <w:p w14:paraId="49BD5103" w14:textId="77777777" w:rsidR="00AD4348" w:rsidRPr="00EC76D5" w:rsidRDefault="00AD4348" w:rsidP="00AD4348">
      <w:pPr>
        <w:pStyle w:val="Code"/>
      </w:pPr>
    </w:p>
    <w:p w14:paraId="7ED9BDD2" w14:textId="77777777" w:rsidR="00AD4348" w:rsidRPr="00EC76D5" w:rsidRDefault="00AD4348" w:rsidP="00AD4348">
      <w:pPr>
        <w:pStyle w:val="Code"/>
      </w:pPr>
      <w:r w:rsidRPr="00EC76D5">
        <w:t>increment_operator:</w:t>
      </w:r>
    </w:p>
    <w:p w14:paraId="02542A69" w14:textId="77777777" w:rsidR="00AD4348" w:rsidRPr="00EC76D5" w:rsidRDefault="00AD4348" w:rsidP="00AD4348">
      <w:pPr>
        <w:pStyle w:val="Code"/>
      </w:pPr>
      <w:r w:rsidRPr="00EC76D5">
        <w:t xml:space="preserve">    INCREMENT { $$ = MiddleOperator.Increment; }</w:t>
      </w:r>
    </w:p>
    <w:p w14:paraId="03DC860E" w14:textId="77777777" w:rsidR="00AD4348" w:rsidRPr="00EC76D5" w:rsidRDefault="00AD4348" w:rsidP="00AD4348">
      <w:pPr>
        <w:pStyle w:val="Code"/>
      </w:pPr>
      <w:r w:rsidRPr="00EC76D5">
        <w:t xml:space="preserve">  | DECREMENT { $$ = MiddleOperator.Decrement; };</w:t>
      </w:r>
    </w:p>
    <w:p w14:paraId="142DAFF3" w14:textId="7C5FD788" w:rsidR="00CA4780" w:rsidRPr="00EC76D5" w:rsidRDefault="00CA4780" w:rsidP="00AD4348">
      <w:pPr>
        <w:pStyle w:val="Code"/>
      </w:pPr>
      <w:r w:rsidRPr="00EC76D5">
        <w:t>prefix_expression:</w:t>
      </w:r>
    </w:p>
    <w:p w14:paraId="37C3AD28" w14:textId="77777777" w:rsidR="00CA4780" w:rsidRPr="00EC76D5" w:rsidRDefault="00CA4780" w:rsidP="00CA4780">
      <w:pPr>
        <w:pStyle w:val="Code"/>
      </w:pPr>
      <w:r w:rsidRPr="00EC76D5">
        <w:t xml:space="preserve">    postfix_expression {</w:t>
      </w:r>
    </w:p>
    <w:p w14:paraId="68D6B3FE" w14:textId="77777777" w:rsidR="00CA4780" w:rsidRPr="00EC76D5" w:rsidRDefault="00CA4780" w:rsidP="00CA4780">
      <w:pPr>
        <w:pStyle w:val="Code"/>
      </w:pPr>
      <w:r w:rsidRPr="00EC76D5">
        <w:t xml:space="preserve">      $$ = $1; </w:t>
      </w:r>
    </w:p>
    <w:p w14:paraId="78CE0793" w14:textId="0FC3F6A9" w:rsidR="00E40B78" w:rsidRPr="00EC76D5" w:rsidRDefault="00CA4780" w:rsidP="00CA4780">
      <w:pPr>
        <w:pStyle w:val="Code"/>
      </w:pPr>
      <w:r w:rsidRPr="00EC76D5">
        <w:t xml:space="preserve">    }</w:t>
      </w:r>
    </w:p>
    <w:p w14:paraId="13057D41" w14:textId="48DE952B" w:rsidR="00E40B78" w:rsidRPr="00EC76D5" w:rsidRDefault="00E40B78" w:rsidP="00E40B78">
      <w:pPr>
        <w:pStyle w:val="Rubrik3"/>
      </w:pPr>
      <w:bookmarkStart w:id="326" w:name="_Toc481936203"/>
      <w:r w:rsidRPr="00EC76D5">
        <w:t>Unary Arithmetic Expression</w:t>
      </w:r>
      <w:bookmarkEnd w:id="326"/>
    </w:p>
    <w:p w14:paraId="54A2DAFD" w14:textId="77777777" w:rsidR="00E40B78" w:rsidRPr="00EC76D5" w:rsidRDefault="00E40B78" w:rsidP="00E40B78">
      <w:r w:rsidRPr="00EC76D5">
        <w:t>The unary arithmetic operators (plus and minus) support all arithmetic types.</w:t>
      </w:r>
    </w:p>
    <w:p w14:paraId="06B7F47B" w14:textId="2EA4E8A9" w:rsidR="00E40B78" w:rsidRPr="00EC76D5" w:rsidRDefault="002E67B8" w:rsidP="00E40B78">
      <w:pPr>
        <w:pStyle w:val="CodeHeader"/>
      </w:pPr>
      <w:r>
        <w:t>MainParser.gppg</w:t>
      </w:r>
    </w:p>
    <w:p w14:paraId="3791232C" w14:textId="06396A9D" w:rsidR="00CA4780" w:rsidRPr="00EC76D5" w:rsidRDefault="00CA4780" w:rsidP="00CA4780">
      <w:pPr>
        <w:pStyle w:val="Code"/>
      </w:pPr>
      <w:r w:rsidRPr="00EC76D5">
        <w:t xml:space="preserve">  | prefix_add_operator </w:t>
      </w:r>
      <w:r w:rsidR="00CA3A8B">
        <w:t>type_cast_expression</w:t>
      </w:r>
      <w:r w:rsidRPr="00EC76D5">
        <w:t xml:space="preserve"> {</w:t>
      </w:r>
    </w:p>
    <w:p w14:paraId="55FF1E1C" w14:textId="77777777" w:rsidR="00CA4780" w:rsidRPr="00EC76D5" w:rsidRDefault="00CA4780" w:rsidP="00CA4780">
      <w:pPr>
        <w:pStyle w:val="Code"/>
      </w:pPr>
      <w:r w:rsidRPr="00EC76D5">
        <w:t xml:space="preserve">      $$ = SyntaxTreeGenerator.generateUnaryExpression($1, $2);</w:t>
      </w:r>
    </w:p>
    <w:p w14:paraId="17193A32" w14:textId="77777777" w:rsidR="00CA4780" w:rsidRPr="00EC76D5" w:rsidRDefault="00CA4780" w:rsidP="00CA4780">
      <w:pPr>
        <w:pStyle w:val="Code"/>
        <w:rPr>
          <w:b/>
        </w:rPr>
      </w:pPr>
      <w:r w:rsidRPr="00EC76D5">
        <w:t xml:space="preserve">    } </w:t>
      </w:r>
    </w:p>
    <w:p w14:paraId="47B5E32D" w14:textId="0E5612BB" w:rsidR="00E40B78" w:rsidRPr="00EC76D5" w:rsidRDefault="009A5FF5" w:rsidP="00CA4780">
      <w:pPr>
        <w:pStyle w:val="CodeHeader"/>
      </w:pPr>
      <w:r w:rsidRPr="00EC76D5">
        <w:t>GenerateSyntaxTree.java</w:t>
      </w:r>
    </w:p>
    <w:p w14:paraId="49698A58" w14:textId="77777777" w:rsidR="00BC3EA7" w:rsidRPr="00EC76D5" w:rsidRDefault="00BC3EA7" w:rsidP="00BC3EA7">
      <w:pPr>
        <w:pStyle w:val="Code"/>
      </w:pPr>
      <w:r w:rsidRPr="00EC76D5">
        <w:t xml:space="preserve">  public static SyntaxTree generateUnaryExpression(MiddleOperator operator,</w:t>
      </w:r>
    </w:p>
    <w:p w14:paraId="70ED2D4E" w14:textId="77777777" w:rsidR="00BC3EA7" w:rsidRPr="00EC76D5" w:rsidRDefault="00BC3EA7" w:rsidP="00BC3EA7">
      <w:pPr>
        <w:pStyle w:val="Code"/>
      </w:pPr>
      <w:r w:rsidRPr="00EC76D5">
        <w:t xml:space="preserve">                                             SyntaxTree tree){</w:t>
      </w:r>
    </w:p>
    <w:p w14:paraId="55EFF349" w14:textId="77777777" w:rsidR="00BC3EA7" w:rsidRPr="00EC76D5" w:rsidRDefault="00BC3EA7" w:rsidP="00BC3EA7">
      <w:pPr>
        <w:pStyle w:val="Code"/>
      </w:pPr>
      <w:r w:rsidRPr="00EC76D5">
        <w:t xml:space="preserve">    tree = checkFunctionArrayStringLogicalExpression(tree);</w:t>
      </w:r>
    </w:p>
    <w:p w14:paraId="71550B5D" w14:textId="77777777" w:rsidR="00BC3EA7" w:rsidRPr="00EC76D5" w:rsidRDefault="00BC3EA7" w:rsidP="00BC3EA7">
      <w:pPr>
        <w:pStyle w:val="Code"/>
      </w:pPr>
      <w:r w:rsidRPr="00EC76D5">
        <w:t xml:space="preserve">    Type type = tree.getType();</w:t>
      </w:r>
    </w:p>
    <w:p w14:paraId="66A1D270" w14:textId="77777777" w:rsidR="00BC3EA7" w:rsidRPr="00EC76D5" w:rsidRDefault="00BC3EA7" w:rsidP="00BC3EA7">
      <w:pPr>
        <w:pStyle w:val="Code"/>
      </w:pPr>
      <w:r w:rsidRPr="00EC76D5">
        <w:t xml:space="preserve">    Assert.error(type.isArithmeticOrPointer(), type,</w:t>
      </w:r>
    </w:p>
    <w:p w14:paraId="69130301" w14:textId="77777777" w:rsidR="00BC3EA7" w:rsidRPr="00EC76D5" w:rsidRDefault="00BC3EA7" w:rsidP="00BC3EA7">
      <w:pPr>
        <w:pStyle w:val="Code"/>
      </w:pPr>
      <w:r w:rsidRPr="00EC76D5">
        <w:t xml:space="preserve">                 "not allowed in unary expression");</w:t>
      </w:r>
    </w:p>
    <w:p w14:paraId="196721EB" w14:textId="77777777" w:rsidR="00BC3EA7" w:rsidRPr="00EC76D5" w:rsidRDefault="00BC3EA7" w:rsidP="00BC3EA7">
      <w:pPr>
        <w:pStyle w:val="Code"/>
      </w:pPr>
      <w:r w:rsidRPr="00EC76D5">
        <w:t xml:space="preserve">    return generateUnaryTree(operator, type, tree);</w:t>
      </w:r>
    </w:p>
    <w:p w14:paraId="1A1335AD" w14:textId="248D0512" w:rsidR="00E40B78" w:rsidRPr="00EC76D5" w:rsidRDefault="00BC3EA7" w:rsidP="00BC3EA7">
      <w:pPr>
        <w:pStyle w:val="Code"/>
      </w:pPr>
      <w:r w:rsidRPr="00EC76D5">
        <w:t xml:space="preserve">  }</w:t>
      </w:r>
    </w:p>
    <w:p w14:paraId="6DFEEC2F" w14:textId="281046E6" w:rsidR="00E40B78" w:rsidRPr="00EC76D5" w:rsidRDefault="00E40B78" w:rsidP="00E40B78">
      <w:pPr>
        <w:pStyle w:val="Rubrik3"/>
        <w:numPr>
          <w:ilvl w:val="2"/>
          <w:numId w:val="85"/>
        </w:numPr>
      </w:pPr>
      <w:bookmarkStart w:id="327" w:name="_Toc481936204"/>
      <w:r w:rsidRPr="00EC76D5">
        <w:t>Prefix Increment and Decrement</w:t>
      </w:r>
      <w:bookmarkEnd w:id="327"/>
    </w:p>
    <w:p w14:paraId="67B7CC12" w14:textId="1D4C3498" w:rsidR="00E40B78" w:rsidRPr="00EC76D5" w:rsidRDefault="00E40B78" w:rsidP="00E40B78">
      <w:r w:rsidRPr="00EC76D5">
        <w:t xml:space="preserve">The prefix increment and decrement operators does first change the value and return the new value. The operand </w:t>
      </w:r>
      <w:r w:rsidR="00AD4348" w:rsidRPr="00EC76D5">
        <w:t>must</w:t>
      </w:r>
      <w:r w:rsidRPr="00EC76D5">
        <w:t xml:space="preserve"> be a left-value of arithmetic or pointer type.</w:t>
      </w:r>
    </w:p>
    <w:p w14:paraId="111CB844" w14:textId="18B2187D" w:rsidR="00E40B78" w:rsidRPr="00EC76D5" w:rsidRDefault="002E67B8" w:rsidP="00E40B78">
      <w:pPr>
        <w:pStyle w:val="CodeHeader"/>
      </w:pPr>
      <w:r>
        <w:t>MainParser.gppg</w:t>
      </w:r>
    </w:p>
    <w:p w14:paraId="6168439B" w14:textId="77777777" w:rsidR="00F052AB" w:rsidRPr="00EC76D5" w:rsidRDefault="00F052AB" w:rsidP="00F052AB">
      <w:pPr>
        <w:pStyle w:val="Code"/>
      </w:pPr>
      <w:r w:rsidRPr="00EC76D5">
        <w:t xml:space="preserve">  | increment_operator prefix_expression {</w:t>
      </w:r>
    </w:p>
    <w:p w14:paraId="77F67B2E" w14:textId="77777777" w:rsidR="00F052AB" w:rsidRPr="00EC76D5" w:rsidRDefault="00F052AB" w:rsidP="00F052AB">
      <w:pPr>
        <w:pStyle w:val="Code"/>
      </w:pPr>
      <w:r w:rsidRPr="00EC76D5">
        <w:t xml:space="preserve">      $$ = SyntaxTreeGenerator.generatePrefixIncrementExpression($1, $2);</w:t>
      </w:r>
    </w:p>
    <w:p w14:paraId="47D21BB0" w14:textId="77777777" w:rsidR="00F052AB" w:rsidRPr="00EC76D5" w:rsidRDefault="00F052AB" w:rsidP="00F052AB">
      <w:pPr>
        <w:pStyle w:val="Code"/>
        <w:rPr>
          <w:b/>
        </w:rPr>
      </w:pPr>
      <w:r w:rsidRPr="00EC76D5">
        <w:t xml:space="preserve">    } </w:t>
      </w:r>
    </w:p>
    <w:p w14:paraId="724B271D" w14:textId="0BD00EBD" w:rsidR="00E40B78" w:rsidRPr="00EC76D5" w:rsidRDefault="009A5FF5" w:rsidP="00F052AB">
      <w:pPr>
        <w:pStyle w:val="CodeHeader"/>
      </w:pPr>
      <w:r w:rsidRPr="00EC76D5">
        <w:t>GenerateSyntaxTree.java</w:t>
      </w:r>
    </w:p>
    <w:p w14:paraId="2420FE6B" w14:textId="77777777" w:rsidR="00A41F31" w:rsidRPr="00EC76D5" w:rsidRDefault="00A41F31" w:rsidP="00A41F31">
      <w:pPr>
        <w:pStyle w:val="Code"/>
      </w:pPr>
      <w:r w:rsidRPr="00EC76D5">
        <w:t xml:space="preserve">  public static SyntaxTree generatePrefixIncrementExpression</w:t>
      </w:r>
    </w:p>
    <w:p w14:paraId="20CD1216" w14:textId="2E1AB728" w:rsidR="00A41F31" w:rsidRPr="00EC76D5" w:rsidRDefault="00A41F31" w:rsidP="00A41F31">
      <w:pPr>
        <w:pStyle w:val="Code"/>
      </w:pPr>
      <w:r w:rsidRPr="00EC76D5">
        <w:t xml:space="preserve">                                   (MiddleOperator operator, SyntaxTree tree){</w:t>
      </w:r>
    </w:p>
    <w:p w14:paraId="763B86D8" w14:textId="77777777" w:rsidR="00A41F31" w:rsidRPr="00EC76D5" w:rsidRDefault="00A41F31" w:rsidP="00A41F31">
      <w:pPr>
        <w:pStyle w:val="Code"/>
      </w:pPr>
      <w:r w:rsidRPr="00EC76D5">
        <w:t xml:space="preserve">    Assert.error(isLeftValue(tree), tree, "not left-value");</w:t>
      </w:r>
    </w:p>
    <w:p w14:paraId="64B0F6CA" w14:textId="77777777" w:rsidR="00A41F31" w:rsidRPr="00EC76D5" w:rsidRDefault="00A41F31" w:rsidP="00A41F31">
      <w:pPr>
        <w:pStyle w:val="Code"/>
      </w:pPr>
      <w:r w:rsidRPr="00EC76D5">
        <w:t xml:space="preserve">    </w:t>
      </w:r>
    </w:p>
    <w:p w14:paraId="73F899FE" w14:textId="77777777" w:rsidR="00A41F31" w:rsidRPr="00EC76D5" w:rsidRDefault="00A41F31" w:rsidP="00A41F31">
      <w:pPr>
        <w:pStyle w:val="Code"/>
      </w:pPr>
      <w:r w:rsidRPr="00EC76D5">
        <w:t xml:space="preserve">    Type type = tree.getType();    </w:t>
      </w:r>
    </w:p>
    <w:p w14:paraId="233893B8" w14:textId="77777777" w:rsidR="00A41F31" w:rsidRPr="00EC76D5" w:rsidRDefault="00A41F31" w:rsidP="00A41F31">
      <w:pPr>
        <w:pStyle w:val="Code"/>
      </w:pPr>
      <w:r w:rsidRPr="00EC76D5">
        <w:t xml:space="preserve">    Assert.error(type.isArithmeticOrPointer(), tree,</w:t>
      </w:r>
    </w:p>
    <w:p w14:paraId="4C87C9CB" w14:textId="77777777" w:rsidR="00A41F31" w:rsidRPr="00EC76D5" w:rsidRDefault="00A41F31" w:rsidP="00A41F31">
      <w:pPr>
        <w:pStyle w:val="Code"/>
      </w:pPr>
      <w:r w:rsidRPr="00EC76D5">
        <w:t xml:space="preserve">                 "not allowed in prefix increment/decrement");</w:t>
      </w:r>
    </w:p>
    <w:p w14:paraId="10554352" w14:textId="77777777" w:rsidR="00A41F31" w:rsidRPr="00EC76D5" w:rsidRDefault="00A41F31" w:rsidP="00A41F31">
      <w:pPr>
        <w:pStyle w:val="Code"/>
      </w:pPr>
      <w:r w:rsidRPr="00EC76D5">
        <w:t xml:space="preserve">    </w:t>
      </w:r>
    </w:p>
    <w:p w14:paraId="32045AB6" w14:textId="77777777" w:rsidR="00A41F31" w:rsidRPr="00EC76D5" w:rsidRDefault="00A41F31" w:rsidP="00A41F31">
      <w:pPr>
        <w:pStyle w:val="Code"/>
      </w:pPr>
      <w:r w:rsidRPr="00EC76D5">
        <w:lastRenderedPageBreak/>
        <w:t xml:space="preserve">    if (operator == MiddleOperator.Increment) {</w:t>
      </w:r>
    </w:p>
    <w:p w14:paraId="6C18BB40" w14:textId="77777777" w:rsidR="00A41F31" w:rsidRPr="00EC76D5" w:rsidRDefault="00A41F31" w:rsidP="00A41F31">
      <w:pPr>
        <w:pStyle w:val="Code"/>
      </w:pPr>
      <w:r w:rsidRPr="00EC76D5">
        <w:t xml:space="preserve">      operator = MiddleOperator.PrefixIncrement;</w:t>
      </w:r>
    </w:p>
    <w:p w14:paraId="0BD47CDD" w14:textId="77777777" w:rsidR="00A41F31" w:rsidRPr="00EC76D5" w:rsidRDefault="00A41F31" w:rsidP="00A41F31">
      <w:pPr>
        <w:pStyle w:val="Code"/>
      </w:pPr>
      <w:r w:rsidRPr="00EC76D5">
        <w:t xml:space="preserve">    }</w:t>
      </w:r>
    </w:p>
    <w:p w14:paraId="71C6F270" w14:textId="77777777" w:rsidR="00A41F31" w:rsidRPr="00EC76D5" w:rsidRDefault="00A41F31" w:rsidP="00A41F31">
      <w:pPr>
        <w:pStyle w:val="Code"/>
      </w:pPr>
      <w:r w:rsidRPr="00EC76D5">
        <w:t xml:space="preserve">    else {</w:t>
      </w:r>
    </w:p>
    <w:p w14:paraId="784FAFD1" w14:textId="77777777" w:rsidR="00A41F31" w:rsidRPr="00EC76D5" w:rsidRDefault="00A41F31" w:rsidP="00A41F31">
      <w:pPr>
        <w:pStyle w:val="Code"/>
      </w:pPr>
      <w:r w:rsidRPr="00EC76D5">
        <w:t xml:space="preserve">      operator = MiddleOperator.PrefixDecrement;</w:t>
      </w:r>
    </w:p>
    <w:p w14:paraId="2418CBF4" w14:textId="77777777" w:rsidR="00A41F31" w:rsidRPr="00EC76D5" w:rsidRDefault="00A41F31" w:rsidP="00A41F31">
      <w:pPr>
        <w:pStyle w:val="Code"/>
      </w:pPr>
      <w:r w:rsidRPr="00EC76D5">
        <w:t xml:space="preserve">    }</w:t>
      </w:r>
    </w:p>
    <w:p w14:paraId="66552030" w14:textId="77777777" w:rsidR="00A41F31" w:rsidRPr="00EC76D5" w:rsidRDefault="00A41F31" w:rsidP="00A41F31">
      <w:pPr>
        <w:pStyle w:val="Code"/>
      </w:pPr>
    </w:p>
    <w:p w14:paraId="6AC0B564" w14:textId="77777777" w:rsidR="00A41F31" w:rsidRPr="00EC76D5" w:rsidRDefault="00A41F31" w:rsidP="00A41F31">
      <w:pPr>
        <w:pStyle w:val="Code"/>
      </w:pPr>
      <w:r w:rsidRPr="00EC76D5">
        <w:t xml:space="preserve">    return generateUnaryTree(operator, type, tree);</w:t>
      </w:r>
    </w:p>
    <w:p w14:paraId="19AF3A96" w14:textId="406642BA" w:rsidR="00E40B78" w:rsidRPr="00EC76D5" w:rsidRDefault="00A41F31" w:rsidP="00A41F31">
      <w:pPr>
        <w:pStyle w:val="Code"/>
      </w:pPr>
      <w:r w:rsidRPr="00EC76D5">
        <w:t xml:space="preserve">  }</w:t>
      </w:r>
    </w:p>
    <w:p w14:paraId="72673985" w14:textId="69A5260E" w:rsidR="00E40B78" w:rsidRPr="00EC76D5" w:rsidRDefault="00E40B78" w:rsidP="00E40B78">
      <w:pPr>
        <w:pStyle w:val="Rubrik3"/>
      </w:pPr>
      <w:bookmarkStart w:id="328" w:name="_Toc481936205"/>
      <w:r w:rsidRPr="00EC76D5">
        <w:t>Logical Not</w:t>
      </w:r>
      <w:bookmarkEnd w:id="328"/>
    </w:p>
    <w:p w14:paraId="7D16A9E2" w14:textId="77777777" w:rsidR="00E40B78" w:rsidRPr="00EC76D5" w:rsidRDefault="00E40B78" w:rsidP="00E40B78">
      <w:r w:rsidRPr="00EC76D5">
        <w:t>The logical-not operator just swaps the true and false sets of its operand.</w:t>
      </w:r>
    </w:p>
    <w:p w14:paraId="69804BFE" w14:textId="6B34F933" w:rsidR="00E40B78" w:rsidRPr="00EC76D5" w:rsidRDefault="002E67B8" w:rsidP="00E40B78">
      <w:pPr>
        <w:pStyle w:val="CodeHeader"/>
      </w:pPr>
      <w:r>
        <w:t>MainParser.gppg</w:t>
      </w:r>
    </w:p>
    <w:p w14:paraId="601C165E" w14:textId="3358A97B" w:rsidR="00F62229" w:rsidRPr="00EC76D5" w:rsidRDefault="00F62229" w:rsidP="00F62229">
      <w:pPr>
        <w:pStyle w:val="Code"/>
      </w:pPr>
      <w:r w:rsidRPr="00EC76D5">
        <w:t xml:space="preserve">  | LOGICAL_NOT </w:t>
      </w:r>
      <w:r w:rsidR="00CA3A8B">
        <w:t>type_cast_expression</w:t>
      </w:r>
      <w:r w:rsidRPr="00EC76D5">
        <w:t xml:space="preserve"> {</w:t>
      </w:r>
    </w:p>
    <w:p w14:paraId="3092EB84" w14:textId="77777777" w:rsidR="00F62229" w:rsidRPr="00EC76D5" w:rsidRDefault="00F62229" w:rsidP="00F62229">
      <w:pPr>
        <w:pStyle w:val="Code"/>
      </w:pPr>
      <w:r w:rsidRPr="00EC76D5">
        <w:t xml:space="preserve">      $$ = SyntaxTreeGenerator.generateLogicalNotExpression($2);</w:t>
      </w:r>
    </w:p>
    <w:p w14:paraId="63F4F017" w14:textId="016DA213" w:rsidR="00E40B78" w:rsidRPr="00EC76D5" w:rsidRDefault="00F62229" w:rsidP="00F62229">
      <w:pPr>
        <w:pStyle w:val="Code"/>
      </w:pPr>
      <w:r w:rsidRPr="00EC76D5">
        <w:t xml:space="preserve">    }</w:t>
      </w:r>
    </w:p>
    <w:p w14:paraId="30F3156C" w14:textId="77777777" w:rsidR="00F62229" w:rsidRPr="00EC76D5" w:rsidRDefault="00F62229" w:rsidP="00F62229">
      <w:pPr>
        <w:pStyle w:val="CodeHeader"/>
      </w:pPr>
      <w:r w:rsidRPr="00EC76D5">
        <w:t>GenerateSyntaxTree.java</w:t>
      </w:r>
    </w:p>
    <w:p w14:paraId="406CF962" w14:textId="77777777" w:rsidR="003A1133" w:rsidRPr="00EC76D5" w:rsidRDefault="003A1133" w:rsidP="003A1133">
      <w:pPr>
        <w:pStyle w:val="Code"/>
      </w:pPr>
      <w:r w:rsidRPr="00EC76D5">
        <w:t xml:space="preserve">  public static SyntaxTree generateLogicalNotExpression(SyntaxTree tree) {      </w:t>
      </w:r>
    </w:p>
    <w:p w14:paraId="2FA80E67" w14:textId="77777777" w:rsidR="003A1133" w:rsidRPr="00EC76D5" w:rsidRDefault="003A1133" w:rsidP="003A1133">
      <w:pPr>
        <w:pStyle w:val="Code"/>
      </w:pPr>
      <w:r w:rsidRPr="00EC76D5">
        <w:t xml:space="preserve">    tree = toLogicalExpression(tree);</w:t>
      </w:r>
    </w:p>
    <w:p w14:paraId="5FC7CC4B" w14:textId="77777777" w:rsidR="003A1133" w:rsidRPr="00EC76D5" w:rsidRDefault="003A1133" w:rsidP="003A1133">
      <w:pPr>
        <w:pStyle w:val="Code"/>
      </w:pPr>
      <w:r w:rsidRPr="00EC76D5">
        <w:t xml:space="preserve">    return generateUnaryTree(MiddleOperator.LogicalNot,</w:t>
      </w:r>
    </w:p>
    <w:p w14:paraId="5D3D4B2D" w14:textId="7C2EC693" w:rsidR="003A1133" w:rsidRPr="00EC76D5" w:rsidRDefault="003A1133" w:rsidP="003A1133">
      <w:pPr>
        <w:pStyle w:val="Code"/>
      </w:pPr>
      <w:r w:rsidRPr="00EC76D5">
        <w:t xml:space="preserve">                             Type.LogicalType, tree);</w:t>
      </w:r>
    </w:p>
    <w:p w14:paraId="65EF7450" w14:textId="1379DB50" w:rsidR="00F62229" w:rsidRPr="00EC76D5" w:rsidRDefault="003A1133" w:rsidP="003A1133">
      <w:pPr>
        <w:pStyle w:val="Code"/>
      </w:pPr>
      <w:r w:rsidRPr="00EC76D5">
        <w:t xml:space="preserve">  }</w:t>
      </w:r>
    </w:p>
    <w:p w14:paraId="46AB8EC7" w14:textId="67705465" w:rsidR="00E40B78" w:rsidRPr="00EC76D5" w:rsidRDefault="00E40B78" w:rsidP="00E40B78">
      <w:pPr>
        <w:pStyle w:val="Rubrik3"/>
      </w:pPr>
      <w:bookmarkStart w:id="329" w:name="_Toc481936206"/>
      <w:r w:rsidRPr="00EC76D5">
        <w:t>Bitwise Not</w:t>
      </w:r>
      <w:bookmarkEnd w:id="329"/>
    </w:p>
    <w:p w14:paraId="3E913BC3" w14:textId="77777777" w:rsidR="00E40B78" w:rsidRPr="00EC76D5" w:rsidRDefault="00E40B78" w:rsidP="00E40B78">
      <w:r w:rsidRPr="00EC76D5">
        <w:t>The bitwise-not operator applies to integral types.</w:t>
      </w:r>
    </w:p>
    <w:p w14:paraId="64AE8F04" w14:textId="0D8A596E" w:rsidR="00E40B78" w:rsidRPr="00EC76D5" w:rsidRDefault="002E67B8" w:rsidP="00E40B78">
      <w:pPr>
        <w:pStyle w:val="CodeHeader"/>
      </w:pPr>
      <w:r>
        <w:t>MainParser.gppg</w:t>
      </w:r>
    </w:p>
    <w:p w14:paraId="52B81306" w14:textId="738A8223" w:rsidR="00010401" w:rsidRPr="00EC76D5" w:rsidRDefault="00010401" w:rsidP="00677C21">
      <w:pPr>
        <w:pStyle w:val="Code"/>
      </w:pPr>
      <w:r w:rsidRPr="00EC76D5">
        <w:t xml:space="preserve">  | BITWISE_NOT </w:t>
      </w:r>
      <w:r w:rsidR="00CA3A8B">
        <w:t>type_cast_expression</w:t>
      </w:r>
      <w:r w:rsidRPr="00EC76D5">
        <w:t xml:space="preserve"> {</w:t>
      </w:r>
    </w:p>
    <w:p w14:paraId="7ABEB15B" w14:textId="77777777" w:rsidR="00010401" w:rsidRPr="00EC76D5" w:rsidRDefault="00010401" w:rsidP="00677C21">
      <w:pPr>
        <w:pStyle w:val="Code"/>
      </w:pPr>
      <w:r w:rsidRPr="00EC76D5">
        <w:t xml:space="preserve">      $$ = SyntaxTreeGenerator.generateBitwiseNotExpression($2);</w:t>
      </w:r>
    </w:p>
    <w:p w14:paraId="435BB1BE" w14:textId="77777777" w:rsidR="00677C21" w:rsidRPr="00EC76D5" w:rsidRDefault="00010401" w:rsidP="00677C21">
      <w:pPr>
        <w:pStyle w:val="Code"/>
        <w:rPr>
          <w:b/>
        </w:rPr>
      </w:pPr>
      <w:r w:rsidRPr="00EC76D5">
        <w:t xml:space="preserve">    }</w:t>
      </w:r>
    </w:p>
    <w:p w14:paraId="018EEF70" w14:textId="58F82977" w:rsidR="00E40B78" w:rsidRPr="00EC76D5" w:rsidRDefault="009A5FF5" w:rsidP="00010401">
      <w:pPr>
        <w:pStyle w:val="CodeHeader"/>
      </w:pPr>
      <w:r w:rsidRPr="00EC76D5">
        <w:t>GenerateSyntaxTree.java</w:t>
      </w:r>
    </w:p>
    <w:p w14:paraId="3DE5E053" w14:textId="77777777" w:rsidR="00613D11" w:rsidRPr="00EC76D5" w:rsidRDefault="00613D11" w:rsidP="00613D11">
      <w:pPr>
        <w:pStyle w:val="Code"/>
      </w:pPr>
      <w:r w:rsidRPr="00EC76D5">
        <w:t xml:space="preserve">  public static SyntaxTree generateBitwiseNotExpression(SyntaxTree tree) {</w:t>
      </w:r>
    </w:p>
    <w:p w14:paraId="36DB9B9B" w14:textId="77777777" w:rsidR="00613D11" w:rsidRPr="00EC76D5" w:rsidRDefault="00613D11" w:rsidP="00613D11">
      <w:pPr>
        <w:pStyle w:val="Code"/>
      </w:pPr>
      <w:r w:rsidRPr="00EC76D5">
        <w:t xml:space="preserve">    tree = checkFunctionArrayStringLogicalExpression(tree);</w:t>
      </w:r>
    </w:p>
    <w:p w14:paraId="21ED5FC7" w14:textId="77777777" w:rsidR="00613D11" w:rsidRPr="00EC76D5" w:rsidRDefault="00613D11" w:rsidP="00613D11">
      <w:pPr>
        <w:pStyle w:val="Code"/>
      </w:pPr>
      <w:r w:rsidRPr="00EC76D5">
        <w:t xml:space="preserve">    Type type = tree.getType();</w:t>
      </w:r>
    </w:p>
    <w:p w14:paraId="2A80204C" w14:textId="77777777" w:rsidR="00613D11" w:rsidRPr="00EC76D5" w:rsidRDefault="00613D11" w:rsidP="00613D11">
      <w:pPr>
        <w:pStyle w:val="Code"/>
      </w:pPr>
      <w:r w:rsidRPr="00EC76D5">
        <w:t xml:space="preserve">    Assert.error(type.isIntegralOrPointer(), type,</w:t>
      </w:r>
    </w:p>
    <w:p w14:paraId="1063D6A2" w14:textId="77777777" w:rsidR="00613D11" w:rsidRPr="00EC76D5" w:rsidRDefault="00613D11" w:rsidP="00613D11">
      <w:pPr>
        <w:pStyle w:val="Code"/>
      </w:pPr>
      <w:r w:rsidRPr="00EC76D5">
        <w:t xml:space="preserve">                 "not allowed in bitwise not expression");</w:t>
      </w:r>
    </w:p>
    <w:p w14:paraId="612DC237" w14:textId="77777777" w:rsidR="00613D11" w:rsidRPr="00EC76D5" w:rsidRDefault="00613D11" w:rsidP="00613D11">
      <w:pPr>
        <w:pStyle w:val="Code"/>
      </w:pPr>
      <w:r w:rsidRPr="00EC76D5">
        <w:t xml:space="preserve">    return generateUnaryTree(MiddleOperator.BitwiseNot, type, tree);</w:t>
      </w:r>
    </w:p>
    <w:p w14:paraId="14E8FABA" w14:textId="3380AF1E" w:rsidR="00E40B78" w:rsidRPr="00EC76D5" w:rsidRDefault="00613D11" w:rsidP="00613D11">
      <w:pPr>
        <w:pStyle w:val="Code"/>
      </w:pPr>
      <w:r w:rsidRPr="00EC76D5">
        <w:t xml:space="preserve">  }</w:t>
      </w:r>
    </w:p>
    <w:p w14:paraId="48E77275" w14:textId="183F8D76" w:rsidR="00E40B78" w:rsidRPr="00EC76D5" w:rsidRDefault="00E40B78" w:rsidP="00E40B78">
      <w:pPr>
        <w:pStyle w:val="Rubrik3"/>
      </w:pPr>
      <w:bookmarkStart w:id="330" w:name="_Toc481936207"/>
      <w:r w:rsidRPr="00EC76D5">
        <w:t>sizeof</w:t>
      </w:r>
      <w:bookmarkEnd w:id="330"/>
    </w:p>
    <w:p w14:paraId="721ED7E1" w14:textId="77777777" w:rsidR="00E40B78" w:rsidRPr="00EC76D5" w:rsidRDefault="00E40B78" w:rsidP="00E40B78">
      <w:r w:rsidRPr="00EC76D5">
        <w:t xml:space="preserve">The </w:t>
      </w:r>
      <w:r w:rsidRPr="00EC76D5">
        <w:rPr>
          <w:rStyle w:val="CodeInText"/>
        </w:rPr>
        <w:t>sizeof-operator</w:t>
      </w:r>
      <w:r w:rsidRPr="00EC76D5">
        <w:t xml:space="preserve"> takes an expression or a type inside parenthesis as operand. The operator is not allowed on function or bitfields.</w:t>
      </w:r>
    </w:p>
    <w:p w14:paraId="244CC9BA" w14:textId="77F7D7FC" w:rsidR="00E40B78" w:rsidRPr="00EC76D5" w:rsidRDefault="002E67B8" w:rsidP="00E40B78">
      <w:pPr>
        <w:pStyle w:val="CodeHeader"/>
      </w:pPr>
      <w:r>
        <w:t>MainParser.gppg</w:t>
      </w:r>
    </w:p>
    <w:p w14:paraId="2279C00B" w14:textId="77777777" w:rsidR="0022772E" w:rsidRPr="00EC76D5" w:rsidRDefault="0022772E" w:rsidP="0022772E">
      <w:pPr>
        <w:pStyle w:val="Code"/>
      </w:pPr>
      <w:r w:rsidRPr="00EC76D5">
        <w:t xml:space="preserve">  | SIZE_OF prefix_expression {</w:t>
      </w:r>
    </w:p>
    <w:p w14:paraId="33C9363F" w14:textId="77777777" w:rsidR="0022772E" w:rsidRPr="00EC76D5" w:rsidRDefault="0022772E" w:rsidP="0022772E">
      <w:pPr>
        <w:pStyle w:val="Code"/>
      </w:pPr>
      <w:r w:rsidRPr="00EC76D5">
        <w:t xml:space="preserve">      $$ = SyntaxTreeGenerator.generateSizeOfExpression($2);</w:t>
      </w:r>
    </w:p>
    <w:p w14:paraId="4932D6F8" w14:textId="77777777" w:rsidR="0022772E" w:rsidRPr="00EC76D5" w:rsidRDefault="0022772E" w:rsidP="0022772E">
      <w:pPr>
        <w:pStyle w:val="Code"/>
      </w:pPr>
      <w:r w:rsidRPr="00EC76D5">
        <w:t xml:space="preserve">    }</w:t>
      </w:r>
    </w:p>
    <w:p w14:paraId="3E6DB7E5" w14:textId="77777777" w:rsidR="0022772E" w:rsidRPr="00EC76D5" w:rsidRDefault="0022772E" w:rsidP="0022772E">
      <w:pPr>
        <w:pStyle w:val="Code"/>
      </w:pPr>
      <w:r w:rsidRPr="00EC76D5">
        <w:t xml:space="preserve">  | SIZE_OF LEFT_PAREN type_name RIGHT_PAREN {</w:t>
      </w:r>
    </w:p>
    <w:p w14:paraId="123490D4" w14:textId="77777777" w:rsidR="0022772E" w:rsidRPr="00EC76D5" w:rsidRDefault="0022772E" w:rsidP="0022772E">
      <w:pPr>
        <w:pStyle w:val="Code"/>
      </w:pPr>
      <w:r w:rsidRPr="00EC76D5">
        <w:t xml:space="preserve">      $$ = SyntaxTreeGenerator.generateSizeOfType($3);</w:t>
      </w:r>
    </w:p>
    <w:p w14:paraId="6626105F" w14:textId="77777777" w:rsidR="0022772E" w:rsidRPr="00EC76D5" w:rsidRDefault="0022772E" w:rsidP="0022772E">
      <w:pPr>
        <w:pStyle w:val="Code"/>
        <w:rPr>
          <w:b/>
        </w:rPr>
      </w:pPr>
      <w:r w:rsidRPr="00EC76D5">
        <w:t xml:space="preserve">    }</w:t>
      </w:r>
    </w:p>
    <w:p w14:paraId="0A50A482" w14:textId="1FDFC21A" w:rsidR="00E40B78" w:rsidRPr="00EC76D5" w:rsidRDefault="009A5FF5" w:rsidP="0022772E">
      <w:pPr>
        <w:pStyle w:val="CodeHeader"/>
      </w:pPr>
      <w:r w:rsidRPr="00EC76D5">
        <w:t>GenerateSyntaxTree.java</w:t>
      </w:r>
    </w:p>
    <w:p w14:paraId="49DB1E4B" w14:textId="77777777" w:rsidR="006D6EFF" w:rsidRPr="00EC76D5" w:rsidRDefault="006D6EFF" w:rsidP="006D6EFF">
      <w:pPr>
        <w:pStyle w:val="Code"/>
      </w:pPr>
      <w:r w:rsidRPr="00EC76D5">
        <w:t xml:space="preserve">  public static SyntaxTree generateSizeOfExpression(SyntaxTree tree) {</w:t>
      </w:r>
    </w:p>
    <w:p w14:paraId="7625ED33" w14:textId="77777777" w:rsidR="006D6EFF" w:rsidRPr="00EC76D5" w:rsidRDefault="006D6EFF" w:rsidP="006D6EFF">
      <w:pPr>
        <w:pStyle w:val="Code"/>
      </w:pPr>
      <w:r w:rsidRPr="00EC76D5">
        <w:lastRenderedPageBreak/>
        <w:t xml:space="preserve">    Type type = tree.getType();</w:t>
      </w:r>
    </w:p>
    <w:p w14:paraId="2809A215" w14:textId="77777777" w:rsidR="006D6EFF" w:rsidRPr="00EC76D5" w:rsidRDefault="006D6EFF" w:rsidP="006D6EFF">
      <w:pPr>
        <w:pStyle w:val="Code"/>
      </w:pPr>
      <w:r w:rsidRPr="00EC76D5">
        <w:t xml:space="preserve">    Assert.error(!type.isFunction(), "sizeof function not allowed");</w:t>
      </w:r>
    </w:p>
    <w:p w14:paraId="149BD07B" w14:textId="77777777" w:rsidR="006D6EFF" w:rsidRPr="00EC76D5" w:rsidRDefault="006D6EFF" w:rsidP="006D6EFF">
      <w:pPr>
        <w:pStyle w:val="Code"/>
      </w:pPr>
      <w:r w:rsidRPr="00EC76D5">
        <w:t xml:space="preserve">    Assert.error(!type.isBitfield(), "sizeof bitfield not allowed");</w:t>
      </w:r>
    </w:p>
    <w:p w14:paraId="49D8A8AA" w14:textId="77777777" w:rsidR="00B17E12" w:rsidRPr="00EC76D5" w:rsidRDefault="006D6EFF" w:rsidP="006D6EFF">
      <w:pPr>
        <w:pStyle w:val="Code"/>
      </w:pPr>
      <w:r w:rsidRPr="00EC76D5">
        <w:t xml:space="preserve">    return generateValueTree(Type.SignedIntegerType,</w:t>
      </w:r>
    </w:p>
    <w:p w14:paraId="3899B1C9" w14:textId="435615DA" w:rsidR="006D6EFF" w:rsidRPr="00EC76D5" w:rsidRDefault="00B17E12" w:rsidP="006D6EFF">
      <w:pPr>
        <w:pStyle w:val="Code"/>
      </w:pPr>
      <w:r w:rsidRPr="00EC76D5">
        <w:t xml:space="preserve">                            </w:t>
      </w:r>
      <w:r w:rsidR="006D6EFF" w:rsidRPr="00EC76D5">
        <w:t xml:space="preserve"> BigInteger.valueOf(type.getSize()));</w:t>
      </w:r>
    </w:p>
    <w:p w14:paraId="7B464136" w14:textId="77777777" w:rsidR="006D6EFF" w:rsidRPr="00EC76D5" w:rsidRDefault="006D6EFF" w:rsidP="006D6EFF">
      <w:pPr>
        <w:pStyle w:val="Code"/>
      </w:pPr>
      <w:r w:rsidRPr="00EC76D5">
        <w:t xml:space="preserve">  }</w:t>
      </w:r>
    </w:p>
    <w:p w14:paraId="5140A29C" w14:textId="77777777" w:rsidR="006D6EFF" w:rsidRPr="00EC76D5" w:rsidRDefault="006D6EFF" w:rsidP="006D6EFF">
      <w:pPr>
        <w:pStyle w:val="Code"/>
      </w:pPr>
    </w:p>
    <w:p w14:paraId="37AB2D63" w14:textId="77777777" w:rsidR="006D6EFF" w:rsidRPr="00EC76D5" w:rsidRDefault="006D6EFF" w:rsidP="006D6EFF">
      <w:pPr>
        <w:pStyle w:val="Code"/>
      </w:pPr>
      <w:r w:rsidRPr="00EC76D5">
        <w:t xml:space="preserve">  public static SyntaxTree generateSizeOfType(Type type) {</w:t>
      </w:r>
    </w:p>
    <w:p w14:paraId="3CF90C53" w14:textId="77777777" w:rsidR="006D6EFF" w:rsidRPr="00EC76D5" w:rsidRDefault="006D6EFF" w:rsidP="006D6EFF">
      <w:pPr>
        <w:pStyle w:val="Code"/>
      </w:pPr>
      <w:r w:rsidRPr="00EC76D5">
        <w:t xml:space="preserve">    Assert.error(!type.isFunction(), "sizeof function not allowed");</w:t>
      </w:r>
    </w:p>
    <w:p w14:paraId="395AB26E" w14:textId="77777777" w:rsidR="006D6EFF" w:rsidRPr="00EC76D5" w:rsidRDefault="006D6EFF" w:rsidP="006D6EFF">
      <w:pPr>
        <w:pStyle w:val="Code"/>
      </w:pPr>
      <w:r w:rsidRPr="00EC76D5">
        <w:t xml:space="preserve">    Assert.error(!type.isBitfield(), "sizeof bitfield not allowed");</w:t>
      </w:r>
    </w:p>
    <w:p w14:paraId="51A9AD3F" w14:textId="77777777" w:rsidR="00B17E12" w:rsidRPr="00EC76D5" w:rsidRDefault="006D6EFF" w:rsidP="006D6EFF">
      <w:pPr>
        <w:pStyle w:val="Code"/>
      </w:pPr>
      <w:r w:rsidRPr="00EC76D5">
        <w:t xml:space="preserve">    return generateValueTree(Type.SignedIntegerType,</w:t>
      </w:r>
    </w:p>
    <w:p w14:paraId="677BFD7A" w14:textId="29D7AB61" w:rsidR="006D6EFF" w:rsidRPr="00EC76D5" w:rsidRDefault="00B17E12" w:rsidP="006D6EFF">
      <w:pPr>
        <w:pStyle w:val="Code"/>
      </w:pPr>
      <w:r w:rsidRPr="00EC76D5">
        <w:t xml:space="preserve">                            </w:t>
      </w:r>
      <w:r w:rsidR="006D6EFF" w:rsidRPr="00EC76D5">
        <w:t xml:space="preserve"> BigInteger.valueOf(type.getSize()));</w:t>
      </w:r>
    </w:p>
    <w:p w14:paraId="57E99281" w14:textId="1AB81128" w:rsidR="00E40B78" w:rsidRPr="00EC76D5" w:rsidRDefault="006D6EFF" w:rsidP="006D6EFF">
      <w:pPr>
        <w:pStyle w:val="Code"/>
      </w:pPr>
      <w:r w:rsidRPr="00EC76D5">
        <w:t xml:space="preserve">  }</w:t>
      </w:r>
    </w:p>
    <w:p w14:paraId="36A6387A" w14:textId="77777777" w:rsidR="00E40B78" w:rsidRPr="00EC76D5" w:rsidRDefault="00E40B78" w:rsidP="00E40B78">
      <w:pPr>
        <w:pStyle w:val="Code"/>
      </w:pPr>
    </w:p>
    <w:p w14:paraId="21D18374" w14:textId="76409067" w:rsidR="00E40B78" w:rsidRPr="00EC76D5" w:rsidRDefault="00E40B78" w:rsidP="00E40B78">
      <w:pPr>
        <w:pStyle w:val="Rubrik3"/>
      </w:pPr>
      <w:bookmarkStart w:id="331" w:name="_Toc481936208"/>
      <w:r w:rsidRPr="00EC76D5">
        <w:t>Address Expression</w:t>
      </w:r>
      <w:bookmarkEnd w:id="331"/>
    </w:p>
    <w:p w14:paraId="7DACB887" w14:textId="77777777" w:rsidR="00E40B78" w:rsidRPr="00EC76D5" w:rsidRDefault="00E40B78" w:rsidP="00E40B78">
      <w:r w:rsidRPr="00EC76D5">
        <w:t>The address operator takes the address of its operand and the return type is a pointer to the operand type, unless it is an array, in which case the result is a pointer to the array type. The operand cannot have register storage.</w:t>
      </w:r>
    </w:p>
    <w:p w14:paraId="66300681" w14:textId="16728505" w:rsidR="00E40B78" w:rsidRPr="00EC76D5" w:rsidRDefault="002E67B8" w:rsidP="00E40B78">
      <w:pPr>
        <w:pStyle w:val="CodeHeader"/>
      </w:pPr>
      <w:r>
        <w:t>MainParser.gppg</w:t>
      </w:r>
    </w:p>
    <w:p w14:paraId="1EE136B1" w14:textId="1D17E89F" w:rsidR="00953C1A" w:rsidRPr="00EC76D5" w:rsidRDefault="00953C1A" w:rsidP="00953C1A">
      <w:pPr>
        <w:pStyle w:val="Code"/>
      </w:pPr>
      <w:r w:rsidRPr="00EC76D5">
        <w:t xml:space="preserve">  | AMPERSAND </w:t>
      </w:r>
      <w:r w:rsidR="00CA3A8B">
        <w:t>type_cast_expression</w:t>
      </w:r>
      <w:r w:rsidRPr="00EC76D5">
        <w:t xml:space="preserve"> {</w:t>
      </w:r>
    </w:p>
    <w:p w14:paraId="40FBDB86" w14:textId="77777777" w:rsidR="00953C1A" w:rsidRPr="00EC76D5" w:rsidRDefault="00953C1A" w:rsidP="00953C1A">
      <w:pPr>
        <w:pStyle w:val="Code"/>
      </w:pPr>
      <w:r w:rsidRPr="00EC76D5">
        <w:t xml:space="preserve">      $$ = SyntaxTreeGenerator.generateAddressExpression($2);</w:t>
      </w:r>
    </w:p>
    <w:p w14:paraId="2D9894A0" w14:textId="77777777" w:rsidR="00953C1A" w:rsidRPr="00EC76D5" w:rsidRDefault="00953C1A" w:rsidP="00953C1A">
      <w:pPr>
        <w:pStyle w:val="Code"/>
        <w:rPr>
          <w:b/>
        </w:rPr>
      </w:pPr>
      <w:r w:rsidRPr="00EC76D5">
        <w:t xml:space="preserve">    }</w:t>
      </w:r>
    </w:p>
    <w:p w14:paraId="712FA9AD" w14:textId="341891A7" w:rsidR="00E40B78" w:rsidRPr="00EC76D5" w:rsidRDefault="009A5FF5" w:rsidP="00953C1A">
      <w:pPr>
        <w:pStyle w:val="CodeHeader"/>
      </w:pPr>
      <w:r w:rsidRPr="00EC76D5">
        <w:t>GenerateSyntaxTree.java</w:t>
      </w:r>
    </w:p>
    <w:p w14:paraId="3CC24A54" w14:textId="77777777" w:rsidR="00E62BEE" w:rsidRPr="00EC76D5" w:rsidRDefault="00E62BEE" w:rsidP="00E62BEE">
      <w:pPr>
        <w:pStyle w:val="Code"/>
      </w:pPr>
      <w:r w:rsidRPr="00EC76D5">
        <w:t xml:space="preserve">  public static SyntaxTree generateAddressExpression(SyntaxTree tree) {</w:t>
      </w:r>
    </w:p>
    <w:p w14:paraId="04AA5548" w14:textId="77777777" w:rsidR="00E62BEE" w:rsidRPr="00EC76D5" w:rsidRDefault="00E62BEE" w:rsidP="00E62BEE">
      <w:pPr>
        <w:pStyle w:val="Code"/>
      </w:pPr>
      <w:r w:rsidRPr="00EC76D5">
        <w:t xml:space="preserve">    Assert.error(isAddressable(tree), tree, "not addressable");</w:t>
      </w:r>
    </w:p>
    <w:p w14:paraId="159659B1" w14:textId="77777777" w:rsidR="00E62BEE" w:rsidRPr="00EC76D5" w:rsidRDefault="00E62BEE" w:rsidP="00E62BEE">
      <w:pPr>
        <w:pStyle w:val="Code"/>
      </w:pPr>
      <w:r w:rsidRPr="00EC76D5">
        <w:t xml:space="preserve">    Type type = tree.getType();</w:t>
      </w:r>
    </w:p>
    <w:p w14:paraId="43FB870F" w14:textId="77777777" w:rsidR="00E62BEE" w:rsidRPr="00EC76D5" w:rsidRDefault="00E62BEE" w:rsidP="00E62BEE">
      <w:pPr>
        <w:pStyle w:val="Code"/>
      </w:pPr>
      <w:r w:rsidRPr="00EC76D5">
        <w:t xml:space="preserve">    Assert.error(!type.isBitfield(), tree, "address of bitfield not allowed");</w:t>
      </w:r>
    </w:p>
    <w:p w14:paraId="2379274A" w14:textId="77777777" w:rsidR="00E62BEE" w:rsidRPr="00EC76D5" w:rsidRDefault="00E62BEE" w:rsidP="00E62BEE">
      <w:pPr>
        <w:pStyle w:val="Code"/>
      </w:pPr>
      <w:r w:rsidRPr="00EC76D5">
        <w:t xml:space="preserve">    Type baseType = type.isArray() ? type.getArrayType() : type;</w:t>
      </w:r>
    </w:p>
    <w:p w14:paraId="79E4F761" w14:textId="77777777" w:rsidR="00E62BEE" w:rsidRPr="00EC76D5" w:rsidRDefault="00E62BEE" w:rsidP="00E62BEE">
      <w:pPr>
        <w:pStyle w:val="Code"/>
      </w:pPr>
      <w:r w:rsidRPr="00EC76D5">
        <w:t xml:space="preserve">    Type pointerType = Type.createPointerType(baseType);    </w:t>
      </w:r>
    </w:p>
    <w:p w14:paraId="5FF3389A" w14:textId="77777777" w:rsidR="00E62BEE" w:rsidRPr="00EC76D5" w:rsidRDefault="00E62BEE" w:rsidP="00E62BEE">
      <w:pPr>
        <w:pStyle w:val="Code"/>
      </w:pPr>
      <w:r w:rsidRPr="00EC76D5">
        <w:t xml:space="preserve">    return generateUnaryTree(MiddleOperator.Address, pointerType, tree);</w:t>
      </w:r>
    </w:p>
    <w:p w14:paraId="267FEF78" w14:textId="10CF493C" w:rsidR="00E40B78" w:rsidRPr="00EC76D5" w:rsidRDefault="00E62BEE" w:rsidP="00E62BEE">
      <w:pPr>
        <w:pStyle w:val="Code"/>
      </w:pPr>
      <w:r w:rsidRPr="00EC76D5">
        <w:t xml:space="preserve">  }</w:t>
      </w:r>
    </w:p>
    <w:p w14:paraId="15128E36" w14:textId="65CD373B" w:rsidR="00E40B78" w:rsidRPr="00EC76D5" w:rsidRDefault="007C2691" w:rsidP="00E40B78">
      <w:pPr>
        <w:pStyle w:val="Rubrik3"/>
      </w:pPr>
      <w:bookmarkStart w:id="332" w:name="_Toc481936209"/>
      <w:r>
        <w:t>Dereference</w:t>
      </w:r>
      <w:r w:rsidR="00E40B78" w:rsidRPr="00EC76D5">
        <w:t xml:space="preserve"> Expression</w:t>
      </w:r>
      <w:bookmarkEnd w:id="332"/>
    </w:p>
    <w:p w14:paraId="03E66944" w14:textId="28689EE9" w:rsidR="00E40B78" w:rsidRPr="00EC76D5" w:rsidRDefault="00E40B78" w:rsidP="00E40B78">
      <w:r w:rsidRPr="00EC76D5">
        <w:t xml:space="preserve">The </w:t>
      </w:r>
      <w:r w:rsidR="007C2691">
        <w:t>dereference</w:t>
      </w:r>
      <w:r w:rsidRPr="00EC76D5">
        <w:t xml:space="preserve"> operator takes a pointer or array as operand.</w:t>
      </w:r>
    </w:p>
    <w:p w14:paraId="3960F94B" w14:textId="55D4BB28" w:rsidR="00E40B78" w:rsidRPr="00EC76D5" w:rsidRDefault="002E67B8" w:rsidP="00E40B78">
      <w:pPr>
        <w:pStyle w:val="CodeHeader"/>
      </w:pPr>
      <w:r>
        <w:t>MainParser.gppg</w:t>
      </w:r>
    </w:p>
    <w:p w14:paraId="61C21400" w14:textId="7BBF6E51" w:rsidR="003611A8" w:rsidRPr="00EC76D5" w:rsidRDefault="003611A8" w:rsidP="0045049F">
      <w:pPr>
        <w:pStyle w:val="Code"/>
      </w:pPr>
      <w:r w:rsidRPr="00EC76D5">
        <w:t xml:space="preserve">  | ASTERRISK </w:t>
      </w:r>
      <w:r w:rsidR="00CA3A8B">
        <w:t>type_cast_expression</w:t>
      </w:r>
      <w:r w:rsidRPr="00EC76D5">
        <w:t xml:space="preserve"> {</w:t>
      </w:r>
    </w:p>
    <w:p w14:paraId="6D863092" w14:textId="7BC8E6F0" w:rsidR="003611A8" w:rsidRPr="00EC76D5" w:rsidRDefault="003611A8" w:rsidP="0045049F">
      <w:pPr>
        <w:pStyle w:val="Code"/>
      </w:pPr>
      <w:r w:rsidRPr="00EC76D5">
        <w:t xml:space="preserve">      $$ = SyntaxTreeGenerator.generate</w:t>
      </w:r>
      <w:r w:rsidR="00B02345">
        <w:t>Dereference</w:t>
      </w:r>
      <w:r w:rsidRPr="00EC76D5">
        <w:t>Expression($2);</w:t>
      </w:r>
    </w:p>
    <w:p w14:paraId="25D71B7E" w14:textId="77777777" w:rsidR="003611A8" w:rsidRPr="00EC76D5" w:rsidRDefault="003611A8" w:rsidP="0045049F">
      <w:pPr>
        <w:pStyle w:val="Code"/>
        <w:rPr>
          <w:b/>
        </w:rPr>
      </w:pPr>
      <w:r w:rsidRPr="00EC76D5">
        <w:t xml:space="preserve">    };</w:t>
      </w:r>
    </w:p>
    <w:p w14:paraId="3583D46D" w14:textId="7F561E58" w:rsidR="00E40B78" w:rsidRPr="00EC76D5" w:rsidRDefault="009A5FF5" w:rsidP="003611A8">
      <w:pPr>
        <w:pStyle w:val="CodeHeader"/>
      </w:pPr>
      <w:r w:rsidRPr="00EC76D5">
        <w:t>GenerateSyntaxTree.java</w:t>
      </w:r>
    </w:p>
    <w:p w14:paraId="2F5A999A" w14:textId="5B3734CD" w:rsidR="00B143BF" w:rsidRPr="00EC76D5" w:rsidRDefault="00B143BF" w:rsidP="00B143BF">
      <w:pPr>
        <w:pStyle w:val="Code"/>
      </w:pPr>
      <w:r w:rsidRPr="00EC76D5">
        <w:t xml:space="preserve">  public static SyntaxTree generate</w:t>
      </w:r>
      <w:r w:rsidR="00B02345">
        <w:t>Dereference</w:t>
      </w:r>
      <w:r w:rsidRPr="00EC76D5">
        <w:t>Expression(SyntaxTree tree) {</w:t>
      </w:r>
    </w:p>
    <w:p w14:paraId="41C381BC" w14:textId="77777777" w:rsidR="00B143BF" w:rsidRPr="00EC76D5" w:rsidRDefault="00B143BF" w:rsidP="00B143BF">
      <w:pPr>
        <w:pStyle w:val="Code"/>
      </w:pPr>
      <w:r w:rsidRPr="00EC76D5">
        <w:t xml:space="preserve">    Type type = tree.getType();</w:t>
      </w:r>
    </w:p>
    <w:p w14:paraId="0454EC82" w14:textId="77777777" w:rsidR="00B143BF" w:rsidRPr="00EC76D5" w:rsidRDefault="00B143BF" w:rsidP="00B143BF">
      <w:pPr>
        <w:pStyle w:val="Code"/>
      </w:pPr>
      <w:r w:rsidRPr="00EC76D5">
        <w:t xml:space="preserve">    Assert.error(type.isPointerOrArray(), tree, "not a pointer");</w:t>
      </w:r>
    </w:p>
    <w:p w14:paraId="65D6380C" w14:textId="1E93BE62" w:rsidR="00AA39F0" w:rsidRPr="00EC76D5" w:rsidRDefault="00B143BF" w:rsidP="00B143BF">
      <w:pPr>
        <w:pStyle w:val="Code"/>
      </w:pPr>
      <w:r w:rsidRPr="00EC76D5">
        <w:t xml:space="preserve">    return generateUnaryTree(MiddleOperator.</w:t>
      </w:r>
      <w:r w:rsidR="00B02345">
        <w:t>Dereference</w:t>
      </w:r>
      <w:r w:rsidRPr="00EC76D5">
        <w:t>,</w:t>
      </w:r>
    </w:p>
    <w:p w14:paraId="4901D739" w14:textId="11128F50" w:rsidR="00B143BF" w:rsidRPr="00EC76D5" w:rsidRDefault="00AA39F0" w:rsidP="00B143BF">
      <w:pPr>
        <w:pStyle w:val="Code"/>
      </w:pPr>
      <w:r w:rsidRPr="00EC76D5">
        <w:t xml:space="preserve">                            </w:t>
      </w:r>
      <w:r w:rsidR="00B143BF" w:rsidRPr="00EC76D5">
        <w:t xml:space="preserve"> type.getPointerOrArrayType(), tree);</w:t>
      </w:r>
    </w:p>
    <w:p w14:paraId="0E31D77B" w14:textId="2AC04793" w:rsidR="00AD4348" w:rsidRPr="00EC76D5" w:rsidRDefault="00B143BF" w:rsidP="00B143BF">
      <w:pPr>
        <w:pStyle w:val="Code"/>
      </w:pPr>
      <w:r w:rsidRPr="00EC76D5">
        <w:t xml:space="preserve">  }</w:t>
      </w:r>
    </w:p>
    <w:p w14:paraId="0AA719FE" w14:textId="27EF64D9" w:rsidR="00E40B78" w:rsidRPr="00EC76D5" w:rsidRDefault="00E40B78" w:rsidP="00B143BF">
      <w:pPr>
        <w:pStyle w:val="Rubrik3"/>
      </w:pPr>
      <w:bookmarkStart w:id="333" w:name="_Toc481936210"/>
      <w:r w:rsidRPr="00EC76D5">
        <w:t>Postfix Expression</w:t>
      </w:r>
      <w:bookmarkEnd w:id="333"/>
    </w:p>
    <w:p w14:paraId="479CDE4B" w14:textId="77777777" w:rsidR="00E40B78" w:rsidRPr="00EC76D5" w:rsidRDefault="00E40B78" w:rsidP="00E40B78">
      <w:r w:rsidRPr="00EC76D5">
        <w:t>There are five kinds of postfix operators:</w:t>
      </w:r>
    </w:p>
    <w:p w14:paraId="6808C5D9" w14:textId="77777777" w:rsidR="00E40B78" w:rsidRPr="00EC76D5" w:rsidRDefault="00E40B78" w:rsidP="00E40B78">
      <w:pPr>
        <w:pStyle w:val="Liststycke"/>
        <w:numPr>
          <w:ilvl w:val="0"/>
          <w:numId w:val="92"/>
        </w:numPr>
      </w:pPr>
      <w:r w:rsidRPr="00EC76D5">
        <w:t>Postfix increment and decrement</w:t>
      </w:r>
    </w:p>
    <w:p w14:paraId="339B1789" w14:textId="77777777" w:rsidR="00E40B78" w:rsidRPr="00EC76D5" w:rsidRDefault="00E40B78" w:rsidP="00E40B78">
      <w:pPr>
        <w:pStyle w:val="Liststycke"/>
        <w:numPr>
          <w:ilvl w:val="0"/>
          <w:numId w:val="92"/>
        </w:numPr>
      </w:pPr>
      <w:r w:rsidRPr="00EC76D5">
        <w:lastRenderedPageBreak/>
        <w:t>Dot</w:t>
      </w:r>
    </w:p>
    <w:p w14:paraId="5FE2A65A" w14:textId="77777777" w:rsidR="00E40B78" w:rsidRPr="00EC76D5" w:rsidRDefault="00E40B78" w:rsidP="00E40B78">
      <w:pPr>
        <w:pStyle w:val="Liststycke"/>
        <w:numPr>
          <w:ilvl w:val="0"/>
          <w:numId w:val="92"/>
        </w:numPr>
      </w:pPr>
      <w:r w:rsidRPr="00EC76D5">
        <w:t>Arrow</w:t>
      </w:r>
    </w:p>
    <w:p w14:paraId="1514C4C2" w14:textId="77777777" w:rsidR="00E40B78" w:rsidRPr="00EC76D5" w:rsidRDefault="00E40B78" w:rsidP="00E40B78">
      <w:pPr>
        <w:pStyle w:val="Liststycke"/>
        <w:numPr>
          <w:ilvl w:val="0"/>
          <w:numId w:val="92"/>
        </w:numPr>
      </w:pPr>
      <w:r w:rsidRPr="00EC76D5">
        <w:t>Index</w:t>
      </w:r>
    </w:p>
    <w:p w14:paraId="58CCF5D4" w14:textId="77777777" w:rsidR="00E40B78" w:rsidRPr="00EC76D5" w:rsidRDefault="00E40B78" w:rsidP="00E40B78">
      <w:pPr>
        <w:pStyle w:val="Liststycke"/>
        <w:numPr>
          <w:ilvl w:val="0"/>
          <w:numId w:val="92"/>
        </w:numPr>
      </w:pPr>
      <w:r w:rsidRPr="00EC76D5">
        <w:t>Function Call</w:t>
      </w:r>
    </w:p>
    <w:p w14:paraId="49FFBE6D" w14:textId="3738753B" w:rsidR="00E40B78" w:rsidRPr="00EC76D5" w:rsidRDefault="002E67B8" w:rsidP="00E40B78">
      <w:pPr>
        <w:pStyle w:val="CodeHeader"/>
      </w:pPr>
      <w:r>
        <w:t>MainParser.gppg</w:t>
      </w:r>
    </w:p>
    <w:p w14:paraId="6384D819" w14:textId="77777777" w:rsidR="00525BD9" w:rsidRPr="00EC76D5" w:rsidRDefault="00525BD9" w:rsidP="00525BD9">
      <w:pPr>
        <w:pStyle w:val="Code"/>
      </w:pPr>
      <w:r w:rsidRPr="00EC76D5">
        <w:t>postfix_expression:</w:t>
      </w:r>
    </w:p>
    <w:p w14:paraId="7A631C3B" w14:textId="77777777" w:rsidR="00525BD9" w:rsidRPr="00EC76D5" w:rsidRDefault="00525BD9" w:rsidP="00525BD9">
      <w:pPr>
        <w:pStyle w:val="Code"/>
      </w:pPr>
      <w:r w:rsidRPr="00EC76D5">
        <w:t xml:space="preserve">    primary_expression {</w:t>
      </w:r>
    </w:p>
    <w:p w14:paraId="473F0BE1" w14:textId="77777777" w:rsidR="00525BD9" w:rsidRPr="00EC76D5" w:rsidRDefault="00525BD9" w:rsidP="00525BD9">
      <w:pPr>
        <w:pStyle w:val="Code"/>
      </w:pPr>
      <w:r w:rsidRPr="00EC76D5">
        <w:t xml:space="preserve">      $$ = $1; </w:t>
      </w:r>
    </w:p>
    <w:p w14:paraId="64910BFC" w14:textId="58B787BC" w:rsidR="00E40B78" w:rsidRPr="00EC76D5" w:rsidRDefault="00525BD9" w:rsidP="00525BD9">
      <w:pPr>
        <w:pStyle w:val="Code"/>
      </w:pPr>
      <w:r w:rsidRPr="00EC76D5">
        <w:t xml:space="preserve">    }</w:t>
      </w:r>
    </w:p>
    <w:p w14:paraId="2B85B257" w14:textId="530BC254" w:rsidR="00E40B78" w:rsidRPr="00EC76D5" w:rsidRDefault="00E40B78" w:rsidP="00E40B78">
      <w:pPr>
        <w:pStyle w:val="Rubrik3"/>
      </w:pPr>
      <w:bookmarkStart w:id="334" w:name="_Toc481936211"/>
      <w:r w:rsidRPr="00EC76D5">
        <w:t>Postfix Increment and Decrement</w:t>
      </w:r>
      <w:bookmarkEnd w:id="334"/>
    </w:p>
    <w:p w14:paraId="43178DBF" w14:textId="77777777" w:rsidR="00E40B78" w:rsidRPr="00EC76D5" w:rsidRDefault="00E40B78" w:rsidP="00E40B78">
      <w:r w:rsidRPr="00EC76D5">
        <w:t>The postfix increment and decrement change the operand and return the original value. The operand has to be a left-value of arithmetic or pointer type.</w:t>
      </w:r>
    </w:p>
    <w:p w14:paraId="79A59F91" w14:textId="7FAB70D2" w:rsidR="00E40B78" w:rsidRPr="00EC76D5" w:rsidRDefault="002E67B8" w:rsidP="00E40B78">
      <w:pPr>
        <w:pStyle w:val="CodeHeader"/>
      </w:pPr>
      <w:r>
        <w:t>MainParser.gppg</w:t>
      </w:r>
    </w:p>
    <w:p w14:paraId="130437E5" w14:textId="77777777" w:rsidR="0049608B" w:rsidRPr="00EC76D5" w:rsidRDefault="0049608B" w:rsidP="0049608B">
      <w:pPr>
        <w:pStyle w:val="Code"/>
      </w:pPr>
      <w:r w:rsidRPr="00EC76D5">
        <w:t xml:space="preserve">  | postfix_expression increment_operator {</w:t>
      </w:r>
    </w:p>
    <w:p w14:paraId="23E10750" w14:textId="77777777" w:rsidR="0049608B" w:rsidRPr="00EC76D5" w:rsidRDefault="0049608B" w:rsidP="0049608B">
      <w:pPr>
        <w:pStyle w:val="Code"/>
      </w:pPr>
      <w:r w:rsidRPr="00EC76D5">
        <w:t xml:space="preserve">      $$ = SyntaxTreeGenerator.generatePostfixIncrementExpression($2, $1);</w:t>
      </w:r>
    </w:p>
    <w:p w14:paraId="5FA8C69F" w14:textId="77777777" w:rsidR="0049608B" w:rsidRPr="00EC76D5" w:rsidRDefault="0049608B" w:rsidP="0049608B">
      <w:pPr>
        <w:pStyle w:val="Code"/>
        <w:rPr>
          <w:b/>
        </w:rPr>
      </w:pPr>
      <w:r w:rsidRPr="00EC76D5">
        <w:t xml:space="preserve">    }</w:t>
      </w:r>
    </w:p>
    <w:p w14:paraId="6B65150F" w14:textId="25E1B9FC" w:rsidR="00E40B78" w:rsidRPr="00EC76D5" w:rsidRDefault="009A5FF5" w:rsidP="0049608B">
      <w:pPr>
        <w:pStyle w:val="CodeHeader"/>
      </w:pPr>
      <w:r w:rsidRPr="00EC76D5">
        <w:t>GenerateSyntaxTree.java</w:t>
      </w:r>
    </w:p>
    <w:p w14:paraId="69D585EE" w14:textId="77777777" w:rsidR="005F1558" w:rsidRPr="00EC76D5" w:rsidRDefault="005F1558" w:rsidP="005F1558">
      <w:pPr>
        <w:pStyle w:val="Code"/>
      </w:pPr>
      <w:r w:rsidRPr="00EC76D5">
        <w:t xml:space="preserve">  public static SyntaxTree generatePostfixIncrementExpression</w:t>
      </w:r>
    </w:p>
    <w:p w14:paraId="3F7FEB1B" w14:textId="2CF2EAD4" w:rsidR="005F1558" w:rsidRPr="00EC76D5" w:rsidRDefault="005F1558" w:rsidP="005F1558">
      <w:pPr>
        <w:pStyle w:val="Code"/>
      </w:pPr>
      <w:r w:rsidRPr="00EC76D5">
        <w:t xml:space="preserve">                                   (MiddleOperator operator, SyntaxTree tree){</w:t>
      </w:r>
    </w:p>
    <w:p w14:paraId="296B3703" w14:textId="77777777" w:rsidR="005F1558" w:rsidRPr="00EC76D5" w:rsidRDefault="005F1558" w:rsidP="005F1558">
      <w:pPr>
        <w:pStyle w:val="Code"/>
      </w:pPr>
      <w:r w:rsidRPr="00EC76D5">
        <w:t xml:space="preserve">    Assert.error(isLeftValue(tree), tree, "not left-value");</w:t>
      </w:r>
    </w:p>
    <w:p w14:paraId="112A3D84" w14:textId="77777777" w:rsidR="005F1558" w:rsidRPr="00EC76D5" w:rsidRDefault="005F1558" w:rsidP="005F1558">
      <w:pPr>
        <w:pStyle w:val="Code"/>
      </w:pPr>
      <w:r w:rsidRPr="00EC76D5">
        <w:t xml:space="preserve">    </w:t>
      </w:r>
    </w:p>
    <w:p w14:paraId="1C86B91D" w14:textId="77777777" w:rsidR="005F1558" w:rsidRPr="00EC76D5" w:rsidRDefault="005F1558" w:rsidP="005F1558">
      <w:pPr>
        <w:pStyle w:val="Code"/>
      </w:pPr>
      <w:r w:rsidRPr="00EC76D5">
        <w:t xml:space="preserve">    Type type = tree.getType();    </w:t>
      </w:r>
    </w:p>
    <w:p w14:paraId="77783DF0" w14:textId="77777777" w:rsidR="005F1558" w:rsidRPr="00EC76D5" w:rsidRDefault="005F1558" w:rsidP="005F1558">
      <w:pPr>
        <w:pStyle w:val="Code"/>
      </w:pPr>
      <w:r w:rsidRPr="00EC76D5">
        <w:t xml:space="preserve">    Assert.error(type.isArithmeticOrPointer(), tree,</w:t>
      </w:r>
    </w:p>
    <w:p w14:paraId="5AED0710" w14:textId="77777777" w:rsidR="005F1558" w:rsidRPr="00EC76D5" w:rsidRDefault="005F1558" w:rsidP="005F1558">
      <w:pPr>
        <w:pStyle w:val="Code"/>
      </w:pPr>
      <w:r w:rsidRPr="00EC76D5">
        <w:t xml:space="preserve">                 "not allowed in postfix increment/decrement");</w:t>
      </w:r>
    </w:p>
    <w:p w14:paraId="5234D9C9" w14:textId="77777777" w:rsidR="005F1558" w:rsidRPr="00EC76D5" w:rsidRDefault="005F1558" w:rsidP="005F1558">
      <w:pPr>
        <w:pStyle w:val="Code"/>
      </w:pPr>
      <w:r w:rsidRPr="00EC76D5">
        <w:t xml:space="preserve">    </w:t>
      </w:r>
    </w:p>
    <w:p w14:paraId="5093E037" w14:textId="77777777" w:rsidR="005F1558" w:rsidRPr="00EC76D5" w:rsidRDefault="005F1558" w:rsidP="005F1558">
      <w:pPr>
        <w:pStyle w:val="Code"/>
      </w:pPr>
      <w:r w:rsidRPr="00EC76D5">
        <w:t xml:space="preserve">    if (operator == MiddleOperator.Increment) {</w:t>
      </w:r>
    </w:p>
    <w:p w14:paraId="540D82E8" w14:textId="77777777" w:rsidR="005F1558" w:rsidRPr="00EC76D5" w:rsidRDefault="005F1558" w:rsidP="005F1558">
      <w:pPr>
        <w:pStyle w:val="Code"/>
      </w:pPr>
      <w:r w:rsidRPr="00EC76D5">
        <w:t xml:space="preserve">      operator = MiddleOperator.PostfixIncrement;</w:t>
      </w:r>
    </w:p>
    <w:p w14:paraId="2563F1D3" w14:textId="77777777" w:rsidR="005F1558" w:rsidRPr="00EC76D5" w:rsidRDefault="005F1558" w:rsidP="005F1558">
      <w:pPr>
        <w:pStyle w:val="Code"/>
      </w:pPr>
      <w:r w:rsidRPr="00EC76D5">
        <w:t xml:space="preserve">    }</w:t>
      </w:r>
    </w:p>
    <w:p w14:paraId="0640E294" w14:textId="77777777" w:rsidR="005F1558" w:rsidRPr="00EC76D5" w:rsidRDefault="005F1558" w:rsidP="005F1558">
      <w:pPr>
        <w:pStyle w:val="Code"/>
      </w:pPr>
      <w:r w:rsidRPr="00EC76D5">
        <w:t xml:space="preserve">    else {</w:t>
      </w:r>
    </w:p>
    <w:p w14:paraId="024100B7" w14:textId="77777777" w:rsidR="005F1558" w:rsidRPr="00EC76D5" w:rsidRDefault="005F1558" w:rsidP="005F1558">
      <w:pPr>
        <w:pStyle w:val="Code"/>
      </w:pPr>
      <w:r w:rsidRPr="00EC76D5">
        <w:t xml:space="preserve">      operator = MiddleOperator.PostfixDecrement;</w:t>
      </w:r>
    </w:p>
    <w:p w14:paraId="12C521C2" w14:textId="77777777" w:rsidR="005F1558" w:rsidRPr="00EC76D5" w:rsidRDefault="005F1558" w:rsidP="005F1558">
      <w:pPr>
        <w:pStyle w:val="Code"/>
      </w:pPr>
      <w:r w:rsidRPr="00EC76D5">
        <w:t xml:space="preserve">    }</w:t>
      </w:r>
    </w:p>
    <w:p w14:paraId="2FACC893" w14:textId="77777777" w:rsidR="005F1558" w:rsidRPr="00EC76D5" w:rsidRDefault="005F1558" w:rsidP="005F1558">
      <w:pPr>
        <w:pStyle w:val="Code"/>
      </w:pPr>
    </w:p>
    <w:p w14:paraId="1297899E" w14:textId="77777777" w:rsidR="005F1558" w:rsidRPr="00EC76D5" w:rsidRDefault="005F1558" w:rsidP="005F1558">
      <w:pPr>
        <w:pStyle w:val="Code"/>
      </w:pPr>
      <w:r w:rsidRPr="00EC76D5">
        <w:t xml:space="preserve">    return generateUnaryTree(operator, type, tree);</w:t>
      </w:r>
    </w:p>
    <w:p w14:paraId="6B2CD8E1" w14:textId="5A87408C" w:rsidR="00E40B78" w:rsidRPr="00EC76D5" w:rsidRDefault="005F1558" w:rsidP="005F1558">
      <w:pPr>
        <w:pStyle w:val="Code"/>
      </w:pPr>
      <w:r w:rsidRPr="00EC76D5">
        <w:t xml:space="preserve">  }</w:t>
      </w:r>
    </w:p>
    <w:p w14:paraId="32892441" w14:textId="0384511C" w:rsidR="00E40B78" w:rsidRPr="00EC76D5" w:rsidRDefault="00E40B78" w:rsidP="00E40B78">
      <w:pPr>
        <w:pStyle w:val="Rubrik3"/>
      </w:pPr>
      <w:bookmarkStart w:id="335" w:name="_Toc481936212"/>
      <w:r w:rsidRPr="00EC76D5">
        <w:t>Dot</w:t>
      </w:r>
      <w:bookmarkEnd w:id="335"/>
    </w:p>
    <w:p w14:paraId="52409679" w14:textId="6A3C35A6" w:rsidR="00E40B78" w:rsidRPr="00EC76D5" w:rsidRDefault="00E40B78" w:rsidP="00E40B78">
      <w:r w:rsidRPr="00EC76D5">
        <w:t xml:space="preserve">The dot operator generates different result is the operand has and address symbol. If it has, it is the result of the arrow, </w:t>
      </w:r>
      <w:r w:rsidR="007C2691">
        <w:t>dereference</w:t>
      </w:r>
      <w:r w:rsidRPr="00EC76D5">
        <w:t>, or index operator. In that case, it inherits the address symbol and increase the address offset with the member offset.</w:t>
      </w:r>
    </w:p>
    <w:p w14:paraId="12D97707" w14:textId="77777777" w:rsidR="00E40B78" w:rsidRPr="00EC76D5" w:rsidRDefault="00E40B78" w:rsidP="00E40B78">
      <w:r w:rsidRPr="00EC76D5">
        <w:t>If the operand does not have an address symbol, it is a regular variable. Then we just create a temporary symbol with the same storage and increase the offset with the member offset.</w:t>
      </w:r>
    </w:p>
    <w:p w14:paraId="3BB7FD91" w14:textId="7408F404" w:rsidR="00E40B78" w:rsidRPr="00EC76D5" w:rsidRDefault="002E67B8" w:rsidP="00E40B78">
      <w:pPr>
        <w:pStyle w:val="CodeHeader"/>
      </w:pPr>
      <w:r>
        <w:t>MainParser.gppg</w:t>
      </w:r>
    </w:p>
    <w:p w14:paraId="6B52DDF5" w14:textId="77777777" w:rsidR="005F1558" w:rsidRPr="00EC76D5" w:rsidRDefault="005F1558" w:rsidP="00DF4D71">
      <w:pPr>
        <w:pStyle w:val="Code"/>
      </w:pPr>
      <w:r w:rsidRPr="00EC76D5">
        <w:t xml:space="preserve">  | postfix_expression DOT IDENTIFIER {</w:t>
      </w:r>
    </w:p>
    <w:p w14:paraId="6519FA49" w14:textId="77777777" w:rsidR="005F1558" w:rsidRPr="00EC76D5" w:rsidRDefault="005F1558" w:rsidP="00DF4D71">
      <w:pPr>
        <w:pStyle w:val="Code"/>
      </w:pPr>
      <w:r w:rsidRPr="00EC76D5">
        <w:t xml:space="preserve">      $$ = SyntaxTreeGenerator.generateDotExpression($1, $3);</w:t>
      </w:r>
    </w:p>
    <w:p w14:paraId="0240950E" w14:textId="77777777" w:rsidR="00DF4D71" w:rsidRPr="00EC76D5" w:rsidRDefault="005F1558" w:rsidP="00DF4D71">
      <w:pPr>
        <w:pStyle w:val="Code"/>
        <w:rPr>
          <w:b/>
        </w:rPr>
      </w:pPr>
      <w:r w:rsidRPr="00EC76D5">
        <w:t xml:space="preserve">    }</w:t>
      </w:r>
    </w:p>
    <w:p w14:paraId="2403DB54" w14:textId="40010599" w:rsidR="00E40B78" w:rsidRPr="00EC76D5" w:rsidRDefault="009A5FF5" w:rsidP="005F1558">
      <w:pPr>
        <w:pStyle w:val="CodeHeader"/>
      </w:pPr>
      <w:r w:rsidRPr="00EC76D5">
        <w:t>GenerateSyntaxTree.java</w:t>
      </w:r>
    </w:p>
    <w:p w14:paraId="4B1A6404" w14:textId="3C8FC5A8" w:rsidR="005874BA" w:rsidRPr="00EC76D5" w:rsidRDefault="005874BA" w:rsidP="005874BA">
      <w:pPr>
        <w:pStyle w:val="Code"/>
      </w:pPr>
      <w:r w:rsidRPr="00EC76D5">
        <w:t xml:space="preserve">  public static SyntaxTree generateDotExpression(SyntaxTree tree, String name){</w:t>
      </w:r>
    </w:p>
    <w:p w14:paraId="4E7BBB87" w14:textId="77777777" w:rsidR="005874BA" w:rsidRPr="00EC76D5" w:rsidRDefault="005874BA" w:rsidP="005874BA">
      <w:pPr>
        <w:pStyle w:val="Code"/>
      </w:pPr>
      <w:r w:rsidRPr="00EC76D5">
        <w:t xml:space="preserve">    Type type = tree.getType();</w:t>
      </w:r>
    </w:p>
    <w:p w14:paraId="7BD60E38" w14:textId="77777777" w:rsidR="005874BA" w:rsidRPr="00EC76D5" w:rsidRDefault="005874BA" w:rsidP="005874BA">
      <w:pPr>
        <w:pStyle w:val="Code"/>
      </w:pPr>
      <w:r w:rsidRPr="00EC76D5">
        <w:lastRenderedPageBreak/>
        <w:t xml:space="preserve">    Assert.error(type.isStructOrUnion(), tree, "not a struct or union");</w:t>
      </w:r>
    </w:p>
    <w:p w14:paraId="534E883B" w14:textId="77777777" w:rsidR="005874BA" w:rsidRPr="00EC76D5" w:rsidRDefault="005874BA" w:rsidP="005874BA">
      <w:pPr>
        <w:pStyle w:val="Code"/>
      </w:pPr>
      <w:r w:rsidRPr="00EC76D5">
        <w:t xml:space="preserve">    Symbol memberSymbol = type.lookupMember(name);</w:t>
      </w:r>
    </w:p>
    <w:p w14:paraId="06CD1B00" w14:textId="77777777" w:rsidR="005874BA" w:rsidRPr="00EC76D5" w:rsidRDefault="005874BA" w:rsidP="005874BA">
      <w:pPr>
        <w:pStyle w:val="Code"/>
      </w:pPr>
      <w:r w:rsidRPr="00EC76D5">
        <w:t xml:space="preserve">    Assert.error(memberSymbol != null, name, "not a member");</w:t>
      </w:r>
    </w:p>
    <w:p w14:paraId="4AF86361" w14:textId="77777777" w:rsidR="005874BA" w:rsidRPr="00EC76D5" w:rsidRDefault="005874BA" w:rsidP="005874BA">
      <w:pPr>
        <w:pStyle w:val="Code"/>
      </w:pPr>
      <w:r w:rsidRPr="00EC76D5">
        <w:t xml:space="preserve">    SyntaxTree memberTree =</w:t>
      </w:r>
    </w:p>
    <w:p w14:paraId="3A139652" w14:textId="55EABCA4" w:rsidR="005874BA" w:rsidRPr="00EC76D5" w:rsidRDefault="005874BA" w:rsidP="005874BA">
      <w:pPr>
        <w:pStyle w:val="Code"/>
      </w:pPr>
      <w:r w:rsidRPr="00EC76D5">
        <w:t xml:space="preserve">      new SyntaxTree(MiddleOperator.Variable, memberSymbol);</w:t>
      </w:r>
    </w:p>
    <w:p w14:paraId="0D811E16" w14:textId="77777777" w:rsidR="005874BA" w:rsidRPr="00EC76D5" w:rsidRDefault="005874BA" w:rsidP="005874BA">
      <w:pPr>
        <w:pStyle w:val="Code"/>
      </w:pPr>
      <w:r w:rsidRPr="00EC76D5">
        <w:t xml:space="preserve">    return generateBinaryTree(MiddleOperator.Dot, memberSymbol.getType(),</w:t>
      </w:r>
    </w:p>
    <w:p w14:paraId="1C7A9EA2" w14:textId="3D20937D" w:rsidR="005874BA" w:rsidRPr="00EC76D5" w:rsidRDefault="005874BA" w:rsidP="005874BA">
      <w:pPr>
        <w:pStyle w:val="Code"/>
      </w:pPr>
      <w:r w:rsidRPr="00EC76D5">
        <w:t xml:space="preserve">                              tree, memberTree);</w:t>
      </w:r>
    </w:p>
    <w:p w14:paraId="48BFBF05" w14:textId="27247456" w:rsidR="00E40B78" w:rsidRPr="00EC76D5" w:rsidRDefault="005874BA" w:rsidP="005874BA">
      <w:pPr>
        <w:pStyle w:val="Code"/>
      </w:pPr>
      <w:r w:rsidRPr="00EC76D5">
        <w:t xml:space="preserve">  }</w:t>
      </w:r>
    </w:p>
    <w:p w14:paraId="7F100784" w14:textId="78A7491F" w:rsidR="00E40B78" w:rsidRPr="00EC76D5" w:rsidRDefault="00E40B78" w:rsidP="00E40B78">
      <w:pPr>
        <w:pStyle w:val="Rubrik3"/>
      </w:pPr>
      <w:bookmarkStart w:id="336" w:name="_Toc481936213"/>
      <w:r w:rsidRPr="00EC76D5">
        <w:t>Arrow</w:t>
      </w:r>
      <w:bookmarkEnd w:id="336"/>
    </w:p>
    <w:p w14:paraId="24FD57F4" w14:textId="77777777" w:rsidR="00E40B78" w:rsidRPr="00EC76D5" w:rsidRDefault="00E40B78" w:rsidP="00E40B78">
      <w:r w:rsidRPr="00EC76D5">
        <w:t>The arrow operator takes a pointer to a struct or union as operand. The result symbol has the operand as address symbol and the member offset as offset.</w:t>
      </w:r>
    </w:p>
    <w:p w14:paraId="2623EF01" w14:textId="36A1EBA9" w:rsidR="00E40B78" w:rsidRPr="00EC76D5" w:rsidRDefault="002E67B8" w:rsidP="00E40B78">
      <w:pPr>
        <w:pStyle w:val="CodeHeader"/>
      </w:pPr>
      <w:r>
        <w:t>MainParser.gppg</w:t>
      </w:r>
    </w:p>
    <w:p w14:paraId="5D28CD22" w14:textId="77777777" w:rsidR="00882044" w:rsidRPr="00EC76D5" w:rsidRDefault="00882044" w:rsidP="00882044">
      <w:pPr>
        <w:pStyle w:val="Code"/>
      </w:pPr>
      <w:r w:rsidRPr="00EC76D5">
        <w:t xml:space="preserve">  | postfix_expression ARROW IDENTIFIER {</w:t>
      </w:r>
    </w:p>
    <w:p w14:paraId="0152687F" w14:textId="77777777" w:rsidR="00882044" w:rsidRPr="00EC76D5" w:rsidRDefault="00882044" w:rsidP="00882044">
      <w:pPr>
        <w:pStyle w:val="Code"/>
      </w:pPr>
      <w:r w:rsidRPr="00EC76D5">
        <w:t xml:space="preserve">      $$ = SyntaxTreeGenerator.generateArrowExpression($1, $3);</w:t>
      </w:r>
    </w:p>
    <w:p w14:paraId="6F2F5FB8" w14:textId="77777777" w:rsidR="00882044" w:rsidRPr="00EC76D5" w:rsidRDefault="00882044" w:rsidP="00882044">
      <w:pPr>
        <w:pStyle w:val="Code"/>
        <w:rPr>
          <w:b/>
        </w:rPr>
      </w:pPr>
      <w:r w:rsidRPr="00EC76D5">
        <w:t xml:space="preserve">    }</w:t>
      </w:r>
    </w:p>
    <w:p w14:paraId="7254E26A" w14:textId="2555FF49" w:rsidR="00E40B78" w:rsidRPr="00EC76D5" w:rsidRDefault="009A5FF5" w:rsidP="00882044">
      <w:pPr>
        <w:pStyle w:val="CodeHeader"/>
      </w:pPr>
      <w:r w:rsidRPr="00EC76D5">
        <w:t>GenerateSyntaxTree.java</w:t>
      </w:r>
    </w:p>
    <w:p w14:paraId="78FAF7BD" w14:textId="77777777" w:rsidR="00A068BD" w:rsidRPr="00EC76D5" w:rsidRDefault="00A068BD" w:rsidP="00A068BD">
      <w:pPr>
        <w:pStyle w:val="Code"/>
      </w:pPr>
      <w:r w:rsidRPr="00EC76D5">
        <w:t xml:space="preserve">  public static SyntaxTree generateArrowExpression(SyntaxTree tree,</w:t>
      </w:r>
    </w:p>
    <w:p w14:paraId="53D682E4" w14:textId="61ACAF85" w:rsidR="00A068BD" w:rsidRPr="00EC76D5" w:rsidRDefault="00A068BD" w:rsidP="00A068BD">
      <w:pPr>
        <w:pStyle w:val="Code"/>
      </w:pPr>
      <w:r w:rsidRPr="00EC76D5">
        <w:t xml:space="preserve">                                                   String name) {</w:t>
      </w:r>
    </w:p>
    <w:p w14:paraId="67683646" w14:textId="77777777" w:rsidR="00A068BD" w:rsidRPr="00EC76D5" w:rsidRDefault="00A068BD" w:rsidP="00A068BD">
      <w:pPr>
        <w:pStyle w:val="Code"/>
      </w:pPr>
      <w:r w:rsidRPr="00EC76D5">
        <w:t xml:space="preserve">    Type type = tree.getType();</w:t>
      </w:r>
    </w:p>
    <w:p w14:paraId="23F70648" w14:textId="77777777" w:rsidR="00A068BD" w:rsidRPr="00EC76D5" w:rsidRDefault="00A068BD" w:rsidP="00A068BD">
      <w:pPr>
        <w:pStyle w:val="Code"/>
      </w:pPr>
      <w:r w:rsidRPr="00EC76D5">
        <w:t xml:space="preserve">    Assert.error(type.isPointer() &amp;&amp; type.getPointerType().isStructOrUnion(),</w:t>
      </w:r>
    </w:p>
    <w:p w14:paraId="56B8AC61" w14:textId="77777777" w:rsidR="00A068BD" w:rsidRPr="00EC76D5" w:rsidRDefault="00A068BD" w:rsidP="00A068BD">
      <w:pPr>
        <w:pStyle w:val="Code"/>
      </w:pPr>
      <w:r w:rsidRPr="00EC76D5">
        <w:t xml:space="preserve">                 tree, "not a pointer to struct or a union");</w:t>
      </w:r>
    </w:p>
    <w:p w14:paraId="05B9F63C" w14:textId="77777777" w:rsidR="00A068BD" w:rsidRPr="00EC76D5" w:rsidRDefault="00A068BD" w:rsidP="00A068BD">
      <w:pPr>
        <w:pStyle w:val="Code"/>
      </w:pPr>
      <w:r w:rsidRPr="00EC76D5">
        <w:t xml:space="preserve">    </w:t>
      </w:r>
    </w:p>
    <w:p w14:paraId="4A280BFA" w14:textId="77777777" w:rsidR="00A068BD" w:rsidRPr="00EC76D5" w:rsidRDefault="00A068BD" w:rsidP="00A068BD">
      <w:pPr>
        <w:pStyle w:val="Code"/>
      </w:pPr>
      <w:r w:rsidRPr="00EC76D5">
        <w:t xml:space="preserve">    Symbol memberSymbol = type.getPointerType().lookupMember(name);</w:t>
      </w:r>
    </w:p>
    <w:p w14:paraId="7D6047CA" w14:textId="77777777" w:rsidR="00A068BD" w:rsidRPr="00EC76D5" w:rsidRDefault="00A068BD" w:rsidP="00A068BD">
      <w:pPr>
        <w:pStyle w:val="Code"/>
      </w:pPr>
      <w:r w:rsidRPr="00EC76D5">
        <w:t xml:space="preserve">    Assert.error(memberSymbol != null, name, "not a member");</w:t>
      </w:r>
    </w:p>
    <w:p w14:paraId="71AF05A5" w14:textId="77777777" w:rsidR="00A068BD" w:rsidRPr="00EC76D5" w:rsidRDefault="00A068BD" w:rsidP="00A068BD">
      <w:pPr>
        <w:pStyle w:val="Code"/>
      </w:pPr>
      <w:r w:rsidRPr="00EC76D5">
        <w:t xml:space="preserve">    </w:t>
      </w:r>
    </w:p>
    <w:p w14:paraId="130398BD" w14:textId="77777777" w:rsidR="00A068BD" w:rsidRPr="00EC76D5" w:rsidRDefault="00A068BD" w:rsidP="00A068BD">
      <w:pPr>
        <w:pStyle w:val="Code"/>
      </w:pPr>
      <w:r w:rsidRPr="00EC76D5">
        <w:t xml:space="preserve">    SyntaxTree memberTree = new SyntaxTree(MiddleOperator.Variable,</w:t>
      </w:r>
    </w:p>
    <w:p w14:paraId="62786F1E" w14:textId="2D11BDDF" w:rsidR="00A068BD" w:rsidRPr="00EC76D5" w:rsidRDefault="00A068BD" w:rsidP="00A068BD">
      <w:pPr>
        <w:pStyle w:val="Code"/>
      </w:pPr>
      <w:r w:rsidRPr="00EC76D5">
        <w:t xml:space="preserve">                                           memberSymbol);</w:t>
      </w:r>
    </w:p>
    <w:p w14:paraId="532C682D" w14:textId="77777777" w:rsidR="00A068BD" w:rsidRPr="00EC76D5" w:rsidRDefault="00A068BD" w:rsidP="00A068BD">
      <w:pPr>
        <w:pStyle w:val="Code"/>
      </w:pPr>
      <w:r w:rsidRPr="00EC76D5">
        <w:t xml:space="preserve">    return generateBinaryTree(MiddleOperator.Arrow, memberSymbol.getType(),</w:t>
      </w:r>
    </w:p>
    <w:p w14:paraId="414BCC8E" w14:textId="0854409A" w:rsidR="00A068BD" w:rsidRPr="00EC76D5" w:rsidRDefault="00A068BD" w:rsidP="00A068BD">
      <w:pPr>
        <w:pStyle w:val="Code"/>
      </w:pPr>
      <w:r w:rsidRPr="00EC76D5">
        <w:t xml:space="preserve">                              tree, memberTree);</w:t>
      </w:r>
    </w:p>
    <w:p w14:paraId="02BE4CD4" w14:textId="13F34AB1" w:rsidR="00E40B78" w:rsidRPr="00EC76D5" w:rsidRDefault="00A068BD" w:rsidP="00A068BD">
      <w:pPr>
        <w:pStyle w:val="Code"/>
      </w:pPr>
      <w:r w:rsidRPr="00EC76D5">
        <w:t xml:space="preserve">  }</w:t>
      </w:r>
    </w:p>
    <w:p w14:paraId="599617B6" w14:textId="216FB86A" w:rsidR="00E40B78" w:rsidRPr="00EC76D5" w:rsidRDefault="00E40B78" w:rsidP="00E40B78">
      <w:pPr>
        <w:pStyle w:val="Rubrik3"/>
      </w:pPr>
      <w:bookmarkStart w:id="337" w:name="_Toc481936214"/>
      <w:r w:rsidRPr="00EC76D5">
        <w:t>Index</w:t>
      </w:r>
      <w:bookmarkEnd w:id="337"/>
    </w:p>
    <w:p w14:paraId="6E1891E2" w14:textId="77777777" w:rsidR="00E40B78" w:rsidRPr="00EC76D5" w:rsidRDefault="00E40B78" w:rsidP="00E40B78">
      <w:r w:rsidRPr="00EC76D5">
        <w:t>The index operator takes a pointer or array and an integral. We have three cases:</w:t>
      </w:r>
    </w:p>
    <w:p w14:paraId="3FA18A1B" w14:textId="77777777" w:rsidR="00E40B78" w:rsidRPr="00EC76D5" w:rsidRDefault="00E40B78" w:rsidP="00E40B78">
      <w:pPr>
        <w:pStyle w:val="Liststycke"/>
        <w:numPr>
          <w:ilvl w:val="0"/>
          <w:numId w:val="94"/>
        </w:numPr>
      </w:pPr>
      <w:r w:rsidRPr="00EC76D5">
        <w:t>The index is constant, in which case we treat the operator as if it was the arrow operator.</w:t>
      </w:r>
    </w:p>
    <w:p w14:paraId="333C0327" w14:textId="77777777" w:rsidR="00E40B78" w:rsidRPr="00EC76D5" w:rsidRDefault="00E40B78" w:rsidP="00E40B78">
      <w:pPr>
        <w:pStyle w:val="Liststycke"/>
        <w:numPr>
          <w:ilvl w:val="0"/>
          <w:numId w:val="94"/>
        </w:numPr>
      </w:pPr>
      <w:r w:rsidRPr="00EC76D5">
        <w:t>The index is not constant and the array or pointer type size is one, in which case we generate that add the index to the pointer or array.</w:t>
      </w:r>
    </w:p>
    <w:p w14:paraId="2051C4BD" w14:textId="77777777" w:rsidR="00E40B78" w:rsidRPr="00EC76D5" w:rsidRDefault="00E40B78" w:rsidP="00E40B78">
      <w:pPr>
        <w:pStyle w:val="Liststycke"/>
        <w:numPr>
          <w:ilvl w:val="0"/>
          <w:numId w:val="94"/>
        </w:numPr>
      </w:pPr>
      <w:r w:rsidRPr="00EC76D5">
        <w:t>The index is not constant and the array or pointer type size is greater than, in which case we also need to generate code that multiply the index with the type size.</w:t>
      </w:r>
    </w:p>
    <w:p w14:paraId="7BF54AC4" w14:textId="63C4B3B0" w:rsidR="00E40B78" w:rsidRPr="00EC76D5" w:rsidRDefault="002E67B8" w:rsidP="00E40B78">
      <w:pPr>
        <w:pStyle w:val="CodeHeader"/>
      </w:pPr>
      <w:r>
        <w:t>MainParser.gppg</w:t>
      </w:r>
    </w:p>
    <w:p w14:paraId="77EE0487" w14:textId="77777777" w:rsidR="00A068BD" w:rsidRPr="00EC76D5" w:rsidRDefault="00A068BD" w:rsidP="00A068BD">
      <w:pPr>
        <w:pStyle w:val="Code"/>
      </w:pPr>
      <w:r w:rsidRPr="00EC76D5">
        <w:t xml:space="preserve">  | postfix_expression LEFT_SQUARE expression RIGHT_SQUARE {</w:t>
      </w:r>
    </w:p>
    <w:p w14:paraId="0130A270" w14:textId="77777777" w:rsidR="00A068BD" w:rsidRPr="00EC76D5" w:rsidRDefault="00A068BD" w:rsidP="00A068BD">
      <w:pPr>
        <w:pStyle w:val="Code"/>
      </w:pPr>
      <w:r w:rsidRPr="00EC76D5">
        <w:t xml:space="preserve">      $$ = SyntaxTreeGenerator.generateIndexExpression($1, $3);</w:t>
      </w:r>
    </w:p>
    <w:p w14:paraId="15FD58A0" w14:textId="77777777" w:rsidR="00A068BD" w:rsidRPr="00EC76D5" w:rsidRDefault="00A068BD" w:rsidP="00A068BD">
      <w:pPr>
        <w:pStyle w:val="Code"/>
        <w:rPr>
          <w:b/>
        </w:rPr>
      </w:pPr>
      <w:r w:rsidRPr="00EC76D5">
        <w:t xml:space="preserve">    }</w:t>
      </w:r>
    </w:p>
    <w:p w14:paraId="658C80A3" w14:textId="0867ED0A" w:rsidR="00E40B78" w:rsidRPr="00EC76D5" w:rsidRDefault="009A5FF5" w:rsidP="00A068BD">
      <w:pPr>
        <w:pStyle w:val="CodeHeader"/>
      </w:pPr>
      <w:r w:rsidRPr="00EC76D5">
        <w:t>GenerateSyntaxTree.java</w:t>
      </w:r>
    </w:p>
    <w:p w14:paraId="662D19DC" w14:textId="77777777" w:rsidR="00A068BD" w:rsidRPr="00EC76D5" w:rsidRDefault="00A068BD" w:rsidP="00A068BD">
      <w:pPr>
        <w:pStyle w:val="Code"/>
      </w:pPr>
      <w:r w:rsidRPr="00EC76D5">
        <w:t xml:space="preserve">  public static SyntaxTree generateIndexExpression(SyntaxTree leftTree,</w:t>
      </w:r>
    </w:p>
    <w:p w14:paraId="6B45F72B" w14:textId="77777777" w:rsidR="00A068BD" w:rsidRPr="00EC76D5" w:rsidRDefault="00A068BD" w:rsidP="00A068BD">
      <w:pPr>
        <w:pStyle w:val="Code"/>
      </w:pPr>
      <w:r w:rsidRPr="00EC76D5">
        <w:t xml:space="preserve">                                                   SyntaxTree rightTree) {</w:t>
      </w:r>
    </w:p>
    <w:p w14:paraId="76281C30" w14:textId="77777777" w:rsidR="00A068BD" w:rsidRPr="00EC76D5" w:rsidRDefault="00A068BD" w:rsidP="00A068BD">
      <w:pPr>
        <w:pStyle w:val="Code"/>
      </w:pPr>
      <w:r w:rsidRPr="00EC76D5">
        <w:t xml:space="preserve">    SyntaxTree pointerTree = null, indexTree = null;</w:t>
      </w:r>
    </w:p>
    <w:p w14:paraId="7BCE491B" w14:textId="77777777" w:rsidR="00A068BD" w:rsidRPr="00EC76D5" w:rsidRDefault="00A068BD" w:rsidP="00A068BD">
      <w:pPr>
        <w:pStyle w:val="Code"/>
      </w:pPr>
      <w:r w:rsidRPr="00EC76D5">
        <w:t xml:space="preserve">    Type leftType = leftTree.getType(),</w:t>
      </w:r>
    </w:p>
    <w:p w14:paraId="33D791C3" w14:textId="77777777" w:rsidR="00A068BD" w:rsidRPr="00EC76D5" w:rsidRDefault="00A068BD" w:rsidP="00A068BD">
      <w:pPr>
        <w:pStyle w:val="Code"/>
      </w:pPr>
      <w:r w:rsidRPr="00EC76D5">
        <w:t xml:space="preserve">         rightType = rightTree.getType();</w:t>
      </w:r>
    </w:p>
    <w:p w14:paraId="6FFFB08A" w14:textId="77777777" w:rsidR="00A068BD" w:rsidRPr="00EC76D5" w:rsidRDefault="00A068BD" w:rsidP="00A068BD">
      <w:pPr>
        <w:pStyle w:val="Code"/>
      </w:pPr>
      <w:r w:rsidRPr="00EC76D5">
        <w:t xml:space="preserve">         </w:t>
      </w:r>
    </w:p>
    <w:p w14:paraId="3F24A202" w14:textId="77777777" w:rsidR="00A068BD" w:rsidRPr="00EC76D5" w:rsidRDefault="00A068BD" w:rsidP="00A068BD">
      <w:pPr>
        <w:pStyle w:val="Code"/>
      </w:pPr>
      <w:r w:rsidRPr="00EC76D5">
        <w:t xml:space="preserve">    if (leftType.isPointerOrArray() &amp;&amp; rightType.isIntegral()) {</w:t>
      </w:r>
    </w:p>
    <w:p w14:paraId="7B67F493" w14:textId="77777777" w:rsidR="00A068BD" w:rsidRPr="00EC76D5" w:rsidRDefault="00A068BD" w:rsidP="00A068BD">
      <w:pPr>
        <w:pStyle w:val="Code"/>
      </w:pPr>
      <w:r w:rsidRPr="00EC76D5">
        <w:lastRenderedPageBreak/>
        <w:t xml:space="preserve">      pointerTree = leftTree;</w:t>
      </w:r>
    </w:p>
    <w:p w14:paraId="5E1EA10A" w14:textId="77777777" w:rsidR="00A068BD" w:rsidRPr="00EC76D5" w:rsidRDefault="00A068BD" w:rsidP="00A068BD">
      <w:pPr>
        <w:pStyle w:val="Code"/>
      </w:pPr>
      <w:r w:rsidRPr="00EC76D5">
        <w:t xml:space="preserve">      indexTree = rightTree;</w:t>
      </w:r>
    </w:p>
    <w:p w14:paraId="5814DD5D" w14:textId="77777777" w:rsidR="00A068BD" w:rsidRPr="00EC76D5" w:rsidRDefault="00A068BD" w:rsidP="00A068BD">
      <w:pPr>
        <w:pStyle w:val="Code"/>
      </w:pPr>
      <w:r w:rsidRPr="00EC76D5">
        <w:t xml:space="preserve">    }</w:t>
      </w:r>
    </w:p>
    <w:p w14:paraId="337D25BB" w14:textId="77777777" w:rsidR="00A068BD" w:rsidRPr="00EC76D5" w:rsidRDefault="00A068BD" w:rsidP="00A068BD">
      <w:pPr>
        <w:pStyle w:val="Code"/>
      </w:pPr>
      <w:r w:rsidRPr="00EC76D5">
        <w:t xml:space="preserve">    else if (leftType.isIntegral() &amp;&amp; rightType.isPointer()) {</w:t>
      </w:r>
    </w:p>
    <w:p w14:paraId="631D54D1" w14:textId="77777777" w:rsidR="00A068BD" w:rsidRPr="00EC76D5" w:rsidRDefault="00A068BD" w:rsidP="00A068BD">
      <w:pPr>
        <w:pStyle w:val="Code"/>
      </w:pPr>
      <w:r w:rsidRPr="00EC76D5">
        <w:t xml:space="preserve">      pointerTree = rightTree;</w:t>
      </w:r>
    </w:p>
    <w:p w14:paraId="774BC69D" w14:textId="77777777" w:rsidR="00A068BD" w:rsidRPr="00EC76D5" w:rsidRDefault="00A068BD" w:rsidP="00A068BD">
      <w:pPr>
        <w:pStyle w:val="Code"/>
      </w:pPr>
      <w:r w:rsidRPr="00EC76D5">
        <w:t xml:space="preserve">      indexTree = leftTree;</w:t>
      </w:r>
    </w:p>
    <w:p w14:paraId="310F7C6F" w14:textId="77777777" w:rsidR="00A068BD" w:rsidRPr="00EC76D5" w:rsidRDefault="00A068BD" w:rsidP="00A068BD">
      <w:pPr>
        <w:pStyle w:val="Code"/>
      </w:pPr>
      <w:r w:rsidRPr="00EC76D5">
        <w:t xml:space="preserve">    }</w:t>
      </w:r>
    </w:p>
    <w:p w14:paraId="3A256A7E" w14:textId="77777777" w:rsidR="00A068BD" w:rsidRPr="00EC76D5" w:rsidRDefault="00A068BD" w:rsidP="00A068BD">
      <w:pPr>
        <w:pStyle w:val="Code"/>
      </w:pPr>
      <w:r w:rsidRPr="00EC76D5">
        <w:t xml:space="preserve">    else {</w:t>
      </w:r>
    </w:p>
    <w:p w14:paraId="48733824" w14:textId="77777777" w:rsidR="00A068BD" w:rsidRPr="00EC76D5" w:rsidRDefault="00A068BD" w:rsidP="00A068BD">
      <w:pPr>
        <w:pStyle w:val="Code"/>
      </w:pPr>
      <w:r w:rsidRPr="00EC76D5">
        <w:t xml:space="preserve">      Assert.error(null, "invalid index types");</w:t>
      </w:r>
    </w:p>
    <w:p w14:paraId="073DAB27" w14:textId="77777777" w:rsidR="00A068BD" w:rsidRPr="00EC76D5" w:rsidRDefault="00A068BD" w:rsidP="00A068BD">
      <w:pPr>
        <w:pStyle w:val="Code"/>
      </w:pPr>
      <w:r w:rsidRPr="00EC76D5">
        <w:t xml:space="preserve">    }</w:t>
      </w:r>
    </w:p>
    <w:p w14:paraId="63DBA420" w14:textId="77777777" w:rsidR="00A068BD" w:rsidRPr="00EC76D5" w:rsidRDefault="00A068BD" w:rsidP="00A068BD">
      <w:pPr>
        <w:pStyle w:val="Code"/>
      </w:pPr>
    </w:p>
    <w:p w14:paraId="7C3438DC" w14:textId="77777777" w:rsidR="00A068BD" w:rsidRPr="00EC76D5" w:rsidRDefault="00A068BD" w:rsidP="00A068BD">
      <w:pPr>
        <w:pStyle w:val="Code"/>
      </w:pPr>
      <w:r w:rsidRPr="00EC76D5">
        <w:t xml:space="preserve">    if (!indexTree.getType().isInteger()) {</w:t>
      </w:r>
    </w:p>
    <w:p w14:paraId="52718230" w14:textId="77777777" w:rsidR="00A068BD" w:rsidRPr="00EC76D5" w:rsidRDefault="00A068BD" w:rsidP="00A068BD">
      <w:pPr>
        <w:pStyle w:val="Code"/>
      </w:pPr>
      <w:r w:rsidRPr="00EC76D5">
        <w:t xml:space="preserve">      Type toType = indexTree.getType().isSigned() ? Type.SignedIntegerType </w:t>
      </w:r>
    </w:p>
    <w:p w14:paraId="7A765CEF" w14:textId="4283D0FD" w:rsidR="00A068BD" w:rsidRPr="00EC76D5" w:rsidRDefault="00A068BD" w:rsidP="00A068BD">
      <w:pPr>
        <w:pStyle w:val="Code"/>
      </w:pPr>
      <w:r w:rsidRPr="00EC76D5">
        <w:t xml:space="preserve">                                                   : Type.UnsignedIntegerType;</w:t>
      </w:r>
    </w:p>
    <w:p w14:paraId="29D83755" w14:textId="77777777" w:rsidR="00A068BD" w:rsidRPr="00EC76D5" w:rsidRDefault="00A068BD" w:rsidP="00A068BD">
      <w:pPr>
        <w:pStyle w:val="Code"/>
      </w:pPr>
      <w:r w:rsidRPr="00EC76D5">
        <w:t xml:space="preserve">      indexTree = TypeCast.explicitCast(indexTree, toType);</w:t>
      </w:r>
    </w:p>
    <w:p w14:paraId="66CF911E" w14:textId="77777777" w:rsidR="00A068BD" w:rsidRPr="00EC76D5" w:rsidRDefault="00A068BD" w:rsidP="00A068BD">
      <w:pPr>
        <w:pStyle w:val="Code"/>
      </w:pPr>
      <w:r w:rsidRPr="00EC76D5">
        <w:t xml:space="preserve">    }</w:t>
      </w:r>
    </w:p>
    <w:p w14:paraId="43FF128D" w14:textId="77777777" w:rsidR="00A068BD" w:rsidRPr="00EC76D5" w:rsidRDefault="00A068BD" w:rsidP="00A068BD">
      <w:pPr>
        <w:pStyle w:val="Code"/>
      </w:pPr>
    </w:p>
    <w:p w14:paraId="2B777F38" w14:textId="77777777" w:rsidR="00A068BD" w:rsidRPr="00EC76D5" w:rsidRDefault="00A068BD" w:rsidP="00A068BD">
      <w:pPr>
        <w:pStyle w:val="Code"/>
      </w:pPr>
      <w:r w:rsidRPr="00EC76D5">
        <w:t xml:space="preserve">    Type returnType = pointerTree.getType().getPointerOrArrayType();</w:t>
      </w:r>
    </w:p>
    <w:p w14:paraId="3E8C8A94" w14:textId="77777777" w:rsidR="00A068BD" w:rsidRPr="00EC76D5" w:rsidRDefault="00A068BD" w:rsidP="00A068BD">
      <w:pPr>
        <w:pStyle w:val="Code"/>
      </w:pPr>
      <w:r w:rsidRPr="00EC76D5">
        <w:t xml:space="preserve">    return generateBinaryTree(MiddleOperator.Index, returnType,</w:t>
      </w:r>
    </w:p>
    <w:p w14:paraId="22585293" w14:textId="443E041A" w:rsidR="00A068BD" w:rsidRPr="00EC76D5" w:rsidRDefault="00A068BD" w:rsidP="00A068BD">
      <w:pPr>
        <w:pStyle w:val="Code"/>
      </w:pPr>
      <w:r w:rsidRPr="00EC76D5">
        <w:t xml:space="preserve">                              pointerTree, indexTree);</w:t>
      </w:r>
    </w:p>
    <w:p w14:paraId="4A259A5E" w14:textId="316492F7" w:rsidR="00E40B78" w:rsidRPr="00EC76D5" w:rsidRDefault="00A068BD" w:rsidP="00A068BD">
      <w:pPr>
        <w:pStyle w:val="Code"/>
      </w:pPr>
      <w:r w:rsidRPr="00EC76D5">
        <w:t xml:space="preserve">  }</w:t>
      </w:r>
    </w:p>
    <w:p w14:paraId="1F9FEF54" w14:textId="1DD10642" w:rsidR="00E40B78" w:rsidRPr="00EC76D5" w:rsidRDefault="00E40B78" w:rsidP="00E40B78">
      <w:pPr>
        <w:pStyle w:val="Rubrik3"/>
      </w:pPr>
      <w:bookmarkStart w:id="338" w:name="_Toc481936215"/>
      <w:r w:rsidRPr="00EC76D5">
        <w:t>Function Call</w:t>
      </w:r>
      <w:bookmarkEnd w:id="338"/>
    </w:p>
    <w:p w14:paraId="55AD2190" w14:textId="77777777" w:rsidR="00E40B78" w:rsidRPr="00EC76D5" w:rsidRDefault="00E40B78" w:rsidP="00E40B78">
      <w:r w:rsidRPr="00EC76D5">
        <w:t>When calling a function, first we need to check the number of actual and formal parameters, which shall be equal. Unless the function is elliptic, in which case the actual parameter list can be longer.</w:t>
      </w:r>
    </w:p>
    <w:p w14:paraId="6DED660E" w14:textId="08F0B0A5" w:rsidR="00E40B78" w:rsidRPr="00EC76D5" w:rsidRDefault="00E40B78" w:rsidP="00E40B78">
      <w:r w:rsidRPr="00EC76D5">
        <w:t xml:space="preserve">Each regular actual parameter is transformed to the type of the formal parameter, and each extra actual parameter is subjected to the type promotion described in Section </w:t>
      </w:r>
      <w:r w:rsidRPr="00EC76D5">
        <w:fldChar w:fldCharType="begin"/>
      </w:r>
      <w:r w:rsidRPr="00EC76D5">
        <w:instrText xml:space="preserve"> REF _Ref418350730 \r \h </w:instrText>
      </w:r>
      <w:r w:rsidRPr="00EC76D5">
        <w:fldChar w:fldCharType="separate"/>
      </w:r>
      <w:r w:rsidR="00545E00" w:rsidRPr="00EC76D5">
        <w:t>6.3.6</w:t>
      </w:r>
      <w:r w:rsidRPr="00EC76D5">
        <w:fldChar w:fldCharType="end"/>
      </w:r>
      <w:r w:rsidRPr="00EC76D5">
        <w:t>. Unless the return type is void, we place the result value in a temporary symbol.</w:t>
      </w:r>
    </w:p>
    <w:p w14:paraId="477111A2" w14:textId="67C24995" w:rsidR="00E40B78" w:rsidRPr="00EC76D5" w:rsidRDefault="002E67B8" w:rsidP="00E40B78">
      <w:pPr>
        <w:pStyle w:val="CodeHeader"/>
      </w:pPr>
      <w:r>
        <w:t>MainParser.gppg</w:t>
      </w:r>
    </w:p>
    <w:p w14:paraId="70C880BE" w14:textId="77777777" w:rsidR="00A35258" w:rsidRPr="00EC76D5" w:rsidRDefault="00A35258" w:rsidP="00A35258">
      <w:pPr>
        <w:pStyle w:val="Code"/>
      </w:pPr>
      <w:r w:rsidRPr="00EC76D5">
        <w:t xml:space="preserve">  | postfix_expression</w:t>
      </w:r>
    </w:p>
    <w:p w14:paraId="3756E7F4" w14:textId="7B905384" w:rsidR="00A35258" w:rsidRPr="00EC76D5" w:rsidRDefault="00A35258" w:rsidP="00A35258">
      <w:pPr>
        <w:pStyle w:val="Code"/>
      </w:pPr>
      <w:r w:rsidRPr="00EC76D5">
        <w:t xml:space="preserve">    LEFT_PAREN optional_argument_expression_list RIGHT_PAREN {</w:t>
      </w:r>
    </w:p>
    <w:p w14:paraId="1C0D472C" w14:textId="77777777" w:rsidR="00A35258" w:rsidRPr="00EC76D5" w:rsidRDefault="00A35258" w:rsidP="00A35258">
      <w:pPr>
        <w:pStyle w:val="Code"/>
      </w:pPr>
      <w:r w:rsidRPr="00EC76D5">
        <w:t xml:space="preserve">      $$ = SyntaxTreeGenerator.generateFunctionCallExpression($1, $3);</w:t>
      </w:r>
    </w:p>
    <w:p w14:paraId="0FA92847" w14:textId="77777777" w:rsidR="00A35258" w:rsidRPr="00EC76D5" w:rsidRDefault="00A35258" w:rsidP="00A35258">
      <w:pPr>
        <w:pStyle w:val="Code"/>
        <w:rPr>
          <w:b/>
        </w:rPr>
      </w:pPr>
      <w:r w:rsidRPr="00EC76D5">
        <w:t xml:space="preserve">    };</w:t>
      </w:r>
    </w:p>
    <w:p w14:paraId="159D97A6" w14:textId="568D5797" w:rsidR="00E40B78" w:rsidRPr="00EC76D5" w:rsidRDefault="009A5FF5" w:rsidP="00A35258">
      <w:pPr>
        <w:pStyle w:val="CodeHeader"/>
      </w:pPr>
      <w:r w:rsidRPr="00EC76D5">
        <w:t>GenerateSyntaxTree.java</w:t>
      </w:r>
    </w:p>
    <w:p w14:paraId="27EDFF21" w14:textId="77777777" w:rsidR="0020490A" w:rsidRPr="00EC76D5" w:rsidRDefault="0020490A" w:rsidP="0020490A">
      <w:pPr>
        <w:pStyle w:val="Code"/>
      </w:pPr>
      <w:r w:rsidRPr="00EC76D5">
        <w:t xml:space="preserve">  public static SyntaxTree generateFunctionCallExpression(SyntaxTree tree,</w:t>
      </w:r>
    </w:p>
    <w:p w14:paraId="70615679" w14:textId="77777777" w:rsidR="0020490A" w:rsidRPr="00EC76D5" w:rsidRDefault="0020490A" w:rsidP="0020490A">
      <w:pPr>
        <w:pStyle w:val="Code"/>
      </w:pPr>
      <w:r w:rsidRPr="00EC76D5">
        <w:t xml:space="preserve">                                               List&lt;SyntaxTree&gt; argumentList){</w:t>
      </w:r>
    </w:p>
    <w:p w14:paraId="613F56B7" w14:textId="77777777" w:rsidR="0020490A" w:rsidRPr="00EC76D5" w:rsidRDefault="0020490A" w:rsidP="0020490A">
      <w:pPr>
        <w:pStyle w:val="Code"/>
      </w:pPr>
      <w:r w:rsidRPr="00EC76D5">
        <w:t xml:space="preserve">    Type type = tree.getType(), returnType = null;</w:t>
      </w:r>
    </w:p>
    <w:p w14:paraId="55EEA6EF" w14:textId="77777777" w:rsidR="0020490A" w:rsidRPr="00EC76D5" w:rsidRDefault="0020490A" w:rsidP="0020490A">
      <w:pPr>
        <w:pStyle w:val="Code"/>
      </w:pPr>
      <w:r w:rsidRPr="00EC76D5">
        <w:t xml:space="preserve">    List&lt;Type&gt; typeList = null;</w:t>
      </w:r>
    </w:p>
    <w:p w14:paraId="3F8713B6" w14:textId="77777777" w:rsidR="0020490A" w:rsidRPr="00EC76D5" w:rsidRDefault="0020490A" w:rsidP="0020490A">
      <w:pPr>
        <w:pStyle w:val="Code"/>
      </w:pPr>
      <w:r w:rsidRPr="00EC76D5">
        <w:t xml:space="preserve">    boolean isEllipse = false;</w:t>
      </w:r>
    </w:p>
    <w:p w14:paraId="3C0C14BE" w14:textId="77777777" w:rsidR="0020490A" w:rsidRPr="00EC76D5" w:rsidRDefault="0020490A" w:rsidP="0020490A">
      <w:pPr>
        <w:pStyle w:val="Code"/>
      </w:pPr>
      <w:r w:rsidRPr="00EC76D5">
        <w:t xml:space="preserve">    </w:t>
      </w:r>
    </w:p>
    <w:p w14:paraId="36849EE1" w14:textId="77777777" w:rsidR="0020490A" w:rsidRPr="00EC76D5" w:rsidRDefault="0020490A" w:rsidP="0020490A">
      <w:pPr>
        <w:pStyle w:val="Code"/>
      </w:pPr>
      <w:r w:rsidRPr="00EC76D5">
        <w:t xml:space="preserve">    if (type.isFunction()) {</w:t>
      </w:r>
    </w:p>
    <w:p w14:paraId="18D0001F" w14:textId="77777777" w:rsidR="0020490A" w:rsidRPr="00EC76D5" w:rsidRDefault="0020490A" w:rsidP="0020490A">
      <w:pPr>
        <w:pStyle w:val="Code"/>
      </w:pPr>
      <w:r w:rsidRPr="00EC76D5">
        <w:t xml:space="preserve">      typeList = type.getTypeList();</w:t>
      </w:r>
    </w:p>
    <w:p w14:paraId="7EA16BB1" w14:textId="77777777" w:rsidR="0020490A" w:rsidRPr="00EC76D5" w:rsidRDefault="0020490A" w:rsidP="0020490A">
      <w:pPr>
        <w:pStyle w:val="Code"/>
      </w:pPr>
      <w:r w:rsidRPr="00EC76D5">
        <w:t xml:space="preserve">      returnType = type.getReturnType();</w:t>
      </w:r>
    </w:p>
    <w:p w14:paraId="11AD5B9E" w14:textId="77777777" w:rsidR="0020490A" w:rsidRPr="00EC76D5" w:rsidRDefault="0020490A" w:rsidP="0020490A">
      <w:pPr>
        <w:pStyle w:val="Code"/>
      </w:pPr>
      <w:r w:rsidRPr="00EC76D5">
        <w:t xml:space="preserve">      isEllipse = type.isEllipse();</w:t>
      </w:r>
    </w:p>
    <w:p w14:paraId="42A068AE" w14:textId="77777777" w:rsidR="0020490A" w:rsidRPr="00EC76D5" w:rsidRDefault="0020490A" w:rsidP="0020490A">
      <w:pPr>
        <w:pStyle w:val="Code"/>
      </w:pPr>
      <w:r w:rsidRPr="00EC76D5">
        <w:t xml:space="preserve">    }</w:t>
      </w:r>
    </w:p>
    <w:p w14:paraId="1EDCC277" w14:textId="77777777" w:rsidR="0020490A" w:rsidRPr="00EC76D5" w:rsidRDefault="0020490A" w:rsidP="0020490A">
      <w:pPr>
        <w:pStyle w:val="Code"/>
      </w:pPr>
      <w:r w:rsidRPr="00EC76D5">
        <w:t xml:space="preserve">    else if (type.isPointer() &amp;&amp; type.getPointerType().isFunction()) {</w:t>
      </w:r>
    </w:p>
    <w:p w14:paraId="161D0E40" w14:textId="77777777" w:rsidR="0020490A" w:rsidRPr="00EC76D5" w:rsidRDefault="0020490A" w:rsidP="0020490A">
      <w:pPr>
        <w:pStyle w:val="Code"/>
      </w:pPr>
      <w:r w:rsidRPr="00EC76D5">
        <w:t xml:space="preserve">      typeList = type.getPointerType().getTypeList();</w:t>
      </w:r>
    </w:p>
    <w:p w14:paraId="73B85782" w14:textId="77777777" w:rsidR="0020490A" w:rsidRPr="00EC76D5" w:rsidRDefault="0020490A" w:rsidP="0020490A">
      <w:pPr>
        <w:pStyle w:val="Code"/>
      </w:pPr>
      <w:r w:rsidRPr="00EC76D5">
        <w:t xml:space="preserve">      returnType = type.getPointerType().getReturnType();</w:t>
      </w:r>
    </w:p>
    <w:p w14:paraId="02020127" w14:textId="77777777" w:rsidR="0020490A" w:rsidRPr="00EC76D5" w:rsidRDefault="0020490A" w:rsidP="0020490A">
      <w:pPr>
        <w:pStyle w:val="Code"/>
      </w:pPr>
      <w:r w:rsidRPr="00EC76D5">
        <w:t xml:space="preserve">      isEllipse = type.getPointerType().isEllipse();</w:t>
      </w:r>
    </w:p>
    <w:p w14:paraId="21F2F070" w14:textId="77777777" w:rsidR="0020490A" w:rsidRPr="00EC76D5" w:rsidRDefault="0020490A" w:rsidP="0020490A">
      <w:pPr>
        <w:pStyle w:val="Code"/>
      </w:pPr>
      <w:r w:rsidRPr="00EC76D5">
        <w:t xml:space="preserve">    }</w:t>
      </w:r>
    </w:p>
    <w:p w14:paraId="7FFEC62A" w14:textId="77777777" w:rsidR="0020490A" w:rsidRPr="00EC76D5" w:rsidRDefault="0020490A" w:rsidP="0020490A">
      <w:pPr>
        <w:pStyle w:val="Code"/>
      </w:pPr>
      <w:r w:rsidRPr="00EC76D5">
        <w:t xml:space="preserve">    else {</w:t>
      </w:r>
    </w:p>
    <w:p w14:paraId="6C05230E" w14:textId="77777777" w:rsidR="0020490A" w:rsidRPr="00EC76D5" w:rsidRDefault="0020490A" w:rsidP="0020490A">
      <w:pPr>
        <w:pStyle w:val="Code"/>
      </w:pPr>
      <w:r w:rsidRPr="00EC76D5">
        <w:t xml:space="preserve">      Assert.error(tree, "not a function");</w:t>
      </w:r>
    </w:p>
    <w:p w14:paraId="1C1EBC36" w14:textId="77777777" w:rsidR="0020490A" w:rsidRPr="00EC76D5" w:rsidRDefault="0020490A" w:rsidP="0020490A">
      <w:pPr>
        <w:pStyle w:val="Code"/>
      </w:pPr>
      <w:r w:rsidRPr="00EC76D5">
        <w:t xml:space="preserve">    }</w:t>
      </w:r>
    </w:p>
    <w:p w14:paraId="62271B4A" w14:textId="77777777" w:rsidR="0020490A" w:rsidRPr="00EC76D5" w:rsidRDefault="0020490A" w:rsidP="0020490A">
      <w:pPr>
        <w:pStyle w:val="Code"/>
      </w:pPr>
    </w:p>
    <w:p w14:paraId="0C140593" w14:textId="77777777" w:rsidR="0020490A" w:rsidRPr="00EC76D5" w:rsidRDefault="0020490A" w:rsidP="0020490A">
      <w:pPr>
        <w:pStyle w:val="Code"/>
      </w:pPr>
      <w:r w:rsidRPr="00EC76D5">
        <w:t xml:space="preserve">    SyntaxTree callTree = generateUnaryTree(MiddleOperator.Call,</w:t>
      </w:r>
    </w:p>
    <w:p w14:paraId="114EBE27" w14:textId="7210DD7B" w:rsidR="0020490A" w:rsidRPr="00EC76D5" w:rsidRDefault="0020490A" w:rsidP="0020490A">
      <w:pPr>
        <w:pStyle w:val="Code"/>
      </w:pPr>
      <w:r w:rsidRPr="00EC76D5">
        <w:t xml:space="preserve">                                            returnType, tree);</w:t>
      </w:r>
    </w:p>
    <w:p w14:paraId="14E19099" w14:textId="77777777" w:rsidR="0020490A" w:rsidRPr="00EC76D5" w:rsidRDefault="0020490A" w:rsidP="0020490A">
      <w:pPr>
        <w:pStyle w:val="Code"/>
      </w:pPr>
      <w:r w:rsidRPr="00EC76D5">
        <w:t xml:space="preserve">    int extra = 0;</w:t>
      </w:r>
    </w:p>
    <w:p w14:paraId="2C74FA6D" w14:textId="77777777" w:rsidR="0020490A" w:rsidRPr="00EC76D5" w:rsidRDefault="0020490A" w:rsidP="0020490A">
      <w:pPr>
        <w:pStyle w:val="Code"/>
      </w:pPr>
      <w:r w:rsidRPr="00EC76D5">
        <w:t xml:space="preserve">    </w:t>
      </w:r>
    </w:p>
    <w:p w14:paraId="1EB7EDF5" w14:textId="77777777" w:rsidR="0020490A" w:rsidRPr="00EC76D5" w:rsidRDefault="0020490A" w:rsidP="0020490A">
      <w:pPr>
        <w:pStyle w:val="Code"/>
      </w:pPr>
      <w:r w:rsidRPr="00EC76D5">
        <w:t xml:space="preserve">    if (typeList != null) {</w:t>
      </w:r>
    </w:p>
    <w:p w14:paraId="113098FD" w14:textId="77777777" w:rsidR="0020490A" w:rsidRPr="00EC76D5" w:rsidRDefault="0020490A" w:rsidP="0020490A">
      <w:pPr>
        <w:pStyle w:val="Code"/>
      </w:pPr>
      <w:r w:rsidRPr="00EC76D5">
        <w:t xml:space="preserve">      Assert.error((argumentList.size() == typeList.size()) ||</w:t>
      </w:r>
    </w:p>
    <w:p w14:paraId="1069D23E" w14:textId="77777777" w:rsidR="0020490A" w:rsidRPr="00EC76D5" w:rsidRDefault="0020490A" w:rsidP="0020490A">
      <w:pPr>
        <w:pStyle w:val="Code"/>
      </w:pPr>
      <w:r w:rsidRPr="00EC76D5">
        <w:t xml:space="preserve">                   (isEllipse &amp;&amp; (argumentList.size() &gt; typeList.size())),</w:t>
      </w:r>
    </w:p>
    <w:p w14:paraId="46B34E11" w14:textId="77777777" w:rsidR="0020490A" w:rsidRPr="00EC76D5" w:rsidRDefault="0020490A" w:rsidP="0020490A">
      <w:pPr>
        <w:pStyle w:val="Code"/>
      </w:pPr>
      <w:r w:rsidRPr="00EC76D5">
        <w:t xml:space="preserve">                   tree, "invalid number of parameters");</w:t>
      </w:r>
    </w:p>
    <w:p w14:paraId="67C6CF32" w14:textId="77777777" w:rsidR="0020490A" w:rsidRPr="00EC76D5" w:rsidRDefault="0020490A" w:rsidP="0020490A">
      <w:pPr>
        <w:pStyle w:val="Code"/>
      </w:pPr>
      <w:r w:rsidRPr="00EC76D5">
        <w:t xml:space="preserve">                  </w:t>
      </w:r>
    </w:p>
    <w:p w14:paraId="51079604" w14:textId="77777777" w:rsidR="0020490A" w:rsidRPr="00EC76D5" w:rsidRDefault="0020490A" w:rsidP="0020490A">
      <w:pPr>
        <w:pStyle w:val="Code"/>
      </w:pPr>
      <w:r w:rsidRPr="00EC76D5">
        <w:t xml:space="preserve">      for (int index = 0; index &lt; typeList.size(); ++index) {</w:t>
      </w:r>
    </w:p>
    <w:p w14:paraId="035A67FA" w14:textId="77777777" w:rsidR="0020490A" w:rsidRPr="00EC76D5" w:rsidRDefault="0020490A" w:rsidP="0020490A">
      <w:pPr>
        <w:pStyle w:val="Code"/>
      </w:pPr>
      <w:r w:rsidRPr="00EC76D5">
        <w:t xml:space="preserve">        SyntaxTree argTree =</w:t>
      </w:r>
    </w:p>
    <w:p w14:paraId="2B130407" w14:textId="4C51C1F1" w:rsidR="0020490A" w:rsidRPr="00EC76D5" w:rsidRDefault="0020490A" w:rsidP="0020490A">
      <w:pPr>
        <w:pStyle w:val="Code"/>
      </w:pPr>
      <w:r w:rsidRPr="00EC76D5">
        <w:t xml:space="preserve">          checkFunctionArrayStringLogicalExpression(argumentList.get(index));</w:t>
      </w:r>
    </w:p>
    <w:p w14:paraId="0659FC38" w14:textId="77777777" w:rsidR="0020490A" w:rsidRPr="00EC76D5" w:rsidRDefault="0020490A" w:rsidP="0020490A">
      <w:pPr>
        <w:pStyle w:val="Code"/>
      </w:pPr>
      <w:r w:rsidRPr="00EC76D5">
        <w:t xml:space="preserve">        callTree.addChild(TypeCast.implicitCast(argTree,</w:t>
      </w:r>
    </w:p>
    <w:p w14:paraId="138E3B97" w14:textId="4EFBC391" w:rsidR="0020490A" w:rsidRPr="00EC76D5" w:rsidRDefault="0020490A" w:rsidP="0020490A">
      <w:pPr>
        <w:pStyle w:val="Code"/>
      </w:pPr>
      <w:r w:rsidRPr="00EC76D5">
        <w:t xml:space="preserve">                                                typeList.get(index)));</w:t>
      </w:r>
    </w:p>
    <w:p w14:paraId="5290C86D" w14:textId="77777777" w:rsidR="0020490A" w:rsidRPr="00EC76D5" w:rsidRDefault="0020490A" w:rsidP="0020490A">
      <w:pPr>
        <w:pStyle w:val="Code"/>
      </w:pPr>
      <w:r w:rsidRPr="00EC76D5">
        <w:t xml:space="preserve">      }</w:t>
      </w:r>
    </w:p>
    <w:p w14:paraId="1765DCC2" w14:textId="77777777" w:rsidR="0020490A" w:rsidRPr="00EC76D5" w:rsidRDefault="0020490A" w:rsidP="0020490A">
      <w:pPr>
        <w:pStyle w:val="Code"/>
      </w:pPr>
    </w:p>
    <w:p w14:paraId="39D2CC2E" w14:textId="2B8A775B" w:rsidR="0020490A" w:rsidRPr="00EC76D5" w:rsidRDefault="0020490A" w:rsidP="0020490A">
      <w:pPr>
        <w:pStyle w:val="Code"/>
      </w:pPr>
      <w:r w:rsidRPr="00EC76D5">
        <w:t xml:space="preserve">      for (int index = typeList.size(); index &lt; argumentList.size(); ++index){</w:t>
      </w:r>
    </w:p>
    <w:p w14:paraId="66EFC20C" w14:textId="77777777" w:rsidR="0020490A" w:rsidRPr="00EC76D5" w:rsidRDefault="0020490A" w:rsidP="0020490A">
      <w:pPr>
        <w:pStyle w:val="Code"/>
      </w:pPr>
      <w:r w:rsidRPr="00EC76D5">
        <w:t xml:space="preserve">        SyntaxTree paramTree = convertArgument(argumentList.get(index));</w:t>
      </w:r>
    </w:p>
    <w:p w14:paraId="16F42F30" w14:textId="77777777" w:rsidR="0020490A" w:rsidRPr="00EC76D5" w:rsidRDefault="0020490A" w:rsidP="0020490A">
      <w:pPr>
        <w:pStyle w:val="Code"/>
      </w:pPr>
      <w:r w:rsidRPr="00EC76D5">
        <w:t xml:space="preserve">        callTree.addChild(paramTree);</w:t>
      </w:r>
    </w:p>
    <w:p w14:paraId="30C2FC56" w14:textId="77777777" w:rsidR="0020490A" w:rsidRPr="00EC76D5" w:rsidRDefault="0020490A" w:rsidP="0020490A">
      <w:pPr>
        <w:pStyle w:val="Code"/>
      </w:pPr>
      <w:r w:rsidRPr="00EC76D5">
        <w:t xml:space="preserve">        extra += paramTree.getType().getSize();</w:t>
      </w:r>
    </w:p>
    <w:p w14:paraId="4357360D" w14:textId="77777777" w:rsidR="0020490A" w:rsidRPr="00EC76D5" w:rsidRDefault="0020490A" w:rsidP="0020490A">
      <w:pPr>
        <w:pStyle w:val="Code"/>
      </w:pPr>
      <w:r w:rsidRPr="00EC76D5">
        <w:t xml:space="preserve">      }</w:t>
      </w:r>
    </w:p>
    <w:p w14:paraId="03C15D27" w14:textId="77777777" w:rsidR="0020490A" w:rsidRPr="00EC76D5" w:rsidRDefault="0020490A" w:rsidP="0020490A">
      <w:pPr>
        <w:pStyle w:val="Code"/>
      </w:pPr>
      <w:r w:rsidRPr="00EC76D5">
        <w:t xml:space="preserve">    }</w:t>
      </w:r>
    </w:p>
    <w:p w14:paraId="2C1F5F23" w14:textId="77777777" w:rsidR="0020490A" w:rsidRPr="00EC76D5" w:rsidRDefault="0020490A" w:rsidP="0020490A">
      <w:pPr>
        <w:pStyle w:val="Code"/>
      </w:pPr>
      <w:r w:rsidRPr="00EC76D5">
        <w:t xml:space="preserve">    else {</w:t>
      </w:r>
    </w:p>
    <w:p w14:paraId="4A917D82" w14:textId="77777777" w:rsidR="0020490A" w:rsidRPr="00EC76D5" w:rsidRDefault="0020490A" w:rsidP="0020490A">
      <w:pPr>
        <w:pStyle w:val="Code"/>
      </w:pPr>
      <w:r w:rsidRPr="00EC76D5">
        <w:t xml:space="preserve">      for (SyntaxTree argumentTree : argumentList) {</w:t>
      </w:r>
    </w:p>
    <w:p w14:paraId="4A88BC1E" w14:textId="77777777" w:rsidR="0020490A" w:rsidRPr="00EC76D5" w:rsidRDefault="0020490A" w:rsidP="0020490A">
      <w:pPr>
        <w:pStyle w:val="Code"/>
      </w:pPr>
      <w:r w:rsidRPr="00EC76D5">
        <w:t xml:space="preserve">        SyntaxTree paramTree = convertArgument(argumentTree);</w:t>
      </w:r>
    </w:p>
    <w:p w14:paraId="7AA5A735" w14:textId="77777777" w:rsidR="0020490A" w:rsidRPr="00EC76D5" w:rsidRDefault="0020490A" w:rsidP="0020490A">
      <w:pPr>
        <w:pStyle w:val="Code"/>
      </w:pPr>
      <w:r w:rsidRPr="00EC76D5">
        <w:t xml:space="preserve">        callTree.addChild(paramTree);</w:t>
      </w:r>
    </w:p>
    <w:p w14:paraId="400C9411" w14:textId="77777777" w:rsidR="0020490A" w:rsidRPr="00EC76D5" w:rsidRDefault="0020490A" w:rsidP="0020490A">
      <w:pPr>
        <w:pStyle w:val="Code"/>
      </w:pPr>
      <w:r w:rsidRPr="00EC76D5">
        <w:t xml:space="preserve">        extra += paramTree.getType().getSize();</w:t>
      </w:r>
    </w:p>
    <w:p w14:paraId="3D9914BC" w14:textId="77777777" w:rsidR="0020490A" w:rsidRPr="00EC76D5" w:rsidRDefault="0020490A" w:rsidP="0020490A">
      <w:pPr>
        <w:pStyle w:val="Code"/>
      </w:pPr>
      <w:r w:rsidRPr="00EC76D5">
        <w:t xml:space="preserve">      }</w:t>
      </w:r>
    </w:p>
    <w:p w14:paraId="34BD51DB" w14:textId="77777777" w:rsidR="0020490A" w:rsidRPr="00EC76D5" w:rsidRDefault="0020490A" w:rsidP="0020490A">
      <w:pPr>
        <w:pStyle w:val="Code"/>
      </w:pPr>
      <w:r w:rsidRPr="00EC76D5">
        <w:t xml:space="preserve">    }</w:t>
      </w:r>
    </w:p>
    <w:p w14:paraId="5DFA0511" w14:textId="77777777" w:rsidR="0020490A" w:rsidRPr="00EC76D5" w:rsidRDefault="0020490A" w:rsidP="0020490A">
      <w:pPr>
        <w:pStyle w:val="Code"/>
      </w:pPr>
    </w:p>
    <w:p w14:paraId="5BA13417" w14:textId="77777777" w:rsidR="0020490A" w:rsidRPr="00EC76D5" w:rsidRDefault="0020490A" w:rsidP="0020490A">
      <w:pPr>
        <w:pStyle w:val="Code"/>
      </w:pPr>
      <w:r w:rsidRPr="00EC76D5">
        <w:t xml:space="preserve">    callTree.setInfo(extra);</w:t>
      </w:r>
    </w:p>
    <w:p w14:paraId="52584B2B" w14:textId="77777777" w:rsidR="0020490A" w:rsidRPr="00EC76D5" w:rsidRDefault="0020490A" w:rsidP="0020490A">
      <w:pPr>
        <w:pStyle w:val="Code"/>
      </w:pPr>
      <w:r w:rsidRPr="00EC76D5">
        <w:t xml:space="preserve">    return callTree;</w:t>
      </w:r>
    </w:p>
    <w:p w14:paraId="076611BA" w14:textId="20489148" w:rsidR="0020490A" w:rsidRPr="00EC76D5" w:rsidRDefault="0020490A" w:rsidP="0020490A">
      <w:pPr>
        <w:pStyle w:val="Code"/>
      </w:pPr>
      <w:r w:rsidRPr="00EC76D5">
        <w:t xml:space="preserve">  }</w:t>
      </w:r>
    </w:p>
    <w:p w14:paraId="2543337F" w14:textId="77777777" w:rsidR="00E40B78" w:rsidRPr="00EC76D5" w:rsidRDefault="00E40B78" w:rsidP="00E40B78">
      <w:r w:rsidRPr="00EC76D5">
        <w:t>Each actual parameter is checked. For a regular parameter (</w:t>
      </w:r>
      <w:r w:rsidRPr="00EC76D5">
        <w:rPr>
          <w:rStyle w:val="CodeInText"/>
        </w:rPr>
        <w:t>paramType</w:t>
      </w:r>
      <w:r w:rsidRPr="00EC76D5">
        <w:t xml:space="preserve"> is not null), a function is converted to a pointer to a function, otherwise implicit type conversion occurs. For an extra parameter, a function, array, or string is converted to a pointer, otherwise argument promotion occurs.</w:t>
      </w:r>
    </w:p>
    <w:p w14:paraId="53FF3CBE" w14:textId="27FCEE9E" w:rsidR="00E40B78" w:rsidRPr="00EC76D5" w:rsidRDefault="00E40B78" w:rsidP="00E40B78">
      <w:r w:rsidRPr="00EC76D5">
        <w:t>For an extra para</w:t>
      </w:r>
      <w:r w:rsidR="00EB6D33" w:rsidRPr="00EC76D5">
        <w:t>meter: a char is converted to a</w:t>
      </w:r>
      <w:r w:rsidRPr="00EC76D5">
        <w:t>n integer and a float is converted to a double.</w:t>
      </w:r>
    </w:p>
    <w:p w14:paraId="37387ABA" w14:textId="77777777" w:rsidR="00EB1C23" w:rsidRPr="00EC76D5" w:rsidRDefault="00EB1C23" w:rsidP="00EB1C23">
      <w:pPr>
        <w:pStyle w:val="Code"/>
      </w:pPr>
      <w:r w:rsidRPr="00EC76D5">
        <w:t xml:space="preserve">  private static SyntaxTree convertArgument(SyntaxTree tree) {</w:t>
      </w:r>
    </w:p>
    <w:p w14:paraId="0CC8FA8E" w14:textId="77777777" w:rsidR="00EB1C23" w:rsidRPr="00EC76D5" w:rsidRDefault="00EB1C23" w:rsidP="00EB1C23">
      <w:pPr>
        <w:pStyle w:val="Code"/>
      </w:pPr>
      <w:r w:rsidRPr="00EC76D5">
        <w:t xml:space="preserve">    tree = checkFunctionArrayStringLogicalExpression(tree);</w:t>
      </w:r>
    </w:p>
    <w:p w14:paraId="1540C9EB" w14:textId="77777777" w:rsidR="00EB1C23" w:rsidRPr="00EC76D5" w:rsidRDefault="00EB1C23" w:rsidP="00EB1C23">
      <w:pPr>
        <w:pStyle w:val="Code"/>
      </w:pPr>
    </w:p>
    <w:p w14:paraId="718EF5EA" w14:textId="77777777" w:rsidR="00EB1C23" w:rsidRPr="00EC76D5" w:rsidRDefault="00EB1C23" w:rsidP="00EB1C23">
      <w:pPr>
        <w:pStyle w:val="Code"/>
      </w:pPr>
      <w:r w:rsidRPr="00EC76D5">
        <w:t xml:space="preserve">    switch (tree.getType().getSort()) {</w:t>
      </w:r>
    </w:p>
    <w:p w14:paraId="147CFF08" w14:textId="77777777" w:rsidR="00EB1C23" w:rsidRPr="00EC76D5" w:rsidRDefault="00EB1C23" w:rsidP="00EB1C23">
      <w:pPr>
        <w:pStyle w:val="Code"/>
      </w:pPr>
      <w:r w:rsidRPr="00EC76D5">
        <w:t xml:space="preserve">      case Signed_Char:</w:t>
      </w:r>
    </w:p>
    <w:p w14:paraId="1A509479" w14:textId="77777777" w:rsidR="00EB1C23" w:rsidRPr="00EC76D5" w:rsidRDefault="00EB1C23" w:rsidP="00EB1C23">
      <w:pPr>
        <w:pStyle w:val="Code"/>
      </w:pPr>
      <w:r w:rsidRPr="00EC76D5">
        <w:t xml:space="preserve">      case Signed_Short_Int:</w:t>
      </w:r>
    </w:p>
    <w:p w14:paraId="205CB323" w14:textId="77777777" w:rsidR="00EB1C23" w:rsidRPr="00EC76D5" w:rsidRDefault="00EB1C23" w:rsidP="00EB1C23">
      <w:pPr>
        <w:pStyle w:val="Code"/>
      </w:pPr>
      <w:r w:rsidRPr="00EC76D5">
        <w:t xml:space="preserve">        return TypeCast.implicitCast(tree, Type.SignedIntegerType);</w:t>
      </w:r>
    </w:p>
    <w:p w14:paraId="1F50FCA4" w14:textId="77777777" w:rsidR="00EB1C23" w:rsidRPr="00EC76D5" w:rsidRDefault="00EB1C23" w:rsidP="00EB1C23">
      <w:pPr>
        <w:pStyle w:val="Code"/>
      </w:pPr>
    </w:p>
    <w:p w14:paraId="00F8D887" w14:textId="77777777" w:rsidR="00EB1C23" w:rsidRPr="00EC76D5" w:rsidRDefault="00EB1C23" w:rsidP="00EB1C23">
      <w:pPr>
        <w:pStyle w:val="Code"/>
      </w:pPr>
      <w:r w:rsidRPr="00EC76D5">
        <w:t xml:space="preserve">      case Unsigned_Char:</w:t>
      </w:r>
    </w:p>
    <w:p w14:paraId="65976851" w14:textId="77777777" w:rsidR="00EB1C23" w:rsidRPr="00EC76D5" w:rsidRDefault="00EB1C23" w:rsidP="00EB1C23">
      <w:pPr>
        <w:pStyle w:val="Code"/>
      </w:pPr>
      <w:r w:rsidRPr="00EC76D5">
        <w:t xml:space="preserve">      case Unsigned_Short_Int:</w:t>
      </w:r>
    </w:p>
    <w:p w14:paraId="7C89CAE2" w14:textId="77777777" w:rsidR="00EB1C23" w:rsidRPr="00EC76D5" w:rsidRDefault="00EB1C23" w:rsidP="00EB1C23">
      <w:pPr>
        <w:pStyle w:val="Code"/>
      </w:pPr>
      <w:r w:rsidRPr="00EC76D5">
        <w:t xml:space="preserve">        return TypeCast.implicitCast(tree, Type.UnsignedIntegerType);</w:t>
      </w:r>
    </w:p>
    <w:p w14:paraId="4D393524" w14:textId="77777777" w:rsidR="00EB1C23" w:rsidRPr="00EC76D5" w:rsidRDefault="00EB1C23" w:rsidP="00EB1C23">
      <w:pPr>
        <w:pStyle w:val="Code"/>
      </w:pPr>
      <w:r w:rsidRPr="00EC76D5">
        <w:t xml:space="preserve">      </w:t>
      </w:r>
    </w:p>
    <w:p w14:paraId="26B8756E" w14:textId="77777777" w:rsidR="00EB1C23" w:rsidRPr="00EC76D5" w:rsidRDefault="00EB1C23" w:rsidP="00EB1C23">
      <w:pPr>
        <w:pStyle w:val="Code"/>
      </w:pPr>
      <w:r w:rsidRPr="00EC76D5">
        <w:t xml:space="preserve">      case Float:</w:t>
      </w:r>
    </w:p>
    <w:p w14:paraId="0D7DBE27" w14:textId="77777777" w:rsidR="00EB1C23" w:rsidRPr="00EC76D5" w:rsidRDefault="00EB1C23" w:rsidP="00EB1C23">
      <w:pPr>
        <w:pStyle w:val="Code"/>
      </w:pPr>
      <w:r w:rsidRPr="00EC76D5">
        <w:t xml:space="preserve">        return TypeCast.implicitCast(tree, Type.DoubleType);</w:t>
      </w:r>
    </w:p>
    <w:p w14:paraId="2BF492B2" w14:textId="77777777" w:rsidR="00EB1C23" w:rsidRPr="00EC76D5" w:rsidRDefault="00EB1C23" w:rsidP="00EB1C23">
      <w:pPr>
        <w:pStyle w:val="Code"/>
      </w:pPr>
      <w:r w:rsidRPr="00EC76D5">
        <w:t xml:space="preserve">        </w:t>
      </w:r>
    </w:p>
    <w:p w14:paraId="60AC76CD" w14:textId="77777777" w:rsidR="00EB1C23" w:rsidRPr="00EC76D5" w:rsidRDefault="00EB1C23" w:rsidP="00EB1C23">
      <w:pPr>
        <w:pStyle w:val="Code"/>
      </w:pPr>
      <w:r w:rsidRPr="00EC76D5">
        <w:t xml:space="preserve">      default:</w:t>
      </w:r>
    </w:p>
    <w:p w14:paraId="535682E5" w14:textId="77777777" w:rsidR="00EB1C23" w:rsidRPr="00EC76D5" w:rsidRDefault="00EB1C23" w:rsidP="00EB1C23">
      <w:pPr>
        <w:pStyle w:val="Code"/>
      </w:pPr>
      <w:r w:rsidRPr="00EC76D5">
        <w:lastRenderedPageBreak/>
        <w:t xml:space="preserve">        return tree;         </w:t>
      </w:r>
    </w:p>
    <w:p w14:paraId="38E85EAA" w14:textId="77777777" w:rsidR="00EB1C23" w:rsidRPr="00EC76D5" w:rsidRDefault="00EB1C23" w:rsidP="00EB1C23">
      <w:pPr>
        <w:pStyle w:val="Code"/>
      </w:pPr>
      <w:r w:rsidRPr="00EC76D5">
        <w:t xml:space="preserve">    }</w:t>
      </w:r>
    </w:p>
    <w:p w14:paraId="38F1F56D" w14:textId="484D7FDE" w:rsidR="00E40B78" w:rsidRPr="00EC76D5" w:rsidRDefault="00EB1C23" w:rsidP="00EB1C23">
      <w:pPr>
        <w:pStyle w:val="Code"/>
      </w:pPr>
      <w:r w:rsidRPr="00EC76D5">
        <w:t xml:space="preserve">  }</w:t>
      </w:r>
    </w:p>
    <w:p w14:paraId="3561208E" w14:textId="0CDD2394" w:rsidR="00E40B78" w:rsidRPr="00EC76D5" w:rsidRDefault="00E40B78" w:rsidP="00E40B78">
      <w:pPr>
        <w:pStyle w:val="Rubrik3"/>
        <w:numPr>
          <w:ilvl w:val="2"/>
          <w:numId w:val="86"/>
        </w:numPr>
      </w:pPr>
      <w:bookmarkStart w:id="339" w:name="_Toc481936216"/>
      <w:r w:rsidRPr="00EC76D5">
        <w:t>Parameter Argument List</w:t>
      </w:r>
      <w:bookmarkEnd w:id="339"/>
    </w:p>
    <w:p w14:paraId="6A2AA5C6" w14:textId="77777777" w:rsidR="00E40B78" w:rsidRPr="00EC76D5" w:rsidRDefault="00E40B78" w:rsidP="00E40B78">
      <w:r w:rsidRPr="00EC76D5">
        <w:t xml:space="preserve">Each parameter is converted from a possible logical type to an integer by calling </w:t>
      </w:r>
      <w:r w:rsidRPr="00EC76D5">
        <w:rPr>
          <w:rStyle w:val="CodeInText"/>
        </w:rPr>
        <w:t>Generate.generateIntegerExpression</w:t>
      </w:r>
      <w:r w:rsidRPr="00EC76D5">
        <w:t>.</w:t>
      </w:r>
    </w:p>
    <w:p w14:paraId="012693FF" w14:textId="0E84E0DB" w:rsidR="00E40B78" w:rsidRPr="00EC76D5" w:rsidRDefault="002E67B8" w:rsidP="00E40B78">
      <w:pPr>
        <w:pStyle w:val="CodeHeader"/>
      </w:pPr>
      <w:r>
        <w:t>MainParser.gppg</w:t>
      </w:r>
    </w:p>
    <w:p w14:paraId="083BA5AD" w14:textId="77777777" w:rsidR="00062818" w:rsidRPr="00EC76D5" w:rsidRDefault="00062818" w:rsidP="00062818">
      <w:pPr>
        <w:pStyle w:val="Code"/>
      </w:pPr>
      <w:r w:rsidRPr="00EC76D5">
        <w:t>optional_argument_expression_list:</w:t>
      </w:r>
    </w:p>
    <w:p w14:paraId="734F80FC" w14:textId="77777777" w:rsidR="00062818" w:rsidRPr="00EC76D5" w:rsidRDefault="00062818" w:rsidP="00062818">
      <w:pPr>
        <w:pStyle w:val="Code"/>
      </w:pPr>
      <w:r w:rsidRPr="00EC76D5">
        <w:t xml:space="preserve">    /* Empty. */ {</w:t>
      </w:r>
    </w:p>
    <w:p w14:paraId="4C144B04" w14:textId="77777777" w:rsidR="00062818" w:rsidRPr="00EC76D5" w:rsidRDefault="00062818" w:rsidP="00062818">
      <w:pPr>
        <w:pStyle w:val="Code"/>
      </w:pPr>
      <w:r w:rsidRPr="00EC76D5">
        <w:t xml:space="preserve">      $$ = new LinkedList&lt;&gt;();</w:t>
      </w:r>
    </w:p>
    <w:p w14:paraId="418EC1E1" w14:textId="77777777" w:rsidR="00062818" w:rsidRPr="00EC76D5" w:rsidRDefault="00062818" w:rsidP="00062818">
      <w:pPr>
        <w:pStyle w:val="Code"/>
      </w:pPr>
      <w:r w:rsidRPr="00EC76D5">
        <w:t xml:space="preserve">    }</w:t>
      </w:r>
    </w:p>
    <w:p w14:paraId="1CB09E05" w14:textId="77777777" w:rsidR="00062818" w:rsidRPr="00EC76D5" w:rsidRDefault="00062818" w:rsidP="00062818">
      <w:pPr>
        <w:pStyle w:val="Code"/>
      </w:pPr>
      <w:r w:rsidRPr="00EC76D5">
        <w:t xml:space="preserve">  | argument_expression_list {</w:t>
      </w:r>
    </w:p>
    <w:p w14:paraId="3EAAF205" w14:textId="77777777" w:rsidR="00062818" w:rsidRPr="00EC76D5" w:rsidRDefault="00062818" w:rsidP="00062818">
      <w:pPr>
        <w:pStyle w:val="Code"/>
      </w:pPr>
      <w:r w:rsidRPr="00EC76D5">
        <w:t xml:space="preserve">      $$ = $1;</w:t>
      </w:r>
    </w:p>
    <w:p w14:paraId="3F13793E" w14:textId="77777777" w:rsidR="00062818" w:rsidRPr="00EC76D5" w:rsidRDefault="00062818" w:rsidP="00062818">
      <w:pPr>
        <w:pStyle w:val="Code"/>
      </w:pPr>
      <w:r w:rsidRPr="00EC76D5">
        <w:t xml:space="preserve">    };</w:t>
      </w:r>
    </w:p>
    <w:p w14:paraId="691F07AD" w14:textId="77777777" w:rsidR="00062818" w:rsidRPr="00EC76D5" w:rsidRDefault="00062818" w:rsidP="00062818">
      <w:pPr>
        <w:pStyle w:val="Code"/>
      </w:pPr>
    </w:p>
    <w:p w14:paraId="667674FA" w14:textId="77777777" w:rsidR="00062818" w:rsidRPr="00EC76D5" w:rsidRDefault="00062818" w:rsidP="00062818">
      <w:pPr>
        <w:pStyle w:val="Code"/>
      </w:pPr>
      <w:r w:rsidRPr="00EC76D5">
        <w:t>argument_expression_list:</w:t>
      </w:r>
    </w:p>
    <w:p w14:paraId="697281B2" w14:textId="77777777" w:rsidR="00062818" w:rsidRPr="00EC76D5" w:rsidRDefault="00062818" w:rsidP="00062818">
      <w:pPr>
        <w:pStyle w:val="Code"/>
      </w:pPr>
      <w:r w:rsidRPr="00EC76D5">
        <w:t xml:space="preserve">    assignment_expression {</w:t>
      </w:r>
    </w:p>
    <w:p w14:paraId="68E67290" w14:textId="77777777" w:rsidR="00062818" w:rsidRPr="00EC76D5" w:rsidRDefault="00062818" w:rsidP="00062818">
      <w:pPr>
        <w:pStyle w:val="Code"/>
      </w:pPr>
      <w:r w:rsidRPr="00EC76D5">
        <w:t xml:space="preserve">      $$ = new LinkedList&lt;&gt;();</w:t>
      </w:r>
    </w:p>
    <w:p w14:paraId="6BC5E38A" w14:textId="77777777" w:rsidR="00062818" w:rsidRPr="00EC76D5" w:rsidRDefault="00062818" w:rsidP="00062818">
      <w:pPr>
        <w:pStyle w:val="Code"/>
      </w:pPr>
      <w:r w:rsidRPr="00EC76D5">
        <w:t xml:space="preserve">      ((List) $$).add($1);</w:t>
      </w:r>
    </w:p>
    <w:p w14:paraId="21B70E2F" w14:textId="77777777" w:rsidR="00062818" w:rsidRPr="00EC76D5" w:rsidRDefault="00062818" w:rsidP="00062818">
      <w:pPr>
        <w:pStyle w:val="Code"/>
      </w:pPr>
      <w:r w:rsidRPr="00EC76D5">
        <w:t xml:space="preserve">    }</w:t>
      </w:r>
    </w:p>
    <w:p w14:paraId="06A7EE08" w14:textId="77777777" w:rsidR="00062818" w:rsidRPr="00EC76D5" w:rsidRDefault="00062818" w:rsidP="00062818">
      <w:pPr>
        <w:pStyle w:val="Code"/>
      </w:pPr>
      <w:r w:rsidRPr="00EC76D5">
        <w:t xml:space="preserve">  | argument_expression_list COMMA assignment_expression {</w:t>
      </w:r>
    </w:p>
    <w:p w14:paraId="73634AEC" w14:textId="77777777" w:rsidR="00062818" w:rsidRPr="00EC76D5" w:rsidRDefault="00062818" w:rsidP="00062818">
      <w:pPr>
        <w:pStyle w:val="Code"/>
      </w:pPr>
      <w:r w:rsidRPr="00EC76D5">
        <w:t xml:space="preserve">      $1.add($3);</w:t>
      </w:r>
    </w:p>
    <w:p w14:paraId="433E2B68" w14:textId="77777777" w:rsidR="00062818" w:rsidRPr="00EC76D5" w:rsidRDefault="00062818" w:rsidP="00062818">
      <w:pPr>
        <w:pStyle w:val="Code"/>
      </w:pPr>
      <w:r w:rsidRPr="00EC76D5">
        <w:t xml:space="preserve">      $$ = $1;</w:t>
      </w:r>
    </w:p>
    <w:p w14:paraId="0C0B1EC2" w14:textId="43140F5F" w:rsidR="00E40B78" w:rsidRPr="00EC76D5" w:rsidRDefault="00062818" w:rsidP="00062818">
      <w:pPr>
        <w:pStyle w:val="Code"/>
      </w:pPr>
      <w:r w:rsidRPr="00EC76D5">
        <w:t xml:space="preserve">    };</w:t>
      </w:r>
    </w:p>
    <w:p w14:paraId="21A7AAC1" w14:textId="31084C06" w:rsidR="00E40B78" w:rsidRPr="00EC76D5" w:rsidRDefault="00E40B78" w:rsidP="00E40B78">
      <w:pPr>
        <w:pStyle w:val="Rubrik3"/>
      </w:pPr>
      <w:bookmarkStart w:id="340" w:name="_Toc481936217"/>
      <w:r w:rsidRPr="00EC76D5">
        <w:t>Primary Expression</w:t>
      </w:r>
      <w:bookmarkEnd w:id="340"/>
    </w:p>
    <w:p w14:paraId="384E8362" w14:textId="77777777" w:rsidR="00E40B78" w:rsidRPr="00EC76D5" w:rsidRDefault="00E40B78" w:rsidP="00E40B78">
      <w:r w:rsidRPr="00EC76D5">
        <w:t>A primary expression is an identifier, which symbol we look up in the symbol table, a value, which we store in the global space, or an expression surrounded by parenthesis.</w:t>
      </w:r>
    </w:p>
    <w:p w14:paraId="37131534" w14:textId="5B7F6226" w:rsidR="00E40B78" w:rsidRPr="00EC76D5" w:rsidRDefault="002E67B8" w:rsidP="00E40B78">
      <w:pPr>
        <w:pStyle w:val="CodeHeader"/>
      </w:pPr>
      <w:r>
        <w:t>MainParser.gppg</w:t>
      </w:r>
    </w:p>
    <w:p w14:paraId="6AFC7349" w14:textId="77777777" w:rsidR="00A601DF" w:rsidRPr="00EC76D5" w:rsidRDefault="00A601DF" w:rsidP="00A601DF">
      <w:pPr>
        <w:pStyle w:val="Code"/>
      </w:pPr>
      <w:r w:rsidRPr="00EC76D5">
        <w:t>primary_expression:</w:t>
      </w:r>
    </w:p>
    <w:p w14:paraId="71DFA01E" w14:textId="77777777" w:rsidR="00A601DF" w:rsidRPr="00EC76D5" w:rsidRDefault="00A601DF" w:rsidP="00A601DF">
      <w:pPr>
        <w:pStyle w:val="Code"/>
      </w:pPr>
      <w:r w:rsidRPr="00EC76D5">
        <w:t xml:space="preserve">    IDENTIFIER {</w:t>
      </w:r>
    </w:p>
    <w:p w14:paraId="2B0E8E9E" w14:textId="77777777" w:rsidR="00A601DF" w:rsidRPr="00EC76D5" w:rsidRDefault="00A601DF" w:rsidP="00A601DF">
      <w:pPr>
        <w:pStyle w:val="Code"/>
      </w:pPr>
      <w:r w:rsidRPr="00EC76D5">
        <w:t xml:space="preserve">      $$ = SyntaxTreeGenerator.generateVariableExpression($1);</w:t>
      </w:r>
    </w:p>
    <w:p w14:paraId="688216A4" w14:textId="77777777" w:rsidR="00A601DF" w:rsidRPr="00EC76D5" w:rsidRDefault="00A601DF" w:rsidP="00A601DF">
      <w:pPr>
        <w:pStyle w:val="Code"/>
      </w:pPr>
      <w:r w:rsidRPr="00EC76D5">
        <w:t xml:space="preserve">    }</w:t>
      </w:r>
    </w:p>
    <w:p w14:paraId="61AB8A36" w14:textId="77777777" w:rsidR="00A601DF" w:rsidRPr="00EC76D5" w:rsidRDefault="00A601DF" w:rsidP="00A601DF">
      <w:pPr>
        <w:pStyle w:val="Code"/>
      </w:pPr>
      <w:r w:rsidRPr="00EC76D5">
        <w:t xml:space="preserve">  | VALUE {</w:t>
      </w:r>
    </w:p>
    <w:p w14:paraId="0CE22465" w14:textId="77777777" w:rsidR="00A601DF" w:rsidRPr="00EC76D5" w:rsidRDefault="00A601DF" w:rsidP="00A601DF">
      <w:pPr>
        <w:pStyle w:val="Code"/>
      </w:pPr>
      <w:r w:rsidRPr="00EC76D5">
        <w:t xml:space="preserve">      $$ = SyntaxTreeGenerator.generateValueTree($1);</w:t>
      </w:r>
    </w:p>
    <w:p w14:paraId="5A9AE3F2" w14:textId="77777777" w:rsidR="00A601DF" w:rsidRPr="00EC76D5" w:rsidRDefault="00A601DF" w:rsidP="00A601DF">
      <w:pPr>
        <w:pStyle w:val="Code"/>
      </w:pPr>
      <w:r w:rsidRPr="00EC76D5">
        <w:t xml:space="preserve">      //Main.LinkerSet.add(new LinkerInfo($1));</w:t>
      </w:r>
    </w:p>
    <w:p w14:paraId="0327B008" w14:textId="77777777" w:rsidR="00A601DF" w:rsidRPr="00EC76D5" w:rsidRDefault="00A601DF" w:rsidP="00A601DF">
      <w:pPr>
        <w:pStyle w:val="Code"/>
      </w:pPr>
      <w:r w:rsidRPr="00EC76D5">
        <w:t xml:space="preserve">    }</w:t>
      </w:r>
    </w:p>
    <w:p w14:paraId="2498D2B6" w14:textId="77777777" w:rsidR="00A601DF" w:rsidRPr="00EC76D5" w:rsidRDefault="00A601DF" w:rsidP="00A601DF">
      <w:pPr>
        <w:pStyle w:val="Code"/>
      </w:pPr>
      <w:r w:rsidRPr="00EC76D5">
        <w:t xml:space="preserve">  | LEFT_PAREN expression RIGHT_PAREN {</w:t>
      </w:r>
    </w:p>
    <w:p w14:paraId="15D8659E" w14:textId="77777777" w:rsidR="00A601DF" w:rsidRPr="00EC76D5" w:rsidRDefault="00A601DF" w:rsidP="00A601DF">
      <w:pPr>
        <w:pStyle w:val="Code"/>
      </w:pPr>
      <w:r w:rsidRPr="00EC76D5">
        <w:t xml:space="preserve">      $$ = $2; </w:t>
      </w:r>
    </w:p>
    <w:p w14:paraId="2644860F" w14:textId="77777777" w:rsidR="00A601DF" w:rsidRPr="00EC76D5" w:rsidRDefault="00A601DF" w:rsidP="00A601DF">
      <w:pPr>
        <w:pStyle w:val="Code"/>
        <w:rPr>
          <w:b/>
        </w:rPr>
      </w:pPr>
      <w:r w:rsidRPr="00EC76D5">
        <w:t xml:space="preserve">    };</w:t>
      </w:r>
    </w:p>
    <w:p w14:paraId="074EEC8B" w14:textId="214319E1" w:rsidR="00E40B78" w:rsidRPr="00EC76D5" w:rsidRDefault="009A5FF5" w:rsidP="00A601DF">
      <w:pPr>
        <w:pStyle w:val="CodeHeader"/>
      </w:pPr>
      <w:r w:rsidRPr="00EC76D5">
        <w:t>GenerateSyntaxTree.java</w:t>
      </w:r>
    </w:p>
    <w:p w14:paraId="50B5FC42" w14:textId="77777777" w:rsidR="005B693F" w:rsidRPr="00EC76D5" w:rsidRDefault="005B693F" w:rsidP="005B693F">
      <w:pPr>
        <w:pStyle w:val="Code"/>
      </w:pPr>
      <w:r w:rsidRPr="00EC76D5">
        <w:t xml:space="preserve">  public static SyntaxTree generateVariableExpression(String name) {</w:t>
      </w:r>
    </w:p>
    <w:p w14:paraId="709B4578" w14:textId="77777777" w:rsidR="005B693F" w:rsidRPr="00EC76D5" w:rsidRDefault="005B693F" w:rsidP="005B693F">
      <w:pPr>
        <w:pStyle w:val="Code"/>
      </w:pPr>
      <w:r w:rsidRPr="00EC76D5">
        <w:t xml:space="preserve">    Symbol symbol = Main.CurrentTable.lookupSymbol(name);</w:t>
      </w:r>
    </w:p>
    <w:p w14:paraId="0FC4F01A" w14:textId="77777777" w:rsidR="005B693F" w:rsidRPr="00EC76D5" w:rsidRDefault="005B693F" w:rsidP="005B693F">
      <w:pPr>
        <w:pStyle w:val="Code"/>
      </w:pPr>
      <w:r w:rsidRPr="00EC76D5">
        <w:t xml:space="preserve">    Assert.error(symbol != null, name, "unknown variable");</w:t>
      </w:r>
    </w:p>
    <w:p w14:paraId="113BD151" w14:textId="77777777" w:rsidR="005B693F" w:rsidRPr="00EC76D5" w:rsidRDefault="005B693F" w:rsidP="005B693F">
      <w:pPr>
        <w:pStyle w:val="Code"/>
      </w:pPr>
      <w:r w:rsidRPr="00EC76D5">
        <w:t xml:space="preserve">    Assert.error(symbol.getStorage() != Storage.Typedef,</w:t>
      </w:r>
    </w:p>
    <w:p w14:paraId="3ED9C8EC" w14:textId="77777777" w:rsidR="005B693F" w:rsidRPr="00EC76D5" w:rsidRDefault="005B693F" w:rsidP="005B693F">
      <w:pPr>
        <w:pStyle w:val="Code"/>
      </w:pPr>
      <w:r w:rsidRPr="00EC76D5">
        <w:t xml:space="preserve">                 name, "typedef name in expression");</w:t>
      </w:r>
    </w:p>
    <w:p w14:paraId="43FDDDED" w14:textId="77777777" w:rsidR="005B693F" w:rsidRPr="00EC76D5" w:rsidRDefault="005B693F" w:rsidP="005B693F">
      <w:pPr>
        <w:pStyle w:val="Code"/>
      </w:pPr>
      <w:r w:rsidRPr="00EC76D5">
        <w:t xml:space="preserve">    symbol.setReferred(true);</w:t>
      </w:r>
    </w:p>
    <w:p w14:paraId="7D379EEA" w14:textId="77777777" w:rsidR="005B693F" w:rsidRPr="00EC76D5" w:rsidRDefault="005B693F" w:rsidP="005B693F">
      <w:pPr>
        <w:pStyle w:val="Code"/>
      </w:pPr>
      <w:r w:rsidRPr="00EC76D5">
        <w:t xml:space="preserve">    return (new SyntaxTree(MiddleOperator.Variable, symbol));</w:t>
      </w:r>
    </w:p>
    <w:p w14:paraId="59D884B2" w14:textId="77777777" w:rsidR="005B693F" w:rsidRPr="00EC76D5" w:rsidRDefault="005B693F" w:rsidP="005B693F">
      <w:pPr>
        <w:pStyle w:val="Code"/>
      </w:pPr>
      <w:r w:rsidRPr="00EC76D5">
        <w:t xml:space="preserve">  }  </w:t>
      </w:r>
    </w:p>
    <w:p w14:paraId="6FD2C474" w14:textId="62678D15" w:rsidR="00E40B78" w:rsidRPr="00EC76D5" w:rsidRDefault="005B693F" w:rsidP="005B693F">
      <w:pPr>
        <w:pStyle w:val="Code"/>
      </w:pPr>
      <w:r w:rsidRPr="00EC76D5">
        <w:t>}</w:t>
      </w:r>
    </w:p>
    <w:p w14:paraId="570D881C" w14:textId="54423674" w:rsidR="001F45AC" w:rsidRPr="00EC76D5" w:rsidRDefault="0064050B" w:rsidP="00E40B78">
      <w:pPr>
        <w:pStyle w:val="Rubrik1"/>
      </w:pPr>
      <w:bookmarkStart w:id="341" w:name="_Toc481936218"/>
      <w:r w:rsidRPr="00EC76D5">
        <w:lastRenderedPageBreak/>
        <w:t xml:space="preserve">The Type </w:t>
      </w:r>
      <w:r w:rsidR="00897F09" w:rsidRPr="00EC76D5">
        <w:t>System</w:t>
      </w:r>
      <w:bookmarkEnd w:id="341"/>
    </w:p>
    <w:p w14:paraId="3D2B87B8" w14:textId="77777777" w:rsidR="003C1C4C" w:rsidRPr="00EC76D5" w:rsidRDefault="003C1C4C" w:rsidP="003C1C4C">
      <w:r w:rsidRPr="00EC76D5">
        <w:t xml:space="preserve">C has a rather large set of types. The simple types are made up of the integral types signed and unsigned </w:t>
      </w:r>
      <w:r w:rsidRPr="00EC76D5">
        <w:rPr>
          <w:rStyle w:val="CodeInText"/>
        </w:rPr>
        <w:t>char</w:t>
      </w:r>
      <w:r w:rsidRPr="00EC76D5">
        <w:t xml:space="preserve">, </w:t>
      </w:r>
      <w:r w:rsidRPr="00EC76D5">
        <w:rPr>
          <w:rStyle w:val="CodeInText"/>
        </w:rPr>
        <w:t>short</w:t>
      </w:r>
      <w:r w:rsidRPr="00EC76D5">
        <w:t xml:space="preserve">, </w:t>
      </w:r>
      <w:r w:rsidRPr="00EC76D5">
        <w:rPr>
          <w:rStyle w:val="CodeInText"/>
        </w:rPr>
        <w:t>int</w:t>
      </w:r>
      <w:r w:rsidRPr="00EC76D5">
        <w:t xml:space="preserve">, and </w:t>
      </w:r>
      <w:r w:rsidRPr="00EC76D5">
        <w:rPr>
          <w:rStyle w:val="CodeInText"/>
        </w:rPr>
        <w:t>long</w:t>
      </w:r>
      <w:r w:rsidRPr="00EC76D5">
        <w:t xml:space="preserve"> as well as the floating types </w:t>
      </w:r>
      <w:r w:rsidRPr="00EC76D5">
        <w:rPr>
          <w:rStyle w:val="CodeInText"/>
        </w:rPr>
        <w:t>float,</w:t>
      </w:r>
      <w:r w:rsidRPr="00EC76D5">
        <w:t xml:space="preserve"> </w:t>
      </w:r>
      <w:r w:rsidRPr="00EC76D5">
        <w:rPr>
          <w:rStyle w:val="CodeInText"/>
        </w:rPr>
        <w:t>double</w:t>
      </w:r>
      <w:r w:rsidRPr="00EC76D5">
        <w:t xml:space="preserve">, and </w:t>
      </w:r>
      <w:r w:rsidRPr="00EC76D5">
        <w:rPr>
          <w:rStyle w:val="CodeInText"/>
        </w:rPr>
        <w:t>long</w:t>
      </w:r>
      <w:r w:rsidRPr="00EC76D5">
        <w:t xml:space="preserve"> </w:t>
      </w:r>
      <w:r w:rsidRPr="00EC76D5">
        <w:rPr>
          <w:rStyle w:val="CodeInText"/>
        </w:rPr>
        <w:t>double</w:t>
      </w:r>
      <w:r w:rsidRPr="00EC76D5">
        <w:t>. The compound type are pointers, arrays, structs, unions, and functions. Values of enumeration type</w:t>
      </w:r>
      <w:r w:rsidR="00013A4B" w:rsidRPr="00EC76D5">
        <w:t>s</w:t>
      </w:r>
      <w:r w:rsidRPr="00EC76D5">
        <w:t xml:space="preserve"> (</w:t>
      </w:r>
      <w:r w:rsidRPr="00EC76D5">
        <w:rPr>
          <w:rStyle w:val="CodeInText"/>
        </w:rPr>
        <w:t>enum</w:t>
      </w:r>
      <w:r w:rsidR="00013A4B" w:rsidRPr="00EC76D5">
        <w:t>) are stored as signed integer.</w:t>
      </w:r>
      <w:r w:rsidR="00004FDA" w:rsidRPr="00EC76D5">
        <w:t xml:space="preserve"> Moreover, a type can also be </w:t>
      </w:r>
      <w:r w:rsidR="00004FDA" w:rsidRPr="00EC76D5">
        <w:rPr>
          <w:rStyle w:val="CodeInText0"/>
        </w:rPr>
        <w:t>constant</w:t>
      </w:r>
      <w:r w:rsidR="00004FDA" w:rsidRPr="00EC76D5">
        <w:t xml:space="preserve"> or </w:t>
      </w:r>
      <w:r w:rsidR="00004FDA" w:rsidRPr="00EC76D5">
        <w:rPr>
          <w:rStyle w:val="CodeInText0"/>
        </w:rPr>
        <w:t>volatile</w:t>
      </w:r>
      <w:r w:rsidR="00004FDA" w:rsidRPr="00EC76D5">
        <w:t>.</w:t>
      </w:r>
    </w:p>
    <w:p w14:paraId="4A0266C0" w14:textId="42F23B3C" w:rsidR="00130D9D" w:rsidRPr="00EC76D5" w:rsidRDefault="00130D9D" w:rsidP="00D51AF3">
      <w:pPr>
        <w:pStyle w:val="Rubrik2"/>
        <w:rPr>
          <w:ins w:id="342" w:author="Stefan Bjornander" w:date="2015-04-25T10:17:00Z"/>
        </w:rPr>
      </w:pPr>
      <w:bookmarkStart w:id="343" w:name="_Ref479084909"/>
      <w:bookmarkStart w:id="344" w:name="_Toc481936219"/>
      <w:r w:rsidRPr="00EC76D5">
        <w:t>The Type Class</w:t>
      </w:r>
      <w:bookmarkEnd w:id="343"/>
      <w:bookmarkEnd w:id="344"/>
    </w:p>
    <w:p w14:paraId="592CA379" w14:textId="0CFB0DFD" w:rsidR="00132B4A" w:rsidRPr="00EC76D5" w:rsidRDefault="00132B4A">
      <w:pPr>
        <w:pPrChange w:id="345" w:author="Stefan Bjornander" w:date="2015-04-25T10:17:00Z">
          <w:pPr>
            <w:pStyle w:val="Rubrik2"/>
          </w:pPr>
        </w:pPrChange>
      </w:pPr>
      <w:ins w:id="346" w:author="Stefan Bjornander" w:date="2015-04-25T10:17:00Z">
        <w:r w:rsidRPr="00EC76D5">
          <w:t xml:space="preserve">The </w:t>
        </w:r>
        <w:r w:rsidRPr="00EC76D5">
          <w:rPr>
            <w:rStyle w:val="CodeInText"/>
          </w:rPr>
          <w:t>Type</w:t>
        </w:r>
        <w:r w:rsidRPr="00EC76D5">
          <w:t xml:space="preserve"> class hold information about a type.</w:t>
        </w:r>
        <w:r w:rsidR="004C4A09" w:rsidRPr="00EC76D5">
          <w:t xml:space="preserve"> The </w:t>
        </w:r>
      </w:ins>
      <w:ins w:id="347" w:author="Stefan Bjornander" w:date="2015-04-25T10:18:00Z">
        <w:r w:rsidR="004C4A09" w:rsidRPr="00EC76D5">
          <w:t xml:space="preserve">default </w:t>
        </w:r>
      </w:ins>
      <w:ins w:id="348" w:author="Stefan Bjornander" w:date="2015-04-25T10:17:00Z">
        <w:r w:rsidR="004C4A09" w:rsidRPr="00EC76D5">
          <w:t xml:space="preserve">constructor </w:t>
        </w:r>
      </w:ins>
      <w:ins w:id="349" w:author="Stefan Bjornander" w:date="2015-04-25T10:18:00Z">
        <w:r w:rsidR="004C4A09" w:rsidRPr="00EC76D5">
          <w:t xml:space="preserve">is </w:t>
        </w:r>
      </w:ins>
      <w:ins w:id="350" w:author="Stefan Bjornander" w:date="2015-04-25T10:17:00Z">
        <w:r w:rsidR="004C4A09" w:rsidRPr="00EC76D5">
          <w:t>private</w:t>
        </w:r>
      </w:ins>
      <w:ins w:id="351" w:author="Stefan Bjornander" w:date="2015-04-25T10:18:00Z">
        <w:r w:rsidR="00032DD9" w:rsidRPr="00EC76D5">
          <w:t>, which makes it impossible to</w:t>
        </w:r>
      </w:ins>
      <w:ins w:id="352" w:author="Stefan Bjornander" w:date="2015-04-25T10:21:00Z">
        <w:r w:rsidR="00032DD9" w:rsidRPr="00EC76D5">
          <w:t xml:space="preserve"> explicitly</w:t>
        </w:r>
      </w:ins>
      <w:ins w:id="353" w:author="Stefan Bjornander" w:date="2015-04-25T10:18:00Z">
        <w:r w:rsidR="00032DD9" w:rsidRPr="00EC76D5">
          <w:t xml:space="preserve"> </w:t>
        </w:r>
      </w:ins>
      <w:ins w:id="354" w:author="Stefan Bjornander" w:date="2015-04-25T10:21:00Z">
        <w:r w:rsidR="00032DD9" w:rsidRPr="00EC76D5">
          <w:t xml:space="preserve">create type objects. </w:t>
        </w:r>
      </w:ins>
      <w:ins w:id="355" w:author="Stefan Bjornander" w:date="2015-04-25T10:25:00Z">
        <w:r w:rsidR="00032DD9" w:rsidRPr="00EC76D5">
          <w:t>Instead</w:t>
        </w:r>
      </w:ins>
      <w:ins w:id="356" w:author="Stefan Bjornander" w:date="2015-04-25T10:21:00Z">
        <w:r w:rsidR="00032DD9" w:rsidRPr="00EC76D5">
          <w:t xml:space="preserve">, </w:t>
        </w:r>
      </w:ins>
      <w:ins w:id="357" w:author="Stefan Bjornander" w:date="2015-04-25T10:25:00Z">
        <w:r w:rsidR="00032DD9" w:rsidRPr="00EC76D5">
          <w:t xml:space="preserve">there is a series of static </w:t>
        </w:r>
      </w:ins>
      <w:r w:rsidR="0072083F" w:rsidRPr="00EC76D5">
        <w:rPr>
          <w:rStyle w:val="CodeInText0"/>
        </w:rPr>
        <w:t>create</w:t>
      </w:r>
      <w:r w:rsidR="0072083F" w:rsidRPr="00EC76D5">
        <w:t>-</w:t>
      </w:r>
      <w:ins w:id="358" w:author="Stefan Bjornander" w:date="2015-04-25T10:25:00Z">
        <w:r w:rsidR="00032DD9" w:rsidRPr="00EC76D5">
          <w:t xml:space="preserve">methods that create and return a </w:t>
        </w:r>
      </w:ins>
      <w:r w:rsidR="004D2F48" w:rsidRPr="00EC76D5">
        <w:t>T</w:t>
      </w:r>
      <w:ins w:id="359" w:author="Stefan Bjornander" w:date="2015-04-25T10:25:00Z">
        <w:r w:rsidR="00032DD9" w:rsidRPr="00EC76D5">
          <w:t>ype object.</w:t>
        </w:r>
      </w:ins>
    </w:p>
    <w:p w14:paraId="20883CFD" w14:textId="64E9573E" w:rsidR="00223105" w:rsidRPr="00EC76D5" w:rsidRDefault="00223105" w:rsidP="004C3909">
      <w:pPr>
        <w:pStyle w:val="CodeHeader"/>
      </w:pPr>
      <w:r w:rsidRPr="00EC76D5">
        <w:t>Type.java</w:t>
      </w:r>
    </w:p>
    <w:p w14:paraId="093CD484" w14:textId="77777777" w:rsidR="009E5F57" w:rsidRPr="00EC76D5" w:rsidRDefault="009E5F57" w:rsidP="009E5F57">
      <w:pPr>
        <w:pStyle w:val="Code"/>
      </w:pPr>
      <w:r w:rsidRPr="00EC76D5">
        <w:t>package c_compiler;</w:t>
      </w:r>
    </w:p>
    <w:p w14:paraId="7DB18E56" w14:textId="77777777" w:rsidR="009E5F57" w:rsidRPr="00EC76D5" w:rsidRDefault="009E5F57" w:rsidP="009E5F57">
      <w:pPr>
        <w:pStyle w:val="Code"/>
      </w:pPr>
      <w:r w:rsidRPr="00EC76D5">
        <w:t>import java.math.*;</w:t>
      </w:r>
    </w:p>
    <w:p w14:paraId="1FAE76E6" w14:textId="77777777" w:rsidR="009E5F57" w:rsidRPr="00EC76D5" w:rsidRDefault="009E5F57" w:rsidP="009E5F57">
      <w:pPr>
        <w:pStyle w:val="Code"/>
      </w:pPr>
      <w:r w:rsidRPr="00EC76D5">
        <w:t>import java.util.*;</w:t>
      </w:r>
    </w:p>
    <w:p w14:paraId="03142090" w14:textId="77777777" w:rsidR="009E5F57" w:rsidRPr="00EC76D5" w:rsidRDefault="009E5F57" w:rsidP="009E5F57">
      <w:pPr>
        <w:pStyle w:val="Code"/>
      </w:pPr>
    </w:p>
    <w:p w14:paraId="3631E0F8" w14:textId="77777777" w:rsidR="009E5F57" w:rsidRPr="00EC76D5" w:rsidRDefault="009E5F57" w:rsidP="009E5F57">
      <w:pPr>
        <w:pStyle w:val="Code"/>
      </w:pPr>
      <w:r w:rsidRPr="00EC76D5">
        <w:t>public class Type {</w:t>
      </w:r>
    </w:p>
    <w:p w14:paraId="32906DD4" w14:textId="77777777" w:rsidR="009E5F57" w:rsidRPr="00EC76D5" w:rsidRDefault="009E5F57" w:rsidP="009E5F57">
      <w:pPr>
        <w:pStyle w:val="Code"/>
      </w:pPr>
      <w:r w:rsidRPr="00EC76D5">
        <w:t xml:space="preserve">  public static Type SignedIntegerType =</w:t>
      </w:r>
    </w:p>
    <w:p w14:paraId="69D21F6D" w14:textId="77777777" w:rsidR="009E5F57" w:rsidRPr="00EC76D5" w:rsidRDefault="009E5F57" w:rsidP="009E5F57">
      <w:pPr>
        <w:pStyle w:val="Code"/>
      </w:pPr>
      <w:r w:rsidRPr="00EC76D5">
        <w:t xml:space="preserve">                Type.createArithmeticType(Sort.Signed_Int);</w:t>
      </w:r>
    </w:p>
    <w:p w14:paraId="3D0C8864" w14:textId="77777777" w:rsidR="009E5F57" w:rsidRPr="00EC76D5" w:rsidRDefault="009E5F57" w:rsidP="009E5F57">
      <w:pPr>
        <w:pStyle w:val="Code"/>
      </w:pPr>
      <w:r w:rsidRPr="00EC76D5">
        <w:t xml:space="preserve">  public static Type UnsignedIntegerType =</w:t>
      </w:r>
    </w:p>
    <w:p w14:paraId="24D93E78" w14:textId="77777777" w:rsidR="009E5F57" w:rsidRPr="00EC76D5" w:rsidRDefault="009E5F57" w:rsidP="009E5F57">
      <w:pPr>
        <w:pStyle w:val="Code"/>
      </w:pPr>
      <w:r w:rsidRPr="00EC76D5">
        <w:t xml:space="preserve">                Type.createArithmeticType(Sort.Unsigned_Int);</w:t>
      </w:r>
    </w:p>
    <w:p w14:paraId="3D3E48C7" w14:textId="77777777" w:rsidR="009E5F57" w:rsidRPr="00EC76D5" w:rsidRDefault="009E5F57" w:rsidP="009E5F57">
      <w:pPr>
        <w:pStyle w:val="Code"/>
      </w:pPr>
      <w:r w:rsidRPr="00EC76D5">
        <w:t xml:space="preserve">  public static Type DoubleType = Type.createArithmeticType(Sort.Double);</w:t>
      </w:r>
    </w:p>
    <w:p w14:paraId="197AC333" w14:textId="77777777" w:rsidR="009E5F57" w:rsidRPr="00EC76D5" w:rsidRDefault="009E5F57" w:rsidP="009E5F57">
      <w:pPr>
        <w:pStyle w:val="Code"/>
      </w:pPr>
      <w:r w:rsidRPr="00EC76D5">
        <w:t xml:space="preserve">  public static Type LogicalType = Type.createArithmeticType(Sort.Logical);</w:t>
      </w:r>
    </w:p>
    <w:p w14:paraId="159F4B41" w14:textId="77777777" w:rsidR="009E5F57" w:rsidRPr="00EC76D5" w:rsidRDefault="009E5F57" w:rsidP="009E5F57">
      <w:pPr>
        <w:pStyle w:val="Code"/>
      </w:pPr>
      <w:r w:rsidRPr="00EC76D5">
        <w:t xml:space="preserve">  public static Type SignedCharType =</w:t>
      </w:r>
    </w:p>
    <w:p w14:paraId="1B16BA48" w14:textId="77777777" w:rsidR="009E5F57" w:rsidRPr="00EC76D5" w:rsidRDefault="009E5F57" w:rsidP="009E5F57">
      <w:pPr>
        <w:pStyle w:val="Code"/>
      </w:pPr>
      <w:r w:rsidRPr="00EC76D5">
        <w:t xml:space="preserve">                Type.createArithmeticType(Sort.Signed_Char);</w:t>
      </w:r>
    </w:p>
    <w:p w14:paraId="51F52270" w14:textId="77777777" w:rsidR="009E5F57" w:rsidRPr="00EC76D5" w:rsidRDefault="009E5F57" w:rsidP="009E5F57">
      <w:pPr>
        <w:pStyle w:val="Code"/>
      </w:pPr>
      <w:r w:rsidRPr="00EC76D5">
        <w:t xml:space="preserve">  public static Type UnsignedCharType =</w:t>
      </w:r>
    </w:p>
    <w:p w14:paraId="44370B10" w14:textId="77777777" w:rsidR="009E5F57" w:rsidRPr="00EC76D5" w:rsidRDefault="009E5F57" w:rsidP="009E5F57">
      <w:pPr>
        <w:pStyle w:val="Code"/>
      </w:pPr>
      <w:r w:rsidRPr="00EC76D5">
        <w:t xml:space="preserve">                Type.createArithmeticType(Sort.Unsigned_Char);</w:t>
      </w:r>
    </w:p>
    <w:p w14:paraId="0EB03FA1" w14:textId="77777777" w:rsidR="009E5F57" w:rsidRPr="00EC76D5" w:rsidRDefault="009E5F57" w:rsidP="009E5F57">
      <w:pPr>
        <w:pStyle w:val="Code"/>
      </w:pPr>
      <w:r w:rsidRPr="00EC76D5">
        <w:t xml:space="preserve">  public static Type StringType = Type.createArithmeticType(Sort.String);</w:t>
      </w:r>
    </w:p>
    <w:p w14:paraId="1A85BCA9" w14:textId="77777777" w:rsidR="009E5F57" w:rsidRPr="00EC76D5" w:rsidRDefault="009E5F57" w:rsidP="009E5F57">
      <w:pPr>
        <w:pStyle w:val="Code"/>
      </w:pPr>
      <w:r w:rsidRPr="00EC76D5">
        <w:t xml:space="preserve">  public static Type VoidType = Type.createArithmeticType(Sort.Void);</w:t>
      </w:r>
    </w:p>
    <w:p w14:paraId="5406A21B" w14:textId="77777777" w:rsidR="009E5F57" w:rsidRPr="00EC76D5" w:rsidRDefault="009E5F57" w:rsidP="009E5F57">
      <w:pPr>
        <w:pStyle w:val="Code"/>
      </w:pPr>
      <w:r w:rsidRPr="00EC76D5">
        <w:t xml:space="preserve">  public static Type PointerType = Type.createPointerType(SignedIntegerType);</w:t>
      </w:r>
    </w:p>
    <w:p w14:paraId="4DEF3A5E" w14:textId="5A3F7B0E" w:rsidR="00EF5076" w:rsidRPr="00EC76D5" w:rsidRDefault="00EF5076" w:rsidP="00D51AF3">
      <w:pPr>
        <w:pStyle w:val="Rubrik3"/>
        <w:rPr>
          <w:ins w:id="360" w:author="Stefan Bjornander" w:date="2015-04-25T10:32:00Z"/>
        </w:rPr>
      </w:pPr>
      <w:bookmarkStart w:id="361" w:name="_Toc481936220"/>
      <w:r w:rsidRPr="00EC76D5">
        <w:t>Arithmetic Types</w:t>
      </w:r>
      <w:bookmarkEnd w:id="361"/>
    </w:p>
    <w:p w14:paraId="6D9F17A4" w14:textId="77777777" w:rsidR="00AC202D" w:rsidRPr="00EC76D5" w:rsidRDefault="00AC202D">
      <w:pPr>
        <w:ind w:left="720" w:hanging="720"/>
        <w:rPr>
          <w:ins w:id="362" w:author="Stefan Bjornander" w:date="2015-04-25T10:33:00Z"/>
        </w:rPr>
        <w:pPrChange w:id="363" w:author="Stefan Bjornander" w:date="2015-04-25T10:34:00Z">
          <w:pPr>
            <w:pStyle w:val="Rubrik3"/>
          </w:pPr>
        </w:pPrChange>
      </w:pPr>
      <w:ins w:id="364" w:author="Stefan Bjornander" w:date="2015-04-25T10:32:00Z">
        <w:r w:rsidRPr="00EC76D5">
          <w:t>An ar</w:t>
        </w:r>
      </w:ins>
      <w:ins w:id="365" w:author="Stefan Bjornander" w:date="2015-04-25T10:34:00Z">
        <w:r w:rsidRPr="00EC76D5">
          <w:t xml:space="preserve">ithmetic </w:t>
        </w:r>
      </w:ins>
      <w:ins w:id="366" w:author="Stefan Bjornander" w:date="2015-04-25T10:32:00Z">
        <w:r w:rsidRPr="00EC76D5">
          <w:t xml:space="preserve">type is either </w:t>
        </w:r>
      </w:ins>
      <w:ins w:id="367" w:author="Stefan Bjornander" w:date="2015-04-25T10:33:00Z">
        <w:r w:rsidRPr="00EC76D5">
          <w:t xml:space="preserve">integral or floating, and is determined by the </w:t>
        </w:r>
        <w:r w:rsidRPr="00EC76D5">
          <w:rPr>
            <w:rStyle w:val="CodeInText"/>
            <w:color w:val="auto"/>
            <w:rPrChange w:id="368" w:author="Stefan Bjornander" w:date="2015-04-25T10:34:00Z">
              <w:rPr/>
            </w:rPrChange>
          </w:rPr>
          <w:t>m</w:t>
        </w:r>
      </w:ins>
      <w:ins w:id="369" w:author="Stefan Bjornander" w:date="2015-04-25T10:34:00Z">
        <w:r w:rsidRPr="00EC76D5">
          <w:rPr>
            <w:rStyle w:val="CodeInText"/>
            <w:color w:val="auto"/>
            <w:rPrChange w:id="370" w:author="Stefan Bjornander" w:date="2015-04-25T10:34:00Z">
              <w:rPr/>
            </w:rPrChange>
          </w:rPr>
          <w:t>_</w:t>
        </w:r>
      </w:ins>
      <w:ins w:id="371" w:author="Stefan Bjornander" w:date="2015-04-25T10:33:00Z">
        <w:r w:rsidRPr="00EC76D5">
          <w:rPr>
            <w:rStyle w:val="CodeInText"/>
            <w:color w:val="auto"/>
            <w:rPrChange w:id="372" w:author="Stefan Bjornander" w:date="2015-04-25T10:34:00Z">
              <w:rPr/>
            </w:rPrChange>
          </w:rPr>
          <w:t>sort</w:t>
        </w:r>
        <w:r w:rsidRPr="00EC76D5">
          <w:t xml:space="preserve"> field</w:t>
        </w:r>
      </w:ins>
      <w:ins w:id="373" w:author="Stefan Bjornander" w:date="2015-04-25T10:34:00Z">
        <w:r w:rsidRPr="00EC76D5">
          <w:t>.</w:t>
        </w:r>
      </w:ins>
    </w:p>
    <w:p w14:paraId="0B5AD336" w14:textId="77777777" w:rsidR="00AC202D" w:rsidRPr="00EC76D5" w:rsidRDefault="00AC202D">
      <w:pPr>
        <w:pStyle w:val="CodeHeader"/>
        <w:rPr>
          <w:ins w:id="374" w:author="Stefan Bjornander" w:date="2015-04-25T10:33:00Z"/>
        </w:rPr>
        <w:pPrChange w:id="375" w:author="Stefan Bjornander" w:date="2015-04-25T10:33:00Z">
          <w:pPr>
            <w:pStyle w:val="Rubrik3"/>
          </w:pPr>
        </w:pPrChange>
      </w:pPr>
      <w:ins w:id="376" w:author="Stefan Bjornander" w:date="2015-04-25T10:33:00Z">
        <w:r w:rsidRPr="00EC76D5">
          <w:t>Sort.java</w:t>
        </w:r>
      </w:ins>
    </w:p>
    <w:p w14:paraId="6FE96E3D" w14:textId="77777777" w:rsidR="00207516" w:rsidRPr="00EC76D5" w:rsidRDefault="00207516" w:rsidP="00207516">
      <w:pPr>
        <w:pStyle w:val="Code"/>
      </w:pPr>
      <w:r w:rsidRPr="00EC76D5">
        <w:t>package c_compiler;</w:t>
      </w:r>
    </w:p>
    <w:p w14:paraId="69371291" w14:textId="77777777" w:rsidR="00207516" w:rsidRPr="00EC76D5" w:rsidRDefault="00207516" w:rsidP="00207516">
      <w:pPr>
        <w:pStyle w:val="Code"/>
      </w:pPr>
    </w:p>
    <w:p w14:paraId="00D040FC" w14:textId="77777777" w:rsidR="00207516" w:rsidRPr="00EC76D5" w:rsidRDefault="00207516" w:rsidP="00207516">
      <w:pPr>
        <w:pStyle w:val="Code"/>
      </w:pPr>
      <w:r w:rsidRPr="00EC76D5">
        <w:t>public enum Sort {Void, Boolean, Signed_Char, Unsigned_Char,</w:t>
      </w:r>
    </w:p>
    <w:p w14:paraId="5059C422" w14:textId="77777777" w:rsidR="00207516" w:rsidRPr="00EC76D5" w:rsidRDefault="00207516" w:rsidP="00207516">
      <w:pPr>
        <w:pStyle w:val="Code"/>
      </w:pPr>
      <w:r w:rsidRPr="00EC76D5">
        <w:t xml:space="preserve">                  Signed_Short_Int, Unsigned_Short_Int, Signed_Int,</w:t>
      </w:r>
    </w:p>
    <w:p w14:paraId="1EC63C39" w14:textId="77777777" w:rsidR="00207516" w:rsidRPr="00EC76D5" w:rsidRDefault="00207516" w:rsidP="00207516">
      <w:pPr>
        <w:pStyle w:val="Code"/>
      </w:pPr>
      <w:r w:rsidRPr="00EC76D5">
        <w:t xml:space="preserve">                  Unsigned_Int, Signed_Long_Int, Unsigned_Long_Int,</w:t>
      </w:r>
    </w:p>
    <w:p w14:paraId="36011CEA" w14:textId="77777777" w:rsidR="00207516" w:rsidRPr="00EC76D5" w:rsidRDefault="00207516" w:rsidP="00207516">
      <w:pPr>
        <w:pStyle w:val="Code"/>
      </w:pPr>
      <w:r w:rsidRPr="00EC76D5">
        <w:t xml:space="preserve">                  Float, Double, Long_Double, String,</w:t>
      </w:r>
    </w:p>
    <w:p w14:paraId="63BF1E6A" w14:textId="77777777" w:rsidR="00207516" w:rsidRPr="00EC76D5" w:rsidRDefault="00207516" w:rsidP="00207516">
      <w:pPr>
        <w:pStyle w:val="Code"/>
      </w:pPr>
      <w:r w:rsidRPr="00EC76D5">
        <w:t xml:space="preserve">                  Pointer, Array, Struct, Union, Enumeration,</w:t>
      </w:r>
    </w:p>
    <w:p w14:paraId="2E9C3D21" w14:textId="77777777" w:rsidR="00207516" w:rsidRPr="00EC76D5" w:rsidRDefault="00207516" w:rsidP="00207516">
      <w:pPr>
        <w:pStyle w:val="Code"/>
        <w:rPr>
          <w:b/>
        </w:rPr>
      </w:pPr>
      <w:r w:rsidRPr="00EC76D5">
        <w:t xml:space="preserve">                  Function, Logical}; </w:t>
      </w:r>
    </w:p>
    <w:p w14:paraId="769E0DA7" w14:textId="60B8DA51" w:rsidR="009E5C9B" w:rsidRPr="00EC76D5" w:rsidRDefault="009E5C9B" w:rsidP="00207516">
      <w:pPr>
        <w:pStyle w:val="CodeHeader"/>
      </w:pPr>
      <w:r w:rsidRPr="00EC76D5">
        <w:t>Type.java</w:t>
      </w:r>
    </w:p>
    <w:p w14:paraId="0BC00B1A" w14:textId="77777777" w:rsidR="00207516" w:rsidRPr="00EC76D5" w:rsidRDefault="00207516" w:rsidP="00207516">
      <w:pPr>
        <w:pStyle w:val="Code"/>
      </w:pPr>
      <w:r w:rsidRPr="00EC76D5">
        <w:t xml:space="preserve">  private Sort m_sort;</w:t>
      </w:r>
    </w:p>
    <w:p w14:paraId="6176A51B" w14:textId="77777777" w:rsidR="00207516" w:rsidRPr="00EC76D5" w:rsidRDefault="00207516" w:rsidP="00207516">
      <w:pPr>
        <w:pStyle w:val="Code"/>
      </w:pPr>
      <w:r w:rsidRPr="00EC76D5">
        <w:t xml:space="preserve">  </w:t>
      </w:r>
    </w:p>
    <w:p w14:paraId="1FA8F3A6" w14:textId="77777777" w:rsidR="00207516" w:rsidRPr="00EC76D5" w:rsidRDefault="00207516" w:rsidP="00207516">
      <w:pPr>
        <w:pStyle w:val="Code"/>
      </w:pPr>
      <w:r w:rsidRPr="00EC76D5">
        <w:t xml:space="preserve">  public Sort getSort() {</w:t>
      </w:r>
    </w:p>
    <w:p w14:paraId="2F97DDEE" w14:textId="77777777" w:rsidR="00207516" w:rsidRPr="00EC76D5" w:rsidRDefault="00207516" w:rsidP="00207516">
      <w:pPr>
        <w:pStyle w:val="Code"/>
      </w:pPr>
      <w:r w:rsidRPr="00EC76D5">
        <w:t xml:space="preserve">    return m_sort;</w:t>
      </w:r>
    </w:p>
    <w:p w14:paraId="7029B6E5" w14:textId="77777777" w:rsidR="00207516" w:rsidRPr="00EC76D5" w:rsidRDefault="00207516" w:rsidP="00207516">
      <w:pPr>
        <w:pStyle w:val="Code"/>
      </w:pPr>
      <w:r w:rsidRPr="00EC76D5">
        <w:t xml:space="preserve">  }</w:t>
      </w:r>
    </w:p>
    <w:p w14:paraId="0B5A5B51" w14:textId="77777777" w:rsidR="00207516" w:rsidRPr="00EC76D5" w:rsidRDefault="00207516" w:rsidP="00207516">
      <w:pPr>
        <w:pStyle w:val="Code"/>
      </w:pPr>
    </w:p>
    <w:p w14:paraId="246DEA19" w14:textId="77777777" w:rsidR="00207516" w:rsidRPr="00EC76D5" w:rsidRDefault="00207516" w:rsidP="00207516">
      <w:pPr>
        <w:pStyle w:val="Code"/>
      </w:pPr>
      <w:r w:rsidRPr="00EC76D5">
        <w:lastRenderedPageBreak/>
        <w:t xml:space="preserve">  public static Type createArithmeticType(Sort sort) {</w:t>
      </w:r>
    </w:p>
    <w:p w14:paraId="27BA9959" w14:textId="77777777" w:rsidR="00207516" w:rsidRPr="00EC76D5" w:rsidRDefault="00207516" w:rsidP="00207516">
      <w:pPr>
        <w:pStyle w:val="Code"/>
      </w:pPr>
      <w:r w:rsidRPr="00EC76D5">
        <w:t xml:space="preserve">    Type type = new Type();</w:t>
      </w:r>
    </w:p>
    <w:p w14:paraId="3C99C41F" w14:textId="77777777" w:rsidR="00207516" w:rsidRPr="00EC76D5" w:rsidRDefault="00207516" w:rsidP="00207516">
      <w:pPr>
        <w:pStyle w:val="Code"/>
      </w:pPr>
      <w:r w:rsidRPr="00EC76D5">
        <w:t xml:space="preserve">    type.m_sort = sort;</w:t>
      </w:r>
    </w:p>
    <w:p w14:paraId="7205BC77" w14:textId="77777777" w:rsidR="00207516" w:rsidRPr="00EC76D5" w:rsidRDefault="00207516" w:rsidP="00207516">
      <w:pPr>
        <w:pStyle w:val="Code"/>
      </w:pPr>
      <w:r w:rsidRPr="00EC76D5">
        <w:t xml:space="preserve">    return type;  </w:t>
      </w:r>
    </w:p>
    <w:p w14:paraId="775964E8" w14:textId="77777777" w:rsidR="00207516" w:rsidRPr="00EC76D5" w:rsidRDefault="00207516" w:rsidP="00207516">
      <w:pPr>
        <w:pStyle w:val="Code"/>
        <w:rPr>
          <w:rFonts w:ascii="Times New Roman" w:eastAsiaTheme="majorEastAsia" w:hAnsi="Times New Roman" w:cstheme="majorBidi"/>
          <w:b/>
          <w:noProof w:val="0"/>
          <w:sz w:val="32"/>
          <w:szCs w:val="24"/>
        </w:rPr>
      </w:pPr>
      <w:r w:rsidRPr="00EC76D5">
        <w:t xml:space="preserve">  } </w:t>
      </w:r>
    </w:p>
    <w:p w14:paraId="2FEC35CB" w14:textId="2D70FB83" w:rsidR="00365A5E" w:rsidRPr="00EC76D5" w:rsidRDefault="00365A5E" w:rsidP="00207516">
      <w:pPr>
        <w:pStyle w:val="Rubrik3"/>
        <w:rPr>
          <w:ins w:id="377" w:author="Stefan Bjornander" w:date="2015-04-25T10:38:00Z"/>
        </w:rPr>
      </w:pPr>
      <w:bookmarkStart w:id="378" w:name="_Toc481936221"/>
      <w:r w:rsidRPr="00EC76D5">
        <w:t>Enum</w:t>
      </w:r>
      <w:r w:rsidR="00D51AF3" w:rsidRPr="00EC76D5">
        <w:t>eration</w:t>
      </w:r>
      <w:r w:rsidRPr="00EC76D5">
        <w:t xml:space="preserve"> Types</w:t>
      </w:r>
      <w:bookmarkEnd w:id="378"/>
    </w:p>
    <w:p w14:paraId="13D87461" w14:textId="64627309" w:rsidR="00157719" w:rsidRPr="00EC76D5" w:rsidRDefault="00157719">
      <w:pPr>
        <w:pPrChange w:id="379" w:author="Stefan Bjornander" w:date="2015-04-25T10:38:00Z">
          <w:pPr>
            <w:pStyle w:val="Rubrik3"/>
          </w:pPr>
        </w:pPrChange>
      </w:pPr>
      <w:ins w:id="380" w:author="Stefan Bjornander" w:date="2015-04-25T10:38:00Z">
        <w:r w:rsidRPr="00EC76D5">
          <w:t>The enumeration type (</w:t>
        </w:r>
        <w:r w:rsidRPr="00EC76D5">
          <w:rPr>
            <w:rStyle w:val="CodeInText"/>
            <w:color w:val="auto"/>
            <w:rPrChange w:id="381" w:author="Stefan Bjornander" w:date="2015-04-25T10:38:00Z">
              <w:rPr/>
            </w:rPrChange>
          </w:rPr>
          <w:t>enum</w:t>
        </w:r>
        <w:r w:rsidRPr="00EC76D5">
          <w:t>) is stored as an assigned integer.</w:t>
        </w:r>
        <w:r w:rsidR="008947FF" w:rsidRPr="00EC76D5">
          <w:t xml:space="preserve"> However, the </w:t>
        </w:r>
        <w:r w:rsidR="008947FF" w:rsidRPr="00EC76D5">
          <w:rPr>
            <w:rStyle w:val="CodeInText"/>
          </w:rPr>
          <w:t>Specifi</w:t>
        </w:r>
      </w:ins>
      <w:r w:rsidR="00EA4C5E" w:rsidRPr="00EC76D5">
        <w:rPr>
          <w:rStyle w:val="CodeInText"/>
        </w:rPr>
        <w:t>er</w:t>
      </w:r>
      <w:ins w:id="382" w:author="Stefan Bjornander" w:date="2015-04-25T10:38:00Z">
        <w:r w:rsidR="008947FF" w:rsidRPr="00EC76D5">
          <w:t xml:space="preserve"> class of Section </w:t>
        </w:r>
      </w:ins>
      <w:r w:rsidR="00E62CBE" w:rsidRPr="00EC76D5">
        <w:fldChar w:fldCharType="begin"/>
      </w:r>
      <w:r w:rsidR="00E62CBE" w:rsidRPr="00EC76D5">
        <w:instrText xml:space="preserve"> REF _Ref418259975 \r \h </w:instrText>
      </w:r>
      <w:r w:rsidR="00E62CBE" w:rsidRPr="00EC76D5">
        <w:fldChar w:fldCharType="separate"/>
      </w:r>
      <w:r w:rsidR="00545E00" w:rsidRPr="00EC76D5">
        <w:t>6.1.2</w:t>
      </w:r>
      <w:r w:rsidR="00E62CBE" w:rsidRPr="00EC76D5">
        <w:fldChar w:fldCharType="end"/>
      </w:r>
      <w:r w:rsidR="00E62CBE" w:rsidRPr="00EC76D5">
        <w:t xml:space="preserve"> </w:t>
      </w:r>
      <w:ins w:id="383" w:author="Stefan Bjornander" w:date="2015-04-25T10:38:00Z">
        <w:r w:rsidR="008947FF" w:rsidRPr="00EC76D5">
          <w:t xml:space="preserve">needs to know if the type is enum </w:t>
        </w:r>
      </w:ins>
      <w:r w:rsidR="00941573" w:rsidRPr="00EC76D5">
        <w:t>to</w:t>
      </w:r>
      <w:ins w:id="384" w:author="Stefan Bjornander" w:date="2015-04-25T10:38:00Z">
        <w:r w:rsidR="008947FF" w:rsidRPr="00EC76D5">
          <w:t xml:space="preserve"> </w:t>
        </w:r>
      </w:ins>
      <w:r w:rsidR="002F35C1">
        <w:t>initializer</w:t>
      </w:r>
      <w:ins w:id="385" w:author="Stefan Bjornander" w:date="2015-04-25T10:38:00Z">
        <w:r w:rsidR="008947FF" w:rsidRPr="00EC76D5">
          <w:t xml:space="preserve">ialize its value. </w:t>
        </w:r>
      </w:ins>
      <w:r w:rsidR="00941573" w:rsidRPr="00EC76D5">
        <w:t>Therefore,</w:t>
      </w:r>
      <w:ins w:id="386" w:author="Stefan Bjornander" w:date="2015-04-25T10:38:00Z">
        <w:r w:rsidR="008947FF" w:rsidRPr="00EC76D5">
          <w:t xml:space="preserve"> we add the </w:t>
        </w:r>
        <w:r w:rsidR="008947FF" w:rsidRPr="00EC76D5">
          <w:rPr>
            <w:rStyle w:val="CodeInText"/>
            <w:color w:val="auto"/>
            <w:rPrChange w:id="387" w:author="Stefan Bjornander" w:date="2015-04-25T10:39:00Z">
              <w:rPr/>
            </w:rPrChange>
          </w:rPr>
          <w:t>m_enum</w:t>
        </w:r>
        <w:r w:rsidR="008947FF" w:rsidRPr="00EC76D5">
          <w:t xml:space="preserve"> field and the </w:t>
        </w:r>
      </w:ins>
      <w:r w:rsidR="00506E8C" w:rsidRPr="00EC76D5">
        <w:rPr>
          <w:rStyle w:val="CodeInText"/>
        </w:rPr>
        <w:t>isEnumeration</w:t>
      </w:r>
      <w:ins w:id="388" w:author="Stefan Bjornander" w:date="2015-04-25T10:38:00Z">
        <w:r w:rsidR="008947FF" w:rsidRPr="00EC76D5">
          <w:t xml:space="preserve"> method.</w:t>
        </w:r>
      </w:ins>
    </w:p>
    <w:p w14:paraId="71F57996" w14:textId="140981DC" w:rsidR="009E5C9B" w:rsidRPr="00EC76D5" w:rsidRDefault="009E5C9B" w:rsidP="009E5C9B">
      <w:pPr>
        <w:pStyle w:val="CodeHeader"/>
      </w:pPr>
      <w:r w:rsidRPr="00EC76D5">
        <w:t>Type.java</w:t>
      </w:r>
    </w:p>
    <w:p w14:paraId="6A58B8BC" w14:textId="77777777" w:rsidR="0090736C" w:rsidRPr="00EC76D5" w:rsidRDefault="0090736C" w:rsidP="0090736C">
      <w:pPr>
        <w:pStyle w:val="Code"/>
      </w:pPr>
      <w:r w:rsidRPr="00EC76D5">
        <w:t xml:space="preserve">  private List&lt;Symbol&gt; m_enumerationList;</w:t>
      </w:r>
    </w:p>
    <w:p w14:paraId="68B3F13E" w14:textId="77777777" w:rsidR="0090736C" w:rsidRPr="00EC76D5" w:rsidRDefault="0090736C" w:rsidP="0090736C">
      <w:pPr>
        <w:pStyle w:val="Code"/>
      </w:pPr>
    </w:p>
    <w:p w14:paraId="5A3AB568" w14:textId="77777777" w:rsidR="0090736C" w:rsidRPr="00EC76D5" w:rsidRDefault="0090736C" w:rsidP="0090736C">
      <w:pPr>
        <w:pStyle w:val="Code"/>
      </w:pPr>
      <w:r w:rsidRPr="00EC76D5">
        <w:t xml:space="preserve">  public static Type createEnumerationType(List&lt;Symbol&gt; enumerationList) {</w:t>
      </w:r>
    </w:p>
    <w:p w14:paraId="194E477A" w14:textId="77777777" w:rsidR="0090736C" w:rsidRPr="00EC76D5" w:rsidRDefault="0090736C" w:rsidP="0090736C">
      <w:pPr>
        <w:pStyle w:val="Code"/>
      </w:pPr>
      <w:r w:rsidRPr="00EC76D5">
        <w:t xml:space="preserve">    Type type = new Type();</w:t>
      </w:r>
    </w:p>
    <w:p w14:paraId="6B18CDFD" w14:textId="77777777" w:rsidR="0090736C" w:rsidRPr="00EC76D5" w:rsidRDefault="0090736C" w:rsidP="0090736C">
      <w:pPr>
        <w:pStyle w:val="Code"/>
      </w:pPr>
      <w:r w:rsidRPr="00EC76D5">
        <w:t xml:space="preserve">    type.m_sort = Sort.Enumeration;</w:t>
      </w:r>
    </w:p>
    <w:p w14:paraId="31A3455E" w14:textId="77777777" w:rsidR="0090736C" w:rsidRPr="00EC76D5" w:rsidRDefault="0090736C" w:rsidP="0090736C">
      <w:pPr>
        <w:pStyle w:val="Code"/>
      </w:pPr>
      <w:r w:rsidRPr="00EC76D5">
        <w:t xml:space="preserve">    type.m_enumerationList = enumerationList;</w:t>
      </w:r>
    </w:p>
    <w:p w14:paraId="5FA8F4B3" w14:textId="77777777" w:rsidR="0090736C" w:rsidRPr="00EC76D5" w:rsidRDefault="0090736C" w:rsidP="0090736C">
      <w:pPr>
        <w:pStyle w:val="Code"/>
      </w:pPr>
      <w:r w:rsidRPr="00EC76D5">
        <w:t xml:space="preserve">    return type;</w:t>
      </w:r>
    </w:p>
    <w:p w14:paraId="6FC050CA" w14:textId="77777777" w:rsidR="0090736C" w:rsidRPr="00EC76D5" w:rsidRDefault="0090736C" w:rsidP="0090736C">
      <w:pPr>
        <w:pStyle w:val="Code"/>
      </w:pPr>
      <w:r w:rsidRPr="00EC76D5">
        <w:t xml:space="preserve">  }</w:t>
      </w:r>
    </w:p>
    <w:p w14:paraId="3FE84673" w14:textId="77777777" w:rsidR="0090736C" w:rsidRPr="00EC76D5" w:rsidRDefault="0090736C" w:rsidP="0090736C">
      <w:pPr>
        <w:pStyle w:val="Code"/>
      </w:pPr>
      <w:r w:rsidRPr="00EC76D5">
        <w:t xml:space="preserve">  </w:t>
      </w:r>
    </w:p>
    <w:p w14:paraId="4CE3875D" w14:textId="77777777" w:rsidR="0090736C" w:rsidRPr="00EC76D5" w:rsidRDefault="0090736C" w:rsidP="0090736C">
      <w:pPr>
        <w:pStyle w:val="Code"/>
      </w:pPr>
      <w:r w:rsidRPr="00EC76D5">
        <w:t xml:space="preserve">  public List&lt;Symbol&gt; getEnumerationList() {</w:t>
      </w:r>
    </w:p>
    <w:p w14:paraId="4FCCCF9A" w14:textId="77777777" w:rsidR="0090736C" w:rsidRPr="00EC76D5" w:rsidRDefault="0090736C" w:rsidP="0090736C">
      <w:pPr>
        <w:pStyle w:val="Code"/>
      </w:pPr>
      <w:r w:rsidRPr="00EC76D5">
        <w:t xml:space="preserve">    return m_enumerationList;</w:t>
      </w:r>
    </w:p>
    <w:p w14:paraId="4BC79AD4" w14:textId="7F453875" w:rsidR="000A2F1F" w:rsidRPr="00EC76D5" w:rsidRDefault="0090736C" w:rsidP="0090736C">
      <w:pPr>
        <w:pStyle w:val="Code"/>
      </w:pPr>
      <w:r w:rsidRPr="00EC76D5">
        <w:t xml:space="preserve">  }</w:t>
      </w:r>
    </w:p>
    <w:p w14:paraId="66EDEC39" w14:textId="12DA2134" w:rsidR="00A822AE" w:rsidRPr="00EC76D5" w:rsidRDefault="00A822AE" w:rsidP="00A822AE">
      <w:pPr>
        <w:pStyle w:val="Rubrik3"/>
        <w:numPr>
          <w:ilvl w:val="2"/>
          <w:numId w:val="26"/>
        </w:numPr>
        <w:rPr>
          <w:ins w:id="389" w:author="Stefan Bjornander" w:date="2015-04-25T10:39:00Z"/>
        </w:rPr>
      </w:pPr>
      <w:bookmarkStart w:id="390" w:name="_Toc481936222"/>
      <w:r w:rsidRPr="00EC76D5">
        <w:t>Bitfield Types</w:t>
      </w:r>
      <w:bookmarkEnd w:id="390"/>
    </w:p>
    <w:p w14:paraId="508C463C" w14:textId="77777777" w:rsidR="00BC11D3" w:rsidRPr="00EC76D5" w:rsidRDefault="00BC11D3">
      <w:pPr>
        <w:pPrChange w:id="391" w:author="Stefan Bjornander" w:date="2015-04-25T10:39:00Z">
          <w:pPr>
            <w:pStyle w:val="Rubrik3"/>
            <w:numPr>
              <w:numId w:val="26"/>
            </w:numPr>
          </w:pPr>
        </w:pPrChange>
      </w:pPr>
      <w:ins w:id="392" w:author="Stefan Bjornander" w:date="2015-04-25T10:39:00Z">
        <w:r w:rsidRPr="00EC76D5">
          <w:t>The bi</w:t>
        </w:r>
      </w:ins>
      <w:r w:rsidR="00B33437" w:rsidRPr="00EC76D5">
        <w:t>t</w:t>
      </w:r>
      <w:ins w:id="393" w:author="Stefan Bjornander" w:date="2015-04-25T10:39:00Z">
        <w:r w:rsidRPr="00EC76D5">
          <w:t xml:space="preserve">field type is basically an integral type, with the addition of the bitfield mask that is used </w:t>
        </w:r>
      </w:ins>
      <w:ins w:id="394" w:author="Stefan Bjornander" w:date="2015-04-25T10:40:00Z">
        <w:r w:rsidRPr="00EC76D5">
          <w:t>when a bitfield variable is assigned a value to set the unused bits to zero.</w:t>
        </w:r>
      </w:ins>
      <w:ins w:id="395" w:author="Stefan Bjornander" w:date="2015-04-25T10:39:00Z">
        <w:r w:rsidRPr="00EC76D5">
          <w:t xml:space="preserve"> </w:t>
        </w:r>
      </w:ins>
    </w:p>
    <w:p w14:paraId="306F4B7B" w14:textId="77777777" w:rsidR="00A822AE" w:rsidRPr="00EC76D5" w:rsidRDefault="00A822AE" w:rsidP="00A822AE">
      <w:pPr>
        <w:pStyle w:val="CodeHeader"/>
      </w:pPr>
      <w:r w:rsidRPr="00EC76D5">
        <w:t>Type.java</w:t>
      </w:r>
    </w:p>
    <w:p w14:paraId="47BF6A37" w14:textId="77777777" w:rsidR="00BA1FAC" w:rsidRPr="00EC76D5" w:rsidRDefault="00BA1FAC" w:rsidP="00BA1FAC">
      <w:pPr>
        <w:pStyle w:val="Code"/>
      </w:pPr>
      <w:bookmarkStart w:id="396" w:name="_Ref418346929"/>
      <w:r w:rsidRPr="00EC76D5">
        <w:t xml:space="preserve">  private BigInteger m_bitfieldMask = null;</w:t>
      </w:r>
    </w:p>
    <w:p w14:paraId="155A8C09" w14:textId="77777777" w:rsidR="00BA1FAC" w:rsidRPr="00EC76D5" w:rsidRDefault="00BA1FAC" w:rsidP="00BA1FAC">
      <w:pPr>
        <w:pStyle w:val="Code"/>
      </w:pPr>
    </w:p>
    <w:p w14:paraId="4DBAF6C2" w14:textId="77777777" w:rsidR="00BA1FAC" w:rsidRPr="00EC76D5" w:rsidRDefault="00BA1FAC" w:rsidP="00BA1FAC">
      <w:pPr>
        <w:pStyle w:val="Code"/>
      </w:pPr>
      <w:r w:rsidRPr="00EC76D5">
        <w:t xml:space="preserve">  public boolean isBitfield() {</w:t>
      </w:r>
    </w:p>
    <w:p w14:paraId="189940E1" w14:textId="77777777" w:rsidR="00BA1FAC" w:rsidRPr="00EC76D5" w:rsidRDefault="00BA1FAC" w:rsidP="00BA1FAC">
      <w:pPr>
        <w:pStyle w:val="Code"/>
      </w:pPr>
      <w:r w:rsidRPr="00EC76D5">
        <w:t xml:space="preserve">    return (m_bitfieldMask != null);</w:t>
      </w:r>
    </w:p>
    <w:p w14:paraId="4A5AA764" w14:textId="77777777" w:rsidR="00BA1FAC" w:rsidRPr="00EC76D5" w:rsidRDefault="00BA1FAC" w:rsidP="00BA1FAC">
      <w:pPr>
        <w:pStyle w:val="Code"/>
      </w:pPr>
      <w:r w:rsidRPr="00EC76D5">
        <w:t xml:space="preserve">  }</w:t>
      </w:r>
    </w:p>
    <w:p w14:paraId="12D49540" w14:textId="77777777" w:rsidR="00BA1FAC" w:rsidRPr="00EC76D5" w:rsidRDefault="00BA1FAC" w:rsidP="00BA1FAC">
      <w:pPr>
        <w:pStyle w:val="Code"/>
      </w:pPr>
    </w:p>
    <w:p w14:paraId="006E7DA3" w14:textId="77777777" w:rsidR="00BA1FAC" w:rsidRPr="00EC76D5" w:rsidRDefault="00BA1FAC" w:rsidP="00BA1FAC">
      <w:pPr>
        <w:pStyle w:val="Code"/>
      </w:pPr>
      <w:r w:rsidRPr="00EC76D5">
        <w:t xml:space="preserve">  public BigInteger getBitfieldMask() {</w:t>
      </w:r>
    </w:p>
    <w:p w14:paraId="29D69156" w14:textId="77777777" w:rsidR="00BA1FAC" w:rsidRPr="00EC76D5" w:rsidRDefault="00BA1FAC" w:rsidP="00BA1FAC">
      <w:pPr>
        <w:pStyle w:val="Code"/>
      </w:pPr>
      <w:r w:rsidRPr="00EC76D5">
        <w:t xml:space="preserve">    return m_bitfieldMask;</w:t>
      </w:r>
    </w:p>
    <w:p w14:paraId="27924FC9" w14:textId="77777777" w:rsidR="00BA1FAC" w:rsidRPr="00EC76D5" w:rsidRDefault="00BA1FAC" w:rsidP="00BA1FAC">
      <w:pPr>
        <w:pStyle w:val="Code"/>
      </w:pPr>
      <w:r w:rsidRPr="00EC76D5">
        <w:t xml:space="preserve">  }</w:t>
      </w:r>
    </w:p>
    <w:p w14:paraId="330B9232" w14:textId="77777777" w:rsidR="00BA1FAC" w:rsidRPr="00EC76D5" w:rsidRDefault="00BA1FAC" w:rsidP="00BA1FAC">
      <w:pPr>
        <w:pStyle w:val="Code"/>
      </w:pPr>
    </w:p>
    <w:p w14:paraId="5DF464E3" w14:textId="77777777" w:rsidR="00BA1FAC" w:rsidRPr="00EC76D5" w:rsidRDefault="00BA1FAC" w:rsidP="00BA1FAC">
      <w:pPr>
        <w:pStyle w:val="Code"/>
      </w:pPr>
      <w:r w:rsidRPr="00EC76D5">
        <w:t xml:space="preserve">  public void setBitfieldMask(int bits) {</w:t>
      </w:r>
    </w:p>
    <w:p w14:paraId="34A27678" w14:textId="321AACEC" w:rsidR="00475190" w:rsidRPr="00EC76D5" w:rsidRDefault="00475190" w:rsidP="00BA1FAC">
      <w:pPr>
        <w:pStyle w:val="Code"/>
      </w:pPr>
      <w:r w:rsidRPr="00EC76D5">
        <w:t xml:space="preserve">    m_bitfieldMask = BigInteger.valueOf(2).pow(bits).subtract(BigInteger.ONE);</w:t>
      </w:r>
    </w:p>
    <w:p w14:paraId="4B9B2E3F" w14:textId="4066297D" w:rsidR="00F1625A" w:rsidRPr="00EC76D5" w:rsidRDefault="00BA1FAC" w:rsidP="00BA1FAC">
      <w:pPr>
        <w:pStyle w:val="Code"/>
        <w:rPr>
          <w:rFonts w:ascii="Times New Roman" w:eastAsiaTheme="majorEastAsia" w:hAnsi="Times New Roman" w:cstheme="majorBidi"/>
          <w:b/>
          <w:noProof w:val="0"/>
          <w:sz w:val="32"/>
          <w:szCs w:val="24"/>
        </w:rPr>
      </w:pPr>
      <w:r w:rsidRPr="00EC76D5">
        <w:t xml:space="preserve">  }</w:t>
      </w:r>
    </w:p>
    <w:p w14:paraId="3498DB8B" w14:textId="7DFDDD17" w:rsidR="00EF5076" w:rsidRPr="00EC76D5" w:rsidRDefault="009D6B77" w:rsidP="00F1625A">
      <w:pPr>
        <w:pStyle w:val="Rubrik3"/>
        <w:rPr>
          <w:ins w:id="397" w:author="Stefan Bjornander" w:date="2015-04-25T10:40:00Z"/>
        </w:rPr>
      </w:pPr>
      <w:bookmarkStart w:id="398" w:name="_Toc481936223"/>
      <w:r w:rsidRPr="00EC76D5">
        <w:t>Logical</w:t>
      </w:r>
      <w:r w:rsidR="00EF5076" w:rsidRPr="00EC76D5">
        <w:t xml:space="preserve"> Types</w:t>
      </w:r>
      <w:bookmarkEnd w:id="396"/>
      <w:bookmarkEnd w:id="398"/>
    </w:p>
    <w:p w14:paraId="672B24C2" w14:textId="322BF6E7" w:rsidR="00BC11D3" w:rsidRPr="00EC76D5" w:rsidRDefault="00BC11D3">
      <w:pPr>
        <w:pPrChange w:id="399" w:author="Stefan Bjornander" w:date="2015-04-25T10:40:00Z">
          <w:pPr>
            <w:pStyle w:val="Rubrik3"/>
          </w:pPr>
        </w:pPrChange>
      </w:pPr>
      <w:ins w:id="400" w:author="Stefan Bjornander" w:date="2015-04-25T10:41:00Z">
        <w:r w:rsidRPr="00EC76D5">
          <w:t>Contrary</w:t>
        </w:r>
      </w:ins>
      <w:ins w:id="401" w:author="Stefan Bjornander" w:date="2015-04-25T10:40:00Z">
        <w:r w:rsidRPr="00EC76D5">
          <w:t xml:space="preserve"> to some other languages, there is no logical type in C. </w:t>
        </w:r>
      </w:ins>
      <w:ins w:id="402" w:author="Stefan Bjornander" w:date="2015-04-25T10:41:00Z">
        <w:r w:rsidRPr="00EC76D5">
          <w:t xml:space="preserve">However, as C applies </w:t>
        </w:r>
        <w:r w:rsidRPr="00EC76D5">
          <w:rPr>
            <w:rStyle w:val="CodeInText"/>
          </w:rPr>
          <w:t>lazy evaluation</w:t>
        </w:r>
        <w:r w:rsidRPr="00EC76D5">
          <w:t>, we need a logical type.</w:t>
        </w:r>
      </w:ins>
      <w:r w:rsidR="00941573" w:rsidRPr="00EC76D5">
        <w:t xml:space="preserve"> Lazy evaluation </w:t>
      </w:r>
      <w:ins w:id="403" w:author="Stefan Bjornander" w:date="2015-04-25T10:41:00Z">
        <w:r w:rsidR="00941573" w:rsidRPr="00EC76D5">
          <w:t>means that an expression shall be not be evaluated more than necessary to determine its value</w:t>
        </w:r>
      </w:ins>
      <w:r w:rsidR="003F0822" w:rsidRPr="00EC76D5">
        <w:t xml:space="preserve">. More specifically, if the left operand of the logical </w:t>
      </w:r>
      <w:r w:rsidR="003F0822" w:rsidRPr="00EC76D5">
        <w:rPr>
          <w:rStyle w:val="CodeInText0"/>
        </w:rPr>
        <w:t>or</w:t>
      </w:r>
      <w:r w:rsidR="003F0822" w:rsidRPr="00EC76D5">
        <w:t xml:space="preserve">-operator is true the right operand shall not be evaluated. In the same way, if the left operand of the logical </w:t>
      </w:r>
      <w:r w:rsidR="003F0822" w:rsidRPr="00EC76D5">
        <w:rPr>
          <w:rStyle w:val="CodeInText0"/>
        </w:rPr>
        <w:t>and</w:t>
      </w:r>
      <w:r w:rsidR="003F0822" w:rsidRPr="00EC76D5">
        <w:t xml:space="preserve">-operator is false the right operand shall not be </w:t>
      </w:r>
      <w:r w:rsidR="00193475" w:rsidRPr="00EC76D5">
        <w:t>evaluated. The same goes for the conditional operator, depending on whether the first expression is true or false, only the secon</w:t>
      </w:r>
      <w:r w:rsidR="002A1B3A" w:rsidRPr="00EC76D5">
        <w:t>d or the third expression is</w:t>
      </w:r>
      <w:r w:rsidR="00193475" w:rsidRPr="00EC76D5">
        <w:t xml:space="preserve"> evaluated. </w:t>
      </w:r>
      <w:ins w:id="404" w:author="Stefan Bjornander" w:date="2015-04-25T10:42:00Z">
        <w:r w:rsidR="0095752C" w:rsidRPr="00EC76D5">
          <w:t>The</w:t>
        </w:r>
      </w:ins>
      <w:r w:rsidR="00217AC8" w:rsidRPr="00EC76D5">
        <w:t xml:space="preserve"> logical</w:t>
      </w:r>
      <w:ins w:id="405" w:author="Stefan Bjornander" w:date="2015-04-25T10:42:00Z">
        <w:r w:rsidR="0095752C" w:rsidRPr="00EC76D5">
          <w:t xml:space="preserve"> </w:t>
        </w:r>
        <w:r w:rsidR="0095752C" w:rsidRPr="00EC76D5">
          <w:lastRenderedPageBreak/>
          <w:t xml:space="preserve">type holds the </w:t>
        </w:r>
      </w:ins>
      <w:ins w:id="406" w:author="Stefan Bjornander" w:date="2015-04-25T10:43:00Z">
        <w:r w:rsidR="009A0255" w:rsidRPr="00EC76D5">
          <w:t xml:space="preserve">two </w:t>
        </w:r>
      </w:ins>
      <w:ins w:id="407" w:author="Stefan Bjornander" w:date="2015-04-25T10:42:00Z">
        <w:r w:rsidR="0095752C" w:rsidRPr="00EC76D5">
          <w:t xml:space="preserve">sets </w:t>
        </w:r>
        <w:r w:rsidR="0095752C" w:rsidRPr="00EC76D5">
          <w:rPr>
            <w:rStyle w:val="CodeInText"/>
            <w:color w:val="auto"/>
            <w:rPrChange w:id="408" w:author="Stefan Bjornander" w:date="2015-04-25T10:42:00Z">
              <w:rPr/>
            </w:rPrChange>
          </w:rPr>
          <w:t>m_trueSet</w:t>
        </w:r>
        <w:r w:rsidR="0095752C" w:rsidRPr="00EC76D5">
          <w:t xml:space="preserve"> and </w:t>
        </w:r>
        <w:r w:rsidR="0095752C" w:rsidRPr="00EC76D5">
          <w:rPr>
            <w:rStyle w:val="CodeInText"/>
            <w:color w:val="auto"/>
            <w:rPrChange w:id="409" w:author="Stefan Bjornander" w:date="2015-04-25T10:42:00Z">
              <w:rPr/>
            </w:rPrChange>
          </w:rPr>
          <w:t>m_falseSet</w:t>
        </w:r>
        <w:r w:rsidR="0095752C" w:rsidRPr="00EC76D5">
          <w:t xml:space="preserve">, which hold </w:t>
        </w:r>
      </w:ins>
      <w:ins w:id="410" w:author="Stefan Bjornander" w:date="2015-04-25T10:43:00Z">
        <w:r w:rsidR="009A0255" w:rsidRPr="00EC76D5">
          <w:t>middle code address</w:t>
        </w:r>
      </w:ins>
      <w:ins w:id="411" w:author="Stefan Bjornander" w:date="2015-04-25T10:44:00Z">
        <w:r w:rsidR="00024E63" w:rsidRPr="00EC76D5">
          <w:t>es</w:t>
        </w:r>
      </w:ins>
      <w:ins w:id="412" w:author="Stefan Bjornander" w:date="2015-04-25T10:43:00Z">
        <w:r w:rsidR="009A0255" w:rsidRPr="00EC76D5">
          <w:t xml:space="preserve"> to jumps </w:t>
        </w:r>
      </w:ins>
      <w:r w:rsidR="00B40B29" w:rsidRPr="00EC76D5">
        <w:t>instructions that</w:t>
      </w:r>
      <w:ins w:id="413" w:author="Stefan Bjornander" w:date="2015-04-25T10:44:00Z">
        <w:r w:rsidR="00024E63" w:rsidRPr="00EC76D5">
          <w:t xml:space="preserve"> will later be filled with the address</w:t>
        </w:r>
      </w:ins>
      <w:r w:rsidR="00B90DDC" w:rsidRPr="00EC76D5">
        <w:t>es</w:t>
      </w:r>
      <w:ins w:id="414" w:author="Stefan Bjornander" w:date="2015-04-25T10:44:00Z">
        <w:r w:rsidR="00024E63" w:rsidRPr="00EC76D5">
          <w:t xml:space="preserve"> to jump </w:t>
        </w:r>
      </w:ins>
      <w:r w:rsidR="00B90DDC" w:rsidRPr="00EC76D5">
        <w:t xml:space="preserve">to </w:t>
      </w:r>
      <w:ins w:id="415" w:author="Stefan Bjornander" w:date="2015-04-25T10:44:00Z">
        <w:r w:rsidR="00024E63" w:rsidRPr="00EC76D5">
          <w:t>if the expression is true or false.</w:t>
        </w:r>
      </w:ins>
    </w:p>
    <w:p w14:paraId="7D2E0854" w14:textId="77777777" w:rsidR="009E5C9B" w:rsidRPr="00EC76D5" w:rsidRDefault="009E5C9B" w:rsidP="009E5C9B">
      <w:pPr>
        <w:pStyle w:val="CodeHeader"/>
      </w:pPr>
      <w:r w:rsidRPr="00EC76D5">
        <w:t>Type.java</w:t>
      </w:r>
    </w:p>
    <w:p w14:paraId="1822DFF3" w14:textId="77777777" w:rsidR="001229CF" w:rsidRPr="00EC76D5" w:rsidRDefault="001229CF" w:rsidP="001229CF">
      <w:pPr>
        <w:pStyle w:val="Code"/>
      </w:pPr>
      <w:r w:rsidRPr="00EC76D5">
        <w:t xml:space="preserve">  private Set&lt;Integer&gt; m_trueSet, m_falseSet;</w:t>
      </w:r>
    </w:p>
    <w:p w14:paraId="0CF63E34" w14:textId="77777777" w:rsidR="001229CF" w:rsidRPr="00EC76D5" w:rsidRDefault="001229CF" w:rsidP="001229CF">
      <w:pPr>
        <w:pStyle w:val="Code"/>
      </w:pPr>
    </w:p>
    <w:p w14:paraId="5DBD0AF5" w14:textId="77777777" w:rsidR="001229CF" w:rsidRPr="00EC76D5" w:rsidRDefault="001229CF" w:rsidP="001229CF">
      <w:pPr>
        <w:pStyle w:val="Code"/>
      </w:pPr>
      <w:r w:rsidRPr="00EC76D5">
        <w:t xml:space="preserve">  public static Type createLogicalType(Set&lt;Integer&gt; trueSet,</w:t>
      </w:r>
    </w:p>
    <w:p w14:paraId="385A5071" w14:textId="77777777" w:rsidR="001229CF" w:rsidRPr="00EC76D5" w:rsidRDefault="001229CF" w:rsidP="001229CF">
      <w:pPr>
        <w:pStyle w:val="Code"/>
      </w:pPr>
      <w:r w:rsidRPr="00EC76D5">
        <w:t xml:space="preserve">                                       Set&lt;Integer&gt; falseSet) {</w:t>
      </w:r>
    </w:p>
    <w:p w14:paraId="7BCCC70E" w14:textId="77777777" w:rsidR="001229CF" w:rsidRPr="00EC76D5" w:rsidRDefault="001229CF" w:rsidP="001229CF">
      <w:pPr>
        <w:pStyle w:val="Code"/>
      </w:pPr>
      <w:r w:rsidRPr="00EC76D5">
        <w:t xml:space="preserve">    Type logicalType = new Type();</w:t>
      </w:r>
    </w:p>
    <w:p w14:paraId="79FD5347" w14:textId="77777777" w:rsidR="001229CF" w:rsidRPr="00EC76D5" w:rsidRDefault="001229CF" w:rsidP="001229CF">
      <w:pPr>
        <w:pStyle w:val="Code"/>
      </w:pPr>
      <w:r w:rsidRPr="00EC76D5">
        <w:t xml:space="preserve">    logicalType.m_sort = Sort.Logical;</w:t>
      </w:r>
    </w:p>
    <w:p w14:paraId="0670B9EA" w14:textId="77777777" w:rsidR="001229CF" w:rsidRPr="00EC76D5" w:rsidRDefault="001229CF" w:rsidP="001229CF">
      <w:pPr>
        <w:pStyle w:val="Code"/>
      </w:pPr>
      <w:r w:rsidRPr="00EC76D5">
        <w:t xml:space="preserve">    logicalType.m_trueSet = trueSet;</w:t>
      </w:r>
    </w:p>
    <w:p w14:paraId="2D9907DF" w14:textId="77777777" w:rsidR="001229CF" w:rsidRPr="00EC76D5" w:rsidRDefault="001229CF" w:rsidP="001229CF">
      <w:pPr>
        <w:pStyle w:val="Code"/>
      </w:pPr>
      <w:r w:rsidRPr="00EC76D5">
        <w:t xml:space="preserve">    logicalType.m_falseSet = falseSet;</w:t>
      </w:r>
    </w:p>
    <w:p w14:paraId="62CFC2E3" w14:textId="77777777" w:rsidR="001229CF" w:rsidRPr="00EC76D5" w:rsidRDefault="001229CF" w:rsidP="001229CF">
      <w:pPr>
        <w:pStyle w:val="Code"/>
      </w:pPr>
      <w:r w:rsidRPr="00EC76D5">
        <w:t xml:space="preserve">    return logicalType;  </w:t>
      </w:r>
    </w:p>
    <w:p w14:paraId="5774663D" w14:textId="77777777" w:rsidR="001229CF" w:rsidRPr="00EC76D5" w:rsidRDefault="001229CF" w:rsidP="001229CF">
      <w:pPr>
        <w:pStyle w:val="Code"/>
      </w:pPr>
      <w:r w:rsidRPr="00EC76D5">
        <w:t xml:space="preserve">  }</w:t>
      </w:r>
    </w:p>
    <w:p w14:paraId="278321F4" w14:textId="77777777" w:rsidR="001229CF" w:rsidRPr="00EC76D5" w:rsidRDefault="001229CF" w:rsidP="001229CF">
      <w:pPr>
        <w:pStyle w:val="Code"/>
      </w:pPr>
    </w:p>
    <w:p w14:paraId="6CBA67C7" w14:textId="77777777" w:rsidR="001229CF" w:rsidRPr="00EC76D5" w:rsidRDefault="001229CF" w:rsidP="001229CF">
      <w:pPr>
        <w:pStyle w:val="Code"/>
      </w:pPr>
      <w:r w:rsidRPr="00EC76D5">
        <w:t xml:space="preserve">  public Set&lt;Integer&gt; getTrueSet() {</w:t>
      </w:r>
    </w:p>
    <w:p w14:paraId="462C2AD7" w14:textId="77777777" w:rsidR="001229CF" w:rsidRPr="00EC76D5" w:rsidRDefault="001229CF" w:rsidP="001229CF">
      <w:pPr>
        <w:pStyle w:val="Code"/>
      </w:pPr>
      <w:r w:rsidRPr="00EC76D5">
        <w:t xml:space="preserve">    return m_trueSet;</w:t>
      </w:r>
    </w:p>
    <w:p w14:paraId="2774432A" w14:textId="77777777" w:rsidR="001229CF" w:rsidRPr="00EC76D5" w:rsidRDefault="001229CF" w:rsidP="001229CF">
      <w:pPr>
        <w:pStyle w:val="Code"/>
      </w:pPr>
      <w:r w:rsidRPr="00EC76D5">
        <w:t xml:space="preserve">  }</w:t>
      </w:r>
    </w:p>
    <w:p w14:paraId="3241598E" w14:textId="77777777" w:rsidR="001229CF" w:rsidRPr="00EC76D5" w:rsidRDefault="001229CF" w:rsidP="001229CF">
      <w:pPr>
        <w:pStyle w:val="Code"/>
      </w:pPr>
    </w:p>
    <w:p w14:paraId="10157860" w14:textId="77777777" w:rsidR="001229CF" w:rsidRPr="00EC76D5" w:rsidRDefault="001229CF" w:rsidP="001229CF">
      <w:pPr>
        <w:pStyle w:val="Code"/>
      </w:pPr>
      <w:r w:rsidRPr="00EC76D5">
        <w:t xml:space="preserve">  public Set&lt;Integer&gt; getFalseSet() {</w:t>
      </w:r>
    </w:p>
    <w:p w14:paraId="22B7C1E9" w14:textId="77777777" w:rsidR="001229CF" w:rsidRPr="00EC76D5" w:rsidRDefault="001229CF" w:rsidP="001229CF">
      <w:pPr>
        <w:pStyle w:val="Code"/>
      </w:pPr>
      <w:r w:rsidRPr="00EC76D5">
        <w:t xml:space="preserve">    return m_falseSet;</w:t>
      </w:r>
    </w:p>
    <w:p w14:paraId="028405FB" w14:textId="740AC136" w:rsidR="00F46992" w:rsidRPr="00EC76D5" w:rsidRDefault="001229CF" w:rsidP="001229CF">
      <w:pPr>
        <w:pStyle w:val="Code"/>
      </w:pPr>
      <w:r w:rsidRPr="00EC76D5">
        <w:t xml:space="preserve">  }</w:t>
      </w:r>
    </w:p>
    <w:p w14:paraId="459F21B5" w14:textId="12C674A3" w:rsidR="007373EA" w:rsidRPr="00EC76D5" w:rsidRDefault="009140DC" w:rsidP="006A31DF">
      <w:pPr>
        <w:pStyle w:val="Rubrik3"/>
        <w:rPr>
          <w:ins w:id="416" w:author="Stefan Bjornander" w:date="2015-04-25T10:59:00Z"/>
        </w:rPr>
      </w:pPr>
      <w:bookmarkStart w:id="417" w:name="_Toc481936224"/>
      <w:ins w:id="418" w:author="Stefan Bjornander" w:date="2015-04-25T10:44:00Z">
        <w:r w:rsidRPr="00EC76D5">
          <w:t>Pointer</w:t>
        </w:r>
      </w:ins>
      <w:del w:id="419" w:author="Stefan Bjornander" w:date="2015-04-25T10:44:00Z">
        <w:r w:rsidR="007373EA" w:rsidRPr="00EC76D5" w:rsidDel="009140DC">
          <w:delText>Array</w:delText>
        </w:r>
      </w:del>
      <w:r w:rsidR="007373EA" w:rsidRPr="00EC76D5">
        <w:t xml:space="preserve"> Types</w:t>
      </w:r>
      <w:bookmarkEnd w:id="417"/>
    </w:p>
    <w:p w14:paraId="04DCF5FF" w14:textId="397872B1" w:rsidR="00D752F0" w:rsidRPr="00EC76D5" w:rsidRDefault="00F13161">
      <w:pPr>
        <w:pPrChange w:id="420" w:author="Stefan Bjornander" w:date="2015-04-25T10:59:00Z">
          <w:pPr>
            <w:pStyle w:val="Rubrik3"/>
          </w:pPr>
        </w:pPrChange>
      </w:pPr>
      <w:ins w:id="421" w:author="Stefan Bjornander" w:date="2015-04-25T11:02:00Z">
        <w:r w:rsidRPr="00EC76D5">
          <w:t xml:space="preserve">The type pointed at is null when the type is created, it will later be set by the </w:t>
        </w:r>
      </w:ins>
      <w:r w:rsidR="00AB7DF5">
        <w:t>pointer_declarator</w:t>
      </w:r>
      <w:ins w:id="422" w:author="Stefan Bjornander" w:date="2015-04-25T11:02:00Z">
        <w:r w:rsidRPr="00EC76D5">
          <w:t xml:space="preserve"> type.</w:t>
        </w:r>
      </w:ins>
      <w:ins w:id="423" w:author="Stefan Bjornander" w:date="2015-04-25T10:59:00Z">
        <w:r w:rsidR="00D752F0" w:rsidRPr="00EC76D5">
          <w:t xml:space="preserve"> </w:t>
        </w:r>
      </w:ins>
    </w:p>
    <w:p w14:paraId="2BD5F7ED" w14:textId="77777777" w:rsidR="009E5C9B" w:rsidRPr="00EC76D5" w:rsidRDefault="009E5C9B" w:rsidP="009E5C9B">
      <w:pPr>
        <w:pStyle w:val="CodeHeader"/>
      </w:pPr>
      <w:r w:rsidRPr="00EC76D5">
        <w:t>Type.java</w:t>
      </w:r>
    </w:p>
    <w:p w14:paraId="1B833B09" w14:textId="77777777" w:rsidR="007F0BDC" w:rsidRPr="00EC76D5" w:rsidRDefault="007F0BDC" w:rsidP="007F0BDC">
      <w:pPr>
        <w:pStyle w:val="Code"/>
      </w:pPr>
      <w:r w:rsidRPr="00EC76D5">
        <w:t xml:space="preserve">  private Type m_pointerType;</w:t>
      </w:r>
    </w:p>
    <w:p w14:paraId="147C8A96" w14:textId="77777777" w:rsidR="007F0BDC" w:rsidRPr="00EC76D5" w:rsidRDefault="007F0BDC" w:rsidP="007F0BDC">
      <w:pPr>
        <w:pStyle w:val="Code"/>
      </w:pPr>
    </w:p>
    <w:p w14:paraId="08DD4675" w14:textId="77777777" w:rsidR="007F0BDC" w:rsidRPr="00EC76D5" w:rsidRDefault="007F0BDC" w:rsidP="007F0BDC">
      <w:pPr>
        <w:pStyle w:val="Code"/>
      </w:pPr>
      <w:r w:rsidRPr="00EC76D5">
        <w:t xml:space="preserve">  public static Type createPointerType(Type pointerType) {</w:t>
      </w:r>
    </w:p>
    <w:p w14:paraId="2BE49F31" w14:textId="77777777" w:rsidR="007F0BDC" w:rsidRPr="00EC76D5" w:rsidRDefault="007F0BDC" w:rsidP="007F0BDC">
      <w:pPr>
        <w:pStyle w:val="Code"/>
      </w:pPr>
      <w:r w:rsidRPr="00EC76D5">
        <w:t xml:space="preserve">    Type type = new Type();</w:t>
      </w:r>
    </w:p>
    <w:p w14:paraId="7CBBE67A" w14:textId="77777777" w:rsidR="007F0BDC" w:rsidRPr="00EC76D5" w:rsidRDefault="007F0BDC" w:rsidP="007F0BDC">
      <w:pPr>
        <w:pStyle w:val="Code"/>
      </w:pPr>
      <w:r w:rsidRPr="00EC76D5">
        <w:t xml:space="preserve">    type.m_sort = Sort.Pointer;</w:t>
      </w:r>
    </w:p>
    <w:p w14:paraId="4F85C1B1" w14:textId="77777777" w:rsidR="007F0BDC" w:rsidRPr="00EC76D5" w:rsidRDefault="007F0BDC" w:rsidP="007F0BDC">
      <w:pPr>
        <w:pStyle w:val="Code"/>
      </w:pPr>
      <w:r w:rsidRPr="00EC76D5">
        <w:t xml:space="preserve">    type.m_pointerType = pointerType;</w:t>
      </w:r>
    </w:p>
    <w:p w14:paraId="59648861" w14:textId="77777777" w:rsidR="007F0BDC" w:rsidRPr="00EC76D5" w:rsidRDefault="007F0BDC" w:rsidP="007F0BDC">
      <w:pPr>
        <w:pStyle w:val="Code"/>
      </w:pPr>
      <w:r w:rsidRPr="00EC76D5">
        <w:t xml:space="preserve">    return type;</w:t>
      </w:r>
    </w:p>
    <w:p w14:paraId="00D0CC5B" w14:textId="77777777" w:rsidR="007F0BDC" w:rsidRPr="00EC76D5" w:rsidRDefault="007F0BDC" w:rsidP="007F0BDC">
      <w:pPr>
        <w:pStyle w:val="Code"/>
      </w:pPr>
      <w:r w:rsidRPr="00EC76D5">
        <w:t xml:space="preserve">  }</w:t>
      </w:r>
    </w:p>
    <w:p w14:paraId="653C6DBD" w14:textId="77777777" w:rsidR="007F0BDC" w:rsidRPr="00EC76D5" w:rsidRDefault="007F0BDC" w:rsidP="007F0BDC">
      <w:pPr>
        <w:pStyle w:val="Code"/>
      </w:pPr>
    </w:p>
    <w:p w14:paraId="5A4ACBB8" w14:textId="77777777" w:rsidR="007F0BDC" w:rsidRPr="00EC76D5" w:rsidRDefault="007F0BDC" w:rsidP="007F0BDC">
      <w:pPr>
        <w:pStyle w:val="Code"/>
      </w:pPr>
      <w:r w:rsidRPr="00EC76D5">
        <w:t xml:space="preserve">  public Type getPointerType() {</w:t>
      </w:r>
    </w:p>
    <w:p w14:paraId="027631E8" w14:textId="77777777" w:rsidR="007F0BDC" w:rsidRPr="00EC76D5" w:rsidRDefault="007F0BDC" w:rsidP="007F0BDC">
      <w:pPr>
        <w:pStyle w:val="Code"/>
      </w:pPr>
      <w:r w:rsidRPr="00EC76D5">
        <w:t xml:space="preserve">    return m_pointerType;</w:t>
      </w:r>
    </w:p>
    <w:p w14:paraId="0B653F84" w14:textId="77777777" w:rsidR="007F0BDC" w:rsidRPr="00EC76D5" w:rsidRDefault="007F0BDC" w:rsidP="007F0BDC">
      <w:pPr>
        <w:pStyle w:val="Code"/>
      </w:pPr>
      <w:r w:rsidRPr="00EC76D5">
        <w:t xml:space="preserve">  }</w:t>
      </w:r>
    </w:p>
    <w:p w14:paraId="46426134" w14:textId="77777777" w:rsidR="007F0BDC" w:rsidRPr="00EC76D5" w:rsidRDefault="007F0BDC" w:rsidP="007F0BDC">
      <w:pPr>
        <w:pStyle w:val="Code"/>
      </w:pPr>
    </w:p>
    <w:p w14:paraId="7B97E5D7" w14:textId="77777777" w:rsidR="007F0BDC" w:rsidRPr="00EC76D5" w:rsidRDefault="007F0BDC" w:rsidP="007F0BDC">
      <w:pPr>
        <w:pStyle w:val="Code"/>
      </w:pPr>
      <w:r w:rsidRPr="00EC76D5">
        <w:t xml:space="preserve">  public void setPointerType(Type pointerType) {</w:t>
      </w:r>
    </w:p>
    <w:p w14:paraId="0D59517C" w14:textId="77777777" w:rsidR="007F0BDC" w:rsidRPr="00EC76D5" w:rsidRDefault="007F0BDC" w:rsidP="007F0BDC">
      <w:pPr>
        <w:pStyle w:val="Code"/>
      </w:pPr>
      <w:r w:rsidRPr="00EC76D5">
        <w:t xml:space="preserve">    m_pointerType = pointerType;</w:t>
      </w:r>
    </w:p>
    <w:p w14:paraId="0E903FE5" w14:textId="6391C88F" w:rsidR="007F0BDC" w:rsidRPr="00EC76D5" w:rsidRDefault="007F0BDC" w:rsidP="007F0BDC">
      <w:pPr>
        <w:pStyle w:val="Code"/>
        <w:rPr>
          <w:rFonts w:ascii="Times New Roman" w:eastAsiaTheme="majorEastAsia" w:hAnsi="Times New Roman" w:cstheme="majorBidi"/>
          <w:b/>
          <w:noProof w:val="0"/>
          <w:sz w:val="32"/>
          <w:szCs w:val="24"/>
        </w:rPr>
      </w:pPr>
      <w:r w:rsidRPr="00EC76D5">
        <w:t xml:space="preserve">  }</w:t>
      </w:r>
    </w:p>
    <w:p w14:paraId="2F568B44" w14:textId="3F4D2168" w:rsidR="004A527A" w:rsidRPr="00EC76D5" w:rsidRDefault="004A527A" w:rsidP="007F0BDC">
      <w:pPr>
        <w:pStyle w:val="Rubrik3"/>
        <w:rPr>
          <w:ins w:id="424" w:author="Stefan Bjornander" w:date="2015-04-25T11:00:00Z"/>
        </w:rPr>
      </w:pPr>
      <w:bookmarkStart w:id="425" w:name="_Toc481936225"/>
      <w:r w:rsidRPr="00EC76D5">
        <w:t>Array Types</w:t>
      </w:r>
      <w:bookmarkEnd w:id="425"/>
    </w:p>
    <w:p w14:paraId="26298A85" w14:textId="1053E867" w:rsidR="008F4398" w:rsidRPr="00EC76D5" w:rsidRDefault="008F4398">
      <w:pPr>
        <w:pPrChange w:id="426" w:author="Stefan Bjornander" w:date="2015-04-25T11:00:00Z">
          <w:pPr>
            <w:pStyle w:val="Rubrik3"/>
          </w:pPr>
        </w:pPrChange>
      </w:pPr>
      <w:ins w:id="427" w:author="Stefan Bjornander" w:date="2015-04-25T11:00:00Z">
        <w:r w:rsidRPr="00EC76D5">
          <w:t xml:space="preserve">The array size can be zero, when the type is created. In that case it will later be set by the length of its </w:t>
        </w:r>
      </w:ins>
      <w:r w:rsidR="00F4217C">
        <w:t>initialization</w:t>
      </w:r>
      <w:ins w:id="428" w:author="Stefan Bjornander" w:date="2015-04-25T11:01:00Z">
        <w:r w:rsidR="00F13161" w:rsidRPr="00EC76D5">
          <w:t xml:space="preserve"> </w:t>
        </w:r>
      </w:ins>
      <w:ins w:id="429" w:author="Stefan Bjornander" w:date="2015-04-25T11:00:00Z">
        <w:r w:rsidRPr="00EC76D5">
          <w:t>list</w:t>
        </w:r>
      </w:ins>
      <w:r w:rsidR="000E3B7B" w:rsidRPr="00EC76D5">
        <w:t xml:space="preserve"> or become uncomplete.</w:t>
      </w:r>
    </w:p>
    <w:p w14:paraId="64063A25" w14:textId="77777777" w:rsidR="00AE0D59" w:rsidRPr="00EC76D5" w:rsidRDefault="00AE0D59" w:rsidP="00AE0D59">
      <w:pPr>
        <w:pStyle w:val="Code"/>
      </w:pPr>
      <w:r w:rsidRPr="00EC76D5">
        <w:t xml:space="preserve">  private int m_arraySize;</w:t>
      </w:r>
    </w:p>
    <w:p w14:paraId="5DF19C25" w14:textId="77777777" w:rsidR="00AE0D59" w:rsidRPr="00EC76D5" w:rsidRDefault="00AE0D59" w:rsidP="00AE0D59">
      <w:pPr>
        <w:pStyle w:val="Code"/>
      </w:pPr>
      <w:r w:rsidRPr="00EC76D5">
        <w:t xml:space="preserve">  private Type m_arrayType;</w:t>
      </w:r>
    </w:p>
    <w:p w14:paraId="19001734" w14:textId="77777777" w:rsidR="00AE0D59" w:rsidRPr="00EC76D5" w:rsidRDefault="00AE0D59" w:rsidP="00AE0D59">
      <w:pPr>
        <w:pStyle w:val="Code"/>
      </w:pPr>
    </w:p>
    <w:p w14:paraId="3386DE9D" w14:textId="77777777" w:rsidR="00AE0D59" w:rsidRPr="00EC76D5" w:rsidRDefault="00AE0D59" w:rsidP="00AE0D59">
      <w:pPr>
        <w:pStyle w:val="Code"/>
      </w:pPr>
      <w:r w:rsidRPr="00EC76D5">
        <w:t xml:space="preserve">  public static Type createArrayType(int arraySize, Type arrayType) {</w:t>
      </w:r>
    </w:p>
    <w:p w14:paraId="5816F3C4" w14:textId="77777777" w:rsidR="00AE0D59" w:rsidRPr="00EC76D5" w:rsidRDefault="00AE0D59" w:rsidP="00AE0D59">
      <w:pPr>
        <w:pStyle w:val="Code"/>
      </w:pPr>
      <w:r w:rsidRPr="00EC76D5">
        <w:t xml:space="preserve">    Type type = new Type();</w:t>
      </w:r>
    </w:p>
    <w:p w14:paraId="03929207" w14:textId="77777777" w:rsidR="00AE0D59" w:rsidRPr="00EC76D5" w:rsidRDefault="00AE0D59" w:rsidP="00AE0D59">
      <w:pPr>
        <w:pStyle w:val="Code"/>
      </w:pPr>
      <w:r w:rsidRPr="00EC76D5">
        <w:t xml:space="preserve">    type.m_sort = Sort.Array;</w:t>
      </w:r>
    </w:p>
    <w:p w14:paraId="28F8D8A2" w14:textId="77777777" w:rsidR="00AE0D59" w:rsidRPr="00EC76D5" w:rsidRDefault="00AE0D59" w:rsidP="00AE0D59">
      <w:pPr>
        <w:pStyle w:val="Code"/>
      </w:pPr>
      <w:r w:rsidRPr="00EC76D5">
        <w:lastRenderedPageBreak/>
        <w:t xml:space="preserve">    type.m_arraySize = arraySize;</w:t>
      </w:r>
    </w:p>
    <w:p w14:paraId="6D9B7A44" w14:textId="77777777" w:rsidR="00AE0D59" w:rsidRPr="00EC76D5" w:rsidRDefault="00AE0D59" w:rsidP="00AE0D59">
      <w:pPr>
        <w:pStyle w:val="Code"/>
      </w:pPr>
      <w:r w:rsidRPr="00EC76D5">
        <w:t xml:space="preserve">    type.m_arrayType = arrayType;</w:t>
      </w:r>
    </w:p>
    <w:p w14:paraId="00AE847C" w14:textId="77777777" w:rsidR="00AE0D59" w:rsidRPr="00EC76D5" w:rsidRDefault="00AE0D59" w:rsidP="00AE0D59">
      <w:pPr>
        <w:pStyle w:val="Code"/>
      </w:pPr>
      <w:r w:rsidRPr="00EC76D5">
        <w:t xml:space="preserve">    return type;</w:t>
      </w:r>
    </w:p>
    <w:p w14:paraId="421D2D3D" w14:textId="77777777" w:rsidR="00AE0D59" w:rsidRPr="00EC76D5" w:rsidRDefault="00AE0D59" w:rsidP="00AE0D59">
      <w:pPr>
        <w:pStyle w:val="Code"/>
      </w:pPr>
      <w:r w:rsidRPr="00EC76D5">
        <w:t xml:space="preserve">  }</w:t>
      </w:r>
    </w:p>
    <w:p w14:paraId="745D4CBB" w14:textId="77777777" w:rsidR="00AE0D59" w:rsidRPr="00EC76D5" w:rsidRDefault="00AE0D59" w:rsidP="00AE0D59">
      <w:pPr>
        <w:pStyle w:val="Code"/>
      </w:pPr>
    </w:p>
    <w:p w14:paraId="3A55A9DB" w14:textId="77777777" w:rsidR="00AE0D59" w:rsidRPr="00EC76D5" w:rsidRDefault="00AE0D59" w:rsidP="00AE0D59">
      <w:pPr>
        <w:pStyle w:val="Code"/>
      </w:pPr>
      <w:r w:rsidRPr="00EC76D5">
        <w:t xml:space="preserve">  public int getArraySize() {</w:t>
      </w:r>
    </w:p>
    <w:p w14:paraId="0361FD38" w14:textId="77777777" w:rsidR="00AE0D59" w:rsidRPr="00EC76D5" w:rsidRDefault="00AE0D59" w:rsidP="00AE0D59">
      <w:pPr>
        <w:pStyle w:val="Code"/>
      </w:pPr>
      <w:r w:rsidRPr="00EC76D5">
        <w:t xml:space="preserve">    return m_arraySize;</w:t>
      </w:r>
    </w:p>
    <w:p w14:paraId="613C0BD5" w14:textId="77777777" w:rsidR="00AE0D59" w:rsidRPr="00EC76D5" w:rsidRDefault="00AE0D59" w:rsidP="00AE0D59">
      <w:pPr>
        <w:pStyle w:val="Code"/>
      </w:pPr>
      <w:r w:rsidRPr="00EC76D5">
        <w:t xml:space="preserve">  }</w:t>
      </w:r>
    </w:p>
    <w:p w14:paraId="579ED6F3" w14:textId="77777777" w:rsidR="00AE0D59" w:rsidRPr="00EC76D5" w:rsidRDefault="00AE0D59" w:rsidP="00AE0D59">
      <w:pPr>
        <w:pStyle w:val="Code"/>
      </w:pPr>
    </w:p>
    <w:p w14:paraId="03A909B0" w14:textId="77777777" w:rsidR="00AE0D59" w:rsidRPr="00EC76D5" w:rsidRDefault="00AE0D59" w:rsidP="00AE0D59">
      <w:pPr>
        <w:pStyle w:val="Code"/>
      </w:pPr>
      <w:r w:rsidRPr="00EC76D5">
        <w:t xml:space="preserve">  public void setArraySize(int arraySize) {</w:t>
      </w:r>
    </w:p>
    <w:p w14:paraId="06E55D83" w14:textId="77777777" w:rsidR="00AE0D59" w:rsidRPr="00EC76D5" w:rsidRDefault="00AE0D59" w:rsidP="00AE0D59">
      <w:pPr>
        <w:pStyle w:val="Code"/>
      </w:pPr>
      <w:r w:rsidRPr="00EC76D5">
        <w:t xml:space="preserve">    m_arraySize = arraySize;</w:t>
      </w:r>
    </w:p>
    <w:p w14:paraId="28412363" w14:textId="77777777" w:rsidR="00AE0D59" w:rsidRPr="00EC76D5" w:rsidRDefault="00AE0D59" w:rsidP="00AE0D59">
      <w:pPr>
        <w:pStyle w:val="Code"/>
      </w:pPr>
      <w:r w:rsidRPr="00EC76D5">
        <w:t xml:space="preserve">  }</w:t>
      </w:r>
    </w:p>
    <w:p w14:paraId="65F75AAA" w14:textId="77777777" w:rsidR="00AE0D59" w:rsidRPr="00EC76D5" w:rsidRDefault="00AE0D59" w:rsidP="00AE0D59">
      <w:pPr>
        <w:pStyle w:val="Code"/>
      </w:pPr>
    </w:p>
    <w:p w14:paraId="5D5E1375" w14:textId="77777777" w:rsidR="00AE0D59" w:rsidRPr="00EC76D5" w:rsidRDefault="00AE0D59" w:rsidP="00AE0D59">
      <w:pPr>
        <w:pStyle w:val="Code"/>
      </w:pPr>
      <w:r w:rsidRPr="00EC76D5">
        <w:t xml:space="preserve">  public Type getArrayType() {</w:t>
      </w:r>
    </w:p>
    <w:p w14:paraId="7D1D5853" w14:textId="77777777" w:rsidR="00AE0D59" w:rsidRPr="00EC76D5" w:rsidRDefault="00AE0D59" w:rsidP="00AE0D59">
      <w:pPr>
        <w:pStyle w:val="Code"/>
      </w:pPr>
      <w:r w:rsidRPr="00EC76D5">
        <w:t xml:space="preserve">    return m_arrayType;</w:t>
      </w:r>
    </w:p>
    <w:p w14:paraId="69D26CC6" w14:textId="77777777" w:rsidR="00AE0D59" w:rsidRPr="00EC76D5" w:rsidRDefault="00AE0D59" w:rsidP="00AE0D59">
      <w:pPr>
        <w:pStyle w:val="Code"/>
      </w:pPr>
      <w:r w:rsidRPr="00EC76D5">
        <w:t xml:space="preserve">  }</w:t>
      </w:r>
    </w:p>
    <w:p w14:paraId="48A3D540" w14:textId="77777777" w:rsidR="00AE0D59" w:rsidRPr="00EC76D5" w:rsidRDefault="00AE0D59" w:rsidP="00AE0D59">
      <w:pPr>
        <w:pStyle w:val="Code"/>
      </w:pPr>
    </w:p>
    <w:p w14:paraId="5038D29D" w14:textId="77777777" w:rsidR="00AE0D59" w:rsidRPr="00EC76D5" w:rsidRDefault="00AE0D59" w:rsidP="00AE0D59">
      <w:pPr>
        <w:pStyle w:val="Code"/>
      </w:pPr>
      <w:r w:rsidRPr="00EC76D5">
        <w:t xml:space="preserve">  public void setArrayType(Type arrayType) {</w:t>
      </w:r>
    </w:p>
    <w:p w14:paraId="2EF4AD20" w14:textId="77777777" w:rsidR="00AE0D59" w:rsidRPr="00EC76D5" w:rsidRDefault="00AE0D59" w:rsidP="00AE0D59">
      <w:pPr>
        <w:pStyle w:val="Code"/>
      </w:pPr>
      <w:r w:rsidRPr="00EC76D5">
        <w:t xml:space="preserve">    m_arrayType = arrayType;</w:t>
      </w:r>
    </w:p>
    <w:p w14:paraId="7BA2612A" w14:textId="77777777" w:rsidR="00AE0D59" w:rsidRPr="00EC76D5" w:rsidRDefault="00AE0D59" w:rsidP="00AE0D59">
      <w:pPr>
        <w:pStyle w:val="Code"/>
      </w:pPr>
      <w:r w:rsidRPr="00EC76D5">
        <w:t xml:space="preserve">  }</w:t>
      </w:r>
    </w:p>
    <w:p w14:paraId="1F767F79" w14:textId="77777777" w:rsidR="00AE0D59" w:rsidRPr="00EC76D5" w:rsidRDefault="00AE0D59" w:rsidP="00AE0D59">
      <w:pPr>
        <w:pStyle w:val="Code"/>
      </w:pPr>
    </w:p>
    <w:p w14:paraId="2004F823" w14:textId="77777777" w:rsidR="00AE0D59" w:rsidRPr="00EC76D5" w:rsidRDefault="00AE0D59" w:rsidP="00AE0D59">
      <w:pPr>
        <w:pStyle w:val="Code"/>
      </w:pPr>
      <w:r w:rsidRPr="00EC76D5">
        <w:t xml:space="preserve">  public Type getPointerOrArrayType() {</w:t>
      </w:r>
    </w:p>
    <w:p w14:paraId="79B00C83" w14:textId="77777777" w:rsidR="00AE0D59" w:rsidRPr="00EC76D5" w:rsidRDefault="00AE0D59" w:rsidP="00AE0D59">
      <w:pPr>
        <w:pStyle w:val="Code"/>
      </w:pPr>
      <w:r w:rsidRPr="00EC76D5">
        <w:t xml:space="preserve">    return (m_sort == Sort.Pointer) ? m_pointerType : m_arrayType;</w:t>
      </w:r>
    </w:p>
    <w:p w14:paraId="1970E097" w14:textId="71DCE776" w:rsidR="007D7A4D" w:rsidRPr="00EC76D5" w:rsidRDefault="00AE0D59" w:rsidP="00AE0D59">
      <w:pPr>
        <w:pStyle w:val="Code"/>
        <w:rPr>
          <w:rFonts w:ascii="Times New Roman" w:eastAsiaTheme="majorEastAsia" w:hAnsi="Times New Roman" w:cstheme="majorBidi"/>
          <w:b/>
          <w:noProof w:val="0"/>
          <w:sz w:val="32"/>
          <w:szCs w:val="24"/>
        </w:rPr>
      </w:pPr>
      <w:r w:rsidRPr="00EC76D5">
        <w:t xml:space="preserve">  }</w:t>
      </w:r>
    </w:p>
    <w:p w14:paraId="4E748B4F" w14:textId="562C3091" w:rsidR="007373EA" w:rsidRPr="00EC76D5" w:rsidRDefault="007373EA" w:rsidP="007D7A4D">
      <w:pPr>
        <w:pStyle w:val="Rubrik3"/>
        <w:rPr>
          <w:ins w:id="430" w:author="Stefan Bjornander" w:date="2015-04-25T11:04:00Z"/>
        </w:rPr>
      </w:pPr>
      <w:bookmarkStart w:id="431" w:name="_Toc481936226"/>
      <w:r w:rsidRPr="00EC76D5">
        <w:t>Function Types</w:t>
      </w:r>
      <w:bookmarkEnd w:id="431"/>
    </w:p>
    <w:p w14:paraId="68112738" w14:textId="49386438" w:rsidR="00F13161" w:rsidRPr="00EC76D5" w:rsidRDefault="00F13161">
      <w:pPr>
        <w:pPrChange w:id="432" w:author="Stefan Bjornander" w:date="2015-04-25T11:04:00Z">
          <w:pPr>
            <w:pStyle w:val="Rubrik3"/>
          </w:pPr>
        </w:pPrChange>
      </w:pPr>
      <w:ins w:id="433" w:author="Stefan Bjornander" w:date="2015-04-25T11:04:00Z">
        <w:r w:rsidRPr="00EC76D5">
          <w:t xml:space="preserve">C support both old-style and new-style function declarations. The old-style declaration </w:t>
        </w:r>
      </w:ins>
      <w:r w:rsidR="00D0371A" w:rsidRPr="00EC76D5">
        <w:t xml:space="preserve">takes a parameter list of </w:t>
      </w:r>
      <w:r w:rsidR="001D5CF3" w:rsidRPr="00EC76D5">
        <w:t>identifiers</w:t>
      </w:r>
      <w:r w:rsidR="00D0371A" w:rsidRPr="00EC76D5">
        <w:t xml:space="preserve">, that is matched to a set of declarations, while the new-style </w:t>
      </w:r>
      <w:r w:rsidR="00596940" w:rsidRPr="00EC76D5">
        <w:t>declaration</w:t>
      </w:r>
      <w:r w:rsidR="00D0371A" w:rsidRPr="00EC76D5">
        <w:t xml:space="preserve"> takes a parameter list of declara</w:t>
      </w:r>
      <w:r w:rsidR="00EB1856" w:rsidRPr="00EC76D5">
        <w:t>t</w:t>
      </w:r>
      <w:r w:rsidR="00D0371A" w:rsidRPr="00EC76D5">
        <w:t>ions.</w:t>
      </w:r>
    </w:p>
    <w:p w14:paraId="751A8128" w14:textId="77777777" w:rsidR="009E5C9B" w:rsidRPr="00EC76D5" w:rsidRDefault="009E5C9B" w:rsidP="009E5C9B">
      <w:pPr>
        <w:pStyle w:val="CodeHeader"/>
        <w:rPr>
          <w:ins w:id="434" w:author="Stefan Bjornander" w:date="2015-04-25T17:20:00Z"/>
        </w:rPr>
      </w:pPr>
      <w:r w:rsidRPr="00EC76D5">
        <w:t>Type.java</w:t>
      </w:r>
    </w:p>
    <w:p w14:paraId="7E068E55" w14:textId="77777777" w:rsidR="0023398C" w:rsidRPr="00EC76D5" w:rsidRDefault="0023398C" w:rsidP="0023398C">
      <w:pPr>
        <w:pStyle w:val="Code"/>
      </w:pPr>
      <w:r w:rsidRPr="00EC76D5">
        <w:t xml:space="preserve">  private Type m_returnType;</w:t>
      </w:r>
    </w:p>
    <w:p w14:paraId="5C8F569A" w14:textId="77777777" w:rsidR="0023398C" w:rsidRPr="00EC76D5" w:rsidRDefault="0023398C" w:rsidP="0023398C">
      <w:pPr>
        <w:pStyle w:val="Code"/>
      </w:pPr>
      <w:r w:rsidRPr="00EC76D5">
        <w:t xml:space="preserve">  private List&lt;String&gt; m_nameList;</w:t>
      </w:r>
    </w:p>
    <w:p w14:paraId="01FA3860" w14:textId="77777777" w:rsidR="0023398C" w:rsidRPr="00EC76D5" w:rsidRDefault="0023398C" w:rsidP="0023398C">
      <w:pPr>
        <w:pStyle w:val="Code"/>
      </w:pPr>
      <w:r w:rsidRPr="00EC76D5">
        <w:t xml:space="preserve">  private List&lt;Symbol&gt; m_parameterList;</w:t>
      </w:r>
    </w:p>
    <w:p w14:paraId="775179F6" w14:textId="77777777" w:rsidR="0023398C" w:rsidRPr="00EC76D5" w:rsidRDefault="0023398C" w:rsidP="0023398C">
      <w:pPr>
        <w:pStyle w:val="Code"/>
      </w:pPr>
      <w:r w:rsidRPr="00EC76D5">
        <w:t xml:space="preserve">  private List&lt;Type&gt; m_typeList;</w:t>
      </w:r>
    </w:p>
    <w:p w14:paraId="0BC0D054" w14:textId="77777777" w:rsidR="0023398C" w:rsidRPr="00EC76D5" w:rsidRDefault="0023398C" w:rsidP="0023398C">
      <w:pPr>
        <w:pStyle w:val="Code"/>
      </w:pPr>
      <w:r w:rsidRPr="00EC76D5">
        <w:t xml:space="preserve">  private boolean m_ellipse;</w:t>
      </w:r>
    </w:p>
    <w:p w14:paraId="7F04D797" w14:textId="77777777" w:rsidR="0023398C" w:rsidRPr="00EC76D5" w:rsidRDefault="0023398C" w:rsidP="0023398C">
      <w:pPr>
        <w:pStyle w:val="Code"/>
      </w:pPr>
    </w:p>
    <w:p w14:paraId="77CFBB15" w14:textId="77777777" w:rsidR="0023398C" w:rsidRPr="00EC76D5" w:rsidRDefault="0023398C" w:rsidP="0023398C">
      <w:pPr>
        <w:pStyle w:val="Code"/>
      </w:pPr>
      <w:r w:rsidRPr="00EC76D5">
        <w:t xml:space="preserve">  public static Type createOldStyleFunctionType(Type returnType,</w:t>
      </w:r>
    </w:p>
    <w:p w14:paraId="7748FEF3" w14:textId="77777777" w:rsidR="0023398C" w:rsidRPr="00EC76D5" w:rsidRDefault="0023398C" w:rsidP="0023398C">
      <w:pPr>
        <w:pStyle w:val="Code"/>
      </w:pPr>
      <w:r w:rsidRPr="00EC76D5">
        <w:t xml:space="preserve">                                                List&lt;String&gt; nameList) {</w:t>
      </w:r>
    </w:p>
    <w:p w14:paraId="4669A6E4" w14:textId="77777777" w:rsidR="0023398C" w:rsidRPr="00EC76D5" w:rsidRDefault="0023398C" w:rsidP="0023398C">
      <w:pPr>
        <w:pStyle w:val="Code"/>
      </w:pPr>
      <w:r w:rsidRPr="00EC76D5">
        <w:t xml:space="preserve">    Type type = new Type();</w:t>
      </w:r>
    </w:p>
    <w:p w14:paraId="5E3440FC" w14:textId="77777777" w:rsidR="0023398C" w:rsidRPr="00EC76D5" w:rsidRDefault="0023398C" w:rsidP="0023398C">
      <w:pPr>
        <w:pStyle w:val="Code"/>
      </w:pPr>
      <w:r w:rsidRPr="00EC76D5">
        <w:t xml:space="preserve">    type.m_sort = Sort.Function;</w:t>
      </w:r>
    </w:p>
    <w:p w14:paraId="15ADDA51" w14:textId="77777777" w:rsidR="0023398C" w:rsidRPr="00EC76D5" w:rsidRDefault="0023398C" w:rsidP="0023398C">
      <w:pPr>
        <w:pStyle w:val="Code"/>
      </w:pPr>
      <w:r w:rsidRPr="00EC76D5">
        <w:t xml:space="preserve">    type.m_returnType = returnType;</w:t>
      </w:r>
    </w:p>
    <w:p w14:paraId="499D15F0" w14:textId="77777777" w:rsidR="0023398C" w:rsidRPr="00EC76D5" w:rsidRDefault="0023398C" w:rsidP="0023398C">
      <w:pPr>
        <w:pStyle w:val="Code"/>
      </w:pPr>
      <w:r w:rsidRPr="00EC76D5">
        <w:t xml:space="preserve">    type.m_nameList = nameList;</w:t>
      </w:r>
    </w:p>
    <w:p w14:paraId="2A5F8117" w14:textId="77777777" w:rsidR="0023398C" w:rsidRPr="00EC76D5" w:rsidRDefault="0023398C" w:rsidP="0023398C">
      <w:pPr>
        <w:pStyle w:val="Code"/>
      </w:pPr>
      <w:r w:rsidRPr="00EC76D5">
        <w:t xml:space="preserve">    type.m_parameterList = null;</w:t>
      </w:r>
    </w:p>
    <w:p w14:paraId="2CE80E39" w14:textId="77777777" w:rsidR="0023398C" w:rsidRPr="00EC76D5" w:rsidRDefault="0023398C" w:rsidP="0023398C">
      <w:pPr>
        <w:pStyle w:val="Code"/>
      </w:pPr>
      <w:r w:rsidRPr="00EC76D5">
        <w:t xml:space="preserve">    type.m_ellipse = false;</w:t>
      </w:r>
    </w:p>
    <w:p w14:paraId="5D766364" w14:textId="77777777" w:rsidR="0023398C" w:rsidRPr="00EC76D5" w:rsidRDefault="0023398C" w:rsidP="0023398C">
      <w:pPr>
        <w:pStyle w:val="Code"/>
      </w:pPr>
    </w:p>
    <w:p w14:paraId="21CFE67F" w14:textId="77777777" w:rsidR="0023398C" w:rsidRPr="00EC76D5" w:rsidRDefault="0023398C" w:rsidP="0023398C">
      <w:pPr>
        <w:pStyle w:val="Code"/>
      </w:pPr>
      <w:r w:rsidRPr="00EC76D5">
        <w:t xml:space="preserve">    Set&lt;String&gt; nameSet = new ListSet&lt;&gt;();</w:t>
      </w:r>
    </w:p>
    <w:p w14:paraId="3FCA5095" w14:textId="77777777" w:rsidR="0023398C" w:rsidRPr="00EC76D5" w:rsidRDefault="0023398C" w:rsidP="0023398C">
      <w:pPr>
        <w:pStyle w:val="Code"/>
      </w:pPr>
      <w:r w:rsidRPr="00EC76D5">
        <w:t xml:space="preserve">    for (String name : type.m_nameList) {</w:t>
      </w:r>
    </w:p>
    <w:p w14:paraId="4F8231AE" w14:textId="77777777" w:rsidR="0023398C" w:rsidRPr="00EC76D5" w:rsidRDefault="0023398C" w:rsidP="0023398C">
      <w:pPr>
        <w:pStyle w:val="Code"/>
      </w:pPr>
      <w:r w:rsidRPr="00EC76D5">
        <w:t xml:space="preserve">      Assert.error(nameSet.add(name), name,"duplicate name in parameter list");</w:t>
      </w:r>
    </w:p>
    <w:p w14:paraId="50B8B9F9" w14:textId="77777777" w:rsidR="0023398C" w:rsidRPr="00EC76D5" w:rsidRDefault="0023398C" w:rsidP="0023398C">
      <w:pPr>
        <w:pStyle w:val="Code"/>
      </w:pPr>
      <w:r w:rsidRPr="00EC76D5">
        <w:t xml:space="preserve">    }</w:t>
      </w:r>
    </w:p>
    <w:p w14:paraId="59C37686" w14:textId="77777777" w:rsidR="0023398C" w:rsidRPr="00EC76D5" w:rsidRDefault="0023398C" w:rsidP="0023398C">
      <w:pPr>
        <w:pStyle w:val="Code"/>
      </w:pPr>
      <w:r w:rsidRPr="00EC76D5">
        <w:t xml:space="preserve">    </w:t>
      </w:r>
    </w:p>
    <w:p w14:paraId="3AA6D031" w14:textId="77777777" w:rsidR="0023398C" w:rsidRPr="00EC76D5" w:rsidRDefault="0023398C" w:rsidP="0023398C">
      <w:pPr>
        <w:pStyle w:val="Code"/>
      </w:pPr>
      <w:r w:rsidRPr="00EC76D5">
        <w:t xml:space="preserve">    return type;</w:t>
      </w:r>
    </w:p>
    <w:p w14:paraId="2C8DB5A7" w14:textId="77777777" w:rsidR="0023398C" w:rsidRPr="00EC76D5" w:rsidRDefault="0023398C" w:rsidP="0023398C">
      <w:pPr>
        <w:pStyle w:val="Code"/>
      </w:pPr>
      <w:r w:rsidRPr="00EC76D5">
        <w:t xml:space="preserve">  }</w:t>
      </w:r>
    </w:p>
    <w:p w14:paraId="537E96F1" w14:textId="77777777" w:rsidR="0023398C" w:rsidRPr="00EC76D5" w:rsidRDefault="0023398C" w:rsidP="0023398C">
      <w:pPr>
        <w:pStyle w:val="Code"/>
      </w:pPr>
    </w:p>
    <w:p w14:paraId="3A717C22" w14:textId="77777777" w:rsidR="0023398C" w:rsidRPr="00EC76D5" w:rsidRDefault="0023398C" w:rsidP="0023398C">
      <w:pPr>
        <w:pStyle w:val="Code"/>
      </w:pPr>
      <w:r w:rsidRPr="00EC76D5">
        <w:t xml:space="preserve">  public static Type createNewStyleFunctionType(Type returnType,</w:t>
      </w:r>
    </w:p>
    <w:p w14:paraId="2EB4035D" w14:textId="77777777" w:rsidR="0023398C" w:rsidRPr="00EC76D5" w:rsidRDefault="0023398C" w:rsidP="0023398C">
      <w:pPr>
        <w:pStyle w:val="Code"/>
      </w:pPr>
      <w:r w:rsidRPr="00EC76D5">
        <w:lastRenderedPageBreak/>
        <w:t xml:space="preserve">                                   List&lt;Symbol&gt; parameterList, boolean ellipse) {</w:t>
      </w:r>
    </w:p>
    <w:p w14:paraId="4AF1C68C" w14:textId="77777777" w:rsidR="0023398C" w:rsidRPr="00EC76D5" w:rsidRDefault="0023398C" w:rsidP="0023398C">
      <w:pPr>
        <w:pStyle w:val="Code"/>
      </w:pPr>
      <w:r w:rsidRPr="00EC76D5">
        <w:t xml:space="preserve">    Type type = new Type();</w:t>
      </w:r>
    </w:p>
    <w:p w14:paraId="385AD8CE" w14:textId="77777777" w:rsidR="0023398C" w:rsidRPr="00EC76D5" w:rsidRDefault="0023398C" w:rsidP="0023398C">
      <w:pPr>
        <w:pStyle w:val="Code"/>
      </w:pPr>
      <w:r w:rsidRPr="00EC76D5">
        <w:t xml:space="preserve">    type.m_sort = Sort.Function;</w:t>
      </w:r>
    </w:p>
    <w:p w14:paraId="103C188D" w14:textId="77777777" w:rsidR="0023398C" w:rsidRPr="00EC76D5" w:rsidRDefault="0023398C" w:rsidP="0023398C">
      <w:pPr>
        <w:pStyle w:val="Code"/>
      </w:pPr>
      <w:r w:rsidRPr="00EC76D5">
        <w:t xml:space="preserve">    type.m_returnType = returnType;</w:t>
      </w:r>
    </w:p>
    <w:p w14:paraId="6C869829" w14:textId="77777777" w:rsidR="0023398C" w:rsidRPr="00EC76D5" w:rsidRDefault="0023398C" w:rsidP="0023398C">
      <w:pPr>
        <w:pStyle w:val="Code"/>
      </w:pPr>
      <w:r w:rsidRPr="00EC76D5">
        <w:t xml:space="preserve">    type.m_nameList = null;</w:t>
      </w:r>
    </w:p>
    <w:p w14:paraId="02884CEB" w14:textId="77777777" w:rsidR="0023398C" w:rsidRPr="00EC76D5" w:rsidRDefault="0023398C" w:rsidP="0023398C">
      <w:pPr>
        <w:pStyle w:val="Code"/>
      </w:pPr>
      <w:r w:rsidRPr="00EC76D5">
        <w:t xml:space="preserve">    type.m_parameterList = parameterList;</w:t>
      </w:r>
    </w:p>
    <w:p w14:paraId="41FB75C3" w14:textId="77777777" w:rsidR="0023398C" w:rsidRPr="00EC76D5" w:rsidRDefault="0023398C" w:rsidP="0023398C">
      <w:pPr>
        <w:pStyle w:val="Code"/>
      </w:pPr>
      <w:r w:rsidRPr="00EC76D5">
        <w:t xml:space="preserve">    type.m_ellipse = ellipse;</w:t>
      </w:r>
    </w:p>
    <w:p w14:paraId="66E1A1FE" w14:textId="77777777" w:rsidR="0023398C" w:rsidRPr="00EC76D5" w:rsidRDefault="0023398C" w:rsidP="0023398C">
      <w:pPr>
        <w:pStyle w:val="Code"/>
      </w:pPr>
      <w:r w:rsidRPr="00EC76D5">
        <w:t xml:space="preserve">    </w:t>
      </w:r>
    </w:p>
    <w:p w14:paraId="79106A2E" w14:textId="77777777" w:rsidR="0023398C" w:rsidRPr="00EC76D5" w:rsidRDefault="0023398C" w:rsidP="0023398C">
      <w:pPr>
        <w:pStyle w:val="Code"/>
      </w:pPr>
      <w:r w:rsidRPr="00EC76D5">
        <w:t xml:space="preserve">    for (Symbol symbol : parameterList) {</w:t>
      </w:r>
    </w:p>
    <w:p w14:paraId="05C66FE9" w14:textId="77777777" w:rsidR="0023398C" w:rsidRPr="00EC76D5" w:rsidRDefault="0023398C" w:rsidP="0023398C">
      <w:pPr>
        <w:pStyle w:val="Code"/>
      </w:pPr>
      <w:r w:rsidRPr="00EC76D5">
        <w:t xml:space="preserve">      type.m_typeList.add(symbol.getType());</w:t>
      </w:r>
    </w:p>
    <w:p w14:paraId="28BFE13D" w14:textId="77777777" w:rsidR="0023398C" w:rsidRPr="00EC76D5" w:rsidRDefault="0023398C" w:rsidP="0023398C">
      <w:pPr>
        <w:pStyle w:val="Code"/>
      </w:pPr>
      <w:r w:rsidRPr="00EC76D5">
        <w:t xml:space="preserve">    }</w:t>
      </w:r>
    </w:p>
    <w:p w14:paraId="64309F59" w14:textId="77777777" w:rsidR="0023398C" w:rsidRPr="00EC76D5" w:rsidRDefault="0023398C" w:rsidP="0023398C">
      <w:pPr>
        <w:pStyle w:val="Code"/>
      </w:pPr>
      <w:r w:rsidRPr="00EC76D5">
        <w:t xml:space="preserve">    </w:t>
      </w:r>
    </w:p>
    <w:p w14:paraId="385E1065" w14:textId="77777777" w:rsidR="0023398C" w:rsidRPr="00EC76D5" w:rsidRDefault="0023398C" w:rsidP="0023398C">
      <w:pPr>
        <w:pStyle w:val="Code"/>
      </w:pPr>
      <w:r w:rsidRPr="00EC76D5">
        <w:t xml:space="preserve">    return type;</w:t>
      </w:r>
    </w:p>
    <w:p w14:paraId="0BA7BE39" w14:textId="77777777" w:rsidR="0023398C" w:rsidRPr="00EC76D5" w:rsidRDefault="0023398C" w:rsidP="0023398C">
      <w:pPr>
        <w:pStyle w:val="Code"/>
      </w:pPr>
      <w:r w:rsidRPr="00EC76D5">
        <w:t xml:space="preserve">  }</w:t>
      </w:r>
    </w:p>
    <w:p w14:paraId="3D3947C8" w14:textId="77777777" w:rsidR="0023398C" w:rsidRPr="00EC76D5" w:rsidRDefault="0023398C" w:rsidP="0023398C">
      <w:pPr>
        <w:pStyle w:val="Code"/>
      </w:pPr>
    </w:p>
    <w:p w14:paraId="59838A8A" w14:textId="77777777" w:rsidR="0023398C" w:rsidRPr="00EC76D5" w:rsidRDefault="0023398C" w:rsidP="0023398C">
      <w:pPr>
        <w:pStyle w:val="Code"/>
      </w:pPr>
      <w:r w:rsidRPr="00EC76D5">
        <w:t xml:space="preserve">  public boolean isOldStyleFunction() {</w:t>
      </w:r>
    </w:p>
    <w:p w14:paraId="2666A388" w14:textId="77777777" w:rsidR="0023398C" w:rsidRPr="00EC76D5" w:rsidRDefault="0023398C" w:rsidP="0023398C">
      <w:pPr>
        <w:pStyle w:val="Code"/>
      </w:pPr>
      <w:r w:rsidRPr="00EC76D5">
        <w:t xml:space="preserve">    return (m_nameList != null);</w:t>
      </w:r>
    </w:p>
    <w:p w14:paraId="4A9C5240" w14:textId="77777777" w:rsidR="0023398C" w:rsidRPr="00EC76D5" w:rsidRDefault="0023398C" w:rsidP="0023398C">
      <w:pPr>
        <w:pStyle w:val="Code"/>
      </w:pPr>
      <w:r w:rsidRPr="00EC76D5">
        <w:t xml:space="preserve">  }</w:t>
      </w:r>
    </w:p>
    <w:p w14:paraId="6A0C43C7" w14:textId="77777777" w:rsidR="0023398C" w:rsidRPr="00EC76D5" w:rsidRDefault="0023398C" w:rsidP="0023398C">
      <w:pPr>
        <w:pStyle w:val="Code"/>
      </w:pPr>
    </w:p>
    <w:p w14:paraId="73912406" w14:textId="77777777" w:rsidR="0023398C" w:rsidRPr="00EC76D5" w:rsidRDefault="0023398C" w:rsidP="0023398C">
      <w:pPr>
        <w:pStyle w:val="Code"/>
      </w:pPr>
      <w:r w:rsidRPr="00EC76D5">
        <w:t xml:space="preserve">  public boolean isNewStyleFunction() {</w:t>
      </w:r>
    </w:p>
    <w:p w14:paraId="221FE840" w14:textId="77777777" w:rsidR="0023398C" w:rsidRPr="00EC76D5" w:rsidRDefault="0023398C" w:rsidP="0023398C">
      <w:pPr>
        <w:pStyle w:val="Code"/>
      </w:pPr>
      <w:r w:rsidRPr="00EC76D5">
        <w:t xml:space="preserve">    return (m_parameterList != null);</w:t>
      </w:r>
    </w:p>
    <w:p w14:paraId="3D1DB2A5" w14:textId="77777777" w:rsidR="0023398C" w:rsidRPr="00EC76D5" w:rsidRDefault="0023398C" w:rsidP="0023398C">
      <w:pPr>
        <w:pStyle w:val="Code"/>
      </w:pPr>
      <w:r w:rsidRPr="00EC76D5">
        <w:t xml:space="preserve">  }</w:t>
      </w:r>
    </w:p>
    <w:p w14:paraId="375B4426" w14:textId="77777777" w:rsidR="0023398C" w:rsidRPr="00EC76D5" w:rsidRDefault="0023398C" w:rsidP="0023398C">
      <w:pPr>
        <w:pStyle w:val="Code"/>
      </w:pPr>
    </w:p>
    <w:p w14:paraId="43524856" w14:textId="77777777" w:rsidR="0023398C" w:rsidRPr="00EC76D5" w:rsidRDefault="0023398C" w:rsidP="0023398C">
      <w:pPr>
        <w:pStyle w:val="Code"/>
      </w:pPr>
      <w:r w:rsidRPr="00EC76D5">
        <w:t xml:space="preserve">  public List&lt;String&gt; getNameList() {</w:t>
      </w:r>
    </w:p>
    <w:p w14:paraId="46ADDF9D" w14:textId="77777777" w:rsidR="0023398C" w:rsidRPr="00EC76D5" w:rsidRDefault="0023398C" w:rsidP="0023398C">
      <w:pPr>
        <w:pStyle w:val="Code"/>
      </w:pPr>
      <w:r w:rsidRPr="00EC76D5">
        <w:t xml:space="preserve">    return m_nameList;</w:t>
      </w:r>
    </w:p>
    <w:p w14:paraId="176851BF" w14:textId="77777777" w:rsidR="0023398C" w:rsidRPr="00EC76D5" w:rsidRDefault="0023398C" w:rsidP="0023398C">
      <w:pPr>
        <w:pStyle w:val="Code"/>
      </w:pPr>
      <w:r w:rsidRPr="00EC76D5">
        <w:t xml:space="preserve">  }</w:t>
      </w:r>
    </w:p>
    <w:p w14:paraId="1814B959" w14:textId="77777777" w:rsidR="0023398C" w:rsidRPr="00EC76D5" w:rsidRDefault="0023398C" w:rsidP="0023398C">
      <w:pPr>
        <w:pStyle w:val="Code"/>
      </w:pPr>
    </w:p>
    <w:p w14:paraId="6E173E35" w14:textId="77777777" w:rsidR="0023398C" w:rsidRPr="00EC76D5" w:rsidRDefault="0023398C" w:rsidP="0023398C">
      <w:pPr>
        <w:pStyle w:val="Code"/>
      </w:pPr>
      <w:r w:rsidRPr="00EC76D5">
        <w:t xml:space="preserve">  public List&lt;Symbol&gt; getParameterList() {</w:t>
      </w:r>
    </w:p>
    <w:p w14:paraId="0CBA5DE9" w14:textId="77777777" w:rsidR="0023398C" w:rsidRPr="00EC76D5" w:rsidRDefault="0023398C" w:rsidP="0023398C">
      <w:pPr>
        <w:pStyle w:val="Code"/>
      </w:pPr>
      <w:r w:rsidRPr="00EC76D5">
        <w:t xml:space="preserve">    return m_parameterList;</w:t>
      </w:r>
    </w:p>
    <w:p w14:paraId="64B1616C" w14:textId="77777777" w:rsidR="0023398C" w:rsidRPr="00EC76D5" w:rsidRDefault="0023398C" w:rsidP="0023398C">
      <w:pPr>
        <w:pStyle w:val="Code"/>
      </w:pPr>
      <w:r w:rsidRPr="00EC76D5">
        <w:t xml:space="preserve">  }</w:t>
      </w:r>
    </w:p>
    <w:p w14:paraId="03F36BC4" w14:textId="77777777" w:rsidR="0023398C" w:rsidRPr="00EC76D5" w:rsidRDefault="0023398C" w:rsidP="0023398C">
      <w:pPr>
        <w:pStyle w:val="Code"/>
      </w:pPr>
    </w:p>
    <w:p w14:paraId="2C79F786" w14:textId="77777777" w:rsidR="0023398C" w:rsidRPr="00EC76D5" w:rsidRDefault="0023398C" w:rsidP="0023398C">
      <w:pPr>
        <w:pStyle w:val="Code"/>
      </w:pPr>
      <w:r w:rsidRPr="00EC76D5">
        <w:t xml:space="preserve">  public List&lt;Type&gt; getTypeList() {</w:t>
      </w:r>
    </w:p>
    <w:p w14:paraId="5E19A7CB" w14:textId="77777777" w:rsidR="0023398C" w:rsidRPr="00EC76D5" w:rsidRDefault="0023398C" w:rsidP="0023398C">
      <w:pPr>
        <w:pStyle w:val="Code"/>
      </w:pPr>
      <w:r w:rsidRPr="00EC76D5">
        <w:t xml:space="preserve">    return m_typeList;</w:t>
      </w:r>
    </w:p>
    <w:p w14:paraId="194707F7" w14:textId="77777777" w:rsidR="0023398C" w:rsidRPr="00EC76D5" w:rsidRDefault="0023398C" w:rsidP="0023398C">
      <w:pPr>
        <w:pStyle w:val="Code"/>
      </w:pPr>
      <w:r w:rsidRPr="00EC76D5">
        <w:t xml:space="preserve">  }</w:t>
      </w:r>
    </w:p>
    <w:p w14:paraId="550953D0" w14:textId="77777777" w:rsidR="0023398C" w:rsidRPr="00EC76D5" w:rsidRDefault="0023398C" w:rsidP="0023398C">
      <w:pPr>
        <w:pStyle w:val="Code"/>
      </w:pPr>
    </w:p>
    <w:p w14:paraId="61E13E88" w14:textId="77777777" w:rsidR="0023398C" w:rsidRPr="00EC76D5" w:rsidRDefault="0023398C" w:rsidP="0023398C">
      <w:pPr>
        <w:pStyle w:val="Code"/>
      </w:pPr>
      <w:r w:rsidRPr="00EC76D5">
        <w:t xml:space="preserve">  public Type getReturnType() {</w:t>
      </w:r>
    </w:p>
    <w:p w14:paraId="1928DDCC" w14:textId="77777777" w:rsidR="0023398C" w:rsidRPr="00EC76D5" w:rsidRDefault="0023398C" w:rsidP="0023398C">
      <w:pPr>
        <w:pStyle w:val="Code"/>
      </w:pPr>
      <w:r w:rsidRPr="00EC76D5">
        <w:t xml:space="preserve">    return m_returnType;</w:t>
      </w:r>
    </w:p>
    <w:p w14:paraId="4FD18E49" w14:textId="77777777" w:rsidR="0023398C" w:rsidRPr="00EC76D5" w:rsidRDefault="0023398C" w:rsidP="0023398C">
      <w:pPr>
        <w:pStyle w:val="Code"/>
      </w:pPr>
      <w:r w:rsidRPr="00EC76D5">
        <w:t xml:space="preserve">  }</w:t>
      </w:r>
    </w:p>
    <w:p w14:paraId="354C62AF" w14:textId="77777777" w:rsidR="0023398C" w:rsidRPr="00EC76D5" w:rsidRDefault="0023398C" w:rsidP="0023398C">
      <w:pPr>
        <w:pStyle w:val="Code"/>
      </w:pPr>
    </w:p>
    <w:p w14:paraId="4E729716" w14:textId="77777777" w:rsidR="0023398C" w:rsidRPr="00EC76D5" w:rsidRDefault="0023398C" w:rsidP="0023398C">
      <w:pPr>
        <w:pStyle w:val="Code"/>
      </w:pPr>
      <w:r w:rsidRPr="00EC76D5">
        <w:t xml:space="preserve">  public void setReturnType(Type returnType) {</w:t>
      </w:r>
    </w:p>
    <w:p w14:paraId="1D1AF3B9" w14:textId="77777777" w:rsidR="0023398C" w:rsidRPr="00EC76D5" w:rsidRDefault="0023398C" w:rsidP="0023398C">
      <w:pPr>
        <w:pStyle w:val="Code"/>
      </w:pPr>
      <w:r w:rsidRPr="00EC76D5">
        <w:t xml:space="preserve">    m_returnType = returnType;</w:t>
      </w:r>
    </w:p>
    <w:p w14:paraId="2E04B3AF" w14:textId="77777777" w:rsidR="0023398C" w:rsidRPr="00EC76D5" w:rsidRDefault="0023398C" w:rsidP="0023398C">
      <w:pPr>
        <w:pStyle w:val="Code"/>
      </w:pPr>
      <w:r w:rsidRPr="00EC76D5">
        <w:t xml:space="preserve">  }</w:t>
      </w:r>
    </w:p>
    <w:p w14:paraId="056E1240" w14:textId="77777777" w:rsidR="0023398C" w:rsidRPr="00EC76D5" w:rsidRDefault="0023398C" w:rsidP="0023398C">
      <w:pPr>
        <w:pStyle w:val="Code"/>
      </w:pPr>
    </w:p>
    <w:p w14:paraId="6ABED446" w14:textId="77777777" w:rsidR="0023398C" w:rsidRPr="00EC76D5" w:rsidRDefault="0023398C" w:rsidP="0023398C">
      <w:pPr>
        <w:pStyle w:val="Code"/>
      </w:pPr>
      <w:r w:rsidRPr="00EC76D5">
        <w:t xml:space="preserve">  public boolean isEllipse() {</w:t>
      </w:r>
    </w:p>
    <w:p w14:paraId="35E27605" w14:textId="77777777" w:rsidR="0023398C" w:rsidRPr="00EC76D5" w:rsidRDefault="0023398C" w:rsidP="0023398C">
      <w:pPr>
        <w:pStyle w:val="Code"/>
      </w:pPr>
      <w:r w:rsidRPr="00EC76D5">
        <w:t xml:space="preserve">    return m_ellipse;</w:t>
      </w:r>
    </w:p>
    <w:p w14:paraId="21573560" w14:textId="4BD66992" w:rsidR="000A36AE" w:rsidRPr="00EC76D5" w:rsidRDefault="0023398C">
      <w:pPr>
        <w:pStyle w:val="Code"/>
        <w:rPr>
          <w:ins w:id="435" w:author="Stefan Bjornander" w:date="2015-04-25T14:41:00Z"/>
        </w:rPr>
        <w:pPrChange w:id="436" w:author="Stefan Bjornander" w:date="2015-04-25T17:20:00Z">
          <w:pPr>
            <w:pStyle w:val="CodeHeader"/>
          </w:pPr>
        </w:pPrChange>
      </w:pPr>
      <w:r w:rsidRPr="00EC76D5">
        <w:t xml:space="preserve">  }</w:t>
      </w:r>
    </w:p>
    <w:p w14:paraId="29A769DC" w14:textId="77777777" w:rsidR="00561FE5" w:rsidRPr="00EC76D5" w:rsidDel="000A36AE" w:rsidRDefault="00561FE5">
      <w:pPr>
        <w:pStyle w:val="Code"/>
        <w:rPr>
          <w:del w:id="437" w:author="Stefan Bjornander" w:date="2015-04-25T17:20:00Z"/>
        </w:rPr>
        <w:pPrChange w:id="438" w:author="Stefan Bjornander" w:date="2015-04-25T14:41:00Z">
          <w:pPr>
            <w:pStyle w:val="CodeHeader"/>
          </w:pPr>
        </w:pPrChange>
      </w:pPr>
      <w:bookmarkStart w:id="439" w:name="_Toc417811795"/>
      <w:bookmarkStart w:id="440" w:name="_Toc417853415"/>
      <w:bookmarkStart w:id="441" w:name="_Toc418022093"/>
      <w:bookmarkStart w:id="442" w:name="_Toc418191475"/>
      <w:bookmarkStart w:id="443" w:name="_Toc418191944"/>
      <w:bookmarkStart w:id="444" w:name="_Toc418263179"/>
      <w:bookmarkStart w:id="445" w:name="_Toc418263646"/>
      <w:bookmarkStart w:id="446" w:name="_Toc418356826"/>
      <w:bookmarkStart w:id="447" w:name="_Toc418360189"/>
      <w:bookmarkStart w:id="448" w:name="_Toc418434874"/>
      <w:bookmarkStart w:id="449" w:name="_Toc419660041"/>
      <w:bookmarkStart w:id="450" w:name="_Toc419660504"/>
      <w:bookmarkStart w:id="451" w:name="_Toc420133973"/>
      <w:bookmarkStart w:id="452" w:name="_Toc420134435"/>
      <w:bookmarkStart w:id="453" w:name="_Toc420166193"/>
      <w:bookmarkStart w:id="454" w:name="_Toc420166963"/>
      <w:bookmarkStart w:id="455" w:name="_Toc420302120"/>
      <w:bookmarkStart w:id="456" w:name="_Toc420302587"/>
      <w:bookmarkStart w:id="457" w:name="_Toc420438421"/>
      <w:bookmarkStart w:id="458" w:name="_Toc420795859"/>
      <w:bookmarkStart w:id="459" w:name="_Toc420874127"/>
      <w:bookmarkStart w:id="460" w:name="_Toc420874592"/>
      <w:bookmarkStart w:id="461" w:name="_Toc420874334"/>
      <w:bookmarkStart w:id="462" w:name="_Toc421046422"/>
      <w:bookmarkStart w:id="463" w:name="_Toc421046893"/>
      <w:bookmarkStart w:id="464" w:name="_Toc477258973"/>
      <w:bookmarkStart w:id="465" w:name="_Toc479633071"/>
      <w:bookmarkStart w:id="466" w:name="_Toc481936227"/>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p>
    <w:p w14:paraId="1694E96D" w14:textId="77777777" w:rsidR="00397B2B" w:rsidRPr="00EC76D5" w:rsidDel="00561FE5" w:rsidRDefault="00397B2B" w:rsidP="00397B2B">
      <w:pPr>
        <w:pStyle w:val="Code"/>
        <w:rPr>
          <w:del w:id="467" w:author="Stefan Bjornander" w:date="2015-04-25T14:41:00Z"/>
        </w:rPr>
      </w:pPr>
      <w:del w:id="468" w:author="Stefan Bjornander" w:date="2015-04-25T14:41:00Z">
        <w:r w:rsidRPr="00EC76D5" w:rsidDel="00561FE5">
          <w:delText xml:space="preserve">  private List&lt;String&gt; m_nameList;</w:delText>
        </w:r>
        <w:bookmarkStart w:id="469" w:name="_Toc417811796"/>
        <w:bookmarkStart w:id="470" w:name="_Toc417853416"/>
        <w:bookmarkStart w:id="471" w:name="_Toc418022094"/>
        <w:bookmarkStart w:id="472" w:name="_Toc418191476"/>
        <w:bookmarkStart w:id="473" w:name="_Toc418191945"/>
        <w:bookmarkStart w:id="474" w:name="_Toc418263180"/>
        <w:bookmarkStart w:id="475" w:name="_Toc418263647"/>
        <w:bookmarkStart w:id="476" w:name="_Toc418356827"/>
        <w:bookmarkStart w:id="477" w:name="_Toc418360190"/>
        <w:bookmarkStart w:id="478" w:name="_Toc418434875"/>
        <w:bookmarkStart w:id="479" w:name="_Toc419660042"/>
        <w:bookmarkStart w:id="480" w:name="_Toc419660505"/>
        <w:bookmarkStart w:id="481" w:name="_Toc420133974"/>
        <w:bookmarkStart w:id="482" w:name="_Toc420134436"/>
        <w:bookmarkStart w:id="483" w:name="_Toc420166194"/>
        <w:bookmarkStart w:id="484" w:name="_Toc420166964"/>
        <w:bookmarkStart w:id="485" w:name="_Toc420302121"/>
        <w:bookmarkStart w:id="486" w:name="_Toc420302588"/>
        <w:bookmarkStart w:id="487" w:name="_Toc420438422"/>
        <w:bookmarkStart w:id="488" w:name="_Toc420795860"/>
        <w:bookmarkStart w:id="489" w:name="_Toc420874128"/>
        <w:bookmarkStart w:id="490" w:name="_Toc420874593"/>
        <w:bookmarkStart w:id="491" w:name="_Toc420874335"/>
        <w:bookmarkStart w:id="492" w:name="_Toc421046423"/>
        <w:bookmarkStart w:id="493" w:name="_Toc421046894"/>
        <w:bookmarkStart w:id="494" w:name="_Toc477258974"/>
        <w:bookmarkStart w:id="495" w:name="_Toc479633072"/>
        <w:bookmarkStart w:id="496" w:name="_Toc48193622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del>
    </w:p>
    <w:p w14:paraId="69CBBF88" w14:textId="77777777" w:rsidR="00397B2B" w:rsidRPr="00EC76D5" w:rsidDel="00561FE5" w:rsidRDefault="00397B2B" w:rsidP="00397B2B">
      <w:pPr>
        <w:pStyle w:val="Code"/>
        <w:rPr>
          <w:del w:id="497" w:author="Stefan Bjornander" w:date="2015-04-25T14:41:00Z"/>
        </w:rPr>
      </w:pPr>
      <w:del w:id="498" w:author="Stefan Bjornander" w:date="2015-04-25T14:41:00Z">
        <w:r w:rsidRPr="00EC76D5" w:rsidDel="00561FE5">
          <w:delText xml:space="preserve">  private List&lt;Type&gt; m_typeList;</w:delText>
        </w:r>
        <w:bookmarkStart w:id="499" w:name="_Toc417811797"/>
        <w:bookmarkStart w:id="500" w:name="_Toc417853417"/>
        <w:bookmarkStart w:id="501" w:name="_Toc418022095"/>
        <w:bookmarkStart w:id="502" w:name="_Toc418191477"/>
        <w:bookmarkStart w:id="503" w:name="_Toc418191946"/>
        <w:bookmarkStart w:id="504" w:name="_Toc418263181"/>
        <w:bookmarkStart w:id="505" w:name="_Toc418263648"/>
        <w:bookmarkStart w:id="506" w:name="_Toc418356828"/>
        <w:bookmarkStart w:id="507" w:name="_Toc418360191"/>
        <w:bookmarkStart w:id="508" w:name="_Toc418434876"/>
        <w:bookmarkStart w:id="509" w:name="_Toc419660043"/>
        <w:bookmarkStart w:id="510" w:name="_Toc419660506"/>
        <w:bookmarkStart w:id="511" w:name="_Toc420133975"/>
        <w:bookmarkStart w:id="512" w:name="_Toc420134437"/>
        <w:bookmarkStart w:id="513" w:name="_Toc420166195"/>
        <w:bookmarkStart w:id="514" w:name="_Toc420166965"/>
        <w:bookmarkStart w:id="515" w:name="_Toc420302122"/>
        <w:bookmarkStart w:id="516" w:name="_Toc420302589"/>
        <w:bookmarkStart w:id="517" w:name="_Toc420438423"/>
        <w:bookmarkStart w:id="518" w:name="_Toc420795861"/>
        <w:bookmarkStart w:id="519" w:name="_Toc420874129"/>
        <w:bookmarkStart w:id="520" w:name="_Toc420874594"/>
        <w:bookmarkStart w:id="521" w:name="_Toc420874336"/>
        <w:bookmarkStart w:id="522" w:name="_Toc421046424"/>
        <w:bookmarkStart w:id="523" w:name="_Toc421046895"/>
        <w:bookmarkStart w:id="524" w:name="_Toc477258975"/>
        <w:bookmarkStart w:id="525" w:name="_Toc479633073"/>
        <w:bookmarkStart w:id="526" w:name="_Toc481936229"/>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del>
    </w:p>
    <w:p w14:paraId="487FA271" w14:textId="77777777" w:rsidR="00397B2B" w:rsidRPr="00EC76D5" w:rsidDel="00561FE5" w:rsidRDefault="00397B2B" w:rsidP="00397B2B">
      <w:pPr>
        <w:pStyle w:val="Code"/>
        <w:rPr>
          <w:del w:id="527" w:author="Stefan Bjornander" w:date="2015-04-25T14:41:00Z"/>
        </w:rPr>
      </w:pPr>
      <w:del w:id="528" w:author="Stefan Bjornander" w:date="2015-04-25T14:41:00Z">
        <w:r w:rsidRPr="00EC76D5" w:rsidDel="00561FE5">
          <w:delText xml:space="preserve">  private Type m_returnType;</w:delText>
        </w:r>
        <w:bookmarkStart w:id="529" w:name="_Toc417811798"/>
        <w:bookmarkStart w:id="530" w:name="_Toc417853418"/>
        <w:bookmarkStart w:id="531" w:name="_Toc418022096"/>
        <w:bookmarkStart w:id="532" w:name="_Toc418191478"/>
        <w:bookmarkStart w:id="533" w:name="_Toc418191947"/>
        <w:bookmarkStart w:id="534" w:name="_Toc418263182"/>
        <w:bookmarkStart w:id="535" w:name="_Toc418263649"/>
        <w:bookmarkStart w:id="536" w:name="_Toc418356829"/>
        <w:bookmarkStart w:id="537" w:name="_Toc418360192"/>
        <w:bookmarkStart w:id="538" w:name="_Toc418434877"/>
        <w:bookmarkStart w:id="539" w:name="_Toc419660044"/>
        <w:bookmarkStart w:id="540" w:name="_Toc419660507"/>
        <w:bookmarkStart w:id="541" w:name="_Toc420133976"/>
        <w:bookmarkStart w:id="542" w:name="_Toc420134438"/>
        <w:bookmarkStart w:id="543" w:name="_Toc420166196"/>
        <w:bookmarkStart w:id="544" w:name="_Toc420166966"/>
        <w:bookmarkStart w:id="545" w:name="_Toc420302123"/>
        <w:bookmarkStart w:id="546" w:name="_Toc420302590"/>
        <w:bookmarkStart w:id="547" w:name="_Toc420438424"/>
        <w:bookmarkStart w:id="548" w:name="_Toc420795862"/>
        <w:bookmarkStart w:id="549" w:name="_Toc420874130"/>
        <w:bookmarkStart w:id="550" w:name="_Toc420874595"/>
        <w:bookmarkStart w:id="551" w:name="_Toc420874337"/>
        <w:bookmarkStart w:id="552" w:name="_Toc421046425"/>
        <w:bookmarkStart w:id="553" w:name="_Toc421046896"/>
        <w:bookmarkStart w:id="554" w:name="_Toc477258976"/>
        <w:bookmarkStart w:id="555" w:name="_Toc479633074"/>
        <w:bookmarkStart w:id="556" w:name="_Toc481936230"/>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del>
    </w:p>
    <w:p w14:paraId="6387A151" w14:textId="77777777" w:rsidR="00397B2B" w:rsidRPr="00EC76D5" w:rsidDel="00561FE5" w:rsidRDefault="00397B2B" w:rsidP="00397B2B">
      <w:pPr>
        <w:pStyle w:val="Code"/>
        <w:rPr>
          <w:del w:id="557" w:author="Stefan Bjornander" w:date="2015-04-25T14:41:00Z"/>
        </w:rPr>
      </w:pPr>
      <w:del w:id="558" w:author="Stefan Bjornander" w:date="2015-04-25T14:41:00Z">
        <w:r w:rsidRPr="00EC76D5" w:rsidDel="00561FE5">
          <w:delText xml:space="preserve">  private boolean m_ellipse, m_newStyle;</w:delText>
        </w:r>
        <w:bookmarkStart w:id="559" w:name="_Toc417811799"/>
        <w:bookmarkStart w:id="560" w:name="_Toc417853419"/>
        <w:bookmarkStart w:id="561" w:name="_Toc418022097"/>
        <w:bookmarkStart w:id="562" w:name="_Toc418191479"/>
        <w:bookmarkStart w:id="563" w:name="_Toc418191948"/>
        <w:bookmarkStart w:id="564" w:name="_Toc418263183"/>
        <w:bookmarkStart w:id="565" w:name="_Toc418263650"/>
        <w:bookmarkStart w:id="566" w:name="_Toc418356830"/>
        <w:bookmarkStart w:id="567" w:name="_Toc418360193"/>
        <w:bookmarkStart w:id="568" w:name="_Toc418434878"/>
        <w:bookmarkStart w:id="569" w:name="_Toc419660045"/>
        <w:bookmarkStart w:id="570" w:name="_Toc419660508"/>
        <w:bookmarkStart w:id="571" w:name="_Toc420133977"/>
        <w:bookmarkStart w:id="572" w:name="_Toc420134439"/>
        <w:bookmarkStart w:id="573" w:name="_Toc420166197"/>
        <w:bookmarkStart w:id="574" w:name="_Toc420166967"/>
        <w:bookmarkStart w:id="575" w:name="_Toc420302124"/>
        <w:bookmarkStart w:id="576" w:name="_Toc420302591"/>
        <w:bookmarkStart w:id="577" w:name="_Toc420438425"/>
        <w:bookmarkStart w:id="578" w:name="_Toc420795863"/>
        <w:bookmarkStart w:id="579" w:name="_Toc420874131"/>
        <w:bookmarkStart w:id="580" w:name="_Toc420874596"/>
        <w:bookmarkStart w:id="581" w:name="_Toc420874338"/>
        <w:bookmarkStart w:id="582" w:name="_Toc421046426"/>
        <w:bookmarkStart w:id="583" w:name="_Toc421046897"/>
        <w:bookmarkStart w:id="584" w:name="_Toc477258977"/>
        <w:bookmarkStart w:id="585" w:name="_Toc479633075"/>
        <w:bookmarkStart w:id="586" w:name="_Toc481936231"/>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del>
    </w:p>
    <w:p w14:paraId="65447937" w14:textId="77777777" w:rsidR="00397B2B" w:rsidRPr="00EC76D5" w:rsidDel="00561FE5" w:rsidRDefault="00397B2B" w:rsidP="00397B2B">
      <w:pPr>
        <w:pStyle w:val="Code"/>
        <w:rPr>
          <w:del w:id="587" w:author="Stefan Bjornander" w:date="2015-04-25T14:41:00Z"/>
        </w:rPr>
      </w:pPr>
      <w:del w:id="588" w:author="Stefan Bjornander" w:date="2015-04-25T14:41:00Z">
        <w:r w:rsidRPr="00EC76D5" w:rsidDel="00561FE5">
          <w:delText xml:space="preserve">  private int m_recordSize;</w:delText>
        </w:r>
        <w:bookmarkStart w:id="589" w:name="_Toc417811800"/>
        <w:bookmarkStart w:id="590" w:name="_Toc417853420"/>
        <w:bookmarkStart w:id="591" w:name="_Toc418022098"/>
        <w:bookmarkStart w:id="592" w:name="_Toc418191480"/>
        <w:bookmarkStart w:id="593" w:name="_Toc418191949"/>
        <w:bookmarkStart w:id="594" w:name="_Toc418263184"/>
        <w:bookmarkStart w:id="595" w:name="_Toc418263651"/>
        <w:bookmarkStart w:id="596" w:name="_Toc418356831"/>
        <w:bookmarkStart w:id="597" w:name="_Toc418360194"/>
        <w:bookmarkStart w:id="598" w:name="_Toc418434879"/>
        <w:bookmarkStart w:id="599" w:name="_Toc419660046"/>
        <w:bookmarkStart w:id="600" w:name="_Toc419660509"/>
        <w:bookmarkStart w:id="601" w:name="_Toc420133978"/>
        <w:bookmarkStart w:id="602" w:name="_Toc420134440"/>
        <w:bookmarkStart w:id="603" w:name="_Toc420166198"/>
        <w:bookmarkStart w:id="604" w:name="_Toc420166968"/>
        <w:bookmarkStart w:id="605" w:name="_Toc420302125"/>
        <w:bookmarkStart w:id="606" w:name="_Toc420302592"/>
        <w:bookmarkStart w:id="607" w:name="_Toc420438426"/>
        <w:bookmarkStart w:id="608" w:name="_Toc420795864"/>
        <w:bookmarkStart w:id="609" w:name="_Toc420874132"/>
        <w:bookmarkStart w:id="610" w:name="_Toc420874597"/>
        <w:bookmarkStart w:id="611" w:name="_Toc420874339"/>
        <w:bookmarkStart w:id="612" w:name="_Toc421046427"/>
        <w:bookmarkStart w:id="613" w:name="_Toc421046898"/>
        <w:bookmarkStart w:id="614" w:name="_Toc477258978"/>
        <w:bookmarkStart w:id="615" w:name="_Toc479633076"/>
        <w:bookmarkStart w:id="616" w:name="_Toc481936232"/>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del>
    </w:p>
    <w:p w14:paraId="0EEB1630" w14:textId="77777777" w:rsidR="00397B2B" w:rsidRPr="00EC76D5" w:rsidDel="00561FE5" w:rsidRDefault="00397B2B" w:rsidP="00397B2B">
      <w:pPr>
        <w:pStyle w:val="Code"/>
        <w:rPr>
          <w:del w:id="617" w:author="Stefan Bjornander" w:date="2015-04-25T14:41:00Z"/>
        </w:rPr>
      </w:pPr>
      <w:bookmarkStart w:id="618" w:name="_Toc417811801"/>
      <w:bookmarkStart w:id="619" w:name="_Toc417853421"/>
      <w:bookmarkStart w:id="620" w:name="_Toc418022099"/>
      <w:bookmarkStart w:id="621" w:name="_Toc418191481"/>
      <w:bookmarkStart w:id="622" w:name="_Toc418191950"/>
      <w:bookmarkStart w:id="623" w:name="_Toc418263185"/>
      <w:bookmarkStart w:id="624" w:name="_Toc418263652"/>
      <w:bookmarkStart w:id="625" w:name="_Toc418356832"/>
      <w:bookmarkStart w:id="626" w:name="_Toc418360195"/>
      <w:bookmarkStart w:id="627" w:name="_Toc418434880"/>
      <w:bookmarkStart w:id="628" w:name="_Toc419660047"/>
      <w:bookmarkStart w:id="629" w:name="_Toc419660510"/>
      <w:bookmarkStart w:id="630" w:name="_Toc420133979"/>
      <w:bookmarkStart w:id="631" w:name="_Toc420134441"/>
      <w:bookmarkStart w:id="632" w:name="_Toc420166199"/>
      <w:bookmarkStart w:id="633" w:name="_Toc420166969"/>
      <w:bookmarkStart w:id="634" w:name="_Toc420302126"/>
      <w:bookmarkStart w:id="635" w:name="_Toc420302593"/>
      <w:bookmarkStart w:id="636" w:name="_Toc420438427"/>
      <w:bookmarkStart w:id="637" w:name="_Toc420795865"/>
      <w:bookmarkStart w:id="638" w:name="_Toc420874133"/>
      <w:bookmarkStart w:id="639" w:name="_Toc420874598"/>
      <w:bookmarkStart w:id="640" w:name="_Toc420874340"/>
      <w:bookmarkStart w:id="641" w:name="_Toc421046428"/>
      <w:bookmarkStart w:id="642" w:name="_Toc421046899"/>
      <w:bookmarkStart w:id="643" w:name="_Toc477258979"/>
      <w:bookmarkStart w:id="644" w:name="_Toc479633077"/>
      <w:bookmarkStart w:id="645" w:name="_Toc481936233"/>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p>
    <w:p w14:paraId="6BBEF5CB" w14:textId="77777777" w:rsidR="00397B2B" w:rsidRPr="00EC76D5" w:rsidDel="00946E9C" w:rsidRDefault="00397B2B" w:rsidP="00946E9C">
      <w:pPr>
        <w:pStyle w:val="Code"/>
        <w:rPr>
          <w:del w:id="646" w:author="Stefan Bjornander" w:date="2015-04-25T11:35:00Z"/>
        </w:rPr>
      </w:pPr>
      <w:del w:id="647" w:author="Stefan Bjornander" w:date="2015-04-25T11:35:00Z">
        <w:r w:rsidRPr="00EC76D5" w:rsidDel="00946E9C">
          <w:delText xml:space="preserve">  public static Type </w:delText>
        </w:r>
      </w:del>
      <w:del w:id="648" w:author="Stefan Bjornander" w:date="2015-04-25T11:33:00Z">
        <w:r w:rsidRPr="00EC76D5" w:rsidDel="00055356">
          <w:delText>createOldFunctionType</w:delText>
        </w:r>
      </w:del>
      <w:del w:id="649" w:author="Stefan Bjornander" w:date="2015-04-25T11:35:00Z">
        <w:r w:rsidRPr="00EC76D5" w:rsidDel="00946E9C">
          <w:delText>(Type returnType,</w:delText>
        </w:r>
        <w:bookmarkStart w:id="650" w:name="_Toc417811802"/>
        <w:bookmarkStart w:id="651" w:name="_Toc417853422"/>
        <w:bookmarkStart w:id="652" w:name="_Toc418022100"/>
        <w:bookmarkStart w:id="653" w:name="_Toc418191482"/>
        <w:bookmarkStart w:id="654" w:name="_Toc418191951"/>
        <w:bookmarkStart w:id="655" w:name="_Toc418263186"/>
        <w:bookmarkStart w:id="656" w:name="_Toc418263653"/>
        <w:bookmarkStart w:id="657" w:name="_Toc418356833"/>
        <w:bookmarkStart w:id="658" w:name="_Toc418360196"/>
        <w:bookmarkStart w:id="659" w:name="_Toc418434881"/>
        <w:bookmarkStart w:id="660" w:name="_Toc419660048"/>
        <w:bookmarkStart w:id="661" w:name="_Toc419660511"/>
        <w:bookmarkStart w:id="662" w:name="_Toc420133980"/>
        <w:bookmarkStart w:id="663" w:name="_Toc420134442"/>
        <w:bookmarkStart w:id="664" w:name="_Toc420166200"/>
        <w:bookmarkStart w:id="665" w:name="_Toc420166970"/>
        <w:bookmarkStart w:id="666" w:name="_Toc420302127"/>
        <w:bookmarkStart w:id="667" w:name="_Toc420302594"/>
        <w:bookmarkStart w:id="668" w:name="_Toc420438428"/>
        <w:bookmarkStart w:id="669" w:name="_Toc420795866"/>
        <w:bookmarkStart w:id="670" w:name="_Toc420874134"/>
        <w:bookmarkStart w:id="671" w:name="_Toc420874599"/>
        <w:bookmarkStart w:id="672" w:name="_Toc420874341"/>
        <w:bookmarkStart w:id="673" w:name="_Toc421046429"/>
        <w:bookmarkStart w:id="674" w:name="_Toc421046900"/>
        <w:bookmarkStart w:id="675" w:name="_Toc477258980"/>
        <w:bookmarkStart w:id="676" w:name="_Toc479633078"/>
        <w:bookmarkStart w:id="677" w:name="_Toc481936234"/>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del>
    </w:p>
    <w:p w14:paraId="17E85C18" w14:textId="77777777" w:rsidR="00397B2B" w:rsidRPr="00EC76D5" w:rsidDel="00946E9C" w:rsidRDefault="00397B2B" w:rsidP="00397B2B">
      <w:pPr>
        <w:pStyle w:val="Code"/>
        <w:rPr>
          <w:del w:id="678" w:author="Stefan Bjornander" w:date="2015-04-25T11:35:00Z"/>
        </w:rPr>
      </w:pPr>
      <w:del w:id="679" w:author="Stefan Bjornander" w:date="2015-04-25T11:35:00Z">
        <w:r w:rsidRPr="00EC76D5" w:rsidDel="00946E9C">
          <w:delText xml:space="preserve">                                           List&lt;String&gt; nameList) {</w:delText>
        </w:r>
        <w:bookmarkStart w:id="680" w:name="_Toc417811803"/>
        <w:bookmarkStart w:id="681" w:name="_Toc417853423"/>
        <w:bookmarkStart w:id="682" w:name="_Toc418022101"/>
        <w:bookmarkStart w:id="683" w:name="_Toc418191483"/>
        <w:bookmarkStart w:id="684" w:name="_Toc418191952"/>
        <w:bookmarkStart w:id="685" w:name="_Toc418263187"/>
        <w:bookmarkStart w:id="686" w:name="_Toc418263654"/>
        <w:bookmarkStart w:id="687" w:name="_Toc418356834"/>
        <w:bookmarkStart w:id="688" w:name="_Toc418360197"/>
        <w:bookmarkStart w:id="689" w:name="_Toc418434882"/>
        <w:bookmarkStart w:id="690" w:name="_Toc419660049"/>
        <w:bookmarkStart w:id="691" w:name="_Toc419660512"/>
        <w:bookmarkStart w:id="692" w:name="_Toc420133981"/>
        <w:bookmarkStart w:id="693" w:name="_Toc420134443"/>
        <w:bookmarkStart w:id="694" w:name="_Toc420166201"/>
        <w:bookmarkStart w:id="695" w:name="_Toc420166971"/>
        <w:bookmarkStart w:id="696" w:name="_Toc420302128"/>
        <w:bookmarkStart w:id="697" w:name="_Toc420302595"/>
        <w:bookmarkStart w:id="698" w:name="_Toc420438429"/>
        <w:bookmarkStart w:id="699" w:name="_Toc420795867"/>
        <w:bookmarkStart w:id="700" w:name="_Toc420874135"/>
        <w:bookmarkStart w:id="701" w:name="_Toc420874600"/>
        <w:bookmarkStart w:id="702" w:name="_Toc420874342"/>
        <w:bookmarkStart w:id="703" w:name="_Toc421046430"/>
        <w:bookmarkStart w:id="704" w:name="_Toc421046901"/>
        <w:bookmarkStart w:id="705" w:name="_Toc477258981"/>
        <w:bookmarkStart w:id="706" w:name="_Toc479633079"/>
        <w:bookmarkStart w:id="707" w:name="_Toc481936235"/>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del>
    </w:p>
    <w:p w14:paraId="4821B532" w14:textId="77777777" w:rsidR="00397B2B" w:rsidRPr="00EC76D5" w:rsidDel="00946E9C" w:rsidRDefault="00397B2B" w:rsidP="00397B2B">
      <w:pPr>
        <w:pStyle w:val="Code"/>
        <w:rPr>
          <w:del w:id="708" w:author="Stefan Bjornander" w:date="2015-04-25T11:35:00Z"/>
        </w:rPr>
      </w:pPr>
      <w:del w:id="709" w:author="Stefan Bjornander" w:date="2015-04-25T11:35:00Z">
        <w:r w:rsidRPr="00EC76D5" w:rsidDel="00946E9C">
          <w:delText xml:space="preserve">    Type type = new Type();</w:delText>
        </w:r>
        <w:bookmarkStart w:id="710" w:name="_Toc417811804"/>
        <w:bookmarkStart w:id="711" w:name="_Toc417853424"/>
        <w:bookmarkStart w:id="712" w:name="_Toc418022102"/>
        <w:bookmarkStart w:id="713" w:name="_Toc418191484"/>
        <w:bookmarkStart w:id="714" w:name="_Toc418191953"/>
        <w:bookmarkStart w:id="715" w:name="_Toc418263188"/>
        <w:bookmarkStart w:id="716" w:name="_Toc418263655"/>
        <w:bookmarkStart w:id="717" w:name="_Toc418356835"/>
        <w:bookmarkStart w:id="718" w:name="_Toc418360198"/>
        <w:bookmarkStart w:id="719" w:name="_Toc418434883"/>
        <w:bookmarkStart w:id="720" w:name="_Toc419660050"/>
        <w:bookmarkStart w:id="721" w:name="_Toc419660513"/>
        <w:bookmarkStart w:id="722" w:name="_Toc420133982"/>
        <w:bookmarkStart w:id="723" w:name="_Toc420134444"/>
        <w:bookmarkStart w:id="724" w:name="_Toc420166202"/>
        <w:bookmarkStart w:id="725" w:name="_Toc420166972"/>
        <w:bookmarkStart w:id="726" w:name="_Toc420302129"/>
        <w:bookmarkStart w:id="727" w:name="_Toc420302596"/>
        <w:bookmarkStart w:id="728" w:name="_Toc420438430"/>
        <w:bookmarkStart w:id="729" w:name="_Toc420795868"/>
        <w:bookmarkStart w:id="730" w:name="_Toc420874136"/>
        <w:bookmarkStart w:id="731" w:name="_Toc420874601"/>
        <w:bookmarkStart w:id="732" w:name="_Toc420874343"/>
        <w:bookmarkStart w:id="733" w:name="_Toc421046431"/>
        <w:bookmarkStart w:id="734" w:name="_Toc421046902"/>
        <w:bookmarkStart w:id="735" w:name="_Toc477258982"/>
        <w:bookmarkStart w:id="736" w:name="_Toc479633080"/>
        <w:bookmarkStart w:id="737" w:name="_Toc481936236"/>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del>
    </w:p>
    <w:p w14:paraId="50312D02" w14:textId="77777777" w:rsidR="00397B2B" w:rsidRPr="00EC76D5" w:rsidDel="00946E9C" w:rsidRDefault="00397B2B" w:rsidP="00397B2B">
      <w:pPr>
        <w:pStyle w:val="Code"/>
        <w:rPr>
          <w:del w:id="738" w:author="Stefan Bjornander" w:date="2015-04-25T11:35:00Z"/>
        </w:rPr>
      </w:pPr>
      <w:del w:id="739" w:author="Stefan Bjornander" w:date="2015-04-25T11:35:00Z">
        <w:r w:rsidRPr="00EC76D5" w:rsidDel="00946E9C">
          <w:lastRenderedPageBreak/>
          <w:delText xml:space="preserve">    type.m_sort = Sort.Function;</w:delText>
        </w:r>
        <w:bookmarkStart w:id="740" w:name="_Toc417811805"/>
        <w:bookmarkStart w:id="741" w:name="_Toc417853425"/>
        <w:bookmarkStart w:id="742" w:name="_Toc418022103"/>
        <w:bookmarkStart w:id="743" w:name="_Toc418191485"/>
        <w:bookmarkStart w:id="744" w:name="_Toc418191954"/>
        <w:bookmarkStart w:id="745" w:name="_Toc418263189"/>
        <w:bookmarkStart w:id="746" w:name="_Toc418263656"/>
        <w:bookmarkStart w:id="747" w:name="_Toc418356836"/>
        <w:bookmarkStart w:id="748" w:name="_Toc418360199"/>
        <w:bookmarkStart w:id="749" w:name="_Toc418434884"/>
        <w:bookmarkStart w:id="750" w:name="_Toc419660051"/>
        <w:bookmarkStart w:id="751" w:name="_Toc419660514"/>
        <w:bookmarkStart w:id="752" w:name="_Toc420133983"/>
        <w:bookmarkStart w:id="753" w:name="_Toc420134445"/>
        <w:bookmarkStart w:id="754" w:name="_Toc420166203"/>
        <w:bookmarkStart w:id="755" w:name="_Toc420166973"/>
        <w:bookmarkStart w:id="756" w:name="_Toc420302130"/>
        <w:bookmarkStart w:id="757" w:name="_Toc420302597"/>
        <w:bookmarkStart w:id="758" w:name="_Toc420438431"/>
        <w:bookmarkStart w:id="759" w:name="_Toc420795869"/>
        <w:bookmarkStart w:id="760" w:name="_Toc420874137"/>
        <w:bookmarkStart w:id="761" w:name="_Toc420874602"/>
        <w:bookmarkStart w:id="762" w:name="_Toc420874344"/>
        <w:bookmarkStart w:id="763" w:name="_Toc421046432"/>
        <w:bookmarkStart w:id="764" w:name="_Toc421046903"/>
        <w:bookmarkStart w:id="765" w:name="_Toc477258983"/>
        <w:bookmarkStart w:id="766" w:name="_Toc479633081"/>
        <w:bookmarkStart w:id="767" w:name="_Toc481936237"/>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del>
    </w:p>
    <w:p w14:paraId="09988A82" w14:textId="77777777" w:rsidR="00397B2B" w:rsidRPr="00EC76D5" w:rsidDel="00946E9C" w:rsidRDefault="00397B2B" w:rsidP="00397B2B">
      <w:pPr>
        <w:pStyle w:val="Code"/>
        <w:rPr>
          <w:del w:id="768" w:author="Stefan Bjornander" w:date="2015-04-25T11:35:00Z"/>
        </w:rPr>
      </w:pPr>
      <w:del w:id="769" w:author="Stefan Bjornander" w:date="2015-04-25T11:35:00Z">
        <w:r w:rsidRPr="00EC76D5" w:rsidDel="00946E9C">
          <w:delText xml:space="preserve">    type.m_returnType = returnType;</w:delText>
        </w:r>
        <w:bookmarkStart w:id="770" w:name="_Toc417811806"/>
        <w:bookmarkStart w:id="771" w:name="_Toc417853426"/>
        <w:bookmarkStart w:id="772" w:name="_Toc418022104"/>
        <w:bookmarkStart w:id="773" w:name="_Toc418191486"/>
        <w:bookmarkStart w:id="774" w:name="_Toc418191955"/>
        <w:bookmarkStart w:id="775" w:name="_Toc418263190"/>
        <w:bookmarkStart w:id="776" w:name="_Toc418263657"/>
        <w:bookmarkStart w:id="777" w:name="_Toc418356837"/>
        <w:bookmarkStart w:id="778" w:name="_Toc418360200"/>
        <w:bookmarkStart w:id="779" w:name="_Toc418434885"/>
        <w:bookmarkStart w:id="780" w:name="_Toc419660052"/>
        <w:bookmarkStart w:id="781" w:name="_Toc419660515"/>
        <w:bookmarkStart w:id="782" w:name="_Toc420133984"/>
        <w:bookmarkStart w:id="783" w:name="_Toc420134446"/>
        <w:bookmarkStart w:id="784" w:name="_Toc420166204"/>
        <w:bookmarkStart w:id="785" w:name="_Toc420166974"/>
        <w:bookmarkStart w:id="786" w:name="_Toc420302131"/>
        <w:bookmarkStart w:id="787" w:name="_Toc420302598"/>
        <w:bookmarkStart w:id="788" w:name="_Toc420438432"/>
        <w:bookmarkStart w:id="789" w:name="_Toc420795870"/>
        <w:bookmarkStart w:id="790" w:name="_Toc420874138"/>
        <w:bookmarkStart w:id="791" w:name="_Toc420874603"/>
        <w:bookmarkStart w:id="792" w:name="_Toc420874345"/>
        <w:bookmarkStart w:id="793" w:name="_Toc421046433"/>
        <w:bookmarkStart w:id="794" w:name="_Toc421046904"/>
        <w:bookmarkStart w:id="795" w:name="_Toc477258984"/>
        <w:bookmarkStart w:id="796" w:name="_Toc479633082"/>
        <w:bookmarkStart w:id="797" w:name="_Toc481936238"/>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del>
    </w:p>
    <w:p w14:paraId="3C065C77" w14:textId="77777777" w:rsidR="00397B2B" w:rsidRPr="00EC76D5" w:rsidDel="00946E9C" w:rsidRDefault="00397B2B" w:rsidP="00397B2B">
      <w:pPr>
        <w:pStyle w:val="Code"/>
        <w:rPr>
          <w:del w:id="798" w:author="Stefan Bjornander" w:date="2015-04-25T11:35:00Z"/>
          <w:rPrChange w:id="799" w:author="Stefan Bjornander" w:date="2015-04-25T14:40:00Z">
            <w:rPr>
              <w:del w:id="800" w:author="Stefan Bjornander" w:date="2015-04-25T11:35:00Z"/>
              <w:lang w:val="sv-SE"/>
            </w:rPr>
          </w:rPrChange>
        </w:rPr>
      </w:pPr>
      <w:del w:id="801" w:author="Stefan Bjornander" w:date="2015-04-25T11:35:00Z">
        <w:r w:rsidRPr="00EC76D5" w:rsidDel="00946E9C">
          <w:delText xml:space="preserve">    </w:delText>
        </w:r>
        <w:r w:rsidRPr="00EC76D5" w:rsidDel="00946E9C">
          <w:rPr>
            <w:rPrChange w:id="802" w:author="Stefan Bjornander" w:date="2015-04-25T14:40:00Z">
              <w:rPr>
                <w:lang w:val="sv-SE"/>
              </w:rPr>
            </w:rPrChange>
          </w:rPr>
          <w:delText>type.m_symbolList = null;</w:delText>
        </w:r>
        <w:bookmarkStart w:id="803" w:name="_Toc417811807"/>
        <w:bookmarkStart w:id="804" w:name="_Toc417853427"/>
        <w:bookmarkStart w:id="805" w:name="_Toc418022105"/>
        <w:bookmarkStart w:id="806" w:name="_Toc418191487"/>
        <w:bookmarkStart w:id="807" w:name="_Toc418191956"/>
        <w:bookmarkStart w:id="808" w:name="_Toc418263191"/>
        <w:bookmarkStart w:id="809" w:name="_Toc418263658"/>
        <w:bookmarkStart w:id="810" w:name="_Toc418356838"/>
        <w:bookmarkStart w:id="811" w:name="_Toc418360201"/>
        <w:bookmarkStart w:id="812" w:name="_Toc418434886"/>
        <w:bookmarkStart w:id="813" w:name="_Toc419660053"/>
        <w:bookmarkStart w:id="814" w:name="_Toc419660516"/>
        <w:bookmarkStart w:id="815" w:name="_Toc420133985"/>
        <w:bookmarkStart w:id="816" w:name="_Toc420134447"/>
        <w:bookmarkStart w:id="817" w:name="_Toc420166205"/>
        <w:bookmarkStart w:id="818" w:name="_Toc420166975"/>
        <w:bookmarkStart w:id="819" w:name="_Toc420302132"/>
        <w:bookmarkStart w:id="820" w:name="_Toc420302599"/>
        <w:bookmarkStart w:id="821" w:name="_Toc420438433"/>
        <w:bookmarkStart w:id="822" w:name="_Toc420795871"/>
        <w:bookmarkStart w:id="823" w:name="_Toc420874139"/>
        <w:bookmarkStart w:id="824" w:name="_Toc420874604"/>
        <w:bookmarkStart w:id="825" w:name="_Toc420874346"/>
        <w:bookmarkStart w:id="826" w:name="_Toc421046434"/>
        <w:bookmarkStart w:id="827" w:name="_Toc421046905"/>
        <w:bookmarkStart w:id="828" w:name="_Toc477258985"/>
        <w:bookmarkStart w:id="829" w:name="_Toc479633083"/>
        <w:bookmarkStart w:id="830" w:name="_Toc481936239"/>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del>
    </w:p>
    <w:p w14:paraId="5B1626C2" w14:textId="77777777" w:rsidR="00397B2B" w:rsidRPr="00EC76D5" w:rsidDel="00946E9C" w:rsidRDefault="00397B2B" w:rsidP="00397B2B">
      <w:pPr>
        <w:pStyle w:val="Code"/>
        <w:rPr>
          <w:del w:id="831" w:author="Stefan Bjornander" w:date="2015-04-25T11:35:00Z"/>
          <w:rPrChange w:id="832" w:author="Stefan Bjornander" w:date="2015-04-25T14:40:00Z">
            <w:rPr>
              <w:del w:id="833" w:author="Stefan Bjornander" w:date="2015-04-25T11:35:00Z"/>
              <w:lang w:val="sv-SE"/>
            </w:rPr>
          </w:rPrChange>
        </w:rPr>
      </w:pPr>
      <w:del w:id="834" w:author="Stefan Bjornander" w:date="2015-04-25T11:35:00Z">
        <w:r w:rsidRPr="00EC76D5" w:rsidDel="00946E9C">
          <w:rPr>
            <w:rPrChange w:id="835" w:author="Stefan Bjornander" w:date="2015-04-25T14:40:00Z">
              <w:rPr>
                <w:lang w:val="sv-SE"/>
              </w:rPr>
            </w:rPrChange>
          </w:rPr>
          <w:delText xml:space="preserve">    type.m_nameList = nameList;</w:delText>
        </w:r>
        <w:bookmarkStart w:id="836" w:name="_Toc417811808"/>
        <w:bookmarkStart w:id="837" w:name="_Toc417853428"/>
        <w:bookmarkStart w:id="838" w:name="_Toc418022106"/>
        <w:bookmarkStart w:id="839" w:name="_Toc418191488"/>
        <w:bookmarkStart w:id="840" w:name="_Toc418191957"/>
        <w:bookmarkStart w:id="841" w:name="_Toc418263192"/>
        <w:bookmarkStart w:id="842" w:name="_Toc418263659"/>
        <w:bookmarkStart w:id="843" w:name="_Toc418356839"/>
        <w:bookmarkStart w:id="844" w:name="_Toc418360202"/>
        <w:bookmarkStart w:id="845" w:name="_Toc418434887"/>
        <w:bookmarkStart w:id="846" w:name="_Toc419660054"/>
        <w:bookmarkStart w:id="847" w:name="_Toc419660517"/>
        <w:bookmarkStart w:id="848" w:name="_Toc420133986"/>
        <w:bookmarkStart w:id="849" w:name="_Toc420134448"/>
        <w:bookmarkStart w:id="850" w:name="_Toc420166206"/>
        <w:bookmarkStart w:id="851" w:name="_Toc420166976"/>
        <w:bookmarkStart w:id="852" w:name="_Toc420302133"/>
        <w:bookmarkStart w:id="853" w:name="_Toc420302600"/>
        <w:bookmarkStart w:id="854" w:name="_Toc420438434"/>
        <w:bookmarkStart w:id="855" w:name="_Toc420795872"/>
        <w:bookmarkStart w:id="856" w:name="_Toc420874140"/>
        <w:bookmarkStart w:id="857" w:name="_Toc420874605"/>
        <w:bookmarkStart w:id="858" w:name="_Toc420874347"/>
        <w:bookmarkStart w:id="859" w:name="_Toc421046435"/>
        <w:bookmarkStart w:id="860" w:name="_Toc421046906"/>
        <w:bookmarkStart w:id="861" w:name="_Toc477258986"/>
        <w:bookmarkStart w:id="862" w:name="_Toc479633084"/>
        <w:bookmarkStart w:id="863" w:name="_Toc481936240"/>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del>
    </w:p>
    <w:p w14:paraId="7BD9BF08" w14:textId="77777777" w:rsidR="00397B2B" w:rsidRPr="00EC76D5" w:rsidDel="00946E9C" w:rsidRDefault="00397B2B" w:rsidP="00397B2B">
      <w:pPr>
        <w:pStyle w:val="Code"/>
        <w:rPr>
          <w:del w:id="864" w:author="Stefan Bjornander" w:date="2015-04-25T11:35:00Z"/>
          <w:rPrChange w:id="865" w:author="Stefan Bjornander" w:date="2015-04-25T14:40:00Z">
            <w:rPr>
              <w:del w:id="866" w:author="Stefan Bjornander" w:date="2015-04-25T11:35:00Z"/>
              <w:lang w:val="sv-SE"/>
            </w:rPr>
          </w:rPrChange>
        </w:rPr>
      </w:pPr>
      <w:del w:id="867" w:author="Stefan Bjornander" w:date="2015-04-25T11:35:00Z">
        <w:r w:rsidRPr="00EC76D5" w:rsidDel="00946E9C">
          <w:rPr>
            <w:rPrChange w:id="868" w:author="Stefan Bjornander" w:date="2015-04-25T14:40:00Z">
              <w:rPr>
                <w:lang w:val="sv-SE"/>
              </w:rPr>
            </w:rPrChange>
          </w:rPr>
          <w:delText xml:space="preserve">    type.m_ellipse = false;</w:delText>
        </w:r>
        <w:bookmarkStart w:id="869" w:name="_Toc417811809"/>
        <w:bookmarkStart w:id="870" w:name="_Toc417853429"/>
        <w:bookmarkStart w:id="871" w:name="_Toc418022107"/>
        <w:bookmarkStart w:id="872" w:name="_Toc418191489"/>
        <w:bookmarkStart w:id="873" w:name="_Toc418191958"/>
        <w:bookmarkStart w:id="874" w:name="_Toc418263193"/>
        <w:bookmarkStart w:id="875" w:name="_Toc418263660"/>
        <w:bookmarkStart w:id="876" w:name="_Toc418356840"/>
        <w:bookmarkStart w:id="877" w:name="_Toc418360203"/>
        <w:bookmarkStart w:id="878" w:name="_Toc418434888"/>
        <w:bookmarkStart w:id="879" w:name="_Toc419660055"/>
        <w:bookmarkStart w:id="880" w:name="_Toc419660518"/>
        <w:bookmarkStart w:id="881" w:name="_Toc420133987"/>
        <w:bookmarkStart w:id="882" w:name="_Toc420134449"/>
        <w:bookmarkStart w:id="883" w:name="_Toc420166207"/>
        <w:bookmarkStart w:id="884" w:name="_Toc420166977"/>
        <w:bookmarkStart w:id="885" w:name="_Toc420302134"/>
        <w:bookmarkStart w:id="886" w:name="_Toc420302601"/>
        <w:bookmarkStart w:id="887" w:name="_Toc420438435"/>
        <w:bookmarkStart w:id="888" w:name="_Toc420795873"/>
        <w:bookmarkStart w:id="889" w:name="_Toc420874141"/>
        <w:bookmarkStart w:id="890" w:name="_Toc420874606"/>
        <w:bookmarkStart w:id="891" w:name="_Toc420874348"/>
        <w:bookmarkStart w:id="892" w:name="_Toc421046436"/>
        <w:bookmarkStart w:id="893" w:name="_Toc421046907"/>
        <w:bookmarkStart w:id="894" w:name="_Toc477258987"/>
        <w:bookmarkStart w:id="895" w:name="_Toc479633085"/>
        <w:bookmarkStart w:id="896" w:name="_Toc481936241"/>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del>
    </w:p>
    <w:p w14:paraId="6B829EF3" w14:textId="77777777" w:rsidR="00397B2B" w:rsidRPr="00EC76D5" w:rsidDel="00946E9C" w:rsidRDefault="00397B2B" w:rsidP="00397B2B">
      <w:pPr>
        <w:pStyle w:val="Code"/>
        <w:rPr>
          <w:del w:id="897" w:author="Stefan Bjornander" w:date="2015-04-25T11:35:00Z"/>
          <w:rPrChange w:id="898" w:author="Stefan Bjornander" w:date="2015-04-25T14:40:00Z">
            <w:rPr>
              <w:del w:id="899" w:author="Stefan Bjornander" w:date="2015-04-25T11:35:00Z"/>
              <w:lang w:val="sv-SE"/>
            </w:rPr>
          </w:rPrChange>
        </w:rPr>
      </w:pPr>
      <w:del w:id="900" w:author="Stefan Bjornander" w:date="2015-04-25T11:35:00Z">
        <w:r w:rsidRPr="00EC76D5" w:rsidDel="00946E9C">
          <w:rPr>
            <w:rPrChange w:id="901" w:author="Stefan Bjornander" w:date="2015-04-25T14:40:00Z">
              <w:rPr>
                <w:lang w:val="sv-SE"/>
              </w:rPr>
            </w:rPrChange>
          </w:rPr>
          <w:delText xml:space="preserve">    type.m_newStyle = false;</w:delText>
        </w:r>
        <w:bookmarkStart w:id="902" w:name="_Toc417811810"/>
        <w:bookmarkStart w:id="903" w:name="_Toc417853430"/>
        <w:bookmarkStart w:id="904" w:name="_Toc418022108"/>
        <w:bookmarkStart w:id="905" w:name="_Toc418191490"/>
        <w:bookmarkStart w:id="906" w:name="_Toc418191959"/>
        <w:bookmarkStart w:id="907" w:name="_Toc418263194"/>
        <w:bookmarkStart w:id="908" w:name="_Toc418263661"/>
        <w:bookmarkStart w:id="909" w:name="_Toc418356841"/>
        <w:bookmarkStart w:id="910" w:name="_Toc418360204"/>
        <w:bookmarkStart w:id="911" w:name="_Toc418434889"/>
        <w:bookmarkStart w:id="912" w:name="_Toc419660056"/>
        <w:bookmarkStart w:id="913" w:name="_Toc419660519"/>
        <w:bookmarkStart w:id="914" w:name="_Toc420133988"/>
        <w:bookmarkStart w:id="915" w:name="_Toc420134450"/>
        <w:bookmarkStart w:id="916" w:name="_Toc420166208"/>
        <w:bookmarkStart w:id="917" w:name="_Toc420166978"/>
        <w:bookmarkStart w:id="918" w:name="_Toc420302135"/>
        <w:bookmarkStart w:id="919" w:name="_Toc420302602"/>
        <w:bookmarkStart w:id="920" w:name="_Toc420438436"/>
        <w:bookmarkStart w:id="921" w:name="_Toc420795874"/>
        <w:bookmarkStart w:id="922" w:name="_Toc420874142"/>
        <w:bookmarkStart w:id="923" w:name="_Toc420874607"/>
        <w:bookmarkStart w:id="924" w:name="_Toc420874349"/>
        <w:bookmarkStart w:id="925" w:name="_Toc421046437"/>
        <w:bookmarkStart w:id="926" w:name="_Toc421046908"/>
        <w:bookmarkStart w:id="927" w:name="_Toc477258988"/>
        <w:bookmarkStart w:id="928" w:name="_Toc479633086"/>
        <w:bookmarkStart w:id="929" w:name="_Toc481936242"/>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del>
    </w:p>
    <w:p w14:paraId="0D18B2A9" w14:textId="77777777" w:rsidR="00397B2B" w:rsidRPr="00EC76D5" w:rsidDel="00946E9C" w:rsidRDefault="00397B2B" w:rsidP="00397B2B">
      <w:pPr>
        <w:pStyle w:val="Code"/>
        <w:rPr>
          <w:del w:id="930" w:author="Stefan Bjornander" w:date="2015-04-25T11:35:00Z"/>
          <w:rPrChange w:id="931" w:author="Stefan Bjornander" w:date="2015-04-25T14:40:00Z">
            <w:rPr>
              <w:del w:id="932" w:author="Stefan Bjornander" w:date="2015-04-25T11:35:00Z"/>
              <w:lang w:val="sv-SE"/>
            </w:rPr>
          </w:rPrChange>
        </w:rPr>
      </w:pPr>
      <w:del w:id="933" w:author="Stefan Bjornander" w:date="2015-04-25T11:35:00Z">
        <w:r w:rsidRPr="00EC76D5" w:rsidDel="00946E9C">
          <w:rPr>
            <w:rPrChange w:id="934" w:author="Stefan Bjornander" w:date="2015-04-25T14:40:00Z">
              <w:rPr>
                <w:lang w:val="sv-SE"/>
              </w:rPr>
            </w:rPrChange>
          </w:rPr>
          <w:delText xml:space="preserve">    </w:delText>
        </w:r>
        <w:bookmarkStart w:id="935" w:name="_Toc417811811"/>
        <w:bookmarkStart w:id="936" w:name="_Toc417853431"/>
        <w:bookmarkStart w:id="937" w:name="_Toc418022109"/>
        <w:bookmarkStart w:id="938" w:name="_Toc418191491"/>
        <w:bookmarkStart w:id="939" w:name="_Toc418191960"/>
        <w:bookmarkStart w:id="940" w:name="_Toc418263195"/>
        <w:bookmarkStart w:id="941" w:name="_Toc418263662"/>
        <w:bookmarkStart w:id="942" w:name="_Toc418356842"/>
        <w:bookmarkStart w:id="943" w:name="_Toc418360205"/>
        <w:bookmarkStart w:id="944" w:name="_Toc418434890"/>
        <w:bookmarkStart w:id="945" w:name="_Toc419660057"/>
        <w:bookmarkStart w:id="946" w:name="_Toc419660520"/>
        <w:bookmarkStart w:id="947" w:name="_Toc420133989"/>
        <w:bookmarkStart w:id="948" w:name="_Toc420134451"/>
        <w:bookmarkStart w:id="949" w:name="_Toc420166209"/>
        <w:bookmarkStart w:id="950" w:name="_Toc420166979"/>
        <w:bookmarkStart w:id="951" w:name="_Toc420302136"/>
        <w:bookmarkStart w:id="952" w:name="_Toc420302603"/>
        <w:bookmarkStart w:id="953" w:name="_Toc420438437"/>
        <w:bookmarkStart w:id="954" w:name="_Toc420795875"/>
        <w:bookmarkStart w:id="955" w:name="_Toc420874143"/>
        <w:bookmarkStart w:id="956" w:name="_Toc420874608"/>
        <w:bookmarkStart w:id="957" w:name="_Toc420874350"/>
        <w:bookmarkStart w:id="958" w:name="_Toc421046438"/>
        <w:bookmarkStart w:id="959" w:name="_Toc421046909"/>
        <w:bookmarkStart w:id="960" w:name="_Toc477258989"/>
        <w:bookmarkStart w:id="961" w:name="_Toc479633087"/>
        <w:bookmarkStart w:id="962" w:name="_Toc481936243"/>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del>
    </w:p>
    <w:p w14:paraId="078AC3E8" w14:textId="77777777" w:rsidR="00397B2B" w:rsidRPr="00EC76D5" w:rsidDel="00946E9C" w:rsidRDefault="00397B2B" w:rsidP="00397B2B">
      <w:pPr>
        <w:pStyle w:val="Code"/>
        <w:rPr>
          <w:del w:id="963" w:author="Stefan Bjornander" w:date="2015-04-25T11:35:00Z"/>
        </w:rPr>
      </w:pPr>
      <w:del w:id="964" w:author="Stefan Bjornander" w:date="2015-04-25T11:35:00Z">
        <w:r w:rsidRPr="00EC76D5" w:rsidDel="00946E9C">
          <w:rPr>
            <w:rPrChange w:id="965" w:author="Stefan Bjornander" w:date="2015-04-25T14:40:00Z">
              <w:rPr>
                <w:lang w:val="sv-SE"/>
              </w:rPr>
            </w:rPrChange>
          </w:rPr>
          <w:delText xml:space="preserve">    </w:delText>
        </w:r>
        <w:r w:rsidRPr="00EC76D5" w:rsidDel="00946E9C">
          <w:delText>Set&lt;String&gt; nameSet = new MySet&lt;&gt;();</w:delText>
        </w:r>
        <w:bookmarkStart w:id="966" w:name="_Toc417811812"/>
        <w:bookmarkStart w:id="967" w:name="_Toc417853432"/>
        <w:bookmarkStart w:id="968" w:name="_Toc418022110"/>
        <w:bookmarkStart w:id="969" w:name="_Toc418191492"/>
        <w:bookmarkStart w:id="970" w:name="_Toc418191961"/>
        <w:bookmarkStart w:id="971" w:name="_Toc418263196"/>
        <w:bookmarkStart w:id="972" w:name="_Toc418263663"/>
        <w:bookmarkStart w:id="973" w:name="_Toc418356843"/>
        <w:bookmarkStart w:id="974" w:name="_Toc418360206"/>
        <w:bookmarkStart w:id="975" w:name="_Toc418434891"/>
        <w:bookmarkStart w:id="976" w:name="_Toc419660058"/>
        <w:bookmarkStart w:id="977" w:name="_Toc419660521"/>
        <w:bookmarkStart w:id="978" w:name="_Toc420133990"/>
        <w:bookmarkStart w:id="979" w:name="_Toc420134452"/>
        <w:bookmarkStart w:id="980" w:name="_Toc420166210"/>
        <w:bookmarkStart w:id="981" w:name="_Toc420166980"/>
        <w:bookmarkStart w:id="982" w:name="_Toc420302137"/>
        <w:bookmarkStart w:id="983" w:name="_Toc420302604"/>
        <w:bookmarkStart w:id="984" w:name="_Toc420438438"/>
        <w:bookmarkStart w:id="985" w:name="_Toc420795876"/>
        <w:bookmarkStart w:id="986" w:name="_Toc420874144"/>
        <w:bookmarkStart w:id="987" w:name="_Toc420874609"/>
        <w:bookmarkStart w:id="988" w:name="_Toc420874351"/>
        <w:bookmarkStart w:id="989" w:name="_Toc421046439"/>
        <w:bookmarkStart w:id="990" w:name="_Toc421046910"/>
        <w:bookmarkStart w:id="991" w:name="_Toc477258990"/>
        <w:bookmarkStart w:id="992" w:name="_Toc479633088"/>
        <w:bookmarkStart w:id="993" w:name="_Toc481936244"/>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del>
    </w:p>
    <w:p w14:paraId="718A4BD5" w14:textId="77777777" w:rsidR="00397B2B" w:rsidRPr="00EC76D5" w:rsidDel="00946E9C" w:rsidRDefault="00397B2B" w:rsidP="00397B2B">
      <w:pPr>
        <w:pStyle w:val="Code"/>
        <w:rPr>
          <w:del w:id="994" w:author="Stefan Bjornander" w:date="2015-04-25T11:35:00Z"/>
        </w:rPr>
      </w:pPr>
      <w:del w:id="995" w:author="Stefan Bjornander" w:date="2015-04-25T11:35:00Z">
        <w:r w:rsidRPr="00EC76D5" w:rsidDel="00946E9C">
          <w:delText xml:space="preserve">    for (String name : type.m_nameList) {</w:delText>
        </w:r>
        <w:bookmarkStart w:id="996" w:name="_Toc417811813"/>
        <w:bookmarkStart w:id="997" w:name="_Toc417853433"/>
        <w:bookmarkStart w:id="998" w:name="_Toc418022111"/>
        <w:bookmarkStart w:id="999" w:name="_Toc418191493"/>
        <w:bookmarkStart w:id="1000" w:name="_Toc418191962"/>
        <w:bookmarkStart w:id="1001" w:name="_Toc418263197"/>
        <w:bookmarkStart w:id="1002" w:name="_Toc418263664"/>
        <w:bookmarkStart w:id="1003" w:name="_Toc418356844"/>
        <w:bookmarkStart w:id="1004" w:name="_Toc418360207"/>
        <w:bookmarkStart w:id="1005" w:name="_Toc418434892"/>
        <w:bookmarkStart w:id="1006" w:name="_Toc419660059"/>
        <w:bookmarkStart w:id="1007" w:name="_Toc419660522"/>
        <w:bookmarkStart w:id="1008" w:name="_Toc420133991"/>
        <w:bookmarkStart w:id="1009" w:name="_Toc420134453"/>
        <w:bookmarkStart w:id="1010" w:name="_Toc420166211"/>
        <w:bookmarkStart w:id="1011" w:name="_Toc420166981"/>
        <w:bookmarkStart w:id="1012" w:name="_Toc420302138"/>
        <w:bookmarkStart w:id="1013" w:name="_Toc420302605"/>
        <w:bookmarkStart w:id="1014" w:name="_Toc420438439"/>
        <w:bookmarkStart w:id="1015" w:name="_Toc420795877"/>
        <w:bookmarkStart w:id="1016" w:name="_Toc420874145"/>
        <w:bookmarkStart w:id="1017" w:name="_Toc420874610"/>
        <w:bookmarkStart w:id="1018" w:name="_Toc420874352"/>
        <w:bookmarkStart w:id="1019" w:name="_Toc421046440"/>
        <w:bookmarkStart w:id="1020" w:name="_Toc421046911"/>
        <w:bookmarkStart w:id="1021" w:name="_Toc477258991"/>
        <w:bookmarkStart w:id="1022" w:name="_Toc479633089"/>
        <w:bookmarkStart w:id="1023" w:name="_Toc48193624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del>
    </w:p>
    <w:p w14:paraId="618C1F31" w14:textId="77777777" w:rsidR="00397B2B" w:rsidRPr="00EC76D5" w:rsidDel="00946E9C" w:rsidRDefault="00397B2B" w:rsidP="00397B2B">
      <w:pPr>
        <w:pStyle w:val="Code"/>
        <w:rPr>
          <w:del w:id="1024" w:author="Stefan Bjornander" w:date="2015-04-25T11:35:00Z"/>
        </w:rPr>
      </w:pPr>
      <w:del w:id="1025" w:author="Stefan Bjornander" w:date="2015-04-25T11:35:00Z">
        <w:r w:rsidRPr="00EC76D5" w:rsidDel="00946E9C">
          <w:delText xml:space="preserve">      Assert.error(nameSet.add(name), name,</w:delText>
        </w:r>
        <w:bookmarkStart w:id="1026" w:name="_Toc417811814"/>
        <w:bookmarkStart w:id="1027" w:name="_Toc417853434"/>
        <w:bookmarkStart w:id="1028" w:name="_Toc418022112"/>
        <w:bookmarkStart w:id="1029" w:name="_Toc418191494"/>
        <w:bookmarkStart w:id="1030" w:name="_Toc418191963"/>
        <w:bookmarkStart w:id="1031" w:name="_Toc418263198"/>
        <w:bookmarkStart w:id="1032" w:name="_Toc418263665"/>
        <w:bookmarkStart w:id="1033" w:name="_Toc418356845"/>
        <w:bookmarkStart w:id="1034" w:name="_Toc418360208"/>
        <w:bookmarkStart w:id="1035" w:name="_Toc418434893"/>
        <w:bookmarkStart w:id="1036" w:name="_Toc419660060"/>
        <w:bookmarkStart w:id="1037" w:name="_Toc419660523"/>
        <w:bookmarkStart w:id="1038" w:name="_Toc420133992"/>
        <w:bookmarkStart w:id="1039" w:name="_Toc420134454"/>
        <w:bookmarkStart w:id="1040" w:name="_Toc420166212"/>
        <w:bookmarkStart w:id="1041" w:name="_Toc420166982"/>
        <w:bookmarkStart w:id="1042" w:name="_Toc420302139"/>
        <w:bookmarkStart w:id="1043" w:name="_Toc420302606"/>
        <w:bookmarkStart w:id="1044" w:name="_Toc420438440"/>
        <w:bookmarkStart w:id="1045" w:name="_Toc420795878"/>
        <w:bookmarkStart w:id="1046" w:name="_Toc420874146"/>
        <w:bookmarkStart w:id="1047" w:name="_Toc420874611"/>
        <w:bookmarkStart w:id="1048" w:name="_Toc420874353"/>
        <w:bookmarkStart w:id="1049" w:name="_Toc421046441"/>
        <w:bookmarkStart w:id="1050" w:name="_Toc421046912"/>
        <w:bookmarkStart w:id="1051" w:name="_Toc477258992"/>
        <w:bookmarkStart w:id="1052" w:name="_Toc479633090"/>
        <w:bookmarkStart w:id="1053" w:name="_Toc481936246"/>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del>
    </w:p>
    <w:p w14:paraId="57957B88" w14:textId="77777777" w:rsidR="00397B2B" w:rsidRPr="00EC76D5" w:rsidDel="00946E9C" w:rsidRDefault="00397B2B" w:rsidP="00397B2B">
      <w:pPr>
        <w:pStyle w:val="Code"/>
        <w:rPr>
          <w:del w:id="1054" w:author="Stefan Bjornander" w:date="2015-04-25T11:35:00Z"/>
        </w:rPr>
      </w:pPr>
      <w:del w:id="1055" w:author="Stefan Bjornander" w:date="2015-04-25T11:35:00Z">
        <w:r w:rsidRPr="00EC76D5" w:rsidDel="00946E9C">
          <w:delText xml:space="preserve">                    "duplicate name in parameter list");</w:delText>
        </w:r>
        <w:bookmarkStart w:id="1056" w:name="_Toc417811815"/>
        <w:bookmarkStart w:id="1057" w:name="_Toc417853435"/>
        <w:bookmarkStart w:id="1058" w:name="_Toc418022113"/>
        <w:bookmarkStart w:id="1059" w:name="_Toc418191495"/>
        <w:bookmarkStart w:id="1060" w:name="_Toc418191964"/>
        <w:bookmarkStart w:id="1061" w:name="_Toc418263199"/>
        <w:bookmarkStart w:id="1062" w:name="_Toc418263666"/>
        <w:bookmarkStart w:id="1063" w:name="_Toc418356846"/>
        <w:bookmarkStart w:id="1064" w:name="_Toc418360209"/>
        <w:bookmarkStart w:id="1065" w:name="_Toc418434894"/>
        <w:bookmarkStart w:id="1066" w:name="_Toc419660061"/>
        <w:bookmarkStart w:id="1067" w:name="_Toc419660524"/>
        <w:bookmarkStart w:id="1068" w:name="_Toc420133993"/>
        <w:bookmarkStart w:id="1069" w:name="_Toc420134455"/>
        <w:bookmarkStart w:id="1070" w:name="_Toc420166213"/>
        <w:bookmarkStart w:id="1071" w:name="_Toc420166983"/>
        <w:bookmarkStart w:id="1072" w:name="_Toc420302140"/>
        <w:bookmarkStart w:id="1073" w:name="_Toc420302607"/>
        <w:bookmarkStart w:id="1074" w:name="_Toc420438441"/>
        <w:bookmarkStart w:id="1075" w:name="_Toc420795879"/>
        <w:bookmarkStart w:id="1076" w:name="_Toc420874147"/>
        <w:bookmarkStart w:id="1077" w:name="_Toc420874612"/>
        <w:bookmarkStart w:id="1078" w:name="_Toc420874354"/>
        <w:bookmarkStart w:id="1079" w:name="_Toc421046442"/>
        <w:bookmarkStart w:id="1080" w:name="_Toc421046913"/>
        <w:bookmarkStart w:id="1081" w:name="_Toc477258993"/>
        <w:bookmarkStart w:id="1082" w:name="_Toc479633091"/>
        <w:bookmarkStart w:id="1083" w:name="_Toc481936247"/>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del>
    </w:p>
    <w:p w14:paraId="1CB0FD5B" w14:textId="77777777" w:rsidR="00397B2B" w:rsidRPr="00EC76D5" w:rsidDel="00946E9C" w:rsidRDefault="00397B2B" w:rsidP="00397B2B">
      <w:pPr>
        <w:pStyle w:val="Code"/>
        <w:rPr>
          <w:del w:id="1084" w:author="Stefan Bjornander" w:date="2015-04-25T11:35:00Z"/>
        </w:rPr>
      </w:pPr>
      <w:del w:id="1085" w:author="Stefan Bjornander" w:date="2015-04-25T11:35:00Z">
        <w:r w:rsidRPr="00EC76D5" w:rsidDel="00946E9C">
          <w:delText xml:space="preserve">    }</w:delText>
        </w:r>
        <w:bookmarkStart w:id="1086" w:name="_Toc417811816"/>
        <w:bookmarkStart w:id="1087" w:name="_Toc417853436"/>
        <w:bookmarkStart w:id="1088" w:name="_Toc418022114"/>
        <w:bookmarkStart w:id="1089" w:name="_Toc418191496"/>
        <w:bookmarkStart w:id="1090" w:name="_Toc418191965"/>
        <w:bookmarkStart w:id="1091" w:name="_Toc418263200"/>
        <w:bookmarkStart w:id="1092" w:name="_Toc418263667"/>
        <w:bookmarkStart w:id="1093" w:name="_Toc418356847"/>
        <w:bookmarkStart w:id="1094" w:name="_Toc418360210"/>
        <w:bookmarkStart w:id="1095" w:name="_Toc418434895"/>
        <w:bookmarkStart w:id="1096" w:name="_Toc419660062"/>
        <w:bookmarkStart w:id="1097" w:name="_Toc419660525"/>
        <w:bookmarkStart w:id="1098" w:name="_Toc420133994"/>
        <w:bookmarkStart w:id="1099" w:name="_Toc420134456"/>
        <w:bookmarkStart w:id="1100" w:name="_Toc420166214"/>
        <w:bookmarkStart w:id="1101" w:name="_Toc420166984"/>
        <w:bookmarkStart w:id="1102" w:name="_Toc420302141"/>
        <w:bookmarkStart w:id="1103" w:name="_Toc420302608"/>
        <w:bookmarkStart w:id="1104" w:name="_Toc420438442"/>
        <w:bookmarkStart w:id="1105" w:name="_Toc420795880"/>
        <w:bookmarkStart w:id="1106" w:name="_Toc420874148"/>
        <w:bookmarkStart w:id="1107" w:name="_Toc420874613"/>
        <w:bookmarkStart w:id="1108" w:name="_Toc420874355"/>
        <w:bookmarkStart w:id="1109" w:name="_Toc421046443"/>
        <w:bookmarkStart w:id="1110" w:name="_Toc421046914"/>
        <w:bookmarkStart w:id="1111" w:name="_Toc477258994"/>
        <w:bookmarkStart w:id="1112" w:name="_Toc479633092"/>
        <w:bookmarkStart w:id="1113" w:name="_Toc481936248"/>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del>
    </w:p>
    <w:p w14:paraId="4CF44394" w14:textId="77777777" w:rsidR="00397B2B" w:rsidRPr="00EC76D5" w:rsidDel="00946E9C" w:rsidRDefault="00397B2B" w:rsidP="00397B2B">
      <w:pPr>
        <w:pStyle w:val="Code"/>
        <w:rPr>
          <w:del w:id="1114" w:author="Stefan Bjornander" w:date="2015-04-25T11:35:00Z"/>
        </w:rPr>
      </w:pPr>
      <w:del w:id="1115" w:author="Stefan Bjornander" w:date="2015-04-25T11:35:00Z">
        <w:r w:rsidRPr="00EC76D5" w:rsidDel="00946E9C">
          <w:delText xml:space="preserve">    </w:delText>
        </w:r>
        <w:bookmarkStart w:id="1116" w:name="_Toc417811817"/>
        <w:bookmarkStart w:id="1117" w:name="_Toc417853437"/>
        <w:bookmarkStart w:id="1118" w:name="_Toc418022115"/>
        <w:bookmarkStart w:id="1119" w:name="_Toc418191497"/>
        <w:bookmarkStart w:id="1120" w:name="_Toc418191966"/>
        <w:bookmarkStart w:id="1121" w:name="_Toc418263201"/>
        <w:bookmarkStart w:id="1122" w:name="_Toc418263668"/>
        <w:bookmarkStart w:id="1123" w:name="_Toc418356848"/>
        <w:bookmarkStart w:id="1124" w:name="_Toc418360211"/>
        <w:bookmarkStart w:id="1125" w:name="_Toc418434896"/>
        <w:bookmarkStart w:id="1126" w:name="_Toc419660063"/>
        <w:bookmarkStart w:id="1127" w:name="_Toc419660526"/>
        <w:bookmarkStart w:id="1128" w:name="_Toc420133995"/>
        <w:bookmarkStart w:id="1129" w:name="_Toc420134457"/>
        <w:bookmarkStart w:id="1130" w:name="_Toc420166215"/>
        <w:bookmarkStart w:id="1131" w:name="_Toc420166985"/>
        <w:bookmarkStart w:id="1132" w:name="_Toc420302142"/>
        <w:bookmarkStart w:id="1133" w:name="_Toc420302609"/>
        <w:bookmarkStart w:id="1134" w:name="_Toc420438443"/>
        <w:bookmarkStart w:id="1135" w:name="_Toc420795881"/>
        <w:bookmarkStart w:id="1136" w:name="_Toc420874149"/>
        <w:bookmarkStart w:id="1137" w:name="_Toc420874614"/>
        <w:bookmarkStart w:id="1138" w:name="_Toc420874356"/>
        <w:bookmarkStart w:id="1139" w:name="_Toc421046444"/>
        <w:bookmarkStart w:id="1140" w:name="_Toc421046915"/>
        <w:bookmarkStart w:id="1141" w:name="_Toc477258995"/>
        <w:bookmarkStart w:id="1142" w:name="_Toc479633093"/>
        <w:bookmarkStart w:id="1143" w:name="_Toc481936249"/>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del>
    </w:p>
    <w:p w14:paraId="51D17575" w14:textId="77777777" w:rsidR="00397B2B" w:rsidRPr="00EC76D5" w:rsidDel="00946E9C" w:rsidRDefault="00397B2B" w:rsidP="00397B2B">
      <w:pPr>
        <w:pStyle w:val="Code"/>
        <w:rPr>
          <w:del w:id="1144" w:author="Stefan Bjornander" w:date="2015-04-25T11:35:00Z"/>
        </w:rPr>
      </w:pPr>
      <w:del w:id="1145" w:author="Stefan Bjornander" w:date="2015-04-25T11:35:00Z">
        <w:r w:rsidRPr="00EC76D5" w:rsidDel="00946E9C">
          <w:delText xml:space="preserve">    return type;</w:delText>
        </w:r>
        <w:bookmarkStart w:id="1146" w:name="_Toc417811818"/>
        <w:bookmarkStart w:id="1147" w:name="_Toc417853438"/>
        <w:bookmarkStart w:id="1148" w:name="_Toc418022116"/>
        <w:bookmarkStart w:id="1149" w:name="_Toc418191498"/>
        <w:bookmarkStart w:id="1150" w:name="_Toc418191967"/>
        <w:bookmarkStart w:id="1151" w:name="_Toc418263202"/>
        <w:bookmarkStart w:id="1152" w:name="_Toc418263669"/>
        <w:bookmarkStart w:id="1153" w:name="_Toc418356849"/>
        <w:bookmarkStart w:id="1154" w:name="_Toc418360212"/>
        <w:bookmarkStart w:id="1155" w:name="_Toc418434897"/>
        <w:bookmarkStart w:id="1156" w:name="_Toc419660064"/>
        <w:bookmarkStart w:id="1157" w:name="_Toc419660527"/>
        <w:bookmarkStart w:id="1158" w:name="_Toc420133996"/>
        <w:bookmarkStart w:id="1159" w:name="_Toc420134458"/>
        <w:bookmarkStart w:id="1160" w:name="_Toc420166216"/>
        <w:bookmarkStart w:id="1161" w:name="_Toc420166986"/>
        <w:bookmarkStart w:id="1162" w:name="_Toc420302143"/>
        <w:bookmarkStart w:id="1163" w:name="_Toc420302610"/>
        <w:bookmarkStart w:id="1164" w:name="_Toc420438444"/>
        <w:bookmarkStart w:id="1165" w:name="_Toc420795882"/>
        <w:bookmarkStart w:id="1166" w:name="_Toc420874150"/>
        <w:bookmarkStart w:id="1167" w:name="_Toc420874615"/>
        <w:bookmarkStart w:id="1168" w:name="_Toc420874357"/>
        <w:bookmarkStart w:id="1169" w:name="_Toc421046445"/>
        <w:bookmarkStart w:id="1170" w:name="_Toc421046916"/>
        <w:bookmarkStart w:id="1171" w:name="_Toc477258996"/>
        <w:bookmarkStart w:id="1172" w:name="_Toc479633094"/>
        <w:bookmarkStart w:id="1173" w:name="_Toc481936250"/>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del>
    </w:p>
    <w:p w14:paraId="6B93EA89" w14:textId="77777777" w:rsidR="00397B2B" w:rsidRPr="00EC76D5" w:rsidDel="00946E9C" w:rsidRDefault="00397B2B" w:rsidP="00397B2B">
      <w:pPr>
        <w:pStyle w:val="Code"/>
        <w:rPr>
          <w:del w:id="1174" w:author="Stefan Bjornander" w:date="2015-04-25T11:35:00Z"/>
        </w:rPr>
      </w:pPr>
      <w:del w:id="1175" w:author="Stefan Bjornander" w:date="2015-04-25T11:35:00Z">
        <w:r w:rsidRPr="00EC76D5" w:rsidDel="00946E9C">
          <w:delText xml:space="preserve">  }</w:delText>
        </w:r>
        <w:bookmarkStart w:id="1176" w:name="_Toc417811819"/>
        <w:bookmarkStart w:id="1177" w:name="_Toc417853439"/>
        <w:bookmarkStart w:id="1178" w:name="_Toc418022117"/>
        <w:bookmarkStart w:id="1179" w:name="_Toc418191499"/>
        <w:bookmarkStart w:id="1180" w:name="_Toc418191968"/>
        <w:bookmarkStart w:id="1181" w:name="_Toc418263203"/>
        <w:bookmarkStart w:id="1182" w:name="_Toc418263670"/>
        <w:bookmarkStart w:id="1183" w:name="_Toc418356850"/>
        <w:bookmarkStart w:id="1184" w:name="_Toc418360213"/>
        <w:bookmarkStart w:id="1185" w:name="_Toc418434898"/>
        <w:bookmarkStart w:id="1186" w:name="_Toc419660065"/>
        <w:bookmarkStart w:id="1187" w:name="_Toc419660528"/>
        <w:bookmarkStart w:id="1188" w:name="_Toc420133997"/>
        <w:bookmarkStart w:id="1189" w:name="_Toc420134459"/>
        <w:bookmarkStart w:id="1190" w:name="_Toc420166217"/>
        <w:bookmarkStart w:id="1191" w:name="_Toc420166987"/>
        <w:bookmarkStart w:id="1192" w:name="_Toc420302144"/>
        <w:bookmarkStart w:id="1193" w:name="_Toc420302611"/>
        <w:bookmarkStart w:id="1194" w:name="_Toc420438445"/>
        <w:bookmarkStart w:id="1195" w:name="_Toc420795883"/>
        <w:bookmarkStart w:id="1196" w:name="_Toc420874151"/>
        <w:bookmarkStart w:id="1197" w:name="_Toc420874616"/>
        <w:bookmarkStart w:id="1198" w:name="_Toc420874358"/>
        <w:bookmarkStart w:id="1199" w:name="_Toc421046446"/>
        <w:bookmarkStart w:id="1200" w:name="_Toc421046917"/>
        <w:bookmarkStart w:id="1201" w:name="_Toc477258997"/>
        <w:bookmarkStart w:id="1202" w:name="_Toc479633095"/>
        <w:bookmarkStart w:id="1203" w:name="_Toc481936251"/>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del>
    </w:p>
    <w:p w14:paraId="24996C3A" w14:textId="77777777" w:rsidR="00397B2B" w:rsidRPr="00EC76D5" w:rsidDel="00946E9C" w:rsidRDefault="00397B2B" w:rsidP="00397B2B">
      <w:pPr>
        <w:pStyle w:val="Code"/>
        <w:rPr>
          <w:del w:id="1204" w:author="Stefan Bjornander" w:date="2015-04-25T11:35:00Z"/>
        </w:rPr>
      </w:pPr>
      <w:bookmarkStart w:id="1205" w:name="_Toc417811820"/>
      <w:bookmarkStart w:id="1206" w:name="_Toc417853440"/>
      <w:bookmarkStart w:id="1207" w:name="_Toc418022118"/>
      <w:bookmarkStart w:id="1208" w:name="_Toc418191500"/>
      <w:bookmarkStart w:id="1209" w:name="_Toc418191969"/>
      <w:bookmarkStart w:id="1210" w:name="_Toc418263204"/>
      <w:bookmarkStart w:id="1211" w:name="_Toc418263671"/>
      <w:bookmarkStart w:id="1212" w:name="_Toc418356851"/>
      <w:bookmarkStart w:id="1213" w:name="_Toc418360214"/>
      <w:bookmarkStart w:id="1214" w:name="_Toc418434899"/>
      <w:bookmarkStart w:id="1215" w:name="_Toc419660066"/>
      <w:bookmarkStart w:id="1216" w:name="_Toc419660529"/>
      <w:bookmarkStart w:id="1217" w:name="_Toc420133998"/>
      <w:bookmarkStart w:id="1218" w:name="_Toc420134460"/>
      <w:bookmarkStart w:id="1219" w:name="_Toc420166218"/>
      <w:bookmarkStart w:id="1220" w:name="_Toc420166988"/>
      <w:bookmarkStart w:id="1221" w:name="_Toc420302145"/>
      <w:bookmarkStart w:id="1222" w:name="_Toc420302612"/>
      <w:bookmarkStart w:id="1223" w:name="_Toc420438446"/>
      <w:bookmarkStart w:id="1224" w:name="_Toc420795884"/>
      <w:bookmarkStart w:id="1225" w:name="_Toc420874152"/>
      <w:bookmarkStart w:id="1226" w:name="_Toc420874617"/>
      <w:bookmarkStart w:id="1227" w:name="_Toc420874359"/>
      <w:bookmarkStart w:id="1228" w:name="_Toc421046447"/>
      <w:bookmarkStart w:id="1229" w:name="_Toc421046918"/>
      <w:bookmarkStart w:id="1230" w:name="_Toc477258998"/>
      <w:bookmarkStart w:id="1231" w:name="_Toc479633096"/>
      <w:bookmarkStart w:id="1232" w:name="_Toc481936252"/>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p>
    <w:p w14:paraId="2CD9BA9F" w14:textId="77777777" w:rsidR="00397B2B" w:rsidRPr="00EC76D5" w:rsidDel="00946E9C" w:rsidRDefault="00397B2B" w:rsidP="00397B2B">
      <w:pPr>
        <w:pStyle w:val="Code"/>
        <w:rPr>
          <w:del w:id="1233" w:author="Stefan Bjornander" w:date="2015-04-25T11:35:00Z"/>
        </w:rPr>
      </w:pPr>
      <w:del w:id="1234" w:author="Stefan Bjornander" w:date="2015-04-25T11:35:00Z">
        <w:r w:rsidRPr="00EC76D5" w:rsidDel="00946E9C">
          <w:delText xml:space="preserve">  public static Type </w:delText>
        </w:r>
      </w:del>
      <w:del w:id="1235" w:author="Stefan Bjornander" w:date="2015-04-25T11:32:00Z">
        <w:r w:rsidRPr="00EC76D5" w:rsidDel="00055356">
          <w:delText>createNewFunctionType</w:delText>
        </w:r>
      </w:del>
      <w:del w:id="1236" w:author="Stefan Bjornander" w:date="2015-04-25T11:35:00Z">
        <w:r w:rsidRPr="00EC76D5" w:rsidDel="00946E9C">
          <w:delText>(Type returnType, List&lt;Symb&gt;</w:delText>
        </w:r>
        <w:bookmarkStart w:id="1237" w:name="_Toc417811821"/>
        <w:bookmarkStart w:id="1238" w:name="_Toc417853441"/>
        <w:bookmarkStart w:id="1239" w:name="_Toc418022119"/>
        <w:bookmarkStart w:id="1240" w:name="_Toc418191501"/>
        <w:bookmarkStart w:id="1241" w:name="_Toc418191970"/>
        <w:bookmarkStart w:id="1242" w:name="_Toc418263205"/>
        <w:bookmarkStart w:id="1243" w:name="_Toc418263672"/>
        <w:bookmarkStart w:id="1244" w:name="_Toc418356852"/>
        <w:bookmarkStart w:id="1245" w:name="_Toc418360215"/>
        <w:bookmarkStart w:id="1246" w:name="_Toc418434900"/>
        <w:bookmarkStart w:id="1247" w:name="_Toc419660067"/>
        <w:bookmarkStart w:id="1248" w:name="_Toc419660530"/>
        <w:bookmarkStart w:id="1249" w:name="_Toc420133999"/>
        <w:bookmarkStart w:id="1250" w:name="_Toc420134461"/>
        <w:bookmarkStart w:id="1251" w:name="_Toc420166219"/>
        <w:bookmarkStart w:id="1252" w:name="_Toc420166989"/>
        <w:bookmarkStart w:id="1253" w:name="_Toc420302146"/>
        <w:bookmarkStart w:id="1254" w:name="_Toc420302613"/>
        <w:bookmarkStart w:id="1255" w:name="_Toc420438447"/>
        <w:bookmarkStart w:id="1256" w:name="_Toc420795885"/>
        <w:bookmarkStart w:id="1257" w:name="_Toc420874153"/>
        <w:bookmarkStart w:id="1258" w:name="_Toc420874618"/>
        <w:bookmarkStart w:id="1259" w:name="_Toc420874360"/>
        <w:bookmarkStart w:id="1260" w:name="_Toc421046448"/>
        <w:bookmarkStart w:id="1261" w:name="_Toc421046919"/>
        <w:bookmarkStart w:id="1262" w:name="_Toc477258999"/>
        <w:bookmarkStart w:id="1263" w:name="_Toc479633097"/>
        <w:bookmarkStart w:id="1264" w:name="_Toc481936253"/>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del>
    </w:p>
    <w:p w14:paraId="37D93F87" w14:textId="77777777" w:rsidR="00397B2B" w:rsidRPr="00EC76D5" w:rsidDel="00946E9C" w:rsidRDefault="00397B2B" w:rsidP="00397B2B">
      <w:pPr>
        <w:pStyle w:val="Code"/>
        <w:rPr>
          <w:del w:id="1265" w:author="Stefan Bjornander" w:date="2015-04-25T11:35:00Z"/>
        </w:rPr>
      </w:pPr>
      <w:del w:id="1266" w:author="Stefan Bjornander" w:date="2015-04-25T11:35:00Z">
        <w:r w:rsidRPr="00EC76D5" w:rsidDel="00946E9C">
          <w:delText xml:space="preserve">                                           symbolList, boolean ellipse) {</w:delText>
        </w:r>
        <w:bookmarkStart w:id="1267" w:name="_Toc417811822"/>
        <w:bookmarkStart w:id="1268" w:name="_Toc417853442"/>
        <w:bookmarkStart w:id="1269" w:name="_Toc418022120"/>
        <w:bookmarkStart w:id="1270" w:name="_Toc418191502"/>
        <w:bookmarkStart w:id="1271" w:name="_Toc418191971"/>
        <w:bookmarkStart w:id="1272" w:name="_Toc418263206"/>
        <w:bookmarkStart w:id="1273" w:name="_Toc418263673"/>
        <w:bookmarkStart w:id="1274" w:name="_Toc418356853"/>
        <w:bookmarkStart w:id="1275" w:name="_Toc418360216"/>
        <w:bookmarkStart w:id="1276" w:name="_Toc418434901"/>
        <w:bookmarkStart w:id="1277" w:name="_Toc419660068"/>
        <w:bookmarkStart w:id="1278" w:name="_Toc419660531"/>
        <w:bookmarkStart w:id="1279" w:name="_Toc420134000"/>
        <w:bookmarkStart w:id="1280" w:name="_Toc420134462"/>
        <w:bookmarkStart w:id="1281" w:name="_Toc420166220"/>
        <w:bookmarkStart w:id="1282" w:name="_Toc420166990"/>
        <w:bookmarkStart w:id="1283" w:name="_Toc420302147"/>
        <w:bookmarkStart w:id="1284" w:name="_Toc420302614"/>
        <w:bookmarkStart w:id="1285" w:name="_Toc420438448"/>
        <w:bookmarkStart w:id="1286" w:name="_Toc420795886"/>
        <w:bookmarkStart w:id="1287" w:name="_Toc420874154"/>
        <w:bookmarkStart w:id="1288" w:name="_Toc420874619"/>
        <w:bookmarkStart w:id="1289" w:name="_Toc420874361"/>
        <w:bookmarkStart w:id="1290" w:name="_Toc421046449"/>
        <w:bookmarkStart w:id="1291" w:name="_Toc421046920"/>
        <w:bookmarkStart w:id="1292" w:name="_Toc477259000"/>
        <w:bookmarkStart w:id="1293" w:name="_Toc479633098"/>
        <w:bookmarkStart w:id="1294" w:name="_Toc481936254"/>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del>
    </w:p>
    <w:p w14:paraId="2466E8C0" w14:textId="77777777" w:rsidR="00397B2B" w:rsidRPr="00EC76D5" w:rsidDel="00946E9C" w:rsidRDefault="00397B2B" w:rsidP="00397B2B">
      <w:pPr>
        <w:pStyle w:val="Code"/>
        <w:rPr>
          <w:del w:id="1295" w:author="Stefan Bjornander" w:date="2015-04-25T11:35:00Z"/>
        </w:rPr>
      </w:pPr>
      <w:del w:id="1296" w:author="Stefan Bjornander" w:date="2015-04-25T11:35:00Z">
        <w:r w:rsidRPr="00EC76D5" w:rsidDel="00946E9C">
          <w:delText xml:space="preserve">    Type type = new Type();</w:delText>
        </w:r>
        <w:bookmarkStart w:id="1297" w:name="_Toc417811823"/>
        <w:bookmarkStart w:id="1298" w:name="_Toc417853443"/>
        <w:bookmarkStart w:id="1299" w:name="_Toc418022121"/>
        <w:bookmarkStart w:id="1300" w:name="_Toc418191503"/>
        <w:bookmarkStart w:id="1301" w:name="_Toc418191972"/>
        <w:bookmarkStart w:id="1302" w:name="_Toc418263207"/>
        <w:bookmarkStart w:id="1303" w:name="_Toc418263674"/>
        <w:bookmarkStart w:id="1304" w:name="_Toc418356854"/>
        <w:bookmarkStart w:id="1305" w:name="_Toc418360217"/>
        <w:bookmarkStart w:id="1306" w:name="_Toc418434902"/>
        <w:bookmarkStart w:id="1307" w:name="_Toc419660069"/>
        <w:bookmarkStart w:id="1308" w:name="_Toc419660532"/>
        <w:bookmarkStart w:id="1309" w:name="_Toc420134001"/>
        <w:bookmarkStart w:id="1310" w:name="_Toc420134463"/>
        <w:bookmarkStart w:id="1311" w:name="_Toc420166221"/>
        <w:bookmarkStart w:id="1312" w:name="_Toc420166991"/>
        <w:bookmarkStart w:id="1313" w:name="_Toc420302148"/>
        <w:bookmarkStart w:id="1314" w:name="_Toc420302615"/>
        <w:bookmarkStart w:id="1315" w:name="_Toc420438449"/>
        <w:bookmarkStart w:id="1316" w:name="_Toc420795887"/>
        <w:bookmarkStart w:id="1317" w:name="_Toc420874155"/>
        <w:bookmarkStart w:id="1318" w:name="_Toc420874620"/>
        <w:bookmarkStart w:id="1319" w:name="_Toc420874362"/>
        <w:bookmarkStart w:id="1320" w:name="_Toc421046450"/>
        <w:bookmarkStart w:id="1321" w:name="_Toc421046921"/>
        <w:bookmarkStart w:id="1322" w:name="_Toc477259001"/>
        <w:bookmarkStart w:id="1323" w:name="_Toc479633099"/>
        <w:bookmarkStart w:id="1324" w:name="_Toc481936255"/>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del>
    </w:p>
    <w:p w14:paraId="1AFBC4E6" w14:textId="77777777" w:rsidR="00397B2B" w:rsidRPr="00EC76D5" w:rsidDel="00946E9C" w:rsidRDefault="00397B2B" w:rsidP="00397B2B">
      <w:pPr>
        <w:pStyle w:val="Code"/>
        <w:rPr>
          <w:del w:id="1325" w:author="Stefan Bjornander" w:date="2015-04-25T11:35:00Z"/>
        </w:rPr>
      </w:pPr>
      <w:del w:id="1326" w:author="Stefan Bjornander" w:date="2015-04-25T11:35:00Z">
        <w:r w:rsidRPr="00EC76D5" w:rsidDel="00946E9C">
          <w:delText xml:space="preserve">    type.m_sort = Sort.Function;</w:delText>
        </w:r>
        <w:bookmarkStart w:id="1327" w:name="_Toc417811824"/>
        <w:bookmarkStart w:id="1328" w:name="_Toc417853444"/>
        <w:bookmarkStart w:id="1329" w:name="_Toc418022122"/>
        <w:bookmarkStart w:id="1330" w:name="_Toc418191504"/>
        <w:bookmarkStart w:id="1331" w:name="_Toc418191973"/>
        <w:bookmarkStart w:id="1332" w:name="_Toc418263208"/>
        <w:bookmarkStart w:id="1333" w:name="_Toc418263675"/>
        <w:bookmarkStart w:id="1334" w:name="_Toc418356855"/>
        <w:bookmarkStart w:id="1335" w:name="_Toc418360218"/>
        <w:bookmarkStart w:id="1336" w:name="_Toc418434903"/>
        <w:bookmarkStart w:id="1337" w:name="_Toc419660070"/>
        <w:bookmarkStart w:id="1338" w:name="_Toc419660533"/>
        <w:bookmarkStart w:id="1339" w:name="_Toc420134002"/>
        <w:bookmarkStart w:id="1340" w:name="_Toc420134464"/>
        <w:bookmarkStart w:id="1341" w:name="_Toc420166222"/>
        <w:bookmarkStart w:id="1342" w:name="_Toc420166992"/>
        <w:bookmarkStart w:id="1343" w:name="_Toc420302149"/>
        <w:bookmarkStart w:id="1344" w:name="_Toc420302616"/>
        <w:bookmarkStart w:id="1345" w:name="_Toc420438450"/>
        <w:bookmarkStart w:id="1346" w:name="_Toc420795888"/>
        <w:bookmarkStart w:id="1347" w:name="_Toc420874156"/>
        <w:bookmarkStart w:id="1348" w:name="_Toc420874621"/>
        <w:bookmarkStart w:id="1349" w:name="_Toc420874363"/>
        <w:bookmarkStart w:id="1350" w:name="_Toc421046451"/>
        <w:bookmarkStart w:id="1351" w:name="_Toc421046922"/>
        <w:bookmarkStart w:id="1352" w:name="_Toc477259002"/>
        <w:bookmarkStart w:id="1353" w:name="_Toc479633100"/>
        <w:bookmarkStart w:id="1354" w:name="_Toc48193625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del>
    </w:p>
    <w:p w14:paraId="47BD7968" w14:textId="77777777" w:rsidR="00397B2B" w:rsidRPr="00EC76D5" w:rsidDel="00946E9C" w:rsidRDefault="00397B2B" w:rsidP="00397B2B">
      <w:pPr>
        <w:pStyle w:val="Code"/>
        <w:rPr>
          <w:del w:id="1355" w:author="Stefan Bjornander" w:date="2015-04-25T11:35:00Z"/>
        </w:rPr>
      </w:pPr>
      <w:del w:id="1356" w:author="Stefan Bjornander" w:date="2015-04-25T11:35:00Z">
        <w:r w:rsidRPr="00EC76D5" w:rsidDel="00946E9C">
          <w:delText xml:space="preserve">    type.m_returnType = returnType;</w:delText>
        </w:r>
        <w:bookmarkStart w:id="1357" w:name="_Toc417811825"/>
        <w:bookmarkStart w:id="1358" w:name="_Toc417853445"/>
        <w:bookmarkStart w:id="1359" w:name="_Toc418022123"/>
        <w:bookmarkStart w:id="1360" w:name="_Toc418191505"/>
        <w:bookmarkStart w:id="1361" w:name="_Toc418191974"/>
        <w:bookmarkStart w:id="1362" w:name="_Toc418263209"/>
        <w:bookmarkStart w:id="1363" w:name="_Toc418263676"/>
        <w:bookmarkStart w:id="1364" w:name="_Toc418356856"/>
        <w:bookmarkStart w:id="1365" w:name="_Toc418360219"/>
        <w:bookmarkStart w:id="1366" w:name="_Toc418434904"/>
        <w:bookmarkStart w:id="1367" w:name="_Toc419660071"/>
        <w:bookmarkStart w:id="1368" w:name="_Toc419660534"/>
        <w:bookmarkStart w:id="1369" w:name="_Toc420134003"/>
        <w:bookmarkStart w:id="1370" w:name="_Toc420134465"/>
        <w:bookmarkStart w:id="1371" w:name="_Toc420166223"/>
        <w:bookmarkStart w:id="1372" w:name="_Toc420166993"/>
        <w:bookmarkStart w:id="1373" w:name="_Toc420302150"/>
        <w:bookmarkStart w:id="1374" w:name="_Toc420302617"/>
        <w:bookmarkStart w:id="1375" w:name="_Toc420438451"/>
        <w:bookmarkStart w:id="1376" w:name="_Toc420795889"/>
        <w:bookmarkStart w:id="1377" w:name="_Toc420874157"/>
        <w:bookmarkStart w:id="1378" w:name="_Toc420874622"/>
        <w:bookmarkStart w:id="1379" w:name="_Toc420874364"/>
        <w:bookmarkStart w:id="1380" w:name="_Toc421046452"/>
        <w:bookmarkStart w:id="1381" w:name="_Toc421046923"/>
        <w:bookmarkStart w:id="1382" w:name="_Toc477259003"/>
        <w:bookmarkStart w:id="1383" w:name="_Toc479633101"/>
        <w:bookmarkStart w:id="1384" w:name="_Toc481936257"/>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del>
    </w:p>
    <w:p w14:paraId="4AE75A0E" w14:textId="77777777" w:rsidR="00397B2B" w:rsidRPr="00EC76D5" w:rsidDel="00946E9C" w:rsidRDefault="00397B2B" w:rsidP="00397B2B">
      <w:pPr>
        <w:pStyle w:val="Code"/>
        <w:rPr>
          <w:del w:id="1385" w:author="Stefan Bjornander" w:date="2015-04-25T11:35:00Z"/>
          <w:rPrChange w:id="1386" w:author="Stefan Bjornander" w:date="2015-04-25T14:40:00Z">
            <w:rPr>
              <w:del w:id="1387" w:author="Stefan Bjornander" w:date="2015-04-25T11:35:00Z"/>
              <w:lang w:val="sv-SE"/>
            </w:rPr>
          </w:rPrChange>
        </w:rPr>
      </w:pPr>
      <w:del w:id="1388" w:author="Stefan Bjornander" w:date="2015-04-25T11:35:00Z">
        <w:r w:rsidRPr="00EC76D5" w:rsidDel="00946E9C">
          <w:delText xml:space="preserve">    </w:delText>
        </w:r>
        <w:r w:rsidRPr="00EC76D5" w:rsidDel="00946E9C">
          <w:rPr>
            <w:rPrChange w:id="1389" w:author="Stefan Bjornander" w:date="2015-04-25T14:40:00Z">
              <w:rPr>
                <w:lang w:val="sv-SE"/>
              </w:rPr>
            </w:rPrChange>
          </w:rPr>
          <w:delText>type.m_symbolList = symbolList;</w:delText>
        </w:r>
        <w:bookmarkStart w:id="1390" w:name="_Toc417811826"/>
        <w:bookmarkStart w:id="1391" w:name="_Toc417853446"/>
        <w:bookmarkStart w:id="1392" w:name="_Toc418022124"/>
        <w:bookmarkStart w:id="1393" w:name="_Toc418191506"/>
        <w:bookmarkStart w:id="1394" w:name="_Toc418191975"/>
        <w:bookmarkStart w:id="1395" w:name="_Toc418263210"/>
        <w:bookmarkStart w:id="1396" w:name="_Toc418263677"/>
        <w:bookmarkStart w:id="1397" w:name="_Toc418356857"/>
        <w:bookmarkStart w:id="1398" w:name="_Toc418360220"/>
        <w:bookmarkStart w:id="1399" w:name="_Toc418434905"/>
        <w:bookmarkStart w:id="1400" w:name="_Toc419660072"/>
        <w:bookmarkStart w:id="1401" w:name="_Toc419660535"/>
        <w:bookmarkStart w:id="1402" w:name="_Toc420134004"/>
        <w:bookmarkStart w:id="1403" w:name="_Toc420134466"/>
        <w:bookmarkStart w:id="1404" w:name="_Toc420166224"/>
        <w:bookmarkStart w:id="1405" w:name="_Toc420166994"/>
        <w:bookmarkStart w:id="1406" w:name="_Toc420302151"/>
        <w:bookmarkStart w:id="1407" w:name="_Toc420302618"/>
        <w:bookmarkStart w:id="1408" w:name="_Toc420438452"/>
        <w:bookmarkStart w:id="1409" w:name="_Toc420795890"/>
        <w:bookmarkStart w:id="1410" w:name="_Toc420874158"/>
        <w:bookmarkStart w:id="1411" w:name="_Toc420874623"/>
        <w:bookmarkStart w:id="1412" w:name="_Toc420874365"/>
        <w:bookmarkStart w:id="1413" w:name="_Toc421046453"/>
        <w:bookmarkStart w:id="1414" w:name="_Toc421046924"/>
        <w:bookmarkStart w:id="1415" w:name="_Toc477259004"/>
        <w:bookmarkStart w:id="1416" w:name="_Toc479633102"/>
        <w:bookmarkStart w:id="1417" w:name="_Toc481936258"/>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del>
    </w:p>
    <w:p w14:paraId="2876ABAC" w14:textId="77777777" w:rsidR="00397B2B" w:rsidRPr="00EC76D5" w:rsidDel="00946E9C" w:rsidRDefault="00397B2B" w:rsidP="00397B2B">
      <w:pPr>
        <w:pStyle w:val="Code"/>
        <w:rPr>
          <w:del w:id="1418" w:author="Stefan Bjornander" w:date="2015-04-25T11:35:00Z"/>
          <w:rPrChange w:id="1419" w:author="Stefan Bjornander" w:date="2015-04-25T14:40:00Z">
            <w:rPr>
              <w:del w:id="1420" w:author="Stefan Bjornander" w:date="2015-04-25T11:35:00Z"/>
              <w:lang w:val="sv-SE"/>
            </w:rPr>
          </w:rPrChange>
        </w:rPr>
      </w:pPr>
      <w:del w:id="1421" w:author="Stefan Bjornander" w:date="2015-04-25T11:35:00Z">
        <w:r w:rsidRPr="00EC76D5" w:rsidDel="00946E9C">
          <w:rPr>
            <w:rPrChange w:id="1422" w:author="Stefan Bjornander" w:date="2015-04-25T14:40:00Z">
              <w:rPr>
                <w:lang w:val="sv-SE"/>
              </w:rPr>
            </w:rPrChange>
          </w:rPr>
          <w:delText xml:space="preserve">    type.m_nameList = null;</w:delText>
        </w:r>
        <w:bookmarkStart w:id="1423" w:name="_Toc417811827"/>
        <w:bookmarkStart w:id="1424" w:name="_Toc417853447"/>
        <w:bookmarkStart w:id="1425" w:name="_Toc418022125"/>
        <w:bookmarkStart w:id="1426" w:name="_Toc418191507"/>
        <w:bookmarkStart w:id="1427" w:name="_Toc418191976"/>
        <w:bookmarkStart w:id="1428" w:name="_Toc418263211"/>
        <w:bookmarkStart w:id="1429" w:name="_Toc418263678"/>
        <w:bookmarkStart w:id="1430" w:name="_Toc418356858"/>
        <w:bookmarkStart w:id="1431" w:name="_Toc418360221"/>
        <w:bookmarkStart w:id="1432" w:name="_Toc418434906"/>
        <w:bookmarkStart w:id="1433" w:name="_Toc419660073"/>
        <w:bookmarkStart w:id="1434" w:name="_Toc419660536"/>
        <w:bookmarkStart w:id="1435" w:name="_Toc420134005"/>
        <w:bookmarkStart w:id="1436" w:name="_Toc420134467"/>
        <w:bookmarkStart w:id="1437" w:name="_Toc420166225"/>
        <w:bookmarkStart w:id="1438" w:name="_Toc420166995"/>
        <w:bookmarkStart w:id="1439" w:name="_Toc420302152"/>
        <w:bookmarkStart w:id="1440" w:name="_Toc420302619"/>
        <w:bookmarkStart w:id="1441" w:name="_Toc420438453"/>
        <w:bookmarkStart w:id="1442" w:name="_Toc420795891"/>
        <w:bookmarkStart w:id="1443" w:name="_Toc420874159"/>
        <w:bookmarkStart w:id="1444" w:name="_Toc420874624"/>
        <w:bookmarkStart w:id="1445" w:name="_Toc420874366"/>
        <w:bookmarkStart w:id="1446" w:name="_Toc421046454"/>
        <w:bookmarkStart w:id="1447" w:name="_Toc421046925"/>
        <w:bookmarkStart w:id="1448" w:name="_Toc477259005"/>
        <w:bookmarkStart w:id="1449" w:name="_Toc479633103"/>
        <w:bookmarkStart w:id="1450" w:name="_Toc481936259"/>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del>
    </w:p>
    <w:p w14:paraId="6BA49E21" w14:textId="77777777" w:rsidR="00397B2B" w:rsidRPr="00EC76D5" w:rsidDel="00946E9C" w:rsidRDefault="00397B2B" w:rsidP="00397B2B">
      <w:pPr>
        <w:pStyle w:val="Code"/>
        <w:rPr>
          <w:del w:id="1451" w:author="Stefan Bjornander" w:date="2015-04-25T11:35:00Z"/>
        </w:rPr>
      </w:pPr>
      <w:del w:id="1452" w:author="Stefan Bjornander" w:date="2015-04-25T11:35:00Z">
        <w:r w:rsidRPr="00EC76D5" w:rsidDel="00946E9C">
          <w:rPr>
            <w:rPrChange w:id="1453" w:author="Stefan Bjornander" w:date="2015-04-25T14:40:00Z">
              <w:rPr>
                <w:lang w:val="sv-SE"/>
              </w:rPr>
            </w:rPrChange>
          </w:rPr>
          <w:delText xml:space="preserve">    </w:delText>
        </w:r>
        <w:r w:rsidRPr="00EC76D5" w:rsidDel="00946E9C">
          <w:delText>type.m_ellipse = ellipse;</w:delText>
        </w:r>
        <w:bookmarkStart w:id="1454" w:name="_Toc417811828"/>
        <w:bookmarkStart w:id="1455" w:name="_Toc417853448"/>
        <w:bookmarkStart w:id="1456" w:name="_Toc418022126"/>
        <w:bookmarkStart w:id="1457" w:name="_Toc418191508"/>
        <w:bookmarkStart w:id="1458" w:name="_Toc418191977"/>
        <w:bookmarkStart w:id="1459" w:name="_Toc418263212"/>
        <w:bookmarkStart w:id="1460" w:name="_Toc418263679"/>
        <w:bookmarkStart w:id="1461" w:name="_Toc418356859"/>
        <w:bookmarkStart w:id="1462" w:name="_Toc418360222"/>
        <w:bookmarkStart w:id="1463" w:name="_Toc418434907"/>
        <w:bookmarkStart w:id="1464" w:name="_Toc419660074"/>
        <w:bookmarkStart w:id="1465" w:name="_Toc419660537"/>
        <w:bookmarkStart w:id="1466" w:name="_Toc420134006"/>
        <w:bookmarkStart w:id="1467" w:name="_Toc420134468"/>
        <w:bookmarkStart w:id="1468" w:name="_Toc420166226"/>
        <w:bookmarkStart w:id="1469" w:name="_Toc420166996"/>
        <w:bookmarkStart w:id="1470" w:name="_Toc420302153"/>
        <w:bookmarkStart w:id="1471" w:name="_Toc420302620"/>
        <w:bookmarkStart w:id="1472" w:name="_Toc420438454"/>
        <w:bookmarkStart w:id="1473" w:name="_Toc420795892"/>
        <w:bookmarkStart w:id="1474" w:name="_Toc420874160"/>
        <w:bookmarkStart w:id="1475" w:name="_Toc420874625"/>
        <w:bookmarkStart w:id="1476" w:name="_Toc420874367"/>
        <w:bookmarkStart w:id="1477" w:name="_Toc421046455"/>
        <w:bookmarkStart w:id="1478" w:name="_Toc421046926"/>
        <w:bookmarkStart w:id="1479" w:name="_Toc477259006"/>
        <w:bookmarkStart w:id="1480" w:name="_Toc479633104"/>
        <w:bookmarkStart w:id="1481" w:name="_Toc481936260"/>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del>
    </w:p>
    <w:p w14:paraId="25533E1E" w14:textId="77777777" w:rsidR="00397B2B" w:rsidRPr="00EC76D5" w:rsidDel="00946E9C" w:rsidRDefault="00397B2B" w:rsidP="00397B2B">
      <w:pPr>
        <w:pStyle w:val="Code"/>
        <w:rPr>
          <w:del w:id="1482" w:author="Stefan Bjornander" w:date="2015-04-25T11:35:00Z"/>
        </w:rPr>
      </w:pPr>
      <w:del w:id="1483" w:author="Stefan Bjornander" w:date="2015-04-25T11:35:00Z">
        <w:r w:rsidRPr="00EC76D5" w:rsidDel="00946E9C">
          <w:delText xml:space="preserve">    type.m_newStyle = true;</w:delText>
        </w:r>
        <w:bookmarkStart w:id="1484" w:name="_Toc417811829"/>
        <w:bookmarkStart w:id="1485" w:name="_Toc417853449"/>
        <w:bookmarkStart w:id="1486" w:name="_Toc418022127"/>
        <w:bookmarkStart w:id="1487" w:name="_Toc418191509"/>
        <w:bookmarkStart w:id="1488" w:name="_Toc418191978"/>
        <w:bookmarkStart w:id="1489" w:name="_Toc418263213"/>
        <w:bookmarkStart w:id="1490" w:name="_Toc418263680"/>
        <w:bookmarkStart w:id="1491" w:name="_Toc418356860"/>
        <w:bookmarkStart w:id="1492" w:name="_Toc418360223"/>
        <w:bookmarkStart w:id="1493" w:name="_Toc418434908"/>
        <w:bookmarkStart w:id="1494" w:name="_Toc419660075"/>
        <w:bookmarkStart w:id="1495" w:name="_Toc419660538"/>
        <w:bookmarkStart w:id="1496" w:name="_Toc420134007"/>
        <w:bookmarkStart w:id="1497" w:name="_Toc420134469"/>
        <w:bookmarkStart w:id="1498" w:name="_Toc420166227"/>
        <w:bookmarkStart w:id="1499" w:name="_Toc420166997"/>
        <w:bookmarkStart w:id="1500" w:name="_Toc420302154"/>
        <w:bookmarkStart w:id="1501" w:name="_Toc420302621"/>
        <w:bookmarkStart w:id="1502" w:name="_Toc420438455"/>
        <w:bookmarkStart w:id="1503" w:name="_Toc420795893"/>
        <w:bookmarkStart w:id="1504" w:name="_Toc420874161"/>
        <w:bookmarkStart w:id="1505" w:name="_Toc420874626"/>
        <w:bookmarkStart w:id="1506" w:name="_Toc420874368"/>
        <w:bookmarkStart w:id="1507" w:name="_Toc421046456"/>
        <w:bookmarkStart w:id="1508" w:name="_Toc421046927"/>
        <w:bookmarkStart w:id="1509" w:name="_Toc477259007"/>
        <w:bookmarkStart w:id="1510" w:name="_Toc479633105"/>
        <w:bookmarkStart w:id="1511" w:name="_Toc481936261"/>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del>
    </w:p>
    <w:p w14:paraId="0582CE8F" w14:textId="77777777" w:rsidR="00397B2B" w:rsidRPr="00EC76D5" w:rsidDel="00946E9C" w:rsidRDefault="00397B2B" w:rsidP="00397B2B">
      <w:pPr>
        <w:pStyle w:val="Code"/>
        <w:rPr>
          <w:del w:id="1512" w:author="Stefan Bjornander" w:date="2015-04-25T11:35:00Z"/>
        </w:rPr>
      </w:pPr>
      <w:del w:id="1513" w:author="Stefan Bjornander" w:date="2015-04-25T11:35:00Z">
        <w:r w:rsidRPr="00EC76D5" w:rsidDel="00946E9C">
          <w:delText xml:space="preserve">    </w:delText>
        </w:r>
        <w:bookmarkStart w:id="1514" w:name="_Toc417811830"/>
        <w:bookmarkStart w:id="1515" w:name="_Toc417853450"/>
        <w:bookmarkStart w:id="1516" w:name="_Toc418022128"/>
        <w:bookmarkStart w:id="1517" w:name="_Toc418191510"/>
        <w:bookmarkStart w:id="1518" w:name="_Toc418191979"/>
        <w:bookmarkStart w:id="1519" w:name="_Toc418263214"/>
        <w:bookmarkStart w:id="1520" w:name="_Toc418263681"/>
        <w:bookmarkStart w:id="1521" w:name="_Toc418356861"/>
        <w:bookmarkStart w:id="1522" w:name="_Toc418360224"/>
        <w:bookmarkStart w:id="1523" w:name="_Toc418434909"/>
        <w:bookmarkStart w:id="1524" w:name="_Toc419660076"/>
        <w:bookmarkStart w:id="1525" w:name="_Toc419660539"/>
        <w:bookmarkStart w:id="1526" w:name="_Toc420134008"/>
        <w:bookmarkStart w:id="1527" w:name="_Toc420134470"/>
        <w:bookmarkStart w:id="1528" w:name="_Toc420166228"/>
        <w:bookmarkStart w:id="1529" w:name="_Toc420166998"/>
        <w:bookmarkStart w:id="1530" w:name="_Toc420302155"/>
        <w:bookmarkStart w:id="1531" w:name="_Toc420302622"/>
        <w:bookmarkStart w:id="1532" w:name="_Toc420438456"/>
        <w:bookmarkStart w:id="1533" w:name="_Toc420795894"/>
        <w:bookmarkStart w:id="1534" w:name="_Toc420874162"/>
        <w:bookmarkStart w:id="1535" w:name="_Toc420874627"/>
        <w:bookmarkStart w:id="1536" w:name="_Toc420874369"/>
        <w:bookmarkStart w:id="1537" w:name="_Toc421046457"/>
        <w:bookmarkStart w:id="1538" w:name="_Toc421046928"/>
        <w:bookmarkStart w:id="1539" w:name="_Toc477259008"/>
        <w:bookmarkStart w:id="1540" w:name="_Toc479633106"/>
        <w:bookmarkStart w:id="1541" w:name="_Toc481936262"/>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del>
    </w:p>
    <w:p w14:paraId="063AE645" w14:textId="77777777" w:rsidR="00397B2B" w:rsidRPr="00EC76D5" w:rsidDel="00946E9C" w:rsidRDefault="00397B2B" w:rsidP="00397B2B">
      <w:pPr>
        <w:pStyle w:val="Code"/>
        <w:rPr>
          <w:del w:id="1542" w:author="Stefan Bjornander" w:date="2015-04-25T11:35:00Z"/>
        </w:rPr>
      </w:pPr>
      <w:del w:id="1543" w:author="Stefan Bjornander" w:date="2015-04-25T11:35:00Z">
        <w:r w:rsidRPr="00EC76D5" w:rsidDel="00946E9C">
          <w:delText xml:space="preserve">    type.m_typeList = new LinkedList&lt;&gt;();</w:delText>
        </w:r>
        <w:bookmarkStart w:id="1544" w:name="_Toc417811831"/>
        <w:bookmarkStart w:id="1545" w:name="_Toc417853451"/>
        <w:bookmarkStart w:id="1546" w:name="_Toc418022129"/>
        <w:bookmarkStart w:id="1547" w:name="_Toc418191511"/>
        <w:bookmarkStart w:id="1548" w:name="_Toc418191980"/>
        <w:bookmarkStart w:id="1549" w:name="_Toc418263215"/>
        <w:bookmarkStart w:id="1550" w:name="_Toc418263682"/>
        <w:bookmarkStart w:id="1551" w:name="_Toc418356862"/>
        <w:bookmarkStart w:id="1552" w:name="_Toc418360225"/>
        <w:bookmarkStart w:id="1553" w:name="_Toc418434910"/>
        <w:bookmarkStart w:id="1554" w:name="_Toc419660077"/>
        <w:bookmarkStart w:id="1555" w:name="_Toc419660540"/>
        <w:bookmarkStart w:id="1556" w:name="_Toc420134009"/>
        <w:bookmarkStart w:id="1557" w:name="_Toc420134471"/>
        <w:bookmarkStart w:id="1558" w:name="_Toc420166229"/>
        <w:bookmarkStart w:id="1559" w:name="_Toc420166999"/>
        <w:bookmarkStart w:id="1560" w:name="_Toc420302156"/>
        <w:bookmarkStart w:id="1561" w:name="_Toc420302623"/>
        <w:bookmarkStart w:id="1562" w:name="_Toc420438457"/>
        <w:bookmarkStart w:id="1563" w:name="_Toc420795895"/>
        <w:bookmarkStart w:id="1564" w:name="_Toc420874163"/>
        <w:bookmarkStart w:id="1565" w:name="_Toc420874628"/>
        <w:bookmarkStart w:id="1566" w:name="_Toc420874370"/>
        <w:bookmarkStart w:id="1567" w:name="_Toc421046458"/>
        <w:bookmarkStart w:id="1568" w:name="_Toc421046929"/>
        <w:bookmarkStart w:id="1569" w:name="_Toc477259009"/>
        <w:bookmarkStart w:id="1570" w:name="_Toc479633107"/>
        <w:bookmarkStart w:id="1571" w:name="_Toc48193626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del>
    </w:p>
    <w:p w14:paraId="1CA09FE3" w14:textId="77777777" w:rsidR="00397B2B" w:rsidRPr="00EC76D5" w:rsidDel="00946E9C" w:rsidRDefault="00397B2B" w:rsidP="00397B2B">
      <w:pPr>
        <w:pStyle w:val="Code"/>
        <w:rPr>
          <w:del w:id="1572" w:author="Stefan Bjornander" w:date="2015-04-25T11:35:00Z"/>
        </w:rPr>
      </w:pPr>
      <w:del w:id="1573" w:author="Stefan Bjornander" w:date="2015-04-25T11:35:00Z">
        <w:r w:rsidRPr="00EC76D5" w:rsidDel="00946E9C">
          <w:delText xml:space="preserve">    Set&lt;String&gt; nameSet = new MySet&lt;&gt;();</w:delText>
        </w:r>
        <w:bookmarkStart w:id="1574" w:name="_Toc417811832"/>
        <w:bookmarkStart w:id="1575" w:name="_Toc417853452"/>
        <w:bookmarkStart w:id="1576" w:name="_Toc418022130"/>
        <w:bookmarkStart w:id="1577" w:name="_Toc418191512"/>
        <w:bookmarkStart w:id="1578" w:name="_Toc418191981"/>
        <w:bookmarkStart w:id="1579" w:name="_Toc418263216"/>
        <w:bookmarkStart w:id="1580" w:name="_Toc418263683"/>
        <w:bookmarkStart w:id="1581" w:name="_Toc418356863"/>
        <w:bookmarkStart w:id="1582" w:name="_Toc418360226"/>
        <w:bookmarkStart w:id="1583" w:name="_Toc418434911"/>
        <w:bookmarkStart w:id="1584" w:name="_Toc419660078"/>
        <w:bookmarkStart w:id="1585" w:name="_Toc419660541"/>
        <w:bookmarkStart w:id="1586" w:name="_Toc420134010"/>
        <w:bookmarkStart w:id="1587" w:name="_Toc420134472"/>
        <w:bookmarkStart w:id="1588" w:name="_Toc420166230"/>
        <w:bookmarkStart w:id="1589" w:name="_Toc420167000"/>
        <w:bookmarkStart w:id="1590" w:name="_Toc420302157"/>
        <w:bookmarkStart w:id="1591" w:name="_Toc420302624"/>
        <w:bookmarkStart w:id="1592" w:name="_Toc420438458"/>
        <w:bookmarkStart w:id="1593" w:name="_Toc420795896"/>
        <w:bookmarkStart w:id="1594" w:name="_Toc420874164"/>
        <w:bookmarkStart w:id="1595" w:name="_Toc420874629"/>
        <w:bookmarkStart w:id="1596" w:name="_Toc420874371"/>
        <w:bookmarkStart w:id="1597" w:name="_Toc421046459"/>
        <w:bookmarkStart w:id="1598" w:name="_Toc421046930"/>
        <w:bookmarkStart w:id="1599" w:name="_Toc477259010"/>
        <w:bookmarkStart w:id="1600" w:name="_Toc479633108"/>
        <w:bookmarkStart w:id="1601" w:name="_Toc481936264"/>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del>
    </w:p>
    <w:p w14:paraId="5922917E" w14:textId="77777777" w:rsidR="00397B2B" w:rsidRPr="00EC76D5" w:rsidDel="00946E9C" w:rsidRDefault="00397B2B" w:rsidP="00397B2B">
      <w:pPr>
        <w:pStyle w:val="Code"/>
        <w:rPr>
          <w:del w:id="1602" w:author="Stefan Bjornander" w:date="2015-04-25T11:35:00Z"/>
        </w:rPr>
      </w:pPr>
      <w:bookmarkStart w:id="1603" w:name="_Toc417811833"/>
      <w:bookmarkStart w:id="1604" w:name="_Toc417853453"/>
      <w:bookmarkStart w:id="1605" w:name="_Toc418022131"/>
      <w:bookmarkStart w:id="1606" w:name="_Toc418191513"/>
      <w:bookmarkStart w:id="1607" w:name="_Toc418191982"/>
      <w:bookmarkStart w:id="1608" w:name="_Toc418263217"/>
      <w:bookmarkStart w:id="1609" w:name="_Toc418263684"/>
      <w:bookmarkStart w:id="1610" w:name="_Toc418356864"/>
      <w:bookmarkStart w:id="1611" w:name="_Toc418360227"/>
      <w:bookmarkStart w:id="1612" w:name="_Toc418434912"/>
      <w:bookmarkStart w:id="1613" w:name="_Toc419660079"/>
      <w:bookmarkStart w:id="1614" w:name="_Toc419660542"/>
      <w:bookmarkStart w:id="1615" w:name="_Toc420134011"/>
      <w:bookmarkStart w:id="1616" w:name="_Toc420134473"/>
      <w:bookmarkStart w:id="1617" w:name="_Toc420166231"/>
      <w:bookmarkStart w:id="1618" w:name="_Toc420167001"/>
      <w:bookmarkStart w:id="1619" w:name="_Toc420302158"/>
      <w:bookmarkStart w:id="1620" w:name="_Toc420302625"/>
      <w:bookmarkStart w:id="1621" w:name="_Toc420438459"/>
      <w:bookmarkStart w:id="1622" w:name="_Toc420795897"/>
      <w:bookmarkStart w:id="1623" w:name="_Toc420874165"/>
      <w:bookmarkStart w:id="1624" w:name="_Toc420874630"/>
      <w:bookmarkStart w:id="1625" w:name="_Toc420874372"/>
      <w:bookmarkStart w:id="1626" w:name="_Toc421046460"/>
      <w:bookmarkStart w:id="1627" w:name="_Toc421046931"/>
      <w:bookmarkStart w:id="1628" w:name="_Toc477259011"/>
      <w:bookmarkStart w:id="1629" w:name="_Toc479633109"/>
      <w:bookmarkStart w:id="1630" w:name="_Toc481936265"/>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p>
    <w:p w14:paraId="1E347A4C" w14:textId="77777777" w:rsidR="00397B2B" w:rsidRPr="00EC76D5" w:rsidDel="00946E9C" w:rsidRDefault="00397B2B" w:rsidP="00397B2B">
      <w:pPr>
        <w:pStyle w:val="Code"/>
        <w:rPr>
          <w:del w:id="1631" w:author="Stefan Bjornander" w:date="2015-04-25T11:35:00Z"/>
        </w:rPr>
      </w:pPr>
      <w:del w:id="1632" w:author="Stefan Bjornander" w:date="2015-04-25T11:35:00Z">
        <w:r w:rsidRPr="00EC76D5" w:rsidDel="00946E9C">
          <w:delText xml:space="preserve">    for (Symb symbol : type.m_symbolList) {</w:delText>
        </w:r>
        <w:bookmarkStart w:id="1633" w:name="_Toc417811834"/>
        <w:bookmarkStart w:id="1634" w:name="_Toc417853454"/>
        <w:bookmarkStart w:id="1635" w:name="_Toc418022132"/>
        <w:bookmarkStart w:id="1636" w:name="_Toc418191514"/>
        <w:bookmarkStart w:id="1637" w:name="_Toc418191983"/>
        <w:bookmarkStart w:id="1638" w:name="_Toc418263218"/>
        <w:bookmarkStart w:id="1639" w:name="_Toc418263685"/>
        <w:bookmarkStart w:id="1640" w:name="_Toc418356865"/>
        <w:bookmarkStart w:id="1641" w:name="_Toc418360228"/>
        <w:bookmarkStart w:id="1642" w:name="_Toc418434913"/>
        <w:bookmarkStart w:id="1643" w:name="_Toc419660080"/>
        <w:bookmarkStart w:id="1644" w:name="_Toc419660543"/>
        <w:bookmarkStart w:id="1645" w:name="_Toc420134012"/>
        <w:bookmarkStart w:id="1646" w:name="_Toc420134474"/>
        <w:bookmarkStart w:id="1647" w:name="_Toc420166232"/>
        <w:bookmarkStart w:id="1648" w:name="_Toc420167002"/>
        <w:bookmarkStart w:id="1649" w:name="_Toc420302159"/>
        <w:bookmarkStart w:id="1650" w:name="_Toc420302626"/>
        <w:bookmarkStart w:id="1651" w:name="_Toc420438460"/>
        <w:bookmarkStart w:id="1652" w:name="_Toc420795898"/>
        <w:bookmarkStart w:id="1653" w:name="_Toc420874166"/>
        <w:bookmarkStart w:id="1654" w:name="_Toc420874631"/>
        <w:bookmarkStart w:id="1655" w:name="_Toc420874373"/>
        <w:bookmarkStart w:id="1656" w:name="_Toc421046461"/>
        <w:bookmarkStart w:id="1657" w:name="_Toc421046932"/>
        <w:bookmarkStart w:id="1658" w:name="_Toc477259012"/>
        <w:bookmarkStart w:id="1659" w:name="_Toc479633110"/>
        <w:bookmarkStart w:id="1660" w:name="_Toc481936266"/>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del>
    </w:p>
    <w:p w14:paraId="5E44822F" w14:textId="77777777" w:rsidR="00397B2B" w:rsidRPr="00EC76D5" w:rsidDel="00946E9C" w:rsidRDefault="00397B2B" w:rsidP="00397B2B">
      <w:pPr>
        <w:pStyle w:val="Code"/>
        <w:rPr>
          <w:del w:id="1661" w:author="Stefan Bjornander" w:date="2015-04-25T11:35:00Z"/>
        </w:rPr>
      </w:pPr>
      <w:del w:id="1662" w:author="Stefan Bjornander" w:date="2015-04-25T11:35:00Z">
        <w:r w:rsidRPr="00EC76D5" w:rsidDel="00946E9C">
          <w:delText xml:space="preserve">      String name = symbol.name();</w:delText>
        </w:r>
        <w:bookmarkStart w:id="1663" w:name="_Toc417811835"/>
        <w:bookmarkStart w:id="1664" w:name="_Toc417853455"/>
        <w:bookmarkStart w:id="1665" w:name="_Toc418022133"/>
        <w:bookmarkStart w:id="1666" w:name="_Toc418191515"/>
        <w:bookmarkStart w:id="1667" w:name="_Toc418191984"/>
        <w:bookmarkStart w:id="1668" w:name="_Toc418263219"/>
        <w:bookmarkStart w:id="1669" w:name="_Toc418263686"/>
        <w:bookmarkStart w:id="1670" w:name="_Toc418356866"/>
        <w:bookmarkStart w:id="1671" w:name="_Toc418360229"/>
        <w:bookmarkStart w:id="1672" w:name="_Toc418434914"/>
        <w:bookmarkStart w:id="1673" w:name="_Toc419660081"/>
        <w:bookmarkStart w:id="1674" w:name="_Toc419660544"/>
        <w:bookmarkStart w:id="1675" w:name="_Toc420134013"/>
        <w:bookmarkStart w:id="1676" w:name="_Toc420134475"/>
        <w:bookmarkStart w:id="1677" w:name="_Toc420166233"/>
        <w:bookmarkStart w:id="1678" w:name="_Toc420167003"/>
        <w:bookmarkStart w:id="1679" w:name="_Toc420302160"/>
        <w:bookmarkStart w:id="1680" w:name="_Toc420302627"/>
        <w:bookmarkStart w:id="1681" w:name="_Toc420438461"/>
        <w:bookmarkStart w:id="1682" w:name="_Toc420795899"/>
        <w:bookmarkStart w:id="1683" w:name="_Toc420874167"/>
        <w:bookmarkStart w:id="1684" w:name="_Toc420874632"/>
        <w:bookmarkStart w:id="1685" w:name="_Toc420874374"/>
        <w:bookmarkStart w:id="1686" w:name="_Toc421046462"/>
        <w:bookmarkStart w:id="1687" w:name="_Toc421046933"/>
        <w:bookmarkStart w:id="1688" w:name="_Toc477259013"/>
        <w:bookmarkStart w:id="1689" w:name="_Toc479633111"/>
        <w:bookmarkStart w:id="1690" w:name="_Toc481936267"/>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del>
    </w:p>
    <w:p w14:paraId="05433758" w14:textId="77777777" w:rsidR="00397B2B" w:rsidRPr="00EC76D5" w:rsidDel="00946E9C" w:rsidRDefault="00397B2B" w:rsidP="00397B2B">
      <w:pPr>
        <w:pStyle w:val="Code"/>
        <w:rPr>
          <w:del w:id="1691" w:author="Stefan Bjornander" w:date="2015-04-25T11:35:00Z"/>
        </w:rPr>
      </w:pPr>
      <w:bookmarkStart w:id="1692" w:name="_Toc417811836"/>
      <w:bookmarkStart w:id="1693" w:name="_Toc417853456"/>
      <w:bookmarkStart w:id="1694" w:name="_Toc418022134"/>
      <w:bookmarkStart w:id="1695" w:name="_Toc418191516"/>
      <w:bookmarkStart w:id="1696" w:name="_Toc418191985"/>
      <w:bookmarkStart w:id="1697" w:name="_Toc418263220"/>
      <w:bookmarkStart w:id="1698" w:name="_Toc418263687"/>
      <w:bookmarkStart w:id="1699" w:name="_Toc418356867"/>
      <w:bookmarkStart w:id="1700" w:name="_Toc418360230"/>
      <w:bookmarkStart w:id="1701" w:name="_Toc418434915"/>
      <w:bookmarkStart w:id="1702" w:name="_Toc419660082"/>
      <w:bookmarkStart w:id="1703" w:name="_Toc419660545"/>
      <w:bookmarkStart w:id="1704" w:name="_Toc420134014"/>
      <w:bookmarkStart w:id="1705" w:name="_Toc420134476"/>
      <w:bookmarkStart w:id="1706" w:name="_Toc420166234"/>
      <w:bookmarkStart w:id="1707" w:name="_Toc420167004"/>
      <w:bookmarkStart w:id="1708" w:name="_Toc420302161"/>
      <w:bookmarkStart w:id="1709" w:name="_Toc420302628"/>
      <w:bookmarkStart w:id="1710" w:name="_Toc420438462"/>
      <w:bookmarkStart w:id="1711" w:name="_Toc420795900"/>
      <w:bookmarkStart w:id="1712" w:name="_Toc420874168"/>
      <w:bookmarkStart w:id="1713" w:name="_Toc420874633"/>
      <w:bookmarkStart w:id="1714" w:name="_Toc420874375"/>
      <w:bookmarkStart w:id="1715" w:name="_Toc421046463"/>
      <w:bookmarkStart w:id="1716" w:name="_Toc421046934"/>
      <w:bookmarkStart w:id="1717" w:name="_Toc477259014"/>
      <w:bookmarkStart w:id="1718" w:name="_Toc479633112"/>
      <w:bookmarkStart w:id="1719" w:name="_Toc481936268"/>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p>
    <w:p w14:paraId="7EAEDE84" w14:textId="77777777" w:rsidR="00397B2B" w:rsidRPr="00EC76D5" w:rsidDel="00946E9C" w:rsidRDefault="00397B2B" w:rsidP="00397B2B">
      <w:pPr>
        <w:pStyle w:val="Code"/>
        <w:rPr>
          <w:del w:id="1720" w:author="Stefan Bjornander" w:date="2015-04-25T11:35:00Z"/>
        </w:rPr>
      </w:pPr>
      <w:del w:id="1721" w:author="Stefan Bjornander" w:date="2015-04-25T11:35:00Z">
        <w:r w:rsidRPr="00EC76D5" w:rsidDel="00946E9C">
          <w:delText xml:space="preserve">      if (name != null) {</w:delText>
        </w:r>
        <w:bookmarkStart w:id="1722" w:name="_Toc417811837"/>
        <w:bookmarkStart w:id="1723" w:name="_Toc417853457"/>
        <w:bookmarkStart w:id="1724" w:name="_Toc418022135"/>
        <w:bookmarkStart w:id="1725" w:name="_Toc418191517"/>
        <w:bookmarkStart w:id="1726" w:name="_Toc418191986"/>
        <w:bookmarkStart w:id="1727" w:name="_Toc418263221"/>
        <w:bookmarkStart w:id="1728" w:name="_Toc418263688"/>
        <w:bookmarkStart w:id="1729" w:name="_Toc418356868"/>
        <w:bookmarkStart w:id="1730" w:name="_Toc418360231"/>
        <w:bookmarkStart w:id="1731" w:name="_Toc418434916"/>
        <w:bookmarkStart w:id="1732" w:name="_Toc419660083"/>
        <w:bookmarkStart w:id="1733" w:name="_Toc419660546"/>
        <w:bookmarkStart w:id="1734" w:name="_Toc420134015"/>
        <w:bookmarkStart w:id="1735" w:name="_Toc420134477"/>
        <w:bookmarkStart w:id="1736" w:name="_Toc420166235"/>
        <w:bookmarkStart w:id="1737" w:name="_Toc420167005"/>
        <w:bookmarkStart w:id="1738" w:name="_Toc420302162"/>
        <w:bookmarkStart w:id="1739" w:name="_Toc420302629"/>
        <w:bookmarkStart w:id="1740" w:name="_Toc420438463"/>
        <w:bookmarkStart w:id="1741" w:name="_Toc420795901"/>
        <w:bookmarkStart w:id="1742" w:name="_Toc420874169"/>
        <w:bookmarkStart w:id="1743" w:name="_Toc420874634"/>
        <w:bookmarkStart w:id="1744" w:name="_Toc420874376"/>
        <w:bookmarkStart w:id="1745" w:name="_Toc421046464"/>
        <w:bookmarkStart w:id="1746" w:name="_Toc421046935"/>
        <w:bookmarkStart w:id="1747" w:name="_Toc477259015"/>
        <w:bookmarkStart w:id="1748" w:name="_Toc479633113"/>
        <w:bookmarkStart w:id="1749" w:name="_Toc481936269"/>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del>
    </w:p>
    <w:p w14:paraId="159B6CF6" w14:textId="77777777" w:rsidR="00397B2B" w:rsidRPr="00EC76D5" w:rsidDel="00946E9C" w:rsidRDefault="00397B2B" w:rsidP="00397B2B">
      <w:pPr>
        <w:pStyle w:val="Code"/>
        <w:rPr>
          <w:del w:id="1750" w:author="Stefan Bjornander" w:date="2015-04-25T11:35:00Z"/>
        </w:rPr>
      </w:pPr>
      <w:del w:id="1751" w:author="Stefan Bjornander" w:date="2015-04-25T11:35:00Z">
        <w:r w:rsidRPr="00EC76D5" w:rsidDel="00946E9C">
          <w:delText xml:space="preserve">        Assert.error(nameSet.add(name), name,</w:delText>
        </w:r>
        <w:bookmarkStart w:id="1752" w:name="_Toc417811838"/>
        <w:bookmarkStart w:id="1753" w:name="_Toc417853458"/>
        <w:bookmarkStart w:id="1754" w:name="_Toc418022136"/>
        <w:bookmarkStart w:id="1755" w:name="_Toc418191518"/>
        <w:bookmarkStart w:id="1756" w:name="_Toc418191987"/>
        <w:bookmarkStart w:id="1757" w:name="_Toc418263222"/>
        <w:bookmarkStart w:id="1758" w:name="_Toc418263689"/>
        <w:bookmarkStart w:id="1759" w:name="_Toc418356869"/>
        <w:bookmarkStart w:id="1760" w:name="_Toc418360232"/>
        <w:bookmarkStart w:id="1761" w:name="_Toc418434917"/>
        <w:bookmarkStart w:id="1762" w:name="_Toc419660084"/>
        <w:bookmarkStart w:id="1763" w:name="_Toc419660547"/>
        <w:bookmarkStart w:id="1764" w:name="_Toc420134016"/>
        <w:bookmarkStart w:id="1765" w:name="_Toc420134478"/>
        <w:bookmarkStart w:id="1766" w:name="_Toc420166236"/>
        <w:bookmarkStart w:id="1767" w:name="_Toc420167006"/>
        <w:bookmarkStart w:id="1768" w:name="_Toc420302163"/>
        <w:bookmarkStart w:id="1769" w:name="_Toc420302630"/>
        <w:bookmarkStart w:id="1770" w:name="_Toc420438464"/>
        <w:bookmarkStart w:id="1771" w:name="_Toc420795902"/>
        <w:bookmarkStart w:id="1772" w:name="_Toc420874170"/>
        <w:bookmarkStart w:id="1773" w:name="_Toc420874635"/>
        <w:bookmarkStart w:id="1774" w:name="_Toc420874377"/>
        <w:bookmarkStart w:id="1775" w:name="_Toc421046465"/>
        <w:bookmarkStart w:id="1776" w:name="_Toc421046936"/>
        <w:bookmarkStart w:id="1777" w:name="_Toc477259016"/>
        <w:bookmarkStart w:id="1778" w:name="_Toc479633114"/>
        <w:bookmarkStart w:id="1779" w:name="_Toc481936270"/>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del>
    </w:p>
    <w:p w14:paraId="06AFC85A" w14:textId="77777777" w:rsidR="00397B2B" w:rsidRPr="00EC76D5" w:rsidDel="00946E9C" w:rsidRDefault="00397B2B" w:rsidP="00397B2B">
      <w:pPr>
        <w:pStyle w:val="Code"/>
        <w:rPr>
          <w:del w:id="1780" w:author="Stefan Bjornander" w:date="2015-04-25T11:35:00Z"/>
        </w:rPr>
      </w:pPr>
      <w:del w:id="1781" w:author="Stefan Bjornander" w:date="2015-04-25T11:35:00Z">
        <w:r w:rsidRPr="00EC76D5" w:rsidDel="00946E9C">
          <w:delText xml:space="preserve">                      "duplicate name in parameter list");</w:delText>
        </w:r>
        <w:bookmarkStart w:id="1782" w:name="_Toc417811839"/>
        <w:bookmarkStart w:id="1783" w:name="_Toc417853459"/>
        <w:bookmarkStart w:id="1784" w:name="_Toc418022137"/>
        <w:bookmarkStart w:id="1785" w:name="_Toc418191519"/>
        <w:bookmarkStart w:id="1786" w:name="_Toc418191988"/>
        <w:bookmarkStart w:id="1787" w:name="_Toc418263223"/>
        <w:bookmarkStart w:id="1788" w:name="_Toc418263690"/>
        <w:bookmarkStart w:id="1789" w:name="_Toc418356870"/>
        <w:bookmarkStart w:id="1790" w:name="_Toc418360233"/>
        <w:bookmarkStart w:id="1791" w:name="_Toc418434918"/>
        <w:bookmarkStart w:id="1792" w:name="_Toc419660085"/>
        <w:bookmarkStart w:id="1793" w:name="_Toc419660548"/>
        <w:bookmarkStart w:id="1794" w:name="_Toc420134017"/>
        <w:bookmarkStart w:id="1795" w:name="_Toc420134479"/>
        <w:bookmarkStart w:id="1796" w:name="_Toc420166237"/>
        <w:bookmarkStart w:id="1797" w:name="_Toc420167007"/>
        <w:bookmarkStart w:id="1798" w:name="_Toc420302164"/>
        <w:bookmarkStart w:id="1799" w:name="_Toc420302631"/>
        <w:bookmarkStart w:id="1800" w:name="_Toc420438465"/>
        <w:bookmarkStart w:id="1801" w:name="_Toc420795903"/>
        <w:bookmarkStart w:id="1802" w:name="_Toc420874171"/>
        <w:bookmarkStart w:id="1803" w:name="_Toc420874636"/>
        <w:bookmarkStart w:id="1804" w:name="_Toc420874378"/>
        <w:bookmarkStart w:id="1805" w:name="_Toc421046466"/>
        <w:bookmarkStart w:id="1806" w:name="_Toc421046937"/>
        <w:bookmarkStart w:id="1807" w:name="_Toc477259017"/>
        <w:bookmarkStart w:id="1808" w:name="_Toc479633115"/>
        <w:bookmarkStart w:id="1809" w:name="_Toc48193627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del>
    </w:p>
    <w:p w14:paraId="20A5D3E7" w14:textId="77777777" w:rsidR="00397B2B" w:rsidRPr="00EC76D5" w:rsidDel="00946E9C" w:rsidRDefault="00397B2B" w:rsidP="00397B2B">
      <w:pPr>
        <w:pStyle w:val="Code"/>
        <w:rPr>
          <w:del w:id="1810" w:author="Stefan Bjornander" w:date="2015-04-25T11:35:00Z"/>
          <w:rPrChange w:id="1811" w:author="Stefan Bjornander" w:date="2015-04-25T14:40:00Z">
            <w:rPr>
              <w:del w:id="1812" w:author="Stefan Bjornander" w:date="2015-04-25T11:35:00Z"/>
              <w:lang w:val="sv-SE"/>
            </w:rPr>
          </w:rPrChange>
        </w:rPr>
      </w:pPr>
      <w:del w:id="1813" w:author="Stefan Bjornander" w:date="2015-04-25T11:35:00Z">
        <w:r w:rsidRPr="00EC76D5" w:rsidDel="00946E9C">
          <w:delText xml:space="preserve">      </w:delText>
        </w:r>
        <w:r w:rsidRPr="00EC76D5" w:rsidDel="00946E9C">
          <w:rPr>
            <w:rPrChange w:id="1814" w:author="Stefan Bjornander" w:date="2015-04-25T14:40:00Z">
              <w:rPr>
                <w:lang w:val="sv-SE"/>
              </w:rPr>
            </w:rPrChange>
          </w:rPr>
          <w:delText>}</w:delText>
        </w:r>
        <w:bookmarkStart w:id="1815" w:name="_Toc417811840"/>
        <w:bookmarkStart w:id="1816" w:name="_Toc417853460"/>
        <w:bookmarkStart w:id="1817" w:name="_Toc418022138"/>
        <w:bookmarkStart w:id="1818" w:name="_Toc418191520"/>
        <w:bookmarkStart w:id="1819" w:name="_Toc418191989"/>
        <w:bookmarkStart w:id="1820" w:name="_Toc418263224"/>
        <w:bookmarkStart w:id="1821" w:name="_Toc418263691"/>
        <w:bookmarkStart w:id="1822" w:name="_Toc418356871"/>
        <w:bookmarkStart w:id="1823" w:name="_Toc418360234"/>
        <w:bookmarkStart w:id="1824" w:name="_Toc418434919"/>
        <w:bookmarkStart w:id="1825" w:name="_Toc419660086"/>
        <w:bookmarkStart w:id="1826" w:name="_Toc419660549"/>
        <w:bookmarkStart w:id="1827" w:name="_Toc420134018"/>
        <w:bookmarkStart w:id="1828" w:name="_Toc420134480"/>
        <w:bookmarkStart w:id="1829" w:name="_Toc420166238"/>
        <w:bookmarkStart w:id="1830" w:name="_Toc420167008"/>
        <w:bookmarkStart w:id="1831" w:name="_Toc420302165"/>
        <w:bookmarkStart w:id="1832" w:name="_Toc420302632"/>
        <w:bookmarkStart w:id="1833" w:name="_Toc420438466"/>
        <w:bookmarkStart w:id="1834" w:name="_Toc420795904"/>
        <w:bookmarkStart w:id="1835" w:name="_Toc420874172"/>
        <w:bookmarkStart w:id="1836" w:name="_Toc420874637"/>
        <w:bookmarkStart w:id="1837" w:name="_Toc420874379"/>
        <w:bookmarkStart w:id="1838" w:name="_Toc421046467"/>
        <w:bookmarkStart w:id="1839" w:name="_Toc421046938"/>
        <w:bookmarkStart w:id="1840" w:name="_Toc477259018"/>
        <w:bookmarkStart w:id="1841" w:name="_Toc479633116"/>
        <w:bookmarkStart w:id="1842" w:name="_Toc481936272"/>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del>
    </w:p>
    <w:p w14:paraId="14BF0908" w14:textId="77777777" w:rsidR="00397B2B" w:rsidRPr="00EC76D5" w:rsidDel="00946E9C" w:rsidRDefault="00397B2B" w:rsidP="00397B2B">
      <w:pPr>
        <w:pStyle w:val="Code"/>
        <w:rPr>
          <w:del w:id="1843" w:author="Stefan Bjornander" w:date="2015-04-25T11:35:00Z"/>
          <w:rPrChange w:id="1844" w:author="Stefan Bjornander" w:date="2015-04-25T14:40:00Z">
            <w:rPr>
              <w:del w:id="1845" w:author="Stefan Bjornander" w:date="2015-04-25T11:35:00Z"/>
              <w:lang w:val="sv-SE"/>
            </w:rPr>
          </w:rPrChange>
        </w:rPr>
      </w:pPr>
      <w:bookmarkStart w:id="1846" w:name="_Toc417811841"/>
      <w:bookmarkStart w:id="1847" w:name="_Toc417853461"/>
      <w:bookmarkStart w:id="1848" w:name="_Toc418022139"/>
      <w:bookmarkStart w:id="1849" w:name="_Toc418191521"/>
      <w:bookmarkStart w:id="1850" w:name="_Toc418191990"/>
      <w:bookmarkStart w:id="1851" w:name="_Toc418263225"/>
      <w:bookmarkStart w:id="1852" w:name="_Toc418263692"/>
      <w:bookmarkStart w:id="1853" w:name="_Toc418356872"/>
      <w:bookmarkStart w:id="1854" w:name="_Toc418360235"/>
      <w:bookmarkStart w:id="1855" w:name="_Toc418434920"/>
      <w:bookmarkStart w:id="1856" w:name="_Toc419660087"/>
      <w:bookmarkStart w:id="1857" w:name="_Toc419660550"/>
      <w:bookmarkStart w:id="1858" w:name="_Toc420134019"/>
      <w:bookmarkStart w:id="1859" w:name="_Toc420134481"/>
      <w:bookmarkStart w:id="1860" w:name="_Toc420166239"/>
      <w:bookmarkStart w:id="1861" w:name="_Toc420167009"/>
      <w:bookmarkStart w:id="1862" w:name="_Toc420302166"/>
      <w:bookmarkStart w:id="1863" w:name="_Toc420302633"/>
      <w:bookmarkStart w:id="1864" w:name="_Toc420438467"/>
      <w:bookmarkStart w:id="1865" w:name="_Toc420795905"/>
      <w:bookmarkStart w:id="1866" w:name="_Toc420874173"/>
      <w:bookmarkStart w:id="1867" w:name="_Toc420874638"/>
      <w:bookmarkStart w:id="1868" w:name="_Toc420874380"/>
      <w:bookmarkStart w:id="1869" w:name="_Toc421046468"/>
      <w:bookmarkStart w:id="1870" w:name="_Toc421046939"/>
      <w:bookmarkStart w:id="1871" w:name="_Toc477259019"/>
      <w:bookmarkStart w:id="1872" w:name="_Toc479633117"/>
      <w:bookmarkStart w:id="1873" w:name="_Toc481936273"/>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p>
    <w:p w14:paraId="7FCA2FA6" w14:textId="77777777" w:rsidR="00397B2B" w:rsidRPr="00EC76D5" w:rsidDel="00946E9C" w:rsidRDefault="00397B2B" w:rsidP="00397B2B">
      <w:pPr>
        <w:pStyle w:val="Code"/>
        <w:rPr>
          <w:del w:id="1874" w:author="Stefan Bjornander" w:date="2015-04-25T11:35:00Z"/>
          <w:rPrChange w:id="1875" w:author="Stefan Bjornander" w:date="2015-04-25T14:40:00Z">
            <w:rPr>
              <w:del w:id="1876" w:author="Stefan Bjornander" w:date="2015-04-25T11:35:00Z"/>
              <w:lang w:val="sv-SE"/>
            </w:rPr>
          </w:rPrChange>
        </w:rPr>
      </w:pPr>
      <w:del w:id="1877" w:author="Stefan Bjornander" w:date="2015-04-25T11:35:00Z">
        <w:r w:rsidRPr="00EC76D5" w:rsidDel="00946E9C">
          <w:rPr>
            <w:rPrChange w:id="1878" w:author="Stefan Bjornander" w:date="2015-04-25T14:40:00Z">
              <w:rPr>
                <w:lang w:val="sv-SE"/>
              </w:rPr>
            </w:rPrChange>
          </w:rPr>
          <w:delText xml:space="preserve">      type.m_typeList.add(symbol.type());</w:delText>
        </w:r>
        <w:bookmarkStart w:id="1879" w:name="_Toc417811842"/>
        <w:bookmarkStart w:id="1880" w:name="_Toc417853462"/>
        <w:bookmarkStart w:id="1881" w:name="_Toc418022140"/>
        <w:bookmarkStart w:id="1882" w:name="_Toc418191522"/>
        <w:bookmarkStart w:id="1883" w:name="_Toc418191991"/>
        <w:bookmarkStart w:id="1884" w:name="_Toc418263226"/>
        <w:bookmarkStart w:id="1885" w:name="_Toc418263693"/>
        <w:bookmarkStart w:id="1886" w:name="_Toc418356873"/>
        <w:bookmarkStart w:id="1887" w:name="_Toc418360236"/>
        <w:bookmarkStart w:id="1888" w:name="_Toc418434921"/>
        <w:bookmarkStart w:id="1889" w:name="_Toc419660088"/>
        <w:bookmarkStart w:id="1890" w:name="_Toc419660551"/>
        <w:bookmarkStart w:id="1891" w:name="_Toc420134020"/>
        <w:bookmarkStart w:id="1892" w:name="_Toc420134482"/>
        <w:bookmarkStart w:id="1893" w:name="_Toc420166240"/>
        <w:bookmarkStart w:id="1894" w:name="_Toc420167010"/>
        <w:bookmarkStart w:id="1895" w:name="_Toc420302167"/>
        <w:bookmarkStart w:id="1896" w:name="_Toc420302634"/>
        <w:bookmarkStart w:id="1897" w:name="_Toc420438468"/>
        <w:bookmarkStart w:id="1898" w:name="_Toc420795906"/>
        <w:bookmarkStart w:id="1899" w:name="_Toc420874174"/>
        <w:bookmarkStart w:id="1900" w:name="_Toc420874639"/>
        <w:bookmarkStart w:id="1901" w:name="_Toc420874381"/>
        <w:bookmarkStart w:id="1902" w:name="_Toc421046469"/>
        <w:bookmarkStart w:id="1903" w:name="_Toc421046940"/>
        <w:bookmarkStart w:id="1904" w:name="_Toc477259020"/>
        <w:bookmarkStart w:id="1905" w:name="_Toc479633118"/>
        <w:bookmarkStart w:id="1906" w:name="_Toc481936274"/>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del>
    </w:p>
    <w:p w14:paraId="0A92F8E8" w14:textId="77777777" w:rsidR="00397B2B" w:rsidRPr="00EC76D5" w:rsidDel="00946E9C" w:rsidRDefault="00397B2B" w:rsidP="00397B2B">
      <w:pPr>
        <w:pStyle w:val="Code"/>
        <w:rPr>
          <w:del w:id="1907" w:author="Stefan Bjornander" w:date="2015-04-25T11:35:00Z"/>
        </w:rPr>
      </w:pPr>
      <w:del w:id="1908" w:author="Stefan Bjornander" w:date="2015-04-25T11:35:00Z">
        <w:r w:rsidRPr="00EC76D5" w:rsidDel="00946E9C">
          <w:rPr>
            <w:rPrChange w:id="1909" w:author="Stefan Bjornander" w:date="2015-04-25T14:40:00Z">
              <w:rPr>
                <w:lang w:val="sv-SE"/>
              </w:rPr>
            </w:rPrChange>
          </w:rPr>
          <w:delText xml:space="preserve">    </w:delText>
        </w:r>
        <w:r w:rsidRPr="00EC76D5" w:rsidDel="00946E9C">
          <w:delText>}</w:delText>
        </w:r>
        <w:bookmarkStart w:id="1910" w:name="_Toc417811843"/>
        <w:bookmarkStart w:id="1911" w:name="_Toc417853463"/>
        <w:bookmarkStart w:id="1912" w:name="_Toc418022141"/>
        <w:bookmarkStart w:id="1913" w:name="_Toc418191523"/>
        <w:bookmarkStart w:id="1914" w:name="_Toc418191992"/>
        <w:bookmarkStart w:id="1915" w:name="_Toc418263227"/>
        <w:bookmarkStart w:id="1916" w:name="_Toc418263694"/>
        <w:bookmarkStart w:id="1917" w:name="_Toc418356874"/>
        <w:bookmarkStart w:id="1918" w:name="_Toc418360237"/>
        <w:bookmarkStart w:id="1919" w:name="_Toc418434922"/>
        <w:bookmarkStart w:id="1920" w:name="_Toc419660089"/>
        <w:bookmarkStart w:id="1921" w:name="_Toc419660552"/>
        <w:bookmarkStart w:id="1922" w:name="_Toc420134021"/>
        <w:bookmarkStart w:id="1923" w:name="_Toc420134483"/>
        <w:bookmarkStart w:id="1924" w:name="_Toc420166241"/>
        <w:bookmarkStart w:id="1925" w:name="_Toc420167011"/>
        <w:bookmarkStart w:id="1926" w:name="_Toc420302168"/>
        <w:bookmarkStart w:id="1927" w:name="_Toc420302635"/>
        <w:bookmarkStart w:id="1928" w:name="_Toc420438469"/>
        <w:bookmarkStart w:id="1929" w:name="_Toc420795907"/>
        <w:bookmarkStart w:id="1930" w:name="_Toc420874175"/>
        <w:bookmarkStart w:id="1931" w:name="_Toc420874640"/>
        <w:bookmarkStart w:id="1932" w:name="_Toc420874382"/>
        <w:bookmarkStart w:id="1933" w:name="_Toc421046470"/>
        <w:bookmarkStart w:id="1934" w:name="_Toc421046941"/>
        <w:bookmarkStart w:id="1935" w:name="_Toc477259021"/>
        <w:bookmarkStart w:id="1936" w:name="_Toc479633119"/>
        <w:bookmarkStart w:id="1937" w:name="_Toc481936275"/>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del>
    </w:p>
    <w:p w14:paraId="43638AA9" w14:textId="77777777" w:rsidR="00397B2B" w:rsidRPr="00EC76D5" w:rsidDel="00946E9C" w:rsidRDefault="00397B2B" w:rsidP="00397B2B">
      <w:pPr>
        <w:pStyle w:val="Code"/>
        <w:rPr>
          <w:del w:id="1938" w:author="Stefan Bjornander" w:date="2015-04-25T11:35:00Z"/>
        </w:rPr>
      </w:pPr>
      <w:bookmarkStart w:id="1939" w:name="_Toc417811844"/>
      <w:bookmarkStart w:id="1940" w:name="_Toc417853464"/>
      <w:bookmarkStart w:id="1941" w:name="_Toc418022142"/>
      <w:bookmarkStart w:id="1942" w:name="_Toc418191524"/>
      <w:bookmarkStart w:id="1943" w:name="_Toc418191993"/>
      <w:bookmarkStart w:id="1944" w:name="_Toc418263228"/>
      <w:bookmarkStart w:id="1945" w:name="_Toc418263695"/>
      <w:bookmarkStart w:id="1946" w:name="_Toc418356875"/>
      <w:bookmarkStart w:id="1947" w:name="_Toc418360238"/>
      <w:bookmarkStart w:id="1948" w:name="_Toc418434923"/>
      <w:bookmarkStart w:id="1949" w:name="_Toc419660090"/>
      <w:bookmarkStart w:id="1950" w:name="_Toc419660553"/>
      <w:bookmarkStart w:id="1951" w:name="_Toc420134022"/>
      <w:bookmarkStart w:id="1952" w:name="_Toc420134484"/>
      <w:bookmarkStart w:id="1953" w:name="_Toc420166242"/>
      <w:bookmarkStart w:id="1954" w:name="_Toc420167012"/>
      <w:bookmarkStart w:id="1955" w:name="_Toc420302169"/>
      <w:bookmarkStart w:id="1956" w:name="_Toc420302636"/>
      <w:bookmarkStart w:id="1957" w:name="_Toc420438470"/>
      <w:bookmarkStart w:id="1958" w:name="_Toc420795908"/>
      <w:bookmarkStart w:id="1959" w:name="_Toc420874176"/>
      <w:bookmarkStart w:id="1960" w:name="_Toc420874641"/>
      <w:bookmarkStart w:id="1961" w:name="_Toc420874383"/>
      <w:bookmarkStart w:id="1962" w:name="_Toc421046471"/>
      <w:bookmarkStart w:id="1963" w:name="_Toc421046942"/>
      <w:bookmarkStart w:id="1964" w:name="_Toc477259022"/>
      <w:bookmarkStart w:id="1965" w:name="_Toc479633120"/>
      <w:bookmarkStart w:id="1966" w:name="_Toc481936276"/>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p>
    <w:p w14:paraId="5CCB5FF1" w14:textId="77777777" w:rsidR="00397B2B" w:rsidRPr="00EC76D5" w:rsidDel="00946E9C" w:rsidRDefault="00397B2B" w:rsidP="00397B2B">
      <w:pPr>
        <w:pStyle w:val="Code"/>
        <w:rPr>
          <w:del w:id="1967" w:author="Stefan Bjornander" w:date="2015-04-25T11:35:00Z"/>
        </w:rPr>
      </w:pPr>
      <w:del w:id="1968" w:author="Stefan Bjornander" w:date="2015-04-25T11:35:00Z">
        <w:r w:rsidRPr="00EC76D5" w:rsidDel="00946E9C">
          <w:delText xml:space="preserve">    return type;</w:delText>
        </w:r>
        <w:bookmarkStart w:id="1969" w:name="_Toc417811845"/>
        <w:bookmarkStart w:id="1970" w:name="_Toc417853465"/>
        <w:bookmarkStart w:id="1971" w:name="_Toc418022143"/>
        <w:bookmarkStart w:id="1972" w:name="_Toc418191525"/>
        <w:bookmarkStart w:id="1973" w:name="_Toc418191994"/>
        <w:bookmarkStart w:id="1974" w:name="_Toc418263229"/>
        <w:bookmarkStart w:id="1975" w:name="_Toc418263696"/>
        <w:bookmarkStart w:id="1976" w:name="_Toc418356876"/>
        <w:bookmarkStart w:id="1977" w:name="_Toc418360239"/>
        <w:bookmarkStart w:id="1978" w:name="_Toc418434924"/>
        <w:bookmarkStart w:id="1979" w:name="_Toc419660091"/>
        <w:bookmarkStart w:id="1980" w:name="_Toc419660554"/>
        <w:bookmarkStart w:id="1981" w:name="_Toc420134023"/>
        <w:bookmarkStart w:id="1982" w:name="_Toc420134485"/>
        <w:bookmarkStart w:id="1983" w:name="_Toc420166243"/>
        <w:bookmarkStart w:id="1984" w:name="_Toc420167013"/>
        <w:bookmarkStart w:id="1985" w:name="_Toc420302170"/>
        <w:bookmarkStart w:id="1986" w:name="_Toc420302637"/>
        <w:bookmarkStart w:id="1987" w:name="_Toc420438471"/>
        <w:bookmarkStart w:id="1988" w:name="_Toc420795909"/>
        <w:bookmarkStart w:id="1989" w:name="_Toc420874177"/>
        <w:bookmarkStart w:id="1990" w:name="_Toc420874642"/>
        <w:bookmarkStart w:id="1991" w:name="_Toc420874384"/>
        <w:bookmarkStart w:id="1992" w:name="_Toc421046472"/>
        <w:bookmarkStart w:id="1993" w:name="_Toc421046943"/>
        <w:bookmarkStart w:id="1994" w:name="_Toc477259023"/>
        <w:bookmarkStart w:id="1995" w:name="_Toc479633121"/>
        <w:bookmarkStart w:id="1996" w:name="_Toc481936277"/>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del>
    </w:p>
    <w:p w14:paraId="012C85A2" w14:textId="77777777" w:rsidR="00397B2B" w:rsidRPr="00EC76D5" w:rsidDel="00946E9C" w:rsidRDefault="00397B2B" w:rsidP="00397B2B">
      <w:pPr>
        <w:pStyle w:val="Code"/>
        <w:rPr>
          <w:del w:id="1997" w:author="Stefan Bjornander" w:date="2015-04-25T11:35:00Z"/>
        </w:rPr>
      </w:pPr>
      <w:del w:id="1998" w:author="Stefan Bjornander" w:date="2015-04-25T11:35:00Z">
        <w:r w:rsidRPr="00EC76D5" w:rsidDel="00946E9C">
          <w:delText xml:space="preserve">  }</w:delText>
        </w:r>
        <w:bookmarkStart w:id="1999" w:name="_Toc417811846"/>
        <w:bookmarkStart w:id="2000" w:name="_Toc417853466"/>
        <w:bookmarkStart w:id="2001" w:name="_Toc418022144"/>
        <w:bookmarkStart w:id="2002" w:name="_Toc418191526"/>
        <w:bookmarkStart w:id="2003" w:name="_Toc418191995"/>
        <w:bookmarkStart w:id="2004" w:name="_Toc418263230"/>
        <w:bookmarkStart w:id="2005" w:name="_Toc418263697"/>
        <w:bookmarkStart w:id="2006" w:name="_Toc418356877"/>
        <w:bookmarkStart w:id="2007" w:name="_Toc418360240"/>
        <w:bookmarkStart w:id="2008" w:name="_Toc418434925"/>
        <w:bookmarkStart w:id="2009" w:name="_Toc419660092"/>
        <w:bookmarkStart w:id="2010" w:name="_Toc419660555"/>
        <w:bookmarkStart w:id="2011" w:name="_Toc420134024"/>
        <w:bookmarkStart w:id="2012" w:name="_Toc420134486"/>
        <w:bookmarkStart w:id="2013" w:name="_Toc420166244"/>
        <w:bookmarkStart w:id="2014" w:name="_Toc420167014"/>
        <w:bookmarkStart w:id="2015" w:name="_Toc420302171"/>
        <w:bookmarkStart w:id="2016" w:name="_Toc420302638"/>
        <w:bookmarkStart w:id="2017" w:name="_Toc420438472"/>
        <w:bookmarkStart w:id="2018" w:name="_Toc420795910"/>
        <w:bookmarkStart w:id="2019" w:name="_Toc420874178"/>
        <w:bookmarkStart w:id="2020" w:name="_Toc420874643"/>
        <w:bookmarkStart w:id="2021" w:name="_Toc420874385"/>
        <w:bookmarkStart w:id="2022" w:name="_Toc421046473"/>
        <w:bookmarkStart w:id="2023" w:name="_Toc421046944"/>
        <w:bookmarkStart w:id="2024" w:name="_Toc477259024"/>
        <w:bookmarkStart w:id="2025" w:name="_Toc479633122"/>
        <w:bookmarkStart w:id="2026" w:name="_Toc48193627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del>
    </w:p>
    <w:p w14:paraId="240F4C9A" w14:textId="77777777" w:rsidR="00397B2B" w:rsidRPr="00EC76D5" w:rsidDel="00561FE5" w:rsidRDefault="00397B2B" w:rsidP="00397B2B">
      <w:pPr>
        <w:pStyle w:val="Code"/>
        <w:rPr>
          <w:del w:id="2027" w:author="Stefan Bjornander" w:date="2015-04-25T14:41:00Z"/>
        </w:rPr>
      </w:pPr>
      <w:bookmarkStart w:id="2028" w:name="_Toc417811847"/>
      <w:bookmarkStart w:id="2029" w:name="_Toc417853467"/>
      <w:bookmarkStart w:id="2030" w:name="_Toc418022145"/>
      <w:bookmarkStart w:id="2031" w:name="_Toc418191527"/>
      <w:bookmarkStart w:id="2032" w:name="_Toc418191996"/>
      <w:bookmarkStart w:id="2033" w:name="_Toc418263231"/>
      <w:bookmarkStart w:id="2034" w:name="_Toc418263698"/>
      <w:bookmarkStart w:id="2035" w:name="_Toc418356878"/>
      <w:bookmarkStart w:id="2036" w:name="_Toc418360241"/>
      <w:bookmarkStart w:id="2037" w:name="_Toc418434926"/>
      <w:bookmarkStart w:id="2038" w:name="_Toc419660093"/>
      <w:bookmarkStart w:id="2039" w:name="_Toc419660556"/>
      <w:bookmarkStart w:id="2040" w:name="_Toc420134025"/>
      <w:bookmarkStart w:id="2041" w:name="_Toc420134487"/>
      <w:bookmarkStart w:id="2042" w:name="_Toc420166245"/>
      <w:bookmarkStart w:id="2043" w:name="_Toc420167015"/>
      <w:bookmarkStart w:id="2044" w:name="_Toc420302172"/>
      <w:bookmarkStart w:id="2045" w:name="_Toc420302639"/>
      <w:bookmarkStart w:id="2046" w:name="_Toc420438473"/>
      <w:bookmarkStart w:id="2047" w:name="_Toc420795911"/>
      <w:bookmarkStart w:id="2048" w:name="_Toc420874179"/>
      <w:bookmarkStart w:id="2049" w:name="_Toc420874644"/>
      <w:bookmarkStart w:id="2050" w:name="_Toc420874386"/>
      <w:bookmarkStart w:id="2051" w:name="_Toc421046474"/>
      <w:bookmarkStart w:id="2052" w:name="_Toc421046945"/>
      <w:bookmarkStart w:id="2053" w:name="_Toc477259025"/>
      <w:bookmarkStart w:id="2054" w:name="_Toc479633123"/>
      <w:bookmarkStart w:id="2055" w:name="_Toc481936279"/>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p>
    <w:p w14:paraId="79FA84FD" w14:textId="77777777" w:rsidR="00397B2B" w:rsidRPr="00EC76D5" w:rsidDel="00561FE5" w:rsidRDefault="00397B2B" w:rsidP="00397B2B">
      <w:pPr>
        <w:pStyle w:val="Code"/>
        <w:rPr>
          <w:del w:id="2056" w:author="Stefan Bjornander" w:date="2015-04-25T14:41:00Z"/>
        </w:rPr>
      </w:pPr>
      <w:del w:id="2057" w:author="Stefan Bjornander" w:date="2015-04-25T14:41:00Z">
        <w:r w:rsidRPr="00EC76D5" w:rsidDel="00561FE5">
          <w:delText xml:space="preserve">  public List&lt;String&gt; getNameList() {</w:delText>
        </w:r>
        <w:bookmarkStart w:id="2058" w:name="_Toc417811848"/>
        <w:bookmarkStart w:id="2059" w:name="_Toc417853468"/>
        <w:bookmarkStart w:id="2060" w:name="_Toc418022146"/>
        <w:bookmarkStart w:id="2061" w:name="_Toc418191528"/>
        <w:bookmarkStart w:id="2062" w:name="_Toc418191997"/>
        <w:bookmarkStart w:id="2063" w:name="_Toc418263232"/>
        <w:bookmarkStart w:id="2064" w:name="_Toc418263699"/>
        <w:bookmarkStart w:id="2065" w:name="_Toc418356879"/>
        <w:bookmarkStart w:id="2066" w:name="_Toc418360242"/>
        <w:bookmarkStart w:id="2067" w:name="_Toc418434927"/>
        <w:bookmarkStart w:id="2068" w:name="_Toc419660094"/>
        <w:bookmarkStart w:id="2069" w:name="_Toc419660557"/>
        <w:bookmarkStart w:id="2070" w:name="_Toc420134026"/>
        <w:bookmarkStart w:id="2071" w:name="_Toc420134488"/>
        <w:bookmarkStart w:id="2072" w:name="_Toc420166246"/>
        <w:bookmarkStart w:id="2073" w:name="_Toc420167016"/>
        <w:bookmarkStart w:id="2074" w:name="_Toc420302173"/>
        <w:bookmarkStart w:id="2075" w:name="_Toc420302640"/>
        <w:bookmarkStart w:id="2076" w:name="_Toc420438474"/>
        <w:bookmarkStart w:id="2077" w:name="_Toc420795912"/>
        <w:bookmarkStart w:id="2078" w:name="_Toc420874180"/>
        <w:bookmarkStart w:id="2079" w:name="_Toc420874645"/>
        <w:bookmarkStart w:id="2080" w:name="_Toc420874387"/>
        <w:bookmarkStart w:id="2081" w:name="_Toc421046475"/>
        <w:bookmarkStart w:id="2082" w:name="_Toc421046946"/>
        <w:bookmarkStart w:id="2083" w:name="_Toc477259026"/>
        <w:bookmarkStart w:id="2084" w:name="_Toc479633124"/>
        <w:bookmarkStart w:id="2085" w:name="_Toc481936280"/>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del>
    </w:p>
    <w:p w14:paraId="1ACCC979" w14:textId="77777777" w:rsidR="00397B2B" w:rsidRPr="00EC76D5" w:rsidDel="00561FE5" w:rsidRDefault="00397B2B" w:rsidP="00397B2B">
      <w:pPr>
        <w:pStyle w:val="Code"/>
        <w:rPr>
          <w:del w:id="2086" w:author="Stefan Bjornander" w:date="2015-04-25T14:41:00Z"/>
        </w:rPr>
      </w:pPr>
      <w:del w:id="2087" w:author="Stefan Bjornander" w:date="2015-04-25T14:41:00Z">
        <w:r w:rsidRPr="00EC76D5" w:rsidDel="00561FE5">
          <w:delText xml:space="preserve">    return m_nameList;</w:delText>
        </w:r>
        <w:bookmarkStart w:id="2088" w:name="_Toc417811849"/>
        <w:bookmarkStart w:id="2089" w:name="_Toc417853469"/>
        <w:bookmarkStart w:id="2090" w:name="_Toc418022147"/>
        <w:bookmarkStart w:id="2091" w:name="_Toc418191529"/>
        <w:bookmarkStart w:id="2092" w:name="_Toc418191998"/>
        <w:bookmarkStart w:id="2093" w:name="_Toc418263233"/>
        <w:bookmarkStart w:id="2094" w:name="_Toc418263700"/>
        <w:bookmarkStart w:id="2095" w:name="_Toc418356880"/>
        <w:bookmarkStart w:id="2096" w:name="_Toc418360243"/>
        <w:bookmarkStart w:id="2097" w:name="_Toc418434928"/>
        <w:bookmarkStart w:id="2098" w:name="_Toc419660095"/>
        <w:bookmarkStart w:id="2099" w:name="_Toc419660558"/>
        <w:bookmarkStart w:id="2100" w:name="_Toc420134027"/>
        <w:bookmarkStart w:id="2101" w:name="_Toc420134489"/>
        <w:bookmarkStart w:id="2102" w:name="_Toc420166247"/>
        <w:bookmarkStart w:id="2103" w:name="_Toc420167017"/>
        <w:bookmarkStart w:id="2104" w:name="_Toc420302174"/>
        <w:bookmarkStart w:id="2105" w:name="_Toc420302641"/>
        <w:bookmarkStart w:id="2106" w:name="_Toc420438475"/>
        <w:bookmarkStart w:id="2107" w:name="_Toc420795913"/>
        <w:bookmarkStart w:id="2108" w:name="_Toc420874181"/>
        <w:bookmarkStart w:id="2109" w:name="_Toc420874646"/>
        <w:bookmarkStart w:id="2110" w:name="_Toc420874388"/>
        <w:bookmarkStart w:id="2111" w:name="_Toc421046476"/>
        <w:bookmarkStart w:id="2112" w:name="_Toc421046947"/>
        <w:bookmarkStart w:id="2113" w:name="_Toc477259027"/>
        <w:bookmarkStart w:id="2114" w:name="_Toc479633125"/>
        <w:bookmarkStart w:id="2115" w:name="_Toc481936281"/>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del>
    </w:p>
    <w:p w14:paraId="3D59E3E0" w14:textId="77777777" w:rsidR="00397B2B" w:rsidRPr="00EC76D5" w:rsidDel="00561FE5" w:rsidRDefault="00397B2B" w:rsidP="00397B2B">
      <w:pPr>
        <w:pStyle w:val="Code"/>
        <w:rPr>
          <w:del w:id="2116" w:author="Stefan Bjornander" w:date="2015-04-25T14:41:00Z"/>
        </w:rPr>
      </w:pPr>
      <w:del w:id="2117" w:author="Stefan Bjornander" w:date="2015-04-25T14:41:00Z">
        <w:r w:rsidRPr="00EC76D5" w:rsidDel="00561FE5">
          <w:delText xml:space="preserve">  }</w:delText>
        </w:r>
        <w:bookmarkStart w:id="2118" w:name="_Toc417811850"/>
        <w:bookmarkStart w:id="2119" w:name="_Toc417853470"/>
        <w:bookmarkStart w:id="2120" w:name="_Toc418022148"/>
        <w:bookmarkStart w:id="2121" w:name="_Toc418191530"/>
        <w:bookmarkStart w:id="2122" w:name="_Toc418191999"/>
        <w:bookmarkStart w:id="2123" w:name="_Toc418263234"/>
        <w:bookmarkStart w:id="2124" w:name="_Toc418263701"/>
        <w:bookmarkStart w:id="2125" w:name="_Toc418356881"/>
        <w:bookmarkStart w:id="2126" w:name="_Toc418360244"/>
        <w:bookmarkStart w:id="2127" w:name="_Toc418434929"/>
        <w:bookmarkStart w:id="2128" w:name="_Toc419660096"/>
        <w:bookmarkStart w:id="2129" w:name="_Toc419660559"/>
        <w:bookmarkStart w:id="2130" w:name="_Toc420134028"/>
        <w:bookmarkStart w:id="2131" w:name="_Toc420134490"/>
        <w:bookmarkStart w:id="2132" w:name="_Toc420166248"/>
        <w:bookmarkStart w:id="2133" w:name="_Toc420167018"/>
        <w:bookmarkStart w:id="2134" w:name="_Toc420302175"/>
        <w:bookmarkStart w:id="2135" w:name="_Toc420302642"/>
        <w:bookmarkStart w:id="2136" w:name="_Toc420438476"/>
        <w:bookmarkStart w:id="2137" w:name="_Toc420795914"/>
        <w:bookmarkStart w:id="2138" w:name="_Toc420874182"/>
        <w:bookmarkStart w:id="2139" w:name="_Toc420874647"/>
        <w:bookmarkStart w:id="2140" w:name="_Toc420874389"/>
        <w:bookmarkStart w:id="2141" w:name="_Toc421046477"/>
        <w:bookmarkStart w:id="2142" w:name="_Toc421046948"/>
        <w:bookmarkStart w:id="2143" w:name="_Toc477259028"/>
        <w:bookmarkStart w:id="2144" w:name="_Toc479633126"/>
        <w:bookmarkStart w:id="2145" w:name="_Toc481936282"/>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del>
    </w:p>
    <w:p w14:paraId="3C87D5B4" w14:textId="77777777" w:rsidR="00397B2B" w:rsidRPr="00EC76D5" w:rsidDel="00561FE5" w:rsidRDefault="00397B2B" w:rsidP="00397B2B">
      <w:pPr>
        <w:pStyle w:val="Code"/>
        <w:rPr>
          <w:del w:id="2146" w:author="Stefan Bjornander" w:date="2015-04-25T14:41:00Z"/>
        </w:rPr>
      </w:pPr>
      <w:bookmarkStart w:id="2147" w:name="_Toc417811851"/>
      <w:bookmarkStart w:id="2148" w:name="_Toc417853471"/>
      <w:bookmarkStart w:id="2149" w:name="_Toc418022149"/>
      <w:bookmarkStart w:id="2150" w:name="_Toc418191531"/>
      <w:bookmarkStart w:id="2151" w:name="_Toc418192000"/>
      <w:bookmarkStart w:id="2152" w:name="_Toc418263235"/>
      <w:bookmarkStart w:id="2153" w:name="_Toc418263702"/>
      <w:bookmarkStart w:id="2154" w:name="_Toc418356882"/>
      <w:bookmarkStart w:id="2155" w:name="_Toc418360245"/>
      <w:bookmarkStart w:id="2156" w:name="_Toc418434930"/>
      <w:bookmarkStart w:id="2157" w:name="_Toc419660097"/>
      <w:bookmarkStart w:id="2158" w:name="_Toc419660560"/>
      <w:bookmarkStart w:id="2159" w:name="_Toc420134029"/>
      <w:bookmarkStart w:id="2160" w:name="_Toc420134491"/>
      <w:bookmarkStart w:id="2161" w:name="_Toc420166249"/>
      <w:bookmarkStart w:id="2162" w:name="_Toc420167019"/>
      <w:bookmarkStart w:id="2163" w:name="_Toc420302176"/>
      <w:bookmarkStart w:id="2164" w:name="_Toc420302643"/>
      <w:bookmarkStart w:id="2165" w:name="_Toc420438477"/>
      <w:bookmarkStart w:id="2166" w:name="_Toc420795915"/>
      <w:bookmarkStart w:id="2167" w:name="_Toc420874183"/>
      <w:bookmarkStart w:id="2168" w:name="_Toc420874648"/>
      <w:bookmarkStart w:id="2169" w:name="_Toc420874390"/>
      <w:bookmarkStart w:id="2170" w:name="_Toc421046478"/>
      <w:bookmarkStart w:id="2171" w:name="_Toc421046949"/>
      <w:bookmarkStart w:id="2172" w:name="_Toc477259029"/>
      <w:bookmarkStart w:id="2173" w:name="_Toc479633127"/>
      <w:bookmarkStart w:id="2174" w:name="_Toc481936283"/>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p>
    <w:p w14:paraId="421E1F40" w14:textId="77777777" w:rsidR="00397B2B" w:rsidRPr="00EC76D5" w:rsidDel="00561FE5" w:rsidRDefault="00397B2B" w:rsidP="00397B2B">
      <w:pPr>
        <w:pStyle w:val="Code"/>
        <w:rPr>
          <w:del w:id="2175" w:author="Stefan Bjornander" w:date="2015-04-25T14:41:00Z"/>
        </w:rPr>
      </w:pPr>
      <w:del w:id="2176" w:author="Stefan Bjornander" w:date="2015-04-25T14:41:00Z">
        <w:r w:rsidRPr="00EC76D5" w:rsidDel="00561FE5">
          <w:delText xml:space="preserve">  public List&lt;Type&gt; getTypeList() {</w:delText>
        </w:r>
        <w:bookmarkStart w:id="2177" w:name="_Toc417811852"/>
        <w:bookmarkStart w:id="2178" w:name="_Toc417853472"/>
        <w:bookmarkStart w:id="2179" w:name="_Toc418022150"/>
        <w:bookmarkStart w:id="2180" w:name="_Toc418191532"/>
        <w:bookmarkStart w:id="2181" w:name="_Toc418192001"/>
        <w:bookmarkStart w:id="2182" w:name="_Toc418263236"/>
        <w:bookmarkStart w:id="2183" w:name="_Toc418263703"/>
        <w:bookmarkStart w:id="2184" w:name="_Toc418356883"/>
        <w:bookmarkStart w:id="2185" w:name="_Toc418360246"/>
        <w:bookmarkStart w:id="2186" w:name="_Toc418434931"/>
        <w:bookmarkStart w:id="2187" w:name="_Toc419660098"/>
        <w:bookmarkStart w:id="2188" w:name="_Toc419660561"/>
        <w:bookmarkStart w:id="2189" w:name="_Toc420134030"/>
        <w:bookmarkStart w:id="2190" w:name="_Toc420134492"/>
        <w:bookmarkStart w:id="2191" w:name="_Toc420166250"/>
        <w:bookmarkStart w:id="2192" w:name="_Toc420167020"/>
        <w:bookmarkStart w:id="2193" w:name="_Toc420302177"/>
        <w:bookmarkStart w:id="2194" w:name="_Toc420302644"/>
        <w:bookmarkStart w:id="2195" w:name="_Toc420438478"/>
        <w:bookmarkStart w:id="2196" w:name="_Toc420795916"/>
        <w:bookmarkStart w:id="2197" w:name="_Toc420874184"/>
        <w:bookmarkStart w:id="2198" w:name="_Toc420874649"/>
        <w:bookmarkStart w:id="2199" w:name="_Toc420874391"/>
        <w:bookmarkStart w:id="2200" w:name="_Toc421046479"/>
        <w:bookmarkStart w:id="2201" w:name="_Toc421046950"/>
        <w:bookmarkStart w:id="2202" w:name="_Toc477259030"/>
        <w:bookmarkStart w:id="2203" w:name="_Toc479633128"/>
        <w:bookmarkStart w:id="2204" w:name="_Toc481936284"/>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del>
    </w:p>
    <w:p w14:paraId="18A1B152" w14:textId="77777777" w:rsidR="00397B2B" w:rsidRPr="00EC76D5" w:rsidDel="00561FE5" w:rsidRDefault="00397B2B" w:rsidP="00397B2B">
      <w:pPr>
        <w:pStyle w:val="Code"/>
        <w:rPr>
          <w:del w:id="2205" w:author="Stefan Bjornander" w:date="2015-04-25T14:41:00Z"/>
        </w:rPr>
      </w:pPr>
      <w:del w:id="2206" w:author="Stefan Bjornander" w:date="2015-04-25T14:41:00Z">
        <w:r w:rsidRPr="00EC76D5" w:rsidDel="00561FE5">
          <w:delText xml:space="preserve">    return m_typeList;</w:delText>
        </w:r>
        <w:bookmarkStart w:id="2207" w:name="_Toc417811853"/>
        <w:bookmarkStart w:id="2208" w:name="_Toc417853473"/>
        <w:bookmarkStart w:id="2209" w:name="_Toc418022151"/>
        <w:bookmarkStart w:id="2210" w:name="_Toc418191533"/>
        <w:bookmarkStart w:id="2211" w:name="_Toc418192002"/>
        <w:bookmarkStart w:id="2212" w:name="_Toc418263237"/>
        <w:bookmarkStart w:id="2213" w:name="_Toc418263704"/>
        <w:bookmarkStart w:id="2214" w:name="_Toc418356884"/>
        <w:bookmarkStart w:id="2215" w:name="_Toc418360247"/>
        <w:bookmarkStart w:id="2216" w:name="_Toc418434932"/>
        <w:bookmarkStart w:id="2217" w:name="_Toc419660099"/>
        <w:bookmarkStart w:id="2218" w:name="_Toc419660562"/>
        <w:bookmarkStart w:id="2219" w:name="_Toc420134031"/>
        <w:bookmarkStart w:id="2220" w:name="_Toc420134493"/>
        <w:bookmarkStart w:id="2221" w:name="_Toc420166251"/>
        <w:bookmarkStart w:id="2222" w:name="_Toc420167021"/>
        <w:bookmarkStart w:id="2223" w:name="_Toc420302178"/>
        <w:bookmarkStart w:id="2224" w:name="_Toc420302645"/>
        <w:bookmarkStart w:id="2225" w:name="_Toc420438479"/>
        <w:bookmarkStart w:id="2226" w:name="_Toc420795917"/>
        <w:bookmarkStart w:id="2227" w:name="_Toc420874185"/>
        <w:bookmarkStart w:id="2228" w:name="_Toc420874650"/>
        <w:bookmarkStart w:id="2229" w:name="_Toc420874392"/>
        <w:bookmarkStart w:id="2230" w:name="_Toc421046480"/>
        <w:bookmarkStart w:id="2231" w:name="_Toc421046951"/>
        <w:bookmarkStart w:id="2232" w:name="_Toc477259031"/>
        <w:bookmarkStart w:id="2233" w:name="_Toc479633129"/>
        <w:bookmarkStart w:id="2234" w:name="_Toc481936285"/>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del>
    </w:p>
    <w:p w14:paraId="0E1C4CD1" w14:textId="77777777" w:rsidR="00397B2B" w:rsidRPr="00EC76D5" w:rsidDel="00561FE5" w:rsidRDefault="00397B2B" w:rsidP="00397B2B">
      <w:pPr>
        <w:pStyle w:val="Code"/>
        <w:rPr>
          <w:del w:id="2235" w:author="Stefan Bjornander" w:date="2015-04-25T14:41:00Z"/>
        </w:rPr>
      </w:pPr>
      <w:del w:id="2236" w:author="Stefan Bjornander" w:date="2015-04-25T14:41:00Z">
        <w:r w:rsidRPr="00EC76D5" w:rsidDel="00561FE5">
          <w:delText xml:space="preserve">  }</w:delText>
        </w:r>
        <w:bookmarkStart w:id="2237" w:name="_Toc417811854"/>
        <w:bookmarkStart w:id="2238" w:name="_Toc417853474"/>
        <w:bookmarkStart w:id="2239" w:name="_Toc418022152"/>
        <w:bookmarkStart w:id="2240" w:name="_Toc418191534"/>
        <w:bookmarkStart w:id="2241" w:name="_Toc418192003"/>
        <w:bookmarkStart w:id="2242" w:name="_Toc418263238"/>
        <w:bookmarkStart w:id="2243" w:name="_Toc418263705"/>
        <w:bookmarkStart w:id="2244" w:name="_Toc418356885"/>
        <w:bookmarkStart w:id="2245" w:name="_Toc418360248"/>
        <w:bookmarkStart w:id="2246" w:name="_Toc418434933"/>
        <w:bookmarkStart w:id="2247" w:name="_Toc419660100"/>
        <w:bookmarkStart w:id="2248" w:name="_Toc419660563"/>
        <w:bookmarkStart w:id="2249" w:name="_Toc420134032"/>
        <w:bookmarkStart w:id="2250" w:name="_Toc420134494"/>
        <w:bookmarkStart w:id="2251" w:name="_Toc420166252"/>
        <w:bookmarkStart w:id="2252" w:name="_Toc420167022"/>
        <w:bookmarkStart w:id="2253" w:name="_Toc420302179"/>
        <w:bookmarkStart w:id="2254" w:name="_Toc420302646"/>
        <w:bookmarkStart w:id="2255" w:name="_Toc420438480"/>
        <w:bookmarkStart w:id="2256" w:name="_Toc420795918"/>
        <w:bookmarkStart w:id="2257" w:name="_Toc420874186"/>
        <w:bookmarkStart w:id="2258" w:name="_Toc420874651"/>
        <w:bookmarkStart w:id="2259" w:name="_Toc420874393"/>
        <w:bookmarkStart w:id="2260" w:name="_Toc421046481"/>
        <w:bookmarkStart w:id="2261" w:name="_Toc421046952"/>
        <w:bookmarkStart w:id="2262" w:name="_Toc477259032"/>
        <w:bookmarkStart w:id="2263" w:name="_Toc479633130"/>
        <w:bookmarkStart w:id="2264" w:name="_Toc48193628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del>
    </w:p>
    <w:p w14:paraId="6EBB9FFA" w14:textId="77777777" w:rsidR="00397B2B" w:rsidRPr="00EC76D5" w:rsidDel="00561FE5" w:rsidRDefault="00397B2B" w:rsidP="00397B2B">
      <w:pPr>
        <w:pStyle w:val="Code"/>
        <w:rPr>
          <w:del w:id="2265" w:author="Stefan Bjornander" w:date="2015-04-25T14:41:00Z"/>
        </w:rPr>
      </w:pPr>
      <w:bookmarkStart w:id="2266" w:name="_Toc417811855"/>
      <w:bookmarkStart w:id="2267" w:name="_Toc417853475"/>
      <w:bookmarkStart w:id="2268" w:name="_Toc418022153"/>
      <w:bookmarkStart w:id="2269" w:name="_Toc418191535"/>
      <w:bookmarkStart w:id="2270" w:name="_Toc418192004"/>
      <w:bookmarkStart w:id="2271" w:name="_Toc418263239"/>
      <w:bookmarkStart w:id="2272" w:name="_Toc418263706"/>
      <w:bookmarkStart w:id="2273" w:name="_Toc418356886"/>
      <w:bookmarkStart w:id="2274" w:name="_Toc418360249"/>
      <w:bookmarkStart w:id="2275" w:name="_Toc418434934"/>
      <w:bookmarkStart w:id="2276" w:name="_Toc419660101"/>
      <w:bookmarkStart w:id="2277" w:name="_Toc419660564"/>
      <w:bookmarkStart w:id="2278" w:name="_Toc420134033"/>
      <w:bookmarkStart w:id="2279" w:name="_Toc420134495"/>
      <w:bookmarkStart w:id="2280" w:name="_Toc420166253"/>
      <w:bookmarkStart w:id="2281" w:name="_Toc420167023"/>
      <w:bookmarkStart w:id="2282" w:name="_Toc420302180"/>
      <w:bookmarkStart w:id="2283" w:name="_Toc420302647"/>
      <w:bookmarkStart w:id="2284" w:name="_Toc420438481"/>
      <w:bookmarkStart w:id="2285" w:name="_Toc420795919"/>
      <w:bookmarkStart w:id="2286" w:name="_Toc420874187"/>
      <w:bookmarkStart w:id="2287" w:name="_Toc420874652"/>
      <w:bookmarkStart w:id="2288" w:name="_Toc420874394"/>
      <w:bookmarkStart w:id="2289" w:name="_Toc421046482"/>
      <w:bookmarkStart w:id="2290" w:name="_Toc421046953"/>
      <w:bookmarkStart w:id="2291" w:name="_Toc477259033"/>
      <w:bookmarkStart w:id="2292" w:name="_Toc479633131"/>
      <w:bookmarkStart w:id="2293" w:name="_Toc481936287"/>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p>
    <w:p w14:paraId="2EF5208C" w14:textId="77777777" w:rsidR="00397B2B" w:rsidRPr="00EC76D5" w:rsidDel="00561FE5" w:rsidRDefault="00397B2B" w:rsidP="00397B2B">
      <w:pPr>
        <w:pStyle w:val="Code"/>
        <w:rPr>
          <w:del w:id="2294" w:author="Stefan Bjornander" w:date="2015-04-25T14:41:00Z"/>
        </w:rPr>
      </w:pPr>
      <w:del w:id="2295" w:author="Stefan Bjornander" w:date="2015-04-25T14:41:00Z">
        <w:r w:rsidRPr="00EC76D5" w:rsidDel="00561FE5">
          <w:delText xml:space="preserve">  public void setTypeList(List&lt;Type&gt; typeList) {</w:delText>
        </w:r>
        <w:bookmarkStart w:id="2296" w:name="_Toc417811856"/>
        <w:bookmarkStart w:id="2297" w:name="_Toc417853476"/>
        <w:bookmarkStart w:id="2298" w:name="_Toc418022154"/>
        <w:bookmarkStart w:id="2299" w:name="_Toc418191536"/>
        <w:bookmarkStart w:id="2300" w:name="_Toc418192005"/>
        <w:bookmarkStart w:id="2301" w:name="_Toc418263240"/>
        <w:bookmarkStart w:id="2302" w:name="_Toc418263707"/>
        <w:bookmarkStart w:id="2303" w:name="_Toc418356887"/>
        <w:bookmarkStart w:id="2304" w:name="_Toc418360250"/>
        <w:bookmarkStart w:id="2305" w:name="_Toc418434935"/>
        <w:bookmarkStart w:id="2306" w:name="_Toc419660102"/>
        <w:bookmarkStart w:id="2307" w:name="_Toc419660565"/>
        <w:bookmarkStart w:id="2308" w:name="_Toc420134034"/>
        <w:bookmarkStart w:id="2309" w:name="_Toc420134496"/>
        <w:bookmarkStart w:id="2310" w:name="_Toc420166254"/>
        <w:bookmarkStart w:id="2311" w:name="_Toc420167024"/>
        <w:bookmarkStart w:id="2312" w:name="_Toc420302181"/>
        <w:bookmarkStart w:id="2313" w:name="_Toc420302648"/>
        <w:bookmarkStart w:id="2314" w:name="_Toc420438482"/>
        <w:bookmarkStart w:id="2315" w:name="_Toc420795920"/>
        <w:bookmarkStart w:id="2316" w:name="_Toc420874188"/>
        <w:bookmarkStart w:id="2317" w:name="_Toc420874653"/>
        <w:bookmarkStart w:id="2318" w:name="_Toc420874395"/>
        <w:bookmarkStart w:id="2319" w:name="_Toc421046483"/>
        <w:bookmarkStart w:id="2320" w:name="_Toc421046954"/>
        <w:bookmarkStart w:id="2321" w:name="_Toc477259034"/>
        <w:bookmarkStart w:id="2322" w:name="_Toc479633132"/>
        <w:bookmarkStart w:id="2323" w:name="_Toc481936288"/>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del>
    </w:p>
    <w:p w14:paraId="0CEE75E7" w14:textId="77777777" w:rsidR="00397B2B" w:rsidRPr="00EC76D5" w:rsidDel="00561FE5" w:rsidRDefault="00397B2B" w:rsidP="00397B2B">
      <w:pPr>
        <w:pStyle w:val="Code"/>
        <w:rPr>
          <w:del w:id="2324" w:author="Stefan Bjornander" w:date="2015-04-25T14:41:00Z"/>
        </w:rPr>
      </w:pPr>
      <w:del w:id="2325" w:author="Stefan Bjornander" w:date="2015-04-25T14:41:00Z">
        <w:r w:rsidRPr="00EC76D5" w:rsidDel="00561FE5">
          <w:delText xml:space="preserve">    m_typeList = typeList;</w:delText>
        </w:r>
        <w:bookmarkStart w:id="2326" w:name="_Toc417811857"/>
        <w:bookmarkStart w:id="2327" w:name="_Toc417853477"/>
        <w:bookmarkStart w:id="2328" w:name="_Toc418022155"/>
        <w:bookmarkStart w:id="2329" w:name="_Toc418191537"/>
        <w:bookmarkStart w:id="2330" w:name="_Toc418192006"/>
        <w:bookmarkStart w:id="2331" w:name="_Toc418263241"/>
        <w:bookmarkStart w:id="2332" w:name="_Toc418263708"/>
        <w:bookmarkStart w:id="2333" w:name="_Toc418356888"/>
        <w:bookmarkStart w:id="2334" w:name="_Toc418360251"/>
        <w:bookmarkStart w:id="2335" w:name="_Toc418434936"/>
        <w:bookmarkStart w:id="2336" w:name="_Toc419660103"/>
        <w:bookmarkStart w:id="2337" w:name="_Toc419660566"/>
        <w:bookmarkStart w:id="2338" w:name="_Toc420134035"/>
        <w:bookmarkStart w:id="2339" w:name="_Toc420134497"/>
        <w:bookmarkStart w:id="2340" w:name="_Toc420166255"/>
        <w:bookmarkStart w:id="2341" w:name="_Toc420167025"/>
        <w:bookmarkStart w:id="2342" w:name="_Toc420302182"/>
        <w:bookmarkStart w:id="2343" w:name="_Toc420302649"/>
        <w:bookmarkStart w:id="2344" w:name="_Toc420438483"/>
        <w:bookmarkStart w:id="2345" w:name="_Toc420795921"/>
        <w:bookmarkStart w:id="2346" w:name="_Toc420874189"/>
        <w:bookmarkStart w:id="2347" w:name="_Toc420874654"/>
        <w:bookmarkStart w:id="2348" w:name="_Toc420874396"/>
        <w:bookmarkStart w:id="2349" w:name="_Toc421046484"/>
        <w:bookmarkStart w:id="2350" w:name="_Toc421046955"/>
        <w:bookmarkStart w:id="2351" w:name="_Toc477259035"/>
        <w:bookmarkStart w:id="2352" w:name="_Toc479633133"/>
        <w:bookmarkStart w:id="2353" w:name="_Toc481936289"/>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del>
    </w:p>
    <w:p w14:paraId="332DC6A2" w14:textId="77777777" w:rsidR="00397B2B" w:rsidRPr="00EC76D5" w:rsidDel="00561FE5" w:rsidRDefault="00397B2B" w:rsidP="00397B2B">
      <w:pPr>
        <w:pStyle w:val="Code"/>
        <w:rPr>
          <w:del w:id="2354" w:author="Stefan Bjornander" w:date="2015-04-25T14:41:00Z"/>
        </w:rPr>
      </w:pPr>
      <w:del w:id="2355" w:author="Stefan Bjornander" w:date="2015-04-25T14:41:00Z">
        <w:r w:rsidRPr="00EC76D5" w:rsidDel="00561FE5">
          <w:delText xml:space="preserve">  }</w:delText>
        </w:r>
        <w:bookmarkStart w:id="2356" w:name="_Toc417811858"/>
        <w:bookmarkStart w:id="2357" w:name="_Toc417853478"/>
        <w:bookmarkStart w:id="2358" w:name="_Toc418022156"/>
        <w:bookmarkStart w:id="2359" w:name="_Toc418191538"/>
        <w:bookmarkStart w:id="2360" w:name="_Toc418192007"/>
        <w:bookmarkStart w:id="2361" w:name="_Toc418263242"/>
        <w:bookmarkStart w:id="2362" w:name="_Toc418263709"/>
        <w:bookmarkStart w:id="2363" w:name="_Toc418356889"/>
        <w:bookmarkStart w:id="2364" w:name="_Toc418360252"/>
        <w:bookmarkStart w:id="2365" w:name="_Toc418434937"/>
        <w:bookmarkStart w:id="2366" w:name="_Toc419660104"/>
        <w:bookmarkStart w:id="2367" w:name="_Toc419660567"/>
        <w:bookmarkStart w:id="2368" w:name="_Toc420134036"/>
        <w:bookmarkStart w:id="2369" w:name="_Toc420134498"/>
        <w:bookmarkStart w:id="2370" w:name="_Toc420166256"/>
        <w:bookmarkStart w:id="2371" w:name="_Toc420167026"/>
        <w:bookmarkStart w:id="2372" w:name="_Toc420302183"/>
        <w:bookmarkStart w:id="2373" w:name="_Toc420302650"/>
        <w:bookmarkStart w:id="2374" w:name="_Toc420438484"/>
        <w:bookmarkStart w:id="2375" w:name="_Toc420795922"/>
        <w:bookmarkStart w:id="2376" w:name="_Toc420874190"/>
        <w:bookmarkStart w:id="2377" w:name="_Toc420874655"/>
        <w:bookmarkStart w:id="2378" w:name="_Toc420874397"/>
        <w:bookmarkStart w:id="2379" w:name="_Toc421046485"/>
        <w:bookmarkStart w:id="2380" w:name="_Toc421046956"/>
        <w:bookmarkStart w:id="2381" w:name="_Toc477259036"/>
        <w:bookmarkStart w:id="2382" w:name="_Toc479633134"/>
        <w:bookmarkStart w:id="2383" w:name="_Toc481936290"/>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del>
    </w:p>
    <w:p w14:paraId="7E29F2AA" w14:textId="77777777" w:rsidR="00397B2B" w:rsidRPr="00EC76D5" w:rsidDel="00561FE5" w:rsidRDefault="00397B2B" w:rsidP="00397B2B">
      <w:pPr>
        <w:pStyle w:val="Code"/>
        <w:rPr>
          <w:del w:id="2384" w:author="Stefan Bjornander" w:date="2015-04-25T14:41:00Z"/>
        </w:rPr>
      </w:pPr>
      <w:bookmarkStart w:id="2385" w:name="_Toc417811859"/>
      <w:bookmarkStart w:id="2386" w:name="_Toc417853479"/>
      <w:bookmarkStart w:id="2387" w:name="_Toc418022157"/>
      <w:bookmarkStart w:id="2388" w:name="_Toc418191539"/>
      <w:bookmarkStart w:id="2389" w:name="_Toc418192008"/>
      <w:bookmarkStart w:id="2390" w:name="_Toc418263243"/>
      <w:bookmarkStart w:id="2391" w:name="_Toc418263710"/>
      <w:bookmarkStart w:id="2392" w:name="_Toc418356890"/>
      <w:bookmarkStart w:id="2393" w:name="_Toc418360253"/>
      <w:bookmarkStart w:id="2394" w:name="_Toc418434938"/>
      <w:bookmarkStart w:id="2395" w:name="_Toc419660105"/>
      <w:bookmarkStart w:id="2396" w:name="_Toc419660568"/>
      <w:bookmarkStart w:id="2397" w:name="_Toc420134037"/>
      <w:bookmarkStart w:id="2398" w:name="_Toc420134499"/>
      <w:bookmarkStart w:id="2399" w:name="_Toc420166257"/>
      <w:bookmarkStart w:id="2400" w:name="_Toc420167027"/>
      <w:bookmarkStart w:id="2401" w:name="_Toc420302184"/>
      <w:bookmarkStart w:id="2402" w:name="_Toc420302651"/>
      <w:bookmarkStart w:id="2403" w:name="_Toc420438485"/>
      <w:bookmarkStart w:id="2404" w:name="_Toc420795923"/>
      <w:bookmarkStart w:id="2405" w:name="_Toc420874191"/>
      <w:bookmarkStart w:id="2406" w:name="_Toc420874656"/>
      <w:bookmarkStart w:id="2407" w:name="_Toc420874398"/>
      <w:bookmarkStart w:id="2408" w:name="_Toc421046486"/>
      <w:bookmarkStart w:id="2409" w:name="_Toc421046957"/>
      <w:bookmarkStart w:id="2410" w:name="_Toc477259037"/>
      <w:bookmarkStart w:id="2411" w:name="_Toc479633135"/>
      <w:bookmarkStart w:id="2412" w:name="_Toc481936291"/>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p>
    <w:p w14:paraId="2A4F5E58" w14:textId="77777777" w:rsidR="00397B2B" w:rsidRPr="00EC76D5" w:rsidDel="00561FE5" w:rsidRDefault="00397B2B" w:rsidP="00397B2B">
      <w:pPr>
        <w:pStyle w:val="Code"/>
        <w:rPr>
          <w:del w:id="2413" w:author="Stefan Bjornander" w:date="2015-04-25T14:41:00Z"/>
        </w:rPr>
      </w:pPr>
      <w:del w:id="2414" w:author="Stefan Bjornander" w:date="2015-04-25T14:41:00Z">
        <w:r w:rsidRPr="00EC76D5" w:rsidDel="00561FE5">
          <w:delText xml:space="preserve">  public Type returnType() {</w:delText>
        </w:r>
        <w:bookmarkStart w:id="2415" w:name="_Toc417811860"/>
        <w:bookmarkStart w:id="2416" w:name="_Toc417853480"/>
        <w:bookmarkStart w:id="2417" w:name="_Toc418022158"/>
        <w:bookmarkStart w:id="2418" w:name="_Toc418191540"/>
        <w:bookmarkStart w:id="2419" w:name="_Toc418192009"/>
        <w:bookmarkStart w:id="2420" w:name="_Toc418263244"/>
        <w:bookmarkStart w:id="2421" w:name="_Toc418263711"/>
        <w:bookmarkStart w:id="2422" w:name="_Toc418356891"/>
        <w:bookmarkStart w:id="2423" w:name="_Toc418360254"/>
        <w:bookmarkStart w:id="2424" w:name="_Toc418434939"/>
        <w:bookmarkStart w:id="2425" w:name="_Toc419660106"/>
        <w:bookmarkStart w:id="2426" w:name="_Toc419660569"/>
        <w:bookmarkStart w:id="2427" w:name="_Toc420134038"/>
        <w:bookmarkStart w:id="2428" w:name="_Toc420134500"/>
        <w:bookmarkStart w:id="2429" w:name="_Toc420166258"/>
        <w:bookmarkStart w:id="2430" w:name="_Toc420167028"/>
        <w:bookmarkStart w:id="2431" w:name="_Toc420302185"/>
        <w:bookmarkStart w:id="2432" w:name="_Toc420302652"/>
        <w:bookmarkStart w:id="2433" w:name="_Toc420438486"/>
        <w:bookmarkStart w:id="2434" w:name="_Toc420795924"/>
        <w:bookmarkStart w:id="2435" w:name="_Toc420874192"/>
        <w:bookmarkStart w:id="2436" w:name="_Toc420874657"/>
        <w:bookmarkStart w:id="2437" w:name="_Toc420874399"/>
        <w:bookmarkStart w:id="2438" w:name="_Toc421046487"/>
        <w:bookmarkStart w:id="2439" w:name="_Toc421046958"/>
        <w:bookmarkStart w:id="2440" w:name="_Toc477259038"/>
        <w:bookmarkStart w:id="2441" w:name="_Toc479633136"/>
        <w:bookmarkStart w:id="2442" w:name="_Toc481936292"/>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del>
    </w:p>
    <w:p w14:paraId="41E30FBD" w14:textId="77777777" w:rsidR="00397B2B" w:rsidRPr="00EC76D5" w:rsidDel="00561FE5" w:rsidRDefault="00397B2B" w:rsidP="00397B2B">
      <w:pPr>
        <w:pStyle w:val="Code"/>
        <w:rPr>
          <w:del w:id="2443" w:author="Stefan Bjornander" w:date="2015-04-25T14:41:00Z"/>
        </w:rPr>
      </w:pPr>
      <w:del w:id="2444" w:author="Stefan Bjornander" w:date="2015-04-25T14:41:00Z">
        <w:r w:rsidRPr="00EC76D5" w:rsidDel="00561FE5">
          <w:delText xml:space="preserve">    return m_returnType;</w:delText>
        </w:r>
        <w:bookmarkStart w:id="2445" w:name="_Toc417811861"/>
        <w:bookmarkStart w:id="2446" w:name="_Toc417853481"/>
        <w:bookmarkStart w:id="2447" w:name="_Toc418022159"/>
        <w:bookmarkStart w:id="2448" w:name="_Toc418191541"/>
        <w:bookmarkStart w:id="2449" w:name="_Toc418192010"/>
        <w:bookmarkStart w:id="2450" w:name="_Toc418263245"/>
        <w:bookmarkStart w:id="2451" w:name="_Toc418263712"/>
        <w:bookmarkStart w:id="2452" w:name="_Toc418356892"/>
        <w:bookmarkStart w:id="2453" w:name="_Toc418360255"/>
        <w:bookmarkStart w:id="2454" w:name="_Toc418434940"/>
        <w:bookmarkStart w:id="2455" w:name="_Toc419660107"/>
        <w:bookmarkStart w:id="2456" w:name="_Toc419660570"/>
        <w:bookmarkStart w:id="2457" w:name="_Toc420134039"/>
        <w:bookmarkStart w:id="2458" w:name="_Toc420134501"/>
        <w:bookmarkStart w:id="2459" w:name="_Toc420166259"/>
        <w:bookmarkStart w:id="2460" w:name="_Toc420167029"/>
        <w:bookmarkStart w:id="2461" w:name="_Toc420302186"/>
        <w:bookmarkStart w:id="2462" w:name="_Toc420302653"/>
        <w:bookmarkStart w:id="2463" w:name="_Toc420438487"/>
        <w:bookmarkStart w:id="2464" w:name="_Toc420795925"/>
        <w:bookmarkStart w:id="2465" w:name="_Toc420874193"/>
        <w:bookmarkStart w:id="2466" w:name="_Toc420874658"/>
        <w:bookmarkStart w:id="2467" w:name="_Toc420874400"/>
        <w:bookmarkStart w:id="2468" w:name="_Toc421046488"/>
        <w:bookmarkStart w:id="2469" w:name="_Toc421046959"/>
        <w:bookmarkStart w:id="2470" w:name="_Toc477259039"/>
        <w:bookmarkStart w:id="2471" w:name="_Toc479633137"/>
        <w:bookmarkStart w:id="2472" w:name="_Toc481936293"/>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del>
    </w:p>
    <w:p w14:paraId="3EDFA139" w14:textId="77777777" w:rsidR="00397B2B" w:rsidRPr="00EC76D5" w:rsidDel="00561FE5" w:rsidRDefault="00397B2B" w:rsidP="00397B2B">
      <w:pPr>
        <w:pStyle w:val="Code"/>
        <w:rPr>
          <w:del w:id="2473" w:author="Stefan Bjornander" w:date="2015-04-25T14:41:00Z"/>
        </w:rPr>
      </w:pPr>
      <w:del w:id="2474" w:author="Stefan Bjornander" w:date="2015-04-25T14:41:00Z">
        <w:r w:rsidRPr="00EC76D5" w:rsidDel="00561FE5">
          <w:lastRenderedPageBreak/>
          <w:delText xml:space="preserve">  }</w:delText>
        </w:r>
        <w:bookmarkStart w:id="2475" w:name="_Toc417811862"/>
        <w:bookmarkStart w:id="2476" w:name="_Toc417853482"/>
        <w:bookmarkStart w:id="2477" w:name="_Toc418022160"/>
        <w:bookmarkStart w:id="2478" w:name="_Toc418191542"/>
        <w:bookmarkStart w:id="2479" w:name="_Toc418192011"/>
        <w:bookmarkStart w:id="2480" w:name="_Toc418263246"/>
        <w:bookmarkStart w:id="2481" w:name="_Toc418263713"/>
        <w:bookmarkStart w:id="2482" w:name="_Toc418356893"/>
        <w:bookmarkStart w:id="2483" w:name="_Toc418360256"/>
        <w:bookmarkStart w:id="2484" w:name="_Toc418434941"/>
        <w:bookmarkStart w:id="2485" w:name="_Toc419660108"/>
        <w:bookmarkStart w:id="2486" w:name="_Toc419660571"/>
        <w:bookmarkStart w:id="2487" w:name="_Toc420134040"/>
        <w:bookmarkStart w:id="2488" w:name="_Toc420134502"/>
        <w:bookmarkStart w:id="2489" w:name="_Toc420166260"/>
        <w:bookmarkStart w:id="2490" w:name="_Toc420167030"/>
        <w:bookmarkStart w:id="2491" w:name="_Toc420302187"/>
        <w:bookmarkStart w:id="2492" w:name="_Toc420302654"/>
        <w:bookmarkStart w:id="2493" w:name="_Toc420438488"/>
        <w:bookmarkStart w:id="2494" w:name="_Toc420795926"/>
        <w:bookmarkStart w:id="2495" w:name="_Toc420874194"/>
        <w:bookmarkStart w:id="2496" w:name="_Toc420874659"/>
        <w:bookmarkStart w:id="2497" w:name="_Toc420874401"/>
        <w:bookmarkStart w:id="2498" w:name="_Toc421046489"/>
        <w:bookmarkStart w:id="2499" w:name="_Toc421046960"/>
        <w:bookmarkStart w:id="2500" w:name="_Toc477259040"/>
        <w:bookmarkStart w:id="2501" w:name="_Toc479633138"/>
        <w:bookmarkStart w:id="2502" w:name="_Toc48193629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del>
    </w:p>
    <w:p w14:paraId="2438E033" w14:textId="77777777" w:rsidR="00397B2B" w:rsidRPr="00EC76D5" w:rsidDel="00561FE5" w:rsidRDefault="00397B2B" w:rsidP="00397B2B">
      <w:pPr>
        <w:pStyle w:val="Code"/>
        <w:rPr>
          <w:del w:id="2503" w:author="Stefan Bjornander" w:date="2015-04-25T14:41:00Z"/>
        </w:rPr>
      </w:pPr>
      <w:bookmarkStart w:id="2504" w:name="_Toc417811863"/>
      <w:bookmarkStart w:id="2505" w:name="_Toc417853483"/>
      <w:bookmarkStart w:id="2506" w:name="_Toc418022161"/>
      <w:bookmarkStart w:id="2507" w:name="_Toc418191543"/>
      <w:bookmarkStart w:id="2508" w:name="_Toc418192012"/>
      <w:bookmarkStart w:id="2509" w:name="_Toc418263247"/>
      <w:bookmarkStart w:id="2510" w:name="_Toc418263714"/>
      <w:bookmarkStart w:id="2511" w:name="_Toc418356894"/>
      <w:bookmarkStart w:id="2512" w:name="_Toc418360257"/>
      <w:bookmarkStart w:id="2513" w:name="_Toc418434942"/>
      <w:bookmarkStart w:id="2514" w:name="_Toc419660109"/>
      <w:bookmarkStart w:id="2515" w:name="_Toc419660572"/>
      <w:bookmarkStart w:id="2516" w:name="_Toc420134041"/>
      <w:bookmarkStart w:id="2517" w:name="_Toc420134503"/>
      <w:bookmarkStart w:id="2518" w:name="_Toc420166261"/>
      <w:bookmarkStart w:id="2519" w:name="_Toc420167031"/>
      <w:bookmarkStart w:id="2520" w:name="_Toc420302188"/>
      <w:bookmarkStart w:id="2521" w:name="_Toc420302655"/>
      <w:bookmarkStart w:id="2522" w:name="_Toc420438489"/>
      <w:bookmarkStart w:id="2523" w:name="_Toc420795927"/>
      <w:bookmarkStart w:id="2524" w:name="_Toc420874195"/>
      <w:bookmarkStart w:id="2525" w:name="_Toc420874660"/>
      <w:bookmarkStart w:id="2526" w:name="_Toc420874402"/>
      <w:bookmarkStart w:id="2527" w:name="_Toc421046490"/>
      <w:bookmarkStart w:id="2528" w:name="_Toc421046961"/>
      <w:bookmarkStart w:id="2529" w:name="_Toc477259041"/>
      <w:bookmarkStart w:id="2530" w:name="_Toc479633139"/>
      <w:bookmarkStart w:id="2531" w:name="_Toc481936295"/>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p>
    <w:p w14:paraId="34FDCBDC" w14:textId="77777777" w:rsidR="00397B2B" w:rsidRPr="00EC76D5" w:rsidDel="00561FE5" w:rsidRDefault="00397B2B" w:rsidP="00397B2B">
      <w:pPr>
        <w:pStyle w:val="Code"/>
        <w:rPr>
          <w:del w:id="2532" w:author="Stefan Bjornander" w:date="2015-04-25T14:41:00Z"/>
        </w:rPr>
      </w:pPr>
      <w:del w:id="2533" w:author="Stefan Bjornander" w:date="2015-04-25T14:41:00Z">
        <w:r w:rsidRPr="00EC76D5" w:rsidDel="00561FE5">
          <w:delText xml:space="preserve">  public void setReturnType(Type returnType) {</w:delText>
        </w:r>
        <w:bookmarkStart w:id="2534" w:name="_Toc417811864"/>
        <w:bookmarkStart w:id="2535" w:name="_Toc417853484"/>
        <w:bookmarkStart w:id="2536" w:name="_Toc418022162"/>
        <w:bookmarkStart w:id="2537" w:name="_Toc418191544"/>
        <w:bookmarkStart w:id="2538" w:name="_Toc418192013"/>
        <w:bookmarkStart w:id="2539" w:name="_Toc418263248"/>
        <w:bookmarkStart w:id="2540" w:name="_Toc418263715"/>
        <w:bookmarkStart w:id="2541" w:name="_Toc418356895"/>
        <w:bookmarkStart w:id="2542" w:name="_Toc418360258"/>
        <w:bookmarkStart w:id="2543" w:name="_Toc418434943"/>
        <w:bookmarkStart w:id="2544" w:name="_Toc419660110"/>
        <w:bookmarkStart w:id="2545" w:name="_Toc419660573"/>
        <w:bookmarkStart w:id="2546" w:name="_Toc420134042"/>
        <w:bookmarkStart w:id="2547" w:name="_Toc420134504"/>
        <w:bookmarkStart w:id="2548" w:name="_Toc420166262"/>
        <w:bookmarkStart w:id="2549" w:name="_Toc420167032"/>
        <w:bookmarkStart w:id="2550" w:name="_Toc420302189"/>
        <w:bookmarkStart w:id="2551" w:name="_Toc420302656"/>
        <w:bookmarkStart w:id="2552" w:name="_Toc420438490"/>
        <w:bookmarkStart w:id="2553" w:name="_Toc420795928"/>
        <w:bookmarkStart w:id="2554" w:name="_Toc420874196"/>
        <w:bookmarkStart w:id="2555" w:name="_Toc420874661"/>
        <w:bookmarkStart w:id="2556" w:name="_Toc420874403"/>
        <w:bookmarkStart w:id="2557" w:name="_Toc421046491"/>
        <w:bookmarkStart w:id="2558" w:name="_Toc421046962"/>
        <w:bookmarkStart w:id="2559" w:name="_Toc477259042"/>
        <w:bookmarkStart w:id="2560" w:name="_Toc479633140"/>
        <w:bookmarkStart w:id="2561" w:name="_Toc481936296"/>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del>
    </w:p>
    <w:p w14:paraId="07828DC4" w14:textId="77777777" w:rsidR="00397B2B" w:rsidRPr="00EC76D5" w:rsidDel="00561FE5" w:rsidRDefault="00397B2B" w:rsidP="00397B2B">
      <w:pPr>
        <w:pStyle w:val="Code"/>
        <w:rPr>
          <w:del w:id="2562" w:author="Stefan Bjornander" w:date="2015-04-25T14:41:00Z"/>
        </w:rPr>
      </w:pPr>
      <w:del w:id="2563" w:author="Stefan Bjornander" w:date="2015-04-25T14:41:00Z">
        <w:r w:rsidRPr="00EC76D5" w:rsidDel="00561FE5">
          <w:delText xml:space="preserve">    m_returnType = returnType;</w:delText>
        </w:r>
        <w:bookmarkStart w:id="2564" w:name="_Toc417811865"/>
        <w:bookmarkStart w:id="2565" w:name="_Toc417853485"/>
        <w:bookmarkStart w:id="2566" w:name="_Toc418022163"/>
        <w:bookmarkStart w:id="2567" w:name="_Toc418191545"/>
        <w:bookmarkStart w:id="2568" w:name="_Toc418192014"/>
        <w:bookmarkStart w:id="2569" w:name="_Toc418263249"/>
        <w:bookmarkStart w:id="2570" w:name="_Toc418263716"/>
        <w:bookmarkStart w:id="2571" w:name="_Toc418356896"/>
        <w:bookmarkStart w:id="2572" w:name="_Toc418360259"/>
        <w:bookmarkStart w:id="2573" w:name="_Toc418434944"/>
        <w:bookmarkStart w:id="2574" w:name="_Toc419660111"/>
        <w:bookmarkStart w:id="2575" w:name="_Toc419660574"/>
        <w:bookmarkStart w:id="2576" w:name="_Toc420134043"/>
        <w:bookmarkStart w:id="2577" w:name="_Toc420134505"/>
        <w:bookmarkStart w:id="2578" w:name="_Toc420166263"/>
        <w:bookmarkStart w:id="2579" w:name="_Toc420167033"/>
        <w:bookmarkStart w:id="2580" w:name="_Toc420302190"/>
        <w:bookmarkStart w:id="2581" w:name="_Toc420302657"/>
        <w:bookmarkStart w:id="2582" w:name="_Toc420438491"/>
        <w:bookmarkStart w:id="2583" w:name="_Toc420795929"/>
        <w:bookmarkStart w:id="2584" w:name="_Toc420874197"/>
        <w:bookmarkStart w:id="2585" w:name="_Toc420874662"/>
        <w:bookmarkStart w:id="2586" w:name="_Toc420874404"/>
        <w:bookmarkStart w:id="2587" w:name="_Toc421046492"/>
        <w:bookmarkStart w:id="2588" w:name="_Toc421046963"/>
        <w:bookmarkStart w:id="2589" w:name="_Toc477259043"/>
        <w:bookmarkStart w:id="2590" w:name="_Toc479633141"/>
        <w:bookmarkStart w:id="2591" w:name="_Toc481936297"/>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del>
    </w:p>
    <w:p w14:paraId="36855FB0" w14:textId="77777777" w:rsidR="00397B2B" w:rsidRPr="00EC76D5" w:rsidDel="00561FE5" w:rsidRDefault="00397B2B" w:rsidP="00397B2B">
      <w:pPr>
        <w:pStyle w:val="Code"/>
        <w:rPr>
          <w:del w:id="2592" w:author="Stefan Bjornander" w:date="2015-04-25T14:41:00Z"/>
        </w:rPr>
      </w:pPr>
      <w:del w:id="2593" w:author="Stefan Bjornander" w:date="2015-04-25T14:41:00Z">
        <w:r w:rsidRPr="00EC76D5" w:rsidDel="00561FE5">
          <w:delText xml:space="preserve">  }</w:delText>
        </w:r>
        <w:bookmarkStart w:id="2594" w:name="_Toc417811866"/>
        <w:bookmarkStart w:id="2595" w:name="_Toc417853486"/>
        <w:bookmarkStart w:id="2596" w:name="_Toc418022164"/>
        <w:bookmarkStart w:id="2597" w:name="_Toc418191546"/>
        <w:bookmarkStart w:id="2598" w:name="_Toc418192015"/>
        <w:bookmarkStart w:id="2599" w:name="_Toc418263250"/>
        <w:bookmarkStart w:id="2600" w:name="_Toc418263717"/>
        <w:bookmarkStart w:id="2601" w:name="_Toc418356897"/>
        <w:bookmarkStart w:id="2602" w:name="_Toc418360260"/>
        <w:bookmarkStart w:id="2603" w:name="_Toc418434945"/>
        <w:bookmarkStart w:id="2604" w:name="_Toc419660112"/>
        <w:bookmarkStart w:id="2605" w:name="_Toc419660575"/>
        <w:bookmarkStart w:id="2606" w:name="_Toc420134044"/>
        <w:bookmarkStart w:id="2607" w:name="_Toc420134506"/>
        <w:bookmarkStart w:id="2608" w:name="_Toc420166264"/>
        <w:bookmarkStart w:id="2609" w:name="_Toc420167034"/>
        <w:bookmarkStart w:id="2610" w:name="_Toc420302191"/>
        <w:bookmarkStart w:id="2611" w:name="_Toc420302658"/>
        <w:bookmarkStart w:id="2612" w:name="_Toc420438492"/>
        <w:bookmarkStart w:id="2613" w:name="_Toc420795930"/>
        <w:bookmarkStart w:id="2614" w:name="_Toc420874198"/>
        <w:bookmarkStart w:id="2615" w:name="_Toc420874663"/>
        <w:bookmarkStart w:id="2616" w:name="_Toc420874405"/>
        <w:bookmarkStart w:id="2617" w:name="_Toc421046493"/>
        <w:bookmarkStart w:id="2618" w:name="_Toc421046964"/>
        <w:bookmarkStart w:id="2619" w:name="_Toc477259044"/>
        <w:bookmarkStart w:id="2620" w:name="_Toc479633142"/>
        <w:bookmarkStart w:id="2621" w:name="_Toc481936298"/>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del>
    </w:p>
    <w:p w14:paraId="35B4A15B" w14:textId="77777777" w:rsidR="00397B2B" w:rsidRPr="00EC76D5" w:rsidDel="00561FE5" w:rsidRDefault="00397B2B" w:rsidP="00397B2B">
      <w:pPr>
        <w:pStyle w:val="Code"/>
        <w:rPr>
          <w:del w:id="2622" w:author="Stefan Bjornander" w:date="2015-04-25T14:41:00Z"/>
        </w:rPr>
      </w:pPr>
      <w:bookmarkStart w:id="2623" w:name="_Toc417811867"/>
      <w:bookmarkStart w:id="2624" w:name="_Toc417853487"/>
      <w:bookmarkStart w:id="2625" w:name="_Toc418022165"/>
      <w:bookmarkStart w:id="2626" w:name="_Toc418191547"/>
      <w:bookmarkStart w:id="2627" w:name="_Toc418192016"/>
      <w:bookmarkStart w:id="2628" w:name="_Toc418263251"/>
      <w:bookmarkStart w:id="2629" w:name="_Toc418263718"/>
      <w:bookmarkStart w:id="2630" w:name="_Toc418356898"/>
      <w:bookmarkStart w:id="2631" w:name="_Toc418360261"/>
      <w:bookmarkStart w:id="2632" w:name="_Toc418434946"/>
      <w:bookmarkStart w:id="2633" w:name="_Toc419660113"/>
      <w:bookmarkStart w:id="2634" w:name="_Toc419660576"/>
      <w:bookmarkStart w:id="2635" w:name="_Toc420134045"/>
      <w:bookmarkStart w:id="2636" w:name="_Toc420134507"/>
      <w:bookmarkStart w:id="2637" w:name="_Toc420166265"/>
      <w:bookmarkStart w:id="2638" w:name="_Toc420167035"/>
      <w:bookmarkStart w:id="2639" w:name="_Toc420302192"/>
      <w:bookmarkStart w:id="2640" w:name="_Toc420302659"/>
      <w:bookmarkStart w:id="2641" w:name="_Toc420438493"/>
      <w:bookmarkStart w:id="2642" w:name="_Toc420795931"/>
      <w:bookmarkStart w:id="2643" w:name="_Toc420874199"/>
      <w:bookmarkStart w:id="2644" w:name="_Toc420874664"/>
      <w:bookmarkStart w:id="2645" w:name="_Toc420874406"/>
      <w:bookmarkStart w:id="2646" w:name="_Toc421046494"/>
      <w:bookmarkStart w:id="2647" w:name="_Toc421046965"/>
      <w:bookmarkStart w:id="2648" w:name="_Toc477259045"/>
      <w:bookmarkStart w:id="2649" w:name="_Toc479633143"/>
      <w:bookmarkStart w:id="2650" w:name="_Toc481936299"/>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p>
    <w:p w14:paraId="6D9EDF4C" w14:textId="77777777" w:rsidR="00397B2B" w:rsidRPr="00EC76D5" w:rsidDel="00561FE5" w:rsidRDefault="00397B2B" w:rsidP="00397B2B">
      <w:pPr>
        <w:pStyle w:val="Code"/>
        <w:rPr>
          <w:del w:id="2651" w:author="Stefan Bjornander" w:date="2015-04-25T14:41:00Z"/>
        </w:rPr>
      </w:pPr>
      <w:del w:id="2652" w:author="Stefan Bjornander" w:date="2015-04-25T14:41:00Z">
        <w:r w:rsidRPr="00EC76D5" w:rsidDel="00561FE5">
          <w:delText xml:space="preserve">  public boolean isEllipse() {</w:delText>
        </w:r>
        <w:bookmarkStart w:id="2653" w:name="_Toc417811868"/>
        <w:bookmarkStart w:id="2654" w:name="_Toc417853488"/>
        <w:bookmarkStart w:id="2655" w:name="_Toc418022166"/>
        <w:bookmarkStart w:id="2656" w:name="_Toc418191548"/>
        <w:bookmarkStart w:id="2657" w:name="_Toc418192017"/>
        <w:bookmarkStart w:id="2658" w:name="_Toc418263252"/>
        <w:bookmarkStart w:id="2659" w:name="_Toc418263719"/>
        <w:bookmarkStart w:id="2660" w:name="_Toc418356899"/>
        <w:bookmarkStart w:id="2661" w:name="_Toc418360262"/>
        <w:bookmarkStart w:id="2662" w:name="_Toc418434947"/>
        <w:bookmarkStart w:id="2663" w:name="_Toc419660114"/>
        <w:bookmarkStart w:id="2664" w:name="_Toc419660577"/>
        <w:bookmarkStart w:id="2665" w:name="_Toc420134046"/>
        <w:bookmarkStart w:id="2666" w:name="_Toc420134508"/>
        <w:bookmarkStart w:id="2667" w:name="_Toc420166266"/>
        <w:bookmarkStart w:id="2668" w:name="_Toc420167036"/>
        <w:bookmarkStart w:id="2669" w:name="_Toc420302193"/>
        <w:bookmarkStart w:id="2670" w:name="_Toc420302660"/>
        <w:bookmarkStart w:id="2671" w:name="_Toc420438494"/>
        <w:bookmarkStart w:id="2672" w:name="_Toc420795932"/>
        <w:bookmarkStart w:id="2673" w:name="_Toc420874200"/>
        <w:bookmarkStart w:id="2674" w:name="_Toc420874665"/>
        <w:bookmarkStart w:id="2675" w:name="_Toc420874407"/>
        <w:bookmarkStart w:id="2676" w:name="_Toc421046495"/>
        <w:bookmarkStart w:id="2677" w:name="_Toc421046966"/>
        <w:bookmarkStart w:id="2678" w:name="_Toc477259046"/>
        <w:bookmarkStart w:id="2679" w:name="_Toc479633144"/>
        <w:bookmarkStart w:id="2680" w:name="_Toc481936300"/>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del>
    </w:p>
    <w:p w14:paraId="02E94C24" w14:textId="77777777" w:rsidR="00397B2B" w:rsidRPr="00EC76D5" w:rsidDel="00561FE5" w:rsidRDefault="00397B2B" w:rsidP="00397B2B">
      <w:pPr>
        <w:pStyle w:val="Code"/>
        <w:rPr>
          <w:del w:id="2681" w:author="Stefan Bjornander" w:date="2015-04-25T14:41:00Z"/>
        </w:rPr>
      </w:pPr>
      <w:del w:id="2682" w:author="Stefan Bjornander" w:date="2015-04-25T14:41:00Z">
        <w:r w:rsidRPr="00EC76D5" w:rsidDel="00561FE5">
          <w:delText xml:space="preserve">    return m_ellipse;</w:delText>
        </w:r>
        <w:bookmarkStart w:id="2683" w:name="_Toc417811869"/>
        <w:bookmarkStart w:id="2684" w:name="_Toc417853489"/>
        <w:bookmarkStart w:id="2685" w:name="_Toc418022167"/>
        <w:bookmarkStart w:id="2686" w:name="_Toc418191549"/>
        <w:bookmarkStart w:id="2687" w:name="_Toc418192018"/>
        <w:bookmarkStart w:id="2688" w:name="_Toc418263253"/>
        <w:bookmarkStart w:id="2689" w:name="_Toc418263720"/>
        <w:bookmarkStart w:id="2690" w:name="_Toc418356900"/>
        <w:bookmarkStart w:id="2691" w:name="_Toc418360263"/>
        <w:bookmarkStart w:id="2692" w:name="_Toc418434948"/>
        <w:bookmarkStart w:id="2693" w:name="_Toc419660115"/>
        <w:bookmarkStart w:id="2694" w:name="_Toc419660578"/>
        <w:bookmarkStart w:id="2695" w:name="_Toc420134047"/>
        <w:bookmarkStart w:id="2696" w:name="_Toc420134509"/>
        <w:bookmarkStart w:id="2697" w:name="_Toc420166267"/>
        <w:bookmarkStart w:id="2698" w:name="_Toc420167037"/>
        <w:bookmarkStart w:id="2699" w:name="_Toc420302194"/>
        <w:bookmarkStart w:id="2700" w:name="_Toc420302661"/>
        <w:bookmarkStart w:id="2701" w:name="_Toc420438495"/>
        <w:bookmarkStart w:id="2702" w:name="_Toc420795933"/>
        <w:bookmarkStart w:id="2703" w:name="_Toc420874201"/>
        <w:bookmarkStart w:id="2704" w:name="_Toc420874666"/>
        <w:bookmarkStart w:id="2705" w:name="_Toc420874408"/>
        <w:bookmarkStart w:id="2706" w:name="_Toc421046496"/>
        <w:bookmarkStart w:id="2707" w:name="_Toc421046967"/>
        <w:bookmarkStart w:id="2708" w:name="_Toc477259047"/>
        <w:bookmarkStart w:id="2709" w:name="_Toc479633145"/>
        <w:bookmarkStart w:id="2710" w:name="_Toc481936301"/>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del>
    </w:p>
    <w:p w14:paraId="4B1AB959" w14:textId="77777777" w:rsidR="00397B2B" w:rsidRPr="00EC76D5" w:rsidDel="00561FE5" w:rsidRDefault="00397B2B" w:rsidP="00397B2B">
      <w:pPr>
        <w:pStyle w:val="Code"/>
        <w:rPr>
          <w:del w:id="2711" w:author="Stefan Bjornander" w:date="2015-04-25T14:41:00Z"/>
        </w:rPr>
      </w:pPr>
      <w:del w:id="2712" w:author="Stefan Bjornander" w:date="2015-04-25T14:41:00Z">
        <w:r w:rsidRPr="00EC76D5" w:rsidDel="00561FE5">
          <w:delText xml:space="preserve">  }</w:delText>
        </w:r>
        <w:bookmarkStart w:id="2713" w:name="_Toc417811870"/>
        <w:bookmarkStart w:id="2714" w:name="_Toc417853490"/>
        <w:bookmarkStart w:id="2715" w:name="_Toc418022168"/>
        <w:bookmarkStart w:id="2716" w:name="_Toc418191550"/>
        <w:bookmarkStart w:id="2717" w:name="_Toc418192019"/>
        <w:bookmarkStart w:id="2718" w:name="_Toc418263254"/>
        <w:bookmarkStart w:id="2719" w:name="_Toc418263721"/>
        <w:bookmarkStart w:id="2720" w:name="_Toc418356901"/>
        <w:bookmarkStart w:id="2721" w:name="_Toc418360264"/>
        <w:bookmarkStart w:id="2722" w:name="_Toc418434949"/>
        <w:bookmarkStart w:id="2723" w:name="_Toc419660116"/>
        <w:bookmarkStart w:id="2724" w:name="_Toc419660579"/>
        <w:bookmarkStart w:id="2725" w:name="_Toc420134048"/>
        <w:bookmarkStart w:id="2726" w:name="_Toc420134510"/>
        <w:bookmarkStart w:id="2727" w:name="_Toc420166268"/>
        <w:bookmarkStart w:id="2728" w:name="_Toc420167038"/>
        <w:bookmarkStart w:id="2729" w:name="_Toc420302195"/>
        <w:bookmarkStart w:id="2730" w:name="_Toc420302662"/>
        <w:bookmarkStart w:id="2731" w:name="_Toc420438496"/>
        <w:bookmarkStart w:id="2732" w:name="_Toc420795934"/>
        <w:bookmarkStart w:id="2733" w:name="_Toc420874202"/>
        <w:bookmarkStart w:id="2734" w:name="_Toc420874667"/>
        <w:bookmarkStart w:id="2735" w:name="_Toc420874409"/>
        <w:bookmarkStart w:id="2736" w:name="_Toc421046497"/>
        <w:bookmarkStart w:id="2737" w:name="_Toc421046968"/>
        <w:bookmarkStart w:id="2738" w:name="_Toc477259048"/>
        <w:bookmarkStart w:id="2739" w:name="_Toc479633146"/>
        <w:bookmarkStart w:id="2740" w:name="_Toc48193630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del>
    </w:p>
    <w:p w14:paraId="5B4574FB" w14:textId="77777777" w:rsidR="00397B2B" w:rsidRPr="00EC76D5" w:rsidDel="00561FE5" w:rsidRDefault="00397B2B" w:rsidP="00397B2B">
      <w:pPr>
        <w:pStyle w:val="Code"/>
        <w:rPr>
          <w:del w:id="2741" w:author="Stefan Bjornander" w:date="2015-04-25T14:41:00Z"/>
        </w:rPr>
      </w:pPr>
      <w:bookmarkStart w:id="2742" w:name="_Toc417811871"/>
      <w:bookmarkStart w:id="2743" w:name="_Toc417853491"/>
      <w:bookmarkStart w:id="2744" w:name="_Toc418022169"/>
      <w:bookmarkStart w:id="2745" w:name="_Toc418191551"/>
      <w:bookmarkStart w:id="2746" w:name="_Toc418192020"/>
      <w:bookmarkStart w:id="2747" w:name="_Toc418263255"/>
      <w:bookmarkStart w:id="2748" w:name="_Toc418263722"/>
      <w:bookmarkStart w:id="2749" w:name="_Toc418356902"/>
      <w:bookmarkStart w:id="2750" w:name="_Toc418360265"/>
      <w:bookmarkStart w:id="2751" w:name="_Toc418434950"/>
      <w:bookmarkStart w:id="2752" w:name="_Toc419660117"/>
      <w:bookmarkStart w:id="2753" w:name="_Toc419660580"/>
      <w:bookmarkStart w:id="2754" w:name="_Toc420134049"/>
      <w:bookmarkStart w:id="2755" w:name="_Toc420134511"/>
      <w:bookmarkStart w:id="2756" w:name="_Toc420166269"/>
      <w:bookmarkStart w:id="2757" w:name="_Toc420167039"/>
      <w:bookmarkStart w:id="2758" w:name="_Toc420302196"/>
      <w:bookmarkStart w:id="2759" w:name="_Toc420302663"/>
      <w:bookmarkStart w:id="2760" w:name="_Toc420438497"/>
      <w:bookmarkStart w:id="2761" w:name="_Toc420795935"/>
      <w:bookmarkStart w:id="2762" w:name="_Toc420874203"/>
      <w:bookmarkStart w:id="2763" w:name="_Toc420874668"/>
      <w:bookmarkStart w:id="2764" w:name="_Toc420874410"/>
      <w:bookmarkStart w:id="2765" w:name="_Toc421046498"/>
      <w:bookmarkStart w:id="2766" w:name="_Toc421046969"/>
      <w:bookmarkStart w:id="2767" w:name="_Toc477259049"/>
      <w:bookmarkStart w:id="2768" w:name="_Toc479633147"/>
      <w:bookmarkStart w:id="2769" w:name="_Toc481936303"/>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p>
    <w:p w14:paraId="12A5B660" w14:textId="77777777" w:rsidR="00397B2B" w:rsidRPr="00EC76D5" w:rsidDel="00561FE5" w:rsidRDefault="00397B2B" w:rsidP="00397B2B">
      <w:pPr>
        <w:pStyle w:val="Code"/>
        <w:rPr>
          <w:del w:id="2770" w:author="Stefan Bjornander" w:date="2015-04-25T14:41:00Z"/>
        </w:rPr>
      </w:pPr>
      <w:del w:id="2771" w:author="Stefan Bjornander" w:date="2015-04-25T14:41:00Z">
        <w:r w:rsidRPr="00EC76D5" w:rsidDel="00561FE5">
          <w:delText xml:space="preserve">  public boolean isNewStyle() {</w:delText>
        </w:r>
        <w:bookmarkStart w:id="2772" w:name="_Toc417811872"/>
        <w:bookmarkStart w:id="2773" w:name="_Toc417853492"/>
        <w:bookmarkStart w:id="2774" w:name="_Toc418022170"/>
        <w:bookmarkStart w:id="2775" w:name="_Toc418191552"/>
        <w:bookmarkStart w:id="2776" w:name="_Toc418192021"/>
        <w:bookmarkStart w:id="2777" w:name="_Toc418263256"/>
        <w:bookmarkStart w:id="2778" w:name="_Toc418263723"/>
        <w:bookmarkStart w:id="2779" w:name="_Toc418356903"/>
        <w:bookmarkStart w:id="2780" w:name="_Toc418360266"/>
        <w:bookmarkStart w:id="2781" w:name="_Toc418434951"/>
        <w:bookmarkStart w:id="2782" w:name="_Toc419660118"/>
        <w:bookmarkStart w:id="2783" w:name="_Toc419660581"/>
        <w:bookmarkStart w:id="2784" w:name="_Toc420134050"/>
        <w:bookmarkStart w:id="2785" w:name="_Toc420134512"/>
        <w:bookmarkStart w:id="2786" w:name="_Toc420166270"/>
        <w:bookmarkStart w:id="2787" w:name="_Toc420167040"/>
        <w:bookmarkStart w:id="2788" w:name="_Toc420302197"/>
        <w:bookmarkStart w:id="2789" w:name="_Toc420302664"/>
        <w:bookmarkStart w:id="2790" w:name="_Toc420438498"/>
        <w:bookmarkStart w:id="2791" w:name="_Toc420795936"/>
        <w:bookmarkStart w:id="2792" w:name="_Toc420874204"/>
        <w:bookmarkStart w:id="2793" w:name="_Toc420874669"/>
        <w:bookmarkStart w:id="2794" w:name="_Toc420874411"/>
        <w:bookmarkStart w:id="2795" w:name="_Toc421046499"/>
        <w:bookmarkStart w:id="2796" w:name="_Toc421046970"/>
        <w:bookmarkStart w:id="2797" w:name="_Toc477259050"/>
        <w:bookmarkStart w:id="2798" w:name="_Toc479633148"/>
        <w:bookmarkStart w:id="2799" w:name="_Toc481936304"/>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del>
    </w:p>
    <w:p w14:paraId="7A5237A5" w14:textId="77777777" w:rsidR="00397B2B" w:rsidRPr="00EC76D5" w:rsidDel="00561FE5" w:rsidRDefault="00397B2B" w:rsidP="00397B2B">
      <w:pPr>
        <w:pStyle w:val="Code"/>
        <w:rPr>
          <w:del w:id="2800" w:author="Stefan Bjornander" w:date="2015-04-25T14:41:00Z"/>
        </w:rPr>
      </w:pPr>
      <w:del w:id="2801" w:author="Stefan Bjornander" w:date="2015-04-25T14:41:00Z">
        <w:r w:rsidRPr="00EC76D5" w:rsidDel="00561FE5">
          <w:delText xml:space="preserve">    return m_newStyle;</w:delText>
        </w:r>
        <w:bookmarkStart w:id="2802" w:name="_Toc417811873"/>
        <w:bookmarkStart w:id="2803" w:name="_Toc417853493"/>
        <w:bookmarkStart w:id="2804" w:name="_Toc418022171"/>
        <w:bookmarkStart w:id="2805" w:name="_Toc418191553"/>
        <w:bookmarkStart w:id="2806" w:name="_Toc418192022"/>
        <w:bookmarkStart w:id="2807" w:name="_Toc418263257"/>
        <w:bookmarkStart w:id="2808" w:name="_Toc418263724"/>
        <w:bookmarkStart w:id="2809" w:name="_Toc418356904"/>
        <w:bookmarkStart w:id="2810" w:name="_Toc418360267"/>
        <w:bookmarkStart w:id="2811" w:name="_Toc418434952"/>
        <w:bookmarkStart w:id="2812" w:name="_Toc419660119"/>
        <w:bookmarkStart w:id="2813" w:name="_Toc419660582"/>
        <w:bookmarkStart w:id="2814" w:name="_Toc420134051"/>
        <w:bookmarkStart w:id="2815" w:name="_Toc420134513"/>
        <w:bookmarkStart w:id="2816" w:name="_Toc420166271"/>
        <w:bookmarkStart w:id="2817" w:name="_Toc420167041"/>
        <w:bookmarkStart w:id="2818" w:name="_Toc420302198"/>
        <w:bookmarkStart w:id="2819" w:name="_Toc420302665"/>
        <w:bookmarkStart w:id="2820" w:name="_Toc420438499"/>
        <w:bookmarkStart w:id="2821" w:name="_Toc420795937"/>
        <w:bookmarkStart w:id="2822" w:name="_Toc420874205"/>
        <w:bookmarkStart w:id="2823" w:name="_Toc420874670"/>
        <w:bookmarkStart w:id="2824" w:name="_Toc420874412"/>
        <w:bookmarkStart w:id="2825" w:name="_Toc421046500"/>
        <w:bookmarkStart w:id="2826" w:name="_Toc421046971"/>
        <w:bookmarkStart w:id="2827" w:name="_Toc477259051"/>
        <w:bookmarkStart w:id="2828" w:name="_Toc479633149"/>
        <w:bookmarkStart w:id="2829" w:name="_Toc481936305"/>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del>
    </w:p>
    <w:p w14:paraId="3F2DACAD" w14:textId="77777777" w:rsidR="00397B2B" w:rsidRPr="00EC76D5" w:rsidDel="00561FE5" w:rsidRDefault="00397B2B" w:rsidP="00397B2B">
      <w:pPr>
        <w:pStyle w:val="Code"/>
        <w:rPr>
          <w:del w:id="2830" w:author="Stefan Bjornander" w:date="2015-04-25T14:41:00Z"/>
        </w:rPr>
      </w:pPr>
      <w:del w:id="2831" w:author="Stefan Bjornander" w:date="2015-04-25T14:41:00Z">
        <w:r w:rsidRPr="00EC76D5" w:rsidDel="00561FE5">
          <w:delText xml:space="preserve">  }</w:delText>
        </w:r>
        <w:bookmarkStart w:id="2832" w:name="_Toc417811874"/>
        <w:bookmarkStart w:id="2833" w:name="_Toc417853494"/>
        <w:bookmarkStart w:id="2834" w:name="_Toc418022172"/>
        <w:bookmarkStart w:id="2835" w:name="_Toc418191554"/>
        <w:bookmarkStart w:id="2836" w:name="_Toc418192023"/>
        <w:bookmarkStart w:id="2837" w:name="_Toc418263258"/>
        <w:bookmarkStart w:id="2838" w:name="_Toc418263725"/>
        <w:bookmarkStart w:id="2839" w:name="_Toc418356905"/>
        <w:bookmarkStart w:id="2840" w:name="_Toc418360268"/>
        <w:bookmarkStart w:id="2841" w:name="_Toc418434953"/>
        <w:bookmarkStart w:id="2842" w:name="_Toc419660120"/>
        <w:bookmarkStart w:id="2843" w:name="_Toc419660583"/>
        <w:bookmarkStart w:id="2844" w:name="_Toc420134052"/>
        <w:bookmarkStart w:id="2845" w:name="_Toc420134514"/>
        <w:bookmarkStart w:id="2846" w:name="_Toc420166272"/>
        <w:bookmarkStart w:id="2847" w:name="_Toc420167042"/>
        <w:bookmarkStart w:id="2848" w:name="_Toc420302199"/>
        <w:bookmarkStart w:id="2849" w:name="_Toc420302666"/>
        <w:bookmarkStart w:id="2850" w:name="_Toc420438500"/>
        <w:bookmarkStart w:id="2851" w:name="_Toc420795938"/>
        <w:bookmarkStart w:id="2852" w:name="_Toc420874206"/>
        <w:bookmarkStart w:id="2853" w:name="_Toc420874671"/>
        <w:bookmarkStart w:id="2854" w:name="_Toc420874413"/>
        <w:bookmarkStart w:id="2855" w:name="_Toc421046501"/>
        <w:bookmarkStart w:id="2856" w:name="_Toc421046972"/>
        <w:bookmarkStart w:id="2857" w:name="_Toc477259052"/>
        <w:bookmarkStart w:id="2858" w:name="_Toc479633150"/>
        <w:bookmarkStart w:id="2859" w:name="_Toc481936306"/>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del>
    </w:p>
    <w:p w14:paraId="56464CE0" w14:textId="77777777" w:rsidR="00397B2B" w:rsidRPr="00EC76D5" w:rsidDel="00561FE5" w:rsidRDefault="00397B2B" w:rsidP="00397B2B">
      <w:pPr>
        <w:pStyle w:val="Code"/>
        <w:rPr>
          <w:del w:id="2860" w:author="Stefan Bjornander" w:date="2015-04-25T14:41:00Z"/>
        </w:rPr>
      </w:pPr>
      <w:bookmarkStart w:id="2861" w:name="_Toc417811875"/>
      <w:bookmarkStart w:id="2862" w:name="_Toc417853495"/>
      <w:bookmarkStart w:id="2863" w:name="_Toc418022173"/>
      <w:bookmarkStart w:id="2864" w:name="_Toc418191555"/>
      <w:bookmarkStart w:id="2865" w:name="_Toc418192024"/>
      <w:bookmarkStart w:id="2866" w:name="_Toc418263259"/>
      <w:bookmarkStart w:id="2867" w:name="_Toc418263726"/>
      <w:bookmarkStart w:id="2868" w:name="_Toc418356906"/>
      <w:bookmarkStart w:id="2869" w:name="_Toc418360269"/>
      <w:bookmarkStart w:id="2870" w:name="_Toc418434954"/>
      <w:bookmarkStart w:id="2871" w:name="_Toc419660121"/>
      <w:bookmarkStart w:id="2872" w:name="_Toc419660584"/>
      <w:bookmarkStart w:id="2873" w:name="_Toc420134053"/>
      <w:bookmarkStart w:id="2874" w:name="_Toc420134515"/>
      <w:bookmarkStart w:id="2875" w:name="_Toc420166273"/>
      <w:bookmarkStart w:id="2876" w:name="_Toc420167043"/>
      <w:bookmarkStart w:id="2877" w:name="_Toc420302200"/>
      <w:bookmarkStart w:id="2878" w:name="_Toc420302667"/>
      <w:bookmarkStart w:id="2879" w:name="_Toc420438501"/>
      <w:bookmarkStart w:id="2880" w:name="_Toc420795939"/>
      <w:bookmarkStart w:id="2881" w:name="_Toc420874207"/>
      <w:bookmarkStart w:id="2882" w:name="_Toc420874672"/>
      <w:bookmarkStart w:id="2883" w:name="_Toc420874414"/>
      <w:bookmarkStart w:id="2884" w:name="_Toc421046502"/>
      <w:bookmarkStart w:id="2885" w:name="_Toc421046973"/>
      <w:bookmarkStart w:id="2886" w:name="_Toc477259053"/>
      <w:bookmarkStart w:id="2887" w:name="_Toc479633151"/>
      <w:bookmarkStart w:id="2888" w:name="_Toc481936307"/>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p>
    <w:p w14:paraId="62001A05" w14:textId="77777777" w:rsidR="00397B2B" w:rsidRPr="00EC76D5" w:rsidDel="00561FE5" w:rsidRDefault="00397B2B" w:rsidP="00397B2B">
      <w:pPr>
        <w:pStyle w:val="Code"/>
        <w:rPr>
          <w:del w:id="2889" w:author="Stefan Bjornander" w:date="2015-04-25T14:41:00Z"/>
        </w:rPr>
      </w:pPr>
      <w:del w:id="2890" w:author="Stefan Bjornander" w:date="2015-04-25T14:41:00Z">
        <w:r w:rsidRPr="00EC76D5" w:rsidDel="00561FE5">
          <w:delText xml:space="preserve">  public int getRecordSize() {</w:delText>
        </w:r>
        <w:bookmarkStart w:id="2891" w:name="_Toc417811876"/>
        <w:bookmarkStart w:id="2892" w:name="_Toc417853496"/>
        <w:bookmarkStart w:id="2893" w:name="_Toc418022174"/>
        <w:bookmarkStart w:id="2894" w:name="_Toc418191556"/>
        <w:bookmarkStart w:id="2895" w:name="_Toc418192025"/>
        <w:bookmarkStart w:id="2896" w:name="_Toc418263260"/>
        <w:bookmarkStart w:id="2897" w:name="_Toc418263727"/>
        <w:bookmarkStart w:id="2898" w:name="_Toc418356907"/>
        <w:bookmarkStart w:id="2899" w:name="_Toc418360270"/>
        <w:bookmarkStart w:id="2900" w:name="_Toc418434955"/>
        <w:bookmarkStart w:id="2901" w:name="_Toc419660122"/>
        <w:bookmarkStart w:id="2902" w:name="_Toc419660585"/>
        <w:bookmarkStart w:id="2903" w:name="_Toc420134054"/>
        <w:bookmarkStart w:id="2904" w:name="_Toc420134516"/>
        <w:bookmarkStart w:id="2905" w:name="_Toc420166274"/>
        <w:bookmarkStart w:id="2906" w:name="_Toc420167044"/>
        <w:bookmarkStart w:id="2907" w:name="_Toc420302201"/>
        <w:bookmarkStart w:id="2908" w:name="_Toc420302668"/>
        <w:bookmarkStart w:id="2909" w:name="_Toc420438502"/>
        <w:bookmarkStart w:id="2910" w:name="_Toc420795940"/>
        <w:bookmarkStart w:id="2911" w:name="_Toc420874208"/>
        <w:bookmarkStart w:id="2912" w:name="_Toc420874673"/>
        <w:bookmarkStart w:id="2913" w:name="_Toc420874415"/>
        <w:bookmarkStart w:id="2914" w:name="_Toc421046503"/>
        <w:bookmarkStart w:id="2915" w:name="_Toc421046974"/>
        <w:bookmarkStart w:id="2916" w:name="_Toc477259054"/>
        <w:bookmarkStart w:id="2917" w:name="_Toc479633152"/>
        <w:bookmarkStart w:id="2918" w:name="_Toc481936308"/>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del>
    </w:p>
    <w:p w14:paraId="38F31A31" w14:textId="77777777" w:rsidR="00397B2B" w:rsidRPr="00EC76D5" w:rsidDel="00561FE5" w:rsidRDefault="00397B2B" w:rsidP="00397B2B">
      <w:pPr>
        <w:pStyle w:val="Code"/>
        <w:rPr>
          <w:del w:id="2919" w:author="Stefan Bjornander" w:date="2015-04-25T14:41:00Z"/>
        </w:rPr>
      </w:pPr>
      <w:del w:id="2920" w:author="Stefan Bjornander" w:date="2015-04-25T14:41:00Z">
        <w:r w:rsidRPr="00EC76D5" w:rsidDel="00561FE5">
          <w:delText xml:space="preserve">    return m_recordSize;</w:delText>
        </w:r>
        <w:bookmarkStart w:id="2921" w:name="_Toc417811877"/>
        <w:bookmarkStart w:id="2922" w:name="_Toc417853497"/>
        <w:bookmarkStart w:id="2923" w:name="_Toc418022175"/>
        <w:bookmarkStart w:id="2924" w:name="_Toc418191557"/>
        <w:bookmarkStart w:id="2925" w:name="_Toc418192026"/>
        <w:bookmarkStart w:id="2926" w:name="_Toc418263261"/>
        <w:bookmarkStart w:id="2927" w:name="_Toc418263728"/>
        <w:bookmarkStart w:id="2928" w:name="_Toc418356908"/>
        <w:bookmarkStart w:id="2929" w:name="_Toc418360271"/>
        <w:bookmarkStart w:id="2930" w:name="_Toc418434956"/>
        <w:bookmarkStart w:id="2931" w:name="_Toc419660123"/>
        <w:bookmarkStart w:id="2932" w:name="_Toc419660586"/>
        <w:bookmarkStart w:id="2933" w:name="_Toc420134055"/>
        <w:bookmarkStart w:id="2934" w:name="_Toc420134517"/>
        <w:bookmarkStart w:id="2935" w:name="_Toc420166275"/>
        <w:bookmarkStart w:id="2936" w:name="_Toc420167045"/>
        <w:bookmarkStart w:id="2937" w:name="_Toc420302202"/>
        <w:bookmarkStart w:id="2938" w:name="_Toc420302669"/>
        <w:bookmarkStart w:id="2939" w:name="_Toc420438503"/>
        <w:bookmarkStart w:id="2940" w:name="_Toc420795941"/>
        <w:bookmarkStart w:id="2941" w:name="_Toc420874209"/>
        <w:bookmarkStart w:id="2942" w:name="_Toc420874674"/>
        <w:bookmarkStart w:id="2943" w:name="_Toc420874416"/>
        <w:bookmarkStart w:id="2944" w:name="_Toc421046504"/>
        <w:bookmarkStart w:id="2945" w:name="_Toc421046975"/>
        <w:bookmarkStart w:id="2946" w:name="_Toc477259055"/>
        <w:bookmarkStart w:id="2947" w:name="_Toc479633153"/>
        <w:bookmarkStart w:id="2948" w:name="_Toc481936309"/>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del>
    </w:p>
    <w:p w14:paraId="6140A49D" w14:textId="77777777" w:rsidR="00397B2B" w:rsidRPr="00EC76D5" w:rsidDel="00561FE5" w:rsidRDefault="00397B2B" w:rsidP="00397B2B">
      <w:pPr>
        <w:pStyle w:val="Code"/>
        <w:rPr>
          <w:del w:id="2949" w:author="Stefan Bjornander" w:date="2015-04-25T14:41:00Z"/>
        </w:rPr>
      </w:pPr>
      <w:del w:id="2950" w:author="Stefan Bjornander" w:date="2015-04-25T14:41:00Z">
        <w:r w:rsidRPr="00EC76D5" w:rsidDel="00561FE5">
          <w:delText xml:space="preserve">  }</w:delText>
        </w:r>
        <w:bookmarkStart w:id="2951" w:name="_Toc417811878"/>
        <w:bookmarkStart w:id="2952" w:name="_Toc417853498"/>
        <w:bookmarkStart w:id="2953" w:name="_Toc418022176"/>
        <w:bookmarkStart w:id="2954" w:name="_Toc418191558"/>
        <w:bookmarkStart w:id="2955" w:name="_Toc418192027"/>
        <w:bookmarkStart w:id="2956" w:name="_Toc418263262"/>
        <w:bookmarkStart w:id="2957" w:name="_Toc418263729"/>
        <w:bookmarkStart w:id="2958" w:name="_Toc418356909"/>
        <w:bookmarkStart w:id="2959" w:name="_Toc418360272"/>
        <w:bookmarkStart w:id="2960" w:name="_Toc418434957"/>
        <w:bookmarkStart w:id="2961" w:name="_Toc419660124"/>
        <w:bookmarkStart w:id="2962" w:name="_Toc419660587"/>
        <w:bookmarkStart w:id="2963" w:name="_Toc420134056"/>
        <w:bookmarkStart w:id="2964" w:name="_Toc420134518"/>
        <w:bookmarkStart w:id="2965" w:name="_Toc420166276"/>
        <w:bookmarkStart w:id="2966" w:name="_Toc420167046"/>
        <w:bookmarkStart w:id="2967" w:name="_Toc420302203"/>
        <w:bookmarkStart w:id="2968" w:name="_Toc420302670"/>
        <w:bookmarkStart w:id="2969" w:name="_Toc420438504"/>
        <w:bookmarkStart w:id="2970" w:name="_Toc420795942"/>
        <w:bookmarkStart w:id="2971" w:name="_Toc420874210"/>
        <w:bookmarkStart w:id="2972" w:name="_Toc420874675"/>
        <w:bookmarkStart w:id="2973" w:name="_Toc420874417"/>
        <w:bookmarkStart w:id="2974" w:name="_Toc421046505"/>
        <w:bookmarkStart w:id="2975" w:name="_Toc421046976"/>
        <w:bookmarkStart w:id="2976" w:name="_Toc477259056"/>
        <w:bookmarkStart w:id="2977" w:name="_Toc479633154"/>
        <w:bookmarkStart w:id="2978" w:name="_Toc48193631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del>
    </w:p>
    <w:p w14:paraId="07F7FA93" w14:textId="77777777" w:rsidR="00397B2B" w:rsidRPr="00EC76D5" w:rsidDel="00561FE5" w:rsidRDefault="00397B2B" w:rsidP="00397B2B">
      <w:pPr>
        <w:pStyle w:val="Code"/>
        <w:rPr>
          <w:del w:id="2979" w:author="Stefan Bjornander" w:date="2015-04-25T14:41:00Z"/>
        </w:rPr>
      </w:pPr>
      <w:bookmarkStart w:id="2980" w:name="_Toc417811879"/>
      <w:bookmarkStart w:id="2981" w:name="_Toc417853499"/>
      <w:bookmarkStart w:id="2982" w:name="_Toc418022177"/>
      <w:bookmarkStart w:id="2983" w:name="_Toc418191559"/>
      <w:bookmarkStart w:id="2984" w:name="_Toc418192028"/>
      <w:bookmarkStart w:id="2985" w:name="_Toc418263263"/>
      <w:bookmarkStart w:id="2986" w:name="_Toc418263730"/>
      <w:bookmarkStart w:id="2987" w:name="_Toc418356910"/>
      <w:bookmarkStart w:id="2988" w:name="_Toc418360273"/>
      <w:bookmarkStart w:id="2989" w:name="_Toc418434958"/>
      <w:bookmarkStart w:id="2990" w:name="_Toc419660125"/>
      <w:bookmarkStart w:id="2991" w:name="_Toc419660588"/>
      <w:bookmarkStart w:id="2992" w:name="_Toc420134057"/>
      <w:bookmarkStart w:id="2993" w:name="_Toc420134519"/>
      <w:bookmarkStart w:id="2994" w:name="_Toc420166277"/>
      <w:bookmarkStart w:id="2995" w:name="_Toc420167047"/>
      <w:bookmarkStart w:id="2996" w:name="_Toc420302204"/>
      <w:bookmarkStart w:id="2997" w:name="_Toc420302671"/>
      <w:bookmarkStart w:id="2998" w:name="_Toc420438505"/>
      <w:bookmarkStart w:id="2999" w:name="_Toc420795943"/>
      <w:bookmarkStart w:id="3000" w:name="_Toc420874211"/>
      <w:bookmarkStart w:id="3001" w:name="_Toc420874676"/>
      <w:bookmarkStart w:id="3002" w:name="_Toc420874418"/>
      <w:bookmarkStart w:id="3003" w:name="_Toc421046506"/>
      <w:bookmarkStart w:id="3004" w:name="_Toc421046977"/>
      <w:bookmarkStart w:id="3005" w:name="_Toc477259057"/>
      <w:bookmarkStart w:id="3006" w:name="_Toc479633155"/>
      <w:bookmarkStart w:id="3007" w:name="_Toc481936311"/>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p>
    <w:p w14:paraId="4F547D38" w14:textId="77777777" w:rsidR="00397B2B" w:rsidRPr="00EC76D5" w:rsidDel="00561FE5" w:rsidRDefault="00397B2B" w:rsidP="00397B2B">
      <w:pPr>
        <w:pStyle w:val="Code"/>
        <w:rPr>
          <w:del w:id="3008" w:author="Stefan Bjornander" w:date="2015-04-25T14:41:00Z"/>
        </w:rPr>
      </w:pPr>
      <w:del w:id="3009" w:author="Stefan Bjornander" w:date="2015-04-25T14:41:00Z">
        <w:r w:rsidRPr="00EC76D5" w:rsidDel="00561FE5">
          <w:delText xml:space="preserve">  public void setRecordSize(int recordSize) {</w:delText>
        </w:r>
        <w:bookmarkStart w:id="3010" w:name="_Toc417811880"/>
        <w:bookmarkStart w:id="3011" w:name="_Toc417853500"/>
        <w:bookmarkStart w:id="3012" w:name="_Toc418022178"/>
        <w:bookmarkStart w:id="3013" w:name="_Toc418191560"/>
        <w:bookmarkStart w:id="3014" w:name="_Toc418192029"/>
        <w:bookmarkStart w:id="3015" w:name="_Toc418263264"/>
        <w:bookmarkStart w:id="3016" w:name="_Toc418263731"/>
        <w:bookmarkStart w:id="3017" w:name="_Toc418356911"/>
        <w:bookmarkStart w:id="3018" w:name="_Toc418360274"/>
        <w:bookmarkStart w:id="3019" w:name="_Toc418434959"/>
        <w:bookmarkStart w:id="3020" w:name="_Toc419660126"/>
        <w:bookmarkStart w:id="3021" w:name="_Toc419660589"/>
        <w:bookmarkStart w:id="3022" w:name="_Toc420134058"/>
        <w:bookmarkStart w:id="3023" w:name="_Toc420134520"/>
        <w:bookmarkStart w:id="3024" w:name="_Toc420166278"/>
        <w:bookmarkStart w:id="3025" w:name="_Toc420167048"/>
        <w:bookmarkStart w:id="3026" w:name="_Toc420302205"/>
        <w:bookmarkStart w:id="3027" w:name="_Toc420302672"/>
        <w:bookmarkStart w:id="3028" w:name="_Toc420438506"/>
        <w:bookmarkStart w:id="3029" w:name="_Toc420795944"/>
        <w:bookmarkStart w:id="3030" w:name="_Toc420874212"/>
        <w:bookmarkStart w:id="3031" w:name="_Toc420874677"/>
        <w:bookmarkStart w:id="3032" w:name="_Toc420874419"/>
        <w:bookmarkStart w:id="3033" w:name="_Toc421046507"/>
        <w:bookmarkStart w:id="3034" w:name="_Toc421046978"/>
        <w:bookmarkStart w:id="3035" w:name="_Toc477259058"/>
        <w:bookmarkStart w:id="3036" w:name="_Toc479633156"/>
        <w:bookmarkStart w:id="3037" w:name="_Toc481936312"/>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del>
    </w:p>
    <w:p w14:paraId="7754A070" w14:textId="77777777" w:rsidR="00397B2B" w:rsidRPr="00EC76D5" w:rsidDel="00561FE5" w:rsidRDefault="00397B2B" w:rsidP="00397B2B">
      <w:pPr>
        <w:pStyle w:val="Code"/>
        <w:rPr>
          <w:del w:id="3038" w:author="Stefan Bjornander" w:date="2015-04-25T14:41:00Z"/>
        </w:rPr>
      </w:pPr>
      <w:del w:id="3039" w:author="Stefan Bjornander" w:date="2015-04-25T14:41:00Z">
        <w:r w:rsidRPr="00EC76D5" w:rsidDel="00561FE5">
          <w:delText xml:space="preserve">    m_recordSize = recordSize;</w:delText>
        </w:r>
        <w:bookmarkStart w:id="3040" w:name="_Toc417811881"/>
        <w:bookmarkStart w:id="3041" w:name="_Toc417853501"/>
        <w:bookmarkStart w:id="3042" w:name="_Toc418022179"/>
        <w:bookmarkStart w:id="3043" w:name="_Toc418191561"/>
        <w:bookmarkStart w:id="3044" w:name="_Toc418192030"/>
        <w:bookmarkStart w:id="3045" w:name="_Toc418263265"/>
        <w:bookmarkStart w:id="3046" w:name="_Toc418263732"/>
        <w:bookmarkStart w:id="3047" w:name="_Toc418356912"/>
        <w:bookmarkStart w:id="3048" w:name="_Toc418360275"/>
        <w:bookmarkStart w:id="3049" w:name="_Toc418434960"/>
        <w:bookmarkStart w:id="3050" w:name="_Toc419660127"/>
        <w:bookmarkStart w:id="3051" w:name="_Toc419660590"/>
        <w:bookmarkStart w:id="3052" w:name="_Toc420134059"/>
        <w:bookmarkStart w:id="3053" w:name="_Toc420134521"/>
        <w:bookmarkStart w:id="3054" w:name="_Toc420166279"/>
        <w:bookmarkStart w:id="3055" w:name="_Toc420167049"/>
        <w:bookmarkStart w:id="3056" w:name="_Toc420302206"/>
        <w:bookmarkStart w:id="3057" w:name="_Toc420302673"/>
        <w:bookmarkStart w:id="3058" w:name="_Toc420438507"/>
        <w:bookmarkStart w:id="3059" w:name="_Toc420795945"/>
        <w:bookmarkStart w:id="3060" w:name="_Toc420874213"/>
        <w:bookmarkStart w:id="3061" w:name="_Toc420874678"/>
        <w:bookmarkStart w:id="3062" w:name="_Toc420874420"/>
        <w:bookmarkStart w:id="3063" w:name="_Toc421046508"/>
        <w:bookmarkStart w:id="3064" w:name="_Toc421046979"/>
        <w:bookmarkStart w:id="3065" w:name="_Toc477259059"/>
        <w:bookmarkStart w:id="3066" w:name="_Toc479633157"/>
        <w:bookmarkStart w:id="3067" w:name="_Toc481936313"/>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del>
    </w:p>
    <w:p w14:paraId="049BD364" w14:textId="77777777" w:rsidR="00ED57CB" w:rsidRPr="00EC76D5" w:rsidDel="00561FE5" w:rsidRDefault="00397B2B" w:rsidP="00397B2B">
      <w:pPr>
        <w:pStyle w:val="Code"/>
        <w:rPr>
          <w:del w:id="3068" w:author="Stefan Bjornander" w:date="2015-04-25T14:41:00Z"/>
        </w:rPr>
      </w:pPr>
      <w:del w:id="3069" w:author="Stefan Bjornander" w:date="2015-04-25T14:41:00Z">
        <w:r w:rsidRPr="00EC76D5" w:rsidDel="00561FE5">
          <w:delText xml:space="preserve">  }</w:delText>
        </w:r>
        <w:bookmarkStart w:id="3070" w:name="_Toc417811882"/>
        <w:bookmarkStart w:id="3071" w:name="_Toc417853502"/>
        <w:bookmarkStart w:id="3072" w:name="_Toc418022180"/>
        <w:bookmarkStart w:id="3073" w:name="_Toc418191562"/>
        <w:bookmarkStart w:id="3074" w:name="_Toc418192031"/>
        <w:bookmarkStart w:id="3075" w:name="_Toc418263266"/>
        <w:bookmarkStart w:id="3076" w:name="_Toc418263733"/>
        <w:bookmarkStart w:id="3077" w:name="_Toc418356913"/>
        <w:bookmarkStart w:id="3078" w:name="_Toc418360276"/>
        <w:bookmarkStart w:id="3079" w:name="_Toc418434961"/>
        <w:bookmarkStart w:id="3080" w:name="_Toc419660128"/>
        <w:bookmarkStart w:id="3081" w:name="_Toc419660591"/>
        <w:bookmarkStart w:id="3082" w:name="_Toc420134060"/>
        <w:bookmarkStart w:id="3083" w:name="_Toc420134522"/>
        <w:bookmarkStart w:id="3084" w:name="_Toc420166280"/>
        <w:bookmarkStart w:id="3085" w:name="_Toc420167050"/>
        <w:bookmarkStart w:id="3086" w:name="_Toc420302207"/>
        <w:bookmarkStart w:id="3087" w:name="_Toc420302674"/>
        <w:bookmarkStart w:id="3088" w:name="_Toc420438508"/>
        <w:bookmarkStart w:id="3089" w:name="_Toc420795946"/>
        <w:bookmarkStart w:id="3090" w:name="_Toc420874214"/>
        <w:bookmarkStart w:id="3091" w:name="_Toc420874679"/>
        <w:bookmarkStart w:id="3092" w:name="_Toc420874421"/>
        <w:bookmarkStart w:id="3093" w:name="_Toc421046509"/>
        <w:bookmarkStart w:id="3094" w:name="_Toc421046980"/>
        <w:bookmarkStart w:id="3095" w:name="_Toc477259060"/>
        <w:bookmarkStart w:id="3096" w:name="_Toc479633158"/>
        <w:bookmarkStart w:id="3097" w:name="_Toc481936314"/>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del>
    </w:p>
    <w:p w14:paraId="6909499D" w14:textId="11ED36A4" w:rsidR="00ED57CB" w:rsidRPr="00EC76D5" w:rsidRDefault="00ED57CB" w:rsidP="006A31DF">
      <w:pPr>
        <w:pStyle w:val="Rubrik3"/>
      </w:pPr>
      <w:bookmarkStart w:id="3098" w:name="_Toc481936315"/>
      <w:r w:rsidRPr="00EC76D5">
        <w:t>Struct and Union Types</w:t>
      </w:r>
      <w:bookmarkEnd w:id="3098"/>
    </w:p>
    <w:p w14:paraId="55CE13D0" w14:textId="4CF35F5F" w:rsidR="008B1607" w:rsidRPr="00EC76D5" w:rsidRDefault="009D0975" w:rsidP="00EB1856">
      <w:r w:rsidRPr="00EC76D5">
        <w:t>A struct and union t</w:t>
      </w:r>
      <w:r w:rsidR="00EB1856" w:rsidRPr="00EC76D5">
        <w:t xml:space="preserve">akes a list of symbols and an indication </w:t>
      </w:r>
      <w:r w:rsidR="00AD0C4E" w:rsidRPr="00EC76D5">
        <w:t>whether</w:t>
      </w:r>
      <w:r w:rsidR="00D451DE" w:rsidRPr="00EC76D5">
        <w:t xml:space="preserve"> the struct or union is</w:t>
      </w:r>
      <w:r w:rsidR="00EB1856" w:rsidRPr="00EC76D5">
        <w:t xml:space="preserve"> </w:t>
      </w:r>
      <w:r w:rsidR="00EB1856" w:rsidRPr="00EC76D5">
        <w:rPr>
          <w:rStyle w:val="CodeInText0"/>
        </w:rPr>
        <w:t>tagged</w:t>
      </w:r>
      <w:r w:rsidR="00EB1856" w:rsidRPr="00EC76D5">
        <w:t>.</w:t>
      </w:r>
      <w:r w:rsidR="00A805C2" w:rsidRPr="00EC76D5">
        <w:t xml:space="preserve"> A struct or union is tagged it is </w:t>
      </w:r>
      <w:r w:rsidR="00F423BA" w:rsidRPr="00EC76D5">
        <w:t xml:space="preserve">given </w:t>
      </w:r>
      <w:r w:rsidR="007D1431" w:rsidRPr="00EC76D5">
        <w:t>a name:</w:t>
      </w:r>
    </w:p>
    <w:tbl>
      <w:tblPr>
        <w:tblStyle w:val="Tabellrutnt"/>
        <w:tblW w:w="0" w:type="auto"/>
        <w:tblLook w:val="04A0" w:firstRow="1" w:lastRow="0" w:firstColumn="1" w:lastColumn="0" w:noHBand="0" w:noVBand="1"/>
      </w:tblPr>
      <w:tblGrid>
        <w:gridCol w:w="4675"/>
        <w:gridCol w:w="4675"/>
      </w:tblGrid>
      <w:tr w:rsidR="008B1607" w:rsidRPr="00EC76D5" w14:paraId="08153970" w14:textId="77777777" w:rsidTr="00E4569A">
        <w:tc>
          <w:tcPr>
            <w:tcW w:w="4675" w:type="dxa"/>
            <w:tcBorders>
              <w:top w:val="nil"/>
              <w:left w:val="nil"/>
              <w:bottom w:val="nil"/>
              <w:right w:val="nil"/>
            </w:tcBorders>
          </w:tcPr>
          <w:p w14:paraId="3C2510D6" w14:textId="77777777" w:rsidR="008B1607" w:rsidRPr="00EC76D5" w:rsidRDefault="008B1607" w:rsidP="008F73FE">
            <w:pPr>
              <w:pStyle w:val="Code"/>
            </w:pPr>
            <w:r w:rsidRPr="00EC76D5">
              <w:t xml:space="preserve">struct </w:t>
            </w:r>
            <w:r w:rsidR="00376FA0" w:rsidRPr="00EC76D5">
              <w:t>{</w:t>
            </w:r>
          </w:p>
          <w:p w14:paraId="53CF7D8B" w14:textId="77777777" w:rsidR="00376FA0" w:rsidRPr="00EC76D5" w:rsidRDefault="00376FA0" w:rsidP="008F73FE">
            <w:pPr>
              <w:pStyle w:val="Code"/>
            </w:pPr>
            <w:r w:rsidRPr="00EC76D5">
              <w:t xml:space="preserve">  int a, b;</w:t>
            </w:r>
          </w:p>
          <w:p w14:paraId="1CF1E7F7" w14:textId="36B80BC7" w:rsidR="00376FA0" w:rsidRPr="00EC76D5" w:rsidRDefault="00376FA0" w:rsidP="008F73FE">
            <w:pPr>
              <w:pStyle w:val="Code"/>
            </w:pPr>
            <w:r w:rsidRPr="00EC76D5">
              <w:t>};</w:t>
            </w:r>
          </w:p>
        </w:tc>
        <w:tc>
          <w:tcPr>
            <w:tcW w:w="4675" w:type="dxa"/>
            <w:tcBorders>
              <w:top w:val="nil"/>
              <w:left w:val="nil"/>
              <w:bottom w:val="nil"/>
              <w:right w:val="nil"/>
            </w:tcBorders>
          </w:tcPr>
          <w:p w14:paraId="3C62E4ED" w14:textId="571E7A80" w:rsidR="008F73FE" w:rsidRPr="00EC76D5" w:rsidRDefault="008F73FE" w:rsidP="008F73FE">
            <w:pPr>
              <w:pStyle w:val="Code"/>
            </w:pPr>
            <w:r w:rsidRPr="00EC76D5">
              <w:t xml:space="preserve">struct </w:t>
            </w:r>
            <w:r w:rsidR="00AD2295" w:rsidRPr="00EC76D5">
              <w:t xml:space="preserve">s </w:t>
            </w:r>
            <w:r w:rsidRPr="00EC76D5">
              <w:t>{</w:t>
            </w:r>
          </w:p>
          <w:p w14:paraId="38F51A09" w14:textId="77777777" w:rsidR="008F73FE" w:rsidRPr="00EC76D5" w:rsidRDefault="008F73FE" w:rsidP="008F73FE">
            <w:pPr>
              <w:pStyle w:val="Code"/>
            </w:pPr>
            <w:r w:rsidRPr="00EC76D5">
              <w:t xml:space="preserve">  int a, b;</w:t>
            </w:r>
          </w:p>
          <w:p w14:paraId="075CA43C" w14:textId="2DF49F1E" w:rsidR="008B1607" w:rsidRPr="00EC76D5" w:rsidRDefault="008F73FE" w:rsidP="008F73FE">
            <w:pPr>
              <w:pStyle w:val="Code"/>
            </w:pPr>
            <w:r w:rsidRPr="00EC76D5">
              <w:t>};</w:t>
            </w:r>
          </w:p>
        </w:tc>
      </w:tr>
      <w:tr w:rsidR="008B1607" w:rsidRPr="00EC76D5" w14:paraId="744EC5ED" w14:textId="77777777" w:rsidTr="00E4569A">
        <w:tc>
          <w:tcPr>
            <w:tcW w:w="4675" w:type="dxa"/>
            <w:tcBorders>
              <w:top w:val="nil"/>
              <w:left w:val="nil"/>
              <w:bottom w:val="nil"/>
              <w:right w:val="nil"/>
            </w:tcBorders>
          </w:tcPr>
          <w:p w14:paraId="31493489" w14:textId="487D4A70" w:rsidR="008B1607" w:rsidRPr="00EC76D5" w:rsidRDefault="008F73FE" w:rsidP="00EB1856">
            <w:r w:rsidRPr="00EC76D5">
              <w:t xml:space="preserve">(a) An untagged </w:t>
            </w:r>
            <w:r w:rsidR="00FE1B5D" w:rsidRPr="00EC76D5">
              <w:t>struct</w:t>
            </w:r>
          </w:p>
        </w:tc>
        <w:tc>
          <w:tcPr>
            <w:tcW w:w="4675" w:type="dxa"/>
            <w:tcBorders>
              <w:top w:val="nil"/>
              <w:left w:val="nil"/>
              <w:bottom w:val="nil"/>
              <w:right w:val="nil"/>
            </w:tcBorders>
          </w:tcPr>
          <w:p w14:paraId="6071441C" w14:textId="797C5186" w:rsidR="008B1607" w:rsidRPr="00EC76D5" w:rsidRDefault="008F73FE" w:rsidP="00EB1856">
            <w:r w:rsidRPr="00EC76D5">
              <w:t>(b) A struct tagged with the name “s”</w:t>
            </w:r>
          </w:p>
        </w:tc>
      </w:tr>
    </w:tbl>
    <w:p w14:paraId="5001986A" w14:textId="3C24EC76" w:rsidR="007D1431" w:rsidRPr="00EC76D5" w:rsidRDefault="007D1431" w:rsidP="007D1431">
      <w:r w:rsidRPr="00EC76D5">
        <w:t xml:space="preserve">The only reason for including the </w:t>
      </w:r>
      <w:r w:rsidRPr="00EC76D5">
        <w:rPr>
          <w:rStyle w:val="CodeInText0"/>
        </w:rPr>
        <w:t>m_hasTag</w:t>
      </w:r>
      <w:r w:rsidRPr="00EC76D5">
        <w:t xml:space="preserve"> field is that </w:t>
      </w:r>
      <w:r w:rsidR="000B05FB" w:rsidRPr="00EC76D5">
        <w:t>an untagged struct or union with no defined variables shall raise a warning, since it is a meaningless</w:t>
      </w:r>
      <w:r w:rsidR="008D4686" w:rsidRPr="00EC76D5">
        <w:t xml:space="preserve"> declaration:</w:t>
      </w:r>
    </w:p>
    <w:p w14:paraId="416E327D" w14:textId="77777777" w:rsidR="003A6B90" w:rsidRPr="00EC76D5" w:rsidRDefault="003A6B90" w:rsidP="00C15BA3">
      <w:pPr>
        <w:pStyle w:val="Code"/>
      </w:pPr>
    </w:p>
    <w:p w14:paraId="2BF4E4C1" w14:textId="77777777" w:rsidR="003A6B90" w:rsidRPr="00EC76D5" w:rsidRDefault="003A6B90" w:rsidP="00C15BA3">
      <w:pPr>
        <w:pStyle w:val="Code"/>
      </w:pPr>
    </w:p>
    <w:p w14:paraId="68E4507E" w14:textId="3B93B0DD" w:rsidR="00C15BA3" w:rsidRPr="00EC76D5" w:rsidRDefault="00C15BA3" w:rsidP="00C15BA3">
      <w:pPr>
        <w:pStyle w:val="Code"/>
      </w:pPr>
      <w:r w:rsidRPr="00EC76D5">
        <w:t>struct s {int i;}; // Meaningful</w:t>
      </w:r>
      <w:r w:rsidR="00D6433F" w:rsidRPr="00EC76D5">
        <w:t>, s can later be used to define variables.</w:t>
      </w:r>
    </w:p>
    <w:p w14:paraId="01CD2004" w14:textId="22974A09" w:rsidR="00C530AB" w:rsidRPr="00EC76D5" w:rsidRDefault="00C530AB" w:rsidP="00C530AB">
      <w:pPr>
        <w:pStyle w:val="Code"/>
      </w:pPr>
      <w:r w:rsidRPr="00EC76D5">
        <w:t>struct {int i;} t; // Meaningful, t is a defined variable.</w:t>
      </w:r>
    </w:p>
    <w:p w14:paraId="48103D11" w14:textId="493BBECC" w:rsidR="00C15BA3" w:rsidRPr="00EC76D5" w:rsidRDefault="00C15BA3" w:rsidP="00C15BA3">
      <w:pPr>
        <w:pStyle w:val="Code"/>
      </w:pPr>
      <w:r w:rsidRPr="00EC76D5">
        <w:t>struct {int i;};   // Meaningless</w:t>
      </w:r>
      <w:r w:rsidR="001F038C" w:rsidRPr="00EC76D5">
        <w:t xml:space="preserve">, </w:t>
      </w:r>
      <w:r w:rsidR="003A6B90" w:rsidRPr="00EC76D5">
        <w:t>shall raise a warning.</w:t>
      </w:r>
    </w:p>
    <w:p w14:paraId="2C88FDDC" w14:textId="4BDF4908" w:rsidR="009E5C9B" w:rsidRPr="00EC76D5" w:rsidRDefault="009E5C9B" w:rsidP="009E5C9B">
      <w:pPr>
        <w:pStyle w:val="CodeHeader"/>
        <w:rPr>
          <w:ins w:id="3099" w:author="Stefan Bjornander" w:date="2015-04-25T16:01:00Z"/>
        </w:rPr>
      </w:pPr>
      <w:r w:rsidRPr="00EC76D5">
        <w:t>Type.java</w:t>
      </w:r>
    </w:p>
    <w:p w14:paraId="23977924" w14:textId="77777777" w:rsidR="006B3DB7" w:rsidRPr="00EC76D5" w:rsidRDefault="006B3DB7" w:rsidP="006B3DB7">
      <w:pPr>
        <w:pStyle w:val="Code"/>
      </w:pPr>
      <w:r w:rsidRPr="00EC76D5">
        <w:t xml:space="preserve">  private boolean m_hasTag;</w:t>
      </w:r>
    </w:p>
    <w:p w14:paraId="050F1547" w14:textId="77777777" w:rsidR="006B3DB7" w:rsidRPr="00EC76D5" w:rsidRDefault="006B3DB7" w:rsidP="006B3DB7">
      <w:pPr>
        <w:pStyle w:val="Code"/>
      </w:pPr>
      <w:r w:rsidRPr="00EC76D5">
        <w:t xml:space="preserve">  private Map&lt;String,Symbol&gt; m_memberMap;</w:t>
      </w:r>
    </w:p>
    <w:p w14:paraId="2EAFE4F0" w14:textId="77777777" w:rsidR="006B3DB7" w:rsidRPr="00EC76D5" w:rsidRDefault="006B3DB7" w:rsidP="006B3DB7">
      <w:pPr>
        <w:pStyle w:val="Code"/>
      </w:pPr>
    </w:p>
    <w:p w14:paraId="2CEEA21B" w14:textId="77777777" w:rsidR="006B3DB7" w:rsidRPr="00EC76D5" w:rsidRDefault="006B3DB7" w:rsidP="006B3DB7">
      <w:pPr>
        <w:pStyle w:val="Code"/>
      </w:pPr>
      <w:r w:rsidRPr="00EC76D5">
        <w:t xml:space="preserve">  public static Type createStructOrUnionType(Sort sort,</w:t>
      </w:r>
    </w:p>
    <w:p w14:paraId="59CDB442" w14:textId="7A136888" w:rsidR="006B3DB7" w:rsidRPr="00EC76D5" w:rsidRDefault="00906F6E" w:rsidP="006B3DB7">
      <w:pPr>
        <w:pStyle w:val="Code"/>
      </w:pPr>
      <w:r w:rsidRPr="00EC76D5">
        <w:t xml:space="preserve"> </w:t>
      </w:r>
      <w:r w:rsidR="006B3DB7" w:rsidRPr="00EC76D5">
        <w:t xml:space="preserve">                          Map&lt;String,Symbol&gt; symbolMap, boolean hasTag)</w:t>
      </w:r>
      <w:r w:rsidRPr="00EC76D5">
        <w:t xml:space="preserve"> </w:t>
      </w:r>
      <w:r w:rsidR="006B3DB7" w:rsidRPr="00EC76D5">
        <w:t>{</w:t>
      </w:r>
    </w:p>
    <w:p w14:paraId="438928A2" w14:textId="77777777" w:rsidR="006B3DB7" w:rsidRPr="00EC76D5" w:rsidRDefault="006B3DB7" w:rsidP="006B3DB7">
      <w:pPr>
        <w:pStyle w:val="Code"/>
      </w:pPr>
      <w:r w:rsidRPr="00EC76D5">
        <w:t xml:space="preserve">    Type type = new Type();</w:t>
      </w:r>
    </w:p>
    <w:p w14:paraId="7FE8B4D3" w14:textId="77777777" w:rsidR="006B3DB7" w:rsidRPr="00EC76D5" w:rsidRDefault="006B3DB7" w:rsidP="006B3DB7">
      <w:pPr>
        <w:pStyle w:val="Code"/>
      </w:pPr>
      <w:r w:rsidRPr="00EC76D5">
        <w:t xml:space="preserve">    type.m_sort = sort;</w:t>
      </w:r>
    </w:p>
    <w:p w14:paraId="1D6E0B06" w14:textId="77777777" w:rsidR="006B3DB7" w:rsidRPr="00EC76D5" w:rsidRDefault="006B3DB7" w:rsidP="006B3DB7">
      <w:pPr>
        <w:pStyle w:val="Code"/>
      </w:pPr>
      <w:r w:rsidRPr="00EC76D5">
        <w:t xml:space="preserve">    type.m_hasTag = hasTag;</w:t>
      </w:r>
    </w:p>
    <w:p w14:paraId="21A9AF23" w14:textId="77777777" w:rsidR="006B3DB7" w:rsidRPr="00EC76D5" w:rsidRDefault="006B3DB7" w:rsidP="006B3DB7">
      <w:pPr>
        <w:pStyle w:val="Code"/>
      </w:pPr>
      <w:r w:rsidRPr="00EC76D5">
        <w:t xml:space="preserve">    type.m_memberMap = symbolMap;</w:t>
      </w:r>
    </w:p>
    <w:p w14:paraId="05B08FE9" w14:textId="77777777" w:rsidR="006B3DB7" w:rsidRPr="00EC76D5" w:rsidRDefault="006B3DB7" w:rsidP="006B3DB7">
      <w:pPr>
        <w:pStyle w:val="Code"/>
      </w:pPr>
      <w:r w:rsidRPr="00EC76D5">
        <w:t xml:space="preserve">    return type;</w:t>
      </w:r>
    </w:p>
    <w:p w14:paraId="618D87FA" w14:textId="77777777" w:rsidR="006B3DB7" w:rsidRPr="00EC76D5" w:rsidRDefault="006B3DB7" w:rsidP="006B3DB7">
      <w:pPr>
        <w:pStyle w:val="Code"/>
      </w:pPr>
      <w:r w:rsidRPr="00EC76D5">
        <w:t xml:space="preserve">  }</w:t>
      </w:r>
    </w:p>
    <w:p w14:paraId="0DA673B7" w14:textId="77777777" w:rsidR="006B3DB7" w:rsidRPr="00EC76D5" w:rsidRDefault="006B3DB7" w:rsidP="006B3DB7">
      <w:pPr>
        <w:pStyle w:val="Code"/>
      </w:pPr>
    </w:p>
    <w:p w14:paraId="45B1EA8E" w14:textId="77777777" w:rsidR="006B3DB7" w:rsidRPr="00EC76D5" w:rsidRDefault="006B3DB7" w:rsidP="006B3DB7">
      <w:pPr>
        <w:pStyle w:val="Code"/>
      </w:pPr>
      <w:r w:rsidRPr="00EC76D5">
        <w:t xml:space="preserve">  public boolean hasTag() {</w:t>
      </w:r>
    </w:p>
    <w:p w14:paraId="55801078" w14:textId="77777777" w:rsidR="006B3DB7" w:rsidRPr="00EC76D5" w:rsidRDefault="006B3DB7" w:rsidP="006B3DB7">
      <w:pPr>
        <w:pStyle w:val="Code"/>
      </w:pPr>
      <w:r w:rsidRPr="00EC76D5">
        <w:t xml:space="preserve">    return m_hasTag;</w:t>
      </w:r>
    </w:p>
    <w:p w14:paraId="2D049EFE" w14:textId="77777777" w:rsidR="006B3DB7" w:rsidRPr="00EC76D5" w:rsidRDefault="006B3DB7" w:rsidP="006B3DB7">
      <w:pPr>
        <w:pStyle w:val="Code"/>
      </w:pPr>
      <w:r w:rsidRPr="00EC76D5">
        <w:t xml:space="preserve">  }</w:t>
      </w:r>
    </w:p>
    <w:p w14:paraId="2554301F" w14:textId="77777777" w:rsidR="006B3DB7" w:rsidRPr="00EC76D5" w:rsidRDefault="006B3DB7" w:rsidP="006B3DB7">
      <w:pPr>
        <w:pStyle w:val="Code"/>
      </w:pPr>
    </w:p>
    <w:p w14:paraId="29C6D16E" w14:textId="77777777" w:rsidR="006B3DB7" w:rsidRPr="00EC76D5" w:rsidRDefault="006B3DB7" w:rsidP="006B3DB7">
      <w:pPr>
        <w:pStyle w:val="Code"/>
      </w:pPr>
      <w:r w:rsidRPr="00EC76D5">
        <w:t xml:space="preserve">  public Symbol lookupMember(String name) {</w:t>
      </w:r>
    </w:p>
    <w:p w14:paraId="4B5D3D54" w14:textId="77777777" w:rsidR="006B3DB7" w:rsidRPr="00EC76D5" w:rsidRDefault="006B3DB7" w:rsidP="006B3DB7">
      <w:pPr>
        <w:pStyle w:val="Code"/>
      </w:pPr>
      <w:r w:rsidRPr="00EC76D5">
        <w:t xml:space="preserve">    return m_memberMap.get(name);</w:t>
      </w:r>
    </w:p>
    <w:p w14:paraId="5306AD96" w14:textId="77777777" w:rsidR="006B3DB7" w:rsidRPr="00EC76D5" w:rsidRDefault="006B3DB7" w:rsidP="006B3DB7">
      <w:pPr>
        <w:pStyle w:val="Code"/>
      </w:pPr>
      <w:r w:rsidRPr="00EC76D5">
        <w:t xml:space="preserve">  }</w:t>
      </w:r>
    </w:p>
    <w:p w14:paraId="423E26D0" w14:textId="77777777" w:rsidR="006B3DB7" w:rsidRPr="00EC76D5" w:rsidRDefault="006B3DB7" w:rsidP="006B3DB7">
      <w:pPr>
        <w:pStyle w:val="Code"/>
      </w:pPr>
    </w:p>
    <w:p w14:paraId="6563D2CD" w14:textId="77777777" w:rsidR="006B3DB7" w:rsidRPr="00EC76D5" w:rsidRDefault="006B3DB7" w:rsidP="006B3DB7">
      <w:pPr>
        <w:pStyle w:val="Code"/>
      </w:pPr>
      <w:r w:rsidRPr="00EC76D5">
        <w:t xml:space="preserve">  public Map&lt;String,Symbol&gt; getMemberMap() {</w:t>
      </w:r>
    </w:p>
    <w:p w14:paraId="419AE920" w14:textId="77777777" w:rsidR="006B3DB7" w:rsidRPr="00EC76D5" w:rsidRDefault="006B3DB7" w:rsidP="006B3DB7">
      <w:pPr>
        <w:pStyle w:val="Code"/>
      </w:pPr>
      <w:r w:rsidRPr="00EC76D5">
        <w:t xml:space="preserve">    return m_memberMap;</w:t>
      </w:r>
    </w:p>
    <w:p w14:paraId="6EEE449E" w14:textId="77777777" w:rsidR="006B3DB7" w:rsidRPr="00EC76D5" w:rsidRDefault="006B3DB7" w:rsidP="006B3DB7">
      <w:pPr>
        <w:pStyle w:val="Code"/>
      </w:pPr>
      <w:r w:rsidRPr="00EC76D5">
        <w:t xml:space="preserve">  }</w:t>
      </w:r>
    </w:p>
    <w:p w14:paraId="45CB52FD" w14:textId="77777777" w:rsidR="006B3DB7" w:rsidRPr="00EC76D5" w:rsidRDefault="006B3DB7" w:rsidP="006B3DB7">
      <w:pPr>
        <w:pStyle w:val="Code"/>
      </w:pPr>
    </w:p>
    <w:p w14:paraId="243B9BD6" w14:textId="77777777" w:rsidR="006B3DB7" w:rsidRPr="00EC76D5" w:rsidRDefault="006B3DB7" w:rsidP="006B3DB7">
      <w:pPr>
        <w:pStyle w:val="Code"/>
      </w:pPr>
      <w:r w:rsidRPr="00EC76D5">
        <w:t xml:space="preserve">  public void setMemberMap(Map&lt;String,Symbol&gt; memberMap) {</w:t>
      </w:r>
    </w:p>
    <w:p w14:paraId="1DD6381C" w14:textId="77777777" w:rsidR="006B3DB7" w:rsidRPr="00EC76D5" w:rsidRDefault="006B3DB7" w:rsidP="006B3DB7">
      <w:pPr>
        <w:pStyle w:val="Code"/>
      </w:pPr>
      <w:r w:rsidRPr="00EC76D5">
        <w:t xml:space="preserve">    m_memberMap = memberMap;</w:t>
      </w:r>
    </w:p>
    <w:p w14:paraId="7CFDE5ED" w14:textId="3E335C12" w:rsidR="000610D0" w:rsidRPr="00EC76D5" w:rsidRDefault="006B3DB7">
      <w:pPr>
        <w:pStyle w:val="Code"/>
        <w:pPrChange w:id="3100" w:author="Stefan Bjornander" w:date="2015-04-25T16:02:00Z">
          <w:pPr>
            <w:pStyle w:val="CodeHeader"/>
          </w:pPr>
        </w:pPrChange>
      </w:pPr>
      <w:r w:rsidRPr="00EC76D5">
        <w:t xml:space="preserve">  }</w:t>
      </w:r>
    </w:p>
    <w:p w14:paraId="336AA20B" w14:textId="6D8F58A3" w:rsidR="00397B2B" w:rsidRPr="00EC76D5" w:rsidDel="00692937" w:rsidRDefault="00CB450B" w:rsidP="00EC426F">
      <w:pPr>
        <w:pStyle w:val="Code"/>
        <w:rPr>
          <w:del w:id="3101" w:author="Stefan Bjornander" w:date="2015-04-25T11:08:00Z"/>
        </w:rPr>
      </w:pPr>
      <w:bookmarkStart w:id="3102" w:name="_Toc481936316"/>
      <w:ins w:id="3103" w:author="Stefan Bjornander" w:date="2015-04-25T16:04:00Z">
        <w:r w:rsidRPr="00EC76D5">
          <w:t>Type</w:t>
        </w:r>
        <w:bookmarkEnd w:id="3102"/>
        <w:r w:rsidRPr="00EC76D5">
          <w:t xml:space="preserve"> </w:t>
        </w:r>
      </w:ins>
      <w:del w:id="3104" w:author="Stefan Bjornander" w:date="2015-04-25T11:08:00Z">
        <w:r w:rsidR="00397B2B" w:rsidRPr="00EC76D5" w:rsidDel="00692937">
          <w:delText xml:space="preserve">  private boolean m_hasTag;</w:delText>
        </w:r>
      </w:del>
    </w:p>
    <w:p w14:paraId="1CD75E09" w14:textId="77777777" w:rsidR="00397B2B" w:rsidRPr="00EC76D5" w:rsidDel="000610D0" w:rsidRDefault="00397B2B" w:rsidP="00EC426F">
      <w:pPr>
        <w:pStyle w:val="Code"/>
        <w:rPr>
          <w:del w:id="3105" w:author="Stefan Bjornander" w:date="2015-04-25T16:01:00Z"/>
        </w:rPr>
      </w:pPr>
      <w:del w:id="3106" w:author="Stefan Bjornander" w:date="2015-04-25T16:01:00Z">
        <w:r w:rsidRPr="00EC76D5" w:rsidDel="000610D0">
          <w:delText xml:space="preserve">  private List&lt;Symb&gt; </w:delText>
        </w:r>
      </w:del>
      <w:del w:id="3107" w:author="Stefan Bjornander" w:date="2015-04-25T11:36:00Z">
        <w:r w:rsidRPr="00EC76D5" w:rsidDel="00EF4076">
          <w:delText>m_symbolList</w:delText>
        </w:r>
      </w:del>
      <w:del w:id="3108" w:author="Stefan Bjornander" w:date="2015-04-25T16:01:00Z">
        <w:r w:rsidRPr="00EC76D5" w:rsidDel="000610D0">
          <w:delText>;</w:delText>
        </w:r>
        <w:bookmarkStart w:id="3109" w:name="_Toc417811885"/>
        <w:bookmarkStart w:id="3110" w:name="_Toc417853505"/>
        <w:bookmarkStart w:id="3111" w:name="_Toc418022183"/>
        <w:bookmarkStart w:id="3112" w:name="_Toc418191565"/>
        <w:bookmarkStart w:id="3113" w:name="_Toc418192034"/>
        <w:bookmarkStart w:id="3114" w:name="_Toc418263269"/>
        <w:bookmarkStart w:id="3115" w:name="_Toc418263736"/>
        <w:bookmarkStart w:id="3116" w:name="_Toc418356916"/>
        <w:bookmarkStart w:id="3117" w:name="_Toc418360279"/>
        <w:bookmarkStart w:id="3118" w:name="_Toc418434964"/>
        <w:bookmarkStart w:id="3119" w:name="_Toc419660131"/>
        <w:bookmarkStart w:id="3120" w:name="_Toc419660594"/>
        <w:bookmarkStart w:id="3121" w:name="_Toc420134063"/>
        <w:bookmarkStart w:id="3122" w:name="_Toc420134525"/>
        <w:bookmarkStart w:id="3123" w:name="_Toc420166283"/>
        <w:bookmarkStart w:id="3124" w:name="_Toc420167053"/>
        <w:bookmarkStart w:id="3125" w:name="_Toc420302210"/>
        <w:bookmarkStart w:id="3126" w:name="_Toc420302677"/>
        <w:bookmarkStart w:id="3127" w:name="_Toc420438511"/>
        <w:bookmarkStart w:id="3128" w:name="_Toc420795949"/>
        <w:bookmarkStart w:id="3129" w:name="_Toc420874217"/>
        <w:bookmarkStart w:id="3130" w:name="_Toc420874682"/>
        <w:bookmarkStart w:id="3131" w:name="_Toc420874424"/>
        <w:bookmarkStart w:id="3132" w:name="_Toc421046512"/>
        <w:bookmarkStart w:id="3133" w:name="_Toc421046983"/>
        <w:bookmarkStart w:id="3134" w:name="_Toc477259063"/>
        <w:bookmarkStart w:id="3135" w:name="_Toc479633161"/>
        <w:bookmarkStart w:id="3136" w:name="_Toc481936317"/>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del>
    </w:p>
    <w:p w14:paraId="0D3F312D" w14:textId="77777777" w:rsidR="00397B2B" w:rsidRPr="00EC76D5" w:rsidDel="000610D0" w:rsidRDefault="00397B2B" w:rsidP="00EC426F">
      <w:pPr>
        <w:pStyle w:val="Code"/>
        <w:rPr>
          <w:del w:id="3137" w:author="Stefan Bjornander" w:date="2015-04-25T16:01:00Z"/>
        </w:rPr>
      </w:pPr>
      <w:bookmarkStart w:id="3138" w:name="_Toc417811886"/>
      <w:bookmarkStart w:id="3139" w:name="_Toc417853506"/>
      <w:bookmarkStart w:id="3140" w:name="_Toc418022184"/>
      <w:bookmarkStart w:id="3141" w:name="_Toc418191566"/>
      <w:bookmarkStart w:id="3142" w:name="_Toc418192035"/>
      <w:bookmarkStart w:id="3143" w:name="_Toc418263270"/>
      <w:bookmarkStart w:id="3144" w:name="_Toc418263737"/>
      <w:bookmarkStart w:id="3145" w:name="_Toc418356917"/>
      <w:bookmarkStart w:id="3146" w:name="_Toc418360280"/>
      <w:bookmarkStart w:id="3147" w:name="_Toc418434965"/>
      <w:bookmarkStart w:id="3148" w:name="_Toc419660132"/>
      <w:bookmarkStart w:id="3149" w:name="_Toc419660595"/>
      <w:bookmarkStart w:id="3150" w:name="_Toc420134064"/>
      <w:bookmarkStart w:id="3151" w:name="_Toc420134526"/>
      <w:bookmarkStart w:id="3152" w:name="_Toc420166284"/>
      <w:bookmarkStart w:id="3153" w:name="_Toc420167054"/>
      <w:bookmarkStart w:id="3154" w:name="_Toc420302211"/>
      <w:bookmarkStart w:id="3155" w:name="_Toc420302678"/>
      <w:bookmarkStart w:id="3156" w:name="_Toc420438512"/>
      <w:bookmarkStart w:id="3157" w:name="_Toc420795950"/>
      <w:bookmarkStart w:id="3158" w:name="_Toc420874218"/>
      <w:bookmarkStart w:id="3159" w:name="_Toc420874683"/>
      <w:bookmarkStart w:id="3160" w:name="_Toc420874425"/>
      <w:bookmarkStart w:id="3161" w:name="_Toc421046513"/>
      <w:bookmarkStart w:id="3162" w:name="_Toc421046984"/>
      <w:bookmarkStart w:id="3163" w:name="_Toc477259064"/>
      <w:bookmarkStart w:id="3164" w:name="_Toc479633162"/>
      <w:bookmarkStart w:id="3165" w:name="_Toc481936318"/>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p>
    <w:p w14:paraId="4C4E3DC6" w14:textId="77777777" w:rsidR="00397B2B" w:rsidRPr="00EC76D5" w:rsidDel="000610D0" w:rsidRDefault="00397B2B" w:rsidP="00EC426F">
      <w:pPr>
        <w:pStyle w:val="Code"/>
        <w:rPr>
          <w:del w:id="3166" w:author="Stefan Bjornander" w:date="2015-04-25T16:01:00Z"/>
        </w:rPr>
      </w:pPr>
      <w:del w:id="3167" w:author="Stefan Bjornander" w:date="2015-04-25T16:01:00Z">
        <w:r w:rsidRPr="00EC76D5" w:rsidDel="000610D0">
          <w:delText xml:space="preserve">  public static Type createStructType(List&lt;Symb&gt; symbolList, boolean hasTag)</w:delText>
        </w:r>
      </w:del>
      <w:del w:id="3168" w:author="Stefan Bjornander" w:date="2015-04-25T11:05:00Z">
        <w:r w:rsidRPr="00EC76D5" w:rsidDel="00F13161">
          <w:delText xml:space="preserve"> </w:delText>
        </w:r>
      </w:del>
      <w:del w:id="3169" w:author="Stefan Bjornander" w:date="2015-04-25T16:01:00Z">
        <w:r w:rsidRPr="00EC76D5" w:rsidDel="000610D0">
          <w:delText>{</w:delText>
        </w:r>
        <w:bookmarkStart w:id="3170" w:name="_Toc417811887"/>
        <w:bookmarkStart w:id="3171" w:name="_Toc417853507"/>
        <w:bookmarkStart w:id="3172" w:name="_Toc418022185"/>
        <w:bookmarkStart w:id="3173" w:name="_Toc418191567"/>
        <w:bookmarkStart w:id="3174" w:name="_Toc418192036"/>
        <w:bookmarkStart w:id="3175" w:name="_Toc418263271"/>
        <w:bookmarkStart w:id="3176" w:name="_Toc418263738"/>
        <w:bookmarkStart w:id="3177" w:name="_Toc418356918"/>
        <w:bookmarkStart w:id="3178" w:name="_Toc418360281"/>
        <w:bookmarkStart w:id="3179" w:name="_Toc418434966"/>
        <w:bookmarkStart w:id="3180" w:name="_Toc419660133"/>
        <w:bookmarkStart w:id="3181" w:name="_Toc419660596"/>
        <w:bookmarkStart w:id="3182" w:name="_Toc420134065"/>
        <w:bookmarkStart w:id="3183" w:name="_Toc420134527"/>
        <w:bookmarkStart w:id="3184" w:name="_Toc420166285"/>
        <w:bookmarkStart w:id="3185" w:name="_Toc420167055"/>
        <w:bookmarkStart w:id="3186" w:name="_Toc420302212"/>
        <w:bookmarkStart w:id="3187" w:name="_Toc420302679"/>
        <w:bookmarkStart w:id="3188" w:name="_Toc420438513"/>
        <w:bookmarkStart w:id="3189" w:name="_Toc420795951"/>
        <w:bookmarkStart w:id="3190" w:name="_Toc420874219"/>
        <w:bookmarkStart w:id="3191" w:name="_Toc420874684"/>
        <w:bookmarkStart w:id="3192" w:name="_Toc420874426"/>
        <w:bookmarkStart w:id="3193" w:name="_Toc421046514"/>
        <w:bookmarkStart w:id="3194" w:name="_Toc421046985"/>
        <w:bookmarkStart w:id="3195" w:name="_Toc477259065"/>
        <w:bookmarkStart w:id="3196" w:name="_Toc479633163"/>
        <w:bookmarkStart w:id="3197" w:name="_Toc48193631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del>
    </w:p>
    <w:p w14:paraId="70A4B822" w14:textId="77777777" w:rsidR="00397B2B" w:rsidRPr="00EC76D5" w:rsidDel="000610D0" w:rsidRDefault="00397B2B" w:rsidP="00EC426F">
      <w:pPr>
        <w:pStyle w:val="Code"/>
        <w:rPr>
          <w:del w:id="3198" w:author="Stefan Bjornander" w:date="2015-04-25T16:01:00Z"/>
        </w:rPr>
      </w:pPr>
      <w:del w:id="3199" w:author="Stefan Bjornander" w:date="2015-04-25T16:01:00Z">
        <w:r w:rsidRPr="00EC76D5" w:rsidDel="000610D0">
          <w:delText xml:space="preserve">    Type structType = new Type();</w:delText>
        </w:r>
        <w:bookmarkStart w:id="3200" w:name="_Toc417811888"/>
        <w:bookmarkStart w:id="3201" w:name="_Toc417853508"/>
        <w:bookmarkStart w:id="3202" w:name="_Toc418022186"/>
        <w:bookmarkStart w:id="3203" w:name="_Toc418191568"/>
        <w:bookmarkStart w:id="3204" w:name="_Toc418192037"/>
        <w:bookmarkStart w:id="3205" w:name="_Toc418263272"/>
        <w:bookmarkStart w:id="3206" w:name="_Toc418263739"/>
        <w:bookmarkStart w:id="3207" w:name="_Toc418356919"/>
        <w:bookmarkStart w:id="3208" w:name="_Toc418360282"/>
        <w:bookmarkStart w:id="3209" w:name="_Toc418434967"/>
        <w:bookmarkStart w:id="3210" w:name="_Toc419660134"/>
        <w:bookmarkStart w:id="3211" w:name="_Toc419660597"/>
        <w:bookmarkStart w:id="3212" w:name="_Toc420134066"/>
        <w:bookmarkStart w:id="3213" w:name="_Toc420134528"/>
        <w:bookmarkStart w:id="3214" w:name="_Toc420166286"/>
        <w:bookmarkStart w:id="3215" w:name="_Toc420167056"/>
        <w:bookmarkStart w:id="3216" w:name="_Toc420302213"/>
        <w:bookmarkStart w:id="3217" w:name="_Toc420302680"/>
        <w:bookmarkStart w:id="3218" w:name="_Toc420438514"/>
        <w:bookmarkStart w:id="3219" w:name="_Toc420795952"/>
        <w:bookmarkStart w:id="3220" w:name="_Toc420874220"/>
        <w:bookmarkStart w:id="3221" w:name="_Toc420874685"/>
        <w:bookmarkStart w:id="3222" w:name="_Toc420874427"/>
        <w:bookmarkStart w:id="3223" w:name="_Toc421046515"/>
        <w:bookmarkStart w:id="3224" w:name="_Toc421046986"/>
        <w:bookmarkStart w:id="3225" w:name="_Toc477259066"/>
        <w:bookmarkStart w:id="3226" w:name="_Toc479633164"/>
        <w:bookmarkStart w:id="3227" w:name="_Toc481936320"/>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del>
    </w:p>
    <w:p w14:paraId="7A38DD12" w14:textId="77777777" w:rsidR="00397B2B" w:rsidRPr="00EC76D5" w:rsidDel="000610D0" w:rsidRDefault="00397B2B" w:rsidP="00EC426F">
      <w:pPr>
        <w:pStyle w:val="Code"/>
        <w:rPr>
          <w:del w:id="3228" w:author="Stefan Bjornander" w:date="2015-04-25T16:01:00Z"/>
        </w:rPr>
      </w:pPr>
      <w:del w:id="3229" w:author="Stefan Bjornander" w:date="2015-04-25T16:01:00Z">
        <w:r w:rsidRPr="00EC76D5" w:rsidDel="000610D0">
          <w:delText xml:space="preserve">    structType.m_sort = Sort.Struct;</w:delText>
        </w:r>
        <w:bookmarkStart w:id="3230" w:name="_Toc417811889"/>
        <w:bookmarkStart w:id="3231" w:name="_Toc417853509"/>
        <w:bookmarkStart w:id="3232" w:name="_Toc418022187"/>
        <w:bookmarkStart w:id="3233" w:name="_Toc418191569"/>
        <w:bookmarkStart w:id="3234" w:name="_Toc418192038"/>
        <w:bookmarkStart w:id="3235" w:name="_Toc418263273"/>
        <w:bookmarkStart w:id="3236" w:name="_Toc418263740"/>
        <w:bookmarkStart w:id="3237" w:name="_Toc418356920"/>
        <w:bookmarkStart w:id="3238" w:name="_Toc418360283"/>
        <w:bookmarkStart w:id="3239" w:name="_Toc418434968"/>
        <w:bookmarkStart w:id="3240" w:name="_Toc419660135"/>
        <w:bookmarkStart w:id="3241" w:name="_Toc419660598"/>
        <w:bookmarkStart w:id="3242" w:name="_Toc420134067"/>
        <w:bookmarkStart w:id="3243" w:name="_Toc420134529"/>
        <w:bookmarkStart w:id="3244" w:name="_Toc420166287"/>
        <w:bookmarkStart w:id="3245" w:name="_Toc420167057"/>
        <w:bookmarkStart w:id="3246" w:name="_Toc420302214"/>
        <w:bookmarkStart w:id="3247" w:name="_Toc420302681"/>
        <w:bookmarkStart w:id="3248" w:name="_Toc420438515"/>
        <w:bookmarkStart w:id="3249" w:name="_Toc420795953"/>
        <w:bookmarkStart w:id="3250" w:name="_Toc420874221"/>
        <w:bookmarkStart w:id="3251" w:name="_Toc420874686"/>
        <w:bookmarkStart w:id="3252" w:name="_Toc420874428"/>
        <w:bookmarkStart w:id="3253" w:name="_Toc421046516"/>
        <w:bookmarkStart w:id="3254" w:name="_Toc421046987"/>
        <w:bookmarkStart w:id="3255" w:name="_Toc477259067"/>
        <w:bookmarkStart w:id="3256" w:name="_Toc479633165"/>
        <w:bookmarkStart w:id="3257" w:name="_Toc481936321"/>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del>
    </w:p>
    <w:p w14:paraId="7285EAF4" w14:textId="77777777" w:rsidR="00397B2B" w:rsidRPr="00EC76D5" w:rsidDel="00692937" w:rsidRDefault="00397B2B" w:rsidP="00EC426F">
      <w:pPr>
        <w:pStyle w:val="Code"/>
        <w:rPr>
          <w:del w:id="3258" w:author="Stefan Bjornander" w:date="2015-04-25T11:08:00Z"/>
          <w:rPrChange w:id="3259" w:author="Stefan Bjornander" w:date="2015-04-25T14:40:00Z">
            <w:rPr>
              <w:del w:id="3260" w:author="Stefan Bjornander" w:date="2015-04-25T11:08:00Z"/>
              <w:lang w:val="sv-SE"/>
            </w:rPr>
          </w:rPrChange>
        </w:rPr>
      </w:pPr>
      <w:del w:id="3261" w:author="Stefan Bjornander" w:date="2015-04-25T11:08:00Z">
        <w:r w:rsidRPr="00EC76D5" w:rsidDel="00692937">
          <w:delText xml:space="preserve">    </w:delText>
        </w:r>
        <w:r w:rsidRPr="00EC76D5" w:rsidDel="00692937">
          <w:rPr>
            <w:rPrChange w:id="3262" w:author="Stefan Bjornander" w:date="2015-04-25T14:40:00Z">
              <w:rPr>
                <w:lang w:val="sv-SE"/>
              </w:rPr>
            </w:rPrChange>
          </w:rPr>
          <w:delText>structType.m_hasTag = hasTag;</w:delText>
        </w:r>
        <w:bookmarkStart w:id="3263" w:name="_Toc417811890"/>
        <w:bookmarkStart w:id="3264" w:name="_Toc417853510"/>
        <w:bookmarkStart w:id="3265" w:name="_Toc418022188"/>
        <w:bookmarkStart w:id="3266" w:name="_Toc418191570"/>
        <w:bookmarkStart w:id="3267" w:name="_Toc418192039"/>
        <w:bookmarkStart w:id="3268" w:name="_Toc418263274"/>
        <w:bookmarkStart w:id="3269" w:name="_Toc418263741"/>
        <w:bookmarkStart w:id="3270" w:name="_Toc418356921"/>
        <w:bookmarkStart w:id="3271" w:name="_Toc418360284"/>
        <w:bookmarkStart w:id="3272" w:name="_Toc418434969"/>
        <w:bookmarkStart w:id="3273" w:name="_Toc419660136"/>
        <w:bookmarkStart w:id="3274" w:name="_Toc419660599"/>
        <w:bookmarkStart w:id="3275" w:name="_Toc420134068"/>
        <w:bookmarkStart w:id="3276" w:name="_Toc420134530"/>
        <w:bookmarkStart w:id="3277" w:name="_Toc420166288"/>
        <w:bookmarkStart w:id="3278" w:name="_Toc420167058"/>
        <w:bookmarkStart w:id="3279" w:name="_Toc420302215"/>
        <w:bookmarkStart w:id="3280" w:name="_Toc420302682"/>
        <w:bookmarkStart w:id="3281" w:name="_Toc420438516"/>
        <w:bookmarkStart w:id="3282" w:name="_Toc420795954"/>
        <w:bookmarkStart w:id="3283" w:name="_Toc420874222"/>
        <w:bookmarkStart w:id="3284" w:name="_Toc420874687"/>
        <w:bookmarkStart w:id="3285" w:name="_Toc420874429"/>
        <w:bookmarkStart w:id="3286" w:name="_Toc421046517"/>
        <w:bookmarkStart w:id="3287" w:name="_Toc421046988"/>
        <w:bookmarkStart w:id="3288" w:name="_Toc477259068"/>
        <w:bookmarkStart w:id="3289" w:name="_Toc479633166"/>
        <w:bookmarkStart w:id="3290" w:name="_Toc48193632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del>
    </w:p>
    <w:p w14:paraId="169396BE" w14:textId="77777777" w:rsidR="00397B2B" w:rsidRPr="00EC76D5" w:rsidDel="000610D0" w:rsidRDefault="00397B2B" w:rsidP="00EC426F">
      <w:pPr>
        <w:pStyle w:val="Code"/>
        <w:rPr>
          <w:del w:id="3291" w:author="Stefan Bjornander" w:date="2015-04-25T16:01:00Z"/>
          <w:rPrChange w:id="3292" w:author="Stefan Bjornander" w:date="2015-04-25T14:40:00Z">
            <w:rPr>
              <w:del w:id="3293" w:author="Stefan Bjornander" w:date="2015-04-25T16:01:00Z"/>
              <w:lang w:val="sv-SE"/>
            </w:rPr>
          </w:rPrChange>
        </w:rPr>
      </w:pPr>
      <w:del w:id="3294" w:author="Stefan Bjornander" w:date="2015-04-25T16:01:00Z">
        <w:r w:rsidRPr="00EC76D5" w:rsidDel="000610D0">
          <w:rPr>
            <w:rPrChange w:id="3295" w:author="Stefan Bjornander" w:date="2015-04-25T14:40:00Z">
              <w:rPr>
                <w:lang w:val="sv-SE"/>
              </w:rPr>
            </w:rPrChange>
          </w:rPr>
          <w:delText xml:space="preserve">    structType.</w:delText>
        </w:r>
      </w:del>
      <w:del w:id="3296" w:author="Stefan Bjornander" w:date="2015-04-25T11:36:00Z">
        <w:r w:rsidRPr="00EC76D5" w:rsidDel="00EF4076">
          <w:rPr>
            <w:rPrChange w:id="3297" w:author="Stefan Bjornander" w:date="2015-04-25T14:40:00Z">
              <w:rPr>
                <w:lang w:val="sv-SE"/>
              </w:rPr>
            </w:rPrChange>
          </w:rPr>
          <w:delText>m_symbolList</w:delText>
        </w:r>
      </w:del>
      <w:del w:id="3298" w:author="Stefan Bjornander" w:date="2015-04-25T16:01:00Z">
        <w:r w:rsidRPr="00EC76D5" w:rsidDel="000610D0">
          <w:rPr>
            <w:rPrChange w:id="3299" w:author="Stefan Bjornander" w:date="2015-04-25T14:40:00Z">
              <w:rPr>
                <w:lang w:val="sv-SE"/>
              </w:rPr>
            </w:rPrChange>
          </w:rPr>
          <w:delText xml:space="preserve"> = symbolList;</w:delText>
        </w:r>
        <w:bookmarkStart w:id="3300" w:name="_Toc417811891"/>
        <w:bookmarkStart w:id="3301" w:name="_Toc417853511"/>
        <w:bookmarkStart w:id="3302" w:name="_Toc418022189"/>
        <w:bookmarkStart w:id="3303" w:name="_Toc418191571"/>
        <w:bookmarkStart w:id="3304" w:name="_Toc418192040"/>
        <w:bookmarkStart w:id="3305" w:name="_Toc418263275"/>
        <w:bookmarkStart w:id="3306" w:name="_Toc418263742"/>
        <w:bookmarkStart w:id="3307" w:name="_Toc418356922"/>
        <w:bookmarkStart w:id="3308" w:name="_Toc418360285"/>
        <w:bookmarkStart w:id="3309" w:name="_Toc418434970"/>
        <w:bookmarkStart w:id="3310" w:name="_Toc419660137"/>
        <w:bookmarkStart w:id="3311" w:name="_Toc419660600"/>
        <w:bookmarkStart w:id="3312" w:name="_Toc420134069"/>
        <w:bookmarkStart w:id="3313" w:name="_Toc420134531"/>
        <w:bookmarkStart w:id="3314" w:name="_Toc420166289"/>
        <w:bookmarkStart w:id="3315" w:name="_Toc420167059"/>
        <w:bookmarkStart w:id="3316" w:name="_Toc420302216"/>
        <w:bookmarkStart w:id="3317" w:name="_Toc420302683"/>
        <w:bookmarkStart w:id="3318" w:name="_Toc420438517"/>
        <w:bookmarkStart w:id="3319" w:name="_Toc420795955"/>
        <w:bookmarkStart w:id="3320" w:name="_Toc420874223"/>
        <w:bookmarkStart w:id="3321" w:name="_Toc420874688"/>
        <w:bookmarkStart w:id="3322" w:name="_Toc420874430"/>
        <w:bookmarkStart w:id="3323" w:name="_Toc421046518"/>
        <w:bookmarkStart w:id="3324" w:name="_Toc421046989"/>
        <w:bookmarkStart w:id="3325" w:name="_Toc477259069"/>
        <w:bookmarkStart w:id="3326" w:name="_Toc479633167"/>
        <w:bookmarkStart w:id="3327" w:name="_Toc481936323"/>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del>
    </w:p>
    <w:p w14:paraId="370AB37E" w14:textId="77777777" w:rsidR="00397B2B" w:rsidRPr="00EC76D5" w:rsidDel="000610D0" w:rsidRDefault="00397B2B" w:rsidP="00EC426F">
      <w:pPr>
        <w:pStyle w:val="Code"/>
        <w:rPr>
          <w:del w:id="3328" w:author="Stefan Bjornander" w:date="2015-04-25T16:01:00Z"/>
        </w:rPr>
      </w:pPr>
      <w:del w:id="3329" w:author="Stefan Bjornander" w:date="2015-04-25T16:01:00Z">
        <w:r w:rsidRPr="00EC76D5" w:rsidDel="000610D0">
          <w:rPr>
            <w:rPrChange w:id="3330" w:author="Stefan Bjornander" w:date="2015-04-25T14:40:00Z">
              <w:rPr>
                <w:lang w:val="sv-SE"/>
              </w:rPr>
            </w:rPrChange>
          </w:rPr>
          <w:delText xml:space="preserve">    </w:delText>
        </w:r>
        <w:r w:rsidRPr="00EC76D5" w:rsidDel="000610D0">
          <w:delText>return structType;</w:delText>
        </w:r>
        <w:bookmarkStart w:id="3331" w:name="_Toc417811892"/>
        <w:bookmarkStart w:id="3332" w:name="_Toc417853512"/>
        <w:bookmarkStart w:id="3333" w:name="_Toc418022190"/>
        <w:bookmarkStart w:id="3334" w:name="_Toc418191572"/>
        <w:bookmarkStart w:id="3335" w:name="_Toc418192041"/>
        <w:bookmarkStart w:id="3336" w:name="_Toc418263276"/>
        <w:bookmarkStart w:id="3337" w:name="_Toc418263743"/>
        <w:bookmarkStart w:id="3338" w:name="_Toc418356923"/>
        <w:bookmarkStart w:id="3339" w:name="_Toc418360286"/>
        <w:bookmarkStart w:id="3340" w:name="_Toc418434971"/>
        <w:bookmarkStart w:id="3341" w:name="_Toc419660138"/>
        <w:bookmarkStart w:id="3342" w:name="_Toc419660601"/>
        <w:bookmarkStart w:id="3343" w:name="_Toc420134070"/>
        <w:bookmarkStart w:id="3344" w:name="_Toc420134532"/>
        <w:bookmarkStart w:id="3345" w:name="_Toc420166290"/>
        <w:bookmarkStart w:id="3346" w:name="_Toc420167060"/>
        <w:bookmarkStart w:id="3347" w:name="_Toc420302217"/>
        <w:bookmarkStart w:id="3348" w:name="_Toc420302684"/>
        <w:bookmarkStart w:id="3349" w:name="_Toc420438518"/>
        <w:bookmarkStart w:id="3350" w:name="_Toc420795956"/>
        <w:bookmarkStart w:id="3351" w:name="_Toc420874224"/>
        <w:bookmarkStart w:id="3352" w:name="_Toc420874689"/>
        <w:bookmarkStart w:id="3353" w:name="_Toc420874431"/>
        <w:bookmarkStart w:id="3354" w:name="_Toc421046519"/>
        <w:bookmarkStart w:id="3355" w:name="_Toc421046990"/>
        <w:bookmarkStart w:id="3356" w:name="_Toc477259070"/>
        <w:bookmarkStart w:id="3357" w:name="_Toc479633168"/>
        <w:bookmarkStart w:id="3358" w:name="_Toc481936324"/>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del>
    </w:p>
    <w:p w14:paraId="3094B2A7" w14:textId="77777777" w:rsidR="00397B2B" w:rsidRPr="00EC76D5" w:rsidDel="000610D0" w:rsidRDefault="00397B2B" w:rsidP="00EC426F">
      <w:pPr>
        <w:pStyle w:val="Code"/>
        <w:rPr>
          <w:del w:id="3359" w:author="Stefan Bjornander" w:date="2015-04-25T16:01:00Z"/>
        </w:rPr>
      </w:pPr>
      <w:del w:id="3360" w:author="Stefan Bjornander" w:date="2015-04-25T16:01:00Z">
        <w:r w:rsidRPr="00EC76D5" w:rsidDel="000610D0">
          <w:delText xml:space="preserve">  }</w:delText>
        </w:r>
        <w:bookmarkStart w:id="3361" w:name="_Toc417811893"/>
        <w:bookmarkStart w:id="3362" w:name="_Toc417853513"/>
        <w:bookmarkStart w:id="3363" w:name="_Toc418022191"/>
        <w:bookmarkStart w:id="3364" w:name="_Toc418191573"/>
        <w:bookmarkStart w:id="3365" w:name="_Toc418192042"/>
        <w:bookmarkStart w:id="3366" w:name="_Toc418263277"/>
        <w:bookmarkStart w:id="3367" w:name="_Toc418263744"/>
        <w:bookmarkStart w:id="3368" w:name="_Toc418356924"/>
        <w:bookmarkStart w:id="3369" w:name="_Toc418360287"/>
        <w:bookmarkStart w:id="3370" w:name="_Toc418434972"/>
        <w:bookmarkStart w:id="3371" w:name="_Toc419660139"/>
        <w:bookmarkStart w:id="3372" w:name="_Toc419660602"/>
        <w:bookmarkStart w:id="3373" w:name="_Toc420134071"/>
        <w:bookmarkStart w:id="3374" w:name="_Toc420134533"/>
        <w:bookmarkStart w:id="3375" w:name="_Toc420166291"/>
        <w:bookmarkStart w:id="3376" w:name="_Toc420167061"/>
        <w:bookmarkStart w:id="3377" w:name="_Toc420302218"/>
        <w:bookmarkStart w:id="3378" w:name="_Toc420302685"/>
        <w:bookmarkStart w:id="3379" w:name="_Toc420438519"/>
        <w:bookmarkStart w:id="3380" w:name="_Toc420795957"/>
        <w:bookmarkStart w:id="3381" w:name="_Toc420874225"/>
        <w:bookmarkStart w:id="3382" w:name="_Toc420874690"/>
        <w:bookmarkStart w:id="3383" w:name="_Toc420874432"/>
        <w:bookmarkStart w:id="3384" w:name="_Toc421046520"/>
        <w:bookmarkStart w:id="3385" w:name="_Toc421046991"/>
        <w:bookmarkStart w:id="3386" w:name="_Toc477259071"/>
        <w:bookmarkStart w:id="3387" w:name="_Toc479633169"/>
        <w:bookmarkStart w:id="3388" w:name="_Toc481936325"/>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del>
    </w:p>
    <w:p w14:paraId="53968E41" w14:textId="77777777" w:rsidR="00397B2B" w:rsidRPr="00EC76D5" w:rsidDel="000610D0" w:rsidRDefault="00397B2B" w:rsidP="00EC426F">
      <w:pPr>
        <w:pStyle w:val="Code"/>
        <w:rPr>
          <w:del w:id="3389" w:author="Stefan Bjornander" w:date="2015-04-25T16:01:00Z"/>
        </w:rPr>
      </w:pPr>
      <w:bookmarkStart w:id="3390" w:name="_Toc417811894"/>
      <w:bookmarkStart w:id="3391" w:name="_Toc417853514"/>
      <w:bookmarkStart w:id="3392" w:name="_Toc418022192"/>
      <w:bookmarkStart w:id="3393" w:name="_Toc418191574"/>
      <w:bookmarkStart w:id="3394" w:name="_Toc418192043"/>
      <w:bookmarkStart w:id="3395" w:name="_Toc418263278"/>
      <w:bookmarkStart w:id="3396" w:name="_Toc418263745"/>
      <w:bookmarkStart w:id="3397" w:name="_Toc418356925"/>
      <w:bookmarkStart w:id="3398" w:name="_Toc418360288"/>
      <w:bookmarkStart w:id="3399" w:name="_Toc418434973"/>
      <w:bookmarkStart w:id="3400" w:name="_Toc419660140"/>
      <w:bookmarkStart w:id="3401" w:name="_Toc419660603"/>
      <w:bookmarkStart w:id="3402" w:name="_Toc420134072"/>
      <w:bookmarkStart w:id="3403" w:name="_Toc420134534"/>
      <w:bookmarkStart w:id="3404" w:name="_Toc420166292"/>
      <w:bookmarkStart w:id="3405" w:name="_Toc420167062"/>
      <w:bookmarkStart w:id="3406" w:name="_Toc420302219"/>
      <w:bookmarkStart w:id="3407" w:name="_Toc420302686"/>
      <w:bookmarkStart w:id="3408" w:name="_Toc420438520"/>
      <w:bookmarkStart w:id="3409" w:name="_Toc420795958"/>
      <w:bookmarkStart w:id="3410" w:name="_Toc420874226"/>
      <w:bookmarkStart w:id="3411" w:name="_Toc420874691"/>
      <w:bookmarkStart w:id="3412" w:name="_Toc420874433"/>
      <w:bookmarkStart w:id="3413" w:name="_Toc421046521"/>
      <w:bookmarkStart w:id="3414" w:name="_Toc421046992"/>
      <w:bookmarkStart w:id="3415" w:name="_Toc477259072"/>
      <w:bookmarkStart w:id="3416" w:name="_Toc479633170"/>
      <w:bookmarkStart w:id="3417" w:name="_Toc481936326"/>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p>
    <w:p w14:paraId="51DC286E" w14:textId="77777777" w:rsidR="00397B2B" w:rsidRPr="00EC76D5" w:rsidDel="000610D0" w:rsidRDefault="00397B2B" w:rsidP="00EC426F">
      <w:pPr>
        <w:pStyle w:val="Code"/>
        <w:rPr>
          <w:del w:id="3418" w:author="Stefan Bjornander" w:date="2015-04-25T16:01:00Z"/>
        </w:rPr>
      </w:pPr>
      <w:del w:id="3419" w:author="Stefan Bjornander" w:date="2015-04-25T16:01:00Z">
        <w:r w:rsidRPr="00EC76D5" w:rsidDel="000610D0">
          <w:delText xml:space="preserve">  public static Type createUnionType(List&lt;Symb&gt; symbolList, boolean hasTag) {</w:delText>
        </w:r>
        <w:bookmarkStart w:id="3420" w:name="_Toc417811895"/>
        <w:bookmarkStart w:id="3421" w:name="_Toc417853515"/>
        <w:bookmarkStart w:id="3422" w:name="_Toc418022193"/>
        <w:bookmarkStart w:id="3423" w:name="_Toc418191575"/>
        <w:bookmarkStart w:id="3424" w:name="_Toc418192044"/>
        <w:bookmarkStart w:id="3425" w:name="_Toc418263279"/>
        <w:bookmarkStart w:id="3426" w:name="_Toc418263746"/>
        <w:bookmarkStart w:id="3427" w:name="_Toc418356926"/>
        <w:bookmarkStart w:id="3428" w:name="_Toc418360289"/>
        <w:bookmarkStart w:id="3429" w:name="_Toc418434974"/>
        <w:bookmarkStart w:id="3430" w:name="_Toc419660141"/>
        <w:bookmarkStart w:id="3431" w:name="_Toc419660604"/>
        <w:bookmarkStart w:id="3432" w:name="_Toc420134073"/>
        <w:bookmarkStart w:id="3433" w:name="_Toc420134535"/>
        <w:bookmarkStart w:id="3434" w:name="_Toc420166293"/>
        <w:bookmarkStart w:id="3435" w:name="_Toc420167063"/>
        <w:bookmarkStart w:id="3436" w:name="_Toc420302220"/>
        <w:bookmarkStart w:id="3437" w:name="_Toc420302687"/>
        <w:bookmarkStart w:id="3438" w:name="_Toc420438521"/>
        <w:bookmarkStart w:id="3439" w:name="_Toc420795959"/>
        <w:bookmarkStart w:id="3440" w:name="_Toc420874227"/>
        <w:bookmarkStart w:id="3441" w:name="_Toc420874692"/>
        <w:bookmarkStart w:id="3442" w:name="_Toc420874434"/>
        <w:bookmarkStart w:id="3443" w:name="_Toc421046522"/>
        <w:bookmarkStart w:id="3444" w:name="_Toc421046993"/>
        <w:bookmarkStart w:id="3445" w:name="_Toc477259073"/>
        <w:bookmarkStart w:id="3446" w:name="_Toc479633171"/>
        <w:bookmarkStart w:id="3447" w:name="_Toc481936327"/>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del>
    </w:p>
    <w:p w14:paraId="0607F57B" w14:textId="77777777" w:rsidR="00397B2B" w:rsidRPr="00EC76D5" w:rsidDel="000610D0" w:rsidRDefault="00397B2B" w:rsidP="00EC426F">
      <w:pPr>
        <w:pStyle w:val="Code"/>
        <w:rPr>
          <w:del w:id="3448" w:author="Stefan Bjornander" w:date="2015-04-25T16:01:00Z"/>
        </w:rPr>
      </w:pPr>
      <w:del w:id="3449" w:author="Stefan Bjornander" w:date="2015-04-25T16:01:00Z">
        <w:r w:rsidRPr="00EC76D5" w:rsidDel="000610D0">
          <w:delText xml:space="preserve">    Type unionType = new Type();</w:delText>
        </w:r>
        <w:bookmarkStart w:id="3450" w:name="_Toc417811896"/>
        <w:bookmarkStart w:id="3451" w:name="_Toc417853516"/>
        <w:bookmarkStart w:id="3452" w:name="_Toc418022194"/>
        <w:bookmarkStart w:id="3453" w:name="_Toc418191576"/>
        <w:bookmarkStart w:id="3454" w:name="_Toc418192045"/>
        <w:bookmarkStart w:id="3455" w:name="_Toc418263280"/>
        <w:bookmarkStart w:id="3456" w:name="_Toc418263747"/>
        <w:bookmarkStart w:id="3457" w:name="_Toc418356927"/>
        <w:bookmarkStart w:id="3458" w:name="_Toc418360290"/>
        <w:bookmarkStart w:id="3459" w:name="_Toc418434975"/>
        <w:bookmarkStart w:id="3460" w:name="_Toc419660142"/>
        <w:bookmarkStart w:id="3461" w:name="_Toc419660605"/>
        <w:bookmarkStart w:id="3462" w:name="_Toc420134074"/>
        <w:bookmarkStart w:id="3463" w:name="_Toc420134536"/>
        <w:bookmarkStart w:id="3464" w:name="_Toc420166294"/>
        <w:bookmarkStart w:id="3465" w:name="_Toc420167064"/>
        <w:bookmarkStart w:id="3466" w:name="_Toc420302221"/>
        <w:bookmarkStart w:id="3467" w:name="_Toc420302688"/>
        <w:bookmarkStart w:id="3468" w:name="_Toc420438522"/>
        <w:bookmarkStart w:id="3469" w:name="_Toc420795960"/>
        <w:bookmarkStart w:id="3470" w:name="_Toc420874228"/>
        <w:bookmarkStart w:id="3471" w:name="_Toc420874693"/>
        <w:bookmarkStart w:id="3472" w:name="_Toc420874435"/>
        <w:bookmarkStart w:id="3473" w:name="_Toc421046523"/>
        <w:bookmarkStart w:id="3474" w:name="_Toc421046994"/>
        <w:bookmarkStart w:id="3475" w:name="_Toc477259074"/>
        <w:bookmarkStart w:id="3476" w:name="_Toc479633172"/>
        <w:bookmarkStart w:id="3477" w:name="_Toc481936328"/>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del>
    </w:p>
    <w:p w14:paraId="7A612A46" w14:textId="77777777" w:rsidR="00397B2B" w:rsidRPr="00EC76D5" w:rsidDel="000610D0" w:rsidRDefault="00397B2B" w:rsidP="00EC426F">
      <w:pPr>
        <w:pStyle w:val="Code"/>
        <w:rPr>
          <w:del w:id="3478" w:author="Stefan Bjornander" w:date="2015-04-25T16:01:00Z"/>
        </w:rPr>
      </w:pPr>
      <w:del w:id="3479" w:author="Stefan Bjornander" w:date="2015-04-25T16:01:00Z">
        <w:r w:rsidRPr="00EC76D5" w:rsidDel="000610D0">
          <w:delText xml:space="preserve">    unionType.m_sort = Sort.Union;</w:delText>
        </w:r>
        <w:bookmarkStart w:id="3480" w:name="_Toc417811897"/>
        <w:bookmarkStart w:id="3481" w:name="_Toc417853517"/>
        <w:bookmarkStart w:id="3482" w:name="_Toc418022195"/>
        <w:bookmarkStart w:id="3483" w:name="_Toc418191577"/>
        <w:bookmarkStart w:id="3484" w:name="_Toc418192046"/>
        <w:bookmarkStart w:id="3485" w:name="_Toc418263281"/>
        <w:bookmarkStart w:id="3486" w:name="_Toc418263748"/>
        <w:bookmarkStart w:id="3487" w:name="_Toc418356928"/>
        <w:bookmarkStart w:id="3488" w:name="_Toc418360291"/>
        <w:bookmarkStart w:id="3489" w:name="_Toc418434976"/>
        <w:bookmarkStart w:id="3490" w:name="_Toc419660143"/>
        <w:bookmarkStart w:id="3491" w:name="_Toc419660606"/>
        <w:bookmarkStart w:id="3492" w:name="_Toc420134075"/>
        <w:bookmarkStart w:id="3493" w:name="_Toc420134537"/>
        <w:bookmarkStart w:id="3494" w:name="_Toc420166295"/>
        <w:bookmarkStart w:id="3495" w:name="_Toc420167065"/>
        <w:bookmarkStart w:id="3496" w:name="_Toc420302222"/>
        <w:bookmarkStart w:id="3497" w:name="_Toc420302689"/>
        <w:bookmarkStart w:id="3498" w:name="_Toc420438523"/>
        <w:bookmarkStart w:id="3499" w:name="_Toc420795961"/>
        <w:bookmarkStart w:id="3500" w:name="_Toc420874229"/>
        <w:bookmarkStart w:id="3501" w:name="_Toc420874694"/>
        <w:bookmarkStart w:id="3502" w:name="_Toc420874436"/>
        <w:bookmarkStart w:id="3503" w:name="_Toc421046524"/>
        <w:bookmarkStart w:id="3504" w:name="_Toc421046995"/>
        <w:bookmarkStart w:id="3505" w:name="_Toc477259075"/>
        <w:bookmarkStart w:id="3506" w:name="_Toc479633173"/>
        <w:bookmarkStart w:id="3507" w:name="_Toc48193632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del>
    </w:p>
    <w:p w14:paraId="7C9FC147" w14:textId="77777777" w:rsidR="00397B2B" w:rsidRPr="00EC76D5" w:rsidDel="00692937" w:rsidRDefault="00397B2B" w:rsidP="00EC426F">
      <w:pPr>
        <w:pStyle w:val="Code"/>
        <w:rPr>
          <w:del w:id="3508" w:author="Stefan Bjornander" w:date="2015-04-25T11:08:00Z"/>
          <w:rPrChange w:id="3509" w:author="Stefan Bjornander" w:date="2015-04-25T14:40:00Z">
            <w:rPr>
              <w:del w:id="3510" w:author="Stefan Bjornander" w:date="2015-04-25T11:08:00Z"/>
              <w:lang w:val="sv-SE"/>
            </w:rPr>
          </w:rPrChange>
        </w:rPr>
      </w:pPr>
      <w:del w:id="3511" w:author="Stefan Bjornander" w:date="2015-04-25T11:08:00Z">
        <w:r w:rsidRPr="00EC76D5" w:rsidDel="00692937">
          <w:delText xml:space="preserve">    </w:delText>
        </w:r>
        <w:r w:rsidRPr="00EC76D5" w:rsidDel="00692937">
          <w:rPr>
            <w:rPrChange w:id="3512" w:author="Stefan Bjornander" w:date="2015-04-25T14:40:00Z">
              <w:rPr>
                <w:lang w:val="sv-SE"/>
              </w:rPr>
            </w:rPrChange>
          </w:rPr>
          <w:delText>unionType.m_hasTag = hasTag;</w:delText>
        </w:r>
        <w:bookmarkStart w:id="3513" w:name="_Toc417811898"/>
        <w:bookmarkStart w:id="3514" w:name="_Toc417853518"/>
        <w:bookmarkStart w:id="3515" w:name="_Toc418022196"/>
        <w:bookmarkStart w:id="3516" w:name="_Toc418191578"/>
        <w:bookmarkStart w:id="3517" w:name="_Toc418192047"/>
        <w:bookmarkStart w:id="3518" w:name="_Toc418263282"/>
        <w:bookmarkStart w:id="3519" w:name="_Toc418263749"/>
        <w:bookmarkStart w:id="3520" w:name="_Toc418356929"/>
        <w:bookmarkStart w:id="3521" w:name="_Toc418360292"/>
        <w:bookmarkStart w:id="3522" w:name="_Toc418434977"/>
        <w:bookmarkStart w:id="3523" w:name="_Toc419660144"/>
        <w:bookmarkStart w:id="3524" w:name="_Toc419660607"/>
        <w:bookmarkStart w:id="3525" w:name="_Toc420134076"/>
        <w:bookmarkStart w:id="3526" w:name="_Toc420134538"/>
        <w:bookmarkStart w:id="3527" w:name="_Toc420166296"/>
        <w:bookmarkStart w:id="3528" w:name="_Toc420167066"/>
        <w:bookmarkStart w:id="3529" w:name="_Toc420302223"/>
        <w:bookmarkStart w:id="3530" w:name="_Toc420302690"/>
        <w:bookmarkStart w:id="3531" w:name="_Toc420438524"/>
        <w:bookmarkStart w:id="3532" w:name="_Toc420795962"/>
        <w:bookmarkStart w:id="3533" w:name="_Toc420874230"/>
        <w:bookmarkStart w:id="3534" w:name="_Toc420874695"/>
        <w:bookmarkStart w:id="3535" w:name="_Toc420874437"/>
        <w:bookmarkStart w:id="3536" w:name="_Toc421046525"/>
        <w:bookmarkStart w:id="3537" w:name="_Toc421046996"/>
        <w:bookmarkStart w:id="3538" w:name="_Toc477259076"/>
        <w:bookmarkStart w:id="3539" w:name="_Toc479633174"/>
        <w:bookmarkStart w:id="3540" w:name="_Toc481936330"/>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del>
    </w:p>
    <w:p w14:paraId="17C6B8C2" w14:textId="77777777" w:rsidR="00397B2B" w:rsidRPr="00EC76D5" w:rsidDel="000610D0" w:rsidRDefault="00397B2B" w:rsidP="00EC426F">
      <w:pPr>
        <w:pStyle w:val="Code"/>
        <w:rPr>
          <w:del w:id="3541" w:author="Stefan Bjornander" w:date="2015-04-25T16:01:00Z"/>
          <w:rPrChange w:id="3542" w:author="Stefan Bjornander" w:date="2015-04-25T14:40:00Z">
            <w:rPr>
              <w:del w:id="3543" w:author="Stefan Bjornander" w:date="2015-04-25T16:01:00Z"/>
              <w:lang w:val="sv-SE"/>
            </w:rPr>
          </w:rPrChange>
        </w:rPr>
      </w:pPr>
      <w:del w:id="3544" w:author="Stefan Bjornander" w:date="2015-04-25T16:01:00Z">
        <w:r w:rsidRPr="00EC76D5" w:rsidDel="000610D0">
          <w:rPr>
            <w:rPrChange w:id="3545" w:author="Stefan Bjornander" w:date="2015-04-25T14:40:00Z">
              <w:rPr>
                <w:lang w:val="sv-SE"/>
              </w:rPr>
            </w:rPrChange>
          </w:rPr>
          <w:delText xml:space="preserve">    unionType.</w:delText>
        </w:r>
      </w:del>
      <w:del w:id="3546" w:author="Stefan Bjornander" w:date="2015-04-25T11:36:00Z">
        <w:r w:rsidRPr="00EC76D5" w:rsidDel="00EF4076">
          <w:rPr>
            <w:rPrChange w:id="3547" w:author="Stefan Bjornander" w:date="2015-04-25T14:40:00Z">
              <w:rPr>
                <w:lang w:val="sv-SE"/>
              </w:rPr>
            </w:rPrChange>
          </w:rPr>
          <w:delText>m_symbolList</w:delText>
        </w:r>
      </w:del>
      <w:del w:id="3548" w:author="Stefan Bjornander" w:date="2015-04-25T16:01:00Z">
        <w:r w:rsidRPr="00EC76D5" w:rsidDel="000610D0">
          <w:rPr>
            <w:rPrChange w:id="3549" w:author="Stefan Bjornander" w:date="2015-04-25T14:40:00Z">
              <w:rPr>
                <w:lang w:val="sv-SE"/>
              </w:rPr>
            </w:rPrChange>
          </w:rPr>
          <w:delText xml:space="preserve"> = symbolList;</w:delText>
        </w:r>
        <w:bookmarkStart w:id="3550" w:name="_Toc417811899"/>
        <w:bookmarkStart w:id="3551" w:name="_Toc417853519"/>
        <w:bookmarkStart w:id="3552" w:name="_Toc418022197"/>
        <w:bookmarkStart w:id="3553" w:name="_Toc418191579"/>
        <w:bookmarkStart w:id="3554" w:name="_Toc418192048"/>
        <w:bookmarkStart w:id="3555" w:name="_Toc418263283"/>
        <w:bookmarkStart w:id="3556" w:name="_Toc418263750"/>
        <w:bookmarkStart w:id="3557" w:name="_Toc418356930"/>
        <w:bookmarkStart w:id="3558" w:name="_Toc418360293"/>
        <w:bookmarkStart w:id="3559" w:name="_Toc418434978"/>
        <w:bookmarkStart w:id="3560" w:name="_Toc419660145"/>
        <w:bookmarkStart w:id="3561" w:name="_Toc419660608"/>
        <w:bookmarkStart w:id="3562" w:name="_Toc420134077"/>
        <w:bookmarkStart w:id="3563" w:name="_Toc420134539"/>
        <w:bookmarkStart w:id="3564" w:name="_Toc420166297"/>
        <w:bookmarkStart w:id="3565" w:name="_Toc420167067"/>
        <w:bookmarkStart w:id="3566" w:name="_Toc420302224"/>
        <w:bookmarkStart w:id="3567" w:name="_Toc420302691"/>
        <w:bookmarkStart w:id="3568" w:name="_Toc420438525"/>
        <w:bookmarkStart w:id="3569" w:name="_Toc420795963"/>
        <w:bookmarkStart w:id="3570" w:name="_Toc420874231"/>
        <w:bookmarkStart w:id="3571" w:name="_Toc420874696"/>
        <w:bookmarkStart w:id="3572" w:name="_Toc420874438"/>
        <w:bookmarkStart w:id="3573" w:name="_Toc421046526"/>
        <w:bookmarkStart w:id="3574" w:name="_Toc421046997"/>
        <w:bookmarkStart w:id="3575" w:name="_Toc477259077"/>
        <w:bookmarkStart w:id="3576" w:name="_Toc479633175"/>
        <w:bookmarkStart w:id="3577" w:name="_Toc481936331"/>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del>
    </w:p>
    <w:p w14:paraId="3DAA969C" w14:textId="77777777" w:rsidR="00397B2B" w:rsidRPr="00EC76D5" w:rsidDel="000610D0" w:rsidRDefault="00397B2B" w:rsidP="00EC426F">
      <w:pPr>
        <w:pStyle w:val="Code"/>
        <w:rPr>
          <w:del w:id="3578" w:author="Stefan Bjornander" w:date="2015-04-25T16:01:00Z"/>
        </w:rPr>
      </w:pPr>
      <w:del w:id="3579" w:author="Stefan Bjornander" w:date="2015-04-25T16:01:00Z">
        <w:r w:rsidRPr="00EC76D5" w:rsidDel="000610D0">
          <w:rPr>
            <w:rPrChange w:id="3580" w:author="Stefan Bjornander" w:date="2015-04-25T14:40:00Z">
              <w:rPr>
                <w:lang w:val="sv-SE"/>
              </w:rPr>
            </w:rPrChange>
          </w:rPr>
          <w:delText xml:space="preserve">    </w:delText>
        </w:r>
        <w:r w:rsidRPr="00EC76D5" w:rsidDel="000610D0">
          <w:delText>return unionType;</w:delText>
        </w:r>
        <w:bookmarkStart w:id="3581" w:name="_Toc417811900"/>
        <w:bookmarkStart w:id="3582" w:name="_Toc417853520"/>
        <w:bookmarkStart w:id="3583" w:name="_Toc418022198"/>
        <w:bookmarkStart w:id="3584" w:name="_Toc418191580"/>
        <w:bookmarkStart w:id="3585" w:name="_Toc418192049"/>
        <w:bookmarkStart w:id="3586" w:name="_Toc418263284"/>
        <w:bookmarkStart w:id="3587" w:name="_Toc418263751"/>
        <w:bookmarkStart w:id="3588" w:name="_Toc418356931"/>
        <w:bookmarkStart w:id="3589" w:name="_Toc418360294"/>
        <w:bookmarkStart w:id="3590" w:name="_Toc418434979"/>
        <w:bookmarkStart w:id="3591" w:name="_Toc419660146"/>
        <w:bookmarkStart w:id="3592" w:name="_Toc419660609"/>
        <w:bookmarkStart w:id="3593" w:name="_Toc420134078"/>
        <w:bookmarkStart w:id="3594" w:name="_Toc420134540"/>
        <w:bookmarkStart w:id="3595" w:name="_Toc420166298"/>
        <w:bookmarkStart w:id="3596" w:name="_Toc420167068"/>
        <w:bookmarkStart w:id="3597" w:name="_Toc420302225"/>
        <w:bookmarkStart w:id="3598" w:name="_Toc420302692"/>
        <w:bookmarkStart w:id="3599" w:name="_Toc420438526"/>
        <w:bookmarkStart w:id="3600" w:name="_Toc420795964"/>
        <w:bookmarkStart w:id="3601" w:name="_Toc420874232"/>
        <w:bookmarkStart w:id="3602" w:name="_Toc420874697"/>
        <w:bookmarkStart w:id="3603" w:name="_Toc420874439"/>
        <w:bookmarkStart w:id="3604" w:name="_Toc421046527"/>
        <w:bookmarkStart w:id="3605" w:name="_Toc421046998"/>
        <w:bookmarkStart w:id="3606" w:name="_Toc477259078"/>
        <w:bookmarkStart w:id="3607" w:name="_Toc479633176"/>
        <w:bookmarkStart w:id="3608" w:name="_Toc481936332"/>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del>
    </w:p>
    <w:p w14:paraId="5460B7FC" w14:textId="77777777" w:rsidR="00397B2B" w:rsidRPr="00EC76D5" w:rsidDel="000610D0" w:rsidRDefault="00397B2B" w:rsidP="00EC426F">
      <w:pPr>
        <w:pStyle w:val="Code"/>
        <w:rPr>
          <w:del w:id="3609" w:author="Stefan Bjornander" w:date="2015-04-25T16:01:00Z"/>
        </w:rPr>
      </w:pPr>
      <w:del w:id="3610" w:author="Stefan Bjornander" w:date="2015-04-25T16:01:00Z">
        <w:r w:rsidRPr="00EC76D5" w:rsidDel="000610D0">
          <w:delText xml:space="preserve">  }</w:delText>
        </w:r>
        <w:bookmarkStart w:id="3611" w:name="_Toc417811901"/>
        <w:bookmarkStart w:id="3612" w:name="_Toc417853521"/>
        <w:bookmarkStart w:id="3613" w:name="_Toc418022199"/>
        <w:bookmarkStart w:id="3614" w:name="_Toc418191581"/>
        <w:bookmarkStart w:id="3615" w:name="_Toc418192050"/>
        <w:bookmarkStart w:id="3616" w:name="_Toc418263285"/>
        <w:bookmarkStart w:id="3617" w:name="_Toc418263752"/>
        <w:bookmarkStart w:id="3618" w:name="_Toc418356932"/>
        <w:bookmarkStart w:id="3619" w:name="_Toc418360295"/>
        <w:bookmarkStart w:id="3620" w:name="_Toc418434980"/>
        <w:bookmarkStart w:id="3621" w:name="_Toc419660147"/>
        <w:bookmarkStart w:id="3622" w:name="_Toc419660610"/>
        <w:bookmarkStart w:id="3623" w:name="_Toc420134079"/>
        <w:bookmarkStart w:id="3624" w:name="_Toc420134541"/>
        <w:bookmarkStart w:id="3625" w:name="_Toc420166299"/>
        <w:bookmarkStart w:id="3626" w:name="_Toc420167069"/>
        <w:bookmarkStart w:id="3627" w:name="_Toc420302226"/>
        <w:bookmarkStart w:id="3628" w:name="_Toc420302693"/>
        <w:bookmarkStart w:id="3629" w:name="_Toc420438527"/>
        <w:bookmarkStart w:id="3630" w:name="_Toc420795965"/>
        <w:bookmarkStart w:id="3631" w:name="_Toc420874233"/>
        <w:bookmarkStart w:id="3632" w:name="_Toc420874698"/>
        <w:bookmarkStart w:id="3633" w:name="_Toc420874440"/>
        <w:bookmarkStart w:id="3634" w:name="_Toc421046528"/>
        <w:bookmarkStart w:id="3635" w:name="_Toc421046999"/>
        <w:bookmarkStart w:id="3636" w:name="_Toc477259079"/>
        <w:bookmarkStart w:id="3637" w:name="_Toc479633177"/>
        <w:bookmarkStart w:id="3638" w:name="_Toc481936333"/>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del>
    </w:p>
    <w:p w14:paraId="1D7F2C2B" w14:textId="77777777" w:rsidR="00397B2B" w:rsidRPr="00EC76D5" w:rsidDel="000610D0" w:rsidRDefault="00397B2B" w:rsidP="00EC426F">
      <w:pPr>
        <w:pStyle w:val="Code"/>
        <w:rPr>
          <w:del w:id="3639" w:author="Stefan Bjornander" w:date="2015-04-25T16:01:00Z"/>
        </w:rPr>
      </w:pPr>
      <w:bookmarkStart w:id="3640" w:name="_Toc417811902"/>
      <w:bookmarkStart w:id="3641" w:name="_Toc417853522"/>
      <w:bookmarkStart w:id="3642" w:name="_Toc418022200"/>
      <w:bookmarkStart w:id="3643" w:name="_Toc418191582"/>
      <w:bookmarkStart w:id="3644" w:name="_Toc418192051"/>
      <w:bookmarkStart w:id="3645" w:name="_Toc418263286"/>
      <w:bookmarkStart w:id="3646" w:name="_Toc418263753"/>
      <w:bookmarkStart w:id="3647" w:name="_Toc418356933"/>
      <w:bookmarkStart w:id="3648" w:name="_Toc418360296"/>
      <w:bookmarkStart w:id="3649" w:name="_Toc418434981"/>
      <w:bookmarkStart w:id="3650" w:name="_Toc419660148"/>
      <w:bookmarkStart w:id="3651" w:name="_Toc419660611"/>
      <w:bookmarkStart w:id="3652" w:name="_Toc420134080"/>
      <w:bookmarkStart w:id="3653" w:name="_Toc420134542"/>
      <w:bookmarkStart w:id="3654" w:name="_Toc420166300"/>
      <w:bookmarkStart w:id="3655" w:name="_Toc420167070"/>
      <w:bookmarkStart w:id="3656" w:name="_Toc420302227"/>
      <w:bookmarkStart w:id="3657" w:name="_Toc420302694"/>
      <w:bookmarkStart w:id="3658" w:name="_Toc420438528"/>
      <w:bookmarkStart w:id="3659" w:name="_Toc420795966"/>
      <w:bookmarkStart w:id="3660" w:name="_Toc420874234"/>
      <w:bookmarkStart w:id="3661" w:name="_Toc420874699"/>
      <w:bookmarkStart w:id="3662" w:name="_Toc420874441"/>
      <w:bookmarkStart w:id="3663" w:name="_Toc421046529"/>
      <w:bookmarkStart w:id="3664" w:name="_Toc421047000"/>
      <w:bookmarkStart w:id="3665" w:name="_Toc477259080"/>
      <w:bookmarkStart w:id="3666" w:name="_Toc479633178"/>
      <w:bookmarkStart w:id="3667" w:name="_Toc481936334"/>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p>
    <w:p w14:paraId="32CE3D7F" w14:textId="77777777" w:rsidR="00397B2B" w:rsidRPr="00EC76D5" w:rsidDel="000610D0" w:rsidRDefault="00397B2B" w:rsidP="00EC426F">
      <w:pPr>
        <w:pStyle w:val="Code"/>
        <w:rPr>
          <w:del w:id="3668" w:author="Stefan Bjornander" w:date="2015-04-25T16:01:00Z"/>
        </w:rPr>
      </w:pPr>
      <w:del w:id="3669" w:author="Stefan Bjornander" w:date="2015-04-25T16:01:00Z">
        <w:r w:rsidRPr="00EC76D5" w:rsidDel="000610D0">
          <w:delText xml:space="preserve">  public List&lt;Symb&gt; </w:delText>
        </w:r>
      </w:del>
      <w:del w:id="3670" w:author="Stefan Bjornander" w:date="2015-04-25T14:48:00Z">
        <w:r w:rsidRPr="00EC76D5" w:rsidDel="00ED7E9E">
          <w:delText>getSymbolList</w:delText>
        </w:r>
      </w:del>
      <w:del w:id="3671" w:author="Stefan Bjornander" w:date="2015-04-25T16:01:00Z">
        <w:r w:rsidRPr="00EC76D5" w:rsidDel="000610D0">
          <w:delText>() {</w:delText>
        </w:r>
        <w:bookmarkStart w:id="3672" w:name="_Toc417811903"/>
        <w:bookmarkStart w:id="3673" w:name="_Toc417853523"/>
        <w:bookmarkStart w:id="3674" w:name="_Toc418022201"/>
        <w:bookmarkStart w:id="3675" w:name="_Toc418191583"/>
        <w:bookmarkStart w:id="3676" w:name="_Toc418192052"/>
        <w:bookmarkStart w:id="3677" w:name="_Toc418263287"/>
        <w:bookmarkStart w:id="3678" w:name="_Toc418263754"/>
        <w:bookmarkStart w:id="3679" w:name="_Toc418356934"/>
        <w:bookmarkStart w:id="3680" w:name="_Toc418360297"/>
        <w:bookmarkStart w:id="3681" w:name="_Toc418434982"/>
        <w:bookmarkStart w:id="3682" w:name="_Toc419660149"/>
        <w:bookmarkStart w:id="3683" w:name="_Toc419660612"/>
        <w:bookmarkStart w:id="3684" w:name="_Toc420134081"/>
        <w:bookmarkStart w:id="3685" w:name="_Toc420134543"/>
        <w:bookmarkStart w:id="3686" w:name="_Toc420166301"/>
        <w:bookmarkStart w:id="3687" w:name="_Toc420167071"/>
        <w:bookmarkStart w:id="3688" w:name="_Toc420302228"/>
        <w:bookmarkStart w:id="3689" w:name="_Toc420302695"/>
        <w:bookmarkStart w:id="3690" w:name="_Toc420438529"/>
        <w:bookmarkStart w:id="3691" w:name="_Toc420795967"/>
        <w:bookmarkStart w:id="3692" w:name="_Toc420874235"/>
        <w:bookmarkStart w:id="3693" w:name="_Toc420874700"/>
        <w:bookmarkStart w:id="3694" w:name="_Toc420874442"/>
        <w:bookmarkStart w:id="3695" w:name="_Toc421046530"/>
        <w:bookmarkStart w:id="3696" w:name="_Toc421047001"/>
        <w:bookmarkStart w:id="3697" w:name="_Toc477259081"/>
        <w:bookmarkStart w:id="3698" w:name="_Toc479633179"/>
        <w:bookmarkStart w:id="3699" w:name="_Toc481936335"/>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del>
    </w:p>
    <w:p w14:paraId="2D19FCBE" w14:textId="77777777" w:rsidR="00397B2B" w:rsidRPr="00EC76D5" w:rsidDel="000610D0" w:rsidRDefault="00397B2B" w:rsidP="00EC426F">
      <w:pPr>
        <w:pStyle w:val="Code"/>
        <w:rPr>
          <w:del w:id="3700" w:author="Stefan Bjornander" w:date="2015-04-25T16:01:00Z"/>
        </w:rPr>
      </w:pPr>
      <w:del w:id="3701" w:author="Stefan Bjornander" w:date="2015-04-25T16:01:00Z">
        <w:r w:rsidRPr="00EC76D5" w:rsidDel="000610D0">
          <w:delText xml:space="preserve">    return </w:delText>
        </w:r>
      </w:del>
      <w:del w:id="3702" w:author="Stefan Bjornander" w:date="2015-04-25T11:36:00Z">
        <w:r w:rsidRPr="00EC76D5" w:rsidDel="00EF4076">
          <w:delText>m_symbolList</w:delText>
        </w:r>
      </w:del>
      <w:del w:id="3703" w:author="Stefan Bjornander" w:date="2015-04-25T16:01:00Z">
        <w:r w:rsidRPr="00EC76D5" w:rsidDel="000610D0">
          <w:delText>;</w:delText>
        </w:r>
        <w:bookmarkStart w:id="3704" w:name="_Toc417811904"/>
        <w:bookmarkStart w:id="3705" w:name="_Toc417853524"/>
        <w:bookmarkStart w:id="3706" w:name="_Toc418022202"/>
        <w:bookmarkStart w:id="3707" w:name="_Toc418191584"/>
        <w:bookmarkStart w:id="3708" w:name="_Toc418192053"/>
        <w:bookmarkStart w:id="3709" w:name="_Toc418263288"/>
        <w:bookmarkStart w:id="3710" w:name="_Toc418263755"/>
        <w:bookmarkStart w:id="3711" w:name="_Toc418356935"/>
        <w:bookmarkStart w:id="3712" w:name="_Toc418360298"/>
        <w:bookmarkStart w:id="3713" w:name="_Toc418434983"/>
        <w:bookmarkStart w:id="3714" w:name="_Toc419660150"/>
        <w:bookmarkStart w:id="3715" w:name="_Toc419660613"/>
        <w:bookmarkStart w:id="3716" w:name="_Toc420134082"/>
        <w:bookmarkStart w:id="3717" w:name="_Toc420134544"/>
        <w:bookmarkStart w:id="3718" w:name="_Toc420166302"/>
        <w:bookmarkStart w:id="3719" w:name="_Toc420167072"/>
        <w:bookmarkStart w:id="3720" w:name="_Toc420302229"/>
        <w:bookmarkStart w:id="3721" w:name="_Toc420302696"/>
        <w:bookmarkStart w:id="3722" w:name="_Toc420438530"/>
        <w:bookmarkStart w:id="3723" w:name="_Toc420795968"/>
        <w:bookmarkStart w:id="3724" w:name="_Toc420874236"/>
        <w:bookmarkStart w:id="3725" w:name="_Toc420874701"/>
        <w:bookmarkStart w:id="3726" w:name="_Toc420874443"/>
        <w:bookmarkStart w:id="3727" w:name="_Toc421046531"/>
        <w:bookmarkStart w:id="3728" w:name="_Toc421047002"/>
        <w:bookmarkStart w:id="3729" w:name="_Toc477259082"/>
        <w:bookmarkStart w:id="3730" w:name="_Toc479633180"/>
        <w:bookmarkStart w:id="3731" w:name="_Toc481936336"/>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del>
    </w:p>
    <w:p w14:paraId="5901C310" w14:textId="77777777" w:rsidR="00397B2B" w:rsidRPr="00EC76D5" w:rsidDel="000610D0" w:rsidRDefault="00397B2B" w:rsidP="00EC426F">
      <w:pPr>
        <w:pStyle w:val="Code"/>
        <w:rPr>
          <w:del w:id="3732" w:author="Stefan Bjornander" w:date="2015-04-25T16:01:00Z"/>
        </w:rPr>
      </w:pPr>
      <w:del w:id="3733" w:author="Stefan Bjornander" w:date="2015-04-25T16:01:00Z">
        <w:r w:rsidRPr="00EC76D5" w:rsidDel="000610D0">
          <w:delText xml:space="preserve">  }</w:delText>
        </w:r>
        <w:bookmarkStart w:id="3734" w:name="_Toc417811905"/>
        <w:bookmarkStart w:id="3735" w:name="_Toc417853525"/>
        <w:bookmarkStart w:id="3736" w:name="_Toc418022203"/>
        <w:bookmarkStart w:id="3737" w:name="_Toc418191585"/>
        <w:bookmarkStart w:id="3738" w:name="_Toc418192054"/>
        <w:bookmarkStart w:id="3739" w:name="_Toc418263289"/>
        <w:bookmarkStart w:id="3740" w:name="_Toc418263756"/>
        <w:bookmarkStart w:id="3741" w:name="_Toc418356936"/>
        <w:bookmarkStart w:id="3742" w:name="_Toc418360299"/>
        <w:bookmarkStart w:id="3743" w:name="_Toc418434984"/>
        <w:bookmarkStart w:id="3744" w:name="_Toc419660151"/>
        <w:bookmarkStart w:id="3745" w:name="_Toc419660614"/>
        <w:bookmarkStart w:id="3746" w:name="_Toc420134083"/>
        <w:bookmarkStart w:id="3747" w:name="_Toc420134545"/>
        <w:bookmarkStart w:id="3748" w:name="_Toc420166303"/>
        <w:bookmarkStart w:id="3749" w:name="_Toc420167073"/>
        <w:bookmarkStart w:id="3750" w:name="_Toc420302230"/>
        <w:bookmarkStart w:id="3751" w:name="_Toc420302697"/>
        <w:bookmarkStart w:id="3752" w:name="_Toc420438531"/>
        <w:bookmarkStart w:id="3753" w:name="_Toc420795969"/>
        <w:bookmarkStart w:id="3754" w:name="_Toc420874237"/>
        <w:bookmarkStart w:id="3755" w:name="_Toc420874702"/>
        <w:bookmarkStart w:id="3756" w:name="_Toc420874444"/>
        <w:bookmarkStart w:id="3757" w:name="_Toc421046532"/>
        <w:bookmarkStart w:id="3758" w:name="_Toc421047003"/>
        <w:bookmarkStart w:id="3759" w:name="_Toc477259083"/>
        <w:bookmarkStart w:id="3760" w:name="_Toc479633181"/>
        <w:bookmarkStart w:id="3761" w:name="_Toc481936337"/>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del>
    </w:p>
    <w:p w14:paraId="33A525F0" w14:textId="77777777" w:rsidR="00397B2B" w:rsidRPr="00EC76D5" w:rsidDel="000610D0" w:rsidRDefault="00397B2B" w:rsidP="00EC426F">
      <w:pPr>
        <w:pStyle w:val="Code"/>
        <w:rPr>
          <w:del w:id="3762" w:author="Stefan Bjornander" w:date="2015-04-25T16:01:00Z"/>
        </w:rPr>
      </w:pPr>
      <w:bookmarkStart w:id="3763" w:name="_Toc417811906"/>
      <w:bookmarkStart w:id="3764" w:name="_Toc417853526"/>
      <w:bookmarkStart w:id="3765" w:name="_Toc418022204"/>
      <w:bookmarkStart w:id="3766" w:name="_Toc418191586"/>
      <w:bookmarkStart w:id="3767" w:name="_Toc418192055"/>
      <w:bookmarkStart w:id="3768" w:name="_Toc418263290"/>
      <w:bookmarkStart w:id="3769" w:name="_Toc418263757"/>
      <w:bookmarkStart w:id="3770" w:name="_Toc418356937"/>
      <w:bookmarkStart w:id="3771" w:name="_Toc418360300"/>
      <w:bookmarkStart w:id="3772" w:name="_Toc418434985"/>
      <w:bookmarkStart w:id="3773" w:name="_Toc419660152"/>
      <w:bookmarkStart w:id="3774" w:name="_Toc419660615"/>
      <w:bookmarkStart w:id="3775" w:name="_Toc420134084"/>
      <w:bookmarkStart w:id="3776" w:name="_Toc420134546"/>
      <w:bookmarkStart w:id="3777" w:name="_Toc420166304"/>
      <w:bookmarkStart w:id="3778" w:name="_Toc420167074"/>
      <w:bookmarkStart w:id="3779" w:name="_Toc420302231"/>
      <w:bookmarkStart w:id="3780" w:name="_Toc420302698"/>
      <w:bookmarkStart w:id="3781" w:name="_Toc420438532"/>
      <w:bookmarkStart w:id="3782" w:name="_Toc420795970"/>
      <w:bookmarkStart w:id="3783" w:name="_Toc420874238"/>
      <w:bookmarkStart w:id="3784" w:name="_Toc420874703"/>
      <w:bookmarkStart w:id="3785" w:name="_Toc420874445"/>
      <w:bookmarkStart w:id="3786" w:name="_Toc421046533"/>
      <w:bookmarkStart w:id="3787" w:name="_Toc421047004"/>
      <w:bookmarkStart w:id="3788" w:name="_Toc477259084"/>
      <w:bookmarkStart w:id="3789" w:name="_Toc479633182"/>
      <w:bookmarkStart w:id="3790" w:name="_Toc481936338"/>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p>
    <w:p w14:paraId="61AD3BF5" w14:textId="77777777" w:rsidR="00397B2B" w:rsidRPr="00EC76D5" w:rsidDel="00692937" w:rsidRDefault="00397B2B" w:rsidP="00EC426F">
      <w:pPr>
        <w:pStyle w:val="Code"/>
        <w:rPr>
          <w:del w:id="3791" w:author="Stefan Bjornander" w:date="2015-04-25T11:08:00Z"/>
        </w:rPr>
      </w:pPr>
      <w:del w:id="3792" w:author="Stefan Bjornander" w:date="2015-04-25T11:08:00Z">
        <w:r w:rsidRPr="00EC76D5" w:rsidDel="00692937">
          <w:delText xml:space="preserve">  public boolean hasTag() {</w:delText>
        </w:r>
        <w:bookmarkStart w:id="3793" w:name="_Toc417811907"/>
        <w:bookmarkStart w:id="3794" w:name="_Toc417853527"/>
        <w:bookmarkStart w:id="3795" w:name="_Toc418022205"/>
        <w:bookmarkStart w:id="3796" w:name="_Toc418191587"/>
        <w:bookmarkStart w:id="3797" w:name="_Toc418192056"/>
        <w:bookmarkStart w:id="3798" w:name="_Toc418263291"/>
        <w:bookmarkStart w:id="3799" w:name="_Toc418263758"/>
        <w:bookmarkStart w:id="3800" w:name="_Toc418356938"/>
        <w:bookmarkStart w:id="3801" w:name="_Toc418360301"/>
        <w:bookmarkStart w:id="3802" w:name="_Toc418434986"/>
        <w:bookmarkStart w:id="3803" w:name="_Toc419660153"/>
        <w:bookmarkStart w:id="3804" w:name="_Toc419660616"/>
        <w:bookmarkStart w:id="3805" w:name="_Toc420134085"/>
        <w:bookmarkStart w:id="3806" w:name="_Toc420134547"/>
        <w:bookmarkStart w:id="3807" w:name="_Toc420166305"/>
        <w:bookmarkStart w:id="3808" w:name="_Toc420167075"/>
        <w:bookmarkStart w:id="3809" w:name="_Toc420302232"/>
        <w:bookmarkStart w:id="3810" w:name="_Toc420302699"/>
        <w:bookmarkStart w:id="3811" w:name="_Toc420438533"/>
        <w:bookmarkStart w:id="3812" w:name="_Toc420795971"/>
        <w:bookmarkStart w:id="3813" w:name="_Toc420874239"/>
        <w:bookmarkStart w:id="3814" w:name="_Toc420874704"/>
        <w:bookmarkStart w:id="3815" w:name="_Toc420874446"/>
        <w:bookmarkStart w:id="3816" w:name="_Toc421046534"/>
        <w:bookmarkStart w:id="3817" w:name="_Toc421047005"/>
        <w:bookmarkStart w:id="3818" w:name="_Toc477259085"/>
        <w:bookmarkStart w:id="3819" w:name="_Toc479633183"/>
        <w:bookmarkStart w:id="3820" w:name="_Toc481936339"/>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del>
    </w:p>
    <w:p w14:paraId="4DE202B1" w14:textId="77777777" w:rsidR="00397B2B" w:rsidRPr="00EC76D5" w:rsidDel="00692937" w:rsidRDefault="00397B2B" w:rsidP="00EC426F">
      <w:pPr>
        <w:pStyle w:val="Code"/>
        <w:rPr>
          <w:del w:id="3821" w:author="Stefan Bjornander" w:date="2015-04-25T11:08:00Z"/>
        </w:rPr>
      </w:pPr>
      <w:del w:id="3822" w:author="Stefan Bjornander" w:date="2015-04-25T11:08:00Z">
        <w:r w:rsidRPr="00EC76D5" w:rsidDel="00692937">
          <w:delText xml:space="preserve">    return m_hasTag;</w:delText>
        </w:r>
        <w:bookmarkStart w:id="3823" w:name="_Toc417811908"/>
        <w:bookmarkStart w:id="3824" w:name="_Toc417853528"/>
        <w:bookmarkStart w:id="3825" w:name="_Toc418022206"/>
        <w:bookmarkStart w:id="3826" w:name="_Toc418191588"/>
        <w:bookmarkStart w:id="3827" w:name="_Toc418192057"/>
        <w:bookmarkStart w:id="3828" w:name="_Toc418263292"/>
        <w:bookmarkStart w:id="3829" w:name="_Toc418263759"/>
        <w:bookmarkStart w:id="3830" w:name="_Toc418356939"/>
        <w:bookmarkStart w:id="3831" w:name="_Toc418360302"/>
        <w:bookmarkStart w:id="3832" w:name="_Toc418434987"/>
        <w:bookmarkStart w:id="3833" w:name="_Toc419660154"/>
        <w:bookmarkStart w:id="3834" w:name="_Toc419660617"/>
        <w:bookmarkStart w:id="3835" w:name="_Toc420134086"/>
        <w:bookmarkStart w:id="3836" w:name="_Toc420134548"/>
        <w:bookmarkStart w:id="3837" w:name="_Toc420166306"/>
        <w:bookmarkStart w:id="3838" w:name="_Toc420167076"/>
        <w:bookmarkStart w:id="3839" w:name="_Toc420302233"/>
        <w:bookmarkStart w:id="3840" w:name="_Toc420302700"/>
        <w:bookmarkStart w:id="3841" w:name="_Toc420438534"/>
        <w:bookmarkStart w:id="3842" w:name="_Toc420795972"/>
        <w:bookmarkStart w:id="3843" w:name="_Toc420874240"/>
        <w:bookmarkStart w:id="3844" w:name="_Toc420874705"/>
        <w:bookmarkStart w:id="3845" w:name="_Toc420874447"/>
        <w:bookmarkStart w:id="3846" w:name="_Toc421046535"/>
        <w:bookmarkStart w:id="3847" w:name="_Toc421047006"/>
        <w:bookmarkStart w:id="3848" w:name="_Toc477259086"/>
        <w:bookmarkStart w:id="3849" w:name="_Toc479633184"/>
        <w:bookmarkStart w:id="3850" w:name="_Toc481936340"/>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del>
    </w:p>
    <w:p w14:paraId="728E0E39" w14:textId="77777777" w:rsidR="00397B2B" w:rsidRPr="00EC76D5" w:rsidDel="00692937" w:rsidRDefault="00397B2B" w:rsidP="00EC426F">
      <w:pPr>
        <w:pStyle w:val="Code"/>
        <w:rPr>
          <w:del w:id="3851" w:author="Stefan Bjornander" w:date="2015-04-25T11:08:00Z"/>
        </w:rPr>
      </w:pPr>
      <w:del w:id="3852" w:author="Stefan Bjornander" w:date="2015-04-25T11:08:00Z">
        <w:r w:rsidRPr="00EC76D5" w:rsidDel="00692937">
          <w:delText xml:space="preserve">  }</w:delText>
        </w:r>
        <w:bookmarkStart w:id="3853" w:name="_Toc417811909"/>
        <w:bookmarkStart w:id="3854" w:name="_Toc417853529"/>
        <w:bookmarkStart w:id="3855" w:name="_Toc418022207"/>
        <w:bookmarkStart w:id="3856" w:name="_Toc418191589"/>
        <w:bookmarkStart w:id="3857" w:name="_Toc418192058"/>
        <w:bookmarkStart w:id="3858" w:name="_Toc418263293"/>
        <w:bookmarkStart w:id="3859" w:name="_Toc418263760"/>
        <w:bookmarkStart w:id="3860" w:name="_Toc418356940"/>
        <w:bookmarkStart w:id="3861" w:name="_Toc418360303"/>
        <w:bookmarkStart w:id="3862" w:name="_Toc418434988"/>
        <w:bookmarkStart w:id="3863" w:name="_Toc419660155"/>
        <w:bookmarkStart w:id="3864" w:name="_Toc419660618"/>
        <w:bookmarkStart w:id="3865" w:name="_Toc420134087"/>
        <w:bookmarkStart w:id="3866" w:name="_Toc420134549"/>
        <w:bookmarkStart w:id="3867" w:name="_Toc420166307"/>
        <w:bookmarkStart w:id="3868" w:name="_Toc420167077"/>
        <w:bookmarkStart w:id="3869" w:name="_Toc420302234"/>
        <w:bookmarkStart w:id="3870" w:name="_Toc420302701"/>
        <w:bookmarkStart w:id="3871" w:name="_Toc420438535"/>
        <w:bookmarkStart w:id="3872" w:name="_Toc420795973"/>
        <w:bookmarkStart w:id="3873" w:name="_Toc420874241"/>
        <w:bookmarkStart w:id="3874" w:name="_Toc420874706"/>
        <w:bookmarkStart w:id="3875" w:name="_Toc420874448"/>
        <w:bookmarkStart w:id="3876" w:name="_Toc421046536"/>
        <w:bookmarkStart w:id="3877" w:name="_Toc421047007"/>
        <w:bookmarkStart w:id="3878" w:name="_Toc477259087"/>
        <w:bookmarkStart w:id="3879" w:name="_Toc479633185"/>
        <w:bookmarkStart w:id="3880" w:name="_Toc481936341"/>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del>
    </w:p>
    <w:p w14:paraId="4EC49D50" w14:textId="77777777" w:rsidR="00397B2B" w:rsidRPr="00EC76D5" w:rsidDel="00692937" w:rsidRDefault="00397B2B" w:rsidP="00EC426F">
      <w:pPr>
        <w:pStyle w:val="Code"/>
        <w:rPr>
          <w:del w:id="3881" w:author="Stefan Bjornander" w:date="2015-04-25T11:08:00Z"/>
        </w:rPr>
      </w:pPr>
      <w:bookmarkStart w:id="3882" w:name="_Toc417811910"/>
      <w:bookmarkStart w:id="3883" w:name="_Toc417853530"/>
      <w:bookmarkStart w:id="3884" w:name="_Toc418022208"/>
      <w:bookmarkStart w:id="3885" w:name="_Toc418191590"/>
      <w:bookmarkStart w:id="3886" w:name="_Toc418192059"/>
      <w:bookmarkStart w:id="3887" w:name="_Toc418263294"/>
      <w:bookmarkStart w:id="3888" w:name="_Toc418263761"/>
      <w:bookmarkStart w:id="3889" w:name="_Toc418356941"/>
      <w:bookmarkStart w:id="3890" w:name="_Toc418360304"/>
      <w:bookmarkStart w:id="3891" w:name="_Toc418434989"/>
      <w:bookmarkStart w:id="3892" w:name="_Toc419660156"/>
      <w:bookmarkStart w:id="3893" w:name="_Toc419660619"/>
      <w:bookmarkStart w:id="3894" w:name="_Toc420134088"/>
      <w:bookmarkStart w:id="3895" w:name="_Toc420134550"/>
      <w:bookmarkStart w:id="3896" w:name="_Toc420166308"/>
      <w:bookmarkStart w:id="3897" w:name="_Toc420167078"/>
      <w:bookmarkStart w:id="3898" w:name="_Toc420302235"/>
      <w:bookmarkStart w:id="3899" w:name="_Toc420302702"/>
      <w:bookmarkStart w:id="3900" w:name="_Toc420438536"/>
      <w:bookmarkStart w:id="3901" w:name="_Toc420795974"/>
      <w:bookmarkStart w:id="3902" w:name="_Toc420874242"/>
      <w:bookmarkStart w:id="3903" w:name="_Toc420874707"/>
      <w:bookmarkStart w:id="3904" w:name="_Toc420874449"/>
      <w:bookmarkStart w:id="3905" w:name="_Toc421046537"/>
      <w:bookmarkStart w:id="3906" w:name="_Toc421047008"/>
      <w:bookmarkStart w:id="3907" w:name="_Toc477259088"/>
      <w:bookmarkStart w:id="3908" w:name="_Toc479633186"/>
      <w:bookmarkStart w:id="3909" w:name="_Toc481936342"/>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p>
    <w:p w14:paraId="67D3E299" w14:textId="77777777" w:rsidR="00397B2B" w:rsidRPr="00EC76D5" w:rsidDel="000610D0" w:rsidRDefault="00397B2B" w:rsidP="00EC426F">
      <w:pPr>
        <w:pStyle w:val="Code"/>
        <w:rPr>
          <w:del w:id="3910" w:author="Stefan Bjornander" w:date="2015-04-25T16:01:00Z"/>
        </w:rPr>
      </w:pPr>
      <w:del w:id="3911" w:author="Stefan Bjornander" w:date="2015-04-25T16:01:00Z">
        <w:r w:rsidRPr="00EC76D5" w:rsidDel="000610D0">
          <w:delText xml:space="preserve">  public Symb lookupMember(String name) {</w:delText>
        </w:r>
        <w:bookmarkStart w:id="3912" w:name="_Toc417811911"/>
        <w:bookmarkStart w:id="3913" w:name="_Toc417853531"/>
        <w:bookmarkStart w:id="3914" w:name="_Toc418022209"/>
        <w:bookmarkStart w:id="3915" w:name="_Toc418191591"/>
        <w:bookmarkStart w:id="3916" w:name="_Toc418192060"/>
        <w:bookmarkStart w:id="3917" w:name="_Toc418263295"/>
        <w:bookmarkStart w:id="3918" w:name="_Toc418263762"/>
        <w:bookmarkStart w:id="3919" w:name="_Toc418356942"/>
        <w:bookmarkStart w:id="3920" w:name="_Toc418360305"/>
        <w:bookmarkStart w:id="3921" w:name="_Toc418434990"/>
        <w:bookmarkStart w:id="3922" w:name="_Toc419660157"/>
        <w:bookmarkStart w:id="3923" w:name="_Toc419660620"/>
        <w:bookmarkStart w:id="3924" w:name="_Toc420134089"/>
        <w:bookmarkStart w:id="3925" w:name="_Toc420134551"/>
        <w:bookmarkStart w:id="3926" w:name="_Toc420166309"/>
        <w:bookmarkStart w:id="3927" w:name="_Toc420167079"/>
        <w:bookmarkStart w:id="3928" w:name="_Toc420302236"/>
        <w:bookmarkStart w:id="3929" w:name="_Toc420302703"/>
        <w:bookmarkStart w:id="3930" w:name="_Toc420438537"/>
        <w:bookmarkStart w:id="3931" w:name="_Toc420795975"/>
        <w:bookmarkStart w:id="3932" w:name="_Toc420874243"/>
        <w:bookmarkStart w:id="3933" w:name="_Toc420874708"/>
        <w:bookmarkStart w:id="3934" w:name="_Toc420874450"/>
        <w:bookmarkStart w:id="3935" w:name="_Toc421046538"/>
        <w:bookmarkStart w:id="3936" w:name="_Toc421047009"/>
        <w:bookmarkStart w:id="3937" w:name="_Toc477259089"/>
        <w:bookmarkStart w:id="3938" w:name="_Toc479633187"/>
        <w:bookmarkStart w:id="3939" w:name="_Toc481936343"/>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del>
    </w:p>
    <w:p w14:paraId="46A8EDEF" w14:textId="77777777" w:rsidR="00397B2B" w:rsidRPr="00EC76D5" w:rsidDel="000610D0" w:rsidRDefault="00397B2B" w:rsidP="00EC426F">
      <w:pPr>
        <w:pStyle w:val="Code"/>
        <w:rPr>
          <w:del w:id="3940" w:author="Stefan Bjornander" w:date="2015-04-25T16:01:00Z"/>
        </w:rPr>
      </w:pPr>
      <w:del w:id="3941" w:author="Stefan Bjornander" w:date="2015-04-25T16:01:00Z">
        <w:r w:rsidRPr="00EC76D5" w:rsidDel="000610D0">
          <w:delText xml:space="preserve">    if (</w:delText>
        </w:r>
      </w:del>
      <w:del w:id="3942" w:author="Stefan Bjornander" w:date="2015-04-25T11:36:00Z">
        <w:r w:rsidRPr="00EC76D5" w:rsidDel="00EF4076">
          <w:delText>m_symbolList</w:delText>
        </w:r>
      </w:del>
      <w:del w:id="3943" w:author="Stefan Bjornander" w:date="2015-04-25T16:01:00Z">
        <w:r w:rsidRPr="00EC76D5" w:rsidDel="000610D0">
          <w:delText xml:space="preserve"> != null) {</w:delText>
        </w:r>
        <w:bookmarkStart w:id="3944" w:name="_Toc417811912"/>
        <w:bookmarkStart w:id="3945" w:name="_Toc417853532"/>
        <w:bookmarkStart w:id="3946" w:name="_Toc418022210"/>
        <w:bookmarkStart w:id="3947" w:name="_Toc418191592"/>
        <w:bookmarkStart w:id="3948" w:name="_Toc418192061"/>
        <w:bookmarkStart w:id="3949" w:name="_Toc418263296"/>
        <w:bookmarkStart w:id="3950" w:name="_Toc418263763"/>
        <w:bookmarkStart w:id="3951" w:name="_Toc418356943"/>
        <w:bookmarkStart w:id="3952" w:name="_Toc418360306"/>
        <w:bookmarkStart w:id="3953" w:name="_Toc418434991"/>
        <w:bookmarkStart w:id="3954" w:name="_Toc419660158"/>
        <w:bookmarkStart w:id="3955" w:name="_Toc419660621"/>
        <w:bookmarkStart w:id="3956" w:name="_Toc420134090"/>
        <w:bookmarkStart w:id="3957" w:name="_Toc420134552"/>
        <w:bookmarkStart w:id="3958" w:name="_Toc420166310"/>
        <w:bookmarkStart w:id="3959" w:name="_Toc420167080"/>
        <w:bookmarkStart w:id="3960" w:name="_Toc420302237"/>
        <w:bookmarkStart w:id="3961" w:name="_Toc420302704"/>
        <w:bookmarkStart w:id="3962" w:name="_Toc420438538"/>
        <w:bookmarkStart w:id="3963" w:name="_Toc420795976"/>
        <w:bookmarkStart w:id="3964" w:name="_Toc420874244"/>
        <w:bookmarkStart w:id="3965" w:name="_Toc420874709"/>
        <w:bookmarkStart w:id="3966" w:name="_Toc420874451"/>
        <w:bookmarkStart w:id="3967" w:name="_Toc421046539"/>
        <w:bookmarkStart w:id="3968" w:name="_Toc421047010"/>
        <w:bookmarkStart w:id="3969" w:name="_Toc477259090"/>
        <w:bookmarkStart w:id="3970" w:name="_Toc479633188"/>
        <w:bookmarkStart w:id="3971" w:name="_Toc481936344"/>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del>
    </w:p>
    <w:p w14:paraId="59BCC84F" w14:textId="77777777" w:rsidR="00397B2B" w:rsidRPr="00EC76D5" w:rsidDel="000610D0" w:rsidRDefault="00397B2B" w:rsidP="00EC426F">
      <w:pPr>
        <w:pStyle w:val="Code"/>
        <w:rPr>
          <w:del w:id="3972" w:author="Stefan Bjornander" w:date="2015-04-25T16:01:00Z"/>
        </w:rPr>
      </w:pPr>
      <w:del w:id="3973" w:author="Stefan Bjornander" w:date="2015-04-25T16:01:00Z">
        <w:r w:rsidRPr="00EC76D5" w:rsidDel="000610D0">
          <w:delText xml:space="preserve">      for (Symb symbol : </w:delText>
        </w:r>
      </w:del>
      <w:del w:id="3974" w:author="Stefan Bjornander" w:date="2015-04-25T11:36:00Z">
        <w:r w:rsidRPr="00EC76D5" w:rsidDel="00EF4076">
          <w:delText>m_symbolList</w:delText>
        </w:r>
      </w:del>
      <w:del w:id="3975" w:author="Stefan Bjornander" w:date="2015-04-25T16:01:00Z">
        <w:r w:rsidRPr="00EC76D5" w:rsidDel="000610D0">
          <w:delText>) {</w:delText>
        </w:r>
        <w:bookmarkStart w:id="3976" w:name="_Toc417811913"/>
        <w:bookmarkStart w:id="3977" w:name="_Toc417853533"/>
        <w:bookmarkStart w:id="3978" w:name="_Toc418022211"/>
        <w:bookmarkStart w:id="3979" w:name="_Toc418191593"/>
        <w:bookmarkStart w:id="3980" w:name="_Toc418192062"/>
        <w:bookmarkStart w:id="3981" w:name="_Toc418263297"/>
        <w:bookmarkStart w:id="3982" w:name="_Toc418263764"/>
        <w:bookmarkStart w:id="3983" w:name="_Toc418356944"/>
        <w:bookmarkStart w:id="3984" w:name="_Toc418360307"/>
        <w:bookmarkStart w:id="3985" w:name="_Toc418434992"/>
        <w:bookmarkStart w:id="3986" w:name="_Toc419660159"/>
        <w:bookmarkStart w:id="3987" w:name="_Toc419660622"/>
        <w:bookmarkStart w:id="3988" w:name="_Toc420134091"/>
        <w:bookmarkStart w:id="3989" w:name="_Toc420134553"/>
        <w:bookmarkStart w:id="3990" w:name="_Toc420166311"/>
        <w:bookmarkStart w:id="3991" w:name="_Toc420167081"/>
        <w:bookmarkStart w:id="3992" w:name="_Toc420302238"/>
        <w:bookmarkStart w:id="3993" w:name="_Toc420302705"/>
        <w:bookmarkStart w:id="3994" w:name="_Toc420438539"/>
        <w:bookmarkStart w:id="3995" w:name="_Toc420795977"/>
        <w:bookmarkStart w:id="3996" w:name="_Toc420874245"/>
        <w:bookmarkStart w:id="3997" w:name="_Toc420874710"/>
        <w:bookmarkStart w:id="3998" w:name="_Toc420874452"/>
        <w:bookmarkStart w:id="3999" w:name="_Toc421046540"/>
        <w:bookmarkStart w:id="4000" w:name="_Toc421047011"/>
        <w:bookmarkStart w:id="4001" w:name="_Toc477259091"/>
        <w:bookmarkStart w:id="4002" w:name="_Toc479633189"/>
        <w:bookmarkStart w:id="4003" w:name="_Toc48193634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del>
    </w:p>
    <w:p w14:paraId="3A5D5A6A" w14:textId="77777777" w:rsidR="00397B2B" w:rsidRPr="00EC76D5" w:rsidDel="000610D0" w:rsidRDefault="00397B2B" w:rsidP="00EC426F">
      <w:pPr>
        <w:pStyle w:val="Code"/>
        <w:rPr>
          <w:del w:id="4004" w:author="Stefan Bjornander" w:date="2015-04-25T16:01:00Z"/>
        </w:rPr>
      </w:pPr>
      <w:del w:id="4005" w:author="Stefan Bjornander" w:date="2015-04-25T16:01:00Z">
        <w:r w:rsidRPr="00EC76D5" w:rsidDel="000610D0">
          <w:delText xml:space="preserve">        if (symbol.name().equals(name)) {</w:delText>
        </w:r>
        <w:bookmarkStart w:id="4006" w:name="_Toc417811914"/>
        <w:bookmarkStart w:id="4007" w:name="_Toc417853534"/>
        <w:bookmarkStart w:id="4008" w:name="_Toc418022212"/>
        <w:bookmarkStart w:id="4009" w:name="_Toc418191594"/>
        <w:bookmarkStart w:id="4010" w:name="_Toc418192063"/>
        <w:bookmarkStart w:id="4011" w:name="_Toc418263298"/>
        <w:bookmarkStart w:id="4012" w:name="_Toc418263765"/>
        <w:bookmarkStart w:id="4013" w:name="_Toc418356945"/>
        <w:bookmarkStart w:id="4014" w:name="_Toc418360308"/>
        <w:bookmarkStart w:id="4015" w:name="_Toc418434993"/>
        <w:bookmarkStart w:id="4016" w:name="_Toc419660160"/>
        <w:bookmarkStart w:id="4017" w:name="_Toc419660623"/>
        <w:bookmarkStart w:id="4018" w:name="_Toc420134092"/>
        <w:bookmarkStart w:id="4019" w:name="_Toc420134554"/>
        <w:bookmarkStart w:id="4020" w:name="_Toc420166312"/>
        <w:bookmarkStart w:id="4021" w:name="_Toc420167082"/>
        <w:bookmarkStart w:id="4022" w:name="_Toc420302239"/>
        <w:bookmarkStart w:id="4023" w:name="_Toc420302706"/>
        <w:bookmarkStart w:id="4024" w:name="_Toc420438540"/>
        <w:bookmarkStart w:id="4025" w:name="_Toc420795978"/>
        <w:bookmarkStart w:id="4026" w:name="_Toc420874246"/>
        <w:bookmarkStart w:id="4027" w:name="_Toc420874711"/>
        <w:bookmarkStart w:id="4028" w:name="_Toc420874453"/>
        <w:bookmarkStart w:id="4029" w:name="_Toc421046541"/>
        <w:bookmarkStart w:id="4030" w:name="_Toc421047012"/>
        <w:bookmarkStart w:id="4031" w:name="_Toc477259092"/>
        <w:bookmarkStart w:id="4032" w:name="_Toc479633190"/>
        <w:bookmarkStart w:id="4033" w:name="_Toc481936346"/>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del>
    </w:p>
    <w:p w14:paraId="2A625493" w14:textId="77777777" w:rsidR="00397B2B" w:rsidRPr="00EC76D5" w:rsidDel="000610D0" w:rsidRDefault="00397B2B" w:rsidP="00EC426F">
      <w:pPr>
        <w:pStyle w:val="Code"/>
        <w:rPr>
          <w:del w:id="4034" w:author="Stefan Bjornander" w:date="2015-04-25T16:01:00Z"/>
        </w:rPr>
      </w:pPr>
      <w:del w:id="4035" w:author="Stefan Bjornander" w:date="2015-04-25T16:01:00Z">
        <w:r w:rsidRPr="00EC76D5" w:rsidDel="000610D0">
          <w:delText xml:space="preserve">          return symbol;</w:delText>
        </w:r>
        <w:bookmarkStart w:id="4036" w:name="_Toc417811915"/>
        <w:bookmarkStart w:id="4037" w:name="_Toc417853535"/>
        <w:bookmarkStart w:id="4038" w:name="_Toc418022213"/>
        <w:bookmarkStart w:id="4039" w:name="_Toc418191595"/>
        <w:bookmarkStart w:id="4040" w:name="_Toc418192064"/>
        <w:bookmarkStart w:id="4041" w:name="_Toc418263299"/>
        <w:bookmarkStart w:id="4042" w:name="_Toc418263766"/>
        <w:bookmarkStart w:id="4043" w:name="_Toc418356946"/>
        <w:bookmarkStart w:id="4044" w:name="_Toc418360309"/>
        <w:bookmarkStart w:id="4045" w:name="_Toc418434994"/>
        <w:bookmarkStart w:id="4046" w:name="_Toc419660161"/>
        <w:bookmarkStart w:id="4047" w:name="_Toc419660624"/>
        <w:bookmarkStart w:id="4048" w:name="_Toc420134093"/>
        <w:bookmarkStart w:id="4049" w:name="_Toc420134555"/>
        <w:bookmarkStart w:id="4050" w:name="_Toc420166313"/>
        <w:bookmarkStart w:id="4051" w:name="_Toc420167083"/>
        <w:bookmarkStart w:id="4052" w:name="_Toc420302240"/>
        <w:bookmarkStart w:id="4053" w:name="_Toc420302707"/>
        <w:bookmarkStart w:id="4054" w:name="_Toc420438541"/>
        <w:bookmarkStart w:id="4055" w:name="_Toc420795979"/>
        <w:bookmarkStart w:id="4056" w:name="_Toc420874247"/>
        <w:bookmarkStart w:id="4057" w:name="_Toc420874712"/>
        <w:bookmarkStart w:id="4058" w:name="_Toc420874454"/>
        <w:bookmarkStart w:id="4059" w:name="_Toc421046542"/>
        <w:bookmarkStart w:id="4060" w:name="_Toc421047013"/>
        <w:bookmarkStart w:id="4061" w:name="_Toc477259093"/>
        <w:bookmarkStart w:id="4062" w:name="_Toc479633191"/>
        <w:bookmarkStart w:id="4063" w:name="_Toc481936347"/>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del>
    </w:p>
    <w:p w14:paraId="19534A7F" w14:textId="77777777" w:rsidR="00397B2B" w:rsidRPr="00EC76D5" w:rsidDel="000610D0" w:rsidRDefault="00397B2B" w:rsidP="00EC426F">
      <w:pPr>
        <w:pStyle w:val="Code"/>
        <w:rPr>
          <w:del w:id="4064" w:author="Stefan Bjornander" w:date="2015-04-25T16:01:00Z"/>
        </w:rPr>
      </w:pPr>
      <w:del w:id="4065" w:author="Stefan Bjornander" w:date="2015-04-25T16:01:00Z">
        <w:r w:rsidRPr="00EC76D5" w:rsidDel="000610D0">
          <w:delText xml:space="preserve">        }</w:delText>
        </w:r>
        <w:bookmarkStart w:id="4066" w:name="_Toc417811916"/>
        <w:bookmarkStart w:id="4067" w:name="_Toc417853536"/>
        <w:bookmarkStart w:id="4068" w:name="_Toc418022214"/>
        <w:bookmarkStart w:id="4069" w:name="_Toc418191596"/>
        <w:bookmarkStart w:id="4070" w:name="_Toc418192065"/>
        <w:bookmarkStart w:id="4071" w:name="_Toc418263300"/>
        <w:bookmarkStart w:id="4072" w:name="_Toc418263767"/>
        <w:bookmarkStart w:id="4073" w:name="_Toc418356947"/>
        <w:bookmarkStart w:id="4074" w:name="_Toc418360310"/>
        <w:bookmarkStart w:id="4075" w:name="_Toc418434995"/>
        <w:bookmarkStart w:id="4076" w:name="_Toc419660162"/>
        <w:bookmarkStart w:id="4077" w:name="_Toc419660625"/>
        <w:bookmarkStart w:id="4078" w:name="_Toc420134094"/>
        <w:bookmarkStart w:id="4079" w:name="_Toc420134556"/>
        <w:bookmarkStart w:id="4080" w:name="_Toc420166314"/>
        <w:bookmarkStart w:id="4081" w:name="_Toc420167084"/>
        <w:bookmarkStart w:id="4082" w:name="_Toc420302241"/>
        <w:bookmarkStart w:id="4083" w:name="_Toc420302708"/>
        <w:bookmarkStart w:id="4084" w:name="_Toc420438542"/>
        <w:bookmarkStart w:id="4085" w:name="_Toc420795980"/>
        <w:bookmarkStart w:id="4086" w:name="_Toc420874248"/>
        <w:bookmarkStart w:id="4087" w:name="_Toc420874713"/>
        <w:bookmarkStart w:id="4088" w:name="_Toc420874455"/>
        <w:bookmarkStart w:id="4089" w:name="_Toc421046543"/>
        <w:bookmarkStart w:id="4090" w:name="_Toc421047014"/>
        <w:bookmarkStart w:id="4091" w:name="_Toc477259094"/>
        <w:bookmarkStart w:id="4092" w:name="_Toc479633192"/>
        <w:bookmarkStart w:id="4093" w:name="_Toc481936348"/>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del>
    </w:p>
    <w:p w14:paraId="2B5D9B5E" w14:textId="77777777" w:rsidR="00397B2B" w:rsidRPr="00EC76D5" w:rsidDel="000610D0" w:rsidRDefault="00397B2B" w:rsidP="00EC426F">
      <w:pPr>
        <w:pStyle w:val="Code"/>
        <w:rPr>
          <w:del w:id="4094" w:author="Stefan Bjornander" w:date="2015-04-25T16:01:00Z"/>
        </w:rPr>
      </w:pPr>
      <w:del w:id="4095" w:author="Stefan Bjornander" w:date="2015-04-25T16:01:00Z">
        <w:r w:rsidRPr="00EC76D5" w:rsidDel="000610D0">
          <w:delText xml:space="preserve">      }</w:delText>
        </w:r>
        <w:bookmarkStart w:id="4096" w:name="_Toc417811917"/>
        <w:bookmarkStart w:id="4097" w:name="_Toc417853537"/>
        <w:bookmarkStart w:id="4098" w:name="_Toc418022215"/>
        <w:bookmarkStart w:id="4099" w:name="_Toc418191597"/>
        <w:bookmarkStart w:id="4100" w:name="_Toc418192066"/>
        <w:bookmarkStart w:id="4101" w:name="_Toc418263301"/>
        <w:bookmarkStart w:id="4102" w:name="_Toc418263768"/>
        <w:bookmarkStart w:id="4103" w:name="_Toc418356948"/>
        <w:bookmarkStart w:id="4104" w:name="_Toc418360311"/>
        <w:bookmarkStart w:id="4105" w:name="_Toc418434996"/>
        <w:bookmarkStart w:id="4106" w:name="_Toc419660163"/>
        <w:bookmarkStart w:id="4107" w:name="_Toc419660626"/>
        <w:bookmarkStart w:id="4108" w:name="_Toc420134095"/>
        <w:bookmarkStart w:id="4109" w:name="_Toc420134557"/>
        <w:bookmarkStart w:id="4110" w:name="_Toc420166315"/>
        <w:bookmarkStart w:id="4111" w:name="_Toc420167085"/>
        <w:bookmarkStart w:id="4112" w:name="_Toc420302242"/>
        <w:bookmarkStart w:id="4113" w:name="_Toc420302709"/>
        <w:bookmarkStart w:id="4114" w:name="_Toc420438543"/>
        <w:bookmarkStart w:id="4115" w:name="_Toc420795981"/>
        <w:bookmarkStart w:id="4116" w:name="_Toc420874249"/>
        <w:bookmarkStart w:id="4117" w:name="_Toc420874714"/>
        <w:bookmarkStart w:id="4118" w:name="_Toc420874456"/>
        <w:bookmarkStart w:id="4119" w:name="_Toc421046544"/>
        <w:bookmarkStart w:id="4120" w:name="_Toc421047015"/>
        <w:bookmarkStart w:id="4121" w:name="_Toc477259095"/>
        <w:bookmarkStart w:id="4122" w:name="_Toc479633193"/>
        <w:bookmarkStart w:id="4123" w:name="_Toc481936349"/>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del>
    </w:p>
    <w:p w14:paraId="411E2596" w14:textId="77777777" w:rsidR="00397B2B" w:rsidRPr="00EC76D5" w:rsidDel="000610D0" w:rsidRDefault="00397B2B" w:rsidP="00EC426F">
      <w:pPr>
        <w:pStyle w:val="Code"/>
        <w:rPr>
          <w:del w:id="4124" w:author="Stefan Bjornander" w:date="2015-04-25T16:01:00Z"/>
        </w:rPr>
      </w:pPr>
      <w:del w:id="4125" w:author="Stefan Bjornander" w:date="2015-04-25T16:01:00Z">
        <w:r w:rsidRPr="00EC76D5" w:rsidDel="000610D0">
          <w:delText xml:space="preserve">    }</w:delText>
        </w:r>
        <w:bookmarkStart w:id="4126" w:name="_Toc417811918"/>
        <w:bookmarkStart w:id="4127" w:name="_Toc417853538"/>
        <w:bookmarkStart w:id="4128" w:name="_Toc418022216"/>
        <w:bookmarkStart w:id="4129" w:name="_Toc418191598"/>
        <w:bookmarkStart w:id="4130" w:name="_Toc418192067"/>
        <w:bookmarkStart w:id="4131" w:name="_Toc418263302"/>
        <w:bookmarkStart w:id="4132" w:name="_Toc418263769"/>
        <w:bookmarkStart w:id="4133" w:name="_Toc418356949"/>
        <w:bookmarkStart w:id="4134" w:name="_Toc418360312"/>
        <w:bookmarkStart w:id="4135" w:name="_Toc418434997"/>
        <w:bookmarkStart w:id="4136" w:name="_Toc419660164"/>
        <w:bookmarkStart w:id="4137" w:name="_Toc419660627"/>
        <w:bookmarkStart w:id="4138" w:name="_Toc420134096"/>
        <w:bookmarkStart w:id="4139" w:name="_Toc420134558"/>
        <w:bookmarkStart w:id="4140" w:name="_Toc420166316"/>
        <w:bookmarkStart w:id="4141" w:name="_Toc420167086"/>
        <w:bookmarkStart w:id="4142" w:name="_Toc420302243"/>
        <w:bookmarkStart w:id="4143" w:name="_Toc420302710"/>
        <w:bookmarkStart w:id="4144" w:name="_Toc420438544"/>
        <w:bookmarkStart w:id="4145" w:name="_Toc420795982"/>
        <w:bookmarkStart w:id="4146" w:name="_Toc420874250"/>
        <w:bookmarkStart w:id="4147" w:name="_Toc420874715"/>
        <w:bookmarkStart w:id="4148" w:name="_Toc420874457"/>
        <w:bookmarkStart w:id="4149" w:name="_Toc421046545"/>
        <w:bookmarkStart w:id="4150" w:name="_Toc421047016"/>
        <w:bookmarkStart w:id="4151" w:name="_Toc477259096"/>
        <w:bookmarkStart w:id="4152" w:name="_Toc479633194"/>
        <w:bookmarkStart w:id="4153" w:name="_Toc481936350"/>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del>
    </w:p>
    <w:p w14:paraId="3C94CD6D" w14:textId="77777777" w:rsidR="00397B2B" w:rsidRPr="00EC76D5" w:rsidDel="000610D0" w:rsidRDefault="00397B2B" w:rsidP="00EC426F">
      <w:pPr>
        <w:pStyle w:val="Code"/>
        <w:rPr>
          <w:del w:id="4154" w:author="Stefan Bjornander" w:date="2015-04-25T16:01:00Z"/>
        </w:rPr>
      </w:pPr>
      <w:bookmarkStart w:id="4155" w:name="_Toc417811919"/>
      <w:bookmarkStart w:id="4156" w:name="_Toc417853539"/>
      <w:bookmarkStart w:id="4157" w:name="_Toc418022217"/>
      <w:bookmarkStart w:id="4158" w:name="_Toc418191599"/>
      <w:bookmarkStart w:id="4159" w:name="_Toc418192068"/>
      <w:bookmarkStart w:id="4160" w:name="_Toc418263303"/>
      <w:bookmarkStart w:id="4161" w:name="_Toc418263770"/>
      <w:bookmarkStart w:id="4162" w:name="_Toc418356950"/>
      <w:bookmarkStart w:id="4163" w:name="_Toc418360313"/>
      <w:bookmarkStart w:id="4164" w:name="_Toc418434998"/>
      <w:bookmarkStart w:id="4165" w:name="_Toc419660165"/>
      <w:bookmarkStart w:id="4166" w:name="_Toc419660628"/>
      <w:bookmarkStart w:id="4167" w:name="_Toc420134097"/>
      <w:bookmarkStart w:id="4168" w:name="_Toc420134559"/>
      <w:bookmarkStart w:id="4169" w:name="_Toc420166317"/>
      <w:bookmarkStart w:id="4170" w:name="_Toc420167087"/>
      <w:bookmarkStart w:id="4171" w:name="_Toc420302244"/>
      <w:bookmarkStart w:id="4172" w:name="_Toc420302711"/>
      <w:bookmarkStart w:id="4173" w:name="_Toc420438545"/>
      <w:bookmarkStart w:id="4174" w:name="_Toc420795983"/>
      <w:bookmarkStart w:id="4175" w:name="_Toc420874251"/>
      <w:bookmarkStart w:id="4176" w:name="_Toc420874716"/>
      <w:bookmarkStart w:id="4177" w:name="_Toc420874458"/>
      <w:bookmarkStart w:id="4178" w:name="_Toc421046546"/>
      <w:bookmarkStart w:id="4179" w:name="_Toc421047017"/>
      <w:bookmarkStart w:id="4180" w:name="_Toc477259097"/>
      <w:bookmarkStart w:id="4181" w:name="_Toc479633195"/>
      <w:bookmarkStart w:id="4182" w:name="_Toc481936351"/>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p>
    <w:p w14:paraId="33999196" w14:textId="77777777" w:rsidR="00397B2B" w:rsidRPr="00EC76D5" w:rsidDel="000610D0" w:rsidRDefault="00397B2B" w:rsidP="00EC426F">
      <w:pPr>
        <w:pStyle w:val="Code"/>
        <w:rPr>
          <w:del w:id="4183" w:author="Stefan Bjornander" w:date="2015-04-25T16:01:00Z"/>
        </w:rPr>
      </w:pPr>
      <w:del w:id="4184" w:author="Stefan Bjornander" w:date="2015-04-25T16:01:00Z">
        <w:r w:rsidRPr="00EC76D5" w:rsidDel="000610D0">
          <w:delText xml:space="preserve">    return null;</w:delText>
        </w:r>
        <w:bookmarkStart w:id="4185" w:name="_Toc417811920"/>
        <w:bookmarkStart w:id="4186" w:name="_Toc417853540"/>
        <w:bookmarkStart w:id="4187" w:name="_Toc418022218"/>
        <w:bookmarkStart w:id="4188" w:name="_Toc418191600"/>
        <w:bookmarkStart w:id="4189" w:name="_Toc418192069"/>
        <w:bookmarkStart w:id="4190" w:name="_Toc418263304"/>
        <w:bookmarkStart w:id="4191" w:name="_Toc418263771"/>
        <w:bookmarkStart w:id="4192" w:name="_Toc418356951"/>
        <w:bookmarkStart w:id="4193" w:name="_Toc418360314"/>
        <w:bookmarkStart w:id="4194" w:name="_Toc418434999"/>
        <w:bookmarkStart w:id="4195" w:name="_Toc419660166"/>
        <w:bookmarkStart w:id="4196" w:name="_Toc419660629"/>
        <w:bookmarkStart w:id="4197" w:name="_Toc420134098"/>
        <w:bookmarkStart w:id="4198" w:name="_Toc420134560"/>
        <w:bookmarkStart w:id="4199" w:name="_Toc420166318"/>
        <w:bookmarkStart w:id="4200" w:name="_Toc420167088"/>
        <w:bookmarkStart w:id="4201" w:name="_Toc420302245"/>
        <w:bookmarkStart w:id="4202" w:name="_Toc420302712"/>
        <w:bookmarkStart w:id="4203" w:name="_Toc420438546"/>
        <w:bookmarkStart w:id="4204" w:name="_Toc420795984"/>
        <w:bookmarkStart w:id="4205" w:name="_Toc420874252"/>
        <w:bookmarkStart w:id="4206" w:name="_Toc420874717"/>
        <w:bookmarkStart w:id="4207" w:name="_Toc420874459"/>
        <w:bookmarkStart w:id="4208" w:name="_Toc421046547"/>
        <w:bookmarkStart w:id="4209" w:name="_Toc421047018"/>
        <w:bookmarkStart w:id="4210" w:name="_Toc477259098"/>
        <w:bookmarkStart w:id="4211" w:name="_Toc479633196"/>
        <w:bookmarkStart w:id="4212" w:name="_Toc481936352"/>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del>
    </w:p>
    <w:p w14:paraId="2572E9CE" w14:textId="77777777" w:rsidR="00737279" w:rsidRPr="00EC76D5" w:rsidDel="000610D0" w:rsidRDefault="00397B2B" w:rsidP="00EC426F">
      <w:pPr>
        <w:pStyle w:val="Code"/>
        <w:rPr>
          <w:del w:id="4213" w:author="Stefan Bjornander" w:date="2015-04-25T16:01:00Z"/>
        </w:rPr>
      </w:pPr>
      <w:del w:id="4214" w:author="Stefan Bjornander" w:date="2015-04-25T16:01:00Z">
        <w:r w:rsidRPr="00EC76D5" w:rsidDel="000610D0">
          <w:delText xml:space="preserve">  }</w:delText>
        </w:r>
        <w:bookmarkStart w:id="4215" w:name="_Toc417811921"/>
        <w:bookmarkStart w:id="4216" w:name="_Toc417853541"/>
        <w:bookmarkStart w:id="4217" w:name="_Toc418022219"/>
        <w:bookmarkStart w:id="4218" w:name="_Toc418191601"/>
        <w:bookmarkStart w:id="4219" w:name="_Toc418192070"/>
        <w:bookmarkStart w:id="4220" w:name="_Toc418263305"/>
        <w:bookmarkStart w:id="4221" w:name="_Toc418263772"/>
        <w:bookmarkStart w:id="4222" w:name="_Toc418356952"/>
        <w:bookmarkStart w:id="4223" w:name="_Toc418360315"/>
        <w:bookmarkStart w:id="4224" w:name="_Toc418435000"/>
        <w:bookmarkStart w:id="4225" w:name="_Toc419660167"/>
        <w:bookmarkStart w:id="4226" w:name="_Toc419660630"/>
        <w:bookmarkStart w:id="4227" w:name="_Toc420134099"/>
        <w:bookmarkStart w:id="4228" w:name="_Toc420134561"/>
        <w:bookmarkStart w:id="4229" w:name="_Toc420166319"/>
        <w:bookmarkStart w:id="4230" w:name="_Toc420167089"/>
        <w:bookmarkStart w:id="4231" w:name="_Toc420302246"/>
        <w:bookmarkStart w:id="4232" w:name="_Toc420302713"/>
        <w:bookmarkStart w:id="4233" w:name="_Toc420438547"/>
        <w:bookmarkStart w:id="4234" w:name="_Toc420795985"/>
        <w:bookmarkStart w:id="4235" w:name="_Toc420874253"/>
        <w:bookmarkStart w:id="4236" w:name="_Toc420874718"/>
        <w:bookmarkStart w:id="4237" w:name="_Toc420874460"/>
        <w:bookmarkStart w:id="4238" w:name="_Toc421046548"/>
        <w:bookmarkStart w:id="4239" w:name="_Toc421047019"/>
        <w:bookmarkStart w:id="4240" w:name="_Toc477259099"/>
        <w:bookmarkStart w:id="4241" w:name="_Toc479633197"/>
        <w:bookmarkStart w:id="4242" w:name="_Toc481936353"/>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del>
    </w:p>
    <w:p w14:paraId="44805429" w14:textId="204755D5" w:rsidR="00C37931" w:rsidRPr="00EC76D5" w:rsidRDefault="00C37931" w:rsidP="00EC426F">
      <w:pPr>
        <w:pStyle w:val="Rubrik3"/>
        <w:rPr>
          <w:ins w:id="4243" w:author="Stefan Bjornander" w:date="2015-04-25T14:54:00Z"/>
        </w:rPr>
      </w:pPr>
      <w:bookmarkStart w:id="4244" w:name="_Toc481936354"/>
      <w:ins w:id="4245" w:author="Stefan Bjornander" w:date="2015-04-25T11:15:00Z">
        <w:r w:rsidRPr="00EC76D5">
          <w:t>Size</w:t>
        </w:r>
      </w:ins>
      <w:bookmarkEnd w:id="4244"/>
    </w:p>
    <w:p w14:paraId="0A2977F3" w14:textId="77777777" w:rsidR="00B95D8D" w:rsidRPr="00EC76D5" w:rsidRDefault="00B95D8D">
      <w:pPr>
        <w:rPr>
          <w:ins w:id="4246" w:author="Stefan Bjornander" w:date="2015-04-25T11:15:00Z"/>
        </w:rPr>
        <w:pPrChange w:id="4247" w:author="Stefan Bjornander" w:date="2015-04-25T14:54:00Z">
          <w:pPr>
            <w:pStyle w:val="Rubrik3"/>
          </w:pPr>
        </w:pPrChange>
      </w:pPr>
      <w:ins w:id="4248" w:author="Stefan Bjornander" w:date="2015-04-25T14:54:00Z">
        <w:r w:rsidRPr="00EC76D5">
          <w:t>Each type has a size, even tho</w:t>
        </w:r>
        <w:r w:rsidR="00194A82" w:rsidRPr="00EC76D5">
          <w:t xml:space="preserve">ugh </w:t>
        </w:r>
        <w:r w:rsidRPr="00EC76D5">
          <w:t xml:space="preserve">void </w:t>
        </w:r>
      </w:ins>
      <w:ins w:id="4249" w:author="Stefan Bjornander" w:date="2015-04-25T16:04:00Z">
        <w:r w:rsidR="00194A82" w:rsidRPr="00EC76D5">
          <w:t>and</w:t>
        </w:r>
      </w:ins>
      <w:ins w:id="4250" w:author="Stefan Bjornander" w:date="2015-04-25T14:54:00Z">
        <w:r w:rsidRPr="00EC76D5">
          <w:t xml:space="preserve"> function ha</w:t>
        </w:r>
      </w:ins>
      <w:ins w:id="4251" w:author="Stefan Bjornander" w:date="2015-04-25T16:04:00Z">
        <w:r w:rsidR="00194A82" w:rsidRPr="00EC76D5">
          <w:t>ve</w:t>
        </w:r>
      </w:ins>
      <w:ins w:id="4252" w:author="Stefan Bjornander" w:date="2015-04-25T14:54:00Z">
        <w:r w:rsidRPr="00EC76D5">
          <w:t xml:space="preserve"> size zero. The size of an array is its size times the size of its type</w:t>
        </w:r>
      </w:ins>
      <w:ins w:id="4253" w:author="Stefan Bjornander" w:date="2015-04-25T14:55:00Z">
        <w:r w:rsidRPr="00EC76D5">
          <w:t xml:space="preserve">, the size of a struct is the sum of the sizes of its members, and the size of a union is the size of its </w:t>
        </w:r>
      </w:ins>
      <w:ins w:id="4254" w:author="Stefan Bjornander" w:date="2015-04-25T16:04:00Z">
        <w:r w:rsidR="00F236B1" w:rsidRPr="00EC76D5">
          <w:t>largest</w:t>
        </w:r>
      </w:ins>
      <w:ins w:id="4255" w:author="Stefan Bjornander" w:date="2015-04-25T14:55:00Z">
        <w:r w:rsidRPr="00EC76D5">
          <w:t xml:space="preserve"> member. Not</w:t>
        </w:r>
      </w:ins>
      <w:ins w:id="4256" w:author="Stefan Bjornander" w:date="2015-04-25T16:04:00Z">
        <w:r w:rsidR="00F236B1" w:rsidRPr="00EC76D5">
          <w:t>e</w:t>
        </w:r>
      </w:ins>
      <w:ins w:id="4257" w:author="Stefan Bjornander" w:date="2015-04-25T14:55:00Z">
        <w:r w:rsidRPr="00EC76D5">
          <w:t xml:space="preserve"> that a pointer always has the same size, regardless of what it points at.</w:t>
        </w:r>
      </w:ins>
    </w:p>
    <w:p w14:paraId="73EB4A97" w14:textId="653E964F" w:rsidR="00841638" w:rsidRPr="00EC76D5" w:rsidRDefault="00841638">
      <w:pPr>
        <w:pStyle w:val="CodeHeader"/>
        <w:pPrChange w:id="4258" w:author="Stefan Bjornander" w:date="2015-04-25T11:16:00Z">
          <w:pPr>
            <w:pStyle w:val="Rubrik3"/>
          </w:pPr>
        </w:pPrChange>
      </w:pPr>
      <w:ins w:id="4259" w:author="Stefan Bjornander" w:date="2015-04-25T11:14:00Z">
        <w:r w:rsidRPr="00EC76D5">
          <w:lastRenderedPageBreak/>
          <w:t>Type.java</w:t>
        </w:r>
      </w:ins>
    </w:p>
    <w:p w14:paraId="559438DE" w14:textId="77777777" w:rsidR="004B3B47" w:rsidRPr="00EC76D5" w:rsidRDefault="004B3B47" w:rsidP="004B3B47">
      <w:pPr>
        <w:pStyle w:val="Code"/>
      </w:pPr>
      <w:r w:rsidRPr="00EC76D5">
        <w:t xml:space="preserve">  public static final int CharSize = 1;</w:t>
      </w:r>
    </w:p>
    <w:p w14:paraId="32567BE2" w14:textId="77777777" w:rsidR="004B3B47" w:rsidRPr="00EC76D5" w:rsidRDefault="004B3B47" w:rsidP="004B3B47">
      <w:pPr>
        <w:pStyle w:val="Code"/>
      </w:pPr>
      <w:r w:rsidRPr="00EC76D5">
        <w:t xml:space="preserve">  public static final int ShortSize = 1;</w:t>
      </w:r>
    </w:p>
    <w:p w14:paraId="3ADB61C5" w14:textId="77777777" w:rsidR="004B3B47" w:rsidRPr="00EC76D5" w:rsidRDefault="004B3B47" w:rsidP="004B3B47">
      <w:pPr>
        <w:pStyle w:val="Code"/>
      </w:pPr>
      <w:r w:rsidRPr="00EC76D5">
        <w:t xml:space="preserve">  public static final int IntegerSize = 2;</w:t>
      </w:r>
    </w:p>
    <w:p w14:paraId="0D42A626" w14:textId="77777777" w:rsidR="004B3B47" w:rsidRPr="00EC76D5" w:rsidRDefault="004B3B47" w:rsidP="004B3B47">
      <w:pPr>
        <w:pStyle w:val="Code"/>
      </w:pPr>
      <w:r w:rsidRPr="00EC76D5">
        <w:t xml:space="preserve">  public static final int LongSize = 4;</w:t>
      </w:r>
    </w:p>
    <w:p w14:paraId="50ECC2A4" w14:textId="77777777" w:rsidR="004B3B47" w:rsidRPr="00EC76D5" w:rsidRDefault="004B3B47" w:rsidP="004B3B47">
      <w:pPr>
        <w:pStyle w:val="Code"/>
      </w:pPr>
      <w:r w:rsidRPr="00EC76D5">
        <w:t xml:space="preserve">  public static final int FloatSize = 4;</w:t>
      </w:r>
    </w:p>
    <w:p w14:paraId="25F3E851" w14:textId="77777777" w:rsidR="004B3B47" w:rsidRPr="00EC76D5" w:rsidRDefault="004B3B47" w:rsidP="004B3B47">
      <w:pPr>
        <w:pStyle w:val="Code"/>
      </w:pPr>
      <w:r w:rsidRPr="00EC76D5">
        <w:t xml:space="preserve">  public static final int DoubleSize = 8;</w:t>
      </w:r>
    </w:p>
    <w:p w14:paraId="192443FE" w14:textId="77777777" w:rsidR="004B3B47" w:rsidRPr="00EC76D5" w:rsidRDefault="004B3B47" w:rsidP="004B3B47">
      <w:pPr>
        <w:pStyle w:val="Code"/>
      </w:pPr>
      <w:r w:rsidRPr="00EC76D5">
        <w:t xml:space="preserve">  public static final int LongDoubleSize = 8;</w:t>
      </w:r>
    </w:p>
    <w:p w14:paraId="1F513593" w14:textId="77777777" w:rsidR="004B3B47" w:rsidRPr="00EC76D5" w:rsidRDefault="004B3B47" w:rsidP="004B3B47">
      <w:pPr>
        <w:pStyle w:val="Code"/>
      </w:pPr>
      <w:r w:rsidRPr="00EC76D5">
        <w:t xml:space="preserve">  public static final int PointerSize = 2;</w:t>
      </w:r>
    </w:p>
    <w:p w14:paraId="09811B20" w14:textId="77777777" w:rsidR="004B3B47" w:rsidRPr="00EC76D5" w:rsidRDefault="004B3B47" w:rsidP="004B3B47">
      <w:pPr>
        <w:pStyle w:val="Code"/>
      </w:pPr>
    </w:p>
    <w:p w14:paraId="38FA627B" w14:textId="77777777" w:rsidR="004B3B47" w:rsidRPr="00EC76D5" w:rsidRDefault="004B3B47" w:rsidP="004B3B47">
      <w:pPr>
        <w:pStyle w:val="Code"/>
      </w:pPr>
      <w:r w:rsidRPr="00EC76D5">
        <w:t xml:space="preserve">  private static Map&lt;Sort,Integer&gt; m_sizeMap = new ListMap&lt;&gt;();</w:t>
      </w:r>
    </w:p>
    <w:p w14:paraId="78A0E9F0" w14:textId="77777777" w:rsidR="004B3B47" w:rsidRPr="00EC76D5" w:rsidRDefault="004B3B47" w:rsidP="004B3B47">
      <w:pPr>
        <w:pStyle w:val="Code"/>
      </w:pPr>
      <w:r w:rsidRPr="00EC76D5">
        <w:t xml:space="preserve">  </w:t>
      </w:r>
    </w:p>
    <w:p w14:paraId="503B938C" w14:textId="77777777" w:rsidR="004B3B47" w:rsidRPr="00EC76D5" w:rsidRDefault="004B3B47" w:rsidP="004B3B47">
      <w:pPr>
        <w:pStyle w:val="Code"/>
      </w:pPr>
      <w:r w:rsidRPr="00EC76D5">
        <w:t xml:space="preserve">  static {</w:t>
      </w:r>
    </w:p>
    <w:p w14:paraId="18984957" w14:textId="77777777" w:rsidR="004B3B47" w:rsidRPr="00EC76D5" w:rsidRDefault="004B3B47" w:rsidP="004B3B47">
      <w:pPr>
        <w:pStyle w:val="Code"/>
      </w:pPr>
      <w:r w:rsidRPr="00EC76D5">
        <w:t xml:space="preserve">    m_sizeMap.put(Sort.Logical, IntegerSize);</w:t>
      </w:r>
    </w:p>
    <w:p w14:paraId="25423C2A" w14:textId="77777777" w:rsidR="004B3B47" w:rsidRPr="00EC76D5" w:rsidRDefault="004B3B47" w:rsidP="004B3B47">
      <w:pPr>
        <w:pStyle w:val="Code"/>
      </w:pPr>
      <w:r w:rsidRPr="00EC76D5">
        <w:t xml:space="preserve">    m_sizeMap.put(Sort.Signed_Char, CharSize);</w:t>
      </w:r>
    </w:p>
    <w:p w14:paraId="790ADB84" w14:textId="77777777" w:rsidR="004B3B47" w:rsidRPr="00EC76D5" w:rsidRDefault="004B3B47" w:rsidP="004B3B47">
      <w:pPr>
        <w:pStyle w:val="Code"/>
      </w:pPr>
      <w:r w:rsidRPr="00EC76D5">
        <w:t xml:space="preserve">    m_sizeMap.put(Sort.Unsigned_Char, CharSize);</w:t>
      </w:r>
    </w:p>
    <w:p w14:paraId="30944300" w14:textId="77777777" w:rsidR="004B3B47" w:rsidRPr="00EC76D5" w:rsidRDefault="004B3B47" w:rsidP="004B3B47">
      <w:pPr>
        <w:pStyle w:val="Code"/>
      </w:pPr>
      <w:r w:rsidRPr="00EC76D5">
        <w:t xml:space="preserve">    m_sizeMap.put(Sort.Signed_Short_Int, ShortSize);</w:t>
      </w:r>
    </w:p>
    <w:p w14:paraId="42DB2E24" w14:textId="77777777" w:rsidR="004B3B47" w:rsidRPr="00EC76D5" w:rsidRDefault="004B3B47" w:rsidP="004B3B47">
      <w:pPr>
        <w:pStyle w:val="Code"/>
      </w:pPr>
      <w:r w:rsidRPr="00EC76D5">
        <w:t xml:space="preserve">    m_sizeMap.put(Sort.Unsigned_Short_Int, ShortSize);</w:t>
      </w:r>
    </w:p>
    <w:p w14:paraId="6D85FE6E" w14:textId="77777777" w:rsidR="004B3B47" w:rsidRPr="00EC76D5" w:rsidRDefault="004B3B47" w:rsidP="004B3B47">
      <w:pPr>
        <w:pStyle w:val="Code"/>
      </w:pPr>
      <w:r w:rsidRPr="00EC76D5">
        <w:t xml:space="preserve">    m_sizeMap.put(Sort.Signed_Int, IntegerSize);</w:t>
      </w:r>
    </w:p>
    <w:p w14:paraId="487EBC9E" w14:textId="77777777" w:rsidR="004B3B47" w:rsidRPr="00EC76D5" w:rsidRDefault="004B3B47" w:rsidP="004B3B47">
      <w:pPr>
        <w:pStyle w:val="Code"/>
      </w:pPr>
      <w:r w:rsidRPr="00EC76D5">
        <w:t xml:space="preserve">    m_sizeMap.put(Sort.Unsigned_Int, IntegerSize);</w:t>
      </w:r>
    </w:p>
    <w:p w14:paraId="4116E093" w14:textId="77777777" w:rsidR="004B3B47" w:rsidRPr="00EC76D5" w:rsidRDefault="004B3B47" w:rsidP="004B3B47">
      <w:pPr>
        <w:pStyle w:val="Code"/>
      </w:pPr>
      <w:r w:rsidRPr="00EC76D5">
        <w:t xml:space="preserve">    m_sizeMap.put(Sort.Signed_Long_Int, LongSize);</w:t>
      </w:r>
    </w:p>
    <w:p w14:paraId="25B245D0" w14:textId="77777777" w:rsidR="004B3B47" w:rsidRPr="00EC76D5" w:rsidRDefault="004B3B47" w:rsidP="004B3B47">
      <w:pPr>
        <w:pStyle w:val="Code"/>
      </w:pPr>
      <w:r w:rsidRPr="00EC76D5">
        <w:t xml:space="preserve">    m_sizeMap.put(Sort.Unsigned_Long_Int, LongSize);</w:t>
      </w:r>
    </w:p>
    <w:p w14:paraId="432D114E" w14:textId="77777777" w:rsidR="004B3B47" w:rsidRPr="00EC76D5" w:rsidRDefault="004B3B47" w:rsidP="004B3B47">
      <w:pPr>
        <w:pStyle w:val="Code"/>
      </w:pPr>
      <w:r w:rsidRPr="00EC76D5">
        <w:t xml:space="preserve">    m_sizeMap.put(Sort.Float, FloatSize);</w:t>
      </w:r>
    </w:p>
    <w:p w14:paraId="32FDC7E3" w14:textId="77777777" w:rsidR="004B3B47" w:rsidRPr="00EC76D5" w:rsidRDefault="004B3B47" w:rsidP="004B3B47">
      <w:pPr>
        <w:pStyle w:val="Code"/>
      </w:pPr>
      <w:r w:rsidRPr="00EC76D5">
        <w:t xml:space="preserve">    m_sizeMap.put(Sort.Double, DoubleSize);</w:t>
      </w:r>
    </w:p>
    <w:p w14:paraId="4CEA0E2E" w14:textId="77777777" w:rsidR="004B3B47" w:rsidRPr="00EC76D5" w:rsidRDefault="004B3B47" w:rsidP="004B3B47">
      <w:pPr>
        <w:pStyle w:val="Code"/>
      </w:pPr>
      <w:r w:rsidRPr="00EC76D5">
        <w:t xml:space="preserve">    m_sizeMap.put(Sort.Long_Double, LongDoubleSize);</w:t>
      </w:r>
    </w:p>
    <w:p w14:paraId="4A2ED5D3" w14:textId="77777777" w:rsidR="004B3B47" w:rsidRPr="00EC76D5" w:rsidRDefault="004B3B47" w:rsidP="004B3B47">
      <w:pPr>
        <w:pStyle w:val="Code"/>
      </w:pPr>
      <w:r w:rsidRPr="00EC76D5">
        <w:t xml:space="preserve">  }</w:t>
      </w:r>
    </w:p>
    <w:p w14:paraId="01CDD4B3" w14:textId="77777777" w:rsidR="004B3B47" w:rsidRPr="00EC76D5" w:rsidRDefault="004B3B47" w:rsidP="004B3B47">
      <w:pPr>
        <w:pStyle w:val="Code"/>
      </w:pPr>
      <w:r w:rsidRPr="00EC76D5">
        <w:t xml:space="preserve">  </w:t>
      </w:r>
    </w:p>
    <w:p w14:paraId="506590B9" w14:textId="77777777" w:rsidR="004B3B47" w:rsidRPr="00EC76D5" w:rsidRDefault="004B3B47" w:rsidP="004B3B47">
      <w:pPr>
        <w:pStyle w:val="Code"/>
      </w:pPr>
      <w:r w:rsidRPr="00EC76D5">
        <w:t xml:space="preserve">  public int getSize() {</w:t>
      </w:r>
    </w:p>
    <w:p w14:paraId="636DDDCD" w14:textId="77777777" w:rsidR="004B3B47" w:rsidRPr="00EC76D5" w:rsidRDefault="004B3B47" w:rsidP="004B3B47">
      <w:pPr>
        <w:pStyle w:val="Code"/>
      </w:pPr>
      <w:r w:rsidRPr="00EC76D5">
        <w:t xml:space="preserve">    switch (m_sort) {</w:t>
      </w:r>
    </w:p>
    <w:p w14:paraId="08E2F517" w14:textId="77777777" w:rsidR="004B3B47" w:rsidRPr="00EC76D5" w:rsidRDefault="004B3B47" w:rsidP="004B3B47">
      <w:pPr>
        <w:pStyle w:val="Code"/>
      </w:pPr>
      <w:r w:rsidRPr="00EC76D5">
        <w:t xml:space="preserve">      case Pointer:</w:t>
      </w:r>
    </w:p>
    <w:p w14:paraId="05E13140" w14:textId="77777777" w:rsidR="004B3B47" w:rsidRPr="00EC76D5" w:rsidRDefault="004B3B47" w:rsidP="004B3B47">
      <w:pPr>
        <w:pStyle w:val="Code"/>
      </w:pPr>
      <w:r w:rsidRPr="00EC76D5">
        <w:t xml:space="preserve">      case String:</w:t>
      </w:r>
    </w:p>
    <w:p w14:paraId="2B2B1913" w14:textId="77777777" w:rsidR="004B3B47" w:rsidRPr="00EC76D5" w:rsidRDefault="004B3B47" w:rsidP="004B3B47">
      <w:pPr>
        <w:pStyle w:val="Code"/>
      </w:pPr>
      <w:r w:rsidRPr="00EC76D5">
        <w:t xml:space="preserve">        return PointerSize;</w:t>
      </w:r>
    </w:p>
    <w:p w14:paraId="2F6DC9EA" w14:textId="77777777" w:rsidR="004B3B47" w:rsidRPr="00EC76D5" w:rsidRDefault="004B3B47" w:rsidP="004B3B47">
      <w:pPr>
        <w:pStyle w:val="Code"/>
      </w:pPr>
      <w:r w:rsidRPr="00EC76D5">
        <w:t xml:space="preserve">        </w:t>
      </w:r>
    </w:p>
    <w:p w14:paraId="21E7F1F2" w14:textId="77777777" w:rsidR="004B3B47" w:rsidRPr="00EC76D5" w:rsidRDefault="004B3B47" w:rsidP="004B3B47">
      <w:pPr>
        <w:pStyle w:val="Code"/>
      </w:pPr>
      <w:r w:rsidRPr="00EC76D5">
        <w:t xml:space="preserve">      case Array:</w:t>
      </w:r>
    </w:p>
    <w:p w14:paraId="5A39A5E2" w14:textId="77777777" w:rsidR="004B3B47" w:rsidRPr="00EC76D5" w:rsidRDefault="004B3B47" w:rsidP="004B3B47">
      <w:pPr>
        <w:pStyle w:val="Code"/>
      </w:pPr>
      <w:r w:rsidRPr="00EC76D5">
        <w:t xml:space="preserve">        return m_arraySize * m_arrayType.getSize();</w:t>
      </w:r>
    </w:p>
    <w:p w14:paraId="709DA830" w14:textId="77777777" w:rsidR="004B3B47" w:rsidRPr="00EC76D5" w:rsidRDefault="004B3B47" w:rsidP="004B3B47">
      <w:pPr>
        <w:pStyle w:val="Code"/>
      </w:pPr>
    </w:p>
    <w:p w14:paraId="6B4A3883" w14:textId="77777777" w:rsidR="004B3B47" w:rsidRPr="00EC76D5" w:rsidRDefault="004B3B47" w:rsidP="004B3B47">
      <w:pPr>
        <w:pStyle w:val="Code"/>
      </w:pPr>
      <w:r w:rsidRPr="00EC76D5">
        <w:t xml:space="preserve">      case Struct: {</w:t>
      </w:r>
    </w:p>
    <w:p w14:paraId="1966FC31" w14:textId="77777777" w:rsidR="004B3B47" w:rsidRPr="00EC76D5" w:rsidRDefault="004B3B47" w:rsidP="004B3B47">
      <w:pPr>
        <w:pStyle w:val="Code"/>
      </w:pPr>
      <w:r w:rsidRPr="00EC76D5">
        <w:t xml:space="preserve">          int size = 0;</w:t>
      </w:r>
    </w:p>
    <w:p w14:paraId="1EE5AE5B" w14:textId="77777777" w:rsidR="004B3B47" w:rsidRPr="00EC76D5" w:rsidRDefault="004B3B47" w:rsidP="004B3B47">
      <w:pPr>
        <w:pStyle w:val="Code"/>
      </w:pPr>
    </w:p>
    <w:p w14:paraId="6C5EA8A1" w14:textId="77777777" w:rsidR="004B3B47" w:rsidRPr="00EC76D5" w:rsidRDefault="004B3B47" w:rsidP="004B3B47">
      <w:pPr>
        <w:pStyle w:val="Code"/>
      </w:pPr>
      <w:r w:rsidRPr="00EC76D5">
        <w:t xml:space="preserve">          for (Symbol symbol : m_memberMap.values()) {</w:t>
      </w:r>
    </w:p>
    <w:p w14:paraId="067824F3" w14:textId="77777777" w:rsidR="004B3B47" w:rsidRPr="00EC76D5" w:rsidRDefault="004B3B47" w:rsidP="004B3B47">
      <w:pPr>
        <w:pStyle w:val="Code"/>
      </w:pPr>
      <w:r w:rsidRPr="00EC76D5">
        <w:t xml:space="preserve">            size += symbol.getType().getSize();</w:t>
      </w:r>
    </w:p>
    <w:p w14:paraId="4A2E2683" w14:textId="77777777" w:rsidR="004B3B47" w:rsidRPr="00EC76D5" w:rsidRDefault="004B3B47" w:rsidP="004B3B47">
      <w:pPr>
        <w:pStyle w:val="Code"/>
      </w:pPr>
      <w:r w:rsidRPr="00EC76D5">
        <w:t xml:space="preserve">          }</w:t>
      </w:r>
    </w:p>
    <w:p w14:paraId="67885E2F" w14:textId="77777777" w:rsidR="004B3B47" w:rsidRPr="00EC76D5" w:rsidRDefault="004B3B47" w:rsidP="004B3B47">
      <w:pPr>
        <w:pStyle w:val="Code"/>
      </w:pPr>
      <w:r w:rsidRPr="00EC76D5">
        <w:t xml:space="preserve">        </w:t>
      </w:r>
    </w:p>
    <w:p w14:paraId="75920ECE" w14:textId="77777777" w:rsidR="004B3B47" w:rsidRPr="00EC76D5" w:rsidRDefault="004B3B47" w:rsidP="004B3B47">
      <w:pPr>
        <w:pStyle w:val="Code"/>
      </w:pPr>
      <w:r w:rsidRPr="00EC76D5">
        <w:t xml:space="preserve">          return size;</w:t>
      </w:r>
    </w:p>
    <w:p w14:paraId="7F4EFDF4" w14:textId="77777777" w:rsidR="004B3B47" w:rsidRPr="00EC76D5" w:rsidRDefault="004B3B47" w:rsidP="004B3B47">
      <w:pPr>
        <w:pStyle w:val="Code"/>
      </w:pPr>
      <w:r w:rsidRPr="00EC76D5">
        <w:t xml:space="preserve">        }</w:t>
      </w:r>
    </w:p>
    <w:p w14:paraId="14716311" w14:textId="77777777" w:rsidR="004B3B47" w:rsidRPr="00EC76D5" w:rsidRDefault="004B3B47" w:rsidP="004B3B47">
      <w:pPr>
        <w:pStyle w:val="Code"/>
      </w:pPr>
    </w:p>
    <w:p w14:paraId="5CF24C87" w14:textId="77777777" w:rsidR="004B3B47" w:rsidRPr="00EC76D5" w:rsidRDefault="004B3B47" w:rsidP="004B3B47">
      <w:pPr>
        <w:pStyle w:val="Code"/>
      </w:pPr>
      <w:r w:rsidRPr="00EC76D5">
        <w:t xml:space="preserve">      case Union: {</w:t>
      </w:r>
    </w:p>
    <w:p w14:paraId="566ED093" w14:textId="77777777" w:rsidR="004B3B47" w:rsidRPr="00EC76D5" w:rsidRDefault="004B3B47" w:rsidP="004B3B47">
      <w:pPr>
        <w:pStyle w:val="Code"/>
      </w:pPr>
      <w:r w:rsidRPr="00EC76D5">
        <w:t xml:space="preserve">          int size = 0;</w:t>
      </w:r>
    </w:p>
    <w:p w14:paraId="74448911" w14:textId="77777777" w:rsidR="004B3B47" w:rsidRPr="00EC76D5" w:rsidRDefault="004B3B47" w:rsidP="004B3B47">
      <w:pPr>
        <w:pStyle w:val="Code"/>
      </w:pPr>
    </w:p>
    <w:p w14:paraId="044B4013" w14:textId="77777777" w:rsidR="004B3B47" w:rsidRPr="00EC76D5" w:rsidRDefault="004B3B47" w:rsidP="004B3B47">
      <w:pPr>
        <w:pStyle w:val="Code"/>
      </w:pPr>
      <w:r w:rsidRPr="00EC76D5">
        <w:t xml:space="preserve">          for (Symbol symbol : m_memberMap.values()) {</w:t>
      </w:r>
    </w:p>
    <w:p w14:paraId="55E5C5C9" w14:textId="77777777" w:rsidR="004B3B47" w:rsidRPr="00EC76D5" w:rsidRDefault="004B3B47" w:rsidP="004B3B47">
      <w:pPr>
        <w:pStyle w:val="Code"/>
      </w:pPr>
      <w:r w:rsidRPr="00EC76D5">
        <w:t xml:space="preserve">            size = Math.max(size, symbol.getType().getSize());</w:t>
      </w:r>
    </w:p>
    <w:p w14:paraId="6AE1824A" w14:textId="77777777" w:rsidR="004B3B47" w:rsidRPr="00EC76D5" w:rsidRDefault="004B3B47" w:rsidP="004B3B47">
      <w:pPr>
        <w:pStyle w:val="Code"/>
      </w:pPr>
      <w:r w:rsidRPr="00EC76D5">
        <w:t xml:space="preserve">          }</w:t>
      </w:r>
    </w:p>
    <w:p w14:paraId="68503BA7" w14:textId="77777777" w:rsidR="004B3B47" w:rsidRPr="00EC76D5" w:rsidRDefault="004B3B47" w:rsidP="004B3B47">
      <w:pPr>
        <w:pStyle w:val="Code"/>
      </w:pPr>
    </w:p>
    <w:p w14:paraId="690D6FB9" w14:textId="77777777" w:rsidR="004B3B47" w:rsidRPr="00EC76D5" w:rsidRDefault="004B3B47" w:rsidP="004B3B47">
      <w:pPr>
        <w:pStyle w:val="Code"/>
      </w:pPr>
      <w:r w:rsidRPr="00EC76D5">
        <w:t xml:space="preserve">          return size;</w:t>
      </w:r>
    </w:p>
    <w:p w14:paraId="4384084A" w14:textId="77777777" w:rsidR="004B3B47" w:rsidRPr="00EC76D5" w:rsidRDefault="004B3B47" w:rsidP="004B3B47">
      <w:pPr>
        <w:pStyle w:val="Code"/>
      </w:pPr>
      <w:r w:rsidRPr="00EC76D5">
        <w:t xml:space="preserve">        }</w:t>
      </w:r>
    </w:p>
    <w:p w14:paraId="3B3ED0EE" w14:textId="77777777" w:rsidR="004B3B47" w:rsidRPr="00EC76D5" w:rsidRDefault="004B3B47" w:rsidP="004B3B47">
      <w:pPr>
        <w:pStyle w:val="Code"/>
      </w:pPr>
    </w:p>
    <w:p w14:paraId="73E21053" w14:textId="77777777" w:rsidR="004B3B47" w:rsidRPr="00EC76D5" w:rsidRDefault="004B3B47" w:rsidP="004B3B47">
      <w:pPr>
        <w:pStyle w:val="Code"/>
      </w:pPr>
      <w:r w:rsidRPr="00EC76D5">
        <w:lastRenderedPageBreak/>
        <w:t xml:space="preserve">      default:</w:t>
      </w:r>
    </w:p>
    <w:p w14:paraId="42994680" w14:textId="77777777" w:rsidR="004B3B47" w:rsidRPr="00EC76D5" w:rsidRDefault="004B3B47" w:rsidP="004B3B47">
      <w:pPr>
        <w:pStyle w:val="Code"/>
      </w:pPr>
      <w:r w:rsidRPr="00EC76D5">
        <w:t xml:space="preserve">        return m_sizeMap.get(m_sort);</w:t>
      </w:r>
    </w:p>
    <w:p w14:paraId="0D326A34" w14:textId="77777777" w:rsidR="004B3B47" w:rsidRPr="00EC76D5" w:rsidRDefault="004B3B47" w:rsidP="004B3B47">
      <w:pPr>
        <w:pStyle w:val="Code"/>
      </w:pPr>
      <w:r w:rsidRPr="00EC76D5">
        <w:t xml:space="preserve">    }</w:t>
      </w:r>
    </w:p>
    <w:p w14:paraId="3D9DFA66" w14:textId="62210E3A" w:rsidR="00822DF6" w:rsidRPr="00EC76D5" w:rsidRDefault="004B3B47">
      <w:pPr>
        <w:pStyle w:val="Code"/>
        <w:rPr>
          <w:rFonts w:ascii="Times New Roman" w:eastAsiaTheme="majorEastAsia" w:hAnsi="Times New Roman" w:cstheme="majorBidi"/>
          <w:b/>
          <w:noProof w:val="0"/>
          <w:sz w:val="32"/>
          <w:szCs w:val="24"/>
        </w:rPr>
      </w:pPr>
      <w:r w:rsidRPr="00EC76D5">
        <w:t xml:space="preserve">  }</w:t>
      </w:r>
    </w:p>
    <w:p w14:paraId="38C70B4D" w14:textId="196982DD" w:rsidR="00841638" w:rsidRPr="00EC76D5" w:rsidRDefault="00FE6BB6" w:rsidP="00822DF6">
      <w:pPr>
        <w:pStyle w:val="Rubrik3"/>
        <w:rPr>
          <w:ins w:id="4260" w:author="Stefan Bjornander" w:date="2015-04-25T11:19:00Z"/>
        </w:rPr>
      </w:pPr>
      <w:bookmarkStart w:id="4261" w:name="_Toc481936355"/>
      <w:ins w:id="4262" w:author="Stefan Bjornander" w:date="2015-04-25T11:16:00Z">
        <w:r w:rsidRPr="00EC76D5">
          <w:t>Completeness</w:t>
        </w:r>
      </w:ins>
      <w:bookmarkEnd w:id="4261"/>
    </w:p>
    <w:p w14:paraId="470963C9" w14:textId="61F85524" w:rsidR="00000353" w:rsidRDefault="00B0368E">
      <w:ins w:id="4263" w:author="Stefan Bjornander" w:date="2015-04-25T11:37:00Z">
        <w:r w:rsidRPr="00EC76D5">
          <w:t xml:space="preserve">It is possible to define an array without </w:t>
        </w:r>
      </w:ins>
      <w:ins w:id="4264" w:author="Stefan Bjornander" w:date="2015-04-25T11:38:00Z">
        <w:r w:rsidRPr="00EC76D5">
          <w:t xml:space="preserve">stating its size, </w:t>
        </w:r>
      </w:ins>
      <w:ins w:id="4265" w:author="Stefan Bjornander" w:date="2015-04-25T14:31:00Z">
        <w:r w:rsidR="0020338C" w:rsidRPr="00EC76D5">
          <w:t>in which case the array is given the size zero. I</w:t>
        </w:r>
      </w:ins>
      <w:ins w:id="4266" w:author="Stefan Bjornander" w:date="2015-04-25T11:38:00Z">
        <w:r w:rsidRPr="00EC76D5">
          <w:t>n that case</w:t>
        </w:r>
      </w:ins>
      <w:ins w:id="4267" w:author="Stefan Bjornander" w:date="2015-04-25T14:31:00Z">
        <w:r w:rsidR="0020338C" w:rsidRPr="00EC76D5">
          <w:t>,</w:t>
        </w:r>
      </w:ins>
      <w:ins w:id="4268" w:author="Stefan Bjornander" w:date="2015-04-25T11:38:00Z">
        <w:r w:rsidRPr="00EC76D5">
          <w:t xml:space="preserve"> </w:t>
        </w:r>
      </w:ins>
      <w:ins w:id="4269" w:author="Stefan Bjornander" w:date="2015-04-25T14:31:00Z">
        <w:r w:rsidR="0020338C" w:rsidRPr="00EC76D5">
          <w:t>the</w:t>
        </w:r>
      </w:ins>
      <w:ins w:id="4270" w:author="Stefan Bjornander" w:date="2015-04-25T11:38:00Z">
        <w:r w:rsidRPr="00EC76D5">
          <w:t xml:space="preserve"> </w:t>
        </w:r>
      </w:ins>
      <w:ins w:id="4271" w:author="Stefan Bjornander" w:date="2015-04-25T14:31:00Z">
        <w:r w:rsidR="0020338C" w:rsidRPr="00EC76D5">
          <w:t xml:space="preserve">array </w:t>
        </w:r>
      </w:ins>
      <w:ins w:id="4272" w:author="Stefan Bjornander" w:date="2015-04-25T11:38:00Z">
        <w:r w:rsidRPr="00EC76D5">
          <w:t xml:space="preserve">size must be determined by the size of its </w:t>
        </w:r>
      </w:ins>
      <w:r w:rsidR="00F4217C">
        <w:t>initialization</w:t>
      </w:r>
      <w:ins w:id="4273" w:author="Stefan Bjornander" w:date="2015-04-25T11:38:00Z">
        <w:r w:rsidRPr="00EC76D5">
          <w:t xml:space="preserve"> list. </w:t>
        </w:r>
      </w:ins>
      <w:ins w:id="4274" w:author="Stefan Bjornander" w:date="2015-04-25T11:39:00Z">
        <w:r w:rsidR="00000353" w:rsidRPr="00EC76D5">
          <w:t xml:space="preserve">However, if the </w:t>
        </w:r>
      </w:ins>
      <w:ins w:id="4275" w:author="Stefan Bjornander" w:date="2015-04-25T11:40:00Z">
        <w:r w:rsidR="00000353" w:rsidRPr="00EC76D5">
          <w:t xml:space="preserve">array </w:t>
        </w:r>
      </w:ins>
      <w:r w:rsidR="00C37108">
        <w:t>definition</w:t>
      </w:r>
      <w:ins w:id="4276" w:author="Stefan Bjornander" w:date="2015-04-25T11:39:00Z">
        <w:r w:rsidR="00000353" w:rsidRPr="00EC76D5">
          <w:t xml:space="preserve"> </w:t>
        </w:r>
      </w:ins>
      <w:ins w:id="4277" w:author="Stefan Bjornander" w:date="2015-04-25T11:40:00Z">
        <w:r w:rsidR="00000353" w:rsidRPr="00EC76D5">
          <w:t>lacks</w:t>
        </w:r>
      </w:ins>
      <w:ins w:id="4278" w:author="Stefan Bjornander" w:date="2015-04-25T11:39:00Z">
        <w:r w:rsidR="00420086" w:rsidRPr="00EC76D5">
          <w:t xml:space="preserve"> an </w:t>
        </w:r>
      </w:ins>
      <w:r w:rsidR="00F4217C">
        <w:t>initialization</w:t>
      </w:r>
      <w:ins w:id="4279" w:author="Stefan Bjornander" w:date="2015-04-25T11:39:00Z">
        <w:r w:rsidR="00420086" w:rsidRPr="00EC76D5">
          <w:t xml:space="preserve"> list</w:t>
        </w:r>
      </w:ins>
      <w:ins w:id="4280" w:author="Stefan Bjornander" w:date="2015-04-25T11:40:00Z">
        <w:r w:rsidR="00000353" w:rsidRPr="00EC76D5">
          <w:t xml:space="preserve">, the array </w:t>
        </w:r>
      </w:ins>
      <w:ins w:id="4281" w:author="Stefan Bjornander" w:date="2015-04-25T14:31:00Z">
        <w:r w:rsidR="0020338C" w:rsidRPr="00EC76D5">
          <w:t xml:space="preserve">keeps the size zero and is considered </w:t>
        </w:r>
      </w:ins>
      <w:ins w:id="4282" w:author="Stefan Bjornander" w:date="2015-04-25T11:40:00Z">
        <w:r w:rsidR="00000353" w:rsidRPr="00EC76D5">
          <w:t>incomplete</w:t>
        </w:r>
      </w:ins>
      <w:ins w:id="4283" w:author="Stefan Bjornander" w:date="2015-04-25T11:39:00Z">
        <w:r w:rsidR="00000353" w:rsidRPr="00EC76D5">
          <w:t>.</w:t>
        </w:r>
      </w:ins>
      <w:ins w:id="4284" w:author="Stefan Bjornander" w:date="2015-04-25T14:30:00Z">
        <w:r w:rsidR="00BC2A9F" w:rsidRPr="00EC76D5">
          <w:t xml:space="preserve"> In the same</w:t>
        </w:r>
      </w:ins>
      <w:ins w:id="4285" w:author="Stefan Bjornander" w:date="2015-04-25T14:33:00Z">
        <w:r w:rsidR="00C62917" w:rsidRPr="00EC76D5">
          <w:t xml:space="preserve"> way</w:t>
        </w:r>
      </w:ins>
      <w:ins w:id="4286" w:author="Stefan Bjornander" w:date="2015-04-25T14:30:00Z">
        <w:r w:rsidR="00BC2A9F" w:rsidRPr="00EC76D5">
          <w:t xml:space="preserve">, it is possible to define only the </w:t>
        </w:r>
      </w:ins>
      <w:ins w:id="4287" w:author="Stefan Bjornander" w:date="2015-04-25T14:32:00Z">
        <w:r w:rsidR="0020338C" w:rsidRPr="00EC76D5">
          <w:t>n</w:t>
        </w:r>
      </w:ins>
      <w:ins w:id="4288" w:author="Stefan Bjornander" w:date="2015-04-25T14:33:00Z">
        <w:r w:rsidR="0020338C" w:rsidRPr="00EC76D5">
          <w:t>ame tag</w:t>
        </w:r>
      </w:ins>
      <w:ins w:id="4289" w:author="Stefan Bjornander" w:date="2015-04-25T14:30:00Z">
        <w:r w:rsidR="00BC2A9F" w:rsidRPr="00EC76D5">
          <w:t xml:space="preserve"> of a struct</w:t>
        </w:r>
      </w:ins>
      <w:ins w:id="4290" w:author="Stefan Bjornander" w:date="2015-04-25T14:33:00Z">
        <w:r w:rsidR="0020338C" w:rsidRPr="00EC76D5">
          <w:t xml:space="preserve"> or union</w:t>
        </w:r>
      </w:ins>
      <w:ins w:id="4291" w:author="Stefan Bjornander" w:date="2015-04-25T14:30:00Z">
        <w:r w:rsidR="00BC2A9F" w:rsidRPr="00EC76D5">
          <w:t xml:space="preserve">, with its </w:t>
        </w:r>
      </w:ins>
      <w:ins w:id="4292" w:author="Stefan Bjornander" w:date="2015-04-25T14:33:00Z">
        <w:r w:rsidR="0020338C" w:rsidRPr="00EC76D5">
          <w:t xml:space="preserve">member </w:t>
        </w:r>
      </w:ins>
      <w:r w:rsidR="00AA3CC2" w:rsidRPr="00EC76D5">
        <w:t>map</w:t>
      </w:r>
      <w:ins w:id="4293" w:author="Stefan Bjornander" w:date="2015-04-25T14:33:00Z">
        <w:r w:rsidR="0020338C" w:rsidRPr="00EC76D5">
          <w:t xml:space="preserve"> </w:t>
        </w:r>
      </w:ins>
      <w:ins w:id="4294" w:author="Stefan Bjornander" w:date="2015-04-25T14:30:00Z">
        <w:r w:rsidR="00BC2A9F" w:rsidRPr="00EC76D5">
          <w:t xml:space="preserve">to be defined later. </w:t>
        </w:r>
      </w:ins>
      <w:ins w:id="4295" w:author="Stefan Bjornander" w:date="2015-04-25T14:32:00Z">
        <w:r w:rsidR="0020338C" w:rsidRPr="00EC76D5">
          <w:t xml:space="preserve">In that case, the member </w:t>
        </w:r>
      </w:ins>
      <w:r w:rsidR="00AA3CC2" w:rsidRPr="00EC76D5">
        <w:t>map</w:t>
      </w:r>
      <w:ins w:id="4296" w:author="Stefan Bjornander" w:date="2015-04-25T14:32:00Z">
        <w:r w:rsidR="0020338C" w:rsidRPr="00EC76D5">
          <w:t xml:space="preserve"> is given the value null, which is keep if the </w:t>
        </w:r>
      </w:ins>
      <w:ins w:id="4297" w:author="Stefan Bjornander" w:date="2015-04-25T14:33:00Z">
        <w:r w:rsidR="00E0604A" w:rsidRPr="00EC76D5">
          <w:t xml:space="preserve">member </w:t>
        </w:r>
      </w:ins>
      <w:r w:rsidR="00356A46" w:rsidRPr="00EC76D5">
        <w:t>map</w:t>
      </w:r>
      <w:ins w:id="4298" w:author="Stefan Bjornander" w:date="2015-04-25T14:33:00Z">
        <w:r w:rsidR="00E0604A" w:rsidRPr="00EC76D5">
          <w:t xml:space="preserve"> is n</w:t>
        </w:r>
      </w:ins>
      <w:r w:rsidR="00356A46" w:rsidRPr="00EC76D5">
        <w:t>ot</w:t>
      </w:r>
      <w:ins w:id="4299" w:author="Stefan Bjornander" w:date="2015-04-25T14:33:00Z">
        <w:r w:rsidR="00E0604A" w:rsidRPr="00EC76D5">
          <w:t xml:space="preserve"> defined, and </w:t>
        </w:r>
        <w:r w:rsidR="0020338C" w:rsidRPr="00EC76D5">
          <w:t>the struct or union is consider incomplete.</w:t>
        </w:r>
      </w:ins>
      <w:ins w:id="4300" w:author="Stefan Bjornander" w:date="2015-04-25T14:34:00Z">
        <w:r w:rsidR="00E0604A" w:rsidRPr="00EC76D5">
          <w:t xml:space="preserve"> Variables can only have complete types, and the pointer type, array type or function return type must be </w:t>
        </w:r>
      </w:ins>
      <w:r w:rsidR="00916B46" w:rsidRPr="00EC76D5">
        <w:t xml:space="preserve">also </w:t>
      </w:r>
      <w:ins w:id="4301" w:author="Stefan Bjornander" w:date="2015-04-25T14:34:00Z">
        <w:r w:rsidR="00E0604A" w:rsidRPr="00EC76D5">
          <w:t>complete.</w:t>
        </w:r>
      </w:ins>
    </w:p>
    <w:p w14:paraId="4E45F58D" w14:textId="77777777" w:rsidR="00FE6BB6" w:rsidRPr="00EC76D5" w:rsidRDefault="00FE6BB6">
      <w:pPr>
        <w:pStyle w:val="CodeHeader"/>
        <w:rPr>
          <w:ins w:id="4302" w:author="Stefan Bjornander" w:date="2015-04-25T11:14:00Z"/>
        </w:rPr>
        <w:pPrChange w:id="4303" w:author="Stefan Bjornander" w:date="2015-04-25T11:16:00Z">
          <w:pPr>
            <w:pStyle w:val="Code"/>
          </w:pPr>
        </w:pPrChange>
      </w:pPr>
      <w:ins w:id="4304" w:author="Stefan Bjornander" w:date="2015-04-25T11:16:00Z">
        <w:r w:rsidRPr="00EC76D5">
          <w:t>Type.java</w:t>
        </w:r>
      </w:ins>
    </w:p>
    <w:p w14:paraId="65867266" w14:textId="77777777" w:rsidR="00F31C92" w:rsidRPr="00EC76D5" w:rsidRDefault="00F31C92" w:rsidP="00F31C92">
      <w:pPr>
        <w:pStyle w:val="Code"/>
      </w:pPr>
      <w:r w:rsidRPr="00EC76D5">
        <w:t xml:space="preserve">  public boolean isComplete() {</w:t>
      </w:r>
    </w:p>
    <w:p w14:paraId="71DF9C8D" w14:textId="77777777" w:rsidR="00F31C92" w:rsidRPr="00EC76D5" w:rsidRDefault="00F31C92" w:rsidP="00F31C92">
      <w:pPr>
        <w:pStyle w:val="Code"/>
      </w:pPr>
      <w:r w:rsidRPr="00EC76D5">
        <w:t xml:space="preserve">    switch (m_sort) {</w:t>
      </w:r>
    </w:p>
    <w:p w14:paraId="2A85C3D6" w14:textId="77777777" w:rsidR="00F31C92" w:rsidRPr="00EC76D5" w:rsidRDefault="00F31C92" w:rsidP="00F31C92">
      <w:pPr>
        <w:pStyle w:val="Code"/>
      </w:pPr>
      <w:r w:rsidRPr="00EC76D5">
        <w:t xml:space="preserve">      case Array:</w:t>
      </w:r>
    </w:p>
    <w:p w14:paraId="68B6B0E5" w14:textId="77777777" w:rsidR="00F31C92" w:rsidRPr="00EC76D5" w:rsidRDefault="00F31C92" w:rsidP="00F31C92">
      <w:pPr>
        <w:pStyle w:val="Code"/>
      </w:pPr>
      <w:r w:rsidRPr="00EC76D5">
        <w:t xml:space="preserve">        return (m_arraySize &gt; 0);</w:t>
      </w:r>
    </w:p>
    <w:p w14:paraId="43AD3E52" w14:textId="77777777" w:rsidR="00F31C92" w:rsidRPr="00EC76D5" w:rsidRDefault="00F31C92" w:rsidP="00F31C92">
      <w:pPr>
        <w:pStyle w:val="Code"/>
      </w:pPr>
    </w:p>
    <w:p w14:paraId="683CB6AA" w14:textId="77777777" w:rsidR="00F31C92" w:rsidRPr="00EC76D5" w:rsidRDefault="00F31C92" w:rsidP="00F31C92">
      <w:pPr>
        <w:pStyle w:val="Code"/>
      </w:pPr>
      <w:r w:rsidRPr="00EC76D5">
        <w:t xml:space="preserve">      case Struct:</w:t>
      </w:r>
    </w:p>
    <w:p w14:paraId="7C3880A7" w14:textId="77777777" w:rsidR="00F31C92" w:rsidRPr="00EC76D5" w:rsidRDefault="00F31C92" w:rsidP="00F31C92">
      <w:pPr>
        <w:pStyle w:val="Code"/>
      </w:pPr>
      <w:r w:rsidRPr="00EC76D5">
        <w:t xml:space="preserve">      case Union:</w:t>
      </w:r>
    </w:p>
    <w:p w14:paraId="1EAC9243" w14:textId="77777777" w:rsidR="00F31C92" w:rsidRPr="00EC76D5" w:rsidRDefault="00F31C92" w:rsidP="00F31C92">
      <w:pPr>
        <w:pStyle w:val="Code"/>
      </w:pPr>
      <w:r w:rsidRPr="00EC76D5">
        <w:t xml:space="preserve">        return (m_memberMap != null);</w:t>
      </w:r>
    </w:p>
    <w:p w14:paraId="5D73D719" w14:textId="77777777" w:rsidR="00F31C92" w:rsidRPr="00EC76D5" w:rsidRDefault="00F31C92" w:rsidP="00F31C92">
      <w:pPr>
        <w:pStyle w:val="Code"/>
      </w:pPr>
    </w:p>
    <w:p w14:paraId="400FD437" w14:textId="77777777" w:rsidR="00F31C92" w:rsidRPr="00EC76D5" w:rsidRDefault="00F31C92" w:rsidP="00F31C92">
      <w:pPr>
        <w:pStyle w:val="Code"/>
      </w:pPr>
      <w:r w:rsidRPr="00EC76D5">
        <w:t xml:space="preserve">      default:</w:t>
      </w:r>
    </w:p>
    <w:p w14:paraId="3A4D1EAB" w14:textId="77777777" w:rsidR="00F31C92" w:rsidRPr="00EC76D5" w:rsidRDefault="00F31C92" w:rsidP="00F31C92">
      <w:pPr>
        <w:pStyle w:val="Code"/>
      </w:pPr>
      <w:r w:rsidRPr="00EC76D5">
        <w:t xml:space="preserve">        return true;</w:t>
      </w:r>
    </w:p>
    <w:p w14:paraId="3B9E540C" w14:textId="77777777" w:rsidR="00F31C92" w:rsidRPr="00EC76D5" w:rsidRDefault="00F31C92" w:rsidP="00F31C92">
      <w:pPr>
        <w:pStyle w:val="Code"/>
      </w:pPr>
      <w:r w:rsidRPr="00EC76D5">
        <w:t xml:space="preserve">    }</w:t>
      </w:r>
    </w:p>
    <w:p w14:paraId="3123CC1F" w14:textId="440B269A" w:rsidR="00841638" w:rsidRPr="00EC76D5" w:rsidRDefault="00F31C92" w:rsidP="00F31C92">
      <w:pPr>
        <w:pStyle w:val="Code"/>
        <w:rPr>
          <w:ins w:id="4305" w:author="Stefan Bjornander" w:date="2015-04-25T11:14:00Z"/>
        </w:rPr>
      </w:pPr>
      <w:r w:rsidRPr="00EC76D5">
        <w:t xml:space="preserve">  }</w:t>
      </w:r>
    </w:p>
    <w:p w14:paraId="76538DD1" w14:textId="79F2A109" w:rsidR="00D11AF4" w:rsidRPr="00EC76D5" w:rsidRDefault="00D11AF4" w:rsidP="00D11AF4">
      <w:pPr>
        <w:pStyle w:val="Rubrik3"/>
        <w:numPr>
          <w:ilvl w:val="2"/>
          <w:numId w:val="117"/>
        </w:numPr>
        <w:rPr>
          <w:ins w:id="4306" w:author="Stefan Bjornander" w:date="2015-04-25T10:27:00Z"/>
        </w:rPr>
      </w:pPr>
      <w:bookmarkStart w:id="4307" w:name="_Toc481936356"/>
      <w:r w:rsidRPr="00EC76D5">
        <w:t>Constant and Volatile Types</w:t>
      </w:r>
      <w:bookmarkEnd w:id="4307"/>
    </w:p>
    <w:p w14:paraId="7E748C79" w14:textId="431A86FF" w:rsidR="00D11AF4" w:rsidRPr="00EC76D5" w:rsidRDefault="00D11AF4">
      <w:pPr>
        <w:rPr>
          <w:ins w:id="4308" w:author="Stefan Bjornander" w:date="2015-04-25T10:30:00Z"/>
        </w:rPr>
        <w:pPrChange w:id="4309" w:author="Stefan Bjornander" w:date="2015-04-25T10:27:00Z">
          <w:pPr>
            <w:pStyle w:val="Rubrik3"/>
          </w:pPr>
        </w:pPrChange>
      </w:pPr>
      <w:ins w:id="4310" w:author="Stefan Bjornander" w:date="2015-04-25T10:28:00Z">
        <w:r w:rsidRPr="00EC76D5">
          <w:t xml:space="preserve">Simply put, a type is constant if its field </w:t>
        </w:r>
        <w:r w:rsidRPr="00EC76D5">
          <w:rPr>
            <w:rStyle w:val="CodeInText"/>
            <w:color w:val="auto"/>
            <w:rPrChange w:id="4311" w:author="Stefan Bjornander" w:date="2015-04-25T10:28:00Z">
              <w:rPr/>
            </w:rPrChange>
          </w:rPr>
          <w:t>m_constant</w:t>
        </w:r>
        <w:r w:rsidRPr="00EC76D5">
          <w:t xml:space="preserve"> is true. However, </w:t>
        </w:r>
      </w:ins>
      <w:r w:rsidRPr="00EC76D5">
        <w:t>a</w:t>
      </w:r>
      <w:ins w:id="4312" w:author="Stefan Bjornander" w:date="2015-04-25T10:28:00Z">
        <w:r w:rsidRPr="00EC76D5">
          <w:t xml:space="preserve"> struct or union is </w:t>
        </w:r>
      </w:ins>
      <w:ins w:id="4313" w:author="Stefan Bjornander" w:date="2015-04-25T10:29:00Z">
        <w:r w:rsidRPr="00EC76D5">
          <w:t>regarded</w:t>
        </w:r>
      </w:ins>
      <w:ins w:id="4314" w:author="Stefan Bjornander" w:date="2015-04-25T10:28:00Z">
        <w:r w:rsidRPr="00EC76D5">
          <w:t xml:space="preserve"> as </w:t>
        </w:r>
      </w:ins>
      <w:ins w:id="4315" w:author="Stefan Bjornander" w:date="2015-04-25T10:29:00Z">
        <w:r w:rsidRPr="00EC76D5">
          <w:t>constant</w:t>
        </w:r>
      </w:ins>
      <w:ins w:id="4316" w:author="Stefan Bjornander" w:date="2015-04-25T10:28:00Z">
        <w:r w:rsidRPr="00EC76D5">
          <w:t xml:space="preserve"> if </w:t>
        </w:r>
      </w:ins>
      <w:ins w:id="4317" w:author="Stefan Bjornander" w:date="2015-04-25T10:29:00Z">
        <w:r w:rsidRPr="00EC76D5">
          <w:t>it is constant</w:t>
        </w:r>
      </w:ins>
      <w:r w:rsidRPr="00EC76D5">
        <w:t xml:space="preserve"> </w:t>
      </w:r>
      <w:r w:rsidR="00310577" w:rsidRPr="00EC76D5">
        <w:t>(</w:t>
      </w:r>
      <w:ins w:id="4318" w:author="Stefan Bjornander" w:date="2015-04-25T10:29:00Z">
        <w:r w:rsidRPr="00EC76D5">
          <w:rPr>
            <w:rStyle w:val="CodeInText"/>
            <w:color w:val="auto"/>
            <w:rPrChange w:id="4319" w:author="Stefan Bjornander" w:date="2015-04-25T10:30:00Z">
              <w:rPr/>
            </w:rPrChange>
          </w:rPr>
          <w:t>m_constant</w:t>
        </w:r>
        <w:r w:rsidRPr="00EC76D5">
          <w:t xml:space="preserve"> is true) or is any of its members if (</w:t>
        </w:r>
      </w:ins>
      <w:ins w:id="4320" w:author="Stefan Bjornander" w:date="2015-04-25T10:30:00Z">
        <w:r w:rsidRPr="00EC76D5">
          <w:t>recursively</w:t>
        </w:r>
      </w:ins>
      <w:ins w:id="4321" w:author="Stefan Bjornander" w:date="2015-04-25T10:29:00Z">
        <w:r w:rsidRPr="00EC76D5">
          <w:t>)</w:t>
        </w:r>
      </w:ins>
      <w:ins w:id="4322" w:author="Stefan Bjornander" w:date="2015-04-25T10:30:00Z">
        <w:r w:rsidRPr="00EC76D5">
          <w:t xml:space="preserve"> constant.</w:t>
        </w:r>
      </w:ins>
    </w:p>
    <w:p w14:paraId="583E0068" w14:textId="003EAC1E" w:rsidR="00D11AF4" w:rsidRPr="00EC76D5" w:rsidRDefault="00D11AF4">
      <w:pPr>
        <w:pPrChange w:id="4323" w:author="Stefan Bjornander" w:date="2015-04-25T10:27:00Z">
          <w:pPr>
            <w:pStyle w:val="Rubrik3"/>
          </w:pPr>
        </w:pPrChange>
      </w:pPr>
      <w:ins w:id="4324" w:author="Stefan Bjornander" w:date="2015-04-25T10:30:00Z">
        <w:r w:rsidRPr="00EC76D5">
          <w:t xml:space="preserve">The idea of the volatile </w:t>
        </w:r>
      </w:ins>
      <w:ins w:id="4325" w:author="Stefan Bjornander" w:date="2015-04-25T10:31:00Z">
        <w:r w:rsidRPr="00EC76D5">
          <w:t xml:space="preserve">qualifier is to </w:t>
        </w:r>
      </w:ins>
      <w:ins w:id="4326" w:author="Stefan Bjornander" w:date="2015-04-25T10:30:00Z">
        <w:r w:rsidRPr="00EC76D5">
          <w:t xml:space="preserve">prevent optimization, and since this book </w:t>
        </w:r>
      </w:ins>
      <w:ins w:id="4327" w:author="Stefan Bjornander" w:date="2015-04-25T10:31:00Z">
        <w:r w:rsidRPr="00EC76D5">
          <w:t xml:space="preserve">is focused on optimization techniques we have no real use for the volatile </w:t>
        </w:r>
      </w:ins>
      <w:r w:rsidRPr="00EC76D5">
        <w:t>qualifier</w:t>
      </w:r>
      <w:ins w:id="4328" w:author="Stefan Bjornander" w:date="2015-04-25T10:31:00Z">
        <w:r w:rsidRPr="00EC76D5">
          <w:t xml:space="preserve">. However, for the sake of </w:t>
        </w:r>
      </w:ins>
      <w:r w:rsidR="00AF218C" w:rsidRPr="00EC76D5">
        <w:t>compl</w:t>
      </w:r>
      <w:r w:rsidR="005B0924" w:rsidRPr="00EC76D5">
        <w:t>ete</w:t>
      </w:r>
      <w:r w:rsidR="00AF218C" w:rsidRPr="00EC76D5">
        <w:t>ness</w:t>
      </w:r>
      <w:ins w:id="4329" w:author="Stefan Bjornander" w:date="2015-04-25T10:31:00Z">
        <w:r w:rsidRPr="00EC76D5">
          <w:t xml:space="preserve"> we include the </w:t>
        </w:r>
        <w:r w:rsidRPr="00EC76D5">
          <w:rPr>
            <w:rStyle w:val="CodeInText"/>
            <w:color w:val="auto"/>
            <w:rPrChange w:id="4330" w:author="Stefan Bjornander" w:date="2015-04-25T10:32:00Z">
              <w:rPr/>
            </w:rPrChange>
          </w:rPr>
          <w:t>m_volatile</w:t>
        </w:r>
        <w:r w:rsidRPr="00EC76D5">
          <w:t xml:space="preserve"> field in the </w:t>
        </w:r>
        <w:r w:rsidRPr="00EC76D5">
          <w:rPr>
            <w:rStyle w:val="CodeInText"/>
            <w:color w:val="auto"/>
            <w:rPrChange w:id="4331" w:author="Stefan Bjornander" w:date="2015-04-25T10:32:00Z">
              <w:rPr/>
            </w:rPrChange>
          </w:rPr>
          <w:t>Type</w:t>
        </w:r>
        <w:r w:rsidRPr="00EC76D5">
          <w:t xml:space="preserve"> class.</w:t>
        </w:r>
      </w:ins>
    </w:p>
    <w:p w14:paraId="5DA278C3" w14:textId="42644C3B" w:rsidR="00D11AF4" w:rsidRPr="00EC76D5" w:rsidRDefault="00AF218C" w:rsidP="00D11AF4">
      <w:pPr>
        <w:pStyle w:val="CodeHeader"/>
      </w:pPr>
      <w:r w:rsidRPr="00EC76D5">
        <w:t>Type.java</w:t>
      </w:r>
    </w:p>
    <w:p w14:paraId="03AE30DB" w14:textId="77777777" w:rsidR="00AF218C" w:rsidRPr="00EC76D5" w:rsidRDefault="00AF218C" w:rsidP="00AF218C">
      <w:pPr>
        <w:pStyle w:val="Code"/>
      </w:pPr>
      <w:r w:rsidRPr="00EC76D5">
        <w:t xml:space="preserve">  private boolean m_constant;</w:t>
      </w:r>
    </w:p>
    <w:p w14:paraId="4C94F628" w14:textId="77777777" w:rsidR="00AF218C" w:rsidRPr="00EC76D5" w:rsidRDefault="00AF218C" w:rsidP="00AF218C">
      <w:pPr>
        <w:pStyle w:val="Code"/>
      </w:pPr>
      <w:r w:rsidRPr="00EC76D5">
        <w:t xml:space="preserve">  private boolean m_volatile;</w:t>
      </w:r>
    </w:p>
    <w:p w14:paraId="09B44A01" w14:textId="77777777" w:rsidR="00AF218C" w:rsidRPr="00EC76D5" w:rsidRDefault="00AF218C" w:rsidP="00AF218C">
      <w:pPr>
        <w:pStyle w:val="Code"/>
      </w:pPr>
    </w:p>
    <w:p w14:paraId="6487CA4C" w14:textId="77777777" w:rsidR="00AF218C" w:rsidRPr="00EC76D5" w:rsidRDefault="00AF218C" w:rsidP="00AF218C">
      <w:pPr>
        <w:pStyle w:val="Code"/>
      </w:pPr>
      <w:r w:rsidRPr="00EC76D5">
        <w:t xml:space="preserve">  public boolean isConstant() {</w:t>
      </w:r>
    </w:p>
    <w:p w14:paraId="4868BFD1" w14:textId="77777777" w:rsidR="00AF218C" w:rsidRPr="00EC76D5" w:rsidRDefault="00AF218C" w:rsidP="00AF218C">
      <w:pPr>
        <w:pStyle w:val="Code"/>
      </w:pPr>
      <w:r w:rsidRPr="00EC76D5">
        <w:t xml:space="preserve">    if (m_constant) {</w:t>
      </w:r>
    </w:p>
    <w:p w14:paraId="75939894" w14:textId="77777777" w:rsidR="00AF218C" w:rsidRPr="00EC76D5" w:rsidRDefault="00AF218C" w:rsidP="00AF218C">
      <w:pPr>
        <w:pStyle w:val="Code"/>
      </w:pPr>
      <w:r w:rsidRPr="00EC76D5">
        <w:t xml:space="preserve">      return true;</w:t>
      </w:r>
    </w:p>
    <w:p w14:paraId="3A5155EF" w14:textId="77777777" w:rsidR="00AF218C" w:rsidRPr="00EC76D5" w:rsidRDefault="00AF218C" w:rsidP="00AF218C">
      <w:pPr>
        <w:pStyle w:val="Code"/>
      </w:pPr>
      <w:r w:rsidRPr="00EC76D5">
        <w:t xml:space="preserve">    }  </w:t>
      </w:r>
    </w:p>
    <w:p w14:paraId="5D5A8884" w14:textId="77777777" w:rsidR="00AF218C" w:rsidRPr="00EC76D5" w:rsidRDefault="00AF218C" w:rsidP="00AF218C">
      <w:pPr>
        <w:pStyle w:val="Code"/>
      </w:pPr>
      <w:r w:rsidRPr="00EC76D5">
        <w:t xml:space="preserve">    else if (isStructOrUnion() &amp;&amp; (m_memberMap != null)) {</w:t>
      </w:r>
    </w:p>
    <w:p w14:paraId="75340FDC" w14:textId="77777777" w:rsidR="00AF218C" w:rsidRPr="00EC76D5" w:rsidRDefault="00AF218C" w:rsidP="00AF218C">
      <w:pPr>
        <w:pStyle w:val="Code"/>
      </w:pPr>
      <w:r w:rsidRPr="00EC76D5">
        <w:t xml:space="preserve">      for (Symbol symbol: m_memberMap.values()) {</w:t>
      </w:r>
    </w:p>
    <w:p w14:paraId="695157F1" w14:textId="77777777" w:rsidR="00AF218C" w:rsidRPr="00EC76D5" w:rsidRDefault="00AF218C" w:rsidP="00AF218C">
      <w:pPr>
        <w:pStyle w:val="Code"/>
      </w:pPr>
      <w:r w:rsidRPr="00EC76D5">
        <w:t xml:space="preserve">        if (symbol.getType().isConstant()) {</w:t>
      </w:r>
    </w:p>
    <w:p w14:paraId="70A79D7A" w14:textId="77777777" w:rsidR="00AF218C" w:rsidRPr="00EC76D5" w:rsidRDefault="00AF218C" w:rsidP="00AF218C">
      <w:pPr>
        <w:pStyle w:val="Code"/>
      </w:pPr>
      <w:r w:rsidRPr="00EC76D5">
        <w:t xml:space="preserve">          return true;</w:t>
      </w:r>
    </w:p>
    <w:p w14:paraId="695144DC" w14:textId="77777777" w:rsidR="00AF218C" w:rsidRPr="00EC76D5" w:rsidRDefault="00AF218C" w:rsidP="00AF218C">
      <w:pPr>
        <w:pStyle w:val="Code"/>
      </w:pPr>
      <w:r w:rsidRPr="00EC76D5">
        <w:t xml:space="preserve">        }</w:t>
      </w:r>
    </w:p>
    <w:p w14:paraId="6DCB895B" w14:textId="77777777" w:rsidR="00AF218C" w:rsidRPr="00EC76D5" w:rsidRDefault="00AF218C" w:rsidP="00AF218C">
      <w:pPr>
        <w:pStyle w:val="Code"/>
      </w:pPr>
      <w:r w:rsidRPr="00EC76D5">
        <w:t xml:space="preserve">      }</w:t>
      </w:r>
    </w:p>
    <w:p w14:paraId="3461554E" w14:textId="77777777" w:rsidR="00AF218C" w:rsidRPr="00EC76D5" w:rsidRDefault="00AF218C" w:rsidP="00AF218C">
      <w:pPr>
        <w:pStyle w:val="Code"/>
      </w:pPr>
      <w:r w:rsidRPr="00EC76D5">
        <w:t xml:space="preserve">    }</w:t>
      </w:r>
    </w:p>
    <w:p w14:paraId="151264E2" w14:textId="77777777" w:rsidR="00AF218C" w:rsidRPr="00EC76D5" w:rsidRDefault="00AF218C" w:rsidP="00AF218C">
      <w:pPr>
        <w:pStyle w:val="Code"/>
      </w:pPr>
      <w:r w:rsidRPr="00EC76D5">
        <w:t xml:space="preserve">    </w:t>
      </w:r>
    </w:p>
    <w:p w14:paraId="7DB4F9E1" w14:textId="77777777" w:rsidR="00AF218C" w:rsidRPr="00EC76D5" w:rsidRDefault="00AF218C" w:rsidP="00AF218C">
      <w:pPr>
        <w:pStyle w:val="Code"/>
      </w:pPr>
      <w:r w:rsidRPr="00EC76D5">
        <w:t xml:space="preserve">    return false;</w:t>
      </w:r>
    </w:p>
    <w:p w14:paraId="22E32D64" w14:textId="77777777" w:rsidR="00AF218C" w:rsidRPr="00EC76D5" w:rsidRDefault="00AF218C" w:rsidP="00AF218C">
      <w:pPr>
        <w:pStyle w:val="Code"/>
      </w:pPr>
      <w:r w:rsidRPr="00EC76D5">
        <w:lastRenderedPageBreak/>
        <w:t xml:space="preserve">  }</w:t>
      </w:r>
    </w:p>
    <w:p w14:paraId="00512A87" w14:textId="77777777" w:rsidR="00AF218C" w:rsidRPr="00EC76D5" w:rsidRDefault="00AF218C" w:rsidP="00AF218C">
      <w:pPr>
        <w:pStyle w:val="Code"/>
      </w:pPr>
      <w:r w:rsidRPr="00EC76D5">
        <w:t xml:space="preserve">  </w:t>
      </w:r>
    </w:p>
    <w:p w14:paraId="44D91E50" w14:textId="77777777" w:rsidR="00AF218C" w:rsidRPr="00EC76D5" w:rsidRDefault="00AF218C" w:rsidP="00AF218C">
      <w:pPr>
        <w:pStyle w:val="Code"/>
      </w:pPr>
      <w:r w:rsidRPr="00EC76D5">
        <w:t xml:space="preserve">  public void setConstant(boolean constant) {</w:t>
      </w:r>
    </w:p>
    <w:p w14:paraId="586CAF6A" w14:textId="77777777" w:rsidR="00AF218C" w:rsidRPr="00EC76D5" w:rsidRDefault="00AF218C" w:rsidP="00AF218C">
      <w:pPr>
        <w:pStyle w:val="Code"/>
      </w:pPr>
      <w:r w:rsidRPr="00EC76D5">
        <w:t xml:space="preserve">    m_constant = constant;</w:t>
      </w:r>
    </w:p>
    <w:p w14:paraId="5C926141" w14:textId="77777777" w:rsidR="00AF218C" w:rsidRPr="00EC76D5" w:rsidRDefault="00AF218C" w:rsidP="00AF218C">
      <w:pPr>
        <w:pStyle w:val="Code"/>
      </w:pPr>
      <w:r w:rsidRPr="00EC76D5">
        <w:t xml:space="preserve">  }</w:t>
      </w:r>
    </w:p>
    <w:p w14:paraId="76A9DC18" w14:textId="77777777" w:rsidR="00AF218C" w:rsidRPr="00EC76D5" w:rsidRDefault="00AF218C" w:rsidP="00AF218C">
      <w:pPr>
        <w:pStyle w:val="Code"/>
      </w:pPr>
    </w:p>
    <w:p w14:paraId="6D6D6A9E" w14:textId="77777777" w:rsidR="00AF218C" w:rsidRPr="00EC76D5" w:rsidRDefault="00AF218C" w:rsidP="00AF218C">
      <w:pPr>
        <w:pStyle w:val="Code"/>
      </w:pPr>
      <w:r w:rsidRPr="00EC76D5">
        <w:t xml:space="preserve">  public boolean isVolatile() {</w:t>
      </w:r>
    </w:p>
    <w:p w14:paraId="19A030CD" w14:textId="77777777" w:rsidR="00AF218C" w:rsidRPr="00EC76D5" w:rsidRDefault="00AF218C" w:rsidP="00AF218C">
      <w:pPr>
        <w:pStyle w:val="Code"/>
      </w:pPr>
      <w:r w:rsidRPr="00EC76D5">
        <w:t xml:space="preserve">    return m_volatile;</w:t>
      </w:r>
    </w:p>
    <w:p w14:paraId="317CF6A0" w14:textId="77777777" w:rsidR="00AF218C" w:rsidRPr="00EC76D5" w:rsidRDefault="00AF218C" w:rsidP="00AF218C">
      <w:pPr>
        <w:pStyle w:val="Code"/>
      </w:pPr>
      <w:r w:rsidRPr="00EC76D5">
        <w:t xml:space="preserve">  }</w:t>
      </w:r>
    </w:p>
    <w:p w14:paraId="220E1CE9" w14:textId="77777777" w:rsidR="00AF218C" w:rsidRPr="00EC76D5" w:rsidRDefault="00AF218C" w:rsidP="00AF218C">
      <w:pPr>
        <w:pStyle w:val="Code"/>
      </w:pPr>
    </w:p>
    <w:p w14:paraId="1277E6BF" w14:textId="77777777" w:rsidR="00AF218C" w:rsidRPr="00EC76D5" w:rsidRDefault="00AF218C" w:rsidP="00AF218C">
      <w:pPr>
        <w:pStyle w:val="Code"/>
      </w:pPr>
      <w:r w:rsidRPr="00EC76D5">
        <w:t xml:space="preserve">  public void setVolatile(boolean isVolatile) {</w:t>
      </w:r>
    </w:p>
    <w:p w14:paraId="1CDBE789" w14:textId="77777777" w:rsidR="00AF218C" w:rsidRPr="00EC76D5" w:rsidRDefault="00AF218C" w:rsidP="00AF218C">
      <w:pPr>
        <w:pStyle w:val="Code"/>
      </w:pPr>
      <w:r w:rsidRPr="00EC76D5">
        <w:t xml:space="preserve">    m_volatile = isVolatile;</w:t>
      </w:r>
    </w:p>
    <w:p w14:paraId="1CCD543E" w14:textId="3B4E2473" w:rsidR="00AF218C" w:rsidRPr="00EC76D5" w:rsidRDefault="00AF218C" w:rsidP="00AF218C">
      <w:pPr>
        <w:pStyle w:val="Code"/>
      </w:pPr>
      <w:r w:rsidRPr="00EC76D5">
        <w:t xml:space="preserve">  }</w:t>
      </w:r>
    </w:p>
    <w:p w14:paraId="455A8F69" w14:textId="774A23E1" w:rsidR="00841638" w:rsidRPr="00EC76D5" w:rsidRDefault="004606E4" w:rsidP="00D11AF4">
      <w:pPr>
        <w:pStyle w:val="Rubrik3"/>
        <w:rPr>
          <w:ins w:id="4332" w:author="Stefan Bjornander" w:date="2015-04-25T14:35:00Z"/>
        </w:rPr>
      </w:pPr>
      <w:bookmarkStart w:id="4333" w:name="_Toc481936357"/>
      <w:ins w:id="4334" w:author="Stefan Bjornander" w:date="2015-04-25T11:16:00Z">
        <w:r w:rsidRPr="00EC76D5">
          <w:t>Equality</w:t>
        </w:r>
      </w:ins>
      <w:bookmarkEnd w:id="4333"/>
    </w:p>
    <w:p w14:paraId="3E3C9A4B" w14:textId="7D4A0212" w:rsidR="00A916C7" w:rsidRPr="00EC76D5" w:rsidRDefault="00A916C7">
      <w:pPr>
        <w:rPr>
          <w:ins w:id="4335" w:author="Stefan Bjornander" w:date="2015-04-25T11:16:00Z"/>
        </w:rPr>
        <w:pPrChange w:id="4336" w:author="Stefan Bjornander" w:date="2015-04-25T14:35:00Z">
          <w:pPr>
            <w:pStyle w:val="Code"/>
          </w:pPr>
        </w:pPrChange>
      </w:pPr>
      <w:ins w:id="4337" w:author="Stefan Bjornander" w:date="2015-04-25T14:35:00Z">
        <w:r w:rsidRPr="00EC76D5">
          <w:t>Two pointer</w:t>
        </w:r>
      </w:ins>
      <w:r w:rsidR="00416ED2" w:rsidRPr="00EC76D5">
        <w:t>s</w:t>
      </w:r>
      <w:ins w:id="4338" w:author="Stefan Bjornander" w:date="2015-04-25T14:35:00Z">
        <w:r w:rsidRPr="00EC76D5">
          <w:t xml:space="preserve"> are </w:t>
        </w:r>
      </w:ins>
      <w:r w:rsidR="00C91C59" w:rsidRPr="00EC76D5">
        <w:t>consider</w:t>
      </w:r>
      <w:r w:rsidR="00B0500C" w:rsidRPr="00EC76D5">
        <w:t>ed</w:t>
      </w:r>
      <w:r w:rsidR="00C91C59" w:rsidRPr="00EC76D5">
        <w:t xml:space="preserve"> to be </w:t>
      </w:r>
      <w:ins w:id="4339" w:author="Stefan Bjornander" w:date="2015-04-25T14:35:00Z">
        <w:r w:rsidRPr="00EC76D5">
          <w:t>equal if the type</w:t>
        </w:r>
      </w:ins>
      <w:r w:rsidR="00A3631A" w:rsidRPr="00EC76D5">
        <w:t>s</w:t>
      </w:r>
      <w:ins w:id="4340" w:author="Stefan Bjornander" w:date="2015-04-25T14:35:00Z">
        <w:r w:rsidRPr="00EC76D5">
          <w:t xml:space="preserve"> they point at are equal</w:t>
        </w:r>
      </w:ins>
      <w:ins w:id="4341" w:author="Stefan Bjornander" w:date="2015-04-25T14:56:00Z">
        <w:r w:rsidR="00B95D8D" w:rsidRPr="00EC76D5">
          <w:t xml:space="preserve">, two arrays are </w:t>
        </w:r>
      </w:ins>
      <w:r w:rsidR="00A3631A" w:rsidRPr="00EC76D5">
        <w:t xml:space="preserve">equal </w:t>
      </w:r>
      <w:ins w:id="4342" w:author="Stefan Bjornander" w:date="2015-04-25T17:26:00Z">
        <w:r w:rsidR="005F554E" w:rsidRPr="00EC76D5">
          <w:t>if</w:t>
        </w:r>
      </w:ins>
      <w:r w:rsidR="004D46B3" w:rsidRPr="00EC76D5">
        <w:t xml:space="preserve"> (1) </w:t>
      </w:r>
      <w:ins w:id="4343" w:author="Stefan Bjornander" w:date="2015-04-25T17:26:00Z">
        <w:r w:rsidR="005F554E" w:rsidRPr="00EC76D5">
          <w:t xml:space="preserve">their types are equal and </w:t>
        </w:r>
      </w:ins>
      <w:r w:rsidR="00FA23FF" w:rsidRPr="00EC76D5">
        <w:t xml:space="preserve">(2) </w:t>
      </w:r>
      <w:ins w:id="4344" w:author="Stefan Bjornander" w:date="2015-04-25T17:26:00Z">
        <w:r w:rsidR="005F554E" w:rsidRPr="00EC76D5">
          <w:t>they have the same size o</w:t>
        </w:r>
      </w:ins>
      <w:r w:rsidR="00C91C59" w:rsidRPr="00EC76D5">
        <w:t>r</w:t>
      </w:r>
      <w:ins w:id="4345" w:author="Stefan Bjornander" w:date="2015-04-25T17:26:00Z">
        <w:r w:rsidR="005F554E" w:rsidRPr="00EC76D5">
          <w:t xml:space="preserve"> </w:t>
        </w:r>
      </w:ins>
      <w:r w:rsidR="00A95671" w:rsidRPr="00EC76D5">
        <w:t>both are incomplete (their sizes are zero)</w:t>
      </w:r>
      <w:ins w:id="4346" w:author="Stefan Bjornander" w:date="2015-04-25T17:26:00Z">
        <w:r w:rsidR="005F554E" w:rsidRPr="00EC76D5">
          <w:t>.</w:t>
        </w:r>
      </w:ins>
      <w:ins w:id="4347" w:author="Stefan Bjornander" w:date="2015-04-25T14:56:00Z">
        <w:r w:rsidR="005E7A0F" w:rsidRPr="00EC76D5">
          <w:t xml:space="preserve"> </w:t>
        </w:r>
      </w:ins>
      <w:ins w:id="4348" w:author="Stefan Bjornander" w:date="2015-04-25T14:58:00Z">
        <w:r w:rsidR="005E7A0F" w:rsidRPr="00EC76D5">
          <w:t>Two struct</w:t>
        </w:r>
      </w:ins>
      <w:ins w:id="4349" w:author="Stefan Bjornander" w:date="2015-04-25T16:07:00Z">
        <w:r w:rsidR="004F1DF0" w:rsidRPr="00EC76D5">
          <w:t>s</w:t>
        </w:r>
      </w:ins>
      <w:ins w:id="4350" w:author="Stefan Bjornander" w:date="2015-04-25T14:58:00Z">
        <w:r w:rsidR="005E7A0F" w:rsidRPr="00EC76D5">
          <w:t xml:space="preserve"> or unions are equals if </w:t>
        </w:r>
      </w:ins>
      <w:ins w:id="4351" w:author="Stefan Bjornander" w:date="2015-04-25T16:06:00Z">
        <w:r w:rsidR="00865EBC" w:rsidRPr="00EC76D5">
          <w:t xml:space="preserve">they both are incomplete </w:t>
        </w:r>
      </w:ins>
      <w:r w:rsidR="00E20A4C" w:rsidRPr="00EC76D5">
        <w:t xml:space="preserve">(their member maps are null) </w:t>
      </w:r>
      <w:ins w:id="4352" w:author="Stefan Bjornander" w:date="2015-04-25T16:06:00Z">
        <w:r w:rsidR="00865EBC" w:rsidRPr="00EC76D5">
          <w:t xml:space="preserve">or if </w:t>
        </w:r>
      </w:ins>
      <w:ins w:id="4353" w:author="Stefan Bjornander" w:date="2015-04-25T14:58:00Z">
        <w:r w:rsidR="005E7A0F" w:rsidRPr="00EC76D5">
          <w:t xml:space="preserve">their member </w:t>
        </w:r>
      </w:ins>
      <w:r w:rsidR="00E20A4C" w:rsidRPr="00EC76D5">
        <w:t>maps</w:t>
      </w:r>
      <w:ins w:id="4354" w:author="Stefan Bjornander" w:date="2015-04-25T14:58:00Z">
        <w:r w:rsidR="005E7A0F" w:rsidRPr="00EC76D5">
          <w:t xml:space="preserve"> are equal</w:t>
        </w:r>
      </w:ins>
      <w:ins w:id="4355" w:author="Stefan Bjornander" w:date="2015-04-25T16:07:00Z">
        <w:r w:rsidR="00865EBC" w:rsidRPr="00EC76D5">
          <w:t>. N</w:t>
        </w:r>
      </w:ins>
      <w:ins w:id="4356" w:author="Stefan Bjornander" w:date="2015-04-25T16:05:00Z">
        <w:r w:rsidR="0068321F" w:rsidRPr="00EC76D5">
          <w:t xml:space="preserve">ote that they </w:t>
        </w:r>
      </w:ins>
      <w:r w:rsidR="002B1668" w:rsidRPr="00EC76D5">
        <w:t xml:space="preserve">must not only </w:t>
      </w:r>
      <w:ins w:id="4357" w:author="Stefan Bjornander" w:date="2015-04-25T16:06:00Z">
        <w:r w:rsidR="0068321F" w:rsidRPr="00EC76D5">
          <w:t>have the same members, the</w:t>
        </w:r>
      </w:ins>
      <w:r w:rsidR="00CC412E" w:rsidRPr="00EC76D5">
        <w:t xml:space="preserve"> members</w:t>
      </w:r>
      <w:ins w:id="4358" w:author="Stefan Bjornander" w:date="2015-04-25T16:06:00Z">
        <w:r w:rsidR="0068321F" w:rsidRPr="00EC76D5">
          <w:t xml:space="preserve"> </w:t>
        </w:r>
      </w:ins>
      <w:r w:rsidR="002B1668" w:rsidRPr="00EC76D5">
        <w:t>must</w:t>
      </w:r>
      <w:r w:rsidR="004E429E" w:rsidRPr="00EC76D5">
        <w:t xml:space="preserve"> also</w:t>
      </w:r>
      <w:r w:rsidR="002B1668" w:rsidRPr="00EC76D5">
        <w:t xml:space="preserve"> appear in the </w:t>
      </w:r>
      <w:ins w:id="4359" w:author="Stefan Bjornander" w:date="2015-04-25T16:06:00Z">
        <w:r w:rsidR="0068321F" w:rsidRPr="00EC76D5">
          <w:t>same order.</w:t>
        </w:r>
      </w:ins>
      <w:ins w:id="4360" w:author="Stefan Bjornander" w:date="2015-04-25T16:08:00Z">
        <w:r w:rsidR="004F1DF0" w:rsidRPr="00EC76D5">
          <w:t xml:space="preserve"> Two functions are equal if their return types are equal, they have the same style (old or new) and their name lists or type lists, respectively, are equal.</w:t>
        </w:r>
      </w:ins>
    </w:p>
    <w:p w14:paraId="35F7FF58" w14:textId="7F5E0DDF" w:rsidR="004606E4" w:rsidRPr="00EC76D5" w:rsidRDefault="004606E4">
      <w:pPr>
        <w:pStyle w:val="CodeHeader"/>
        <w:pPrChange w:id="4361" w:author="Stefan Bjornander" w:date="2015-04-25T11:16:00Z">
          <w:pPr>
            <w:pStyle w:val="Code"/>
          </w:pPr>
        </w:pPrChange>
      </w:pPr>
      <w:ins w:id="4362" w:author="Stefan Bjornander" w:date="2015-04-25T11:16:00Z">
        <w:r w:rsidRPr="00EC76D5">
          <w:t>Type.java</w:t>
        </w:r>
      </w:ins>
    </w:p>
    <w:p w14:paraId="5C10A6F4" w14:textId="77777777" w:rsidR="00DA7684" w:rsidRPr="00EC76D5" w:rsidRDefault="00DA7684" w:rsidP="00DA7684">
      <w:pPr>
        <w:pStyle w:val="Code"/>
      </w:pPr>
      <w:r w:rsidRPr="00EC76D5">
        <w:t xml:space="preserve">  public boolean equals(Object object) {</w:t>
      </w:r>
    </w:p>
    <w:p w14:paraId="05E1C8D1" w14:textId="77777777" w:rsidR="00DA7684" w:rsidRPr="00EC76D5" w:rsidRDefault="00DA7684" w:rsidP="00DA7684">
      <w:pPr>
        <w:pStyle w:val="Code"/>
      </w:pPr>
      <w:r w:rsidRPr="00EC76D5">
        <w:t xml:space="preserve">    if (object instanceof Type) {</w:t>
      </w:r>
    </w:p>
    <w:p w14:paraId="41E1BC2A" w14:textId="77777777" w:rsidR="00DA7684" w:rsidRPr="00EC76D5" w:rsidRDefault="00DA7684" w:rsidP="00DA7684">
      <w:pPr>
        <w:pStyle w:val="Code"/>
      </w:pPr>
      <w:r w:rsidRPr="00EC76D5">
        <w:t xml:space="preserve">      Type type = (Type) object;</w:t>
      </w:r>
    </w:p>
    <w:p w14:paraId="0BFC609E" w14:textId="77777777" w:rsidR="00DA7684" w:rsidRPr="00EC76D5" w:rsidRDefault="00DA7684" w:rsidP="00DA7684">
      <w:pPr>
        <w:pStyle w:val="Code"/>
      </w:pPr>
    </w:p>
    <w:p w14:paraId="6C133A34" w14:textId="77777777" w:rsidR="00DA7684" w:rsidRPr="00EC76D5" w:rsidRDefault="00DA7684" w:rsidP="00DA7684">
      <w:pPr>
        <w:pStyle w:val="Code"/>
      </w:pPr>
      <w:r w:rsidRPr="00EC76D5">
        <w:t xml:space="preserve">      if (m_sort == type.m_sort) {</w:t>
      </w:r>
    </w:p>
    <w:p w14:paraId="38ACCE8F" w14:textId="77777777" w:rsidR="00DA7684" w:rsidRPr="00EC76D5" w:rsidRDefault="00DA7684" w:rsidP="00DA7684">
      <w:pPr>
        <w:pStyle w:val="Code"/>
      </w:pPr>
      <w:r w:rsidRPr="00EC76D5">
        <w:t xml:space="preserve">        switch (m_sort) {</w:t>
      </w:r>
    </w:p>
    <w:p w14:paraId="587D0C8E" w14:textId="77777777" w:rsidR="00DA7684" w:rsidRPr="00EC76D5" w:rsidRDefault="00DA7684" w:rsidP="00DA7684">
      <w:pPr>
        <w:pStyle w:val="Code"/>
      </w:pPr>
      <w:r w:rsidRPr="00EC76D5">
        <w:t xml:space="preserve">          case Pointer:</w:t>
      </w:r>
    </w:p>
    <w:p w14:paraId="50577DCD" w14:textId="77777777" w:rsidR="00DA7684" w:rsidRPr="00EC76D5" w:rsidRDefault="00DA7684" w:rsidP="00DA7684">
      <w:pPr>
        <w:pStyle w:val="Code"/>
      </w:pPr>
      <w:r w:rsidRPr="00EC76D5">
        <w:t xml:space="preserve">            return m_pointerType.equals(type.m_pointerType);</w:t>
      </w:r>
    </w:p>
    <w:p w14:paraId="4781EF9F" w14:textId="77777777" w:rsidR="00DA7684" w:rsidRPr="00EC76D5" w:rsidRDefault="00DA7684" w:rsidP="00DA7684">
      <w:pPr>
        <w:pStyle w:val="Code"/>
      </w:pPr>
    </w:p>
    <w:p w14:paraId="5ED291E8" w14:textId="77777777" w:rsidR="00DA7684" w:rsidRPr="00EC76D5" w:rsidRDefault="00DA7684" w:rsidP="00DA7684">
      <w:pPr>
        <w:pStyle w:val="Code"/>
      </w:pPr>
      <w:r w:rsidRPr="00EC76D5">
        <w:t xml:space="preserve">          case Array:</w:t>
      </w:r>
    </w:p>
    <w:p w14:paraId="4F3467BE" w14:textId="77777777" w:rsidR="00DA7684" w:rsidRPr="00EC76D5" w:rsidRDefault="00DA7684" w:rsidP="00DA7684">
      <w:pPr>
        <w:pStyle w:val="Code"/>
      </w:pPr>
      <w:r w:rsidRPr="00EC76D5">
        <w:t xml:space="preserve">            return ((m_arraySize == 0) || (type.m_arraySize == 0) ||</w:t>
      </w:r>
    </w:p>
    <w:p w14:paraId="287CC488" w14:textId="77777777" w:rsidR="00DA7684" w:rsidRPr="00EC76D5" w:rsidRDefault="00DA7684" w:rsidP="00DA7684">
      <w:pPr>
        <w:pStyle w:val="Code"/>
      </w:pPr>
      <w:r w:rsidRPr="00EC76D5">
        <w:t xml:space="preserve">                    (m_arraySize == type.m_arraySize)) &amp;&amp;</w:t>
      </w:r>
    </w:p>
    <w:p w14:paraId="558C6D72" w14:textId="77777777" w:rsidR="00DA7684" w:rsidRPr="00EC76D5" w:rsidRDefault="00DA7684" w:rsidP="00DA7684">
      <w:pPr>
        <w:pStyle w:val="Code"/>
      </w:pPr>
      <w:r w:rsidRPr="00EC76D5">
        <w:t xml:space="preserve">                    m_arrayType.equals(type.m_arrayType);</w:t>
      </w:r>
    </w:p>
    <w:p w14:paraId="074F98AB" w14:textId="77777777" w:rsidR="00DA7684" w:rsidRPr="00EC76D5" w:rsidRDefault="00DA7684" w:rsidP="00DA7684">
      <w:pPr>
        <w:pStyle w:val="Code"/>
      </w:pPr>
    </w:p>
    <w:p w14:paraId="13A07AF7" w14:textId="77777777" w:rsidR="00DA7684" w:rsidRPr="00EC76D5" w:rsidRDefault="00DA7684" w:rsidP="00DA7684">
      <w:pPr>
        <w:pStyle w:val="Code"/>
      </w:pPr>
      <w:r w:rsidRPr="00EC76D5">
        <w:t xml:space="preserve">          case Struct:</w:t>
      </w:r>
    </w:p>
    <w:p w14:paraId="0E9A1AF8" w14:textId="77777777" w:rsidR="00DA7684" w:rsidRPr="00EC76D5" w:rsidRDefault="00DA7684" w:rsidP="00DA7684">
      <w:pPr>
        <w:pStyle w:val="Code"/>
      </w:pPr>
      <w:r w:rsidRPr="00EC76D5">
        <w:t xml:space="preserve">          case Union:</w:t>
      </w:r>
    </w:p>
    <w:p w14:paraId="49094946" w14:textId="77777777" w:rsidR="00DA7684" w:rsidRPr="00EC76D5" w:rsidRDefault="00DA7684" w:rsidP="00DA7684">
      <w:pPr>
        <w:pStyle w:val="Code"/>
      </w:pPr>
      <w:r w:rsidRPr="00EC76D5">
        <w:t xml:space="preserve">            return ((m_memberMap == null) &amp;&amp; (type.m_memberMap == null)) ||</w:t>
      </w:r>
    </w:p>
    <w:p w14:paraId="044CF094" w14:textId="77777777" w:rsidR="00DA7684" w:rsidRPr="00EC76D5" w:rsidRDefault="00DA7684" w:rsidP="00DA7684">
      <w:pPr>
        <w:pStyle w:val="Code"/>
      </w:pPr>
      <w:r w:rsidRPr="00EC76D5">
        <w:t xml:space="preserve">                   ((m_memberMap != null) &amp;&amp; (type.m_memberMap != null) &amp;&amp;</w:t>
      </w:r>
    </w:p>
    <w:p w14:paraId="16B611B2" w14:textId="77777777" w:rsidR="00DA7684" w:rsidRPr="00EC76D5" w:rsidRDefault="00DA7684" w:rsidP="00DA7684">
      <w:pPr>
        <w:pStyle w:val="Code"/>
      </w:pPr>
      <w:r w:rsidRPr="00EC76D5">
        <w:t xml:space="preserve">                    m_memberMap.equals(type.m_memberMap));</w:t>
      </w:r>
    </w:p>
    <w:p w14:paraId="61D1886B" w14:textId="77777777" w:rsidR="00DA7684" w:rsidRPr="00EC76D5" w:rsidRDefault="00DA7684" w:rsidP="00DA7684">
      <w:pPr>
        <w:pStyle w:val="Code"/>
      </w:pPr>
    </w:p>
    <w:p w14:paraId="3E6B57E6" w14:textId="77777777" w:rsidR="00DA7684" w:rsidRPr="00EC76D5" w:rsidRDefault="00DA7684" w:rsidP="00DA7684">
      <w:pPr>
        <w:pStyle w:val="Code"/>
      </w:pPr>
      <w:r w:rsidRPr="00EC76D5">
        <w:t xml:space="preserve">          case Function:</w:t>
      </w:r>
    </w:p>
    <w:p w14:paraId="3717E307" w14:textId="77777777" w:rsidR="00DA7684" w:rsidRPr="00EC76D5" w:rsidRDefault="00DA7684" w:rsidP="00DA7684">
      <w:pPr>
        <w:pStyle w:val="Code"/>
      </w:pPr>
      <w:r w:rsidRPr="00EC76D5">
        <w:t xml:space="preserve">            return m_returnType.equals(type.m_returnType) &amp;&amp;</w:t>
      </w:r>
    </w:p>
    <w:p w14:paraId="2A6D6088" w14:textId="77777777" w:rsidR="00DA7684" w:rsidRPr="00EC76D5" w:rsidRDefault="00DA7684" w:rsidP="00DA7684">
      <w:pPr>
        <w:pStyle w:val="Code"/>
      </w:pPr>
      <w:r w:rsidRPr="00EC76D5">
        <w:t xml:space="preserve">                   (((m_typeList == null) &amp;&amp; (type.m_typeList == null)) ||</w:t>
      </w:r>
    </w:p>
    <w:p w14:paraId="411D04D8" w14:textId="77777777" w:rsidR="00DA7684" w:rsidRPr="00EC76D5" w:rsidRDefault="00DA7684" w:rsidP="00DA7684">
      <w:pPr>
        <w:pStyle w:val="Code"/>
      </w:pPr>
      <w:r w:rsidRPr="00EC76D5">
        <w:t xml:space="preserve">                    ((m_typeList != null) &amp;&amp; (type.m_typeList != null) &amp;&amp;</w:t>
      </w:r>
    </w:p>
    <w:p w14:paraId="114F983B" w14:textId="77777777" w:rsidR="00DA7684" w:rsidRPr="00EC76D5" w:rsidRDefault="00DA7684" w:rsidP="00DA7684">
      <w:pPr>
        <w:pStyle w:val="Code"/>
      </w:pPr>
      <w:r w:rsidRPr="00EC76D5">
        <w:t xml:space="preserve">                     m_typeList.equals(type.m_typeList)));</w:t>
      </w:r>
    </w:p>
    <w:p w14:paraId="358FC708" w14:textId="77777777" w:rsidR="00DA7684" w:rsidRPr="00EC76D5" w:rsidRDefault="00DA7684" w:rsidP="00DA7684">
      <w:pPr>
        <w:pStyle w:val="Code"/>
      </w:pPr>
    </w:p>
    <w:p w14:paraId="67D34F34" w14:textId="77777777" w:rsidR="00DA7684" w:rsidRPr="00EC76D5" w:rsidRDefault="00DA7684" w:rsidP="00DA7684">
      <w:pPr>
        <w:pStyle w:val="Code"/>
      </w:pPr>
      <w:r w:rsidRPr="00EC76D5">
        <w:t xml:space="preserve">          default:</w:t>
      </w:r>
    </w:p>
    <w:p w14:paraId="30925ACE" w14:textId="77777777" w:rsidR="00DA7684" w:rsidRPr="00EC76D5" w:rsidRDefault="00DA7684" w:rsidP="00DA7684">
      <w:pPr>
        <w:pStyle w:val="Code"/>
      </w:pPr>
      <w:r w:rsidRPr="00EC76D5">
        <w:t xml:space="preserve">            return true;</w:t>
      </w:r>
    </w:p>
    <w:p w14:paraId="79B24D4D" w14:textId="77777777" w:rsidR="00DA7684" w:rsidRPr="00EC76D5" w:rsidRDefault="00DA7684" w:rsidP="00DA7684">
      <w:pPr>
        <w:pStyle w:val="Code"/>
      </w:pPr>
      <w:r w:rsidRPr="00EC76D5">
        <w:t xml:space="preserve">        }</w:t>
      </w:r>
    </w:p>
    <w:p w14:paraId="484C7337" w14:textId="77777777" w:rsidR="00DA7684" w:rsidRPr="00EC76D5" w:rsidRDefault="00DA7684" w:rsidP="00DA7684">
      <w:pPr>
        <w:pStyle w:val="Code"/>
      </w:pPr>
      <w:r w:rsidRPr="00EC76D5">
        <w:t xml:space="preserve">      }</w:t>
      </w:r>
    </w:p>
    <w:p w14:paraId="37ECE2B7" w14:textId="77777777" w:rsidR="00DA7684" w:rsidRPr="00EC76D5" w:rsidRDefault="00DA7684" w:rsidP="00DA7684">
      <w:pPr>
        <w:pStyle w:val="Code"/>
      </w:pPr>
      <w:r w:rsidRPr="00EC76D5">
        <w:t xml:space="preserve">    }</w:t>
      </w:r>
    </w:p>
    <w:p w14:paraId="15C2693D" w14:textId="77777777" w:rsidR="00DA7684" w:rsidRPr="00EC76D5" w:rsidRDefault="00DA7684" w:rsidP="00DA7684">
      <w:pPr>
        <w:pStyle w:val="Code"/>
      </w:pPr>
    </w:p>
    <w:p w14:paraId="5E4C0C12" w14:textId="77777777" w:rsidR="00DA7684" w:rsidRPr="00EC76D5" w:rsidRDefault="00DA7684" w:rsidP="00DA7684">
      <w:pPr>
        <w:pStyle w:val="Code"/>
      </w:pPr>
      <w:r w:rsidRPr="00EC76D5">
        <w:lastRenderedPageBreak/>
        <w:t xml:space="preserve">    return false;</w:t>
      </w:r>
    </w:p>
    <w:p w14:paraId="56472137" w14:textId="2677F03F" w:rsidR="00DA7684" w:rsidRPr="00EC76D5" w:rsidRDefault="00DA7684" w:rsidP="00DA7684">
      <w:pPr>
        <w:pStyle w:val="Code"/>
      </w:pPr>
      <w:r w:rsidRPr="00EC76D5">
        <w:t xml:space="preserve">  }</w:t>
      </w:r>
    </w:p>
    <w:p w14:paraId="6AFA2E33" w14:textId="627D4DC6" w:rsidR="0064050B" w:rsidRPr="00EC76D5" w:rsidDel="00692937" w:rsidRDefault="00D25292" w:rsidP="006A31DF">
      <w:pPr>
        <w:pStyle w:val="Rubrik3"/>
        <w:rPr>
          <w:del w:id="4363" w:author="Stefan Bjornander" w:date="2015-04-25T11:10:00Z"/>
        </w:rPr>
      </w:pPr>
      <w:bookmarkStart w:id="4364" w:name="_Toc420166665"/>
      <w:bookmarkStart w:id="4365" w:name="_Toc477377197"/>
      <w:bookmarkStart w:id="4366" w:name="_Toc480211134"/>
      <w:bookmarkStart w:id="4367" w:name="_Toc481935003"/>
      <w:bookmarkStart w:id="4368" w:name="_Toc481935535"/>
      <w:del w:id="4369" w:author="Stefan Bjornander" w:date="2015-04-25T11:10:00Z">
        <w:r w:rsidRPr="00EC76D5" w:rsidDel="00692937">
          <w:delText>Size</w:delText>
        </w:r>
        <w:r w:rsidR="00086850" w:rsidRPr="00EC76D5" w:rsidDel="00692937">
          <w:delText>, Completeness, and Equality</w:delText>
        </w:r>
        <w:bookmarkStart w:id="4370" w:name="_Toc417811925"/>
        <w:bookmarkStart w:id="4371" w:name="_Toc417853545"/>
        <w:bookmarkStart w:id="4372" w:name="_Toc418022223"/>
        <w:bookmarkStart w:id="4373" w:name="_Toc418191605"/>
        <w:bookmarkStart w:id="4374" w:name="_Toc418192074"/>
        <w:bookmarkStart w:id="4375" w:name="_Toc418263309"/>
        <w:bookmarkStart w:id="4376" w:name="_Toc418263776"/>
        <w:bookmarkStart w:id="4377" w:name="_Toc418356956"/>
        <w:bookmarkStart w:id="4378" w:name="_Toc418360319"/>
        <w:bookmarkStart w:id="4379" w:name="_Toc418435004"/>
        <w:bookmarkStart w:id="4380" w:name="_Toc419660171"/>
        <w:bookmarkStart w:id="4381" w:name="_Toc419660634"/>
        <w:bookmarkStart w:id="4382" w:name="_Toc420134103"/>
        <w:bookmarkStart w:id="4383" w:name="_Toc420134565"/>
        <w:bookmarkStart w:id="4384" w:name="_Toc420166323"/>
        <w:bookmarkStart w:id="4385" w:name="_Toc420167093"/>
        <w:bookmarkStart w:id="4386" w:name="_Toc420302250"/>
        <w:bookmarkStart w:id="4387" w:name="_Toc420302717"/>
        <w:bookmarkStart w:id="4388" w:name="_Toc420438551"/>
        <w:bookmarkStart w:id="4389" w:name="_Toc420795989"/>
        <w:bookmarkStart w:id="4390" w:name="_Toc420874257"/>
        <w:bookmarkStart w:id="4391" w:name="_Toc420874722"/>
        <w:bookmarkStart w:id="4392" w:name="_Toc420874464"/>
        <w:bookmarkStart w:id="4393" w:name="_Toc421046552"/>
        <w:bookmarkStart w:id="4394" w:name="_Toc421047023"/>
        <w:bookmarkStart w:id="4395" w:name="_Toc477259103"/>
        <w:bookmarkStart w:id="4396" w:name="_Toc479633202"/>
        <w:bookmarkStart w:id="4397" w:name="_Toc481936358"/>
        <w:bookmarkEnd w:id="4364"/>
        <w:bookmarkEnd w:id="4365"/>
        <w:bookmarkEnd w:id="4366"/>
        <w:bookmarkEnd w:id="4367"/>
        <w:bookmarkEnd w:id="4368"/>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del>
    </w:p>
    <w:p w14:paraId="1ACB5470" w14:textId="77777777" w:rsidR="009E5C9B" w:rsidRPr="00EC76D5" w:rsidDel="00692937" w:rsidRDefault="009E5C9B" w:rsidP="009E5C9B">
      <w:pPr>
        <w:pStyle w:val="CodeHeader"/>
        <w:rPr>
          <w:del w:id="4398" w:author="Stefan Bjornander" w:date="2015-04-25T11:10:00Z"/>
        </w:rPr>
      </w:pPr>
      <w:del w:id="4399" w:author="Stefan Bjornander" w:date="2015-04-25T11:10:00Z">
        <w:r w:rsidRPr="00EC76D5" w:rsidDel="00692937">
          <w:delText>Type.java</w:delText>
        </w:r>
        <w:bookmarkStart w:id="4400" w:name="_Toc417811926"/>
        <w:bookmarkStart w:id="4401" w:name="_Toc417853546"/>
        <w:bookmarkStart w:id="4402" w:name="_Toc418022224"/>
        <w:bookmarkStart w:id="4403" w:name="_Toc418191606"/>
        <w:bookmarkStart w:id="4404" w:name="_Toc418192075"/>
        <w:bookmarkStart w:id="4405" w:name="_Toc418263310"/>
        <w:bookmarkStart w:id="4406" w:name="_Toc418263777"/>
        <w:bookmarkStart w:id="4407" w:name="_Toc418356957"/>
        <w:bookmarkStart w:id="4408" w:name="_Toc418360320"/>
        <w:bookmarkStart w:id="4409" w:name="_Toc418435005"/>
        <w:bookmarkStart w:id="4410" w:name="_Toc419660172"/>
        <w:bookmarkStart w:id="4411" w:name="_Toc419660635"/>
        <w:bookmarkStart w:id="4412" w:name="_Toc420134104"/>
        <w:bookmarkStart w:id="4413" w:name="_Toc420134566"/>
        <w:bookmarkStart w:id="4414" w:name="_Toc420166324"/>
        <w:bookmarkStart w:id="4415" w:name="_Toc420167094"/>
        <w:bookmarkStart w:id="4416" w:name="_Toc420302251"/>
        <w:bookmarkStart w:id="4417" w:name="_Toc420302718"/>
        <w:bookmarkStart w:id="4418" w:name="_Toc420438552"/>
        <w:bookmarkStart w:id="4419" w:name="_Toc420795990"/>
        <w:bookmarkStart w:id="4420" w:name="_Toc420874258"/>
        <w:bookmarkStart w:id="4421" w:name="_Toc420874723"/>
        <w:bookmarkStart w:id="4422" w:name="_Toc420874465"/>
        <w:bookmarkStart w:id="4423" w:name="_Toc421046553"/>
        <w:bookmarkStart w:id="4424" w:name="_Toc421047024"/>
        <w:bookmarkStart w:id="4425" w:name="_Toc477259104"/>
        <w:bookmarkStart w:id="4426" w:name="_Toc479633203"/>
        <w:bookmarkStart w:id="4427" w:name="_Toc48193635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del>
    </w:p>
    <w:p w14:paraId="0573148C" w14:textId="77777777" w:rsidR="00397B2B" w:rsidRPr="00EC76D5" w:rsidDel="00692937" w:rsidRDefault="00397B2B" w:rsidP="00397B2B">
      <w:pPr>
        <w:pStyle w:val="Code"/>
        <w:rPr>
          <w:del w:id="4428" w:author="Stefan Bjornander" w:date="2015-04-25T11:10:00Z"/>
        </w:rPr>
      </w:pPr>
      <w:del w:id="4429" w:author="Stefan Bjornander" w:date="2015-04-25T11:10:00Z">
        <w:r w:rsidRPr="00EC76D5" w:rsidDel="00692937">
          <w:delText xml:space="preserve">  private boolean m_hasTag;</w:delText>
        </w:r>
        <w:bookmarkStart w:id="4430" w:name="_Toc417811927"/>
        <w:bookmarkStart w:id="4431" w:name="_Toc417853547"/>
        <w:bookmarkStart w:id="4432" w:name="_Toc418022225"/>
        <w:bookmarkStart w:id="4433" w:name="_Toc418191607"/>
        <w:bookmarkStart w:id="4434" w:name="_Toc418192076"/>
        <w:bookmarkStart w:id="4435" w:name="_Toc418263311"/>
        <w:bookmarkStart w:id="4436" w:name="_Toc418263778"/>
        <w:bookmarkStart w:id="4437" w:name="_Toc418356958"/>
        <w:bookmarkStart w:id="4438" w:name="_Toc418360321"/>
        <w:bookmarkStart w:id="4439" w:name="_Toc418435006"/>
        <w:bookmarkStart w:id="4440" w:name="_Toc419660173"/>
        <w:bookmarkStart w:id="4441" w:name="_Toc419660636"/>
        <w:bookmarkStart w:id="4442" w:name="_Toc420134105"/>
        <w:bookmarkStart w:id="4443" w:name="_Toc420134567"/>
        <w:bookmarkStart w:id="4444" w:name="_Toc420166325"/>
        <w:bookmarkStart w:id="4445" w:name="_Toc420167095"/>
        <w:bookmarkStart w:id="4446" w:name="_Toc420302252"/>
        <w:bookmarkStart w:id="4447" w:name="_Toc420302719"/>
        <w:bookmarkStart w:id="4448" w:name="_Toc420438553"/>
        <w:bookmarkStart w:id="4449" w:name="_Toc420795991"/>
        <w:bookmarkStart w:id="4450" w:name="_Toc420874259"/>
        <w:bookmarkStart w:id="4451" w:name="_Toc420874724"/>
        <w:bookmarkStart w:id="4452" w:name="_Toc420874466"/>
        <w:bookmarkStart w:id="4453" w:name="_Toc421046554"/>
        <w:bookmarkStart w:id="4454" w:name="_Toc421047025"/>
        <w:bookmarkStart w:id="4455" w:name="_Toc477259105"/>
        <w:bookmarkStart w:id="4456" w:name="_Toc479633204"/>
        <w:bookmarkStart w:id="4457" w:name="_Toc481936360"/>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del>
    </w:p>
    <w:p w14:paraId="2AE7F9C1" w14:textId="77777777" w:rsidR="00397B2B" w:rsidRPr="00EC76D5" w:rsidDel="00692937" w:rsidRDefault="00397B2B" w:rsidP="00397B2B">
      <w:pPr>
        <w:pStyle w:val="Code"/>
        <w:rPr>
          <w:del w:id="4458" w:author="Stefan Bjornander" w:date="2015-04-25T11:10:00Z"/>
        </w:rPr>
      </w:pPr>
      <w:del w:id="4459" w:author="Stefan Bjornander" w:date="2015-04-25T11:10:00Z">
        <w:r w:rsidRPr="00EC76D5" w:rsidDel="00692937">
          <w:delText xml:space="preserve">  private List&lt;Symb&gt; m_symbolList;</w:delText>
        </w:r>
        <w:bookmarkStart w:id="4460" w:name="_Toc417811928"/>
        <w:bookmarkStart w:id="4461" w:name="_Toc417853548"/>
        <w:bookmarkStart w:id="4462" w:name="_Toc418022226"/>
        <w:bookmarkStart w:id="4463" w:name="_Toc418191608"/>
        <w:bookmarkStart w:id="4464" w:name="_Toc418192077"/>
        <w:bookmarkStart w:id="4465" w:name="_Toc418263312"/>
        <w:bookmarkStart w:id="4466" w:name="_Toc418263779"/>
        <w:bookmarkStart w:id="4467" w:name="_Toc418356959"/>
        <w:bookmarkStart w:id="4468" w:name="_Toc418360322"/>
        <w:bookmarkStart w:id="4469" w:name="_Toc418435007"/>
        <w:bookmarkStart w:id="4470" w:name="_Toc419660174"/>
        <w:bookmarkStart w:id="4471" w:name="_Toc419660637"/>
        <w:bookmarkStart w:id="4472" w:name="_Toc420134106"/>
        <w:bookmarkStart w:id="4473" w:name="_Toc420134568"/>
        <w:bookmarkStart w:id="4474" w:name="_Toc420166326"/>
        <w:bookmarkStart w:id="4475" w:name="_Toc420167096"/>
        <w:bookmarkStart w:id="4476" w:name="_Toc420302253"/>
        <w:bookmarkStart w:id="4477" w:name="_Toc420302720"/>
        <w:bookmarkStart w:id="4478" w:name="_Toc420438554"/>
        <w:bookmarkStart w:id="4479" w:name="_Toc420795992"/>
        <w:bookmarkStart w:id="4480" w:name="_Toc420874260"/>
        <w:bookmarkStart w:id="4481" w:name="_Toc420874725"/>
        <w:bookmarkStart w:id="4482" w:name="_Toc420874467"/>
        <w:bookmarkStart w:id="4483" w:name="_Toc421046555"/>
        <w:bookmarkStart w:id="4484" w:name="_Toc421047026"/>
        <w:bookmarkStart w:id="4485" w:name="_Toc477259106"/>
        <w:bookmarkStart w:id="4486" w:name="_Toc479633205"/>
        <w:bookmarkStart w:id="4487" w:name="_Toc481936361"/>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del>
    </w:p>
    <w:p w14:paraId="2065321D" w14:textId="77777777" w:rsidR="00397B2B" w:rsidRPr="00EC76D5" w:rsidDel="00692937" w:rsidRDefault="00397B2B" w:rsidP="00397B2B">
      <w:pPr>
        <w:pStyle w:val="Code"/>
        <w:rPr>
          <w:del w:id="4488" w:author="Stefan Bjornander" w:date="2015-04-25T11:10:00Z"/>
        </w:rPr>
      </w:pPr>
      <w:bookmarkStart w:id="4489" w:name="_Toc417811929"/>
      <w:bookmarkStart w:id="4490" w:name="_Toc417853549"/>
      <w:bookmarkStart w:id="4491" w:name="_Toc418022227"/>
      <w:bookmarkStart w:id="4492" w:name="_Toc418191609"/>
      <w:bookmarkStart w:id="4493" w:name="_Toc418192078"/>
      <w:bookmarkStart w:id="4494" w:name="_Toc418263313"/>
      <w:bookmarkStart w:id="4495" w:name="_Toc418263780"/>
      <w:bookmarkStart w:id="4496" w:name="_Toc418356960"/>
      <w:bookmarkStart w:id="4497" w:name="_Toc418360323"/>
      <w:bookmarkStart w:id="4498" w:name="_Toc418435008"/>
      <w:bookmarkStart w:id="4499" w:name="_Toc419660175"/>
      <w:bookmarkStart w:id="4500" w:name="_Toc419660638"/>
      <w:bookmarkStart w:id="4501" w:name="_Toc420134107"/>
      <w:bookmarkStart w:id="4502" w:name="_Toc420134569"/>
      <w:bookmarkStart w:id="4503" w:name="_Toc420166327"/>
      <w:bookmarkStart w:id="4504" w:name="_Toc420167097"/>
      <w:bookmarkStart w:id="4505" w:name="_Toc420302254"/>
      <w:bookmarkStart w:id="4506" w:name="_Toc420302721"/>
      <w:bookmarkStart w:id="4507" w:name="_Toc420438555"/>
      <w:bookmarkStart w:id="4508" w:name="_Toc420795993"/>
      <w:bookmarkStart w:id="4509" w:name="_Toc420874261"/>
      <w:bookmarkStart w:id="4510" w:name="_Toc420874726"/>
      <w:bookmarkStart w:id="4511" w:name="_Toc420874468"/>
      <w:bookmarkStart w:id="4512" w:name="_Toc421046556"/>
      <w:bookmarkStart w:id="4513" w:name="_Toc421047027"/>
      <w:bookmarkStart w:id="4514" w:name="_Toc477259107"/>
      <w:bookmarkStart w:id="4515" w:name="_Toc479633206"/>
      <w:bookmarkStart w:id="4516" w:name="_Toc481936362"/>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p>
    <w:p w14:paraId="65404392" w14:textId="77777777" w:rsidR="00397B2B" w:rsidRPr="00EC76D5" w:rsidDel="00692937" w:rsidRDefault="00397B2B" w:rsidP="00397B2B">
      <w:pPr>
        <w:pStyle w:val="Code"/>
        <w:rPr>
          <w:del w:id="4517" w:author="Stefan Bjornander" w:date="2015-04-25T11:10:00Z"/>
        </w:rPr>
      </w:pPr>
      <w:del w:id="4518" w:author="Stefan Bjornander" w:date="2015-04-25T11:10:00Z">
        <w:r w:rsidRPr="00EC76D5" w:rsidDel="00692937">
          <w:delText xml:space="preserve">  public static Type createStructType(List&lt;Symb&gt; symbolList, boolean hasTag) {</w:delText>
        </w:r>
        <w:bookmarkStart w:id="4519" w:name="_Toc417811930"/>
        <w:bookmarkStart w:id="4520" w:name="_Toc417853550"/>
        <w:bookmarkStart w:id="4521" w:name="_Toc418022228"/>
        <w:bookmarkStart w:id="4522" w:name="_Toc418191610"/>
        <w:bookmarkStart w:id="4523" w:name="_Toc418192079"/>
        <w:bookmarkStart w:id="4524" w:name="_Toc418263314"/>
        <w:bookmarkStart w:id="4525" w:name="_Toc418263781"/>
        <w:bookmarkStart w:id="4526" w:name="_Toc418356961"/>
        <w:bookmarkStart w:id="4527" w:name="_Toc418360324"/>
        <w:bookmarkStart w:id="4528" w:name="_Toc418435009"/>
        <w:bookmarkStart w:id="4529" w:name="_Toc419660176"/>
        <w:bookmarkStart w:id="4530" w:name="_Toc419660639"/>
        <w:bookmarkStart w:id="4531" w:name="_Toc420134108"/>
        <w:bookmarkStart w:id="4532" w:name="_Toc420134570"/>
        <w:bookmarkStart w:id="4533" w:name="_Toc420166328"/>
        <w:bookmarkStart w:id="4534" w:name="_Toc420167098"/>
        <w:bookmarkStart w:id="4535" w:name="_Toc420302255"/>
        <w:bookmarkStart w:id="4536" w:name="_Toc420302722"/>
        <w:bookmarkStart w:id="4537" w:name="_Toc420438556"/>
        <w:bookmarkStart w:id="4538" w:name="_Toc420795994"/>
        <w:bookmarkStart w:id="4539" w:name="_Toc420874262"/>
        <w:bookmarkStart w:id="4540" w:name="_Toc420874727"/>
        <w:bookmarkStart w:id="4541" w:name="_Toc420874469"/>
        <w:bookmarkStart w:id="4542" w:name="_Toc421046557"/>
        <w:bookmarkStart w:id="4543" w:name="_Toc421047028"/>
        <w:bookmarkStart w:id="4544" w:name="_Toc477259108"/>
        <w:bookmarkStart w:id="4545" w:name="_Toc479633207"/>
        <w:bookmarkStart w:id="4546" w:name="_Toc481936363"/>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del>
    </w:p>
    <w:p w14:paraId="6D6D2B5A" w14:textId="77777777" w:rsidR="00397B2B" w:rsidRPr="00EC76D5" w:rsidDel="00692937" w:rsidRDefault="00397B2B" w:rsidP="00397B2B">
      <w:pPr>
        <w:pStyle w:val="Code"/>
        <w:rPr>
          <w:del w:id="4547" w:author="Stefan Bjornander" w:date="2015-04-25T11:10:00Z"/>
        </w:rPr>
      </w:pPr>
      <w:del w:id="4548" w:author="Stefan Bjornander" w:date="2015-04-25T11:10:00Z">
        <w:r w:rsidRPr="00EC76D5" w:rsidDel="00692937">
          <w:delText xml:space="preserve">    Type structType = new Type();</w:delText>
        </w:r>
        <w:bookmarkStart w:id="4549" w:name="_Toc417811931"/>
        <w:bookmarkStart w:id="4550" w:name="_Toc417853551"/>
        <w:bookmarkStart w:id="4551" w:name="_Toc418022229"/>
        <w:bookmarkStart w:id="4552" w:name="_Toc418191611"/>
        <w:bookmarkStart w:id="4553" w:name="_Toc418192080"/>
        <w:bookmarkStart w:id="4554" w:name="_Toc418263315"/>
        <w:bookmarkStart w:id="4555" w:name="_Toc418263782"/>
        <w:bookmarkStart w:id="4556" w:name="_Toc418356962"/>
        <w:bookmarkStart w:id="4557" w:name="_Toc418360325"/>
        <w:bookmarkStart w:id="4558" w:name="_Toc418435010"/>
        <w:bookmarkStart w:id="4559" w:name="_Toc419660177"/>
        <w:bookmarkStart w:id="4560" w:name="_Toc419660640"/>
        <w:bookmarkStart w:id="4561" w:name="_Toc420134109"/>
        <w:bookmarkStart w:id="4562" w:name="_Toc420134571"/>
        <w:bookmarkStart w:id="4563" w:name="_Toc420166329"/>
        <w:bookmarkStart w:id="4564" w:name="_Toc420167099"/>
        <w:bookmarkStart w:id="4565" w:name="_Toc420302256"/>
        <w:bookmarkStart w:id="4566" w:name="_Toc420302723"/>
        <w:bookmarkStart w:id="4567" w:name="_Toc420438557"/>
        <w:bookmarkStart w:id="4568" w:name="_Toc420795995"/>
        <w:bookmarkStart w:id="4569" w:name="_Toc420874263"/>
        <w:bookmarkStart w:id="4570" w:name="_Toc420874728"/>
        <w:bookmarkStart w:id="4571" w:name="_Toc420874470"/>
        <w:bookmarkStart w:id="4572" w:name="_Toc421046558"/>
        <w:bookmarkStart w:id="4573" w:name="_Toc421047029"/>
        <w:bookmarkStart w:id="4574" w:name="_Toc477259109"/>
        <w:bookmarkStart w:id="4575" w:name="_Toc479633208"/>
        <w:bookmarkStart w:id="4576" w:name="_Toc481936364"/>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del>
    </w:p>
    <w:p w14:paraId="10250A71" w14:textId="77777777" w:rsidR="00397B2B" w:rsidRPr="00EC76D5" w:rsidDel="00692937" w:rsidRDefault="00397B2B" w:rsidP="00397B2B">
      <w:pPr>
        <w:pStyle w:val="Code"/>
        <w:rPr>
          <w:del w:id="4577" w:author="Stefan Bjornander" w:date="2015-04-25T11:10:00Z"/>
        </w:rPr>
      </w:pPr>
      <w:del w:id="4578" w:author="Stefan Bjornander" w:date="2015-04-25T11:10:00Z">
        <w:r w:rsidRPr="00EC76D5" w:rsidDel="00692937">
          <w:delText xml:space="preserve">    structType.m_sort = Sort.Struct;</w:delText>
        </w:r>
        <w:bookmarkStart w:id="4579" w:name="_Toc417811932"/>
        <w:bookmarkStart w:id="4580" w:name="_Toc417853552"/>
        <w:bookmarkStart w:id="4581" w:name="_Toc418022230"/>
        <w:bookmarkStart w:id="4582" w:name="_Toc418191612"/>
        <w:bookmarkStart w:id="4583" w:name="_Toc418192081"/>
        <w:bookmarkStart w:id="4584" w:name="_Toc418263316"/>
        <w:bookmarkStart w:id="4585" w:name="_Toc418263783"/>
        <w:bookmarkStart w:id="4586" w:name="_Toc418356963"/>
        <w:bookmarkStart w:id="4587" w:name="_Toc418360326"/>
        <w:bookmarkStart w:id="4588" w:name="_Toc418435011"/>
        <w:bookmarkStart w:id="4589" w:name="_Toc419660178"/>
        <w:bookmarkStart w:id="4590" w:name="_Toc419660641"/>
        <w:bookmarkStart w:id="4591" w:name="_Toc420134110"/>
        <w:bookmarkStart w:id="4592" w:name="_Toc420134572"/>
        <w:bookmarkStart w:id="4593" w:name="_Toc420166330"/>
        <w:bookmarkStart w:id="4594" w:name="_Toc420167100"/>
        <w:bookmarkStart w:id="4595" w:name="_Toc420302257"/>
        <w:bookmarkStart w:id="4596" w:name="_Toc420302724"/>
        <w:bookmarkStart w:id="4597" w:name="_Toc420438558"/>
        <w:bookmarkStart w:id="4598" w:name="_Toc420795996"/>
        <w:bookmarkStart w:id="4599" w:name="_Toc420874264"/>
        <w:bookmarkStart w:id="4600" w:name="_Toc420874729"/>
        <w:bookmarkStart w:id="4601" w:name="_Toc420874471"/>
        <w:bookmarkStart w:id="4602" w:name="_Toc421046559"/>
        <w:bookmarkStart w:id="4603" w:name="_Toc421047030"/>
        <w:bookmarkStart w:id="4604" w:name="_Toc477259110"/>
        <w:bookmarkStart w:id="4605" w:name="_Toc479633209"/>
        <w:bookmarkStart w:id="4606" w:name="_Toc481936365"/>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del>
    </w:p>
    <w:p w14:paraId="780E5682" w14:textId="77777777" w:rsidR="00397B2B" w:rsidRPr="00EC76D5" w:rsidDel="00692937" w:rsidRDefault="00397B2B" w:rsidP="00397B2B">
      <w:pPr>
        <w:pStyle w:val="Code"/>
        <w:rPr>
          <w:del w:id="4607" w:author="Stefan Bjornander" w:date="2015-04-25T11:10:00Z"/>
        </w:rPr>
      </w:pPr>
      <w:del w:id="4608" w:author="Stefan Bjornander" w:date="2015-04-25T11:10:00Z">
        <w:r w:rsidRPr="00EC76D5" w:rsidDel="00692937">
          <w:delText xml:space="preserve">    structType.m_hasTag = hasTag;</w:delText>
        </w:r>
        <w:bookmarkStart w:id="4609" w:name="_Toc417811933"/>
        <w:bookmarkStart w:id="4610" w:name="_Toc417853553"/>
        <w:bookmarkStart w:id="4611" w:name="_Toc418022231"/>
        <w:bookmarkStart w:id="4612" w:name="_Toc418191613"/>
        <w:bookmarkStart w:id="4613" w:name="_Toc418192082"/>
        <w:bookmarkStart w:id="4614" w:name="_Toc418263317"/>
        <w:bookmarkStart w:id="4615" w:name="_Toc418263784"/>
        <w:bookmarkStart w:id="4616" w:name="_Toc418356964"/>
        <w:bookmarkStart w:id="4617" w:name="_Toc418360327"/>
        <w:bookmarkStart w:id="4618" w:name="_Toc418435012"/>
        <w:bookmarkStart w:id="4619" w:name="_Toc419660179"/>
        <w:bookmarkStart w:id="4620" w:name="_Toc419660642"/>
        <w:bookmarkStart w:id="4621" w:name="_Toc420134111"/>
        <w:bookmarkStart w:id="4622" w:name="_Toc420134573"/>
        <w:bookmarkStart w:id="4623" w:name="_Toc420166331"/>
        <w:bookmarkStart w:id="4624" w:name="_Toc420167101"/>
        <w:bookmarkStart w:id="4625" w:name="_Toc420302258"/>
        <w:bookmarkStart w:id="4626" w:name="_Toc420302725"/>
        <w:bookmarkStart w:id="4627" w:name="_Toc420438559"/>
        <w:bookmarkStart w:id="4628" w:name="_Toc420795997"/>
        <w:bookmarkStart w:id="4629" w:name="_Toc420874265"/>
        <w:bookmarkStart w:id="4630" w:name="_Toc420874730"/>
        <w:bookmarkStart w:id="4631" w:name="_Toc420874472"/>
        <w:bookmarkStart w:id="4632" w:name="_Toc421046560"/>
        <w:bookmarkStart w:id="4633" w:name="_Toc421047031"/>
        <w:bookmarkStart w:id="4634" w:name="_Toc477259111"/>
        <w:bookmarkStart w:id="4635" w:name="_Toc479633210"/>
        <w:bookmarkStart w:id="4636" w:name="_Toc481936366"/>
        <w:bookmarkEnd w:id="4609"/>
        <w:bookmarkEnd w:id="4610"/>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del>
    </w:p>
    <w:p w14:paraId="5919A1AD" w14:textId="77777777" w:rsidR="00397B2B" w:rsidRPr="00EC76D5" w:rsidDel="00692937" w:rsidRDefault="00397B2B" w:rsidP="00397B2B">
      <w:pPr>
        <w:pStyle w:val="Code"/>
        <w:rPr>
          <w:del w:id="4637" w:author="Stefan Bjornander" w:date="2015-04-25T11:10:00Z"/>
        </w:rPr>
      </w:pPr>
      <w:del w:id="4638" w:author="Stefan Bjornander" w:date="2015-04-25T11:10:00Z">
        <w:r w:rsidRPr="00EC76D5" w:rsidDel="00692937">
          <w:delText xml:space="preserve">    structType.m_symbolList = symbolList;</w:delText>
        </w:r>
        <w:bookmarkStart w:id="4639" w:name="_Toc417811934"/>
        <w:bookmarkStart w:id="4640" w:name="_Toc417853554"/>
        <w:bookmarkStart w:id="4641" w:name="_Toc418022232"/>
        <w:bookmarkStart w:id="4642" w:name="_Toc418191614"/>
        <w:bookmarkStart w:id="4643" w:name="_Toc418192083"/>
        <w:bookmarkStart w:id="4644" w:name="_Toc418263318"/>
        <w:bookmarkStart w:id="4645" w:name="_Toc418263785"/>
        <w:bookmarkStart w:id="4646" w:name="_Toc418356965"/>
        <w:bookmarkStart w:id="4647" w:name="_Toc418360328"/>
        <w:bookmarkStart w:id="4648" w:name="_Toc418435013"/>
        <w:bookmarkStart w:id="4649" w:name="_Toc419660180"/>
        <w:bookmarkStart w:id="4650" w:name="_Toc419660643"/>
        <w:bookmarkStart w:id="4651" w:name="_Toc420134112"/>
        <w:bookmarkStart w:id="4652" w:name="_Toc420134574"/>
        <w:bookmarkStart w:id="4653" w:name="_Toc420166332"/>
        <w:bookmarkStart w:id="4654" w:name="_Toc420167102"/>
        <w:bookmarkStart w:id="4655" w:name="_Toc420302259"/>
        <w:bookmarkStart w:id="4656" w:name="_Toc420302726"/>
        <w:bookmarkStart w:id="4657" w:name="_Toc420438560"/>
        <w:bookmarkStart w:id="4658" w:name="_Toc420795998"/>
        <w:bookmarkStart w:id="4659" w:name="_Toc420874266"/>
        <w:bookmarkStart w:id="4660" w:name="_Toc420874731"/>
        <w:bookmarkStart w:id="4661" w:name="_Toc420874473"/>
        <w:bookmarkStart w:id="4662" w:name="_Toc421046561"/>
        <w:bookmarkStart w:id="4663" w:name="_Toc421047032"/>
        <w:bookmarkStart w:id="4664" w:name="_Toc477259112"/>
        <w:bookmarkStart w:id="4665" w:name="_Toc479633211"/>
        <w:bookmarkStart w:id="4666" w:name="_Toc481936367"/>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del>
    </w:p>
    <w:p w14:paraId="475C4BC7" w14:textId="77777777" w:rsidR="00397B2B" w:rsidRPr="00EC76D5" w:rsidDel="00692937" w:rsidRDefault="00397B2B" w:rsidP="00397B2B">
      <w:pPr>
        <w:pStyle w:val="Code"/>
        <w:rPr>
          <w:del w:id="4667" w:author="Stefan Bjornander" w:date="2015-04-25T11:10:00Z"/>
        </w:rPr>
      </w:pPr>
      <w:del w:id="4668" w:author="Stefan Bjornander" w:date="2015-04-25T11:10:00Z">
        <w:r w:rsidRPr="00EC76D5" w:rsidDel="00692937">
          <w:delText xml:space="preserve">    return structType;</w:delText>
        </w:r>
        <w:bookmarkStart w:id="4669" w:name="_Toc417811935"/>
        <w:bookmarkStart w:id="4670" w:name="_Toc417853555"/>
        <w:bookmarkStart w:id="4671" w:name="_Toc418022233"/>
        <w:bookmarkStart w:id="4672" w:name="_Toc418191615"/>
        <w:bookmarkStart w:id="4673" w:name="_Toc418192084"/>
        <w:bookmarkStart w:id="4674" w:name="_Toc418263319"/>
        <w:bookmarkStart w:id="4675" w:name="_Toc418263786"/>
        <w:bookmarkStart w:id="4676" w:name="_Toc418356966"/>
        <w:bookmarkStart w:id="4677" w:name="_Toc418360329"/>
        <w:bookmarkStart w:id="4678" w:name="_Toc418435014"/>
        <w:bookmarkStart w:id="4679" w:name="_Toc419660181"/>
        <w:bookmarkStart w:id="4680" w:name="_Toc419660644"/>
        <w:bookmarkStart w:id="4681" w:name="_Toc420134113"/>
        <w:bookmarkStart w:id="4682" w:name="_Toc420134575"/>
        <w:bookmarkStart w:id="4683" w:name="_Toc420166333"/>
        <w:bookmarkStart w:id="4684" w:name="_Toc420167103"/>
        <w:bookmarkStart w:id="4685" w:name="_Toc420302260"/>
        <w:bookmarkStart w:id="4686" w:name="_Toc420302727"/>
        <w:bookmarkStart w:id="4687" w:name="_Toc420438561"/>
        <w:bookmarkStart w:id="4688" w:name="_Toc420795999"/>
        <w:bookmarkStart w:id="4689" w:name="_Toc420874267"/>
        <w:bookmarkStart w:id="4690" w:name="_Toc420874732"/>
        <w:bookmarkStart w:id="4691" w:name="_Toc420874474"/>
        <w:bookmarkStart w:id="4692" w:name="_Toc421046562"/>
        <w:bookmarkStart w:id="4693" w:name="_Toc421047033"/>
        <w:bookmarkStart w:id="4694" w:name="_Toc477259113"/>
        <w:bookmarkStart w:id="4695" w:name="_Toc479633212"/>
        <w:bookmarkStart w:id="4696" w:name="_Toc4819363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del>
    </w:p>
    <w:p w14:paraId="3AD3FAA5" w14:textId="77777777" w:rsidR="00397B2B" w:rsidRPr="00EC76D5" w:rsidDel="00692937" w:rsidRDefault="00397B2B" w:rsidP="00397B2B">
      <w:pPr>
        <w:pStyle w:val="Code"/>
        <w:rPr>
          <w:del w:id="4697" w:author="Stefan Bjornander" w:date="2015-04-25T11:10:00Z"/>
        </w:rPr>
      </w:pPr>
      <w:del w:id="4698" w:author="Stefan Bjornander" w:date="2015-04-25T11:10:00Z">
        <w:r w:rsidRPr="00EC76D5" w:rsidDel="00692937">
          <w:delText xml:space="preserve">  }</w:delText>
        </w:r>
        <w:bookmarkStart w:id="4699" w:name="_Toc417811936"/>
        <w:bookmarkStart w:id="4700" w:name="_Toc417853556"/>
        <w:bookmarkStart w:id="4701" w:name="_Toc418022234"/>
        <w:bookmarkStart w:id="4702" w:name="_Toc418191616"/>
        <w:bookmarkStart w:id="4703" w:name="_Toc418192085"/>
        <w:bookmarkStart w:id="4704" w:name="_Toc418263320"/>
        <w:bookmarkStart w:id="4705" w:name="_Toc418263787"/>
        <w:bookmarkStart w:id="4706" w:name="_Toc418356967"/>
        <w:bookmarkStart w:id="4707" w:name="_Toc418360330"/>
        <w:bookmarkStart w:id="4708" w:name="_Toc418435015"/>
        <w:bookmarkStart w:id="4709" w:name="_Toc419660182"/>
        <w:bookmarkStart w:id="4710" w:name="_Toc419660645"/>
        <w:bookmarkStart w:id="4711" w:name="_Toc420134114"/>
        <w:bookmarkStart w:id="4712" w:name="_Toc420134576"/>
        <w:bookmarkStart w:id="4713" w:name="_Toc420166334"/>
        <w:bookmarkStart w:id="4714" w:name="_Toc420167104"/>
        <w:bookmarkStart w:id="4715" w:name="_Toc420302261"/>
        <w:bookmarkStart w:id="4716" w:name="_Toc420302728"/>
        <w:bookmarkStart w:id="4717" w:name="_Toc420438562"/>
        <w:bookmarkStart w:id="4718" w:name="_Toc420796000"/>
        <w:bookmarkStart w:id="4719" w:name="_Toc420874268"/>
        <w:bookmarkStart w:id="4720" w:name="_Toc420874733"/>
        <w:bookmarkStart w:id="4721" w:name="_Toc420874475"/>
        <w:bookmarkStart w:id="4722" w:name="_Toc421046563"/>
        <w:bookmarkStart w:id="4723" w:name="_Toc421047034"/>
        <w:bookmarkStart w:id="4724" w:name="_Toc477259114"/>
        <w:bookmarkStart w:id="4725" w:name="_Toc479633213"/>
        <w:bookmarkStart w:id="4726" w:name="_Toc481936369"/>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del>
    </w:p>
    <w:p w14:paraId="71434E40" w14:textId="77777777" w:rsidR="00397B2B" w:rsidRPr="00EC76D5" w:rsidDel="00692937" w:rsidRDefault="00397B2B" w:rsidP="00397B2B">
      <w:pPr>
        <w:pStyle w:val="Code"/>
        <w:rPr>
          <w:del w:id="4727" w:author="Stefan Bjornander" w:date="2015-04-25T11:10:00Z"/>
        </w:rPr>
      </w:pPr>
      <w:bookmarkStart w:id="4728" w:name="_Toc417811937"/>
      <w:bookmarkStart w:id="4729" w:name="_Toc417853557"/>
      <w:bookmarkStart w:id="4730" w:name="_Toc418022235"/>
      <w:bookmarkStart w:id="4731" w:name="_Toc418191617"/>
      <w:bookmarkStart w:id="4732" w:name="_Toc418192086"/>
      <w:bookmarkStart w:id="4733" w:name="_Toc418263321"/>
      <w:bookmarkStart w:id="4734" w:name="_Toc418263788"/>
      <w:bookmarkStart w:id="4735" w:name="_Toc418356968"/>
      <w:bookmarkStart w:id="4736" w:name="_Toc418360331"/>
      <w:bookmarkStart w:id="4737" w:name="_Toc418435016"/>
      <w:bookmarkStart w:id="4738" w:name="_Toc419660183"/>
      <w:bookmarkStart w:id="4739" w:name="_Toc419660646"/>
      <w:bookmarkStart w:id="4740" w:name="_Toc420134115"/>
      <w:bookmarkStart w:id="4741" w:name="_Toc420134577"/>
      <w:bookmarkStart w:id="4742" w:name="_Toc420166335"/>
      <w:bookmarkStart w:id="4743" w:name="_Toc420167105"/>
      <w:bookmarkStart w:id="4744" w:name="_Toc420302262"/>
      <w:bookmarkStart w:id="4745" w:name="_Toc420302729"/>
      <w:bookmarkStart w:id="4746" w:name="_Toc420438563"/>
      <w:bookmarkStart w:id="4747" w:name="_Toc420796001"/>
      <w:bookmarkStart w:id="4748" w:name="_Toc420874269"/>
      <w:bookmarkStart w:id="4749" w:name="_Toc420874734"/>
      <w:bookmarkStart w:id="4750" w:name="_Toc420874476"/>
      <w:bookmarkStart w:id="4751" w:name="_Toc421046564"/>
      <w:bookmarkStart w:id="4752" w:name="_Toc421047035"/>
      <w:bookmarkStart w:id="4753" w:name="_Toc477259115"/>
      <w:bookmarkStart w:id="4754" w:name="_Toc479633214"/>
      <w:bookmarkStart w:id="4755" w:name="_Toc481936370"/>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p>
    <w:p w14:paraId="3E1DE3F0" w14:textId="77777777" w:rsidR="00397B2B" w:rsidRPr="00EC76D5" w:rsidDel="00692937" w:rsidRDefault="00397B2B" w:rsidP="00397B2B">
      <w:pPr>
        <w:pStyle w:val="Code"/>
        <w:rPr>
          <w:del w:id="4756" w:author="Stefan Bjornander" w:date="2015-04-25T11:10:00Z"/>
        </w:rPr>
      </w:pPr>
      <w:del w:id="4757" w:author="Stefan Bjornander" w:date="2015-04-25T11:10:00Z">
        <w:r w:rsidRPr="00EC76D5" w:rsidDel="00692937">
          <w:delText xml:space="preserve">  public static Type createUnionType(List&lt;Symb&gt; symbolList, boolean hasTag) {</w:delText>
        </w:r>
        <w:bookmarkStart w:id="4758" w:name="_Toc417811938"/>
        <w:bookmarkStart w:id="4759" w:name="_Toc417853558"/>
        <w:bookmarkStart w:id="4760" w:name="_Toc418022236"/>
        <w:bookmarkStart w:id="4761" w:name="_Toc418191618"/>
        <w:bookmarkStart w:id="4762" w:name="_Toc418192087"/>
        <w:bookmarkStart w:id="4763" w:name="_Toc418263322"/>
        <w:bookmarkStart w:id="4764" w:name="_Toc418263789"/>
        <w:bookmarkStart w:id="4765" w:name="_Toc418356969"/>
        <w:bookmarkStart w:id="4766" w:name="_Toc418360332"/>
        <w:bookmarkStart w:id="4767" w:name="_Toc418435017"/>
        <w:bookmarkStart w:id="4768" w:name="_Toc419660184"/>
        <w:bookmarkStart w:id="4769" w:name="_Toc419660647"/>
        <w:bookmarkStart w:id="4770" w:name="_Toc420134116"/>
        <w:bookmarkStart w:id="4771" w:name="_Toc420134578"/>
        <w:bookmarkStart w:id="4772" w:name="_Toc420166336"/>
        <w:bookmarkStart w:id="4773" w:name="_Toc420167106"/>
        <w:bookmarkStart w:id="4774" w:name="_Toc420302263"/>
        <w:bookmarkStart w:id="4775" w:name="_Toc420302730"/>
        <w:bookmarkStart w:id="4776" w:name="_Toc420438564"/>
        <w:bookmarkStart w:id="4777" w:name="_Toc420796002"/>
        <w:bookmarkStart w:id="4778" w:name="_Toc420874270"/>
        <w:bookmarkStart w:id="4779" w:name="_Toc420874735"/>
        <w:bookmarkStart w:id="4780" w:name="_Toc420874477"/>
        <w:bookmarkStart w:id="4781" w:name="_Toc421046565"/>
        <w:bookmarkStart w:id="4782" w:name="_Toc421047036"/>
        <w:bookmarkStart w:id="4783" w:name="_Toc477259116"/>
        <w:bookmarkStart w:id="4784" w:name="_Toc479633215"/>
        <w:bookmarkStart w:id="4785" w:name="_Toc481936371"/>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del>
    </w:p>
    <w:p w14:paraId="1BBE3D3D" w14:textId="77777777" w:rsidR="00397B2B" w:rsidRPr="00EC76D5" w:rsidDel="00692937" w:rsidRDefault="00397B2B" w:rsidP="00397B2B">
      <w:pPr>
        <w:pStyle w:val="Code"/>
        <w:rPr>
          <w:del w:id="4786" w:author="Stefan Bjornander" w:date="2015-04-25T11:10:00Z"/>
        </w:rPr>
      </w:pPr>
      <w:del w:id="4787" w:author="Stefan Bjornander" w:date="2015-04-25T11:10:00Z">
        <w:r w:rsidRPr="00EC76D5" w:rsidDel="00692937">
          <w:delText xml:space="preserve">    Type unionType = new Type();</w:delText>
        </w:r>
        <w:bookmarkStart w:id="4788" w:name="_Toc417811939"/>
        <w:bookmarkStart w:id="4789" w:name="_Toc417853559"/>
        <w:bookmarkStart w:id="4790" w:name="_Toc418022237"/>
        <w:bookmarkStart w:id="4791" w:name="_Toc418191619"/>
        <w:bookmarkStart w:id="4792" w:name="_Toc418192088"/>
        <w:bookmarkStart w:id="4793" w:name="_Toc418263323"/>
        <w:bookmarkStart w:id="4794" w:name="_Toc418263790"/>
        <w:bookmarkStart w:id="4795" w:name="_Toc418356970"/>
        <w:bookmarkStart w:id="4796" w:name="_Toc418360333"/>
        <w:bookmarkStart w:id="4797" w:name="_Toc418435018"/>
        <w:bookmarkStart w:id="4798" w:name="_Toc419660185"/>
        <w:bookmarkStart w:id="4799" w:name="_Toc419660648"/>
        <w:bookmarkStart w:id="4800" w:name="_Toc420134117"/>
        <w:bookmarkStart w:id="4801" w:name="_Toc420134579"/>
        <w:bookmarkStart w:id="4802" w:name="_Toc420166337"/>
        <w:bookmarkStart w:id="4803" w:name="_Toc420167107"/>
        <w:bookmarkStart w:id="4804" w:name="_Toc420302264"/>
        <w:bookmarkStart w:id="4805" w:name="_Toc420302731"/>
        <w:bookmarkStart w:id="4806" w:name="_Toc420438565"/>
        <w:bookmarkStart w:id="4807" w:name="_Toc420796003"/>
        <w:bookmarkStart w:id="4808" w:name="_Toc420874271"/>
        <w:bookmarkStart w:id="4809" w:name="_Toc420874736"/>
        <w:bookmarkStart w:id="4810" w:name="_Toc420874478"/>
        <w:bookmarkStart w:id="4811" w:name="_Toc421046566"/>
        <w:bookmarkStart w:id="4812" w:name="_Toc421047037"/>
        <w:bookmarkStart w:id="4813" w:name="_Toc477259117"/>
        <w:bookmarkStart w:id="4814" w:name="_Toc479633216"/>
        <w:bookmarkStart w:id="4815" w:name="_Toc481936372"/>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del>
    </w:p>
    <w:p w14:paraId="6C4018D6" w14:textId="77777777" w:rsidR="00397B2B" w:rsidRPr="00EC76D5" w:rsidDel="00692937" w:rsidRDefault="00397B2B" w:rsidP="00397B2B">
      <w:pPr>
        <w:pStyle w:val="Code"/>
        <w:rPr>
          <w:del w:id="4816" w:author="Stefan Bjornander" w:date="2015-04-25T11:10:00Z"/>
        </w:rPr>
      </w:pPr>
      <w:del w:id="4817" w:author="Stefan Bjornander" w:date="2015-04-25T11:10:00Z">
        <w:r w:rsidRPr="00EC76D5" w:rsidDel="00692937">
          <w:delText xml:space="preserve">    unionType.m_sort = Sort.Union;</w:delText>
        </w:r>
        <w:bookmarkStart w:id="4818" w:name="_Toc417811940"/>
        <w:bookmarkStart w:id="4819" w:name="_Toc417853560"/>
        <w:bookmarkStart w:id="4820" w:name="_Toc418022238"/>
        <w:bookmarkStart w:id="4821" w:name="_Toc418191620"/>
        <w:bookmarkStart w:id="4822" w:name="_Toc418192089"/>
        <w:bookmarkStart w:id="4823" w:name="_Toc418263324"/>
        <w:bookmarkStart w:id="4824" w:name="_Toc418263791"/>
        <w:bookmarkStart w:id="4825" w:name="_Toc418356971"/>
        <w:bookmarkStart w:id="4826" w:name="_Toc418360334"/>
        <w:bookmarkStart w:id="4827" w:name="_Toc418435019"/>
        <w:bookmarkStart w:id="4828" w:name="_Toc419660186"/>
        <w:bookmarkStart w:id="4829" w:name="_Toc419660649"/>
        <w:bookmarkStart w:id="4830" w:name="_Toc420134118"/>
        <w:bookmarkStart w:id="4831" w:name="_Toc420134580"/>
        <w:bookmarkStart w:id="4832" w:name="_Toc420166338"/>
        <w:bookmarkStart w:id="4833" w:name="_Toc420167108"/>
        <w:bookmarkStart w:id="4834" w:name="_Toc420302265"/>
        <w:bookmarkStart w:id="4835" w:name="_Toc420302732"/>
        <w:bookmarkStart w:id="4836" w:name="_Toc420438566"/>
        <w:bookmarkStart w:id="4837" w:name="_Toc420796004"/>
        <w:bookmarkStart w:id="4838" w:name="_Toc420874272"/>
        <w:bookmarkStart w:id="4839" w:name="_Toc420874737"/>
        <w:bookmarkStart w:id="4840" w:name="_Toc420874479"/>
        <w:bookmarkStart w:id="4841" w:name="_Toc421046567"/>
        <w:bookmarkStart w:id="4842" w:name="_Toc421047038"/>
        <w:bookmarkStart w:id="4843" w:name="_Toc477259118"/>
        <w:bookmarkStart w:id="4844" w:name="_Toc479633217"/>
        <w:bookmarkStart w:id="4845" w:name="_Toc481936373"/>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del>
    </w:p>
    <w:p w14:paraId="7205B51D" w14:textId="77777777" w:rsidR="00397B2B" w:rsidRPr="00EC76D5" w:rsidDel="00692937" w:rsidRDefault="00397B2B" w:rsidP="00397B2B">
      <w:pPr>
        <w:pStyle w:val="Code"/>
        <w:rPr>
          <w:del w:id="4846" w:author="Stefan Bjornander" w:date="2015-04-25T11:10:00Z"/>
        </w:rPr>
      </w:pPr>
      <w:del w:id="4847" w:author="Stefan Bjornander" w:date="2015-04-25T11:10:00Z">
        <w:r w:rsidRPr="00EC76D5" w:rsidDel="00692937">
          <w:delText xml:space="preserve">    unionType.m_hasTag = hasTag;</w:delText>
        </w:r>
        <w:bookmarkStart w:id="4848" w:name="_Toc417811941"/>
        <w:bookmarkStart w:id="4849" w:name="_Toc417853561"/>
        <w:bookmarkStart w:id="4850" w:name="_Toc418022239"/>
        <w:bookmarkStart w:id="4851" w:name="_Toc418191621"/>
        <w:bookmarkStart w:id="4852" w:name="_Toc418192090"/>
        <w:bookmarkStart w:id="4853" w:name="_Toc418263325"/>
        <w:bookmarkStart w:id="4854" w:name="_Toc418263792"/>
        <w:bookmarkStart w:id="4855" w:name="_Toc418356972"/>
        <w:bookmarkStart w:id="4856" w:name="_Toc418360335"/>
        <w:bookmarkStart w:id="4857" w:name="_Toc418435020"/>
        <w:bookmarkStart w:id="4858" w:name="_Toc419660187"/>
        <w:bookmarkStart w:id="4859" w:name="_Toc419660650"/>
        <w:bookmarkStart w:id="4860" w:name="_Toc420134119"/>
        <w:bookmarkStart w:id="4861" w:name="_Toc420134581"/>
        <w:bookmarkStart w:id="4862" w:name="_Toc420166339"/>
        <w:bookmarkStart w:id="4863" w:name="_Toc420167109"/>
        <w:bookmarkStart w:id="4864" w:name="_Toc420302266"/>
        <w:bookmarkStart w:id="4865" w:name="_Toc420302733"/>
        <w:bookmarkStart w:id="4866" w:name="_Toc420438567"/>
        <w:bookmarkStart w:id="4867" w:name="_Toc420796005"/>
        <w:bookmarkStart w:id="4868" w:name="_Toc420874273"/>
        <w:bookmarkStart w:id="4869" w:name="_Toc420874738"/>
        <w:bookmarkStart w:id="4870" w:name="_Toc420874480"/>
        <w:bookmarkStart w:id="4871" w:name="_Toc421046568"/>
        <w:bookmarkStart w:id="4872" w:name="_Toc421047039"/>
        <w:bookmarkStart w:id="4873" w:name="_Toc477259119"/>
        <w:bookmarkStart w:id="4874" w:name="_Toc479633218"/>
        <w:bookmarkStart w:id="4875" w:name="_Toc481936374"/>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del>
    </w:p>
    <w:p w14:paraId="6001FE9D" w14:textId="77777777" w:rsidR="00397B2B" w:rsidRPr="00EC76D5" w:rsidDel="00692937" w:rsidRDefault="00397B2B" w:rsidP="00397B2B">
      <w:pPr>
        <w:pStyle w:val="Code"/>
        <w:rPr>
          <w:del w:id="4876" w:author="Stefan Bjornander" w:date="2015-04-25T11:10:00Z"/>
        </w:rPr>
      </w:pPr>
      <w:del w:id="4877" w:author="Stefan Bjornander" w:date="2015-04-25T11:10:00Z">
        <w:r w:rsidRPr="00EC76D5" w:rsidDel="00692937">
          <w:delText xml:space="preserve">    unionType.m_symbolList = symbolList;</w:delText>
        </w:r>
        <w:bookmarkStart w:id="4878" w:name="_Toc417811942"/>
        <w:bookmarkStart w:id="4879" w:name="_Toc417853562"/>
        <w:bookmarkStart w:id="4880" w:name="_Toc418022240"/>
        <w:bookmarkStart w:id="4881" w:name="_Toc418191622"/>
        <w:bookmarkStart w:id="4882" w:name="_Toc418192091"/>
        <w:bookmarkStart w:id="4883" w:name="_Toc418263326"/>
        <w:bookmarkStart w:id="4884" w:name="_Toc418263793"/>
        <w:bookmarkStart w:id="4885" w:name="_Toc418356973"/>
        <w:bookmarkStart w:id="4886" w:name="_Toc418360336"/>
        <w:bookmarkStart w:id="4887" w:name="_Toc418435021"/>
        <w:bookmarkStart w:id="4888" w:name="_Toc419660188"/>
        <w:bookmarkStart w:id="4889" w:name="_Toc419660651"/>
        <w:bookmarkStart w:id="4890" w:name="_Toc420134120"/>
        <w:bookmarkStart w:id="4891" w:name="_Toc420134582"/>
        <w:bookmarkStart w:id="4892" w:name="_Toc420166340"/>
        <w:bookmarkStart w:id="4893" w:name="_Toc420167110"/>
        <w:bookmarkStart w:id="4894" w:name="_Toc420302267"/>
        <w:bookmarkStart w:id="4895" w:name="_Toc420302734"/>
        <w:bookmarkStart w:id="4896" w:name="_Toc420438568"/>
        <w:bookmarkStart w:id="4897" w:name="_Toc420796006"/>
        <w:bookmarkStart w:id="4898" w:name="_Toc420874274"/>
        <w:bookmarkStart w:id="4899" w:name="_Toc420874739"/>
        <w:bookmarkStart w:id="4900" w:name="_Toc420874481"/>
        <w:bookmarkStart w:id="4901" w:name="_Toc421046569"/>
        <w:bookmarkStart w:id="4902" w:name="_Toc421047040"/>
        <w:bookmarkStart w:id="4903" w:name="_Toc477259120"/>
        <w:bookmarkStart w:id="4904" w:name="_Toc479633219"/>
        <w:bookmarkStart w:id="4905" w:name="_Toc481936375"/>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del>
    </w:p>
    <w:p w14:paraId="4791A839" w14:textId="77777777" w:rsidR="00397B2B" w:rsidRPr="00EC76D5" w:rsidDel="00692937" w:rsidRDefault="00397B2B" w:rsidP="00397B2B">
      <w:pPr>
        <w:pStyle w:val="Code"/>
        <w:rPr>
          <w:del w:id="4906" w:author="Stefan Bjornander" w:date="2015-04-25T11:10:00Z"/>
        </w:rPr>
      </w:pPr>
      <w:del w:id="4907" w:author="Stefan Bjornander" w:date="2015-04-25T11:10:00Z">
        <w:r w:rsidRPr="00EC76D5" w:rsidDel="00692937">
          <w:delText xml:space="preserve">    return unionType;</w:delText>
        </w:r>
        <w:bookmarkStart w:id="4908" w:name="_Toc417811943"/>
        <w:bookmarkStart w:id="4909" w:name="_Toc417853563"/>
        <w:bookmarkStart w:id="4910" w:name="_Toc418022241"/>
        <w:bookmarkStart w:id="4911" w:name="_Toc418191623"/>
        <w:bookmarkStart w:id="4912" w:name="_Toc418192092"/>
        <w:bookmarkStart w:id="4913" w:name="_Toc418263327"/>
        <w:bookmarkStart w:id="4914" w:name="_Toc418263794"/>
        <w:bookmarkStart w:id="4915" w:name="_Toc418356974"/>
        <w:bookmarkStart w:id="4916" w:name="_Toc418360337"/>
        <w:bookmarkStart w:id="4917" w:name="_Toc418435022"/>
        <w:bookmarkStart w:id="4918" w:name="_Toc419660189"/>
        <w:bookmarkStart w:id="4919" w:name="_Toc419660652"/>
        <w:bookmarkStart w:id="4920" w:name="_Toc420134121"/>
        <w:bookmarkStart w:id="4921" w:name="_Toc420134583"/>
        <w:bookmarkStart w:id="4922" w:name="_Toc420166341"/>
        <w:bookmarkStart w:id="4923" w:name="_Toc420167111"/>
        <w:bookmarkStart w:id="4924" w:name="_Toc420302268"/>
        <w:bookmarkStart w:id="4925" w:name="_Toc420302735"/>
        <w:bookmarkStart w:id="4926" w:name="_Toc420438569"/>
        <w:bookmarkStart w:id="4927" w:name="_Toc420796007"/>
        <w:bookmarkStart w:id="4928" w:name="_Toc420874275"/>
        <w:bookmarkStart w:id="4929" w:name="_Toc420874740"/>
        <w:bookmarkStart w:id="4930" w:name="_Toc420874482"/>
        <w:bookmarkStart w:id="4931" w:name="_Toc421046570"/>
        <w:bookmarkStart w:id="4932" w:name="_Toc421047041"/>
        <w:bookmarkStart w:id="4933" w:name="_Toc477259121"/>
        <w:bookmarkStart w:id="4934" w:name="_Toc479633220"/>
        <w:bookmarkStart w:id="4935" w:name="_Toc481936376"/>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del>
    </w:p>
    <w:p w14:paraId="39EF6EB8" w14:textId="77777777" w:rsidR="00397B2B" w:rsidRPr="00EC76D5" w:rsidDel="00692937" w:rsidRDefault="00397B2B" w:rsidP="00397B2B">
      <w:pPr>
        <w:pStyle w:val="Code"/>
        <w:rPr>
          <w:del w:id="4936" w:author="Stefan Bjornander" w:date="2015-04-25T11:10:00Z"/>
        </w:rPr>
      </w:pPr>
      <w:del w:id="4937" w:author="Stefan Bjornander" w:date="2015-04-25T11:10:00Z">
        <w:r w:rsidRPr="00EC76D5" w:rsidDel="00692937">
          <w:delText xml:space="preserve">  }</w:delText>
        </w:r>
        <w:bookmarkStart w:id="4938" w:name="_Toc417811944"/>
        <w:bookmarkStart w:id="4939" w:name="_Toc417853564"/>
        <w:bookmarkStart w:id="4940" w:name="_Toc418022242"/>
        <w:bookmarkStart w:id="4941" w:name="_Toc418191624"/>
        <w:bookmarkStart w:id="4942" w:name="_Toc418192093"/>
        <w:bookmarkStart w:id="4943" w:name="_Toc418263328"/>
        <w:bookmarkStart w:id="4944" w:name="_Toc418263795"/>
        <w:bookmarkStart w:id="4945" w:name="_Toc418356975"/>
        <w:bookmarkStart w:id="4946" w:name="_Toc418360338"/>
        <w:bookmarkStart w:id="4947" w:name="_Toc418435023"/>
        <w:bookmarkStart w:id="4948" w:name="_Toc419660190"/>
        <w:bookmarkStart w:id="4949" w:name="_Toc419660653"/>
        <w:bookmarkStart w:id="4950" w:name="_Toc420134122"/>
        <w:bookmarkStart w:id="4951" w:name="_Toc420134584"/>
        <w:bookmarkStart w:id="4952" w:name="_Toc420166342"/>
        <w:bookmarkStart w:id="4953" w:name="_Toc420167112"/>
        <w:bookmarkStart w:id="4954" w:name="_Toc420302269"/>
        <w:bookmarkStart w:id="4955" w:name="_Toc420302736"/>
        <w:bookmarkStart w:id="4956" w:name="_Toc420438570"/>
        <w:bookmarkStart w:id="4957" w:name="_Toc420796008"/>
        <w:bookmarkStart w:id="4958" w:name="_Toc420874276"/>
        <w:bookmarkStart w:id="4959" w:name="_Toc420874741"/>
        <w:bookmarkStart w:id="4960" w:name="_Toc420874483"/>
        <w:bookmarkStart w:id="4961" w:name="_Toc421046571"/>
        <w:bookmarkStart w:id="4962" w:name="_Toc421047042"/>
        <w:bookmarkStart w:id="4963" w:name="_Toc477259122"/>
        <w:bookmarkStart w:id="4964" w:name="_Toc479633221"/>
        <w:bookmarkStart w:id="4965" w:name="_Toc481936377"/>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del>
    </w:p>
    <w:p w14:paraId="317764C8" w14:textId="77777777" w:rsidR="00397B2B" w:rsidRPr="00EC76D5" w:rsidDel="00692937" w:rsidRDefault="00397B2B" w:rsidP="00397B2B">
      <w:pPr>
        <w:pStyle w:val="Code"/>
        <w:rPr>
          <w:del w:id="4966" w:author="Stefan Bjornander" w:date="2015-04-25T11:10:00Z"/>
        </w:rPr>
      </w:pPr>
      <w:bookmarkStart w:id="4967" w:name="_Toc417811945"/>
      <w:bookmarkStart w:id="4968" w:name="_Toc417853565"/>
      <w:bookmarkStart w:id="4969" w:name="_Toc418022243"/>
      <w:bookmarkStart w:id="4970" w:name="_Toc418191625"/>
      <w:bookmarkStart w:id="4971" w:name="_Toc418192094"/>
      <w:bookmarkStart w:id="4972" w:name="_Toc418263329"/>
      <w:bookmarkStart w:id="4973" w:name="_Toc418263796"/>
      <w:bookmarkStart w:id="4974" w:name="_Toc418356976"/>
      <w:bookmarkStart w:id="4975" w:name="_Toc418360339"/>
      <w:bookmarkStart w:id="4976" w:name="_Toc418435024"/>
      <w:bookmarkStart w:id="4977" w:name="_Toc419660191"/>
      <w:bookmarkStart w:id="4978" w:name="_Toc419660654"/>
      <w:bookmarkStart w:id="4979" w:name="_Toc420134123"/>
      <w:bookmarkStart w:id="4980" w:name="_Toc420134585"/>
      <w:bookmarkStart w:id="4981" w:name="_Toc420166343"/>
      <w:bookmarkStart w:id="4982" w:name="_Toc420167113"/>
      <w:bookmarkStart w:id="4983" w:name="_Toc420302270"/>
      <w:bookmarkStart w:id="4984" w:name="_Toc420302737"/>
      <w:bookmarkStart w:id="4985" w:name="_Toc420438571"/>
      <w:bookmarkStart w:id="4986" w:name="_Toc420796009"/>
      <w:bookmarkStart w:id="4987" w:name="_Toc420874277"/>
      <w:bookmarkStart w:id="4988" w:name="_Toc420874742"/>
      <w:bookmarkStart w:id="4989" w:name="_Toc420874484"/>
      <w:bookmarkStart w:id="4990" w:name="_Toc421046572"/>
      <w:bookmarkStart w:id="4991" w:name="_Toc421047043"/>
      <w:bookmarkStart w:id="4992" w:name="_Toc477259123"/>
      <w:bookmarkStart w:id="4993" w:name="_Toc479633222"/>
      <w:bookmarkStart w:id="4994" w:name="_Toc481936378"/>
      <w:bookmarkEnd w:id="4967"/>
      <w:bookmarkEnd w:id="496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p>
    <w:p w14:paraId="4C6221A0" w14:textId="77777777" w:rsidR="00397B2B" w:rsidRPr="00EC76D5" w:rsidDel="00692937" w:rsidRDefault="00397B2B" w:rsidP="00397B2B">
      <w:pPr>
        <w:pStyle w:val="Code"/>
        <w:rPr>
          <w:del w:id="4995" w:author="Stefan Bjornander" w:date="2015-04-25T11:10:00Z"/>
        </w:rPr>
      </w:pPr>
      <w:del w:id="4996" w:author="Stefan Bjornander" w:date="2015-04-25T11:10:00Z">
        <w:r w:rsidRPr="00EC76D5" w:rsidDel="00692937">
          <w:delText xml:space="preserve">  public List&lt;Symb&gt; getSymbolList() {</w:delText>
        </w:r>
        <w:bookmarkStart w:id="4997" w:name="_Toc417811946"/>
        <w:bookmarkStart w:id="4998" w:name="_Toc417853566"/>
        <w:bookmarkStart w:id="4999" w:name="_Toc418022244"/>
        <w:bookmarkStart w:id="5000" w:name="_Toc418191626"/>
        <w:bookmarkStart w:id="5001" w:name="_Toc418192095"/>
        <w:bookmarkStart w:id="5002" w:name="_Toc418263330"/>
        <w:bookmarkStart w:id="5003" w:name="_Toc418263797"/>
        <w:bookmarkStart w:id="5004" w:name="_Toc418356977"/>
        <w:bookmarkStart w:id="5005" w:name="_Toc418360340"/>
        <w:bookmarkStart w:id="5006" w:name="_Toc418435025"/>
        <w:bookmarkStart w:id="5007" w:name="_Toc419660192"/>
        <w:bookmarkStart w:id="5008" w:name="_Toc419660655"/>
        <w:bookmarkStart w:id="5009" w:name="_Toc420134124"/>
        <w:bookmarkStart w:id="5010" w:name="_Toc420134586"/>
        <w:bookmarkStart w:id="5011" w:name="_Toc420166344"/>
        <w:bookmarkStart w:id="5012" w:name="_Toc420167114"/>
        <w:bookmarkStart w:id="5013" w:name="_Toc420302271"/>
        <w:bookmarkStart w:id="5014" w:name="_Toc420302738"/>
        <w:bookmarkStart w:id="5015" w:name="_Toc420438572"/>
        <w:bookmarkStart w:id="5016" w:name="_Toc420796010"/>
        <w:bookmarkStart w:id="5017" w:name="_Toc420874278"/>
        <w:bookmarkStart w:id="5018" w:name="_Toc420874743"/>
        <w:bookmarkStart w:id="5019" w:name="_Toc420874485"/>
        <w:bookmarkStart w:id="5020" w:name="_Toc421046573"/>
        <w:bookmarkStart w:id="5021" w:name="_Toc421047044"/>
        <w:bookmarkStart w:id="5022" w:name="_Toc477259124"/>
        <w:bookmarkStart w:id="5023" w:name="_Toc479633223"/>
        <w:bookmarkStart w:id="5024" w:name="_Toc481936379"/>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del>
    </w:p>
    <w:p w14:paraId="6BB0D036" w14:textId="77777777" w:rsidR="00397B2B" w:rsidRPr="00EC76D5" w:rsidDel="00692937" w:rsidRDefault="00397B2B" w:rsidP="00397B2B">
      <w:pPr>
        <w:pStyle w:val="Code"/>
        <w:rPr>
          <w:del w:id="5025" w:author="Stefan Bjornander" w:date="2015-04-25T11:10:00Z"/>
        </w:rPr>
      </w:pPr>
      <w:del w:id="5026" w:author="Stefan Bjornander" w:date="2015-04-25T11:10:00Z">
        <w:r w:rsidRPr="00EC76D5" w:rsidDel="00692937">
          <w:delText xml:space="preserve">    return m_symbolList;</w:delText>
        </w:r>
        <w:bookmarkStart w:id="5027" w:name="_Toc417811947"/>
        <w:bookmarkStart w:id="5028" w:name="_Toc417853567"/>
        <w:bookmarkStart w:id="5029" w:name="_Toc418022245"/>
        <w:bookmarkStart w:id="5030" w:name="_Toc418191627"/>
        <w:bookmarkStart w:id="5031" w:name="_Toc418192096"/>
        <w:bookmarkStart w:id="5032" w:name="_Toc418263331"/>
        <w:bookmarkStart w:id="5033" w:name="_Toc418263798"/>
        <w:bookmarkStart w:id="5034" w:name="_Toc418356978"/>
        <w:bookmarkStart w:id="5035" w:name="_Toc418360341"/>
        <w:bookmarkStart w:id="5036" w:name="_Toc418435026"/>
        <w:bookmarkStart w:id="5037" w:name="_Toc419660193"/>
        <w:bookmarkStart w:id="5038" w:name="_Toc419660656"/>
        <w:bookmarkStart w:id="5039" w:name="_Toc420134125"/>
        <w:bookmarkStart w:id="5040" w:name="_Toc420134587"/>
        <w:bookmarkStart w:id="5041" w:name="_Toc420166345"/>
        <w:bookmarkStart w:id="5042" w:name="_Toc420167115"/>
        <w:bookmarkStart w:id="5043" w:name="_Toc420302272"/>
        <w:bookmarkStart w:id="5044" w:name="_Toc420302739"/>
        <w:bookmarkStart w:id="5045" w:name="_Toc420438573"/>
        <w:bookmarkStart w:id="5046" w:name="_Toc420796011"/>
        <w:bookmarkStart w:id="5047" w:name="_Toc420874279"/>
        <w:bookmarkStart w:id="5048" w:name="_Toc420874744"/>
        <w:bookmarkStart w:id="5049" w:name="_Toc420874486"/>
        <w:bookmarkStart w:id="5050" w:name="_Toc421046574"/>
        <w:bookmarkStart w:id="5051" w:name="_Toc421047045"/>
        <w:bookmarkStart w:id="5052" w:name="_Toc477259125"/>
        <w:bookmarkStart w:id="5053" w:name="_Toc479633224"/>
        <w:bookmarkStart w:id="5054" w:name="_Toc481936380"/>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del>
    </w:p>
    <w:p w14:paraId="7930A6B1" w14:textId="77777777" w:rsidR="00397B2B" w:rsidRPr="00EC76D5" w:rsidDel="00692937" w:rsidRDefault="00397B2B" w:rsidP="00397B2B">
      <w:pPr>
        <w:pStyle w:val="Code"/>
        <w:rPr>
          <w:del w:id="5055" w:author="Stefan Bjornander" w:date="2015-04-25T11:10:00Z"/>
        </w:rPr>
      </w:pPr>
      <w:del w:id="5056" w:author="Stefan Bjornander" w:date="2015-04-25T11:10:00Z">
        <w:r w:rsidRPr="00EC76D5" w:rsidDel="00692937">
          <w:delText xml:space="preserve">  }</w:delText>
        </w:r>
        <w:bookmarkStart w:id="5057" w:name="_Toc417811948"/>
        <w:bookmarkStart w:id="5058" w:name="_Toc417853568"/>
        <w:bookmarkStart w:id="5059" w:name="_Toc418022246"/>
        <w:bookmarkStart w:id="5060" w:name="_Toc418191628"/>
        <w:bookmarkStart w:id="5061" w:name="_Toc418192097"/>
        <w:bookmarkStart w:id="5062" w:name="_Toc418263332"/>
        <w:bookmarkStart w:id="5063" w:name="_Toc418263799"/>
        <w:bookmarkStart w:id="5064" w:name="_Toc418356979"/>
        <w:bookmarkStart w:id="5065" w:name="_Toc418360342"/>
        <w:bookmarkStart w:id="5066" w:name="_Toc418435027"/>
        <w:bookmarkStart w:id="5067" w:name="_Toc419660194"/>
        <w:bookmarkStart w:id="5068" w:name="_Toc419660657"/>
        <w:bookmarkStart w:id="5069" w:name="_Toc420134126"/>
        <w:bookmarkStart w:id="5070" w:name="_Toc420134588"/>
        <w:bookmarkStart w:id="5071" w:name="_Toc420166346"/>
        <w:bookmarkStart w:id="5072" w:name="_Toc420167116"/>
        <w:bookmarkStart w:id="5073" w:name="_Toc420302273"/>
        <w:bookmarkStart w:id="5074" w:name="_Toc420302740"/>
        <w:bookmarkStart w:id="5075" w:name="_Toc420438574"/>
        <w:bookmarkStart w:id="5076" w:name="_Toc420796012"/>
        <w:bookmarkStart w:id="5077" w:name="_Toc420874280"/>
        <w:bookmarkStart w:id="5078" w:name="_Toc420874745"/>
        <w:bookmarkStart w:id="5079" w:name="_Toc420874487"/>
        <w:bookmarkStart w:id="5080" w:name="_Toc421046575"/>
        <w:bookmarkStart w:id="5081" w:name="_Toc421047046"/>
        <w:bookmarkStart w:id="5082" w:name="_Toc477259126"/>
        <w:bookmarkStart w:id="5083" w:name="_Toc479633225"/>
        <w:bookmarkStart w:id="5084" w:name="_Toc481936381"/>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del>
    </w:p>
    <w:p w14:paraId="5A77D6E6" w14:textId="77777777" w:rsidR="00397B2B" w:rsidRPr="00EC76D5" w:rsidDel="00692937" w:rsidRDefault="00397B2B" w:rsidP="00397B2B">
      <w:pPr>
        <w:pStyle w:val="Code"/>
        <w:rPr>
          <w:del w:id="5085" w:author="Stefan Bjornander" w:date="2015-04-25T11:10:00Z"/>
        </w:rPr>
      </w:pPr>
      <w:bookmarkStart w:id="5086" w:name="_Toc417811949"/>
      <w:bookmarkStart w:id="5087" w:name="_Toc417853569"/>
      <w:bookmarkStart w:id="5088" w:name="_Toc418022247"/>
      <w:bookmarkStart w:id="5089" w:name="_Toc418191629"/>
      <w:bookmarkStart w:id="5090" w:name="_Toc418192098"/>
      <w:bookmarkStart w:id="5091" w:name="_Toc418263333"/>
      <w:bookmarkStart w:id="5092" w:name="_Toc418263800"/>
      <w:bookmarkStart w:id="5093" w:name="_Toc418356980"/>
      <w:bookmarkStart w:id="5094" w:name="_Toc418360343"/>
      <w:bookmarkStart w:id="5095" w:name="_Toc418435028"/>
      <w:bookmarkStart w:id="5096" w:name="_Toc419660195"/>
      <w:bookmarkStart w:id="5097" w:name="_Toc419660658"/>
      <w:bookmarkStart w:id="5098" w:name="_Toc420134127"/>
      <w:bookmarkStart w:id="5099" w:name="_Toc420134589"/>
      <w:bookmarkStart w:id="5100" w:name="_Toc420166347"/>
      <w:bookmarkStart w:id="5101" w:name="_Toc420167117"/>
      <w:bookmarkStart w:id="5102" w:name="_Toc420302274"/>
      <w:bookmarkStart w:id="5103" w:name="_Toc420302741"/>
      <w:bookmarkStart w:id="5104" w:name="_Toc420438575"/>
      <w:bookmarkStart w:id="5105" w:name="_Toc420796013"/>
      <w:bookmarkStart w:id="5106" w:name="_Toc420874281"/>
      <w:bookmarkStart w:id="5107" w:name="_Toc420874746"/>
      <w:bookmarkStart w:id="5108" w:name="_Toc420874488"/>
      <w:bookmarkStart w:id="5109" w:name="_Toc421046576"/>
      <w:bookmarkStart w:id="5110" w:name="_Toc421047047"/>
      <w:bookmarkStart w:id="5111" w:name="_Toc477259127"/>
      <w:bookmarkStart w:id="5112" w:name="_Toc479633226"/>
      <w:bookmarkStart w:id="5113" w:name="_Toc481936382"/>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p>
    <w:p w14:paraId="427C2679" w14:textId="77777777" w:rsidR="00397B2B" w:rsidRPr="00EC76D5" w:rsidDel="00692937" w:rsidRDefault="00397B2B" w:rsidP="00397B2B">
      <w:pPr>
        <w:pStyle w:val="Code"/>
        <w:rPr>
          <w:del w:id="5114" w:author="Stefan Bjornander" w:date="2015-04-25T11:10:00Z"/>
        </w:rPr>
      </w:pPr>
      <w:del w:id="5115" w:author="Stefan Bjornander" w:date="2015-04-25T11:10:00Z">
        <w:r w:rsidRPr="00EC76D5" w:rsidDel="00692937">
          <w:delText xml:space="preserve">  public boolean hasTag() {</w:delText>
        </w:r>
        <w:bookmarkStart w:id="5116" w:name="_Toc417811950"/>
        <w:bookmarkStart w:id="5117" w:name="_Toc417853570"/>
        <w:bookmarkStart w:id="5118" w:name="_Toc418022248"/>
        <w:bookmarkStart w:id="5119" w:name="_Toc418191630"/>
        <w:bookmarkStart w:id="5120" w:name="_Toc418192099"/>
        <w:bookmarkStart w:id="5121" w:name="_Toc418263334"/>
        <w:bookmarkStart w:id="5122" w:name="_Toc418263801"/>
        <w:bookmarkStart w:id="5123" w:name="_Toc418356981"/>
        <w:bookmarkStart w:id="5124" w:name="_Toc418360344"/>
        <w:bookmarkStart w:id="5125" w:name="_Toc418435029"/>
        <w:bookmarkStart w:id="5126" w:name="_Toc419660196"/>
        <w:bookmarkStart w:id="5127" w:name="_Toc419660659"/>
        <w:bookmarkStart w:id="5128" w:name="_Toc420134128"/>
        <w:bookmarkStart w:id="5129" w:name="_Toc420134590"/>
        <w:bookmarkStart w:id="5130" w:name="_Toc420166348"/>
        <w:bookmarkStart w:id="5131" w:name="_Toc420167118"/>
        <w:bookmarkStart w:id="5132" w:name="_Toc420302275"/>
        <w:bookmarkStart w:id="5133" w:name="_Toc420302742"/>
        <w:bookmarkStart w:id="5134" w:name="_Toc420438576"/>
        <w:bookmarkStart w:id="5135" w:name="_Toc420796014"/>
        <w:bookmarkStart w:id="5136" w:name="_Toc420874282"/>
        <w:bookmarkStart w:id="5137" w:name="_Toc420874747"/>
        <w:bookmarkStart w:id="5138" w:name="_Toc420874489"/>
        <w:bookmarkStart w:id="5139" w:name="_Toc421046577"/>
        <w:bookmarkStart w:id="5140" w:name="_Toc421047048"/>
        <w:bookmarkStart w:id="5141" w:name="_Toc477259128"/>
        <w:bookmarkStart w:id="5142" w:name="_Toc479633227"/>
        <w:bookmarkStart w:id="5143" w:name="_Toc481936383"/>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del>
    </w:p>
    <w:p w14:paraId="2FDCBF88" w14:textId="77777777" w:rsidR="00397B2B" w:rsidRPr="00EC76D5" w:rsidDel="00692937" w:rsidRDefault="00397B2B" w:rsidP="00397B2B">
      <w:pPr>
        <w:pStyle w:val="Code"/>
        <w:rPr>
          <w:del w:id="5144" w:author="Stefan Bjornander" w:date="2015-04-25T11:10:00Z"/>
        </w:rPr>
      </w:pPr>
      <w:del w:id="5145" w:author="Stefan Bjornander" w:date="2015-04-25T11:10:00Z">
        <w:r w:rsidRPr="00EC76D5" w:rsidDel="00692937">
          <w:delText xml:space="preserve">    return m_hasTag;</w:delText>
        </w:r>
        <w:bookmarkStart w:id="5146" w:name="_Toc417811951"/>
        <w:bookmarkStart w:id="5147" w:name="_Toc417853571"/>
        <w:bookmarkStart w:id="5148" w:name="_Toc418022249"/>
        <w:bookmarkStart w:id="5149" w:name="_Toc418191631"/>
        <w:bookmarkStart w:id="5150" w:name="_Toc418192100"/>
        <w:bookmarkStart w:id="5151" w:name="_Toc418263335"/>
        <w:bookmarkStart w:id="5152" w:name="_Toc418263802"/>
        <w:bookmarkStart w:id="5153" w:name="_Toc418356982"/>
        <w:bookmarkStart w:id="5154" w:name="_Toc418360345"/>
        <w:bookmarkStart w:id="5155" w:name="_Toc418435030"/>
        <w:bookmarkStart w:id="5156" w:name="_Toc419660197"/>
        <w:bookmarkStart w:id="5157" w:name="_Toc419660660"/>
        <w:bookmarkStart w:id="5158" w:name="_Toc420134129"/>
        <w:bookmarkStart w:id="5159" w:name="_Toc420134591"/>
        <w:bookmarkStart w:id="5160" w:name="_Toc420166349"/>
        <w:bookmarkStart w:id="5161" w:name="_Toc420167119"/>
        <w:bookmarkStart w:id="5162" w:name="_Toc420302276"/>
        <w:bookmarkStart w:id="5163" w:name="_Toc420302743"/>
        <w:bookmarkStart w:id="5164" w:name="_Toc420438577"/>
        <w:bookmarkStart w:id="5165" w:name="_Toc420796015"/>
        <w:bookmarkStart w:id="5166" w:name="_Toc420874283"/>
        <w:bookmarkStart w:id="5167" w:name="_Toc420874748"/>
        <w:bookmarkStart w:id="5168" w:name="_Toc420874490"/>
        <w:bookmarkStart w:id="5169" w:name="_Toc421046578"/>
        <w:bookmarkStart w:id="5170" w:name="_Toc421047049"/>
        <w:bookmarkStart w:id="5171" w:name="_Toc477259129"/>
        <w:bookmarkStart w:id="5172" w:name="_Toc479633228"/>
        <w:bookmarkStart w:id="5173" w:name="_Toc481936384"/>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del>
    </w:p>
    <w:p w14:paraId="42AC9A80" w14:textId="77777777" w:rsidR="00397B2B" w:rsidRPr="00EC76D5" w:rsidDel="00692937" w:rsidRDefault="00397B2B" w:rsidP="00397B2B">
      <w:pPr>
        <w:pStyle w:val="Code"/>
        <w:rPr>
          <w:del w:id="5174" w:author="Stefan Bjornander" w:date="2015-04-25T11:10:00Z"/>
        </w:rPr>
      </w:pPr>
      <w:del w:id="5175" w:author="Stefan Bjornander" w:date="2015-04-25T11:10:00Z">
        <w:r w:rsidRPr="00EC76D5" w:rsidDel="00692937">
          <w:delText xml:space="preserve">  }</w:delText>
        </w:r>
        <w:bookmarkStart w:id="5176" w:name="_Toc417811952"/>
        <w:bookmarkStart w:id="5177" w:name="_Toc417853572"/>
        <w:bookmarkStart w:id="5178" w:name="_Toc418022250"/>
        <w:bookmarkStart w:id="5179" w:name="_Toc418191632"/>
        <w:bookmarkStart w:id="5180" w:name="_Toc418192101"/>
        <w:bookmarkStart w:id="5181" w:name="_Toc418263336"/>
        <w:bookmarkStart w:id="5182" w:name="_Toc418263803"/>
        <w:bookmarkStart w:id="5183" w:name="_Toc418356983"/>
        <w:bookmarkStart w:id="5184" w:name="_Toc418360346"/>
        <w:bookmarkStart w:id="5185" w:name="_Toc418435031"/>
        <w:bookmarkStart w:id="5186" w:name="_Toc419660198"/>
        <w:bookmarkStart w:id="5187" w:name="_Toc419660661"/>
        <w:bookmarkStart w:id="5188" w:name="_Toc420134130"/>
        <w:bookmarkStart w:id="5189" w:name="_Toc420134592"/>
        <w:bookmarkStart w:id="5190" w:name="_Toc420166350"/>
        <w:bookmarkStart w:id="5191" w:name="_Toc420167120"/>
        <w:bookmarkStart w:id="5192" w:name="_Toc420302277"/>
        <w:bookmarkStart w:id="5193" w:name="_Toc420302744"/>
        <w:bookmarkStart w:id="5194" w:name="_Toc420438578"/>
        <w:bookmarkStart w:id="5195" w:name="_Toc420796016"/>
        <w:bookmarkStart w:id="5196" w:name="_Toc420874284"/>
        <w:bookmarkStart w:id="5197" w:name="_Toc420874749"/>
        <w:bookmarkStart w:id="5198" w:name="_Toc420874491"/>
        <w:bookmarkStart w:id="5199" w:name="_Toc421046579"/>
        <w:bookmarkStart w:id="5200" w:name="_Toc421047050"/>
        <w:bookmarkStart w:id="5201" w:name="_Toc477259130"/>
        <w:bookmarkStart w:id="5202" w:name="_Toc479633229"/>
        <w:bookmarkStart w:id="5203" w:name="_Toc481936385"/>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del>
    </w:p>
    <w:p w14:paraId="72AFEF06" w14:textId="77777777" w:rsidR="00397B2B" w:rsidRPr="00EC76D5" w:rsidDel="00692937" w:rsidRDefault="00397B2B" w:rsidP="00397B2B">
      <w:pPr>
        <w:pStyle w:val="Code"/>
        <w:rPr>
          <w:del w:id="5204" w:author="Stefan Bjornander" w:date="2015-04-25T11:10:00Z"/>
        </w:rPr>
      </w:pPr>
      <w:bookmarkStart w:id="5205" w:name="_Toc417811953"/>
      <w:bookmarkStart w:id="5206" w:name="_Toc417853573"/>
      <w:bookmarkStart w:id="5207" w:name="_Toc418022251"/>
      <w:bookmarkStart w:id="5208" w:name="_Toc418191633"/>
      <w:bookmarkStart w:id="5209" w:name="_Toc418192102"/>
      <w:bookmarkStart w:id="5210" w:name="_Toc418263337"/>
      <w:bookmarkStart w:id="5211" w:name="_Toc418263804"/>
      <w:bookmarkStart w:id="5212" w:name="_Toc418356984"/>
      <w:bookmarkStart w:id="5213" w:name="_Toc418360347"/>
      <w:bookmarkStart w:id="5214" w:name="_Toc418435032"/>
      <w:bookmarkStart w:id="5215" w:name="_Toc419660199"/>
      <w:bookmarkStart w:id="5216" w:name="_Toc419660662"/>
      <w:bookmarkStart w:id="5217" w:name="_Toc420134131"/>
      <w:bookmarkStart w:id="5218" w:name="_Toc420134593"/>
      <w:bookmarkStart w:id="5219" w:name="_Toc420166351"/>
      <w:bookmarkStart w:id="5220" w:name="_Toc420167121"/>
      <w:bookmarkStart w:id="5221" w:name="_Toc420302278"/>
      <w:bookmarkStart w:id="5222" w:name="_Toc420302745"/>
      <w:bookmarkStart w:id="5223" w:name="_Toc420438579"/>
      <w:bookmarkStart w:id="5224" w:name="_Toc420796017"/>
      <w:bookmarkStart w:id="5225" w:name="_Toc420874285"/>
      <w:bookmarkStart w:id="5226" w:name="_Toc420874750"/>
      <w:bookmarkStart w:id="5227" w:name="_Toc420874492"/>
      <w:bookmarkStart w:id="5228" w:name="_Toc421046580"/>
      <w:bookmarkStart w:id="5229" w:name="_Toc421047051"/>
      <w:bookmarkStart w:id="5230" w:name="_Toc477259131"/>
      <w:bookmarkStart w:id="5231" w:name="_Toc479633230"/>
      <w:bookmarkStart w:id="5232" w:name="_Toc481936386"/>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p>
    <w:p w14:paraId="6271A0CE" w14:textId="77777777" w:rsidR="00397B2B" w:rsidRPr="00EC76D5" w:rsidDel="00692937" w:rsidRDefault="00397B2B" w:rsidP="00397B2B">
      <w:pPr>
        <w:pStyle w:val="Code"/>
        <w:rPr>
          <w:del w:id="5233" w:author="Stefan Bjornander" w:date="2015-04-25T11:10:00Z"/>
        </w:rPr>
      </w:pPr>
      <w:del w:id="5234" w:author="Stefan Bjornander" w:date="2015-04-25T11:10:00Z">
        <w:r w:rsidRPr="00EC76D5" w:rsidDel="00692937">
          <w:delText xml:space="preserve">  public Symb lookupMember(String name) {</w:delText>
        </w:r>
        <w:bookmarkStart w:id="5235" w:name="_Toc417811954"/>
        <w:bookmarkStart w:id="5236" w:name="_Toc417853574"/>
        <w:bookmarkStart w:id="5237" w:name="_Toc418022252"/>
        <w:bookmarkStart w:id="5238" w:name="_Toc418191634"/>
        <w:bookmarkStart w:id="5239" w:name="_Toc418192103"/>
        <w:bookmarkStart w:id="5240" w:name="_Toc418263338"/>
        <w:bookmarkStart w:id="5241" w:name="_Toc418263805"/>
        <w:bookmarkStart w:id="5242" w:name="_Toc418356985"/>
        <w:bookmarkStart w:id="5243" w:name="_Toc418360348"/>
        <w:bookmarkStart w:id="5244" w:name="_Toc418435033"/>
        <w:bookmarkStart w:id="5245" w:name="_Toc419660200"/>
        <w:bookmarkStart w:id="5246" w:name="_Toc419660663"/>
        <w:bookmarkStart w:id="5247" w:name="_Toc420134132"/>
        <w:bookmarkStart w:id="5248" w:name="_Toc420134594"/>
        <w:bookmarkStart w:id="5249" w:name="_Toc420166352"/>
        <w:bookmarkStart w:id="5250" w:name="_Toc420167122"/>
        <w:bookmarkStart w:id="5251" w:name="_Toc420302279"/>
        <w:bookmarkStart w:id="5252" w:name="_Toc420302746"/>
        <w:bookmarkStart w:id="5253" w:name="_Toc420438580"/>
        <w:bookmarkStart w:id="5254" w:name="_Toc420796018"/>
        <w:bookmarkStart w:id="5255" w:name="_Toc420874286"/>
        <w:bookmarkStart w:id="5256" w:name="_Toc420874751"/>
        <w:bookmarkStart w:id="5257" w:name="_Toc420874493"/>
        <w:bookmarkStart w:id="5258" w:name="_Toc421046581"/>
        <w:bookmarkStart w:id="5259" w:name="_Toc421047052"/>
        <w:bookmarkStart w:id="5260" w:name="_Toc477259132"/>
        <w:bookmarkStart w:id="5261" w:name="_Toc479633231"/>
        <w:bookmarkStart w:id="5262" w:name="_Toc481936387"/>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del>
    </w:p>
    <w:p w14:paraId="3C32E0C5" w14:textId="77777777" w:rsidR="00397B2B" w:rsidRPr="00EC76D5" w:rsidDel="00692937" w:rsidRDefault="00397B2B" w:rsidP="00397B2B">
      <w:pPr>
        <w:pStyle w:val="Code"/>
        <w:rPr>
          <w:del w:id="5263" w:author="Stefan Bjornander" w:date="2015-04-25T11:10:00Z"/>
        </w:rPr>
      </w:pPr>
      <w:del w:id="5264" w:author="Stefan Bjornander" w:date="2015-04-25T11:10:00Z">
        <w:r w:rsidRPr="00EC76D5" w:rsidDel="00692937">
          <w:delText xml:space="preserve">    if (m_symbolList != null) {</w:delText>
        </w:r>
        <w:bookmarkStart w:id="5265" w:name="_Toc417811955"/>
        <w:bookmarkStart w:id="5266" w:name="_Toc417853575"/>
        <w:bookmarkStart w:id="5267" w:name="_Toc418022253"/>
        <w:bookmarkStart w:id="5268" w:name="_Toc418191635"/>
        <w:bookmarkStart w:id="5269" w:name="_Toc418192104"/>
        <w:bookmarkStart w:id="5270" w:name="_Toc418263339"/>
        <w:bookmarkStart w:id="5271" w:name="_Toc418263806"/>
        <w:bookmarkStart w:id="5272" w:name="_Toc418356986"/>
        <w:bookmarkStart w:id="5273" w:name="_Toc418360349"/>
        <w:bookmarkStart w:id="5274" w:name="_Toc418435034"/>
        <w:bookmarkStart w:id="5275" w:name="_Toc419660201"/>
        <w:bookmarkStart w:id="5276" w:name="_Toc419660664"/>
        <w:bookmarkStart w:id="5277" w:name="_Toc420134133"/>
        <w:bookmarkStart w:id="5278" w:name="_Toc420134595"/>
        <w:bookmarkStart w:id="5279" w:name="_Toc420166353"/>
        <w:bookmarkStart w:id="5280" w:name="_Toc420167123"/>
        <w:bookmarkStart w:id="5281" w:name="_Toc420302280"/>
        <w:bookmarkStart w:id="5282" w:name="_Toc420302747"/>
        <w:bookmarkStart w:id="5283" w:name="_Toc420438581"/>
        <w:bookmarkStart w:id="5284" w:name="_Toc420796019"/>
        <w:bookmarkStart w:id="5285" w:name="_Toc420874287"/>
        <w:bookmarkStart w:id="5286" w:name="_Toc420874752"/>
        <w:bookmarkStart w:id="5287" w:name="_Toc420874494"/>
        <w:bookmarkStart w:id="5288" w:name="_Toc421046582"/>
        <w:bookmarkStart w:id="5289" w:name="_Toc421047053"/>
        <w:bookmarkStart w:id="5290" w:name="_Toc477259133"/>
        <w:bookmarkStart w:id="5291" w:name="_Toc479633232"/>
        <w:bookmarkStart w:id="5292" w:name="_Toc481936388"/>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del>
    </w:p>
    <w:p w14:paraId="06E5A88E" w14:textId="77777777" w:rsidR="00397B2B" w:rsidRPr="00EC76D5" w:rsidDel="00692937" w:rsidRDefault="00397B2B" w:rsidP="00397B2B">
      <w:pPr>
        <w:pStyle w:val="Code"/>
        <w:rPr>
          <w:del w:id="5293" w:author="Stefan Bjornander" w:date="2015-04-25T11:10:00Z"/>
        </w:rPr>
      </w:pPr>
      <w:del w:id="5294" w:author="Stefan Bjornander" w:date="2015-04-25T11:10:00Z">
        <w:r w:rsidRPr="00EC76D5" w:rsidDel="00692937">
          <w:delText xml:space="preserve">      for (Symb symbol : m_symbolList) {</w:delText>
        </w:r>
        <w:bookmarkStart w:id="5295" w:name="_Toc417811956"/>
        <w:bookmarkStart w:id="5296" w:name="_Toc417853576"/>
        <w:bookmarkStart w:id="5297" w:name="_Toc418022254"/>
        <w:bookmarkStart w:id="5298" w:name="_Toc418191636"/>
        <w:bookmarkStart w:id="5299" w:name="_Toc418192105"/>
        <w:bookmarkStart w:id="5300" w:name="_Toc418263340"/>
        <w:bookmarkStart w:id="5301" w:name="_Toc418263807"/>
        <w:bookmarkStart w:id="5302" w:name="_Toc418356987"/>
        <w:bookmarkStart w:id="5303" w:name="_Toc418360350"/>
        <w:bookmarkStart w:id="5304" w:name="_Toc418435035"/>
        <w:bookmarkStart w:id="5305" w:name="_Toc419660202"/>
        <w:bookmarkStart w:id="5306" w:name="_Toc419660665"/>
        <w:bookmarkStart w:id="5307" w:name="_Toc420134134"/>
        <w:bookmarkStart w:id="5308" w:name="_Toc420134596"/>
        <w:bookmarkStart w:id="5309" w:name="_Toc420166354"/>
        <w:bookmarkStart w:id="5310" w:name="_Toc420167124"/>
        <w:bookmarkStart w:id="5311" w:name="_Toc420302281"/>
        <w:bookmarkStart w:id="5312" w:name="_Toc420302748"/>
        <w:bookmarkStart w:id="5313" w:name="_Toc420438582"/>
        <w:bookmarkStart w:id="5314" w:name="_Toc420796020"/>
        <w:bookmarkStart w:id="5315" w:name="_Toc420874288"/>
        <w:bookmarkStart w:id="5316" w:name="_Toc420874753"/>
        <w:bookmarkStart w:id="5317" w:name="_Toc420874495"/>
        <w:bookmarkStart w:id="5318" w:name="_Toc421046583"/>
        <w:bookmarkStart w:id="5319" w:name="_Toc421047054"/>
        <w:bookmarkStart w:id="5320" w:name="_Toc477259134"/>
        <w:bookmarkStart w:id="5321" w:name="_Toc479633233"/>
        <w:bookmarkStart w:id="5322" w:name="_Toc481936389"/>
        <w:bookmarkEnd w:id="5295"/>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bookmarkEnd w:id="5321"/>
        <w:bookmarkEnd w:id="5322"/>
      </w:del>
    </w:p>
    <w:p w14:paraId="338011E6" w14:textId="77777777" w:rsidR="00397B2B" w:rsidRPr="00EC76D5" w:rsidDel="00692937" w:rsidRDefault="00397B2B" w:rsidP="00397B2B">
      <w:pPr>
        <w:pStyle w:val="Code"/>
        <w:rPr>
          <w:del w:id="5323" w:author="Stefan Bjornander" w:date="2015-04-25T11:10:00Z"/>
        </w:rPr>
      </w:pPr>
      <w:del w:id="5324" w:author="Stefan Bjornander" w:date="2015-04-25T11:10:00Z">
        <w:r w:rsidRPr="00EC76D5" w:rsidDel="00692937">
          <w:delText xml:space="preserve">        if (symbol.name().equals(name)) {</w:delText>
        </w:r>
        <w:bookmarkStart w:id="5325" w:name="_Toc417811957"/>
        <w:bookmarkStart w:id="5326" w:name="_Toc417853577"/>
        <w:bookmarkStart w:id="5327" w:name="_Toc418022255"/>
        <w:bookmarkStart w:id="5328" w:name="_Toc418191637"/>
        <w:bookmarkStart w:id="5329" w:name="_Toc418192106"/>
        <w:bookmarkStart w:id="5330" w:name="_Toc418263341"/>
        <w:bookmarkStart w:id="5331" w:name="_Toc418263808"/>
        <w:bookmarkStart w:id="5332" w:name="_Toc418356988"/>
        <w:bookmarkStart w:id="5333" w:name="_Toc418360351"/>
        <w:bookmarkStart w:id="5334" w:name="_Toc418435036"/>
        <w:bookmarkStart w:id="5335" w:name="_Toc419660203"/>
        <w:bookmarkStart w:id="5336" w:name="_Toc419660666"/>
        <w:bookmarkStart w:id="5337" w:name="_Toc420134135"/>
        <w:bookmarkStart w:id="5338" w:name="_Toc420134597"/>
        <w:bookmarkStart w:id="5339" w:name="_Toc420166355"/>
        <w:bookmarkStart w:id="5340" w:name="_Toc420167125"/>
        <w:bookmarkStart w:id="5341" w:name="_Toc420302282"/>
        <w:bookmarkStart w:id="5342" w:name="_Toc420302749"/>
        <w:bookmarkStart w:id="5343" w:name="_Toc420438583"/>
        <w:bookmarkStart w:id="5344" w:name="_Toc420796021"/>
        <w:bookmarkStart w:id="5345" w:name="_Toc420874289"/>
        <w:bookmarkStart w:id="5346" w:name="_Toc420874754"/>
        <w:bookmarkStart w:id="5347" w:name="_Toc420874496"/>
        <w:bookmarkStart w:id="5348" w:name="_Toc421046584"/>
        <w:bookmarkStart w:id="5349" w:name="_Toc421047055"/>
        <w:bookmarkStart w:id="5350" w:name="_Toc477259135"/>
        <w:bookmarkStart w:id="5351" w:name="_Toc479633234"/>
        <w:bookmarkStart w:id="5352" w:name="_Toc481936390"/>
        <w:bookmarkEnd w:id="5325"/>
        <w:bookmarkEnd w:id="5326"/>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del>
    </w:p>
    <w:p w14:paraId="533B74E1" w14:textId="77777777" w:rsidR="00397B2B" w:rsidRPr="00EC76D5" w:rsidDel="00692937" w:rsidRDefault="00397B2B" w:rsidP="00397B2B">
      <w:pPr>
        <w:pStyle w:val="Code"/>
        <w:rPr>
          <w:del w:id="5353" w:author="Stefan Bjornander" w:date="2015-04-25T11:10:00Z"/>
        </w:rPr>
      </w:pPr>
      <w:del w:id="5354" w:author="Stefan Bjornander" w:date="2015-04-25T11:10:00Z">
        <w:r w:rsidRPr="00EC76D5" w:rsidDel="00692937">
          <w:delText xml:space="preserve">          return symbol;</w:delText>
        </w:r>
        <w:bookmarkStart w:id="5355" w:name="_Toc417811958"/>
        <w:bookmarkStart w:id="5356" w:name="_Toc417853578"/>
        <w:bookmarkStart w:id="5357" w:name="_Toc418022256"/>
        <w:bookmarkStart w:id="5358" w:name="_Toc418191638"/>
        <w:bookmarkStart w:id="5359" w:name="_Toc418192107"/>
        <w:bookmarkStart w:id="5360" w:name="_Toc418263342"/>
        <w:bookmarkStart w:id="5361" w:name="_Toc418263809"/>
        <w:bookmarkStart w:id="5362" w:name="_Toc418356989"/>
        <w:bookmarkStart w:id="5363" w:name="_Toc418360352"/>
        <w:bookmarkStart w:id="5364" w:name="_Toc418435037"/>
        <w:bookmarkStart w:id="5365" w:name="_Toc419660204"/>
        <w:bookmarkStart w:id="5366" w:name="_Toc419660667"/>
        <w:bookmarkStart w:id="5367" w:name="_Toc420134136"/>
        <w:bookmarkStart w:id="5368" w:name="_Toc420134598"/>
        <w:bookmarkStart w:id="5369" w:name="_Toc420166356"/>
        <w:bookmarkStart w:id="5370" w:name="_Toc420167126"/>
        <w:bookmarkStart w:id="5371" w:name="_Toc420302283"/>
        <w:bookmarkStart w:id="5372" w:name="_Toc420302750"/>
        <w:bookmarkStart w:id="5373" w:name="_Toc420438584"/>
        <w:bookmarkStart w:id="5374" w:name="_Toc420796022"/>
        <w:bookmarkStart w:id="5375" w:name="_Toc420874290"/>
        <w:bookmarkStart w:id="5376" w:name="_Toc420874755"/>
        <w:bookmarkStart w:id="5377" w:name="_Toc420874497"/>
        <w:bookmarkStart w:id="5378" w:name="_Toc421046585"/>
        <w:bookmarkStart w:id="5379" w:name="_Toc421047056"/>
        <w:bookmarkStart w:id="5380" w:name="_Toc477259136"/>
        <w:bookmarkStart w:id="5381" w:name="_Toc479633235"/>
        <w:bookmarkStart w:id="5382" w:name="_Toc481936391"/>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del>
    </w:p>
    <w:p w14:paraId="2AFFAACA" w14:textId="77777777" w:rsidR="00397B2B" w:rsidRPr="00EC76D5" w:rsidDel="00692937" w:rsidRDefault="00397B2B" w:rsidP="00397B2B">
      <w:pPr>
        <w:pStyle w:val="Code"/>
        <w:rPr>
          <w:del w:id="5383" w:author="Stefan Bjornander" w:date="2015-04-25T11:10:00Z"/>
        </w:rPr>
      </w:pPr>
      <w:del w:id="5384" w:author="Stefan Bjornander" w:date="2015-04-25T11:10:00Z">
        <w:r w:rsidRPr="00EC76D5" w:rsidDel="00692937">
          <w:delText xml:space="preserve">        }</w:delText>
        </w:r>
        <w:bookmarkStart w:id="5385" w:name="_Toc417811959"/>
        <w:bookmarkStart w:id="5386" w:name="_Toc417853579"/>
        <w:bookmarkStart w:id="5387" w:name="_Toc418022257"/>
        <w:bookmarkStart w:id="5388" w:name="_Toc418191639"/>
        <w:bookmarkStart w:id="5389" w:name="_Toc418192108"/>
        <w:bookmarkStart w:id="5390" w:name="_Toc418263343"/>
        <w:bookmarkStart w:id="5391" w:name="_Toc418263810"/>
        <w:bookmarkStart w:id="5392" w:name="_Toc418356990"/>
        <w:bookmarkStart w:id="5393" w:name="_Toc418360353"/>
        <w:bookmarkStart w:id="5394" w:name="_Toc418435038"/>
        <w:bookmarkStart w:id="5395" w:name="_Toc419660205"/>
        <w:bookmarkStart w:id="5396" w:name="_Toc419660668"/>
        <w:bookmarkStart w:id="5397" w:name="_Toc420134137"/>
        <w:bookmarkStart w:id="5398" w:name="_Toc420134599"/>
        <w:bookmarkStart w:id="5399" w:name="_Toc420166357"/>
        <w:bookmarkStart w:id="5400" w:name="_Toc420167127"/>
        <w:bookmarkStart w:id="5401" w:name="_Toc420302284"/>
        <w:bookmarkStart w:id="5402" w:name="_Toc420302751"/>
        <w:bookmarkStart w:id="5403" w:name="_Toc420438585"/>
        <w:bookmarkStart w:id="5404" w:name="_Toc420796023"/>
        <w:bookmarkStart w:id="5405" w:name="_Toc420874291"/>
        <w:bookmarkStart w:id="5406" w:name="_Toc420874756"/>
        <w:bookmarkStart w:id="5407" w:name="_Toc420874498"/>
        <w:bookmarkStart w:id="5408" w:name="_Toc421046586"/>
        <w:bookmarkStart w:id="5409" w:name="_Toc421047057"/>
        <w:bookmarkStart w:id="5410" w:name="_Toc477259137"/>
        <w:bookmarkStart w:id="5411" w:name="_Toc479633236"/>
        <w:bookmarkStart w:id="5412" w:name="_Toc481936392"/>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del>
    </w:p>
    <w:p w14:paraId="2D47D310" w14:textId="77777777" w:rsidR="00397B2B" w:rsidRPr="00EC76D5" w:rsidDel="00692937" w:rsidRDefault="00397B2B" w:rsidP="00397B2B">
      <w:pPr>
        <w:pStyle w:val="Code"/>
        <w:rPr>
          <w:del w:id="5413" w:author="Stefan Bjornander" w:date="2015-04-25T11:10:00Z"/>
        </w:rPr>
      </w:pPr>
      <w:del w:id="5414" w:author="Stefan Bjornander" w:date="2015-04-25T11:10:00Z">
        <w:r w:rsidRPr="00EC76D5" w:rsidDel="00692937">
          <w:delText xml:space="preserve">      }</w:delText>
        </w:r>
        <w:bookmarkStart w:id="5415" w:name="_Toc417811960"/>
        <w:bookmarkStart w:id="5416" w:name="_Toc417853580"/>
        <w:bookmarkStart w:id="5417" w:name="_Toc418022258"/>
        <w:bookmarkStart w:id="5418" w:name="_Toc418191640"/>
        <w:bookmarkStart w:id="5419" w:name="_Toc418192109"/>
        <w:bookmarkStart w:id="5420" w:name="_Toc418263344"/>
        <w:bookmarkStart w:id="5421" w:name="_Toc418263811"/>
        <w:bookmarkStart w:id="5422" w:name="_Toc418356991"/>
        <w:bookmarkStart w:id="5423" w:name="_Toc418360354"/>
        <w:bookmarkStart w:id="5424" w:name="_Toc418435039"/>
        <w:bookmarkStart w:id="5425" w:name="_Toc419660206"/>
        <w:bookmarkStart w:id="5426" w:name="_Toc419660669"/>
        <w:bookmarkStart w:id="5427" w:name="_Toc420134138"/>
        <w:bookmarkStart w:id="5428" w:name="_Toc420134600"/>
        <w:bookmarkStart w:id="5429" w:name="_Toc420166358"/>
        <w:bookmarkStart w:id="5430" w:name="_Toc420167128"/>
        <w:bookmarkStart w:id="5431" w:name="_Toc420302285"/>
        <w:bookmarkStart w:id="5432" w:name="_Toc420302752"/>
        <w:bookmarkStart w:id="5433" w:name="_Toc420438586"/>
        <w:bookmarkStart w:id="5434" w:name="_Toc420796024"/>
        <w:bookmarkStart w:id="5435" w:name="_Toc420874292"/>
        <w:bookmarkStart w:id="5436" w:name="_Toc420874757"/>
        <w:bookmarkStart w:id="5437" w:name="_Toc420874499"/>
        <w:bookmarkStart w:id="5438" w:name="_Toc421046587"/>
        <w:bookmarkStart w:id="5439" w:name="_Toc421047058"/>
        <w:bookmarkStart w:id="5440" w:name="_Toc477259138"/>
        <w:bookmarkStart w:id="5441" w:name="_Toc479633237"/>
        <w:bookmarkStart w:id="5442" w:name="_Toc481936393"/>
        <w:bookmarkEnd w:id="5415"/>
        <w:bookmarkEnd w:id="5416"/>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del>
    </w:p>
    <w:p w14:paraId="3778D1D3" w14:textId="77777777" w:rsidR="00397B2B" w:rsidRPr="00EC76D5" w:rsidDel="00692937" w:rsidRDefault="00397B2B" w:rsidP="00397B2B">
      <w:pPr>
        <w:pStyle w:val="Code"/>
        <w:rPr>
          <w:del w:id="5443" w:author="Stefan Bjornander" w:date="2015-04-25T11:10:00Z"/>
        </w:rPr>
      </w:pPr>
      <w:del w:id="5444" w:author="Stefan Bjornander" w:date="2015-04-25T11:10:00Z">
        <w:r w:rsidRPr="00EC76D5" w:rsidDel="00692937">
          <w:delText xml:space="preserve">    }</w:delText>
        </w:r>
        <w:bookmarkStart w:id="5445" w:name="_Toc417811961"/>
        <w:bookmarkStart w:id="5446" w:name="_Toc417853581"/>
        <w:bookmarkStart w:id="5447" w:name="_Toc418022259"/>
        <w:bookmarkStart w:id="5448" w:name="_Toc418191641"/>
        <w:bookmarkStart w:id="5449" w:name="_Toc418192110"/>
        <w:bookmarkStart w:id="5450" w:name="_Toc418263345"/>
        <w:bookmarkStart w:id="5451" w:name="_Toc418263812"/>
        <w:bookmarkStart w:id="5452" w:name="_Toc418356992"/>
        <w:bookmarkStart w:id="5453" w:name="_Toc418360355"/>
        <w:bookmarkStart w:id="5454" w:name="_Toc418435040"/>
        <w:bookmarkStart w:id="5455" w:name="_Toc419660207"/>
        <w:bookmarkStart w:id="5456" w:name="_Toc419660670"/>
        <w:bookmarkStart w:id="5457" w:name="_Toc420134139"/>
        <w:bookmarkStart w:id="5458" w:name="_Toc420134601"/>
        <w:bookmarkStart w:id="5459" w:name="_Toc420166359"/>
        <w:bookmarkStart w:id="5460" w:name="_Toc420167129"/>
        <w:bookmarkStart w:id="5461" w:name="_Toc420302286"/>
        <w:bookmarkStart w:id="5462" w:name="_Toc420302753"/>
        <w:bookmarkStart w:id="5463" w:name="_Toc420438587"/>
        <w:bookmarkStart w:id="5464" w:name="_Toc420796025"/>
        <w:bookmarkStart w:id="5465" w:name="_Toc420874293"/>
        <w:bookmarkStart w:id="5466" w:name="_Toc420874758"/>
        <w:bookmarkStart w:id="5467" w:name="_Toc420874500"/>
        <w:bookmarkStart w:id="5468" w:name="_Toc421046588"/>
        <w:bookmarkStart w:id="5469" w:name="_Toc421047059"/>
        <w:bookmarkStart w:id="5470" w:name="_Toc477259139"/>
        <w:bookmarkStart w:id="5471" w:name="_Toc479633238"/>
        <w:bookmarkStart w:id="5472" w:name="_Toc48193639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del>
    </w:p>
    <w:p w14:paraId="31164A4B" w14:textId="77777777" w:rsidR="00397B2B" w:rsidRPr="00EC76D5" w:rsidDel="00692937" w:rsidRDefault="00397B2B" w:rsidP="00397B2B">
      <w:pPr>
        <w:pStyle w:val="Code"/>
        <w:rPr>
          <w:del w:id="5473" w:author="Stefan Bjornander" w:date="2015-04-25T11:10:00Z"/>
        </w:rPr>
      </w:pPr>
      <w:bookmarkStart w:id="5474" w:name="_Toc417811962"/>
      <w:bookmarkStart w:id="5475" w:name="_Toc417853582"/>
      <w:bookmarkStart w:id="5476" w:name="_Toc418022260"/>
      <w:bookmarkStart w:id="5477" w:name="_Toc418191642"/>
      <w:bookmarkStart w:id="5478" w:name="_Toc418192111"/>
      <w:bookmarkStart w:id="5479" w:name="_Toc418263346"/>
      <w:bookmarkStart w:id="5480" w:name="_Toc418263813"/>
      <w:bookmarkStart w:id="5481" w:name="_Toc418356993"/>
      <w:bookmarkStart w:id="5482" w:name="_Toc418360356"/>
      <w:bookmarkStart w:id="5483" w:name="_Toc418435041"/>
      <w:bookmarkStart w:id="5484" w:name="_Toc419660208"/>
      <w:bookmarkStart w:id="5485" w:name="_Toc419660671"/>
      <w:bookmarkStart w:id="5486" w:name="_Toc420134140"/>
      <w:bookmarkStart w:id="5487" w:name="_Toc420134602"/>
      <w:bookmarkStart w:id="5488" w:name="_Toc420166360"/>
      <w:bookmarkStart w:id="5489" w:name="_Toc420167130"/>
      <w:bookmarkStart w:id="5490" w:name="_Toc420302287"/>
      <w:bookmarkStart w:id="5491" w:name="_Toc420302754"/>
      <w:bookmarkStart w:id="5492" w:name="_Toc420438588"/>
      <w:bookmarkStart w:id="5493" w:name="_Toc420796026"/>
      <w:bookmarkStart w:id="5494" w:name="_Toc420874294"/>
      <w:bookmarkStart w:id="5495" w:name="_Toc420874759"/>
      <w:bookmarkStart w:id="5496" w:name="_Toc420874501"/>
      <w:bookmarkStart w:id="5497" w:name="_Toc421046589"/>
      <w:bookmarkStart w:id="5498" w:name="_Toc421047060"/>
      <w:bookmarkStart w:id="5499" w:name="_Toc477259140"/>
      <w:bookmarkStart w:id="5500" w:name="_Toc479633239"/>
      <w:bookmarkStart w:id="5501" w:name="_Toc481936395"/>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p>
    <w:p w14:paraId="3F2CF364" w14:textId="77777777" w:rsidR="00397B2B" w:rsidRPr="00EC76D5" w:rsidDel="00692937" w:rsidRDefault="00397B2B" w:rsidP="00397B2B">
      <w:pPr>
        <w:pStyle w:val="Code"/>
        <w:rPr>
          <w:del w:id="5502" w:author="Stefan Bjornander" w:date="2015-04-25T11:10:00Z"/>
        </w:rPr>
      </w:pPr>
      <w:del w:id="5503" w:author="Stefan Bjornander" w:date="2015-04-25T11:10:00Z">
        <w:r w:rsidRPr="00EC76D5" w:rsidDel="00692937">
          <w:delText xml:space="preserve">    return null;</w:delText>
        </w:r>
        <w:bookmarkStart w:id="5504" w:name="_Toc417811963"/>
        <w:bookmarkStart w:id="5505" w:name="_Toc417853583"/>
        <w:bookmarkStart w:id="5506" w:name="_Toc418022261"/>
        <w:bookmarkStart w:id="5507" w:name="_Toc418191643"/>
        <w:bookmarkStart w:id="5508" w:name="_Toc418192112"/>
        <w:bookmarkStart w:id="5509" w:name="_Toc418263347"/>
        <w:bookmarkStart w:id="5510" w:name="_Toc418263814"/>
        <w:bookmarkStart w:id="5511" w:name="_Toc418356994"/>
        <w:bookmarkStart w:id="5512" w:name="_Toc418360357"/>
        <w:bookmarkStart w:id="5513" w:name="_Toc418435042"/>
        <w:bookmarkStart w:id="5514" w:name="_Toc419660209"/>
        <w:bookmarkStart w:id="5515" w:name="_Toc419660672"/>
        <w:bookmarkStart w:id="5516" w:name="_Toc420134141"/>
        <w:bookmarkStart w:id="5517" w:name="_Toc420134603"/>
        <w:bookmarkStart w:id="5518" w:name="_Toc420166361"/>
        <w:bookmarkStart w:id="5519" w:name="_Toc420167131"/>
        <w:bookmarkStart w:id="5520" w:name="_Toc420302288"/>
        <w:bookmarkStart w:id="5521" w:name="_Toc420302755"/>
        <w:bookmarkStart w:id="5522" w:name="_Toc420438589"/>
        <w:bookmarkStart w:id="5523" w:name="_Toc420796027"/>
        <w:bookmarkStart w:id="5524" w:name="_Toc420874295"/>
        <w:bookmarkStart w:id="5525" w:name="_Toc420874760"/>
        <w:bookmarkStart w:id="5526" w:name="_Toc420874502"/>
        <w:bookmarkStart w:id="5527" w:name="_Toc421046590"/>
        <w:bookmarkStart w:id="5528" w:name="_Toc421047061"/>
        <w:bookmarkStart w:id="5529" w:name="_Toc477259141"/>
        <w:bookmarkStart w:id="5530" w:name="_Toc479633240"/>
        <w:bookmarkStart w:id="5531" w:name="_Toc481936396"/>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del>
    </w:p>
    <w:p w14:paraId="3A821C7E" w14:textId="77777777" w:rsidR="00237DC3" w:rsidRPr="00EC76D5" w:rsidDel="00692937" w:rsidRDefault="00397B2B" w:rsidP="00397B2B">
      <w:pPr>
        <w:pStyle w:val="Code"/>
        <w:rPr>
          <w:del w:id="5532" w:author="Stefan Bjornander" w:date="2015-04-25T11:10:00Z"/>
        </w:rPr>
      </w:pPr>
      <w:del w:id="5533" w:author="Stefan Bjornander" w:date="2015-04-25T11:10:00Z">
        <w:r w:rsidRPr="00EC76D5" w:rsidDel="00692937">
          <w:delText xml:space="preserve">  }</w:delText>
        </w:r>
        <w:bookmarkStart w:id="5534" w:name="_Toc417811964"/>
        <w:bookmarkStart w:id="5535" w:name="_Toc417853584"/>
        <w:bookmarkStart w:id="5536" w:name="_Toc418022262"/>
        <w:bookmarkStart w:id="5537" w:name="_Toc418191644"/>
        <w:bookmarkStart w:id="5538" w:name="_Toc418192113"/>
        <w:bookmarkStart w:id="5539" w:name="_Toc418263348"/>
        <w:bookmarkStart w:id="5540" w:name="_Toc418263815"/>
        <w:bookmarkStart w:id="5541" w:name="_Toc418356995"/>
        <w:bookmarkStart w:id="5542" w:name="_Toc418360358"/>
        <w:bookmarkStart w:id="5543" w:name="_Toc418435043"/>
        <w:bookmarkStart w:id="5544" w:name="_Toc419660210"/>
        <w:bookmarkStart w:id="5545" w:name="_Toc419660673"/>
        <w:bookmarkStart w:id="5546" w:name="_Toc420134142"/>
        <w:bookmarkStart w:id="5547" w:name="_Toc420134604"/>
        <w:bookmarkStart w:id="5548" w:name="_Toc420166362"/>
        <w:bookmarkStart w:id="5549" w:name="_Toc420167132"/>
        <w:bookmarkStart w:id="5550" w:name="_Toc420302289"/>
        <w:bookmarkStart w:id="5551" w:name="_Toc420302756"/>
        <w:bookmarkStart w:id="5552" w:name="_Toc420438590"/>
        <w:bookmarkStart w:id="5553" w:name="_Toc420796028"/>
        <w:bookmarkStart w:id="5554" w:name="_Toc420874296"/>
        <w:bookmarkStart w:id="5555" w:name="_Toc420874761"/>
        <w:bookmarkStart w:id="5556" w:name="_Toc420874503"/>
        <w:bookmarkStart w:id="5557" w:name="_Toc421046591"/>
        <w:bookmarkStart w:id="5558" w:name="_Toc421047062"/>
        <w:bookmarkStart w:id="5559" w:name="_Toc477259142"/>
        <w:bookmarkStart w:id="5560" w:name="_Toc479633241"/>
        <w:bookmarkStart w:id="5561" w:name="_Toc481936397"/>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del>
    </w:p>
    <w:p w14:paraId="2C8BED75" w14:textId="408CB728" w:rsidR="00237DC3" w:rsidRPr="00EC76D5" w:rsidRDefault="00B52190" w:rsidP="006A31DF">
      <w:pPr>
        <w:pStyle w:val="Rubrik3"/>
        <w:rPr>
          <w:ins w:id="5562" w:author="Stefan Bjornander" w:date="2015-04-25T11:10:00Z"/>
        </w:rPr>
      </w:pPr>
      <w:bookmarkStart w:id="5563" w:name="_Toc481936398"/>
      <w:r w:rsidRPr="00EC76D5">
        <w:t>Test Methods</w:t>
      </w:r>
      <w:bookmarkEnd w:id="5563"/>
    </w:p>
    <w:p w14:paraId="0F21799F" w14:textId="77777777" w:rsidR="00022C3D" w:rsidRPr="00EC76D5" w:rsidRDefault="009F5DB0">
      <w:pPr>
        <w:pPrChange w:id="5564" w:author="Stefan Bjornander" w:date="2015-04-25T11:10:00Z">
          <w:pPr>
            <w:pStyle w:val="Rubrik3"/>
          </w:pPr>
        </w:pPrChange>
      </w:pPr>
      <w:ins w:id="5565" w:author="Stefan Bjornander" w:date="2015-04-25T16:07:00Z">
        <w:r w:rsidRPr="00EC76D5">
          <w:t xml:space="preserve">Finally, the </w:t>
        </w:r>
        <w:r w:rsidRPr="00EC76D5">
          <w:rPr>
            <w:rStyle w:val="CodeInText0"/>
          </w:rPr>
          <w:t>Type</w:t>
        </w:r>
        <w:r w:rsidRPr="00EC76D5">
          <w:t xml:space="preserve"> class holds a series of simple test methods.</w:t>
        </w:r>
      </w:ins>
    </w:p>
    <w:p w14:paraId="1243939E" w14:textId="1A9D323C" w:rsidR="009E5C9B" w:rsidRPr="00EC76D5" w:rsidRDefault="009E5C9B" w:rsidP="009E5C9B">
      <w:pPr>
        <w:pStyle w:val="CodeHeader"/>
      </w:pPr>
      <w:r w:rsidRPr="00EC76D5">
        <w:t>Type.java</w:t>
      </w:r>
    </w:p>
    <w:p w14:paraId="56067ED2" w14:textId="77777777" w:rsidR="00693965" w:rsidRPr="00EC76D5" w:rsidRDefault="00693965" w:rsidP="00693965">
      <w:pPr>
        <w:pStyle w:val="Code"/>
      </w:pPr>
      <w:r w:rsidRPr="00EC76D5">
        <w:t xml:space="preserve">  public boolean isVoid() {</w:t>
      </w:r>
    </w:p>
    <w:p w14:paraId="523C2790" w14:textId="77777777" w:rsidR="00693965" w:rsidRPr="00EC76D5" w:rsidRDefault="00693965" w:rsidP="00693965">
      <w:pPr>
        <w:pStyle w:val="Code"/>
      </w:pPr>
      <w:r w:rsidRPr="00EC76D5">
        <w:t xml:space="preserve">    return (m_sort == Sort.Void);</w:t>
      </w:r>
    </w:p>
    <w:p w14:paraId="68C6A104" w14:textId="77777777" w:rsidR="00693965" w:rsidRPr="00EC76D5" w:rsidRDefault="00693965" w:rsidP="00693965">
      <w:pPr>
        <w:pStyle w:val="Code"/>
      </w:pPr>
      <w:r w:rsidRPr="00EC76D5">
        <w:t xml:space="preserve">  }</w:t>
      </w:r>
    </w:p>
    <w:p w14:paraId="271C1143" w14:textId="77777777" w:rsidR="00693965" w:rsidRPr="00EC76D5" w:rsidRDefault="00693965" w:rsidP="00693965">
      <w:pPr>
        <w:pStyle w:val="Code"/>
      </w:pPr>
    </w:p>
    <w:p w14:paraId="7ACF0603" w14:textId="77777777" w:rsidR="00693965" w:rsidRPr="00EC76D5" w:rsidRDefault="00693965" w:rsidP="00693965">
      <w:pPr>
        <w:pStyle w:val="Code"/>
      </w:pPr>
      <w:r w:rsidRPr="00EC76D5">
        <w:t xml:space="preserve">  public boolean isChar() {</w:t>
      </w:r>
    </w:p>
    <w:p w14:paraId="732696A6" w14:textId="77777777" w:rsidR="00693965" w:rsidRPr="00EC76D5" w:rsidRDefault="00693965" w:rsidP="00693965">
      <w:pPr>
        <w:pStyle w:val="Code"/>
      </w:pPr>
      <w:r w:rsidRPr="00EC76D5">
        <w:t xml:space="preserve">    return (m_sort == Sort.Signed_Char) || (m_sort == Sort.Unsigned_Char);</w:t>
      </w:r>
    </w:p>
    <w:p w14:paraId="2A6E5E5C" w14:textId="77777777" w:rsidR="00693965" w:rsidRPr="00EC76D5" w:rsidRDefault="00693965" w:rsidP="00693965">
      <w:pPr>
        <w:pStyle w:val="Code"/>
      </w:pPr>
      <w:r w:rsidRPr="00EC76D5">
        <w:t xml:space="preserve">  }</w:t>
      </w:r>
    </w:p>
    <w:p w14:paraId="6726B33B" w14:textId="77777777" w:rsidR="00693965" w:rsidRPr="00EC76D5" w:rsidRDefault="00693965" w:rsidP="00693965">
      <w:pPr>
        <w:pStyle w:val="Code"/>
      </w:pPr>
    </w:p>
    <w:p w14:paraId="52B6C708" w14:textId="77777777" w:rsidR="00693965" w:rsidRPr="00EC76D5" w:rsidRDefault="00693965" w:rsidP="00693965">
      <w:pPr>
        <w:pStyle w:val="Code"/>
      </w:pPr>
      <w:r w:rsidRPr="00EC76D5">
        <w:t xml:space="preserve">  public boolean isShort() {</w:t>
      </w:r>
    </w:p>
    <w:p w14:paraId="48FE6DA0" w14:textId="77777777" w:rsidR="00693965" w:rsidRPr="00EC76D5" w:rsidRDefault="00693965" w:rsidP="00693965">
      <w:pPr>
        <w:pStyle w:val="Code"/>
      </w:pPr>
      <w:r w:rsidRPr="00EC76D5">
        <w:t xml:space="preserve">    return (m_sort == Sort.Signed_Short_Int) ||</w:t>
      </w:r>
    </w:p>
    <w:p w14:paraId="63C0664B" w14:textId="77777777" w:rsidR="00693965" w:rsidRPr="00EC76D5" w:rsidRDefault="00693965" w:rsidP="00693965">
      <w:pPr>
        <w:pStyle w:val="Code"/>
      </w:pPr>
      <w:r w:rsidRPr="00EC76D5">
        <w:t xml:space="preserve">           (m_sort == Sort.Unsigned_Short_Int);</w:t>
      </w:r>
    </w:p>
    <w:p w14:paraId="67213CE9" w14:textId="77777777" w:rsidR="00693965" w:rsidRPr="00EC76D5" w:rsidRDefault="00693965" w:rsidP="00693965">
      <w:pPr>
        <w:pStyle w:val="Code"/>
      </w:pPr>
      <w:r w:rsidRPr="00EC76D5">
        <w:t xml:space="preserve">  }</w:t>
      </w:r>
    </w:p>
    <w:p w14:paraId="012AA58B" w14:textId="77777777" w:rsidR="00693965" w:rsidRPr="00EC76D5" w:rsidRDefault="00693965" w:rsidP="00693965">
      <w:pPr>
        <w:pStyle w:val="Code"/>
      </w:pPr>
    </w:p>
    <w:p w14:paraId="5C1D7260" w14:textId="77777777" w:rsidR="00693965" w:rsidRPr="00EC76D5" w:rsidRDefault="00693965" w:rsidP="00693965">
      <w:pPr>
        <w:pStyle w:val="Code"/>
      </w:pPr>
      <w:r w:rsidRPr="00EC76D5">
        <w:t xml:space="preserve">  public boolean isInteger() {</w:t>
      </w:r>
    </w:p>
    <w:p w14:paraId="70B9C582" w14:textId="77777777" w:rsidR="00693965" w:rsidRPr="00EC76D5" w:rsidRDefault="00693965" w:rsidP="00693965">
      <w:pPr>
        <w:pStyle w:val="Code"/>
      </w:pPr>
      <w:r w:rsidRPr="00EC76D5">
        <w:t xml:space="preserve">    return (m_sort == Sort.Signed_Int) || (m_sort == Sort.Unsigned_Int);</w:t>
      </w:r>
    </w:p>
    <w:p w14:paraId="21DB0277" w14:textId="77777777" w:rsidR="00693965" w:rsidRPr="00EC76D5" w:rsidRDefault="00693965" w:rsidP="00693965">
      <w:pPr>
        <w:pStyle w:val="Code"/>
      </w:pPr>
      <w:r w:rsidRPr="00EC76D5">
        <w:t xml:space="preserve">  }</w:t>
      </w:r>
    </w:p>
    <w:p w14:paraId="69FA5AFB" w14:textId="77777777" w:rsidR="00693965" w:rsidRPr="00EC76D5" w:rsidRDefault="00693965" w:rsidP="00693965">
      <w:pPr>
        <w:pStyle w:val="Code"/>
      </w:pPr>
    </w:p>
    <w:p w14:paraId="44814186" w14:textId="77777777" w:rsidR="00693965" w:rsidRPr="00EC76D5" w:rsidRDefault="00693965" w:rsidP="00693965">
      <w:pPr>
        <w:pStyle w:val="Code"/>
      </w:pPr>
      <w:r w:rsidRPr="00EC76D5">
        <w:t xml:space="preserve">  public boolean isIntegral() {</w:t>
      </w:r>
    </w:p>
    <w:p w14:paraId="2DBB9290" w14:textId="77777777" w:rsidR="00693965" w:rsidRPr="00EC76D5" w:rsidRDefault="00693965" w:rsidP="00693965">
      <w:pPr>
        <w:pStyle w:val="Code"/>
      </w:pPr>
      <w:r w:rsidRPr="00EC76D5">
        <w:t xml:space="preserve">    return isSigned() || isUnsigned();</w:t>
      </w:r>
    </w:p>
    <w:p w14:paraId="0FF272D6" w14:textId="77777777" w:rsidR="00693965" w:rsidRPr="00EC76D5" w:rsidRDefault="00693965" w:rsidP="00693965">
      <w:pPr>
        <w:pStyle w:val="Code"/>
      </w:pPr>
      <w:r w:rsidRPr="00EC76D5">
        <w:t xml:space="preserve">  }</w:t>
      </w:r>
    </w:p>
    <w:p w14:paraId="632C2B05" w14:textId="77777777" w:rsidR="00693965" w:rsidRPr="00EC76D5" w:rsidRDefault="00693965" w:rsidP="00693965">
      <w:pPr>
        <w:pStyle w:val="Code"/>
      </w:pPr>
    </w:p>
    <w:p w14:paraId="307B5042" w14:textId="77777777" w:rsidR="00693965" w:rsidRPr="00EC76D5" w:rsidRDefault="00693965" w:rsidP="00693965">
      <w:pPr>
        <w:pStyle w:val="Code"/>
      </w:pPr>
      <w:r w:rsidRPr="00EC76D5">
        <w:t xml:space="preserve">  public boolean isSigned() {</w:t>
      </w:r>
    </w:p>
    <w:p w14:paraId="05C2CDF8" w14:textId="77777777" w:rsidR="00693965" w:rsidRPr="00EC76D5" w:rsidRDefault="00693965" w:rsidP="00693965">
      <w:pPr>
        <w:pStyle w:val="Code"/>
      </w:pPr>
      <w:r w:rsidRPr="00EC76D5">
        <w:t xml:space="preserve">    switch (m_sort) {</w:t>
      </w:r>
    </w:p>
    <w:p w14:paraId="1D645C57" w14:textId="77777777" w:rsidR="00693965" w:rsidRPr="00EC76D5" w:rsidRDefault="00693965" w:rsidP="00693965">
      <w:pPr>
        <w:pStyle w:val="Code"/>
      </w:pPr>
      <w:r w:rsidRPr="00EC76D5">
        <w:t xml:space="preserve">      case Signed_Char:</w:t>
      </w:r>
    </w:p>
    <w:p w14:paraId="2E3746C1" w14:textId="77777777" w:rsidR="00693965" w:rsidRPr="00EC76D5" w:rsidRDefault="00693965" w:rsidP="00693965">
      <w:pPr>
        <w:pStyle w:val="Code"/>
      </w:pPr>
      <w:r w:rsidRPr="00EC76D5">
        <w:t xml:space="preserve">      case Signed_Short_Int:</w:t>
      </w:r>
    </w:p>
    <w:p w14:paraId="19A22917" w14:textId="77777777" w:rsidR="00693965" w:rsidRPr="00EC76D5" w:rsidRDefault="00693965" w:rsidP="00693965">
      <w:pPr>
        <w:pStyle w:val="Code"/>
      </w:pPr>
      <w:r w:rsidRPr="00EC76D5">
        <w:t xml:space="preserve">      case Signed_Int:</w:t>
      </w:r>
    </w:p>
    <w:p w14:paraId="7D0F1C10" w14:textId="77777777" w:rsidR="00693965" w:rsidRPr="00EC76D5" w:rsidRDefault="00693965" w:rsidP="00693965">
      <w:pPr>
        <w:pStyle w:val="Code"/>
      </w:pPr>
      <w:r w:rsidRPr="00EC76D5">
        <w:t xml:space="preserve">      case Signed_Long_Int:</w:t>
      </w:r>
    </w:p>
    <w:p w14:paraId="47B4814E" w14:textId="77777777" w:rsidR="00693965" w:rsidRPr="00EC76D5" w:rsidRDefault="00693965" w:rsidP="00693965">
      <w:pPr>
        <w:pStyle w:val="Code"/>
      </w:pPr>
      <w:r w:rsidRPr="00EC76D5">
        <w:t xml:space="preserve">        return true;</w:t>
      </w:r>
    </w:p>
    <w:p w14:paraId="72D171F6" w14:textId="77777777" w:rsidR="00693965" w:rsidRPr="00EC76D5" w:rsidRDefault="00693965" w:rsidP="00693965">
      <w:pPr>
        <w:pStyle w:val="Code"/>
      </w:pPr>
    </w:p>
    <w:p w14:paraId="680DE865" w14:textId="77777777" w:rsidR="00693965" w:rsidRPr="00EC76D5" w:rsidRDefault="00693965" w:rsidP="00693965">
      <w:pPr>
        <w:pStyle w:val="Code"/>
      </w:pPr>
      <w:r w:rsidRPr="00EC76D5">
        <w:t xml:space="preserve">      default:</w:t>
      </w:r>
    </w:p>
    <w:p w14:paraId="7899589C" w14:textId="77777777" w:rsidR="00693965" w:rsidRPr="00EC76D5" w:rsidRDefault="00693965" w:rsidP="00693965">
      <w:pPr>
        <w:pStyle w:val="Code"/>
      </w:pPr>
      <w:r w:rsidRPr="00EC76D5">
        <w:t xml:space="preserve">        return false;</w:t>
      </w:r>
    </w:p>
    <w:p w14:paraId="2DE9446C" w14:textId="77777777" w:rsidR="00693965" w:rsidRPr="00EC76D5" w:rsidRDefault="00693965" w:rsidP="00693965">
      <w:pPr>
        <w:pStyle w:val="Code"/>
      </w:pPr>
      <w:r w:rsidRPr="00EC76D5">
        <w:t xml:space="preserve">    }</w:t>
      </w:r>
    </w:p>
    <w:p w14:paraId="68F29E80" w14:textId="77777777" w:rsidR="00693965" w:rsidRPr="00EC76D5" w:rsidRDefault="00693965" w:rsidP="00693965">
      <w:pPr>
        <w:pStyle w:val="Code"/>
      </w:pPr>
      <w:r w:rsidRPr="00EC76D5">
        <w:t xml:space="preserve">  }</w:t>
      </w:r>
    </w:p>
    <w:p w14:paraId="3EB78857" w14:textId="77777777" w:rsidR="00693965" w:rsidRPr="00EC76D5" w:rsidRDefault="00693965" w:rsidP="00693965">
      <w:pPr>
        <w:pStyle w:val="Code"/>
      </w:pPr>
    </w:p>
    <w:p w14:paraId="21F64467" w14:textId="77777777" w:rsidR="00693965" w:rsidRPr="00EC76D5" w:rsidRDefault="00693965" w:rsidP="00693965">
      <w:pPr>
        <w:pStyle w:val="Code"/>
      </w:pPr>
      <w:r w:rsidRPr="00EC76D5">
        <w:t xml:space="preserve">  public boolean isUnsigned() {</w:t>
      </w:r>
    </w:p>
    <w:p w14:paraId="7FAAF23D" w14:textId="77777777" w:rsidR="00693965" w:rsidRPr="00EC76D5" w:rsidRDefault="00693965" w:rsidP="00693965">
      <w:pPr>
        <w:pStyle w:val="Code"/>
      </w:pPr>
      <w:r w:rsidRPr="00EC76D5">
        <w:t xml:space="preserve">    switch (m_sort) {</w:t>
      </w:r>
    </w:p>
    <w:p w14:paraId="5C1C11A8" w14:textId="77777777" w:rsidR="00693965" w:rsidRPr="00EC76D5" w:rsidRDefault="00693965" w:rsidP="00693965">
      <w:pPr>
        <w:pStyle w:val="Code"/>
      </w:pPr>
      <w:r w:rsidRPr="00EC76D5">
        <w:t xml:space="preserve">      case Unsigned_Char:</w:t>
      </w:r>
    </w:p>
    <w:p w14:paraId="3BDE51D8" w14:textId="77777777" w:rsidR="00693965" w:rsidRPr="00EC76D5" w:rsidRDefault="00693965" w:rsidP="00693965">
      <w:pPr>
        <w:pStyle w:val="Code"/>
      </w:pPr>
      <w:r w:rsidRPr="00EC76D5">
        <w:t xml:space="preserve">      case Unsigned_Short_Int:</w:t>
      </w:r>
    </w:p>
    <w:p w14:paraId="5AF68FF4" w14:textId="77777777" w:rsidR="00693965" w:rsidRPr="00EC76D5" w:rsidRDefault="00693965" w:rsidP="00693965">
      <w:pPr>
        <w:pStyle w:val="Code"/>
      </w:pPr>
      <w:r w:rsidRPr="00EC76D5">
        <w:t xml:space="preserve">      case Unsigned_Int:</w:t>
      </w:r>
    </w:p>
    <w:p w14:paraId="3FFD5E3B" w14:textId="77777777" w:rsidR="00693965" w:rsidRPr="00EC76D5" w:rsidRDefault="00693965" w:rsidP="00693965">
      <w:pPr>
        <w:pStyle w:val="Code"/>
      </w:pPr>
      <w:r w:rsidRPr="00EC76D5">
        <w:t xml:space="preserve">      case Unsigned_Long_Int:</w:t>
      </w:r>
    </w:p>
    <w:p w14:paraId="7614C80F" w14:textId="77777777" w:rsidR="00693965" w:rsidRPr="00EC76D5" w:rsidRDefault="00693965" w:rsidP="00693965">
      <w:pPr>
        <w:pStyle w:val="Code"/>
      </w:pPr>
      <w:r w:rsidRPr="00EC76D5">
        <w:t xml:space="preserve">        return true;</w:t>
      </w:r>
    </w:p>
    <w:p w14:paraId="164BE45C" w14:textId="77777777" w:rsidR="00693965" w:rsidRPr="00EC76D5" w:rsidRDefault="00693965" w:rsidP="00693965">
      <w:pPr>
        <w:pStyle w:val="Code"/>
      </w:pPr>
    </w:p>
    <w:p w14:paraId="7884491A" w14:textId="77777777" w:rsidR="00693965" w:rsidRPr="00EC76D5" w:rsidRDefault="00693965" w:rsidP="00693965">
      <w:pPr>
        <w:pStyle w:val="Code"/>
      </w:pPr>
      <w:r w:rsidRPr="00EC76D5">
        <w:t xml:space="preserve">      default:</w:t>
      </w:r>
    </w:p>
    <w:p w14:paraId="05F566AE" w14:textId="77777777" w:rsidR="00693965" w:rsidRPr="00EC76D5" w:rsidRDefault="00693965" w:rsidP="00693965">
      <w:pPr>
        <w:pStyle w:val="Code"/>
      </w:pPr>
      <w:r w:rsidRPr="00EC76D5">
        <w:t xml:space="preserve">        return false;</w:t>
      </w:r>
    </w:p>
    <w:p w14:paraId="3270DAFB" w14:textId="77777777" w:rsidR="00693965" w:rsidRPr="00EC76D5" w:rsidRDefault="00693965" w:rsidP="00693965">
      <w:pPr>
        <w:pStyle w:val="Code"/>
      </w:pPr>
      <w:r w:rsidRPr="00EC76D5">
        <w:t xml:space="preserve">    }</w:t>
      </w:r>
    </w:p>
    <w:p w14:paraId="2E8DAABF" w14:textId="77777777" w:rsidR="00693965" w:rsidRPr="00EC76D5" w:rsidRDefault="00693965" w:rsidP="00693965">
      <w:pPr>
        <w:pStyle w:val="Code"/>
      </w:pPr>
      <w:r w:rsidRPr="00EC76D5">
        <w:t xml:space="preserve">  }</w:t>
      </w:r>
    </w:p>
    <w:p w14:paraId="0BDC39E1" w14:textId="77777777" w:rsidR="00693965" w:rsidRPr="00EC76D5" w:rsidRDefault="00693965" w:rsidP="00693965">
      <w:pPr>
        <w:pStyle w:val="Code"/>
      </w:pPr>
    </w:p>
    <w:p w14:paraId="1AA53413" w14:textId="77777777" w:rsidR="00693965" w:rsidRPr="00EC76D5" w:rsidRDefault="00693965" w:rsidP="00693965">
      <w:pPr>
        <w:pStyle w:val="Code"/>
      </w:pPr>
      <w:r w:rsidRPr="00EC76D5">
        <w:t xml:space="preserve">  public boolean isFloating() {</w:t>
      </w:r>
    </w:p>
    <w:p w14:paraId="4ECB6D61" w14:textId="77777777" w:rsidR="00693965" w:rsidRPr="00EC76D5" w:rsidRDefault="00693965" w:rsidP="00693965">
      <w:pPr>
        <w:pStyle w:val="Code"/>
      </w:pPr>
      <w:r w:rsidRPr="00EC76D5">
        <w:t xml:space="preserve">    switch (m_sort) {</w:t>
      </w:r>
    </w:p>
    <w:p w14:paraId="6D301015" w14:textId="77777777" w:rsidR="00693965" w:rsidRPr="00EC76D5" w:rsidRDefault="00693965" w:rsidP="00693965">
      <w:pPr>
        <w:pStyle w:val="Code"/>
      </w:pPr>
      <w:r w:rsidRPr="00EC76D5">
        <w:t xml:space="preserve">      case Float:</w:t>
      </w:r>
    </w:p>
    <w:p w14:paraId="67E5DA68" w14:textId="77777777" w:rsidR="00693965" w:rsidRPr="00EC76D5" w:rsidRDefault="00693965" w:rsidP="00693965">
      <w:pPr>
        <w:pStyle w:val="Code"/>
      </w:pPr>
      <w:r w:rsidRPr="00EC76D5">
        <w:t xml:space="preserve">      case Double:</w:t>
      </w:r>
    </w:p>
    <w:p w14:paraId="77F8AD75" w14:textId="77777777" w:rsidR="00693965" w:rsidRPr="00EC76D5" w:rsidRDefault="00693965" w:rsidP="00693965">
      <w:pPr>
        <w:pStyle w:val="Code"/>
      </w:pPr>
      <w:r w:rsidRPr="00EC76D5">
        <w:t xml:space="preserve">      case Long_Double:</w:t>
      </w:r>
    </w:p>
    <w:p w14:paraId="1A234E01" w14:textId="77777777" w:rsidR="00693965" w:rsidRPr="00EC76D5" w:rsidRDefault="00693965" w:rsidP="00693965">
      <w:pPr>
        <w:pStyle w:val="Code"/>
      </w:pPr>
      <w:r w:rsidRPr="00EC76D5">
        <w:t xml:space="preserve">        return true;</w:t>
      </w:r>
    </w:p>
    <w:p w14:paraId="57743070" w14:textId="77777777" w:rsidR="00693965" w:rsidRPr="00EC76D5" w:rsidRDefault="00693965" w:rsidP="00693965">
      <w:pPr>
        <w:pStyle w:val="Code"/>
      </w:pPr>
    </w:p>
    <w:p w14:paraId="1F731BBF" w14:textId="77777777" w:rsidR="00693965" w:rsidRPr="00EC76D5" w:rsidRDefault="00693965" w:rsidP="00693965">
      <w:pPr>
        <w:pStyle w:val="Code"/>
      </w:pPr>
      <w:r w:rsidRPr="00EC76D5">
        <w:t xml:space="preserve">      default:</w:t>
      </w:r>
    </w:p>
    <w:p w14:paraId="1DFC26CF" w14:textId="77777777" w:rsidR="00693965" w:rsidRPr="00EC76D5" w:rsidRDefault="00693965" w:rsidP="00693965">
      <w:pPr>
        <w:pStyle w:val="Code"/>
      </w:pPr>
      <w:r w:rsidRPr="00EC76D5">
        <w:t xml:space="preserve">        return false;</w:t>
      </w:r>
    </w:p>
    <w:p w14:paraId="6D69A46B" w14:textId="77777777" w:rsidR="00693965" w:rsidRPr="00EC76D5" w:rsidRDefault="00693965" w:rsidP="00693965">
      <w:pPr>
        <w:pStyle w:val="Code"/>
      </w:pPr>
      <w:r w:rsidRPr="00EC76D5">
        <w:t xml:space="preserve">    }</w:t>
      </w:r>
    </w:p>
    <w:p w14:paraId="08D5992E" w14:textId="77777777" w:rsidR="00693965" w:rsidRPr="00EC76D5" w:rsidRDefault="00693965" w:rsidP="00693965">
      <w:pPr>
        <w:pStyle w:val="Code"/>
      </w:pPr>
      <w:r w:rsidRPr="00EC76D5">
        <w:t xml:space="preserve">  }</w:t>
      </w:r>
    </w:p>
    <w:p w14:paraId="05623A61" w14:textId="77777777" w:rsidR="00693965" w:rsidRPr="00EC76D5" w:rsidRDefault="00693965" w:rsidP="00693965">
      <w:pPr>
        <w:pStyle w:val="Code"/>
      </w:pPr>
    </w:p>
    <w:p w14:paraId="2466455A" w14:textId="77777777" w:rsidR="00693965" w:rsidRPr="00EC76D5" w:rsidRDefault="00693965" w:rsidP="00693965">
      <w:pPr>
        <w:pStyle w:val="Code"/>
      </w:pPr>
      <w:r w:rsidRPr="00EC76D5">
        <w:t xml:space="preserve">  public boolean isLogical() {</w:t>
      </w:r>
    </w:p>
    <w:p w14:paraId="027F4452" w14:textId="77777777" w:rsidR="00693965" w:rsidRPr="00EC76D5" w:rsidRDefault="00693965" w:rsidP="00693965">
      <w:pPr>
        <w:pStyle w:val="Code"/>
      </w:pPr>
      <w:r w:rsidRPr="00EC76D5">
        <w:t xml:space="preserve">    return (m_sort == Sort.Logical);</w:t>
      </w:r>
    </w:p>
    <w:p w14:paraId="676CC139" w14:textId="77777777" w:rsidR="00693965" w:rsidRPr="00EC76D5" w:rsidRDefault="00693965" w:rsidP="00693965">
      <w:pPr>
        <w:pStyle w:val="Code"/>
      </w:pPr>
      <w:r w:rsidRPr="00EC76D5">
        <w:t xml:space="preserve">  }</w:t>
      </w:r>
    </w:p>
    <w:p w14:paraId="523D93D5" w14:textId="77777777" w:rsidR="00693965" w:rsidRPr="00EC76D5" w:rsidRDefault="00693965" w:rsidP="00693965">
      <w:pPr>
        <w:pStyle w:val="Code"/>
      </w:pPr>
    </w:p>
    <w:p w14:paraId="1F5D20FB" w14:textId="77777777" w:rsidR="00693965" w:rsidRPr="00EC76D5" w:rsidRDefault="00693965" w:rsidP="00693965">
      <w:pPr>
        <w:pStyle w:val="Code"/>
      </w:pPr>
      <w:r w:rsidRPr="00EC76D5">
        <w:t xml:space="preserve">  public boolean isPointer() {</w:t>
      </w:r>
    </w:p>
    <w:p w14:paraId="52C7056A" w14:textId="77777777" w:rsidR="00693965" w:rsidRPr="00EC76D5" w:rsidRDefault="00693965" w:rsidP="00693965">
      <w:pPr>
        <w:pStyle w:val="Code"/>
      </w:pPr>
      <w:r w:rsidRPr="00EC76D5">
        <w:lastRenderedPageBreak/>
        <w:t xml:space="preserve">    return (m_sort == Sort.Pointer);</w:t>
      </w:r>
    </w:p>
    <w:p w14:paraId="3827913E" w14:textId="77777777" w:rsidR="00693965" w:rsidRPr="00EC76D5" w:rsidRDefault="00693965" w:rsidP="00693965">
      <w:pPr>
        <w:pStyle w:val="Code"/>
      </w:pPr>
      <w:r w:rsidRPr="00EC76D5">
        <w:t xml:space="preserve">  }</w:t>
      </w:r>
    </w:p>
    <w:p w14:paraId="60FBDA47" w14:textId="77777777" w:rsidR="00693965" w:rsidRPr="00EC76D5" w:rsidRDefault="00693965" w:rsidP="00693965">
      <w:pPr>
        <w:pStyle w:val="Code"/>
      </w:pPr>
    </w:p>
    <w:p w14:paraId="38F1BF11" w14:textId="77777777" w:rsidR="00693965" w:rsidRPr="00EC76D5" w:rsidRDefault="00693965" w:rsidP="00693965">
      <w:pPr>
        <w:pStyle w:val="Code"/>
      </w:pPr>
      <w:r w:rsidRPr="00EC76D5">
        <w:t xml:space="preserve">  public boolean isArray() {</w:t>
      </w:r>
    </w:p>
    <w:p w14:paraId="2D3BD0E2" w14:textId="77777777" w:rsidR="00693965" w:rsidRPr="00EC76D5" w:rsidRDefault="00693965" w:rsidP="00693965">
      <w:pPr>
        <w:pStyle w:val="Code"/>
      </w:pPr>
      <w:r w:rsidRPr="00EC76D5">
        <w:t xml:space="preserve">    return (m_sort == Sort.Array);</w:t>
      </w:r>
    </w:p>
    <w:p w14:paraId="6AC9428B" w14:textId="77777777" w:rsidR="00693965" w:rsidRPr="00EC76D5" w:rsidRDefault="00693965" w:rsidP="00693965">
      <w:pPr>
        <w:pStyle w:val="Code"/>
      </w:pPr>
      <w:r w:rsidRPr="00EC76D5">
        <w:t xml:space="preserve">  }</w:t>
      </w:r>
    </w:p>
    <w:p w14:paraId="460AC389" w14:textId="77777777" w:rsidR="00693965" w:rsidRPr="00EC76D5" w:rsidRDefault="00693965" w:rsidP="00693965">
      <w:pPr>
        <w:pStyle w:val="Code"/>
      </w:pPr>
    </w:p>
    <w:p w14:paraId="25FC2E1F" w14:textId="77777777" w:rsidR="00693965" w:rsidRPr="00EC76D5" w:rsidRDefault="00693965" w:rsidP="00693965">
      <w:pPr>
        <w:pStyle w:val="Code"/>
      </w:pPr>
      <w:r w:rsidRPr="00EC76D5">
        <w:t xml:space="preserve">  public boolean isPointerOrArray() {</w:t>
      </w:r>
    </w:p>
    <w:p w14:paraId="56821C73" w14:textId="77777777" w:rsidR="00693965" w:rsidRPr="00EC76D5" w:rsidRDefault="00693965" w:rsidP="00693965">
      <w:pPr>
        <w:pStyle w:val="Code"/>
      </w:pPr>
      <w:r w:rsidRPr="00EC76D5">
        <w:t xml:space="preserve">    return isPointer() || isArray();</w:t>
      </w:r>
    </w:p>
    <w:p w14:paraId="588A42AA" w14:textId="77777777" w:rsidR="00693965" w:rsidRPr="00EC76D5" w:rsidRDefault="00693965" w:rsidP="00693965">
      <w:pPr>
        <w:pStyle w:val="Code"/>
      </w:pPr>
      <w:r w:rsidRPr="00EC76D5">
        <w:t xml:space="preserve">  }</w:t>
      </w:r>
    </w:p>
    <w:p w14:paraId="4B2C5A42" w14:textId="77777777" w:rsidR="00693965" w:rsidRPr="00EC76D5" w:rsidRDefault="00693965" w:rsidP="00693965">
      <w:pPr>
        <w:pStyle w:val="Code"/>
      </w:pPr>
    </w:p>
    <w:p w14:paraId="7F8F8265" w14:textId="77777777" w:rsidR="00693965" w:rsidRPr="00EC76D5" w:rsidRDefault="00693965" w:rsidP="00693965">
      <w:pPr>
        <w:pStyle w:val="Code"/>
      </w:pPr>
      <w:r w:rsidRPr="00EC76D5">
        <w:t xml:space="preserve">  public boolean isString() {</w:t>
      </w:r>
    </w:p>
    <w:p w14:paraId="3F8A5686" w14:textId="77777777" w:rsidR="00693965" w:rsidRPr="00EC76D5" w:rsidRDefault="00693965" w:rsidP="00693965">
      <w:pPr>
        <w:pStyle w:val="Code"/>
      </w:pPr>
      <w:r w:rsidRPr="00EC76D5">
        <w:t xml:space="preserve">    return (m_sort == Sort.String);</w:t>
      </w:r>
    </w:p>
    <w:p w14:paraId="39263A02" w14:textId="77777777" w:rsidR="00693965" w:rsidRPr="00EC76D5" w:rsidRDefault="00693965" w:rsidP="00693965">
      <w:pPr>
        <w:pStyle w:val="Code"/>
      </w:pPr>
      <w:r w:rsidRPr="00EC76D5">
        <w:t xml:space="preserve">  }</w:t>
      </w:r>
    </w:p>
    <w:p w14:paraId="0A8C24B7" w14:textId="77777777" w:rsidR="00693965" w:rsidRPr="00EC76D5" w:rsidRDefault="00693965" w:rsidP="00693965">
      <w:pPr>
        <w:pStyle w:val="Code"/>
      </w:pPr>
    </w:p>
    <w:p w14:paraId="3D69269F" w14:textId="77777777" w:rsidR="00693965" w:rsidRPr="00EC76D5" w:rsidRDefault="00693965" w:rsidP="00693965">
      <w:pPr>
        <w:pStyle w:val="Code"/>
      </w:pPr>
      <w:r w:rsidRPr="00EC76D5">
        <w:t xml:space="preserve">  public boolean isFunction() {</w:t>
      </w:r>
    </w:p>
    <w:p w14:paraId="05FB66B3" w14:textId="77777777" w:rsidR="00693965" w:rsidRPr="00EC76D5" w:rsidRDefault="00693965" w:rsidP="00693965">
      <w:pPr>
        <w:pStyle w:val="Code"/>
      </w:pPr>
      <w:r w:rsidRPr="00EC76D5">
        <w:t xml:space="preserve">    return (m_sort == Sort.Function);</w:t>
      </w:r>
    </w:p>
    <w:p w14:paraId="189F98B4" w14:textId="77777777" w:rsidR="00693965" w:rsidRPr="00EC76D5" w:rsidRDefault="00693965" w:rsidP="00693965">
      <w:pPr>
        <w:pStyle w:val="Code"/>
      </w:pPr>
      <w:r w:rsidRPr="00EC76D5">
        <w:t xml:space="preserve">  }</w:t>
      </w:r>
    </w:p>
    <w:p w14:paraId="3DB1E34B" w14:textId="77777777" w:rsidR="00693965" w:rsidRPr="00EC76D5" w:rsidRDefault="00693965" w:rsidP="00693965">
      <w:pPr>
        <w:pStyle w:val="Code"/>
      </w:pPr>
    </w:p>
    <w:p w14:paraId="6C698D09" w14:textId="77777777" w:rsidR="00693965" w:rsidRPr="00EC76D5" w:rsidRDefault="00693965" w:rsidP="00693965">
      <w:pPr>
        <w:pStyle w:val="Code"/>
      </w:pPr>
      <w:r w:rsidRPr="00EC76D5">
        <w:t xml:space="preserve">  public boolean isFunctionPointer() {</w:t>
      </w:r>
    </w:p>
    <w:p w14:paraId="2854757A" w14:textId="77777777" w:rsidR="00693965" w:rsidRPr="00EC76D5" w:rsidRDefault="00693965" w:rsidP="00693965">
      <w:pPr>
        <w:pStyle w:val="Code"/>
      </w:pPr>
      <w:r w:rsidRPr="00EC76D5">
        <w:t xml:space="preserve">    return (m_sort == Sort.Pointer) &amp;&amp; m_pointerType.isFunction();</w:t>
      </w:r>
    </w:p>
    <w:p w14:paraId="4B2B8FAD" w14:textId="77777777" w:rsidR="00693965" w:rsidRPr="00EC76D5" w:rsidRDefault="00693965" w:rsidP="00693965">
      <w:pPr>
        <w:pStyle w:val="Code"/>
      </w:pPr>
      <w:r w:rsidRPr="00EC76D5">
        <w:t xml:space="preserve">  }</w:t>
      </w:r>
    </w:p>
    <w:p w14:paraId="6133CF30" w14:textId="77777777" w:rsidR="00693965" w:rsidRPr="00EC76D5" w:rsidRDefault="00693965" w:rsidP="00693965">
      <w:pPr>
        <w:pStyle w:val="Code"/>
      </w:pPr>
    </w:p>
    <w:p w14:paraId="1BA0617F" w14:textId="77777777" w:rsidR="00693965" w:rsidRPr="00EC76D5" w:rsidRDefault="00693965" w:rsidP="00693965">
      <w:pPr>
        <w:pStyle w:val="Code"/>
      </w:pPr>
      <w:r w:rsidRPr="00EC76D5">
        <w:t xml:space="preserve">  public boolean isFunctionOrArray() {</w:t>
      </w:r>
    </w:p>
    <w:p w14:paraId="72C8FEAE" w14:textId="77777777" w:rsidR="00693965" w:rsidRPr="00EC76D5" w:rsidRDefault="00693965" w:rsidP="00693965">
      <w:pPr>
        <w:pStyle w:val="Code"/>
      </w:pPr>
      <w:r w:rsidRPr="00EC76D5">
        <w:t xml:space="preserve">    return isFunction() || isArray();</w:t>
      </w:r>
    </w:p>
    <w:p w14:paraId="23DF463C" w14:textId="77777777" w:rsidR="00693965" w:rsidRPr="00EC76D5" w:rsidRDefault="00693965" w:rsidP="00693965">
      <w:pPr>
        <w:pStyle w:val="Code"/>
      </w:pPr>
      <w:r w:rsidRPr="00EC76D5">
        <w:t xml:space="preserve">  }</w:t>
      </w:r>
    </w:p>
    <w:p w14:paraId="47962A5D" w14:textId="77777777" w:rsidR="00693965" w:rsidRPr="00EC76D5" w:rsidRDefault="00693965" w:rsidP="00693965">
      <w:pPr>
        <w:pStyle w:val="Code"/>
      </w:pPr>
    </w:p>
    <w:p w14:paraId="66E3FEF6" w14:textId="77777777" w:rsidR="00693965" w:rsidRPr="00EC76D5" w:rsidRDefault="00693965" w:rsidP="00693965">
      <w:pPr>
        <w:pStyle w:val="Code"/>
      </w:pPr>
      <w:r w:rsidRPr="00EC76D5">
        <w:t xml:space="preserve">  public boolean isFunctionArrayOrString() {</w:t>
      </w:r>
    </w:p>
    <w:p w14:paraId="53B900A7" w14:textId="77777777" w:rsidR="00693965" w:rsidRPr="00EC76D5" w:rsidRDefault="00693965" w:rsidP="00693965">
      <w:pPr>
        <w:pStyle w:val="Code"/>
      </w:pPr>
      <w:r w:rsidRPr="00EC76D5">
        <w:t xml:space="preserve">    return isFunctionOrArray() || isString();</w:t>
      </w:r>
    </w:p>
    <w:p w14:paraId="7B5AE5F9" w14:textId="77777777" w:rsidR="00693965" w:rsidRPr="00EC76D5" w:rsidRDefault="00693965" w:rsidP="00693965">
      <w:pPr>
        <w:pStyle w:val="Code"/>
      </w:pPr>
      <w:r w:rsidRPr="00EC76D5">
        <w:t xml:space="preserve">  }</w:t>
      </w:r>
    </w:p>
    <w:p w14:paraId="69358375" w14:textId="77777777" w:rsidR="00693965" w:rsidRPr="00EC76D5" w:rsidRDefault="00693965" w:rsidP="00693965">
      <w:pPr>
        <w:pStyle w:val="Code"/>
      </w:pPr>
    </w:p>
    <w:p w14:paraId="4500FF0A" w14:textId="77777777" w:rsidR="00693965" w:rsidRPr="00EC76D5" w:rsidRDefault="00693965" w:rsidP="00693965">
      <w:pPr>
        <w:pStyle w:val="Code"/>
      </w:pPr>
      <w:r w:rsidRPr="00EC76D5">
        <w:t xml:space="preserve">  public boolean isArithmetic() {</w:t>
      </w:r>
    </w:p>
    <w:p w14:paraId="5244ECD0" w14:textId="77777777" w:rsidR="00693965" w:rsidRPr="00EC76D5" w:rsidRDefault="00693965" w:rsidP="00693965">
      <w:pPr>
        <w:pStyle w:val="Code"/>
      </w:pPr>
      <w:r w:rsidRPr="00EC76D5">
        <w:t xml:space="preserve">    return isIntegral() || isFloating();</w:t>
      </w:r>
    </w:p>
    <w:p w14:paraId="393DBAA9" w14:textId="77777777" w:rsidR="00693965" w:rsidRPr="00EC76D5" w:rsidRDefault="00693965" w:rsidP="00693965">
      <w:pPr>
        <w:pStyle w:val="Code"/>
      </w:pPr>
      <w:r w:rsidRPr="00EC76D5">
        <w:t xml:space="preserve">  }</w:t>
      </w:r>
    </w:p>
    <w:p w14:paraId="102EA9BB" w14:textId="77777777" w:rsidR="00693965" w:rsidRPr="00EC76D5" w:rsidRDefault="00693965" w:rsidP="00693965">
      <w:pPr>
        <w:pStyle w:val="Code"/>
      </w:pPr>
    </w:p>
    <w:p w14:paraId="69323795" w14:textId="77777777" w:rsidR="00693965" w:rsidRPr="00EC76D5" w:rsidRDefault="00693965" w:rsidP="00693965">
      <w:pPr>
        <w:pStyle w:val="Code"/>
      </w:pPr>
      <w:r w:rsidRPr="00EC76D5">
        <w:t xml:space="preserve">  public boolean isIntegralOrPointer() {</w:t>
      </w:r>
    </w:p>
    <w:p w14:paraId="468B485D" w14:textId="77777777" w:rsidR="00693965" w:rsidRPr="00EC76D5" w:rsidRDefault="00693965" w:rsidP="00693965">
      <w:pPr>
        <w:pStyle w:val="Code"/>
      </w:pPr>
      <w:r w:rsidRPr="00EC76D5">
        <w:t xml:space="preserve">    return isIntegral() || isPointer();</w:t>
      </w:r>
    </w:p>
    <w:p w14:paraId="6863ED93" w14:textId="77777777" w:rsidR="00693965" w:rsidRPr="00EC76D5" w:rsidRDefault="00693965" w:rsidP="00693965">
      <w:pPr>
        <w:pStyle w:val="Code"/>
      </w:pPr>
      <w:r w:rsidRPr="00EC76D5">
        <w:t xml:space="preserve">  }</w:t>
      </w:r>
    </w:p>
    <w:p w14:paraId="5C9E1FC7" w14:textId="77777777" w:rsidR="00693965" w:rsidRPr="00EC76D5" w:rsidRDefault="00693965" w:rsidP="00693965">
      <w:pPr>
        <w:pStyle w:val="Code"/>
      </w:pPr>
    </w:p>
    <w:p w14:paraId="39360D67" w14:textId="77777777" w:rsidR="00693965" w:rsidRPr="00EC76D5" w:rsidRDefault="00693965" w:rsidP="00693965">
      <w:pPr>
        <w:pStyle w:val="Code"/>
      </w:pPr>
      <w:r w:rsidRPr="00EC76D5">
        <w:t xml:space="preserve">  public boolean isArithmeticOrPointer() {</w:t>
      </w:r>
    </w:p>
    <w:p w14:paraId="69AD08C6" w14:textId="77777777" w:rsidR="00693965" w:rsidRPr="00EC76D5" w:rsidRDefault="00693965" w:rsidP="00693965">
      <w:pPr>
        <w:pStyle w:val="Code"/>
      </w:pPr>
      <w:r w:rsidRPr="00EC76D5">
        <w:t xml:space="preserve">    return isArithmetic() || isPointer();</w:t>
      </w:r>
    </w:p>
    <w:p w14:paraId="2E368466" w14:textId="77777777" w:rsidR="00693965" w:rsidRPr="00EC76D5" w:rsidRDefault="00693965" w:rsidP="00693965">
      <w:pPr>
        <w:pStyle w:val="Code"/>
      </w:pPr>
      <w:r w:rsidRPr="00EC76D5">
        <w:t xml:space="preserve">  }</w:t>
      </w:r>
    </w:p>
    <w:p w14:paraId="7C82092E" w14:textId="77777777" w:rsidR="00693965" w:rsidRPr="00EC76D5" w:rsidRDefault="00693965" w:rsidP="00693965">
      <w:pPr>
        <w:pStyle w:val="Code"/>
      </w:pPr>
    </w:p>
    <w:p w14:paraId="23A71888" w14:textId="77777777" w:rsidR="00693965" w:rsidRPr="00EC76D5" w:rsidRDefault="00693965" w:rsidP="00693965">
      <w:pPr>
        <w:pStyle w:val="Code"/>
      </w:pPr>
      <w:r w:rsidRPr="00EC76D5">
        <w:t xml:space="preserve">  public boolean isStruct() {</w:t>
      </w:r>
    </w:p>
    <w:p w14:paraId="5C64E5C2" w14:textId="77777777" w:rsidR="00693965" w:rsidRPr="00EC76D5" w:rsidRDefault="00693965" w:rsidP="00693965">
      <w:pPr>
        <w:pStyle w:val="Code"/>
      </w:pPr>
      <w:r w:rsidRPr="00EC76D5">
        <w:t xml:space="preserve">    return (m_sort == Sort.Struct);</w:t>
      </w:r>
    </w:p>
    <w:p w14:paraId="25CF20D7" w14:textId="77777777" w:rsidR="00693965" w:rsidRPr="00EC76D5" w:rsidRDefault="00693965" w:rsidP="00693965">
      <w:pPr>
        <w:pStyle w:val="Code"/>
      </w:pPr>
      <w:r w:rsidRPr="00EC76D5">
        <w:t xml:space="preserve">  }</w:t>
      </w:r>
    </w:p>
    <w:p w14:paraId="162B9806" w14:textId="77777777" w:rsidR="00693965" w:rsidRPr="00EC76D5" w:rsidRDefault="00693965" w:rsidP="00693965">
      <w:pPr>
        <w:pStyle w:val="Code"/>
      </w:pPr>
    </w:p>
    <w:p w14:paraId="2173CF56" w14:textId="77777777" w:rsidR="00693965" w:rsidRPr="00EC76D5" w:rsidRDefault="00693965" w:rsidP="00693965">
      <w:pPr>
        <w:pStyle w:val="Code"/>
      </w:pPr>
      <w:r w:rsidRPr="00EC76D5">
        <w:t xml:space="preserve">  public boolean isUnion() {</w:t>
      </w:r>
    </w:p>
    <w:p w14:paraId="72E5CFB6" w14:textId="77777777" w:rsidR="00693965" w:rsidRPr="00EC76D5" w:rsidRDefault="00693965" w:rsidP="00693965">
      <w:pPr>
        <w:pStyle w:val="Code"/>
      </w:pPr>
      <w:r w:rsidRPr="00EC76D5">
        <w:t xml:space="preserve">    return (m_sort == Sort.Union);</w:t>
      </w:r>
    </w:p>
    <w:p w14:paraId="755E5F2B" w14:textId="77777777" w:rsidR="00693965" w:rsidRPr="00EC76D5" w:rsidRDefault="00693965" w:rsidP="00693965">
      <w:pPr>
        <w:pStyle w:val="Code"/>
      </w:pPr>
      <w:r w:rsidRPr="00EC76D5">
        <w:t xml:space="preserve">  }</w:t>
      </w:r>
    </w:p>
    <w:p w14:paraId="4075DDBF" w14:textId="77777777" w:rsidR="00693965" w:rsidRPr="00EC76D5" w:rsidRDefault="00693965" w:rsidP="00693965">
      <w:pPr>
        <w:pStyle w:val="Code"/>
      </w:pPr>
      <w:r w:rsidRPr="00EC76D5">
        <w:t xml:space="preserve">  </w:t>
      </w:r>
    </w:p>
    <w:p w14:paraId="04C8BC3C" w14:textId="77777777" w:rsidR="00693965" w:rsidRPr="00EC76D5" w:rsidRDefault="00693965" w:rsidP="00693965">
      <w:pPr>
        <w:pStyle w:val="Code"/>
      </w:pPr>
      <w:r w:rsidRPr="00EC76D5">
        <w:t xml:space="preserve">  public boolean isStructOrUnion() {</w:t>
      </w:r>
    </w:p>
    <w:p w14:paraId="23EA0717" w14:textId="77777777" w:rsidR="00693965" w:rsidRPr="00EC76D5" w:rsidRDefault="00693965" w:rsidP="00693965">
      <w:pPr>
        <w:pStyle w:val="Code"/>
      </w:pPr>
      <w:r w:rsidRPr="00EC76D5">
        <w:t xml:space="preserve">    return isStruct() || isUnion();</w:t>
      </w:r>
    </w:p>
    <w:p w14:paraId="641EC728" w14:textId="77777777" w:rsidR="00693965" w:rsidRPr="00EC76D5" w:rsidRDefault="00693965" w:rsidP="00693965">
      <w:pPr>
        <w:pStyle w:val="Code"/>
      </w:pPr>
      <w:r w:rsidRPr="00EC76D5">
        <w:t xml:space="preserve">  }</w:t>
      </w:r>
    </w:p>
    <w:p w14:paraId="0BCB4684" w14:textId="77777777" w:rsidR="00693965" w:rsidRPr="00EC76D5" w:rsidRDefault="00693965" w:rsidP="00693965">
      <w:pPr>
        <w:pStyle w:val="Code"/>
      </w:pPr>
      <w:r w:rsidRPr="00EC76D5">
        <w:t xml:space="preserve">  </w:t>
      </w:r>
    </w:p>
    <w:p w14:paraId="105CE888" w14:textId="77777777" w:rsidR="00693965" w:rsidRPr="00EC76D5" w:rsidRDefault="00693965" w:rsidP="00693965">
      <w:pPr>
        <w:pStyle w:val="Code"/>
      </w:pPr>
      <w:r w:rsidRPr="00EC76D5">
        <w:t xml:space="preserve">  public boolean isEnumeration() {</w:t>
      </w:r>
    </w:p>
    <w:p w14:paraId="5751742F" w14:textId="77777777" w:rsidR="00693965" w:rsidRPr="00EC76D5" w:rsidRDefault="00693965" w:rsidP="00693965">
      <w:pPr>
        <w:pStyle w:val="Code"/>
      </w:pPr>
      <w:r w:rsidRPr="00EC76D5">
        <w:t xml:space="preserve">    return (m_sort == Sort.Enumeration);</w:t>
      </w:r>
    </w:p>
    <w:p w14:paraId="6AE3138D" w14:textId="77777777" w:rsidR="00693965" w:rsidRPr="00EC76D5" w:rsidRDefault="00693965" w:rsidP="00693965">
      <w:pPr>
        <w:pStyle w:val="Code"/>
      </w:pPr>
      <w:r w:rsidRPr="00EC76D5">
        <w:lastRenderedPageBreak/>
        <w:t xml:space="preserve">  }</w:t>
      </w:r>
    </w:p>
    <w:p w14:paraId="2471F851" w14:textId="77777777" w:rsidR="00693965" w:rsidRPr="00EC76D5" w:rsidRDefault="00693965" w:rsidP="00693965">
      <w:pPr>
        <w:pStyle w:val="Code"/>
      </w:pPr>
    </w:p>
    <w:p w14:paraId="43500B13" w14:textId="77777777" w:rsidR="00693965" w:rsidRPr="00EC76D5" w:rsidRDefault="00693965" w:rsidP="00693965">
      <w:pPr>
        <w:pStyle w:val="Code"/>
      </w:pPr>
      <w:r w:rsidRPr="00EC76D5">
        <w:t xml:space="preserve">  public String toString() {</w:t>
      </w:r>
    </w:p>
    <w:p w14:paraId="70C5B4F6" w14:textId="77777777" w:rsidR="00693965" w:rsidRPr="00EC76D5" w:rsidRDefault="00693965" w:rsidP="00693965">
      <w:pPr>
        <w:pStyle w:val="Code"/>
      </w:pPr>
      <w:r w:rsidRPr="00EC76D5">
        <w:t xml:space="preserve">    return m_sort.name().replace("_", " ").toLowerCase();</w:t>
      </w:r>
    </w:p>
    <w:p w14:paraId="6BBC3222" w14:textId="77777777" w:rsidR="00693965" w:rsidRPr="00EC76D5" w:rsidRDefault="00693965" w:rsidP="00693965">
      <w:pPr>
        <w:pStyle w:val="Code"/>
      </w:pPr>
      <w:r w:rsidRPr="00EC76D5">
        <w:t xml:space="preserve">  }  </w:t>
      </w:r>
    </w:p>
    <w:p w14:paraId="492BA50E" w14:textId="72547CF9" w:rsidR="0096393C" w:rsidRPr="00EC76D5" w:rsidRDefault="00693965" w:rsidP="0096393C">
      <w:pPr>
        <w:pStyle w:val="Code"/>
      </w:pPr>
      <w:r w:rsidRPr="00EC76D5">
        <w:t>}</w:t>
      </w:r>
    </w:p>
    <w:p w14:paraId="67FB74EB" w14:textId="08A22E0E" w:rsidR="00FF12D1" w:rsidRPr="00EC76D5" w:rsidRDefault="009E72BD" w:rsidP="007C3B5B">
      <w:pPr>
        <w:pStyle w:val="Rubrik2"/>
      </w:pPr>
      <w:bookmarkStart w:id="5566" w:name="_Toc481936399"/>
      <w:r w:rsidRPr="00EC76D5">
        <w:t xml:space="preserve">Type </w:t>
      </w:r>
      <w:r w:rsidR="007B5935" w:rsidRPr="00EC76D5">
        <w:t>Cast</w:t>
      </w:r>
      <w:r w:rsidR="004A5E53" w:rsidRPr="00EC76D5">
        <w:t>ing</w:t>
      </w:r>
      <w:bookmarkEnd w:id="5566"/>
    </w:p>
    <w:p w14:paraId="34C155CE" w14:textId="69CD90E0" w:rsidR="004F26D4" w:rsidRPr="00EC76D5" w:rsidRDefault="004F26D4" w:rsidP="004F26D4">
      <w:r w:rsidRPr="00EC76D5">
        <w:t xml:space="preserve">Type </w:t>
      </w:r>
      <w:r w:rsidR="004A5E53" w:rsidRPr="00EC76D5">
        <w:t xml:space="preserve">casting </w:t>
      </w:r>
      <w:r w:rsidRPr="00EC76D5">
        <w:t>occurs on several occasions in C.</w:t>
      </w:r>
      <w:r w:rsidR="00B441E6" w:rsidRPr="00EC76D5">
        <w:t xml:space="preserve"> There are two types of </w:t>
      </w:r>
      <w:r w:rsidR="00CD5833" w:rsidRPr="00EC76D5">
        <w:t>cast</w:t>
      </w:r>
      <w:r w:rsidR="00B441E6" w:rsidRPr="00EC76D5">
        <w:t>:</w:t>
      </w:r>
      <w:r w:rsidR="007B5935" w:rsidRPr="00EC76D5">
        <w:t xml:space="preserve"> explicit (manual) </w:t>
      </w:r>
      <w:r w:rsidR="00B441E6" w:rsidRPr="00EC76D5">
        <w:t xml:space="preserve">conversation where </w:t>
      </w:r>
      <w:r w:rsidR="00CE6FFB" w:rsidRPr="00EC76D5">
        <w:t xml:space="preserve">type cast is stated </w:t>
      </w:r>
      <w:r w:rsidR="00B441E6" w:rsidRPr="00EC76D5">
        <w:t xml:space="preserve">and </w:t>
      </w:r>
      <w:r w:rsidR="007B5935" w:rsidRPr="00EC76D5">
        <w:t>implicit (automatic)</w:t>
      </w:r>
      <w:r w:rsidR="00B441E6" w:rsidRPr="00EC76D5">
        <w:t xml:space="preserve"> where it the type cast is omitted:</w:t>
      </w:r>
    </w:p>
    <w:p w14:paraId="56B66AA2" w14:textId="25DD8A34" w:rsidR="00B441E6" w:rsidRPr="00EC76D5" w:rsidRDefault="00B441E6" w:rsidP="00B441E6">
      <w:pPr>
        <w:pStyle w:val="Code"/>
      </w:pPr>
      <w:r w:rsidRPr="00EC76D5">
        <w:t>double x = 3.1;</w:t>
      </w:r>
    </w:p>
    <w:p w14:paraId="5343A1EF" w14:textId="143C8871" w:rsidR="00B441E6" w:rsidRPr="00EC76D5" w:rsidRDefault="00B441E6" w:rsidP="00B441E6">
      <w:pPr>
        <w:pStyle w:val="Code"/>
      </w:pPr>
      <w:r w:rsidRPr="00EC76D5">
        <w:t xml:space="preserve">int </w:t>
      </w:r>
      <w:r w:rsidR="003A0DE9" w:rsidRPr="00EC76D5">
        <w:t>y</w:t>
      </w:r>
      <w:r w:rsidRPr="00EC76D5">
        <w:t xml:space="preserve"> = x,       // implicit</w:t>
      </w:r>
      <w:r w:rsidR="00D2670E" w:rsidRPr="00EC76D5">
        <w:t xml:space="preserve"> cast</w:t>
      </w:r>
    </w:p>
    <w:p w14:paraId="451DCC2D" w14:textId="53BCFCD6" w:rsidR="00B441E6" w:rsidRPr="00EC76D5" w:rsidRDefault="003A0DE9" w:rsidP="00B441E6">
      <w:pPr>
        <w:pStyle w:val="Code"/>
      </w:pPr>
      <w:r w:rsidRPr="00EC76D5">
        <w:t xml:space="preserve">    z</w:t>
      </w:r>
      <w:r w:rsidR="00B441E6" w:rsidRPr="00EC76D5">
        <w:t xml:space="preserve"> = (int) x; // explicit</w:t>
      </w:r>
      <w:r w:rsidR="00D2670E" w:rsidRPr="00EC76D5">
        <w:t xml:space="preserve"> cast</w:t>
      </w:r>
    </w:p>
    <w:p w14:paraId="74BB1424" w14:textId="17B731F8" w:rsidR="007B5935" w:rsidRPr="00EC76D5" w:rsidRDefault="007B5935" w:rsidP="007B5935">
      <w:r w:rsidRPr="00EC76D5">
        <w:t xml:space="preserve">Even though implicit casts are allowed in C, a warning is often raised when the cast </w:t>
      </w:r>
      <w:r w:rsidR="001F745C" w:rsidRPr="00EC76D5">
        <w:t>causes the value to be truncated in some form, like in the co</w:t>
      </w:r>
      <w:r w:rsidR="00E676FF" w:rsidRPr="00EC76D5">
        <w:t>d</w:t>
      </w:r>
      <w:r w:rsidR="001F745C" w:rsidRPr="00EC76D5">
        <w:t xml:space="preserve">e above where the decimal part of the double </w:t>
      </w:r>
      <w:r w:rsidR="005206EE" w:rsidRPr="00EC76D5">
        <w:t xml:space="preserve">value </w:t>
      </w:r>
      <w:r w:rsidR="001F745C" w:rsidRPr="00EC76D5">
        <w:t>is lost when casted into an integer</w:t>
      </w:r>
      <w:r w:rsidR="007042C2" w:rsidRPr="00EC76D5">
        <w:t xml:space="preserve"> value</w:t>
      </w:r>
      <w:r w:rsidR="001F745C" w:rsidRPr="00EC76D5">
        <w:t>.</w:t>
      </w:r>
    </w:p>
    <w:p w14:paraId="5565C093" w14:textId="77777777" w:rsidR="001C62E3" w:rsidRPr="00EC76D5" w:rsidRDefault="001C62E3" w:rsidP="001C62E3">
      <w:r w:rsidRPr="00EC76D5">
        <w:t>Naturally, if the types of the source and target trees are the same, we just return the source tree.</w:t>
      </w:r>
    </w:p>
    <w:p w14:paraId="78059207" w14:textId="4082BCEB" w:rsidR="00857488" w:rsidRPr="00EC76D5" w:rsidRDefault="00D83A6D" w:rsidP="00BE5D60">
      <w:pPr>
        <w:pStyle w:val="CodeHeader"/>
      </w:pPr>
      <w:r w:rsidRPr="00EC76D5">
        <w:t>TypeCast</w:t>
      </w:r>
      <w:r w:rsidR="00857488" w:rsidRPr="00EC76D5">
        <w:t>.Java</w:t>
      </w:r>
    </w:p>
    <w:p w14:paraId="46C459AF" w14:textId="77777777" w:rsidR="0054297B" w:rsidRPr="00EC76D5" w:rsidRDefault="0054297B" w:rsidP="0054297B">
      <w:pPr>
        <w:pStyle w:val="Code"/>
      </w:pPr>
      <w:r w:rsidRPr="00EC76D5">
        <w:t>package c_compiler;</w:t>
      </w:r>
    </w:p>
    <w:p w14:paraId="75B1577A" w14:textId="77777777" w:rsidR="0054297B" w:rsidRPr="00EC76D5" w:rsidRDefault="0054297B" w:rsidP="0054297B">
      <w:pPr>
        <w:pStyle w:val="Code"/>
      </w:pPr>
    </w:p>
    <w:p w14:paraId="2F75D969" w14:textId="77777777" w:rsidR="0054297B" w:rsidRPr="00EC76D5" w:rsidRDefault="0054297B" w:rsidP="0054297B">
      <w:pPr>
        <w:pStyle w:val="Code"/>
      </w:pPr>
      <w:r w:rsidRPr="00EC76D5">
        <w:t>public class TypeCast {</w:t>
      </w:r>
    </w:p>
    <w:p w14:paraId="57224ECF" w14:textId="77777777" w:rsidR="0054297B" w:rsidRPr="00EC76D5" w:rsidRDefault="0054297B" w:rsidP="0054297B">
      <w:pPr>
        <w:pStyle w:val="Code"/>
      </w:pPr>
      <w:r w:rsidRPr="00EC76D5">
        <w:t xml:space="preserve">  public static SyntaxTree explicitCast(SyntaxTree sourceTree,</w:t>
      </w:r>
    </w:p>
    <w:p w14:paraId="5A3647D8" w14:textId="77777777" w:rsidR="0054297B" w:rsidRPr="00EC76D5" w:rsidRDefault="0054297B" w:rsidP="0054297B">
      <w:pPr>
        <w:pStyle w:val="Code"/>
      </w:pPr>
      <w:r w:rsidRPr="00EC76D5">
        <w:t xml:space="preserve">                                        Type targetType) {</w:t>
      </w:r>
    </w:p>
    <w:p w14:paraId="1DB47A59" w14:textId="77777777" w:rsidR="00CF1554" w:rsidRPr="00EC76D5" w:rsidRDefault="00CF1554" w:rsidP="0054297B">
      <w:pPr>
        <w:pStyle w:val="Code"/>
      </w:pPr>
      <w:r w:rsidRPr="00EC76D5">
        <w:t xml:space="preserve">    sourceTree = SyntaxTreeOptimizer.optimizeExpression(sourceTree);</w:t>
      </w:r>
    </w:p>
    <w:p w14:paraId="6F6F11D7" w14:textId="648A037B" w:rsidR="0054297B" w:rsidRPr="00EC76D5" w:rsidRDefault="0054297B" w:rsidP="0054297B">
      <w:pPr>
        <w:pStyle w:val="Code"/>
      </w:pPr>
      <w:r w:rsidRPr="00EC76D5">
        <w:t xml:space="preserve">    Type sourceType = sourceTree.getType();</w:t>
      </w:r>
    </w:p>
    <w:p w14:paraId="130C6649" w14:textId="77777777" w:rsidR="0054297B" w:rsidRPr="00EC76D5" w:rsidRDefault="0054297B" w:rsidP="0054297B">
      <w:pPr>
        <w:pStyle w:val="Code"/>
      </w:pPr>
    </w:p>
    <w:p w14:paraId="5DBCB7B0" w14:textId="77777777" w:rsidR="0054297B" w:rsidRPr="00EC76D5" w:rsidRDefault="0054297B" w:rsidP="0054297B">
      <w:pPr>
        <w:pStyle w:val="Code"/>
      </w:pPr>
      <w:r w:rsidRPr="00EC76D5">
        <w:t xml:space="preserve">    if (sourceType.equals(targetType)) {</w:t>
      </w:r>
    </w:p>
    <w:p w14:paraId="2BDFCB7B" w14:textId="77777777" w:rsidR="0054297B" w:rsidRPr="00EC76D5" w:rsidRDefault="0054297B" w:rsidP="0054297B">
      <w:pPr>
        <w:pStyle w:val="Code"/>
      </w:pPr>
      <w:r w:rsidRPr="00EC76D5">
        <w:t xml:space="preserve">      return sourceTree;</w:t>
      </w:r>
    </w:p>
    <w:p w14:paraId="4BC58DF2" w14:textId="438E00C7" w:rsidR="003E671C" w:rsidRPr="00EC76D5" w:rsidRDefault="0054297B" w:rsidP="0054297B">
      <w:pPr>
        <w:pStyle w:val="Code"/>
      </w:pPr>
      <w:r w:rsidRPr="00EC76D5">
        <w:t xml:space="preserve">    }</w:t>
      </w:r>
    </w:p>
    <w:p w14:paraId="054F88A6" w14:textId="67DBF2C0" w:rsidR="00EE517F" w:rsidRPr="00EC76D5" w:rsidRDefault="00C369F2" w:rsidP="00650754">
      <w:r w:rsidRPr="00EC76D5">
        <w:t xml:space="preserve">In case of two pointers, we </w:t>
      </w:r>
      <w:r w:rsidR="001B10C1" w:rsidRPr="00EC76D5">
        <w:t xml:space="preserve">create and return </w:t>
      </w:r>
      <w:r w:rsidR="00EE517F" w:rsidRPr="00EC76D5">
        <w:t xml:space="preserve">new pointer in the explicit case. The reason for this is the resulting type shall not be a left-value. We want to prevent that an explicit cast </w:t>
      </w:r>
      <w:r w:rsidR="00650754" w:rsidRPr="00EC76D5">
        <w:t>is assigned a value. An expression such as “</w:t>
      </w:r>
      <w:r w:rsidR="001A2684" w:rsidRPr="00EC76D5">
        <w:rPr>
          <w:rStyle w:val="CodeInText0"/>
        </w:rPr>
        <w:t>(</w:t>
      </w:r>
      <w:r w:rsidR="00EE517F" w:rsidRPr="00EC76D5">
        <w:rPr>
          <w:rStyle w:val="CodeInText0"/>
        </w:rPr>
        <w:t>(char*) p</w:t>
      </w:r>
      <w:r w:rsidR="001A2684" w:rsidRPr="00EC76D5">
        <w:rPr>
          <w:rStyle w:val="CodeInText0"/>
        </w:rPr>
        <w:t>)</w:t>
      </w:r>
      <w:r w:rsidR="00EE517F" w:rsidRPr="00EC76D5">
        <w:rPr>
          <w:rStyle w:val="CodeInText0"/>
        </w:rPr>
        <w:t xml:space="preserve"> = &amp;q;</w:t>
      </w:r>
      <w:r w:rsidR="00650754" w:rsidRPr="00EC76D5">
        <w:t>” is not</w:t>
      </w:r>
      <w:r w:rsidR="00BF74FC" w:rsidRPr="00EC76D5">
        <w:t xml:space="preserve"> allowed.</w:t>
      </w:r>
    </w:p>
    <w:p w14:paraId="346785D1" w14:textId="77777777" w:rsidR="001B10C1" w:rsidRPr="00EC76D5" w:rsidRDefault="001B10C1" w:rsidP="001B10C1">
      <w:pPr>
        <w:pStyle w:val="Code"/>
      </w:pPr>
      <w:r w:rsidRPr="00EC76D5">
        <w:t xml:space="preserve">    else if (sourceType.isIntegralOrPointer() &amp;&amp;</w:t>
      </w:r>
    </w:p>
    <w:p w14:paraId="0285774D" w14:textId="77777777" w:rsidR="001B10C1" w:rsidRPr="00EC76D5" w:rsidRDefault="001B10C1" w:rsidP="001B10C1">
      <w:pPr>
        <w:pStyle w:val="Code"/>
      </w:pPr>
      <w:r w:rsidRPr="00EC76D5">
        <w:t xml:space="preserve">             targetType.isIntegralOrPointer()) {      </w:t>
      </w:r>
    </w:p>
    <w:p w14:paraId="553E6651" w14:textId="77777777" w:rsidR="001B10C1" w:rsidRPr="00EC76D5" w:rsidRDefault="001B10C1" w:rsidP="001B10C1">
      <w:pPr>
        <w:pStyle w:val="Code"/>
      </w:pPr>
      <w:r w:rsidRPr="00EC76D5">
        <w:t xml:space="preserve">      return SyntaxTreeGenerator.generateUnaryTree</w:t>
      </w:r>
    </w:p>
    <w:p w14:paraId="55E804BF" w14:textId="77777777" w:rsidR="001B10C1" w:rsidRPr="00EC76D5" w:rsidRDefault="001B10C1" w:rsidP="001B10C1">
      <w:pPr>
        <w:pStyle w:val="Code"/>
      </w:pPr>
      <w:r w:rsidRPr="00EC76D5">
        <w:t xml:space="preserve">             (MiddleOperator.IntegralToIntegral, targetType, sourceTree);</w:t>
      </w:r>
    </w:p>
    <w:p w14:paraId="54A9BFFD" w14:textId="410B03A1" w:rsidR="00E8550D" w:rsidRPr="00EC76D5" w:rsidRDefault="001B10C1" w:rsidP="001B10C1">
      <w:pPr>
        <w:pStyle w:val="Code"/>
      </w:pPr>
      <w:r w:rsidRPr="00EC76D5">
        <w:t xml:space="preserve">    }</w:t>
      </w:r>
    </w:p>
    <w:p w14:paraId="0BFD79C4" w14:textId="0F3735F7" w:rsidR="002328AD" w:rsidRPr="00EC76D5" w:rsidRDefault="002328AD" w:rsidP="002328AD">
      <w:r w:rsidRPr="00EC76D5">
        <w:t xml:space="preserve">In case of a cast from an integral </w:t>
      </w:r>
      <w:r w:rsidR="00677478" w:rsidRPr="00EC76D5">
        <w:t>type of one</w:t>
      </w:r>
      <w:r w:rsidR="00B06634" w:rsidRPr="00EC76D5">
        <w:t xml:space="preserve"> byte</w:t>
      </w:r>
      <w:r w:rsidR="00677478" w:rsidRPr="00EC76D5">
        <w:t xml:space="preserve"> </w:t>
      </w:r>
      <w:r w:rsidR="00D942BC" w:rsidRPr="00EC76D5">
        <w:t>(pointer</w:t>
      </w:r>
      <w:r w:rsidR="00C617E2" w:rsidRPr="00EC76D5">
        <w:t>s</w:t>
      </w:r>
      <w:r w:rsidR="00D942BC" w:rsidRPr="00EC76D5">
        <w:t xml:space="preserve"> are always two bytes)</w:t>
      </w:r>
      <w:r w:rsidR="00B06634" w:rsidRPr="00EC76D5">
        <w:t xml:space="preserve"> </w:t>
      </w:r>
      <w:r w:rsidRPr="00EC76D5">
        <w:t>to a floating type, it becomes a</w:t>
      </w:r>
      <w:r w:rsidR="0003696C" w:rsidRPr="00EC76D5">
        <w:t xml:space="preserve"> little bit more complicated </w:t>
      </w:r>
      <w:r w:rsidR="002D4D7F" w:rsidRPr="00EC76D5">
        <w:t>since</w:t>
      </w:r>
      <w:r w:rsidR="0003696C" w:rsidRPr="00EC76D5">
        <w:t xml:space="preserve"> there is no assembly </w:t>
      </w:r>
      <w:r w:rsidR="008D3C5E" w:rsidRPr="00EC76D5">
        <w:t xml:space="preserve">converting </w:t>
      </w:r>
      <w:r w:rsidR="0003696C" w:rsidRPr="00EC76D5">
        <w:t>operator</w:t>
      </w:r>
      <w:r w:rsidR="008D3C5E" w:rsidRPr="00EC76D5">
        <w:t xml:space="preserve">. Instead, we need to </w:t>
      </w:r>
      <w:r w:rsidR="00F144A3" w:rsidRPr="00EC76D5">
        <w:t xml:space="preserve">first convert the small integral value (one byte) to a larger integral value (two bytes), </w:t>
      </w:r>
      <w:r w:rsidR="006A5A84" w:rsidRPr="00EC76D5">
        <w:t xml:space="preserve">which we in turn </w:t>
      </w:r>
      <w:r w:rsidR="00F144A3" w:rsidRPr="00EC76D5">
        <w:t xml:space="preserve">convert to </w:t>
      </w:r>
      <w:r w:rsidR="00284795" w:rsidRPr="00EC76D5">
        <w:t>a floating value.</w:t>
      </w:r>
    </w:p>
    <w:p w14:paraId="4C67C72E" w14:textId="77777777" w:rsidR="008254ED" w:rsidRPr="00EC76D5" w:rsidRDefault="008254ED" w:rsidP="008254ED">
      <w:pPr>
        <w:pStyle w:val="Code"/>
      </w:pPr>
      <w:r w:rsidRPr="00EC76D5">
        <w:t xml:space="preserve">    else if (sourceType.isIntegralOrPointer() &amp;&amp; targetType.isFloating()) {</w:t>
      </w:r>
    </w:p>
    <w:p w14:paraId="44512067" w14:textId="77777777" w:rsidR="008254ED" w:rsidRPr="00EC76D5" w:rsidRDefault="008254ED" w:rsidP="008254ED">
      <w:pPr>
        <w:pStyle w:val="Code"/>
      </w:pPr>
      <w:r w:rsidRPr="00EC76D5">
        <w:t xml:space="preserve">      if (sourceType.getSize() == 1) {</w:t>
      </w:r>
    </w:p>
    <w:p w14:paraId="7754F072" w14:textId="77777777" w:rsidR="008254ED" w:rsidRPr="00EC76D5" w:rsidRDefault="008254ED" w:rsidP="008254ED">
      <w:pPr>
        <w:pStyle w:val="Code"/>
      </w:pPr>
      <w:r w:rsidRPr="00EC76D5">
        <w:t xml:space="preserve">        Type tempType = sourceType.isSigned() ? Type.SignedIntegerType</w:t>
      </w:r>
    </w:p>
    <w:p w14:paraId="10994E3D" w14:textId="77777777" w:rsidR="008254ED" w:rsidRPr="00EC76D5" w:rsidRDefault="008254ED" w:rsidP="008254ED">
      <w:pPr>
        <w:pStyle w:val="Code"/>
      </w:pPr>
      <w:r w:rsidRPr="00EC76D5">
        <w:t xml:space="preserve">                                              : Type.UnsignedIntegerType;</w:t>
      </w:r>
    </w:p>
    <w:p w14:paraId="645B2159" w14:textId="77777777" w:rsidR="008254ED" w:rsidRPr="00EC76D5" w:rsidRDefault="008254ED" w:rsidP="008254ED">
      <w:pPr>
        <w:pStyle w:val="Code"/>
      </w:pPr>
      <w:r w:rsidRPr="00EC76D5">
        <w:t xml:space="preserve">        SyntaxTree tempTree = SyntaxTreeGenerator.generateUnaryTree</w:t>
      </w:r>
    </w:p>
    <w:p w14:paraId="171B2D19" w14:textId="77777777" w:rsidR="008254ED" w:rsidRPr="00EC76D5" w:rsidRDefault="008254ED" w:rsidP="008254ED">
      <w:pPr>
        <w:pStyle w:val="Code"/>
      </w:pPr>
      <w:r w:rsidRPr="00EC76D5">
        <w:t xml:space="preserve">                   (MiddleOperator.IntegralToIntegral, tempType, sourceTree);</w:t>
      </w:r>
    </w:p>
    <w:p w14:paraId="089DE2CA" w14:textId="77777777" w:rsidR="008254ED" w:rsidRPr="00EC76D5" w:rsidRDefault="008254ED" w:rsidP="008254ED">
      <w:pPr>
        <w:pStyle w:val="Code"/>
      </w:pPr>
      <w:r w:rsidRPr="00EC76D5">
        <w:t xml:space="preserve">        return SyntaxTreeGenerator.generateUnaryTree</w:t>
      </w:r>
    </w:p>
    <w:p w14:paraId="2C121688" w14:textId="77777777" w:rsidR="008254ED" w:rsidRPr="00EC76D5" w:rsidRDefault="008254ED" w:rsidP="008254ED">
      <w:pPr>
        <w:pStyle w:val="Code"/>
      </w:pPr>
      <w:r w:rsidRPr="00EC76D5">
        <w:t xml:space="preserve">               (MiddleOperator.IntegralToFloating, targetType, tempTree);</w:t>
      </w:r>
    </w:p>
    <w:p w14:paraId="4CF72D42" w14:textId="77777777" w:rsidR="008254ED" w:rsidRPr="00EC76D5" w:rsidRDefault="008254ED" w:rsidP="008254ED">
      <w:pPr>
        <w:pStyle w:val="Code"/>
      </w:pPr>
      <w:r w:rsidRPr="00EC76D5">
        <w:lastRenderedPageBreak/>
        <w:t xml:space="preserve">      }</w:t>
      </w:r>
    </w:p>
    <w:p w14:paraId="41900C40" w14:textId="77777777" w:rsidR="008254ED" w:rsidRPr="00EC76D5" w:rsidRDefault="008254ED" w:rsidP="008254ED">
      <w:pPr>
        <w:pStyle w:val="Code"/>
      </w:pPr>
      <w:r w:rsidRPr="00EC76D5">
        <w:t xml:space="preserve">      else {</w:t>
      </w:r>
    </w:p>
    <w:p w14:paraId="4E32D3D5" w14:textId="77777777" w:rsidR="008254ED" w:rsidRPr="00EC76D5" w:rsidRDefault="008254ED" w:rsidP="008254ED">
      <w:pPr>
        <w:pStyle w:val="Code"/>
      </w:pPr>
      <w:r w:rsidRPr="00EC76D5">
        <w:t xml:space="preserve">        return SyntaxTreeGenerator.generateUnaryTree</w:t>
      </w:r>
    </w:p>
    <w:p w14:paraId="0EF57164" w14:textId="77777777" w:rsidR="008254ED" w:rsidRPr="00EC76D5" w:rsidRDefault="008254ED" w:rsidP="008254ED">
      <w:pPr>
        <w:pStyle w:val="Code"/>
      </w:pPr>
      <w:r w:rsidRPr="00EC76D5">
        <w:t xml:space="preserve">               (MiddleOperator.IntegralToFloating, targetType, sourceTree);</w:t>
      </w:r>
    </w:p>
    <w:p w14:paraId="790BC917" w14:textId="77777777" w:rsidR="008254ED" w:rsidRPr="00EC76D5" w:rsidRDefault="008254ED" w:rsidP="008254ED">
      <w:pPr>
        <w:pStyle w:val="Code"/>
      </w:pPr>
      <w:r w:rsidRPr="00EC76D5">
        <w:t xml:space="preserve">      }</w:t>
      </w:r>
    </w:p>
    <w:p w14:paraId="0792990F" w14:textId="542E674C" w:rsidR="0021498D" w:rsidRPr="00EC76D5" w:rsidRDefault="008254ED" w:rsidP="008254ED">
      <w:pPr>
        <w:pStyle w:val="Code"/>
      </w:pPr>
      <w:r w:rsidRPr="00EC76D5">
        <w:t xml:space="preserve">    }</w:t>
      </w:r>
    </w:p>
    <w:p w14:paraId="61E4D3C6" w14:textId="7C774B59" w:rsidR="00FC7107" w:rsidRPr="00EC76D5" w:rsidRDefault="00FC7107" w:rsidP="00FC7107">
      <w:r w:rsidRPr="00EC76D5">
        <w:t xml:space="preserve">The same goes for the other way around, </w:t>
      </w:r>
      <w:r w:rsidR="005D099B" w:rsidRPr="00EC76D5">
        <w:t xml:space="preserve">when converting a floating value to a small (one byte) integral value, we first need to convert </w:t>
      </w:r>
      <w:r w:rsidR="006A2629" w:rsidRPr="00EC76D5">
        <w:t>the floating value to an integral value of two bytes, which we in turn convert to a</w:t>
      </w:r>
      <w:r w:rsidR="004A7D45" w:rsidRPr="00EC76D5">
        <w:t>n</w:t>
      </w:r>
      <w:r w:rsidR="006A2629" w:rsidRPr="00EC76D5">
        <w:t xml:space="preserve"> integral value of one byte.</w:t>
      </w:r>
    </w:p>
    <w:p w14:paraId="4BB92F44" w14:textId="77777777" w:rsidR="008254ED" w:rsidRPr="00EC76D5" w:rsidRDefault="008254ED" w:rsidP="008254ED">
      <w:pPr>
        <w:pStyle w:val="Code"/>
      </w:pPr>
      <w:r w:rsidRPr="00EC76D5">
        <w:t xml:space="preserve">    else if (sourceType.isFloating() &amp;&amp; targetType.isIntegralOrPointer()) {</w:t>
      </w:r>
    </w:p>
    <w:p w14:paraId="1A571D05" w14:textId="77777777" w:rsidR="008254ED" w:rsidRPr="00EC76D5" w:rsidRDefault="008254ED" w:rsidP="008254ED">
      <w:pPr>
        <w:pStyle w:val="Code"/>
      </w:pPr>
      <w:r w:rsidRPr="00EC76D5">
        <w:t xml:space="preserve">      if (targetType.getSize() == 1) {</w:t>
      </w:r>
    </w:p>
    <w:p w14:paraId="1B011013" w14:textId="77777777" w:rsidR="008254ED" w:rsidRPr="00EC76D5" w:rsidRDefault="008254ED" w:rsidP="008254ED">
      <w:pPr>
        <w:pStyle w:val="Code"/>
      </w:pPr>
      <w:r w:rsidRPr="00EC76D5">
        <w:t xml:space="preserve">        Type tempType = sourceType.isSigned() ? Type.SignedIntegerType</w:t>
      </w:r>
    </w:p>
    <w:p w14:paraId="12D278C7" w14:textId="77777777" w:rsidR="008254ED" w:rsidRPr="00EC76D5" w:rsidRDefault="008254ED" w:rsidP="008254ED">
      <w:pPr>
        <w:pStyle w:val="Code"/>
      </w:pPr>
      <w:r w:rsidRPr="00EC76D5">
        <w:t xml:space="preserve">                                              : Type.UnsignedIntegerType;</w:t>
      </w:r>
    </w:p>
    <w:p w14:paraId="2F7035E6" w14:textId="77777777" w:rsidR="008254ED" w:rsidRPr="00EC76D5" w:rsidRDefault="008254ED" w:rsidP="008254ED">
      <w:pPr>
        <w:pStyle w:val="Code"/>
      </w:pPr>
      <w:r w:rsidRPr="00EC76D5">
        <w:t xml:space="preserve">        SyntaxTree tempTree = SyntaxTreeGenerator.generateUnaryTree</w:t>
      </w:r>
    </w:p>
    <w:p w14:paraId="7ED07698" w14:textId="77777777" w:rsidR="008254ED" w:rsidRPr="00EC76D5" w:rsidRDefault="008254ED" w:rsidP="008254ED">
      <w:pPr>
        <w:pStyle w:val="Code"/>
      </w:pPr>
      <w:r w:rsidRPr="00EC76D5">
        <w:t xml:space="preserve">                   (MiddleOperator.FloatingToIntegral, tempType, sourceTree);</w:t>
      </w:r>
    </w:p>
    <w:p w14:paraId="1E628E58" w14:textId="77777777" w:rsidR="008254ED" w:rsidRPr="00EC76D5" w:rsidRDefault="008254ED" w:rsidP="008254ED">
      <w:pPr>
        <w:pStyle w:val="Code"/>
      </w:pPr>
      <w:r w:rsidRPr="00EC76D5">
        <w:t xml:space="preserve">        return SyntaxTreeGenerator.generateUnaryTree</w:t>
      </w:r>
    </w:p>
    <w:p w14:paraId="45FB99D0" w14:textId="77777777" w:rsidR="008254ED" w:rsidRPr="00EC76D5" w:rsidRDefault="008254ED" w:rsidP="008254ED">
      <w:pPr>
        <w:pStyle w:val="Code"/>
      </w:pPr>
      <w:r w:rsidRPr="00EC76D5">
        <w:t xml:space="preserve">               (MiddleOperator.IntegralToIntegral, targetType, tempTree);</w:t>
      </w:r>
    </w:p>
    <w:p w14:paraId="6048A437" w14:textId="77777777" w:rsidR="008254ED" w:rsidRPr="00EC76D5" w:rsidRDefault="008254ED" w:rsidP="008254ED">
      <w:pPr>
        <w:pStyle w:val="Code"/>
      </w:pPr>
      <w:r w:rsidRPr="00EC76D5">
        <w:t xml:space="preserve">      }</w:t>
      </w:r>
    </w:p>
    <w:p w14:paraId="5DD0C226" w14:textId="77777777" w:rsidR="008254ED" w:rsidRPr="00EC76D5" w:rsidRDefault="008254ED" w:rsidP="008254ED">
      <w:pPr>
        <w:pStyle w:val="Code"/>
      </w:pPr>
      <w:r w:rsidRPr="00EC76D5">
        <w:t xml:space="preserve">      else {</w:t>
      </w:r>
    </w:p>
    <w:p w14:paraId="2CB5026C" w14:textId="77777777" w:rsidR="008254ED" w:rsidRPr="00EC76D5" w:rsidRDefault="008254ED" w:rsidP="008254ED">
      <w:pPr>
        <w:pStyle w:val="Code"/>
      </w:pPr>
      <w:r w:rsidRPr="00EC76D5">
        <w:t xml:space="preserve">        return SyntaxTreeGenerator.generateUnaryTree</w:t>
      </w:r>
    </w:p>
    <w:p w14:paraId="372AC22D" w14:textId="77777777" w:rsidR="008254ED" w:rsidRPr="00EC76D5" w:rsidRDefault="008254ED" w:rsidP="008254ED">
      <w:pPr>
        <w:pStyle w:val="Code"/>
      </w:pPr>
      <w:r w:rsidRPr="00EC76D5">
        <w:t xml:space="preserve">               (MiddleOperator.FloatingToIntegral, targetType, sourceTree);</w:t>
      </w:r>
    </w:p>
    <w:p w14:paraId="7E68031F" w14:textId="77777777" w:rsidR="008254ED" w:rsidRPr="00EC76D5" w:rsidRDefault="008254ED" w:rsidP="008254ED">
      <w:pPr>
        <w:pStyle w:val="Code"/>
      </w:pPr>
      <w:r w:rsidRPr="00EC76D5">
        <w:t xml:space="preserve">      }</w:t>
      </w:r>
    </w:p>
    <w:p w14:paraId="7D7C4B0A" w14:textId="774CC71A" w:rsidR="0021498D" w:rsidRPr="00EC76D5" w:rsidRDefault="008254ED" w:rsidP="008254ED">
      <w:pPr>
        <w:pStyle w:val="Code"/>
      </w:pPr>
      <w:r w:rsidRPr="00EC76D5">
        <w:t xml:space="preserve">    }</w:t>
      </w:r>
    </w:p>
    <w:p w14:paraId="577E4973" w14:textId="59382F7A" w:rsidR="00D10461" w:rsidRPr="00EC76D5" w:rsidRDefault="008254ED" w:rsidP="0064508E">
      <w:r w:rsidRPr="00EC76D5">
        <w:t xml:space="preserve">The </w:t>
      </w:r>
      <w:r w:rsidR="00D10461" w:rsidRPr="00EC76D5">
        <w:t>remaining cases are trivial</w:t>
      </w:r>
      <w:r w:rsidR="005962A4" w:rsidRPr="00EC76D5">
        <w:t>, w</w:t>
      </w:r>
      <w:r w:rsidR="00D10461" w:rsidRPr="00EC76D5">
        <w:t>e just generate the appropriate converting operation.</w:t>
      </w:r>
    </w:p>
    <w:p w14:paraId="53AAAC76" w14:textId="77777777" w:rsidR="00D32856" w:rsidRPr="00EC76D5" w:rsidRDefault="00D32856" w:rsidP="00D32856">
      <w:pPr>
        <w:pStyle w:val="Code"/>
      </w:pPr>
      <w:r w:rsidRPr="00EC76D5">
        <w:t xml:space="preserve">    else if (sourceType.isFloating() &amp;&amp; targetType.isFloating()) {</w:t>
      </w:r>
    </w:p>
    <w:p w14:paraId="55A70C6C" w14:textId="77777777" w:rsidR="00D32856" w:rsidRPr="00EC76D5" w:rsidRDefault="00D32856" w:rsidP="00D32856">
      <w:pPr>
        <w:pStyle w:val="Code"/>
      </w:pPr>
      <w:r w:rsidRPr="00EC76D5">
        <w:t xml:space="preserve">      return SyntaxTreeGenerator.generateUnaryTree</w:t>
      </w:r>
    </w:p>
    <w:p w14:paraId="0494781C" w14:textId="77777777" w:rsidR="00D32856" w:rsidRPr="00EC76D5" w:rsidRDefault="00D32856" w:rsidP="00D32856">
      <w:pPr>
        <w:pStyle w:val="Code"/>
      </w:pPr>
      <w:r w:rsidRPr="00EC76D5">
        <w:t xml:space="preserve">             (MiddleOperator.FloatingToFloating, targetType, sourceTree);</w:t>
      </w:r>
    </w:p>
    <w:p w14:paraId="4ED07ABA" w14:textId="77777777" w:rsidR="00D32856" w:rsidRPr="00EC76D5" w:rsidRDefault="00D32856" w:rsidP="00D32856">
      <w:pPr>
        <w:pStyle w:val="Code"/>
      </w:pPr>
      <w:r w:rsidRPr="00EC76D5">
        <w:t xml:space="preserve">    }</w:t>
      </w:r>
    </w:p>
    <w:p w14:paraId="2F010006" w14:textId="77777777" w:rsidR="00D32856" w:rsidRPr="00EC76D5" w:rsidRDefault="00D32856" w:rsidP="00D32856">
      <w:pPr>
        <w:pStyle w:val="Code"/>
      </w:pPr>
      <w:r w:rsidRPr="00EC76D5">
        <w:t xml:space="preserve">    else if (sourceType.isLogical() &amp;&amp; targetType.isIntegralOrPointer()) {</w:t>
      </w:r>
    </w:p>
    <w:p w14:paraId="546AA079" w14:textId="77777777" w:rsidR="00D32856" w:rsidRPr="00EC76D5" w:rsidRDefault="00D32856" w:rsidP="00D32856">
      <w:pPr>
        <w:pStyle w:val="Code"/>
      </w:pPr>
      <w:r w:rsidRPr="00EC76D5">
        <w:t xml:space="preserve">      return SyntaxTreeGenerator.generateUnaryTree</w:t>
      </w:r>
    </w:p>
    <w:p w14:paraId="199B27F0" w14:textId="77777777" w:rsidR="00D32856" w:rsidRPr="00EC76D5" w:rsidRDefault="00D32856" w:rsidP="00D32856">
      <w:pPr>
        <w:pStyle w:val="Code"/>
      </w:pPr>
      <w:r w:rsidRPr="00EC76D5">
        <w:t xml:space="preserve">             (MiddleOperator.LogicalToIntegral, targetType, sourceTree);</w:t>
      </w:r>
    </w:p>
    <w:p w14:paraId="7057DDD4" w14:textId="77777777" w:rsidR="00D32856" w:rsidRPr="00EC76D5" w:rsidRDefault="00D32856" w:rsidP="00D32856">
      <w:pPr>
        <w:pStyle w:val="Code"/>
      </w:pPr>
      <w:r w:rsidRPr="00EC76D5">
        <w:t xml:space="preserve">    }</w:t>
      </w:r>
    </w:p>
    <w:p w14:paraId="75E5FE55" w14:textId="77777777" w:rsidR="00D32856" w:rsidRPr="00EC76D5" w:rsidRDefault="00D32856" w:rsidP="00D32856">
      <w:pPr>
        <w:pStyle w:val="Code"/>
      </w:pPr>
      <w:r w:rsidRPr="00EC76D5">
        <w:t xml:space="preserve">    else if (sourceType.isLogical() &amp;&amp; targetType.isFloating()) {</w:t>
      </w:r>
    </w:p>
    <w:p w14:paraId="135AE783" w14:textId="77777777" w:rsidR="00D32856" w:rsidRPr="00EC76D5" w:rsidRDefault="00D32856" w:rsidP="00D32856">
      <w:pPr>
        <w:pStyle w:val="Code"/>
      </w:pPr>
      <w:r w:rsidRPr="00EC76D5">
        <w:t xml:space="preserve">      return SyntaxTreeGenerator.generateUnaryTree</w:t>
      </w:r>
    </w:p>
    <w:p w14:paraId="21703DF8" w14:textId="77777777" w:rsidR="00D32856" w:rsidRPr="00EC76D5" w:rsidRDefault="00D32856" w:rsidP="00D32856">
      <w:pPr>
        <w:pStyle w:val="Code"/>
      </w:pPr>
      <w:r w:rsidRPr="00EC76D5">
        <w:t xml:space="preserve">             (MiddleOperator.LogicalToFloating, targetType, sourceTree);</w:t>
      </w:r>
    </w:p>
    <w:p w14:paraId="6A062177" w14:textId="489CFC43" w:rsidR="00D32856" w:rsidRPr="00EC76D5" w:rsidRDefault="00D32856" w:rsidP="00D32856">
      <w:pPr>
        <w:pStyle w:val="Code"/>
      </w:pPr>
      <w:r w:rsidRPr="00EC76D5">
        <w:t xml:space="preserve">    }</w:t>
      </w:r>
    </w:p>
    <w:p w14:paraId="49867114" w14:textId="58343EC6" w:rsidR="006A6C66" w:rsidRPr="00EC76D5" w:rsidRDefault="00FF3122" w:rsidP="00FF3122">
      <w:pPr>
        <w:rPr>
          <w:noProof/>
        </w:rPr>
      </w:pPr>
      <w:r w:rsidRPr="00EC76D5">
        <w:t>When converting a string to a character pointer we just return the source tree.</w:t>
      </w:r>
    </w:p>
    <w:p w14:paraId="083ED249" w14:textId="77777777" w:rsidR="00D32856" w:rsidRPr="00EC76D5" w:rsidRDefault="00D32856" w:rsidP="00D32856">
      <w:pPr>
        <w:pStyle w:val="Code"/>
      </w:pPr>
      <w:r w:rsidRPr="00EC76D5">
        <w:t xml:space="preserve">    else if (sourceType.isString() &amp;&amp; targetType.isPointer() &amp;&amp;</w:t>
      </w:r>
    </w:p>
    <w:p w14:paraId="6D15FE41" w14:textId="77777777" w:rsidR="00D32856" w:rsidRPr="00EC76D5" w:rsidRDefault="00D32856" w:rsidP="00D32856">
      <w:pPr>
        <w:pStyle w:val="Code"/>
      </w:pPr>
      <w:r w:rsidRPr="00EC76D5">
        <w:t xml:space="preserve">             targetType.getPointerType().isChar()) {</w:t>
      </w:r>
    </w:p>
    <w:p w14:paraId="7FC7E53E" w14:textId="77777777" w:rsidR="00D32856" w:rsidRPr="00EC76D5" w:rsidRDefault="00D32856" w:rsidP="00D32856">
      <w:pPr>
        <w:pStyle w:val="Code"/>
      </w:pPr>
      <w:r w:rsidRPr="00EC76D5">
        <w:t xml:space="preserve">      return sourceTree;</w:t>
      </w:r>
    </w:p>
    <w:p w14:paraId="35FD0DB7" w14:textId="03468892" w:rsidR="00D32856" w:rsidRPr="00EC76D5" w:rsidRDefault="00D32856" w:rsidP="00D32856">
      <w:pPr>
        <w:pStyle w:val="Code"/>
      </w:pPr>
      <w:r w:rsidRPr="00EC76D5">
        <w:t xml:space="preserve">    }</w:t>
      </w:r>
    </w:p>
    <w:p w14:paraId="43F1EDC1" w14:textId="6805AFA3" w:rsidR="008B5419" w:rsidRPr="00EC76D5" w:rsidRDefault="00532460" w:rsidP="008B5419">
      <w:r w:rsidRPr="00EC76D5">
        <w:t>When converting between pointers and arrays we check that they have the same type and (in the arrays case) the same size.</w:t>
      </w:r>
    </w:p>
    <w:p w14:paraId="32EA50F1" w14:textId="77777777" w:rsidR="00827AD7" w:rsidRPr="00EC76D5" w:rsidRDefault="00827AD7" w:rsidP="00827AD7">
      <w:pPr>
        <w:pStyle w:val="Code"/>
      </w:pPr>
      <w:r w:rsidRPr="00EC76D5">
        <w:t xml:space="preserve">    else if (sourceType.isPointerOrArray() &amp;&amp; targetType.isPointerOrArray()) {</w:t>
      </w:r>
    </w:p>
    <w:p w14:paraId="622FF674" w14:textId="77777777" w:rsidR="00827AD7" w:rsidRPr="00EC76D5" w:rsidRDefault="00827AD7" w:rsidP="00827AD7">
      <w:pPr>
        <w:pStyle w:val="Code"/>
      </w:pPr>
      <w:r w:rsidRPr="00EC76D5">
        <w:t xml:space="preserve">      Assert.error(sourceType.getPointerOrArrayType().equals</w:t>
      </w:r>
    </w:p>
    <w:p w14:paraId="650EB63A" w14:textId="77777777" w:rsidR="00827AD7" w:rsidRPr="00EC76D5" w:rsidRDefault="00827AD7" w:rsidP="00827AD7">
      <w:pPr>
        <w:pStyle w:val="Code"/>
      </w:pPr>
      <w:r w:rsidRPr="00EC76D5">
        <w:t xml:space="preserve">                   (targetType.getPointerOrArrayType()),</w:t>
      </w:r>
    </w:p>
    <w:p w14:paraId="0071B31B" w14:textId="77777777" w:rsidR="00827AD7" w:rsidRPr="00EC76D5" w:rsidRDefault="00827AD7" w:rsidP="00827AD7">
      <w:pPr>
        <w:pStyle w:val="Code"/>
      </w:pPr>
      <w:r w:rsidRPr="00EC76D5">
        <w:t xml:space="preserve">                   sourceType, "cannot be converted to " + targetType);</w:t>
      </w:r>
    </w:p>
    <w:p w14:paraId="24F0B2BB" w14:textId="77777777" w:rsidR="00827AD7" w:rsidRPr="00EC76D5" w:rsidRDefault="00827AD7" w:rsidP="00827AD7">
      <w:pPr>
        <w:pStyle w:val="Code"/>
      </w:pPr>
      <w:r w:rsidRPr="00EC76D5">
        <w:t xml:space="preserve">      </w:t>
      </w:r>
    </w:p>
    <w:p w14:paraId="410571F2" w14:textId="77777777" w:rsidR="00827AD7" w:rsidRPr="00EC76D5" w:rsidRDefault="00827AD7" w:rsidP="00827AD7">
      <w:pPr>
        <w:pStyle w:val="Code"/>
      </w:pPr>
      <w:r w:rsidRPr="00EC76D5">
        <w:t xml:space="preserve">      if (sourceType.isArray() &amp;&amp; targetType.isArray() &amp;&amp;</w:t>
      </w:r>
    </w:p>
    <w:p w14:paraId="08F1373B" w14:textId="77777777" w:rsidR="00827AD7" w:rsidRPr="00EC76D5" w:rsidRDefault="00827AD7" w:rsidP="00827AD7">
      <w:pPr>
        <w:pStyle w:val="Code"/>
      </w:pPr>
      <w:r w:rsidRPr="00EC76D5">
        <w:t xml:space="preserve">          (targetType.getArraySize() != 0)) {</w:t>
      </w:r>
    </w:p>
    <w:p w14:paraId="28E09A37" w14:textId="77777777" w:rsidR="00827AD7" w:rsidRPr="00EC76D5" w:rsidRDefault="00827AD7" w:rsidP="00827AD7">
      <w:pPr>
        <w:pStyle w:val="Code"/>
      </w:pPr>
      <w:r w:rsidRPr="00EC76D5">
        <w:t xml:space="preserve">        Assert.error(targetType.getArraySize() == targetType.getArraySize(),</w:t>
      </w:r>
    </w:p>
    <w:p w14:paraId="4B890A45" w14:textId="77777777" w:rsidR="00827AD7" w:rsidRPr="00EC76D5" w:rsidRDefault="00827AD7" w:rsidP="00827AD7">
      <w:pPr>
        <w:pStyle w:val="Code"/>
      </w:pPr>
      <w:r w:rsidRPr="00EC76D5">
        <w:lastRenderedPageBreak/>
        <w:t xml:space="preserve">                     sourceType, "different array sizes");</w:t>
      </w:r>
    </w:p>
    <w:p w14:paraId="635BCE2F" w14:textId="77777777" w:rsidR="00827AD7" w:rsidRPr="00EC76D5" w:rsidRDefault="00827AD7" w:rsidP="00827AD7">
      <w:pPr>
        <w:pStyle w:val="Code"/>
      </w:pPr>
      <w:r w:rsidRPr="00EC76D5">
        <w:t xml:space="preserve">      }</w:t>
      </w:r>
    </w:p>
    <w:p w14:paraId="5401C81A" w14:textId="77777777" w:rsidR="00827AD7" w:rsidRPr="00EC76D5" w:rsidRDefault="00827AD7" w:rsidP="00827AD7">
      <w:pPr>
        <w:pStyle w:val="Code"/>
      </w:pPr>
      <w:r w:rsidRPr="00EC76D5">
        <w:t xml:space="preserve">      </w:t>
      </w:r>
    </w:p>
    <w:p w14:paraId="63665DEB" w14:textId="77777777" w:rsidR="00827AD7" w:rsidRPr="00EC76D5" w:rsidRDefault="00827AD7" w:rsidP="00827AD7">
      <w:pPr>
        <w:pStyle w:val="Code"/>
      </w:pPr>
      <w:r w:rsidRPr="00EC76D5">
        <w:t xml:space="preserve">      return sourceTree;</w:t>
      </w:r>
    </w:p>
    <w:p w14:paraId="692DDD5B" w14:textId="4D35CE58" w:rsidR="00827AD7" w:rsidRPr="00EC76D5" w:rsidRDefault="00827AD7" w:rsidP="00827AD7">
      <w:pPr>
        <w:pStyle w:val="Code"/>
      </w:pPr>
      <w:r w:rsidRPr="00EC76D5">
        <w:t xml:space="preserve">    }</w:t>
      </w:r>
    </w:p>
    <w:p w14:paraId="2439E521" w14:textId="50DD71BC" w:rsidR="00654E23" w:rsidRPr="00EC76D5" w:rsidRDefault="00654E23" w:rsidP="00654E23">
      <w:r w:rsidRPr="00EC76D5">
        <w:t xml:space="preserve">It is possible to explicitly convert a value to </w:t>
      </w:r>
      <w:r w:rsidRPr="00EC76D5">
        <w:rPr>
          <w:rStyle w:val="CodeInText0"/>
        </w:rPr>
        <w:t>void</w:t>
      </w:r>
      <w:r w:rsidRPr="00EC76D5">
        <w:t>. In that case, we just return null.</w:t>
      </w:r>
    </w:p>
    <w:p w14:paraId="1F91D5DC" w14:textId="77777777" w:rsidR="00827AD7" w:rsidRPr="00EC76D5" w:rsidRDefault="00827AD7" w:rsidP="00827AD7">
      <w:pPr>
        <w:pStyle w:val="Code"/>
      </w:pPr>
      <w:r w:rsidRPr="00EC76D5">
        <w:t xml:space="preserve">    else if (targetType.isVoid()) {</w:t>
      </w:r>
    </w:p>
    <w:p w14:paraId="38C61EAE" w14:textId="77777777" w:rsidR="00827AD7" w:rsidRPr="00EC76D5" w:rsidRDefault="00827AD7" w:rsidP="00827AD7">
      <w:pPr>
        <w:pStyle w:val="Code"/>
      </w:pPr>
      <w:r w:rsidRPr="00EC76D5">
        <w:t xml:space="preserve">      return null;</w:t>
      </w:r>
    </w:p>
    <w:p w14:paraId="2393D72C" w14:textId="42FCED5E" w:rsidR="00827AD7" w:rsidRPr="00EC76D5" w:rsidRDefault="00827AD7" w:rsidP="00827AD7">
      <w:pPr>
        <w:pStyle w:val="Code"/>
      </w:pPr>
      <w:r w:rsidRPr="00EC76D5">
        <w:t xml:space="preserve">    }</w:t>
      </w:r>
    </w:p>
    <w:p w14:paraId="7C2AFF52" w14:textId="381B41DE" w:rsidR="00F228FE" w:rsidRPr="00EC76D5" w:rsidRDefault="00F228FE" w:rsidP="00F228FE">
      <w:r w:rsidRPr="00EC76D5">
        <w:t>If non</w:t>
      </w:r>
      <w:r w:rsidR="00E62FAA" w:rsidRPr="00EC76D5">
        <w:t>e</w:t>
      </w:r>
      <w:r w:rsidRPr="00EC76D5">
        <w:t xml:space="preserve"> of the cases above applies, we raise an error.</w:t>
      </w:r>
    </w:p>
    <w:p w14:paraId="79B28447" w14:textId="77777777" w:rsidR="00827AD7" w:rsidRPr="00EC76D5" w:rsidRDefault="00827AD7" w:rsidP="00827AD7">
      <w:pPr>
        <w:pStyle w:val="Code"/>
      </w:pPr>
      <w:r w:rsidRPr="00EC76D5">
        <w:t xml:space="preserve">    else {</w:t>
      </w:r>
    </w:p>
    <w:p w14:paraId="50899B11" w14:textId="77777777" w:rsidR="00827AD7" w:rsidRPr="00EC76D5" w:rsidRDefault="00827AD7" w:rsidP="00827AD7">
      <w:pPr>
        <w:pStyle w:val="Code"/>
      </w:pPr>
      <w:r w:rsidRPr="00EC76D5">
        <w:t xml:space="preserve">      Assert.error("Cannot convert from " + sourceType + " to " + targetType);</w:t>
      </w:r>
    </w:p>
    <w:p w14:paraId="4A0EBE02" w14:textId="77777777" w:rsidR="00827AD7" w:rsidRPr="00EC76D5" w:rsidRDefault="00827AD7" w:rsidP="00827AD7">
      <w:pPr>
        <w:pStyle w:val="Code"/>
      </w:pPr>
      <w:r w:rsidRPr="00EC76D5">
        <w:t xml:space="preserve">      return null;</w:t>
      </w:r>
    </w:p>
    <w:p w14:paraId="5482D755" w14:textId="6B0A04AC" w:rsidR="00827AD7" w:rsidRPr="00EC76D5" w:rsidRDefault="00827AD7" w:rsidP="00827AD7">
      <w:pPr>
        <w:pStyle w:val="Code"/>
      </w:pPr>
      <w:r w:rsidRPr="00EC76D5">
        <w:t xml:space="preserve">    }</w:t>
      </w:r>
    </w:p>
    <w:p w14:paraId="2B4F0C34" w14:textId="5D67AB4A" w:rsidR="00A52B14" w:rsidRPr="00EC76D5" w:rsidRDefault="00A52B14" w:rsidP="00A52B14">
      <w:r w:rsidRPr="00EC76D5">
        <w:t xml:space="preserve">The </w:t>
      </w:r>
      <w:r w:rsidRPr="00EC76D5">
        <w:rPr>
          <w:rStyle w:val="CodeInText0"/>
        </w:rPr>
        <w:t>implicitCast</w:t>
      </w:r>
      <w:r w:rsidRPr="00EC76D5">
        <w:t xml:space="preserve"> method does basically the same thing as </w:t>
      </w:r>
      <w:r w:rsidRPr="00EC76D5">
        <w:rPr>
          <w:rStyle w:val="CodeInText0"/>
        </w:rPr>
        <w:t>explicitCast</w:t>
      </w:r>
      <w:r w:rsidRPr="00EC76D5">
        <w:t xml:space="preserve">. The difference is that </w:t>
      </w:r>
      <w:r w:rsidR="00616785" w:rsidRPr="00EC76D5">
        <w:t>is raises warnings in case of converti</w:t>
      </w:r>
      <w:r w:rsidR="00903ED0" w:rsidRPr="00EC76D5">
        <w:t>ng</w:t>
      </w:r>
      <w:r w:rsidR="00616785" w:rsidRPr="00EC76D5">
        <w:t xml:space="preserve"> from a larger type to a smaller type.</w:t>
      </w:r>
      <w:r w:rsidR="003A60DE" w:rsidRPr="00EC76D5">
        <w:t xml:space="preserve"> Another difference is that we do not need to create an new type if it has the same size as the source type.</w:t>
      </w:r>
    </w:p>
    <w:p w14:paraId="334FD0C1" w14:textId="164A86DC" w:rsidR="00156E25" w:rsidRPr="00EC76D5" w:rsidRDefault="00156E25" w:rsidP="00156E25">
      <w:pPr>
        <w:pStyle w:val="Code"/>
      </w:pPr>
      <w:r w:rsidRPr="00EC76D5">
        <w:t xml:space="preserve">  public static SyntaxTree implicitCast(SyntaxTree sourceTree,</w:t>
      </w:r>
    </w:p>
    <w:p w14:paraId="18085249" w14:textId="694CF1A4" w:rsidR="00156E25" w:rsidRPr="00EC76D5" w:rsidRDefault="00156E25" w:rsidP="00156E25">
      <w:pPr>
        <w:pStyle w:val="Code"/>
      </w:pPr>
      <w:r w:rsidRPr="00EC76D5">
        <w:t xml:space="preserve">                                   </w:t>
      </w:r>
      <w:r w:rsidR="00A52B14" w:rsidRPr="00EC76D5">
        <w:t xml:space="preserve">  </w:t>
      </w:r>
      <w:r w:rsidRPr="00EC76D5">
        <w:t xml:space="preserve">   Type targetType) {</w:t>
      </w:r>
    </w:p>
    <w:p w14:paraId="124969A7" w14:textId="77777777" w:rsidR="00156E25" w:rsidRPr="00EC76D5" w:rsidRDefault="00156E25" w:rsidP="00156E25">
      <w:pPr>
        <w:pStyle w:val="Code"/>
      </w:pPr>
      <w:r w:rsidRPr="00EC76D5">
        <w:t xml:space="preserve">    sourceTree = SyntaxTreeOptimizer.optimizeExpression(sourceTree);</w:t>
      </w:r>
    </w:p>
    <w:p w14:paraId="2566E8D0" w14:textId="5D42680D" w:rsidR="00156E25" w:rsidRPr="00EC76D5" w:rsidRDefault="000A036D" w:rsidP="000C3467">
      <w:r w:rsidRPr="00EC76D5">
        <w:t>If the source tree h</w:t>
      </w:r>
      <w:r w:rsidR="000C3467" w:rsidRPr="00EC76D5">
        <w:t>as a value with the same size as the target type, we just return the source tree.</w:t>
      </w:r>
    </w:p>
    <w:p w14:paraId="77FE2F6D" w14:textId="77777777" w:rsidR="00156E25" w:rsidRPr="00EC76D5" w:rsidRDefault="00156E25" w:rsidP="00156E25">
      <w:pPr>
        <w:pStyle w:val="Code"/>
      </w:pPr>
      <w:r w:rsidRPr="00EC76D5">
        <w:t xml:space="preserve">    if ((sourceTree.getSymbol() != null) &amp;&amp; sourceTree.getSymbol().hasValue()</w:t>
      </w:r>
    </w:p>
    <w:p w14:paraId="6D6E6DD1" w14:textId="77777777" w:rsidR="00156E25" w:rsidRPr="00EC76D5" w:rsidRDefault="00156E25" w:rsidP="00156E25">
      <w:pPr>
        <w:pStyle w:val="Code"/>
      </w:pPr>
      <w:r w:rsidRPr="00EC76D5">
        <w:t xml:space="preserve">        &amp;&amp; sourceTree.getType().getSize() == targetType.getSize()) {</w:t>
      </w:r>
    </w:p>
    <w:p w14:paraId="4077E9A1" w14:textId="77777777" w:rsidR="00156E25" w:rsidRPr="00EC76D5" w:rsidRDefault="00156E25" w:rsidP="00156E25">
      <w:pPr>
        <w:pStyle w:val="Code"/>
      </w:pPr>
      <w:r w:rsidRPr="00EC76D5">
        <w:t xml:space="preserve">      return sourceTree;</w:t>
      </w:r>
    </w:p>
    <w:p w14:paraId="534AA552" w14:textId="77777777" w:rsidR="00156E25" w:rsidRPr="00EC76D5" w:rsidRDefault="00156E25" w:rsidP="00156E25">
      <w:pPr>
        <w:pStyle w:val="Code"/>
      </w:pPr>
      <w:r w:rsidRPr="00EC76D5">
        <w:t xml:space="preserve">    }</w:t>
      </w:r>
    </w:p>
    <w:p w14:paraId="59DFDF09" w14:textId="77777777" w:rsidR="004B37C0" w:rsidRPr="00EC76D5" w:rsidRDefault="004B37C0" w:rsidP="00156E25">
      <w:pPr>
        <w:pStyle w:val="Code"/>
      </w:pPr>
    </w:p>
    <w:p w14:paraId="71B520D7" w14:textId="704D205F" w:rsidR="00156E25" w:rsidRPr="00EC76D5" w:rsidRDefault="00156E25" w:rsidP="00156E25">
      <w:pPr>
        <w:pStyle w:val="Code"/>
      </w:pPr>
      <w:r w:rsidRPr="00EC76D5">
        <w:t xml:space="preserve">    Type sourceType = sourceTree.getType();</w:t>
      </w:r>
    </w:p>
    <w:p w14:paraId="4CB9C114" w14:textId="77777777" w:rsidR="00156E25" w:rsidRPr="00EC76D5" w:rsidRDefault="00156E25" w:rsidP="00156E25">
      <w:pPr>
        <w:pStyle w:val="Code"/>
      </w:pPr>
    </w:p>
    <w:p w14:paraId="0D31088A" w14:textId="77777777" w:rsidR="00156E25" w:rsidRPr="00EC76D5" w:rsidRDefault="00156E25" w:rsidP="00156E25">
      <w:pPr>
        <w:pStyle w:val="Code"/>
      </w:pPr>
      <w:r w:rsidRPr="00EC76D5">
        <w:t xml:space="preserve">    if (sourceType.equals(targetType)) {</w:t>
      </w:r>
    </w:p>
    <w:p w14:paraId="2D215BAB" w14:textId="77777777" w:rsidR="00156E25" w:rsidRPr="00EC76D5" w:rsidRDefault="00156E25" w:rsidP="00156E25">
      <w:pPr>
        <w:pStyle w:val="Code"/>
      </w:pPr>
      <w:r w:rsidRPr="00EC76D5">
        <w:t xml:space="preserve">      return sourceTree;</w:t>
      </w:r>
    </w:p>
    <w:p w14:paraId="73C6782C" w14:textId="77777777" w:rsidR="00156E25" w:rsidRPr="00EC76D5" w:rsidRDefault="00156E25" w:rsidP="00156E25">
      <w:pPr>
        <w:pStyle w:val="Code"/>
      </w:pPr>
      <w:r w:rsidRPr="00EC76D5">
        <w:t xml:space="preserve">    }</w:t>
      </w:r>
    </w:p>
    <w:p w14:paraId="1FFD3403" w14:textId="77777777" w:rsidR="00156E25" w:rsidRPr="00EC76D5" w:rsidRDefault="00156E25" w:rsidP="00156E25">
      <w:pPr>
        <w:pStyle w:val="Code"/>
      </w:pPr>
      <w:r w:rsidRPr="00EC76D5">
        <w:t xml:space="preserve">    else if (sourceType.isPointer() &amp;&amp; targetType.isPointer()) {</w:t>
      </w:r>
    </w:p>
    <w:p w14:paraId="4FC10CAA" w14:textId="77777777" w:rsidR="00156E25" w:rsidRPr="00EC76D5" w:rsidRDefault="00156E25" w:rsidP="00156E25">
      <w:pPr>
        <w:pStyle w:val="Code"/>
      </w:pPr>
      <w:r w:rsidRPr="00EC76D5">
        <w:t xml:space="preserve">      return sourceTree;</w:t>
      </w:r>
    </w:p>
    <w:p w14:paraId="3C0FAABA" w14:textId="6A77BACB" w:rsidR="00156E25" w:rsidRPr="00EC76D5" w:rsidRDefault="00156E25" w:rsidP="00156E25">
      <w:pPr>
        <w:pStyle w:val="Code"/>
      </w:pPr>
      <w:r w:rsidRPr="00EC76D5">
        <w:t xml:space="preserve">    }</w:t>
      </w:r>
    </w:p>
    <w:p w14:paraId="0E45EE11" w14:textId="10E60F7D" w:rsidR="007C7F9C" w:rsidRPr="00EC76D5" w:rsidRDefault="00CE0435" w:rsidP="007C7F9C">
      <w:r w:rsidRPr="00EC76D5">
        <w:t>If case of convertion f</w:t>
      </w:r>
      <w:r w:rsidR="0090451C" w:rsidRPr="00EC76D5">
        <w:t>ro</w:t>
      </w:r>
      <w:r w:rsidRPr="00EC76D5">
        <w:t>om a larger integral type to a smaller type, we reaise a warning.</w:t>
      </w:r>
    </w:p>
    <w:p w14:paraId="40157AA9" w14:textId="77777777" w:rsidR="00156E25" w:rsidRPr="00EC76D5" w:rsidRDefault="00156E25" w:rsidP="00156E25">
      <w:pPr>
        <w:pStyle w:val="Code"/>
      </w:pPr>
      <w:r w:rsidRPr="00EC76D5">
        <w:t xml:space="preserve">    else if (sourceType.isIntegralOrPointer() &amp;&amp;</w:t>
      </w:r>
    </w:p>
    <w:p w14:paraId="130F7E1D" w14:textId="77777777" w:rsidR="00156E25" w:rsidRPr="00EC76D5" w:rsidRDefault="00156E25" w:rsidP="00156E25">
      <w:pPr>
        <w:pStyle w:val="Code"/>
      </w:pPr>
      <w:r w:rsidRPr="00EC76D5">
        <w:t xml:space="preserve">             targetType.isIntegralOrPointer()) {</w:t>
      </w:r>
    </w:p>
    <w:p w14:paraId="5465D468" w14:textId="77777777" w:rsidR="00156E25" w:rsidRPr="00EC76D5" w:rsidRDefault="00156E25" w:rsidP="00156E25">
      <w:pPr>
        <w:pStyle w:val="Code"/>
      </w:pPr>
      <w:r w:rsidRPr="00EC76D5">
        <w:t xml:space="preserve">      if (sourceType.getSize() != targetType.getSize()) {</w:t>
      </w:r>
    </w:p>
    <w:p w14:paraId="61928A9F" w14:textId="77777777" w:rsidR="00156E25" w:rsidRPr="00EC76D5" w:rsidRDefault="00156E25" w:rsidP="00156E25">
      <w:pPr>
        <w:pStyle w:val="Code"/>
      </w:pPr>
      <w:r w:rsidRPr="00EC76D5">
        <w:t xml:space="preserve">        Assert.warning((sourceType.getSize() &lt;= targetType.getSize()), null,</w:t>
      </w:r>
    </w:p>
    <w:p w14:paraId="4DDCE4BB" w14:textId="77777777" w:rsidR="00156E25" w:rsidRPr="00EC76D5" w:rsidRDefault="00156E25" w:rsidP="00156E25">
      <w:pPr>
        <w:pStyle w:val="Code"/>
      </w:pPr>
      <w:r w:rsidRPr="00EC76D5">
        <w:t xml:space="preserve">              "implicit conversion from " + sourceType + " to " + targetType);</w:t>
      </w:r>
    </w:p>
    <w:p w14:paraId="2E3FB426" w14:textId="77777777" w:rsidR="00156E25" w:rsidRPr="00EC76D5" w:rsidRDefault="00156E25" w:rsidP="00156E25">
      <w:pPr>
        <w:pStyle w:val="Code"/>
      </w:pPr>
      <w:r w:rsidRPr="00EC76D5">
        <w:t xml:space="preserve">        return SyntaxTreeGenerator.generateUnaryTree</w:t>
      </w:r>
    </w:p>
    <w:p w14:paraId="5CEEE3F4" w14:textId="77777777" w:rsidR="00156E25" w:rsidRPr="00EC76D5" w:rsidRDefault="00156E25" w:rsidP="00156E25">
      <w:pPr>
        <w:pStyle w:val="Code"/>
      </w:pPr>
      <w:r w:rsidRPr="00EC76D5">
        <w:t xml:space="preserve">               (MiddleOperator.IntegralToIntegral, targetType, sourceTree);</w:t>
      </w:r>
    </w:p>
    <w:p w14:paraId="53ABF2CA" w14:textId="64ECE1BC" w:rsidR="00156E25" w:rsidRPr="00EC76D5" w:rsidRDefault="00156E25" w:rsidP="00156E25">
      <w:pPr>
        <w:pStyle w:val="Code"/>
      </w:pPr>
      <w:r w:rsidRPr="00EC76D5">
        <w:t xml:space="preserve">      }</w:t>
      </w:r>
    </w:p>
    <w:p w14:paraId="6E9CD365" w14:textId="42273DEC" w:rsidR="0090451C" w:rsidRPr="00EC76D5" w:rsidRDefault="0090451C" w:rsidP="0090451C">
      <w:r w:rsidRPr="00EC76D5">
        <w:t>In case of convertion between tow different integral types of the same size we just return the source tree. Unlike the explicit case above, we do not need to generate an convertion operator.</w:t>
      </w:r>
    </w:p>
    <w:p w14:paraId="068DFF7C" w14:textId="77777777" w:rsidR="00156E25" w:rsidRPr="00EC76D5" w:rsidRDefault="00156E25" w:rsidP="00156E25">
      <w:pPr>
        <w:pStyle w:val="Code"/>
      </w:pPr>
      <w:r w:rsidRPr="00EC76D5">
        <w:t xml:space="preserve">      else {</w:t>
      </w:r>
    </w:p>
    <w:p w14:paraId="108EF232" w14:textId="77777777" w:rsidR="00156E25" w:rsidRPr="00EC76D5" w:rsidRDefault="00156E25" w:rsidP="00156E25">
      <w:pPr>
        <w:pStyle w:val="Code"/>
      </w:pPr>
      <w:r w:rsidRPr="00EC76D5">
        <w:t xml:space="preserve">        return sourceTree;</w:t>
      </w:r>
    </w:p>
    <w:p w14:paraId="56EE19D7" w14:textId="77777777" w:rsidR="00156E25" w:rsidRPr="00EC76D5" w:rsidRDefault="00156E25" w:rsidP="00156E25">
      <w:pPr>
        <w:pStyle w:val="Code"/>
      </w:pPr>
      <w:r w:rsidRPr="00EC76D5">
        <w:t xml:space="preserve">      }</w:t>
      </w:r>
    </w:p>
    <w:p w14:paraId="0762375C" w14:textId="77777777" w:rsidR="00156E25" w:rsidRPr="00EC76D5" w:rsidRDefault="00156E25" w:rsidP="00156E25">
      <w:pPr>
        <w:pStyle w:val="Code"/>
      </w:pPr>
      <w:r w:rsidRPr="00EC76D5">
        <w:lastRenderedPageBreak/>
        <w:t xml:space="preserve">    }</w:t>
      </w:r>
    </w:p>
    <w:p w14:paraId="5DF26743" w14:textId="77777777" w:rsidR="00156E25" w:rsidRPr="00EC76D5" w:rsidRDefault="00156E25" w:rsidP="00156E25">
      <w:pPr>
        <w:pStyle w:val="Code"/>
      </w:pPr>
      <w:r w:rsidRPr="00EC76D5">
        <w:t xml:space="preserve">    else if (sourceType.isIntegralOrPointer() &amp;&amp; targetType.isFloating()) {</w:t>
      </w:r>
    </w:p>
    <w:p w14:paraId="377060F0" w14:textId="77777777" w:rsidR="00156E25" w:rsidRPr="00EC76D5" w:rsidRDefault="00156E25" w:rsidP="00156E25">
      <w:pPr>
        <w:pStyle w:val="Code"/>
      </w:pPr>
      <w:r w:rsidRPr="00EC76D5">
        <w:t xml:space="preserve">      if (sourceType.getSize() == 1) {</w:t>
      </w:r>
    </w:p>
    <w:p w14:paraId="6D43AABB" w14:textId="77777777" w:rsidR="00156E25" w:rsidRPr="00EC76D5" w:rsidRDefault="00156E25" w:rsidP="00156E25">
      <w:pPr>
        <w:pStyle w:val="Code"/>
      </w:pPr>
      <w:r w:rsidRPr="00EC76D5">
        <w:t xml:space="preserve">        Type tempType = sourceType.isSigned() ? Type.SignedIntegerType</w:t>
      </w:r>
    </w:p>
    <w:p w14:paraId="57F9B614" w14:textId="77777777" w:rsidR="00156E25" w:rsidRPr="00EC76D5" w:rsidRDefault="00156E25" w:rsidP="00156E25">
      <w:pPr>
        <w:pStyle w:val="Code"/>
      </w:pPr>
      <w:r w:rsidRPr="00EC76D5">
        <w:t xml:space="preserve">                                              : Type.UnsignedIntegerType;</w:t>
      </w:r>
    </w:p>
    <w:p w14:paraId="21CAF7B5" w14:textId="77777777" w:rsidR="00156E25" w:rsidRPr="00EC76D5" w:rsidRDefault="00156E25" w:rsidP="00156E25">
      <w:pPr>
        <w:pStyle w:val="Code"/>
      </w:pPr>
      <w:r w:rsidRPr="00EC76D5">
        <w:t xml:space="preserve">        SyntaxTree tempTree = SyntaxTreeGenerator.generateUnaryTree</w:t>
      </w:r>
    </w:p>
    <w:p w14:paraId="028D9773" w14:textId="77777777" w:rsidR="00156E25" w:rsidRPr="00EC76D5" w:rsidRDefault="00156E25" w:rsidP="00156E25">
      <w:pPr>
        <w:pStyle w:val="Code"/>
      </w:pPr>
      <w:r w:rsidRPr="00EC76D5">
        <w:t xml:space="preserve">                   (MiddleOperator.IntegralToIntegral, tempType, sourceTree);</w:t>
      </w:r>
    </w:p>
    <w:p w14:paraId="0CF7CF34" w14:textId="77777777" w:rsidR="00156E25" w:rsidRPr="00EC76D5" w:rsidRDefault="00156E25" w:rsidP="00156E25">
      <w:pPr>
        <w:pStyle w:val="Code"/>
      </w:pPr>
      <w:r w:rsidRPr="00EC76D5">
        <w:t xml:space="preserve">        return SyntaxTreeGenerator.generateUnaryTree</w:t>
      </w:r>
    </w:p>
    <w:p w14:paraId="19D4A8C1" w14:textId="77777777" w:rsidR="00156E25" w:rsidRPr="00EC76D5" w:rsidRDefault="00156E25" w:rsidP="00156E25">
      <w:pPr>
        <w:pStyle w:val="Code"/>
      </w:pPr>
      <w:r w:rsidRPr="00EC76D5">
        <w:t xml:space="preserve">               (MiddleOperator.IntegralToFloating, targetType, tempTree);</w:t>
      </w:r>
    </w:p>
    <w:p w14:paraId="0E5ABAB1" w14:textId="77777777" w:rsidR="00156E25" w:rsidRPr="00EC76D5" w:rsidRDefault="00156E25" w:rsidP="00156E25">
      <w:pPr>
        <w:pStyle w:val="Code"/>
      </w:pPr>
      <w:r w:rsidRPr="00EC76D5">
        <w:t xml:space="preserve">      }</w:t>
      </w:r>
    </w:p>
    <w:p w14:paraId="49B8C093" w14:textId="77777777" w:rsidR="00156E25" w:rsidRPr="00EC76D5" w:rsidRDefault="00156E25" w:rsidP="00156E25">
      <w:pPr>
        <w:pStyle w:val="Code"/>
      </w:pPr>
      <w:r w:rsidRPr="00EC76D5">
        <w:t xml:space="preserve">      else {</w:t>
      </w:r>
    </w:p>
    <w:p w14:paraId="4FC0A64C" w14:textId="77777777" w:rsidR="00156E25" w:rsidRPr="00EC76D5" w:rsidRDefault="00156E25" w:rsidP="00156E25">
      <w:pPr>
        <w:pStyle w:val="Code"/>
      </w:pPr>
      <w:r w:rsidRPr="00EC76D5">
        <w:t xml:space="preserve">        return SyntaxTreeGenerator.generateUnaryTree</w:t>
      </w:r>
    </w:p>
    <w:p w14:paraId="2CB8A081" w14:textId="77777777" w:rsidR="00156E25" w:rsidRPr="00EC76D5" w:rsidRDefault="00156E25" w:rsidP="00156E25">
      <w:pPr>
        <w:pStyle w:val="Code"/>
      </w:pPr>
      <w:r w:rsidRPr="00EC76D5">
        <w:t xml:space="preserve">               (MiddleOperator.IntegralToFloating, targetType, sourceTree);</w:t>
      </w:r>
    </w:p>
    <w:p w14:paraId="41F2481C" w14:textId="77777777" w:rsidR="00156E25" w:rsidRPr="00EC76D5" w:rsidRDefault="00156E25" w:rsidP="00156E25">
      <w:pPr>
        <w:pStyle w:val="Code"/>
      </w:pPr>
      <w:r w:rsidRPr="00EC76D5">
        <w:t xml:space="preserve">      }</w:t>
      </w:r>
    </w:p>
    <w:p w14:paraId="06C52C72" w14:textId="77777777" w:rsidR="00156E25" w:rsidRPr="00EC76D5" w:rsidRDefault="00156E25" w:rsidP="00156E25">
      <w:pPr>
        <w:pStyle w:val="Code"/>
      </w:pPr>
      <w:r w:rsidRPr="00EC76D5">
        <w:t xml:space="preserve">    }</w:t>
      </w:r>
    </w:p>
    <w:p w14:paraId="6A444997" w14:textId="42DEA730" w:rsidR="00F37A3B" w:rsidRPr="00EC76D5" w:rsidRDefault="00F37A3B" w:rsidP="00F37A3B">
      <w:r w:rsidRPr="00EC76D5">
        <w:t>An implicit convertion from a floating type to an integral or pointer type always raises a warning.</w:t>
      </w:r>
    </w:p>
    <w:p w14:paraId="5546D5D3" w14:textId="7B96FBBC" w:rsidR="00156E25" w:rsidRPr="00EC76D5" w:rsidRDefault="00156E25" w:rsidP="00156E25">
      <w:pPr>
        <w:pStyle w:val="Code"/>
      </w:pPr>
      <w:r w:rsidRPr="00EC76D5">
        <w:t xml:space="preserve">    else if (sourceType.isFloating() &amp;&amp; targetType.isIntegralOrPointer()) {</w:t>
      </w:r>
    </w:p>
    <w:p w14:paraId="1985D346" w14:textId="77777777" w:rsidR="00156E25" w:rsidRPr="00EC76D5" w:rsidRDefault="00156E25" w:rsidP="00156E25">
      <w:pPr>
        <w:pStyle w:val="Code"/>
      </w:pPr>
      <w:r w:rsidRPr="00EC76D5">
        <w:t xml:space="preserve">      Assert.warning(null, "implicit conversion from " + sourceType+</w:t>
      </w:r>
    </w:p>
    <w:p w14:paraId="3E06F32E" w14:textId="77777777" w:rsidR="00156E25" w:rsidRPr="00EC76D5" w:rsidRDefault="00156E25" w:rsidP="00156E25">
      <w:pPr>
        <w:pStyle w:val="Code"/>
      </w:pPr>
      <w:r w:rsidRPr="00EC76D5">
        <w:t xml:space="preserve">                           " to " + targetType);</w:t>
      </w:r>
    </w:p>
    <w:p w14:paraId="2BAC01E1" w14:textId="77777777" w:rsidR="00156E25" w:rsidRPr="00EC76D5" w:rsidRDefault="00156E25" w:rsidP="00156E25">
      <w:pPr>
        <w:pStyle w:val="Code"/>
      </w:pPr>
      <w:r w:rsidRPr="00EC76D5">
        <w:t xml:space="preserve">      </w:t>
      </w:r>
    </w:p>
    <w:p w14:paraId="00D0EA3C" w14:textId="77777777" w:rsidR="00156E25" w:rsidRPr="00EC76D5" w:rsidRDefault="00156E25" w:rsidP="00156E25">
      <w:pPr>
        <w:pStyle w:val="Code"/>
      </w:pPr>
      <w:r w:rsidRPr="00EC76D5">
        <w:t xml:space="preserve">      if (targetType.getSize() == 1) {</w:t>
      </w:r>
    </w:p>
    <w:p w14:paraId="69B6BCF0" w14:textId="77777777" w:rsidR="00156E25" w:rsidRPr="00EC76D5" w:rsidRDefault="00156E25" w:rsidP="00156E25">
      <w:pPr>
        <w:pStyle w:val="Code"/>
      </w:pPr>
      <w:r w:rsidRPr="00EC76D5">
        <w:t xml:space="preserve">        Type tempType = sourceType.isSigned() ? Type.SignedIntegerType</w:t>
      </w:r>
    </w:p>
    <w:p w14:paraId="227B256C" w14:textId="77777777" w:rsidR="00156E25" w:rsidRPr="00EC76D5" w:rsidRDefault="00156E25" w:rsidP="00156E25">
      <w:pPr>
        <w:pStyle w:val="Code"/>
      </w:pPr>
      <w:r w:rsidRPr="00EC76D5">
        <w:t xml:space="preserve">                                              : Type.UnsignedIntegerType;</w:t>
      </w:r>
    </w:p>
    <w:p w14:paraId="69576431" w14:textId="77777777" w:rsidR="00156E25" w:rsidRPr="00EC76D5" w:rsidRDefault="00156E25" w:rsidP="00156E25">
      <w:pPr>
        <w:pStyle w:val="Code"/>
      </w:pPr>
      <w:r w:rsidRPr="00EC76D5">
        <w:t xml:space="preserve">        SyntaxTree tempTree = SyntaxTreeGenerator.generateUnaryTree</w:t>
      </w:r>
    </w:p>
    <w:p w14:paraId="58ABA256" w14:textId="77777777" w:rsidR="00156E25" w:rsidRPr="00EC76D5" w:rsidRDefault="00156E25" w:rsidP="00156E25">
      <w:pPr>
        <w:pStyle w:val="Code"/>
      </w:pPr>
      <w:r w:rsidRPr="00EC76D5">
        <w:t xml:space="preserve">                   (MiddleOperator.FloatingToIntegral, tempType, sourceTree);</w:t>
      </w:r>
    </w:p>
    <w:p w14:paraId="4B7FA4B8" w14:textId="77777777" w:rsidR="00156E25" w:rsidRPr="00EC76D5" w:rsidRDefault="00156E25" w:rsidP="00156E25">
      <w:pPr>
        <w:pStyle w:val="Code"/>
      </w:pPr>
      <w:r w:rsidRPr="00EC76D5">
        <w:t xml:space="preserve">        return SyntaxTreeGenerator.generateUnaryTree</w:t>
      </w:r>
    </w:p>
    <w:p w14:paraId="7ADEFAC3" w14:textId="77777777" w:rsidR="00156E25" w:rsidRPr="00EC76D5" w:rsidRDefault="00156E25" w:rsidP="00156E25">
      <w:pPr>
        <w:pStyle w:val="Code"/>
      </w:pPr>
      <w:r w:rsidRPr="00EC76D5">
        <w:t xml:space="preserve">               (MiddleOperator.IntegralToIntegral, targetType, tempTree);</w:t>
      </w:r>
    </w:p>
    <w:p w14:paraId="5746F576" w14:textId="77777777" w:rsidR="00156E25" w:rsidRPr="00EC76D5" w:rsidRDefault="00156E25" w:rsidP="00156E25">
      <w:pPr>
        <w:pStyle w:val="Code"/>
      </w:pPr>
      <w:r w:rsidRPr="00EC76D5">
        <w:t xml:space="preserve">      }</w:t>
      </w:r>
    </w:p>
    <w:p w14:paraId="58439BFD" w14:textId="77777777" w:rsidR="00156E25" w:rsidRPr="00EC76D5" w:rsidRDefault="00156E25" w:rsidP="00156E25">
      <w:pPr>
        <w:pStyle w:val="Code"/>
      </w:pPr>
      <w:r w:rsidRPr="00EC76D5">
        <w:t xml:space="preserve">      else {</w:t>
      </w:r>
    </w:p>
    <w:p w14:paraId="34C416DF" w14:textId="77777777" w:rsidR="00156E25" w:rsidRPr="00EC76D5" w:rsidRDefault="00156E25" w:rsidP="00156E25">
      <w:pPr>
        <w:pStyle w:val="Code"/>
      </w:pPr>
      <w:r w:rsidRPr="00EC76D5">
        <w:t xml:space="preserve">        return SyntaxTreeGenerator.generateUnaryTree</w:t>
      </w:r>
    </w:p>
    <w:p w14:paraId="61AE3A4F" w14:textId="77777777" w:rsidR="00156E25" w:rsidRPr="00EC76D5" w:rsidRDefault="00156E25" w:rsidP="00156E25">
      <w:pPr>
        <w:pStyle w:val="Code"/>
      </w:pPr>
      <w:r w:rsidRPr="00EC76D5">
        <w:t xml:space="preserve">               (MiddleOperator.FloatingToIntegral, targetType, sourceTree);</w:t>
      </w:r>
    </w:p>
    <w:p w14:paraId="73FFC59C" w14:textId="77777777" w:rsidR="00156E25" w:rsidRPr="00EC76D5" w:rsidRDefault="00156E25" w:rsidP="00156E25">
      <w:pPr>
        <w:pStyle w:val="Code"/>
      </w:pPr>
      <w:r w:rsidRPr="00EC76D5">
        <w:t xml:space="preserve">      }</w:t>
      </w:r>
    </w:p>
    <w:p w14:paraId="364CD481" w14:textId="77777777" w:rsidR="00156E25" w:rsidRPr="00EC76D5" w:rsidRDefault="00156E25" w:rsidP="00156E25">
      <w:pPr>
        <w:pStyle w:val="Code"/>
      </w:pPr>
      <w:r w:rsidRPr="00EC76D5">
        <w:t xml:space="preserve">    }</w:t>
      </w:r>
    </w:p>
    <w:p w14:paraId="3C8122D1" w14:textId="77777777" w:rsidR="00156E25" w:rsidRPr="00EC76D5" w:rsidRDefault="00156E25" w:rsidP="00156E25">
      <w:pPr>
        <w:pStyle w:val="Code"/>
      </w:pPr>
      <w:r w:rsidRPr="00EC76D5">
        <w:t xml:space="preserve">    else if (sourceType.isFloating() &amp;&amp; targetType.isFloating()) {</w:t>
      </w:r>
    </w:p>
    <w:p w14:paraId="4121907B" w14:textId="77777777" w:rsidR="00156E25" w:rsidRPr="00EC76D5" w:rsidRDefault="00156E25" w:rsidP="00156E25">
      <w:pPr>
        <w:pStyle w:val="Code"/>
      </w:pPr>
      <w:r w:rsidRPr="00EC76D5">
        <w:t xml:space="preserve">      if (sourceType.getSize() != targetType.getSize()) {</w:t>
      </w:r>
    </w:p>
    <w:p w14:paraId="3FB08F62" w14:textId="77777777" w:rsidR="00156E25" w:rsidRPr="00EC76D5" w:rsidRDefault="00156E25" w:rsidP="00156E25">
      <w:pPr>
        <w:pStyle w:val="Code"/>
      </w:pPr>
      <w:r w:rsidRPr="00EC76D5">
        <w:t xml:space="preserve">        Assert.warning((sourceType.getSize() &lt;= targetType.getSize()), null,</w:t>
      </w:r>
    </w:p>
    <w:p w14:paraId="73796E20" w14:textId="77777777" w:rsidR="00156E25" w:rsidRPr="00EC76D5" w:rsidRDefault="00156E25" w:rsidP="00156E25">
      <w:pPr>
        <w:pStyle w:val="Code"/>
      </w:pPr>
      <w:r w:rsidRPr="00EC76D5">
        <w:t xml:space="preserve">              "implicit conversion from " + sourceType + " to " + targetType);</w:t>
      </w:r>
    </w:p>
    <w:p w14:paraId="1482C56D" w14:textId="77777777" w:rsidR="00156E25" w:rsidRPr="00EC76D5" w:rsidRDefault="00156E25" w:rsidP="00156E25">
      <w:pPr>
        <w:pStyle w:val="Code"/>
      </w:pPr>
      <w:r w:rsidRPr="00EC76D5">
        <w:t xml:space="preserve">        return SyntaxTreeGenerator.generateUnaryTree</w:t>
      </w:r>
    </w:p>
    <w:p w14:paraId="77DCAD8D" w14:textId="77777777" w:rsidR="00156E25" w:rsidRPr="00EC76D5" w:rsidRDefault="00156E25" w:rsidP="00156E25">
      <w:pPr>
        <w:pStyle w:val="Code"/>
      </w:pPr>
      <w:r w:rsidRPr="00EC76D5">
        <w:t xml:space="preserve">               (MiddleOperator.FloatingToFloating, targetType, sourceTree);</w:t>
      </w:r>
    </w:p>
    <w:p w14:paraId="67FAFAF3" w14:textId="77777777" w:rsidR="00156E25" w:rsidRPr="00EC76D5" w:rsidRDefault="00156E25" w:rsidP="00156E25">
      <w:pPr>
        <w:pStyle w:val="Code"/>
      </w:pPr>
      <w:r w:rsidRPr="00EC76D5">
        <w:t xml:space="preserve">      }</w:t>
      </w:r>
    </w:p>
    <w:p w14:paraId="227A1884" w14:textId="77777777" w:rsidR="00156E25" w:rsidRPr="00EC76D5" w:rsidRDefault="00156E25" w:rsidP="00156E25">
      <w:pPr>
        <w:pStyle w:val="Code"/>
      </w:pPr>
      <w:r w:rsidRPr="00EC76D5">
        <w:t xml:space="preserve">      else {</w:t>
      </w:r>
    </w:p>
    <w:p w14:paraId="410B4A6F" w14:textId="77777777" w:rsidR="00156E25" w:rsidRPr="00EC76D5" w:rsidRDefault="00156E25" w:rsidP="00156E25">
      <w:pPr>
        <w:pStyle w:val="Code"/>
      </w:pPr>
      <w:r w:rsidRPr="00EC76D5">
        <w:t xml:space="preserve">        return sourceTree;</w:t>
      </w:r>
    </w:p>
    <w:p w14:paraId="69334CED" w14:textId="77777777" w:rsidR="00156E25" w:rsidRPr="00EC76D5" w:rsidRDefault="00156E25" w:rsidP="00156E25">
      <w:pPr>
        <w:pStyle w:val="Code"/>
      </w:pPr>
      <w:r w:rsidRPr="00EC76D5">
        <w:t xml:space="preserve">      }</w:t>
      </w:r>
    </w:p>
    <w:p w14:paraId="701B20AC" w14:textId="77777777" w:rsidR="00156E25" w:rsidRPr="00EC76D5" w:rsidRDefault="00156E25" w:rsidP="00156E25">
      <w:pPr>
        <w:pStyle w:val="Code"/>
      </w:pPr>
      <w:r w:rsidRPr="00EC76D5">
        <w:t xml:space="preserve">    }</w:t>
      </w:r>
    </w:p>
    <w:p w14:paraId="5BC15AFF" w14:textId="77777777" w:rsidR="00156E25" w:rsidRPr="00EC76D5" w:rsidRDefault="00156E25" w:rsidP="00156E25">
      <w:pPr>
        <w:pStyle w:val="Code"/>
      </w:pPr>
      <w:r w:rsidRPr="00EC76D5">
        <w:t xml:space="preserve">    else if (sourceType.isLogical() &amp;&amp; targetType.isIntegralOrPointer()) {</w:t>
      </w:r>
    </w:p>
    <w:p w14:paraId="23CCD3DC" w14:textId="77777777" w:rsidR="00156E25" w:rsidRPr="00EC76D5" w:rsidRDefault="00156E25" w:rsidP="00156E25">
      <w:pPr>
        <w:pStyle w:val="Code"/>
      </w:pPr>
      <w:r w:rsidRPr="00EC76D5">
        <w:t xml:space="preserve">      return SyntaxTreeGenerator.generateUnaryTree</w:t>
      </w:r>
    </w:p>
    <w:p w14:paraId="03E875FE" w14:textId="77777777" w:rsidR="00156E25" w:rsidRPr="00EC76D5" w:rsidRDefault="00156E25" w:rsidP="00156E25">
      <w:pPr>
        <w:pStyle w:val="Code"/>
      </w:pPr>
      <w:r w:rsidRPr="00EC76D5">
        <w:t xml:space="preserve">             (MiddleOperator.LogicalToIntegral, targetType, sourceTree);</w:t>
      </w:r>
    </w:p>
    <w:p w14:paraId="0803474D" w14:textId="77777777" w:rsidR="00156E25" w:rsidRPr="00EC76D5" w:rsidRDefault="00156E25" w:rsidP="00156E25">
      <w:pPr>
        <w:pStyle w:val="Code"/>
      </w:pPr>
      <w:r w:rsidRPr="00EC76D5">
        <w:t xml:space="preserve">    }</w:t>
      </w:r>
    </w:p>
    <w:p w14:paraId="00D30707" w14:textId="77777777" w:rsidR="00156E25" w:rsidRPr="00EC76D5" w:rsidRDefault="00156E25" w:rsidP="00156E25">
      <w:pPr>
        <w:pStyle w:val="Code"/>
      </w:pPr>
      <w:r w:rsidRPr="00EC76D5">
        <w:t xml:space="preserve">    else if (sourceType.isLogical() &amp;&amp; targetType.isFloating()) {</w:t>
      </w:r>
    </w:p>
    <w:p w14:paraId="3AC157E8" w14:textId="77777777" w:rsidR="00156E25" w:rsidRPr="00EC76D5" w:rsidRDefault="00156E25" w:rsidP="00156E25">
      <w:pPr>
        <w:pStyle w:val="Code"/>
      </w:pPr>
      <w:r w:rsidRPr="00EC76D5">
        <w:t xml:space="preserve">      return SyntaxTreeGenerator.generateUnaryTree</w:t>
      </w:r>
    </w:p>
    <w:p w14:paraId="26563A3F" w14:textId="77777777" w:rsidR="00156E25" w:rsidRPr="00EC76D5" w:rsidRDefault="00156E25" w:rsidP="00156E25">
      <w:pPr>
        <w:pStyle w:val="Code"/>
      </w:pPr>
      <w:r w:rsidRPr="00EC76D5">
        <w:t xml:space="preserve">             (MiddleOperator.LogicalToFloating, targetType, sourceTree);</w:t>
      </w:r>
    </w:p>
    <w:p w14:paraId="55055575" w14:textId="77777777" w:rsidR="00156E25" w:rsidRPr="00EC76D5" w:rsidRDefault="00156E25" w:rsidP="00156E25">
      <w:pPr>
        <w:pStyle w:val="Code"/>
      </w:pPr>
      <w:r w:rsidRPr="00EC76D5">
        <w:t xml:space="preserve">    }</w:t>
      </w:r>
    </w:p>
    <w:p w14:paraId="48AC49C9" w14:textId="77777777" w:rsidR="00156E25" w:rsidRPr="00EC76D5" w:rsidRDefault="00156E25" w:rsidP="00156E25">
      <w:pPr>
        <w:pStyle w:val="Code"/>
      </w:pPr>
      <w:r w:rsidRPr="00EC76D5">
        <w:t xml:space="preserve">    else if (sourceType.isString() &amp;&amp; targetType.isPointer() &amp;&amp;</w:t>
      </w:r>
    </w:p>
    <w:p w14:paraId="14978D86" w14:textId="77777777" w:rsidR="00156E25" w:rsidRPr="00EC76D5" w:rsidRDefault="00156E25" w:rsidP="00156E25">
      <w:pPr>
        <w:pStyle w:val="Code"/>
      </w:pPr>
      <w:r w:rsidRPr="00EC76D5">
        <w:t xml:space="preserve">             targetType.getPointerType().isChar()) {</w:t>
      </w:r>
    </w:p>
    <w:p w14:paraId="151CF791" w14:textId="77777777" w:rsidR="00156E25" w:rsidRPr="00EC76D5" w:rsidRDefault="00156E25" w:rsidP="00156E25">
      <w:pPr>
        <w:pStyle w:val="Code"/>
      </w:pPr>
      <w:r w:rsidRPr="00EC76D5">
        <w:t xml:space="preserve">      return sourceTree;</w:t>
      </w:r>
    </w:p>
    <w:p w14:paraId="13523DC3" w14:textId="77777777" w:rsidR="00156E25" w:rsidRPr="00EC76D5" w:rsidRDefault="00156E25" w:rsidP="00156E25">
      <w:pPr>
        <w:pStyle w:val="Code"/>
      </w:pPr>
      <w:r w:rsidRPr="00EC76D5">
        <w:lastRenderedPageBreak/>
        <w:t xml:space="preserve">    }</w:t>
      </w:r>
    </w:p>
    <w:p w14:paraId="55180B46" w14:textId="77777777" w:rsidR="00156E25" w:rsidRPr="00EC76D5" w:rsidRDefault="00156E25" w:rsidP="00156E25">
      <w:pPr>
        <w:pStyle w:val="Code"/>
      </w:pPr>
      <w:r w:rsidRPr="00EC76D5">
        <w:t xml:space="preserve">    else if (sourceType.isPointerOrArray() &amp;&amp; targetType.isPointerOrArray()) {</w:t>
      </w:r>
    </w:p>
    <w:p w14:paraId="1675676E" w14:textId="77777777" w:rsidR="00156E25" w:rsidRPr="00EC76D5" w:rsidRDefault="00156E25" w:rsidP="00156E25">
      <w:pPr>
        <w:pStyle w:val="Code"/>
      </w:pPr>
      <w:r w:rsidRPr="00EC76D5">
        <w:t xml:space="preserve">      Assert.error(sourceType.getPointerOrArrayType().equals</w:t>
      </w:r>
    </w:p>
    <w:p w14:paraId="310DA920" w14:textId="77777777" w:rsidR="00156E25" w:rsidRPr="00EC76D5" w:rsidRDefault="00156E25" w:rsidP="00156E25">
      <w:pPr>
        <w:pStyle w:val="Code"/>
      </w:pPr>
      <w:r w:rsidRPr="00EC76D5">
        <w:t xml:space="preserve">                   (targetType.getPointerOrArrayType()),</w:t>
      </w:r>
    </w:p>
    <w:p w14:paraId="741DF302" w14:textId="77777777" w:rsidR="00156E25" w:rsidRPr="00EC76D5" w:rsidRDefault="00156E25" w:rsidP="00156E25">
      <w:pPr>
        <w:pStyle w:val="Code"/>
      </w:pPr>
      <w:r w:rsidRPr="00EC76D5">
        <w:t xml:space="preserve">                   sourceType, "cannot be converted to " + targetType);</w:t>
      </w:r>
    </w:p>
    <w:p w14:paraId="3C009162" w14:textId="77777777" w:rsidR="00156E25" w:rsidRPr="00EC76D5" w:rsidRDefault="00156E25" w:rsidP="00156E25">
      <w:pPr>
        <w:pStyle w:val="Code"/>
      </w:pPr>
      <w:r w:rsidRPr="00EC76D5">
        <w:t xml:space="preserve">      </w:t>
      </w:r>
    </w:p>
    <w:p w14:paraId="7CD6279A" w14:textId="77777777" w:rsidR="00156E25" w:rsidRPr="00EC76D5" w:rsidRDefault="00156E25" w:rsidP="00156E25">
      <w:pPr>
        <w:pStyle w:val="Code"/>
      </w:pPr>
      <w:r w:rsidRPr="00EC76D5">
        <w:t xml:space="preserve">      if (sourceType.isArray() &amp;&amp; targetType.isArray() &amp;&amp;</w:t>
      </w:r>
    </w:p>
    <w:p w14:paraId="3EBA3854" w14:textId="77777777" w:rsidR="00156E25" w:rsidRPr="00EC76D5" w:rsidRDefault="00156E25" w:rsidP="00156E25">
      <w:pPr>
        <w:pStyle w:val="Code"/>
      </w:pPr>
      <w:r w:rsidRPr="00EC76D5">
        <w:t xml:space="preserve">          (targetType.getArraySize() != 0)) {</w:t>
      </w:r>
    </w:p>
    <w:p w14:paraId="090FD240" w14:textId="77777777" w:rsidR="00156E25" w:rsidRPr="00EC76D5" w:rsidRDefault="00156E25" w:rsidP="00156E25">
      <w:pPr>
        <w:pStyle w:val="Code"/>
      </w:pPr>
      <w:r w:rsidRPr="00EC76D5">
        <w:t xml:space="preserve">        Assert.error(targetType.getArraySize() == targetType.getArraySize(),</w:t>
      </w:r>
    </w:p>
    <w:p w14:paraId="3F018BA9" w14:textId="77777777" w:rsidR="00156E25" w:rsidRPr="00EC76D5" w:rsidRDefault="00156E25" w:rsidP="00156E25">
      <w:pPr>
        <w:pStyle w:val="Code"/>
      </w:pPr>
      <w:r w:rsidRPr="00EC76D5">
        <w:t xml:space="preserve">                     sourceType, "different array sizes");</w:t>
      </w:r>
    </w:p>
    <w:p w14:paraId="3957A4E4" w14:textId="77777777" w:rsidR="00156E25" w:rsidRPr="00EC76D5" w:rsidRDefault="00156E25" w:rsidP="00156E25">
      <w:pPr>
        <w:pStyle w:val="Code"/>
      </w:pPr>
      <w:r w:rsidRPr="00EC76D5">
        <w:t xml:space="preserve">      }</w:t>
      </w:r>
    </w:p>
    <w:p w14:paraId="725D9824" w14:textId="77777777" w:rsidR="00156E25" w:rsidRPr="00EC76D5" w:rsidRDefault="00156E25" w:rsidP="00156E25">
      <w:pPr>
        <w:pStyle w:val="Code"/>
      </w:pPr>
      <w:r w:rsidRPr="00EC76D5">
        <w:t xml:space="preserve">      </w:t>
      </w:r>
    </w:p>
    <w:p w14:paraId="0BA28AB4" w14:textId="77777777" w:rsidR="00156E25" w:rsidRPr="00EC76D5" w:rsidRDefault="00156E25" w:rsidP="00156E25">
      <w:pPr>
        <w:pStyle w:val="Code"/>
      </w:pPr>
      <w:r w:rsidRPr="00EC76D5">
        <w:t xml:space="preserve">      return sourceTree;</w:t>
      </w:r>
    </w:p>
    <w:p w14:paraId="75AFC4F9" w14:textId="77777777" w:rsidR="00156E25" w:rsidRPr="00EC76D5" w:rsidRDefault="00156E25" w:rsidP="00156E25">
      <w:pPr>
        <w:pStyle w:val="Code"/>
      </w:pPr>
      <w:r w:rsidRPr="00EC76D5">
        <w:t xml:space="preserve">    }</w:t>
      </w:r>
    </w:p>
    <w:p w14:paraId="73247D63" w14:textId="77777777" w:rsidR="00156E25" w:rsidRPr="00EC76D5" w:rsidRDefault="00156E25" w:rsidP="00156E25">
      <w:pPr>
        <w:pStyle w:val="Code"/>
      </w:pPr>
      <w:r w:rsidRPr="00EC76D5">
        <w:t xml:space="preserve">    else {</w:t>
      </w:r>
    </w:p>
    <w:p w14:paraId="59EB45C2" w14:textId="77777777" w:rsidR="00156E25" w:rsidRPr="00EC76D5" w:rsidRDefault="00156E25" w:rsidP="00156E25">
      <w:pPr>
        <w:pStyle w:val="Code"/>
      </w:pPr>
      <w:r w:rsidRPr="00EC76D5">
        <w:t xml:space="preserve">      Assert.error("Cannot convert from " + sourceType + " to " + targetType);</w:t>
      </w:r>
    </w:p>
    <w:p w14:paraId="31E01AFD" w14:textId="77777777" w:rsidR="00156E25" w:rsidRPr="00EC76D5" w:rsidRDefault="00156E25" w:rsidP="00156E25">
      <w:pPr>
        <w:pStyle w:val="Code"/>
      </w:pPr>
      <w:r w:rsidRPr="00EC76D5">
        <w:t xml:space="preserve">      return null;</w:t>
      </w:r>
    </w:p>
    <w:p w14:paraId="7D782AE2" w14:textId="77777777" w:rsidR="00156E25" w:rsidRPr="00EC76D5" w:rsidRDefault="00156E25" w:rsidP="00156E25">
      <w:pPr>
        <w:pStyle w:val="Code"/>
      </w:pPr>
      <w:r w:rsidRPr="00EC76D5">
        <w:t xml:space="preserve">    }</w:t>
      </w:r>
    </w:p>
    <w:p w14:paraId="1B0F940C" w14:textId="06120B2E" w:rsidR="00156E25" w:rsidRPr="00EC76D5" w:rsidRDefault="00156E25" w:rsidP="00156E25">
      <w:pPr>
        <w:pStyle w:val="Code"/>
      </w:pPr>
      <w:r w:rsidRPr="00EC76D5">
        <w:t xml:space="preserve">  }</w:t>
      </w:r>
    </w:p>
    <w:p w14:paraId="08F4856C" w14:textId="71E4A6B0" w:rsidR="00155BD7" w:rsidRPr="00EC76D5" w:rsidRDefault="00155BD7" w:rsidP="00D32856">
      <w:r w:rsidRPr="00EC76D5">
        <w:t xml:space="preserve">If the from type is string and the target type is integral or pointer, we just return the original symbol. The address of the first character in the string will be interpreted as an integer value in the object code generation (Section </w:t>
      </w:r>
      <w:r w:rsidRPr="00EC76D5">
        <w:fldChar w:fldCharType="begin"/>
      </w:r>
      <w:r w:rsidRPr="00EC76D5">
        <w:instrText xml:space="preserve"> REF _Ref419650505 \r \h </w:instrText>
      </w:r>
      <w:r w:rsidRPr="00EC76D5">
        <w:fldChar w:fldCharType="separate"/>
      </w:r>
      <w:r w:rsidR="00545E00" w:rsidRPr="00EC76D5">
        <w:t>16.3</w:t>
      </w:r>
      <w:r w:rsidRPr="00EC76D5">
        <w:fldChar w:fldCharType="end"/>
      </w:r>
      <w:r w:rsidRPr="00EC76D5">
        <w:t>).</w:t>
      </w:r>
    </w:p>
    <w:p w14:paraId="57203702" w14:textId="09DF6FCF" w:rsidR="00811737" w:rsidRPr="00EC76D5" w:rsidRDefault="00811737" w:rsidP="00BE5D60">
      <w:r w:rsidRPr="00EC76D5">
        <w:t>If the types are equal or if they both are integral of the same size, the original symbol is returned.</w:t>
      </w:r>
    </w:p>
    <w:p w14:paraId="2C9F8518" w14:textId="28F3BA1A" w:rsidR="00811737" w:rsidRPr="00EC76D5" w:rsidRDefault="00811737" w:rsidP="00BE5D60">
      <w:r w:rsidRPr="00EC76D5">
        <w:t>If both types are integral or pointer</w:t>
      </w:r>
      <w:r w:rsidR="00596583" w:rsidRPr="00EC76D5">
        <w:t xml:space="preserve"> </w:t>
      </w:r>
      <w:r w:rsidR="00064098" w:rsidRPr="00EC76D5">
        <w:t>(</w:t>
      </w:r>
      <w:r w:rsidR="00596583" w:rsidRPr="00EC76D5">
        <w:t>of different sizes</w:t>
      </w:r>
      <w:r w:rsidR="00064098" w:rsidRPr="00EC76D5">
        <w:t>)</w:t>
      </w:r>
      <w:r w:rsidR="00596583" w:rsidRPr="00EC76D5">
        <w:t xml:space="preserve">, we raise a </w:t>
      </w:r>
      <w:r w:rsidRPr="00EC76D5">
        <w:t xml:space="preserve">warning in case of implicit cast if the target type is smaller than the source type. Then </w:t>
      </w:r>
      <w:r w:rsidR="005F74DA" w:rsidRPr="00EC76D5">
        <w:t xml:space="preserve">we create </w:t>
      </w:r>
      <w:r w:rsidR="00923097" w:rsidRPr="00EC76D5">
        <w:t xml:space="preserve">a register temporary symbol </w:t>
      </w:r>
      <w:r w:rsidR="00E258EB" w:rsidRPr="00EC76D5">
        <w:t xml:space="preserve">and </w:t>
      </w:r>
      <w:r w:rsidR="005F74DA" w:rsidRPr="00EC76D5">
        <w:t>generate a</w:t>
      </w:r>
      <w:r w:rsidR="00E258EB" w:rsidRPr="00EC76D5">
        <w:t xml:space="preserve"> cast middle code instruction.</w:t>
      </w:r>
    </w:p>
    <w:p w14:paraId="52A2C20B" w14:textId="72F29FD4" w:rsidR="003A20DF" w:rsidRPr="00EC76D5" w:rsidRDefault="003A20DF" w:rsidP="003A20DF">
      <w:r w:rsidRPr="00EC76D5">
        <w:t>In case of cast to integ</w:t>
      </w:r>
      <w:r w:rsidR="00D84C34" w:rsidRPr="00EC76D5">
        <w:t>ral or pointer to floating type there a little bit more complicated due to the object code architecture. There is no operation for casting between an integer value of one byte and a floating value.</w:t>
      </w:r>
      <w:r w:rsidR="00ED005B" w:rsidRPr="00EC76D5">
        <w:t xml:space="preserve"> In that case, we </w:t>
      </w:r>
      <w:r w:rsidR="00D47B58" w:rsidRPr="00EC76D5">
        <w:t>must</w:t>
      </w:r>
      <w:r w:rsidR="00ED005B" w:rsidRPr="00EC76D5">
        <w:t xml:space="preserve"> generate two casting instructions.</w:t>
      </w:r>
    </w:p>
    <w:p w14:paraId="2C6CE778" w14:textId="49896B35" w:rsidR="00E81012" w:rsidRPr="00EC76D5" w:rsidRDefault="00E81012" w:rsidP="00E81012">
      <w:r w:rsidRPr="00EC76D5">
        <w:t>When casting between floating values, we just raise a warning in case of implicit cast from a larger to a smaller value.</w:t>
      </w:r>
      <w:r w:rsidR="00EA72C9" w:rsidRPr="00EC76D5">
        <w:t xml:space="preserve"> Then we create a register temporary symbol and generate a case middle code instruction.</w:t>
      </w:r>
    </w:p>
    <w:p w14:paraId="02622519" w14:textId="56836831" w:rsidR="00FF12D1" w:rsidRPr="00EC76D5" w:rsidRDefault="009E72BD" w:rsidP="00700E12">
      <w:pPr>
        <w:pStyle w:val="Rubrik2"/>
      </w:pPr>
      <w:bookmarkStart w:id="5567" w:name="_Toc481936400"/>
      <w:r w:rsidRPr="00EC76D5">
        <w:t>Type Promotion</w:t>
      </w:r>
      <w:bookmarkEnd w:id="5567"/>
    </w:p>
    <w:p w14:paraId="0BCB887B" w14:textId="2854D206" w:rsidR="009E6F58" w:rsidRPr="00EC76D5" w:rsidRDefault="004F26D4" w:rsidP="004F26D4">
      <w:r w:rsidRPr="00EC76D5">
        <w:t xml:space="preserve">Type promotion is the process of </w:t>
      </w:r>
      <w:r w:rsidR="009B35C7" w:rsidRPr="00EC76D5">
        <w:t xml:space="preserve">converting the “smaller” type to the “larger” </w:t>
      </w:r>
      <w:r w:rsidR="00B423DF" w:rsidRPr="00EC76D5">
        <w:t>type</w:t>
      </w:r>
      <w:r w:rsidR="009B35C7" w:rsidRPr="00EC76D5">
        <w:t xml:space="preserve"> in a binary expression.</w:t>
      </w:r>
      <w:r w:rsidR="009E6F58" w:rsidRPr="00EC76D5">
        <w:t xml:space="preserve"> For instance, in the expression below, the integer </w:t>
      </w:r>
      <w:r w:rsidR="008023F0" w:rsidRPr="00EC76D5">
        <w:rPr>
          <w:rStyle w:val="CodeInText0"/>
        </w:rPr>
        <w:t>i</w:t>
      </w:r>
      <w:r w:rsidR="009E6F58" w:rsidRPr="00EC76D5">
        <w:t xml:space="preserve"> shall be converted to a double value:</w:t>
      </w:r>
    </w:p>
    <w:p w14:paraId="4DE9C511" w14:textId="6D4D3012" w:rsidR="009E6F58" w:rsidRPr="00EC76D5" w:rsidRDefault="009E6F58" w:rsidP="009E6F58">
      <w:pPr>
        <w:pStyle w:val="Code"/>
      </w:pPr>
      <w:r w:rsidRPr="00EC76D5">
        <w:t>int i</w:t>
      </w:r>
      <w:r w:rsidR="009B2191" w:rsidRPr="00EC76D5">
        <w:t xml:space="preserve"> = 3</w:t>
      </w:r>
      <w:r w:rsidRPr="00EC76D5">
        <w:t>;</w:t>
      </w:r>
    </w:p>
    <w:p w14:paraId="0B8322FF" w14:textId="055A9A66" w:rsidR="009E6F58" w:rsidRPr="00EC76D5" w:rsidRDefault="009E6F58" w:rsidP="009E6F58">
      <w:pPr>
        <w:pStyle w:val="Code"/>
      </w:pPr>
      <w:r w:rsidRPr="00EC76D5">
        <w:t>double x</w:t>
      </w:r>
      <w:r w:rsidR="009B2191" w:rsidRPr="00EC76D5">
        <w:t xml:space="preserve"> = 3.14, y</w:t>
      </w:r>
      <w:r w:rsidRPr="00EC76D5">
        <w:t>;</w:t>
      </w:r>
    </w:p>
    <w:p w14:paraId="6DEB4B80" w14:textId="53F601DA" w:rsidR="009E6F58" w:rsidRPr="00EC76D5" w:rsidRDefault="009B2191" w:rsidP="009E6F58">
      <w:pPr>
        <w:pStyle w:val="Code"/>
      </w:pPr>
      <w:r w:rsidRPr="00EC76D5">
        <w:t xml:space="preserve">y = </w:t>
      </w:r>
      <w:r w:rsidR="009E6F58" w:rsidRPr="00EC76D5">
        <w:t xml:space="preserve">x + </w:t>
      </w:r>
      <w:r w:rsidRPr="00EC76D5">
        <w:t>i</w:t>
      </w:r>
      <w:r w:rsidR="009E6F58" w:rsidRPr="00EC76D5">
        <w:t>;</w:t>
      </w:r>
    </w:p>
    <w:p w14:paraId="66954D38" w14:textId="4385EEDE" w:rsidR="0051159D" w:rsidRPr="00EC76D5" w:rsidRDefault="007B0A19" w:rsidP="0051159D">
      <w:r w:rsidRPr="00EC76D5">
        <w:t>Below is a table holding the relations of the types.</w:t>
      </w:r>
      <w:r w:rsidR="009D4D35" w:rsidRPr="00EC76D5">
        <w:t xml:space="preserve"> </w:t>
      </w:r>
      <w:r w:rsidRPr="00EC76D5">
        <w:t xml:space="preserve">Note that </w:t>
      </w:r>
      <w:r w:rsidRPr="00EC76D5">
        <w:rPr>
          <w:rStyle w:val="CodeInText0"/>
        </w:rPr>
        <w:t>float</w:t>
      </w:r>
      <w:r w:rsidRPr="00EC76D5">
        <w:t xml:space="preserve"> is </w:t>
      </w:r>
      <w:r w:rsidR="009D4D35" w:rsidRPr="00EC76D5">
        <w:t>considered</w:t>
      </w:r>
      <w:r w:rsidRPr="00EC76D5">
        <w:t xml:space="preserve"> to be larger than </w:t>
      </w:r>
      <w:r w:rsidRPr="00EC76D5">
        <w:rPr>
          <w:rStyle w:val="CodeInText0"/>
        </w:rPr>
        <w:t>long</w:t>
      </w:r>
      <w:r w:rsidR="0007407A" w:rsidRPr="00EC76D5">
        <w:t>, event thought the</w:t>
      </w:r>
      <w:r w:rsidRPr="00EC76D5">
        <w:t xml:space="preserve">y have the same size. The same goes for </w:t>
      </w:r>
      <w:r w:rsidRPr="00EC76D5">
        <w:rPr>
          <w:rStyle w:val="CodeInText0"/>
        </w:rPr>
        <w:t>short</w:t>
      </w:r>
      <w:r w:rsidRPr="00EC76D5">
        <w:t xml:space="preserve"> and </w:t>
      </w:r>
      <w:r w:rsidRPr="00EC76D5">
        <w:rPr>
          <w:rStyle w:val="CodeInText0"/>
        </w:rPr>
        <w:t>char</w:t>
      </w:r>
      <w:r w:rsidRPr="00EC76D5">
        <w:t>.</w:t>
      </w:r>
    </w:p>
    <w:tbl>
      <w:tblPr>
        <w:tblStyle w:val="Tabellrutnt"/>
        <w:tblW w:w="0" w:type="auto"/>
        <w:tblLook w:val="04A0" w:firstRow="1" w:lastRow="0" w:firstColumn="1" w:lastColumn="0" w:noHBand="0" w:noVBand="1"/>
      </w:tblPr>
      <w:tblGrid>
        <w:gridCol w:w="3211"/>
        <w:gridCol w:w="3226"/>
        <w:gridCol w:w="2913"/>
      </w:tblGrid>
      <w:tr w:rsidR="003A4B19" w:rsidRPr="00EC76D5" w14:paraId="539A10E7" w14:textId="77777777" w:rsidTr="003A4B19">
        <w:tc>
          <w:tcPr>
            <w:tcW w:w="3211" w:type="dxa"/>
          </w:tcPr>
          <w:p w14:paraId="02C746A0" w14:textId="77777777" w:rsidR="003A4B19" w:rsidRPr="00EC76D5" w:rsidRDefault="003A4B19" w:rsidP="00B97307">
            <w:pPr>
              <w:pStyle w:val="NormalSingle"/>
            </w:pPr>
          </w:p>
        </w:tc>
        <w:tc>
          <w:tcPr>
            <w:tcW w:w="3226" w:type="dxa"/>
          </w:tcPr>
          <w:p w14:paraId="31ED2053" w14:textId="77777777" w:rsidR="003A4B19" w:rsidRPr="00EC76D5" w:rsidRDefault="003A4B19" w:rsidP="00B97307">
            <w:pPr>
              <w:pStyle w:val="NormalSingle"/>
            </w:pPr>
          </w:p>
        </w:tc>
        <w:tc>
          <w:tcPr>
            <w:tcW w:w="2913" w:type="dxa"/>
          </w:tcPr>
          <w:p w14:paraId="70FDCC78" w14:textId="01B3BA81" w:rsidR="003A4B19" w:rsidRPr="00EC76D5" w:rsidRDefault="003A4B19" w:rsidP="00B97307">
            <w:pPr>
              <w:pStyle w:val="NormalSingle"/>
            </w:pPr>
            <w:r w:rsidRPr="00EC76D5">
              <w:t>Size</w:t>
            </w:r>
          </w:p>
        </w:tc>
      </w:tr>
      <w:tr w:rsidR="003A4B19" w:rsidRPr="00EC76D5" w14:paraId="16E4C737" w14:textId="031E874C" w:rsidTr="003A4B19">
        <w:tc>
          <w:tcPr>
            <w:tcW w:w="3211" w:type="dxa"/>
          </w:tcPr>
          <w:p w14:paraId="664ABD7A" w14:textId="199EF4F2" w:rsidR="003A4B19" w:rsidRPr="00EC76D5" w:rsidRDefault="003A4B19" w:rsidP="00B97307">
            <w:pPr>
              <w:pStyle w:val="NormalSingle"/>
            </w:pPr>
            <w:r w:rsidRPr="00EC76D5">
              <w:t>Largest type</w:t>
            </w:r>
          </w:p>
        </w:tc>
        <w:tc>
          <w:tcPr>
            <w:tcW w:w="3226" w:type="dxa"/>
          </w:tcPr>
          <w:p w14:paraId="5C53D37A" w14:textId="1E946399" w:rsidR="003A4B19" w:rsidRPr="00EC76D5" w:rsidRDefault="003A4B19" w:rsidP="00B97307">
            <w:pPr>
              <w:pStyle w:val="NormalSingle"/>
            </w:pPr>
            <w:r w:rsidRPr="00EC76D5">
              <w:t>long double</w:t>
            </w:r>
          </w:p>
        </w:tc>
        <w:tc>
          <w:tcPr>
            <w:tcW w:w="2913" w:type="dxa"/>
          </w:tcPr>
          <w:p w14:paraId="45390EAE" w14:textId="670698D7" w:rsidR="003A4B19" w:rsidRPr="00EC76D5" w:rsidRDefault="003A4B19" w:rsidP="00B97307">
            <w:pPr>
              <w:pStyle w:val="NormalSingle"/>
            </w:pPr>
            <w:r w:rsidRPr="00EC76D5">
              <w:t>8</w:t>
            </w:r>
          </w:p>
        </w:tc>
      </w:tr>
      <w:tr w:rsidR="003A4B19" w:rsidRPr="00EC76D5" w14:paraId="68D80C20" w14:textId="38F4F92A" w:rsidTr="003A4B19">
        <w:tc>
          <w:tcPr>
            <w:tcW w:w="3211" w:type="dxa"/>
          </w:tcPr>
          <w:p w14:paraId="61BB3EED" w14:textId="77777777" w:rsidR="003A4B19" w:rsidRPr="00EC76D5" w:rsidRDefault="003A4B19" w:rsidP="00B97307">
            <w:pPr>
              <w:pStyle w:val="NormalSingle"/>
            </w:pPr>
          </w:p>
        </w:tc>
        <w:tc>
          <w:tcPr>
            <w:tcW w:w="3226" w:type="dxa"/>
          </w:tcPr>
          <w:p w14:paraId="676A01E8" w14:textId="3A195CE5" w:rsidR="003A4B19" w:rsidRPr="00EC76D5" w:rsidRDefault="003A4B19" w:rsidP="00B97307">
            <w:pPr>
              <w:pStyle w:val="NormalSingle"/>
            </w:pPr>
            <w:r w:rsidRPr="00EC76D5">
              <w:t>double</w:t>
            </w:r>
          </w:p>
        </w:tc>
        <w:tc>
          <w:tcPr>
            <w:tcW w:w="2913" w:type="dxa"/>
          </w:tcPr>
          <w:p w14:paraId="29078378" w14:textId="03224FDF" w:rsidR="003A4B19" w:rsidRPr="00EC76D5" w:rsidRDefault="003A4B19" w:rsidP="00B97307">
            <w:pPr>
              <w:pStyle w:val="NormalSingle"/>
            </w:pPr>
            <w:r w:rsidRPr="00EC76D5">
              <w:t>8</w:t>
            </w:r>
          </w:p>
        </w:tc>
      </w:tr>
      <w:tr w:rsidR="003A4B19" w:rsidRPr="00EC76D5" w14:paraId="79CD793B" w14:textId="204B69D0" w:rsidTr="003A4B19">
        <w:tc>
          <w:tcPr>
            <w:tcW w:w="3211" w:type="dxa"/>
          </w:tcPr>
          <w:p w14:paraId="43562894" w14:textId="77777777" w:rsidR="003A4B19" w:rsidRPr="00EC76D5" w:rsidRDefault="003A4B19" w:rsidP="00B97307">
            <w:pPr>
              <w:pStyle w:val="NormalSingle"/>
            </w:pPr>
          </w:p>
        </w:tc>
        <w:tc>
          <w:tcPr>
            <w:tcW w:w="3226" w:type="dxa"/>
          </w:tcPr>
          <w:p w14:paraId="5B5F8065" w14:textId="6EB4AF5A" w:rsidR="003A4B19" w:rsidRPr="00EC76D5" w:rsidRDefault="003A4B19" w:rsidP="00B97307">
            <w:pPr>
              <w:pStyle w:val="NormalSingle"/>
            </w:pPr>
            <w:r w:rsidRPr="00EC76D5">
              <w:t>float</w:t>
            </w:r>
          </w:p>
        </w:tc>
        <w:tc>
          <w:tcPr>
            <w:tcW w:w="2913" w:type="dxa"/>
          </w:tcPr>
          <w:p w14:paraId="08271487" w14:textId="565EC75F" w:rsidR="003A4B19" w:rsidRPr="00EC76D5" w:rsidRDefault="003A4B19" w:rsidP="00B97307">
            <w:pPr>
              <w:pStyle w:val="NormalSingle"/>
            </w:pPr>
            <w:r w:rsidRPr="00EC76D5">
              <w:t>4</w:t>
            </w:r>
          </w:p>
        </w:tc>
      </w:tr>
      <w:tr w:rsidR="003A4B19" w:rsidRPr="00EC76D5" w14:paraId="337AE114" w14:textId="5E4B28DA" w:rsidTr="003A4B19">
        <w:tc>
          <w:tcPr>
            <w:tcW w:w="3211" w:type="dxa"/>
          </w:tcPr>
          <w:p w14:paraId="5AB0C4C4" w14:textId="77777777" w:rsidR="003A4B19" w:rsidRPr="00EC76D5" w:rsidRDefault="003A4B19" w:rsidP="00B97307">
            <w:pPr>
              <w:pStyle w:val="NormalSingle"/>
            </w:pPr>
          </w:p>
        </w:tc>
        <w:tc>
          <w:tcPr>
            <w:tcW w:w="3226" w:type="dxa"/>
          </w:tcPr>
          <w:p w14:paraId="1ED3FABC" w14:textId="77777777" w:rsidR="003A4B19" w:rsidRPr="00EC76D5" w:rsidRDefault="003A4B19" w:rsidP="00B97307">
            <w:pPr>
              <w:pStyle w:val="NormalSingle"/>
            </w:pPr>
            <w:r w:rsidRPr="00EC76D5">
              <w:t>signed long int</w:t>
            </w:r>
          </w:p>
          <w:p w14:paraId="4A79889E" w14:textId="4546CCAC" w:rsidR="003A4B19" w:rsidRPr="00EC76D5" w:rsidRDefault="003A4B19" w:rsidP="00B97307">
            <w:pPr>
              <w:pStyle w:val="NormalSingle"/>
            </w:pPr>
            <w:r w:rsidRPr="00EC76D5">
              <w:t>unsigned long int</w:t>
            </w:r>
          </w:p>
        </w:tc>
        <w:tc>
          <w:tcPr>
            <w:tcW w:w="2913" w:type="dxa"/>
          </w:tcPr>
          <w:p w14:paraId="046B1AAD" w14:textId="0D136B8C" w:rsidR="003A4B19" w:rsidRPr="00EC76D5" w:rsidRDefault="003A4B19" w:rsidP="00B97307">
            <w:pPr>
              <w:pStyle w:val="NormalSingle"/>
            </w:pPr>
            <w:r w:rsidRPr="00EC76D5">
              <w:t>4</w:t>
            </w:r>
          </w:p>
        </w:tc>
      </w:tr>
      <w:tr w:rsidR="003A4B19" w:rsidRPr="00EC76D5" w14:paraId="7E6B5977" w14:textId="1BEB0C68" w:rsidTr="003A4B19">
        <w:tc>
          <w:tcPr>
            <w:tcW w:w="3211" w:type="dxa"/>
          </w:tcPr>
          <w:p w14:paraId="0C198147" w14:textId="77777777" w:rsidR="003A4B19" w:rsidRPr="00EC76D5" w:rsidRDefault="003A4B19" w:rsidP="00B97307">
            <w:pPr>
              <w:pStyle w:val="NormalSingle"/>
            </w:pPr>
          </w:p>
        </w:tc>
        <w:tc>
          <w:tcPr>
            <w:tcW w:w="3226" w:type="dxa"/>
          </w:tcPr>
          <w:p w14:paraId="6639C990" w14:textId="77777777" w:rsidR="003A4B19" w:rsidRPr="00EC76D5" w:rsidRDefault="003A4B19" w:rsidP="00B97307">
            <w:pPr>
              <w:pStyle w:val="NormalSingle"/>
            </w:pPr>
            <w:r w:rsidRPr="00EC76D5">
              <w:t>signed int</w:t>
            </w:r>
          </w:p>
          <w:p w14:paraId="49813F6F" w14:textId="48589AF1" w:rsidR="003A4B19" w:rsidRPr="00EC76D5" w:rsidRDefault="003A4B19" w:rsidP="00B97307">
            <w:pPr>
              <w:pStyle w:val="NormalSingle"/>
            </w:pPr>
            <w:r w:rsidRPr="00EC76D5">
              <w:lastRenderedPageBreak/>
              <w:t>unsigned int</w:t>
            </w:r>
          </w:p>
        </w:tc>
        <w:tc>
          <w:tcPr>
            <w:tcW w:w="2913" w:type="dxa"/>
          </w:tcPr>
          <w:p w14:paraId="2347B60B" w14:textId="3D1190C8" w:rsidR="003A4B19" w:rsidRPr="00EC76D5" w:rsidRDefault="003A4B19" w:rsidP="00B97307">
            <w:pPr>
              <w:pStyle w:val="NormalSingle"/>
            </w:pPr>
            <w:r w:rsidRPr="00EC76D5">
              <w:lastRenderedPageBreak/>
              <w:t>2</w:t>
            </w:r>
          </w:p>
        </w:tc>
      </w:tr>
      <w:tr w:rsidR="003A4B19" w:rsidRPr="00EC76D5" w14:paraId="1D9AD7D4" w14:textId="111F89AF" w:rsidTr="003A4B19">
        <w:tc>
          <w:tcPr>
            <w:tcW w:w="3211" w:type="dxa"/>
          </w:tcPr>
          <w:p w14:paraId="775429C1" w14:textId="77777777" w:rsidR="003A4B19" w:rsidRPr="00EC76D5" w:rsidRDefault="003A4B19" w:rsidP="00B97307">
            <w:pPr>
              <w:pStyle w:val="NormalSingle"/>
            </w:pPr>
          </w:p>
        </w:tc>
        <w:tc>
          <w:tcPr>
            <w:tcW w:w="3226" w:type="dxa"/>
          </w:tcPr>
          <w:p w14:paraId="796F9F69" w14:textId="77777777" w:rsidR="003A4B19" w:rsidRPr="00EC76D5" w:rsidRDefault="003A4B19" w:rsidP="00B97307">
            <w:pPr>
              <w:pStyle w:val="NormalSingle"/>
            </w:pPr>
            <w:r w:rsidRPr="00EC76D5">
              <w:t>signed short int</w:t>
            </w:r>
          </w:p>
          <w:p w14:paraId="72D2D74F" w14:textId="7095D60E" w:rsidR="003A4B19" w:rsidRPr="00EC76D5" w:rsidRDefault="003A4B19" w:rsidP="00B97307">
            <w:pPr>
              <w:pStyle w:val="NormalSingle"/>
            </w:pPr>
            <w:r w:rsidRPr="00EC76D5">
              <w:t>unsigned short int</w:t>
            </w:r>
          </w:p>
        </w:tc>
        <w:tc>
          <w:tcPr>
            <w:tcW w:w="2913" w:type="dxa"/>
          </w:tcPr>
          <w:p w14:paraId="01F1AF35" w14:textId="65EC27F7" w:rsidR="003A4B19" w:rsidRPr="00EC76D5" w:rsidRDefault="003A4B19" w:rsidP="00B97307">
            <w:pPr>
              <w:pStyle w:val="NormalSingle"/>
            </w:pPr>
            <w:r w:rsidRPr="00EC76D5">
              <w:t>1</w:t>
            </w:r>
          </w:p>
        </w:tc>
      </w:tr>
      <w:tr w:rsidR="003A4B19" w:rsidRPr="00EC76D5" w14:paraId="1F1ED071" w14:textId="2FDB334F" w:rsidTr="003A4B19">
        <w:tc>
          <w:tcPr>
            <w:tcW w:w="3211" w:type="dxa"/>
          </w:tcPr>
          <w:p w14:paraId="5856A9AB" w14:textId="5F5CD641" w:rsidR="003A4B19" w:rsidRPr="00EC76D5" w:rsidRDefault="003A4B19" w:rsidP="00B97307">
            <w:pPr>
              <w:pStyle w:val="NormalSingle"/>
            </w:pPr>
            <w:r w:rsidRPr="00EC76D5">
              <w:t>Smallest type</w:t>
            </w:r>
          </w:p>
        </w:tc>
        <w:tc>
          <w:tcPr>
            <w:tcW w:w="3226" w:type="dxa"/>
          </w:tcPr>
          <w:p w14:paraId="0D975984" w14:textId="77777777" w:rsidR="003A4B19" w:rsidRPr="00EC76D5" w:rsidRDefault="003A4B19" w:rsidP="00B97307">
            <w:pPr>
              <w:pStyle w:val="NormalSingle"/>
            </w:pPr>
            <w:r w:rsidRPr="00EC76D5">
              <w:t>signed char</w:t>
            </w:r>
          </w:p>
          <w:p w14:paraId="0FB7F42B" w14:textId="1719FF85" w:rsidR="003A4B19" w:rsidRPr="00EC76D5" w:rsidRDefault="003A4B19" w:rsidP="00B97307">
            <w:pPr>
              <w:pStyle w:val="NormalSingle"/>
            </w:pPr>
            <w:r w:rsidRPr="00EC76D5">
              <w:t>unsigned char</w:t>
            </w:r>
          </w:p>
        </w:tc>
        <w:tc>
          <w:tcPr>
            <w:tcW w:w="2913" w:type="dxa"/>
          </w:tcPr>
          <w:p w14:paraId="074C3A3E" w14:textId="2FC60A5E" w:rsidR="003A4B19" w:rsidRPr="00EC76D5" w:rsidRDefault="003A4B19" w:rsidP="00B97307">
            <w:pPr>
              <w:pStyle w:val="NormalSingle"/>
            </w:pPr>
            <w:r w:rsidRPr="00EC76D5">
              <w:t>1</w:t>
            </w:r>
          </w:p>
        </w:tc>
      </w:tr>
    </w:tbl>
    <w:p w14:paraId="78026B7E" w14:textId="17AE8009" w:rsidR="0051159D" w:rsidRPr="00EC76D5" w:rsidRDefault="0051159D" w:rsidP="0051159D">
      <w:r w:rsidRPr="00EC76D5">
        <w:t>In accordance with the Ansi C standard the signed and unsigned</w:t>
      </w:r>
      <w:r w:rsidR="00EA0615" w:rsidRPr="00EC76D5">
        <w:t xml:space="preserve"> values</w:t>
      </w:r>
      <w:r w:rsidRPr="00EC76D5">
        <w:t xml:space="preserve"> have the same size</w:t>
      </w:r>
      <w:r w:rsidR="00EA0615" w:rsidRPr="00EC76D5">
        <w:t>, and a character is always one byte</w:t>
      </w:r>
      <w:r w:rsidR="0041681A" w:rsidRPr="00EC76D5">
        <w:rPr>
          <w:rStyle w:val="Fotnotsreferens"/>
        </w:rPr>
        <w:footnoteReference w:id="8"/>
      </w:r>
      <w:r w:rsidR="00EA0615" w:rsidRPr="00EC76D5">
        <w:t xml:space="preserve">. </w:t>
      </w:r>
      <w:r w:rsidRPr="00EC76D5">
        <w:t>However, the standard does not state whether a signed value shall be converted to an unsigned value or the other way around in th</w:t>
      </w:r>
      <w:r w:rsidR="002366A8" w:rsidRPr="00EC76D5">
        <w:t>e expression below. In book we always convert the unsigned value to the matching signed type (if the hold the same size), with a warning in case of implicit conversion.</w:t>
      </w:r>
    </w:p>
    <w:p w14:paraId="0FE2C76C" w14:textId="77777777" w:rsidR="0051159D" w:rsidRPr="00EC76D5" w:rsidRDefault="0051159D" w:rsidP="0051159D">
      <w:pPr>
        <w:pStyle w:val="Code"/>
      </w:pPr>
      <w:r w:rsidRPr="00EC76D5">
        <w:t>signed int i = -3;</w:t>
      </w:r>
    </w:p>
    <w:p w14:paraId="0A093D73" w14:textId="77777777" w:rsidR="0051159D" w:rsidRPr="00EC76D5" w:rsidRDefault="0051159D" w:rsidP="0051159D">
      <w:pPr>
        <w:pStyle w:val="Code"/>
      </w:pPr>
      <w:r w:rsidRPr="00EC76D5">
        <w:t>unsigned int u = 6;</w:t>
      </w:r>
    </w:p>
    <w:p w14:paraId="1F8715A2" w14:textId="09825D09" w:rsidR="0051159D" w:rsidRPr="00EC76D5" w:rsidRDefault="0051159D" w:rsidP="0051159D">
      <w:pPr>
        <w:pStyle w:val="Code"/>
      </w:pPr>
      <w:r w:rsidRPr="00EC76D5">
        <w:t>i + u;</w:t>
      </w:r>
    </w:p>
    <w:p w14:paraId="6937C6C2" w14:textId="7BECB78C" w:rsidR="0051159D" w:rsidRPr="00EC76D5" w:rsidRDefault="00F13B8B" w:rsidP="00F13B8B">
      <w:r w:rsidRPr="00EC76D5">
        <w:t xml:space="preserve">The </w:t>
      </w:r>
      <w:r w:rsidRPr="00EC76D5">
        <w:rPr>
          <w:rStyle w:val="CodeInText0"/>
        </w:rPr>
        <w:t>maxType</w:t>
      </w:r>
      <w:r w:rsidRPr="00EC76D5">
        <w:t xml:space="preserve"> method returns the largest type of the left and right type.</w:t>
      </w:r>
    </w:p>
    <w:p w14:paraId="15F2AA1A" w14:textId="77777777" w:rsidR="00C45EDB" w:rsidRPr="00EC76D5" w:rsidRDefault="00C45EDB" w:rsidP="00C45EDB">
      <w:pPr>
        <w:pStyle w:val="Code"/>
      </w:pPr>
      <w:r w:rsidRPr="00EC76D5">
        <w:t xml:space="preserve">  public static Type maxType(Type leftType, Type rightType) {</w:t>
      </w:r>
    </w:p>
    <w:p w14:paraId="197472C0" w14:textId="77777777" w:rsidR="00C45EDB" w:rsidRPr="00EC76D5" w:rsidRDefault="00C45EDB" w:rsidP="00C45EDB">
      <w:pPr>
        <w:pStyle w:val="Code"/>
      </w:pPr>
      <w:r w:rsidRPr="00EC76D5">
        <w:t xml:space="preserve">    if (leftType.isString() &amp;&amp; rightType.isString()) {</w:t>
      </w:r>
    </w:p>
    <w:p w14:paraId="2362F848" w14:textId="77777777" w:rsidR="00C45EDB" w:rsidRPr="00EC76D5" w:rsidRDefault="00C45EDB" w:rsidP="00C45EDB">
      <w:pPr>
        <w:pStyle w:val="Code"/>
      </w:pPr>
      <w:r w:rsidRPr="00EC76D5">
        <w:t xml:space="preserve">      Type charType = Type.createArithmeticType(Sort.Signed_Char);</w:t>
      </w:r>
    </w:p>
    <w:p w14:paraId="26DBB567" w14:textId="77777777" w:rsidR="00C45EDB" w:rsidRPr="00EC76D5" w:rsidRDefault="00C45EDB" w:rsidP="00C45EDB">
      <w:pPr>
        <w:pStyle w:val="Code"/>
      </w:pPr>
      <w:r w:rsidRPr="00EC76D5">
        <w:t xml:space="preserve">      charType.setConstant(true);</w:t>
      </w:r>
    </w:p>
    <w:p w14:paraId="55CB02B0" w14:textId="77777777" w:rsidR="00C45EDB" w:rsidRPr="00EC76D5" w:rsidRDefault="00C45EDB" w:rsidP="00C45EDB">
      <w:pPr>
        <w:pStyle w:val="Code"/>
      </w:pPr>
      <w:r w:rsidRPr="00EC76D5">
        <w:t xml:space="preserve">      Type pointerType = Type.createPointerType(charType);</w:t>
      </w:r>
    </w:p>
    <w:p w14:paraId="683304B5" w14:textId="77777777" w:rsidR="00C45EDB" w:rsidRPr="00EC76D5" w:rsidRDefault="00C45EDB" w:rsidP="00C45EDB">
      <w:pPr>
        <w:pStyle w:val="Code"/>
      </w:pPr>
      <w:r w:rsidRPr="00EC76D5">
        <w:t xml:space="preserve">      pointerType.setConstant(true);</w:t>
      </w:r>
    </w:p>
    <w:p w14:paraId="08488DBE" w14:textId="77777777" w:rsidR="00C45EDB" w:rsidRPr="00EC76D5" w:rsidRDefault="00C45EDB" w:rsidP="00C45EDB">
      <w:pPr>
        <w:pStyle w:val="Code"/>
      </w:pPr>
      <w:r w:rsidRPr="00EC76D5">
        <w:t xml:space="preserve">      return pointerType;</w:t>
      </w:r>
    </w:p>
    <w:p w14:paraId="62725A68" w14:textId="77777777" w:rsidR="00C45EDB" w:rsidRPr="00EC76D5" w:rsidRDefault="00C45EDB" w:rsidP="00C45EDB">
      <w:pPr>
        <w:pStyle w:val="Code"/>
      </w:pPr>
      <w:r w:rsidRPr="00EC76D5">
        <w:t xml:space="preserve">    }</w:t>
      </w:r>
    </w:p>
    <w:p w14:paraId="58034450" w14:textId="77777777" w:rsidR="00C45EDB" w:rsidRPr="00EC76D5" w:rsidRDefault="00C45EDB" w:rsidP="00C45EDB">
      <w:pPr>
        <w:pStyle w:val="Code"/>
      </w:pPr>
      <w:r w:rsidRPr="00EC76D5">
        <w:t xml:space="preserve">    else if (leftType.isString() &amp;&amp;</w:t>
      </w:r>
    </w:p>
    <w:p w14:paraId="1060868F" w14:textId="77777777" w:rsidR="00C45EDB" w:rsidRPr="00EC76D5" w:rsidRDefault="00C45EDB" w:rsidP="00C45EDB">
      <w:pPr>
        <w:pStyle w:val="Code"/>
      </w:pPr>
      <w:r w:rsidRPr="00EC76D5">
        <w:t xml:space="preserve">             rightType.isPointer() &amp;&amp; rightType.getPointerType().isChar()) {</w:t>
      </w:r>
    </w:p>
    <w:p w14:paraId="6216D917" w14:textId="77777777" w:rsidR="00C45EDB" w:rsidRPr="00EC76D5" w:rsidRDefault="00C45EDB" w:rsidP="00C45EDB">
      <w:pPr>
        <w:pStyle w:val="Code"/>
      </w:pPr>
      <w:r w:rsidRPr="00EC76D5">
        <w:t xml:space="preserve">      Type pointerType = Type.createPointerType(rightType.getPointerType());</w:t>
      </w:r>
    </w:p>
    <w:p w14:paraId="21932997" w14:textId="77777777" w:rsidR="00C45EDB" w:rsidRPr="00EC76D5" w:rsidRDefault="00C45EDB" w:rsidP="00C45EDB">
      <w:pPr>
        <w:pStyle w:val="Code"/>
      </w:pPr>
      <w:r w:rsidRPr="00EC76D5">
        <w:t xml:space="preserve">      pointerType.setConstant(true);</w:t>
      </w:r>
    </w:p>
    <w:p w14:paraId="25AF3E5A" w14:textId="77777777" w:rsidR="00C45EDB" w:rsidRPr="00EC76D5" w:rsidRDefault="00C45EDB" w:rsidP="00C45EDB">
      <w:pPr>
        <w:pStyle w:val="Code"/>
      </w:pPr>
      <w:r w:rsidRPr="00EC76D5">
        <w:t xml:space="preserve">      return pointerType;</w:t>
      </w:r>
    </w:p>
    <w:p w14:paraId="4EF7DAE3" w14:textId="77777777" w:rsidR="00C45EDB" w:rsidRPr="00EC76D5" w:rsidRDefault="00C45EDB" w:rsidP="00C45EDB">
      <w:pPr>
        <w:pStyle w:val="Code"/>
      </w:pPr>
      <w:r w:rsidRPr="00EC76D5">
        <w:t xml:space="preserve">    }</w:t>
      </w:r>
    </w:p>
    <w:p w14:paraId="1595084A" w14:textId="77777777" w:rsidR="00C45EDB" w:rsidRPr="00EC76D5" w:rsidRDefault="00C45EDB" w:rsidP="00C45EDB">
      <w:pPr>
        <w:pStyle w:val="Code"/>
      </w:pPr>
      <w:r w:rsidRPr="00EC76D5">
        <w:t xml:space="preserve">    else if (leftType.isPointer() &amp;&amp; leftType.getPointerType().isChar() &amp;&amp;</w:t>
      </w:r>
    </w:p>
    <w:p w14:paraId="116BBFD9" w14:textId="77777777" w:rsidR="00C45EDB" w:rsidRPr="00EC76D5" w:rsidRDefault="00C45EDB" w:rsidP="00C45EDB">
      <w:pPr>
        <w:pStyle w:val="Code"/>
      </w:pPr>
      <w:r w:rsidRPr="00EC76D5">
        <w:t xml:space="preserve">             rightType.isString()) {</w:t>
      </w:r>
    </w:p>
    <w:p w14:paraId="6DABADD0" w14:textId="77777777" w:rsidR="00C45EDB" w:rsidRPr="00EC76D5" w:rsidRDefault="00C45EDB" w:rsidP="00C45EDB">
      <w:pPr>
        <w:pStyle w:val="Code"/>
      </w:pPr>
      <w:r w:rsidRPr="00EC76D5">
        <w:t xml:space="preserve">      Type pointerType = Type.createPointerType(leftType.getPointerType());</w:t>
      </w:r>
    </w:p>
    <w:p w14:paraId="6E37F76D" w14:textId="77777777" w:rsidR="00C45EDB" w:rsidRPr="00EC76D5" w:rsidRDefault="00C45EDB" w:rsidP="00C45EDB">
      <w:pPr>
        <w:pStyle w:val="Code"/>
      </w:pPr>
      <w:r w:rsidRPr="00EC76D5">
        <w:t xml:space="preserve">      pointerType.setConstant(true);</w:t>
      </w:r>
    </w:p>
    <w:p w14:paraId="741BFBF8" w14:textId="77777777" w:rsidR="00C45EDB" w:rsidRPr="00EC76D5" w:rsidRDefault="00C45EDB" w:rsidP="00C45EDB">
      <w:pPr>
        <w:pStyle w:val="Code"/>
      </w:pPr>
      <w:r w:rsidRPr="00EC76D5">
        <w:t xml:space="preserve">      return pointerType;</w:t>
      </w:r>
    </w:p>
    <w:p w14:paraId="709E3E2B" w14:textId="77777777" w:rsidR="00C45EDB" w:rsidRPr="00EC76D5" w:rsidRDefault="00C45EDB" w:rsidP="00C45EDB">
      <w:pPr>
        <w:pStyle w:val="Code"/>
      </w:pPr>
      <w:r w:rsidRPr="00EC76D5">
        <w:t xml:space="preserve">    }</w:t>
      </w:r>
    </w:p>
    <w:p w14:paraId="6016AE50" w14:textId="77777777" w:rsidR="00A243B7" w:rsidRPr="00EC76D5" w:rsidRDefault="00C45EDB" w:rsidP="00C45EDB">
      <w:pPr>
        <w:pStyle w:val="Code"/>
      </w:pPr>
      <w:r w:rsidRPr="00EC76D5">
        <w:t xml:space="preserve">    else if ((leftType.isIntegralOrPointer()&amp;&amp;rightType.isIntegralOrPointer())</w:t>
      </w:r>
    </w:p>
    <w:p w14:paraId="563AE912" w14:textId="37D48723" w:rsidR="00C45EDB" w:rsidRPr="00EC76D5" w:rsidRDefault="00A243B7" w:rsidP="00C45EDB">
      <w:pPr>
        <w:pStyle w:val="Code"/>
      </w:pPr>
      <w:r w:rsidRPr="00EC76D5">
        <w:t xml:space="preserve">             </w:t>
      </w:r>
      <w:r w:rsidR="00C45EDB" w:rsidRPr="00EC76D5">
        <w:t>||</w:t>
      </w:r>
      <w:r w:rsidRPr="00EC76D5">
        <w:t xml:space="preserve"> </w:t>
      </w:r>
      <w:r w:rsidR="00C45EDB" w:rsidRPr="00EC76D5">
        <w:t>(leftType.isFloating() &amp;&amp; rightType.isFloating())) {</w:t>
      </w:r>
    </w:p>
    <w:p w14:paraId="2D0C3A73" w14:textId="77777777" w:rsidR="00C45EDB" w:rsidRPr="00EC76D5" w:rsidRDefault="00C45EDB" w:rsidP="00C45EDB">
      <w:pPr>
        <w:pStyle w:val="Code"/>
      </w:pPr>
      <w:r w:rsidRPr="00EC76D5">
        <w:t xml:space="preserve">      return  (leftType.getSize() &gt;= rightType.getSize()) ?leftType :rightType;</w:t>
      </w:r>
    </w:p>
    <w:p w14:paraId="492B0F44" w14:textId="77777777" w:rsidR="00C45EDB" w:rsidRPr="00EC76D5" w:rsidRDefault="00C45EDB" w:rsidP="00C45EDB">
      <w:pPr>
        <w:pStyle w:val="Code"/>
      </w:pPr>
      <w:r w:rsidRPr="00EC76D5">
        <w:t xml:space="preserve">    }</w:t>
      </w:r>
    </w:p>
    <w:p w14:paraId="13F5741B" w14:textId="77777777" w:rsidR="00C45EDB" w:rsidRPr="00EC76D5" w:rsidRDefault="00C45EDB" w:rsidP="00C45EDB">
      <w:pPr>
        <w:pStyle w:val="Code"/>
      </w:pPr>
      <w:r w:rsidRPr="00EC76D5">
        <w:t xml:space="preserve">    else if (leftType.isIntegral() &amp;&amp; rightType.isIntegral()) {</w:t>
      </w:r>
    </w:p>
    <w:p w14:paraId="4A73DF76" w14:textId="77777777" w:rsidR="00C45EDB" w:rsidRPr="00EC76D5" w:rsidRDefault="00C45EDB" w:rsidP="00C45EDB">
      <w:pPr>
        <w:pStyle w:val="Code"/>
      </w:pPr>
      <w:r w:rsidRPr="00EC76D5">
        <w:t xml:space="preserve">      int leftSize = leftType.getSize(), rightSize = rightType.getSize();</w:t>
      </w:r>
    </w:p>
    <w:p w14:paraId="5A509FC9" w14:textId="77777777" w:rsidR="00C45EDB" w:rsidRPr="00EC76D5" w:rsidRDefault="00C45EDB" w:rsidP="00C45EDB">
      <w:pPr>
        <w:pStyle w:val="Code"/>
      </w:pPr>
    </w:p>
    <w:p w14:paraId="620ECDC4" w14:textId="77777777" w:rsidR="00C45EDB" w:rsidRPr="00EC76D5" w:rsidRDefault="00C45EDB" w:rsidP="00C45EDB">
      <w:pPr>
        <w:pStyle w:val="Code"/>
      </w:pPr>
      <w:r w:rsidRPr="00EC76D5">
        <w:t xml:space="preserve">      if (leftSize == rightSize) {</w:t>
      </w:r>
    </w:p>
    <w:p w14:paraId="6CF8B9AF" w14:textId="77777777" w:rsidR="00C45EDB" w:rsidRPr="00EC76D5" w:rsidRDefault="00C45EDB" w:rsidP="00C45EDB">
      <w:pPr>
        <w:pStyle w:val="Code"/>
      </w:pPr>
      <w:r w:rsidRPr="00EC76D5">
        <w:t xml:space="preserve">        if (leftType.isUnsigned() &amp;&amp; rightType.isUnsigned()) {</w:t>
      </w:r>
    </w:p>
    <w:p w14:paraId="1CF8547B" w14:textId="77777777" w:rsidR="00C45EDB" w:rsidRPr="00EC76D5" w:rsidRDefault="00C45EDB" w:rsidP="00C45EDB">
      <w:pPr>
        <w:pStyle w:val="Code"/>
      </w:pPr>
      <w:r w:rsidRPr="00EC76D5">
        <w:t xml:space="preserve">          return leftType;</w:t>
      </w:r>
    </w:p>
    <w:p w14:paraId="7DCDA75B" w14:textId="77777777" w:rsidR="00C45EDB" w:rsidRPr="00EC76D5" w:rsidRDefault="00C45EDB" w:rsidP="00C45EDB">
      <w:pPr>
        <w:pStyle w:val="Code"/>
      </w:pPr>
      <w:r w:rsidRPr="00EC76D5">
        <w:t xml:space="preserve">        }</w:t>
      </w:r>
    </w:p>
    <w:p w14:paraId="559A427F" w14:textId="77777777" w:rsidR="00C45EDB" w:rsidRPr="00EC76D5" w:rsidRDefault="00C45EDB" w:rsidP="00C45EDB">
      <w:pPr>
        <w:pStyle w:val="Code"/>
      </w:pPr>
      <w:r w:rsidRPr="00EC76D5">
        <w:t xml:space="preserve">        else {</w:t>
      </w:r>
    </w:p>
    <w:p w14:paraId="19F5E678" w14:textId="77777777" w:rsidR="00C45EDB" w:rsidRPr="00EC76D5" w:rsidRDefault="00C45EDB" w:rsidP="00C45EDB">
      <w:pPr>
        <w:pStyle w:val="Code"/>
      </w:pPr>
      <w:r w:rsidRPr="00EC76D5">
        <w:t xml:space="preserve">          Assert.warning((leftType.isSigned() &amp;&amp; rightType.isSigned()) ||</w:t>
      </w:r>
    </w:p>
    <w:p w14:paraId="09974564" w14:textId="77777777" w:rsidR="00C45EDB" w:rsidRPr="00EC76D5" w:rsidRDefault="00C45EDB" w:rsidP="00C45EDB">
      <w:pPr>
        <w:pStyle w:val="Code"/>
      </w:pPr>
      <w:r w:rsidRPr="00EC76D5">
        <w:t xml:space="preserve">                         (leftType.isUnsigned() &amp;&amp; rightType.isUnsigned()),</w:t>
      </w:r>
    </w:p>
    <w:p w14:paraId="0B4DBEDC" w14:textId="77777777" w:rsidR="00C45EDB" w:rsidRPr="00EC76D5" w:rsidRDefault="00C45EDB" w:rsidP="00C45EDB">
      <w:pPr>
        <w:pStyle w:val="Code"/>
      </w:pPr>
      <w:r w:rsidRPr="00EC76D5">
        <w:t xml:space="preserve">                         null, "mixing signed and unsigned types");</w:t>
      </w:r>
    </w:p>
    <w:p w14:paraId="409FB3DF" w14:textId="77777777" w:rsidR="00C45EDB" w:rsidRPr="00EC76D5" w:rsidRDefault="00C45EDB" w:rsidP="00C45EDB">
      <w:pPr>
        <w:pStyle w:val="Code"/>
      </w:pPr>
      <w:r w:rsidRPr="00EC76D5">
        <w:lastRenderedPageBreak/>
        <w:t xml:space="preserve">          return leftType.isSigned() ? leftType : rightType;</w:t>
      </w:r>
    </w:p>
    <w:p w14:paraId="49C44375" w14:textId="77777777" w:rsidR="00C45EDB" w:rsidRPr="00EC76D5" w:rsidRDefault="00C45EDB" w:rsidP="00C45EDB">
      <w:pPr>
        <w:pStyle w:val="Code"/>
      </w:pPr>
      <w:r w:rsidRPr="00EC76D5">
        <w:t xml:space="preserve">        }</w:t>
      </w:r>
    </w:p>
    <w:p w14:paraId="095CCA5B" w14:textId="77777777" w:rsidR="00C45EDB" w:rsidRPr="00EC76D5" w:rsidRDefault="00C45EDB" w:rsidP="00C45EDB">
      <w:pPr>
        <w:pStyle w:val="Code"/>
      </w:pPr>
      <w:r w:rsidRPr="00EC76D5">
        <w:t xml:space="preserve">      }</w:t>
      </w:r>
    </w:p>
    <w:p w14:paraId="47CBB949" w14:textId="77777777" w:rsidR="00C45EDB" w:rsidRPr="00EC76D5" w:rsidRDefault="00C45EDB" w:rsidP="00C45EDB">
      <w:pPr>
        <w:pStyle w:val="Code"/>
      </w:pPr>
      <w:r w:rsidRPr="00EC76D5">
        <w:t xml:space="preserve">      else {</w:t>
      </w:r>
    </w:p>
    <w:p w14:paraId="6D8FF025" w14:textId="77777777" w:rsidR="00C45EDB" w:rsidRPr="00EC76D5" w:rsidRDefault="00C45EDB" w:rsidP="00C45EDB">
      <w:pPr>
        <w:pStyle w:val="Code"/>
      </w:pPr>
      <w:r w:rsidRPr="00EC76D5">
        <w:t xml:space="preserve">        return (leftSize &gt;= rightSize) ? leftType : rightType;</w:t>
      </w:r>
    </w:p>
    <w:p w14:paraId="45FCB859" w14:textId="77777777" w:rsidR="00C45EDB" w:rsidRPr="00EC76D5" w:rsidRDefault="00C45EDB" w:rsidP="00C45EDB">
      <w:pPr>
        <w:pStyle w:val="Code"/>
      </w:pPr>
      <w:r w:rsidRPr="00EC76D5">
        <w:t xml:space="preserve">      }</w:t>
      </w:r>
    </w:p>
    <w:p w14:paraId="0B390062" w14:textId="77777777" w:rsidR="00C45EDB" w:rsidRPr="00EC76D5" w:rsidRDefault="00C45EDB" w:rsidP="00C45EDB">
      <w:pPr>
        <w:pStyle w:val="Code"/>
      </w:pPr>
      <w:r w:rsidRPr="00EC76D5">
        <w:t xml:space="preserve">    }</w:t>
      </w:r>
    </w:p>
    <w:p w14:paraId="24D05F1C" w14:textId="77777777" w:rsidR="00C45EDB" w:rsidRPr="00EC76D5" w:rsidRDefault="00C45EDB" w:rsidP="00C45EDB">
      <w:pPr>
        <w:pStyle w:val="Code"/>
      </w:pPr>
      <w:r w:rsidRPr="00EC76D5">
        <w:t xml:space="preserve">    else if (leftType.isIntegral() &amp;&amp; rightType.isFloating()) {</w:t>
      </w:r>
    </w:p>
    <w:p w14:paraId="68DD6ECA" w14:textId="77777777" w:rsidR="00C45EDB" w:rsidRPr="00EC76D5" w:rsidRDefault="00C45EDB" w:rsidP="00C45EDB">
      <w:pPr>
        <w:pStyle w:val="Code"/>
      </w:pPr>
      <w:r w:rsidRPr="00EC76D5">
        <w:t xml:space="preserve">      return rightType;</w:t>
      </w:r>
    </w:p>
    <w:p w14:paraId="11F02F60" w14:textId="77777777" w:rsidR="00C45EDB" w:rsidRPr="00EC76D5" w:rsidRDefault="00C45EDB" w:rsidP="00C45EDB">
      <w:pPr>
        <w:pStyle w:val="Code"/>
      </w:pPr>
      <w:r w:rsidRPr="00EC76D5">
        <w:t xml:space="preserve">    }</w:t>
      </w:r>
    </w:p>
    <w:p w14:paraId="4656303E" w14:textId="77777777" w:rsidR="00C45EDB" w:rsidRPr="00EC76D5" w:rsidRDefault="00C45EDB" w:rsidP="00C45EDB">
      <w:pPr>
        <w:pStyle w:val="Code"/>
      </w:pPr>
      <w:r w:rsidRPr="00EC76D5">
        <w:t xml:space="preserve">    else if (leftType.isFloating() &amp;&amp; rightType.isIntegral()) {</w:t>
      </w:r>
    </w:p>
    <w:p w14:paraId="7385A777" w14:textId="77777777" w:rsidR="00C45EDB" w:rsidRPr="00EC76D5" w:rsidRDefault="00C45EDB" w:rsidP="00C45EDB">
      <w:pPr>
        <w:pStyle w:val="Code"/>
      </w:pPr>
      <w:r w:rsidRPr="00EC76D5">
        <w:t xml:space="preserve">      return leftType;</w:t>
      </w:r>
    </w:p>
    <w:p w14:paraId="6976847A" w14:textId="77777777" w:rsidR="00C45EDB" w:rsidRPr="00EC76D5" w:rsidRDefault="00C45EDB" w:rsidP="00C45EDB">
      <w:pPr>
        <w:pStyle w:val="Code"/>
      </w:pPr>
      <w:r w:rsidRPr="00EC76D5">
        <w:t xml:space="preserve">    }</w:t>
      </w:r>
    </w:p>
    <w:p w14:paraId="02C52D17" w14:textId="77777777" w:rsidR="00C45EDB" w:rsidRPr="00EC76D5" w:rsidRDefault="00C45EDB" w:rsidP="00C45EDB">
      <w:pPr>
        <w:pStyle w:val="Code"/>
      </w:pPr>
      <w:r w:rsidRPr="00EC76D5">
        <w:t xml:space="preserve">    else if (leftType.isPointer() &amp;&amp; leftType.getPointerType().isVoid() &amp;&amp;</w:t>
      </w:r>
    </w:p>
    <w:p w14:paraId="615F8CFE" w14:textId="77777777" w:rsidR="00C45EDB" w:rsidRPr="00EC76D5" w:rsidRDefault="00C45EDB" w:rsidP="00C45EDB">
      <w:pPr>
        <w:pStyle w:val="Code"/>
      </w:pPr>
      <w:r w:rsidRPr="00EC76D5">
        <w:t xml:space="preserve">             rightType.isPointer()) {</w:t>
      </w:r>
    </w:p>
    <w:p w14:paraId="29B0CA9D" w14:textId="77777777" w:rsidR="00C45EDB" w:rsidRPr="00EC76D5" w:rsidRDefault="00C45EDB" w:rsidP="00C45EDB">
      <w:pPr>
        <w:pStyle w:val="Code"/>
      </w:pPr>
      <w:r w:rsidRPr="00EC76D5">
        <w:t xml:space="preserve">      return leftType;</w:t>
      </w:r>
    </w:p>
    <w:p w14:paraId="7E59A772" w14:textId="77777777" w:rsidR="00C45EDB" w:rsidRPr="00EC76D5" w:rsidRDefault="00C45EDB" w:rsidP="00C45EDB">
      <w:pPr>
        <w:pStyle w:val="Code"/>
      </w:pPr>
      <w:r w:rsidRPr="00EC76D5">
        <w:t xml:space="preserve">    }</w:t>
      </w:r>
    </w:p>
    <w:p w14:paraId="5079CC61" w14:textId="77777777" w:rsidR="00C45EDB" w:rsidRPr="00EC76D5" w:rsidRDefault="00C45EDB" w:rsidP="00C45EDB">
      <w:pPr>
        <w:pStyle w:val="Code"/>
      </w:pPr>
      <w:r w:rsidRPr="00EC76D5">
        <w:t xml:space="preserve">    else if (leftType.isPointer() &amp;&amp;</w:t>
      </w:r>
    </w:p>
    <w:p w14:paraId="6BA28AC4" w14:textId="77777777" w:rsidR="00C45EDB" w:rsidRPr="00EC76D5" w:rsidRDefault="00C45EDB" w:rsidP="00C45EDB">
      <w:pPr>
        <w:pStyle w:val="Code"/>
      </w:pPr>
      <w:r w:rsidRPr="00EC76D5">
        <w:t xml:space="preserve">             rightType.isPointer() &amp;&amp; rightType.getPointerType().isVoid()) {</w:t>
      </w:r>
    </w:p>
    <w:p w14:paraId="55B25FC3" w14:textId="77777777" w:rsidR="00C45EDB" w:rsidRPr="00EC76D5" w:rsidRDefault="00C45EDB" w:rsidP="00C45EDB">
      <w:pPr>
        <w:pStyle w:val="Code"/>
      </w:pPr>
      <w:r w:rsidRPr="00EC76D5">
        <w:t xml:space="preserve">      return rightType;</w:t>
      </w:r>
    </w:p>
    <w:p w14:paraId="37109EAC" w14:textId="77777777" w:rsidR="00C45EDB" w:rsidRPr="00EC76D5" w:rsidRDefault="00C45EDB" w:rsidP="00C45EDB">
      <w:pPr>
        <w:pStyle w:val="Code"/>
      </w:pPr>
      <w:r w:rsidRPr="00EC76D5">
        <w:t xml:space="preserve">    }</w:t>
      </w:r>
    </w:p>
    <w:p w14:paraId="13A3F65E" w14:textId="77777777" w:rsidR="00C45EDB" w:rsidRPr="00EC76D5" w:rsidRDefault="00C45EDB" w:rsidP="00C45EDB">
      <w:pPr>
        <w:pStyle w:val="Code"/>
      </w:pPr>
      <w:r w:rsidRPr="00EC76D5">
        <w:t xml:space="preserve">    else if (leftType.isPointer() &amp;&amp; rightType.isArray()) {</w:t>
      </w:r>
    </w:p>
    <w:p w14:paraId="142F2B60" w14:textId="77777777" w:rsidR="00C45EDB" w:rsidRPr="00EC76D5" w:rsidRDefault="00C45EDB" w:rsidP="00C45EDB">
      <w:pPr>
        <w:pStyle w:val="Code"/>
      </w:pPr>
      <w:r w:rsidRPr="00EC76D5">
        <w:t xml:space="preserve">      return leftType;</w:t>
      </w:r>
    </w:p>
    <w:p w14:paraId="709FB054" w14:textId="77777777" w:rsidR="00C45EDB" w:rsidRPr="00EC76D5" w:rsidRDefault="00C45EDB" w:rsidP="00C45EDB">
      <w:pPr>
        <w:pStyle w:val="Code"/>
      </w:pPr>
      <w:r w:rsidRPr="00EC76D5">
        <w:t xml:space="preserve">    }</w:t>
      </w:r>
    </w:p>
    <w:p w14:paraId="393C7808" w14:textId="77777777" w:rsidR="00C45EDB" w:rsidRPr="00EC76D5" w:rsidRDefault="00C45EDB" w:rsidP="00C45EDB">
      <w:pPr>
        <w:pStyle w:val="Code"/>
      </w:pPr>
      <w:r w:rsidRPr="00EC76D5">
        <w:t xml:space="preserve">    else if (leftType.isArray() &amp;&amp; rightType.isPointer()) {</w:t>
      </w:r>
    </w:p>
    <w:p w14:paraId="5FD5ABF0" w14:textId="77777777" w:rsidR="00C45EDB" w:rsidRPr="00EC76D5" w:rsidRDefault="00C45EDB" w:rsidP="00C45EDB">
      <w:pPr>
        <w:pStyle w:val="Code"/>
      </w:pPr>
      <w:r w:rsidRPr="00EC76D5">
        <w:t xml:space="preserve">      return rightType;</w:t>
      </w:r>
    </w:p>
    <w:p w14:paraId="2331F8A5" w14:textId="77777777" w:rsidR="00C45EDB" w:rsidRPr="00EC76D5" w:rsidRDefault="00C45EDB" w:rsidP="00C45EDB">
      <w:pPr>
        <w:pStyle w:val="Code"/>
      </w:pPr>
      <w:r w:rsidRPr="00EC76D5">
        <w:t xml:space="preserve">    }</w:t>
      </w:r>
    </w:p>
    <w:p w14:paraId="4F1C9F57" w14:textId="77777777" w:rsidR="00C45EDB" w:rsidRPr="00EC76D5" w:rsidRDefault="00C45EDB" w:rsidP="00C45EDB">
      <w:pPr>
        <w:pStyle w:val="Code"/>
      </w:pPr>
      <w:r w:rsidRPr="00EC76D5">
        <w:t xml:space="preserve">    </w:t>
      </w:r>
    </w:p>
    <w:p w14:paraId="1819BECD" w14:textId="77777777" w:rsidR="00C45EDB" w:rsidRPr="00EC76D5" w:rsidRDefault="00C45EDB" w:rsidP="00C45EDB">
      <w:pPr>
        <w:pStyle w:val="Code"/>
      </w:pPr>
      <w:r w:rsidRPr="00EC76D5">
        <w:t xml:space="preserve">    return null;</w:t>
      </w:r>
    </w:p>
    <w:p w14:paraId="272306EC" w14:textId="1A4CD4DA" w:rsidR="000D3EE8" w:rsidRPr="00EC76D5" w:rsidRDefault="00C45EDB" w:rsidP="00C45EDB">
      <w:pPr>
        <w:pStyle w:val="Code"/>
      </w:pPr>
      <w:r w:rsidRPr="00EC76D5">
        <w:t xml:space="preserve">  }</w:t>
      </w:r>
    </w:p>
    <w:p w14:paraId="108E5DBB" w14:textId="40AE7AB1" w:rsidR="00C45EDB" w:rsidRPr="00EC76D5" w:rsidRDefault="00C45EDB" w:rsidP="00C45EDB">
      <w:pPr>
        <w:pStyle w:val="Code"/>
      </w:pPr>
      <w:r w:rsidRPr="00EC76D5">
        <w:t>}</w:t>
      </w:r>
    </w:p>
    <w:p w14:paraId="23DB9BF3" w14:textId="2B76721D" w:rsidR="00107CC5" w:rsidRPr="00EC76D5" w:rsidRDefault="00107CC5" w:rsidP="00107CC5">
      <w:pPr>
        <w:pStyle w:val="Code"/>
      </w:pPr>
    </w:p>
    <w:p w14:paraId="3AFA790B" w14:textId="3DF3630C" w:rsidR="00752961" w:rsidRPr="00EC76D5" w:rsidRDefault="000D3EE8" w:rsidP="00173C31">
      <w:pPr>
        <w:pStyle w:val="Rubrik2"/>
      </w:pPr>
      <w:bookmarkStart w:id="5568" w:name="_Toc481936401"/>
      <w:r w:rsidRPr="00EC76D5">
        <w:t xml:space="preserve">The </w:t>
      </w:r>
      <w:r w:rsidR="00752961" w:rsidRPr="00EC76D5">
        <w:t>Value</w:t>
      </w:r>
      <w:r w:rsidR="0021373B" w:rsidRPr="00EC76D5">
        <w:t xml:space="preserve"> </w:t>
      </w:r>
      <w:r w:rsidR="00752961" w:rsidRPr="00EC76D5">
        <w:t>Conversion</w:t>
      </w:r>
      <w:r w:rsidRPr="00EC76D5">
        <w:t xml:space="preserve"> Class</w:t>
      </w:r>
      <w:bookmarkEnd w:id="5568"/>
    </w:p>
    <w:p w14:paraId="7CB22EDB" w14:textId="53BE7461" w:rsidR="00A243B7" w:rsidRPr="00EC76D5" w:rsidRDefault="00BC33AB" w:rsidP="00A243B7">
      <w:r w:rsidRPr="00EC76D5">
        <w:t>When optimizing the syntax trees, values may need</w:t>
      </w:r>
      <w:r w:rsidR="001F2E5D" w:rsidRPr="00EC76D5">
        <w:t xml:space="preserve"> to be computed in compile-time</w:t>
      </w:r>
      <w:r w:rsidR="004C7E7A" w:rsidRPr="00EC76D5">
        <w:t xml:space="preserve">. The </w:t>
      </w:r>
      <w:r w:rsidR="001F2E5D" w:rsidRPr="00EC76D5">
        <w:rPr>
          <w:rStyle w:val="CodeInText0"/>
        </w:rPr>
        <w:t>valueCast</w:t>
      </w:r>
      <w:r w:rsidR="000017EA" w:rsidRPr="00EC76D5">
        <w:rPr>
          <w:rStyle w:val="CodeInText0"/>
        </w:rPr>
        <w:t>, unaryCast, and binaryCast</w:t>
      </w:r>
      <w:r w:rsidR="001F2E5D" w:rsidRPr="00EC76D5">
        <w:t xml:space="preserve"> </w:t>
      </w:r>
      <w:r w:rsidR="004C7E7A" w:rsidRPr="00EC76D5">
        <w:t>method</w:t>
      </w:r>
      <w:r w:rsidR="000017EA" w:rsidRPr="00EC76D5">
        <w:t>s</w:t>
      </w:r>
      <w:r w:rsidR="004C7E7A" w:rsidRPr="00EC76D5">
        <w:t xml:space="preserve"> </w:t>
      </w:r>
      <w:r w:rsidR="001F2E5D" w:rsidRPr="00EC76D5">
        <w:t xml:space="preserve">casts </w:t>
      </w:r>
      <w:r w:rsidR="000017EA" w:rsidRPr="00EC76D5">
        <w:t xml:space="preserve">the </w:t>
      </w:r>
      <w:r w:rsidR="001F2E5D" w:rsidRPr="00EC76D5">
        <w:t>value</w:t>
      </w:r>
      <w:r w:rsidR="000017EA" w:rsidRPr="00EC76D5">
        <w:t>s</w:t>
      </w:r>
      <w:r w:rsidR="001F2E5D" w:rsidRPr="00EC76D5">
        <w:t xml:space="preserve"> to a </w:t>
      </w:r>
      <w:r w:rsidR="001F2E5D" w:rsidRPr="00EC76D5">
        <w:rPr>
          <w:rStyle w:val="CodeInText0"/>
        </w:rPr>
        <w:t>BigDecimal</w:t>
      </w:r>
      <w:r w:rsidR="001F2E5D" w:rsidRPr="00EC76D5">
        <w:t xml:space="preserve">, </w:t>
      </w:r>
      <w:r w:rsidR="001F2E5D" w:rsidRPr="00EC76D5">
        <w:rPr>
          <w:rStyle w:val="CodeInText0"/>
        </w:rPr>
        <w:t>BigInteger</w:t>
      </w:r>
      <w:r w:rsidR="001F2E5D" w:rsidRPr="00EC76D5">
        <w:t xml:space="preserve">, or </w:t>
      </w:r>
      <w:r w:rsidR="001F2E5D" w:rsidRPr="00EC76D5">
        <w:rPr>
          <w:rStyle w:val="CodeInText0"/>
        </w:rPr>
        <w:t>Boolean</w:t>
      </w:r>
      <w:r w:rsidR="001F2E5D" w:rsidRPr="00EC76D5">
        <w:t xml:space="preserve"> object, depending of the type</w:t>
      </w:r>
      <w:r w:rsidR="000017EA" w:rsidRPr="00EC76D5">
        <w:t xml:space="preserve"> or operator</w:t>
      </w:r>
      <w:r w:rsidR="001F2E5D" w:rsidRPr="00EC76D5">
        <w:t>.</w:t>
      </w:r>
    </w:p>
    <w:p w14:paraId="14D9437B" w14:textId="0DCF5EE8" w:rsidR="001E230B" w:rsidRPr="00EC76D5" w:rsidRDefault="001E230B" w:rsidP="001E230B">
      <w:pPr>
        <w:pStyle w:val="CodeHeader"/>
      </w:pPr>
      <w:r w:rsidRPr="00EC76D5">
        <w:t>ValueConversion.java</w:t>
      </w:r>
    </w:p>
    <w:p w14:paraId="7D68C360" w14:textId="77777777" w:rsidR="00C439C9" w:rsidRPr="00EC76D5" w:rsidRDefault="00C439C9" w:rsidP="00C439C9">
      <w:pPr>
        <w:pStyle w:val="Code"/>
      </w:pPr>
      <w:r w:rsidRPr="00EC76D5">
        <w:t>package c_compiler;</w:t>
      </w:r>
    </w:p>
    <w:p w14:paraId="371C23D3" w14:textId="77777777" w:rsidR="00C439C9" w:rsidRPr="00EC76D5" w:rsidRDefault="00C439C9" w:rsidP="00C439C9">
      <w:pPr>
        <w:pStyle w:val="Code"/>
      </w:pPr>
      <w:r w:rsidRPr="00EC76D5">
        <w:t>import java.math.*;</w:t>
      </w:r>
    </w:p>
    <w:p w14:paraId="4D97297F" w14:textId="77777777" w:rsidR="00C439C9" w:rsidRPr="00EC76D5" w:rsidRDefault="00C439C9" w:rsidP="00C439C9">
      <w:pPr>
        <w:pStyle w:val="Code"/>
      </w:pPr>
    </w:p>
    <w:p w14:paraId="3B1FD0CB" w14:textId="77777777" w:rsidR="00C439C9" w:rsidRPr="00EC76D5" w:rsidRDefault="00C439C9" w:rsidP="00C439C9">
      <w:pPr>
        <w:pStyle w:val="Code"/>
      </w:pPr>
      <w:r w:rsidRPr="00EC76D5">
        <w:t>public class ValueConversion {</w:t>
      </w:r>
    </w:p>
    <w:p w14:paraId="4E99C58D" w14:textId="77777777" w:rsidR="00C439C9" w:rsidRPr="00EC76D5" w:rsidRDefault="00C439C9" w:rsidP="00C439C9">
      <w:pPr>
        <w:pStyle w:val="Code"/>
      </w:pPr>
      <w:r w:rsidRPr="00EC76D5">
        <w:t xml:space="preserve">  public static Object valueCast(Symbol fromSymbol, Type toType) {</w:t>
      </w:r>
    </w:p>
    <w:p w14:paraId="7C3C88D6" w14:textId="77777777" w:rsidR="00C439C9" w:rsidRPr="00EC76D5" w:rsidRDefault="00C439C9" w:rsidP="00C439C9">
      <w:pPr>
        <w:pStyle w:val="Code"/>
      </w:pPr>
      <w:r w:rsidRPr="00EC76D5">
        <w:t xml:space="preserve">    if (fromSymbol.hasValue()) {</w:t>
      </w:r>
    </w:p>
    <w:p w14:paraId="395A790C" w14:textId="77777777" w:rsidR="00C439C9" w:rsidRPr="00EC76D5" w:rsidRDefault="00C439C9" w:rsidP="00C439C9">
      <w:pPr>
        <w:pStyle w:val="Code"/>
      </w:pPr>
      <w:r w:rsidRPr="00EC76D5">
        <w:t xml:space="preserve">      Object fromValue = fromSymbol.getValue();</w:t>
      </w:r>
    </w:p>
    <w:p w14:paraId="5EE28C36" w14:textId="77777777" w:rsidR="00C439C9" w:rsidRPr="00EC76D5" w:rsidRDefault="00C439C9" w:rsidP="00C439C9">
      <w:pPr>
        <w:pStyle w:val="Code"/>
      </w:pPr>
    </w:p>
    <w:p w14:paraId="3429DF11" w14:textId="77777777" w:rsidR="00C439C9" w:rsidRPr="00EC76D5" w:rsidRDefault="00C439C9" w:rsidP="00C439C9">
      <w:pPr>
        <w:pStyle w:val="Code"/>
      </w:pPr>
      <w:r w:rsidRPr="00EC76D5">
        <w:t xml:space="preserve">      if (toType.isFloating()) {</w:t>
      </w:r>
    </w:p>
    <w:p w14:paraId="455F54C9" w14:textId="77777777" w:rsidR="00C439C9" w:rsidRPr="00EC76D5" w:rsidRDefault="00C439C9" w:rsidP="00C439C9">
      <w:pPr>
        <w:pStyle w:val="Code"/>
      </w:pPr>
      <w:r w:rsidRPr="00EC76D5">
        <w:t xml:space="preserve">        return BigDecimal.valueOf(((Number) fromValue).doubleValue());</w:t>
      </w:r>
    </w:p>
    <w:p w14:paraId="7544730A" w14:textId="77777777" w:rsidR="00C439C9" w:rsidRPr="00EC76D5" w:rsidRDefault="00C439C9" w:rsidP="00C439C9">
      <w:pPr>
        <w:pStyle w:val="Code"/>
      </w:pPr>
      <w:r w:rsidRPr="00EC76D5">
        <w:t xml:space="preserve">      }</w:t>
      </w:r>
    </w:p>
    <w:p w14:paraId="5DFE4689" w14:textId="77777777" w:rsidR="00C439C9" w:rsidRPr="00EC76D5" w:rsidRDefault="00C439C9" w:rsidP="00C439C9">
      <w:pPr>
        <w:pStyle w:val="Code"/>
      </w:pPr>
      <w:r w:rsidRPr="00EC76D5">
        <w:t xml:space="preserve">      else if (toType.isIntegral()) {</w:t>
      </w:r>
    </w:p>
    <w:p w14:paraId="7EE4D201" w14:textId="77777777" w:rsidR="00C439C9" w:rsidRPr="00EC76D5" w:rsidRDefault="00C439C9" w:rsidP="00C439C9">
      <w:pPr>
        <w:pStyle w:val="Code"/>
      </w:pPr>
      <w:r w:rsidRPr="00EC76D5">
        <w:t xml:space="preserve">        return BigInteger.valueOf(((Number) fromValue).longValue());</w:t>
      </w:r>
    </w:p>
    <w:p w14:paraId="2B596135" w14:textId="77777777" w:rsidR="00C439C9" w:rsidRPr="00EC76D5" w:rsidRDefault="00C439C9" w:rsidP="00C439C9">
      <w:pPr>
        <w:pStyle w:val="Code"/>
      </w:pPr>
      <w:r w:rsidRPr="00EC76D5">
        <w:t xml:space="preserve">      }</w:t>
      </w:r>
    </w:p>
    <w:p w14:paraId="1EF2F703" w14:textId="77777777" w:rsidR="00C439C9" w:rsidRPr="00EC76D5" w:rsidRDefault="00C439C9" w:rsidP="00C439C9">
      <w:pPr>
        <w:pStyle w:val="Code"/>
      </w:pPr>
      <w:r w:rsidRPr="00EC76D5">
        <w:t xml:space="preserve">      else {      </w:t>
      </w:r>
    </w:p>
    <w:p w14:paraId="69FAEFE0" w14:textId="77777777" w:rsidR="00C439C9" w:rsidRPr="00EC76D5" w:rsidRDefault="00C439C9" w:rsidP="00C439C9">
      <w:pPr>
        <w:pStyle w:val="Code"/>
      </w:pPr>
      <w:r w:rsidRPr="00EC76D5">
        <w:t xml:space="preserve">        return fromValue;</w:t>
      </w:r>
    </w:p>
    <w:p w14:paraId="5AD150A5" w14:textId="77777777" w:rsidR="00C439C9" w:rsidRPr="00EC76D5" w:rsidRDefault="00C439C9" w:rsidP="00C439C9">
      <w:pPr>
        <w:pStyle w:val="Code"/>
      </w:pPr>
      <w:r w:rsidRPr="00EC76D5">
        <w:lastRenderedPageBreak/>
        <w:t xml:space="preserve">      }</w:t>
      </w:r>
    </w:p>
    <w:p w14:paraId="2B0FB5D7" w14:textId="77777777" w:rsidR="00C439C9" w:rsidRPr="00EC76D5" w:rsidRDefault="00C439C9" w:rsidP="00C439C9">
      <w:pPr>
        <w:pStyle w:val="Code"/>
      </w:pPr>
      <w:r w:rsidRPr="00EC76D5">
        <w:t xml:space="preserve">    }</w:t>
      </w:r>
    </w:p>
    <w:p w14:paraId="14BFC22A" w14:textId="77777777" w:rsidR="00C439C9" w:rsidRPr="00EC76D5" w:rsidRDefault="00C439C9" w:rsidP="00C439C9">
      <w:pPr>
        <w:pStyle w:val="Code"/>
      </w:pPr>
    </w:p>
    <w:p w14:paraId="1B887C8F" w14:textId="77777777" w:rsidR="00C439C9" w:rsidRPr="00EC76D5" w:rsidRDefault="00C439C9" w:rsidP="00C439C9">
      <w:pPr>
        <w:pStyle w:val="Code"/>
      </w:pPr>
      <w:r w:rsidRPr="00EC76D5">
        <w:t xml:space="preserve">    return null;</w:t>
      </w:r>
    </w:p>
    <w:p w14:paraId="5E1F2F5F" w14:textId="217DCC58" w:rsidR="00C439C9" w:rsidRPr="00EC76D5" w:rsidRDefault="00C439C9" w:rsidP="00C439C9">
      <w:pPr>
        <w:pStyle w:val="Code"/>
      </w:pPr>
      <w:r w:rsidRPr="00EC76D5">
        <w:t xml:space="preserve">  }</w:t>
      </w:r>
    </w:p>
    <w:p w14:paraId="72150B21" w14:textId="77777777" w:rsidR="00C40E1A" w:rsidRPr="00EC76D5" w:rsidRDefault="00C40E1A" w:rsidP="00C439C9">
      <w:pPr>
        <w:pStyle w:val="Code"/>
      </w:pPr>
    </w:p>
    <w:p w14:paraId="4B87FF3A" w14:textId="6E071A03" w:rsidR="00C439C9" w:rsidRPr="00EC76D5" w:rsidRDefault="00C439C9" w:rsidP="00C439C9">
      <w:pPr>
        <w:pStyle w:val="Code"/>
      </w:pPr>
      <w:r w:rsidRPr="00EC76D5">
        <w:t xml:space="preserve">  public static Object unaryCast(MiddleOperator operator, Object value) {</w:t>
      </w:r>
    </w:p>
    <w:p w14:paraId="3B572452" w14:textId="77777777" w:rsidR="00C439C9" w:rsidRPr="00EC76D5" w:rsidRDefault="00C439C9" w:rsidP="00C439C9">
      <w:pPr>
        <w:pStyle w:val="Code"/>
      </w:pPr>
      <w:r w:rsidRPr="00EC76D5">
        <w:t xml:space="preserve">    if (operator == MiddleOperator.StringToPointer) {</w:t>
      </w:r>
    </w:p>
    <w:p w14:paraId="191925DF" w14:textId="77777777" w:rsidR="00C439C9" w:rsidRPr="00EC76D5" w:rsidRDefault="00C439C9" w:rsidP="00C439C9">
      <w:pPr>
        <w:pStyle w:val="Code"/>
      </w:pPr>
      <w:r w:rsidRPr="00EC76D5">
        <w:t xml:space="preserve">      return value;</w:t>
      </w:r>
    </w:p>
    <w:p w14:paraId="74CEABCF" w14:textId="77777777" w:rsidR="00C439C9" w:rsidRPr="00EC76D5" w:rsidRDefault="00C439C9" w:rsidP="00C439C9">
      <w:pPr>
        <w:pStyle w:val="Code"/>
      </w:pPr>
      <w:r w:rsidRPr="00EC76D5">
        <w:t xml:space="preserve">    }</w:t>
      </w:r>
    </w:p>
    <w:p w14:paraId="37A20F33" w14:textId="77777777" w:rsidR="00C439C9" w:rsidRPr="00EC76D5" w:rsidRDefault="00C439C9" w:rsidP="00C439C9">
      <w:pPr>
        <w:pStyle w:val="Code"/>
      </w:pPr>
      <w:r w:rsidRPr="00EC76D5">
        <w:t xml:space="preserve">    </w:t>
      </w:r>
    </w:p>
    <w:p w14:paraId="5F2DD9B0" w14:textId="77777777" w:rsidR="00C439C9" w:rsidRPr="00EC76D5" w:rsidRDefault="00C439C9" w:rsidP="00C439C9">
      <w:pPr>
        <w:pStyle w:val="Code"/>
      </w:pPr>
      <w:r w:rsidRPr="00EC76D5">
        <w:t xml:space="preserve">    if (value == null) {</w:t>
      </w:r>
    </w:p>
    <w:p w14:paraId="7D051DAF" w14:textId="77777777" w:rsidR="00C439C9" w:rsidRPr="00EC76D5" w:rsidRDefault="00C439C9" w:rsidP="00C439C9">
      <w:pPr>
        <w:pStyle w:val="Code"/>
      </w:pPr>
      <w:r w:rsidRPr="00EC76D5">
        <w:t xml:space="preserve">      return null;</w:t>
      </w:r>
    </w:p>
    <w:p w14:paraId="4850C03B" w14:textId="77777777" w:rsidR="00C439C9" w:rsidRPr="00EC76D5" w:rsidRDefault="00C439C9" w:rsidP="00C439C9">
      <w:pPr>
        <w:pStyle w:val="Code"/>
      </w:pPr>
      <w:r w:rsidRPr="00EC76D5">
        <w:t xml:space="preserve">    }</w:t>
      </w:r>
    </w:p>
    <w:p w14:paraId="5CEB626F" w14:textId="77777777" w:rsidR="00C439C9" w:rsidRPr="00EC76D5" w:rsidRDefault="00C439C9" w:rsidP="00C439C9">
      <w:pPr>
        <w:pStyle w:val="Code"/>
      </w:pPr>
      <w:r w:rsidRPr="00EC76D5">
        <w:t xml:space="preserve">    </w:t>
      </w:r>
    </w:p>
    <w:p w14:paraId="4D2C35B5" w14:textId="77777777" w:rsidR="00C439C9" w:rsidRPr="00EC76D5" w:rsidRDefault="00C439C9" w:rsidP="00C439C9">
      <w:pPr>
        <w:pStyle w:val="Code"/>
      </w:pPr>
      <w:r w:rsidRPr="00EC76D5">
        <w:t xml:space="preserve">    if (value instanceof BigInteger) {</w:t>
      </w:r>
    </w:p>
    <w:p w14:paraId="3415447C" w14:textId="77777777" w:rsidR="00C439C9" w:rsidRPr="00EC76D5" w:rsidRDefault="00C439C9" w:rsidP="00C439C9">
      <w:pPr>
        <w:pStyle w:val="Code"/>
      </w:pPr>
      <w:r w:rsidRPr="00EC76D5">
        <w:t xml:space="preserve">      BigInteger bigInteger = (BigInteger) value;</w:t>
      </w:r>
    </w:p>
    <w:p w14:paraId="2EF119D2" w14:textId="77777777" w:rsidR="00C439C9" w:rsidRPr="00EC76D5" w:rsidRDefault="00C439C9" w:rsidP="00C439C9">
      <w:pPr>
        <w:pStyle w:val="Code"/>
      </w:pPr>
    </w:p>
    <w:p w14:paraId="72785FC8" w14:textId="77777777" w:rsidR="00C439C9" w:rsidRPr="00EC76D5" w:rsidRDefault="00C439C9" w:rsidP="00C439C9">
      <w:pPr>
        <w:pStyle w:val="Code"/>
      </w:pPr>
      <w:r w:rsidRPr="00EC76D5">
        <w:t xml:space="preserve">      switch (operator) {</w:t>
      </w:r>
    </w:p>
    <w:p w14:paraId="0EFF7B56" w14:textId="77777777" w:rsidR="00C439C9" w:rsidRPr="00EC76D5" w:rsidRDefault="00C439C9" w:rsidP="00C439C9">
      <w:pPr>
        <w:pStyle w:val="Code"/>
      </w:pPr>
      <w:r w:rsidRPr="00EC76D5">
        <w:t xml:space="preserve">        case UnaryAdd:</w:t>
      </w:r>
    </w:p>
    <w:p w14:paraId="7A2B597F" w14:textId="77777777" w:rsidR="00C439C9" w:rsidRPr="00EC76D5" w:rsidRDefault="00C439C9" w:rsidP="00C439C9">
      <w:pPr>
        <w:pStyle w:val="Code"/>
      </w:pPr>
      <w:r w:rsidRPr="00EC76D5">
        <w:t xml:space="preserve">        case IntegralToIntegral:</w:t>
      </w:r>
    </w:p>
    <w:p w14:paraId="6C15535F" w14:textId="77777777" w:rsidR="00C439C9" w:rsidRPr="00EC76D5" w:rsidRDefault="00C439C9" w:rsidP="00C439C9">
      <w:pPr>
        <w:pStyle w:val="Code"/>
      </w:pPr>
      <w:r w:rsidRPr="00EC76D5">
        <w:t xml:space="preserve">          return value;</w:t>
      </w:r>
    </w:p>
    <w:p w14:paraId="092C55A2" w14:textId="77777777" w:rsidR="00C439C9" w:rsidRPr="00EC76D5" w:rsidRDefault="00C439C9" w:rsidP="00C439C9">
      <w:pPr>
        <w:pStyle w:val="Code"/>
      </w:pPr>
    </w:p>
    <w:p w14:paraId="04DDCD8B" w14:textId="77777777" w:rsidR="00C439C9" w:rsidRPr="00EC76D5" w:rsidRDefault="00C439C9" w:rsidP="00C439C9">
      <w:pPr>
        <w:pStyle w:val="Code"/>
      </w:pPr>
      <w:r w:rsidRPr="00EC76D5">
        <w:t xml:space="preserve">        case UnarySubtract:</w:t>
      </w:r>
    </w:p>
    <w:p w14:paraId="4C230EFC" w14:textId="77777777" w:rsidR="00C439C9" w:rsidRPr="00EC76D5" w:rsidRDefault="00C439C9" w:rsidP="00C439C9">
      <w:pPr>
        <w:pStyle w:val="Code"/>
      </w:pPr>
      <w:r w:rsidRPr="00EC76D5">
        <w:t xml:space="preserve">          return bigInteger.negate();</w:t>
      </w:r>
    </w:p>
    <w:p w14:paraId="7802A9F1" w14:textId="77777777" w:rsidR="00C439C9" w:rsidRPr="00EC76D5" w:rsidRDefault="00C439C9" w:rsidP="00C439C9">
      <w:pPr>
        <w:pStyle w:val="Code"/>
      </w:pPr>
    </w:p>
    <w:p w14:paraId="193E7EEF" w14:textId="77777777" w:rsidR="00C439C9" w:rsidRPr="00EC76D5" w:rsidRDefault="00C439C9" w:rsidP="00C439C9">
      <w:pPr>
        <w:pStyle w:val="Code"/>
      </w:pPr>
      <w:r w:rsidRPr="00EC76D5">
        <w:t xml:space="preserve">        case BitwiseNot:</w:t>
      </w:r>
    </w:p>
    <w:p w14:paraId="0D985E62" w14:textId="77777777" w:rsidR="00C439C9" w:rsidRPr="00EC76D5" w:rsidRDefault="00C439C9" w:rsidP="00C439C9">
      <w:pPr>
        <w:pStyle w:val="Code"/>
      </w:pPr>
      <w:r w:rsidRPr="00EC76D5">
        <w:t xml:space="preserve">          return bigInteger.not();</w:t>
      </w:r>
    </w:p>
    <w:p w14:paraId="29699AFD" w14:textId="77777777" w:rsidR="00C439C9" w:rsidRPr="00EC76D5" w:rsidRDefault="00C439C9" w:rsidP="00C439C9">
      <w:pPr>
        <w:pStyle w:val="Code"/>
      </w:pPr>
    </w:p>
    <w:p w14:paraId="536B9707" w14:textId="77777777" w:rsidR="00C439C9" w:rsidRPr="00EC76D5" w:rsidRDefault="00C439C9" w:rsidP="00C439C9">
      <w:pPr>
        <w:pStyle w:val="Code"/>
      </w:pPr>
      <w:r w:rsidRPr="00EC76D5">
        <w:t xml:space="preserve">        case IntegralToFloating:</w:t>
      </w:r>
    </w:p>
    <w:p w14:paraId="618DCD72" w14:textId="77777777" w:rsidR="00C439C9" w:rsidRPr="00EC76D5" w:rsidRDefault="00C439C9" w:rsidP="00C439C9">
      <w:pPr>
        <w:pStyle w:val="Code"/>
      </w:pPr>
      <w:r w:rsidRPr="00EC76D5">
        <w:t xml:space="preserve">          return (new BigDecimal(bigInteger));</w:t>
      </w:r>
    </w:p>
    <w:p w14:paraId="180F6974" w14:textId="77777777" w:rsidR="00C439C9" w:rsidRPr="00EC76D5" w:rsidRDefault="00C439C9" w:rsidP="00C439C9">
      <w:pPr>
        <w:pStyle w:val="Code"/>
      </w:pPr>
      <w:r w:rsidRPr="00EC76D5">
        <w:t xml:space="preserve">          </w:t>
      </w:r>
    </w:p>
    <w:p w14:paraId="224D5538" w14:textId="77777777" w:rsidR="00C439C9" w:rsidRPr="00EC76D5" w:rsidRDefault="00C439C9" w:rsidP="00C439C9">
      <w:pPr>
        <w:pStyle w:val="Code"/>
      </w:pPr>
      <w:r w:rsidRPr="00EC76D5">
        <w:t xml:space="preserve">        case ArithmeticToLogical:</w:t>
      </w:r>
    </w:p>
    <w:p w14:paraId="0BCB032A" w14:textId="77777777" w:rsidR="00C439C9" w:rsidRPr="00EC76D5" w:rsidRDefault="00C439C9" w:rsidP="00C439C9">
      <w:pPr>
        <w:pStyle w:val="Code"/>
      </w:pPr>
      <w:r w:rsidRPr="00EC76D5">
        <w:t xml:space="preserve">          return !bigInteger.equals(BigInteger.ZERO);</w:t>
      </w:r>
    </w:p>
    <w:p w14:paraId="0645101E" w14:textId="77777777" w:rsidR="00C439C9" w:rsidRPr="00EC76D5" w:rsidRDefault="00C439C9" w:rsidP="00C439C9">
      <w:pPr>
        <w:pStyle w:val="Code"/>
      </w:pPr>
      <w:r w:rsidRPr="00EC76D5">
        <w:t xml:space="preserve">      }</w:t>
      </w:r>
    </w:p>
    <w:p w14:paraId="228808AC" w14:textId="77777777" w:rsidR="00C439C9" w:rsidRPr="00EC76D5" w:rsidRDefault="00C439C9" w:rsidP="00C439C9">
      <w:pPr>
        <w:pStyle w:val="Code"/>
      </w:pPr>
      <w:r w:rsidRPr="00EC76D5">
        <w:t xml:space="preserve">    }</w:t>
      </w:r>
    </w:p>
    <w:p w14:paraId="57C163AF" w14:textId="77777777" w:rsidR="00C439C9" w:rsidRPr="00EC76D5" w:rsidRDefault="00C439C9" w:rsidP="00C439C9">
      <w:pPr>
        <w:pStyle w:val="Code"/>
      </w:pPr>
      <w:r w:rsidRPr="00EC76D5">
        <w:t xml:space="preserve">    else if (value instanceof BigDecimal) {</w:t>
      </w:r>
    </w:p>
    <w:p w14:paraId="311A0911" w14:textId="77777777" w:rsidR="00C439C9" w:rsidRPr="00EC76D5" w:rsidRDefault="00C439C9" w:rsidP="00C439C9">
      <w:pPr>
        <w:pStyle w:val="Code"/>
      </w:pPr>
      <w:r w:rsidRPr="00EC76D5">
        <w:t xml:space="preserve">      BigDecimal bigDecimal = (BigDecimal) value;</w:t>
      </w:r>
    </w:p>
    <w:p w14:paraId="4EDA9882" w14:textId="77777777" w:rsidR="00C439C9" w:rsidRPr="00EC76D5" w:rsidRDefault="00C439C9" w:rsidP="00C439C9">
      <w:pPr>
        <w:pStyle w:val="Code"/>
      </w:pPr>
      <w:r w:rsidRPr="00EC76D5">
        <w:t xml:space="preserve">      </w:t>
      </w:r>
    </w:p>
    <w:p w14:paraId="33198A12" w14:textId="77777777" w:rsidR="00C439C9" w:rsidRPr="00EC76D5" w:rsidRDefault="00C439C9" w:rsidP="00C439C9">
      <w:pPr>
        <w:pStyle w:val="Code"/>
      </w:pPr>
      <w:r w:rsidRPr="00EC76D5">
        <w:t xml:space="preserve">      switch (operator) {</w:t>
      </w:r>
    </w:p>
    <w:p w14:paraId="75D29C05" w14:textId="77777777" w:rsidR="00C439C9" w:rsidRPr="00EC76D5" w:rsidRDefault="00C439C9" w:rsidP="00C439C9">
      <w:pPr>
        <w:pStyle w:val="Code"/>
      </w:pPr>
      <w:r w:rsidRPr="00EC76D5">
        <w:t xml:space="preserve">        case UnaryAdd:</w:t>
      </w:r>
    </w:p>
    <w:p w14:paraId="2BB85099" w14:textId="77777777" w:rsidR="00C439C9" w:rsidRPr="00EC76D5" w:rsidRDefault="00C439C9" w:rsidP="00C439C9">
      <w:pPr>
        <w:pStyle w:val="Code"/>
      </w:pPr>
      <w:r w:rsidRPr="00EC76D5">
        <w:t xml:space="preserve">        case FloatingToFloating:</w:t>
      </w:r>
    </w:p>
    <w:p w14:paraId="58F8BCE5" w14:textId="77777777" w:rsidR="00C439C9" w:rsidRPr="00EC76D5" w:rsidRDefault="00C439C9" w:rsidP="00C439C9">
      <w:pPr>
        <w:pStyle w:val="Code"/>
      </w:pPr>
      <w:r w:rsidRPr="00EC76D5">
        <w:t xml:space="preserve">          return value;</w:t>
      </w:r>
    </w:p>
    <w:p w14:paraId="597389B0" w14:textId="77777777" w:rsidR="00C439C9" w:rsidRPr="00EC76D5" w:rsidRDefault="00C439C9" w:rsidP="00C439C9">
      <w:pPr>
        <w:pStyle w:val="Code"/>
      </w:pPr>
    </w:p>
    <w:p w14:paraId="4075FF60" w14:textId="77777777" w:rsidR="00C439C9" w:rsidRPr="00EC76D5" w:rsidRDefault="00C439C9" w:rsidP="00C439C9">
      <w:pPr>
        <w:pStyle w:val="Code"/>
      </w:pPr>
      <w:r w:rsidRPr="00EC76D5">
        <w:t xml:space="preserve">        case UnarySubtract:</w:t>
      </w:r>
    </w:p>
    <w:p w14:paraId="09D2E8EF" w14:textId="77777777" w:rsidR="00C439C9" w:rsidRPr="00EC76D5" w:rsidRDefault="00C439C9" w:rsidP="00C439C9">
      <w:pPr>
        <w:pStyle w:val="Code"/>
      </w:pPr>
      <w:r w:rsidRPr="00EC76D5">
        <w:t xml:space="preserve">            return bigDecimal.negate();</w:t>
      </w:r>
    </w:p>
    <w:p w14:paraId="7B3ED13E" w14:textId="77777777" w:rsidR="00C439C9" w:rsidRPr="00EC76D5" w:rsidRDefault="00C439C9" w:rsidP="00C439C9">
      <w:pPr>
        <w:pStyle w:val="Code"/>
      </w:pPr>
    </w:p>
    <w:p w14:paraId="33EE2F1C" w14:textId="77777777" w:rsidR="00C439C9" w:rsidRPr="00EC76D5" w:rsidRDefault="00C439C9" w:rsidP="00C439C9">
      <w:pPr>
        <w:pStyle w:val="Code"/>
      </w:pPr>
      <w:r w:rsidRPr="00EC76D5">
        <w:t xml:space="preserve">        case FloatingToIntegral:</w:t>
      </w:r>
    </w:p>
    <w:p w14:paraId="53921B1D" w14:textId="77777777" w:rsidR="00C439C9" w:rsidRPr="00EC76D5" w:rsidRDefault="00C439C9" w:rsidP="00C439C9">
      <w:pPr>
        <w:pStyle w:val="Code"/>
      </w:pPr>
      <w:r w:rsidRPr="00EC76D5">
        <w:t xml:space="preserve">          return bigDecimal.toBigInteger();</w:t>
      </w:r>
    </w:p>
    <w:p w14:paraId="27270E7D" w14:textId="77777777" w:rsidR="00C439C9" w:rsidRPr="00EC76D5" w:rsidRDefault="00C439C9" w:rsidP="00C439C9">
      <w:pPr>
        <w:pStyle w:val="Code"/>
      </w:pPr>
    </w:p>
    <w:p w14:paraId="20639AEB" w14:textId="77777777" w:rsidR="00C439C9" w:rsidRPr="00EC76D5" w:rsidRDefault="00C439C9" w:rsidP="00C439C9">
      <w:pPr>
        <w:pStyle w:val="Code"/>
      </w:pPr>
      <w:r w:rsidRPr="00EC76D5">
        <w:t xml:space="preserve">        case ArithmeticToLogical:</w:t>
      </w:r>
    </w:p>
    <w:p w14:paraId="283AE41E" w14:textId="77777777" w:rsidR="00C439C9" w:rsidRPr="00EC76D5" w:rsidRDefault="00C439C9" w:rsidP="00C439C9">
      <w:pPr>
        <w:pStyle w:val="Code"/>
      </w:pPr>
      <w:r w:rsidRPr="00EC76D5">
        <w:t xml:space="preserve">          return !bigDecimal.equals(BigDecimal.ZERO);</w:t>
      </w:r>
    </w:p>
    <w:p w14:paraId="764E15F5" w14:textId="77777777" w:rsidR="00C439C9" w:rsidRPr="00EC76D5" w:rsidRDefault="00C439C9" w:rsidP="00C439C9">
      <w:pPr>
        <w:pStyle w:val="Code"/>
      </w:pPr>
      <w:r w:rsidRPr="00EC76D5">
        <w:t xml:space="preserve">      }</w:t>
      </w:r>
    </w:p>
    <w:p w14:paraId="2CAD47A6" w14:textId="77777777" w:rsidR="00C439C9" w:rsidRPr="00EC76D5" w:rsidRDefault="00C439C9" w:rsidP="00C439C9">
      <w:pPr>
        <w:pStyle w:val="Code"/>
      </w:pPr>
      <w:r w:rsidRPr="00EC76D5">
        <w:t xml:space="preserve">    }</w:t>
      </w:r>
    </w:p>
    <w:p w14:paraId="0EA277A9" w14:textId="77777777" w:rsidR="00C439C9" w:rsidRPr="00EC76D5" w:rsidRDefault="00C439C9" w:rsidP="00C439C9">
      <w:pPr>
        <w:pStyle w:val="Code"/>
      </w:pPr>
      <w:r w:rsidRPr="00EC76D5">
        <w:t xml:space="preserve">    else if (value instanceof Boolean) {</w:t>
      </w:r>
    </w:p>
    <w:p w14:paraId="09D54565" w14:textId="77777777" w:rsidR="00C439C9" w:rsidRPr="00EC76D5" w:rsidRDefault="00C439C9" w:rsidP="00C439C9">
      <w:pPr>
        <w:pStyle w:val="Code"/>
      </w:pPr>
      <w:r w:rsidRPr="00EC76D5">
        <w:t xml:space="preserve">      switch (operator) {</w:t>
      </w:r>
    </w:p>
    <w:p w14:paraId="55D3F39B" w14:textId="77777777" w:rsidR="00C439C9" w:rsidRPr="00EC76D5" w:rsidRDefault="00C439C9" w:rsidP="00C439C9">
      <w:pPr>
        <w:pStyle w:val="Code"/>
      </w:pPr>
      <w:r w:rsidRPr="00EC76D5">
        <w:t xml:space="preserve">        case LogicalNot:</w:t>
      </w:r>
    </w:p>
    <w:p w14:paraId="3F3558D3" w14:textId="77777777" w:rsidR="00C439C9" w:rsidRPr="00EC76D5" w:rsidRDefault="00C439C9" w:rsidP="00C439C9">
      <w:pPr>
        <w:pStyle w:val="Code"/>
      </w:pPr>
      <w:r w:rsidRPr="00EC76D5">
        <w:lastRenderedPageBreak/>
        <w:t xml:space="preserve">          return value.equals(Boolean.TRUE) ? Boolean.FALSE : Boolean.TRUE;</w:t>
      </w:r>
    </w:p>
    <w:p w14:paraId="7C9D767B" w14:textId="77777777" w:rsidR="00C439C9" w:rsidRPr="00EC76D5" w:rsidRDefault="00C439C9" w:rsidP="00C439C9">
      <w:pPr>
        <w:pStyle w:val="Code"/>
      </w:pPr>
      <w:r w:rsidRPr="00EC76D5">
        <w:t xml:space="preserve">      }</w:t>
      </w:r>
    </w:p>
    <w:p w14:paraId="3FD75919" w14:textId="77777777" w:rsidR="00C439C9" w:rsidRPr="00EC76D5" w:rsidRDefault="00C439C9" w:rsidP="00C439C9">
      <w:pPr>
        <w:pStyle w:val="Code"/>
      </w:pPr>
      <w:r w:rsidRPr="00EC76D5">
        <w:t xml:space="preserve">    };</w:t>
      </w:r>
    </w:p>
    <w:p w14:paraId="4381FD35" w14:textId="77777777" w:rsidR="00C439C9" w:rsidRPr="00EC76D5" w:rsidRDefault="00C439C9" w:rsidP="00C439C9">
      <w:pPr>
        <w:pStyle w:val="Code"/>
      </w:pPr>
    </w:p>
    <w:p w14:paraId="6CDBAE05" w14:textId="77777777" w:rsidR="00C439C9" w:rsidRPr="00EC76D5" w:rsidRDefault="00C439C9" w:rsidP="00C439C9">
      <w:pPr>
        <w:pStyle w:val="Code"/>
      </w:pPr>
      <w:r w:rsidRPr="00EC76D5">
        <w:t xml:space="preserve">    return null;</w:t>
      </w:r>
    </w:p>
    <w:p w14:paraId="42AFF8DE" w14:textId="77777777" w:rsidR="00C439C9" w:rsidRPr="00EC76D5" w:rsidRDefault="00C439C9" w:rsidP="00C439C9">
      <w:pPr>
        <w:pStyle w:val="Code"/>
      </w:pPr>
      <w:r w:rsidRPr="00EC76D5">
        <w:t xml:space="preserve">  }</w:t>
      </w:r>
    </w:p>
    <w:p w14:paraId="73EB2AA5" w14:textId="77777777" w:rsidR="00C439C9" w:rsidRPr="00EC76D5" w:rsidRDefault="00C439C9" w:rsidP="00C439C9">
      <w:pPr>
        <w:pStyle w:val="Code"/>
      </w:pPr>
    </w:p>
    <w:p w14:paraId="1FCFFF85" w14:textId="77777777" w:rsidR="00C439C9" w:rsidRPr="00EC76D5" w:rsidRDefault="00C439C9" w:rsidP="00C439C9">
      <w:pPr>
        <w:pStyle w:val="Code"/>
      </w:pPr>
      <w:r w:rsidRPr="00EC76D5">
        <w:t xml:space="preserve">  public static Object binaryCast(MiddleOperator operator, Object leftValue,</w:t>
      </w:r>
    </w:p>
    <w:p w14:paraId="098A434C" w14:textId="00BEEEE8" w:rsidR="00C439C9" w:rsidRPr="00EC76D5" w:rsidRDefault="000517D7" w:rsidP="00C439C9">
      <w:pPr>
        <w:pStyle w:val="Code"/>
      </w:pPr>
      <w:r w:rsidRPr="00EC76D5">
        <w:t xml:space="preserve">    </w:t>
      </w:r>
      <w:r w:rsidR="00C439C9" w:rsidRPr="00EC76D5">
        <w:t xml:space="preserve">                              Object rightValue) {</w:t>
      </w:r>
    </w:p>
    <w:p w14:paraId="18447402" w14:textId="77777777" w:rsidR="00C439C9" w:rsidRPr="00EC76D5" w:rsidRDefault="00C439C9" w:rsidP="00C439C9">
      <w:pPr>
        <w:pStyle w:val="Code"/>
      </w:pPr>
      <w:r w:rsidRPr="00EC76D5">
        <w:t xml:space="preserve">    if ((leftValue == null) || (rightValue == null)) {</w:t>
      </w:r>
    </w:p>
    <w:p w14:paraId="15232973" w14:textId="77777777" w:rsidR="00C439C9" w:rsidRPr="00EC76D5" w:rsidRDefault="00C439C9" w:rsidP="00C439C9">
      <w:pPr>
        <w:pStyle w:val="Code"/>
      </w:pPr>
      <w:r w:rsidRPr="00EC76D5">
        <w:t xml:space="preserve">      return null;</w:t>
      </w:r>
    </w:p>
    <w:p w14:paraId="00F9E784" w14:textId="77777777" w:rsidR="00C439C9" w:rsidRPr="00EC76D5" w:rsidRDefault="00C439C9" w:rsidP="00C439C9">
      <w:pPr>
        <w:pStyle w:val="Code"/>
      </w:pPr>
      <w:r w:rsidRPr="00EC76D5">
        <w:t xml:space="preserve">    }</w:t>
      </w:r>
    </w:p>
    <w:p w14:paraId="0E33520D" w14:textId="77777777" w:rsidR="00C439C9" w:rsidRPr="00EC76D5" w:rsidRDefault="00C439C9" w:rsidP="00C439C9">
      <w:pPr>
        <w:pStyle w:val="Code"/>
      </w:pPr>
      <w:r w:rsidRPr="00EC76D5">
        <w:t xml:space="preserve">    </w:t>
      </w:r>
    </w:p>
    <w:p w14:paraId="53ACC65C" w14:textId="77777777" w:rsidR="00C439C9" w:rsidRPr="00EC76D5" w:rsidRDefault="00C439C9" w:rsidP="00C439C9">
      <w:pPr>
        <w:pStyle w:val="Code"/>
      </w:pPr>
      <w:r w:rsidRPr="00EC76D5">
        <w:t xml:space="preserve">    if (leftValue instanceof BigInteger) {</w:t>
      </w:r>
    </w:p>
    <w:p w14:paraId="26428A38" w14:textId="77777777" w:rsidR="00C439C9" w:rsidRPr="00EC76D5" w:rsidRDefault="00C439C9" w:rsidP="00C439C9">
      <w:pPr>
        <w:pStyle w:val="Code"/>
      </w:pPr>
      <w:r w:rsidRPr="00EC76D5">
        <w:t xml:space="preserve">      BigInteger leftInteger = (BigInteger) leftValue,</w:t>
      </w:r>
    </w:p>
    <w:p w14:paraId="61BD552B" w14:textId="77777777" w:rsidR="00C439C9" w:rsidRPr="00EC76D5" w:rsidRDefault="00C439C9" w:rsidP="00C439C9">
      <w:pPr>
        <w:pStyle w:val="Code"/>
      </w:pPr>
      <w:r w:rsidRPr="00EC76D5">
        <w:t xml:space="preserve">                 rightInteger = (BigInteger) rightValue;</w:t>
      </w:r>
    </w:p>
    <w:p w14:paraId="37792FC2" w14:textId="77777777" w:rsidR="00C439C9" w:rsidRPr="00EC76D5" w:rsidRDefault="00C439C9" w:rsidP="00C439C9">
      <w:pPr>
        <w:pStyle w:val="Code"/>
      </w:pPr>
    </w:p>
    <w:p w14:paraId="3F29F6D9" w14:textId="77777777" w:rsidR="00C439C9" w:rsidRPr="00EC76D5" w:rsidRDefault="00C439C9" w:rsidP="00C439C9">
      <w:pPr>
        <w:pStyle w:val="Code"/>
      </w:pPr>
      <w:r w:rsidRPr="00EC76D5">
        <w:t xml:space="preserve">      switch (operator) {</w:t>
      </w:r>
    </w:p>
    <w:p w14:paraId="47EFC6B6" w14:textId="77777777" w:rsidR="00C439C9" w:rsidRPr="00EC76D5" w:rsidRDefault="00C439C9" w:rsidP="00C439C9">
      <w:pPr>
        <w:pStyle w:val="Code"/>
      </w:pPr>
      <w:r w:rsidRPr="00EC76D5">
        <w:t xml:space="preserve">        case BinaryAdd:</w:t>
      </w:r>
    </w:p>
    <w:p w14:paraId="54A712D3" w14:textId="77777777" w:rsidR="00C439C9" w:rsidRPr="00EC76D5" w:rsidRDefault="00C439C9" w:rsidP="00C439C9">
      <w:pPr>
        <w:pStyle w:val="Code"/>
      </w:pPr>
      <w:r w:rsidRPr="00EC76D5">
        <w:t xml:space="preserve">          return leftInteger.add(rightInteger);</w:t>
      </w:r>
    </w:p>
    <w:p w14:paraId="288A1945" w14:textId="77777777" w:rsidR="00C439C9" w:rsidRPr="00EC76D5" w:rsidRDefault="00C439C9" w:rsidP="00C439C9">
      <w:pPr>
        <w:pStyle w:val="Code"/>
      </w:pPr>
    </w:p>
    <w:p w14:paraId="54F84621" w14:textId="77777777" w:rsidR="00C439C9" w:rsidRPr="00EC76D5" w:rsidRDefault="00C439C9" w:rsidP="00C439C9">
      <w:pPr>
        <w:pStyle w:val="Code"/>
      </w:pPr>
      <w:r w:rsidRPr="00EC76D5">
        <w:t xml:space="preserve">        case BinarySubtract:</w:t>
      </w:r>
    </w:p>
    <w:p w14:paraId="53A74690" w14:textId="77777777" w:rsidR="00C439C9" w:rsidRPr="00EC76D5" w:rsidRDefault="00C439C9" w:rsidP="00C439C9">
      <w:pPr>
        <w:pStyle w:val="Code"/>
      </w:pPr>
      <w:r w:rsidRPr="00EC76D5">
        <w:t xml:space="preserve">          return leftInteger.subtract(rightInteger);</w:t>
      </w:r>
    </w:p>
    <w:p w14:paraId="534AF5B4" w14:textId="77777777" w:rsidR="00C439C9" w:rsidRPr="00EC76D5" w:rsidRDefault="00C439C9" w:rsidP="00C439C9">
      <w:pPr>
        <w:pStyle w:val="Code"/>
      </w:pPr>
    </w:p>
    <w:p w14:paraId="7DC0C9BC" w14:textId="77777777" w:rsidR="00C439C9" w:rsidRPr="00EC76D5" w:rsidRDefault="00C439C9" w:rsidP="00C439C9">
      <w:pPr>
        <w:pStyle w:val="Code"/>
      </w:pPr>
      <w:r w:rsidRPr="00EC76D5">
        <w:t xml:space="preserve">        case Multiply:</w:t>
      </w:r>
    </w:p>
    <w:p w14:paraId="68083F35" w14:textId="77777777" w:rsidR="00C439C9" w:rsidRPr="00EC76D5" w:rsidRDefault="00C439C9" w:rsidP="00C439C9">
      <w:pPr>
        <w:pStyle w:val="Code"/>
      </w:pPr>
      <w:r w:rsidRPr="00EC76D5">
        <w:t xml:space="preserve">          return leftInteger.multiply(rightInteger);</w:t>
      </w:r>
    </w:p>
    <w:p w14:paraId="1F6DD5A8" w14:textId="77777777" w:rsidR="00C439C9" w:rsidRPr="00EC76D5" w:rsidRDefault="00C439C9" w:rsidP="00C439C9">
      <w:pPr>
        <w:pStyle w:val="Code"/>
      </w:pPr>
    </w:p>
    <w:p w14:paraId="53AA5C1B" w14:textId="77777777" w:rsidR="00C439C9" w:rsidRPr="00EC76D5" w:rsidRDefault="00C439C9" w:rsidP="00C439C9">
      <w:pPr>
        <w:pStyle w:val="Code"/>
      </w:pPr>
      <w:r w:rsidRPr="00EC76D5">
        <w:t xml:space="preserve">        case Divide:</w:t>
      </w:r>
    </w:p>
    <w:p w14:paraId="499C5BFD" w14:textId="77777777" w:rsidR="00C439C9" w:rsidRPr="00EC76D5" w:rsidRDefault="00C439C9" w:rsidP="00C439C9">
      <w:pPr>
        <w:pStyle w:val="Code"/>
      </w:pPr>
      <w:r w:rsidRPr="00EC76D5">
        <w:t xml:space="preserve">          Assert.error(!rightInteger.equals(BigInteger.ZERO),</w:t>
      </w:r>
    </w:p>
    <w:p w14:paraId="0E81CD22" w14:textId="77777777" w:rsidR="00C439C9" w:rsidRPr="00EC76D5" w:rsidRDefault="00C439C9" w:rsidP="00C439C9">
      <w:pPr>
        <w:pStyle w:val="Code"/>
      </w:pPr>
      <w:r w:rsidRPr="00EC76D5">
        <w:t xml:space="preserve">                       "0", "division by zero in constant expression");</w:t>
      </w:r>
    </w:p>
    <w:p w14:paraId="24A74B20" w14:textId="77777777" w:rsidR="00C439C9" w:rsidRPr="00EC76D5" w:rsidRDefault="00C439C9" w:rsidP="00C439C9">
      <w:pPr>
        <w:pStyle w:val="Code"/>
      </w:pPr>
      <w:r w:rsidRPr="00EC76D5">
        <w:t xml:space="preserve">          return leftInteger.divide(rightInteger);</w:t>
      </w:r>
    </w:p>
    <w:p w14:paraId="40F9BFD3" w14:textId="77777777" w:rsidR="00C439C9" w:rsidRPr="00EC76D5" w:rsidRDefault="00C439C9" w:rsidP="00C439C9">
      <w:pPr>
        <w:pStyle w:val="Code"/>
      </w:pPr>
    </w:p>
    <w:p w14:paraId="4840DA24" w14:textId="77777777" w:rsidR="00C439C9" w:rsidRPr="00EC76D5" w:rsidRDefault="00C439C9" w:rsidP="00C439C9">
      <w:pPr>
        <w:pStyle w:val="Code"/>
      </w:pPr>
      <w:r w:rsidRPr="00EC76D5">
        <w:t xml:space="preserve">        case Modulo:</w:t>
      </w:r>
    </w:p>
    <w:p w14:paraId="7AFD84C5" w14:textId="77777777" w:rsidR="00C439C9" w:rsidRPr="00EC76D5" w:rsidRDefault="00C439C9" w:rsidP="00C439C9">
      <w:pPr>
        <w:pStyle w:val="Code"/>
      </w:pPr>
      <w:r w:rsidRPr="00EC76D5">
        <w:t xml:space="preserve">          Assert.error(!rightInteger.equals(BigInteger.ZERO),</w:t>
      </w:r>
    </w:p>
    <w:p w14:paraId="6ADB76C5" w14:textId="77777777" w:rsidR="00C439C9" w:rsidRPr="00EC76D5" w:rsidRDefault="00C439C9" w:rsidP="00C439C9">
      <w:pPr>
        <w:pStyle w:val="Code"/>
      </w:pPr>
      <w:r w:rsidRPr="00EC76D5">
        <w:t xml:space="preserve">                       "0", "division by zero in constant expression");</w:t>
      </w:r>
    </w:p>
    <w:p w14:paraId="0068517E" w14:textId="77777777" w:rsidR="00C439C9" w:rsidRPr="00EC76D5" w:rsidRDefault="00C439C9" w:rsidP="00C439C9">
      <w:pPr>
        <w:pStyle w:val="Code"/>
      </w:pPr>
      <w:r w:rsidRPr="00EC76D5">
        <w:t xml:space="preserve">          return leftInteger.mod(rightInteger);</w:t>
      </w:r>
    </w:p>
    <w:p w14:paraId="3D0AEDDF" w14:textId="77777777" w:rsidR="00C439C9" w:rsidRPr="00EC76D5" w:rsidRDefault="00C439C9" w:rsidP="00C439C9">
      <w:pPr>
        <w:pStyle w:val="Code"/>
      </w:pPr>
    </w:p>
    <w:p w14:paraId="67544619" w14:textId="77777777" w:rsidR="00C439C9" w:rsidRPr="00EC76D5" w:rsidRDefault="00C439C9" w:rsidP="00C439C9">
      <w:pPr>
        <w:pStyle w:val="Code"/>
      </w:pPr>
      <w:r w:rsidRPr="00EC76D5">
        <w:t xml:space="preserve">        case BitwiseAnd:</w:t>
      </w:r>
    </w:p>
    <w:p w14:paraId="27121D40" w14:textId="77777777" w:rsidR="00C439C9" w:rsidRPr="00EC76D5" w:rsidRDefault="00C439C9" w:rsidP="00C439C9">
      <w:pPr>
        <w:pStyle w:val="Code"/>
      </w:pPr>
      <w:r w:rsidRPr="00EC76D5">
        <w:t xml:space="preserve">          return leftInteger.and(rightInteger);</w:t>
      </w:r>
    </w:p>
    <w:p w14:paraId="7CF8F6DD" w14:textId="77777777" w:rsidR="00C439C9" w:rsidRPr="00EC76D5" w:rsidRDefault="00C439C9" w:rsidP="00C439C9">
      <w:pPr>
        <w:pStyle w:val="Code"/>
      </w:pPr>
    </w:p>
    <w:p w14:paraId="76237B96" w14:textId="500D05C0" w:rsidR="00C439C9" w:rsidRPr="00EC76D5" w:rsidRDefault="00C439C9" w:rsidP="00C439C9">
      <w:pPr>
        <w:pStyle w:val="Code"/>
      </w:pPr>
      <w:r w:rsidRPr="00EC76D5">
        <w:t xml:space="preserve">        case Bitwise</w:t>
      </w:r>
      <w:r w:rsidR="00414C74">
        <w:t>Or</w:t>
      </w:r>
      <w:r w:rsidRPr="00EC76D5">
        <w:t>:</w:t>
      </w:r>
    </w:p>
    <w:p w14:paraId="4A491AB5" w14:textId="77777777" w:rsidR="00C439C9" w:rsidRPr="00EC76D5" w:rsidRDefault="00C439C9" w:rsidP="00C439C9">
      <w:pPr>
        <w:pStyle w:val="Code"/>
      </w:pPr>
      <w:r w:rsidRPr="00EC76D5">
        <w:t xml:space="preserve">          return leftInteger.or(rightInteger);</w:t>
      </w:r>
    </w:p>
    <w:p w14:paraId="71927D46" w14:textId="77777777" w:rsidR="00C439C9" w:rsidRPr="00EC76D5" w:rsidRDefault="00C439C9" w:rsidP="00C439C9">
      <w:pPr>
        <w:pStyle w:val="Code"/>
      </w:pPr>
    </w:p>
    <w:p w14:paraId="1BDCD95F" w14:textId="77777777" w:rsidR="00C439C9" w:rsidRPr="00EC76D5" w:rsidRDefault="00C439C9" w:rsidP="00C439C9">
      <w:pPr>
        <w:pStyle w:val="Code"/>
      </w:pPr>
      <w:r w:rsidRPr="00EC76D5">
        <w:t xml:space="preserve">        case BitwiseXOr:</w:t>
      </w:r>
    </w:p>
    <w:p w14:paraId="028BDD91" w14:textId="77777777" w:rsidR="00C439C9" w:rsidRPr="00EC76D5" w:rsidRDefault="00C439C9" w:rsidP="00C439C9">
      <w:pPr>
        <w:pStyle w:val="Code"/>
      </w:pPr>
      <w:r w:rsidRPr="00EC76D5">
        <w:t xml:space="preserve">          return leftInteger.xor(rightInteger);</w:t>
      </w:r>
    </w:p>
    <w:p w14:paraId="4ABFC52A" w14:textId="77777777" w:rsidR="00C439C9" w:rsidRPr="00EC76D5" w:rsidRDefault="00C439C9" w:rsidP="00C439C9">
      <w:pPr>
        <w:pStyle w:val="Code"/>
      </w:pPr>
    </w:p>
    <w:p w14:paraId="39FBACA9" w14:textId="77777777" w:rsidR="00C439C9" w:rsidRPr="00EC76D5" w:rsidRDefault="00C439C9" w:rsidP="00C439C9">
      <w:pPr>
        <w:pStyle w:val="Code"/>
      </w:pPr>
      <w:r w:rsidRPr="00EC76D5">
        <w:t xml:space="preserve">        case LeftShift:</w:t>
      </w:r>
    </w:p>
    <w:p w14:paraId="071B960E" w14:textId="77777777" w:rsidR="00C439C9" w:rsidRPr="00EC76D5" w:rsidRDefault="00C439C9" w:rsidP="00C439C9">
      <w:pPr>
        <w:pStyle w:val="Code"/>
      </w:pPr>
      <w:r w:rsidRPr="00EC76D5">
        <w:t xml:space="preserve">          return leftInteger.shiftLeft(rightInteger.intValue());</w:t>
      </w:r>
    </w:p>
    <w:p w14:paraId="48585593" w14:textId="77777777" w:rsidR="00C439C9" w:rsidRPr="00EC76D5" w:rsidRDefault="00C439C9" w:rsidP="00C439C9">
      <w:pPr>
        <w:pStyle w:val="Code"/>
      </w:pPr>
    </w:p>
    <w:p w14:paraId="7FD7D4F8" w14:textId="77777777" w:rsidR="00C439C9" w:rsidRPr="00EC76D5" w:rsidRDefault="00C439C9" w:rsidP="00C439C9">
      <w:pPr>
        <w:pStyle w:val="Code"/>
      </w:pPr>
      <w:r w:rsidRPr="00EC76D5">
        <w:t xml:space="preserve">        case RightShift:</w:t>
      </w:r>
    </w:p>
    <w:p w14:paraId="161235DE" w14:textId="77777777" w:rsidR="00C439C9" w:rsidRPr="00EC76D5" w:rsidRDefault="00C439C9" w:rsidP="00C439C9">
      <w:pPr>
        <w:pStyle w:val="Code"/>
      </w:pPr>
      <w:r w:rsidRPr="00EC76D5">
        <w:t xml:space="preserve">          return leftInteger.shiftRight(rightInteger.intValue());</w:t>
      </w:r>
    </w:p>
    <w:p w14:paraId="53A93E38" w14:textId="77777777" w:rsidR="00C439C9" w:rsidRPr="00EC76D5" w:rsidRDefault="00C439C9" w:rsidP="00C439C9">
      <w:pPr>
        <w:pStyle w:val="Code"/>
      </w:pPr>
    </w:p>
    <w:p w14:paraId="1EC4C981" w14:textId="77777777" w:rsidR="00C439C9" w:rsidRPr="00EC76D5" w:rsidRDefault="00C439C9" w:rsidP="00C439C9">
      <w:pPr>
        <w:pStyle w:val="Code"/>
      </w:pPr>
      <w:r w:rsidRPr="00EC76D5">
        <w:t xml:space="preserve">        case Equal:</w:t>
      </w:r>
    </w:p>
    <w:p w14:paraId="7E73278F" w14:textId="77777777" w:rsidR="00C439C9" w:rsidRPr="00EC76D5" w:rsidRDefault="00C439C9" w:rsidP="00C439C9">
      <w:pPr>
        <w:pStyle w:val="Code"/>
      </w:pPr>
      <w:r w:rsidRPr="00EC76D5">
        <w:t xml:space="preserve">          return (leftInteger.compareTo(rightInteger) == 0);</w:t>
      </w:r>
    </w:p>
    <w:p w14:paraId="22C1A704" w14:textId="77777777" w:rsidR="00C439C9" w:rsidRPr="00EC76D5" w:rsidRDefault="00C439C9" w:rsidP="00C439C9">
      <w:pPr>
        <w:pStyle w:val="Code"/>
      </w:pPr>
    </w:p>
    <w:p w14:paraId="7A3106E9" w14:textId="77777777" w:rsidR="00C439C9" w:rsidRPr="00EC76D5" w:rsidRDefault="00C439C9" w:rsidP="00C439C9">
      <w:pPr>
        <w:pStyle w:val="Code"/>
      </w:pPr>
      <w:r w:rsidRPr="00EC76D5">
        <w:t xml:space="preserve">        case NotEqual:</w:t>
      </w:r>
    </w:p>
    <w:p w14:paraId="45E31D45" w14:textId="77777777" w:rsidR="00C439C9" w:rsidRPr="00EC76D5" w:rsidRDefault="00C439C9" w:rsidP="00C439C9">
      <w:pPr>
        <w:pStyle w:val="Code"/>
      </w:pPr>
      <w:r w:rsidRPr="00EC76D5">
        <w:t xml:space="preserve">          return (leftInteger.compareTo(rightInteger) != 0);</w:t>
      </w:r>
    </w:p>
    <w:p w14:paraId="34E6A706" w14:textId="77777777" w:rsidR="00C439C9" w:rsidRPr="00EC76D5" w:rsidRDefault="00C439C9" w:rsidP="00C439C9">
      <w:pPr>
        <w:pStyle w:val="Code"/>
      </w:pPr>
    </w:p>
    <w:p w14:paraId="0FA26B8C" w14:textId="77777777" w:rsidR="00C439C9" w:rsidRPr="00EC76D5" w:rsidRDefault="00C439C9" w:rsidP="00C439C9">
      <w:pPr>
        <w:pStyle w:val="Code"/>
      </w:pPr>
      <w:r w:rsidRPr="00EC76D5">
        <w:t xml:space="preserve">        case LessThan:</w:t>
      </w:r>
    </w:p>
    <w:p w14:paraId="65048F95" w14:textId="77777777" w:rsidR="00C439C9" w:rsidRPr="00EC76D5" w:rsidRDefault="00C439C9" w:rsidP="00C439C9">
      <w:pPr>
        <w:pStyle w:val="Code"/>
      </w:pPr>
      <w:r w:rsidRPr="00EC76D5">
        <w:t xml:space="preserve">          return (leftInteger.compareTo(rightInteger) &lt; 0);</w:t>
      </w:r>
    </w:p>
    <w:p w14:paraId="7B052A08" w14:textId="77777777" w:rsidR="00C439C9" w:rsidRPr="00EC76D5" w:rsidRDefault="00C439C9" w:rsidP="00C439C9">
      <w:pPr>
        <w:pStyle w:val="Code"/>
      </w:pPr>
    </w:p>
    <w:p w14:paraId="102A6C1F" w14:textId="77777777" w:rsidR="00C439C9" w:rsidRPr="00EC76D5" w:rsidRDefault="00C439C9" w:rsidP="00C439C9">
      <w:pPr>
        <w:pStyle w:val="Code"/>
      </w:pPr>
      <w:r w:rsidRPr="00EC76D5">
        <w:t xml:space="preserve">        case LessThanEqual:</w:t>
      </w:r>
    </w:p>
    <w:p w14:paraId="46829470" w14:textId="77777777" w:rsidR="00C439C9" w:rsidRPr="00EC76D5" w:rsidRDefault="00C439C9" w:rsidP="00C439C9">
      <w:pPr>
        <w:pStyle w:val="Code"/>
      </w:pPr>
      <w:r w:rsidRPr="00EC76D5">
        <w:t xml:space="preserve">          return (leftInteger.compareTo(rightInteger) &lt;= 0);</w:t>
      </w:r>
    </w:p>
    <w:p w14:paraId="1A8568DA" w14:textId="77777777" w:rsidR="00C439C9" w:rsidRPr="00EC76D5" w:rsidRDefault="00C439C9" w:rsidP="00C439C9">
      <w:pPr>
        <w:pStyle w:val="Code"/>
      </w:pPr>
    </w:p>
    <w:p w14:paraId="0B1436B6" w14:textId="77777777" w:rsidR="00C439C9" w:rsidRPr="00EC76D5" w:rsidRDefault="00C439C9" w:rsidP="00C439C9">
      <w:pPr>
        <w:pStyle w:val="Code"/>
      </w:pPr>
      <w:r w:rsidRPr="00EC76D5">
        <w:t xml:space="preserve">        case GreaterThan:</w:t>
      </w:r>
    </w:p>
    <w:p w14:paraId="21838A7C" w14:textId="77777777" w:rsidR="00C439C9" w:rsidRPr="00EC76D5" w:rsidRDefault="00C439C9" w:rsidP="00C439C9">
      <w:pPr>
        <w:pStyle w:val="Code"/>
      </w:pPr>
      <w:r w:rsidRPr="00EC76D5">
        <w:t xml:space="preserve">          return (leftInteger.compareTo(rightInteger) &gt; 0);</w:t>
      </w:r>
    </w:p>
    <w:p w14:paraId="4E646A86" w14:textId="77777777" w:rsidR="00C439C9" w:rsidRPr="00EC76D5" w:rsidRDefault="00C439C9" w:rsidP="00C439C9">
      <w:pPr>
        <w:pStyle w:val="Code"/>
      </w:pPr>
    </w:p>
    <w:p w14:paraId="7D576859" w14:textId="77777777" w:rsidR="00C439C9" w:rsidRPr="00EC76D5" w:rsidRDefault="00C439C9" w:rsidP="00C439C9">
      <w:pPr>
        <w:pStyle w:val="Code"/>
      </w:pPr>
      <w:r w:rsidRPr="00EC76D5">
        <w:t xml:space="preserve">        case GreaterThanEqual:</w:t>
      </w:r>
    </w:p>
    <w:p w14:paraId="1D4B1E16" w14:textId="77777777" w:rsidR="00C439C9" w:rsidRPr="00EC76D5" w:rsidRDefault="00C439C9" w:rsidP="00C439C9">
      <w:pPr>
        <w:pStyle w:val="Code"/>
      </w:pPr>
      <w:r w:rsidRPr="00EC76D5">
        <w:t xml:space="preserve">          return (leftInteger.compareTo(rightInteger) &gt;= 0);</w:t>
      </w:r>
    </w:p>
    <w:p w14:paraId="65CE004A" w14:textId="77777777" w:rsidR="00C439C9" w:rsidRPr="00EC76D5" w:rsidRDefault="00C439C9" w:rsidP="00C439C9">
      <w:pPr>
        <w:pStyle w:val="Code"/>
      </w:pPr>
      <w:r w:rsidRPr="00EC76D5">
        <w:t xml:space="preserve">      }</w:t>
      </w:r>
    </w:p>
    <w:p w14:paraId="2AEE0FF8" w14:textId="77777777" w:rsidR="00C439C9" w:rsidRPr="00EC76D5" w:rsidRDefault="00C439C9" w:rsidP="00C439C9">
      <w:pPr>
        <w:pStyle w:val="Code"/>
      </w:pPr>
      <w:r w:rsidRPr="00EC76D5">
        <w:t xml:space="preserve">    }</w:t>
      </w:r>
    </w:p>
    <w:p w14:paraId="09E764F4" w14:textId="77777777" w:rsidR="00C439C9" w:rsidRPr="00EC76D5" w:rsidRDefault="00C439C9" w:rsidP="00C439C9">
      <w:pPr>
        <w:pStyle w:val="Code"/>
      </w:pPr>
      <w:r w:rsidRPr="00EC76D5">
        <w:t xml:space="preserve">    else if (leftValue instanceof BigDecimal) {</w:t>
      </w:r>
    </w:p>
    <w:p w14:paraId="0D189F8A" w14:textId="77777777" w:rsidR="00C439C9" w:rsidRPr="00EC76D5" w:rsidRDefault="00C439C9" w:rsidP="00C439C9">
      <w:pPr>
        <w:pStyle w:val="Code"/>
      </w:pPr>
      <w:r w:rsidRPr="00EC76D5">
        <w:t xml:space="preserve">      BigDecimal leftDecimal = (BigDecimal) leftValue,</w:t>
      </w:r>
    </w:p>
    <w:p w14:paraId="04AD1BC5" w14:textId="77777777" w:rsidR="00C439C9" w:rsidRPr="00EC76D5" w:rsidRDefault="00C439C9" w:rsidP="00C439C9">
      <w:pPr>
        <w:pStyle w:val="Code"/>
      </w:pPr>
      <w:r w:rsidRPr="00EC76D5">
        <w:t xml:space="preserve">                 rightDecimal = (BigDecimal) rightValue;</w:t>
      </w:r>
    </w:p>
    <w:p w14:paraId="000F159C" w14:textId="77777777" w:rsidR="00C439C9" w:rsidRPr="00EC76D5" w:rsidRDefault="00C439C9" w:rsidP="00C439C9">
      <w:pPr>
        <w:pStyle w:val="Code"/>
      </w:pPr>
    </w:p>
    <w:p w14:paraId="5DBCA842" w14:textId="77777777" w:rsidR="00C439C9" w:rsidRPr="00EC76D5" w:rsidRDefault="00C439C9" w:rsidP="00C439C9">
      <w:pPr>
        <w:pStyle w:val="Code"/>
      </w:pPr>
      <w:r w:rsidRPr="00EC76D5">
        <w:t xml:space="preserve">      switch (operator) {</w:t>
      </w:r>
    </w:p>
    <w:p w14:paraId="298FDAB9" w14:textId="77777777" w:rsidR="00C439C9" w:rsidRPr="00EC76D5" w:rsidRDefault="00C439C9" w:rsidP="00C439C9">
      <w:pPr>
        <w:pStyle w:val="Code"/>
      </w:pPr>
      <w:r w:rsidRPr="00EC76D5">
        <w:t xml:space="preserve">        case BinaryAdd:</w:t>
      </w:r>
    </w:p>
    <w:p w14:paraId="0EC6BE28" w14:textId="77777777" w:rsidR="00C439C9" w:rsidRPr="00EC76D5" w:rsidRDefault="00C439C9" w:rsidP="00C439C9">
      <w:pPr>
        <w:pStyle w:val="Code"/>
      </w:pPr>
      <w:r w:rsidRPr="00EC76D5">
        <w:t xml:space="preserve">          return leftDecimal.add(rightDecimal);</w:t>
      </w:r>
    </w:p>
    <w:p w14:paraId="7979BAED" w14:textId="77777777" w:rsidR="00C439C9" w:rsidRPr="00EC76D5" w:rsidRDefault="00C439C9" w:rsidP="00C439C9">
      <w:pPr>
        <w:pStyle w:val="Code"/>
      </w:pPr>
    </w:p>
    <w:p w14:paraId="4E05115B" w14:textId="77777777" w:rsidR="00C439C9" w:rsidRPr="00EC76D5" w:rsidRDefault="00C439C9" w:rsidP="00C439C9">
      <w:pPr>
        <w:pStyle w:val="Code"/>
      </w:pPr>
      <w:r w:rsidRPr="00EC76D5">
        <w:t xml:space="preserve">        case BinarySubtract:</w:t>
      </w:r>
    </w:p>
    <w:p w14:paraId="3377A242" w14:textId="77777777" w:rsidR="00C439C9" w:rsidRPr="00EC76D5" w:rsidRDefault="00C439C9" w:rsidP="00C439C9">
      <w:pPr>
        <w:pStyle w:val="Code"/>
      </w:pPr>
      <w:r w:rsidRPr="00EC76D5">
        <w:t xml:space="preserve">          return leftDecimal.subtract(rightDecimal);</w:t>
      </w:r>
    </w:p>
    <w:p w14:paraId="0F987B6C" w14:textId="77777777" w:rsidR="00C439C9" w:rsidRPr="00EC76D5" w:rsidRDefault="00C439C9" w:rsidP="00C439C9">
      <w:pPr>
        <w:pStyle w:val="Code"/>
      </w:pPr>
    </w:p>
    <w:p w14:paraId="67C38F9C" w14:textId="77777777" w:rsidR="00C439C9" w:rsidRPr="00EC76D5" w:rsidRDefault="00C439C9" w:rsidP="00C439C9">
      <w:pPr>
        <w:pStyle w:val="Code"/>
      </w:pPr>
      <w:r w:rsidRPr="00EC76D5">
        <w:t xml:space="preserve">        case Multiply:</w:t>
      </w:r>
    </w:p>
    <w:p w14:paraId="54694869" w14:textId="77777777" w:rsidR="00C439C9" w:rsidRPr="00EC76D5" w:rsidRDefault="00C439C9" w:rsidP="00C439C9">
      <w:pPr>
        <w:pStyle w:val="Code"/>
      </w:pPr>
      <w:r w:rsidRPr="00EC76D5">
        <w:t xml:space="preserve">          return leftDecimal.multiply(rightDecimal);</w:t>
      </w:r>
    </w:p>
    <w:p w14:paraId="660BBDD5" w14:textId="77777777" w:rsidR="00C439C9" w:rsidRPr="00EC76D5" w:rsidRDefault="00C439C9" w:rsidP="00C439C9">
      <w:pPr>
        <w:pStyle w:val="Code"/>
      </w:pPr>
    </w:p>
    <w:p w14:paraId="6B7E7E7A" w14:textId="77777777" w:rsidR="00C439C9" w:rsidRPr="00EC76D5" w:rsidRDefault="00C439C9" w:rsidP="00C439C9">
      <w:pPr>
        <w:pStyle w:val="Code"/>
      </w:pPr>
      <w:r w:rsidRPr="00EC76D5">
        <w:t xml:space="preserve">        case Divide:</w:t>
      </w:r>
    </w:p>
    <w:p w14:paraId="6EC6EFF3" w14:textId="77777777" w:rsidR="00C439C9" w:rsidRPr="00EC76D5" w:rsidRDefault="00C439C9" w:rsidP="00C439C9">
      <w:pPr>
        <w:pStyle w:val="Code"/>
      </w:pPr>
      <w:r w:rsidRPr="00EC76D5">
        <w:t xml:space="preserve">          Assert.error(!rightDecimal.equals(BigDecimal.ZERO),</w:t>
      </w:r>
    </w:p>
    <w:p w14:paraId="60F03131" w14:textId="77777777" w:rsidR="00C439C9" w:rsidRPr="00EC76D5" w:rsidRDefault="00C439C9" w:rsidP="00C439C9">
      <w:pPr>
        <w:pStyle w:val="Code"/>
      </w:pPr>
      <w:r w:rsidRPr="00EC76D5">
        <w:t xml:space="preserve">                       "0", "division by zero in constant expression");</w:t>
      </w:r>
    </w:p>
    <w:p w14:paraId="799BFEA3" w14:textId="77777777" w:rsidR="00C439C9" w:rsidRPr="00EC76D5" w:rsidRDefault="00C439C9" w:rsidP="00C439C9">
      <w:pPr>
        <w:pStyle w:val="Code"/>
      </w:pPr>
      <w:r w:rsidRPr="00EC76D5">
        <w:t xml:space="preserve">          return leftDecimal.divide(rightDecimal);</w:t>
      </w:r>
    </w:p>
    <w:p w14:paraId="7084AB3F" w14:textId="77777777" w:rsidR="00C439C9" w:rsidRPr="00EC76D5" w:rsidRDefault="00C439C9" w:rsidP="00C439C9">
      <w:pPr>
        <w:pStyle w:val="Code"/>
      </w:pPr>
    </w:p>
    <w:p w14:paraId="2CAA8FCA" w14:textId="77777777" w:rsidR="00C439C9" w:rsidRPr="00EC76D5" w:rsidRDefault="00C439C9" w:rsidP="00C439C9">
      <w:pPr>
        <w:pStyle w:val="Code"/>
      </w:pPr>
      <w:r w:rsidRPr="00EC76D5">
        <w:t xml:space="preserve">        case Equal:</w:t>
      </w:r>
    </w:p>
    <w:p w14:paraId="265B149F" w14:textId="77777777" w:rsidR="00C439C9" w:rsidRPr="00EC76D5" w:rsidRDefault="00C439C9" w:rsidP="00C439C9">
      <w:pPr>
        <w:pStyle w:val="Code"/>
      </w:pPr>
      <w:r w:rsidRPr="00EC76D5">
        <w:t xml:space="preserve">          return (leftDecimal.compareTo(rightDecimal) == 0);</w:t>
      </w:r>
    </w:p>
    <w:p w14:paraId="0F32E23E" w14:textId="77777777" w:rsidR="00C439C9" w:rsidRPr="00EC76D5" w:rsidRDefault="00C439C9" w:rsidP="00C439C9">
      <w:pPr>
        <w:pStyle w:val="Code"/>
      </w:pPr>
    </w:p>
    <w:p w14:paraId="2E1E2D21" w14:textId="77777777" w:rsidR="00C439C9" w:rsidRPr="00EC76D5" w:rsidRDefault="00C439C9" w:rsidP="00C439C9">
      <w:pPr>
        <w:pStyle w:val="Code"/>
      </w:pPr>
      <w:r w:rsidRPr="00EC76D5">
        <w:t xml:space="preserve">        case NotEqual:</w:t>
      </w:r>
    </w:p>
    <w:p w14:paraId="56B62533" w14:textId="77777777" w:rsidR="00C439C9" w:rsidRPr="00EC76D5" w:rsidRDefault="00C439C9" w:rsidP="00C439C9">
      <w:pPr>
        <w:pStyle w:val="Code"/>
      </w:pPr>
      <w:r w:rsidRPr="00EC76D5">
        <w:t xml:space="preserve">          return (leftDecimal.compareTo(rightDecimal) != 0);</w:t>
      </w:r>
    </w:p>
    <w:p w14:paraId="24BE0A0B" w14:textId="77777777" w:rsidR="00C439C9" w:rsidRPr="00EC76D5" w:rsidRDefault="00C439C9" w:rsidP="00C439C9">
      <w:pPr>
        <w:pStyle w:val="Code"/>
      </w:pPr>
    </w:p>
    <w:p w14:paraId="29940CC8" w14:textId="77777777" w:rsidR="00C439C9" w:rsidRPr="00EC76D5" w:rsidRDefault="00C439C9" w:rsidP="00C439C9">
      <w:pPr>
        <w:pStyle w:val="Code"/>
      </w:pPr>
      <w:r w:rsidRPr="00EC76D5">
        <w:t xml:space="preserve">        case LessThan:</w:t>
      </w:r>
    </w:p>
    <w:p w14:paraId="2FBB24C2" w14:textId="77777777" w:rsidR="00C439C9" w:rsidRPr="00EC76D5" w:rsidRDefault="00C439C9" w:rsidP="00C439C9">
      <w:pPr>
        <w:pStyle w:val="Code"/>
      </w:pPr>
      <w:r w:rsidRPr="00EC76D5">
        <w:t xml:space="preserve">          return (leftDecimal.compareTo(rightDecimal) &lt; 0);</w:t>
      </w:r>
    </w:p>
    <w:p w14:paraId="397DE09F" w14:textId="77777777" w:rsidR="00C439C9" w:rsidRPr="00EC76D5" w:rsidRDefault="00C439C9" w:rsidP="00C439C9">
      <w:pPr>
        <w:pStyle w:val="Code"/>
      </w:pPr>
    </w:p>
    <w:p w14:paraId="2D1F0BCE" w14:textId="77777777" w:rsidR="00C439C9" w:rsidRPr="00EC76D5" w:rsidRDefault="00C439C9" w:rsidP="00C439C9">
      <w:pPr>
        <w:pStyle w:val="Code"/>
      </w:pPr>
      <w:r w:rsidRPr="00EC76D5">
        <w:t xml:space="preserve">        case LessThanEqual:</w:t>
      </w:r>
    </w:p>
    <w:p w14:paraId="1B14A1B9" w14:textId="77777777" w:rsidR="00C439C9" w:rsidRPr="00EC76D5" w:rsidRDefault="00C439C9" w:rsidP="00C439C9">
      <w:pPr>
        <w:pStyle w:val="Code"/>
      </w:pPr>
      <w:r w:rsidRPr="00EC76D5">
        <w:t xml:space="preserve">          return (leftDecimal.compareTo(rightDecimal) &lt;= 0);</w:t>
      </w:r>
    </w:p>
    <w:p w14:paraId="018CFF6B" w14:textId="77777777" w:rsidR="00C439C9" w:rsidRPr="00EC76D5" w:rsidRDefault="00C439C9" w:rsidP="00C439C9">
      <w:pPr>
        <w:pStyle w:val="Code"/>
      </w:pPr>
    </w:p>
    <w:p w14:paraId="192F4ABF" w14:textId="77777777" w:rsidR="00C439C9" w:rsidRPr="00EC76D5" w:rsidRDefault="00C439C9" w:rsidP="00C439C9">
      <w:pPr>
        <w:pStyle w:val="Code"/>
      </w:pPr>
      <w:r w:rsidRPr="00EC76D5">
        <w:t xml:space="preserve">        case GreaterThan:</w:t>
      </w:r>
    </w:p>
    <w:p w14:paraId="46532E92" w14:textId="77777777" w:rsidR="00C439C9" w:rsidRPr="00EC76D5" w:rsidRDefault="00C439C9" w:rsidP="00C439C9">
      <w:pPr>
        <w:pStyle w:val="Code"/>
      </w:pPr>
      <w:r w:rsidRPr="00EC76D5">
        <w:t xml:space="preserve">          return (leftDecimal.compareTo(rightDecimal) &gt; 0);</w:t>
      </w:r>
    </w:p>
    <w:p w14:paraId="002E6A53" w14:textId="77777777" w:rsidR="00C439C9" w:rsidRPr="00EC76D5" w:rsidRDefault="00C439C9" w:rsidP="00C439C9">
      <w:pPr>
        <w:pStyle w:val="Code"/>
      </w:pPr>
    </w:p>
    <w:p w14:paraId="0FB1B4B1" w14:textId="77777777" w:rsidR="00C439C9" w:rsidRPr="00EC76D5" w:rsidRDefault="00C439C9" w:rsidP="00C439C9">
      <w:pPr>
        <w:pStyle w:val="Code"/>
      </w:pPr>
      <w:r w:rsidRPr="00EC76D5">
        <w:t xml:space="preserve">        case GreaterThanEqual:</w:t>
      </w:r>
    </w:p>
    <w:p w14:paraId="2F6DA92B" w14:textId="77777777" w:rsidR="00C439C9" w:rsidRPr="00EC76D5" w:rsidRDefault="00C439C9" w:rsidP="00C439C9">
      <w:pPr>
        <w:pStyle w:val="Code"/>
      </w:pPr>
      <w:r w:rsidRPr="00EC76D5">
        <w:t xml:space="preserve">          return (leftDecimal.compareTo(rightDecimal) &gt;= 0);</w:t>
      </w:r>
    </w:p>
    <w:p w14:paraId="1CFFA7AD" w14:textId="77777777" w:rsidR="00C439C9" w:rsidRPr="00EC76D5" w:rsidRDefault="00C439C9" w:rsidP="00C439C9">
      <w:pPr>
        <w:pStyle w:val="Code"/>
      </w:pPr>
      <w:r w:rsidRPr="00EC76D5">
        <w:t xml:space="preserve">      }</w:t>
      </w:r>
    </w:p>
    <w:p w14:paraId="16D067B9" w14:textId="77777777" w:rsidR="00C439C9" w:rsidRPr="00EC76D5" w:rsidRDefault="00C439C9" w:rsidP="00C439C9">
      <w:pPr>
        <w:pStyle w:val="Code"/>
      </w:pPr>
      <w:r w:rsidRPr="00EC76D5">
        <w:t xml:space="preserve">    }</w:t>
      </w:r>
    </w:p>
    <w:p w14:paraId="5427EFCF" w14:textId="77777777" w:rsidR="00C439C9" w:rsidRPr="00EC76D5" w:rsidRDefault="00C439C9" w:rsidP="00C439C9">
      <w:pPr>
        <w:pStyle w:val="Code"/>
      </w:pPr>
      <w:r w:rsidRPr="00EC76D5">
        <w:t xml:space="preserve">    else if (leftValue instanceof Boolean) {</w:t>
      </w:r>
    </w:p>
    <w:p w14:paraId="1B27BC9B" w14:textId="77777777" w:rsidR="00C439C9" w:rsidRPr="00EC76D5" w:rsidRDefault="00C439C9" w:rsidP="00C439C9">
      <w:pPr>
        <w:pStyle w:val="Code"/>
      </w:pPr>
      <w:r w:rsidRPr="00EC76D5">
        <w:t xml:space="preserve">      Boolean leftBoolean = (Boolean) leftValue,</w:t>
      </w:r>
    </w:p>
    <w:p w14:paraId="5E7B4911" w14:textId="77777777" w:rsidR="00C439C9" w:rsidRPr="00EC76D5" w:rsidRDefault="00C439C9" w:rsidP="00C439C9">
      <w:pPr>
        <w:pStyle w:val="Code"/>
      </w:pPr>
      <w:r w:rsidRPr="00EC76D5">
        <w:t xml:space="preserve">              rightBoolean = (Boolean) rightValue;</w:t>
      </w:r>
    </w:p>
    <w:p w14:paraId="3AAF0B4F" w14:textId="77777777" w:rsidR="00C439C9" w:rsidRPr="00EC76D5" w:rsidRDefault="00C439C9" w:rsidP="00C439C9">
      <w:pPr>
        <w:pStyle w:val="Code"/>
      </w:pPr>
      <w:r w:rsidRPr="00EC76D5">
        <w:t xml:space="preserve">              </w:t>
      </w:r>
    </w:p>
    <w:p w14:paraId="6851B262" w14:textId="77777777" w:rsidR="00C439C9" w:rsidRPr="00EC76D5" w:rsidRDefault="00C439C9" w:rsidP="00C439C9">
      <w:pPr>
        <w:pStyle w:val="Code"/>
      </w:pPr>
      <w:r w:rsidRPr="00EC76D5">
        <w:t xml:space="preserve">      switch (operator) {</w:t>
      </w:r>
    </w:p>
    <w:p w14:paraId="21354DE4" w14:textId="77777777" w:rsidR="00C439C9" w:rsidRPr="00EC76D5" w:rsidRDefault="00C439C9" w:rsidP="00C439C9">
      <w:pPr>
        <w:pStyle w:val="Code"/>
      </w:pPr>
      <w:r w:rsidRPr="00EC76D5">
        <w:lastRenderedPageBreak/>
        <w:t xml:space="preserve">        case LogicalAnd:</w:t>
      </w:r>
    </w:p>
    <w:p w14:paraId="14F9FA13" w14:textId="77777777" w:rsidR="00C439C9" w:rsidRPr="00EC76D5" w:rsidRDefault="00C439C9" w:rsidP="00C439C9">
      <w:pPr>
        <w:pStyle w:val="Code"/>
      </w:pPr>
      <w:r w:rsidRPr="00EC76D5">
        <w:t xml:space="preserve">          return (leftBoolean.booleanValue() &amp;&amp; rightBoolean.booleanValue());</w:t>
      </w:r>
    </w:p>
    <w:p w14:paraId="54FB6100" w14:textId="77777777" w:rsidR="00C439C9" w:rsidRPr="00EC76D5" w:rsidRDefault="00C439C9" w:rsidP="00C439C9">
      <w:pPr>
        <w:pStyle w:val="Code"/>
      </w:pPr>
    </w:p>
    <w:p w14:paraId="4AC51C62" w14:textId="77777777" w:rsidR="00C439C9" w:rsidRPr="00EC76D5" w:rsidRDefault="00C439C9" w:rsidP="00C439C9">
      <w:pPr>
        <w:pStyle w:val="Code"/>
      </w:pPr>
      <w:r w:rsidRPr="00EC76D5">
        <w:t xml:space="preserve">        case LogicalOr:</w:t>
      </w:r>
    </w:p>
    <w:p w14:paraId="06DEBE36" w14:textId="77777777" w:rsidR="00C439C9" w:rsidRPr="00EC76D5" w:rsidRDefault="00C439C9" w:rsidP="00C439C9">
      <w:pPr>
        <w:pStyle w:val="Code"/>
      </w:pPr>
      <w:r w:rsidRPr="00EC76D5">
        <w:t xml:space="preserve">          return (leftBoolean.booleanValue() || rightBoolean.booleanValue());</w:t>
      </w:r>
    </w:p>
    <w:p w14:paraId="2A33D298" w14:textId="77777777" w:rsidR="00C439C9" w:rsidRPr="00EC76D5" w:rsidRDefault="00C439C9" w:rsidP="00C439C9">
      <w:pPr>
        <w:pStyle w:val="Code"/>
      </w:pPr>
      <w:r w:rsidRPr="00EC76D5">
        <w:t xml:space="preserve">      }</w:t>
      </w:r>
    </w:p>
    <w:p w14:paraId="2122D4CE" w14:textId="77777777" w:rsidR="00C439C9" w:rsidRPr="00EC76D5" w:rsidRDefault="00C439C9" w:rsidP="00C439C9">
      <w:pPr>
        <w:pStyle w:val="Code"/>
      </w:pPr>
      <w:r w:rsidRPr="00EC76D5">
        <w:t xml:space="preserve">    }</w:t>
      </w:r>
    </w:p>
    <w:p w14:paraId="504AB688" w14:textId="77777777" w:rsidR="00C439C9" w:rsidRPr="00EC76D5" w:rsidRDefault="00C439C9" w:rsidP="00C439C9">
      <w:pPr>
        <w:pStyle w:val="Code"/>
      </w:pPr>
    </w:p>
    <w:p w14:paraId="5D49551F" w14:textId="77777777" w:rsidR="00C439C9" w:rsidRPr="00EC76D5" w:rsidRDefault="00C439C9" w:rsidP="00C439C9">
      <w:pPr>
        <w:pStyle w:val="Code"/>
      </w:pPr>
      <w:r w:rsidRPr="00EC76D5">
        <w:t xml:space="preserve">    return null;</w:t>
      </w:r>
    </w:p>
    <w:p w14:paraId="61537EAB" w14:textId="77777777" w:rsidR="00C439C9" w:rsidRPr="00EC76D5" w:rsidRDefault="00C439C9" w:rsidP="00C439C9">
      <w:pPr>
        <w:pStyle w:val="Code"/>
      </w:pPr>
      <w:r w:rsidRPr="00EC76D5">
        <w:t xml:space="preserve">  }</w:t>
      </w:r>
    </w:p>
    <w:p w14:paraId="75C598EF" w14:textId="3549E226" w:rsidR="004932A4" w:rsidRPr="00EC76D5" w:rsidRDefault="00C439C9" w:rsidP="004932A4">
      <w:pPr>
        <w:pStyle w:val="Code"/>
      </w:pPr>
      <w:r w:rsidRPr="00EC76D5">
        <w:t>}</w:t>
      </w:r>
    </w:p>
    <w:p w14:paraId="47FDA3BF" w14:textId="34D7DB45" w:rsidR="007433AF" w:rsidRPr="00EC76D5" w:rsidRDefault="007433AF" w:rsidP="00173C31">
      <w:pPr>
        <w:pStyle w:val="Rubrik1"/>
      </w:pPr>
      <w:bookmarkStart w:id="5569" w:name="_Toc481936402"/>
      <w:r w:rsidRPr="00EC76D5">
        <w:lastRenderedPageBreak/>
        <w:t xml:space="preserve">The Symbol </w:t>
      </w:r>
      <w:r w:rsidR="006A31DF" w:rsidRPr="00EC76D5">
        <w:t>Table</w:t>
      </w:r>
      <w:bookmarkEnd w:id="5569"/>
    </w:p>
    <w:p w14:paraId="6FF02651" w14:textId="0B4DFF5C" w:rsidR="002E696B" w:rsidRPr="00EC76D5" w:rsidRDefault="002E696B" w:rsidP="002E696B">
      <w:r w:rsidRPr="00EC76D5">
        <w:t xml:space="preserve">As the name implies, the symbol table is </w:t>
      </w:r>
      <w:r w:rsidR="000401A0" w:rsidRPr="00EC76D5">
        <w:t>a table hold</w:t>
      </w:r>
      <w:r w:rsidR="00532BBA" w:rsidRPr="00EC76D5">
        <w:t>ing</w:t>
      </w:r>
      <w:r w:rsidR="00AA50E8" w:rsidRPr="00EC76D5">
        <w:t xml:space="preserve"> symbols. It </w:t>
      </w:r>
      <w:r w:rsidR="00B36313" w:rsidRPr="00EC76D5">
        <w:t>also</w:t>
      </w:r>
      <w:r w:rsidR="00AA50E8" w:rsidRPr="00EC76D5">
        <w:t xml:space="preserve"> holds struct and union tags (but not enumeration tags). </w:t>
      </w:r>
      <w:r w:rsidR="002E0A78" w:rsidRPr="00EC76D5">
        <w:t>Moreover, there is one symbol table for the global space, on</w:t>
      </w:r>
      <w:r w:rsidR="00B26392" w:rsidRPr="00EC76D5">
        <w:t>e</w:t>
      </w:r>
      <w:r w:rsidR="002E0A78" w:rsidRPr="00EC76D5">
        <w:t xml:space="preserve"> table for each function, and one table for each block in a function.</w:t>
      </w:r>
      <w:r w:rsidR="00310F4B" w:rsidRPr="00EC76D5">
        <w:t xml:space="preserve"> In this way, the</w:t>
      </w:r>
      <w:r w:rsidR="00B26392" w:rsidRPr="00EC76D5">
        <w:t xml:space="preserve"> symbol tables form a hierarchy where e</w:t>
      </w:r>
      <w:r w:rsidR="00310F4B" w:rsidRPr="00EC76D5">
        <w:t xml:space="preserve">ach table has a </w:t>
      </w:r>
      <w:r w:rsidR="00B26392" w:rsidRPr="00EC76D5">
        <w:t>reference</w:t>
      </w:r>
      <w:r w:rsidR="00310F4B" w:rsidRPr="00EC76D5">
        <w:t xml:space="preserve"> to </w:t>
      </w:r>
      <w:r w:rsidR="00B26392" w:rsidRPr="00EC76D5">
        <w:t xml:space="preserve">its parent table (except the table for the global space, which </w:t>
      </w:r>
      <w:r w:rsidR="009D5CB7" w:rsidRPr="00EC76D5">
        <w:t xml:space="preserve">table parent </w:t>
      </w:r>
      <w:r w:rsidR="00B26392" w:rsidRPr="00EC76D5">
        <w:t xml:space="preserve">reference is null), and a set of </w:t>
      </w:r>
      <w:r w:rsidR="003641A3" w:rsidRPr="00EC76D5">
        <w:t>references to its child tables.</w:t>
      </w:r>
    </w:p>
    <w:p w14:paraId="687FC3B4" w14:textId="5D8B0CBD" w:rsidR="006A31DF" w:rsidRPr="00EC76D5" w:rsidRDefault="006A31DF" w:rsidP="006A31DF">
      <w:pPr>
        <w:pStyle w:val="Rubrik2"/>
      </w:pPr>
      <w:bookmarkStart w:id="5570" w:name="_Toc481936403"/>
      <w:r w:rsidRPr="00EC76D5">
        <w:t>The Symb</w:t>
      </w:r>
      <w:r w:rsidR="00A66A63" w:rsidRPr="00EC76D5">
        <w:t>ol</w:t>
      </w:r>
      <w:r w:rsidRPr="00EC76D5">
        <w:t xml:space="preserve"> Class</w:t>
      </w:r>
      <w:bookmarkEnd w:id="5570"/>
    </w:p>
    <w:p w14:paraId="0883D11F" w14:textId="2B2406F6" w:rsidR="009E217C" w:rsidRPr="00EC76D5" w:rsidRDefault="00D2594B" w:rsidP="007E1B37">
      <w:r w:rsidRPr="00EC76D5">
        <w:t xml:space="preserve">The </w:t>
      </w:r>
      <w:r w:rsidRPr="00EC76D5">
        <w:rPr>
          <w:rStyle w:val="CodeInText0"/>
        </w:rPr>
        <w:t>S</w:t>
      </w:r>
      <w:r w:rsidR="007E1B37" w:rsidRPr="00EC76D5">
        <w:rPr>
          <w:rStyle w:val="CodeInText0"/>
        </w:rPr>
        <w:t>ymbol</w:t>
      </w:r>
      <w:r w:rsidR="007E1B37" w:rsidRPr="00EC76D5">
        <w:t xml:space="preserve"> </w:t>
      </w:r>
      <w:r w:rsidRPr="00EC76D5">
        <w:t>class describes a</w:t>
      </w:r>
      <w:r w:rsidR="007E1B37" w:rsidRPr="00EC76D5">
        <w:t xml:space="preserve"> v</w:t>
      </w:r>
      <w:r w:rsidR="007B2E40" w:rsidRPr="00EC76D5">
        <w:t xml:space="preserve">ariable, </w:t>
      </w:r>
      <w:r w:rsidR="003141F2" w:rsidRPr="00EC76D5">
        <w:t xml:space="preserve">a value, </w:t>
      </w:r>
      <w:r w:rsidR="007B2E40" w:rsidRPr="00EC76D5">
        <w:t xml:space="preserve">a function, or a type </w:t>
      </w:r>
      <w:r w:rsidR="006D7ED5" w:rsidRPr="00EC76D5">
        <w:t xml:space="preserve">specified with </w:t>
      </w:r>
      <w:r w:rsidR="007E1B37" w:rsidRPr="00EC76D5">
        <w:rPr>
          <w:rStyle w:val="CodeInText"/>
        </w:rPr>
        <w:t>typedef</w:t>
      </w:r>
      <w:r w:rsidR="00F332E5" w:rsidRPr="00EC76D5">
        <w:t>. It holds</w:t>
      </w:r>
      <w:r w:rsidR="002662B6" w:rsidRPr="00EC76D5">
        <w:t xml:space="preserve"> </w:t>
      </w:r>
      <w:r w:rsidR="00FC62A3" w:rsidRPr="00EC76D5">
        <w:t>the following</w:t>
      </w:r>
      <w:r w:rsidR="009E217C" w:rsidRPr="00EC76D5">
        <w:t xml:space="preserve"> features:</w:t>
      </w:r>
    </w:p>
    <w:p w14:paraId="43FA47FC" w14:textId="4CF05330" w:rsidR="00EB4730" w:rsidRPr="00EC76D5" w:rsidRDefault="00EB4730" w:rsidP="00AC631C">
      <w:pPr>
        <w:pStyle w:val="Liststycke"/>
        <w:numPr>
          <w:ilvl w:val="0"/>
          <w:numId w:val="104"/>
        </w:numPr>
        <w:rPr>
          <w:rStyle w:val="CodeInText"/>
          <w:i w:val="0"/>
        </w:rPr>
      </w:pPr>
      <w:r w:rsidRPr="00EC76D5">
        <w:rPr>
          <w:rStyle w:val="CodeInText"/>
        </w:rPr>
        <w:t>Name</w:t>
      </w:r>
      <w:r w:rsidR="00BD3B71" w:rsidRPr="00EC76D5">
        <w:rPr>
          <w:rStyle w:val="CodeInText"/>
          <w:i w:val="0"/>
        </w:rPr>
        <w:t xml:space="preserve">. A symbol </w:t>
      </w:r>
      <w:r w:rsidRPr="00EC76D5">
        <w:rPr>
          <w:rStyle w:val="CodeInText"/>
          <w:i w:val="0"/>
        </w:rPr>
        <w:t xml:space="preserve">actually </w:t>
      </w:r>
      <w:r w:rsidR="00BD3B71" w:rsidRPr="00EC76D5">
        <w:rPr>
          <w:rStyle w:val="CodeInText"/>
          <w:i w:val="0"/>
        </w:rPr>
        <w:t xml:space="preserve">has </w:t>
      </w:r>
      <w:r w:rsidRPr="00EC76D5">
        <w:rPr>
          <w:rStyle w:val="CodeInText"/>
          <w:i w:val="0"/>
        </w:rPr>
        <w:t>two names: the re</w:t>
      </w:r>
      <w:r w:rsidR="001C3397" w:rsidRPr="00EC76D5">
        <w:rPr>
          <w:rStyle w:val="CodeInText"/>
          <w:i w:val="0"/>
        </w:rPr>
        <w:t>gular name it</w:t>
      </w:r>
      <w:r w:rsidRPr="00EC76D5">
        <w:rPr>
          <w:rStyle w:val="CodeInText"/>
          <w:i w:val="0"/>
        </w:rPr>
        <w:t xml:space="preserve"> has been </w:t>
      </w:r>
      <w:r w:rsidR="002B7E34" w:rsidRPr="00EC76D5">
        <w:rPr>
          <w:rStyle w:val="CodeInText"/>
          <w:i w:val="0"/>
        </w:rPr>
        <w:t>defined</w:t>
      </w:r>
      <w:r w:rsidRPr="00EC76D5">
        <w:rPr>
          <w:rStyle w:val="CodeInText"/>
          <w:i w:val="0"/>
        </w:rPr>
        <w:t xml:space="preserve"> with and a</w:t>
      </w:r>
      <w:r w:rsidR="00BD3B71" w:rsidRPr="00EC76D5">
        <w:rPr>
          <w:rStyle w:val="CodeInText"/>
          <w:i w:val="0"/>
        </w:rPr>
        <w:t xml:space="preserve"> unique</w:t>
      </w:r>
      <w:r w:rsidRPr="00EC76D5">
        <w:rPr>
          <w:rStyle w:val="CodeInText"/>
          <w:i w:val="0"/>
        </w:rPr>
        <w:t xml:space="preserve"> name, which is the same for symbols with external linkage and prefixed with the number of its block is has been defined in for symbols without external linkage.</w:t>
      </w:r>
    </w:p>
    <w:p w14:paraId="73A87173" w14:textId="63980523" w:rsidR="00343B47" w:rsidRPr="00EC76D5" w:rsidRDefault="00AC631C" w:rsidP="00AC631C">
      <w:pPr>
        <w:pStyle w:val="Liststycke"/>
        <w:numPr>
          <w:ilvl w:val="0"/>
          <w:numId w:val="104"/>
        </w:numPr>
      </w:pPr>
      <w:r w:rsidRPr="00EC76D5">
        <w:rPr>
          <w:rStyle w:val="CodeInText"/>
        </w:rPr>
        <w:t>Status</w:t>
      </w:r>
      <w:r w:rsidRPr="00EC76D5">
        <w:t>. A symbol may be defined, defined with</w:t>
      </w:r>
      <w:r w:rsidR="004C2B67" w:rsidRPr="00EC76D5">
        <w:t xml:space="preserve"> value, parameter, temporary,</w:t>
      </w:r>
      <w:r w:rsidRPr="00EC76D5">
        <w:t xml:space="preserve"> solid temporary</w:t>
      </w:r>
      <w:r w:rsidR="004C2B67" w:rsidRPr="00EC76D5">
        <w:t>, or value</w:t>
      </w:r>
      <w:r w:rsidRPr="00EC76D5">
        <w:t>. A solid temporary</w:t>
      </w:r>
      <w:r w:rsidR="00E02E60" w:rsidRPr="00EC76D5">
        <w:t xml:space="preserve"> symbol</w:t>
      </w:r>
      <w:r w:rsidR="00B5379F" w:rsidRPr="00EC76D5">
        <w:t xml:space="preserve"> is a temporary </w:t>
      </w:r>
      <w:r w:rsidR="00E02E60" w:rsidRPr="00EC76D5">
        <w:t xml:space="preserve">symbol </w:t>
      </w:r>
      <w:r w:rsidR="00B5379F" w:rsidRPr="00EC76D5">
        <w:t xml:space="preserve">which value shall be stored between base blocks (see Section </w:t>
      </w:r>
      <w:r w:rsidR="00B5379F" w:rsidRPr="00EC76D5">
        <w:fldChar w:fldCharType="begin"/>
      </w:r>
      <w:r w:rsidR="00B5379F" w:rsidRPr="00EC76D5">
        <w:instrText xml:space="preserve"> REF _Ref418278230 \r \h </w:instrText>
      </w:r>
      <w:r w:rsidR="00B5379F" w:rsidRPr="00EC76D5">
        <w:fldChar w:fldCharType="separate"/>
      </w:r>
      <w:r w:rsidR="00545E00" w:rsidRPr="00EC76D5">
        <w:t>14.2.1</w:t>
      </w:r>
      <w:r w:rsidR="00B5379F" w:rsidRPr="00EC76D5">
        <w:fldChar w:fldCharType="end"/>
      </w:r>
      <w:r w:rsidR="00A05C7C" w:rsidRPr="00EC76D5">
        <w:t>)</w:t>
      </w:r>
      <w:r w:rsidR="00002FAB" w:rsidRPr="00EC76D5">
        <w:t>.</w:t>
      </w:r>
    </w:p>
    <w:p w14:paraId="20153FFE" w14:textId="7E6D8247" w:rsidR="00E8692E" w:rsidRPr="00EC76D5" w:rsidRDefault="00E8692E" w:rsidP="00AC631C">
      <w:pPr>
        <w:pStyle w:val="Liststycke"/>
        <w:numPr>
          <w:ilvl w:val="0"/>
          <w:numId w:val="104"/>
        </w:numPr>
      </w:pPr>
      <w:r w:rsidRPr="00EC76D5">
        <w:rPr>
          <w:rStyle w:val="CodeInText"/>
        </w:rPr>
        <w:t>Storage</w:t>
      </w:r>
      <w:r w:rsidRPr="00EC76D5">
        <w:t xml:space="preserve">. A symbol may be </w:t>
      </w:r>
      <w:r w:rsidR="0076420F" w:rsidRPr="00EC76D5">
        <w:t xml:space="preserve">auto, register, </w:t>
      </w:r>
      <w:r w:rsidR="008E0B43" w:rsidRPr="00EC76D5">
        <w:t>static, extern or type</w:t>
      </w:r>
      <w:r w:rsidR="00512AB1" w:rsidRPr="00EC76D5">
        <w:t>def.</w:t>
      </w:r>
      <w:r w:rsidR="007E167C" w:rsidRPr="00EC76D5">
        <w:t xml:space="preserve"> </w:t>
      </w:r>
      <w:ins w:id="5571" w:author="Stefan Bjornander" w:date="2015-04-25T18:27:00Z">
        <w:r w:rsidR="007E167C" w:rsidRPr="00EC76D5">
          <w:t xml:space="preserve">If the storage specifier is omitted a global variable is regarded as static and a local variable is </w:t>
        </w:r>
      </w:ins>
      <w:ins w:id="5572" w:author="Stefan Bjornander" w:date="2015-04-25T18:28:00Z">
        <w:r w:rsidR="007E167C" w:rsidRPr="00EC76D5">
          <w:t>regarded as auto.</w:t>
        </w:r>
      </w:ins>
      <w:r w:rsidR="00201FF9" w:rsidRPr="00EC76D5">
        <w:t xml:space="preserve"> </w:t>
      </w:r>
      <w:r w:rsidR="00010E0C" w:rsidRPr="00EC76D5">
        <w:t>In this book, t</w:t>
      </w:r>
      <w:ins w:id="5573" w:author="Stefan Bjornander" w:date="2015-04-25T16:11:00Z">
        <w:r w:rsidR="00201FF9" w:rsidRPr="00EC76D5">
          <w:t xml:space="preserve">he </w:t>
        </w:r>
      </w:ins>
      <w:r w:rsidR="007661AC" w:rsidRPr="00EC76D5">
        <w:t>only difference between an auto or register symbol is that the address operator cannot be applied to a register symbol.</w:t>
      </w:r>
    </w:p>
    <w:p w14:paraId="6A44A672" w14:textId="4B6E25F2" w:rsidR="0020746E" w:rsidRPr="00EC76D5" w:rsidRDefault="0020746E" w:rsidP="00AC631C">
      <w:pPr>
        <w:pStyle w:val="Liststycke"/>
        <w:numPr>
          <w:ilvl w:val="0"/>
          <w:numId w:val="104"/>
        </w:numPr>
      </w:pPr>
      <w:r w:rsidRPr="00EC76D5">
        <w:rPr>
          <w:rStyle w:val="CodeInText"/>
        </w:rPr>
        <w:t>Type</w:t>
      </w:r>
      <w:r w:rsidRPr="00EC76D5">
        <w:t xml:space="preserve">. </w:t>
      </w:r>
      <w:r w:rsidR="00EB4730" w:rsidRPr="00EC76D5">
        <w:t>Each symbol ha</w:t>
      </w:r>
      <w:r w:rsidR="00685468" w:rsidRPr="00EC76D5">
        <w:t xml:space="preserve">s </w:t>
      </w:r>
      <w:r w:rsidR="00CB0AB9" w:rsidRPr="00EC76D5">
        <w:t>a type</w:t>
      </w:r>
      <w:r w:rsidR="00AC71D7" w:rsidRPr="00EC76D5">
        <w:t xml:space="preserve"> as described in Section </w:t>
      </w:r>
      <w:r w:rsidR="00AC71D7" w:rsidRPr="00EC76D5">
        <w:fldChar w:fldCharType="begin"/>
      </w:r>
      <w:r w:rsidR="00AC71D7" w:rsidRPr="00EC76D5">
        <w:instrText xml:space="preserve"> REF _Ref479084909 \r \h </w:instrText>
      </w:r>
      <w:r w:rsidR="00AC71D7" w:rsidRPr="00EC76D5">
        <w:fldChar w:fldCharType="separate"/>
      </w:r>
      <w:r w:rsidR="00545E00" w:rsidRPr="00EC76D5">
        <w:t>7.1</w:t>
      </w:r>
      <w:r w:rsidR="00AC71D7" w:rsidRPr="00EC76D5">
        <w:fldChar w:fldCharType="end"/>
      </w:r>
      <w:r w:rsidR="00AC71D7" w:rsidRPr="00EC76D5">
        <w:t>.</w:t>
      </w:r>
    </w:p>
    <w:p w14:paraId="66B265F0" w14:textId="5DE91BF1" w:rsidR="00C02F6D" w:rsidRPr="00EC76D5" w:rsidRDefault="00CB0AB9" w:rsidP="00FA2F13">
      <w:pPr>
        <w:pStyle w:val="Liststycke"/>
        <w:numPr>
          <w:ilvl w:val="0"/>
          <w:numId w:val="104"/>
        </w:numPr>
      </w:pPr>
      <w:r w:rsidRPr="00EC76D5">
        <w:rPr>
          <w:rStyle w:val="CodeInText"/>
        </w:rPr>
        <w:t>Value</w:t>
      </w:r>
      <w:r w:rsidRPr="00EC76D5">
        <w:t>.</w:t>
      </w:r>
      <w:r w:rsidR="00BD3F52" w:rsidRPr="00EC76D5">
        <w:t xml:space="preserve"> A symbol may have a value of integral, </w:t>
      </w:r>
    </w:p>
    <w:p w14:paraId="64FD920F" w14:textId="77777777" w:rsidR="00082D13" w:rsidRPr="00EC76D5" w:rsidRDefault="00082D13" w:rsidP="00FA2F13">
      <w:pPr>
        <w:pStyle w:val="Liststycke"/>
        <w:numPr>
          <w:ilvl w:val="0"/>
          <w:numId w:val="104"/>
        </w:numPr>
      </w:pPr>
      <w:r w:rsidRPr="00EC76D5">
        <w:rPr>
          <w:rStyle w:val="CodeInText"/>
        </w:rPr>
        <w:t>External</w:t>
      </w:r>
      <w:r w:rsidRPr="00EC76D5">
        <w:t>. A symbol may have external linkage; that is, it is visible from other source code files.</w:t>
      </w:r>
    </w:p>
    <w:p w14:paraId="6ED93C89" w14:textId="1867D2D0" w:rsidR="00DA0F9D" w:rsidRPr="00EC76D5" w:rsidRDefault="00DA0F9D" w:rsidP="00FA2F13">
      <w:pPr>
        <w:pStyle w:val="Liststycke"/>
        <w:numPr>
          <w:ilvl w:val="0"/>
          <w:numId w:val="104"/>
        </w:numPr>
      </w:pPr>
      <w:r w:rsidRPr="00EC76D5">
        <w:rPr>
          <w:rStyle w:val="CodeInText"/>
        </w:rPr>
        <w:t>Parent Symbol</w:t>
      </w:r>
      <w:r w:rsidRPr="00EC76D5">
        <w:t xml:space="preserve">. </w:t>
      </w:r>
      <w:r w:rsidR="00361E0A" w:rsidRPr="00EC76D5">
        <w:t>If the symbol is a member of a struct or union, the parent symbol is that struct or union.</w:t>
      </w:r>
    </w:p>
    <w:p w14:paraId="620F4103" w14:textId="5E0FA765" w:rsidR="0011283E" w:rsidRPr="00EC76D5" w:rsidRDefault="0011283E" w:rsidP="00FA2F13">
      <w:pPr>
        <w:pStyle w:val="Liststycke"/>
        <w:numPr>
          <w:ilvl w:val="0"/>
          <w:numId w:val="104"/>
        </w:numPr>
      </w:pPr>
      <w:r w:rsidRPr="00EC76D5">
        <w:rPr>
          <w:rStyle w:val="CodeInText"/>
        </w:rPr>
        <w:t>Child Set</w:t>
      </w:r>
      <w:r w:rsidRPr="00EC76D5">
        <w:t xml:space="preserve">. </w:t>
      </w:r>
    </w:p>
    <w:p w14:paraId="1EF453F9" w14:textId="2D942AF3" w:rsidR="00EE63B9" w:rsidRPr="00EC76D5" w:rsidRDefault="006053EE" w:rsidP="00FA2F13">
      <w:pPr>
        <w:pStyle w:val="Liststycke"/>
        <w:numPr>
          <w:ilvl w:val="0"/>
          <w:numId w:val="104"/>
        </w:numPr>
      </w:pPr>
      <w:r w:rsidRPr="00EC76D5">
        <w:rPr>
          <w:rStyle w:val="CodeInText"/>
        </w:rPr>
        <w:t>Address Symbol</w:t>
      </w:r>
      <w:r w:rsidRPr="00EC76D5">
        <w:t xml:space="preserve">. </w:t>
      </w:r>
      <w:r w:rsidR="002B53AC" w:rsidRPr="00EC76D5">
        <w:t xml:space="preserve">In case of the address, arrow, or index operator </w:t>
      </w:r>
      <w:r w:rsidR="009F6638" w:rsidRPr="00EC76D5">
        <w:t xml:space="preserve">the address symbol is the </w:t>
      </w:r>
      <w:r w:rsidR="00B02345">
        <w:t>dereference</w:t>
      </w:r>
      <w:r w:rsidR="003C41FE" w:rsidRPr="00EC76D5">
        <w:t>erred</w:t>
      </w:r>
      <w:r w:rsidR="00696B3A" w:rsidRPr="00EC76D5">
        <w:t xml:space="preserve"> </w:t>
      </w:r>
      <w:r w:rsidR="003C41FE" w:rsidRPr="00EC76D5">
        <w:t>symbol.</w:t>
      </w:r>
      <w:r w:rsidR="00C80374" w:rsidRPr="00EC76D5">
        <w:t xml:space="preserve"> In case of the arrow operator or constant index we also store t</w:t>
      </w:r>
      <w:r w:rsidR="00A8510B" w:rsidRPr="00EC76D5">
        <w:t>he offset of the address symbol.</w:t>
      </w:r>
    </w:p>
    <w:p w14:paraId="20EC342E" w14:textId="7424A853" w:rsidR="0011283E" w:rsidRPr="00EC76D5" w:rsidRDefault="0011283E" w:rsidP="00FA2F13">
      <w:pPr>
        <w:pStyle w:val="Liststycke"/>
        <w:numPr>
          <w:ilvl w:val="0"/>
          <w:numId w:val="104"/>
        </w:numPr>
      </w:pPr>
      <w:r w:rsidRPr="00EC76D5">
        <w:rPr>
          <w:rStyle w:val="CodeInText"/>
        </w:rPr>
        <w:t>Address Offset</w:t>
      </w:r>
      <w:r w:rsidRPr="00EC76D5">
        <w:t>.</w:t>
      </w:r>
    </w:p>
    <w:p w14:paraId="1E464935" w14:textId="2DCA48D7" w:rsidR="009B3663" w:rsidRPr="00EC76D5" w:rsidRDefault="00EE63B9" w:rsidP="00FA2F13">
      <w:pPr>
        <w:pStyle w:val="Liststycke"/>
        <w:numPr>
          <w:ilvl w:val="0"/>
          <w:numId w:val="104"/>
        </w:numPr>
      </w:pPr>
      <w:r w:rsidRPr="00EC76D5">
        <w:rPr>
          <w:rStyle w:val="CodeInText0"/>
        </w:rPr>
        <w:t>Offset</w:t>
      </w:r>
      <w:r w:rsidRPr="00EC76D5">
        <w:t xml:space="preserve">. </w:t>
      </w:r>
      <w:r w:rsidR="0045445A" w:rsidRPr="00EC76D5">
        <w:t xml:space="preserve">Each auto or register symbol has an offset on the activation record. </w:t>
      </w:r>
      <w:r w:rsidR="00C80374" w:rsidRPr="00EC76D5">
        <w:t>Each struct member has also an offset relative the beginning of the struct (the first member has offset zero), all union members ha</w:t>
      </w:r>
      <w:r w:rsidR="0001328A" w:rsidRPr="00EC76D5">
        <w:t>ve</w:t>
      </w:r>
      <w:r w:rsidR="00C80374" w:rsidRPr="00EC76D5">
        <w:t xml:space="preserve"> offset zero.</w:t>
      </w:r>
    </w:p>
    <w:p w14:paraId="09733041" w14:textId="2E054B1B" w:rsidR="00082D13" w:rsidRPr="00EC76D5" w:rsidRDefault="00004FC8" w:rsidP="00FA2F13">
      <w:pPr>
        <w:pStyle w:val="Liststycke"/>
        <w:numPr>
          <w:ilvl w:val="0"/>
          <w:numId w:val="104"/>
        </w:numPr>
      </w:pPr>
      <w:r w:rsidRPr="00EC76D5">
        <w:t xml:space="preserve">When the final object code is </w:t>
      </w:r>
      <w:r w:rsidR="0001328A" w:rsidRPr="00EC76D5">
        <w:t>generated</w:t>
      </w:r>
      <w:r w:rsidRPr="00EC76D5">
        <w:t xml:space="preserve">, we mark each auto or register symbol as used. </w:t>
      </w:r>
      <w:r w:rsidR="009B3663" w:rsidRPr="00EC76D5">
        <w:t xml:space="preserve">In </w:t>
      </w:r>
      <w:r w:rsidR="00C41CC5" w:rsidRPr="00EC76D5">
        <w:t>the end,</w:t>
      </w:r>
      <w:r w:rsidR="009B3663" w:rsidRPr="00EC76D5">
        <w:t xml:space="preserve"> a</w:t>
      </w:r>
      <w:r w:rsidRPr="00EC76D5">
        <w:t>ll non-used symbols are being removed.</w:t>
      </w:r>
    </w:p>
    <w:p w14:paraId="230ED15B" w14:textId="77777777" w:rsidR="007E1B37" w:rsidRPr="00EC76D5" w:rsidRDefault="00D822AE" w:rsidP="007E1B37">
      <w:pPr>
        <w:rPr>
          <w:ins w:id="5574" w:author="Stefan Bjornander" w:date="2015-04-25T16:09:00Z"/>
        </w:rPr>
      </w:pPr>
      <w:r w:rsidRPr="00EC76D5">
        <w:t>The nam</w:t>
      </w:r>
      <w:r w:rsidR="00D82AD0" w:rsidRPr="00EC76D5">
        <w:t>e</w:t>
      </w:r>
      <w:r w:rsidRPr="00EC76D5">
        <w:t xml:space="preserve"> is somewhat misleading since we also store functions and types, defined by </w:t>
      </w:r>
      <w:r w:rsidRPr="00EC76D5">
        <w:rPr>
          <w:rStyle w:val="CodeInText"/>
          <w:rPrChange w:id="5575" w:author="Stefan Bjornander" w:date="2015-04-25T10:11:00Z">
            <w:rPr/>
          </w:rPrChange>
        </w:rPr>
        <w:t>typedef</w:t>
      </w:r>
      <w:r w:rsidRPr="00EC76D5">
        <w:t>, in the table.</w:t>
      </w:r>
      <w:ins w:id="5576" w:author="Stefan Bjornander" w:date="2015-04-25T10:11:00Z">
        <w:r w:rsidR="00027FFA" w:rsidRPr="00EC76D5">
          <w:t xml:space="preserve"> In some compiler technique text books the table is called</w:t>
        </w:r>
      </w:ins>
      <w:ins w:id="5577" w:author="Stefan Bjornander" w:date="2015-04-25T10:14:00Z">
        <w:r w:rsidR="00263543" w:rsidRPr="00EC76D5">
          <w:t xml:space="preserve"> the</w:t>
        </w:r>
        <w:r w:rsidR="00027FFA" w:rsidRPr="00EC76D5">
          <w:t xml:space="preserve"> </w:t>
        </w:r>
        <w:r w:rsidR="00027FFA" w:rsidRPr="00EC76D5">
          <w:rPr>
            <w:rStyle w:val="CodeInText"/>
            <w:rPrChange w:id="5578" w:author="Stefan Bjornander" w:date="2015-04-25T10:14:00Z">
              <w:rPr/>
            </w:rPrChange>
          </w:rPr>
          <w:t>symbol table</w:t>
        </w:r>
        <w:r w:rsidR="00027FFA" w:rsidRPr="00EC76D5">
          <w:t xml:space="preserve">. However, I think that term is </w:t>
        </w:r>
        <w:r w:rsidR="00263543" w:rsidRPr="00EC76D5">
          <w:t>too wide for our purposes.</w:t>
        </w:r>
      </w:ins>
    </w:p>
    <w:p w14:paraId="0A825C30" w14:textId="3559F9C6" w:rsidR="00197573" w:rsidRPr="00EC76D5" w:rsidRDefault="00197573">
      <w:pPr>
        <w:pStyle w:val="Rubrik3"/>
        <w:rPr>
          <w:ins w:id="5579" w:author="Stefan Bjornander" w:date="2015-04-25T16:11:00Z"/>
        </w:rPr>
        <w:pPrChange w:id="5580" w:author="Stefan Bjornander" w:date="2015-04-25T16:09:00Z">
          <w:pPr/>
        </w:pPrChange>
      </w:pPr>
      <w:bookmarkStart w:id="5581" w:name="_Toc481936404"/>
      <w:ins w:id="5582" w:author="Stefan Bjornander" w:date="2015-04-25T16:09:00Z">
        <w:r w:rsidRPr="00EC76D5">
          <w:t>Symbol Storage</w:t>
        </w:r>
      </w:ins>
      <w:bookmarkEnd w:id="5581"/>
    </w:p>
    <w:p w14:paraId="461765E5" w14:textId="77777777" w:rsidR="00E2539F" w:rsidRPr="00EC76D5" w:rsidRDefault="00100F1D">
      <w:pPr>
        <w:rPr>
          <w:ins w:id="5583" w:author="Stefan Bjornander" w:date="2015-04-25T16:22:00Z"/>
        </w:rPr>
      </w:pPr>
      <w:ins w:id="5584" w:author="Stefan Bjornander" w:date="2015-04-25T16:11:00Z">
        <w:r w:rsidRPr="00EC76D5">
          <w:t xml:space="preserve">A symbol can hold the storage </w:t>
        </w:r>
      </w:ins>
      <w:ins w:id="5585" w:author="Stefan Bjornander" w:date="2015-04-25T18:26:00Z">
        <w:r w:rsidR="00D93FF2" w:rsidRPr="00EC76D5">
          <w:rPr>
            <w:rStyle w:val="CodeInText"/>
            <w:rPrChange w:id="5586" w:author="Stefan Bjornander" w:date="2015-04-25T18:26:00Z">
              <w:rPr/>
            </w:rPrChange>
          </w:rPr>
          <w:t>Typedef</w:t>
        </w:r>
        <w:r w:rsidR="00D93FF2" w:rsidRPr="00EC76D5">
          <w:t xml:space="preserve">, </w:t>
        </w:r>
        <w:r w:rsidR="00D93FF2" w:rsidRPr="00EC76D5">
          <w:rPr>
            <w:rStyle w:val="CodeInText"/>
            <w:rPrChange w:id="5587" w:author="Stefan Bjornander" w:date="2015-04-25T18:26:00Z">
              <w:rPr/>
            </w:rPrChange>
          </w:rPr>
          <w:t>Static</w:t>
        </w:r>
        <w:r w:rsidR="00D93FF2" w:rsidRPr="00EC76D5">
          <w:t xml:space="preserve">, </w:t>
        </w:r>
        <w:r w:rsidR="00D93FF2" w:rsidRPr="00EC76D5">
          <w:rPr>
            <w:rStyle w:val="CodeInText"/>
            <w:rPrChange w:id="5588" w:author="Stefan Bjornander" w:date="2015-04-25T18:26:00Z">
              <w:rPr/>
            </w:rPrChange>
          </w:rPr>
          <w:t>Extern</w:t>
        </w:r>
        <w:r w:rsidR="00D93FF2" w:rsidRPr="00EC76D5">
          <w:t xml:space="preserve">, </w:t>
        </w:r>
        <w:r w:rsidR="00D93FF2" w:rsidRPr="00EC76D5">
          <w:rPr>
            <w:rStyle w:val="CodeInText"/>
            <w:rPrChange w:id="5589" w:author="Stefan Bjornander" w:date="2015-04-25T18:26:00Z">
              <w:rPr/>
            </w:rPrChange>
          </w:rPr>
          <w:t>A</w:t>
        </w:r>
        <w:r w:rsidR="004050FC" w:rsidRPr="00EC76D5">
          <w:rPr>
            <w:rStyle w:val="CodeInText"/>
            <w:rPrChange w:id="5590" w:author="Stefan Bjornander" w:date="2015-04-25T18:26:00Z">
              <w:rPr/>
            </w:rPrChange>
          </w:rPr>
          <w:t>uto</w:t>
        </w:r>
        <w:r w:rsidR="004050FC" w:rsidRPr="00EC76D5">
          <w:t xml:space="preserve">, and </w:t>
        </w:r>
        <w:r w:rsidR="00D93FF2" w:rsidRPr="00EC76D5">
          <w:rPr>
            <w:rStyle w:val="CodeInText"/>
            <w:rPrChange w:id="5591" w:author="Stefan Bjornander" w:date="2015-04-25T18:26:00Z">
              <w:rPr/>
            </w:rPrChange>
          </w:rPr>
          <w:t>R</w:t>
        </w:r>
        <w:r w:rsidR="004050FC" w:rsidRPr="00EC76D5">
          <w:rPr>
            <w:rStyle w:val="CodeInText"/>
            <w:rPrChange w:id="5592" w:author="Stefan Bjornander" w:date="2015-04-25T18:26:00Z">
              <w:rPr/>
            </w:rPrChange>
          </w:rPr>
          <w:t>egister</w:t>
        </w:r>
        <w:r w:rsidR="004050FC" w:rsidRPr="00EC76D5">
          <w:t>.</w:t>
        </w:r>
      </w:ins>
      <w:ins w:id="5593" w:author="Stefan Bjornander" w:date="2015-04-25T18:27:00Z">
        <w:r w:rsidR="00D93FF2" w:rsidRPr="00EC76D5">
          <w:t xml:space="preserve"> If the storage specifier is omitted, a global variable is regarded as static, and a local variable is </w:t>
        </w:r>
      </w:ins>
      <w:ins w:id="5594" w:author="Stefan Bjornander" w:date="2015-04-25T18:28:00Z">
        <w:r w:rsidR="00D93FF2" w:rsidRPr="00EC76D5">
          <w:t>regarded as auto.</w:t>
        </w:r>
        <w:r w:rsidR="00C3772C" w:rsidRPr="00EC76D5">
          <w:t xml:space="preserve"> T</w:t>
        </w:r>
      </w:ins>
      <w:ins w:id="5595" w:author="Stefan Bjornander" w:date="2015-04-25T16:11:00Z">
        <w:r w:rsidR="005844F5" w:rsidRPr="00EC76D5">
          <w:t>he Regist</w:t>
        </w:r>
        <w:r w:rsidR="00C95948" w:rsidRPr="00EC76D5">
          <w:t>er storage has been included for</w:t>
        </w:r>
        <w:r w:rsidR="005844F5" w:rsidRPr="00EC76D5">
          <w:t xml:space="preserve"> the sake of completeness, but in this book is has no effect. On every occasion, </w:t>
        </w:r>
      </w:ins>
      <w:ins w:id="5596" w:author="Stefan Bjornander" w:date="2015-04-25T18:28:00Z">
        <w:r w:rsidR="00C3772C" w:rsidRPr="00EC76D5">
          <w:t xml:space="preserve">a </w:t>
        </w:r>
      </w:ins>
      <w:ins w:id="5597" w:author="Stefan Bjornander" w:date="2015-04-25T16:12:00Z">
        <w:r w:rsidR="005844F5" w:rsidRPr="00EC76D5">
          <w:t xml:space="preserve">symbol </w:t>
        </w:r>
        <w:r w:rsidR="005844F5" w:rsidRPr="00EC76D5">
          <w:lastRenderedPageBreak/>
          <w:t xml:space="preserve">with </w:t>
        </w:r>
      </w:ins>
      <w:ins w:id="5598" w:author="Stefan Bjornander" w:date="2015-04-25T16:11:00Z">
        <w:r w:rsidR="005844F5" w:rsidRPr="00EC76D5">
          <w:t xml:space="preserve">the Auto </w:t>
        </w:r>
      </w:ins>
      <w:ins w:id="5599" w:author="Stefan Bjornander" w:date="2015-04-25T16:12:00Z">
        <w:r w:rsidR="005844F5" w:rsidRPr="00EC76D5">
          <w:t>or</w:t>
        </w:r>
      </w:ins>
      <w:ins w:id="5600" w:author="Stefan Bjornander" w:date="2015-04-25T16:11:00Z">
        <w:r w:rsidR="005844F5" w:rsidRPr="00EC76D5">
          <w:t xml:space="preserve"> Register storage are </w:t>
        </w:r>
      </w:ins>
      <w:ins w:id="5601" w:author="Stefan Bjornander" w:date="2015-04-25T16:12:00Z">
        <w:r w:rsidR="005844F5" w:rsidRPr="00EC76D5">
          <w:t>treated equally.</w:t>
        </w:r>
      </w:ins>
      <w:ins w:id="5602" w:author="Stefan Bjornander" w:date="2015-04-25T18:29:00Z">
        <w:r w:rsidR="00B267A5" w:rsidRPr="00EC76D5">
          <w:t xml:space="preserve"> </w:t>
        </w:r>
      </w:ins>
      <w:ins w:id="5603" w:author="Stefan Bjornander" w:date="2015-04-25T18:28:00Z">
        <w:r w:rsidR="00E2539F" w:rsidRPr="00EC76D5">
          <w:t>Moreover, a symbol has a name, type, and potential value.</w:t>
        </w:r>
      </w:ins>
    </w:p>
    <w:p w14:paraId="0AACCE79" w14:textId="77777777" w:rsidR="00C95948" w:rsidRPr="00EC76D5" w:rsidRDefault="004C18EE">
      <w:pPr>
        <w:pStyle w:val="CodeHeader"/>
        <w:rPr>
          <w:ins w:id="5604" w:author="Stefan Bjornander" w:date="2015-04-25T16:22:00Z"/>
        </w:rPr>
        <w:pPrChange w:id="5605" w:author="Stefan Bjornander" w:date="2015-04-25T16:22:00Z">
          <w:pPr/>
        </w:pPrChange>
      </w:pPr>
      <w:ins w:id="5606" w:author="Stefan Bjornander" w:date="2015-04-25T16:22:00Z">
        <w:r w:rsidRPr="00EC76D5">
          <w:t>Storage.java</w:t>
        </w:r>
      </w:ins>
    </w:p>
    <w:p w14:paraId="2279A7FD" w14:textId="77777777" w:rsidR="004C18EE" w:rsidRPr="00EC76D5" w:rsidRDefault="004C18EE" w:rsidP="004C18EE">
      <w:pPr>
        <w:pStyle w:val="Code"/>
        <w:rPr>
          <w:ins w:id="5607" w:author="Stefan Bjornander" w:date="2015-04-25T16:22:00Z"/>
        </w:rPr>
      </w:pPr>
      <w:ins w:id="5608" w:author="Stefan Bjornander" w:date="2015-04-25T16:22:00Z">
        <w:r w:rsidRPr="00EC76D5">
          <w:t>package c_compiler;</w:t>
        </w:r>
      </w:ins>
    </w:p>
    <w:p w14:paraId="302E58F2" w14:textId="77777777" w:rsidR="004C18EE" w:rsidRPr="00EC76D5" w:rsidRDefault="004C18EE" w:rsidP="004C18EE">
      <w:pPr>
        <w:pStyle w:val="Code"/>
        <w:rPr>
          <w:ins w:id="5609" w:author="Stefan Bjornander" w:date="2015-04-25T16:22:00Z"/>
        </w:rPr>
      </w:pPr>
    </w:p>
    <w:p w14:paraId="7D17130D" w14:textId="77777777" w:rsidR="004C18EE" w:rsidRPr="00EC76D5" w:rsidRDefault="004C18EE" w:rsidP="004C18EE">
      <w:pPr>
        <w:pStyle w:val="Code"/>
        <w:rPr>
          <w:ins w:id="5610" w:author="Stefan Bjornander" w:date="2015-04-25T16:22:00Z"/>
        </w:rPr>
      </w:pPr>
      <w:ins w:id="5611" w:author="Stefan Bjornander" w:date="2015-04-25T16:22:00Z">
        <w:r w:rsidRPr="00EC76D5">
          <w:t>public enum Storage {NoStorage, Typedef, Extern,</w:t>
        </w:r>
      </w:ins>
    </w:p>
    <w:p w14:paraId="7942E370" w14:textId="77777777" w:rsidR="004C18EE" w:rsidRPr="00EC76D5" w:rsidRDefault="004C18EE">
      <w:pPr>
        <w:pStyle w:val="Code"/>
        <w:pPrChange w:id="5612" w:author="Stefan Bjornander" w:date="2015-04-25T16:22:00Z">
          <w:pPr/>
        </w:pPrChange>
      </w:pPr>
      <w:ins w:id="5613" w:author="Stefan Bjornander" w:date="2015-04-25T16:22:00Z">
        <w:r w:rsidRPr="00EC76D5">
          <w:t xml:space="preserve">                     Static, Auto, Register};</w:t>
        </w:r>
      </w:ins>
    </w:p>
    <w:p w14:paraId="161C3A7F" w14:textId="5D81D77B" w:rsidR="00746B7A" w:rsidRPr="00EC76D5" w:rsidRDefault="00746B7A" w:rsidP="00746B7A">
      <w:pPr>
        <w:pStyle w:val="CodeHeader"/>
      </w:pPr>
      <w:r w:rsidRPr="00EC76D5">
        <w:t>Symb</w:t>
      </w:r>
      <w:r w:rsidR="00A72CA7" w:rsidRPr="00EC76D5">
        <w:t>ol</w:t>
      </w:r>
      <w:r w:rsidRPr="00EC76D5">
        <w:t>.java</w:t>
      </w:r>
    </w:p>
    <w:p w14:paraId="70381E76" w14:textId="77777777" w:rsidR="00154A03" w:rsidRPr="00EC76D5" w:rsidRDefault="00154A03" w:rsidP="00154A03">
      <w:pPr>
        <w:pStyle w:val="Code"/>
      </w:pPr>
      <w:r w:rsidRPr="00EC76D5">
        <w:t>package c_compiler;</w:t>
      </w:r>
    </w:p>
    <w:p w14:paraId="33F57932" w14:textId="77777777" w:rsidR="00154A03" w:rsidRPr="00EC76D5" w:rsidRDefault="00154A03" w:rsidP="00154A03">
      <w:pPr>
        <w:pStyle w:val="Code"/>
      </w:pPr>
      <w:r w:rsidRPr="00EC76D5">
        <w:t>import java.io.*;</w:t>
      </w:r>
    </w:p>
    <w:p w14:paraId="6B375565" w14:textId="77777777" w:rsidR="00154A03" w:rsidRPr="00EC76D5" w:rsidRDefault="00154A03" w:rsidP="00154A03">
      <w:pPr>
        <w:pStyle w:val="Code"/>
      </w:pPr>
      <w:r w:rsidRPr="00EC76D5">
        <w:t>import java.math.*;</w:t>
      </w:r>
    </w:p>
    <w:p w14:paraId="44D3E28D" w14:textId="77777777" w:rsidR="00154A03" w:rsidRPr="00EC76D5" w:rsidRDefault="00154A03" w:rsidP="00154A03">
      <w:pPr>
        <w:pStyle w:val="Code"/>
      </w:pPr>
      <w:r w:rsidRPr="00EC76D5">
        <w:t>import java.util.*;</w:t>
      </w:r>
    </w:p>
    <w:p w14:paraId="0FA71391" w14:textId="77777777" w:rsidR="00154A03" w:rsidRPr="00EC76D5" w:rsidRDefault="00154A03" w:rsidP="00154A03">
      <w:pPr>
        <w:pStyle w:val="Code"/>
      </w:pPr>
    </w:p>
    <w:p w14:paraId="17A65B13" w14:textId="77777777" w:rsidR="00154A03" w:rsidRPr="00EC76D5" w:rsidRDefault="00154A03" w:rsidP="00154A03">
      <w:pPr>
        <w:pStyle w:val="Code"/>
      </w:pPr>
      <w:r w:rsidRPr="00EC76D5">
        <w:t>public class Symbol {</w:t>
      </w:r>
    </w:p>
    <w:p w14:paraId="6400A09F" w14:textId="77777777" w:rsidR="00154A03" w:rsidRPr="00EC76D5" w:rsidRDefault="00154A03" w:rsidP="00154A03">
      <w:pPr>
        <w:pStyle w:val="Code"/>
      </w:pPr>
      <w:r w:rsidRPr="00EC76D5">
        <w:t xml:space="preserve">  private static enum Status {Variable, Parameter, Temporary, Solid};</w:t>
      </w:r>
    </w:p>
    <w:p w14:paraId="071EE0DC" w14:textId="77777777" w:rsidR="00154A03" w:rsidRPr="00EC76D5" w:rsidRDefault="00154A03" w:rsidP="00154A03">
      <w:pPr>
        <w:pStyle w:val="Code"/>
      </w:pPr>
      <w:r w:rsidRPr="00EC76D5">
        <w:t xml:space="preserve">  private Status m_status;</w:t>
      </w:r>
    </w:p>
    <w:p w14:paraId="46A51D61" w14:textId="77777777" w:rsidR="00154A03" w:rsidRPr="00EC76D5" w:rsidRDefault="00154A03" w:rsidP="00154A03">
      <w:pPr>
        <w:pStyle w:val="Code"/>
      </w:pPr>
      <w:r w:rsidRPr="00EC76D5">
        <w:t xml:space="preserve">  </w:t>
      </w:r>
    </w:p>
    <w:p w14:paraId="4764FAB0" w14:textId="77777777" w:rsidR="00154A03" w:rsidRPr="00EC76D5" w:rsidRDefault="00154A03" w:rsidP="00154A03">
      <w:pPr>
        <w:pStyle w:val="Code"/>
      </w:pPr>
      <w:r w:rsidRPr="00EC76D5">
        <w:t xml:space="preserve">  protected String m_name, m_uniqueName;</w:t>
      </w:r>
    </w:p>
    <w:p w14:paraId="07F213B9" w14:textId="77777777" w:rsidR="00154A03" w:rsidRPr="00EC76D5" w:rsidRDefault="00154A03" w:rsidP="00154A03">
      <w:pPr>
        <w:pStyle w:val="Code"/>
      </w:pPr>
      <w:r w:rsidRPr="00EC76D5">
        <w:t xml:space="preserve">  private Storage m_storage;</w:t>
      </w:r>
    </w:p>
    <w:p w14:paraId="6CEB5541" w14:textId="77777777" w:rsidR="00154A03" w:rsidRPr="00EC76D5" w:rsidRDefault="00154A03" w:rsidP="00154A03">
      <w:pPr>
        <w:pStyle w:val="Code"/>
      </w:pPr>
      <w:r w:rsidRPr="00EC76D5">
        <w:t xml:space="preserve">  protected Type m_type;</w:t>
      </w:r>
    </w:p>
    <w:p w14:paraId="1B328F88" w14:textId="77777777" w:rsidR="00154A03" w:rsidRPr="00EC76D5" w:rsidRDefault="00154A03" w:rsidP="00154A03">
      <w:pPr>
        <w:pStyle w:val="Code"/>
      </w:pPr>
      <w:r w:rsidRPr="00EC76D5">
        <w:t xml:space="preserve">  protected Object m_value;  </w:t>
      </w:r>
    </w:p>
    <w:p w14:paraId="66EAB0FA" w14:textId="77777777" w:rsidR="0063770B" w:rsidRPr="00EC76D5" w:rsidRDefault="0063770B" w:rsidP="00154A03">
      <w:pPr>
        <w:pStyle w:val="Code"/>
      </w:pPr>
      <w:r w:rsidRPr="00EC76D5">
        <w:t xml:space="preserve">  private int m_offset, m_entryPoint;</w:t>
      </w:r>
    </w:p>
    <w:p w14:paraId="42A90A26" w14:textId="615D54FB" w:rsidR="00154A03" w:rsidRPr="00EC76D5" w:rsidRDefault="00A27788" w:rsidP="00154A03">
      <w:pPr>
        <w:pStyle w:val="Code"/>
      </w:pPr>
      <w:r w:rsidRPr="00EC76D5">
        <w:tab/>
      </w:r>
      <w:r w:rsidR="00154A03" w:rsidRPr="00EC76D5">
        <w:t xml:space="preserve">  </w:t>
      </w:r>
    </w:p>
    <w:p w14:paraId="69F71E5B" w14:textId="77777777" w:rsidR="00154A03" w:rsidRPr="00EC76D5" w:rsidRDefault="00154A03" w:rsidP="00154A03">
      <w:pPr>
        <w:pStyle w:val="Code"/>
      </w:pPr>
      <w:r w:rsidRPr="00EC76D5">
        <w:t xml:space="preserve">  private Symbol m_addressSymbol;</w:t>
      </w:r>
    </w:p>
    <w:p w14:paraId="48547EFF" w14:textId="77777777" w:rsidR="00154A03" w:rsidRPr="00EC76D5" w:rsidRDefault="00154A03" w:rsidP="00154A03">
      <w:pPr>
        <w:pStyle w:val="Code"/>
      </w:pPr>
      <w:r w:rsidRPr="00EC76D5">
        <w:t xml:space="preserve">  private int m_addressOffset;</w:t>
      </w:r>
    </w:p>
    <w:p w14:paraId="6C98D2BA" w14:textId="77777777" w:rsidR="00154A03" w:rsidRPr="00EC76D5" w:rsidRDefault="00154A03" w:rsidP="00154A03">
      <w:pPr>
        <w:pStyle w:val="Code"/>
      </w:pPr>
    </w:p>
    <w:p w14:paraId="3DD91E75" w14:textId="77777777" w:rsidR="00154A03" w:rsidRPr="00EC76D5" w:rsidRDefault="00154A03" w:rsidP="00154A03">
      <w:pPr>
        <w:pStyle w:val="Code"/>
      </w:pPr>
      <w:r w:rsidRPr="00EC76D5">
        <w:t xml:space="preserve">  private Symbol m_parentSymbol;</w:t>
      </w:r>
    </w:p>
    <w:p w14:paraId="4D725621" w14:textId="77777777" w:rsidR="00154A03" w:rsidRPr="00EC76D5" w:rsidRDefault="00154A03" w:rsidP="00154A03">
      <w:pPr>
        <w:pStyle w:val="Code"/>
      </w:pPr>
      <w:r w:rsidRPr="00EC76D5">
        <w:t xml:space="preserve">  private Set&lt;Symbol&gt; m_childSymbolSet = new ListSet&lt;&gt;();</w:t>
      </w:r>
    </w:p>
    <w:p w14:paraId="365F11D8" w14:textId="77777777" w:rsidR="00154A03" w:rsidRPr="00EC76D5" w:rsidRDefault="00154A03" w:rsidP="00154A03">
      <w:pPr>
        <w:pStyle w:val="Code"/>
      </w:pPr>
      <w:r w:rsidRPr="00EC76D5">
        <w:t xml:space="preserve">  private boolean m_referred;</w:t>
      </w:r>
    </w:p>
    <w:p w14:paraId="783C6DD9" w14:textId="77777777" w:rsidR="00154A03" w:rsidRPr="00EC76D5" w:rsidRDefault="00154A03" w:rsidP="00154A03">
      <w:pPr>
        <w:pStyle w:val="Code"/>
      </w:pPr>
      <w:r w:rsidRPr="00EC76D5">
        <w:t xml:space="preserve">  </w:t>
      </w:r>
    </w:p>
    <w:p w14:paraId="414F0AA1" w14:textId="77777777" w:rsidR="00154A03" w:rsidRPr="00EC76D5" w:rsidRDefault="00154A03" w:rsidP="00154A03">
      <w:pPr>
        <w:pStyle w:val="Code"/>
      </w:pPr>
      <w:r w:rsidRPr="00EC76D5">
        <w:t xml:space="preserve">  private List&lt;Byte&gt; m_byteList;</w:t>
      </w:r>
    </w:p>
    <w:p w14:paraId="10579271" w14:textId="77777777" w:rsidR="00154A03" w:rsidRPr="00EC76D5" w:rsidRDefault="00154A03" w:rsidP="00154A03">
      <w:pPr>
        <w:pStyle w:val="Code"/>
      </w:pPr>
      <w:r w:rsidRPr="00EC76D5">
        <w:t xml:space="preserve">  private List&lt;String&gt; m_textList;</w:t>
      </w:r>
    </w:p>
    <w:p w14:paraId="0A99A543" w14:textId="77777777" w:rsidR="00154A03" w:rsidRPr="00EC76D5" w:rsidRDefault="00154A03" w:rsidP="00154A03">
      <w:pPr>
        <w:pStyle w:val="Code"/>
      </w:pPr>
      <w:r w:rsidRPr="00EC76D5">
        <w:t xml:space="preserve">  private Map&lt;Integer,String&gt; m_accessMap;</w:t>
      </w:r>
    </w:p>
    <w:p w14:paraId="4365B542" w14:textId="77777777" w:rsidR="00154A03" w:rsidRPr="00EC76D5" w:rsidRDefault="00154A03" w:rsidP="00154A03">
      <w:pPr>
        <w:pStyle w:val="Code"/>
      </w:pPr>
      <w:r w:rsidRPr="00EC76D5">
        <w:t xml:space="preserve">  private Map&lt;Integer,String&gt; m_callMap;</w:t>
      </w:r>
    </w:p>
    <w:p w14:paraId="2FE78E7A" w14:textId="77777777" w:rsidR="00154A03" w:rsidRPr="00EC76D5" w:rsidRDefault="00154A03" w:rsidP="00154A03">
      <w:pPr>
        <w:pStyle w:val="Code"/>
      </w:pPr>
      <w:r w:rsidRPr="00EC76D5">
        <w:t xml:space="preserve">  private Set&lt;Integer&gt; m_returnSet;</w:t>
      </w:r>
    </w:p>
    <w:p w14:paraId="6151AE91" w14:textId="77777777" w:rsidR="00154A03" w:rsidRPr="00EC76D5" w:rsidRDefault="00154A03" w:rsidP="00154A03">
      <w:pPr>
        <w:pStyle w:val="Code"/>
      </w:pPr>
      <w:r w:rsidRPr="00EC76D5">
        <w:t xml:space="preserve">  private Map&lt;Integer,Integer&gt; m_byteToTextMap;</w:t>
      </w:r>
    </w:p>
    <w:p w14:paraId="15A2DF1F" w14:textId="77777777" w:rsidR="00154A03" w:rsidRPr="00EC76D5" w:rsidRDefault="00154A03" w:rsidP="00154A03">
      <w:pPr>
        <w:pStyle w:val="Code"/>
      </w:pPr>
      <w:r w:rsidRPr="00EC76D5">
        <w:t xml:space="preserve">  </w:t>
      </w:r>
    </w:p>
    <w:p w14:paraId="24567810" w14:textId="77777777" w:rsidR="00154A03" w:rsidRPr="00EC76D5" w:rsidRDefault="00154A03" w:rsidP="00154A03">
      <w:pPr>
        <w:pStyle w:val="Code"/>
      </w:pPr>
      <w:r w:rsidRPr="00EC76D5">
        <w:t xml:space="preserve">  public Symbol() {</w:t>
      </w:r>
    </w:p>
    <w:p w14:paraId="2448C273" w14:textId="77777777" w:rsidR="00154A03" w:rsidRPr="00EC76D5" w:rsidRDefault="00154A03" w:rsidP="00154A03">
      <w:pPr>
        <w:pStyle w:val="Code"/>
      </w:pPr>
      <w:r w:rsidRPr="00EC76D5">
        <w:t xml:space="preserve">    // Empty.</w:t>
      </w:r>
    </w:p>
    <w:p w14:paraId="165877F1" w14:textId="77777777" w:rsidR="00154A03" w:rsidRPr="00EC76D5" w:rsidRDefault="00154A03" w:rsidP="00154A03">
      <w:pPr>
        <w:pStyle w:val="Code"/>
      </w:pPr>
      <w:r w:rsidRPr="00EC76D5">
        <w:t xml:space="preserve">  }</w:t>
      </w:r>
    </w:p>
    <w:p w14:paraId="5AFE1AF0" w14:textId="77777777" w:rsidR="00154A03" w:rsidRPr="00EC76D5" w:rsidRDefault="00154A03" w:rsidP="00154A03">
      <w:pPr>
        <w:pStyle w:val="Code"/>
      </w:pPr>
    </w:p>
    <w:p w14:paraId="615C407A" w14:textId="77777777" w:rsidR="00154A03" w:rsidRPr="00EC76D5" w:rsidRDefault="00154A03" w:rsidP="00154A03">
      <w:pPr>
        <w:pStyle w:val="Code"/>
      </w:pPr>
      <w:r w:rsidRPr="00EC76D5">
        <w:t xml:space="preserve">  private Symbol(Status status, String name, boolean external, Storage storage,</w:t>
      </w:r>
    </w:p>
    <w:p w14:paraId="2B22799D" w14:textId="77777777" w:rsidR="00154A03" w:rsidRPr="00EC76D5" w:rsidRDefault="00154A03" w:rsidP="00154A03">
      <w:pPr>
        <w:pStyle w:val="Code"/>
      </w:pPr>
      <w:r w:rsidRPr="00EC76D5">
        <w:t xml:space="preserve">                 Type type, Object value, List&lt;Byte&gt; byteList,</w:t>
      </w:r>
    </w:p>
    <w:p w14:paraId="64A04816" w14:textId="77777777" w:rsidR="00154A03" w:rsidRPr="00EC76D5" w:rsidRDefault="00154A03" w:rsidP="00154A03">
      <w:pPr>
        <w:pStyle w:val="Code"/>
      </w:pPr>
      <w:r w:rsidRPr="00EC76D5">
        <w:t xml:space="preserve">                 Map&lt;Integer,String&gt; accessMap, Map&lt;Integer,String&gt; callMap,</w:t>
      </w:r>
    </w:p>
    <w:p w14:paraId="73FA5BD7" w14:textId="77777777" w:rsidR="00154A03" w:rsidRPr="00EC76D5" w:rsidRDefault="00154A03" w:rsidP="00154A03">
      <w:pPr>
        <w:pStyle w:val="Code"/>
      </w:pPr>
      <w:r w:rsidRPr="00EC76D5">
        <w:t xml:space="preserve">                 Set&lt;Integer&gt; returnSet, Map&lt;Integer,Integer&gt; byteToTextMap,</w:t>
      </w:r>
    </w:p>
    <w:p w14:paraId="66A23DDD" w14:textId="77777777" w:rsidR="00154A03" w:rsidRPr="00EC76D5" w:rsidRDefault="00154A03" w:rsidP="00154A03">
      <w:pPr>
        <w:pStyle w:val="Code"/>
      </w:pPr>
      <w:r w:rsidRPr="00EC76D5">
        <w:t xml:space="preserve">                 List&lt;String&gt; textList) {</w:t>
      </w:r>
    </w:p>
    <w:p w14:paraId="792C43BD" w14:textId="77777777" w:rsidR="00154A03" w:rsidRPr="00EC76D5" w:rsidRDefault="00154A03" w:rsidP="00154A03">
      <w:pPr>
        <w:pStyle w:val="Code"/>
      </w:pPr>
      <w:r w:rsidRPr="00EC76D5">
        <w:t xml:space="preserve">    m_status = status;</w:t>
      </w:r>
    </w:p>
    <w:p w14:paraId="322F9E8D" w14:textId="77777777" w:rsidR="00154A03" w:rsidRPr="00EC76D5" w:rsidRDefault="00154A03" w:rsidP="00154A03">
      <w:pPr>
        <w:pStyle w:val="Code"/>
      </w:pPr>
      <w:r w:rsidRPr="00EC76D5">
        <w:t xml:space="preserve">    m_name = name;</w:t>
      </w:r>
    </w:p>
    <w:p w14:paraId="67E2487C" w14:textId="77777777" w:rsidR="00154A03" w:rsidRPr="00EC76D5" w:rsidRDefault="00154A03" w:rsidP="00154A03">
      <w:pPr>
        <w:pStyle w:val="Code"/>
      </w:pPr>
      <w:r w:rsidRPr="00EC76D5">
        <w:t xml:space="preserve">    m_storage = storage;</w:t>
      </w:r>
    </w:p>
    <w:p w14:paraId="6F039EE7" w14:textId="77777777" w:rsidR="00154A03" w:rsidRPr="00EC76D5" w:rsidRDefault="00154A03" w:rsidP="00154A03">
      <w:pPr>
        <w:pStyle w:val="Code"/>
      </w:pPr>
      <w:r w:rsidRPr="00EC76D5">
        <w:t xml:space="preserve">    m_type = type;</w:t>
      </w:r>
    </w:p>
    <w:p w14:paraId="78F3E64C" w14:textId="77777777" w:rsidR="00154A03" w:rsidRPr="00EC76D5" w:rsidRDefault="00154A03" w:rsidP="00154A03">
      <w:pPr>
        <w:pStyle w:val="Code"/>
      </w:pPr>
      <w:r w:rsidRPr="00EC76D5">
        <w:t xml:space="preserve">    m_value = value;</w:t>
      </w:r>
    </w:p>
    <w:p w14:paraId="3FD6DE7B" w14:textId="77777777" w:rsidR="00154A03" w:rsidRPr="00EC76D5" w:rsidRDefault="00154A03" w:rsidP="00154A03">
      <w:pPr>
        <w:pStyle w:val="Code"/>
      </w:pPr>
      <w:r w:rsidRPr="00EC76D5">
        <w:t xml:space="preserve">    </w:t>
      </w:r>
    </w:p>
    <w:p w14:paraId="3121EBAD" w14:textId="77777777" w:rsidR="00154A03" w:rsidRPr="00EC76D5" w:rsidRDefault="00154A03" w:rsidP="00154A03">
      <w:pPr>
        <w:pStyle w:val="Code"/>
      </w:pPr>
      <w:r w:rsidRPr="00EC76D5">
        <w:t xml:space="preserve">    m_byteList = byteList;</w:t>
      </w:r>
    </w:p>
    <w:p w14:paraId="7D5B2143" w14:textId="77777777" w:rsidR="00154A03" w:rsidRPr="00EC76D5" w:rsidRDefault="00154A03" w:rsidP="00154A03">
      <w:pPr>
        <w:pStyle w:val="Code"/>
      </w:pPr>
      <w:r w:rsidRPr="00EC76D5">
        <w:t xml:space="preserve">    m_accessMap = accessMap;</w:t>
      </w:r>
    </w:p>
    <w:p w14:paraId="2C180A3E" w14:textId="77777777" w:rsidR="00154A03" w:rsidRPr="00EC76D5" w:rsidRDefault="00154A03" w:rsidP="00154A03">
      <w:pPr>
        <w:pStyle w:val="Code"/>
      </w:pPr>
      <w:r w:rsidRPr="00EC76D5">
        <w:t xml:space="preserve">    m_callMap = callMap;</w:t>
      </w:r>
    </w:p>
    <w:p w14:paraId="314DAC97" w14:textId="77777777" w:rsidR="00154A03" w:rsidRPr="00EC76D5" w:rsidRDefault="00154A03" w:rsidP="00154A03">
      <w:pPr>
        <w:pStyle w:val="Code"/>
      </w:pPr>
      <w:r w:rsidRPr="00EC76D5">
        <w:lastRenderedPageBreak/>
        <w:t xml:space="preserve">    m_returnSet = returnSet;</w:t>
      </w:r>
    </w:p>
    <w:p w14:paraId="0BE2DBF3" w14:textId="77777777" w:rsidR="00154A03" w:rsidRPr="00EC76D5" w:rsidRDefault="00154A03" w:rsidP="00154A03">
      <w:pPr>
        <w:pStyle w:val="Code"/>
      </w:pPr>
      <w:r w:rsidRPr="00EC76D5">
        <w:t xml:space="preserve">    m_byteToTextMap = byteToTextMap;</w:t>
      </w:r>
    </w:p>
    <w:p w14:paraId="191CAA82" w14:textId="77777777" w:rsidR="00154A03" w:rsidRPr="00EC76D5" w:rsidRDefault="00154A03" w:rsidP="00154A03">
      <w:pPr>
        <w:pStyle w:val="Code"/>
      </w:pPr>
      <w:r w:rsidRPr="00EC76D5">
        <w:t xml:space="preserve">    m_textList = textList;</w:t>
      </w:r>
    </w:p>
    <w:p w14:paraId="7BC5FDA9" w14:textId="77777777" w:rsidR="00154A03" w:rsidRPr="00EC76D5" w:rsidRDefault="00154A03" w:rsidP="00154A03">
      <w:pPr>
        <w:pStyle w:val="Code"/>
      </w:pPr>
    </w:p>
    <w:p w14:paraId="75A144B0" w14:textId="77777777" w:rsidR="00154A03" w:rsidRPr="00EC76D5" w:rsidRDefault="00154A03" w:rsidP="00154A03">
      <w:pPr>
        <w:pStyle w:val="Code"/>
      </w:pPr>
      <w:r w:rsidRPr="00EC76D5">
        <w:t xml:space="preserve">    if (m_name != null) {</w:t>
      </w:r>
    </w:p>
    <w:p w14:paraId="46D4FD5D" w14:textId="77777777" w:rsidR="00154A03" w:rsidRPr="00EC76D5" w:rsidRDefault="00154A03" w:rsidP="00154A03">
      <w:pPr>
        <w:pStyle w:val="Code"/>
      </w:pPr>
      <w:r w:rsidRPr="00EC76D5">
        <w:t xml:space="preserve">      if (external || m_name.endsWith(Main.NumberId)) {</w:t>
      </w:r>
    </w:p>
    <w:p w14:paraId="7408A223" w14:textId="77777777" w:rsidR="00154A03" w:rsidRPr="00EC76D5" w:rsidRDefault="00154A03" w:rsidP="00154A03">
      <w:pPr>
        <w:pStyle w:val="Code"/>
      </w:pPr>
      <w:r w:rsidRPr="00EC76D5">
        <w:t xml:space="preserve">        m_uniqueName = m_name;</w:t>
      </w:r>
    </w:p>
    <w:p w14:paraId="0A411241" w14:textId="77777777" w:rsidR="00154A03" w:rsidRPr="00EC76D5" w:rsidRDefault="00154A03" w:rsidP="00154A03">
      <w:pPr>
        <w:pStyle w:val="Code"/>
      </w:pPr>
      <w:r w:rsidRPr="00EC76D5">
        <w:t xml:space="preserve">      }</w:t>
      </w:r>
    </w:p>
    <w:p w14:paraId="7D65ECB3" w14:textId="77777777" w:rsidR="00154A03" w:rsidRPr="00EC76D5" w:rsidRDefault="00154A03" w:rsidP="00154A03">
      <w:pPr>
        <w:pStyle w:val="Code"/>
      </w:pPr>
      <w:r w:rsidRPr="00EC76D5">
        <w:t xml:space="preserve">      else {</w:t>
      </w:r>
    </w:p>
    <w:p w14:paraId="4A368BDC" w14:textId="77777777" w:rsidR="00154A03" w:rsidRPr="00EC76D5" w:rsidRDefault="00154A03" w:rsidP="00154A03">
      <w:pPr>
        <w:pStyle w:val="Code"/>
      </w:pPr>
      <w:r w:rsidRPr="00EC76D5">
        <w:t xml:space="preserve">        m_uniqueName = m_name + Main.FileMarker +</w:t>
      </w:r>
    </w:p>
    <w:p w14:paraId="29A04214" w14:textId="77777777" w:rsidR="00154A03" w:rsidRPr="00EC76D5" w:rsidRDefault="00154A03" w:rsidP="00154A03">
      <w:pPr>
        <w:pStyle w:val="Code"/>
      </w:pPr>
      <w:r w:rsidRPr="00EC76D5">
        <w:t xml:space="preserve">                       String.valueOf(Main.CurrentTable.getTableId());</w:t>
      </w:r>
    </w:p>
    <w:p w14:paraId="0413B3DD" w14:textId="77777777" w:rsidR="00154A03" w:rsidRPr="00EC76D5" w:rsidRDefault="00154A03" w:rsidP="00154A03">
      <w:pPr>
        <w:pStyle w:val="Code"/>
      </w:pPr>
      <w:r w:rsidRPr="00EC76D5">
        <w:t xml:space="preserve">      }</w:t>
      </w:r>
    </w:p>
    <w:p w14:paraId="02E7DA6A" w14:textId="77777777" w:rsidR="00154A03" w:rsidRPr="00EC76D5" w:rsidRDefault="00154A03" w:rsidP="00154A03">
      <w:pPr>
        <w:pStyle w:val="Code"/>
      </w:pPr>
      <w:r w:rsidRPr="00EC76D5">
        <w:t xml:space="preserve">    }</w:t>
      </w:r>
    </w:p>
    <w:p w14:paraId="13B2BFAB" w14:textId="77777777" w:rsidR="00154A03" w:rsidRPr="00EC76D5" w:rsidRDefault="00154A03" w:rsidP="00154A03">
      <w:pPr>
        <w:pStyle w:val="Code"/>
      </w:pPr>
      <w:r w:rsidRPr="00EC76D5">
        <w:t xml:space="preserve">  }</w:t>
      </w:r>
    </w:p>
    <w:p w14:paraId="4B6FCE93" w14:textId="77777777" w:rsidR="00154A03" w:rsidRPr="00EC76D5" w:rsidRDefault="00154A03" w:rsidP="00154A03">
      <w:pPr>
        <w:pStyle w:val="Code"/>
      </w:pPr>
    </w:p>
    <w:p w14:paraId="1B54CAE0" w14:textId="77777777" w:rsidR="00154A03" w:rsidRPr="00EC76D5" w:rsidRDefault="00154A03" w:rsidP="00154A03">
      <w:pPr>
        <w:pStyle w:val="Code"/>
      </w:pPr>
      <w:r w:rsidRPr="00EC76D5">
        <w:t xml:space="preserve">  public static Symbol createOffsetSymbol(Symbol symbol) {</w:t>
      </w:r>
    </w:p>
    <w:p w14:paraId="1EF7B550" w14:textId="77777777" w:rsidR="00154A03" w:rsidRPr="00EC76D5" w:rsidRDefault="00154A03" w:rsidP="00154A03">
      <w:pPr>
        <w:pStyle w:val="Code"/>
      </w:pPr>
      <w:r w:rsidRPr="00EC76D5">
        <w:t xml:space="preserve">    Symbol offsetSymbol =</w:t>
      </w:r>
    </w:p>
    <w:p w14:paraId="1FF391E9" w14:textId="77777777" w:rsidR="00154A03" w:rsidRPr="00EC76D5" w:rsidRDefault="00154A03" w:rsidP="00154A03">
      <w:pPr>
        <w:pStyle w:val="Code"/>
      </w:pPr>
      <w:r w:rsidRPr="00EC76D5">
        <w:t xml:space="preserve">      new Symbol(Status.Variable, symbol.m_name, false, Storage.Auto,</w:t>
      </w:r>
    </w:p>
    <w:p w14:paraId="5E3154EF" w14:textId="77777777" w:rsidR="00154A03" w:rsidRPr="00EC76D5" w:rsidRDefault="00154A03" w:rsidP="00154A03">
      <w:pPr>
        <w:pStyle w:val="Code"/>
      </w:pPr>
      <w:r w:rsidRPr="00EC76D5">
        <w:t xml:space="preserve">                 symbol.m_type, null, null, null, null, null, null, null);</w:t>
      </w:r>
    </w:p>
    <w:p w14:paraId="259444FE" w14:textId="77777777" w:rsidR="00154A03" w:rsidRPr="00EC76D5" w:rsidRDefault="00154A03" w:rsidP="00154A03">
      <w:pPr>
        <w:pStyle w:val="Code"/>
      </w:pPr>
      <w:r w:rsidRPr="00EC76D5">
        <w:t xml:space="preserve">    offsetSymbol.m_offset = symbol.m_offset;</w:t>
      </w:r>
    </w:p>
    <w:p w14:paraId="44279AE4" w14:textId="77777777" w:rsidR="00154A03" w:rsidRPr="00EC76D5" w:rsidRDefault="00154A03" w:rsidP="00154A03">
      <w:pPr>
        <w:pStyle w:val="Code"/>
      </w:pPr>
      <w:r w:rsidRPr="00EC76D5">
        <w:t xml:space="preserve">    return offsetSymbol;</w:t>
      </w:r>
    </w:p>
    <w:p w14:paraId="3E6DF5C5" w14:textId="77777777" w:rsidR="00154A03" w:rsidRPr="00EC76D5" w:rsidRDefault="00154A03" w:rsidP="00154A03">
      <w:pPr>
        <w:pStyle w:val="Code"/>
      </w:pPr>
      <w:r w:rsidRPr="00EC76D5">
        <w:t xml:space="preserve">  }</w:t>
      </w:r>
    </w:p>
    <w:p w14:paraId="1B7A5159" w14:textId="77777777" w:rsidR="00154A03" w:rsidRPr="00EC76D5" w:rsidRDefault="00154A03" w:rsidP="00154A03">
      <w:pPr>
        <w:pStyle w:val="Code"/>
      </w:pPr>
      <w:r w:rsidRPr="00EC76D5">
        <w:t xml:space="preserve">  </w:t>
      </w:r>
    </w:p>
    <w:p w14:paraId="3E8F8173" w14:textId="77777777" w:rsidR="00154A03" w:rsidRPr="00EC76D5" w:rsidRDefault="00154A03" w:rsidP="00154A03">
      <w:pPr>
        <w:pStyle w:val="Code"/>
      </w:pPr>
      <w:r w:rsidRPr="00EC76D5">
        <w:t xml:space="preserve">  public static Symbol createVariableSymbol(String name, boolean external,</w:t>
      </w:r>
    </w:p>
    <w:p w14:paraId="2265E282" w14:textId="77777777" w:rsidR="00154A03" w:rsidRPr="00EC76D5" w:rsidRDefault="00154A03" w:rsidP="00154A03">
      <w:pPr>
        <w:pStyle w:val="Code"/>
      </w:pPr>
      <w:r w:rsidRPr="00EC76D5">
        <w:t xml:space="preserve">                                     Storage storage, Type type,Object value){</w:t>
      </w:r>
    </w:p>
    <w:p w14:paraId="39AF64E0" w14:textId="77777777" w:rsidR="00154A03" w:rsidRPr="00EC76D5" w:rsidRDefault="00154A03" w:rsidP="00154A03">
      <w:pPr>
        <w:pStyle w:val="Code"/>
      </w:pPr>
      <w:r w:rsidRPr="00EC76D5">
        <w:t xml:space="preserve">    if (!type.isFunction() &amp;&amp; (storage == Storage.Static)) {</w:t>
      </w:r>
    </w:p>
    <w:p w14:paraId="18BDC270" w14:textId="77777777" w:rsidR="00154A03" w:rsidRPr="00EC76D5" w:rsidRDefault="00154A03" w:rsidP="00154A03">
      <w:pPr>
        <w:pStyle w:val="Code"/>
      </w:pPr>
      <w:r w:rsidRPr="00EC76D5">
        <w:t xml:space="preserve">      List&lt;Byte&gt; byteList = new LinkedList&lt;&gt;();</w:t>
      </w:r>
    </w:p>
    <w:p w14:paraId="42D90D17" w14:textId="77777777" w:rsidR="00154A03" w:rsidRPr="00EC76D5" w:rsidRDefault="00154A03" w:rsidP="00154A03">
      <w:pPr>
        <w:pStyle w:val="Code"/>
      </w:pPr>
      <w:r w:rsidRPr="00EC76D5">
        <w:t xml:space="preserve">      Map&lt;Integer,String&gt; accessMap = new ListMap&lt;&gt;();</w:t>
      </w:r>
    </w:p>
    <w:p w14:paraId="1BD8135C" w14:textId="77777777" w:rsidR="00154A03" w:rsidRPr="00EC76D5" w:rsidRDefault="00154A03" w:rsidP="00154A03">
      <w:pPr>
        <w:pStyle w:val="Code"/>
      </w:pPr>
      <w:r w:rsidRPr="00EC76D5">
        <w:t xml:space="preserve">      List&lt;String&gt; textList = new LinkedList&lt;&gt;();</w:t>
      </w:r>
    </w:p>
    <w:p w14:paraId="4B6B6865" w14:textId="77777777" w:rsidR="00154A03" w:rsidRPr="00EC76D5" w:rsidRDefault="00154A03" w:rsidP="00154A03">
      <w:pPr>
        <w:pStyle w:val="Code"/>
      </w:pPr>
      <w:r w:rsidRPr="00EC76D5">
        <w:t xml:space="preserve">      </w:t>
      </w:r>
    </w:p>
    <w:p w14:paraId="7290B877" w14:textId="77777777" w:rsidR="00154A03" w:rsidRPr="00EC76D5" w:rsidRDefault="00154A03" w:rsidP="00154A03">
      <w:pPr>
        <w:pStyle w:val="Code"/>
      </w:pPr>
      <w:r w:rsidRPr="00EC76D5">
        <w:t xml:space="preserve">      if (value != null) {</w:t>
      </w:r>
    </w:p>
    <w:p w14:paraId="35019BE7" w14:textId="315D565E" w:rsidR="00154A03" w:rsidRPr="00EC76D5" w:rsidRDefault="00154A03" w:rsidP="00154A03">
      <w:pPr>
        <w:pStyle w:val="Code"/>
      </w:pPr>
      <w:r w:rsidRPr="00EC76D5">
        <w:t xml:space="preserve">        Generate</w:t>
      </w:r>
      <w:r w:rsidR="002F35C1">
        <w:t>Initializer</w:t>
      </w:r>
      <w:r w:rsidRPr="00EC76D5">
        <w:t>Static.generateByteTextList</w:t>
      </w:r>
    </w:p>
    <w:p w14:paraId="19C6AB56" w14:textId="77777777" w:rsidR="00154A03" w:rsidRPr="00EC76D5" w:rsidRDefault="00154A03" w:rsidP="00154A03">
      <w:pPr>
        <w:pStyle w:val="Code"/>
      </w:pPr>
      <w:r w:rsidRPr="00EC76D5">
        <w:t xml:space="preserve">                                  (type, value, byteList, accessMap, textList);</w:t>
      </w:r>
    </w:p>
    <w:p w14:paraId="75A7C17B" w14:textId="77777777" w:rsidR="00154A03" w:rsidRPr="00EC76D5" w:rsidRDefault="00154A03" w:rsidP="00154A03">
      <w:pPr>
        <w:pStyle w:val="Code"/>
      </w:pPr>
      <w:r w:rsidRPr="00EC76D5">
        <w:t xml:space="preserve">      }</w:t>
      </w:r>
    </w:p>
    <w:p w14:paraId="3FB67136" w14:textId="77777777" w:rsidR="00154A03" w:rsidRPr="00EC76D5" w:rsidRDefault="00154A03" w:rsidP="00154A03">
      <w:pPr>
        <w:pStyle w:val="Code"/>
      </w:pPr>
      <w:r w:rsidRPr="00EC76D5">
        <w:t xml:space="preserve">      else {</w:t>
      </w:r>
    </w:p>
    <w:p w14:paraId="55220340" w14:textId="48FCABEB" w:rsidR="00154A03" w:rsidRPr="00EC76D5" w:rsidRDefault="00154A03" w:rsidP="00154A03">
      <w:pPr>
        <w:pStyle w:val="Code"/>
      </w:pPr>
      <w:r w:rsidRPr="00EC76D5">
        <w:t xml:space="preserve">        Generate</w:t>
      </w:r>
      <w:r w:rsidR="002F35C1">
        <w:t>Initializer</w:t>
      </w:r>
      <w:r w:rsidRPr="00EC76D5">
        <w:t>Static.generateZeroByteTextList</w:t>
      </w:r>
    </w:p>
    <w:p w14:paraId="14E397E7" w14:textId="77777777" w:rsidR="00154A03" w:rsidRPr="00EC76D5" w:rsidRDefault="00154A03" w:rsidP="00154A03">
      <w:pPr>
        <w:pStyle w:val="Code"/>
      </w:pPr>
      <w:r w:rsidRPr="00EC76D5">
        <w:t xml:space="preserve">                                  (type.getSize(), byteList, textList);</w:t>
      </w:r>
    </w:p>
    <w:p w14:paraId="7A4730BC" w14:textId="77777777" w:rsidR="00154A03" w:rsidRPr="00EC76D5" w:rsidRDefault="00154A03" w:rsidP="00154A03">
      <w:pPr>
        <w:pStyle w:val="Code"/>
      </w:pPr>
      <w:r w:rsidRPr="00EC76D5">
        <w:t xml:space="preserve">      }</w:t>
      </w:r>
    </w:p>
    <w:p w14:paraId="1825A8DD" w14:textId="77777777" w:rsidR="00154A03" w:rsidRPr="00EC76D5" w:rsidRDefault="00154A03" w:rsidP="00154A03">
      <w:pPr>
        <w:pStyle w:val="Code"/>
      </w:pPr>
      <w:r w:rsidRPr="00EC76D5">
        <w:t xml:space="preserve">      </w:t>
      </w:r>
    </w:p>
    <w:p w14:paraId="77CBF6D4" w14:textId="77777777" w:rsidR="00154A03" w:rsidRPr="00EC76D5" w:rsidRDefault="00154A03" w:rsidP="00154A03">
      <w:pPr>
        <w:pStyle w:val="Code"/>
      </w:pPr>
      <w:r w:rsidRPr="00EC76D5">
        <w:t xml:space="preserve">      textList.add(0, name + ":");</w:t>
      </w:r>
    </w:p>
    <w:p w14:paraId="66C92D55" w14:textId="77777777" w:rsidR="00154A03" w:rsidRPr="00EC76D5" w:rsidRDefault="00154A03" w:rsidP="00154A03">
      <w:pPr>
        <w:pStyle w:val="Code"/>
      </w:pPr>
      <w:r w:rsidRPr="00EC76D5">
        <w:t xml:space="preserve">      Symbol symbol =</w:t>
      </w:r>
    </w:p>
    <w:p w14:paraId="4EDCFBB5" w14:textId="77777777" w:rsidR="00154A03" w:rsidRPr="00EC76D5" w:rsidRDefault="00154A03" w:rsidP="00154A03">
      <w:pPr>
        <w:pStyle w:val="Code"/>
      </w:pPr>
      <w:r w:rsidRPr="00EC76D5">
        <w:t xml:space="preserve">        new Symbol(Status.Variable, name, external, storage, type, value,</w:t>
      </w:r>
    </w:p>
    <w:p w14:paraId="0EB122D4" w14:textId="77777777" w:rsidR="00154A03" w:rsidRPr="00EC76D5" w:rsidRDefault="00154A03" w:rsidP="00154A03">
      <w:pPr>
        <w:pStyle w:val="Code"/>
      </w:pPr>
      <w:r w:rsidRPr="00EC76D5">
        <w:t xml:space="preserve">                   byteList, accessMap, null, null, null, textList);</w:t>
      </w:r>
    </w:p>
    <w:p w14:paraId="3C91CAD9" w14:textId="77777777" w:rsidR="00154A03" w:rsidRPr="00EC76D5" w:rsidRDefault="00154A03" w:rsidP="00154A03">
      <w:pPr>
        <w:pStyle w:val="Code"/>
      </w:pPr>
      <w:r w:rsidRPr="00EC76D5">
        <w:t xml:space="preserve">      Main.GlobalSet.add(symbol);</w:t>
      </w:r>
    </w:p>
    <w:p w14:paraId="401FCAA3" w14:textId="77777777" w:rsidR="00154A03" w:rsidRPr="00EC76D5" w:rsidRDefault="00154A03" w:rsidP="00154A03">
      <w:pPr>
        <w:pStyle w:val="Code"/>
      </w:pPr>
      <w:r w:rsidRPr="00EC76D5">
        <w:t xml:space="preserve">      return symbol;</w:t>
      </w:r>
    </w:p>
    <w:p w14:paraId="1EADA6F5" w14:textId="77777777" w:rsidR="00154A03" w:rsidRPr="00EC76D5" w:rsidRDefault="00154A03" w:rsidP="00154A03">
      <w:pPr>
        <w:pStyle w:val="Code"/>
      </w:pPr>
      <w:r w:rsidRPr="00EC76D5">
        <w:t xml:space="preserve">    }</w:t>
      </w:r>
    </w:p>
    <w:p w14:paraId="06EAD362" w14:textId="77777777" w:rsidR="00154A03" w:rsidRPr="00EC76D5" w:rsidRDefault="00154A03" w:rsidP="00154A03">
      <w:pPr>
        <w:pStyle w:val="Code"/>
      </w:pPr>
      <w:r w:rsidRPr="00EC76D5">
        <w:t xml:space="preserve">    else {</w:t>
      </w:r>
    </w:p>
    <w:p w14:paraId="79BC09ED" w14:textId="77777777" w:rsidR="00154A03" w:rsidRPr="00EC76D5" w:rsidRDefault="00154A03" w:rsidP="00154A03">
      <w:pPr>
        <w:pStyle w:val="Code"/>
      </w:pPr>
      <w:r w:rsidRPr="00EC76D5">
        <w:t xml:space="preserve">      return (new Symbol(Status.Variable, name, external, storage, type, value,</w:t>
      </w:r>
    </w:p>
    <w:p w14:paraId="3DD5B332" w14:textId="77777777" w:rsidR="00154A03" w:rsidRPr="00EC76D5" w:rsidRDefault="00154A03" w:rsidP="00154A03">
      <w:pPr>
        <w:pStyle w:val="Code"/>
      </w:pPr>
      <w:r w:rsidRPr="00EC76D5">
        <w:t xml:space="preserve">                         null, null, null, null, null, null));</w:t>
      </w:r>
    </w:p>
    <w:p w14:paraId="4A4866CC" w14:textId="77777777" w:rsidR="00154A03" w:rsidRPr="00EC76D5" w:rsidRDefault="00154A03" w:rsidP="00154A03">
      <w:pPr>
        <w:pStyle w:val="Code"/>
      </w:pPr>
      <w:r w:rsidRPr="00EC76D5">
        <w:t xml:space="preserve">    }</w:t>
      </w:r>
    </w:p>
    <w:p w14:paraId="569C6D96" w14:textId="77777777" w:rsidR="00154A03" w:rsidRPr="00EC76D5" w:rsidRDefault="00154A03" w:rsidP="00154A03">
      <w:pPr>
        <w:pStyle w:val="Code"/>
      </w:pPr>
      <w:r w:rsidRPr="00EC76D5">
        <w:t xml:space="preserve">  }</w:t>
      </w:r>
    </w:p>
    <w:p w14:paraId="4A24E64A" w14:textId="77777777" w:rsidR="00154A03" w:rsidRPr="00EC76D5" w:rsidRDefault="00154A03" w:rsidP="00154A03">
      <w:pPr>
        <w:pStyle w:val="Code"/>
      </w:pPr>
    </w:p>
    <w:p w14:paraId="04A373B6" w14:textId="77777777" w:rsidR="00154A03" w:rsidRPr="00EC76D5" w:rsidRDefault="00154A03" w:rsidP="00154A03">
      <w:pPr>
        <w:pStyle w:val="Code"/>
      </w:pPr>
      <w:r w:rsidRPr="00EC76D5">
        <w:t xml:space="preserve">  public static Symbol createValueSymbol(Type type, Object value) {</w:t>
      </w:r>
    </w:p>
    <w:p w14:paraId="0D9AC3E5" w14:textId="77777777" w:rsidR="00154A03" w:rsidRPr="00EC76D5" w:rsidRDefault="00154A03" w:rsidP="00154A03">
      <w:pPr>
        <w:pStyle w:val="Code"/>
      </w:pPr>
      <w:r w:rsidRPr="00EC76D5">
        <w:t xml:space="preserve">    Assert.error(value != null);</w:t>
      </w:r>
    </w:p>
    <w:p w14:paraId="0559D334" w14:textId="77777777" w:rsidR="00154A03" w:rsidRPr="00EC76D5" w:rsidRDefault="00154A03" w:rsidP="00154A03">
      <w:pPr>
        <w:pStyle w:val="Code"/>
      </w:pPr>
    </w:p>
    <w:p w14:paraId="62082F68" w14:textId="77777777" w:rsidR="00154A03" w:rsidRPr="00EC76D5" w:rsidRDefault="00154A03" w:rsidP="00154A03">
      <w:pPr>
        <w:pStyle w:val="Code"/>
      </w:pPr>
      <w:r w:rsidRPr="00EC76D5">
        <w:t xml:space="preserve">    List&lt;Byte&gt; byteList = new LinkedList&lt;&gt;();</w:t>
      </w:r>
    </w:p>
    <w:p w14:paraId="6F0F877D" w14:textId="77777777" w:rsidR="00154A03" w:rsidRPr="00EC76D5" w:rsidRDefault="00154A03" w:rsidP="00154A03">
      <w:pPr>
        <w:pStyle w:val="Code"/>
      </w:pPr>
      <w:r w:rsidRPr="00EC76D5">
        <w:lastRenderedPageBreak/>
        <w:t xml:space="preserve">    Map&lt;Integer,String&gt; accessMap = new ListMap&lt;&gt;();</w:t>
      </w:r>
    </w:p>
    <w:p w14:paraId="41CDB707" w14:textId="77777777" w:rsidR="00154A03" w:rsidRPr="00EC76D5" w:rsidRDefault="00154A03" w:rsidP="00154A03">
      <w:pPr>
        <w:pStyle w:val="Code"/>
      </w:pPr>
      <w:r w:rsidRPr="00EC76D5">
        <w:t xml:space="preserve">    List&lt;String&gt; textList = new LinkedList&lt;&gt;();</w:t>
      </w:r>
    </w:p>
    <w:p w14:paraId="0BF361AF" w14:textId="0A7EC721" w:rsidR="00154A03" w:rsidRPr="00EC76D5" w:rsidRDefault="00154A03" w:rsidP="00154A03">
      <w:pPr>
        <w:pStyle w:val="Code"/>
      </w:pPr>
      <w:r w:rsidRPr="00EC76D5">
        <w:t xml:space="preserve">    Generate</w:t>
      </w:r>
      <w:r w:rsidR="002F35C1">
        <w:t>Initializer</w:t>
      </w:r>
      <w:r w:rsidRPr="00EC76D5">
        <w:t>Static.generateByteTextList</w:t>
      </w:r>
    </w:p>
    <w:p w14:paraId="12F73DC2" w14:textId="77777777" w:rsidR="00154A03" w:rsidRPr="00EC76D5" w:rsidRDefault="00154A03" w:rsidP="00154A03">
      <w:pPr>
        <w:pStyle w:val="Code"/>
      </w:pPr>
      <w:r w:rsidRPr="00EC76D5">
        <w:t xml:space="preserve">                              (type, value, byteList, accessMap, textList);</w:t>
      </w:r>
    </w:p>
    <w:p w14:paraId="32090462" w14:textId="77777777" w:rsidR="00154A03" w:rsidRPr="00EC76D5" w:rsidRDefault="00154A03" w:rsidP="00154A03">
      <w:pPr>
        <w:pStyle w:val="Code"/>
      </w:pPr>
    </w:p>
    <w:p w14:paraId="1EF9F354" w14:textId="6140D6F5" w:rsidR="00154A03" w:rsidRPr="00EC76D5" w:rsidRDefault="00154A03" w:rsidP="00154A03">
      <w:pPr>
        <w:pStyle w:val="Code"/>
      </w:pPr>
      <w:r w:rsidRPr="00EC76D5">
        <w:t xml:space="preserve">    String name = Generate</w:t>
      </w:r>
      <w:r w:rsidR="002F35C1">
        <w:t>Initializer</w:t>
      </w:r>
      <w:r w:rsidRPr="00EC76D5">
        <w:t>Static.generateValueName(type, value);</w:t>
      </w:r>
    </w:p>
    <w:p w14:paraId="75F89B2E" w14:textId="77777777" w:rsidR="00154A03" w:rsidRPr="00EC76D5" w:rsidRDefault="00154A03" w:rsidP="00154A03">
      <w:pPr>
        <w:pStyle w:val="Code"/>
      </w:pPr>
      <w:r w:rsidRPr="00EC76D5">
        <w:t xml:space="preserve">    Symbol symbol =</w:t>
      </w:r>
    </w:p>
    <w:p w14:paraId="5D66205B" w14:textId="77777777" w:rsidR="00154A03" w:rsidRPr="00EC76D5" w:rsidRDefault="00154A03" w:rsidP="00154A03">
      <w:pPr>
        <w:pStyle w:val="Code"/>
      </w:pPr>
      <w:r w:rsidRPr="00EC76D5">
        <w:t xml:space="preserve">      new Symbol(Status.Variable, name, true, Storage.Static, type, value,</w:t>
      </w:r>
    </w:p>
    <w:p w14:paraId="31F42B96" w14:textId="77777777" w:rsidR="00154A03" w:rsidRPr="00EC76D5" w:rsidRDefault="00154A03" w:rsidP="00154A03">
      <w:pPr>
        <w:pStyle w:val="Code"/>
      </w:pPr>
      <w:r w:rsidRPr="00EC76D5">
        <w:t xml:space="preserve">                 byteList, accessMap, null, null, null, textList);</w:t>
      </w:r>
    </w:p>
    <w:p w14:paraId="7F38DBE0" w14:textId="77777777" w:rsidR="00154A03" w:rsidRPr="00EC76D5" w:rsidRDefault="00154A03" w:rsidP="00154A03">
      <w:pPr>
        <w:pStyle w:val="Code"/>
      </w:pPr>
      <w:r w:rsidRPr="00EC76D5">
        <w:t xml:space="preserve">    textList.add(0, "\n" + symbol.getUniqueName() + ":");</w:t>
      </w:r>
    </w:p>
    <w:p w14:paraId="43581E08" w14:textId="77777777" w:rsidR="00154A03" w:rsidRPr="00EC76D5" w:rsidRDefault="00154A03" w:rsidP="00154A03">
      <w:pPr>
        <w:pStyle w:val="Code"/>
      </w:pPr>
      <w:r w:rsidRPr="00EC76D5">
        <w:t xml:space="preserve">    Main.GlobalSet.add(symbol);</w:t>
      </w:r>
    </w:p>
    <w:p w14:paraId="2684E3E9" w14:textId="77777777" w:rsidR="00154A03" w:rsidRPr="00EC76D5" w:rsidRDefault="00154A03" w:rsidP="00154A03">
      <w:pPr>
        <w:pStyle w:val="Code"/>
      </w:pPr>
      <w:r w:rsidRPr="00EC76D5">
        <w:t xml:space="preserve">    return symbol;</w:t>
      </w:r>
    </w:p>
    <w:p w14:paraId="532834AA" w14:textId="77777777" w:rsidR="00154A03" w:rsidRPr="00EC76D5" w:rsidRDefault="00154A03" w:rsidP="00154A03">
      <w:pPr>
        <w:pStyle w:val="Code"/>
      </w:pPr>
      <w:r w:rsidRPr="00EC76D5">
        <w:t xml:space="preserve">  }</w:t>
      </w:r>
    </w:p>
    <w:p w14:paraId="4879417D" w14:textId="77777777" w:rsidR="00154A03" w:rsidRPr="00EC76D5" w:rsidRDefault="00154A03" w:rsidP="00154A03">
      <w:pPr>
        <w:pStyle w:val="Code"/>
      </w:pPr>
    </w:p>
    <w:p w14:paraId="6ED2292E" w14:textId="22F56A2D" w:rsidR="00154A03" w:rsidRPr="00EC76D5" w:rsidRDefault="00154A03" w:rsidP="00154A03">
      <w:pPr>
        <w:pStyle w:val="Code"/>
      </w:pPr>
      <w:r w:rsidRPr="00EC76D5">
        <w:t xml:space="preserve">  public static Symbol create</w:t>
      </w:r>
      <w:r w:rsidR="002F35C1">
        <w:t>Initializer</w:t>
      </w:r>
      <w:r w:rsidRPr="00EC76D5">
        <w:t>Symbol(String name, boolean external,</w:t>
      </w:r>
    </w:p>
    <w:p w14:paraId="0F82C293" w14:textId="77777777" w:rsidR="00154A03" w:rsidRPr="00EC76D5" w:rsidRDefault="00154A03" w:rsidP="00154A03">
      <w:pPr>
        <w:pStyle w:val="Code"/>
      </w:pPr>
      <w:r w:rsidRPr="00EC76D5">
        <w:t xml:space="preserve">                         Storage storage, Type type, List&lt;Byte&gt; byteList,</w:t>
      </w:r>
    </w:p>
    <w:p w14:paraId="266F346E" w14:textId="77777777" w:rsidR="00154A03" w:rsidRPr="00EC76D5" w:rsidRDefault="00154A03" w:rsidP="00154A03">
      <w:pPr>
        <w:pStyle w:val="Code"/>
      </w:pPr>
      <w:r w:rsidRPr="00EC76D5">
        <w:t xml:space="preserve">                         Map&lt;Integer,String&gt; accessMap, List&lt;String&gt; textList){</w:t>
      </w:r>
    </w:p>
    <w:p w14:paraId="133B2E30" w14:textId="77777777" w:rsidR="00154A03" w:rsidRPr="00EC76D5" w:rsidRDefault="00154A03" w:rsidP="00154A03">
      <w:pPr>
        <w:pStyle w:val="Code"/>
      </w:pPr>
      <w:r w:rsidRPr="00EC76D5">
        <w:t xml:space="preserve">    Symbol symbol =</w:t>
      </w:r>
    </w:p>
    <w:p w14:paraId="6067B330" w14:textId="77777777" w:rsidR="00154A03" w:rsidRPr="00EC76D5" w:rsidRDefault="00154A03" w:rsidP="00154A03">
      <w:pPr>
        <w:pStyle w:val="Code"/>
      </w:pPr>
      <w:r w:rsidRPr="00EC76D5">
        <w:t xml:space="preserve">      new Symbol(Status.Variable, name, external, storage, type, null,</w:t>
      </w:r>
    </w:p>
    <w:p w14:paraId="05522AC8" w14:textId="77777777" w:rsidR="00154A03" w:rsidRPr="00EC76D5" w:rsidRDefault="00154A03" w:rsidP="00154A03">
      <w:pPr>
        <w:pStyle w:val="Code"/>
      </w:pPr>
      <w:r w:rsidRPr="00EC76D5">
        <w:t xml:space="preserve">                 byteList, accessMap, null, null, null, textList);</w:t>
      </w:r>
    </w:p>
    <w:p w14:paraId="3C3FF52D" w14:textId="77777777" w:rsidR="00154A03" w:rsidRPr="00EC76D5" w:rsidRDefault="00154A03" w:rsidP="00154A03">
      <w:pPr>
        <w:pStyle w:val="Code"/>
      </w:pPr>
      <w:r w:rsidRPr="00EC76D5">
        <w:t xml:space="preserve">    textList.add(0, "\n" + symbol.getUniqueName() + ":");</w:t>
      </w:r>
    </w:p>
    <w:p w14:paraId="7CAD93DD" w14:textId="77777777" w:rsidR="00154A03" w:rsidRPr="00EC76D5" w:rsidRDefault="00154A03" w:rsidP="00154A03">
      <w:pPr>
        <w:pStyle w:val="Code"/>
      </w:pPr>
      <w:r w:rsidRPr="00EC76D5">
        <w:t xml:space="preserve">    Main.GlobalSet.add(symbol);</w:t>
      </w:r>
    </w:p>
    <w:p w14:paraId="2A0E814B" w14:textId="77777777" w:rsidR="00154A03" w:rsidRPr="00EC76D5" w:rsidRDefault="00154A03" w:rsidP="00154A03">
      <w:pPr>
        <w:pStyle w:val="Code"/>
      </w:pPr>
      <w:r w:rsidRPr="00EC76D5">
        <w:t xml:space="preserve">    return symbol;</w:t>
      </w:r>
    </w:p>
    <w:p w14:paraId="0982E567" w14:textId="77777777" w:rsidR="00154A03" w:rsidRPr="00EC76D5" w:rsidRDefault="00154A03" w:rsidP="00154A03">
      <w:pPr>
        <w:pStyle w:val="Code"/>
      </w:pPr>
      <w:r w:rsidRPr="00EC76D5">
        <w:t xml:space="preserve">  }</w:t>
      </w:r>
    </w:p>
    <w:p w14:paraId="7DA75B02" w14:textId="77777777" w:rsidR="00154A03" w:rsidRPr="00EC76D5" w:rsidRDefault="00154A03" w:rsidP="00154A03">
      <w:pPr>
        <w:pStyle w:val="Code"/>
      </w:pPr>
    </w:p>
    <w:p w14:paraId="185B5D94" w14:textId="77777777" w:rsidR="00154A03" w:rsidRPr="00EC76D5" w:rsidRDefault="00154A03" w:rsidP="00154A03">
      <w:pPr>
        <w:pStyle w:val="Code"/>
      </w:pPr>
      <w:r w:rsidRPr="00EC76D5">
        <w:t xml:space="preserve">  public static Symbol createStaticSymbol(String name, List&lt;Byte&gt; byteList,</w:t>
      </w:r>
    </w:p>
    <w:p w14:paraId="0421C85E" w14:textId="77777777" w:rsidR="00154A03" w:rsidRPr="00EC76D5" w:rsidRDefault="00154A03" w:rsidP="00154A03">
      <w:pPr>
        <w:pStyle w:val="Code"/>
      </w:pPr>
      <w:r w:rsidRPr="00EC76D5">
        <w:t xml:space="preserve">                         Map&lt;Integer,String&gt; accessMap, List&lt;String&gt; textList){</w:t>
      </w:r>
    </w:p>
    <w:p w14:paraId="1F106A35" w14:textId="77777777" w:rsidR="00154A03" w:rsidRPr="00EC76D5" w:rsidRDefault="00154A03" w:rsidP="00154A03">
      <w:pPr>
        <w:pStyle w:val="Code"/>
      </w:pPr>
      <w:r w:rsidRPr="00EC76D5">
        <w:t xml:space="preserve">    Symbol symbol =</w:t>
      </w:r>
    </w:p>
    <w:p w14:paraId="53C74599" w14:textId="77777777" w:rsidR="00154A03" w:rsidRPr="00EC76D5" w:rsidRDefault="00154A03" w:rsidP="00154A03">
      <w:pPr>
        <w:pStyle w:val="Code"/>
      </w:pPr>
      <w:r w:rsidRPr="00EC76D5">
        <w:t xml:space="preserve">      new Symbol(Status.Variable, name, true, Storage.Static, null, null,</w:t>
      </w:r>
    </w:p>
    <w:p w14:paraId="1EC5F053" w14:textId="77777777" w:rsidR="00154A03" w:rsidRPr="00EC76D5" w:rsidRDefault="00154A03" w:rsidP="00154A03">
      <w:pPr>
        <w:pStyle w:val="Code"/>
      </w:pPr>
      <w:r w:rsidRPr="00EC76D5">
        <w:t xml:space="preserve">                 byteList, accessMap, null, null, null, textList);</w:t>
      </w:r>
    </w:p>
    <w:p w14:paraId="2AA16FA7" w14:textId="77777777" w:rsidR="00154A03" w:rsidRPr="00EC76D5" w:rsidRDefault="00154A03" w:rsidP="00154A03">
      <w:pPr>
        <w:pStyle w:val="Code"/>
      </w:pPr>
      <w:r w:rsidRPr="00EC76D5">
        <w:t xml:space="preserve">    textList.add(0, "\n" + symbol.getUniqueName() + ":");</w:t>
      </w:r>
    </w:p>
    <w:p w14:paraId="0E4528CC" w14:textId="77777777" w:rsidR="00154A03" w:rsidRPr="00EC76D5" w:rsidRDefault="00154A03" w:rsidP="00154A03">
      <w:pPr>
        <w:pStyle w:val="Code"/>
      </w:pPr>
      <w:r w:rsidRPr="00EC76D5">
        <w:t xml:space="preserve">    Main.GlobalSet.add(symbol);</w:t>
      </w:r>
    </w:p>
    <w:p w14:paraId="0E3AC665" w14:textId="77777777" w:rsidR="00154A03" w:rsidRPr="00EC76D5" w:rsidRDefault="00154A03" w:rsidP="00154A03">
      <w:pPr>
        <w:pStyle w:val="Code"/>
      </w:pPr>
      <w:r w:rsidRPr="00EC76D5">
        <w:t xml:space="preserve">    return symbol;</w:t>
      </w:r>
    </w:p>
    <w:p w14:paraId="7FD9D193" w14:textId="77777777" w:rsidR="00154A03" w:rsidRPr="00EC76D5" w:rsidRDefault="00154A03" w:rsidP="00154A03">
      <w:pPr>
        <w:pStyle w:val="Code"/>
      </w:pPr>
      <w:r w:rsidRPr="00EC76D5">
        <w:t xml:space="preserve">  }</w:t>
      </w:r>
    </w:p>
    <w:p w14:paraId="624A0024" w14:textId="77777777" w:rsidR="00154A03" w:rsidRPr="00EC76D5" w:rsidRDefault="00154A03" w:rsidP="00154A03">
      <w:pPr>
        <w:pStyle w:val="Code"/>
      </w:pPr>
    </w:p>
    <w:p w14:paraId="4BF45C24" w14:textId="77777777" w:rsidR="00154A03" w:rsidRPr="00EC76D5" w:rsidRDefault="00154A03" w:rsidP="00154A03">
      <w:pPr>
        <w:pStyle w:val="Code"/>
      </w:pPr>
      <w:r w:rsidRPr="00EC76D5">
        <w:t xml:space="preserve">  public static Symbol createStaticSymbol(String name, List&lt;Byte&gt; byteList,</w:t>
      </w:r>
    </w:p>
    <w:p w14:paraId="787F9C9A" w14:textId="77777777" w:rsidR="00154A03" w:rsidRPr="00EC76D5" w:rsidRDefault="00154A03" w:rsidP="00154A03">
      <w:pPr>
        <w:pStyle w:val="Code"/>
      </w:pPr>
      <w:r w:rsidRPr="00EC76D5">
        <w:t xml:space="preserve">                  Map&lt;Integer,String&gt; accessMap,Map&lt;Integer,String&gt; callMap,</w:t>
      </w:r>
    </w:p>
    <w:p w14:paraId="52A7C3BE" w14:textId="77777777" w:rsidR="00154A03" w:rsidRPr="00EC76D5" w:rsidRDefault="00154A03" w:rsidP="00154A03">
      <w:pPr>
        <w:pStyle w:val="Code"/>
      </w:pPr>
      <w:r w:rsidRPr="00EC76D5">
        <w:t xml:space="preserve">                  Set&lt;Integer&gt; returnSet, Map&lt;Integer,Integer&gt; byteToTextMap,</w:t>
      </w:r>
    </w:p>
    <w:p w14:paraId="090D3D59" w14:textId="77777777" w:rsidR="00154A03" w:rsidRPr="00EC76D5" w:rsidRDefault="00154A03" w:rsidP="00154A03">
      <w:pPr>
        <w:pStyle w:val="Code"/>
      </w:pPr>
      <w:r w:rsidRPr="00EC76D5">
        <w:t xml:space="preserve">                  List&lt;String&gt; textList) {</w:t>
      </w:r>
    </w:p>
    <w:p w14:paraId="5BF73355" w14:textId="77777777" w:rsidR="00154A03" w:rsidRPr="00EC76D5" w:rsidRDefault="00154A03" w:rsidP="00154A03">
      <w:pPr>
        <w:pStyle w:val="Code"/>
      </w:pPr>
      <w:r w:rsidRPr="00EC76D5">
        <w:t xml:space="preserve">    Symbol symbol =</w:t>
      </w:r>
    </w:p>
    <w:p w14:paraId="35791FF7" w14:textId="77777777" w:rsidR="00154A03" w:rsidRPr="00EC76D5" w:rsidRDefault="00154A03" w:rsidP="00154A03">
      <w:pPr>
        <w:pStyle w:val="Code"/>
      </w:pPr>
      <w:r w:rsidRPr="00EC76D5">
        <w:t xml:space="preserve">      new Symbol(Status.Variable, name, true, Storage.Static, null, null,</w:t>
      </w:r>
    </w:p>
    <w:p w14:paraId="02CC29A4" w14:textId="77777777" w:rsidR="00154A03" w:rsidRPr="00EC76D5" w:rsidRDefault="00154A03" w:rsidP="00154A03">
      <w:pPr>
        <w:pStyle w:val="Code"/>
      </w:pPr>
      <w:r w:rsidRPr="00EC76D5">
        <w:t xml:space="preserve">                 byteList, accessMap,callMap,returnSet,byteToTextMap,textList);</w:t>
      </w:r>
    </w:p>
    <w:p w14:paraId="6D66230F" w14:textId="77777777" w:rsidR="00154A03" w:rsidRPr="00EC76D5" w:rsidRDefault="00154A03" w:rsidP="00154A03">
      <w:pPr>
        <w:pStyle w:val="Code"/>
      </w:pPr>
      <w:r w:rsidRPr="00EC76D5">
        <w:t xml:space="preserve">    textList.add(0, "\n" + symbol.getUniqueName() + ":");</w:t>
      </w:r>
    </w:p>
    <w:p w14:paraId="025BF649" w14:textId="77777777" w:rsidR="00154A03" w:rsidRPr="00EC76D5" w:rsidRDefault="00154A03" w:rsidP="00154A03">
      <w:pPr>
        <w:pStyle w:val="Code"/>
      </w:pPr>
      <w:r w:rsidRPr="00EC76D5">
        <w:t xml:space="preserve">    Main.GlobalSet.add(symbol);</w:t>
      </w:r>
    </w:p>
    <w:p w14:paraId="1D03EE11" w14:textId="77777777" w:rsidR="00154A03" w:rsidRPr="00EC76D5" w:rsidRDefault="00154A03" w:rsidP="00154A03">
      <w:pPr>
        <w:pStyle w:val="Code"/>
      </w:pPr>
      <w:r w:rsidRPr="00EC76D5">
        <w:t xml:space="preserve">    return symbol;</w:t>
      </w:r>
    </w:p>
    <w:p w14:paraId="3AD0C7B6" w14:textId="77777777" w:rsidR="00154A03" w:rsidRPr="00EC76D5" w:rsidRDefault="00154A03" w:rsidP="00154A03">
      <w:pPr>
        <w:pStyle w:val="Code"/>
      </w:pPr>
      <w:r w:rsidRPr="00EC76D5">
        <w:t xml:space="preserve">  }</w:t>
      </w:r>
    </w:p>
    <w:p w14:paraId="768A712C" w14:textId="77777777" w:rsidR="00154A03" w:rsidRPr="00EC76D5" w:rsidRDefault="00154A03" w:rsidP="00154A03">
      <w:pPr>
        <w:pStyle w:val="Code"/>
      </w:pPr>
    </w:p>
    <w:p w14:paraId="38249FF1" w14:textId="77777777" w:rsidR="00154A03" w:rsidRPr="00EC76D5" w:rsidRDefault="00154A03" w:rsidP="00154A03">
      <w:pPr>
        <w:pStyle w:val="Code"/>
      </w:pPr>
      <w:r w:rsidRPr="00EC76D5">
        <w:t xml:space="preserve">  public static Symbol createLogicalSymbol(Set&lt;Integer&gt; trueSet,</w:t>
      </w:r>
    </w:p>
    <w:p w14:paraId="7018BD3C" w14:textId="77777777" w:rsidR="00154A03" w:rsidRPr="00EC76D5" w:rsidRDefault="00154A03" w:rsidP="00154A03">
      <w:pPr>
        <w:pStyle w:val="Code"/>
      </w:pPr>
      <w:r w:rsidRPr="00EC76D5">
        <w:t xml:space="preserve">                                           Set&lt;Integer&gt; falseSet) {</w:t>
      </w:r>
    </w:p>
    <w:p w14:paraId="00209B17" w14:textId="77777777" w:rsidR="00154A03" w:rsidRPr="00EC76D5" w:rsidRDefault="00154A03" w:rsidP="00154A03">
      <w:pPr>
        <w:pStyle w:val="Code"/>
      </w:pPr>
      <w:r w:rsidRPr="00EC76D5">
        <w:t xml:space="preserve">    Type logicalType = Type.createLogicalType(trueSet, falseSet);</w:t>
      </w:r>
    </w:p>
    <w:p w14:paraId="7DEA713B" w14:textId="77777777" w:rsidR="00154A03" w:rsidRPr="00EC76D5" w:rsidRDefault="00154A03" w:rsidP="00154A03">
      <w:pPr>
        <w:pStyle w:val="Code"/>
      </w:pPr>
      <w:r w:rsidRPr="00EC76D5">
        <w:t xml:space="preserve">    return (new Symbol(Status.Temporary, null, false, Storage.Auto,</w:t>
      </w:r>
    </w:p>
    <w:p w14:paraId="2606E743" w14:textId="77777777" w:rsidR="00154A03" w:rsidRPr="00EC76D5" w:rsidRDefault="00154A03" w:rsidP="00154A03">
      <w:pPr>
        <w:pStyle w:val="Code"/>
      </w:pPr>
      <w:r w:rsidRPr="00EC76D5">
        <w:t xml:space="preserve">                       logicalType, null, null, null, null, null, null, null));</w:t>
      </w:r>
    </w:p>
    <w:p w14:paraId="71E2BCBE" w14:textId="77777777" w:rsidR="00154A03" w:rsidRPr="00EC76D5" w:rsidRDefault="00154A03" w:rsidP="00154A03">
      <w:pPr>
        <w:pStyle w:val="Code"/>
      </w:pPr>
      <w:r w:rsidRPr="00EC76D5">
        <w:t xml:space="preserve">  }</w:t>
      </w:r>
    </w:p>
    <w:p w14:paraId="226FC933" w14:textId="77777777" w:rsidR="00154A03" w:rsidRPr="00EC76D5" w:rsidRDefault="00154A03" w:rsidP="00154A03">
      <w:pPr>
        <w:pStyle w:val="Code"/>
      </w:pPr>
      <w:r w:rsidRPr="00EC76D5">
        <w:t xml:space="preserve">  </w:t>
      </w:r>
    </w:p>
    <w:p w14:paraId="35866CE4" w14:textId="77777777" w:rsidR="00154A03" w:rsidRPr="00EC76D5" w:rsidRDefault="00154A03" w:rsidP="00154A03">
      <w:pPr>
        <w:pStyle w:val="Code"/>
      </w:pPr>
      <w:r w:rsidRPr="00EC76D5">
        <w:lastRenderedPageBreak/>
        <w:t xml:space="preserve">  public static Symbol createSolidSymbol(Type type) {</w:t>
      </w:r>
    </w:p>
    <w:p w14:paraId="010C259F" w14:textId="77777777" w:rsidR="00154A03" w:rsidRPr="00EC76D5" w:rsidRDefault="00154A03" w:rsidP="00154A03">
      <w:pPr>
        <w:pStyle w:val="Code"/>
      </w:pPr>
      <w:r w:rsidRPr="00EC76D5">
        <w:t xml:space="preserve">    String name = "$solid" + (Main.SolidCount++);</w:t>
      </w:r>
    </w:p>
    <w:p w14:paraId="4A0C007B" w14:textId="77777777" w:rsidR="00154A03" w:rsidRPr="00EC76D5" w:rsidRDefault="00154A03" w:rsidP="00154A03">
      <w:pPr>
        <w:pStyle w:val="Code"/>
      </w:pPr>
      <w:r w:rsidRPr="00EC76D5">
        <w:t xml:space="preserve">    return (new Symbol(Status.Solid, name, false, Storage.Auto, type,</w:t>
      </w:r>
    </w:p>
    <w:p w14:paraId="497B3F9B" w14:textId="77777777" w:rsidR="00154A03" w:rsidRPr="00EC76D5" w:rsidRDefault="00154A03" w:rsidP="00154A03">
      <w:pPr>
        <w:pStyle w:val="Code"/>
      </w:pPr>
      <w:r w:rsidRPr="00EC76D5">
        <w:t xml:space="preserve">                       null, null, null, null, null, null, null));</w:t>
      </w:r>
    </w:p>
    <w:p w14:paraId="18440935" w14:textId="77777777" w:rsidR="00154A03" w:rsidRPr="00EC76D5" w:rsidRDefault="00154A03" w:rsidP="00154A03">
      <w:pPr>
        <w:pStyle w:val="Code"/>
      </w:pPr>
      <w:r w:rsidRPr="00EC76D5">
        <w:t xml:space="preserve">  }</w:t>
      </w:r>
    </w:p>
    <w:p w14:paraId="0521FF50" w14:textId="77777777" w:rsidR="00154A03" w:rsidRPr="00EC76D5" w:rsidRDefault="00154A03" w:rsidP="00154A03">
      <w:pPr>
        <w:pStyle w:val="Code"/>
      </w:pPr>
      <w:r w:rsidRPr="00EC76D5">
        <w:t xml:space="preserve">  </w:t>
      </w:r>
    </w:p>
    <w:p w14:paraId="044C575D" w14:textId="77777777" w:rsidR="00154A03" w:rsidRPr="00EC76D5" w:rsidRDefault="00154A03" w:rsidP="00154A03">
      <w:pPr>
        <w:pStyle w:val="Code"/>
      </w:pPr>
      <w:r w:rsidRPr="00EC76D5">
        <w:t xml:space="preserve">  public static Symbol createTemporarySymbol(Type type) {</w:t>
      </w:r>
    </w:p>
    <w:p w14:paraId="7FC04035" w14:textId="77777777" w:rsidR="00154A03" w:rsidRPr="00EC76D5" w:rsidRDefault="00154A03" w:rsidP="00154A03">
      <w:pPr>
        <w:pStyle w:val="Code"/>
      </w:pPr>
      <w:r w:rsidRPr="00EC76D5">
        <w:t xml:space="preserve">    String name = "$temp" + (Main.TemporaryCount++);</w:t>
      </w:r>
    </w:p>
    <w:p w14:paraId="0D6C1EA7" w14:textId="77777777" w:rsidR="00154A03" w:rsidRPr="00EC76D5" w:rsidRDefault="00154A03" w:rsidP="00154A03">
      <w:pPr>
        <w:pStyle w:val="Code"/>
      </w:pPr>
      <w:r w:rsidRPr="00EC76D5">
        <w:t xml:space="preserve">    return (new Symbol(Status.Temporary, name, false, Storage.Auto,</w:t>
      </w:r>
    </w:p>
    <w:p w14:paraId="07E0A7A4" w14:textId="77777777" w:rsidR="00154A03" w:rsidRPr="00EC76D5" w:rsidRDefault="00154A03" w:rsidP="00154A03">
      <w:pPr>
        <w:pStyle w:val="Code"/>
      </w:pPr>
      <w:r w:rsidRPr="00EC76D5">
        <w:t xml:space="preserve">                       type, null, null, null, null, null, null, null));</w:t>
      </w:r>
    </w:p>
    <w:p w14:paraId="508BF02E" w14:textId="77777777" w:rsidR="00154A03" w:rsidRPr="00EC76D5" w:rsidRDefault="00154A03" w:rsidP="00154A03">
      <w:pPr>
        <w:pStyle w:val="Code"/>
      </w:pPr>
      <w:r w:rsidRPr="00EC76D5">
        <w:t xml:space="preserve">  }</w:t>
      </w:r>
    </w:p>
    <w:p w14:paraId="2389F7FE" w14:textId="77777777" w:rsidR="00154A03" w:rsidRPr="00EC76D5" w:rsidRDefault="00154A03" w:rsidP="00154A03">
      <w:pPr>
        <w:pStyle w:val="Code"/>
      </w:pPr>
    </w:p>
    <w:p w14:paraId="7EFB9899" w14:textId="77777777" w:rsidR="00154A03" w:rsidRPr="00EC76D5" w:rsidRDefault="00154A03" w:rsidP="00154A03">
      <w:pPr>
        <w:pStyle w:val="Code"/>
      </w:pPr>
      <w:r w:rsidRPr="00EC76D5">
        <w:t xml:space="preserve">  public static Symbol createMemorySymbol(Symbol parentSymbol, Type type,</w:t>
      </w:r>
    </w:p>
    <w:p w14:paraId="151A10CF" w14:textId="77777777" w:rsidR="00154A03" w:rsidRPr="00EC76D5" w:rsidRDefault="00154A03" w:rsidP="00154A03">
      <w:pPr>
        <w:pStyle w:val="Code"/>
      </w:pPr>
      <w:r w:rsidRPr="00EC76D5">
        <w:t xml:space="preserve">                                          Symbol memberSymbol) {</w:t>
      </w:r>
    </w:p>
    <w:p w14:paraId="240385FB" w14:textId="77777777" w:rsidR="00154A03" w:rsidRPr="00EC76D5" w:rsidRDefault="00154A03" w:rsidP="00154A03">
      <w:pPr>
        <w:pStyle w:val="Code"/>
      </w:pPr>
      <w:r w:rsidRPr="00EC76D5">
        <w:t xml:space="preserve">    String name = parentSymbol.getName() + "." + memberSymbol.getName() +</w:t>
      </w:r>
    </w:p>
    <w:p w14:paraId="3637AB2D" w14:textId="77777777" w:rsidR="00154A03" w:rsidRPr="00EC76D5" w:rsidRDefault="00154A03" w:rsidP="00154A03">
      <w:pPr>
        <w:pStyle w:val="Code"/>
      </w:pPr>
      <w:r w:rsidRPr="00EC76D5">
        <w:t xml:space="preserve">                  Main.SeparatorId + memberSymbol.getOffset();</w:t>
      </w:r>
    </w:p>
    <w:p w14:paraId="10AEB1A5" w14:textId="77777777" w:rsidR="00154A03" w:rsidRPr="00EC76D5" w:rsidRDefault="00154A03" w:rsidP="00154A03">
      <w:pPr>
        <w:pStyle w:val="Code"/>
      </w:pPr>
      <w:r w:rsidRPr="00EC76D5">
        <w:t xml:space="preserve">    Symbol resultSymbol =</w:t>
      </w:r>
    </w:p>
    <w:p w14:paraId="18E1C7AF" w14:textId="77777777" w:rsidR="00154A03" w:rsidRPr="00EC76D5" w:rsidRDefault="00154A03" w:rsidP="00154A03">
      <w:pPr>
        <w:pStyle w:val="Code"/>
      </w:pPr>
      <w:r w:rsidRPr="00EC76D5">
        <w:t xml:space="preserve">      new Symbol(parentSymbol.m_status, name, false, parentSymbol.getStorage(),</w:t>
      </w:r>
    </w:p>
    <w:p w14:paraId="28B635A7" w14:textId="77777777" w:rsidR="00154A03" w:rsidRPr="00EC76D5" w:rsidRDefault="00154A03" w:rsidP="00154A03">
      <w:pPr>
        <w:pStyle w:val="Code"/>
      </w:pPr>
      <w:r w:rsidRPr="00EC76D5">
        <w:t xml:space="preserve">                 type, null, null, null, null, null, null, null);</w:t>
      </w:r>
    </w:p>
    <w:p w14:paraId="71352088" w14:textId="77777777" w:rsidR="00154A03" w:rsidRPr="00EC76D5" w:rsidRDefault="00154A03" w:rsidP="00154A03">
      <w:pPr>
        <w:pStyle w:val="Code"/>
      </w:pPr>
      <w:r w:rsidRPr="00EC76D5">
        <w:t xml:space="preserve">    resultSymbol.m_uniqueName = parentSymbol.m_uniqueName;</w:t>
      </w:r>
    </w:p>
    <w:p w14:paraId="1E2DEB95" w14:textId="77777777" w:rsidR="00154A03" w:rsidRPr="00EC76D5" w:rsidRDefault="00154A03" w:rsidP="00154A03">
      <w:pPr>
        <w:pStyle w:val="Code"/>
      </w:pPr>
      <w:r w:rsidRPr="00EC76D5">
        <w:t xml:space="preserve">    resultSymbol.setParentSymbol(parentSymbol);</w:t>
      </w:r>
    </w:p>
    <w:p w14:paraId="62B37570" w14:textId="77777777" w:rsidR="00154A03" w:rsidRPr="00EC76D5" w:rsidRDefault="00154A03" w:rsidP="00154A03">
      <w:pPr>
        <w:pStyle w:val="Code"/>
      </w:pPr>
      <w:r w:rsidRPr="00EC76D5">
        <w:t xml:space="preserve">    resultSymbol.setOffset(parentSymbol.getOffset() +memberSymbol.getOffset());</w:t>
      </w:r>
    </w:p>
    <w:p w14:paraId="19AD4060" w14:textId="77777777" w:rsidR="00154A03" w:rsidRPr="00EC76D5" w:rsidRDefault="00154A03" w:rsidP="00154A03">
      <w:pPr>
        <w:pStyle w:val="Code"/>
      </w:pPr>
      <w:r w:rsidRPr="00EC76D5">
        <w:t xml:space="preserve">    return resultSymbol;</w:t>
      </w:r>
    </w:p>
    <w:p w14:paraId="268B71ED" w14:textId="77777777" w:rsidR="00154A03" w:rsidRPr="00EC76D5" w:rsidRDefault="00154A03" w:rsidP="00154A03">
      <w:pPr>
        <w:pStyle w:val="Code"/>
      </w:pPr>
      <w:r w:rsidRPr="00EC76D5">
        <w:t xml:space="preserve">  }</w:t>
      </w:r>
    </w:p>
    <w:p w14:paraId="4E9E5CC6" w14:textId="77777777" w:rsidR="00154A03" w:rsidRPr="00EC76D5" w:rsidRDefault="00154A03" w:rsidP="00154A03">
      <w:pPr>
        <w:pStyle w:val="Code"/>
      </w:pPr>
    </w:p>
    <w:p w14:paraId="2C5A034E" w14:textId="77777777" w:rsidR="00154A03" w:rsidRPr="00EC76D5" w:rsidRDefault="00154A03" w:rsidP="00154A03">
      <w:pPr>
        <w:pStyle w:val="Code"/>
      </w:pPr>
      <w:r w:rsidRPr="00EC76D5">
        <w:t xml:space="preserve">  public static Symbol createParameterSymbol(String name, Storage storage,</w:t>
      </w:r>
    </w:p>
    <w:p w14:paraId="143D85FB" w14:textId="77777777" w:rsidR="00154A03" w:rsidRPr="00EC76D5" w:rsidRDefault="00154A03" w:rsidP="00154A03">
      <w:pPr>
        <w:pStyle w:val="Code"/>
      </w:pPr>
      <w:r w:rsidRPr="00EC76D5">
        <w:t xml:space="preserve">                                             Type type) {</w:t>
      </w:r>
    </w:p>
    <w:p w14:paraId="17499BF8" w14:textId="77777777" w:rsidR="00154A03" w:rsidRPr="00EC76D5" w:rsidRDefault="00154A03" w:rsidP="00154A03">
      <w:pPr>
        <w:pStyle w:val="Code"/>
      </w:pPr>
      <w:r w:rsidRPr="00EC76D5">
        <w:t xml:space="preserve">    return (new Symbol(Status.Parameter, name, false, storage, type,</w:t>
      </w:r>
    </w:p>
    <w:p w14:paraId="7DF12BE4" w14:textId="77777777" w:rsidR="00154A03" w:rsidRPr="00EC76D5" w:rsidRDefault="00154A03" w:rsidP="00154A03">
      <w:pPr>
        <w:pStyle w:val="Code"/>
      </w:pPr>
      <w:r w:rsidRPr="00EC76D5">
        <w:t xml:space="preserve">                       null, null, null, null, null, null, null));</w:t>
      </w:r>
    </w:p>
    <w:p w14:paraId="282DCFE0" w14:textId="77777777" w:rsidR="00154A03" w:rsidRPr="00EC76D5" w:rsidRDefault="00154A03" w:rsidP="00154A03">
      <w:pPr>
        <w:pStyle w:val="Code"/>
      </w:pPr>
      <w:r w:rsidRPr="00EC76D5">
        <w:t xml:space="preserve">  }</w:t>
      </w:r>
    </w:p>
    <w:p w14:paraId="008C9C92" w14:textId="77777777" w:rsidR="00154A03" w:rsidRPr="00EC76D5" w:rsidRDefault="00154A03" w:rsidP="00154A03">
      <w:pPr>
        <w:pStyle w:val="Code"/>
      </w:pPr>
    </w:p>
    <w:p w14:paraId="2D5F3880" w14:textId="77777777" w:rsidR="00154A03" w:rsidRPr="00EC76D5" w:rsidRDefault="00154A03" w:rsidP="00154A03">
      <w:pPr>
        <w:pStyle w:val="Code"/>
      </w:pPr>
      <w:r w:rsidRPr="00EC76D5">
        <w:t xml:space="preserve">  public Register baseRegister() {</w:t>
      </w:r>
    </w:p>
    <w:p w14:paraId="39074777" w14:textId="77777777" w:rsidR="00154A03" w:rsidRPr="00EC76D5" w:rsidRDefault="00154A03" w:rsidP="00154A03">
      <w:pPr>
        <w:pStyle w:val="Code"/>
      </w:pPr>
      <w:r w:rsidRPr="00EC76D5">
        <w:t xml:space="preserve">    switch (m_storage) {</w:t>
      </w:r>
    </w:p>
    <w:p w14:paraId="674D71B7" w14:textId="77777777" w:rsidR="00154A03" w:rsidRPr="00EC76D5" w:rsidRDefault="00154A03" w:rsidP="00154A03">
      <w:pPr>
        <w:pStyle w:val="Code"/>
      </w:pPr>
      <w:r w:rsidRPr="00EC76D5">
        <w:t xml:space="preserve">      case Auto:</w:t>
      </w:r>
    </w:p>
    <w:p w14:paraId="21105498" w14:textId="77777777" w:rsidR="00154A03" w:rsidRPr="00EC76D5" w:rsidRDefault="00154A03" w:rsidP="00154A03">
      <w:pPr>
        <w:pStyle w:val="Code"/>
      </w:pPr>
      <w:r w:rsidRPr="00EC76D5">
        <w:t xml:space="preserve">      case Register:</w:t>
      </w:r>
    </w:p>
    <w:p w14:paraId="0A8A2044" w14:textId="77777777" w:rsidR="00154A03" w:rsidRPr="00EC76D5" w:rsidRDefault="00154A03" w:rsidP="00154A03">
      <w:pPr>
        <w:pStyle w:val="Code"/>
      </w:pPr>
      <w:r w:rsidRPr="00EC76D5">
        <w:t xml:space="preserve">        return !Main.FuncSymbol.getType().isEllipse() ||</w:t>
      </w:r>
    </w:p>
    <w:p w14:paraId="70048A65" w14:textId="77777777" w:rsidR="00154A03" w:rsidRPr="00EC76D5" w:rsidRDefault="00154A03" w:rsidP="00154A03">
      <w:pPr>
        <w:pStyle w:val="Code"/>
      </w:pPr>
      <w:r w:rsidRPr="00EC76D5">
        <w:t xml:space="preserve">               (m_status == Status.Parameter) ? ObjectCode.EllipseRegister</w:t>
      </w:r>
    </w:p>
    <w:p w14:paraId="793E3FA5" w14:textId="77777777" w:rsidR="00154A03" w:rsidRPr="00EC76D5" w:rsidRDefault="00154A03" w:rsidP="00154A03">
      <w:pPr>
        <w:pStyle w:val="Code"/>
      </w:pPr>
      <w:r w:rsidRPr="00EC76D5">
        <w:t xml:space="preserve">                                              : ObjectCode.FrameRegister;</w:t>
      </w:r>
    </w:p>
    <w:p w14:paraId="641C9FFD" w14:textId="77777777" w:rsidR="00154A03" w:rsidRPr="00EC76D5" w:rsidRDefault="00154A03" w:rsidP="00154A03">
      <w:pPr>
        <w:pStyle w:val="Code"/>
      </w:pPr>
      <w:r w:rsidRPr="00EC76D5">
        <w:t xml:space="preserve">        </w:t>
      </w:r>
    </w:p>
    <w:p w14:paraId="3932A146" w14:textId="77777777" w:rsidR="00154A03" w:rsidRPr="00EC76D5" w:rsidRDefault="00154A03" w:rsidP="00154A03">
      <w:pPr>
        <w:pStyle w:val="Code"/>
      </w:pPr>
      <w:r w:rsidRPr="00EC76D5">
        <w:t xml:space="preserve">      default:</w:t>
      </w:r>
    </w:p>
    <w:p w14:paraId="6661D7A3" w14:textId="77777777" w:rsidR="00154A03" w:rsidRPr="00EC76D5" w:rsidRDefault="00154A03" w:rsidP="00154A03">
      <w:pPr>
        <w:pStyle w:val="Code"/>
      </w:pPr>
      <w:r w:rsidRPr="00EC76D5">
        <w:t xml:space="preserve">        return null;</w:t>
      </w:r>
    </w:p>
    <w:p w14:paraId="529A86EB" w14:textId="77777777" w:rsidR="00154A03" w:rsidRPr="00EC76D5" w:rsidRDefault="00154A03" w:rsidP="00154A03">
      <w:pPr>
        <w:pStyle w:val="Code"/>
      </w:pPr>
      <w:r w:rsidRPr="00EC76D5">
        <w:t xml:space="preserve">    }</w:t>
      </w:r>
    </w:p>
    <w:p w14:paraId="0D36C522" w14:textId="77777777" w:rsidR="00154A03" w:rsidRPr="00EC76D5" w:rsidRDefault="00154A03" w:rsidP="00154A03">
      <w:pPr>
        <w:pStyle w:val="Code"/>
      </w:pPr>
      <w:r w:rsidRPr="00EC76D5">
        <w:t xml:space="preserve">  }</w:t>
      </w:r>
    </w:p>
    <w:p w14:paraId="09356213" w14:textId="77777777" w:rsidR="00154A03" w:rsidRPr="00EC76D5" w:rsidRDefault="00154A03" w:rsidP="00154A03">
      <w:pPr>
        <w:pStyle w:val="Code"/>
      </w:pPr>
    </w:p>
    <w:p w14:paraId="600039A2" w14:textId="77777777" w:rsidR="00154A03" w:rsidRPr="00EC76D5" w:rsidRDefault="00154A03" w:rsidP="00154A03">
      <w:pPr>
        <w:pStyle w:val="Code"/>
      </w:pPr>
      <w:r w:rsidRPr="00EC76D5">
        <w:t xml:space="preserve">  public String getName() {</w:t>
      </w:r>
    </w:p>
    <w:p w14:paraId="03AFE7AD" w14:textId="77777777" w:rsidR="00154A03" w:rsidRPr="00EC76D5" w:rsidRDefault="00154A03" w:rsidP="00154A03">
      <w:pPr>
        <w:pStyle w:val="Code"/>
      </w:pPr>
      <w:r w:rsidRPr="00EC76D5">
        <w:t xml:space="preserve">    return m_name;</w:t>
      </w:r>
    </w:p>
    <w:p w14:paraId="0E5799F0" w14:textId="77777777" w:rsidR="00154A03" w:rsidRPr="00EC76D5" w:rsidRDefault="00154A03" w:rsidP="00154A03">
      <w:pPr>
        <w:pStyle w:val="Code"/>
      </w:pPr>
      <w:r w:rsidRPr="00EC76D5">
        <w:t xml:space="preserve">  }</w:t>
      </w:r>
    </w:p>
    <w:p w14:paraId="51B9479B" w14:textId="77777777" w:rsidR="00154A03" w:rsidRPr="00EC76D5" w:rsidRDefault="00154A03" w:rsidP="00154A03">
      <w:pPr>
        <w:pStyle w:val="Code"/>
      </w:pPr>
    </w:p>
    <w:p w14:paraId="4BFCE0B9" w14:textId="77777777" w:rsidR="00154A03" w:rsidRPr="00EC76D5" w:rsidRDefault="00154A03" w:rsidP="00154A03">
      <w:pPr>
        <w:pStyle w:val="Code"/>
      </w:pPr>
      <w:r w:rsidRPr="00EC76D5">
        <w:t xml:space="preserve">  public void setName(String name) {</w:t>
      </w:r>
    </w:p>
    <w:p w14:paraId="3F45E3C3" w14:textId="77777777" w:rsidR="00154A03" w:rsidRPr="00EC76D5" w:rsidRDefault="00154A03" w:rsidP="00154A03">
      <w:pPr>
        <w:pStyle w:val="Code"/>
      </w:pPr>
      <w:r w:rsidRPr="00EC76D5">
        <w:t xml:space="preserve">    m_name = name;</w:t>
      </w:r>
    </w:p>
    <w:p w14:paraId="773F7F69" w14:textId="77777777" w:rsidR="00154A03" w:rsidRPr="00EC76D5" w:rsidRDefault="00154A03" w:rsidP="00154A03">
      <w:pPr>
        <w:pStyle w:val="Code"/>
      </w:pPr>
      <w:r w:rsidRPr="00EC76D5">
        <w:t xml:space="preserve">  }</w:t>
      </w:r>
    </w:p>
    <w:p w14:paraId="5A07DB99" w14:textId="77777777" w:rsidR="00154A03" w:rsidRPr="00EC76D5" w:rsidRDefault="00154A03" w:rsidP="00154A03">
      <w:pPr>
        <w:pStyle w:val="Code"/>
      </w:pPr>
    </w:p>
    <w:p w14:paraId="7A80718B" w14:textId="77777777" w:rsidR="00154A03" w:rsidRPr="00EC76D5" w:rsidRDefault="00154A03" w:rsidP="00154A03">
      <w:pPr>
        <w:pStyle w:val="Code"/>
      </w:pPr>
      <w:r w:rsidRPr="00EC76D5">
        <w:t xml:space="preserve">  public String getUniqueName() {</w:t>
      </w:r>
    </w:p>
    <w:p w14:paraId="2C90D017" w14:textId="77777777" w:rsidR="00154A03" w:rsidRPr="00EC76D5" w:rsidRDefault="00154A03" w:rsidP="00154A03">
      <w:pPr>
        <w:pStyle w:val="Code"/>
      </w:pPr>
      <w:r w:rsidRPr="00EC76D5">
        <w:t xml:space="preserve">    return m_uniqueName;</w:t>
      </w:r>
    </w:p>
    <w:p w14:paraId="4A8BE017" w14:textId="77777777" w:rsidR="00154A03" w:rsidRPr="00EC76D5" w:rsidRDefault="00154A03" w:rsidP="00154A03">
      <w:pPr>
        <w:pStyle w:val="Code"/>
      </w:pPr>
      <w:r w:rsidRPr="00EC76D5">
        <w:t xml:space="preserve">  }</w:t>
      </w:r>
    </w:p>
    <w:p w14:paraId="7320B51C" w14:textId="77777777" w:rsidR="00154A03" w:rsidRPr="00EC76D5" w:rsidRDefault="00154A03" w:rsidP="00154A03">
      <w:pPr>
        <w:pStyle w:val="Code"/>
      </w:pPr>
      <w:r w:rsidRPr="00EC76D5">
        <w:lastRenderedPageBreak/>
        <w:t xml:space="preserve">  </w:t>
      </w:r>
    </w:p>
    <w:p w14:paraId="48D0DC72" w14:textId="77777777" w:rsidR="00154A03" w:rsidRPr="00EC76D5" w:rsidRDefault="00154A03" w:rsidP="00154A03">
      <w:pPr>
        <w:pStyle w:val="Code"/>
      </w:pPr>
      <w:r w:rsidRPr="00EC76D5">
        <w:t xml:space="preserve">  public Storage getStorage() {</w:t>
      </w:r>
    </w:p>
    <w:p w14:paraId="0FA5E333" w14:textId="77777777" w:rsidR="00154A03" w:rsidRPr="00EC76D5" w:rsidRDefault="00154A03" w:rsidP="00154A03">
      <w:pPr>
        <w:pStyle w:val="Code"/>
      </w:pPr>
      <w:r w:rsidRPr="00EC76D5">
        <w:t xml:space="preserve">    return m_storage;</w:t>
      </w:r>
    </w:p>
    <w:p w14:paraId="6A09D093" w14:textId="77777777" w:rsidR="00154A03" w:rsidRPr="00EC76D5" w:rsidRDefault="00154A03" w:rsidP="00154A03">
      <w:pPr>
        <w:pStyle w:val="Code"/>
      </w:pPr>
      <w:r w:rsidRPr="00EC76D5">
        <w:t xml:space="preserve">  }</w:t>
      </w:r>
    </w:p>
    <w:p w14:paraId="15938852" w14:textId="77777777" w:rsidR="00154A03" w:rsidRPr="00EC76D5" w:rsidRDefault="00154A03" w:rsidP="00154A03">
      <w:pPr>
        <w:pStyle w:val="Code"/>
      </w:pPr>
    </w:p>
    <w:p w14:paraId="57E1815D" w14:textId="77777777" w:rsidR="00154A03" w:rsidRPr="00EC76D5" w:rsidRDefault="00154A03" w:rsidP="00154A03">
      <w:pPr>
        <w:pStyle w:val="Code"/>
      </w:pPr>
      <w:r w:rsidRPr="00EC76D5">
        <w:t xml:space="preserve">  public void setStorage(Storage storage) {</w:t>
      </w:r>
    </w:p>
    <w:p w14:paraId="012CA2E2" w14:textId="77777777" w:rsidR="00154A03" w:rsidRPr="00EC76D5" w:rsidRDefault="00154A03" w:rsidP="00154A03">
      <w:pPr>
        <w:pStyle w:val="Code"/>
      </w:pPr>
      <w:r w:rsidRPr="00EC76D5">
        <w:t xml:space="preserve">    if ((m_storage != Storage.Static) &amp;&amp; (storage == Storage.Static)) {</w:t>
      </w:r>
    </w:p>
    <w:p w14:paraId="28716044" w14:textId="77777777" w:rsidR="00154A03" w:rsidRPr="00EC76D5" w:rsidRDefault="00154A03" w:rsidP="00154A03">
      <w:pPr>
        <w:pStyle w:val="Code"/>
      </w:pPr>
      <w:r w:rsidRPr="00EC76D5">
        <w:t xml:space="preserve">      m_byteList = new LinkedList&lt;&gt;();</w:t>
      </w:r>
    </w:p>
    <w:p w14:paraId="2086D1F8" w14:textId="77777777" w:rsidR="00154A03" w:rsidRPr="00EC76D5" w:rsidRDefault="00154A03" w:rsidP="00154A03">
      <w:pPr>
        <w:pStyle w:val="Code"/>
      </w:pPr>
      <w:r w:rsidRPr="00EC76D5">
        <w:t xml:space="preserve">      m_accessMap = new ListMap&lt;&gt;();</w:t>
      </w:r>
    </w:p>
    <w:p w14:paraId="6F31DE16" w14:textId="77777777" w:rsidR="00154A03" w:rsidRPr="00EC76D5" w:rsidRDefault="00154A03" w:rsidP="00154A03">
      <w:pPr>
        <w:pStyle w:val="Code"/>
      </w:pPr>
      <w:r w:rsidRPr="00EC76D5">
        <w:t xml:space="preserve">      m_textList = new LinkedList&lt;&gt;();</w:t>
      </w:r>
    </w:p>
    <w:p w14:paraId="6721E305" w14:textId="3E124802" w:rsidR="00154A03" w:rsidRPr="00EC76D5" w:rsidRDefault="00154A03" w:rsidP="00154A03">
      <w:pPr>
        <w:pStyle w:val="Code"/>
      </w:pPr>
      <w:r w:rsidRPr="00EC76D5">
        <w:t xml:space="preserve">      Generate</w:t>
      </w:r>
      <w:r w:rsidR="002F35C1">
        <w:t>Initializer</w:t>
      </w:r>
      <w:r w:rsidRPr="00EC76D5">
        <w:t>Static.generateByteTextList</w:t>
      </w:r>
    </w:p>
    <w:p w14:paraId="1A0F2424" w14:textId="77777777" w:rsidR="00154A03" w:rsidRPr="00EC76D5" w:rsidRDefault="00154A03" w:rsidP="00154A03">
      <w:pPr>
        <w:pStyle w:val="Code"/>
      </w:pPr>
      <w:r w:rsidRPr="00EC76D5">
        <w:t xml:space="preserve">                         (m_type, m_value, m_byteList, m_accessMap,m_textList);</w:t>
      </w:r>
    </w:p>
    <w:p w14:paraId="51EA2D14" w14:textId="77777777" w:rsidR="00154A03" w:rsidRPr="00EC76D5" w:rsidRDefault="00154A03" w:rsidP="00154A03">
      <w:pPr>
        <w:pStyle w:val="Code"/>
      </w:pPr>
      <w:r w:rsidRPr="00EC76D5">
        <w:t xml:space="preserve">      m_textList.add(m_uniqueName + ":");</w:t>
      </w:r>
    </w:p>
    <w:p w14:paraId="1FD0345B" w14:textId="77777777" w:rsidR="00154A03" w:rsidRPr="00EC76D5" w:rsidRDefault="00154A03" w:rsidP="00154A03">
      <w:pPr>
        <w:pStyle w:val="Code"/>
      </w:pPr>
      <w:r w:rsidRPr="00EC76D5">
        <w:t xml:space="preserve">      Main.GlobalSet.add(this);</w:t>
      </w:r>
    </w:p>
    <w:p w14:paraId="1175439B" w14:textId="77777777" w:rsidR="00154A03" w:rsidRPr="00EC76D5" w:rsidRDefault="00154A03" w:rsidP="00154A03">
      <w:pPr>
        <w:pStyle w:val="Code"/>
      </w:pPr>
      <w:r w:rsidRPr="00EC76D5">
        <w:t xml:space="preserve">    }</w:t>
      </w:r>
    </w:p>
    <w:p w14:paraId="5AAF3BCB" w14:textId="77777777" w:rsidR="00154A03" w:rsidRPr="00EC76D5" w:rsidRDefault="00154A03" w:rsidP="00154A03">
      <w:pPr>
        <w:pStyle w:val="Code"/>
      </w:pPr>
      <w:r w:rsidRPr="00EC76D5">
        <w:t xml:space="preserve">    </w:t>
      </w:r>
    </w:p>
    <w:p w14:paraId="0F95B437" w14:textId="77777777" w:rsidR="00154A03" w:rsidRPr="00EC76D5" w:rsidRDefault="00154A03" w:rsidP="00154A03">
      <w:pPr>
        <w:pStyle w:val="Code"/>
      </w:pPr>
      <w:r w:rsidRPr="00EC76D5">
        <w:t xml:space="preserve">    m_storage = storage;</w:t>
      </w:r>
    </w:p>
    <w:p w14:paraId="7D2F50CF" w14:textId="77777777" w:rsidR="00154A03" w:rsidRPr="00EC76D5" w:rsidRDefault="00154A03" w:rsidP="00154A03">
      <w:pPr>
        <w:pStyle w:val="Code"/>
      </w:pPr>
      <w:r w:rsidRPr="00EC76D5">
        <w:t xml:space="preserve">  }</w:t>
      </w:r>
    </w:p>
    <w:p w14:paraId="1B3C0332" w14:textId="77777777" w:rsidR="00154A03" w:rsidRPr="00EC76D5" w:rsidRDefault="00154A03" w:rsidP="00154A03">
      <w:pPr>
        <w:pStyle w:val="Code"/>
      </w:pPr>
    </w:p>
    <w:p w14:paraId="68536184" w14:textId="77777777" w:rsidR="00154A03" w:rsidRPr="00EC76D5" w:rsidRDefault="00154A03" w:rsidP="00154A03">
      <w:pPr>
        <w:pStyle w:val="Code"/>
      </w:pPr>
      <w:r w:rsidRPr="00EC76D5">
        <w:t xml:space="preserve">  public Type getType() {</w:t>
      </w:r>
    </w:p>
    <w:p w14:paraId="61D0E250" w14:textId="77777777" w:rsidR="00154A03" w:rsidRPr="00EC76D5" w:rsidRDefault="00154A03" w:rsidP="00154A03">
      <w:pPr>
        <w:pStyle w:val="Code"/>
      </w:pPr>
      <w:r w:rsidRPr="00EC76D5">
        <w:t xml:space="preserve">    return m_type;</w:t>
      </w:r>
    </w:p>
    <w:p w14:paraId="2586FD57" w14:textId="77777777" w:rsidR="00154A03" w:rsidRPr="00EC76D5" w:rsidRDefault="00154A03" w:rsidP="00154A03">
      <w:pPr>
        <w:pStyle w:val="Code"/>
      </w:pPr>
      <w:r w:rsidRPr="00EC76D5">
        <w:t xml:space="preserve">  }</w:t>
      </w:r>
    </w:p>
    <w:p w14:paraId="46B1CA1F" w14:textId="77777777" w:rsidR="00154A03" w:rsidRPr="00EC76D5" w:rsidRDefault="00154A03" w:rsidP="00154A03">
      <w:pPr>
        <w:pStyle w:val="Code"/>
      </w:pPr>
    </w:p>
    <w:p w14:paraId="2DA3E719" w14:textId="77777777" w:rsidR="00154A03" w:rsidRPr="00EC76D5" w:rsidRDefault="00154A03" w:rsidP="00154A03">
      <w:pPr>
        <w:pStyle w:val="Code"/>
      </w:pPr>
      <w:r w:rsidRPr="00EC76D5">
        <w:t xml:space="preserve">  public void setType(Type type) {</w:t>
      </w:r>
    </w:p>
    <w:p w14:paraId="03E569C6" w14:textId="77777777" w:rsidR="00154A03" w:rsidRPr="00EC76D5" w:rsidRDefault="00154A03" w:rsidP="00154A03">
      <w:pPr>
        <w:pStyle w:val="Code"/>
      </w:pPr>
      <w:r w:rsidRPr="00EC76D5">
        <w:t xml:space="preserve">    m_type = type;</w:t>
      </w:r>
    </w:p>
    <w:p w14:paraId="1317938B" w14:textId="77777777" w:rsidR="00154A03" w:rsidRPr="00EC76D5" w:rsidRDefault="00154A03" w:rsidP="00154A03">
      <w:pPr>
        <w:pStyle w:val="Code"/>
      </w:pPr>
      <w:r w:rsidRPr="00EC76D5">
        <w:t xml:space="preserve">  }</w:t>
      </w:r>
    </w:p>
    <w:p w14:paraId="0A840155" w14:textId="77777777" w:rsidR="00154A03" w:rsidRPr="00EC76D5" w:rsidRDefault="00154A03" w:rsidP="00154A03">
      <w:pPr>
        <w:pStyle w:val="Code"/>
      </w:pPr>
    </w:p>
    <w:p w14:paraId="0533D873" w14:textId="77777777" w:rsidR="00154A03" w:rsidRPr="00EC76D5" w:rsidRDefault="00154A03" w:rsidP="00154A03">
      <w:pPr>
        <w:pStyle w:val="Code"/>
      </w:pPr>
      <w:r w:rsidRPr="00EC76D5">
        <w:t xml:space="preserve">  public int getOffset() {</w:t>
      </w:r>
    </w:p>
    <w:p w14:paraId="31035A97" w14:textId="77777777" w:rsidR="00154A03" w:rsidRPr="00EC76D5" w:rsidRDefault="00154A03" w:rsidP="00154A03">
      <w:pPr>
        <w:pStyle w:val="Code"/>
      </w:pPr>
      <w:r w:rsidRPr="00EC76D5">
        <w:t xml:space="preserve">    return m_offset;</w:t>
      </w:r>
    </w:p>
    <w:p w14:paraId="68B73024" w14:textId="77777777" w:rsidR="00154A03" w:rsidRPr="00EC76D5" w:rsidRDefault="00154A03" w:rsidP="00154A03">
      <w:pPr>
        <w:pStyle w:val="Code"/>
      </w:pPr>
      <w:r w:rsidRPr="00EC76D5">
        <w:t xml:space="preserve">  }</w:t>
      </w:r>
    </w:p>
    <w:p w14:paraId="56BEB463" w14:textId="77777777" w:rsidR="00154A03" w:rsidRPr="00EC76D5" w:rsidRDefault="00154A03" w:rsidP="00154A03">
      <w:pPr>
        <w:pStyle w:val="Code"/>
      </w:pPr>
    </w:p>
    <w:p w14:paraId="6D1B159A" w14:textId="77777777" w:rsidR="00154A03" w:rsidRPr="00EC76D5" w:rsidRDefault="00154A03" w:rsidP="00154A03">
      <w:pPr>
        <w:pStyle w:val="Code"/>
      </w:pPr>
      <w:r w:rsidRPr="00EC76D5">
        <w:t xml:space="preserve">  public void setOffset(int offset) {</w:t>
      </w:r>
    </w:p>
    <w:p w14:paraId="43189467" w14:textId="77777777" w:rsidR="00154A03" w:rsidRPr="00EC76D5" w:rsidRDefault="00154A03" w:rsidP="00154A03">
      <w:pPr>
        <w:pStyle w:val="Code"/>
      </w:pPr>
      <w:r w:rsidRPr="00EC76D5">
        <w:t xml:space="preserve">    m_offset = offset;</w:t>
      </w:r>
    </w:p>
    <w:p w14:paraId="21021D25" w14:textId="77777777" w:rsidR="00154A03" w:rsidRPr="00EC76D5" w:rsidRDefault="00154A03" w:rsidP="00154A03">
      <w:pPr>
        <w:pStyle w:val="Code"/>
      </w:pPr>
      <w:r w:rsidRPr="00EC76D5">
        <w:t xml:space="preserve">  }</w:t>
      </w:r>
    </w:p>
    <w:p w14:paraId="6924D33B" w14:textId="559468D5" w:rsidR="00154A03" w:rsidRPr="00EC76D5" w:rsidRDefault="00154A03" w:rsidP="00154A03">
      <w:pPr>
        <w:pStyle w:val="Code"/>
      </w:pPr>
    </w:p>
    <w:p w14:paraId="6DDA5A3C" w14:textId="77777777" w:rsidR="00E4223A" w:rsidRPr="00EC76D5" w:rsidRDefault="00E4223A" w:rsidP="00E4223A">
      <w:pPr>
        <w:pStyle w:val="Code"/>
      </w:pPr>
      <w:r w:rsidRPr="00EC76D5">
        <w:t xml:space="preserve">  public int getEntryPoint() {</w:t>
      </w:r>
    </w:p>
    <w:p w14:paraId="6CC49B8B" w14:textId="77777777" w:rsidR="00E4223A" w:rsidRPr="00EC76D5" w:rsidRDefault="00E4223A" w:rsidP="00E4223A">
      <w:pPr>
        <w:pStyle w:val="Code"/>
      </w:pPr>
      <w:r w:rsidRPr="00EC76D5">
        <w:t xml:space="preserve">    return m_entryPoint;</w:t>
      </w:r>
    </w:p>
    <w:p w14:paraId="4D900521" w14:textId="77777777" w:rsidR="00E4223A" w:rsidRPr="00EC76D5" w:rsidRDefault="00E4223A" w:rsidP="00E4223A">
      <w:pPr>
        <w:pStyle w:val="Code"/>
      </w:pPr>
      <w:r w:rsidRPr="00EC76D5">
        <w:t xml:space="preserve">  }</w:t>
      </w:r>
    </w:p>
    <w:p w14:paraId="2921908A" w14:textId="77777777" w:rsidR="00E4223A" w:rsidRPr="00EC76D5" w:rsidRDefault="00E4223A" w:rsidP="00E4223A">
      <w:pPr>
        <w:pStyle w:val="Code"/>
      </w:pPr>
      <w:r w:rsidRPr="00EC76D5">
        <w:t xml:space="preserve">  </w:t>
      </w:r>
    </w:p>
    <w:p w14:paraId="07B2D7E7" w14:textId="77777777" w:rsidR="00E4223A" w:rsidRPr="00EC76D5" w:rsidRDefault="00E4223A" w:rsidP="00E4223A">
      <w:pPr>
        <w:pStyle w:val="Code"/>
      </w:pPr>
      <w:r w:rsidRPr="00EC76D5">
        <w:t xml:space="preserve">  public void setEntryPoint(int entryPoint) {</w:t>
      </w:r>
    </w:p>
    <w:p w14:paraId="73115D41" w14:textId="77777777" w:rsidR="00E4223A" w:rsidRPr="00EC76D5" w:rsidRDefault="00E4223A" w:rsidP="00E4223A">
      <w:pPr>
        <w:pStyle w:val="Code"/>
      </w:pPr>
      <w:r w:rsidRPr="00EC76D5">
        <w:t xml:space="preserve">    m_entryPoint = entryPoint;</w:t>
      </w:r>
    </w:p>
    <w:p w14:paraId="2B3AF8B1" w14:textId="77777777" w:rsidR="00E4223A" w:rsidRPr="00EC76D5" w:rsidRDefault="00E4223A" w:rsidP="00E4223A">
      <w:pPr>
        <w:pStyle w:val="Code"/>
      </w:pPr>
      <w:r w:rsidRPr="00EC76D5">
        <w:t xml:space="preserve">  }</w:t>
      </w:r>
    </w:p>
    <w:p w14:paraId="4F53194C" w14:textId="77777777" w:rsidR="00E4223A" w:rsidRPr="00EC76D5" w:rsidRDefault="00E4223A" w:rsidP="00E4223A">
      <w:pPr>
        <w:pStyle w:val="Code"/>
      </w:pPr>
    </w:p>
    <w:p w14:paraId="44C86084" w14:textId="10635F7E" w:rsidR="00154A03" w:rsidRPr="00EC76D5" w:rsidRDefault="00154A03" w:rsidP="00E4223A">
      <w:pPr>
        <w:pStyle w:val="Code"/>
      </w:pPr>
      <w:r w:rsidRPr="00EC76D5">
        <w:t xml:space="preserve">  public boolean isAutoOrRegister() {</w:t>
      </w:r>
    </w:p>
    <w:p w14:paraId="562B78E0" w14:textId="77777777" w:rsidR="00154A03" w:rsidRPr="00EC76D5" w:rsidRDefault="00154A03" w:rsidP="00154A03">
      <w:pPr>
        <w:pStyle w:val="Code"/>
      </w:pPr>
      <w:r w:rsidRPr="00EC76D5">
        <w:t xml:space="preserve">    return (m_storage == Storage.Auto) ||</w:t>
      </w:r>
    </w:p>
    <w:p w14:paraId="5CC909CE" w14:textId="77777777" w:rsidR="00154A03" w:rsidRPr="00EC76D5" w:rsidRDefault="00154A03" w:rsidP="00154A03">
      <w:pPr>
        <w:pStyle w:val="Code"/>
      </w:pPr>
      <w:r w:rsidRPr="00EC76D5">
        <w:t xml:space="preserve">           (m_storage == Storage.Register);</w:t>
      </w:r>
    </w:p>
    <w:p w14:paraId="278A1B46" w14:textId="77777777" w:rsidR="00154A03" w:rsidRPr="00EC76D5" w:rsidRDefault="00154A03" w:rsidP="00154A03">
      <w:pPr>
        <w:pStyle w:val="Code"/>
      </w:pPr>
      <w:r w:rsidRPr="00EC76D5">
        <w:t xml:space="preserve">  }</w:t>
      </w:r>
    </w:p>
    <w:p w14:paraId="7845146F" w14:textId="77777777" w:rsidR="00154A03" w:rsidRPr="00EC76D5" w:rsidRDefault="00154A03" w:rsidP="00154A03">
      <w:pPr>
        <w:pStyle w:val="Code"/>
      </w:pPr>
    </w:p>
    <w:p w14:paraId="0D2DD585" w14:textId="77777777" w:rsidR="00154A03" w:rsidRPr="00EC76D5" w:rsidRDefault="00154A03" w:rsidP="00154A03">
      <w:pPr>
        <w:pStyle w:val="Code"/>
      </w:pPr>
      <w:r w:rsidRPr="00EC76D5">
        <w:t xml:space="preserve">  public boolean isStatic() {</w:t>
      </w:r>
    </w:p>
    <w:p w14:paraId="32651813" w14:textId="77777777" w:rsidR="00154A03" w:rsidRPr="00EC76D5" w:rsidRDefault="00154A03" w:rsidP="00154A03">
      <w:pPr>
        <w:pStyle w:val="Code"/>
      </w:pPr>
      <w:r w:rsidRPr="00EC76D5">
        <w:t xml:space="preserve">    return (m_storage == Storage.Static);</w:t>
      </w:r>
    </w:p>
    <w:p w14:paraId="6B5952B0" w14:textId="77777777" w:rsidR="00154A03" w:rsidRPr="00EC76D5" w:rsidRDefault="00154A03" w:rsidP="00154A03">
      <w:pPr>
        <w:pStyle w:val="Code"/>
      </w:pPr>
      <w:r w:rsidRPr="00EC76D5">
        <w:t xml:space="preserve">  }</w:t>
      </w:r>
    </w:p>
    <w:p w14:paraId="5CC61635" w14:textId="77777777" w:rsidR="00154A03" w:rsidRPr="00EC76D5" w:rsidRDefault="00154A03" w:rsidP="00154A03">
      <w:pPr>
        <w:pStyle w:val="Code"/>
      </w:pPr>
      <w:r w:rsidRPr="00EC76D5">
        <w:t xml:space="preserve">  </w:t>
      </w:r>
    </w:p>
    <w:p w14:paraId="364EDB3A" w14:textId="77777777" w:rsidR="00154A03" w:rsidRPr="00EC76D5" w:rsidRDefault="00154A03" w:rsidP="00154A03">
      <w:pPr>
        <w:pStyle w:val="Code"/>
      </w:pPr>
      <w:r w:rsidRPr="00EC76D5">
        <w:t xml:space="preserve">  public boolean isExtern() {</w:t>
      </w:r>
    </w:p>
    <w:p w14:paraId="0A3D1019" w14:textId="77777777" w:rsidR="00154A03" w:rsidRPr="00EC76D5" w:rsidRDefault="00154A03" w:rsidP="00154A03">
      <w:pPr>
        <w:pStyle w:val="Code"/>
      </w:pPr>
      <w:r w:rsidRPr="00EC76D5">
        <w:t xml:space="preserve">    return (m_storage == Storage.Extern);</w:t>
      </w:r>
    </w:p>
    <w:p w14:paraId="639F4242" w14:textId="77777777" w:rsidR="00154A03" w:rsidRPr="00EC76D5" w:rsidRDefault="00154A03" w:rsidP="00154A03">
      <w:pPr>
        <w:pStyle w:val="Code"/>
      </w:pPr>
      <w:r w:rsidRPr="00EC76D5">
        <w:t xml:space="preserve">  }</w:t>
      </w:r>
    </w:p>
    <w:p w14:paraId="6FBDBA23" w14:textId="77777777" w:rsidR="00154A03" w:rsidRPr="00EC76D5" w:rsidRDefault="00154A03" w:rsidP="00154A03">
      <w:pPr>
        <w:pStyle w:val="Code"/>
      </w:pPr>
      <w:r w:rsidRPr="00EC76D5">
        <w:t xml:space="preserve">  </w:t>
      </w:r>
    </w:p>
    <w:p w14:paraId="5C9ABA96" w14:textId="77777777" w:rsidR="00154A03" w:rsidRPr="00EC76D5" w:rsidRDefault="00154A03" w:rsidP="00154A03">
      <w:pPr>
        <w:pStyle w:val="Code"/>
      </w:pPr>
      <w:r w:rsidRPr="00EC76D5">
        <w:lastRenderedPageBreak/>
        <w:t xml:space="preserve">  public boolean isStaticOrExtern() {</w:t>
      </w:r>
    </w:p>
    <w:p w14:paraId="36F4FFA8" w14:textId="77777777" w:rsidR="00154A03" w:rsidRPr="00EC76D5" w:rsidRDefault="00154A03" w:rsidP="00154A03">
      <w:pPr>
        <w:pStyle w:val="Code"/>
      </w:pPr>
      <w:r w:rsidRPr="00EC76D5">
        <w:t xml:space="preserve">    return isStatic() || isExtern();</w:t>
      </w:r>
    </w:p>
    <w:p w14:paraId="7000B0D6" w14:textId="77777777" w:rsidR="00154A03" w:rsidRPr="00EC76D5" w:rsidRDefault="00154A03" w:rsidP="00154A03">
      <w:pPr>
        <w:pStyle w:val="Code"/>
      </w:pPr>
      <w:r w:rsidRPr="00EC76D5">
        <w:t xml:space="preserve">  }</w:t>
      </w:r>
    </w:p>
    <w:p w14:paraId="658CF5A7" w14:textId="77777777" w:rsidR="00154A03" w:rsidRPr="00EC76D5" w:rsidRDefault="00154A03" w:rsidP="00154A03">
      <w:pPr>
        <w:pStyle w:val="Code"/>
      </w:pPr>
      <w:r w:rsidRPr="00EC76D5">
        <w:t xml:space="preserve">  </w:t>
      </w:r>
    </w:p>
    <w:p w14:paraId="6BB907DE" w14:textId="77777777" w:rsidR="00154A03" w:rsidRPr="00EC76D5" w:rsidRDefault="00154A03" w:rsidP="00154A03">
      <w:pPr>
        <w:pStyle w:val="Code"/>
      </w:pPr>
      <w:r w:rsidRPr="00EC76D5">
        <w:t xml:space="preserve">  public boolean isTypedef() {</w:t>
      </w:r>
    </w:p>
    <w:p w14:paraId="346FC7AF" w14:textId="77777777" w:rsidR="00154A03" w:rsidRPr="00EC76D5" w:rsidRDefault="00154A03" w:rsidP="00154A03">
      <w:pPr>
        <w:pStyle w:val="Code"/>
      </w:pPr>
      <w:r w:rsidRPr="00EC76D5">
        <w:t xml:space="preserve">    return (m_storage == Storage.Typedef);</w:t>
      </w:r>
    </w:p>
    <w:p w14:paraId="3F4C5E1D" w14:textId="77777777" w:rsidR="00154A03" w:rsidRPr="00EC76D5" w:rsidRDefault="00154A03" w:rsidP="00154A03">
      <w:pPr>
        <w:pStyle w:val="Code"/>
      </w:pPr>
      <w:r w:rsidRPr="00EC76D5">
        <w:t xml:space="preserve">  }</w:t>
      </w:r>
    </w:p>
    <w:p w14:paraId="6FC35AB2" w14:textId="77777777" w:rsidR="00154A03" w:rsidRPr="00EC76D5" w:rsidRDefault="00154A03" w:rsidP="00154A03">
      <w:pPr>
        <w:pStyle w:val="Code"/>
      </w:pPr>
      <w:r w:rsidRPr="00EC76D5">
        <w:t xml:space="preserve">  </w:t>
      </w:r>
    </w:p>
    <w:p w14:paraId="347B488A" w14:textId="77777777" w:rsidR="00154A03" w:rsidRPr="00EC76D5" w:rsidRDefault="00154A03" w:rsidP="00154A03">
      <w:pPr>
        <w:pStyle w:val="Code"/>
      </w:pPr>
      <w:r w:rsidRPr="00EC76D5">
        <w:t xml:space="preserve">  public boolean isParameter() {</w:t>
      </w:r>
    </w:p>
    <w:p w14:paraId="789AA2EE" w14:textId="77777777" w:rsidR="00154A03" w:rsidRPr="00EC76D5" w:rsidRDefault="00154A03" w:rsidP="00154A03">
      <w:pPr>
        <w:pStyle w:val="Code"/>
      </w:pPr>
      <w:r w:rsidRPr="00EC76D5">
        <w:t xml:space="preserve">    return (m_status == Status.Parameter);</w:t>
      </w:r>
    </w:p>
    <w:p w14:paraId="5F698BA1" w14:textId="77777777" w:rsidR="00154A03" w:rsidRPr="00EC76D5" w:rsidRDefault="00154A03" w:rsidP="00154A03">
      <w:pPr>
        <w:pStyle w:val="Code"/>
      </w:pPr>
      <w:r w:rsidRPr="00EC76D5">
        <w:t xml:space="preserve">  }</w:t>
      </w:r>
    </w:p>
    <w:p w14:paraId="6F1E9366" w14:textId="77777777" w:rsidR="00154A03" w:rsidRPr="00EC76D5" w:rsidRDefault="00154A03" w:rsidP="00154A03">
      <w:pPr>
        <w:pStyle w:val="Code"/>
      </w:pPr>
      <w:r w:rsidRPr="00EC76D5">
        <w:t xml:space="preserve">          </w:t>
      </w:r>
    </w:p>
    <w:p w14:paraId="0309B030" w14:textId="77777777" w:rsidR="00154A03" w:rsidRPr="00EC76D5" w:rsidRDefault="00154A03" w:rsidP="00154A03">
      <w:pPr>
        <w:pStyle w:val="Code"/>
      </w:pPr>
      <w:r w:rsidRPr="00EC76D5">
        <w:t xml:space="preserve">  public boolean isTemporary() {</w:t>
      </w:r>
    </w:p>
    <w:p w14:paraId="25B8C5EE" w14:textId="77777777" w:rsidR="00154A03" w:rsidRPr="00EC76D5" w:rsidRDefault="00154A03" w:rsidP="00154A03">
      <w:pPr>
        <w:pStyle w:val="Code"/>
      </w:pPr>
      <w:r w:rsidRPr="00EC76D5">
        <w:t xml:space="preserve">    Symbol symbol = this;</w:t>
      </w:r>
    </w:p>
    <w:p w14:paraId="3C8E008C" w14:textId="77777777" w:rsidR="00154A03" w:rsidRPr="00EC76D5" w:rsidRDefault="00154A03" w:rsidP="00154A03">
      <w:pPr>
        <w:pStyle w:val="Code"/>
      </w:pPr>
      <w:r w:rsidRPr="00EC76D5">
        <w:t xml:space="preserve">    </w:t>
      </w:r>
    </w:p>
    <w:p w14:paraId="2EB7D779" w14:textId="77777777" w:rsidR="00154A03" w:rsidRPr="00EC76D5" w:rsidRDefault="00154A03" w:rsidP="00154A03">
      <w:pPr>
        <w:pStyle w:val="Code"/>
      </w:pPr>
      <w:r w:rsidRPr="00EC76D5">
        <w:t xml:space="preserve">    while (symbol != null) {</w:t>
      </w:r>
    </w:p>
    <w:p w14:paraId="5DD203EA" w14:textId="77777777" w:rsidR="00154A03" w:rsidRPr="00EC76D5" w:rsidRDefault="00154A03" w:rsidP="00154A03">
      <w:pPr>
        <w:pStyle w:val="Code"/>
      </w:pPr>
      <w:r w:rsidRPr="00EC76D5">
        <w:t xml:space="preserve">      if (symbol.m_status != Status.Temporary) {</w:t>
      </w:r>
    </w:p>
    <w:p w14:paraId="5CED025F" w14:textId="77777777" w:rsidR="00154A03" w:rsidRPr="00EC76D5" w:rsidRDefault="00154A03" w:rsidP="00154A03">
      <w:pPr>
        <w:pStyle w:val="Code"/>
      </w:pPr>
      <w:r w:rsidRPr="00EC76D5">
        <w:t xml:space="preserve">        return false;</w:t>
      </w:r>
    </w:p>
    <w:p w14:paraId="0B80D29A" w14:textId="77777777" w:rsidR="00154A03" w:rsidRPr="00EC76D5" w:rsidRDefault="00154A03" w:rsidP="00154A03">
      <w:pPr>
        <w:pStyle w:val="Code"/>
      </w:pPr>
      <w:r w:rsidRPr="00EC76D5">
        <w:t xml:space="preserve">      }</w:t>
      </w:r>
    </w:p>
    <w:p w14:paraId="681C1A7C" w14:textId="77777777" w:rsidR="00154A03" w:rsidRPr="00EC76D5" w:rsidRDefault="00154A03" w:rsidP="00154A03">
      <w:pPr>
        <w:pStyle w:val="Code"/>
      </w:pPr>
      <w:r w:rsidRPr="00EC76D5">
        <w:t xml:space="preserve">      </w:t>
      </w:r>
    </w:p>
    <w:p w14:paraId="1930FE43" w14:textId="77777777" w:rsidR="00154A03" w:rsidRPr="00EC76D5" w:rsidRDefault="00154A03" w:rsidP="00154A03">
      <w:pPr>
        <w:pStyle w:val="Code"/>
      </w:pPr>
      <w:r w:rsidRPr="00EC76D5">
        <w:t xml:space="preserve">      symbol = symbol.getParentSymbol();</w:t>
      </w:r>
    </w:p>
    <w:p w14:paraId="07970372" w14:textId="77777777" w:rsidR="00154A03" w:rsidRPr="00EC76D5" w:rsidRDefault="00154A03" w:rsidP="00154A03">
      <w:pPr>
        <w:pStyle w:val="Code"/>
      </w:pPr>
      <w:r w:rsidRPr="00EC76D5">
        <w:t xml:space="preserve">    }</w:t>
      </w:r>
    </w:p>
    <w:p w14:paraId="476BDB3E" w14:textId="77777777" w:rsidR="00154A03" w:rsidRPr="00EC76D5" w:rsidRDefault="00154A03" w:rsidP="00154A03">
      <w:pPr>
        <w:pStyle w:val="Code"/>
      </w:pPr>
      <w:r w:rsidRPr="00EC76D5">
        <w:t xml:space="preserve">    </w:t>
      </w:r>
    </w:p>
    <w:p w14:paraId="0FC6C785" w14:textId="77777777" w:rsidR="00154A03" w:rsidRPr="00EC76D5" w:rsidRDefault="00154A03" w:rsidP="00154A03">
      <w:pPr>
        <w:pStyle w:val="Code"/>
      </w:pPr>
      <w:r w:rsidRPr="00EC76D5">
        <w:t xml:space="preserve">    return true;</w:t>
      </w:r>
    </w:p>
    <w:p w14:paraId="57E105AB" w14:textId="77777777" w:rsidR="00154A03" w:rsidRPr="00EC76D5" w:rsidRDefault="00154A03" w:rsidP="00154A03">
      <w:pPr>
        <w:pStyle w:val="Code"/>
      </w:pPr>
      <w:r w:rsidRPr="00EC76D5">
        <w:t xml:space="preserve">  }</w:t>
      </w:r>
    </w:p>
    <w:p w14:paraId="6EA34E7B" w14:textId="77777777" w:rsidR="00154A03" w:rsidRPr="00EC76D5" w:rsidRDefault="00154A03" w:rsidP="00154A03">
      <w:pPr>
        <w:pStyle w:val="Code"/>
      </w:pPr>
    </w:p>
    <w:p w14:paraId="0A06AAF7" w14:textId="77777777" w:rsidR="00154A03" w:rsidRPr="00EC76D5" w:rsidRDefault="00154A03" w:rsidP="00154A03">
      <w:pPr>
        <w:pStyle w:val="Code"/>
      </w:pPr>
      <w:r w:rsidRPr="00EC76D5">
        <w:t xml:space="preserve">  public boolean isSolid() {</w:t>
      </w:r>
    </w:p>
    <w:p w14:paraId="3CD976F5" w14:textId="77777777" w:rsidR="00154A03" w:rsidRPr="00EC76D5" w:rsidRDefault="00154A03" w:rsidP="00154A03">
      <w:pPr>
        <w:pStyle w:val="Code"/>
      </w:pPr>
      <w:r w:rsidRPr="00EC76D5">
        <w:t xml:space="preserve">    return (m_status == Status.Solid);</w:t>
      </w:r>
    </w:p>
    <w:p w14:paraId="7DB57BCD" w14:textId="77777777" w:rsidR="00154A03" w:rsidRPr="00EC76D5" w:rsidRDefault="00154A03" w:rsidP="00154A03">
      <w:pPr>
        <w:pStyle w:val="Code"/>
      </w:pPr>
      <w:r w:rsidRPr="00EC76D5">
        <w:t xml:space="preserve">  }</w:t>
      </w:r>
    </w:p>
    <w:p w14:paraId="365B6FC5" w14:textId="77777777" w:rsidR="00154A03" w:rsidRPr="00EC76D5" w:rsidRDefault="00154A03" w:rsidP="00154A03">
      <w:pPr>
        <w:pStyle w:val="Code"/>
      </w:pPr>
    </w:p>
    <w:p w14:paraId="6CDB9BA0" w14:textId="77777777" w:rsidR="00154A03" w:rsidRPr="00EC76D5" w:rsidRDefault="00154A03" w:rsidP="00154A03">
      <w:pPr>
        <w:pStyle w:val="Code"/>
      </w:pPr>
      <w:r w:rsidRPr="00EC76D5">
        <w:t xml:space="preserve">  public boolean hasValue() {</w:t>
      </w:r>
    </w:p>
    <w:p w14:paraId="3FEE38C5" w14:textId="77777777" w:rsidR="00154A03" w:rsidRPr="00EC76D5" w:rsidRDefault="00154A03" w:rsidP="00154A03">
      <w:pPr>
        <w:pStyle w:val="Code"/>
      </w:pPr>
      <w:r w:rsidRPr="00EC76D5">
        <w:t xml:space="preserve">    return (m_value != null);</w:t>
      </w:r>
    </w:p>
    <w:p w14:paraId="3104A9EB" w14:textId="77777777" w:rsidR="00154A03" w:rsidRPr="00EC76D5" w:rsidRDefault="00154A03" w:rsidP="00154A03">
      <w:pPr>
        <w:pStyle w:val="Code"/>
      </w:pPr>
      <w:r w:rsidRPr="00EC76D5">
        <w:t xml:space="preserve">  }</w:t>
      </w:r>
    </w:p>
    <w:p w14:paraId="1AF779BC" w14:textId="77777777" w:rsidR="00154A03" w:rsidRPr="00EC76D5" w:rsidRDefault="00154A03" w:rsidP="00154A03">
      <w:pPr>
        <w:pStyle w:val="Code"/>
      </w:pPr>
    </w:p>
    <w:p w14:paraId="2305E136" w14:textId="77777777" w:rsidR="00154A03" w:rsidRPr="00EC76D5" w:rsidRDefault="00154A03" w:rsidP="00154A03">
      <w:pPr>
        <w:pStyle w:val="Code"/>
      </w:pPr>
      <w:r w:rsidRPr="00EC76D5">
        <w:t xml:space="preserve">  public Object getValue() {</w:t>
      </w:r>
    </w:p>
    <w:p w14:paraId="339DAC22" w14:textId="77777777" w:rsidR="00154A03" w:rsidRPr="00EC76D5" w:rsidRDefault="00154A03" w:rsidP="00154A03">
      <w:pPr>
        <w:pStyle w:val="Code"/>
      </w:pPr>
      <w:r w:rsidRPr="00EC76D5">
        <w:t xml:space="preserve">    return m_value;</w:t>
      </w:r>
    </w:p>
    <w:p w14:paraId="42E1742F" w14:textId="77777777" w:rsidR="00154A03" w:rsidRPr="00EC76D5" w:rsidRDefault="00154A03" w:rsidP="00154A03">
      <w:pPr>
        <w:pStyle w:val="Code"/>
      </w:pPr>
      <w:r w:rsidRPr="00EC76D5">
        <w:t xml:space="preserve">  }</w:t>
      </w:r>
    </w:p>
    <w:p w14:paraId="5E331520" w14:textId="77777777" w:rsidR="00154A03" w:rsidRPr="00EC76D5" w:rsidRDefault="00154A03" w:rsidP="00154A03">
      <w:pPr>
        <w:pStyle w:val="Code"/>
      </w:pPr>
      <w:r w:rsidRPr="00EC76D5">
        <w:t xml:space="preserve">  </w:t>
      </w:r>
    </w:p>
    <w:p w14:paraId="68BE5599" w14:textId="77777777" w:rsidR="00154A03" w:rsidRPr="00EC76D5" w:rsidRDefault="00154A03" w:rsidP="00154A03">
      <w:pPr>
        <w:pStyle w:val="Code"/>
      </w:pPr>
      <w:r w:rsidRPr="00EC76D5">
        <w:t xml:space="preserve">  public void setValue(Object value) {</w:t>
      </w:r>
    </w:p>
    <w:p w14:paraId="68E6BAC7" w14:textId="77777777" w:rsidR="00154A03" w:rsidRPr="00EC76D5" w:rsidRDefault="00154A03" w:rsidP="00154A03">
      <w:pPr>
        <w:pStyle w:val="Code"/>
      </w:pPr>
      <w:r w:rsidRPr="00EC76D5">
        <w:t xml:space="preserve">    m_value = value;</w:t>
      </w:r>
    </w:p>
    <w:p w14:paraId="76984938" w14:textId="77777777" w:rsidR="00154A03" w:rsidRPr="00EC76D5" w:rsidRDefault="00154A03" w:rsidP="00154A03">
      <w:pPr>
        <w:pStyle w:val="Code"/>
      </w:pPr>
      <w:r w:rsidRPr="00EC76D5">
        <w:t xml:space="preserve">  }</w:t>
      </w:r>
    </w:p>
    <w:p w14:paraId="4B3DDCE2" w14:textId="77777777" w:rsidR="00154A03" w:rsidRPr="00EC76D5" w:rsidRDefault="00154A03" w:rsidP="00154A03">
      <w:pPr>
        <w:pStyle w:val="Code"/>
      </w:pPr>
      <w:r w:rsidRPr="00EC76D5">
        <w:t xml:space="preserve">  </w:t>
      </w:r>
    </w:p>
    <w:p w14:paraId="1F4FA78A" w14:textId="77777777" w:rsidR="00154A03" w:rsidRPr="00EC76D5" w:rsidRDefault="00154A03" w:rsidP="00154A03">
      <w:pPr>
        <w:pStyle w:val="Code"/>
      </w:pPr>
      <w:r w:rsidRPr="00EC76D5">
        <w:t xml:space="preserve">  public BigInteger getSignedValue() {</w:t>
      </w:r>
    </w:p>
    <w:p w14:paraId="4DDB2004" w14:textId="77777777" w:rsidR="00154A03" w:rsidRPr="00EC76D5" w:rsidRDefault="00154A03" w:rsidP="00154A03">
      <w:pPr>
        <w:pStyle w:val="Code"/>
      </w:pPr>
      <w:r w:rsidRPr="00EC76D5">
        <w:t xml:space="preserve">    if (m_type.isUnsigned()) {</w:t>
      </w:r>
    </w:p>
    <w:p w14:paraId="6A680CD9" w14:textId="77777777" w:rsidR="00154A03" w:rsidRPr="00EC76D5" w:rsidRDefault="00154A03" w:rsidP="00154A03">
      <w:pPr>
        <w:pStyle w:val="Code"/>
      </w:pPr>
      <w:r w:rsidRPr="00EC76D5">
        <w:t xml:space="preserve">      BigInteger intValue = (BigInteger) m_value;</w:t>
      </w:r>
    </w:p>
    <w:p w14:paraId="34C1C10A" w14:textId="77777777" w:rsidR="00154A03" w:rsidRPr="00EC76D5" w:rsidRDefault="00154A03" w:rsidP="00154A03">
      <w:pPr>
        <w:pStyle w:val="Code"/>
      </w:pPr>
    </w:p>
    <w:p w14:paraId="08177F2B" w14:textId="77777777" w:rsidR="00154A03" w:rsidRPr="00EC76D5" w:rsidRDefault="00154A03" w:rsidP="00154A03">
      <w:pPr>
        <w:pStyle w:val="Code"/>
      </w:pPr>
      <w:r w:rsidRPr="00EC76D5">
        <w:t xml:space="preserve">      if (intValue.compareTo(BigInteger.ZERO) &lt; 0) {      </w:t>
      </w:r>
    </w:p>
    <w:p w14:paraId="087642A1" w14:textId="77777777" w:rsidR="00154A03" w:rsidRPr="00EC76D5" w:rsidRDefault="00154A03" w:rsidP="00154A03">
      <w:pPr>
        <w:pStyle w:val="Code"/>
      </w:pPr>
      <w:r w:rsidRPr="00EC76D5">
        <w:t xml:space="preserve">        switch (m_type.getSize()) {</w:t>
      </w:r>
    </w:p>
    <w:p w14:paraId="3BE6E232" w14:textId="77777777" w:rsidR="00154A03" w:rsidRPr="00EC76D5" w:rsidRDefault="00154A03" w:rsidP="00154A03">
      <w:pPr>
        <w:pStyle w:val="Code"/>
      </w:pPr>
      <w:r w:rsidRPr="00EC76D5">
        <w:t xml:space="preserve">          case Type.CharSize:</w:t>
      </w:r>
    </w:p>
    <w:p w14:paraId="23806B7D" w14:textId="77777777" w:rsidR="00154A03" w:rsidRPr="00EC76D5" w:rsidRDefault="00154A03" w:rsidP="00154A03">
      <w:pPr>
        <w:pStyle w:val="Code"/>
      </w:pPr>
      <w:r w:rsidRPr="00EC76D5">
        <w:t xml:space="preserve">            return intValue.subtract(new BigInteger("128"));</w:t>
      </w:r>
    </w:p>
    <w:p w14:paraId="10A84D4A" w14:textId="77777777" w:rsidR="00154A03" w:rsidRPr="00EC76D5" w:rsidRDefault="00154A03" w:rsidP="00154A03">
      <w:pPr>
        <w:pStyle w:val="Code"/>
      </w:pPr>
    </w:p>
    <w:p w14:paraId="23A9D02C" w14:textId="77777777" w:rsidR="00154A03" w:rsidRPr="00EC76D5" w:rsidRDefault="00154A03" w:rsidP="00154A03">
      <w:pPr>
        <w:pStyle w:val="Code"/>
      </w:pPr>
      <w:r w:rsidRPr="00EC76D5">
        <w:t xml:space="preserve">          case Type.IntegerSize:</w:t>
      </w:r>
    </w:p>
    <w:p w14:paraId="44A3FBFB" w14:textId="77777777" w:rsidR="00154A03" w:rsidRPr="00EC76D5" w:rsidRDefault="00154A03" w:rsidP="00154A03">
      <w:pPr>
        <w:pStyle w:val="Code"/>
      </w:pPr>
      <w:r w:rsidRPr="00EC76D5">
        <w:t xml:space="preserve">            return intValue.subtract(new BigInteger("32768"));</w:t>
      </w:r>
    </w:p>
    <w:p w14:paraId="62069769" w14:textId="77777777" w:rsidR="00154A03" w:rsidRPr="00EC76D5" w:rsidRDefault="00154A03" w:rsidP="00154A03">
      <w:pPr>
        <w:pStyle w:val="Code"/>
      </w:pPr>
    </w:p>
    <w:p w14:paraId="31EB7F12" w14:textId="77777777" w:rsidR="00154A03" w:rsidRPr="00EC76D5" w:rsidRDefault="00154A03" w:rsidP="00154A03">
      <w:pPr>
        <w:pStyle w:val="Code"/>
      </w:pPr>
      <w:r w:rsidRPr="00EC76D5">
        <w:t xml:space="preserve">          case Type.LongSize:</w:t>
      </w:r>
    </w:p>
    <w:p w14:paraId="3276ACE8" w14:textId="77777777" w:rsidR="00154A03" w:rsidRPr="00EC76D5" w:rsidRDefault="00154A03" w:rsidP="00154A03">
      <w:pPr>
        <w:pStyle w:val="Code"/>
      </w:pPr>
      <w:r w:rsidRPr="00EC76D5">
        <w:t xml:space="preserve">            return (new BigInteger("2147483648")).add(intValue);</w:t>
      </w:r>
    </w:p>
    <w:p w14:paraId="0DD4122E" w14:textId="77777777" w:rsidR="00154A03" w:rsidRPr="00EC76D5" w:rsidRDefault="00154A03" w:rsidP="00154A03">
      <w:pPr>
        <w:pStyle w:val="Code"/>
      </w:pPr>
      <w:r w:rsidRPr="00EC76D5">
        <w:t xml:space="preserve">        }</w:t>
      </w:r>
    </w:p>
    <w:p w14:paraId="1BCA36A5" w14:textId="77777777" w:rsidR="00154A03" w:rsidRPr="00EC76D5" w:rsidRDefault="00154A03" w:rsidP="00154A03">
      <w:pPr>
        <w:pStyle w:val="Code"/>
      </w:pPr>
      <w:r w:rsidRPr="00EC76D5">
        <w:lastRenderedPageBreak/>
        <w:t xml:space="preserve">      }  </w:t>
      </w:r>
    </w:p>
    <w:p w14:paraId="379F19CE" w14:textId="77777777" w:rsidR="00154A03" w:rsidRPr="00EC76D5" w:rsidRDefault="00154A03" w:rsidP="00154A03">
      <w:pPr>
        <w:pStyle w:val="Code"/>
      </w:pPr>
      <w:r w:rsidRPr="00EC76D5">
        <w:t xml:space="preserve">    }</w:t>
      </w:r>
    </w:p>
    <w:p w14:paraId="6DADC0B6" w14:textId="77777777" w:rsidR="00154A03" w:rsidRPr="00EC76D5" w:rsidRDefault="00154A03" w:rsidP="00154A03">
      <w:pPr>
        <w:pStyle w:val="Code"/>
      </w:pPr>
    </w:p>
    <w:p w14:paraId="3DC6EDE5" w14:textId="77777777" w:rsidR="00154A03" w:rsidRPr="00EC76D5" w:rsidRDefault="00154A03" w:rsidP="00154A03">
      <w:pPr>
        <w:pStyle w:val="Code"/>
      </w:pPr>
      <w:r w:rsidRPr="00EC76D5">
        <w:t xml:space="preserve">    return ((BigInteger) m_value);</w:t>
      </w:r>
    </w:p>
    <w:p w14:paraId="13A133B3" w14:textId="77777777" w:rsidR="00154A03" w:rsidRPr="00EC76D5" w:rsidRDefault="00154A03" w:rsidP="00154A03">
      <w:pPr>
        <w:pStyle w:val="Code"/>
      </w:pPr>
      <w:r w:rsidRPr="00EC76D5">
        <w:t xml:space="preserve">  }</w:t>
      </w:r>
    </w:p>
    <w:p w14:paraId="2A4914C6" w14:textId="77777777" w:rsidR="00154A03" w:rsidRPr="00EC76D5" w:rsidRDefault="00154A03" w:rsidP="00154A03">
      <w:pPr>
        <w:pStyle w:val="Code"/>
      </w:pPr>
      <w:r w:rsidRPr="00EC76D5">
        <w:t xml:space="preserve">  </w:t>
      </w:r>
    </w:p>
    <w:p w14:paraId="50AEB2FD" w14:textId="77777777" w:rsidR="00154A03" w:rsidRPr="00EC76D5" w:rsidRDefault="00154A03" w:rsidP="00154A03">
      <w:pPr>
        <w:pStyle w:val="Code"/>
      </w:pPr>
      <w:r w:rsidRPr="00EC76D5">
        <w:t xml:space="preserve">  public boolean hasAddressSymbol() {</w:t>
      </w:r>
    </w:p>
    <w:p w14:paraId="5915838D" w14:textId="77777777" w:rsidR="00154A03" w:rsidRPr="00EC76D5" w:rsidRDefault="00154A03" w:rsidP="00154A03">
      <w:pPr>
        <w:pStyle w:val="Code"/>
      </w:pPr>
      <w:r w:rsidRPr="00EC76D5">
        <w:t xml:space="preserve">    return (m_addressSymbol != null);</w:t>
      </w:r>
    </w:p>
    <w:p w14:paraId="2964AACA" w14:textId="77777777" w:rsidR="00154A03" w:rsidRPr="00EC76D5" w:rsidRDefault="00154A03" w:rsidP="00154A03">
      <w:pPr>
        <w:pStyle w:val="Code"/>
      </w:pPr>
      <w:r w:rsidRPr="00EC76D5">
        <w:t xml:space="preserve">  }</w:t>
      </w:r>
    </w:p>
    <w:p w14:paraId="15F8D6CF" w14:textId="77777777" w:rsidR="00154A03" w:rsidRPr="00EC76D5" w:rsidRDefault="00154A03" w:rsidP="00154A03">
      <w:pPr>
        <w:pStyle w:val="Code"/>
      </w:pPr>
    </w:p>
    <w:p w14:paraId="06558B5C" w14:textId="77777777" w:rsidR="00154A03" w:rsidRPr="00EC76D5" w:rsidRDefault="00154A03" w:rsidP="00154A03">
      <w:pPr>
        <w:pStyle w:val="Code"/>
      </w:pPr>
      <w:r w:rsidRPr="00EC76D5">
        <w:t xml:space="preserve">  public Symbol getAddressSymbol() {</w:t>
      </w:r>
    </w:p>
    <w:p w14:paraId="1ACFF8D4" w14:textId="77777777" w:rsidR="00154A03" w:rsidRPr="00EC76D5" w:rsidRDefault="00154A03" w:rsidP="00154A03">
      <w:pPr>
        <w:pStyle w:val="Code"/>
      </w:pPr>
      <w:r w:rsidRPr="00EC76D5">
        <w:t xml:space="preserve">    return m_addressSymbol;</w:t>
      </w:r>
    </w:p>
    <w:p w14:paraId="37899D88" w14:textId="77777777" w:rsidR="00154A03" w:rsidRPr="00EC76D5" w:rsidRDefault="00154A03" w:rsidP="00154A03">
      <w:pPr>
        <w:pStyle w:val="Code"/>
      </w:pPr>
      <w:r w:rsidRPr="00EC76D5">
        <w:t xml:space="preserve">  }</w:t>
      </w:r>
    </w:p>
    <w:p w14:paraId="356D2CF2" w14:textId="77777777" w:rsidR="00154A03" w:rsidRPr="00EC76D5" w:rsidRDefault="00154A03" w:rsidP="00154A03">
      <w:pPr>
        <w:pStyle w:val="Code"/>
      </w:pPr>
      <w:r w:rsidRPr="00EC76D5">
        <w:t xml:space="preserve">  </w:t>
      </w:r>
    </w:p>
    <w:p w14:paraId="3861FEC8" w14:textId="77777777" w:rsidR="00154A03" w:rsidRPr="00EC76D5" w:rsidRDefault="00154A03" w:rsidP="00154A03">
      <w:pPr>
        <w:pStyle w:val="Code"/>
      </w:pPr>
      <w:r w:rsidRPr="00EC76D5">
        <w:t xml:space="preserve">  public void setAddressSymbol(Symbol addressSymbol) {</w:t>
      </w:r>
    </w:p>
    <w:p w14:paraId="22780158" w14:textId="77777777" w:rsidR="00154A03" w:rsidRPr="00EC76D5" w:rsidRDefault="00154A03" w:rsidP="00154A03">
      <w:pPr>
        <w:pStyle w:val="Code"/>
      </w:pPr>
      <w:r w:rsidRPr="00EC76D5">
        <w:t xml:space="preserve">    m_addressSymbol = addressSymbol;</w:t>
      </w:r>
    </w:p>
    <w:p w14:paraId="70D859C5" w14:textId="77777777" w:rsidR="00154A03" w:rsidRPr="00EC76D5" w:rsidRDefault="00154A03" w:rsidP="00154A03">
      <w:pPr>
        <w:pStyle w:val="Code"/>
      </w:pPr>
      <w:r w:rsidRPr="00EC76D5">
        <w:t xml:space="preserve">  }  </w:t>
      </w:r>
    </w:p>
    <w:p w14:paraId="36F8BB60" w14:textId="77777777" w:rsidR="00154A03" w:rsidRPr="00EC76D5" w:rsidRDefault="00154A03" w:rsidP="00154A03">
      <w:pPr>
        <w:pStyle w:val="Code"/>
      </w:pPr>
    </w:p>
    <w:p w14:paraId="7F391F6C" w14:textId="77777777" w:rsidR="00154A03" w:rsidRPr="00EC76D5" w:rsidRDefault="00154A03" w:rsidP="00154A03">
      <w:pPr>
        <w:pStyle w:val="Code"/>
      </w:pPr>
      <w:r w:rsidRPr="00EC76D5">
        <w:t xml:space="preserve">  public int getAddressOffset() {</w:t>
      </w:r>
    </w:p>
    <w:p w14:paraId="4D77725C" w14:textId="77777777" w:rsidR="00154A03" w:rsidRPr="00EC76D5" w:rsidRDefault="00154A03" w:rsidP="00154A03">
      <w:pPr>
        <w:pStyle w:val="Code"/>
      </w:pPr>
      <w:r w:rsidRPr="00EC76D5">
        <w:t xml:space="preserve">    return m_addressOffset;</w:t>
      </w:r>
    </w:p>
    <w:p w14:paraId="7A6B24A3" w14:textId="77777777" w:rsidR="00154A03" w:rsidRPr="00EC76D5" w:rsidRDefault="00154A03" w:rsidP="00154A03">
      <w:pPr>
        <w:pStyle w:val="Code"/>
      </w:pPr>
      <w:r w:rsidRPr="00EC76D5">
        <w:t xml:space="preserve">  }</w:t>
      </w:r>
    </w:p>
    <w:p w14:paraId="7B696CA9" w14:textId="77777777" w:rsidR="00154A03" w:rsidRPr="00EC76D5" w:rsidRDefault="00154A03" w:rsidP="00154A03">
      <w:pPr>
        <w:pStyle w:val="Code"/>
      </w:pPr>
      <w:r w:rsidRPr="00EC76D5">
        <w:t xml:space="preserve">  </w:t>
      </w:r>
    </w:p>
    <w:p w14:paraId="167A7B85" w14:textId="77777777" w:rsidR="00154A03" w:rsidRPr="00EC76D5" w:rsidRDefault="00154A03" w:rsidP="00154A03">
      <w:pPr>
        <w:pStyle w:val="Code"/>
      </w:pPr>
      <w:r w:rsidRPr="00EC76D5">
        <w:t xml:space="preserve">  public void setAddressOffset(int addressOffset) {</w:t>
      </w:r>
    </w:p>
    <w:p w14:paraId="73E154FC" w14:textId="77777777" w:rsidR="00154A03" w:rsidRPr="00EC76D5" w:rsidRDefault="00154A03" w:rsidP="00154A03">
      <w:pPr>
        <w:pStyle w:val="Code"/>
      </w:pPr>
      <w:r w:rsidRPr="00EC76D5">
        <w:t xml:space="preserve">    m_addressOffset = addressOffset;</w:t>
      </w:r>
    </w:p>
    <w:p w14:paraId="2686462D" w14:textId="77777777" w:rsidR="00154A03" w:rsidRPr="00EC76D5" w:rsidRDefault="00154A03" w:rsidP="00154A03">
      <w:pPr>
        <w:pStyle w:val="Code"/>
      </w:pPr>
      <w:r w:rsidRPr="00EC76D5">
        <w:t xml:space="preserve">  }</w:t>
      </w:r>
    </w:p>
    <w:p w14:paraId="083F054B" w14:textId="77777777" w:rsidR="00154A03" w:rsidRPr="00EC76D5" w:rsidRDefault="00154A03" w:rsidP="00154A03">
      <w:pPr>
        <w:pStyle w:val="Code"/>
      </w:pPr>
    </w:p>
    <w:p w14:paraId="74BAB2A9" w14:textId="77777777" w:rsidR="00154A03" w:rsidRPr="00EC76D5" w:rsidRDefault="00154A03" w:rsidP="00154A03">
      <w:pPr>
        <w:pStyle w:val="Code"/>
      </w:pPr>
      <w:r w:rsidRPr="00EC76D5">
        <w:t xml:space="preserve">  public Symbol getParentSymbol() {</w:t>
      </w:r>
    </w:p>
    <w:p w14:paraId="3964E1E0" w14:textId="77777777" w:rsidR="00154A03" w:rsidRPr="00EC76D5" w:rsidRDefault="00154A03" w:rsidP="00154A03">
      <w:pPr>
        <w:pStyle w:val="Code"/>
      </w:pPr>
      <w:r w:rsidRPr="00EC76D5">
        <w:t xml:space="preserve">    return m_parentSymbol;</w:t>
      </w:r>
    </w:p>
    <w:p w14:paraId="6E3A182D" w14:textId="77777777" w:rsidR="00154A03" w:rsidRPr="00EC76D5" w:rsidRDefault="00154A03" w:rsidP="00154A03">
      <w:pPr>
        <w:pStyle w:val="Code"/>
      </w:pPr>
      <w:r w:rsidRPr="00EC76D5">
        <w:t xml:space="preserve">  }</w:t>
      </w:r>
    </w:p>
    <w:p w14:paraId="45BE7354" w14:textId="77777777" w:rsidR="00154A03" w:rsidRPr="00EC76D5" w:rsidRDefault="00154A03" w:rsidP="00154A03">
      <w:pPr>
        <w:pStyle w:val="Code"/>
      </w:pPr>
    </w:p>
    <w:p w14:paraId="365B3675" w14:textId="77777777" w:rsidR="00154A03" w:rsidRPr="00EC76D5" w:rsidRDefault="00154A03" w:rsidP="00154A03">
      <w:pPr>
        <w:pStyle w:val="Code"/>
      </w:pPr>
      <w:r w:rsidRPr="00EC76D5">
        <w:t xml:space="preserve">  public void setParentSymbol(Symbol parentSymbol) {</w:t>
      </w:r>
    </w:p>
    <w:p w14:paraId="6444F148" w14:textId="77777777" w:rsidR="00154A03" w:rsidRPr="00EC76D5" w:rsidRDefault="00154A03" w:rsidP="00154A03">
      <w:pPr>
        <w:pStyle w:val="Code"/>
      </w:pPr>
      <w:r w:rsidRPr="00EC76D5">
        <w:t xml:space="preserve">    m_parentSymbol = parentSymbol;</w:t>
      </w:r>
    </w:p>
    <w:p w14:paraId="43E93BA3" w14:textId="77777777" w:rsidR="00154A03" w:rsidRPr="00EC76D5" w:rsidRDefault="00154A03" w:rsidP="00154A03">
      <w:pPr>
        <w:pStyle w:val="Code"/>
      </w:pPr>
      <w:r w:rsidRPr="00EC76D5">
        <w:t xml:space="preserve">  }  </w:t>
      </w:r>
    </w:p>
    <w:p w14:paraId="65A1A5F1" w14:textId="77777777" w:rsidR="00154A03" w:rsidRPr="00EC76D5" w:rsidRDefault="00154A03" w:rsidP="00154A03">
      <w:pPr>
        <w:pStyle w:val="Code"/>
      </w:pPr>
    </w:p>
    <w:p w14:paraId="05680491" w14:textId="77777777" w:rsidR="00154A03" w:rsidRPr="00EC76D5" w:rsidRDefault="00154A03" w:rsidP="00154A03">
      <w:pPr>
        <w:pStyle w:val="Code"/>
      </w:pPr>
      <w:r w:rsidRPr="00EC76D5">
        <w:t xml:space="preserve">  public Set&lt;Symbol&gt; getChildSymbolSet() {</w:t>
      </w:r>
    </w:p>
    <w:p w14:paraId="0283E561" w14:textId="77777777" w:rsidR="00154A03" w:rsidRPr="00EC76D5" w:rsidRDefault="00154A03" w:rsidP="00154A03">
      <w:pPr>
        <w:pStyle w:val="Code"/>
      </w:pPr>
      <w:r w:rsidRPr="00EC76D5">
        <w:t xml:space="preserve">    return m_childSymbolSet;</w:t>
      </w:r>
    </w:p>
    <w:p w14:paraId="19035E48" w14:textId="77777777" w:rsidR="00154A03" w:rsidRPr="00EC76D5" w:rsidRDefault="00154A03" w:rsidP="00154A03">
      <w:pPr>
        <w:pStyle w:val="Code"/>
      </w:pPr>
      <w:r w:rsidRPr="00EC76D5">
        <w:t xml:space="preserve">  }</w:t>
      </w:r>
    </w:p>
    <w:p w14:paraId="3144B1CC" w14:textId="77777777" w:rsidR="00154A03" w:rsidRPr="00EC76D5" w:rsidRDefault="00154A03" w:rsidP="00154A03">
      <w:pPr>
        <w:pStyle w:val="Code"/>
      </w:pPr>
    </w:p>
    <w:p w14:paraId="3365AE16" w14:textId="77777777" w:rsidR="00154A03" w:rsidRPr="00EC76D5" w:rsidRDefault="00154A03" w:rsidP="00154A03">
      <w:pPr>
        <w:pStyle w:val="Code"/>
      </w:pPr>
      <w:r w:rsidRPr="00EC76D5">
        <w:t xml:space="preserve">  public void addChildSymbol(Symbol childSymbol) {</w:t>
      </w:r>
    </w:p>
    <w:p w14:paraId="5ED446B3" w14:textId="77777777" w:rsidR="00154A03" w:rsidRPr="00EC76D5" w:rsidRDefault="00154A03" w:rsidP="00154A03">
      <w:pPr>
        <w:pStyle w:val="Code"/>
      </w:pPr>
      <w:r w:rsidRPr="00EC76D5">
        <w:t xml:space="preserve">    m_childSymbolSet.add(childSymbol);</w:t>
      </w:r>
    </w:p>
    <w:p w14:paraId="10A93086" w14:textId="77777777" w:rsidR="00154A03" w:rsidRPr="00EC76D5" w:rsidRDefault="00154A03" w:rsidP="00154A03">
      <w:pPr>
        <w:pStyle w:val="Code"/>
      </w:pPr>
      <w:r w:rsidRPr="00EC76D5">
        <w:t xml:space="preserve">  }</w:t>
      </w:r>
    </w:p>
    <w:p w14:paraId="45B742F2" w14:textId="77777777" w:rsidR="00154A03" w:rsidRPr="00EC76D5" w:rsidRDefault="00154A03" w:rsidP="00154A03">
      <w:pPr>
        <w:pStyle w:val="Code"/>
      </w:pPr>
    </w:p>
    <w:p w14:paraId="22901595" w14:textId="77777777" w:rsidR="00154A03" w:rsidRPr="00EC76D5" w:rsidRDefault="00154A03" w:rsidP="00154A03">
      <w:pPr>
        <w:pStyle w:val="Code"/>
      </w:pPr>
      <w:r w:rsidRPr="00EC76D5">
        <w:t xml:space="preserve">  public boolean isReferred() {</w:t>
      </w:r>
    </w:p>
    <w:p w14:paraId="0C98BC8A" w14:textId="77777777" w:rsidR="00154A03" w:rsidRPr="00EC76D5" w:rsidRDefault="00154A03" w:rsidP="00154A03">
      <w:pPr>
        <w:pStyle w:val="Code"/>
      </w:pPr>
      <w:r w:rsidRPr="00EC76D5">
        <w:t xml:space="preserve">    return m_referred;</w:t>
      </w:r>
    </w:p>
    <w:p w14:paraId="5A85B194" w14:textId="77777777" w:rsidR="00154A03" w:rsidRPr="00EC76D5" w:rsidRDefault="00154A03" w:rsidP="00154A03">
      <w:pPr>
        <w:pStyle w:val="Code"/>
      </w:pPr>
      <w:r w:rsidRPr="00EC76D5">
        <w:t xml:space="preserve">  }</w:t>
      </w:r>
    </w:p>
    <w:p w14:paraId="55FA647D" w14:textId="77777777" w:rsidR="00154A03" w:rsidRPr="00EC76D5" w:rsidRDefault="00154A03" w:rsidP="00154A03">
      <w:pPr>
        <w:pStyle w:val="Code"/>
      </w:pPr>
      <w:r w:rsidRPr="00EC76D5">
        <w:t xml:space="preserve">  </w:t>
      </w:r>
    </w:p>
    <w:p w14:paraId="01EDF491" w14:textId="77777777" w:rsidR="00154A03" w:rsidRPr="00EC76D5" w:rsidRDefault="00154A03" w:rsidP="00154A03">
      <w:pPr>
        <w:pStyle w:val="Code"/>
      </w:pPr>
      <w:r w:rsidRPr="00EC76D5">
        <w:t xml:space="preserve">  public void setReferred(boolean referred) {</w:t>
      </w:r>
    </w:p>
    <w:p w14:paraId="20CC1A65" w14:textId="77777777" w:rsidR="00154A03" w:rsidRPr="00EC76D5" w:rsidRDefault="00154A03" w:rsidP="00154A03">
      <w:pPr>
        <w:pStyle w:val="Code"/>
      </w:pPr>
      <w:r w:rsidRPr="00EC76D5">
        <w:t xml:space="preserve">    m_referred = referred;</w:t>
      </w:r>
    </w:p>
    <w:p w14:paraId="511D659E" w14:textId="77777777" w:rsidR="00154A03" w:rsidRPr="00EC76D5" w:rsidRDefault="00154A03" w:rsidP="00154A03">
      <w:pPr>
        <w:pStyle w:val="Code"/>
      </w:pPr>
      <w:r w:rsidRPr="00EC76D5">
        <w:t xml:space="preserve">  }</w:t>
      </w:r>
    </w:p>
    <w:p w14:paraId="6FD02F78" w14:textId="77777777" w:rsidR="00154A03" w:rsidRPr="00EC76D5" w:rsidRDefault="00154A03" w:rsidP="00154A03">
      <w:pPr>
        <w:pStyle w:val="Code"/>
      </w:pPr>
    </w:p>
    <w:p w14:paraId="20B9FCF7" w14:textId="77777777" w:rsidR="00154A03" w:rsidRPr="00EC76D5" w:rsidRDefault="00154A03" w:rsidP="00154A03">
      <w:pPr>
        <w:pStyle w:val="Code"/>
      </w:pPr>
      <w:r w:rsidRPr="00EC76D5">
        <w:t xml:space="preserve">  public List&lt;Byte&gt; getByteList() {</w:t>
      </w:r>
    </w:p>
    <w:p w14:paraId="1A2A58A3" w14:textId="77777777" w:rsidR="00154A03" w:rsidRPr="00EC76D5" w:rsidRDefault="00154A03" w:rsidP="00154A03">
      <w:pPr>
        <w:pStyle w:val="Code"/>
      </w:pPr>
      <w:r w:rsidRPr="00EC76D5">
        <w:t xml:space="preserve">    return m_byteList;</w:t>
      </w:r>
    </w:p>
    <w:p w14:paraId="659734F0" w14:textId="77777777" w:rsidR="00154A03" w:rsidRPr="00EC76D5" w:rsidRDefault="00154A03" w:rsidP="00154A03">
      <w:pPr>
        <w:pStyle w:val="Code"/>
      </w:pPr>
      <w:r w:rsidRPr="00EC76D5">
        <w:t xml:space="preserve">  }</w:t>
      </w:r>
    </w:p>
    <w:p w14:paraId="74D6BF37" w14:textId="77777777" w:rsidR="00154A03" w:rsidRPr="00EC76D5" w:rsidRDefault="00154A03" w:rsidP="00154A03">
      <w:pPr>
        <w:pStyle w:val="Code"/>
      </w:pPr>
      <w:r w:rsidRPr="00EC76D5">
        <w:t xml:space="preserve">  </w:t>
      </w:r>
    </w:p>
    <w:p w14:paraId="6D728DA0" w14:textId="77777777" w:rsidR="00154A03" w:rsidRPr="00EC76D5" w:rsidRDefault="00154A03" w:rsidP="00154A03">
      <w:pPr>
        <w:pStyle w:val="Code"/>
      </w:pPr>
      <w:r w:rsidRPr="00EC76D5">
        <w:t xml:space="preserve">  public void setByteList(List&lt;Byte&gt; byteList) {</w:t>
      </w:r>
    </w:p>
    <w:p w14:paraId="5EB01BA6" w14:textId="77777777" w:rsidR="00154A03" w:rsidRPr="00EC76D5" w:rsidRDefault="00154A03" w:rsidP="00154A03">
      <w:pPr>
        <w:pStyle w:val="Code"/>
      </w:pPr>
      <w:r w:rsidRPr="00EC76D5">
        <w:t xml:space="preserve">    m_byteList = byteList;</w:t>
      </w:r>
    </w:p>
    <w:p w14:paraId="25219822" w14:textId="77777777" w:rsidR="00154A03" w:rsidRPr="00EC76D5" w:rsidRDefault="00154A03" w:rsidP="00154A03">
      <w:pPr>
        <w:pStyle w:val="Code"/>
      </w:pPr>
      <w:r w:rsidRPr="00EC76D5">
        <w:t xml:space="preserve">  }</w:t>
      </w:r>
    </w:p>
    <w:p w14:paraId="14D60840" w14:textId="77777777" w:rsidR="00154A03" w:rsidRPr="00EC76D5" w:rsidRDefault="00154A03" w:rsidP="00154A03">
      <w:pPr>
        <w:pStyle w:val="Code"/>
      </w:pPr>
      <w:r w:rsidRPr="00EC76D5">
        <w:lastRenderedPageBreak/>
        <w:t xml:space="preserve">  </w:t>
      </w:r>
    </w:p>
    <w:p w14:paraId="7207460E" w14:textId="77777777" w:rsidR="00154A03" w:rsidRPr="00EC76D5" w:rsidRDefault="00154A03" w:rsidP="00154A03">
      <w:pPr>
        <w:pStyle w:val="Code"/>
      </w:pPr>
      <w:r w:rsidRPr="00EC76D5">
        <w:t xml:space="preserve">  public Map&lt;Integer,String&gt; getAccessMap() {</w:t>
      </w:r>
    </w:p>
    <w:p w14:paraId="1C1779E1" w14:textId="77777777" w:rsidR="00154A03" w:rsidRPr="00EC76D5" w:rsidRDefault="00154A03" w:rsidP="00154A03">
      <w:pPr>
        <w:pStyle w:val="Code"/>
      </w:pPr>
      <w:r w:rsidRPr="00EC76D5">
        <w:t xml:space="preserve">    return m_accessMap;</w:t>
      </w:r>
    </w:p>
    <w:p w14:paraId="4BAB6AB4" w14:textId="77777777" w:rsidR="00154A03" w:rsidRPr="00EC76D5" w:rsidRDefault="00154A03" w:rsidP="00154A03">
      <w:pPr>
        <w:pStyle w:val="Code"/>
      </w:pPr>
      <w:r w:rsidRPr="00EC76D5">
        <w:t xml:space="preserve">  }</w:t>
      </w:r>
    </w:p>
    <w:p w14:paraId="0A295D8D" w14:textId="77777777" w:rsidR="00154A03" w:rsidRPr="00EC76D5" w:rsidRDefault="00154A03" w:rsidP="00154A03">
      <w:pPr>
        <w:pStyle w:val="Code"/>
      </w:pPr>
      <w:r w:rsidRPr="00EC76D5">
        <w:t xml:space="preserve">  </w:t>
      </w:r>
    </w:p>
    <w:p w14:paraId="6FF69BBF" w14:textId="77777777" w:rsidR="00154A03" w:rsidRPr="00EC76D5" w:rsidRDefault="00154A03" w:rsidP="00154A03">
      <w:pPr>
        <w:pStyle w:val="Code"/>
      </w:pPr>
      <w:r w:rsidRPr="00EC76D5">
        <w:t xml:space="preserve">  public void setAccessMap(Map&lt;Integer,String&gt; accessMap) {</w:t>
      </w:r>
    </w:p>
    <w:p w14:paraId="62C1F10F" w14:textId="77777777" w:rsidR="00154A03" w:rsidRPr="00EC76D5" w:rsidRDefault="00154A03" w:rsidP="00154A03">
      <w:pPr>
        <w:pStyle w:val="Code"/>
      </w:pPr>
      <w:r w:rsidRPr="00EC76D5">
        <w:t xml:space="preserve">    m_accessMap = accessMap;</w:t>
      </w:r>
    </w:p>
    <w:p w14:paraId="4549C442" w14:textId="77777777" w:rsidR="00154A03" w:rsidRPr="00EC76D5" w:rsidRDefault="00154A03" w:rsidP="00154A03">
      <w:pPr>
        <w:pStyle w:val="Code"/>
      </w:pPr>
      <w:r w:rsidRPr="00EC76D5">
        <w:t xml:space="preserve">  }</w:t>
      </w:r>
    </w:p>
    <w:p w14:paraId="39FB02D3" w14:textId="77777777" w:rsidR="00154A03" w:rsidRPr="00EC76D5" w:rsidRDefault="00154A03" w:rsidP="00154A03">
      <w:pPr>
        <w:pStyle w:val="Code"/>
      </w:pPr>
      <w:r w:rsidRPr="00EC76D5">
        <w:t xml:space="preserve">  </w:t>
      </w:r>
    </w:p>
    <w:p w14:paraId="6DA8333D" w14:textId="77777777" w:rsidR="00154A03" w:rsidRPr="00EC76D5" w:rsidRDefault="00154A03" w:rsidP="00154A03">
      <w:pPr>
        <w:pStyle w:val="Code"/>
      </w:pPr>
      <w:r w:rsidRPr="00EC76D5">
        <w:t xml:space="preserve">  public Map&lt;Integer,String&gt; getCallMap() {</w:t>
      </w:r>
    </w:p>
    <w:p w14:paraId="68C29C26" w14:textId="77777777" w:rsidR="00154A03" w:rsidRPr="00EC76D5" w:rsidRDefault="00154A03" w:rsidP="00154A03">
      <w:pPr>
        <w:pStyle w:val="Code"/>
      </w:pPr>
      <w:r w:rsidRPr="00EC76D5">
        <w:t xml:space="preserve">    return m_callMap;</w:t>
      </w:r>
    </w:p>
    <w:p w14:paraId="0CED5AB7" w14:textId="77777777" w:rsidR="00154A03" w:rsidRPr="00EC76D5" w:rsidRDefault="00154A03" w:rsidP="00154A03">
      <w:pPr>
        <w:pStyle w:val="Code"/>
      </w:pPr>
      <w:r w:rsidRPr="00EC76D5">
        <w:t xml:space="preserve">  }  </w:t>
      </w:r>
    </w:p>
    <w:p w14:paraId="08BDCA18" w14:textId="77777777" w:rsidR="00154A03" w:rsidRPr="00EC76D5" w:rsidRDefault="00154A03" w:rsidP="00154A03">
      <w:pPr>
        <w:pStyle w:val="Code"/>
      </w:pPr>
      <w:r w:rsidRPr="00EC76D5">
        <w:t xml:space="preserve">  </w:t>
      </w:r>
    </w:p>
    <w:p w14:paraId="73FEA341" w14:textId="77777777" w:rsidR="00154A03" w:rsidRPr="00EC76D5" w:rsidRDefault="00154A03" w:rsidP="00154A03">
      <w:pPr>
        <w:pStyle w:val="Code"/>
      </w:pPr>
      <w:r w:rsidRPr="00EC76D5">
        <w:t xml:space="preserve">  public void setCallMap(Map&lt;Integer,String&gt; callMap) {</w:t>
      </w:r>
    </w:p>
    <w:p w14:paraId="0AC9D8B9" w14:textId="77777777" w:rsidR="00154A03" w:rsidRPr="00EC76D5" w:rsidRDefault="00154A03" w:rsidP="00154A03">
      <w:pPr>
        <w:pStyle w:val="Code"/>
      </w:pPr>
      <w:r w:rsidRPr="00EC76D5">
        <w:t xml:space="preserve">    m_callMap = callMap;</w:t>
      </w:r>
    </w:p>
    <w:p w14:paraId="7C8BD817" w14:textId="77777777" w:rsidR="00154A03" w:rsidRPr="00EC76D5" w:rsidRDefault="00154A03" w:rsidP="00154A03">
      <w:pPr>
        <w:pStyle w:val="Code"/>
      </w:pPr>
      <w:r w:rsidRPr="00EC76D5">
        <w:t xml:space="preserve">  }</w:t>
      </w:r>
    </w:p>
    <w:p w14:paraId="1BEDF4FA" w14:textId="77777777" w:rsidR="00154A03" w:rsidRPr="00EC76D5" w:rsidRDefault="00154A03" w:rsidP="00154A03">
      <w:pPr>
        <w:pStyle w:val="Code"/>
      </w:pPr>
      <w:r w:rsidRPr="00EC76D5">
        <w:t xml:space="preserve">  </w:t>
      </w:r>
    </w:p>
    <w:p w14:paraId="12DBCFCC" w14:textId="77777777" w:rsidR="00154A03" w:rsidRPr="00EC76D5" w:rsidRDefault="00154A03" w:rsidP="00154A03">
      <w:pPr>
        <w:pStyle w:val="Code"/>
      </w:pPr>
      <w:r w:rsidRPr="00EC76D5">
        <w:t xml:space="preserve">  public Set&lt;Integer&gt; getReturnSet() {</w:t>
      </w:r>
    </w:p>
    <w:p w14:paraId="15BF88B3" w14:textId="77777777" w:rsidR="00154A03" w:rsidRPr="00EC76D5" w:rsidRDefault="00154A03" w:rsidP="00154A03">
      <w:pPr>
        <w:pStyle w:val="Code"/>
      </w:pPr>
      <w:r w:rsidRPr="00EC76D5">
        <w:t xml:space="preserve">    return m_returnSet;</w:t>
      </w:r>
    </w:p>
    <w:p w14:paraId="6FEBE85B" w14:textId="77777777" w:rsidR="00154A03" w:rsidRPr="00EC76D5" w:rsidRDefault="00154A03" w:rsidP="00154A03">
      <w:pPr>
        <w:pStyle w:val="Code"/>
      </w:pPr>
      <w:r w:rsidRPr="00EC76D5">
        <w:t xml:space="preserve">  }</w:t>
      </w:r>
    </w:p>
    <w:p w14:paraId="483DE724" w14:textId="77777777" w:rsidR="00154A03" w:rsidRPr="00EC76D5" w:rsidRDefault="00154A03" w:rsidP="00154A03">
      <w:pPr>
        <w:pStyle w:val="Code"/>
      </w:pPr>
      <w:r w:rsidRPr="00EC76D5">
        <w:t xml:space="preserve">  </w:t>
      </w:r>
    </w:p>
    <w:p w14:paraId="09D92221" w14:textId="77777777" w:rsidR="00154A03" w:rsidRPr="00EC76D5" w:rsidRDefault="00154A03" w:rsidP="00154A03">
      <w:pPr>
        <w:pStyle w:val="Code"/>
      </w:pPr>
      <w:r w:rsidRPr="00EC76D5">
        <w:t xml:space="preserve">  public void setReturnSet(Set&lt;Integer&gt; returnSet) {</w:t>
      </w:r>
    </w:p>
    <w:p w14:paraId="69FEFB7E" w14:textId="77777777" w:rsidR="00154A03" w:rsidRPr="00EC76D5" w:rsidRDefault="00154A03" w:rsidP="00154A03">
      <w:pPr>
        <w:pStyle w:val="Code"/>
      </w:pPr>
      <w:r w:rsidRPr="00EC76D5">
        <w:t xml:space="preserve">    m_returnSet = returnSet;</w:t>
      </w:r>
    </w:p>
    <w:p w14:paraId="7602F0C1" w14:textId="77777777" w:rsidR="00154A03" w:rsidRPr="00EC76D5" w:rsidRDefault="00154A03" w:rsidP="00154A03">
      <w:pPr>
        <w:pStyle w:val="Code"/>
      </w:pPr>
      <w:r w:rsidRPr="00EC76D5">
        <w:t xml:space="preserve">  }</w:t>
      </w:r>
    </w:p>
    <w:p w14:paraId="69DB101A" w14:textId="77777777" w:rsidR="00154A03" w:rsidRPr="00EC76D5" w:rsidRDefault="00154A03" w:rsidP="00154A03">
      <w:pPr>
        <w:pStyle w:val="Code"/>
      </w:pPr>
    </w:p>
    <w:p w14:paraId="1405962E" w14:textId="77777777" w:rsidR="00154A03" w:rsidRPr="00EC76D5" w:rsidRDefault="00154A03" w:rsidP="00154A03">
      <w:pPr>
        <w:pStyle w:val="Code"/>
      </w:pPr>
      <w:r w:rsidRPr="00EC76D5">
        <w:t xml:space="preserve">  public Map&lt;Integer,Integer&gt; getByteToTextMap() {</w:t>
      </w:r>
    </w:p>
    <w:p w14:paraId="355F294B" w14:textId="77777777" w:rsidR="00154A03" w:rsidRPr="00EC76D5" w:rsidRDefault="00154A03" w:rsidP="00154A03">
      <w:pPr>
        <w:pStyle w:val="Code"/>
      </w:pPr>
      <w:r w:rsidRPr="00EC76D5">
        <w:t xml:space="preserve">    return m_byteToTextMap;</w:t>
      </w:r>
    </w:p>
    <w:p w14:paraId="1EC00022" w14:textId="77777777" w:rsidR="00154A03" w:rsidRPr="00EC76D5" w:rsidRDefault="00154A03" w:rsidP="00154A03">
      <w:pPr>
        <w:pStyle w:val="Code"/>
      </w:pPr>
      <w:r w:rsidRPr="00EC76D5">
        <w:t xml:space="preserve">  }</w:t>
      </w:r>
    </w:p>
    <w:p w14:paraId="46D1E2AE" w14:textId="77777777" w:rsidR="00154A03" w:rsidRPr="00EC76D5" w:rsidRDefault="00154A03" w:rsidP="00154A03">
      <w:pPr>
        <w:pStyle w:val="Code"/>
      </w:pPr>
      <w:r w:rsidRPr="00EC76D5">
        <w:t xml:space="preserve">  </w:t>
      </w:r>
    </w:p>
    <w:p w14:paraId="7CF20E3D" w14:textId="77777777" w:rsidR="00154A03" w:rsidRPr="00EC76D5" w:rsidRDefault="00154A03" w:rsidP="00154A03">
      <w:pPr>
        <w:pStyle w:val="Code"/>
      </w:pPr>
      <w:r w:rsidRPr="00EC76D5">
        <w:t xml:space="preserve">  public void setByteToTextMap(Map&lt;Integer,Integer&gt; byteToTextMap) {</w:t>
      </w:r>
    </w:p>
    <w:p w14:paraId="6D1942FA" w14:textId="77777777" w:rsidR="00154A03" w:rsidRPr="00EC76D5" w:rsidRDefault="00154A03" w:rsidP="00154A03">
      <w:pPr>
        <w:pStyle w:val="Code"/>
      </w:pPr>
      <w:r w:rsidRPr="00EC76D5">
        <w:t xml:space="preserve">    m_byteToTextMap = byteToTextMap;</w:t>
      </w:r>
    </w:p>
    <w:p w14:paraId="7D2B64BB" w14:textId="77777777" w:rsidR="00154A03" w:rsidRPr="00EC76D5" w:rsidRDefault="00154A03" w:rsidP="00154A03">
      <w:pPr>
        <w:pStyle w:val="Code"/>
      </w:pPr>
      <w:r w:rsidRPr="00EC76D5">
        <w:t xml:space="preserve">  }</w:t>
      </w:r>
    </w:p>
    <w:p w14:paraId="04C45A24" w14:textId="77777777" w:rsidR="00154A03" w:rsidRPr="00EC76D5" w:rsidRDefault="00154A03" w:rsidP="00154A03">
      <w:pPr>
        <w:pStyle w:val="Code"/>
      </w:pPr>
      <w:r w:rsidRPr="00EC76D5">
        <w:t xml:space="preserve">  </w:t>
      </w:r>
    </w:p>
    <w:p w14:paraId="7BC2C275" w14:textId="77777777" w:rsidR="00154A03" w:rsidRPr="00EC76D5" w:rsidRDefault="00154A03" w:rsidP="00154A03">
      <w:pPr>
        <w:pStyle w:val="Code"/>
      </w:pPr>
      <w:r w:rsidRPr="00EC76D5">
        <w:t xml:space="preserve">  public List&lt;String&gt; getTextList() {</w:t>
      </w:r>
    </w:p>
    <w:p w14:paraId="79AB0939" w14:textId="77777777" w:rsidR="00154A03" w:rsidRPr="00EC76D5" w:rsidRDefault="00154A03" w:rsidP="00154A03">
      <w:pPr>
        <w:pStyle w:val="Code"/>
      </w:pPr>
      <w:r w:rsidRPr="00EC76D5">
        <w:t xml:space="preserve">    return m_textList;</w:t>
      </w:r>
    </w:p>
    <w:p w14:paraId="318DC053" w14:textId="77777777" w:rsidR="00154A03" w:rsidRPr="00EC76D5" w:rsidRDefault="00154A03" w:rsidP="00154A03">
      <w:pPr>
        <w:pStyle w:val="Code"/>
      </w:pPr>
      <w:r w:rsidRPr="00EC76D5">
        <w:t xml:space="preserve">  }</w:t>
      </w:r>
    </w:p>
    <w:p w14:paraId="26180A4B" w14:textId="77777777" w:rsidR="00154A03" w:rsidRPr="00EC76D5" w:rsidRDefault="00154A03" w:rsidP="00154A03">
      <w:pPr>
        <w:pStyle w:val="Code"/>
      </w:pPr>
      <w:r w:rsidRPr="00EC76D5">
        <w:t xml:space="preserve">  </w:t>
      </w:r>
    </w:p>
    <w:p w14:paraId="034FA66F" w14:textId="77777777" w:rsidR="00154A03" w:rsidRPr="00EC76D5" w:rsidRDefault="00154A03" w:rsidP="00154A03">
      <w:pPr>
        <w:pStyle w:val="Code"/>
      </w:pPr>
      <w:r w:rsidRPr="00EC76D5">
        <w:t xml:space="preserve">  public void setTextList(List&lt;String&gt; textList) {</w:t>
      </w:r>
    </w:p>
    <w:p w14:paraId="21B092DE" w14:textId="77777777" w:rsidR="00154A03" w:rsidRPr="00EC76D5" w:rsidRDefault="00154A03" w:rsidP="00154A03">
      <w:pPr>
        <w:pStyle w:val="Code"/>
      </w:pPr>
      <w:r w:rsidRPr="00EC76D5">
        <w:t xml:space="preserve">    m_textList = textList;</w:t>
      </w:r>
    </w:p>
    <w:p w14:paraId="0DFF1E61" w14:textId="77777777" w:rsidR="00154A03" w:rsidRPr="00EC76D5" w:rsidRDefault="00154A03" w:rsidP="00154A03">
      <w:pPr>
        <w:pStyle w:val="Code"/>
      </w:pPr>
      <w:r w:rsidRPr="00EC76D5">
        <w:t xml:space="preserve">  }</w:t>
      </w:r>
    </w:p>
    <w:p w14:paraId="0F3D1D8C" w14:textId="77777777" w:rsidR="00154A03" w:rsidRPr="00EC76D5" w:rsidRDefault="00154A03" w:rsidP="00154A03">
      <w:pPr>
        <w:pStyle w:val="Code"/>
      </w:pPr>
    </w:p>
    <w:p w14:paraId="36A34114" w14:textId="77777777" w:rsidR="00154A03" w:rsidRPr="00EC76D5" w:rsidRDefault="00154A03" w:rsidP="00154A03">
      <w:pPr>
        <w:pStyle w:val="Code"/>
      </w:pPr>
      <w:r w:rsidRPr="00EC76D5">
        <w:t xml:space="preserve">  public boolean isLeftValue() {</w:t>
      </w:r>
    </w:p>
    <w:p w14:paraId="30045F1A" w14:textId="77777777" w:rsidR="00154A03" w:rsidRPr="00EC76D5" w:rsidRDefault="00154A03" w:rsidP="00154A03">
      <w:pPr>
        <w:pStyle w:val="Code"/>
      </w:pPr>
      <w:r w:rsidRPr="00EC76D5">
        <w:t xml:space="preserve">    switch (m_type.getSort()) {</w:t>
      </w:r>
    </w:p>
    <w:p w14:paraId="32C1432F" w14:textId="77777777" w:rsidR="00154A03" w:rsidRPr="00EC76D5" w:rsidRDefault="00154A03" w:rsidP="00154A03">
      <w:pPr>
        <w:pStyle w:val="Code"/>
      </w:pPr>
      <w:r w:rsidRPr="00EC76D5">
        <w:t xml:space="preserve">      case Array:</w:t>
      </w:r>
    </w:p>
    <w:p w14:paraId="3B3B3AA4" w14:textId="77777777" w:rsidR="00154A03" w:rsidRPr="00EC76D5" w:rsidRDefault="00154A03" w:rsidP="00154A03">
      <w:pPr>
        <w:pStyle w:val="Code"/>
      </w:pPr>
      <w:r w:rsidRPr="00EC76D5">
        <w:t xml:space="preserve">      case Function:</w:t>
      </w:r>
    </w:p>
    <w:p w14:paraId="6A4573E0" w14:textId="77777777" w:rsidR="00154A03" w:rsidRPr="00EC76D5" w:rsidRDefault="00154A03" w:rsidP="00154A03">
      <w:pPr>
        <w:pStyle w:val="Code"/>
      </w:pPr>
      <w:r w:rsidRPr="00EC76D5">
        <w:t xml:space="preserve">        return false;</w:t>
      </w:r>
    </w:p>
    <w:p w14:paraId="057B5177" w14:textId="77777777" w:rsidR="00154A03" w:rsidRPr="00EC76D5" w:rsidRDefault="00154A03" w:rsidP="00154A03">
      <w:pPr>
        <w:pStyle w:val="Code"/>
      </w:pPr>
    </w:p>
    <w:p w14:paraId="66F0E3B9" w14:textId="77777777" w:rsidR="00154A03" w:rsidRPr="00EC76D5" w:rsidRDefault="00154A03" w:rsidP="00154A03">
      <w:pPr>
        <w:pStyle w:val="Code"/>
      </w:pPr>
      <w:r w:rsidRPr="00EC76D5">
        <w:t xml:space="preserve">      default:</w:t>
      </w:r>
    </w:p>
    <w:p w14:paraId="425D1177" w14:textId="77777777" w:rsidR="00154A03" w:rsidRPr="00EC76D5" w:rsidRDefault="00154A03" w:rsidP="00154A03">
      <w:pPr>
        <w:pStyle w:val="Code"/>
      </w:pPr>
      <w:r w:rsidRPr="00EC76D5">
        <w:t xml:space="preserve">        return !m_type.isConstant();</w:t>
      </w:r>
    </w:p>
    <w:p w14:paraId="0773D33B" w14:textId="77777777" w:rsidR="00154A03" w:rsidRPr="00EC76D5" w:rsidRDefault="00154A03" w:rsidP="00154A03">
      <w:pPr>
        <w:pStyle w:val="Code"/>
      </w:pPr>
      <w:r w:rsidRPr="00EC76D5">
        <w:t xml:space="preserve">    }</w:t>
      </w:r>
    </w:p>
    <w:p w14:paraId="017B3F7A" w14:textId="77777777" w:rsidR="00154A03" w:rsidRPr="00EC76D5" w:rsidRDefault="00154A03" w:rsidP="00154A03">
      <w:pPr>
        <w:pStyle w:val="Code"/>
      </w:pPr>
      <w:r w:rsidRPr="00EC76D5">
        <w:t xml:space="preserve">  }</w:t>
      </w:r>
    </w:p>
    <w:p w14:paraId="703ED1E8" w14:textId="77777777" w:rsidR="00154A03" w:rsidRPr="00EC76D5" w:rsidRDefault="00154A03" w:rsidP="00154A03">
      <w:pPr>
        <w:pStyle w:val="Code"/>
      </w:pPr>
      <w:r w:rsidRPr="00EC76D5">
        <w:t xml:space="preserve">  </w:t>
      </w:r>
    </w:p>
    <w:p w14:paraId="3507A007" w14:textId="77777777" w:rsidR="00154A03" w:rsidRPr="00EC76D5" w:rsidRDefault="00154A03" w:rsidP="00154A03">
      <w:pPr>
        <w:pStyle w:val="Code"/>
      </w:pPr>
      <w:r w:rsidRPr="00EC76D5">
        <w:t xml:space="preserve">  public String toString() {</w:t>
      </w:r>
    </w:p>
    <w:p w14:paraId="0092FD65" w14:textId="77777777" w:rsidR="00154A03" w:rsidRPr="00EC76D5" w:rsidRDefault="00154A03" w:rsidP="00154A03">
      <w:pPr>
        <w:pStyle w:val="Code"/>
      </w:pPr>
      <w:r w:rsidRPr="00EC76D5">
        <w:t xml:space="preserve">    return m_storage.name() + " " + m_type.toString() + " "+m_name.toString();</w:t>
      </w:r>
    </w:p>
    <w:p w14:paraId="220FBECB" w14:textId="77777777" w:rsidR="00154A03" w:rsidRPr="00EC76D5" w:rsidRDefault="00154A03" w:rsidP="00154A03">
      <w:pPr>
        <w:pStyle w:val="Code"/>
      </w:pPr>
      <w:r w:rsidRPr="00EC76D5">
        <w:t xml:space="preserve">  }</w:t>
      </w:r>
    </w:p>
    <w:p w14:paraId="511746F1" w14:textId="77777777" w:rsidR="00154A03" w:rsidRPr="00EC76D5" w:rsidRDefault="00154A03" w:rsidP="00154A03">
      <w:pPr>
        <w:pStyle w:val="Code"/>
      </w:pPr>
    </w:p>
    <w:p w14:paraId="05095EB0" w14:textId="77777777" w:rsidR="00154A03" w:rsidRPr="00EC76D5" w:rsidRDefault="00154A03" w:rsidP="00154A03">
      <w:pPr>
        <w:pStyle w:val="Code"/>
      </w:pPr>
      <w:r w:rsidRPr="00EC76D5">
        <w:t xml:space="preserve">  public void save(DataOutputStream outStream) throws Exception {</w:t>
      </w:r>
    </w:p>
    <w:p w14:paraId="53823A89" w14:textId="77777777" w:rsidR="00154A03" w:rsidRPr="00EC76D5" w:rsidRDefault="00154A03" w:rsidP="00154A03">
      <w:pPr>
        <w:pStyle w:val="Code"/>
      </w:pPr>
      <w:r w:rsidRPr="00EC76D5">
        <w:lastRenderedPageBreak/>
        <w:t xml:space="preserve">    writeString(outStream, m_uniqueName);</w:t>
      </w:r>
    </w:p>
    <w:p w14:paraId="460C873D" w14:textId="63D2CCF9" w:rsidR="00154A03" w:rsidRPr="00EC76D5" w:rsidRDefault="003C202A" w:rsidP="00154A03">
      <w:pPr>
        <w:pStyle w:val="Code"/>
      </w:pPr>
      <w:r w:rsidRPr="00EC76D5">
        <w:t xml:space="preserve">    outStream.writeInt(m_entryPoint);</w:t>
      </w:r>
    </w:p>
    <w:p w14:paraId="290E5E5A" w14:textId="77777777" w:rsidR="003C202A" w:rsidRPr="00EC76D5" w:rsidRDefault="003C202A" w:rsidP="00154A03">
      <w:pPr>
        <w:pStyle w:val="Code"/>
      </w:pPr>
    </w:p>
    <w:p w14:paraId="69AD1775" w14:textId="77777777" w:rsidR="00154A03" w:rsidRPr="00EC76D5" w:rsidRDefault="00154A03" w:rsidP="00154A03">
      <w:pPr>
        <w:pStyle w:val="Code"/>
      </w:pPr>
      <w:r w:rsidRPr="00EC76D5">
        <w:t xml:space="preserve">    if (m_byteList != null) {</w:t>
      </w:r>
    </w:p>
    <w:p w14:paraId="3069DDB7" w14:textId="77777777" w:rsidR="00154A03" w:rsidRPr="00EC76D5" w:rsidRDefault="00154A03" w:rsidP="00154A03">
      <w:pPr>
        <w:pStyle w:val="Code"/>
      </w:pPr>
      <w:r w:rsidRPr="00EC76D5">
        <w:t xml:space="preserve">      outStream.writeInt(m_byteList.size());</w:t>
      </w:r>
    </w:p>
    <w:p w14:paraId="686B72C5" w14:textId="77777777" w:rsidR="00154A03" w:rsidRPr="00EC76D5" w:rsidRDefault="00154A03" w:rsidP="00154A03">
      <w:pPr>
        <w:pStyle w:val="Code"/>
      </w:pPr>
      <w:r w:rsidRPr="00EC76D5">
        <w:t xml:space="preserve">      for (byte b : m_byteList) {</w:t>
      </w:r>
    </w:p>
    <w:p w14:paraId="7D1EDFBB" w14:textId="77777777" w:rsidR="00154A03" w:rsidRPr="00EC76D5" w:rsidRDefault="00154A03" w:rsidP="00154A03">
      <w:pPr>
        <w:pStyle w:val="Code"/>
      </w:pPr>
      <w:r w:rsidRPr="00EC76D5">
        <w:t xml:space="preserve">        outStream.writeByte(b);</w:t>
      </w:r>
    </w:p>
    <w:p w14:paraId="247A05EA" w14:textId="77777777" w:rsidR="00154A03" w:rsidRPr="00EC76D5" w:rsidRDefault="00154A03" w:rsidP="00154A03">
      <w:pPr>
        <w:pStyle w:val="Code"/>
      </w:pPr>
      <w:r w:rsidRPr="00EC76D5">
        <w:t xml:space="preserve">      }</w:t>
      </w:r>
    </w:p>
    <w:p w14:paraId="7841BAF2" w14:textId="77777777" w:rsidR="00154A03" w:rsidRPr="00EC76D5" w:rsidRDefault="00154A03" w:rsidP="00154A03">
      <w:pPr>
        <w:pStyle w:val="Code"/>
      </w:pPr>
      <w:r w:rsidRPr="00EC76D5">
        <w:t xml:space="preserve">    }</w:t>
      </w:r>
    </w:p>
    <w:p w14:paraId="0CADC70F" w14:textId="77777777" w:rsidR="00154A03" w:rsidRPr="00EC76D5" w:rsidRDefault="00154A03" w:rsidP="00154A03">
      <w:pPr>
        <w:pStyle w:val="Code"/>
      </w:pPr>
      <w:r w:rsidRPr="00EC76D5">
        <w:t xml:space="preserve">    else {</w:t>
      </w:r>
    </w:p>
    <w:p w14:paraId="01BA48B8" w14:textId="77777777" w:rsidR="00154A03" w:rsidRPr="00EC76D5" w:rsidRDefault="00154A03" w:rsidP="00154A03">
      <w:pPr>
        <w:pStyle w:val="Code"/>
      </w:pPr>
      <w:r w:rsidRPr="00EC76D5">
        <w:t xml:space="preserve">      outStream.writeInt(0);</w:t>
      </w:r>
    </w:p>
    <w:p w14:paraId="62846C25" w14:textId="77777777" w:rsidR="00154A03" w:rsidRPr="00EC76D5" w:rsidRDefault="00154A03" w:rsidP="00154A03">
      <w:pPr>
        <w:pStyle w:val="Code"/>
      </w:pPr>
      <w:r w:rsidRPr="00EC76D5">
        <w:t xml:space="preserve">    }</w:t>
      </w:r>
    </w:p>
    <w:p w14:paraId="0D35B538" w14:textId="77777777" w:rsidR="00154A03" w:rsidRPr="00EC76D5" w:rsidRDefault="00154A03" w:rsidP="00154A03">
      <w:pPr>
        <w:pStyle w:val="Code"/>
      </w:pPr>
    </w:p>
    <w:p w14:paraId="6075CD6E" w14:textId="77777777" w:rsidR="00154A03" w:rsidRPr="00EC76D5" w:rsidRDefault="00154A03" w:rsidP="00154A03">
      <w:pPr>
        <w:pStyle w:val="Code"/>
      </w:pPr>
      <w:r w:rsidRPr="00EC76D5">
        <w:t xml:space="preserve">    if (m_accessMap != null) {</w:t>
      </w:r>
    </w:p>
    <w:p w14:paraId="2256D59F" w14:textId="77777777" w:rsidR="00154A03" w:rsidRPr="00EC76D5" w:rsidRDefault="00154A03" w:rsidP="00154A03">
      <w:pPr>
        <w:pStyle w:val="Code"/>
      </w:pPr>
      <w:r w:rsidRPr="00EC76D5">
        <w:t xml:space="preserve">      outStream.writeInt(m_accessMap.size());</w:t>
      </w:r>
    </w:p>
    <w:p w14:paraId="784DF45F" w14:textId="77777777" w:rsidR="00154A03" w:rsidRPr="00EC76D5" w:rsidRDefault="00154A03" w:rsidP="00154A03">
      <w:pPr>
        <w:pStyle w:val="Code"/>
      </w:pPr>
      <w:r w:rsidRPr="00EC76D5">
        <w:t xml:space="preserve">      for (Map.Entry&lt;Integer,String&gt; entry : m_accessMap.entrySet()) {</w:t>
      </w:r>
    </w:p>
    <w:p w14:paraId="61A4E8E1" w14:textId="77777777" w:rsidR="00154A03" w:rsidRPr="00EC76D5" w:rsidRDefault="00154A03" w:rsidP="00154A03">
      <w:pPr>
        <w:pStyle w:val="Code"/>
      </w:pPr>
      <w:r w:rsidRPr="00EC76D5">
        <w:t xml:space="preserve">        outStream.writeInt(entry.getKey());</w:t>
      </w:r>
    </w:p>
    <w:p w14:paraId="0E86F00F" w14:textId="77777777" w:rsidR="00154A03" w:rsidRPr="00EC76D5" w:rsidRDefault="00154A03" w:rsidP="00154A03">
      <w:pPr>
        <w:pStyle w:val="Code"/>
      </w:pPr>
      <w:r w:rsidRPr="00EC76D5">
        <w:t xml:space="preserve">        writeString(outStream, entry.getValue());</w:t>
      </w:r>
    </w:p>
    <w:p w14:paraId="69B42DA3" w14:textId="77777777" w:rsidR="00154A03" w:rsidRPr="00EC76D5" w:rsidRDefault="00154A03" w:rsidP="00154A03">
      <w:pPr>
        <w:pStyle w:val="Code"/>
      </w:pPr>
      <w:r w:rsidRPr="00EC76D5">
        <w:t xml:space="preserve">      }</w:t>
      </w:r>
    </w:p>
    <w:p w14:paraId="4047BD47" w14:textId="77777777" w:rsidR="00154A03" w:rsidRPr="00EC76D5" w:rsidRDefault="00154A03" w:rsidP="00154A03">
      <w:pPr>
        <w:pStyle w:val="Code"/>
      </w:pPr>
      <w:r w:rsidRPr="00EC76D5">
        <w:t xml:space="preserve">    }</w:t>
      </w:r>
    </w:p>
    <w:p w14:paraId="1B351853" w14:textId="77777777" w:rsidR="00154A03" w:rsidRPr="00EC76D5" w:rsidRDefault="00154A03" w:rsidP="00154A03">
      <w:pPr>
        <w:pStyle w:val="Code"/>
      </w:pPr>
      <w:r w:rsidRPr="00EC76D5">
        <w:t xml:space="preserve">    else {</w:t>
      </w:r>
    </w:p>
    <w:p w14:paraId="5EF2DF39" w14:textId="77777777" w:rsidR="00154A03" w:rsidRPr="00EC76D5" w:rsidRDefault="00154A03" w:rsidP="00154A03">
      <w:pPr>
        <w:pStyle w:val="Code"/>
      </w:pPr>
      <w:r w:rsidRPr="00EC76D5">
        <w:t xml:space="preserve">      outStream.writeInt(0);</w:t>
      </w:r>
    </w:p>
    <w:p w14:paraId="266A7AF4" w14:textId="77777777" w:rsidR="00154A03" w:rsidRPr="00EC76D5" w:rsidRDefault="00154A03" w:rsidP="00154A03">
      <w:pPr>
        <w:pStyle w:val="Code"/>
      </w:pPr>
      <w:r w:rsidRPr="00EC76D5">
        <w:t xml:space="preserve">    }</w:t>
      </w:r>
    </w:p>
    <w:p w14:paraId="5DFBB609" w14:textId="77777777" w:rsidR="00154A03" w:rsidRPr="00EC76D5" w:rsidRDefault="00154A03" w:rsidP="00154A03">
      <w:pPr>
        <w:pStyle w:val="Code"/>
      </w:pPr>
      <w:r w:rsidRPr="00EC76D5">
        <w:t xml:space="preserve">    </w:t>
      </w:r>
    </w:p>
    <w:p w14:paraId="1C83577B" w14:textId="77777777" w:rsidR="00154A03" w:rsidRPr="00EC76D5" w:rsidRDefault="00154A03" w:rsidP="00154A03">
      <w:pPr>
        <w:pStyle w:val="Code"/>
      </w:pPr>
      <w:r w:rsidRPr="00EC76D5">
        <w:t xml:space="preserve">    if (m_callMap != null) {</w:t>
      </w:r>
    </w:p>
    <w:p w14:paraId="75BFC5D9" w14:textId="77777777" w:rsidR="00154A03" w:rsidRPr="00EC76D5" w:rsidRDefault="00154A03" w:rsidP="00154A03">
      <w:pPr>
        <w:pStyle w:val="Code"/>
      </w:pPr>
      <w:r w:rsidRPr="00EC76D5">
        <w:t xml:space="preserve">      outStream.writeInt(m_callMap.size());</w:t>
      </w:r>
    </w:p>
    <w:p w14:paraId="59161090" w14:textId="77777777" w:rsidR="00154A03" w:rsidRPr="00EC76D5" w:rsidRDefault="00154A03" w:rsidP="00154A03">
      <w:pPr>
        <w:pStyle w:val="Code"/>
      </w:pPr>
      <w:r w:rsidRPr="00EC76D5">
        <w:t xml:space="preserve">      for (Map.Entry&lt;Integer,String&gt; entry : m_callMap.entrySet()) {</w:t>
      </w:r>
    </w:p>
    <w:p w14:paraId="3E865288" w14:textId="77777777" w:rsidR="00154A03" w:rsidRPr="00EC76D5" w:rsidRDefault="00154A03" w:rsidP="00154A03">
      <w:pPr>
        <w:pStyle w:val="Code"/>
      </w:pPr>
      <w:r w:rsidRPr="00EC76D5">
        <w:t xml:space="preserve">        outStream.writeInt(entry.getKey());</w:t>
      </w:r>
    </w:p>
    <w:p w14:paraId="42190CAA" w14:textId="77777777" w:rsidR="00154A03" w:rsidRPr="00EC76D5" w:rsidRDefault="00154A03" w:rsidP="00154A03">
      <w:pPr>
        <w:pStyle w:val="Code"/>
      </w:pPr>
      <w:r w:rsidRPr="00EC76D5">
        <w:t xml:space="preserve">        writeString(outStream, entry.getValue());</w:t>
      </w:r>
    </w:p>
    <w:p w14:paraId="5607A6C1" w14:textId="77777777" w:rsidR="00154A03" w:rsidRPr="00EC76D5" w:rsidRDefault="00154A03" w:rsidP="00154A03">
      <w:pPr>
        <w:pStyle w:val="Code"/>
      </w:pPr>
      <w:r w:rsidRPr="00EC76D5">
        <w:t xml:space="preserve">      }</w:t>
      </w:r>
    </w:p>
    <w:p w14:paraId="7E952183" w14:textId="77777777" w:rsidR="00154A03" w:rsidRPr="00EC76D5" w:rsidRDefault="00154A03" w:rsidP="00154A03">
      <w:pPr>
        <w:pStyle w:val="Code"/>
      </w:pPr>
      <w:r w:rsidRPr="00EC76D5">
        <w:t xml:space="preserve">    }</w:t>
      </w:r>
    </w:p>
    <w:p w14:paraId="3A3391E8" w14:textId="77777777" w:rsidR="00154A03" w:rsidRPr="00EC76D5" w:rsidRDefault="00154A03" w:rsidP="00154A03">
      <w:pPr>
        <w:pStyle w:val="Code"/>
      </w:pPr>
      <w:r w:rsidRPr="00EC76D5">
        <w:t xml:space="preserve">    else {</w:t>
      </w:r>
    </w:p>
    <w:p w14:paraId="677139BC" w14:textId="77777777" w:rsidR="00154A03" w:rsidRPr="00EC76D5" w:rsidRDefault="00154A03" w:rsidP="00154A03">
      <w:pPr>
        <w:pStyle w:val="Code"/>
      </w:pPr>
      <w:r w:rsidRPr="00EC76D5">
        <w:t xml:space="preserve">      outStream.writeInt(0);</w:t>
      </w:r>
    </w:p>
    <w:p w14:paraId="7DC0D3EF" w14:textId="77777777" w:rsidR="00154A03" w:rsidRPr="00EC76D5" w:rsidRDefault="00154A03" w:rsidP="00154A03">
      <w:pPr>
        <w:pStyle w:val="Code"/>
      </w:pPr>
      <w:r w:rsidRPr="00EC76D5">
        <w:t xml:space="preserve">    }</w:t>
      </w:r>
    </w:p>
    <w:p w14:paraId="698F7494" w14:textId="77777777" w:rsidR="00154A03" w:rsidRPr="00EC76D5" w:rsidRDefault="00154A03" w:rsidP="00154A03">
      <w:pPr>
        <w:pStyle w:val="Code"/>
      </w:pPr>
    </w:p>
    <w:p w14:paraId="3F783C3D" w14:textId="77777777" w:rsidR="00154A03" w:rsidRPr="00EC76D5" w:rsidRDefault="00154A03" w:rsidP="00154A03">
      <w:pPr>
        <w:pStyle w:val="Code"/>
      </w:pPr>
      <w:r w:rsidRPr="00EC76D5">
        <w:t xml:space="preserve">    if (m_returnSet != null) {</w:t>
      </w:r>
    </w:p>
    <w:p w14:paraId="02ABCE46" w14:textId="77777777" w:rsidR="00154A03" w:rsidRPr="00EC76D5" w:rsidRDefault="00154A03" w:rsidP="00154A03">
      <w:pPr>
        <w:pStyle w:val="Code"/>
      </w:pPr>
      <w:r w:rsidRPr="00EC76D5">
        <w:t xml:space="preserve">      outStream.writeInt(m_returnSet.size());</w:t>
      </w:r>
    </w:p>
    <w:p w14:paraId="14150C4E" w14:textId="77777777" w:rsidR="00154A03" w:rsidRPr="00EC76D5" w:rsidRDefault="00154A03" w:rsidP="00154A03">
      <w:pPr>
        <w:pStyle w:val="Code"/>
      </w:pPr>
      <w:r w:rsidRPr="00EC76D5">
        <w:t xml:space="preserve">      for (Integer address : m_returnSet) {</w:t>
      </w:r>
    </w:p>
    <w:p w14:paraId="0685BAA6" w14:textId="77777777" w:rsidR="00154A03" w:rsidRPr="00EC76D5" w:rsidRDefault="00154A03" w:rsidP="00154A03">
      <w:pPr>
        <w:pStyle w:val="Code"/>
      </w:pPr>
      <w:r w:rsidRPr="00EC76D5">
        <w:t xml:space="preserve">        outStream.writeInt(address);</w:t>
      </w:r>
    </w:p>
    <w:p w14:paraId="53562029" w14:textId="77777777" w:rsidR="00154A03" w:rsidRPr="00EC76D5" w:rsidRDefault="00154A03" w:rsidP="00154A03">
      <w:pPr>
        <w:pStyle w:val="Code"/>
      </w:pPr>
      <w:r w:rsidRPr="00EC76D5">
        <w:t xml:space="preserve">      }</w:t>
      </w:r>
    </w:p>
    <w:p w14:paraId="2A1CA507" w14:textId="77777777" w:rsidR="00154A03" w:rsidRPr="00EC76D5" w:rsidRDefault="00154A03" w:rsidP="00154A03">
      <w:pPr>
        <w:pStyle w:val="Code"/>
      </w:pPr>
      <w:r w:rsidRPr="00EC76D5">
        <w:t xml:space="preserve">    }</w:t>
      </w:r>
    </w:p>
    <w:p w14:paraId="27F3D91B" w14:textId="77777777" w:rsidR="00154A03" w:rsidRPr="00EC76D5" w:rsidRDefault="00154A03" w:rsidP="00154A03">
      <w:pPr>
        <w:pStyle w:val="Code"/>
      </w:pPr>
      <w:r w:rsidRPr="00EC76D5">
        <w:t xml:space="preserve">    else {</w:t>
      </w:r>
    </w:p>
    <w:p w14:paraId="50DCB94C" w14:textId="77777777" w:rsidR="00154A03" w:rsidRPr="00EC76D5" w:rsidRDefault="00154A03" w:rsidP="00154A03">
      <w:pPr>
        <w:pStyle w:val="Code"/>
      </w:pPr>
      <w:r w:rsidRPr="00EC76D5">
        <w:t xml:space="preserve">      outStream.writeInt(0);</w:t>
      </w:r>
    </w:p>
    <w:p w14:paraId="3EBD864E" w14:textId="77777777" w:rsidR="00154A03" w:rsidRPr="00EC76D5" w:rsidRDefault="00154A03" w:rsidP="00154A03">
      <w:pPr>
        <w:pStyle w:val="Code"/>
      </w:pPr>
      <w:r w:rsidRPr="00EC76D5">
        <w:t xml:space="preserve">    }</w:t>
      </w:r>
    </w:p>
    <w:p w14:paraId="07D6352E" w14:textId="77777777" w:rsidR="00154A03" w:rsidRPr="00EC76D5" w:rsidRDefault="00154A03" w:rsidP="00154A03">
      <w:pPr>
        <w:pStyle w:val="Code"/>
      </w:pPr>
      <w:r w:rsidRPr="00EC76D5">
        <w:t xml:space="preserve">    </w:t>
      </w:r>
    </w:p>
    <w:p w14:paraId="3FC2ED31" w14:textId="77777777" w:rsidR="00154A03" w:rsidRPr="00EC76D5" w:rsidRDefault="00154A03" w:rsidP="00154A03">
      <w:pPr>
        <w:pStyle w:val="Code"/>
      </w:pPr>
      <w:r w:rsidRPr="00EC76D5">
        <w:t xml:space="preserve">    if (m_byteToTextMap != null) {</w:t>
      </w:r>
    </w:p>
    <w:p w14:paraId="34125595" w14:textId="77777777" w:rsidR="00154A03" w:rsidRPr="00EC76D5" w:rsidRDefault="00154A03" w:rsidP="00154A03">
      <w:pPr>
        <w:pStyle w:val="Code"/>
      </w:pPr>
      <w:r w:rsidRPr="00EC76D5">
        <w:t xml:space="preserve">      outStream.writeInt(m_byteToTextMap.size());</w:t>
      </w:r>
    </w:p>
    <w:p w14:paraId="3E69F45E" w14:textId="77777777" w:rsidR="00154A03" w:rsidRPr="00EC76D5" w:rsidRDefault="00154A03" w:rsidP="00154A03">
      <w:pPr>
        <w:pStyle w:val="Code"/>
      </w:pPr>
      <w:r w:rsidRPr="00EC76D5">
        <w:t xml:space="preserve">      for (Map.Entry&lt;Integer,Integer&gt; entry : m_byteToTextMap.entrySet()) {</w:t>
      </w:r>
    </w:p>
    <w:p w14:paraId="01D09FAE" w14:textId="77777777" w:rsidR="00154A03" w:rsidRPr="00EC76D5" w:rsidRDefault="00154A03" w:rsidP="00154A03">
      <w:pPr>
        <w:pStyle w:val="Code"/>
      </w:pPr>
      <w:r w:rsidRPr="00EC76D5">
        <w:t xml:space="preserve">        outStream.writeInt(entry.getKey());</w:t>
      </w:r>
    </w:p>
    <w:p w14:paraId="3B8A8E68" w14:textId="77777777" w:rsidR="00154A03" w:rsidRPr="00EC76D5" w:rsidRDefault="00154A03" w:rsidP="00154A03">
      <w:pPr>
        <w:pStyle w:val="Code"/>
      </w:pPr>
      <w:r w:rsidRPr="00EC76D5">
        <w:t xml:space="preserve">        outStream.writeInt(entry.getValue());</w:t>
      </w:r>
    </w:p>
    <w:p w14:paraId="4D860E77" w14:textId="77777777" w:rsidR="00154A03" w:rsidRPr="00EC76D5" w:rsidRDefault="00154A03" w:rsidP="00154A03">
      <w:pPr>
        <w:pStyle w:val="Code"/>
      </w:pPr>
      <w:r w:rsidRPr="00EC76D5">
        <w:t xml:space="preserve">      }</w:t>
      </w:r>
    </w:p>
    <w:p w14:paraId="2AE5BE2D" w14:textId="77777777" w:rsidR="00154A03" w:rsidRPr="00EC76D5" w:rsidRDefault="00154A03" w:rsidP="00154A03">
      <w:pPr>
        <w:pStyle w:val="Code"/>
      </w:pPr>
      <w:r w:rsidRPr="00EC76D5">
        <w:t xml:space="preserve">    }</w:t>
      </w:r>
    </w:p>
    <w:p w14:paraId="4ABDA11C" w14:textId="77777777" w:rsidR="00154A03" w:rsidRPr="00EC76D5" w:rsidRDefault="00154A03" w:rsidP="00154A03">
      <w:pPr>
        <w:pStyle w:val="Code"/>
      </w:pPr>
      <w:r w:rsidRPr="00EC76D5">
        <w:t xml:space="preserve">    else {</w:t>
      </w:r>
    </w:p>
    <w:p w14:paraId="67DA8410" w14:textId="77777777" w:rsidR="00154A03" w:rsidRPr="00EC76D5" w:rsidRDefault="00154A03" w:rsidP="00154A03">
      <w:pPr>
        <w:pStyle w:val="Code"/>
      </w:pPr>
      <w:r w:rsidRPr="00EC76D5">
        <w:t xml:space="preserve">      outStream.writeInt(0);</w:t>
      </w:r>
    </w:p>
    <w:p w14:paraId="4509524C" w14:textId="77777777" w:rsidR="00154A03" w:rsidRPr="00EC76D5" w:rsidRDefault="00154A03" w:rsidP="00154A03">
      <w:pPr>
        <w:pStyle w:val="Code"/>
      </w:pPr>
      <w:r w:rsidRPr="00EC76D5">
        <w:t xml:space="preserve">    }</w:t>
      </w:r>
    </w:p>
    <w:p w14:paraId="11A70A73" w14:textId="77777777" w:rsidR="00154A03" w:rsidRPr="00EC76D5" w:rsidRDefault="00154A03" w:rsidP="00154A03">
      <w:pPr>
        <w:pStyle w:val="Code"/>
      </w:pPr>
    </w:p>
    <w:p w14:paraId="50489347" w14:textId="77777777" w:rsidR="00154A03" w:rsidRPr="00EC76D5" w:rsidRDefault="00154A03" w:rsidP="00154A03">
      <w:pPr>
        <w:pStyle w:val="Code"/>
      </w:pPr>
      <w:r w:rsidRPr="00EC76D5">
        <w:t xml:space="preserve">    if (m_textList != null) {    </w:t>
      </w:r>
    </w:p>
    <w:p w14:paraId="0B46D8CC" w14:textId="77777777" w:rsidR="00154A03" w:rsidRPr="00EC76D5" w:rsidRDefault="00154A03" w:rsidP="00154A03">
      <w:pPr>
        <w:pStyle w:val="Code"/>
      </w:pPr>
      <w:r w:rsidRPr="00EC76D5">
        <w:lastRenderedPageBreak/>
        <w:t xml:space="preserve">      outStream.writeInt(m_textList.size());</w:t>
      </w:r>
    </w:p>
    <w:p w14:paraId="37F7C0F5" w14:textId="77777777" w:rsidR="00154A03" w:rsidRPr="00EC76D5" w:rsidRDefault="00154A03" w:rsidP="00154A03">
      <w:pPr>
        <w:pStyle w:val="Code"/>
      </w:pPr>
      <w:r w:rsidRPr="00EC76D5">
        <w:t xml:space="preserve">      for (String text : m_textList) {</w:t>
      </w:r>
    </w:p>
    <w:p w14:paraId="36B24F58" w14:textId="77777777" w:rsidR="00154A03" w:rsidRPr="00EC76D5" w:rsidRDefault="00154A03" w:rsidP="00154A03">
      <w:pPr>
        <w:pStyle w:val="Code"/>
      </w:pPr>
      <w:r w:rsidRPr="00EC76D5">
        <w:t xml:space="preserve">        writeString(outStream, text);</w:t>
      </w:r>
    </w:p>
    <w:p w14:paraId="719AC2B9" w14:textId="77777777" w:rsidR="00154A03" w:rsidRPr="00EC76D5" w:rsidRDefault="00154A03" w:rsidP="00154A03">
      <w:pPr>
        <w:pStyle w:val="Code"/>
      </w:pPr>
      <w:r w:rsidRPr="00EC76D5">
        <w:t xml:space="preserve">      }</w:t>
      </w:r>
    </w:p>
    <w:p w14:paraId="592D38A7" w14:textId="77777777" w:rsidR="00154A03" w:rsidRPr="00EC76D5" w:rsidRDefault="00154A03" w:rsidP="00154A03">
      <w:pPr>
        <w:pStyle w:val="Code"/>
      </w:pPr>
      <w:r w:rsidRPr="00EC76D5">
        <w:t xml:space="preserve">    }</w:t>
      </w:r>
    </w:p>
    <w:p w14:paraId="36E34BD7" w14:textId="77777777" w:rsidR="00154A03" w:rsidRPr="00EC76D5" w:rsidRDefault="00154A03" w:rsidP="00154A03">
      <w:pPr>
        <w:pStyle w:val="Code"/>
      </w:pPr>
      <w:r w:rsidRPr="00EC76D5">
        <w:t xml:space="preserve">    else {</w:t>
      </w:r>
    </w:p>
    <w:p w14:paraId="48E14388" w14:textId="77777777" w:rsidR="00154A03" w:rsidRPr="00EC76D5" w:rsidRDefault="00154A03" w:rsidP="00154A03">
      <w:pPr>
        <w:pStyle w:val="Code"/>
      </w:pPr>
      <w:r w:rsidRPr="00EC76D5">
        <w:t xml:space="preserve">      outStream.writeInt(0);</w:t>
      </w:r>
    </w:p>
    <w:p w14:paraId="04E89CBD" w14:textId="77777777" w:rsidR="00154A03" w:rsidRPr="00EC76D5" w:rsidRDefault="00154A03" w:rsidP="00154A03">
      <w:pPr>
        <w:pStyle w:val="Code"/>
      </w:pPr>
      <w:r w:rsidRPr="00EC76D5">
        <w:t xml:space="preserve">    }</w:t>
      </w:r>
    </w:p>
    <w:p w14:paraId="6AD1BA73" w14:textId="77777777" w:rsidR="00154A03" w:rsidRPr="00EC76D5" w:rsidRDefault="00154A03" w:rsidP="00154A03">
      <w:pPr>
        <w:pStyle w:val="Code"/>
      </w:pPr>
      <w:r w:rsidRPr="00EC76D5">
        <w:t xml:space="preserve">  }</w:t>
      </w:r>
    </w:p>
    <w:p w14:paraId="0AEACC09" w14:textId="77777777" w:rsidR="00154A03" w:rsidRPr="00EC76D5" w:rsidRDefault="00154A03" w:rsidP="00154A03">
      <w:pPr>
        <w:pStyle w:val="Code"/>
      </w:pPr>
    </w:p>
    <w:p w14:paraId="6CA22B4A" w14:textId="77777777" w:rsidR="00154A03" w:rsidRPr="00EC76D5" w:rsidRDefault="00154A03" w:rsidP="00154A03">
      <w:pPr>
        <w:pStyle w:val="Code"/>
      </w:pPr>
      <w:r w:rsidRPr="00EC76D5">
        <w:t xml:space="preserve">  public static void writeString(DataOutputStream outStream, String text)</w:t>
      </w:r>
    </w:p>
    <w:p w14:paraId="2463B4AA" w14:textId="77777777" w:rsidR="00154A03" w:rsidRPr="00EC76D5" w:rsidRDefault="00154A03" w:rsidP="00154A03">
      <w:pPr>
        <w:pStyle w:val="Code"/>
      </w:pPr>
      <w:r w:rsidRPr="00EC76D5">
        <w:t xml:space="preserve">                     throws Exception {</w:t>
      </w:r>
    </w:p>
    <w:p w14:paraId="20169E20" w14:textId="77777777" w:rsidR="00154A03" w:rsidRPr="00EC76D5" w:rsidRDefault="00154A03" w:rsidP="00154A03">
      <w:pPr>
        <w:pStyle w:val="Code"/>
      </w:pPr>
      <w:r w:rsidRPr="00EC76D5">
        <w:t xml:space="preserve">    outStream.writeInt(text.length());</w:t>
      </w:r>
    </w:p>
    <w:p w14:paraId="1EBCE63A" w14:textId="77777777" w:rsidR="00154A03" w:rsidRPr="00EC76D5" w:rsidRDefault="00154A03" w:rsidP="00154A03">
      <w:pPr>
        <w:pStyle w:val="Code"/>
      </w:pPr>
      <w:r w:rsidRPr="00EC76D5">
        <w:t xml:space="preserve">    </w:t>
      </w:r>
    </w:p>
    <w:p w14:paraId="4FD9062D" w14:textId="77777777" w:rsidR="00154A03" w:rsidRPr="00EC76D5" w:rsidRDefault="00154A03" w:rsidP="00154A03">
      <w:pPr>
        <w:pStyle w:val="Code"/>
      </w:pPr>
      <w:r w:rsidRPr="00EC76D5">
        <w:t xml:space="preserve">    for (char ch : text.toCharArray()) {</w:t>
      </w:r>
    </w:p>
    <w:p w14:paraId="53CED4A6" w14:textId="77777777" w:rsidR="00154A03" w:rsidRPr="00EC76D5" w:rsidRDefault="00154A03" w:rsidP="00154A03">
      <w:pPr>
        <w:pStyle w:val="Code"/>
      </w:pPr>
      <w:r w:rsidRPr="00EC76D5">
        <w:t xml:space="preserve">      outStream.writeChar(ch);</w:t>
      </w:r>
    </w:p>
    <w:p w14:paraId="40C0B826" w14:textId="77777777" w:rsidR="00154A03" w:rsidRPr="00EC76D5" w:rsidRDefault="00154A03" w:rsidP="00154A03">
      <w:pPr>
        <w:pStyle w:val="Code"/>
      </w:pPr>
      <w:r w:rsidRPr="00EC76D5">
        <w:t xml:space="preserve">    }</w:t>
      </w:r>
    </w:p>
    <w:p w14:paraId="3C656D76" w14:textId="77777777" w:rsidR="00154A03" w:rsidRPr="00EC76D5" w:rsidRDefault="00154A03" w:rsidP="00154A03">
      <w:pPr>
        <w:pStyle w:val="Code"/>
      </w:pPr>
      <w:r w:rsidRPr="00EC76D5">
        <w:t xml:space="preserve">  }</w:t>
      </w:r>
    </w:p>
    <w:p w14:paraId="1A2511AD" w14:textId="77777777" w:rsidR="00154A03" w:rsidRPr="00EC76D5" w:rsidRDefault="00154A03" w:rsidP="00154A03">
      <w:pPr>
        <w:pStyle w:val="Code"/>
      </w:pPr>
    </w:p>
    <w:p w14:paraId="1B23CA1B" w14:textId="77777777" w:rsidR="00154A03" w:rsidRPr="00EC76D5" w:rsidRDefault="00154A03" w:rsidP="00154A03">
      <w:pPr>
        <w:pStyle w:val="Code"/>
      </w:pPr>
      <w:r w:rsidRPr="00EC76D5">
        <w:t xml:space="preserve">  public void load(DataInputStream inStream) throws Exception {</w:t>
      </w:r>
    </w:p>
    <w:p w14:paraId="470D2063" w14:textId="77777777" w:rsidR="00154A03" w:rsidRPr="00EC76D5" w:rsidRDefault="00154A03" w:rsidP="00154A03">
      <w:pPr>
        <w:pStyle w:val="Code"/>
      </w:pPr>
      <w:r w:rsidRPr="00EC76D5">
        <w:t xml:space="preserve">    m_uniqueName = readString(inStream);</w:t>
      </w:r>
    </w:p>
    <w:p w14:paraId="5DA040BE" w14:textId="7A720A53" w:rsidR="00154A03" w:rsidRPr="00EC76D5" w:rsidRDefault="00A87937" w:rsidP="00154A03">
      <w:pPr>
        <w:pStyle w:val="Code"/>
      </w:pPr>
      <w:r w:rsidRPr="00EC76D5">
        <w:t xml:space="preserve">    m_entryPoint = inStream.readInt();</w:t>
      </w:r>
    </w:p>
    <w:p w14:paraId="0402F98F" w14:textId="77777777" w:rsidR="00A87937" w:rsidRPr="00EC76D5" w:rsidRDefault="00A87937" w:rsidP="00154A03">
      <w:pPr>
        <w:pStyle w:val="Code"/>
      </w:pPr>
    </w:p>
    <w:p w14:paraId="67E09D80" w14:textId="77777777" w:rsidR="00154A03" w:rsidRPr="00EC76D5" w:rsidRDefault="00154A03" w:rsidP="00154A03">
      <w:pPr>
        <w:pStyle w:val="Code"/>
      </w:pPr>
      <w:r w:rsidRPr="00EC76D5">
        <w:t xml:space="preserve">    { m_byteList = new LinkedList&lt;&gt;();</w:t>
      </w:r>
    </w:p>
    <w:p w14:paraId="2F072798" w14:textId="77777777" w:rsidR="00154A03" w:rsidRPr="00EC76D5" w:rsidRDefault="00154A03" w:rsidP="00154A03">
      <w:pPr>
        <w:pStyle w:val="Code"/>
      </w:pPr>
      <w:r w:rsidRPr="00EC76D5">
        <w:t xml:space="preserve">      int byteListSize = inStream.readInt();</w:t>
      </w:r>
    </w:p>
    <w:p w14:paraId="4086C1DE" w14:textId="77777777" w:rsidR="00154A03" w:rsidRPr="00EC76D5" w:rsidRDefault="00154A03" w:rsidP="00154A03">
      <w:pPr>
        <w:pStyle w:val="Code"/>
      </w:pPr>
      <w:r w:rsidRPr="00EC76D5">
        <w:t xml:space="preserve">      for (int index = 0; index &lt; byteListSize; ++index) {</w:t>
      </w:r>
    </w:p>
    <w:p w14:paraId="0CC83EB6" w14:textId="77777777" w:rsidR="00154A03" w:rsidRPr="00EC76D5" w:rsidRDefault="00154A03" w:rsidP="00154A03">
      <w:pPr>
        <w:pStyle w:val="Code"/>
      </w:pPr>
      <w:r w:rsidRPr="00EC76D5">
        <w:t xml:space="preserve">        byte b = inStream.readByte();</w:t>
      </w:r>
    </w:p>
    <w:p w14:paraId="791A9685" w14:textId="77777777" w:rsidR="00154A03" w:rsidRPr="00EC76D5" w:rsidRDefault="00154A03" w:rsidP="00154A03">
      <w:pPr>
        <w:pStyle w:val="Code"/>
      </w:pPr>
      <w:r w:rsidRPr="00EC76D5">
        <w:t xml:space="preserve">        m_byteList.add(b);</w:t>
      </w:r>
    </w:p>
    <w:p w14:paraId="0C0D5452" w14:textId="77777777" w:rsidR="00154A03" w:rsidRPr="00EC76D5" w:rsidRDefault="00154A03" w:rsidP="00154A03">
      <w:pPr>
        <w:pStyle w:val="Code"/>
      </w:pPr>
      <w:r w:rsidRPr="00EC76D5">
        <w:t xml:space="preserve">      }</w:t>
      </w:r>
    </w:p>
    <w:p w14:paraId="766885C2" w14:textId="77777777" w:rsidR="00154A03" w:rsidRPr="00EC76D5" w:rsidRDefault="00154A03" w:rsidP="00154A03">
      <w:pPr>
        <w:pStyle w:val="Code"/>
      </w:pPr>
      <w:r w:rsidRPr="00EC76D5">
        <w:t xml:space="preserve">    }</w:t>
      </w:r>
    </w:p>
    <w:p w14:paraId="22E0579E" w14:textId="77777777" w:rsidR="00154A03" w:rsidRPr="00EC76D5" w:rsidRDefault="00154A03" w:rsidP="00154A03">
      <w:pPr>
        <w:pStyle w:val="Code"/>
      </w:pPr>
      <w:r w:rsidRPr="00EC76D5">
        <w:t xml:space="preserve">    </w:t>
      </w:r>
    </w:p>
    <w:p w14:paraId="138E10DB" w14:textId="77777777" w:rsidR="00154A03" w:rsidRPr="00EC76D5" w:rsidRDefault="00154A03" w:rsidP="00154A03">
      <w:pPr>
        <w:pStyle w:val="Code"/>
      </w:pPr>
      <w:r w:rsidRPr="00EC76D5">
        <w:t xml:space="preserve">    { m_accessMap = new ListMap&lt;&gt;();</w:t>
      </w:r>
    </w:p>
    <w:p w14:paraId="4C296DD6" w14:textId="77777777" w:rsidR="00154A03" w:rsidRPr="00EC76D5" w:rsidRDefault="00154A03" w:rsidP="00154A03">
      <w:pPr>
        <w:pStyle w:val="Code"/>
      </w:pPr>
      <w:r w:rsidRPr="00EC76D5">
        <w:t xml:space="preserve">      int accessMapSize = inStream.readInt();</w:t>
      </w:r>
    </w:p>
    <w:p w14:paraId="6C678122" w14:textId="77777777" w:rsidR="00154A03" w:rsidRPr="00EC76D5" w:rsidRDefault="00154A03" w:rsidP="00154A03">
      <w:pPr>
        <w:pStyle w:val="Code"/>
      </w:pPr>
      <w:r w:rsidRPr="00EC76D5">
        <w:t xml:space="preserve">      for (int index = 0; index &lt; accessMapSize; ++index) {</w:t>
      </w:r>
    </w:p>
    <w:p w14:paraId="59D1DFC0" w14:textId="77777777" w:rsidR="00154A03" w:rsidRPr="00EC76D5" w:rsidRDefault="00154A03" w:rsidP="00154A03">
      <w:pPr>
        <w:pStyle w:val="Code"/>
      </w:pPr>
      <w:r w:rsidRPr="00EC76D5">
        <w:t xml:space="preserve">        int address = inStream.readInt();</w:t>
      </w:r>
    </w:p>
    <w:p w14:paraId="63819FE4" w14:textId="77777777" w:rsidR="00154A03" w:rsidRPr="00EC76D5" w:rsidRDefault="00154A03" w:rsidP="00154A03">
      <w:pPr>
        <w:pStyle w:val="Code"/>
      </w:pPr>
      <w:r w:rsidRPr="00EC76D5">
        <w:t xml:space="preserve">        String name = readString(inStream);</w:t>
      </w:r>
    </w:p>
    <w:p w14:paraId="7EDFD12E" w14:textId="77777777" w:rsidR="00154A03" w:rsidRPr="00EC76D5" w:rsidRDefault="00154A03" w:rsidP="00154A03">
      <w:pPr>
        <w:pStyle w:val="Code"/>
      </w:pPr>
      <w:r w:rsidRPr="00EC76D5">
        <w:t xml:space="preserve">        m_accessMap.put(address, name);</w:t>
      </w:r>
    </w:p>
    <w:p w14:paraId="6B68CC5E" w14:textId="77777777" w:rsidR="00154A03" w:rsidRPr="00EC76D5" w:rsidRDefault="00154A03" w:rsidP="00154A03">
      <w:pPr>
        <w:pStyle w:val="Code"/>
      </w:pPr>
      <w:r w:rsidRPr="00EC76D5">
        <w:t xml:space="preserve">      }</w:t>
      </w:r>
    </w:p>
    <w:p w14:paraId="2E751953" w14:textId="77777777" w:rsidR="00154A03" w:rsidRPr="00EC76D5" w:rsidRDefault="00154A03" w:rsidP="00154A03">
      <w:pPr>
        <w:pStyle w:val="Code"/>
      </w:pPr>
      <w:r w:rsidRPr="00EC76D5">
        <w:t xml:space="preserve">    }</w:t>
      </w:r>
    </w:p>
    <w:p w14:paraId="5D5963A3" w14:textId="77777777" w:rsidR="00154A03" w:rsidRPr="00EC76D5" w:rsidRDefault="00154A03" w:rsidP="00154A03">
      <w:pPr>
        <w:pStyle w:val="Code"/>
      </w:pPr>
      <w:r w:rsidRPr="00EC76D5">
        <w:t xml:space="preserve">    </w:t>
      </w:r>
    </w:p>
    <w:p w14:paraId="49503FED" w14:textId="77777777" w:rsidR="00154A03" w:rsidRPr="00EC76D5" w:rsidRDefault="00154A03" w:rsidP="00154A03">
      <w:pPr>
        <w:pStyle w:val="Code"/>
      </w:pPr>
      <w:r w:rsidRPr="00EC76D5">
        <w:t xml:space="preserve">    { m_callMap = new ListMap&lt;&gt;();</w:t>
      </w:r>
    </w:p>
    <w:p w14:paraId="26B14D87" w14:textId="77777777" w:rsidR="00154A03" w:rsidRPr="00EC76D5" w:rsidRDefault="00154A03" w:rsidP="00154A03">
      <w:pPr>
        <w:pStyle w:val="Code"/>
      </w:pPr>
      <w:r w:rsidRPr="00EC76D5">
        <w:t xml:space="preserve">      int callMapSize = inStream.readInt();</w:t>
      </w:r>
    </w:p>
    <w:p w14:paraId="7AF7F321" w14:textId="77777777" w:rsidR="00154A03" w:rsidRPr="00EC76D5" w:rsidRDefault="00154A03" w:rsidP="00154A03">
      <w:pPr>
        <w:pStyle w:val="Code"/>
      </w:pPr>
      <w:r w:rsidRPr="00EC76D5">
        <w:t xml:space="preserve">      for (int index = 0; index &lt; callMapSize; ++index) {</w:t>
      </w:r>
    </w:p>
    <w:p w14:paraId="153736F2" w14:textId="77777777" w:rsidR="00154A03" w:rsidRPr="00EC76D5" w:rsidRDefault="00154A03" w:rsidP="00154A03">
      <w:pPr>
        <w:pStyle w:val="Code"/>
      </w:pPr>
      <w:r w:rsidRPr="00EC76D5">
        <w:t xml:space="preserve">        int address = inStream.readInt();</w:t>
      </w:r>
    </w:p>
    <w:p w14:paraId="0243A26E" w14:textId="77777777" w:rsidR="00154A03" w:rsidRPr="00EC76D5" w:rsidRDefault="00154A03" w:rsidP="00154A03">
      <w:pPr>
        <w:pStyle w:val="Code"/>
      </w:pPr>
      <w:r w:rsidRPr="00EC76D5">
        <w:t xml:space="preserve">        String name = readString(inStream);</w:t>
      </w:r>
    </w:p>
    <w:p w14:paraId="77BB187F" w14:textId="77777777" w:rsidR="00154A03" w:rsidRPr="00EC76D5" w:rsidRDefault="00154A03" w:rsidP="00154A03">
      <w:pPr>
        <w:pStyle w:val="Code"/>
      </w:pPr>
      <w:r w:rsidRPr="00EC76D5">
        <w:t xml:space="preserve">        m_callMap.put(address, name);</w:t>
      </w:r>
    </w:p>
    <w:p w14:paraId="5FA7A55E" w14:textId="77777777" w:rsidR="00154A03" w:rsidRPr="00EC76D5" w:rsidRDefault="00154A03" w:rsidP="00154A03">
      <w:pPr>
        <w:pStyle w:val="Code"/>
      </w:pPr>
      <w:r w:rsidRPr="00EC76D5">
        <w:t xml:space="preserve">      }</w:t>
      </w:r>
    </w:p>
    <w:p w14:paraId="3D7FE0D7" w14:textId="77777777" w:rsidR="00154A03" w:rsidRPr="00EC76D5" w:rsidRDefault="00154A03" w:rsidP="00154A03">
      <w:pPr>
        <w:pStyle w:val="Code"/>
      </w:pPr>
      <w:r w:rsidRPr="00EC76D5">
        <w:t xml:space="preserve">    }</w:t>
      </w:r>
    </w:p>
    <w:p w14:paraId="6DE15BD7" w14:textId="77777777" w:rsidR="00154A03" w:rsidRPr="00EC76D5" w:rsidRDefault="00154A03" w:rsidP="00154A03">
      <w:pPr>
        <w:pStyle w:val="Code"/>
      </w:pPr>
      <w:r w:rsidRPr="00EC76D5">
        <w:t xml:space="preserve">    </w:t>
      </w:r>
    </w:p>
    <w:p w14:paraId="798D28BC" w14:textId="77777777" w:rsidR="00154A03" w:rsidRPr="00EC76D5" w:rsidRDefault="00154A03" w:rsidP="00154A03">
      <w:pPr>
        <w:pStyle w:val="Code"/>
      </w:pPr>
      <w:r w:rsidRPr="00EC76D5">
        <w:t xml:space="preserve">    { m_returnSet = new ListSet&lt;&gt;();</w:t>
      </w:r>
    </w:p>
    <w:p w14:paraId="3760A836" w14:textId="77777777" w:rsidR="00154A03" w:rsidRPr="00EC76D5" w:rsidRDefault="00154A03" w:rsidP="00154A03">
      <w:pPr>
        <w:pStyle w:val="Code"/>
      </w:pPr>
      <w:r w:rsidRPr="00EC76D5">
        <w:t xml:space="preserve">      int returnSetSize = inStream.readInt();</w:t>
      </w:r>
    </w:p>
    <w:p w14:paraId="1221F976" w14:textId="77777777" w:rsidR="00154A03" w:rsidRPr="00EC76D5" w:rsidRDefault="00154A03" w:rsidP="00154A03">
      <w:pPr>
        <w:pStyle w:val="Code"/>
      </w:pPr>
      <w:r w:rsidRPr="00EC76D5">
        <w:t xml:space="preserve">      for (int index = 0; index &lt; returnSetSize; ++index) {</w:t>
      </w:r>
    </w:p>
    <w:p w14:paraId="3C6BCF2D" w14:textId="77777777" w:rsidR="00154A03" w:rsidRPr="00EC76D5" w:rsidRDefault="00154A03" w:rsidP="00154A03">
      <w:pPr>
        <w:pStyle w:val="Code"/>
      </w:pPr>
      <w:r w:rsidRPr="00EC76D5">
        <w:t xml:space="preserve">        int address = inStream.readInt();</w:t>
      </w:r>
    </w:p>
    <w:p w14:paraId="0EF7CABE" w14:textId="77777777" w:rsidR="00154A03" w:rsidRPr="00EC76D5" w:rsidRDefault="00154A03" w:rsidP="00154A03">
      <w:pPr>
        <w:pStyle w:val="Code"/>
      </w:pPr>
      <w:r w:rsidRPr="00EC76D5">
        <w:t xml:space="preserve">        m_returnSet.add(address);</w:t>
      </w:r>
    </w:p>
    <w:p w14:paraId="532982E2" w14:textId="77777777" w:rsidR="00154A03" w:rsidRPr="00EC76D5" w:rsidRDefault="00154A03" w:rsidP="00154A03">
      <w:pPr>
        <w:pStyle w:val="Code"/>
      </w:pPr>
      <w:r w:rsidRPr="00EC76D5">
        <w:t xml:space="preserve">      }</w:t>
      </w:r>
    </w:p>
    <w:p w14:paraId="7A8F0A37" w14:textId="77777777" w:rsidR="00154A03" w:rsidRPr="00EC76D5" w:rsidRDefault="00154A03" w:rsidP="00154A03">
      <w:pPr>
        <w:pStyle w:val="Code"/>
      </w:pPr>
      <w:r w:rsidRPr="00EC76D5">
        <w:t xml:space="preserve">    }</w:t>
      </w:r>
    </w:p>
    <w:p w14:paraId="5C87D252" w14:textId="77777777" w:rsidR="00154A03" w:rsidRPr="00EC76D5" w:rsidRDefault="00154A03" w:rsidP="00154A03">
      <w:pPr>
        <w:pStyle w:val="Code"/>
      </w:pPr>
      <w:r w:rsidRPr="00EC76D5">
        <w:t xml:space="preserve">    </w:t>
      </w:r>
    </w:p>
    <w:p w14:paraId="619C74D2" w14:textId="77777777" w:rsidR="00154A03" w:rsidRPr="00EC76D5" w:rsidRDefault="00154A03" w:rsidP="00154A03">
      <w:pPr>
        <w:pStyle w:val="Code"/>
      </w:pPr>
      <w:r w:rsidRPr="00EC76D5">
        <w:lastRenderedPageBreak/>
        <w:t xml:space="preserve">    { m_byteToTextMap = new ListMap&lt;&gt;();</w:t>
      </w:r>
    </w:p>
    <w:p w14:paraId="4A3A7EBF" w14:textId="77777777" w:rsidR="00154A03" w:rsidRPr="00EC76D5" w:rsidRDefault="00154A03" w:rsidP="00154A03">
      <w:pPr>
        <w:pStyle w:val="Code"/>
      </w:pPr>
      <w:r w:rsidRPr="00EC76D5">
        <w:t xml:space="preserve">      int byteToTextMapSize = inStream.readInt();</w:t>
      </w:r>
    </w:p>
    <w:p w14:paraId="411D32CA" w14:textId="77777777" w:rsidR="00154A03" w:rsidRPr="00EC76D5" w:rsidRDefault="00154A03" w:rsidP="00154A03">
      <w:pPr>
        <w:pStyle w:val="Code"/>
      </w:pPr>
      <w:r w:rsidRPr="00EC76D5">
        <w:t xml:space="preserve">      for (int index = 0; index &lt; byteToTextMapSize; ++index) {</w:t>
      </w:r>
    </w:p>
    <w:p w14:paraId="18323B37" w14:textId="77777777" w:rsidR="00154A03" w:rsidRPr="00EC76D5" w:rsidRDefault="00154A03" w:rsidP="00154A03">
      <w:pPr>
        <w:pStyle w:val="Code"/>
      </w:pPr>
      <w:r w:rsidRPr="00EC76D5">
        <w:t xml:space="preserve">        int address = inStream.readInt();</w:t>
      </w:r>
    </w:p>
    <w:p w14:paraId="5A165990" w14:textId="77777777" w:rsidR="00154A03" w:rsidRPr="00EC76D5" w:rsidRDefault="00154A03" w:rsidP="00154A03">
      <w:pPr>
        <w:pStyle w:val="Code"/>
      </w:pPr>
      <w:r w:rsidRPr="00EC76D5">
        <w:t xml:space="preserve">        int textLine = inStream.readInt();</w:t>
      </w:r>
    </w:p>
    <w:p w14:paraId="2676C613" w14:textId="77777777" w:rsidR="00154A03" w:rsidRPr="00EC76D5" w:rsidRDefault="00154A03" w:rsidP="00154A03">
      <w:pPr>
        <w:pStyle w:val="Code"/>
      </w:pPr>
      <w:r w:rsidRPr="00EC76D5">
        <w:t xml:space="preserve">        m_byteToTextMap.put(address, textLine);</w:t>
      </w:r>
    </w:p>
    <w:p w14:paraId="35999BCC" w14:textId="77777777" w:rsidR="00154A03" w:rsidRPr="00EC76D5" w:rsidRDefault="00154A03" w:rsidP="00154A03">
      <w:pPr>
        <w:pStyle w:val="Code"/>
      </w:pPr>
      <w:r w:rsidRPr="00EC76D5">
        <w:t xml:space="preserve">      }</w:t>
      </w:r>
    </w:p>
    <w:p w14:paraId="60FAB33B" w14:textId="77777777" w:rsidR="00154A03" w:rsidRPr="00EC76D5" w:rsidRDefault="00154A03" w:rsidP="00154A03">
      <w:pPr>
        <w:pStyle w:val="Code"/>
      </w:pPr>
      <w:r w:rsidRPr="00EC76D5">
        <w:t xml:space="preserve">    }</w:t>
      </w:r>
    </w:p>
    <w:p w14:paraId="0CBABB46" w14:textId="77777777" w:rsidR="00154A03" w:rsidRPr="00EC76D5" w:rsidRDefault="00154A03" w:rsidP="00154A03">
      <w:pPr>
        <w:pStyle w:val="Code"/>
      </w:pPr>
      <w:r w:rsidRPr="00EC76D5">
        <w:t xml:space="preserve">    </w:t>
      </w:r>
    </w:p>
    <w:p w14:paraId="72AF21ED" w14:textId="77777777" w:rsidR="00154A03" w:rsidRPr="00EC76D5" w:rsidRDefault="00154A03" w:rsidP="00154A03">
      <w:pPr>
        <w:pStyle w:val="Code"/>
      </w:pPr>
      <w:r w:rsidRPr="00EC76D5">
        <w:t xml:space="preserve">    { m_textList = new LinkedList&lt;&gt;();</w:t>
      </w:r>
    </w:p>
    <w:p w14:paraId="43B57576" w14:textId="77777777" w:rsidR="00154A03" w:rsidRPr="00EC76D5" w:rsidRDefault="00154A03" w:rsidP="00154A03">
      <w:pPr>
        <w:pStyle w:val="Code"/>
      </w:pPr>
      <w:r w:rsidRPr="00EC76D5">
        <w:t xml:space="preserve">      int textListSize = inStream.readInt();</w:t>
      </w:r>
    </w:p>
    <w:p w14:paraId="23680D28" w14:textId="77777777" w:rsidR="00154A03" w:rsidRPr="00EC76D5" w:rsidRDefault="00154A03" w:rsidP="00154A03">
      <w:pPr>
        <w:pStyle w:val="Code"/>
      </w:pPr>
      <w:r w:rsidRPr="00EC76D5">
        <w:t xml:space="preserve">      for (int index = 0; index &lt; textListSize; ++index) {</w:t>
      </w:r>
    </w:p>
    <w:p w14:paraId="69CD7079" w14:textId="77777777" w:rsidR="00154A03" w:rsidRPr="00EC76D5" w:rsidRDefault="00154A03" w:rsidP="00154A03">
      <w:pPr>
        <w:pStyle w:val="Code"/>
      </w:pPr>
      <w:r w:rsidRPr="00EC76D5">
        <w:t xml:space="preserve">        String text = readString(inStream);</w:t>
      </w:r>
    </w:p>
    <w:p w14:paraId="0960D3F6" w14:textId="77777777" w:rsidR="00154A03" w:rsidRPr="00EC76D5" w:rsidRDefault="00154A03" w:rsidP="00154A03">
      <w:pPr>
        <w:pStyle w:val="Code"/>
      </w:pPr>
      <w:r w:rsidRPr="00EC76D5">
        <w:t xml:space="preserve">        m_textList.add(text);</w:t>
      </w:r>
    </w:p>
    <w:p w14:paraId="62B03D76" w14:textId="77777777" w:rsidR="00154A03" w:rsidRPr="00EC76D5" w:rsidRDefault="00154A03" w:rsidP="00154A03">
      <w:pPr>
        <w:pStyle w:val="Code"/>
      </w:pPr>
      <w:r w:rsidRPr="00EC76D5">
        <w:t xml:space="preserve">      }</w:t>
      </w:r>
    </w:p>
    <w:p w14:paraId="1E32C172" w14:textId="77777777" w:rsidR="00154A03" w:rsidRPr="00EC76D5" w:rsidRDefault="00154A03" w:rsidP="00154A03">
      <w:pPr>
        <w:pStyle w:val="Code"/>
      </w:pPr>
      <w:r w:rsidRPr="00EC76D5">
        <w:t xml:space="preserve">    }</w:t>
      </w:r>
    </w:p>
    <w:p w14:paraId="1C33E345" w14:textId="77777777" w:rsidR="00154A03" w:rsidRPr="00EC76D5" w:rsidRDefault="00154A03" w:rsidP="00154A03">
      <w:pPr>
        <w:pStyle w:val="Code"/>
      </w:pPr>
      <w:r w:rsidRPr="00EC76D5">
        <w:t xml:space="preserve">  }</w:t>
      </w:r>
    </w:p>
    <w:p w14:paraId="0DA29208" w14:textId="77777777" w:rsidR="00154A03" w:rsidRPr="00EC76D5" w:rsidRDefault="00154A03" w:rsidP="00154A03">
      <w:pPr>
        <w:pStyle w:val="Code"/>
      </w:pPr>
    </w:p>
    <w:p w14:paraId="30C8E6B8" w14:textId="77777777" w:rsidR="00154A03" w:rsidRPr="00EC76D5" w:rsidRDefault="00154A03" w:rsidP="00154A03">
      <w:pPr>
        <w:pStyle w:val="Code"/>
      </w:pPr>
      <w:r w:rsidRPr="00EC76D5">
        <w:t xml:space="preserve">  public static String readString(DataInputStream inStream) throws Exception{</w:t>
      </w:r>
    </w:p>
    <w:p w14:paraId="2647E1F5" w14:textId="77777777" w:rsidR="00154A03" w:rsidRPr="00EC76D5" w:rsidRDefault="00154A03" w:rsidP="00154A03">
      <w:pPr>
        <w:pStyle w:val="Code"/>
      </w:pPr>
      <w:r w:rsidRPr="00EC76D5">
        <w:t xml:space="preserve">    StringBuilder buffer = new StringBuilder();</w:t>
      </w:r>
    </w:p>
    <w:p w14:paraId="2EB447ED" w14:textId="77777777" w:rsidR="00154A03" w:rsidRPr="00EC76D5" w:rsidRDefault="00154A03" w:rsidP="00154A03">
      <w:pPr>
        <w:pStyle w:val="Code"/>
      </w:pPr>
      <w:r w:rsidRPr="00EC76D5">
        <w:t xml:space="preserve">    int size = inStream.readInt();</w:t>
      </w:r>
    </w:p>
    <w:p w14:paraId="5538135B" w14:textId="77777777" w:rsidR="00154A03" w:rsidRPr="00EC76D5" w:rsidRDefault="00154A03" w:rsidP="00154A03">
      <w:pPr>
        <w:pStyle w:val="Code"/>
      </w:pPr>
    </w:p>
    <w:p w14:paraId="634B761A" w14:textId="77777777" w:rsidR="00154A03" w:rsidRPr="00EC76D5" w:rsidRDefault="00154A03" w:rsidP="00154A03">
      <w:pPr>
        <w:pStyle w:val="Code"/>
      </w:pPr>
      <w:r w:rsidRPr="00EC76D5">
        <w:t xml:space="preserve">    for (int index = 0; index &lt; size; ++index) {</w:t>
      </w:r>
    </w:p>
    <w:p w14:paraId="60FEC0CC" w14:textId="77777777" w:rsidR="00154A03" w:rsidRPr="00EC76D5" w:rsidRDefault="00154A03" w:rsidP="00154A03">
      <w:pPr>
        <w:pStyle w:val="Code"/>
      </w:pPr>
      <w:r w:rsidRPr="00EC76D5">
        <w:t xml:space="preserve">      buffer.append(inStream.readChar());</w:t>
      </w:r>
    </w:p>
    <w:p w14:paraId="28374DE5" w14:textId="77777777" w:rsidR="00154A03" w:rsidRPr="00EC76D5" w:rsidRDefault="00154A03" w:rsidP="00154A03">
      <w:pPr>
        <w:pStyle w:val="Code"/>
      </w:pPr>
      <w:r w:rsidRPr="00EC76D5">
        <w:t xml:space="preserve">    }</w:t>
      </w:r>
    </w:p>
    <w:p w14:paraId="6CB4005D" w14:textId="77777777" w:rsidR="00154A03" w:rsidRPr="00EC76D5" w:rsidRDefault="00154A03" w:rsidP="00154A03">
      <w:pPr>
        <w:pStyle w:val="Code"/>
      </w:pPr>
      <w:r w:rsidRPr="00EC76D5">
        <w:t xml:space="preserve">  </w:t>
      </w:r>
    </w:p>
    <w:p w14:paraId="507ED623" w14:textId="77777777" w:rsidR="00154A03" w:rsidRPr="00EC76D5" w:rsidRDefault="00154A03" w:rsidP="00154A03">
      <w:pPr>
        <w:pStyle w:val="Code"/>
      </w:pPr>
      <w:r w:rsidRPr="00EC76D5">
        <w:t xml:space="preserve">    return buffer.toString().replace(Main.FileMarker, Main.SeparatorId +</w:t>
      </w:r>
    </w:p>
    <w:p w14:paraId="2CE9DB5A" w14:textId="77777777" w:rsidR="00154A03" w:rsidRPr="00EC76D5" w:rsidRDefault="00154A03" w:rsidP="00154A03">
      <w:pPr>
        <w:pStyle w:val="Code"/>
      </w:pPr>
      <w:r w:rsidRPr="00EC76D5">
        <w:t xml:space="preserve">                                     Main.FileCount + Main.SeparatorId);</w:t>
      </w:r>
    </w:p>
    <w:p w14:paraId="2290CEFC" w14:textId="77777777" w:rsidR="00154A03" w:rsidRPr="00EC76D5" w:rsidRDefault="00154A03" w:rsidP="00154A03">
      <w:pPr>
        <w:pStyle w:val="Code"/>
      </w:pPr>
      <w:r w:rsidRPr="00EC76D5">
        <w:t xml:space="preserve">  }</w:t>
      </w:r>
    </w:p>
    <w:p w14:paraId="593480BE" w14:textId="2861515F" w:rsidR="00F24528" w:rsidRPr="00EC76D5" w:rsidRDefault="00154A03" w:rsidP="00154A03">
      <w:pPr>
        <w:pStyle w:val="Code"/>
      </w:pPr>
      <w:r w:rsidRPr="00EC76D5">
        <w:t>}</w:t>
      </w:r>
    </w:p>
    <w:p w14:paraId="00EE5F79" w14:textId="77777777" w:rsidR="00A91422" w:rsidRPr="00EC76D5" w:rsidRDefault="00A91422" w:rsidP="00096BD5">
      <w:pPr>
        <w:pStyle w:val="Code"/>
      </w:pPr>
    </w:p>
    <w:p w14:paraId="4C0590FA" w14:textId="182954B1" w:rsidR="007433AF" w:rsidRPr="00EC76D5" w:rsidRDefault="007433AF" w:rsidP="006A31DF">
      <w:pPr>
        <w:pStyle w:val="Rubrik2"/>
      </w:pPr>
      <w:bookmarkStart w:id="5614" w:name="_Toc481936405"/>
      <w:r w:rsidRPr="00EC76D5">
        <w:t>The Symbol</w:t>
      </w:r>
      <w:r w:rsidR="006D194A" w:rsidRPr="00EC76D5">
        <w:t xml:space="preserve"> </w:t>
      </w:r>
      <w:r w:rsidRPr="00EC76D5">
        <w:t>Table</w:t>
      </w:r>
      <w:r w:rsidR="007839D4" w:rsidRPr="00EC76D5">
        <w:t xml:space="preserve"> Class</w:t>
      </w:r>
      <w:bookmarkEnd w:id="5614"/>
    </w:p>
    <w:p w14:paraId="0C97B605" w14:textId="6AEAA17E" w:rsidR="00BC2BA9" w:rsidRPr="00EC76D5" w:rsidRDefault="0075760E" w:rsidP="002F3E6C">
      <w:r w:rsidRPr="00EC76D5">
        <w:t xml:space="preserve">The symbol table keeps track of the </w:t>
      </w:r>
      <w:r w:rsidR="00FC6876" w:rsidRPr="00EC76D5">
        <w:t xml:space="preserve">values, types, function, and </w:t>
      </w:r>
      <w:r w:rsidR="00220B8B" w:rsidRPr="00EC76D5">
        <w:t>variables of</w:t>
      </w:r>
      <w:r w:rsidRPr="00EC76D5">
        <w:t xml:space="preserve"> the code, variables defined by the programmer and well as temporary variables introduced by the compiler</w:t>
      </w:r>
      <w:r w:rsidR="00163535" w:rsidRPr="00EC76D5">
        <w:t>.</w:t>
      </w:r>
      <w:r w:rsidR="00B45FDC" w:rsidRPr="00EC76D5">
        <w:t xml:space="preserve"> </w:t>
      </w:r>
      <w:r w:rsidR="00BC2BA9" w:rsidRPr="00EC76D5">
        <w:t xml:space="preserve">The term symbol table is </w:t>
      </w:r>
      <w:r w:rsidR="0001328A" w:rsidRPr="00EC76D5">
        <w:t>misleading</w:t>
      </w:r>
      <w:r w:rsidR="00BC2BA9" w:rsidRPr="00EC76D5">
        <w:t xml:space="preserve"> </w:t>
      </w:r>
      <w:r w:rsidR="00495607" w:rsidRPr="00EC76D5">
        <w:t xml:space="preserve">since there </w:t>
      </w:r>
      <w:r w:rsidR="00451E8B" w:rsidRPr="00EC76D5">
        <w:t>actual</w:t>
      </w:r>
      <w:r w:rsidR="00BD51E7" w:rsidRPr="00EC76D5">
        <w:t>ly</w:t>
      </w:r>
      <w:r w:rsidR="00713655" w:rsidRPr="00EC76D5">
        <w:t xml:space="preserve"> is a stack of tables, where is table has</w:t>
      </w:r>
      <w:r w:rsidR="00EC749A" w:rsidRPr="00EC76D5">
        <w:t xml:space="preserve"> a reference to the </w:t>
      </w:r>
      <w:r w:rsidR="00BB2DE0" w:rsidRPr="00EC76D5">
        <w:t xml:space="preserve">parent </w:t>
      </w:r>
      <w:r w:rsidR="00EC749A" w:rsidRPr="00EC76D5">
        <w:t xml:space="preserve">table, the </w:t>
      </w:r>
      <w:r w:rsidR="00B45FDC" w:rsidRPr="00EC76D5">
        <w:t xml:space="preserve">parent reference </w:t>
      </w:r>
      <w:r w:rsidR="00EC749A" w:rsidRPr="00EC76D5">
        <w:t>table for the global</w:t>
      </w:r>
      <w:r w:rsidR="00BB2DE0" w:rsidRPr="00EC76D5">
        <w:t xml:space="preserve"> space </w:t>
      </w:r>
      <w:r w:rsidR="00B45FDC" w:rsidRPr="00EC76D5">
        <w:t>table is null.</w:t>
      </w:r>
      <w:r w:rsidR="00077E48" w:rsidRPr="00EC76D5">
        <w:t xml:space="preserve"> The current table </w:t>
      </w:r>
      <w:r w:rsidR="00F36876" w:rsidRPr="00EC76D5">
        <w:t xml:space="preserve">is stored in </w:t>
      </w:r>
      <w:r w:rsidR="00E10C82" w:rsidRPr="00EC76D5">
        <w:rPr>
          <w:rStyle w:val="CodeInText"/>
        </w:rPr>
        <w:t>Main.CurrentTable</w:t>
      </w:r>
      <w:r w:rsidR="00925B95" w:rsidRPr="00EC76D5">
        <w:t xml:space="preserve"> (see Chapter </w:t>
      </w:r>
      <w:r w:rsidR="00925B95" w:rsidRPr="00EC76D5">
        <w:fldChar w:fldCharType="begin"/>
      </w:r>
      <w:r w:rsidR="00925B95" w:rsidRPr="00EC76D5">
        <w:instrText xml:space="preserve"> REF _Ref418406175 \r \h </w:instrText>
      </w:r>
      <w:r w:rsidR="00925B95" w:rsidRPr="00EC76D5">
        <w:fldChar w:fldCharType="separate"/>
      </w:r>
      <w:r w:rsidR="00545E00" w:rsidRPr="00EC76D5">
        <w:t>20</w:t>
      </w:r>
      <w:r w:rsidR="00925B95" w:rsidRPr="00EC76D5">
        <w:fldChar w:fldCharType="end"/>
      </w:r>
      <w:r w:rsidR="00925B95" w:rsidRPr="00EC76D5">
        <w:t>).</w:t>
      </w:r>
      <w:r w:rsidR="003918DA" w:rsidRPr="00EC76D5">
        <w:t xml:space="preserve"> The symbol table has set of features:</w:t>
      </w:r>
    </w:p>
    <w:p w14:paraId="332E8BAC" w14:textId="77777777" w:rsidR="003918DA" w:rsidRPr="00EC76D5" w:rsidRDefault="0079190A" w:rsidP="00D02E97">
      <w:pPr>
        <w:pStyle w:val="Liststycke"/>
        <w:numPr>
          <w:ilvl w:val="0"/>
          <w:numId w:val="105"/>
        </w:numPr>
      </w:pPr>
      <w:r w:rsidRPr="00EC76D5">
        <w:rPr>
          <w:rStyle w:val="CodeInText"/>
        </w:rPr>
        <w:t xml:space="preserve">Table </w:t>
      </w:r>
      <w:r w:rsidR="00D02E97" w:rsidRPr="00EC76D5">
        <w:rPr>
          <w:rStyle w:val="CodeInText"/>
        </w:rPr>
        <w:t>Identity</w:t>
      </w:r>
      <w:r w:rsidR="00D02E97" w:rsidRPr="00EC76D5">
        <w:t>. Each table is given a</w:t>
      </w:r>
      <w:r w:rsidR="0083480F" w:rsidRPr="00EC76D5">
        <w:t xml:space="preserve"> unique</w:t>
      </w:r>
      <w:r w:rsidR="00D02E97" w:rsidRPr="00EC76D5">
        <w:t xml:space="preserve"> consecutive integer value.</w:t>
      </w:r>
    </w:p>
    <w:p w14:paraId="1BB1259F" w14:textId="77777777" w:rsidR="00805EFD" w:rsidRPr="00EC76D5" w:rsidRDefault="00805EFD" w:rsidP="00805EFD">
      <w:pPr>
        <w:pStyle w:val="Liststycke"/>
        <w:numPr>
          <w:ilvl w:val="0"/>
          <w:numId w:val="105"/>
        </w:numPr>
      </w:pPr>
      <w:r w:rsidRPr="00EC76D5">
        <w:rPr>
          <w:rStyle w:val="CodeInText"/>
        </w:rPr>
        <w:t>Scope</w:t>
      </w:r>
      <w:r w:rsidRPr="00EC76D5">
        <w:t xml:space="preserve">. A table can the </w:t>
      </w:r>
      <w:r w:rsidR="00CF7479" w:rsidRPr="00EC76D5">
        <w:t xml:space="preserve">scopes Global, </w:t>
      </w:r>
      <w:r w:rsidR="00156091" w:rsidRPr="00EC76D5">
        <w:t xml:space="preserve">Function, Block, </w:t>
      </w:r>
      <w:r w:rsidR="004917EF" w:rsidRPr="00EC76D5">
        <w:t>Struct, Union, or Enumeration.</w:t>
      </w:r>
    </w:p>
    <w:p w14:paraId="75FCF9F5" w14:textId="153269DC" w:rsidR="005C1319" w:rsidRPr="00EC76D5" w:rsidRDefault="005C1319" w:rsidP="00D02E97">
      <w:pPr>
        <w:pStyle w:val="Liststycke"/>
        <w:numPr>
          <w:ilvl w:val="0"/>
          <w:numId w:val="105"/>
        </w:numPr>
      </w:pPr>
      <w:r w:rsidRPr="00EC76D5">
        <w:rPr>
          <w:rStyle w:val="CodeInText"/>
        </w:rPr>
        <w:t>Parent Table</w:t>
      </w:r>
      <w:r w:rsidRPr="00EC76D5">
        <w:t>.</w:t>
      </w:r>
      <w:r w:rsidR="00760DDC" w:rsidRPr="00EC76D5">
        <w:t xml:space="preserve"> </w:t>
      </w:r>
      <w:r w:rsidR="00FE3C42" w:rsidRPr="00EC76D5">
        <w:t>Each table has apparent table wh</w:t>
      </w:r>
      <w:r w:rsidR="00CC4D71" w:rsidRPr="00EC76D5">
        <w:t xml:space="preserve">ich </w:t>
      </w:r>
      <w:r w:rsidR="00E10C82" w:rsidRPr="00EC76D5">
        <w:rPr>
          <w:rStyle w:val="CodeInText"/>
        </w:rPr>
        <w:t>Main.CurrentTable</w:t>
      </w:r>
      <w:r w:rsidR="00CC4D71" w:rsidRPr="00EC76D5">
        <w:t xml:space="preserve"> is set to when the table reaches its end-of-scope.</w:t>
      </w:r>
    </w:p>
    <w:p w14:paraId="050E2ADD" w14:textId="77777777" w:rsidR="00F04B07" w:rsidRPr="00EC76D5" w:rsidRDefault="00F04B07" w:rsidP="00F04B07">
      <w:pPr>
        <w:pStyle w:val="Liststycke"/>
        <w:numPr>
          <w:ilvl w:val="0"/>
          <w:numId w:val="105"/>
        </w:numPr>
      </w:pPr>
      <w:r w:rsidRPr="00EC76D5">
        <w:rPr>
          <w:rStyle w:val="CodeInText"/>
        </w:rPr>
        <w:t>Entry List.</w:t>
      </w:r>
      <w:r w:rsidR="00853D7A" w:rsidRPr="00EC76D5">
        <w:t xml:space="preserve"> </w:t>
      </w:r>
      <w:r w:rsidR="00783A35" w:rsidRPr="00EC76D5">
        <w:t>The entries of the symbol table is stored in the entry list. An entry can be a symbol or</w:t>
      </w:r>
      <w:r w:rsidR="00D249E7" w:rsidRPr="00EC76D5">
        <w:t xml:space="preserve"> a block, represented by another entry list.</w:t>
      </w:r>
    </w:p>
    <w:p w14:paraId="0B8F0155" w14:textId="77777777" w:rsidR="006843DB" w:rsidRPr="00EC76D5" w:rsidRDefault="006843DB" w:rsidP="00F04B07">
      <w:pPr>
        <w:pStyle w:val="Liststycke"/>
        <w:numPr>
          <w:ilvl w:val="0"/>
          <w:numId w:val="105"/>
        </w:numPr>
      </w:pPr>
      <w:r w:rsidRPr="00EC76D5">
        <w:rPr>
          <w:rStyle w:val="CodeInText"/>
        </w:rPr>
        <w:t>Tag List.</w:t>
      </w:r>
      <w:r w:rsidRPr="00EC76D5">
        <w:t xml:space="preserve"> Parallel to the entry list, there is also a tag list, holding tags of s</w:t>
      </w:r>
      <w:r w:rsidR="00D26398" w:rsidRPr="00EC76D5">
        <w:t>tructs or unions, but not enums</w:t>
      </w:r>
      <w:r w:rsidRPr="00EC76D5">
        <w:t>.</w:t>
      </w:r>
    </w:p>
    <w:p w14:paraId="0832D154" w14:textId="77777777" w:rsidR="00830158" w:rsidRPr="00EC76D5" w:rsidRDefault="00830158" w:rsidP="00D02E97">
      <w:pPr>
        <w:pStyle w:val="Liststycke"/>
        <w:numPr>
          <w:ilvl w:val="0"/>
          <w:numId w:val="105"/>
        </w:numPr>
      </w:pPr>
      <w:r w:rsidRPr="00EC76D5">
        <w:rPr>
          <w:rStyle w:val="CodeInText"/>
        </w:rPr>
        <w:t>Size</w:t>
      </w:r>
      <w:r w:rsidRPr="00EC76D5">
        <w:t xml:space="preserve">. The size of the symbol table is </w:t>
      </w:r>
      <w:r w:rsidR="008D4AD4" w:rsidRPr="00EC76D5">
        <w:t xml:space="preserve">the sum of the sizes of all its </w:t>
      </w:r>
      <w:r w:rsidR="00F04B07" w:rsidRPr="00EC76D5">
        <w:t>entries</w:t>
      </w:r>
      <w:r w:rsidR="008D4AD4" w:rsidRPr="00EC76D5">
        <w:t xml:space="preserve"> and is </w:t>
      </w:r>
      <w:r w:rsidRPr="00EC76D5">
        <w:t xml:space="preserve">of interest when </w:t>
      </w:r>
      <w:r w:rsidR="00160F1D" w:rsidRPr="00EC76D5">
        <w:t>dimensioning</w:t>
      </w:r>
      <w:r w:rsidRPr="00EC76D5">
        <w:t xml:space="preserve"> </w:t>
      </w:r>
      <w:r w:rsidR="00B60F10" w:rsidRPr="00EC76D5">
        <w:t>the size of a function’s activation record.</w:t>
      </w:r>
    </w:p>
    <w:p w14:paraId="209546E1" w14:textId="3C160B4A" w:rsidR="0003018C" w:rsidRPr="00EC76D5" w:rsidRDefault="002B1B40" w:rsidP="002B1B40">
      <w:pPr>
        <w:pStyle w:val="CodeHeader"/>
      </w:pPr>
      <w:r w:rsidRPr="00EC76D5">
        <w:t>SymbolTable.java</w:t>
      </w:r>
    </w:p>
    <w:p w14:paraId="3C5EAB38" w14:textId="77777777" w:rsidR="008331A2" w:rsidRPr="00EC76D5" w:rsidRDefault="008331A2" w:rsidP="008331A2">
      <w:pPr>
        <w:pStyle w:val="Code"/>
      </w:pPr>
      <w:r w:rsidRPr="00EC76D5">
        <w:t>package c_compiler;</w:t>
      </w:r>
    </w:p>
    <w:p w14:paraId="16DB46C8" w14:textId="77777777" w:rsidR="008331A2" w:rsidRPr="00EC76D5" w:rsidRDefault="008331A2" w:rsidP="008331A2">
      <w:pPr>
        <w:pStyle w:val="Code"/>
      </w:pPr>
      <w:r w:rsidRPr="00EC76D5">
        <w:t>import java.util.*;</w:t>
      </w:r>
    </w:p>
    <w:p w14:paraId="75372C69" w14:textId="77777777" w:rsidR="008331A2" w:rsidRPr="00EC76D5" w:rsidRDefault="008331A2" w:rsidP="008331A2">
      <w:pPr>
        <w:pStyle w:val="Code"/>
      </w:pPr>
    </w:p>
    <w:p w14:paraId="60AFBC77" w14:textId="77777777" w:rsidR="008331A2" w:rsidRPr="00EC76D5" w:rsidRDefault="008331A2" w:rsidP="008331A2">
      <w:pPr>
        <w:pStyle w:val="Code"/>
      </w:pPr>
      <w:r w:rsidRPr="00EC76D5">
        <w:t>public class SymbolTable {</w:t>
      </w:r>
    </w:p>
    <w:p w14:paraId="50DE190A" w14:textId="77777777" w:rsidR="008331A2" w:rsidRPr="00EC76D5" w:rsidRDefault="008331A2" w:rsidP="008331A2">
      <w:pPr>
        <w:pStyle w:val="Code"/>
      </w:pPr>
      <w:r w:rsidRPr="00EC76D5">
        <w:t xml:space="preserve">  public static final int ReturnAddressOffset = 0;</w:t>
      </w:r>
    </w:p>
    <w:p w14:paraId="73737F7A" w14:textId="2719A76F" w:rsidR="008331A2" w:rsidRPr="00EC76D5" w:rsidRDefault="008331A2" w:rsidP="008331A2">
      <w:pPr>
        <w:pStyle w:val="Code"/>
      </w:pPr>
      <w:r w:rsidRPr="00EC76D5">
        <w:t xml:space="preserve">  public static final int RegularFrameOffset = </w:t>
      </w:r>
      <w:r w:rsidR="00BA53A2">
        <w:t>TypeSize.PointerSize</w:t>
      </w:r>
      <w:r w:rsidRPr="00EC76D5">
        <w:t>;</w:t>
      </w:r>
    </w:p>
    <w:p w14:paraId="30EE6C46" w14:textId="0F951F78" w:rsidR="008331A2" w:rsidRPr="00EC76D5" w:rsidRDefault="008331A2" w:rsidP="008331A2">
      <w:pPr>
        <w:pStyle w:val="Code"/>
      </w:pPr>
      <w:r w:rsidRPr="00EC76D5">
        <w:t xml:space="preserve">  public static final int EllipseFrameOffset = 2 * </w:t>
      </w:r>
      <w:r w:rsidR="00BA53A2">
        <w:t>TypeSize.PointerSize</w:t>
      </w:r>
      <w:r w:rsidRPr="00EC76D5">
        <w:t>;</w:t>
      </w:r>
    </w:p>
    <w:p w14:paraId="45BC8422" w14:textId="36A54C45" w:rsidR="008331A2" w:rsidRPr="00EC76D5" w:rsidRDefault="008331A2" w:rsidP="008331A2">
      <w:pPr>
        <w:pStyle w:val="Code"/>
      </w:pPr>
      <w:r w:rsidRPr="00EC76D5">
        <w:t xml:space="preserve">  public static final int FunctionRegular</w:t>
      </w:r>
      <w:r w:rsidR="002F35C1">
        <w:t>Initializer</w:t>
      </w:r>
      <w:r w:rsidRPr="00EC76D5">
        <w:t xml:space="preserve">Size = 3 * </w:t>
      </w:r>
      <w:r w:rsidR="00BA53A2">
        <w:t>TypeSize.PointerSize</w:t>
      </w:r>
      <w:r w:rsidRPr="00EC76D5">
        <w:t>;</w:t>
      </w:r>
    </w:p>
    <w:p w14:paraId="6C25E9DC" w14:textId="20E07DFE" w:rsidR="008331A2" w:rsidRPr="00EC76D5" w:rsidRDefault="008331A2" w:rsidP="008331A2">
      <w:pPr>
        <w:pStyle w:val="Code"/>
      </w:pPr>
      <w:r w:rsidRPr="00EC76D5">
        <w:t xml:space="preserve">  public static final int UseResultOffset = 3 * </w:t>
      </w:r>
      <w:r w:rsidR="00BA53A2">
        <w:t>TypeSize.PointerSize</w:t>
      </w:r>
      <w:r w:rsidRPr="00EC76D5">
        <w:t>;</w:t>
      </w:r>
    </w:p>
    <w:p w14:paraId="05899124" w14:textId="09784842" w:rsidR="008331A2" w:rsidRPr="00EC76D5" w:rsidRDefault="008331A2" w:rsidP="008331A2">
      <w:pPr>
        <w:pStyle w:val="Code"/>
      </w:pPr>
      <w:r w:rsidRPr="00EC76D5">
        <w:t xml:space="preserve">  public static final int FunctionFloating</w:t>
      </w:r>
      <w:r w:rsidR="002F35C1">
        <w:t>Initializer</w:t>
      </w:r>
      <w:r w:rsidRPr="00EC76D5">
        <w:t>Size =</w:t>
      </w:r>
    </w:p>
    <w:p w14:paraId="0991BB11" w14:textId="57DAB39B" w:rsidR="008331A2" w:rsidRPr="00EC76D5" w:rsidRDefault="008331A2" w:rsidP="008331A2">
      <w:pPr>
        <w:pStyle w:val="Code"/>
      </w:pPr>
      <w:r w:rsidRPr="00EC76D5">
        <w:t xml:space="preserve">                            3 * </w:t>
      </w:r>
      <w:r w:rsidR="00BA53A2">
        <w:t>TypeSize.PointerSize</w:t>
      </w:r>
      <w:r w:rsidRPr="00EC76D5">
        <w:t xml:space="preserve"> + Type.CharSize;</w:t>
      </w:r>
    </w:p>
    <w:p w14:paraId="36C23C5D" w14:textId="77777777" w:rsidR="008331A2" w:rsidRPr="00EC76D5" w:rsidRDefault="008331A2" w:rsidP="008331A2">
      <w:pPr>
        <w:pStyle w:val="Code"/>
      </w:pPr>
      <w:r w:rsidRPr="00EC76D5">
        <w:t xml:space="preserve">  public static int TableId = 0;</w:t>
      </w:r>
    </w:p>
    <w:p w14:paraId="549296AC" w14:textId="77777777" w:rsidR="008331A2" w:rsidRPr="00EC76D5" w:rsidRDefault="008331A2" w:rsidP="008331A2">
      <w:pPr>
        <w:pStyle w:val="Code"/>
      </w:pPr>
      <w:r w:rsidRPr="00EC76D5">
        <w:t xml:space="preserve">  </w:t>
      </w:r>
    </w:p>
    <w:p w14:paraId="16AB2AFD" w14:textId="77777777" w:rsidR="008331A2" w:rsidRPr="00EC76D5" w:rsidRDefault="008331A2" w:rsidP="008331A2">
      <w:pPr>
        <w:pStyle w:val="Code"/>
      </w:pPr>
      <w:r w:rsidRPr="00EC76D5">
        <w:t xml:space="preserve">  private Scope m_scope;</w:t>
      </w:r>
    </w:p>
    <w:p w14:paraId="3F9CF1F8" w14:textId="77777777" w:rsidR="008331A2" w:rsidRPr="00EC76D5" w:rsidRDefault="008331A2" w:rsidP="008331A2">
      <w:pPr>
        <w:pStyle w:val="Code"/>
      </w:pPr>
      <w:r w:rsidRPr="00EC76D5">
        <w:t xml:space="preserve">  private int m_tableId;</w:t>
      </w:r>
    </w:p>
    <w:p w14:paraId="02FB8A91" w14:textId="77777777" w:rsidR="008331A2" w:rsidRPr="00EC76D5" w:rsidRDefault="008331A2" w:rsidP="008331A2">
      <w:pPr>
        <w:pStyle w:val="Code"/>
      </w:pPr>
      <w:r w:rsidRPr="00EC76D5">
        <w:t xml:space="preserve">  private SymbolTable m_parentTable;</w:t>
      </w:r>
    </w:p>
    <w:p w14:paraId="06FF9D7E" w14:textId="77777777" w:rsidR="008331A2" w:rsidRPr="00EC76D5" w:rsidRDefault="008331A2" w:rsidP="008331A2">
      <w:pPr>
        <w:pStyle w:val="Code"/>
      </w:pPr>
      <w:r w:rsidRPr="00EC76D5">
        <w:t xml:space="preserve">  private int m_offset, m_functionSize;</w:t>
      </w:r>
    </w:p>
    <w:p w14:paraId="1749A2D3" w14:textId="77777777" w:rsidR="008331A2" w:rsidRPr="00EC76D5" w:rsidRDefault="008331A2" w:rsidP="008331A2">
      <w:pPr>
        <w:pStyle w:val="Code"/>
      </w:pPr>
      <w:r w:rsidRPr="00EC76D5">
        <w:t xml:space="preserve">  </w:t>
      </w:r>
    </w:p>
    <w:p w14:paraId="7EF83E06" w14:textId="77777777" w:rsidR="008331A2" w:rsidRPr="00EC76D5" w:rsidRDefault="008331A2" w:rsidP="008331A2">
      <w:pPr>
        <w:pStyle w:val="Code"/>
      </w:pPr>
      <w:r w:rsidRPr="00EC76D5">
        <w:t xml:space="preserve">  private Map&lt;String,Object&gt; m_entryMap = new ListMap&lt;&gt;();</w:t>
      </w:r>
    </w:p>
    <w:p w14:paraId="147064C8" w14:textId="77777777" w:rsidR="008331A2" w:rsidRPr="00EC76D5" w:rsidRDefault="008331A2" w:rsidP="008331A2">
      <w:pPr>
        <w:pStyle w:val="Code"/>
      </w:pPr>
      <w:r w:rsidRPr="00EC76D5">
        <w:t xml:space="preserve">  private Map&lt;String,Type&gt; m_tagMap = new ListMap&lt;&gt;();</w:t>
      </w:r>
    </w:p>
    <w:p w14:paraId="36D6FA70" w14:textId="77777777" w:rsidR="008331A2" w:rsidRPr="00EC76D5" w:rsidRDefault="008331A2" w:rsidP="008331A2">
      <w:pPr>
        <w:pStyle w:val="Code"/>
      </w:pPr>
      <w:r w:rsidRPr="00EC76D5">
        <w:t xml:space="preserve">  </w:t>
      </w:r>
    </w:p>
    <w:p w14:paraId="705273D9" w14:textId="77777777" w:rsidR="008331A2" w:rsidRPr="00EC76D5" w:rsidRDefault="008331A2" w:rsidP="008331A2">
      <w:pPr>
        <w:pStyle w:val="Code"/>
      </w:pPr>
      <w:r w:rsidRPr="00EC76D5">
        <w:t xml:space="preserve">  public SymbolTable(SymbolTable parentTable, Scope scope) {</w:t>
      </w:r>
    </w:p>
    <w:p w14:paraId="263351E1" w14:textId="77777777" w:rsidR="008331A2" w:rsidRPr="00EC76D5" w:rsidRDefault="008331A2" w:rsidP="008331A2">
      <w:pPr>
        <w:pStyle w:val="Code"/>
      </w:pPr>
      <w:r w:rsidRPr="00EC76D5">
        <w:t xml:space="preserve">    m_tableId = TableId++;</w:t>
      </w:r>
    </w:p>
    <w:p w14:paraId="19D8FCEE" w14:textId="77777777" w:rsidR="008331A2" w:rsidRPr="00EC76D5" w:rsidRDefault="008331A2" w:rsidP="008331A2">
      <w:pPr>
        <w:pStyle w:val="Code"/>
      </w:pPr>
      <w:r w:rsidRPr="00EC76D5">
        <w:t xml:space="preserve">    m_parentTable = parentTable;</w:t>
      </w:r>
    </w:p>
    <w:p w14:paraId="346C0849" w14:textId="77777777" w:rsidR="008331A2" w:rsidRPr="00EC76D5" w:rsidRDefault="008331A2" w:rsidP="008331A2">
      <w:pPr>
        <w:pStyle w:val="Code"/>
      </w:pPr>
      <w:r w:rsidRPr="00EC76D5">
        <w:t xml:space="preserve">    </w:t>
      </w:r>
    </w:p>
    <w:p w14:paraId="2F86997C" w14:textId="77777777" w:rsidR="008331A2" w:rsidRPr="00EC76D5" w:rsidRDefault="008331A2" w:rsidP="008331A2">
      <w:pPr>
        <w:pStyle w:val="Code"/>
      </w:pPr>
      <w:r w:rsidRPr="00EC76D5">
        <w:t xml:space="preserve">    if (m_parentTable != null) {</w:t>
      </w:r>
    </w:p>
    <w:p w14:paraId="59BAF007" w14:textId="77777777" w:rsidR="008331A2" w:rsidRPr="00EC76D5" w:rsidRDefault="008331A2" w:rsidP="008331A2">
      <w:pPr>
        <w:pStyle w:val="Code"/>
      </w:pPr>
      <w:r w:rsidRPr="00EC76D5">
        <w:t xml:space="preserve">      m_parentTable.m_entryMap.put(Main.SeparatorId +"table" + m_tableId,this);</w:t>
      </w:r>
    </w:p>
    <w:p w14:paraId="73972F68" w14:textId="77777777" w:rsidR="008331A2" w:rsidRPr="00EC76D5" w:rsidRDefault="008331A2" w:rsidP="008331A2">
      <w:pPr>
        <w:pStyle w:val="Code"/>
      </w:pPr>
      <w:r w:rsidRPr="00EC76D5">
        <w:t xml:space="preserve">    }</w:t>
      </w:r>
    </w:p>
    <w:p w14:paraId="0A029415" w14:textId="77777777" w:rsidR="008331A2" w:rsidRPr="00EC76D5" w:rsidRDefault="008331A2" w:rsidP="008331A2">
      <w:pPr>
        <w:pStyle w:val="Code"/>
      </w:pPr>
    </w:p>
    <w:p w14:paraId="1FF7A14E" w14:textId="77777777" w:rsidR="008331A2" w:rsidRPr="00EC76D5" w:rsidRDefault="008331A2" w:rsidP="008331A2">
      <w:pPr>
        <w:pStyle w:val="Code"/>
      </w:pPr>
      <w:r w:rsidRPr="00EC76D5">
        <w:t xml:space="preserve">    switch (m_scope = scope) {</w:t>
      </w:r>
    </w:p>
    <w:p w14:paraId="79F3DF3C" w14:textId="77777777" w:rsidR="008331A2" w:rsidRPr="00EC76D5" w:rsidRDefault="008331A2" w:rsidP="008331A2">
      <w:pPr>
        <w:pStyle w:val="Code"/>
      </w:pPr>
      <w:r w:rsidRPr="00EC76D5">
        <w:t xml:space="preserve">      case Global:</w:t>
      </w:r>
    </w:p>
    <w:p w14:paraId="1BC7FFF4" w14:textId="77777777" w:rsidR="008331A2" w:rsidRPr="00EC76D5" w:rsidRDefault="008331A2" w:rsidP="008331A2">
      <w:pPr>
        <w:pStyle w:val="Code"/>
      </w:pPr>
      <w:r w:rsidRPr="00EC76D5">
        <w:t xml:space="preserve">      case Struct:</w:t>
      </w:r>
    </w:p>
    <w:p w14:paraId="62B2F08E" w14:textId="77777777" w:rsidR="008331A2" w:rsidRPr="00EC76D5" w:rsidRDefault="008331A2" w:rsidP="008331A2">
      <w:pPr>
        <w:pStyle w:val="Code"/>
      </w:pPr>
      <w:r w:rsidRPr="00EC76D5">
        <w:t xml:space="preserve">      case Union:</w:t>
      </w:r>
    </w:p>
    <w:p w14:paraId="05C36B47" w14:textId="77777777" w:rsidR="008331A2" w:rsidRPr="00EC76D5" w:rsidRDefault="008331A2" w:rsidP="008331A2">
      <w:pPr>
        <w:pStyle w:val="Code"/>
      </w:pPr>
      <w:r w:rsidRPr="00EC76D5">
        <w:t xml:space="preserve">        m_offset = 0;</w:t>
      </w:r>
    </w:p>
    <w:p w14:paraId="34F747A7" w14:textId="77777777" w:rsidR="008331A2" w:rsidRPr="00EC76D5" w:rsidRDefault="008331A2" w:rsidP="008331A2">
      <w:pPr>
        <w:pStyle w:val="Code"/>
      </w:pPr>
      <w:r w:rsidRPr="00EC76D5">
        <w:t xml:space="preserve">        break;</w:t>
      </w:r>
    </w:p>
    <w:p w14:paraId="0D84A8BD" w14:textId="77777777" w:rsidR="008331A2" w:rsidRPr="00EC76D5" w:rsidRDefault="008331A2" w:rsidP="008331A2">
      <w:pPr>
        <w:pStyle w:val="Code"/>
      </w:pPr>
      <w:r w:rsidRPr="00EC76D5">
        <w:t xml:space="preserve">  </w:t>
      </w:r>
    </w:p>
    <w:p w14:paraId="354A10AF" w14:textId="77777777" w:rsidR="008331A2" w:rsidRPr="00EC76D5" w:rsidRDefault="008331A2" w:rsidP="008331A2">
      <w:pPr>
        <w:pStyle w:val="Code"/>
      </w:pPr>
      <w:r w:rsidRPr="00EC76D5">
        <w:t xml:space="preserve">      case Function:</w:t>
      </w:r>
    </w:p>
    <w:p w14:paraId="756EE1FD" w14:textId="77777777" w:rsidR="008331A2" w:rsidRPr="00EC76D5" w:rsidRDefault="008331A2" w:rsidP="008331A2">
      <w:pPr>
        <w:pStyle w:val="Code"/>
      </w:pPr>
      <w:r w:rsidRPr="00EC76D5">
        <w:t xml:space="preserve">        m_offset = Main.FuncSymbol.getType().getReturnType().isFloating() ?</w:t>
      </w:r>
    </w:p>
    <w:p w14:paraId="39E08DA3" w14:textId="7894F1F8" w:rsidR="008331A2" w:rsidRPr="00EC76D5" w:rsidRDefault="008331A2" w:rsidP="008331A2">
      <w:pPr>
        <w:pStyle w:val="Code"/>
      </w:pPr>
      <w:r w:rsidRPr="00EC76D5">
        <w:t xml:space="preserve">                   FunctionFloating</w:t>
      </w:r>
      <w:r w:rsidR="002F35C1">
        <w:t>Initializer</w:t>
      </w:r>
      <w:r w:rsidRPr="00EC76D5">
        <w:t>Size : FunctionRegular</w:t>
      </w:r>
      <w:r w:rsidR="002F35C1">
        <w:t>Initializer</w:t>
      </w:r>
      <w:r w:rsidRPr="00EC76D5">
        <w:t>Size;</w:t>
      </w:r>
    </w:p>
    <w:p w14:paraId="76A68140" w14:textId="77777777" w:rsidR="008331A2" w:rsidRPr="00EC76D5" w:rsidRDefault="008331A2" w:rsidP="008331A2">
      <w:pPr>
        <w:pStyle w:val="Code"/>
      </w:pPr>
      <w:r w:rsidRPr="00EC76D5">
        <w:t xml:space="preserve">        break;</w:t>
      </w:r>
    </w:p>
    <w:p w14:paraId="6CB968B0" w14:textId="77777777" w:rsidR="008331A2" w:rsidRPr="00EC76D5" w:rsidRDefault="008331A2" w:rsidP="008331A2">
      <w:pPr>
        <w:pStyle w:val="Code"/>
      </w:pPr>
      <w:r w:rsidRPr="00EC76D5">
        <w:t xml:space="preserve">  </w:t>
      </w:r>
    </w:p>
    <w:p w14:paraId="1FF20C45" w14:textId="77777777" w:rsidR="008331A2" w:rsidRPr="00EC76D5" w:rsidRDefault="008331A2" w:rsidP="008331A2">
      <w:pPr>
        <w:pStyle w:val="Code"/>
      </w:pPr>
      <w:r w:rsidRPr="00EC76D5">
        <w:t xml:space="preserve">      case Block:</w:t>
      </w:r>
    </w:p>
    <w:p w14:paraId="23CD6EF0" w14:textId="77777777" w:rsidR="008331A2" w:rsidRPr="00EC76D5" w:rsidRDefault="008331A2" w:rsidP="008331A2">
      <w:pPr>
        <w:pStyle w:val="Code"/>
      </w:pPr>
      <w:r w:rsidRPr="00EC76D5">
        <w:t xml:space="preserve">        m_offset = m_parentTable.m_offset;</w:t>
      </w:r>
    </w:p>
    <w:p w14:paraId="1B25A5B0" w14:textId="77777777" w:rsidR="008331A2" w:rsidRPr="00EC76D5" w:rsidRDefault="008331A2" w:rsidP="008331A2">
      <w:pPr>
        <w:pStyle w:val="Code"/>
      </w:pPr>
      <w:r w:rsidRPr="00EC76D5">
        <w:t xml:space="preserve">        break;</w:t>
      </w:r>
    </w:p>
    <w:p w14:paraId="0E5202C5" w14:textId="77777777" w:rsidR="008331A2" w:rsidRPr="00EC76D5" w:rsidRDefault="008331A2" w:rsidP="008331A2">
      <w:pPr>
        <w:pStyle w:val="Code"/>
      </w:pPr>
      <w:r w:rsidRPr="00EC76D5">
        <w:t xml:space="preserve">    }</w:t>
      </w:r>
    </w:p>
    <w:p w14:paraId="7B40EB06" w14:textId="77777777" w:rsidR="008331A2" w:rsidRPr="00EC76D5" w:rsidRDefault="008331A2" w:rsidP="008331A2">
      <w:pPr>
        <w:pStyle w:val="Code"/>
      </w:pPr>
      <w:r w:rsidRPr="00EC76D5">
        <w:t xml:space="preserve">  }</w:t>
      </w:r>
    </w:p>
    <w:p w14:paraId="04852C82" w14:textId="77777777" w:rsidR="008331A2" w:rsidRPr="00EC76D5" w:rsidRDefault="008331A2" w:rsidP="008331A2">
      <w:pPr>
        <w:pStyle w:val="Code"/>
      </w:pPr>
    </w:p>
    <w:p w14:paraId="04093D4A" w14:textId="77777777" w:rsidR="008331A2" w:rsidRPr="00EC76D5" w:rsidRDefault="008331A2" w:rsidP="008331A2">
      <w:pPr>
        <w:pStyle w:val="Code"/>
      </w:pPr>
      <w:r w:rsidRPr="00EC76D5">
        <w:t xml:space="preserve">  // ------------------------------------------------------------------------</w:t>
      </w:r>
    </w:p>
    <w:p w14:paraId="7180ECFD" w14:textId="77777777" w:rsidR="008331A2" w:rsidRPr="00EC76D5" w:rsidRDefault="008331A2" w:rsidP="008331A2">
      <w:pPr>
        <w:pStyle w:val="Code"/>
      </w:pPr>
      <w:r w:rsidRPr="00EC76D5">
        <w:t xml:space="preserve">  </w:t>
      </w:r>
    </w:p>
    <w:p w14:paraId="7A108D15" w14:textId="77777777" w:rsidR="008331A2" w:rsidRPr="00EC76D5" w:rsidRDefault="008331A2" w:rsidP="008331A2">
      <w:pPr>
        <w:pStyle w:val="Code"/>
      </w:pPr>
      <w:r w:rsidRPr="00EC76D5">
        <w:t xml:space="preserve">  public int getTableId() {</w:t>
      </w:r>
    </w:p>
    <w:p w14:paraId="6801637A" w14:textId="77777777" w:rsidR="008331A2" w:rsidRPr="00EC76D5" w:rsidRDefault="008331A2" w:rsidP="008331A2">
      <w:pPr>
        <w:pStyle w:val="Code"/>
      </w:pPr>
      <w:r w:rsidRPr="00EC76D5">
        <w:t xml:space="preserve">    return m_tableId;</w:t>
      </w:r>
    </w:p>
    <w:p w14:paraId="18521B1C" w14:textId="77777777" w:rsidR="008331A2" w:rsidRPr="00EC76D5" w:rsidRDefault="008331A2" w:rsidP="008331A2">
      <w:pPr>
        <w:pStyle w:val="Code"/>
      </w:pPr>
      <w:r w:rsidRPr="00EC76D5">
        <w:t xml:space="preserve">  }</w:t>
      </w:r>
    </w:p>
    <w:p w14:paraId="20E6C835" w14:textId="77777777" w:rsidR="008331A2" w:rsidRPr="00EC76D5" w:rsidRDefault="008331A2" w:rsidP="008331A2">
      <w:pPr>
        <w:pStyle w:val="Code"/>
      </w:pPr>
      <w:r w:rsidRPr="00EC76D5">
        <w:t xml:space="preserve">  </w:t>
      </w:r>
    </w:p>
    <w:p w14:paraId="509B5439" w14:textId="77777777" w:rsidR="008331A2" w:rsidRPr="00EC76D5" w:rsidRDefault="008331A2" w:rsidP="008331A2">
      <w:pPr>
        <w:pStyle w:val="Code"/>
      </w:pPr>
      <w:r w:rsidRPr="00EC76D5">
        <w:t xml:space="preserve">  public Scope getScope() {</w:t>
      </w:r>
    </w:p>
    <w:p w14:paraId="71FAE6AC" w14:textId="77777777" w:rsidR="008331A2" w:rsidRPr="00EC76D5" w:rsidRDefault="008331A2" w:rsidP="008331A2">
      <w:pPr>
        <w:pStyle w:val="Code"/>
      </w:pPr>
      <w:r w:rsidRPr="00EC76D5">
        <w:t xml:space="preserve">    return m_scope;</w:t>
      </w:r>
    </w:p>
    <w:p w14:paraId="417037C4" w14:textId="77777777" w:rsidR="008331A2" w:rsidRPr="00EC76D5" w:rsidRDefault="008331A2" w:rsidP="008331A2">
      <w:pPr>
        <w:pStyle w:val="Code"/>
      </w:pPr>
      <w:r w:rsidRPr="00EC76D5">
        <w:t xml:space="preserve">  }</w:t>
      </w:r>
    </w:p>
    <w:p w14:paraId="0918279C" w14:textId="77777777" w:rsidR="008331A2" w:rsidRPr="00EC76D5" w:rsidRDefault="008331A2" w:rsidP="008331A2">
      <w:pPr>
        <w:pStyle w:val="Code"/>
      </w:pPr>
    </w:p>
    <w:p w14:paraId="7EB43122" w14:textId="77777777" w:rsidR="008331A2" w:rsidRPr="00EC76D5" w:rsidRDefault="008331A2" w:rsidP="008331A2">
      <w:pPr>
        <w:pStyle w:val="Code"/>
      </w:pPr>
      <w:r w:rsidRPr="00EC76D5">
        <w:t xml:space="preserve">  public SymbolTable getParentTable() {</w:t>
      </w:r>
    </w:p>
    <w:p w14:paraId="61CDDEA9" w14:textId="77777777" w:rsidR="008331A2" w:rsidRPr="00EC76D5" w:rsidRDefault="008331A2" w:rsidP="008331A2">
      <w:pPr>
        <w:pStyle w:val="Code"/>
      </w:pPr>
      <w:r w:rsidRPr="00EC76D5">
        <w:t xml:space="preserve">    return m_parentTable;</w:t>
      </w:r>
    </w:p>
    <w:p w14:paraId="31E3D63B" w14:textId="77777777" w:rsidR="008331A2" w:rsidRPr="00EC76D5" w:rsidRDefault="008331A2" w:rsidP="008331A2">
      <w:pPr>
        <w:pStyle w:val="Code"/>
      </w:pPr>
      <w:r w:rsidRPr="00EC76D5">
        <w:t xml:space="preserve">  }</w:t>
      </w:r>
    </w:p>
    <w:p w14:paraId="0C9E714D" w14:textId="77777777" w:rsidR="008331A2" w:rsidRPr="00EC76D5" w:rsidRDefault="008331A2" w:rsidP="008331A2">
      <w:pPr>
        <w:pStyle w:val="Code"/>
      </w:pPr>
    </w:p>
    <w:p w14:paraId="356D3E9C" w14:textId="77777777" w:rsidR="008331A2" w:rsidRPr="00EC76D5" w:rsidRDefault="008331A2" w:rsidP="008331A2">
      <w:pPr>
        <w:pStyle w:val="Code"/>
      </w:pPr>
      <w:r w:rsidRPr="00EC76D5">
        <w:t xml:space="preserve">  public Map&lt;String,Object&gt; getEntryMap() {</w:t>
      </w:r>
    </w:p>
    <w:p w14:paraId="3B07C3E2" w14:textId="77777777" w:rsidR="008331A2" w:rsidRPr="00EC76D5" w:rsidRDefault="008331A2" w:rsidP="008331A2">
      <w:pPr>
        <w:pStyle w:val="Code"/>
      </w:pPr>
      <w:r w:rsidRPr="00EC76D5">
        <w:t xml:space="preserve">    return m_entryMap;</w:t>
      </w:r>
    </w:p>
    <w:p w14:paraId="33F28D71" w14:textId="77777777" w:rsidR="008331A2" w:rsidRPr="00EC76D5" w:rsidRDefault="008331A2" w:rsidP="008331A2">
      <w:pPr>
        <w:pStyle w:val="Code"/>
      </w:pPr>
      <w:r w:rsidRPr="00EC76D5">
        <w:t xml:space="preserve">  }</w:t>
      </w:r>
    </w:p>
    <w:p w14:paraId="7B2907CE" w14:textId="77777777" w:rsidR="008331A2" w:rsidRPr="00EC76D5" w:rsidRDefault="008331A2" w:rsidP="008331A2">
      <w:pPr>
        <w:pStyle w:val="Code"/>
      </w:pPr>
    </w:p>
    <w:p w14:paraId="701D6F48" w14:textId="77777777" w:rsidR="008331A2" w:rsidRPr="00EC76D5" w:rsidRDefault="008331A2" w:rsidP="008331A2">
      <w:pPr>
        <w:pStyle w:val="Code"/>
      </w:pPr>
      <w:r w:rsidRPr="00EC76D5">
        <w:t xml:space="preserve">  public int getOffset() {</w:t>
      </w:r>
    </w:p>
    <w:p w14:paraId="34430A54" w14:textId="77777777" w:rsidR="008331A2" w:rsidRPr="00EC76D5" w:rsidRDefault="008331A2" w:rsidP="008331A2">
      <w:pPr>
        <w:pStyle w:val="Code"/>
      </w:pPr>
      <w:r w:rsidRPr="00EC76D5">
        <w:t xml:space="preserve">    return m_offset;</w:t>
      </w:r>
    </w:p>
    <w:p w14:paraId="0AF00505" w14:textId="77777777" w:rsidR="008331A2" w:rsidRPr="00EC76D5" w:rsidRDefault="008331A2" w:rsidP="008331A2">
      <w:pPr>
        <w:pStyle w:val="Code"/>
      </w:pPr>
      <w:r w:rsidRPr="00EC76D5">
        <w:t xml:space="preserve">  }</w:t>
      </w:r>
    </w:p>
    <w:p w14:paraId="34FD55C0" w14:textId="77777777" w:rsidR="008331A2" w:rsidRPr="00EC76D5" w:rsidRDefault="008331A2" w:rsidP="008331A2">
      <w:pPr>
        <w:pStyle w:val="Code"/>
      </w:pPr>
      <w:r w:rsidRPr="00EC76D5">
        <w:t xml:space="preserve">  </w:t>
      </w:r>
    </w:p>
    <w:p w14:paraId="75CF84C8" w14:textId="77777777" w:rsidR="008331A2" w:rsidRPr="00EC76D5" w:rsidRDefault="008331A2" w:rsidP="008331A2">
      <w:pPr>
        <w:pStyle w:val="Code"/>
      </w:pPr>
      <w:r w:rsidRPr="00EC76D5">
        <w:t xml:space="preserve">  public void setFunctionOffset() {</w:t>
      </w:r>
    </w:p>
    <w:p w14:paraId="3525EB49" w14:textId="77777777" w:rsidR="008331A2" w:rsidRPr="00EC76D5" w:rsidRDefault="008331A2" w:rsidP="008331A2">
      <w:pPr>
        <w:pStyle w:val="Code"/>
      </w:pPr>
      <w:r w:rsidRPr="00EC76D5">
        <w:t xml:space="preserve">    m_functionSize = calculateSize();</w:t>
      </w:r>
    </w:p>
    <w:p w14:paraId="0AC02877" w14:textId="77777777" w:rsidR="008331A2" w:rsidRPr="00EC76D5" w:rsidRDefault="008331A2" w:rsidP="008331A2">
      <w:pPr>
        <w:pStyle w:val="Code"/>
      </w:pPr>
      <w:r w:rsidRPr="00EC76D5">
        <w:t xml:space="preserve">    m_offset = m_functionSize;</w:t>
      </w:r>
    </w:p>
    <w:p w14:paraId="08DD01A6" w14:textId="77777777" w:rsidR="008331A2" w:rsidRPr="00EC76D5" w:rsidRDefault="008331A2" w:rsidP="008331A2">
      <w:pPr>
        <w:pStyle w:val="Code"/>
      </w:pPr>
      <w:r w:rsidRPr="00EC76D5">
        <w:t xml:space="preserve">  }</w:t>
      </w:r>
    </w:p>
    <w:p w14:paraId="2194FB6C" w14:textId="77777777" w:rsidR="008331A2" w:rsidRPr="00EC76D5" w:rsidRDefault="008331A2" w:rsidP="008331A2">
      <w:pPr>
        <w:pStyle w:val="Code"/>
      </w:pPr>
      <w:r w:rsidRPr="00EC76D5">
        <w:t xml:space="preserve">  </w:t>
      </w:r>
    </w:p>
    <w:p w14:paraId="6B7E27F6" w14:textId="77777777" w:rsidR="008331A2" w:rsidRPr="00EC76D5" w:rsidRDefault="008331A2" w:rsidP="008331A2">
      <w:pPr>
        <w:pStyle w:val="Code"/>
      </w:pPr>
      <w:r w:rsidRPr="00EC76D5">
        <w:t xml:space="preserve">  public int getFunctionSize() {</w:t>
      </w:r>
    </w:p>
    <w:p w14:paraId="61CFFE61" w14:textId="77777777" w:rsidR="008331A2" w:rsidRPr="00EC76D5" w:rsidRDefault="008331A2" w:rsidP="008331A2">
      <w:pPr>
        <w:pStyle w:val="Code"/>
      </w:pPr>
      <w:r w:rsidRPr="00EC76D5">
        <w:t xml:space="preserve">    return m_functionSize;</w:t>
      </w:r>
    </w:p>
    <w:p w14:paraId="035EAC61" w14:textId="77777777" w:rsidR="008331A2" w:rsidRPr="00EC76D5" w:rsidRDefault="008331A2" w:rsidP="008331A2">
      <w:pPr>
        <w:pStyle w:val="Code"/>
      </w:pPr>
      <w:r w:rsidRPr="00EC76D5">
        <w:t xml:space="preserve">  }</w:t>
      </w:r>
    </w:p>
    <w:p w14:paraId="6207B03F" w14:textId="77777777" w:rsidR="008331A2" w:rsidRPr="00EC76D5" w:rsidRDefault="008331A2" w:rsidP="008331A2">
      <w:pPr>
        <w:pStyle w:val="Code"/>
      </w:pPr>
      <w:r w:rsidRPr="00EC76D5">
        <w:t xml:space="preserve">  </w:t>
      </w:r>
    </w:p>
    <w:p w14:paraId="5C0144C4" w14:textId="77777777" w:rsidR="008331A2" w:rsidRPr="00EC76D5" w:rsidRDefault="008331A2" w:rsidP="008331A2">
      <w:pPr>
        <w:pStyle w:val="Code"/>
      </w:pPr>
      <w:r w:rsidRPr="00EC76D5">
        <w:t xml:space="preserve">  // ------------------------------------------------------------------------</w:t>
      </w:r>
    </w:p>
    <w:p w14:paraId="37B7F1EA" w14:textId="77777777" w:rsidR="008331A2" w:rsidRPr="00EC76D5" w:rsidRDefault="008331A2" w:rsidP="008331A2">
      <w:pPr>
        <w:pStyle w:val="Code"/>
      </w:pPr>
      <w:r w:rsidRPr="00EC76D5">
        <w:t xml:space="preserve">  </w:t>
      </w:r>
    </w:p>
    <w:p w14:paraId="26C86843" w14:textId="77777777" w:rsidR="008331A2" w:rsidRPr="00EC76D5" w:rsidRDefault="008331A2" w:rsidP="008331A2">
      <w:pPr>
        <w:pStyle w:val="Code"/>
      </w:pPr>
      <w:r w:rsidRPr="00EC76D5">
        <w:t xml:space="preserve">  public void addSymbol(Symbol newSymbol) {</w:t>
      </w:r>
    </w:p>
    <w:p w14:paraId="7154AC67" w14:textId="77777777" w:rsidR="008331A2" w:rsidRPr="00EC76D5" w:rsidRDefault="008331A2" w:rsidP="008331A2">
      <w:pPr>
        <w:pStyle w:val="Code"/>
      </w:pPr>
      <w:r w:rsidRPr="00EC76D5">
        <w:t xml:space="preserve">    String name = newSymbol.getName();</w:t>
      </w:r>
    </w:p>
    <w:p w14:paraId="5866D1FE" w14:textId="77777777" w:rsidR="008331A2" w:rsidRPr="00EC76D5" w:rsidRDefault="008331A2" w:rsidP="008331A2">
      <w:pPr>
        <w:pStyle w:val="Code"/>
      </w:pPr>
      <w:r w:rsidRPr="00EC76D5">
        <w:t xml:space="preserve">    </w:t>
      </w:r>
    </w:p>
    <w:p w14:paraId="7B92F0BC" w14:textId="77777777" w:rsidR="008331A2" w:rsidRPr="00EC76D5" w:rsidRDefault="008331A2" w:rsidP="008331A2">
      <w:pPr>
        <w:pStyle w:val="Code"/>
      </w:pPr>
      <w:r w:rsidRPr="00EC76D5">
        <w:t xml:space="preserve">    if (name != null) {</w:t>
      </w:r>
    </w:p>
    <w:p w14:paraId="4F2A58FA" w14:textId="77777777" w:rsidR="008331A2" w:rsidRPr="00EC76D5" w:rsidRDefault="008331A2" w:rsidP="008331A2">
      <w:pPr>
        <w:pStyle w:val="Code"/>
      </w:pPr>
      <w:r w:rsidRPr="00EC76D5">
        <w:t xml:space="preserve">      Symbol oldSymbol = (Symbol) m_entryMap.get(name);</w:t>
      </w:r>
    </w:p>
    <w:p w14:paraId="26A45241" w14:textId="77777777" w:rsidR="008331A2" w:rsidRPr="00EC76D5" w:rsidRDefault="008331A2" w:rsidP="008331A2">
      <w:pPr>
        <w:pStyle w:val="Code"/>
      </w:pPr>
    </w:p>
    <w:p w14:paraId="08F43C84" w14:textId="77777777" w:rsidR="008331A2" w:rsidRPr="00EC76D5" w:rsidRDefault="008331A2" w:rsidP="008331A2">
      <w:pPr>
        <w:pStyle w:val="Code"/>
      </w:pPr>
      <w:r w:rsidRPr="00EC76D5">
        <w:t xml:space="preserve">      if ((oldSymbol != null) &amp;&amp; !name.endsWith(Main.NumberId)) {</w:t>
      </w:r>
    </w:p>
    <w:p w14:paraId="1CC25093" w14:textId="77777777" w:rsidR="008331A2" w:rsidRPr="00EC76D5" w:rsidRDefault="008331A2" w:rsidP="008331A2">
      <w:pPr>
        <w:pStyle w:val="Code"/>
      </w:pPr>
      <w:r w:rsidRPr="00EC76D5">
        <w:t xml:space="preserve">        if (newSymbol.isTemporary()) {</w:t>
      </w:r>
    </w:p>
    <w:p w14:paraId="6599C8DA" w14:textId="77777777" w:rsidR="008331A2" w:rsidRPr="00EC76D5" w:rsidRDefault="008331A2" w:rsidP="008331A2">
      <w:pPr>
        <w:pStyle w:val="Code"/>
      </w:pPr>
      <w:r w:rsidRPr="00EC76D5">
        <w:t xml:space="preserve">          return;</w:t>
      </w:r>
    </w:p>
    <w:p w14:paraId="57BB4EE7" w14:textId="77777777" w:rsidR="008331A2" w:rsidRPr="00EC76D5" w:rsidRDefault="008331A2" w:rsidP="008331A2">
      <w:pPr>
        <w:pStyle w:val="Code"/>
      </w:pPr>
      <w:r w:rsidRPr="00EC76D5">
        <w:t xml:space="preserve">        }</w:t>
      </w:r>
    </w:p>
    <w:p w14:paraId="47CEC97C" w14:textId="77777777" w:rsidR="008331A2" w:rsidRPr="00EC76D5" w:rsidRDefault="008331A2" w:rsidP="008331A2">
      <w:pPr>
        <w:pStyle w:val="Code"/>
      </w:pPr>
      <w:r w:rsidRPr="00EC76D5">
        <w:t xml:space="preserve">        else if (newSymbol.isExtern()) {</w:t>
      </w:r>
    </w:p>
    <w:p w14:paraId="63148485" w14:textId="77777777" w:rsidR="008331A2" w:rsidRPr="00EC76D5" w:rsidRDefault="008331A2" w:rsidP="008331A2">
      <w:pPr>
        <w:pStyle w:val="Code"/>
      </w:pPr>
      <w:r w:rsidRPr="00EC76D5">
        <w:t xml:space="preserve">          Assert.error(oldSymbol.getType().equals(newSymbol.getType()),</w:t>
      </w:r>
    </w:p>
    <w:p w14:paraId="252CC06E" w14:textId="77777777" w:rsidR="008331A2" w:rsidRPr="00EC76D5" w:rsidRDefault="008331A2" w:rsidP="008331A2">
      <w:pPr>
        <w:pStyle w:val="Code"/>
      </w:pPr>
      <w:r w:rsidRPr="00EC76D5">
        <w:t xml:space="preserve">                       name, "different types in redeclaration");</w:t>
      </w:r>
    </w:p>
    <w:p w14:paraId="40DEF4D5" w14:textId="77777777" w:rsidR="008331A2" w:rsidRPr="00EC76D5" w:rsidRDefault="008331A2" w:rsidP="008331A2">
      <w:pPr>
        <w:pStyle w:val="Code"/>
      </w:pPr>
      <w:r w:rsidRPr="00EC76D5">
        <w:t xml:space="preserve">          return;</w:t>
      </w:r>
    </w:p>
    <w:p w14:paraId="4463640C" w14:textId="77777777" w:rsidR="008331A2" w:rsidRPr="00EC76D5" w:rsidRDefault="008331A2" w:rsidP="008331A2">
      <w:pPr>
        <w:pStyle w:val="Code"/>
      </w:pPr>
      <w:r w:rsidRPr="00EC76D5">
        <w:t xml:space="preserve">        }</w:t>
      </w:r>
    </w:p>
    <w:p w14:paraId="340203F1" w14:textId="77777777" w:rsidR="008331A2" w:rsidRPr="00EC76D5" w:rsidRDefault="008331A2" w:rsidP="008331A2">
      <w:pPr>
        <w:pStyle w:val="Code"/>
      </w:pPr>
      <w:r w:rsidRPr="00EC76D5">
        <w:t xml:space="preserve">        else if (oldSymbol.isExtern()) {</w:t>
      </w:r>
    </w:p>
    <w:p w14:paraId="4C5DF763" w14:textId="77777777" w:rsidR="008331A2" w:rsidRPr="00EC76D5" w:rsidRDefault="008331A2" w:rsidP="008331A2">
      <w:pPr>
        <w:pStyle w:val="Code"/>
      </w:pPr>
      <w:r w:rsidRPr="00EC76D5">
        <w:t xml:space="preserve">          Assert.error(oldSymbol.getType().equals(newSymbol.getType()),</w:t>
      </w:r>
    </w:p>
    <w:p w14:paraId="4BE86BB4" w14:textId="77777777" w:rsidR="008331A2" w:rsidRPr="00EC76D5" w:rsidRDefault="008331A2" w:rsidP="008331A2">
      <w:pPr>
        <w:pStyle w:val="Code"/>
      </w:pPr>
      <w:r w:rsidRPr="00EC76D5">
        <w:t xml:space="preserve">                       name, "different types in redeclaration");</w:t>
      </w:r>
    </w:p>
    <w:p w14:paraId="2E78B0F5" w14:textId="77777777" w:rsidR="008331A2" w:rsidRPr="00EC76D5" w:rsidRDefault="008331A2" w:rsidP="008331A2">
      <w:pPr>
        <w:pStyle w:val="Code"/>
      </w:pPr>
      <w:r w:rsidRPr="00EC76D5">
        <w:t xml:space="preserve">          m_entryMap.remove(name);</w:t>
      </w:r>
    </w:p>
    <w:p w14:paraId="6729754D" w14:textId="77777777" w:rsidR="008331A2" w:rsidRPr="00EC76D5" w:rsidRDefault="008331A2" w:rsidP="008331A2">
      <w:pPr>
        <w:pStyle w:val="Code"/>
      </w:pPr>
      <w:r w:rsidRPr="00EC76D5">
        <w:t xml:space="preserve">        }</w:t>
      </w:r>
    </w:p>
    <w:p w14:paraId="3C86040F" w14:textId="77777777" w:rsidR="008331A2" w:rsidRPr="00EC76D5" w:rsidRDefault="008331A2" w:rsidP="008331A2">
      <w:pPr>
        <w:pStyle w:val="Code"/>
      </w:pPr>
      <w:r w:rsidRPr="00EC76D5">
        <w:t xml:space="preserve">        else {</w:t>
      </w:r>
    </w:p>
    <w:p w14:paraId="7C567B4D" w14:textId="77777777" w:rsidR="008331A2" w:rsidRPr="00EC76D5" w:rsidRDefault="008331A2" w:rsidP="008331A2">
      <w:pPr>
        <w:pStyle w:val="Code"/>
      </w:pPr>
      <w:r w:rsidRPr="00EC76D5">
        <w:t xml:space="preserve">          Assert.error(name, "already defined");</w:t>
      </w:r>
    </w:p>
    <w:p w14:paraId="1CC54098" w14:textId="77777777" w:rsidR="008331A2" w:rsidRPr="00EC76D5" w:rsidRDefault="008331A2" w:rsidP="008331A2">
      <w:pPr>
        <w:pStyle w:val="Code"/>
      </w:pPr>
      <w:r w:rsidRPr="00EC76D5">
        <w:t xml:space="preserve">        }</w:t>
      </w:r>
    </w:p>
    <w:p w14:paraId="564BD85D" w14:textId="77777777" w:rsidR="008331A2" w:rsidRPr="00EC76D5" w:rsidRDefault="008331A2" w:rsidP="008331A2">
      <w:pPr>
        <w:pStyle w:val="Code"/>
      </w:pPr>
      <w:r w:rsidRPr="00EC76D5">
        <w:t xml:space="preserve">      }</w:t>
      </w:r>
    </w:p>
    <w:p w14:paraId="36B85D20" w14:textId="77777777" w:rsidR="008331A2" w:rsidRPr="00EC76D5" w:rsidRDefault="008331A2" w:rsidP="008331A2">
      <w:pPr>
        <w:pStyle w:val="Code"/>
      </w:pPr>
      <w:r w:rsidRPr="00EC76D5">
        <w:t xml:space="preserve">    }</w:t>
      </w:r>
    </w:p>
    <w:p w14:paraId="59D95955" w14:textId="77777777" w:rsidR="008331A2" w:rsidRPr="00EC76D5" w:rsidRDefault="008331A2" w:rsidP="008331A2">
      <w:pPr>
        <w:pStyle w:val="Code"/>
      </w:pPr>
      <w:r w:rsidRPr="00EC76D5">
        <w:t xml:space="preserve">    else {</w:t>
      </w:r>
    </w:p>
    <w:p w14:paraId="02450160" w14:textId="77777777" w:rsidR="008331A2" w:rsidRPr="00EC76D5" w:rsidRDefault="008331A2" w:rsidP="008331A2">
      <w:pPr>
        <w:pStyle w:val="Code"/>
      </w:pPr>
      <w:r w:rsidRPr="00EC76D5">
        <w:t xml:space="preserve">      newSymbol.setName(Main.SeparatorId + "parameter" + m_entryMap.size());</w:t>
      </w:r>
    </w:p>
    <w:p w14:paraId="2C527E24" w14:textId="77777777" w:rsidR="008331A2" w:rsidRPr="00EC76D5" w:rsidRDefault="008331A2" w:rsidP="008331A2">
      <w:pPr>
        <w:pStyle w:val="Code"/>
      </w:pPr>
      <w:r w:rsidRPr="00EC76D5">
        <w:t xml:space="preserve">    }</w:t>
      </w:r>
    </w:p>
    <w:p w14:paraId="73BE02BE" w14:textId="77777777" w:rsidR="008331A2" w:rsidRPr="00EC76D5" w:rsidRDefault="008331A2" w:rsidP="008331A2">
      <w:pPr>
        <w:pStyle w:val="Code"/>
      </w:pPr>
      <w:r w:rsidRPr="00EC76D5">
        <w:t xml:space="preserve">    </w:t>
      </w:r>
    </w:p>
    <w:p w14:paraId="5B7C37CC" w14:textId="77777777" w:rsidR="008331A2" w:rsidRPr="00EC76D5" w:rsidRDefault="008331A2" w:rsidP="008331A2">
      <w:pPr>
        <w:pStyle w:val="Code"/>
      </w:pPr>
      <w:r w:rsidRPr="00EC76D5">
        <w:t xml:space="preserve">    if (newSymbol.isAutoOrRegister() &amp;&amp; (m_scope != Scope.Union)) {</w:t>
      </w:r>
    </w:p>
    <w:p w14:paraId="477561DA" w14:textId="77777777" w:rsidR="008331A2" w:rsidRPr="00EC76D5" w:rsidRDefault="008331A2" w:rsidP="008331A2">
      <w:pPr>
        <w:pStyle w:val="Code"/>
      </w:pPr>
      <w:r w:rsidRPr="00EC76D5">
        <w:t xml:space="preserve">      newSymbol.setOffset(m_offset);</w:t>
      </w:r>
    </w:p>
    <w:p w14:paraId="7D37D2BD" w14:textId="77777777" w:rsidR="008331A2" w:rsidRPr="00EC76D5" w:rsidRDefault="008331A2" w:rsidP="008331A2">
      <w:pPr>
        <w:pStyle w:val="Code"/>
      </w:pPr>
      <w:r w:rsidRPr="00EC76D5">
        <w:t xml:space="preserve">      m_offset += newSymbol.getType().getSize();</w:t>
      </w:r>
    </w:p>
    <w:p w14:paraId="619CA81A" w14:textId="77777777" w:rsidR="008331A2" w:rsidRPr="00EC76D5" w:rsidRDefault="008331A2" w:rsidP="008331A2">
      <w:pPr>
        <w:pStyle w:val="Code"/>
      </w:pPr>
      <w:r w:rsidRPr="00EC76D5">
        <w:t xml:space="preserve">    }</w:t>
      </w:r>
    </w:p>
    <w:p w14:paraId="51E9C8A2" w14:textId="77777777" w:rsidR="008331A2" w:rsidRPr="00EC76D5" w:rsidRDefault="008331A2" w:rsidP="008331A2">
      <w:pPr>
        <w:pStyle w:val="Code"/>
      </w:pPr>
      <w:r w:rsidRPr="00EC76D5">
        <w:lastRenderedPageBreak/>
        <w:t xml:space="preserve">      </w:t>
      </w:r>
    </w:p>
    <w:p w14:paraId="10C2CADE" w14:textId="77777777" w:rsidR="008331A2" w:rsidRPr="00EC76D5" w:rsidRDefault="008331A2" w:rsidP="008331A2">
      <w:pPr>
        <w:pStyle w:val="Code"/>
      </w:pPr>
      <w:r w:rsidRPr="00EC76D5">
        <w:t xml:space="preserve">    m_entryMap.put(newSymbol.getName(), newSymbol);</w:t>
      </w:r>
    </w:p>
    <w:p w14:paraId="1BED5C3A" w14:textId="77777777" w:rsidR="008331A2" w:rsidRPr="00EC76D5" w:rsidRDefault="008331A2" w:rsidP="008331A2">
      <w:pPr>
        <w:pStyle w:val="Code"/>
      </w:pPr>
      <w:r w:rsidRPr="00EC76D5">
        <w:t xml:space="preserve">  }</w:t>
      </w:r>
    </w:p>
    <w:p w14:paraId="7BF7CBAC" w14:textId="77777777" w:rsidR="008331A2" w:rsidRPr="00EC76D5" w:rsidRDefault="008331A2" w:rsidP="008331A2">
      <w:pPr>
        <w:pStyle w:val="Code"/>
      </w:pPr>
    </w:p>
    <w:p w14:paraId="6C4D84EF" w14:textId="77777777" w:rsidR="008331A2" w:rsidRPr="00EC76D5" w:rsidRDefault="008331A2" w:rsidP="008331A2">
      <w:pPr>
        <w:pStyle w:val="Code"/>
      </w:pPr>
      <w:r w:rsidRPr="00EC76D5">
        <w:t xml:space="preserve">  public Symbol lookupSymbol(String name) {</w:t>
      </w:r>
    </w:p>
    <w:p w14:paraId="74F1C3FA" w14:textId="77777777" w:rsidR="008331A2" w:rsidRPr="00EC76D5" w:rsidRDefault="008331A2" w:rsidP="008331A2">
      <w:pPr>
        <w:pStyle w:val="Code"/>
      </w:pPr>
      <w:r w:rsidRPr="00EC76D5">
        <w:t xml:space="preserve">    Symbol symbol = (Symbol) m_entryMap.get(name);</w:t>
      </w:r>
    </w:p>
    <w:p w14:paraId="79F83119" w14:textId="77777777" w:rsidR="008331A2" w:rsidRPr="00EC76D5" w:rsidRDefault="008331A2" w:rsidP="008331A2">
      <w:pPr>
        <w:pStyle w:val="Code"/>
      </w:pPr>
      <w:r w:rsidRPr="00EC76D5">
        <w:t xml:space="preserve">    </w:t>
      </w:r>
    </w:p>
    <w:p w14:paraId="41807FD9" w14:textId="77777777" w:rsidR="008331A2" w:rsidRPr="00EC76D5" w:rsidRDefault="008331A2" w:rsidP="008331A2">
      <w:pPr>
        <w:pStyle w:val="Code"/>
      </w:pPr>
      <w:r w:rsidRPr="00EC76D5">
        <w:t xml:space="preserve">    if (symbol != null) {</w:t>
      </w:r>
    </w:p>
    <w:p w14:paraId="79B573BB" w14:textId="77777777" w:rsidR="008331A2" w:rsidRPr="00EC76D5" w:rsidRDefault="008331A2" w:rsidP="008331A2">
      <w:pPr>
        <w:pStyle w:val="Code"/>
      </w:pPr>
      <w:r w:rsidRPr="00EC76D5">
        <w:t xml:space="preserve">      return symbol;</w:t>
      </w:r>
    </w:p>
    <w:p w14:paraId="4125CD36" w14:textId="77777777" w:rsidR="008331A2" w:rsidRPr="00EC76D5" w:rsidRDefault="008331A2" w:rsidP="008331A2">
      <w:pPr>
        <w:pStyle w:val="Code"/>
      </w:pPr>
      <w:r w:rsidRPr="00EC76D5">
        <w:t xml:space="preserve">    }</w:t>
      </w:r>
    </w:p>
    <w:p w14:paraId="623E6941" w14:textId="77777777" w:rsidR="008331A2" w:rsidRPr="00EC76D5" w:rsidRDefault="008331A2" w:rsidP="008331A2">
      <w:pPr>
        <w:pStyle w:val="Code"/>
      </w:pPr>
      <w:r w:rsidRPr="00EC76D5">
        <w:t xml:space="preserve">    else if (m_parentTable != null) {</w:t>
      </w:r>
    </w:p>
    <w:p w14:paraId="0F58DE40" w14:textId="77777777" w:rsidR="008331A2" w:rsidRPr="00EC76D5" w:rsidRDefault="008331A2" w:rsidP="008331A2">
      <w:pPr>
        <w:pStyle w:val="Code"/>
      </w:pPr>
      <w:r w:rsidRPr="00EC76D5">
        <w:t xml:space="preserve">      return m_parentTable.lookupSymbol(name);</w:t>
      </w:r>
    </w:p>
    <w:p w14:paraId="5F52E57C" w14:textId="77777777" w:rsidR="008331A2" w:rsidRPr="00EC76D5" w:rsidRDefault="008331A2" w:rsidP="008331A2">
      <w:pPr>
        <w:pStyle w:val="Code"/>
      </w:pPr>
      <w:r w:rsidRPr="00EC76D5">
        <w:t xml:space="preserve">    }</w:t>
      </w:r>
    </w:p>
    <w:p w14:paraId="0A3AB4A5" w14:textId="77777777" w:rsidR="008331A2" w:rsidRPr="00EC76D5" w:rsidRDefault="008331A2" w:rsidP="008331A2">
      <w:pPr>
        <w:pStyle w:val="Code"/>
      </w:pPr>
    </w:p>
    <w:p w14:paraId="0930D551" w14:textId="77777777" w:rsidR="008331A2" w:rsidRPr="00EC76D5" w:rsidRDefault="008331A2" w:rsidP="008331A2">
      <w:pPr>
        <w:pStyle w:val="Code"/>
      </w:pPr>
      <w:r w:rsidRPr="00EC76D5">
        <w:t xml:space="preserve">    return null;</w:t>
      </w:r>
    </w:p>
    <w:p w14:paraId="317440D2" w14:textId="77777777" w:rsidR="008331A2" w:rsidRPr="00EC76D5" w:rsidRDefault="008331A2" w:rsidP="008331A2">
      <w:pPr>
        <w:pStyle w:val="Code"/>
      </w:pPr>
      <w:r w:rsidRPr="00EC76D5">
        <w:t xml:space="preserve">  }</w:t>
      </w:r>
    </w:p>
    <w:p w14:paraId="53E77B33" w14:textId="77777777" w:rsidR="008331A2" w:rsidRPr="00EC76D5" w:rsidRDefault="008331A2" w:rsidP="008331A2">
      <w:pPr>
        <w:pStyle w:val="Code"/>
      </w:pPr>
    </w:p>
    <w:p w14:paraId="726E353B" w14:textId="77777777" w:rsidR="008331A2" w:rsidRPr="00EC76D5" w:rsidRDefault="008331A2" w:rsidP="008331A2">
      <w:pPr>
        <w:pStyle w:val="Code"/>
      </w:pPr>
      <w:r w:rsidRPr="00EC76D5">
        <w:t xml:space="preserve">  public void addTag(String name, Type type) {</w:t>
      </w:r>
    </w:p>
    <w:p w14:paraId="08FD133F" w14:textId="77777777" w:rsidR="008331A2" w:rsidRPr="00EC76D5" w:rsidRDefault="008331A2" w:rsidP="008331A2">
      <w:pPr>
        <w:pStyle w:val="Code"/>
      </w:pPr>
      <w:r w:rsidRPr="00EC76D5">
        <w:t xml:space="preserve">    m_tagMap.put(name, type);</w:t>
      </w:r>
    </w:p>
    <w:p w14:paraId="6FD80045" w14:textId="77777777" w:rsidR="008331A2" w:rsidRPr="00EC76D5" w:rsidRDefault="008331A2" w:rsidP="008331A2">
      <w:pPr>
        <w:pStyle w:val="Code"/>
      </w:pPr>
      <w:r w:rsidRPr="00EC76D5">
        <w:t xml:space="preserve">  }</w:t>
      </w:r>
    </w:p>
    <w:p w14:paraId="4C8F5399" w14:textId="77777777" w:rsidR="008331A2" w:rsidRPr="00EC76D5" w:rsidRDefault="008331A2" w:rsidP="008331A2">
      <w:pPr>
        <w:pStyle w:val="Code"/>
      </w:pPr>
    </w:p>
    <w:p w14:paraId="3186EA3A" w14:textId="77777777" w:rsidR="008331A2" w:rsidRPr="00EC76D5" w:rsidRDefault="008331A2" w:rsidP="008331A2">
      <w:pPr>
        <w:pStyle w:val="Code"/>
      </w:pPr>
      <w:r w:rsidRPr="00EC76D5">
        <w:t xml:space="preserve">  public Type lookupTag(String name) {</w:t>
      </w:r>
    </w:p>
    <w:p w14:paraId="1FD47E27" w14:textId="77777777" w:rsidR="008331A2" w:rsidRPr="00EC76D5" w:rsidRDefault="008331A2" w:rsidP="008331A2">
      <w:pPr>
        <w:pStyle w:val="Code"/>
      </w:pPr>
      <w:r w:rsidRPr="00EC76D5">
        <w:t xml:space="preserve">    Type type = m_tagMap.get(name);</w:t>
      </w:r>
    </w:p>
    <w:p w14:paraId="35F851CB" w14:textId="77777777" w:rsidR="008331A2" w:rsidRPr="00EC76D5" w:rsidRDefault="008331A2" w:rsidP="008331A2">
      <w:pPr>
        <w:pStyle w:val="Code"/>
      </w:pPr>
      <w:r w:rsidRPr="00EC76D5">
        <w:t xml:space="preserve">    </w:t>
      </w:r>
    </w:p>
    <w:p w14:paraId="1266B85C" w14:textId="77777777" w:rsidR="008331A2" w:rsidRPr="00EC76D5" w:rsidRDefault="008331A2" w:rsidP="008331A2">
      <w:pPr>
        <w:pStyle w:val="Code"/>
      </w:pPr>
      <w:r w:rsidRPr="00EC76D5">
        <w:t xml:space="preserve">    if (type != null) {</w:t>
      </w:r>
    </w:p>
    <w:p w14:paraId="09BB4C36" w14:textId="77777777" w:rsidR="008331A2" w:rsidRPr="00EC76D5" w:rsidRDefault="008331A2" w:rsidP="008331A2">
      <w:pPr>
        <w:pStyle w:val="Code"/>
      </w:pPr>
      <w:r w:rsidRPr="00EC76D5">
        <w:t xml:space="preserve">      return type;</w:t>
      </w:r>
    </w:p>
    <w:p w14:paraId="71675C3A" w14:textId="77777777" w:rsidR="008331A2" w:rsidRPr="00EC76D5" w:rsidRDefault="008331A2" w:rsidP="008331A2">
      <w:pPr>
        <w:pStyle w:val="Code"/>
      </w:pPr>
      <w:r w:rsidRPr="00EC76D5">
        <w:t xml:space="preserve">    }</w:t>
      </w:r>
    </w:p>
    <w:p w14:paraId="254A0825" w14:textId="77777777" w:rsidR="008331A2" w:rsidRPr="00EC76D5" w:rsidRDefault="008331A2" w:rsidP="008331A2">
      <w:pPr>
        <w:pStyle w:val="Code"/>
      </w:pPr>
      <w:r w:rsidRPr="00EC76D5">
        <w:t xml:space="preserve">    else if (m_parentTable != null) {</w:t>
      </w:r>
    </w:p>
    <w:p w14:paraId="24273CA6" w14:textId="77777777" w:rsidR="008331A2" w:rsidRPr="00EC76D5" w:rsidRDefault="008331A2" w:rsidP="008331A2">
      <w:pPr>
        <w:pStyle w:val="Code"/>
      </w:pPr>
      <w:r w:rsidRPr="00EC76D5">
        <w:t xml:space="preserve">      return m_parentTable.lookupTag(name);</w:t>
      </w:r>
    </w:p>
    <w:p w14:paraId="104E718B" w14:textId="77777777" w:rsidR="008331A2" w:rsidRPr="00EC76D5" w:rsidRDefault="008331A2" w:rsidP="008331A2">
      <w:pPr>
        <w:pStyle w:val="Code"/>
      </w:pPr>
      <w:r w:rsidRPr="00EC76D5">
        <w:t xml:space="preserve">    }</w:t>
      </w:r>
    </w:p>
    <w:p w14:paraId="2C668EAE" w14:textId="77777777" w:rsidR="008331A2" w:rsidRPr="00EC76D5" w:rsidRDefault="008331A2" w:rsidP="008331A2">
      <w:pPr>
        <w:pStyle w:val="Code"/>
      </w:pPr>
    </w:p>
    <w:p w14:paraId="757C70FD" w14:textId="77777777" w:rsidR="008331A2" w:rsidRPr="00EC76D5" w:rsidRDefault="008331A2" w:rsidP="008331A2">
      <w:pPr>
        <w:pStyle w:val="Code"/>
      </w:pPr>
      <w:r w:rsidRPr="00EC76D5">
        <w:t xml:space="preserve">    return null;</w:t>
      </w:r>
    </w:p>
    <w:p w14:paraId="42079A90" w14:textId="77777777" w:rsidR="008331A2" w:rsidRPr="00EC76D5" w:rsidRDefault="008331A2" w:rsidP="008331A2">
      <w:pPr>
        <w:pStyle w:val="Code"/>
      </w:pPr>
      <w:r w:rsidRPr="00EC76D5">
        <w:t xml:space="preserve">  }</w:t>
      </w:r>
    </w:p>
    <w:p w14:paraId="38C15B82" w14:textId="77777777" w:rsidR="008331A2" w:rsidRPr="00EC76D5" w:rsidRDefault="008331A2" w:rsidP="008331A2">
      <w:pPr>
        <w:pStyle w:val="Code"/>
      </w:pPr>
      <w:r w:rsidRPr="00EC76D5">
        <w:t xml:space="preserve"> </w:t>
      </w:r>
    </w:p>
    <w:p w14:paraId="6CE051DB" w14:textId="77777777" w:rsidR="008331A2" w:rsidRPr="00EC76D5" w:rsidRDefault="008331A2" w:rsidP="008331A2">
      <w:pPr>
        <w:pStyle w:val="Code"/>
      </w:pPr>
      <w:r w:rsidRPr="00EC76D5">
        <w:t xml:space="preserve">  public void checkUnreferredSymbol() {</w:t>
      </w:r>
    </w:p>
    <w:p w14:paraId="74B13145" w14:textId="77777777" w:rsidR="008331A2" w:rsidRPr="00EC76D5" w:rsidRDefault="008331A2" w:rsidP="008331A2">
      <w:pPr>
        <w:pStyle w:val="Code"/>
      </w:pPr>
      <w:r w:rsidRPr="00EC76D5">
        <w:t xml:space="preserve">    for (int index = (m_entryMap.size() - 1); index &gt;= 0; --index) {</w:t>
      </w:r>
    </w:p>
    <w:p w14:paraId="4CBC27DD" w14:textId="77777777" w:rsidR="008331A2" w:rsidRPr="00EC76D5" w:rsidRDefault="008331A2" w:rsidP="008331A2">
      <w:pPr>
        <w:pStyle w:val="Code"/>
      </w:pPr>
      <w:r w:rsidRPr="00EC76D5">
        <w:t xml:space="preserve">      Object entry = m_entryMap.get(index);</w:t>
      </w:r>
    </w:p>
    <w:p w14:paraId="6952369A" w14:textId="77777777" w:rsidR="008331A2" w:rsidRPr="00EC76D5" w:rsidRDefault="008331A2" w:rsidP="008331A2">
      <w:pPr>
        <w:pStyle w:val="Code"/>
      </w:pPr>
    </w:p>
    <w:p w14:paraId="1205B2AD" w14:textId="77777777" w:rsidR="008331A2" w:rsidRPr="00EC76D5" w:rsidRDefault="008331A2" w:rsidP="008331A2">
      <w:pPr>
        <w:pStyle w:val="Code"/>
      </w:pPr>
      <w:r w:rsidRPr="00EC76D5">
        <w:t xml:space="preserve">      if (entry instanceof Symbol) {</w:t>
      </w:r>
    </w:p>
    <w:p w14:paraId="7FA44C91" w14:textId="77777777" w:rsidR="008331A2" w:rsidRPr="00EC76D5" w:rsidRDefault="008331A2" w:rsidP="008331A2">
      <w:pPr>
        <w:pStyle w:val="Code"/>
      </w:pPr>
      <w:r w:rsidRPr="00EC76D5">
        <w:t xml:space="preserve">        Symbol symbol = (Symbol) entry;</w:t>
      </w:r>
    </w:p>
    <w:p w14:paraId="5D1A5FF1" w14:textId="77777777" w:rsidR="008331A2" w:rsidRPr="00EC76D5" w:rsidRDefault="008331A2" w:rsidP="008331A2">
      <w:pPr>
        <w:pStyle w:val="Code"/>
      </w:pPr>
    </w:p>
    <w:p w14:paraId="57DF97C3" w14:textId="77777777" w:rsidR="008331A2" w:rsidRPr="00EC76D5" w:rsidRDefault="008331A2" w:rsidP="008331A2">
      <w:pPr>
        <w:pStyle w:val="Code"/>
      </w:pPr>
      <w:r w:rsidRPr="00EC76D5">
        <w:t xml:space="preserve">        if (symbol.isAutoOrRegister() &amp;&amp; !symbol.isParameter() &amp;&amp;</w:t>
      </w:r>
    </w:p>
    <w:p w14:paraId="37CDED4E" w14:textId="77777777" w:rsidR="008331A2" w:rsidRPr="00EC76D5" w:rsidRDefault="008331A2" w:rsidP="008331A2">
      <w:pPr>
        <w:pStyle w:val="Code"/>
      </w:pPr>
      <w:r w:rsidRPr="00EC76D5">
        <w:t xml:space="preserve">            !symbol.isReferred()) {</w:t>
      </w:r>
    </w:p>
    <w:p w14:paraId="72159E87" w14:textId="77777777" w:rsidR="008331A2" w:rsidRPr="00EC76D5" w:rsidRDefault="008331A2" w:rsidP="008331A2">
      <w:pPr>
        <w:pStyle w:val="Code"/>
      </w:pPr>
      <w:r w:rsidRPr="00EC76D5">
        <w:t xml:space="preserve">          decrementOffset(index + 1, symbol.getType().getSize());</w:t>
      </w:r>
    </w:p>
    <w:p w14:paraId="426F8F0A" w14:textId="77777777" w:rsidR="008331A2" w:rsidRPr="00EC76D5" w:rsidRDefault="008331A2" w:rsidP="008331A2">
      <w:pPr>
        <w:pStyle w:val="Code"/>
      </w:pPr>
      <w:r w:rsidRPr="00EC76D5">
        <w:t xml:space="preserve">          m_entryMap.remove(index);</w:t>
      </w:r>
    </w:p>
    <w:p w14:paraId="4CCF3EFC" w14:textId="77777777" w:rsidR="008331A2" w:rsidRPr="00EC76D5" w:rsidRDefault="008331A2" w:rsidP="008331A2">
      <w:pPr>
        <w:pStyle w:val="Code"/>
      </w:pPr>
      <w:r w:rsidRPr="00EC76D5">
        <w:t xml:space="preserve">          Assert.warning(symbol.isSolid() || symbol.isTemporary(),</w:t>
      </w:r>
    </w:p>
    <w:p w14:paraId="45B026E8" w14:textId="77777777" w:rsidR="008331A2" w:rsidRPr="00EC76D5" w:rsidRDefault="008331A2" w:rsidP="008331A2">
      <w:pPr>
        <w:pStyle w:val="Code"/>
      </w:pPr>
      <w:r w:rsidRPr="00EC76D5">
        <w:t xml:space="preserve">                         symbol, "unreferred variable");</w:t>
      </w:r>
    </w:p>
    <w:p w14:paraId="11D17890" w14:textId="77777777" w:rsidR="008331A2" w:rsidRPr="00EC76D5" w:rsidRDefault="008331A2" w:rsidP="008331A2">
      <w:pPr>
        <w:pStyle w:val="Code"/>
      </w:pPr>
      <w:r w:rsidRPr="00EC76D5">
        <w:t xml:space="preserve">        }</w:t>
      </w:r>
    </w:p>
    <w:p w14:paraId="2C0ADD78" w14:textId="77777777" w:rsidR="008331A2" w:rsidRPr="00EC76D5" w:rsidRDefault="008331A2" w:rsidP="008331A2">
      <w:pPr>
        <w:pStyle w:val="Code"/>
      </w:pPr>
      <w:r w:rsidRPr="00EC76D5">
        <w:t xml:space="preserve">      }</w:t>
      </w:r>
    </w:p>
    <w:p w14:paraId="37DEFE11" w14:textId="77777777" w:rsidR="008331A2" w:rsidRPr="00EC76D5" w:rsidRDefault="008331A2" w:rsidP="008331A2">
      <w:pPr>
        <w:pStyle w:val="Code"/>
      </w:pPr>
      <w:r w:rsidRPr="00EC76D5">
        <w:t xml:space="preserve">    }</w:t>
      </w:r>
    </w:p>
    <w:p w14:paraId="00C591DE" w14:textId="77777777" w:rsidR="008331A2" w:rsidRPr="00EC76D5" w:rsidRDefault="008331A2" w:rsidP="008331A2">
      <w:pPr>
        <w:pStyle w:val="Code"/>
      </w:pPr>
      <w:r w:rsidRPr="00EC76D5">
        <w:t xml:space="preserve">    </w:t>
      </w:r>
    </w:p>
    <w:p w14:paraId="3679B443" w14:textId="77777777" w:rsidR="008331A2" w:rsidRPr="00EC76D5" w:rsidRDefault="008331A2" w:rsidP="008331A2">
      <w:pPr>
        <w:pStyle w:val="Code"/>
      </w:pPr>
      <w:r w:rsidRPr="00EC76D5">
        <w:t xml:space="preserve">    m_functionSize = calculateSize();</w:t>
      </w:r>
    </w:p>
    <w:p w14:paraId="7605342C" w14:textId="77777777" w:rsidR="008331A2" w:rsidRPr="00EC76D5" w:rsidRDefault="008331A2" w:rsidP="008331A2">
      <w:pPr>
        <w:pStyle w:val="Code"/>
      </w:pPr>
      <w:r w:rsidRPr="00EC76D5">
        <w:t xml:space="preserve">  }</w:t>
      </w:r>
    </w:p>
    <w:p w14:paraId="40AF6C61" w14:textId="77777777" w:rsidR="008331A2" w:rsidRPr="00EC76D5" w:rsidRDefault="008331A2" w:rsidP="008331A2">
      <w:pPr>
        <w:pStyle w:val="Code"/>
      </w:pPr>
    </w:p>
    <w:p w14:paraId="24DD8A66" w14:textId="77777777" w:rsidR="008331A2" w:rsidRPr="00EC76D5" w:rsidRDefault="008331A2" w:rsidP="008331A2">
      <w:pPr>
        <w:pStyle w:val="Code"/>
      </w:pPr>
      <w:r w:rsidRPr="00EC76D5">
        <w:t xml:space="preserve">  private void decrementOffset(int startIndex, int size) {</w:t>
      </w:r>
    </w:p>
    <w:p w14:paraId="621337A1" w14:textId="77777777" w:rsidR="008331A2" w:rsidRPr="00EC76D5" w:rsidRDefault="008331A2" w:rsidP="008331A2">
      <w:pPr>
        <w:pStyle w:val="Code"/>
      </w:pPr>
      <w:r w:rsidRPr="00EC76D5">
        <w:t xml:space="preserve">    for (int index = startIndex; index &lt; m_entryMap.size(); ++index) {</w:t>
      </w:r>
    </w:p>
    <w:p w14:paraId="164A0DC2" w14:textId="77777777" w:rsidR="008331A2" w:rsidRPr="00EC76D5" w:rsidRDefault="008331A2" w:rsidP="008331A2">
      <w:pPr>
        <w:pStyle w:val="Code"/>
      </w:pPr>
      <w:r w:rsidRPr="00EC76D5">
        <w:t xml:space="preserve">      Object entry = m_entryMap.get(index);</w:t>
      </w:r>
    </w:p>
    <w:p w14:paraId="31FE7F07" w14:textId="77777777" w:rsidR="008331A2" w:rsidRPr="00EC76D5" w:rsidRDefault="008331A2" w:rsidP="008331A2">
      <w:pPr>
        <w:pStyle w:val="Code"/>
      </w:pPr>
      <w:r w:rsidRPr="00EC76D5">
        <w:lastRenderedPageBreak/>
        <w:t xml:space="preserve">      </w:t>
      </w:r>
    </w:p>
    <w:p w14:paraId="0B5C0830" w14:textId="77777777" w:rsidR="008331A2" w:rsidRPr="00EC76D5" w:rsidRDefault="008331A2" w:rsidP="008331A2">
      <w:pPr>
        <w:pStyle w:val="Code"/>
      </w:pPr>
      <w:r w:rsidRPr="00EC76D5">
        <w:t xml:space="preserve">      if (entry instanceof Symbol) {</w:t>
      </w:r>
    </w:p>
    <w:p w14:paraId="64B2C857" w14:textId="77777777" w:rsidR="008331A2" w:rsidRPr="00EC76D5" w:rsidRDefault="008331A2" w:rsidP="008331A2">
      <w:pPr>
        <w:pStyle w:val="Code"/>
      </w:pPr>
      <w:r w:rsidRPr="00EC76D5">
        <w:t xml:space="preserve">        Symbol symbol = (Symbol) entry;</w:t>
      </w:r>
    </w:p>
    <w:p w14:paraId="39BCA692" w14:textId="77777777" w:rsidR="008331A2" w:rsidRPr="00EC76D5" w:rsidRDefault="008331A2" w:rsidP="008331A2">
      <w:pPr>
        <w:pStyle w:val="Code"/>
      </w:pPr>
      <w:r w:rsidRPr="00EC76D5">
        <w:t xml:space="preserve">        symbol.setOffset(symbol.getOffset() - size);</w:t>
      </w:r>
    </w:p>
    <w:p w14:paraId="154EF746" w14:textId="77777777" w:rsidR="008331A2" w:rsidRPr="00EC76D5" w:rsidRDefault="008331A2" w:rsidP="008331A2">
      <w:pPr>
        <w:pStyle w:val="Code"/>
      </w:pPr>
      <w:r w:rsidRPr="00EC76D5">
        <w:t xml:space="preserve">      }</w:t>
      </w:r>
    </w:p>
    <w:p w14:paraId="1170EFCE" w14:textId="77777777" w:rsidR="008331A2" w:rsidRPr="00EC76D5" w:rsidRDefault="008331A2" w:rsidP="008331A2">
      <w:pPr>
        <w:pStyle w:val="Code"/>
      </w:pPr>
      <w:r w:rsidRPr="00EC76D5">
        <w:t xml:space="preserve">      else {</w:t>
      </w:r>
    </w:p>
    <w:p w14:paraId="34AC6E3B" w14:textId="77777777" w:rsidR="008331A2" w:rsidRPr="00EC76D5" w:rsidRDefault="008331A2" w:rsidP="008331A2">
      <w:pPr>
        <w:pStyle w:val="Code"/>
      </w:pPr>
      <w:r w:rsidRPr="00EC76D5">
        <w:t xml:space="preserve">        SymbolTable table = (SymbolTable) entry;</w:t>
      </w:r>
    </w:p>
    <w:p w14:paraId="560D9058" w14:textId="77777777" w:rsidR="008331A2" w:rsidRPr="00EC76D5" w:rsidRDefault="008331A2" w:rsidP="008331A2">
      <w:pPr>
        <w:pStyle w:val="Code"/>
      </w:pPr>
      <w:r w:rsidRPr="00EC76D5">
        <w:t xml:space="preserve">        table.decrementOffset(0, size);</w:t>
      </w:r>
    </w:p>
    <w:p w14:paraId="616761AC" w14:textId="77777777" w:rsidR="008331A2" w:rsidRPr="00EC76D5" w:rsidRDefault="008331A2" w:rsidP="008331A2">
      <w:pPr>
        <w:pStyle w:val="Code"/>
      </w:pPr>
      <w:r w:rsidRPr="00EC76D5">
        <w:t xml:space="preserve">      }</w:t>
      </w:r>
    </w:p>
    <w:p w14:paraId="561AFE4A" w14:textId="77777777" w:rsidR="008331A2" w:rsidRPr="00EC76D5" w:rsidRDefault="008331A2" w:rsidP="008331A2">
      <w:pPr>
        <w:pStyle w:val="Code"/>
      </w:pPr>
      <w:r w:rsidRPr="00EC76D5">
        <w:t xml:space="preserve">    }</w:t>
      </w:r>
    </w:p>
    <w:p w14:paraId="649A51EB" w14:textId="77777777" w:rsidR="008331A2" w:rsidRPr="00EC76D5" w:rsidRDefault="008331A2" w:rsidP="008331A2">
      <w:pPr>
        <w:pStyle w:val="Code"/>
      </w:pPr>
      <w:r w:rsidRPr="00EC76D5">
        <w:t xml:space="preserve">    </w:t>
      </w:r>
    </w:p>
    <w:p w14:paraId="0F4599F0" w14:textId="77777777" w:rsidR="008331A2" w:rsidRPr="00EC76D5" w:rsidRDefault="008331A2" w:rsidP="008331A2">
      <w:pPr>
        <w:pStyle w:val="Code"/>
      </w:pPr>
      <w:r w:rsidRPr="00EC76D5">
        <w:t xml:space="preserve">    m_offset -= size;</w:t>
      </w:r>
    </w:p>
    <w:p w14:paraId="7C2F3F6F" w14:textId="77777777" w:rsidR="008331A2" w:rsidRPr="00EC76D5" w:rsidRDefault="008331A2" w:rsidP="008331A2">
      <w:pPr>
        <w:pStyle w:val="Code"/>
      </w:pPr>
      <w:r w:rsidRPr="00EC76D5">
        <w:t xml:space="preserve">  }</w:t>
      </w:r>
    </w:p>
    <w:p w14:paraId="3BA18ED1" w14:textId="77777777" w:rsidR="008331A2" w:rsidRPr="00EC76D5" w:rsidRDefault="008331A2" w:rsidP="008331A2">
      <w:pPr>
        <w:pStyle w:val="Code"/>
      </w:pPr>
      <w:r w:rsidRPr="00EC76D5">
        <w:t xml:space="preserve"> </w:t>
      </w:r>
    </w:p>
    <w:p w14:paraId="3FF0CDC1" w14:textId="77777777" w:rsidR="008331A2" w:rsidRPr="00EC76D5" w:rsidRDefault="008331A2" w:rsidP="008331A2">
      <w:pPr>
        <w:pStyle w:val="Code"/>
      </w:pPr>
      <w:r w:rsidRPr="00EC76D5">
        <w:t xml:space="preserve">  private int calculateSize() {</w:t>
      </w:r>
    </w:p>
    <w:p w14:paraId="14123930" w14:textId="77777777" w:rsidR="008331A2" w:rsidRPr="00EC76D5" w:rsidRDefault="008331A2" w:rsidP="008331A2">
      <w:pPr>
        <w:pStyle w:val="Code"/>
      </w:pPr>
      <w:r w:rsidRPr="00EC76D5">
        <w:t xml:space="preserve">    int size = m_offset;</w:t>
      </w:r>
    </w:p>
    <w:p w14:paraId="1A289246" w14:textId="77777777" w:rsidR="008331A2" w:rsidRPr="00EC76D5" w:rsidRDefault="008331A2" w:rsidP="008331A2">
      <w:pPr>
        <w:pStyle w:val="Code"/>
      </w:pPr>
    </w:p>
    <w:p w14:paraId="218044E0" w14:textId="77777777" w:rsidR="008331A2" w:rsidRPr="00EC76D5" w:rsidRDefault="008331A2" w:rsidP="008331A2">
      <w:pPr>
        <w:pStyle w:val="Code"/>
      </w:pPr>
      <w:r w:rsidRPr="00EC76D5">
        <w:t xml:space="preserve">    for (Object entry : m_entryMap.values()) {</w:t>
      </w:r>
    </w:p>
    <w:p w14:paraId="50DEF6C1" w14:textId="77777777" w:rsidR="008331A2" w:rsidRPr="00EC76D5" w:rsidRDefault="008331A2" w:rsidP="008331A2">
      <w:pPr>
        <w:pStyle w:val="Code"/>
      </w:pPr>
      <w:r w:rsidRPr="00EC76D5">
        <w:t xml:space="preserve">      if (entry instanceof SymbolTable) {</w:t>
      </w:r>
    </w:p>
    <w:p w14:paraId="14AD187E" w14:textId="77777777" w:rsidR="008331A2" w:rsidRPr="00EC76D5" w:rsidRDefault="008331A2" w:rsidP="008331A2">
      <w:pPr>
        <w:pStyle w:val="Code"/>
      </w:pPr>
      <w:r w:rsidRPr="00EC76D5">
        <w:t xml:space="preserve">        SymbolTable table = (SymbolTable) entry;</w:t>
      </w:r>
    </w:p>
    <w:p w14:paraId="4F914D19" w14:textId="77777777" w:rsidR="008331A2" w:rsidRPr="00EC76D5" w:rsidRDefault="008331A2" w:rsidP="008331A2">
      <w:pPr>
        <w:pStyle w:val="Code"/>
      </w:pPr>
      <w:r w:rsidRPr="00EC76D5">
        <w:t xml:space="preserve">        size = Math.max(size, table.calculateSize());</w:t>
      </w:r>
    </w:p>
    <w:p w14:paraId="1447A22F" w14:textId="77777777" w:rsidR="008331A2" w:rsidRPr="00EC76D5" w:rsidRDefault="008331A2" w:rsidP="008331A2">
      <w:pPr>
        <w:pStyle w:val="Code"/>
      </w:pPr>
      <w:r w:rsidRPr="00EC76D5">
        <w:t xml:space="preserve">      }</w:t>
      </w:r>
    </w:p>
    <w:p w14:paraId="1B25A058" w14:textId="77777777" w:rsidR="008331A2" w:rsidRPr="00EC76D5" w:rsidRDefault="008331A2" w:rsidP="008331A2">
      <w:pPr>
        <w:pStyle w:val="Code"/>
      </w:pPr>
      <w:r w:rsidRPr="00EC76D5">
        <w:t xml:space="preserve">    }</w:t>
      </w:r>
    </w:p>
    <w:p w14:paraId="0D851D73" w14:textId="77777777" w:rsidR="008331A2" w:rsidRPr="00EC76D5" w:rsidRDefault="008331A2" w:rsidP="008331A2">
      <w:pPr>
        <w:pStyle w:val="Code"/>
      </w:pPr>
      <w:r w:rsidRPr="00EC76D5">
        <w:t xml:space="preserve">    </w:t>
      </w:r>
    </w:p>
    <w:p w14:paraId="46C77136" w14:textId="77777777" w:rsidR="008331A2" w:rsidRPr="00EC76D5" w:rsidRDefault="008331A2" w:rsidP="008331A2">
      <w:pPr>
        <w:pStyle w:val="Code"/>
      </w:pPr>
      <w:r w:rsidRPr="00EC76D5">
        <w:t xml:space="preserve">    return size;</w:t>
      </w:r>
    </w:p>
    <w:p w14:paraId="6C4EF370" w14:textId="77777777" w:rsidR="008331A2" w:rsidRPr="00EC76D5" w:rsidRDefault="008331A2" w:rsidP="008331A2">
      <w:pPr>
        <w:pStyle w:val="Code"/>
      </w:pPr>
      <w:r w:rsidRPr="00EC76D5">
        <w:t xml:space="preserve">  }</w:t>
      </w:r>
    </w:p>
    <w:p w14:paraId="2BDE1330" w14:textId="77777777" w:rsidR="008331A2" w:rsidRPr="00EC76D5" w:rsidRDefault="008331A2" w:rsidP="008331A2">
      <w:pPr>
        <w:pStyle w:val="Code"/>
      </w:pPr>
      <w:r w:rsidRPr="00EC76D5">
        <w:t xml:space="preserve">    </w:t>
      </w:r>
    </w:p>
    <w:p w14:paraId="0192E9E4" w14:textId="77777777" w:rsidR="008331A2" w:rsidRPr="00EC76D5" w:rsidRDefault="008331A2" w:rsidP="008331A2">
      <w:pPr>
        <w:pStyle w:val="Code"/>
      </w:pPr>
      <w:r w:rsidRPr="00EC76D5">
        <w:t xml:space="preserve">  public String toString() {</w:t>
      </w:r>
    </w:p>
    <w:p w14:paraId="7C236DF2" w14:textId="533F2D3B" w:rsidR="008331A2" w:rsidRPr="00EC76D5" w:rsidRDefault="008331A2" w:rsidP="008331A2">
      <w:pPr>
        <w:pStyle w:val="Code"/>
      </w:pPr>
      <w:r w:rsidRPr="00EC76D5">
        <w:t xml:space="preserve">    return "size " + m_functionSize +  ", (0," + </w:t>
      </w:r>
      <w:r w:rsidR="00BA53A2">
        <w:t>TypeSize.PointerSize</w:t>
      </w:r>
      <w:r w:rsidRPr="00EC76D5">
        <w:t xml:space="preserve"> +</w:t>
      </w:r>
    </w:p>
    <w:p w14:paraId="763DDDDD" w14:textId="12D1E4A6" w:rsidR="008331A2" w:rsidRPr="00EC76D5" w:rsidRDefault="008331A2" w:rsidP="008331A2">
      <w:pPr>
        <w:pStyle w:val="Code"/>
      </w:pPr>
      <w:r w:rsidRPr="00EC76D5">
        <w:t xml:space="preserve">           ",return address), (" + </w:t>
      </w:r>
      <w:r w:rsidR="00BA53A2">
        <w:t>TypeSize.PointerSize</w:t>
      </w:r>
      <w:r w:rsidRPr="00EC76D5">
        <w:t xml:space="preserve"> + "," + </w:t>
      </w:r>
      <w:r w:rsidR="00BA53A2">
        <w:t>TypeSize.PointerSize</w:t>
      </w:r>
      <w:r w:rsidRPr="00EC76D5">
        <w:t xml:space="preserve"> +</w:t>
      </w:r>
    </w:p>
    <w:p w14:paraId="3E7563E4" w14:textId="641F3130" w:rsidR="008331A2" w:rsidRPr="00EC76D5" w:rsidRDefault="008331A2" w:rsidP="008331A2">
      <w:pPr>
        <w:pStyle w:val="Code"/>
      </w:pPr>
      <w:r w:rsidRPr="00EC76D5">
        <w:t xml:space="preserve">           ",stack pointer), (" + (2 * </w:t>
      </w:r>
      <w:r w:rsidR="00BA53A2">
        <w:t>TypeSize.PointerSize</w:t>
      </w:r>
      <w:r w:rsidRPr="00EC76D5">
        <w:t>) + "," +</w:t>
      </w:r>
    </w:p>
    <w:p w14:paraId="3885FE5E" w14:textId="20D688FF" w:rsidR="008331A2" w:rsidRPr="00EC76D5" w:rsidRDefault="008331A2" w:rsidP="008331A2">
      <w:pPr>
        <w:pStyle w:val="Code"/>
      </w:pPr>
      <w:r w:rsidRPr="00EC76D5">
        <w:t xml:space="preserve">           </w:t>
      </w:r>
      <w:r w:rsidR="00BA53A2">
        <w:t>TypeSize.PointerSize</w:t>
      </w:r>
      <w:r w:rsidRPr="00EC76D5">
        <w:t xml:space="preserve"> + "," + (Main.FuncSymbol.getType().isEllipse() ?</w:t>
      </w:r>
    </w:p>
    <w:p w14:paraId="077C1C24" w14:textId="77777777" w:rsidR="008331A2" w:rsidRPr="00EC76D5" w:rsidRDefault="008331A2" w:rsidP="008331A2">
      <w:pPr>
        <w:pStyle w:val="Code"/>
      </w:pPr>
      <w:r w:rsidRPr="00EC76D5">
        <w:t xml:space="preserve">           "ellipse pointer)" : "not used)");</w:t>
      </w:r>
    </w:p>
    <w:p w14:paraId="3F504933" w14:textId="77777777" w:rsidR="008331A2" w:rsidRPr="00EC76D5" w:rsidRDefault="008331A2" w:rsidP="008331A2">
      <w:pPr>
        <w:pStyle w:val="Code"/>
      </w:pPr>
      <w:r w:rsidRPr="00EC76D5">
        <w:t xml:space="preserve">  }</w:t>
      </w:r>
    </w:p>
    <w:p w14:paraId="34BBF412" w14:textId="0615053E" w:rsidR="00AB3CEB" w:rsidRPr="00EC76D5" w:rsidRDefault="008331A2" w:rsidP="008331A2">
      <w:pPr>
        <w:pStyle w:val="Code"/>
      </w:pPr>
      <w:r w:rsidRPr="00EC76D5">
        <w:t>}</w:t>
      </w:r>
    </w:p>
    <w:p w14:paraId="6E50F8BC" w14:textId="5F3F3540" w:rsidR="00FF1CBF" w:rsidRPr="00EC76D5" w:rsidRDefault="00FF1CBF" w:rsidP="00683D8B">
      <w:pPr>
        <w:pStyle w:val="Code"/>
      </w:pPr>
    </w:p>
    <w:p w14:paraId="3363336B" w14:textId="772B0AC7" w:rsidR="00B339B1" w:rsidRPr="00EC76D5" w:rsidRDefault="00922EE3" w:rsidP="00FA2F13">
      <w:pPr>
        <w:pStyle w:val="Rubrik3"/>
      </w:pPr>
      <w:bookmarkStart w:id="5615" w:name="_Toc481936406"/>
      <w:r w:rsidRPr="00EC76D5">
        <w:t>Add</w:t>
      </w:r>
      <w:r w:rsidR="00B339B1" w:rsidRPr="00EC76D5">
        <w:t xml:space="preserve"> Symbols</w:t>
      </w:r>
      <w:bookmarkEnd w:id="5615"/>
    </w:p>
    <w:p w14:paraId="7FB851BB" w14:textId="77777777" w:rsidR="00185C09" w:rsidRPr="00EC76D5" w:rsidRDefault="00950A33" w:rsidP="00B339B1">
      <w:r w:rsidRPr="00EC76D5">
        <w:t xml:space="preserve">When adding a symbol </w:t>
      </w:r>
      <w:r w:rsidR="00185C09" w:rsidRPr="00EC76D5">
        <w:t>with a name we have to check a few things:</w:t>
      </w:r>
    </w:p>
    <w:p w14:paraId="5D24662C" w14:textId="403C843A" w:rsidR="00095E4F" w:rsidRPr="00EC76D5" w:rsidRDefault="00500BD5" w:rsidP="00095E4F">
      <w:pPr>
        <w:pStyle w:val="Liststycke"/>
        <w:numPr>
          <w:ilvl w:val="0"/>
          <w:numId w:val="106"/>
        </w:numPr>
      </w:pPr>
      <w:r w:rsidRPr="00EC76D5">
        <w:t xml:space="preserve">If the symbol is extern it cannot be </w:t>
      </w:r>
      <w:r w:rsidR="00266D64">
        <w:t>initialized</w:t>
      </w:r>
      <w:r w:rsidRPr="00EC76D5">
        <w:t xml:space="preserve"> (its value is not-null).</w:t>
      </w:r>
    </w:p>
    <w:p w14:paraId="58708DE9" w14:textId="77777777" w:rsidR="003C5A0D" w:rsidRPr="00EC76D5" w:rsidRDefault="00F903D0" w:rsidP="00FA2F13">
      <w:pPr>
        <w:pStyle w:val="Liststycke"/>
        <w:numPr>
          <w:ilvl w:val="0"/>
          <w:numId w:val="106"/>
        </w:numPr>
      </w:pPr>
      <w:r w:rsidRPr="00EC76D5">
        <w:t xml:space="preserve">We look up the entry list, and if we find another symbol with the same name, </w:t>
      </w:r>
      <w:r w:rsidR="00512AA5" w:rsidRPr="00EC76D5">
        <w:t xml:space="preserve">we check whether at least one of the </w:t>
      </w:r>
      <w:r w:rsidR="00A33B80" w:rsidRPr="00EC76D5">
        <w:t xml:space="preserve">symbols </w:t>
      </w:r>
      <w:r w:rsidR="00512AA5" w:rsidRPr="00EC76D5">
        <w:t>is extern. If it is, the s</w:t>
      </w:r>
      <w:r w:rsidR="007340F8" w:rsidRPr="00EC76D5">
        <w:t>ymbols shall have equals types.</w:t>
      </w:r>
      <w:r w:rsidR="00F43730" w:rsidRPr="00EC76D5">
        <w:t xml:space="preserve"> If the new symbols is extern, weare finished and we just return.</w:t>
      </w:r>
      <w:r w:rsidR="00A33B80" w:rsidRPr="00EC76D5">
        <w:t xml:space="preserve"> If the old symbol is extern, we remove it an</w:t>
      </w:r>
      <w:r w:rsidR="00B71B5B" w:rsidRPr="00EC76D5">
        <w:t>d</w:t>
      </w:r>
      <w:r w:rsidR="00A33B80" w:rsidRPr="00EC76D5">
        <w:t xml:space="preserve"> </w:t>
      </w:r>
      <w:r w:rsidR="00061261" w:rsidRPr="00EC76D5">
        <w:t>stored the new symbol in the entry list.</w:t>
      </w:r>
      <w:r w:rsidR="001A5A11" w:rsidRPr="00EC76D5">
        <w:t xml:space="preserve"> </w:t>
      </w:r>
      <w:r w:rsidR="003C5A0D" w:rsidRPr="00EC76D5">
        <w:t>If not at least one of the symbols is extern, an error message is reported.</w:t>
      </w:r>
    </w:p>
    <w:p w14:paraId="174F334E" w14:textId="77777777" w:rsidR="000A4A82" w:rsidRPr="00EC76D5" w:rsidRDefault="00A83073" w:rsidP="00B43E6D">
      <w:r w:rsidRPr="00EC76D5">
        <w:t>It is easie</w:t>
      </w:r>
      <w:r w:rsidR="00B43E6D" w:rsidRPr="00EC76D5">
        <w:t>r to ad</w:t>
      </w:r>
      <w:r w:rsidRPr="00EC76D5">
        <w:t xml:space="preserve">d </w:t>
      </w:r>
      <w:r w:rsidR="00CA3B89" w:rsidRPr="00EC76D5">
        <w:t>or erase a tag</w:t>
      </w:r>
      <w:r w:rsidR="003F4B56" w:rsidRPr="00EC76D5">
        <w:t>. I</w:t>
      </w:r>
      <w:r w:rsidR="00BA5FC5" w:rsidRPr="00EC76D5">
        <w:t xml:space="preserve">f it </w:t>
      </w:r>
      <w:r w:rsidR="00835FF3" w:rsidRPr="00EC76D5">
        <w:t xml:space="preserve">is </w:t>
      </w:r>
      <w:r w:rsidR="00BA5FC5" w:rsidRPr="00EC76D5">
        <w:t>already added an error message is reported.</w:t>
      </w:r>
      <w:r w:rsidR="00B65E4C" w:rsidRPr="00EC76D5">
        <w:t xml:space="preserve"> When </w:t>
      </w:r>
      <w:r w:rsidR="00741EED" w:rsidRPr="00EC76D5">
        <w:t>remov</w:t>
      </w:r>
      <w:r w:rsidR="00B65E4C" w:rsidRPr="00EC76D5">
        <w:t>ing the tag, the tag associated to the name is returned, or null is it not stored in the map.</w:t>
      </w:r>
    </w:p>
    <w:p w14:paraId="20A9BC3E" w14:textId="2186E7E9" w:rsidR="00B339B1" w:rsidRPr="00EC76D5" w:rsidRDefault="00B339B1" w:rsidP="00B339B1">
      <w:pPr>
        <w:pStyle w:val="Rubrik3"/>
      </w:pPr>
      <w:bookmarkStart w:id="5616" w:name="_Toc481936407"/>
      <w:r w:rsidRPr="00EC76D5">
        <w:lastRenderedPageBreak/>
        <w:t>Looking Up Symbols</w:t>
      </w:r>
      <w:bookmarkEnd w:id="5616"/>
    </w:p>
    <w:p w14:paraId="2AA74847" w14:textId="13A884E4" w:rsidR="00D175D7" w:rsidRPr="00EC76D5" w:rsidRDefault="00A02292" w:rsidP="00A02292">
      <w:r w:rsidRPr="00EC76D5">
        <w:t xml:space="preserve">The </w:t>
      </w:r>
      <w:r w:rsidRPr="00EC76D5">
        <w:rPr>
          <w:rStyle w:val="CodeInText"/>
        </w:rPr>
        <w:t>lookupList</w:t>
      </w:r>
      <w:r w:rsidRPr="00EC76D5">
        <w:t xml:space="preserve"> method searches the current table f</w:t>
      </w:r>
      <w:r w:rsidR="000C4BB4" w:rsidRPr="00EC76D5">
        <w:t xml:space="preserve">or a symbol with the given name, while </w:t>
      </w:r>
      <w:r w:rsidR="000C4BB4" w:rsidRPr="00EC76D5">
        <w:rPr>
          <w:rStyle w:val="CodeInText"/>
        </w:rPr>
        <w:t>lookupSymbol</w:t>
      </w:r>
      <w:r w:rsidR="000C4BB4" w:rsidRPr="00EC76D5">
        <w:t xml:space="preserve"> searches the table </w:t>
      </w:r>
      <w:r w:rsidR="001C3B71" w:rsidRPr="00EC76D5">
        <w:t>hierarchy</w:t>
      </w:r>
      <w:r w:rsidR="000C4BB4" w:rsidRPr="00EC76D5">
        <w:t xml:space="preserve"> recursively upwards </w:t>
      </w:r>
      <w:r w:rsidR="0005523D" w:rsidRPr="00EC76D5">
        <w:t xml:space="preserve">by calling </w:t>
      </w:r>
      <w:r w:rsidR="0005523D" w:rsidRPr="00EC76D5">
        <w:rPr>
          <w:rStyle w:val="CodeInText"/>
        </w:rPr>
        <w:t>lookupList</w:t>
      </w:r>
      <w:r w:rsidR="0005523D" w:rsidRPr="00EC76D5">
        <w:t xml:space="preserve"> </w:t>
      </w:r>
      <w:r w:rsidR="000C4BB4" w:rsidRPr="00EC76D5">
        <w:t xml:space="preserve">until it finds a symbol with the given name </w:t>
      </w:r>
      <w:r w:rsidR="00F7270E" w:rsidRPr="00EC76D5">
        <w:t xml:space="preserve">or the parent table is null, </w:t>
      </w:r>
      <w:r w:rsidR="003469E4" w:rsidRPr="00EC76D5">
        <w:t>which will happen when the table of the global space has been searched.</w:t>
      </w:r>
    </w:p>
    <w:p w14:paraId="4968F200" w14:textId="77777777" w:rsidR="00683D8B" w:rsidRPr="00EC76D5" w:rsidRDefault="00E224AC" w:rsidP="00657272">
      <w:r w:rsidRPr="00EC76D5">
        <w:t>A tag</w:t>
      </w:r>
      <w:r w:rsidR="001C4E02" w:rsidRPr="00EC76D5">
        <w:t xml:space="preserve"> is </w:t>
      </w:r>
      <w:r w:rsidR="00505E68" w:rsidRPr="00EC76D5">
        <w:t xml:space="preserve">recursively </w:t>
      </w:r>
      <w:r w:rsidR="001C4E02" w:rsidRPr="00EC76D5">
        <w:t>looked up in a similar manner</w:t>
      </w:r>
      <w:r w:rsidR="00DF6174" w:rsidRPr="00EC76D5">
        <w:t>.</w:t>
      </w:r>
    </w:p>
    <w:p w14:paraId="7377B64F" w14:textId="0BA79F50" w:rsidR="00922EE3" w:rsidRPr="00EC76D5" w:rsidRDefault="00922EE3" w:rsidP="00922EE3">
      <w:pPr>
        <w:pStyle w:val="Rubrik3"/>
        <w:numPr>
          <w:ilvl w:val="2"/>
          <w:numId w:val="19"/>
        </w:numPr>
      </w:pPr>
      <w:bookmarkStart w:id="5617" w:name="_Toc481936408"/>
      <w:r w:rsidRPr="00EC76D5">
        <w:t>Generate Offset</w:t>
      </w:r>
      <w:bookmarkEnd w:id="5617"/>
    </w:p>
    <w:p w14:paraId="5299DB20" w14:textId="77777777" w:rsidR="004606BF" w:rsidRPr="00EC76D5" w:rsidRDefault="004606BF" w:rsidP="004606BF">
      <w:r w:rsidRPr="00EC76D5">
        <w:t xml:space="preserve">Before the final </w:t>
      </w:r>
      <w:r w:rsidR="004E2D6F" w:rsidRPr="00EC76D5">
        <w:t xml:space="preserve">object code is generated, we need to set the offset each function and block entry. If the entry is an auto or register symbol, we set its offset if is used. If it is not used, we report a warning if </w:t>
      </w:r>
      <w:r w:rsidR="00BB4FCF" w:rsidRPr="00EC76D5">
        <w:t xml:space="preserve">it has name, is not volatile, parameter, </w:t>
      </w:r>
      <w:r w:rsidR="00E103D5" w:rsidRPr="00EC76D5">
        <w:t xml:space="preserve">or temporary, and </w:t>
      </w:r>
      <w:r w:rsidR="00D14BA1" w:rsidRPr="00EC76D5">
        <w:rPr>
          <w:rStyle w:val="CodeInText"/>
        </w:rPr>
        <w:t>Generate.Safe</w:t>
      </w:r>
      <w:r w:rsidR="00E103D5" w:rsidRPr="00EC76D5">
        <w:t xml:space="preserve"> is not true.</w:t>
      </w:r>
      <w:r w:rsidR="00E80D1E" w:rsidRPr="00EC76D5">
        <w:t xml:space="preserve"> The reason for </w:t>
      </w:r>
      <w:r w:rsidR="00D14BA1" w:rsidRPr="00EC76D5">
        <w:rPr>
          <w:rStyle w:val="CodeInText"/>
        </w:rPr>
        <w:t>Generate.Safe</w:t>
      </w:r>
      <w:r w:rsidR="00E80D1E" w:rsidRPr="00EC76D5">
        <w:t xml:space="preserve"> </w:t>
      </w:r>
      <w:r w:rsidR="00D5102A" w:rsidRPr="00EC76D5">
        <w:t xml:space="preserve">check </w:t>
      </w:r>
      <w:r w:rsidR="00E80D1E" w:rsidRPr="00EC76D5">
        <w:t xml:space="preserve">is that the offset may be generated twice, with </w:t>
      </w:r>
      <w:r w:rsidR="00D14BA1" w:rsidRPr="00EC76D5">
        <w:rPr>
          <w:rStyle w:val="CodeInText"/>
        </w:rPr>
        <w:t>Generate.Safe</w:t>
      </w:r>
      <w:r w:rsidR="00E80D1E" w:rsidRPr="00EC76D5">
        <w:rPr>
          <w:rStyle w:val="CodeInText"/>
        </w:rPr>
        <w:t xml:space="preserve"> </w:t>
      </w:r>
      <w:r w:rsidR="00E80D1E" w:rsidRPr="00EC76D5">
        <w:t>true and false, and we do not want the same warning to be reported twice.</w:t>
      </w:r>
    </w:p>
    <w:p w14:paraId="73784026" w14:textId="77777777" w:rsidR="00A27876" w:rsidRPr="00EC76D5" w:rsidRDefault="005B4F50" w:rsidP="005B4F50">
      <w:pPr>
        <w:pStyle w:val="CodeHeader"/>
      </w:pPr>
      <w:r w:rsidRPr="00EC76D5">
        <w:t>SymbolTable.java</w:t>
      </w:r>
    </w:p>
    <w:p w14:paraId="3DFC97CF" w14:textId="4BBA5DB4" w:rsidR="00922EE3" w:rsidRPr="00EC76D5" w:rsidRDefault="00922EE3" w:rsidP="00922EE3">
      <w:pPr>
        <w:pStyle w:val="Rubrik3"/>
        <w:numPr>
          <w:ilvl w:val="2"/>
          <w:numId w:val="20"/>
        </w:numPr>
      </w:pPr>
      <w:bookmarkStart w:id="5618" w:name="_Toc481936409"/>
      <w:r w:rsidRPr="00EC76D5">
        <w:t>Table Text</w:t>
      </w:r>
      <w:bookmarkEnd w:id="5618"/>
    </w:p>
    <w:p w14:paraId="0D306900" w14:textId="61894FFD" w:rsidR="0075760E" w:rsidRPr="00EC76D5" w:rsidRDefault="0077525E" w:rsidP="006F2B63">
      <w:r w:rsidRPr="00EC76D5">
        <w:t xml:space="preserve">Strictly speaking, </w:t>
      </w:r>
      <w:r w:rsidRPr="00EC76D5">
        <w:rPr>
          <w:rStyle w:val="CodeInText"/>
        </w:rPr>
        <w:t>generateSymbolTableText</w:t>
      </w:r>
      <w:r w:rsidRPr="00EC76D5">
        <w:t xml:space="preserve"> is not necessary.</w:t>
      </w:r>
    </w:p>
    <w:p w14:paraId="7FE748AA" w14:textId="2DE78C53" w:rsidR="0090237B" w:rsidRPr="00EC76D5" w:rsidRDefault="0090237B" w:rsidP="006A31DF">
      <w:pPr>
        <w:pStyle w:val="Rubrik1"/>
      </w:pPr>
      <w:bookmarkStart w:id="5619" w:name="_Toc481936410"/>
      <w:r w:rsidRPr="00EC76D5">
        <w:lastRenderedPageBreak/>
        <w:t>The Syntax Tree</w:t>
      </w:r>
      <w:bookmarkEnd w:id="5619"/>
    </w:p>
    <w:p w14:paraId="11EBE2F1" w14:textId="2F1259F0" w:rsidR="0090237B" w:rsidRPr="00EC76D5" w:rsidRDefault="00B63078" w:rsidP="00B63078">
      <w:pPr>
        <w:pStyle w:val="CodeListing"/>
      </w:pPr>
      <w:r w:rsidRPr="00EC76D5">
        <w:t>SyntaxTree.java</w:t>
      </w:r>
    </w:p>
    <w:p w14:paraId="2FF3CD18" w14:textId="77777777" w:rsidR="00B63078" w:rsidRPr="00EC76D5" w:rsidRDefault="00B63078" w:rsidP="00B63078">
      <w:pPr>
        <w:pStyle w:val="Code"/>
      </w:pPr>
      <w:r w:rsidRPr="00EC76D5">
        <w:t>package c_compiler;</w:t>
      </w:r>
    </w:p>
    <w:p w14:paraId="370FEA82" w14:textId="77777777" w:rsidR="00B63078" w:rsidRPr="00EC76D5" w:rsidRDefault="00B63078" w:rsidP="00B63078">
      <w:pPr>
        <w:pStyle w:val="Code"/>
      </w:pPr>
      <w:r w:rsidRPr="00EC76D5">
        <w:t>import java.util.*;</w:t>
      </w:r>
    </w:p>
    <w:p w14:paraId="78A4606E" w14:textId="77777777" w:rsidR="00B63078" w:rsidRPr="00EC76D5" w:rsidRDefault="00B63078" w:rsidP="00B63078">
      <w:pPr>
        <w:pStyle w:val="Code"/>
      </w:pPr>
    </w:p>
    <w:p w14:paraId="551448AE" w14:textId="77777777" w:rsidR="00B63078" w:rsidRPr="00EC76D5" w:rsidRDefault="00B63078" w:rsidP="00B63078">
      <w:pPr>
        <w:pStyle w:val="Code"/>
      </w:pPr>
      <w:r w:rsidRPr="00EC76D5">
        <w:t>public class SyntaxTree {</w:t>
      </w:r>
    </w:p>
    <w:p w14:paraId="06352AA2" w14:textId="77777777" w:rsidR="00B63078" w:rsidRPr="00EC76D5" w:rsidRDefault="00B63078" w:rsidP="00B63078">
      <w:pPr>
        <w:pStyle w:val="Code"/>
      </w:pPr>
      <w:r w:rsidRPr="00EC76D5">
        <w:t xml:space="preserve">  private MiddleOperator m_operator;</w:t>
      </w:r>
    </w:p>
    <w:p w14:paraId="40B14026" w14:textId="77777777" w:rsidR="00B63078" w:rsidRPr="00EC76D5" w:rsidRDefault="00B63078" w:rsidP="00B63078">
      <w:pPr>
        <w:pStyle w:val="Code"/>
      </w:pPr>
      <w:r w:rsidRPr="00EC76D5">
        <w:t xml:space="preserve">  private Type m_type;</w:t>
      </w:r>
    </w:p>
    <w:p w14:paraId="6AF6CD97" w14:textId="77777777" w:rsidR="00B63078" w:rsidRPr="00EC76D5" w:rsidRDefault="00B63078" w:rsidP="00B63078">
      <w:pPr>
        <w:pStyle w:val="Code"/>
      </w:pPr>
      <w:r w:rsidRPr="00EC76D5">
        <w:t xml:space="preserve">  private Symbol m_symbol;</w:t>
      </w:r>
    </w:p>
    <w:p w14:paraId="193A0741" w14:textId="77777777" w:rsidR="00B63078" w:rsidRPr="00EC76D5" w:rsidRDefault="00B63078" w:rsidP="00B63078">
      <w:pPr>
        <w:pStyle w:val="Code"/>
      </w:pPr>
      <w:r w:rsidRPr="00EC76D5">
        <w:t xml:space="preserve">  private SyntaxTree m_parent;</w:t>
      </w:r>
    </w:p>
    <w:p w14:paraId="62350395" w14:textId="77777777" w:rsidR="00B63078" w:rsidRPr="00EC76D5" w:rsidRDefault="00B63078" w:rsidP="00B63078">
      <w:pPr>
        <w:pStyle w:val="Code"/>
      </w:pPr>
      <w:r w:rsidRPr="00EC76D5">
        <w:t xml:space="preserve">  private List&lt;SyntaxTree&gt; m_childList = new LinkedList&lt;&gt;();</w:t>
      </w:r>
    </w:p>
    <w:p w14:paraId="26D74319" w14:textId="77777777" w:rsidR="00B63078" w:rsidRPr="00EC76D5" w:rsidRDefault="00B63078" w:rsidP="00B63078">
      <w:pPr>
        <w:pStyle w:val="Code"/>
      </w:pPr>
      <w:r w:rsidRPr="00EC76D5">
        <w:t xml:space="preserve">  private boolean m_rightValue;</w:t>
      </w:r>
    </w:p>
    <w:p w14:paraId="2B35D300" w14:textId="77777777" w:rsidR="00B63078" w:rsidRPr="00EC76D5" w:rsidRDefault="00B63078" w:rsidP="00B63078">
      <w:pPr>
        <w:pStyle w:val="Code"/>
      </w:pPr>
      <w:r w:rsidRPr="00EC76D5">
        <w:t xml:space="preserve">  private boolean m_sideEffect;</w:t>
      </w:r>
    </w:p>
    <w:p w14:paraId="4AEC7453" w14:textId="77777777" w:rsidR="00B63078" w:rsidRPr="00EC76D5" w:rsidRDefault="00B63078" w:rsidP="00B63078">
      <w:pPr>
        <w:pStyle w:val="Code"/>
      </w:pPr>
      <w:r w:rsidRPr="00EC76D5">
        <w:t xml:space="preserve">  private SyntaxTree m_returnTree;</w:t>
      </w:r>
    </w:p>
    <w:p w14:paraId="6C377F5F" w14:textId="77777777" w:rsidR="00B63078" w:rsidRPr="00EC76D5" w:rsidRDefault="00B63078" w:rsidP="00B63078">
      <w:pPr>
        <w:pStyle w:val="Code"/>
      </w:pPr>
      <w:r w:rsidRPr="00EC76D5">
        <w:t xml:space="preserve">  private Object m_info;</w:t>
      </w:r>
    </w:p>
    <w:p w14:paraId="281E5CF2" w14:textId="77777777" w:rsidR="00B63078" w:rsidRPr="00EC76D5" w:rsidRDefault="00B63078" w:rsidP="00B63078">
      <w:pPr>
        <w:pStyle w:val="Code"/>
      </w:pPr>
      <w:r w:rsidRPr="00EC76D5">
        <w:t xml:space="preserve">  </w:t>
      </w:r>
    </w:p>
    <w:p w14:paraId="2FE06617" w14:textId="77777777" w:rsidR="00B63078" w:rsidRPr="00EC76D5" w:rsidRDefault="00B63078" w:rsidP="00B63078">
      <w:pPr>
        <w:pStyle w:val="Code"/>
      </w:pPr>
      <w:r w:rsidRPr="00EC76D5">
        <w:t xml:space="preserve">  public SyntaxTree(MiddleOperator operator) {</w:t>
      </w:r>
    </w:p>
    <w:p w14:paraId="4EB94058" w14:textId="77777777" w:rsidR="00B63078" w:rsidRPr="00EC76D5" w:rsidRDefault="00B63078" w:rsidP="00B63078">
      <w:pPr>
        <w:pStyle w:val="Code"/>
      </w:pPr>
      <w:r w:rsidRPr="00EC76D5">
        <w:t xml:space="preserve">    m_operator = operator;</w:t>
      </w:r>
    </w:p>
    <w:p w14:paraId="33E64E74" w14:textId="77777777" w:rsidR="00B63078" w:rsidRPr="00EC76D5" w:rsidRDefault="00B63078" w:rsidP="00B63078">
      <w:pPr>
        <w:pStyle w:val="Code"/>
      </w:pPr>
      <w:r w:rsidRPr="00EC76D5">
        <w:t xml:space="preserve">  }</w:t>
      </w:r>
    </w:p>
    <w:p w14:paraId="255C93DB" w14:textId="77777777" w:rsidR="00B63078" w:rsidRPr="00EC76D5" w:rsidRDefault="00B63078" w:rsidP="00B63078">
      <w:pPr>
        <w:pStyle w:val="Code"/>
      </w:pPr>
    </w:p>
    <w:p w14:paraId="6BA0F89F" w14:textId="77777777" w:rsidR="00B63078" w:rsidRPr="00EC76D5" w:rsidRDefault="00B63078" w:rsidP="00B63078">
      <w:pPr>
        <w:pStyle w:val="Code"/>
      </w:pPr>
      <w:r w:rsidRPr="00EC76D5">
        <w:t xml:space="preserve">  public SyntaxTree(MiddleOperator operator, Type type) {</w:t>
      </w:r>
    </w:p>
    <w:p w14:paraId="196ED138" w14:textId="77777777" w:rsidR="00B63078" w:rsidRPr="00EC76D5" w:rsidRDefault="00B63078" w:rsidP="00B63078">
      <w:pPr>
        <w:pStyle w:val="Code"/>
      </w:pPr>
      <w:r w:rsidRPr="00EC76D5">
        <w:t xml:space="preserve">    m_operator = operator;</w:t>
      </w:r>
    </w:p>
    <w:p w14:paraId="4B5D02B9" w14:textId="77777777" w:rsidR="00B63078" w:rsidRPr="00EC76D5" w:rsidRDefault="00B63078" w:rsidP="00B63078">
      <w:pPr>
        <w:pStyle w:val="Code"/>
      </w:pPr>
      <w:r w:rsidRPr="00EC76D5">
        <w:t xml:space="preserve">    m_type = type;</w:t>
      </w:r>
    </w:p>
    <w:p w14:paraId="4A3E4195" w14:textId="77777777" w:rsidR="00B63078" w:rsidRPr="00EC76D5" w:rsidRDefault="00B63078" w:rsidP="00B63078">
      <w:pPr>
        <w:pStyle w:val="Code"/>
      </w:pPr>
      <w:r w:rsidRPr="00EC76D5">
        <w:t xml:space="preserve">  }</w:t>
      </w:r>
    </w:p>
    <w:p w14:paraId="5166CAD1" w14:textId="77777777" w:rsidR="00B63078" w:rsidRPr="00EC76D5" w:rsidRDefault="00B63078" w:rsidP="00B63078">
      <w:pPr>
        <w:pStyle w:val="Code"/>
      </w:pPr>
    </w:p>
    <w:p w14:paraId="6F7F9E06" w14:textId="77777777" w:rsidR="00B63078" w:rsidRPr="00EC76D5" w:rsidRDefault="00B63078" w:rsidP="00B63078">
      <w:pPr>
        <w:pStyle w:val="Code"/>
      </w:pPr>
      <w:r w:rsidRPr="00EC76D5">
        <w:t xml:space="preserve">  public SyntaxTree(MiddleOperator operator, Symbol symbol) {</w:t>
      </w:r>
    </w:p>
    <w:p w14:paraId="0DDE2DD1" w14:textId="77777777" w:rsidR="00B63078" w:rsidRPr="00EC76D5" w:rsidRDefault="00B63078" w:rsidP="00B63078">
      <w:pPr>
        <w:pStyle w:val="Code"/>
      </w:pPr>
      <w:r w:rsidRPr="00EC76D5">
        <w:t xml:space="preserve">    m_operator = operator;</w:t>
      </w:r>
    </w:p>
    <w:p w14:paraId="1F90521E" w14:textId="77777777" w:rsidR="00B63078" w:rsidRPr="00EC76D5" w:rsidRDefault="00B63078" w:rsidP="00B63078">
      <w:pPr>
        <w:pStyle w:val="Code"/>
      </w:pPr>
      <w:r w:rsidRPr="00EC76D5">
        <w:t xml:space="preserve">    m_type = symbol.getType();</w:t>
      </w:r>
    </w:p>
    <w:p w14:paraId="7EAAFC4C" w14:textId="77777777" w:rsidR="00B63078" w:rsidRPr="00EC76D5" w:rsidRDefault="00B63078" w:rsidP="00B63078">
      <w:pPr>
        <w:pStyle w:val="Code"/>
      </w:pPr>
      <w:r w:rsidRPr="00EC76D5">
        <w:t xml:space="preserve">    m_symbol = symbol;</w:t>
      </w:r>
    </w:p>
    <w:p w14:paraId="009DE0AE" w14:textId="77777777" w:rsidR="00B63078" w:rsidRPr="00EC76D5" w:rsidRDefault="00B63078" w:rsidP="00B63078">
      <w:pPr>
        <w:pStyle w:val="Code"/>
      </w:pPr>
      <w:r w:rsidRPr="00EC76D5">
        <w:t xml:space="preserve">  }</w:t>
      </w:r>
    </w:p>
    <w:p w14:paraId="43C12A6F" w14:textId="77777777" w:rsidR="00B63078" w:rsidRPr="00EC76D5" w:rsidRDefault="00B63078" w:rsidP="00B63078">
      <w:pPr>
        <w:pStyle w:val="Code"/>
      </w:pPr>
    </w:p>
    <w:p w14:paraId="6485B924" w14:textId="77777777" w:rsidR="00B63078" w:rsidRPr="00EC76D5" w:rsidRDefault="00B63078" w:rsidP="00B63078">
      <w:pPr>
        <w:pStyle w:val="Code"/>
      </w:pPr>
      <w:r w:rsidRPr="00EC76D5">
        <w:t xml:space="preserve">  public SyntaxTree(MiddleOperator operator, Type type, Symbol symbol) {</w:t>
      </w:r>
    </w:p>
    <w:p w14:paraId="791C970E" w14:textId="77777777" w:rsidR="00B63078" w:rsidRPr="00EC76D5" w:rsidRDefault="00B63078" w:rsidP="00B63078">
      <w:pPr>
        <w:pStyle w:val="Code"/>
      </w:pPr>
      <w:r w:rsidRPr="00EC76D5">
        <w:t xml:space="preserve">    m_operator = operator;</w:t>
      </w:r>
    </w:p>
    <w:p w14:paraId="58DBF363" w14:textId="77777777" w:rsidR="00B63078" w:rsidRPr="00EC76D5" w:rsidRDefault="00B63078" w:rsidP="00B63078">
      <w:pPr>
        <w:pStyle w:val="Code"/>
      </w:pPr>
      <w:r w:rsidRPr="00EC76D5">
        <w:t xml:space="preserve">    m_type = type;</w:t>
      </w:r>
    </w:p>
    <w:p w14:paraId="09150E2F" w14:textId="77777777" w:rsidR="00B63078" w:rsidRPr="00EC76D5" w:rsidRDefault="00B63078" w:rsidP="00B63078">
      <w:pPr>
        <w:pStyle w:val="Code"/>
      </w:pPr>
      <w:r w:rsidRPr="00EC76D5">
        <w:t xml:space="preserve">    m_symbol = symbol;</w:t>
      </w:r>
    </w:p>
    <w:p w14:paraId="07CDE629" w14:textId="77777777" w:rsidR="00B63078" w:rsidRPr="00EC76D5" w:rsidRDefault="00B63078" w:rsidP="00B63078">
      <w:pPr>
        <w:pStyle w:val="Code"/>
      </w:pPr>
      <w:r w:rsidRPr="00EC76D5">
        <w:t xml:space="preserve">  }</w:t>
      </w:r>
    </w:p>
    <w:p w14:paraId="01037882" w14:textId="77777777" w:rsidR="00B63078" w:rsidRPr="00EC76D5" w:rsidRDefault="00B63078" w:rsidP="00B63078">
      <w:pPr>
        <w:pStyle w:val="Code"/>
      </w:pPr>
    </w:p>
    <w:p w14:paraId="7D32BCE2" w14:textId="77777777" w:rsidR="00B63078" w:rsidRPr="00EC76D5" w:rsidRDefault="00B63078" w:rsidP="00B63078">
      <w:pPr>
        <w:pStyle w:val="Code"/>
      </w:pPr>
      <w:r w:rsidRPr="00EC76D5">
        <w:t xml:space="preserve">  public SyntaxTree(MiddleOperator operator, Object info) {</w:t>
      </w:r>
    </w:p>
    <w:p w14:paraId="1E852A02" w14:textId="77777777" w:rsidR="00B63078" w:rsidRPr="00EC76D5" w:rsidRDefault="00B63078" w:rsidP="00B63078">
      <w:pPr>
        <w:pStyle w:val="Code"/>
      </w:pPr>
      <w:r w:rsidRPr="00EC76D5">
        <w:t xml:space="preserve">    m_operator = operator;</w:t>
      </w:r>
    </w:p>
    <w:p w14:paraId="75A95023" w14:textId="77777777" w:rsidR="00B63078" w:rsidRPr="00EC76D5" w:rsidRDefault="00B63078" w:rsidP="00B63078">
      <w:pPr>
        <w:pStyle w:val="Code"/>
      </w:pPr>
      <w:r w:rsidRPr="00EC76D5">
        <w:t xml:space="preserve">    m_info = info;</w:t>
      </w:r>
    </w:p>
    <w:p w14:paraId="7B743E81" w14:textId="77777777" w:rsidR="00B63078" w:rsidRPr="00EC76D5" w:rsidRDefault="00B63078" w:rsidP="00B63078">
      <w:pPr>
        <w:pStyle w:val="Code"/>
      </w:pPr>
      <w:r w:rsidRPr="00EC76D5">
        <w:t xml:space="preserve">  }</w:t>
      </w:r>
    </w:p>
    <w:p w14:paraId="358EDB5E" w14:textId="77777777" w:rsidR="00B63078" w:rsidRPr="00EC76D5" w:rsidRDefault="00B63078" w:rsidP="00B63078">
      <w:pPr>
        <w:pStyle w:val="Code"/>
      </w:pPr>
    </w:p>
    <w:p w14:paraId="44826C68" w14:textId="77777777" w:rsidR="00B63078" w:rsidRPr="00EC76D5" w:rsidRDefault="00B63078" w:rsidP="00B63078">
      <w:pPr>
        <w:pStyle w:val="Code"/>
      </w:pPr>
      <w:r w:rsidRPr="00EC76D5">
        <w:t xml:space="preserve">  public SyntaxTree(MiddleOperator operator, Type type,</w:t>
      </w:r>
    </w:p>
    <w:p w14:paraId="5A85A1A7" w14:textId="77777777" w:rsidR="00B63078" w:rsidRPr="00EC76D5" w:rsidRDefault="00B63078" w:rsidP="00B63078">
      <w:pPr>
        <w:pStyle w:val="Code"/>
      </w:pPr>
      <w:r w:rsidRPr="00EC76D5">
        <w:t xml:space="preserve">                    Symbol symbol, Object info) {</w:t>
      </w:r>
    </w:p>
    <w:p w14:paraId="539775A2" w14:textId="77777777" w:rsidR="00B63078" w:rsidRPr="00EC76D5" w:rsidRDefault="00B63078" w:rsidP="00B63078">
      <w:pPr>
        <w:pStyle w:val="Code"/>
      </w:pPr>
      <w:r w:rsidRPr="00EC76D5">
        <w:t xml:space="preserve">    m_operator = operator;</w:t>
      </w:r>
    </w:p>
    <w:p w14:paraId="7488AC41" w14:textId="77777777" w:rsidR="00B63078" w:rsidRPr="00EC76D5" w:rsidRDefault="00B63078" w:rsidP="00B63078">
      <w:pPr>
        <w:pStyle w:val="Code"/>
      </w:pPr>
      <w:r w:rsidRPr="00EC76D5">
        <w:t xml:space="preserve">    m_type = type;</w:t>
      </w:r>
    </w:p>
    <w:p w14:paraId="3A4522BD" w14:textId="77777777" w:rsidR="00B63078" w:rsidRPr="00EC76D5" w:rsidRDefault="00B63078" w:rsidP="00B63078">
      <w:pPr>
        <w:pStyle w:val="Code"/>
      </w:pPr>
      <w:r w:rsidRPr="00EC76D5">
        <w:t xml:space="preserve">    m_symbol = symbol;</w:t>
      </w:r>
    </w:p>
    <w:p w14:paraId="09528082" w14:textId="77777777" w:rsidR="00B63078" w:rsidRPr="00EC76D5" w:rsidRDefault="00B63078" w:rsidP="00B63078">
      <w:pPr>
        <w:pStyle w:val="Code"/>
      </w:pPr>
      <w:r w:rsidRPr="00EC76D5">
        <w:t xml:space="preserve">    m_info = info;</w:t>
      </w:r>
    </w:p>
    <w:p w14:paraId="3D18B885" w14:textId="77777777" w:rsidR="00B63078" w:rsidRPr="00EC76D5" w:rsidRDefault="00B63078" w:rsidP="00B63078">
      <w:pPr>
        <w:pStyle w:val="Code"/>
      </w:pPr>
      <w:r w:rsidRPr="00EC76D5">
        <w:t xml:space="preserve">  }</w:t>
      </w:r>
    </w:p>
    <w:p w14:paraId="786B901E" w14:textId="77777777" w:rsidR="00B63078" w:rsidRPr="00EC76D5" w:rsidRDefault="00B63078" w:rsidP="00B63078">
      <w:pPr>
        <w:pStyle w:val="Code"/>
      </w:pPr>
    </w:p>
    <w:p w14:paraId="5184CBE1" w14:textId="77777777" w:rsidR="00B63078" w:rsidRPr="00EC76D5" w:rsidRDefault="00B63078" w:rsidP="00B63078">
      <w:pPr>
        <w:pStyle w:val="Code"/>
      </w:pPr>
      <w:r w:rsidRPr="00EC76D5">
        <w:t xml:space="preserve">  public MiddleOperator getOperator() {</w:t>
      </w:r>
    </w:p>
    <w:p w14:paraId="6E8E4FAD" w14:textId="77777777" w:rsidR="00B63078" w:rsidRPr="00EC76D5" w:rsidRDefault="00B63078" w:rsidP="00B63078">
      <w:pPr>
        <w:pStyle w:val="Code"/>
      </w:pPr>
      <w:r w:rsidRPr="00EC76D5">
        <w:t xml:space="preserve">    return m_operator;</w:t>
      </w:r>
    </w:p>
    <w:p w14:paraId="649390FD" w14:textId="77777777" w:rsidR="00B63078" w:rsidRPr="00EC76D5" w:rsidRDefault="00B63078" w:rsidP="00B63078">
      <w:pPr>
        <w:pStyle w:val="Code"/>
      </w:pPr>
      <w:r w:rsidRPr="00EC76D5">
        <w:t xml:space="preserve">  }</w:t>
      </w:r>
    </w:p>
    <w:p w14:paraId="0C2E1E8B" w14:textId="77777777" w:rsidR="00B63078" w:rsidRPr="00EC76D5" w:rsidRDefault="00B63078" w:rsidP="00B63078">
      <w:pPr>
        <w:pStyle w:val="Code"/>
      </w:pPr>
    </w:p>
    <w:p w14:paraId="60566BCC" w14:textId="77777777" w:rsidR="00B63078" w:rsidRPr="00EC76D5" w:rsidRDefault="00B63078" w:rsidP="00B63078">
      <w:pPr>
        <w:pStyle w:val="Code"/>
      </w:pPr>
      <w:r w:rsidRPr="00EC76D5">
        <w:lastRenderedPageBreak/>
        <w:t xml:space="preserve">  public void setOperator(MiddleOperator operator) {</w:t>
      </w:r>
    </w:p>
    <w:p w14:paraId="6E725EE0" w14:textId="77777777" w:rsidR="00B63078" w:rsidRPr="00EC76D5" w:rsidRDefault="00B63078" w:rsidP="00B63078">
      <w:pPr>
        <w:pStyle w:val="Code"/>
      </w:pPr>
      <w:r w:rsidRPr="00EC76D5">
        <w:t xml:space="preserve">    m_operator = operator;</w:t>
      </w:r>
    </w:p>
    <w:p w14:paraId="34AEBB8D" w14:textId="77777777" w:rsidR="00B63078" w:rsidRPr="00EC76D5" w:rsidRDefault="00B63078" w:rsidP="00B63078">
      <w:pPr>
        <w:pStyle w:val="Code"/>
      </w:pPr>
      <w:r w:rsidRPr="00EC76D5">
        <w:t xml:space="preserve">  }</w:t>
      </w:r>
    </w:p>
    <w:p w14:paraId="2E5DD396" w14:textId="77777777" w:rsidR="00B63078" w:rsidRPr="00EC76D5" w:rsidRDefault="00B63078" w:rsidP="00B63078">
      <w:pPr>
        <w:pStyle w:val="Code"/>
      </w:pPr>
    </w:p>
    <w:p w14:paraId="608AE048" w14:textId="77777777" w:rsidR="00B63078" w:rsidRPr="00EC76D5" w:rsidRDefault="00B63078" w:rsidP="00B63078">
      <w:pPr>
        <w:pStyle w:val="Code"/>
      </w:pPr>
      <w:r w:rsidRPr="00EC76D5">
        <w:t xml:space="preserve">  public Type getType() {</w:t>
      </w:r>
    </w:p>
    <w:p w14:paraId="4ACB0C3D" w14:textId="77777777" w:rsidR="00B63078" w:rsidRPr="00EC76D5" w:rsidRDefault="00B63078" w:rsidP="00B63078">
      <w:pPr>
        <w:pStyle w:val="Code"/>
      </w:pPr>
      <w:r w:rsidRPr="00EC76D5">
        <w:t xml:space="preserve">    return m_type;</w:t>
      </w:r>
    </w:p>
    <w:p w14:paraId="6AA15115" w14:textId="77777777" w:rsidR="00B63078" w:rsidRPr="00EC76D5" w:rsidRDefault="00B63078" w:rsidP="00B63078">
      <w:pPr>
        <w:pStyle w:val="Code"/>
      </w:pPr>
      <w:r w:rsidRPr="00EC76D5">
        <w:t xml:space="preserve">  }</w:t>
      </w:r>
    </w:p>
    <w:p w14:paraId="49B07310" w14:textId="77777777" w:rsidR="00B63078" w:rsidRPr="00EC76D5" w:rsidRDefault="00B63078" w:rsidP="00B63078">
      <w:pPr>
        <w:pStyle w:val="Code"/>
      </w:pPr>
      <w:r w:rsidRPr="00EC76D5">
        <w:t xml:space="preserve">    </w:t>
      </w:r>
    </w:p>
    <w:p w14:paraId="113AFDE3" w14:textId="77777777" w:rsidR="00B63078" w:rsidRPr="00EC76D5" w:rsidRDefault="00B63078" w:rsidP="00B63078">
      <w:pPr>
        <w:pStyle w:val="Code"/>
      </w:pPr>
      <w:r w:rsidRPr="00EC76D5">
        <w:t xml:space="preserve">  public boolean hasSideEffect() {</w:t>
      </w:r>
    </w:p>
    <w:p w14:paraId="1F2AB579" w14:textId="77777777" w:rsidR="00B63078" w:rsidRPr="00EC76D5" w:rsidRDefault="00B63078" w:rsidP="00B63078">
      <w:pPr>
        <w:pStyle w:val="Code"/>
      </w:pPr>
      <w:r w:rsidRPr="00EC76D5">
        <w:t xml:space="preserve">    return m_sideEffect;</w:t>
      </w:r>
    </w:p>
    <w:p w14:paraId="4480ABCA" w14:textId="77777777" w:rsidR="00B63078" w:rsidRPr="00EC76D5" w:rsidRDefault="00B63078" w:rsidP="00B63078">
      <w:pPr>
        <w:pStyle w:val="Code"/>
      </w:pPr>
      <w:r w:rsidRPr="00EC76D5">
        <w:t xml:space="preserve">  }</w:t>
      </w:r>
    </w:p>
    <w:p w14:paraId="174B2D24" w14:textId="77777777" w:rsidR="00B63078" w:rsidRPr="00EC76D5" w:rsidRDefault="00B63078" w:rsidP="00B63078">
      <w:pPr>
        <w:pStyle w:val="Code"/>
      </w:pPr>
      <w:r w:rsidRPr="00EC76D5">
        <w:t xml:space="preserve">  </w:t>
      </w:r>
    </w:p>
    <w:p w14:paraId="3A0F7FDE" w14:textId="77777777" w:rsidR="00B63078" w:rsidRPr="00EC76D5" w:rsidRDefault="00B63078" w:rsidP="00B63078">
      <w:pPr>
        <w:pStyle w:val="Code"/>
      </w:pPr>
      <w:r w:rsidRPr="00EC76D5">
        <w:t xml:space="preserve">  public Object getInfo() {</w:t>
      </w:r>
    </w:p>
    <w:p w14:paraId="7FA92D8E" w14:textId="77777777" w:rsidR="00B63078" w:rsidRPr="00EC76D5" w:rsidRDefault="00B63078" w:rsidP="00B63078">
      <w:pPr>
        <w:pStyle w:val="Code"/>
      </w:pPr>
      <w:r w:rsidRPr="00EC76D5">
        <w:t xml:space="preserve">    return m_info;</w:t>
      </w:r>
    </w:p>
    <w:p w14:paraId="18458C7C" w14:textId="77777777" w:rsidR="00B63078" w:rsidRPr="00EC76D5" w:rsidRDefault="00B63078" w:rsidP="00B63078">
      <w:pPr>
        <w:pStyle w:val="Code"/>
      </w:pPr>
      <w:r w:rsidRPr="00EC76D5">
        <w:t xml:space="preserve">  }</w:t>
      </w:r>
    </w:p>
    <w:p w14:paraId="3F2B3A1A" w14:textId="77777777" w:rsidR="00B63078" w:rsidRPr="00EC76D5" w:rsidRDefault="00B63078" w:rsidP="00B63078">
      <w:pPr>
        <w:pStyle w:val="Code"/>
      </w:pPr>
    </w:p>
    <w:p w14:paraId="7860D51A" w14:textId="77777777" w:rsidR="00B63078" w:rsidRPr="00EC76D5" w:rsidRDefault="00B63078" w:rsidP="00B63078">
      <w:pPr>
        <w:pStyle w:val="Code"/>
      </w:pPr>
      <w:r w:rsidRPr="00EC76D5">
        <w:t xml:space="preserve">  public void setInfo(int info) {</w:t>
      </w:r>
    </w:p>
    <w:p w14:paraId="35DC4899" w14:textId="77777777" w:rsidR="00B63078" w:rsidRPr="00EC76D5" w:rsidRDefault="00B63078" w:rsidP="00B63078">
      <w:pPr>
        <w:pStyle w:val="Code"/>
      </w:pPr>
      <w:r w:rsidRPr="00EC76D5">
        <w:t xml:space="preserve">    m_info = info;</w:t>
      </w:r>
    </w:p>
    <w:p w14:paraId="5ED9DCB0" w14:textId="77777777" w:rsidR="00B63078" w:rsidRPr="00EC76D5" w:rsidRDefault="00B63078" w:rsidP="00B63078">
      <w:pPr>
        <w:pStyle w:val="Code"/>
      </w:pPr>
      <w:r w:rsidRPr="00EC76D5">
        <w:t xml:space="preserve">  }</w:t>
      </w:r>
    </w:p>
    <w:p w14:paraId="66F4343C" w14:textId="77777777" w:rsidR="00B63078" w:rsidRPr="00EC76D5" w:rsidRDefault="00B63078" w:rsidP="00B63078">
      <w:pPr>
        <w:pStyle w:val="Code"/>
      </w:pPr>
    </w:p>
    <w:p w14:paraId="4184DC01" w14:textId="77777777" w:rsidR="00B63078" w:rsidRPr="00EC76D5" w:rsidRDefault="00B63078" w:rsidP="00B63078">
      <w:pPr>
        <w:pStyle w:val="Code"/>
      </w:pPr>
      <w:r w:rsidRPr="00EC76D5">
        <w:t xml:space="preserve">  public SyntaxTree getReturnTree() {</w:t>
      </w:r>
    </w:p>
    <w:p w14:paraId="20F8F605" w14:textId="77777777" w:rsidR="00B63078" w:rsidRPr="00EC76D5" w:rsidRDefault="00B63078" w:rsidP="00B63078">
      <w:pPr>
        <w:pStyle w:val="Code"/>
      </w:pPr>
      <w:r w:rsidRPr="00EC76D5">
        <w:t xml:space="preserve">    return m_returnTree;</w:t>
      </w:r>
    </w:p>
    <w:p w14:paraId="0A02E7A0" w14:textId="77777777" w:rsidR="00B63078" w:rsidRPr="00EC76D5" w:rsidRDefault="00B63078" w:rsidP="00B63078">
      <w:pPr>
        <w:pStyle w:val="Code"/>
      </w:pPr>
      <w:r w:rsidRPr="00EC76D5">
        <w:t xml:space="preserve">  }</w:t>
      </w:r>
    </w:p>
    <w:p w14:paraId="2C7C9561" w14:textId="77777777" w:rsidR="00B63078" w:rsidRPr="00EC76D5" w:rsidRDefault="00B63078" w:rsidP="00B63078">
      <w:pPr>
        <w:pStyle w:val="Code"/>
      </w:pPr>
    </w:p>
    <w:p w14:paraId="427B832E" w14:textId="77777777" w:rsidR="00B63078" w:rsidRPr="00EC76D5" w:rsidRDefault="00B63078" w:rsidP="00B63078">
      <w:pPr>
        <w:pStyle w:val="Code"/>
      </w:pPr>
      <w:r w:rsidRPr="00EC76D5">
        <w:t xml:space="preserve">  public void setReturnTree(SyntaxTree returnTree) {</w:t>
      </w:r>
    </w:p>
    <w:p w14:paraId="1764467E" w14:textId="77777777" w:rsidR="00B63078" w:rsidRPr="00EC76D5" w:rsidRDefault="00B63078" w:rsidP="00B63078">
      <w:pPr>
        <w:pStyle w:val="Code"/>
      </w:pPr>
      <w:r w:rsidRPr="00EC76D5">
        <w:t xml:space="preserve">    m_returnTree = returnTree;</w:t>
      </w:r>
    </w:p>
    <w:p w14:paraId="7CF10DE3" w14:textId="77777777" w:rsidR="00B63078" w:rsidRPr="00EC76D5" w:rsidRDefault="00B63078" w:rsidP="00B63078">
      <w:pPr>
        <w:pStyle w:val="Code"/>
      </w:pPr>
      <w:r w:rsidRPr="00EC76D5">
        <w:t xml:space="preserve">  }</w:t>
      </w:r>
    </w:p>
    <w:p w14:paraId="46AEAD8F" w14:textId="77777777" w:rsidR="00B63078" w:rsidRPr="00EC76D5" w:rsidRDefault="00B63078" w:rsidP="00B63078">
      <w:pPr>
        <w:pStyle w:val="Code"/>
      </w:pPr>
      <w:r w:rsidRPr="00EC76D5">
        <w:t xml:space="preserve">  </w:t>
      </w:r>
    </w:p>
    <w:p w14:paraId="36451699" w14:textId="77777777" w:rsidR="00B63078" w:rsidRPr="00EC76D5" w:rsidRDefault="00B63078" w:rsidP="00B63078">
      <w:pPr>
        <w:pStyle w:val="Code"/>
      </w:pPr>
      <w:r w:rsidRPr="00EC76D5">
        <w:t xml:space="preserve">  public Symbol getSymbol() {</w:t>
      </w:r>
    </w:p>
    <w:p w14:paraId="1380C8A5" w14:textId="77777777" w:rsidR="00B63078" w:rsidRPr="00EC76D5" w:rsidRDefault="00B63078" w:rsidP="00B63078">
      <w:pPr>
        <w:pStyle w:val="Code"/>
      </w:pPr>
      <w:r w:rsidRPr="00EC76D5">
        <w:t xml:space="preserve">    return m_symbol;</w:t>
      </w:r>
    </w:p>
    <w:p w14:paraId="4E9E2C58" w14:textId="77777777" w:rsidR="00B63078" w:rsidRPr="00EC76D5" w:rsidRDefault="00B63078" w:rsidP="00B63078">
      <w:pPr>
        <w:pStyle w:val="Code"/>
      </w:pPr>
      <w:r w:rsidRPr="00EC76D5">
        <w:t xml:space="preserve">  }</w:t>
      </w:r>
    </w:p>
    <w:p w14:paraId="251813F9" w14:textId="77777777" w:rsidR="00B63078" w:rsidRPr="00EC76D5" w:rsidRDefault="00B63078" w:rsidP="00B63078">
      <w:pPr>
        <w:pStyle w:val="Code"/>
      </w:pPr>
      <w:r w:rsidRPr="00EC76D5">
        <w:t xml:space="preserve">  </w:t>
      </w:r>
    </w:p>
    <w:p w14:paraId="27C2EF6E" w14:textId="77777777" w:rsidR="00B63078" w:rsidRPr="00EC76D5" w:rsidRDefault="00B63078" w:rsidP="00B63078">
      <w:pPr>
        <w:pStyle w:val="Code"/>
      </w:pPr>
      <w:r w:rsidRPr="00EC76D5">
        <w:t xml:space="preserve">  public boolean isRightValue() {</w:t>
      </w:r>
    </w:p>
    <w:p w14:paraId="7C681CBC" w14:textId="77777777" w:rsidR="00B63078" w:rsidRPr="00EC76D5" w:rsidRDefault="00B63078" w:rsidP="00B63078">
      <w:pPr>
        <w:pStyle w:val="Code"/>
      </w:pPr>
      <w:r w:rsidRPr="00EC76D5">
        <w:t xml:space="preserve">    return m_rightValue;</w:t>
      </w:r>
    </w:p>
    <w:p w14:paraId="412346F7" w14:textId="77777777" w:rsidR="00B63078" w:rsidRPr="00EC76D5" w:rsidRDefault="00B63078" w:rsidP="00B63078">
      <w:pPr>
        <w:pStyle w:val="Code"/>
      </w:pPr>
      <w:r w:rsidRPr="00EC76D5">
        <w:t xml:space="preserve">  }</w:t>
      </w:r>
    </w:p>
    <w:p w14:paraId="01665683" w14:textId="77777777" w:rsidR="00B63078" w:rsidRPr="00EC76D5" w:rsidRDefault="00B63078" w:rsidP="00B63078">
      <w:pPr>
        <w:pStyle w:val="Code"/>
      </w:pPr>
      <w:r w:rsidRPr="00EC76D5">
        <w:t xml:space="preserve">  </w:t>
      </w:r>
    </w:p>
    <w:p w14:paraId="4E119ED4" w14:textId="77777777" w:rsidR="00B63078" w:rsidRPr="00EC76D5" w:rsidRDefault="00B63078" w:rsidP="00B63078">
      <w:pPr>
        <w:pStyle w:val="Code"/>
      </w:pPr>
      <w:r w:rsidRPr="00EC76D5">
        <w:t xml:space="preserve">  public void setRightValue() {</w:t>
      </w:r>
    </w:p>
    <w:p w14:paraId="1507108C" w14:textId="77777777" w:rsidR="00B63078" w:rsidRPr="00EC76D5" w:rsidRDefault="00B63078" w:rsidP="00B63078">
      <w:pPr>
        <w:pStyle w:val="Code"/>
      </w:pPr>
      <w:r w:rsidRPr="00EC76D5">
        <w:t xml:space="preserve">    m_rightValue = true;</w:t>
      </w:r>
    </w:p>
    <w:p w14:paraId="4B128E85" w14:textId="77777777" w:rsidR="00B63078" w:rsidRPr="00EC76D5" w:rsidRDefault="00B63078" w:rsidP="00B63078">
      <w:pPr>
        <w:pStyle w:val="Code"/>
      </w:pPr>
      <w:r w:rsidRPr="00EC76D5">
        <w:t xml:space="preserve">  }</w:t>
      </w:r>
    </w:p>
    <w:p w14:paraId="21F25EFB" w14:textId="77777777" w:rsidR="00B63078" w:rsidRPr="00EC76D5" w:rsidRDefault="00B63078" w:rsidP="00B63078">
      <w:pPr>
        <w:pStyle w:val="Code"/>
      </w:pPr>
      <w:r w:rsidRPr="00EC76D5">
        <w:t xml:space="preserve">  </w:t>
      </w:r>
    </w:p>
    <w:p w14:paraId="6A3294C7" w14:textId="77777777" w:rsidR="00B63078" w:rsidRPr="00EC76D5" w:rsidRDefault="00B63078" w:rsidP="00B63078">
      <w:pPr>
        <w:pStyle w:val="Code"/>
      </w:pPr>
      <w:r w:rsidRPr="00EC76D5">
        <w:t xml:space="preserve">  public SyntaxTree getChild(int index) {</w:t>
      </w:r>
    </w:p>
    <w:p w14:paraId="31828F14" w14:textId="77777777" w:rsidR="00B63078" w:rsidRPr="00EC76D5" w:rsidRDefault="00B63078" w:rsidP="00B63078">
      <w:pPr>
        <w:pStyle w:val="Code"/>
      </w:pPr>
      <w:r w:rsidRPr="00EC76D5">
        <w:t xml:space="preserve">    return m_childList.get(index);</w:t>
      </w:r>
    </w:p>
    <w:p w14:paraId="78B7C49C" w14:textId="77777777" w:rsidR="00B63078" w:rsidRPr="00EC76D5" w:rsidRDefault="00B63078" w:rsidP="00B63078">
      <w:pPr>
        <w:pStyle w:val="Code"/>
      </w:pPr>
      <w:r w:rsidRPr="00EC76D5">
        <w:t xml:space="preserve">  }</w:t>
      </w:r>
    </w:p>
    <w:p w14:paraId="3CFE866A" w14:textId="77777777" w:rsidR="00B63078" w:rsidRPr="00EC76D5" w:rsidRDefault="00B63078" w:rsidP="00B63078">
      <w:pPr>
        <w:pStyle w:val="Code"/>
      </w:pPr>
      <w:r w:rsidRPr="00EC76D5">
        <w:t xml:space="preserve">  </w:t>
      </w:r>
    </w:p>
    <w:p w14:paraId="0B776029" w14:textId="77777777" w:rsidR="00B63078" w:rsidRPr="00EC76D5" w:rsidRDefault="00B63078" w:rsidP="00B63078">
      <w:pPr>
        <w:pStyle w:val="Code"/>
      </w:pPr>
      <w:r w:rsidRPr="00EC76D5">
        <w:t xml:space="preserve">  public void setChild(int index, SyntaxTree childTree) {</w:t>
      </w:r>
    </w:p>
    <w:p w14:paraId="7DB0BB97" w14:textId="77777777" w:rsidR="00B63078" w:rsidRPr="00EC76D5" w:rsidRDefault="00B63078" w:rsidP="00B63078">
      <w:pPr>
        <w:pStyle w:val="Code"/>
      </w:pPr>
      <w:r w:rsidRPr="00EC76D5">
        <w:t xml:space="preserve">    if (childTree != null) {</w:t>
      </w:r>
    </w:p>
    <w:p w14:paraId="001980A0" w14:textId="77777777" w:rsidR="00B63078" w:rsidRPr="00EC76D5" w:rsidRDefault="00B63078" w:rsidP="00B63078">
      <w:pPr>
        <w:pStyle w:val="Code"/>
      </w:pPr>
      <w:r w:rsidRPr="00EC76D5">
        <w:t xml:space="preserve">      childTree.m_parent = this;</w:t>
      </w:r>
    </w:p>
    <w:p w14:paraId="6D683BD6" w14:textId="77777777" w:rsidR="00B63078" w:rsidRPr="00EC76D5" w:rsidRDefault="00B63078" w:rsidP="00B63078">
      <w:pPr>
        <w:pStyle w:val="Code"/>
      </w:pPr>
      <w:r w:rsidRPr="00EC76D5">
        <w:t xml:space="preserve">    }</w:t>
      </w:r>
    </w:p>
    <w:p w14:paraId="52CC660C" w14:textId="77777777" w:rsidR="00B63078" w:rsidRPr="00EC76D5" w:rsidRDefault="00B63078" w:rsidP="00B63078">
      <w:pPr>
        <w:pStyle w:val="Code"/>
      </w:pPr>
      <w:r w:rsidRPr="00EC76D5">
        <w:t xml:space="preserve">    </w:t>
      </w:r>
    </w:p>
    <w:p w14:paraId="0673B1CE" w14:textId="77777777" w:rsidR="00B63078" w:rsidRPr="00EC76D5" w:rsidRDefault="00B63078" w:rsidP="00B63078">
      <w:pPr>
        <w:pStyle w:val="Code"/>
      </w:pPr>
      <w:r w:rsidRPr="00EC76D5">
        <w:t xml:space="preserve">    if (index &lt; m_childList.size()) {</w:t>
      </w:r>
    </w:p>
    <w:p w14:paraId="1F78DE57" w14:textId="77777777" w:rsidR="00B63078" w:rsidRPr="00EC76D5" w:rsidRDefault="00B63078" w:rsidP="00B63078">
      <w:pPr>
        <w:pStyle w:val="Code"/>
      </w:pPr>
      <w:r w:rsidRPr="00EC76D5">
        <w:t xml:space="preserve">      m_childList.set(index, childTree);      </w:t>
      </w:r>
    </w:p>
    <w:p w14:paraId="7AF6736A" w14:textId="77777777" w:rsidR="00B63078" w:rsidRPr="00EC76D5" w:rsidRDefault="00B63078" w:rsidP="00B63078">
      <w:pPr>
        <w:pStyle w:val="Code"/>
      </w:pPr>
      <w:r w:rsidRPr="00EC76D5">
        <w:t xml:space="preserve">    }</w:t>
      </w:r>
    </w:p>
    <w:p w14:paraId="5BB6921B" w14:textId="77777777" w:rsidR="00B63078" w:rsidRPr="00EC76D5" w:rsidRDefault="00B63078" w:rsidP="00B63078">
      <w:pPr>
        <w:pStyle w:val="Code"/>
      </w:pPr>
      <w:r w:rsidRPr="00EC76D5">
        <w:t xml:space="preserve">    else {</w:t>
      </w:r>
    </w:p>
    <w:p w14:paraId="06100588" w14:textId="77777777" w:rsidR="00B63078" w:rsidRPr="00EC76D5" w:rsidRDefault="00B63078" w:rsidP="00B63078">
      <w:pPr>
        <w:pStyle w:val="Code"/>
      </w:pPr>
      <w:r w:rsidRPr="00EC76D5">
        <w:t xml:space="preserve">      m_childList.add(childTree);      </w:t>
      </w:r>
    </w:p>
    <w:p w14:paraId="2FB0DF37" w14:textId="77777777" w:rsidR="00B63078" w:rsidRPr="00EC76D5" w:rsidRDefault="00B63078" w:rsidP="00B63078">
      <w:pPr>
        <w:pStyle w:val="Code"/>
      </w:pPr>
      <w:r w:rsidRPr="00EC76D5">
        <w:t xml:space="preserve">    }</w:t>
      </w:r>
    </w:p>
    <w:p w14:paraId="2F700C49" w14:textId="77777777" w:rsidR="00B63078" w:rsidRPr="00EC76D5" w:rsidRDefault="00B63078" w:rsidP="00B63078">
      <w:pPr>
        <w:pStyle w:val="Code"/>
      </w:pPr>
      <w:r w:rsidRPr="00EC76D5">
        <w:t xml:space="preserve">  }</w:t>
      </w:r>
    </w:p>
    <w:p w14:paraId="7894150C" w14:textId="77777777" w:rsidR="00B63078" w:rsidRPr="00EC76D5" w:rsidRDefault="00B63078" w:rsidP="00B63078">
      <w:pPr>
        <w:pStyle w:val="Code"/>
      </w:pPr>
      <w:r w:rsidRPr="00EC76D5">
        <w:t xml:space="preserve">  </w:t>
      </w:r>
    </w:p>
    <w:p w14:paraId="63F866F7" w14:textId="77777777" w:rsidR="00B63078" w:rsidRPr="00EC76D5" w:rsidRDefault="00B63078" w:rsidP="00B63078">
      <w:pPr>
        <w:pStyle w:val="Code"/>
      </w:pPr>
      <w:r w:rsidRPr="00EC76D5">
        <w:lastRenderedPageBreak/>
        <w:t xml:space="preserve">  public void addChild(SyntaxTree childTree) {</w:t>
      </w:r>
    </w:p>
    <w:p w14:paraId="4B930A71" w14:textId="77777777" w:rsidR="00B63078" w:rsidRPr="00EC76D5" w:rsidRDefault="00B63078" w:rsidP="00B63078">
      <w:pPr>
        <w:pStyle w:val="Code"/>
      </w:pPr>
      <w:r w:rsidRPr="00EC76D5">
        <w:t xml:space="preserve">    if (childTree != null) {</w:t>
      </w:r>
    </w:p>
    <w:p w14:paraId="63045C6D" w14:textId="77777777" w:rsidR="00B63078" w:rsidRPr="00EC76D5" w:rsidRDefault="00B63078" w:rsidP="00B63078">
      <w:pPr>
        <w:pStyle w:val="Code"/>
      </w:pPr>
      <w:r w:rsidRPr="00EC76D5">
        <w:t xml:space="preserve">      childTree.m_parent = this;</w:t>
      </w:r>
    </w:p>
    <w:p w14:paraId="395AB776" w14:textId="77777777" w:rsidR="00B63078" w:rsidRPr="00EC76D5" w:rsidRDefault="00B63078" w:rsidP="00B63078">
      <w:pPr>
        <w:pStyle w:val="Code"/>
      </w:pPr>
      <w:r w:rsidRPr="00EC76D5">
        <w:t xml:space="preserve">    }</w:t>
      </w:r>
    </w:p>
    <w:p w14:paraId="683CF8FD" w14:textId="77777777" w:rsidR="00B63078" w:rsidRPr="00EC76D5" w:rsidRDefault="00B63078" w:rsidP="00B63078">
      <w:pPr>
        <w:pStyle w:val="Code"/>
      </w:pPr>
      <w:r w:rsidRPr="00EC76D5">
        <w:t xml:space="preserve">    </w:t>
      </w:r>
    </w:p>
    <w:p w14:paraId="0628FAEC" w14:textId="77777777" w:rsidR="00B63078" w:rsidRPr="00EC76D5" w:rsidRDefault="00B63078" w:rsidP="00B63078">
      <w:pPr>
        <w:pStyle w:val="Code"/>
      </w:pPr>
      <w:r w:rsidRPr="00EC76D5">
        <w:t xml:space="preserve">    m_childList.add(childTree);</w:t>
      </w:r>
    </w:p>
    <w:p w14:paraId="6D2EF09F" w14:textId="77777777" w:rsidR="00B63078" w:rsidRPr="00EC76D5" w:rsidRDefault="00B63078" w:rsidP="00B63078">
      <w:pPr>
        <w:pStyle w:val="Code"/>
      </w:pPr>
      <w:r w:rsidRPr="00EC76D5">
        <w:t xml:space="preserve">  }</w:t>
      </w:r>
    </w:p>
    <w:p w14:paraId="3CD1E924" w14:textId="77777777" w:rsidR="00B63078" w:rsidRPr="00EC76D5" w:rsidRDefault="00B63078" w:rsidP="00B63078">
      <w:pPr>
        <w:pStyle w:val="Code"/>
      </w:pPr>
      <w:r w:rsidRPr="00EC76D5">
        <w:t xml:space="preserve">  </w:t>
      </w:r>
    </w:p>
    <w:p w14:paraId="5BE9DAC6" w14:textId="77777777" w:rsidR="00B63078" w:rsidRPr="00EC76D5" w:rsidRDefault="00B63078" w:rsidP="00B63078">
      <w:pPr>
        <w:pStyle w:val="Code"/>
      </w:pPr>
      <w:r w:rsidRPr="00EC76D5">
        <w:t xml:space="preserve">  public SyntaxTree getParent() {</w:t>
      </w:r>
    </w:p>
    <w:p w14:paraId="357ACFD2" w14:textId="77777777" w:rsidR="00B63078" w:rsidRPr="00EC76D5" w:rsidRDefault="00B63078" w:rsidP="00B63078">
      <w:pPr>
        <w:pStyle w:val="Code"/>
      </w:pPr>
      <w:r w:rsidRPr="00EC76D5">
        <w:t xml:space="preserve">    return m_parent;</w:t>
      </w:r>
    </w:p>
    <w:p w14:paraId="438388BA" w14:textId="77777777" w:rsidR="00B63078" w:rsidRPr="00EC76D5" w:rsidRDefault="00B63078" w:rsidP="00B63078">
      <w:pPr>
        <w:pStyle w:val="Code"/>
      </w:pPr>
      <w:r w:rsidRPr="00EC76D5">
        <w:t xml:space="preserve">  }</w:t>
      </w:r>
    </w:p>
    <w:p w14:paraId="28210E74" w14:textId="77777777" w:rsidR="00B63078" w:rsidRPr="00EC76D5" w:rsidRDefault="00B63078" w:rsidP="00B63078">
      <w:pPr>
        <w:pStyle w:val="Code"/>
      </w:pPr>
      <w:r w:rsidRPr="00EC76D5">
        <w:t xml:space="preserve">  </w:t>
      </w:r>
    </w:p>
    <w:p w14:paraId="17344B8A" w14:textId="77777777" w:rsidR="00B63078" w:rsidRPr="00EC76D5" w:rsidRDefault="00B63078" w:rsidP="00B63078">
      <w:pPr>
        <w:pStyle w:val="Code"/>
      </w:pPr>
      <w:r w:rsidRPr="00EC76D5">
        <w:t xml:space="preserve">  public List&lt;SyntaxTree&gt; getChildList() {</w:t>
      </w:r>
    </w:p>
    <w:p w14:paraId="4C42A6FA" w14:textId="77777777" w:rsidR="00B63078" w:rsidRPr="00EC76D5" w:rsidRDefault="00B63078" w:rsidP="00B63078">
      <w:pPr>
        <w:pStyle w:val="Code"/>
      </w:pPr>
      <w:r w:rsidRPr="00EC76D5">
        <w:t xml:space="preserve">    return m_childList;</w:t>
      </w:r>
    </w:p>
    <w:p w14:paraId="340CA75A" w14:textId="77777777" w:rsidR="00B63078" w:rsidRPr="00EC76D5" w:rsidRDefault="00B63078" w:rsidP="00B63078">
      <w:pPr>
        <w:pStyle w:val="Code"/>
      </w:pPr>
      <w:r w:rsidRPr="00EC76D5">
        <w:t xml:space="preserve">  }</w:t>
      </w:r>
    </w:p>
    <w:p w14:paraId="6E112520" w14:textId="647CFC10" w:rsidR="00B63078" w:rsidRPr="00EC76D5" w:rsidRDefault="00B63078" w:rsidP="00B63078">
      <w:pPr>
        <w:pStyle w:val="Code"/>
      </w:pPr>
      <w:r w:rsidRPr="00EC76D5">
        <w:t>}</w:t>
      </w:r>
    </w:p>
    <w:p w14:paraId="6B10F678" w14:textId="086D4026" w:rsidR="006E7AB8" w:rsidRPr="00EC76D5" w:rsidRDefault="006E7AB8" w:rsidP="006E7AB8">
      <w:pPr>
        <w:pStyle w:val="Rubrik1"/>
      </w:pPr>
      <w:bookmarkStart w:id="5620" w:name="_Toc481936411"/>
      <w:r w:rsidRPr="00EC76D5">
        <w:lastRenderedPageBreak/>
        <w:t>Syntax Tree Optimization</w:t>
      </w:r>
      <w:bookmarkEnd w:id="5620"/>
    </w:p>
    <w:p w14:paraId="1DECCA2F" w14:textId="14E8FDEA" w:rsidR="00BD1CA2" w:rsidRPr="00EC76D5" w:rsidRDefault="008C0E8C" w:rsidP="008C0E8C">
      <w:pPr>
        <w:pStyle w:val="CodeListing"/>
      </w:pPr>
      <w:r w:rsidRPr="00EC76D5">
        <w:t>SyntaxTreeOptimizer.java</w:t>
      </w:r>
    </w:p>
    <w:p w14:paraId="5280BA8E" w14:textId="77777777" w:rsidR="008C0E8C" w:rsidRPr="00EC76D5" w:rsidRDefault="008C0E8C" w:rsidP="008C0E8C">
      <w:pPr>
        <w:pStyle w:val="Code"/>
      </w:pPr>
      <w:r w:rsidRPr="00EC76D5">
        <w:t>package c_compiler;</w:t>
      </w:r>
    </w:p>
    <w:p w14:paraId="2F81BEF7" w14:textId="77777777" w:rsidR="008C0E8C" w:rsidRPr="00EC76D5" w:rsidRDefault="008C0E8C" w:rsidP="008C0E8C">
      <w:pPr>
        <w:pStyle w:val="Code"/>
      </w:pPr>
      <w:r w:rsidRPr="00EC76D5">
        <w:t>import java.math.*;</w:t>
      </w:r>
    </w:p>
    <w:p w14:paraId="1F87DA5B" w14:textId="77777777" w:rsidR="008C0E8C" w:rsidRPr="00EC76D5" w:rsidRDefault="008C0E8C" w:rsidP="008C0E8C">
      <w:pPr>
        <w:pStyle w:val="Code"/>
      </w:pPr>
      <w:r w:rsidRPr="00EC76D5">
        <w:t>import java.util.*;</w:t>
      </w:r>
    </w:p>
    <w:p w14:paraId="39D0999E" w14:textId="77777777" w:rsidR="008C0E8C" w:rsidRPr="00EC76D5" w:rsidRDefault="008C0E8C" w:rsidP="008C0E8C">
      <w:pPr>
        <w:pStyle w:val="Code"/>
      </w:pPr>
    </w:p>
    <w:p w14:paraId="12A223F5" w14:textId="77777777" w:rsidR="008C0E8C" w:rsidRPr="00EC76D5" w:rsidRDefault="008C0E8C" w:rsidP="008C0E8C">
      <w:pPr>
        <w:pStyle w:val="Code"/>
      </w:pPr>
      <w:r w:rsidRPr="00EC76D5">
        <w:t>public class SyntaxTreeOptimizer {</w:t>
      </w:r>
    </w:p>
    <w:p w14:paraId="714A3482" w14:textId="77777777" w:rsidR="008C0E8C" w:rsidRPr="00EC76D5" w:rsidRDefault="008C0E8C" w:rsidP="008C0E8C">
      <w:pPr>
        <w:pStyle w:val="Code"/>
      </w:pPr>
      <w:r w:rsidRPr="00EC76D5">
        <w:t xml:space="preserve">  public static SyntaxTree optimizeStatement(SyntaxTree stat) {</w:t>
      </w:r>
    </w:p>
    <w:p w14:paraId="46CD5C82" w14:textId="77777777" w:rsidR="008C0E8C" w:rsidRPr="00EC76D5" w:rsidRDefault="008C0E8C" w:rsidP="008C0E8C">
      <w:pPr>
        <w:pStyle w:val="Code"/>
      </w:pPr>
      <w:r w:rsidRPr="00EC76D5">
        <w:t xml:space="preserve">    if (stat == null) {</w:t>
      </w:r>
    </w:p>
    <w:p w14:paraId="4F62B5AD" w14:textId="77777777" w:rsidR="008C0E8C" w:rsidRPr="00EC76D5" w:rsidRDefault="008C0E8C" w:rsidP="008C0E8C">
      <w:pPr>
        <w:pStyle w:val="Code"/>
      </w:pPr>
      <w:r w:rsidRPr="00EC76D5">
        <w:t xml:space="preserve">      return null;</w:t>
      </w:r>
    </w:p>
    <w:p w14:paraId="18E08E82" w14:textId="77777777" w:rsidR="008C0E8C" w:rsidRPr="00EC76D5" w:rsidRDefault="008C0E8C" w:rsidP="008C0E8C">
      <w:pPr>
        <w:pStyle w:val="Code"/>
      </w:pPr>
      <w:r w:rsidRPr="00EC76D5">
        <w:t xml:space="preserve">    }</w:t>
      </w:r>
    </w:p>
    <w:p w14:paraId="79C7D0D6" w14:textId="77777777" w:rsidR="008C0E8C" w:rsidRPr="00EC76D5" w:rsidRDefault="008C0E8C" w:rsidP="008C0E8C">
      <w:pPr>
        <w:pStyle w:val="Code"/>
      </w:pPr>
    </w:p>
    <w:p w14:paraId="01A3AA1E" w14:textId="77777777" w:rsidR="008C0E8C" w:rsidRPr="00EC76D5" w:rsidRDefault="008C0E8C" w:rsidP="008C0E8C">
      <w:pPr>
        <w:pStyle w:val="Code"/>
      </w:pPr>
      <w:r w:rsidRPr="00EC76D5">
        <w:t xml:space="preserve">    switch (stat.getOperator()) {</w:t>
      </w:r>
    </w:p>
    <w:p w14:paraId="7EC1E47C" w14:textId="77777777" w:rsidR="008C0E8C" w:rsidRPr="00EC76D5" w:rsidRDefault="008C0E8C" w:rsidP="008C0E8C">
      <w:pPr>
        <w:pStyle w:val="Code"/>
      </w:pPr>
      <w:r w:rsidRPr="00EC76D5">
        <w:t xml:space="preserve">      case If:</w:t>
      </w:r>
    </w:p>
    <w:p w14:paraId="6F6773F6" w14:textId="77777777" w:rsidR="008C0E8C" w:rsidRPr="00EC76D5" w:rsidRDefault="008C0E8C" w:rsidP="008C0E8C">
      <w:pPr>
        <w:pStyle w:val="Code"/>
      </w:pPr>
      <w:r w:rsidRPr="00EC76D5">
        <w:t xml:space="preserve">        return optimizeIfStatement(stat);</w:t>
      </w:r>
    </w:p>
    <w:p w14:paraId="6ED8A6F7" w14:textId="77777777" w:rsidR="008C0E8C" w:rsidRPr="00EC76D5" w:rsidRDefault="008C0E8C" w:rsidP="008C0E8C">
      <w:pPr>
        <w:pStyle w:val="Code"/>
      </w:pPr>
    </w:p>
    <w:p w14:paraId="088A42A7" w14:textId="77777777" w:rsidR="008C0E8C" w:rsidRPr="00EC76D5" w:rsidRDefault="008C0E8C" w:rsidP="008C0E8C">
      <w:pPr>
        <w:pStyle w:val="Code"/>
      </w:pPr>
      <w:r w:rsidRPr="00EC76D5">
        <w:t xml:space="preserve">      case IfElse:</w:t>
      </w:r>
    </w:p>
    <w:p w14:paraId="3B2BA9F4" w14:textId="77777777" w:rsidR="008C0E8C" w:rsidRPr="00EC76D5" w:rsidRDefault="008C0E8C" w:rsidP="008C0E8C">
      <w:pPr>
        <w:pStyle w:val="Code"/>
      </w:pPr>
      <w:r w:rsidRPr="00EC76D5">
        <w:t xml:space="preserve">        return optimizeIfElseStatement(stat);</w:t>
      </w:r>
    </w:p>
    <w:p w14:paraId="1523D2B4" w14:textId="77777777" w:rsidR="008C0E8C" w:rsidRPr="00EC76D5" w:rsidRDefault="008C0E8C" w:rsidP="008C0E8C">
      <w:pPr>
        <w:pStyle w:val="Code"/>
      </w:pPr>
    </w:p>
    <w:p w14:paraId="1A570DCC" w14:textId="77777777" w:rsidR="008C0E8C" w:rsidRPr="00EC76D5" w:rsidRDefault="008C0E8C" w:rsidP="008C0E8C">
      <w:pPr>
        <w:pStyle w:val="Code"/>
      </w:pPr>
      <w:r w:rsidRPr="00EC76D5">
        <w:t xml:space="preserve">      case Switch:</w:t>
      </w:r>
    </w:p>
    <w:p w14:paraId="18B90CC0" w14:textId="77777777" w:rsidR="008C0E8C" w:rsidRPr="00EC76D5" w:rsidRDefault="008C0E8C" w:rsidP="008C0E8C">
      <w:pPr>
        <w:pStyle w:val="Code"/>
      </w:pPr>
      <w:r w:rsidRPr="00EC76D5">
        <w:t xml:space="preserve">        return optimizeSwitchStatement(stat);</w:t>
      </w:r>
    </w:p>
    <w:p w14:paraId="0E2AD9BA" w14:textId="77777777" w:rsidR="008C0E8C" w:rsidRPr="00EC76D5" w:rsidRDefault="008C0E8C" w:rsidP="008C0E8C">
      <w:pPr>
        <w:pStyle w:val="Code"/>
      </w:pPr>
      <w:r w:rsidRPr="00EC76D5">
        <w:t xml:space="preserve">        </w:t>
      </w:r>
    </w:p>
    <w:p w14:paraId="1CEF5BFC" w14:textId="77777777" w:rsidR="008C0E8C" w:rsidRPr="00EC76D5" w:rsidRDefault="008C0E8C" w:rsidP="008C0E8C">
      <w:pPr>
        <w:pStyle w:val="Code"/>
      </w:pPr>
      <w:r w:rsidRPr="00EC76D5">
        <w:t xml:space="preserve">      case Case:</w:t>
      </w:r>
    </w:p>
    <w:p w14:paraId="25A89ADB" w14:textId="77777777" w:rsidR="008C0E8C" w:rsidRPr="00EC76D5" w:rsidRDefault="008C0E8C" w:rsidP="008C0E8C">
      <w:pPr>
        <w:pStyle w:val="Code"/>
      </w:pPr>
      <w:r w:rsidRPr="00EC76D5">
        <w:t xml:space="preserve">        return stat;</w:t>
      </w:r>
    </w:p>
    <w:p w14:paraId="504981E6" w14:textId="77777777" w:rsidR="008C0E8C" w:rsidRPr="00EC76D5" w:rsidRDefault="008C0E8C" w:rsidP="008C0E8C">
      <w:pPr>
        <w:pStyle w:val="Code"/>
      </w:pPr>
      <w:r w:rsidRPr="00EC76D5">
        <w:t xml:space="preserve">        </w:t>
      </w:r>
    </w:p>
    <w:p w14:paraId="2F093331" w14:textId="77777777" w:rsidR="008C0E8C" w:rsidRPr="00EC76D5" w:rsidRDefault="008C0E8C" w:rsidP="008C0E8C">
      <w:pPr>
        <w:pStyle w:val="Code"/>
      </w:pPr>
      <w:r w:rsidRPr="00EC76D5">
        <w:t xml:space="preserve">      case Default:</w:t>
      </w:r>
    </w:p>
    <w:p w14:paraId="0EFDA217" w14:textId="77777777" w:rsidR="008C0E8C" w:rsidRPr="00EC76D5" w:rsidRDefault="008C0E8C" w:rsidP="008C0E8C">
      <w:pPr>
        <w:pStyle w:val="Code"/>
      </w:pPr>
      <w:r w:rsidRPr="00EC76D5">
        <w:t xml:space="preserve">        return optimizeDefaultStatement(stat);</w:t>
      </w:r>
    </w:p>
    <w:p w14:paraId="3340042E" w14:textId="77777777" w:rsidR="008C0E8C" w:rsidRPr="00EC76D5" w:rsidRDefault="008C0E8C" w:rsidP="008C0E8C">
      <w:pPr>
        <w:pStyle w:val="Code"/>
      </w:pPr>
      <w:r w:rsidRPr="00EC76D5">
        <w:t xml:space="preserve">        </w:t>
      </w:r>
    </w:p>
    <w:p w14:paraId="39ED188D" w14:textId="77777777" w:rsidR="008C0E8C" w:rsidRPr="00EC76D5" w:rsidRDefault="008C0E8C" w:rsidP="008C0E8C">
      <w:pPr>
        <w:pStyle w:val="Code"/>
      </w:pPr>
      <w:r w:rsidRPr="00EC76D5">
        <w:t xml:space="preserve">      case Break:</w:t>
      </w:r>
    </w:p>
    <w:p w14:paraId="57D3A9C5" w14:textId="77777777" w:rsidR="008C0E8C" w:rsidRPr="00EC76D5" w:rsidRDefault="008C0E8C" w:rsidP="008C0E8C">
      <w:pPr>
        <w:pStyle w:val="Code"/>
      </w:pPr>
      <w:r w:rsidRPr="00EC76D5">
        <w:t xml:space="preserve">      case Continue:</w:t>
      </w:r>
    </w:p>
    <w:p w14:paraId="6E24CE85" w14:textId="77777777" w:rsidR="008C0E8C" w:rsidRPr="00EC76D5" w:rsidRDefault="008C0E8C" w:rsidP="008C0E8C">
      <w:pPr>
        <w:pStyle w:val="Code"/>
      </w:pPr>
      <w:r w:rsidRPr="00EC76D5">
        <w:t xml:space="preserve">      case Goto:</w:t>
      </w:r>
    </w:p>
    <w:p w14:paraId="1513A9FF" w14:textId="77777777" w:rsidR="008C0E8C" w:rsidRPr="00EC76D5" w:rsidRDefault="008C0E8C" w:rsidP="008C0E8C">
      <w:pPr>
        <w:pStyle w:val="Code"/>
      </w:pPr>
      <w:r w:rsidRPr="00EC76D5">
        <w:t xml:space="preserve">      case ClearRegisters:</w:t>
      </w:r>
    </w:p>
    <w:p w14:paraId="2E6D61D9" w14:textId="77777777" w:rsidR="008C0E8C" w:rsidRPr="00EC76D5" w:rsidRDefault="008C0E8C" w:rsidP="008C0E8C">
      <w:pPr>
        <w:pStyle w:val="Code"/>
      </w:pPr>
      <w:r w:rsidRPr="00EC76D5">
        <w:t xml:space="preserve">      case JumpRegister:</w:t>
      </w:r>
    </w:p>
    <w:p w14:paraId="354F7CE0" w14:textId="77777777" w:rsidR="008C0E8C" w:rsidRPr="00EC76D5" w:rsidRDefault="008C0E8C" w:rsidP="008C0E8C">
      <w:pPr>
        <w:pStyle w:val="Code"/>
      </w:pPr>
      <w:r w:rsidRPr="00EC76D5">
        <w:t xml:space="preserve">        return stat;</w:t>
      </w:r>
    </w:p>
    <w:p w14:paraId="45767C4F" w14:textId="77777777" w:rsidR="008C0E8C" w:rsidRPr="00EC76D5" w:rsidRDefault="008C0E8C" w:rsidP="008C0E8C">
      <w:pPr>
        <w:pStyle w:val="Code"/>
      </w:pPr>
    </w:p>
    <w:p w14:paraId="6D8BC1DB" w14:textId="77777777" w:rsidR="008C0E8C" w:rsidRPr="00EC76D5" w:rsidRDefault="008C0E8C" w:rsidP="008C0E8C">
      <w:pPr>
        <w:pStyle w:val="Code"/>
      </w:pPr>
      <w:r w:rsidRPr="00EC76D5">
        <w:t xml:space="preserve">      case While:</w:t>
      </w:r>
    </w:p>
    <w:p w14:paraId="2598E2A0" w14:textId="77777777" w:rsidR="008C0E8C" w:rsidRPr="00EC76D5" w:rsidRDefault="008C0E8C" w:rsidP="008C0E8C">
      <w:pPr>
        <w:pStyle w:val="Code"/>
      </w:pPr>
      <w:r w:rsidRPr="00EC76D5">
        <w:t xml:space="preserve">        return optimizeWhileStatement(stat);</w:t>
      </w:r>
    </w:p>
    <w:p w14:paraId="753AD589" w14:textId="77777777" w:rsidR="008C0E8C" w:rsidRPr="00EC76D5" w:rsidRDefault="008C0E8C" w:rsidP="008C0E8C">
      <w:pPr>
        <w:pStyle w:val="Code"/>
      </w:pPr>
    </w:p>
    <w:p w14:paraId="6D1ED88F" w14:textId="77777777" w:rsidR="008C0E8C" w:rsidRPr="00EC76D5" w:rsidRDefault="008C0E8C" w:rsidP="008C0E8C">
      <w:pPr>
        <w:pStyle w:val="Code"/>
      </w:pPr>
      <w:r w:rsidRPr="00EC76D5">
        <w:t xml:space="preserve">      case Do:</w:t>
      </w:r>
    </w:p>
    <w:p w14:paraId="5366E673" w14:textId="77777777" w:rsidR="008C0E8C" w:rsidRPr="00EC76D5" w:rsidRDefault="008C0E8C" w:rsidP="008C0E8C">
      <w:pPr>
        <w:pStyle w:val="Code"/>
      </w:pPr>
      <w:r w:rsidRPr="00EC76D5">
        <w:t xml:space="preserve">        return optimizeDoStatement(stat);</w:t>
      </w:r>
    </w:p>
    <w:p w14:paraId="2DA3B766" w14:textId="77777777" w:rsidR="008C0E8C" w:rsidRPr="00EC76D5" w:rsidRDefault="008C0E8C" w:rsidP="008C0E8C">
      <w:pPr>
        <w:pStyle w:val="Code"/>
      </w:pPr>
    </w:p>
    <w:p w14:paraId="7CBF93ED" w14:textId="77777777" w:rsidR="008C0E8C" w:rsidRPr="00EC76D5" w:rsidRDefault="008C0E8C" w:rsidP="008C0E8C">
      <w:pPr>
        <w:pStyle w:val="Code"/>
      </w:pPr>
      <w:r w:rsidRPr="00EC76D5">
        <w:t xml:space="preserve">      case For:</w:t>
      </w:r>
    </w:p>
    <w:p w14:paraId="5C9ADD10" w14:textId="77777777" w:rsidR="008C0E8C" w:rsidRPr="00EC76D5" w:rsidRDefault="008C0E8C" w:rsidP="008C0E8C">
      <w:pPr>
        <w:pStyle w:val="Code"/>
      </w:pPr>
      <w:r w:rsidRPr="00EC76D5">
        <w:t xml:space="preserve">        return optimizeForStatement(stat);</w:t>
      </w:r>
    </w:p>
    <w:p w14:paraId="3C1F934B" w14:textId="77777777" w:rsidR="008C0E8C" w:rsidRPr="00EC76D5" w:rsidRDefault="008C0E8C" w:rsidP="008C0E8C">
      <w:pPr>
        <w:pStyle w:val="Code"/>
      </w:pPr>
    </w:p>
    <w:p w14:paraId="22626DFA" w14:textId="77777777" w:rsidR="008C0E8C" w:rsidRPr="00EC76D5" w:rsidRDefault="008C0E8C" w:rsidP="008C0E8C">
      <w:pPr>
        <w:pStyle w:val="Code"/>
      </w:pPr>
      <w:r w:rsidRPr="00EC76D5">
        <w:t xml:space="preserve">      case Return:</w:t>
      </w:r>
    </w:p>
    <w:p w14:paraId="3521DF78" w14:textId="77777777" w:rsidR="008C0E8C" w:rsidRPr="00EC76D5" w:rsidRDefault="008C0E8C" w:rsidP="008C0E8C">
      <w:pPr>
        <w:pStyle w:val="Code"/>
      </w:pPr>
      <w:r w:rsidRPr="00EC76D5">
        <w:t xml:space="preserve">        return optimizeReturnStatement(stat);</w:t>
      </w:r>
    </w:p>
    <w:p w14:paraId="6F86DBA7" w14:textId="77777777" w:rsidR="008C0E8C" w:rsidRPr="00EC76D5" w:rsidRDefault="008C0E8C" w:rsidP="008C0E8C">
      <w:pPr>
        <w:pStyle w:val="Code"/>
      </w:pPr>
    </w:p>
    <w:p w14:paraId="23A58670" w14:textId="77777777" w:rsidR="008C0E8C" w:rsidRPr="00EC76D5" w:rsidRDefault="008C0E8C" w:rsidP="008C0E8C">
      <w:pPr>
        <w:pStyle w:val="Code"/>
      </w:pPr>
      <w:r w:rsidRPr="00EC76D5">
        <w:t xml:space="preserve">      case Exit:</w:t>
      </w:r>
    </w:p>
    <w:p w14:paraId="20233867" w14:textId="77777777" w:rsidR="008C0E8C" w:rsidRPr="00EC76D5" w:rsidRDefault="008C0E8C" w:rsidP="008C0E8C">
      <w:pPr>
        <w:pStyle w:val="Code"/>
      </w:pPr>
      <w:r w:rsidRPr="00EC76D5">
        <w:t xml:space="preserve">        return optimizeExitStatement(stat);</w:t>
      </w:r>
    </w:p>
    <w:p w14:paraId="0237865D" w14:textId="77777777" w:rsidR="008C0E8C" w:rsidRPr="00EC76D5" w:rsidRDefault="008C0E8C" w:rsidP="008C0E8C">
      <w:pPr>
        <w:pStyle w:val="Code"/>
      </w:pPr>
    </w:p>
    <w:p w14:paraId="272A4114" w14:textId="77777777" w:rsidR="008C0E8C" w:rsidRPr="00EC76D5" w:rsidRDefault="008C0E8C" w:rsidP="008C0E8C">
      <w:pPr>
        <w:pStyle w:val="Code"/>
      </w:pPr>
      <w:r w:rsidRPr="00EC76D5">
        <w:t xml:space="preserve">      case Label:</w:t>
      </w:r>
    </w:p>
    <w:p w14:paraId="1B0F64F3" w14:textId="77777777" w:rsidR="008C0E8C" w:rsidRPr="00EC76D5" w:rsidRDefault="008C0E8C" w:rsidP="008C0E8C">
      <w:pPr>
        <w:pStyle w:val="Code"/>
      </w:pPr>
      <w:r w:rsidRPr="00EC76D5">
        <w:t xml:space="preserve">        return optimizeLabelStatement(stat);</w:t>
      </w:r>
    </w:p>
    <w:p w14:paraId="38A0901A" w14:textId="77777777" w:rsidR="008C0E8C" w:rsidRPr="00EC76D5" w:rsidRDefault="008C0E8C" w:rsidP="008C0E8C">
      <w:pPr>
        <w:pStyle w:val="Code"/>
      </w:pPr>
    </w:p>
    <w:p w14:paraId="02C4F66A" w14:textId="77777777" w:rsidR="008C0E8C" w:rsidRPr="00EC76D5" w:rsidRDefault="008C0E8C" w:rsidP="008C0E8C">
      <w:pPr>
        <w:pStyle w:val="Code"/>
      </w:pPr>
      <w:r w:rsidRPr="00EC76D5">
        <w:t xml:space="preserve">      case Expression:</w:t>
      </w:r>
    </w:p>
    <w:p w14:paraId="592DE020" w14:textId="77777777" w:rsidR="008C0E8C" w:rsidRPr="00EC76D5" w:rsidRDefault="008C0E8C" w:rsidP="008C0E8C">
      <w:pPr>
        <w:pStyle w:val="Code"/>
      </w:pPr>
      <w:r w:rsidRPr="00EC76D5">
        <w:lastRenderedPageBreak/>
        <w:t xml:space="preserve">        return optimizeExpressionStatement(stat);</w:t>
      </w:r>
    </w:p>
    <w:p w14:paraId="4FFC1E7E" w14:textId="77777777" w:rsidR="008C0E8C" w:rsidRPr="00EC76D5" w:rsidRDefault="008C0E8C" w:rsidP="008C0E8C">
      <w:pPr>
        <w:pStyle w:val="Code"/>
      </w:pPr>
      <w:r w:rsidRPr="00EC76D5">
        <w:t xml:space="preserve">        </w:t>
      </w:r>
    </w:p>
    <w:p w14:paraId="162AA3B7" w14:textId="77777777" w:rsidR="008C0E8C" w:rsidRPr="00EC76D5" w:rsidRDefault="008C0E8C" w:rsidP="008C0E8C">
      <w:pPr>
        <w:pStyle w:val="Code"/>
      </w:pPr>
      <w:r w:rsidRPr="00EC76D5">
        <w:t xml:space="preserve">      case LoadToRegister:</w:t>
      </w:r>
    </w:p>
    <w:p w14:paraId="7CD75215" w14:textId="77777777" w:rsidR="008C0E8C" w:rsidRPr="00EC76D5" w:rsidRDefault="008C0E8C" w:rsidP="008C0E8C">
      <w:pPr>
        <w:pStyle w:val="Code"/>
      </w:pPr>
      <w:r w:rsidRPr="00EC76D5">
        <w:t xml:space="preserve">        return optimizeLoadToRegisterStatement(stat);</w:t>
      </w:r>
    </w:p>
    <w:p w14:paraId="6B74EF14" w14:textId="77777777" w:rsidR="008C0E8C" w:rsidRPr="00EC76D5" w:rsidRDefault="008C0E8C" w:rsidP="008C0E8C">
      <w:pPr>
        <w:pStyle w:val="Code"/>
      </w:pPr>
    </w:p>
    <w:p w14:paraId="0004D16C" w14:textId="77777777" w:rsidR="008C0E8C" w:rsidRPr="00EC76D5" w:rsidRDefault="008C0E8C" w:rsidP="008C0E8C">
      <w:pPr>
        <w:pStyle w:val="Code"/>
      </w:pPr>
      <w:r w:rsidRPr="00EC76D5">
        <w:t xml:space="preserve">      case SaveFromRegister:</w:t>
      </w:r>
    </w:p>
    <w:p w14:paraId="53E2D926" w14:textId="77777777" w:rsidR="008C0E8C" w:rsidRPr="00EC76D5" w:rsidRDefault="008C0E8C" w:rsidP="008C0E8C">
      <w:pPr>
        <w:pStyle w:val="Code"/>
      </w:pPr>
      <w:r w:rsidRPr="00EC76D5">
        <w:t xml:space="preserve">        return optimizeSaveFromRegisterStatement(stat);</w:t>
      </w:r>
    </w:p>
    <w:p w14:paraId="40B17A7F" w14:textId="77777777" w:rsidR="008C0E8C" w:rsidRPr="00EC76D5" w:rsidRDefault="008C0E8C" w:rsidP="008C0E8C">
      <w:pPr>
        <w:pStyle w:val="Code"/>
      </w:pPr>
    </w:p>
    <w:p w14:paraId="73B52CDB" w14:textId="77777777" w:rsidR="008C0E8C" w:rsidRPr="00EC76D5" w:rsidRDefault="008C0E8C" w:rsidP="008C0E8C">
      <w:pPr>
        <w:pStyle w:val="Code"/>
      </w:pPr>
      <w:r w:rsidRPr="00EC76D5">
        <w:t xml:space="preserve">      case SaveFromFlagByte:</w:t>
      </w:r>
    </w:p>
    <w:p w14:paraId="0886BBC8" w14:textId="77777777" w:rsidR="008C0E8C" w:rsidRPr="00EC76D5" w:rsidRDefault="008C0E8C" w:rsidP="008C0E8C">
      <w:pPr>
        <w:pStyle w:val="Code"/>
      </w:pPr>
      <w:r w:rsidRPr="00EC76D5">
        <w:t xml:space="preserve">        return optimizeSaveFlagByteRegisterStatement(stat);</w:t>
      </w:r>
    </w:p>
    <w:p w14:paraId="33DEA2A0" w14:textId="77777777" w:rsidR="008C0E8C" w:rsidRPr="00EC76D5" w:rsidRDefault="008C0E8C" w:rsidP="008C0E8C">
      <w:pPr>
        <w:pStyle w:val="Code"/>
      </w:pPr>
    </w:p>
    <w:p w14:paraId="7F11AC16" w14:textId="77777777" w:rsidR="008C0E8C" w:rsidRPr="00EC76D5" w:rsidRDefault="008C0E8C" w:rsidP="008C0E8C">
      <w:pPr>
        <w:pStyle w:val="Code"/>
      </w:pPr>
      <w:r w:rsidRPr="00EC76D5">
        <w:t xml:space="preserve">      case Interrupt:</w:t>
      </w:r>
    </w:p>
    <w:p w14:paraId="6403D1A2" w14:textId="77777777" w:rsidR="008C0E8C" w:rsidRPr="00EC76D5" w:rsidRDefault="008C0E8C" w:rsidP="008C0E8C">
      <w:pPr>
        <w:pStyle w:val="Code"/>
      </w:pPr>
      <w:r w:rsidRPr="00EC76D5">
        <w:t xml:space="preserve">        return stat;</w:t>
      </w:r>
    </w:p>
    <w:p w14:paraId="018E279F" w14:textId="77777777" w:rsidR="008C0E8C" w:rsidRPr="00EC76D5" w:rsidRDefault="008C0E8C" w:rsidP="008C0E8C">
      <w:pPr>
        <w:pStyle w:val="Code"/>
      </w:pPr>
    </w:p>
    <w:p w14:paraId="4592A43A" w14:textId="77777777" w:rsidR="008C0E8C" w:rsidRPr="00EC76D5" w:rsidRDefault="008C0E8C" w:rsidP="008C0E8C">
      <w:pPr>
        <w:pStyle w:val="Code"/>
      </w:pPr>
      <w:r w:rsidRPr="00EC76D5">
        <w:t xml:space="preserve">      case Declaration:</w:t>
      </w:r>
    </w:p>
    <w:p w14:paraId="25B31805" w14:textId="77777777" w:rsidR="008C0E8C" w:rsidRPr="00EC76D5" w:rsidRDefault="008C0E8C" w:rsidP="008C0E8C">
      <w:pPr>
        <w:pStyle w:val="Code"/>
      </w:pPr>
      <w:r w:rsidRPr="00EC76D5">
        <w:t xml:space="preserve">        return stat;</w:t>
      </w:r>
    </w:p>
    <w:p w14:paraId="62AD39AD" w14:textId="77777777" w:rsidR="008C0E8C" w:rsidRPr="00EC76D5" w:rsidRDefault="008C0E8C" w:rsidP="008C0E8C">
      <w:pPr>
        <w:pStyle w:val="Code"/>
      </w:pPr>
      <w:r w:rsidRPr="00EC76D5">
        <w:t xml:space="preserve">        </w:t>
      </w:r>
    </w:p>
    <w:p w14:paraId="2A8A9517" w14:textId="77777777" w:rsidR="008C0E8C" w:rsidRPr="00EC76D5" w:rsidRDefault="008C0E8C" w:rsidP="008C0E8C">
      <w:pPr>
        <w:pStyle w:val="Code"/>
      </w:pPr>
      <w:r w:rsidRPr="00EC76D5">
        <w:t xml:space="preserve">      case Block:</w:t>
      </w:r>
    </w:p>
    <w:p w14:paraId="218654C5" w14:textId="77777777" w:rsidR="008C0E8C" w:rsidRPr="00EC76D5" w:rsidRDefault="008C0E8C" w:rsidP="008C0E8C">
      <w:pPr>
        <w:pStyle w:val="Code"/>
      </w:pPr>
      <w:r w:rsidRPr="00EC76D5">
        <w:t xml:space="preserve">        return optimizeBlockStatement(stat);</w:t>
      </w:r>
    </w:p>
    <w:p w14:paraId="396ED2FF" w14:textId="77777777" w:rsidR="008C0E8C" w:rsidRPr="00EC76D5" w:rsidRDefault="008C0E8C" w:rsidP="008C0E8C">
      <w:pPr>
        <w:pStyle w:val="Code"/>
      </w:pPr>
    </w:p>
    <w:p w14:paraId="6BA15AC6" w14:textId="77777777" w:rsidR="008C0E8C" w:rsidRPr="00EC76D5" w:rsidRDefault="008C0E8C" w:rsidP="008C0E8C">
      <w:pPr>
        <w:pStyle w:val="Code"/>
      </w:pPr>
      <w:r w:rsidRPr="00EC76D5">
        <w:t xml:space="preserve">      default:</w:t>
      </w:r>
    </w:p>
    <w:p w14:paraId="28244B7A" w14:textId="77777777" w:rsidR="008C0E8C" w:rsidRPr="00EC76D5" w:rsidRDefault="008C0E8C" w:rsidP="008C0E8C">
      <w:pPr>
        <w:pStyle w:val="Code"/>
      </w:pPr>
      <w:r w:rsidRPr="00EC76D5">
        <w:t xml:space="preserve">        Assert.error("optimize stat " + stat.getOperator().name());</w:t>
      </w:r>
    </w:p>
    <w:p w14:paraId="13705061" w14:textId="77777777" w:rsidR="008C0E8C" w:rsidRPr="00EC76D5" w:rsidRDefault="008C0E8C" w:rsidP="008C0E8C">
      <w:pPr>
        <w:pStyle w:val="Code"/>
      </w:pPr>
      <w:r w:rsidRPr="00EC76D5">
        <w:t xml:space="preserve">        return null;</w:t>
      </w:r>
    </w:p>
    <w:p w14:paraId="56C85089" w14:textId="77777777" w:rsidR="008C0E8C" w:rsidRPr="00EC76D5" w:rsidRDefault="008C0E8C" w:rsidP="008C0E8C">
      <w:pPr>
        <w:pStyle w:val="Code"/>
      </w:pPr>
      <w:r w:rsidRPr="00EC76D5">
        <w:t xml:space="preserve">    }</w:t>
      </w:r>
    </w:p>
    <w:p w14:paraId="5DC6738E" w14:textId="77777777" w:rsidR="008C0E8C" w:rsidRPr="00EC76D5" w:rsidRDefault="008C0E8C" w:rsidP="008C0E8C">
      <w:pPr>
        <w:pStyle w:val="Code"/>
      </w:pPr>
      <w:r w:rsidRPr="00EC76D5">
        <w:t xml:space="preserve">  }</w:t>
      </w:r>
    </w:p>
    <w:p w14:paraId="214BFBFC" w14:textId="77777777" w:rsidR="008C0E8C" w:rsidRPr="00EC76D5" w:rsidRDefault="008C0E8C" w:rsidP="008C0E8C">
      <w:pPr>
        <w:pStyle w:val="Code"/>
      </w:pPr>
    </w:p>
    <w:p w14:paraId="7B0EAD83" w14:textId="77777777" w:rsidR="008C0E8C" w:rsidRPr="00EC76D5" w:rsidRDefault="008C0E8C" w:rsidP="008C0E8C">
      <w:pPr>
        <w:pStyle w:val="Code"/>
      </w:pPr>
      <w:r w:rsidRPr="00EC76D5">
        <w:t xml:space="preserve">  public static SyntaxTree optimizeIfStatement(SyntaxTree ifStat) {</w:t>
      </w:r>
    </w:p>
    <w:p w14:paraId="7D2378EA" w14:textId="61CD7806" w:rsidR="008C0E8C" w:rsidRPr="00EC76D5" w:rsidRDefault="008C0E8C" w:rsidP="008C0E8C">
      <w:pPr>
        <w:pStyle w:val="Code"/>
      </w:pPr>
      <w:r w:rsidRPr="00EC76D5">
        <w:t xml:space="preserve">    SyntaxTree </w:t>
      </w:r>
      <w:r w:rsidR="0038687E">
        <w:t>expression</w:t>
      </w:r>
      <w:r w:rsidRPr="00EC76D5">
        <w:t xml:space="preserve"> = ifStat.getChild(0), subStat = ifStat.getChild(1);</w:t>
      </w:r>
    </w:p>
    <w:p w14:paraId="54E2B2CD" w14:textId="0065C7BD" w:rsidR="008C0E8C" w:rsidRPr="00EC76D5" w:rsidRDefault="008C0E8C" w:rsidP="008C0E8C">
      <w:pPr>
        <w:pStyle w:val="Code"/>
      </w:pPr>
      <w:r w:rsidRPr="00EC76D5">
        <w:t xml:space="preserve">    ifStat.setChild(0, optimizeExpression(</w:t>
      </w:r>
      <w:r w:rsidR="0038687E">
        <w:t>expression</w:t>
      </w:r>
      <w:r w:rsidRPr="00EC76D5">
        <w:t xml:space="preserve">)); </w:t>
      </w:r>
    </w:p>
    <w:p w14:paraId="17F23DD0" w14:textId="77777777" w:rsidR="008C0E8C" w:rsidRPr="00EC76D5" w:rsidRDefault="008C0E8C" w:rsidP="008C0E8C">
      <w:pPr>
        <w:pStyle w:val="Code"/>
      </w:pPr>
      <w:r w:rsidRPr="00EC76D5">
        <w:t xml:space="preserve">    ifStat.setChild(1, optimizeStatement(subStat));</w:t>
      </w:r>
    </w:p>
    <w:p w14:paraId="433A1826" w14:textId="77777777" w:rsidR="008C0E8C" w:rsidRPr="00EC76D5" w:rsidRDefault="008C0E8C" w:rsidP="008C0E8C">
      <w:pPr>
        <w:pStyle w:val="Code"/>
      </w:pPr>
      <w:r w:rsidRPr="00EC76D5">
        <w:t xml:space="preserve">    return ifStat;</w:t>
      </w:r>
    </w:p>
    <w:p w14:paraId="26BD3D80" w14:textId="77777777" w:rsidR="008C0E8C" w:rsidRPr="00EC76D5" w:rsidRDefault="008C0E8C" w:rsidP="008C0E8C">
      <w:pPr>
        <w:pStyle w:val="Code"/>
      </w:pPr>
      <w:r w:rsidRPr="00EC76D5">
        <w:t xml:space="preserve">  }</w:t>
      </w:r>
    </w:p>
    <w:p w14:paraId="44ED2D38" w14:textId="77777777" w:rsidR="008C0E8C" w:rsidRPr="00EC76D5" w:rsidRDefault="008C0E8C" w:rsidP="008C0E8C">
      <w:pPr>
        <w:pStyle w:val="Code"/>
      </w:pPr>
    </w:p>
    <w:p w14:paraId="59EC8F64" w14:textId="77777777" w:rsidR="008C0E8C" w:rsidRPr="00EC76D5" w:rsidRDefault="008C0E8C" w:rsidP="008C0E8C">
      <w:pPr>
        <w:pStyle w:val="Code"/>
      </w:pPr>
      <w:r w:rsidRPr="00EC76D5">
        <w:t xml:space="preserve">  public static SyntaxTree optimizeIfElseStatement(SyntaxTree stat) {</w:t>
      </w:r>
    </w:p>
    <w:p w14:paraId="6345C532" w14:textId="7C69A09E" w:rsidR="008C0E8C" w:rsidRPr="00EC76D5" w:rsidRDefault="008C0E8C" w:rsidP="008C0E8C">
      <w:pPr>
        <w:pStyle w:val="Code"/>
      </w:pPr>
      <w:r w:rsidRPr="00EC76D5">
        <w:t xml:space="preserve">    SyntaxTree </w:t>
      </w:r>
      <w:r w:rsidR="0038687E">
        <w:t>expression</w:t>
      </w:r>
      <w:r w:rsidRPr="00EC76D5">
        <w:t xml:space="preserve"> = stat.getChild(0),</w:t>
      </w:r>
    </w:p>
    <w:p w14:paraId="06AAEF27" w14:textId="77777777" w:rsidR="008C0E8C" w:rsidRPr="00EC76D5" w:rsidRDefault="008C0E8C" w:rsidP="008C0E8C">
      <w:pPr>
        <w:pStyle w:val="Code"/>
      </w:pPr>
      <w:r w:rsidRPr="00EC76D5">
        <w:t xml:space="preserve">               trueStat = stat.getChild(1),</w:t>
      </w:r>
    </w:p>
    <w:p w14:paraId="66A5526E" w14:textId="77777777" w:rsidR="008C0E8C" w:rsidRPr="00EC76D5" w:rsidRDefault="008C0E8C" w:rsidP="008C0E8C">
      <w:pPr>
        <w:pStyle w:val="Code"/>
      </w:pPr>
      <w:r w:rsidRPr="00EC76D5">
        <w:t xml:space="preserve">               falseStat = stat.getChild(2);</w:t>
      </w:r>
    </w:p>
    <w:p w14:paraId="6F5826B1" w14:textId="77777777" w:rsidR="008C0E8C" w:rsidRPr="00EC76D5" w:rsidRDefault="008C0E8C" w:rsidP="008C0E8C">
      <w:pPr>
        <w:pStyle w:val="Code"/>
      </w:pPr>
      <w:r w:rsidRPr="00EC76D5">
        <w:t xml:space="preserve">    </w:t>
      </w:r>
    </w:p>
    <w:p w14:paraId="23D14140" w14:textId="737B3B62" w:rsidR="008C0E8C" w:rsidRPr="00EC76D5" w:rsidRDefault="008C0E8C" w:rsidP="008C0E8C">
      <w:pPr>
        <w:pStyle w:val="Code"/>
      </w:pPr>
      <w:r w:rsidRPr="00EC76D5">
        <w:t xml:space="preserve">    stat.setChild(0, optimizeExpression(</w:t>
      </w:r>
      <w:r w:rsidR="0038687E">
        <w:t>expression</w:t>
      </w:r>
      <w:r w:rsidRPr="00EC76D5">
        <w:t>));</w:t>
      </w:r>
    </w:p>
    <w:p w14:paraId="2DC0EBEC" w14:textId="77777777" w:rsidR="008C0E8C" w:rsidRPr="00EC76D5" w:rsidRDefault="008C0E8C" w:rsidP="008C0E8C">
      <w:pPr>
        <w:pStyle w:val="Code"/>
      </w:pPr>
      <w:r w:rsidRPr="00EC76D5">
        <w:t xml:space="preserve">    stat.setChild(1, optimizeStatement(trueStat));</w:t>
      </w:r>
    </w:p>
    <w:p w14:paraId="5D279500" w14:textId="77777777" w:rsidR="008C0E8C" w:rsidRPr="00EC76D5" w:rsidRDefault="008C0E8C" w:rsidP="008C0E8C">
      <w:pPr>
        <w:pStyle w:val="Code"/>
      </w:pPr>
      <w:r w:rsidRPr="00EC76D5">
        <w:t xml:space="preserve">    stat.setChild(2, optimizeStatement(falseStat));</w:t>
      </w:r>
    </w:p>
    <w:p w14:paraId="528BF9CA" w14:textId="77777777" w:rsidR="008C0E8C" w:rsidRPr="00EC76D5" w:rsidRDefault="008C0E8C" w:rsidP="008C0E8C">
      <w:pPr>
        <w:pStyle w:val="Code"/>
      </w:pPr>
      <w:r w:rsidRPr="00EC76D5">
        <w:t xml:space="preserve">    return stat;</w:t>
      </w:r>
    </w:p>
    <w:p w14:paraId="5EFA9D96" w14:textId="77777777" w:rsidR="008C0E8C" w:rsidRPr="00EC76D5" w:rsidRDefault="008C0E8C" w:rsidP="008C0E8C">
      <w:pPr>
        <w:pStyle w:val="Code"/>
      </w:pPr>
      <w:r w:rsidRPr="00EC76D5">
        <w:t xml:space="preserve">  }</w:t>
      </w:r>
    </w:p>
    <w:p w14:paraId="4F7C7036" w14:textId="77777777" w:rsidR="008C0E8C" w:rsidRPr="00EC76D5" w:rsidRDefault="008C0E8C" w:rsidP="008C0E8C">
      <w:pPr>
        <w:pStyle w:val="Code"/>
      </w:pPr>
    </w:p>
    <w:p w14:paraId="73E9B6F5" w14:textId="77777777" w:rsidR="008C0E8C" w:rsidRPr="00EC76D5" w:rsidRDefault="008C0E8C" w:rsidP="008C0E8C">
      <w:pPr>
        <w:pStyle w:val="Code"/>
      </w:pPr>
      <w:r w:rsidRPr="00EC76D5">
        <w:t xml:space="preserve">  public static SyntaxTree optimizeSwitchStatement(SyntaxTree switchStat) {</w:t>
      </w:r>
    </w:p>
    <w:p w14:paraId="681CD20F" w14:textId="378544A0" w:rsidR="008C0E8C" w:rsidRPr="00EC76D5" w:rsidRDefault="008C0E8C" w:rsidP="008C0E8C">
      <w:pPr>
        <w:pStyle w:val="Code"/>
      </w:pPr>
      <w:r w:rsidRPr="00EC76D5">
        <w:t xml:space="preserve">    SyntaxTree </w:t>
      </w:r>
      <w:r w:rsidR="0038687E">
        <w:t>expression</w:t>
      </w:r>
      <w:r w:rsidRPr="00EC76D5">
        <w:t xml:space="preserve"> = switchStat.getChild(0), subStat = switchStat.getChild(1);</w:t>
      </w:r>
    </w:p>
    <w:p w14:paraId="34B3696F" w14:textId="2259A755" w:rsidR="008C0E8C" w:rsidRPr="00EC76D5" w:rsidRDefault="008C0E8C" w:rsidP="008C0E8C">
      <w:pPr>
        <w:pStyle w:val="Code"/>
      </w:pPr>
      <w:r w:rsidRPr="00EC76D5">
        <w:t xml:space="preserve">    switchStat.setChild(0, optimizeExpression(</w:t>
      </w:r>
      <w:r w:rsidR="0038687E">
        <w:t>expression</w:t>
      </w:r>
      <w:r w:rsidRPr="00EC76D5">
        <w:t>));</w:t>
      </w:r>
    </w:p>
    <w:p w14:paraId="61E094F3" w14:textId="77777777" w:rsidR="008C0E8C" w:rsidRPr="00EC76D5" w:rsidRDefault="008C0E8C" w:rsidP="008C0E8C">
      <w:pPr>
        <w:pStyle w:val="Code"/>
      </w:pPr>
      <w:r w:rsidRPr="00EC76D5">
        <w:t xml:space="preserve">    switchStat.setChild(1, optimizeStatement(subStat));</w:t>
      </w:r>
    </w:p>
    <w:p w14:paraId="7FBF0F02" w14:textId="77777777" w:rsidR="008C0E8C" w:rsidRPr="00EC76D5" w:rsidRDefault="008C0E8C" w:rsidP="008C0E8C">
      <w:pPr>
        <w:pStyle w:val="Code"/>
      </w:pPr>
      <w:r w:rsidRPr="00EC76D5">
        <w:t xml:space="preserve">    return switchStat;</w:t>
      </w:r>
    </w:p>
    <w:p w14:paraId="5FAFACAC" w14:textId="77777777" w:rsidR="008C0E8C" w:rsidRPr="00EC76D5" w:rsidRDefault="008C0E8C" w:rsidP="008C0E8C">
      <w:pPr>
        <w:pStyle w:val="Code"/>
      </w:pPr>
      <w:r w:rsidRPr="00EC76D5">
        <w:t xml:space="preserve">  }</w:t>
      </w:r>
    </w:p>
    <w:p w14:paraId="71802084" w14:textId="77777777" w:rsidR="008C0E8C" w:rsidRPr="00EC76D5" w:rsidRDefault="008C0E8C" w:rsidP="008C0E8C">
      <w:pPr>
        <w:pStyle w:val="Code"/>
      </w:pPr>
    </w:p>
    <w:p w14:paraId="5B6C6695" w14:textId="77777777" w:rsidR="008C0E8C" w:rsidRPr="00EC76D5" w:rsidRDefault="008C0E8C" w:rsidP="008C0E8C">
      <w:pPr>
        <w:pStyle w:val="Code"/>
      </w:pPr>
      <w:r w:rsidRPr="00EC76D5">
        <w:t xml:space="preserve">  public static SyntaxTree optimizeDefaultStatement(SyntaxTree defaultStat) {</w:t>
      </w:r>
    </w:p>
    <w:p w14:paraId="68A83B11" w14:textId="77777777" w:rsidR="008C0E8C" w:rsidRPr="00EC76D5" w:rsidRDefault="008C0E8C" w:rsidP="008C0E8C">
      <w:pPr>
        <w:pStyle w:val="Code"/>
      </w:pPr>
      <w:r w:rsidRPr="00EC76D5">
        <w:t xml:space="preserve">    SyntaxTree subStat = defaultStat.getChild(0);</w:t>
      </w:r>
    </w:p>
    <w:p w14:paraId="18EEEC52" w14:textId="77777777" w:rsidR="008C0E8C" w:rsidRPr="00EC76D5" w:rsidRDefault="008C0E8C" w:rsidP="008C0E8C">
      <w:pPr>
        <w:pStyle w:val="Code"/>
      </w:pPr>
      <w:r w:rsidRPr="00EC76D5">
        <w:t xml:space="preserve">    defaultStat.setChild(0, optimizeStatement(subStat));</w:t>
      </w:r>
    </w:p>
    <w:p w14:paraId="20ECC3E8" w14:textId="77777777" w:rsidR="008C0E8C" w:rsidRPr="00EC76D5" w:rsidRDefault="008C0E8C" w:rsidP="008C0E8C">
      <w:pPr>
        <w:pStyle w:val="Code"/>
      </w:pPr>
      <w:r w:rsidRPr="00EC76D5">
        <w:t xml:space="preserve">    return defaultStat;</w:t>
      </w:r>
    </w:p>
    <w:p w14:paraId="36246503" w14:textId="77777777" w:rsidR="008C0E8C" w:rsidRPr="00EC76D5" w:rsidRDefault="008C0E8C" w:rsidP="008C0E8C">
      <w:pPr>
        <w:pStyle w:val="Code"/>
      </w:pPr>
      <w:r w:rsidRPr="00EC76D5">
        <w:t xml:space="preserve">  }</w:t>
      </w:r>
    </w:p>
    <w:p w14:paraId="2D43F3BD" w14:textId="77777777" w:rsidR="008C0E8C" w:rsidRPr="00EC76D5" w:rsidRDefault="008C0E8C" w:rsidP="008C0E8C">
      <w:pPr>
        <w:pStyle w:val="Code"/>
      </w:pPr>
      <w:r w:rsidRPr="00EC76D5">
        <w:lastRenderedPageBreak/>
        <w:t xml:space="preserve">  </w:t>
      </w:r>
    </w:p>
    <w:p w14:paraId="22EA76B9" w14:textId="77777777" w:rsidR="008C0E8C" w:rsidRPr="00EC76D5" w:rsidRDefault="008C0E8C" w:rsidP="008C0E8C">
      <w:pPr>
        <w:pStyle w:val="Code"/>
      </w:pPr>
      <w:r w:rsidRPr="00EC76D5">
        <w:t xml:space="preserve">  public static SyntaxTree optimizeWhileStatement(SyntaxTree whileStat) {</w:t>
      </w:r>
    </w:p>
    <w:p w14:paraId="17D9619D" w14:textId="7D818E63" w:rsidR="008C0E8C" w:rsidRPr="00EC76D5" w:rsidRDefault="008C0E8C" w:rsidP="008C0E8C">
      <w:pPr>
        <w:pStyle w:val="Code"/>
      </w:pPr>
      <w:r w:rsidRPr="00EC76D5">
        <w:t xml:space="preserve">    SyntaxTree </w:t>
      </w:r>
      <w:r w:rsidR="0038687E">
        <w:t>expression</w:t>
      </w:r>
      <w:r w:rsidRPr="00EC76D5">
        <w:t xml:space="preserve"> = whileStat.getChild(0), subStat = whileStat.getChild(1);</w:t>
      </w:r>
    </w:p>
    <w:p w14:paraId="098285AD" w14:textId="3A068DFC" w:rsidR="008C0E8C" w:rsidRPr="00EC76D5" w:rsidRDefault="008C0E8C" w:rsidP="008C0E8C">
      <w:pPr>
        <w:pStyle w:val="Code"/>
      </w:pPr>
      <w:r w:rsidRPr="00EC76D5">
        <w:t xml:space="preserve">    whileStat.setChild(0, optimizeExpression(</w:t>
      </w:r>
      <w:r w:rsidR="0038687E">
        <w:t>expression</w:t>
      </w:r>
      <w:r w:rsidRPr="00EC76D5">
        <w:t>));</w:t>
      </w:r>
    </w:p>
    <w:p w14:paraId="6F4EF5D1" w14:textId="77777777" w:rsidR="008C0E8C" w:rsidRPr="00EC76D5" w:rsidRDefault="008C0E8C" w:rsidP="008C0E8C">
      <w:pPr>
        <w:pStyle w:val="Code"/>
      </w:pPr>
      <w:r w:rsidRPr="00EC76D5">
        <w:t xml:space="preserve">    whileStat.setChild(1, optimizeStatement(subStat));</w:t>
      </w:r>
    </w:p>
    <w:p w14:paraId="43394711" w14:textId="77777777" w:rsidR="008C0E8C" w:rsidRPr="00EC76D5" w:rsidRDefault="008C0E8C" w:rsidP="008C0E8C">
      <w:pPr>
        <w:pStyle w:val="Code"/>
      </w:pPr>
      <w:r w:rsidRPr="00EC76D5">
        <w:t xml:space="preserve">    return whileStat;</w:t>
      </w:r>
    </w:p>
    <w:p w14:paraId="07681FA3" w14:textId="77777777" w:rsidR="008C0E8C" w:rsidRPr="00EC76D5" w:rsidRDefault="008C0E8C" w:rsidP="008C0E8C">
      <w:pPr>
        <w:pStyle w:val="Code"/>
      </w:pPr>
      <w:r w:rsidRPr="00EC76D5">
        <w:t xml:space="preserve">  }</w:t>
      </w:r>
    </w:p>
    <w:p w14:paraId="40925621" w14:textId="77777777" w:rsidR="008C0E8C" w:rsidRPr="00EC76D5" w:rsidRDefault="008C0E8C" w:rsidP="008C0E8C">
      <w:pPr>
        <w:pStyle w:val="Code"/>
      </w:pPr>
    </w:p>
    <w:p w14:paraId="48FF0661" w14:textId="77777777" w:rsidR="008C0E8C" w:rsidRPr="00EC76D5" w:rsidRDefault="008C0E8C" w:rsidP="008C0E8C">
      <w:pPr>
        <w:pStyle w:val="Code"/>
      </w:pPr>
      <w:r w:rsidRPr="00EC76D5">
        <w:t xml:space="preserve">  public static SyntaxTree optimizeDoStatement(SyntaxTree doStat) {</w:t>
      </w:r>
    </w:p>
    <w:p w14:paraId="7AA4A1A2" w14:textId="172FEF78" w:rsidR="008C0E8C" w:rsidRPr="00EC76D5" w:rsidRDefault="008C0E8C" w:rsidP="008C0E8C">
      <w:pPr>
        <w:pStyle w:val="Code"/>
      </w:pPr>
      <w:r w:rsidRPr="00EC76D5">
        <w:t xml:space="preserve">    SyntaxTree </w:t>
      </w:r>
      <w:r w:rsidR="0038687E">
        <w:t>expression</w:t>
      </w:r>
      <w:r w:rsidRPr="00EC76D5">
        <w:t xml:space="preserve"> = doStat.getChild(0), subStat = doStat.getChild(1);    </w:t>
      </w:r>
    </w:p>
    <w:p w14:paraId="18D9C15C" w14:textId="6D24F41F" w:rsidR="008C0E8C" w:rsidRPr="00EC76D5" w:rsidRDefault="008C0E8C" w:rsidP="008C0E8C">
      <w:pPr>
        <w:pStyle w:val="Code"/>
      </w:pPr>
      <w:r w:rsidRPr="00EC76D5">
        <w:t xml:space="preserve">    doStat.setChild(0, optimizeExpression(</w:t>
      </w:r>
      <w:r w:rsidR="0038687E">
        <w:t>expression</w:t>
      </w:r>
      <w:r w:rsidRPr="00EC76D5">
        <w:t>));</w:t>
      </w:r>
    </w:p>
    <w:p w14:paraId="74DBA37C" w14:textId="77777777" w:rsidR="008C0E8C" w:rsidRPr="00EC76D5" w:rsidRDefault="008C0E8C" w:rsidP="008C0E8C">
      <w:pPr>
        <w:pStyle w:val="Code"/>
      </w:pPr>
      <w:r w:rsidRPr="00EC76D5">
        <w:t xml:space="preserve">    doStat.setChild(1, optimizeStatement(subStat));</w:t>
      </w:r>
    </w:p>
    <w:p w14:paraId="291BCDAD" w14:textId="77777777" w:rsidR="008C0E8C" w:rsidRPr="00EC76D5" w:rsidRDefault="008C0E8C" w:rsidP="008C0E8C">
      <w:pPr>
        <w:pStyle w:val="Code"/>
      </w:pPr>
      <w:r w:rsidRPr="00EC76D5">
        <w:t xml:space="preserve">    return doStat;</w:t>
      </w:r>
    </w:p>
    <w:p w14:paraId="2AAE229E" w14:textId="77777777" w:rsidR="008C0E8C" w:rsidRPr="00EC76D5" w:rsidRDefault="008C0E8C" w:rsidP="008C0E8C">
      <w:pPr>
        <w:pStyle w:val="Code"/>
      </w:pPr>
      <w:r w:rsidRPr="00EC76D5">
        <w:t xml:space="preserve">  }</w:t>
      </w:r>
    </w:p>
    <w:p w14:paraId="7572C6C9" w14:textId="77777777" w:rsidR="008C0E8C" w:rsidRPr="00EC76D5" w:rsidRDefault="008C0E8C" w:rsidP="008C0E8C">
      <w:pPr>
        <w:pStyle w:val="Code"/>
      </w:pPr>
      <w:r w:rsidRPr="00EC76D5">
        <w:t xml:space="preserve">  </w:t>
      </w:r>
    </w:p>
    <w:p w14:paraId="4F41007C" w14:textId="77777777" w:rsidR="008C0E8C" w:rsidRPr="00EC76D5" w:rsidRDefault="008C0E8C" w:rsidP="008C0E8C">
      <w:pPr>
        <w:pStyle w:val="Code"/>
      </w:pPr>
      <w:r w:rsidRPr="00EC76D5">
        <w:t xml:space="preserve">  public static SyntaxTree optimizeForStatement(SyntaxTree forStat) {</w:t>
      </w:r>
    </w:p>
    <w:p w14:paraId="0BBC6B71" w14:textId="3CDE3C98" w:rsidR="008C0E8C" w:rsidRPr="00EC76D5" w:rsidRDefault="008C0E8C" w:rsidP="008C0E8C">
      <w:pPr>
        <w:pStyle w:val="Code"/>
      </w:pPr>
      <w:r w:rsidRPr="00EC76D5">
        <w:t xml:space="preserve">    SyntaxTree </w:t>
      </w:r>
      <w:r w:rsidR="002F35C1">
        <w:t>initializer</w:t>
      </w:r>
      <w:r w:rsidR="0038687E">
        <w:t xml:space="preserve">Expression </w:t>
      </w:r>
      <w:r w:rsidRPr="00EC76D5">
        <w:t>= forStat.getChild(0), test</w:t>
      </w:r>
      <w:r w:rsidR="0038687E">
        <w:t xml:space="preserve">Expression </w:t>
      </w:r>
      <w:r w:rsidRPr="00EC76D5">
        <w:t>= forStat.getChild(1),</w:t>
      </w:r>
    </w:p>
    <w:p w14:paraId="56729216" w14:textId="7A585D00" w:rsidR="008C0E8C" w:rsidRPr="00EC76D5" w:rsidRDefault="008C0E8C" w:rsidP="008C0E8C">
      <w:pPr>
        <w:pStyle w:val="Code"/>
      </w:pPr>
      <w:r w:rsidRPr="00EC76D5">
        <w:t xml:space="preserve">               next</w:t>
      </w:r>
      <w:r w:rsidR="0038687E">
        <w:t xml:space="preserve">Expression </w:t>
      </w:r>
      <w:r w:rsidRPr="00EC76D5">
        <w:t>= forStat.getChild(2), subStat = forStat.getChild(3);</w:t>
      </w:r>
    </w:p>
    <w:p w14:paraId="045B2D23" w14:textId="77777777" w:rsidR="008C0E8C" w:rsidRPr="00EC76D5" w:rsidRDefault="008C0E8C" w:rsidP="008C0E8C">
      <w:pPr>
        <w:pStyle w:val="Code"/>
      </w:pPr>
      <w:r w:rsidRPr="00EC76D5">
        <w:t xml:space="preserve">               </w:t>
      </w:r>
    </w:p>
    <w:p w14:paraId="38DF54B5" w14:textId="5EF8096B" w:rsidR="008C0E8C" w:rsidRPr="00EC76D5" w:rsidRDefault="008C0E8C" w:rsidP="008C0E8C">
      <w:pPr>
        <w:pStyle w:val="Code"/>
      </w:pPr>
      <w:r w:rsidRPr="00EC76D5">
        <w:t xml:space="preserve">    forStat.setChild(0, clearExpression(optimizeExpression(</w:t>
      </w:r>
      <w:r w:rsidR="002F35C1">
        <w:t>initializer</w:t>
      </w:r>
      <w:r w:rsidR="0038687E">
        <w:t>Expression)</w:t>
      </w:r>
      <w:r w:rsidRPr="00EC76D5">
        <w:t>));</w:t>
      </w:r>
    </w:p>
    <w:p w14:paraId="6AC1780C" w14:textId="54DA3264" w:rsidR="008C0E8C" w:rsidRPr="00EC76D5" w:rsidRDefault="008C0E8C" w:rsidP="008C0E8C">
      <w:pPr>
        <w:pStyle w:val="Code"/>
      </w:pPr>
      <w:r w:rsidRPr="00EC76D5">
        <w:t xml:space="preserve">    forStat.setChild(1, optimizeExpression(test</w:t>
      </w:r>
      <w:r w:rsidR="0038687E">
        <w:t>Expression)</w:t>
      </w:r>
      <w:r w:rsidRPr="00EC76D5">
        <w:t>);</w:t>
      </w:r>
    </w:p>
    <w:p w14:paraId="1B274B77" w14:textId="18FE9101" w:rsidR="008C0E8C" w:rsidRPr="00EC76D5" w:rsidRDefault="008C0E8C" w:rsidP="008C0E8C">
      <w:pPr>
        <w:pStyle w:val="Code"/>
      </w:pPr>
      <w:r w:rsidRPr="00EC76D5">
        <w:t xml:space="preserve">    forStat.setChild(2, clearExpression(optimizeExpression(next</w:t>
      </w:r>
      <w:r w:rsidR="0038687E">
        <w:t>Expression)</w:t>
      </w:r>
      <w:r w:rsidRPr="00EC76D5">
        <w:t>));</w:t>
      </w:r>
    </w:p>
    <w:p w14:paraId="4D86C54F" w14:textId="77777777" w:rsidR="008C0E8C" w:rsidRPr="00EC76D5" w:rsidRDefault="008C0E8C" w:rsidP="008C0E8C">
      <w:pPr>
        <w:pStyle w:val="Code"/>
      </w:pPr>
      <w:r w:rsidRPr="00EC76D5">
        <w:t xml:space="preserve">    forStat.setChild(3, optimizeStatement(subStat));</w:t>
      </w:r>
    </w:p>
    <w:p w14:paraId="464C4090" w14:textId="77777777" w:rsidR="008C0E8C" w:rsidRPr="00EC76D5" w:rsidRDefault="008C0E8C" w:rsidP="008C0E8C">
      <w:pPr>
        <w:pStyle w:val="Code"/>
      </w:pPr>
      <w:r w:rsidRPr="00EC76D5">
        <w:t xml:space="preserve">    return forStat;</w:t>
      </w:r>
    </w:p>
    <w:p w14:paraId="7655BE7C" w14:textId="77777777" w:rsidR="008C0E8C" w:rsidRPr="00EC76D5" w:rsidRDefault="008C0E8C" w:rsidP="008C0E8C">
      <w:pPr>
        <w:pStyle w:val="Code"/>
      </w:pPr>
      <w:r w:rsidRPr="00EC76D5">
        <w:t xml:space="preserve">  }</w:t>
      </w:r>
    </w:p>
    <w:p w14:paraId="527983A5" w14:textId="77777777" w:rsidR="008C0E8C" w:rsidRPr="00EC76D5" w:rsidRDefault="008C0E8C" w:rsidP="008C0E8C">
      <w:pPr>
        <w:pStyle w:val="Code"/>
      </w:pPr>
      <w:r w:rsidRPr="00EC76D5">
        <w:t xml:space="preserve">  </w:t>
      </w:r>
    </w:p>
    <w:p w14:paraId="1ABC40A9" w14:textId="77777777" w:rsidR="008C0E8C" w:rsidRPr="00EC76D5" w:rsidRDefault="008C0E8C" w:rsidP="008C0E8C">
      <w:pPr>
        <w:pStyle w:val="Code"/>
      </w:pPr>
      <w:r w:rsidRPr="00EC76D5">
        <w:t xml:space="preserve">  public static SyntaxTree optimizeLabelStatement(SyntaxTree labelStat) {</w:t>
      </w:r>
    </w:p>
    <w:p w14:paraId="43096691" w14:textId="77777777" w:rsidR="008C0E8C" w:rsidRPr="00EC76D5" w:rsidRDefault="008C0E8C" w:rsidP="008C0E8C">
      <w:pPr>
        <w:pStyle w:val="Code"/>
      </w:pPr>
      <w:r w:rsidRPr="00EC76D5">
        <w:t xml:space="preserve">    SyntaxTree subStat = labelStat.getChild(0);</w:t>
      </w:r>
    </w:p>
    <w:p w14:paraId="5AB093FA" w14:textId="77777777" w:rsidR="008C0E8C" w:rsidRPr="00EC76D5" w:rsidRDefault="008C0E8C" w:rsidP="008C0E8C">
      <w:pPr>
        <w:pStyle w:val="Code"/>
      </w:pPr>
      <w:r w:rsidRPr="00EC76D5">
        <w:t xml:space="preserve">    labelStat.setChild(0, optimizeStatement(subStat));</w:t>
      </w:r>
    </w:p>
    <w:p w14:paraId="4329CCB7" w14:textId="77777777" w:rsidR="008C0E8C" w:rsidRPr="00EC76D5" w:rsidRDefault="008C0E8C" w:rsidP="008C0E8C">
      <w:pPr>
        <w:pStyle w:val="Code"/>
      </w:pPr>
      <w:r w:rsidRPr="00EC76D5">
        <w:t xml:space="preserve">    return labelStat;</w:t>
      </w:r>
    </w:p>
    <w:p w14:paraId="359F5BBA" w14:textId="77777777" w:rsidR="008C0E8C" w:rsidRPr="00EC76D5" w:rsidRDefault="008C0E8C" w:rsidP="008C0E8C">
      <w:pPr>
        <w:pStyle w:val="Code"/>
      </w:pPr>
      <w:r w:rsidRPr="00EC76D5">
        <w:t xml:space="preserve">  }</w:t>
      </w:r>
    </w:p>
    <w:p w14:paraId="3D8EC0D8" w14:textId="77777777" w:rsidR="008C0E8C" w:rsidRPr="00EC76D5" w:rsidRDefault="008C0E8C" w:rsidP="008C0E8C">
      <w:pPr>
        <w:pStyle w:val="Code"/>
      </w:pPr>
    </w:p>
    <w:p w14:paraId="2888E2E1" w14:textId="77777777" w:rsidR="008C0E8C" w:rsidRPr="00EC76D5" w:rsidRDefault="008C0E8C" w:rsidP="008C0E8C">
      <w:pPr>
        <w:pStyle w:val="Code"/>
      </w:pPr>
      <w:r w:rsidRPr="00EC76D5">
        <w:t xml:space="preserve">  public static SyntaxTree optimizeExpressionStatement(SyntaxTree exprStat) {</w:t>
      </w:r>
    </w:p>
    <w:p w14:paraId="2674A55C" w14:textId="12EE45D8" w:rsidR="008C0E8C" w:rsidRPr="00EC76D5" w:rsidRDefault="008C0E8C" w:rsidP="008C0E8C">
      <w:pPr>
        <w:pStyle w:val="Code"/>
      </w:pPr>
      <w:r w:rsidRPr="00EC76D5">
        <w:t xml:space="preserve">    SyntaxTree </w:t>
      </w:r>
      <w:r w:rsidR="0038687E">
        <w:t>expression</w:t>
      </w:r>
      <w:r w:rsidRPr="00EC76D5">
        <w:t xml:space="preserve"> =clearExpression(optimizeExpression(exprStat.getChild(0)));</w:t>
      </w:r>
    </w:p>
    <w:p w14:paraId="63F8892B" w14:textId="77777777" w:rsidR="008C0E8C" w:rsidRPr="00EC76D5" w:rsidRDefault="008C0E8C" w:rsidP="008C0E8C">
      <w:pPr>
        <w:pStyle w:val="Code"/>
      </w:pPr>
    </w:p>
    <w:p w14:paraId="50B33327" w14:textId="6FDE6442" w:rsidR="008C0E8C" w:rsidRPr="00EC76D5" w:rsidRDefault="008C0E8C" w:rsidP="008C0E8C">
      <w:pPr>
        <w:pStyle w:val="Code"/>
      </w:pPr>
      <w:r w:rsidRPr="00EC76D5">
        <w:t xml:space="preserve">    if (</w:t>
      </w:r>
      <w:r w:rsidR="0038687E">
        <w:t>expression</w:t>
      </w:r>
      <w:r w:rsidRPr="00EC76D5">
        <w:t xml:space="preserve"> != null) {</w:t>
      </w:r>
    </w:p>
    <w:p w14:paraId="05BE34AA" w14:textId="79AFEE40" w:rsidR="008C0E8C" w:rsidRPr="00EC76D5" w:rsidRDefault="008C0E8C" w:rsidP="008C0E8C">
      <w:pPr>
        <w:pStyle w:val="Code"/>
      </w:pPr>
      <w:r w:rsidRPr="00EC76D5">
        <w:t xml:space="preserve">      exprStat.setChild(0, </w:t>
      </w:r>
      <w:r w:rsidR="0038687E">
        <w:t>expression</w:t>
      </w:r>
      <w:r w:rsidRPr="00EC76D5">
        <w:t>);</w:t>
      </w:r>
    </w:p>
    <w:p w14:paraId="6CF71AE6" w14:textId="77777777" w:rsidR="008C0E8C" w:rsidRPr="00EC76D5" w:rsidRDefault="008C0E8C" w:rsidP="008C0E8C">
      <w:pPr>
        <w:pStyle w:val="Code"/>
      </w:pPr>
      <w:r w:rsidRPr="00EC76D5">
        <w:t xml:space="preserve">      return exprStat;</w:t>
      </w:r>
    </w:p>
    <w:p w14:paraId="5ECFCBC9" w14:textId="77777777" w:rsidR="008C0E8C" w:rsidRPr="00EC76D5" w:rsidRDefault="008C0E8C" w:rsidP="008C0E8C">
      <w:pPr>
        <w:pStyle w:val="Code"/>
      </w:pPr>
      <w:r w:rsidRPr="00EC76D5">
        <w:t xml:space="preserve">    }</w:t>
      </w:r>
    </w:p>
    <w:p w14:paraId="64C9BCF4" w14:textId="77777777" w:rsidR="008C0E8C" w:rsidRPr="00EC76D5" w:rsidRDefault="008C0E8C" w:rsidP="008C0E8C">
      <w:pPr>
        <w:pStyle w:val="Code"/>
      </w:pPr>
      <w:r w:rsidRPr="00EC76D5">
        <w:t xml:space="preserve">    else {</w:t>
      </w:r>
    </w:p>
    <w:p w14:paraId="2A62BBCD" w14:textId="77777777" w:rsidR="008C0E8C" w:rsidRPr="00EC76D5" w:rsidRDefault="008C0E8C" w:rsidP="008C0E8C">
      <w:pPr>
        <w:pStyle w:val="Code"/>
      </w:pPr>
      <w:r w:rsidRPr="00EC76D5">
        <w:t xml:space="preserve">      return null;</w:t>
      </w:r>
    </w:p>
    <w:p w14:paraId="28CB752D" w14:textId="77777777" w:rsidR="008C0E8C" w:rsidRPr="00EC76D5" w:rsidRDefault="008C0E8C" w:rsidP="008C0E8C">
      <w:pPr>
        <w:pStyle w:val="Code"/>
      </w:pPr>
      <w:r w:rsidRPr="00EC76D5">
        <w:t xml:space="preserve">    }</w:t>
      </w:r>
    </w:p>
    <w:p w14:paraId="205B00B0" w14:textId="77777777" w:rsidR="008C0E8C" w:rsidRPr="00EC76D5" w:rsidRDefault="008C0E8C" w:rsidP="008C0E8C">
      <w:pPr>
        <w:pStyle w:val="Code"/>
      </w:pPr>
      <w:r w:rsidRPr="00EC76D5">
        <w:t xml:space="preserve">  }</w:t>
      </w:r>
    </w:p>
    <w:p w14:paraId="5E362266" w14:textId="77777777" w:rsidR="008C0E8C" w:rsidRPr="00EC76D5" w:rsidRDefault="008C0E8C" w:rsidP="008C0E8C">
      <w:pPr>
        <w:pStyle w:val="Code"/>
      </w:pPr>
      <w:r w:rsidRPr="00EC76D5">
        <w:t xml:space="preserve">  </w:t>
      </w:r>
    </w:p>
    <w:p w14:paraId="5DD28150" w14:textId="77777777" w:rsidR="008C0E8C" w:rsidRPr="00EC76D5" w:rsidRDefault="008C0E8C" w:rsidP="008C0E8C">
      <w:pPr>
        <w:pStyle w:val="Code"/>
      </w:pPr>
      <w:r w:rsidRPr="00EC76D5">
        <w:t xml:space="preserve">  public static SyntaxTree optimizeReturnStatement(SyntaxTree returnStat) {</w:t>
      </w:r>
    </w:p>
    <w:p w14:paraId="6FB7C73B" w14:textId="4BE594DA" w:rsidR="008C0E8C" w:rsidRPr="00EC76D5" w:rsidRDefault="008C0E8C" w:rsidP="008C0E8C">
      <w:pPr>
        <w:pStyle w:val="Code"/>
      </w:pPr>
      <w:r w:rsidRPr="00EC76D5">
        <w:t xml:space="preserve">    SyntaxTree </w:t>
      </w:r>
      <w:r w:rsidR="0038687E">
        <w:t>expression</w:t>
      </w:r>
      <w:r w:rsidRPr="00EC76D5">
        <w:t xml:space="preserve"> = returnStat.getChild(0);</w:t>
      </w:r>
    </w:p>
    <w:p w14:paraId="78631538" w14:textId="77777777" w:rsidR="008C0E8C" w:rsidRPr="00EC76D5" w:rsidRDefault="008C0E8C" w:rsidP="008C0E8C">
      <w:pPr>
        <w:pStyle w:val="Code"/>
      </w:pPr>
      <w:r w:rsidRPr="00EC76D5">
        <w:t xml:space="preserve">    </w:t>
      </w:r>
    </w:p>
    <w:p w14:paraId="0C32100A" w14:textId="3D50B626" w:rsidR="008C0E8C" w:rsidRPr="00EC76D5" w:rsidRDefault="008C0E8C" w:rsidP="008C0E8C">
      <w:pPr>
        <w:pStyle w:val="Code"/>
      </w:pPr>
      <w:r w:rsidRPr="00EC76D5">
        <w:t xml:space="preserve">    if (</w:t>
      </w:r>
      <w:r w:rsidR="0038687E">
        <w:t>expression</w:t>
      </w:r>
      <w:r w:rsidRPr="00EC76D5">
        <w:t xml:space="preserve"> != null) {</w:t>
      </w:r>
    </w:p>
    <w:p w14:paraId="779E0B7F" w14:textId="6BCFA2D3" w:rsidR="008C0E8C" w:rsidRPr="00EC76D5" w:rsidRDefault="008C0E8C" w:rsidP="008C0E8C">
      <w:pPr>
        <w:pStyle w:val="Code"/>
      </w:pPr>
      <w:r w:rsidRPr="00EC76D5">
        <w:t xml:space="preserve">      </w:t>
      </w:r>
      <w:r w:rsidR="0038687E">
        <w:t>expression</w:t>
      </w:r>
      <w:r w:rsidRPr="00EC76D5">
        <w:t xml:space="preserve"> = optimizeExpression(</w:t>
      </w:r>
      <w:r w:rsidR="0038687E">
        <w:t>expression</w:t>
      </w:r>
      <w:r w:rsidRPr="00EC76D5">
        <w:t>);</w:t>
      </w:r>
    </w:p>
    <w:p w14:paraId="052C0C5D" w14:textId="678B85E8" w:rsidR="008C0E8C" w:rsidRPr="00EC76D5" w:rsidRDefault="008C0E8C" w:rsidP="008C0E8C">
      <w:pPr>
        <w:pStyle w:val="Code"/>
      </w:pPr>
      <w:r w:rsidRPr="00EC76D5">
        <w:t xml:space="preserve">      </w:t>
      </w:r>
      <w:r w:rsidR="0038687E">
        <w:t>expression</w:t>
      </w:r>
      <w:r w:rsidRPr="00EC76D5">
        <w:t>.setRightValue();</w:t>
      </w:r>
    </w:p>
    <w:p w14:paraId="05E2FDC4" w14:textId="1B2E6925" w:rsidR="008C0E8C" w:rsidRPr="00EC76D5" w:rsidRDefault="008C0E8C" w:rsidP="008C0E8C">
      <w:pPr>
        <w:pStyle w:val="Code"/>
      </w:pPr>
      <w:r w:rsidRPr="00EC76D5">
        <w:t xml:space="preserve">      returnStat.setChild(0, </w:t>
      </w:r>
      <w:r w:rsidR="0038687E">
        <w:t>expression</w:t>
      </w:r>
      <w:r w:rsidRPr="00EC76D5">
        <w:t>);</w:t>
      </w:r>
    </w:p>
    <w:p w14:paraId="702E0198" w14:textId="77777777" w:rsidR="008C0E8C" w:rsidRPr="00EC76D5" w:rsidRDefault="008C0E8C" w:rsidP="008C0E8C">
      <w:pPr>
        <w:pStyle w:val="Code"/>
      </w:pPr>
      <w:r w:rsidRPr="00EC76D5">
        <w:t xml:space="preserve">    }</w:t>
      </w:r>
    </w:p>
    <w:p w14:paraId="300029AB" w14:textId="77777777" w:rsidR="008C0E8C" w:rsidRPr="00EC76D5" w:rsidRDefault="008C0E8C" w:rsidP="008C0E8C">
      <w:pPr>
        <w:pStyle w:val="Code"/>
      </w:pPr>
      <w:r w:rsidRPr="00EC76D5">
        <w:lastRenderedPageBreak/>
        <w:t xml:space="preserve">    </w:t>
      </w:r>
    </w:p>
    <w:p w14:paraId="114B4BEE" w14:textId="77777777" w:rsidR="008C0E8C" w:rsidRPr="00EC76D5" w:rsidRDefault="008C0E8C" w:rsidP="008C0E8C">
      <w:pPr>
        <w:pStyle w:val="Code"/>
      </w:pPr>
      <w:r w:rsidRPr="00EC76D5">
        <w:t xml:space="preserve">    return returnStat;</w:t>
      </w:r>
    </w:p>
    <w:p w14:paraId="10ACB5E4" w14:textId="77777777" w:rsidR="008C0E8C" w:rsidRPr="00EC76D5" w:rsidRDefault="008C0E8C" w:rsidP="008C0E8C">
      <w:pPr>
        <w:pStyle w:val="Code"/>
      </w:pPr>
      <w:r w:rsidRPr="00EC76D5">
        <w:t xml:space="preserve">  }</w:t>
      </w:r>
    </w:p>
    <w:p w14:paraId="4CCAA9CB" w14:textId="77777777" w:rsidR="008C0E8C" w:rsidRPr="00EC76D5" w:rsidRDefault="008C0E8C" w:rsidP="008C0E8C">
      <w:pPr>
        <w:pStyle w:val="Code"/>
      </w:pPr>
    </w:p>
    <w:p w14:paraId="15E0B2E8" w14:textId="77777777" w:rsidR="008C0E8C" w:rsidRPr="00EC76D5" w:rsidRDefault="008C0E8C" w:rsidP="008C0E8C">
      <w:pPr>
        <w:pStyle w:val="Code"/>
      </w:pPr>
      <w:r w:rsidRPr="00EC76D5">
        <w:t xml:space="preserve">  public static SyntaxTree optimizeExitStatement(SyntaxTree returnStat) {</w:t>
      </w:r>
    </w:p>
    <w:p w14:paraId="683C1FCF" w14:textId="18F6F4AA" w:rsidR="008C0E8C" w:rsidRPr="00EC76D5" w:rsidRDefault="008C0E8C" w:rsidP="008C0E8C">
      <w:pPr>
        <w:pStyle w:val="Code"/>
      </w:pPr>
      <w:r w:rsidRPr="00EC76D5">
        <w:t xml:space="preserve">    SyntaxTree </w:t>
      </w:r>
      <w:r w:rsidR="0038687E">
        <w:t>expression</w:t>
      </w:r>
      <w:r w:rsidRPr="00EC76D5">
        <w:t xml:space="preserve"> = returnStat.getChild(0);</w:t>
      </w:r>
    </w:p>
    <w:p w14:paraId="659D2482" w14:textId="1DBF5909" w:rsidR="008C0E8C" w:rsidRPr="00EC76D5" w:rsidRDefault="008C0E8C" w:rsidP="008C0E8C">
      <w:pPr>
        <w:pStyle w:val="Code"/>
      </w:pPr>
      <w:r w:rsidRPr="00EC76D5">
        <w:t xml:space="preserve">    returnStat.setChild(0, optimizeExpression(</w:t>
      </w:r>
      <w:r w:rsidR="0038687E">
        <w:t>expression</w:t>
      </w:r>
      <w:r w:rsidRPr="00EC76D5">
        <w:t>));</w:t>
      </w:r>
    </w:p>
    <w:p w14:paraId="588E8709" w14:textId="77777777" w:rsidR="008C0E8C" w:rsidRPr="00EC76D5" w:rsidRDefault="008C0E8C" w:rsidP="008C0E8C">
      <w:pPr>
        <w:pStyle w:val="Code"/>
      </w:pPr>
      <w:r w:rsidRPr="00EC76D5">
        <w:t xml:space="preserve">    return returnStat;</w:t>
      </w:r>
    </w:p>
    <w:p w14:paraId="6EDF4F1D" w14:textId="77777777" w:rsidR="008C0E8C" w:rsidRPr="00EC76D5" w:rsidRDefault="008C0E8C" w:rsidP="008C0E8C">
      <w:pPr>
        <w:pStyle w:val="Code"/>
      </w:pPr>
      <w:r w:rsidRPr="00EC76D5">
        <w:t xml:space="preserve">  }</w:t>
      </w:r>
    </w:p>
    <w:p w14:paraId="07EB0C7E" w14:textId="77777777" w:rsidR="008C0E8C" w:rsidRPr="00EC76D5" w:rsidRDefault="008C0E8C" w:rsidP="008C0E8C">
      <w:pPr>
        <w:pStyle w:val="Code"/>
      </w:pPr>
    </w:p>
    <w:p w14:paraId="5F4AE21D" w14:textId="77777777" w:rsidR="008C0E8C" w:rsidRPr="00EC76D5" w:rsidRDefault="008C0E8C" w:rsidP="008C0E8C">
      <w:pPr>
        <w:pStyle w:val="Code"/>
      </w:pPr>
      <w:r w:rsidRPr="00EC76D5">
        <w:t xml:space="preserve">  public static SyntaxTree optimizeLoadToRegisterStatement(SyntaxTree loadStat){</w:t>
      </w:r>
    </w:p>
    <w:p w14:paraId="56D1500B" w14:textId="0F2E0955" w:rsidR="008C0E8C" w:rsidRPr="00EC76D5" w:rsidRDefault="008C0E8C" w:rsidP="008C0E8C">
      <w:pPr>
        <w:pStyle w:val="Code"/>
      </w:pPr>
      <w:r w:rsidRPr="00EC76D5">
        <w:t xml:space="preserve">    SyntaxTree </w:t>
      </w:r>
      <w:r w:rsidR="0038687E">
        <w:t>expression</w:t>
      </w:r>
      <w:r w:rsidRPr="00EC76D5">
        <w:t xml:space="preserve"> = loadStat.getChild(0);</w:t>
      </w:r>
    </w:p>
    <w:p w14:paraId="36F8AA36" w14:textId="5B8555EA" w:rsidR="008C0E8C" w:rsidRPr="00EC76D5" w:rsidRDefault="008C0E8C" w:rsidP="008C0E8C">
      <w:pPr>
        <w:pStyle w:val="Code"/>
      </w:pPr>
      <w:r w:rsidRPr="00EC76D5">
        <w:t xml:space="preserve">    loadStat.setChild(0, optimizeExpression(</w:t>
      </w:r>
      <w:r w:rsidR="0038687E">
        <w:t>expression</w:t>
      </w:r>
      <w:r w:rsidRPr="00EC76D5">
        <w:t>));</w:t>
      </w:r>
    </w:p>
    <w:p w14:paraId="7CA6A8E3" w14:textId="77777777" w:rsidR="008C0E8C" w:rsidRPr="00EC76D5" w:rsidRDefault="008C0E8C" w:rsidP="008C0E8C">
      <w:pPr>
        <w:pStyle w:val="Code"/>
      </w:pPr>
      <w:r w:rsidRPr="00EC76D5">
        <w:t xml:space="preserve">    return loadStat;</w:t>
      </w:r>
    </w:p>
    <w:p w14:paraId="20AA136A" w14:textId="77777777" w:rsidR="008C0E8C" w:rsidRPr="00EC76D5" w:rsidRDefault="008C0E8C" w:rsidP="008C0E8C">
      <w:pPr>
        <w:pStyle w:val="Code"/>
      </w:pPr>
      <w:r w:rsidRPr="00EC76D5">
        <w:t xml:space="preserve">  }</w:t>
      </w:r>
    </w:p>
    <w:p w14:paraId="37B7823B" w14:textId="77777777" w:rsidR="008C0E8C" w:rsidRPr="00EC76D5" w:rsidRDefault="008C0E8C" w:rsidP="008C0E8C">
      <w:pPr>
        <w:pStyle w:val="Code"/>
      </w:pPr>
    </w:p>
    <w:p w14:paraId="160BD82B" w14:textId="77777777" w:rsidR="008C0E8C" w:rsidRPr="00EC76D5" w:rsidRDefault="008C0E8C" w:rsidP="008C0E8C">
      <w:pPr>
        <w:pStyle w:val="Code"/>
      </w:pPr>
      <w:r w:rsidRPr="00EC76D5">
        <w:t xml:space="preserve">  public static SyntaxTree optimizeSaveFromRegisterStatement(SyntaxTree saveStat) {</w:t>
      </w:r>
    </w:p>
    <w:p w14:paraId="5F70AF14" w14:textId="51FDF042" w:rsidR="008C0E8C" w:rsidRPr="00EC76D5" w:rsidRDefault="008C0E8C" w:rsidP="008C0E8C">
      <w:pPr>
        <w:pStyle w:val="Code"/>
      </w:pPr>
      <w:r w:rsidRPr="00EC76D5">
        <w:t xml:space="preserve">    SyntaxTree </w:t>
      </w:r>
      <w:r w:rsidR="0038687E">
        <w:t>expression</w:t>
      </w:r>
      <w:r w:rsidRPr="00EC76D5">
        <w:t xml:space="preserve"> = saveStat.getChild(0);</w:t>
      </w:r>
    </w:p>
    <w:p w14:paraId="00F97AB8" w14:textId="3D58F93C" w:rsidR="008C0E8C" w:rsidRPr="00EC76D5" w:rsidRDefault="008C0E8C" w:rsidP="008C0E8C">
      <w:pPr>
        <w:pStyle w:val="Code"/>
      </w:pPr>
      <w:r w:rsidRPr="00EC76D5">
        <w:t xml:space="preserve">    saveStat.setChild(0, optimizeExpression(</w:t>
      </w:r>
      <w:r w:rsidR="0038687E">
        <w:t>expression</w:t>
      </w:r>
      <w:r w:rsidRPr="00EC76D5">
        <w:t>));</w:t>
      </w:r>
    </w:p>
    <w:p w14:paraId="7DE5A042" w14:textId="77777777" w:rsidR="008C0E8C" w:rsidRPr="00EC76D5" w:rsidRDefault="008C0E8C" w:rsidP="008C0E8C">
      <w:pPr>
        <w:pStyle w:val="Code"/>
      </w:pPr>
      <w:r w:rsidRPr="00EC76D5">
        <w:t xml:space="preserve">    return saveStat;</w:t>
      </w:r>
    </w:p>
    <w:p w14:paraId="6D4205C0" w14:textId="77777777" w:rsidR="008C0E8C" w:rsidRPr="00EC76D5" w:rsidRDefault="008C0E8C" w:rsidP="008C0E8C">
      <w:pPr>
        <w:pStyle w:val="Code"/>
      </w:pPr>
      <w:r w:rsidRPr="00EC76D5">
        <w:t xml:space="preserve">  }</w:t>
      </w:r>
    </w:p>
    <w:p w14:paraId="18E39335" w14:textId="77777777" w:rsidR="008C0E8C" w:rsidRPr="00EC76D5" w:rsidRDefault="008C0E8C" w:rsidP="008C0E8C">
      <w:pPr>
        <w:pStyle w:val="Code"/>
      </w:pPr>
    </w:p>
    <w:p w14:paraId="6D9326DA" w14:textId="77777777" w:rsidR="008C0E8C" w:rsidRPr="00EC76D5" w:rsidRDefault="008C0E8C" w:rsidP="008C0E8C">
      <w:pPr>
        <w:pStyle w:val="Code"/>
      </w:pPr>
      <w:r w:rsidRPr="00EC76D5">
        <w:t xml:space="preserve">  public static SyntaxTree optimizeSaveFlagByteRegisterStatement(SyntaxTree saveStat) {</w:t>
      </w:r>
    </w:p>
    <w:p w14:paraId="414667CA" w14:textId="52CE4DF4" w:rsidR="008C0E8C" w:rsidRPr="00EC76D5" w:rsidRDefault="008C0E8C" w:rsidP="008C0E8C">
      <w:pPr>
        <w:pStyle w:val="Code"/>
      </w:pPr>
      <w:r w:rsidRPr="00EC76D5">
        <w:t xml:space="preserve">    SyntaxTree </w:t>
      </w:r>
      <w:r w:rsidR="0038687E">
        <w:t>expression</w:t>
      </w:r>
      <w:r w:rsidRPr="00EC76D5">
        <w:t xml:space="preserve"> = saveStat.getChild(0);</w:t>
      </w:r>
    </w:p>
    <w:p w14:paraId="45088E1E" w14:textId="190C6710" w:rsidR="008C0E8C" w:rsidRPr="00EC76D5" w:rsidRDefault="008C0E8C" w:rsidP="008C0E8C">
      <w:pPr>
        <w:pStyle w:val="Code"/>
      </w:pPr>
      <w:r w:rsidRPr="00EC76D5">
        <w:t xml:space="preserve">    saveStat.setChild(0, optimizeExpression(</w:t>
      </w:r>
      <w:r w:rsidR="0038687E">
        <w:t>expression</w:t>
      </w:r>
      <w:r w:rsidRPr="00EC76D5">
        <w:t>));</w:t>
      </w:r>
    </w:p>
    <w:p w14:paraId="7440F7A7" w14:textId="77777777" w:rsidR="008C0E8C" w:rsidRPr="00EC76D5" w:rsidRDefault="008C0E8C" w:rsidP="008C0E8C">
      <w:pPr>
        <w:pStyle w:val="Code"/>
      </w:pPr>
      <w:r w:rsidRPr="00EC76D5">
        <w:t xml:space="preserve">    return saveStat;</w:t>
      </w:r>
    </w:p>
    <w:p w14:paraId="7B69AAF0" w14:textId="77777777" w:rsidR="008C0E8C" w:rsidRPr="00EC76D5" w:rsidRDefault="008C0E8C" w:rsidP="008C0E8C">
      <w:pPr>
        <w:pStyle w:val="Code"/>
      </w:pPr>
      <w:r w:rsidRPr="00EC76D5">
        <w:t xml:space="preserve">  }</w:t>
      </w:r>
    </w:p>
    <w:p w14:paraId="1FCFC156" w14:textId="77777777" w:rsidR="008C0E8C" w:rsidRPr="00EC76D5" w:rsidRDefault="008C0E8C" w:rsidP="008C0E8C">
      <w:pPr>
        <w:pStyle w:val="Code"/>
      </w:pPr>
      <w:r w:rsidRPr="00EC76D5">
        <w:t xml:space="preserve">  </w:t>
      </w:r>
    </w:p>
    <w:p w14:paraId="0038B55F" w14:textId="77777777" w:rsidR="008C0E8C" w:rsidRPr="00EC76D5" w:rsidRDefault="008C0E8C" w:rsidP="008C0E8C">
      <w:pPr>
        <w:pStyle w:val="Code"/>
      </w:pPr>
      <w:r w:rsidRPr="00EC76D5">
        <w:t xml:space="preserve">  public static SyntaxTree optimizeBlockStatement(SyntaxTree blockStat) {</w:t>
      </w:r>
    </w:p>
    <w:p w14:paraId="1A92A8AC" w14:textId="77777777" w:rsidR="008C0E8C" w:rsidRPr="00EC76D5" w:rsidRDefault="008C0E8C" w:rsidP="008C0E8C">
      <w:pPr>
        <w:pStyle w:val="Code"/>
      </w:pPr>
      <w:r w:rsidRPr="00EC76D5">
        <w:t xml:space="preserve">    List&lt;SyntaxTree&gt; childList = blockStat.getChildList();</w:t>
      </w:r>
    </w:p>
    <w:p w14:paraId="075D99F1" w14:textId="77777777" w:rsidR="008C0E8C" w:rsidRPr="00EC76D5" w:rsidRDefault="008C0E8C" w:rsidP="008C0E8C">
      <w:pPr>
        <w:pStyle w:val="Code"/>
      </w:pPr>
      <w:r w:rsidRPr="00EC76D5">
        <w:t xml:space="preserve">    </w:t>
      </w:r>
    </w:p>
    <w:p w14:paraId="2CE77106" w14:textId="77777777" w:rsidR="008C0E8C" w:rsidRPr="00EC76D5" w:rsidRDefault="008C0E8C" w:rsidP="008C0E8C">
      <w:pPr>
        <w:pStyle w:val="Code"/>
      </w:pPr>
      <w:r w:rsidRPr="00EC76D5">
        <w:t xml:space="preserve">    for (int index = 0; index &lt; childList.size(); ++index) {</w:t>
      </w:r>
    </w:p>
    <w:p w14:paraId="45E7C13C" w14:textId="77777777" w:rsidR="008C0E8C" w:rsidRPr="00EC76D5" w:rsidRDefault="008C0E8C" w:rsidP="008C0E8C">
      <w:pPr>
        <w:pStyle w:val="Code"/>
      </w:pPr>
      <w:r w:rsidRPr="00EC76D5">
        <w:t xml:space="preserve">      childList.set(index, optimizeStatement(childList.get(index)));</w:t>
      </w:r>
    </w:p>
    <w:p w14:paraId="66ED06D7" w14:textId="77777777" w:rsidR="008C0E8C" w:rsidRPr="00EC76D5" w:rsidRDefault="008C0E8C" w:rsidP="008C0E8C">
      <w:pPr>
        <w:pStyle w:val="Code"/>
      </w:pPr>
      <w:r w:rsidRPr="00EC76D5">
        <w:t xml:space="preserve">    }</w:t>
      </w:r>
    </w:p>
    <w:p w14:paraId="2E2C6376" w14:textId="77777777" w:rsidR="008C0E8C" w:rsidRPr="00EC76D5" w:rsidRDefault="008C0E8C" w:rsidP="008C0E8C">
      <w:pPr>
        <w:pStyle w:val="Code"/>
      </w:pPr>
      <w:r w:rsidRPr="00EC76D5">
        <w:t xml:space="preserve">    </w:t>
      </w:r>
    </w:p>
    <w:p w14:paraId="77F07B48" w14:textId="77777777" w:rsidR="008C0E8C" w:rsidRPr="00EC76D5" w:rsidRDefault="008C0E8C" w:rsidP="008C0E8C">
      <w:pPr>
        <w:pStyle w:val="Code"/>
      </w:pPr>
      <w:r w:rsidRPr="00EC76D5">
        <w:t xml:space="preserve">    return blockStat;</w:t>
      </w:r>
    </w:p>
    <w:p w14:paraId="5FB67C0E" w14:textId="77777777" w:rsidR="008C0E8C" w:rsidRPr="00EC76D5" w:rsidRDefault="008C0E8C" w:rsidP="008C0E8C">
      <w:pPr>
        <w:pStyle w:val="Code"/>
      </w:pPr>
      <w:r w:rsidRPr="00EC76D5">
        <w:t xml:space="preserve">  }</w:t>
      </w:r>
    </w:p>
    <w:p w14:paraId="76C20B83" w14:textId="77777777" w:rsidR="008C0E8C" w:rsidRPr="00EC76D5" w:rsidRDefault="008C0E8C" w:rsidP="008C0E8C">
      <w:pPr>
        <w:pStyle w:val="Code"/>
      </w:pPr>
      <w:r w:rsidRPr="00EC76D5">
        <w:t xml:space="preserve">  </w:t>
      </w:r>
    </w:p>
    <w:p w14:paraId="0D40860C" w14:textId="5BACBE8D" w:rsidR="008C0E8C" w:rsidRPr="00EC76D5" w:rsidRDefault="008C0E8C" w:rsidP="008C0E8C">
      <w:pPr>
        <w:pStyle w:val="Code"/>
      </w:pPr>
      <w:r w:rsidRPr="00EC76D5">
        <w:t xml:space="preserve">  public static SyntaxTree optimizeExpression(SyntaxTree </w:t>
      </w:r>
      <w:r w:rsidR="0038687E">
        <w:t>expression</w:t>
      </w:r>
      <w:r w:rsidRPr="00EC76D5">
        <w:t>) {</w:t>
      </w:r>
    </w:p>
    <w:p w14:paraId="7F632BBC" w14:textId="46F25016" w:rsidR="008C0E8C" w:rsidRPr="00EC76D5" w:rsidRDefault="008C0E8C" w:rsidP="008C0E8C">
      <w:pPr>
        <w:pStyle w:val="Code"/>
      </w:pPr>
      <w:r w:rsidRPr="00EC76D5">
        <w:t xml:space="preserve">    if (</w:t>
      </w:r>
      <w:r w:rsidR="0038687E">
        <w:t>expression</w:t>
      </w:r>
      <w:r w:rsidRPr="00EC76D5">
        <w:t xml:space="preserve"> == null) {</w:t>
      </w:r>
    </w:p>
    <w:p w14:paraId="1A91C00A" w14:textId="77777777" w:rsidR="008C0E8C" w:rsidRPr="00EC76D5" w:rsidRDefault="008C0E8C" w:rsidP="008C0E8C">
      <w:pPr>
        <w:pStyle w:val="Code"/>
      </w:pPr>
      <w:r w:rsidRPr="00EC76D5">
        <w:t xml:space="preserve">      return null;</w:t>
      </w:r>
    </w:p>
    <w:p w14:paraId="6480F31B" w14:textId="77777777" w:rsidR="008C0E8C" w:rsidRPr="00EC76D5" w:rsidRDefault="008C0E8C" w:rsidP="008C0E8C">
      <w:pPr>
        <w:pStyle w:val="Code"/>
      </w:pPr>
      <w:r w:rsidRPr="00EC76D5">
        <w:t xml:space="preserve">    }</w:t>
      </w:r>
    </w:p>
    <w:p w14:paraId="41FB4AD8" w14:textId="77777777" w:rsidR="008C0E8C" w:rsidRPr="00EC76D5" w:rsidRDefault="008C0E8C" w:rsidP="008C0E8C">
      <w:pPr>
        <w:pStyle w:val="Code"/>
      </w:pPr>
      <w:r w:rsidRPr="00EC76D5">
        <w:t xml:space="preserve">    </w:t>
      </w:r>
    </w:p>
    <w:p w14:paraId="607319DB" w14:textId="20C767CF" w:rsidR="008C0E8C" w:rsidRPr="00EC76D5" w:rsidRDefault="008C0E8C" w:rsidP="008C0E8C">
      <w:pPr>
        <w:pStyle w:val="Code"/>
      </w:pPr>
      <w:r w:rsidRPr="00EC76D5">
        <w:t xml:space="preserve">    switch (</w:t>
      </w:r>
      <w:r w:rsidR="0038687E">
        <w:t>expression</w:t>
      </w:r>
      <w:r w:rsidRPr="00EC76D5">
        <w:t>.getOperator()) {</w:t>
      </w:r>
    </w:p>
    <w:p w14:paraId="3AB3DB26" w14:textId="77777777" w:rsidR="008C0E8C" w:rsidRPr="00EC76D5" w:rsidRDefault="008C0E8C" w:rsidP="008C0E8C">
      <w:pPr>
        <w:pStyle w:val="Code"/>
      </w:pPr>
      <w:r w:rsidRPr="00EC76D5">
        <w:t xml:space="preserve">      case Comma:</w:t>
      </w:r>
    </w:p>
    <w:p w14:paraId="20EB0C8F" w14:textId="46E493A3" w:rsidR="008C0E8C" w:rsidRPr="00EC76D5" w:rsidRDefault="008C0E8C" w:rsidP="008C0E8C">
      <w:pPr>
        <w:pStyle w:val="Code"/>
      </w:pPr>
      <w:r w:rsidRPr="00EC76D5">
        <w:t xml:space="preserve">        return optimizeCommaExpression(</w:t>
      </w:r>
      <w:r w:rsidR="0038687E">
        <w:t>expression</w:t>
      </w:r>
      <w:r w:rsidRPr="00EC76D5">
        <w:t>);</w:t>
      </w:r>
    </w:p>
    <w:p w14:paraId="744D95EC" w14:textId="77777777" w:rsidR="008C0E8C" w:rsidRPr="00EC76D5" w:rsidRDefault="008C0E8C" w:rsidP="008C0E8C">
      <w:pPr>
        <w:pStyle w:val="Code"/>
      </w:pPr>
      <w:r w:rsidRPr="00EC76D5">
        <w:t xml:space="preserve">          </w:t>
      </w:r>
    </w:p>
    <w:p w14:paraId="5F7D85FA" w14:textId="77777777" w:rsidR="008C0E8C" w:rsidRPr="00EC76D5" w:rsidRDefault="008C0E8C" w:rsidP="008C0E8C">
      <w:pPr>
        <w:pStyle w:val="Code"/>
      </w:pPr>
      <w:r w:rsidRPr="00EC76D5">
        <w:t xml:space="preserve">      case Conditional:</w:t>
      </w:r>
    </w:p>
    <w:p w14:paraId="6D89C2C6" w14:textId="163C2B1B" w:rsidR="008C0E8C" w:rsidRPr="00EC76D5" w:rsidRDefault="008C0E8C" w:rsidP="008C0E8C">
      <w:pPr>
        <w:pStyle w:val="Code"/>
      </w:pPr>
      <w:r w:rsidRPr="00EC76D5">
        <w:t xml:space="preserve">        return optimizeConditionalExpression(</w:t>
      </w:r>
      <w:r w:rsidR="0038687E">
        <w:t>expression</w:t>
      </w:r>
      <w:r w:rsidRPr="00EC76D5">
        <w:t>);</w:t>
      </w:r>
    </w:p>
    <w:p w14:paraId="590228E7" w14:textId="77777777" w:rsidR="008C0E8C" w:rsidRPr="00EC76D5" w:rsidRDefault="008C0E8C" w:rsidP="008C0E8C">
      <w:pPr>
        <w:pStyle w:val="Code"/>
      </w:pPr>
    </w:p>
    <w:p w14:paraId="42E8133D" w14:textId="77777777" w:rsidR="008C0E8C" w:rsidRPr="00EC76D5" w:rsidRDefault="008C0E8C" w:rsidP="008C0E8C">
      <w:pPr>
        <w:pStyle w:val="Code"/>
      </w:pPr>
      <w:r w:rsidRPr="00EC76D5">
        <w:t xml:space="preserve">      case Index:</w:t>
      </w:r>
    </w:p>
    <w:p w14:paraId="5C36E586" w14:textId="65DC81A6" w:rsidR="008C0E8C" w:rsidRPr="00EC76D5" w:rsidRDefault="008C0E8C" w:rsidP="008C0E8C">
      <w:pPr>
        <w:pStyle w:val="Code"/>
      </w:pPr>
      <w:r w:rsidRPr="00EC76D5">
        <w:t xml:space="preserve">        return optimizeIndexExpression(</w:t>
      </w:r>
      <w:r w:rsidR="0038687E">
        <w:t>expression</w:t>
      </w:r>
      <w:r w:rsidRPr="00EC76D5">
        <w:t>);</w:t>
      </w:r>
    </w:p>
    <w:p w14:paraId="411021C4" w14:textId="77777777" w:rsidR="008C0E8C" w:rsidRPr="00EC76D5" w:rsidRDefault="008C0E8C" w:rsidP="008C0E8C">
      <w:pPr>
        <w:pStyle w:val="Code"/>
      </w:pPr>
    </w:p>
    <w:p w14:paraId="22EC3F1C" w14:textId="77777777" w:rsidR="008C0E8C" w:rsidRPr="00EC76D5" w:rsidRDefault="008C0E8C" w:rsidP="008C0E8C">
      <w:pPr>
        <w:pStyle w:val="Code"/>
      </w:pPr>
      <w:r w:rsidRPr="00EC76D5">
        <w:t xml:space="preserve">      case Dot:</w:t>
      </w:r>
    </w:p>
    <w:p w14:paraId="5C3DE605" w14:textId="1B5E7774" w:rsidR="008C0E8C" w:rsidRPr="00EC76D5" w:rsidRDefault="008C0E8C" w:rsidP="008C0E8C">
      <w:pPr>
        <w:pStyle w:val="Code"/>
      </w:pPr>
      <w:r w:rsidRPr="00EC76D5">
        <w:lastRenderedPageBreak/>
        <w:t xml:space="preserve">        return optimizeDotExpression(</w:t>
      </w:r>
      <w:r w:rsidR="0038687E">
        <w:t>expression</w:t>
      </w:r>
      <w:r w:rsidRPr="00EC76D5">
        <w:t>);</w:t>
      </w:r>
    </w:p>
    <w:p w14:paraId="4DAE2748" w14:textId="77777777" w:rsidR="008C0E8C" w:rsidRPr="00EC76D5" w:rsidRDefault="008C0E8C" w:rsidP="008C0E8C">
      <w:pPr>
        <w:pStyle w:val="Code"/>
      </w:pPr>
    </w:p>
    <w:p w14:paraId="2D25CA5A" w14:textId="77777777" w:rsidR="008C0E8C" w:rsidRPr="00EC76D5" w:rsidRDefault="008C0E8C" w:rsidP="008C0E8C">
      <w:pPr>
        <w:pStyle w:val="Code"/>
      </w:pPr>
      <w:r w:rsidRPr="00EC76D5">
        <w:t xml:space="preserve">      case Arrow:</w:t>
      </w:r>
    </w:p>
    <w:p w14:paraId="1DD0A654" w14:textId="71CEBCB4" w:rsidR="008C0E8C" w:rsidRPr="00EC76D5" w:rsidRDefault="008C0E8C" w:rsidP="008C0E8C">
      <w:pPr>
        <w:pStyle w:val="Code"/>
      </w:pPr>
      <w:r w:rsidRPr="00EC76D5">
        <w:t xml:space="preserve">        return optimizeArrowExpression(</w:t>
      </w:r>
      <w:r w:rsidR="0038687E">
        <w:t>expression</w:t>
      </w:r>
      <w:r w:rsidRPr="00EC76D5">
        <w:t>);</w:t>
      </w:r>
    </w:p>
    <w:p w14:paraId="6889B0DE" w14:textId="77777777" w:rsidR="008C0E8C" w:rsidRPr="00EC76D5" w:rsidRDefault="008C0E8C" w:rsidP="008C0E8C">
      <w:pPr>
        <w:pStyle w:val="Code"/>
      </w:pPr>
    </w:p>
    <w:p w14:paraId="05531203" w14:textId="77777777" w:rsidR="008C0E8C" w:rsidRPr="00EC76D5" w:rsidRDefault="008C0E8C" w:rsidP="008C0E8C">
      <w:pPr>
        <w:pStyle w:val="Code"/>
      </w:pPr>
      <w:r w:rsidRPr="00EC76D5">
        <w:t xml:space="preserve">      case Call:</w:t>
      </w:r>
    </w:p>
    <w:p w14:paraId="5EE6BD01" w14:textId="2635BB8E" w:rsidR="008C0E8C" w:rsidRPr="00EC76D5" w:rsidRDefault="008C0E8C" w:rsidP="008C0E8C">
      <w:pPr>
        <w:pStyle w:val="Code"/>
      </w:pPr>
      <w:r w:rsidRPr="00EC76D5">
        <w:t xml:space="preserve">        return optimizeFunctionCallExpression(</w:t>
      </w:r>
      <w:r w:rsidR="0038687E">
        <w:t>expression</w:t>
      </w:r>
      <w:r w:rsidRPr="00EC76D5">
        <w:t>);</w:t>
      </w:r>
    </w:p>
    <w:p w14:paraId="54EDA6E1" w14:textId="77777777" w:rsidR="008C0E8C" w:rsidRPr="00EC76D5" w:rsidRDefault="008C0E8C" w:rsidP="008C0E8C">
      <w:pPr>
        <w:pStyle w:val="Code"/>
      </w:pPr>
    </w:p>
    <w:p w14:paraId="3C27E592" w14:textId="77777777" w:rsidR="008C0E8C" w:rsidRPr="00EC76D5" w:rsidRDefault="008C0E8C" w:rsidP="008C0E8C">
      <w:pPr>
        <w:pStyle w:val="Code"/>
      </w:pPr>
      <w:r w:rsidRPr="00EC76D5">
        <w:t xml:space="preserve">      case Variable:</w:t>
      </w:r>
    </w:p>
    <w:p w14:paraId="619EF817" w14:textId="77777777" w:rsidR="008C0E8C" w:rsidRPr="00EC76D5" w:rsidRDefault="008C0E8C" w:rsidP="008C0E8C">
      <w:pPr>
        <w:pStyle w:val="Code"/>
      </w:pPr>
      <w:r w:rsidRPr="00EC76D5">
        <w:t xml:space="preserve">      case Value:</w:t>
      </w:r>
    </w:p>
    <w:p w14:paraId="2AA07355" w14:textId="366325E2" w:rsidR="008C0E8C" w:rsidRPr="00EC76D5" w:rsidRDefault="008C0E8C" w:rsidP="008C0E8C">
      <w:pPr>
        <w:pStyle w:val="Code"/>
      </w:pPr>
      <w:r w:rsidRPr="00EC76D5">
        <w:t xml:space="preserve">        return </w:t>
      </w:r>
      <w:r w:rsidR="0038687E">
        <w:t>expression</w:t>
      </w:r>
      <w:r w:rsidRPr="00EC76D5">
        <w:t>;</w:t>
      </w:r>
    </w:p>
    <w:p w14:paraId="687549B6" w14:textId="77777777" w:rsidR="008C0E8C" w:rsidRPr="00EC76D5" w:rsidRDefault="008C0E8C" w:rsidP="008C0E8C">
      <w:pPr>
        <w:pStyle w:val="Code"/>
      </w:pPr>
    </w:p>
    <w:p w14:paraId="7699B00B" w14:textId="77777777" w:rsidR="008C0E8C" w:rsidRPr="00EC76D5" w:rsidRDefault="008C0E8C" w:rsidP="008C0E8C">
      <w:pPr>
        <w:pStyle w:val="Code"/>
      </w:pPr>
      <w:r w:rsidRPr="00EC76D5">
        <w:t xml:space="preserve">      case AddressOffset:</w:t>
      </w:r>
    </w:p>
    <w:p w14:paraId="0103898A" w14:textId="6C3A2EAF" w:rsidR="008C0E8C" w:rsidRPr="00EC76D5" w:rsidRDefault="008C0E8C" w:rsidP="008C0E8C">
      <w:pPr>
        <w:pStyle w:val="Code"/>
      </w:pPr>
      <w:r w:rsidRPr="00EC76D5">
        <w:t xml:space="preserve">        return </w:t>
      </w:r>
      <w:r w:rsidR="0038687E">
        <w:t>expression</w:t>
      </w:r>
      <w:r w:rsidRPr="00EC76D5">
        <w:t>;</w:t>
      </w:r>
    </w:p>
    <w:p w14:paraId="7FC02A34" w14:textId="77777777" w:rsidR="008C0E8C" w:rsidRPr="00EC76D5" w:rsidRDefault="008C0E8C" w:rsidP="008C0E8C">
      <w:pPr>
        <w:pStyle w:val="Code"/>
      </w:pPr>
      <w:r w:rsidRPr="00EC76D5">
        <w:t xml:space="preserve">        </w:t>
      </w:r>
    </w:p>
    <w:p w14:paraId="0A1FFA24" w14:textId="77777777" w:rsidR="008C0E8C" w:rsidRPr="00EC76D5" w:rsidRDefault="008C0E8C" w:rsidP="008C0E8C">
      <w:pPr>
        <w:pStyle w:val="Code"/>
      </w:pPr>
      <w:r w:rsidRPr="00EC76D5">
        <w:t xml:space="preserve">      default:</w:t>
      </w:r>
    </w:p>
    <w:p w14:paraId="07CBEFA7" w14:textId="09EEFDC5" w:rsidR="008C0E8C" w:rsidRPr="00EC76D5" w:rsidRDefault="008C0E8C" w:rsidP="008C0E8C">
      <w:pPr>
        <w:pStyle w:val="Code"/>
      </w:pPr>
      <w:r w:rsidRPr="00EC76D5">
        <w:t xml:space="preserve">        if (MiddleCode.isAssign(</w:t>
      </w:r>
      <w:r w:rsidR="0038687E">
        <w:t>expression</w:t>
      </w:r>
      <w:r w:rsidRPr="00EC76D5">
        <w:t>.getOperator())) {</w:t>
      </w:r>
    </w:p>
    <w:p w14:paraId="35B59277" w14:textId="3CE181D6" w:rsidR="008C0E8C" w:rsidRPr="00EC76D5" w:rsidRDefault="008C0E8C" w:rsidP="008C0E8C">
      <w:pPr>
        <w:pStyle w:val="Code"/>
      </w:pPr>
      <w:r w:rsidRPr="00EC76D5">
        <w:t xml:space="preserve">          return optimizeAssignExpression(</w:t>
      </w:r>
      <w:r w:rsidR="0038687E">
        <w:t>expression</w:t>
      </w:r>
      <w:r w:rsidRPr="00EC76D5">
        <w:t xml:space="preserve">);          </w:t>
      </w:r>
    </w:p>
    <w:p w14:paraId="11C0ACEF" w14:textId="77777777" w:rsidR="008C0E8C" w:rsidRPr="00EC76D5" w:rsidRDefault="008C0E8C" w:rsidP="008C0E8C">
      <w:pPr>
        <w:pStyle w:val="Code"/>
      </w:pPr>
      <w:r w:rsidRPr="00EC76D5">
        <w:t xml:space="preserve">        }</w:t>
      </w:r>
    </w:p>
    <w:p w14:paraId="27B70E2A" w14:textId="2A465479" w:rsidR="008C0E8C" w:rsidRPr="00EC76D5" w:rsidRDefault="008C0E8C" w:rsidP="008C0E8C">
      <w:pPr>
        <w:pStyle w:val="Code"/>
      </w:pPr>
      <w:r w:rsidRPr="00EC76D5">
        <w:t xml:space="preserve">        else if (MiddleCode.isIncrement(</w:t>
      </w:r>
      <w:r w:rsidR="0038687E">
        <w:t>expression</w:t>
      </w:r>
      <w:r w:rsidRPr="00EC76D5">
        <w:t>.getOperator())) {</w:t>
      </w:r>
    </w:p>
    <w:p w14:paraId="34A723B8" w14:textId="52C8E1E2" w:rsidR="008C0E8C" w:rsidRPr="00EC76D5" w:rsidRDefault="008C0E8C" w:rsidP="008C0E8C">
      <w:pPr>
        <w:pStyle w:val="Code"/>
      </w:pPr>
      <w:r w:rsidRPr="00EC76D5">
        <w:t xml:space="preserve">          return optimizeIncrementExpression(</w:t>
      </w:r>
      <w:r w:rsidR="0038687E">
        <w:t>expression</w:t>
      </w:r>
      <w:r w:rsidRPr="00EC76D5">
        <w:t>);</w:t>
      </w:r>
    </w:p>
    <w:p w14:paraId="0B12281B" w14:textId="77777777" w:rsidR="008C0E8C" w:rsidRPr="00EC76D5" w:rsidRDefault="008C0E8C" w:rsidP="008C0E8C">
      <w:pPr>
        <w:pStyle w:val="Code"/>
      </w:pPr>
      <w:r w:rsidRPr="00EC76D5">
        <w:t xml:space="preserve">        }</w:t>
      </w:r>
    </w:p>
    <w:p w14:paraId="52995A9D" w14:textId="179EEDEC" w:rsidR="008C0E8C" w:rsidRPr="00EC76D5" w:rsidRDefault="008C0E8C" w:rsidP="008C0E8C">
      <w:pPr>
        <w:pStyle w:val="Code"/>
      </w:pPr>
      <w:r w:rsidRPr="00EC76D5">
        <w:t xml:space="preserve">        else if (MiddleCode.isUnary(</w:t>
      </w:r>
      <w:r w:rsidR="0038687E">
        <w:t>expression</w:t>
      </w:r>
      <w:r w:rsidRPr="00EC76D5">
        <w:t>.getOperator())) {</w:t>
      </w:r>
    </w:p>
    <w:p w14:paraId="60362BD3" w14:textId="5530847E" w:rsidR="008C0E8C" w:rsidRPr="00EC76D5" w:rsidRDefault="008C0E8C" w:rsidP="008C0E8C">
      <w:pPr>
        <w:pStyle w:val="Code"/>
      </w:pPr>
      <w:r w:rsidRPr="00EC76D5">
        <w:t xml:space="preserve">          return optimizeUnaryExpression(</w:t>
      </w:r>
      <w:r w:rsidR="0038687E">
        <w:t>expression</w:t>
      </w:r>
      <w:r w:rsidRPr="00EC76D5">
        <w:t>);</w:t>
      </w:r>
    </w:p>
    <w:p w14:paraId="193C21FC" w14:textId="77777777" w:rsidR="008C0E8C" w:rsidRPr="00EC76D5" w:rsidRDefault="008C0E8C" w:rsidP="008C0E8C">
      <w:pPr>
        <w:pStyle w:val="Code"/>
      </w:pPr>
      <w:r w:rsidRPr="00EC76D5">
        <w:t xml:space="preserve">        }</w:t>
      </w:r>
    </w:p>
    <w:p w14:paraId="32F07C57" w14:textId="5A9A3B7C" w:rsidR="008C0E8C" w:rsidRPr="00EC76D5" w:rsidRDefault="008C0E8C" w:rsidP="008C0E8C">
      <w:pPr>
        <w:pStyle w:val="Code"/>
      </w:pPr>
      <w:r w:rsidRPr="00EC76D5">
        <w:t xml:space="preserve">        else if (MiddleCode.isBinary(</w:t>
      </w:r>
      <w:r w:rsidR="0038687E">
        <w:t>expression</w:t>
      </w:r>
      <w:r w:rsidRPr="00EC76D5">
        <w:t>.getOperator())) {</w:t>
      </w:r>
    </w:p>
    <w:p w14:paraId="4EDEED7F" w14:textId="261F18EE" w:rsidR="008C0E8C" w:rsidRPr="00EC76D5" w:rsidRDefault="008C0E8C" w:rsidP="008C0E8C">
      <w:pPr>
        <w:pStyle w:val="Code"/>
      </w:pPr>
      <w:r w:rsidRPr="00EC76D5">
        <w:t xml:space="preserve">          return optimizeBinaryExpression(</w:t>
      </w:r>
      <w:r w:rsidR="0038687E">
        <w:t>expression</w:t>
      </w:r>
      <w:r w:rsidRPr="00EC76D5">
        <w:t>);</w:t>
      </w:r>
    </w:p>
    <w:p w14:paraId="5949FD72" w14:textId="77777777" w:rsidR="008C0E8C" w:rsidRPr="00EC76D5" w:rsidRDefault="008C0E8C" w:rsidP="008C0E8C">
      <w:pPr>
        <w:pStyle w:val="Code"/>
      </w:pPr>
      <w:r w:rsidRPr="00EC76D5">
        <w:t xml:space="preserve">        }</w:t>
      </w:r>
    </w:p>
    <w:p w14:paraId="068CF63A" w14:textId="77777777" w:rsidR="008C0E8C" w:rsidRPr="00EC76D5" w:rsidRDefault="008C0E8C" w:rsidP="008C0E8C">
      <w:pPr>
        <w:pStyle w:val="Code"/>
      </w:pPr>
      <w:r w:rsidRPr="00EC76D5">
        <w:t xml:space="preserve">        else {</w:t>
      </w:r>
    </w:p>
    <w:p w14:paraId="68CED38D" w14:textId="735A9FBD" w:rsidR="008C0E8C" w:rsidRPr="00EC76D5" w:rsidRDefault="008C0E8C" w:rsidP="008C0E8C">
      <w:pPr>
        <w:pStyle w:val="Code"/>
      </w:pPr>
      <w:r w:rsidRPr="00EC76D5">
        <w:t xml:space="preserve">          Assert.error("optimize </w:t>
      </w:r>
      <w:r w:rsidR="0038687E">
        <w:t>expression</w:t>
      </w:r>
      <w:r w:rsidRPr="00EC76D5">
        <w:t xml:space="preserve"> " + </w:t>
      </w:r>
      <w:r w:rsidR="0038687E">
        <w:t>expression</w:t>
      </w:r>
      <w:r w:rsidRPr="00EC76D5">
        <w:t>.getOperator().name());</w:t>
      </w:r>
    </w:p>
    <w:p w14:paraId="6196C92C" w14:textId="77777777" w:rsidR="008C0E8C" w:rsidRPr="00EC76D5" w:rsidRDefault="008C0E8C" w:rsidP="008C0E8C">
      <w:pPr>
        <w:pStyle w:val="Code"/>
      </w:pPr>
      <w:r w:rsidRPr="00EC76D5">
        <w:t xml:space="preserve">          return null;</w:t>
      </w:r>
    </w:p>
    <w:p w14:paraId="70B08DF9" w14:textId="77777777" w:rsidR="008C0E8C" w:rsidRPr="00EC76D5" w:rsidRDefault="008C0E8C" w:rsidP="008C0E8C">
      <w:pPr>
        <w:pStyle w:val="Code"/>
      </w:pPr>
      <w:r w:rsidRPr="00EC76D5">
        <w:t xml:space="preserve">        }</w:t>
      </w:r>
    </w:p>
    <w:p w14:paraId="4043865D" w14:textId="77777777" w:rsidR="008C0E8C" w:rsidRPr="00EC76D5" w:rsidRDefault="008C0E8C" w:rsidP="008C0E8C">
      <w:pPr>
        <w:pStyle w:val="Code"/>
      </w:pPr>
      <w:r w:rsidRPr="00EC76D5">
        <w:t xml:space="preserve">    }</w:t>
      </w:r>
    </w:p>
    <w:p w14:paraId="79866FD4" w14:textId="77777777" w:rsidR="008C0E8C" w:rsidRPr="00EC76D5" w:rsidRDefault="008C0E8C" w:rsidP="008C0E8C">
      <w:pPr>
        <w:pStyle w:val="Code"/>
      </w:pPr>
      <w:r w:rsidRPr="00EC76D5">
        <w:t xml:space="preserve">  }</w:t>
      </w:r>
    </w:p>
    <w:p w14:paraId="357D143F" w14:textId="77777777" w:rsidR="008C0E8C" w:rsidRPr="00EC76D5" w:rsidRDefault="008C0E8C" w:rsidP="008C0E8C">
      <w:pPr>
        <w:pStyle w:val="Code"/>
      </w:pPr>
    </w:p>
    <w:p w14:paraId="1A7E9506" w14:textId="19229EF3" w:rsidR="008C0E8C" w:rsidRPr="00EC76D5" w:rsidRDefault="008C0E8C" w:rsidP="008C0E8C">
      <w:pPr>
        <w:pStyle w:val="Code"/>
      </w:pPr>
      <w:r w:rsidRPr="00EC76D5">
        <w:t xml:space="preserve">  public static SyntaxTree optimizeCommaExpression(SyntaxTree comma</w:t>
      </w:r>
      <w:r w:rsidR="0038687E">
        <w:t>Expression)</w:t>
      </w:r>
      <w:r w:rsidRPr="00EC76D5">
        <w:t xml:space="preserve"> {</w:t>
      </w:r>
    </w:p>
    <w:p w14:paraId="0527BC62" w14:textId="08D5444D" w:rsidR="008C0E8C" w:rsidRPr="00EC76D5" w:rsidRDefault="008C0E8C" w:rsidP="008C0E8C">
      <w:pPr>
        <w:pStyle w:val="Code"/>
      </w:pPr>
      <w:r w:rsidRPr="00EC76D5">
        <w:t xml:space="preserve">    SyntaxTree left</w:t>
      </w:r>
      <w:r w:rsidR="0038687E">
        <w:t xml:space="preserve">Expression </w:t>
      </w:r>
      <w:r w:rsidRPr="00EC76D5">
        <w:t>=</w:t>
      </w:r>
    </w:p>
    <w:p w14:paraId="6072ADBA" w14:textId="58D1DDAD" w:rsidR="008C0E8C" w:rsidRPr="00EC76D5" w:rsidRDefault="008C0E8C" w:rsidP="008C0E8C">
      <w:pPr>
        <w:pStyle w:val="Code"/>
      </w:pPr>
      <w:r w:rsidRPr="00EC76D5">
        <w:t xml:space="preserve">                 clearExpression(optimizeExpression(comma</w:t>
      </w:r>
      <w:r w:rsidR="0038687E">
        <w:t>Expression.</w:t>
      </w:r>
      <w:r w:rsidRPr="00EC76D5">
        <w:t>getChild(0))),</w:t>
      </w:r>
    </w:p>
    <w:p w14:paraId="2A7FA644" w14:textId="4A56FBB0" w:rsidR="008C0E8C" w:rsidRPr="00EC76D5" w:rsidRDefault="008C0E8C" w:rsidP="008C0E8C">
      <w:pPr>
        <w:pStyle w:val="Code"/>
      </w:pPr>
      <w:r w:rsidRPr="00EC76D5">
        <w:t xml:space="preserve">               right</w:t>
      </w:r>
      <w:r w:rsidR="0038687E">
        <w:t xml:space="preserve">Expression </w:t>
      </w:r>
      <w:r w:rsidRPr="00EC76D5">
        <w:t>= optimizeExpression(comma</w:t>
      </w:r>
      <w:r w:rsidR="0038687E">
        <w:t>Expression.</w:t>
      </w:r>
      <w:r w:rsidRPr="00EC76D5">
        <w:t>getChild(1));</w:t>
      </w:r>
    </w:p>
    <w:p w14:paraId="7E1A558B" w14:textId="77777777" w:rsidR="008C0E8C" w:rsidRPr="00EC76D5" w:rsidRDefault="008C0E8C" w:rsidP="008C0E8C">
      <w:pPr>
        <w:pStyle w:val="Code"/>
      </w:pPr>
      <w:r w:rsidRPr="00EC76D5">
        <w:t xml:space="preserve">               </w:t>
      </w:r>
    </w:p>
    <w:p w14:paraId="5350A357" w14:textId="16AA1676" w:rsidR="008C0E8C" w:rsidRPr="00EC76D5" w:rsidRDefault="008C0E8C" w:rsidP="008C0E8C">
      <w:pPr>
        <w:pStyle w:val="Code"/>
      </w:pPr>
      <w:r w:rsidRPr="00EC76D5">
        <w:t xml:space="preserve">    if (left</w:t>
      </w:r>
      <w:r w:rsidR="0038687E">
        <w:t xml:space="preserve">Expression </w:t>
      </w:r>
      <w:r w:rsidRPr="00EC76D5">
        <w:t>!= null) {</w:t>
      </w:r>
    </w:p>
    <w:p w14:paraId="57972588" w14:textId="753FBC78" w:rsidR="008C0E8C" w:rsidRPr="00EC76D5" w:rsidRDefault="008C0E8C" w:rsidP="008C0E8C">
      <w:pPr>
        <w:pStyle w:val="Code"/>
      </w:pPr>
      <w:r w:rsidRPr="00EC76D5">
        <w:t xml:space="preserve">      comma</w:t>
      </w:r>
      <w:r w:rsidR="0038687E">
        <w:t>Expression.</w:t>
      </w:r>
      <w:r w:rsidRPr="00EC76D5">
        <w:t>setChild(0, left</w:t>
      </w:r>
      <w:r w:rsidR="0038687E">
        <w:t>Expression)</w:t>
      </w:r>
      <w:r w:rsidRPr="00EC76D5">
        <w:t>;</w:t>
      </w:r>
    </w:p>
    <w:p w14:paraId="5C87C5F2" w14:textId="6E547C90" w:rsidR="008C0E8C" w:rsidRPr="00EC76D5" w:rsidRDefault="008C0E8C" w:rsidP="008C0E8C">
      <w:pPr>
        <w:pStyle w:val="Code"/>
      </w:pPr>
      <w:r w:rsidRPr="00EC76D5">
        <w:t xml:space="preserve">      comma</w:t>
      </w:r>
      <w:r w:rsidR="0038687E">
        <w:t>Expression.</w:t>
      </w:r>
      <w:r w:rsidRPr="00EC76D5">
        <w:t>setChild(1, right</w:t>
      </w:r>
      <w:r w:rsidR="0038687E">
        <w:t>Expression)</w:t>
      </w:r>
      <w:r w:rsidRPr="00EC76D5">
        <w:t>;</w:t>
      </w:r>
    </w:p>
    <w:p w14:paraId="5FC1B233" w14:textId="3AE7E508" w:rsidR="008C0E8C" w:rsidRPr="00EC76D5" w:rsidRDefault="008C0E8C" w:rsidP="008C0E8C">
      <w:pPr>
        <w:pStyle w:val="Code"/>
      </w:pPr>
      <w:r w:rsidRPr="00EC76D5">
        <w:t xml:space="preserve">      return comma</w:t>
      </w:r>
      <w:r w:rsidR="0038687E">
        <w:t>Expression;</w:t>
      </w:r>
    </w:p>
    <w:p w14:paraId="24DE2DD7" w14:textId="77777777" w:rsidR="008C0E8C" w:rsidRPr="00EC76D5" w:rsidRDefault="008C0E8C" w:rsidP="008C0E8C">
      <w:pPr>
        <w:pStyle w:val="Code"/>
      </w:pPr>
      <w:r w:rsidRPr="00EC76D5">
        <w:t xml:space="preserve">    }</w:t>
      </w:r>
    </w:p>
    <w:p w14:paraId="7A914660" w14:textId="77777777" w:rsidR="008C0E8C" w:rsidRPr="00EC76D5" w:rsidRDefault="008C0E8C" w:rsidP="008C0E8C">
      <w:pPr>
        <w:pStyle w:val="Code"/>
      </w:pPr>
      <w:r w:rsidRPr="00EC76D5">
        <w:t xml:space="preserve">    else {</w:t>
      </w:r>
    </w:p>
    <w:p w14:paraId="3245D6B3" w14:textId="5457D83F" w:rsidR="008C0E8C" w:rsidRPr="00EC76D5" w:rsidRDefault="008C0E8C" w:rsidP="008C0E8C">
      <w:pPr>
        <w:pStyle w:val="Code"/>
      </w:pPr>
      <w:r w:rsidRPr="00EC76D5">
        <w:t xml:space="preserve">      return right</w:t>
      </w:r>
      <w:r w:rsidR="0038687E">
        <w:t>Expression;</w:t>
      </w:r>
    </w:p>
    <w:p w14:paraId="3C4A5463" w14:textId="77777777" w:rsidR="008C0E8C" w:rsidRPr="00EC76D5" w:rsidRDefault="008C0E8C" w:rsidP="008C0E8C">
      <w:pPr>
        <w:pStyle w:val="Code"/>
      </w:pPr>
      <w:r w:rsidRPr="00EC76D5">
        <w:t xml:space="preserve">    }</w:t>
      </w:r>
    </w:p>
    <w:p w14:paraId="0A943F1F" w14:textId="77777777" w:rsidR="008C0E8C" w:rsidRPr="00EC76D5" w:rsidRDefault="008C0E8C" w:rsidP="008C0E8C">
      <w:pPr>
        <w:pStyle w:val="Code"/>
      </w:pPr>
      <w:r w:rsidRPr="00EC76D5">
        <w:t xml:space="preserve">  }</w:t>
      </w:r>
    </w:p>
    <w:p w14:paraId="744643FA" w14:textId="77777777" w:rsidR="008C0E8C" w:rsidRPr="00EC76D5" w:rsidRDefault="008C0E8C" w:rsidP="008C0E8C">
      <w:pPr>
        <w:pStyle w:val="Code"/>
      </w:pPr>
      <w:r w:rsidRPr="00EC76D5">
        <w:t xml:space="preserve">  </w:t>
      </w:r>
    </w:p>
    <w:p w14:paraId="46AAC51B" w14:textId="19FD36FC" w:rsidR="008C0E8C" w:rsidRPr="00EC76D5" w:rsidRDefault="008C0E8C" w:rsidP="008C0E8C">
      <w:pPr>
        <w:pStyle w:val="Code"/>
      </w:pPr>
      <w:r w:rsidRPr="00EC76D5">
        <w:t xml:space="preserve">  public static SyntaxTree optimizeConditionalExpression(SyntaxTree cond</w:t>
      </w:r>
      <w:r w:rsidR="0038687E">
        <w:t>Expression)</w:t>
      </w:r>
      <w:r w:rsidRPr="00EC76D5">
        <w:t xml:space="preserve"> {</w:t>
      </w:r>
    </w:p>
    <w:p w14:paraId="20587D3E" w14:textId="121F4269" w:rsidR="008C0E8C" w:rsidRPr="00EC76D5" w:rsidRDefault="008C0E8C" w:rsidP="008C0E8C">
      <w:pPr>
        <w:pStyle w:val="Code"/>
      </w:pPr>
      <w:r w:rsidRPr="00EC76D5">
        <w:lastRenderedPageBreak/>
        <w:t xml:space="preserve">    SyntaxTree test</w:t>
      </w:r>
      <w:r w:rsidR="0038687E">
        <w:t xml:space="preserve">Expression </w:t>
      </w:r>
      <w:r w:rsidRPr="00EC76D5">
        <w:t>= optimizeExpression(cond</w:t>
      </w:r>
      <w:r w:rsidR="0038687E">
        <w:t>Expression.</w:t>
      </w:r>
      <w:r w:rsidRPr="00EC76D5">
        <w:t>getChild(0)),</w:t>
      </w:r>
    </w:p>
    <w:p w14:paraId="7DC98498" w14:textId="3BFAEA9F" w:rsidR="008C0E8C" w:rsidRPr="00EC76D5" w:rsidRDefault="008C0E8C" w:rsidP="008C0E8C">
      <w:pPr>
        <w:pStyle w:val="Code"/>
      </w:pPr>
      <w:r w:rsidRPr="00EC76D5">
        <w:t xml:space="preserve">               left</w:t>
      </w:r>
      <w:r w:rsidR="0038687E">
        <w:t xml:space="preserve">Expression </w:t>
      </w:r>
      <w:r w:rsidRPr="00EC76D5">
        <w:t>= optimizeExpression(cond</w:t>
      </w:r>
      <w:r w:rsidR="0038687E">
        <w:t>Expression.</w:t>
      </w:r>
      <w:r w:rsidRPr="00EC76D5">
        <w:t>getChild(1)),</w:t>
      </w:r>
    </w:p>
    <w:p w14:paraId="36F0A997" w14:textId="53649596" w:rsidR="008C0E8C" w:rsidRPr="00EC76D5" w:rsidRDefault="008C0E8C" w:rsidP="008C0E8C">
      <w:pPr>
        <w:pStyle w:val="Code"/>
      </w:pPr>
      <w:r w:rsidRPr="00EC76D5">
        <w:t xml:space="preserve">               right</w:t>
      </w:r>
      <w:r w:rsidR="0038687E">
        <w:t xml:space="preserve">Expression </w:t>
      </w:r>
      <w:r w:rsidRPr="00EC76D5">
        <w:t>= optimizeExpression(cond</w:t>
      </w:r>
      <w:r w:rsidR="0038687E">
        <w:t>Expression.</w:t>
      </w:r>
      <w:r w:rsidRPr="00EC76D5">
        <w:t>getChild(2));</w:t>
      </w:r>
    </w:p>
    <w:p w14:paraId="49A6CEC3" w14:textId="77777777" w:rsidR="008C0E8C" w:rsidRPr="00EC76D5" w:rsidRDefault="008C0E8C" w:rsidP="008C0E8C">
      <w:pPr>
        <w:pStyle w:val="Code"/>
      </w:pPr>
      <w:r w:rsidRPr="00EC76D5">
        <w:t xml:space="preserve">    </w:t>
      </w:r>
    </w:p>
    <w:p w14:paraId="1F56DE91" w14:textId="1CABCC31" w:rsidR="008C0E8C" w:rsidRPr="00EC76D5" w:rsidRDefault="008C0E8C" w:rsidP="008C0E8C">
      <w:pPr>
        <w:pStyle w:val="Code"/>
      </w:pPr>
      <w:r w:rsidRPr="00EC76D5">
        <w:t xml:space="preserve">    left</w:t>
      </w:r>
      <w:r w:rsidR="0038687E">
        <w:t>Expression.</w:t>
      </w:r>
      <w:r w:rsidRPr="00EC76D5">
        <w:t>setRightValue();</w:t>
      </w:r>
    </w:p>
    <w:p w14:paraId="62A51E57" w14:textId="78A01387" w:rsidR="008C0E8C" w:rsidRPr="00EC76D5" w:rsidRDefault="008C0E8C" w:rsidP="008C0E8C">
      <w:pPr>
        <w:pStyle w:val="Code"/>
      </w:pPr>
      <w:r w:rsidRPr="00EC76D5">
        <w:t xml:space="preserve">    right</w:t>
      </w:r>
      <w:r w:rsidR="0038687E">
        <w:t>Expression.</w:t>
      </w:r>
      <w:r w:rsidRPr="00EC76D5">
        <w:t>setRightValue();</w:t>
      </w:r>
    </w:p>
    <w:p w14:paraId="7389DC40" w14:textId="770ACC56" w:rsidR="008C0E8C" w:rsidRPr="00EC76D5" w:rsidRDefault="008C0E8C" w:rsidP="008C0E8C">
      <w:pPr>
        <w:pStyle w:val="Code"/>
      </w:pPr>
      <w:r w:rsidRPr="00EC76D5">
        <w:t xml:space="preserve">    Object value = (test</w:t>
      </w:r>
      <w:r w:rsidR="0038687E">
        <w:t>Expression.</w:t>
      </w:r>
      <w:r w:rsidRPr="00EC76D5">
        <w:t>getSymbol() != null) ?</w:t>
      </w:r>
    </w:p>
    <w:p w14:paraId="0AD36BA1" w14:textId="6D340244" w:rsidR="008C0E8C" w:rsidRPr="00EC76D5" w:rsidRDefault="008C0E8C" w:rsidP="008C0E8C">
      <w:pPr>
        <w:pStyle w:val="Code"/>
      </w:pPr>
      <w:r w:rsidRPr="00EC76D5">
        <w:t xml:space="preserve">                   test</w:t>
      </w:r>
      <w:r w:rsidR="0038687E">
        <w:t>Expression.</w:t>
      </w:r>
      <w:r w:rsidRPr="00EC76D5">
        <w:t>getSymbol().getValue() : null;</w:t>
      </w:r>
    </w:p>
    <w:p w14:paraId="6BD4B403" w14:textId="77777777" w:rsidR="008C0E8C" w:rsidRPr="00EC76D5" w:rsidRDefault="008C0E8C" w:rsidP="008C0E8C">
      <w:pPr>
        <w:pStyle w:val="Code"/>
      </w:pPr>
    </w:p>
    <w:p w14:paraId="5A0ABD97" w14:textId="77777777" w:rsidR="008C0E8C" w:rsidRPr="00EC76D5" w:rsidRDefault="008C0E8C" w:rsidP="008C0E8C">
      <w:pPr>
        <w:pStyle w:val="Code"/>
      </w:pPr>
      <w:r w:rsidRPr="00EC76D5">
        <w:t xml:space="preserve">    if (value != null) {</w:t>
      </w:r>
    </w:p>
    <w:p w14:paraId="69183646" w14:textId="343D242C" w:rsidR="008C0E8C" w:rsidRPr="00EC76D5" w:rsidRDefault="008C0E8C" w:rsidP="008C0E8C">
      <w:pPr>
        <w:pStyle w:val="Code"/>
      </w:pPr>
      <w:r w:rsidRPr="00EC76D5">
        <w:t xml:space="preserve">      Assert.error(value instanceof BigInteger, "cond </w:t>
      </w:r>
      <w:r w:rsidR="0038687E">
        <w:t>expression</w:t>
      </w:r>
      <w:r w:rsidRPr="00EC76D5">
        <w:t>");</w:t>
      </w:r>
    </w:p>
    <w:p w14:paraId="60E71543" w14:textId="1EDF6027" w:rsidR="008C0E8C" w:rsidRPr="00EC76D5" w:rsidRDefault="008C0E8C" w:rsidP="008C0E8C">
      <w:pPr>
        <w:pStyle w:val="Code"/>
      </w:pPr>
      <w:r w:rsidRPr="00EC76D5">
        <w:t xml:space="preserve">      return (!value.equals(BigInteger.ZERO) ? left</w:t>
      </w:r>
      <w:r w:rsidR="0038687E">
        <w:t xml:space="preserve">Expression </w:t>
      </w:r>
      <w:r w:rsidRPr="00EC76D5">
        <w:t>: right</w:t>
      </w:r>
      <w:r w:rsidR="0038687E">
        <w:t>Expression)</w:t>
      </w:r>
      <w:r w:rsidRPr="00EC76D5">
        <w:t>;</w:t>
      </w:r>
    </w:p>
    <w:p w14:paraId="1C279285" w14:textId="77777777" w:rsidR="008C0E8C" w:rsidRPr="00EC76D5" w:rsidRDefault="008C0E8C" w:rsidP="008C0E8C">
      <w:pPr>
        <w:pStyle w:val="Code"/>
      </w:pPr>
      <w:r w:rsidRPr="00EC76D5">
        <w:t xml:space="preserve">    }</w:t>
      </w:r>
    </w:p>
    <w:p w14:paraId="352CB05D" w14:textId="77777777" w:rsidR="008C0E8C" w:rsidRPr="00EC76D5" w:rsidRDefault="008C0E8C" w:rsidP="008C0E8C">
      <w:pPr>
        <w:pStyle w:val="Code"/>
      </w:pPr>
      <w:r w:rsidRPr="00EC76D5">
        <w:t xml:space="preserve">    else {</w:t>
      </w:r>
    </w:p>
    <w:p w14:paraId="0E76B488" w14:textId="7B7B2B71" w:rsidR="008C0E8C" w:rsidRPr="00EC76D5" w:rsidRDefault="008C0E8C" w:rsidP="008C0E8C">
      <w:pPr>
        <w:pStyle w:val="Code"/>
      </w:pPr>
      <w:r w:rsidRPr="00EC76D5">
        <w:t xml:space="preserve">      cond</w:t>
      </w:r>
      <w:r w:rsidR="0038687E">
        <w:t>Expression.</w:t>
      </w:r>
      <w:r w:rsidRPr="00EC76D5">
        <w:t>setChild(0, test</w:t>
      </w:r>
      <w:r w:rsidR="0038687E">
        <w:t>Expression)</w:t>
      </w:r>
      <w:r w:rsidRPr="00EC76D5">
        <w:t>;</w:t>
      </w:r>
    </w:p>
    <w:p w14:paraId="7AF88996" w14:textId="5E799EA2" w:rsidR="008C0E8C" w:rsidRPr="00EC76D5" w:rsidRDefault="008C0E8C" w:rsidP="008C0E8C">
      <w:pPr>
        <w:pStyle w:val="Code"/>
      </w:pPr>
      <w:r w:rsidRPr="00EC76D5">
        <w:t xml:space="preserve">      cond</w:t>
      </w:r>
      <w:r w:rsidR="0038687E">
        <w:t>Expression.</w:t>
      </w:r>
      <w:r w:rsidRPr="00EC76D5">
        <w:t>setChild(1, left</w:t>
      </w:r>
      <w:r w:rsidR="0038687E">
        <w:t>Expression)</w:t>
      </w:r>
      <w:r w:rsidRPr="00EC76D5">
        <w:t>;</w:t>
      </w:r>
    </w:p>
    <w:p w14:paraId="2BC34AEF" w14:textId="56E27F4E" w:rsidR="008C0E8C" w:rsidRPr="00EC76D5" w:rsidRDefault="008C0E8C" w:rsidP="008C0E8C">
      <w:pPr>
        <w:pStyle w:val="Code"/>
      </w:pPr>
      <w:r w:rsidRPr="00EC76D5">
        <w:t xml:space="preserve">      cond</w:t>
      </w:r>
      <w:r w:rsidR="0038687E">
        <w:t>Expression.</w:t>
      </w:r>
      <w:r w:rsidRPr="00EC76D5">
        <w:t>setChild(2, right</w:t>
      </w:r>
      <w:r w:rsidR="0038687E">
        <w:t>Expression)</w:t>
      </w:r>
      <w:r w:rsidRPr="00EC76D5">
        <w:t>;</w:t>
      </w:r>
    </w:p>
    <w:p w14:paraId="7E1E8E02" w14:textId="7F770B2A" w:rsidR="008C0E8C" w:rsidRPr="00EC76D5" w:rsidRDefault="008C0E8C" w:rsidP="008C0E8C">
      <w:pPr>
        <w:pStyle w:val="Code"/>
      </w:pPr>
      <w:r w:rsidRPr="00EC76D5">
        <w:t xml:space="preserve">      return cond</w:t>
      </w:r>
      <w:r w:rsidR="0038687E">
        <w:t>Expression;</w:t>
      </w:r>
    </w:p>
    <w:p w14:paraId="753AE519" w14:textId="77777777" w:rsidR="008C0E8C" w:rsidRPr="00EC76D5" w:rsidRDefault="008C0E8C" w:rsidP="008C0E8C">
      <w:pPr>
        <w:pStyle w:val="Code"/>
      </w:pPr>
      <w:r w:rsidRPr="00EC76D5">
        <w:t xml:space="preserve">    }  </w:t>
      </w:r>
    </w:p>
    <w:p w14:paraId="6F73F261" w14:textId="77777777" w:rsidR="008C0E8C" w:rsidRPr="00EC76D5" w:rsidRDefault="008C0E8C" w:rsidP="008C0E8C">
      <w:pPr>
        <w:pStyle w:val="Code"/>
      </w:pPr>
      <w:r w:rsidRPr="00EC76D5">
        <w:t xml:space="preserve">  }</w:t>
      </w:r>
    </w:p>
    <w:p w14:paraId="4E266EA5" w14:textId="77777777" w:rsidR="008C0E8C" w:rsidRPr="00EC76D5" w:rsidRDefault="008C0E8C" w:rsidP="008C0E8C">
      <w:pPr>
        <w:pStyle w:val="Code"/>
      </w:pPr>
      <w:r w:rsidRPr="00EC76D5">
        <w:t xml:space="preserve">    </w:t>
      </w:r>
    </w:p>
    <w:p w14:paraId="336F9013" w14:textId="4754B18E" w:rsidR="008C0E8C" w:rsidRPr="00EC76D5" w:rsidRDefault="008C0E8C" w:rsidP="008C0E8C">
      <w:pPr>
        <w:pStyle w:val="Code"/>
      </w:pPr>
      <w:r w:rsidRPr="00EC76D5">
        <w:t xml:space="preserve">  public static SyntaxTree optimizeIncrementExpression(SyntaxTree inc</w:t>
      </w:r>
      <w:r w:rsidR="0038687E">
        <w:t>Expression)</w:t>
      </w:r>
      <w:r w:rsidRPr="00EC76D5">
        <w:t xml:space="preserve"> {</w:t>
      </w:r>
    </w:p>
    <w:p w14:paraId="59F70477" w14:textId="04887C51" w:rsidR="008C0E8C" w:rsidRPr="00EC76D5" w:rsidRDefault="008C0E8C" w:rsidP="008C0E8C">
      <w:pPr>
        <w:pStyle w:val="Code"/>
      </w:pPr>
      <w:r w:rsidRPr="00EC76D5">
        <w:t xml:space="preserve">    SyntaxTree sub</w:t>
      </w:r>
      <w:r w:rsidR="0038687E">
        <w:t xml:space="preserve">Expression </w:t>
      </w:r>
      <w:r w:rsidRPr="00EC76D5">
        <w:t>= optimizeExpression(inc</w:t>
      </w:r>
      <w:r w:rsidR="0038687E">
        <w:t>Expression.</w:t>
      </w:r>
      <w:r w:rsidRPr="00EC76D5">
        <w:t>getChild(0));</w:t>
      </w:r>
    </w:p>
    <w:p w14:paraId="747321B8" w14:textId="7A1604EE" w:rsidR="008C0E8C" w:rsidRPr="00EC76D5" w:rsidRDefault="008C0E8C" w:rsidP="008C0E8C">
      <w:pPr>
        <w:pStyle w:val="Code"/>
      </w:pPr>
      <w:r w:rsidRPr="00EC76D5">
        <w:t xml:space="preserve">    sub</w:t>
      </w:r>
      <w:r w:rsidR="0038687E">
        <w:t>Expression.</w:t>
      </w:r>
      <w:r w:rsidRPr="00EC76D5">
        <w:t>setRightValue();</w:t>
      </w:r>
    </w:p>
    <w:p w14:paraId="7FE17D89" w14:textId="1F081819" w:rsidR="008C0E8C" w:rsidRPr="00EC76D5" w:rsidRDefault="008C0E8C" w:rsidP="008C0E8C">
      <w:pPr>
        <w:pStyle w:val="Code"/>
      </w:pPr>
      <w:r w:rsidRPr="00EC76D5">
        <w:t xml:space="preserve">    inc</w:t>
      </w:r>
      <w:r w:rsidR="0038687E">
        <w:t>Expression.</w:t>
      </w:r>
      <w:r w:rsidRPr="00EC76D5">
        <w:t>setChild(0, sub</w:t>
      </w:r>
      <w:r w:rsidR="0038687E">
        <w:t>Expression)</w:t>
      </w:r>
      <w:r w:rsidRPr="00EC76D5">
        <w:t>;</w:t>
      </w:r>
    </w:p>
    <w:p w14:paraId="0899EDFA" w14:textId="7CD90B97" w:rsidR="008C0E8C" w:rsidRPr="00EC76D5" w:rsidRDefault="008C0E8C" w:rsidP="008C0E8C">
      <w:pPr>
        <w:pStyle w:val="Code"/>
      </w:pPr>
      <w:r w:rsidRPr="00EC76D5">
        <w:t xml:space="preserve">    return inc</w:t>
      </w:r>
      <w:r w:rsidR="0038687E">
        <w:t>Expression;</w:t>
      </w:r>
    </w:p>
    <w:p w14:paraId="144B5761" w14:textId="77777777" w:rsidR="008C0E8C" w:rsidRPr="00EC76D5" w:rsidRDefault="008C0E8C" w:rsidP="008C0E8C">
      <w:pPr>
        <w:pStyle w:val="Code"/>
      </w:pPr>
      <w:r w:rsidRPr="00EC76D5">
        <w:t xml:space="preserve">  }</w:t>
      </w:r>
    </w:p>
    <w:p w14:paraId="2963E9A0" w14:textId="77777777" w:rsidR="008C0E8C" w:rsidRPr="00EC76D5" w:rsidRDefault="008C0E8C" w:rsidP="008C0E8C">
      <w:pPr>
        <w:pStyle w:val="Code"/>
      </w:pPr>
      <w:r w:rsidRPr="00EC76D5">
        <w:t xml:space="preserve">  </w:t>
      </w:r>
    </w:p>
    <w:p w14:paraId="79065A3E" w14:textId="241413D7" w:rsidR="008C0E8C" w:rsidRPr="00EC76D5" w:rsidRDefault="008C0E8C" w:rsidP="008C0E8C">
      <w:pPr>
        <w:pStyle w:val="Code"/>
      </w:pPr>
      <w:r w:rsidRPr="00EC76D5">
        <w:t xml:space="preserve">  public static SyntaxTree optimizeAssignExpression(SyntaxTree assign</w:t>
      </w:r>
      <w:r w:rsidR="0038687E">
        <w:t>Expression)</w:t>
      </w:r>
      <w:r w:rsidRPr="00EC76D5">
        <w:t xml:space="preserve"> {</w:t>
      </w:r>
    </w:p>
    <w:p w14:paraId="03C0E26E" w14:textId="18150DEE" w:rsidR="008C0E8C" w:rsidRPr="00EC76D5" w:rsidRDefault="008C0E8C" w:rsidP="008C0E8C">
      <w:pPr>
        <w:pStyle w:val="Code"/>
      </w:pPr>
      <w:r w:rsidRPr="00EC76D5">
        <w:t xml:space="preserve">    SyntaxTree left</w:t>
      </w:r>
      <w:r w:rsidR="0038687E">
        <w:t xml:space="preserve">Expression </w:t>
      </w:r>
      <w:r w:rsidRPr="00EC76D5">
        <w:t>= optimizeExpression(assign</w:t>
      </w:r>
      <w:r w:rsidR="0038687E">
        <w:t>Expression.</w:t>
      </w:r>
      <w:r w:rsidRPr="00EC76D5">
        <w:t>getChild(0)),</w:t>
      </w:r>
    </w:p>
    <w:p w14:paraId="19BB4AA3" w14:textId="4F57AADE" w:rsidR="008C0E8C" w:rsidRPr="00EC76D5" w:rsidRDefault="008C0E8C" w:rsidP="008C0E8C">
      <w:pPr>
        <w:pStyle w:val="Code"/>
      </w:pPr>
      <w:r w:rsidRPr="00EC76D5">
        <w:t xml:space="preserve">               right</w:t>
      </w:r>
      <w:r w:rsidR="0038687E">
        <w:t xml:space="preserve">Expression </w:t>
      </w:r>
      <w:r w:rsidRPr="00EC76D5">
        <w:t>= optimizeExpression(assign</w:t>
      </w:r>
      <w:r w:rsidR="0038687E">
        <w:t>Expression.</w:t>
      </w:r>
      <w:r w:rsidRPr="00EC76D5">
        <w:t>getChild(1));</w:t>
      </w:r>
    </w:p>
    <w:p w14:paraId="412B1D4A" w14:textId="77777777" w:rsidR="008C0E8C" w:rsidRPr="00EC76D5" w:rsidRDefault="008C0E8C" w:rsidP="008C0E8C">
      <w:pPr>
        <w:pStyle w:val="Code"/>
      </w:pPr>
      <w:r w:rsidRPr="00EC76D5">
        <w:t xml:space="preserve">    </w:t>
      </w:r>
    </w:p>
    <w:p w14:paraId="2E0F8410" w14:textId="2F8257E0" w:rsidR="008C0E8C" w:rsidRPr="00EC76D5" w:rsidRDefault="008C0E8C" w:rsidP="008C0E8C">
      <w:pPr>
        <w:pStyle w:val="Code"/>
      </w:pPr>
      <w:r w:rsidRPr="00EC76D5">
        <w:t xml:space="preserve">    if (MiddleCode.isCompoundAssign(assign</w:t>
      </w:r>
      <w:r w:rsidR="0038687E">
        <w:t>Expression.</w:t>
      </w:r>
      <w:r w:rsidRPr="00EC76D5">
        <w:t>getOperator())) {</w:t>
      </w:r>
    </w:p>
    <w:p w14:paraId="244A2E09" w14:textId="4BCD6709" w:rsidR="008C0E8C" w:rsidRPr="00EC76D5" w:rsidRDefault="008C0E8C" w:rsidP="008C0E8C">
      <w:pPr>
        <w:pStyle w:val="Code"/>
      </w:pPr>
      <w:r w:rsidRPr="00EC76D5">
        <w:t xml:space="preserve">      left</w:t>
      </w:r>
      <w:r w:rsidR="0038687E">
        <w:t>Expression.</w:t>
      </w:r>
      <w:r w:rsidRPr="00EC76D5">
        <w:t xml:space="preserve">setRightValue();      </w:t>
      </w:r>
    </w:p>
    <w:p w14:paraId="4CD4C90A" w14:textId="77777777" w:rsidR="008C0E8C" w:rsidRPr="00EC76D5" w:rsidRDefault="008C0E8C" w:rsidP="008C0E8C">
      <w:pPr>
        <w:pStyle w:val="Code"/>
      </w:pPr>
      <w:r w:rsidRPr="00EC76D5">
        <w:t xml:space="preserve">    }</w:t>
      </w:r>
    </w:p>
    <w:p w14:paraId="1A316033" w14:textId="77777777" w:rsidR="008C0E8C" w:rsidRPr="00EC76D5" w:rsidRDefault="008C0E8C" w:rsidP="008C0E8C">
      <w:pPr>
        <w:pStyle w:val="Code"/>
      </w:pPr>
    </w:p>
    <w:p w14:paraId="734436A7" w14:textId="0F3311CB" w:rsidR="008C0E8C" w:rsidRPr="00EC76D5" w:rsidRDefault="008C0E8C" w:rsidP="008C0E8C">
      <w:pPr>
        <w:pStyle w:val="Code"/>
      </w:pPr>
      <w:r w:rsidRPr="00EC76D5">
        <w:t xml:space="preserve">    if (right</w:t>
      </w:r>
      <w:r w:rsidR="0038687E">
        <w:t>Expression.</w:t>
      </w:r>
      <w:r w:rsidRPr="00EC76D5">
        <w:t>getType().isStructOrUnion() &amp;&amp;</w:t>
      </w:r>
    </w:p>
    <w:p w14:paraId="1AF1925E" w14:textId="320A77DD" w:rsidR="008C0E8C" w:rsidRPr="00EC76D5" w:rsidRDefault="008C0E8C" w:rsidP="008C0E8C">
      <w:pPr>
        <w:pStyle w:val="Code"/>
      </w:pPr>
      <w:r w:rsidRPr="00EC76D5">
        <w:t xml:space="preserve">        (right</w:t>
      </w:r>
      <w:r w:rsidR="0038687E">
        <w:t>Expression.</w:t>
      </w:r>
      <w:r w:rsidRPr="00EC76D5">
        <w:t>getOperator() == MiddleOperator.Call)) {</w:t>
      </w:r>
    </w:p>
    <w:p w14:paraId="4088D0A1" w14:textId="7DA6B02B" w:rsidR="008C0E8C" w:rsidRPr="00EC76D5" w:rsidRDefault="008C0E8C" w:rsidP="008C0E8C">
      <w:pPr>
        <w:pStyle w:val="Code"/>
      </w:pPr>
      <w:r w:rsidRPr="00EC76D5">
        <w:t xml:space="preserve">      right</w:t>
      </w:r>
      <w:r w:rsidR="0038687E">
        <w:t>Expression.</w:t>
      </w:r>
      <w:r w:rsidRPr="00EC76D5">
        <w:t>setReturnTree(left</w:t>
      </w:r>
      <w:r w:rsidR="0038687E">
        <w:t>Expression)</w:t>
      </w:r>
      <w:r w:rsidRPr="00EC76D5">
        <w:t>;</w:t>
      </w:r>
    </w:p>
    <w:p w14:paraId="5BB877F8" w14:textId="39B70DE3" w:rsidR="008C0E8C" w:rsidRPr="00EC76D5" w:rsidRDefault="008C0E8C" w:rsidP="008C0E8C">
      <w:pPr>
        <w:pStyle w:val="Code"/>
      </w:pPr>
      <w:r w:rsidRPr="00EC76D5">
        <w:t xml:space="preserve">      return right</w:t>
      </w:r>
      <w:r w:rsidR="0038687E">
        <w:t>Expression;</w:t>
      </w:r>
    </w:p>
    <w:p w14:paraId="4EDF49DF" w14:textId="77777777" w:rsidR="008C0E8C" w:rsidRPr="00EC76D5" w:rsidRDefault="008C0E8C" w:rsidP="008C0E8C">
      <w:pPr>
        <w:pStyle w:val="Code"/>
      </w:pPr>
      <w:r w:rsidRPr="00EC76D5">
        <w:t xml:space="preserve">    }</w:t>
      </w:r>
    </w:p>
    <w:p w14:paraId="6721D59D" w14:textId="77777777" w:rsidR="008C0E8C" w:rsidRPr="00EC76D5" w:rsidRDefault="008C0E8C" w:rsidP="008C0E8C">
      <w:pPr>
        <w:pStyle w:val="Code"/>
      </w:pPr>
      <w:r w:rsidRPr="00EC76D5">
        <w:t xml:space="preserve">    else {</w:t>
      </w:r>
    </w:p>
    <w:p w14:paraId="180CCD91" w14:textId="51596D66" w:rsidR="008C0E8C" w:rsidRPr="00EC76D5" w:rsidRDefault="008C0E8C" w:rsidP="008C0E8C">
      <w:pPr>
        <w:pStyle w:val="Code"/>
      </w:pPr>
      <w:r w:rsidRPr="00EC76D5">
        <w:t xml:space="preserve">      right</w:t>
      </w:r>
      <w:r w:rsidR="0038687E">
        <w:t>Expression.</w:t>
      </w:r>
      <w:r w:rsidRPr="00EC76D5">
        <w:t>setRightValue();</w:t>
      </w:r>
    </w:p>
    <w:p w14:paraId="3E36EBDF" w14:textId="5C9BE458" w:rsidR="008C0E8C" w:rsidRPr="00EC76D5" w:rsidRDefault="008C0E8C" w:rsidP="008C0E8C">
      <w:pPr>
        <w:pStyle w:val="Code"/>
      </w:pPr>
      <w:r w:rsidRPr="00EC76D5">
        <w:t xml:space="preserve">      assign</w:t>
      </w:r>
      <w:r w:rsidR="0038687E">
        <w:t>Expression.</w:t>
      </w:r>
      <w:r w:rsidRPr="00EC76D5">
        <w:t>setChild(0, left</w:t>
      </w:r>
      <w:r w:rsidR="0038687E">
        <w:t>Expression)</w:t>
      </w:r>
      <w:r w:rsidRPr="00EC76D5">
        <w:t>;</w:t>
      </w:r>
    </w:p>
    <w:p w14:paraId="5C03ACB1" w14:textId="3E7134AD" w:rsidR="008C0E8C" w:rsidRPr="00EC76D5" w:rsidRDefault="008C0E8C" w:rsidP="008C0E8C">
      <w:pPr>
        <w:pStyle w:val="Code"/>
      </w:pPr>
      <w:r w:rsidRPr="00EC76D5">
        <w:t xml:space="preserve">      assign</w:t>
      </w:r>
      <w:r w:rsidR="0038687E">
        <w:t>Expression.</w:t>
      </w:r>
      <w:r w:rsidRPr="00EC76D5">
        <w:t>setChild(1, right</w:t>
      </w:r>
      <w:r w:rsidR="0038687E">
        <w:t>Expression)</w:t>
      </w:r>
      <w:r w:rsidRPr="00EC76D5">
        <w:t>;</w:t>
      </w:r>
    </w:p>
    <w:p w14:paraId="1404E49C" w14:textId="1A22E8F7" w:rsidR="008C0E8C" w:rsidRPr="00EC76D5" w:rsidRDefault="008C0E8C" w:rsidP="008C0E8C">
      <w:pPr>
        <w:pStyle w:val="Code"/>
      </w:pPr>
      <w:r w:rsidRPr="00EC76D5">
        <w:t xml:space="preserve">      return assign</w:t>
      </w:r>
      <w:r w:rsidR="0038687E">
        <w:t>Expression;</w:t>
      </w:r>
    </w:p>
    <w:p w14:paraId="1AC2F424" w14:textId="77777777" w:rsidR="008C0E8C" w:rsidRPr="00EC76D5" w:rsidRDefault="008C0E8C" w:rsidP="008C0E8C">
      <w:pPr>
        <w:pStyle w:val="Code"/>
      </w:pPr>
      <w:r w:rsidRPr="00EC76D5">
        <w:t xml:space="preserve">    }</w:t>
      </w:r>
    </w:p>
    <w:p w14:paraId="441CB6C9" w14:textId="77777777" w:rsidR="008C0E8C" w:rsidRPr="00EC76D5" w:rsidRDefault="008C0E8C" w:rsidP="008C0E8C">
      <w:pPr>
        <w:pStyle w:val="Code"/>
      </w:pPr>
      <w:r w:rsidRPr="00EC76D5">
        <w:t xml:space="preserve">  }</w:t>
      </w:r>
    </w:p>
    <w:p w14:paraId="1C9D0F38" w14:textId="77777777" w:rsidR="008C0E8C" w:rsidRPr="00EC76D5" w:rsidRDefault="008C0E8C" w:rsidP="008C0E8C">
      <w:pPr>
        <w:pStyle w:val="Code"/>
      </w:pPr>
      <w:r w:rsidRPr="00EC76D5">
        <w:t xml:space="preserve">  </w:t>
      </w:r>
    </w:p>
    <w:p w14:paraId="505D94C9" w14:textId="57FF3CAB" w:rsidR="008C0E8C" w:rsidRPr="00EC76D5" w:rsidRDefault="008C0E8C" w:rsidP="008C0E8C">
      <w:pPr>
        <w:pStyle w:val="Code"/>
      </w:pPr>
      <w:r w:rsidRPr="00EC76D5">
        <w:lastRenderedPageBreak/>
        <w:t xml:space="preserve">  public static SyntaxTree optimizeUnaryExpression(SyntaxTree </w:t>
      </w:r>
      <w:r w:rsidR="0038687E">
        <w:t>expression</w:t>
      </w:r>
      <w:r w:rsidRPr="00EC76D5">
        <w:t>) {</w:t>
      </w:r>
    </w:p>
    <w:p w14:paraId="3121BAC3" w14:textId="7985F805" w:rsidR="008C0E8C" w:rsidRPr="00EC76D5" w:rsidRDefault="008C0E8C" w:rsidP="008C0E8C">
      <w:pPr>
        <w:pStyle w:val="Code"/>
      </w:pPr>
      <w:r w:rsidRPr="00EC76D5">
        <w:t xml:space="preserve">    SyntaxTree sub</w:t>
      </w:r>
      <w:r w:rsidR="0038687E">
        <w:t xml:space="preserve">Expression </w:t>
      </w:r>
      <w:r w:rsidRPr="00EC76D5">
        <w:t>= optimizeExpression(</w:t>
      </w:r>
      <w:r w:rsidR="0038687E">
        <w:t>expression</w:t>
      </w:r>
      <w:r w:rsidRPr="00EC76D5">
        <w:t>.getChild(0));</w:t>
      </w:r>
    </w:p>
    <w:p w14:paraId="76069936" w14:textId="77777777" w:rsidR="008C0E8C" w:rsidRPr="00EC76D5" w:rsidRDefault="008C0E8C" w:rsidP="008C0E8C">
      <w:pPr>
        <w:pStyle w:val="Code"/>
      </w:pPr>
    </w:p>
    <w:p w14:paraId="7630ACAB" w14:textId="77777777" w:rsidR="008C0E8C" w:rsidRPr="00EC76D5" w:rsidRDefault="008C0E8C" w:rsidP="008C0E8C">
      <w:pPr>
        <w:pStyle w:val="Code"/>
      </w:pPr>
      <w:r w:rsidRPr="00EC76D5">
        <w:t xml:space="preserve">    Object value = null;</w:t>
      </w:r>
    </w:p>
    <w:p w14:paraId="445D064B" w14:textId="4FF7360D" w:rsidR="008C0E8C" w:rsidRPr="00EC76D5" w:rsidRDefault="008C0E8C" w:rsidP="008C0E8C">
      <w:pPr>
        <w:pStyle w:val="Code"/>
      </w:pPr>
      <w:r w:rsidRPr="00EC76D5">
        <w:t xml:space="preserve">    if ((</w:t>
      </w:r>
      <w:r w:rsidR="0038687E">
        <w:t>expression</w:t>
      </w:r>
      <w:r w:rsidRPr="00EC76D5">
        <w:t>.getOperator() != MiddleOperator.Call) &amp;&amp;</w:t>
      </w:r>
    </w:p>
    <w:p w14:paraId="3FC753EC" w14:textId="3876FFD6" w:rsidR="008C0E8C" w:rsidRPr="00EC76D5" w:rsidRDefault="008C0E8C" w:rsidP="008C0E8C">
      <w:pPr>
        <w:pStyle w:val="Code"/>
      </w:pPr>
      <w:r w:rsidRPr="00EC76D5">
        <w:t xml:space="preserve">        (</w:t>
      </w:r>
      <w:r w:rsidR="0038687E">
        <w:t>expression</w:t>
      </w:r>
      <w:r w:rsidRPr="00EC76D5">
        <w:t>.getOperator() != MiddleOperator.Address)) {</w:t>
      </w:r>
    </w:p>
    <w:p w14:paraId="5CEB550E" w14:textId="1578C7DC" w:rsidR="008C0E8C" w:rsidRPr="00EC76D5" w:rsidRDefault="008C0E8C" w:rsidP="008C0E8C">
      <w:pPr>
        <w:pStyle w:val="Code"/>
      </w:pPr>
      <w:r w:rsidRPr="00EC76D5">
        <w:t xml:space="preserve">      sub</w:t>
      </w:r>
      <w:r w:rsidR="0038687E">
        <w:t>Expression.</w:t>
      </w:r>
      <w:r w:rsidRPr="00EC76D5">
        <w:t>setRightValue();</w:t>
      </w:r>
    </w:p>
    <w:p w14:paraId="4B2AEF80" w14:textId="77777777" w:rsidR="008C0E8C" w:rsidRPr="00EC76D5" w:rsidRDefault="008C0E8C" w:rsidP="008C0E8C">
      <w:pPr>
        <w:pStyle w:val="Code"/>
      </w:pPr>
      <w:r w:rsidRPr="00EC76D5">
        <w:t xml:space="preserve">      </w:t>
      </w:r>
    </w:p>
    <w:p w14:paraId="4932CD2D" w14:textId="459A4D46" w:rsidR="008C0E8C" w:rsidRPr="00EC76D5" w:rsidRDefault="008C0E8C" w:rsidP="008C0E8C">
      <w:pPr>
        <w:pStyle w:val="Code"/>
      </w:pPr>
      <w:r w:rsidRPr="00EC76D5">
        <w:t xml:space="preserve">      if (sub</w:t>
      </w:r>
      <w:r w:rsidR="0038687E">
        <w:t>Expression.</w:t>
      </w:r>
      <w:r w:rsidRPr="00EC76D5">
        <w:t>getSymbol() != null) {</w:t>
      </w:r>
    </w:p>
    <w:p w14:paraId="3CF622B8" w14:textId="6CDFFFB8" w:rsidR="008C0E8C" w:rsidRPr="00EC76D5" w:rsidRDefault="008C0E8C" w:rsidP="008C0E8C">
      <w:pPr>
        <w:pStyle w:val="Code"/>
      </w:pPr>
      <w:r w:rsidRPr="00EC76D5">
        <w:t xml:space="preserve">        Object subValue = (sub</w:t>
      </w:r>
      <w:r w:rsidR="0038687E">
        <w:t>Expression.</w:t>
      </w:r>
      <w:r w:rsidRPr="00EC76D5">
        <w:t>getSymbol() != null) ?</w:t>
      </w:r>
    </w:p>
    <w:p w14:paraId="499ED1D9" w14:textId="1989CA13" w:rsidR="008C0E8C" w:rsidRPr="00EC76D5" w:rsidRDefault="008C0E8C" w:rsidP="008C0E8C">
      <w:pPr>
        <w:pStyle w:val="Code"/>
      </w:pPr>
      <w:r w:rsidRPr="00EC76D5">
        <w:t xml:space="preserve">                          sub</w:t>
      </w:r>
      <w:r w:rsidR="0038687E">
        <w:t>Expression.</w:t>
      </w:r>
      <w:r w:rsidRPr="00EC76D5">
        <w:t>getSymbol().getValue() : null;</w:t>
      </w:r>
    </w:p>
    <w:p w14:paraId="6CE545F9" w14:textId="174C8D31" w:rsidR="008C0E8C" w:rsidRPr="00EC76D5" w:rsidRDefault="008C0E8C" w:rsidP="008C0E8C">
      <w:pPr>
        <w:pStyle w:val="Code"/>
      </w:pPr>
      <w:r w:rsidRPr="00EC76D5">
        <w:t xml:space="preserve">        value = ValueConversion.unaryCast(</w:t>
      </w:r>
      <w:r w:rsidR="0038687E">
        <w:t>expression</w:t>
      </w:r>
      <w:r w:rsidRPr="00EC76D5">
        <w:t>.getOperator(), subValue);</w:t>
      </w:r>
    </w:p>
    <w:p w14:paraId="32BA60FC" w14:textId="77777777" w:rsidR="008C0E8C" w:rsidRPr="00EC76D5" w:rsidRDefault="008C0E8C" w:rsidP="008C0E8C">
      <w:pPr>
        <w:pStyle w:val="Code"/>
      </w:pPr>
      <w:r w:rsidRPr="00EC76D5">
        <w:t xml:space="preserve">      }</w:t>
      </w:r>
    </w:p>
    <w:p w14:paraId="33278362" w14:textId="77777777" w:rsidR="008C0E8C" w:rsidRPr="00EC76D5" w:rsidRDefault="008C0E8C" w:rsidP="008C0E8C">
      <w:pPr>
        <w:pStyle w:val="Code"/>
      </w:pPr>
      <w:r w:rsidRPr="00EC76D5">
        <w:t xml:space="preserve">    }</w:t>
      </w:r>
    </w:p>
    <w:p w14:paraId="0DE8064B" w14:textId="77777777" w:rsidR="008C0E8C" w:rsidRPr="00EC76D5" w:rsidRDefault="008C0E8C" w:rsidP="008C0E8C">
      <w:pPr>
        <w:pStyle w:val="Code"/>
      </w:pPr>
    </w:p>
    <w:p w14:paraId="19462DDC" w14:textId="77777777" w:rsidR="008C0E8C" w:rsidRPr="00EC76D5" w:rsidRDefault="008C0E8C" w:rsidP="008C0E8C">
      <w:pPr>
        <w:pStyle w:val="Code"/>
      </w:pPr>
      <w:r w:rsidRPr="00EC76D5">
        <w:t xml:space="preserve">    if (value != null) {</w:t>
      </w:r>
    </w:p>
    <w:p w14:paraId="345A16C2" w14:textId="6C57D36C" w:rsidR="008C0E8C" w:rsidRPr="00EC76D5" w:rsidRDefault="008C0E8C" w:rsidP="008C0E8C">
      <w:pPr>
        <w:pStyle w:val="Code"/>
      </w:pPr>
      <w:r w:rsidRPr="00EC76D5">
        <w:t xml:space="preserve">      return SyntaxTreeGenerator.generateValueTree(</w:t>
      </w:r>
      <w:r w:rsidR="0038687E">
        <w:t>expression</w:t>
      </w:r>
      <w:r w:rsidRPr="00EC76D5">
        <w:t>.getType(), value);</w:t>
      </w:r>
    </w:p>
    <w:p w14:paraId="7F27CF0A" w14:textId="77777777" w:rsidR="008C0E8C" w:rsidRPr="00EC76D5" w:rsidRDefault="008C0E8C" w:rsidP="008C0E8C">
      <w:pPr>
        <w:pStyle w:val="Code"/>
      </w:pPr>
      <w:r w:rsidRPr="00EC76D5">
        <w:t xml:space="preserve">    }</w:t>
      </w:r>
    </w:p>
    <w:p w14:paraId="353EA62C" w14:textId="77777777" w:rsidR="008C0E8C" w:rsidRPr="00EC76D5" w:rsidRDefault="008C0E8C" w:rsidP="008C0E8C">
      <w:pPr>
        <w:pStyle w:val="Code"/>
      </w:pPr>
      <w:r w:rsidRPr="00EC76D5">
        <w:t xml:space="preserve">    else {</w:t>
      </w:r>
    </w:p>
    <w:p w14:paraId="3F79C36C" w14:textId="1A2EC952" w:rsidR="008C0E8C" w:rsidRPr="00EC76D5" w:rsidRDefault="008C0E8C" w:rsidP="008C0E8C">
      <w:pPr>
        <w:pStyle w:val="Code"/>
      </w:pPr>
      <w:r w:rsidRPr="00EC76D5">
        <w:t xml:space="preserve">      </w:t>
      </w:r>
      <w:r w:rsidR="0038687E">
        <w:t>expression</w:t>
      </w:r>
      <w:r w:rsidRPr="00EC76D5">
        <w:t>.setChild(0, sub</w:t>
      </w:r>
      <w:r w:rsidR="0038687E">
        <w:t>Expression)</w:t>
      </w:r>
      <w:r w:rsidRPr="00EC76D5">
        <w:t>;</w:t>
      </w:r>
    </w:p>
    <w:p w14:paraId="3D4ACD1E" w14:textId="3D4EF767" w:rsidR="008C0E8C" w:rsidRPr="00EC76D5" w:rsidRDefault="008C0E8C" w:rsidP="008C0E8C">
      <w:pPr>
        <w:pStyle w:val="Code"/>
      </w:pPr>
      <w:r w:rsidRPr="00EC76D5">
        <w:t xml:space="preserve">      return optimizeUnarySemantic(</w:t>
      </w:r>
      <w:r w:rsidR="0038687E">
        <w:t>expression</w:t>
      </w:r>
      <w:r w:rsidRPr="00EC76D5">
        <w:t>);</w:t>
      </w:r>
    </w:p>
    <w:p w14:paraId="79ABCB4A" w14:textId="77777777" w:rsidR="008C0E8C" w:rsidRPr="00EC76D5" w:rsidRDefault="008C0E8C" w:rsidP="008C0E8C">
      <w:pPr>
        <w:pStyle w:val="Code"/>
      </w:pPr>
      <w:r w:rsidRPr="00EC76D5">
        <w:t xml:space="preserve">    }</w:t>
      </w:r>
    </w:p>
    <w:p w14:paraId="4EA2DC74" w14:textId="77777777" w:rsidR="008C0E8C" w:rsidRPr="00EC76D5" w:rsidRDefault="008C0E8C" w:rsidP="008C0E8C">
      <w:pPr>
        <w:pStyle w:val="Code"/>
      </w:pPr>
      <w:r w:rsidRPr="00EC76D5">
        <w:t xml:space="preserve">  }</w:t>
      </w:r>
    </w:p>
    <w:p w14:paraId="58F030AC" w14:textId="77777777" w:rsidR="008C0E8C" w:rsidRPr="00EC76D5" w:rsidRDefault="008C0E8C" w:rsidP="008C0E8C">
      <w:pPr>
        <w:pStyle w:val="Code"/>
      </w:pPr>
    </w:p>
    <w:p w14:paraId="11880ADB" w14:textId="5C3A97FB" w:rsidR="008C0E8C" w:rsidRPr="00EC76D5" w:rsidRDefault="008C0E8C" w:rsidP="008C0E8C">
      <w:pPr>
        <w:pStyle w:val="Code"/>
      </w:pPr>
      <w:r w:rsidRPr="00EC76D5">
        <w:t xml:space="preserve">  public static SyntaxTree optimizeBinaryExpression(SyntaxTree </w:t>
      </w:r>
      <w:r w:rsidR="0038687E">
        <w:t>expression</w:t>
      </w:r>
      <w:r w:rsidRPr="00EC76D5">
        <w:t>) {</w:t>
      </w:r>
    </w:p>
    <w:p w14:paraId="2B153B44" w14:textId="4DB6AB4B" w:rsidR="008C0E8C" w:rsidRPr="00EC76D5" w:rsidRDefault="008C0E8C" w:rsidP="008C0E8C">
      <w:pPr>
        <w:pStyle w:val="Code"/>
      </w:pPr>
      <w:r w:rsidRPr="00EC76D5">
        <w:t xml:space="preserve">    SyntaxTree left</w:t>
      </w:r>
      <w:r w:rsidR="0038687E">
        <w:t xml:space="preserve">Expression </w:t>
      </w:r>
      <w:r w:rsidRPr="00EC76D5">
        <w:t>= optimizeExpression(</w:t>
      </w:r>
      <w:r w:rsidR="0038687E">
        <w:t>expression</w:t>
      </w:r>
      <w:r w:rsidRPr="00EC76D5">
        <w:t>.getChild(0)),</w:t>
      </w:r>
    </w:p>
    <w:p w14:paraId="688F7305" w14:textId="7AEBA6EA" w:rsidR="008C0E8C" w:rsidRPr="00EC76D5" w:rsidRDefault="008C0E8C" w:rsidP="008C0E8C">
      <w:pPr>
        <w:pStyle w:val="Code"/>
      </w:pPr>
      <w:r w:rsidRPr="00EC76D5">
        <w:t xml:space="preserve">               right</w:t>
      </w:r>
      <w:r w:rsidR="0038687E">
        <w:t xml:space="preserve">Expression </w:t>
      </w:r>
      <w:r w:rsidRPr="00EC76D5">
        <w:t>= optimizeExpression(</w:t>
      </w:r>
      <w:r w:rsidR="0038687E">
        <w:t>expression</w:t>
      </w:r>
      <w:r w:rsidRPr="00EC76D5">
        <w:t>.getChild(1));</w:t>
      </w:r>
    </w:p>
    <w:p w14:paraId="623C866B" w14:textId="404A3DD4" w:rsidR="008C0E8C" w:rsidRPr="00EC76D5" w:rsidRDefault="008C0E8C" w:rsidP="008C0E8C">
      <w:pPr>
        <w:pStyle w:val="Code"/>
      </w:pPr>
      <w:r w:rsidRPr="00EC76D5">
        <w:t xml:space="preserve">    left</w:t>
      </w:r>
      <w:r w:rsidR="0038687E">
        <w:t>Expression.</w:t>
      </w:r>
      <w:r w:rsidRPr="00EC76D5">
        <w:t>setRightValue();</w:t>
      </w:r>
    </w:p>
    <w:p w14:paraId="46FD9D86" w14:textId="639D6B96" w:rsidR="008C0E8C" w:rsidRPr="00EC76D5" w:rsidRDefault="008C0E8C" w:rsidP="008C0E8C">
      <w:pPr>
        <w:pStyle w:val="Code"/>
      </w:pPr>
      <w:r w:rsidRPr="00EC76D5">
        <w:t xml:space="preserve">    right</w:t>
      </w:r>
      <w:r w:rsidR="0038687E">
        <w:t>Expression.</w:t>
      </w:r>
      <w:r w:rsidRPr="00EC76D5">
        <w:t>setRightValue();</w:t>
      </w:r>
    </w:p>
    <w:p w14:paraId="0A90F1AE" w14:textId="77777777" w:rsidR="008C0E8C" w:rsidRPr="00EC76D5" w:rsidRDefault="008C0E8C" w:rsidP="008C0E8C">
      <w:pPr>
        <w:pStyle w:val="Code"/>
      </w:pPr>
    </w:p>
    <w:p w14:paraId="75944513" w14:textId="77777777" w:rsidR="008C0E8C" w:rsidRPr="00EC76D5" w:rsidRDefault="008C0E8C" w:rsidP="008C0E8C">
      <w:pPr>
        <w:pStyle w:val="Code"/>
      </w:pPr>
      <w:r w:rsidRPr="00EC76D5">
        <w:t xml:space="preserve">    Object value = null;    </w:t>
      </w:r>
    </w:p>
    <w:p w14:paraId="542AD1D4" w14:textId="7B26FCB8" w:rsidR="008C0E8C" w:rsidRPr="00EC76D5" w:rsidRDefault="008C0E8C" w:rsidP="008C0E8C">
      <w:pPr>
        <w:pStyle w:val="Code"/>
      </w:pPr>
      <w:r w:rsidRPr="00EC76D5">
        <w:t xml:space="preserve">    if ((left</w:t>
      </w:r>
      <w:r w:rsidR="0038687E">
        <w:t>Expression.</w:t>
      </w:r>
      <w:r w:rsidRPr="00EC76D5">
        <w:t>getOperator() != MiddleOperator.Call) &amp;&amp;</w:t>
      </w:r>
    </w:p>
    <w:p w14:paraId="09C08976" w14:textId="789CCB43" w:rsidR="008C0E8C" w:rsidRPr="00EC76D5" w:rsidRDefault="008C0E8C" w:rsidP="008C0E8C">
      <w:pPr>
        <w:pStyle w:val="Code"/>
      </w:pPr>
      <w:r w:rsidRPr="00EC76D5">
        <w:t xml:space="preserve">        (right</w:t>
      </w:r>
      <w:r w:rsidR="0038687E">
        <w:t>Expression.</w:t>
      </w:r>
      <w:r w:rsidRPr="00EC76D5">
        <w:t>getOperator() != MiddleOperator.Call)) {</w:t>
      </w:r>
    </w:p>
    <w:p w14:paraId="3A66265F" w14:textId="490D7EA0" w:rsidR="008C0E8C" w:rsidRPr="00EC76D5" w:rsidRDefault="008C0E8C" w:rsidP="008C0E8C">
      <w:pPr>
        <w:pStyle w:val="Code"/>
      </w:pPr>
      <w:r w:rsidRPr="00EC76D5">
        <w:t xml:space="preserve">      Object leftValue = (left</w:t>
      </w:r>
      <w:r w:rsidR="0038687E">
        <w:t>Expression.</w:t>
      </w:r>
      <w:r w:rsidRPr="00EC76D5">
        <w:t>getSymbol() != null) ?</w:t>
      </w:r>
    </w:p>
    <w:p w14:paraId="7BDACE52" w14:textId="400726FC" w:rsidR="008C0E8C" w:rsidRPr="00EC76D5" w:rsidRDefault="008C0E8C" w:rsidP="008C0E8C">
      <w:pPr>
        <w:pStyle w:val="Code"/>
      </w:pPr>
      <w:r w:rsidRPr="00EC76D5">
        <w:t xml:space="preserve">                         left</w:t>
      </w:r>
      <w:r w:rsidR="0038687E">
        <w:t>Expression.</w:t>
      </w:r>
      <w:r w:rsidRPr="00EC76D5">
        <w:t>getSymbol().getValue() : null,</w:t>
      </w:r>
    </w:p>
    <w:p w14:paraId="142A0864" w14:textId="64E7F89C" w:rsidR="008C0E8C" w:rsidRPr="00EC76D5" w:rsidRDefault="008C0E8C" w:rsidP="008C0E8C">
      <w:pPr>
        <w:pStyle w:val="Code"/>
      </w:pPr>
      <w:r w:rsidRPr="00EC76D5">
        <w:t xml:space="preserve">             rightValue = (right</w:t>
      </w:r>
      <w:r w:rsidR="0038687E">
        <w:t>Expression.</w:t>
      </w:r>
      <w:r w:rsidRPr="00EC76D5">
        <w:t>getSymbol() != null) ?</w:t>
      </w:r>
    </w:p>
    <w:p w14:paraId="2B90ADAF" w14:textId="616C0038" w:rsidR="008C0E8C" w:rsidRPr="00EC76D5" w:rsidRDefault="008C0E8C" w:rsidP="008C0E8C">
      <w:pPr>
        <w:pStyle w:val="Code"/>
      </w:pPr>
      <w:r w:rsidRPr="00EC76D5">
        <w:t xml:space="preserve">                          right</w:t>
      </w:r>
      <w:r w:rsidR="0038687E">
        <w:t>Expression.</w:t>
      </w:r>
      <w:r w:rsidRPr="00EC76D5">
        <w:t>getSymbol().getValue() : null;</w:t>
      </w:r>
    </w:p>
    <w:p w14:paraId="6863E5BE" w14:textId="70D31855" w:rsidR="008C0E8C" w:rsidRPr="00EC76D5" w:rsidRDefault="008C0E8C" w:rsidP="008C0E8C">
      <w:pPr>
        <w:pStyle w:val="Code"/>
      </w:pPr>
      <w:r w:rsidRPr="00EC76D5">
        <w:t xml:space="preserve">      value = ValueConversion.binaryCast(</w:t>
      </w:r>
      <w:r w:rsidR="0038687E">
        <w:t>expression</w:t>
      </w:r>
      <w:r w:rsidRPr="00EC76D5">
        <w:t>.getOperator(),</w:t>
      </w:r>
    </w:p>
    <w:p w14:paraId="5B719BB0" w14:textId="77777777" w:rsidR="008C0E8C" w:rsidRPr="00EC76D5" w:rsidRDefault="008C0E8C" w:rsidP="008C0E8C">
      <w:pPr>
        <w:pStyle w:val="Code"/>
      </w:pPr>
      <w:r w:rsidRPr="00EC76D5">
        <w:t xml:space="preserve">                                         leftValue, rightValue);</w:t>
      </w:r>
    </w:p>
    <w:p w14:paraId="306E9DD5" w14:textId="77777777" w:rsidR="008C0E8C" w:rsidRPr="00EC76D5" w:rsidRDefault="008C0E8C" w:rsidP="008C0E8C">
      <w:pPr>
        <w:pStyle w:val="Code"/>
      </w:pPr>
      <w:r w:rsidRPr="00EC76D5">
        <w:t xml:space="preserve">    }</w:t>
      </w:r>
    </w:p>
    <w:p w14:paraId="1EA9C7A0" w14:textId="77777777" w:rsidR="008C0E8C" w:rsidRPr="00EC76D5" w:rsidRDefault="008C0E8C" w:rsidP="008C0E8C">
      <w:pPr>
        <w:pStyle w:val="Code"/>
      </w:pPr>
      <w:r w:rsidRPr="00EC76D5">
        <w:t xml:space="preserve">    </w:t>
      </w:r>
    </w:p>
    <w:p w14:paraId="725C1765" w14:textId="77777777" w:rsidR="008C0E8C" w:rsidRPr="00EC76D5" w:rsidRDefault="008C0E8C" w:rsidP="008C0E8C">
      <w:pPr>
        <w:pStyle w:val="Code"/>
      </w:pPr>
      <w:r w:rsidRPr="00EC76D5">
        <w:t xml:space="preserve">    if (value != null) {</w:t>
      </w:r>
    </w:p>
    <w:p w14:paraId="2F403697" w14:textId="77777777" w:rsidR="0027179E" w:rsidRPr="00EC76D5" w:rsidRDefault="008C0E8C" w:rsidP="008C0E8C">
      <w:pPr>
        <w:pStyle w:val="Code"/>
      </w:pPr>
      <w:r w:rsidRPr="00EC76D5">
        <w:t xml:space="preserve">      Type maxType =</w:t>
      </w:r>
    </w:p>
    <w:p w14:paraId="51FA6877" w14:textId="499AE81F" w:rsidR="008C0E8C" w:rsidRPr="00EC76D5" w:rsidRDefault="0027179E" w:rsidP="008C0E8C">
      <w:pPr>
        <w:pStyle w:val="Code"/>
      </w:pPr>
      <w:r w:rsidRPr="00EC76D5">
        <w:t xml:space="preserve">       </w:t>
      </w:r>
      <w:r w:rsidR="008C0E8C" w:rsidRPr="00EC76D5">
        <w:t xml:space="preserve"> TypeCast.maxType(left</w:t>
      </w:r>
      <w:r w:rsidR="0038687E">
        <w:t>Expression.</w:t>
      </w:r>
      <w:r w:rsidR="008C0E8C" w:rsidRPr="00EC76D5">
        <w:t>getType(), right</w:t>
      </w:r>
      <w:r w:rsidR="0038687E">
        <w:t>Expression.</w:t>
      </w:r>
      <w:r w:rsidR="008C0E8C" w:rsidRPr="00EC76D5">
        <w:t>getType());</w:t>
      </w:r>
    </w:p>
    <w:p w14:paraId="0E8670EE" w14:textId="77777777" w:rsidR="008C0E8C" w:rsidRPr="00EC76D5" w:rsidRDefault="008C0E8C" w:rsidP="008C0E8C">
      <w:pPr>
        <w:pStyle w:val="Code"/>
      </w:pPr>
      <w:r w:rsidRPr="00EC76D5">
        <w:t xml:space="preserve">      Symbol valueSymbol = Symbol.createValueSymbol(maxType, value);</w:t>
      </w:r>
    </w:p>
    <w:p w14:paraId="56A709D1" w14:textId="77777777" w:rsidR="008C0E8C" w:rsidRPr="00EC76D5" w:rsidRDefault="008C0E8C" w:rsidP="008C0E8C">
      <w:pPr>
        <w:pStyle w:val="Code"/>
      </w:pPr>
      <w:r w:rsidRPr="00EC76D5">
        <w:t xml:space="preserve">      return (new SyntaxTree(MiddleOperator.Value, valueSymbol));</w:t>
      </w:r>
    </w:p>
    <w:p w14:paraId="613068F8" w14:textId="77777777" w:rsidR="008C0E8C" w:rsidRPr="00EC76D5" w:rsidRDefault="008C0E8C" w:rsidP="008C0E8C">
      <w:pPr>
        <w:pStyle w:val="Code"/>
      </w:pPr>
      <w:r w:rsidRPr="00EC76D5">
        <w:t xml:space="preserve">    }</w:t>
      </w:r>
    </w:p>
    <w:p w14:paraId="1937EE54" w14:textId="77777777" w:rsidR="008C0E8C" w:rsidRPr="00EC76D5" w:rsidRDefault="008C0E8C" w:rsidP="008C0E8C">
      <w:pPr>
        <w:pStyle w:val="Code"/>
      </w:pPr>
      <w:r w:rsidRPr="00EC76D5">
        <w:t xml:space="preserve">    else {</w:t>
      </w:r>
    </w:p>
    <w:p w14:paraId="11BEC623" w14:textId="1A2A2CC2" w:rsidR="008C0E8C" w:rsidRPr="00EC76D5" w:rsidRDefault="008C0E8C" w:rsidP="008C0E8C">
      <w:pPr>
        <w:pStyle w:val="Code"/>
      </w:pPr>
      <w:r w:rsidRPr="00EC76D5">
        <w:t xml:space="preserve">      </w:t>
      </w:r>
      <w:r w:rsidR="0038687E">
        <w:t>expression</w:t>
      </w:r>
      <w:r w:rsidRPr="00EC76D5">
        <w:t>.setChild(0, left</w:t>
      </w:r>
      <w:r w:rsidR="0038687E">
        <w:t>Expression)</w:t>
      </w:r>
      <w:r w:rsidRPr="00EC76D5">
        <w:t>;</w:t>
      </w:r>
    </w:p>
    <w:p w14:paraId="5EC3FA57" w14:textId="2F7670D4" w:rsidR="008C0E8C" w:rsidRPr="00EC76D5" w:rsidRDefault="008C0E8C" w:rsidP="008C0E8C">
      <w:pPr>
        <w:pStyle w:val="Code"/>
      </w:pPr>
      <w:r w:rsidRPr="00EC76D5">
        <w:t xml:space="preserve">      </w:t>
      </w:r>
      <w:r w:rsidR="0038687E">
        <w:t>expression</w:t>
      </w:r>
      <w:r w:rsidRPr="00EC76D5">
        <w:t>.setChild(1, right</w:t>
      </w:r>
      <w:r w:rsidR="0038687E">
        <w:t>Expression)</w:t>
      </w:r>
      <w:r w:rsidRPr="00EC76D5">
        <w:t>;</w:t>
      </w:r>
    </w:p>
    <w:p w14:paraId="1F67BC57" w14:textId="5E45BC13" w:rsidR="008C0E8C" w:rsidRPr="00EC76D5" w:rsidRDefault="008C0E8C" w:rsidP="008C0E8C">
      <w:pPr>
        <w:pStyle w:val="Code"/>
      </w:pPr>
      <w:r w:rsidRPr="00EC76D5">
        <w:t xml:space="preserve">      return </w:t>
      </w:r>
      <w:r w:rsidR="0038687E">
        <w:t>expression</w:t>
      </w:r>
      <w:r w:rsidRPr="00EC76D5">
        <w:t>;</w:t>
      </w:r>
    </w:p>
    <w:p w14:paraId="69B11C30" w14:textId="77777777" w:rsidR="008C0E8C" w:rsidRPr="00EC76D5" w:rsidRDefault="008C0E8C" w:rsidP="008C0E8C">
      <w:pPr>
        <w:pStyle w:val="Code"/>
      </w:pPr>
      <w:r w:rsidRPr="00EC76D5">
        <w:t xml:space="preserve">    }</w:t>
      </w:r>
    </w:p>
    <w:p w14:paraId="4A933B53" w14:textId="77777777" w:rsidR="008C0E8C" w:rsidRPr="00EC76D5" w:rsidRDefault="008C0E8C" w:rsidP="008C0E8C">
      <w:pPr>
        <w:pStyle w:val="Code"/>
      </w:pPr>
      <w:r w:rsidRPr="00EC76D5">
        <w:t xml:space="preserve">  }</w:t>
      </w:r>
    </w:p>
    <w:p w14:paraId="0D57A97C" w14:textId="77777777" w:rsidR="008C0E8C" w:rsidRPr="00EC76D5" w:rsidRDefault="008C0E8C" w:rsidP="008C0E8C">
      <w:pPr>
        <w:pStyle w:val="Code"/>
      </w:pPr>
    </w:p>
    <w:p w14:paraId="770DB4B6" w14:textId="77777777" w:rsidR="008C0E8C" w:rsidRPr="00EC76D5" w:rsidRDefault="008C0E8C" w:rsidP="008C0E8C">
      <w:pPr>
        <w:pStyle w:val="Code"/>
      </w:pPr>
      <w:r w:rsidRPr="00EC76D5">
        <w:t xml:space="preserve">  // x-&gt;y</w:t>
      </w:r>
    </w:p>
    <w:p w14:paraId="63DAB2EF" w14:textId="77777777" w:rsidR="008C0E8C" w:rsidRPr="00EC76D5" w:rsidRDefault="008C0E8C" w:rsidP="008C0E8C">
      <w:pPr>
        <w:pStyle w:val="Code"/>
      </w:pPr>
      <w:r w:rsidRPr="00EC76D5">
        <w:t xml:space="preserve">  // (*x).y</w:t>
      </w:r>
    </w:p>
    <w:p w14:paraId="580F6EBD" w14:textId="77777777" w:rsidR="008C0E8C" w:rsidRPr="00EC76D5" w:rsidRDefault="008C0E8C" w:rsidP="008C0E8C">
      <w:pPr>
        <w:pStyle w:val="Code"/>
      </w:pPr>
      <w:r w:rsidRPr="00EC76D5">
        <w:lastRenderedPageBreak/>
        <w:t xml:space="preserve">  </w:t>
      </w:r>
    </w:p>
    <w:p w14:paraId="6318226C" w14:textId="4C9CF322" w:rsidR="008C0E8C" w:rsidRPr="00EC76D5" w:rsidRDefault="008C0E8C" w:rsidP="008C0E8C">
      <w:pPr>
        <w:pStyle w:val="Code"/>
      </w:pPr>
      <w:r w:rsidRPr="00EC76D5">
        <w:t xml:space="preserve">  public static SyntaxTree optimize</w:t>
      </w:r>
      <w:r w:rsidR="00B02345">
        <w:t>Dereference</w:t>
      </w:r>
      <w:r w:rsidRPr="00EC76D5">
        <w:t xml:space="preserve">Expression(SyntaxTree </w:t>
      </w:r>
      <w:r w:rsidR="00B02345">
        <w:t>dereference</w:t>
      </w:r>
      <w:r w:rsidR="0038687E">
        <w:t>Expression)</w:t>
      </w:r>
      <w:r w:rsidRPr="00EC76D5">
        <w:t xml:space="preserve"> {</w:t>
      </w:r>
    </w:p>
    <w:p w14:paraId="2FED7A4D" w14:textId="6E8B79F2" w:rsidR="008C0E8C" w:rsidRPr="00EC76D5" w:rsidRDefault="008C0E8C" w:rsidP="008C0E8C">
      <w:pPr>
        <w:pStyle w:val="Code"/>
      </w:pPr>
      <w:r w:rsidRPr="00EC76D5">
        <w:t xml:space="preserve">    return </w:t>
      </w:r>
      <w:r w:rsidR="00B02345">
        <w:t>dereference</w:t>
      </w:r>
      <w:r w:rsidR="0038687E">
        <w:t>Expression;</w:t>
      </w:r>
    </w:p>
    <w:p w14:paraId="4479B97C" w14:textId="77777777" w:rsidR="008C0E8C" w:rsidRPr="00EC76D5" w:rsidRDefault="008C0E8C" w:rsidP="008C0E8C">
      <w:pPr>
        <w:pStyle w:val="Code"/>
      </w:pPr>
      <w:r w:rsidRPr="00EC76D5">
        <w:t xml:space="preserve">  }</w:t>
      </w:r>
    </w:p>
    <w:p w14:paraId="0CCD97E7" w14:textId="77777777" w:rsidR="008C0E8C" w:rsidRPr="00EC76D5" w:rsidRDefault="008C0E8C" w:rsidP="008C0E8C">
      <w:pPr>
        <w:pStyle w:val="Code"/>
      </w:pPr>
      <w:r w:rsidRPr="00EC76D5">
        <w:t xml:space="preserve">  </w:t>
      </w:r>
    </w:p>
    <w:p w14:paraId="464921D4" w14:textId="0315BE9C" w:rsidR="008C0E8C" w:rsidRPr="00EC76D5" w:rsidRDefault="008C0E8C" w:rsidP="008C0E8C">
      <w:pPr>
        <w:pStyle w:val="Code"/>
      </w:pPr>
      <w:r w:rsidRPr="00EC76D5">
        <w:t xml:space="preserve">  public static SyntaxTree optimizeArrowExpression(SyntaxTree arrow</w:t>
      </w:r>
      <w:r w:rsidR="0038687E">
        <w:t>Expression)</w:t>
      </w:r>
      <w:r w:rsidRPr="00EC76D5">
        <w:t xml:space="preserve"> {</w:t>
      </w:r>
    </w:p>
    <w:p w14:paraId="7EA3A298" w14:textId="4E5FD2B7" w:rsidR="008C0E8C" w:rsidRPr="00EC76D5" w:rsidRDefault="008C0E8C" w:rsidP="008C0E8C">
      <w:pPr>
        <w:pStyle w:val="Code"/>
      </w:pPr>
      <w:r w:rsidRPr="00EC76D5">
        <w:t xml:space="preserve">    return arrow</w:t>
      </w:r>
      <w:r w:rsidR="0038687E">
        <w:t>Expression;</w:t>
      </w:r>
    </w:p>
    <w:p w14:paraId="66A1A697" w14:textId="77777777" w:rsidR="008C0E8C" w:rsidRPr="00EC76D5" w:rsidRDefault="008C0E8C" w:rsidP="008C0E8C">
      <w:pPr>
        <w:pStyle w:val="Code"/>
      </w:pPr>
      <w:r w:rsidRPr="00EC76D5">
        <w:t xml:space="preserve">  }</w:t>
      </w:r>
    </w:p>
    <w:p w14:paraId="6280D4FB" w14:textId="77777777" w:rsidR="008C0E8C" w:rsidRPr="00EC76D5" w:rsidRDefault="008C0E8C" w:rsidP="008C0E8C">
      <w:pPr>
        <w:pStyle w:val="Code"/>
      </w:pPr>
      <w:r w:rsidRPr="00EC76D5">
        <w:t xml:space="preserve">  </w:t>
      </w:r>
    </w:p>
    <w:p w14:paraId="03779121" w14:textId="0D3618B7" w:rsidR="008C0E8C" w:rsidRPr="00EC76D5" w:rsidRDefault="008C0E8C" w:rsidP="008C0E8C">
      <w:pPr>
        <w:pStyle w:val="Code"/>
      </w:pPr>
      <w:r w:rsidRPr="00EC76D5">
        <w:t xml:space="preserve">  public static SyntaxTree optimizeDotExpression(SyntaxTree dot</w:t>
      </w:r>
      <w:r w:rsidR="0038687E">
        <w:t>Expression)</w:t>
      </w:r>
      <w:r w:rsidRPr="00EC76D5">
        <w:t xml:space="preserve"> {</w:t>
      </w:r>
    </w:p>
    <w:p w14:paraId="1D0760B4" w14:textId="66F75BE2" w:rsidR="008C0E8C" w:rsidRPr="00EC76D5" w:rsidRDefault="008C0E8C" w:rsidP="008C0E8C">
      <w:pPr>
        <w:pStyle w:val="Code"/>
      </w:pPr>
      <w:r w:rsidRPr="00EC76D5">
        <w:t xml:space="preserve">    return dot</w:t>
      </w:r>
      <w:r w:rsidR="0038687E">
        <w:t>Expression;</w:t>
      </w:r>
    </w:p>
    <w:p w14:paraId="3F159855" w14:textId="77777777" w:rsidR="008C0E8C" w:rsidRPr="00EC76D5" w:rsidRDefault="008C0E8C" w:rsidP="008C0E8C">
      <w:pPr>
        <w:pStyle w:val="Code"/>
      </w:pPr>
      <w:r w:rsidRPr="00EC76D5">
        <w:t xml:space="preserve">  }</w:t>
      </w:r>
    </w:p>
    <w:p w14:paraId="3A81BE89" w14:textId="77777777" w:rsidR="008C0E8C" w:rsidRPr="00EC76D5" w:rsidRDefault="008C0E8C" w:rsidP="008C0E8C">
      <w:pPr>
        <w:pStyle w:val="Code"/>
      </w:pPr>
      <w:r w:rsidRPr="00EC76D5">
        <w:t xml:space="preserve">    </w:t>
      </w:r>
    </w:p>
    <w:p w14:paraId="1E775674" w14:textId="26221192" w:rsidR="008C0E8C" w:rsidRPr="00EC76D5" w:rsidRDefault="008C0E8C" w:rsidP="008C0E8C">
      <w:pPr>
        <w:pStyle w:val="Code"/>
      </w:pPr>
      <w:r w:rsidRPr="00EC76D5">
        <w:t xml:space="preserve">  public static SyntaxTree optimizeIndexExpression(SyntaxTree index</w:t>
      </w:r>
      <w:r w:rsidR="0038687E">
        <w:t>Expression)</w:t>
      </w:r>
      <w:r w:rsidRPr="00EC76D5">
        <w:t xml:space="preserve"> {</w:t>
      </w:r>
    </w:p>
    <w:p w14:paraId="633C5AF5" w14:textId="49595373" w:rsidR="008C0E8C" w:rsidRPr="00EC76D5" w:rsidRDefault="008C0E8C" w:rsidP="008C0E8C">
      <w:pPr>
        <w:pStyle w:val="Code"/>
      </w:pPr>
      <w:r w:rsidRPr="00EC76D5">
        <w:t xml:space="preserve">    return index</w:t>
      </w:r>
      <w:r w:rsidR="0038687E">
        <w:t>Expression;</w:t>
      </w:r>
    </w:p>
    <w:p w14:paraId="1D7A5966" w14:textId="77777777" w:rsidR="008C0E8C" w:rsidRPr="00EC76D5" w:rsidRDefault="008C0E8C" w:rsidP="008C0E8C">
      <w:pPr>
        <w:pStyle w:val="Code"/>
      </w:pPr>
      <w:r w:rsidRPr="00EC76D5">
        <w:t xml:space="preserve">  }</w:t>
      </w:r>
    </w:p>
    <w:p w14:paraId="79C46336" w14:textId="77777777" w:rsidR="008C0E8C" w:rsidRPr="00EC76D5" w:rsidRDefault="008C0E8C" w:rsidP="008C0E8C">
      <w:pPr>
        <w:pStyle w:val="Code"/>
      </w:pPr>
      <w:r w:rsidRPr="00EC76D5">
        <w:t xml:space="preserve">  </w:t>
      </w:r>
    </w:p>
    <w:p w14:paraId="26027FC4" w14:textId="77777777" w:rsidR="0027179E" w:rsidRPr="00EC76D5" w:rsidRDefault="008C0E8C" w:rsidP="008C0E8C">
      <w:pPr>
        <w:pStyle w:val="Code"/>
      </w:pPr>
      <w:r w:rsidRPr="00EC76D5">
        <w:t xml:space="preserve">  public static SyntaxTree optimizeFunctionCallExpression</w:t>
      </w:r>
    </w:p>
    <w:p w14:paraId="7E1F018E" w14:textId="646F7783" w:rsidR="008C0E8C" w:rsidRPr="00EC76D5" w:rsidRDefault="0027179E" w:rsidP="008C0E8C">
      <w:pPr>
        <w:pStyle w:val="Code"/>
      </w:pPr>
      <w:r w:rsidRPr="00EC76D5">
        <w:t xml:space="preserve">                           </w:t>
      </w:r>
      <w:r w:rsidR="008C0E8C" w:rsidRPr="00EC76D5">
        <w:t>(SyntaxTree call</w:t>
      </w:r>
      <w:r w:rsidR="0038687E">
        <w:t>Expression)</w:t>
      </w:r>
      <w:r w:rsidR="008C0E8C" w:rsidRPr="00EC76D5">
        <w:t>{</w:t>
      </w:r>
    </w:p>
    <w:p w14:paraId="068B9701" w14:textId="4A8132DB" w:rsidR="008C0E8C" w:rsidRPr="00EC76D5" w:rsidRDefault="008C0E8C" w:rsidP="008C0E8C">
      <w:pPr>
        <w:pStyle w:val="Code"/>
      </w:pPr>
      <w:r w:rsidRPr="00EC76D5">
        <w:t xml:space="preserve">    int listSize = call</w:t>
      </w:r>
      <w:r w:rsidR="0038687E">
        <w:t>Expression.</w:t>
      </w:r>
      <w:r w:rsidRPr="00EC76D5">
        <w:t>getChildList().size();</w:t>
      </w:r>
    </w:p>
    <w:p w14:paraId="342CC2ED" w14:textId="77777777" w:rsidR="008C0E8C" w:rsidRPr="00EC76D5" w:rsidRDefault="008C0E8C" w:rsidP="008C0E8C">
      <w:pPr>
        <w:pStyle w:val="Code"/>
      </w:pPr>
      <w:r w:rsidRPr="00EC76D5">
        <w:t xml:space="preserve">    </w:t>
      </w:r>
    </w:p>
    <w:p w14:paraId="343ED577" w14:textId="77777777" w:rsidR="008C0E8C" w:rsidRPr="00EC76D5" w:rsidRDefault="008C0E8C" w:rsidP="008C0E8C">
      <w:pPr>
        <w:pStyle w:val="Code"/>
      </w:pPr>
      <w:r w:rsidRPr="00EC76D5">
        <w:t xml:space="preserve">    for (int index = 0; index &lt; listSize; ++index) {</w:t>
      </w:r>
    </w:p>
    <w:p w14:paraId="69900820" w14:textId="733B6708" w:rsidR="008C0E8C" w:rsidRPr="00EC76D5" w:rsidRDefault="008C0E8C" w:rsidP="008C0E8C">
      <w:pPr>
        <w:pStyle w:val="Code"/>
      </w:pPr>
      <w:r w:rsidRPr="00EC76D5">
        <w:t xml:space="preserve">      SyntaxTree param</w:t>
      </w:r>
      <w:r w:rsidR="0038687E">
        <w:t xml:space="preserve">Expression </w:t>
      </w:r>
      <w:r w:rsidRPr="00EC76D5">
        <w:t>= optimizeExpression(call</w:t>
      </w:r>
      <w:r w:rsidR="0038687E">
        <w:t>Expression.</w:t>
      </w:r>
      <w:r w:rsidRPr="00EC76D5">
        <w:t>getChild(index));</w:t>
      </w:r>
    </w:p>
    <w:p w14:paraId="5594A1EB" w14:textId="3755371C" w:rsidR="008C0E8C" w:rsidRPr="00EC76D5" w:rsidRDefault="008C0E8C" w:rsidP="008C0E8C">
      <w:pPr>
        <w:pStyle w:val="Code"/>
      </w:pPr>
      <w:r w:rsidRPr="00EC76D5">
        <w:t xml:space="preserve">      param</w:t>
      </w:r>
      <w:r w:rsidR="0038687E">
        <w:t>Expression.</w:t>
      </w:r>
      <w:r w:rsidRPr="00EC76D5">
        <w:t>setRightValue();</w:t>
      </w:r>
    </w:p>
    <w:p w14:paraId="42149C99" w14:textId="3ACD0621" w:rsidR="008C0E8C" w:rsidRPr="00EC76D5" w:rsidRDefault="008C0E8C" w:rsidP="008C0E8C">
      <w:pPr>
        <w:pStyle w:val="Code"/>
      </w:pPr>
      <w:r w:rsidRPr="00EC76D5">
        <w:t xml:space="preserve">      call</w:t>
      </w:r>
      <w:r w:rsidR="0038687E">
        <w:t>Expression.</w:t>
      </w:r>
      <w:r w:rsidRPr="00EC76D5">
        <w:t>setChild(index, param</w:t>
      </w:r>
      <w:r w:rsidR="0038687E">
        <w:t>Expression)</w:t>
      </w:r>
      <w:r w:rsidRPr="00EC76D5">
        <w:t>;</w:t>
      </w:r>
    </w:p>
    <w:p w14:paraId="2BC86676" w14:textId="77777777" w:rsidR="008C0E8C" w:rsidRPr="00EC76D5" w:rsidRDefault="008C0E8C" w:rsidP="008C0E8C">
      <w:pPr>
        <w:pStyle w:val="Code"/>
      </w:pPr>
      <w:r w:rsidRPr="00EC76D5">
        <w:t xml:space="preserve">    }</w:t>
      </w:r>
    </w:p>
    <w:p w14:paraId="420F7E48" w14:textId="77777777" w:rsidR="008C0E8C" w:rsidRPr="00EC76D5" w:rsidRDefault="008C0E8C" w:rsidP="008C0E8C">
      <w:pPr>
        <w:pStyle w:val="Code"/>
      </w:pPr>
      <w:r w:rsidRPr="00EC76D5">
        <w:t xml:space="preserve">    </w:t>
      </w:r>
    </w:p>
    <w:p w14:paraId="676C5995" w14:textId="644597CD" w:rsidR="008C0E8C" w:rsidRPr="00EC76D5" w:rsidRDefault="008C0E8C" w:rsidP="008C0E8C">
      <w:pPr>
        <w:pStyle w:val="Code"/>
      </w:pPr>
      <w:r w:rsidRPr="00EC76D5">
        <w:t xml:space="preserve">    return call</w:t>
      </w:r>
      <w:r w:rsidR="0038687E">
        <w:t>Expression;</w:t>
      </w:r>
    </w:p>
    <w:p w14:paraId="42B5A9A2" w14:textId="77777777" w:rsidR="008C0E8C" w:rsidRPr="00EC76D5" w:rsidRDefault="008C0E8C" w:rsidP="008C0E8C">
      <w:pPr>
        <w:pStyle w:val="Code"/>
      </w:pPr>
      <w:r w:rsidRPr="00EC76D5">
        <w:t xml:space="preserve">  }</w:t>
      </w:r>
    </w:p>
    <w:p w14:paraId="4E397308" w14:textId="77777777" w:rsidR="008C0E8C" w:rsidRPr="00EC76D5" w:rsidRDefault="008C0E8C" w:rsidP="008C0E8C">
      <w:pPr>
        <w:pStyle w:val="Code"/>
      </w:pPr>
    </w:p>
    <w:p w14:paraId="0CFEE92E" w14:textId="77777777" w:rsidR="008C0E8C" w:rsidRPr="00EC76D5" w:rsidRDefault="008C0E8C" w:rsidP="008C0E8C">
      <w:pPr>
        <w:pStyle w:val="Code"/>
      </w:pPr>
      <w:r w:rsidRPr="00EC76D5">
        <w:t xml:space="preserve">  // -x; =&gt; null</w:t>
      </w:r>
    </w:p>
    <w:p w14:paraId="2A443313" w14:textId="77777777" w:rsidR="008C0E8C" w:rsidRPr="00EC76D5" w:rsidRDefault="008C0E8C" w:rsidP="008C0E8C">
      <w:pPr>
        <w:pStyle w:val="Code"/>
      </w:pPr>
      <w:r w:rsidRPr="00EC76D5">
        <w:t xml:space="preserve">  // -f(x); =&gt; f(x);</w:t>
      </w:r>
    </w:p>
    <w:p w14:paraId="15681D92" w14:textId="77777777" w:rsidR="008C0E8C" w:rsidRPr="00EC76D5" w:rsidRDefault="008C0E8C" w:rsidP="008C0E8C">
      <w:pPr>
        <w:pStyle w:val="Code"/>
      </w:pPr>
      <w:r w:rsidRPr="00EC76D5">
        <w:t xml:space="preserve">  </w:t>
      </w:r>
    </w:p>
    <w:p w14:paraId="56433052" w14:textId="77777777" w:rsidR="008C0E8C" w:rsidRPr="00EC76D5" w:rsidRDefault="008C0E8C" w:rsidP="008C0E8C">
      <w:pPr>
        <w:pStyle w:val="Code"/>
      </w:pPr>
      <w:r w:rsidRPr="00EC76D5">
        <w:t xml:space="preserve">  // f(x) + g(y); =&gt; f(x); g(x);</w:t>
      </w:r>
    </w:p>
    <w:p w14:paraId="6AA1A229" w14:textId="77777777" w:rsidR="008C0E8C" w:rsidRPr="00EC76D5" w:rsidRDefault="008C0E8C" w:rsidP="008C0E8C">
      <w:pPr>
        <w:pStyle w:val="Code"/>
      </w:pPr>
      <w:r w:rsidRPr="00EC76D5">
        <w:t xml:space="preserve">  // f(x) + y; =&gt; f(x);</w:t>
      </w:r>
    </w:p>
    <w:p w14:paraId="55D70012" w14:textId="77777777" w:rsidR="008C0E8C" w:rsidRPr="00EC76D5" w:rsidRDefault="008C0E8C" w:rsidP="008C0E8C">
      <w:pPr>
        <w:pStyle w:val="Code"/>
      </w:pPr>
      <w:r w:rsidRPr="00EC76D5">
        <w:t xml:space="preserve">  // x + g(y); =&gt; g(y);</w:t>
      </w:r>
    </w:p>
    <w:p w14:paraId="342A9213" w14:textId="77777777" w:rsidR="008C0E8C" w:rsidRPr="00EC76D5" w:rsidRDefault="008C0E8C" w:rsidP="008C0E8C">
      <w:pPr>
        <w:pStyle w:val="Code"/>
      </w:pPr>
      <w:r w:rsidRPr="00EC76D5">
        <w:t xml:space="preserve">  // x + y; =&gt; null</w:t>
      </w:r>
    </w:p>
    <w:p w14:paraId="6032AD14" w14:textId="77777777" w:rsidR="008C0E8C" w:rsidRPr="00EC76D5" w:rsidRDefault="008C0E8C" w:rsidP="008C0E8C">
      <w:pPr>
        <w:pStyle w:val="Code"/>
      </w:pPr>
      <w:r w:rsidRPr="00EC76D5">
        <w:t xml:space="preserve">  </w:t>
      </w:r>
    </w:p>
    <w:p w14:paraId="1326D1BA" w14:textId="77777777" w:rsidR="008C0E8C" w:rsidRPr="00EC76D5" w:rsidRDefault="008C0E8C" w:rsidP="008C0E8C">
      <w:pPr>
        <w:pStyle w:val="Code"/>
      </w:pPr>
      <w:r w:rsidRPr="00EC76D5">
        <w:t xml:space="preserve">  // x ? y : z; =&gt; null</w:t>
      </w:r>
    </w:p>
    <w:p w14:paraId="534890E7" w14:textId="77777777" w:rsidR="008C0E8C" w:rsidRPr="00EC76D5" w:rsidRDefault="008C0E8C" w:rsidP="008C0E8C">
      <w:pPr>
        <w:pStyle w:val="Code"/>
      </w:pPr>
    </w:p>
    <w:p w14:paraId="21EBE0EF" w14:textId="0ADAF96C" w:rsidR="008C0E8C" w:rsidRPr="00EC76D5" w:rsidRDefault="008C0E8C" w:rsidP="008C0E8C">
      <w:pPr>
        <w:pStyle w:val="Code"/>
      </w:pPr>
      <w:r w:rsidRPr="00EC76D5">
        <w:t xml:space="preserve">  public static SyntaxTree clearExpression(SyntaxTree </w:t>
      </w:r>
      <w:r w:rsidR="0038687E">
        <w:t>expression</w:t>
      </w:r>
      <w:r w:rsidRPr="00EC76D5">
        <w:t>) {</w:t>
      </w:r>
    </w:p>
    <w:p w14:paraId="712103B1" w14:textId="32F509CF" w:rsidR="008C0E8C" w:rsidRPr="00EC76D5" w:rsidRDefault="008C0E8C" w:rsidP="008C0E8C">
      <w:pPr>
        <w:pStyle w:val="Code"/>
      </w:pPr>
      <w:r w:rsidRPr="00EC76D5">
        <w:t xml:space="preserve">    if (</w:t>
      </w:r>
      <w:r w:rsidR="0038687E">
        <w:t>expression</w:t>
      </w:r>
      <w:r w:rsidRPr="00EC76D5">
        <w:t xml:space="preserve"> == null) {</w:t>
      </w:r>
    </w:p>
    <w:p w14:paraId="1A979976" w14:textId="77777777" w:rsidR="008C0E8C" w:rsidRPr="00EC76D5" w:rsidRDefault="008C0E8C" w:rsidP="008C0E8C">
      <w:pPr>
        <w:pStyle w:val="Code"/>
      </w:pPr>
      <w:r w:rsidRPr="00EC76D5">
        <w:t xml:space="preserve">      return null;</w:t>
      </w:r>
    </w:p>
    <w:p w14:paraId="44E6F698" w14:textId="77777777" w:rsidR="008C0E8C" w:rsidRPr="00EC76D5" w:rsidRDefault="008C0E8C" w:rsidP="008C0E8C">
      <w:pPr>
        <w:pStyle w:val="Code"/>
      </w:pPr>
      <w:r w:rsidRPr="00EC76D5">
        <w:t xml:space="preserve">    }</w:t>
      </w:r>
    </w:p>
    <w:p w14:paraId="6B8EFDEE" w14:textId="1EC25E11" w:rsidR="008C0E8C" w:rsidRPr="00EC76D5" w:rsidRDefault="008C0E8C" w:rsidP="008C0E8C">
      <w:pPr>
        <w:pStyle w:val="Code"/>
      </w:pPr>
      <w:r w:rsidRPr="00EC76D5">
        <w:t xml:space="preserve">    else if (MiddleCode.isAssign(</w:t>
      </w:r>
      <w:r w:rsidR="0038687E">
        <w:t>expression</w:t>
      </w:r>
      <w:r w:rsidRPr="00EC76D5">
        <w:t>.getOperator()) ||</w:t>
      </w:r>
    </w:p>
    <w:p w14:paraId="67B0960F" w14:textId="7AE90AE3" w:rsidR="008C0E8C" w:rsidRPr="00EC76D5" w:rsidRDefault="008C0E8C" w:rsidP="008C0E8C">
      <w:pPr>
        <w:pStyle w:val="Code"/>
      </w:pPr>
      <w:r w:rsidRPr="00EC76D5">
        <w:t xml:space="preserve">             MiddleCode.isIncrement(</w:t>
      </w:r>
      <w:r w:rsidR="0038687E">
        <w:t>expression</w:t>
      </w:r>
      <w:r w:rsidRPr="00EC76D5">
        <w:t>.getOperator()) ||</w:t>
      </w:r>
    </w:p>
    <w:p w14:paraId="7C79AE5D" w14:textId="7AC5ED80" w:rsidR="008C0E8C" w:rsidRPr="00EC76D5" w:rsidRDefault="008C0E8C" w:rsidP="008C0E8C">
      <w:pPr>
        <w:pStyle w:val="Code"/>
      </w:pPr>
      <w:r w:rsidRPr="00EC76D5">
        <w:t xml:space="preserve">             (</w:t>
      </w:r>
      <w:r w:rsidR="0038687E">
        <w:t>expression</w:t>
      </w:r>
      <w:r w:rsidRPr="00EC76D5">
        <w:t>.getOperator() == MiddleOperator.Call) ||</w:t>
      </w:r>
    </w:p>
    <w:p w14:paraId="63231BB8" w14:textId="74CC8FE2" w:rsidR="008C0E8C" w:rsidRPr="00EC76D5" w:rsidRDefault="008C0E8C" w:rsidP="008C0E8C">
      <w:pPr>
        <w:pStyle w:val="Code"/>
      </w:pPr>
      <w:r w:rsidRPr="00EC76D5">
        <w:t xml:space="preserve">             (</w:t>
      </w:r>
      <w:r w:rsidR="0038687E">
        <w:t>expression</w:t>
      </w:r>
      <w:r w:rsidRPr="00EC76D5">
        <w:t>.getOperator() == MiddleOperator.</w:t>
      </w:r>
      <w:r w:rsidR="00B02345">
        <w:t>Dereference</w:t>
      </w:r>
      <w:r w:rsidRPr="00EC76D5">
        <w:t>) ||</w:t>
      </w:r>
    </w:p>
    <w:p w14:paraId="54EB5E73" w14:textId="60C6C965" w:rsidR="008C0E8C" w:rsidRPr="00EC76D5" w:rsidRDefault="008C0E8C" w:rsidP="008C0E8C">
      <w:pPr>
        <w:pStyle w:val="Code"/>
      </w:pPr>
      <w:r w:rsidRPr="00EC76D5">
        <w:t xml:space="preserve">             (</w:t>
      </w:r>
      <w:r w:rsidR="0038687E">
        <w:t>expression</w:t>
      </w:r>
      <w:r w:rsidRPr="00EC76D5">
        <w:t>.getOperator() == MiddleOperator.Arrow) ||</w:t>
      </w:r>
    </w:p>
    <w:p w14:paraId="64933E3D" w14:textId="548249AB" w:rsidR="008C0E8C" w:rsidRPr="00EC76D5" w:rsidRDefault="008C0E8C" w:rsidP="008C0E8C">
      <w:pPr>
        <w:pStyle w:val="Code"/>
      </w:pPr>
      <w:r w:rsidRPr="00EC76D5">
        <w:t xml:space="preserve">             (</w:t>
      </w:r>
      <w:r w:rsidR="0038687E">
        <w:t>expression</w:t>
      </w:r>
      <w:r w:rsidRPr="00EC76D5">
        <w:t>.getOperator() == MiddleOperator.Index) ||</w:t>
      </w:r>
    </w:p>
    <w:p w14:paraId="7FC7898A" w14:textId="2FCD8F7B" w:rsidR="008C0E8C" w:rsidRPr="00EC76D5" w:rsidRDefault="008C0E8C" w:rsidP="008C0E8C">
      <w:pPr>
        <w:pStyle w:val="Code"/>
      </w:pPr>
      <w:r w:rsidRPr="00EC76D5">
        <w:t xml:space="preserve">             (</w:t>
      </w:r>
      <w:r w:rsidR="0038687E">
        <w:t>expression</w:t>
      </w:r>
      <w:r w:rsidRPr="00EC76D5">
        <w:t>.getOperator() == MiddleOperator.GetReturnValue) ||</w:t>
      </w:r>
    </w:p>
    <w:p w14:paraId="24F47C1B" w14:textId="1285DF20" w:rsidR="008C0E8C" w:rsidRPr="00EC76D5" w:rsidRDefault="008C0E8C" w:rsidP="008C0E8C">
      <w:pPr>
        <w:pStyle w:val="Code"/>
      </w:pPr>
      <w:r w:rsidRPr="00EC76D5">
        <w:t xml:space="preserve">             (</w:t>
      </w:r>
      <w:r w:rsidR="0038687E">
        <w:t>expression</w:t>
      </w:r>
      <w:r w:rsidRPr="00EC76D5">
        <w:t>.getOperator() == MiddleOperator.SetReturnValue)) {</w:t>
      </w:r>
    </w:p>
    <w:p w14:paraId="5249CCC8" w14:textId="4EF8C398" w:rsidR="008C0E8C" w:rsidRPr="00EC76D5" w:rsidRDefault="008C0E8C" w:rsidP="008C0E8C">
      <w:pPr>
        <w:pStyle w:val="Code"/>
      </w:pPr>
      <w:r w:rsidRPr="00EC76D5">
        <w:t xml:space="preserve">      return </w:t>
      </w:r>
      <w:r w:rsidR="0038687E">
        <w:t>expression</w:t>
      </w:r>
      <w:r w:rsidRPr="00EC76D5">
        <w:t>;</w:t>
      </w:r>
    </w:p>
    <w:p w14:paraId="7441FE9A" w14:textId="77777777" w:rsidR="008C0E8C" w:rsidRPr="00EC76D5" w:rsidRDefault="008C0E8C" w:rsidP="008C0E8C">
      <w:pPr>
        <w:pStyle w:val="Code"/>
      </w:pPr>
      <w:r w:rsidRPr="00EC76D5">
        <w:lastRenderedPageBreak/>
        <w:t xml:space="preserve">    }</w:t>
      </w:r>
    </w:p>
    <w:p w14:paraId="22D15401" w14:textId="68315D7B" w:rsidR="008C0E8C" w:rsidRPr="00EC76D5" w:rsidRDefault="008C0E8C" w:rsidP="008C0E8C">
      <w:pPr>
        <w:pStyle w:val="Code"/>
      </w:pPr>
      <w:r w:rsidRPr="00EC76D5">
        <w:t xml:space="preserve">    else if (MiddleCode.isUnary(</w:t>
      </w:r>
      <w:r w:rsidR="0038687E">
        <w:t>expression</w:t>
      </w:r>
      <w:r w:rsidRPr="00EC76D5">
        <w:t>.getOperator())) {</w:t>
      </w:r>
    </w:p>
    <w:p w14:paraId="53908028" w14:textId="3F707E24" w:rsidR="008C0E8C" w:rsidRPr="00EC76D5" w:rsidRDefault="008C0E8C" w:rsidP="008C0E8C">
      <w:pPr>
        <w:pStyle w:val="Code"/>
      </w:pPr>
      <w:r w:rsidRPr="00EC76D5">
        <w:t xml:space="preserve">      SyntaxTree sub</w:t>
      </w:r>
      <w:r w:rsidR="0038687E">
        <w:t xml:space="preserve">Expression </w:t>
      </w:r>
      <w:r w:rsidRPr="00EC76D5">
        <w:t>= clearExpression(</w:t>
      </w:r>
      <w:r w:rsidR="0038687E">
        <w:t>expression</w:t>
      </w:r>
      <w:r w:rsidRPr="00EC76D5">
        <w:t>.getChild(0));</w:t>
      </w:r>
    </w:p>
    <w:p w14:paraId="6991578B" w14:textId="163B968E" w:rsidR="008C0E8C" w:rsidRPr="00EC76D5" w:rsidRDefault="008C0E8C" w:rsidP="008C0E8C">
      <w:pPr>
        <w:pStyle w:val="Code"/>
      </w:pPr>
      <w:r w:rsidRPr="00EC76D5">
        <w:t xml:space="preserve">      return hasSideEffect(sub</w:t>
      </w:r>
      <w:r w:rsidR="0038687E">
        <w:t>Expression)</w:t>
      </w:r>
      <w:r w:rsidRPr="00EC76D5">
        <w:t xml:space="preserve"> ? sub</w:t>
      </w:r>
      <w:r w:rsidR="0038687E">
        <w:t xml:space="preserve">Expression </w:t>
      </w:r>
      <w:r w:rsidRPr="00EC76D5">
        <w:t>: null;</w:t>
      </w:r>
    </w:p>
    <w:p w14:paraId="07D8679C" w14:textId="77777777" w:rsidR="008C0E8C" w:rsidRPr="00EC76D5" w:rsidRDefault="008C0E8C" w:rsidP="008C0E8C">
      <w:pPr>
        <w:pStyle w:val="Code"/>
      </w:pPr>
      <w:r w:rsidRPr="00EC76D5">
        <w:t xml:space="preserve">    }</w:t>
      </w:r>
    </w:p>
    <w:p w14:paraId="140B85AB" w14:textId="067FA47A" w:rsidR="008C0E8C" w:rsidRPr="00EC76D5" w:rsidRDefault="008C0E8C" w:rsidP="008C0E8C">
      <w:pPr>
        <w:pStyle w:val="Code"/>
      </w:pPr>
      <w:r w:rsidRPr="00EC76D5">
        <w:t xml:space="preserve">    else if (MiddleCode.isBinary(</w:t>
      </w:r>
      <w:r w:rsidR="0038687E">
        <w:t>expression</w:t>
      </w:r>
      <w:r w:rsidRPr="00EC76D5">
        <w:t>.getOperator()) &amp;&amp;</w:t>
      </w:r>
    </w:p>
    <w:p w14:paraId="1913BB3A" w14:textId="3E8D72B7" w:rsidR="008C0E8C" w:rsidRPr="00EC76D5" w:rsidRDefault="008C0E8C" w:rsidP="008C0E8C">
      <w:pPr>
        <w:pStyle w:val="Code"/>
      </w:pPr>
      <w:r w:rsidRPr="00EC76D5">
        <w:t xml:space="preserve">             !MiddleCode.isAssign(</w:t>
      </w:r>
      <w:r w:rsidR="0038687E">
        <w:t>expression</w:t>
      </w:r>
      <w:r w:rsidRPr="00EC76D5">
        <w:t>.getOperator())) {</w:t>
      </w:r>
    </w:p>
    <w:p w14:paraId="25026C33" w14:textId="0C70BECA" w:rsidR="008C0E8C" w:rsidRPr="00EC76D5" w:rsidRDefault="008C0E8C" w:rsidP="008C0E8C">
      <w:pPr>
        <w:pStyle w:val="Code"/>
      </w:pPr>
      <w:r w:rsidRPr="00EC76D5">
        <w:t xml:space="preserve">      SyntaxTree left</w:t>
      </w:r>
      <w:r w:rsidR="0038687E">
        <w:t xml:space="preserve">Expression </w:t>
      </w:r>
      <w:r w:rsidRPr="00EC76D5">
        <w:t>= clearExpression(</w:t>
      </w:r>
      <w:r w:rsidR="0038687E">
        <w:t>expression</w:t>
      </w:r>
      <w:r w:rsidRPr="00EC76D5">
        <w:t>.getChild(0)),</w:t>
      </w:r>
    </w:p>
    <w:p w14:paraId="68FDA8FB" w14:textId="200B7113" w:rsidR="008C0E8C" w:rsidRPr="00EC76D5" w:rsidRDefault="008C0E8C" w:rsidP="008C0E8C">
      <w:pPr>
        <w:pStyle w:val="Code"/>
      </w:pPr>
      <w:r w:rsidRPr="00EC76D5">
        <w:t xml:space="preserve">                 right</w:t>
      </w:r>
      <w:r w:rsidR="0038687E">
        <w:t xml:space="preserve">Expression </w:t>
      </w:r>
      <w:r w:rsidRPr="00EC76D5">
        <w:t>= clearExpression(</w:t>
      </w:r>
      <w:r w:rsidR="0038687E">
        <w:t>expression</w:t>
      </w:r>
      <w:r w:rsidRPr="00EC76D5">
        <w:t>.getChild(1));</w:t>
      </w:r>
    </w:p>
    <w:p w14:paraId="664897D2" w14:textId="5E416BB5" w:rsidR="008C0E8C" w:rsidRPr="00EC76D5" w:rsidRDefault="008C0E8C" w:rsidP="008C0E8C">
      <w:pPr>
        <w:pStyle w:val="Code"/>
      </w:pPr>
      <w:r w:rsidRPr="00EC76D5">
        <w:t xml:space="preserve">      boolean leftSideEffect = hasSideEffect(left</w:t>
      </w:r>
      <w:r w:rsidR="0038687E">
        <w:t>Expression)</w:t>
      </w:r>
      <w:r w:rsidRPr="00EC76D5">
        <w:t>,</w:t>
      </w:r>
    </w:p>
    <w:p w14:paraId="09F5500C" w14:textId="0BF4FA22" w:rsidR="008C0E8C" w:rsidRPr="00EC76D5" w:rsidRDefault="008C0E8C" w:rsidP="008C0E8C">
      <w:pPr>
        <w:pStyle w:val="Code"/>
      </w:pPr>
      <w:r w:rsidRPr="00EC76D5">
        <w:t xml:space="preserve">              rightSideEffect = hasSideEffect(right</w:t>
      </w:r>
      <w:r w:rsidR="0038687E">
        <w:t>Expression)</w:t>
      </w:r>
      <w:r w:rsidRPr="00EC76D5">
        <w:t>;</w:t>
      </w:r>
    </w:p>
    <w:p w14:paraId="230CA065" w14:textId="77777777" w:rsidR="008C0E8C" w:rsidRPr="00EC76D5" w:rsidRDefault="008C0E8C" w:rsidP="008C0E8C">
      <w:pPr>
        <w:pStyle w:val="Code"/>
      </w:pPr>
    </w:p>
    <w:p w14:paraId="367219D5" w14:textId="77777777" w:rsidR="008C0E8C" w:rsidRPr="00EC76D5" w:rsidRDefault="008C0E8C" w:rsidP="008C0E8C">
      <w:pPr>
        <w:pStyle w:val="Code"/>
      </w:pPr>
      <w:r w:rsidRPr="00EC76D5">
        <w:t xml:space="preserve">      if (leftSideEffect &amp;&amp; rightSideEffect) {</w:t>
      </w:r>
    </w:p>
    <w:p w14:paraId="5255E3BC" w14:textId="77777777" w:rsidR="008C0E8C" w:rsidRPr="00EC76D5" w:rsidRDefault="008C0E8C" w:rsidP="008C0E8C">
      <w:pPr>
        <w:pStyle w:val="Code"/>
      </w:pPr>
      <w:r w:rsidRPr="00EC76D5">
        <w:t xml:space="preserve">        return SyntaxTreeGenerator.generateBinaryTree</w:t>
      </w:r>
    </w:p>
    <w:p w14:paraId="440E7797" w14:textId="5B285A41" w:rsidR="008C0E8C" w:rsidRPr="00EC76D5" w:rsidRDefault="008C0E8C" w:rsidP="008C0E8C">
      <w:pPr>
        <w:pStyle w:val="Code"/>
      </w:pPr>
      <w:r w:rsidRPr="00EC76D5">
        <w:t xml:space="preserve">                (MiddleOperator.Sequence, Type.VoidType, leftExpr, right</w:t>
      </w:r>
      <w:r w:rsidR="0038687E">
        <w:t>Expression)</w:t>
      </w:r>
      <w:r w:rsidRPr="00EC76D5">
        <w:t>;</w:t>
      </w:r>
    </w:p>
    <w:p w14:paraId="7A0EC2F4" w14:textId="77777777" w:rsidR="008C0E8C" w:rsidRPr="00EC76D5" w:rsidRDefault="008C0E8C" w:rsidP="008C0E8C">
      <w:pPr>
        <w:pStyle w:val="Code"/>
      </w:pPr>
      <w:r w:rsidRPr="00EC76D5">
        <w:t xml:space="preserve">      }</w:t>
      </w:r>
    </w:p>
    <w:p w14:paraId="235A0873" w14:textId="77777777" w:rsidR="008C0E8C" w:rsidRPr="00EC76D5" w:rsidRDefault="008C0E8C" w:rsidP="008C0E8C">
      <w:pPr>
        <w:pStyle w:val="Code"/>
      </w:pPr>
      <w:r w:rsidRPr="00EC76D5">
        <w:t xml:space="preserve">      else if (leftSideEffect) {</w:t>
      </w:r>
    </w:p>
    <w:p w14:paraId="5002D65A" w14:textId="359D9FE7" w:rsidR="008C0E8C" w:rsidRPr="00EC76D5" w:rsidRDefault="008C0E8C" w:rsidP="008C0E8C">
      <w:pPr>
        <w:pStyle w:val="Code"/>
      </w:pPr>
      <w:r w:rsidRPr="00EC76D5">
        <w:t xml:space="preserve">        return left</w:t>
      </w:r>
      <w:r w:rsidR="0038687E">
        <w:t>Expression;</w:t>
      </w:r>
    </w:p>
    <w:p w14:paraId="17E62BD7" w14:textId="77777777" w:rsidR="008C0E8C" w:rsidRPr="00EC76D5" w:rsidRDefault="008C0E8C" w:rsidP="008C0E8C">
      <w:pPr>
        <w:pStyle w:val="Code"/>
      </w:pPr>
      <w:r w:rsidRPr="00EC76D5">
        <w:t xml:space="preserve">      }</w:t>
      </w:r>
    </w:p>
    <w:p w14:paraId="742C9538" w14:textId="77777777" w:rsidR="008C0E8C" w:rsidRPr="00EC76D5" w:rsidRDefault="008C0E8C" w:rsidP="008C0E8C">
      <w:pPr>
        <w:pStyle w:val="Code"/>
      </w:pPr>
      <w:r w:rsidRPr="00EC76D5">
        <w:t xml:space="preserve">      else if (rightSideEffect) {</w:t>
      </w:r>
    </w:p>
    <w:p w14:paraId="6D65756F" w14:textId="1D9908C6" w:rsidR="008C0E8C" w:rsidRPr="00EC76D5" w:rsidRDefault="008C0E8C" w:rsidP="008C0E8C">
      <w:pPr>
        <w:pStyle w:val="Code"/>
      </w:pPr>
      <w:r w:rsidRPr="00EC76D5">
        <w:t xml:space="preserve">        return right</w:t>
      </w:r>
      <w:r w:rsidR="0038687E">
        <w:t>Expression;</w:t>
      </w:r>
    </w:p>
    <w:p w14:paraId="68571956" w14:textId="77777777" w:rsidR="008C0E8C" w:rsidRPr="00EC76D5" w:rsidRDefault="008C0E8C" w:rsidP="008C0E8C">
      <w:pPr>
        <w:pStyle w:val="Code"/>
      </w:pPr>
      <w:r w:rsidRPr="00EC76D5">
        <w:t xml:space="preserve">      }</w:t>
      </w:r>
    </w:p>
    <w:p w14:paraId="7073D560" w14:textId="77777777" w:rsidR="008C0E8C" w:rsidRPr="00EC76D5" w:rsidRDefault="008C0E8C" w:rsidP="008C0E8C">
      <w:pPr>
        <w:pStyle w:val="Code"/>
      </w:pPr>
      <w:r w:rsidRPr="00EC76D5">
        <w:t xml:space="preserve">      else {</w:t>
      </w:r>
    </w:p>
    <w:p w14:paraId="26CDBB9D" w14:textId="77777777" w:rsidR="008C0E8C" w:rsidRPr="00EC76D5" w:rsidRDefault="008C0E8C" w:rsidP="008C0E8C">
      <w:pPr>
        <w:pStyle w:val="Code"/>
      </w:pPr>
      <w:r w:rsidRPr="00EC76D5">
        <w:t xml:space="preserve">        return null;</w:t>
      </w:r>
    </w:p>
    <w:p w14:paraId="3DA333B4" w14:textId="77777777" w:rsidR="008C0E8C" w:rsidRPr="00EC76D5" w:rsidRDefault="008C0E8C" w:rsidP="008C0E8C">
      <w:pPr>
        <w:pStyle w:val="Code"/>
      </w:pPr>
      <w:r w:rsidRPr="00EC76D5">
        <w:t xml:space="preserve">      }</w:t>
      </w:r>
    </w:p>
    <w:p w14:paraId="390346AD" w14:textId="77777777" w:rsidR="008C0E8C" w:rsidRPr="00EC76D5" w:rsidRDefault="008C0E8C" w:rsidP="008C0E8C">
      <w:pPr>
        <w:pStyle w:val="Code"/>
      </w:pPr>
      <w:r w:rsidRPr="00EC76D5">
        <w:t xml:space="preserve">    }</w:t>
      </w:r>
    </w:p>
    <w:p w14:paraId="4DBB1CDC" w14:textId="2C9B05C0" w:rsidR="008C0E8C" w:rsidRPr="00EC76D5" w:rsidRDefault="008C0E8C" w:rsidP="008C0E8C">
      <w:pPr>
        <w:pStyle w:val="Code"/>
      </w:pPr>
      <w:r w:rsidRPr="00EC76D5">
        <w:t xml:space="preserve">    else if (</w:t>
      </w:r>
      <w:r w:rsidR="0038687E">
        <w:t>expression</w:t>
      </w:r>
      <w:r w:rsidRPr="00EC76D5">
        <w:t>.getOperator() == MiddleOperator.Conditional) {</w:t>
      </w:r>
    </w:p>
    <w:p w14:paraId="1E4EFEBD" w14:textId="5A162498" w:rsidR="008C0E8C" w:rsidRPr="00EC76D5" w:rsidRDefault="008C0E8C" w:rsidP="008C0E8C">
      <w:pPr>
        <w:pStyle w:val="Code"/>
      </w:pPr>
      <w:r w:rsidRPr="00EC76D5">
        <w:t xml:space="preserve">      SyntaxTree test</w:t>
      </w:r>
      <w:r w:rsidR="0038687E">
        <w:t xml:space="preserve">Expression </w:t>
      </w:r>
      <w:r w:rsidRPr="00EC76D5">
        <w:t>= clearExpression(</w:t>
      </w:r>
      <w:r w:rsidR="0038687E">
        <w:t>expression</w:t>
      </w:r>
      <w:r w:rsidRPr="00EC76D5">
        <w:t>.getChild(0)),</w:t>
      </w:r>
    </w:p>
    <w:p w14:paraId="578F51D4" w14:textId="34ED634E" w:rsidR="008C0E8C" w:rsidRPr="00EC76D5" w:rsidRDefault="008C0E8C" w:rsidP="008C0E8C">
      <w:pPr>
        <w:pStyle w:val="Code"/>
      </w:pPr>
      <w:r w:rsidRPr="00EC76D5">
        <w:t xml:space="preserve">                 true</w:t>
      </w:r>
      <w:r w:rsidR="0038687E">
        <w:t xml:space="preserve">Expression </w:t>
      </w:r>
      <w:r w:rsidRPr="00EC76D5">
        <w:t>= clearExpression(</w:t>
      </w:r>
      <w:r w:rsidR="0038687E">
        <w:t>expression</w:t>
      </w:r>
      <w:r w:rsidRPr="00EC76D5">
        <w:t>.getChild(1)),</w:t>
      </w:r>
    </w:p>
    <w:p w14:paraId="3043228F" w14:textId="4588E64B" w:rsidR="008C0E8C" w:rsidRPr="00EC76D5" w:rsidRDefault="008C0E8C" w:rsidP="008C0E8C">
      <w:pPr>
        <w:pStyle w:val="Code"/>
      </w:pPr>
      <w:r w:rsidRPr="00EC76D5">
        <w:t xml:space="preserve">                 false</w:t>
      </w:r>
      <w:r w:rsidR="0038687E">
        <w:t xml:space="preserve">Expression </w:t>
      </w:r>
      <w:r w:rsidRPr="00EC76D5">
        <w:t>= clearExpression(</w:t>
      </w:r>
      <w:r w:rsidR="0038687E">
        <w:t>expression</w:t>
      </w:r>
      <w:r w:rsidRPr="00EC76D5">
        <w:t>.getChild(2));</w:t>
      </w:r>
    </w:p>
    <w:p w14:paraId="1A919B0C" w14:textId="77777777" w:rsidR="008C0E8C" w:rsidRPr="00EC76D5" w:rsidRDefault="008C0E8C" w:rsidP="008C0E8C">
      <w:pPr>
        <w:pStyle w:val="Code"/>
      </w:pPr>
    </w:p>
    <w:p w14:paraId="5EF5DFB1" w14:textId="529B1942" w:rsidR="008C0E8C" w:rsidRPr="00EC76D5" w:rsidRDefault="008C0E8C" w:rsidP="008C0E8C">
      <w:pPr>
        <w:pStyle w:val="Code"/>
      </w:pPr>
      <w:r w:rsidRPr="00EC76D5">
        <w:t xml:space="preserve">      boolean testSideEffect = hasSideEffect(test</w:t>
      </w:r>
      <w:r w:rsidR="0038687E">
        <w:t>Expression)</w:t>
      </w:r>
      <w:r w:rsidRPr="00EC76D5">
        <w:t>,</w:t>
      </w:r>
    </w:p>
    <w:p w14:paraId="19937C52" w14:textId="5570BC57" w:rsidR="008C0E8C" w:rsidRPr="00EC76D5" w:rsidRDefault="008C0E8C" w:rsidP="008C0E8C">
      <w:pPr>
        <w:pStyle w:val="Code"/>
      </w:pPr>
      <w:r w:rsidRPr="00EC76D5">
        <w:t xml:space="preserve">              trueSideEffect = hasSideEffect(true</w:t>
      </w:r>
      <w:r w:rsidR="0038687E">
        <w:t>Expression)</w:t>
      </w:r>
      <w:r w:rsidRPr="00EC76D5">
        <w:t>,</w:t>
      </w:r>
    </w:p>
    <w:p w14:paraId="4A15024C" w14:textId="60DFEA91" w:rsidR="008C0E8C" w:rsidRPr="00EC76D5" w:rsidRDefault="008C0E8C" w:rsidP="008C0E8C">
      <w:pPr>
        <w:pStyle w:val="Code"/>
      </w:pPr>
      <w:r w:rsidRPr="00EC76D5">
        <w:t xml:space="preserve">              falseSideEffect = hasSideEffect(false</w:t>
      </w:r>
      <w:r w:rsidR="0038687E">
        <w:t>Expression)</w:t>
      </w:r>
      <w:r w:rsidRPr="00EC76D5">
        <w:t>;</w:t>
      </w:r>
    </w:p>
    <w:p w14:paraId="2305F368" w14:textId="77777777" w:rsidR="008C0E8C" w:rsidRPr="00EC76D5" w:rsidRDefault="008C0E8C" w:rsidP="008C0E8C">
      <w:pPr>
        <w:pStyle w:val="Code"/>
      </w:pPr>
    </w:p>
    <w:p w14:paraId="36578F6F" w14:textId="77777777" w:rsidR="008C0E8C" w:rsidRPr="00EC76D5" w:rsidRDefault="008C0E8C" w:rsidP="008C0E8C">
      <w:pPr>
        <w:pStyle w:val="Code"/>
      </w:pPr>
      <w:r w:rsidRPr="00EC76D5">
        <w:t xml:space="preserve">      // f(x) ? 1 : 2;      f(x) ? _ : _</w:t>
      </w:r>
    </w:p>
    <w:p w14:paraId="58266712" w14:textId="77777777" w:rsidR="008C0E8C" w:rsidRPr="00EC76D5" w:rsidRDefault="008C0E8C" w:rsidP="008C0E8C">
      <w:pPr>
        <w:pStyle w:val="Code"/>
      </w:pPr>
      <w:r w:rsidRPr="00EC76D5">
        <w:t xml:space="preserve">      // f(x) ? 1 : h(x)    f(x) ? _ : h(x)</w:t>
      </w:r>
    </w:p>
    <w:p w14:paraId="544CFDE5" w14:textId="77777777" w:rsidR="008C0E8C" w:rsidRPr="00EC76D5" w:rsidRDefault="008C0E8C" w:rsidP="008C0E8C">
      <w:pPr>
        <w:pStyle w:val="Code"/>
      </w:pPr>
      <w:r w:rsidRPr="00EC76D5">
        <w:t xml:space="preserve">      // f(x) ? g(x) : 2    f(x) ? g(x) : _</w:t>
      </w:r>
    </w:p>
    <w:p w14:paraId="28B52AA9" w14:textId="77777777" w:rsidR="008C0E8C" w:rsidRPr="00EC76D5" w:rsidRDefault="008C0E8C" w:rsidP="008C0E8C">
      <w:pPr>
        <w:pStyle w:val="Code"/>
      </w:pPr>
      <w:r w:rsidRPr="00EC76D5">
        <w:t xml:space="preserve">      // f(x) ? g(x) : h(x) f(x) ? g(x) : h(x)</w:t>
      </w:r>
    </w:p>
    <w:p w14:paraId="49326185" w14:textId="77777777" w:rsidR="008C0E8C" w:rsidRPr="00EC76D5" w:rsidRDefault="008C0E8C" w:rsidP="008C0E8C">
      <w:pPr>
        <w:pStyle w:val="Code"/>
      </w:pPr>
    </w:p>
    <w:p w14:paraId="2CD41A23" w14:textId="77777777" w:rsidR="008C0E8C" w:rsidRPr="00EC76D5" w:rsidRDefault="008C0E8C" w:rsidP="008C0E8C">
      <w:pPr>
        <w:pStyle w:val="Code"/>
      </w:pPr>
      <w:r w:rsidRPr="00EC76D5">
        <w:t xml:space="preserve">      // x ? 1 : 2;         _</w:t>
      </w:r>
    </w:p>
    <w:p w14:paraId="5FFB7CFD" w14:textId="77777777" w:rsidR="008C0E8C" w:rsidRPr="00EC76D5" w:rsidRDefault="008C0E8C" w:rsidP="008C0E8C">
      <w:pPr>
        <w:pStyle w:val="Code"/>
      </w:pPr>
      <w:r w:rsidRPr="00EC76D5">
        <w:t xml:space="preserve">      // x ? 1 : h(x)       x ? _ : h(x)</w:t>
      </w:r>
    </w:p>
    <w:p w14:paraId="4DF6F2AA" w14:textId="77777777" w:rsidR="008C0E8C" w:rsidRPr="00EC76D5" w:rsidRDefault="008C0E8C" w:rsidP="008C0E8C">
      <w:pPr>
        <w:pStyle w:val="Code"/>
      </w:pPr>
      <w:r w:rsidRPr="00EC76D5">
        <w:t xml:space="preserve">      // x ? g(x) : 2       x ? g(x) : _</w:t>
      </w:r>
    </w:p>
    <w:p w14:paraId="15C84E29" w14:textId="77777777" w:rsidR="008C0E8C" w:rsidRPr="00EC76D5" w:rsidRDefault="008C0E8C" w:rsidP="008C0E8C">
      <w:pPr>
        <w:pStyle w:val="Code"/>
      </w:pPr>
      <w:r w:rsidRPr="00EC76D5">
        <w:t xml:space="preserve">      // x ? g(x) : h(x)    x ? g(x) : h(x)</w:t>
      </w:r>
    </w:p>
    <w:p w14:paraId="406B2BAC" w14:textId="77777777" w:rsidR="008C0E8C" w:rsidRPr="00EC76D5" w:rsidRDefault="008C0E8C" w:rsidP="008C0E8C">
      <w:pPr>
        <w:pStyle w:val="Code"/>
      </w:pPr>
      <w:r w:rsidRPr="00EC76D5">
        <w:t xml:space="preserve">      </w:t>
      </w:r>
    </w:p>
    <w:p w14:paraId="6A7748D6" w14:textId="77777777" w:rsidR="008C0E8C" w:rsidRPr="00EC76D5" w:rsidRDefault="008C0E8C" w:rsidP="008C0E8C">
      <w:pPr>
        <w:pStyle w:val="Code"/>
      </w:pPr>
      <w:r w:rsidRPr="00EC76D5">
        <w:t xml:space="preserve">      if (testSideEffect || trueSideEffect || falseSideEffect) {</w:t>
      </w:r>
    </w:p>
    <w:p w14:paraId="7D323465" w14:textId="77777777" w:rsidR="008C0E8C" w:rsidRPr="00EC76D5" w:rsidRDefault="008C0E8C" w:rsidP="008C0E8C">
      <w:pPr>
        <w:pStyle w:val="Code"/>
      </w:pPr>
      <w:r w:rsidRPr="00EC76D5">
        <w:t xml:space="preserve">        SyntaxTree resultTree =</w:t>
      </w:r>
    </w:p>
    <w:p w14:paraId="0A111429" w14:textId="4CD53406" w:rsidR="008C0E8C" w:rsidRPr="00EC76D5" w:rsidRDefault="008C0E8C" w:rsidP="008C0E8C">
      <w:pPr>
        <w:pStyle w:val="Code"/>
      </w:pPr>
      <w:r w:rsidRPr="00EC76D5">
        <w:t xml:space="preserve">          new SyntaxTree(MiddleOperator.Conditional, </w:t>
      </w:r>
      <w:r w:rsidR="0038687E">
        <w:t>expression</w:t>
      </w:r>
      <w:r w:rsidRPr="00EC76D5">
        <w:t>.getType());</w:t>
      </w:r>
    </w:p>
    <w:p w14:paraId="4C3F19F9" w14:textId="0EC8D129" w:rsidR="008C0E8C" w:rsidRPr="00EC76D5" w:rsidRDefault="008C0E8C" w:rsidP="008C0E8C">
      <w:pPr>
        <w:pStyle w:val="Code"/>
      </w:pPr>
      <w:r w:rsidRPr="00EC76D5">
        <w:t xml:space="preserve">        resultTree.setChild(0, test</w:t>
      </w:r>
      <w:r w:rsidR="0038687E">
        <w:t>Expression)</w:t>
      </w:r>
      <w:r w:rsidRPr="00EC76D5">
        <w:t>;</w:t>
      </w:r>
    </w:p>
    <w:p w14:paraId="2BD43E53" w14:textId="0E53627A" w:rsidR="008C0E8C" w:rsidRPr="00EC76D5" w:rsidRDefault="008C0E8C" w:rsidP="008C0E8C">
      <w:pPr>
        <w:pStyle w:val="Code"/>
      </w:pPr>
      <w:r w:rsidRPr="00EC76D5">
        <w:t xml:space="preserve">        resultTree.setChild(1, trueSideEffect ? true</w:t>
      </w:r>
      <w:r w:rsidR="0038687E">
        <w:t xml:space="preserve">Expression </w:t>
      </w:r>
      <w:r w:rsidRPr="00EC76D5">
        <w:t>: null);</w:t>
      </w:r>
    </w:p>
    <w:p w14:paraId="0867B9F7" w14:textId="7B2D2887" w:rsidR="008C0E8C" w:rsidRPr="00EC76D5" w:rsidRDefault="008C0E8C" w:rsidP="008C0E8C">
      <w:pPr>
        <w:pStyle w:val="Code"/>
      </w:pPr>
      <w:r w:rsidRPr="00EC76D5">
        <w:t xml:space="preserve">        resultTree.setChild(2, falseSideEffect ? false</w:t>
      </w:r>
      <w:r w:rsidR="0038687E">
        <w:t xml:space="preserve">Expression </w:t>
      </w:r>
      <w:r w:rsidRPr="00EC76D5">
        <w:t>: null);</w:t>
      </w:r>
    </w:p>
    <w:p w14:paraId="0E55FAF8" w14:textId="77777777" w:rsidR="008C0E8C" w:rsidRPr="00EC76D5" w:rsidRDefault="008C0E8C" w:rsidP="008C0E8C">
      <w:pPr>
        <w:pStyle w:val="Code"/>
      </w:pPr>
      <w:r w:rsidRPr="00EC76D5">
        <w:t xml:space="preserve">        return resultTree;</w:t>
      </w:r>
    </w:p>
    <w:p w14:paraId="1389C574" w14:textId="77777777" w:rsidR="008C0E8C" w:rsidRPr="00EC76D5" w:rsidRDefault="008C0E8C" w:rsidP="008C0E8C">
      <w:pPr>
        <w:pStyle w:val="Code"/>
      </w:pPr>
      <w:r w:rsidRPr="00EC76D5">
        <w:t xml:space="preserve">      }</w:t>
      </w:r>
    </w:p>
    <w:p w14:paraId="27689FF3" w14:textId="77777777" w:rsidR="008C0E8C" w:rsidRPr="00EC76D5" w:rsidRDefault="008C0E8C" w:rsidP="008C0E8C">
      <w:pPr>
        <w:pStyle w:val="Code"/>
      </w:pPr>
      <w:r w:rsidRPr="00EC76D5">
        <w:t xml:space="preserve">      else {</w:t>
      </w:r>
    </w:p>
    <w:p w14:paraId="73CCF894" w14:textId="77777777" w:rsidR="008C0E8C" w:rsidRPr="00EC76D5" w:rsidRDefault="008C0E8C" w:rsidP="008C0E8C">
      <w:pPr>
        <w:pStyle w:val="Code"/>
      </w:pPr>
      <w:r w:rsidRPr="00EC76D5">
        <w:t xml:space="preserve">        return null;</w:t>
      </w:r>
    </w:p>
    <w:p w14:paraId="196934AA" w14:textId="77777777" w:rsidR="008C0E8C" w:rsidRPr="00EC76D5" w:rsidRDefault="008C0E8C" w:rsidP="008C0E8C">
      <w:pPr>
        <w:pStyle w:val="Code"/>
      </w:pPr>
      <w:r w:rsidRPr="00EC76D5">
        <w:t xml:space="preserve">      }</w:t>
      </w:r>
    </w:p>
    <w:p w14:paraId="74160AA3" w14:textId="77777777" w:rsidR="008C0E8C" w:rsidRPr="00EC76D5" w:rsidRDefault="008C0E8C" w:rsidP="008C0E8C">
      <w:pPr>
        <w:pStyle w:val="Code"/>
      </w:pPr>
      <w:r w:rsidRPr="00EC76D5">
        <w:lastRenderedPageBreak/>
        <w:t xml:space="preserve">    }</w:t>
      </w:r>
    </w:p>
    <w:p w14:paraId="0CA307DA" w14:textId="77777777" w:rsidR="008C0E8C" w:rsidRPr="00EC76D5" w:rsidRDefault="008C0E8C" w:rsidP="008C0E8C">
      <w:pPr>
        <w:pStyle w:val="Code"/>
      </w:pPr>
      <w:r w:rsidRPr="00EC76D5">
        <w:t xml:space="preserve">    else {</w:t>
      </w:r>
    </w:p>
    <w:p w14:paraId="6570FAC1" w14:textId="7F872ECC" w:rsidR="008C0E8C" w:rsidRPr="00EC76D5" w:rsidRDefault="008C0E8C" w:rsidP="008C0E8C">
      <w:pPr>
        <w:pStyle w:val="Code"/>
      </w:pPr>
      <w:r w:rsidRPr="00EC76D5">
        <w:t xml:space="preserve">      return </w:t>
      </w:r>
      <w:r w:rsidR="0038687E">
        <w:t>expression</w:t>
      </w:r>
      <w:r w:rsidRPr="00EC76D5">
        <w:t>;</w:t>
      </w:r>
    </w:p>
    <w:p w14:paraId="3A509FAC" w14:textId="77777777" w:rsidR="008C0E8C" w:rsidRPr="00EC76D5" w:rsidRDefault="008C0E8C" w:rsidP="008C0E8C">
      <w:pPr>
        <w:pStyle w:val="Code"/>
      </w:pPr>
      <w:r w:rsidRPr="00EC76D5">
        <w:t xml:space="preserve">    }</w:t>
      </w:r>
    </w:p>
    <w:p w14:paraId="420A4FFE" w14:textId="77777777" w:rsidR="008C0E8C" w:rsidRPr="00EC76D5" w:rsidRDefault="008C0E8C" w:rsidP="008C0E8C">
      <w:pPr>
        <w:pStyle w:val="Code"/>
      </w:pPr>
    </w:p>
    <w:p w14:paraId="20AB9A31" w14:textId="77777777" w:rsidR="008C0E8C" w:rsidRPr="00EC76D5" w:rsidRDefault="008C0E8C" w:rsidP="008C0E8C">
      <w:pPr>
        <w:pStyle w:val="Code"/>
      </w:pPr>
      <w:r w:rsidRPr="00EC76D5">
        <w:t xml:space="preserve">      // x ? f(yx) : g(z);</w:t>
      </w:r>
    </w:p>
    <w:p w14:paraId="7247183F" w14:textId="77777777" w:rsidR="008C0E8C" w:rsidRPr="00EC76D5" w:rsidRDefault="008C0E8C" w:rsidP="008C0E8C">
      <w:pPr>
        <w:pStyle w:val="Code"/>
      </w:pPr>
      <w:r w:rsidRPr="00EC76D5">
        <w:t xml:space="preserve">      // x ? f(y) : z;    =&gt; x ? f(y) : null</w:t>
      </w:r>
    </w:p>
    <w:p w14:paraId="2C7A2FE9" w14:textId="77777777" w:rsidR="008C0E8C" w:rsidRPr="00EC76D5" w:rsidRDefault="008C0E8C" w:rsidP="008C0E8C">
      <w:pPr>
        <w:pStyle w:val="Code"/>
      </w:pPr>
      <w:r w:rsidRPr="00EC76D5">
        <w:t xml:space="preserve">      // x ? y : g(z);    =&gt; x ? null : g(z)</w:t>
      </w:r>
    </w:p>
    <w:p w14:paraId="668CBD68" w14:textId="77777777" w:rsidR="008C0E8C" w:rsidRPr="00EC76D5" w:rsidRDefault="008C0E8C" w:rsidP="008C0E8C">
      <w:pPr>
        <w:pStyle w:val="Code"/>
      </w:pPr>
      <w:r w:rsidRPr="00EC76D5">
        <w:t xml:space="preserve">      // f(x) ? y : z;    =&gt; f(x)</w:t>
      </w:r>
    </w:p>
    <w:p w14:paraId="404B2EB9" w14:textId="77777777" w:rsidR="008C0E8C" w:rsidRPr="00EC76D5" w:rsidRDefault="008C0E8C" w:rsidP="008C0E8C">
      <w:pPr>
        <w:pStyle w:val="Code"/>
      </w:pPr>
      <w:r w:rsidRPr="00EC76D5">
        <w:t xml:space="preserve">      // x ? y : z;       =&gt; null</w:t>
      </w:r>
    </w:p>
    <w:p w14:paraId="1F4C5749" w14:textId="77777777" w:rsidR="008C0E8C" w:rsidRPr="00EC76D5" w:rsidRDefault="008C0E8C" w:rsidP="008C0E8C">
      <w:pPr>
        <w:pStyle w:val="Code"/>
      </w:pPr>
    </w:p>
    <w:p w14:paraId="4EBD4A75" w14:textId="77777777" w:rsidR="008C0E8C" w:rsidRPr="00EC76D5" w:rsidRDefault="008C0E8C" w:rsidP="008C0E8C">
      <w:pPr>
        <w:pStyle w:val="Code"/>
      </w:pPr>
      <w:r w:rsidRPr="00EC76D5">
        <w:t xml:space="preserve">      // (a + b) ? (c + d) : (e + f);</w:t>
      </w:r>
    </w:p>
    <w:p w14:paraId="4EDE5A85" w14:textId="77777777" w:rsidR="008C0E8C" w:rsidRPr="00EC76D5" w:rsidRDefault="008C0E8C" w:rsidP="008C0E8C">
      <w:pPr>
        <w:pStyle w:val="Code"/>
      </w:pPr>
      <w:r w:rsidRPr="00EC76D5">
        <w:t xml:space="preserve">      // f(x) ? (c + d) : (e + f);</w:t>
      </w:r>
    </w:p>
    <w:p w14:paraId="43438F5C" w14:textId="77777777" w:rsidR="008C0E8C" w:rsidRPr="00EC76D5" w:rsidRDefault="008C0E8C" w:rsidP="008C0E8C">
      <w:pPr>
        <w:pStyle w:val="Code"/>
      </w:pPr>
      <w:r w:rsidRPr="00EC76D5">
        <w:t xml:space="preserve">  }</w:t>
      </w:r>
    </w:p>
    <w:p w14:paraId="11DF9D9B" w14:textId="77777777" w:rsidR="008C0E8C" w:rsidRPr="00EC76D5" w:rsidRDefault="008C0E8C" w:rsidP="008C0E8C">
      <w:pPr>
        <w:pStyle w:val="Code"/>
      </w:pPr>
      <w:r w:rsidRPr="00EC76D5">
        <w:t xml:space="preserve">  </w:t>
      </w:r>
    </w:p>
    <w:p w14:paraId="4AAE0D56" w14:textId="3019C92D" w:rsidR="008C0E8C" w:rsidRPr="00EC76D5" w:rsidRDefault="008C0E8C" w:rsidP="008C0E8C">
      <w:pPr>
        <w:pStyle w:val="Code"/>
      </w:pPr>
      <w:r w:rsidRPr="00EC76D5">
        <w:t xml:space="preserve">  public static boolean hasSideEffect(SyntaxTree </w:t>
      </w:r>
      <w:r w:rsidR="0038687E">
        <w:t>expression</w:t>
      </w:r>
      <w:r w:rsidRPr="00EC76D5">
        <w:t>) {</w:t>
      </w:r>
    </w:p>
    <w:p w14:paraId="124287C4" w14:textId="1B1620A6" w:rsidR="008C0E8C" w:rsidRPr="00EC76D5" w:rsidRDefault="008C0E8C" w:rsidP="008C0E8C">
      <w:pPr>
        <w:pStyle w:val="Code"/>
      </w:pPr>
      <w:r w:rsidRPr="00EC76D5">
        <w:t xml:space="preserve">    if (</w:t>
      </w:r>
      <w:r w:rsidR="0038687E">
        <w:t>expression</w:t>
      </w:r>
      <w:r w:rsidRPr="00EC76D5">
        <w:t xml:space="preserve"> == null) {</w:t>
      </w:r>
    </w:p>
    <w:p w14:paraId="1D5F36C8" w14:textId="77777777" w:rsidR="008C0E8C" w:rsidRPr="00EC76D5" w:rsidRDefault="008C0E8C" w:rsidP="008C0E8C">
      <w:pPr>
        <w:pStyle w:val="Code"/>
      </w:pPr>
      <w:r w:rsidRPr="00EC76D5">
        <w:t xml:space="preserve">      return false;</w:t>
      </w:r>
    </w:p>
    <w:p w14:paraId="68C5628E" w14:textId="77777777" w:rsidR="008C0E8C" w:rsidRPr="00EC76D5" w:rsidRDefault="008C0E8C" w:rsidP="008C0E8C">
      <w:pPr>
        <w:pStyle w:val="Code"/>
      </w:pPr>
      <w:r w:rsidRPr="00EC76D5">
        <w:t xml:space="preserve">    }</w:t>
      </w:r>
    </w:p>
    <w:p w14:paraId="7762E1DC" w14:textId="77777777" w:rsidR="008C0E8C" w:rsidRPr="00EC76D5" w:rsidRDefault="008C0E8C" w:rsidP="008C0E8C">
      <w:pPr>
        <w:pStyle w:val="Code"/>
      </w:pPr>
      <w:r w:rsidRPr="00EC76D5">
        <w:t xml:space="preserve">    </w:t>
      </w:r>
    </w:p>
    <w:p w14:paraId="277FB3ED" w14:textId="08CFCCBC" w:rsidR="008C0E8C" w:rsidRPr="00EC76D5" w:rsidRDefault="008C0E8C" w:rsidP="008C0E8C">
      <w:pPr>
        <w:pStyle w:val="Code"/>
      </w:pPr>
      <w:r w:rsidRPr="00EC76D5">
        <w:t xml:space="preserve">    switch (</w:t>
      </w:r>
      <w:r w:rsidR="0038687E">
        <w:t>expression</w:t>
      </w:r>
      <w:r w:rsidRPr="00EC76D5">
        <w:t>.getOperator()) {</w:t>
      </w:r>
    </w:p>
    <w:p w14:paraId="69266070" w14:textId="77777777" w:rsidR="008C0E8C" w:rsidRPr="00EC76D5" w:rsidRDefault="008C0E8C" w:rsidP="008C0E8C">
      <w:pPr>
        <w:pStyle w:val="Code"/>
      </w:pPr>
      <w:r w:rsidRPr="00EC76D5">
        <w:t xml:space="preserve">      case Call:</w:t>
      </w:r>
    </w:p>
    <w:p w14:paraId="004EA4A0" w14:textId="77777777" w:rsidR="008C0E8C" w:rsidRPr="00EC76D5" w:rsidRDefault="008C0E8C" w:rsidP="008C0E8C">
      <w:pPr>
        <w:pStyle w:val="Code"/>
      </w:pPr>
      <w:r w:rsidRPr="00EC76D5">
        <w:t xml:space="preserve">      case PrefixIncrement:</w:t>
      </w:r>
    </w:p>
    <w:p w14:paraId="640E2BDF" w14:textId="77777777" w:rsidR="008C0E8C" w:rsidRPr="00EC76D5" w:rsidRDefault="008C0E8C" w:rsidP="008C0E8C">
      <w:pPr>
        <w:pStyle w:val="Code"/>
      </w:pPr>
      <w:r w:rsidRPr="00EC76D5">
        <w:t xml:space="preserve">      case PrefixDecrement:</w:t>
      </w:r>
    </w:p>
    <w:p w14:paraId="0EB5E820" w14:textId="77777777" w:rsidR="008C0E8C" w:rsidRPr="00EC76D5" w:rsidRDefault="008C0E8C" w:rsidP="008C0E8C">
      <w:pPr>
        <w:pStyle w:val="Code"/>
      </w:pPr>
      <w:r w:rsidRPr="00EC76D5">
        <w:t xml:space="preserve">      case PostfixIncrement:</w:t>
      </w:r>
    </w:p>
    <w:p w14:paraId="7396DAE1" w14:textId="77777777" w:rsidR="008C0E8C" w:rsidRPr="00EC76D5" w:rsidRDefault="008C0E8C" w:rsidP="008C0E8C">
      <w:pPr>
        <w:pStyle w:val="Code"/>
      </w:pPr>
      <w:r w:rsidRPr="00EC76D5">
        <w:t xml:space="preserve">      case PostfixDecrement:</w:t>
      </w:r>
    </w:p>
    <w:p w14:paraId="7D57DFF9" w14:textId="77777777" w:rsidR="008C0E8C" w:rsidRPr="00EC76D5" w:rsidRDefault="008C0E8C" w:rsidP="008C0E8C">
      <w:pPr>
        <w:pStyle w:val="Code"/>
      </w:pPr>
      <w:r w:rsidRPr="00EC76D5">
        <w:t xml:space="preserve">      case Sequence:</w:t>
      </w:r>
    </w:p>
    <w:p w14:paraId="2F384593" w14:textId="77777777" w:rsidR="008C0E8C" w:rsidRPr="00EC76D5" w:rsidRDefault="008C0E8C" w:rsidP="008C0E8C">
      <w:pPr>
        <w:pStyle w:val="Code"/>
      </w:pPr>
      <w:r w:rsidRPr="00EC76D5">
        <w:t xml:space="preserve">        return true;</w:t>
      </w:r>
    </w:p>
    <w:p w14:paraId="1CD1E475" w14:textId="77777777" w:rsidR="008C0E8C" w:rsidRPr="00EC76D5" w:rsidRDefault="008C0E8C" w:rsidP="008C0E8C">
      <w:pPr>
        <w:pStyle w:val="Code"/>
      </w:pPr>
      <w:r w:rsidRPr="00EC76D5">
        <w:t xml:space="preserve">        </w:t>
      </w:r>
    </w:p>
    <w:p w14:paraId="3B361DFE" w14:textId="77777777" w:rsidR="008C0E8C" w:rsidRPr="00EC76D5" w:rsidRDefault="008C0E8C" w:rsidP="008C0E8C">
      <w:pPr>
        <w:pStyle w:val="Code"/>
      </w:pPr>
      <w:r w:rsidRPr="00EC76D5">
        <w:t xml:space="preserve">      default:</w:t>
      </w:r>
    </w:p>
    <w:p w14:paraId="262969AC" w14:textId="108227E4" w:rsidR="008C0E8C" w:rsidRPr="00EC76D5" w:rsidRDefault="008C0E8C" w:rsidP="008C0E8C">
      <w:pPr>
        <w:pStyle w:val="Code"/>
      </w:pPr>
      <w:r w:rsidRPr="00EC76D5">
        <w:t xml:space="preserve">        if (MiddleCode.isAssign(</w:t>
      </w:r>
      <w:r w:rsidR="0038687E">
        <w:t>expression</w:t>
      </w:r>
      <w:r w:rsidRPr="00EC76D5">
        <w:t>.getOperator())) {</w:t>
      </w:r>
    </w:p>
    <w:p w14:paraId="1DC7C181" w14:textId="77777777" w:rsidR="008C0E8C" w:rsidRPr="00EC76D5" w:rsidRDefault="008C0E8C" w:rsidP="008C0E8C">
      <w:pPr>
        <w:pStyle w:val="Code"/>
      </w:pPr>
      <w:r w:rsidRPr="00EC76D5">
        <w:t xml:space="preserve">          return true;</w:t>
      </w:r>
    </w:p>
    <w:p w14:paraId="1357396C" w14:textId="77777777" w:rsidR="008C0E8C" w:rsidRPr="00EC76D5" w:rsidRDefault="008C0E8C" w:rsidP="008C0E8C">
      <w:pPr>
        <w:pStyle w:val="Code"/>
      </w:pPr>
      <w:r w:rsidRPr="00EC76D5">
        <w:t xml:space="preserve">        }</w:t>
      </w:r>
    </w:p>
    <w:p w14:paraId="1442A99F" w14:textId="19D1BBB0" w:rsidR="008C0E8C" w:rsidRPr="00EC76D5" w:rsidRDefault="008C0E8C" w:rsidP="008C0E8C">
      <w:pPr>
        <w:pStyle w:val="Code"/>
      </w:pPr>
      <w:r w:rsidRPr="00EC76D5">
        <w:t xml:space="preserve">        else if (MiddleCode.isUnary(</w:t>
      </w:r>
      <w:r w:rsidR="0038687E">
        <w:t>expression</w:t>
      </w:r>
      <w:r w:rsidRPr="00EC76D5">
        <w:t>.getOperator())) {</w:t>
      </w:r>
    </w:p>
    <w:p w14:paraId="5C71F3E1" w14:textId="66E12DEB" w:rsidR="008C0E8C" w:rsidRPr="00EC76D5" w:rsidRDefault="008C0E8C" w:rsidP="008C0E8C">
      <w:pPr>
        <w:pStyle w:val="Code"/>
      </w:pPr>
      <w:r w:rsidRPr="00EC76D5">
        <w:t xml:space="preserve">          return hasSideEffect(</w:t>
      </w:r>
      <w:r w:rsidR="0038687E">
        <w:t>expression</w:t>
      </w:r>
      <w:r w:rsidRPr="00EC76D5">
        <w:t>.getChild(0));</w:t>
      </w:r>
    </w:p>
    <w:p w14:paraId="1AA5E4A5" w14:textId="77777777" w:rsidR="008C0E8C" w:rsidRPr="00EC76D5" w:rsidRDefault="008C0E8C" w:rsidP="008C0E8C">
      <w:pPr>
        <w:pStyle w:val="Code"/>
      </w:pPr>
      <w:r w:rsidRPr="00EC76D5">
        <w:t xml:space="preserve">        }    </w:t>
      </w:r>
    </w:p>
    <w:p w14:paraId="6941429D" w14:textId="3A88B814" w:rsidR="008C0E8C" w:rsidRPr="00EC76D5" w:rsidRDefault="008C0E8C" w:rsidP="008C0E8C">
      <w:pPr>
        <w:pStyle w:val="Code"/>
      </w:pPr>
      <w:r w:rsidRPr="00EC76D5">
        <w:t xml:space="preserve">        else if (MiddleCode.isUnary(</w:t>
      </w:r>
      <w:r w:rsidR="0038687E">
        <w:t>expression</w:t>
      </w:r>
      <w:r w:rsidRPr="00EC76D5">
        <w:t>.getOperator())) {</w:t>
      </w:r>
    </w:p>
    <w:p w14:paraId="07A5757A" w14:textId="740E8EF3" w:rsidR="008C0E8C" w:rsidRPr="00EC76D5" w:rsidRDefault="008C0E8C" w:rsidP="008C0E8C">
      <w:pPr>
        <w:pStyle w:val="Code"/>
      </w:pPr>
      <w:r w:rsidRPr="00EC76D5">
        <w:t xml:space="preserve">          return hasSideEffect(</w:t>
      </w:r>
      <w:r w:rsidR="0038687E">
        <w:t>expression</w:t>
      </w:r>
      <w:r w:rsidRPr="00EC76D5">
        <w:t>.getChild(0)) ||</w:t>
      </w:r>
    </w:p>
    <w:p w14:paraId="71988722" w14:textId="1DF07006" w:rsidR="008C0E8C" w:rsidRPr="00EC76D5" w:rsidRDefault="008C0E8C" w:rsidP="008C0E8C">
      <w:pPr>
        <w:pStyle w:val="Code"/>
      </w:pPr>
      <w:r w:rsidRPr="00EC76D5">
        <w:t xml:space="preserve">                               hasSideEffect(</w:t>
      </w:r>
      <w:r w:rsidR="0038687E">
        <w:t>expression</w:t>
      </w:r>
      <w:r w:rsidRPr="00EC76D5">
        <w:t>.getChild(1));</w:t>
      </w:r>
    </w:p>
    <w:p w14:paraId="03851DF0" w14:textId="77777777" w:rsidR="008C0E8C" w:rsidRPr="00EC76D5" w:rsidRDefault="008C0E8C" w:rsidP="008C0E8C">
      <w:pPr>
        <w:pStyle w:val="Code"/>
      </w:pPr>
      <w:r w:rsidRPr="00EC76D5">
        <w:t xml:space="preserve">        }</w:t>
      </w:r>
    </w:p>
    <w:p w14:paraId="24DA39F6" w14:textId="77777777" w:rsidR="008C0E8C" w:rsidRPr="00EC76D5" w:rsidRDefault="008C0E8C" w:rsidP="008C0E8C">
      <w:pPr>
        <w:pStyle w:val="Code"/>
      </w:pPr>
      <w:r w:rsidRPr="00EC76D5">
        <w:t xml:space="preserve">    }</w:t>
      </w:r>
    </w:p>
    <w:p w14:paraId="62EE4791" w14:textId="77777777" w:rsidR="008C0E8C" w:rsidRPr="00EC76D5" w:rsidRDefault="008C0E8C" w:rsidP="008C0E8C">
      <w:pPr>
        <w:pStyle w:val="Code"/>
      </w:pPr>
      <w:r w:rsidRPr="00EC76D5">
        <w:t xml:space="preserve">    </w:t>
      </w:r>
    </w:p>
    <w:p w14:paraId="6A3C5E2A" w14:textId="77777777" w:rsidR="008C0E8C" w:rsidRPr="00EC76D5" w:rsidRDefault="008C0E8C" w:rsidP="008C0E8C">
      <w:pPr>
        <w:pStyle w:val="Code"/>
      </w:pPr>
      <w:r w:rsidRPr="00EC76D5">
        <w:t xml:space="preserve">    return false;</w:t>
      </w:r>
    </w:p>
    <w:p w14:paraId="28F55EF4" w14:textId="77777777" w:rsidR="008C0E8C" w:rsidRPr="00EC76D5" w:rsidRDefault="008C0E8C" w:rsidP="008C0E8C">
      <w:pPr>
        <w:pStyle w:val="Code"/>
      </w:pPr>
      <w:r w:rsidRPr="00EC76D5">
        <w:t xml:space="preserve">  }</w:t>
      </w:r>
    </w:p>
    <w:p w14:paraId="30389BA2" w14:textId="4A8D0A99" w:rsidR="00D36BAF" w:rsidRPr="00EC76D5" w:rsidRDefault="00D36BAF" w:rsidP="00D36BAF">
      <w:r w:rsidRPr="00EC76D5">
        <w:t xml:space="preserve">In the table below, </w:t>
      </w:r>
      <w:r w:rsidR="00816A07" w:rsidRPr="00EC76D5">
        <w:rPr>
          <w:rStyle w:val="CodeInText0"/>
        </w:rPr>
        <w:t>s</w:t>
      </w:r>
      <w:r w:rsidR="00816A07" w:rsidRPr="00EC76D5">
        <w:t xml:space="preserve"> denotes an expression without side-effects</w:t>
      </w:r>
      <w:r w:rsidR="00833261" w:rsidRPr="00EC76D5">
        <w:t xml:space="preserve"> and </w:t>
      </w:r>
      <w:r w:rsidR="00833261" w:rsidRPr="00EC76D5">
        <w:rPr>
          <w:rStyle w:val="CodeInText0"/>
        </w:rPr>
        <w:t>e</w:t>
      </w:r>
      <w:r w:rsidR="00833261" w:rsidRPr="00EC76D5">
        <w:t xml:space="preserve"> denotes a general expression, with or without side-effects. A side-effect is an </w:t>
      </w:r>
      <w:r w:rsidR="00816A07" w:rsidRPr="00EC76D5">
        <w:t>assignmen</w:t>
      </w:r>
      <w:r w:rsidR="00833261" w:rsidRPr="00EC76D5">
        <w:t>t</w:t>
      </w:r>
      <w:r w:rsidR="00816A07" w:rsidRPr="00EC76D5">
        <w:t>, increm</w:t>
      </w:r>
      <w:r w:rsidR="00833261" w:rsidRPr="00EC76D5">
        <w:t>ent/decrement, or function call</w:t>
      </w:r>
      <w:r w:rsidR="00816A07" w:rsidRPr="00EC76D5">
        <w:t xml:space="preserve">. </w:t>
      </w:r>
    </w:p>
    <w:tbl>
      <w:tblPr>
        <w:tblStyle w:val="Tabellrutnt"/>
        <w:tblW w:w="0" w:type="auto"/>
        <w:tblLook w:val="04A0" w:firstRow="1" w:lastRow="0" w:firstColumn="1" w:lastColumn="0" w:noHBand="0" w:noVBand="1"/>
      </w:tblPr>
      <w:tblGrid>
        <w:gridCol w:w="3116"/>
        <w:gridCol w:w="3117"/>
        <w:gridCol w:w="3117"/>
      </w:tblGrid>
      <w:tr w:rsidR="005A6543" w:rsidRPr="00EC76D5" w14:paraId="62E4EEB7" w14:textId="77777777" w:rsidTr="005A6543">
        <w:tc>
          <w:tcPr>
            <w:tcW w:w="3116" w:type="dxa"/>
          </w:tcPr>
          <w:p w14:paraId="631C9D21" w14:textId="5ED34F2E" w:rsidR="005A6543" w:rsidRPr="00EC76D5" w:rsidRDefault="00696DFA" w:rsidP="00D846D1">
            <w:pPr>
              <w:rPr>
                <w:b/>
              </w:rPr>
            </w:pPr>
            <w:r w:rsidRPr="00EC76D5">
              <w:rPr>
                <w:b/>
              </w:rPr>
              <w:t>Operator</w:t>
            </w:r>
          </w:p>
        </w:tc>
        <w:tc>
          <w:tcPr>
            <w:tcW w:w="3117" w:type="dxa"/>
          </w:tcPr>
          <w:p w14:paraId="5BC4F366" w14:textId="0731AD3F" w:rsidR="005A6543" w:rsidRPr="00EC76D5" w:rsidRDefault="005A6543" w:rsidP="00D846D1">
            <w:pPr>
              <w:rPr>
                <w:b/>
              </w:rPr>
            </w:pPr>
            <w:r w:rsidRPr="00EC76D5">
              <w:rPr>
                <w:b/>
              </w:rPr>
              <w:t>Original Expression</w:t>
            </w:r>
          </w:p>
        </w:tc>
        <w:tc>
          <w:tcPr>
            <w:tcW w:w="3117" w:type="dxa"/>
          </w:tcPr>
          <w:p w14:paraId="2DBA65ED" w14:textId="1E90EAE4" w:rsidR="005A6543" w:rsidRPr="00EC76D5" w:rsidRDefault="005A6543" w:rsidP="00D846D1">
            <w:pPr>
              <w:rPr>
                <w:b/>
              </w:rPr>
            </w:pPr>
            <w:r w:rsidRPr="00EC76D5">
              <w:rPr>
                <w:b/>
              </w:rPr>
              <w:t>Optimized Expression</w:t>
            </w:r>
          </w:p>
        </w:tc>
      </w:tr>
      <w:tr w:rsidR="005A6543" w:rsidRPr="00EC76D5" w14:paraId="3A2E4FF8" w14:textId="77777777" w:rsidTr="005A6543">
        <w:tc>
          <w:tcPr>
            <w:tcW w:w="3116" w:type="dxa"/>
          </w:tcPr>
          <w:p w14:paraId="03A6D679" w14:textId="7CD4963A" w:rsidR="005A6543" w:rsidRPr="00EC76D5" w:rsidRDefault="00696DFA" w:rsidP="00D846D1">
            <w:r w:rsidRPr="00EC76D5">
              <w:t>Addition</w:t>
            </w:r>
          </w:p>
        </w:tc>
        <w:tc>
          <w:tcPr>
            <w:tcW w:w="3117" w:type="dxa"/>
          </w:tcPr>
          <w:p w14:paraId="03B14962" w14:textId="77777777" w:rsidR="005A6543" w:rsidRPr="00EC76D5" w:rsidRDefault="005A6543" w:rsidP="00D846D1">
            <w:r w:rsidRPr="00EC76D5">
              <w:t>0 + e</w:t>
            </w:r>
          </w:p>
          <w:p w14:paraId="2ABCCB9E" w14:textId="77777777" w:rsidR="005A6543" w:rsidRPr="00EC76D5" w:rsidRDefault="005A6543" w:rsidP="00D846D1">
            <w:r w:rsidRPr="00EC76D5">
              <w:t>e + 0</w:t>
            </w:r>
          </w:p>
          <w:p w14:paraId="327E9A54" w14:textId="400296BA" w:rsidR="00130368" w:rsidRPr="00EC76D5" w:rsidRDefault="005666B4" w:rsidP="00D846D1">
            <w:r w:rsidRPr="00EC76D5">
              <w:t>s + s</w:t>
            </w:r>
          </w:p>
        </w:tc>
        <w:tc>
          <w:tcPr>
            <w:tcW w:w="3117" w:type="dxa"/>
          </w:tcPr>
          <w:p w14:paraId="44E5CE0D" w14:textId="77777777" w:rsidR="005A6543" w:rsidRPr="00EC76D5" w:rsidRDefault="005A6543" w:rsidP="00D846D1">
            <w:r w:rsidRPr="00EC76D5">
              <w:t>e</w:t>
            </w:r>
          </w:p>
          <w:p w14:paraId="7AE2554F" w14:textId="77777777" w:rsidR="007F15AC" w:rsidRPr="00EC76D5" w:rsidRDefault="007F15AC" w:rsidP="00D846D1">
            <w:r w:rsidRPr="00EC76D5">
              <w:t>e</w:t>
            </w:r>
          </w:p>
          <w:p w14:paraId="3DF34F19" w14:textId="6E477E2E" w:rsidR="00130368" w:rsidRPr="00EC76D5" w:rsidRDefault="00130368" w:rsidP="00D846D1">
            <w:r w:rsidRPr="00EC76D5">
              <w:t>2</w:t>
            </w:r>
            <w:r w:rsidR="00F51B66" w:rsidRPr="00EC76D5">
              <w:t xml:space="preserve"> * </w:t>
            </w:r>
            <w:r w:rsidR="006C150E" w:rsidRPr="00EC76D5">
              <w:t>s</w:t>
            </w:r>
          </w:p>
        </w:tc>
      </w:tr>
      <w:tr w:rsidR="005A6543" w:rsidRPr="00EC76D5" w14:paraId="3A19AC4C" w14:textId="77777777" w:rsidTr="005A6543">
        <w:tc>
          <w:tcPr>
            <w:tcW w:w="3116" w:type="dxa"/>
          </w:tcPr>
          <w:p w14:paraId="1DBEA76D" w14:textId="0D288814" w:rsidR="005A6543" w:rsidRPr="00EC76D5" w:rsidRDefault="00696DFA" w:rsidP="00D846D1">
            <w:r w:rsidRPr="00EC76D5">
              <w:lastRenderedPageBreak/>
              <w:t>Subtraction</w:t>
            </w:r>
          </w:p>
        </w:tc>
        <w:tc>
          <w:tcPr>
            <w:tcW w:w="3117" w:type="dxa"/>
          </w:tcPr>
          <w:p w14:paraId="4437E03E" w14:textId="77777777" w:rsidR="00130368" w:rsidRPr="00EC76D5" w:rsidRDefault="00130368" w:rsidP="00D846D1">
            <w:r w:rsidRPr="00EC76D5">
              <w:t>0 - e</w:t>
            </w:r>
          </w:p>
          <w:p w14:paraId="38285C8D" w14:textId="77777777" w:rsidR="00130368" w:rsidRPr="00EC76D5" w:rsidRDefault="00130368" w:rsidP="00D846D1">
            <w:r w:rsidRPr="00EC76D5">
              <w:t>e - 0</w:t>
            </w:r>
          </w:p>
          <w:p w14:paraId="3629BB44" w14:textId="5A11233D" w:rsidR="00130368" w:rsidRPr="00EC76D5" w:rsidRDefault="00833261" w:rsidP="00130368">
            <w:r w:rsidRPr="00EC76D5">
              <w:t>s - s</w:t>
            </w:r>
          </w:p>
        </w:tc>
        <w:tc>
          <w:tcPr>
            <w:tcW w:w="3117" w:type="dxa"/>
          </w:tcPr>
          <w:p w14:paraId="43B47A0A" w14:textId="026FC287" w:rsidR="005A6543" w:rsidRPr="00EC76D5" w:rsidRDefault="00130368" w:rsidP="00D846D1">
            <w:r w:rsidRPr="00EC76D5">
              <w:t>-e</w:t>
            </w:r>
          </w:p>
          <w:p w14:paraId="14865C15" w14:textId="41193B74" w:rsidR="00F51B66" w:rsidRPr="00EC76D5" w:rsidRDefault="00F51B66" w:rsidP="00D846D1">
            <w:r w:rsidRPr="00EC76D5">
              <w:t>e</w:t>
            </w:r>
          </w:p>
          <w:p w14:paraId="7A020228" w14:textId="65DEFC20" w:rsidR="00130368" w:rsidRPr="00EC76D5" w:rsidRDefault="00F51B66" w:rsidP="00F51B66">
            <w:r w:rsidRPr="00EC76D5">
              <w:t>0</w:t>
            </w:r>
          </w:p>
        </w:tc>
      </w:tr>
      <w:tr w:rsidR="005A6543" w:rsidRPr="00EC76D5" w14:paraId="35286D35" w14:textId="77777777" w:rsidTr="005A6543">
        <w:tc>
          <w:tcPr>
            <w:tcW w:w="3116" w:type="dxa"/>
          </w:tcPr>
          <w:p w14:paraId="05F3AB84" w14:textId="6316534E" w:rsidR="005A6543" w:rsidRPr="00EC76D5" w:rsidRDefault="00696DFA" w:rsidP="00D846D1">
            <w:r w:rsidRPr="00EC76D5">
              <w:t>Multiplication</w:t>
            </w:r>
          </w:p>
        </w:tc>
        <w:tc>
          <w:tcPr>
            <w:tcW w:w="3117" w:type="dxa"/>
          </w:tcPr>
          <w:p w14:paraId="5069EDFE" w14:textId="77777777" w:rsidR="007F15AC" w:rsidRPr="00EC76D5" w:rsidRDefault="00F51B66" w:rsidP="00D846D1">
            <w:r w:rsidRPr="00EC76D5">
              <w:t>1 * e</w:t>
            </w:r>
          </w:p>
          <w:p w14:paraId="19CDC445" w14:textId="77777777" w:rsidR="00F51B66" w:rsidRPr="00EC76D5" w:rsidRDefault="00F51B66" w:rsidP="00D846D1">
            <w:r w:rsidRPr="00EC76D5">
              <w:t>e * 1</w:t>
            </w:r>
          </w:p>
          <w:p w14:paraId="431871C3" w14:textId="62B60241" w:rsidR="00F51B66" w:rsidRPr="00EC76D5" w:rsidRDefault="00833261" w:rsidP="00D846D1">
            <w:r w:rsidRPr="00EC76D5">
              <w:t>0 * s</w:t>
            </w:r>
          </w:p>
          <w:p w14:paraId="70079A80" w14:textId="2FC1CB67" w:rsidR="00F51B66" w:rsidRPr="00EC76D5" w:rsidRDefault="00833261" w:rsidP="00F51B66">
            <w:r w:rsidRPr="00EC76D5">
              <w:t>s</w:t>
            </w:r>
            <w:r w:rsidR="00F51B66" w:rsidRPr="00EC76D5">
              <w:t xml:space="preserve"> * 0</w:t>
            </w:r>
          </w:p>
        </w:tc>
        <w:tc>
          <w:tcPr>
            <w:tcW w:w="3117" w:type="dxa"/>
          </w:tcPr>
          <w:p w14:paraId="6462CF09" w14:textId="77777777" w:rsidR="007F15AC" w:rsidRPr="00EC76D5" w:rsidRDefault="00F51B66" w:rsidP="00D846D1">
            <w:r w:rsidRPr="00EC76D5">
              <w:t>e</w:t>
            </w:r>
          </w:p>
          <w:p w14:paraId="1715CEEA" w14:textId="77777777" w:rsidR="00F51B66" w:rsidRPr="00EC76D5" w:rsidRDefault="00F51B66" w:rsidP="00D846D1">
            <w:r w:rsidRPr="00EC76D5">
              <w:t>e</w:t>
            </w:r>
          </w:p>
          <w:p w14:paraId="0E378C52" w14:textId="77777777" w:rsidR="00F51B66" w:rsidRPr="00EC76D5" w:rsidRDefault="00585F92" w:rsidP="00D846D1">
            <w:r w:rsidRPr="00EC76D5">
              <w:t>0</w:t>
            </w:r>
          </w:p>
          <w:p w14:paraId="6EBF1F80" w14:textId="040ED06D" w:rsidR="00585F92" w:rsidRPr="00EC76D5" w:rsidRDefault="00585F92" w:rsidP="00D846D1">
            <w:r w:rsidRPr="00EC76D5">
              <w:t>0</w:t>
            </w:r>
          </w:p>
        </w:tc>
      </w:tr>
      <w:tr w:rsidR="005A6543" w:rsidRPr="00EC76D5" w14:paraId="32382488" w14:textId="77777777" w:rsidTr="005A6543">
        <w:tc>
          <w:tcPr>
            <w:tcW w:w="3116" w:type="dxa"/>
          </w:tcPr>
          <w:p w14:paraId="6AF25FE5" w14:textId="4C5904CB" w:rsidR="005A6543" w:rsidRPr="00EC76D5" w:rsidRDefault="00696DFA" w:rsidP="00D846D1">
            <w:r w:rsidRPr="00EC76D5">
              <w:t>Division</w:t>
            </w:r>
          </w:p>
        </w:tc>
        <w:tc>
          <w:tcPr>
            <w:tcW w:w="3117" w:type="dxa"/>
          </w:tcPr>
          <w:p w14:paraId="69EF2966" w14:textId="77777777" w:rsidR="005A6543" w:rsidRPr="00EC76D5" w:rsidRDefault="00696DFA" w:rsidP="00D846D1">
            <w:r w:rsidRPr="00EC76D5">
              <w:t>e / 1</w:t>
            </w:r>
          </w:p>
          <w:p w14:paraId="1DA828B2" w14:textId="076DF88B" w:rsidR="00696DFA" w:rsidRPr="00EC76D5" w:rsidRDefault="006C150E" w:rsidP="00D846D1">
            <w:r w:rsidRPr="00EC76D5">
              <w:t>0 / s</w:t>
            </w:r>
          </w:p>
          <w:p w14:paraId="6F55C5A1" w14:textId="623FE427" w:rsidR="00696DFA" w:rsidRPr="00EC76D5" w:rsidRDefault="006C150E" w:rsidP="00D846D1">
            <w:r w:rsidRPr="00EC76D5">
              <w:t>s / s</w:t>
            </w:r>
          </w:p>
        </w:tc>
        <w:tc>
          <w:tcPr>
            <w:tcW w:w="3117" w:type="dxa"/>
          </w:tcPr>
          <w:p w14:paraId="64C88AEE" w14:textId="77777777" w:rsidR="005A6543" w:rsidRPr="00EC76D5" w:rsidRDefault="00696DFA" w:rsidP="00D846D1">
            <w:r w:rsidRPr="00EC76D5">
              <w:t>e</w:t>
            </w:r>
          </w:p>
          <w:p w14:paraId="1CB3DDA5" w14:textId="77777777" w:rsidR="00696DFA" w:rsidRPr="00EC76D5" w:rsidRDefault="00696DFA" w:rsidP="00D846D1">
            <w:r w:rsidRPr="00EC76D5">
              <w:t>0</w:t>
            </w:r>
          </w:p>
          <w:p w14:paraId="488BB1FD" w14:textId="3B4AB465" w:rsidR="00696DFA" w:rsidRPr="00EC76D5" w:rsidRDefault="00696DFA" w:rsidP="00D846D1">
            <w:r w:rsidRPr="00EC76D5">
              <w:t>1</w:t>
            </w:r>
          </w:p>
        </w:tc>
      </w:tr>
      <w:tr w:rsidR="005A6543" w:rsidRPr="00EC76D5" w14:paraId="7CB554DC" w14:textId="77777777" w:rsidTr="005A6543">
        <w:tc>
          <w:tcPr>
            <w:tcW w:w="3116" w:type="dxa"/>
          </w:tcPr>
          <w:p w14:paraId="2EDE4548" w14:textId="38BC849A" w:rsidR="005A6543" w:rsidRPr="00EC76D5" w:rsidRDefault="00696DFA" w:rsidP="00D846D1">
            <w:r w:rsidRPr="00EC76D5">
              <w:t>Modulo</w:t>
            </w:r>
          </w:p>
        </w:tc>
        <w:tc>
          <w:tcPr>
            <w:tcW w:w="3117" w:type="dxa"/>
          </w:tcPr>
          <w:p w14:paraId="2B2A09E8" w14:textId="2698E02C" w:rsidR="005A6543" w:rsidRPr="00EC76D5" w:rsidRDefault="006C150E" w:rsidP="00D846D1">
            <w:r w:rsidRPr="00EC76D5">
              <w:t>s</w:t>
            </w:r>
            <w:r w:rsidR="001911B7" w:rsidRPr="00EC76D5">
              <w:t xml:space="preserve"> % 1</w:t>
            </w:r>
          </w:p>
          <w:p w14:paraId="2014A6C3" w14:textId="64EC3C86" w:rsidR="00491927" w:rsidRPr="00EC76D5" w:rsidRDefault="006C150E" w:rsidP="00D846D1">
            <w:r w:rsidRPr="00EC76D5">
              <w:t>1 % s</w:t>
            </w:r>
          </w:p>
        </w:tc>
        <w:tc>
          <w:tcPr>
            <w:tcW w:w="3117" w:type="dxa"/>
          </w:tcPr>
          <w:p w14:paraId="498F6829" w14:textId="77777777" w:rsidR="005A6543" w:rsidRPr="00EC76D5" w:rsidRDefault="00491927" w:rsidP="00D846D1">
            <w:r w:rsidRPr="00EC76D5">
              <w:t>0</w:t>
            </w:r>
          </w:p>
          <w:p w14:paraId="534E44E1" w14:textId="1D9BBD12" w:rsidR="00491927" w:rsidRPr="00EC76D5" w:rsidRDefault="00491927" w:rsidP="00D846D1">
            <w:r w:rsidRPr="00EC76D5">
              <w:t>0</w:t>
            </w:r>
          </w:p>
        </w:tc>
      </w:tr>
      <w:tr w:rsidR="005A6543" w:rsidRPr="00EC76D5" w14:paraId="60891B95" w14:textId="77777777" w:rsidTr="005A6543">
        <w:tc>
          <w:tcPr>
            <w:tcW w:w="3116" w:type="dxa"/>
          </w:tcPr>
          <w:p w14:paraId="1BA718DE" w14:textId="77777777" w:rsidR="005A6543" w:rsidRPr="00EC76D5" w:rsidRDefault="00491927" w:rsidP="00D846D1">
            <w:r w:rsidRPr="00EC76D5">
              <w:t>Left Shift</w:t>
            </w:r>
          </w:p>
          <w:p w14:paraId="5385760E" w14:textId="66E1FC75" w:rsidR="00491927" w:rsidRPr="00EC76D5" w:rsidRDefault="00491927" w:rsidP="00D846D1">
            <w:r w:rsidRPr="00EC76D5">
              <w:t>Right Shift</w:t>
            </w:r>
          </w:p>
        </w:tc>
        <w:tc>
          <w:tcPr>
            <w:tcW w:w="3117" w:type="dxa"/>
          </w:tcPr>
          <w:p w14:paraId="7285B438" w14:textId="77777777" w:rsidR="005A6543" w:rsidRPr="00EC76D5" w:rsidRDefault="00491927" w:rsidP="00D846D1">
            <w:r w:rsidRPr="00EC76D5">
              <w:t>e &lt;&lt; 0</w:t>
            </w:r>
          </w:p>
          <w:p w14:paraId="420ED3EC" w14:textId="234ADC1D" w:rsidR="00491927" w:rsidRPr="00EC76D5" w:rsidRDefault="00491927" w:rsidP="00D846D1">
            <w:r w:rsidRPr="00EC76D5">
              <w:t>e &gt;&gt; 0</w:t>
            </w:r>
          </w:p>
        </w:tc>
        <w:tc>
          <w:tcPr>
            <w:tcW w:w="3117" w:type="dxa"/>
          </w:tcPr>
          <w:p w14:paraId="1B3E42F5" w14:textId="77777777" w:rsidR="005A6543" w:rsidRPr="00EC76D5" w:rsidRDefault="00491927" w:rsidP="00D846D1">
            <w:r w:rsidRPr="00EC76D5">
              <w:t>e</w:t>
            </w:r>
          </w:p>
          <w:p w14:paraId="4DE4E099" w14:textId="3E9B635B" w:rsidR="00491927" w:rsidRPr="00EC76D5" w:rsidRDefault="00491927" w:rsidP="00D846D1">
            <w:r w:rsidRPr="00EC76D5">
              <w:t>e</w:t>
            </w:r>
          </w:p>
        </w:tc>
      </w:tr>
      <w:tr w:rsidR="005A6543" w:rsidRPr="00EC76D5" w14:paraId="4B650591" w14:textId="77777777" w:rsidTr="005A6543">
        <w:tc>
          <w:tcPr>
            <w:tcW w:w="3116" w:type="dxa"/>
          </w:tcPr>
          <w:p w14:paraId="06F40058" w14:textId="4FE5DD14" w:rsidR="005A6543" w:rsidRPr="00EC76D5" w:rsidRDefault="00491927" w:rsidP="00D846D1">
            <w:r w:rsidRPr="00EC76D5">
              <w:t>Bitwise I</w:t>
            </w:r>
            <w:r w:rsidR="00D97335" w:rsidRPr="00EC76D5">
              <w:t xml:space="preserve">nclusive </w:t>
            </w:r>
            <w:r w:rsidRPr="00EC76D5">
              <w:t>Or</w:t>
            </w:r>
          </w:p>
        </w:tc>
        <w:tc>
          <w:tcPr>
            <w:tcW w:w="3117" w:type="dxa"/>
          </w:tcPr>
          <w:p w14:paraId="2486D7B2" w14:textId="77777777" w:rsidR="005A6543" w:rsidRPr="00EC76D5" w:rsidRDefault="00D97335" w:rsidP="00D846D1">
            <w:r w:rsidRPr="00EC76D5">
              <w:t>0 | e</w:t>
            </w:r>
          </w:p>
          <w:p w14:paraId="59BDE1F2" w14:textId="47FCCE89" w:rsidR="00D97335" w:rsidRPr="00EC76D5" w:rsidRDefault="00D97335" w:rsidP="00D846D1">
            <w:r w:rsidRPr="00EC76D5">
              <w:t>e | 0</w:t>
            </w:r>
          </w:p>
        </w:tc>
        <w:tc>
          <w:tcPr>
            <w:tcW w:w="3117" w:type="dxa"/>
          </w:tcPr>
          <w:p w14:paraId="054E01BB" w14:textId="77777777" w:rsidR="005A6543" w:rsidRPr="00EC76D5" w:rsidRDefault="00D97335" w:rsidP="00D846D1">
            <w:r w:rsidRPr="00EC76D5">
              <w:t>e</w:t>
            </w:r>
          </w:p>
          <w:p w14:paraId="6491E0AC" w14:textId="1CA50B9F" w:rsidR="00D97335" w:rsidRPr="00EC76D5" w:rsidRDefault="00D97335" w:rsidP="00D846D1">
            <w:r w:rsidRPr="00EC76D5">
              <w:t>e</w:t>
            </w:r>
          </w:p>
        </w:tc>
      </w:tr>
      <w:tr w:rsidR="00D97335" w:rsidRPr="00EC76D5" w14:paraId="69E4A48B" w14:textId="77777777" w:rsidTr="005A6543">
        <w:tc>
          <w:tcPr>
            <w:tcW w:w="3116" w:type="dxa"/>
          </w:tcPr>
          <w:p w14:paraId="0E46CB5E" w14:textId="1D100208" w:rsidR="00D97335" w:rsidRPr="00EC76D5" w:rsidRDefault="00D97335" w:rsidP="00D97335">
            <w:r w:rsidRPr="00EC76D5">
              <w:t>Bitwise Exclusive Or</w:t>
            </w:r>
          </w:p>
        </w:tc>
        <w:tc>
          <w:tcPr>
            <w:tcW w:w="3117" w:type="dxa"/>
          </w:tcPr>
          <w:p w14:paraId="04C0A3B8" w14:textId="16572A4A" w:rsidR="00D97335" w:rsidRPr="00EC76D5" w:rsidRDefault="00D97335" w:rsidP="00D97335">
            <w:r w:rsidRPr="00EC76D5">
              <w:t>0 ^ e</w:t>
            </w:r>
          </w:p>
          <w:p w14:paraId="4CF485DA" w14:textId="44C087F5" w:rsidR="00D97335" w:rsidRPr="00EC76D5" w:rsidRDefault="00D97335" w:rsidP="00D97335">
            <w:r w:rsidRPr="00EC76D5">
              <w:t>e ^ 0</w:t>
            </w:r>
          </w:p>
        </w:tc>
        <w:tc>
          <w:tcPr>
            <w:tcW w:w="3117" w:type="dxa"/>
          </w:tcPr>
          <w:p w14:paraId="041A1FF0" w14:textId="77777777" w:rsidR="00D97335" w:rsidRPr="00EC76D5" w:rsidRDefault="00D97335" w:rsidP="00D97335">
            <w:r w:rsidRPr="00EC76D5">
              <w:t>e</w:t>
            </w:r>
          </w:p>
          <w:p w14:paraId="5BBFD895" w14:textId="7947F680" w:rsidR="00D97335" w:rsidRPr="00EC76D5" w:rsidRDefault="00D97335" w:rsidP="00D97335">
            <w:r w:rsidRPr="00EC76D5">
              <w:t>e</w:t>
            </w:r>
          </w:p>
        </w:tc>
      </w:tr>
      <w:tr w:rsidR="006C0DAE" w:rsidRPr="00EC76D5" w14:paraId="24676F22" w14:textId="77777777" w:rsidTr="005A6543">
        <w:tc>
          <w:tcPr>
            <w:tcW w:w="3116" w:type="dxa"/>
          </w:tcPr>
          <w:p w14:paraId="185C5FF6" w14:textId="03CE7131" w:rsidR="006C0DAE" w:rsidRPr="00EC76D5" w:rsidRDefault="006C0DAE" w:rsidP="006C0DAE">
            <w:r w:rsidRPr="00EC76D5">
              <w:t>Bitwise And</w:t>
            </w:r>
          </w:p>
        </w:tc>
        <w:tc>
          <w:tcPr>
            <w:tcW w:w="3117" w:type="dxa"/>
          </w:tcPr>
          <w:p w14:paraId="5C212E23" w14:textId="67E6CD45" w:rsidR="006C0DAE" w:rsidRPr="00EC76D5" w:rsidRDefault="006C0DAE" w:rsidP="006C0DAE">
            <w:r w:rsidRPr="00EC76D5">
              <w:t>0 &amp;</w:t>
            </w:r>
            <w:r w:rsidR="006C150E" w:rsidRPr="00EC76D5">
              <w:t xml:space="preserve"> s</w:t>
            </w:r>
          </w:p>
          <w:p w14:paraId="2ADA2E38" w14:textId="52CA1E3E" w:rsidR="006C0DAE" w:rsidRPr="00EC76D5" w:rsidRDefault="006C150E" w:rsidP="006C0DAE">
            <w:r w:rsidRPr="00EC76D5">
              <w:t>s</w:t>
            </w:r>
            <w:r w:rsidR="006C0DAE" w:rsidRPr="00EC76D5">
              <w:t xml:space="preserve"> </w:t>
            </w:r>
            <w:r w:rsidR="00BF365C" w:rsidRPr="00EC76D5">
              <w:t>&amp;</w:t>
            </w:r>
            <w:r w:rsidR="006C0DAE" w:rsidRPr="00EC76D5">
              <w:t xml:space="preserve"> 0</w:t>
            </w:r>
          </w:p>
        </w:tc>
        <w:tc>
          <w:tcPr>
            <w:tcW w:w="3117" w:type="dxa"/>
          </w:tcPr>
          <w:p w14:paraId="4A57E5DD" w14:textId="77777777" w:rsidR="006C0DAE" w:rsidRPr="00EC76D5" w:rsidRDefault="006C0DAE" w:rsidP="006C0DAE">
            <w:r w:rsidRPr="00EC76D5">
              <w:t>0</w:t>
            </w:r>
          </w:p>
          <w:p w14:paraId="0F2BF51F" w14:textId="291A2FCB" w:rsidR="006C0DAE" w:rsidRPr="00EC76D5" w:rsidRDefault="006C0DAE" w:rsidP="006C0DAE">
            <w:r w:rsidRPr="00EC76D5">
              <w:t>0</w:t>
            </w:r>
          </w:p>
        </w:tc>
      </w:tr>
      <w:tr w:rsidR="00BF365C" w:rsidRPr="00EC76D5" w14:paraId="743B85BE" w14:textId="77777777" w:rsidTr="005A6543">
        <w:tc>
          <w:tcPr>
            <w:tcW w:w="3116" w:type="dxa"/>
          </w:tcPr>
          <w:p w14:paraId="3D7F23A3" w14:textId="6A0340A6" w:rsidR="00BF365C" w:rsidRPr="00EC76D5" w:rsidRDefault="00BF365C" w:rsidP="006C0DAE">
            <w:r w:rsidRPr="00EC76D5">
              <w:t>Logical And</w:t>
            </w:r>
          </w:p>
        </w:tc>
        <w:tc>
          <w:tcPr>
            <w:tcW w:w="3117" w:type="dxa"/>
          </w:tcPr>
          <w:p w14:paraId="7F72028D" w14:textId="77777777" w:rsidR="00BF365C" w:rsidRPr="00EC76D5" w:rsidRDefault="00BF365C" w:rsidP="006C0DAE">
            <w:r w:rsidRPr="00EC76D5">
              <w:t>true &amp;&amp; e</w:t>
            </w:r>
          </w:p>
          <w:p w14:paraId="542923EF" w14:textId="77777777" w:rsidR="00BF365C" w:rsidRPr="00EC76D5" w:rsidRDefault="00BF365C" w:rsidP="006C0DAE">
            <w:r w:rsidRPr="00EC76D5">
              <w:t>e &amp;&amp; true</w:t>
            </w:r>
          </w:p>
          <w:p w14:paraId="194264E9" w14:textId="28A32106" w:rsidR="00BF365C" w:rsidRPr="00EC76D5" w:rsidRDefault="006C150E" w:rsidP="006C0DAE">
            <w:r w:rsidRPr="00EC76D5">
              <w:t>false &amp;&amp; s</w:t>
            </w:r>
          </w:p>
          <w:p w14:paraId="51870240" w14:textId="6C8BC230" w:rsidR="000803E9" w:rsidRPr="00EC76D5" w:rsidRDefault="006C150E" w:rsidP="006C0DAE">
            <w:r w:rsidRPr="00EC76D5">
              <w:t>s</w:t>
            </w:r>
            <w:r w:rsidR="000803E9" w:rsidRPr="00EC76D5">
              <w:t xml:space="preserve"> &amp;&amp; false</w:t>
            </w:r>
          </w:p>
        </w:tc>
        <w:tc>
          <w:tcPr>
            <w:tcW w:w="3117" w:type="dxa"/>
          </w:tcPr>
          <w:p w14:paraId="1A400B3D" w14:textId="77777777" w:rsidR="00BF365C" w:rsidRPr="00EC76D5" w:rsidRDefault="00BF365C" w:rsidP="006C0DAE">
            <w:r w:rsidRPr="00EC76D5">
              <w:t>e</w:t>
            </w:r>
          </w:p>
          <w:p w14:paraId="3AD6AA2C" w14:textId="77777777" w:rsidR="00BF365C" w:rsidRPr="00EC76D5" w:rsidRDefault="00BF365C" w:rsidP="006C0DAE">
            <w:r w:rsidRPr="00EC76D5">
              <w:t>e</w:t>
            </w:r>
          </w:p>
          <w:p w14:paraId="5585B638" w14:textId="77777777" w:rsidR="000803E9" w:rsidRPr="00EC76D5" w:rsidRDefault="000803E9" w:rsidP="006C0DAE">
            <w:r w:rsidRPr="00EC76D5">
              <w:t>false</w:t>
            </w:r>
          </w:p>
          <w:p w14:paraId="436E2984" w14:textId="0ED3ECF9" w:rsidR="000803E9" w:rsidRPr="00EC76D5" w:rsidRDefault="000803E9" w:rsidP="006C0DAE">
            <w:r w:rsidRPr="00EC76D5">
              <w:t>false</w:t>
            </w:r>
          </w:p>
        </w:tc>
      </w:tr>
      <w:tr w:rsidR="00642CB3" w:rsidRPr="00EC76D5" w14:paraId="6EA32E16" w14:textId="77777777" w:rsidTr="005A6543">
        <w:tc>
          <w:tcPr>
            <w:tcW w:w="3116" w:type="dxa"/>
          </w:tcPr>
          <w:p w14:paraId="674BC500" w14:textId="1C8BC408" w:rsidR="00642CB3" w:rsidRPr="00EC76D5" w:rsidRDefault="00642CB3" w:rsidP="00642CB3">
            <w:r w:rsidRPr="00EC76D5">
              <w:t>Logical Or</w:t>
            </w:r>
          </w:p>
        </w:tc>
        <w:tc>
          <w:tcPr>
            <w:tcW w:w="3117" w:type="dxa"/>
          </w:tcPr>
          <w:p w14:paraId="21C22580" w14:textId="5E4D090B" w:rsidR="00642CB3" w:rsidRPr="00EC76D5" w:rsidRDefault="00642CB3" w:rsidP="00642CB3">
            <w:r w:rsidRPr="00EC76D5">
              <w:t>true ||</w:t>
            </w:r>
            <w:r w:rsidR="006C150E" w:rsidRPr="00EC76D5">
              <w:t xml:space="preserve"> s</w:t>
            </w:r>
          </w:p>
          <w:p w14:paraId="30255753" w14:textId="3B31EBF6" w:rsidR="00642CB3" w:rsidRPr="00EC76D5" w:rsidRDefault="006C150E" w:rsidP="00642CB3">
            <w:r w:rsidRPr="00EC76D5">
              <w:t>s</w:t>
            </w:r>
            <w:r w:rsidR="00642CB3" w:rsidRPr="00EC76D5">
              <w:t xml:space="preserve"> || true</w:t>
            </w:r>
          </w:p>
          <w:p w14:paraId="2393CAFE" w14:textId="78710063" w:rsidR="00642CB3" w:rsidRPr="00EC76D5" w:rsidRDefault="00642CB3" w:rsidP="00642CB3">
            <w:r w:rsidRPr="00EC76D5">
              <w:t>false || e</w:t>
            </w:r>
          </w:p>
          <w:p w14:paraId="60D18549" w14:textId="5B2B2030" w:rsidR="00642CB3" w:rsidRPr="00EC76D5" w:rsidRDefault="00642CB3" w:rsidP="00642CB3">
            <w:r w:rsidRPr="00EC76D5">
              <w:t>e || false</w:t>
            </w:r>
          </w:p>
        </w:tc>
        <w:tc>
          <w:tcPr>
            <w:tcW w:w="3117" w:type="dxa"/>
          </w:tcPr>
          <w:p w14:paraId="4B13563E" w14:textId="0D3F8C5F" w:rsidR="00642CB3" w:rsidRPr="00EC76D5" w:rsidRDefault="0081068F" w:rsidP="00642CB3">
            <w:r w:rsidRPr="00EC76D5">
              <w:t>true</w:t>
            </w:r>
          </w:p>
          <w:p w14:paraId="3FE06E5A" w14:textId="6BA56B6B" w:rsidR="00642CB3" w:rsidRPr="00EC76D5" w:rsidRDefault="0081068F" w:rsidP="00642CB3">
            <w:r w:rsidRPr="00EC76D5">
              <w:t>true</w:t>
            </w:r>
          </w:p>
          <w:p w14:paraId="1FF646C4" w14:textId="7753141B" w:rsidR="00642CB3" w:rsidRPr="00EC76D5" w:rsidRDefault="0081068F" w:rsidP="00642CB3">
            <w:r w:rsidRPr="00EC76D5">
              <w:t>e</w:t>
            </w:r>
          </w:p>
          <w:p w14:paraId="60F33E20" w14:textId="413D950C" w:rsidR="00642CB3" w:rsidRPr="00EC76D5" w:rsidRDefault="0081068F" w:rsidP="00642CB3">
            <w:r w:rsidRPr="00EC76D5">
              <w:t>e</w:t>
            </w:r>
          </w:p>
        </w:tc>
      </w:tr>
      <w:tr w:rsidR="0081068F" w:rsidRPr="00EC76D5" w14:paraId="57CFF9CF" w14:textId="77777777" w:rsidTr="005A6543">
        <w:tc>
          <w:tcPr>
            <w:tcW w:w="3116" w:type="dxa"/>
          </w:tcPr>
          <w:p w14:paraId="37244C79" w14:textId="34605F4D" w:rsidR="0081068F" w:rsidRPr="00EC76D5" w:rsidRDefault="008D0B46" w:rsidP="00642CB3">
            <w:r w:rsidRPr="00EC76D5">
              <w:t>Equality</w:t>
            </w:r>
          </w:p>
        </w:tc>
        <w:tc>
          <w:tcPr>
            <w:tcW w:w="3117" w:type="dxa"/>
          </w:tcPr>
          <w:p w14:paraId="363765E0" w14:textId="77777777" w:rsidR="0081068F" w:rsidRPr="00EC76D5" w:rsidRDefault="008D0B46" w:rsidP="00642CB3">
            <w:r w:rsidRPr="00EC76D5">
              <w:t>s == s</w:t>
            </w:r>
          </w:p>
          <w:p w14:paraId="0696927B" w14:textId="32E4264F" w:rsidR="008D0B46" w:rsidRPr="00EC76D5" w:rsidRDefault="008D0B46" w:rsidP="00642CB3">
            <w:r w:rsidRPr="00EC76D5">
              <w:t>s != s</w:t>
            </w:r>
          </w:p>
        </w:tc>
        <w:tc>
          <w:tcPr>
            <w:tcW w:w="3117" w:type="dxa"/>
          </w:tcPr>
          <w:p w14:paraId="5D0FFE4D" w14:textId="77777777" w:rsidR="0081068F" w:rsidRPr="00EC76D5" w:rsidRDefault="008D0B46" w:rsidP="00642CB3">
            <w:r w:rsidRPr="00EC76D5">
              <w:t>true</w:t>
            </w:r>
          </w:p>
          <w:p w14:paraId="597E27F6" w14:textId="0326947C" w:rsidR="008D0B46" w:rsidRPr="00EC76D5" w:rsidRDefault="008D0B46" w:rsidP="00642CB3">
            <w:r w:rsidRPr="00EC76D5">
              <w:t>false</w:t>
            </w:r>
          </w:p>
        </w:tc>
      </w:tr>
      <w:tr w:rsidR="008D0B46" w:rsidRPr="00EC76D5" w14:paraId="230B9773" w14:textId="77777777" w:rsidTr="005A6543">
        <w:tc>
          <w:tcPr>
            <w:tcW w:w="3116" w:type="dxa"/>
          </w:tcPr>
          <w:p w14:paraId="0F7942DB" w14:textId="6FC55167" w:rsidR="008D0B46" w:rsidRPr="00EC76D5" w:rsidRDefault="008D0B46" w:rsidP="00642CB3">
            <w:r w:rsidRPr="00EC76D5">
              <w:lastRenderedPageBreak/>
              <w:t>Relational</w:t>
            </w:r>
          </w:p>
        </w:tc>
        <w:tc>
          <w:tcPr>
            <w:tcW w:w="3117" w:type="dxa"/>
          </w:tcPr>
          <w:p w14:paraId="4F6F9559" w14:textId="77777777" w:rsidR="008D0B46" w:rsidRPr="00EC76D5" w:rsidRDefault="00775C71" w:rsidP="00642CB3">
            <w:r w:rsidRPr="00EC76D5">
              <w:t>s &lt; s</w:t>
            </w:r>
          </w:p>
          <w:p w14:paraId="1B246E86" w14:textId="77777777" w:rsidR="00775C71" w:rsidRPr="00EC76D5" w:rsidRDefault="00775C71" w:rsidP="00642CB3">
            <w:r w:rsidRPr="00EC76D5">
              <w:t>s &lt;= s</w:t>
            </w:r>
          </w:p>
          <w:p w14:paraId="2332C790" w14:textId="77777777" w:rsidR="00775C71" w:rsidRPr="00EC76D5" w:rsidRDefault="00775C71" w:rsidP="00642CB3">
            <w:r w:rsidRPr="00EC76D5">
              <w:t>s &gt; s</w:t>
            </w:r>
          </w:p>
          <w:p w14:paraId="3A068FD2" w14:textId="0A339B27" w:rsidR="00775C71" w:rsidRPr="00EC76D5" w:rsidRDefault="00775C71" w:rsidP="00642CB3">
            <w:r w:rsidRPr="00EC76D5">
              <w:t>s &gt;= s</w:t>
            </w:r>
          </w:p>
        </w:tc>
        <w:tc>
          <w:tcPr>
            <w:tcW w:w="3117" w:type="dxa"/>
          </w:tcPr>
          <w:p w14:paraId="4EE949AB" w14:textId="77777777" w:rsidR="008D0B46" w:rsidRPr="00EC76D5" w:rsidRDefault="00775C71" w:rsidP="00642CB3">
            <w:r w:rsidRPr="00EC76D5">
              <w:t>false</w:t>
            </w:r>
          </w:p>
          <w:p w14:paraId="0389BE38" w14:textId="77777777" w:rsidR="00775C71" w:rsidRPr="00EC76D5" w:rsidRDefault="00775C71" w:rsidP="00642CB3">
            <w:r w:rsidRPr="00EC76D5">
              <w:t>true</w:t>
            </w:r>
          </w:p>
          <w:p w14:paraId="79062DDD" w14:textId="77777777" w:rsidR="00775C71" w:rsidRPr="00EC76D5" w:rsidRDefault="00775C71" w:rsidP="00642CB3">
            <w:r w:rsidRPr="00EC76D5">
              <w:t>false</w:t>
            </w:r>
          </w:p>
          <w:p w14:paraId="28C830F9" w14:textId="37C9D6D1" w:rsidR="00775C71" w:rsidRPr="00EC76D5" w:rsidRDefault="00775C71" w:rsidP="00642CB3">
            <w:r w:rsidRPr="00EC76D5">
              <w:t>true</w:t>
            </w:r>
          </w:p>
        </w:tc>
      </w:tr>
    </w:tbl>
    <w:p w14:paraId="7FEE52DD" w14:textId="77777777" w:rsidR="004C3672" w:rsidRPr="00EC76D5" w:rsidRDefault="004C3672" w:rsidP="00D358DA">
      <w:pPr>
        <w:pStyle w:val="Code"/>
      </w:pPr>
    </w:p>
    <w:p w14:paraId="1096EBF1" w14:textId="0C4F5526" w:rsidR="00D358DA" w:rsidRPr="00EC76D5" w:rsidRDefault="00D358DA" w:rsidP="00D358DA">
      <w:pPr>
        <w:pStyle w:val="Code"/>
      </w:pPr>
      <w:r w:rsidRPr="00EC76D5">
        <w:t xml:space="preserve">  public static SyntaxTree optimizeUnarySemantic(SyntaxTree </w:t>
      </w:r>
      <w:r w:rsidR="0038687E">
        <w:t>expression</w:t>
      </w:r>
      <w:r w:rsidRPr="00EC76D5">
        <w:t>) {</w:t>
      </w:r>
    </w:p>
    <w:p w14:paraId="08E64995" w14:textId="54A0B4E0" w:rsidR="00D358DA" w:rsidRPr="00EC76D5" w:rsidRDefault="00D358DA" w:rsidP="00D358DA">
      <w:pPr>
        <w:pStyle w:val="Code"/>
      </w:pPr>
      <w:r w:rsidRPr="00EC76D5">
        <w:t xml:space="preserve">    if (</w:t>
      </w:r>
      <w:r w:rsidR="0038687E">
        <w:t>expression</w:t>
      </w:r>
      <w:r w:rsidRPr="00EC76D5">
        <w:t xml:space="preserve"> == null) {</w:t>
      </w:r>
    </w:p>
    <w:p w14:paraId="05A18D9F" w14:textId="77777777" w:rsidR="00D358DA" w:rsidRPr="00EC76D5" w:rsidRDefault="00D358DA" w:rsidP="00D358DA">
      <w:pPr>
        <w:pStyle w:val="Code"/>
      </w:pPr>
      <w:r w:rsidRPr="00EC76D5">
        <w:t xml:space="preserve">      return null;</w:t>
      </w:r>
    </w:p>
    <w:p w14:paraId="21C2B63D" w14:textId="77777777" w:rsidR="00D358DA" w:rsidRPr="00EC76D5" w:rsidRDefault="00D358DA" w:rsidP="00D358DA">
      <w:pPr>
        <w:pStyle w:val="Code"/>
      </w:pPr>
      <w:r w:rsidRPr="00EC76D5">
        <w:t xml:space="preserve">    }</w:t>
      </w:r>
    </w:p>
    <w:p w14:paraId="45D5F719" w14:textId="77777777" w:rsidR="00D358DA" w:rsidRPr="00EC76D5" w:rsidRDefault="00D358DA" w:rsidP="00D358DA">
      <w:pPr>
        <w:pStyle w:val="Code"/>
      </w:pPr>
    </w:p>
    <w:p w14:paraId="3C754D5E" w14:textId="45439BDB" w:rsidR="00D358DA" w:rsidRPr="00EC76D5" w:rsidRDefault="00D358DA" w:rsidP="00D358DA">
      <w:pPr>
        <w:pStyle w:val="Code"/>
      </w:pPr>
      <w:r w:rsidRPr="00EC76D5">
        <w:t xml:space="preserve">    SyntaxTree sub</w:t>
      </w:r>
      <w:r w:rsidR="0038687E">
        <w:t xml:space="preserve">Expression </w:t>
      </w:r>
      <w:r w:rsidRPr="00EC76D5">
        <w:t xml:space="preserve">= </w:t>
      </w:r>
      <w:r w:rsidR="0038687E">
        <w:t>expression</w:t>
      </w:r>
      <w:r w:rsidRPr="00EC76D5">
        <w:t>.getChildList().get(0);</w:t>
      </w:r>
    </w:p>
    <w:p w14:paraId="7B25D1AE" w14:textId="263B96DB" w:rsidR="00D358DA" w:rsidRPr="00EC76D5" w:rsidRDefault="00D358DA" w:rsidP="00D358DA">
      <w:pPr>
        <w:pStyle w:val="Code"/>
      </w:pPr>
      <w:r w:rsidRPr="00EC76D5">
        <w:t xml:space="preserve">    return (</w:t>
      </w:r>
      <w:r w:rsidR="0038687E">
        <w:t>expression</w:t>
      </w:r>
      <w:r w:rsidRPr="00EC76D5">
        <w:t>.getOperator() == MiddleOperator.UnaryAdd) ? sub</w:t>
      </w:r>
      <w:r w:rsidR="0038687E">
        <w:t xml:space="preserve">Expression </w:t>
      </w:r>
      <w:r w:rsidRPr="00EC76D5">
        <w:t xml:space="preserve">: </w:t>
      </w:r>
      <w:r w:rsidR="0038687E">
        <w:t>expression</w:t>
      </w:r>
      <w:r w:rsidRPr="00EC76D5">
        <w:t>;</w:t>
      </w:r>
    </w:p>
    <w:p w14:paraId="74EA0BCD" w14:textId="77777777" w:rsidR="00D358DA" w:rsidRPr="00EC76D5" w:rsidRDefault="00D358DA" w:rsidP="00D358DA">
      <w:pPr>
        <w:pStyle w:val="Code"/>
      </w:pPr>
      <w:r w:rsidRPr="00EC76D5">
        <w:t xml:space="preserve">  }</w:t>
      </w:r>
    </w:p>
    <w:p w14:paraId="64051CB2" w14:textId="3A812E30" w:rsidR="00452A7A" w:rsidRPr="00EC76D5" w:rsidRDefault="00452A7A" w:rsidP="00452A7A">
      <w:r w:rsidRPr="00EC76D5">
        <w:rPr>
          <w:rStyle w:val="CodeInText0"/>
        </w:rPr>
        <w:t>TrueSymbol</w:t>
      </w:r>
      <w:r w:rsidRPr="00EC76D5">
        <w:t xml:space="preserve"> and </w:t>
      </w:r>
      <w:r w:rsidRPr="00EC76D5">
        <w:rPr>
          <w:rStyle w:val="CodeInText0"/>
        </w:rPr>
        <w:t>ZeroSymbol</w:t>
      </w:r>
      <w:r w:rsidRPr="00EC76D5">
        <w:t xml:space="preserve"> are used on several occasions in </w:t>
      </w:r>
      <w:r w:rsidRPr="00EC76D5">
        <w:rPr>
          <w:rStyle w:val="CodeInText0"/>
        </w:rPr>
        <w:t>optimizeBinarySemantic</w:t>
      </w:r>
      <w:r w:rsidRPr="00EC76D5">
        <w:t xml:space="preserve"> below. </w:t>
      </w:r>
      <w:r w:rsidR="003E0C7F" w:rsidRPr="00EC76D5">
        <w:t>Therefore, they ar</w:t>
      </w:r>
      <w:r w:rsidR="00EE74FF" w:rsidRPr="00EC76D5">
        <w:t>e</w:t>
      </w:r>
      <w:r w:rsidR="003E0C7F" w:rsidRPr="00EC76D5">
        <w:t xml:space="preserve"> defined as static fields.</w:t>
      </w:r>
    </w:p>
    <w:p w14:paraId="332AD587" w14:textId="77777777" w:rsidR="00452A7A" w:rsidRPr="00EC76D5" w:rsidRDefault="00452A7A" w:rsidP="00452A7A">
      <w:pPr>
        <w:pStyle w:val="Code"/>
      </w:pPr>
      <w:r w:rsidRPr="00EC76D5">
        <w:t xml:space="preserve">  private static final Symbol TrueSymbol =</w:t>
      </w:r>
    </w:p>
    <w:p w14:paraId="0D4E761C" w14:textId="77777777" w:rsidR="00452A7A" w:rsidRPr="00EC76D5" w:rsidRDefault="00452A7A" w:rsidP="00452A7A">
      <w:pPr>
        <w:pStyle w:val="Code"/>
      </w:pPr>
      <w:r w:rsidRPr="00EC76D5">
        <w:t xml:space="preserve">    Symbol.createValueSymbol(Type.LogicalType, Boolean.TRUE);</w:t>
      </w:r>
    </w:p>
    <w:p w14:paraId="1615D063" w14:textId="77777777" w:rsidR="00452A7A" w:rsidRPr="00EC76D5" w:rsidRDefault="00452A7A" w:rsidP="00452A7A">
      <w:pPr>
        <w:pStyle w:val="Code"/>
      </w:pPr>
      <w:r w:rsidRPr="00EC76D5">
        <w:t xml:space="preserve">  private static final Symbol FalseSymbol =</w:t>
      </w:r>
    </w:p>
    <w:p w14:paraId="5DE832FD" w14:textId="77777777" w:rsidR="00452A7A" w:rsidRPr="00EC76D5" w:rsidRDefault="00452A7A" w:rsidP="00452A7A">
      <w:pPr>
        <w:pStyle w:val="Code"/>
      </w:pPr>
      <w:r w:rsidRPr="00EC76D5">
        <w:t xml:space="preserve">    Symbol.createValueSymbol(Type.LogicalType, Boolean.FALSE);</w:t>
      </w:r>
    </w:p>
    <w:p w14:paraId="05172578" w14:textId="77777777" w:rsidR="00452A7A" w:rsidRPr="00EC76D5" w:rsidRDefault="00452A7A" w:rsidP="00D358DA">
      <w:pPr>
        <w:pStyle w:val="Code"/>
      </w:pPr>
    </w:p>
    <w:p w14:paraId="3EC4E16D" w14:textId="2DA4CADA" w:rsidR="00D358DA" w:rsidRPr="00EC76D5" w:rsidRDefault="00D358DA" w:rsidP="00D358DA">
      <w:pPr>
        <w:pStyle w:val="Code"/>
      </w:pPr>
      <w:r w:rsidRPr="00EC76D5">
        <w:t xml:space="preserve">  public static SyntaxTree optimizeBinarySemantic(SyntaxTree </w:t>
      </w:r>
      <w:r w:rsidR="0038687E">
        <w:t>expression</w:t>
      </w:r>
      <w:r w:rsidRPr="00EC76D5">
        <w:t>) {</w:t>
      </w:r>
    </w:p>
    <w:p w14:paraId="2208F641" w14:textId="6D67C927" w:rsidR="00D358DA" w:rsidRPr="00EC76D5" w:rsidRDefault="00D358DA" w:rsidP="00D358DA">
      <w:pPr>
        <w:pStyle w:val="Code"/>
      </w:pPr>
      <w:r w:rsidRPr="00EC76D5">
        <w:t xml:space="preserve">    if (</w:t>
      </w:r>
      <w:r w:rsidR="0038687E">
        <w:t>expression</w:t>
      </w:r>
      <w:r w:rsidRPr="00EC76D5">
        <w:t xml:space="preserve"> == null) {</w:t>
      </w:r>
    </w:p>
    <w:p w14:paraId="4CDBE56B" w14:textId="77777777" w:rsidR="00D358DA" w:rsidRPr="00EC76D5" w:rsidRDefault="00D358DA" w:rsidP="00D358DA">
      <w:pPr>
        <w:pStyle w:val="Code"/>
      </w:pPr>
      <w:r w:rsidRPr="00EC76D5">
        <w:t xml:space="preserve">      return null;</w:t>
      </w:r>
    </w:p>
    <w:p w14:paraId="2AFD107D" w14:textId="77777777" w:rsidR="00D358DA" w:rsidRPr="00EC76D5" w:rsidRDefault="00D358DA" w:rsidP="00D358DA">
      <w:pPr>
        <w:pStyle w:val="Code"/>
      </w:pPr>
      <w:r w:rsidRPr="00EC76D5">
        <w:t xml:space="preserve">    }</w:t>
      </w:r>
    </w:p>
    <w:p w14:paraId="496E645A" w14:textId="77777777" w:rsidR="00D358DA" w:rsidRPr="00EC76D5" w:rsidRDefault="00D358DA" w:rsidP="00D358DA">
      <w:pPr>
        <w:pStyle w:val="Code"/>
      </w:pPr>
    </w:p>
    <w:p w14:paraId="2B0C9B7A" w14:textId="372DB68E" w:rsidR="00D358DA" w:rsidRPr="00EC76D5" w:rsidRDefault="00D358DA" w:rsidP="00D358DA">
      <w:pPr>
        <w:pStyle w:val="Code"/>
      </w:pPr>
      <w:r w:rsidRPr="00EC76D5">
        <w:t xml:space="preserve">    SyntaxTree left</w:t>
      </w:r>
      <w:r w:rsidR="0038687E">
        <w:t xml:space="preserve">Expression </w:t>
      </w:r>
      <w:r w:rsidRPr="00EC76D5">
        <w:t xml:space="preserve">= </w:t>
      </w:r>
      <w:r w:rsidR="0038687E">
        <w:t>expression</w:t>
      </w:r>
      <w:r w:rsidRPr="00EC76D5">
        <w:t>.getChildList().get(0),</w:t>
      </w:r>
    </w:p>
    <w:p w14:paraId="1DB55570" w14:textId="649F5F46" w:rsidR="00D358DA" w:rsidRPr="00EC76D5" w:rsidRDefault="00D358DA" w:rsidP="00D358DA">
      <w:pPr>
        <w:pStyle w:val="Code"/>
      </w:pPr>
      <w:r w:rsidRPr="00EC76D5">
        <w:t xml:space="preserve">               right</w:t>
      </w:r>
      <w:r w:rsidR="0038687E">
        <w:t xml:space="preserve">Expression </w:t>
      </w:r>
      <w:r w:rsidRPr="00EC76D5">
        <w:t xml:space="preserve">= </w:t>
      </w:r>
      <w:r w:rsidR="0038687E">
        <w:t>expression</w:t>
      </w:r>
      <w:r w:rsidRPr="00EC76D5">
        <w:t>.getChildList().get(1);</w:t>
      </w:r>
    </w:p>
    <w:p w14:paraId="509B736B" w14:textId="77777777" w:rsidR="00D358DA" w:rsidRPr="00EC76D5" w:rsidRDefault="00D358DA" w:rsidP="00D358DA">
      <w:pPr>
        <w:pStyle w:val="Code"/>
      </w:pPr>
      <w:r w:rsidRPr="00EC76D5">
        <w:t>// 0 + e =&gt; e</w:t>
      </w:r>
    </w:p>
    <w:p w14:paraId="76A79F84" w14:textId="77777777" w:rsidR="00D358DA" w:rsidRPr="00EC76D5" w:rsidRDefault="00D358DA" w:rsidP="00D358DA">
      <w:pPr>
        <w:pStyle w:val="Code"/>
      </w:pPr>
      <w:r w:rsidRPr="00EC76D5">
        <w:t>// e + 0 =&gt; e</w:t>
      </w:r>
    </w:p>
    <w:p w14:paraId="179F8E61" w14:textId="77777777" w:rsidR="00D358DA" w:rsidRPr="00EC76D5" w:rsidRDefault="00D358DA" w:rsidP="00D358DA">
      <w:pPr>
        <w:pStyle w:val="Code"/>
      </w:pPr>
      <w:r w:rsidRPr="00EC76D5">
        <w:t>// e + e =&gt; 2 * e</w:t>
      </w:r>
    </w:p>
    <w:p w14:paraId="5F25E9CA" w14:textId="79B121D5" w:rsidR="00D358DA" w:rsidRPr="00EC76D5" w:rsidRDefault="00D358DA" w:rsidP="00D358DA">
      <w:pPr>
        <w:pStyle w:val="Code"/>
      </w:pPr>
      <w:r w:rsidRPr="00EC76D5">
        <w:t xml:space="preserve">    switch (</w:t>
      </w:r>
      <w:r w:rsidR="0038687E">
        <w:t>expression</w:t>
      </w:r>
      <w:r w:rsidRPr="00EC76D5">
        <w:t>.getOperator()) {</w:t>
      </w:r>
    </w:p>
    <w:p w14:paraId="4C86E052" w14:textId="77777777" w:rsidR="00D358DA" w:rsidRPr="00EC76D5" w:rsidRDefault="00D358DA" w:rsidP="00D358DA">
      <w:pPr>
        <w:pStyle w:val="Code"/>
      </w:pPr>
      <w:r w:rsidRPr="00EC76D5">
        <w:t xml:space="preserve">      case BinaryAdd:</w:t>
      </w:r>
    </w:p>
    <w:p w14:paraId="6D587FE1" w14:textId="0D88F652" w:rsidR="00D358DA" w:rsidRPr="00EC76D5" w:rsidRDefault="00D358DA" w:rsidP="00D358DA">
      <w:pPr>
        <w:pStyle w:val="Code"/>
      </w:pPr>
      <w:r w:rsidRPr="00EC76D5">
        <w:t xml:space="preserve">        if (isZero(left</w:t>
      </w:r>
      <w:r w:rsidR="0038687E">
        <w:t>Expression)</w:t>
      </w:r>
      <w:r w:rsidRPr="00EC76D5">
        <w:t>) {</w:t>
      </w:r>
    </w:p>
    <w:p w14:paraId="772ECFA0" w14:textId="765093EE" w:rsidR="00D358DA" w:rsidRPr="00EC76D5" w:rsidRDefault="00D358DA" w:rsidP="00D358DA">
      <w:pPr>
        <w:pStyle w:val="Code"/>
      </w:pPr>
      <w:r w:rsidRPr="00EC76D5">
        <w:t xml:space="preserve">          return right</w:t>
      </w:r>
      <w:r w:rsidR="0038687E">
        <w:t>Expression;</w:t>
      </w:r>
      <w:r w:rsidRPr="00EC76D5">
        <w:t xml:space="preserve">            </w:t>
      </w:r>
    </w:p>
    <w:p w14:paraId="59E014C0" w14:textId="77777777" w:rsidR="00D358DA" w:rsidRPr="00EC76D5" w:rsidRDefault="00D358DA" w:rsidP="00D358DA">
      <w:pPr>
        <w:pStyle w:val="Code"/>
      </w:pPr>
      <w:r w:rsidRPr="00EC76D5">
        <w:t xml:space="preserve">        }</w:t>
      </w:r>
    </w:p>
    <w:p w14:paraId="0488EBAF" w14:textId="711F4E87" w:rsidR="00D358DA" w:rsidRPr="00EC76D5" w:rsidRDefault="00D358DA" w:rsidP="00D358DA">
      <w:pPr>
        <w:pStyle w:val="Code"/>
      </w:pPr>
      <w:r w:rsidRPr="00EC76D5">
        <w:t xml:space="preserve">        else if (isZero(right</w:t>
      </w:r>
      <w:r w:rsidR="0038687E">
        <w:t>Expression)</w:t>
      </w:r>
      <w:r w:rsidRPr="00EC76D5">
        <w:t>) {</w:t>
      </w:r>
    </w:p>
    <w:p w14:paraId="13C65B90" w14:textId="41C3D08F" w:rsidR="00D358DA" w:rsidRPr="00EC76D5" w:rsidRDefault="00D358DA" w:rsidP="00D358DA">
      <w:pPr>
        <w:pStyle w:val="Code"/>
      </w:pPr>
      <w:r w:rsidRPr="00EC76D5">
        <w:t xml:space="preserve">          return left</w:t>
      </w:r>
      <w:r w:rsidR="0038687E">
        <w:t>Expression;</w:t>
      </w:r>
    </w:p>
    <w:p w14:paraId="3BB365A0" w14:textId="77777777" w:rsidR="00D358DA" w:rsidRPr="00EC76D5" w:rsidRDefault="00D358DA" w:rsidP="00D358DA">
      <w:pPr>
        <w:pStyle w:val="Code"/>
      </w:pPr>
      <w:r w:rsidRPr="00EC76D5">
        <w:t xml:space="preserve">        }</w:t>
      </w:r>
    </w:p>
    <w:p w14:paraId="6C4E7B72" w14:textId="02ED087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19E2B9D4" w14:textId="142E403E" w:rsidR="00D358DA" w:rsidRPr="00EC76D5" w:rsidRDefault="00D358DA" w:rsidP="00D358DA">
      <w:pPr>
        <w:pStyle w:val="Code"/>
      </w:pPr>
      <w:r w:rsidRPr="00EC76D5">
        <w:t xml:space="preserve">          </w:t>
      </w:r>
      <w:r w:rsidR="0038687E">
        <w:t>expression</w:t>
      </w:r>
      <w:r w:rsidRPr="00EC76D5">
        <w:t>.setOperator(MiddleOperator.Multiply);</w:t>
      </w:r>
    </w:p>
    <w:p w14:paraId="29FFC5C5" w14:textId="75BE1B9B" w:rsidR="00D358DA" w:rsidRPr="00EC76D5" w:rsidRDefault="00D358DA" w:rsidP="00D358DA">
      <w:pPr>
        <w:pStyle w:val="Code"/>
      </w:pPr>
      <w:r w:rsidRPr="00EC76D5">
        <w:t xml:space="preserve">          SyntaxTree twoTree = generateTwoTree(</w:t>
      </w:r>
      <w:r w:rsidR="0038687E">
        <w:t>expression</w:t>
      </w:r>
      <w:r w:rsidRPr="00EC76D5">
        <w:t>.getType());</w:t>
      </w:r>
    </w:p>
    <w:p w14:paraId="5452E28B" w14:textId="473D6DC0" w:rsidR="00D358DA" w:rsidRPr="00EC76D5" w:rsidRDefault="00D358DA" w:rsidP="00D358DA">
      <w:pPr>
        <w:pStyle w:val="Code"/>
      </w:pPr>
      <w:r w:rsidRPr="00EC76D5">
        <w:t xml:space="preserve">          </w:t>
      </w:r>
      <w:r w:rsidR="0038687E">
        <w:t>expression</w:t>
      </w:r>
      <w:r w:rsidRPr="00EC76D5">
        <w:t>.getChildList().set(0, twoTree);</w:t>
      </w:r>
    </w:p>
    <w:p w14:paraId="0AC9CF62" w14:textId="77777777" w:rsidR="00D358DA" w:rsidRPr="00EC76D5" w:rsidRDefault="00D358DA" w:rsidP="00D358DA">
      <w:pPr>
        <w:pStyle w:val="Code"/>
      </w:pPr>
      <w:r w:rsidRPr="00EC76D5">
        <w:t xml:space="preserve">        }</w:t>
      </w:r>
    </w:p>
    <w:p w14:paraId="7B2590C1" w14:textId="77777777" w:rsidR="00D358DA" w:rsidRPr="00EC76D5" w:rsidRDefault="00D358DA" w:rsidP="00D358DA">
      <w:pPr>
        <w:pStyle w:val="Code"/>
      </w:pPr>
      <w:r w:rsidRPr="00EC76D5">
        <w:t xml:space="preserve">        break;</w:t>
      </w:r>
    </w:p>
    <w:p w14:paraId="6B2F381E" w14:textId="77777777" w:rsidR="00D358DA" w:rsidRPr="00EC76D5" w:rsidRDefault="00D358DA" w:rsidP="00D358DA">
      <w:pPr>
        <w:pStyle w:val="Code"/>
      </w:pPr>
      <w:r w:rsidRPr="00EC76D5">
        <w:t>// 0 - e =&gt; -e</w:t>
      </w:r>
    </w:p>
    <w:p w14:paraId="0D88C86B" w14:textId="77777777" w:rsidR="00D358DA" w:rsidRPr="00EC76D5" w:rsidRDefault="00D358DA" w:rsidP="00D358DA">
      <w:pPr>
        <w:pStyle w:val="Code"/>
      </w:pPr>
      <w:r w:rsidRPr="00EC76D5">
        <w:t>// e - 0 =&gt; e</w:t>
      </w:r>
    </w:p>
    <w:p w14:paraId="537D6B8A" w14:textId="77777777" w:rsidR="00D358DA" w:rsidRPr="00EC76D5" w:rsidRDefault="00D358DA" w:rsidP="00D358DA">
      <w:pPr>
        <w:pStyle w:val="Code"/>
      </w:pPr>
      <w:r w:rsidRPr="00EC76D5">
        <w:t>// e - e =&gt; 0</w:t>
      </w:r>
    </w:p>
    <w:p w14:paraId="0D936F98" w14:textId="77777777" w:rsidR="00D358DA" w:rsidRPr="00EC76D5" w:rsidRDefault="00D358DA" w:rsidP="00D358DA">
      <w:pPr>
        <w:pStyle w:val="Code"/>
      </w:pPr>
      <w:r w:rsidRPr="00EC76D5">
        <w:t xml:space="preserve">      case BinarySubtract:</w:t>
      </w:r>
    </w:p>
    <w:p w14:paraId="6C2CC141" w14:textId="45048CCB" w:rsidR="00D358DA" w:rsidRPr="00EC76D5" w:rsidRDefault="00D358DA" w:rsidP="00D358DA">
      <w:pPr>
        <w:pStyle w:val="Code"/>
      </w:pPr>
      <w:r w:rsidRPr="00EC76D5">
        <w:t xml:space="preserve">        if (isZero(left</w:t>
      </w:r>
      <w:r w:rsidR="0038687E">
        <w:t>Expression)</w:t>
      </w:r>
      <w:r w:rsidRPr="00EC76D5">
        <w:t>) {</w:t>
      </w:r>
    </w:p>
    <w:p w14:paraId="0BFECCCF" w14:textId="77777777" w:rsidR="00D358DA" w:rsidRPr="00EC76D5" w:rsidRDefault="00D358DA" w:rsidP="00D358DA">
      <w:pPr>
        <w:pStyle w:val="Code"/>
      </w:pPr>
      <w:r w:rsidRPr="00EC76D5">
        <w:t xml:space="preserve">          return (SyntaxTreeGenerator.generateUnaryTree</w:t>
      </w:r>
    </w:p>
    <w:p w14:paraId="4903CDC8" w14:textId="42FFE57C" w:rsidR="00D358DA" w:rsidRPr="00EC76D5" w:rsidRDefault="00D358DA" w:rsidP="00D358DA">
      <w:pPr>
        <w:pStyle w:val="Code"/>
      </w:pPr>
      <w:r w:rsidRPr="00EC76D5">
        <w:lastRenderedPageBreak/>
        <w:t xml:space="preserve">                   (MiddleOperator.UnarySubtract, </w:t>
      </w:r>
      <w:r w:rsidR="0038687E">
        <w:t>expression</w:t>
      </w:r>
      <w:r w:rsidRPr="00EC76D5">
        <w:t>.getType(), right</w:t>
      </w:r>
      <w:r w:rsidR="0038687E">
        <w:t>Expression)</w:t>
      </w:r>
      <w:r w:rsidRPr="00EC76D5">
        <w:t>);</w:t>
      </w:r>
    </w:p>
    <w:p w14:paraId="31FA4E6B" w14:textId="77777777" w:rsidR="00D358DA" w:rsidRPr="00EC76D5" w:rsidRDefault="00D358DA" w:rsidP="00D358DA">
      <w:pPr>
        <w:pStyle w:val="Code"/>
      </w:pPr>
      <w:r w:rsidRPr="00EC76D5">
        <w:t xml:space="preserve">        }</w:t>
      </w:r>
    </w:p>
    <w:p w14:paraId="6A9F33C3" w14:textId="5BC9C5BE" w:rsidR="00D358DA" w:rsidRPr="00EC76D5" w:rsidRDefault="00D358DA" w:rsidP="00D358DA">
      <w:pPr>
        <w:pStyle w:val="Code"/>
      </w:pPr>
      <w:r w:rsidRPr="00EC76D5">
        <w:t xml:space="preserve">        else if (isZero(right</w:t>
      </w:r>
      <w:r w:rsidR="0038687E">
        <w:t>Expression)</w:t>
      </w:r>
      <w:r w:rsidRPr="00EC76D5">
        <w:t>) {</w:t>
      </w:r>
    </w:p>
    <w:p w14:paraId="7891B852" w14:textId="71548818" w:rsidR="00D358DA" w:rsidRPr="00EC76D5" w:rsidRDefault="00D358DA" w:rsidP="00D358DA">
      <w:pPr>
        <w:pStyle w:val="Code"/>
      </w:pPr>
      <w:r w:rsidRPr="00EC76D5">
        <w:t xml:space="preserve">          return left</w:t>
      </w:r>
      <w:r w:rsidR="0038687E">
        <w:t>Expression;</w:t>
      </w:r>
    </w:p>
    <w:p w14:paraId="095924FE" w14:textId="77777777" w:rsidR="00D358DA" w:rsidRPr="00EC76D5" w:rsidRDefault="00D358DA" w:rsidP="00D358DA">
      <w:pPr>
        <w:pStyle w:val="Code"/>
      </w:pPr>
      <w:r w:rsidRPr="00EC76D5">
        <w:t xml:space="preserve">        }</w:t>
      </w:r>
    </w:p>
    <w:p w14:paraId="3BECD9D9" w14:textId="1D816F3C"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86E2ECE" w14:textId="00C18676" w:rsidR="00D358DA" w:rsidRPr="00EC76D5" w:rsidRDefault="00D358DA" w:rsidP="00D358DA">
      <w:pPr>
        <w:pStyle w:val="Code"/>
      </w:pPr>
      <w:r w:rsidRPr="00EC76D5">
        <w:t xml:space="preserve">          return generateZeroTree(</w:t>
      </w:r>
      <w:r w:rsidR="0038687E">
        <w:t>expression</w:t>
      </w:r>
      <w:r w:rsidRPr="00EC76D5">
        <w:t>.getType());</w:t>
      </w:r>
    </w:p>
    <w:p w14:paraId="06064791" w14:textId="77777777" w:rsidR="00D358DA" w:rsidRPr="00EC76D5" w:rsidRDefault="00D358DA" w:rsidP="00D358DA">
      <w:pPr>
        <w:pStyle w:val="Code"/>
      </w:pPr>
      <w:r w:rsidRPr="00EC76D5">
        <w:t xml:space="preserve">        }</w:t>
      </w:r>
    </w:p>
    <w:p w14:paraId="39F43807" w14:textId="77777777" w:rsidR="00D358DA" w:rsidRPr="00EC76D5" w:rsidRDefault="00D358DA" w:rsidP="00D358DA">
      <w:pPr>
        <w:pStyle w:val="Code"/>
      </w:pPr>
      <w:r w:rsidRPr="00EC76D5">
        <w:t xml:space="preserve">        break;</w:t>
      </w:r>
    </w:p>
    <w:p w14:paraId="691640C7" w14:textId="77777777" w:rsidR="00D358DA" w:rsidRPr="00EC76D5" w:rsidRDefault="00D358DA" w:rsidP="00D358DA">
      <w:pPr>
        <w:pStyle w:val="Code"/>
      </w:pPr>
      <w:r w:rsidRPr="00EC76D5">
        <w:t>// 1 * e =&gt; e</w:t>
      </w:r>
    </w:p>
    <w:p w14:paraId="15C00323" w14:textId="77777777" w:rsidR="00D358DA" w:rsidRPr="00EC76D5" w:rsidRDefault="00D358DA" w:rsidP="00D358DA">
      <w:pPr>
        <w:pStyle w:val="Code"/>
      </w:pPr>
      <w:r w:rsidRPr="00EC76D5">
        <w:t>// e * 1 =&gt; e</w:t>
      </w:r>
    </w:p>
    <w:p w14:paraId="02451E53" w14:textId="77777777" w:rsidR="00D358DA" w:rsidRPr="00EC76D5" w:rsidRDefault="00D358DA" w:rsidP="00D358DA">
      <w:pPr>
        <w:pStyle w:val="Code"/>
      </w:pPr>
      <w:r w:rsidRPr="00EC76D5">
        <w:t>// 0 * e =&gt; 0</w:t>
      </w:r>
    </w:p>
    <w:p w14:paraId="30A90A01" w14:textId="77777777" w:rsidR="00D358DA" w:rsidRPr="00EC76D5" w:rsidRDefault="00D358DA" w:rsidP="00D358DA">
      <w:pPr>
        <w:pStyle w:val="Code"/>
      </w:pPr>
      <w:r w:rsidRPr="00EC76D5">
        <w:t>// e * 0 =&gt; 0</w:t>
      </w:r>
    </w:p>
    <w:p w14:paraId="5FF19684" w14:textId="77777777" w:rsidR="00D358DA" w:rsidRPr="00EC76D5" w:rsidRDefault="00D358DA" w:rsidP="00D358DA">
      <w:pPr>
        <w:pStyle w:val="Code"/>
      </w:pPr>
      <w:r w:rsidRPr="00EC76D5">
        <w:t xml:space="preserve">      case Multiply:</w:t>
      </w:r>
    </w:p>
    <w:p w14:paraId="522821BD" w14:textId="39C849F1" w:rsidR="00D358DA" w:rsidRPr="00EC76D5" w:rsidRDefault="00D358DA" w:rsidP="00D358DA">
      <w:pPr>
        <w:pStyle w:val="Code"/>
      </w:pPr>
      <w:r w:rsidRPr="00EC76D5">
        <w:t xml:space="preserve">        if (isOne(left</w:t>
      </w:r>
      <w:r w:rsidR="0038687E">
        <w:t>Expression)</w:t>
      </w:r>
      <w:r w:rsidRPr="00EC76D5">
        <w:t>) {</w:t>
      </w:r>
    </w:p>
    <w:p w14:paraId="68A33D0E" w14:textId="40ED624F" w:rsidR="00D358DA" w:rsidRPr="00EC76D5" w:rsidRDefault="00D358DA" w:rsidP="00D358DA">
      <w:pPr>
        <w:pStyle w:val="Code"/>
      </w:pPr>
      <w:r w:rsidRPr="00EC76D5">
        <w:t xml:space="preserve">          return right</w:t>
      </w:r>
      <w:r w:rsidR="0038687E">
        <w:t>Expression;</w:t>
      </w:r>
    </w:p>
    <w:p w14:paraId="596A236B" w14:textId="77777777" w:rsidR="00D358DA" w:rsidRPr="00EC76D5" w:rsidRDefault="00D358DA" w:rsidP="00D358DA">
      <w:pPr>
        <w:pStyle w:val="Code"/>
      </w:pPr>
      <w:r w:rsidRPr="00EC76D5">
        <w:t xml:space="preserve">        }</w:t>
      </w:r>
    </w:p>
    <w:p w14:paraId="57DD97D6" w14:textId="70E17A96" w:rsidR="00D358DA" w:rsidRPr="00EC76D5" w:rsidRDefault="00D358DA" w:rsidP="00D358DA">
      <w:pPr>
        <w:pStyle w:val="Code"/>
      </w:pPr>
      <w:r w:rsidRPr="00EC76D5">
        <w:t xml:space="preserve">        else if (isOne(right</w:t>
      </w:r>
      <w:r w:rsidR="0038687E">
        <w:t>Expression)</w:t>
      </w:r>
      <w:r w:rsidRPr="00EC76D5">
        <w:t>) {</w:t>
      </w:r>
    </w:p>
    <w:p w14:paraId="6B16D005" w14:textId="768B0696" w:rsidR="00D358DA" w:rsidRPr="00EC76D5" w:rsidRDefault="00D358DA" w:rsidP="00D358DA">
      <w:pPr>
        <w:pStyle w:val="Code"/>
      </w:pPr>
      <w:r w:rsidRPr="00EC76D5">
        <w:t xml:space="preserve">          return left</w:t>
      </w:r>
      <w:r w:rsidR="0038687E">
        <w:t>Expression;</w:t>
      </w:r>
    </w:p>
    <w:p w14:paraId="65374381" w14:textId="77777777" w:rsidR="00D358DA" w:rsidRPr="00EC76D5" w:rsidRDefault="00D358DA" w:rsidP="00D358DA">
      <w:pPr>
        <w:pStyle w:val="Code"/>
      </w:pPr>
      <w:r w:rsidRPr="00EC76D5">
        <w:t xml:space="preserve">        }</w:t>
      </w:r>
    </w:p>
    <w:p w14:paraId="14259717" w14:textId="5997D688"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0121FE10" w14:textId="7FD21B0C" w:rsidR="00D358DA" w:rsidRPr="00EC76D5" w:rsidRDefault="00D358DA" w:rsidP="00D358DA">
      <w:pPr>
        <w:pStyle w:val="Code"/>
      </w:pPr>
      <w:r w:rsidRPr="00EC76D5">
        <w:t xml:space="preserve">                 (!left</w:t>
      </w:r>
      <w:r w:rsidR="0038687E">
        <w:t>Expression.</w:t>
      </w:r>
      <w:r w:rsidRPr="00EC76D5">
        <w:t>hasSideEffect() &amp;&amp; isZero(right</w:t>
      </w:r>
      <w:r w:rsidR="0038687E">
        <w:t>Expression)</w:t>
      </w:r>
      <w:r w:rsidRPr="00EC76D5">
        <w:t>)) {</w:t>
      </w:r>
    </w:p>
    <w:p w14:paraId="101C61D7" w14:textId="69E04E05" w:rsidR="00D358DA" w:rsidRPr="00EC76D5" w:rsidRDefault="00D358DA" w:rsidP="00D358DA">
      <w:pPr>
        <w:pStyle w:val="Code"/>
      </w:pPr>
      <w:r w:rsidRPr="00EC76D5">
        <w:t xml:space="preserve">          return generateZeroTree(</w:t>
      </w:r>
      <w:r w:rsidR="0038687E">
        <w:t>expression</w:t>
      </w:r>
      <w:r w:rsidRPr="00EC76D5">
        <w:t>.getType());</w:t>
      </w:r>
    </w:p>
    <w:p w14:paraId="2BE22729" w14:textId="77777777" w:rsidR="00D358DA" w:rsidRPr="00EC76D5" w:rsidRDefault="00D358DA" w:rsidP="00D358DA">
      <w:pPr>
        <w:pStyle w:val="Code"/>
      </w:pPr>
      <w:r w:rsidRPr="00EC76D5">
        <w:t xml:space="preserve">        }</w:t>
      </w:r>
    </w:p>
    <w:p w14:paraId="1E051BC3" w14:textId="77777777" w:rsidR="00D358DA" w:rsidRPr="00EC76D5" w:rsidRDefault="00D358DA" w:rsidP="00D358DA">
      <w:pPr>
        <w:pStyle w:val="Code"/>
      </w:pPr>
      <w:r w:rsidRPr="00EC76D5">
        <w:t xml:space="preserve">        break;</w:t>
      </w:r>
    </w:p>
    <w:p w14:paraId="4506CB17" w14:textId="77777777" w:rsidR="00D358DA" w:rsidRPr="00EC76D5" w:rsidRDefault="00D358DA" w:rsidP="00D358DA">
      <w:pPr>
        <w:pStyle w:val="Code"/>
      </w:pPr>
      <w:r w:rsidRPr="00EC76D5">
        <w:t>// e / 1 =&gt; e</w:t>
      </w:r>
    </w:p>
    <w:p w14:paraId="30A9F8E0" w14:textId="77777777" w:rsidR="00D358DA" w:rsidRPr="00EC76D5" w:rsidRDefault="00D358DA" w:rsidP="00D358DA">
      <w:pPr>
        <w:pStyle w:val="Code"/>
      </w:pPr>
      <w:r w:rsidRPr="00EC76D5">
        <w:t>// 0 / e =&gt; 0</w:t>
      </w:r>
    </w:p>
    <w:p w14:paraId="03BD7E7F" w14:textId="77777777" w:rsidR="00D358DA" w:rsidRPr="00EC76D5" w:rsidRDefault="00D358DA" w:rsidP="00D358DA">
      <w:pPr>
        <w:pStyle w:val="Code"/>
      </w:pPr>
      <w:r w:rsidRPr="00EC76D5">
        <w:t>// e / e =&gt; 1</w:t>
      </w:r>
    </w:p>
    <w:p w14:paraId="17AA8ECD" w14:textId="77777777" w:rsidR="00D358DA" w:rsidRPr="00EC76D5" w:rsidRDefault="00D358DA" w:rsidP="00D358DA">
      <w:pPr>
        <w:pStyle w:val="Code"/>
      </w:pPr>
      <w:r w:rsidRPr="00EC76D5">
        <w:t xml:space="preserve">      case Divide:</w:t>
      </w:r>
    </w:p>
    <w:p w14:paraId="05351EF3" w14:textId="400CDC82" w:rsidR="00D358DA" w:rsidRPr="00EC76D5" w:rsidRDefault="00D358DA" w:rsidP="00D358DA">
      <w:pPr>
        <w:pStyle w:val="Code"/>
      </w:pPr>
      <w:r w:rsidRPr="00EC76D5">
        <w:t xml:space="preserve">        if (isZero(right</w:t>
      </w:r>
      <w:r w:rsidR="0038687E">
        <w:t>Expression)</w:t>
      </w:r>
      <w:r w:rsidRPr="00EC76D5">
        <w:t>) {</w:t>
      </w:r>
    </w:p>
    <w:p w14:paraId="61F106E6" w14:textId="6B88C8BD" w:rsidR="00D358DA" w:rsidRPr="00EC76D5" w:rsidRDefault="00D358DA" w:rsidP="00D358DA">
      <w:pPr>
        <w:pStyle w:val="Code"/>
      </w:pPr>
      <w:r w:rsidRPr="00EC76D5">
        <w:t xml:space="preserve">          return left</w:t>
      </w:r>
      <w:r w:rsidR="0038687E">
        <w:t>Expression;</w:t>
      </w:r>
    </w:p>
    <w:p w14:paraId="76A28F5A" w14:textId="77777777" w:rsidR="00D358DA" w:rsidRPr="00EC76D5" w:rsidRDefault="00D358DA" w:rsidP="00D358DA">
      <w:pPr>
        <w:pStyle w:val="Code"/>
      </w:pPr>
      <w:r w:rsidRPr="00EC76D5">
        <w:t xml:space="preserve">        }</w:t>
      </w:r>
    </w:p>
    <w:p w14:paraId="55625BD1" w14:textId="2BEBBDA3"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39693EF6" w14:textId="621C4F2E" w:rsidR="00D358DA" w:rsidRPr="00EC76D5" w:rsidRDefault="00D358DA" w:rsidP="00D358DA">
      <w:pPr>
        <w:pStyle w:val="Code"/>
      </w:pPr>
      <w:r w:rsidRPr="00EC76D5">
        <w:t xml:space="preserve">          return generateZeroTree(</w:t>
      </w:r>
      <w:r w:rsidR="0038687E">
        <w:t>expression</w:t>
      </w:r>
      <w:r w:rsidRPr="00EC76D5">
        <w:t>.getType());</w:t>
      </w:r>
    </w:p>
    <w:p w14:paraId="15A13BA3" w14:textId="77777777" w:rsidR="00D358DA" w:rsidRPr="00EC76D5" w:rsidRDefault="00D358DA" w:rsidP="00D358DA">
      <w:pPr>
        <w:pStyle w:val="Code"/>
      </w:pPr>
      <w:r w:rsidRPr="00EC76D5">
        <w:t xml:space="preserve">        }</w:t>
      </w:r>
    </w:p>
    <w:p w14:paraId="65798EA4" w14:textId="091A8264"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3620CCA" w14:textId="42E053ED" w:rsidR="00D358DA" w:rsidRPr="00EC76D5" w:rsidRDefault="00D358DA" w:rsidP="00D358DA">
      <w:pPr>
        <w:pStyle w:val="Code"/>
      </w:pPr>
      <w:r w:rsidRPr="00EC76D5">
        <w:t xml:space="preserve">          return generateOneTree(</w:t>
      </w:r>
      <w:r w:rsidR="0038687E">
        <w:t>expression</w:t>
      </w:r>
      <w:r w:rsidRPr="00EC76D5">
        <w:t>.getType());</w:t>
      </w:r>
    </w:p>
    <w:p w14:paraId="63914160" w14:textId="77777777" w:rsidR="00D358DA" w:rsidRPr="00EC76D5" w:rsidRDefault="00D358DA" w:rsidP="00D358DA">
      <w:pPr>
        <w:pStyle w:val="Code"/>
      </w:pPr>
      <w:r w:rsidRPr="00EC76D5">
        <w:t xml:space="preserve">        }</w:t>
      </w:r>
    </w:p>
    <w:p w14:paraId="5685EF38" w14:textId="77777777" w:rsidR="00D358DA" w:rsidRPr="00EC76D5" w:rsidRDefault="00D358DA" w:rsidP="00D358DA">
      <w:pPr>
        <w:pStyle w:val="Code"/>
      </w:pPr>
      <w:r w:rsidRPr="00EC76D5">
        <w:t xml:space="preserve">        break;</w:t>
      </w:r>
    </w:p>
    <w:p w14:paraId="6B370E09" w14:textId="77777777" w:rsidR="00D358DA" w:rsidRPr="00EC76D5" w:rsidRDefault="00D358DA" w:rsidP="00D358DA">
      <w:pPr>
        <w:pStyle w:val="Code"/>
      </w:pPr>
      <w:r w:rsidRPr="00EC76D5">
        <w:t>// e % 1 =&gt; 0</w:t>
      </w:r>
    </w:p>
    <w:p w14:paraId="3A224F2E" w14:textId="77777777" w:rsidR="00D358DA" w:rsidRPr="00EC76D5" w:rsidRDefault="00D358DA" w:rsidP="00D358DA">
      <w:pPr>
        <w:pStyle w:val="Code"/>
      </w:pPr>
      <w:r w:rsidRPr="00EC76D5">
        <w:t>// 1 % e =&gt; 0</w:t>
      </w:r>
    </w:p>
    <w:p w14:paraId="51445E5E" w14:textId="77777777" w:rsidR="00D358DA" w:rsidRPr="00EC76D5" w:rsidRDefault="00D358DA" w:rsidP="00D358DA">
      <w:pPr>
        <w:pStyle w:val="Code"/>
      </w:pPr>
      <w:r w:rsidRPr="00EC76D5">
        <w:t>// e % e =&gt; 0</w:t>
      </w:r>
    </w:p>
    <w:p w14:paraId="46E52100" w14:textId="77777777" w:rsidR="00D358DA" w:rsidRPr="00EC76D5" w:rsidRDefault="00D358DA" w:rsidP="00D358DA">
      <w:pPr>
        <w:pStyle w:val="Code"/>
      </w:pPr>
      <w:r w:rsidRPr="00EC76D5">
        <w:t xml:space="preserve">      case Modulo:</w:t>
      </w:r>
    </w:p>
    <w:p w14:paraId="5F2FE992" w14:textId="47DE5FE9" w:rsidR="00D358DA" w:rsidRPr="00EC76D5" w:rsidRDefault="00D358DA" w:rsidP="00D358DA">
      <w:pPr>
        <w:pStyle w:val="Code"/>
      </w:pPr>
      <w:r w:rsidRPr="00EC76D5">
        <w:t xml:space="preserve">        if ((!left</w:t>
      </w:r>
      <w:r w:rsidR="0038687E">
        <w:t>Expression.</w:t>
      </w:r>
      <w:r w:rsidRPr="00EC76D5">
        <w:t>hasSideEffect() &amp;&amp; isOne(right</w:t>
      </w:r>
      <w:r w:rsidR="0038687E">
        <w:t>Expression)</w:t>
      </w:r>
      <w:r w:rsidRPr="00EC76D5">
        <w:t>) ||</w:t>
      </w:r>
    </w:p>
    <w:p w14:paraId="4C206772" w14:textId="0D950E7D" w:rsidR="00D358DA" w:rsidRPr="00EC76D5" w:rsidRDefault="00D358DA" w:rsidP="00D358DA">
      <w:pPr>
        <w:pStyle w:val="Code"/>
      </w:pPr>
      <w:r w:rsidRPr="00EC76D5">
        <w:t xml:space="preserve">                 (isOne(left</w:t>
      </w:r>
      <w:r w:rsidR="0038687E">
        <w:t>Expression)</w:t>
      </w:r>
      <w:r w:rsidRPr="00EC76D5">
        <w:t xml:space="preserve"> &amp;&amp; !right</w:t>
      </w:r>
      <w:r w:rsidR="0038687E">
        <w:t>Expression.</w:t>
      </w:r>
      <w:r w:rsidRPr="00EC76D5">
        <w:t>hasSideEffect())) {</w:t>
      </w:r>
    </w:p>
    <w:p w14:paraId="122D5F5A" w14:textId="32EAE009" w:rsidR="00D358DA" w:rsidRPr="00EC76D5" w:rsidRDefault="00D358DA" w:rsidP="00D358DA">
      <w:pPr>
        <w:pStyle w:val="Code"/>
      </w:pPr>
      <w:r w:rsidRPr="00EC76D5">
        <w:t xml:space="preserve">          return generateZeroTree(</w:t>
      </w:r>
      <w:r w:rsidR="0038687E">
        <w:t>expression</w:t>
      </w:r>
      <w:r w:rsidRPr="00EC76D5">
        <w:t>.getType());</w:t>
      </w:r>
    </w:p>
    <w:p w14:paraId="71AFB87D" w14:textId="77777777" w:rsidR="00D358DA" w:rsidRPr="00EC76D5" w:rsidRDefault="00D358DA" w:rsidP="00D358DA">
      <w:pPr>
        <w:pStyle w:val="Code"/>
      </w:pPr>
      <w:r w:rsidRPr="00EC76D5">
        <w:t xml:space="preserve">        }</w:t>
      </w:r>
    </w:p>
    <w:p w14:paraId="7D458778" w14:textId="49095617"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6F6B14BB" w14:textId="0DC61D23" w:rsidR="00D358DA" w:rsidRPr="00EC76D5" w:rsidRDefault="00D358DA" w:rsidP="00D358DA">
      <w:pPr>
        <w:pStyle w:val="Code"/>
      </w:pPr>
      <w:r w:rsidRPr="00EC76D5">
        <w:t xml:space="preserve">          return generateZeroTree(</w:t>
      </w:r>
      <w:r w:rsidR="0038687E">
        <w:t>expression</w:t>
      </w:r>
      <w:r w:rsidRPr="00EC76D5">
        <w:t>.getType());</w:t>
      </w:r>
    </w:p>
    <w:p w14:paraId="7A0739CC" w14:textId="77777777" w:rsidR="00D358DA" w:rsidRPr="00EC76D5" w:rsidRDefault="00D358DA" w:rsidP="00D358DA">
      <w:pPr>
        <w:pStyle w:val="Code"/>
      </w:pPr>
      <w:r w:rsidRPr="00EC76D5">
        <w:t xml:space="preserve">        }</w:t>
      </w:r>
    </w:p>
    <w:p w14:paraId="02414EA9" w14:textId="77777777" w:rsidR="00D358DA" w:rsidRPr="00EC76D5" w:rsidRDefault="00D358DA" w:rsidP="00D358DA">
      <w:pPr>
        <w:pStyle w:val="Code"/>
      </w:pPr>
      <w:r w:rsidRPr="00EC76D5">
        <w:lastRenderedPageBreak/>
        <w:t xml:space="preserve">        break;</w:t>
      </w:r>
    </w:p>
    <w:p w14:paraId="1E734D23" w14:textId="77777777" w:rsidR="00D358DA" w:rsidRPr="00EC76D5" w:rsidRDefault="00D358DA" w:rsidP="00D358DA">
      <w:pPr>
        <w:pStyle w:val="Code"/>
      </w:pPr>
      <w:r w:rsidRPr="00EC76D5">
        <w:t>// e &lt;&lt; 0 =&gt; e, e &gt;&gt; 0 =&gt; e</w:t>
      </w:r>
    </w:p>
    <w:p w14:paraId="486303D8" w14:textId="77777777" w:rsidR="00D358DA" w:rsidRPr="00EC76D5" w:rsidRDefault="00D358DA" w:rsidP="00D358DA">
      <w:pPr>
        <w:pStyle w:val="Code"/>
      </w:pPr>
      <w:r w:rsidRPr="00EC76D5">
        <w:t xml:space="preserve">      case LeftShift: </w:t>
      </w:r>
    </w:p>
    <w:p w14:paraId="199754EE" w14:textId="77777777" w:rsidR="00D358DA" w:rsidRPr="00EC76D5" w:rsidRDefault="00D358DA" w:rsidP="00D358DA">
      <w:pPr>
        <w:pStyle w:val="Code"/>
      </w:pPr>
      <w:r w:rsidRPr="00EC76D5">
        <w:t xml:space="preserve">      case RightShift:</w:t>
      </w:r>
    </w:p>
    <w:p w14:paraId="5DA1F1AC" w14:textId="440BBB76" w:rsidR="00D358DA" w:rsidRPr="00EC76D5" w:rsidRDefault="00D358DA" w:rsidP="00D358DA">
      <w:pPr>
        <w:pStyle w:val="Code"/>
      </w:pPr>
      <w:r w:rsidRPr="00EC76D5">
        <w:t xml:space="preserve">        if (isZero(right</w:t>
      </w:r>
      <w:r w:rsidR="0038687E">
        <w:t>Expression)</w:t>
      </w:r>
      <w:r w:rsidRPr="00EC76D5">
        <w:t>) {</w:t>
      </w:r>
    </w:p>
    <w:p w14:paraId="28C12AB4" w14:textId="38425D52" w:rsidR="00D358DA" w:rsidRPr="00EC76D5" w:rsidRDefault="00D358DA" w:rsidP="00D358DA">
      <w:pPr>
        <w:pStyle w:val="Code"/>
      </w:pPr>
      <w:r w:rsidRPr="00EC76D5">
        <w:t xml:space="preserve">          return left</w:t>
      </w:r>
      <w:r w:rsidR="0038687E">
        <w:t>Expression;</w:t>
      </w:r>
    </w:p>
    <w:p w14:paraId="158FFF5A" w14:textId="77777777" w:rsidR="00D358DA" w:rsidRPr="00EC76D5" w:rsidRDefault="00D358DA" w:rsidP="00D358DA">
      <w:pPr>
        <w:pStyle w:val="Code"/>
      </w:pPr>
      <w:r w:rsidRPr="00EC76D5">
        <w:t xml:space="preserve">        }</w:t>
      </w:r>
    </w:p>
    <w:p w14:paraId="5043EFDE" w14:textId="77777777" w:rsidR="00D358DA" w:rsidRPr="00EC76D5" w:rsidRDefault="00D358DA" w:rsidP="00D358DA">
      <w:pPr>
        <w:pStyle w:val="Code"/>
      </w:pPr>
      <w:r w:rsidRPr="00EC76D5">
        <w:t xml:space="preserve">        break;</w:t>
      </w:r>
    </w:p>
    <w:p w14:paraId="5955FF20" w14:textId="77777777" w:rsidR="00D358DA" w:rsidRPr="00EC76D5" w:rsidRDefault="00D358DA" w:rsidP="00D358DA">
      <w:pPr>
        <w:pStyle w:val="Code"/>
      </w:pPr>
      <w:r w:rsidRPr="00EC76D5">
        <w:t>// 0 | e =&gt; e</w:t>
      </w:r>
    </w:p>
    <w:p w14:paraId="5329428B" w14:textId="77777777" w:rsidR="00D358DA" w:rsidRPr="00EC76D5" w:rsidRDefault="00D358DA" w:rsidP="00D358DA">
      <w:pPr>
        <w:pStyle w:val="Code"/>
      </w:pPr>
      <w:r w:rsidRPr="00EC76D5">
        <w:t>// e | 0 =&gt; e</w:t>
      </w:r>
    </w:p>
    <w:p w14:paraId="70EAB91E" w14:textId="583668FE" w:rsidR="00D358DA" w:rsidRPr="00EC76D5" w:rsidRDefault="00D358DA" w:rsidP="00D358DA">
      <w:pPr>
        <w:pStyle w:val="Code"/>
      </w:pPr>
      <w:r w:rsidRPr="00EC76D5">
        <w:t xml:space="preserve">      case Bitwise</w:t>
      </w:r>
      <w:r w:rsidR="00414C74">
        <w:t>Or</w:t>
      </w:r>
      <w:r w:rsidRPr="00EC76D5">
        <w:t>:</w:t>
      </w:r>
    </w:p>
    <w:p w14:paraId="77CC9FF1" w14:textId="1B0731A8" w:rsidR="00D358DA" w:rsidRPr="00EC76D5" w:rsidRDefault="00D358DA" w:rsidP="00D358DA">
      <w:pPr>
        <w:pStyle w:val="Code"/>
      </w:pPr>
      <w:r w:rsidRPr="00EC76D5">
        <w:t xml:space="preserve">        if (isZero(left</w:t>
      </w:r>
      <w:r w:rsidR="0038687E">
        <w:t>Expression)</w:t>
      </w:r>
      <w:r w:rsidRPr="00EC76D5">
        <w:t>) {</w:t>
      </w:r>
    </w:p>
    <w:p w14:paraId="0020DE0F" w14:textId="3831DCB8" w:rsidR="00D358DA" w:rsidRPr="00EC76D5" w:rsidRDefault="00D358DA" w:rsidP="00D358DA">
      <w:pPr>
        <w:pStyle w:val="Code"/>
      </w:pPr>
      <w:r w:rsidRPr="00EC76D5">
        <w:t xml:space="preserve">          return right</w:t>
      </w:r>
      <w:r w:rsidR="0038687E">
        <w:t>Expression;</w:t>
      </w:r>
    </w:p>
    <w:p w14:paraId="07F3A285" w14:textId="77777777" w:rsidR="00D358DA" w:rsidRPr="00EC76D5" w:rsidRDefault="00D358DA" w:rsidP="00D358DA">
      <w:pPr>
        <w:pStyle w:val="Code"/>
      </w:pPr>
      <w:r w:rsidRPr="00EC76D5">
        <w:t xml:space="preserve">        }</w:t>
      </w:r>
    </w:p>
    <w:p w14:paraId="28AE7D38" w14:textId="3247D41C" w:rsidR="00D358DA" w:rsidRPr="00EC76D5" w:rsidRDefault="00D358DA" w:rsidP="00D358DA">
      <w:pPr>
        <w:pStyle w:val="Code"/>
      </w:pPr>
      <w:r w:rsidRPr="00EC76D5">
        <w:t xml:space="preserve">        else if (isZero(right</w:t>
      </w:r>
      <w:r w:rsidR="0038687E">
        <w:t>Expression)</w:t>
      </w:r>
      <w:r w:rsidRPr="00EC76D5">
        <w:t>) {</w:t>
      </w:r>
    </w:p>
    <w:p w14:paraId="49069856" w14:textId="097BD9C1" w:rsidR="00D358DA" w:rsidRPr="00EC76D5" w:rsidRDefault="00D358DA" w:rsidP="00D358DA">
      <w:pPr>
        <w:pStyle w:val="Code"/>
      </w:pPr>
      <w:r w:rsidRPr="00EC76D5">
        <w:t xml:space="preserve">          return left</w:t>
      </w:r>
      <w:r w:rsidR="0038687E">
        <w:t>Expression;</w:t>
      </w:r>
    </w:p>
    <w:p w14:paraId="1D0F0561" w14:textId="77777777" w:rsidR="00D358DA" w:rsidRPr="00EC76D5" w:rsidRDefault="00D358DA" w:rsidP="00D358DA">
      <w:pPr>
        <w:pStyle w:val="Code"/>
      </w:pPr>
      <w:r w:rsidRPr="00EC76D5">
        <w:t xml:space="preserve">        }</w:t>
      </w:r>
    </w:p>
    <w:p w14:paraId="644E2C35" w14:textId="77777777" w:rsidR="00D358DA" w:rsidRPr="00EC76D5" w:rsidRDefault="00D358DA" w:rsidP="00D358DA">
      <w:pPr>
        <w:pStyle w:val="Code"/>
      </w:pPr>
      <w:r w:rsidRPr="00EC76D5">
        <w:t xml:space="preserve">        break;</w:t>
      </w:r>
    </w:p>
    <w:p w14:paraId="2602E285" w14:textId="77777777" w:rsidR="00D358DA" w:rsidRPr="00EC76D5" w:rsidRDefault="00D358DA" w:rsidP="00D358DA">
      <w:pPr>
        <w:pStyle w:val="Code"/>
      </w:pPr>
      <w:r w:rsidRPr="00EC76D5">
        <w:t>// 0 ^ e =&gt; e</w:t>
      </w:r>
    </w:p>
    <w:p w14:paraId="57B8C60E" w14:textId="77777777" w:rsidR="00D358DA" w:rsidRPr="00EC76D5" w:rsidRDefault="00D358DA" w:rsidP="00D358DA">
      <w:pPr>
        <w:pStyle w:val="Code"/>
      </w:pPr>
      <w:r w:rsidRPr="00EC76D5">
        <w:t>// e ^ 0 =&gt; e</w:t>
      </w:r>
    </w:p>
    <w:p w14:paraId="6692FAB3" w14:textId="77777777" w:rsidR="00D358DA" w:rsidRPr="00EC76D5" w:rsidRDefault="00D358DA" w:rsidP="00D358DA">
      <w:pPr>
        <w:pStyle w:val="Code"/>
      </w:pPr>
      <w:r w:rsidRPr="00EC76D5">
        <w:t xml:space="preserve">      case BitwiseXOr:</w:t>
      </w:r>
    </w:p>
    <w:p w14:paraId="2FA88948" w14:textId="23D3AD14" w:rsidR="00D358DA" w:rsidRPr="00EC76D5" w:rsidRDefault="00D358DA" w:rsidP="00D358DA">
      <w:pPr>
        <w:pStyle w:val="Code"/>
      </w:pPr>
      <w:r w:rsidRPr="00EC76D5">
        <w:t xml:space="preserve">        if (isZero(left</w:t>
      </w:r>
      <w:r w:rsidR="0038687E">
        <w:t>Expression)</w:t>
      </w:r>
      <w:r w:rsidRPr="00EC76D5">
        <w:t>) {</w:t>
      </w:r>
    </w:p>
    <w:p w14:paraId="6FA76A57" w14:textId="6D772BBC" w:rsidR="00D358DA" w:rsidRPr="00EC76D5" w:rsidRDefault="00D358DA" w:rsidP="00D358DA">
      <w:pPr>
        <w:pStyle w:val="Code"/>
      </w:pPr>
      <w:r w:rsidRPr="00EC76D5">
        <w:t xml:space="preserve">          return right</w:t>
      </w:r>
      <w:r w:rsidR="0038687E">
        <w:t>Expression;</w:t>
      </w:r>
    </w:p>
    <w:p w14:paraId="04A78DFC" w14:textId="77777777" w:rsidR="00D358DA" w:rsidRPr="00EC76D5" w:rsidRDefault="00D358DA" w:rsidP="00D358DA">
      <w:pPr>
        <w:pStyle w:val="Code"/>
      </w:pPr>
      <w:r w:rsidRPr="00EC76D5">
        <w:t xml:space="preserve">        }</w:t>
      </w:r>
    </w:p>
    <w:p w14:paraId="2AFEB21F" w14:textId="4042FD8A" w:rsidR="00D358DA" w:rsidRPr="00EC76D5" w:rsidRDefault="00D358DA" w:rsidP="00D358DA">
      <w:pPr>
        <w:pStyle w:val="Code"/>
      </w:pPr>
      <w:r w:rsidRPr="00EC76D5">
        <w:t xml:space="preserve">        else if (isZero(right</w:t>
      </w:r>
      <w:r w:rsidR="0038687E">
        <w:t>Expression)</w:t>
      </w:r>
      <w:r w:rsidRPr="00EC76D5">
        <w:t>) {</w:t>
      </w:r>
    </w:p>
    <w:p w14:paraId="0804243C" w14:textId="15ADD91D" w:rsidR="00D358DA" w:rsidRPr="00EC76D5" w:rsidRDefault="00D358DA" w:rsidP="00D358DA">
      <w:pPr>
        <w:pStyle w:val="Code"/>
      </w:pPr>
      <w:r w:rsidRPr="00EC76D5">
        <w:t xml:space="preserve">          return left</w:t>
      </w:r>
      <w:r w:rsidR="0038687E">
        <w:t>Expression;</w:t>
      </w:r>
    </w:p>
    <w:p w14:paraId="21EEC487" w14:textId="77777777" w:rsidR="00D358DA" w:rsidRPr="00EC76D5" w:rsidRDefault="00D358DA" w:rsidP="00D358DA">
      <w:pPr>
        <w:pStyle w:val="Code"/>
      </w:pPr>
      <w:r w:rsidRPr="00EC76D5">
        <w:t xml:space="preserve">        }</w:t>
      </w:r>
    </w:p>
    <w:p w14:paraId="5FF62165" w14:textId="77777777" w:rsidR="00D358DA" w:rsidRPr="00EC76D5" w:rsidRDefault="00D358DA" w:rsidP="00D358DA">
      <w:pPr>
        <w:pStyle w:val="Code"/>
      </w:pPr>
      <w:r w:rsidRPr="00EC76D5">
        <w:t xml:space="preserve">        break;</w:t>
      </w:r>
    </w:p>
    <w:p w14:paraId="006BFBEF" w14:textId="77777777" w:rsidR="00D358DA" w:rsidRPr="00EC76D5" w:rsidRDefault="00D358DA" w:rsidP="00D358DA">
      <w:pPr>
        <w:pStyle w:val="Code"/>
      </w:pPr>
      <w:r w:rsidRPr="00EC76D5">
        <w:t>// 0 &amp; e =&gt; 0</w:t>
      </w:r>
    </w:p>
    <w:p w14:paraId="49ACA3F0" w14:textId="77777777" w:rsidR="00D358DA" w:rsidRPr="00EC76D5" w:rsidRDefault="00D358DA" w:rsidP="00D358DA">
      <w:pPr>
        <w:pStyle w:val="Code"/>
      </w:pPr>
      <w:r w:rsidRPr="00EC76D5">
        <w:t>// e &amp; 0 =&gt; e</w:t>
      </w:r>
    </w:p>
    <w:p w14:paraId="7F1A1D27" w14:textId="77777777" w:rsidR="00D358DA" w:rsidRPr="00EC76D5" w:rsidRDefault="00D358DA" w:rsidP="00D358DA">
      <w:pPr>
        <w:pStyle w:val="Code"/>
      </w:pPr>
      <w:r w:rsidRPr="00EC76D5">
        <w:t xml:space="preserve">      case BitwiseAnd:</w:t>
      </w:r>
    </w:p>
    <w:p w14:paraId="27DD6D36" w14:textId="1C2AD960" w:rsidR="00D358DA" w:rsidRPr="00EC76D5" w:rsidRDefault="00D358DA" w:rsidP="00D358DA">
      <w:pPr>
        <w:pStyle w:val="Code"/>
      </w:pPr>
      <w:r w:rsidRPr="00EC76D5">
        <w:t xml:space="preserve">        if (isZero(left</w:t>
      </w:r>
      <w:r w:rsidR="0038687E">
        <w:t>Expression)</w:t>
      </w:r>
      <w:r w:rsidRPr="00EC76D5">
        <w:t xml:space="preserve"> &amp;&amp; !right</w:t>
      </w:r>
      <w:r w:rsidR="0038687E">
        <w:t>Expression.</w:t>
      </w:r>
      <w:r w:rsidRPr="00EC76D5">
        <w:t>hasSideEffect()) {</w:t>
      </w:r>
    </w:p>
    <w:p w14:paraId="74B376D2" w14:textId="417DF670" w:rsidR="00D358DA" w:rsidRPr="00EC76D5" w:rsidRDefault="00D358DA" w:rsidP="00D358DA">
      <w:pPr>
        <w:pStyle w:val="Code"/>
      </w:pPr>
      <w:r w:rsidRPr="00EC76D5">
        <w:t xml:space="preserve">          return right</w:t>
      </w:r>
      <w:r w:rsidR="0038687E">
        <w:t>Expression;</w:t>
      </w:r>
    </w:p>
    <w:p w14:paraId="23E25E10" w14:textId="77777777" w:rsidR="00D358DA" w:rsidRPr="00EC76D5" w:rsidRDefault="00D358DA" w:rsidP="00D358DA">
      <w:pPr>
        <w:pStyle w:val="Code"/>
      </w:pPr>
      <w:r w:rsidRPr="00EC76D5">
        <w:t xml:space="preserve">        }</w:t>
      </w:r>
    </w:p>
    <w:p w14:paraId="3E3F4462" w14:textId="20146D1C" w:rsidR="00D358DA" w:rsidRPr="00EC76D5" w:rsidRDefault="00D358DA" w:rsidP="00D358DA">
      <w:pPr>
        <w:pStyle w:val="Code"/>
      </w:pPr>
      <w:r w:rsidRPr="00EC76D5">
        <w:t xml:space="preserve">        else if (!left</w:t>
      </w:r>
      <w:r w:rsidR="0038687E">
        <w:t>Expression.</w:t>
      </w:r>
      <w:r w:rsidRPr="00EC76D5">
        <w:t>hasSideEffect() &amp;&amp; isZero(right</w:t>
      </w:r>
      <w:r w:rsidR="0038687E">
        <w:t>Expression)</w:t>
      </w:r>
      <w:r w:rsidRPr="00EC76D5">
        <w:t>) {</w:t>
      </w:r>
    </w:p>
    <w:p w14:paraId="1C2F42C3" w14:textId="4F77EC96" w:rsidR="00D358DA" w:rsidRPr="00EC76D5" w:rsidRDefault="00D358DA" w:rsidP="00D358DA">
      <w:pPr>
        <w:pStyle w:val="Code"/>
      </w:pPr>
      <w:r w:rsidRPr="00EC76D5">
        <w:t xml:space="preserve">          return left</w:t>
      </w:r>
      <w:r w:rsidR="0038687E">
        <w:t>Expression;</w:t>
      </w:r>
    </w:p>
    <w:p w14:paraId="5C21008A" w14:textId="77777777" w:rsidR="00D358DA" w:rsidRPr="00EC76D5" w:rsidRDefault="00D358DA" w:rsidP="00D358DA">
      <w:pPr>
        <w:pStyle w:val="Code"/>
      </w:pPr>
      <w:r w:rsidRPr="00EC76D5">
        <w:t xml:space="preserve">        }</w:t>
      </w:r>
    </w:p>
    <w:p w14:paraId="791E95D5" w14:textId="77777777" w:rsidR="00D358DA" w:rsidRPr="00EC76D5" w:rsidRDefault="00D358DA" w:rsidP="00D358DA">
      <w:pPr>
        <w:pStyle w:val="Code"/>
      </w:pPr>
      <w:r w:rsidRPr="00EC76D5">
        <w:t xml:space="preserve">        break;</w:t>
      </w:r>
    </w:p>
    <w:p w14:paraId="2566F535" w14:textId="77777777" w:rsidR="00D358DA" w:rsidRPr="00EC76D5" w:rsidRDefault="00D358DA" w:rsidP="00D358DA">
      <w:pPr>
        <w:pStyle w:val="Code"/>
      </w:pPr>
      <w:r w:rsidRPr="00EC76D5">
        <w:t>// true &amp;&amp; e =&gt; e</w:t>
      </w:r>
    </w:p>
    <w:p w14:paraId="79D9AA39" w14:textId="77777777" w:rsidR="00D358DA" w:rsidRPr="00EC76D5" w:rsidRDefault="00D358DA" w:rsidP="00D358DA">
      <w:pPr>
        <w:pStyle w:val="Code"/>
      </w:pPr>
      <w:r w:rsidRPr="00EC76D5">
        <w:t>// e &amp;&amp; true =&gt; e</w:t>
      </w:r>
    </w:p>
    <w:p w14:paraId="2E6440D9" w14:textId="77777777" w:rsidR="00D358DA" w:rsidRPr="00EC76D5" w:rsidRDefault="00D358DA" w:rsidP="00D358DA">
      <w:pPr>
        <w:pStyle w:val="Code"/>
      </w:pPr>
      <w:r w:rsidRPr="00EC76D5">
        <w:t>// e &amp;&amp; false =&gt; false</w:t>
      </w:r>
    </w:p>
    <w:p w14:paraId="57188D49" w14:textId="77777777" w:rsidR="00D358DA" w:rsidRPr="00EC76D5" w:rsidRDefault="00D358DA" w:rsidP="00D358DA">
      <w:pPr>
        <w:pStyle w:val="Code"/>
      </w:pPr>
      <w:r w:rsidRPr="00EC76D5">
        <w:t>// false &amp;&amp; e =&gt; false</w:t>
      </w:r>
    </w:p>
    <w:p w14:paraId="63F11C28" w14:textId="77777777" w:rsidR="00D358DA" w:rsidRPr="00EC76D5" w:rsidRDefault="00D358DA" w:rsidP="00D358DA">
      <w:pPr>
        <w:pStyle w:val="Code"/>
      </w:pPr>
      <w:r w:rsidRPr="00EC76D5">
        <w:t>// e &amp;&amp; e =&gt; e</w:t>
      </w:r>
    </w:p>
    <w:p w14:paraId="33D2274A" w14:textId="77777777" w:rsidR="00D358DA" w:rsidRPr="00EC76D5" w:rsidRDefault="00D358DA" w:rsidP="00D358DA">
      <w:pPr>
        <w:pStyle w:val="Code"/>
      </w:pPr>
      <w:r w:rsidRPr="00EC76D5">
        <w:t xml:space="preserve">      case LogicalAnd:</w:t>
      </w:r>
    </w:p>
    <w:p w14:paraId="203A05EC" w14:textId="0E3BC4C4" w:rsidR="00D358DA" w:rsidRPr="00EC76D5" w:rsidRDefault="00D358DA" w:rsidP="00D358DA">
      <w:pPr>
        <w:pStyle w:val="Code"/>
      </w:pPr>
      <w:r w:rsidRPr="00EC76D5">
        <w:t xml:space="preserve">        if (isTrue(left</w:t>
      </w:r>
      <w:r w:rsidR="0038687E">
        <w:t>Expression)</w:t>
      </w:r>
      <w:r w:rsidRPr="00EC76D5">
        <w:t>) {</w:t>
      </w:r>
    </w:p>
    <w:p w14:paraId="6D01DF83" w14:textId="371C0671" w:rsidR="00D358DA" w:rsidRPr="00EC76D5" w:rsidRDefault="00D358DA" w:rsidP="00D358DA">
      <w:pPr>
        <w:pStyle w:val="Code"/>
      </w:pPr>
      <w:r w:rsidRPr="00EC76D5">
        <w:t xml:space="preserve">          return right</w:t>
      </w:r>
      <w:r w:rsidR="0038687E">
        <w:t>Expression;</w:t>
      </w:r>
    </w:p>
    <w:p w14:paraId="7BE887F1" w14:textId="77777777" w:rsidR="00D358DA" w:rsidRPr="00EC76D5" w:rsidRDefault="00D358DA" w:rsidP="00D358DA">
      <w:pPr>
        <w:pStyle w:val="Code"/>
      </w:pPr>
      <w:r w:rsidRPr="00EC76D5">
        <w:t xml:space="preserve">        }</w:t>
      </w:r>
    </w:p>
    <w:p w14:paraId="22B4235C" w14:textId="43517523" w:rsidR="00D358DA" w:rsidRPr="00EC76D5" w:rsidRDefault="00D358DA" w:rsidP="00D358DA">
      <w:pPr>
        <w:pStyle w:val="Code"/>
      </w:pPr>
      <w:r w:rsidRPr="00EC76D5">
        <w:t xml:space="preserve">        else if (isTrue(right</w:t>
      </w:r>
      <w:r w:rsidR="0038687E">
        <w:t>Expression)</w:t>
      </w:r>
      <w:r w:rsidRPr="00EC76D5">
        <w:t>) {</w:t>
      </w:r>
    </w:p>
    <w:p w14:paraId="73BD4F2B" w14:textId="4D7BD8E4" w:rsidR="00D358DA" w:rsidRPr="00EC76D5" w:rsidRDefault="00D358DA" w:rsidP="00D358DA">
      <w:pPr>
        <w:pStyle w:val="Code"/>
      </w:pPr>
      <w:r w:rsidRPr="00EC76D5">
        <w:t xml:space="preserve">          return left</w:t>
      </w:r>
      <w:r w:rsidR="0038687E">
        <w:t>Expression;</w:t>
      </w:r>
    </w:p>
    <w:p w14:paraId="40932127" w14:textId="77777777" w:rsidR="00D358DA" w:rsidRPr="00EC76D5" w:rsidRDefault="00D358DA" w:rsidP="00D358DA">
      <w:pPr>
        <w:pStyle w:val="Code"/>
      </w:pPr>
      <w:r w:rsidRPr="00EC76D5">
        <w:t xml:space="preserve">        }</w:t>
      </w:r>
    </w:p>
    <w:p w14:paraId="676BAACF" w14:textId="6B389BA2"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2884B8A4" w14:textId="1C4148A6"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06AC4592" w14:textId="77777777" w:rsidR="00D358DA" w:rsidRPr="00EC76D5" w:rsidRDefault="00D358DA" w:rsidP="00D358DA">
      <w:pPr>
        <w:pStyle w:val="Code"/>
      </w:pPr>
      <w:r w:rsidRPr="00EC76D5">
        <w:t xml:space="preserve">          return (new SyntaxTree(MiddleOperator.Value, FalseSymbol));</w:t>
      </w:r>
    </w:p>
    <w:p w14:paraId="19F5AB49" w14:textId="77777777" w:rsidR="00D358DA" w:rsidRPr="00EC76D5" w:rsidRDefault="00D358DA" w:rsidP="00D358DA">
      <w:pPr>
        <w:pStyle w:val="Code"/>
      </w:pPr>
      <w:r w:rsidRPr="00EC76D5">
        <w:t xml:space="preserve">        }</w:t>
      </w:r>
    </w:p>
    <w:p w14:paraId="00B8E0AC" w14:textId="287C51C2" w:rsidR="00D358DA" w:rsidRPr="00EC76D5" w:rsidRDefault="00D358DA" w:rsidP="00D358DA">
      <w:pPr>
        <w:pStyle w:val="Code"/>
      </w:pPr>
      <w:r w:rsidRPr="00EC76D5">
        <w:lastRenderedPageBreak/>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F8FCF18" w14:textId="63DD8E67" w:rsidR="00D358DA" w:rsidRPr="00EC76D5" w:rsidRDefault="00D358DA" w:rsidP="00D358DA">
      <w:pPr>
        <w:pStyle w:val="Code"/>
      </w:pPr>
      <w:r w:rsidRPr="00EC76D5">
        <w:t xml:space="preserve">          return left</w:t>
      </w:r>
      <w:r w:rsidR="0038687E">
        <w:t>Expression;</w:t>
      </w:r>
    </w:p>
    <w:p w14:paraId="5B08B6CB" w14:textId="77777777" w:rsidR="00D358DA" w:rsidRPr="00EC76D5" w:rsidRDefault="00D358DA" w:rsidP="00D358DA">
      <w:pPr>
        <w:pStyle w:val="Code"/>
      </w:pPr>
      <w:r w:rsidRPr="00EC76D5">
        <w:t xml:space="preserve">        }</w:t>
      </w:r>
    </w:p>
    <w:p w14:paraId="78595E56" w14:textId="77777777" w:rsidR="00D358DA" w:rsidRPr="00EC76D5" w:rsidRDefault="00D358DA" w:rsidP="00D358DA">
      <w:pPr>
        <w:pStyle w:val="Code"/>
      </w:pPr>
      <w:r w:rsidRPr="00EC76D5">
        <w:t xml:space="preserve">        break;</w:t>
      </w:r>
    </w:p>
    <w:p w14:paraId="17850C38" w14:textId="77777777" w:rsidR="00D358DA" w:rsidRPr="00EC76D5" w:rsidRDefault="00D358DA" w:rsidP="00D358DA">
      <w:pPr>
        <w:pStyle w:val="Code"/>
      </w:pPr>
      <w:r w:rsidRPr="00EC76D5">
        <w:t>// false || e =&gt; e</w:t>
      </w:r>
    </w:p>
    <w:p w14:paraId="6632874D" w14:textId="77777777" w:rsidR="00D358DA" w:rsidRPr="00EC76D5" w:rsidRDefault="00D358DA" w:rsidP="00D358DA">
      <w:pPr>
        <w:pStyle w:val="Code"/>
      </w:pPr>
      <w:r w:rsidRPr="00EC76D5">
        <w:t>// e || false =&gt; e</w:t>
      </w:r>
    </w:p>
    <w:p w14:paraId="3B7D6F56" w14:textId="77777777" w:rsidR="00D358DA" w:rsidRPr="00EC76D5" w:rsidRDefault="00D358DA" w:rsidP="00D358DA">
      <w:pPr>
        <w:pStyle w:val="Code"/>
      </w:pPr>
      <w:r w:rsidRPr="00EC76D5">
        <w:t>// e || true =&gt; true</w:t>
      </w:r>
    </w:p>
    <w:p w14:paraId="56251254" w14:textId="77777777" w:rsidR="00D358DA" w:rsidRPr="00EC76D5" w:rsidRDefault="00D358DA" w:rsidP="00D358DA">
      <w:pPr>
        <w:pStyle w:val="Code"/>
      </w:pPr>
      <w:r w:rsidRPr="00EC76D5">
        <w:t>// true || e =&gt; true</w:t>
      </w:r>
    </w:p>
    <w:p w14:paraId="673D036B" w14:textId="77777777" w:rsidR="00D358DA" w:rsidRPr="00EC76D5" w:rsidRDefault="00D358DA" w:rsidP="00D358DA">
      <w:pPr>
        <w:pStyle w:val="Code"/>
      </w:pPr>
      <w:r w:rsidRPr="00EC76D5">
        <w:t>// e || e =&gt; e</w:t>
      </w:r>
    </w:p>
    <w:p w14:paraId="2AB91715" w14:textId="77777777" w:rsidR="00D358DA" w:rsidRPr="00EC76D5" w:rsidRDefault="00D358DA" w:rsidP="00D358DA">
      <w:pPr>
        <w:pStyle w:val="Code"/>
      </w:pPr>
      <w:r w:rsidRPr="00EC76D5">
        <w:t xml:space="preserve">      case LogicalOr:</w:t>
      </w:r>
    </w:p>
    <w:p w14:paraId="19B75A19" w14:textId="2DB1048E" w:rsidR="00D358DA" w:rsidRPr="00EC76D5" w:rsidRDefault="00D358DA" w:rsidP="00D358DA">
      <w:pPr>
        <w:pStyle w:val="Code"/>
      </w:pPr>
      <w:r w:rsidRPr="00EC76D5">
        <w:t xml:space="preserve">        if (isFalse(left</w:t>
      </w:r>
      <w:r w:rsidR="0038687E">
        <w:t>Expression)</w:t>
      </w:r>
      <w:r w:rsidRPr="00EC76D5">
        <w:t>) {</w:t>
      </w:r>
    </w:p>
    <w:p w14:paraId="2A081FEA" w14:textId="152B8B12" w:rsidR="00D358DA" w:rsidRPr="00EC76D5" w:rsidRDefault="00D358DA" w:rsidP="00D358DA">
      <w:pPr>
        <w:pStyle w:val="Code"/>
      </w:pPr>
      <w:r w:rsidRPr="00EC76D5">
        <w:t xml:space="preserve">          return right</w:t>
      </w:r>
      <w:r w:rsidR="0038687E">
        <w:t>Expression;</w:t>
      </w:r>
    </w:p>
    <w:p w14:paraId="14BD1BA4" w14:textId="77777777" w:rsidR="00D358DA" w:rsidRPr="00EC76D5" w:rsidRDefault="00D358DA" w:rsidP="00D358DA">
      <w:pPr>
        <w:pStyle w:val="Code"/>
      </w:pPr>
      <w:r w:rsidRPr="00EC76D5">
        <w:t xml:space="preserve">        }</w:t>
      </w:r>
    </w:p>
    <w:p w14:paraId="35DA2EEE" w14:textId="10B8A689" w:rsidR="00D358DA" w:rsidRPr="00EC76D5" w:rsidRDefault="00D358DA" w:rsidP="00D358DA">
      <w:pPr>
        <w:pStyle w:val="Code"/>
      </w:pPr>
      <w:r w:rsidRPr="00EC76D5">
        <w:t xml:space="preserve">        else if (isFalse(right</w:t>
      </w:r>
      <w:r w:rsidR="0038687E">
        <w:t>Expression)</w:t>
      </w:r>
      <w:r w:rsidRPr="00EC76D5">
        <w:t>) {</w:t>
      </w:r>
    </w:p>
    <w:p w14:paraId="0E473DD3" w14:textId="36AC0D2E" w:rsidR="00D358DA" w:rsidRPr="00EC76D5" w:rsidRDefault="00D358DA" w:rsidP="00D358DA">
      <w:pPr>
        <w:pStyle w:val="Code"/>
      </w:pPr>
      <w:r w:rsidRPr="00EC76D5">
        <w:t xml:space="preserve">          return left</w:t>
      </w:r>
      <w:r w:rsidR="0038687E">
        <w:t>Expression;</w:t>
      </w:r>
    </w:p>
    <w:p w14:paraId="5E1B8791" w14:textId="77777777" w:rsidR="00D358DA" w:rsidRPr="00EC76D5" w:rsidRDefault="00D358DA" w:rsidP="00D358DA">
      <w:pPr>
        <w:pStyle w:val="Code"/>
      </w:pPr>
      <w:r w:rsidRPr="00EC76D5">
        <w:t xml:space="preserve">        }</w:t>
      </w:r>
    </w:p>
    <w:p w14:paraId="612C9D31" w14:textId="332AFF48"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079740A3" w14:textId="21A72ECF"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50976CE7" w14:textId="77777777" w:rsidR="00D358DA" w:rsidRPr="00EC76D5" w:rsidRDefault="00D358DA" w:rsidP="00D358DA">
      <w:pPr>
        <w:pStyle w:val="Code"/>
      </w:pPr>
      <w:r w:rsidRPr="00EC76D5">
        <w:t xml:space="preserve">          return (new SyntaxTree(MiddleOperator.Value, TrueSymbol));</w:t>
      </w:r>
    </w:p>
    <w:p w14:paraId="5C39C2E4" w14:textId="77777777" w:rsidR="00D358DA" w:rsidRPr="00EC76D5" w:rsidRDefault="00D358DA" w:rsidP="00D358DA">
      <w:pPr>
        <w:pStyle w:val="Code"/>
      </w:pPr>
      <w:r w:rsidRPr="00EC76D5">
        <w:t xml:space="preserve">        }</w:t>
      </w:r>
    </w:p>
    <w:p w14:paraId="2EF69107" w14:textId="26ED025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426781C" w14:textId="05288E49" w:rsidR="00D358DA" w:rsidRPr="00EC76D5" w:rsidRDefault="00D358DA" w:rsidP="00D358DA">
      <w:pPr>
        <w:pStyle w:val="Code"/>
      </w:pPr>
      <w:r w:rsidRPr="00EC76D5">
        <w:t xml:space="preserve">          return left</w:t>
      </w:r>
      <w:r w:rsidR="0038687E">
        <w:t>Expression;</w:t>
      </w:r>
    </w:p>
    <w:p w14:paraId="12DA975A" w14:textId="77777777" w:rsidR="00D358DA" w:rsidRPr="00EC76D5" w:rsidRDefault="00D358DA" w:rsidP="00D358DA">
      <w:pPr>
        <w:pStyle w:val="Code"/>
      </w:pPr>
      <w:r w:rsidRPr="00EC76D5">
        <w:t xml:space="preserve">        }</w:t>
      </w:r>
    </w:p>
    <w:p w14:paraId="66ED0E9E" w14:textId="77777777" w:rsidR="00D358DA" w:rsidRPr="00EC76D5" w:rsidRDefault="00D358DA" w:rsidP="00D358DA">
      <w:pPr>
        <w:pStyle w:val="Code"/>
      </w:pPr>
      <w:r w:rsidRPr="00EC76D5">
        <w:t xml:space="preserve">        break;</w:t>
      </w:r>
    </w:p>
    <w:p w14:paraId="2F56A2B5" w14:textId="77777777" w:rsidR="00D358DA" w:rsidRPr="00EC76D5" w:rsidRDefault="00D358DA" w:rsidP="00D358DA">
      <w:pPr>
        <w:pStyle w:val="Code"/>
      </w:pPr>
      <w:r w:rsidRPr="00EC76D5">
        <w:t>// e == e =&gt; true</w:t>
      </w:r>
    </w:p>
    <w:p w14:paraId="29ACD565" w14:textId="77777777" w:rsidR="00D358DA" w:rsidRPr="00EC76D5" w:rsidRDefault="00D358DA" w:rsidP="00D358DA">
      <w:pPr>
        <w:pStyle w:val="Code"/>
      </w:pPr>
      <w:r w:rsidRPr="00EC76D5">
        <w:t>// e != e =&gt; false</w:t>
      </w:r>
    </w:p>
    <w:p w14:paraId="66833CC9" w14:textId="77777777" w:rsidR="00D358DA" w:rsidRPr="00EC76D5" w:rsidRDefault="00D358DA" w:rsidP="00D358DA">
      <w:pPr>
        <w:pStyle w:val="Code"/>
      </w:pPr>
      <w:r w:rsidRPr="00EC76D5">
        <w:t xml:space="preserve">      case Equal:</w:t>
      </w:r>
    </w:p>
    <w:p w14:paraId="53BFD498" w14:textId="558E1BA7"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14BA270" w14:textId="77777777" w:rsidR="00D358DA" w:rsidRPr="00EC76D5" w:rsidRDefault="00D358DA" w:rsidP="00D358DA">
      <w:pPr>
        <w:pStyle w:val="Code"/>
      </w:pPr>
      <w:r w:rsidRPr="00EC76D5">
        <w:t xml:space="preserve">          return (new SyntaxTree(MiddleOperator.Value, TrueSymbol));</w:t>
      </w:r>
    </w:p>
    <w:p w14:paraId="4DA366A6" w14:textId="77777777" w:rsidR="00D358DA" w:rsidRPr="00EC76D5" w:rsidRDefault="00D358DA" w:rsidP="00D358DA">
      <w:pPr>
        <w:pStyle w:val="Code"/>
      </w:pPr>
      <w:r w:rsidRPr="00EC76D5">
        <w:t xml:space="preserve">        }</w:t>
      </w:r>
    </w:p>
    <w:p w14:paraId="10A5BE7B" w14:textId="77777777" w:rsidR="00D358DA" w:rsidRPr="00EC76D5" w:rsidRDefault="00D358DA" w:rsidP="00D358DA">
      <w:pPr>
        <w:pStyle w:val="Code"/>
      </w:pPr>
      <w:r w:rsidRPr="00EC76D5">
        <w:t xml:space="preserve">        break;</w:t>
      </w:r>
    </w:p>
    <w:p w14:paraId="41894143" w14:textId="77777777" w:rsidR="00D358DA" w:rsidRPr="00EC76D5" w:rsidRDefault="00D358DA" w:rsidP="00D358DA">
      <w:pPr>
        <w:pStyle w:val="Code"/>
      </w:pPr>
    </w:p>
    <w:p w14:paraId="4999733E" w14:textId="77777777" w:rsidR="00D358DA" w:rsidRPr="00EC76D5" w:rsidRDefault="00D358DA" w:rsidP="00D358DA">
      <w:pPr>
        <w:pStyle w:val="Code"/>
      </w:pPr>
      <w:r w:rsidRPr="00EC76D5">
        <w:t xml:space="preserve">      case NotEqual:</w:t>
      </w:r>
    </w:p>
    <w:p w14:paraId="1EE6EB71" w14:textId="52BBDED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BE30055" w14:textId="77777777" w:rsidR="00D358DA" w:rsidRPr="00EC76D5" w:rsidRDefault="00D358DA" w:rsidP="00D358DA">
      <w:pPr>
        <w:pStyle w:val="Code"/>
      </w:pPr>
      <w:r w:rsidRPr="00EC76D5">
        <w:t xml:space="preserve">          return (new SyntaxTree(MiddleOperator.Value, FalseSymbol));</w:t>
      </w:r>
    </w:p>
    <w:p w14:paraId="6E906BC8" w14:textId="77777777" w:rsidR="00D358DA" w:rsidRPr="00EC76D5" w:rsidRDefault="00D358DA" w:rsidP="00D358DA">
      <w:pPr>
        <w:pStyle w:val="Code"/>
      </w:pPr>
      <w:r w:rsidRPr="00EC76D5">
        <w:t xml:space="preserve">        }</w:t>
      </w:r>
    </w:p>
    <w:p w14:paraId="3583CC9F" w14:textId="77777777" w:rsidR="00D358DA" w:rsidRPr="00EC76D5" w:rsidRDefault="00D358DA" w:rsidP="00D358DA">
      <w:pPr>
        <w:pStyle w:val="Code"/>
      </w:pPr>
      <w:r w:rsidRPr="00EC76D5">
        <w:t xml:space="preserve">        break;</w:t>
      </w:r>
    </w:p>
    <w:p w14:paraId="1C4DB812" w14:textId="77777777" w:rsidR="00D358DA" w:rsidRPr="00EC76D5" w:rsidRDefault="00D358DA" w:rsidP="00D358DA">
      <w:pPr>
        <w:pStyle w:val="Code"/>
      </w:pPr>
      <w:r w:rsidRPr="00EC76D5">
        <w:t>// e &lt;= e =&gt; false</w:t>
      </w:r>
    </w:p>
    <w:p w14:paraId="6C9B48E1" w14:textId="77777777" w:rsidR="00D358DA" w:rsidRPr="00EC76D5" w:rsidRDefault="00D358DA" w:rsidP="00D358DA">
      <w:pPr>
        <w:pStyle w:val="Code"/>
      </w:pPr>
      <w:r w:rsidRPr="00EC76D5">
        <w:t>// e &lt;= e =&gt; true</w:t>
      </w:r>
    </w:p>
    <w:p w14:paraId="1C47BE60" w14:textId="77777777" w:rsidR="00D358DA" w:rsidRPr="00EC76D5" w:rsidRDefault="00D358DA" w:rsidP="00D358DA">
      <w:pPr>
        <w:pStyle w:val="Code"/>
      </w:pPr>
      <w:r w:rsidRPr="00EC76D5">
        <w:t>// e &gt; e =&gt; false</w:t>
      </w:r>
    </w:p>
    <w:p w14:paraId="075F2C3D" w14:textId="77777777" w:rsidR="00D358DA" w:rsidRPr="00EC76D5" w:rsidRDefault="00D358DA" w:rsidP="00D358DA">
      <w:pPr>
        <w:pStyle w:val="Code"/>
      </w:pPr>
      <w:r w:rsidRPr="00EC76D5">
        <w:t>// e &gt;= e =&gt; true</w:t>
      </w:r>
    </w:p>
    <w:p w14:paraId="6930DEF3" w14:textId="77777777" w:rsidR="00D358DA" w:rsidRPr="00EC76D5" w:rsidRDefault="00D358DA" w:rsidP="00D358DA">
      <w:pPr>
        <w:pStyle w:val="Code"/>
      </w:pPr>
      <w:r w:rsidRPr="00EC76D5">
        <w:t xml:space="preserve">      case LessThan:</w:t>
      </w:r>
    </w:p>
    <w:p w14:paraId="12E5F25D" w14:textId="18B9BAC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A8F8459" w14:textId="77777777" w:rsidR="00D358DA" w:rsidRPr="00EC76D5" w:rsidRDefault="00D358DA" w:rsidP="00D358DA">
      <w:pPr>
        <w:pStyle w:val="Code"/>
      </w:pPr>
      <w:r w:rsidRPr="00EC76D5">
        <w:t xml:space="preserve">          return (new SyntaxTree(MiddleOperator.Value, FalseSymbol));</w:t>
      </w:r>
    </w:p>
    <w:p w14:paraId="0ED50468" w14:textId="77777777" w:rsidR="00D358DA" w:rsidRPr="00EC76D5" w:rsidRDefault="00D358DA" w:rsidP="00D358DA">
      <w:pPr>
        <w:pStyle w:val="Code"/>
      </w:pPr>
      <w:r w:rsidRPr="00EC76D5">
        <w:t xml:space="preserve">        }</w:t>
      </w:r>
    </w:p>
    <w:p w14:paraId="1D16B47E" w14:textId="77777777" w:rsidR="00D358DA" w:rsidRPr="00EC76D5" w:rsidRDefault="00D358DA" w:rsidP="00D358DA">
      <w:pPr>
        <w:pStyle w:val="Code"/>
      </w:pPr>
      <w:r w:rsidRPr="00EC76D5">
        <w:t xml:space="preserve">        break;</w:t>
      </w:r>
    </w:p>
    <w:p w14:paraId="0B170DC8" w14:textId="77777777" w:rsidR="00D358DA" w:rsidRPr="00EC76D5" w:rsidRDefault="00D358DA" w:rsidP="00D358DA">
      <w:pPr>
        <w:pStyle w:val="Code"/>
      </w:pPr>
    </w:p>
    <w:p w14:paraId="0E787A7D" w14:textId="77777777" w:rsidR="00D358DA" w:rsidRPr="00EC76D5" w:rsidRDefault="00D358DA" w:rsidP="00D358DA">
      <w:pPr>
        <w:pStyle w:val="Code"/>
      </w:pPr>
      <w:r w:rsidRPr="00EC76D5">
        <w:t xml:space="preserve">      case LessThanEqual:</w:t>
      </w:r>
    </w:p>
    <w:p w14:paraId="3EFFD62A" w14:textId="05AAFF9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7C7F168" w14:textId="77777777" w:rsidR="00D358DA" w:rsidRPr="00EC76D5" w:rsidRDefault="00D358DA" w:rsidP="00D358DA">
      <w:pPr>
        <w:pStyle w:val="Code"/>
      </w:pPr>
      <w:r w:rsidRPr="00EC76D5">
        <w:lastRenderedPageBreak/>
        <w:t xml:space="preserve">          return (new SyntaxTree(MiddleOperator.Value, TrueSymbol));</w:t>
      </w:r>
    </w:p>
    <w:p w14:paraId="4C850F0D" w14:textId="77777777" w:rsidR="00D358DA" w:rsidRPr="00EC76D5" w:rsidRDefault="00D358DA" w:rsidP="00D358DA">
      <w:pPr>
        <w:pStyle w:val="Code"/>
      </w:pPr>
      <w:r w:rsidRPr="00EC76D5">
        <w:t xml:space="preserve">        }</w:t>
      </w:r>
    </w:p>
    <w:p w14:paraId="279F51B2" w14:textId="77777777" w:rsidR="00D358DA" w:rsidRPr="00EC76D5" w:rsidRDefault="00D358DA" w:rsidP="00D358DA">
      <w:pPr>
        <w:pStyle w:val="Code"/>
      </w:pPr>
      <w:r w:rsidRPr="00EC76D5">
        <w:t xml:space="preserve">        break;</w:t>
      </w:r>
    </w:p>
    <w:p w14:paraId="260DE9B0" w14:textId="77777777" w:rsidR="00D358DA" w:rsidRPr="00EC76D5" w:rsidRDefault="00D358DA" w:rsidP="00D358DA">
      <w:pPr>
        <w:pStyle w:val="Code"/>
      </w:pPr>
    </w:p>
    <w:p w14:paraId="7ECADE79" w14:textId="77777777" w:rsidR="00D358DA" w:rsidRPr="00EC76D5" w:rsidRDefault="00D358DA" w:rsidP="00D358DA">
      <w:pPr>
        <w:pStyle w:val="Code"/>
      </w:pPr>
      <w:r w:rsidRPr="00EC76D5">
        <w:t xml:space="preserve">      case GreaterThan:</w:t>
      </w:r>
    </w:p>
    <w:p w14:paraId="47C5CA7B" w14:textId="47F8187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9F5BAB6" w14:textId="77777777" w:rsidR="00D358DA" w:rsidRPr="00EC76D5" w:rsidRDefault="00D358DA" w:rsidP="00D358DA">
      <w:pPr>
        <w:pStyle w:val="Code"/>
      </w:pPr>
      <w:r w:rsidRPr="00EC76D5">
        <w:t xml:space="preserve">          return (new SyntaxTree(MiddleOperator.Value, FalseSymbol));</w:t>
      </w:r>
    </w:p>
    <w:p w14:paraId="33088C6B" w14:textId="77777777" w:rsidR="00D358DA" w:rsidRPr="00EC76D5" w:rsidRDefault="00D358DA" w:rsidP="00D358DA">
      <w:pPr>
        <w:pStyle w:val="Code"/>
      </w:pPr>
      <w:r w:rsidRPr="00EC76D5">
        <w:t xml:space="preserve">        }</w:t>
      </w:r>
    </w:p>
    <w:p w14:paraId="69FFB677" w14:textId="77777777" w:rsidR="00D358DA" w:rsidRPr="00EC76D5" w:rsidRDefault="00D358DA" w:rsidP="00D358DA">
      <w:pPr>
        <w:pStyle w:val="Code"/>
      </w:pPr>
      <w:r w:rsidRPr="00EC76D5">
        <w:t xml:space="preserve">        break;</w:t>
      </w:r>
    </w:p>
    <w:p w14:paraId="1207EC05" w14:textId="77777777" w:rsidR="00D358DA" w:rsidRPr="00EC76D5" w:rsidRDefault="00D358DA" w:rsidP="00D358DA">
      <w:pPr>
        <w:pStyle w:val="Code"/>
      </w:pPr>
    </w:p>
    <w:p w14:paraId="54F627CC" w14:textId="77777777" w:rsidR="00D358DA" w:rsidRPr="00EC76D5" w:rsidRDefault="00D358DA" w:rsidP="00D358DA">
      <w:pPr>
        <w:pStyle w:val="Code"/>
      </w:pPr>
      <w:r w:rsidRPr="00EC76D5">
        <w:t xml:space="preserve">      case GreaterThanEqual:</w:t>
      </w:r>
    </w:p>
    <w:p w14:paraId="0261AEDB" w14:textId="07C89AF6"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87DB0B1" w14:textId="77777777" w:rsidR="00D358DA" w:rsidRPr="00EC76D5" w:rsidRDefault="00D358DA" w:rsidP="00D358DA">
      <w:pPr>
        <w:pStyle w:val="Code"/>
      </w:pPr>
      <w:r w:rsidRPr="00EC76D5">
        <w:t xml:space="preserve">          return (new SyntaxTree(MiddleOperator.Value, TrueSymbol));</w:t>
      </w:r>
    </w:p>
    <w:p w14:paraId="08F06BCB" w14:textId="77777777" w:rsidR="00D358DA" w:rsidRPr="00EC76D5" w:rsidRDefault="00D358DA" w:rsidP="00D358DA">
      <w:pPr>
        <w:pStyle w:val="Code"/>
      </w:pPr>
      <w:r w:rsidRPr="00EC76D5">
        <w:t xml:space="preserve">        }</w:t>
      </w:r>
    </w:p>
    <w:p w14:paraId="0A640E1C" w14:textId="77777777" w:rsidR="00D358DA" w:rsidRPr="00EC76D5" w:rsidRDefault="00D358DA" w:rsidP="00D358DA">
      <w:pPr>
        <w:pStyle w:val="Code"/>
      </w:pPr>
      <w:r w:rsidRPr="00EC76D5">
        <w:t xml:space="preserve">        break;</w:t>
      </w:r>
    </w:p>
    <w:p w14:paraId="3B7E06F6" w14:textId="77777777" w:rsidR="00D358DA" w:rsidRPr="00EC76D5" w:rsidRDefault="00D358DA" w:rsidP="00D358DA">
      <w:pPr>
        <w:pStyle w:val="Code"/>
      </w:pPr>
      <w:r w:rsidRPr="00EC76D5">
        <w:t xml:space="preserve">    }</w:t>
      </w:r>
    </w:p>
    <w:p w14:paraId="6CDDED72" w14:textId="77777777" w:rsidR="00D358DA" w:rsidRPr="00EC76D5" w:rsidRDefault="00D358DA" w:rsidP="00D358DA">
      <w:pPr>
        <w:pStyle w:val="Code"/>
      </w:pPr>
      <w:r w:rsidRPr="00EC76D5">
        <w:t xml:space="preserve">    </w:t>
      </w:r>
    </w:p>
    <w:p w14:paraId="18EB25B4" w14:textId="54F030A4" w:rsidR="00D358DA" w:rsidRPr="00EC76D5" w:rsidRDefault="00D358DA" w:rsidP="00D358DA">
      <w:pPr>
        <w:pStyle w:val="Code"/>
      </w:pPr>
      <w:r w:rsidRPr="00EC76D5">
        <w:t xml:space="preserve">    return </w:t>
      </w:r>
      <w:r w:rsidR="0038687E">
        <w:t>expression</w:t>
      </w:r>
      <w:r w:rsidRPr="00EC76D5">
        <w:t>;</w:t>
      </w:r>
    </w:p>
    <w:p w14:paraId="10122477" w14:textId="77777777" w:rsidR="00D358DA" w:rsidRPr="00EC76D5" w:rsidRDefault="00D358DA" w:rsidP="00D358DA">
      <w:pPr>
        <w:pStyle w:val="Code"/>
      </w:pPr>
      <w:r w:rsidRPr="00EC76D5">
        <w:t xml:space="preserve">  }</w:t>
      </w:r>
    </w:p>
    <w:p w14:paraId="31574064" w14:textId="4D148B2C" w:rsidR="00D358DA" w:rsidRPr="00EC76D5" w:rsidRDefault="00885962" w:rsidP="00885962">
      <w:r w:rsidRPr="00EC76D5">
        <w:t>A symbol</w:t>
      </w:r>
      <w:r w:rsidR="00680178" w:rsidRPr="00EC76D5">
        <w:t xml:space="preserve"> is</w:t>
      </w:r>
      <w:r w:rsidRPr="00EC76D5">
        <w:t xml:space="preserve"> zero is it </w:t>
      </w:r>
      <w:r w:rsidR="00680178" w:rsidRPr="00EC76D5">
        <w:t xml:space="preserve">has a value that </w:t>
      </w:r>
      <w:r w:rsidR="00FB554B" w:rsidRPr="00EC76D5">
        <w:t xml:space="preserve">equals the </w:t>
      </w:r>
      <w:r w:rsidR="00FB554B" w:rsidRPr="00EC76D5">
        <w:rPr>
          <w:rStyle w:val="CodeInText0"/>
        </w:rPr>
        <w:t>BigInteger</w:t>
      </w:r>
      <w:r w:rsidR="00FB554B" w:rsidRPr="00EC76D5">
        <w:t xml:space="preserve"> zero value or the </w:t>
      </w:r>
      <w:r w:rsidR="00FB554B" w:rsidRPr="00EC76D5">
        <w:rPr>
          <w:rStyle w:val="CodeInText0"/>
        </w:rPr>
        <w:t>BigDecimal</w:t>
      </w:r>
      <w:r w:rsidR="00FB554B" w:rsidRPr="00EC76D5">
        <w:t xml:space="preserve"> zero value.</w:t>
      </w:r>
      <w:r w:rsidR="00A532F0" w:rsidRPr="00EC76D5">
        <w:t xml:space="preserve"> In the same way, a symbol is one if it equals the </w:t>
      </w:r>
      <w:r w:rsidR="00A532F0" w:rsidRPr="00EC76D5">
        <w:rPr>
          <w:rStyle w:val="CodeInText0"/>
        </w:rPr>
        <w:t>BigInteger</w:t>
      </w:r>
      <w:r w:rsidR="00A532F0" w:rsidRPr="00EC76D5">
        <w:t xml:space="preserve"> one value or the </w:t>
      </w:r>
      <w:r w:rsidR="00A532F0" w:rsidRPr="00EC76D5">
        <w:rPr>
          <w:rStyle w:val="CodeInText0"/>
        </w:rPr>
        <w:t>BigDecimal</w:t>
      </w:r>
      <w:r w:rsidR="00A532F0" w:rsidRPr="00EC76D5">
        <w:t xml:space="preserve"> one value.</w:t>
      </w:r>
      <w:r w:rsidR="00206F97" w:rsidRPr="00EC76D5">
        <w:t xml:space="preserve"> A symbol is false</w:t>
      </w:r>
      <w:r w:rsidR="00CB0566" w:rsidRPr="00EC76D5">
        <w:t xml:space="preserve"> if it is</w:t>
      </w:r>
      <w:r w:rsidR="00F63440" w:rsidRPr="00EC76D5">
        <w:t xml:space="preserve"> integer or decimal</w:t>
      </w:r>
      <w:r w:rsidR="00CB0566" w:rsidRPr="00EC76D5">
        <w:t xml:space="preserve"> zero or </w:t>
      </w:r>
      <w:r w:rsidR="007B6EDC" w:rsidRPr="00EC76D5">
        <w:t xml:space="preserve">Boolean </w:t>
      </w:r>
      <w:r w:rsidR="00CB0566" w:rsidRPr="00EC76D5">
        <w:t>false.</w:t>
      </w:r>
    </w:p>
    <w:p w14:paraId="7B4DFDBD" w14:textId="59596A02" w:rsidR="00D358DA" w:rsidRPr="00EC76D5" w:rsidRDefault="00D358DA" w:rsidP="00D358DA">
      <w:pPr>
        <w:pStyle w:val="Code"/>
      </w:pPr>
      <w:r w:rsidRPr="00EC76D5">
        <w:t xml:space="preserve">  private static boolean isZero(SyntaxTree </w:t>
      </w:r>
      <w:r w:rsidR="0038687E">
        <w:t>expression</w:t>
      </w:r>
      <w:r w:rsidRPr="00EC76D5">
        <w:t>) {</w:t>
      </w:r>
    </w:p>
    <w:p w14:paraId="4FD9010A" w14:textId="439273BE" w:rsidR="00396CBD" w:rsidRPr="00EC76D5" w:rsidRDefault="00D358DA" w:rsidP="00D358DA">
      <w:pPr>
        <w:pStyle w:val="Code"/>
      </w:pPr>
      <w:r w:rsidRPr="00EC76D5">
        <w:t xml:space="preserve">    return (</w:t>
      </w:r>
      <w:r w:rsidR="0038687E">
        <w:t>expression</w:t>
      </w:r>
      <w:r w:rsidRPr="00EC76D5">
        <w:t>.getSymbol() !=</w:t>
      </w:r>
      <w:r w:rsidR="00B82535" w:rsidRPr="00EC76D5">
        <w:t xml:space="preserve"> </w:t>
      </w:r>
      <w:r w:rsidRPr="00EC76D5">
        <w:t>null) &amp;&amp;</w:t>
      </w:r>
      <w:r w:rsidR="00396CBD" w:rsidRPr="00EC76D5">
        <w:t xml:space="preserve"> </w:t>
      </w:r>
      <w:r w:rsidR="0038687E">
        <w:t>expression</w:t>
      </w:r>
      <w:r w:rsidRPr="00EC76D5">
        <w:t>.getSymbol().</w:t>
      </w:r>
      <w:r w:rsidR="00396CBD" w:rsidRPr="00EC76D5">
        <w:t>has</w:t>
      </w:r>
      <w:r w:rsidRPr="00EC76D5">
        <w:t>Value()</w:t>
      </w:r>
      <w:r w:rsidR="00396CBD" w:rsidRPr="00EC76D5">
        <w:t xml:space="preserve"> &amp;&amp;</w:t>
      </w:r>
    </w:p>
    <w:p w14:paraId="56482069" w14:textId="13C49608" w:rsidR="00D358DA" w:rsidRPr="00EC76D5" w:rsidRDefault="00222C38" w:rsidP="00D358DA">
      <w:pPr>
        <w:pStyle w:val="Code"/>
      </w:pPr>
      <w:r w:rsidRPr="00EC76D5">
        <w:t xml:space="preserve">           ((</w:t>
      </w:r>
      <w:r w:rsidR="0038687E">
        <w:t>expression</w:t>
      </w:r>
      <w:r w:rsidR="00D358DA" w:rsidRPr="00EC76D5">
        <w:t>.getSymbol().getValue().equals(BigInteger.ZERO)) ||</w:t>
      </w:r>
    </w:p>
    <w:p w14:paraId="15354535" w14:textId="125B0A28" w:rsidR="00D358DA" w:rsidRPr="00EC76D5" w:rsidRDefault="00D358DA" w:rsidP="00D358DA">
      <w:pPr>
        <w:pStyle w:val="Code"/>
      </w:pPr>
      <w:r w:rsidRPr="00EC76D5">
        <w:t xml:space="preserve">           </w:t>
      </w:r>
      <w:r w:rsidR="00222C38" w:rsidRPr="00EC76D5">
        <w:t xml:space="preserve"> </w:t>
      </w:r>
      <w:r w:rsidRPr="00EC76D5">
        <w:t>(</w:t>
      </w:r>
      <w:r w:rsidR="0038687E">
        <w:t>expression</w:t>
      </w:r>
      <w:r w:rsidRPr="00EC76D5">
        <w:t>.getSymbol().getVa</w:t>
      </w:r>
      <w:r w:rsidR="00222C38" w:rsidRPr="00EC76D5">
        <w:t>lue().equals(BigDecimal.ZERO))</w:t>
      </w:r>
      <w:r w:rsidR="00B15DD6" w:rsidRPr="00EC76D5">
        <w:t>)</w:t>
      </w:r>
      <w:r w:rsidR="00222C38" w:rsidRPr="00EC76D5">
        <w:t>;</w:t>
      </w:r>
    </w:p>
    <w:p w14:paraId="37ACC04C" w14:textId="77777777" w:rsidR="00D358DA" w:rsidRPr="00EC76D5" w:rsidRDefault="00D358DA" w:rsidP="00D358DA">
      <w:pPr>
        <w:pStyle w:val="Code"/>
      </w:pPr>
      <w:r w:rsidRPr="00EC76D5">
        <w:t xml:space="preserve">  }</w:t>
      </w:r>
    </w:p>
    <w:p w14:paraId="7959E65E" w14:textId="77777777" w:rsidR="00D358DA" w:rsidRPr="00EC76D5" w:rsidRDefault="00D358DA" w:rsidP="00D358DA">
      <w:pPr>
        <w:pStyle w:val="Code"/>
      </w:pPr>
      <w:r w:rsidRPr="00EC76D5">
        <w:t xml:space="preserve">  </w:t>
      </w:r>
    </w:p>
    <w:p w14:paraId="08E79E49" w14:textId="4BB0B2F4" w:rsidR="00D358DA" w:rsidRPr="00EC76D5" w:rsidRDefault="00D358DA" w:rsidP="00D358DA">
      <w:pPr>
        <w:pStyle w:val="Code"/>
      </w:pPr>
      <w:r w:rsidRPr="00EC76D5">
        <w:t xml:space="preserve">  private static boolean isOne(SyntaxTree </w:t>
      </w:r>
      <w:r w:rsidR="0038687E">
        <w:t>expression</w:t>
      </w:r>
      <w:r w:rsidRPr="00EC76D5">
        <w:t>) {</w:t>
      </w:r>
    </w:p>
    <w:p w14:paraId="12FFC736" w14:textId="69A2BEE8" w:rsidR="000E7AA6" w:rsidRPr="00EC76D5" w:rsidRDefault="000E7AA6" w:rsidP="000E7AA6">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798A10FF" w14:textId="6688A34D" w:rsidR="000E7AA6" w:rsidRPr="00EC76D5" w:rsidRDefault="000E7AA6" w:rsidP="000E7AA6">
      <w:pPr>
        <w:pStyle w:val="Code"/>
      </w:pPr>
      <w:r w:rsidRPr="00EC76D5">
        <w:t xml:space="preserve">           ((</w:t>
      </w:r>
      <w:r w:rsidR="0038687E">
        <w:t>expression</w:t>
      </w:r>
      <w:r w:rsidRPr="00EC76D5">
        <w:t>.getSymbol().getValue().equals(BigInteger.ONE)) ||</w:t>
      </w:r>
    </w:p>
    <w:p w14:paraId="40BAF12F" w14:textId="1416242C" w:rsidR="000E7AA6" w:rsidRPr="00EC76D5" w:rsidRDefault="000E7AA6" w:rsidP="000E7AA6">
      <w:pPr>
        <w:pStyle w:val="Code"/>
      </w:pPr>
      <w:r w:rsidRPr="00EC76D5">
        <w:t xml:space="preserve">            (</w:t>
      </w:r>
      <w:r w:rsidR="0038687E">
        <w:t>expression</w:t>
      </w:r>
      <w:r w:rsidRPr="00EC76D5">
        <w:t>.getSymbol().getValue().equals(BigDecimal.ONE))</w:t>
      </w:r>
      <w:r w:rsidR="00B15DD6" w:rsidRPr="00EC76D5">
        <w:t>)</w:t>
      </w:r>
      <w:r w:rsidRPr="00EC76D5">
        <w:t>;</w:t>
      </w:r>
    </w:p>
    <w:p w14:paraId="79F8EE55" w14:textId="77777777" w:rsidR="00D358DA" w:rsidRPr="00EC76D5" w:rsidRDefault="00D358DA" w:rsidP="00D358DA">
      <w:pPr>
        <w:pStyle w:val="Code"/>
      </w:pPr>
      <w:r w:rsidRPr="00EC76D5">
        <w:t xml:space="preserve">  }</w:t>
      </w:r>
    </w:p>
    <w:p w14:paraId="42251D1E" w14:textId="77777777" w:rsidR="00C53403" w:rsidRPr="00EC76D5" w:rsidRDefault="00C53403" w:rsidP="00C53403">
      <w:pPr>
        <w:pStyle w:val="Code"/>
      </w:pPr>
    </w:p>
    <w:p w14:paraId="32404FBC" w14:textId="4978152F" w:rsidR="00C53403" w:rsidRPr="00EC76D5" w:rsidRDefault="00C53403" w:rsidP="00C53403">
      <w:pPr>
        <w:pStyle w:val="Code"/>
      </w:pPr>
      <w:r w:rsidRPr="00EC76D5">
        <w:t xml:space="preserve">  private static boolean isFalse(SyntaxTree </w:t>
      </w:r>
      <w:r w:rsidR="0038687E">
        <w:t>expression</w:t>
      </w:r>
      <w:r w:rsidRPr="00EC76D5">
        <w:t>) {</w:t>
      </w:r>
    </w:p>
    <w:p w14:paraId="3C8A65CF" w14:textId="6597FFDC" w:rsidR="00E461B4" w:rsidRPr="00EC76D5" w:rsidRDefault="00E461B4" w:rsidP="00E461B4">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24707BE2" w14:textId="07EA466D" w:rsidR="00E461B4" w:rsidRPr="00EC76D5" w:rsidRDefault="00E461B4" w:rsidP="00E461B4">
      <w:pPr>
        <w:pStyle w:val="Code"/>
      </w:pPr>
      <w:r w:rsidRPr="00EC76D5">
        <w:t xml:space="preserve">           ((</w:t>
      </w:r>
      <w:r w:rsidR="0038687E">
        <w:t>expression</w:t>
      </w:r>
      <w:r w:rsidRPr="00EC76D5">
        <w:t>.getSymbol().getValue().equals(BigInteger.ZERO)) ||</w:t>
      </w:r>
    </w:p>
    <w:p w14:paraId="4E68698F" w14:textId="28C4FA45" w:rsidR="00847FA9" w:rsidRPr="00EC76D5" w:rsidRDefault="00847FA9" w:rsidP="00847FA9">
      <w:pPr>
        <w:pStyle w:val="Code"/>
      </w:pPr>
      <w:r w:rsidRPr="00EC76D5">
        <w:t xml:space="preserve">            (</w:t>
      </w:r>
      <w:r w:rsidR="0038687E">
        <w:t>expression</w:t>
      </w:r>
      <w:r w:rsidRPr="00EC76D5">
        <w:t>.getSymbol().getValue().equals(BigDecimal.ZERO)) ||</w:t>
      </w:r>
    </w:p>
    <w:p w14:paraId="16A65F3B" w14:textId="54394687" w:rsidR="00847FA9" w:rsidRPr="00EC76D5" w:rsidRDefault="00847FA9" w:rsidP="00847FA9">
      <w:pPr>
        <w:pStyle w:val="Code"/>
      </w:pPr>
      <w:r w:rsidRPr="00EC76D5">
        <w:t xml:space="preserve">            (</w:t>
      </w:r>
      <w:r w:rsidR="0038687E">
        <w:t>expression</w:t>
      </w:r>
      <w:r w:rsidRPr="00EC76D5">
        <w:t>.getSymbol().getValue().equals(Boolean.FALSE))</w:t>
      </w:r>
      <w:r w:rsidR="00B15DD6" w:rsidRPr="00EC76D5">
        <w:t>)</w:t>
      </w:r>
      <w:r w:rsidRPr="00EC76D5">
        <w:t>;</w:t>
      </w:r>
    </w:p>
    <w:p w14:paraId="642DB68F" w14:textId="77777777" w:rsidR="00C53403" w:rsidRPr="00EC76D5" w:rsidRDefault="00C53403" w:rsidP="00C53403">
      <w:pPr>
        <w:pStyle w:val="Code"/>
      </w:pPr>
      <w:r w:rsidRPr="00EC76D5">
        <w:t xml:space="preserve">  }</w:t>
      </w:r>
    </w:p>
    <w:p w14:paraId="5DDC3879" w14:textId="1C2B615D" w:rsidR="00D358DA" w:rsidRPr="00EC76D5" w:rsidRDefault="00A532F0" w:rsidP="00A532F0">
      <w:r w:rsidRPr="00EC76D5">
        <w:t xml:space="preserve">The </w:t>
      </w:r>
      <w:r w:rsidRPr="00EC76D5">
        <w:rPr>
          <w:rStyle w:val="CodeInText0"/>
        </w:rPr>
        <w:t>isTrue</w:t>
      </w:r>
      <w:r w:rsidRPr="00EC76D5">
        <w:t xml:space="preserve"> method</w:t>
      </w:r>
      <w:r w:rsidR="00D37C9C" w:rsidRPr="00EC76D5">
        <w:t xml:space="preserve"> is</w:t>
      </w:r>
      <w:r w:rsidRPr="00EC76D5">
        <w:t xml:space="preserve"> a little bit more complicated.</w:t>
      </w:r>
      <w:r w:rsidR="00066DED" w:rsidRPr="00EC76D5">
        <w:t xml:space="preserve">  Since a symbol is true if it </w:t>
      </w:r>
      <w:r w:rsidR="00066DED" w:rsidRPr="00EC76D5">
        <w:rPr>
          <w:rStyle w:val="CodeInText0"/>
        </w:rPr>
        <w:t>not</w:t>
      </w:r>
      <w:r w:rsidR="006E540B" w:rsidRPr="00EC76D5">
        <w:t xml:space="preserve"> zero, </w:t>
      </w:r>
      <w:r w:rsidR="00893B08" w:rsidRPr="00EC76D5">
        <w:t xml:space="preserve">in the integer and decimal cases </w:t>
      </w:r>
      <w:r w:rsidR="006E540B" w:rsidRPr="00EC76D5">
        <w:t xml:space="preserve">we </w:t>
      </w:r>
      <w:r w:rsidR="00FE78F0" w:rsidRPr="00EC76D5">
        <w:t>must</w:t>
      </w:r>
      <w:r w:rsidR="006E540B" w:rsidRPr="00EC76D5">
        <w:t xml:space="preserve"> check the symbol’s type and </w:t>
      </w:r>
      <w:r w:rsidR="00B81993" w:rsidRPr="00EC76D5">
        <w:t>whether its value does not equal zero. In the Boolean case</w:t>
      </w:r>
      <w:r w:rsidR="002D6168" w:rsidRPr="00EC76D5">
        <w:t>,</w:t>
      </w:r>
      <w:r w:rsidR="00B81993" w:rsidRPr="00EC76D5">
        <w:t xml:space="preserve"> it is enough to compare the value with </w:t>
      </w:r>
      <w:r w:rsidR="00893B08" w:rsidRPr="00EC76D5">
        <w:t>true.</w:t>
      </w:r>
    </w:p>
    <w:p w14:paraId="4AA7C243" w14:textId="77777777" w:rsidR="004F14B4" w:rsidRPr="00EC76D5" w:rsidRDefault="004F14B4" w:rsidP="00D358DA">
      <w:pPr>
        <w:pStyle w:val="Code"/>
      </w:pPr>
    </w:p>
    <w:p w14:paraId="1180B61B" w14:textId="77777777" w:rsidR="004F14B4" w:rsidRPr="00EC76D5" w:rsidRDefault="004F14B4" w:rsidP="00D358DA">
      <w:pPr>
        <w:pStyle w:val="Code"/>
      </w:pPr>
    </w:p>
    <w:p w14:paraId="646F7510" w14:textId="04A85491" w:rsidR="00D358DA" w:rsidRPr="00EC76D5" w:rsidRDefault="00D358DA" w:rsidP="00D358DA">
      <w:pPr>
        <w:pStyle w:val="Code"/>
      </w:pPr>
      <w:r w:rsidRPr="00EC76D5">
        <w:t xml:space="preserve">  private static boolean isTrue(SyntaxTree </w:t>
      </w:r>
      <w:r w:rsidR="0038687E">
        <w:t>expression</w:t>
      </w:r>
      <w:r w:rsidRPr="00EC76D5">
        <w:t>) {</w:t>
      </w:r>
    </w:p>
    <w:p w14:paraId="22EAD15D" w14:textId="5BE8F4E3" w:rsidR="00D358DA" w:rsidRPr="00EC76D5" w:rsidRDefault="00D358DA" w:rsidP="00D358DA">
      <w:pPr>
        <w:pStyle w:val="Code"/>
      </w:pPr>
      <w:r w:rsidRPr="00EC76D5">
        <w:t xml:space="preserve">    return (</w:t>
      </w:r>
      <w:r w:rsidR="0038687E">
        <w:t>expression</w:t>
      </w:r>
      <w:r w:rsidRPr="00EC76D5">
        <w:t>.getSymbol() !=</w:t>
      </w:r>
      <w:r w:rsidR="003F0AB1" w:rsidRPr="00EC76D5">
        <w:t xml:space="preserve"> </w:t>
      </w:r>
      <w:r w:rsidRPr="00EC76D5">
        <w:t xml:space="preserve">null) &amp;&amp; </w:t>
      </w:r>
      <w:r w:rsidR="0038687E">
        <w:t>expression</w:t>
      </w:r>
      <w:r w:rsidRPr="00EC76D5">
        <w:t>.getSymbol().</w:t>
      </w:r>
      <w:r w:rsidR="003F0AB1" w:rsidRPr="00EC76D5">
        <w:t>has</w:t>
      </w:r>
      <w:r w:rsidRPr="00EC76D5">
        <w:t>Value()</w:t>
      </w:r>
      <w:r w:rsidR="003F0AB1" w:rsidRPr="00EC76D5">
        <w:t xml:space="preserve"> </w:t>
      </w:r>
      <w:r w:rsidRPr="00EC76D5">
        <w:t>&amp;&amp;</w:t>
      </w:r>
    </w:p>
    <w:p w14:paraId="68645414" w14:textId="23386F56" w:rsidR="00D358DA" w:rsidRPr="00EC76D5" w:rsidRDefault="00D358DA" w:rsidP="00D358DA">
      <w:pPr>
        <w:pStyle w:val="Code"/>
      </w:pPr>
      <w:r w:rsidRPr="00EC76D5">
        <w:lastRenderedPageBreak/>
        <w:t xml:space="preserve">           </w:t>
      </w:r>
      <w:r w:rsidR="004F14B4" w:rsidRPr="00EC76D5">
        <w:t>(</w:t>
      </w:r>
      <w:r w:rsidRPr="00EC76D5">
        <w:t>((</w:t>
      </w:r>
      <w:r w:rsidR="0038687E">
        <w:t>expression</w:t>
      </w:r>
      <w:r w:rsidRPr="00EC76D5">
        <w:t>.getSymbol().getValue() instanceof BigInteger) &amp;&amp;</w:t>
      </w:r>
    </w:p>
    <w:p w14:paraId="6BFA6352" w14:textId="64A06AFE" w:rsidR="00D358DA" w:rsidRPr="00EC76D5" w:rsidRDefault="00D358DA" w:rsidP="00D358DA">
      <w:pPr>
        <w:pStyle w:val="Code"/>
      </w:pPr>
      <w:r w:rsidRPr="00EC76D5">
        <w:t xml:space="preserve">            !</w:t>
      </w:r>
      <w:r w:rsidR="0038687E">
        <w:t>expression</w:t>
      </w:r>
      <w:r w:rsidRPr="00EC76D5">
        <w:t>.getSymbol().getValue().equals(BigInteger.ZERO)) ||</w:t>
      </w:r>
    </w:p>
    <w:p w14:paraId="7FC13BBE" w14:textId="152A7C0D" w:rsidR="00D358DA" w:rsidRPr="00EC76D5" w:rsidRDefault="00D358DA" w:rsidP="00D358DA">
      <w:pPr>
        <w:pStyle w:val="Code"/>
      </w:pPr>
      <w:r w:rsidRPr="00EC76D5">
        <w:t xml:space="preserve">           </w:t>
      </w:r>
      <w:r w:rsidR="004F14B4" w:rsidRPr="00EC76D5">
        <w:t xml:space="preserve"> </w:t>
      </w:r>
      <w:r w:rsidRPr="00EC76D5">
        <w:t>((</w:t>
      </w:r>
      <w:r w:rsidR="0038687E">
        <w:t>expression</w:t>
      </w:r>
      <w:r w:rsidRPr="00EC76D5">
        <w:t>.getSymbol().getValue() instanceof BigDecimal) &amp;&amp;</w:t>
      </w:r>
    </w:p>
    <w:p w14:paraId="331DEB13" w14:textId="1BC42245" w:rsidR="00D358DA" w:rsidRPr="00EC76D5" w:rsidRDefault="00D358DA" w:rsidP="00D358DA">
      <w:pPr>
        <w:pStyle w:val="Code"/>
      </w:pPr>
      <w:r w:rsidRPr="00EC76D5">
        <w:t xml:space="preserve">            !</w:t>
      </w:r>
      <w:r w:rsidR="0038687E">
        <w:t>expression</w:t>
      </w:r>
      <w:r w:rsidRPr="00EC76D5">
        <w:t>.getSymbol().getVa</w:t>
      </w:r>
      <w:r w:rsidR="004A77A7" w:rsidRPr="00EC76D5">
        <w:t>lue().equals(BigDecimal.ZERO)) ||</w:t>
      </w:r>
    </w:p>
    <w:p w14:paraId="030C86AE" w14:textId="5A258B5A" w:rsidR="004A77A7" w:rsidRPr="00EC76D5" w:rsidRDefault="004F14B4" w:rsidP="004A77A7">
      <w:pPr>
        <w:pStyle w:val="Code"/>
      </w:pPr>
      <w:r w:rsidRPr="00EC76D5">
        <w:t xml:space="preserve">            </w:t>
      </w:r>
      <w:r w:rsidR="0038687E">
        <w:t>expression</w:t>
      </w:r>
      <w:r w:rsidR="004A77A7" w:rsidRPr="00EC76D5">
        <w:t>.getSymbol().getValue().equals(Boolean.TRUE));</w:t>
      </w:r>
    </w:p>
    <w:p w14:paraId="1DD005E8" w14:textId="77777777" w:rsidR="00D358DA" w:rsidRPr="00EC76D5" w:rsidRDefault="00D358DA" w:rsidP="00D358DA">
      <w:pPr>
        <w:pStyle w:val="Code"/>
      </w:pPr>
      <w:r w:rsidRPr="00EC76D5">
        <w:t xml:space="preserve">  }</w:t>
      </w:r>
    </w:p>
    <w:p w14:paraId="179C43D1" w14:textId="77777777" w:rsidR="00F94CA2" w:rsidRPr="00EC76D5" w:rsidRDefault="00F94CA2" w:rsidP="00D358DA">
      <w:pPr>
        <w:pStyle w:val="Code"/>
      </w:pPr>
    </w:p>
    <w:p w14:paraId="1BB595BF" w14:textId="6FAB2EFA" w:rsidR="00D358DA" w:rsidRPr="00EC76D5" w:rsidRDefault="00D358DA" w:rsidP="00D358DA">
      <w:pPr>
        <w:pStyle w:val="Code"/>
      </w:pPr>
      <w:r w:rsidRPr="00EC76D5">
        <w:t xml:space="preserve">  private static SyntaxTree generateZeroTree(Type type) {</w:t>
      </w:r>
    </w:p>
    <w:p w14:paraId="153620BD" w14:textId="17E76441" w:rsidR="00B16238" w:rsidRPr="00EC76D5" w:rsidRDefault="00B16238" w:rsidP="00D358DA">
      <w:pPr>
        <w:pStyle w:val="Code"/>
      </w:pPr>
      <w:r w:rsidRPr="00EC76D5">
        <w:t xml:space="preserve">    Object zeroValue = </w:t>
      </w:r>
      <w:r w:rsidR="0099517D" w:rsidRPr="00EC76D5">
        <w:t>type.isIntegral() ? BigInteger.ZERO : BigDecimal.ZERO;</w:t>
      </w:r>
    </w:p>
    <w:p w14:paraId="1A28B1D8" w14:textId="38D882C2" w:rsidR="00D358DA" w:rsidRPr="00EC76D5" w:rsidRDefault="00D358DA" w:rsidP="00D358DA">
      <w:pPr>
        <w:pStyle w:val="Code"/>
      </w:pPr>
      <w:r w:rsidRPr="00EC76D5">
        <w:t xml:space="preserve">    Symbol zeroSymbol = Symbol.createValueSymbol(type, </w:t>
      </w:r>
      <w:r w:rsidR="00F40066" w:rsidRPr="00EC76D5">
        <w:t>zeroValue</w:t>
      </w:r>
      <w:r w:rsidRPr="00EC76D5">
        <w:t>);</w:t>
      </w:r>
    </w:p>
    <w:p w14:paraId="263B6504" w14:textId="3E48EB2C" w:rsidR="00D358DA" w:rsidRPr="00EC76D5" w:rsidRDefault="00D358DA" w:rsidP="00D358DA">
      <w:pPr>
        <w:pStyle w:val="Code"/>
      </w:pPr>
      <w:r w:rsidRPr="00EC76D5">
        <w:t xml:space="preserve">    return (new SyntaxTree(MiddleOperator.Value, zeroSymbol));</w:t>
      </w:r>
    </w:p>
    <w:p w14:paraId="420EBA64" w14:textId="77777777" w:rsidR="00D358DA" w:rsidRPr="00EC76D5" w:rsidRDefault="00D358DA" w:rsidP="00D358DA">
      <w:pPr>
        <w:pStyle w:val="Code"/>
      </w:pPr>
      <w:r w:rsidRPr="00EC76D5">
        <w:t xml:space="preserve">  }</w:t>
      </w:r>
    </w:p>
    <w:p w14:paraId="4A115C07" w14:textId="77777777" w:rsidR="00D358DA" w:rsidRPr="00EC76D5" w:rsidRDefault="00D358DA" w:rsidP="00D358DA">
      <w:pPr>
        <w:pStyle w:val="Code"/>
      </w:pPr>
      <w:r w:rsidRPr="00EC76D5">
        <w:t xml:space="preserve">  </w:t>
      </w:r>
    </w:p>
    <w:p w14:paraId="1704603F" w14:textId="77777777" w:rsidR="00D358DA" w:rsidRPr="00EC76D5" w:rsidRDefault="00D358DA" w:rsidP="00D358DA">
      <w:pPr>
        <w:pStyle w:val="Code"/>
      </w:pPr>
      <w:r w:rsidRPr="00EC76D5">
        <w:t xml:space="preserve">  private static SyntaxTree generateOneTree(Type type) {</w:t>
      </w:r>
    </w:p>
    <w:p w14:paraId="413740B2" w14:textId="535FFAB4" w:rsidR="00F40066" w:rsidRPr="00EC76D5" w:rsidRDefault="00F40066" w:rsidP="00F40066">
      <w:pPr>
        <w:pStyle w:val="Code"/>
      </w:pPr>
      <w:r w:rsidRPr="00EC76D5">
        <w:t xml:space="preserve">    Object oneValue = type.isIntegral() ? BigInteger.ONE : BigDecimal.ONE;</w:t>
      </w:r>
    </w:p>
    <w:p w14:paraId="7FB9B2F1" w14:textId="151D317B" w:rsidR="00F40066" w:rsidRPr="00EC76D5" w:rsidRDefault="00F40066" w:rsidP="00F40066">
      <w:pPr>
        <w:pStyle w:val="Code"/>
      </w:pPr>
      <w:r w:rsidRPr="00EC76D5">
        <w:t xml:space="preserve">    Symbol oneSymbol = Symbol.createValueSymbol(type, oneValue);</w:t>
      </w:r>
    </w:p>
    <w:p w14:paraId="1212D64B" w14:textId="445E8B61" w:rsidR="00F40066" w:rsidRPr="00EC76D5" w:rsidRDefault="00F40066" w:rsidP="00F40066">
      <w:pPr>
        <w:pStyle w:val="Code"/>
      </w:pPr>
      <w:r w:rsidRPr="00EC76D5">
        <w:t xml:space="preserve">    return (new SyntaxTree(MiddleOperator.Value, oneSymbol));</w:t>
      </w:r>
    </w:p>
    <w:p w14:paraId="0BB1827B" w14:textId="77777777" w:rsidR="00D358DA" w:rsidRPr="00EC76D5" w:rsidRDefault="00D358DA" w:rsidP="00D358DA">
      <w:pPr>
        <w:pStyle w:val="Code"/>
      </w:pPr>
      <w:r w:rsidRPr="00EC76D5">
        <w:t xml:space="preserve">  }</w:t>
      </w:r>
    </w:p>
    <w:p w14:paraId="33E76D2B" w14:textId="77777777" w:rsidR="00D358DA" w:rsidRPr="00EC76D5" w:rsidRDefault="00D358DA" w:rsidP="00D358DA">
      <w:pPr>
        <w:pStyle w:val="Code"/>
      </w:pPr>
      <w:r w:rsidRPr="00EC76D5">
        <w:t xml:space="preserve">  </w:t>
      </w:r>
    </w:p>
    <w:p w14:paraId="5053E535" w14:textId="77777777" w:rsidR="00D358DA" w:rsidRPr="00EC76D5" w:rsidRDefault="00D358DA" w:rsidP="00D358DA">
      <w:pPr>
        <w:pStyle w:val="Code"/>
      </w:pPr>
      <w:r w:rsidRPr="00EC76D5">
        <w:t xml:space="preserve">  private static SyntaxTree generateTwoTree(Type type) {</w:t>
      </w:r>
    </w:p>
    <w:p w14:paraId="66723B1E" w14:textId="28958A88" w:rsidR="00D95758" w:rsidRPr="00EC76D5" w:rsidRDefault="00D95758" w:rsidP="00D95758">
      <w:pPr>
        <w:pStyle w:val="Code"/>
      </w:pPr>
      <w:r w:rsidRPr="00EC76D5">
        <w:t xml:space="preserve">    Object twoValue = type.isIntegral() ? (new BigInteger("2"))</w:t>
      </w:r>
    </w:p>
    <w:p w14:paraId="0F3FAA5A" w14:textId="7D03E2FC" w:rsidR="00D95758" w:rsidRPr="00EC76D5" w:rsidRDefault="00D95758" w:rsidP="00D95758">
      <w:pPr>
        <w:pStyle w:val="Code"/>
      </w:pPr>
      <w:r w:rsidRPr="00EC76D5">
        <w:t xml:space="preserve">                                        : (new BigDecimal(2.0));</w:t>
      </w:r>
    </w:p>
    <w:p w14:paraId="3B83D468" w14:textId="2D1CCEB3" w:rsidR="00D95758" w:rsidRPr="00EC76D5" w:rsidRDefault="00D95758" w:rsidP="00D95758">
      <w:pPr>
        <w:pStyle w:val="Code"/>
      </w:pPr>
      <w:r w:rsidRPr="00EC76D5">
        <w:t xml:space="preserve">    Symbol twoSymbol = Symbol.createValueSymbol(type, twoValue);</w:t>
      </w:r>
    </w:p>
    <w:p w14:paraId="4B7869A8" w14:textId="3A161B63" w:rsidR="00D95758" w:rsidRPr="00EC76D5" w:rsidRDefault="00D95758" w:rsidP="00D95758">
      <w:pPr>
        <w:pStyle w:val="Code"/>
      </w:pPr>
      <w:r w:rsidRPr="00EC76D5">
        <w:t xml:space="preserve">    return (new SyntaxTree(MiddleOperator.Value, twoSymbol));</w:t>
      </w:r>
    </w:p>
    <w:p w14:paraId="0CE2EF0D" w14:textId="77777777" w:rsidR="00D358DA" w:rsidRPr="00EC76D5" w:rsidRDefault="00D358DA" w:rsidP="00D358DA">
      <w:pPr>
        <w:pStyle w:val="Code"/>
      </w:pPr>
      <w:r w:rsidRPr="00EC76D5">
        <w:t xml:space="preserve">  }</w:t>
      </w:r>
    </w:p>
    <w:p w14:paraId="2981D356" w14:textId="78F97B4B" w:rsidR="00B63078" w:rsidRPr="00EC76D5" w:rsidRDefault="00D358DA" w:rsidP="00D358DA">
      <w:pPr>
        <w:pStyle w:val="Code"/>
      </w:pPr>
      <w:r w:rsidRPr="00EC76D5">
        <w:t>}</w:t>
      </w:r>
    </w:p>
    <w:p w14:paraId="1538D0D6" w14:textId="1682EDD1" w:rsidR="004743B6" w:rsidRPr="00EC76D5" w:rsidRDefault="004743B6" w:rsidP="006A31DF">
      <w:pPr>
        <w:pStyle w:val="Rubrik1"/>
      </w:pPr>
      <w:bookmarkStart w:id="5621" w:name="_Toc481936412"/>
      <w:r w:rsidRPr="00EC76D5">
        <w:lastRenderedPageBreak/>
        <w:t>The Middle Code</w:t>
      </w:r>
      <w:bookmarkEnd w:id="5621"/>
    </w:p>
    <w:p w14:paraId="3FB05F2F" w14:textId="77777777" w:rsidR="003D42E8" w:rsidRPr="00EC76D5" w:rsidRDefault="003D42E8" w:rsidP="003D42E8">
      <w:r w:rsidRPr="00EC76D5">
        <w:t xml:space="preserve">The middle of the compiler in this book is </w:t>
      </w:r>
      <w:r w:rsidRPr="00EC76D5">
        <w:rPr>
          <w:rStyle w:val="CodeInText"/>
        </w:rPr>
        <w:t>three-address code</w:t>
      </w:r>
      <w:r w:rsidRPr="00EC76D5">
        <w:t xml:space="preserve">. As the name implies, each instruction is made up by one operator and three addresses of the Object class, which can be register, </w:t>
      </w:r>
      <w:r w:rsidR="00690CEA" w:rsidRPr="00EC76D5">
        <w:t>symbols or jump addresses.</w:t>
      </w:r>
    </w:p>
    <w:p w14:paraId="6C4065D0" w14:textId="77AA97F3" w:rsidR="00690CEA" w:rsidRPr="00EC76D5" w:rsidRDefault="00690CEA" w:rsidP="003D42E8">
      <w:r w:rsidRPr="00EC76D5">
        <w:t xml:space="preserve">There is also the fields </w:t>
      </w:r>
      <w:r w:rsidRPr="00EC76D5">
        <w:rPr>
          <w:rStyle w:val="CodeInText"/>
        </w:rPr>
        <w:t>m_visited</w:t>
      </w:r>
      <w:r w:rsidRPr="00EC76D5">
        <w:t xml:space="preserve">  and </w:t>
      </w:r>
      <w:r w:rsidRPr="00EC76D5">
        <w:rPr>
          <w:rStyle w:val="CodeInText"/>
        </w:rPr>
        <w:t>m_leader</w:t>
      </w:r>
      <w:r w:rsidRPr="00EC76D5">
        <w:t xml:space="preserve">, which is used by </w:t>
      </w:r>
      <w:r w:rsidRPr="00EC76D5">
        <w:rPr>
          <w:rStyle w:val="CodeInText"/>
        </w:rPr>
        <w:t>MiddleCodeOptimizer</w:t>
      </w:r>
      <w:r w:rsidRPr="00EC76D5">
        <w:t xml:space="preserve"> to search for non-reachable </w:t>
      </w:r>
      <w:r w:rsidR="00014A5F" w:rsidRPr="00EC76D5">
        <w:t>instruction</w:t>
      </w:r>
      <w:r w:rsidRPr="00EC76D5">
        <w:t xml:space="preserve"> an</w:t>
      </w:r>
      <w:r w:rsidR="006D757B" w:rsidRPr="00EC76D5">
        <w:t>d</w:t>
      </w:r>
      <w:r w:rsidRPr="00EC76D5">
        <w:t xml:space="preserve"> when creating base block</w:t>
      </w:r>
      <w:r w:rsidR="001F2F3E" w:rsidRPr="00EC76D5">
        <w:t xml:space="preserve"> (base blocks are described in Section </w:t>
      </w:r>
      <w:r w:rsidR="002D1ED9" w:rsidRPr="00EC76D5">
        <w:fldChar w:fldCharType="begin"/>
      </w:r>
      <w:r w:rsidR="002D1ED9" w:rsidRPr="00EC76D5">
        <w:instrText xml:space="preserve"> REF _Ref418278230 \r \h </w:instrText>
      </w:r>
      <w:r w:rsidR="002D1ED9" w:rsidRPr="00EC76D5">
        <w:fldChar w:fldCharType="separate"/>
      </w:r>
      <w:r w:rsidR="00545E00" w:rsidRPr="00EC76D5">
        <w:t>14.2.1</w:t>
      </w:r>
      <w:r w:rsidR="002D1ED9" w:rsidRPr="00EC76D5">
        <w:fldChar w:fldCharType="end"/>
      </w:r>
      <w:r w:rsidR="001F2F3E" w:rsidRPr="00EC76D5">
        <w:t>)</w:t>
      </w:r>
      <w:r w:rsidRPr="00EC76D5">
        <w:t>.</w:t>
      </w:r>
      <w:r w:rsidR="00014A5F" w:rsidRPr="00EC76D5">
        <w:t xml:space="preserve"> The </w:t>
      </w:r>
      <w:r w:rsidR="00014A5F" w:rsidRPr="00EC76D5">
        <w:rPr>
          <w:rStyle w:val="CodeInText"/>
        </w:rPr>
        <w:t>m_liveSet</w:t>
      </w:r>
      <w:r w:rsidR="00014A5F" w:rsidRPr="00EC76D5">
        <w:t xml:space="preserve"> is generated by</w:t>
      </w:r>
      <w:r w:rsidR="00A03C89" w:rsidRPr="00EC76D5">
        <w:t xml:space="preserve"> </w:t>
      </w:r>
      <w:r w:rsidR="00014A5F" w:rsidRPr="00EC76D5">
        <w:t>MiddleCode</w:t>
      </w:r>
      <w:r w:rsidR="00A03C89" w:rsidRPr="00EC76D5">
        <w:softHyphen/>
      </w:r>
      <w:r w:rsidR="00014A5F" w:rsidRPr="00EC76D5">
        <w:t>Optimizer and used by ObjectCodeGenerator to select suitable object code instructi</w:t>
      </w:r>
      <w:r w:rsidR="00A03C89" w:rsidRPr="00EC76D5">
        <w:t xml:space="preserve">ons, it holds the live symbols of the base block; that is, the symbols that will </w:t>
      </w:r>
      <w:r w:rsidR="004929EE" w:rsidRPr="00EC76D5">
        <w:t xml:space="preserve">be </w:t>
      </w:r>
      <w:r w:rsidR="00A03C89" w:rsidRPr="00EC76D5">
        <w:t>accessed later in the base block.</w:t>
      </w:r>
    </w:p>
    <w:p w14:paraId="7D8ED14C" w14:textId="00E18B5C" w:rsidR="004743B6" w:rsidRPr="00EC76D5" w:rsidRDefault="004743B6" w:rsidP="004743B6">
      <w:pPr>
        <w:pStyle w:val="CodeHeader"/>
      </w:pPr>
      <w:r w:rsidRPr="00EC76D5">
        <w:t>MiddleCode.java</w:t>
      </w:r>
    </w:p>
    <w:p w14:paraId="7F31ED6F" w14:textId="77777777" w:rsidR="00686808" w:rsidRPr="00EC76D5" w:rsidRDefault="00686808" w:rsidP="00686808">
      <w:pPr>
        <w:pStyle w:val="Code"/>
      </w:pPr>
      <w:r w:rsidRPr="00EC76D5">
        <w:t>package c_compiler;</w:t>
      </w:r>
    </w:p>
    <w:p w14:paraId="396EC3D8" w14:textId="77777777" w:rsidR="00686808" w:rsidRPr="00EC76D5" w:rsidRDefault="00686808" w:rsidP="00686808">
      <w:pPr>
        <w:pStyle w:val="Code"/>
      </w:pPr>
      <w:r w:rsidRPr="00EC76D5">
        <w:t>import java.util.*;</w:t>
      </w:r>
    </w:p>
    <w:p w14:paraId="695C0D82" w14:textId="77777777" w:rsidR="00686808" w:rsidRPr="00EC76D5" w:rsidRDefault="00686808" w:rsidP="00686808">
      <w:pPr>
        <w:pStyle w:val="Code"/>
      </w:pPr>
    </w:p>
    <w:p w14:paraId="0B7F1E7A" w14:textId="77777777" w:rsidR="00686808" w:rsidRPr="00EC76D5" w:rsidRDefault="00686808" w:rsidP="00686808">
      <w:pPr>
        <w:pStyle w:val="Code"/>
      </w:pPr>
      <w:r w:rsidRPr="00EC76D5">
        <w:t>public class MiddleCode {</w:t>
      </w:r>
    </w:p>
    <w:p w14:paraId="26C0F787" w14:textId="77777777" w:rsidR="00686808" w:rsidRPr="00EC76D5" w:rsidRDefault="00686808" w:rsidP="00686808">
      <w:pPr>
        <w:pStyle w:val="Code"/>
      </w:pPr>
      <w:r w:rsidRPr="00EC76D5">
        <w:t xml:space="preserve">  private MiddleOperator m_middleOperator;</w:t>
      </w:r>
    </w:p>
    <w:p w14:paraId="53E4BB47" w14:textId="77777777" w:rsidR="00686808" w:rsidRPr="00EC76D5" w:rsidRDefault="00686808" w:rsidP="00686808">
      <w:pPr>
        <w:pStyle w:val="Code"/>
      </w:pPr>
      <w:r w:rsidRPr="00EC76D5">
        <w:t xml:space="preserve">  private Object m_operand1, m_operand2, m_operand3;</w:t>
      </w:r>
    </w:p>
    <w:p w14:paraId="08F16657" w14:textId="77777777" w:rsidR="00686808" w:rsidRPr="00EC76D5" w:rsidRDefault="00686808" w:rsidP="00686808">
      <w:pPr>
        <w:pStyle w:val="Code"/>
      </w:pPr>
      <w:r w:rsidRPr="00EC76D5">
        <w:t xml:space="preserve">  private boolean[] m_loadArray = new boolean[Track.RegisterArraySize];</w:t>
      </w:r>
    </w:p>
    <w:p w14:paraId="2FEFDF63" w14:textId="77777777" w:rsidR="00686808" w:rsidRPr="00EC76D5" w:rsidRDefault="00686808" w:rsidP="00686808">
      <w:pPr>
        <w:pStyle w:val="Code"/>
      </w:pPr>
      <w:r w:rsidRPr="00EC76D5">
        <w:t xml:space="preserve">  private int[] m_addressOffsetArray = new int[Track.RegisterArraySize];</w:t>
      </w:r>
    </w:p>
    <w:p w14:paraId="2059B341" w14:textId="77777777" w:rsidR="00686808" w:rsidRPr="00EC76D5" w:rsidRDefault="00686808" w:rsidP="00686808">
      <w:pPr>
        <w:pStyle w:val="Code"/>
      </w:pPr>
      <w:r w:rsidRPr="00EC76D5">
        <w:t xml:space="preserve">  private boolean m_save, m_temporarySave;</w:t>
      </w:r>
    </w:p>
    <w:p w14:paraId="2C3E99BC" w14:textId="77777777" w:rsidR="00686808" w:rsidRPr="00EC76D5" w:rsidRDefault="00686808" w:rsidP="00686808">
      <w:pPr>
        <w:pStyle w:val="Code"/>
      </w:pPr>
      <w:r w:rsidRPr="00EC76D5">
        <w:t xml:space="preserve">  private Register[] m_registerArray = new Register[Track.RegisterArraySize];</w:t>
      </w:r>
    </w:p>
    <w:p w14:paraId="789C81F5" w14:textId="77777777" w:rsidR="00686808" w:rsidRPr="00EC76D5" w:rsidRDefault="00686808" w:rsidP="00686808">
      <w:pPr>
        <w:pStyle w:val="Code"/>
      </w:pPr>
      <w:r w:rsidRPr="00EC76D5">
        <w:t xml:space="preserve">  private boolean m_visited, m_leader, m_pop, m_rightValue;</w:t>
      </w:r>
    </w:p>
    <w:p w14:paraId="27328AD8" w14:textId="77777777" w:rsidR="00686808" w:rsidRPr="00EC76D5" w:rsidRDefault="00686808" w:rsidP="00686808">
      <w:pPr>
        <w:pStyle w:val="Code"/>
      </w:pPr>
      <w:r w:rsidRPr="00EC76D5">
        <w:t xml:space="preserve">  private Map&lt;Symbol,Integer&gt; m_liveMap;</w:t>
      </w:r>
    </w:p>
    <w:p w14:paraId="5905373D" w14:textId="77777777" w:rsidR="00686808" w:rsidRPr="00EC76D5" w:rsidRDefault="00686808" w:rsidP="00686808">
      <w:pPr>
        <w:pStyle w:val="Code"/>
      </w:pPr>
      <w:r w:rsidRPr="00EC76D5">
        <w:t xml:space="preserve">  private SymbolTable m_symbolTable;</w:t>
      </w:r>
    </w:p>
    <w:p w14:paraId="382516E5" w14:textId="77777777" w:rsidR="00686808" w:rsidRPr="00EC76D5" w:rsidRDefault="00686808" w:rsidP="00686808">
      <w:pPr>
        <w:pStyle w:val="Code"/>
      </w:pPr>
      <w:r w:rsidRPr="00EC76D5">
        <w:t xml:space="preserve">  private Pair&lt;Symbol,Register&gt; m_axPair, m_clPair;</w:t>
      </w:r>
    </w:p>
    <w:p w14:paraId="01EC3313" w14:textId="77777777" w:rsidR="00686808" w:rsidRPr="00EC76D5" w:rsidRDefault="00686808" w:rsidP="00686808">
      <w:pPr>
        <w:pStyle w:val="Code"/>
      </w:pPr>
    </w:p>
    <w:p w14:paraId="5D70183F" w14:textId="77777777" w:rsidR="00686808" w:rsidRPr="00EC76D5" w:rsidRDefault="00686808" w:rsidP="00686808">
      <w:pPr>
        <w:pStyle w:val="Code"/>
      </w:pPr>
      <w:r w:rsidRPr="00EC76D5">
        <w:t xml:space="preserve">  private Set&lt;Symbol&gt; m_defSymbolSet = new ListSet&lt;&gt;(),</w:t>
      </w:r>
    </w:p>
    <w:p w14:paraId="305F1982" w14:textId="77777777" w:rsidR="00686808" w:rsidRPr="00EC76D5" w:rsidRDefault="00686808" w:rsidP="00686808">
      <w:pPr>
        <w:pStyle w:val="Code"/>
      </w:pPr>
      <w:r w:rsidRPr="00EC76D5">
        <w:t xml:space="preserve">                      m_useSymbolSet = new ListSet&lt;&gt;();</w:t>
      </w:r>
    </w:p>
    <w:p w14:paraId="4B625AEE" w14:textId="77777777" w:rsidR="00686808" w:rsidRPr="00EC76D5" w:rsidRDefault="00686808" w:rsidP="00686808">
      <w:pPr>
        <w:pStyle w:val="Code"/>
      </w:pPr>
      <w:r w:rsidRPr="00EC76D5">
        <w:t xml:space="preserve">  private Set&lt;List&lt;Integer&gt;&gt; m_inPathSet = new ListSet&lt;&gt;(),</w:t>
      </w:r>
    </w:p>
    <w:p w14:paraId="174739F9" w14:textId="77777777" w:rsidR="00686808" w:rsidRPr="00EC76D5" w:rsidRDefault="00686808" w:rsidP="00686808">
      <w:pPr>
        <w:pStyle w:val="Code"/>
      </w:pPr>
      <w:r w:rsidRPr="00EC76D5">
        <w:t xml:space="preserve">                             m_outPathSet = new ListSet&lt;&gt;();</w:t>
      </w:r>
    </w:p>
    <w:p w14:paraId="2287D34F" w14:textId="77777777" w:rsidR="00686808" w:rsidRPr="00EC76D5" w:rsidRDefault="00686808" w:rsidP="00686808">
      <w:pPr>
        <w:pStyle w:val="Code"/>
      </w:pPr>
      <w:r w:rsidRPr="00EC76D5">
        <w:t xml:space="preserve">  </w:t>
      </w:r>
    </w:p>
    <w:p w14:paraId="4FC24CF9" w14:textId="77777777" w:rsidR="00686808" w:rsidRPr="00EC76D5" w:rsidRDefault="00686808" w:rsidP="00686808">
      <w:pPr>
        <w:pStyle w:val="Code"/>
      </w:pPr>
      <w:r w:rsidRPr="00EC76D5">
        <w:t xml:space="preserve">  public MiddleCode(MiddleOperator middleOp, Object operand1,</w:t>
      </w:r>
    </w:p>
    <w:p w14:paraId="6C0FCD0A" w14:textId="77777777" w:rsidR="00686808" w:rsidRPr="00EC76D5" w:rsidRDefault="00686808" w:rsidP="00686808">
      <w:pPr>
        <w:pStyle w:val="Code"/>
      </w:pPr>
      <w:r w:rsidRPr="00EC76D5">
        <w:t xml:space="preserve">                    Object operand2, Object operand3) {</w:t>
      </w:r>
    </w:p>
    <w:p w14:paraId="3539D7A5" w14:textId="77777777" w:rsidR="00686808" w:rsidRPr="00EC76D5" w:rsidRDefault="00686808" w:rsidP="00686808">
      <w:pPr>
        <w:pStyle w:val="Code"/>
      </w:pPr>
      <w:r w:rsidRPr="00EC76D5">
        <w:t xml:space="preserve">    m_middleOperator = middleOp;</w:t>
      </w:r>
    </w:p>
    <w:p w14:paraId="071294B6" w14:textId="77777777" w:rsidR="00686808" w:rsidRPr="00EC76D5" w:rsidRDefault="00686808" w:rsidP="00686808">
      <w:pPr>
        <w:pStyle w:val="Code"/>
      </w:pPr>
      <w:r w:rsidRPr="00EC76D5">
        <w:t xml:space="preserve">    m_operand1 = operand1;</w:t>
      </w:r>
    </w:p>
    <w:p w14:paraId="6EDFAD55" w14:textId="77777777" w:rsidR="00686808" w:rsidRPr="00EC76D5" w:rsidRDefault="00686808" w:rsidP="00686808">
      <w:pPr>
        <w:pStyle w:val="Code"/>
      </w:pPr>
      <w:r w:rsidRPr="00EC76D5">
        <w:t xml:space="preserve">    m_operand2 = operand2;</w:t>
      </w:r>
    </w:p>
    <w:p w14:paraId="16097DF5" w14:textId="77777777" w:rsidR="00686808" w:rsidRPr="00EC76D5" w:rsidRDefault="00686808" w:rsidP="00686808">
      <w:pPr>
        <w:pStyle w:val="Code"/>
      </w:pPr>
      <w:r w:rsidRPr="00EC76D5">
        <w:t xml:space="preserve">    m_operand3 = operand3;</w:t>
      </w:r>
    </w:p>
    <w:p w14:paraId="0531DF06" w14:textId="77777777" w:rsidR="00686808" w:rsidRPr="00EC76D5" w:rsidRDefault="00686808" w:rsidP="00686808">
      <w:pPr>
        <w:pStyle w:val="Code"/>
      </w:pPr>
      <w:r w:rsidRPr="00EC76D5">
        <w:t xml:space="preserve">    m_symbolTable = Main.CurrentTable;</w:t>
      </w:r>
    </w:p>
    <w:p w14:paraId="65459370" w14:textId="77777777" w:rsidR="00686808" w:rsidRPr="00EC76D5" w:rsidRDefault="00686808" w:rsidP="00686808">
      <w:pPr>
        <w:pStyle w:val="Code"/>
      </w:pPr>
      <w:r w:rsidRPr="00EC76D5">
        <w:t xml:space="preserve">  }</w:t>
      </w:r>
    </w:p>
    <w:p w14:paraId="39361A9C" w14:textId="77777777" w:rsidR="00686808" w:rsidRPr="00EC76D5" w:rsidRDefault="00686808" w:rsidP="00686808">
      <w:pPr>
        <w:pStyle w:val="Code"/>
      </w:pPr>
      <w:r w:rsidRPr="00EC76D5">
        <w:t xml:space="preserve">  </w:t>
      </w:r>
    </w:p>
    <w:p w14:paraId="6BA7B43A" w14:textId="77777777" w:rsidR="00686808" w:rsidRPr="00EC76D5" w:rsidRDefault="00686808" w:rsidP="00686808">
      <w:pPr>
        <w:pStyle w:val="Code"/>
      </w:pPr>
      <w:r w:rsidRPr="00EC76D5">
        <w:t xml:space="preserve">  public Pair&lt;Symbol,Register&gt; axPair() {</w:t>
      </w:r>
    </w:p>
    <w:p w14:paraId="1BBA01F2" w14:textId="77777777" w:rsidR="00686808" w:rsidRPr="00EC76D5" w:rsidRDefault="00686808" w:rsidP="00686808">
      <w:pPr>
        <w:pStyle w:val="Code"/>
      </w:pPr>
      <w:r w:rsidRPr="00EC76D5">
        <w:t xml:space="preserve">    return m_axPair;</w:t>
      </w:r>
    </w:p>
    <w:p w14:paraId="49E9518B" w14:textId="77777777" w:rsidR="00686808" w:rsidRPr="00EC76D5" w:rsidRDefault="00686808" w:rsidP="00686808">
      <w:pPr>
        <w:pStyle w:val="Code"/>
      </w:pPr>
      <w:r w:rsidRPr="00EC76D5">
        <w:t xml:space="preserve">  }</w:t>
      </w:r>
    </w:p>
    <w:p w14:paraId="16EA16EB" w14:textId="77777777" w:rsidR="00686808" w:rsidRPr="00EC76D5" w:rsidRDefault="00686808" w:rsidP="00686808">
      <w:pPr>
        <w:pStyle w:val="Code"/>
      </w:pPr>
      <w:r w:rsidRPr="00EC76D5">
        <w:t xml:space="preserve">  </w:t>
      </w:r>
    </w:p>
    <w:p w14:paraId="2D7DEB8C" w14:textId="77777777" w:rsidR="00686808" w:rsidRPr="00EC76D5" w:rsidRDefault="00686808" w:rsidP="00686808">
      <w:pPr>
        <w:pStyle w:val="Code"/>
      </w:pPr>
      <w:r w:rsidRPr="00EC76D5">
        <w:t xml:space="preserve">  public void axSetPair(Pair&lt;Symbol,Register&gt; pair) {</w:t>
      </w:r>
    </w:p>
    <w:p w14:paraId="52C219D9" w14:textId="77777777" w:rsidR="00686808" w:rsidRPr="00EC76D5" w:rsidRDefault="00686808" w:rsidP="00686808">
      <w:pPr>
        <w:pStyle w:val="Code"/>
      </w:pPr>
      <w:r w:rsidRPr="00EC76D5">
        <w:t xml:space="preserve">    m_axPair = pair;</w:t>
      </w:r>
    </w:p>
    <w:p w14:paraId="7B667850" w14:textId="77777777" w:rsidR="00686808" w:rsidRPr="00EC76D5" w:rsidRDefault="00686808" w:rsidP="00686808">
      <w:pPr>
        <w:pStyle w:val="Code"/>
      </w:pPr>
      <w:r w:rsidRPr="00EC76D5">
        <w:t xml:space="preserve">  }</w:t>
      </w:r>
    </w:p>
    <w:p w14:paraId="25229724" w14:textId="77777777" w:rsidR="00686808" w:rsidRPr="00EC76D5" w:rsidRDefault="00686808" w:rsidP="00686808">
      <w:pPr>
        <w:pStyle w:val="Code"/>
      </w:pPr>
    </w:p>
    <w:p w14:paraId="3B0D0024" w14:textId="77777777" w:rsidR="00686808" w:rsidRPr="00EC76D5" w:rsidRDefault="00686808" w:rsidP="00686808">
      <w:pPr>
        <w:pStyle w:val="Code"/>
      </w:pPr>
      <w:r w:rsidRPr="00EC76D5">
        <w:t xml:space="preserve">  public Pair&lt;Symbol,Register&gt; clPair() {</w:t>
      </w:r>
    </w:p>
    <w:p w14:paraId="7CCB4A87" w14:textId="77777777" w:rsidR="00686808" w:rsidRPr="00EC76D5" w:rsidRDefault="00686808" w:rsidP="00686808">
      <w:pPr>
        <w:pStyle w:val="Code"/>
      </w:pPr>
      <w:r w:rsidRPr="00EC76D5">
        <w:t xml:space="preserve">    return m_clPair;</w:t>
      </w:r>
    </w:p>
    <w:p w14:paraId="1DF71B00" w14:textId="77777777" w:rsidR="00686808" w:rsidRPr="00EC76D5" w:rsidRDefault="00686808" w:rsidP="00686808">
      <w:pPr>
        <w:pStyle w:val="Code"/>
      </w:pPr>
      <w:r w:rsidRPr="00EC76D5">
        <w:t xml:space="preserve">  }</w:t>
      </w:r>
    </w:p>
    <w:p w14:paraId="2BD38F84" w14:textId="77777777" w:rsidR="00686808" w:rsidRPr="00EC76D5" w:rsidRDefault="00686808" w:rsidP="00686808">
      <w:pPr>
        <w:pStyle w:val="Code"/>
      </w:pPr>
      <w:r w:rsidRPr="00EC76D5">
        <w:t xml:space="preserve">  </w:t>
      </w:r>
    </w:p>
    <w:p w14:paraId="6E357D7D" w14:textId="77777777" w:rsidR="00686808" w:rsidRPr="00EC76D5" w:rsidRDefault="00686808" w:rsidP="00686808">
      <w:pPr>
        <w:pStyle w:val="Code"/>
      </w:pPr>
      <w:r w:rsidRPr="00EC76D5">
        <w:t xml:space="preserve">  public void clSetPair(Pair&lt;Symbol,Register&gt; pair) {</w:t>
      </w:r>
    </w:p>
    <w:p w14:paraId="151C09A4" w14:textId="77777777" w:rsidR="00686808" w:rsidRPr="00EC76D5" w:rsidRDefault="00686808" w:rsidP="00686808">
      <w:pPr>
        <w:pStyle w:val="Code"/>
      </w:pPr>
      <w:r w:rsidRPr="00EC76D5">
        <w:lastRenderedPageBreak/>
        <w:t xml:space="preserve">    m_clPair = pair;</w:t>
      </w:r>
    </w:p>
    <w:p w14:paraId="6FAA9B56" w14:textId="77777777" w:rsidR="00686808" w:rsidRPr="00EC76D5" w:rsidRDefault="00686808" w:rsidP="00686808">
      <w:pPr>
        <w:pStyle w:val="Code"/>
      </w:pPr>
      <w:r w:rsidRPr="00EC76D5">
        <w:t xml:space="preserve">  }</w:t>
      </w:r>
    </w:p>
    <w:p w14:paraId="7F162C5F" w14:textId="77777777" w:rsidR="00686808" w:rsidRPr="00EC76D5" w:rsidRDefault="00686808" w:rsidP="00686808">
      <w:pPr>
        <w:pStyle w:val="Code"/>
      </w:pPr>
    </w:p>
    <w:p w14:paraId="10B13BB7" w14:textId="77777777" w:rsidR="00686808" w:rsidRPr="00EC76D5" w:rsidRDefault="00686808" w:rsidP="00686808">
      <w:pPr>
        <w:pStyle w:val="Code"/>
      </w:pPr>
      <w:r w:rsidRPr="00EC76D5">
        <w:t xml:space="preserve">  public boolean isRightValue() {</w:t>
      </w:r>
    </w:p>
    <w:p w14:paraId="7A4C910D" w14:textId="77777777" w:rsidR="00686808" w:rsidRPr="00EC76D5" w:rsidRDefault="00686808" w:rsidP="00686808">
      <w:pPr>
        <w:pStyle w:val="Code"/>
      </w:pPr>
      <w:r w:rsidRPr="00EC76D5">
        <w:t xml:space="preserve">    return m_rightValue;</w:t>
      </w:r>
    </w:p>
    <w:p w14:paraId="66659B0D" w14:textId="77777777" w:rsidR="00686808" w:rsidRPr="00EC76D5" w:rsidRDefault="00686808" w:rsidP="00686808">
      <w:pPr>
        <w:pStyle w:val="Code"/>
      </w:pPr>
      <w:r w:rsidRPr="00EC76D5">
        <w:t xml:space="preserve">  }</w:t>
      </w:r>
    </w:p>
    <w:p w14:paraId="62FA4153" w14:textId="77777777" w:rsidR="00686808" w:rsidRPr="00EC76D5" w:rsidRDefault="00686808" w:rsidP="00686808">
      <w:pPr>
        <w:pStyle w:val="Code"/>
      </w:pPr>
      <w:r w:rsidRPr="00EC76D5">
        <w:t xml:space="preserve">  </w:t>
      </w:r>
    </w:p>
    <w:p w14:paraId="35A8F3CE" w14:textId="77777777" w:rsidR="00686808" w:rsidRPr="00EC76D5" w:rsidRDefault="00686808" w:rsidP="00686808">
      <w:pPr>
        <w:pStyle w:val="Code"/>
      </w:pPr>
      <w:r w:rsidRPr="00EC76D5">
        <w:t xml:space="preserve">  public void setRightValue(boolean rightValue) {</w:t>
      </w:r>
    </w:p>
    <w:p w14:paraId="2D9DF9D5" w14:textId="77777777" w:rsidR="00686808" w:rsidRPr="00EC76D5" w:rsidRDefault="00686808" w:rsidP="00686808">
      <w:pPr>
        <w:pStyle w:val="Code"/>
      </w:pPr>
      <w:r w:rsidRPr="00EC76D5">
        <w:t xml:space="preserve">    m_rightValue = rightValue;</w:t>
      </w:r>
    </w:p>
    <w:p w14:paraId="20862B9C" w14:textId="77777777" w:rsidR="00686808" w:rsidRPr="00EC76D5" w:rsidRDefault="00686808" w:rsidP="00686808">
      <w:pPr>
        <w:pStyle w:val="Code"/>
      </w:pPr>
      <w:r w:rsidRPr="00EC76D5">
        <w:t xml:space="preserve">  }</w:t>
      </w:r>
    </w:p>
    <w:p w14:paraId="5643C13C" w14:textId="77777777" w:rsidR="00686808" w:rsidRPr="00EC76D5" w:rsidRDefault="00686808" w:rsidP="00686808">
      <w:pPr>
        <w:pStyle w:val="Code"/>
      </w:pPr>
      <w:r w:rsidRPr="00EC76D5">
        <w:t xml:space="preserve">  </w:t>
      </w:r>
    </w:p>
    <w:p w14:paraId="0058F22B" w14:textId="77777777" w:rsidR="00686808" w:rsidRPr="00EC76D5" w:rsidRDefault="00686808" w:rsidP="00686808">
      <w:pPr>
        <w:pStyle w:val="Code"/>
      </w:pPr>
      <w:r w:rsidRPr="00EC76D5">
        <w:t xml:space="preserve">  public int getAddressOffset(int position) {</w:t>
      </w:r>
    </w:p>
    <w:p w14:paraId="6F4F0727" w14:textId="77777777" w:rsidR="00686808" w:rsidRPr="00EC76D5" w:rsidRDefault="00686808" w:rsidP="00686808">
      <w:pPr>
        <w:pStyle w:val="Code"/>
      </w:pPr>
      <w:r w:rsidRPr="00EC76D5">
        <w:t xml:space="preserve">    return m_addressOffsetArray[position];</w:t>
      </w:r>
    </w:p>
    <w:p w14:paraId="45D25177" w14:textId="77777777" w:rsidR="00686808" w:rsidRPr="00EC76D5" w:rsidRDefault="00686808" w:rsidP="00686808">
      <w:pPr>
        <w:pStyle w:val="Code"/>
      </w:pPr>
      <w:r w:rsidRPr="00EC76D5">
        <w:t xml:space="preserve">  }</w:t>
      </w:r>
    </w:p>
    <w:p w14:paraId="308C127B" w14:textId="77777777" w:rsidR="00686808" w:rsidRPr="00EC76D5" w:rsidRDefault="00686808" w:rsidP="00686808">
      <w:pPr>
        <w:pStyle w:val="Code"/>
      </w:pPr>
      <w:r w:rsidRPr="00EC76D5">
        <w:t xml:space="preserve">  </w:t>
      </w:r>
    </w:p>
    <w:p w14:paraId="08ADC0C5" w14:textId="77777777" w:rsidR="00686808" w:rsidRPr="00EC76D5" w:rsidRDefault="00686808" w:rsidP="00686808">
      <w:pPr>
        <w:pStyle w:val="Code"/>
      </w:pPr>
      <w:r w:rsidRPr="00EC76D5">
        <w:t xml:space="preserve">  public void setAddressOffset(int position, int offset) {</w:t>
      </w:r>
    </w:p>
    <w:p w14:paraId="0CC8EF01" w14:textId="77777777" w:rsidR="00686808" w:rsidRPr="00EC76D5" w:rsidRDefault="00686808" w:rsidP="00686808">
      <w:pPr>
        <w:pStyle w:val="Code"/>
      </w:pPr>
      <w:r w:rsidRPr="00EC76D5">
        <w:t xml:space="preserve">    m_addressOffsetArray[position] = offset;</w:t>
      </w:r>
    </w:p>
    <w:p w14:paraId="1385BE00" w14:textId="77777777" w:rsidR="00686808" w:rsidRPr="00EC76D5" w:rsidRDefault="00686808" w:rsidP="00686808">
      <w:pPr>
        <w:pStyle w:val="Code"/>
      </w:pPr>
      <w:r w:rsidRPr="00EC76D5">
        <w:t xml:space="preserve">  }</w:t>
      </w:r>
    </w:p>
    <w:p w14:paraId="0CD6C82A" w14:textId="77777777" w:rsidR="00686808" w:rsidRPr="00EC76D5" w:rsidRDefault="00686808" w:rsidP="00686808">
      <w:pPr>
        <w:pStyle w:val="Code"/>
      </w:pPr>
    </w:p>
    <w:p w14:paraId="26C9B5A5" w14:textId="77777777" w:rsidR="00686808" w:rsidRPr="00EC76D5" w:rsidRDefault="00686808" w:rsidP="00686808">
      <w:pPr>
        <w:pStyle w:val="Code"/>
      </w:pPr>
      <w:r w:rsidRPr="00EC76D5">
        <w:t xml:space="preserve">  public Set&lt;List&lt;Integer&gt;&gt; getInPathSet() {</w:t>
      </w:r>
    </w:p>
    <w:p w14:paraId="234A523C" w14:textId="77777777" w:rsidR="00686808" w:rsidRPr="00EC76D5" w:rsidRDefault="00686808" w:rsidP="00686808">
      <w:pPr>
        <w:pStyle w:val="Code"/>
      </w:pPr>
      <w:r w:rsidRPr="00EC76D5">
        <w:t xml:space="preserve">    return m_inPathSet;</w:t>
      </w:r>
    </w:p>
    <w:p w14:paraId="754192B9" w14:textId="77777777" w:rsidR="00686808" w:rsidRPr="00EC76D5" w:rsidRDefault="00686808" w:rsidP="00686808">
      <w:pPr>
        <w:pStyle w:val="Code"/>
      </w:pPr>
      <w:r w:rsidRPr="00EC76D5">
        <w:t xml:space="preserve">  }</w:t>
      </w:r>
    </w:p>
    <w:p w14:paraId="6FA6B59F" w14:textId="77777777" w:rsidR="00686808" w:rsidRPr="00EC76D5" w:rsidRDefault="00686808" w:rsidP="00686808">
      <w:pPr>
        <w:pStyle w:val="Code"/>
      </w:pPr>
    </w:p>
    <w:p w14:paraId="69927CAF" w14:textId="77777777" w:rsidR="00686808" w:rsidRPr="00EC76D5" w:rsidRDefault="00686808" w:rsidP="00686808">
      <w:pPr>
        <w:pStyle w:val="Code"/>
      </w:pPr>
      <w:r w:rsidRPr="00EC76D5">
        <w:t xml:space="preserve">  public Set&lt;List&lt;Integer&gt;&gt; getOutPathSet() {</w:t>
      </w:r>
    </w:p>
    <w:p w14:paraId="33C64361" w14:textId="77777777" w:rsidR="00686808" w:rsidRPr="00EC76D5" w:rsidRDefault="00686808" w:rsidP="00686808">
      <w:pPr>
        <w:pStyle w:val="Code"/>
      </w:pPr>
      <w:r w:rsidRPr="00EC76D5">
        <w:t xml:space="preserve">    return m_outPathSet;</w:t>
      </w:r>
    </w:p>
    <w:p w14:paraId="5813B91A" w14:textId="77777777" w:rsidR="00686808" w:rsidRPr="00EC76D5" w:rsidRDefault="00686808" w:rsidP="00686808">
      <w:pPr>
        <w:pStyle w:val="Code"/>
      </w:pPr>
      <w:r w:rsidRPr="00EC76D5">
        <w:t xml:space="preserve">  }</w:t>
      </w:r>
    </w:p>
    <w:p w14:paraId="07B1049F" w14:textId="77777777" w:rsidR="00686808" w:rsidRPr="00EC76D5" w:rsidRDefault="00686808" w:rsidP="00686808">
      <w:pPr>
        <w:pStyle w:val="Code"/>
      </w:pPr>
    </w:p>
    <w:p w14:paraId="2D0B0A00" w14:textId="77777777" w:rsidR="00686808" w:rsidRPr="00EC76D5" w:rsidRDefault="00686808" w:rsidP="00686808">
      <w:pPr>
        <w:pStyle w:val="Code"/>
      </w:pPr>
      <w:r w:rsidRPr="00EC76D5">
        <w:t xml:space="preserve">  public Set&lt;Symbol&gt; getDefSymbolSet() {</w:t>
      </w:r>
    </w:p>
    <w:p w14:paraId="1B8B6B5B" w14:textId="77777777" w:rsidR="00686808" w:rsidRPr="00EC76D5" w:rsidRDefault="00686808" w:rsidP="00686808">
      <w:pPr>
        <w:pStyle w:val="Code"/>
      </w:pPr>
      <w:r w:rsidRPr="00EC76D5">
        <w:t xml:space="preserve">    return m_defSymbolSet;</w:t>
      </w:r>
    </w:p>
    <w:p w14:paraId="4EA2553A" w14:textId="77777777" w:rsidR="00686808" w:rsidRPr="00EC76D5" w:rsidRDefault="00686808" w:rsidP="00686808">
      <w:pPr>
        <w:pStyle w:val="Code"/>
      </w:pPr>
      <w:r w:rsidRPr="00EC76D5">
        <w:t xml:space="preserve">  }</w:t>
      </w:r>
    </w:p>
    <w:p w14:paraId="44AC83BD" w14:textId="77777777" w:rsidR="00686808" w:rsidRPr="00EC76D5" w:rsidRDefault="00686808" w:rsidP="00686808">
      <w:pPr>
        <w:pStyle w:val="Code"/>
      </w:pPr>
    </w:p>
    <w:p w14:paraId="2946B231" w14:textId="77777777" w:rsidR="00686808" w:rsidRPr="00EC76D5" w:rsidRDefault="00686808" w:rsidP="00686808">
      <w:pPr>
        <w:pStyle w:val="Code"/>
      </w:pPr>
      <w:r w:rsidRPr="00EC76D5">
        <w:t xml:space="preserve">  public Set&lt;Symbol&gt; getUseSymbolSet() {</w:t>
      </w:r>
    </w:p>
    <w:p w14:paraId="182ED50D" w14:textId="77777777" w:rsidR="00686808" w:rsidRPr="00EC76D5" w:rsidRDefault="00686808" w:rsidP="00686808">
      <w:pPr>
        <w:pStyle w:val="Code"/>
      </w:pPr>
      <w:r w:rsidRPr="00EC76D5">
        <w:t xml:space="preserve">    return m_useSymbolSet;</w:t>
      </w:r>
    </w:p>
    <w:p w14:paraId="57AFFFA1" w14:textId="77777777" w:rsidR="00686808" w:rsidRPr="00EC76D5" w:rsidRDefault="00686808" w:rsidP="00686808">
      <w:pPr>
        <w:pStyle w:val="Code"/>
      </w:pPr>
      <w:r w:rsidRPr="00EC76D5">
        <w:t xml:space="preserve">  }</w:t>
      </w:r>
    </w:p>
    <w:p w14:paraId="15EEAE44" w14:textId="77777777" w:rsidR="00686808" w:rsidRPr="00EC76D5" w:rsidRDefault="00686808" w:rsidP="00686808">
      <w:pPr>
        <w:pStyle w:val="Code"/>
      </w:pPr>
    </w:p>
    <w:p w14:paraId="00A013F7" w14:textId="77777777" w:rsidR="00686808" w:rsidRPr="00EC76D5" w:rsidRDefault="00686808" w:rsidP="00686808">
      <w:pPr>
        <w:pStyle w:val="Code"/>
      </w:pPr>
      <w:r w:rsidRPr="00EC76D5">
        <w:t xml:space="preserve">  public MiddleOperator getOperator() {</w:t>
      </w:r>
    </w:p>
    <w:p w14:paraId="182A931F" w14:textId="77777777" w:rsidR="00686808" w:rsidRPr="00EC76D5" w:rsidRDefault="00686808" w:rsidP="00686808">
      <w:pPr>
        <w:pStyle w:val="Code"/>
      </w:pPr>
      <w:r w:rsidRPr="00EC76D5">
        <w:t xml:space="preserve">    return m_middleOperator;</w:t>
      </w:r>
    </w:p>
    <w:p w14:paraId="345ABC11" w14:textId="77777777" w:rsidR="00686808" w:rsidRPr="00EC76D5" w:rsidRDefault="00686808" w:rsidP="00686808">
      <w:pPr>
        <w:pStyle w:val="Code"/>
      </w:pPr>
      <w:r w:rsidRPr="00EC76D5">
        <w:t xml:space="preserve">  }</w:t>
      </w:r>
    </w:p>
    <w:p w14:paraId="17EDB92C" w14:textId="77777777" w:rsidR="00686808" w:rsidRPr="00EC76D5" w:rsidRDefault="00686808" w:rsidP="00686808">
      <w:pPr>
        <w:pStyle w:val="Code"/>
      </w:pPr>
    </w:p>
    <w:p w14:paraId="15E598C7" w14:textId="77777777" w:rsidR="00686808" w:rsidRPr="00EC76D5" w:rsidRDefault="00686808" w:rsidP="00686808">
      <w:pPr>
        <w:pStyle w:val="Code"/>
      </w:pPr>
      <w:r w:rsidRPr="00EC76D5">
        <w:t xml:space="preserve">  public void setOperator(MiddleOperator operator) {</w:t>
      </w:r>
    </w:p>
    <w:p w14:paraId="2422C693" w14:textId="77777777" w:rsidR="00686808" w:rsidRPr="00EC76D5" w:rsidRDefault="00686808" w:rsidP="00686808">
      <w:pPr>
        <w:pStyle w:val="Code"/>
      </w:pPr>
      <w:r w:rsidRPr="00EC76D5">
        <w:t xml:space="preserve">    m_middleOperator = operator;</w:t>
      </w:r>
    </w:p>
    <w:p w14:paraId="6528C10A" w14:textId="77777777" w:rsidR="00686808" w:rsidRPr="00EC76D5" w:rsidRDefault="00686808" w:rsidP="00686808">
      <w:pPr>
        <w:pStyle w:val="Code"/>
      </w:pPr>
      <w:r w:rsidRPr="00EC76D5">
        <w:t xml:space="preserve">  }</w:t>
      </w:r>
    </w:p>
    <w:p w14:paraId="678297B3" w14:textId="77777777" w:rsidR="00686808" w:rsidRPr="00EC76D5" w:rsidRDefault="00686808" w:rsidP="00686808">
      <w:pPr>
        <w:pStyle w:val="Code"/>
      </w:pPr>
    </w:p>
    <w:p w14:paraId="1802A850" w14:textId="77777777" w:rsidR="00686808" w:rsidRPr="00EC76D5" w:rsidRDefault="00686808" w:rsidP="00686808">
      <w:pPr>
        <w:pStyle w:val="Code"/>
      </w:pPr>
      <w:r w:rsidRPr="00EC76D5">
        <w:t xml:space="preserve">  public boolean isSave() {</w:t>
      </w:r>
    </w:p>
    <w:p w14:paraId="38FFC953" w14:textId="77777777" w:rsidR="00686808" w:rsidRPr="00EC76D5" w:rsidRDefault="00686808" w:rsidP="00686808">
      <w:pPr>
        <w:pStyle w:val="Code"/>
      </w:pPr>
      <w:r w:rsidRPr="00EC76D5">
        <w:t xml:space="preserve">    return m_save;</w:t>
      </w:r>
    </w:p>
    <w:p w14:paraId="47DB3AD6" w14:textId="77777777" w:rsidR="00686808" w:rsidRPr="00EC76D5" w:rsidRDefault="00686808" w:rsidP="00686808">
      <w:pPr>
        <w:pStyle w:val="Code"/>
      </w:pPr>
      <w:r w:rsidRPr="00EC76D5">
        <w:t xml:space="preserve">  }</w:t>
      </w:r>
    </w:p>
    <w:p w14:paraId="406CFABC" w14:textId="77777777" w:rsidR="00686808" w:rsidRPr="00EC76D5" w:rsidRDefault="00686808" w:rsidP="00686808">
      <w:pPr>
        <w:pStyle w:val="Code"/>
      </w:pPr>
    </w:p>
    <w:p w14:paraId="2FDBD3B7" w14:textId="77777777" w:rsidR="00686808" w:rsidRPr="00EC76D5" w:rsidRDefault="00686808" w:rsidP="00686808">
      <w:pPr>
        <w:pStyle w:val="Code"/>
      </w:pPr>
      <w:r w:rsidRPr="00EC76D5">
        <w:t xml:space="preserve">  public void setSave() {</w:t>
      </w:r>
    </w:p>
    <w:p w14:paraId="1F55F005" w14:textId="77777777" w:rsidR="00686808" w:rsidRPr="00EC76D5" w:rsidRDefault="00686808" w:rsidP="00686808">
      <w:pPr>
        <w:pStyle w:val="Code"/>
      </w:pPr>
      <w:r w:rsidRPr="00EC76D5">
        <w:t xml:space="preserve">    m_save = true;</w:t>
      </w:r>
    </w:p>
    <w:p w14:paraId="3EE5AFCE" w14:textId="77777777" w:rsidR="00686808" w:rsidRPr="00EC76D5" w:rsidRDefault="00686808" w:rsidP="00686808">
      <w:pPr>
        <w:pStyle w:val="Code"/>
      </w:pPr>
      <w:r w:rsidRPr="00EC76D5">
        <w:t xml:space="preserve">  }</w:t>
      </w:r>
    </w:p>
    <w:p w14:paraId="0C965053" w14:textId="77777777" w:rsidR="00686808" w:rsidRPr="00EC76D5" w:rsidRDefault="00686808" w:rsidP="00686808">
      <w:pPr>
        <w:pStyle w:val="Code"/>
      </w:pPr>
    </w:p>
    <w:p w14:paraId="7D94357F" w14:textId="77777777" w:rsidR="00686808" w:rsidRPr="00EC76D5" w:rsidRDefault="00686808" w:rsidP="00686808">
      <w:pPr>
        <w:pStyle w:val="Code"/>
      </w:pPr>
      <w:r w:rsidRPr="00EC76D5">
        <w:t xml:space="preserve">  public boolean isTemporarySave() {</w:t>
      </w:r>
    </w:p>
    <w:p w14:paraId="39D555ED" w14:textId="77777777" w:rsidR="00686808" w:rsidRPr="00EC76D5" w:rsidRDefault="00686808" w:rsidP="00686808">
      <w:pPr>
        <w:pStyle w:val="Code"/>
      </w:pPr>
      <w:r w:rsidRPr="00EC76D5">
        <w:t xml:space="preserve">    return m_temporarySave;</w:t>
      </w:r>
    </w:p>
    <w:p w14:paraId="484E4AA0" w14:textId="77777777" w:rsidR="00686808" w:rsidRPr="00EC76D5" w:rsidRDefault="00686808" w:rsidP="00686808">
      <w:pPr>
        <w:pStyle w:val="Code"/>
      </w:pPr>
      <w:r w:rsidRPr="00EC76D5">
        <w:t xml:space="preserve">  }</w:t>
      </w:r>
    </w:p>
    <w:p w14:paraId="7E91BAAE" w14:textId="77777777" w:rsidR="00686808" w:rsidRPr="00EC76D5" w:rsidRDefault="00686808" w:rsidP="00686808">
      <w:pPr>
        <w:pStyle w:val="Code"/>
      </w:pPr>
    </w:p>
    <w:p w14:paraId="37B3AE41" w14:textId="77777777" w:rsidR="00686808" w:rsidRPr="00EC76D5" w:rsidRDefault="00686808" w:rsidP="00686808">
      <w:pPr>
        <w:pStyle w:val="Code"/>
      </w:pPr>
      <w:r w:rsidRPr="00EC76D5">
        <w:t xml:space="preserve">  public void setTemporarySave() {</w:t>
      </w:r>
    </w:p>
    <w:p w14:paraId="0330D600" w14:textId="77777777" w:rsidR="00686808" w:rsidRPr="00EC76D5" w:rsidRDefault="00686808" w:rsidP="00686808">
      <w:pPr>
        <w:pStyle w:val="Code"/>
      </w:pPr>
      <w:r w:rsidRPr="00EC76D5">
        <w:t xml:space="preserve">     m_temporarySave = true;</w:t>
      </w:r>
    </w:p>
    <w:p w14:paraId="038E5E13" w14:textId="77777777" w:rsidR="00686808" w:rsidRPr="00EC76D5" w:rsidRDefault="00686808" w:rsidP="00686808">
      <w:pPr>
        <w:pStyle w:val="Code"/>
      </w:pPr>
      <w:r w:rsidRPr="00EC76D5">
        <w:lastRenderedPageBreak/>
        <w:t xml:space="preserve">  }</w:t>
      </w:r>
    </w:p>
    <w:p w14:paraId="07BBA87E" w14:textId="77777777" w:rsidR="00686808" w:rsidRPr="00EC76D5" w:rsidRDefault="00686808" w:rsidP="00686808">
      <w:pPr>
        <w:pStyle w:val="Code"/>
      </w:pPr>
      <w:r w:rsidRPr="00EC76D5">
        <w:t xml:space="preserve">  </w:t>
      </w:r>
    </w:p>
    <w:p w14:paraId="453BACFA" w14:textId="77777777" w:rsidR="00686808" w:rsidRPr="00EC76D5" w:rsidRDefault="00686808" w:rsidP="00686808">
      <w:pPr>
        <w:pStyle w:val="Code"/>
      </w:pPr>
    </w:p>
    <w:p w14:paraId="1D67BAC8" w14:textId="77777777" w:rsidR="00686808" w:rsidRPr="00EC76D5" w:rsidRDefault="00686808" w:rsidP="00686808">
      <w:pPr>
        <w:pStyle w:val="Code"/>
      </w:pPr>
      <w:r w:rsidRPr="00EC76D5">
        <w:t xml:space="preserve">  public boolean isLoad(int position) {</w:t>
      </w:r>
    </w:p>
    <w:p w14:paraId="2F7553F0" w14:textId="77777777" w:rsidR="00686808" w:rsidRPr="00EC76D5" w:rsidRDefault="00686808" w:rsidP="00686808">
      <w:pPr>
        <w:pStyle w:val="Code"/>
      </w:pPr>
      <w:r w:rsidRPr="00EC76D5">
        <w:t xml:space="preserve">    return m_loadArray[position];</w:t>
      </w:r>
    </w:p>
    <w:p w14:paraId="4321EA64" w14:textId="77777777" w:rsidR="00686808" w:rsidRPr="00EC76D5" w:rsidRDefault="00686808" w:rsidP="00686808">
      <w:pPr>
        <w:pStyle w:val="Code"/>
      </w:pPr>
      <w:r w:rsidRPr="00EC76D5">
        <w:t xml:space="preserve">  }</w:t>
      </w:r>
    </w:p>
    <w:p w14:paraId="0729CDC2" w14:textId="77777777" w:rsidR="00686808" w:rsidRPr="00EC76D5" w:rsidRDefault="00686808" w:rsidP="00686808">
      <w:pPr>
        <w:pStyle w:val="Code"/>
      </w:pPr>
    </w:p>
    <w:p w14:paraId="69C72D44" w14:textId="77777777" w:rsidR="00686808" w:rsidRPr="00EC76D5" w:rsidRDefault="00686808" w:rsidP="00686808">
      <w:pPr>
        <w:pStyle w:val="Code"/>
      </w:pPr>
      <w:r w:rsidRPr="00EC76D5">
        <w:t xml:space="preserve">  public void setLoad(int position) {</w:t>
      </w:r>
    </w:p>
    <w:p w14:paraId="192086D6" w14:textId="77777777" w:rsidR="00686808" w:rsidRPr="00EC76D5" w:rsidRDefault="00686808" w:rsidP="00686808">
      <w:pPr>
        <w:pStyle w:val="Code"/>
      </w:pPr>
      <w:r w:rsidRPr="00EC76D5">
        <w:t xml:space="preserve">    m_loadArray[position] = true;</w:t>
      </w:r>
    </w:p>
    <w:p w14:paraId="0FE18042" w14:textId="77777777" w:rsidR="00686808" w:rsidRPr="00EC76D5" w:rsidRDefault="00686808" w:rsidP="00686808">
      <w:pPr>
        <w:pStyle w:val="Code"/>
      </w:pPr>
      <w:r w:rsidRPr="00EC76D5">
        <w:t xml:space="preserve">  }</w:t>
      </w:r>
    </w:p>
    <w:p w14:paraId="59022683" w14:textId="77777777" w:rsidR="00686808" w:rsidRPr="00EC76D5" w:rsidRDefault="00686808" w:rsidP="00686808">
      <w:pPr>
        <w:pStyle w:val="Code"/>
      </w:pPr>
      <w:r w:rsidRPr="00EC76D5">
        <w:t xml:space="preserve">    </w:t>
      </w:r>
    </w:p>
    <w:p w14:paraId="428C54D1" w14:textId="77777777" w:rsidR="00686808" w:rsidRPr="00EC76D5" w:rsidRDefault="00686808" w:rsidP="00686808">
      <w:pPr>
        <w:pStyle w:val="Code"/>
      </w:pPr>
      <w:r w:rsidRPr="00EC76D5">
        <w:t xml:space="preserve">  public Register getRegister(int position) {</w:t>
      </w:r>
    </w:p>
    <w:p w14:paraId="1C9EBEFA" w14:textId="77777777" w:rsidR="00686808" w:rsidRPr="00EC76D5" w:rsidRDefault="00686808" w:rsidP="00686808">
      <w:pPr>
        <w:pStyle w:val="Code"/>
      </w:pPr>
      <w:r w:rsidRPr="00EC76D5">
        <w:t xml:space="preserve">    return m_registerArray[position];</w:t>
      </w:r>
    </w:p>
    <w:p w14:paraId="111149A0" w14:textId="77777777" w:rsidR="00686808" w:rsidRPr="00EC76D5" w:rsidRDefault="00686808" w:rsidP="00686808">
      <w:pPr>
        <w:pStyle w:val="Code"/>
      </w:pPr>
      <w:r w:rsidRPr="00EC76D5">
        <w:t xml:space="preserve">  }</w:t>
      </w:r>
    </w:p>
    <w:p w14:paraId="5F423991" w14:textId="77777777" w:rsidR="00686808" w:rsidRPr="00EC76D5" w:rsidRDefault="00686808" w:rsidP="00686808">
      <w:pPr>
        <w:pStyle w:val="Code"/>
      </w:pPr>
    </w:p>
    <w:p w14:paraId="0AA76398" w14:textId="77777777" w:rsidR="00686808" w:rsidRPr="00EC76D5" w:rsidRDefault="00686808" w:rsidP="00686808">
      <w:pPr>
        <w:pStyle w:val="Code"/>
      </w:pPr>
      <w:r w:rsidRPr="00EC76D5">
        <w:t xml:space="preserve">  public void setRegister(int position, Register register) {</w:t>
      </w:r>
    </w:p>
    <w:p w14:paraId="52A4719E" w14:textId="77777777" w:rsidR="00686808" w:rsidRPr="00EC76D5" w:rsidRDefault="00686808" w:rsidP="00686808">
      <w:pPr>
        <w:pStyle w:val="Code"/>
      </w:pPr>
      <w:r w:rsidRPr="00EC76D5">
        <w:t xml:space="preserve">    m_registerArray[position] = register;</w:t>
      </w:r>
    </w:p>
    <w:p w14:paraId="09A7AB78" w14:textId="77777777" w:rsidR="00686808" w:rsidRPr="00EC76D5" w:rsidRDefault="00686808" w:rsidP="00686808">
      <w:pPr>
        <w:pStyle w:val="Code"/>
      </w:pPr>
      <w:r w:rsidRPr="00EC76D5">
        <w:t xml:space="preserve">  }</w:t>
      </w:r>
    </w:p>
    <w:p w14:paraId="0069D1BF" w14:textId="77777777" w:rsidR="00686808" w:rsidRPr="00EC76D5" w:rsidRDefault="00686808" w:rsidP="00686808">
      <w:pPr>
        <w:pStyle w:val="Code"/>
      </w:pPr>
    </w:p>
    <w:p w14:paraId="76A033DF" w14:textId="77777777" w:rsidR="00686808" w:rsidRPr="00EC76D5" w:rsidRDefault="00686808" w:rsidP="00686808">
      <w:pPr>
        <w:pStyle w:val="Code"/>
      </w:pPr>
      <w:r w:rsidRPr="00EC76D5">
        <w:t xml:space="preserve">  public Object getOperand(int index) {</w:t>
      </w:r>
    </w:p>
    <w:p w14:paraId="7AF2E7A6" w14:textId="77777777" w:rsidR="00686808" w:rsidRPr="00EC76D5" w:rsidRDefault="00686808" w:rsidP="00686808">
      <w:pPr>
        <w:pStyle w:val="Code"/>
      </w:pPr>
      <w:r w:rsidRPr="00EC76D5">
        <w:t xml:space="preserve">    switch (index) {</w:t>
      </w:r>
    </w:p>
    <w:p w14:paraId="53ADBA46" w14:textId="77777777" w:rsidR="00686808" w:rsidRPr="00EC76D5" w:rsidRDefault="00686808" w:rsidP="00686808">
      <w:pPr>
        <w:pStyle w:val="Code"/>
      </w:pPr>
      <w:r w:rsidRPr="00EC76D5">
        <w:t xml:space="preserve">      case 1:</w:t>
      </w:r>
    </w:p>
    <w:p w14:paraId="4ACFE9B8" w14:textId="77777777" w:rsidR="00686808" w:rsidRPr="00EC76D5" w:rsidRDefault="00686808" w:rsidP="00686808">
      <w:pPr>
        <w:pStyle w:val="Code"/>
      </w:pPr>
      <w:r w:rsidRPr="00EC76D5">
        <w:t xml:space="preserve">        return m_operand1;</w:t>
      </w:r>
    </w:p>
    <w:p w14:paraId="25460CF7" w14:textId="77777777" w:rsidR="00686808" w:rsidRPr="00EC76D5" w:rsidRDefault="00686808" w:rsidP="00686808">
      <w:pPr>
        <w:pStyle w:val="Code"/>
      </w:pPr>
      <w:r w:rsidRPr="00EC76D5">
        <w:t xml:space="preserve">        </w:t>
      </w:r>
    </w:p>
    <w:p w14:paraId="0B6C2066" w14:textId="77777777" w:rsidR="00686808" w:rsidRPr="00EC76D5" w:rsidRDefault="00686808" w:rsidP="00686808">
      <w:pPr>
        <w:pStyle w:val="Code"/>
      </w:pPr>
      <w:r w:rsidRPr="00EC76D5">
        <w:t xml:space="preserve">      case 2:</w:t>
      </w:r>
    </w:p>
    <w:p w14:paraId="4E23932A" w14:textId="77777777" w:rsidR="00686808" w:rsidRPr="00EC76D5" w:rsidRDefault="00686808" w:rsidP="00686808">
      <w:pPr>
        <w:pStyle w:val="Code"/>
      </w:pPr>
      <w:r w:rsidRPr="00EC76D5">
        <w:t xml:space="preserve">        return m_operand2;</w:t>
      </w:r>
    </w:p>
    <w:p w14:paraId="45D18F3E" w14:textId="77777777" w:rsidR="00686808" w:rsidRPr="00EC76D5" w:rsidRDefault="00686808" w:rsidP="00686808">
      <w:pPr>
        <w:pStyle w:val="Code"/>
      </w:pPr>
      <w:r w:rsidRPr="00EC76D5">
        <w:t xml:space="preserve">        </w:t>
      </w:r>
    </w:p>
    <w:p w14:paraId="13712753" w14:textId="77777777" w:rsidR="00686808" w:rsidRPr="00EC76D5" w:rsidRDefault="00686808" w:rsidP="00686808">
      <w:pPr>
        <w:pStyle w:val="Code"/>
      </w:pPr>
      <w:r w:rsidRPr="00EC76D5">
        <w:t xml:space="preserve">      case 3:</w:t>
      </w:r>
    </w:p>
    <w:p w14:paraId="76FE60E8" w14:textId="77777777" w:rsidR="00686808" w:rsidRPr="00EC76D5" w:rsidRDefault="00686808" w:rsidP="00686808">
      <w:pPr>
        <w:pStyle w:val="Code"/>
      </w:pPr>
      <w:r w:rsidRPr="00EC76D5">
        <w:t xml:space="preserve">        return m_operand3;</w:t>
      </w:r>
    </w:p>
    <w:p w14:paraId="17D8A89B" w14:textId="77777777" w:rsidR="00686808" w:rsidRPr="00EC76D5" w:rsidRDefault="00686808" w:rsidP="00686808">
      <w:pPr>
        <w:pStyle w:val="Code"/>
      </w:pPr>
      <w:r w:rsidRPr="00EC76D5">
        <w:t xml:space="preserve">    }</w:t>
      </w:r>
    </w:p>
    <w:p w14:paraId="6DC913C1" w14:textId="77777777" w:rsidR="00686808" w:rsidRPr="00EC76D5" w:rsidRDefault="00686808" w:rsidP="00686808">
      <w:pPr>
        <w:pStyle w:val="Code"/>
      </w:pPr>
      <w:r w:rsidRPr="00EC76D5">
        <w:t xml:space="preserve">    </w:t>
      </w:r>
    </w:p>
    <w:p w14:paraId="5607BDF6" w14:textId="77777777" w:rsidR="00686808" w:rsidRPr="00EC76D5" w:rsidRDefault="00686808" w:rsidP="00686808">
      <w:pPr>
        <w:pStyle w:val="Code"/>
      </w:pPr>
      <w:r w:rsidRPr="00EC76D5">
        <w:t xml:space="preserve">    return null;</w:t>
      </w:r>
    </w:p>
    <w:p w14:paraId="020F611C" w14:textId="77777777" w:rsidR="00686808" w:rsidRPr="00EC76D5" w:rsidRDefault="00686808" w:rsidP="00686808">
      <w:pPr>
        <w:pStyle w:val="Code"/>
      </w:pPr>
      <w:r w:rsidRPr="00EC76D5">
        <w:t xml:space="preserve">  }</w:t>
      </w:r>
    </w:p>
    <w:p w14:paraId="230D2160" w14:textId="77777777" w:rsidR="00686808" w:rsidRPr="00EC76D5" w:rsidRDefault="00686808" w:rsidP="00686808">
      <w:pPr>
        <w:pStyle w:val="Code"/>
      </w:pPr>
      <w:r w:rsidRPr="00EC76D5">
        <w:t xml:space="preserve">      </w:t>
      </w:r>
    </w:p>
    <w:p w14:paraId="49C62E2D" w14:textId="77777777" w:rsidR="00686808" w:rsidRPr="00EC76D5" w:rsidRDefault="00686808" w:rsidP="00686808">
      <w:pPr>
        <w:pStyle w:val="Code"/>
      </w:pPr>
      <w:r w:rsidRPr="00EC76D5">
        <w:t xml:space="preserve">  public void setOperand(int index, Object operand) {</w:t>
      </w:r>
    </w:p>
    <w:p w14:paraId="52E65E12" w14:textId="77777777" w:rsidR="00686808" w:rsidRPr="00EC76D5" w:rsidRDefault="00686808" w:rsidP="00686808">
      <w:pPr>
        <w:pStyle w:val="Code"/>
      </w:pPr>
      <w:r w:rsidRPr="00EC76D5">
        <w:t xml:space="preserve">    switch (index) {</w:t>
      </w:r>
    </w:p>
    <w:p w14:paraId="6AB3BDB1" w14:textId="77777777" w:rsidR="00686808" w:rsidRPr="00EC76D5" w:rsidRDefault="00686808" w:rsidP="00686808">
      <w:pPr>
        <w:pStyle w:val="Code"/>
      </w:pPr>
      <w:r w:rsidRPr="00EC76D5">
        <w:t xml:space="preserve">      case 1:</w:t>
      </w:r>
    </w:p>
    <w:p w14:paraId="0C811163" w14:textId="77777777" w:rsidR="00686808" w:rsidRPr="00EC76D5" w:rsidRDefault="00686808" w:rsidP="00686808">
      <w:pPr>
        <w:pStyle w:val="Code"/>
      </w:pPr>
      <w:r w:rsidRPr="00EC76D5">
        <w:t xml:space="preserve">        m_operand1 = operand;</w:t>
      </w:r>
    </w:p>
    <w:p w14:paraId="4E84AD86" w14:textId="77777777" w:rsidR="00686808" w:rsidRPr="00EC76D5" w:rsidRDefault="00686808" w:rsidP="00686808">
      <w:pPr>
        <w:pStyle w:val="Code"/>
      </w:pPr>
      <w:r w:rsidRPr="00EC76D5">
        <w:t xml:space="preserve">        </w:t>
      </w:r>
    </w:p>
    <w:p w14:paraId="5301CE1D" w14:textId="77777777" w:rsidR="00686808" w:rsidRPr="00EC76D5" w:rsidRDefault="00686808" w:rsidP="00686808">
      <w:pPr>
        <w:pStyle w:val="Code"/>
      </w:pPr>
      <w:r w:rsidRPr="00EC76D5">
        <w:t xml:space="preserve">      case 2:</w:t>
      </w:r>
    </w:p>
    <w:p w14:paraId="074CFF9D" w14:textId="77777777" w:rsidR="00686808" w:rsidRPr="00EC76D5" w:rsidRDefault="00686808" w:rsidP="00686808">
      <w:pPr>
        <w:pStyle w:val="Code"/>
      </w:pPr>
      <w:r w:rsidRPr="00EC76D5">
        <w:t xml:space="preserve">        m_operand2 = operand;</w:t>
      </w:r>
    </w:p>
    <w:p w14:paraId="2FF6CBAE" w14:textId="77777777" w:rsidR="00686808" w:rsidRPr="00EC76D5" w:rsidRDefault="00686808" w:rsidP="00686808">
      <w:pPr>
        <w:pStyle w:val="Code"/>
      </w:pPr>
      <w:r w:rsidRPr="00EC76D5">
        <w:t xml:space="preserve">        </w:t>
      </w:r>
    </w:p>
    <w:p w14:paraId="29F09B0B" w14:textId="77777777" w:rsidR="00686808" w:rsidRPr="00EC76D5" w:rsidRDefault="00686808" w:rsidP="00686808">
      <w:pPr>
        <w:pStyle w:val="Code"/>
      </w:pPr>
      <w:r w:rsidRPr="00EC76D5">
        <w:t xml:space="preserve">      case 3:</w:t>
      </w:r>
    </w:p>
    <w:p w14:paraId="0E78BDC1" w14:textId="77777777" w:rsidR="00686808" w:rsidRPr="00EC76D5" w:rsidRDefault="00686808" w:rsidP="00686808">
      <w:pPr>
        <w:pStyle w:val="Code"/>
      </w:pPr>
      <w:r w:rsidRPr="00EC76D5">
        <w:t xml:space="preserve">        m_operand3 = operand;</w:t>
      </w:r>
    </w:p>
    <w:p w14:paraId="491456E6" w14:textId="77777777" w:rsidR="00686808" w:rsidRPr="00EC76D5" w:rsidRDefault="00686808" w:rsidP="00686808">
      <w:pPr>
        <w:pStyle w:val="Code"/>
      </w:pPr>
      <w:r w:rsidRPr="00EC76D5">
        <w:t xml:space="preserve">    }</w:t>
      </w:r>
    </w:p>
    <w:p w14:paraId="2C56A1D4" w14:textId="77777777" w:rsidR="00686808" w:rsidRPr="00EC76D5" w:rsidRDefault="00686808" w:rsidP="00686808">
      <w:pPr>
        <w:pStyle w:val="Code"/>
      </w:pPr>
      <w:r w:rsidRPr="00EC76D5">
        <w:t xml:space="preserve">  }</w:t>
      </w:r>
    </w:p>
    <w:p w14:paraId="128B078D" w14:textId="77777777" w:rsidR="00686808" w:rsidRPr="00EC76D5" w:rsidRDefault="00686808" w:rsidP="00686808">
      <w:pPr>
        <w:pStyle w:val="Code"/>
      </w:pPr>
    </w:p>
    <w:p w14:paraId="7AAD7546" w14:textId="77777777" w:rsidR="00686808" w:rsidRPr="00EC76D5" w:rsidRDefault="00686808" w:rsidP="00686808">
      <w:pPr>
        <w:pStyle w:val="Code"/>
      </w:pPr>
      <w:r w:rsidRPr="00EC76D5">
        <w:t xml:space="preserve">  public boolean isLive(Symbol symbol) {</w:t>
      </w:r>
    </w:p>
    <w:p w14:paraId="6B790273" w14:textId="77777777" w:rsidR="00686808" w:rsidRPr="00EC76D5" w:rsidRDefault="00686808" w:rsidP="00686808">
      <w:pPr>
        <w:pStyle w:val="Code"/>
      </w:pPr>
      <w:r w:rsidRPr="00EC76D5">
        <w:t xml:space="preserve">    if (Main.LiveSet &amp;&amp; (m_liveMap != null) &amp;&amp; m_liveMap.containsKey(symbol)){</w:t>
      </w:r>
    </w:p>
    <w:p w14:paraId="1C5FF815" w14:textId="77777777" w:rsidR="00686808" w:rsidRPr="00EC76D5" w:rsidRDefault="00686808" w:rsidP="00686808">
      <w:pPr>
        <w:pStyle w:val="Code"/>
      </w:pPr>
      <w:r w:rsidRPr="00EC76D5">
        <w:t xml:space="preserve">      return (m_liveMap.get(symbol) &gt;= Main.LiveCount);</w:t>
      </w:r>
    </w:p>
    <w:p w14:paraId="28BCEC50" w14:textId="77777777" w:rsidR="00686808" w:rsidRPr="00EC76D5" w:rsidRDefault="00686808" w:rsidP="00686808">
      <w:pPr>
        <w:pStyle w:val="Code"/>
      </w:pPr>
      <w:r w:rsidRPr="00EC76D5">
        <w:t xml:space="preserve">    }</w:t>
      </w:r>
    </w:p>
    <w:p w14:paraId="72C272C1" w14:textId="77777777" w:rsidR="00686808" w:rsidRPr="00EC76D5" w:rsidRDefault="00686808" w:rsidP="00686808">
      <w:pPr>
        <w:pStyle w:val="Code"/>
      </w:pPr>
      <w:r w:rsidRPr="00EC76D5">
        <w:t xml:space="preserve">    </w:t>
      </w:r>
    </w:p>
    <w:p w14:paraId="28B95113" w14:textId="77777777" w:rsidR="00686808" w:rsidRPr="00EC76D5" w:rsidRDefault="00686808" w:rsidP="00686808">
      <w:pPr>
        <w:pStyle w:val="Code"/>
      </w:pPr>
      <w:r w:rsidRPr="00EC76D5">
        <w:t xml:space="preserve">    return false;</w:t>
      </w:r>
    </w:p>
    <w:p w14:paraId="6867FC39" w14:textId="77777777" w:rsidR="00686808" w:rsidRPr="00EC76D5" w:rsidRDefault="00686808" w:rsidP="00686808">
      <w:pPr>
        <w:pStyle w:val="Code"/>
      </w:pPr>
      <w:r w:rsidRPr="00EC76D5">
        <w:t xml:space="preserve">  }</w:t>
      </w:r>
    </w:p>
    <w:p w14:paraId="78440AFE" w14:textId="77777777" w:rsidR="00686808" w:rsidRPr="00EC76D5" w:rsidRDefault="00686808" w:rsidP="00686808">
      <w:pPr>
        <w:pStyle w:val="Code"/>
      </w:pPr>
      <w:r w:rsidRPr="00EC76D5">
        <w:t xml:space="preserve">  </w:t>
      </w:r>
    </w:p>
    <w:p w14:paraId="6566AEE1" w14:textId="77777777" w:rsidR="00686808" w:rsidRPr="00EC76D5" w:rsidRDefault="00686808" w:rsidP="00686808">
      <w:pPr>
        <w:pStyle w:val="Code"/>
      </w:pPr>
      <w:r w:rsidRPr="00EC76D5">
        <w:t xml:space="preserve">  public int getCount(Symbol symbol) {</w:t>
      </w:r>
    </w:p>
    <w:p w14:paraId="2F4FCA47" w14:textId="77777777" w:rsidR="00686808" w:rsidRPr="00EC76D5" w:rsidRDefault="00686808" w:rsidP="00686808">
      <w:pPr>
        <w:pStyle w:val="Code"/>
      </w:pPr>
      <w:r w:rsidRPr="00EC76D5">
        <w:t xml:space="preserve">    if (Main.LiveSet &amp;&amp; (m_liveMap != null) &amp;&amp; m_liveMap.containsKey(symbol)){</w:t>
      </w:r>
    </w:p>
    <w:p w14:paraId="230FC5C9" w14:textId="77777777" w:rsidR="00686808" w:rsidRPr="00EC76D5" w:rsidRDefault="00686808" w:rsidP="00686808">
      <w:pPr>
        <w:pStyle w:val="Code"/>
      </w:pPr>
      <w:r w:rsidRPr="00EC76D5">
        <w:lastRenderedPageBreak/>
        <w:t xml:space="preserve">      return m_liveMap.get(symbol);</w:t>
      </w:r>
    </w:p>
    <w:p w14:paraId="2F236824" w14:textId="77777777" w:rsidR="00686808" w:rsidRPr="00EC76D5" w:rsidRDefault="00686808" w:rsidP="00686808">
      <w:pPr>
        <w:pStyle w:val="Code"/>
      </w:pPr>
      <w:r w:rsidRPr="00EC76D5">
        <w:t xml:space="preserve">    }</w:t>
      </w:r>
    </w:p>
    <w:p w14:paraId="7C5F08C9" w14:textId="77777777" w:rsidR="00686808" w:rsidRPr="00EC76D5" w:rsidRDefault="00686808" w:rsidP="00686808">
      <w:pPr>
        <w:pStyle w:val="Code"/>
      </w:pPr>
      <w:r w:rsidRPr="00EC76D5">
        <w:t xml:space="preserve">    </w:t>
      </w:r>
    </w:p>
    <w:p w14:paraId="64E113CF" w14:textId="77777777" w:rsidR="00686808" w:rsidRPr="00EC76D5" w:rsidRDefault="00686808" w:rsidP="00686808">
      <w:pPr>
        <w:pStyle w:val="Code"/>
      </w:pPr>
      <w:r w:rsidRPr="00EC76D5">
        <w:t xml:space="preserve">    return 0;</w:t>
      </w:r>
    </w:p>
    <w:p w14:paraId="29C1D1BB" w14:textId="77777777" w:rsidR="00686808" w:rsidRPr="00EC76D5" w:rsidRDefault="00686808" w:rsidP="00686808">
      <w:pPr>
        <w:pStyle w:val="Code"/>
      </w:pPr>
      <w:r w:rsidRPr="00EC76D5">
        <w:t xml:space="preserve">  }</w:t>
      </w:r>
    </w:p>
    <w:p w14:paraId="0B97AB22" w14:textId="77777777" w:rsidR="00686808" w:rsidRPr="00EC76D5" w:rsidRDefault="00686808" w:rsidP="00686808">
      <w:pPr>
        <w:pStyle w:val="Code"/>
      </w:pPr>
      <w:r w:rsidRPr="00EC76D5">
        <w:t xml:space="preserve">  </w:t>
      </w:r>
    </w:p>
    <w:p w14:paraId="548CF3AB" w14:textId="77777777" w:rsidR="00686808" w:rsidRPr="00EC76D5" w:rsidRDefault="00686808" w:rsidP="00686808">
      <w:pPr>
        <w:pStyle w:val="Code"/>
      </w:pPr>
      <w:r w:rsidRPr="00EC76D5">
        <w:t xml:space="preserve">  public void setLiveMap(Map&lt;Symbol,Integer&gt; liveMap) {</w:t>
      </w:r>
    </w:p>
    <w:p w14:paraId="3E6CC96D" w14:textId="77777777" w:rsidR="00686808" w:rsidRPr="00EC76D5" w:rsidRDefault="00686808" w:rsidP="00686808">
      <w:pPr>
        <w:pStyle w:val="Code"/>
      </w:pPr>
      <w:r w:rsidRPr="00EC76D5">
        <w:t xml:space="preserve">    m_liveMap = liveMap;</w:t>
      </w:r>
    </w:p>
    <w:p w14:paraId="6E78406C" w14:textId="77777777" w:rsidR="00686808" w:rsidRPr="00EC76D5" w:rsidRDefault="00686808" w:rsidP="00686808">
      <w:pPr>
        <w:pStyle w:val="Code"/>
      </w:pPr>
      <w:r w:rsidRPr="00EC76D5">
        <w:t xml:space="preserve">  }</w:t>
      </w:r>
    </w:p>
    <w:p w14:paraId="164C69AC" w14:textId="77777777" w:rsidR="00686808" w:rsidRPr="00EC76D5" w:rsidRDefault="00686808" w:rsidP="00686808">
      <w:pPr>
        <w:pStyle w:val="Code"/>
      </w:pPr>
      <w:r w:rsidRPr="00EC76D5">
        <w:t xml:space="preserve">  </w:t>
      </w:r>
    </w:p>
    <w:p w14:paraId="0C7E9779" w14:textId="77777777" w:rsidR="00686808" w:rsidRPr="00EC76D5" w:rsidRDefault="00686808" w:rsidP="00686808">
      <w:pPr>
        <w:pStyle w:val="Code"/>
      </w:pPr>
      <w:r w:rsidRPr="00EC76D5">
        <w:t xml:space="preserve">  public void clear() {</w:t>
      </w:r>
    </w:p>
    <w:p w14:paraId="6F85A1F8" w14:textId="77777777" w:rsidR="00686808" w:rsidRPr="00EC76D5" w:rsidRDefault="00686808" w:rsidP="00686808">
      <w:pPr>
        <w:pStyle w:val="Code"/>
      </w:pPr>
      <w:r w:rsidRPr="00EC76D5">
        <w:t xml:space="preserve">    m_middleOperator = MiddleOperator.Empty;</w:t>
      </w:r>
    </w:p>
    <w:p w14:paraId="74A39CF4" w14:textId="77777777" w:rsidR="00686808" w:rsidRPr="00EC76D5" w:rsidRDefault="00686808" w:rsidP="00686808">
      <w:pPr>
        <w:pStyle w:val="Code"/>
      </w:pPr>
      <w:r w:rsidRPr="00EC76D5">
        <w:t xml:space="preserve">    m_operand1 = null;</w:t>
      </w:r>
    </w:p>
    <w:p w14:paraId="43C93234" w14:textId="77777777" w:rsidR="00686808" w:rsidRPr="00EC76D5" w:rsidRDefault="00686808" w:rsidP="00686808">
      <w:pPr>
        <w:pStyle w:val="Code"/>
      </w:pPr>
      <w:r w:rsidRPr="00EC76D5">
        <w:t xml:space="preserve">    m_operand2 = null;</w:t>
      </w:r>
    </w:p>
    <w:p w14:paraId="1897CE95" w14:textId="77777777" w:rsidR="00686808" w:rsidRPr="00EC76D5" w:rsidRDefault="00686808" w:rsidP="00686808">
      <w:pPr>
        <w:pStyle w:val="Code"/>
      </w:pPr>
      <w:r w:rsidRPr="00EC76D5">
        <w:t xml:space="preserve">    m_operand3 = null;</w:t>
      </w:r>
    </w:p>
    <w:p w14:paraId="12DCEDDE" w14:textId="77777777" w:rsidR="00686808" w:rsidRPr="00EC76D5" w:rsidRDefault="00686808" w:rsidP="00686808">
      <w:pPr>
        <w:pStyle w:val="Code"/>
      </w:pPr>
      <w:r w:rsidRPr="00EC76D5">
        <w:t xml:space="preserve">  }</w:t>
      </w:r>
    </w:p>
    <w:p w14:paraId="409E18EB" w14:textId="77777777" w:rsidR="00686808" w:rsidRPr="00EC76D5" w:rsidRDefault="00686808" w:rsidP="00686808">
      <w:pPr>
        <w:pStyle w:val="Code"/>
      </w:pPr>
    </w:p>
    <w:p w14:paraId="0C2EBCDA" w14:textId="77777777" w:rsidR="00686808" w:rsidRPr="00EC76D5" w:rsidRDefault="00686808" w:rsidP="00686808">
      <w:pPr>
        <w:pStyle w:val="Code"/>
      </w:pPr>
      <w:r w:rsidRPr="00EC76D5">
        <w:t xml:space="preserve">  public boolean isLeader() {</w:t>
      </w:r>
    </w:p>
    <w:p w14:paraId="780FA3A0" w14:textId="77777777" w:rsidR="00686808" w:rsidRPr="00EC76D5" w:rsidRDefault="00686808" w:rsidP="00686808">
      <w:pPr>
        <w:pStyle w:val="Code"/>
      </w:pPr>
      <w:r w:rsidRPr="00EC76D5">
        <w:t xml:space="preserve">    return m_leader;</w:t>
      </w:r>
    </w:p>
    <w:p w14:paraId="0B052651" w14:textId="77777777" w:rsidR="00686808" w:rsidRPr="00EC76D5" w:rsidRDefault="00686808" w:rsidP="00686808">
      <w:pPr>
        <w:pStyle w:val="Code"/>
      </w:pPr>
      <w:r w:rsidRPr="00EC76D5">
        <w:t xml:space="preserve">  }</w:t>
      </w:r>
    </w:p>
    <w:p w14:paraId="5F9BA832" w14:textId="77777777" w:rsidR="00686808" w:rsidRPr="00EC76D5" w:rsidRDefault="00686808" w:rsidP="00686808">
      <w:pPr>
        <w:pStyle w:val="Code"/>
      </w:pPr>
      <w:r w:rsidRPr="00EC76D5">
        <w:t xml:space="preserve">  </w:t>
      </w:r>
    </w:p>
    <w:p w14:paraId="71907DE6" w14:textId="77777777" w:rsidR="00686808" w:rsidRPr="00EC76D5" w:rsidRDefault="00686808" w:rsidP="00686808">
      <w:pPr>
        <w:pStyle w:val="Code"/>
      </w:pPr>
      <w:r w:rsidRPr="00EC76D5">
        <w:t xml:space="preserve">  public void setLeader() {</w:t>
      </w:r>
    </w:p>
    <w:p w14:paraId="4F3AC46F" w14:textId="77777777" w:rsidR="00686808" w:rsidRPr="00EC76D5" w:rsidRDefault="00686808" w:rsidP="00686808">
      <w:pPr>
        <w:pStyle w:val="Code"/>
      </w:pPr>
      <w:r w:rsidRPr="00EC76D5">
        <w:t xml:space="preserve">    m_leader = true;</w:t>
      </w:r>
    </w:p>
    <w:p w14:paraId="1C8EB51C" w14:textId="77777777" w:rsidR="00686808" w:rsidRPr="00EC76D5" w:rsidRDefault="00686808" w:rsidP="00686808">
      <w:pPr>
        <w:pStyle w:val="Code"/>
      </w:pPr>
      <w:r w:rsidRPr="00EC76D5">
        <w:t xml:space="preserve">  }</w:t>
      </w:r>
    </w:p>
    <w:p w14:paraId="29C6C465" w14:textId="77777777" w:rsidR="00686808" w:rsidRPr="00EC76D5" w:rsidRDefault="00686808" w:rsidP="00686808">
      <w:pPr>
        <w:pStyle w:val="Code"/>
      </w:pPr>
    </w:p>
    <w:p w14:paraId="49692CA2" w14:textId="77777777" w:rsidR="00686808" w:rsidRPr="00EC76D5" w:rsidRDefault="00686808" w:rsidP="00686808">
      <w:pPr>
        <w:pStyle w:val="Code"/>
      </w:pPr>
      <w:r w:rsidRPr="00EC76D5">
        <w:t xml:space="preserve">  public boolean isVisited() {</w:t>
      </w:r>
    </w:p>
    <w:p w14:paraId="62E229CD" w14:textId="77777777" w:rsidR="00686808" w:rsidRPr="00EC76D5" w:rsidRDefault="00686808" w:rsidP="00686808">
      <w:pPr>
        <w:pStyle w:val="Code"/>
      </w:pPr>
      <w:r w:rsidRPr="00EC76D5">
        <w:t xml:space="preserve">    return m_visited;</w:t>
      </w:r>
    </w:p>
    <w:p w14:paraId="196A8D58" w14:textId="77777777" w:rsidR="00686808" w:rsidRPr="00EC76D5" w:rsidRDefault="00686808" w:rsidP="00686808">
      <w:pPr>
        <w:pStyle w:val="Code"/>
      </w:pPr>
      <w:r w:rsidRPr="00EC76D5">
        <w:t xml:space="preserve">  }</w:t>
      </w:r>
    </w:p>
    <w:p w14:paraId="27BD23B7" w14:textId="77777777" w:rsidR="00686808" w:rsidRPr="00EC76D5" w:rsidRDefault="00686808" w:rsidP="00686808">
      <w:pPr>
        <w:pStyle w:val="Code"/>
      </w:pPr>
      <w:r w:rsidRPr="00EC76D5">
        <w:t xml:space="preserve">  </w:t>
      </w:r>
    </w:p>
    <w:p w14:paraId="1E0FE68B" w14:textId="77777777" w:rsidR="00686808" w:rsidRPr="00EC76D5" w:rsidRDefault="00686808" w:rsidP="00686808">
      <w:pPr>
        <w:pStyle w:val="Code"/>
      </w:pPr>
      <w:r w:rsidRPr="00EC76D5">
        <w:t xml:space="preserve">  public void setVisited() {</w:t>
      </w:r>
    </w:p>
    <w:p w14:paraId="630C2BC6" w14:textId="77777777" w:rsidR="00686808" w:rsidRPr="00EC76D5" w:rsidRDefault="00686808" w:rsidP="00686808">
      <w:pPr>
        <w:pStyle w:val="Code"/>
      </w:pPr>
      <w:r w:rsidRPr="00EC76D5">
        <w:t xml:space="preserve">    m_visited = true;</w:t>
      </w:r>
    </w:p>
    <w:p w14:paraId="64F83D7E" w14:textId="77777777" w:rsidR="00686808" w:rsidRPr="00EC76D5" w:rsidRDefault="00686808" w:rsidP="00686808">
      <w:pPr>
        <w:pStyle w:val="Code"/>
      </w:pPr>
      <w:r w:rsidRPr="00EC76D5">
        <w:t xml:space="preserve">  }</w:t>
      </w:r>
    </w:p>
    <w:p w14:paraId="225C0090" w14:textId="77777777" w:rsidR="00686808" w:rsidRPr="00EC76D5" w:rsidRDefault="00686808" w:rsidP="00686808">
      <w:pPr>
        <w:pStyle w:val="Code"/>
      </w:pPr>
    </w:p>
    <w:p w14:paraId="3E8E5C78" w14:textId="77777777" w:rsidR="00686808" w:rsidRPr="00EC76D5" w:rsidRDefault="00686808" w:rsidP="00686808">
      <w:pPr>
        <w:pStyle w:val="Code"/>
      </w:pPr>
      <w:r w:rsidRPr="00EC76D5">
        <w:t xml:space="preserve">  public boolean isPop() {</w:t>
      </w:r>
    </w:p>
    <w:p w14:paraId="767E3E5C" w14:textId="77777777" w:rsidR="00686808" w:rsidRPr="00EC76D5" w:rsidRDefault="00686808" w:rsidP="00686808">
      <w:pPr>
        <w:pStyle w:val="Code"/>
      </w:pPr>
      <w:r w:rsidRPr="00EC76D5">
        <w:t xml:space="preserve">    return m_pop;</w:t>
      </w:r>
    </w:p>
    <w:p w14:paraId="642B364C" w14:textId="77777777" w:rsidR="00686808" w:rsidRPr="00EC76D5" w:rsidRDefault="00686808" w:rsidP="00686808">
      <w:pPr>
        <w:pStyle w:val="Code"/>
      </w:pPr>
      <w:r w:rsidRPr="00EC76D5">
        <w:t xml:space="preserve">  }</w:t>
      </w:r>
    </w:p>
    <w:p w14:paraId="68CEEA95" w14:textId="77777777" w:rsidR="00686808" w:rsidRPr="00EC76D5" w:rsidRDefault="00686808" w:rsidP="00686808">
      <w:pPr>
        <w:pStyle w:val="Code"/>
      </w:pPr>
      <w:r w:rsidRPr="00EC76D5">
        <w:t xml:space="preserve">  </w:t>
      </w:r>
    </w:p>
    <w:p w14:paraId="650A4253" w14:textId="77777777" w:rsidR="00686808" w:rsidRPr="00EC76D5" w:rsidRDefault="00686808" w:rsidP="00686808">
      <w:pPr>
        <w:pStyle w:val="Code"/>
      </w:pPr>
      <w:r w:rsidRPr="00EC76D5">
        <w:t xml:space="preserve">  public void setPop(boolean pop) {</w:t>
      </w:r>
    </w:p>
    <w:p w14:paraId="559F4F14" w14:textId="77777777" w:rsidR="00686808" w:rsidRPr="00EC76D5" w:rsidRDefault="00686808" w:rsidP="00686808">
      <w:pPr>
        <w:pStyle w:val="Code"/>
      </w:pPr>
      <w:r w:rsidRPr="00EC76D5">
        <w:t xml:space="preserve">    m_pop = pop;</w:t>
      </w:r>
    </w:p>
    <w:p w14:paraId="5BA9A5CE" w14:textId="77777777" w:rsidR="00686808" w:rsidRPr="00EC76D5" w:rsidRDefault="00686808" w:rsidP="00686808">
      <w:pPr>
        <w:pStyle w:val="Code"/>
      </w:pPr>
      <w:r w:rsidRPr="00EC76D5">
        <w:t xml:space="preserve">  }</w:t>
      </w:r>
    </w:p>
    <w:p w14:paraId="164AAD20" w14:textId="77777777" w:rsidR="00686808" w:rsidRPr="00EC76D5" w:rsidRDefault="00686808" w:rsidP="00686808">
      <w:pPr>
        <w:pStyle w:val="Code"/>
      </w:pPr>
      <w:r w:rsidRPr="00EC76D5">
        <w:t xml:space="preserve">  </w:t>
      </w:r>
    </w:p>
    <w:p w14:paraId="49E05D92" w14:textId="77777777" w:rsidR="00686808" w:rsidRPr="00EC76D5" w:rsidRDefault="00686808" w:rsidP="00686808">
      <w:pPr>
        <w:pStyle w:val="Code"/>
      </w:pPr>
      <w:r w:rsidRPr="00EC76D5">
        <w:t xml:space="preserve">  public boolean isGoto() {</w:t>
      </w:r>
    </w:p>
    <w:p w14:paraId="3F7285AD" w14:textId="77777777" w:rsidR="00686808" w:rsidRPr="00EC76D5" w:rsidRDefault="00686808" w:rsidP="00686808">
      <w:pPr>
        <w:pStyle w:val="Code"/>
      </w:pPr>
      <w:r w:rsidRPr="00EC76D5">
        <w:t xml:space="preserve">    return (m_middleOperator == MiddleOperator.Goto);</w:t>
      </w:r>
    </w:p>
    <w:p w14:paraId="277F1D4F" w14:textId="77777777" w:rsidR="00686808" w:rsidRPr="00EC76D5" w:rsidRDefault="00686808" w:rsidP="00686808">
      <w:pPr>
        <w:pStyle w:val="Code"/>
      </w:pPr>
      <w:r w:rsidRPr="00EC76D5">
        <w:t xml:space="preserve">  }</w:t>
      </w:r>
    </w:p>
    <w:p w14:paraId="529422E9" w14:textId="77777777" w:rsidR="00686808" w:rsidRPr="00EC76D5" w:rsidRDefault="00686808" w:rsidP="00686808">
      <w:pPr>
        <w:pStyle w:val="Code"/>
      </w:pPr>
    </w:p>
    <w:p w14:paraId="180C1BDD" w14:textId="77777777" w:rsidR="00686808" w:rsidRPr="00EC76D5" w:rsidRDefault="00686808" w:rsidP="00686808">
      <w:pPr>
        <w:pStyle w:val="Code"/>
      </w:pPr>
      <w:r w:rsidRPr="00EC76D5">
        <w:t xml:space="preserve">  public boolean isMemory() {</w:t>
      </w:r>
    </w:p>
    <w:p w14:paraId="2395B13F" w14:textId="77777777" w:rsidR="00686808" w:rsidRPr="00EC76D5" w:rsidRDefault="00686808" w:rsidP="00686808">
      <w:pPr>
        <w:pStyle w:val="Code"/>
      </w:pPr>
      <w:r w:rsidRPr="00EC76D5">
        <w:t xml:space="preserve">    switch (m_middleOperator) {</w:t>
      </w:r>
    </w:p>
    <w:p w14:paraId="40BD8E0F" w14:textId="58798F28" w:rsidR="00686808" w:rsidRPr="00EC76D5" w:rsidRDefault="00686808" w:rsidP="00686808">
      <w:pPr>
        <w:pStyle w:val="Code"/>
      </w:pPr>
      <w:r w:rsidRPr="00EC76D5">
        <w:t xml:space="preserve">      case </w:t>
      </w:r>
      <w:r w:rsidR="00B02345">
        <w:t>Dereference</w:t>
      </w:r>
      <w:r w:rsidRPr="00EC76D5">
        <w:t>:</w:t>
      </w:r>
    </w:p>
    <w:p w14:paraId="42FFBCED" w14:textId="77777777" w:rsidR="00686808" w:rsidRPr="00EC76D5" w:rsidRDefault="00686808" w:rsidP="00686808">
      <w:pPr>
        <w:pStyle w:val="Code"/>
      </w:pPr>
      <w:r w:rsidRPr="00EC76D5">
        <w:t xml:space="preserve">      case Arrow:</w:t>
      </w:r>
    </w:p>
    <w:p w14:paraId="67FFA404" w14:textId="77777777" w:rsidR="00686808" w:rsidRPr="00EC76D5" w:rsidRDefault="00686808" w:rsidP="00686808">
      <w:pPr>
        <w:pStyle w:val="Code"/>
      </w:pPr>
      <w:r w:rsidRPr="00EC76D5">
        <w:t xml:space="preserve">      case Index:</w:t>
      </w:r>
    </w:p>
    <w:p w14:paraId="55441813" w14:textId="77777777" w:rsidR="00686808" w:rsidRPr="00EC76D5" w:rsidRDefault="00686808" w:rsidP="00686808">
      <w:pPr>
        <w:pStyle w:val="Code"/>
      </w:pPr>
      <w:r w:rsidRPr="00EC76D5">
        <w:t xml:space="preserve">        return true;</w:t>
      </w:r>
    </w:p>
    <w:p w14:paraId="305C7CF3" w14:textId="77777777" w:rsidR="00686808" w:rsidRPr="00EC76D5" w:rsidRDefault="00686808" w:rsidP="00686808">
      <w:pPr>
        <w:pStyle w:val="Code"/>
      </w:pPr>
      <w:r w:rsidRPr="00EC76D5">
        <w:t xml:space="preserve">        </w:t>
      </w:r>
    </w:p>
    <w:p w14:paraId="67324D44" w14:textId="77777777" w:rsidR="00686808" w:rsidRPr="00EC76D5" w:rsidRDefault="00686808" w:rsidP="00686808">
      <w:pPr>
        <w:pStyle w:val="Code"/>
      </w:pPr>
      <w:r w:rsidRPr="00EC76D5">
        <w:t xml:space="preserve">      default:</w:t>
      </w:r>
    </w:p>
    <w:p w14:paraId="0FCB257D" w14:textId="77777777" w:rsidR="00686808" w:rsidRPr="00EC76D5" w:rsidRDefault="00686808" w:rsidP="00686808">
      <w:pPr>
        <w:pStyle w:val="Code"/>
      </w:pPr>
      <w:r w:rsidRPr="00EC76D5">
        <w:t xml:space="preserve">        return false;</w:t>
      </w:r>
    </w:p>
    <w:p w14:paraId="7F69E294" w14:textId="77777777" w:rsidR="00686808" w:rsidRPr="00EC76D5" w:rsidRDefault="00686808" w:rsidP="00686808">
      <w:pPr>
        <w:pStyle w:val="Code"/>
      </w:pPr>
      <w:r w:rsidRPr="00EC76D5">
        <w:t xml:space="preserve">    }</w:t>
      </w:r>
    </w:p>
    <w:p w14:paraId="1C26547C" w14:textId="77777777" w:rsidR="00686808" w:rsidRPr="00EC76D5" w:rsidRDefault="00686808" w:rsidP="00686808">
      <w:pPr>
        <w:pStyle w:val="Code"/>
      </w:pPr>
      <w:r w:rsidRPr="00EC76D5">
        <w:t xml:space="preserve">  }</w:t>
      </w:r>
    </w:p>
    <w:p w14:paraId="0583D152" w14:textId="77777777" w:rsidR="00686808" w:rsidRPr="00EC76D5" w:rsidRDefault="00686808" w:rsidP="00686808">
      <w:pPr>
        <w:pStyle w:val="Code"/>
      </w:pPr>
    </w:p>
    <w:p w14:paraId="2D01FA13" w14:textId="77777777" w:rsidR="00686808" w:rsidRPr="00EC76D5" w:rsidRDefault="00686808" w:rsidP="00686808">
      <w:pPr>
        <w:pStyle w:val="Code"/>
      </w:pPr>
      <w:r w:rsidRPr="00EC76D5">
        <w:lastRenderedPageBreak/>
        <w:t xml:space="preserve">  public boolean isRelation() {</w:t>
      </w:r>
    </w:p>
    <w:p w14:paraId="3FE38916" w14:textId="77777777" w:rsidR="00686808" w:rsidRPr="00EC76D5" w:rsidRDefault="00686808" w:rsidP="00686808">
      <w:pPr>
        <w:pStyle w:val="Code"/>
      </w:pPr>
      <w:r w:rsidRPr="00EC76D5">
        <w:t xml:space="preserve">    switch (m_middleOperator) {</w:t>
      </w:r>
    </w:p>
    <w:p w14:paraId="170EF732" w14:textId="77777777" w:rsidR="00686808" w:rsidRPr="00EC76D5" w:rsidRDefault="00686808" w:rsidP="00686808">
      <w:pPr>
        <w:pStyle w:val="Code"/>
      </w:pPr>
      <w:r w:rsidRPr="00EC76D5">
        <w:t xml:space="preserve">      case Equal:</w:t>
      </w:r>
    </w:p>
    <w:p w14:paraId="342E09B7" w14:textId="77777777" w:rsidR="00686808" w:rsidRPr="00EC76D5" w:rsidRDefault="00686808" w:rsidP="00686808">
      <w:pPr>
        <w:pStyle w:val="Code"/>
      </w:pPr>
      <w:r w:rsidRPr="00EC76D5">
        <w:t xml:space="preserve">      case NotEqual:</w:t>
      </w:r>
    </w:p>
    <w:p w14:paraId="65376F12" w14:textId="77777777" w:rsidR="00686808" w:rsidRPr="00EC76D5" w:rsidRDefault="00686808" w:rsidP="00686808">
      <w:pPr>
        <w:pStyle w:val="Code"/>
      </w:pPr>
      <w:r w:rsidRPr="00EC76D5">
        <w:t xml:space="preserve">      case LessThan:</w:t>
      </w:r>
    </w:p>
    <w:p w14:paraId="1AACEB38" w14:textId="77777777" w:rsidR="00686808" w:rsidRPr="00EC76D5" w:rsidRDefault="00686808" w:rsidP="00686808">
      <w:pPr>
        <w:pStyle w:val="Code"/>
      </w:pPr>
      <w:r w:rsidRPr="00EC76D5">
        <w:t xml:space="preserve">      case LessThanEqual:</w:t>
      </w:r>
    </w:p>
    <w:p w14:paraId="76C88979" w14:textId="77777777" w:rsidR="00686808" w:rsidRPr="00EC76D5" w:rsidRDefault="00686808" w:rsidP="00686808">
      <w:pPr>
        <w:pStyle w:val="Code"/>
      </w:pPr>
      <w:r w:rsidRPr="00EC76D5">
        <w:t xml:space="preserve">      case GreaterThan:</w:t>
      </w:r>
    </w:p>
    <w:p w14:paraId="064EE7C3" w14:textId="77777777" w:rsidR="00686808" w:rsidRPr="00EC76D5" w:rsidRDefault="00686808" w:rsidP="00686808">
      <w:pPr>
        <w:pStyle w:val="Code"/>
      </w:pPr>
      <w:r w:rsidRPr="00EC76D5">
        <w:t xml:space="preserve">      case GreaterThanEqual:</w:t>
      </w:r>
    </w:p>
    <w:p w14:paraId="1C1DE09C" w14:textId="77777777" w:rsidR="00686808" w:rsidRPr="00EC76D5" w:rsidRDefault="00686808" w:rsidP="00686808">
      <w:pPr>
        <w:pStyle w:val="Code"/>
      </w:pPr>
      <w:r w:rsidRPr="00EC76D5">
        <w:t xml:space="preserve">        return true;</w:t>
      </w:r>
    </w:p>
    <w:p w14:paraId="413E8010" w14:textId="77777777" w:rsidR="00686808" w:rsidRPr="00EC76D5" w:rsidRDefault="00686808" w:rsidP="00686808">
      <w:pPr>
        <w:pStyle w:val="Code"/>
      </w:pPr>
      <w:r w:rsidRPr="00EC76D5">
        <w:t xml:space="preserve">        </w:t>
      </w:r>
    </w:p>
    <w:p w14:paraId="15C3B2EB" w14:textId="77777777" w:rsidR="00686808" w:rsidRPr="00EC76D5" w:rsidRDefault="00686808" w:rsidP="00686808">
      <w:pPr>
        <w:pStyle w:val="Code"/>
      </w:pPr>
      <w:r w:rsidRPr="00EC76D5">
        <w:t xml:space="preserve">      default:</w:t>
      </w:r>
    </w:p>
    <w:p w14:paraId="0FB39154" w14:textId="77777777" w:rsidR="00686808" w:rsidRPr="00EC76D5" w:rsidRDefault="00686808" w:rsidP="00686808">
      <w:pPr>
        <w:pStyle w:val="Code"/>
      </w:pPr>
      <w:r w:rsidRPr="00EC76D5">
        <w:t xml:space="preserve">        return false;</w:t>
      </w:r>
    </w:p>
    <w:p w14:paraId="76DB0094" w14:textId="77777777" w:rsidR="00686808" w:rsidRPr="00EC76D5" w:rsidRDefault="00686808" w:rsidP="00686808">
      <w:pPr>
        <w:pStyle w:val="Code"/>
      </w:pPr>
      <w:r w:rsidRPr="00EC76D5">
        <w:t xml:space="preserve">    }</w:t>
      </w:r>
    </w:p>
    <w:p w14:paraId="4AB22F64" w14:textId="77777777" w:rsidR="00686808" w:rsidRPr="00EC76D5" w:rsidRDefault="00686808" w:rsidP="00686808">
      <w:pPr>
        <w:pStyle w:val="Code"/>
      </w:pPr>
      <w:r w:rsidRPr="00EC76D5">
        <w:t xml:space="preserve">  }</w:t>
      </w:r>
    </w:p>
    <w:p w14:paraId="30D0F276" w14:textId="77777777" w:rsidR="00686808" w:rsidRPr="00EC76D5" w:rsidRDefault="00686808" w:rsidP="00686808">
      <w:pPr>
        <w:pStyle w:val="Code"/>
      </w:pPr>
    </w:p>
    <w:p w14:paraId="5AF25841" w14:textId="77777777" w:rsidR="00686808" w:rsidRPr="00EC76D5" w:rsidRDefault="00686808" w:rsidP="00686808">
      <w:pPr>
        <w:pStyle w:val="Code"/>
      </w:pPr>
      <w:r w:rsidRPr="00EC76D5">
        <w:t xml:space="preserve">  public boolean isUnary() {</w:t>
      </w:r>
    </w:p>
    <w:p w14:paraId="1E30A915" w14:textId="77777777" w:rsidR="00686808" w:rsidRPr="00EC76D5" w:rsidRDefault="00686808" w:rsidP="00686808">
      <w:pPr>
        <w:pStyle w:val="Code"/>
      </w:pPr>
      <w:r w:rsidRPr="00EC76D5">
        <w:t xml:space="preserve">    return isUnary(m_middleOperator);</w:t>
      </w:r>
    </w:p>
    <w:p w14:paraId="4BD33A95" w14:textId="77777777" w:rsidR="00686808" w:rsidRPr="00EC76D5" w:rsidRDefault="00686808" w:rsidP="00686808">
      <w:pPr>
        <w:pStyle w:val="Code"/>
      </w:pPr>
      <w:r w:rsidRPr="00EC76D5">
        <w:t xml:space="preserve">  }</w:t>
      </w:r>
    </w:p>
    <w:p w14:paraId="017B4990" w14:textId="77777777" w:rsidR="00686808" w:rsidRPr="00EC76D5" w:rsidRDefault="00686808" w:rsidP="00686808">
      <w:pPr>
        <w:pStyle w:val="Code"/>
      </w:pPr>
      <w:r w:rsidRPr="00EC76D5">
        <w:t xml:space="preserve">  </w:t>
      </w:r>
    </w:p>
    <w:p w14:paraId="71C1CE36" w14:textId="77777777" w:rsidR="00686808" w:rsidRPr="00EC76D5" w:rsidRDefault="00686808" w:rsidP="00686808">
      <w:pPr>
        <w:pStyle w:val="Code"/>
      </w:pPr>
      <w:r w:rsidRPr="00EC76D5">
        <w:t xml:space="preserve">  public static boolean isIncrement(MiddleOperator operator) {</w:t>
      </w:r>
    </w:p>
    <w:p w14:paraId="3310D09A" w14:textId="77777777" w:rsidR="00686808" w:rsidRPr="00EC76D5" w:rsidRDefault="00686808" w:rsidP="00686808">
      <w:pPr>
        <w:pStyle w:val="Code"/>
      </w:pPr>
      <w:r w:rsidRPr="00EC76D5">
        <w:t xml:space="preserve">    switch (operator) {</w:t>
      </w:r>
    </w:p>
    <w:p w14:paraId="271F6104" w14:textId="77777777" w:rsidR="00686808" w:rsidRPr="00EC76D5" w:rsidRDefault="00686808" w:rsidP="00686808">
      <w:pPr>
        <w:pStyle w:val="Code"/>
      </w:pPr>
      <w:r w:rsidRPr="00EC76D5">
        <w:t xml:space="preserve">      case PrefixIncrement:</w:t>
      </w:r>
    </w:p>
    <w:p w14:paraId="79D98B59" w14:textId="77777777" w:rsidR="00686808" w:rsidRPr="00EC76D5" w:rsidRDefault="00686808" w:rsidP="00686808">
      <w:pPr>
        <w:pStyle w:val="Code"/>
      </w:pPr>
      <w:r w:rsidRPr="00EC76D5">
        <w:t xml:space="preserve">      case PrefixDecrement:</w:t>
      </w:r>
    </w:p>
    <w:p w14:paraId="29C3DEAD" w14:textId="77777777" w:rsidR="00686808" w:rsidRPr="00EC76D5" w:rsidRDefault="00686808" w:rsidP="00686808">
      <w:pPr>
        <w:pStyle w:val="Code"/>
      </w:pPr>
      <w:r w:rsidRPr="00EC76D5">
        <w:t xml:space="preserve">      case PostfixIncrement:</w:t>
      </w:r>
    </w:p>
    <w:p w14:paraId="5A426ABD" w14:textId="77777777" w:rsidR="00686808" w:rsidRPr="00EC76D5" w:rsidRDefault="00686808" w:rsidP="00686808">
      <w:pPr>
        <w:pStyle w:val="Code"/>
      </w:pPr>
      <w:r w:rsidRPr="00EC76D5">
        <w:t xml:space="preserve">      case PostfixDecrement:        </w:t>
      </w:r>
    </w:p>
    <w:p w14:paraId="4105B0F9" w14:textId="77777777" w:rsidR="00686808" w:rsidRPr="00EC76D5" w:rsidRDefault="00686808" w:rsidP="00686808">
      <w:pPr>
        <w:pStyle w:val="Code"/>
      </w:pPr>
      <w:r w:rsidRPr="00EC76D5">
        <w:t xml:space="preserve">        return true;</w:t>
      </w:r>
    </w:p>
    <w:p w14:paraId="126311E8" w14:textId="77777777" w:rsidR="00686808" w:rsidRPr="00EC76D5" w:rsidRDefault="00686808" w:rsidP="00686808">
      <w:pPr>
        <w:pStyle w:val="Code"/>
      </w:pPr>
      <w:r w:rsidRPr="00EC76D5">
        <w:t xml:space="preserve">        </w:t>
      </w:r>
    </w:p>
    <w:p w14:paraId="7DB2B5C3" w14:textId="77777777" w:rsidR="00686808" w:rsidRPr="00EC76D5" w:rsidRDefault="00686808" w:rsidP="00686808">
      <w:pPr>
        <w:pStyle w:val="Code"/>
      </w:pPr>
      <w:r w:rsidRPr="00EC76D5">
        <w:t xml:space="preserve">      default:</w:t>
      </w:r>
    </w:p>
    <w:p w14:paraId="4BF3FACB" w14:textId="77777777" w:rsidR="00686808" w:rsidRPr="00EC76D5" w:rsidRDefault="00686808" w:rsidP="00686808">
      <w:pPr>
        <w:pStyle w:val="Code"/>
      </w:pPr>
      <w:r w:rsidRPr="00EC76D5">
        <w:t xml:space="preserve">        return false;</w:t>
      </w:r>
    </w:p>
    <w:p w14:paraId="69E90873" w14:textId="77777777" w:rsidR="00686808" w:rsidRPr="00EC76D5" w:rsidRDefault="00686808" w:rsidP="00686808">
      <w:pPr>
        <w:pStyle w:val="Code"/>
      </w:pPr>
      <w:r w:rsidRPr="00EC76D5">
        <w:t xml:space="preserve">    }</w:t>
      </w:r>
    </w:p>
    <w:p w14:paraId="2BF6014A" w14:textId="77777777" w:rsidR="00686808" w:rsidRPr="00EC76D5" w:rsidRDefault="00686808" w:rsidP="00686808">
      <w:pPr>
        <w:pStyle w:val="Code"/>
      </w:pPr>
      <w:r w:rsidRPr="00EC76D5">
        <w:t xml:space="preserve">  }</w:t>
      </w:r>
    </w:p>
    <w:p w14:paraId="179C41BC" w14:textId="77777777" w:rsidR="00686808" w:rsidRPr="00EC76D5" w:rsidRDefault="00686808" w:rsidP="00686808">
      <w:pPr>
        <w:pStyle w:val="Code"/>
      </w:pPr>
    </w:p>
    <w:p w14:paraId="60929892" w14:textId="77777777" w:rsidR="00686808" w:rsidRPr="00EC76D5" w:rsidRDefault="00686808" w:rsidP="00686808">
      <w:pPr>
        <w:pStyle w:val="Code"/>
      </w:pPr>
      <w:r w:rsidRPr="00EC76D5">
        <w:t xml:space="preserve">  public boolean isAssign() {</w:t>
      </w:r>
    </w:p>
    <w:p w14:paraId="72F3F99E" w14:textId="77777777" w:rsidR="00686808" w:rsidRPr="00EC76D5" w:rsidRDefault="00686808" w:rsidP="00686808">
      <w:pPr>
        <w:pStyle w:val="Code"/>
      </w:pPr>
      <w:r w:rsidRPr="00EC76D5">
        <w:t xml:space="preserve">    return isAssign(m_middleOperator);</w:t>
      </w:r>
    </w:p>
    <w:p w14:paraId="14BC27C6" w14:textId="77777777" w:rsidR="00686808" w:rsidRPr="00EC76D5" w:rsidRDefault="00686808" w:rsidP="00686808">
      <w:pPr>
        <w:pStyle w:val="Code"/>
      </w:pPr>
      <w:r w:rsidRPr="00EC76D5">
        <w:t xml:space="preserve">  }</w:t>
      </w:r>
    </w:p>
    <w:p w14:paraId="114E96B2" w14:textId="77777777" w:rsidR="00686808" w:rsidRPr="00EC76D5" w:rsidRDefault="00686808" w:rsidP="00686808">
      <w:pPr>
        <w:pStyle w:val="Code"/>
      </w:pPr>
      <w:r w:rsidRPr="00EC76D5">
        <w:t xml:space="preserve">  </w:t>
      </w:r>
    </w:p>
    <w:p w14:paraId="0EF7F43F" w14:textId="77777777" w:rsidR="00686808" w:rsidRPr="00EC76D5" w:rsidRDefault="00686808" w:rsidP="00686808">
      <w:pPr>
        <w:pStyle w:val="Code"/>
      </w:pPr>
      <w:r w:rsidRPr="00EC76D5">
        <w:t xml:space="preserve">  public static boolean isAssign(MiddleOperator operator) {</w:t>
      </w:r>
    </w:p>
    <w:p w14:paraId="5961D699" w14:textId="77777777" w:rsidR="00686808" w:rsidRPr="00EC76D5" w:rsidRDefault="00686808" w:rsidP="00686808">
      <w:pPr>
        <w:pStyle w:val="Code"/>
      </w:pPr>
      <w:r w:rsidRPr="00EC76D5">
        <w:t xml:space="preserve">    switch (operator) {</w:t>
      </w:r>
    </w:p>
    <w:p w14:paraId="197290E3" w14:textId="77777777" w:rsidR="00686808" w:rsidRPr="00EC76D5" w:rsidRDefault="00686808" w:rsidP="00686808">
      <w:pPr>
        <w:pStyle w:val="Code"/>
      </w:pPr>
      <w:r w:rsidRPr="00EC76D5">
        <w:t xml:space="preserve">      case Assign:</w:t>
      </w:r>
    </w:p>
    <w:p w14:paraId="5B2D1E1E" w14:textId="77777777" w:rsidR="00686808" w:rsidRPr="00EC76D5" w:rsidRDefault="00686808" w:rsidP="00686808">
      <w:pPr>
        <w:pStyle w:val="Code"/>
      </w:pPr>
      <w:r w:rsidRPr="00EC76D5">
        <w:t xml:space="preserve">      case BinaryAddAssign:</w:t>
      </w:r>
    </w:p>
    <w:p w14:paraId="6CE953F1" w14:textId="77777777" w:rsidR="00686808" w:rsidRPr="00EC76D5" w:rsidRDefault="00686808" w:rsidP="00686808">
      <w:pPr>
        <w:pStyle w:val="Code"/>
      </w:pPr>
      <w:r w:rsidRPr="00EC76D5">
        <w:t xml:space="preserve">      case BinarySubtractAssign:</w:t>
      </w:r>
    </w:p>
    <w:p w14:paraId="4E4625BB" w14:textId="77777777" w:rsidR="00686808" w:rsidRPr="00EC76D5" w:rsidRDefault="00686808" w:rsidP="00686808">
      <w:pPr>
        <w:pStyle w:val="Code"/>
      </w:pPr>
      <w:r w:rsidRPr="00EC76D5">
        <w:t xml:space="preserve">      case MultiplyAssign:</w:t>
      </w:r>
    </w:p>
    <w:p w14:paraId="74226766" w14:textId="77777777" w:rsidR="00686808" w:rsidRPr="00EC76D5" w:rsidRDefault="00686808" w:rsidP="00686808">
      <w:pPr>
        <w:pStyle w:val="Code"/>
      </w:pPr>
      <w:r w:rsidRPr="00EC76D5">
        <w:t xml:space="preserve">      case DivideAssign:</w:t>
      </w:r>
    </w:p>
    <w:p w14:paraId="66E5A68B" w14:textId="77777777" w:rsidR="00686808" w:rsidRPr="00EC76D5" w:rsidRDefault="00686808" w:rsidP="00686808">
      <w:pPr>
        <w:pStyle w:val="Code"/>
      </w:pPr>
      <w:r w:rsidRPr="00EC76D5">
        <w:t xml:space="preserve">      case ModuloAssign:</w:t>
      </w:r>
    </w:p>
    <w:p w14:paraId="13331151" w14:textId="12DCBC6A" w:rsidR="00686808" w:rsidRPr="00EC76D5" w:rsidRDefault="00686808" w:rsidP="00686808">
      <w:pPr>
        <w:pStyle w:val="Code"/>
      </w:pPr>
      <w:r w:rsidRPr="00EC76D5">
        <w:t xml:space="preserve">      case Bitwise</w:t>
      </w:r>
      <w:r w:rsidR="00414C74">
        <w:t>Or</w:t>
      </w:r>
      <w:r w:rsidRPr="00EC76D5">
        <w:t>Assign:</w:t>
      </w:r>
    </w:p>
    <w:p w14:paraId="292C1CB4" w14:textId="77777777" w:rsidR="00686808" w:rsidRPr="00EC76D5" w:rsidRDefault="00686808" w:rsidP="00686808">
      <w:pPr>
        <w:pStyle w:val="Code"/>
      </w:pPr>
      <w:r w:rsidRPr="00EC76D5">
        <w:t xml:space="preserve">      case BitwiseXOrAssign:</w:t>
      </w:r>
    </w:p>
    <w:p w14:paraId="1C55FBC9" w14:textId="77777777" w:rsidR="00686808" w:rsidRPr="00EC76D5" w:rsidRDefault="00686808" w:rsidP="00686808">
      <w:pPr>
        <w:pStyle w:val="Code"/>
      </w:pPr>
      <w:r w:rsidRPr="00EC76D5">
        <w:t xml:space="preserve">      case BitwiseAndAssign:</w:t>
      </w:r>
    </w:p>
    <w:p w14:paraId="29A9120E" w14:textId="77777777" w:rsidR="00686808" w:rsidRPr="00EC76D5" w:rsidRDefault="00686808" w:rsidP="00686808">
      <w:pPr>
        <w:pStyle w:val="Code"/>
      </w:pPr>
      <w:r w:rsidRPr="00EC76D5">
        <w:t xml:space="preserve">      case LeftShiftAssign:</w:t>
      </w:r>
    </w:p>
    <w:p w14:paraId="56267A3A" w14:textId="77777777" w:rsidR="00686808" w:rsidRPr="00EC76D5" w:rsidRDefault="00686808" w:rsidP="00686808">
      <w:pPr>
        <w:pStyle w:val="Code"/>
      </w:pPr>
      <w:r w:rsidRPr="00EC76D5">
        <w:t xml:space="preserve">      case RightShiftAssign:</w:t>
      </w:r>
    </w:p>
    <w:p w14:paraId="1D2BE66D" w14:textId="77777777" w:rsidR="00686808" w:rsidRPr="00EC76D5" w:rsidRDefault="00686808" w:rsidP="00686808">
      <w:pPr>
        <w:pStyle w:val="Code"/>
      </w:pPr>
      <w:r w:rsidRPr="00EC76D5">
        <w:t xml:space="preserve">        return true;</w:t>
      </w:r>
    </w:p>
    <w:p w14:paraId="3833B7E5" w14:textId="77777777" w:rsidR="00686808" w:rsidRPr="00EC76D5" w:rsidRDefault="00686808" w:rsidP="00686808">
      <w:pPr>
        <w:pStyle w:val="Code"/>
      </w:pPr>
      <w:r w:rsidRPr="00EC76D5">
        <w:t xml:space="preserve">        </w:t>
      </w:r>
    </w:p>
    <w:p w14:paraId="33228CEE" w14:textId="77777777" w:rsidR="00686808" w:rsidRPr="00EC76D5" w:rsidRDefault="00686808" w:rsidP="00686808">
      <w:pPr>
        <w:pStyle w:val="Code"/>
      </w:pPr>
      <w:r w:rsidRPr="00EC76D5">
        <w:t xml:space="preserve">      default:</w:t>
      </w:r>
    </w:p>
    <w:p w14:paraId="4F855DE7" w14:textId="77777777" w:rsidR="00686808" w:rsidRPr="00EC76D5" w:rsidRDefault="00686808" w:rsidP="00686808">
      <w:pPr>
        <w:pStyle w:val="Code"/>
      </w:pPr>
      <w:r w:rsidRPr="00EC76D5">
        <w:t xml:space="preserve">        return false;</w:t>
      </w:r>
    </w:p>
    <w:p w14:paraId="4A703FC8" w14:textId="77777777" w:rsidR="00686808" w:rsidRPr="00EC76D5" w:rsidRDefault="00686808" w:rsidP="00686808">
      <w:pPr>
        <w:pStyle w:val="Code"/>
      </w:pPr>
      <w:r w:rsidRPr="00EC76D5">
        <w:t xml:space="preserve">    }</w:t>
      </w:r>
    </w:p>
    <w:p w14:paraId="4F4BC5D4" w14:textId="77777777" w:rsidR="00686808" w:rsidRPr="00EC76D5" w:rsidRDefault="00686808" w:rsidP="00686808">
      <w:pPr>
        <w:pStyle w:val="Code"/>
      </w:pPr>
      <w:r w:rsidRPr="00EC76D5">
        <w:t xml:space="preserve">  }</w:t>
      </w:r>
    </w:p>
    <w:p w14:paraId="28F13E9E" w14:textId="77777777" w:rsidR="00686808" w:rsidRPr="00EC76D5" w:rsidRDefault="00686808" w:rsidP="00686808">
      <w:pPr>
        <w:pStyle w:val="Code"/>
      </w:pPr>
    </w:p>
    <w:p w14:paraId="49FBFCC1" w14:textId="77777777" w:rsidR="00686808" w:rsidRPr="00EC76D5" w:rsidRDefault="00686808" w:rsidP="00686808">
      <w:pPr>
        <w:pStyle w:val="Code"/>
      </w:pPr>
      <w:r w:rsidRPr="00EC76D5">
        <w:t xml:space="preserve">  public boolean isCompoundAssign() {</w:t>
      </w:r>
    </w:p>
    <w:p w14:paraId="631C4B48" w14:textId="77777777" w:rsidR="00686808" w:rsidRPr="00EC76D5" w:rsidRDefault="00686808" w:rsidP="00686808">
      <w:pPr>
        <w:pStyle w:val="Code"/>
      </w:pPr>
      <w:r w:rsidRPr="00EC76D5">
        <w:lastRenderedPageBreak/>
        <w:t xml:space="preserve">    return isAssign() &amp;&amp; (m_middleOperator != MiddleOperator.Assign);</w:t>
      </w:r>
    </w:p>
    <w:p w14:paraId="4F80FAD2" w14:textId="77777777" w:rsidR="00686808" w:rsidRPr="00EC76D5" w:rsidRDefault="00686808" w:rsidP="00686808">
      <w:pPr>
        <w:pStyle w:val="Code"/>
      </w:pPr>
      <w:r w:rsidRPr="00EC76D5">
        <w:t xml:space="preserve">  }</w:t>
      </w:r>
    </w:p>
    <w:p w14:paraId="2223392F" w14:textId="77777777" w:rsidR="00686808" w:rsidRPr="00EC76D5" w:rsidRDefault="00686808" w:rsidP="00686808">
      <w:pPr>
        <w:pStyle w:val="Code"/>
      </w:pPr>
    </w:p>
    <w:p w14:paraId="3C559352" w14:textId="77777777" w:rsidR="00686808" w:rsidRPr="00EC76D5" w:rsidRDefault="00686808" w:rsidP="00686808">
      <w:pPr>
        <w:pStyle w:val="Code"/>
      </w:pPr>
      <w:r w:rsidRPr="00EC76D5">
        <w:t xml:space="preserve">  public static boolean isCompoundAssign(MiddleOperator operator) {</w:t>
      </w:r>
    </w:p>
    <w:p w14:paraId="3A018310" w14:textId="77777777" w:rsidR="00686808" w:rsidRPr="00EC76D5" w:rsidRDefault="00686808" w:rsidP="00686808">
      <w:pPr>
        <w:pStyle w:val="Code"/>
      </w:pPr>
      <w:r w:rsidRPr="00EC76D5">
        <w:t xml:space="preserve">    return isAssign(operator) &amp;&amp; (operator != MiddleOperator.Assign);</w:t>
      </w:r>
    </w:p>
    <w:p w14:paraId="670DC138" w14:textId="77777777" w:rsidR="00686808" w:rsidRPr="00EC76D5" w:rsidRDefault="00686808" w:rsidP="00686808">
      <w:pPr>
        <w:pStyle w:val="Code"/>
      </w:pPr>
      <w:r w:rsidRPr="00EC76D5">
        <w:t xml:space="preserve">  }</w:t>
      </w:r>
    </w:p>
    <w:p w14:paraId="15BA7B54" w14:textId="77777777" w:rsidR="00686808" w:rsidRPr="00EC76D5" w:rsidRDefault="00686808" w:rsidP="00686808">
      <w:pPr>
        <w:pStyle w:val="Code"/>
      </w:pPr>
    </w:p>
    <w:p w14:paraId="2E1A1444" w14:textId="77777777" w:rsidR="00686808" w:rsidRPr="00EC76D5" w:rsidRDefault="00686808" w:rsidP="00686808">
      <w:pPr>
        <w:pStyle w:val="Code"/>
      </w:pPr>
      <w:r w:rsidRPr="00EC76D5">
        <w:t xml:space="preserve">  public boolean isStrictlyUnary() {</w:t>
      </w:r>
    </w:p>
    <w:p w14:paraId="39884ADF" w14:textId="77777777" w:rsidR="00686808" w:rsidRPr="00EC76D5" w:rsidRDefault="00686808" w:rsidP="00686808">
      <w:pPr>
        <w:pStyle w:val="Code"/>
      </w:pPr>
      <w:r w:rsidRPr="00EC76D5">
        <w:t xml:space="preserve">    return isStrictlyUnary(m_middleOperator);</w:t>
      </w:r>
    </w:p>
    <w:p w14:paraId="3CAD2281" w14:textId="77777777" w:rsidR="00686808" w:rsidRPr="00EC76D5" w:rsidRDefault="00686808" w:rsidP="00686808">
      <w:pPr>
        <w:pStyle w:val="Code"/>
      </w:pPr>
      <w:r w:rsidRPr="00EC76D5">
        <w:t xml:space="preserve">  }</w:t>
      </w:r>
    </w:p>
    <w:p w14:paraId="5911925E" w14:textId="77777777" w:rsidR="00686808" w:rsidRPr="00EC76D5" w:rsidRDefault="00686808" w:rsidP="00686808">
      <w:pPr>
        <w:pStyle w:val="Code"/>
      </w:pPr>
      <w:r w:rsidRPr="00EC76D5">
        <w:t xml:space="preserve">  </w:t>
      </w:r>
    </w:p>
    <w:p w14:paraId="12290262" w14:textId="77777777" w:rsidR="00686808" w:rsidRPr="00EC76D5" w:rsidRDefault="00686808" w:rsidP="00686808">
      <w:pPr>
        <w:pStyle w:val="Code"/>
      </w:pPr>
      <w:r w:rsidRPr="00EC76D5">
        <w:t xml:space="preserve">  public static boolean isStrictlyUnary(MiddleOperator operator) {</w:t>
      </w:r>
    </w:p>
    <w:p w14:paraId="4A4D2219" w14:textId="77777777" w:rsidR="00686808" w:rsidRPr="00EC76D5" w:rsidRDefault="00686808" w:rsidP="00686808">
      <w:pPr>
        <w:pStyle w:val="Code"/>
      </w:pPr>
      <w:r w:rsidRPr="00EC76D5">
        <w:t xml:space="preserve">    switch (operator) {</w:t>
      </w:r>
    </w:p>
    <w:p w14:paraId="0C21F147" w14:textId="77777777" w:rsidR="00686808" w:rsidRPr="00EC76D5" w:rsidRDefault="00686808" w:rsidP="00686808">
      <w:pPr>
        <w:pStyle w:val="Code"/>
      </w:pPr>
      <w:r w:rsidRPr="00EC76D5">
        <w:t xml:space="preserve">      case UnaryAdd:</w:t>
      </w:r>
    </w:p>
    <w:p w14:paraId="0D31DC41" w14:textId="77777777" w:rsidR="00686808" w:rsidRPr="00EC76D5" w:rsidRDefault="00686808" w:rsidP="00686808">
      <w:pPr>
        <w:pStyle w:val="Code"/>
      </w:pPr>
      <w:r w:rsidRPr="00EC76D5">
        <w:t xml:space="preserve">      case UnarySubtract:</w:t>
      </w:r>
    </w:p>
    <w:p w14:paraId="4CDB6A93" w14:textId="77777777" w:rsidR="00686808" w:rsidRPr="00EC76D5" w:rsidRDefault="00686808" w:rsidP="00686808">
      <w:pPr>
        <w:pStyle w:val="Code"/>
      </w:pPr>
      <w:r w:rsidRPr="00EC76D5">
        <w:t xml:space="preserve">      case BitwiseNot:</w:t>
      </w:r>
    </w:p>
    <w:p w14:paraId="189475C0" w14:textId="77777777" w:rsidR="00686808" w:rsidRPr="00EC76D5" w:rsidRDefault="00686808" w:rsidP="00686808">
      <w:pPr>
        <w:pStyle w:val="Code"/>
      </w:pPr>
      <w:r w:rsidRPr="00EC76D5">
        <w:t xml:space="preserve">        return true;</w:t>
      </w:r>
    </w:p>
    <w:p w14:paraId="12761341" w14:textId="77777777" w:rsidR="00686808" w:rsidRPr="00EC76D5" w:rsidRDefault="00686808" w:rsidP="00686808">
      <w:pPr>
        <w:pStyle w:val="Code"/>
      </w:pPr>
      <w:r w:rsidRPr="00EC76D5">
        <w:t xml:space="preserve">        </w:t>
      </w:r>
    </w:p>
    <w:p w14:paraId="56CD698C" w14:textId="77777777" w:rsidR="00686808" w:rsidRPr="00EC76D5" w:rsidRDefault="00686808" w:rsidP="00686808">
      <w:pPr>
        <w:pStyle w:val="Code"/>
      </w:pPr>
      <w:r w:rsidRPr="00EC76D5">
        <w:t xml:space="preserve">      default:</w:t>
      </w:r>
    </w:p>
    <w:p w14:paraId="2156FDE6" w14:textId="77777777" w:rsidR="00686808" w:rsidRPr="00EC76D5" w:rsidRDefault="00686808" w:rsidP="00686808">
      <w:pPr>
        <w:pStyle w:val="Code"/>
      </w:pPr>
      <w:r w:rsidRPr="00EC76D5">
        <w:t xml:space="preserve">        return false;</w:t>
      </w:r>
    </w:p>
    <w:p w14:paraId="21571276" w14:textId="77777777" w:rsidR="00686808" w:rsidRPr="00EC76D5" w:rsidRDefault="00686808" w:rsidP="00686808">
      <w:pPr>
        <w:pStyle w:val="Code"/>
      </w:pPr>
      <w:r w:rsidRPr="00EC76D5">
        <w:t xml:space="preserve">    }</w:t>
      </w:r>
    </w:p>
    <w:p w14:paraId="246BEB4C" w14:textId="77777777" w:rsidR="00686808" w:rsidRPr="00EC76D5" w:rsidRDefault="00686808" w:rsidP="00686808">
      <w:pPr>
        <w:pStyle w:val="Code"/>
      </w:pPr>
      <w:r w:rsidRPr="00EC76D5">
        <w:t xml:space="preserve">  }</w:t>
      </w:r>
    </w:p>
    <w:p w14:paraId="5B2E7F73" w14:textId="77777777" w:rsidR="00686808" w:rsidRPr="00EC76D5" w:rsidRDefault="00686808" w:rsidP="00686808">
      <w:pPr>
        <w:pStyle w:val="Code"/>
      </w:pPr>
    </w:p>
    <w:p w14:paraId="21DC4B80" w14:textId="77777777" w:rsidR="00686808" w:rsidRPr="00EC76D5" w:rsidRDefault="00686808" w:rsidP="00686808">
      <w:pPr>
        <w:pStyle w:val="Code"/>
      </w:pPr>
      <w:r w:rsidRPr="00EC76D5">
        <w:t xml:space="preserve">  public static boolean isUnary(MiddleOperator operator) {</w:t>
      </w:r>
    </w:p>
    <w:p w14:paraId="1B49367C" w14:textId="77777777" w:rsidR="00686808" w:rsidRPr="00EC76D5" w:rsidRDefault="00686808" w:rsidP="00686808">
      <w:pPr>
        <w:pStyle w:val="Code"/>
      </w:pPr>
      <w:r w:rsidRPr="00EC76D5">
        <w:t xml:space="preserve">    switch (operator) {</w:t>
      </w:r>
    </w:p>
    <w:p w14:paraId="62BBE360" w14:textId="77777777" w:rsidR="00686808" w:rsidRPr="00EC76D5" w:rsidRDefault="00686808" w:rsidP="00686808">
      <w:pPr>
        <w:pStyle w:val="Code"/>
      </w:pPr>
      <w:r w:rsidRPr="00EC76D5">
        <w:t xml:space="preserve">      case Assign:</w:t>
      </w:r>
    </w:p>
    <w:p w14:paraId="5D0EB9C8" w14:textId="77777777" w:rsidR="00686808" w:rsidRPr="00EC76D5" w:rsidRDefault="00686808" w:rsidP="00686808">
      <w:pPr>
        <w:pStyle w:val="Code"/>
      </w:pPr>
      <w:r w:rsidRPr="00EC76D5">
        <w:t xml:space="preserve">      case BinaryAddAssign:</w:t>
      </w:r>
    </w:p>
    <w:p w14:paraId="18FA1AAE" w14:textId="77777777" w:rsidR="00686808" w:rsidRPr="00EC76D5" w:rsidRDefault="00686808" w:rsidP="00686808">
      <w:pPr>
        <w:pStyle w:val="Code"/>
      </w:pPr>
      <w:r w:rsidRPr="00EC76D5">
        <w:t xml:space="preserve">      case BinarySubtractAssign:</w:t>
      </w:r>
    </w:p>
    <w:p w14:paraId="4DDE43B3" w14:textId="77777777" w:rsidR="00686808" w:rsidRPr="00EC76D5" w:rsidRDefault="00686808" w:rsidP="00686808">
      <w:pPr>
        <w:pStyle w:val="Code"/>
      </w:pPr>
      <w:r w:rsidRPr="00EC76D5">
        <w:t xml:space="preserve">      case MultiplyAssign:</w:t>
      </w:r>
    </w:p>
    <w:p w14:paraId="62D81699" w14:textId="77777777" w:rsidR="00686808" w:rsidRPr="00EC76D5" w:rsidRDefault="00686808" w:rsidP="00686808">
      <w:pPr>
        <w:pStyle w:val="Code"/>
      </w:pPr>
      <w:r w:rsidRPr="00EC76D5">
        <w:t xml:space="preserve">      case DivideAssign:</w:t>
      </w:r>
    </w:p>
    <w:p w14:paraId="16E7CCFE" w14:textId="77777777" w:rsidR="00686808" w:rsidRPr="00EC76D5" w:rsidRDefault="00686808" w:rsidP="00686808">
      <w:pPr>
        <w:pStyle w:val="Code"/>
      </w:pPr>
      <w:r w:rsidRPr="00EC76D5">
        <w:t xml:space="preserve">      case ModuloAssign:</w:t>
      </w:r>
    </w:p>
    <w:p w14:paraId="55AFE4D8" w14:textId="3E16037A" w:rsidR="00686808" w:rsidRPr="00EC76D5" w:rsidRDefault="00686808" w:rsidP="00686808">
      <w:pPr>
        <w:pStyle w:val="Code"/>
      </w:pPr>
      <w:r w:rsidRPr="00EC76D5">
        <w:t xml:space="preserve">      case Bitwise</w:t>
      </w:r>
      <w:r w:rsidR="00414C74">
        <w:t>Or</w:t>
      </w:r>
      <w:r w:rsidRPr="00EC76D5">
        <w:t>Assign:</w:t>
      </w:r>
    </w:p>
    <w:p w14:paraId="57EB11A0" w14:textId="77777777" w:rsidR="00686808" w:rsidRPr="00EC76D5" w:rsidRDefault="00686808" w:rsidP="00686808">
      <w:pPr>
        <w:pStyle w:val="Code"/>
      </w:pPr>
      <w:r w:rsidRPr="00EC76D5">
        <w:t xml:space="preserve">      case BitwiseXOrAssign:</w:t>
      </w:r>
    </w:p>
    <w:p w14:paraId="70101B30" w14:textId="77777777" w:rsidR="00686808" w:rsidRPr="00EC76D5" w:rsidRDefault="00686808" w:rsidP="00686808">
      <w:pPr>
        <w:pStyle w:val="Code"/>
      </w:pPr>
      <w:r w:rsidRPr="00EC76D5">
        <w:t xml:space="preserve">      case BitwiseAndAssign:</w:t>
      </w:r>
    </w:p>
    <w:p w14:paraId="34EFE824" w14:textId="77777777" w:rsidR="00686808" w:rsidRPr="00EC76D5" w:rsidRDefault="00686808" w:rsidP="00686808">
      <w:pPr>
        <w:pStyle w:val="Code"/>
      </w:pPr>
      <w:r w:rsidRPr="00EC76D5">
        <w:t xml:space="preserve">      case LeftShiftAssign:</w:t>
      </w:r>
    </w:p>
    <w:p w14:paraId="72A96F89" w14:textId="77777777" w:rsidR="00686808" w:rsidRPr="00EC76D5" w:rsidRDefault="00686808" w:rsidP="00686808">
      <w:pPr>
        <w:pStyle w:val="Code"/>
      </w:pPr>
      <w:r w:rsidRPr="00EC76D5">
        <w:t xml:space="preserve">      case RightShiftAssign:</w:t>
      </w:r>
    </w:p>
    <w:p w14:paraId="6928DF64" w14:textId="77777777" w:rsidR="00686808" w:rsidRPr="00EC76D5" w:rsidRDefault="00686808" w:rsidP="00686808">
      <w:pPr>
        <w:pStyle w:val="Code"/>
      </w:pPr>
      <w:r w:rsidRPr="00EC76D5">
        <w:t xml:space="preserve">      case PushFloat:</w:t>
      </w:r>
    </w:p>
    <w:p w14:paraId="600EECA6" w14:textId="77777777" w:rsidR="00686808" w:rsidRPr="00EC76D5" w:rsidRDefault="00686808" w:rsidP="00686808">
      <w:pPr>
        <w:pStyle w:val="Code"/>
      </w:pPr>
      <w:r w:rsidRPr="00EC76D5">
        <w:t xml:space="preserve">      case TopFloat:</w:t>
      </w:r>
    </w:p>
    <w:p w14:paraId="379976AB" w14:textId="77777777" w:rsidR="00686808" w:rsidRPr="00EC76D5" w:rsidRDefault="00686808" w:rsidP="00686808">
      <w:pPr>
        <w:pStyle w:val="Code"/>
      </w:pPr>
      <w:r w:rsidRPr="00EC76D5">
        <w:t xml:space="preserve">      case PopFloat:</w:t>
      </w:r>
    </w:p>
    <w:p w14:paraId="156A5A36" w14:textId="77777777" w:rsidR="00686808" w:rsidRPr="00EC76D5" w:rsidRDefault="00686808" w:rsidP="00686808">
      <w:pPr>
        <w:pStyle w:val="Code"/>
      </w:pPr>
      <w:r w:rsidRPr="00EC76D5">
        <w:t xml:space="preserve">      case UnaryAdd:</w:t>
      </w:r>
    </w:p>
    <w:p w14:paraId="2C138629" w14:textId="77777777" w:rsidR="00686808" w:rsidRPr="00EC76D5" w:rsidRDefault="00686808" w:rsidP="00686808">
      <w:pPr>
        <w:pStyle w:val="Code"/>
      </w:pPr>
      <w:r w:rsidRPr="00EC76D5">
        <w:t xml:space="preserve">      case UnarySubtract:</w:t>
      </w:r>
    </w:p>
    <w:p w14:paraId="040EA3BF" w14:textId="77777777" w:rsidR="00686808" w:rsidRPr="00EC76D5" w:rsidRDefault="00686808" w:rsidP="00686808">
      <w:pPr>
        <w:pStyle w:val="Code"/>
      </w:pPr>
      <w:r w:rsidRPr="00EC76D5">
        <w:t xml:space="preserve">      case BitwiseNot:</w:t>
      </w:r>
    </w:p>
    <w:p w14:paraId="40AC897D" w14:textId="77777777" w:rsidR="00686808" w:rsidRPr="00EC76D5" w:rsidRDefault="00686808" w:rsidP="00686808">
      <w:pPr>
        <w:pStyle w:val="Code"/>
      </w:pPr>
      <w:r w:rsidRPr="00EC76D5">
        <w:t xml:space="preserve">      case LogicalNot:</w:t>
      </w:r>
    </w:p>
    <w:p w14:paraId="3623559B" w14:textId="22F0F9BB" w:rsidR="00686808" w:rsidRPr="00EC76D5" w:rsidRDefault="00686808" w:rsidP="00686808">
      <w:pPr>
        <w:pStyle w:val="Code"/>
      </w:pPr>
      <w:r w:rsidRPr="00EC76D5">
        <w:t xml:space="preserve">      case </w:t>
      </w:r>
      <w:r w:rsidR="00B02345">
        <w:t>Dereference</w:t>
      </w:r>
      <w:r w:rsidRPr="00EC76D5">
        <w:t>:</w:t>
      </w:r>
    </w:p>
    <w:p w14:paraId="0497E2F2" w14:textId="77777777" w:rsidR="00686808" w:rsidRPr="00EC76D5" w:rsidRDefault="00686808" w:rsidP="00686808">
      <w:pPr>
        <w:pStyle w:val="Code"/>
      </w:pPr>
      <w:r w:rsidRPr="00EC76D5">
        <w:t xml:space="preserve">      case Address:</w:t>
      </w:r>
    </w:p>
    <w:p w14:paraId="51EA03E7" w14:textId="77777777" w:rsidR="00686808" w:rsidRPr="00EC76D5" w:rsidRDefault="00686808" w:rsidP="00686808">
      <w:pPr>
        <w:pStyle w:val="Code"/>
      </w:pPr>
      <w:r w:rsidRPr="00EC76D5">
        <w:t xml:space="preserve">      case IntegralToIntegral:</w:t>
      </w:r>
    </w:p>
    <w:p w14:paraId="19A49248" w14:textId="77777777" w:rsidR="00686808" w:rsidRPr="00EC76D5" w:rsidRDefault="00686808" w:rsidP="00686808">
      <w:pPr>
        <w:pStyle w:val="Code"/>
      </w:pPr>
      <w:r w:rsidRPr="00EC76D5">
        <w:t xml:space="preserve">      case IntegralToFloating:</w:t>
      </w:r>
    </w:p>
    <w:p w14:paraId="598C9412" w14:textId="77777777" w:rsidR="00686808" w:rsidRPr="00EC76D5" w:rsidRDefault="00686808" w:rsidP="00686808">
      <w:pPr>
        <w:pStyle w:val="Code"/>
      </w:pPr>
      <w:r w:rsidRPr="00EC76D5">
        <w:t xml:space="preserve">      case FloatingToFloating:</w:t>
      </w:r>
    </w:p>
    <w:p w14:paraId="01194E0F" w14:textId="77777777" w:rsidR="00686808" w:rsidRPr="00EC76D5" w:rsidRDefault="00686808" w:rsidP="00686808">
      <w:pPr>
        <w:pStyle w:val="Code"/>
      </w:pPr>
      <w:r w:rsidRPr="00EC76D5">
        <w:t xml:space="preserve">      case FloatingToIntegral:</w:t>
      </w:r>
    </w:p>
    <w:p w14:paraId="42D44EEB" w14:textId="77777777" w:rsidR="00686808" w:rsidRPr="00EC76D5" w:rsidRDefault="00686808" w:rsidP="00686808">
      <w:pPr>
        <w:pStyle w:val="Code"/>
      </w:pPr>
      <w:r w:rsidRPr="00EC76D5">
        <w:t xml:space="preserve">      case ArithmeticToLogical:</w:t>
      </w:r>
    </w:p>
    <w:p w14:paraId="65E4736C" w14:textId="77777777" w:rsidR="00686808" w:rsidRPr="00EC76D5" w:rsidRDefault="00686808" w:rsidP="00686808">
      <w:pPr>
        <w:pStyle w:val="Code"/>
      </w:pPr>
      <w:r w:rsidRPr="00EC76D5">
        <w:t xml:space="preserve">      case LogicalToIntegral:</w:t>
      </w:r>
    </w:p>
    <w:p w14:paraId="082CEAAD" w14:textId="77777777" w:rsidR="00686808" w:rsidRPr="00EC76D5" w:rsidRDefault="00686808" w:rsidP="00686808">
      <w:pPr>
        <w:pStyle w:val="Code"/>
      </w:pPr>
      <w:r w:rsidRPr="00EC76D5">
        <w:t xml:space="preserve">      case FunctionToPointer:</w:t>
      </w:r>
    </w:p>
    <w:p w14:paraId="3E33ACAA" w14:textId="77777777" w:rsidR="00686808" w:rsidRPr="00EC76D5" w:rsidRDefault="00686808" w:rsidP="00686808">
      <w:pPr>
        <w:pStyle w:val="Code"/>
      </w:pPr>
      <w:r w:rsidRPr="00EC76D5">
        <w:t xml:space="preserve">      case ArrayToPointer:</w:t>
      </w:r>
    </w:p>
    <w:p w14:paraId="5F73C9FA" w14:textId="77777777" w:rsidR="00686808" w:rsidRPr="00EC76D5" w:rsidRDefault="00686808" w:rsidP="00686808">
      <w:pPr>
        <w:pStyle w:val="Code"/>
      </w:pPr>
      <w:r w:rsidRPr="00EC76D5">
        <w:t xml:space="preserve">      case StringToPointer:</w:t>
      </w:r>
    </w:p>
    <w:p w14:paraId="78185BF3" w14:textId="77777777" w:rsidR="00686808" w:rsidRPr="00EC76D5" w:rsidRDefault="00686808" w:rsidP="00686808">
      <w:pPr>
        <w:pStyle w:val="Code"/>
      </w:pPr>
      <w:r w:rsidRPr="00EC76D5">
        <w:t xml:space="preserve">      case Parameter:</w:t>
      </w:r>
    </w:p>
    <w:p w14:paraId="598C7B34" w14:textId="77777777" w:rsidR="00686808" w:rsidRPr="00EC76D5" w:rsidRDefault="00686808" w:rsidP="00686808">
      <w:pPr>
        <w:pStyle w:val="Code"/>
      </w:pPr>
      <w:r w:rsidRPr="00EC76D5">
        <w:t xml:space="preserve">      case EqualZero:        </w:t>
      </w:r>
    </w:p>
    <w:p w14:paraId="7D5F5287" w14:textId="77777777" w:rsidR="00686808" w:rsidRPr="00EC76D5" w:rsidRDefault="00686808" w:rsidP="00686808">
      <w:pPr>
        <w:pStyle w:val="Code"/>
      </w:pPr>
      <w:r w:rsidRPr="00EC76D5">
        <w:t xml:space="preserve">      case PrefixIncrement:</w:t>
      </w:r>
    </w:p>
    <w:p w14:paraId="4CEE00AD" w14:textId="77777777" w:rsidR="00686808" w:rsidRPr="00EC76D5" w:rsidRDefault="00686808" w:rsidP="00686808">
      <w:pPr>
        <w:pStyle w:val="Code"/>
      </w:pPr>
      <w:r w:rsidRPr="00EC76D5">
        <w:lastRenderedPageBreak/>
        <w:t xml:space="preserve">      case PrefixDecrement:</w:t>
      </w:r>
    </w:p>
    <w:p w14:paraId="619CBB98" w14:textId="77777777" w:rsidR="00686808" w:rsidRPr="00EC76D5" w:rsidRDefault="00686808" w:rsidP="00686808">
      <w:pPr>
        <w:pStyle w:val="Code"/>
      </w:pPr>
      <w:r w:rsidRPr="00EC76D5">
        <w:t xml:space="preserve">      case PostfixIncrement:</w:t>
      </w:r>
    </w:p>
    <w:p w14:paraId="54D5B2C0" w14:textId="77777777" w:rsidR="00686808" w:rsidRPr="00EC76D5" w:rsidRDefault="00686808" w:rsidP="00686808">
      <w:pPr>
        <w:pStyle w:val="Code"/>
      </w:pPr>
      <w:r w:rsidRPr="00EC76D5">
        <w:t xml:space="preserve">      case PostfixDecrement:        </w:t>
      </w:r>
    </w:p>
    <w:p w14:paraId="2537453F" w14:textId="77777777" w:rsidR="00686808" w:rsidRPr="00EC76D5" w:rsidRDefault="00686808" w:rsidP="00686808">
      <w:pPr>
        <w:pStyle w:val="Code"/>
      </w:pPr>
      <w:r w:rsidRPr="00EC76D5">
        <w:t xml:space="preserve">        return true;</w:t>
      </w:r>
    </w:p>
    <w:p w14:paraId="54683F07" w14:textId="77777777" w:rsidR="00686808" w:rsidRPr="00EC76D5" w:rsidRDefault="00686808" w:rsidP="00686808">
      <w:pPr>
        <w:pStyle w:val="Code"/>
      </w:pPr>
      <w:r w:rsidRPr="00EC76D5">
        <w:t xml:space="preserve">        </w:t>
      </w:r>
    </w:p>
    <w:p w14:paraId="3E46D1C6" w14:textId="77777777" w:rsidR="00686808" w:rsidRPr="00EC76D5" w:rsidRDefault="00686808" w:rsidP="00686808">
      <w:pPr>
        <w:pStyle w:val="Code"/>
      </w:pPr>
      <w:r w:rsidRPr="00EC76D5">
        <w:t xml:space="preserve">      default:</w:t>
      </w:r>
    </w:p>
    <w:p w14:paraId="3DEA77CA" w14:textId="77777777" w:rsidR="00686808" w:rsidRPr="00EC76D5" w:rsidRDefault="00686808" w:rsidP="00686808">
      <w:pPr>
        <w:pStyle w:val="Code"/>
      </w:pPr>
      <w:r w:rsidRPr="00EC76D5">
        <w:t xml:space="preserve">        return false;</w:t>
      </w:r>
    </w:p>
    <w:p w14:paraId="67025892" w14:textId="77777777" w:rsidR="00686808" w:rsidRPr="00EC76D5" w:rsidRDefault="00686808" w:rsidP="00686808">
      <w:pPr>
        <w:pStyle w:val="Code"/>
      </w:pPr>
      <w:r w:rsidRPr="00EC76D5">
        <w:t xml:space="preserve">    }</w:t>
      </w:r>
    </w:p>
    <w:p w14:paraId="600CD139" w14:textId="77777777" w:rsidR="00686808" w:rsidRPr="00EC76D5" w:rsidRDefault="00686808" w:rsidP="00686808">
      <w:pPr>
        <w:pStyle w:val="Code"/>
      </w:pPr>
      <w:r w:rsidRPr="00EC76D5">
        <w:t xml:space="preserve">  }</w:t>
      </w:r>
    </w:p>
    <w:p w14:paraId="66C35F08" w14:textId="77777777" w:rsidR="00686808" w:rsidRPr="00EC76D5" w:rsidRDefault="00686808" w:rsidP="00686808">
      <w:pPr>
        <w:pStyle w:val="Code"/>
      </w:pPr>
    </w:p>
    <w:p w14:paraId="7021A240" w14:textId="77777777" w:rsidR="00686808" w:rsidRPr="00EC76D5" w:rsidRDefault="00686808" w:rsidP="00686808">
      <w:pPr>
        <w:pStyle w:val="Code"/>
      </w:pPr>
      <w:r w:rsidRPr="00EC76D5">
        <w:t xml:space="preserve">  public boolean isPostfix() {</w:t>
      </w:r>
    </w:p>
    <w:p w14:paraId="555A641D" w14:textId="77777777" w:rsidR="00686808" w:rsidRPr="00EC76D5" w:rsidRDefault="00686808" w:rsidP="00686808">
      <w:pPr>
        <w:pStyle w:val="Code"/>
      </w:pPr>
      <w:r w:rsidRPr="00EC76D5">
        <w:t xml:space="preserve">    return isPostfix(m_middleOperator);</w:t>
      </w:r>
    </w:p>
    <w:p w14:paraId="07BF97E9" w14:textId="77777777" w:rsidR="00686808" w:rsidRPr="00EC76D5" w:rsidRDefault="00686808" w:rsidP="00686808">
      <w:pPr>
        <w:pStyle w:val="Code"/>
      </w:pPr>
      <w:r w:rsidRPr="00EC76D5">
        <w:t xml:space="preserve">  }</w:t>
      </w:r>
    </w:p>
    <w:p w14:paraId="5C338448" w14:textId="77777777" w:rsidR="00686808" w:rsidRPr="00EC76D5" w:rsidRDefault="00686808" w:rsidP="00686808">
      <w:pPr>
        <w:pStyle w:val="Code"/>
      </w:pPr>
      <w:r w:rsidRPr="00EC76D5">
        <w:t xml:space="preserve">  </w:t>
      </w:r>
    </w:p>
    <w:p w14:paraId="3F66B8AA" w14:textId="77777777" w:rsidR="00686808" w:rsidRPr="00EC76D5" w:rsidRDefault="00686808" w:rsidP="00686808">
      <w:pPr>
        <w:pStyle w:val="Code"/>
      </w:pPr>
      <w:r w:rsidRPr="00EC76D5">
        <w:t xml:space="preserve">  public static boolean isPostfix(MiddleOperator operator) {</w:t>
      </w:r>
    </w:p>
    <w:p w14:paraId="62C72AEC" w14:textId="77777777" w:rsidR="00686808" w:rsidRPr="00EC76D5" w:rsidRDefault="00686808" w:rsidP="00686808">
      <w:pPr>
        <w:pStyle w:val="Code"/>
      </w:pPr>
      <w:r w:rsidRPr="00EC76D5">
        <w:t xml:space="preserve">    switch (operator) {</w:t>
      </w:r>
    </w:p>
    <w:p w14:paraId="0DC67F6C" w14:textId="77777777" w:rsidR="00686808" w:rsidRPr="00EC76D5" w:rsidRDefault="00686808" w:rsidP="00686808">
      <w:pPr>
        <w:pStyle w:val="Code"/>
      </w:pPr>
      <w:r w:rsidRPr="00EC76D5">
        <w:t xml:space="preserve">      case PostfixIncrement:</w:t>
      </w:r>
    </w:p>
    <w:p w14:paraId="131303FD" w14:textId="77777777" w:rsidR="00686808" w:rsidRPr="00EC76D5" w:rsidRDefault="00686808" w:rsidP="00686808">
      <w:pPr>
        <w:pStyle w:val="Code"/>
      </w:pPr>
      <w:r w:rsidRPr="00EC76D5">
        <w:t xml:space="preserve">      case PostfixDecrement:</w:t>
      </w:r>
    </w:p>
    <w:p w14:paraId="5B8CCBC3" w14:textId="77777777" w:rsidR="00686808" w:rsidRPr="00EC76D5" w:rsidRDefault="00686808" w:rsidP="00686808">
      <w:pPr>
        <w:pStyle w:val="Code"/>
      </w:pPr>
      <w:r w:rsidRPr="00EC76D5">
        <w:t xml:space="preserve">      case EqualZero:</w:t>
      </w:r>
    </w:p>
    <w:p w14:paraId="4371E34A" w14:textId="77777777" w:rsidR="00686808" w:rsidRPr="00EC76D5" w:rsidRDefault="00686808" w:rsidP="00686808">
      <w:pPr>
        <w:pStyle w:val="Code"/>
      </w:pPr>
      <w:r w:rsidRPr="00EC76D5">
        <w:t xml:space="preserve">        return true;</w:t>
      </w:r>
    </w:p>
    <w:p w14:paraId="0329537F" w14:textId="77777777" w:rsidR="00686808" w:rsidRPr="00EC76D5" w:rsidRDefault="00686808" w:rsidP="00686808">
      <w:pPr>
        <w:pStyle w:val="Code"/>
      </w:pPr>
      <w:r w:rsidRPr="00EC76D5">
        <w:t xml:space="preserve">        </w:t>
      </w:r>
    </w:p>
    <w:p w14:paraId="6374D8CC" w14:textId="77777777" w:rsidR="00686808" w:rsidRPr="00EC76D5" w:rsidRDefault="00686808" w:rsidP="00686808">
      <w:pPr>
        <w:pStyle w:val="Code"/>
      </w:pPr>
      <w:r w:rsidRPr="00EC76D5">
        <w:t xml:space="preserve">      default:</w:t>
      </w:r>
    </w:p>
    <w:p w14:paraId="14ADE3A7" w14:textId="77777777" w:rsidR="00686808" w:rsidRPr="00EC76D5" w:rsidRDefault="00686808" w:rsidP="00686808">
      <w:pPr>
        <w:pStyle w:val="Code"/>
      </w:pPr>
      <w:r w:rsidRPr="00EC76D5">
        <w:t xml:space="preserve">        return false;</w:t>
      </w:r>
    </w:p>
    <w:p w14:paraId="6E034A78" w14:textId="77777777" w:rsidR="00686808" w:rsidRPr="00EC76D5" w:rsidRDefault="00686808" w:rsidP="00686808">
      <w:pPr>
        <w:pStyle w:val="Code"/>
      </w:pPr>
      <w:r w:rsidRPr="00EC76D5">
        <w:t xml:space="preserve">    }</w:t>
      </w:r>
    </w:p>
    <w:p w14:paraId="0F4CBE68" w14:textId="77777777" w:rsidR="00686808" w:rsidRPr="00EC76D5" w:rsidRDefault="00686808" w:rsidP="00686808">
      <w:pPr>
        <w:pStyle w:val="Code"/>
      </w:pPr>
      <w:r w:rsidRPr="00EC76D5">
        <w:t xml:space="preserve">  }</w:t>
      </w:r>
    </w:p>
    <w:p w14:paraId="0E3142F9" w14:textId="77777777" w:rsidR="00686808" w:rsidRPr="00EC76D5" w:rsidRDefault="00686808" w:rsidP="00686808">
      <w:pPr>
        <w:pStyle w:val="Code"/>
      </w:pPr>
    </w:p>
    <w:p w14:paraId="12E2FDDC" w14:textId="77777777" w:rsidR="00686808" w:rsidRPr="00EC76D5" w:rsidRDefault="00686808" w:rsidP="00686808">
      <w:pPr>
        <w:pStyle w:val="Code"/>
      </w:pPr>
      <w:r w:rsidRPr="00EC76D5">
        <w:t xml:space="preserve">  public boolean isShift() {</w:t>
      </w:r>
    </w:p>
    <w:p w14:paraId="2931ABA1" w14:textId="77777777" w:rsidR="00686808" w:rsidRPr="00EC76D5" w:rsidRDefault="00686808" w:rsidP="00686808">
      <w:pPr>
        <w:pStyle w:val="Code"/>
      </w:pPr>
      <w:r w:rsidRPr="00EC76D5">
        <w:t xml:space="preserve">    return isShift(m_middleOperator);</w:t>
      </w:r>
    </w:p>
    <w:p w14:paraId="7191F6A2" w14:textId="77777777" w:rsidR="00686808" w:rsidRPr="00EC76D5" w:rsidRDefault="00686808" w:rsidP="00686808">
      <w:pPr>
        <w:pStyle w:val="Code"/>
      </w:pPr>
      <w:r w:rsidRPr="00EC76D5">
        <w:t xml:space="preserve">  }</w:t>
      </w:r>
    </w:p>
    <w:p w14:paraId="07AF9912" w14:textId="77777777" w:rsidR="00686808" w:rsidRPr="00EC76D5" w:rsidRDefault="00686808" w:rsidP="00686808">
      <w:pPr>
        <w:pStyle w:val="Code"/>
      </w:pPr>
      <w:r w:rsidRPr="00EC76D5">
        <w:t xml:space="preserve">  </w:t>
      </w:r>
    </w:p>
    <w:p w14:paraId="768FF086" w14:textId="77777777" w:rsidR="00686808" w:rsidRPr="00EC76D5" w:rsidRDefault="00686808" w:rsidP="00686808">
      <w:pPr>
        <w:pStyle w:val="Code"/>
      </w:pPr>
      <w:r w:rsidRPr="00EC76D5">
        <w:t xml:space="preserve">  public static boolean isShift(MiddleOperator operator) {</w:t>
      </w:r>
    </w:p>
    <w:p w14:paraId="0B0B2C3C" w14:textId="77777777" w:rsidR="00686808" w:rsidRPr="00EC76D5" w:rsidRDefault="00686808" w:rsidP="00686808">
      <w:pPr>
        <w:pStyle w:val="Code"/>
      </w:pPr>
      <w:r w:rsidRPr="00EC76D5">
        <w:t xml:space="preserve">    switch (operator) {</w:t>
      </w:r>
    </w:p>
    <w:p w14:paraId="46ACAE79" w14:textId="77777777" w:rsidR="00686808" w:rsidRPr="00EC76D5" w:rsidRDefault="00686808" w:rsidP="00686808">
      <w:pPr>
        <w:pStyle w:val="Code"/>
      </w:pPr>
      <w:r w:rsidRPr="00EC76D5">
        <w:t xml:space="preserve">      case LeftShift:</w:t>
      </w:r>
    </w:p>
    <w:p w14:paraId="69AE2608" w14:textId="77777777" w:rsidR="00686808" w:rsidRPr="00EC76D5" w:rsidRDefault="00686808" w:rsidP="00686808">
      <w:pPr>
        <w:pStyle w:val="Code"/>
      </w:pPr>
      <w:r w:rsidRPr="00EC76D5">
        <w:t xml:space="preserve">      case RightShift:</w:t>
      </w:r>
    </w:p>
    <w:p w14:paraId="58F5E516" w14:textId="77777777" w:rsidR="00686808" w:rsidRPr="00EC76D5" w:rsidRDefault="00686808" w:rsidP="00686808">
      <w:pPr>
        <w:pStyle w:val="Code"/>
      </w:pPr>
      <w:r w:rsidRPr="00EC76D5">
        <w:t xml:space="preserve">        return true;</w:t>
      </w:r>
    </w:p>
    <w:p w14:paraId="6C625136" w14:textId="77777777" w:rsidR="00686808" w:rsidRPr="00EC76D5" w:rsidRDefault="00686808" w:rsidP="00686808">
      <w:pPr>
        <w:pStyle w:val="Code"/>
      </w:pPr>
      <w:r w:rsidRPr="00EC76D5">
        <w:t xml:space="preserve">        </w:t>
      </w:r>
    </w:p>
    <w:p w14:paraId="12D264C1" w14:textId="77777777" w:rsidR="00686808" w:rsidRPr="00EC76D5" w:rsidRDefault="00686808" w:rsidP="00686808">
      <w:pPr>
        <w:pStyle w:val="Code"/>
      </w:pPr>
      <w:r w:rsidRPr="00EC76D5">
        <w:t xml:space="preserve">      default:</w:t>
      </w:r>
    </w:p>
    <w:p w14:paraId="2C6FF564" w14:textId="77777777" w:rsidR="00686808" w:rsidRPr="00EC76D5" w:rsidRDefault="00686808" w:rsidP="00686808">
      <w:pPr>
        <w:pStyle w:val="Code"/>
      </w:pPr>
      <w:r w:rsidRPr="00EC76D5">
        <w:t xml:space="preserve">        return false;</w:t>
      </w:r>
    </w:p>
    <w:p w14:paraId="5E25B66C" w14:textId="77777777" w:rsidR="00686808" w:rsidRPr="00EC76D5" w:rsidRDefault="00686808" w:rsidP="00686808">
      <w:pPr>
        <w:pStyle w:val="Code"/>
      </w:pPr>
      <w:r w:rsidRPr="00EC76D5">
        <w:t xml:space="preserve">    }</w:t>
      </w:r>
    </w:p>
    <w:p w14:paraId="67D436CE" w14:textId="77777777" w:rsidR="00686808" w:rsidRPr="00EC76D5" w:rsidRDefault="00686808" w:rsidP="00686808">
      <w:pPr>
        <w:pStyle w:val="Code"/>
      </w:pPr>
      <w:r w:rsidRPr="00EC76D5">
        <w:t xml:space="preserve">  }</w:t>
      </w:r>
    </w:p>
    <w:p w14:paraId="53477A6A" w14:textId="77777777" w:rsidR="00686808" w:rsidRPr="00EC76D5" w:rsidRDefault="00686808" w:rsidP="00686808">
      <w:pPr>
        <w:pStyle w:val="Code"/>
      </w:pPr>
    </w:p>
    <w:p w14:paraId="78301ED4" w14:textId="77777777" w:rsidR="00686808" w:rsidRPr="00EC76D5" w:rsidRDefault="00686808" w:rsidP="00686808">
      <w:pPr>
        <w:pStyle w:val="Code"/>
      </w:pPr>
      <w:r w:rsidRPr="00EC76D5">
        <w:t xml:space="preserve">  public static boolean isCommutative(MiddleOperator operator) {</w:t>
      </w:r>
    </w:p>
    <w:p w14:paraId="691BA18D" w14:textId="77777777" w:rsidR="00686808" w:rsidRPr="00EC76D5" w:rsidRDefault="00686808" w:rsidP="00686808">
      <w:pPr>
        <w:pStyle w:val="Code"/>
      </w:pPr>
      <w:r w:rsidRPr="00EC76D5">
        <w:t xml:space="preserve">    switch (operator) {</w:t>
      </w:r>
    </w:p>
    <w:p w14:paraId="641185D9" w14:textId="77777777" w:rsidR="00686808" w:rsidRPr="00EC76D5" w:rsidRDefault="00686808" w:rsidP="00686808">
      <w:pPr>
        <w:pStyle w:val="Code"/>
      </w:pPr>
      <w:r w:rsidRPr="00EC76D5">
        <w:t xml:space="preserve">      case BinaryAdd:</w:t>
      </w:r>
    </w:p>
    <w:p w14:paraId="0F48B7B1" w14:textId="77777777" w:rsidR="00686808" w:rsidRPr="00EC76D5" w:rsidRDefault="00686808" w:rsidP="00686808">
      <w:pPr>
        <w:pStyle w:val="Code"/>
      </w:pPr>
      <w:r w:rsidRPr="00EC76D5">
        <w:t xml:space="preserve">      case Multiply:</w:t>
      </w:r>
    </w:p>
    <w:p w14:paraId="73BBBD51" w14:textId="4F723CA3" w:rsidR="00686808" w:rsidRPr="00EC76D5" w:rsidRDefault="00686808" w:rsidP="00686808">
      <w:pPr>
        <w:pStyle w:val="Code"/>
      </w:pPr>
      <w:r w:rsidRPr="00EC76D5">
        <w:t xml:space="preserve">      case Bitwise</w:t>
      </w:r>
      <w:r w:rsidR="00414C74">
        <w:t>Or</w:t>
      </w:r>
      <w:r w:rsidRPr="00EC76D5">
        <w:t>:</w:t>
      </w:r>
    </w:p>
    <w:p w14:paraId="045AB93A" w14:textId="77777777" w:rsidR="00686808" w:rsidRPr="00EC76D5" w:rsidRDefault="00686808" w:rsidP="00686808">
      <w:pPr>
        <w:pStyle w:val="Code"/>
      </w:pPr>
      <w:r w:rsidRPr="00EC76D5">
        <w:t xml:space="preserve">      case BitwiseXOr:</w:t>
      </w:r>
    </w:p>
    <w:p w14:paraId="27808FA8" w14:textId="77777777" w:rsidR="00686808" w:rsidRPr="00EC76D5" w:rsidRDefault="00686808" w:rsidP="00686808">
      <w:pPr>
        <w:pStyle w:val="Code"/>
      </w:pPr>
      <w:r w:rsidRPr="00EC76D5">
        <w:t xml:space="preserve">      case BitwiseAnd:</w:t>
      </w:r>
    </w:p>
    <w:p w14:paraId="0A13F29B" w14:textId="77777777" w:rsidR="00686808" w:rsidRPr="00EC76D5" w:rsidRDefault="00686808" w:rsidP="00686808">
      <w:pPr>
        <w:pStyle w:val="Code"/>
      </w:pPr>
      <w:r w:rsidRPr="00EC76D5">
        <w:t xml:space="preserve">        return true;</w:t>
      </w:r>
    </w:p>
    <w:p w14:paraId="3A4EDE3B" w14:textId="77777777" w:rsidR="00686808" w:rsidRPr="00EC76D5" w:rsidRDefault="00686808" w:rsidP="00686808">
      <w:pPr>
        <w:pStyle w:val="Code"/>
      </w:pPr>
      <w:r w:rsidRPr="00EC76D5">
        <w:t xml:space="preserve">        </w:t>
      </w:r>
    </w:p>
    <w:p w14:paraId="7EB04091" w14:textId="77777777" w:rsidR="00686808" w:rsidRPr="00EC76D5" w:rsidRDefault="00686808" w:rsidP="00686808">
      <w:pPr>
        <w:pStyle w:val="Code"/>
      </w:pPr>
      <w:r w:rsidRPr="00EC76D5">
        <w:t xml:space="preserve">      default:</w:t>
      </w:r>
    </w:p>
    <w:p w14:paraId="4AA9F149" w14:textId="77777777" w:rsidR="00686808" w:rsidRPr="00EC76D5" w:rsidRDefault="00686808" w:rsidP="00686808">
      <w:pPr>
        <w:pStyle w:val="Code"/>
      </w:pPr>
      <w:r w:rsidRPr="00EC76D5">
        <w:t xml:space="preserve">        return false;</w:t>
      </w:r>
    </w:p>
    <w:p w14:paraId="749A6C09" w14:textId="77777777" w:rsidR="00686808" w:rsidRPr="00EC76D5" w:rsidRDefault="00686808" w:rsidP="00686808">
      <w:pPr>
        <w:pStyle w:val="Code"/>
      </w:pPr>
      <w:r w:rsidRPr="00EC76D5">
        <w:t xml:space="preserve">    }</w:t>
      </w:r>
    </w:p>
    <w:p w14:paraId="632F9266" w14:textId="77777777" w:rsidR="00686808" w:rsidRPr="00EC76D5" w:rsidRDefault="00686808" w:rsidP="00686808">
      <w:pPr>
        <w:pStyle w:val="Code"/>
      </w:pPr>
      <w:r w:rsidRPr="00EC76D5">
        <w:t xml:space="preserve">  }</w:t>
      </w:r>
    </w:p>
    <w:p w14:paraId="33103A15" w14:textId="77777777" w:rsidR="00686808" w:rsidRPr="00EC76D5" w:rsidRDefault="00686808" w:rsidP="00686808">
      <w:pPr>
        <w:pStyle w:val="Code"/>
      </w:pPr>
      <w:r w:rsidRPr="00EC76D5">
        <w:t xml:space="preserve">  </w:t>
      </w:r>
    </w:p>
    <w:p w14:paraId="1091081B" w14:textId="77777777" w:rsidR="00686808" w:rsidRPr="00EC76D5" w:rsidRDefault="00686808" w:rsidP="00686808">
      <w:pPr>
        <w:pStyle w:val="Code"/>
      </w:pPr>
      <w:r w:rsidRPr="00EC76D5">
        <w:t xml:space="preserve">  public boolean isStrictlyBinary() {</w:t>
      </w:r>
    </w:p>
    <w:p w14:paraId="26F0AA6F" w14:textId="77777777" w:rsidR="00686808" w:rsidRPr="00EC76D5" w:rsidRDefault="00686808" w:rsidP="00686808">
      <w:pPr>
        <w:pStyle w:val="Code"/>
      </w:pPr>
      <w:r w:rsidRPr="00EC76D5">
        <w:t xml:space="preserve">    return isStrictlyBinary(m_middleOperator);</w:t>
      </w:r>
    </w:p>
    <w:p w14:paraId="79C727C2" w14:textId="77777777" w:rsidR="00686808" w:rsidRPr="00EC76D5" w:rsidRDefault="00686808" w:rsidP="00686808">
      <w:pPr>
        <w:pStyle w:val="Code"/>
      </w:pPr>
      <w:r w:rsidRPr="00EC76D5">
        <w:lastRenderedPageBreak/>
        <w:t xml:space="preserve">  }</w:t>
      </w:r>
    </w:p>
    <w:p w14:paraId="684D2999" w14:textId="77777777" w:rsidR="00686808" w:rsidRPr="00EC76D5" w:rsidRDefault="00686808" w:rsidP="00686808">
      <w:pPr>
        <w:pStyle w:val="Code"/>
      </w:pPr>
      <w:r w:rsidRPr="00EC76D5">
        <w:t xml:space="preserve">  </w:t>
      </w:r>
    </w:p>
    <w:p w14:paraId="7341B09D" w14:textId="77777777" w:rsidR="00686808" w:rsidRPr="00EC76D5" w:rsidRDefault="00686808" w:rsidP="00686808">
      <w:pPr>
        <w:pStyle w:val="Code"/>
      </w:pPr>
      <w:r w:rsidRPr="00EC76D5">
        <w:t xml:space="preserve">  public static boolean isStrictlyBinary(MiddleOperator operator) {</w:t>
      </w:r>
    </w:p>
    <w:p w14:paraId="3A2175AA" w14:textId="77777777" w:rsidR="00686808" w:rsidRPr="00EC76D5" w:rsidRDefault="00686808" w:rsidP="00686808">
      <w:pPr>
        <w:pStyle w:val="Code"/>
      </w:pPr>
      <w:r w:rsidRPr="00EC76D5">
        <w:t xml:space="preserve">    switch (operator) {</w:t>
      </w:r>
    </w:p>
    <w:p w14:paraId="30ABD3B3" w14:textId="77777777" w:rsidR="00686808" w:rsidRPr="00EC76D5" w:rsidRDefault="00686808" w:rsidP="00686808">
      <w:pPr>
        <w:pStyle w:val="Code"/>
      </w:pPr>
      <w:r w:rsidRPr="00EC76D5">
        <w:t xml:space="preserve">      case BinaryAdd:</w:t>
      </w:r>
    </w:p>
    <w:p w14:paraId="4AE544CE" w14:textId="77777777" w:rsidR="00686808" w:rsidRPr="00EC76D5" w:rsidRDefault="00686808" w:rsidP="00686808">
      <w:pPr>
        <w:pStyle w:val="Code"/>
      </w:pPr>
      <w:r w:rsidRPr="00EC76D5">
        <w:t xml:space="preserve">      case BinarySubtract:</w:t>
      </w:r>
    </w:p>
    <w:p w14:paraId="588D7750" w14:textId="77777777" w:rsidR="00686808" w:rsidRPr="00EC76D5" w:rsidRDefault="00686808" w:rsidP="00686808">
      <w:pPr>
        <w:pStyle w:val="Code"/>
      </w:pPr>
      <w:r w:rsidRPr="00EC76D5">
        <w:t xml:space="preserve">      case Multiply:</w:t>
      </w:r>
    </w:p>
    <w:p w14:paraId="46272828" w14:textId="77777777" w:rsidR="00686808" w:rsidRPr="00EC76D5" w:rsidRDefault="00686808" w:rsidP="00686808">
      <w:pPr>
        <w:pStyle w:val="Code"/>
      </w:pPr>
      <w:r w:rsidRPr="00EC76D5">
        <w:t xml:space="preserve">      case Divide:</w:t>
      </w:r>
    </w:p>
    <w:p w14:paraId="673C562E" w14:textId="77777777" w:rsidR="00686808" w:rsidRPr="00EC76D5" w:rsidRDefault="00686808" w:rsidP="00686808">
      <w:pPr>
        <w:pStyle w:val="Code"/>
      </w:pPr>
      <w:r w:rsidRPr="00EC76D5">
        <w:t xml:space="preserve">      case Modulo:</w:t>
      </w:r>
    </w:p>
    <w:p w14:paraId="10C2FFC6" w14:textId="7C1DC660" w:rsidR="00686808" w:rsidRPr="00EC76D5" w:rsidRDefault="00686808" w:rsidP="00686808">
      <w:pPr>
        <w:pStyle w:val="Code"/>
      </w:pPr>
      <w:r w:rsidRPr="00EC76D5">
        <w:t xml:space="preserve">      case Bitwise</w:t>
      </w:r>
      <w:r w:rsidR="00414C74">
        <w:t>Or</w:t>
      </w:r>
      <w:r w:rsidRPr="00EC76D5">
        <w:t>:</w:t>
      </w:r>
    </w:p>
    <w:p w14:paraId="23DB1956" w14:textId="77777777" w:rsidR="00686808" w:rsidRPr="00EC76D5" w:rsidRDefault="00686808" w:rsidP="00686808">
      <w:pPr>
        <w:pStyle w:val="Code"/>
      </w:pPr>
      <w:r w:rsidRPr="00EC76D5">
        <w:t xml:space="preserve">      case BitwiseXOr:</w:t>
      </w:r>
    </w:p>
    <w:p w14:paraId="2767B9E2" w14:textId="77777777" w:rsidR="00686808" w:rsidRPr="00EC76D5" w:rsidRDefault="00686808" w:rsidP="00686808">
      <w:pPr>
        <w:pStyle w:val="Code"/>
      </w:pPr>
      <w:r w:rsidRPr="00EC76D5">
        <w:t xml:space="preserve">      case BitwiseAnd:</w:t>
      </w:r>
    </w:p>
    <w:p w14:paraId="5152CB13" w14:textId="77777777" w:rsidR="00686808" w:rsidRPr="00EC76D5" w:rsidRDefault="00686808" w:rsidP="00686808">
      <w:pPr>
        <w:pStyle w:val="Code"/>
      </w:pPr>
      <w:r w:rsidRPr="00EC76D5">
        <w:t xml:space="preserve">      case LeftShift:</w:t>
      </w:r>
    </w:p>
    <w:p w14:paraId="704565AD" w14:textId="77777777" w:rsidR="00686808" w:rsidRPr="00EC76D5" w:rsidRDefault="00686808" w:rsidP="00686808">
      <w:pPr>
        <w:pStyle w:val="Code"/>
      </w:pPr>
      <w:r w:rsidRPr="00EC76D5">
        <w:t xml:space="preserve">      case RightShift:</w:t>
      </w:r>
    </w:p>
    <w:p w14:paraId="315A8C85" w14:textId="77777777" w:rsidR="00686808" w:rsidRPr="00EC76D5" w:rsidRDefault="00686808" w:rsidP="00686808">
      <w:pPr>
        <w:pStyle w:val="Code"/>
      </w:pPr>
      <w:r w:rsidRPr="00EC76D5">
        <w:t xml:space="preserve">        return true;</w:t>
      </w:r>
    </w:p>
    <w:p w14:paraId="79CD88BA" w14:textId="77777777" w:rsidR="00686808" w:rsidRPr="00EC76D5" w:rsidRDefault="00686808" w:rsidP="00686808">
      <w:pPr>
        <w:pStyle w:val="Code"/>
      </w:pPr>
      <w:r w:rsidRPr="00EC76D5">
        <w:t xml:space="preserve">        </w:t>
      </w:r>
    </w:p>
    <w:p w14:paraId="5D035389" w14:textId="77777777" w:rsidR="00686808" w:rsidRPr="00EC76D5" w:rsidRDefault="00686808" w:rsidP="00686808">
      <w:pPr>
        <w:pStyle w:val="Code"/>
      </w:pPr>
      <w:r w:rsidRPr="00EC76D5">
        <w:t xml:space="preserve">      default:</w:t>
      </w:r>
    </w:p>
    <w:p w14:paraId="63A8944C" w14:textId="77777777" w:rsidR="00686808" w:rsidRPr="00EC76D5" w:rsidRDefault="00686808" w:rsidP="00686808">
      <w:pPr>
        <w:pStyle w:val="Code"/>
      </w:pPr>
      <w:r w:rsidRPr="00EC76D5">
        <w:t xml:space="preserve">        return false;</w:t>
      </w:r>
    </w:p>
    <w:p w14:paraId="554E062B" w14:textId="77777777" w:rsidR="00686808" w:rsidRPr="00EC76D5" w:rsidRDefault="00686808" w:rsidP="00686808">
      <w:pPr>
        <w:pStyle w:val="Code"/>
      </w:pPr>
      <w:r w:rsidRPr="00EC76D5">
        <w:t xml:space="preserve">    }</w:t>
      </w:r>
    </w:p>
    <w:p w14:paraId="2D4F824E" w14:textId="77777777" w:rsidR="00686808" w:rsidRPr="00EC76D5" w:rsidRDefault="00686808" w:rsidP="00686808">
      <w:pPr>
        <w:pStyle w:val="Code"/>
      </w:pPr>
      <w:r w:rsidRPr="00EC76D5">
        <w:t xml:space="preserve">  }</w:t>
      </w:r>
    </w:p>
    <w:p w14:paraId="5E46A647" w14:textId="77777777" w:rsidR="00686808" w:rsidRPr="00EC76D5" w:rsidRDefault="00686808" w:rsidP="00686808">
      <w:pPr>
        <w:pStyle w:val="Code"/>
      </w:pPr>
    </w:p>
    <w:p w14:paraId="5765D79F" w14:textId="77777777" w:rsidR="00686808" w:rsidRPr="00EC76D5" w:rsidRDefault="00686808" w:rsidP="00686808">
      <w:pPr>
        <w:pStyle w:val="Code"/>
      </w:pPr>
      <w:r w:rsidRPr="00EC76D5">
        <w:t xml:space="preserve">  public boolean isBinary() {</w:t>
      </w:r>
    </w:p>
    <w:p w14:paraId="790DC2D4" w14:textId="77777777" w:rsidR="00686808" w:rsidRPr="00EC76D5" w:rsidRDefault="00686808" w:rsidP="00686808">
      <w:pPr>
        <w:pStyle w:val="Code"/>
      </w:pPr>
      <w:r w:rsidRPr="00EC76D5">
        <w:t xml:space="preserve">    return isBinary(m_middleOperator);</w:t>
      </w:r>
    </w:p>
    <w:p w14:paraId="1FF83794" w14:textId="77777777" w:rsidR="00686808" w:rsidRPr="00EC76D5" w:rsidRDefault="00686808" w:rsidP="00686808">
      <w:pPr>
        <w:pStyle w:val="Code"/>
      </w:pPr>
      <w:r w:rsidRPr="00EC76D5">
        <w:t xml:space="preserve">  }</w:t>
      </w:r>
    </w:p>
    <w:p w14:paraId="1078E649" w14:textId="77777777" w:rsidR="00686808" w:rsidRPr="00EC76D5" w:rsidRDefault="00686808" w:rsidP="00686808">
      <w:pPr>
        <w:pStyle w:val="Code"/>
      </w:pPr>
      <w:r w:rsidRPr="00EC76D5">
        <w:t xml:space="preserve">  </w:t>
      </w:r>
    </w:p>
    <w:p w14:paraId="092736DF" w14:textId="77777777" w:rsidR="00686808" w:rsidRPr="00EC76D5" w:rsidRDefault="00686808" w:rsidP="00686808">
      <w:pPr>
        <w:pStyle w:val="Code"/>
      </w:pPr>
      <w:r w:rsidRPr="00EC76D5">
        <w:t xml:space="preserve">  public static boolean isBinary(MiddleOperator operator) {</w:t>
      </w:r>
    </w:p>
    <w:p w14:paraId="4070ACE7" w14:textId="77777777" w:rsidR="00686808" w:rsidRPr="00EC76D5" w:rsidRDefault="00686808" w:rsidP="00686808">
      <w:pPr>
        <w:pStyle w:val="Code"/>
      </w:pPr>
      <w:r w:rsidRPr="00EC76D5">
        <w:t xml:space="preserve">    switch (operator) {</w:t>
      </w:r>
    </w:p>
    <w:p w14:paraId="3DA5F3FB" w14:textId="77777777" w:rsidR="00686808" w:rsidRPr="00EC76D5" w:rsidRDefault="00686808" w:rsidP="00686808">
      <w:pPr>
        <w:pStyle w:val="Code"/>
      </w:pPr>
      <w:r w:rsidRPr="00EC76D5">
        <w:t xml:space="preserve">      case BinaryAdd:</w:t>
      </w:r>
    </w:p>
    <w:p w14:paraId="228DCAC3" w14:textId="77777777" w:rsidR="00686808" w:rsidRPr="00EC76D5" w:rsidRDefault="00686808" w:rsidP="00686808">
      <w:pPr>
        <w:pStyle w:val="Code"/>
      </w:pPr>
      <w:r w:rsidRPr="00EC76D5">
        <w:t xml:space="preserve">      case BinarySubtract:</w:t>
      </w:r>
    </w:p>
    <w:p w14:paraId="34A867DE" w14:textId="77777777" w:rsidR="00686808" w:rsidRPr="00EC76D5" w:rsidRDefault="00686808" w:rsidP="00686808">
      <w:pPr>
        <w:pStyle w:val="Code"/>
      </w:pPr>
      <w:r w:rsidRPr="00EC76D5">
        <w:t xml:space="preserve">      case Multiply:</w:t>
      </w:r>
    </w:p>
    <w:p w14:paraId="3BA57F00" w14:textId="77777777" w:rsidR="00686808" w:rsidRPr="00EC76D5" w:rsidRDefault="00686808" w:rsidP="00686808">
      <w:pPr>
        <w:pStyle w:val="Code"/>
      </w:pPr>
      <w:r w:rsidRPr="00EC76D5">
        <w:t xml:space="preserve">      case Divide:</w:t>
      </w:r>
    </w:p>
    <w:p w14:paraId="5705E430" w14:textId="77777777" w:rsidR="00686808" w:rsidRPr="00EC76D5" w:rsidRDefault="00686808" w:rsidP="00686808">
      <w:pPr>
        <w:pStyle w:val="Code"/>
      </w:pPr>
      <w:r w:rsidRPr="00EC76D5">
        <w:t xml:space="preserve">      case Modulo:</w:t>
      </w:r>
    </w:p>
    <w:p w14:paraId="180FE054" w14:textId="77777777" w:rsidR="00686808" w:rsidRPr="00EC76D5" w:rsidRDefault="00686808" w:rsidP="00686808">
      <w:pPr>
        <w:pStyle w:val="Code"/>
      </w:pPr>
      <w:r w:rsidRPr="00EC76D5">
        <w:t xml:space="preserve">      case LogicalOr:</w:t>
      </w:r>
    </w:p>
    <w:p w14:paraId="341DB6A8" w14:textId="77777777" w:rsidR="00686808" w:rsidRPr="00EC76D5" w:rsidRDefault="00686808" w:rsidP="00686808">
      <w:pPr>
        <w:pStyle w:val="Code"/>
      </w:pPr>
      <w:r w:rsidRPr="00EC76D5">
        <w:t xml:space="preserve">      case LogicalAnd:</w:t>
      </w:r>
    </w:p>
    <w:p w14:paraId="72F51116" w14:textId="2A9CDC89" w:rsidR="00686808" w:rsidRPr="00EC76D5" w:rsidRDefault="00686808" w:rsidP="00686808">
      <w:pPr>
        <w:pStyle w:val="Code"/>
      </w:pPr>
      <w:r w:rsidRPr="00EC76D5">
        <w:t xml:space="preserve">      case Bitwise</w:t>
      </w:r>
      <w:r w:rsidR="00414C74">
        <w:t>Or</w:t>
      </w:r>
      <w:r w:rsidRPr="00EC76D5">
        <w:t>:</w:t>
      </w:r>
    </w:p>
    <w:p w14:paraId="3E9D72D3" w14:textId="77777777" w:rsidR="00686808" w:rsidRPr="00EC76D5" w:rsidRDefault="00686808" w:rsidP="00686808">
      <w:pPr>
        <w:pStyle w:val="Code"/>
      </w:pPr>
      <w:r w:rsidRPr="00EC76D5">
        <w:t xml:space="preserve">      case BitwiseXOr:</w:t>
      </w:r>
    </w:p>
    <w:p w14:paraId="394AEFFB" w14:textId="77777777" w:rsidR="00686808" w:rsidRPr="00EC76D5" w:rsidRDefault="00686808" w:rsidP="00686808">
      <w:pPr>
        <w:pStyle w:val="Code"/>
      </w:pPr>
      <w:r w:rsidRPr="00EC76D5">
        <w:t xml:space="preserve">      case BitwiseAnd:</w:t>
      </w:r>
    </w:p>
    <w:p w14:paraId="0AE5362C" w14:textId="77777777" w:rsidR="00686808" w:rsidRPr="00EC76D5" w:rsidRDefault="00686808" w:rsidP="00686808">
      <w:pPr>
        <w:pStyle w:val="Code"/>
      </w:pPr>
      <w:r w:rsidRPr="00EC76D5">
        <w:t xml:space="preserve">      case LeftShift:</w:t>
      </w:r>
    </w:p>
    <w:p w14:paraId="165BDC20" w14:textId="77777777" w:rsidR="00686808" w:rsidRPr="00EC76D5" w:rsidRDefault="00686808" w:rsidP="00686808">
      <w:pPr>
        <w:pStyle w:val="Code"/>
      </w:pPr>
      <w:r w:rsidRPr="00EC76D5">
        <w:t xml:space="preserve">      case RightShift:</w:t>
      </w:r>
    </w:p>
    <w:p w14:paraId="5D187C8F" w14:textId="77777777" w:rsidR="00686808" w:rsidRPr="00EC76D5" w:rsidRDefault="00686808" w:rsidP="00686808">
      <w:pPr>
        <w:pStyle w:val="Code"/>
      </w:pPr>
      <w:r w:rsidRPr="00EC76D5">
        <w:t xml:space="preserve">      case Equal:</w:t>
      </w:r>
    </w:p>
    <w:p w14:paraId="0F6F57FD" w14:textId="77777777" w:rsidR="00686808" w:rsidRPr="00EC76D5" w:rsidRDefault="00686808" w:rsidP="00686808">
      <w:pPr>
        <w:pStyle w:val="Code"/>
      </w:pPr>
      <w:r w:rsidRPr="00EC76D5">
        <w:t xml:space="preserve">      case NotEqual:</w:t>
      </w:r>
    </w:p>
    <w:p w14:paraId="3D8F36D0" w14:textId="77777777" w:rsidR="00686808" w:rsidRPr="00EC76D5" w:rsidRDefault="00686808" w:rsidP="00686808">
      <w:pPr>
        <w:pStyle w:val="Code"/>
      </w:pPr>
      <w:r w:rsidRPr="00EC76D5">
        <w:t xml:space="preserve">      case LessThan:</w:t>
      </w:r>
    </w:p>
    <w:p w14:paraId="3A36A25A" w14:textId="77777777" w:rsidR="00686808" w:rsidRPr="00EC76D5" w:rsidRDefault="00686808" w:rsidP="00686808">
      <w:pPr>
        <w:pStyle w:val="Code"/>
      </w:pPr>
      <w:r w:rsidRPr="00EC76D5">
        <w:t xml:space="preserve">      case LessThanEqual:</w:t>
      </w:r>
    </w:p>
    <w:p w14:paraId="5CFF39E6" w14:textId="77777777" w:rsidR="00686808" w:rsidRPr="00EC76D5" w:rsidRDefault="00686808" w:rsidP="00686808">
      <w:pPr>
        <w:pStyle w:val="Code"/>
      </w:pPr>
      <w:r w:rsidRPr="00EC76D5">
        <w:t xml:space="preserve">      case GreaterThan:</w:t>
      </w:r>
    </w:p>
    <w:p w14:paraId="465D1947" w14:textId="77777777" w:rsidR="00686808" w:rsidRPr="00EC76D5" w:rsidRDefault="00686808" w:rsidP="00686808">
      <w:pPr>
        <w:pStyle w:val="Code"/>
      </w:pPr>
      <w:r w:rsidRPr="00EC76D5">
        <w:t xml:space="preserve">      case GreaterThanEqual:</w:t>
      </w:r>
    </w:p>
    <w:p w14:paraId="7C9F81C5" w14:textId="77777777" w:rsidR="00686808" w:rsidRPr="00EC76D5" w:rsidRDefault="00686808" w:rsidP="00686808">
      <w:pPr>
        <w:pStyle w:val="Code"/>
      </w:pPr>
      <w:r w:rsidRPr="00EC76D5">
        <w:t xml:space="preserve">      case Index:</w:t>
      </w:r>
    </w:p>
    <w:p w14:paraId="0E425FA0" w14:textId="77777777" w:rsidR="00686808" w:rsidRPr="00EC76D5" w:rsidRDefault="00686808" w:rsidP="00686808">
      <w:pPr>
        <w:pStyle w:val="Code"/>
      </w:pPr>
      <w:r w:rsidRPr="00EC76D5">
        <w:t xml:space="preserve">      case Dot:</w:t>
      </w:r>
    </w:p>
    <w:p w14:paraId="235B36BF" w14:textId="77777777" w:rsidR="00686808" w:rsidRPr="00EC76D5" w:rsidRDefault="00686808" w:rsidP="00686808">
      <w:pPr>
        <w:pStyle w:val="Code"/>
      </w:pPr>
      <w:r w:rsidRPr="00EC76D5">
        <w:t xml:space="preserve">      case Arrow:</w:t>
      </w:r>
    </w:p>
    <w:p w14:paraId="7D500B02" w14:textId="77777777" w:rsidR="00686808" w:rsidRPr="00EC76D5" w:rsidRDefault="00686808" w:rsidP="00686808">
      <w:pPr>
        <w:pStyle w:val="Code"/>
      </w:pPr>
      <w:r w:rsidRPr="00EC76D5">
        <w:t xml:space="preserve">      case Comma:</w:t>
      </w:r>
    </w:p>
    <w:p w14:paraId="02C352D4" w14:textId="77777777" w:rsidR="00686808" w:rsidRPr="00EC76D5" w:rsidRDefault="00686808" w:rsidP="00686808">
      <w:pPr>
        <w:pStyle w:val="Code"/>
      </w:pPr>
      <w:r w:rsidRPr="00EC76D5">
        <w:t xml:space="preserve">      case Sequence:</w:t>
      </w:r>
    </w:p>
    <w:p w14:paraId="1A4D2F50" w14:textId="77777777" w:rsidR="00686808" w:rsidRPr="00EC76D5" w:rsidRDefault="00686808" w:rsidP="00686808">
      <w:pPr>
        <w:pStyle w:val="Code"/>
      </w:pPr>
      <w:r w:rsidRPr="00EC76D5">
        <w:t xml:space="preserve">        return true;</w:t>
      </w:r>
    </w:p>
    <w:p w14:paraId="1E1CCE8F" w14:textId="77777777" w:rsidR="00686808" w:rsidRPr="00EC76D5" w:rsidRDefault="00686808" w:rsidP="00686808">
      <w:pPr>
        <w:pStyle w:val="Code"/>
      </w:pPr>
      <w:r w:rsidRPr="00EC76D5">
        <w:t xml:space="preserve">        </w:t>
      </w:r>
    </w:p>
    <w:p w14:paraId="522CFACC" w14:textId="77777777" w:rsidR="00686808" w:rsidRPr="00EC76D5" w:rsidRDefault="00686808" w:rsidP="00686808">
      <w:pPr>
        <w:pStyle w:val="Code"/>
      </w:pPr>
      <w:r w:rsidRPr="00EC76D5">
        <w:t xml:space="preserve">      default:</w:t>
      </w:r>
    </w:p>
    <w:p w14:paraId="229E3C74" w14:textId="77777777" w:rsidR="00686808" w:rsidRPr="00EC76D5" w:rsidRDefault="00686808" w:rsidP="00686808">
      <w:pPr>
        <w:pStyle w:val="Code"/>
      </w:pPr>
      <w:r w:rsidRPr="00EC76D5">
        <w:t xml:space="preserve">        return false;</w:t>
      </w:r>
    </w:p>
    <w:p w14:paraId="2B81E78A" w14:textId="77777777" w:rsidR="00686808" w:rsidRPr="00EC76D5" w:rsidRDefault="00686808" w:rsidP="00686808">
      <w:pPr>
        <w:pStyle w:val="Code"/>
      </w:pPr>
      <w:r w:rsidRPr="00EC76D5">
        <w:t xml:space="preserve">    }</w:t>
      </w:r>
    </w:p>
    <w:p w14:paraId="319C51DB" w14:textId="77777777" w:rsidR="00686808" w:rsidRPr="00EC76D5" w:rsidRDefault="00686808" w:rsidP="00686808">
      <w:pPr>
        <w:pStyle w:val="Code"/>
      </w:pPr>
      <w:r w:rsidRPr="00EC76D5">
        <w:t xml:space="preserve">  }</w:t>
      </w:r>
    </w:p>
    <w:p w14:paraId="54FD054A" w14:textId="77777777" w:rsidR="00686808" w:rsidRPr="00EC76D5" w:rsidRDefault="00686808" w:rsidP="00686808">
      <w:pPr>
        <w:pStyle w:val="Code"/>
      </w:pPr>
    </w:p>
    <w:p w14:paraId="09C0D3B5" w14:textId="77777777" w:rsidR="00686808" w:rsidRPr="00EC76D5" w:rsidRDefault="00686808" w:rsidP="00686808">
      <w:pPr>
        <w:pStyle w:val="Code"/>
      </w:pPr>
      <w:r w:rsidRPr="00EC76D5">
        <w:lastRenderedPageBreak/>
        <w:t xml:space="preserve">  public boolean isRelationOrGoto() {</w:t>
      </w:r>
    </w:p>
    <w:p w14:paraId="458688D7" w14:textId="77777777" w:rsidR="00686808" w:rsidRPr="00EC76D5" w:rsidRDefault="00686808" w:rsidP="00686808">
      <w:pPr>
        <w:pStyle w:val="Code"/>
      </w:pPr>
      <w:r w:rsidRPr="00EC76D5">
        <w:t xml:space="preserve">    return isGoto() || isRelation();</w:t>
      </w:r>
    </w:p>
    <w:p w14:paraId="67AC0A35" w14:textId="553C81E3" w:rsidR="00686808" w:rsidRPr="00EC76D5" w:rsidRDefault="00686808" w:rsidP="00686808">
      <w:pPr>
        <w:pStyle w:val="Code"/>
      </w:pPr>
      <w:r w:rsidRPr="00EC76D5">
        <w:t xml:space="preserve">  }</w:t>
      </w:r>
    </w:p>
    <w:p w14:paraId="09ABD871" w14:textId="1C7F03A5" w:rsidR="00FA2EEF" w:rsidRPr="00EC76D5" w:rsidRDefault="00FA2EEF" w:rsidP="00FA2EEF">
      <w:r w:rsidRPr="00EC76D5">
        <w:rPr>
          <w:rStyle w:val="CodeInText"/>
        </w:rPr>
        <w:t>InverseMap</w:t>
      </w:r>
      <w:r w:rsidRPr="00EC76D5">
        <w:t xml:space="preserve"> holds the inverses of the equality and relation operators and is used when optimizing conditional jump instructions in </w:t>
      </w:r>
      <w:r w:rsidRPr="00EC76D5">
        <w:rPr>
          <w:rStyle w:val="CodeInText"/>
        </w:rPr>
        <w:t>MiddleCodeOptimizer</w:t>
      </w:r>
      <w:r w:rsidRPr="00EC76D5">
        <w:t>.</w:t>
      </w:r>
    </w:p>
    <w:p w14:paraId="54B7BFE8" w14:textId="77777777" w:rsidR="008B4C1A" w:rsidRPr="00EC76D5" w:rsidRDefault="008B4C1A" w:rsidP="008B4C1A">
      <w:pPr>
        <w:pStyle w:val="Code"/>
      </w:pPr>
      <w:r w:rsidRPr="00EC76D5">
        <w:t xml:space="preserve">  public static final Map&lt;MiddleOperator,MiddleOperator&gt; InverseMap =</w:t>
      </w:r>
    </w:p>
    <w:p w14:paraId="2849FB0E" w14:textId="77777777" w:rsidR="008B4C1A" w:rsidRPr="00EC76D5" w:rsidRDefault="008B4C1A" w:rsidP="008B4C1A">
      <w:pPr>
        <w:pStyle w:val="Code"/>
      </w:pPr>
      <w:r w:rsidRPr="00EC76D5">
        <w:t xml:space="preserve">                                                         new ListMap&lt;&gt;();</w:t>
      </w:r>
    </w:p>
    <w:p w14:paraId="3930FE69" w14:textId="77777777" w:rsidR="008B4C1A" w:rsidRPr="00EC76D5" w:rsidRDefault="008B4C1A" w:rsidP="008B4C1A">
      <w:pPr>
        <w:pStyle w:val="Code"/>
      </w:pPr>
    </w:p>
    <w:p w14:paraId="279CD012" w14:textId="77777777" w:rsidR="008B4C1A" w:rsidRPr="00EC76D5" w:rsidRDefault="008B4C1A" w:rsidP="008B4C1A">
      <w:pPr>
        <w:pStyle w:val="Code"/>
      </w:pPr>
      <w:r w:rsidRPr="00EC76D5">
        <w:t xml:space="preserve">  static {</w:t>
      </w:r>
    </w:p>
    <w:p w14:paraId="45E718C8" w14:textId="77777777" w:rsidR="008B4C1A" w:rsidRPr="00EC76D5" w:rsidRDefault="008B4C1A" w:rsidP="008B4C1A">
      <w:pPr>
        <w:pStyle w:val="Code"/>
      </w:pPr>
      <w:r w:rsidRPr="00EC76D5">
        <w:t xml:space="preserve">    InverseMap.put(MiddleOperator.Equal, MiddleOperator.NotEqual);</w:t>
      </w:r>
    </w:p>
    <w:p w14:paraId="4DAE8D1E" w14:textId="77777777" w:rsidR="008B4C1A" w:rsidRPr="00EC76D5" w:rsidRDefault="008B4C1A" w:rsidP="008B4C1A">
      <w:pPr>
        <w:pStyle w:val="Code"/>
      </w:pPr>
      <w:r w:rsidRPr="00EC76D5">
        <w:t xml:space="preserve">    InverseMap.put(MiddleOperator.NotEqual, MiddleOperator.Equal);</w:t>
      </w:r>
    </w:p>
    <w:p w14:paraId="3C689748" w14:textId="77777777" w:rsidR="008B4C1A" w:rsidRPr="00EC76D5" w:rsidRDefault="008B4C1A" w:rsidP="008B4C1A">
      <w:pPr>
        <w:pStyle w:val="Code"/>
      </w:pPr>
      <w:r w:rsidRPr="00EC76D5">
        <w:t xml:space="preserve">    InverseMap.put(MiddleOperator.LessThan, MiddleOperator.GreaterThanEqual);</w:t>
      </w:r>
    </w:p>
    <w:p w14:paraId="138087C4" w14:textId="77777777" w:rsidR="008B4C1A" w:rsidRPr="00EC76D5" w:rsidRDefault="008B4C1A" w:rsidP="008B4C1A">
      <w:pPr>
        <w:pStyle w:val="Code"/>
      </w:pPr>
      <w:r w:rsidRPr="00EC76D5">
        <w:t xml:space="preserve">    InverseMap.put(MiddleOperator.LessThanEqual, MiddleOperator.GreaterThan);</w:t>
      </w:r>
    </w:p>
    <w:p w14:paraId="44E51F2D" w14:textId="77777777" w:rsidR="008B4C1A" w:rsidRPr="00EC76D5" w:rsidRDefault="008B4C1A" w:rsidP="008B4C1A">
      <w:pPr>
        <w:pStyle w:val="Code"/>
      </w:pPr>
      <w:r w:rsidRPr="00EC76D5">
        <w:t xml:space="preserve">    InverseMap.put(MiddleOperator.GreaterThan, MiddleOperator.LessThanEqual);</w:t>
      </w:r>
    </w:p>
    <w:p w14:paraId="24E9EB4C" w14:textId="77777777" w:rsidR="008B4C1A" w:rsidRPr="00EC76D5" w:rsidRDefault="008B4C1A" w:rsidP="008B4C1A">
      <w:pPr>
        <w:pStyle w:val="Code"/>
      </w:pPr>
      <w:r w:rsidRPr="00EC76D5">
        <w:t xml:space="preserve">    InverseMap.put(MiddleOperator.GreaterThanEqual, MiddleOperator.LessThan);</w:t>
      </w:r>
    </w:p>
    <w:p w14:paraId="4FBB8F22" w14:textId="3CF4964E" w:rsidR="008B4C1A" w:rsidRPr="00EC76D5" w:rsidRDefault="008B4C1A" w:rsidP="008B4C1A">
      <w:pPr>
        <w:pStyle w:val="Code"/>
      </w:pPr>
      <w:r w:rsidRPr="00EC76D5">
        <w:t xml:space="preserve">  }</w:t>
      </w:r>
    </w:p>
    <w:p w14:paraId="2AFC83C2" w14:textId="77777777" w:rsidR="00FA2EEF" w:rsidRPr="00EC76D5" w:rsidRDefault="00FA2EEF" w:rsidP="00FA2EEF">
      <w:r w:rsidRPr="00EC76D5">
        <w:t xml:space="preserve">The </w:t>
      </w:r>
      <w:r w:rsidRPr="00EC76D5">
        <w:rPr>
          <w:rStyle w:val="CodeInText"/>
        </w:rPr>
        <w:t>toString</w:t>
      </w:r>
      <w:r w:rsidRPr="00EC76D5">
        <w:t xml:space="preserve"> method is not strictly necessary; nevertheless, it called when generating the assembler code and added as comments.</w:t>
      </w:r>
    </w:p>
    <w:p w14:paraId="20FAB42A" w14:textId="77777777" w:rsidR="008B4C1A" w:rsidRPr="00EC76D5" w:rsidRDefault="008B4C1A" w:rsidP="008B4C1A">
      <w:pPr>
        <w:pStyle w:val="Code"/>
      </w:pPr>
    </w:p>
    <w:p w14:paraId="4CDE7ADC" w14:textId="77777777" w:rsidR="008B4C1A" w:rsidRPr="00EC76D5" w:rsidRDefault="008B4C1A" w:rsidP="008B4C1A">
      <w:pPr>
        <w:pStyle w:val="Code"/>
      </w:pPr>
      <w:r w:rsidRPr="00EC76D5">
        <w:t xml:space="preserve">  public String toString() {</w:t>
      </w:r>
    </w:p>
    <w:p w14:paraId="0E1C2E54" w14:textId="77777777" w:rsidR="008B4C1A" w:rsidRPr="00EC76D5" w:rsidRDefault="008B4C1A" w:rsidP="008B4C1A">
      <w:pPr>
        <w:pStyle w:val="Code"/>
      </w:pPr>
      <w:r w:rsidRPr="00EC76D5">
        <w:t xml:space="preserve">    StringBuilder buffer = new StringBuilder();</w:t>
      </w:r>
    </w:p>
    <w:p w14:paraId="6A2A0F46" w14:textId="77777777" w:rsidR="008B4C1A" w:rsidRPr="00EC76D5" w:rsidRDefault="008B4C1A" w:rsidP="008B4C1A">
      <w:pPr>
        <w:pStyle w:val="Code"/>
      </w:pPr>
      <w:r w:rsidRPr="00EC76D5">
        <w:t xml:space="preserve">    </w:t>
      </w:r>
    </w:p>
    <w:p w14:paraId="6A98EA8F" w14:textId="77777777" w:rsidR="008B4C1A" w:rsidRPr="00EC76D5" w:rsidRDefault="008B4C1A" w:rsidP="008B4C1A">
      <w:pPr>
        <w:pStyle w:val="Code"/>
      </w:pPr>
      <w:r w:rsidRPr="00EC76D5">
        <w:t xml:space="preserve">    Object operand1 = m_operand1,</w:t>
      </w:r>
    </w:p>
    <w:p w14:paraId="076B7301" w14:textId="77777777" w:rsidR="008B4C1A" w:rsidRPr="00EC76D5" w:rsidRDefault="008B4C1A" w:rsidP="008B4C1A">
      <w:pPr>
        <w:pStyle w:val="Code"/>
      </w:pPr>
      <w:r w:rsidRPr="00EC76D5">
        <w:t xml:space="preserve">           operand2 = m_operand2,</w:t>
      </w:r>
    </w:p>
    <w:p w14:paraId="402794ED" w14:textId="77777777" w:rsidR="008B4C1A" w:rsidRPr="00EC76D5" w:rsidRDefault="008B4C1A" w:rsidP="008B4C1A">
      <w:pPr>
        <w:pStyle w:val="Code"/>
      </w:pPr>
      <w:r w:rsidRPr="00EC76D5">
        <w:t xml:space="preserve">           operand3 = m_operand3;</w:t>
      </w:r>
    </w:p>
    <w:p w14:paraId="49891E57" w14:textId="77777777" w:rsidR="008B4C1A" w:rsidRPr="00EC76D5" w:rsidRDefault="008B4C1A" w:rsidP="008B4C1A">
      <w:pPr>
        <w:pStyle w:val="Code"/>
      </w:pPr>
      <w:r w:rsidRPr="00EC76D5">
        <w:t xml:space="preserve">           </w:t>
      </w:r>
    </w:p>
    <w:p w14:paraId="2C5DCC12" w14:textId="77777777" w:rsidR="008B4C1A" w:rsidRPr="00EC76D5" w:rsidRDefault="008B4C1A" w:rsidP="008B4C1A">
      <w:pPr>
        <w:pStyle w:val="Code"/>
      </w:pPr>
      <w:r w:rsidRPr="00EC76D5">
        <w:t xml:space="preserve">    Symbol symbol1 = (operand1 instanceof Symbol) ? ((Symbol) operand1) : null,</w:t>
      </w:r>
    </w:p>
    <w:p w14:paraId="256A8790" w14:textId="77777777" w:rsidR="008B4C1A" w:rsidRPr="00EC76D5" w:rsidRDefault="008B4C1A" w:rsidP="008B4C1A">
      <w:pPr>
        <w:pStyle w:val="Code"/>
      </w:pPr>
      <w:r w:rsidRPr="00EC76D5">
        <w:t xml:space="preserve">           symbol2 = (operand2 instanceof Symbol) ? ((Symbol) operand2) : null,</w:t>
      </w:r>
    </w:p>
    <w:p w14:paraId="02DF5B8F" w14:textId="77777777" w:rsidR="008B4C1A" w:rsidRPr="00EC76D5" w:rsidRDefault="008B4C1A" w:rsidP="008B4C1A">
      <w:pPr>
        <w:pStyle w:val="Code"/>
      </w:pPr>
      <w:r w:rsidRPr="00EC76D5">
        <w:t xml:space="preserve">           symbol3 = (operand3 instanceof Symbol) ? ((Symbol) operand3) : null;         </w:t>
      </w:r>
    </w:p>
    <w:p w14:paraId="4DC831EC" w14:textId="77777777" w:rsidR="008B4C1A" w:rsidRPr="00EC76D5" w:rsidRDefault="008B4C1A" w:rsidP="008B4C1A">
      <w:pPr>
        <w:pStyle w:val="Code"/>
      </w:pPr>
      <w:r w:rsidRPr="00EC76D5">
        <w:t xml:space="preserve">    </w:t>
      </w:r>
    </w:p>
    <w:p w14:paraId="143014B0" w14:textId="77777777" w:rsidR="008B4C1A" w:rsidRPr="00EC76D5" w:rsidRDefault="008B4C1A" w:rsidP="008B4C1A">
      <w:pPr>
        <w:pStyle w:val="Code"/>
      </w:pPr>
      <w:r w:rsidRPr="00EC76D5">
        <w:t xml:space="preserve">    switch (m_middleOperator) {</w:t>
      </w:r>
    </w:p>
    <w:p w14:paraId="13966846" w14:textId="77777777" w:rsidR="008B4C1A" w:rsidRPr="00EC76D5" w:rsidRDefault="008B4C1A" w:rsidP="008B4C1A">
      <w:pPr>
        <w:pStyle w:val="Code"/>
      </w:pPr>
      <w:r w:rsidRPr="00EC76D5">
        <w:t xml:space="preserve">      case Call:</w:t>
      </w:r>
    </w:p>
    <w:p w14:paraId="0C2B1216" w14:textId="77777777" w:rsidR="008B4C1A" w:rsidRPr="00EC76D5" w:rsidRDefault="008B4C1A" w:rsidP="008B4C1A">
      <w:pPr>
        <w:pStyle w:val="Code"/>
      </w:pPr>
      <w:r w:rsidRPr="00EC76D5">
        <w:t xml:space="preserve">        buffer.append("Call " + symbol1.getName() + ", extra info " + operand2);</w:t>
      </w:r>
    </w:p>
    <w:p w14:paraId="6B61827F" w14:textId="77777777" w:rsidR="008B4C1A" w:rsidRPr="00EC76D5" w:rsidRDefault="008B4C1A" w:rsidP="008B4C1A">
      <w:pPr>
        <w:pStyle w:val="Code"/>
      </w:pPr>
      <w:r w:rsidRPr="00EC76D5">
        <w:t xml:space="preserve">        break;</w:t>
      </w:r>
    </w:p>
    <w:p w14:paraId="16D83E4C" w14:textId="77777777" w:rsidR="008B4C1A" w:rsidRPr="00EC76D5" w:rsidRDefault="008B4C1A" w:rsidP="008B4C1A">
      <w:pPr>
        <w:pStyle w:val="Code"/>
      </w:pPr>
    </w:p>
    <w:p w14:paraId="00DA9C57" w14:textId="77777777" w:rsidR="008B4C1A" w:rsidRPr="00EC76D5" w:rsidRDefault="008B4C1A" w:rsidP="008B4C1A">
      <w:pPr>
        <w:pStyle w:val="Code"/>
      </w:pPr>
      <w:r w:rsidRPr="00EC76D5">
        <w:t xml:space="preserve">      case Parameter:</w:t>
      </w:r>
    </w:p>
    <w:p w14:paraId="5DAC67F5" w14:textId="77777777" w:rsidR="008B4C1A" w:rsidRPr="00EC76D5" w:rsidRDefault="008B4C1A" w:rsidP="008B4C1A">
      <w:pPr>
        <w:pStyle w:val="Code"/>
      </w:pPr>
      <w:r w:rsidRPr="00EC76D5">
        <w:t xml:space="preserve">        buffer.append("Parameter offset " + operand1 +</w:t>
      </w:r>
    </w:p>
    <w:p w14:paraId="3A1CFE3E" w14:textId="77777777" w:rsidR="008B4C1A" w:rsidRPr="00EC76D5" w:rsidRDefault="008B4C1A" w:rsidP="008B4C1A">
      <w:pPr>
        <w:pStyle w:val="Code"/>
      </w:pPr>
      <w:r w:rsidRPr="00EC76D5">
        <w:t xml:space="preserve">                      " to " + symbol2.getName());</w:t>
      </w:r>
    </w:p>
    <w:p w14:paraId="05526678" w14:textId="77777777" w:rsidR="008B4C1A" w:rsidRPr="00EC76D5" w:rsidRDefault="008B4C1A" w:rsidP="008B4C1A">
      <w:pPr>
        <w:pStyle w:val="Code"/>
      </w:pPr>
      <w:r w:rsidRPr="00EC76D5">
        <w:t xml:space="preserve">        break;</w:t>
      </w:r>
    </w:p>
    <w:p w14:paraId="4531CA2F" w14:textId="77777777" w:rsidR="008B4C1A" w:rsidRPr="00EC76D5" w:rsidRDefault="008B4C1A" w:rsidP="008B4C1A">
      <w:pPr>
        <w:pStyle w:val="Code"/>
      </w:pPr>
    </w:p>
    <w:p w14:paraId="22263695" w14:textId="77777777" w:rsidR="008B4C1A" w:rsidRPr="00EC76D5" w:rsidRDefault="008B4C1A" w:rsidP="008B4C1A">
      <w:pPr>
        <w:pStyle w:val="Code"/>
      </w:pPr>
      <w:r w:rsidRPr="00EC76D5">
        <w:t xml:space="preserve">      case IntegralToIntegral:</w:t>
      </w:r>
    </w:p>
    <w:p w14:paraId="2F08ACE0" w14:textId="77777777" w:rsidR="008B4C1A" w:rsidRPr="00EC76D5" w:rsidRDefault="008B4C1A" w:rsidP="008B4C1A">
      <w:pPr>
        <w:pStyle w:val="Code"/>
      </w:pPr>
      <w:r w:rsidRPr="00EC76D5">
        <w:t xml:space="preserve">        buffer.append("IntegralToIntegral " + symbol2.getName() + " = " +</w:t>
      </w:r>
    </w:p>
    <w:p w14:paraId="7ADCD06F" w14:textId="77777777" w:rsidR="008B4C1A" w:rsidRPr="00EC76D5" w:rsidRDefault="008B4C1A" w:rsidP="008B4C1A">
      <w:pPr>
        <w:pStyle w:val="Code"/>
      </w:pPr>
      <w:r w:rsidRPr="00EC76D5">
        <w:t xml:space="preserve">               symbol3.getName() + " (" + symbol3.getType().getSort().name() +</w:t>
      </w:r>
    </w:p>
    <w:p w14:paraId="043521F9" w14:textId="77777777" w:rsidR="008B4C1A" w:rsidRPr="00EC76D5" w:rsidRDefault="008B4C1A" w:rsidP="008B4C1A">
      <w:pPr>
        <w:pStyle w:val="Code"/>
      </w:pPr>
      <w:r w:rsidRPr="00EC76D5">
        <w:t xml:space="preserve">               " -&gt; " + symbol2.getType().getSort().name() + ")");</w:t>
      </w:r>
    </w:p>
    <w:p w14:paraId="0564F373" w14:textId="77777777" w:rsidR="008B4C1A" w:rsidRPr="00EC76D5" w:rsidRDefault="008B4C1A" w:rsidP="008B4C1A">
      <w:pPr>
        <w:pStyle w:val="Code"/>
      </w:pPr>
      <w:r w:rsidRPr="00EC76D5">
        <w:t xml:space="preserve">        break;</w:t>
      </w:r>
    </w:p>
    <w:p w14:paraId="0CDC39C7" w14:textId="77777777" w:rsidR="008B4C1A" w:rsidRPr="00EC76D5" w:rsidRDefault="008B4C1A" w:rsidP="008B4C1A">
      <w:pPr>
        <w:pStyle w:val="Code"/>
      </w:pPr>
    </w:p>
    <w:p w14:paraId="77A14734" w14:textId="77777777" w:rsidR="008B4C1A" w:rsidRPr="00EC76D5" w:rsidRDefault="008B4C1A" w:rsidP="008B4C1A">
      <w:pPr>
        <w:pStyle w:val="Code"/>
      </w:pPr>
      <w:r w:rsidRPr="00EC76D5">
        <w:t xml:space="preserve">      case FloatingToFloating:</w:t>
      </w:r>
    </w:p>
    <w:p w14:paraId="013593C6" w14:textId="77777777" w:rsidR="008B4C1A" w:rsidRPr="00EC76D5" w:rsidRDefault="008B4C1A" w:rsidP="008B4C1A">
      <w:pPr>
        <w:pStyle w:val="Code"/>
      </w:pPr>
      <w:r w:rsidRPr="00EC76D5">
        <w:t xml:space="preserve">        buffer.append("FloatingToFloating " + symbol2.getName() + " = " +</w:t>
      </w:r>
    </w:p>
    <w:p w14:paraId="7F72CC65" w14:textId="77777777" w:rsidR="008B4C1A" w:rsidRPr="00EC76D5" w:rsidRDefault="008B4C1A" w:rsidP="008B4C1A">
      <w:pPr>
        <w:pStyle w:val="Code"/>
      </w:pPr>
      <w:r w:rsidRPr="00EC76D5">
        <w:t xml:space="preserve">               symbol3.getName() + " (" + symbol3.getType().getSort().name() +</w:t>
      </w:r>
    </w:p>
    <w:p w14:paraId="72184B1B" w14:textId="77777777" w:rsidR="008B4C1A" w:rsidRPr="00EC76D5" w:rsidRDefault="008B4C1A" w:rsidP="008B4C1A">
      <w:pPr>
        <w:pStyle w:val="Code"/>
      </w:pPr>
      <w:r w:rsidRPr="00EC76D5">
        <w:t xml:space="preserve">               " -&gt; " + symbol2.getType().getSort().name() + ")");</w:t>
      </w:r>
    </w:p>
    <w:p w14:paraId="29063F53" w14:textId="77777777" w:rsidR="008B4C1A" w:rsidRPr="00EC76D5" w:rsidRDefault="008B4C1A" w:rsidP="008B4C1A">
      <w:pPr>
        <w:pStyle w:val="Code"/>
      </w:pPr>
      <w:r w:rsidRPr="00EC76D5">
        <w:t xml:space="preserve">        break;</w:t>
      </w:r>
    </w:p>
    <w:p w14:paraId="6FB81802" w14:textId="77777777" w:rsidR="008B4C1A" w:rsidRPr="00EC76D5" w:rsidRDefault="008B4C1A" w:rsidP="008B4C1A">
      <w:pPr>
        <w:pStyle w:val="Code"/>
      </w:pPr>
    </w:p>
    <w:p w14:paraId="047E0229" w14:textId="77777777" w:rsidR="008B4C1A" w:rsidRPr="00EC76D5" w:rsidRDefault="008B4C1A" w:rsidP="008B4C1A">
      <w:pPr>
        <w:pStyle w:val="Code"/>
      </w:pPr>
      <w:r w:rsidRPr="00EC76D5">
        <w:t xml:space="preserve">      case Equal:</w:t>
      </w:r>
    </w:p>
    <w:p w14:paraId="71259511" w14:textId="77777777" w:rsidR="008B4C1A" w:rsidRPr="00EC76D5" w:rsidRDefault="008B4C1A" w:rsidP="008B4C1A">
      <w:pPr>
        <w:pStyle w:val="Code"/>
      </w:pPr>
      <w:r w:rsidRPr="00EC76D5">
        <w:t xml:space="preserve">      case NotEqual:</w:t>
      </w:r>
    </w:p>
    <w:p w14:paraId="49D49387" w14:textId="77777777" w:rsidR="008B4C1A" w:rsidRPr="00EC76D5" w:rsidRDefault="008B4C1A" w:rsidP="008B4C1A">
      <w:pPr>
        <w:pStyle w:val="Code"/>
      </w:pPr>
      <w:r w:rsidRPr="00EC76D5">
        <w:lastRenderedPageBreak/>
        <w:t xml:space="preserve">      case LessThan:</w:t>
      </w:r>
    </w:p>
    <w:p w14:paraId="7B2C80AD" w14:textId="77777777" w:rsidR="008B4C1A" w:rsidRPr="00EC76D5" w:rsidRDefault="008B4C1A" w:rsidP="008B4C1A">
      <w:pPr>
        <w:pStyle w:val="Code"/>
      </w:pPr>
      <w:r w:rsidRPr="00EC76D5">
        <w:t xml:space="preserve">      case LessThanEqual:</w:t>
      </w:r>
    </w:p>
    <w:p w14:paraId="7551567E" w14:textId="77777777" w:rsidR="008B4C1A" w:rsidRPr="00EC76D5" w:rsidRDefault="008B4C1A" w:rsidP="008B4C1A">
      <w:pPr>
        <w:pStyle w:val="Code"/>
      </w:pPr>
      <w:r w:rsidRPr="00EC76D5">
        <w:t xml:space="preserve">      case GreaterThan:</w:t>
      </w:r>
    </w:p>
    <w:p w14:paraId="4C702479" w14:textId="77777777" w:rsidR="008B4C1A" w:rsidRPr="00EC76D5" w:rsidRDefault="008B4C1A" w:rsidP="008B4C1A">
      <w:pPr>
        <w:pStyle w:val="Code"/>
      </w:pPr>
      <w:r w:rsidRPr="00EC76D5">
        <w:t xml:space="preserve">      case GreaterThanEqual:</w:t>
      </w:r>
    </w:p>
    <w:p w14:paraId="053403D0" w14:textId="77777777" w:rsidR="008B4C1A" w:rsidRPr="00EC76D5" w:rsidRDefault="008B4C1A" w:rsidP="008B4C1A">
      <w:pPr>
        <w:pStyle w:val="Code"/>
      </w:pPr>
      <w:r w:rsidRPr="00EC76D5">
        <w:t xml:space="preserve">        if (operand1 != null) {</w:t>
      </w:r>
    </w:p>
    <w:p w14:paraId="3782EB79" w14:textId="77777777" w:rsidR="008B4C1A" w:rsidRPr="00EC76D5" w:rsidRDefault="008B4C1A" w:rsidP="008B4C1A">
      <w:pPr>
        <w:pStyle w:val="Code"/>
      </w:pPr>
      <w:r w:rsidRPr="00EC76D5">
        <w:t xml:space="preserve">          buffer.append(m_middleOperator.name() + " " + operand1.toString() +</w:t>
      </w:r>
    </w:p>
    <w:p w14:paraId="3490618A" w14:textId="77777777" w:rsidR="008B4C1A" w:rsidRPr="00EC76D5" w:rsidRDefault="008B4C1A" w:rsidP="008B4C1A">
      <w:pPr>
        <w:pStyle w:val="Code"/>
      </w:pPr>
      <w:r w:rsidRPr="00EC76D5">
        <w:t xml:space="preserve">                        " " + symbol2.getName() + " " + symbol3.getName());</w:t>
      </w:r>
    </w:p>
    <w:p w14:paraId="21FACA25" w14:textId="77777777" w:rsidR="008B4C1A" w:rsidRPr="00EC76D5" w:rsidRDefault="008B4C1A" w:rsidP="008B4C1A">
      <w:pPr>
        <w:pStyle w:val="Code"/>
      </w:pPr>
      <w:r w:rsidRPr="00EC76D5">
        <w:t xml:space="preserve">        }</w:t>
      </w:r>
    </w:p>
    <w:p w14:paraId="2D29AD35" w14:textId="77777777" w:rsidR="008B4C1A" w:rsidRPr="00EC76D5" w:rsidRDefault="008B4C1A" w:rsidP="008B4C1A">
      <w:pPr>
        <w:pStyle w:val="Code"/>
      </w:pPr>
      <w:r w:rsidRPr="00EC76D5">
        <w:t xml:space="preserve">        else {</w:t>
      </w:r>
    </w:p>
    <w:p w14:paraId="32E693D6" w14:textId="77777777" w:rsidR="008B4C1A" w:rsidRPr="00EC76D5" w:rsidRDefault="008B4C1A" w:rsidP="008B4C1A">
      <w:pPr>
        <w:pStyle w:val="Code"/>
      </w:pPr>
      <w:r w:rsidRPr="00EC76D5">
        <w:t xml:space="preserve">          buffer.append(m_middleOperator.name() + " &lt;XXX&gt; " +</w:t>
      </w:r>
    </w:p>
    <w:p w14:paraId="52C23A74" w14:textId="77777777" w:rsidR="008B4C1A" w:rsidRPr="00EC76D5" w:rsidRDefault="008B4C1A" w:rsidP="008B4C1A">
      <w:pPr>
        <w:pStyle w:val="Code"/>
      </w:pPr>
      <w:r w:rsidRPr="00EC76D5">
        <w:t xml:space="preserve">                        symbol2.getName() + " " + symbol3.getName());</w:t>
      </w:r>
    </w:p>
    <w:p w14:paraId="00495973" w14:textId="77777777" w:rsidR="008B4C1A" w:rsidRPr="00EC76D5" w:rsidRDefault="008B4C1A" w:rsidP="008B4C1A">
      <w:pPr>
        <w:pStyle w:val="Code"/>
      </w:pPr>
      <w:r w:rsidRPr="00EC76D5">
        <w:t xml:space="preserve">        }</w:t>
      </w:r>
    </w:p>
    <w:p w14:paraId="18F93412" w14:textId="77777777" w:rsidR="008B4C1A" w:rsidRPr="00EC76D5" w:rsidRDefault="008B4C1A" w:rsidP="008B4C1A">
      <w:pPr>
        <w:pStyle w:val="Code"/>
      </w:pPr>
      <w:r w:rsidRPr="00EC76D5">
        <w:t xml:space="preserve">        break;</w:t>
      </w:r>
    </w:p>
    <w:p w14:paraId="2B4F5F39" w14:textId="77777777" w:rsidR="008B4C1A" w:rsidRPr="00EC76D5" w:rsidRDefault="008B4C1A" w:rsidP="008B4C1A">
      <w:pPr>
        <w:pStyle w:val="Code"/>
      </w:pPr>
    </w:p>
    <w:p w14:paraId="1F04D6E5" w14:textId="77777777" w:rsidR="008B4C1A" w:rsidRPr="00EC76D5" w:rsidRDefault="008B4C1A" w:rsidP="008B4C1A">
      <w:pPr>
        <w:pStyle w:val="Code"/>
      </w:pPr>
      <w:r w:rsidRPr="00EC76D5">
        <w:t xml:space="preserve">      case Goto:</w:t>
      </w:r>
    </w:p>
    <w:p w14:paraId="17B4DC4C" w14:textId="77777777" w:rsidR="008B4C1A" w:rsidRPr="00EC76D5" w:rsidRDefault="008B4C1A" w:rsidP="008B4C1A">
      <w:pPr>
        <w:pStyle w:val="Code"/>
      </w:pPr>
      <w:r w:rsidRPr="00EC76D5">
        <w:t xml:space="preserve">        if (operand1 != null) {</w:t>
      </w:r>
    </w:p>
    <w:p w14:paraId="1073FF91" w14:textId="77777777" w:rsidR="008B4C1A" w:rsidRPr="00EC76D5" w:rsidRDefault="008B4C1A" w:rsidP="008B4C1A">
      <w:pPr>
        <w:pStyle w:val="Code"/>
      </w:pPr>
      <w:r w:rsidRPr="00EC76D5">
        <w:t xml:space="preserve">          buffer.append("Goto " + operand1.toString());</w:t>
      </w:r>
    </w:p>
    <w:p w14:paraId="4D201ABE" w14:textId="77777777" w:rsidR="008B4C1A" w:rsidRPr="00EC76D5" w:rsidRDefault="008B4C1A" w:rsidP="008B4C1A">
      <w:pPr>
        <w:pStyle w:val="Code"/>
      </w:pPr>
      <w:r w:rsidRPr="00EC76D5">
        <w:t xml:space="preserve">        }</w:t>
      </w:r>
    </w:p>
    <w:p w14:paraId="63AEC649" w14:textId="77777777" w:rsidR="008B4C1A" w:rsidRPr="00EC76D5" w:rsidRDefault="008B4C1A" w:rsidP="008B4C1A">
      <w:pPr>
        <w:pStyle w:val="Code"/>
      </w:pPr>
      <w:r w:rsidRPr="00EC76D5">
        <w:t xml:space="preserve">        else {</w:t>
      </w:r>
    </w:p>
    <w:p w14:paraId="42F9C180" w14:textId="77777777" w:rsidR="008B4C1A" w:rsidRPr="00EC76D5" w:rsidRDefault="008B4C1A" w:rsidP="008B4C1A">
      <w:pPr>
        <w:pStyle w:val="Code"/>
      </w:pPr>
      <w:r w:rsidRPr="00EC76D5">
        <w:t xml:space="preserve">          buffer.append("Goto &lt;XXX&gt;");</w:t>
      </w:r>
    </w:p>
    <w:p w14:paraId="02812352" w14:textId="77777777" w:rsidR="008B4C1A" w:rsidRPr="00EC76D5" w:rsidRDefault="008B4C1A" w:rsidP="008B4C1A">
      <w:pPr>
        <w:pStyle w:val="Code"/>
      </w:pPr>
      <w:r w:rsidRPr="00EC76D5">
        <w:t xml:space="preserve">        }</w:t>
      </w:r>
    </w:p>
    <w:p w14:paraId="2F34AFC5" w14:textId="77777777" w:rsidR="008B4C1A" w:rsidRPr="00EC76D5" w:rsidRDefault="008B4C1A" w:rsidP="008B4C1A">
      <w:pPr>
        <w:pStyle w:val="Code"/>
      </w:pPr>
      <w:r w:rsidRPr="00EC76D5">
        <w:t xml:space="preserve">        break;</w:t>
      </w:r>
    </w:p>
    <w:p w14:paraId="1347EE24" w14:textId="77777777" w:rsidR="008B4C1A" w:rsidRPr="00EC76D5" w:rsidRDefault="008B4C1A" w:rsidP="008B4C1A">
      <w:pPr>
        <w:pStyle w:val="Code"/>
      </w:pPr>
    </w:p>
    <w:p w14:paraId="49878FD4" w14:textId="77777777" w:rsidR="008B4C1A" w:rsidRPr="00EC76D5" w:rsidRDefault="008B4C1A" w:rsidP="008B4C1A">
      <w:pPr>
        <w:pStyle w:val="Code"/>
      </w:pPr>
      <w:r w:rsidRPr="00EC76D5">
        <w:t xml:space="preserve">      case Empty:</w:t>
      </w:r>
    </w:p>
    <w:p w14:paraId="70A58D0E" w14:textId="77777777" w:rsidR="008B4C1A" w:rsidRPr="00EC76D5" w:rsidRDefault="008B4C1A" w:rsidP="008B4C1A">
      <w:pPr>
        <w:pStyle w:val="Code"/>
      </w:pPr>
      <w:r w:rsidRPr="00EC76D5">
        <w:t xml:space="preserve">        buffer.append("Empty");</w:t>
      </w:r>
    </w:p>
    <w:p w14:paraId="1A215883" w14:textId="77777777" w:rsidR="008B4C1A" w:rsidRPr="00EC76D5" w:rsidRDefault="008B4C1A" w:rsidP="008B4C1A">
      <w:pPr>
        <w:pStyle w:val="Code"/>
      </w:pPr>
      <w:r w:rsidRPr="00EC76D5">
        <w:t xml:space="preserve">        break;</w:t>
      </w:r>
    </w:p>
    <w:p w14:paraId="0C4D47F9" w14:textId="77777777" w:rsidR="008B4C1A" w:rsidRPr="00EC76D5" w:rsidRDefault="008B4C1A" w:rsidP="008B4C1A">
      <w:pPr>
        <w:pStyle w:val="Code"/>
      </w:pPr>
    </w:p>
    <w:p w14:paraId="0BCEDFA5" w14:textId="77777777" w:rsidR="008B4C1A" w:rsidRPr="00EC76D5" w:rsidRDefault="008B4C1A" w:rsidP="008B4C1A">
      <w:pPr>
        <w:pStyle w:val="Code"/>
      </w:pPr>
      <w:r w:rsidRPr="00EC76D5">
        <w:t xml:space="preserve">      case Assign: {</w:t>
      </w:r>
    </w:p>
    <w:p w14:paraId="1A667BA9" w14:textId="77777777" w:rsidR="008B4C1A" w:rsidRPr="00EC76D5" w:rsidRDefault="008B4C1A" w:rsidP="008B4C1A">
      <w:pPr>
        <w:pStyle w:val="Code"/>
      </w:pPr>
      <w:r w:rsidRPr="00EC76D5">
        <w:t xml:space="preserve">          String type = symbol2.getType().isFloating() ? "Float" : "Integer",</w:t>
      </w:r>
    </w:p>
    <w:p w14:paraId="68A2B724" w14:textId="77777777" w:rsidR="008B4C1A" w:rsidRPr="00EC76D5" w:rsidRDefault="008B4C1A" w:rsidP="008B4C1A">
      <w:pPr>
        <w:pStyle w:val="Code"/>
      </w:pPr>
      <w:r w:rsidRPr="00EC76D5">
        <w:t xml:space="preserve">                 text1 = (symbol2 != null) ? (" " + symbol2.getName()) : "",</w:t>
      </w:r>
    </w:p>
    <w:p w14:paraId="4558DB7C" w14:textId="77777777" w:rsidR="008B4C1A" w:rsidRPr="00EC76D5" w:rsidRDefault="008B4C1A" w:rsidP="008B4C1A">
      <w:pPr>
        <w:pStyle w:val="Code"/>
      </w:pPr>
      <w:r w:rsidRPr="00EC76D5">
        <w:t xml:space="preserve">                 text2 = (symbol3 != null) ? (" " + symbol3.getName()) : "";</w:t>
      </w:r>
    </w:p>
    <w:p w14:paraId="7CE9041A" w14:textId="77777777" w:rsidR="008B4C1A" w:rsidRPr="00EC76D5" w:rsidRDefault="008B4C1A" w:rsidP="008B4C1A">
      <w:pPr>
        <w:pStyle w:val="Code"/>
      </w:pPr>
      <w:r w:rsidRPr="00EC76D5">
        <w:t xml:space="preserve">          buffer.append("Assign " + type + text1 + text2);</w:t>
      </w:r>
    </w:p>
    <w:p w14:paraId="124F5468" w14:textId="77777777" w:rsidR="008B4C1A" w:rsidRPr="00EC76D5" w:rsidRDefault="008B4C1A" w:rsidP="008B4C1A">
      <w:pPr>
        <w:pStyle w:val="Code"/>
      </w:pPr>
      <w:r w:rsidRPr="00EC76D5">
        <w:t xml:space="preserve">        }</w:t>
      </w:r>
    </w:p>
    <w:p w14:paraId="0865D01C" w14:textId="77777777" w:rsidR="008B4C1A" w:rsidRPr="00EC76D5" w:rsidRDefault="008B4C1A" w:rsidP="008B4C1A">
      <w:pPr>
        <w:pStyle w:val="Code"/>
      </w:pPr>
      <w:r w:rsidRPr="00EC76D5">
        <w:t xml:space="preserve">        break;</w:t>
      </w:r>
    </w:p>
    <w:p w14:paraId="44ED69BC" w14:textId="77777777" w:rsidR="008B4C1A" w:rsidRPr="00EC76D5" w:rsidRDefault="008B4C1A" w:rsidP="008B4C1A">
      <w:pPr>
        <w:pStyle w:val="Code"/>
      </w:pPr>
      <w:r w:rsidRPr="00EC76D5">
        <w:t xml:space="preserve">          </w:t>
      </w:r>
    </w:p>
    <w:p w14:paraId="62FE278A" w14:textId="77777777" w:rsidR="008B4C1A" w:rsidRPr="00EC76D5" w:rsidRDefault="008B4C1A" w:rsidP="008B4C1A">
      <w:pPr>
        <w:pStyle w:val="Code"/>
      </w:pPr>
      <w:r w:rsidRPr="00EC76D5">
        <w:t xml:space="preserve">      default: {</w:t>
      </w:r>
    </w:p>
    <w:p w14:paraId="4B3FB598" w14:textId="77777777" w:rsidR="008B4C1A" w:rsidRPr="00EC76D5" w:rsidRDefault="008B4C1A" w:rsidP="008B4C1A">
      <w:pPr>
        <w:pStyle w:val="Code"/>
      </w:pPr>
      <w:r w:rsidRPr="00EC76D5">
        <w:t xml:space="preserve">          String text1 = (symbol1 != null) ? (" " + symbol1.getName()) : "",</w:t>
      </w:r>
    </w:p>
    <w:p w14:paraId="6626679A" w14:textId="77777777" w:rsidR="008B4C1A" w:rsidRPr="00EC76D5" w:rsidRDefault="008B4C1A" w:rsidP="008B4C1A">
      <w:pPr>
        <w:pStyle w:val="Code"/>
      </w:pPr>
      <w:r w:rsidRPr="00EC76D5">
        <w:t xml:space="preserve">                 text2 = (symbol2 != null) ? (" " + symbol2.getName()) : "",</w:t>
      </w:r>
    </w:p>
    <w:p w14:paraId="6A61618C" w14:textId="77777777" w:rsidR="008B4C1A" w:rsidRPr="00EC76D5" w:rsidRDefault="008B4C1A" w:rsidP="008B4C1A">
      <w:pPr>
        <w:pStyle w:val="Code"/>
      </w:pPr>
      <w:r w:rsidRPr="00EC76D5">
        <w:t xml:space="preserve">                 text3 = (symbol3 != null) ? (" " + symbol3.getName()) : "";</w:t>
      </w:r>
    </w:p>
    <w:p w14:paraId="34E83990" w14:textId="77777777" w:rsidR="008B4C1A" w:rsidRPr="00EC76D5" w:rsidRDefault="008B4C1A" w:rsidP="008B4C1A">
      <w:pPr>
        <w:pStyle w:val="Code"/>
      </w:pPr>
      <w:r w:rsidRPr="00EC76D5">
        <w:t xml:space="preserve">          buffer.append(m_middleOperator.name() + text1 + text2 + text3);</w:t>
      </w:r>
    </w:p>
    <w:p w14:paraId="4BF50CE6" w14:textId="77777777" w:rsidR="008B4C1A" w:rsidRPr="00EC76D5" w:rsidRDefault="008B4C1A" w:rsidP="008B4C1A">
      <w:pPr>
        <w:pStyle w:val="Code"/>
      </w:pPr>
      <w:r w:rsidRPr="00EC76D5">
        <w:t xml:space="preserve">        }</w:t>
      </w:r>
    </w:p>
    <w:p w14:paraId="12FCA741" w14:textId="77777777" w:rsidR="008B4C1A" w:rsidRPr="00EC76D5" w:rsidRDefault="008B4C1A" w:rsidP="008B4C1A">
      <w:pPr>
        <w:pStyle w:val="Code"/>
      </w:pPr>
      <w:r w:rsidRPr="00EC76D5">
        <w:t xml:space="preserve">        break;</w:t>
      </w:r>
    </w:p>
    <w:p w14:paraId="01A917F9" w14:textId="77777777" w:rsidR="008B4C1A" w:rsidRPr="00EC76D5" w:rsidRDefault="008B4C1A" w:rsidP="008B4C1A">
      <w:pPr>
        <w:pStyle w:val="Code"/>
      </w:pPr>
      <w:r w:rsidRPr="00EC76D5">
        <w:t xml:space="preserve">    }</w:t>
      </w:r>
    </w:p>
    <w:p w14:paraId="4F095724" w14:textId="77777777" w:rsidR="008B4C1A" w:rsidRPr="00EC76D5" w:rsidRDefault="008B4C1A" w:rsidP="008B4C1A">
      <w:pPr>
        <w:pStyle w:val="Code"/>
      </w:pPr>
    </w:p>
    <w:p w14:paraId="3460D5F3" w14:textId="77777777" w:rsidR="008B4C1A" w:rsidRPr="00EC76D5" w:rsidRDefault="008B4C1A" w:rsidP="008B4C1A">
      <w:pPr>
        <w:pStyle w:val="Code"/>
      </w:pPr>
      <w:r w:rsidRPr="00EC76D5">
        <w:t xml:space="preserve">    Register clearRegister = m_registerArray[Track.Clear],</w:t>
      </w:r>
    </w:p>
    <w:p w14:paraId="01FC905E" w14:textId="77777777" w:rsidR="008B4C1A" w:rsidRPr="00EC76D5" w:rsidRDefault="008B4C1A" w:rsidP="008B4C1A">
      <w:pPr>
        <w:pStyle w:val="Code"/>
      </w:pPr>
      <w:r w:rsidRPr="00EC76D5">
        <w:t xml:space="preserve">             leftRegister = m_registerArray[Track.Left],</w:t>
      </w:r>
    </w:p>
    <w:p w14:paraId="513B0565" w14:textId="77777777" w:rsidR="008B4C1A" w:rsidRPr="00EC76D5" w:rsidRDefault="008B4C1A" w:rsidP="008B4C1A">
      <w:pPr>
        <w:pStyle w:val="Code"/>
      </w:pPr>
      <w:r w:rsidRPr="00EC76D5">
        <w:t xml:space="preserve">             rightRegister = m_registerArray[Track.Right],</w:t>
      </w:r>
    </w:p>
    <w:p w14:paraId="604AC3B7" w14:textId="77777777" w:rsidR="008B4C1A" w:rsidRPr="00EC76D5" w:rsidRDefault="008B4C1A" w:rsidP="008B4C1A">
      <w:pPr>
        <w:pStyle w:val="Code"/>
      </w:pPr>
      <w:r w:rsidRPr="00EC76D5">
        <w:t xml:space="preserve">             leftAddressRegister = m_registerArray[Track.LeftAddress],</w:t>
      </w:r>
    </w:p>
    <w:p w14:paraId="2F433406" w14:textId="77777777" w:rsidR="008B4C1A" w:rsidRPr="00EC76D5" w:rsidRDefault="008B4C1A" w:rsidP="008B4C1A">
      <w:pPr>
        <w:pStyle w:val="Code"/>
      </w:pPr>
      <w:r w:rsidRPr="00EC76D5">
        <w:t xml:space="preserve">             rightAddressRegister = m_registerArray[Track.RightAddress];</w:t>
      </w:r>
    </w:p>
    <w:p w14:paraId="402F9D47" w14:textId="77777777" w:rsidR="008B4C1A" w:rsidRPr="00EC76D5" w:rsidRDefault="008B4C1A" w:rsidP="008B4C1A">
      <w:pPr>
        <w:pStyle w:val="Code"/>
      </w:pPr>
      <w:r w:rsidRPr="00EC76D5">
        <w:t xml:space="preserve">    </w:t>
      </w:r>
    </w:p>
    <w:p w14:paraId="7DB17120" w14:textId="77777777" w:rsidR="008B4C1A" w:rsidRPr="00EC76D5" w:rsidRDefault="008B4C1A" w:rsidP="008B4C1A">
      <w:pPr>
        <w:pStyle w:val="Code"/>
      </w:pPr>
      <w:r w:rsidRPr="00EC76D5">
        <w:t xml:space="preserve">    buffer.append((clearRegister!=null) ? (" (clear "+clearRegister+")") : "");</w:t>
      </w:r>
    </w:p>
    <w:p w14:paraId="1B4DCBA4" w14:textId="77777777" w:rsidR="008B4C1A" w:rsidRPr="00EC76D5" w:rsidRDefault="008B4C1A" w:rsidP="008B4C1A">
      <w:pPr>
        <w:pStyle w:val="Code"/>
      </w:pPr>
      <w:r w:rsidRPr="00EC76D5">
        <w:t xml:space="preserve">    buffer.append((leftRegister != null) ? (" (left "+leftRegister+")") : "");</w:t>
      </w:r>
    </w:p>
    <w:p w14:paraId="128A2587" w14:textId="77777777" w:rsidR="008B4C1A" w:rsidRPr="00EC76D5" w:rsidRDefault="008B4C1A" w:rsidP="008B4C1A">
      <w:pPr>
        <w:pStyle w:val="Code"/>
      </w:pPr>
      <w:r w:rsidRPr="00EC76D5">
        <w:t xml:space="preserve">    buffer.append((rightRegister != null)?(" (right "+rightRegister+")") : "");</w:t>
      </w:r>
    </w:p>
    <w:p w14:paraId="58CE6271" w14:textId="77777777" w:rsidR="008B4C1A" w:rsidRPr="00EC76D5" w:rsidRDefault="008B4C1A" w:rsidP="008B4C1A">
      <w:pPr>
        <w:pStyle w:val="Code"/>
      </w:pPr>
      <w:r w:rsidRPr="00EC76D5">
        <w:t xml:space="preserve">    buffer.append((leftAddressRegister != null) ?</w:t>
      </w:r>
    </w:p>
    <w:p w14:paraId="00A35DF3" w14:textId="77777777" w:rsidR="008B4C1A" w:rsidRPr="00EC76D5" w:rsidRDefault="008B4C1A" w:rsidP="008B4C1A">
      <w:pPr>
        <w:pStyle w:val="Code"/>
      </w:pPr>
      <w:r w:rsidRPr="00EC76D5">
        <w:t xml:space="preserve">                  (" (left address " + leftAddressRegister + ")") : "");</w:t>
      </w:r>
    </w:p>
    <w:p w14:paraId="1657DF0A" w14:textId="77777777" w:rsidR="008B4C1A" w:rsidRPr="00EC76D5" w:rsidRDefault="008B4C1A" w:rsidP="008B4C1A">
      <w:pPr>
        <w:pStyle w:val="Code"/>
      </w:pPr>
      <w:r w:rsidRPr="00EC76D5">
        <w:t xml:space="preserve">    buffer.append((rightAddressRegister != null) ?</w:t>
      </w:r>
    </w:p>
    <w:p w14:paraId="4414391B" w14:textId="77777777" w:rsidR="008B4C1A" w:rsidRPr="00EC76D5" w:rsidRDefault="008B4C1A" w:rsidP="008B4C1A">
      <w:pPr>
        <w:pStyle w:val="Code"/>
      </w:pPr>
      <w:r w:rsidRPr="00EC76D5">
        <w:t xml:space="preserve">                  (" (right address " + rightAddressRegister + ")") : "");</w:t>
      </w:r>
    </w:p>
    <w:p w14:paraId="56DFA82C" w14:textId="77777777" w:rsidR="008B4C1A" w:rsidRPr="00EC76D5" w:rsidRDefault="008B4C1A" w:rsidP="008B4C1A">
      <w:pPr>
        <w:pStyle w:val="Code"/>
      </w:pPr>
      <w:r w:rsidRPr="00EC76D5">
        <w:lastRenderedPageBreak/>
        <w:t xml:space="preserve">    </w:t>
      </w:r>
    </w:p>
    <w:p w14:paraId="5D437C98" w14:textId="77777777" w:rsidR="008B4C1A" w:rsidRPr="00EC76D5" w:rsidRDefault="008B4C1A" w:rsidP="008B4C1A">
      <w:pPr>
        <w:pStyle w:val="Code"/>
      </w:pPr>
      <w:r w:rsidRPr="00EC76D5">
        <w:t xml:space="preserve">    buffer.append(" (defSymbolSet " + m_defSymbolSet.toString() + ")");</w:t>
      </w:r>
    </w:p>
    <w:p w14:paraId="010FC08B" w14:textId="77777777" w:rsidR="008B4C1A" w:rsidRPr="00EC76D5" w:rsidRDefault="008B4C1A" w:rsidP="008B4C1A">
      <w:pPr>
        <w:pStyle w:val="Code"/>
      </w:pPr>
      <w:r w:rsidRPr="00EC76D5">
        <w:t xml:space="preserve">    buffer.append(" (useSymbolSet " + m_useSymbolSet.toString() + ")");</w:t>
      </w:r>
    </w:p>
    <w:p w14:paraId="545A487F" w14:textId="77777777" w:rsidR="008B4C1A" w:rsidRPr="00EC76D5" w:rsidRDefault="008B4C1A" w:rsidP="008B4C1A">
      <w:pPr>
        <w:pStyle w:val="Code"/>
      </w:pPr>
      <w:r w:rsidRPr="00EC76D5">
        <w:t xml:space="preserve">    buffer.append(" (inPathSet " + m_inPathSet.toString() + ")");</w:t>
      </w:r>
    </w:p>
    <w:p w14:paraId="269C0C3A" w14:textId="77777777" w:rsidR="008B4C1A" w:rsidRPr="00EC76D5" w:rsidRDefault="008B4C1A" w:rsidP="008B4C1A">
      <w:pPr>
        <w:pStyle w:val="Code"/>
      </w:pPr>
      <w:r w:rsidRPr="00EC76D5">
        <w:t xml:space="preserve">    buffer.append(" (outPathSet " + m_outPathSet.toString() + ")");</w:t>
      </w:r>
    </w:p>
    <w:p w14:paraId="4B8DD513" w14:textId="77777777" w:rsidR="008B4C1A" w:rsidRPr="00EC76D5" w:rsidRDefault="008B4C1A" w:rsidP="008B4C1A">
      <w:pPr>
        <w:pStyle w:val="Code"/>
      </w:pPr>
      <w:r w:rsidRPr="00EC76D5">
        <w:t xml:space="preserve">    return buffer.toString();</w:t>
      </w:r>
    </w:p>
    <w:p w14:paraId="1B342919" w14:textId="77777777" w:rsidR="008B4C1A" w:rsidRPr="00EC76D5" w:rsidRDefault="008B4C1A" w:rsidP="008B4C1A">
      <w:pPr>
        <w:pStyle w:val="Code"/>
      </w:pPr>
      <w:r w:rsidRPr="00EC76D5">
        <w:t xml:space="preserve">  }</w:t>
      </w:r>
    </w:p>
    <w:p w14:paraId="7D67D8BD" w14:textId="3B196CD7" w:rsidR="004743B6" w:rsidRPr="00EC76D5" w:rsidRDefault="008B4C1A" w:rsidP="008B4C1A">
      <w:pPr>
        <w:pStyle w:val="Code"/>
      </w:pPr>
      <w:r w:rsidRPr="00EC76D5">
        <w:t>}</w:t>
      </w:r>
    </w:p>
    <w:p w14:paraId="5285712C" w14:textId="7F6B81DC" w:rsidR="000648C8" w:rsidRPr="00EC76D5" w:rsidRDefault="000648C8" w:rsidP="003141FA">
      <w:pPr>
        <w:pStyle w:val="Rubrik1"/>
      </w:pPr>
      <w:bookmarkStart w:id="5622" w:name="_Toc481936413"/>
      <w:r w:rsidRPr="00EC76D5">
        <w:lastRenderedPageBreak/>
        <w:t>Middle Code Generation</w:t>
      </w:r>
      <w:bookmarkEnd w:id="5622"/>
    </w:p>
    <w:p w14:paraId="27198B23" w14:textId="4A73878D" w:rsidR="006D7FD6" w:rsidRPr="00EC76D5" w:rsidRDefault="006D7FD6" w:rsidP="006D7FD6">
      <w:pPr>
        <w:pStyle w:val="CodeListing"/>
      </w:pPr>
      <w:r w:rsidRPr="00EC76D5">
        <w:t>MiddleCodeGenerator.java</w:t>
      </w:r>
    </w:p>
    <w:p w14:paraId="5EB99161" w14:textId="77777777" w:rsidR="00160114" w:rsidRPr="00EC76D5" w:rsidRDefault="00160114" w:rsidP="00160114">
      <w:pPr>
        <w:pStyle w:val="Code"/>
      </w:pPr>
      <w:r w:rsidRPr="00EC76D5">
        <w:t>package c_compiler;</w:t>
      </w:r>
    </w:p>
    <w:p w14:paraId="100B18FF" w14:textId="77777777" w:rsidR="00160114" w:rsidRPr="00EC76D5" w:rsidRDefault="00160114" w:rsidP="00160114">
      <w:pPr>
        <w:pStyle w:val="Code"/>
      </w:pPr>
      <w:r w:rsidRPr="00EC76D5">
        <w:t>import java.math.*;</w:t>
      </w:r>
    </w:p>
    <w:p w14:paraId="14CAB18D" w14:textId="77777777" w:rsidR="00160114" w:rsidRPr="00EC76D5" w:rsidRDefault="00160114" w:rsidP="00160114">
      <w:pPr>
        <w:pStyle w:val="Code"/>
      </w:pPr>
      <w:r w:rsidRPr="00EC76D5">
        <w:t>import java.util.*;</w:t>
      </w:r>
    </w:p>
    <w:p w14:paraId="3F0A2991" w14:textId="77777777" w:rsidR="00160114" w:rsidRPr="00EC76D5" w:rsidRDefault="00160114" w:rsidP="00160114">
      <w:pPr>
        <w:pStyle w:val="Code"/>
      </w:pPr>
    </w:p>
    <w:p w14:paraId="03E97420" w14:textId="77777777" w:rsidR="00160114" w:rsidRPr="00EC76D5" w:rsidRDefault="00160114" w:rsidP="00160114">
      <w:pPr>
        <w:pStyle w:val="Code"/>
      </w:pPr>
      <w:r w:rsidRPr="00EC76D5">
        <w:t>public class MiddleCodeGenerator {</w:t>
      </w:r>
    </w:p>
    <w:p w14:paraId="2E1897F0" w14:textId="77777777" w:rsidR="00160114" w:rsidRPr="00EC76D5" w:rsidRDefault="00160114" w:rsidP="00160114">
      <w:pPr>
        <w:pStyle w:val="Code"/>
      </w:pPr>
      <w:r w:rsidRPr="00EC76D5">
        <w:t xml:space="preserve">  private List&lt;MiddleCode&gt; m_middleCodeList;</w:t>
      </w:r>
    </w:p>
    <w:p w14:paraId="0089A164" w14:textId="77777777" w:rsidR="00160114" w:rsidRPr="00EC76D5" w:rsidRDefault="00160114" w:rsidP="00160114">
      <w:pPr>
        <w:pStyle w:val="Code"/>
      </w:pPr>
    </w:p>
    <w:p w14:paraId="3B012C94" w14:textId="77777777" w:rsidR="00160114" w:rsidRPr="00EC76D5" w:rsidRDefault="00160114" w:rsidP="00160114">
      <w:pPr>
        <w:pStyle w:val="Code"/>
      </w:pPr>
      <w:r w:rsidRPr="00EC76D5">
        <w:t xml:space="preserve">  public MiddleCodeGenerator(List&lt;MiddleCode&gt; middleCodeList) {</w:t>
      </w:r>
    </w:p>
    <w:p w14:paraId="37180CE6" w14:textId="77777777" w:rsidR="00160114" w:rsidRPr="00EC76D5" w:rsidRDefault="00160114" w:rsidP="00160114">
      <w:pPr>
        <w:pStyle w:val="Code"/>
      </w:pPr>
      <w:r w:rsidRPr="00EC76D5">
        <w:t xml:space="preserve">    m_middleCodeList = middleCodeList;</w:t>
      </w:r>
    </w:p>
    <w:p w14:paraId="30B39E69" w14:textId="77777777" w:rsidR="00160114" w:rsidRPr="00EC76D5" w:rsidRDefault="00160114" w:rsidP="00160114">
      <w:pPr>
        <w:pStyle w:val="Code"/>
      </w:pPr>
      <w:r w:rsidRPr="00EC76D5">
        <w:t xml:space="preserve">  }</w:t>
      </w:r>
    </w:p>
    <w:p w14:paraId="75D0E73A" w14:textId="77777777" w:rsidR="00160114" w:rsidRPr="00EC76D5" w:rsidRDefault="00160114" w:rsidP="00160114">
      <w:pPr>
        <w:pStyle w:val="Code"/>
      </w:pPr>
      <w:r w:rsidRPr="00EC76D5">
        <w:t xml:space="preserve">  </w:t>
      </w:r>
    </w:p>
    <w:p w14:paraId="6A43880A" w14:textId="77777777" w:rsidR="00160114" w:rsidRPr="00EC76D5" w:rsidRDefault="00160114" w:rsidP="00160114">
      <w:pPr>
        <w:pStyle w:val="Code"/>
      </w:pPr>
      <w:r w:rsidRPr="00EC76D5">
        <w:t xml:space="preserve">  public void addMiddleCode(MiddleCode middleCode) {</w:t>
      </w:r>
    </w:p>
    <w:p w14:paraId="3BC6DE18" w14:textId="77777777" w:rsidR="00160114" w:rsidRPr="00EC76D5" w:rsidRDefault="00160114" w:rsidP="00160114">
      <w:pPr>
        <w:pStyle w:val="Code"/>
      </w:pPr>
      <w:r w:rsidRPr="00EC76D5">
        <w:t xml:space="preserve">    m_middleCodeList.add(middleCode);</w:t>
      </w:r>
    </w:p>
    <w:p w14:paraId="57431F3A" w14:textId="77777777" w:rsidR="00160114" w:rsidRPr="00EC76D5" w:rsidRDefault="00160114" w:rsidP="00160114">
      <w:pPr>
        <w:pStyle w:val="Code"/>
      </w:pPr>
      <w:r w:rsidRPr="00EC76D5">
        <w:t xml:space="preserve">  }</w:t>
      </w:r>
    </w:p>
    <w:p w14:paraId="4511CC1C" w14:textId="77777777" w:rsidR="00160114" w:rsidRPr="00EC76D5" w:rsidRDefault="00160114" w:rsidP="00160114">
      <w:pPr>
        <w:pStyle w:val="Code"/>
      </w:pPr>
    </w:p>
    <w:p w14:paraId="56D0386B" w14:textId="77777777" w:rsidR="00160114" w:rsidRPr="00EC76D5" w:rsidRDefault="00160114" w:rsidP="00160114">
      <w:pPr>
        <w:pStyle w:val="Code"/>
      </w:pPr>
      <w:r w:rsidRPr="00EC76D5">
        <w:t xml:space="preserve">  public MiddleCode addMiddleCode(MiddleOperator op) {</w:t>
      </w:r>
    </w:p>
    <w:p w14:paraId="0D115071" w14:textId="77777777" w:rsidR="00160114" w:rsidRPr="00EC76D5" w:rsidRDefault="00160114" w:rsidP="00160114">
      <w:pPr>
        <w:pStyle w:val="Code"/>
      </w:pPr>
      <w:r w:rsidRPr="00EC76D5">
        <w:t xml:space="preserve">    MiddleCode middleCode = new MiddleCode(op, null, null, null);</w:t>
      </w:r>
    </w:p>
    <w:p w14:paraId="6C47C448" w14:textId="77777777" w:rsidR="00160114" w:rsidRPr="00EC76D5" w:rsidRDefault="00160114" w:rsidP="00160114">
      <w:pPr>
        <w:pStyle w:val="Code"/>
      </w:pPr>
      <w:r w:rsidRPr="00EC76D5">
        <w:t xml:space="preserve">    m_middleCodeList.add(middleCode);</w:t>
      </w:r>
    </w:p>
    <w:p w14:paraId="1841F811" w14:textId="77777777" w:rsidR="00160114" w:rsidRPr="00EC76D5" w:rsidRDefault="00160114" w:rsidP="00160114">
      <w:pPr>
        <w:pStyle w:val="Code"/>
      </w:pPr>
      <w:r w:rsidRPr="00EC76D5">
        <w:t xml:space="preserve">    return middleCode;</w:t>
      </w:r>
    </w:p>
    <w:p w14:paraId="35D66C08" w14:textId="77777777" w:rsidR="00160114" w:rsidRPr="00EC76D5" w:rsidRDefault="00160114" w:rsidP="00160114">
      <w:pPr>
        <w:pStyle w:val="Code"/>
      </w:pPr>
      <w:r w:rsidRPr="00EC76D5">
        <w:t xml:space="preserve">  }</w:t>
      </w:r>
    </w:p>
    <w:p w14:paraId="7DFB5029" w14:textId="77777777" w:rsidR="00160114" w:rsidRPr="00EC76D5" w:rsidRDefault="00160114" w:rsidP="00160114">
      <w:pPr>
        <w:pStyle w:val="Code"/>
      </w:pPr>
    </w:p>
    <w:p w14:paraId="2D3F2C42" w14:textId="77777777" w:rsidR="00160114" w:rsidRPr="00EC76D5" w:rsidRDefault="00160114" w:rsidP="00160114">
      <w:pPr>
        <w:pStyle w:val="Code"/>
      </w:pPr>
      <w:r w:rsidRPr="00EC76D5">
        <w:t xml:space="preserve">  public MiddleCode addMiddleCode(MiddleOperator op, Object operand1) {</w:t>
      </w:r>
    </w:p>
    <w:p w14:paraId="6B91A116" w14:textId="77777777" w:rsidR="00160114" w:rsidRPr="00EC76D5" w:rsidRDefault="00160114" w:rsidP="00160114">
      <w:pPr>
        <w:pStyle w:val="Code"/>
      </w:pPr>
      <w:r w:rsidRPr="00EC76D5">
        <w:t xml:space="preserve">    MiddleCode middleCode = new MiddleCode(op, operand1, null, null);</w:t>
      </w:r>
    </w:p>
    <w:p w14:paraId="4CDDC346" w14:textId="77777777" w:rsidR="00160114" w:rsidRPr="00EC76D5" w:rsidRDefault="00160114" w:rsidP="00160114">
      <w:pPr>
        <w:pStyle w:val="Code"/>
      </w:pPr>
      <w:r w:rsidRPr="00EC76D5">
        <w:t xml:space="preserve">    m_middleCodeList.add(middleCode);</w:t>
      </w:r>
    </w:p>
    <w:p w14:paraId="72993F0D" w14:textId="77777777" w:rsidR="00160114" w:rsidRPr="00EC76D5" w:rsidRDefault="00160114" w:rsidP="00160114">
      <w:pPr>
        <w:pStyle w:val="Code"/>
      </w:pPr>
      <w:r w:rsidRPr="00EC76D5">
        <w:t xml:space="preserve">    return middleCode;</w:t>
      </w:r>
    </w:p>
    <w:p w14:paraId="7C14C1C4" w14:textId="77777777" w:rsidR="00160114" w:rsidRPr="00EC76D5" w:rsidRDefault="00160114" w:rsidP="00160114">
      <w:pPr>
        <w:pStyle w:val="Code"/>
      </w:pPr>
      <w:r w:rsidRPr="00EC76D5">
        <w:t xml:space="preserve">  }</w:t>
      </w:r>
    </w:p>
    <w:p w14:paraId="435A79B5" w14:textId="77777777" w:rsidR="00160114" w:rsidRPr="00EC76D5" w:rsidRDefault="00160114" w:rsidP="00160114">
      <w:pPr>
        <w:pStyle w:val="Code"/>
      </w:pPr>
    </w:p>
    <w:p w14:paraId="00FBF830" w14:textId="77777777" w:rsidR="00160114" w:rsidRPr="00EC76D5" w:rsidRDefault="00160114" w:rsidP="00160114">
      <w:pPr>
        <w:pStyle w:val="Code"/>
      </w:pPr>
      <w:r w:rsidRPr="00EC76D5">
        <w:t xml:space="preserve">  public MiddleCode addMiddleCode(MiddleOperator op, Object operand1,</w:t>
      </w:r>
    </w:p>
    <w:p w14:paraId="5D6CFE56" w14:textId="77777777" w:rsidR="00160114" w:rsidRPr="00EC76D5" w:rsidRDefault="00160114" w:rsidP="00160114">
      <w:pPr>
        <w:pStyle w:val="Code"/>
      </w:pPr>
      <w:r w:rsidRPr="00EC76D5">
        <w:t xml:space="preserve">                                  Object operand2) {</w:t>
      </w:r>
    </w:p>
    <w:p w14:paraId="39660C39" w14:textId="77777777" w:rsidR="00160114" w:rsidRPr="00EC76D5" w:rsidRDefault="00160114" w:rsidP="00160114">
      <w:pPr>
        <w:pStyle w:val="Code"/>
      </w:pPr>
      <w:r w:rsidRPr="00EC76D5">
        <w:t xml:space="preserve">    MiddleCode middleCode = new MiddleCode(op, operand1, operand2, null);</w:t>
      </w:r>
    </w:p>
    <w:p w14:paraId="1AEFC9FD" w14:textId="77777777" w:rsidR="00160114" w:rsidRPr="00EC76D5" w:rsidRDefault="00160114" w:rsidP="00160114">
      <w:pPr>
        <w:pStyle w:val="Code"/>
      </w:pPr>
      <w:r w:rsidRPr="00EC76D5">
        <w:t xml:space="preserve">    m_middleCodeList.add(middleCode);</w:t>
      </w:r>
    </w:p>
    <w:p w14:paraId="7C24BC3C" w14:textId="77777777" w:rsidR="00160114" w:rsidRPr="00EC76D5" w:rsidRDefault="00160114" w:rsidP="00160114">
      <w:pPr>
        <w:pStyle w:val="Code"/>
      </w:pPr>
      <w:r w:rsidRPr="00EC76D5">
        <w:t xml:space="preserve">    return middleCode;</w:t>
      </w:r>
    </w:p>
    <w:p w14:paraId="28563505" w14:textId="77777777" w:rsidR="00160114" w:rsidRPr="00EC76D5" w:rsidRDefault="00160114" w:rsidP="00160114">
      <w:pPr>
        <w:pStyle w:val="Code"/>
      </w:pPr>
      <w:r w:rsidRPr="00EC76D5">
        <w:t xml:space="preserve">  }</w:t>
      </w:r>
    </w:p>
    <w:p w14:paraId="0E3CD7F6" w14:textId="77777777" w:rsidR="00160114" w:rsidRPr="00EC76D5" w:rsidRDefault="00160114" w:rsidP="00160114">
      <w:pPr>
        <w:pStyle w:val="Code"/>
      </w:pPr>
    </w:p>
    <w:p w14:paraId="4F35B55C" w14:textId="77777777" w:rsidR="00160114" w:rsidRPr="00EC76D5" w:rsidRDefault="00160114" w:rsidP="00160114">
      <w:pPr>
        <w:pStyle w:val="Code"/>
      </w:pPr>
      <w:r w:rsidRPr="00EC76D5">
        <w:t xml:space="preserve">  public MiddleCode addMiddleCode(MiddleOperator op, Object operand1,</w:t>
      </w:r>
    </w:p>
    <w:p w14:paraId="5A7B5EB7" w14:textId="77777777" w:rsidR="00160114" w:rsidRPr="00EC76D5" w:rsidRDefault="00160114" w:rsidP="00160114">
      <w:pPr>
        <w:pStyle w:val="Code"/>
      </w:pPr>
      <w:r w:rsidRPr="00EC76D5">
        <w:t xml:space="preserve">                                  Object operand2, Object operand3) {</w:t>
      </w:r>
    </w:p>
    <w:p w14:paraId="49ED7995" w14:textId="77777777" w:rsidR="00160114" w:rsidRPr="00EC76D5" w:rsidRDefault="00160114" w:rsidP="00160114">
      <w:pPr>
        <w:pStyle w:val="Code"/>
      </w:pPr>
      <w:r w:rsidRPr="00EC76D5">
        <w:t xml:space="preserve">    MiddleCode middleCode = new MiddleCode(op, operand1, operand2, operand3);</w:t>
      </w:r>
    </w:p>
    <w:p w14:paraId="365E2092" w14:textId="77777777" w:rsidR="00160114" w:rsidRPr="00EC76D5" w:rsidRDefault="00160114" w:rsidP="00160114">
      <w:pPr>
        <w:pStyle w:val="Code"/>
      </w:pPr>
      <w:r w:rsidRPr="00EC76D5">
        <w:t xml:space="preserve">    m_middleCodeList.add(middleCode);</w:t>
      </w:r>
    </w:p>
    <w:p w14:paraId="541459E7" w14:textId="77777777" w:rsidR="00160114" w:rsidRPr="00EC76D5" w:rsidRDefault="00160114" w:rsidP="00160114">
      <w:pPr>
        <w:pStyle w:val="Code"/>
      </w:pPr>
      <w:r w:rsidRPr="00EC76D5">
        <w:t xml:space="preserve">    return middleCode;</w:t>
      </w:r>
    </w:p>
    <w:p w14:paraId="2BC9DD18" w14:textId="77777777" w:rsidR="00160114" w:rsidRPr="00EC76D5" w:rsidRDefault="00160114" w:rsidP="00160114">
      <w:pPr>
        <w:pStyle w:val="Code"/>
      </w:pPr>
      <w:r w:rsidRPr="00EC76D5">
        <w:t xml:space="preserve">  }</w:t>
      </w:r>
    </w:p>
    <w:p w14:paraId="7A33A3F4" w14:textId="77777777" w:rsidR="00160114" w:rsidRPr="00EC76D5" w:rsidRDefault="00160114" w:rsidP="00160114">
      <w:pPr>
        <w:pStyle w:val="Code"/>
      </w:pPr>
    </w:p>
    <w:p w14:paraId="2A25B75C" w14:textId="77777777" w:rsidR="00160114" w:rsidRPr="00EC76D5" w:rsidRDefault="00160114" w:rsidP="00160114">
      <w:pPr>
        <w:pStyle w:val="Code"/>
      </w:pPr>
      <w:r w:rsidRPr="00EC76D5">
        <w:t xml:space="preserve">  public static void appendMiddleCodeList(List&lt;MiddleCode&gt; leftList,</w:t>
      </w:r>
    </w:p>
    <w:p w14:paraId="03F817AC" w14:textId="77777777" w:rsidR="00160114" w:rsidRPr="00EC76D5" w:rsidRDefault="00160114" w:rsidP="00160114">
      <w:pPr>
        <w:pStyle w:val="Code"/>
      </w:pPr>
      <w:r w:rsidRPr="00EC76D5">
        <w:t xml:space="preserve">                                          List&lt;MiddleCode&gt; rightList) {</w:t>
      </w:r>
    </w:p>
    <w:p w14:paraId="5FB0CD64" w14:textId="77777777" w:rsidR="00160114" w:rsidRPr="00EC76D5" w:rsidRDefault="00160114" w:rsidP="00160114">
      <w:pPr>
        <w:pStyle w:val="Code"/>
      </w:pPr>
      <w:r w:rsidRPr="00EC76D5">
        <w:t xml:space="preserve">    int leftSize = leftList.size();</w:t>
      </w:r>
    </w:p>
    <w:p w14:paraId="1CC4601A" w14:textId="77777777" w:rsidR="00160114" w:rsidRPr="00EC76D5" w:rsidRDefault="00160114" w:rsidP="00160114">
      <w:pPr>
        <w:pStyle w:val="Code"/>
      </w:pPr>
    </w:p>
    <w:p w14:paraId="34A79911" w14:textId="77777777" w:rsidR="00160114" w:rsidRPr="00EC76D5" w:rsidRDefault="00160114" w:rsidP="00160114">
      <w:pPr>
        <w:pStyle w:val="Code"/>
      </w:pPr>
      <w:r w:rsidRPr="00EC76D5">
        <w:t xml:space="preserve">    for (MiddleCode middleCode : rightList) {</w:t>
      </w:r>
    </w:p>
    <w:p w14:paraId="1CA7EFEE" w14:textId="77777777" w:rsidR="00160114" w:rsidRPr="00EC76D5" w:rsidRDefault="00160114" w:rsidP="00160114">
      <w:pPr>
        <w:pStyle w:val="Code"/>
      </w:pPr>
      <w:r w:rsidRPr="00EC76D5">
        <w:t xml:space="preserve">      if (middleCode.isRelation() || middleCode.isGoto()) {</w:t>
      </w:r>
    </w:p>
    <w:p w14:paraId="71AC2D43" w14:textId="77777777" w:rsidR="00160114" w:rsidRPr="00EC76D5" w:rsidRDefault="00160114" w:rsidP="00160114">
      <w:pPr>
        <w:pStyle w:val="Code"/>
      </w:pPr>
      <w:r w:rsidRPr="00EC76D5">
        <w:t xml:space="preserve">        middleCode.setOperand(1, ((int) middleCode.getOperand(1)) + leftSize);</w:t>
      </w:r>
    </w:p>
    <w:p w14:paraId="75515F32" w14:textId="77777777" w:rsidR="00160114" w:rsidRPr="00EC76D5" w:rsidRDefault="00160114" w:rsidP="00160114">
      <w:pPr>
        <w:pStyle w:val="Code"/>
      </w:pPr>
      <w:r w:rsidRPr="00EC76D5">
        <w:t xml:space="preserve">      }</w:t>
      </w:r>
    </w:p>
    <w:p w14:paraId="4DBDE4BE" w14:textId="77777777" w:rsidR="00160114" w:rsidRPr="00EC76D5" w:rsidRDefault="00160114" w:rsidP="00160114">
      <w:pPr>
        <w:pStyle w:val="Code"/>
      </w:pPr>
      <w:r w:rsidRPr="00EC76D5">
        <w:t xml:space="preserve">    }</w:t>
      </w:r>
    </w:p>
    <w:p w14:paraId="08FD364D" w14:textId="77777777" w:rsidR="00160114" w:rsidRPr="00EC76D5" w:rsidRDefault="00160114" w:rsidP="00160114">
      <w:pPr>
        <w:pStyle w:val="Code"/>
      </w:pPr>
    </w:p>
    <w:p w14:paraId="7518E350" w14:textId="77777777" w:rsidR="00160114" w:rsidRPr="00EC76D5" w:rsidRDefault="00160114" w:rsidP="00160114">
      <w:pPr>
        <w:pStyle w:val="Code"/>
      </w:pPr>
      <w:r w:rsidRPr="00EC76D5">
        <w:t xml:space="preserve">    leftList.addAll(rightList);</w:t>
      </w:r>
    </w:p>
    <w:p w14:paraId="56D56EDE" w14:textId="77777777" w:rsidR="00160114" w:rsidRPr="00EC76D5" w:rsidRDefault="00160114" w:rsidP="00160114">
      <w:pPr>
        <w:pStyle w:val="Code"/>
      </w:pPr>
      <w:r w:rsidRPr="00EC76D5">
        <w:lastRenderedPageBreak/>
        <w:t xml:space="preserve">  }</w:t>
      </w:r>
    </w:p>
    <w:p w14:paraId="550B2FC3" w14:textId="77777777" w:rsidR="00160114" w:rsidRPr="00EC76D5" w:rsidRDefault="00160114" w:rsidP="00160114">
      <w:pPr>
        <w:pStyle w:val="Code"/>
      </w:pPr>
    </w:p>
    <w:p w14:paraId="29342202" w14:textId="77777777" w:rsidR="00160114" w:rsidRPr="00EC76D5" w:rsidRDefault="00160114" w:rsidP="00160114">
      <w:pPr>
        <w:pStyle w:val="Code"/>
      </w:pPr>
      <w:r w:rsidRPr="00EC76D5">
        <w:t xml:space="preserve">  public void backpatch(Integer source) {</w:t>
      </w:r>
    </w:p>
    <w:p w14:paraId="50097C38" w14:textId="77777777" w:rsidR="00160114" w:rsidRPr="00EC76D5" w:rsidRDefault="00160114" w:rsidP="00160114">
      <w:pPr>
        <w:pStyle w:val="Code"/>
      </w:pPr>
      <w:r w:rsidRPr="00EC76D5">
        <w:t xml:space="preserve">    backpatch(source, m_middleCodeList.size());</w:t>
      </w:r>
    </w:p>
    <w:p w14:paraId="16EF53DA" w14:textId="77777777" w:rsidR="00160114" w:rsidRPr="00EC76D5" w:rsidRDefault="00160114" w:rsidP="00160114">
      <w:pPr>
        <w:pStyle w:val="Code"/>
      </w:pPr>
      <w:r w:rsidRPr="00EC76D5">
        <w:t xml:space="preserve">  }</w:t>
      </w:r>
    </w:p>
    <w:p w14:paraId="76708E0F" w14:textId="77777777" w:rsidR="00160114" w:rsidRPr="00EC76D5" w:rsidRDefault="00160114" w:rsidP="00160114">
      <w:pPr>
        <w:pStyle w:val="Code"/>
      </w:pPr>
      <w:r w:rsidRPr="00EC76D5">
        <w:t xml:space="preserve">    </w:t>
      </w:r>
    </w:p>
    <w:p w14:paraId="5706DAAC" w14:textId="77777777" w:rsidR="00160114" w:rsidRPr="00EC76D5" w:rsidRDefault="00160114" w:rsidP="00160114">
      <w:pPr>
        <w:pStyle w:val="Code"/>
      </w:pPr>
      <w:r w:rsidRPr="00EC76D5">
        <w:t xml:space="preserve">  public void backpatch(Set&lt;Integer&gt; sourceSet) {</w:t>
      </w:r>
    </w:p>
    <w:p w14:paraId="3CFFD0D3" w14:textId="77777777" w:rsidR="00160114" w:rsidRPr="00EC76D5" w:rsidRDefault="00160114" w:rsidP="00160114">
      <w:pPr>
        <w:pStyle w:val="Code"/>
      </w:pPr>
      <w:r w:rsidRPr="00EC76D5">
        <w:t xml:space="preserve">    backpatch(sourceSet, m_middleCodeList.size());</w:t>
      </w:r>
    </w:p>
    <w:p w14:paraId="3CFB0E69" w14:textId="77777777" w:rsidR="00160114" w:rsidRPr="00EC76D5" w:rsidRDefault="00160114" w:rsidP="00160114">
      <w:pPr>
        <w:pStyle w:val="Code"/>
      </w:pPr>
      <w:r w:rsidRPr="00EC76D5">
        <w:t xml:space="preserve">  }</w:t>
      </w:r>
    </w:p>
    <w:p w14:paraId="0664B13B" w14:textId="77777777" w:rsidR="00160114" w:rsidRPr="00EC76D5" w:rsidRDefault="00160114" w:rsidP="00160114">
      <w:pPr>
        <w:pStyle w:val="Code"/>
      </w:pPr>
      <w:r w:rsidRPr="00EC76D5">
        <w:t xml:space="preserve">    </w:t>
      </w:r>
    </w:p>
    <w:p w14:paraId="5FEFEB2A" w14:textId="77777777" w:rsidR="00160114" w:rsidRPr="00EC76D5" w:rsidRDefault="00160114" w:rsidP="00160114">
      <w:pPr>
        <w:pStyle w:val="Code"/>
      </w:pPr>
      <w:r w:rsidRPr="00EC76D5">
        <w:t xml:space="preserve">  public void backpatch(Integer source, int target) {</w:t>
      </w:r>
    </w:p>
    <w:p w14:paraId="121D9615" w14:textId="77777777" w:rsidR="00160114" w:rsidRPr="00EC76D5" w:rsidRDefault="00160114" w:rsidP="00160114">
      <w:pPr>
        <w:pStyle w:val="Code"/>
      </w:pPr>
      <w:r w:rsidRPr="00EC76D5">
        <w:t xml:space="preserve">    MiddleCode middleCode = m_middleCodeList.get(source);</w:t>
      </w:r>
    </w:p>
    <w:p w14:paraId="141365B8" w14:textId="77777777" w:rsidR="00160114" w:rsidRPr="00EC76D5" w:rsidRDefault="00160114" w:rsidP="00160114">
      <w:pPr>
        <w:pStyle w:val="Code"/>
      </w:pPr>
      <w:r w:rsidRPr="00EC76D5">
        <w:t xml:space="preserve">    middleCode.setOperand(1, target);</w:t>
      </w:r>
    </w:p>
    <w:p w14:paraId="4731FF43" w14:textId="77777777" w:rsidR="00160114" w:rsidRPr="00EC76D5" w:rsidRDefault="00160114" w:rsidP="00160114">
      <w:pPr>
        <w:pStyle w:val="Code"/>
      </w:pPr>
      <w:r w:rsidRPr="00EC76D5">
        <w:t xml:space="preserve">  }</w:t>
      </w:r>
    </w:p>
    <w:p w14:paraId="641A88C0" w14:textId="77777777" w:rsidR="00160114" w:rsidRPr="00EC76D5" w:rsidRDefault="00160114" w:rsidP="00160114">
      <w:pPr>
        <w:pStyle w:val="Code"/>
      </w:pPr>
      <w:r w:rsidRPr="00EC76D5">
        <w:t xml:space="preserve">    </w:t>
      </w:r>
    </w:p>
    <w:p w14:paraId="68FD1EAA" w14:textId="77777777" w:rsidR="00160114" w:rsidRPr="00EC76D5" w:rsidRDefault="00160114" w:rsidP="00160114">
      <w:pPr>
        <w:pStyle w:val="Code"/>
      </w:pPr>
      <w:r w:rsidRPr="00EC76D5">
        <w:t xml:space="preserve">  public void backpatch(Set&lt;Integer&gt; sourceSet, int target) {</w:t>
      </w:r>
    </w:p>
    <w:p w14:paraId="518E55B2" w14:textId="77777777" w:rsidR="00160114" w:rsidRPr="00EC76D5" w:rsidRDefault="00160114" w:rsidP="00160114">
      <w:pPr>
        <w:pStyle w:val="Code"/>
      </w:pPr>
      <w:r w:rsidRPr="00EC76D5">
        <w:t xml:space="preserve">    if (sourceSet != null) {</w:t>
      </w:r>
    </w:p>
    <w:p w14:paraId="5C7A63C1" w14:textId="77777777" w:rsidR="00160114" w:rsidRPr="00EC76D5" w:rsidRDefault="00160114" w:rsidP="00160114">
      <w:pPr>
        <w:pStyle w:val="Code"/>
      </w:pPr>
      <w:r w:rsidRPr="00EC76D5">
        <w:t xml:space="preserve">      for (int source : sourceSet) {</w:t>
      </w:r>
    </w:p>
    <w:p w14:paraId="5E51D800" w14:textId="77777777" w:rsidR="00160114" w:rsidRPr="00EC76D5" w:rsidRDefault="00160114" w:rsidP="00160114">
      <w:pPr>
        <w:pStyle w:val="Code"/>
      </w:pPr>
      <w:r w:rsidRPr="00EC76D5">
        <w:t xml:space="preserve">        backpatch(source, target);</w:t>
      </w:r>
    </w:p>
    <w:p w14:paraId="04D85FA1" w14:textId="77777777" w:rsidR="00160114" w:rsidRPr="00EC76D5" w:rsidRDefault="00160114" w:rsidP="00160114">
      <w:pPr>
        <w:pStyle w:val="Code"/>
      </w:pPr>
      <w:r w:rsidRPr="00EC76D5">
        <w:t xml:space="preserve">      }</w:t>
      </w:r>
    </w:p>
    <w:p w14:paraId="7BD95EFA" w14:textId="77777777" w:rsidR="00160114" w:rsidRPr="00EC76D5" w:rsidRDefault="00160114" w:rsidP="00160114">
      <w:pPr>
        <w:pStyle w:val="Code"/>
      </w:pPr>
      <w:r w:rsidRPr="00EC76D5">
        <w:t xml:space="preserve">    }</w:t>
      </w:r>
    </w:p>
    <w:p w14:paraId="5D1DA590" w14:textId="77777777" w:rsidR="00160114" w:rsidRPr="00EC76D5" w:rsidRDefault="00160114" w:rsidP="00160114">
      <w:pPr>
        <w:pStyle w:val="Code"/>
      </w:pPr>
      <w:r w:rsidRPr="00EC76D5">
        <w:t xml:space="preserve">  }  </w:t>
      </w:r>
    </w:p>
    <w:p w14:paraId="5565722F" w14:textId="77777777" w:rsidR="00160114" w:rsidRPr="00EC76D5" w:rsidRDefault="00160114" w:rsidP="00160114">
      <w:pPr>
        <w:pStyle w:val="Code"/>
      </w:pPr>
      <w:r w:rsidRPr="00EC76D5">
        <w:t xml:space="preserve">  </w:t>
      </w:r>
    </w:p>
    <w:p w14:paraId="2FDA4BFE" w14:textId="77777777" w:rsidR="00160114" w:rsidRPr="00EC76D5" w:rsidRDefault="00160114" w:rsidP="00160114">
      <w:pPr>
        <w:pStyle w:val="Code"/>
      </w:pPr>
      <w:r w:rsidRPr="00EC76D5">
        <w:t xml:space="preserve">  public Stack&lt;Map&lt;BigInteger,Integer&gt;&gt; m_caseMapStack = new Stack&lt;&gt;();</w:t>
      </w:r>
    </w:p>
    <w:p w14:paraId="64A21DB9" w14:textId="77777777" w:rsidR="00160114" w:rsidRPr="00EC76D5" w:rsidRDefault="00160114" w:rsidP="00160114">
      <w:pPr>
        <w:pStyle w:val="Code"/>
      </w:pPr>
      <w:r w:rsidRPr="00EC76D5">
        <w:t xml:space="preserve">  public Stack&lt;Integer&gt; m_defaultStack = new Stack&lt;&gt;();</w:t>
      </w:r>
    </w:p>
    <w:p w14:paraId="3A5B22DD" w14:textId="77777777" w:rsidR="00160114" w:rsidRPr="00EC76D5" w:rsidRDefault="00160114" w:rsidP="00160114">
      <w:pPr>
        <w:pStyle w:val="Code"/>
      </w:pPr>
      <w:r w:rsidRPr="00EC76D5">
        <w:t xml:space="preserve">  public Stack&lt;Set&lt;Integer&gt;&gt; m_breakSetStack = new Stack&lt;&gt;();</w:t>
      </w:r>
    </w:p>
    <w:p w14:paraId="55555E43" w14:textId="77777777" w:rsidR="00160114" w:rsidRPr="00EC76D5" w:rsidRDefault="00160114" w:rsidP="00160114">
      <w:pPr>
        <w:pStyle w:val="Code"/>
      </w:pPr>
      <w:r w:rsidRPr="00EC76D5">
        <w:t xml:space="preserve">  public Stack&lt;Symbol&gt; m_switchStack = new Stack&lt;&gt;();</w:t>
      </w:r>
    </w:p>
    <w:p w14:paraId="470E1259" w14:textId="77777777" w:rsidR="00160114" w:rsidRPr="00EC76D5" w:rsidRDefault="00160114" w:rsidP="00160114">
      <w:pPr>
        <w:pStyle w:val="Code"/>
      </w:pPr>
      <w:r w:rsidRPr="00EC76D5">
        <w:t xml:space="preserve">  public Stack&lt;Set&lt;Integer&gt;&gt; m_continueSetStack = new Stack&lt;&gt;();</w:t>
      </w:r>
    </w:p>
    <w:p w14:paraId="01E2AA4A" w14:textId="77777777" w:rsidR="00160114" w:rsidRPr="00EC76D5" w:rsidRDefault="00160114" w:rsidP="00160114">
      <w:pPr>
        <w:pStyle w:val="Code"/>
      </w:pPr>
      <w:r w:rsidRPr="00EC76D5">
        <w:t xml:space="preserve">  public Map&lt;String,Integer&gt; m_labelMap = new ListMap&lt;&gt;();</w:t>
      </w:r>
    </w:p>
    <w:p w14:paraId="6FAB9712" w14:textId="33D5BB86" w:rsidR="00160114" w:rsidRPr="00EC76D5" w:rsidRDefault="00160114" w:rsidP="00160114">
      <w:pPr>
        <w:pStyle w:val="Code"/>
      </w:pPr>
      <w:r w:rsidRPr="00EC76D5">
        <w:t xml:space="preserve">  public Map&lt;String,Set&lt;Integer&gt;&gt; m_</w:t>
      </w:r>
      <w:r w:rsidR="00116B2B">
        <w:t>m_gotoSetMap</w:t>
      </w:r>
      <w:r w:rsidRPr="00EC76D5">
        <w:t xml:space="preserve"> = new ListMap&lt;&gt;();</w:t>
      </w:r>
    </w:p>
    <w:p w14:paraId="24CF849B" w14:textId="77777777" w:rsidR="00160114" w:rsidRPr="00EC76D5" w:rsidRDefault="00160114" w:rsidP="00160114">
      <w:pPr>
        <w:pStyle w:val="Code"/>
      </w:pPr>
      <w:r w:rsidRPr="00EC76D5">
        <w:t xml:space="preserve">  </w:t>
      </w:r>
    </w:p>
    <w:p w14:paraId="481EEA7A" w14:textId="77777777" w:rsidR="00160114" w:rsidRPr="00EC76D5" w:rsidRDefault="00160114" w:rsidP="00160114">
      <w:pPr>
        <w:pStyle w:val="Code"/>
      </w:pPr>
      <w:r w:rsidRPr="00EC76D5">
        <w:t xml:space="preserve">  public void generateStatement(SyntaxTree tree) {</w:t>
      </w:r>
    </w:p>
    <w:p w14:paraId="65161EB0" w14:textId="77777777" w:rsidR="00160114" w:rsidRPr="00EC76D5" w:rsidRDefault="00160114" w:rsidP="00160114">
      <w:pPr>
        <w:pStyle w:val="Code"/>
      </w:pPr>
      <w:r w:rsidRPr="00EC76D5">
        <w:t xml:space="preserve">    if (tree == null) {</w:t>
      </w:r>
    </w:p>
    <w:p w14:paraId="1CA43402" w14:textId="77777777" w:rsidR="00160114" w:rsidRPr="00EC76D5" w:rsidRDefault="00160114" w:rsidP="00160114">
      <w:pPr>
        <w:pStyle w:val="Code"/>
      </w:pPr>
      <w:r w:rsidRPr="00EC76D5">
        <w:t xml:space="preserve">      return;</w:t>
      </w:r>
    </w:p>
    <w:p w14:paraId="626C040C" w14:textId="77777777" w:rsidR="00160114" w:rsidRPr="00EC76D5" w:rsidRDefault="00160114" w:rsidP="00160114">
      <w:pPr>
        <w:pStyle w:val="Code"/>
      </w:pPr>
      <w:r w:rsidRPr="00EC76D5">
        <w:t xml:space="preserve">    }</w:t>
      </w:r>
    </w:p>
    <w:p w14:paraId="64E41999" w14:textId="77777777" w:rsidR="00160114" w:rsidRPr="00EC76D5" w:rsidRDefault="00160114" w:rsidP="00160114">
      <w:pPr>
        <w:pStyle w:val="Code"/>
      </w:pPr>
      <w:r w:rsidRPr="00EC76D5">
        <w:t xml:space="preserve">    </w:t>
      </w:r>
    </w:p>
    <w:p w14:paraId="1DB6E93C" w14:textId="77777777" w:rsidR="00160114" w:rsidRPr="00EC76D5" w:rsidRDefault="00160114" w:rsidP="00160114">
      <w:pPr>
        <w:pStyle w:val="Code"/>
      </w:pPr>
      <w:r w:rsidRPr="00EC76D5">
        <w:t xml:space="preserve">    switch (tree.getOperator()) {</w:t>
      </w:r>
    </w:p>
    <w:p w14:paraId="0D1E76CC" w14:textId="77777777" w:rsidR="00160114" w:rsidRPr="00EC76D5" w:rsidRDefault="00160114" w:rsidP="00160114">
      <w:pPr>
        <w:pStyle w:val="Code"/>
      </w:pPr>
      <w:r w:rsidRPr="00EC76D5">
        <w:t xml:space="preserve">      case Block:</w:t>
      </w:r>
    </w:p>
    <w:p w14:paraId="64C014F9" w14:textId="77777777" w:rsidR="00160114" w:rsidRPr="00EC76D5" w:rsidRDefault="00160114" w:rsidP="00160114">
      <w:pPr>
        <w:pStyle w:val="Code"/>
      </w:pPr>
      <w:r w:rsidRPr="00EC76D5">
        <w:t xml:space="preserve">        for (SyntaxTree stat : tree.getChildList()) {</w:t>
      </w:r>
    </w:p>
    <w:p w14:paraId="37F17C62" w14:textId="77777777" w:rsidR="00160114" w:rsidRPr="00EC76D5" w:rsidRDefault="00160114" w:rsidP="00160114">
      <w:pPr>
        <w:pStyle w:val="Code"/>
      </w:pPr>
      <w:r w:rsidRPr="00EC76D5">
        <w:t xml:space="preserve">          generateStatement(SyntaxTreeOptimizer.optimizeStatement(stat));</w:t>
      </w:r>
    </w:p>
    <w:p w14:paraId="463D92F8" w14:textId="77777777" w:rsidR="00160114" w:rsidRPr="00EC76D5" w:rsidRDefault="00160114" w:rsidP="00160114">
      <w:pPr>
        <w:pStyle w:val="Code"/>
      </w:pPr>
      <w:r w:rsidRPr="00EC76D5">
        <w:t xml:space="preserve">        }</w:t>
      </w:r>
    </w:p>
    <w:p w14:paraId="433C05FE" w14:textId="77777777" w:rsidR="00160114" w:rsidRPr="00EC76D5" w:rsidRDefault="00160114" w:rsidP="00160114">
      <w:pPr>
        <w:pStyle w:val="Code"/>
      </w:pPr>
      <w:r w:rsidRPr="00EC76D5">
        <w:t xml:space="preserve">        break;</w:t>
      </w:r>
    </w:p>
    <w:p w14:paraId="70BEA934" w14:textId="77777777" w:rsidR="00160114" w:rsidRPr="00EC76D5" w:rsidRDefault="00160114" w:rsidP="00160114">
      <w:pPr>
        <w:pStyle w:val="Code"/>
      </w:pPr>
    </w:p>
    <w:p w14:paraId="5D6E181D" w14:textId="77777777" w:rsidR="00160114" w:rsidRPr="00EC76D5" w:rsidRDefault="00160114" w:rsidP="00160114">
      <w:pPr>
        <w:pStyle w:val="Code"/>
      </w:pPr>
      <w:r w:rsidRPr="00EC76D5">
        <w:t xml:space="preserve">      case If:</w:t>
      </w:r>
    </w:p>
    <w:p w14:paraId="63A003D9" w14:textId="77777777" w:rsidR="00160114" w:rsidRPr="00EC76D5" w:rsidRDefault="00160114" w:rsidP="00160114">
      <w:pPr>
        <w:pStyle w:val="Code"/>
      </w:pPr>
      <w:r w:rsidRPr="00EC76D5">
        <w:t xml:space="preserve">        generateIfStatement(SyntaxTreeOptimizer.optimizeStatement(tree));</w:t>
      </w:r>
    </w:p>
    <w:p w14:paraId="0CC08A94" w14:textId="77777777" w:rsidR="00160114" w:rsidRPr="00EC76D5" w:rsidRDefault="00160114" w:rsidP="00160114">
      <w:pPr>
        <w:pStyle w:val="Code"/>
      </w:pPr>
      <w:r w:rsidRPr="00EC76D5">
        <w:t xml:space="preserve">        break;</w:t>
      </w:r>
    </w:p>
    <w:p w14:paraId="51911513" w14:textId="77777777" w:rsidR="00160114" w:rsidRPr="00EC76D5" w:rsidRDefault="00160114" w:rsidP="00160114">
      <w:pPr>
        <w:pStyle w:val="Code"/>
      </w:pPr>
    </w:p>
    <w:p w14:paraId="45E2546A" w14:textId="77777777" w:rsidR="00160114" w:rsidRPr="00EC76D5" w:rsidRDefault="00160114" w:rsidP="00160114">
      <w:pPr>
        <w:pStyle w:val="Code"/>
      </w:pPr>
      <w:r w:rsidRPr="00EC76D5">
        <w:t xml:space="preserve">      case IfElse:</w:t>
      </w:r>
    </w:p>
    <w:p w14:paraId="16CD5089" w14:textId="77777777" w:rsidR="00160114" w:rsidRPr="00EC76D5" w:rsidRDefault="00160114" w:rsidP="00160114">
      <w:pPr>
        <w:pStyle w:val="Code"/>
      </w:pPr>
      <w:r w:rsidRPr="00EC76D5">
        <w:t xml:space="preserve">        generateIfElseStatement(SyntaxTreeOptimizer.optimizeStatement(tree));</w:t>
      </w:r>
    </w:p>
    <w:p w14:paraId="5D974C11" w14:textId="77777777" w:rsidR="00160114" w:rsidRPr="00EC76D5" w:rsidRDefault="00160114" w:rsidP="00160114">
      <w:pPr>
        <w:pStyle w:val="Code"/>
      </w:pPr>
      <w:r w:rsidRPr="00EC76D5">
        <w:t xml:space="preserve">        break;</w:t>
      </w:r>
    </w:p>
    <w:p w14:paraId="104E2024" w14:textId="77777777" w:rsidR="00160114" w:rsidRPr="00EC76D5" w:rsidRDefault="00160114" w:rsidP="00160114">
      <w:pPr>
        <w:pStyle w:val="Code"/>
      </w:pPr>
    </w:p>
    <w:p w14:paraId="2033B123" w14:textId="77777777" w:rsidR="00160114" w:rsidRPr="00EC76D5" w:rsidRDefault="00160114" w:rsidP="00160114">
      <w:pPr>
        <w:pStyle w:val="Code"/>
      </w:pPr>
      <w:r w:rsidRPr="00EC76D5">
        <w:t xml:space="preserve">      case Switch:</w:t>
      </w:r>
    </w:p>
    <w:p w14:paraId="7A1F5E0F" w14:textId="77777777" w:rsidR="00160114" w:rsidRPr="00EC76D5" w:rsidRDefault="00160114" w:rsidP="00160114">
      <w:pPr>
        <w:pStyle w:val="Code"/>
      </w:pPr>
      <w:r w:rsidRPr="00EC76D5">
        <w:t xml:space="preserve">        generateSwitchStatement(SyntaxTreeOptimizer.optimizeStatement(tree));</w:t>
      </w:r>
    </w:p>
    <w:p w14:paraId="20685731" w14:textId="77777777" w:rsidR="00160114" w:rsidRPr="00EC76D5" w:rsidRDefault="00160114" w:rsidP="00160114">
      <w:pPr>
        <w:pStyle w:val="Code"/>
      </w:pPr>
      <w:r w:rsidRPr="00EC76D5">
        <w:t xml:space="preserve">        break;</w:t>
      </w:r>
    </w:p>
    <w:p w14:paraId="5DE5C273" w14:textId="77777777" w:rsidR="00160114" w:rsidRPr="00EC76D5" w:rsidRDefault="00160114" w:rsidP="00160114">
      <w:pPr>
        <w:pStyle w:val="Code"/>
      </w:pPr>
    </w:p>
    <w:p w14:paraId="526192D6" w14:textId="77777777" w:rsidR="00160114" w:rsidRPr="00EC76D5" w:rsidRDefault="00160114" w:rsidP="00160114">
      <w:pPr>
        <w:pStyle w:val="Code"/>
      </w:pPr>
      <w:r w:rsidRPr="00EC76D5">
        <w:t xml:space="preserve">      case Case:</w:t>
      </w:r>
    </w:p>
    <w:p w14:paraId="044B0C83" w14:textId="77777777" w:rsidR="00160114" w:rsidRPr="00EC76D5" w:rsidRDefault="00160114" w:rsidP="00160114">
      <w:pPr>
        <w:pStyle w:val="Code"/>
      </w:pPr>
      <w:r w:rsidRPr="00EC76D5">
        <w:t xml:space="preserve">        generateCaseStatement(SyntaxTreeOptimizer.optimizeStatement(tree));</w:t>
      </w:r>
    </w:p>
    <w:p w14:paraId="4E2BBF3A" w14:textId="77777777" w:rsidR="00160114" w:rsidRPr="00EC76D5" w:rsidRDefault="00160114" w:rsidP="00160114">
      <w:pPr>
        <w:pStyle w:val="Code"/>
      </w:pPr>
      <w:r w:rsidRPr="00EC76D5">
        <w:lastRenderedPageBreak/>
        <w:t xml:space="preserve">        break;</w:t>
      </w:r>
    </w:p>
    <w:p w14:paraId="7F53F267" w14:textId="77777777" w:rsidR="00160114" w:rsidRPr="00EC76D5" w:rsidRDefault="00160114" w:rsidP="00160114">
      <w:pPr>
        <w:pStyle w:val="Code"/>
      </w:pPr>
    </w:p>
    <w:p w14:paraId="52874D8E" w14:textId="77777777" w:rsidR="00160114" w:rsidRPr="00EC76D5" w:rsidRDefault="00160114" w:rsidP="00160114">
      <w:pPr>
        <w:pStyle w:val="Code"/>
      </w:pPr>
      <w:r w:rsidRPr="00EC76D5">
        <w:t xml:space="preserve">      case Default:</w:t>
      </w:r>
    </w:p>
    <w:p w14:paraId="2BB72F68" w14:textId="77777777" w:rsidR="00160114" w:rsidRPr="00EC76D5" w:rsidRDefault="00160114" w:rsidP="00160114">
      <w:pPr>
        <w:pStyle w:val="Code"/>
      </w:pPr>
      <w:r w:rsidRPr="00EC76D5">
        <w:t xml:space="preserve">        generateDefaultStatement(SyntaxTreeOptimizer.optimizeStatement(tree));</w:t>
      </w:r>
    </w:p>
    <w:p w14:paraId="2DA2750F" w14:textId="77777777" w:rsidR="00160114" w:rsidRPr="00EC76D5" w:rsidRDefault="00160114" w:rsidP="00160114">
      <w:pPr>
        <w:pStyle w:val="Code"/>
      </w:pPr>
      <w:r w:rsidRPr="00EC76D5">
        <w:t xml:space="preserve">        break;</w:t>
      </w:r>
    </w:p>
    <w:p w14:paraId="4C7196D7" w14:textId="77777777" w:rsidR="00160114" w:rsidRPr="00EC76D5" w:rsidRDefault="00160114" w:rsidP="00160114">
      <w:pPr>
        <w:pStyle w:val="Code"/>
      </w:pPr>
    </w:p>
    <w:p w14:paraId="3CB4A081" w14:textId="77777777" w:rsidR="00160114" w:rsidRPr="00EC76D5" w:rsidRDefault="00160114" w:rsidP="00160114">
      <w:pPr>
        <w:pStyle w:val="Code"/>
      </w:pPr>
      <w:r w:rsidRPr="00EC76D5">
        <w:t xml:space="preserve">      case Break:</w:t>
      </w:r>
    </w:p>
    <w:p w14:paraId="787E4C00" w14:textId="77777777" w:rsidR="00160114" w:rsidRPr="00EC76D5" w:rsidRDefault="00160114" w:rsidP="00160114">
      <w:pPr>
        <w:pStyle w:val="Code"/>
      </w:pPr>
      <w:r w:rsidRPr="00EC76D5">
        <w:t xml:space="preserve">        generateBreakStatement(SyntaxTreeOptimizer.optimizeStatement(tree));</w:t>
      </w:r>
    </w:p>
    <w:p w14:paraId="2036A5B8" w14:textId="77777777" w:rsidR="00160114" w:rsidRPr="00EC76D5" w:rsidRDefault="00160114" w:rsidP="00160114">
      <w:pPr>
        <w:pStyle w:val="Code"/>
      </w:pPr>
      <w:r w:rsidRPr="00EC76D5">
        <w:t xml:space="preserve">        break;</w:t>
      </w:r>
    </w:p>
    <w:p w14:paraId="6B805849" w14:textId="77777777" w:rsidR="00160114" w:rsidRPr="00EC76D5" w:rsidRDefault="00160114" w:rsidP="00160114">
      <w:pPr>
        <w:pStyle w:val="Code"/>
      </w:pPr>
    </w:p>
    <w:p w14:paraId="35C7DD8F" w14:textId="77777777" w:rsidR="00160114" w:rsidRPr="00EC76D5" w:rsidRDefault="00160114" w:rsidP="00160114">
      <w:pPr>
        <w:pStyle w:val="Code"/>
      </w:pPr>
      <w:r w:rsidRPr="00EC76D5">
        <w:t xml:space="preserve">      case Continue:</w:t>
      </w:r>
    </w:p>
    <w:p w14:paraId="4F8B864C" w14:textId="77777777" w:rsidR="00160114" w:rsidRPr="00EC76D5" w:rsidRDefault="00160114" w:rsidP="00160114">
      <w:pPr>
        <w:pStyle w:val="Code"/>
      </w:pPr>
      <w:r w:rsidRPr="00EC76D5">
        <w:t xml:space="preserve">        generateContinueStatement(SyntaxTreeOptimizer.optimizeStatement(tree));</w:t>
      </w:r>
    </w:p>
    <w:p w14:paraId="36ABF929" w14:textId="77777777" w:rsidR="00160114" w:rsidRPr="00EC76D5" w:rsidRDefault="00160114" w:rsidP="00160114">
      <w:pPr>
        <w:pStyle w:val="Code"/>
      </w:pPr>
      <w:r w:rsidRPr="00EC76D5">
        <w:t xml:space="preserve">        break;</w:t>
      </w:r>
    </w:p>
    <w:p w14:paraId="7E8274C7" w14:textId="77777777" w:rsidR="00160114" w:rsidRPr="00EC76D5" w:rsidRDefault="00160114" w:rsidP="00160114">
      <w:pPr>
        <w:pStyle w:val="Code"/>
      </w:pPr>
    </w:p>
    <w:p w14:paraId="6DC70328" w14:textId="77777777" w:rsidR="00160114" w:rsidRPr="00EC76D5" w:rsidRDefault="00160114" w:rsidP="00160114">
      <w:pPr>
        <w:pStyle w:val="Code"/>
      </w:pPr>
      <w:r w:rsidRPr="00EC76D5">
        <w:t xml:space="preserve">      case While:</w:t>
      </w:r>
    </w:p>
    <w:p w14:paraId="06D101F5" w14:textId="77777777" w:rsidR="00160114" w:rsidRPr="00EC76D5" w:rsidRDefault="00160114" w:rsidP="00160114">
      <w:pPr>
        <w:pStyle w:val="Code"/>
      </w:pPr>
      <w:r w:rsidRPr="00EC76D5">
        <w:t xml:space="preserve">        generateWhileStatement(SyntaxTreeOptimizer.optimizeStatement(tree));</w:t>
      </w:r>
    </w:p>
    <w:p w14:paraId="1B44C130" w14:textId="77777777" w:rsidR="00160114" w:rsidRPr="00EC76D5" w:rsidRDefault="00160114" w:rsidP="00160114">
      <w:pPr>
        <w:pStyle w:val="Code"/>
      </w:pPr>
      <w:r w:rsidRPr="00EC76D5">
        <w:t xml:space="preserve">        break;</w:t>
      </w:r>
    </w:p>
    <w:p w14:paraId="37B41638" w14:textId="77777777" w:rsidR="00160114" w:rsidRPr="00EC76D5" w:rsidRDefault="00160114" w:rsidP="00160114">
      <w:pPr>
        <w:pStyle w:val="Code"/>
      </w:pPr>
    </w:p>
    <w:p w14:paraId="12C53CA3" w14:textId="77777777" w:rsidR="00160114" w:rsidRPr="00EC76D5" w:rsidRDefault="00160114" w:rsidP="00160114">
      <w:pPr>
        <w:pStyle w:val="Code"/>
      </w:pPr>
      <w:r w:rsidRPr="00EC76D5">
        <w:t xml:space="preserve">      case Do:</w:t>
      </w:r>
    </w:p>
    <w:p w14:paraId="33B3E7F9" w14:textId="77777777" w:rsidR="00160114" w:rsidRPr="00EC76D5" w:rsidRDefault="00160114" w:rsidP="00160114">
      <w:pPr>
        <w:pStyle w:val="Code"/>
      </w:pPr>
      <w:r w:rsidRPr="00EC76D5">
        <w:t xml:space="preserve">        generateDoStatement(SyntaxTreeOptimizer.optimizeStatement(tree));</w:t>
      </w:r>
    </w:p>
    <w:p w14:paraId="17D6FC1F" w14:textId="77777777" w:rsidR="00160114" w:rsidRPr="00EC76D5" w:rsidRDefault="00160114" w:rsidP="00160114">
      <w:pPr>
        <w:pStyle w:val="Code"/>
      </w:pPr>
      <w:r w:rsidRPr="00EC76D5">
        <w:t xml:space="preserve">        break;</w:t>
      </w:r>
    </w:p>
    <w:p w14:paraId="2D9301BC" w14:textId="77777777" w:rsidR="00160114" w:rsidRPr="00EC76D5" w:rsidRDefault="00160114" w:rsidP="00160114">
      <w:pPr>
        <w:pStyle w:val="Code"/>
      </w:pPr>
    </w:p>
    <w:p w14:paraId="7BB66648" w14:textId="77777777" w:rsidR="00160114" w:rsidRPr="00EC76D5" w:rsidRDefault="00160114" w:rsidP="00160114">
      <w:pPr>
        <w:pStyle w:val="Code"/>
      </w:pPr>
      <w:r w:rsidRPr="00EC76D5">
        <w:t xml:space="preserve">      case For:</w:t>
      </w:r>
    </w:p>
    <w:p w14:paraId="1F7EC1F5" w14:textId="77777777" w:rsidR="00160114" w:rsidRPr="00EC76D5" w:rsidRDefault="00160114" w:rsidP="00160114">
      <w:pPr>
        <w:pStyle w:val="Code"/>
      </w:pPr>
      <w:r w:rsidRPr="00EC76D5">
        <w:t xml:space="preserve">        generateForStatement(SyntaxTreeOptimizer.optimizeStatement(tree));</w:t>
      </w:r>
    </w:p>
    <w:p w14:paraId="5CE399C3" w14:textId="77777777" w:rsidR="00160114" w:rsidRPr="00EC76D5" w:rsidRDefault="00160114" w:rsidP="00160114">
      <w:pPr>
        <w:pStyle w:val="Code"/>
      </w:pPr>
      <w:r w:rsidRPr="00EC76D5">
        <w:t xml:space="preserve">        break;</w:t>
      </w:r>
    </w:p>
    <w:p w14:paraId="228EABCD" w14:textId="77777777" w:rsidR="00160114" w:rsidRPr="00EC76D5" w:rsidRDefault="00160114" w:rsidP="00160114">
      <w:pPr>
        <w:pStyle w:val="Code"/>
      </w:pPr>
    </w:p>
    <w:p w14:paraId="5661A8C5" w14:textId="77777777" w:rsidR="00160114" w:rsidRPr="00EC76D5" w:rsidRDefault="00160114" w:rsidP="00160114">
      <w:pPr>
        <w:pStyle w:val="Code"/>
      </w:pPr>
      <w:r w:rsidRPr="00EC76D5">
        <w:t xml:space="preserve">      case Label:</w:t>
      </w:r>
    </w:p>
    <w:p w14:paraId="7B946A79" w14:textId="77777777" w:rsidR="00160114" w:rsidRPr="00EC76D5" w:rsidRDefault="00160114" w:rsidP="00160114">
      <w:pPr>
        <w:pStyle w:val="Code"/>
      </w:pPr>
      <w:r w:rsidRPr="00EC76D5">
        <w:t xml:space="preserve">        generateLabelStatement(SyntaxTreeOptimizer.optimizeStatement(tree));</w:t>
      </w:r>
    </w:p>
    <w:p w14:paraId="07C5AD28" w14:textId="77777777" w:rsidR="00160114" w:rsidRPr="00EC76D5" w:rsidRDefault="00160114" w:rsidP="00160114">
      <w:pPr>
        <w:pStyle w:val="Code"/>
      </w:pPr>
      <w:r w:rsidRPr="00EC76D5">
        <w:t xml:space="preserve">        break;</w:t>
      </w:r>
    </w:p>
    <w:p w14:paraId="45907B1F" w14:textId="77777777" w:rsidR="00160114" w:rsidRPr="00EC76D5" w:rsidRDefault="00160114" w:rsidP="00160114">
      <w:pPr>
        <w:pStyle w:val="Code"/>
      </w:pPr>
    </w:p>
    <w:p w14:paraId="52D038D1" w14:textId="77777777" w:rsidR="00160114" w:rsidRPr="00EC76D5" w:rsidRDefault="00160114" w:rsidP="00160114">
      <w:pPr>
        <w:pStyle w:val="Code"/>
      </w:pPr>
      <w:r w:rsidRPr="00EC76D5">
        <w:t xml:space="preserve">      case Goto:</w:t>
      </w:r>
    </w:p>
    <w:p w14:paraId="19207AA0" w14:textId="77777777" w:rsidR="00160114" w:rsidRPr="00EC76D5" w:rsidRDefault="00160114" w:rsidP="00160114">
      <w:pPr>
        <w:pStyle w:val="Code"/>
      </w:pPr>
      <w:r w:rsidRPr="00EC76D5">
        <w:t xml:space="preserve">        generateGotoStatement(SyntaxTreeOptimizer.optimizeStatement(tree));</w:t>
      </w:r>
    </w:p>
    <w:p w14:paraId="0E0D17A8" w14:textId="77777777" w:rsidR="00160114" w:rsidRPr="00EC76D5" w:rsidRDefault="00160114" w:rsidP="00160114">
      <w:pPr>
        <w:pStyle w:val="Code"/>
      </w:pPr>
      <w:r w:rsidRPr="00EC76D5">
        <w:t xml:space="preserve">        break;</w:t>
      </w:r>
    </w:p>
    <w:p w14:paraId="27513F1B" w14:textId="77777777" w:rsidR="00160114" w:rsidRPr="00EC76D5" w:rsidRDefault="00160114" w:rsidP="00160114">
      <w:pPr>
        <w:pStyle w:val="Code"/>
      </w:pPr>
    </w:p>
    <w:p w14:paraId="72EEB5B0" w14:textId="77777777" w:rsidR="00160114" w:rsidRPr="00EC76D5" w:rsidRDefault="00160114" w:rsidP="00160114">
      <w:pPr>
        <w:pStyle w:val="Code"/>
      </w:pPr>
      <w:r w:rsidRPr="00EC76D5">
        <w:t xml:space="preserve">      case Return:</w:t>
      </w:r>
    </w:p>
    <w:p w14:paraId="4ABD1AB2" w14:textId="77777777" w:rsidR="00160114" w:rsidRPr="00EC76D5" w:rsidRDefault="00160114" w:rsidP="00160114">
      <w:pPr>
        <w:pStyle w:val="Code"/>
      </w:pPr>
      <w:r w:rsidRPr="00EC76D5">
        <w:t xml:space="preserve">        generateReturnStatement(SyntaxTreeOptimizer.optimizeStatement(tree));</w:t>
      </w:r>
    </w:p>
    <w:p w14:paraId="53B5FEF2" w14:textId="77777777" w:rsidR="00160114" w:rsidRPr="00EC76D5" w:rsidRDefault="00160114" w:rsidP="00160114">
      <w:pPr>
        <w:pStyle w:val="Code"/>
      </w:pPr>
      <w:r w:rsidRPr="00EC76D5">
        <w:t xml:space="preserve">        break;</w:t>
      </w:r>
    </w:p>
    <w:p w14:paraId="0802736B" w14:textId="77777777" w:rsidR="00160114" w:rsidRPr="00EC76D5" w:rsidRDefault="00160114" w:rsidP="00160114">
      <w:pPr>
        <w:pStyle w:val="Code"/>
      </w:pPr>
    </w:p>
    <w:p w14:paraId="611279C1" w14:textId="77777777" w:rsidR="00160114" w:rsidRPr="00EC76D5" w:rsidRDefault="00160114" w:rsidP="00160114">
      <w:pPr>
        <w:pStyle w:val="Code"/>
      </w:pPr>
      <w:r w:rsidRPr="00EC76D5">
        <w:t xml:space="preserve">      case Exit:</w:t>
      </w:r>
    </w:p>
    <w:p w14:paraId="1CD5CF8F" w14:textId="77777777" w:rsidR="00160114" w:rsidRPr="00EC76D5" w:rsidRDefault="00160114" w:rsidP="00160114">
      <w:pPr>
        <w:pStyle w:val="Code"/>
      </w:pPr>
      <w:r w:rsidRPr="00EC76D5">
        <w:t xml:space="preserve">        generateExitStatement(SyntaxTreeOptimizer.optimizeStatement(tree));</w:t>
      </w:r>
    </w:p>
    <w:p w14:paraId="518870BF" w14:textId="77777777" w:rsidR="00160114" w:rsidRPr="00EC76D5" w:rsidRDefault="00160114" w:rsidP="00160114">
      <w:pPr>
        <w:pStyle w:val="Code"/>
      </w:pPr>
      <w:r w:rsidRPr="00EC76D5">
        <w:t xml:space="preserve">        break;</w:t>
      </w:r>
    </w:p>
    <w:p w14:paraId="7A5A3A62" w14:textId="77777777" w:rsidR="00160114" w:rsidRPr="00EC76D5" w:rsidRDefault="00160114" w:rsidP="00160114">
      <w:pPr>
        <w:pStyle w:val="Code"/>
      </w:pPr>
    </w:p>
    <w:p w14:paraId="727EAA20" w14:textId="77777777" w:rsidR="00160114" w:rsidRPr="00EC76D5" w:rsidRDefault="00160114" w:rsidP="00160114">
      <w:pPr>
        <w:pStyle w:val="Code"/>
      </w:pPr>
      <w:r w:rsidRPr="00EC76D5">
        <w:t xml:space="preserve">      case LoadToRegister:</w:t>
      </w:r>
    </w:p>
    <w:p w14:paraId="00517674" w14:textId="77777777" w:rsidR="00160114" w:rsidRPr="00EC76D5" w:rsidRDefault="00160114" w:rsidP="00160114">
      <w:pPr>
        <w:pStyle w:val="Code"/>
      </w:pPr>
      <w:r w:rsidRPr="00EC76D5">
        <w:t xml:space="preserve">        generateLoadToRegisterStatement</w:t>
      </w:r>
    </w:p>
    <w:p w14:paraId="5039F81D" w14:textId="77777777" w:rsidR="00160114" w:rsidRPr="00EC76D5" w:rsidRDefault="00160114" w:rsidP="00160114">
      <w:pPr>
        <w:pStyle w:val="Code"/>
      </w:pPr>
      <w:r w:rsidRPr="00EC76D5">
        <w:t xml:space="preserve">                              (SyntaxTreeOptimizer.optimizeStatement(tree));</w:t>
      </w:r>
    </w:p>
    <w:p w14:paraId="5AF03E50" w14:textId="77777777" w:rsidR="00160114" w:rsidRPr="00EC76D5" w:rsidRDefault="00160114" w:rsidP="00160114">
      <w:pPr>
        <w:pStyle w:val="Code"/>
      </w:pPr>
      <w:r w:rsidRPr="00EC76D5">
        <w:t xml:space="preserve">        break;</w:t>
      </w:r>
    </w:p>
    <w:p w14:paraId="4D9359C1" w14:textId="77777777" w:rsidR="00160114" w:rsidRPr="00EC76D5" w:rsidRDefault="00160114" w:rsidP="00160114">
      <w:pPr>
        <w:pStyle w:val="Code"/>
      </w:pPr>
    </w:p>
    <w:p w14:paraId="28E72106" w14:textId="77777777" w:rsidR="00160114" w:rsidRPr="00EC76D5" w:rsidRDefault="00160114" w:rsidP="00160114">
      <w:pPr>
        <w:pStyle w:val="Code"/>
      </w:pPr>
      <w:r w:rsidRPr="00EC76D5">
        <w:t xml:space="preserve">      case SaveFromRegister:</w:t>
      </w:r>
    </w:p>
    <w:p w14:paraId="45EAA9D6" w14:textId="77777777" w:rsidR="00160114" w:rsidRPr="00EC76D5" w:rsidRDefault="00160114" w:rsidP="00160114">
      <w:pPr>
        <w:pStyle w:val="Code"/>
      </w:pPr>
      <w:r w:rsidRPr="00EC76D5">
        <w:t xml:space="preserve">        generateSaveFromRegisterStatement</w:t>
      </w:r>
    </w:p>
    <w:p w14:paraId="56825B98" w14:textId="77777777" w:rsidR="00160114" w:rsidRPr="00EC76D5" w:rsidRDefault="00160114" w:rsidP="00160114">
      <w:pPr>
        <w:pStyle w:val="Code"/>
      </w:pPr>
      <w:r w:rsidRPr="00EC76D5">
        <w:t xml:space="preserve">                                (SyntaxTreeOptimizer.optimizeStatement(tree));</w:t>
      </w:r>
    </w:p>
    <w:p w14:paraId="6200C2CA" w14:textId="77777777" w:rsidR="00160114" w:rsidRPr="00EC76D5" w:rsidRDefault="00160114" w:rsidP="00160114">
      <w:pPr>
        <w:pStyle w:val="Code"/>
      </w:pPr>
      <w:r w:rsidRPr="00EC76D5">
        <w:t xml:space="preserve">        break;</w:t>
      </w:r>
    </w:p>
    <w:p w14:paraId="523DA0CA" w14:textId="77777777" w:rsidR="00160114" w:rsidRPr="00EC76D5" w:rsidRDefault="00160114" w:rsidP="00160114">
      <w:pPr>
        <w:pStyle w:val="Code"/>
      </w:pPr>
    </w:p>
    <w:p w14:paraId="214E4452" w14:textId="77777777" w:rsidR="00160114" w:rsidRPr="00EC76D5" w:rsidRDefault="00160114" w:rsidP="00160114">
      <w:pPr>
        <w:pStyle w:val="Code"/>
      </w:pPr>
      <w:r w:rsidRPr="00EC76D5">
        <w:t xml:space="preserve">      case ClearRegisters:</w:t>
      </w:r>
    </w:p>
    <w:p w14:paraId="529FB695" w14:textId="77777777" w:rsidR="00160114" w:rsidRPr="00EC76D5" w:rsidRDefault="00160114" w:rsidP="00160114">
      <w:pPr>
        <w:pStyle w:val="Code"/>
      </w:pPr>
      <w:r w:rsidRPr="00EC76D5">
        <w:t xml:space="preserve">        generateClearRegistersStatement</w:t>
      </w:r>
    </w:p>
    <w:p w14:paraId="542C6631" w14:textId="77777777" w:rsidR="00160114" w:rsidRPr="00EC76D5" w:rsidRDefault="00160114" w:rsidP="00160114">
      <w:pPr>
        <w:pStyle w:val="Code"/>
      </w:pPr>
      <w:r w:rsidRPr="00EC76D5">
        <w:lastRenderedPageBreak/>
        <w:t xml:space="preserve">                              (SyntaxTreeOptimizer.optimizeStatement(tree));</w:t>
      </w:r>
    </w:p>
    <w:p w14:paraId="46594D80" w14:textId="77777777" w:rsidR="00160114" w:rsidRPr="00EC76D5" w:rsidRDefault="00160114" w:rsidP="00160114">
      <w:pPr>
        <w:pStyle w:val="Code"/>
      </w:pPr>
      <w:r w:rsidRPr="00EC76D5">
        <w:t xml:space="preserve">        break;</w:t>
      </w:r>
    </w:p>
    <w:p w14:paraId="6AFF1053" w14:textId="77777777" w:rsidR="00160114" w:rsidRPr="00EC76D5" w:rsidRDefault="00160114" w:rsidP="00160114">
      <w:pPr>
        <w:pStyle w:val="Code"/>
      </w:pPr>
    </w:p>
    <w:p w14:paraId="56221E69" w14:textId="77777777" w:rsidR="00160114" w:rsidRPr="00EC76D5" w:rsidRDefault="00160114" w:rsidP="00160114">
      <w:pPr>
        <w:pStyle w:val="Code"/>
      </w:pPr>
      <w:r w:rsidRPr="00EC76D5">
        <w:t xml:space="preserve">      case SaveFromFlagByte:</w:t>
      </w:r>
    </w:p>
    <w:p w14:paraId="75F58F76" w14:textId="77777777" w:rsidR="00160114" w:rsidRPr="00EC76D5" w:rsidRDefault="00160114" w:rsidP="00160114">
      <w:pPr>
        <w:pStyle w:val="Code"/>
      </w:pPr>
      <w:r w:rsidRPr="00EC76D5">
        <w:t xml:space="preserve">        generateSaveFlagByteRegisterStatement</w:t>
      </w:r>
    </w:p>
    <w:p w14:paraId="688DA298" w14:textId="77777777" w:rsidR="00160114" w:rsidRPr="00EC76D5" w:rsidRDefault="00160114" w:rsidP="00160114">
      <w:pPr>
        <w:pStyle w:val="Code"/>
      </w:pPr>
      <w:r w:rsidRPr="00EC76D5">
        <w:t xml:space="preserve">                            (SyntaxTreeOptimizer.optimizeStatement(tree));</w:t>
      </w:r>
    </w:p>
    <w:p w14:paraId="1CA37D75" w14:textId="77777777" w:rsidR="00160114" w:rsidRPr="00EC76D5" w:rsidRDefault="00160114" w:rsidP="00160114">
      <w:pPr>
        <w:pStyle w:val="Code"/>
      </w:pPr>
      <w:r w:rsidRPr="00EC76D5">
        <w:t xml:space="preserve">        break;</w:t>
      </w:r>
    </w:p>
    <w:p w14:paraId="4710BBFC" w14:textId="77777777" w:rsidR="00160114" w:rsidRPr="00EC76D5" w:rsidRDefault="00160114" w:rsidP="00160114">
      <w:pPr>
        <w:pStyle w:val="Code"/>
      </w:pPr>
    </w:p>
    <w:p w14:paraId="68087B26" w14:textId="77777777" w:rsidR="00160114" w:rsidRPr="00EC76D5" w:rsidRDefault="00160114" w:rsidP="00160114">
      <w:pPr>
        <w:pStyle w:val="Code"/>
      </w:pPr>
      <w:r w:rsidRPr="00EC76D5">
        <w:t xml:space="preserve">      case JumpRegister:</w:t>
      </w:r>
    </w:p>
    <w:p w14:paraId="28696162" w14:textId="77777777" w:rsidR="00160114" w:rsidRPr="00EC76D5" w:rsidRDefault="00160114" w:rsidP="00160114">
      <w:pPr>
        <w:pStyle w:val="Code"/>
      </w:pPr>
      <w:r w:rsidRPr="00EC76D5">
        <w:t xml:space="preserve">        generateJumpRegisterStatement</w:t>
      </w:r>
    </w:p>
    <w:p w14:paraId="6DC9BAC0" w14:textId="77777777" w:rsidR="00160114" w:rsidRPr="00EC76D5" w:rsidRDefault="00160114" w:rsidP="00160114">
      <w:pPr>
        <w:pStyle w:val="Code"/>
      </w:pPr>
      <w:r w:rsidRPr="00EC76D5">
        <w:t xml:space="preserve">                            (SyntaxTreeOptimizer.optimizeStatement(tree));</w:t>
      </w:r>
    </w:p>
    <w:p w14:paraId="6F0E42E5" w14:textId="77777777" w:rsidR="00160114" w:rsidRPr="00EC76D5" w:rsidRDefault="00160114" w:rsidP="00160114">
      <w:pPr>
        <w:pStyle w:val="Code"/>
      </w:pPr>
      <w:r w:rsidRPr="00EC76D5">
        <w:t xml:space="preserve">        break;</w:t>
      </w:r>
    </w:p>
    <w:p w14:paraId="112941CE" w14:textId="77777777" w:rsidR="00160114" w:rsidRPr="00EC76D5" w:rsidRDefault="00160114" w:rsidP="00160114">
      <w:pPr>
        <w:pStyle w:val="Code"/>
      </w:pPr>
    </w:p>
    <w:p w14:paraId="76CE43FD" w14:textId="77777777" w:rsidR="00160114" w:rsidRPr="00EC76D5" w:rsidRDefault="00160114" w:rsidP="00160114">
      <w:pPr>
        <w:pStyle w:val="Code"/>
      </w:pPr>
      <w:r w:rsidRPr="00EC76D5">
        <w:t xml:space="preserve">      case Interrupt:</w:t>
      </w:r>
    </w:p>
    <w:p w14:paraId="62133E0A" w14:textId="77777777" w:rsidR="00160114" w:rsidRPr="00EC76D5" w:rsidRDefault="00160114" w:rsidP="00160114">
      <w:pPr>
        <w:pStyle w:val="Code"/>
      </w:pPr>
      <w:r w:rsidRPr="00EC76D5">
        <w:t xml:space="preserve">        generateInterruptStatement</w:t>
      </w:r>
    </w:p>
    <w:p w14:paraId="173FECA9" w14:textId="77777777" w:rsidR="00160114" w:rsidRPr="00EC76D5" w:rsidRDefault="00160114" w:rsidP="00160114">
      <w:pPr>
        <w:pStyle w:val="Code"/>
      </w:pPr>
      <w:r w:rsidRPr="00EC76D5">
        <w:t xml:space="preserve">                         (SyntaxTreeOptimizer.optimizeStatement(tree));</w:t>
      </w:r>
    </w:p>
    <w:p w14:paraId="0A66DFDF" w14:textId="77777777" w:rsidR="00160114" w:rsidRPr="00EC76D5" w:rsidRDefault="00160114" w:rsidP="00160114">
      <w:pPr>
        <w:pStyle w:val="Code"/>
      </w:pPr>
      <w:r w:rsidRPr="00EC76D5">
        <w:t xml:space="preserve">        break;</w:t>
      </w:r>
    </w:p>
    <w:p w14:paraId="27A724A3" w14:textId="77777777" w:rsidR="00160114" w:rsidRPr="00EC76D5" w:rsidRDefault="00160114" w:rsidP="00160114">
      <w:pPr>
        <w:pStyle w:val="Code"/>
      </w:pPr>
    </w:p>
    <w:p w14:paraId="523544A6" w14:textId="77777777" w:rsidR="00160114" w:rsidRPr="00EC76D5" w:rsidRDefault="00160114" w:rsidP="00160114">
      <w:pPr>
        <w:pStyle w:val="Code"/>
      </w:pPr>
      <w:r w:rsidRPr="00EC76D5">
        <w:t xml:space="preserve">      case Declaration:</w:t>
      </w:r>
    </w:p>
    <w:p w14:paraId="6097806D" w14:textId="77777777" w:rsidR="00160114" w:rsidRPr="00EC76D5" w:rsidRDefault="00160114" w:rsidP="00160114">
      <w:pPr>
        <w:pStyle w:val="Code"/>
      </w:pPr>
      <w:r w:rsidRPr="00EC76D5">
        <w:t xml:space="preserve">        generateDeclarationStatement</w:t>
      </w:r>
    </w:p>
    <w:p w14:paraId="2F26B38F" w14:textId="77777777" w:rsidR="00160114" w:rsidRPr="00EC76D5" w:rsidRDefault="00160114" w:rsidP="00160114">
      <w:pPr>
        <w:pStyle w:val="Code"/>
      </w:pPr>
      <w:r w:rsidRPr="00EC76D5">
        <w:t xml:space="preserve">                           (SyntaxTreeOptimizer.optimizeStatement(tree));</w:t>
      </w:r>
    </w:p>
    <w:p w14:paraId="7AC3463E" w14:textId="77777777" w:rsidR="00160114" w:rsidRPr="00EC76D5" w:rsidRDefault="00160114" w:rsidP="00160114">
      <w:pPr>
        <w:pStyle w:val="Code"/>
      </w:pPr>
      <w:r w:rsidRPr="00EC76D5">
        <w:t xml:space="preserve">        break;</w:t>
      </w:r>
    </w:p>
    <w:p w14:paraId="306ABBCD" w14:textId="77777777" w:rsidR="00160114" w:rsidRPr="00EC76D5" w:rsidRDefault="00160114" w:rsidP="00160114">
      <w:pPr>
        <w:pStyle w:val="Code"/>
      </w:pPr>
    </w:p>
    <w:p w14:paraId="09B363F2" w14:textId="77777777" w:rsidR="00160114" w:rsidRPr="00EC76D5" w:rsidRDefault="00160114" w:rsidP="00160114">
      <w:pPr>
        <w:pStyle w:val="Code"/>
      </w:pPr>
      <w:r w:rsidRPr="00EC76D5">
        <w:t xml:space="preserve">      case Expression: {</w:t>
      </w:r>
    </w:p>
    <w:p w14:paraId="420DDE6E" w14:textId="112533B8" w:rsidR="00160114" w:rsidRPr="00EC76D5" w:rsidRDefault="00160114" w:rsidP="00160114">
      <w:pPr>
        <w:pStyle w:val="Code"/>
      </w:pPr>
      <w:r w:rsidRPr="00EC76D5">
        <w:t xml:space="preserve">          SyntaxTree </w:t>
      </w:r>
      <w:r w:rsidR="0038687E">
        <w:t>expression</w:t>
      </w:r>
      <w:r w:rsidRPr="00EC76D5">
        <w:t xml:space="preserve"> = tree.getChild(0);</w:t>
      </w:r>
    </w:p>
    <w:p w14:paraId="291AFF8C" w14:textId="77777777" w:rsidR="00160114" w:rsidRPr="00EC76D5" w:rsidRDefault="00160114" w:rsidP="00160114">
      <w:pPr>
        <w:pStyle w:val="Code"/>
      </w:pPr>
    </w:p>
    <w:p w14:paraId="0BCA72AF" w14:textId="6F50798F" w:rsidR="00160114" w:rsidRPr="00EC76D5" w:rsidRDefault="00160114" w:rsidP="00160114">
      <w:pPr>
        <w:pStyle w:val="Code"/>
      </w:pPr>
      <w:r w:rsidRPr="00EC76D5">
        <w:t xml:space="preserve">          if (</w:t>
      </w:r>
      <w:r w:rsidR="0038687E">
        <w:t>expression</w:t>
      </w:r>
      <w:r w:rsidRPr="00EC76D5">
        <w:t xml:space="preserve"> != null) {</w:t>
      </w:r>
    </w:p>
    <w:p w14:paraId="709E485D" w14:textId="27617874" w:rsidR="00160114" w:rsidRPr="00EC76D5" w:rsidRDefault="00160114" w:rsidP="00160114">
      <w:pPr>
        <w:pStyle w:val="Code"/>
      </w:pPr>
      <w:r w:rsidRPr="00EC76D5">
        <w:t xml:space="preserve">            generateExpression(</w:t>
      </w:r>
      <w:r w:rsidR="0038687E">
        <w:t>expression</w:t>
      </w:r>
      <w:r w:rsidRPr="00EC76D5">
        <w:t>);</w:t>
      </w:r>
    </w:p>
    <w:p w14:paraId="034AF8BF" w14:textId="77777777" w:rsidR="00160114" w:rsidRPr="00EC76D5" w:rsidRDefault="00160114" w:rsidP="00160114">
      <w:pPr>
        <w:pStyle w:val="Code"/>
      </w:pPr>
      <w:r w:rsidRPr="00EC76D5">
        <w:t xml:space="preserve">          }</w:t>
      </w:r>
    </w:p>
    <w:p w14:paraId="6E356CA9" w14:textId="77777777" w:rsidR="00160114" w:rsidRPr="00EC76D5" w:rsidRDefault="00160114" w:rsidP="00160114">
      <w:pPr>
        <w:pStyle w:val="Code"/>
      </w:pPr>
      <w:r w:rsidRPr="00EC76D5">
        <w:t xml:space="preserve">        }</w:t>
      </w:r>
    </w:p>
    <w:p w14:paraId="12966EDC" w14:textId="77777777" w:rsidR="00160114" w:rsidRPr="00EC76D5" w:rsidRDefault="00160114" w:rsidP="00160114">
      <w:pPr>
        <w:pStyle w:val="Code"/>
      </w:pPr>
      <w:r w:rsidRPr="00EC76D5">
        <w:t xml:space="preserve">        break;</w:t>
      </w:r>
    </w:p>
    <w:p w14:paraId="3027A1D9" w14:textId="77777777" w:rsidR="00160114" w:rsidRPr="00EC76D5" w:rsidRDefault="00160114" w:rsidP="00160114">
      <w:pPr>
        <w:pStyle w:val="Code"/>
      </w:pPr>
    </w:p>
    <w:p w14:paraId="7B78D6F3" w14:textId="77777777" w:rsidR="00160114" w:rsidRPr="00EC76D5" w:rsidRDefault="00160114" w:rsidP="00160114">
      <w:pPr>
        <w:pStyle w:val="Code"/>
      </w:pPr>
      <w:r w:rsidRPr="00EC76D5">
        <w:t xml:space="preserve">      default:</w:t>
      </w:r>
    </w:p>
    <w:p w14:paraId="65DB0F4D" w14:textId="77777777" w:rsidR="00160114" w:rsidRPr="00EC76D5" w:rsidRDefault="00160114" w:rsidP="00160114">
      <w:pPr>
        <w:pStyle w:val="Code"/>
      </w:pPr>
      <w:r w:rsidRPr="00EC76D5">
        <w:t xml:space="preserve">        Assert.error("generate statement code " + tree.getOperator().name());</w:t>
      </w:r>
    </w:p>
    <w:p w14:paraId="1FE6F3E3" w14:textId="77777777" w:rsidR="00160114" w:rsidRPr="00EC76D5" w:rsidRDefault="00160114" w:rsidP="00160114">
      <w:pPr>
        <w:pStyle w:val="Code"/>
      </w:pPr>
      <w:r w:rsidRPr="00EC76D5">
        <w:t xml:space="preserve">        break;</w:t>
      </w:r>
    </w:p>
    <w:p w14:paraId="7A27090D" w14:textId="77777777" w:rsidR="00160114" w:rsidRPr="00EC76D5" w:rsidRDefault="00160114" w:rsidP="00160114">
      <w:pPr>
        <w:pStyle w:val="Code"/>
      </w:pPr>
      <w:r w:rsidRPr="00EC76D5">
        <w:t xml:space="preserve">    }</w:t>
      </w:r>
    </w:p>
    <w:p w14:paraId="469343C3" w14:textId="77777777" w:rsidR="00160114" w:rsidRPr="00EC76D5" w:rsidRDefault="00160114" w:rsidP="00160114">
      <w:pPr>
        <w:pStyle w:val="Code"/>
      </w:pPr>
      <w:r w:rsidRPr="00EC76D5">
        <w:t xml:space="preserve">  }</w:t>
      </w:r>
    </w:p>
    <w:p w14:paraId="1A9B7C6A" w14:textId="77777777" w:rsidR="00160114" w:rsidRPr="00EC76D5" w:rsidRDefault="00160114" w:rsidP="00160114">
      <w:pPr>
        <w:pStyle w:val="Code"/>
      </w:pPr>
      <w:r w:rsidRPr="00EC76D5">
        <w:t xml:space="preserve">  </w:t>
      </w:r>
    </w:p>
    <w:p w14:paraId="5A00A98D" w14:textId="77777777" w:rsidR="00160114" w:rsidRPr="00EC76D5" w:rsidRDefault="00160114" w:rsidP="00160114">
      <w:pPr>
        <w:pStyle w:val="Code"/>
      </w:pPr>
      <w:r w:rsidRPr="00EC76D5">
        <w:t xml:space="preserve">  public void generateIfStatement(SyntaxTree tree) {</w:t>
      </w:r>
    </w:p>
    <w:p w14:paraId="66756528" w14:textId="5976E838"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0B68EB1" w14:textId="3A07FAB6" w:rsidR="00160114" w:rsidRPr="00EC76D5" w:rsidRDefault="00160114" w:rsidP="00160114">
      <w:pPr>
        <w:pStyle w:val="Code"/>
      </w:pPr>
      <w:r w:rsidRPr="00EC76D5">
        <w:t xml:space="preserve">    Symbol symbol = generateExpression(</w:t>
      </w:r>
      <w:r w:rsidR="0038687E">
        <w:t>expression</w:t>
      </w:r>
      <w:r w:rsidRPr="00EC76D5">
        <w:t>);</w:t>
      </w:r>
    </w:p>
    <w:p w14:paraId="368CEA01" w14:textId="77777777" w:rsidR="00160114" w:rsidRPr="00EC76D5" w:rsidRDefault="00160114" w:rsidP="00160114">
      <w:pPr>
        <w:pStyle w:val="Code"/>
      </w:pPr>
      <w:r w:rsidRPr="00EC76D5">
        <w:t xml:space="preserve">    backpatch(symbol.getType().getTrueSet());</w:t>
      </w:r>
    </w:p>
    <w:p w14:paraId="56F9E9B3" w14:textId="77777777" w:rsidR="00160114" w:rsidRPr="00EC76D5" w:rsidRDefault="00160114" w:rsidP="00160114">
      <w:pPr>
        <w:pStyle w:val="Code"/>
      </w:pPr>
      <w:r w:rsidRPr="00EC76D5">
        <w:t xml:space="preserve">    generateStatement(stat);    </w:t>
      </w:r>
    </w:p>
    <w:p w14:paraId="4C8760DA" w14:textId="77777777" w:rsidR="00160114" w:rsidRPr="00EC76D5" w:rsidRDefault="00160114" w:rsidP="00160114">
      <w:pPr>
        <w:pStyle w:val="Code"/>
      </w:pPr>
      <w:r w:rsidRPr="00EC76D5">
        <w:t xml:space="preserve">    backpatch(symbol.getType().getFalseSet());</w:t>
      </w:r>
    </w:p>
    <w:p w14:paraId="009B6976" w14:textId="77777777" w:rsidR="00160114" w:rsidRPr="00EC76D5" w:rsidRDefault="00160114" w:rsidP="00160114">
      <w:pPr>
        <w:pStyle w:val="Code"/>
      </w:pPr>
      <w:r w:rsidRPr="00EC76D5">
        <w:t xml:space="preserve">  }</w:t>
      </w:r>
    </w:p>
    <w:p w14:paraId="6529744F" w14:textId="77777777" w:rsidR="00160114" w:rsidRPr="00EC76D5" w:rsidRDefault="00160114" w:rsidP="00160114">
      <w:pPr>
        <w:pStyle w:val="Code"/>
      </w:pPr>
      <w:r w:rsidRPr="00EC76D5">
        <w:t xml:space="preserve">  </w:t>
      </w:r>
    </w:p>
    <w:p w14:paraId="025FED7F" w14:textId="77777777" w:rsidR="00160114" w:rsidRPr="00EC76D5" w:rsidRDefault="00160114" w:rsidP="00160114">
      <w:pPr>
        <w:pStyle w:val="Code"/>
      </w:pPr>
      <w:r w:rsidRPr="00EC76D5">
        <w:t xml:space="preserve">  public void generateIfElseStatement(SyntaxTree tree) {</w:t>
      </w:r>
    </w:p>
    <w:p w14:paraId="3526C434" w14:textId="654B6BA9" w:rsidR="00160114" w:rsidRPr="00EC76D5" w:rsidRDefault="00160114" w:rsidP="00160114">
      <w:pPr>
        <w:pStyle w:val="Code"/>
      </w:pPr>
      <w:r w:rsidRPr="00EC76D5">
        <w:t xml:space="preserve">    SyntaxTree </w:t>
      </w:r>
      <w:r w:rsidR="0038687E">
        <w:t>expression</w:t>
      </w:r>
      <w:r w:rsidRPr="00EC76D5">
        <w:t xml:space="preserve"> = tree.getChild(0),</w:t>
      </w:r>
    </w:p>
    <w:p w14:paraId="2B41D909" w14:textId="77777777" w:rsidR="00160114" w:rsidRPr="00EC76D5" w:rsidRDefault="00160114" w:rsidP="00160114">
      <w:pPr>
        <w:pStyle w:val="Code"/>
      </w:pPr>
      <w:r w:rsidRPr="00EC76D5">
        <w:t xml:space="preserve">               trueStat = tree.getChild(1),</w:t>
      </w:r>
    </w:p>
    <w:p w14:paraId="182FE618" w14:textId="77777777" w:rsidR="00160114" w:rsidRPr="00EC76D5" w:rsidRDefault="00160114" w:rsidP="00160114">
      <w:pPr>
        <w:pStyle w:val="Code"/>
      </w:pPr>
      <w:r w:rsidRPr="00EC76D5">
        <w:t xml:space="preserve">               falseStat = tree.getChild(2);</w:t>
      </w:r>
    </w:p>
    <w:p w14:paraId="009AE690" w14:textId="77777777" w:rsidR="00160114" w:rsidRPr="00EC76D5" w:rsidRDefault="00160114" w:rsidP="00160114">
      <w:pPr>
        <w:pStyle w:val="Code"/>
      </w:pPr>
    </w:p>
    <w:p w14:paraId="518BCC7F" w14:textId="2F481AEB" w:rsidR="00160114" w:rsidRPr="00EC76D5" w:rsidRDefault="00160114" w:rsidP="00160114">
      <w:pPr>
        <w:pStyle w:val="Code"/>
      </w:pPr>
      <w:r w:rsidRPr="00EC76D5">
        <w:t xml:space="preserve">    Symbol symbol = generateExpression(</w:t>
      </w:r>
      <w:r w:rsidR="0038687E">
        <w:t>expression</w:t>
      </w:r>
      <w:r w:rsidRPr="00EC76D5">
        <w:t xml:space="preserve">);    </w:t>
      </w:r>
    </w:p>
    <w:p w14:paraId="7B310817" w14:textId="77777777" w:rsidR="00160114" w:rsidRPr="00EC76D5" w:rsidRDefault="00160114" w:rsidP="00160114">
      <w:pPr>
        <w:pStyle w:val="Code"/>
      </w:pPr>
      <w:r w:rsidRPr="00EC76D5">
        <w:t xml:space="preserve">    backpatch(symbol.getType().getTrueSet());</w:t>
      </w:r>
    </w:p>
    <w:p w14:paraId="23104B80" w14:textId="77777777" w:rsidR="00160114" w:rsidRPr="00EC76D5" w:rsidRDefault="00160114" w:rsidP="00160114">
      <w:pPr>
        <w:pStyle w:val="Code"/>
      </w:pPr>
      <w:r w:rsidRPr="00EC76D5">
        <w:t xml:space="preserve">    generateStatement(trueStat);</w:t>
      </w:r>
    </w:p>
    <w:p w14:paraId="432D2BC4" w14:textId="77777777" w:rsidR="00160114" w:rsidRPr="00EC76D5" w:rsidRDefault="00160114" w:rsidP="00160114">
      <w:pPr>
        <w:pStyle w:val="Code"/>
      </w:pPr>
      <w:r w:rsidRPr="00EC76D5">
        <w:t xml:space="preserve">    </w:t>
      </w:r>
    </w:p>
    <w:p w14:paraId="36F4D5DF" w14:textId="77777777" w:rsidR="00160114" w:rsidRPr="00EC76D5" w:rsidRDefault="00160114" w:rsidP="00160114">
      <w:pPr>
        <w:pStyle w:val="Code"/>
      </w:pPr>
      <w:r w:rsidRPr="00EC76D5">
        <w:t xml:space="preserve">    int gotoLine = m_middleCodeList.size();    </w:t>
      </w:r>
    </w:p>
    <w:p w14:paraId="69BD936B" w14:textId="77777777" w:rsidR="00160114" w:rsidRPr="00EC76D5" w:rsidRDefault="00160114" w:rsidP="00160114">
      <w:pPr>
        <w:pStyle w:val="Code"/>
      </w:pPr>
      <w:r w:rsidRPr="00EC76D5">
        <w:t xml:space="preserve">    addMiddleCode(MiddleOperator.Goto);</w:t>
      </w:r>
    </w:p>
    <w:p w14:paraId="28CD4DAF" w14:textId="77777777" w:rsidR="00160114" w:rsidRPr="00EC76D5" w:rsidRDefault="00160114" w:rsidP="00160114">
      <w:pPr>
        <w:pStyle w:val="Code"/>
      </w:pPr>
    </w:p>
    <w:p w14:paraId="6729F5EF" w14:textId="77777777" w:rsidR="00160114" w:rsidRPr="00EC76D5" w:rsidRDefault="00160114" w:rsidP="00160114">
      <w:pPr>
        <w:pStyle w:val="Code"/>
      </w:pPr>
      <w:r w:rsidRPr="00EC76D5">
        <w:t xml:space="preserve">    backpatch(symbol.getType().getFalseSet());</w:t>
      </w:r>
    </w:p>
    <w:p w14:paraId="4FCCB6FA" w14:textId="77777777" w:rsidR="00160114" w:rsidRPr="00EC76D5" w:rsidRDefault="00160114" w:rsidP="00160114">
      <w:pPr>
        <w:pStyle w:val="Code"/>
      </w:pPr>
      <w:r w:rsidRPr="00EC76D5">
        <w:t xml:space="preserve">    generateStatement(falseStat);</w:t>
      </w:r>
    </w:p>
    <w:p w14:paraId="7B9476E6" w14:textId="77777777" w:rsidR="00160114" w:rsidRPr="00EC76D5" w:rsidRDefault="00160114" w:rsidP="00160114">
      <w:pPr>
        <w:pStyle w:val="Code"/>
      </w:pPr>
      <w:r w:rsidRPr="00EC76D5">
        <w:t xml:space="preserve">    </w:t>
      </w:r>
    </w:p>
    <w:p w14:paraId="09A24CD8" w14:textId="77777777" w:rsidR="00160114" w:rsidRPr="00EC76D5" w:rsidRDefault="00160114" w:rsidP="00160114">
      <w:pPr>
        <w:pStyle w:val="Code"/>
      </w:pPr>
      <w:r w:rsidRPr="00EC76D5">
        <w:t xml:space="preserve">    m_middleCodeList.get(gotoLine).setOperand(1, m_middleCodeList.size());</w:t>
      </w:r>
    </w:p>
    <w:p w14:paraId="326AB48A" w14:textId="77777777" w:rsidR="00160114" w:rsidRPr="00EC76D5" w:rsidRDefault="00160114" w:rsidP="00160114">
      <w:pPr>
        <w:pStyle w:val="Code"/>
      </w:pPr>
      <w:r w:rsidRPr="00EC76D5">
        <w:t xml:space="preserve">  }</w:t>
      </w:r>
    </w:p>
    <w:p w14:paraId="429CE335" w14:textId="77777777" w:rsidR="00160114" w:rsidRPr="00EC76D5" w:rsidRDefault="00160114" w:rsidP="00160114">
      <w:pPr>
        <w:pStyle w:val="Code"/>
      </w:pPr>
    </w:p>
    <w:p w14:paraId="17C53043" w14:textId="77777777" w:rsidR="00160114" w:rsidRPr="00EC76D5" w:rsidRDefault="00160114" w:rsidP="00160114">
      <w:pPr>
        <w:pStyle w:val="Code"/>
      </w:pPr>
      <w:r w:rsidRPr="00EC76D5">
        <w:t xml:space="preserve">  public void generateSwitchStatement(SyntaxTree tree) {</w:t>
      </w:r>
    </w:p>
    <w:p w14:paraId="02D9432D" w14:textId="397967A3" w:rsidR="00160114" w:rsidRPr="00EC76D5" w:rsidRDefault="00160114" w:rsidP="00160114">
      <w:pPr>
        <w:pStyle w:val="Code"/>
      </w:pPr>
      <w:r w:rsidRPr="00EC76D5">
        <w:t xml:space="preserve">    SyntaxTree switch</w:t>
      </w:r>
      <w:r w:rsidR="0038687E">
        <w:t xml:space="preserve">Expression </w:t>
      </w:r>
      <w:r w:rsidRPr="00EC76D5">
        <w:t>= tree.getChild(0);</w:t>
      </w:r>
    </w:p>
    <w:p w14:paraId="63F2B7BD" w14:textId="71B641AD" w:rsidR="00160114" w:rsidRPr="00EC76D5" w:rsidRDefault="00160114" w:rsidP="00160114">
      <w:pPr>
        <w:pStyle w:val="Code"/>
      </w:pPr>
      <w:r w:rsidRPr="00EC76D5">
        <w:t xml:space="preserve">    Symbol switchSymbol = generateExpression(switch</w:t>
      </w:r>
      <w:r w:rsidR="0038687E">
        <w:t>Expression)</w:t>
      </w:r>
      <w:r w:rsidRPr="00EC76D5">
        <w:t>;</w:t>
      </w:r>
    </w:p>
    <w:p w14:paraId="717FB5CF" w14:textId="77777777" w:rsidR="00160114" w:rsidRPr="00EC76D5" w:rsidRDefault="00160114" w:rsidP="00160114">
      <w:pPr>
        <w:pStyle w:val="Code"/>
      </w:pPr>
      <w:r w:rsidRPr="00EC76D5">
        <w:t xml:space="preserve">    </w:t>
      </w:r>
    </w:p>
    <w:p w14:paraId="4B6EC979" w14:textId="77777777" w:rsidR="00160114" w:rsidRPr="00EC76D5" w:rsidRDefault="00160114" w:rsidP="00160114">
      <w:pPr>
        <w:pStyle w:val="Code"/>
      </w:pPr>
      <w:r w:rsidRPr="00EC76D5">
        <w:t xml:space="preserve">    Pair&lt;Set&lt;BigInteger&gt;,Boolean&gt; pair = (Pair) tree.getInfo();</w:t>
      </w:r>
    </w:p>
    <w:p w14:paraId="743409C9" w14:textId="77777777" w:rsidR="00160114" w:rsidRPr="00EC76D5" w:rsidRDefault="00160114" w:rsidP="00160114">
      <w:pPr>
        <w:pStyle w:val="Code"/>
      </w:pPr>
      <w:r w:rsidRPr="00EC76D5">
        <w:t xml:space="preserve">    Set&lt;BigInteger&gt; caseValueSet = pair.getFirst();</w:t>
      </w:r>
    </w:p>
    <w:p w14:paraId="0B685444" w14:textId="77777777" w:rsidR="00160114" w:rsidRPr="00EC76D5" w:rsidRDefault="00160114" w:rsidP="00160114">
      <w:pPr>
        <w:pStyle w:val="Code"/>
      </w:pPr>
      <w:r w:rsidRPr="00EC76D5">
        <w:t xml:space="preserve">    boolean isDefault = pair.getSecond();</w:t>
      </w:r>
    </w:p>
    <w:p w14:paraId="3C756C13" w14:textId="77777777" w:rsidR="00160114" w:rsidRPr="00EC76D5" w:rsidRDefault="00160114" w:rsidP="00160114">
      <w:pPr>
        <w:pStyle w:val="Code"/>
      </w:pPr>
      <w:r w:rsidRPr="00EC76D5">
        <w:t xml:space="preserve">    </w:t>
      </w:r>
    </w:p>
    <w:p w14:paraId="7FBFF7A7" w14:textId="77777777" w:rsidR="00160114" w:rsidRPr="00EC76D5" w:rsidRDefault="00160114" w:rsidP="00160114">
      <w:pPr>
        <w:pStyle w:val="Code"/>
      </w:pPr>
      <w:r w:rsidRPr="00EC76D5">
        <w:t xml:space="preserve">    Map&lt;BigInteger,Integer&gt; caseMap = new ListMap&lt;&gt;();</w:t>
      </w:r>
    </w:p>
    <w:p w14:paraId="028CD14F" w14:textId="77777777" w:rsidR="00160114" w:rsidRPr="00EC76D5" w:rsidRDefault="00160114" w:rsidP="00160114">
      <w:pPr>
        <w:pStyle w:val="Code"/>
      </w:pPr>
      <w:r w:rsidRPr="00EC76D5">
        <w:t xml:space="preserve">    m_caseMapStack.push(caseMap);            </w:t>
      </w:r>
    </w:p>
    <w:p w14:paraId="6F467F1D" w14:textId="77777777" w:rsidR="00160114" w:rsidRPr="00EC76D5" w:rsidRDefault="00160114" w:rsidP="00160114">
      <w:pPr>
        <w:pStyle w:val="Code"/>
      </w:pPr>
      <w:r w:rsidRPr="00EC76D5">
        <w:t xml:space="preserve">    </w:t>
      </w:r>
    </w:p>
    <w:p w14:paraId="7E877D4F" w14:textId="77777777" w:rsidR="00160114" w:rsidRPr="00EC76D5" w:rsidRDefault="00160114" w:rsidP="00160114">
      <w:pPr>
        <w:pStyle w:val="Code"/>
      </w:pPr>
      <w:r w:rsidRPr="00EC76D5">
        <w:t xml:space="preserve">    for (BigInteger caseValue : caseValueSet) {</w:t>
      </w:r>
    </w:p>
    <w:p w14:paraId="2EDF47B2" w14:textId="77777777" w:rsidR="00160114" w:rsidRPr="00EC76D5" w:rsidRDefault="00160114" w:rsidP="00160114">
      <w:pPr>
        <w:pStyle w:val="Code"/>
      </w:pPr>
      <w:r w:rsidRPr="00EC76D5">
        <w:t xml:space="preserve">      Symbol caseSymbol =</w:t>
      </w:r>
    </w:p>
    <w:p w14:paraId="46CE4537" w14:textId="77777777" w:rsidR="00160114" w:rsidRPr="00EC76D5" w:rsidRDefault="00160114" w:rsidP="00160114">
      <w:pPr>
        <w:pStyle w:val="Code"/>
      </w:pPr>
      <w:r w:rsidRPr="00EC76D5">
        <w:t xml:space="preserve">        Symbol.createValueSymbol(switchSymbol.getType(), caseValue);</w:t>
      </w:r>
    </w:p>
    <w:p w14:paraId="724228BE" w14:textId="77777777" w:rsidR="00160114" w:rsidRPr="00EC76D5" w:rsidRDefault="00160114" w:rsidP="00160114">
      <w:pPr>
        <w:pStyle w:val="Code"/>
      </w:pPr>
      <w:r w:rsidRPr="00EC76D5">
        <w:t xml:space="preserve">      caseMap.put(caseValue, m_middleCodeList.size());</w:t>
      </w:r>
    </w:p>
    <w:p w14:paraId="6F21F216" w14:textId="77777777" w:rsidR="00160114" w:rsidRPr="00EC76D5" w:rsidRDefault="00160114" w:rsidP="00160114">
      <w:pPr>
        <w:pStyle w:val="Code"/>
      </w:pPr>
      <w:r w:rsidRPr="00EC76D5">
        <w:t xml:space="preserve">      addMiddleCode(MiddleOperator.Equal, null, switchSymbol, caseSymbol);</w:t>
      </w:r>
    </w:p>
    <w:p w14:paraId="045139F2" w14:textId="77777777" w:rsidR="00160114" w:rsidRPr="00EC76D5" w:rsidRDefault="00160114" w:rsidP="00160114">
      <w:pPr>
        <w:pStyle w:val="Code"/>
      </w:pPr>
      <w:r w:rsidRPr="00EC76D5">
        <w:t xml:space="preserve">    }</w:t>
      </w:r>
    </w:p>
    <w:p w14:paraId="3B28A772" w14:textId="77777777" w:rsidR="00160114" w:rsidRPr="00EC76D5" w:rsidRDefault="00160114" w:rsidP="00160114">
      <w:pPr>
        <w:pStyle w:val="Code"/>
      </w:pPr>
      <w:r w:rsidRPr="00EC76D5">
        <w:t xml:space="preserve">    </w:t>
      </w:r>
    </w:p>
    <w:p w14:paraId="21AC928A" w14:textId="77777777" w:rsidR="00160114" w:rsidRPr="00EC76D5" w:rsidRDefault="00160114" w:rsidP="00160114">
      <w:pPr>
        <w:pStyle w:val="Code"/>
      </w:pPr>
      <w:r w:rsidRPr="00EC76D5">
        <w:t xml:space="preserve">    Set&lt;Integer&gt; breakStack = new ListSet&lt;&gt;();</w:t>
      </w:r>
    </w:p>
    <w:p w14:paraId="747E6E9A" w14:textId="77777777" w:rsidR="00160114" w:rsidRPr="00EC76D5" w:rsidRDefault="00160114" w:rsidP="00160114">
      <w:pPr>
        <w:pStyle w:val="Code"/>
      </w:pPr>
      <w:r w:rsidRPr="00EC76D5">
        <w:t xml:space="preserve">    m_breakSetStack.push(breakStack);</w:t>
      </w:r>
    </w:p>
    <w:p w14:paraId="31660C2C" w14:textId="77777777" w:rsidR="00160114" w:rsidRPr="00EC76D5" w:rsidRDefault="00160114" w:rsidP="00160114">
      <w:pPr>
        <w:pStyle w:val="Code"/>
      </w:pPr>
    </w:p>
    <w:p w14:paraId="32EDC223" w14:textId="77777777" w:rsidR="00160114" w:rsidRPr="00EC76D5" w:rsidRDefault="00160114" w:rsidP="00160114">
      <w:pPr>
        <w:pStyle w:val="Code"/>
      </w:pPr>
      <w:r w:rsidRPr="00EC76D5">
        <w:t xml:space="preserve">    if (isDefault) {</w:t>
      </w:r>
    </w:p>
    <w:p w14:paraId="663D7D7F" w14:textId="77777777" w:rsidR="00160114" w:rsidRPr="00EC76D5" w:rsidRDefault="00160114" w:rsidP="00160114">
      <w:pPr>
        <w:pStyle w:val="Code"/>
      </w:pPr>
      <w:r w:rsidRPr="00EC76D5">
        <w:t xml:space="preserve">      m_defaultStack.push(m_middleCodeList.size());</w:t>
      </w:r>
    </w:p>
    <w:p w14:paraId="60046799" w14:textId="77777777" w:rsidR="00160114" w:rsidRPr="00EC76D5" w:rsidRDefault="00160114" w:rsidP="00160114">
      <w:pPr>
        <w:pStyle w:val="Code"/>
      </w:pPr>
      <w:r w:rsidRPr="00EC76D5">
        <w:t xml:space="preserve">      addMiddleCode(MiddleOperator.Goto);</w:t>
      </w:r>
    </w:p>
    <w:p w14:paraId="24073917" w14:textId="77777777" w:rsidR="00160114" w:rsidRPr="00EC76D5" w:rsidRDefault="00160114" w:rsidP="00160114">
      <w:pPr>
        <w:pStyle w:val="Code"/>
      </w:pPr>
      <w:r w:rsidRPr="00EC76D5">
        <w:t xml:space="preserve">    }</w:t>
      </w:r>
    </w:p>
    <w:p w14:paraId="4425FF65" w14:textId="77777777" w:rsidR="00160114" w:rsidRPr="00EC76D5" w:rsidRDefault="00160114" w:rsidP="00160114">
      <w:pPr>
        <w:pStyle w:val="Code"/>
      </w:pPr>
      <w:r w:rsidRPr="00EC76D5">
        <w:t xml:space="preserve">    else {</w:t>
      </w:r>
    </w:p>
    <w:p w14:paraId="00C3AFF2" w14:textId="77777777" w:rsidR="00160114" w:rsidRPr="00EC76D5" w:rsidRDefault="00160114" w:rsidP="00160114">
      <w:pPr>
        <w:pStyle w:val="Code"/>
      </w:pPr>
      <w:r w:rsidRPr="00EC76D5">
        <w:t xml:space="preserve">      m_defaultStack.push(0);</w:t>
      </w:r>
    </w:p>
    <w:p w14:paraId="6E4179C1" w14:textId="77777777" w:rsidR="00160114" w:rsidRPr="00EC76D5" w:rsidRDefault="00160114" w:rsidP="00160114">
      <w:pPr>
        <w:pStyle w:val="Code"/>
      </w:pPr>
      <w:r w:rsidRPr="00EC76D5">
        <w:t xml:space="preserve">      breakStack.add(m_middleCodeList.size());</w:t>
      </w:r>
    </w:p>
    <w:p w14:paraId="60E8CCB6" w14:textId="77777777" w:rsidR="00160114" w:rsidRPr="00EC76D5" w:rsidRDefault="00160114" w:rsidP="00160114">
      <w:pPr>
        <w:pStyle w:val="Code"/>
      </w:pPr>
      <w:r w:rsidRPr="00EC76D5">
        <w:t xml:space="preserve">      addMiddleCode(MiddleOperator.Goto);</w:t>
      </w:r>
    </w:p>
    <w:p w14:paraId="5E024133" w14:textId="77777777" w:rsidR="00160114" w:rsidRPr="00EC76D5" w:rsidRDefault="00160114" w:rsidP="00160114">
      <w:pPr>
        <w:pStyle w:val="Code"/>
      </w:pPr>
      <w:r w:rsidRPr="00EC76D5">
        <w:t xml:space="preserve">    }</w:t>
      </w:r>
    </w:p>
    <w:p w14:paraId="178C2EA0" w14:textId="77777777" w:rsidR="00160114" w:rsidRPr="00EC76D5" w:rsidRDefault="00160114" w:rsidP="00160114">
      <w:pPr>
        <w:pStyle w:val="Code"/>
      </w:pPr>
    </w:p>
    <w:p w14:paraId="77E57595" w14:textId="77777777" w:rsidR="00160114" w:rsidRPr="00EC76D5" w:rsidRDefault="00160114" w:rsidP="00160114">
      <w:pPr>
        <w:pStyle w:val="Code"/>
      </w:pPr>
      <w:r w:rsidRPr="00EC76D5">
        <w:t xml:space="preserve">    SyntaxTree stat = tree.getChild(1);</w:t>
      </w:r>
    </w:p>
    <w:p w14:paraId="38DCBD94" w14:textId="77777777" w:rsidR="00160114" w:rsidRPr="00EC76D5" w:rsidRDefault="00160114" w:rsidP="00160114">
      <w:pPr>
        <w:pStyle w:val="Code"/>
      </w:pPr>
      <w:r w:rsidRPr="00EC76D5">
        <w:t xml:space="preserve">    generateStatement(stat);</w:t>
      </w:r>
    </w:p>
    <w:p w14:paraId="0761B8B3" w14:textId="77777777" w:rsidR="00160114" w:rsidRPr="00EC76D5" w:rsidRDefault="00160114" w:rsidP="00160114">
      <w:pPr>
        <w:pStyle w:val="Code"/>
      </w:pPr>
      <w:r w:rsidRPr="00EC76D5">
        <w:t xml:space="preserve">    m_caseMapStack.pop();</w:t>
      </w:r>
    </w:p>
    <w:p w14:paraId="4AF76E03" w14:textId="77777777" w:rsidR="00160114" w:rsidRPr="00EC76D5" w:rsidRDefault="00160114" w:rsidP="00160114">
      <w:pPr>
        <w:pStyle w:val="Code"/>
      </w:pPr>
      <w:r w:rsidRPr="00EC76D5">
        <w:t xml:space="preserve">    m_defaultStack.pop();</w:t>
      </w:r>
    </w:p>
    <w:p w14:paraId="114451C5" w14:textId="77777777" w:rsidR="00160114" w:rsidRPr="00EC76D5" w:rsidRDefault="00160114" w:rsidP="00160114">
      <w:pPr>
        <w:pStyle w:val="Code"/>
      </w:pPr>
      <w:r w:rsidRPr="00EC76D5">
        <w:t xml:space="preserve">    backpatch(m_breakSetStack.pop());</w:t>
      </w:r>
    </w:p>
    <w:p w14:paraId="05019C88" w14:textId="77777777" w:rsidR="00160114" w:rsidRPr="00EC76D5" w:rsidRDefault="00160114" w:rsidP="00160114">
      <w:pPr>
        <w:pStyle w:val="Code"/>
      </w:pPr>
      <w:r w:rsidRPr="00EC76D5">
        <w:t xml:space="preserve">  }</w:t>
      </w:r>
    </w:p>
    <w:p w14:paraId="29DEB618" w14:textId="77777777" w:rsidR="00160114" w:rsidRPr="00EC76D5" w:rsidRDefault="00160114" w:rsidP="00160114">
      <w:pPr>
        <w:pStyle w:val="Code"/>
      </w:pPr>
    </w:p>
    <w:p w14:paraId="5FFC8265" w14:textId="77777777" w:rsidR="00160114" w:rsidRPr="00EC76D5" w:rsidRDefault="00160114" w:rsidP="00160114">
      <w:pPr>
        <w:pStyle w:val="Code"/>
      </w:pPr>
      <w:r w:rsidRPr="00EC76D5">
        <w:t xml:space="preserve">  public void generateCaseStatement(SyntaxTree tree) {</w:t>
      </w:r>
    </w:p>
    <w:p w14:paraId="75234810" w14:textId="77777777" w:rsidR="00160114" w:rsidRPr="00EC76D5" w:rsidRDefault="00160114" w:rsidP="00160114">
      <w:pPr>
        <w:pStyle w:val="Code"/>
      </w:pPr>
      <w:r w:rsidRPr="00EC76D5">
        <w:t xml:space="preserve">    BigInteger caseValue = (BigInteger) tree.getSymbol().getValue();</w:t>
      </w:r>
    </w:p>
    <w:p w14:paraId="659072D0" w14:textId="77777777" w:rsidR="00160114" w:rsidRPr="00EC76D5" w:rsidRDefault="00160114" w:rsidP="00160114">
      <w:pPr>
        <w:pStyle w:val="Code"/>
      </w:pPr>
      <w:r w:rsidRPr="00EC76D5">
        <w:t xml:space="preserve">    int address = m_caseMapStack.peek().get(caseValue);</w:t>
      </w:r>
    </w:p>
    <w:p w14:paraId="71919011" w14:textId="77777777" w:rsidR="00160114" w:rsidRPr="00EC76D5" w:rsidRDefault="00160114" w:rsidP="00160114">
      <w:pPr>
        <w:pStyle w:val="Code"/>
      </w:pPr>
      <w:r w:rsidRPr="00EC76D5">
        <w:t xml:space="preserve">    backpatch(address);</w:t>
      </w:r>
    </w:p>
    <w:p w14:paraId="7850DBB3" w14:textId="77777777" w:rsidR="00160114" w:rsidRPr="00EC76D5" w:rsidRDefault="00160114" w:rsidP="00160114">
      <w:pPr>
        <w:pStyle w:val="Code"/>
      </w:pPr>
      <w:r w:rsidRPr="00EC76D5">
        <w:t xml:space="preserve">    SyntaxTree stat = tree.getChild(0);</w:t>
      </w:r>
    </w:p>
    <w:p w14:paraId="51096839" w14:textId="77777777" w:rsidR="00160114" w:rsidRPr="00EC76D5" w:rsidRDefault="00160114" w:rsidP="00160114">
      <w:pPr>
        <w:pStyle w:val="Code"/>
      </w:pPr>
      <w:r w:rsidRPr="00EC76D5">
        <w:t xml:space="preserve">    generateStatement(stat);</w:t>
      </w:r>
    </w:p>
    <w:p w14:paraId="70F038D5" w14:textId="77777777" w:rsidR="00160114" w:rsidRPr="00EC76D5" w:rsidRDefault="00160114" w:rsidP="00160114">
      <w:pPr>
        <w:pStyle w:val="Code"/>
      </w:pPr>
      <w:r w:rsidRPr="00EC76D5">
        <w:t xml:space="preserve">  }</w:t>
      </w:r>
    </w:p>
    <w:p w14:paraId="4AC13352" w14:textId="77777777" w:rsidR="00160114" w:rsidRPr="00EC76D5" w:rsidRDefault="00160114" w:rsidP="00160114">
      <w:pPr>
        <w:pStyle w:val="Code"/>
      </w:pPr>
      <w:r w:rsidRPr="00EC76D5">
        <w:t xml:space="preserve">  </w:t>
      </w:r>
    </w:p>
    <w:p w14:paraId="70DAB903" w14:textId="77777777" w:rsidR="00160114" w:rsidRPr="00EC76D5" w:rsidRDefault="00160114" w:rsidP="00160114">
      <w:pPr>
        <w:pStyle w:val="Code"/>
      </w:pPr>
      <w:r w:rsidRPr="00EC76D5">
        <w:t xml:space="preserve">  public void generateDefaultStatement(SyntaxTree tree) {</w:t>
      </w:r>
    </w:p>
    <w:p w14:paraId="11F89B55" w14:textId="77777777" w:rsidR="00160114" w:rsidRPr="00EC76D5" w:rsidRDefault="00160114" w:rsidP="00160114">
      <w:pPr>
        <w:pStyle w:val="Code"/>
      </w:pPr>
      <w:r w:rsidRPr="00EC76D5">
        <w:t xml:space="preserve">    int address = m_defaultStack.peek();</w:t>
      </w:r>
    </w:p>
    <w:p w14:paraId="096BCD72" w14:textId="77777777" w:rsidR="00160114" w:rsidRPr="00EC76D5" w:rsidRDefault="00160114" w:rsidP="00160114">
      <w:pPr>
        <w:pStyle w:val="Code"/>
      </w:pPr>
      <w:r w:rsidRPr="00EC76D5">
        <w:t xml:space="preserve">    backpatch(address);</w:t>
      </w:r>
    </w:p>
    <w:p w14:paraId="07B53F6C" w14:textId="77777777" w:rsidR="00160114" w:rsidRPr="00EC76D5" w:rsidRDefault="00160114" w:rsidP="00160114">
      <w:pPr>
        <w:pStyle w:val="Code"/>
      </w:pPr>
      <w:r w:rsidRPr="00EC76D5">
        <w:t xml:space="preserve">    SyntaxTree stat = tree.getChild(0);</w:t>
      </w:r>
    </w:p>
    <w:p w14:paraId="4F4EBDC4" w14:textId="77777777" w:rsidR="00160114" w:rsidRPr="00EC76D5" w:rsidRDefault="00160114" w:rsidP="00160114">
      <w:pPr>
        <w:pStyle w:val="Code"/>
      </w:pPr>
      <w:r w:rsidRPr="00EC76D5">
        <w:lastRenderedPageBreak/>
        <w:t xml:space="preserve">    generateStatement(stat);</w:t>
      </w:r>
    </w:p>
    <w:p w14:paraId="1AD2F680" w14:textId="77777777" w:rsidR="00160114" w:rsidRPr="00EC76D5" w:rsidRDefault="00160114" w:rsidP="00160114">
      <w:pPr>
        <w:pStyle w:val="Code"/>
      </w:pPr>
      <w:r w:rsidRPr="00EC76D5">
        <w:t xml:space="preserve">  }</w:t>
      </w:r>
    </w:p>
    <w:p w14:paraId="2A474E5D" w14:textId="77777777" w:rsidR="00160114" w:rsidRPr="00EC76D5" w:rsidRDefault="00160114" w:rsidP="00160114">
      <w:pPr>
        <w:pStyle w:val="Code"/>
      </w:pPr>
    </w:p>
    <w:p w14:paraId="0C9612AA" w14:textId="77777777" w:rsidR="00160114" w:rsidRPr="00EC76D5" w:rsidRDefault="00160114" w:rsidP="00160114">
      <w:pPr>
        <w:pStyle w:val="Code"/>
      </w:pPr>
      <w:r w:rsidRPr="00EC76D5">
        <w:t xml:space="preserve">  public void generateBreakStatement(SyntaxTree tree) {</w:t>
      </w:r>
    </w:p>
    <w:p w14:paraId="7456C52B" w14:textId="77777777" w:rsidR="00160114" w:rsidRPr="00EC76D5" w:rsidRDefault="00160114" w:rsidP="00160114">
      <w:pPr>
        <w:pStyle w:val="Code"/>
      </w:pPr>
      <w:r w:rsidRPr="00EC76D5">
        <w:t xml:space="preserve">    m_breakSetStack.peek().add(m_middleCodeList.size());</w:t>
      </w:r>
    </w:p>
    <w:p w14:paraId="3FD6F26A" w14:textId="77777777" w:rsidR="00160114" w:rsidRPr="00EC76D5" w:rsidRDefault="00160114" w:rsidP="00160114">
      <w:pPr>
        <w:pStyle w:val="Code"/>
      </w:pPr>
      <w:r w:rsidRPr="00EC76D5">
        <w:t xml:space="preserve">    addMiddleCode(MiddleOperator.Goto);</w:t>
      </w:r>
    </w:p>
    <w:p w14:paraId="341EA6A6" w14:textId="77777777" w:rsidR="00160114" w:rsidRPr="00EC76D5" w:rsidRDefault="00160114" w:rsidP="00160114">
      <w:pPr>
        <w:pStyle w:val="Code"/>
      </w:pPr>
      <w:r w:rsidRPr="00EC76D5">
        <w:t xml:space="preserve">  }</w:t>
      </w:r>
    </w:p>
    <w:p w14:paraId="16EBF57D" w14:textId="77777777" w:rsidR="00160114" w:rsidRPr="00EC76D5" w:rsidRDefault="00160114" w:rsidP="00160114">
      <w:pPr>
        <w:pStyle w:val="Code"/>
      </w:pPr>
      <w:r w:rsidRPr="00EC76D5">
        <w:t xml:space="preserve">  </w:t>
      </w:r>
    </w:p>
    <w:p w14:paraId="75358550" w14:textId="77777777" w:rsidR="00160114" w:rsidRPr="00EC76D5" w:rsidRDefault="00160114" w:rsidP="00160114">
      <w:pPr>
        <w:pStyle w:val="Code"/>
      </w:pPr>
      <w:r w:rsidRPr="00EC76D5">
        <w:t xml:space="preserve">  public void generateContinueStatement(SyntaxTree tree) {</w:t>
      </w:r>
    </w:p>
    <w:p w14:paraId="21484427" w14:textId="77777777" w:rsidR="00160114" w:rsidRPr="00EC76D5" w:rsidRDefault="00160114" w:rsidP="00160114">
      <w:pPr>
        <w:pStyle w:val="Code"/>
      </w:pPr>
      <w:r w:rsidRPr="00EC76D5">
        <w:t xml:space="preserve">    m_continueSetStack.peek().add(m_middleCodeList.size());</w:t>
      </w:r>
    </w:p>
    <w:p w14:paraId="6C6B49D5" w14:textId="77777777" w:rsidR="00160114" w:rsidRPr="00EC76D5" w:rsidRDefault="00160114" w:rsidP="00160114">
      <w:pPr>
        <w:pStyle w:val="Code"/>
      </w:pPr>
      <w:r w:rsidRPr="00EC76D5">
        <w:t xml:space="preserve">    addMiddleCode(MiddleOperator.Goto);</w:t>
      </w:r>
    </w:p>
    <w:p w14:paraId="6AFC5D06" w14:textId="77777777" w:rsidR="00160114" w:rsidRPr="00EC76D5" w:rsidRDefault="00160114" w:rsidP="00160114">
      <w:pPr>
        <w:pStyle w:val="Code"/>
      </w:pPr>
      <w:r w:rsidRPr="00EC76D5">
        <w:t xml:space="preserve">  }</w:t>
      </w:r>
    </w:p>
    <w:p w14:paraId="6E8997B4" w14:textId="77777777" w:rsidR="00160114" w:rsidRPr="00EC76D5" w:rsidRDefault="00160114" w:rsidP="00160114">
      <w:pPr>
        <w:pStyle w:val="Code"/>
      </w:pPr>
      <w:r w:rsidRPr="00EC76D5">
        <w:t xml:space="preserve">  </w:t>
      </w:r>
    </w:p>
    <w:p w14:paraId="2F8DBD37" w14:textId="77777777" w:rsidR="00160114" w:rsidRPr="00EC76D5" w:rsidRDefault="00160114" w:rsidP="00160114">
      <w:pPr>
        <w:pStyle w:val="Code"/>
      </w:pPr>
      <w:r w:rsidRPr="00EC76D5">
        <w:t xml:space="preserve">  public void generateWhileStatement(SyntaxTree tree) {</w:t>
      </w:r>
    </w:p>
    <w:p w14:paraId="6BA0C550" w14:textId="77777777" w:rsidR="00160114" w:rsidRPr="00EC76D5" w:rsidRDefault="00160114" w:rsidP="00160114">
      <w:pPr>
        <w:pStyle w:val="Code"/>
      </w:pPr>
      <w:r w:rsidRPr="00EC76D5">
        <w:t xml:space="preserve">    m_breakSetStack.push(new ListSet&lt;Integer&gt;());</w:t>
      </w:r>
    </w:p>
    <w:p w14:paraId="11BE8234" w14:textId="77777777" w:rsidR="00160114" w:rsidRPr="00EC76D5" w:rsidRDefault="00160114" w:rsidP="00160114">
      <w:pPr>
        <w:pStyle w:val="Code"/>
      </w:pPr>
      <w:r w:rsidRPr="00EC76D5">
        <w:t xml:space="preserve">    m_continueSetStack.push(new ListSet&lt;Integer&gt;());</w:t>
      </w:r>
    </w:p>
    <w:p w14:paraId="5495CD58" w14:textId="77777777" w:rsidR="00160114" w:rsidRPr="00EC76D5" w:rsidRDefault="00160114" w:rsidP="00160114">
      <w:pPr>
        <w:pStyle w:val="Code"/>
      </w:pPr>
      <w:r w:rsidRPr="00EC76D5">
        <w:t xml:space="preserve">    </w:t>
      </w:r>
    </w:p>
    <w:p w14:paraId="11F39B9D" w14:textId="5A7E72BA"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9A58610" w14:textId="77777777" w:rsidR="00160114" w:rsidRPr="00EC76D5" w:rsidRDefault="00160114" w:rsidP="00160114">
      <w:pPr>
        <w:pStyle w:val="Code"/>
      </w:pPr>
      <w:r w:rsidRPr="00EC76D5">
        <w:t xml:space="preserve">    int whileLine = m_middleCodeList.size();</w:t>
      </w:r>
    </w:p>
    <w:p w14:paraId="6E14FE35" w14:textId="7922CC93" w:rsidR="00160114" w:rsidRPr="00EC76D5" w:rsidRDefault="00160114" w:rsidP="00160114">
      <w:pPr>
        <w:pStyle w:val="Code"/>
      </w:pPr>
      <w:r w:rsidRPr="00EC76D5">
        <w:t xml:space="preserve">    Symbol symbol = generateExpression(</w:t>
      </w:r>
      <w:r w:rsidR="0038687E">
        <w:t>expression</w:t>
      </w:r>
      <w:r w:rsidRPr="00EC76D5">
        <w:t>);</w:t>
      </w:r>
    </w:p>
    <w:p w14:paraId="366934C2" w14:textId="77777777" w:rsidR="00160114" w:rsidRPr="00EC76D5" w:rsidRDefault="00160114" w:rsidP="00160114">
      <w:pPr>
        <w:pStyle w:val="Code"/>
      </w:pPr>
      <w:r w:rsidRPr="00EC76D5">
        <w:t xml:space="preserve">    backpatch(symbol.getType().getTrueSet());</w:t>
      </w:r>
    </w:p>
    <w:p w14:paraId="7D19D9E7" w14:textId="77777777" w:rsidR="00160114" w:rsidRPr="00EC76D5" w:rsidRDefault="00160114" w:rsidP="00160114">
      <w:pPr>
        <w:pStyle w:val="Code"/>
      </w:pPr>
      <w:r w:rsidRPr="00EC76D5">
        <w:t xml:space="preserve">    generateStatement(stat);</w:t>
      </w:r>
    </w:p>
    <w:p w14:paraId="63C9748B" w14:textId="77777777" w:rsidR="00160114" w:rsidRPr="00EC76D5" w:rsidRDefault="00160114" w:rsidP="00160114">
      <w:pPr>
        <w:pStyle w:val="Code"/>
      </w:pPr>
      <w:r w:rsidRPr="00EC76D5">
        <w:t xml:space="preserve">    addMiddleCode(MiddleOperator.Goto, whileLine);</w:t>
      </w:r>
    </w:p>
    <w:p w14:paraId="4288DBA0" w14:textId="77777777" w:rsidR="00160114" w:rsidRPr="00EC76D5" w:rsidRDefault="00160114" w:rsidP="00160114">
      <w:pPr>
        <w:pStyle w:val="Code"/>
      </w:pPr>
      <w:r w:rsidRPr="00EC76D5">
        <w:t xml:space="preserve">    backpatch(symbol.getType().getFalseSet());</w:t>
      </w:r>
    </w:p>
    <w:p w14:paraId="175E6EE1" w14:textId="77777777" w:rsidR="00160114" w:rsidRPr="00EC76D5" w:rsidRDefault="00160114" w:rsidP="00160114">
      <w:pPr>
        <w:pStyle w:val="Code"/>
      </w:pPr>
    </w:p>
    <w:p w14:paraId="1CD07AD8" w14:textId="77777777" w:rsidR="00160114" w:rsidRPr="00EC76D5" w:rsidRDefault="00160114" w:rsidP="00160114">
      <w:pPr>
        <w:pStyle w:val="Code"/>
      </w:pPr>
      <w:r w:rsidRPr="00EC76D5">
        <w:t xml:space="preserve">    backpatch(m_continueSetStack.pop(), whileLine);</w:t>
      </w:r>
    </w:p>
    <w:p w14:paraId="0505606D" w14:textId="77777777" w:rsidR="00160114" w:rsidRPr="00EC76D5" w:rsidRDefault="00160114" w:rsidP="00160114">
      <w:pPr>
        <w:pStyle w:val="Code"/>
      </w:pPr>
      <w:r w:rsidRPr="00EC76D5">
        <w:t xml:space="preserve">    backpatch(m_breakSetStack.pop());</w:t>
      </w:r>
    </w:p>
    <w:p w14:paraId="3A50F2AA" w14:textId="77777777" w:rsidR="00160114" w:rsidRPr="00EC76D5" w:rsidRDefault="00160114" w:rsidP="00160114">
      <w:pPr>
        <w:pStyle w:val="Code"/>
      </w:pPr>
      <w:r w:rsidRPr="00EC76D5">
        <w:t xml:space="preserve">  }</w:t>
      </w:r>
    </w:p>
    <w:p w14:paraId="4E7A3F05" w14:textId="77777777" w:rsidR="00160114" w:rsidRPr="00EC76D5" w:rsidRDefault="00160114" w:rsidP="00160114">
      <w:pPr>
        <w:pStyle w:val="Code"/>
      </w:pPr>
      <w:r w:rsidRPr="00EC76D5">
        <w:t xml:space="preserve">  </w:t>
      </w:r>
    </w:p>
    <w:p w14:paraId="42D085CC" w14:textId="77777777" w:rsidR="00160114" w:rsidRPr="00EC76D5" w:rsidRDefault="00160114" w:rsidP="00160114">
      <w:pPr>
        <w:pStyle w:val="Code"/>
      </w:pPr>
      <w:r w:rsidRPr="00EC76D5">
        <w:t xml:space="preserve">  public void generateDoStatement(SyntaxTree tree) {</w:t>
      </w:r>
    </w:p>
    <w:p w14:paraId="54A9BAED" w14:textId="77777777" w:rsidR="00160114" w:rsidRPr="00EC76D5" w:rsidRDefault="00160114" w:rsidP="00160114">
      <w:pPr>
        <w:pStyle w:val="Code"/>
      </w:pPr>
      <w:r w:rsidRPr="00EC76D5">
        <w:t xml:space="preserve">    m_breakSetStack.push(new ListSet&lt;Integer&gt;());</w:t>
      </w:r>
    </w:p>
    <w:p w14:paraId="0E74EB72" w14:textId="77777777" w:rsidR="00160114" w:rsidRPr="00EC76D5" w:rsidRDefault="00160114" w:rsidP="00160114">
      <w:pPr>
        <w:pStyle w:val="Code"/>
      </w:pPr>
      <w:r w:rsidRPr="00EC76D5">
        <w:t xml:space="preserve">    m_continueSetStack.push(new ListSet&lt;Integer&gt;());</w:t>
      </w:r>
    </w:p>
    <w:p w14:paraId="3679239F" w14:textId="77777777" w:rsidR="00160114" w:rsidRPr="00EC76D5" w:rsidRDefault="00160114" w:rsidP="00160114">
      <w:pPr>
        <w:pStyle w:val="Code"/>
      </w:pPr>
      <w:r w:rsidRPr="00EC76D5">
        <w:t xml:space="preserve">    </w:t>
      </w:r>
    </w:p>
    <w:p w14:paraId="60584EDF" w14:textId="27942890"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36D69F1F" w14:textId="77777777" w:rsidR="00160114" w:rsidRPr="00EC76D5" w:rsidRDefault="00160114" w:rsidP="00160114">
      <w:pPr>
        <w:pStyle w:val="Code"/>
      </w:pPr>
      <w:r w:rsidRPr="00EC76D5">
        <w:t xml:space="preserve">    int doLine = m_middleCodeList.size();</w:t>
      </w:r>
    </w:p>
    <w:p w14:paraId="62A3477E" w14:textId="77777777" w:rsidR="00160114" w:rsidRPr="00EC76D5" w:rsidRDefault="00160114" w:rsidP="00160114">
      <w:pPr>
        <w:pStyle w:val="Code"/>
      </w:pPr>
      <w:r w:rsidRPr="00EC76D5">
        <w:t xml:space="preserve">    generateStatement(stat);</w:t>
      </w:r>
    </w:p>
    <w:p w14:paraId="2CFAA7CF" w14:textId="5BDE94B7" w:rsidR="00160114" w:rsidRPr="00EC76D5" w:rsidRDefault="00160114" w:rsidP="00160114">
      <w:pPr>
        <w:pStyle w:val="Code"/>
      </w:pPr>
      <w:r w:rsidRPr="00EC76D5">
        <w:t xml:space="preserve">    Symbol symbol = generateExpression(</w:t>
      </w:r>
      <w:r w:rsidR="0038687E">
        <w:t>expression</w:t>
      </w:r>
      <w:r w:rsidRPr="00EC76D5">
        <w:t>);</w:t>
      </w:r>
    </w:p>
    <w:p w14:paraId="27046D6B" w14:textId="77777777" w:rsidR="00160114" w:rsidRPr="00EC76D5" w:rsidRDefault="00160114" w:rsidP="00160114">
      <w:pPr>
        <w:pStyle w:val="Code"/>
      </w:pPr>
      <w:r w:rsidRPr="00EC76D5">
        <w:t xml:space="preserve">    backpatch(symbol.getType().getTrueSet(), doLine);</w:t>
      </w:r>
    </w:p>
    <w:p w14:paraId="6FE664B4" w14:textId="77777777" w:rsidR="00160114" w:rsidRPr="00EC76D5" w:rsidRDefault="00160114" w:rsidP="00160114">
      <w:pPr>
        <w:pStyle w:val="Code"/>
      </w:pPr>
      <w:r w:rsidRPr="00EC76D5">
        <w:t xml:space="preserve">    backpatch(symbol.getType().getFalseSet());</w:t>
      </w:r>
    </w:p>
    <w:p w14:paraId="74B24E7D" w14:textId="77777777" w:rsidR="00160114" w:rsidRPr="00EC76D5" w:rsidRDefault="00160114" w:rsidP="00160114">
      <w:pPr>
        <w:pStyle w:val="Code"/>
      </w:pPr>
    </w:p>
    <w:p w14:paraId="777A1069" w14:textId="77777777" w:rsidR="00160114" w:rsidRPr="00EC76D5" w:rsidRDefault="00160114" w:rsidP="00160114">
      <w:pPr>
        <w:pStyle w:val="Code"/>
      </w:pPr>
      <w:r w:rsidRPr="00EC76D5">
        <w:t xml:space="preserve">    backpatch(m_continueSetStack.pop(), doLine);</w:t>
      </w:r>
    </w:p>
    <w:p w14:paraId="20D487DA" w14:textId="77777777" w:rsidR="00160114" w:rsidRPr="00EC76D5" w:rsidRDefault="00160114" w:rsidP="00160114">
      <w:pPr>
        <w:pStyle w:val="Code"/>
      </w:pPr>
      <w:r w:rsidRPr="00EC76D5">
        <w:t xml:space="preserve">    backpatch(m_breakSetStack.pop());</w:t>
      </w:r>
    </w:p>
    <w:p w14:paraId="146C8BD7" w14:textId="77777777" w:rsidR="00160114" w:rsidRPr="00EC76D5" w:rsidRDefault="00160114" w:rsidP="00160114">
      <w:pPr>
        <w:pStyle w:val="Code"/>
      </w:pPr>
      <w:r w:rsidRPr="00EC76D5">
        <w:t xml:space="preserve">  }</w:t>
      </w:r>
    </w:p>
    <w:p w14:paraId="233D8230" w14:textId="77777777" w:rsidR="00160114" w:rsidRPr="00EC76D5" w:rsidRDefault="00160114" w:rsidP="00160114">
      <w:pPr>
        <w:pStyle w:val="Code"/>
      </w:pPr>
      <w:r w:rsidRPr="00EC76D5">
        <w:t xml:space="preserve">  </w:t>
      </w:r>
    </w:p>
    <w:p w14:paraId="09B81F11" w14:textId="77777777" w:rsidR="00160114" w:rsidRPr="00EC76D5" w:rsidRDefault="00160114" w:rsidP="00160114">
      <w:pPr>
        <w:pStyle w:val="Code"/>
      </w:pPr>
      <w:r w:rsidRPr="00EC76D5">
        <w:t xml:space="preserve">  public void generateForStatement(SyntaxTree tree) {</w:t>
      </w:r>
    </w:p>
    <w:p w14:paraId="778C886B" w14:textId="77777777" w:rsidR="00160114" w:rsidRPr="00EC76D5" w:rsidRDefault="00160114" w:rsidP="00160114">
      <w:pPr>
        <w:pStyle w:val="Code"/>
      </w:pPr>
      <w:r w:rsidRPr="00EC76D5">
        <w:t xml:space="preserve">    m_breakSetStack.push(new ListSet&lt;Integer&gt;());</w:t>
      </w:r>
    </w:p>
    <w:p w14:paraId="655A6861" w14:textId="77777777" w:rsidR="00160114" w:rsidRPr="00EC76D5" w:rsidRDefault="00160114" w:rsidP="00160114">
      <w:pPr>
        <w:pStyle w:val="Code"/>
      </w:pPr>
      <w:r w:rsidRPr="00EC76D5">
        <w:t xml:space="preserve">    m_continueSetStack.push(new ListSet&lt;Integer&gt;());</w:t>
      </w:r>
    </w:p>
    <w:p w14:paraId="586346A6" w14:textId="77777777" w:rsidR="00160114" w:rsidRPr="00EC76D5" w:rsidRDefault="00160114" w:rsidP="00160114">
      <w:pPr>
        <w:pStyle w:val="Code"/>
      </w:pPr>
      <w:r w:rsidRPr="00EC76D5">
        <w:t xml:space="preserve">    </w:t>
      </w:r>
    </w:p>
    <w:p w14:paraId="739A4058" w14:textId="247F43D3" w:rsidR="00160114" w:rsidRPr="00EC76D5" w:rsidRDefault="00160114" w:rsidP="00160114">
      <w:pPr>
        <w:pStyle w:val="Code"/>
      </w:pPr>
      <w:r w:rsidRPr="00EC76D5">
        <w:t xml:space="preserve">    SyntaxTree </w:t>
      </w:r>
      <w:r w:rsidR="002F35C1">
        <w:t>initializer</w:t>
      </w:r>
      <w:r w:rsidR="0038687E">
        <w:t xml:space="preserve">Expression </w:t>
      </w:r>
      <w:r w:rsidRPr="00EC76D5">
        <w:t>= tree.getChild(0),</w:t>
      </w:r>
    </w:p>
    <w:p w14:paraId="7FA35B56" w14:textId="3B1E707E" w:rsidR="00160114" w:rsidRPr="00EC76D5" w:rsidRDefault="00160114" w:rsidP="00160114">
      <w:pPr>
        <w:pStyle w:val="Code"/>
      </w:pPr>
      <w:r w:rsidRPr="00EC76D5">
        <w:t xml:space="preserve">               test</w:t>
      </w:r>
      <w:r w:rsidR="0038687E">
        <w:t xml:space="preserve">Expression </w:t>
      </w:r>
      <w:r w:rsidRPr="00EC76D5">
        <w:t>= tree.getChild(1),</w:t>
      </w:r>
    </w:p>
    <w:p w14:paraId="38F3FDAF" w14:textId="1B82600F" w:rsidR="00160114" w:rsidRPr="00EC76D5" w:rsidRDefault="00160114" w:rsidP="00160114">
      <w:pPr>
        <w:pStyle w:val="Code"/>
      </w:pPr>
      <w:r w:rsidRPr="00EC76D5">
        <w:t xml:space="preserve">               next</w:t>
      </w:r>
      <w:r w:rsidR="0038687E">
        <w:t xml:space="preserve">Expression </w:t>
      </w:r>
      <w:r w:rsidRPr="00EC76D5">
        <w:t>= tree.getChild(2),</w:t>
      </w:r>
    </w:p>
    <w:p w14:paraId="0357FDC4" w14:textId="77777777" w:rsidR="00160114" w:rsidRPr="00EC76D5" w:rsidRDefault="00160114" w:rsidP="00160114">
      <w:pPr>
        <w:pStyle w:val="Code"/>
      </w:pPr>
      <w:r w:rsidRPr="00EC76D5">
        <w:t xml:space="preserve">               stat = tree.getChild(3);</w:t>
      </w:r>
    </w:p>
    <w:p w14:paraId="61AEFDDA" w14:textId="77777777" w:rsidR="00160114" w:rsidRPr="00EC76D5" w:rsidRDefault="00160114" w:rsidP="00160114">
      <w:pPr>
        <w:pStyle w:val="Code"/>
      </w:pPr>
      <w:r w:rsidRPr="00EC76D5">
        <w:t xml:space="preserve">               </w:t>
      </w:r>
    </w:p>
    <w:p w14:paraId="114D7023" w14:textId="2C9F7047" w:rsidR="00160114" w:rsidRPr="00EC76D5" w:rsidRDefault="00160114" w:rsidP="00160114">
      <w:pPr>
        <w:pStyle w:val="Code"/>
      </w:pPr>
      <w:r w:rsidRPr="00EC76D5">
        <w:t xml:space="preserve">    if (</w:t>
      </w:r>
      <w:r w:rsidR="002F35C1">
        <w:t>initializer</w:t>
      </w:r>
      <w:r w:rsidR="0038687E">
        <w:t xml:space="preserve">Expression </w:t>
      </w:r>
      <w:r w:rsidRPr="00EC76D5">
        <w:t>!= null) {</w:t>
      </w:r>
    </w:p>
    <w:p w14:paraId="62D39D52" w14:textId="5929B7C3" w:rsidR="00160114" w:rsidRPr="00EC76D5" w:rsidRDefault="00160114" w:rsidP="00160114">
      <w:pPr>
        <w:pStyle w:val="Code"/>
      </w:pPr>
      <w:r w:rsidRPr="00EC76D5">
        <w:t xml:space="preserve">      Symbol </w:t>
      </w:r>
      <w:r w:rsidR="002F35C1">
        <w:t>initializer</w:t>
      </w:r>
      <w:r w:rsidRPr="00EC76D5">
        <w:t>Symbol = generateExpression(</w:t>
      </w:r>
      <w:r w:rsidR="002F35C1">
        <w:t>initializer</w:t>
      </w:r>
      <w:r w:rsidR="0038687E">
        <w:t>Expression)</w:t>
      </w:r>
      <w:r w:rsidRPr="00EC76D5">
        <w:t>;</w:t>
      </w:r>
    </w:p>
    <w:p w14:paraId="6B472BE0" w14:textId="11AEBE97" w:rsidR="00160114" w:rsidRPr="00EC76D5" w:rsidRDefault="00160114" w:rsidP="00160114">
      <w:pPr>
        <w:pStyle w:val="Code"/>
      </w:pPr>
      <w:r w:rsidRPr="00EC76D5">
        <w:t xml:space="preserve">      backpatch(</w:t>
      </w:r>
      <w:r w:rsidR="002F35C1">
        <w:t>initializer</w:t>
      </w:r>
      <w:r w:rsidRPr="00EC76D5">
        <w:t>Symbol.getType().getTrueSet());</w:t>
      </w:r>
    </w:p>
    <w:p w14:paraId="246B2F75" w14:textId="5BD4C111" w:rsidR="00160114" w:rsidRPr="00EC76D5" w:rsidRDefault="00160114" w:rsidP="00160114">
      <w:pPr>
        <w:pStyle w:val="Code"/>
      </w:pPr>
      <w:r w:rsidRPr="00EC76D5">
        <w:t xml:space="preserve">      backpatch(</w:t>
      </w:r>
      <w:r w:rsidR="002F35C1">
        <w:t>initializer</w:t>
      </w:r>
      <w:r w:rsidRPr="00EC76D5">
        <w:t>Symbol.getType().getFalseSet());</w:t>
      </w:r>
    </w:p>
    <w:p w14:paraId="3F085161" w14:textId="77777777" w:rsidR="00160114" w:rsidRPr="00EC76D5" w:rsidRDefault="00160114" w:rsidP="00160114">
      <w:pPr>
        <w:pStyle w:val="Code"/>
      </w:pPr>
      <w:r w:rsidRPr="00EC76D5">
        <w:lastRenderedPageBreak/>
        <w:t xml:space="preserve">    }</w:t>
      </w:r>
    </w:p>
    <w:p w14:paraId="3D26C0B8" w14:textId="77777777" w:rsidR="00160114" w:rsidRPr="00EC76D5" w:rsidRDefault="00160114" w:rsidP="00160114">
      <w:pPr>
        <w:pStyle w:val="Code"/>
      </w:pPr>
    </w:p>
    <w:p w14:paraId="12BC1B74" w14:textId="77777777" w:rsidR="00160114" w:rsidRPr="00EC76D5" w:rsidRDefault="00160114" w:rsidP="00160114">
      <w:pPr>
        <w:pStyle w:val="Code"/>
      </w:pPr>
      <w:r w:rsidRPr="00EC76D5">
        <w:t xml:space="preserve">    int testLine = m_middleCodeList.size();</w:t>
      </w:r>
    </w:p>
    <w:p w14:paraId="5575E4FD" w14:textId="77777777" w:rsidR="00160114" w:rsidRPr="00EC76D5" w:rsidRDefault="00160114" w:rsidP="00160114">
      <w:pPr>
        <w:pStyle w:val="Code"/>
      </w:pPr>
      <w:r w:rsidRPr="00EC76D5">
        <w:t xml:space="preserve">    Symbol testSymbol = null;</w:t>
      </w:r>
    </w:p>
    <w:p w14:paraId="26DEB26D" w14:textId="77777777" w:rsidR="00160114" w:rsidRPr="00EC76D5" w:rsidRDefault="00160114" w:rsidP="00160114">
      <w:pPr>
        <w:pStyle w:val="Code"/>
      </w:pPr>
      <w:r w:rsidRPr="00EC76D5">
        <w:t xml:space="preserve">    </w:t>
      </w:r>
    </w:p>
    <w:p w14:paraId="486FC462" w14:textId="1D91568C" w:rsidR="00160114" w:rsidRPr="00EC76D5" w:rsidRDefault="00160114" w:rsidP="00160114">
      <w:pPr>
        <w:pStyle w:val="Code"/>
      </w:pPr>
      <w:r w:rsidRPr="00EC76D5">
        <w:t xml:space="preserve">    if (test</w:t>
      </w:r>
      <w:r w:rsidR="0038687E">
        <w:t xml:space="preserve">Expression </w:t>
      </w:r>
      <w:r w:rsidRPr="00EC76D5">
        <w:t>!= null) {</w:t>
      </w:r>
    </w:p>
    <w:p w14:paraId="02CDB3B4" w14:textId="72BA6FC2" w:rsidR="00160114" w:rsidRPr="00EC76D5" w:rsidRDefault="00160114" w:rsidP="00160114">
      <w:pPr>
        <w:pStyle w:val="Code"/>
      </w:pPr>
      <w:r w:rsidRPr="00EC76D5">
        <w:t xml:space="preserve">      testSymbol = generateExpression(test</w:t>
      </w:r>
      <w:r w:rsidR="0038687E">
        <w:t>Expression)</w:t>
      </w:r>
      <w:r w:rsidRPr="00EC76D5">
        <w:t>;</w:t>
      </w:r>
    </w:p>
    <w:p w14:paraId="2873BA89" w14:textId="77777777" w:rsidR="00160114" w:rsidRPr="00EC76D5" w:rsidRDefault="00160114" w:rsidP="00160114">
      <w:pPr>
        <w:pStyle w:val="Code"/>
      </w:pPr>
      <w:r w:rsidRPr="00EC76D5">
        <w:t xml:space="preserve">      backpatch(testSymbol.getType().getTrueSet());</w:t>
      </w:r>
    </w:p>
    <w:p w14:paraId="7AC7F1CF" w14:textId="77777777" w:rsidR="00160114" w:rsidRPr="00EC76D5" w:rsidRDefault="00160114" w:rsidP="00160114">
      <w:pPr>
        <w:pStyle w:val="Code"/>
      </w:pPr>
      <w:r w:rsidRPr="00EC76D5">
        <w:t xml:space="preserve">    }</w:t>
      </w:r>
    </w:p>
    <w:p w14:paraId="63949373" w14:textId="77777777" w:rsidR="00160114" w:rsidRPr="00EC76D5" w:rsidRDefault="00160114" w:rsidP="00160114">
      <w:pPr>
        <w:pStyle w:val="Code"/>
      </w:pPr>
      <w:r w:rsidRPr="00EC76D5">
        <w:t xml:space="preserve">    </w:t>
      </w:r>
    </w:p>
    <w:p w14:paraId="55E9895A" w14:textId="77777777" w:rsidR="00160114" w:rsidRPr="00EC76D5" w:rsidRDefault="00160114" w:rsidP="00160114">
      <w:pPr>
        <w:pStyle w:val="Code"/>
      </w:pPr>
      <w:r w:rsidRPr="00EC76D5">
        <w:t xml:space="preserve">    generateStatement(stat);</w:t>
      </w:r>
    </w:p>
    <w:p w14:paraId="7B473515" w14:textId="77777777" w:rsidR="00160114" w:rsidRPr="00EC76D5" w:rsidRDefault="00160114" w:rsidP="00160114">
      <w:pPr>
        <w:pStyle w:val="Code"/>
      </w:pPr>
    </w:p>
    <w:p w14:paraId="75CC5C57" w14:textId="2379B447" w:rsidR="00160114" w:rsidRPr="00EC76D5" w:rsidRDefault="00160114" w:rsidP="00160114">
      <w:pPr>
        <w:pStyle w:val="Code"/>
      </w:pPr>
      <w:r w:rsidRPr="00EC76D5">
        <w:t xml:space="preserve">    if (next</w:t>
      </w:r>
      <w:r w:rsidR="0038687E">
        <w:t xml:space="preserve">Expression </w:t>
      </w:r>
      <w:r w:rsidRPr="00EC76D5">
        <w:t>!= null) {</w:t>
      </w:r>
    </w:p>
    <w:p w14:paraId="3BFF5D3B" w14:textId="4294C8C4" w:rsidR="00160114" w:rsidRPr="00EC76D5" w:rsidRDefault="00160114" w:rsidP="00160114">
      <w:pPr>
        <w:pStyle w:val="Code"/>
      </w:pPr>
      <w:r w:rsidRPr="00EC76D5">
        <w:t xml:space="preserve">      Symbol nextSymbol = generateExpression(next</w:t>
      </w:r>
      <w:r w:rsidR="0038687E">
        <w:t>Expression)</w:t>
      </w:r>
      <w:r w:rsidRPr="00EC76D5">
        <w:t>;</w:t>
      </w:r>
    </w:p>
    <w:p w14:paraId="4EA8825D" w14:textId="77777777" w:rsidR="00160114" w:rsidRPr="00EC76D5" w:rsidRDefault="00160114" w:rsidP="00160114">
      <w:pPr>
        <w:pStyle w:val="Code"/>
      </w:pPr>
      <w:r w:rsidRPr="00EC76D5">
        <w:t xml:space="preserve">      backpatch(nextSymbol.getType().getTrueSet(), testLine);</w:t>
      </w:r>
    </w:p>
    <w:p w14:paraId="319E1323" w14:textId="77777777" w:rsidR="00160114" w:rsidRPr="00EC76D5" w:rsidRDefault="00160114" w:rsidP="00160114">
      <w:pPr>
        <w:pStyle w:val="Code"/>
      </w:pPr>
      <w:r w:rsidRPr="00EC76D5">
        <w:t xml:space="preserve">      backpatch(nextSymbol.getType().getFalseSet(), testLine);</w:t>
      </w:r>
    </w:p>
    <w:p w14:paraId="1850E807" w14:textId="77777777" w:rsidR="00160114" w:rsidRPr="00EC76D5" w:rsidRDefault="00160114" w:rsidP="00160114">
      <w:pPr>
        <w:pStyle w:val="Code"/>
      </w:pPr>
      <w:r w:rsidRPr="00EC76D5">
        <w:t xml:space="preserve">    }</w:t>
      </w:r>
    </w:p>
    <w:p w14:paraId="72E224DD" w14:textId="77777777" w:rsidR="00160114" w:rsidRPr="00EC76D5" w:rsidRDefault="00160114" w:rsidP="00160114">
      <w:pPr>
        <w:pStyle w:val="Code"/>
      </w:pPr>
    </w:p>
    <w:p w14:paraId="68AD27B2" w14:textId="77777777" w:rsidR="00160114" w:rsidRPr="00EC76D5" w:rsidRDefault="00160114" w:rsidP="00160114">
      <w:pPr>
        <w:pStyle w:val="Code"/>
      </w:pPr>
      <w:r w:rsidRPr="00EC76D5">
        <w:t xml:space="preserve">    addMiddleCode(MiddleOperator.Goto, testLine);</w:t>
      </w:r>
    </w:p>
    <w:p w14:paraId="55D8C9C7" w14:textId="77777777" w:rsidR="00160114" w:rsidRPr="00EC76D5" w:rsidRDefault="00160114" w:rsidP="00160114">
      <w:pPr>
        <w:pStyle w:val="Code"/>
      </w:pPr>
    </w:p>
    <w:p w14:paraId="78C1C9A1" w14:textId="77777777" w:rsidR="00160114" w:rsidRPr="00EC76D5" w:rsidRDefault="00160114" w:rsidP="00160114">
      <w:pPr>
        <w:pStyle w:val="Code"/>
      </w:pPr>
      <w:r w:rsidRPr="00EC76D5">
        <w:t xml:space="preserve">    if (testSymbol != null) {</w:t>
      </w:r>
    </w:p>
    <w:p w14:paraId="3D612CBC" w14:textId="77777777" w:rsidR="00160114" w:rsidRPr="00EC76D5" w:rsidRDefault="00160114" w:rsidP="00160114">
      <w:pPr>
        <w:pStyle w:val="Code"/>
      </w:pPr>
      <w:r w:rsidRPr="00EC76D5">
        <w:t xml:space="preserve">      backpatch(testSymbol.getType().getFalseSet());</w:t>
      </w:r>
    </w:p>
    <w:p w14:paraId="53FDFCE4" w14:textId="77777777" w:rsidR="00160114" w:rsidRPr="00EC76D5" w:rsidRDefault="00160114" w:rsidP="00160114">
      <w:pPr>
        <w:pStyle w:val="Code"/>
      </w:pPr>
      <w:r w:rsidRPr="00EC76D5">
        <w:t xml:space="preserve">    }</w:t>
      </w:r>
    </w:p>
    <w:p w14:paraId="51DB9370" w14:textId="77777777" w:rsidR="00160114" w:rsidRPr="00EC76D5" w:rsidRDefault="00160114" w:rsidP="00160114">
      <w:pPr>
        <w:pStyle w:val="Code"/>
      </w:pPr>
      <w:r w:rsidRPr="00EC76D5">
        <w:t xml:space="preserve">    </w:t>
      </w:r>
    </w:p>
    <w:p w14:paraId="6FB41D01" w14:textId="77777777" w:rsidR="00160114" w:rsidRPr="00EC76D5" w:rsidRDefault="00160114" w:rsidP="00160114">
      <w:pPr>
        <w:pStyle w:val="Code"/>
      </w:pPr>
      <w:r w:rsidRPr="00EC76D5">
        <w:t xml:space="preserve">    backpatch(m_continueSetStack.pop(), testLine);</w:t>
      </w:r>
    </w:p>
    <w:p w14:paraId="6BC9B016" w14:textId="77777777" w:rsidR="00160114" w:rsidRPr="00EC76D5" w:rsidRDefault="00160114" w:rsidP="00160114">
      <w:pPr>
        <w:pStyle w:val="Code"/>
      </w:pPr>
      <w:r w:rsidRPr="00EC76D5">
        <w:t xml:space="preserve">    backpatch(m_breakSetStack.pop());</w:t>
      </w:r>
    </w:p>
    <w:p w14:paraId="33753E98" w14:textId="77777777" w:rsidR="00160114" w:rsidRPr="00EC76D5" w:rsidRDefault="00160114" w:rsidP="00160114">
      <w:pPr>
        <w:pStyle w:val="Code"/>
      </w:pPr>
      <w:r w:rsidRPr="00EC76D5">
        <w:t xml:space="preserve">  }</w:t>
      </w:r>
    </w:p>
    <w:p w14:paraId="33EF17C6" w14:textId="77777777" w:rsidR="00160114" w:rsidRPr="00EC76D5" w:rsidRDefault="00160114" w:rsidP="00160114">
      <w:pPr>
        <w:pStyle w:val="Code"/>
      </w:pPr>
      <w:r w:rsidRPr="00EC76D5">
        <w:t xml:space="preserve">  </w:t>
      </w:r>
    </w:p>
    <w:p w14:paraId="766FD680" w14:textId="77777777" w:rsidR="00160114" w:rsidRPr="00EC76D5" w:rsidRDefault="00160114" w:rsidP="00160114">
      <w:pPr>
        <w:pStyle w:val="Code"/>
      </w:pPr>
      <w:r w:rsidRPr="00EC76D5">
        <w:t xml:space="preserve">  public void generateLabelStatement(SyntaxTree tree) {</w:t>
      </w:r>
    </w:p>
    <w:p w14:paraId="3B84E8F5" w14:textId="77777777" w:rsidR="00160114" w:rsidRPr="00EC76D5" w:rsidRDefault="00160114" w:rsidP="00160114">
      <w:pPr>
        <w:pStyle w:val="Code"/>
      </w:pPr>
      <w:r w:rsidRPr="00EC76D5">
        <w:t xml:space="preserve">    m_labelMap.put((String) tree.getSymbol().getValue(),</w:t>
      </w:r>
    </w:p>
    <w:p w14:paraId="74E9CD9A" w14:textId="77777777" w:rsidR="00160114" w:rsidRPr="00EC76D5" w:rsidRDefault="00160114" w:rsidP="00160114">
      <w:pPr>
        <w:pStyle w:val="Code"/>
      </w:pPr>
      <w:r w:rsidRPr="00EC76D5">
        <w:t xml:space="preserve">                   m_middleCodeList.size());</w:t>
      </w:r>
    </w:p>
    <w:p w14:paraId="48817B8A" w14:textId="77777777" w:rsidR="00160114" w:rsidRPr="00EC76D5" w:rsidRDefault="00160114" w:rsidP="00160114">
      <w:pPr>
        <w:pStyle w:val="Code"/>
      </w:pPr>
      <w:r w:rsidRPr="00EC76D5">
        <w:t xml:space="preserve">  }</w:t>
      </w:r>
    </w:p>
    <w:p w14:paraId="2A6D3ADF" w14:textId="77777777" w:rsidR="00160114" w:rsidRPr="00EC76D5" w:rsidRDefault="00160114" w:rsidP="00160114">
      <w:pPr>
        <w:pStyle w:val="Code"/>
      </w:pPr>
    </w:p>
    <w:p w14:paraId="3B783968" w14:textId="77777777" w:rsidR="00160114" w:rsidRPr="00EC76D5" w:rsidRDefault="00160114" w:rsidP="00160114">
      <w:pPr>
        <w:pStyle w:val="Code"/>
      </w:pPr>
      <w:r w:rsidRPr="00EC76D5">
        <w:t xml:space="preserve">  public void generateGotoStatement(SyntaxTree tree) {</w:t>
      </w:r>
    </w:p>
    <w:p w14:paraId="0E3F0DB2" w14:textId="77777777" w:rsidR="00160114" w:rsidRPr="00EC76D5" w:rsidRDefault="00160114" w:rsidP="00160114">
      <w:pPr>
        <w:pStyle w:val="Code"/>
      </w:pPr>
      <w:r w:rsidRPr="00EC76D5">
        <w:t xml:space="preserve">    String label = (String) tree.getSymbol().getValue();</w:t>
      </w:r>
    </w:p>
    <w:p w14:paraId="23FD2102" w14:textId="77777777" w:rsidR="00160114" w:rsidRPr="00EC76D5" w:rsidRDefault="00160114" w:rsidP="00160114">
      <w:pPr>
        <w:pStyle w:val="Code"/>
      </w:pPr>
      <w:r w:rsidRPr="00EC76D5">
        <w:t xml:space="preserve">    </w:t>
      </w:r>
    </w:p>
    <w:p w14:paraId="40E81E2C" w14:textId="598CA88B" w:rsidR="00160114" w:rsidRPr="00EC76D5" w:rsidRDefault="00160114" w:rsidP="00160114">
      <w:pPr>
        <w:pStyle w:val="Code"/>
      </w:pPr>
      <w:r w:rsidRPr="00EC76D5">
        <w:t xml:space="preserve">    if (!m_</w:t>
      </w:r>
      <w:r w:rsidR="00116B2B">
        <w:t>m_gotoSetMap</w:t>
      </w:r>
      <w:r w:rsidRPr="00EC76D5">
        <w:t>.containsKey(label)) {</w:t>
      </w:r>
    </w:p>
    <w:p w14:paraId="23DA4CA9" w14:textId="76C705B8" w:rsidR="00160114" w:rsidRPr="00EC76D5" w:rsidRDefault="00160114" w:rsidP="00160114">
      <w:pPr>
        <w:pStyle w:val="Code"/>
      </w:pPr>
      <w:r w:rsidRPr="00EC76D5">
        <w:t xml:space="preserve">      m_</w:t>
      </w:r>
      <w:r w:rsidR="00116B2B">
        <w:t>m_gotoSetMap</w:t>
      </w:r>
      <w:r w:rsidRPr="00EC76D5">
        <w:t>.put(label, new ListSet&lt;Integer&gt;());</w:t>
      </w:r>
    </w:p>
    <w:p w14:paraId="08BBBE99" w14:textId="77777777" w:rsidR="00160114" w:rsidRPr="00EC76D5" w:rsidRDefault="00160114" w:rsidP="00160114">
      <w:pPr>
        <w:pStyle w:val="Code"/>
      </w:pPr>
      <w:r w:rsidRPr="00EC76D5">
        <w:t xml:space="preserve">    }</w:t>
      </w:r>
    </w:p>
    <w:p w14:paraId="258BA6D6" w14:textId="77777777" w:rsidR="00160114" w:rsidRPr="00EC76D5" w:rsidRDefault="00160114" w:rsidP="00160114">
      <w:pPr>
        <w:pStyle w:val="Code"/>
      </w:pPr>
      <w:r w:rsidRPr="00EC76D5">
        <w:t xml:space="preserve">    </w:t>
      </w:r>
    </w:p>
    <w:p w14:paraId="798C1C81" w14:textId="6ABFF009" w:rsidR="00160114" w:rsidRPr="00EC76D5" w:rsidRDefault="00160114" w:rsidP="00160114">
      <w:pPr>
        <w:pStyle w:val="Code"/>
      </w:pPr>
      <w:r w:rsidRPr="00EC76D5">
        <w:t xml:space="preserve">    m_</w:t>
      </w:r>
      <w:r w:rsidR="00116B2B">
        <w:t>m_gotoSetMap</w:t>
      </w:r>
      <w:r w:rsidRPr="00EC76D5">
        <w:t>.get(label).add(m_middleCodeList.size());</w:t>
      </w:r>
    </w:p>
    <w:p w14:paraId="0F2E8CFC" w14:textId="77777777" w:rsidR="00160114" w:rsidRPr="00EC76D5" w:rsidRDefault="00160114" w:rsidP="00160114">
      <w:pPr>
        <w:pStyle w:val="Code"/>
      </w:pPr>
      <w:r w:rsidRPr="00EC76D5">
        <w:t xml:space="preserve">    addMiddleCode(MiddleOperator.Goto);</w:t>
      </w:r>
    </w:p>
    <w:p w14:paraId="07E34670" w14:textId="77777777" w:rsidR="00160114" w:rsidRPr="00EC76D5" w:rsidRDefault="00160114" w:rsidP="00160114">
      <w:pPr>
        <w:pStyle w:val="Code"/>
      </w:pPr>
      <w:r w:rsidRPr="00EC76D5">
        <w:t xml:space="preserve">  }</w:t>
      </w:r>
    </w:p>
    <w:p w14:paraId="3511F494" w14:textId="77777777" w:rsidR="00160114" w:rsidRPr="00EC76D5" w:rsidRDefault="00160114" w:rsidP="00160114">
      <w:pPr>
        <w:pStyle w:val="Code"/>
      </w:pPr>
    </w:p>
    <w:p w14:paraId="0CE0ACF5" w14:textId="77777777" w:rsidR="00160114" w:rsidRPr="00EC76D5" w:rsidRDefault="00160114" w:rsidP="00160114">
      <w:pPr>
        <w:pStyle w:val="Code"/>
      </w:pPr>
      <w:r w:rsidRPr="00EC76D5">
        <w:t xml:space="preserve">  public void generateGotoSet() {</w:t>
      </w:r>
    </w:p>
    <w:p w14:paraId="2257E8A8" w14:textId="77777777" w:rsidR="00160114" w:rsidRPr="00EC76D5" w:rsidRDefault="00160114" w:rsidP="00160114">
      <w:pPr>
        <w:pStyle w:val="Code"/>
      </w:pPr>
      <w:r w:rsidRPr="00EC76D5">
        <w:t xml:space="preserve">    for (Map.Entry&lt;Integer,String&gt; entry : Main.GotoMap.entrySet()) {</w:t>
      </w:r>
    </w:p>
    <w:p w14:paraId="21852A9B" w14:textId="77777777" w:rsidR="00160114" w:rsidRPr="00EC76D5" w:rsidRDefault="00160114" w:rsidP="00160114">
      <w:pPr>
        <w:pStyle w:val="Code"/>
      </w:pPr>
      <w:r w:rsidRPr="00EC76D5">
        <w:t xml:space="preserve">      int gotoLine = entry.getKey();</w:t>
      </w:r>
    </w:p>
    <w:p w14:paraId="0CC05148" w14:textId="77777777" w:rsidR="00160114" w:rsidRPr="00EC76D5" w:rsidRDefault="00160114" w:rsidP="00160114">
      <w:pPr>
        <w:pStyle w:val="Code"/>
      </w:pPr>
      <w:r w:rsidRPr="00EC76D5">
        <w:t xml:space="preserve">      String label = entry.getValue();</w:t>
      </w:r>
    </w:p>
    <w:p w14:paraId="48FAE9E2" w14:textId="77777777" w:rsidR="00160114" w:rsidRPr="00EC76D5" w:rsidRDefault="00160114" w:rsidP="00160114">
      <w:pPr>
        <w:pStyle w:val="Code"/>
      </w:pPr>
      <w:r w:rsidRPr="00EC76D5">
        <w:t xml:space="preserve">      int labelLine = Main.LabelMap.get(label);</w:t>
      </w:r>
    </w:p>
    <w:p w14:paraId="5CEB5BD1" w14:textId="77777777" w:rsidR="00160114" w:rsidRPr="00EC76D5" w:rsidRDefault="00160114" w:rsidP="00160114">
      <w:pPr>
        <w:pStyle w:val="Code"/>
      </w:pPr>
      <w:r w:rsidRPr="00EC76D5">
        <w:t xml:space="preserve">      backpatch(gotoLine, labelLine);</w:t>
      </w:r>
    </w:p>
    <w:p w14:paraId="4C2E3D29" w14:textId="77777777" w:rsidR="00160114" w:rsidRPr="00EC76D5" w:rsidRDefault="00160114" w:rsidP="00160114">
      <w:pPr>
        <w:pStyle w:val="Code"/>
      </w:pPr>
      <w:r w:rsidRPr="00EC76D5">
        <w:t xml:space="preserve">    }</w:t>
      </w:r>
    </w:p>
    <w:p w14:paraId="24ED3EBD" w14:textId="77777777" w:rsidR="00160114" w:rsidRPr="00EC76D5" w:rsidRDefault="00160114" w:rsidP="00160114">
      <w:pPr>
        <w:pStyle w:val="Code"/>
      </w:pPr>
      <w:r w:rsidRPr="00EC76D5">
        <w:t xml:space="preserve">    </w:t>
      </w:r>
    </w:p>
    <w:p w14:paraId="3C8CA144" w14:textId="77777777" w:rsidR="00160114" w:rsidRPr="00EC76D5" w:rsidRDefault="00160114" w:rsidP="00160114">
      <w:pPr>
        <w:pStyle w:val="Code"/>
      </w:pPr>
      <w:r w:rsidRPr="00EC76D5">
        <w:t xml:space="preserve">    Main.LabelMap.clear();</w:t>
      </w:r>
    </w:p>
    <w:p w14:paraId="7A1387EA" w14:textId="77777777" w:rsidR="00160114" w:rsidRPr="00EC76D5" w:rsidRDefault="00160114" w:rsidP="00160114">
      <w:pPr>
        <w:pStyle w:val="Code"/>
      </w:pPr>
      <w:r w:rsidRPr="00EC76D5">
        <w:t xml:space="preserve">    Main.GotoMap.clear();</w:t>
      </w:r>
    </w:p>
    <w:p w14:paraId="5A521085" w14:textId="77777777" w:rsidR="00160114" w:rsidRPr="00EC76D5" w:rsidRDefault="00160114" w:rsidP="00160114">
      <w:pPr>
        <w:pStyle w:val="Code"/>
      </w:pPr>
      <w:r w:rsidRPr="00EC76D5">
        <w:t xml:space="preserve">  }</w:t>
      </w:r>
    </w:p>
    <w:p w14:paraId="1950A98B" w14:textId="77777777" w:rsidR="00160114" w:rsidRPr="00EC76D5" w:rsidRDefault="00160114" w:rsidP="00160114">
      <w:pPr>
        <w:pStyle w:val="Code"/>
      </w:pPr>
      <w:r w:rsidRPr="00EC76D5">
        <w:t xml:space="preserve">  </w:t>
      </w:r>
    </w:p>
    <w:p w14:paraId="4684EA33" w14:textId="77777777" w:rsidR="00160114" w:rsidRPr="00EC76D5" w:rsidRDefault="00160114" w:rsidP="00160114">
      <w:pPr>
        <w:pStyle w:val="Code"/>
      </w:pPr>
      <w:r w:rsidRPr="00EC76D5">
        <w:t xml:space="preserve">  public void backpatchGoto() {</w:t>
      </w:r>
    </w:p>
    <w:p w14:paraId="741982E9" w14:textId="2246FCF9" w:rsidR="00160114" w:rsidRPr="00EC76D5" w:rsidRDefault="00160114" w:rsidP="00160114">
      <w:pPr>
        <w:pStyle w:val="Code"/>
      </w:pPr>
      <w:r w:rsidRPr="00EC76D5">
        <w:lastRenderedPageBreak/>
        <w:t xml:space="preserve">    for (Map.Entry&lt;String,Set&lt;Integer&gt;&gt; entry : m_</w:t>
      </w:r>
      <w:r w:rsidR="00116B2B">
        <w:t>m_gotoSetMap</w:t>
      </w:r>
      <w:r w:rsidRPr="00EC76D5">
        <w:t xml:space="preserve">.entrySet()) {      </w:t>
      </w:r>
    </w:p>
    <w:p w14:paraId="11C0236D" w14:textId="77777777" w:rsidR="00160114" w:rsidRPr="00EC76D5" w:rsidRDefault="00160114" w:rsidP="00160114">
      <w:pPr>
        <w:pStyle w:val="Code"/>
      </w:pPr>
      <w:r w:rsidRPr="00EC76D5">
        <w:t xml:space="preserve">      String label = entry.getKey();</w:t>
      </w:r>
    </w:p>
    <w:p w14:paraId="131BCCF7" w14:textId="77777777" w:rsidR="00160114" w:rsidRPr="00EC76D5" w:rsidRDefault="00160114" w:rsidP="00160114">
      <w:pPr>
        <w:pStyle w:val="Code"/>
      </w:pPr>
      <w:r w:rsidRPr="00EC76D5">
        <w:t xml:space="preserve">      Set&lt;Integer&gt; gotoSet = entry.getValue();</w:t>
      </w:r>
    </w:p>
    <w:p w14:paraId="2C92D455" w14:textId="77777777" w:rsidR="00160114" w:rsidRPr="00EC76D5" w:rsidRDefault="00160114" w:rsidP="00160114">
      <w:pPr>
        <w:pStyle w:val="Code"/>
      </w:pPr>
      <w:r w:rsidRPr="00EC76D5">
        <w:t xml:space="preserve">      int labelLine = m_labelMap.get(label);</w:t>
      </w:r>
    </w:p>
    <w:p w14:paraId="17E887FD" w14:textId="77777777" w:rsidR="00160114" w:rsidRPr="00EC76D5" w:rsidRDefault="00160114" w:rsidP="00160114">
      <w:pPr>
        <w:pStyle w:val="Code"/>
      </w:pPr>
      <w:r w:rsidRPr="00EC76D5">
        <w:t xml:space="preserve">      backpatch(gotoSet, labelLine);</w:t>
      </w:r>
    </w:p>
    <w:p w14:paraId="4EB5B6D9" w14:textId="77777777" w:rsidR="00160114" w:rsidRPr="00EC76D5" w:rsidRDefault="00160114" w:rsidP="00160114">
      <w:pPr>
        <w:pStyle w:val="Code"/>
      </w:pPr>
      <w:r w:rsidRPr="00EC76D5">
        <w:t xml:space="preserve">    }</w:t>
      </w:r>
    </w:p>
    <w:p w14:paraId="2C3476AE" w14:textId="77777777" w:rsidR="00160114" w:rsidRPr="00EC76D5" w:rsidRDefault="00160114" w:rsidP="00160114">
      <w:pPr>
        <w:pStyle w:val="Code"/>
      </w:pPr>
      <w:r w:rsidRPr="00EC76D5">
        <w:t xml:space="preserve">  }  </w:t>
      </w:r>
    </w:p>
    <w:p w14:paraId="73B9AE80" w14:textId="77777777" w:rsidR="00160114" w:rsidRPr="00EC76D5" w:rsidRDefault="00160114" w:rsidP="00160114">
      <w:pPr>
        <w:pStyle w:val="Code"/>
      </w:pPr>
    </w:p>
    <w:p w14:paraId="356854AB" w14:textId="77777777" w:rsidR="00160114" w:rsidRPr="00EC76D5" w:rsidRDefault="00160114" w:rsidP="00160114">
      <w:pPr>
        <w:pStyle w:val="Code"/>
      </w:pPr>
      <w:r w:rsidRPr="00EC76D5">
        <w:t xml:space="preserve">  public void generateReturnStatement(SyntaxTree tree) {</w:t>
      </w:r>
    </w:p>
    <w:p w14:paraId="7E84FACF" w14:textId="55ABABDF" w:rsidR="00160114" w:rsidRPr="00EC76D5" w:rsidRDefault="00160114" w:rsidP="00160114">
      <w:pPr>
        <w:pStyle w:val="Code"/>
      </w:pPr>
      <w:r w:rsidRPr="00EC76D5">
        <w:t xml:space="preserve">    SyntaxTree </w:t>
      </w:r>
      <w:r w:rsidR="0038687E">
        <w:t>expression</w:t>
      </w:r>
      <w:r w:rsidRPr="00EC76D5">
        <w:t xml:space="preserve"> = tree.getChild(0);</w:t>
      </w:r>
    </w:p>
    <w:p w14:paraId="4E96DD78" w14:textId="77777777" w:rsidR="00160114" w:rsidRPr="00EC76D5" w:rsidRDefault="00160114" w:rsidP="00160114">
      <w:pPr>
        <w:pStyle w:val="Code"/>
      </w:pPr>
      <w:r w:rsidRPr="00EC76D5">
        <w:t xml:space="preserve">    </w:t>
      </w:r>
    </w:p>
    <w:p w14:paraId="0CBB319E" w14:textId="714A1AC6" w:rsidR="00160114" w:rsidRPr="00EC76D5" w:rsidRDefault="00160114" w:rsidP="00160114">
      <w:pPr>
        <w:pStyle w:val="Code"/>
      </w:pPr>
      <w:r w:rsidRPr="00EC76D5">
        <w:t xml:space="preserve">    if (</w:t>
      </w:r>
      <w:r w:rsidR="0038687E">
        <w:t>expression</w:t>
      </w:r>
      <w:r w:rsidRPr="00EC76D5">
        <w:t xml:space="preserve"> != null) {</w:t>
      </w:r>
    </w:p>
    <w:p w14:paraId="046B38E5" w14:textId="5E554645" w:rsidR="00160114" w:rsidRPr="00EC76D5" w:rsidRDefault="00160114" w:rsidP="00160114">
      <w:pPr>
        <w:pStyle w:val="Code"/>
      </w:pPr>
      <w:r w:rsidRPr="00EC76D5">
        <w:t xml:space="preserve">      if (</w:t>
      </w:r>
      <w:r w:rsidR="0038687E">
        <w:t>expression</w:t>
      </w:r>
      <w:r w:rsidRPr="00EC76D5">
        <w:t>.getType().isFloating()) {</w:t>
      </w:r>
    </w:p>
    <w:p w14:paraId="2072490A" w14:textId="77777777" w:rsidR="00160114" w:rsidRPr="00EC76D5" w:rsidRDefault="00160114" w:rsidP="00160114">
      <w:pPr>
        <w:pStyle w:val="Code"/>
      </w:pPr>
      <w:r w:rsidRPr="00EC76D5">
        <w:t xml:space="preserve">        Symbol checkSymbol = Symbol.createSolidSymbol(Type.SignedCharType);</w:t>
      </w:r>
    </w:p>
    <w:p w14:paraId="5B68BFAD" w14:textId="77777777" w:rsidR="00160114" w:rsidRPr="00EC76D5" w:rsidRDefault="00160114" w:rsidP="00160114">
      <w:pPr>
        <w:pStyle w:val="Code"/>
      </w:pPr>
      <w:r w:rsidRPr="00EC76D5">
        <w:t xml:space="preserve">        checkSymbol.setOffset(SymbolTable.UseResultOffset);</w:t>
      </w:r>
    </w:p>
    <w:p w14:paraId="5C8E2EC8" w14:textId="77777777" w:rsidR="00160114" w:rsidRPr="00EC76D5" w:rsidRDefault="00160114" w:rsidP="00160114">
      <w:pPr>
        <w:pStyle w:val="Code"/>
      </w:pPr>
      <w:r w:rsidRPr="00EC76D5">
        <w:t xml:space="preserve">        Symbol zeroSymbol =</w:t>
      </w:r>
    </w:p>
    <w:p w14:paraId="55A58DD0" w14:textId="77777777" w:rsidR="00160114" w:rsidRPr="00EC76D5" w:rsidRDefault="00160114" w:rsidP="00160114">
      <w:pPr>
        <w:pStyle w:val="Code"/>
      </w:pPr>
      <w:r w:rsidRPr="00EC76D5">
        <w:t xml:space="preserve">          Symbol.createValueSymbol(Type.SignedCharType, BigInteger.ZERO);</w:t>
      </w:r>
    </w:p>
    <w:p w14:paraId="4B3E58A0" w14:textId="77777777" w:rsidR="00160114" w:rsidRPr="00EC76D5" w:rsidRDefault="00160114" w:rsidP="00160114">
      <w:pPr>
        <w:pStyle w:val="Code"/>
      </w:pPr>
      <w:r w:rsidRPr="00EC76D5">
        <w:t xml:space="preserve">        </w:t>
      </w:r>
    </w:p>
    <w:p w14:paraId="31DAD9D4" w14:textId="77777777" w:rsidR="00160114" w:rsidRPr="00EC76D5" w:rsidRDefault="00160114" w:rsidP="00160114">
      <w:pPr>
        <w:pStyle w:val="Code"/>
      </w:pPr>
      <w:r w:rsidRPr="00EC76D5">
        <w:t xml:space="preserve">        int checkIndex = m_middleCodeList.size();</w:t>
      </w:r>
    </w:p>
    <w:p w14:paraId="33E35C7A" w14:textId="77777777" w:rsidR="00160114" w:rsidRPr="00EC76D5" w:rsidRDefault="00160114" w:rsidP="00160114">
      <w:pPr>
        <w:pStyle w:val="Code"/>
      </w:pPr>
      <w:r w:rsidRPr="00EC76D5">
        <w:t xml:space="preserve">        addMiddleCode(MiddleOperator.Equal, null, checkSymbol, zeroSymbol);</w:t>
      </w:r>
    </w:p>
    <w:p w14:paraId="345F9295" w14:textId="23669B91" w:rsidR="00160114" w:rsidRPr="00EC76D5" w:rsidRDefault="00160114" w:rsidP="00160114">
      <w:pPr>
        <w:pStyle w:val="Code"/>
      </w:pPr>
      <w:r w:rsidRPr="00EC76D5">
        <w:t xml:space="preserve">        Symbol symbol = generateExpression(</w:t>
      </w:r>
      <w:r w:rsidR="0038687E">
        <w:t>expression</w:t>
      </w:r>
      <w:r w:rsidRPr="00EC76D5">
        <w:t>);</w:t>
      </w:r>
    </w:p>
    <w:p w14:paraId="518724EF" w14:textId="77777777" w:rsidR="00160114" w:rsidRPr="00EC76D5" w:rsidRDefault="00160114" w:rsidP="00160114">
      <w:pPr>
        <w:pStyle w:val="Code"/>
      </w:pPr>
      <w:r w:rsidRPr="00EC76D5">
        <w:t xml:space="preserve">        addMiddleCode(MiddleOperator.SetReturnValue, null, symbol);</w:t>
      </w:r>
    </w:p>
    <w:p w14:paraId="48A0D79D" w14:textId="77777777" w:rsidR="00160114" w:rsidRPr="00EC76D5" w:rsidRDefault="00160114" w:rsidP="00160114">
      <w:pPr>
        <w:pStyle w:val="Code"/>
      </w:pPr>
    </w:p>
    <w:p w14:paraId="5D7C865D" w14:textId="77777777" w:rsidR="00160114" w:rsidRPr="00EC76D5" w:rsidRDefault="00160114" w:rsidP="00160114">
      <w:pPr>
        <w:pStyle w:val="Code"/>
      </w:pPr>
      <w:r w:rsidRPr="00EC76D5">
        <w:t xml:space="preserve">        int gotoIndex = m_middleCodeList.size();</w:t>
      </w:r>
    </w:p>
    <w:p w14:paraId="0D3B7FF2" w14:textId="77777777" w:rsidR="00160114" w:rsidRPr="00EC76D5" w:rsidRDefault="00160114" w:rsidP="00160114">
      <w:pPr>
        <w:pStyle w:val="Code"/>
      </w:pPr>
      <w:r w:rsidRPr="00EC76D5">
        <w:t xml:space="preserve">        addMiddleCode(MiddleOperator.Goto);</w:t>
      </w:r>
    </w:p>
    <w:p w14:paraId="3EA81871" w14:textId="77777777" w:rsidR="00160114" w:rsidRPr="00EC76D5" w:rsidRDefault="00160114" w:rsidP="00160114">
      <w:pPr>
        <w:pStyle w:val="Code"/>
      </w:pPr>
      <w:r w:rsidRPr="00EC76D5">
        <w:t xml:space="preserve">        m_middleCodeList.get(checkIndex).setOperand(1, gotoIndex + 1);</w:t>
      </w:r>
    </w:p>
    <w:p w14:paraId="51BE835D" w14:textId="77777777" w:rsidR="00160114" w:rsidRPr="00EC76D5" w:rsidRDefault="00160114" w:rsidP="00160114">
      <w:pPr>
        <w:pStyle w:val="Code"/>
      </w:pPr>
    </w:p>
    <w:p w14:paraId="14C2583C" w14:textId="47BB86BD" w:rsidR="00160114" w:rsidRPr="00EC76D5" w:rsidRDefault="00160114" w:rsidP="00160114">
      <w:pPr>
        <w:pStyle w:val="Code"/>
      </w:pPr>
      <w:r w:rsidRPr="00EC76D5">
        <w:t xml:space="preserve">        generateExpression(SyntaxTreeOptimizer.clearExpression(</w:t>
      </w:r>
      <w:r w:rsidR="0038687E">
        <w:t>expression</w:t>
      </w:r>
      <w:r w:rsidRPr="00EC76D5">
        <w:t>));</w:t>
      </w:r>
    </w:p>
    <w:p w14:paraId="7EBFBA47" w14:textId="77777777" w:rsidR="00160114" w:rsidRPr="00EC76D5" w:rsidRDefault="00160114" w:rsidP="00160114">
      <w:pPr>
        <w:pStyle w:val="Code"/>
      </w:pPr>
      <w:r w:rsidRPr="00EC76D5">
        <w:t xml:space="preserve">        m_middleCodeList.get(gotoIndex).setOperand(1, m_middleCodeList.size());</w:t>
      </w:r>
    </w:p>
    <w:p w14:paraId="1C5A36BF" w14:textId="77777777" w:rsidR="00160114" w:rsidRPr="00EC76D5" w:rsidRDefault="00160114" w:rsidP="00160114">
      <w:pPr>
        <w:pStyle w:val="Code"/>
      </w:pPr>
      <w:r w:rsidRPr="00EC76D5">
        <w:t xml:space="preserve">      }</w:t>
      </w:r>
    </w:p>
    <w:p w14:paraId="4BF30817" w14:textId="77777777" w:rsidR="00160114" w:rsidRPr="00EC76D5" w:rsidRDefault="00160114" w:rsidP="00160114">
      <w:pPr>
        <w:pStyle w:val="Code"/>
      </w:pPr>
      <w:r w:rsidRPr="00EC76D5">
        <w:t xml:space="preserve">      else {</w:t>
      </w:r>
    </w:p>
    <w:p w14:paraId="458A37DE" w14:textId="55D53A81" w:rsidR="00160114" w:rsidRPr="00EC76D5" w:rsidRDefault="00160114" w:rsidP="00160114">
      <w:pPr>
        <w:pStyle w:val="Code"/>
      </w:pPr>
      <w:r w:rsidRPr="00EC76D5">
        <w:t xml:space="preserve">        Symbol symbol = generateExpression(</w:t>
      </w:r>
      <w:r w:rsidR="0038687E">
        <w:t>expression</w:t>
      </w:r>
      <w:r w:rsidRPr="00EC76D5">
        <w:t>);</w:t>
      </w:r>
    </w:p>
    <w:p w14:paraId="628E0D7F" w14:textId="77777777" w:rsidR="00160114" w:rsidRPr="00EC76D5" w:rsidRDefault="00160114" w:rsidP="00160114">
      <w:pPr>
        <w:pStyle w:val="Code"/>
      </w:pPr>
      <w:r w:rsidRPr="00EC76D5">
        <w:t xml:space="preserve">        addMiddleCode(MiddleOperator.SetReturnValue, null, symbol);</w:t>
      </w:r>
    </w:p>
    <w:p w14:paraId="7EA8B6C5" w14:textId="77777777" w:rsidR="00160114" w:rsidRPr="00EC76D5" w:rsidRDefault="00160114" w:rsidP="00160114">
      <w:pPr>
        <w:pStyle w:val="Code"/>
      </w:pPr>
      <w:r w:rsidRPr="00EC76D5">
        <w:t xml:space="preserve">      }</w:t>
      </w:r>
    </w:p>
    <w:p w14:paraId="2978AA84" w14:textId="77777777" w:rsidR="00160114" w:rsidRPr="00EC76D5" w:rsidRDefault="00160114" w:rsidP="00160114">
      <w:pPr>
        <w:pStyle w:val="Code"/>
      </w:pPr>
      <w:r w:rsidRPr="00EC76D5">
        <w:t xml:space="preserve">    }</w:t>
      </w:r>
    </w:p>
    <w:p w14:paraId="153242AD" w14:textId="77777777" w:rsidR="00160114" w:rsidRPr="00EC76D5" w:rsidRDefault="00160114" w:rsidP="00160114">
      <w:pPr>
        <w:pStyle w:val="Code"/>
      </w:pPr>
      <w:r w:rsidRPr="00EC76D5">
        <w:t xml:space="preserve">    </w:t>
      </w:r>
    </w:p>
    <w:p w14:paraId="4434AD94" w14:textId="77777777" w:rsidR="00160114" w:rsidRPr="00EC76D5" w:rsidRDefault="00160114" w:rsidP="00160114">
      <w:pPr>
        <w:pStyle w:val="Code"/>
      </w:pPr>
      <w:r w:rsidRPr="00EC76D5">
        <w:t xml:space="preserve">    addMiddleCode(MiddleOperator.Return);</w:t>
      </w:r>
    </w:p>
    <w:p w14:paraId="33F3F297" w14:textId="77777777" w:rsidR="00160114" w:rsidRPr="00EC76D5" w:rsidRDefault="00160114" w:rsidP="00160114">
      <w:pPr>
        <w:pStyle w:val="Code"/>
      </w:pPr>
      <w:r w:rsidRPr="00EC76D5">
        <w:t xml:space="preserve">  }</w:t>
      </w:r>
    </w:p>
    <w:p w14:paraId="30AE4CF2" w14:textId="77777777" w:rsidR="00160114" w:rsidRPr="00EC76D5" w:rsidRDefault="00160114" w:rsidP="00160114">
      <w:pPr>
        <w:pStyle w:val="Code"/>
      </w:pPr>
    </w:p>
    <w:p w14:paraId="29CA9B55" w14:textId="77777777" w:rsidR="00160114" w:rsidRPr="00EC76D5" w:rsidRDefault="00160114" w:rsidP="00160114">
      <w:pPr>
        <w:pStyle w:val="Code"/>
      </w:pPr>
      <w:r w:rsidRPr="00EC76D5">
        <w:t xml:space="preserve">  public void generateExitStatement(SyntaxTree tree) {</w:t>
      </w:r>
    </w:p>
    <w:p w14:paraId="5CB5E74A" w14:textId="54CEE397" w:rsidR="00160114" w:rsidRPr="00EC76D5" w:rsidRDefault="00160114" w:rsidP="00160114">
      <w:pPr>
        <w:pStyle w:val="Code"/>
      </w:pPr>
      <w:r w:rsidRPr="00EC76D5">
        <w:t xml:space="preserve">    SyntaxTree </w:t>
      </w:r>
      <w:r w:rsidR="0038687E">
        <w:t>expression</w:t>
      </w:r>
      <w:r w:rsidRPr="00EC76D5">
        <w:t xml:space="preserve"> = tree.getChild(0);</w:t>
      </w:r>
    </w:p>
    <w:p w14:paraId="4976F2CD" w14:textId="192E0DF6" w:rsidR="00160114" w:rsidRPr="00EC76D5" w:rsidRDefault="00160114" w:rsidP="00160114">
      <w:pPr>
        <w:pStyle w:val="Code"/>
      </w:pPr>
      <w:r w:rsidRPr="00EC76D5">
        <w:t xml:space="preserve">    Symbol symbol = (</w:t>
      </w:r>
      <w:r w:rsidR="0038687E">
        <w:t>expression</w:t>
      </w:r>
      <w:r w:rsidRPr="00EC76D5">
        <w:t xml:space="preserve"> != null) ? generateExpression(</w:t>
      </w:r>
      <w:r w:rsidR="0038687E">
        <w:t>expression</w:t>
      </w:r>
      <w:r w:rsidRPr="00EC76D5">
        <w:t>) : null;</w:t>
      </w:r>
    </w:p>
    <w:p w14:paraId="734D720B" w14:textId="77777777" w:rsidR="00160114" w:rsidRPr="00EC76D5" w:rsidRDefault="00160114" w:rsidP="00160114">
      <w:pPr>
        <w:pStyle w:val="Code"/>
      </w:pPr>
      <w:r w:rsidRPr="00EC76D5">
        <w:t xml:space="preserve">    addMiddleCode(MiddleOperator.Exit, symbol);</w:t>
      </w:r>
    </w:p>
    <w:p w14:paraId="7D1D0C73" w14:textId="77777777" w:rsidR="00160114" w:rsidRPr="00EC76D5" w:rsidRDefault="00160114" w:rsidP="00160114">
      <w:pPr>
        <w:pStyle w:val="Code"/>
      </w:pPr>
      <w:r w:rsidRPr="00EC76D5">
        <w:t xml:space="preserve">  }</w:t>
      </w:r>
    </w:p>
    <w:p w14:paraId="5E738CBD" w14:textId="77777777" w:rsidR="00160114" w:rsidRPr="00EC76D5" w:rsidRDefault="00160114" w:rsidP="00160114">
      <w:pPr>
        <w:pStyle w:val="Code"/>
      </w:pPr>
    </w:p>
    <w:p w14:paraId="11EB1D55" w14:textId="77777777" w:rsidR="00160114" w:rsidRPr="00EC76D5" w:rsidRDefault="00160114" w:rsidP="00160114">
      <w:pPr>
        <w:pStyle w:val="Code"/>
      </w:pPr>
      <w:r w:rsidRPr="00EC76D5">
        <w:t xml:space="preserve">  public void generateLoadToRegisterStatement(SyntaxTree tree) {</w:t>
      </w:r>
    </w:p>
    <w:p w14:paraId="03D10439" w14:textId="77777777" w:rsidR="00160114" w:rsidRPr="00EC76D5" w:rsidRDefault="00160114" w:rsidP="00160114">
      <w:pPr>
        <w:pStyle w:val="Code"/>
      </w:pPr>
      <w:r w:rsidRPr="00EC76D5">
        <w:t xml:space="preserve">    Register register = (Register) tree.getInfo();</w:t>
      </w:r>
    </w:p>
    <w:p w14:paraId="049BB6FB" w14:textId="519CFAA1" w:rsidR="00160114" w:rsidRPr="00EC76D5" w:rsidRDefault="00160114" w:rsidP="00160114">
      <w:pPr>
        <w:pStyle w:val="Code"/>
      </w:pPr>
      <w:r w:rsidRPr="00EC76D5">
        <w:t xml:space="preserve">    SyntaxTree </w:t>
      </w:r>
      <w:r w:rsidR="0038687E">
        <w:t>expression</w:t>
      </w:r>
      <w:r w:rsidRPr="00EC76D5">
        <w:t xml:space="preserve"> = tree.getChild(0);</w:t>
      </w:r>
    </w:p>
    <w:p w14:paraId="64C77E78" w14:textId="7345A662" w:rsidR="00160114" w:rsidRPr="00EC76D5" w:rsidRDefault="00160114" w:rsidP="00160114">
      <w:pPr>
        <w:pStyle w:val="Code"/>
      </w:pPr>
      <w:r w:rsidRPr="00EC76D5">
        <w:t xml:space="preserve">    Symbol symbol = generateExpression(</w:t>
      </w:r>
      <w:r w:rsidR="0038687E">
        <w:t>expression</w:t>
      </w:r>
      <w:r w:rsidRPr="00EC76D5">
        <w:t>);</w:t>
      </w:r>
    </w:p>
    <w:p w14:paraId="544B9FC7" w14:textId="77777777" w:rsidR="00160114" w:rsidRPr="00EC76D5" w:rsidRDefault="00160114" w:rsidP="00160114">
      <w:pPr>
        <w:pStyle w:val="Code"/>
      </w:pPr>
      <w:r w:rsidRPr="00EC76D5">
        <w:t xml:space="preserve">    addMiddleCode(MiddleOperator.LoadToRegister, register, symbol);</w:t>
      </w:r>
    </w:p>
    <w:p w14:paraId="743D7B7E" w14:textId="77777777" w:rsidR="00160114" w:rsidRPr="00EC76D5" w:rsidRDefault="00160114" w:rsidP="00160114">
      <w:pPr>
        <w:pStyle w:val="Code"/>
      </w:pPr>
      <w:r w:rsidRPr="00EC76D5">
        <w:t xml:space="preserve">  }</w:t>
      </w:r>
    </w:p>
    <w:p w14:paraId="75B787AF" w14:textId="77777777" w:rsidR="00160114" w:rsidRPr="00EC76D5" w:rsidRDefault="00160114" w:rsidP="00160114">
      <w:pPr>
        <w:pStyle w:val="Code"/>
      </w:pPr>
    </w:p>
    <w:p w14:paraId="1CDD289B" w14:textId="77777777" w:rsidR="00160114" w:rsidRPr="00EC76D5" w:rsidRDefault="00160114" w:rsidP="00160114">
      <w:pPr>
        <w:pStyle w:val="Code"/>
      </w:pPr>
      <w:r w:rsidRPr="00EC76D5">
        <w:t xml:space="preserve">  public void generateSaveFromRegisterStatement(SyntaxTree tree) {</w:t>
      </w:r>
    </w:p>
    <w:p w14:paraId="6B6B88AA" w14:textId="77777777" w:rsidR="00160114" w:rsidRPr="00EC76D5" w:rsidRDefault="00160114" w:rsidP="00160114">
      <w:pPr>
        <w:pStyle w:val="Code"/>
      </w:pPr>
      <w:r w:rsidRPr="00EC76D5">
        <w:t xml:space="preserve">    Register register = (Register) tree.getInfo();</w:t>
      </w:r>
    </w:p>
    <w:p w14:paraId="1766D11B" w14:textId="566085CB" w:rsidR="00160114" w:rsidRPr="00EC76D5" w:rsidRDefault="00160114" w:rsidP="00160114">
      <w:pPr>
        <w:pStyle w:val="Code"/>
      </w:pPr>
      <w:r w:rsidRPr="00EC76D5">
        <w:t xml:space="preserve">    SyntaxTree </w:t>
      </w:r>
      <w:r w:rsidR="0038687E">
        <w:t>expression</w:t>
      </w:r>
      <w:r w:rsidRPr="00EC76D5">
        <w:t xml:space="preserve"> = tree.getChild(0);</w:t>
      </w:r>
    </w:p>
    <w:p w14:paraId="5E70A949" w14:textId="362F5D5D" w:rsidR="00160114" w:rsidRPr="00EC76D5" w:rsidRDefault="00160114" w:rsidP="00160114">
      <w:pPr>
        <w:pStyle w:val="Code"/>
      </w:pPr>
      <w:r w:rsidRPr="00EC76D5">
        <w:lastRenderedPageBreak/>
        <w:t xml:space="preserve">    Symbol symbol = generateExpression(</w:t>
      </w:r>
      <w:r w:rsidR="0038687E">
        <w:t>expression</w:t>
      </w:r>
      <w:r w:rsidRPr="00EC76D5">
        <w:t>);</w:t>
      </w:r>
    </w:p>
    <w:p w14:paraId="231B435E" w14:textId="77777777" w:rsidR="00160114" w:rsidRPr="00EC76D5" w:rsidRDefault="00160114" w:rsidP="00160114">
      <w:pPr>
        <w:pStyle w:val="Code"/>
      </w:pPr>
      <w:r w:rsidRPr="00EC76D5">
        <w:t xml:space="preserve">    addMiddleCode(MiddleOperator.SaveFromRegister, symbol, register);</w:t>
      </w:r>
    </w:p>
    <w:p w14:paraId="67F42B90" w14:textId="77777777" w:rsidR="00160114" w:rsidRPr="00EC76D5" w:rsidRDefault="00160114" w:rsidP="00160114">
      <w:pPr>
        <w:pStyle w:val="Code"/>
      </w:pPr>
      <w:r w:rsidRPr="00EC76D5">
        <w:t xml:space="preserve">  }</w:t>
      </w:r>
    </w:p>
    <w:p w14:paraId="1D3818EB" w14:textId="77777777" w:rsidR="00160114" w:rsidRPr="00EC76D5" w:rsidRDefault="00160114" w:rsidP="00160114">
      <w:pPr>
        <w:pStyle w:val="Code"/>
      </w:pPr>
      <w:r w:rsidRPr="00EC76D5">
        <w:t xml:space="preserve">  </w:t>
      </w:r>
    </w:p>
    <w:p w14:paraId="0C20AE8A" w14:textId="77777777" w:rsidR="00160114" w:rsidRPr="00EC76D5" w:rsidRDefault="00160114" w:rsidP="00160114">
      <w:pPr>
        <w:pStyle w:val="Code"/>
      </w:pPr>
      <w:r w:rsidRPr="00EC76D5">
        <w:t xml:space="preserve">  public void generateClearRegistersStatement(SyntaxTree tree) {</w:t>
      </w:r>
    </w:p>
    <w:p w14:paraId="5CD49C54" w14:textId="77777777" w:rsidR="00160114" w:rsidRPr="00EC76D5" w:rsidRDefault="00160114" w:rsidP="00160114">
      <w:pPr>
        <w:pStyle w:val="Code"/>
      </w:pPr>
      <w:r w:rsidRPr="00EC76D5">
        <w:t xml:space="preserve">    addMiddleCode(MiddleOperator.ClearRegisters, null, null, null);</w:t>
      </w:r>
    </w:p>
    <w:p w14:paraId="637E2532" w14:textId="77777777" w:rsidR="00160114" w:rsidRPr="00EC76D5" w:rsidRDefault="00160114" w:rsidP="00160114">
      <w:pPr>
        <w:pStyle w:val="Code"/>
      </w:pPr>
      <w:r w:rsidRPr="00EC76D5">
        <w:t xml:space="preserve">  }</w:t>
      </w:r>
    </w:p>
    <w:p w14:paraId="7965D178" w14:textId="77777777" w:rsidR="00160114" w:rsidRPr="00EC76D5" w:rsidRDefault="00160114" w:rsidP="00160114">
      <w:pPr>
        <w:pStyle w:val="Code"/>
      </w:pPr>
      <w:r w:rsidRPr="00EC76D5">
        <w:t xml:space="preserve">  </w:t>
      </w:r>
    </w:p>
    <w:p w14:paraId="5221CE6C" w14:textId="77777777" w:rsidR="00160114" w:rsidRPr="00EC76D5" w:rsidRDefault="00160114" w:rsidP="00160114">
      <w:pPr>
        <w:pStyle w:val="Code"/>
      </w:pPr>
      <w:r w:rsidRPr="00EC76D5">
        <w:t xml:space="preserve">  public void generateSaveFlagByteRegisterStatement(SyntaxTree tree) {</w:t>
      </w:r>
    </w:p>
    <w:p w14:paraId="75F8D960" w14:textId="4FD7609A" w:rsidR="00160114" w:rsidRPr="00EC76D5" w:rsidRDefault="00160114" w:rsidP="00160114">
      <w:pPr>
        <w:pStyle w:val="Code"/>
      </w:pPr>
      <w:r w:rsidRPr="00EC76D5">
        <w:t xml:space="preserve">    SyntaxTree </w:t>
      </w:r>
      <w:r w:rsidR="0038687E">
        <w:t>expression</w:t>
      </w:r>
      <w:r w:rsidRPr="00EC76D5">
        <w:t xml:space="preserve"> = tree.getChild(0);</w:t>
      </w:r>
    </w:p>
    <w:p w14:paraId="66B83767" w14:textId="2182659D" w:rsidR="00160114" w:rsidRPr="00EC76D5" w:rsidRDefault="00160114" w:rsidP="00160114">
      <w:pPr>
        <w:pStyle w:val="Code"/>
      </w:pPr>
      <w:r w:rsidRPr="00EC76D5">
        <w:t xml:space="preserve">    Symbol symbol = generateExpression(</w:t>
      </w:r>
      <w:r w:rsidR="0038687E">
        <w:t>expression</w:t>
      </w:r>
      <w:r w:rsidRPr="00EC76D5">
        <w:t>);</w:t>
      </w:r>
    </w:p>
    <w:p w14:paraId="44324A40" w14:textId="77777777" w:rsidR="00160114" w:rsidRPr="00EC76D5" w:rsidRDefault="00160114" w:rsidP="00160114">
      <w:pPr>
        <w:pStyle w:val="Code"/>
      </w:pPr>
      <w:r w:rsidRPr="00EC76D5">
        <w:t xml:space="preserve">    addMiddleCode(MiddleOperator.SaveFromFlagByte, symbol);</w:t>
      </w:r>
    </w:p>
    <w:p w14:paraId="58575F4D" w14:textId="77777777" w:rsidR="00160114" w:rsidRPr="00EC76D5" w:rsidRDefault="00160114" w:rsidP="00160114">
      <w:pPr>
        <w:pStyle w:val="Code"/>
      </w:pPr>
      <w:r w:rsidRPr="00EC76D5">
        <w:t xml:space="preserve">  }</w:t>
      </w:r>
    </w:p>
    <w:p w14:paraId="2AEFF5F3" w14:textId="77777777" w:rsidR="00160114" w:rsidRPr="00EC76D5" w:rsidRDefault="00160114" w:rsidP="00160114">
      <w:pPr>
        <w:pStyle w:val="Code"/>
      </w:pPr>
      <w:r w:rsidRPr="00EC76D5">
        <w:t xml:space="preserve">  </w:t>
      </w:r>
    </w:p>
    <w:p w14:paraId="044D1239" w14:textId="77777777" w:rsidR="00417B45" w:rsidRPr="00EC76D5" w:rsidRDefault="00417B45" w:rsidP="00417B45">
      <w:pPr>
        <w:pStyle w:val="Code"/>
      </w:pPr>
      <w:r w:rsidRPr="00EC76D5">
        <w:t xml:space="preserve">  public void generateJumpRegisterStatement(SyntaxTree tree) {</w:t>
      </w:r>
    </w:p>
    <w:p w14:paraId="1BC0CF9A" w14:textId="77777777" w:rsidR="00417B45" w:rsidRPr="00EC76D5" w:rsidRDefault="00417B45" w:rsidP="00417B45">
      <w:pPr>
        <w:pStyle w:val="Code"/>
      </w:pPr>
      <w:r w:rsidRPr="00EC76D5">
        <w:t xml:space="preserve">    addMiddleCode(MiddleOperator.JumpRegister, (Register) tree.getInfo());</w:t>
      </w:r>
    </w:p>
    <w:p w14:paraId="1D0BEE69" w14:textId="5F485FF3" w:rsidR="00160114" w:rsidRPr="00EC76D5" w:rsidRDefault="00417B45" w:rsidP="00417B45">
      <w:pPr>
        <w:pStyle w:val="Code"/>
      </w:pPr>
      <w:r w:rsidRPr="00EC76D5">
        <w:t xml:space="preserve">  }</w:t>
      </w:r>
    </w:p>
    <w:p w14:paraId="7695E097" w14:textId="77777777" w:rsidR="00417B45" w:rsidRPr="00EC76D5" w:rsidRDefault="00417B45" w:rsidP="00417B45">
      <w:pPr>
        <w:pStyle w:val="Code"/>
      </w:pPr>
    </w:p>
    <w:p w14:paraId="6DC6058A" w14:textId="77777777" w:rsidR="00160114" w:rsidRPr="00EC76D5" w:rsidRDefault="00160114" w:rsidP="00160114">
      <w:pPr>
        <w:pStyle w:val="Code"/>
      </w:pPr>
      <w:r w:rsidRPr="00EC76D5">
        <w:t xml:space="preserve">  public void generateInterruptStatement(SyntaxTree tree) {</w:t>
      </w:r>
    </w:p>
    <w:p w14:paraId="60CF5F57" w14:textId="77777777" w:rsidR="00160114" w:rsidRPr="00EC76D5" w:rsidRDefault="00160114" w:rsidP="00160114">
      <w:pPr>
        <w:pStyle w:val="Code"/>
      </w:pPr>
      <w:r w:rsidRPr="00EC76D5">
        <w:t xml:space="preserve">    addMiddleCode(MiddleOperator.Interrupt, tree.getSymbol().getValue());</w:t>
      </w:r>
    </w:p>
    <w:p w14:paraId="0E896F24" w14:textId="77777777" w:rsidR="00160114" w:rsidRPr="00EC76D5" w:rsidRDefault="00160114" w:rsidP="00160114">
      <w:pPr>
        <w:pStyle w:val="Code"/>
      </w:pPr>
      <w:r w:rsidRPr="00EC76D5">
        <w:t xml:space="preserve">  }</w:t>
      </w:r>
    </w:p>
    <w:p w14:paraId="49796615" w14:textId="77777777" w:rsidR="00160114" w:rsidRPr="00EC76D5" w:rsidRDefault="00160114" w:rsidP="00160114">
      <w:pPr>
        <w:pStyle w:val="Code"/>
      </w:pPr>
    </w:p>
    <w:p w14:paraId="514E21B3" w14:textId="77777777" w:rsidR="00160114" w:rsidRPr="00EC76D5" w:rsidRDefault="00160114" w:rsidP="00160114">
      <w:pPr>
        <w:pStyle w:val="Code"/>
      </w:pPr>
      <w:r w:rsidRPr="00EC76D5">
        <w:t xml:space="preserve">  public void generateDeclarationStatement(SyntaxTree tree) {</w:t>
      </w:r>
    </w:p>
    <w:p w14:paraId="3D6FA359" w14:textId="77777777" w:rsidR="00160114" w:rsidRPr="00EC76D5" w:rsidRDefault="00160114" w:rsidP="00160114">
      <w:pPr>
        <w:pStyle w:val="Code"/>
      </w:pPr>
      <w:r w:rsidRPr="00EC76D5">
        <w:t xml:space="preserve">    appendMiddleCodeList(m_middleCodeList, (List&lt;MiddleCode&gt;) tree.getInfo());</w:t>
      </w:r>
    </w:p>
    <w:p w14:paraId="7EDA6691" w14:textId="77777777" w:rsidR="00160114" w:rsidRPr="00EC76D5" w:rsidRDefault="00160114" w:rsidP="00160114">
      <w:pPr>
        <w:pStyle w:val="Code"/>
      </w:pPr>
      <w:r w:rsidRPr="00EC76D5">
        <w:t xml:space="preserve">  }</w:t>
      </w:r>
    </w:p>
    <w:p w14:paraId="1B9DD5B2" w14:textId="77777777" w:rsidR="00160114" w:rsidRPr="00EC76D5" w:rsidRDefault="00160114" w:rsidP="00160114">
      <w:pPr>
        <w:pStyle w:val="Code"/>
      </w:pPr>
    </w:p>
    <w:p w14:paraId="111BBB73" w14:textId="77777777" w:rsidR="00160114" w:rsidRPr="00EC76D5" w:rsidRDefault="00160114" w:rsidP="00160114">
      <w:pPr>
        <w:pStyle w:val="Code"/>
      </w:pPr>
      <w:r w:rsidRPr="00EC76D5">
        <w:t xml:space="preserve">  public Symbol generateExpression(SyntaxTree tree) {</w:t>
      </w:r>
    </w:p>
    <w:p w14:paraId="6FF2DD93" w14:textId="77777777" w:rsidR="00160114" w:rsidRPr="00EC76D5" w:rsidRDefault="00160114" w:rsidP="00160114">
      <w:pPr>
        <w:pStyle w:val="Code"/>
      </w:pPr>
      <w:r w:rsidRPr="00EC76D5">
        <w:t xml:space="preserve">    tree = SyntaxTreeOptimizer.optimizeExpression(tree);</w:t>
      </w:r>
    </w:p>
    <w:p w14:paraId="532B5673" w14:textId="77777777" w:rsidR="00160114" w:rsidRPr="00EC76D5" w:rsidRDefault="00160114" w:rsidP="00160114">
      <w:pPr>
        <w:pStyle w:val="Code"/>
      </w:pPr>
    </w:p>
    <w:p w14:paraId="40A051F8" w14:textId="77777777" w:rsidR="00160114" w:rsidRPr="00EC76D5" w:rsidRDefault="00160114" w:rsidP="00160114">
      <w:pPr>
        <w:pStyle w:val="Code"/>
      </w:pPr>
      <w:r w:rsidRPr="00EC76D5">
        <w:t xml:space="preserve">    if (tree == null) {</w:t>
      </w:r>
    </w:p>
    <w:p w14:paraId="617568EA" w14:textId="77777777" w:rsidR="00160114" w:rsidRPr="00EC76D5" w:rsidRDefault="00160114" w:rsidP="00160114">
      <w:pPr>
        <w:pStyle w:val="Code"/>
      </w:pPr>
      <w:r w:rsidRPr="00EC76D5">
        <w:t xml:space="preserve">      return null;</w:t>
      </w:r>
    </w:p>
    <w:p w14:paraId="7046C055" w14:textId="77777777" w:rsidR="00160114" w:rsidRPr="00EC76D5" w:rsidRDefault="00160114" w:rsidP="00160114">
      <w:pPr>
        <w:pStyle w:val="Code"/>
      </w:pPr>
      <w:r w:rsidRPr="00EC76D5">
        <w:t xml:space="preserve">    }</w:t>
      </w:r>
    </w:p>
    <w:p w14:paraId="654D6939" w14:textId="77777777" w:rsidR="00160114" w:rsidRPr="00EC76D5" w:rsidRDefault="00160114" w:rsidP="00160114">
      <w:pPr>
        <w:pStyle w:val="Code"/>
      </w:pPr>
      <w:r w:rsidRPr="00EC76D5">
        <w:t xml:space="preserve">    </w:t>
      </w:r>
    </w:p>
    <w:p w14:paraId="65CAA2B8" w14:textId="77777777" w:rsidR="00160114" w:rsidRPr="00EC76D5" w:rsidRDefault="00160114" w:rsidP="00160114">
      <w:pPr>
        <w:pStyle w:val="Code"/>
      </w:pPr>
      <w:r w:rsidRPr="00EC76D5">
        <w:t xml:space="preserve">    switch (tree.getOperator()) {</w:t>
      </w:r>
    </w:p>
    <w:p w14:paraId="29D16614" w14:textId="77777777" w:rsidR="00160114" w:rsidRPr="00EC76D5" w:rsidRDefault="00160114" w:rsidP="00160114">
      <w:pPr>
        <w:pStyle w:val="Code"/>
      </w:pPr>
      <w:r w:rsidRPr="00EC76D5">
        <w:t xml:space="preserve">      case Comma:</w:t>
      </w:r>
    </w:p>
    <w:p w14:paraId="6145E30F" w14:textId="77777777" w:rsidR="00160114" w:rsidRPr="00EC76D5" w:rsidRDefault="00160114" w:rsidP="00160114">
      <w:pPr>
        <w:pStyle w:val="Code"/>
      </w:pPr>
      <w:r w:rsidRPr="00EC76D5">
        <w:t xml:space="preserve">        return generateCommaExpression(tree);</w:t>
      </w:r>
    </w:p>
    <w:p w14:paraId="51248F77" w14:textId="77777777" w:rsidR="00160114" w:rsidRPr="00EC76D5" w:rsidRDefault="00160114" w:rsidP="00160114">
      <w:pPr>
        <w:pStyle w:val="Code"/>
      </w:pPr>
    </w:p>
    <w:p w14:paraId="02A099FB" w14:textId="77777777" w:rsidR="00160114" w:rsidRPr="00EC76D5" w:rsidRDefault="00160114" w:rsidP="00160114">
      <w:pPr>
        <w:pStyle w:val="Code"/>
      </w:pPr>
      <w:r w:rsidRPr="00EC76D5">
        <w:t xml:space="preserve">      case Sequence:</w:t>
      </w:r>
    </w:p>
    <w:p w14:paraId="663FEC2D" w14:textId="77777777" w:rsidR="00160114" w:rsidRPr="00EC76D5" w:rsidRDefault="00160114" w:rsidP="00160114">
      <w:pPr>
        <w:pStyle w:val="Code"/>
      </w:pPr>
      <w:r w:rsidRPr="00EC76D5">
        <w:t xml:space="preserve">        return generateSequencialExpression(tree);</w:t>
      </w:r>
    </w:p>
    <w:p w14:paraId="3D546AD1" w14:textId="77777777" w:rsidR="00160114" w:rsidRPr="00EC76D5" w:rsidRDefault="00160114" w:rsidP="00160114">
      <w:pPr>
        <w:pStyle w:val="Code"/>
      </w:pPr>
    </w:p>
    <w:p w14:paraId="6A92B70E" w14:textId="77777777" w:rsidR="00160114" w:rsidRPr="00EC76D5" w:rsidRDefault="00160114" w:rsidP="00160114">
      <w:pPr>
        <w:pStyle w:val="Code"/>
      </w:pPr>
      <w:r w:rsidRPr="00EC76D5">
        <w:t xml:space="preserve">      case Conditional:</w:t>
      </w:r>
    </w:p>
    <w:p w14:paraId="198579D7" w14:textId="77777777" w:rsidR="00160114" w:rsidRPr="00EC76D5" w:rsidRDefault="00160114" w:rsidP="00160114">
      <w:pPr>
        <w:pStyle w:val="Code"/>
      </w:pPr>
      <w:r w:rsidRPr="00EC76D5">
        <w:t xml:space="preserve">        return generateConditionalExpression(tree);</w:t>
      </w:r>
    </w:p>
    <w:p w14:paraId="309FFA35" w14:textId="77777777" w:rsidR="00160114" w:rsidRPr="00EC76D5" w:rsidRDefault="00160114" w:rsidP="00160114">
      <w:pPr>
        <w:pStyle w:val="Code"/>
      </w:pPr>
    </w:p>
    <w:p w14:paraId="044E9993" w14:textId="77777777" w:rsidR="00160114" w:rsidRPr="00EC76D5" w:rsidRDefault="00160114" w:rsidP="00160114">
      <w:pPr>
        <w:pStyle w:val="Code"/>
      </w:pPr>
      <w:r w:rsidRPr="00EC76D5">
        <w:t xml:space="preserve">      case LogicalAnd:</w:t>
      </w:r>
    </w:p>
    <w:p w14:paraId="56665978" w14:textId="77777777" w:rsidR="00160114" w:rsidRPr="00EC76D5" w:rsidRDefault="00160114" w:rsidP="00160114">
      <w:pPr>
        <w:pStyle w:val="Code"/>
      </w:pPr>
      <w:r w:rsidRPr="00EC76D5">
        <w:t xml:space="preserve">        return generateLogicalAndExpression(tree);</w:t>
      </w:r>
    </w:p>
    <w:p w14:paraId="2F832BDC" w14:textId="77777777" w:rsidR="00160114" w:rsidRPr="00EC76D5" w:rsidRDefault="00160114" w:rsidP="00160114">
      <w:pPr>
        <w:pStyle w:val="Code"/>
      </w:pPr>
    </w:p>
    <w:p w14:paraId="5636538A" w14:textId="77777777" w:rsidR="00160114" w:rsidRPr="00EC76D5" w:rsidRDefault="00160114" w:rsidP="00160114">
      <w:pPr>
        <w:pStyle w:val="Code"/>
      </w:pPr>
      <w:r w:rsidRPr="00EC76D5">
        <w:t xml:space="preserve">      case LogicalOr:</w:t>
      </w:r>
    </w:p>
    <w:p w14:paraId="7D2FACF2" w14:textId="77777777" w:rsidR="00160114" w:rsidRPr="00EC76D5" w:rsidRDefault="00160114" w:rsidP="00160114">
      <w:pPr>
        <w:pStyle w:val="Code"/>
      </w:pPr>
      <w:r w:rsidRPr="00EC76D5">
        <w:t xml:space="preserve">        return generateLogicalOrExpression(tree);</w:t>
      </w:r>
    </w:p>
    <w:p w14:paraId="290ABB9F" w14:textId="77777777" w:rsidR="00160114" w:rsidRPr="00EC76D5" w:rsidRDefault="00160114" w:rsidP="00160114">
      <w:pPr>
        <w:pStyle w:val="Code"/>
      </w:pPr>
    </w:p>
    <w:p w14:paraId="1BCC9868" w14:textId="77777777" w:rsidR="00160114" w:rsidRPr="00EC76D5" w:rsidRDefault="00160114" w:rsidP="00160114">
      <w:pPr>
        <w:pStyle w:val="Code"/>
      </w:pPr>
      <w:r w:rsidRPr="00EC76D5">
        <w:t xml:space="preserve">      case LogicalNot:</w:t>
      </w:r>
    </w:p>
    <w:p w14:paraId="12FF98DD" w14:textId="77777777" w:rsidR="00160114" w:rsidRPr="00EC76D5" w:rsidRDefault="00160114" w:rsidP="00160114">
      <w:pPr>
        <w:pStyle w:val="Code"/>
      </w:pPr>
      <w:r w:rsidRPr="00EC76D5">
        <w:t xml:space="preserve">        return generateLogicalNotExpression(tree);</w:t>
      </w:r>
    </w:p>
    <w:p w14:paraId="729809E8" w14:textId="77777777" w:rsidR="00160114" w:rsidRPr="00EC76D5" w:rsidRDefault="00160114" w:rsidP="00160114">
      <w:pPr>
        <w:pStyle w:val="Code"/>
      </w:pPr>
    </w:p>
    <w:p w14:paraId="4DC10F41" w14:textId="77777777" w:rsidR="00160114" w:rsidRPr="00EC76D5" w:rsidRDefault="00160114" w:rsidP="00160114">
      <w:pPr>
        <w:pStyle w:val="Code"/>
      </w:pPr>
      <w:r w:rsidRPr="00EC76D5">
        <w:t xml:space="preserve">      case UnaryAdd:</w:t>
      </w:r>
    </w:p>
    <w:p w14:paraId="027301C4" w14:textId="77777777" w:rsidR="00160114" w:rsidRPr="00EC76D5" w:rsidRDefault="00160114" w:rsidP="00160114">
      <w:pPr>
        <w:pStyle w:val="Code"/>
      </w:pPr>
      <w:r w:rsidRPr="00EC76D5">
        <w:t xml:space="preserve">      case UnarySubtract:</w:t>
      </w:r>
    </w:p>
    <w:p w14:paraId="111764D1" w14:textId="77777777" w:rsidR="00160114" w:rsidRPr="00EC76D5" w:rsidRDefault="00160114" w:rsidP="00160114">
      <w:pPr>
        <w:pStyle w:val="Code"/>
      </w:pPr>
      <w:r w:rsidRPr="00EC76D5">
        <w:t xml:space="preserve">      case BitwiseNot:</w:t>
      </w:r>
    </w:p>
    <w:p w14:paraId="49836AA3" w14:textId="77777777" w:rsidR="00160114" w:rsidRPr="00EC76D5" w:rsidRDefault="00160114" w:rsidP="00160114">
      <w:pPr>
        <w:pStyle w:val="Code"/>
      </w:pPr>
      <w:r w:rsidRPr="00EC76D5">
        <w:t xml:space="preserve">      case Address:</w:t>
      </w:r>
    </w:p>
    <w:p w14:paraId="519ECF59" w14:textId="77777777" w:rsidR="00160114" w:rsidRPr="00EC76D5" w:rsidRDefault="00160114" w:rsidP="00160114">
      <w:pPr>
        <w:pStyle w:val="Code"/>
      </w:pPr>
      <w:r w:rsidRPr="00EC76D5">
        <w:t xml:space="preserve">        return generateUnaryExpression(tree);</w:t>
      </w:r>
    </w:p>
    <w:p w14:paraId="548564E5" w14:textId="77777777" w:rsidR="00160114" w:rsidRPr="00EC76D5" w:rsidRDefault="00160114" w:rsidP="00160114">
      <w:pPr>
        <w:pStyle w:val="Code"/>
      </w:pPr>
    </w:p>
    <w:p w14:paraId="1C7C7DAF" w14:textId="77777777" w:rsidR="00160114" w:rsidRPr="00EC76D5" w:rsidRDefault="00160114" w:rsidP="00160114">
      <w:pPr>
        <w:pStyle w:val="Code"/>
      </w:pPr>
      <w:r w:rsidRPr="00EC76D5">
        <w:t xml:space="preserve">      case IntegralToIntegral:</w:t>
      </w:r>
    </w:p>
    <w:p w14:paraId="6EEE69E7" w14:textId="77777777" w:rsidR="00160114" w:rsidRPr="00EC76D5" w:rsidRDefault="00160114" w:rsidP="00160114">
      <w:pPr>
        <w:pStyle w:val="Code"/>
      </w:pPr>
      <w:r w:rsidRPr="00EC76D5">
        <w:t xml:space="preserve">        return generateIntegralToIntegralExpression(tree);</w:t>
      </w:r>
    </w:p>
    <w:p w14:paraId="4B61C01F" w14:textId="77777777" w:rsidR="00160114" w:rsidRPr="00EC76D5" w:rsidRDefault="00160114" w:rsidP="00160114">
      <w:pPr>
        <w:pStyle w:val="Code"/>
      </w:pPr>
    </w:p>
    <w:p w14:paraId="00145330" w14:textId="77777777" w:rsidR="00160114" w:rsidRPr="00EC76D5" w:rsidRDefault="00160114" w:rsidP="00160114">
      <w:pPr>
        <w:pStyle w:val="Code"/>
      </w:pPr>
      <w:r w:rsidRPr="00EC76D5">
        <w:t xml:space="preserve">      case FloatingToFloating:</w:t>
      </w:r>
    </w:p>
    <w:p w14:paraId="26C7F776" w14:textId="77777777" w:rsidR="00160114" w:rsidRPr="00EC76D5" w:rsidRDefault="00160114" w:rsidP="00160114">
      <w:pPr>
        <w:pStyle w:val="Code"/>
      </w:pPr>
      <w:r w:rsidRPr="00EC76D5">
        <w:t xml:space="preserve">        return generateFloatingToFloatingExpression(tree);</w:t>
      </w:r>
    </w:p>
    <w:p w14:paraId="606D24FC" w14:textId="77777777" w:rsidR="00160114" w:rsidRPr="00EC76D5" w:rsidRDefault="00160114" w:rsidP="00160114">
      <w:pPr>
        <w:pStyle w:val="Code"/>
      </w:pPr>
    </w:p>
    <w:p w14:paraId="5630CB16" w14:textId="77777777" w:rsidR="00160114" w:rsidRPr="00EC76D5" w:rsidRDefault="00160114" w:rsidP="00160114">
      <w:pPr>
        <w:pStyle w:val="Code"/>
      </w:pPr>
      <w:r w:rsidRPr="00EC76D5">
        <w:t xml:space="preserve">      case IntegralToFloating:</w:t>
      </w:r>
    </w:p>
    <w:p w14:paraId="28EBE848" w14:textId="77777777" w:rsidR="00160114" w:rsidRPr="00EC76D5" w:rsidRDefault="00160114" w:rsidP="00160114">
      <w:pPr>
        <w:pStyle w:val="Code"/>
      </w:pPr>
      <w:r w:rsidRPr="00EC76D5">
        <w:t xml:space="preserve">        return generateIntegralToFloatingExpression(tree);</w:t>
      </w:r>
    </w:p>
    <w:p w14:paraId="7D3ACB19" w14:textId="77777777" w:rsidR="00160114" w:rsidRPr="00EC76D5" w:rsidRDefault="00160114" w:rsidP="00160114">
      <w:pPr>
        <w:pStyle w:val="Code"/>
      </w:pPr>
    </w:p>
    <w:p w14:paraId="538E8015" w14:textId="77777777" w:rsidR="00160114" w:rsidRPr="00EC76D5" w:rsidRDefault="00160114" w:rsidP="00160114">
      <w:pPr>
        <w:pStyle w:val="Code"/>
      </w:pPr>
      <w:r w:rsidRPr="00EC76D5">
        <w:t xml:space="preserve">      case FloatingToIntegral:</w:t>
      </w:r>
    </w:p>
    <w:p w14:paraId="1CD4852A" w14:textId="77777777" w:rsidR="00160114" w:rsidRPr="00EC76D5" w:rsidRDefault="00160114" w:rsidP="00160114">
      <w:pPr>
        <w:pStyle w:val="Code"/>
      </w:pPr>
      <w:r w:rsidRPr="00EC76D5">
        <w:t xml:space="preserve">        return generateFloatingToIntegralExpression(tree);</w:t>
      </w:r>
    </w:p>
    <w:p w14:paraId="20056670" w14:textId="77777777" w:rsidR="00160114" w:rsidRPr="00EC76D5" w:rsidRDefault="00160114" w:rsidP="00160114">
      <w:pPr>
        <w:pStyle w:val="Code"/>
      </w:pPr>
    </w:p>
    <w:p w14:paraId="0A37A9C9" w14:textId="77777777" w:rsidR="00160114" w:rsidRPr="00EC76D5" w:rsidRDefault="00160114" w:rsidP="00160114">
      <w:pPr>
        <w:pStyle w:val="Code"/>
      </w:pPr>
      <w:r w:rsidRPr="00EC76D5">
        <w:t xml:space="preserve">      case LogicalToIntegral:</w:t>
      </w:r>
    </w:p>
    <w:p w14:paraId="1479485B" w14:textId="77777777" w:rsidR="00160114" w:rsidRPr="00EC76D5" w:rsidRDefault="00160114" w:rsidP="00160114">
      <w:pPr>
        <w:pStyle w:val="Code"/>
      </w:pPr>
      <w:r w:rsidRPr="00EC76D5">
        <w:t xml:space="preserve">        return generateLogicalToIntegralExpression(tree);</w:t>
      </w:r>
    </w:p>
    <w:p w14:paraId="0BD997B7" w14:textId="77777777" w:rsidR="00160114" w:rsidRPr="00EC76D5" w:rsidRDefault="00160114" w:rsidP="00160114">
      <w:pPr>
        <w:pStyle w:val="Code"/>
      </w:pPr>
    </w:p>
    <w:p w14:paraId="359DF3FD" w14:textId="77777777" w:rsidR="00160114" w:rsidRPr="00EC76D5" w:rsidRDefault="00160114" w:rsidP="00160114">
      <w:pPr>
        <w:pStyle w:val="Code"/>
      </w:pPr>
      <w:r w:rsidRPr="00EC76D5">
        <w:t xml:space="preserve">      case ArithmeticToLogical:</w:t>
      </w:r>
    </w:p>
    <w:p w14:paraId="07A606B5" w14:textId="77777777" w:rsidR="00160114" w:rsidRPr="00EC76D5" w:rsidRDefault="00160114" w:rsidP="00160114">
      <w:pPr>
        <w:pStyle w:val="Code"/>
      </w:pPr>
      <w:r w:rsidRPr="00EC76D5">
        <w:t xml:space="preserve">        return generateArithmeticToLogicalExpression(tree);</w:t>
      </w:r>
    </w:p>
    <w:p w14:paraId="075C0069" w14:textId="77777777" w:rsidR="00160114" w:rsidRPr="00EC76D5" w:rsidRDefault="00160114" w:rsidP="00160114">
      <w:pPr>
        <w:pStyle w:val="Code"/>
      </w:pPr>
    </w:p>
    <w:p w14:paraId="6F886787" w14:textId="77777777" w:rsidR="00160114" w:rsidRPr="00EC76D5" w:rsidRDefault="00160114" w:rsidP="00160114">
      <w:pPr>
        <w:pStyle w:val="Code"/>
      </w:pPr>
      <w:r w:rsidRPr="00EC76D5">
        <w:t xml:space="preserve">      case FunctionToPointer:</w:t>
      </w:r>
    </w:p>
    <w:p w14:paraId="5EF88666" w14:textId="77777777" w:rsidR="00160114" w:rsidRPr="00EC76D5" w:rsidRDefault="00160114" w:rsidP="00160114">
      <w:pPr>
        <w:pStyle w:val="Code"/>
      </w:pPr>
      <w:r w:rsidRPr="00EC76D5">
        <w:t xml:space="preserve">        return generateFunctionToPointerExpression(tree);</w:t>
      </w:r>
    </w:p>
    <w:p w14:paraId="7F48E7AB" w14:textId="77777777" w:rsidR="00160114" w:rsidRPr="00EC76D5" w:rsidRDefault="00160114" w:rsidP="00160114">
      <w:pPr>
        <w:pStyle w:val="Code"/>
      </w:pPr>
    </w:p>
    <w:p w14:paraId="2AEC8B8D" w14:textId="77777777" w:rsidR="00160114" w:rsidRPr="00EC76D5" w:rsidRDefault="00160114" w:rsidP="00160114">
      <w:pPr>
        <w:pStyle w:val="Code"/>
      </w:pPr>
      <w:r w:rsidRPr="00EC76D5">
        <w:t xml:space="preserve">      case ArrayToPointer:</w:t>
      </w:r>
    </w:p>
    <w:p w14:paraId="4FB26096" w14:textId="77777777" w:rsidR="00160114" w:rsidRPr="00EC76D5" w:rsidRDefault="00160114" w:rsidP="00160114">
      <w:pPr>
        <w:pStyle w:val="Code"/>
      </w:pPr>
      <w:r w:rsidRPr="00EC76D5">
        <w:t xml:space="preserve">        return generateArrayToPointerExpression(tree);</w:t>
      </w:r>
    </w:p>
    <w:p w14:paraId="09303575" w14:textId="77777777" w:rsidR="00160114" w:rsidRPr="00EC76D5" w:rsidRDefault="00160114" w:rsidP="00160114">
      <w:pPr>
        <w:pStyle w:val="Code"/>
      </w:pPr>
    </w:p>
    <w:p w14:paraId="197F909D" w14:textId="77777777" w:rsidR="00160114" w:rsidRPr="00EC76D5" w:rsidRDefault="00160114" w:rsidP="00160114">
      <w:pPr>
        <w:pStyle w:val="Code"/>
      </w:pPr>
      <w:r w:rsidRPr="00EC76D5">
        <w:t xml:space="preserve">      case StringToPointer:</w:t>
      </w:r>
    </w:p>
    <w:p w14:paraId="4DDB98F9" w14:textId="77777777" w:rsidR="00160114" w:rsidRPr="00EC76D5" w:rsidRDefault="00160114" w:rsidP="00160114">
      <w:pPr>
        <w:pStyle w:val="Code"/>
      </w:pPr>
      <w:r w:rsidRPr="00EC76D5">
        <w:t xml:space="preserve">        return generateStringToPointerExpression(tree);</w:t>
      </w:r>
    </w:p>
    <w:p w14:paraId="7C885C4C" w14:textId="77777777" w:rsidR="00160114" w:rsidRPr="00EC76D5" w:rsidRDefault="00160114" w:rsidP="00160114">
      <w:pPr>
        <w:pStyle w:val="Code"/>
      </w:pPr>
    </w:p>
    <w:p w14:paraId="1649D9A1" w14:textId="77777777" w:rsidR="00160114" w:rsidRPr="00EC76D5" w:rsidRDefault="00160114" w:rsidP="00160114">
      <w:pPr>
        <w:pStyle w:val="Code"/>
      </w:pPr>
      <w:r w:rsidRPr="00EC76D5">
        <w:t xml:space="preserve">      case BinaryAdd:</w:t>
      </w:r>
    </w:p>
    <w:p w14:paraId="2A2EBF72" w14:textId="77777777" w:rsidR="00160114" w:rsidRPr="00EC76D5" w:rsidRDefault="00160114" w:rsidP="00160114">
      <w:pPr>
        <w:pStyle w:val="Code"/>
      </w:pPr>
      <w:r w:rsidRPr="00EC76D5">
        <w:t xml:space="preserve">      case BinarySubtract:</w:t>
      </w:r>
    </w:p>
    <w:p w14:paraId="5E73369A" w14:textId="77777777" w:rsidR="00160114" w:rsidRPr="00EC76D5" w:rsidRDefault="00160114" w:rsidP="00160114">
      <w:pPr>
        <w:pStyle w:val="Code"/>
      </w:pPr>
      <w:r w:rsidRPr="00EC76D5">
        <w:t xml:space="preserve">      case Multiply:</w:t>
      </w:r>
    </w:p>
    <w:p w14:paraId="0502A903" w14:textId="77777777" w:rsidR="00160114" w:rsidRPr="00EC76D5" w:rsidRDefault="00160114" w:rsidP="00160114">
      <w:pPr>
        <w:pStyle w:val="Code"/>
      </w:pPr>
      <w:r w:rsidRPr="00EC76D5">
        <w:t xml:space="preserve">      case Divide:</w:t>
      </w:r>
    </w:p>
    <w:p w14:paraId="521A7D41" w14:textId="77777777" w:rsidR="00160114" w:rsidRPr="00EC76D5" w:rsidRDefault="00160114" w:rsidP="00160114">
      <w:pPr>
        <w:pStyle w:val="Code"/>
      </w:pPr>
      <w:r w:rsidRPr="00EC76D5">
        <w:t xml:space="preserve">      case Modulo:</w:t>
      </w:r>
    </w:p>
    <w:p w14:paraId="5D44040C" w14:textId="77777777" w:rsidR="00160114" w:rsidRPr="00EC76D5" w:rsidRDefault="00160114" w:rsidP="00160114">
      <w:pPr>
        <w:pStyle w:val="Code"/>
      </w:pPr>
      <w:r w:rsidRPr="00EC76D5">
        <w:t xml:space="preserve">      case BitwiseAnd:</w:t>
      </w:r>
    </w:p>
    <w:p w14:paraId="155C2D9C" w14:textId="4F7EEB07" w:rsidR="00160114" w:rsidRPr="00EC76D5" w:rsidRDefault="00160114" w:rsidP="00160114">
      <w:pPr>
        <w:pStyle w:val="Code"/>
      </w:pPr>
      <w:r w:rsidRPr="00EC76D5">
        <w:t xml:space="preserve">      case Bitwise</w:t>
      </w:r>
      <w:r w:rsidR="00414C74">
        <w:t>Or</w:t>
      </w:r>
      <w:r w:rsidRPr="00EC76D5">
        <w:t>:</w:t>
      </w:r>
    </w:p>
    <w:p w14:paraId="0C4E66B5" w14:textId="77777777" w:rsidR="00160114" w:rsidRPr="00EC76D5" w:rsidRDefault="00160114" w:rsidP="00160114">
      <w:pPr>
        <w:pStyle w:val="Code"/>
      </w:pPr>
      <w:r w:rsidRPr="00EC76D5">
        <w:t xml:space="preserve">      case BitwiseXOr:</w:t>
      </w:r>
    </w:p>
    <w:p w14:paraId="36C6E799" w14:textId="77777777" w:rsidR="00160114" w:rsidRPr="00EC76D5" w:rsidRDefault="00160114" w:rsidP="00160114">
      <w:pPr>
        <w:pStyle w:val="Code"/>
      </w:pPr>
      <w:r w:rsidRPr="00EC76D5">
        <w:t xml:space="preserve">      case LeftShift:</w:t>
      </w:r>
    </w:p>
    <w:p w14:paraId="07AFBB1E" w14:textId="77777777" w:rsidR="00160114" w:rsidRPr="00EC76D5" w:rsidRDefault="00160114" w:rsidP="00160114">
      <w:pPr>
        <w:pStyle w:val="Code"/>
      </w:pPr>
      <w:r w:rsidRPr="00EC76D5">
        <w:t xml:space="preserve">      case RightShift:</w:t>
      </w:r>
    </w:p>
    <w:p w14:paraId="7BAA1BE7" w14:textId="77777777" w:rsidR="00160114" w:rsidRPr="00EC76D5" w:rsidRDefault="00160114" w:rsidP="00160114">
      <w:pPr>
        <w:pStyle w:val="Code"/>
      </w:pPr>
      <w:r w:rsidRPr="00EC76D5">
        <w:t xml:space="preserve">        return generateArithmeticExpression(tree);</w:t>
      </w:r>
    </w:p>
    <w:p w14:paraId="47FD5AFD" w14:textId="77777777" w:rsidR="00160114" w:rsidRPr="00EC76D5" w:rsidRDefault="00160114" w:rsidP="00160114">
      <w:pPr>
        <w:pStyle w:val="Code"/>
      </w:pPr>
    </w:p>
    <w:p w14:paraId="5D986F4E" w14:textId="77777777" w:rsidR="00160114" w:rsidRPr="00EC76D5" w:rsidRDefault="00160114" w:rsidP="00160114">
      <w:pPr>
        <w:pStyle w:val="Code"/>
      </w:pPr>
      <w:r w:rsidRPr="00EC76D5">
        <w:t xml:space="preserve">      case Equal:</w:t>
      </w:r>
    </w:p>
    <w:p w14:paraId="3BF2E38B" w14:textId="77777777" w:rsidR="00160114" w:rsidRPr="00EC76D5" w:rsidRDefault="00160114" w:rsidP="00160114">
      <w:pPr>
        <w:pStyle w:val="Code"/>
      </w:pPr>
      <w:r w:rsidRPr="00EC76D5">
        <w:t xml:space="preserve">      case NotEqual:</w:t>
      </w:r>
    </w:p>
    <w:p w14:paraId="70102E06" w14:textId="77777777" w:rsidR="00160114" w:rsidRPr="00EC76D5" w:rsidRDefault="00160114" w:rsidP="00160114">
      <w:pPr>
        <w:pStyle w:val="Code"/>
      </w:pPr>
      <w:r w:rsidRPr="00EC76D5">
        <w:t xml:space="preserve">      case LessThan:</w:t>
      </w:r>
    </w:p>
    <w:p w14:paraId="37C296EA" w14:textId="77777777" w:rsidR="00160114" w:rsidRPr="00EC76D5" w:rsidRDefault="00160114" w:rsidP="00160114">
      <w:pPr>
        <w:pStyle w:val="Code"/>
      </w:pPr>
      <w:r w:rsidRPr="00EC76D5">
        <w:t xml:space="preserve">      case LessThanEqual:</w:t>
      </w:r>
    </w:p>
    <w:p w14:paraId="3F2456DD" w14:textId="77777777" w:rsidR="00160114" w:rsidRPr="00EC76D5" w:rsidRDefault="00160114" w:rsidP="00160114">
      <w:pPr>
        <w:pStyle w:val="Code"/>
      </w:pPr>
      <w:r w:rsidRPr="00EC76D5">
        <w:t xml:space="preserve">      case GreaterThan:</w:t>
      </w:r>
    </w:p>
    <w:p w14:paraId="70253D8A" w14:textId="77777777" w:rsidR="00160114" w:rsidRPr="00EC76D5" w:rsidRDefault="00160114" w:rsidP="00160114">
      <w:pPr>
        <w:pStyle w:val="Code"/>
      </w:pPr>
      <w:r w:rsidRPr="00EC76D5">
        <w:t xml:space="preserve">      case GreaterThanEqual:</w:t>
      </w:r>
    </w:p>
    <w:p w14:paraId="5FB6CE7E" w14:textId="77777777" w:rsidR="00160114" w:rsidRPr="00EC76D5" w:rsidRDefault="00160114" w:rsidP="00160114">
      <w:pPr>
        <w:pStyle w:val="Code"/>
      </w:pPr>
      <w:r w:rsidRPr="00EC76D5">
        <w:t xml:space="preserve">        return generateRelationalExpression(tree);</w:t>
      </w:r>
    </w:p>
    <w:p w14:paraId="031C9F41" w14:textId="77777777" w:rsidR="00160114" w:rsidRPr="00EC76D5" w:rsidRDefault="00160114" w:rsidP="00160114">
      <w:pPr>
        <w:pStyle w:val="Code"/>
      </w:pPr>
    </w:p>
    <w:p w14:paraId="7C162E2B" w14:textId="24BF08CA" w:rsidR="00160114" w:rsidRPr="00EC76D5" w:rsidRDefault="00160114" w:rsidP="00160114">
      <w:pPr>
        <w:pStyle w:val="Code"/>
      </w:pPr>
      <w:r w:rsidRPr="00EC76D5">
        <w:t xml:space="preserve">      case </w:t>
      </w:r>
      <w:r w:rsidR="00B02345">
        <w:t>Dereference</w:t>
      </w:r>
      <w:r w:rsidRPr="00EC76D5">
        <w:t>:</w:t>
      </w:r>
    </w:p>
    <w:p w14:paraId="79F6123E" w14:textId="3895A608" w:rsidR="00160114" w:rsidRPr="00EC76D5" w:rsidRDefault="00160114" w:rsidP="00160114">
      <w:pPr>
        <w:pStyle w:val="Code"/>
      </w:pPr>
      <w:r w:rsidRPr="00EC76D5">
        <w:t xml:space="preserve">        return generate</w:t>
      </w:r>
      <w:r w:rsidR="00B02345">
        <w:t>Dereference</w:t>
      </w:r>
      <w:r w:rsidRPr="00EC76D5">
        <w:t>Expression(tree);</w:t>
      </w:r>
    </w:p>
    <w:p w14:paraId="7026D792" w14:textId="77777777" w:rsidR="00160114" w:rsidRPr="00EC76D5" w:rsidRDefault="00160114" w:rsidP="00160114">
      <w:pPr>
        <w:pStyle w:val="Code"/>
      </w:pPr>
    </w:p>
    <w:p w14:paraId="1D28F068" w14:textId="77777777" w:rsidR="00160114" w:rsidRPr="00EC76D5" w:rsidRDefault="00160114" w:rsidP="00160114">
      <w:pPr>
        <w:pStyle w:val="Code"/>
      </w:pPr>
      <w:r w:rsidRPr="00EC76D5">
        <w:t xml:space="preserve">      case Index:</w:t>
      </w:r>
    </w:p>
    <w:p w14:paraId="469B7CB4" w14:textId="77777777" w:rsidR="00160114" w:rsidRPr="00EC76D5" w:rsidRDefault="00160114" w:rsidP="00160114">
      <w:pPr>
        <w:pStyle w:val="Code"/>
      </w:pPr>
      <w:r w:rsidRPr="00EC76D5">
        <w:t xml:space="preserve">        return generateIndexExpression(tree);</w:t>
      </w:r>
    </w:p>
    <w:p w14:paraId="560BE4B3" w14:textId="77777777" w:rsidR="00160114" w:rsidRPr="00EC76D5" w:rsidRDefault="00160114" w:rsidP="00160114">
      <w:pPr>
        <w:pStyle w:val="Code"/>
      </w:pPr>
    </w:p>
    <w:p w14:paraId="215182AB" w14:textId="77777777" w:rsidR="00160114" w:rsidRPr="00EC76D5" w:rsidRDefault="00160114" w:rsidP="00160114">
      <w:pPr>
        <w:pStyle w:val="Code"/>
      </w:pPr>
      <w:r w:rsidRPr="00EC76D5">
        <w:t xml:space="preserve">      case Dot:</w:t>
      </w:r>
    </w:p>
    <w:p w14:paraId="4F0E9337" w14:textId="77777777" w:rsidR="00160114" w:rsidRPr="00EC76D5" w:rsidRDefault="00160114" w:rsidP="00160114">
      <w:pPr>
        <w:pStyle w:val="Code"/>
      </w:pPr>
      <w:r w:rsidRPr="00EC76D5">
        <w:t xml:space="preserve">        return generateDotExpression(tree);</w:t>
      </w:r>
    </w:p>
    <w:p w14:paraId="7D328E8D" w14:textId="77777777" w:rsidR="00160114" w:rsidRPr="00EC76D5" w:rsidRDefault="00160114" w:rsidP="00160114">
      <w:pPr>
        <w:pStyle w:val="Code"/>
      </w:pPr>
    </w:p>
    <w:p w14:paraId="1793B4CE" w14:textId="77777777" w:rsidR="00160114" w:rsidRPr="00EC76D5" w:rsidRDefault="00160114" w:rsidP="00160114">
      <w:pPr>
        <w:pStyle w:val="Code"/>
      </w:pPr>
      <w:r w:rsidRPr="00EC76D5">
        <w:lastRenderedPageBreak/>
        <w:t xml:space="preserve">      case Arrow:</w:t>
      </w:r>
    </w:p>
    <w:p w14:paraId="188C06CC" w14:textId="77777777" w:rsidR="00160114" w:rsidRPr="00EC76D5" w:rsidRDefault="00160114" w:rsidP="00160114">
      <w:pPr>
        <w:pStyle w:val="Code"/>
      </w:pPr>
      <w:r w:rsidRPr="00EC76D5">
        <w:t xml:space="preserve">        return generateArrowExpression(tree);</w:t>
      </w:r>
    </w:p>
    <w:p w14:paraId="4EED9048" w14:textId="77777777" w:rsidR="00160114" w:rsidRPr="00EC76D5" w:rsidRDefault="00160114" w:rsidP="00160114">
      <w:pPr>
        <w:pStyle w:val="Code"/>
      </w:pPr>
    </w:p>
    <w:p w14:paraId="0AC501A3" w14:textId="77777777" w:rsidR="00160114" w:rsidRPr="00EC76D5" w:rsidRDefault="00160114" w:rsidP="00160114">
      <w:pPr>
        <w:pStyle w:val="Code"/>
      </w:pPr>
      <w:r w:rsidRPr="00EC76D5">
        <w:t xml:space="preserve">      case Assign:</w:t>
      </w:r>
    </w:p>
    <w:p w14:paraId="42DC77C5" w14:textId="77777777" w:rsidR="00160114" w:rsidRPr="00EC76D5" w:rsidRDefault="00160114" w:rsidP="00160114">
      <w:pPr>
        <w:pStyle w:val="Code"/>
      </w:pPr>
      <w:r w:rsidRPr="00EC76D5">
        <w:t xml:space="preserve">        return generateSimpleAssignExpression(tree);</w:t>
      </w:r>
    </w:p>
    <w:p w14:paraId="1EEBAB31" w14:textId="77777777" w:rsidR="00160114" w:rsidRPr="00EC76D5" w:rsidRDefault="00160114" w:rsidP="00160114">
      <w:pPr>
        <w:pStyle w:val="Code"/>
      </w:pPr>
    </w:p>
    <w:p w14:paraId="52133C7C" w14:textId="77777777" w:rsidR="00160114" w:rsidRPr="00EC76D5" w:rsidRDefault="00160114" w:rsidP="00160114">
      <w:pPr>
        <w:pStyle w:val="Code"/>
      </w:pPr>
      <w:r w:rsidRPr="00EC76D5">
        <w:t xml:space="preserve">      case BinaryAddAssign:</w:t>
      </w:r>
    </w:p>
    <w:p w14:paraId="4704380A" w14:textId="77777777" w:rsidR="00160114" w:rsidRPr="00EC76D5" w:rsidRDefault="00160114" w:rsidP="00160114">
      <w:pPr>
        <w:pStyle w:val="Code"/>
      </w:pPr>
      <w:r w:rsidRPr="00EC76D5">
        <w:t xml:space="preserve">      case BinarySubtractAssign:</w:t>
      </w:r>
    </w:p>
    <w:p w14:paraId="07E6AD0E" w14:textId="77777777" w:rsidR="00160114" w:rsidRPr="00EC76D5" w:rsidRDefault="00160114" w:rsidP="00160114">
      <w:pPr>
        <w:pStyle w:val="Code"/>
      </w:pPr>
      <w:r w:rsidRPr="00EC76D5">
        <w:t xml:space="preserve">      case MultiplyAssign:</w:t>
      </w:r>
    </w:p>
    <w:p w14:paraId="3789A843" w14:textId="77777777" w:rsidR="00160114" w:rsidRPr="00EC76D5" w:rsidRDefault="00160114" w:rsidP="00160114">
      <w:pPr>
        <w:pStyle w:val="Code"/>
      </w:pPr>
      <w:r w:rsidRPr="00EC76D5">
        <w:t xml:space="preserve">      case DivideAssign:</w:t>
      </w:r>
    </w:p>
    <w:p w14:paraId="3708D254" w14:textId="77777777" w:rsidR="00160114" w:rsidRPr="00EC76D5" w:rsidRDefault="00160114" w:rsidP="00160114">
      <w:pPr>
        <w:pStyle w:val="Code"/>
      </w:pPr>
      <w:r w:rsidRPr="00EC76D5">
        <w:t xml:space="preserve">      case ModuloAssign:</w:t>
      </w:r>
    </w:p>
    <w:p w14:paraId="6879BF00" w14:textId="77777777" w:rsidR="00160114" w:rsidRPr="00EC76D5" w:rsidRDefault="00160114" w:rsidP="00160114">
      <w:pPr>
        <w:pStyle w:val="Code"/>
      </w:pPr>
      <w:r w:rsidRPr="00EC76D5">
        <w:t xml:space="preserve">      case BitwiseAndAssign:</w:t>
      </w:r>
    </w:p>
    <w:p w14:paraId="21A13EB7" w14:textId="7434DDF7" w:rsidR="00160114" w:rsidRPr="00EC76D5" w:rsidRDefault="00160114" w:rsidP="00160114">
      <w:pPr>
        <w:pStyle w:val="Code"/>
      </w:pPr>
      <w:r w:rsidRPr="00EC76D5">
        <w:t xml:space="preserve">      case Bitwise</w:t>
      </w:r>
      <w:r w:rsidR="00414C74">
        <w:t>Or</w:t>
      </w:r>
      <w:r w:rsidRPr="00EC76D5">
        <w:t>Assign:</w:t>
      </w:r>
    </w:p>
    <w:p w14:paraId="41EFB28B" w14:textId="77777777" w:rsidR="00160114" w:rsidRPr="00EC76D5" w:rsidRDefault="00160114" w:rsidP="00160114">
      <w:pPr>
        <w:pStyle w:val="Code"/>
      </w:pPr>
      <w:r w:rsidRPr="00EC76D5">
        <w:t xml:space="preserve">      case BitwiseXOrAssign:</w:t>
      </w:r>
    </w:p>
    <w:p w14:paraId="23A163F3" w14:textId="77777777" w:rsidR="00160114" w:rsidRPr="00EC76D5" w:rsidRDefault="00160114" w:rsidP="00160114">
      <w:pPr>
        <w:pStyle w:val="Code"/>
      </w:pPr>
      <w:r w:rsidRPr="00EC76D5">
        <w:t xml:space="preserve">      case LeftShiftAssign:</w:t>
      </w:r>
    </w:p>
    <w:p w14:paraId="018438DF" w14:textId="77777777" w:rsidR="00160114" w:rsidRPr="00EC76D5" w:rsidRDefault="00160114" w:rsidP="00160114">
      <w:pPr>
        <w:pStyle w:val="Code"/>
      </w:pPr>
      <w:r w:rsidRPr="00EC76D5">
        <w:t xml:space="preserve">      case RightShiftAssign:</w:t>
      </w:r>
    </w:p>
    <w:p w14:paraId="48868373" w14:textId="77777777" w:rsidR="00160114" w:rsidRPr="00EC76D5" w:rsidRDefault="00160114" w:rsidP="00160114">
      <w:pPr>
        <w:pStyle w:val="Code"/>
      </w:pPr>
      <w:r w:rsidRPr="00EC76D5">
        <w:t xml:space="preserve">        return generateCompoundAssignExpression(tree);</w:t>
      </w:r>
    </w:p>
    <w:p w14:paraId="6B6DB4B5" w14:textId="77777777" w:rsidR="00160114" w:rsidRPr="00EC76D5" w:rsidRDefault="00160114" w:rsidP="00160114">
      <w:pPr>
        <w:pStyle w:val="Code"/>
      </w:pPr>
    </w:p>
    <w:p w14:paraId="6ABA7891" w14:textId="77777777" w:rsidR="00160114" w:rsidRPr="00EC76D5" w:rsidRDefault="00160114" w:rsidP="00160114">
      <w:pPr>
        <w:pStyle w:val="Code"/>
      </w:pPr>
      <w:r w:rsidRPr="00EC76D5">
        <w:t xml:space="preserve">      case PrefixIncrement:</w:t>
      </w:r>
    </w:p>
    <w:p w14:paraId="0EB03369" w14:textId="77777777" w:rsidR="00160114" w:rsidRPr="00EC76D5" w:rsidRDefault="00160114" w:rsidP="00160114">
      <w:pPr>
        <w:pStyle w:val="Code"/>
      </w:pPr>
      <w:r w:rsidRPr="00EC76D5">
        <w:t xml:space="preserve">      case PrefixDecrement:</w:t>
      </w:r>
    </w:p>
    <w:p w14:paraId="18B109BB" w14:textId="77777777" w:rsidR="00160114" w:rsidRPr="00EC76D5" w:rsidRDefault="00160114" w:rsidP="00160114">
      <w:pPr>
        <w:pStyle w:val="Code"/>
      </w:pPr>
      <w:r w:rsidRPr="00EC76D5">
        <w:t xml:space="preserve">        return generatePrefixIncrementExpression(tree);</w:t>
      </w:r>
    </w:p>
    <w:p w14:paraId="5ACF0274" w14:textId="77777777" w:rsidR="00160114" w:rsidRPr="00EC76D5" w:rsidRDefault="00160114" w:rsidP="00160114">
      <w:pPr>
        <w:pStyle w:val="Code"/>
      </w:pPr>
    </w:p>
    <w:p w14:paraId="529E0CD5" w14:textId="77777777" w:rsidR="00160114" w:rsidRPr="00EC76D5" w:rsidRDefault="00160114" w:rsidP="00160114">
      <w:pPr>
        <w:pStyle w:val="Code"/>
      </w:pPr>
      <w:r w:rsidRPr="00EC76D5">
        <w:t xml:space="preserve">      case PostfixIncrement:</w:t>
      </w:r>
    </w:p>
    <w:p w14:paraId="145F286A" w14:textId="77777777" w:rsidR="00160114" w:rsidRPr="00EC76D5" w:rsidRDefault="00160114" w:rsidP="00160114">
      <w:pPr>
        <w:pStyle w:val="Code"/>
      </w:pPr>
      <w:r w:rsidRPr="00EC76D5">
        <w:t xml:space="preserve">      case PostfixDecrement:</w:t>
      </w:r>
    </w:p>
    <w:p w14:paraId="219E269A" w14:textId="77777777" w:rsidR="00160114" w:rsidRPr="00EC76D5" w:rsidRDefault="00160114" w:rsidP="00160114">
      <w:pPr>
        <w:pStyle w:val="Code"/>
      </w:pPr>
      <w:r w:rsidRPr="00EC76D5">
        <w:t xml:space="preserve">        return generatePostfixIncrementExpression(tree);</w:t>
      </w:r>
    </w:p>
    <w:p w14:paraId="4B3BAF59" w14:textId="77777777" w:rsidR="00160114" w:rsidRPr="00EC76D5" w:rsidRDefault="00160114" w:rsidP="00160114">
      <w:pPr>
        <w:pStyle w:val="Code"/>
      </w:pPr>
    </w:p>
    <w:p w14:paraId="4BC2B529" w14:textId="77777777" w:rsidR="00160114" w:rsidRPr="00EC76D5" w:rsidRDefault="00160114" w:rsidP="00160114">
      <w:pPr>
        <w:pStyle w:val="Code"/>
      </w:pPr>
      <w:r w:rsidRPr="00EC76D5">
        <w:t xml:space="preserve">      case Call:</w:t>
      </w:r>
    </w:p>
    <w:p w14:paraId="07ACB8D8" w14:textId="77777777" w:rsidR="00160114" w:rsidRPr="00EC76D5" w:rsidRDefault="00160114" w:rsidP="00160114">
      <w:pPr>
        <w:pStyle w:val="Code"/>
      </w:pPr>
      <w:r w:rsidRPr="00EC76D5">
        <w:t xml:space="preserve">        return generateFunctionCallExpression(tree);</w:t>
      </w:r>
    </w:p>
    <w:p w14:paraId="083BECDF" w14:textId="77777777" w:rsidR="00160114" w:rsidRPr="00EC76D5" w:rsidRDefault="00160114" w:rsidP="00160114">
      <w:pPr>
        <w:pStyle w:val="Code"/>
      </w:pPr>
    </w:p>
    <w:p w14:paraId="7DFAD58A" w14:textId="77777777" w:rsidR="00160114" w:rsidRPr="00EC76D5" w:rsidRDefault="00160114" w:rsidP="00160114">
      <w:pPr>
        <w:pStyle w:val="Code"/>
      </w:pPr>
      <w:r w:rsidRPr="00EC76D5">
        <w:t xml:space="preserve">      case Variable:</w:t>
      </w:r>
    </w:p>
    <w:p w14:paraId="1ADF079F" w14:textId="77777777" w:rsidR="00160114" w:rsidRPr="00EC76D5" w:rsidRDefault="00160114" w:rsidP="00160114">
      <w:pPr>
        <w:pStyle w:val="Code"/>
      </w:pPr>
      <w:r w:rsidRPr="00EC76D5">
        <w:t xml:space="preserve">        return generateVariableExpression(tree);</w:t>
      </w:r>
    </w:p>
    <w:p w14:paraId="7934153B" w14:textId="77777777" w:rsidR="00160114" w:rsidRPr="00EC76D5" w:rsidRDefault="00160114" w:rsidP="00160114">
      <w:pPr>
        <w:pStyle w:val="Code"/>
      </w:pPr>
    </w:p>
    <w:p w14:paraId="5E1F7AA8" w14:textId="77777777" w:rsidR="00160114" w:rsidRPr="00EC76D5" w:rsidRDefault="00160114" w:rsidP="00160114">
      <w:pPr>
        <w:pStyle w:val="Code"/>
      </w:pPr>
      <w:r w:rsidRPr="00EC76D5">
        <w:t xml:space="preserve">      case Value:</w:t>
      </w:r>
    </w:p>
    <w:p w14:paraId="78B1738B" w14:textId="77777777" w:rsidR="00160114" w:rsidRPr="00EC76D5" w:rsidRDefault="00160114" w:rsidP="00160114">
      <w:pPr>
        <w:pStyle w:val="Code"/>
      </w:pPr>
      <w:r w:rsidRPr="00EC76D5">
        <w:t xml:space="preserve">        return generateValueExpression(tree);</w:t>
      </w:r>
    </w:p>
    <w:p w14:paraId="4AAA86A5" w14:textId="77777777" w:rsidR="00160114" w:rsidRPr="00EC76D5" w:rsidRDefault="00160114" w:rsidP="00160114">
      <w:pPr>
        <w:pStyle w:val="Code"/>
      </w:pPr>
    </w:p>
    <w:p w14:paraId="0AFC3831" w14:textId="77777777" w:rsidR="00160114" w:rsidRPr="00EC76D5" w:rsidRDefault="00160114" w:rsidP="00160114">
      <w:pPr>
        <w:pStyle w:val="Code"/>
      </w:pPr>
      <w:r w:rsidRPr="00EC76D5">
        <w:t xml:space="preserve">      default:</w:t>
      </w:r>
    </w:p>
    <w:p w14:paraId="090477E3" w14:textId="77777777" w:rsidR="00160114" w:rsidRPr="00EC76D5" w:rsidRDefault="00160114" w:rsidP="00160114">
      <w:pPr>
        <w:pStyle w:val="Code"/>
      </w:pPr>
      <w:r w:rsidRPr="00EC76D5">
        <w:t xml:space="preserve">        Assert.error("generate expression code " + tree.getOperator().name());</w:t>
      </w:r>
    </w:p>
    <w:p w14:paraId="0B77E8E7" w14:textId="77777777" w:rsidR="00160114" w:rsidRPr="00EC76D5" w:rsidRDefault="00160114" w:rsidP="00160114">
      <w:pPr>
        <w:pStyle w:val="Code"/>
      </w:pPr>
      <w:r w:rsidRPr="00EC76D5">
        <w:t xml:space="preserve">        return null;</w:t>
      </w:r>
    </w:p>
    <w:p w14:paraId="122EAA8E" w14:textId="77777777" w:rsidR="00160114" w:rsidRPr="00EC76D5" w:rsidRDefault="00160114" w:rsidP="00160114">
      <w:pPr>
        <w:pStyle w:val="Code"/>
      </w:pPr>
      <w:r w:rsidRPr="00EC76D5">
        <w:t xml:space="preserve">    }</w:t>
      </w:r>
    </w:p>
    <w:p w14:paraId="2351CBC0" w14:textId="77777777" w:rsidR="00160114" w:rsidRPr="00EC76D5" w:rsidRDefault="00160114" w:rsidP="00160114">
      <w:pPr>
        <w:pStyle w:val="Code"/>
      </w:pPr>
      <w:r w:rsidRPr="00EC76D5">
        <w:t xml:space="preserve">  }</w:t>
      </w:r>
    </w:p>
    <w:p w14:paraId="14024724" w14:textId="77777777" w:rsidR="00160114" w:rsidRPr="00EC76D5" w:rsidRDefault="00160114" w:rsidP="00160114">
      <w:pPr>
        <w:pStyle w:val="Code"/>
      </w:pPr>
      <w:r w:rsidRPr="00EC76D5">
        <w:t xml:space="preserve">  </w:t>
      </w:r>
    </w:p>
    <w:p w14:paraId="366FE102" w14:textId="77777777" w:rsidR="00160114" w:rsidRPr="00EC76D5" w:rsidRDefault="00160114" w:rsidP="00160114">
      <w:pPr>
        <w:pStyle w:val="Code"/>
      </w:pPr>
      <w:r w:rsidRPr="00EC76D5">
        <w:t xml:space="preserve">  public Symbol generateCommaExpression(SyntaxTree tree) {</w:t>
      </w:r>
    </w:p>
    <w:p w14:paraId="7D17D4A7" w14:textId="77777777" w:rsidR="00160114" w:rsidRPr="00EC76D5" w:rsidRDefault="00160114" w:rsidP="00160114">
      <w:pPr>
        <w:pStyle w:val="Code"/>
      </w:pPr>
      <w:r w:rsidRPr="00EC76D5">
        <w:t xml:space="preserve">    generateExpression(tree.getChild(0));</w:t>
      </w:r>
    </w:p>
    <w:p w14:paraId="1645FD16" w14:textId="77777777" w:rsidR="00160114" w:rsidRPr="00EC76D5" w:rsidRDefault="00160114" w:rsidP="00160114">
      <w:pPr>
        <w:pStyle w:val="Code"/>
      </w:pPr>
      <w:r w:rsidRPr="00EC76D5">
        <w:t xml:space="preserve">    return generateExpression(tree.getChild(1));</w:t>
      </w:r>
    </w:p>
    <w:p w14:paraId="160AF68F" w14:textId="77777777" w:rsidR="00160114" w:rsidRPr="00EC76D5" w:rsidRDefault="00160114" w:rsidP="00160114">
      <w:pPr>
        <w:pStyle w:val="Code"/>
      </w:pPr>
      <w:r w:rsidRPr="00EC76D5">
        <w:t xml:space="preserve">  }</w:t>
      </w:r>
    </w:p>
    <w:p w14:paraId="3DA17CF4" w14:textId="77777777" w:rsidR="00160114" w:rsidRPr="00EC76D5" w:rsidRDefault="00160114" w:rsidP="00160114">
      <w:pPr>
        <w:pStyle w:val="Code"/>
      </w:pPr>
      <w:r w:rsidRPr="00EC76D5">
        <w:t xml:space="preserve">  </w:t>
      </w:r>
    </w:p>
    <w:p w14:paraId="77436E89" w14:textId="77777777" w:rsidR="00160114" w:rsidRPr="00EC76D5" w:rsidRDefault="00160114" w:rsidP="00160114">
      <w:pPr>
        <w:pStyle w:val="Code"/>
      </w:pPr>
      <w:r w:rsidRPr="00EC76D5">
        <w:t xml:space="preserve">  public Symbol generateSequencialExpression(SyntaxTree tree) {</w:t>
      </w:r>
    </w:p>
    <w:p w14:paraId="70F46C10" w14:textId="77777777" w:rsidR="00160114" w:rsidRPr="00EC76D5" w:rsidRDefault="00160114" w:rsidP="00160114">
      <w:pPr>
        <w:pStyle w:val="Code"/>
      </w:pPr>
      <w:r w:rsidRPr="00EC76D5">
        <w:t xml:space="preserve">    generateExpression(tree.getChild(0));</w:t>
      </w:r>
    </w:p>
    <w:p w14:paraId="6BE28A09" w14:textId="77777777" w:rsidR="00160114" w:rsidRPr="00EC76D5" w:rsidRDefault="00160114" w:rsidP="00160114">
      <w:pPr>
        <w:pStyle w:val="Code"/>
      </w:pPr>
      <w:r w:rsidRPr="00EC76D5">
        <w:t xml:space="preserve">    generateExpression(tree.getChild(1));</w:t>
      </w:r>
    </w:p>
    <w:p w14:paraId="6CD66E95" w14:textId="77777777" w:rsidR="00160114" w:rsidRPr="00EC76D5" w:rsidRDefault="00160114" w:rsidP="00160114">
      <w:pPr>
        <w:pStyle w:val="Code"/>
      </w:pPr>
      <w:r w:rsidRPr="00EC76D5">
        <w:t xml:space="preserve">    return null;</w:t>
      </w:r>
    </w:p>
    <w:p w14:paraId="795D38F2" w14:textId="77777777" w:rsidR="00160114" w:rsidRPr="00EC76D5" w:rsidRDefault="00160114" w:rsidP="00160114">
      <w:pPr>
        <w:pStyle w:val="Code"/>
      </w:pPr>
      <w:r w:rsidRPr="00EC76D5">
        <w:t xml:space="preserve">  }</w:t>
      </w:r>
    </w:p>
    <w:p w14:paraId="085E8EA2" w14:textId="77777777" w:rsidR="00160114" w:rsidRPr="00EC76D5" w:rsidRDefault="00160114" w:rsidP="00160114">
      <w:pPr>
        <w:pStyle w:val="Code"/>
      </w:pPr>
    </w:p>
    <w:p w14:paraId="2E9293ED" w14:textId="77777777" w:rsidR="00160114" w:rsidRPr="00EC76D5" w:rsidRDefault="00160114" w:rsidP="00160114">
      <w:pPr>
        <w:pStyle w:val="Code"/>
      </w:pPr>
      <w:r w:rsidRPr="00EC76D5">
        <w:t xml:space="preserve">  public Symbol generateIntegralToIntegralExpression(SyntaxTree tree) {</w:t>
      </w:r>
    </w:p>
    <w:p w14:paraId="4841B1FB" w14:textId="77777777" w:rsidR="00160114" w:rsidRPr="00EC76D5" w:rsidRDefault="00160114" w:rsidP="00160114">
      <w:pPr>
        <w:pStyle w:val="Code"/>
      </w:pPr>
      <w:r w:rsidRPr="00EC76D5">
        <w:t xml:space="preserve">    Symbol symbol = generateExpression(tree.getChild(0));</w:t>
      </w:r>
    </w:p>
    <w:p w14:paraId="1B55BD95" w14:textId="77777777" w:rsidR="00160114" w:rsidRPr="00EC76D5" w:rsidRDefault="00160114" w:rsidP="00160114">
      <w:pPr>
        <w:pStyle w:val="Code"/>
      </w:pPr>
      <w:r w:rsidRPr="00EC76D5">
        <w:t xml:space="preserve">    Symbol resultSymbol = Symbol.createTemporarySymbol(tree.getType());</w:t>
      </w:r>
    </w:p>
    <w:p w14:paraId="4356B6F9" w14:textId="77777777" w:rsidR="00160114" w:rsidRPr="00EC76D5" w:rsidRDefault="00160114" w:rsidP="00160114">
      <w:pPr>
        <w:pStyle w:val="Code"/>
      </w:pPr>
      <w:r w:rsidRPr="00EC76D5">
        <w:t xml:space="preserve">    addMiddleCode(MiddleOperator.IntegralToIntegral,</w:t>
      </w:r>
    </w:p>
    <w:p w14:paraId="70B650FC" w14:textId="77777777" w:rsidR="00160114" w:rsidRPr="00EC76D5" w:rsidRDefault="00160114" w:rsidP="00160114">
      <w:pPr>
        <w:pStyle w:val="Code"/>
      </w:pPr>
      <w:r w:rsidRPr="00EC76D5">
        <w:t xml:space="preserve">                  null, resultSymbol, symbol);</w:t>
      </w:r>
    </w:p>
    <w:p w14:paraId="1D4DCE48" w14:textId="77777777" w:rsidR="00160114" w:rsidRPr="00EC76D5" w:rsidRDefault="00160114" w:rsidP="00160114">
      <w:pPr>
        <w:pStyle w:val="Code"/>
      </w:pPr>
      <w:r w:rsidRPr="00EC76D5">
        <w:lastRenderedPageBreak/>
        <w:t xml:space="preserve">    return resultSymbol;</w:t>
      </w:r>
    </w:p>
    <w:p w14:paraId="4CEF6803" w14:textId="77777777" w:rsidR="00160114" w:rsidRPr="00EC76D5" w:rsidRDefault="00160114" w:rsidP="00160114">
      <w:pPr>
        <w:pStyle w:val="Code"/>
      </w:pPr>
      <w:r w:rsidRPr="00EC76D5">
        <w:t xml:space="preserve">  }</w:t>
      </w:r>
    </w:p>
    <w:p w14:paraId="17761C59" w14:textId="77777777" w:rsidR="00160114" w:rsidRPr="00EC76D5" w:rsidRDefault="00160114" w:rsidP="00160114">
      <w:pPr>
        <w:pStyle w:val="Code"/>
      </w:pPr>
    </w:p>
    <w:p w14:paraId="292A5355" w14:textId="77777777" w:rsidR="00160114" w:rsidRPr="00EC76D5" w:rsidRDefault="00160114" w:rsidP="00160114">
      <w:pPr>
        <w:pStyle w:val="Code"/>
      </w:pPr>
      <w:r w:rsidRPr="00EC76D5">
        <w:t xml:space="preserve">  public Symbol generateFloatingToFloatingExpression(SyntaxTree tree) {</w:t>
      </w:r>
    </w:p>
    <w:p w14:paraId="57CBA4EA" w14:textId="77777777" w:rsidR="00160114" w:rsidRPr="00EC76D5" w:rsidRDefault="00160114" w:rsidP="00160114">
      <w:pPr>
        <w:pStyle w:val="Code"/>
      </w:pPr>
      <w:r w:rsidRPr="00EC76D5">
        <w:t xml:space="preserve">    return generateExpression(tree.getChild(0));</w:t>
      </w:r>
    </w:p>
    <w:p w14:paraId="3A829853" w14:textId="77777777" w:rsidR="00160114" w:rsidRPr="00EC76D5" w:rsidRDefault="00160114" w:rsidP="00160114">
      <w:pPr>
        <w:pStyle w:val="Code"/>
      </w:pPr>
      <w:r w:rsidRPr="00EC76D5">
        <w:t xml:space="preserve">  }</w:t>
      </w:r>
    </w:p>
    <w:p w14:paraId="3F1A7089" w14:textId="77777777" w:rsidR="00160114" w:rsidRPr="00EC76D5" w:rsidRDefault="00160114" w:rsidP="00160114">
      <w:pPr>
        <w:pStyle w:val="Code"/>
      </w:pPr>
    </w:p>
    <w:p w14:paraId="745BFD13" w14:textId="77777777" w:rsidR="00160114" w:rsidRPr="00EC76D5" w:rsidRDefault="00160114" w:rsidP="00160114">
      <w:pPr>
        <w:pStyle w:val="Code"/>
      </w:pPr>
      <w:r w:rsidRPr="00EC76D5">
        <w:t xml:space="preserve">  public Symbol generateIntegralToFloatingExpression(SyntaxTree tree) {</w:t>
      </w:r>
    </w:p>
    <w:p w14:paraId="0808C2C8" w14:textId="77777777" w:rsidR="00160114" w:rsidRPr="00EC76D5" w:rsidRDefault="00160114" w:rsidP="00160114">
      <w:pPr>
        <w:pStyle w:val="Code"/>
      </w:pPr>
      <w:r w:rsidRPr="00EC76D5">
        <w:t xml:space="preserve">    Symbol symbol = generateExpression(tree.getChild(0));</w:t>
      </w:r>
    </w:p>
    <w:p w14:paraId="53253651" w14:textId="77777777" w:rsidR="00160114" w:rsidRPr="00EC76D5" w:rsidRDefault="00160114" w:rsidP="00160114">
      <w:pPr>
        <w:pStyle w:val="Code"/>
      </w:pPr>
      <w:r w:rsidRPr="00EC76D5">
        <w:t xml:space="preserve">    </w:t>
      </w:r>
    </w:p>
    <w:p w14:paraId="55A19C17" w14:textId="77777777" w:rsidR="00160114" w:rsidRPr="00EC76D5" w:rsidRDefault="00160114" w:rsidP="00160114">
      <w:pPr>
        <w:pStyle w:val="Code"/>
      </w:pPr>
      <w:r w:rsidRPr="00EC76D5">
        <w:t xml:space="preserve">    if (symbol.isTemporary() &amp;&amp; (symbol.getOffset() == 0)) {</w:t>
      </w:r>
    </w:p>
    <w:p w14:paraId="33EDEFF4" w14:textId="77777777" w:rsidR="00160114" w:rsidRPr="00EC76D5" w:rsidRDefault="00160114" w:rsidP="00160114">
      <w:pPr>
        <w:pStyle w:val="Code"/>
      </w:pPr>
      <w:r w:rsidRPr="00EC76D5">
        <w:t xml:space="preserve">      //symbol.addToSymbolTable();</w:t>
      </w:r>
    </w:p>
    <w:p w14:paraId="4A1B3610" w14:textId="77777777" w:rsidR="00160114" w:rsidRPr="00EC76D5" w:rsidRDefault="00160114" w:rsidP="00160114">
      <w:pPr>
        <w:pStyle w:val="Code"/>
      </w:pPr>
      <w:r w:rsidRPr="00EC76D5">
        <w:t xml:space="preserve">      Main.CurrentTable.addSymbol(symbol);</w:t>
      </w:r>
    </w:p>
    <w:p w14:paraId="10F5D629" w14:textId="77777777" w:rsidR="00160114" w:rsidRPr="00EC76D5" w:rsidRDefault="00160114" w:rsidP="00160114">
      <w:pPr>
        <w:pStyle w:val="Code"/>
      </w:pPr>
      <w:r w:rsidRPr="00EC76D5">
        <w:t xml:space="preserve">    }</w:t>
      </w:r>
    </w:p>
    <w:p w14:paraId="4225AE46" w14:textId="77777777" w:rsidR="00160114" w:rsidRPr="00EC76D5" w:rsidRDefault="00160114" w:rsidP="00160114">
      <w:pPr>
        <w:pStyle w:val="Code"/>
      </w:pPr>
    </w:p>
    <w:p w14:paraId="3A9B82EE" w14:textId="77777777" w:rsidR="00160114" w:rsidRPr="00EC76D5" w:rsidRDefault="00160114" w:rsidP="00160114">
      <w:pPr>
        <w:pStyle w:val="Code"/>
      </w:pPr>
      <w:r w:rsidRPr="00EC76D5">
        <w:t xml:space="preserve">    addMiddleCode(MiddleOperator.PushFloat, symbol);</w:t>
      </w:r>
    </w:p>
    <w:p w14:paraId="7AFAB395" w14:textId="77777777" w:rsidR="00160114" w:rsidRPr="00EC76D5" w:rsidRDefault="00160114" w:rsidP="00160114">
      <w:pPr>
        <w:pStyle w:val="Code"/>
      </w:pPr>
      <w:r w:rsidRPr="00EC76D5">
        <w:t xml:space="preserve">    return Symbol.createTemporarySymbol(tree.getType());</w:t>
      </w:r>
    </w:p>
    <w:p w14:paraId="7EC85422" w14:textId="77777777" w:rsidR="00160114" w:rsidRPr="00EC76D5" w:rsidRDefault="00160114" w:rsidP="00160114">
      <w:pPr>
        <w:pStyle w:val="Code"/>
      </w:pPr>
      <w:r w:rsidRPr="00EC76D5">
        <w:t xml:space="preserve">  }</w:t>
      </w:r>
    </w:p>
    <w:p w14:paraId="6650AA0A" w14:textId="77777777" w:rsidR="00160114" w:rsidRPr="00EC76D5" w:rsidRDefault="00160114" w:rsidP="00160114">
      <w:pPr>
        <w:pStyle w:val="Code"/>
      </w:pPr>
    </w:p>
    <w:p w14:paraId="3F982E0E" w14:textId="77777777" w:rsidR="00160114" w:rsidRPr="00EC76D5" w:rsidRDefault="00160114" w:rsidP="00160114">
      <w:pPr>
        <w:pStyle w:val="Code"/>
      </w:pPr>
      <w:r w:rsidRPr="00EC76D5">
        <w:t xml:space="preserve">  public Symbol generateFloatingToIntegralExpression(SyntaxTree tree) {</w:t>
      </w:r>
    </w:p>
    <w:p w14:paraId="4C2BA28E" w14:textId="77777777" w:rsidR="00160114" w:rsidRPr="00EC76D5" w:rsidRDefault="00160114" w:rsidP="00160114">
      <w:pPr>
        <w:pStyle w:val="Code"/>
      </w:pPr>
      <w:r w:rsidRPr="00EC76D5">
        <w:t xml:space="preserve">    generateExpression(tree.getChild(0));</w:t>
      </w:r>
    </w:p>
    <w:p w14:paraId="410808C3" w14:textId="77777777" w:rsidR="00160114" w:rsidRPr="00EC76D5" w:rsidRDefault="00160114" w:rsidP="00160114">
      <w:pPr>
        <w:pStyle w:val="Code"/>
      </w:pPr>
      <w:r w:rsidRPr="00EC76D5">
        <w:t xml:space="preserve">    Symbol resultSymbol = Symbol.createTemporarySymbol(tree.getType());</w:t>
      </w:r>
    </w:p>
    <w:p w14:paraId="6C44FF3F" w14:textId="77777777" w:rsidR="00160114" w:rsidRPr="00EC76D5" w:rsidRDefault="00160114" w:rsidP="00160114">
      <w:pPr>
        <w:pStyle w:val="Code"/>
      </w:pPr>
      <w:r w:rsidRPr="00EC76D5">
        <w:t xml:space="preserve">    //resultSymbol.addToSymbolTable();</w:t>
      </w:r>
    </w:p>
    <w:p w14:paraId="2E010EFF" w14:textId="77777777" w:rsidR="00160114" w:rsidRPr="00EC76D5" w:rsidRDefault="00160114" w:rsidP="00160114">
      <w:pPr>
        <w:pStyle w:val="Code"/>
      </w:pPr>
      <w:r w:rsidRPr="00EC76D5">
        <w:t xml:space="preserve">    Main.CurrentTable.addSymbol(resultSymbol);</w:t>
      </w:r>
    </w:p>
    <w:p w14:paraId="79A910E5" w14:textId="77777777" w:rsidR="00160114" w:rsidRPr="00EC76D5" w:rsidRDefault="00160114" w:rsidP="00160114">
      <w:pPr>
        <w:pStyle w:val="Code"/>
      </w:pPr>
      <w:r w:rsidRPr="00EC76D5">
        <w:t xml:space="preserve">    boolean pop = !useResult(tree);</w:t>
      </w:r>
    </w:p>
    <w:p w14:paraId="65FA0D3C" w14:textId="77777777" w:rsidR="00160114" w:rsidRPr="00EC76D5" w:rsidRDefault="00160114" w:rsidP="00160114">
      <w:pPr>
        <w:pStyle w:val="Code"/>
      </w:pPr>
      <w:r w:rsidRPr="00EC76D5">
        <w:t xml:space="preserve">    addMiddleCode(MiddleOperator.FloatingToIntegral, pop, resultSymbol, null);</w:t>
      </w:r>
    </w:p>
    <w:p w14:paraId="44DAB44D" w14:textId="77777777" w:rsidR="00160114" w:rsidRPr="00EC76D5" w:rsidRDefault="00160114" w:rsidP="00160114">
      <w:pPr>
        <w:pStyle w:val="Code"/>
      </w:pPr>
      <w:r w:rsidRPr="00EC76D5">
        <w:t xml:space="preserve">    return resultSymbol;</w:t>
      </w:r>
    </w:p>
    <w:p w14:paraId="1543D155" w14:textId="77777777" w:rsidR="00160114" w:rsidRPr="00EC76D5" w:rsidRDefault="00160114" w:rsidP="00160114">
      <w:pPr>
        <w:pStyle w:val="Code"/>
      </w:pPr>
      <w:r w:rsidRPr="00EC76D5">
        <w:t xml:space="preserve">  }</w:t>
      </w:r>
    </w:p>
    <w:p w14:paraId="65C257CF" w14:textId="77777777" w:rsidR="00160114" w:rsidRPr="00EC76D5" w:rsidRDefault="00160114" w:rsidP="00160114">
      <w:pPr>
        <w:pStyle w:val="Code"/>
      </w:pPr>
    </w:p>
    <w:p w14:paraId="6BAF874C" w14:textId="77777777" w:rsidR="00160114" w:rsidRPr="00EC76D5" w:rsidRDefault="00160114" w:rsidP="00160114">
      <w:pPr>
        <w:pStyle w:val="Code"/>
      </w:pPr>
      <w:r w:rsidRPr="00EC76D5">
        <w:t xml:space="preserve">  private static Symbol ZeroIntegerSymbol =</w:t>
      </w:r>
    </w:p>
    <w:p w14:paraId="47E66C6A" w14:textId="77777777" w:rsidR="00160114" w:rsidRPr="00EC76D5" w:rsidRDefault="00160114" w:rsidP="00160114">
      <w:pPr>
        <w:pStyle w:val="Code"/>
      </w:pPr>
      <w:r w:rsidRPr="00EC76D5">
        <w:t xml:space="preserve">             Symbol.createValueSymbol(Type.SignedIntegerType, BigInteger.ZERO);</w:t>
      </w:r>
    </w:p>
    <w:p w14:paraId="6DD9F772" w14:textId="77777777" w:rsidR="00160114" w:rsidRPr="00EC76D5" w:rsidRDefault="00160114" w:rsidP="00160114">
      <w:pPr>
        <w:pStyle w:val="Code"/>
      </w:pPr>
      <w:r w:rsidRPr="00EC76D5">
        <w:t xml:space="preserve">  private static Symbol ZeroDoubleSymbol =</w:t>
      </w:r>
    </w:p>
    <w:p w14:paraId="5DF6C18E" w14:textId="77777777" w:rsidR="00160114" w:rsidRPr="00EC76D5" w:rsidRDefault="00160114" w:rsidP="00160114">
      <w:pPr>
        <w:pStyle w:val="Code"/>
      </w:pPr>
      <w:r w:rsidRPr="00EC76D5">
        <w:t xml:space="preserve">             Symbol.createValueSymbol(Type.DoubleType, BigDecimal.ZERO);</w:t>
      </w:r>
    </w:p>
    <w:p w14:paraId="5E6C4937" w14:textId="77777777" w:rsidR="00160114" w:rsidRPr="00EC76D5" w:rsidRDefault="00160114" w:rsidP="00160114">
      <w:pPr>
        <w:pStyle w:val="Code"/>
      </w:pPr>
      <w:r w:rsidRPr="00EC76D5">
        <w:t xml:space="preserve">  private static Symbol OneIntegerSymbol =</w:t>
      </w:r>
    </w:p>
    <w:p w14:paraId="7B419AA5" w14:textId="77777777" w:rsidR="00160114" w:rsidRPr="00EC76D5" w:rsidRDefault="00160114" w:rsidP="00160114">
      <w:pPr>
        <w:pStyle w:val="Code"/>
      </w:pPr>
      <w:r w:rsidRPr="00EC76D5">
        <w:t xml:space="preserve">             Symbol.createValueSymbol(Type.SignedIntegerType, BigInteger.ONE);</w:t>
      </w:r>
    </w:p>
    <w:p w14:paraId="1ED699B7" w14:textId="77777777" w:rsidR="00160114" w:rsidRPr="00EC76D5" w:rsidRDefault="00160114" w:rsidP="00160114">
      <w:pPr>
        <w:pStyle w:val="Code"/>
      </w:pPr>
    </w:p>
    <w:p w14:paraId="29D3B901" w14:textId="77777777" w:rsidR="00160114" w:rsidRPr="00EC76D5" w:rsidRDefault="00160114" w:rsidP="00160114">
      <w:pPr>
        <w:pStyle w:val="Code"/>
      </w:pPr>
      <w:r w:rsidRPr="00EC76D5">
        <w:t xml:space="preserve">  public Symbol generateLogicalToIntegralExpression(SyntaxTree tree) {</w:t>
      </w:r>
    </w:p>
    <w:p w14:paraId="3A6D25B1" w14:textId="77777777" w:rsidR="00160114" w:rsidRPr="00EC76D5" w:rsidRDefault="00160114" w:rsidP="00160114">
      <w:pPr>
        <w:pStyle w:val="Code"/>
      </w:pPr>
      <w:r w:rsidRPr="00EC76D5">
        <w:t xml:space="preserve">    Symbol symbol = generateExpression(tree.getChild(0));</w:t>
      </w:r>
    </w:p>
    <w:p w14:paraId="084BD856" w14:textId="77777777" w:rsidR="00160114" w:rsidRPr="00EC76D5" w:rsidRDefault="00160114" w:rsidP="00160114">
      <w:pPr>
        <w:pStyle w:val="Code"/>
      </w:pPr>
      <w:r w:rsidRPr="00EC76D5">
        <w:t xml:space="preserve">    Symbol resultSymbol = Symbol.createSolidSymbol(tree.getType());</w:t>
      </w:r>
    </w:p>
    <w:p w14:paraId="60B71755" w14:textId="77777777" w:rsidR="00160114" w:rsidRPr="00EC76D5" w:rsidRDefault="00160114" w:rsidP="00160114">
      <w:pPr>
        <w:pStyle w:val="Code"/>
      </w:pPr>
      <w:r w:rsidRPr="00EC76D5">
        <w:t xml:space="preserve">    //resultSymbol.addToSymbolTable();</w:t>
      </w:r>
    </w:p>
    <w:p w14:paraId="6B070BA4" w14:textId="77777777" w:rsidR="00160114" w:rsidRPr="00EC76D5" w:rsidRDefault="00160114" w:rsidP="00160114">
      <w:pPr>
        <w:pStyle w:val="Code"/>
      </w:pPr>
      <w:r w:rsidRPr="00EC76D5">
        <w:t xml:space="preserve">    Main.CurrentTable.addSymbol(resultSymbol);</w:t>
      </w:r>
    </w:p>
    <w:p w14:paraId="085684C6" w14:textId="77777777" w:rsidR="00160114" w:rsidRPr="00EC76D5" w:rsidRDefault="00160114" w:rsidP="00160114">
      <w:pPr>
        <w:pStyle w:val="Code"/>
      </w:pPr>
    </w:p>
    <w:p w14:paraId="7A304C82" w14:textId="77777777" w:rsidR="00160114" w:rsidRPr="00EC76D5" w:rsidRDefault="00160114" w:rsidP="00160114">
      <w:pPr>
        <w:pStyle w:val="Code"/>
      </w:pPr>
      <w:r w:rsidRPr="00EC76D5">
        <w:t xml:space="preserve">    backpatch(symbol.getType().getTrueSet());</w:t>
      </w:r>
    </w:p>
    <w:p w14:paraId="29F41A5A" w14:textId="77777777" w:rsidR="00160114" w:rsidRPr="00EC76D5" w:rsidRDefault="00160114" w:rsidP="00160114">
      <w:pPr>
        <w:pStyle w:val="Code"/>
      </w:pPr>
      <w:r w:rsidRPr="00EC76D5">
        <w:t xml:space="preserve">    addMiddleCode(MiddleOperator.Assign, null, resultSymbol, OneIntegerSymbol);</w:t>
      </w:r>
    </w:p>
    <w:p w14:paraId="14A3C3BE" w14:textId="77777777" w:rsidR="00160114" w:rsidRPr="00EC76D5" w:rsidRDefault="00160114" w:rsidP="00160114">
      <w:pPr>
        <w:pStyle w:val="Code"/>
      </w:pPr>
      <w:r w:rsidRPr="00EC76D5">
        <w:t xml:space="preserve">    addMiddleCode(MiddleOperator.Goto, m_middleCodeList.size() + 2, null,null);</w:t>
      </w:r>
    </w:p>
    <w:p w14:paraId="699909B7" w14:textId="77777777" w:rsidR="00160114" w:rsidRPr="00EC76D5" w:rsidRDefault="00160114" w:rsidP="00160114">
      <w:pPr>
        <w:pStyle w:val="Code"/>
      </w:pPr>
      <w:r w:rsidRPr="00EC76D5">
        <w:t xml:space="preserve">    backpatch(symbol.getType().getFalseSet());</w:t>
      </w:r>
    </w:p>
    <w:p w14:paraId="2F16AC70" w14:textId="77777777" w:rsidR="00160114" w:rsidRPr="00EC76D5" w:rsidRDefault="00160114" w:rsidP="00160114">
      <w:pPr>
        <w:pStyle w:val="Code"/>
      </w:pPr>
      <w:r w:rsidRPr="00EC76D5">
        <w:t xml:space="preserve">    addMiddleCode(MiddleOperator.Assign, null, resultSymbol,ZeroIntegerSymbol);</w:t>
      </w:r>
    </w:p>
    <w:p w14:paraId="13E2214D" w14:textId="77777777" w:rsidR="00160114" w:rsidRPr="00EC76D5" w:rsidRDefault="00160114" w:rsidP="00160114">
      <w:pPr>
        <w:pStyle w:val="Code"/>
      </w:pPr>
      <w:r w:rsidRPr="00EC76D5">
        <w:t xml:space="preserve">    </w:t>
      </w:r>
    </w:p>
    <w:p w14:paraId="65244DEE" w14:textId="77777777" w:rsidR="00160114" w:rsidRPr="00EC76D5" w:rsidRDefault="00160114" w:rsidP="00160114">
      <w:pPr>
        <w:pStyle w:val="Code"/>
      </w:pPr>
      <w:r w:rsidRPr="00EC76D5">
        <w:t xml:space="preserve">    return resultSymbol;</w:t>
      </w:r>
    </w:p>
    <w:p w14:paraId="3CCE7DD3" w14:textId="77777777" w:rsidR="00160114" w:rsidRPr="00EC76D5" w:rsidRDefault="00160114" w:rsidP="00160114">
      <w:pPr>
        <w:pStyle w:val="Code"/>
      </w:pPr>
      <w:r w:rsidRPr="00EC76D5">
        <w:t xml:space="preserve">  }</w:t>
      </w:r>
    </w:p>
    <w:p w14:paraId="58BDE3BD" w14:textId="77777777" w:rsidR="00160114" w:rsidRPr="00EC76D5" w:rsidRDefault="00160114" w:rsidP="00160114">
      <w:pPr>
        <w:pStyle w:val="Code"/>
      </w:pPr>
    </w:p>
    <w:p w14:paraId="07D6AC92" w14:textId="77777777" w:rsidR="00160114" w:rsidRPr="00EC76D5" w:rsidRDefault="00160114" w:rsidP="00160114">
      <w:pPr>
        <w:pStyle w:val="Code"/>
      </w:pPr>
      <w:r w:rsidRPr="00EC76D5">
        <w:t xml:space="preserve">  public Symbol generateArithmeticToLogicalExpression(SyntaxTree tree) {</w:t>
      </w:r>
    </w:p>
    <w:p w14:paraId="51A70786" w14:textId="77777777" w:rsidR="00160114" w:rsidRPr="00EC76D5" w:rsidRDefault="00160114" w:rsidP="00160114">
      <w:pPr>
        <w:pStyle w:val="Code"/>
      </w:pPr>
      <w:r w:rsidRPr="00EC76D5">
        <w:t xml:space="preserve">    Symbol symbol = generateExpression(tree.getChild(0));</w:t>
      </w:r>
    </w:p>
    <w:p w14:paraId="0FD87926" w14:textId="77777777" w:rsidR="00160114" w:rsidRPr="00EC76D5" w:rsidRDefault="00160114" w:rsidP="00160114">
      <w:pPr>
        <w:pStyle w:val="Code"/>
      </w:pPr>
      <w:r w:rsidRPr="00EC76D5">
        <w:lastRenderedPageBreak/>
        <w:t xml:space="preserve">    Set&lt;Integer&gt; trueSet = new ListSet(m_middleCodeList.size());</w:t>
      </w:r>
    </w:p>
    <w:p w14:paraId="7EAC55A2" w14:textId="77777777" w:rsidR="00160114" w:rsidRPr="00EC76D5" w:rsidRDefault="00160114" w:rsidP="00160114">
      <w:pPr>
        <w:pStyle w:val="Code"/>
      </w:pPr>
      <w:r w:rsidRPr="00EC76D5">
        <w:t xml:space="preserve">    </w:t>
      </w:r>
    </w:p>
    <w:p w14:paraId="345E15D9" w14:textId="77777777" w:rsidR="00160114" w:rsidRPr="00EC76D5" w:rsidRDefault="00160114" w:rsidP="00160114">
      <w:pPr>
        <w:pStyle w:val="Code"/>
      </w:pPr>
      <w:r w:rsidRPr="00EC76D5">
        <w:t xml:space="preserve">    Symbol zeroSymbol = symbol.getType().isIntegralOrPointer() ?</w:t>
      </w:r>
    </w:p>
    <w:p w14:paraId="1878F230" w14:textId="77777777" w:rsidR="00160114" w:rsidRPr="00EC76D5" w:rsidRDefault="00160114" w:rsidP="00160114">
      <w:pPr>
        <w:pStyle w:val="Code"/>
      </w:pPr>
      <w:r w:rsidRPr="00EC76D5">
        <w:t xml:space="preserve">                        ZeroIntegerSymbol : ZeroDoubleSymbol;</w:t>
      </w:r>
    </w:p>
    <w:p w14:paraId="72EFD26F" w14:textId="77777777" w:rsidR="00160114" w:rsidRPr="00EC76D5" w:rsidRDefault="00160114" w:rsidP="00160114">
      <w:pPr>
        <w:pStyle w:val="Code"/>
      </w:pPr>
      <w:r w:rsidRPr="00EC76D5">
        <w:t xml:space="preserve">    addMiddleCode(MiddleOperator.NotEqual, null, symbol, zeroSymbol);</w:t>
      </w:r>
    </w:p>
    <w:p w14:paraId="7568D299" w14:textId="77777777" w:rsidR="00160114" w:rsidRPr="00EC76D5" w:rsidRDefault="00160114" w:rsidP="00160114">
      <w:pPr>
        <w:pStyle w:val="Code"/>
      </w:pPr>
    </w:p>
    <w:p w14:paraId="51643589" w14:textId="77777777" w:rsidR="00160114" w:rsidRPr="00EC76D5" w:rsidRDefault="00160114" w:rsidP="00160114">
      <w:pPr>
        <w:pStyle w:val="Code"/>
      </w:pPr>
      <w:r w:rsidRPr="00EC76D5">
        <w:t xml:space="preserve">    Set&lt;Integer&gt; falseSet = new ListSet(m_middleCodeList.size());</w:t>
      </w:r>
    </w:p>
    <w:p w14:paraId="0C66AFA6" w14:textId="77777777" w:rsidR="00160114" w:rsidRPr="00EC76D5" w:rsidRDefault="00160114" w:rsidP="00160114">
      <w:pPr>
        <w:pStyle w:val="Code"/>
      </w:pPr>
      <w:r w:rsidRPr="00EC76D5">
        <w:t xml:space="preserve">    addMiddleCode(MiddleOperator.Goto);</w:t>
      </w:r>
    </w:p>
    <w:p w14:paraId="5A6D35D7" w14:textId="77777777" w:rsidR="00160114" w:rsidRPr="00EC76D5" w:rsidRDefault="00160114" w:rsidP="00160114">
      <w:pPr>
        <w:pStyle w:val="Code"/>
      </w:pPr>
    </w:p>
    <w:p w14:paraId="2AB75E56" w14:textId="77777777" w:rsidR="00160114" w:rsidRPr="00EC76D5" w:rsidRDefault="00160114" w:rsidP="00160114">
      <w:pPr>
        <w:pStyle w:val="Code"/>
      </w:pPr>
      <w:r w:rsidRPr="00EC76D5">
        <w:t xml:space="preserve">    return Symbol.createLogicalSymbol(trueSet, falseSet);</w:t>
      </w:r>
    </w:p>
    <w:p w14:paraId="57AACBED" w14:textId="77777777" w:rsidR="00160114" w:rsidRPr="00EC76D5" w:rsidRDefault="00160114" w:rsidP="00160114">
      <w:pPr>
        <w:pStyle w:val="Code"/>
      </w:pPr>
      <w:r w:rsidRPr="00EC76D5">
        <w:t xml:space="preserve">  }</w:t>
      </w:r>
    </w:p>
    <w:p w14:paraId="4E5E3643" w14:textId="77777777" w:rsidR="00160114" w:rsidRPr="00EC76D5" w:rsidRDefault="00160114" w:rsidP="00160114">
      <w:pPr>
        <w:pStyle w:val="Code"/>
      </w:pPr>
    </w:p>
    <w:p w14:paraId="0F548927" w14:textId="77777777" w:rsidR="00160114" w:rsidRPr="00EC76D5" w:rsidRDefault="00160114" w:rsidP="00160114">
      <w:pPr>
        <w:pStyle w:val="Code"/>
      </w:pPr>
      <w:r w:rsidRPr="00EC76D5">
        <w:t xml:space="preserve">  public Symbol generateFunctionToPointerExpression(SyntaxTree tree) {</w:t>
      </w:r>
    </w:p>
    <w:p w14:paraId="391E445B" w14:textId="77777777" w:rsidR="00160114" w:rsidRPr="00EC76D5" w:rsidRDefault="00160114" w:rsidP="00160114">
      <w:pPr>
        <w:pStyle w:val="Code"/>
      </w:pPr>
      <w:r w:rsidRPr="00EC76D5">
        <w:t xml:space="preserve">    Symbol symbol = generateExpression(tree.getChild(0));</w:t>
      </w:r>
    </w:p>
    <w:p w14:paraId="593130D2" w14:textId="77777777" w:rsidR="00160114" w:rsidRPr="00EC76D5" w:rsidRDefault="00160114" w:rsidP="00160114">
      <w:pPr>
        <w:pStyle w:val="Code"/>
      </w:pPr>
      <w:r w:rsidRPr="00EC76D5">
        <w:t xml:space="preserve">    return symbol;</w:t>
      </w:r>
    </w:p>
    <w:p w14:paraId="4F2AD95B" w14:textId="77777777" w:rsidR="00160114" w:rsidRPr="00EC76D5" w:rsidRDefault="00160114" w:rsidP="00160114">
      <w:pPr>
        <w:pStyle w:val="Code"/>
      </w:pPr>
      <w:r w:rsidRPr="00EC76D5">
        <w:t xml:space="preserve">  }</w:t>
      </w:r>
    </w:p>
    <w:p w14:paraId="39E15592" w14:textId="77777777" w:rsidR="00160114" w:rsidRPr="00EC76D5" w:rsidRDefault="00160114" w:rsidP="00160114">
      <w:pPr>
        <w:pStyle w:val="Code"/>
      </w:pPr>
    </w:p>
    <w:p w14:paraId="149C8FE4" w14:textId="77777777" w:rsidR="00160114" w:rsidRPr="00EC76D5" w:rsidRDefault="00160114" w:rsidP="00160114">
      <w:pPr>
        <w:pStyle w:val="Code"/>
      </w:pPr>
      <w:r w:rsidRPr="00EC76D5">
        <w:t xml:space="preserve">  public Symbol generateArrayToPointerExpression(SyntaxTree tree) {</w:t>
      </w:r>
    </w:p>
    <w:p w14:paraId="5548ED1A" w14:textId="77777777" w:rsidR="00160114" w:rsidRPr="00EC76D5" w:rsidRDefault="00160114" w:rsidP="00160114">
      <w:pPr>
        <w:pStyle w:val="Code"/>
      </w:pPr>
      <w:r w:rsidRPr="00EC76D5">
        <w:t xml:space="preserve">    Symbol symbol = generateExpression(tree.getChild(0));</w:t>
      </w:r>
    </w:p>
    <w:p w14:paraId="69BCDF07" w14:textId="77777777" w:rsidR="00160114" w:rsidRPr="00EC76D5" w:rsidRDefault="00160114" w:rsidP="00160114">
      <w:pPr>
        <w:pStyle w:val="Code"/>
      </w:pPr>
      <w:r w:rsidRPr="00EC76D5">
        <w:t xml:space="preserve">    return symbol;</w:t>
      </w:r>
    </w:p>
    <w:p w14:paraId="0DC4EE8E" w14:textId="77777777" w:rsidR="00160114" w:rsidRPr="00EC76D5" w:rsidRDefault="00160114" w:rsidP="00160114">
      <w:pPr>
        <w:pStyle w:val="Code"/>
      </w:pPr>
      <w:r w:rsidRPr="00EC76D5">
        <w:t xml:space="preserve">  }</w:t>
      </w:r>
    </w:p>
    <w:p w14:paraId="57007D59" w14:textId="77777777" w:rsidR="00160114" w:rsidRPr="00EC76D5" w:rsidRDefault="00160114" w:rsidP="00160114">
      <w:pPr>
        <w:pStyle w:val="Code"/>
      </w:pPr>
      <w:r w:rsidRPr="00EC76D5">
        <w:t xml:space="preserve">  </w:t>
      </w:r>
    </w:p>
    <w:p w14:paraId="48D5AF46" w14:textId="77777777" w:rsidR="00160114" w:rsidRPr="00EC76D5" w:rsidRDefault="00160114" w:rsidP="00160114">
      <w:pPr>
        <w:pStyle w:val="Code"/>
      </w:pPr>
      <w:r w:rsidRPr="00EC76D5">
        <w:t xml:space="preserve">  public Symbol generateStringToPointerExpression(SyntaxTree tree) {</w:t>
      </w:r>
    </w:p>
    <w:p w14:paraId="48B1F881" w14:textId="77777777" w:rsidR="00160114" w:rsidRPr="00EC76D5" w:rsidRDefault="00160114" w:rsidP="00160114">
      <w:pPr>
        <w:pStyle w:val="Code"/>
      </w:pPr>
      <w:r w:rsidRPr="00EC76D5">
        <w:t xml:space="preserve">    Symbol symbol = generateExpression(tree.getChild(0));</w:t>
      </w:r>
    </w:p>
    <w:p w14:paraId="6E97522A" w14:textId="77777777" w:rsidR="00160114" w:rsidRPr="00EC76D5" w:rsidRDefault="00160114" w:rsidP="00160114">
      <w:pPr>
        <w:pStyle w:val="Code"/>
      </w:pPr>
      <w:r w:rsidRPr="00EC76D5">
        <w:t xml:space="preserve">    return symbol;</w:t>
      </w:r>
    </w:p>
    <w:p w14:paraId="3E380547" w14:textId="77777777" w:rsidR="00160114" w:rsidRPr="00EC76D5" w:rsidRDefault="00160114" w:rsidP="00160114">
      <w:pPr>
        <w:pStyle w:val="Code"/>
      </w:pPr>
      <w:r w:rsidRPr="00EC76D5">
        <w:t xml:space="preserve">  }</w:t>
      </w:r>
    </w:p>
    <w:p w14:paraId="062F3D8D" w14:textId="77777777" w:rsidR="00160114" w:rsidRPr="00EC76D5" w:rsidRDefault="00160114" w:rsidP="00160114">
      <w:pPr>
        <w:pStyle w:val="Code"/>
      </w:pPr>
    </w:p>
    <w:p w14:paraId="5D590C02" w14:textId="77777777" w:rsidR="00160114" w:rsidRPr="00EC76D5" w:rsidRDefault="00160114" w:rsidP="00160114">
      <w:pPr>
        <w:pStyle w:val="Code"/>
      </w:pPr>
      <w:r w:rsidRPr="00EC76D5">
        <w:t xml:space="preserve">  public Symbol generateConditionalExpression(SyntaxTree tree) {</w:t>
      </w:r>
    </w:p>
    <w:p w14:paraId="3C2E9500" w14:textId="77777777" w:rsidR="00160114" w:rsidRPr="00EC76D5" w:rsidRDefault="00160114" w:rsidP="00160114">
      <w:pPr>
        <w:pStyle w:val="Code"/>
      </w:pPr>
      <w:r w:rsidRPr="00EC76D5">
        <w:t xml:space="preserve">    Symbol testSymbol = generateExpression(tree.getChild(0));</w:t>
      </w:r>
    </w:p>
    <w:p w14:paraId="6216E688" w14:textId="77777777" w:rsidR="00160114" w:rsidRPr="00EC76D5" w:rsidRDefault="00160114" w:rsidP="00160114">
      <w:pPr>
        <w:pStyle w:val="Code"/>
      </w:pPr>
      <w:r w:rsidRPr="00EC76D5">
        <w:t xml:space="preserve">    backpatch(testSymbol.getType().getTrueSet());</w:t>
      </w:r>
    </w:p>
    <w:p w14:paraId="2396DED4" w14:textId="77777777" w:rsidR="00160114" w:rsidRPr="00EC76D5" w:rsidRDefault="00160114" w:rsidP="00160114">
      <w:pPr>
        <w:pStyle w:val="Code"/>
      </w:pPr>
    </w:p>
    <w:p w14:paraId="6DEF224F" w14:textId="77777777" w:rsidR="00160114" w:rsidRPr="00EC76D5" w:rsidRDefault="00160114" w:rsidP="00160114">
      <w:pPr>
        <w:pStyle w:val="Code"/>
      </w:pPr>
      <w:r w:rsidRPr="00EC76D5">
        <w:t xml:space="preserve">    boolean pop = !useResult(tree);</w:t>
      </w:r>
    </w:p>
    <w:p w14:paraId="0A0432DA" w14:textId="77777777" w:rsidR="00160114" w:rsidRPr="00EC76D5" w:rsidRDefault="00160114" w:rsidP="00160114">
      <w:pPr>
        <w:pStyle w:val="Code"/>
      </w:pPr>
      <w:r w:rsidRPr="00EC76D5">
        <w:t xml:space="preserve">    Symbol trueSymbol = generateExpression(tree.getChild(1));</w:t>
      </w:r>
    </w:p>
    <w:p w14:paraId="5E1F9C4D" w14:textId="77777777" w:rsidR="00160114" w:rsidRPr="00EC76D5" w:rsidRDefault="00160114" w:rsidP="00160114">
      <w:pPr>
        <w:pStyle w:val="Code"/>
      </w:pPr>
      <w:r w:rsidRPr="00EC76D5">
        <w:t xml:space="preserve">    Symbol resultSymbol = Symbol.createSolidSymbol(tree.getType());</w:t>
      </w:r>
    </w:p>
    <w:p w14:paraId="7DBC1E45" w14:textId="77777777" w:rsidR="00160114" w:rsidRPr="00EC76D5" w:rsidRDefault="00160114" w:rsidP="00160114">
      <w:pPr>
        <w:pStyle w:val="Code"/>
      </w:pPr>
      <w:r w:rsidRPr="00EC76D5">
        <w:t xml:space="preserve">    //resultSymbol.addToSymbolTable();</w:t>
      </w:r>
    </w:p>
    <w:p w14:paraId="34E23747" w14:textId="77777777" w:rsidR="00160114" w:rsidRPr="00EC76D5" w:rsidRDefault="00160114" w:rsidP="00160114">
      <w:pPr>
        <w:pStyle w:val="Code"/>
      </w:pPr>
      <w:r w:rsidRPr="00EC76D5">
        <w:t xml:space="preserve">    Main.CurrentTable.addSymbol(resultSymbol);</w:t>
      </w:r>
    </w:p>
    <w:p w14:paraId="656F5C28" w14:textId="77777777" w:rsidR="00160114" w:rsidRPr="00EC76D5" w:rsidRDefault="00160114" w:rsidP="00160114">
      <w:pPr>
        <w:pStyle w:val="Code"/>
      </w:pPr>
      <w:r w:rsidRPr="00EC76D5">
        <w:t xml:space="preserve">    </w:t>
      </w:r>
    </w:p>
    <w:p w14:paraId="7C2F61AA" w14:textId="77777777" w:rsidR="00160114" w:rsidRPr="00EC76D5" w:rsidRDefault="00160114" w:rsidP="00160114">
      <w:pPr>
        <w:pStyle w:val="Code"/>
      </w:pPr>
      <w:r w:rsidRPr="00EC76D5">
        <w:t xml:space="preserve">    if (!resultSymbol.getType().isFloating()) {</w:t>
      </w:r>
    </w:p>
    <w:p w14:paraId="40C2AF9E" w14:textId="77777777" w:rsidR="00160114" w:rsidRPr="00EC76D5" w:rsidRDefault="00160114" w:rsidP="00160114">
      <w:pPr>
        <w:pStyle w:val="Code"/>
      </w:pPr>
      <w:r w:rsidRPr="00EC76D5">
        <w:t xml:space="preserve">      addMiddleCode(MiddleOperator.Assign, pop, resultSymbol, trueSymbol);</w:t>
      </w:r>
    </w:p>
    <w:p w14:paraId="07D819CB" w14:textId="77777777" w:rsidR="00160114" w:rsidRPr="00EC76D5" w:rsidRDefault="00160114" w:rsidP="00160114">
      <w:pPr>
        <w:pStyle w:val="Code"/>
      </w:pPr>
      <w:r w:rsidRPr="00EC76D5">
        <w:t xml:space="preserve">    }</w:t>
      </w:r>
    </w:p>
    <w:p w14:paraId="0862289D" w14:textId="77777777" w:rsidR="00160114" w:rsidRPr="00EC76D5" w:rsidRDefault="00160114" w:rsidP="00160114">
      <w:pPr>
        <w:pStyle w:val="Code"/>
      </w:pPr>
      <w:r w:rsidRPr="00EC76D5">
        <w:t xml:space="preserve">    </w:t>
      </w:r>
    </w:p>
    <w:p w14:paraId="38BCB46D" w14:textId="77777777" w:rsidR="00160114" w:rsidRPr="00EC76D5" w:rsidRDefault="00160114" w:rsidP="00160114">
      <w:pPr>
        <w:pStyle w:val="Code"/>
      </w:pPr>
      <w:r w:rsidRPr="00EC76D5">
        <w:t xml:space="preserve">    int gotoLineNo = m_middleCodeList.size();</w:t>
      </w:r>
    </w:p>
    <w:p w14:paraId="3A628593" w14:textId="77777777" w:rsidR="00160114" w:rsidRPr="00EC76D5" w:rsidRDefault="00160114" w:rsidP="00160114">
      <w:pPr>
        <w:pStyle w:val="Code"/>
      </w:pPr>
      <w:r w:rsidRPr="00EC76D5">
        <w:t xml:space="preserve">    addMiddleCode(MiddleOperator.Goto);</w:t>
      </w:r>
    </w:p>
    <w:p w14:paraId="70AB3948" w14:textId="77777777" w:rsidR="00160114" w:rsidRPr="00EC76D5" w:rsidRDefault="00160114" w:rsidP="00160114">
      <w:pPr>
        <w:pStyle w:val="Code"/>
      </w:pPr>
      <w:r w:rsidRPr="00EC76D5">
        <w:t xml:space="preserve">    </w:t>
      </w:r>
    </w:p>
    <w:p w14:paraId="73C17A09" w14:textId="77777777" w:rsidR="00160114" w:rsidRPr="00EC76D5" w:rsidRDefault="00160114" w:rsidP="00160114">
      <w:pPr>
        <w:pStyle w:val="Code"/>
      </w:pPr>
      <w:r w:rsidRPr="00EC76D5">
        <w:t xml:space="preserve">    backpatch(testSymbol.getType().getFalseSet());</w:t>
      </w:r>
    </w:p>
    <w:p w14:paraId="6073A746" w14:textId="77777777" w:rsidR="00160114" w:rsidRPr="00EC76D5" w:rsidRDefault="00160114" w:rsidP="00160114">
      <w:pPr>
        <w:pStyle w:val="Code"/>
      </w:pPr>
      <w:r w:rsidRPr="00EC76D5">
        <w:t xml:space="preserve">    Symbol falseSymbol = generateExpression(tree.getChild(2));</w:t>
      </w:r>
    </w:p>
    <w:p w14:paraId="4FE519F2" w14:textId="77777777" w:rsidR="00160114" w:rsidRPr="00EC76D5" w:rsidRDefault="00160114" w:rsidP="00160114">
      <w:pPr>
        <w:pStyle w:val="Code"/>
      </w:pPr>
    </w:p>
    <w:p w14:paraId="232139E0" w14:textId="77777777" w:rsidR="00160114" w:rsidRPr="00EC76D5" w:rsidRDefault="00160114" w:rsidP="00160114">
      <w:pPr>
        <w:pStyle w:val="Code"/>
      </w:pPr>
      <w:r w:rsidRPr="00EC76D5">
        <w:t xml:space="preserve">    if (!resultSymbol.getType().isFloating()) {</w:t>
      </w:r>
    </w:p>
    <w:p w14:paraId="4CB5FB80" w14:textId="77777777" w:rsidR="00160114" w:rsidRPr="00EC76D5" w:rsidRDefault="00160114" w:rsidP="00160114">
      <w:pPr>
        <w:pStyle w:val="Code"/>
      </w:pPr>
      <w:r w:rsidRPr="00EC76D5">
        <w:t xml:space="preserve">      addMiddleCode(MiddleOperator.Assign, pop, resultSymbol, falseSymbol);</w:t>
      </w:r>
    </w:p>
    <w:p w14:paraId="7C7E2F05" w14:textId="77777777" w:rsidR="00160114" w:rsidRPr="00EC76D5" w:rsidRDefault="00160114" w:rsidP="00160114">
      <w:pPr>
        <w:pStyle w:val="Code"/>
      </w:pPr>
      <w:r w:rsidRPr="00EC76D5">
        <w:t xml:space="preserve">    }</w:t>
      </w:r>
    </w:p>
    <w:p w14:paraId="0FDEC4A3" w14:textId="77777777" w:rsidR="00160114" w:rsidRPr="00EC76D5" w:rsidRDefault="00160114" w:rsidP="00160114">
      <w:pPr>
        <w:pStyle w:val="Code"/>
      </w:pPr>
    </w:p>
    <w:p w14:paraId="702A5164" w14:textId="77777777" w:rsidR="00160114" w:rsidRPr="00EC76D5" w:rsidRDefault="00160114" w:rsidP="00160114">
      <w:pPr>
        <w:pStyle w:val="Code"/>
      </w:pPr>
      <w:r w:rsidRPr="00EC76D5">
        <w:t xml:space="preserve">    backpatch(gotoLineNo);</w:t>
      </w:r>
    </w:p>
    <w:p w14:paraId="228161AA" w14:textId="77777777" w:rsidR="00160114" w:rsidRPr="00EC76D5" w:rsidRDefault="00160114" w:rsidP="00160114">
      <w:pPr>
        <w:pStyle w:val="Code"/>
      </w:pPr>
      <w:r w:rsidRPr="00EC76D5">
        <w:t xml:space="preserve">    return resultSymbol;</w:t>
      </w:r>
    </w:p>
    <w:p w14:paraId="588C85CE" w14:textId="77777777" w:rsidR="00160114" w:rsidRPr="00EC76D5" w:rsidRDefault="00160114" w:rsidP="00160114">
      <w:pPr>
        <w:pStyle w:val="Code"/>
      </w:pPr>
      <w:r w:rsidRPr="00EC76D5">
        <w:t xml:space="preserve">  }</w:t>
      </w:r>
    </w:p>
    <w:p w14:paraId="21F621E1" w14:textId="77777777" w:rsidR="00160114" w:rsidRPr="00EC76D5" w:rsidRDefault="00160114" w:rsidP="00160114">
      <w:pPr>
        <w:pStyle w:val="Code"/>
      </w:pPr>
      <w:r w:rsidRPr="00EC76D5">
        <w:t xml:space="preserve">  </w:t>
      </w:r>
    </w:p>
    <w:p w14:paraId="7A7E79BE" w14:textId="77777777" w:rsidR="00160114" w:rsidRPr="00EC76D5" w:rsidRDefault="00160114" w:rsidP="00160114">
      <w:pPr>
        <w:pStyle w:val="Code"/>
      </w:pPr>
      <w:r w:rsidRPr="00EC76D5">
        <w:t xml:space="preserve">  public Symbol generateLogicalAndExpression(SyntaxTree tree) {</w:t>
      </w:r>
    </w:p>
    <w:p w14:paraId="61117963" w14:textId="77777777" w:rsidR="00160114" w:rsidRPr="00EC76D5" w:rsidRDefault="00160114" w:rsidP="00160114">
      <w:pPr>
        <w:pStyle w:val="Code"/>
      </w:pPr>
      <w:r w:rsidRPr="00EC76D5">
        <w:t xml:space="preserve">    Symbol leftSymbol = generateExpression(tree.getChild(0));</w:t>
      </w:r>
    </w:p>
    <w:p w14:paraId="766AC578" w14:textId="77777777" w:rsidR="00160114" w:rsidRPr="00EC76D5" w:rsidRDefault="00160114" w:rsidP="00160114">
      <w:pPr>
        <w:pStyle w:val="Code"/>
      </w:pPr>
      <w:r w:rsidRPr="00EC76D5">
        <w:lastRenderedPageBreak/>
        <w:t xml:space="preserve">    backpatch(leftSymbol.getType().getTrueSet());</w:t>
      </w:r>
    </w:p>
    <w:p w14:paraId="79268C1E" w14:textId="77777777" w:rsidR="00160114" w:rsidRPr="00EC76D5" w:rsidRDefault="00160114" w:rsidP="00160114">
      <w:pPr>
        <w:pStyle w:val="Code"/>
      </w:pPr>
      <w:r w:rsidRPr="00EC76D5">
        <w:t xml:space="preserve">    </w:t>
      </w:r>
    </w:p>
    <w:p w14:paraId="56DA6118" w14:textId="77777777" w:rsidR="00160114" w:rsidRPr="00EC76D5" w:rsidRDefault="00160114" w:rsidP="00160114">
      <w:pPr>
        <w:pStyle w:val="Code"/>
      </w:pPr>
      <w:r w:rsidRPr="00EC76D5">
        <w:t xml:space="preserve">    Symbol rightSymbol = generateExpression(tree.getChild(1));</w:t>
      </w:r>
    </w:p>
    <w:p w14:paraId="12CBBBD9" w14:textId="77777777" w:rsidR="00160114" w:rsidRPr="00EC76D5" w:rsidRDefault="00160114" w:rsidP="00160114">
      <w:pPr>
        <w:pStyle w:val="Code"/>
      </w:pPr>
      <w:r w:rsidRPr="00EC76D5">
        <w:t xml:space="preserve">    Set&lt;Integer&gt; falseSet = leftSymbol.getType().getFalseSet();    </w:t>
      </w:r>
    </w:p>
    <w:p w14:paraId="2CF23D6A" w14:textId="77777777" w:rsidR="00160114" w:rsidRPr="00EC76D5" w:rsidRDefault="00160114" w:rsidP="00160114">
      <w:pPr>
        <w:pStyle w:val="Code"/>
      </w:pPr>
      <w:r w:rsidRPr="00EC76D5">
        <w:t xml:space="preserve">    falseSet.addAll(rightSymbol.getType().getFalseSet());</w:t>
      </w:r>
    </w:p>
    <w:p w14:paraId="642ACD38" w14:textId="77777777" w:rsidR="00160114" w:rsidRPr="00EC76D5" w:rsidRDefault="00160114" w:rsidP="00160114">
      <w:pPr>
        <w:pStyle w:val="Code"/>
      </w:pPr>
      <w:r w:rsidRPr="00EC76D5">
        <w:t xml:space="preserve">    </w:t>
      </w:r>
    </w:p>
    <w:p w14:paraId="590FC2A5" w14:textId="77777777" w:rsidR="00160114" w:rsidRPr="00EC76D5" w:rsidRDefault="00160114" w:rsidP="00160114">
      <w:pPr>
        <w:pStyle w:val="Code"/>
      </w:pPr>
      <w:r w:rsidRPr="00EC76D5">
        <w:t xml:space="preserve">    return Symbol.createLogicalSymbol(rightSymbol.getType().getTrueSet(),</w:t>
      </w:r>
    </w:p>
    <w:p w14:paraId="4CAB23F5" w14:textId="77777777" w:rsidR="00160114" w:rsidRPr="00EC76D5" w:rsidRDefault="00160114" w:rsidP="00160114">
      <w:pPr>
        <w:pStyle w:val="Code"/>
      </w:pPr>
      <w:r w:rsidRPr="00EC76D5">
        <w:t xml:space="preserve">                                      falseSet);</w:t>
      </w:r>
    </w:p>
    <w:p w14:paraId="5C8F5D0C" w14:textId="77777777" w:rsidR="00160114" w:rsidRPr="00EC76D5" w:rsidRDefault="00160114" w:rsidP="00160114">
      <w:pPr>
        <w:pStyle w:val="Code"/>
      </w:pPr>
      <w:r w:rsidRPr="00EC76D5">
        <w:t xml:space="preserve">  }</w:t>
      </w:r>
    </w:p>
    <w:p w14:paraId="02F1768C" w14:textId="77777777" w:rsidR="00160114" w:rsidRPr="00EC76D5" w:rsidRDefault="00160114" w:rsidP="00160114">
      <w:pPr>
        <w:pStyle w:val="Code"/>
      </w:pPr>
      <w:r w:rsidRPr="00EC76D5">
        <w:t xml:space="preserve">  </w:t>
      </w:r>
    </w:p>
    <w:p w14:paraId="045D7C87" w14:textId="77777777" w:rsidR="00160114" w:rsidRPr="00EC76D5" w:rsidRDefault="00160114" w:rsidP="00160114">
      <w:pPr>
        <w:pStyle w:val="Code"/>
      </w:pPr>
      <w:r w:rsidRPr="00EC76D5">
        <w:t xml:space="preserve">  public Symbol generateLogicalOrExpression(SyntaxTree tree) {</w:t>
      </w:r>
    </w:p>
    <w:p w14:paraId="117F0C35" w14:textId="77777777" w:rsidR="00160114" w:rsidRPr="00EC76D5" w:rsidRDefault="00160114" w:rsidP="00160114">
      <w:pPr>
        <w:pStyle w:val="Code"/>
      </w:pPr>
      <w:r w:rsidRPr="00EC76D5">
        <w:t xml:space="preserve">    Symbol leftSymbol = generateExpression(tree.getChild(0));</w:t>
      </w:r>
    </w:p>
    <w:p w14:paraId="52040A76" w14:textId="77777777" w:rsidR="00160114" w:rsidRPr="00EC76D5" w:rsidRDefault="00160114" w:rsidP="00160114">
      <w:pPr>
        <w:pStyle w:val="Code"/>
      </w:pPr>
      <w:r w:rsidRPr="00EC76D5">
        <w:t xml:space="preserve">    backpatch(leftSymbol.getType().getFalseSet());</w:t>
      </w:r>
    </w:p>
    <w:p w14:paraId="00122AD3" w14:textId="77777777" w:rsidR="00160114" w:rsidRPr="00EC76D5" w:rsidRDefault="00160114" w:rsidP="00160114">
      <w:pPr>
        <w:pStyle w:val="Code"/>
      </w:pPr>
      <w:r w:rsidRPr="00EC76D5">
        <w:t xml:space="preserve">    Symbol rightSymbol = generateExpression(tree.getChild(1));</w:t>
      </w:r>
    </w:p>
    <w:p w14:paraId="54018345" w14:textId="77777777" w:rsidR="00160114" w:rsidRPr="00EC76D5" w:rsidRDefault="00160114" w:rsidP="00160114">
      <w:pPr>
        <w:pStyle w:val="Code"/>
      </w:pPr>
      <w:r w:rsidRPr="00EC76D5">
        <w:t xml:space="preserve">    </w:t>
      </w:r>
    </w:p>
    <w:p w14:paraId="5915C4C2" w14:textId="77777777" w:rsidR="00160114" w:rsidRPr="00EC76D5" w:rsidRDefault="00160114" w:rsidP="00160114">
      <w:pPr>
        <w:pStyle w:val="Code"/>
      </w:pPr>
      <w:r w:rsidRPr="00EC76D5">
        <w:t xml:space="preserve">    Set&lt;Integer&gt; trueSet = leftSymbol.getType().getTrueSet();</w:t>
      </w:r>
    </w:p>
    <w:p w14:paraId="332A3406" w14:textId="77777777" w:rsidR="00160114" w:rsidRPr="00EC76D5" w:rsidRDefault="00160114" w:rsidP="00160114">
      <w:pPr>
        <w:pStyle w:val="Code"/>
      </w:pPr>
      <w:r w:rsidRPr="00EC76D5">
        <w:t xml:space="preserve">    trueSet.addAll(rightSymbol.getType().getTrueSet());</w:t>
      </w:r>
    </w:p>
    <w:p w14:paraId="751A9315" w14:textId="77777777" w:rsidR="00160114" w:rsidRPr="00EC76D5" w:rsidRDefault="00160114" w:rsidP="00160114">
      <w:pPr>
        <w:pStyle w:val="Code"/>
      </w:pPr>
      <w:r w:rsidRPr="00EC76D5">
        <w:t xml:space="preserve">    return Symbol.createLogicalSymbol(trueSet,</w:t>
      </w:r>
    </w:p>
    <w:p w14:paraId="178982B8" w14:textId="77777777" w:rsidR="00160114" w:rsidRPr="00EC76D5" w:rsidRDefault="00160114" w:rsidP="00160114">
      <w:pPr>
        <w:pStyle w:val="Code"/>
      </w:pPr>
      <w:r w:rsidRPr="00EC76D5">
        <w:t xml:space="preserve">                                      rightSymbol.getType().getFalseSet());</w:t>
      </w:r>
    </w:p>
    <w:p w14:paraId="11688A83" w14:textId="77777777" w:rsidR="00160114" w:rsidRPr="00EC76D5" w:rsidRDefault="00160114" w:rsidP="00160114">
      <w:pPr>
        <w:pStyle w:val="Code"/>
      </w:pPr>
      <w:r w:rsidRPr="00EC76D5">
        <w:t xml:space="preserve">  }</w:t>
      </w:r>
    </w:p>
    <w:p w14:paraId="729689DF" w14:textId="77777777" w:rsidR="00160114" w:rsidRPr="00EC76D5" w:rsidRDefault="00160114" w:rsidP="00160114">
      <w:pPr>
        <w:pStyle w:val="Code"/>
      </w:pPr>
    </w:p>
    <w:p w14:paraId="14341864" w14:textId="77777777" w:rsidR="00160114" w:rsidRPr="00EC76D5" w:rsidRDefault="00160114" w:rsidP="00160114">
      <w:pPr>
        <w:pStyle w:val="Code"/>
      </w:pPr>
      <w:r w:rsidRPr="00EC76D5">
        <w:t xml:space="preserve">  public Symbol generateLogicalNotExpression(SyntaxTree tree) {</w:t>
      </w:r>
    </w:p>
    <w:p w14:paraId="2D9868DB" w14:textId="77777777" w:rsidR="00160114" w:rsidRPr="00EC76D5" w:rsidRDefault="00160114" w:rsidP="00160114">
      <w:pPr>
        <w:pStyle w:val="Code"/>
      </w:pPr>
      <w:r w:rsidRPr="00EC76D5">
        <w:t xml:space="preserve">    Symbol symbol = generateExpression(tree.getChild(0));</w:t>
      </w:r>
    </w:p>
    <w:p w14:paraId="4AFB59B2" w14:textId="77777777" w:rsidR="00160114" w:rsidRPr="00EC76D5" w:rsidRDefault="00160114" w:rsidP="00160114">
      <w:pPr>
        <w:pStyle w:val="Code"/>
      </w:pPr>
      <w:r w:rsidRPr="00EC76D5">
        <w:t xml:space="preserve">    return Symbol.createLogicalSymbol(symbol.getType().getFalseSet(),</w:t>
      </w:r>
    </w:p>
    <w:p w14:paraId="27ACEE16" w14:textId="77777777" w:rsidR="00160114" w:rsidRPr="00EC76D5" w:rsidRDefault="00160114" w:rsidP="00160114">
      <w:pPr>
        <w:pStyle w:val="Code"/>
      </w:pPr>
      <w:r w:rsidRPr="00EC76D5">
        <w:t xml:space="preserve">                                      symbol.getType().getTrueSet());</w:t>
      </w:r>
    </w:p>
    <w:p w14:paraId="30369577" w14:textId="77777777" w:rsidR="00160114" w:rsidRPr="00EC76D5" w:rsidRDefault="00160114" w:rsidP="00160114">
      <w:pPr>
        <w:pStyle w:val="Code"/>
      </w:pPr>
      <w:r w:rsidRPr="00EC76D5">
        <w:t xml:space="preserve">  }</w:t>
      </w:r>
    </w:p>
    <w:p w14:paraId="3910B70B" w14:textId="77777777" w:rsidR="00160114" w:rsidRPr="00EC76D5" w:rsidRDefault="00160114" w:rsidP="00160114">
      <w:pPr>
        <w:pStyle w:val="Code"/>
      </w:pPr>
    </w:p>
    <w:p w14:paraId="514AFF68" w14:textId="77777777" w:rsidR="00160114" w:rsidRPr="00EC76D5" w:rsidRDefault="00160114" w:rsidP="00160114">
      <w:pPr>
        <w:pStyle w:val="Code"/>
      </w:pPr>
      <w:r w:rsidRPr="00EC76D5">
        <w:t xml:space="preserve">  public Symbol generateRelationalExpression(SyntaxTree tree) {</w:t>
      </w:r>
    </w:p>
    <w:p w14:paraId="45350D86" w14:textId="77777777" w:rsidR="00160114" w:rsidRPr="00EC76D5" w:rsidRDefault="00160114" w:rsidP="00160114">
      <w:pPr>
        <w:pStyle w:val="Code"/>
      </w:pPr>
      <w:r w:rsidRPr="00EC76D5">
        <w:t xml:space="preserve">    Symbol leftSymbol = generateExpression(tree.getChild(0));</w:t>
      </w:r>
    </w:p>
    <w:p w14:paraId="1F54B83B" w14:textId="77777777" w:rsidR="00160114" w:rsidRPr="00EC76D5" w:rsidRDefault="00160114" w:rsidP="00160114">
      <w:pPr>
        <w:pStyle w:val="Code"/>
      </w:pPr>
      <w:r w:rsidRPr="00EC76D5">
        <w:t xml:space="preserve">    Symbol rightSymbol = generateExpression(tree.getChild(1));</w:t>
      </w:r>
    </w:p>
    <w:p w14:paraId="102C6E27" w14:textId="77777777" w:rsidR="00160114" w:rsidRPr="00EC76D5" w:rsidRDefault="00160114" w:rsidP="00160114">
      <w:pPr>
        <w:pStyle w:val="Code"/>
      </w:pPr>
      <w:r w:rsidRPr="00EC76D5">
        <w:t xml:space="preserve">    </w:t>
      </w:r>
    </w:p>
    <w:p w14:paraId="138A82EC" w14:textId="77777777" w:rsidR="00160114" w:rsidRPr="00EC76D5" w:rsidRDefault="00160114" w:rsidP="00160114">
      <w:pPr>
        <w:pStyle w:val="Code"/>
      </w:pPr>
      <w:r w:rsidRPr="00EC76D5">
        <w:t xml:space="preserve">    Set&lt;Integer&gt; trueSet = new ListSet(m_middleCodeList.size());</w:t>
      </w:r>
    </w:p>
    <w:p w14:paraId="43CD466A" w14:textId="77777777" w:rsidR="00160114" w:rsidRPr="00EC76D5" w:rsidRDefault="00160114" w:rsidP="00160114">
      <w:pPr>
        <w:pStyle w:val="Code"/>
      </w:pPr>
      <w:r w:rsidRPr="00EC76D5">
        <w:t xml:space="preserve">    addMiddleCode(tree.getOperator(), null, leftSymbol, rightSymbol);</w:t>
      </w:r>
    </w:p>
    <w:p w14:paraId="35133091" w14:textId="77777777" w:rsidR="00160114" w:rsidRPr="00EC76D5" w:rsidRDefault="00160114" w:rsidP="00160114">
      <w:pPr>
        <w:pStyle w:val="Code"/>
      </w:pPr>
    </w:p>
    <w:p w14:paraId="3C3AFF45" w14:textId="77777777" w:rsidR="00160114" w:rsidRPr="00EC76D5" w:rsidRDefault="00160114" w:rsidP="00160114">
      <w:pPr>
        <w:pStyle w:val="Code"/>
      </w:pPr>
      <w:r w:rsidRPr="00EC76D5">
        <w:t xml:space="preserve">    Set&lt;Integer&gt; falseSet = new ListSet(m_middleCodeList.size());</w:t>
      </w:r>
    </w:p>
    <w:p w14:paraId="3E5FD6AE" w14:textId="77777777" w:rsidR="00160114" w:rsidRPr="00EC76D5" w:rsidRDefault="00160114" w:rsidP="00160114">
      <w:pPr>
        <w:pStyle w:val="Code"/>
      </w:pPr>
      <w:r w:rsidRPr="00EC76D5">
        <w:t xml:space="preserve">    addMiddleCode(MiddleOperator.Goto);</w:t>
      </w:r>
    </w:p>
    <w:p w14:paraId="7DBB982A" w14:textId="77777777" w:rsidR="00160114" w:rsidRPr="00EC76D5" w:rsidRDefault="00160114" w:rsidP="00160114">
      <w:pPr>
        <w:pStyle w:val="Code"/>
      </w:pPr>
    </w:p>
    <w:p w14:paraId="20C983FD" w14:textId="77777777" w:rsidR="00160114" w:rsidRPr="00EC76D5" w:rsidRDefault="00160114" w:rsidP="00160114">
      <w:pPr>
        <w:pStyle w:val="Code"/>
      </w:pPr>
      <w:r w:rsidRPr="00EC76D5">
        <w:t xml:space="preserve">    return Symbol.createLogicalSymbol(trueSet, falseSet);</w:t>
      </w:r>
    </w:p>
    <w:p w14:paraId="6DD936C8" w14:textId="77777777" w:rsidR="00160114" w:rsidRPr="00EC76D5" w:rsidRDefault="00160114" w:rsidP="00160114">
      <w:pPr>
        <w:pStyle w:val="Code"/>
      </w:pPr>
      <w:r w:rsidRPr="00EC76D5">
        <w:t xml:space="preserve">  }</w:t>
      </w:r>
    </w:p>
    <w:p w14:paraId="41178780" w14:textId="77777777" w:rsidR="00160114" w:rsidRPr="00EC76D5" w:rsidRDefault="00160114" w:rsidP="00160114">
      <w:pPr>
        <w:pStyle w:val="Code"/>
      </w:pPr>
      <w:r w:rsidRPr="00EC76D5">
        <w:t xml:space="preserve">  </w:t>
      </w:r>
    </w:p>
    <w:p w14:paraId="3EB60241" w14:textId="77777777" w:rsidR="00160114" w:rsidRPr="00EC76D5" w:rsidRDefault="00160114" w:rsidP="00160114">
      <w:pPr>
        <w:pStyle w:val="Code"/>
      </w:pPr>
      <w:r w:rsidRPr="00EC76D5">
        <w:t xml:space="preserve">  public Symbol generateArithmeticExpression(SyntaxTree tree) {</w:t>
      </w:r>
    </w:p>
    <w:p w14:paraId="67815FC3" w14:textId="77777777" w:rsidR="00160114" w:rsidRPr="00EC76D5" w:rsidRDefault="00160114" w:rsidP="00160114">
      <w:pPr>
        <w:pStyle w:val="Code"/>
      </w:pPr>
      <w:r w:rsidRPr="00EC76D5">
        <w:t xml:space="preserve">    Symbol leftSymbol = generateExpression(tree.getChild(0)),</w:t>
      </w:r>
    </w:p>
    <w:p w14:paraId="6943A81C" w14:textId="77777777" w:rsidR="00160114" w:rsidRPr="00EC76D5" w:rsidRDefault="00160114" w:rsidP="00160114">
      <w:pPr>
        <w:pStyle w:val="Code"/>
      </w:pPr>
      <w:r w:rsidRPr="00EC76D5">
        <w:t xml:space="preserve">           rightSymbol = generateExpression(tree.getChild(1));</w:t>
      </w:r>
    </w:p>
    <w:p w14:paraId="63952611" w14:textId="77777777" w:rsidR="00160114" w:rsidRPr="00EC76D5" w:rsidRDefault="00160114" w:rsidP="00160114">
      <w:pPr>
        <w:pStyle w:val="Code"/>
      </w:pPr>
      <w:r w:rsidRPr="00EC76D5">
        <w:t xml:space="preserve">    Type leftType = leftSymbol.getType(), rightType = rightSymbol.getType();</w:t>
      </w:r>
    </w:p>
    <w:p w14:paraId="6BE24997" w14:textId="77777777" w:rsidR="00160114" w:rsidRPr="00EC76D5" w:rsidRDefault="00160114" w:rsidP="00160114">
      <w:pPr>
        <w:pStyle w:val="Code"/>
      </w:pPr>
      <w:r w:rsidRPr="00EC76D5">
        <w:t xml:space="preserve">    </w:t>
      </w:r>
    </w:p>
    <w:p w14:paraId="632E29E1" w14:textId="77777777" w:rsidR="00160114" w:rsidRPr="00EC76D5" w:rsidRDefault="00160114" w:rsidP="00160114">
      <w:pPr>
        <w:pStyle w:val="Code"/>
      </w:pPr>
      <w:r w:rsidRPr="00EC76D5">
        <w:t xml:space="preserve">    if (leftType.isPointerOrArray() &amp;&amp; rightType.isPointerOrArray() &amp;&amp;</w:t>
      </w:r>
    </w:p>
    <w:p w14:paraId="7D0978AC" w14:textId="77777777" w:rsidR="00160114" w:rsidRPr="00EC76D5" w:rsidRDefault="00160114" w:rsidP="00160114">
      <w:pPr>
        <w:pStyle w:val="Code"/>
      </w:pPr>
      <w:r w:rsidRPr="00EC76D5">
        <w:t xml:space="preserve">        (leftType.getPointerOrArrayType().getSize() &gt; 1)) {</w:t>
      </w:r>
    </w:p>
    <w:p w14:paraId="6F6759D0" w14:textId="77777777" w:rsidR="00160114" w:rsidRPr="00EC76D5" w:rsidRDefault="00160114" w:rsidP="00160114">
      <w:pPr>
        <w:pStyle w:val="Code"/>
      </w:pPr>
      <w:r w:rsidRPr="00EC76D5">
        <w:t xml:space="preserve">      Type pointerType = Type.createPointerType(leftType.getPointerOrArrayType());</w:t>
      </w:r>
    </w:p>
    <w:p w14:paraId="6AED802A" w14:textId="77777777" w:rsidR="00160114" w:rsidRPr="00EC76D5" w:rsidRDefault="00160114" w:rsidP="00160114">
      <w:pPr>
        <w:pStyle w:val="Code"/>
      </w:pPr>
      <w:r w:rsidRPr="00EC76D5">
        <w:t xml:space="preserve">      Symbol tempSymbol = Symbol.createTemporarySymbol(pointerType);</w:t>
      </w:r>
    </w:p>
    <w:p w14:paraId="345AB1FC" w14:textId="77777777" w:rsidR="00160114" w:rsidRPr="00EC76D5" w:rsidRDefault="00160114" w:rsidP="00160114">
      <w:pPr>
        <w:pStyle w:val="Code"/>
      </w:pPr>
      <w:r w:rsidRPr="00EC76D5">
        <w:t xml:space="preserve">      addMiddleCode(tree.getOperator(), tempSymbol, leftSymbol, rightSymbol);</w:t>
      </w:r>
    </w:p>
    <w:p w14:paraId="166AEB96" w14:textId="77777777" w:rsidR="00160114" w:rsidRPr="00EC76D5" w:rsidRDefault="00160114" w:rsidP="00160114">
      <w:pPr>
        <w:pStyle w:val="Code"/>
      </w:pPr>
      <w:r w:rsidRPr="00EC76D5">
        <w:t xml:space="preserve">      int typeSize = leftType.getPointerOrArrayType().getSize();</w:t>
      </w:r>
    </w:p>
    <w:p w14:paraId="1EDCA792" w14:textId="77777777" w:rsidR="00160114" w:rsidRPr="00EC76D5" w:rsidRDefault="00160114" w:rsidP="00160114">
      <w:pPr>
        <w:pStyle w:val="Code"/>
      </w:pPr>
      <w:r w:rsidRPr="00EC76D5">
        <w:t xml:space="preserve">      Symbol sizeSymbol = Symbol.createValueSymbol(Type.SignedIntegerType,</w:t>
      </w:r>
    </w:p>
    <w:p w14:paraId="121549DC" w14:textId="77777777" w:rsidR="00160114" w:rsidRPr="00EC76D5" w:rsidRDefault="00160114" w:rsidP="00160114">
      <w:pPr>
        <w:pStyle w:val="Code"/>
      </w:pPr>
      <w:r w:rsidRPr="00EC76D5">
        <w:t xml:space="preserve">                                            BigInteger.valueOf(typeSize));</w:t>
      </w:r>
    </w:p>
    <w:p w14:paraId="55BF2AC7" w14:textId="77777777" w:rsidR="00160114" w:rsidRPr="00EC76D5" w:rsidRDefault="00160114" w:rsidP="00160114">
      <w:pPr>
        <w:pStyle w:val="Code"/>
      </w:pPr>
      <w:r w:rsidRPr="00EC76D5">
        <w:t xml:space="preserve">      Symbol resultSymbol = Symbol.createTemporarySymbol(pointerType);</w:t>
      </w:r>
    </w:p>
    <w:p w14:paraId="21D8F46E" w14:textId="77777777" w:rsidR="00160114" w:rsidRPr="00EC76D5" w:rsidRDefault="00160114" w:rsidP="00160114">
      <w:pPr>
        <w:pStyle w:val="Code"/>
      </w:pPr>
      <w:r w:rsidRPr="00EC76D5">
        <w:t xml:space="preserve">      addMiddleCode(MiddleOperator.Divide, resultSymbol,</w:t>
      </w:r>
    </w:p>
    <w:p w14:paraId="1B25D52A" w14:textId="77777777" w:rsidR="00160114" w:rsidRPr="00EC76D5" w:rsidRDefault="00160114" w:rsidP="00160114">
      <w:pPr>
        <w:pStyle w:val="Code"/>
      </w:pPr>
      <w:r w:rsidRPr="00EC76D5">
        <w:t xml:space="preserve">                    tempSymbol, sizeSymbol);</w:t>
      </w:r>
    </w:p>
    <w:p w14:paraId="156F5E63" w14:textId="77777777" w:rsidR="00160114" w:rsidRPr="00EC76D5" w:rsidRDefault="00160114" w:rsidP="00160114">
      <w:pPr>
        <w:pStyle w:val="Code"/>
      </w:pPr>
      <w:r w:rsidRPr="00EC76D5">
        <w:lastRenderedPageBreak/>
        <w:t xml:space="preserve">      return resultSymbol;</w:t>
      </w:r>
    </w:p>
    <w:p w14:paraId="6C84C34B" w14:textId="77777777" w:rsidR="00160114" w:rsidRPr="00EC76D5" w:rsidRDefault="00160114" w:rsidP="00160114">
      <w:pPr>
        <w:pStyle w:val="Code"/>
      </w:pPr>
      <w:r w:rsidRPr="00EC76D5">
        <w:t xml:space="preserve">    }</w:t>
      </w:r>
    </w:p>
    <w:p w14:paraId="3C451174" w14:textId="77777777" w:rsidR="00160114" w:rsidRPr="00EC76D5" w:rsidRDefault="00160114" w:rsidP="00160114">
      <w:pPr>
        <w:pStyle w:val="Code"/>
      </w:pPr>
      <w:r w:rsidRPr="00EC76D5">
        <w:t xml:space="preserve">    else if (leftType.isPointerOrArray() &amp;&amp; rightType.isIntegral() &amp;&amp;</w:t>
      </w:r>
    </w:p>
    <w:p w14:paraId="40BB56B3" w14:textId="77777777" w:rsidR="00160114" w:rsidRPr="00EC76D5" w:rsidRDefault="00160114" w:rsidP="00160114">
      <w:pPr>
        <w:pStyle w:val="Code"/>
      </w:pPr>
      <w:r w:rsidRPr="00EC76D5">
        <w:t xml:space="preserve">             (leftType.getPointerOrArrayType().getSize() &gt; 1)) {</w:t>
      </w:r>
    </w:p>
    <w:p w14:paraId="6DF9D669" w14:textId="77777777" w:rsidR="00160114" w:rsidRPr="00EC76D5" w:rsidRDefault="00160114" w:rsidP="00160114">
      <w:pPr>
        <w:pStyle w:val="Code"/>
      </w:pPr>
      <w:r w:rsidRPr="00EC76D5">
        <w:t xml:space="preserve">      Type pointerType =</w:t>
      </w:r>
    </w:p>
    <w:p w14:paraId="24A35BA1" w14:textId="77777777" w:rsidR="00160114" w:rsidRPr="00EC76D5" w:rsidRDefault="00160114" w:rsidP="00160114">
      <w:pPr>
        <w:pStyle w:val="Code"/>
      </w:pPr>
      <w:r w:rsidRPr="00EC76D5">
        <w:t xml:space="preserve">        Type.createPointerType(leftType.getPointerOrArrayType());</w:t>
      </w:r>
    </w:p>
    <w:p w14:paraId="29FEEF1B" w14:textId="77777777" w:rsidR="00160114" w:rsidRPr="00EC76D5" w:rsidRDefault="00160114" w:rsidP="00160114">
      <w:pPr>
        <w:pStyle w:val="Code"/>
      </w:pPr>
      <w:r w:rsidRPr="00EC76D5">
        <w:t xml:space="preserve">      Symbol tempSymbol = Symbol.createTemporarySymbol(pointerType);</w:t>
      </w:r>
    </w:p>
    <w:p w14:paraId="34279A74" w14:textId="77777777" w:rsidR="00160114" w:rsidRPr="00EC76D5" w:rsidRDefault="00160114" w:rsidP="00160114">
      <w:pPr>
        <w:pStyle w:val="Code"/>
      </w:pPr>
      <w:r w:rsidRPr="00EC76D5">
        <w:t xml:space="preserve">      int typeSize = leftType.getPointerOrArrayType().getSize();</w:t>
      </w:r>
    </w:p>
    <w:p w14:paraId="6E5D1E18" w14:textId="77777777" w:rsidR="00160114" w:rsidRPr="00EC76D5" w:rsidRDefault="00160114" w:rsidP="00160114">
      <w:pPr>
        <w:pStyle w:val="Code"/>
      </w:pPr>
      <w:r w:rsidRPr="00EC76D5">
        <w:t xml:space="preserve">      Symbol sizeSymbol = Symbol.createValueSymbol(Type.SignedIntegerType,</w:t>
      </w:r>
    </w:p>
    <w:p w14:paraId="05586347" w14:textId="77777777" w:rsidR="00160114" w:rsidRPr="00EC76D5" w:rsidRDefault="00160114" w:rsidP="00160114">
      <w:pPr>
        <w:pStyle w:val="Code"/>
      </w:pPr>
      <w:r w:rsidRPr="00EC76D5">
        <w:t xml:space="preserve">                                            BigInteger.valueOf(typeSize));</w:t>
      </w:r>
    </w:p>
    <w:p w14:paraId="2AE54547" w14:textId="77777777" w:rsidR="00160114" w:rsidRPr="00EC76D5" w:rsidRDefault="00160114" w:rsidP="00160114">
      <w:pPr>
        <w:pStyle w:val="Code"/>
      </w:pPr>
      <w:r w:rsidRPr="00EC76D5">
        <w:t xml:space="preserve">      addMiddleCode(MiddleOperator.Multiply, tempSymbol,</w:t>
      </w:r>
    </w:p>
    <w:p w14:paraId="389F8E42" w14:textId="77777777" w:rsidR="00160114" w:rsidRPr="00EC76D5" w:rsidRDefault="00160114" w:rsidP="00160114">
      <w:pPr>
        <w:pStyle w:val="Code"/>
      </w:pPr>
      <w:r w:rsidRPr="00EC76D5">
        <w:t xml:space="preserve">                    rightSymbol, sizeSymbol);</w:t>
      </w:r>
    </w:p>
    <w:p w14:paraId="5C214F2B" w14:textId="77777777" w:rsidR="00160114" w:rsidRPr="00EC76D5" w:rsidRDefault="00160114" w:rsidP="00160114">
      <w:pPr>
        <w:pStyle w:val="Code"/>
      </w:pPr>
      <w:r w:rsidRPr="00EC76D5">
        <w:t xml:space="preserve">      Symbol resultSymbol = Symbol.createTemporarySymbol(pointerType);</w:t>
      </w:r>
    </w:p>
    <w:p w14:paraId="04E7129F" w14:textId="77777777" w:rsidR="00160114" w:rsidRPr="00EC76D5" w:rsidRDefault="00160114" w:rsidP="00160114">
      <w:pPr>
        <w:pStyle w:val="Code"/>
      </w:pPr>
      <w:r w:rsidRPr="00EC76D5">
        <w:t xml:space="preserve">      addMiddleCode(tree.getOperator(), resultSymbol, leftSymbol, tempSymbol);</w:t>
      </w:r>
    </w:p>
    <w:p w14:paraId="2FC203C0" w14:textId="77777777" w:rsidR="00160114" w:rsidRPr="00EC76D5" w:rsidRDefault="00160114" w:rsidP="00160114">
      <w:pPr>
        <w:pStyle w:val="Code"/>
      </w:pPr>
      <w:r w:rsidRPr="00EC76D5">
        <w:t xml:space="preserve">      return resultSymbol;</w:t>
      </w:r>
    </w:p>
    <w:p w14:paraId="4116BA1C" w14:textId="77777777" w:rsidR="00160114" w:rsidRPr="00EC76D5" w:rsidRDefault="00160114" w:rsidP="00160114">
      <w:pPr>
        <w:pStyle w:val="Code"/>
      </w:pPr>
      <w:r w:rsidRPr="00EC76D5">
        <w:t xml:space="preserve">    }</w:t>
      </w:r>
    </w:p>
    <w:p w14:paraId="1FEEAA74" w14:textId="77777777" w:rsidR="00160114" w:rsidRPr="00EC76D5" w:rsidRDefault="00160114" w:rsidP="00160114">
      <w:pPr>
        <w:pStyle w:val="Code"/>
      </w:pPr>
      <w:r w:rsidRPr="00EC76D5">
        <w:t xml:space="preserve">    else if (leftType.isIntegral() &amp;&amp; rightType.isPointerOrArray() &amp;&amp;</w:t>
      </w:r>
    </w:p>
    <w:p w14:paraId="220DD54C" w14:textId="77777777" w:rsidR="00160114" w:rsidRPr="00EC76D5" w:rsidRDefault="00160114" w:rsidP="00160114">
      <w:pPr>
        <w:pStyle w:val="Code"/>
      </w:pPr>
      <w:r w:rsidRPr="00EC76D5">
        <w:t xml:space="preserve">             (rightType.getPointerOrArrayType().getSize() &gt; 1)) {</w:t>
      </w:r>
    </w:p>
    <w:p w14:paraId="07BC7E15" w14:textId="77777777" w:rsidR="00160114" w:rsidRPr="00EC76D5" w:rsidRDefault="00160114" w:rsidP="00160114">
      <w:pPr>
        <w:pStyle w:val="Code"/>
      </w:pPr>
      <w:r w:rsidRPr="00EC76D5">
        <w:t xml:space="preserve">      Type pointerType =</w:t>
      </w:r>
    </w:p>
    <w:p w14:paraId="653DAB51" w14:textId="77777777" w:rsidR="00160114" w:rsidRPr="00EC76D5" w:rsidRDefault="00160114" w:rsidP="00160114">
      <w:pPr>
        <w:pStyle w:val="Code"/>
      </w:pPr>
      <w:r w:rsidRPr="00EC76D5">
        <w:t xml:space="preserve">        Type.createPointerType(leftType.getPointerOrArrayType());</w:t>
      </w:r>
    </w:p>
    <w:p w14:paraId="09E22B67" w14:textId="77777777" w:rsidR="00160114" w:rsidRPr="00EC76D5" w:rsidRDefault="00160114" w:rsidP="00160114">
      <w:pPr>
        <w:pStyle w:val="Code"/>
      </w:pPr>
      <w:r w:rsidRPr="00EC76D5">
        <w:t xml:space="preserve">      Symbol tempSymbol = Symbol.createTemporarySymbol(pointerType);</w:t>
      </w:r>
    </w:p>
    <w:p w14:paraId="44A7D440" w14:textId="77777777" w:rsidR="00160114" w:rsidRPr="00EC76D5" w:rsidRDefault="00160114" w:rsidP="00160114">
      <w:pPr>
        <w:pStyle w:val="Code"/>
      </w:pPr>
      <w:r w:rsidRPr="00EC76D5">
        <w:t xml:space="preserve">      int typeSize = rightType.getPointerType().getSize();</w:t>
      </w:r>
    </w:p>
    <w:p w14:paraId="7586802D" w14:textId="77777777" w:rsidR="00160114" w:rsidRPr="00EC76D5" w:rsidRDefault="00160114" w:rsidP="00160114">
      <w:pPr>
        <w:pStyle w:val="Code"/>
      </w:pPr>
      <w:r w:rsidRPr="00EC76D5">
        <w:t xml:space="preserve">      Symbol sizeSymbol = Symbol.createValueSymbol(Type.SignedIntegerType,</w:t>
      </w:r>
    </w:p>
    <w:p w14:paraId="43F031E3" w14:textId="77777777" w:rsidR="00160114" w:rsidRPr="00EC76D5" w:rsidRDefault="00160114" w:rsidP="00160114">
      <w:pPr>
        <w:pStyle w:val="Code"/>
      </w:pPr>
      <w:r w:rsidRPr="00EC76D5">
        <w:t xml:space="preserve">                                            BigInteger.valueOf(typeSize));</w:t>
      </w:r>
    </w:p>
    <w:p w14:paraId="70B6AEE6" w14:textId="77777777" w:rsidR="00160114" w:rsidRPr="00EC76D5" w:rsidRDefault="00160114" w:rsidP="00160114">
      <w:pPr>
        <w:pStyle w:val="Code"/>
      </w:pPr>
      <w:r w:rsidRPr="00EC76D5">
        <w:t xml:space="preserve">      addMiddleCode(MiddleOperator.Multiply, tempSymbol,</w:t>
      </w:r>
    </w:p>
    <w:p w14:paraId="2B609ACD" w14:textId="77777777" w:rsidR="00160114" w:rsidRPr="00EC76D5" w:rsidRDefault="00160114" w:rsidP="00160114">
      <w:pPr>
        <w:pStyle w:val="Code"/>
      </w:pPr>
      <w:r w:rsidRPr="00EC76D5">
        <w:t xml:space="preserve">                    leftSymbol, sizeSymbol);</w:t>
      </w:r>
    </w:p>
    <w:p w14:paraId="341F7E05" w14:textId="77777777" w:rsidR="00160114" w:rsidRPr="00EC76D5" w:rsidRDefault="00160114" w:rsidP="00160114">
      <w:pPr>
        <w:pStyle w:val="Code"/>
      </w:pPr>
      <w:r w:rsidRPr="00EC76D5">
        <w:t xml:space="preserve">      Symbol resultSymbol = Symbol.createTemporarySymbol(pointerType);</w:t>
      </w:r>
    </w:p>
    <w:p w14:paraId="37324D99" w14:textId="77777777" w:rsidR="00160114" w:rsidRPr="00EC76D5" w:rsidRDefault="00160114" w:rsidP="00160114">
      <w:pPr>
        <w:pStyle w:val="Code"/>
      </w:pPr>
      <w:r w:rsidRPr="00EC76D5">
        <w:t xml:space="preserve">      addMiddleCode(tree.getOperator(), resultSymbol, tempSymbol, rightSymbol);</w:t>
      </w:r>
    </w:p>
    <w:p w14:paraId="1FD7C0DF" w14:textId="77777777" w:rsidR="00160114" w:rsidRPr="00EC76D5" w:rsidRDefault="00160114" w:rsidP="00160114">
      <w:pPr>
        <w:pStyle w:val="Code"/>
      </w:pPr>
      <w:r w:rsidRPr="00EC76D5">
        <w:t xml:space="preserve">      return resultSymbol;</w:t>
      </w:r>
    </w:p>
    <w:p w14:paraId="330F0022" w14:textId="77777777" w:rsidR="00160114" w:rsidRPr="00EC76D5" w:rsidRDefault="00160114" w:rsidP="00160114">
      <w:pPr>
        <w:pStyle w:val="Code"/>
      </w:pPr>
      <w:r w:rsidRPr="00EC76D5">
        <w:t xml:space="preserve">    }</w:t>
      </w:r>
    </w:p>
    <w:p w14:paraId="6184D903" w14:textId="77777777" w:rsidR="00160114" w:rsidRPr="00EC76D5" w:rsidRDefault="00160114" w:rsidP="00160114">
      <w:pPr>
        <w:pStyle w:val="Code"/>
      </w:pPr>
      <w:r w:rsidRPr="00EC76D5">
        <w:t xml:space="preserve">    else {</w:t>
      </w:r>
    </w:p>
    <w:p w14:paraId="40863EED" w14:textId="77777777" w:rsidR="00160114" w:rsidRPr="00EC76D5" w:rsidRDefault="00160114" w:rsidP="00160114">
      <w:pPr>
        <w:pStyle w:val="Code"/>
      </w:pPr>
      <w:r w:rsidRPr="00EC76D5">
        <w:t xml:space="preserve">      Symbol resultSymbol = Symbol.createTemporarySymbol(tree.getType());</w:t>
      </w:r>
    </w:p>
    <w:p w14:paraId="7928E715" w14:textId="77777777" w:rsidR="00160114" w:rsidRPr="00EC76D5" w:rsidRDefault="00160114" w:rsidP="00160114">
      <w:pPr>
        <w:pStyle w:val="Code"/>
      </w:pPr>
      <w:r w:rsidRPr="00EC76D5">
        <w:t xml:space="preserve">      addMiddleCode(tree.getOperator(), resultSymbol, leftSymbol, rightSymbol);</w:t>
      </w:r>
    </w:p>
    <w:p w14:paraId="3135FA6E" w14:textId="77777777" w:rsidR="00160114" w:rsidRPr="00EC76D5" w:rsidRDefault="00160114" w:rsidP="00160114">
      <w:pPr>
        <w:pStyle w:val="Code"/>
      </w:pPr>
      <w:r w:rsidRPr="00EC76D5">
        <w:t xml:space="preserve">      return resultSymbol;</w:t>
      </w:r>
    </w:p>
    <w:p w14:paraId="7ED513B7" w14:textId="77777777" w:rsidR="00160114" w:rsidRPr="00EC76D5" w:rsidRDefault="00160114" w:rsidP="00160114">
      <w:pPr>
        <w:pStyle w:val="Code"/>
      </w:pPr>
      <w:r w:rsidRPr="00EC76D5">
        <w:t xml:space="preserve">    }    </w:t>
      </w:r>
    </w:p>
    <w:p w14:paraId="4F6257CE" w14:textId="77777777" w:rsidR="00160114" w:rsidRPr="00EC76D5" w:rsidRDefault="00160114" w:rsidP="00160114">
      <w:pPr>
        <w:pStyle w:val="Code"/>
      </w:pPr>
      <w:r w:rsidRPr="00EC76D5">
        <w:t xml:space="preserve">  }</w:t>
      </w:r>
    </w:p>
    <w:p w14:paraId="0ACF4B49" w14:textId="77777777" w:rsidR="00160114" w:rsidRPr="00EC76D5" w:rsidRDefault="00160114" w:rsidP="00160114">
      <w:pPr>
        <w:pStyle w:val="Code"/>
      </w:pPr>
    </w:p>
    <w:p w14:paraId="4D87F401" w14:textId="77777777" w:rsidR="00160114" w:rsidRPr="00EC76D5" w:rsidRDefault="00160114" w:rsidP="00160114">
      <w:pPr>
        <w:pStyle w:val="Code"/>
      </w:pPr>
      <w:r w:rsidRPr="00EC76D5">
        <w:t xml:space="preserve">  // ------------------------------------------------------------------------</w:t>
      </w:r>
    </w:p>
    <w:p w14:paraId="73A8A4F3" w14:textId="77777777" w:rsidR="00160114" w:rsidRPr="00EC76D5" w:rsidRDefault="00160114" w:rsidP="00160114">
      <w:pPr>
        <w:pStyle w:val="Code"/>
      </w:pPr>
      <w:r w:rsidRPr="00EC76D5">
        <w:t xml:space="preserve">  </w:t>
      </w:r>
    </w:p>
    <w:p w14:paraId="27CCEF45" w14:textId="77777777" w:rsidR="00160114" w:rsidRPr="00EC76D5" w:rsidRDefault="00160114" w:rsidP="00160114">
      <w:pPr>
        <w:pStyle w:val="Code"/>
      </w:pPr>
      <w:r w:rsidRPr="00EC76D5">
        <w:t xml:space="preserve">  public Symbol generateUnaryExpression(SyntaxTree tree){</w:t>
      </w:r>
    </w:p>
    <w:p w14:paraId="7C04009B" w14:textId="77777777" w:rsidR="00160114" w:rsidRPr="00EC76D5" w:rsidRDefault="00160114" w:rsidP="00160114">
      <w:pPr>
        <w:pStyle w:val="Code"/>
      </w:pPr>
      <w:r w:rsidRPr="00EC76D5">
        <w:t xml:space="preserve">    Symbol unarySymbol = generateExpression(tree.getChild(0));</w:t>
      </w:r>
    </w:p>
    <w:p w14:paraId="409832A5" w14:textId="77777777" w:rsidR="00160114" w:rsidRPr="00EC76D5" w:rsidRDefault="00160114" w:rsidP="00160114">
      <w:pPr>
        <w:pStyle w:val="Code"/>
      </w:pPr>
      <w:r w:rsidRPr="00EC76D5">
        <w:t xml:space="preserve">    Assert.error(unarySymbol.getStorage() != Storage.Register,</w:t>
      </w:r>
    </w:p>
    <w:p w14:paraId="29DBB2FE" w14:textId="77777777" w:rsidR="00160114" w:rsidRPr="00EC76D5" w:rsidRDefault="00160114" w:rsidP="00160114">
      <w:pPr>
        <w:pStyle w:val="Code"/>
      </w:pPr>
      <w:r w:rsidRPr="00EC76D5">
        <w:t xml:space="preserve">                 unarySymbol, "address of register storage not allowed");</w:t>
      </w:r>
    </w:p>
    <w:p w14:paraId="6C6E85F3" w14:textId="77777777" w:rsidR="00160114" w:rsidRPr="00EC76D5" w:rsidRDefault="00160114" w:rsidP="00160114">
      <w:pPr>
        <w:pStyle w:val="Code"/>
      </w:pPr>
      <w:r w:rsidRPr="00EC76D5">
        <w:t xml:space="preserve">    Symbol resultSymbol = Symbol.createTemporarySymbol(tree.getType());</w:t>
      </w:r>
    </w:p>
    <w:p w14:paraId="6715A6A6" w14:textId="77777777" w:rsidR="00160114" w:rsidRPr="00EC76D5" w:rsidRDefault="00160114" w:rsidP="00160114">
      <w:pPr>
        <w:pStyle w:val="Code"/>
      </w:pPr>
      <w:r w:rsidRPr="00EC76D5">
        <w:t xml:space="preserve">    addMiddleCode(tree.getOperator(), resultSymbol, unarySymbol);</w:t>
      </w:r>
    </w:p>
    <w:p w14:paraId="44A71362" w14:textId="77777777" w:rsidR="00160114" w:rsidRPr="00EC76D5" w:rsidRDefault="00160114" w:rsidP="00160114">
      <w:pPr>
        <w:pStyle w:val="Code"/>
      </w:pPr>
      <w:r w:rsidRPr="00EC76D5">
        <w:t xml:space="preserve">    return resultSymbol;</w:t>
      </w:r>
    </w:p>
    <w:p w14:paraId="589F71B7" w14:textId="77777777" w:rsidR="00160114" w:rsidRPr="00EC76D5" w:rsidRDefault="00160114" w:rsidP="00160114">
      <w:pPr>
        <w:pStyle w:val="Code"/>
      </w:pPr>
      <w:r w:rsidRPr="00EC76D5">
        <w:t xml:space="preserve">  }</w:t>
      </w:r>
    </w:p>
    <w:p w14:paraId="77DA4E85" w14:textId="77777777" w:rsidR="00160114" w:rsidRPr="00EC76D5" w:rsidRDefault="00160114" w:rsidP="00160114">
      <w:pPr>
        <w:pStyle w:val="Code"/>
      </w:pPr>
    </w:p>
    <w:p w14:paraId="0D034ABE" w14:textId="77777777" w:rsidR="00160114" w:rsidRPr="00EC76D5" w:rsidRDefault="00160114" w:rsidP="00160114">
      <w:pPr>
        <w:pStyle w:val="Code"/>
      </w:pPr>
      <w:r w:rsidRPr="00EC76D5">
        <w:t xml:space="preserve">  // x-&gt;y</w:t>
      </w:r>
    </w:p>
    <w:p w14:paraId="52570967" w14:textId="77777777" w:rsidR="00160114" w:rsidRPr="00EC76D5" w:rsidRDefault="00160114" w:rsidP="00160114">
      <w:pPr>
        <w:pStyle w:val="Code"/>
      </w:pPr>
      <w:r w:rsidRPr="00EC76D5">
        <w:t xml:space="preserve">  // (*x).y</w:t>
      </w:r>
    </w:p>
    <w:p w14:paraId="70109EF7" w14:textId="77777777" w:rsidR="00160114" w:rsidRPr="00EC76D5" w:rsidRDefault="00160114" w:rsidP="00160114">
      <w:pPr>
        <w:pStyle w:val="Code"/>
      </w:pPr>
      <w:r w:rsidRPr="00EC76D5">
        <w:t xml:space="preserve">  </w:t>
      </w:r>
    </w:p>
    <w:p w14:paraId="48AF4ECF" w14:textId="44EBA7A8" w:rsidR="00160114" w:rsidRPr="00EC76D5" w:rsidRDefault="00160114" w:rsidP="00160114">
      <w:pPr>
        <w:pStyle w:val="Code"/>
      </w:pPr>
      <w:r w:rsidRPr="00EC76D5">
        <w:t xml:space="preserve">  public Symbol generate</w:t>
      </w:r>
      <w:r w:rsidR="00B02345">
        <w:t>Dereference</w:t>
      </w:r>
      <w:r w:rsidRPr="00EC76D5">
        <w:t>Expression(SyntaxTree tree) {</w:t>
      </w:r>
    </w:p>
    <w:p w14:paraId="086F3664" w14:textId="527698A7" w:rsidR="00160114" w:rsidRPr="00EC76D5" w:rsidRDefault="00160114" w:rsidP="00160114">
      <w:pPr>
        <w:pStyle w:val="Code"/>
      </w:pPr>
      <w:r w:rsidRPr="00EC76D5">
        <w:t xml:space="preserve">    Symbol </w:t>
      </w:r>
      <w:r w:rsidR="00B02345">
        <w:t>dereference</w:t>
      </w:r>
      <w:r w:rsidRPr="00EC76D5">
        <w:t>Symbol = generateExpression(tree.getChild(0));</w:t>
      </w:r>
    </w:p>
    <w:p w14:paraId="2D864FFA" w14:textId="4EE4E8F7" w:rsidR="00160114" w:rsidRPr="00EC76D5" w:rsidRDefault="00160114" w:rsidP="00160114">
      <w:pPr>
        <w:pStyle w:val="Code"/>
      </w:pPr>
      <w:r w:rsidRPr="00EC76D5">
        <w:t xml:space="preserve">    Type baseType = </w:t>
      </w:r>
      <w:r w:rsidR="00B02345">
        <w:t>dereference</w:t>
      </w:r>
      <w:r w:rsidRPr="00EC76D5">
        <w:t>Symbol.getType().getPointerOrArrayType();</w:t>
      </w:r>
    </w:p>
    <w:p w14:paraId="14B705C3" w14:textId="77777777" w:rsidR="00160114" w:rsidRPr="00EC76D5" w:rsidRDefault="00160114" w:rsidP="00160114">
      <w:pPr>
        <w:pStyle w:val="Code"/>
      </w:pPr>
      <w:r w:rsidRPr="00EC76D5">
        <w:t xml:space="preserve">    Symbol resultSymbol = Symbol.createTemporarySymbol(baseType);</w:t>
      </w:r>
    </w:p>
    <w:p w14:paraId="4C64B872" w14:textId="6AD3F1EF" w:rsidR="00160114" w:rsidRPr="00EC76D5" w:rsidRDefault="00160114" w:rsidP="00160114">
      <w:pPr>
        <w:pStyle w:val="Code"/>
      </w:pPr>
      <w:r w:rsidRPr="00EC76D5">
        <w:lastRenderedPageBreak/>
        <w:t xml:space="preserve">    resultSymbol.setAddressSymbol(</w:t>
      </w:r>
      <w:r w:rsidR="00B02345">
        <w:t>dereference</w:t>
      </w:r>
      <w:r w:rsidRPr="00EC76D5">
        <w:t>Symbol);</w:t>
      </w:r>
    </w:p>
    <w:p w14:paraId="4F04C681" w14:textId="77777777" w:rsidR="00160114" w:rsidRPr="00EC76D5" w:rsidRDefault="00160114" w:rsidP="00160114">
      <w:pPr>
        <w:pStyle w:val="Code"/>
      </w:pPr>
      <w:r w:rsidRPr="00EC76D5">
        <w:t xml:space="preserve">    resultSymbol.setAddressOffset(0);</w:t>
      </w:r>
    </w:p>
    <w:p w14:paraId="05401B95" w14:textId="62059138" w:rsidR="00160114" w:rsidRPr="00EC76D5" w:rsidRDefault="00160114" w:rsidP="00160114">
      <w:pPr>
        <w:pStyle w:val="Code"/>
      </w:pPr>
      <w:r w:rsidRPr="00EC76D5">
        <w:t xml:space="preserve">    MiddleCode </w:t>
      </w:r>
      <w:r w:rsidR="00B02345">
        <w:t>dereference</w:t>
      </w:r>
      <w:r w:rsidRPr="00EC76D5">
        <w:t xml:space="preserve">Code = </w:t>
      </w:r>
    </w:p>
    <w:p w14:paraId="076ED902" w14:textId="5FA99F59" w:rsidR="00160114" w:rsidRPr="00EC76D5" w:rsidRDefault="00160114" w:rsidP="00160114">
      <w:pPr>
        <w:pStyle w:val="Code"/>
      </w:pPr>
      <w:r w:rsidRPr="00EC76D5">
        <w:t xml:space="preserve">      addMiddleCode(MiddleOperator.</w:t>
      </w:r>
      <w:r w:rsidR="00B02345">
        <w:t>Dereference</w:t>
      </w:r>
      <w:r w:rsidRPr="00EC76D5">
        <w:t xml:space="preserve">, 0, resultSymbol, </w:t>
      </w:r>
      <w:r w:rsidR="00B02345">
        <w:t>dereference</w:t>
      </w:r>
      <w:r w:rsidRPr="00EC76D5">
        <w:t>Symbol);</w:t>
      </w:r>
    </w:p>
    <w:p w14:paraId="4287C5D8" w14:textId="5301DA36" w:rsidR="00160114" w:rsidRPr="00EC76D5" w:rsidRDefault="00160114" w:rsidP="00160114">
      <w:pPr>
        <w:pStyle w:val="Code"/>
      </w:pPr>
      <w:r w:rsidRPr="00EC76D5">
        <w:t xml:space="preserve">    </w:t>
      </w:r>
      <w:r w:rsidR="00B02345">
        <w:t>dereference</w:t>
      </w:r>
      <w:r w:rsidRPr="00EC76D5">
        <w:t>Code.setRightValue(tree.isRightValue());</w:t>
      </w:r>
    </w:p>
    <w:p w14:paraId="6DBDB812" w14:textId="77777777" w:rsidR="00160114" w:rsidRPr="00EC76D5" w:rsidRDefault="00160114" w:rsidP="00160114">
      <w:pPr>
        <w:pStyle w:val="Code"/>
      </w:pPr>
      <w:r w:rsidRPr="00EC76D5">
        <w:t xml:space="preserve">    return resultSymbol;</w:t>
      </w:r>
    </w:p>
    <w:p w14:paraId="224B8B1E" w14:textId="77777777" w:rsidR="00160114" w:rsidRPr="00EC76D5" w:rsidRDefault="00160114" w:rsidP="00160114">
      <w:pPr>
        <w:pStyle w:val="Code"/>
      </w:pPr>
      <w:r w:rsidRPr="00EC76D5">
        <w:t xml:space="preserve">  }</w:t>
      </w:r>
    </w:p>
    <w:p w14:paraId="4724CC0C" w14:textId="77777777" w:rsidR="00160114" w:rsidRPr="00EC76D5" w:rsidRDefault="00160114" w:rsidP="00160114">
      <w:pPr>
        <w:pStyle w:val="Code"/>
      </w:pPr>
      <w:r w:rsidRPr="00EC76D5">
        <w:t xml:space="preserve">  </w:t>
      </w:r>
    </w:p>
    <w:p w14:paraId="69B4D381" w14:textId="77777777" w:rsidR="00160114" w:rsidRPr="00EC76D5" w:rsidRDefault="00160114" w:rsidP="00160114">
      <w:pPr>
        <w:pStyle w:val="Code"/>
      </w:pPr>
      <w:r w:rsidRPr="00EC76D5">
        <w:t xml:space="preserve">  public Symbol generateArrowExpression(SyntaxTree tree) {</w:t>
      </w:r>
    </w:p>
    <w:p w14:paraId="5922F253" w14:textId="77777777" w:rsidR="00160114" w:rsidRPr="00EC76D5" w:rsidRDefault="00160114" w:rsidP="00160114">
      <w:pPr>
        <w:pStyle w:val="Code"/>
      </w:pPr>
      <w:r w:rsidRPr="00EC76D5">
        <w:t xml:space="preserve">    Symbol pointerSymbol = generateExpression(tree.getChild(0));</w:t>
      </w:r>
    </w:p>
    <w:p w14:paraId="2CB73AA9" w14:textId="77777777" w:rsidR="00160114" w:rsidRPr="00EC76D5" w:rsidRDefault="00160114" w:rsidP="00160114">
      <w:pPr>
        <w:pStyle w:val="Code"/>
      </w:pPr>
      <w:r w:rsidRPr="00EC76D5">
        <w:t xml:space="preserve">    Symbol memberSymbol = generateExpression(tree.getChild(1));</w:t>
      </w:r>
    </w:p>
    <w:p w14:paraId="0C523D70" w14:textId="77777777" w:rsidR="00160114" w:rsidRPr="00EC76D5" w:rsidRDefault="00160114" w:rsidP="00160114">
      <w:pPr>
        <w:pStyle w:val="Code"/>
      </w:pPr>
      <w:r w:rsidRPr="00EC76D5">
        <w:t xml:space="preserve">    Symbol resultSymbol = Symbol.createTemporarySymbol(tree.getType());</w:t>
      </w:r>
    </w:p>
    <w:p w14:paraId="4A0BB592" w14:textId="77777777" w:rsidR="00160114" w:rsidRPr="00EC76D5" w:rsidRDefault="00160114" w:rsidP="00160114">
      <w:pPr>
        <w:pStyle w:val="Code"/>
      </w:pPr>
      <w:r w:rsidRPr="00EC76D5">
        <w:t xml:space="preserve">    resultSymbol.setAddressSymbol(pointerSymbol);</w:t>
      </w:r>
    </w:p>
    <w:p w14:paraId="3E41919C" w14:textId="77777777" w:rsidR="00160114" w:rsidRPr="00EC76D5" w:rsidRDefault="00160114" w:rsidP="00160114">
      <w:pPr>
        <w:pStyle w:val="Code"/>
      </w:pPr>
      <w:r w:rsidRPr="00EC76D5">
        <w:t xml:space="preserve">    int memberOffset = memberSymbol.getOffset();</w:t>
      </w:r>
    </w:p>
    <w:p w14:paraId="747BD2E7" w14:textId="77777777" w:rsidR="00160114" w:rsidRPr="00EC76D5" w:rsidRDefault="00160114" w:rsidP="00160114">
      <w:pPr>
        <w:pStyle w:val="Code"/>
      </w:pPr>
      <w:r w:rsidRPr="00EC76D5">
        <w:t xml:space="preserve">    resultSymbol.setAddressOffset(memberOffset);</w:t>
      </w:r>
    </w:p>
    <w:p w14:paraId="4D56E1D3" w14:textId="77777777" w:rsidR="00160114" w:rsidRPr="00EC76D5" w:rsidRDefault="00160114" w:rsidP="00160114">
      <w:pPr>
        <w:pStyle w:val="Code"/>
      </w:pPr>
      <w:r w:rsidRPr="00EC76D5">
        <w:t xml:space="preserve">    resultSymbol.setAddressSymbol(pointerSymbol);</w:t>
      </w:r>
    </w:p>
    <w:p w14:paraId="192249E0" w14:textId="77777777" w:rsidR="00160114" w:rsidRPr="00EC76D5" w:rsidRDefault="00160114" w:rsidP="00160114">
      <w:pPr>
        <w:pStyle w:val="Code"/>
      </w:pPr>
      <w:r w:rsidRPr="00EC76D5">
        <w:t xml:space="preserve">    MiddleCode arrowCode =</w:t>
      </w:r>
    </w:p>
    <w:p w14:paraId="5378D145" w14:textId="77777777" w:rsidR="00160114" w:rsidRPr="00EC76D5" w:rsidRDefault="00160114" w:rsidP="00160114">
      <w:pPr>
        <w:pStyle w:val="Code"/>
      </w:pPr>
      <w:r w:rsidRPr="00EC76D5">
        <w:t xml:space="preserve">      addMiddleCode(MiddleOperator.Arrow, memberOffset, resultSymbol, pointerSymbol);</w:t>
      </w:r>
    </w:p>
    <w:p w14:paraId="5D011510" w14:textId="77777777" w:rsidR="00160114" w:rsidRPr="00EC76D5" w:rsidRDefault="00160114" w:rsidP="00160114">
      <w:pPr>
        <w:pStyle w:val="Code"/>
      </w:pPr>
      <w:r w:rsidRPr="00EC76D5">
        <w:t xml:space="preserve">    arrowCode.setRightValue(tree.isRightValue());</w:t>
      </w:r>
    </w:p>
    <w:p w14:paraId="0D91EE38" w14:textId="77777777" w:rsidR="00160114" w:rsidRPr="00EC76D5" w:rsidRDefault="00160114" w:rsidP="00160114">
      <w:pPr>
        <w:pStyle w:val="Code"/>
      </w:pPr>
      <w:r w:rsidRPr="00EC76D5">
        <w:t xml:space="preserve">    return resultSymbol;</w:t>
      </w:r>
    </w:p>
    <w:p w14:paraId="326C80EF" w14:textId="77777777" w:rsidR="00160114" w:rsidRPr="00EC76D5" w:rsidRDefault="00160114" w:rsidP="00160114">
      <w:pPr>
        <w:pStyle w:val="Code"/>
      </w:pPr>
      <w:r w:rsidRPr="00EC76D5">
        <w:t xml:space="preserve">  }</w:t>
      </w:r>
    </w:p>
    <w:p w14:paraId="079B1935" w14:textId="77777777" w:rsidR="00160114" w:rsidRPr="00EC76D5" w:rsidRDefault="00160114" w:rsidP="00160114">
      <w:pPr>
        <w:pStyle w:val="Code"/>
      </w:pPr>
      <w:r w:rsidRPr="00EC76D5">
        <w:t xml:space="preserve">  </w:t>
      </w:r>
    </w:p>
    <w:p w14:paraId="37647259" w14:textId="77777777" w:rsidR="00333814" w:rsidRPr="00EC76D5" w:rsidRDefault="00333814" w:rsidP="00333814">
      <w:pPr>
        <w:pStyle w:val="Code"/>
      </w:pPr>
      <w:r w:rsidRPr="00EC76D5">
        <w:t xml:space="preserve">  public Symbol generatePrefixIncrementExpression(SyntaxTree tree) {</w:t>
      </w:r>
    </w:p>
    <w:p w14:paraId="2383A2B7" w14:textId="77777777" w:rsidR="00333814" w:rsidRPr="00EC76D5" w:rsidRDefault="00333814" w:rsidP="00333814">
      <w:pPr>
        <w:pStyle w:val="Code"/>
      </w:pPr>
      <w:r w:rsidRPr="00EC76D5">
        <w:t xml:space="preserve">    Symbol incSymbol = generateExpression(tree.getChild(0));</w:t>
      </w:r>
    </w:p>
    <w:p w14:paraId="0C060CEB" w14:textId="77777777" w:rsidR="00333814" w:rsidRPr="00EC76D5" w:rsidRDefault="00333814" w:rsidP="00333814">
      <w:pPr>
        <w:pStyle w:val="Code"/>
      </w:pPr>
      <w:r w:rsidRPr="00EC76D5">
        <w:t xml:space="preserve">    boolean use = useResult(tree);</w:t>
      </w:r>
    </w:p>
    <w:p w14:paraId="5F2A3CF4" w14:textId="77777777" w:rsidR="00333814" w:rsidRPr="00EC76D5" w:rsidRDefault="00333814" w:rsidP="00333814">
      <w:pPr>
        <w:pStyle w:val="Code"/>
      </w:pPr>
      <w:r w:rsidRPr="00EC76D5">
        <w:t xml:space="preserve">    addMiddleCode(tree.getOperator(), !use, null, incSymbol);</w:t>
      </w:r>
    </w:p>
    <w:p w14:paraId="050DF212" w14:textId="77777777" w:rsidR="006449CD" w:rsidRPr="00EC76D5" w:rsidRDefault="006449CD" w:rsidP="006449CD">
      <w:pPr>
        <w:pStyle w:val="Code"/>
      </w:pPr>
      <w:r w:rsidRPr="00EC76D5">
        <w:t xml:space="preserve">    BigInteger bitFieldMask = incSymbol.getType().getBitfieldMask();          </w:t>
      </w:r>
    </w:p>
    <w:p w14:paraId="030C4CA6" w14:textId="77777777" w:rsidR="006449CD" w:rsidRPr="00EC76D5" w:rsidRDefault="006449CD" w:rsidP="006449CD">
      <w:pPr>
        <w:pStyle w:val="Code"/>
      </w:pPr>
    </w:p>
    <w:p w14:paraId="14D7F378" w14:textId="77777777" w:rsidR="00E729F2" w:rsidRPr="00EC76D5" w:rsidRDefault="00E729F2" w:rsidP="00E729F2">
      <w:pPr>
        <w:pStyle w:val="Code"/>
      </w:pPr>
      <w:r w:rsidRPr="00EC76D5">
        <w:t xml:space="preserve">    if (bitFieldMask != null) {</w:t>
      </w:r>
    </w:p>
    <w:p w14:paraId="3BA3EDE7" w14:textId="77777777" w:rsidR="00E729F2" w:rsidRPr="00EC76D5" w:rsidRDefault="00E729F2" w:rsidP="00E729F2">
      <w:pPr>
        <w:pStyle w:val="Code"/>
      </w:pPr>
      <w:r w:rsidRPr="00EC76D5">
        <w:t xml:space="preserve">      Symbol maskSymbol =</w:t>
      </w:r>
    </w:p>
    <w:p w14:paraId="1AEA904F" w14:textId="77777777" w:rsidR="00E729F2" w:rsidRPr="00EC76D5" w:rsidRDefault="00E729F2" w:rsidP="00E729F2">
      <w:pPr>
        <w:pStyle w:val="Code"/>
      </w:pPr>
      <w:r w:rsidRPr="00EC76D5">
        <w:t xml:space="preserve">             Symbol.createValueSymbol(incSymbol.getType(), bitFieldMask);</w:t>
      </w:r>
    </w:p>
    <w:p w14:paraId="33AEF4ED" w14:textId="77777777" w:rsidR="00E729F2" w:rsidRPr="00EC76D5" w:rsidRDefault="00E729F2" w:rsidP="00E729F2">
      <w:pPr>
        <w:pStyle w:val="Code"/>
      </w:pPr>
      <w:r w:rsidRPr="00EC76D5">
        <w:t xml:space="preserve">      addMiddleCode(MiddleOperator.BitwiseAnd, incSymbol,</w:t>
      </w:r>
    </w:p>
    <w:p w14:paraId="59F6F3D9" w14:textId="77777777" w:rsidR="00E729F2" w:rsidRPr="00EC76D5" w:rsidRDefault="00E729F2" w:rsidP="00E729F2">
      <w:pPr>
        <w:pStyle w:val="Code"/>
      </w:pPr>
      <w:r w:rsidRPr="00EC76D5">
        <w:t xml:space="preserve">                   incSymbol, maskSymbol);</w:t>
      </w:r>
    </w:p>
    <w:p w14:paraId="71F5BE2B" w14:textId="77777777" w:rsidR="00E729F2" w:rsidRPr="00EC76D5" w:rsidRDefault="00E729F2" w:rsidP="00E729F2">
      <w:pPr>
        <w:pStyle w:val="Code"/>
      </w:pPr>
      <w:r w:rsidRPr="00EC76D5">
        <w:t xml:space="preserve">    }</w:t>
      </w:r>
    </w:p>
    <w:p w14:paraId="53891FE8" w14:textId="77777777" w:rsidR="00333814" w:rsidRPr="00EC76D5" w:rsidRDefault="00333814" w:rsidP="00333814">
      <w:pPr>
        <w:pStyle w:val="Code"/>
      </w:pPr>
      <w:r w:rsidRPr="00EC76D5">
        <w:t xml:space="preserve">    </w:t>
      </w:r>
    </w:p>
    <w:p w14:paraId="4E99D7AE" w14:textId="77777777" w:rsidR="00333814" w:rsidRPr="00EC76D5" w:rsidRDefault="00333814" w:rsidP="00333814">
      <w:pPr>
        <w:pStyle w:val="Code"/>
      </w:pPr>
      <w:r w:rsidRPr="00EC76D5">
        <w:t xml:space="preserve">    return incSymbol;</w:t>
      </w:r>
    </w:p>
    <w:p w14:paraId="7EF4043A" w14:textId="77777777" w:rsidR="00333814" w:rsidRPr="00EC76D5" w:rsidRDefault="00333814" w:rsidP="00333814">
      <w:pPr>
        <w:pStyle w:val="Code"/>
      </w:pPr>
      <w:r w:rsidRPr="00EC76D5">
        <w:t xml:space="preserve">  }</w:t>
      </w:r>
    </w:p>
    <w:p w14:paraId="725312FD" w14:textId="77777777" w:rsidR="00333814" w:rsidRPr="00EC76D5" w:rsidRDefault="00333814" w:rsidP="00333814">
      <w:pPr>
        <w:pStyle w:val="Code"/>
      </w:pPr>
      <w:r w:rsidRPr="00EC76D5">
        <w:t xml:space="preserve">  </w:t>
      </w:r>
    </w:p>
    <w:p w14:paraId="780C5FBB" w14:textId="77777777" w:rsidR="00333814" w:rsidRPr="00EC76D5" w:rsidRDefault="00333814" w:rsidP="00333814">
      <w:pPr>
        <w:pStyle w:val="Code"/>
      </w:pPr>
      <w:r w:rsidRPr="00EC76D5">
        <w:t xml:space="preserve">  public Symbol generatePostfixIncrementExpression(SyntaxTree tree) {</w:t>
      </w:r>
    </w:p>
    <w:p w14:paraId="0DC17176" w14:textId="77777777" w:rsidR="00333814" w:rsidRPr="00EC76D5" w:rsidRDefault="00333814" w:rsidP="00333814">
      <w:pPr>
        <w:pStyle w:val="Code"/>
      </w:pPr>
      <w:r w:rsidRPr="00EC76D5">
        <w:t xml:space="preserve">    Symbol incSymbol = generateExpression(tree.getChild(0)),</w:t>
      </w:r>
    </w:p>
    <w:p w14:paraId="512A7E54" w14:textId="77777777" w:rsidR="00333814" w:rsidRPr="00EC76D5" w:rsidRDefault="00333814" w:rsidP="00333814">
      <w:pPr>
        <w:pStyle w:val="Code"/>
      </w:pPr>
      <w:r w:rsidRPr="00EC76D5">
        <w:t xml:space="preserve">           resultSymbol;    </w:t>
      </w:r>
    </w:p>
    <w:p w14:paraId="663D3AC6" w14:textId="77777777" w:rsidR="00333814" w:rsidRPr="00EC76D5" w:rsidRDefault="00333814" w:rsidP="00333814">
      <w:pPr>
        <w:pStyle w:val="Code"/>
      </w:pPr>
      <w:r w:rsidRPr="00EC76D5">
        <w:t xml:space="preserve">    </w:t>
      </w:r>
    </w:p>
    <w:p w14:paraId="5604AB19" w14:textId="77777777" w:rsidR="00333814" w:rsidRPr="00EC76D5" w:rsidRDefault="00333814" w:rsidP="00333814">
      <w:pPr>
        <w:pStyle w:val="Code"/>
      </w:pPr>
      <w:r w:rsidRPr="00EC76D5">
        <w:t xml:space="preserve">    if (useResult(tree)) {</w:t>
      </w:r>
    </w:p>
    <w:p w14:paraId="0C24D0E0" w14:textId="77777777" w:rsidR="00333814" w:rsidRPr="00EC76D5" w:rsidRDefault="00333814" w:rsidP="00333814">
      <w:pPr>
        <w:pStyle w:val="Code"/>
      </w:pPr>
      <w:r w:rsidRPr="00EC76D5">
        <w:t xml:space="preserve">      if (incSymbol.getType().isFloating()) {</w:t>
      </w:r>
    </w:p>
    <w:p w14:paraId="7B6DDF56" w14:textId="77777777" w:rsidR="00333814" w:rsidRPr="00EC76D5" w:rsidRDefault="00333814" w:rsidP="00333814">
      <w:pPr>
        <w:pStyle w:val="Code"/>
      </w:pPr>
      <w:r w:rsidRPr="00EC76D5">
        <w:t xml:space="preserve">        resultSymbol = Symbol.createSolidSymbol(incSymbol.getType());</w:t>
      </w:r>
    </w:p>
    <w:p w14:paraId="411DEEC3" w14:textId="77777777" w:rsidR="00333814" w:rsidRPr="00EC76D5" w:rsidRDefault="00333814" w:rsidP="00333814">
      <w:pPr>
        <w:pStyle w:val="Code"/>
      </w:pPr>
      <w:r w:rsidRPr="00EC76D5">
        <w:t xml:space="preserve">        //resultSymbol.addToSymbolTable();</w:t>
      </w:r>
    </w:p>
    <w:p w14:paraId="345D86E2" w14:textId="77777777" w:rsidR="00333814" w:rsidRPr="00EC76D5" w:rsidRDefault="00333814" w:rsidP="00333814">
      <w:pPr>
        <w:pStyle w:val="Code"/>
      </w:pPr>
      <w:r w:rsidRPr="00EC76D5">
        <w:t xml:space="preserve">        Main.CurrentTable.addSymbol(resultSymbol);</w:t>
      </w:r>
    </w:p>
    <w:p w14:paraId="030C4FFE" w14:textId="77777777" w:rsidR="00333814" w:rsidRPr="00EC76D5" w:rsidRDefault="00333814" w:rsidP="00333814">
      <w:pPr>
        <w:pStyle w:val="Code"/>
      </w:pPr>
      <w:r w:rsidRPr="00EC76D5">
        <w:t xml:space="preserve">        addMiddleCode(tree.getOperator(), false, resultSymbol, incSymbol);</w:t>
      </w:r>
    </w:p>
    <w:p w14:paraId="0A65661E" w14:textId="77777777" w:rsidR="00333814" w:rsidRPr="00EC76D5" w:rsidRDefault="00333814" w:rsidP="00333814">
      <w:pPr>
        <w:pStyle w:val="Code"/>
      </w:pPr>
      <w:r w:rsidRPr="00EC76D5">
        <w:t xml:space="preserve">      }</w:t>
      </w:r>
    </w:p>
    <w:p w14:paraId="6F0B5222" w14:textId="77777777" w:rsidR="00333814" w:rsidRPr="00EC76D5" w:rsidRDefault="00333814" w:rsidP="00333814">
      <w:pPr>
        <w:pStyle w:val="Code"/>
      </w:pPr>
      <w:r w:rsidRPr="00EC76D5">
        <w:t xml:space="preserve">      else {</w:t>
      </w:r>
    </w:p>
    <w:p w14:paraId="205ACCE4" w14:textId="77777777" w:rsidR="00333814" w:rsidRPr="00EC76D5" w:rsidRDefault="00333814" w:rsidP="00333814">
      <w:pPr>
        <w:pStyle w:val="Code"/>
      </w:pPr>
      <w:r w:rsidRPr="00EC76D5">
        <w:t xml:space="preserve">        resultSymbol = Symbol.createTemporarySymbol(incSymbol.getType());</w:t>
      </w:r>
    </w:p>
    <w:p w14:paraId="56731CC5" w14:textId="77777777" w:rsidR="00333814" w:rsidRPr="00EC76D5" w:rsidRDefault="00333814" w:rsidP="00333814">
      <w:pPr>
        <w:pStyle w:val="Code"/>
      </w:pPr>
      <w:r w:rsidRPr="00EC76D5">
        <w:t xml:space="preserve">        addMiddleCode(tree.getOperator(), false, resultSymbol, incSymbol);</w:t>
      </w:r>
    </w:p>
    <w:p w14:paraId="19239885" w14:textId="77777777" w:rsidR="00333814" w:rsidRPr="00EC76D5" w:rsidRDefault="00333814" w:rsidP="00333814">
      <w:pPr>
        <w:pStyle w:val="Code"/>
      </w:pPr>
      <w:r w:rsidRPr="00EC76D5">
        <w:t xml:space="preserve">      }</w:t>
      </w:r>
    </w:p>
    <w:p w14:paraId="059EEFD3" w14:textId="77777777" w:rsidR="00333814" w:rsidRPr="00EC76D5" w:rsidRDefault="00333814" w:rsidP="00333814">
      <w:pPr>
        <w:pStyle w:val="Code"/>
      </w:pPr>
      <w:r w:rsidRPr="00EC76D5">
        <w:t xml:space="preserve">    }</w:t>
      </w:r>
    </w:p>
    <w:p w14:paraId="3D632C66" w14:textId="77777777" w:rsidR="00333814" w:rsidRPr="00EC76D5" w:rsidRDefault="00333814" w:rsidP="00333814">
      <w:pPr>
        <w:pStyle w:val="Code"/>
      </w:pPr>
      <w:r w:rsidRPr="00EC76D5">
        <w:t xml:space="preserve">    else {</w:t>
      </w:r>
    </w:p>
    <w:p w14:paraId="20AB081E" w14:textId="77777777" w:rsidR="00333814" w:rsidRPr="00EC76D5" w:rsidRDefault="00333814" w:rsidP="00333814">
      <w:pPr>
        <w:pStyle w:val="Code"/>
      </w:pPr>
      <w:r w:rsidRPr="00EC76D5">
        <w:lastRenderedPageBreak/>
        <w:t xml:space="preserve">      resultSymbol = null;</w:t>
      </w:r>
    </w:p>
    <w:p w14:paraId="5C63302D" w14:textId="77777777" w:rsidR="00333814" w:rsidRPr="00EC76D5" w:rsidRDefault="00333814" w:rsidP="00333814">
      <w:pPr>
        <w:pStyle w:val="Code"/>
      </w:pPr>
      <w:r w:rsidRPr="00EC76D5">
        <w:t xml:space="preserve">      MiddleOperator operator = MiddleOperator.valueOf</w:t>
      </w:r>
    </w:p>
    <w:p w14:paraId="643C20E9" w14:textId="77777777" w:rsidR="00333814" w:rsidRPr="00EC76D5" w:rsidRDefault="00333814" w:rsidP="00333814">
      <w:pPr>
        <w:pStyle w:val="Code"/>
      </w:pPr>
      <w:r w:rsidRPr="00EC76D5">
        <w:t xml:space="preserve">                     (tree.getOperator().name().replace("Postfix", "Prefix"));</w:t>
      </w:r>
    </w:p>
    <w:p w14:paraId="71C7806E" w14:textId="77777777" w:rsidR="00333814" w:rsidRPr="00EC76D5" w:rsidRDefault="00333814" w:rsidP="00333814">
      <w:pPr>
        <w:pStyle w:val="Code"/>
      </w:pPr>
      <w:r w:rsidRPr="00EC76D5">
        <w:t xml:space="preserve">      addMiddleCode(operator, true, incSymbol, incSymbol);</w:t>
      </w:r>
    </w:p>
    <w:p w14:paraId="0D96EA7C" w14:textId="77777777" w:rsidR="00333814" w:rsidRPr="00EC76D5" w:rsidRDefault="00333814" w:rsidP="00333814">
      <w:pPr>
        <w:pStyle w:val="Code"/>
      </w:pPr>
      <w:r w:rsidRPr="00EC76D5">
        <w:t xml:space="preserve">    }</w:t>
      </w:r>
    </w:p>
    <w:p w14:paraId="71AE4786" w14:textId="77777777" w:rsidR="00333814" w:rsidRPr="00EC76D5" w:rsidRDefault="00333814" w:rsidP="00333814">
      <w:pPr>
        <w:pStyle w:val="Code"/>
      </w:pPr>
    </w:p>
    <w:p w14:paraId="45FACD86" w14:textId="77777777" w:rsidR="00333814" w:rsidRPr="00EC76D5" w:rsidRDefault="00333814" w:rsidP="00333814">
      <w:pPr>
        <w:pStyle w:val="Code"/>
      </w:pPr>
      <w:r w:rsidRPr="00EC76D5">
        <w:t xml:space="preserve">    BigInteger bitFieldMask = incSymbol.getType().getBitfieldMask();          </w:t>
      </w:r>
    </w:p>
    <w:p w14:paraId="41AB729C" w14:textId="77777777" w:rsidR="00333814" w:rsidRPr="00EC76D5" w:rsidRDefault="00333814" w:rsidP="00333814">
      <w:pPr>
        <w:pStyle w:val="Code"/>
      </w:pPr>
    </w:p>
    <w:p w14:paraId="695897D9" w14:textId="77777777" w:rsidR="00333814" w:rsidRPr="00EC76D5" w:rsidRDefault="00333814" w:rsidP="00333814">
      <w:pPr>
        <w:pStyle w:val="Code"/>
      </w:pPr>
      <w:r w:rsidRPr="00EC76D5">
        <w:t xml:space="preserve">    if (bitFieldMask != null) {</w:t>
      </w:r>
    </w:p>
    <w:p w14:paraId="7756C259" w14:textId="77777777" w:rsidR="00B83710" w:rsidRPr="00EC76D5" w:rsidRDefault="00333814" w:rsidP="00333814">
      <w:pPr>
        <w:pStyle w:val="Code"/>
      </w:pPr>
      <w:r w:rsidRPr="00EC76D5">
        <w:t xml:space="preserve">      Symbol maskSymbol =</w:t>
      </w:r>
    </w:p>
    <w:p w14:paraId="06C63D1F" w14:textId="3874398E" w:rsidR="00333814" w:rsidRPr="00EC76D5" w:rsidRDefault="00B83710" w:rsidP="00333814">
      <w:pPr>
        <w:pStyle w:val="Code"/>
      </w:pPr>
      <w:r w:rsidRPr="00EC76D5">
        <w:t xml:space="preserve">            </w:t>
      </w:r>
      <w:r w:rsidR="00333814" w:rsidRPr="00EC76D5">
        <w:t xml:space="preserve"> Symbol.createValueSymbol(incSymbol.getType(), bitFieldMask);</w:t>
      </w:r>
    </w:p>
    <w:p w14:paraId="2E8E32FB" w14:textId="77777777" w:rsidR="00B83710" w:rsidRPr="00EC76D5" w:rsidRDefault="00333814" w:rsidP="00333814">
      <w:pPr>
        <w:pStyle w:val="Code"/>
      </w:pPr>
      <w:r w:rsidRPr="00EC76D5">
        <w:t xml:space="preserve">      addMiddleCode(MiddleOperator.BitwiseAnd, incSymbol,</w:t>
      </w:r>
    </w:p>
    <w:p w14:paraId="7E238734" w14:textId="59592605" w:rsidR="00333814" w:rsidRPr="00EC76D5" w:rsidRDefault="00B83710" w:rsidP="00333814">
      <w:pPr>
        <w:pStyle w:val="Code"/>
      </w:pPr>
      <w:r w:rsidRPr="00EC76D5">
        <w:t xml:space="preserve">                  </w:t>
      </w:r>
      <w:r w:rsidR="00333814" w:rsidRPr="00EC76D5">
        <w:t xml:space="preserve"> incSymbol, maskSymbol);</w:t>
      </w:r>
    </w:p>
    <w:p w14:paraId="3406D7E4" w14:textId="77777777" w:rsidR="00333814" w:rsidRPr="00EC76D5" w:rsidRDefault="00333814" w:rsidP="00333814">
      <w:pPr>
        <w:pStyle w:val="Code"/>
      </w:pPr>
      <w:r w:rsidRPr="00EC76D5">
        <w:t xml:space="preserve">    }</w:t>
      </w:r>
    </w:p>
    <w:p w14:paraId="0595255E" w14:textId="77777777" w:rsidR="00333814" w:rsidRPr="00EC76D5" w:rsidRDefault="00333814" w:rsidP="00333814">
      <w:pPr>
        <w:pStyle w:val="Code"/>
      </w:pPr>
    </w:p>
    <w:p w14:paraId="45C72AF7" w14:textId="77777777" w:rsidR="00333814" w:rsidRPr="00EC76D5" w:rsidRDefault="00333814" w:rsidP="00333814">
      <w:pPr>
        <w:pStyle w:val="Code"/>
      </w:pPr>
      <w:r w:rsidRPr="00EC76D5">
        <w:t xml:space="preserve">    return resultSymbol;</w:t>
      </w:r>
    </w:p>
    <w:p w14:paraId="162F8F7A" w14:textId="0B6D415B" w:rsidR="00160114" w:rsidRPr="00EC76D5" w:rsidRDefault="00333814" w:rsidP="00333814">
      <w:pPr>
        <w:pStyle w:val="Code"/>
      </w:pPr>
      <w:r w:rsidRPr="00EC76D5">
        <w:t xml:space="preserve">  }</w:t>
      </w:r>
    </w:p>
    <w:p w14:paraId="7970E658" w14:textId="77777777" w:rsidR="00333814" w:rsidRPr="00EC76D5" w:rsidRDefault="00333814" w:rsidP="00333814">
      <w:pPr>
        <w:pStyle w:val="Code"/>
      </w:pPr>
    </w:p>
    <w:p w14:paraId="399FFD08" w14:textId="77777777" w:rsidR="00160114" w:rsidRPr="00EC76D5" w:rsidRDefault="00160114" w:rsidP="00160114">
      <w:pPr>
        <w:pStyle w:val="Code"/>
      </w:pPr>
      <w:r w:rsidRPr="00EC76D5">
        <w:t xml:space="preserve">  // push pop =&gt; nothing</w:t>
      </w:r>
    </w:p>
    <w:p w14:paraId="49BB0136" w14:textId="77777777" w:rsidR="00160114" w:rsidRPr="00EC76D5" w:rsidRDefault="00160114" w:rsidP="00160114">
      <w:pPr>
        <w:pStyle w:val="Code"/>
      </w:pPr>
      <w:r w:rsidRPr="00EC76D5">
        <w:t xml:space="preserve">  // pop push =&gt; top</w:t>
      </w:r>
    </w:p>
    <w:p w14:paraId="262A3E46" w14:textId="77777777" w:rsidR="00160114" w:rsidRPr="00EC76D5" w:rsidRDefault="00160114" w:rsidP="00160114">
      <w:pPr>
        <w:pStyle w:val="Code"/>
      </w:pPr>
    </w:p>
    <w:p w14:paraId="2B718E33" w14:textId="77777777" w:rsidR="006449CD" w:rsidRPr="00EC76D5" w:rsidRDefault="006449CD" w:rsidP="006449CD">
      <w:pPr>
        <w:pStyle w:val="Code"/>
      </w:pPr>
      <w:r w:rsidRPr="00EC76D5">
        <w:t xml:space="preserve">  public Symbol generateSimpleAssignExpression(SyntaxTree tree) {</w:t>
      </w:r>
    </w:p>
    <w:p w14:paraId="3E6906E1" w14:textId="77777777" w:rsidR="006449CD" w:rsidRPr="00EC76D5" w:rsidRDefault="006449CD" w:rsidP="006449CD">
      <w:pPr>
        <w:pStyle w:val="Code"/>
      </w:pPr>
      <w:r w:rsidRPr="00EC76D5">
        <w:t xml:space="preserve">    boolean pop = !useResult(tree);</w:t>
      </w:r>
    </w:p>
    <w:p w14:paraId="5E39C319" w14:textId="6E6BE401" w:rsidR="006449CD" w:rsidRPr="00EC76D5" w:rsidRDefault="006449CD" w:rsidP="006449CD">
      <w:pPr>
        <w:pStyle w:val="Code"/>
      </w:pPr>
      <w:r w:rsidRPr="00EC76D5">
        <w:t xml:space="preserve">    SyntaxTree left</w:t>
      </w:r>
      <w:r w:rsidR="0038687E">
        <w:t xml:space="preserve">Expression </w:t>
      </w:r>
      <w:r w:rsidRPr="00EC76D5">
        <w:t>= tree.getChild(0),</w:t>
      </w:r>
    </w:p>
    <w:p w14:paraId="68FE7C5B" w14:textId="58B41D21" w:rsidR="006449CD" w:rsidRPr="00EC76D5" w:rsidRDefault="006449CD" w:rsidP="006449CD">
      <w:pPr>
        <w:pStyle w:val="Code"/>
      </w:pPr>
      <w:r w:rsidRPr="00EC76D5">
        <w:t xml:space="preserve">               right</w:t>
      </w:r>
      <w:r w:rsidR="0038687E">
        <w:t xml:space="preserve">Expression </w:t>
      </w:r>
      <w:r w:rsidRPr="00EC76D5">
        <w:t>= tree.getChild(1);</w:t>
      </w:r>
    </w:p>
    <w:p w14:paraId="05F5ACF1" w14:textId="15906672" w:rsidR="006449CD" w:rsidRPr="00EC76D5" w:rsidRDefault="006449CD" w:rsidP="006449CD">
      <w:pPr>
        <w:pStyle w:val="Code"/>
      </w:pPr>
      <w:r w:rsidRPr="00EC76D5">
        <w:t xml:space="preserve">    Symbol leftSymbol = generateExpression(left</w:t>
      </w:r>
      <w:r w:rsidR="0038687E">
        <w:t>Expression)</w:t>
      </w:r>
      <w:r w:rsidRPr="00EC76D5">
        <w:t>;</w:t>
      </w:r>
    </w:p>
    <w:p w14:paraId="3CF85305" w14:textId="77777777" w:rsidR="006449CD" w:rsidRPr="00EC76D5" w:rsidRDefault="006449CD" w:rsidP="006449CD">
      <w:pPr>
        <w:pStyle w:val="Code"/>
      </w:pPr>
    </w:p>
    <w:p w14:paraId="1D95CCDF" w14:textId="38B47554" w:rsidR="006449CD" w:rsidRPr="00EC76D5" w:rsidRDefault="006449CD" w:rsidP="006449CD">
      <w:pPr>
        <w:pStyle w:val="Code"/>
      </w:pPr>
      <w:r w:rsidRPr="00EC76D5">
        <w:t xml:space="preserve">   if (right</w:t>
      </w:r>
      <w:r w:rsidR="0038687E">
        <w:t>Expression.</w:t>
      </w:r>
      <w:r w:rsidRPr="00EC76D5">
        <w:t>getOperator() == MiddleOperator.FloatingToIntegral) {</w:t>
      </w:r>
    </w:p>
    <w:p w14:paraId="16E149A0" w14:textId="4131EDF6" w:rsidR="006449CD" w:rsidRPr="00EC76D5" w:rsidRDefault="006449CD" w:rsidP="006449CD">
      <w:pPr>
        <w:pStyle w:val="Code"/>
      </w:pPr>
      <w:r w:rsidRPr="00EC76D5">
        <w:t xml:space="preserve">      SyntaxTree floating</w:t>
      </w:r>
      <w:r w:rsidR="0038687E">
        <w:t xml:space="preserve">Expression </w:t>
      </w:r>
      <w:r w:rsidRPr="00EC76D5">
        <w:t>= right</w:t>
      </w:r>
      <w:r w:rsidR="0038687E">
        <w:t>Expression.</w:t>
      </w:r>
      <w:r w:rsidRPr="00EC76D5">
        <w:t>getChild(0);</w:t>
      </w:r>
    </w:p>
    <w:p w14:paraId="5BD244F5" w14:textId="055BAF20" w:rsidR="006449CD" w:rsidRPr="00EC76D5" w:rsidRDefault="006449CD" w:rsidP="006449CD">
      <w:pPr>
        <w:pStyle w:val="Code"/>
      </w:pPr>
      <w:r w:rsidRPr="00EC76D5">
        <w:t xml:space="preserve">      generateExpression(floating</w:t>
      </w:r>
      <w:r w:rsidR="0038687E">
        <w:t>Expression)</w:t>
      </w:r>
      <w:r w:rsidRPr="00EC76D5">
        <w:t>;</w:t>
      </w:r>
    </w:p>
    <w:p w14:paraId="2CAC4FEF" w14:textId="77777777" w:rsidR="006449CD" w:rsidRPr="00EC76D5" w:rsidRDefault="006449CD" w:rsidP="006449CD">
      <w:pPr>
        <w:pStyle w:val="Code"/>
      </w:pPr>
      <w:r w:rsidRPr="00EC76D5">
        <w:t xml:space="preserve">      addMiddleCode(MiddleOperator.FloatingToIntegral, pop, leftSymbol, null);</w:t>
      </w:r>
    </w:p>
    <w:p w14:paraId="69835100" w14:textId="77777777" w:rsidR="006449CD" w:rsidRPr="00EC76D5" w:rsidRDefault="006449CD" w:rsidP="006449CD">
      <w:pPr>
        <w:pStyle w:val="Code"/>
      </w:pPr>
      <w:r w:rsidRPr="00EC76D5">
        <w:t xml:space="preserve">    }</w:t>
      </w:r>
    </w:p>
    <w:p w14:paraId="6DC74A49" w14:textId="77777777" w:rsidR="006449CD" w:rsidRPr="00EC76D5" w:rsidRDefault="006449CD" w:rsidP="006449CD">
      <w:pPr>
        <w:pStyle w:val="Code"/>
      </w:pPr>
      <w:r w:rsidRPr="00EC76D5">
        <w:t xml:space="preserve">    else {</w:t>
      </w:r>
    </w:p>
    <w:p w14:paraId="1179B1D5" w14:textId="7CC91FE5" w:rsidR="006449CD" w:rsidRPr="00EC76D5" w:rsidRDefault="006449CD" w:rsidP="006449CD">
      <w:pPr>
        <w:pStyle w:val="Code"/>
      </w:pPr>
      <w:r w:rsidRPr="00EC76D5">
        <w:t xml:space="preserve">      Symbol rightSymbol = generateExpression(right</w:t>
      </w:r>
      <w:r w:rsidR="0038687E">
        <w:t>Expression)</w:t>
      </w:r>
      <w:r w:rsidRPr="00EC76D5">
        <w:t>;</w:t>
      </w:r>
    </w:p>
    <w:p w14:paraId="04A7EDA8" w14:textId="77777777" w:rsidR="006449CD" w:rsidRPr="00EC76D5" w:rsidRDefault="006449CD" w:rsidP="006449CD">
      <w:pPr>
        <w:pStyle w:val="Code"/>
      </w:pPr>
      <w:r w:rsidRPr="00EC76D5">
        <w:t xml:space="preserve">      addMiddleCode(MiddleOperator.Assign, pop, leftSymbol, rightSymbol);</w:t>
      </w:r>
    </w:p>
    <w:p w14:paraId="3954FF21" w14:textId="77777777" w:rsidR="006449CD" w:rsidRPr="00EC76D5" w:rsidRDefault="006449CD" w:rsidP="006449CD">
      <w:pPr>
        <w:pStyle w:val="Code"/>
      </w:pPr>
      <w:r w:rsidRPr="00EC76D5">
        <w:t xml:space="preserve">      </w:t>
      </w:r>
    </w:p>
    <w:p w14:paraId="0CCC5834" w14:textId="77777777" w:rsidR="006449CD" w:rsidRPr="00EC76D5" w:rsidRDefault="006449CD" w:rsidP="006449CD">
      <w:pPr>
        <w:pStyle w:val="Code"/>
      </w:pPr>
      <w:r w:rsidRPr="00EC76D5">
        <w:t xml:space="preserve">      BigInteger bitFieldMask = leftSymbol.getType().getBitfieldMask();          </w:t>
      </w:r>
    </w:p>
    <w:p w14:paraId="166073BF" w14:textId="77777777" w:rsidR="006449CD" w:rsidRPr="00EC76D5" w:rsidRDefault="006449CD" w:rsidP="006449CD">
      <w:pPr>
        <w:pStyle w:val="Code"/>
      </w:pPr>
      <w:r w:rsidRPr="00EC76D5">
        <w:t xml:space="preserve">      if (bitFieldMask != null) {</w:t>
      </w:r>
    </w:p>
    <w:p w14:paraId="6C528CBB" w14:textId="77777777" w:rsidR="00564E28" w:rsidRPr="00EC76D5" w:rsidRDefault="006449CD" w:rsidP="006449CD">
      <w:pPr>
        <w:pStyle w:val="Code"/>
      </w:pPr>
      <w:r w:rsidRPr="00EC76D5">
        <w:t xml:space="preserve">        Symbol maskSymbol =</w:t>
      </w:r>
    </w:p>
    <w:p w14:paraId="0D452A5A" w14:textId="494FB7E8" w:rsidR="006449CD" w:rsidRPr="00EC76D5" w:rsidRDefault="00564E28" w:rsidP="006449CD">
      <w:pPr>
        <w:pStyle w:val="Code"/>
      </w:pPr>
      <w:r w:rsidRPr="00EC76D5">
        <w:t xml:space="preserve">              </w:t>
      </w:r>
      <w:r w:rsidR="006449CD" w:rsidRPr="00EC76D5">
        <w:t xml:space="preserve"> Symbol.createValueSymbol(leftSymbol.getType(), bitFieldMask);</w:t>
      </w:r>
    </w:p>
    <w:p w14:paraId="7EF3D265" w14:textId="77777777" w:rsidR="00564E28" w:rsidRPr="00EC76D5" w:rsidRDefault="006449CD" w:rsidP="006449CD">
      <w:pPr>
        <w:pStyle w:val="Code"/>
      </w:pPr>
      <w:r w:rsidRPr="00EC76D5">
        <w:t xml:space="preserve">        addMiddleCode(MiddleOperator.BitwiseAnd, leftSymbol,</w:t>
      </w:r>
    </w:p>
    <w:p w14:paraId="31766882" w14:textId="152789D0" w:rsidR="006449CD" w:rsidRPr="00EC76D5" w:rsidRDefault="00564E28" w:rsidP="006449CD">
      <w:pPr>
        <w:pStyle w:val="Code"/>
      </w:pPr>
      <w:r w:rsidRPr="00EC76D5">
        <w:t xml:space="preserve">                     </w:t>
      </w:r>
      <w:r w:rsidR="006449CD" w:rsidRPr="00EC76D5">
        <w:t xml:space="preserve"> leftSymbol, maskSymbol);</w:t>
      </w:r>
    </w:p>
    <w:p w14:paraId="26940457" w14:textId="77777777" w:rsidR="006449CD" w:rsidRPr="00EC76D5" w:rsidRDefault="006449CD" w:rsidP="006449CD">
      <w:pPr>
        <w:pStyle w:val="Code"/>
      </w:pPr>
      <w:r w:rsidRPr="00EC76D5">
        <w:t xml:space="preserve">      }</w:t>
      </w:r>
    </w:p>
    <w:p w14:paraId="17775187" w14:textId="77777777" w:rsidR="006449CD" w:rsidRPr="00EC76D5" w:rsidRDefault="006449CD" w:rsidP="006449CD">
      <w:pPr>
        <w:pStyle w:val="Code"/>
      </w:pPr>
      <w:r w:rsidRPr="00EC76D5">
        <w:t xml:space="preserve">    }</w:t>
      </w:r>
    </w:p>
    <w:p w14:paraId="577F6C4D" w14:textId="77777777" w:rsidR="006449CD" w:rsidRPr="00EC76D5" w:rsidRDefault="006449CD" w:rsidP="006449CD">
      <w:pPr>
        <w:pStyle w:val="Code"/>
      </w:pPr>
    </w:p>
    <w:p w14:paraId="4E6AB205" w14:textId="77777777" w:rsidR="006449CD" w:rsidRPr="00EC76D5" w:rsidRDefault="006449CD" w:rsidP="006449CD">
      <w:pPr>
        <w:pStyle w:val="Code"/>
      </w:pPr>
      <w:r w:rsidRPr="00EC76D5">
        <w:t xml:space="preserve">    return leftSymbol;</w:t>
      </w:r>
    </w:p>
    <w:p w14:paraId="04A11FF8" w14:textId="188F1A9F" w:rsidR="00E37C59" w:rsidRPr="00EC76D5" w:rsidRDefault="006449CD" w:rsidP="006449CD">
      <w:pPr>
        <w:pStyle w:val="Code"/>
      </w:pPr>
      <w:r w:rsidRPr="00EC76D5">
        <w:t xml:space="preserve">  }</w:t>
      </w:r>
    </w:p>
    <w:p w14:paraId="44FCFBEF" w14:textId="77777777" w:rsidR="006449CD" w:rsidRPr="00EC76D5" w:rsidRDefault="006449CD" w:rsidP="006449CD">
      <w:pPr>
        <w:pStyle w:val="Code"/>
      </w:pPr>
    </w:p>
    <w:p w14:paraId="515F38C6" w14:textId="77777777" w:rsidR="00186744" w:rsidRPr="00EC76D5" w:rsidRDefault="00160114" w:rsidP="00160114">
      <w:pPr>
        <w:pStyle w:val="Code"/>
      </w:pPr>
      <w:r w:rsidRPr="00EC76D5">
        <w:t xml:space="preserve">  private final Map&lt;MiddleOperator,MiddleOperator&gt; m_compoundMap =</w:t>
      </w:r>
    </w:p>
    <w:p w14:paraId="739D9FBC" w14:textId="6BD44066" w:rsidR="00160114" w:rsidRPr="00EC76D5" w:rsidRDefault="00186744" w:rsidP="00160114">
      <w:pPr>
        <w:pStyle w:val="Code"/>
      </w:pPr>
      <w:r w:rsidRPr="00EC76D5">
        <w:t xml:space="preserve">   </w:t>
      </w:r>
      <w:r w:rsidR="00160114" w:rsidRPr="00EC76D5">
        <w:t xml:space="preserve"> new ListMap&lt;&gt;();</w:t>
      </w:r>
    </w:p>
    <w:p w14:paraId="0105E457" w14:textId="77777777" w:rsidR="00160114" w:rsidRPr="00EC76D5" w:rsidRDefault="00160114" w:rsidP="00160114">
      <w:pPr>
        <w:pStyle w:val="Code"/>
      </w:pPr>
      <w:r w:rsidRPr="00EC76D5">
        <w:t xml:space="preserve">  </w:t>
      </w:r>
    </w:p>
    <w:p w14:paraId="2F444F18" w14:textId="237CD0F6" w:rsidR="00C851C3" w:rsidRPr="00EC76D5" w:rsidRDefault="00160114" w:rsidP="008B5C17">
      <w:pPr>
        <w:pStyle w:val="Code"/>
      </w:pPr>
      <w:r w:rsidRPr="00EC76D5">
        <w:t xml:space="preserve">  { m_compoundMap.put(MiddleOperator.BinaryAddAssign,</w:t>
      </w:r>
    </w:p>
    <w:p w14:paraId="06D93669" w14:textId="147E87E5" w:rsidR="00160114" w:rsidRPr="00EC76D5" w:rsidRDefault="00C851C3" w:rsidP="00160114">
      <w:pPr>
        <w:pStyle w:val="Code"/>
      </w:pPr>
      <w:r w:rsidRPr="00EC76D5">
        <w:t xml:space="preserve">                      </w:t>
      </w:r>
      <w:r w:rsidR="00160114" w:rsidRPr="00EC76D5">
        <w:t>MiddleOperator.BinaryAdd);</w:t>
      </w:r>
    </w:p>
    <w:p w14:paraId="1DBB110C" w14:textId="77777777" w:rsidR="00C851C3" w:rsidRPr="00EC76D5" w:rsidRDefault="00160114" w:rsidP="00160114">
      <w:pPr>
        <w:pStyle w:val="Code"/>
      </w:pPr>
      <w:r w:rsidRPr="00EC76D5">
        <w:t xml:space="preserve">    m_compoundMap.put(MiddleOperator.BinarySubtractAssign,</w:t>
      </w:r>
    </w:p>
    <w:p w14:paraId="56091A22" w14:textId="1347D392" w:rsidR="00160114" w:rsidRPr="00EC76D5" w:rsidRDefault="00C851C3" w:rsidP="00160114">
      <w:pPr>
        <w:pStyle w:val="Code"/>
      </w:pPr>
      <w:r w:rsidRPr="00EC76D5">
        <w:t xml:space="preserve">                      </w:t>
      </w:r>
      <w:r w:rsidR="00160114" w:rsidRPr="00EC76D5">
        <w:t>MiddleOperator.BinarySubtract);</w:t>
      </w:r>
    </w:p>
    <w:p w14:paraId="363C68D6" w14:textId="77777777" w:rsidR="00160114" w:rsidRPr="00EC76D5" w:rsidRDefault="00160114" w:rsidP="00160114">
      <w:pPr>
        <w:pStyle w:val="Code"/>
      </w:pPr>
      <w:r w:rsidRPr="00EC76D5">
        <w:t xml:space="preserve">    m_compoundMap.put(MiddleOperator.MultiplyAssign, MiddleOperator.Multiply);</w:t>
      </w:r>
    </w:p>
    <w:p w14:paraId="468EB574" w14:textId="77777777" w:rsidR="00160114" w:rsidRPr="00EC76D5" w:rsidRDefault="00160114" w:rsidP="00160114">
      <w:pPr>
        <w:pStyle w:val="Code"/>
      </w:pPr>
      <w:r w:rsidRPr="00EC76D5">
        <w:t xml:space="preserve">    m_compoundMap.put(MiddleOperator.DivideAssign, MiddleOperator.Divide);</w:t>
      </w:r>
    </w:p>
    <w:p w14:paraId="6BD40991" w14:textId="77777777" w:rsidR="00160114" w:rsidRPr="00EC76D5" w:rsidRDefault="00160114" w:rsidP="00160114">
      <w:pPr>
        <w:pStyle w:val="Code"/>
      </w:pPr>
      <w:r w:rsidRPr="00EC76D5">
        <w:lastRenderedPageBreak/>
        <w:t xml:space="preserve">    m_compoundMap.put(MiddleOperator.ModuloAssign, MiddleOperator.Modulo);</w:t>
      </w:r>
    </w:p>
    <w:p w14:paraId="068DFFB6" w14:textId="77777777" w:rsidR="00105916" w:rsidRPr="00EC76D5" w:rsidRDefault="00160114" w:rsidP="00160114">
      <w:pPr>
        <w:pStyle w:val="Code"/>
      </w:pPr>
      <w:r w:rsidRPr="00EC76D5">
        <w:t xml:space="preserve">    m_compoundMap.put(MiddleOperator.BitwiseAndAssign,</w:t>
      </w:r>
    </w:p>
    <w:p w14:paraId="407FE521" w14:textId="4A6E137E" w:rsidR="00160114" w:rsidRPr="00EC76D5" w:rsidRDefault="00105916" w:rsidP="00160114">
      <w:pPr>
        <w:pStyle w:val="Code"/>
      </w:pPr>
      <w:r w:rsidRPr="00EC76D5">
        <w:t xml:space="preserve">                     </w:t>
      </w:r>
      <w:r w:rsidR="00160114" w:rsidRPr="00EC76D5">
        <w:t xml:space="preserve"> MiddleOperator.BitwiseAnd);</w:t>
      </w:r>
    </w:p>
    <w:p w14:paraId="0E14C4DF" w14:textId="112D5680" w:rsidR="00105916" w:rsidRPr="00EC76D5" w:rsidRDefault="00160114" w:rsidP="00160114">
      <w:pPr>
        <w:pStyle w:val="Code"/>
      </w:pPr>
      <w:r w:rsidRPr="00EC76D5">
        <w:t xml:space="preserve">    m_compoundMap.put(MiddleOperator.Bitwise</w:t>
      </w:r>
      <w:r w:rsidR="00414C74">
        <w:t>Or</w:t>
      </w:r>
      <w:r w:rsidRPr="00EC76D5">
        <w:t>Assign,</w:t>
      </w:r>
    </w:p>
    <w:p w14:paraId="0585FABC" w14:textId="539F04D3" w:rsidR="00160114" w:rsidRPr="00EC76D5" w:rsidRDefault="00105916" w:rsidP="00160114">
      <w:pPr>
        <w:pStyle w:val="Code"/>
      </w:pPr>
      <w:r w:rsidRPr="00EC76D5">
        <w:t xml:space="preserve">                     </w:t>
      </w:r>
      <w:r w:rsidR="00160114" w:rsidRPr="00EC76D5">
        <w:t xml:space="preserve"> MiddleOperator.Bitwise</w:t>
      </w:r>
      <w:r w:rsidR="00414C74">
        <w:t>Or</w:t>
      </w:r>
      <w:r w:rsidR="00160114" w:rsidRPr="00EC76D5">
        <w:t>);</w:t>
      </w:r>
    </w:p>
    <w:p w14:paraId="389583D6" w14:textId="77777777" w:rsidR="00105916" w:rsidRPr="00EC76D5" w:rsidRDefault="00160114" w:rsidP="00160114">
      <w:pPr>
        <w:pStyle w:val="Code"/>
      </w:pPr>
      <w:r w:rsidRPr="00EC76D5">
        <w:t xml:space="preserve">    m_compoundMap.put(MiddleOperator.BitwiseXOrAssign,</w:t>
      </w:r>
    </w:p>
    <w:p w14:paraId="7FF0A64E" w14:textId="0797C553" w:rsidR="00160114" w:rsidRPr="00EC76D5" w:rsidRDefault="00105916" w:rsidP="00160114">
      <w:pPr>
        <w:pStyle w:val="Code"/>
      </w:pPr>
      <w:r w:rsidRPr="00EC76D5">
        <w:t xml:space="preserve">                     </w:t>
      </w:r>
      <w:r w:rsidR="00160114" w:rsidRPr="00EC76D5">
        <w:t xml:space="preserve"> MiddleOperator.BitwiseXOr);</w:t>
      </w:r>
    </w:p>
    <w:p w14:paraId="2E6C1B22" w14:textId="77777777" w:rsidR="00105916" w:rsidRPr="00EC76D5" w:rsidRDefault="00160114" w:rsidP="00160114">
      <w:pPr>
        <w:pStyle w:val="Code"/>
      </w:pPr>
      <w:r w:rsidRPr="00EC76D5">
        <w:t xml:space="preserve">    m_compoundMap.put(MiddleOperator.LeftShiftAssign,</w:t>
      </w:r>
    </w:p>
    <w:p w14:paraId="4E28FE63" w14:textId="61748A55" w:rsidR="00160114" w:rsidRPr="00EC76D5" w:rsidRDefault="00105916" w:rsidP="00160114">
      <w:pPr>
        <w:pStyle w:val="Code"/>
      </w:pPr>
      <w:r w:rsidRPr="00EC76D5">
        <w:t xml:space="preserve">                     </w:t>
      </w:r>
      <w:r w:rsidR="00160114" w:rsidRPr="00EC76D5">
        <w:t xml:space="preserve"> MiddleOperator.LeftShift);</w:t>
      </w:r>
    </w:p>
    <w:p w14:paraId="447ED7FD" w14:textId="77777777" w:rsidR="00105916" w:rsidRPr="00EC76D5" w:rsidRDefault="00160114" w:rsidP="00160114">
      <w:pPr>
        <w:pStyle w:val="Code"/>
      </w:pPr>
      <w:r w:rsidRPr="00EC76D5">
        <w:t xml:space="preserve">    m_compoundMap.put(MiddleOperator.RightShiftAssign,</w:t>
      </w:r>
    </w:p>
    <w:p w14:paraId="15B40624" w14:textId="01BF1A51" w:rsidR="00160114" w:rsidRPr="00EC76D5" w:rsidRDefault="00105916" w:rsidP="00160114">
      <w:pPr>
        <w:pStyle w:val="Code"/>
      </w:pPr>
      <w:r w:rsidRPr="00EC76D5">
        <w:t xml:space="preserve">                     </w:t>
      </w:r>
      <w:r w:rsidR="00160114" w:rsidRPr="00EC76D5">
        <w:t xml:space="preserve"> MiddleOperator.RightShift);</w:t>
      </w:r>
    </w:p>
    <w:p w14:paraId="365C5551" w14:textId="77777777" w:rsidR="00160114" w:rsidRPr="00EC76D5" w:rsidRDefault="00160114" w:rsidP="00160114">
      <w:pPr>
        <w:pStyle w:val="Code"/>
      </w:pPr>
      <w:r w:rsidRPr="00EC76D5">
        <w:t xml:space="preserve">  }</w:t>
      </w:r>
    </w:p>
    <w:p w14:paraId="0F41CDC9" w14:textId="77777777" w:rsidR="00160114" w:rsidRPr="00EC76D5" w:rsidRDefault="00160114" w:rsidP="00160114">
      <w:pPr>
        <w:pStyle w:val="Code"/>
      </w:pPr>
      <w:r w:rsidRPr="00EC76D5">
        <w:t xml:space="preserve">  </w:t>
      </w:r>
    </w:p>
    <w:p w14:paraId="387D1464" w14:textId="77777777" w:rsidR="003D793A" w:rsidRPr="00EC76D5" w:rsidRDefault="003D793A" w:rsidP="003D793A">
      <w:pPr>
        <w:pStyle w:val="Code"/>
      </w:pPr>
      <w:r w:rsidRPr="00EC76D5">
        <w:t xml:space="preserve">  public Symbol generateCompoundAssignExpression(SyntaxTree tree) {</w:t>
      </w:r>
    </w:p>
    <w:p w14:paraId="31840484" w14:textId="77777777" w:rsidR="003D793A" w:rsidRPr="00EC76D5" w:rsidRDefault="003D793A" w:rsidP="003D793A">
      <w:pPr>
        <w:pStyle w:val="Code"/>
      </w:pPr>
      <w:r w:rsidRPr="00EC76D5">
        <w:t xml:space="preserve">    Symbol leftSymbol = generateExpression(tree.getChild(0));</w:t>
      </w:r>
    </w:p>
    <w:p w14:paraId="30AE11AC" w14:textId="77777777" w:rsidR="003D793A" w:rsidRPr="00EC76D5" w:rsidRDefault="003D793A" w:rsidP="003D793A">
      <w:pPr>
        <w:pStyle w:val="Code"/>
      </w:pPr>
      <w:r w:rsidRPr="00EC76D5">
        <w:t xml:space="preserve">    Symbol rightSymbol = generateExpression(tree.getChild(1));</w:t>
      </w:r>
    </w:p>
    <w:p w14:paraId="20E8C588" w14:textId="77777777" w:rsidR="003D793A" w:rsidRPr="00EC76D5" w:rsidRDefault="003D793A" w:rsidP="003D793A">
      <w:pPr>
        <w:pStyle w:val="Code"/>
      </w:pPr>
      <w:r w:rsidRPr="00EC76D5">
        <w:t xml:space="preserve">    Symbol tempSymbol = Symbol.createTemporarySymbol(tree.getType());</w:t>
      </w:r>
    </w:p>
    <w:p w14:paraId="1CEEC847" w14:textId="77777777" w:rsidR="003D793A" w:rsidRPr="00EC76D5" w:rsidRDefault="003D793A" w:rsidP="003D793A">
      <w:pPr>
        <w:pStyle w:val="Code"/>
      </w:pPr>
      <w:r w:rsidRPr="00EC76D5">
        <w:t xml:space="preserve">    </w:t>
      </w:r>
    </w:p>
    <w:p w14:paraId="0F86056B" w14:textId="77777777" w:rsidR="003D793A" w:rsidRPr="00EC76D5" w:rsidRDefault="003D793A" w:rsidP="003D793A">
      <w:pPr>
        <w:pStyle w:val="Code"/>
      </w:pPr>
      <w:r w:rsidRPr="00EC76D5">
        <w:t xml:space="preserve">    String operatorName = tree.getOperator().name().replace("Assign", "");</w:t>
      </w:r>
    </w:p>
    <w:p w14:paraId="238A8123" w14:textId="77777777" w:rsidR="003D793A" w:rsidRPr="00EC76D5" w:rsidRDefault="003D793A" w:rsidP="003D793A">
      <w:pPr>
        <w:pStyle w:val="Code"/>
      </w:pPr>
      <w:r w:rsidRPr="00EC76D5">
        <w:t xml:space="preserve">    MiddleOperator operator = MiddleOperator.valueOf(operatorName);</w:t>
      </w:r>
    </w:p>
    <w:p w14:paraId="1388D616" w14:textId="77777777" w:rsidR="003D793A" w:rsidRPr="00EC76D5" w:rsidRDefault="003D793A" w:rsidP="003D793A">
      <w:pPr>
        <w:pStyle w:val="Code"/>
      </w:pPr>
      <w:r w:rsidRPr="00EC76D5">
        <w:t xml:space="preserve">    addMiddleCode(operator, tempSymbol, leftSymbol, rightSymbol);</w:t>
      </w:r>
    </w:p>
    <w:p w14:paraId="0389D094" w14:textId="77777777" w:rsidR="003D793A" w:rsidRPr="00EC76D5" w:rsidRDefault="003D793A" w:rsidP="003D793A">
      <w:pPr>
        <w:pStyle w:val="Code"/>
      </w:pPr>
    </w:p>
    <w:p w14:paraId="59137549" w14:textId="77777777" w:rsidR="003D793A" w:rsidRPr="00EC76D5" w:rsidRDefault="003D793A" w:rsidP="003D793A">
      <w:pPr>
        <w:pStyle w:val="Code"/>
      </w:pPr>
      <w:r w:rsidRPr="00EC76D5">
        <w:t xml:space="preserve">    boolean pop = !useResult(tree);</w:t>
      </w:r>
    </w:p>
    <w:p w14:paraId="5A876236" w14:textId="77777777" w:rsidR="003D793A" w:rsidRPr="00EC76D5" w:rsidRDefault="003D793A" w:rsidP="003D793A">
      <w:pPr>
        <w:pStyle w:val="Code"/>
      </w:pPr>
      <w:r w:rsidRPr="00EC76D5">
        <w:t xml:space="preserve">    addMiddleCode(MiddleOperator.Assign, pop, leftSymbol, tempSymbol);</w:t>
      </w:r>
    </w:p>
    <w:p w14:paraId="16CF92A7" w14:textId="77777777" w:rsidR="003D793A" w:rsidRPr="00EC76D5" w:rsidRDefault="003D793A" w:rsidP="003D793A">
      <w:pPr>
        <w:pStyle w:val="Code"/>
      </w:pPr>
      <w:r w:rsidRPr="00EC76D5">
        <w:t xml:space="preserve">    </w:t>
      </w:r>
    </w:p>
    <w:p w14:paraId="3439CCC3" w14:textId="77777777" w:rsidR="003D793A" w:rsidRPr="00EC76D5" w:rsidRDefault="003D793A" w:rsidP="003D793A">
      <w:pPr>
        <w:pStyle w:val="Code"/>
      </w:pPr>
      <w:r w:rsidRPr="00EC76D5">
        <w:t xml:space="preserve">    BigInteger bitFieldMask = leftSymbol.getType().getBitfieldMask();          </w:t>
      </w:r>
    </w:p>
    <w:p w14:paraId="2871223E" w14:textId="77777777" w:rsidR="003D793A" w:rsidRPr="00EC76D5" w:rsidRDefault="003D793A" w:rsidP="003D793A">
      <w:pPr>
        <w:pStyle w:val="Code"/>
      </w:pPr>
      <w:r w:rsidRPr="00EC76D5">
        <w:t xml:space="preserve">    if (bitFieldMask != null) {</w:t>
      </w:r>
    </w:p>
    <w:p w14:paraId="173B705B" w14:textId="77777777" w:rsidR="003D793A" w:rsidRPr="00EC76D5" w:rsidRDefault="003D793A" w:rsidP="003D793A">
      <w:pPr>
        <w:pStyle w:val="Code"/>
      </w:pPr>
      <w:r w:rsidRPr="00EC76D5">
        <w:t xml:space="preserve">      Symbol maskSymbol =</w:t>
      </w:r>
    </w:p>
    <w:p w14:paraId="5E51FFA4" w14:textId="77777777" w:rsidR="003D793A" w:rsidRPr="00EC76D5" w:rsidRDefault="003D793A" w:rsidP="003D793A">
      <w:pPr>
        <w:pStyle w:val="Code"/>
      </w:pPr>
      <w:r w:rsidRPr="00EC76D5">
        <w:t xml:space="preserve">             Symbol.createValueSymbol(leftSymbol.getType(), bitFieldMask);</w:t>
      </w:r>
    </w:p>
    <w:p w14:paraId="0AC91358" w14:textId="77777777" w:rsidR="003D793A" w:rsidRPr="00EC76D5" w:rsidRDefault="003D793A" w:rsidP="003D793A">
      <w:pPr>
        <w:pStyle w:val="Code"/>
      </w:pPr>
      <w:r w:rsidRPr="00EC76D5">
        <w:t xml:space="preserve">      addMiddleCode(MiddleOperator.BitwiseAnd, leftSymbol,</w:t>
      </w:r>
    </w:p>
    <w:p w14:paraId="5EF7C57F" w14:textId="77777777" w:rsidR="003D793A" w:rsidRPr="00EC76D5" w:rsidRDefault="003D793A" w:rsidP="003D793A">
      <w:pPr>
        <w:pStyle w:val="Code"/>
      </w:pPr>
      <w:r w:rsidRPr="00EC76D5">
        <w:t xml:space="preserve">                    leftSymbol, maskSymbol);</w:t>
      </w:r>
    </w:p>
    <w:p w14:paraId="6260919F" w14:textId="77777777" w:rsidR="003D793A" w:rsidRPr="00EC76D5" w:rsidRDefault="003D793A" w:rsidP="003D793A">
      <w:pPr>
        <w:pStyle w:val="Code"/>
      </w:pPr>
      <w:r w:rsidRPr="00EC76D5">
        <w:t xml:space="preserve">    }</w:t>
      </w:r>
    </w:p>
    <w:p w14:paraId="2DBF5D99" w14:textId="77777777" w:rsidR="003D793A" w:rsidRPr="00EC76D5" w:rsidRDefault="003D793A" w:rsidP="003D793A">
      <w:pPr>
        <w:pStyle w:val="Code"/>
      </w:pPr>
    </w:p>
    <w:p w14:paraId="21769272" w14:textId="77777777" w:rsidR="003D793A" w:rsidRPr="00EC76D5" w:rsidRDefault="003D793A" w:rsidP="003D793A">
      <w:pPr>
        <w:pStyle w:val="Code"/>
      </w:pPr>
      <w:r w:rsidRPr="00EC76D5">
        <w:t xml:space="preserve">    return leftSymbol;</w:t>
      </w:r>
    </w:p>
    <w:p w14:paraId="1062E330" w14:textId="77777777" w:rsidR="003D793A" w:rsidRPr="00EC76D5" w:rsidRDefault="003D793A" w:rsidP="003D793A">
      <w:pPr>
        <w:pStyle w:val="Code"/>
      </w:pPr>
      <w:r w:rsidRPr="00EC76D5">
        <w:t xml:space="preserve">  }</w:t>
      </w:r>
    </w:p>
    <w:p w14:paraId="22600777" w14:textId="77777777" w:rsidR="003D793A" w:rsidRPr="00EC76D5" w:rsidRDefault="003D793A" w:rsidP="003D793A">
      <w:pPr>
        <w:pStyle w:val="Code"/>
      </w:pPr>
    </w:p>
    <w:p w14:paraId="1FC51472" w14:textId="3CB261D5" w:rsidR="00160114" w:rsidRPr="00EC76D5" w:rsidRDefault="00160114" w:rsidP="003D793A">
      <w:pPr>
        <w:pStyle w:val="Code"/>
      </w:pPr>
      <w:r w:rsidRPr="00EC76D5">
        <w:t xml:space="preserve">  public Symbol generateDotExpression(SyntaxTree tree) {</w:t>
      </w:r>
    </w:p>
    <w:p w14:paraId="66AE2697" w14:textId="77777777" w:rsidR="00160114" w:rsidRPr="00EC76D5" w:rsidRDefault="00160114" w:rsidP="00160114">
      <w:pPr>
        <w:pStyle w:val="Code"/>
      </w:pPr>
      <w:r w:rsidRPr="00EC76D5">
        <w:t xml:space="preserve">    Symbol parentSymbol = generateExpression(tree.getChild(0));</w:t>
      </w:r>
    </w:p>
    <w:p w14:paraId="420B4C24" w14:textId="77777777" w:rsidR="00160114" w:rsidRPr="00EC76D5" w:rsidRDefault="00160114" w:rsidP="00160114">
      <w:pPr>
        <w:pStyle w:val="Code"/>
      </w:pPr>
      <w:r w:rsidRPr="00EC76D5">
        <w:t xml:space="preserve">    Symbol memberSymbol = generateExpression(tree.getChild(1)),</w:t>
      </w:r>
    </w:p>
    <w:p w14:paraId="4674E063" w14:textId="77777777" w:rsidR="00160114" w:rsidRPr="00EC76D5" w:rsidRDefault="00160114" w:rsidP="00160114">
      <w:pPr>
        <w:pStyle w:val="Code"/>
      </w:pPr>
      <w:r w:rsidRPr="00EC76D5">
        <w:t xml:space="preserve">           resultSymbol;</w:t>
      </w:r>
    </w:p>
    <w:p w14:paraId="0CD1119B" w14:textId="77777777" w:rsidR="00160114" w:rsidRPr="00EC76D5" w:rsidRDefault="00160114" w:rsidP="00160114">
      <w:pPr>
        <w:pStyle w:val="Code"/>
      </w:pPr>
    </w:p>
    <w:p w14:paraId="4B9D2067" w14:textId="77777777" w:rsidR="00160114" w:rsidRPr="00EC76D5" w:rsidRDefault="00160114" w:rsidP="00160114">
      <w:pPr>
        <w:pStyle w:val="Code"/>
      </w:pPr>
      <w:r w:rsidRPr="00EC76D5">
        <w:t xml:space="preserve">    if (parentSymbol.hasAddressSymbol()) {</w:t>
      </w:r>
    </w:p>
    <w:p w14:paraId="65F0F8FD" w14:textId="77777777" w:rsidR="00160114" w:rsidRPr="00EC76D5" w:rsidRDefault="00160114" w:rsidP="00160114">
      <w:pPr>
        <w:pStyle w:val="Code"/>
      </w:pPr>
      <w:r w:rsidRPr="00EC76D5">
        <w:t xml:space="preserve">      resultSymbol = Symbol.createMemorySymbol(parentSymbol, tree.getType(),</w:t>
      </w:r>
    </w:p>
    <w:p w14:paraId="688CFF7D" w14:textId="77777777" w:rsidR="00160114" w:rsidRPr="00EC76D5" w:rsidRDefault="00160114" w:rsidP="00160114">
      <w:pPr>
        <w:pStyle w:val="Code"/>
      </w:pPr>
      <w:r w:rsidRPr="00EC76D5">
        <w:t xml:space="preserve">                                               memberSymbol);</w:t>
      </w:r>
    </w:p>
    <w:p w14:paraId="043248BD" w14:textId="77777777" w:rsidR="00160114" w:rsidRPr="00EC76D5" w:rsidRDefault="00160114" w:rsidP="00160114">
      <w:pPr>
        <w:pStyle w:val="Code"/>
      </w:pPr>
      <w:r w:rsidRPr="00EC76D5">
        <w:t xml:space="preserve">    }</w:t>
      </w:r>
    </w:p>
    <w:p w14:paraId="181D2479" w14:textId="77777777" w:rsidR="00160114" w:rsidRPr="00EC76D5" w:rsidRDefault="00160114" w:rsidP="00160114">
      <w:pPr>
        <w:pStyle w:val="Code"/>
      </w:pPr>
      <w:r w:rsidRPr="00EC76D5">
        <w:t xml:space="preserve">    else {</w:t>
      </w:r>
    </w:p>
    <w:p w14:paraId="310CF712" w14:textId="77777777" w:rsidR="00160114" w:rsidRPr="00EC76D5" w:rsidRDefault="00160114" w:rsidP="00160114">
      <w:pPr>
        <w:pStyle w:val="Code"/>
      </w:pPr>
      <w:r w:rsidRPr="00EC76D5">
        <w:t xml:space="preserve">      resultSymbol = Symbol.createTemporarySymbol(tree.getType());</w:t>
      </w:r>
    </w:p>
    <w:p w14:paraId="596F4175" w14:textId="77777777" w:rsidR="00160114" w:rsidRPr="00EC76D5" w:rsidRDefault="00160114" w:rsidP="00160114">
      <w:pPr>
        <w:pStyle w:val="Code"/>
      </w:pPr>
      <w:r w:rsidRPr="00EC76D5">
        <w:t xml:space="preserve">      resultSymbol.setOffset(parentSymbol.getOffset() +</w:t>
      </w:r>
    </w:p>
    <w:p w14:paraId="1C2F1021" w14:textId="77777777" w:rsidR="00160114" w:rsidRPr="00EC76D5" w:rsidRDefault="00160114" w:rsidP="00160114">
      <w:pPr>
        <w:pStyle w:val="Code"/>
      </w:pPr>
      <w:r w:rsidRPr="00EC76D5">
        <w:t xml:space="preserve">                             memberSymbol.getOffset());</w:t>
      </w:r>
    </w:p>
    <w:p w14:paraId="548A87AC" w14:textId="77777777" w:rsidR="00160114" w:rsidRPr="00EC76D5" w:rsidRDefault="00160114" w:rsidP="00160114">
      <w:pPr>
        <w:pStyle w:val="Code"/>
      </w:pPr>
      <w:r w:rsidRPr="00EC76D5">
        <w:t xml:space="preserve">      //resultSymbol.setAddressSymbol(parentSymbol.getAddressSymbol());</w:t>
      </w:r>
    </w:p>
    <w:p w14:paraId="6183A879" w14:textId="77777777" w:rsidR="00160114" w:rsidRPr="00EC76D5" w:rsidRDefault="00160114" w:rsidP="00160114">
      <w:pPr>
        <w:pStyle w:val="Code"/>
      </w:pPr>
      <w:r w:rsidRPr="00EC76D5">
        <w:t xml:space="preserve">      //resultSymbol.setAddressOffset(parentSymbol.getAddressOffset() + memberSymbol.getOffset());</w:t>
      </w:r>
    </w:p>
    <w:p w14:paraId="12E325BE" w14:textId="77777777" w:rsidR="00160114" w:rsidRPr="00EC76D5" w:rsidRDefault="00160114" w:rsidP="00160114">
      <w:pPr>
        <w:pStyle w:val="Code"/>
      </w:pPr>
      <w:r w:rsidRPr="00EC76D5">
        <w:t xml:space="preserve">    }</w:t>
      </w:r>
    </w:p>
    <w:p w14:paraId="2F2BA033" w14:textId="77777777" w:rsidR="00160114" w:rsidRPr="00EC76D5" w:rsidRDefault="00160114" w:rsidP="00160114">
      <w:pPr>
        <w:pStyle w:val="Code"/>
      </w:pPr>
    </w:p>
    <w:p w14:paraId="37AD8484" w14:textId="77777777" w:rsidR="00160114" w:rsidRPr="00EC76D5" w:rsidRDefault="00160114" w:rsidP="00160114">
      <w:pPr>
        <w:pStyle w:val="Code"/>
      </w:pPr>
      <w:r w:rsidRPr="00EC76D5">
        <w:t xml:space="preserve">    resultSymbol.setParentSymbol(parentSymbol);</w:t>
      </w:r>
    </w:p>
    <w:p w14:paraId="16C19A71" w14:textId="77777777" w:rsidR="00160114" w:rsidRPr="00EC76D5" w:rsidRDefault="00160114" w:rsidP="00160114">
      <w:pPr>
        <w:pStyle w:val="Code"/>
      </w:pPr>
      <w:r w:rsidRPr="00EC76D5">
        <w:t xml:space="preserve">    parentSymbol.addChildSymbol(resultSymbol);</w:t>
      </w:r>
    </w:p>
    <w:p w14:paraId="1C4E9667" w14:textId="77777777" w:rsidR="00160114" w:rsidRPr="00EC76D5" w:rsidRDefault="00160114" w:rsidP="00160114">
      <w:pPr>
        <w:pStyle w:val="Code"/>
      </w:pPr>
      <w:r w:rsidRPr="00EC76D5">
        <w:t xml:space="preserve">    </w:t>
      </w:r>
    </w:p>
    <w:p w14:paraId="0DECAD7C" w14:textId="77777777" w:rsidR="00160114" w:rsidRPr="00EC76D5" w:rsidRDefault="00160114" w:rsidP="00160114">
      <w:pPr>
        <w:pStyle w:val="Code"/>
      </w:pPr>
      <w:r w:rsidRPr="00EC76D5">
        <w:lastRenderedPageBreak/>
        <w:t xml:space="preserve">    if (tree.isRightValue() &amp;&amp; resultSymbol.getType().isFloating()) {</w:t>
      </w:r>
    </w:p>
    <w:p w14:paraId="4BC82D23" w14:textId="77777777" w:rsidR="00160114" w:rsidRPr="00EC76D5" w:rsidRDefault="00160114" w:rsidP="00160114">
      <w:pPr>
        <w:pStyle w:val="Code"/>
      </w:pPr>
      <w:r w:rsidRPr="00EC76D5">
        <w:t xml:space="preserve">      if (resultSymbol.isTemporary() &amp;&amp; (resultSymbol.getOffset() == 0)) {</w:t>
      </w:r>
    </w:p>
    <w:p w14:paraId="59786F4E" w14:textId="77777777" w:rsidR="00160114" w:rsidRPr="00EC76D5" w:rsidRDefault="00160114" w:rsidP="00160114">
      <w:pPr>
        <w:pStyle w:val="Code"/>
      </w:pPr>
      <w:r w:rsidRPr="00EC76D5">
        <w:t xml:space="preserve">        //symbol.addToSymbolTable();</w:t>
      </w:r>
    </w:p>
    <w:p w14:paraId="7C52EA22" w14:textId="77777777" w:rsidR="00160114" w:rsidRPr="00EC76D5" w:rsidRDefault="00160114" w:rsidP="00160114">
      <w:pPr>
        <w:pStyle w:val="Code"/>
      </w:pPr>
      <w:r w:rsidRPr="00EC76D5">
        <w:t xml:space="preserve">        Main.CurrentTable.addSymbol(resultSymbol);</w:t>
      </w:r>
    </w:p>
    <w:p w14:paraId="13ED22A6" w14:textId="77777777" w:rsidR="00160114" w:rsidRPr="00EC76D5" w:rsidRDefault="00160114" w:rsidP="00160114">
      <w:pPr>
        <w:pStyle w:val="Code"/>
      </w:pPr>
      <w:r w:rsidRPr="00EC76D5">
        <w:t xml:space="preserve">      }</w:t>
      </w:r>
    </w:p>
    <w:p w14:paraId="0B56FD5E" w14:textId="77777777" w:rsidR="00160114" w:rsidRPr="00EC76D5" w:rsidRDefault="00160114" w:rsidP="00160114">
      <w:pPr>
        <w:pStyle w:val="Code"/>
      </w:pPr>
    </w:p>
    <w:p w14:paraId="2342C86E" w14:textId="77777777" w:rsidR="00160114" w:rsidRPr="00EC76D5" w:rsidRDefault="00160114" w:rsidP="00160114">
      <w:pPr>
        <w:pStyle w:val="Code"/>
      </w:pPr>
      <w:r w:rsidRPr="00EC76D5">
        <w:t xml:space="preserve">      addMiddleCode(MiddleOperator.PushFloat, resultSymbol);</w:t>
      </w:r>
    </w:p>
    <w:p w14:paraId="540FF02A" w14:textId="77777777" w:rsidR="00160114" w:rsidRPr="00EC76D5" w:rsidRDefault="00160114" w:rsidP="00160114">
      <w:pPr>
        <w:pStyle w:val="Code"/>
      </w:pPr>
      <w:r w:rsidRPr="00EC76D5">
        <w:t xml:space="preserve">    }</w:t>
      </w:r>
    </w:p>
    <w:p w14:paraId="027D4AB0" w14:textId="77777777" w:rsidR="00160114" w:rsidRPr="00EC76D5" w:rsidRDefault="00160114" w:rsidP="00160114">
      <w:pPr>
        <w:pStyle w:val="Code"/>
      </w:pPr>
      <w:r w:rsidRPr="00EC76D5">
        <w:t xml:space="preserve">      </w:t>
      </w:r>
    </w:p>
    <w:p w14:paraId="1BA6E3BC" w14:textId="77777777" w:rsidR="00160114" w:rsidRPr="00EC76D5" w:rsidRDefault="00160114" w:rsidP="00160114">
      <w:pPr>
        <w:pStyle w:val="Code"/>
      </w:pPr>
      <w:r w:rsidRPr="00EC76D5">
        <w:t xml:space="preserve">    return resultSymbol;</w:t>
      </w:r>
    </w:p>
    <w:p w14:paraId="6C7B53B3" w14:textId="77777777" w:rsidR="00160114" w:rsidRPr="00EC76D5" w:rsidRDefault="00160114" w:rsidP="00160114">
      <w:pPr>
        <w:pStyle w:val="Code"/>
      </w:pPr>
      <w:r w:rsidRPr="00EC76D5">
        <w:t xml:space="preserve">  }</w:t>
      </w:r>
    </w:p>
    <w:p w14:paraId="5246F7E8" w14:textId="77777777" w:rsidR="00160114" w:rsidRPr="00EC76D5" w:rsidRDefault="00160114" w:rsidP="00160114">
      <w:pPr>
        <w:pStyle w:val="Code"/>
      </w:pPr>
      <w:r w:rsidRPr="00EC76D5">
        <w:t xml:space="preserve">    </w:t>
      </w:r>
    </w:p>
    <w:p w14:paraId="07A15F1E" w14:textId="77777777" w:rsidR="00160114" w:rsidRPr="00EC76D5" w:rsidRDefault="00160114" w:rsidP="00160114">
      <w:pPr>
        <w:pStyle w:val="Code"/>
      </w:pPr>
      <w:r w:rsidRPr="00EC76D5">
        <w:t xml:space="preserve">  public Symbol generateIndexExpression(SyntaxTree tree) {</w:t>
      </w:r>
    </w:p>
    <w:p w14:paraId="54CAC196" w14:textId="77777777" w:rsidR="00160114" w:rsidRPr="00EC76D5" w:rsidRDefault="00160114" w:rsidP="00160114">
      <w:pPr>
        <w:pStyle w:val="Code"/>
      </w:pPr>
      <w:r w:rsidRPr="00EC76D5">
        <w:t xml:space="preserve">    Symbol pointerSymbol = generateExpression(tree.getChild(0));</w:t>
      </w:r>
    </w:p>
    <w:p w14:paraId="01718079" w14:textId="77777777" w:rsidR="00160114" w:rsidRPr="00EC76D5" w:rsidRDefault="00160114" w:rsidP="00160114">
      <w:pPr>
        <w:pStyle w:val="Code"/>
      </w:pPr>
      <w:r w:rsidRPr="00EC76D5">
        <w:t xml:space="preserve">    SyntaxTree indexTree = tree.getChild(1);</w:t>
      </w:r>
    </w:p>
    <w:p w14:paraId="7A5A416C" w14:textId="77777777" w:rsidR="00160114" w:rsidRPr="00EC76D5" w:rsidRDefault="00160114" w:rsidP="00160114">
      <w:pPr>
        <w:pStyle w:val="Code"/>
      </w:pPr>
      <w:r w:rsidRPr="00EC76D5">
        <w:t xml:space="preserve">    </w:t>
      </w:r>
    </w:p>
    <w:p w14:paraId="738CD786" w14:textId="77777777" w:rsidR="00160114" w:rsidRPr="00EC76D5" w:rsidRDefault="00160114" w:rsidP="00160114">
      <w:pPr>
        <w:pStyle w:val="Code"/>
      </w:pPr>
      <w:r w:rsidRPr="00EC76D5">
        <w:t xml:space="preserve">    Symbol indexSymbol = generateExpression(indexTree);</w:t>
      </w:r>
    </w:p>
    <w:p w14:paraId="7D352ED4" w14:textId="77777777" w:rsidR="00160114" w:rsidRPr="00EC76D5" w:rsidRDefault="00160114" w:rsidP="00160114">
      <w:pPr>
        <w:pStyle w:val="Code"/>
      </w:pPr>
      <w:r w:rsidRPr="00EC76D5">
        <w:t xml:space="preserve">    int indexSize = pointerSymbol.getType().getPointerOrArrayType().getSize();</w:t>
      </w:r>
    </w:p>
    <w:p w14:paraId="7C5284A8" w14:textId="77777777" w:rsidR="00160114" w:rsidRPr="00EC76D5" w:rsidRDefault="00160114" w:rsidP="00160114">
      <w:pPr>
        <w:pStyle w:val="Code"/>
      </w:pPr>
      <w:r w:rsidRPr="00EC76D5">
        <w:t xml:space="preserve">    Symbol resultSymbol;</w:t>
      </w:r>
    </w:p>
    <w:p w14:paraId="04B814CD" w14:textId="77777777" w:rsidR="00160114" w:rsidRPr="00EC76D5" w:rsidRDefault="00160114" w:rsidP="00160114">
      <w:pPr>
        <w:pStyle w:val="Code"/>
      </w:pPr>
      <w:r w:rsidRPr="00EC76D5">
        <w:t xml:space="preserve">    </w:t>
      </w:r>
    </w:p>
    <w:p w14:paraId="2502A204" w14:textId="77777777" w:rsidR="00160114" w:rsidRPr="00EC76D5" w:rsidRDefault="00160114" w:rsidP="00160114">
      <w:pPr>
        <w:pStyle w:val="Code"/>
      </w:pPr>
      <w:r w:rsidRPr="00EC76D5">
        <w:t xml:space="preserve">    if (indexTree.getOperator() == MiddleOperator.Value) {</w:t>
      </w:r>
    </w:p>
    <w:p w14:paraId="710E2700" w14:textId="77777777" w:rsidR="00160114" w:rsidRPr="00EC76D5" w:rsidRDefault="00160114" w:rsidP="00160114">
      <w:pPr>
        <w:pStyle w:val="Code"/>
      </w:pPr>
      <w:r w:rsidRPr="00EC76D5">
        <w:t xml:space="preserve">      resultSymbol = Symbol.createTemporarySymbol(tree.getType());</w:t>
      </w:r>
    </w:p>
    <w:p w14:paraId="46FB2A01" w14:textId="77777777" w:rsidR="00160114" w:rsidRPr="00EC76D5" w:rsidRDefault="00160114" w:rsidP="00160114">
      <w:pPr>
        <w:pStyle w:val="Code"/>
      </w:pPr>
      <w:r w:rsidRPr="00EC76D5">
        <w:t xml:space="preserve">      resultSymbol.setAddressSymbol(pointerSymbol);</w:t>
      </w:r>
    </w:p>
    <w:p w14:paraId="2C873DB5" w14:textId="77777777" w:rsidR="00160114" w:rsidRPr="00EC76D5" w:rsidRDefault="00160114" w:rsidP="00160114">
      <w:pPr>
        <w:pStyle w:val="Code"/>
      </w:pPr>
      <w:r w:rsidRPr="00EC76D5">
        <w:t xml:space="preserve">      resultSymbol.setParentSymbol(pointerSymbol);</w:t>
      </w:r>
    </w:p>
    <w:p w14:paraId="5B571E52" w14:textId="77777777" w:rsidR="00160114" w:rsidRPr="00EC76D5" w:rsidRDefault="00160114" w:rsidP="00160114">
      <w:pPr>
        <w:pStyle w:val="Code"/>
      </w:pPr>
      <w:r w:rsidRPr="00EC76D5">
        <w:t xml:space="preserve">      pointerSymbol.addChildSymbol(resultSymbol);</w:t>
      </w:r>
    </w:p>
    <w:p w14:paraId="38331A43" w14:textId="77777777" w:rsidR="00160114" w:rsidRPr="00EC76D5" w:rsidRDefault="00160114" w:rsidP="00160114">
      <w:pPr>
        <w:pStyle w:val="Code"/>
      </w:pPr>
      <w:r w:rsidRPr="00EC76D5">
        <w:t xml:space="preserve">      int indexValue =</w:t>
      </w:r>
    </w:p>
    <w:p w14:paraId="1B835A74" w14:textId="77777777" w:rsidR="00160114" w:rsidRPr="00EC76D5" w:rsidRDefault="00160114" w:rsidP="00160114">
      <w:pPr>
        <w:pStyle w:val="Code"/>
      </w:pPr>
      <w:r w:rsidRPr="00EC76D5">
        <w:t xml:space="preserve">        ((BigInteger) indexTree.getSymbol().getValue()).intValue();</w:t>
      </w:r>
    </w:p>
    <w:p w14:paraId="1931CD04" w14:textId="77777777" w:rsidR="00160114" w:rsidRPr="00EC76D5" w:rsidRDefault="00160114" w:rsidP="00160114">
      <w:pPr>
        <w:pStyle w:val="Code"/>
      </w:pPr>
      <w:r w:rsidRPr="00EC76D5">
        <w:t xml:space="preserve">      int memberOffset = indexValue * indexSize;</w:t>
      </w:r>
    </w:p>
    <w:p w14:paraId="2692C0C3" w14:textId="77777777" w:rsidR="00160114" w:rsidRPr="00EC76D5" w:rsidRDefault="00160114" w:rsidP="00160114">
      <w:pPr>
        <w:pStyle w:val="Code"/>
      </w:pPr>
      <w:r w:rsidRPr="00EC76D5">
        <w:t xml:space="preserve">      resultSymbol.setAddressOffset(memberOffset);</w:t>
      </w:r>
    </w:p>
    <w:p w14:paraId="66F9B60E" w14:textId="77777777" w:rsidR="00160114" w:rsidRPr="00EC76D5" w:rsidRDefault="00160114" w:rsidP="00160114">
      <w:pPr>
        <w:pStyle w:val="Code"/>
      </w:pPr>
      <w:r w:rsidRPr="00EC76D5">
        <w:t xml:space="preserve">      MiddleCode indexCode =</w:t>
      </w:r>
    </w:p>
    <w:p w14:paraId="14CA204A" w14:textId="77777777" w:rsidR="00160114" w:rsidRPr="00EC76D5" w:rsidRDefault="00160114" w:rsidP="00160114">
      <w:pPr>
        <w:pStyle w:val="Code"/>
      </w:pPr>
      <w:r w:rsidRPr="00EC76D5">
        <w:t xml:space="preserve">        addMiddleCode(MiddleOperator.Index, memberOffset, resultSymbol, pointerSymbol);</w:t>
      </w:r>
    </w:p>
    <w:p w14:paraId="29456B42" w14:textId="77777777" w:rsidR="00160114" w:rsidRPr="00EC76D5" w:rsidRDefault="00160114" w:rsidP="00160114">
      <w:pPr>
        <w:pStyle w:val="Code"/>
      </w:pPr>
      <w:r w:rsidRPr="00EC76D5">
        <w:t xml:space="preserve">      indexCode.setRightValue(tree.isRightValue());</w:t>
      </w:r>
    </w:p>
    <w:p w14:paraId="67309B8A" w14:textId="77777777" w:rsidR="00160114" w:rsidRPr="00EC76D5" w:rsidRDefault="00160114" w:rsidP="00160114">
      <w:pPr>
        <w:pStyle w:val="Code"/>
      </w:pPr>
      <w:r w:rsidRPr="00EC76D5">
        <w:t xml:space="preserve">    }</w:t>
      </w:r>
    </w:p>
    <w:p w14:paraId="4ECBF1CC" w14:textId="77777777" w:rsidR="00160114" w:rsidRPr="00EC76D5" w:rsidRDefault="00160114" w:rsidP="00160114">
      <w:pPr>
        <w:pStyle w:val="Code"/>
      </w:pPr>
      <w:r w:rsidRPr="00EC76D5">
        <w:t xml:space="preserve">    else if (indexSize == 1) {</w:t>
      </w:r>
    </w:p>
    <w:p w14:paraId="0107F1D6" w14:textId="77777777" w:rsidR="00160114" w:rsidRPr="00EC76D5" w:rsidRDefault="00160114" w:rsidP="00160114">
      <w:pPr>
        <w:pStyle w:val="Code"/>
      </w:pPr>
      <w:r w:rsidRPr="00EC76D5">
        <w:t xml:space="preserve">      Symbol addSymbol = Symbol.createTemporarySymbol(indexSymbol.getType());</w:t>
      </w:r>
    </w:p>
    <w:p w14:paraId="28D5403D" w14:textId="77777777" w:rsidR="00160114" w:rsidRPr="00EC76D5" w:rsidRDefault="00160114" w:rsidP="00160114">
      <w:pPr>
        <w:pStyle w:val="Code"/>
      </w:pPr>
      <w:r w:rsidRPr="00EC76D5">
        <w:t xml:space="preserve">      addMiddleCode(MiddleOperator.BinaryAdd, addSymbol,</w:t>
      </w:r>
    </w:p>
    <w:p w14:paraId="180E1F0F" w14:textId="77777777" w:rsidR="00160114" w:rsidRPr="00EC76D5" w:rsidRDefault="00160114" w:rsidP="00160114">
      <w:pPr>
        <w:pStyle w:val="Code"/>
      </w:pPr>
      <w:r w:rsidRPr="00EC76D5">
        <w:t xml:space="preserve">                    pointerSymbol, indexSymbol);</w:t>
      </w:r>
    </w:p>
    <w:p w14:paraId="70CA3895" w14:textId="77777777" w:rsidR="00160114" w:rsidRPr="00EC76D5" w:rsidRDefault="00160114" w:rsidP="00160114">
      <w:pPr>
        <w:pStyle w:val="Code"/>
      </w:pPr>
      <w:r w:rsidRPr="00EC76D5">
        <w:t xml:space="preserve">      resultSymbol = Symbol.createTemporarySymbol(pointerSymbol.getType().getPointerOrArrayType());</w:t>
      </w:r>
    </w:p>
    <w:p w14:paraId="18E9A22E" w14:textId="77777777" w:rsidR="00160114" w:rsidRPr="00EC76D5" w:rsidRDefault="00160114" w:rsidP="00160114">
      <w:pPr>
        <w:pStyle w:val="Code"/>
      </w:pPr>
      <w:r w:rsidRPr="00EC76D5">
        <w:t xml:space="preserve">      resultSymbol.setParentSymbol(pointerSymbol);</w:t>
      </w:r>
    </w:p>
    <w:p w14:paraId="55FF8C1C" w14:textId="77777777" w:rsidR="00160114" w:rsidRPr="00EC76D5" w:rsidRDefault="00160114" w:rsidP="00160114">
      <w:pPr>
        <w:pStyle w:val="Code"/>
      </w:pPr>
      <w:r w:rsidRPr="00EC76D5">
        <w:t xml:space="preserve">      pointerSymbol.addChildSymbol(resultSymbol);</w:t>
      </w:r>
    </w:p>
    <w:p w14:paraId="47AF005D" w14:textId="77777777" w:rsidR="00160114" w:rsidRPr="00EC76D5" w:rsidRDefault="00160114" w:rsidP="00160114">
      <w:pPr>
        <w:pStyle w:val="Code"/>
      </w:pPr>
      <w:r w:rsidRPr="00EC76D5">
        <w:t xml:space="preserve">      resultSymbol.setAddressSymbol(addSymbol);</w:t>
      </w:r>
    </w:p>
    <w:p w14:paraId="1FADC2BC" w14:textId="77777777" w:rsidR="00160114" w:rsidRPr="00EC76D5" w:rsidRDefault="00160114" w:rsidP="00160114">
      <w:pPr>
        <w:pStyle w:val="Code"/>
      </w:pPr>
      <w:r w:rsidRPr="00EC76D5">
        <w:t xml:space="preserve">      resultSymbol.setAddressOffset(0);</w:t>
      </w:r>
    </w:p>
    <w:p w14:paraId="68145CB1" w14:textId="77777777" w:rsidR="00160114" w:rsidRPr="00EC76D5" w:rsidRDefault="00160114" w:rsidP="00160114">
      <w:pPr>
        <w:pStyle w:val="Code"/>
      </w:pPr>
      <w:r w:rsidRPr="00EC76D5">
        <w:t xml:space="preserve">      </w:t>
      </w:r>
    </w:p>
    <w:p w14:paraId="7034ED8E" w14:textId="77777777" w:rsidR="00160114" w:rsidRPr="00EC76D5" w:rsidRDefault="00160114" w:rsidP="00160114">
      <w:pPr>
        <w:pStyle w:val="Code"/>
      </w:pPr>
      <w:r w:rsidRPr="00EC76D5">
        <w:t xml:space="preserve">      MiddleCode indexCode =</w:t>
      </w:r>
    </w:p>
    <w:p w14:paraId="398A5912" w14:textId="77777777" w:rsidR="00160114" w:rsidRPr="00EC76D5" w:rsidRDefault="00160114" w:rsidP="00160114">
      <w:pPr>
        <w:pStyle w:val="Code"/>
      </w:pPr>
      <w:r w:rsidRPr="00EC76D5">
        <w:t xml:space="preserve">        addMiddleCode(MiddleOperator.Index, 0, resultSymbol, addSymbol);</w:t>
      </w:r>
    </w:p>
    <w:p w14:paraId="0B87E461" w14:textId="77777777" w:rsidR="00160114" w:rsidRPr="00EC76D5" w:rsidRDefault="00160114" w:rsidP="00160114">
      <w:pPr>
        <w:pStyle w:val="Code"/>
      </w:pPr>
      <w:r w:rsidRPr="00EC76D5">
        <w:t xml:space="preserve">      indexCode.setRightValue(tree.isRightValue());</w:t>
      </w:r>
    </w:p>
    <w:p w14:paraId="775112BC" w14:textId="77777777" w:rsidR="00160114" w:rsidRPr="00EC76D5" w:rsidRDefault="00160114" w:rsidP="00160114">
      <w:pPr>
        <w:pStyle w:val="Code"/>
      </w:pPr>
      <w:r w:rsidRPr="00EC76D5">
        <w:t xml:space="preserve">    }</w:t>
      </w:r>
    </w:p>
    <w:p w14:paraId="7C48AAA8" w14:textId="77777777" w:rsidR="00160114" w:rsidRPr="00EC76D5" w:rsidRDefault="00160114" w:rsidP="00160114">
      <w:pPr>
        <w:pStyle w:val="Code"/>
      </w:pPr>
      <w:r w:rsidRPr="00EC76D5">
        <w:t xml:space="preserve">    else {</w:t>
      </w:r>
    </w:p>
    <w:p w14:paraId="0AC7F2AF" w14:textId="77777777" w:rsidR="00160114" w:rsidRPr="00EC76D5" w:rsidRDefault="00160114" w:rsidP="00160114">
      <w:pPr>
        <w:pStyle w:val="Code"/>
      </w:pPr>
      <w:r w:rsidRPr="00EC76D5">
        <w:t xml:space="preserve">      Symbol sizeSymbol = Symbol.createValueSymbol(indexSymbol.getType(), BigInteger.valueOf(indexSize));</w:t>
      </w:r>
    </w:p>
    <w:p w14:paraId="33B5DC99" w14:textId="77777777" w:rsidR="00160114" w:rsidRPr="00EC76D5" w:rsidRDefault="00160114" w:rsidP="00160114">
      <w:pPr>
        <w:pStyle w:val="Code"/>
      </w:pPr>
      <w:r w:rsidRPr="00EC76D5">
        <w:t xml:space="preserve">      Symbol mulSymbol = Symbol.createTemporarySymbol(indexSymbol.getType());</w:t>
      </w:r>
    </w:p>
    <w:p w14:paraId="62DC95D3" w14:textId="77777777" w:rsidR="00160114" w:rsidRPr="00EC76D5" w:rsidRDefault="00160114" w:rsidP="00160114">
      <w:pPr>
        <w:pStyle w:val="Code"/>
      </w:pPr>
      <w:r w:rsidRPr="00EC76D5">
        <w:t xml:space="preserve">      addMiddleCode(MiddleOperator.Multiply, mulSymbol, indexSymbol, sizeSymbol);</w:t>
      </w:r>
    </w:p>
    <w:p w14:paraId="436C9AFD" w14:textId="77777777" w:rsidR="00160114" w:rsidRPr="00EC76D5" w:rsidRDefault="00160114" w:rsidP="00160114">
      <w:pPr>
        <w:pStyle w:val="Code"/>
      </w:pPr>
      <w:r w:rsidRPr="00EC76D5">
        <w:t xml:space="preserve">      Symbol addSymbol = Symbol.createTemporarySymbol(indexSymbol.getType());</w:t>
      </w:r>
    </w:p>
    <w:p w14:paraId="3882C5DC" w14:textId="77777777" w:rsidR="00160114" w:rsidRPr="00EC76D5" w:rsidRDefault="00160114" w:rsidP="00160114">
      <w:pPr>
        <w:pStyle w:val="Code"/>
      </w:pPr>
      <w:r w:rsidRPr="00EC76D5">
        <w:lastRenderedPageBreak/>
        <w:t xml:space="preserve">      addMiddleCode(MiddleOperator.BinaryAdd, addSymbol, pointerSymbol, mulSymbol);</w:t>
      </w:r>
    </w:p>
    <w:p w14:paraId="0BED5C9F" w14:textId="77777777" w:rsidR="00160114" w:rsidRPr="00EC76D5" w:rsidRDefault="00160114" w:rsidP="00160114">
      <w:pPr>
        <w:pStyle w:val="Code"/>
      </w:pPr>
      <w:r w:rsidRPr="00EC76D5">
        <w:t xml:space="preserve">      resultSymbol = Symbol.createTemporarySymbol(pointerSymbol.getType().getPointerOrArrayType());</w:t>
      </w:r>
    </w:p>
    <w:p w14:paraId="2C06EF1E" w14:textId="77777777" w:rsidR="00160114" w:rsidRPr="00EC76D5" w:rsidRDefault="00160114" w:rsidP="00160114">
      <w:pPr>
        <w:pStyle w:val="Code"/>
      </w:pPr>
      <w:r w:rsidRPr="00EC76D5">
        <w:t xml:space="preserve">      resultSymbol.setParentSymbol(pointerSymbol);</w:t>
      </w:r>
    </w:p>
    <w:p w14:paraId="211023F2" w14:textId="77777777" w:rsidR="00160114" w:rsidRPr="00EC76D5" w:rsidRDefault="00160114" w:rsidP="00160114">
      <w:pPr>
        <w:pStyle w:val="Code"/>
      </w:pPr>
      <w:r w:rsidRPr="00EC76D5">
        <w:t xml:space="preserve">      pointerSymbol.addChildSymbol(resultSymbol);</w:t>
      </w:r>
    </w:p>
    <w:p w14:paraId="033FD0C9" w14:textId="77777777" w:rsidR="00160114" w:rsidRPr="00EC76D5" w:rsidRDefault="00160114" w:rsidP="00160114">
      <w:pPr>
        <w:pStyle w:val="Code"/>
      </w:pPr>
      <w:r w:rsidRPr="00EC76D5">
        <w:t xml:space="preserve">      resultSymbol.setAddressSymbol(addSymbol);</w:t>
      </w:r>
    </w:p>
    <w:p w14:paraId="423968A4" w14:textId="77777777" w:rsidR="00160114" w:rsidRPr="00EC76D5" w:rsidRDefault="00160114" w:rsidP="00160114">
      <w:pPr>
        <w:pStyle w:val="Code"/>
      </w:pPr>
      <w:r w:rsidRPr="00EC76D5">
        <w:t xml:space="preserve">      resultSymbol.setAddressOffset(0);</w:t>
      </w:r>
    </w:p>
    <w:p w14:paraId="2F702935" w14:textId="77777777" w:rsidR="00160114" w:rsidRPr="00EC76D5" w:rsidRDefault="00160114" w:rsidP="00160114">
      <w:pPr>
        <w:pStyle w:val="Code"/>
      </w:pPr>
      <w:r w:rsidRPr="00EC76D5">
        <w:t xml:space="preserve">      MiddleCode indexCode =</w:t>
      </w:r>
    </w:p>
    <w:p w14:paraId="7CE9A79F" w14:textId="77777777" w:rsidR="00160114" w:rsidRPr="00EC76D5" w:rsidRDefault="00160114" w:rsidP="00160114">
      <w:pPr>
        <w:pStyle w:val="Code"/>
      </w:pPr>
      <w:r w:rsidRPr="00EC76D5">
        <w:t xml:space="preserve">        addMiddleCode(MiddleOperator.Index, 0, resultSymbol, addSymbol);</w:t>
      </w:r>
    </w:p>
    <w:p w14:paraId="2AD08902" w14:textId="77777777" w:rsidR="00160114" w:rsidRPr="00EC76D5" w:rsidRDefault="00160114" w:rsidP="00160114">
      <w:pPr>
        <w:pStyle w:val="Code"/>
      </w:pPr>
      <w:r w:rsidRPr="00EC76D5">
        <w:t xml:space="preserve">      indexCode.setRightValue(tree.isRightValue());</w:t>
      </w:r>
    </w:p>
    <w:p w14:paraId="1D24CA26" w14:textId="77777777" w:rsidR="00160114" w:rsidRPr="00EC76D5" w:rsidRDefault="00160114" w:rsidP="00160114">
      <w:pPr>
        <w:pStyle w:val="Code"/>
      </w:pPr>
      <w:r w:rsidRPr="00EC76D5">
        <w:t xml:space="preserve">    }</w:t>
      </w:r>
    </w:p>
    <w:p w14:paraId="276BE507" w14:textId="77777777" w:rsidR="00160114" w:rsidRPr="00EC76D5" w:rsidRDefault="00160114" w:rsidP="00160114">
      <w:pPr>
        <w:pStyle w:val="Code"/>
      </w:pPr>
    </w:p>
    <w:p w14:paraId="713E137C" w14:textId="77777777" w:rsidR="00160114" w:rsidRPr="00EC76D5" w:rsidRDefault="00160114" w:rsidP="00160114">
      <w:pPr>
        <w:pStyle w:val="Code"/>
      </w:pPr>
      <w:r w:rsidRPr="00EC76D5">
        <w:t xml:space="preserve">    return resultSymbol;</w:t>
      </w:r>
    </w:p>
    <w:p w14:paraId="757E62FF" w14:textId="77777777" w:rsidR="00160114" w:rsidRPr="00EC76D5" w:rsidRDefault="00160114" w:rsidP="00160114">
      <w:pPr>
        <w:pStyle w:val="Code"/>
      </w:pPr>
      <w:r w:rsidRPr="00EC76D5">
        <w:t xml:space="preserve">  }</w:t>
      </w:r>
    </w:p>
    <w:p w14:paraId="0CA8C0A8" w14:textId="77777777" w:rsidR="00160114" w:rsidRPr="00EC76D5" w:rsidRDefault="00160114" w:rsidP="00160114">
      <w:pPr>
        <w:pStyle w:val="Code"/>
      </w:pPr>
    </w:p>
    <w:p w14:paraId="40F3B5C9" w14:textId="77777777" w:rsidR="00160114" w:rsidRPr="00EC76D5" w:rsidRDefault="00160114" w:rsidP="00160114">
      <w:pPr>
        <w:pStyle w:val="Code"/>
      </w:pPr>
      <w:r w:rsidRPr="00EC76D5">
        <w:t xml:space="preserve">  boolean useResult(SyntaxTree tree) {</w:t>
      </w:r>
    </w:p>
    <w:p w14:paraId="6091C82B" w14:textId="77777777" w:rsidR="00160114" w:rsidRPr="00EC76D5" w:rsidRDefault="00160114" w:rsidP="00160114">
      <w:pPr>
        <w:pStyle w:val="Code"/>
      </w:pPr>
      <w:r w:rsidRPr="00EC76D5">
        <w:t xml:space="preserve">    SyntaxTree parentTree = tree.getParent();</w:t>
      </w:r>
    </w:p>
    <w:p w14:paraId="53B905E4" w14:textId="77777777" w:rsidR="00160114" w:rsidRPr="00EC76D5" w:rsidRDefault="00160114" w:rsidP="00160114">
      <w:pPr>
        <w:pStyle w:val="Code"/>
      </w:pPr>
      <w:r w:rsidRPr="00EC76D5">
        <w:t xml:space="preserve">    </w:t>
      </w:r>
    </w:p>
    <w:p w14:paraId="7C23E7B9" w14:textId="77777777" w:rsidR="00160114" w:rsidRPr="00EC76D5" w:rsidRDefault="00160114" w:rsidP="00160114">
      <w:pPr>
        <w:pStyle w:val="Code"/>
      </w:pPr>
      <w:r w:rsidRPr="00EC76D5">
        <w:t xml:space="preserve">    if (parentTree == null) {</w:t>
      </w:r>
    </w:p>
    <w:p w14:paraId="087D93A1" w14:textId="77777777" w:rsidR="00160114" w:rsidRPr="00EC76D5" w:rsidRDefault="00160114" w:rsidP="00160114">
      <w:pPr>
        <w:pStyle w:val="Code"/>
      </w:pPr>
      <w:r w:rsidRPr="00EC76D5">
        <w:t xml:space="preserve">      return false;</w:t>
      </w:r>
    </w:p>
    <w:p w14:paraId="54953EDC" w14:textId="77777777" w:rsidR="00160114" w:rsidRPr="00EC76D5" w:rsidRDefault="00160114" w:rsidP="00160114">
      <w:pPr>
        <w:pStyle w:val="Code"/>
      </w:pPr>
      <w:r w:rsidRPr="00EC76D5">
        <w:t xml:space="preserve">    }</w:t>
      </w:r>
    </w:p>
    <w:p w14:paraId="7C9960AD" w14:textId="77777777" w:rsidR="00160114" w:rsidRPr="00EC76D5" w:rsidRDefault="00160114" w:rsidP="00160114">
      <w:pPr>
        <w:pStyle w:val="Code"/>
      </w:pPr>
      <w:r w:rsidRPr="00EC76D5">
        <w:t xml:space="preserve">    else {</w:t>
      </w:r>
    </w:p>
    <w:p w14:paraId="231EB620" w14:textId="77777777" w:rsidR="00160114" w:rsidRPr="00EC76D5" w:rsidRDefault="00160114" w:rsidP="00160114">
      <w:pPr>
        <w:pStyle w:val="Code"/>
      </w:pPr>
      <w:r w:rsidRPr="00EC76D5">
        <w:t xml:space="preserve">      switch (parentTree.getOperator()) {</w:t>
      </w:r>
    </w:p>
    <w:p w14:paraId="6C3DA50A" w14:textId="77777777" w:rsidR="00160114" w:rsidRPr="00EC76D5" w:rsidRDefault="00160114" w:rsidP="00160114">
      <w:pPr>
        <w:pStyle w:val="Code"/>
      </w:pPr>
      <w:r w:rsidRPr="00EC76D5">
        <w:t xml:space="preserve">        case For:</w:t>
      </w:r>
    </w:p>
    <w:p w14:paraId="13F17269" w14:textId="77777777" w:rsidR="00160114" w:rsidRPr="00EC76D5" w:rsidRDefault="00160114" w:rsidP="00160114">
      <w:pPr>
        <w:pStyle w:val="Code"/>
      </w:pPr>
      <w:r w:rsidRPr="00EC76D5">
        <w:t xml:space="preserve">          return (tree == parentTree.getChild(0)) ||</w:t>
      </w:r>
    </w:p>
    <w:p w14:paraId="30BEF0B3" w14:textId="77777777" w:rsidR="00160114" w:rsidRPr="00EC76D5" w:rsidRDefault="00160114" w:rsidP="00160114">
      <w:pPr>
        <w:pStyle w:val="Code"/>
      </w:pPr>
      <w:r w:rsidRPr="00EC76D5">
        <w:t xml:space="preserve">                 (tree == parentTree.getChild(2));</w:t>
      </w:r>
    </w:p>
    <w:p w14:paraId="2824D29A" w14:textId="77777777" w:rsidR="00160114" w:rsidRPr="00EC76D5" w:rsidRDefault="00160114" w:rsidP="00160114">
      <w:pPr>
        <w:pStyle w:val="Code"/>
      </w:pPr>
    </w:p>
    <w:p w14:paraId="27B0340A" w14:textId="77777777" w:rsidR="00160114" w:rsidRPr="00EC76D5" w:rsidRDefault="00160114" w:rsidP="00160114">
      <w:pPr>
        <w:pStyle w:val="Code"/>
      </w:pPr>
      <w:r w:rsidRPr="00EC76D5">
        <w:t xml:space="preserve">        case Expression:</w:t>
      </w:r>
    </w:p>
    <w:p w14:paraId="2DC93229" w14:textId="77777777" w:rsidR="00160114" w:rsidRPr="00EC76D5" w:rsidRDefault="00160114" w:rsidP="00160114">
      <w:pPr>
        <w:pStyle w:val="Code"/>
      </w:pPr>
      <w:r w:rsidRPr="00EC76D5">
        <w:t xml:space="preserve">        case Sequence:</w:t>
      </w:r>
    </w:p>
    <w:p w14:paraId="1A961029" w14:textId="77777777" w:rsidR="00160114" w:rsidRPr="00EC76D5" w:rsidRDefault="00160114" w:rsidP="00160114">
      <w:pPr>
        <w:pStyle w:val="Code"/>
      </w:pPr>
      <w:r w:rsidRPr="00EC76D5">
        <w:t xml:space="preserve">          return false;</w:t>
      </w:r>
    </w:p>
    <w:p w14:paraId="09F6B064" w14:textId="77777777" w:rsidR="00160114" w:rsidRPr="00EC76D5" w:rsidRDefault="00160114" w:rsidP="00160114">
      <w:pPr>
        <w:pStyle w:val="Code"/>
      </w:pPr>
    </w:p>
    <w:p w14:paraId="57D9A858" w14:textId="77777777" w:rsidR="00160114" w:rsidRPr="00EC76D5" w:rsidRDefault="00160114" w:rsidP="00160114">
      <w:pPr>
        <w:pStyle w:val="Code"/>
      </w:pPr>
      <w:r w:rsidRPr="00EC76D5">
        <w:t xml:space="preserve">        default:</w:t>
      </w:r>
    </w:p>
    <w:p w14:paraId="541C24C4" w14:textId="77777777" w:rsidR="00160114" w:rsidRPr="00EC76D5" w:rsidRDefault="00160114" w:rsidP="00160114">
      <w:pPr>
        <w:pStyle w:val="Code"/>
      </w:pPr>
      <w:r w:rsidRPr="00EC76D5">
        <w:t xml:space="preserve">          return true;</w:t>
      </w:r>
    </w:p>
    <w:p w14:paraId="56BB4327" w14:textId="77777777" w:rsidR="00160114" w:rsidRPr="00EC76D5" w:rsidRDefault="00160114" w:rsidP="00160114">
      <w:pPr>
        <w:pStyle w:val="Code"/>
      </w:pPr>
      <w:r w:rsidRPr="00EC76D5">
        <w:t xml:space="preserve">      }</w:t>
      </w:r>
    </w:p>
    <w:p w14:paraId="690C01BD" w14:textId="77777777" w:rsidR="00160114" w:rsidRPr="00EC76D5" w:rsidRDefault="00160114" w:rsidP="00160114">
      <w:pPr>
        <w:pStyle w:val="Code"/>
      </w:pPr>
      <w:r w:rsidRPr="00EC76D5">
        <w:t xml:space="preserve">    }</w:t>
      </w:r>
    </w:p>
    <w:p w14:paraId="0CAB8FF2" w14:textId="77777777" w:rsidR="00160114" w:rsidRPr="00EC76D5" w:rsidRDefault="00160114" w:rsidP="00160114">
      <w:pPr>
        <w:pStyle w:val="Code"/>
      </w:pPr>
      <w:r w:rsidRPr="00EC76D5">
        <w:t xml:space="preserve">  }</w:t>
      </w:r>
    </w:p>
    <w:p w14:paraId="2CBDFA0D" w14:textId="77777777" w:rsidR="00160114" w:rsidRPr="00EC76D5" w:rsidRDefault="00160114" w:rsidP="00160114">
      <w:pPr>
        <w:pStyle w:val="Code"/>
      </w:pPr>
    </w:p>
    <w:p w14:paraId="0F2E94F9" w14:textId="77777777" w:rsidR="00160114" w:rsidRPr="00EC76D5" w:rsidRDefault="00160114" w:rsidP="00160114">
      <w:pPr>
        <w:pStyle w:val="Code"/>
      </w:pPr>
      <w:r w:rsidRPr="00EC76D5">
        <w:t xml:space="preserve">  public Symbol generateFunctionCallExpression(SyntaxTree tree) {</w:t>
      </w:r>
    </w:p>
    <w:p w14:paraId="0915DC8B" w14:textId="77777777" w:rsidR="00160114" w:rsidRPr="00EC76D5" w:rsidRDefault="00160114" w:rsidP="00160114">
      <w:pPr>
        <w:pStyle w:val="Code"/>
      </w:pPr>
      <w:r w:rsidRPr="00EC76D5">
        <w:t xml:space="preserve">    Symbol calleeSymbol = generateExpression(tree.getChild(0));</w:t>
      </w:r>
    </w:p>
    <w:p w14:paraId="26BA69EF" w14:textId="77777777" w:rsidR="00160114" w:rsidRPr="00EC76D5" w:rsidRDefault="00160114" w:rsidP="00160114">
      <w:pPr>
        <w:pStyle w:val="Code"/>
      </w:pPr>
      <w:r w:rsidRPr="00EC76D5">
        <w:t xml:space="preserve">    Type returnType = calleeSymbol.getType().isFunction() ?</w:t>
      </w:r>
    </w:p>
    <w:p w14:paraId="587EBA75" w14:textId="77777777" w:rsidR="00160114" w:rsidRPr="00EC76D5" w:rsidRDefault="00160114" w:rsidP="00160114">
      <w:pPr>
        <w:pStyle w:val="Code"/>
      </w:pPr>
      <w:r w:rsidRPr="00EC76D5">
        <w:t xml:space="preserve">                      calleeSymbol.getType().getReturnType() :</w:t>
      </w:r>
    </w:p>
    <w:p w14:paraId="10C40308" w14:textId="77777777" w:rsidR="00160114" w:rsidRPr="00EC76D5" w:rsidRDefault="00160114" w:rsidP="00160114">
      <w:pPr>
        <w:pStyle w:val="Code"/>
      </w:pPr>
      <w:r w:rsidRPr="00EC76D5">
        <w:t xml:space="preserve">                      calleeSymbol.getType().getPointerType().getReturnType();</w:t>
      </w:r>
    </w:p>
    <w:p w14:paraId="4AB50C4B" w14:textId="77777777" w:rsidR="00160114" w:rsidRPr="00EC76D5" w:rsidRDefault="00160114" w:rsidP="00160114">
      <w:pPr>
        <w:pStyle w:val="Code"/>
      </w:pPr>
      <w:r w:rsidRPr="00EC76D5">
        <w:t xml:space="preserve">    int prevTotalOffset = Main.TotalParamOffset;    </w:t>
      </w:r>
    </w:p>
    <w:p w14:paraId="1EA5708A" w14:textId="66BEE630" w:rsidR="00160114" w:rsidRPr="00EC76D5" w:rsidRDefault="00160114" w:rsidP="00160114">
      <w:pPr>
        <w:pStyle w:val="Code"/>
      </w:pPr>
      <w:r w:rsidRPr="00EC76D5">
        <w:t xml:space="preserve">    int </w:t>
      </w:r>
      <w:r w:rsidR="002F35C1">
        <w:t>initializer</w:t>
      </w:r>
      <w:r w:rsidRPr="00EC76D5">
        <w:t>Size = returnType.isFloating()?SymbolTable.FunctionFloating</w:t>
      </w:r>
      <w:r w:rsidR="002F35C1">
        <w:t>Initializer</w:t>
      </w:r>
      <w:r w:rsidRPr="00EC76D5">
        <w:t>Size</w:t>
      </w:r>
    </w:p>
    <w:p w14:paraId="4BDB2910" w14:textId="491E206D" w:rsidR="00160114" w:rsidRPr="00EC76D5" w:rsidRDefault="00160114" w:rsidP="00160114">
      <w:pPr>
        <w:pStyle w:val="Code"/>
      </w:pPr>
      <w:r w:rsidRPr="00EC76D5">
        <w:t xml:space="preserve">                                          :SymbolTable.FunctionRegular</w:t>
      </w:r>
      <w:r w:rsidR="002F35C1">
        <w:t>Initializer</w:t>
      </w:r>
      <w:r w:rsidRPr="00EC76D5">
        <w:t>Size;</w:t>
      </w:r>
    </w:p>
    <w:p w14:paraId="31C316DE" w14:textId="2535967A" w:rsidR="00160114" w:rsidRPr="00EC76D5" w:rsidRDefault="00160114" w:rsidP="00160114">
      <w:pPr>
        <w:pStyle w:val="Code"/>
      </w:pPr>
      <w:r w:rsidRPr="00EC76D5">
        <w:t xml:space="preserve">    Main.TotalParamOffset += </w:t>
      </w:r>
      <w:r w:rsidR="002F35C1">
        <w:t>initializer</w:t>
      </w:r>
      <w:r w:rsidRPr="00EC76D5">
        <w:t>Size;</w:t>
      </w:r>
    </w:p>
    <w:p w14:paraId="24510423" w14:textId="77777777" w:rsidR="00160114" w:rsidRPr="00EC76D5" w:rsidRDefault="00160114" w:rsidP="00160114">
      <w:pPr>
        <w:pStyle w:val="Code"/>
      </w:pPr>
    </w:p>
    <w:p w14:paraId="5318831D" w14:textId="77777777" w:rsidR="00160114" w:rsidRPr="00EC76D5" w:rsidRDefault="00160114" w:rsidP="00160114">
      <w:pPr>
        <w:pStyle w:val="Code"/>
      </w:pPr>
      <w:r w:rsidRPr="00EC76D5">
        <w:t xml:space="preserve">    for (int index = 1; index &lt; tree.getChildList().size(); ++index) {</w:t>
      </w:r>
    </w:p>
    <w:p w14:paraId="6E6AC58D" w14:textId="77777777" w:rsidR="00160114" w:rsidRPr="00EC76D5" w:rsidRDefault="00160114" w:rsidP="00160114">
      <w:pPr>
        <w:pStyle w:val="Code"/>
      </w:pPr>
      <w:r w:rsidRPr="00EC76D5">
        <w:t xml:space="preserve">      Symbol paramSymbol = generateExpression(tree.getChild(index));</w:t>
      </w:r>
    </w:p>
    <w:p w14:paraId="1129A025" w14:textId="77777777" w:rsidR="00160114" w:rsidRPr="00EC76D5" w:rsidRDefault="00160114" w:rsidP="00160114">
      <w:pPr>
        <w:pStyle w:val="Code"/>
      </w:pPr>
      <w:r w:rsidRPr="00EC76D5">
        <w:t xml:space="preserve">      addMiddleCode(MiddleOperator.Parameter, Main.TotalParamOffset,</w:t>
      </w:r>
    </w:p>
    <w:p w14:paraId="04F170E7" w14:textId="77777777" w:rsidR="00160114" w:rsidRPr="00EC76D5" w:rsidRDefault="00160114" w:rsidP="00160114">
      <w:pPr>
        <w:pStyle w:val="Code"/>
      </w:pPr>
      <w:r w:rsidRPr="00EC76D5">
        <w:t xml:space="preserve">                    paramSymbol, null);</w:t>
      </w:r>
    </w:p>
    <w:p w14:paraId="3D851001" w14:textId="77777777" w:rsidR="00160114" w:rsidRPr="00EC76D5" w:rsidRDefault="00160114" w:rsidP="00160114">
      <w:pPr>
        <w:pStyle w:val="Code"/>
      </w:pPr>
      <w:r w:rsidRPr="00EC76D5">
        <w:t xml:space="preserve">      int paramSize = paramSymbol.getType().isFunctionArrayOrString() ?</w:t>
      </w:r>
    </w:p>
    <w:p w14:paraId="34C3D825" w14:textId="3224462B" w:rsidR="00160114" w:rsidRPr="00EC76D5" w:rsidRDefault="00160114" w:rsidP="00160114">
      <w:pPr>
        <w:pStyle w:val="Code"/>
      </w:pPr>
      <w:r w:rsidRPr="00EC76D5">
        <w:lastRenderedPageBreak/>
        <w:t xml:space="preserve">                      </w:t>
      </w:r>
      <w:r w:rsidR="00BA53A2">
        <w:t>TypeSize.PointerSize</w:t>
      </w:r>
      <w:r w:rsidRPr="00EC76D5">
        <w:t xml:space="preserve"> : paramSymbol.getType().getSize();</w:t>
      </w:r>
    </w:p>
    <w:p w14:paraId="5847DEDA" w14:textId="77777777" w:rsidR="00160114" w:rsidRPr="00EC76D5" w:rsidRDefault="00160114" w:rsidP="00160114">
      <w:pPr>
        <w:pStyle w:val="Code"/>
      </w:pPr>
      <w:r w:rsidRPr="00EC76D5">
        <w:t xml:space="preserve">      Main.TotalParamOffset += paramSize;</w:t>
      </w:r>
    </w:p>
    <w:p w14:paraId="583D421C" w14:textId="77777777" w:rsidR="00160114" w:rsidRPr="00EC76D5" w:rsidRDefault="00160114" w:rsidP="00160114">
      <w:pPr>
        <w:pStyle w:val="Code"/>
      </w:pPr>
      <w:r w:rsidRPr="00EC76D5">
        <w:t xml:space="preserve">    }</w:t>
      </w:r>
    </w:p>
    <w:p w14:paraId="411E221C" w14:textId="77777777" w:rsidR="00160114" w:rsidRPr="00EC76D5" w:rsidRDefault="00160114" w:rsidP="00160114">
      <w:pPr>
        <w:pStyle w:val="Code"/>
      </w:pPr>
      <w:r w:rsidRPr="00EC76D5">
        <w:t xml:space="preserve">    </w:t>
      </w:r>
    </w:p>
    <w:p w14:paraId="3C0F6244" w14:textId="77777777" w:rsidR="00160114" w:rsidRPr="00EC76D5" w:rsidRDefault="00160114" w:rsidP="00160114">
      <w:pPr>
        <w:pStyle w:val="Code"/>
      </w:pPr>
      <w:r w:rsidRPr="00EC76D5">
        <w:t xml:space="preserve">    Main.TotalParamOffset = prevTotalOffset;</w:t>
      </w:r>
    </w:p>
    <w:p w14:paraId="3539993B" w14:textId="77777777" w:rsidR="00160114" w:rsidRPr="00EC76D5" w:rsidRDefault="00160114" w:rsidP="00160114">
      <w:pPr>
        <w:pStyle w:val="Code"/>
      </w:pPr>
      <w:r w:rsidRPr="00EC76D5">
        <w:t xml:space="preserve">    int extra = (Integer) tree.getInfo();</w:t>
      </w:r>
    </w:p>
    <w:p w14:paraId="7DB82DB1" w14:textId="77777777" w:rsidR="00160114" w:rsidRPr="00EC76D5" w:rsidRDefault="00160114" w:rsidP="00160114">
      <w:pPr>
        <w:pStyle w:val="Code"/>
      </w:pPr>
      <w:r w:rsidRPr="00EC76D5">
        <w:t xml:space="preserve">    Pair&lt;Integer,Boolean&gt; pair = new Pair&lt;&gt;(extra, useResult(tree));    </w:t>
      </w:r>
    </w:p>
    <w:p w14:paraId="1DBDE786" w14:textId="77777777" w:rsidR="00160114" w:rsidRPr="00EC76D5" w:rsidRDefault="00160114" w:rsidP="00160114">
      <w:pPr>
        <w:pStyle w:val="Code"/>
      </w:pPr>
      <w:r w:rsidRPr="00EC76D5">
        <w:t xml:space="preserve">    addMiddleCode(MiddleOperator.Call, calleeSymbol,</w:t>
      </w:r>
    </w:p>
    <w:p w14:paraId="1967BBDA" w14:textId="77777777" w:rsidR="00160114" w:rsidRPr="00EC76D5" w:rsidRDefault="00160114" w:rsidP="00160114">
      <w:pPr>
        <w:pStyle w:val="Code"/>
      </w:pPr>
      <w:r w:rsidRPr="00EC76D5">
        <w:t xml:space="preserve">                  pair, Main.TotalParamOffset);</w:t>
      </w:r>
    </w:p>
    <w:p w14:paraId="3B9E4834" w14:textId="77777777" w:rsidR="00160114" w:rsidRPr="00EC76D5" w:rsidRDefault="00160114" w:rsidP="00160114">
      <w:pPr>
        <w:pStyle w:val="Code"/>
      </w:pPr>
      <w:r w:rsidRPr="00EC76D5">
        <w:t xml:space="preserve">    </w:t>
      </w:r>
    </w:p>
    <w:p w14:paraId="4244BA99" w14:textId="77777777" w:rsidR="00160114" w:rsidRPr="00EC76D5" w:rsidRDefault="00160114" w:rsidP="00160114">
      <w:pPr>
        <w:pStyle w:val="Code"/>
      </w:pPr>
      <w:r w:rsidRPr="00EC76D5">
        <w:t xml:space="preserve">    if (!returnType.isVoid()) {</w:t>
      </w:r>
    </w:p>
    <w:p w14:paraId="61B752E7" w14:textId="77777777" w:rsidR="00160114" w:rsidRPr="00EC76D5" w:rsidRDefault="00160114" w:rsidP="00160114">
      <w:pPr>
        <w:pStyle w:val="Code"/>
      </w:pPr>
      <w:r w:rsidRPr="00EC76D5">
        <w:t xml:space="preserve">      if (useResult(tree)) {</w:t>
      </w:r>
    </w:p>
    <w:p w14:paraId="50F44128" w14:textId="77777777" w:rsidR="00160114" w:rsidRPr="00EC76D5" w:rsidRDefault="00160114" w:rsidP="00160114">
      <w:pPr>
        <w:pStyle w:val="Code"/>
      </w:pPr>
      <w:r w:rsidRPr="00EC76D5">
        <w:t xml:space="preserve">        SyntaxTree returnTree = tree.getReturnTree();</w:t>
      </w:r>
    </w:p>
    <w:p w14:paraId="4574822F" w14:textId="77777777" w:rsidR="00160114" w:rsidRPr="00EC76D5" w:rsidRDefault="00160114" w:rsidP="00160114">
      <w:pPr>
        <w:pStyle w:val="Code"/>
      </w:pPr>
      <w:r w:rsidRPr="00EC76D5">
        <w:t xml:space="preserve">        </w:t>
      </w:r>
    </w:p>
    <w:p w14:paraId="21B31912" w14:textId="77777777" w:rsidR="00160114" w:rsidRPr="00EC76D5" w:rsidRDefault="00160114" w:rsidP="00160114">
      <w:pPr>
        <w:pStyle w:val="Code"/>
      </w:pPr>
      <w:r w:rsidRPr="00EC76D5">
        <w:t xml:space="preserve">        if (returnTree != null) {</w:t>
      </w:r>
    </w:p>
    <w:p w14:paraId="6ED592C4" w14:textId="77777777" w:rsidR="00160114" w:rsidRPr="00EC76D5" w:rsidRDefault="00160114" w:rsidP="00160114">
      <w:pPr>
        <w:pStyle w:val="Code"/>
      </w:pPr>
      <w:r w:rsidRPr="00EC76D5">
        <w:t xml:space="preserve">          Symbol returnSymbol = generateExpression(returnTree);</w:t>
      </w:r>
    </w:p>
    <w:p w14:paraId="126C5122" w14:textId="77777777" w:rsidR="00160114" w:rsidRPr="00EC76D5" w:rsidRDefault="00160114" w:rsidP="00160114">
      <w:pPr>
        <w:pStyle w:val="Code"/>
      </w:pPr>
      <w:r w:rsidRPr="00EC76D5">
        <w:t xml:space="preserve">          addMiddleCode(MiddleOperator.GetReturnValue,</w:t>
      </w:r>
    </w:p>
    <w:p w14:paraId="6071366E" w14:textId="77777777" w:rsidR="00160114" w:rsidRPr="00EC76D5" w:rsidRDefault="00160114" w:rsidP="00160114">
      <w:pPr>
        <w:pStyle w:val="Code"/>
      </w:pPr>
      <w:r w:rsidRPr="00EC76D5">
        <w:t xml:space="preserve">                        returnSymbol, null, null);</w:t>
      </w:r>
    </w:p>
    <w:p w14:paraId="7241F2D3" w14:textId="77777777" w:rsidR="00160114" w:rsidRPr="00EC76D5" w:rsidRDefault="00160114" w:rsidP="00160114">
      <w:pPr>
        <w:pStyle w:val="Code"/>
      </w:pPr>
      <w:r w:rsidRPr="00EC76D5">
        <w:t xml:space="preserve">          return returnSymbol;</w:t>
      </w:r>
    </w:p>
    <w:p w14:paraId="670D72D3" w14:textId="77777777" w:rsidR="00160114" w:rsidRPr="00EC76D5" w:rsidRDefault="00160114" w:rsidP="00160114">
      <w:pPr>
        <w:pStyle w:val="Code"/>
      </w:pPr>
      <w:r w:rsidRPr="00EC76D5">
        <w:t xml:space="preserve">        }</w:t>
      </w:r>
    </w:p>
    <w:p w14:paraId="09FAF155" w14:textId="77777777" w:rsidR="00160114" w:rsidRPr="00EC76D5" w:rsidRDefault="00160114" w:rsidP="00160114">
      <w:pPr>
        <w:pStyle w:val="Code"/>
      </w:pPr>
      <w:r w:rsidRPr="00EC76D5">
        <w:t xml:space="preserve">        else {</w:t>
      </w:r>
    </w:p>
    <w:p w14:paraId="7B08F3D6" w14:textId="77777777" w:rsidR="00160114" w:rsidRPr="00EC76D5" w:rsidRDefault="00160114" w:rsidP="00160114">
      <w:pPr>
        <w:pStyle w:val="Code"/>
      </w:pPr>
      <w:r w:rsidRPr="00EC76D5">
        <w:t xml:space="preserve">          Symbol returnSymbol = Symbol.createTemporarySymbol(tree.getType());</w:t>
      </w:r>
    </w:p>
    <w:p w14:paraId="217F4E28" w14:textId="77777777" w:rsidR="00160114" w:rsidRPr="00EC76D5" w:rsidRDefault="00160114" w:rsidP="00160114">
      <w:pPr>
        <w:pStyle w:val="Code"/>
      </w:pPr>
    </w:p>
    <w:p w14:paraId="2BE62049" w14:textId="77777777" w:rsidR="00160114" w:rsidRPr="00EC76D5" w:rsidRDefault="00160114" w:rsidP="00160114">
      <w:pPr>
        <w:pStyle w:val="Code"/>
      </w:pPr>
      <w:r w:rsidRPr="00EC76D5">
        <w:t xml:space="preserve">          if (tree.getType().isStructOrUnion()) {</w:t>
      </w:r>
    </w:p>
    <w:p w14:paraId="36715C7F" w14:textId="77777777" w:rsidR="00160114" w:rsidRPr="00EC76D5" w:rsidRDefault="00160114" w:rsidP="00160114">
      <w:pPr>
        <w:pStyle w:val="Code"/>
      </w:pPr>
      <w:r w:rsidRPr="00EC76D5">
        <w:t xml:space="preserve">            Main.CurrentTable.addSymbol(returnSymbol);</w:t>
      </w:r>
    </w:p>
    <w:p w14:paraId="35F65505" w14:textId="77777777" w:rsidR="00160114" w:rsidRPr="00EC76D5" w:rsidRDefault="00160114" w:rsidP="00160114">
      <w:pPr>
        <w:pStyle w:val="Code"/>
      </w:pPr>
      <w:r w:rsidRPr="00EC76D5">
        <w:t xml:space="preserve">          }</w:t>
      </w:r>
    </w:p>
    <w:p w14:paraId="46287556" w14:textId="77777777" w:rsidR="00160114" w:rsidRPr="00EC76D5" w:rsidRDefault="00160114" w:rsidP="00160114">
      <w:pPr>
        <w:pStyle w:val="Code"/>
      </w:pPr>
    </w:p>
    <w:p w14:paraId="192A39E3" w14:textId="77777777" w:rsidR="00160114" w:rsidRPr="00EC76D5" w:rsidRDefault="00160114" w:rsidP="00160114">
      <w:pPr>
        <w:pStyle w:val="Code"/>
      </w:pPr>
      <w:r w:rsidRPr="00EC76D5">
        <w:t xml:space="preserve">          addMiddleCode(MiddleOperator.GetReturnValue,</w:t>
      </w:r>
    </w:p>
    <w:p w14:paraId="03FB848C" w14:textId="77777777" w:rsidR="00160114" w:rsidRPr="00EC76D5" w:rsidRDefault="00160114" w:rsidP="00160114">
      <w:pPr>
        <w:pStyle w:val="Code"/>
      </w:pPr>
      <w:r w:rsidRPr="00EC76D5">
        <w:t xml:space="preserve">                        returnSymbol, null, null);</w:t>
      </w:r>
    </w:p>
    <w:p w14:paraId="6318A27C" w14:textId="77777777" w:rsidR="00160114" w:rsidRPr="00EC76D5" w:rsidRDefault="00160114" w:rsidP="00160114">
      <w:pPr>
        <w:pStyle w:val="Code"/>
      </w:pPr>
      <w:r w:rsidRPr="00EC76D5">
        <w:t xml:space="preserve">          return returnSymbol;</w:t>
      </w:r>
    </w:p>
    <w:p w14:paraId="431E4EA8" w14:textId="77777777" w:rsidR="00160114" w:rsidRPr="00EC76D5" w:rsidRDefault="00160114" w:rsidP="00160114">
      <w:pPr>
        <w:pStyle w:val="Code"/>
      </w:pPr>
      <w:r w:rsidRPr="00EC76D5">
        <w:t xml:space="preserve">        }</w:t>
      </w:r>
    </w:p>
    <w:p w14:paraId="7CBC542D" w14:textId="77777777" w:rsidR="00160114" w:rsidRPr="00EC76D5" w:rsidRDefault="00160114" w:rsidP="00160114">
      <w:pPr>
        <w:pStyle w:val="Code"/>
      </w:pPr>
      <w:r w:rsidRPr="00EC76D5">
        <w:t xml:space="preserve">      }</w:t>
      </w:r>
    </w:p>
    <w:p w14:paraId="5FF637AF" w14:textId="77777777" w:rsidR="00160114" w:rsidRPr="00EC76D5" w:rsidRDefault="00160114" w:rsidP="00160114">
      <w:pPr>
        <w:pStyle w:val="Code"/>
      </w:pPr>
      <w:r w:rsidRPr="00EC76D5">
        <w:t xml:space="preserve">    }</w:t>
      </w:r>
    </w:p>
    <w:p w14:paraId="03C31FCD" w14:textId="77777777" w:rsidR="00160114" w:rsidRPr="00EC76D5" w:rsidRDefault="00160114" w:rsidP="00160114">
      <w:pPr>
        <w:pStyle w:val="Code"/>
      </w:pPr>
    </w:p>
    <w:p w14:paraId="6FA7AC2C" w14:textId="77777777" w:rsidR="00160114" w:rsidRPr="00EC76D5" w:rsidRDefault="00160114" w:rsidP="00160114">
      <w:pPr>
        <w:pStyle w:val="Code"/>
      </w:pPr>
      <w:r w:rsidRPr="00EC76D5">
        <w:t xml:space="preserve">    return null;</w:t>
      </w:r>
    </w:p>
    <w:p w14:paraId="0E8516BD" w14:textId="77777777" w:rsidR="00160114" w:rsidRPr="00EC76D5" w:rsidRDefault="00160114" w:rsidP="00160114">
      <w:pPr>
        <w:pStyle w:val="Code"/>
      </w:pPr>
      <w:r w:rsidRPr="00EC76D5">
        <w:t xml:space="preserve">  }</w:t>
      </w:r>
    </w:p>
    <w:p w14:paraId="22C602CA" w14:textId="77777777" w:rsidR="00160114" w:rsidRPr="00EC76D5" w:rsidRDefault="00160114" w:rsidP="00160114">
      <w:pPr>
        <w:pStyle w:val="Code"/>
      </w:pPr>
      <w:r w:rsidRPr="00EC76D5">
        <w:t xml:space="preserve">  </w:t>
      </w:r>
    </w:p>
    <w:p w14:paraId="2165C6B7" w14:textId="77777777" w:rsidR="00160114" w:rsidRPr="00EC76D5" w:rsidRDefault="00160114" w:rsidP="00160114">
      <w:pPr>
        <w:pStyle w:val="Code"/>
      </w:pPr>
      <w:r w:rsidRPr="00EC76D5">
        <w:t xml:space="preserve">  public Symbol generateVariableExpression(SyntaxTree tree) {</w:t>
      </w:r>
    </w:p>
    <w:p w14:paraId="58853152" w14:textId="77777777" w:rsidR="00160114" w:rsidRPr="00EC76D5" w:rsidRDefault="00160114" w:rsidP="00160114">
      <w:pPr>
        <w:pStyle w:val="Code"/>
      </w:pPr>
      <w:r w:rsidRPr="00EC76D5">
        <w:t xml:space="preserve">    Symbol variableSymbol = tree.getSymbol();</w:t>
      </w:r>
    </w:p>
    <w:p w14:paraId="08C204A3" w14:textId="77777777" w:rsidR="00160114" w:rsidRPr="00EC76D5" w:rsidRDefault="00160114" w:rsidP="00160114">
      <w:pPr>
        <w:pStyle w:val="Code"/>
      </w:pPr>
      <w:r w:rsidRPr="00EC76D5">
        <w:t xml:space="preserve">    </w:t>
      </w:r>
    </w:p>
    <w:p w14:paraId="16389FA2" w14:textId="77777777" w:rsidR="00160114" w:rsidRPr="00EC76D5" w:rsidRDefault="00160114" w:rsidP="00160114">
      <w:pPr>
        <w:pStyle w:val="Code"/>
      </w:pPr>
      <w:r w:rsidRPr="00EC76D5">
        <w:t xml:space="preserve">    if (tree.isRightValue() &amp;&amp; variableSymbol.getType().isFloating()) {</w:t>
      </w:r>
    </w:p>
    <w:p w14:paraId="1550C918" w14:textId="77777777" w:rsidR="00160114" w:rsidRPr="00EC76D5" w:rsidRDefault="00160114" w:rsidP="00160114">
      <w:pPr>
        <w:pStyle w:val="Code"/>
      </w:pPr>
      <w:r w:rsidRPr="00EC76D5">
        <w:t xml:space="preserve">      if (variableSymbol.isTemporary() &amp;&amp; (variableSymbol.getOffset() == 0)) {</w:t>
      </w:r>
    </w:p>
    <w:p w14:paraId="573F5CE2" w14:textId="77777777" w:rsidR="00160114" w:rsidRPr="00EC76D5" w:rsidRDefault="00160114" w:rsidP="00160114">
      <w:pPr>
        <w:pStyle w:val="Code"/>
      </w:pPr>
      <w:r w:rsidRPr="00EC76D5">
        <w:t xml:space="preserve">        //symbol.addToSymbolTable();</w:t>
      </w:r>
    </w:p>
    <w:p w14:paraId="34DB28A9" w14:textId="77777777" w:rsidR="00160114" w:rsidRPr="00EC76D5" w:rsidRDefault="00160114" w:rsidP="00160114">
      <w:pPr>
        <w:pStyle w:val="Code"/>
      </w:pPr>
      <w:r w:rsidRPr="00EC76D5">
        <w:t xml:space="preserve">        Main.CurrentTable.addSymbol(variableSymbol);</w:t>
      </w:r>
    </w:p>
    <w:p w14:paraId="56B3BE13" w14:textId="77777777" w:rsidR="00160114" w:rsidRPr="00EC76D5" w:rsidRDefault="00160114" w:rsidP="00160114">
      <w:pPr>
        <w:pStyle w:val="Code"/>
      </w:pPr>
      <w:r w:rsidRPr="00EC76D5">
        <w:t xml:space="preserve">      }</w:t>
      </w:r>
    </w:p>
    <w:p w14:paraId="488FC135" w14:textId="77777777" w:rsidR="00160114" w:rsidRPr="00EC76D5" w:rsidRDefault="00160114" w:rsidP="00160114">
      <w:pPr>
        <w:pStyle w:val="Code"/>
      </w:pPr>
    </w:p>
    <w:p w14:paraId="4DF3F415" w14:textId="77777777" w:rsidR="00160114" w:rsidRPr="00EC76D5" w:rsidRDefault="00160114" w:rsidP="00160114">
      <w:pPr>
        <w:pStyle w:val="Code"/>
      </w:pPr>
      <w:r w:rsidRPr="00EC76D5">
        <w:t xml:space="preserve">      addMiddleCode(MiddleOperator.PushFloat, variableSymbol);</w:t>
      </w:r>
    </w:p>
    <w:p w14:paraId="22E79DB3" w14:textId="77777777" w:rsidR="00160114" w:rsidRPr="00EC76D5" w:rsidRDefault="00160114" w:rsidP="00160114">
      <w:pPr>
        <w:pStyle w:val="Code"/>
      </w:pPr>
      <w:r w:rsidRPr="00EC76D5">
        <w:t xml:space="preserve">    }</w:t>
      </w:r>
    </w:p>
    <w:p w14:paraId="2A99AE3A" w14:textId="77777777" w:rsidR="00160114" w:rsidRPr="00EC76D5" w:rsidRDefault="00160114" w:rsidP="00160114">
      <w:pPr>
        <w:pStyle w:val="Code"/>
      </w:pPr>
    </w:p>
    <w:p w14:paraId="64BDA482" w14:textId="77777777" w:rsidR="00160114" w:rsidRPr="00EC76D5" w:rsidRDefault="00160114" w:rsidP="00160114">
      <w:pPr>
        <w:pStyle w:val="Code"/>
      </w:pPr>
      <w:r w:rsidRPr="00EC76D5">
        <w:t xml:space="preserve">    return variableSymbol;</w:t>
      </w:r>
    </w:p>
    <w:p w14:paraId="5A5D0D54" w14:textId="77777777" w:rsidR="00160114" w:rsidRPr="00EC76D5" w:rsidRDefault="00160114" w:rsidP="00160114">
      <w:pPr>
        <w:pStyle w:val="Code"/>
      </w:pPr>
      <w:r w:rsidRPr="00EC76D5">
        <w:t xml:space="preserve">  }</w:t>
      </w:r>
    </w:p>
    <w:p w14:paraId="3ED54441" w14:textId="77777777" w:rsidR="00160114" w:rsidRPr="00EC76D5" w:rsidRDefault="00160114" w:rsidP="00160114">
      <w:pPr>
        <w:pStyle w:val="Code"/>
      </w:pPr>
    </w:p>
    <w:p w14:paraId="16A84B4E" w14:textId="77777777" w:rsidR="00160114" w:rsidRPr="00EC76D5" w:rsidRDefault="00160114" w:rsidP="00160114">
      <w:pPr>
        <w:pStyle w:val="Code"/>
      </w:pPr>
      <w:r w:rsidRPr="00EC76D5">
        <w:t xml:space="preserve">  public Symbol generateValueExpression(SyntaxTree tree) {</w:t>
      </w:r>
    </w:p>
    <w:p w14:paraId="515DB312" w14:textId="77777777" w:rsidR="00160114" w:rsidRPr="00EC76D5" w:rsidRDefault="00160114" w:rsidP="00160114">
      <w:pPr>
        <w:pStyle w:val="Code"/>
      </w:pPr>
      <w:r w:rsidRPr="00EC76D5">
        <w:t xml:space="preserve">    if (tree.getType().isFloating()) {</w:t>
      </w:r>
    </w:p>
    <w:p w14:paraId="12AB9B2C" w14:textId="77777777" w:rsidR="00160114" w:rsidRPr="00EC76D5" w:rsidRDefault="00160114" w:rsidP="00160114">
      <w:pPr>
        <w:pStyle w:val="Code"/>
      </w:pPr>
      <w:r w:rsidRPr="00EC76D5">
        <w:t xml:space="preserve">      Assert.error(tree.getSymbol().isStaticOrExtern());</w:t>
      </w:r>
    </w:p>
    <w:p w14:paraId="5C6CB475" w14:textId="77777777" w:rsidR="00160114" w:rsidRPr="00EC76D5" w:rsidRDefault="00160114" w:rsidP="00160114">
      <w:pPr>
        <w:pStyle w:val="Code"/>
      </w:pPr>
      <w:r w:rsidRPr="00EC76D5">
        <w:t xml:space="preserve">      //tree.getSymbol().addToSymbolTable();</w:t>
      </w:r>
    </w:p>
    <w:p w14:paraId="5153E5AA" w14:textId="77777777" w:rsidR="00160114" w:rsidRPr="00EC76D5" w:rsidRDefault="00160114" w:rsidP="00160114">
      <w:pPr>
        <w:pStyle w:val="Code"/>
      </w:pPr>
      <w:r w:rsidRPr="00EC76D5">
        <w:t xml:space="preserve">      Main.CurrentTable.addSymbol(tree.getSymbol());</w:t>
      </w:r>
    </w:p>
    <w:p w14:paraId="1A9E7996" w14:textId="77777777" w:rsidR="00160114" w:rsidRPr="00EC76D5" w:rsidRDefault="00160114" w:rsidP="00160114">
      <w:pPr>
        <w:pStyle w:val="Code"/>
      </w:pPr>
      <w:r w:rsidRPr="00EC76D5">
        <w:lastRenderedPageBreak/>
        <w:t xml:space="preserve">      addMiddleCode(MiddleOperator.PushFloat, tree.getSymbol());</w:t>
      </w:r>
    </w:p>
    <w:p w14:paraId="4CAB2644" w14:textId="77777777" w:rsidR="00160114" w:rsidRPr="00EC76D5" w:rsidRDefault="00160114" w:rsidP="00160114">
      <w:pPr>
        <w:pStyle w:val="Code"/>
      </w:pPr>
      <w:r w:rsidRPr="00EC76D5">
        <w:t xml:space="preserve">    }</w:t>
      </w:r>
    </w:p>
    <w:p w14:paraId="5CE7D013" w14:textId="77777777" w:rsidR="00160114" w:rsidRPr="00EC76D5" w:rsidRDefault="00160114" w:rsidP="00160114">
      <w:pPr>
        <w:pStyle w:val="Code"/>
      </w:pPr>
      <w:r w:rsidRPr="00EC76D5">
        <w:t xml:space="preserve">    </w:t>
      </w:r>
    </w:p>
    <w:p w14:paraId="44264CC8" w14:textId="77777777" w:rsidR="00160114" w:rsidRPr="00EC76D5" w:rsidRDefault="00160114" w:rsidP="00160114">
      <w:pPr>
        <w:pStyle w:val="Code"/>
      </w:pPr>
      <w:r w:rsidRPr="00EC76D5">
        <w:t xml:space="preserve">    return tree.getSymbol();</w:t>
      </w:r>
    </w:p>
    <w:p w14:paraId="0C5C735E" w14:textId="77777777" w:rsidR="00160114" w:rsidRPr="00EC76D5" w:rsidRDefault="00160114" w:rsidP="00160114">
      <w:pPr>
        <w:pStyle w:val="Code"/>
      </w:pPr>
      <w:r w:rsidRPr="00EC76D5">
        <w:t xml:space="preserve">  }</w:t>
      </w:r>
    </w:p>
    <w:p w14:paraId="4D241798" w14:textId="51C2A767" w:rsidR="006D7FD6" w:rsidRPr="00EC76D5" w:rsidRDefault="00160114" w:rsidP="00160114">
      <w:pPr>
        <w:pStyle w:val="Code"/>
      </w:pPr>
      <w:r w:rsidRPr="00EC76D5">
        <w:t>}</w:t>
      </w:r>
    </w:p>
    <w:p w14:paraId="454F5751" w14:textId="55D38510" w:rsidR="003141FA" w:rsidRPr="00EC76D5" w:rsidRDefault="002F35C1" w:rsidP="003141FA">
      <w:pPr>
        <w:pStyle w:val="Rubrik1"/>
      </w:pPr>
      <w:r>
        <w:lastRenderedPageBreak/>
        <w:t>Initializer</w:t>
      </w:r>
    </w:p>
    <w:p w14:paraId="0FD5883C" w14:textId="3AAAC285" w:rsidR="003141FA" w:rsidRPr="00EC76D5" w:rsidRDefault="003141FA" w:rsidP="003141FA">
      <w:r w:rsidRPr="00EC76D5">
        <w:t xml:space="preserve">In C, it is possible to </w:t>
      </w:r>
      <w:r w:rsidR="002F35C1">
        <w:t>initializer</w:t>
      </w:r>
      <w:r w:rsidRPr="00EC76D5">
        <w:t xml:space="preserve">ialize simple and compound variables. Therefore, we need </w:t>
      </w:r>
      <w:ins w:id="5623" w:author="Stefan Bjornander" w:date="2015-04-25T17:28:00Z">
        <w:r w:rsidRPr="00EC76D5">
          <w:t xml:space="preserve">to check that </w:t>
        </w:r>
      </w:ins>
      <w:del w:id="5624" w:author="Stefan Bjornander" w:date="2015-04-25T17:28:00Z">
        <w:r w:rsidRPr="00EC76D5" w:rsidDel="00A35C17">
          <w:delText>a way to make sure</w:delText>
        </w:r>
      </w:del>
      <w:ins w:id="5625" w:author="Stefan Bjornander" w:date="2015-04-25T17:27:00Z">
        <w:r w:rsidRPr="00EC76D5">
          <w:t xml:space="preserve">the </w:t>
        </w:r>
      </w:ins>
      <w:r w:rsidR="00266D64">
        <w:t>initialized</w:t>
      </w:r>
      <w:r w:rsidRPr="00EC76D5">
        <w:t xml:space="preserve"> </w:t>
      </w:r>
      <w:ins w:id="5626" w:author="Stefan Bjornander" w:date="2015-04-25T17:28:00Z">
        <w:r w:rsidRPr="00EC76D5">
          <w:t>value has the correct type</w:t>
        </w:r>
      </w:ins>
      <w:r w:rsidRPr="00EC76D5">
        <w:t xml:space="preserve">. Basically, there are two kinds of </w:t>
      </w:r>
      <w:r w:rsidR="00F4217C">
        <w:t>initialization</w:t>
      </w:r>
      <w:r w:rsidRPr="00EC76D5">
        <w:t xml:space="preserve">: static and stack. Static </w:t>
      </w:r>
      <w:r w:rsidR="00F4217C">
        <w:t>initialization</w:t>
      </w:r>
      <w:r w:rsidRPr="00EC76D5">
        <w:t xml:space="preserve"> results in a block of bytes, and stack </w:t>
      </w:r>
      <w:r w:rsidR="00F4217C">
        <w:t>initialization</w:t>
      </w:r>
      <w:r w:rsidRPr="00EC76D5">
        <w:t xml:space="preserve"> results in a sequence of assignment middle code instructions.</w:t>
      </w:r>
    </w:p>
    <w:p w14:paraId="0DD8160E" w14:textId="1D5874FB" w:rsidR="003141FA" w:rsidRPr="00EC76D5" w:rsidRDefault="003141FA">
      <w:pPr>
        <w:pStyle w:val="Rubrik3"/>
        <w:rPr>
          <w:ins w:id="5627" w:author="Stefan Bjornander" w:date="2015-04-25T17:29:00Z"/>
        </w:rPr>
        <w:pPrChange w:id="5628" w:author="Stefan Bjornander" w:date="2015-04-25T17:29:00Z">
          <w:pPr>
            <w:pStyle w:val="Code"/>
          </w:pPr>
        </w:pPrChange>
      </w:pPr>
      <w:bookmarkStart w:id="5629" w:name="_Toc481936415"/>
      <w:ins w:id="5630" w:author="Stefan Bjornander" w:date="2015-04-25T17:28:00Z">
        <w:r w:rsidRPr="00EC76D5">
          <w:t xml:space="preserve">Static </w:t>
        </w:r>
      </w:ins>
      <w:r w:rsidR="00C37108">
        <w:t>Initialization</w:t>
      </w:r>
      <w:bookmarkEnd w:id="5629"/>
    </w:p>
    <w:p w14:paraId="35D2C9AA" w14:textId="31769B89" w:rsidR="003141FA" w:rsidRPr="00EC76D5" w:rsidRDefault="003141FA">
      <w:pPr>
        <w:pPrChange w:id="5631" w:author="Stefan Bjornander" w:date="2015-04-25T17:29:00Z">
          <w:pPr>
            <w:pStyle w:val="Rubrik3"/>
          </w:pPr>
        </w:pPrChange>
      </w:pPr>
      <w:ins w:id="5632" w:author="Stefan Bjornander" w:date="2015-04-25T17:29:00Z">
        <w:r w:rsidRPr="00EC76D5">
          <w:t xml:space="preserve">Static </w:t>
        </w:r>
      </w:ins>
      <w:r w:rsidR="00F4217C">
        <w:t>initialization</w:t>
      </w:r>
      <w:ins w:id="5633" w:author="Stefan Bjornander" w:date="2015-04-25T17:29:00Z">
        <w:r w:rsidRPr="00EC76D5">
          <w:t xml:space="preserve"> occurs when a static variable </w:t>
        </w:r>
      </w:ins>
      <w:r w:rsidRPr="00EC76D5">
        <w:t>becomes</w:t>
      </w:r>
      <w:ins w:id="5634" w:author="Stefan Bjornander" w:date="2015-04-25T17:29:00Z">
        <w:r w:rsidRPr="00EC76D5">
          <w:t xml:space="preserve"> </w:t>
        </w:r>
      </w:ins>
      <w:r w:rsidR="00266D64">
        <w:t>initialized</w:t>
      </w:r>
      <w:ins w:id="5635" w:author="Stefan Bjornander" w:date="2015-04-25T17:29:00Z">
        <w:r w:rsidRPr="00EC76D5">
          <w:t>.</w:t>
        </w:r>
      </w:ins>
      <w:ins w:id="5636" w:author="Stefan Bjornander" w:date="2015-04-25T17:32:00Z">
        <w:r w:rsidRPr="00EC76D5">
          <w:t xml:space="preserve"> The </w:t>
        </w:r>
      </w:ins>
      <w:r w:rsidR="00F4217C">
        <w:t>initialization</w:t>
      </w:r>
      <w:ins w:id="5637" w:author="Stefan Bjornander" w:date="2015-04-25T17:32:00Z">
        <w:r w:rsidRPr="00EC76D5">
          <w:t xml:space="preserve"> value has to be constant and known at compile time. No code is generated, instead a m</w:t>
        </w:r>
      </w:ins>
      <w:r w:rsidRPr="00EC76D5">
        <w:t>e</w:t>
      </w:r>
      <w:ins w:id="5638" w:author="Stefan Bjornander" w:date="2015-04-25T17:32:00Z">
        <w:r w:rsidRPr="00EC76D5">
          <w:t>mory block holding the value is created.</w:t>
        </w:r>
      </w:ins>
      <w:r w:rsidRPr="00EC76D5">
        <w:t xml:space="preserve"> There are several cases to consider:</w:t>
      </w:r>
    </w:p>
    <w:tbl>
      <w:tblPr>
        <w:tblStyle w:val="Tabellrutnt"/>
        <w:tblW w:w="0" w:type="auto"/>
        <w:tblLook w:val="04A0" w:firstRow="1" w:lastRow="0" w:firstColumn="1" w:lastColumn="0" w:noHBand="0" w:noVBand="1"/>
      </w:tblPr>
      <w:tblGrid>
        <w:gridCol w:w="3116"/>
        <w:gridCol w:w="3117"/>
        <w:gridCol w:w="3117"/>
      </w:tblGrid>
      <w:tr w:rsidR="003141FA" w:rsidRPr="00EC76D5" w14:paraId="2B6465C8" w14:textId="77777777" w:rsidTr="00EA0615">
        <w:tc>
          <w:tcPr>
            <w:tcW w:w="3116" w:type="dxa"/>
          </w:tcPr>
          <w:p w14:paraId="728F4989" w14:textId="77777777" w:rsidR="003141FA" w:rsidRPr="00EC76D5" w:rsidRDefault="003141FA" w:rsidP="00EA0615">
            <w:pPr>
              <w:rPr>
                <w:b/>
              </w:rPr>
            </w:pPr>
            <w:r w:rsidRPr="00EC76D5">
              <w:rPr>
                <w:b/>
              </w:rPr>
              <w:t>Variable</w:t>
            </w:r>
          </w:p>
        </w:tc>
        <w:tc>
          <w:tcPr>
            <w:tcW w:w="3117" w:type="dxa"/>
          </w:tcPr>
          <w:p w14:paraId="7E04F13F" w14:textId="7BB5782C" w:rsidR="003141FA" w:rsidRPr="00EC76D5" w:rsidRDefault="002F35C1" w:rsidP="00EA0615">
            <w:pPr>
              <w:rPr>
                <w:b/>
              </w:rPr>
            </w:pPr>
            <w:r>
              <w:rPr>
                <w:b/>
              </w:rPr>
              <w:t>Initializer</w:t>
            </w:r>
          </w:p>
        </w:tc>
        <w:tc>
          <w:tcPr>
            <w:tcW w:w="3117" w:type="dxa"/>
          </w:tcPr>
          <w:p w14:paraId="1EA7EE0F" w14:textId="77777777" w:rsidR="003141FA" w:rsidRPr="00EC76D5" w:rsidRDefault="003141FA" w:rsidP="00EA0615">
            <w:pPr>
              <w:rPr>
                <w:b/>
              </w:rPr>
            </w:pPr>
            <w:r w:rsidRPr="00EC76D5">
              <w:rPr>
                <w:b/>
              </w:rPr>
              <w:t>Example</w:t>
            </w:r>
          </w:p>
        </w:tc>
      </w:tr>
      <w:tr w:rsidR="003141FA" w:rsidRPr="00EC76D5" w14:paraId="63AE2A58" w14:textId="77777777" w:rsidTr="00EA0615">
        <w:tc>
          <w:tcPr>
            <w:tcW w:w="3116" w:type="dxa"/>
          </w:tcPr>
          <w:p w14:paraId="45A16333" w14:textId="77777777" w:rsidR="003141FA" w:rsidRPr="00EC76D5" w:rsidRDefault="003141FA" w:rsidP="00EA0615">
            <w:r w:rsidRPr="00EC76D5">
              <w:t>Pointer</w:t>
            </w:r>
          </w:p>
        </w:tc>
        <w:tc>
          <w:tcPr>
            <w:tcW w:w="3117" w:type="dxa"/>
          </w:tcPr>
          <w:p w14:paraId="5B67888C" w14:textId="77777777" w:rsidR="003141FA" w:rsidRPr="00EC76D5" w:rsidRDefault="003141FA" w:rsidP="00EA0615">
            <w:r w:rsidRPr="00EC76D5">
              <w:t>Address</w:t>
            </w:r>
          </w:p>
        </w:tc>
        <w:tc>
          <w:tcPr>
            <w:tcW w:w="3117" w:type="dxa"/>
          </w:tcPr>
          <w:p w14:paraId="2DEE47B7" w14:textId="77777777" w:rsidR="003141FA" w:rsidRPr="00EC76D5" w:rsidRDefault="003141FA" w:rsidP="00EA0615">
            <w:pPr>
              <w:pStyle w:val="Code"/>
            </w:pPr>
            <w:r w:rsidRPr="00EC76D5">
              <w:t>static int array[3];</w:t>
            </w:r>
          </w:p>
          <w:p w14:paraId="2941FDB1" w14:textId="77777777" w:rsidR="003141FA" w:rsidRPr="00EC76D5" w:rsidRDefault="003141FA" w:rsidP="00EA0615">
            <w:pPr>
              <w:pStyle w:val="Code"/>
            </w:pPr>
            <w:r w:rsidRPr="00EC76D5">
              <w:t>static int* p = &amp;a[2];</w:t>
            </w:r>
          </w:p>
        </w:tc>
      </w:tr>
      <w:tr w:rsidR="003141FA" w:rsidRPr="00EC76D5" w14:paraId="1351BC6F" w14:textId="77777777" w:rsidTr="00EA0615">
        <w:tc>
          <w:tcPr>
            <w:tcW w:w="3116" w:type="dxa"/>
          </w:tcPr>
          <w:p w14:paraId="2B9B50E8" w14:textId="77777777" w:rsidR="003141FA" w:rsidRPr="00EC76D5" w:rsidRDefault="003141FA" w:rsidP="00EA0615">
            <w:r w:rsidRPr="00EC76D5">
              <w:t>Pointer to signed or unsigned char</w:t>
            </w:r>
          </w:p>
        </w:tc>
        <w:tc>
          <w:tcPr>
            <w:tcW w:w="3117" w:type="dxa"/>
          </w:tcPr>
          <w:p w14:paraId="007B8D15" w14:textId="77777777" w:rsidR="003141FA" w:rsidRPr="00EC76D5" w:rsidRDefault="003141FA" w:rsidP="00EA0615">
            <w:r w:rsidRPr="00EC76D5">
              <w:t>String</w:t>
            </w:r>
          </w:p>
        </w:tc>
        <w:tc>
          <w:tcPr>
            <w:tcW w:w="3117" w:type="dxa"/>
          </w:tcPr>
          <w:p w14:paraId="1EE005F8" w14:textId="77777777" w:rsidR="003141FA" w:rsidRPr="00EC76D5" w:rsidRDefault="003141FA" w:rsidP="00EA0615">
            <w:pPr>
              <w:pStyle w:val="Code"/>
            </w:pPr>
            <w:r w:rsidRPr="00EC76D5">
              <w:t>static char *p = “Hello”;</w:t>
            </w:r>
          </w:p>
        </w:tc>
      </w:tr>
      <w:tr w:rsidR="003141FA" w:rsidRPr="00EC76D5" w14:paraId="12FCDC5A" w14:textId="77777777" w:rsidTr="00EA0615">
        <w:tc>
          <w:tcPr>
            <w:tcW w:w="3116" w:type="dxa"/>
          </w:tcPr>
          <w:p w14:paraId="41B6BC4A" w14:textId="77777777" w:rsidR="003141FA" w:rsidRPr="00EC76D5" w:rsidRDefault="003141FA" w:rsidP="00EA0615">
            <w:r w:rsidRPr="00EC76D5">
              <w:t>Pointer</w:t>
            </w:r>
          </w:p>
        </w:tc>
        <w:tc>
          <w:tcPr>
            <w:tcW w:w="3117" w:type="dxa"/>
          </w:tcPr>
          <w:p w14:paraId="1A62296E" w14:textId="77777777" w:rsidR="003141FA" w:rsidRPr="00EC76D5" w:rsidRDefault="003141FA" w:rsidP="00EA0615">
            <w:r w:rsidRPr="00EC76D5">
              <w:t>List</w:t>
            </w:r>
          </w:p>
        </w:tc>
        <w:tc>
          <w:tcPr>
            <w:tcW w:w="3117" w:type="dxa"/>
          </w:tcPr>
          <w:p w14:paraId="42DC2825" w14:textId="77777777" w:rsidR="003141FA" w:rsidRPr="00EC76D5" w:rsidRDefault="003141FA" w:rsidP="00EA0615">
            <w:pPr>
              <w:pStyle w:val="Code"/>
            </w:pPr>
            <w:r w:rsidRPr="00EC76D5">
              <w:t>int *p = {1,2,3};</w:t>
            </w:r>
          </w:p>
        </w:tc>
      </w:tr>
      <w:tr w:rsidR="003141FA" w:rsidRPr="00EC76D5" w14:paraId="174BDD17" w14:textId="77777777" w:rsidTr="00EA0615">
        <w:tc>
          <w:tcPr>
            <w:tcW w:w="3116" w:type="dxa"/>
          </w:tcPr>
          <w:p w14:paraId="099E120F" w14:textId="77777777" w:rsidR="003141FA" w:rsidRPr="00EC76D5" w:rsidRDefault="003141FA" w:rsidP="00EA0615">
            <w:r w:rsidRPr="00EC76D5">
              <w:t>Array</w:t>
            </w:r>
          </w:p>
        </w:tc>
        <w:tc>
          <w:tcPr>
            <w:tcW w:w="3117" w:type="dxa"/>
          </w:tcPr>
          <w:p w14:paraId="1027871E" w14:textId="77777777" w:rsidR="003141FA" w:rsidRPr="00EC76D5" w:rsidRDefault="003141FA" w:rsidP="00EA0615">
            <w:r w:rsidRPr="00EC76D5">
              <w:t>String</w:t>
            </w:r>
          </w:p>
        </w:tc>
        <w:tc>
          <w:tcPr>
            <w:tcW w:w="3117" w:type="dxa"/>
          </w:tcPr>
          <w:p w14:paraId="5777502E" w14:textId="77777777" w:rsidR="003141FA" w:rsidRPr="00EC76D5" w:rsidRDefault="003141FA" w:rsidP="00EA0615">
            <w:pPr>
              <w:pStyle w:val="Code"/>
            </w:pPr>
            <w:r w:rsidRPr="00EC76D5">
              <w:t>char s[] = “World”;</w:t>
            </w:r>
          </w:p>
        </w:tc>
      </w:tr>
      <w:tr w:rsidR="003141FA" w:rsidRPr="00EC76D5" w14:paraId="7B55E065" w14:textId="77777777" w:rsidTr="00EA0615">
        <w:tc>
          <w:tcPr>
            <w:tcW w:w="3116" w:type="dxa"/>
          </w:tcPr>
          <w:p w14:paraId="546D6FCE" w14:textId="77777777" w:rsidR="003141FA" w:rsidRPr="00EC76D5" w:rsidRDefault="003141FA" w:rsidP="00EA0615">
            <w:r w:rsidRPr="00EC76D5">
              <w:t>Array</w:t>
            </w:r>
          </w:p>
        </w:tc>
        <w:tc>
          <w:tcPr>
            <w:tcW w:w="3117" w:type="dxa"/>
          </w:tcPr>
          <w:p w14:paraId="05671160" w14:textId="77777777" w:rsidR="003141FA" w:rsidRPr="00EC76D5" w:rsidRDefault="003141FA" w:rsidP="00EA0615">
            <w:r w:rsidRPr="00EC76D5">
              <w:t>List</w:t>
            </w:r>
          </w:p>
        </w:tc>
        <w:tc>
          <w:tcPr>
            <w:tcW w:w="3117" w:type="dxa"/>
          </w:tcPr>
          <w:p w14:paraId="5E1233B0" w14:textId="77777777" w:rsidR="003141FA" w:rsidRPr="00EC76D5" w:rsidRDefault="003141FA" w:rsidP="00EA0615">
            <w:pPr>
              <w:pStyle w:val="Code"/>
            </w:pPr>
            <w:r w:rsidRPr="00EC76D5">
              <w:t>Char st[] = {‘a’, ’b’, ‘c’};</w:t>
            </w:r>
          </w:p>
        </w:tc>
      </w:tr>
      <w:tr w:rsidR="003141FA" w:rsidRPr="00EC76D5" w14:paraId="6369C807" w14:textId="77777777" w:rsidTr="00EA0615">
        <w:tc>
          <w:tcPr>
            <w:tcW w:w="3116" w:type="dxa"/>
          </w:tcPr>
          <w:p w14:paraId="288E6D64" w14:textId="77777777" w:rsidR="003141FA" w:rsidRPr="00EC76D5" w:rsidRDefault="003141FA" w:rsidP="00EA0615">
            <w:r w:rsidRPr="00EC76D5">
              <w:t>Struct</w:t>
            </w:r>
          </w:p>
        </w:tc>
        <w:tc>
          <w:tcPr>
            <w:tcW w:w="3117" w:type="dxa"/>
          </w:tcPr>
          <w:p w14:paraId="7B0761FA" w14:textId="77777777" w:rsidR="003141FA" w:rsidRPr="00EC76D5" w:rsidRDefault="003141FA" w:rsidP="00EA0615">
            <w:r w:rsidRPr="00EC76D5">
              <w:t>List</w:t>
            </w:r>
          </w:p>
        </w:tc>
        <w:tc>
          <w:tcPr>
            <w:tcW w:w="3117" w:type="dxa"/>
          </w:tcPr>
          <w:p w14:paraId="6546AD0D" w14:textId="77777777" w:rsidR="003141FA" w:rsidRPr="00EC76D5" w:rsidRDefault="003141FA" w:rsidP="00EA0615"/>
        </w:tc>
      </w:tr>
      <w:tr w:rsidR="003141FA" w:rsidRPr="00EC76D5" w14:paraId="2E3746DF" w14:textId="77777777" w:rsidTr="00EA0615">
        <w:tc>
          <w:tcPr>
            <w:tcW w:w="3116" w:type="dxa"/>
          </w:tcPr>
          <w:p w14:paraId="6C2B9B7E" w14:textId="77777777" w:rsidR="003141FA" w:rsidRPr="00EC76D5" w:rsidRDefault="003141FA" w:rsidP="00EA0615">
            <w:r w:rsidRPr="00EC76D5">
              <w:t>Union</w:t>
            </w:r>
          </w:p>
        </w:tc>
        <w:tc>
          <w:tcPr>
            <w:tcW w:w="3117" w:type="dxa"/>
          </w:tcPr>
          <w:p w14:paraId="5FF920A4" w14:textId="77777777" w:rsidR="003141FA" w:rsidRPr="00EC76D5" w:rsidRDefault="003141FA" w:rsidP="00EA0615">
            <w:r w:rsidRPr="00EC76D5">
              <w:t>List</w:t>
            </w:r>
          </w:p>
        </w:tc>
        <w:tc>
          <w:tcPr>
            <w:tcW w:w="3117" w:type="dxa"/>
          </w:tcPr>
          <w:p w14:paraId="736614C2" w14:textId="77777777" w:rsidR="003141FA" w:rsidRPr="00EC76D5" w:rsidRDefault="003141FA" w:rsidP="00EA0615"/>
        </w:tc>
      </w:tr>
      <w:tr w:rsidR="003141FA" w:rsidRPr="00EC76D5" w14:paraId="259091E5" w14:textId="77777777" w:rsidTr="00EA0615">
        <w:tc>
          <w:tcPr>
            <w:tcW w:w="3116" w:type="dxa"/>
          </w:tcPr>
          <w:p w14:paraId="19A69E2C" w14:textId="77777777" w:rsidR="003141FA" w:rsidRPr="00EC76D5" w:rsidRDefault="003141FA" w:rsidP="00EA0615">
            <w:r w:rsidRPr="00EC76D5">
              <w:t>Integral or Pointer</w:t>
            </w:r>
          </w:p>
        </w:tc>
        <w:tc>
          <w:tcPr>
            <w:tcW w:w="3117" w:type="dxa"/>
          </w:tcPr>
          <w:p w14:paraId="280ECA90" w14:textId="77777777" w:rsidR="003141FA" w:rsidRPr="00EC76D5" w:rsidRDefault="003141FA" w:rsidP="00EA0615"/>
        </w:tc>
        <w:tc>
          <w:tcPr>
            <w:tcW w:w="3117" w:type="dxa"/>
          </w:tcPr>
          <w:p w14:paraId="5A7DC237" w14:textId="77777777" w:rsidR="003141FA" w:rsidRPr="00EC76D5" w:rsidRDefault="003141FA" w:rsidP="00EA0615"/>
        </w:tc>
      </w:tr>
      <w:tr w:rsidR="003141FA" w:rsidRPr="00EC76D5" w14:paraId="4FE7B083" w14:textId="77777777" w:rsidTr="00EA0615">
        <w:tc>
          <w:tcPr>
            <w:tcW w:w="3116" w:type="dxa"/>
          </w:tcPr>
          <w:p w14:paraId="3639D6D5" w14:textId="77777777" w:rsidR="003141FA" w:rsidRPr="00EC76D5" w:rsidRDefault="003141FA" w:rsidP="00EA0615">
            <w:r w:rsidRPr="00EC76D5">
              <w:t>Floating</w:t>
            </w:r>
          </w:p>
        </w:tc>
        <w:tc>
          <w:tcPr>
            <w:tcW w:w="3117" w:type="dxa"/>
          </w:tcPr>
          <w:p w14:paraId="63F37EA5" w14:textId="77777777" w:rsidR="003141FA" w:rsidRPr="00EC76D5" w:rsidRDefault="003141FA" w:rsidP="00EA0615"/>
        </w:tc>
        <w:tc>
          <w:tcPr>
            <w:tcW w:w="3117" w:type="dxa"/>
          </w:tcPr>
          <w:p w14:paraId="0F4E74E8" w14:textId="77777777" w:rsidR="003141FA" w:rsidRPr="00EC76D5" w:rsidRDefault="003141FA" w:rsidP="00EA0615"/>
        </w:tc>
      </w:tr>
    </w:tbl>
    <w:p w14:paraId="066B6F54" w14:textId="7A4EB05B" w:rsidR="003141FA" w:rsidRPr="00EC76D5" w:rsidRDefault="003141FA" w:rsidP="003141FA">
      <w:pPr>
        <w:pStyle w:val="CodeHeader"/>
      </w:pPr>
      <w:r w:rsidRPr="00EC76D5">
        <w:t>Generate</w:t>
      </w:r>
      <w:r w:rsidR="002F35C1">
        <w:t>Initializer</w:t>
      </w:r>
      <w:r w:rsidRPr="00EC76D5">
        <w:t>.java</w:t>
      </w:r>
    </w:p>
    <w:p w14:paraId="629AA5E8" w14:textId="36635FC6" w:rsidR="003141FA" w:rsidRPr="00EC76D5" w:rsidRDefault="003141FA" w:rsidP="003141FA">
      <w:r w:rsidRPr="00EC76D5">
        <w:t xml:space="preserve">If the variable is a pointer and the </w:t>
      </w:r>
      <w:r w:rsidR="002F35C1">
        <w:t>initializer</w:t>
      </w:r>
      <w:r w:rsidRPr="00EC76D5">
        <w:t xml:space="preserve"> is an address we add its offset to the block and store the name of the address in the access map, the address value will later be looked up and added by the linker.</w:t>
      </w:r>
    </w:p>
    <w:p w14:paraId="61DB9E8E" w14:textId="7F2A903E" w:rsidR="003141FA" w:rsidRPr="00EC76D5" w:rsidRDefault="003141FA" w:rsidP="003141FA">
      <w:r w:rsidRPr="00EC76D5">
        <w:t xml:space="preserve">If the variable type is a pointer (signed or unsigned) char and the </w:t>
      </w:r>
      <w:r w:rsidR="002F35C1">
        <w:t>initializer</w:t>
      </w:r>
      <w:r w:rsidRPr="00EC76D5">
        <w:t>ializat</w:t>
      </w:r>
      <w:r w:rsidR="00414C74">
        <w:t>or</w:t>
      </w:r>
      <w:r w:rsidRPr="00EC76D5">
        <w:t xml:space="preserve"> is a string, the address is stored in the access map and a zero address is stored in the block, it will later be properly looked up  and set by the linker.</w:t>
      </w:r>
    </w:p>
    <w:p w14:paraId="415E8F4B" w14:textId="54F0E2A4" w:rsidR="003141FA" w:rsidRPr="00EC76D5" w:rsidRDefault="003141FA" w:rsidP="003141FA">
      <w:pPr>
        <w:pStyle w:val="CodeHeader"/>
      </w:pPr>
      <w:r w:rsidRPr="00EC76D5">
        <w:t>Generate</w:t>
      </w:r>
      <w:r w:rsidR="002F35C1">
        <w:t>Initializer</w:t>
      </w:r>
      <w:r w:rsidRPr="00EC76D5">
        <w:t>.java</w:t>
      </w:r>
    </w:p>
    <w:p w14:paraId="7E93D16F" w14:textId="77777777" w:rsidR="00197B3C" w:rsidRPr="00EC76D5" w:rsidRDefault="00197B3C" w:rsidP="00197B3C">
      <w:pPr>
        <w:pStyle w:val="Code"/>
      </w:pPr>
      <w:r w:rsidRPr="00EC76D5">
        <w:t>package c_compiler;</w:t>
      </w:r>
    </w:p>
    <w:p w14:paraId="07D69586" w14:textId="77777777" w:rsidR="00197B3C" w:rsidRPr="00EC76D5" w:rsidRDefault="00197B3C" w:rsidP="00197B3C">
      <w:pPr>
        <w:pStyle w:val="Code"/>
      </w:pPr>
      <w:r w:rsidRPr="00EC76D5">
        <w:t>import java.nio.*;</w:t>
      </w:r>
    </w:p>
    <w:p w14:paraId="4E32F571" w14:textId="77777777" w:rsidR="00197B3C" w:rsidRPr="00EC76D5" w:rsidRDefault="00197B3C" w:rsidP="00197B3C">
      <w:pPr>
        <w:pStyle w:val="Code"/>
      </w:pPr>
      <w:r w:rsidRPr="00EC76D5">
        <w:t>import java.math.*;</w:t>
      </w:r>
    </w:p>
    <w:p w14:paraId="13FEDFFF" w14:textId="77777777" w:rsidR="00197B3C" w:rsidRPr="00EC76D5" w:rsidRDefault="00197B3C" w:rsidP="00197B3C">
      <w:pPr>
        <w:pStyle w:val="Code"/>
      </w:pPr>
      <w:r w:rsidRPr="00EC76D5">
        <w:t>import java.util.*;</w:t>
      </w:r>
    </w:p>
    <w:p w14:paraId="33E3FB5A" w14:textId="77777777" w:rsidR="00197B3C" w:rsidRPr="00EC76D5" w:rsidRDefault="00197B3C" w:rsidP="00197B3C">
      <w:pPr>
        <w:pStyle w:val="Code"/>
      </w:pPr>
    </w:p>
    <w:p w14:paraId="4C2E6AA2" w14:textId="2E0F6C53" w:rsidR="00197B3C" w:rsidRPr="00EC76D5" w:rsidRDefault="00197B3C" w:rsidP="00197B3C">
      <w:pPr>
        <w:pStyle w:val="Code"/>
      </w:pPr>
      <w:r w:rsidRPr="00EC76D5">
        <w:t>public class Generate</w:t>
      </w:r>
      <w:r w:rsidR="002F35C1">
        <w:t>Initializer</w:t>
      </w:r>
      <w:r w:rsidRPr="00EC76D5">
        <w:t>Static {</w:t>
      </w:r>
    </w:p>
    <w:p w14:paraId="2BBDB8DF" w14:textId="76829D1B" w:rsidR="00197B3C" w:rsidRPr="00EC76D5" w:rsidRDefault="00197B3C" w:rsidP="00197B3C">
      <w:pPr>
        <w:pStyle w:val="Code"/>
      </w:pPr>
      <w:r w:rsidRPr="00EC76D5">
        <w:t xml:space="preserve">  public static Object generateValueExpression(Object </w:t>
      </w:r>
      <w:r w:rsidR="002F35C1">
        <w:t>initializer</w:t>
      </w:r>
      <w:r w:rsidRPr="00EC76D5">
        <w:t>) {</w:t>
      </w:r>
    </w:p>
    <w:p w14:paraId="286A0BB2" w14:textId="15910502" w:rsidR="00197B3C" w:rsidRPr="00EC76D5" w:rsidRDefault="00197B3C" w:rsidP="00197B3C">
      <w:pPr>
        <w:pStyle w:val="Code"/>
      </w:pPr>
      <w:r w:rsidRPr="00EC76D5">
        <w:lastRenderedPageBreak/>
        <w:t xml:space="preserve">    if (</w:t>
      </w:r>
      <w:r w:rsidR="002F35C1">
        <w:t>initializer</w:t>
      </w:r>
      <w:r w:rsidRPr="00EC76D5">
        <w:t xml:space="preserve"> instanceof SyntaxTree) {</w:t>
      </w:r>
    </w:p>
    <w:p w14:paraId="074F667D" w14:textId="1ACE01DD" w:rsidR="00197B3C" w:rsidRPr="00EC76D5" w:rsidRDefault="00197B3C" w:rsidP="00197B3C">
      <w:pPr>
        <w:pStyle w:val="Code"/>
      </w:pPr>
      <w:r w:rsidRPr="00EC76D5">
        <w:t xml:space="preserve">      return SyntaxTreeOptimizer.optimizeExpression((SyntaxTree) </w:t>
      </w:r>
      <w:r w:rsidR="002F35C1">
        <w:t>initializer</w:t>
      </w:r>
      <w:r w:rsidRPr="00EC76D5">
        <w:t>);</w:t>
      </w:r>
    </w:p>
    <w:p w14:paraId="0C1B6D14" w14:textId="77777777" w:rsidR="00197B3C" w:rsidRPr="00EC76D5" w:rsidRDefault="00197B3C" w:rsidP="00197B3C">
      <w:pPr>
        <w:pStyle w:val="Code"/>
      </w:pPr>
      <w:r w:rsidRPr="00EC76D5">
        <w:t xml:space="preserve">    }</w:t>
      </w:r>
    </w:p>
    <w:p w14:paraId="13345D6D" w14:textId="77777777" w:rsidR="00197B3C" w:rsidRPr="00EC76D5" w:rsidRDefault="00197B3C" w:rsidP="00197B3C">
      <w:pPr>
        <w:pStyle w:val="Code"/>
      </w:pPr>
      <w:r w:rsidRPr="00EC76D5">
        <w:t xml:space="preserve">    else {</w:t>
      </w:r>
    </w:p>
    <w:p w14:paraId="5AF0EB2C" w14:textId="2961FFBD" w:rsidR="00197B3C" w:rsidRPr="00EC76D5" w:rsidRDefault="00197B3C" w:rsidP="00197B3C">
      <w:pPr>
        <w:pStyle w:val="Code"/>
      </w:pPr>
      <w:r w:rsidRPr="00EC76D5">
        <w:t xml:space="preserve">      List list = (List) </w:t>
      </w:r>
      <w:r w:rsidR="002F35C1">
        <w:t>initializer</w:t>
      </w:r>
      <w:r w:rsidRPr="00EC76D5">
        <w:t>;</w:t>
      </w:r>
    </w:p>
    <w:p w14:paraId="677AE93F" w14:textId="77777777" w:rsidR="00197B3C" w:rsidRPr="00EC76D5" w:rsidRDefault="00197B3C" w:rsidP="00197B3C">
      <w:pPr>
        <w:pStyle w:val="Code"/>
      </w:pPr>
      <w:r w:rsidRPr="00EC76D5">
        <w:t xml:space="preserve">      </w:t>
      </w:r>
    </w:p>
    <w:p w14:paraId="71531629" w14:textId="77777777" w:rsidR="00197B3C" w:rsidRPr="00EC76D5" w:rsidRDefault="00197B3C" w:rsidP="00197B3C">
      <w:pPr>
        <w:pStyle w:val="Code"/>
      </w:pPr>
      <w:r w:rsidRPr="00EC76D5">
        <w:t xml:space="preserve">      for (int index = 0; index &lt; list.size(); ++index) {</w:t>
      </w:r>
    </w:p>
    <w:p w14:paraId="1B8621E7" w14:textId="77777777" w:rsidR="00197B3C" w:rsidRPr="00EC76D5" w:rsidRDefault="00197B3C" w:rsidP="00197B3C">
      <w:pPr>
        <w:pStyle w:val="Code"/>
      </w:pPr>
      <w:r w:rsidRPr="00EC76D5">
        <w:t xml:space="preserve">        list.set(index, generateValueExpression(list.get(index)));</w:t>
      </w:r>
    </w:p>
    <w:p w14:paraId="03CF49E7" w14:textId="77777777" w:rsidR="00197B3C" w:rsidRPr="00EC76D5" w:rsidRDefault="00197B3C" w:rsidP="00197B3C">
      <w:pPr>
        <w:pStyle w:val="Code"/>
      </w:pPr>
      <w:r w:rsidRPr="00EC76D5">
        <w:t xml:space="preserve">      }</w:t>
      </w:r>
    </w:p>
    <w:p w14:paraId="4252D21F" w14:textId="77777777" w:rsidR="00197B3C" w:rsidRPr="00EC76D5" w:rsidRDefault="00197B3C" w:rsidP="00197B3C">
      <w:pPr>
        <w:pStyle w:val="Code"/>
      </w:pPr>
      <w:r w:rsidRPr="00EC76D5">
        <w:t xml:space="preserve">      </w:t>
      </w:r>
    </w:p>
    <w:p w14:paraId="7E53D9BB" w14:textId="77777777" w:rsidR="00197B3C" w:rsidRPr="00EC76D5" w:rsidRDefault="00197B3C" w:rsidP="00197B3C">
      <w:pPr>
        <w:pStyle w:val="Code"/>
      </w:pPr>
      <w:r w:rsidRPr="00EC76D5">
        <w:t xml:space="preserve">      return list;</w:t>
      </w:r>
    </w:p>
    <w:p w14:paraId="71D4DF67" w14:textId="77777777" w:rsidR="00197B3C" w:rsidRPr="00EC76D5" w:rsidRDefault="00197B3C" w:rsidP="00197B3C">
      <w:pPr>
        <w:pStyle w:val="Code"/>
      </w:pPr>
      <w:r w:rsidRPr="00EC76D5">
        <w:t xml:space="preserve">    }</w:t>
      </w:r>
    </w:p>
    <w:p w14:paraId="0E8B7805" w14:textId="77777777" w:rsidR="00197B3C" w:rsidRPr="00EC76D5" w:rsidRDefault="00197B3C" w:rsidP="00197B3C">
      <w:pPr>
        <w:pStyle w:val="Code"/>
      </w:pPr>
      <w:r w:rsidRPr="00EC76D5">
        <w:t xml:space="preserve">  }</w:t>
      </w:r>
    </w:p>
    <w:p w14:paraId="17880633" w14:textId="77777777" w:rsidR="00197B3C" w:rsidRPr="00EC76D5" w:rsidRDefault="00197B3C" w:rsidP="00197B3C">
      <w:pPr>
        <w:pStyle w:val="Code"/>
      </w:pPr>
    </w:p>
    <w:p w14:paraId="586296B6" w14:textId="2A0B5EA1" w:rsidR="00197B3C" w:rsidRPr="00EC76D5" w:rsidRDefault="00197B3C" w:rsidP="00197B3C">
      <w:pPr>
        <w:pStyle w:val="Code"/>
      </w:pPr>
      <w:r w:rsidRPr="00EC76D5">
        <w:t xml:space="preserve">  public static Object generateAddressExpression(Object </w:t>
      </w:r>
      <w:r w:rsidR="002F35C1">
        <w:t>initializer</w:t>
      </w:r>
      <w:r w:rsidRPr="00EC76D5">
        <w:t>) {</w:t>
      </w:r>
    </w:p>
    <w:p w14:paraId="593CA932" w14:textId="78B004F8" w:rsidR="00197B3C" w:rsidRPr="00EC76D5" w:rsidRDefault="00197B3C" w:rsidP="00197B3C">
      <w:pPr>
        <w:pStyle w:val="Code"/>
      </w:pPr>
      <w:r w:rsidRPr="00EC76D5">
        <w:t xml:space="preserve">    if (</w:t>
      </w:r>
      <w:r w:rsidR="002F35C1">
        <w:t>initializer</w:t>
      </w:r>
      <w:r w:rsidRPr="00EC76D5">
        <w:t xml:space="preserve"> instanceof SyntaxTree) {</w:t>
      </w:r>
    </w:p>
    <w:p w14:paraId="0733BE48" w14:textId="1CB23E05" w:rsidR="00197B3C" w:rsidRPr="00EC76D5" w:rsidRDefault="00197B3C" w:rsidP="00197B3C">
      <w:pPr>
        <w:pStyle w:val="Code"/>
      </w:pPr>
      <w:r w:rsidRPr="00EC76D5">
        <w:t xml:space="preserve">      SyntaxTree tree = (SyntaxTree) </w:t>
      </w:r>
      <w:r w:rsidR="002F35C1">
        <w:t>initializer</w:t>
      </w:r>
      <w:r w:rsidRPr="00EC76D5">
        <w:t>;</w:t>
      </w:r>
    </w:p>
    <w:p w14:paraId="67177ED6" w14:textId="77777777" w:rsidR="00197B3C" w:rsidRPr="00EC76D5" w:rsidRDefault="00197B3C" w:rsidP="00197B3C">
      <w:pPr>
        <w:pStyle w:val="Code"/>
      </w:pPr>
      <w:r w:rsidRPr="00EC76D5">
        <w:t xml:space="preserve">      </w:t>
      </w:r>
    </w:p>
    <w:p w14:paraId="0B69B7CE" w14:textId="77777777" w:rsidR="00197B3C" w:rsidRPr="00EC76D5" w:rsidRDefault="00197B3C" w:rsidP="00197B3C">
      <w:pPr>
        <w:pStyle w:val="Code"/>
      </w:pPr>
      <w:r w:rsidRPr="00EC76D5">
        <w:t xml:space="preserve">      switch (tree.getOperator()) {</w:t>
      </w:r>
    </w:p>
    <w:p w14:paraId="71BD0810" w14:textId="77777777" w:rsidR="00197B3C" w:rsidRPr="00EC76D5" w:rsidRDefault="00197B3C" w:rsidP="00197B3C">
      <w:pPr>
        <w:pStyle w:val="Code"/>
      </w:pPr>
      <w:r w:rsidRPr="00EC76D5">
        <w:t xml:space="preserve">        case Address: {</w:t>
      </w:r>
    </w:p>
    <w:p w14:paraId="7BEB50C9" w14:textId="77777777" w:rsidR="00197B3C" w:rsidRPr="00EC76D5" w:rsidRDefault="00197B3C" w:rsidP="00197B3C">
      <w:pPr>
        <w:pStyle w:val="Code"/>
      </w:pPr>
      <w:r w:rsidRPr="00EC76D5">
        <w:t xml:space="preserve">            SyntaxTree childTree = tree.getChildList().get(0);</w:t>
      </w:r>
    </w:p>
    <w:p w14:paraId="0D871C58" w14:textId="77777777" w:rsidR="00197B3C" w:rsidRPr="00EC76D5" w:rsidRDefault="00197B3C" w:rsidP="00197B3C">
      <w:pPr>
        <w:pStyle w:val="Code"/>
      </w:pPr>
      <w:r w:rsidRPr="00EC76D5">
        <w:t xml:space="preserve">            </w:t>
      </w:r>
    </w:p>
    <w:p w14:paraId="1357100C" w14:textId="77777777" w:rsidR="00197B3C" w:rsidRPr="00EC76D5" w:rsidRDefault="00197B3C" w:rsidP="00197B3C">
      <w:pPr>
        <w:pStyle w:val="Code"/>
      </w:pPr>
      <w:r w:rsidRPr="00EC76D5">
        <w:t xml:space="preserve">            switch (childTree.getOperator()) {</w:t>
      </w:r>
    </w:p>
    <w:p w14:paraId="0E0F590E" w14:textId="77777777" w:rsidR="00197B3C" w:rsidRPr="00EC76D5" w:rsidRDefault="00197B3C" w:rsidP="00197B3C">
      <w:pPr>
        <w:pStyle w:val="Code"/>
      </w:pPr>
      <w:r w:rsidRPr="00EC76D5">
        <w:t xml:space="preserve">              case Variable:</w:t>
      </w:r>
    </w:p>
    <w:p w14:paraId="7DD82681" w14:textId="77777777" w:rsidR="00197B3C" w:rsidRPr="00EC76D5" w:rsidRDefault="00197B3C" w:rsidP="00197B3C">
      <w:pPr>
        <w:pStyle w:val="Code"/>
      </w:pPr>
      <w:r w:rsidRPr="00EC76D5">
        <w:t xml:space="preserve">                return (new SyntaxTree(MiddleOperator.AddressOffset,</w:t>
      </w:r>
    </w:p>
    <w:p w14:paraId="684A1A72" w14:textId="77777777" w:rsidR="00197B3C" w:rsidRPr="00EC76D5" w:rsidRDefault="00197B3C" w:rsidP="00197B3C">
      <w:pPr>
        <w:pStyle w:val="Code"/>
      </w:pPr>
      <w:r w:rsidRPr="00EC76D5">
        <w:t xml:space="preserve">                                  tree.getType(), childTree.getSymbol(), 0));</w:t>
      </w:r>
    </w:p>
    <w:p w14:paraId="7DE583B7" w14:textId="77777777" w:rsidR="00197B3C" w:rsidRPr="00EC76D5" w:rsidRDefault="00197B3C" w:rsidP="00197B3C">
      <w:pPr>
        <w:pStyle w:val="Code"/>
      </w:pPr>
      <w:r w:rsidRPr="00EC76D5">
        <w:t xml:space="preserve">                </w:t>
      </w:r>
    </w:p>
    <w:p w14:paraId="68FB10CB" w14:textId="77777777" w:rsidR="00197B3C" w:rsidRPr="00EC76D5" w:rsidRDefault="00197B3C" w:rsidP="00197B3C">
      <w:pPr>
        <w:pStyle w:val="Code"/>
      </w:pPr>
      <w:r w:rsidRPr="00EC76D5">
        <w:t xml:space="preserve">              case Index: {</w:t>
      </w:r>
    </w:p>
    <w:p w14:paraId="02C02BC5" w14:textId="77777777" w:rsidR="00197B3C" w:rsidRPr="00EC76D5" w:rsidRDefault="00197B3C" w:rsidP="00197B3C">
      <w:pPr>
        <w:pStyle w:val="Code"/>
      </w:pPr>
      <w:r w:rsidRPr="00EC76D5">
        <w:t xml:space="preserve">                  SyntaxTree arrayTree = childTree.getChildList().get(0),</w:t>
      </w:r>
    </w:p>
    <w:p w14:paraId="215BC6E3" w14:textId="77777777" w:rsidR="00197B3C" w:rsidRPr="00EC76D5" w:rsidRDefault="00197B3C" w:rsidP="00197B3C">
      <w:pPr>
        <w:pStyle w:val="Code"/>
      </w:pPr>
      <w:r w:rsidRPr="00EC76D5">
        <w:t xml:space="preserve">                             indexTree = childTree.getChildList().get(1);</w:t>
      </w:r>
    </w:p>
    <w:p w14:paraId="58E9AD49" w14:textId="77777777" w:rsidR="00197B3C" w:rsidRPr="00EC76D5" w:rsidRDefault="00197B3C" w:rsidP="00197B3C">
      <w:pPr>
        <w:pStyle w:val="Code"/>
      </w:pPr>
      <w:r w:rsidRPr="00EC76D5">
        <w:t xml:space="preserve">                </w:t>
      </w:r>
    </w:p>
    <w:p w14:paraId="17A9AA8E" w14:textId="77777777" w:rsidR="00197B3C" w:rsidRPr="00EC76D5" w:rsidRDefault="00197B3C" w:rsidP="00197B3C">
      <w:pPr>
        <w:pStyle w:val="Code"/>
      </w:pPr>
      <w:r w:rsidRPr="00EC76D5">
        <w:t xml:space="preserve">                  if ((arrayTree.getOperator() == MiddleOperator.Variable) &amp;&amp;</w:t>
      </w:r>
    </w:p>
    <w:p w14:paraId="6300C5AD" w14:textId="77777777" w:rsidR="00197B3C" w:rsidRPr="00EC76D5" w:rsidRDefault="00197B3C" w:rsidP="00197B3C">
      <w:pPr>
        <w:pStyle w:val="Code"/>
      </w:pPr>
      <w:r w:rsidRPr="00EC76D5">
        <w:t xml:space="preserve">                      (indexTree.getOperator() == MiddleOperator.Value)) {</w:t>
      </w:r>
    </w:p>
    <w:p w14:paraId="2FAC719D" w14:textId="77777777" w:rsidR="00197B3C" w:rsidRPr="00EC76D5" w:rsidRDefault="00197B3C" w:rsidP="00197B3C">
      <w:pPr>
        <w:pStyle w:val="Code"/>
      </w:pPr>
      <w:r w:rsidRPr="00EC76D5">
        <w:t xml:space="preserve">                    int index = ((BigInteger)</w:t>
      </w:r>
    </w:p>
    <w:p w14:paraId="058F5FDE" w14:textId="77777777" w:rsidR="00197B3C" w:rsidRPr="00EC76D5" w:rsidRDefault="00197B3C" w:rsidP="00197B3C">
      <w:pPr>
        <w:pStyle w:val="Code"/>
      </w:pPr>
      <w:r w:rsidRPr="00EC76D5">
        <w:t xml:space="preserve">                                 indexTree.getSymbol().getValue()).intValue(),</w:t>
      </w:r>
    </w:p>
    <w:p w14:paraId="685D743B" w14:textId="77777777" w:rsidR="00197B3C" w:rsidRPr="00EC76D5" w:rsidRDefault="00197B3C" w:rsidP="00197B3C">
      <w:pPr>
        <w:pStyle w:val="Code"/>
      </w:pPr>
      <w:r w:rsidRPr="00EC76D5">
        <w:t xml:space="preserve">                        indexSize =</w:t>
      </w:r>
    </w:p>
    <w:p w14:paraId="6440D831" w14:textId="77777777" w:rsidR="00197B3C" w:rsidRPr="00EC76D5" w:rsidRDefault="00197B3C" w:rsidP="00197B3C">
      <w:pPr>
        <w:pStyle w:val="Code"/>
      </w:pPr>
      <w:r w:rsidRPr="00EC76D5">
        <w:t xml:space="preserve">                          arrayTree.getType().getPointerOrArrayType().getSize();</w:t>
      </w:r>
    </w:p>
    <w:p w14:paraId="26B2CB0F" w14:textId="77777777" w:rsidR="00197B3C" w:rsidRPr="00EC76D5" w:rsidRDefault="00197B3C" w:rsidP="00197B3C">
      <w:pPr>
        <w:pStyle w:val="Code"/>
      </w:pPr>
      <w:r w:rsidRPr="00EC76D5">
        <w:t xml:space="preserve">                    int offset = index * indexSize;</w:t>
      </w:r>
    </w:p>
    <w:p w14:paraId="3424D092" w14:textId="77777777" w:rsidR="00197B3C" w:rsidRPr="00EC76D5" w:rsidRDefault="00197B3C" w:rsidP="00197B3C">
      <w:pPr>
        <w:pStyle w:val="Code"/>
      </w:pPr>
      <w:r w:rsidRPr="00EC76D5">
        <w:t xml:space="preserve">                    return (new SyntaxTree(MiddleOperator.AddressOffset,</w:t>
      </w:r>
    </w:p>
    <w:p w14:paraId="03624DE1" w14:textId="77777777" w:rsidR="00197B3C" w:rsidRPr="00EC76D5" w:rsidRDefault="00197B3C" w:rsidP="00197B3C">
      <w:pPr>
        <w:pStyle w:val="Code"/>
      </w:pPr>
      <w:r w:rsidRPr="00EC76D5">
        <w:t xml:space="preserve">                                tree.getType(), arrayTree.getSymbol(), offset));</w:t>
      </w:r>
    </w:p>
    <w:p w14:paraId="6D52663C" w14:textId="77777777" w:rsidR="00197B3C" w:rsidRPr="00EC76D5" w:rsidRDefault="00197B3C" w:rsidP="00197B3C">
      <w:pPr>
        <w:pStyle w:val="Code"/>
      </w:pPr>
      <w:r w:rsidRPr="00EC76D5">
        <w:t xml:space="preserve">                  }</w:t>
      </w:r>
    </w:p>
    <w:p w14:paraId="0D29002A" w14:textId="77777777" w:rsidR="00197B3C" w:rsidRPr="00EC76D5" w:rsidRDefault="00197B3C" w:rsidP="00197B3C">
      <w:pPr>
        <w:pStyle w:val="Code"/>
      </w:pPr>
      <w:r w:rsidRPr="00EC76D5">
        <w:t xml:space="preserve">                }</w:t>
      </w:r>
    </w:p>
    <w:p w14:paraId="78F8022D" w14:textId="77777777" w:rsidR="00197B3C" w:rsidRPr="00EC76D5" w:rsidRDefault="00197B3C" w:rsidP="00197B3C">
      <w:pPr>
        <w:pStyle w:val="Code"/>
      </w:pPr>
      <w:r w:rsidRPr="00EC76D5">
        <w:t xml:space="preserve">                break;</w:t>
      </w:r>
    </w:p>
    <w:p w14:paraId="5D787E05" w14:textId="77777777" w:rsidR="00197B3C" w:rsidRPr="00EC76D5" w:rsidRDefault="00197B3C" w:rsidP="00197B3C">
      <w:pPr>
        <w:pStyle w:val="Code"/>
      </w:pPr>
      <w:r w:rsidRPr="00EC76D5">
        <w:t xml:space="preserve">            }</w:t>
      </w:r>
    </w:p>
    <w:p w14:paraId="72876173" w14:textId="77777777" w:rsidR="00197B3C" w:rsidRPr="00EC76D5" w:rsidRDefault="00197B3C" w:rsidP="00197B3C">
      <w:pPr>
        <w:pStyle w:val="Code"/>
      </w:pPr>
      <w:r w:rsidRPr="00EC76D5">
        <w:t xml:space="preserve">          }</w:t>
      </w:r>
    </w:p>
    <w:p w14:paraId="4EB27E99" w14:textId="77777777" w:rsidR="00197B3C" w:rsidRPr="00EC76D5" w:rsidRDefault="00197B3C" w:rsidP="00197B3C">
      <w:pPr>
        <w:pStyle w:val="Code"/>
      </w:pPr>
      <w:r w:rsidRPr="00EC76D5">
        <w:t xml:space="preserve">          break;</w:t>
      </w:r>
    </w:p>
    <w:p w14:paraId="30AF9D4F" w14:textId="77777777" w:rsidR="00197B3C" w:rsidRPr="00EC76D5" w:rsidRDefault="00197B3C" w:rsidP="00197B3C">
      <w:pPr>
        <w:pStyle w:val="Code"/>
      </w:pPr>
      <w:r w:rsidRPr="00EC76D5">
        <w:t xml:space="preserve">      </w:t>
      </w:r>
    </w:p>
    <w:p w14:paraId="5C329E7D" w14:textId="77777777" w:rsidR="00197B3C" w:rsidRPr="00EC76D5" w:rsidRDefault="00197B3C" w:rsidP="00197B3C">
      <w:pPr>
        <w:pStyle w:val="Code"/>
      </w:pPr>
      <w:r w:rsidRPr="00EC76D5">
        <w:t xml:space="preserve">        case BinaryAdd: {</w:t>
      </w:r>
    </w:p>
    <w:p w14:paraId="1CF7037E" w14:textId="77777777" w:rsidR="00197B3C" w:rsidRPr="00EC76D5" w:rsidRDefault="00197B3C" w:rsidP="00197B3C">
      <w:pPr>
        <w:pStyle w:val="Code"/>
      </w:pPr>
      <w:r w:rsidRPr="00EC76D5">
        <w:t xml:space="preserve">            SyntaxTree leftTree = tree.getChildList().get(0),</w:t>
      </w:r>
    </w:p>
    <w:p w14:paraId="4B4DC9B2" w14:textId="77777777" w:rsidR="00197B3C" w:rsidRPr="00EC76D5" w:rsidRDefault="00197B3C" w:rsidP="00197B3C">
      <w:pPr>
        <w:pStyle w:val="Code"/>
      </w:pPr>
      <w:r w:rsidRPr="00EC76D5">
        <w:t xml:space="preserve">                       rightTree = tree.getChildList().get(1);</w:t>
      </w:r>
    </w:p>
    <w:p w14:paraId="023F921A" w14:textId="77777777" w:rsidR="00197B3C" w:rsidRPr="00EC76D5" w:rsidRDefault="00197B3C" w:rsidP="00197B3C">
      <w:pPr>
        <w:pStyle w:val="Code"/>
      </w:pPr>
      <w:r w:rsidRPr="00EC76D5">
        <w:t xml:space="preserve">            </w:t>
      </w:r>
    </w:p>
    <w:p w14:paraId="5BD49A27" w14:textId="77777777" w:rsidR="00197B3C" w:rsidRPr="00EC76D5" w:rsidRDefault="00197B3C" w:rsidP="00197B3C">
      <w:pPr>
        <w:pStyle w:val="Code"/>
      </w:pPr>
      <w:r w:rsidRPr="00EC76D5">
        <w:t xml:space="preserve">            if (leftTree.getType().isPointerOrArray() &amp;&amp;</w:t>
      </w:r>
    </w:p>
    <w:p w14:paraId="062AB88B" w14:textId="77777777" w:rsidR="00197B3C" w:rsidRPr="00EC76D5" w:rsidRDefault="00197B3C" w:rsidP="00197B3C">
      <w:pPr>
        <w:pStyle w:val="Code"/>
      </w:pPr>
      <w:r w:rsidRPr="00EC76D5">
        <w:t xml:space="preserve">                (leftTree.getOperator() == MiddleOperator.Variable) &amp;&amp;</w:t>
      </w:r>
    </w:p>
    <w:p w14:paraId="2FF665F8" w14:textId="77777777" w:rsidR="00197B3C" w:rsidRPr="00EC76D5" w:rsidRDefault="00197B3C" w:rsidP="00197B3C">
      <w:pPr>
        <w:pStyle w:val="Code"/>
      </w:pPr>
      <w:r w:rsidRPr="00EC76D5">
        <w:t xml:space="preserve">                (rightTree.getOperator() == MiddleOperator.Value)) {</w:t>
      </w:r>
    </w:p>
    <w:p w14:paraId="1AB29AC9" w14:textId="77777777" w:rsidR="00197B3C" w:rsidRPr="00EC76D5" w:rsidRDefault="00197B3C" w:rsidP="00197B3C">
      <w:pPr>
        <w:pStyle w:val="Code"/>
      </w:pPr>
      <w:r w:rsidRPr="00EC76D5">
        <w:lastRenderedPageBreak/>
        <w:t xml:space="preserve">              int arraySize =</w:t>
      </w:r>
    </w:p>
    <w:p w14:paraId="50E8D3A1" w14:textId="77777777" w:rsidR="00197B3C" w:rsidRPr="00EC76D5" w:rsidRDefault="00197B3C" w:rsidP="00197B3C">
      <w:pPr>
        <w:pStyle w:val="Code"/>
      </w:pPr>
      <w:r w:rsidRPr="00EC76D5">
        <w:t xml:space="preserve">                    leftTree.getType().getPointerOrArrayType().getSize();</w:t>
      </w:r>
    </w:p>
    <w:p w14:paraId="0F0BB3B0" w14:textId="77777777" w:rsidR="00197B3C" w:rsidRPr="00EC76D5" w:rsidRDefault="00197B3C" w:rsidP="00197B3C">
      <w:pPr>
        <w:pStyle w:val="Code"/>
      </w:pPr>
      <w:r w:rsidRPr="00EC76D5">
        <w:t xml:space="preserve">              int offset =</w:t>
      </w:r>
    </w:p>
    <w:p w14:paraId="4EF92581" w14:textId="77777777" w:rsidR="00197B3C" w:rsidRPr="00EC76D5" w:rsidRDefault="00197B3C" w:rsidP="00197B3C">
      <w:pPr>
        <w:pStyle w:val="Code"/>
      </w:pPr>
      <w:r w:rsidRPr="00EC76D5">
        <w:t xml:space="preserve">                    ((Integer) rightTree.getSymbol().getValue()) * arraySize;</w:t>
      </w:r>
    </w:p>
    <w:p w14:paraId="4720930A" w14:textId="77777777" w:rsidR="00197B3C" w:rsidRPr="00EC76D5" w:rsidRDefault="00197B3C" w:rsidP="00197B3C">
      <w:pPr>
        <w:pStyle w:val="Code"/>
      </w:pPr>
      <w:r w:rsidRPr="00EC76D5">
        <w:t xml:space="preserve">              MiddleOperator operator = leftTree.getType().isPointer() ?</w:t>
      </w:r>
    </w:p>
    <w:p w14:paraId="47B5C3EB" w14:textId="77777777" w:rsidR="00197B3C" w:rsidRPr="00EC76D5" w:rsidRDefault="00197B3C" w:rsidP="00197B3C">
      <w:pPr>
        <w:pStyle w:val="Code"/>
      </w:pPr>
      <w:r w:rsidRPr="00EC76D5">
        <w:t xml:space="preserve">                     MiddleOperator.ValueOffset : MiddleOperator.AddressOffset;</w:t>
      </w:r>
    </w:p>
    <w:p w14:paraId="2329EDAF" w14:textId="77777777" w:rsidR="00197B3C" w:rsidRPr="00EC76D5" w:rsidRDefault="00197B3C" w:rsidP="00197B3C">
      <w:pPr>
        <w:pStyle w:val="Code"/>
      </w:pPr>
      <w:r w:rsidRPr="00EC76D5">
        <w:t xml:space="preserve">              return (new SyntaxTree(operator, tree.getType(),</w:t>
      </w:r>
    </w:p>
    <w:p w14:paraId="1A9007DA" w14:textId="77777777" w:rsidR="00197B3C" w:rsidRPr="00EC76D5" w:rsidRDefault="00197B3C" w:rsidP="00197B3C">
      <w:pPr>
        <w:pStyle w:val="Code"/>
      </w:pPr>
      <w:r w:rsidRPr="00EC76D5">
        <w:t xml:space="preserve">                                     leftTree.getSymbol(), offset));</w:t>
      </w:r>
    </w:p>
    <w:p w14:paraId="2289EF4B" w14:textId="77777777" w:rsidR="00197B3C" w:rsidRPr="00EC76D5" w:rsidRDefault="00197B3C" w:rsidP="00197B3C">
      <w:pPr>
        <w:pStyle w:val="Code"/>
      </w:pPr>
      <w:r w:rsidRPr="00EC76D5">
        <w:t xml:space="preserve">            }</w:t>
      </w:r>
    </w:p>
    <w:p w14:paraId="20ADD376" w14:textId="77777777" w:rsidR="00197B3C" w:rsidRPr="00EC76D5" w:rsidRDefault="00197B3C" w:rsidP="00197B3C">
      <w:pPr>
        <w:pStyle w:val="Code"/>
      </w:pPr>
      <w:r w:rsidRPr="00EC76D5">
        <w:t xml:space="preserve">            else if ((leftTree.getOperator() == MiddleOperator.Value) &amp;&amp;</w:t>
      </w:r>
    </w:p>
    <w:p w14:paraId="479606B8" w14:textId="77777777" w:rsidR="00197B3C" w:rsidRPr="00EC76D5" w:rsidRDefault="00197B3C" w:rsidP="00197B3C">
      <w:pPr>
        <w:pStyle w:val="Code"/>
      </w:pPr>
      <w:r w:rsidRPr="00EC76D5">
        <w:t xml:space="preserve">                     rightTree.getType().isPointerOrArray() &amp;&amp;</w:t>
      </w:r>
    </w:p>
    <w:p w14:paraId="618CAB2A" w14:textId="77777777" w:rsidR="00197B3C" w:rsidRPr="00EC76D5" w:rsidRDefault="00197B3C" w:rsidP="00197B3C">
      <w:pPr>
        <w:pStyle w:val="Code"/>
      </w:pPr>
      <w:r w:rsidRPr="00EC76D5">
        <w:t xml:space="preserve">                     (rightTree.getOperator() == MiddleOperator.Variable)) {</w:t>
      </w:r>
    </w:p>
    <w:p w14:paraId="6C8F60CB" w14:textId="77777777" w:rsidR="00197B3C" w:rsidRPr="00EC76D5" w:rsidRDefault="00197B3C" w:rsidP="00197B3C">
      <w:pPr>
        <w:pStyle w:val="Code"/>
      </w:pPr>
      <w:r w:rsidRPr="00EC76D5">
        <w:t xml:space="preserve">              int arraySize =</w:t>
      </w:r>
    </w:p>
    <w:p w14:paraId="53813339" w14:textId="77777777" w:rsidR="00197B3C" w:rsidRPr="00EC76D5" w:rsidRDefault="00197B3C" w:rsidP="00197B3C">
      <w:pPr>
        <w:pStyle w:val="Code"/>
      </w:pPr>
      <w:r w:rsidRPr="00EC76D5">
        <w:t xml:space="preserve">                    rightTree.getType().getPointerOrArrayType().getSize();</w:t>
      </w:r>
    </w:p>
    <w:p w14:paraId="1E96E5B4" w14:textId="77777777" w:rsidR="00197B3C" w:rsidRPr="00EC76D5" w:rsidRDefault="00197B3C" w:rsidP="00197B3C">
      <w:pPr>
        <w:pStyle w:val="Code"/>
      </w:pPr>
      <w:r w:rsidRPr="00EC76D5">
        <w:t xml:space="preserve">              int offset = ((Integer)</w:t>
      </w:r>
    </w:p>
    <w:p w14:paraId="1DF6F59F" w14:textId="77777777" w:rsidR="00197B3C" w:rsidRPr="00EC76D5" w:rsidRDefault="00197B3C" w:rsidP="00197B3C">
      <w:pPr>
        <w:pStyle w:val="Code"/>
      </w:pPr>
      <w:r w:rsidRPr="00EC76D5">
        <w:t xml:space="preserve">                            leftTree.getSymbol().getValue()) * arraySize;</w:t>
      </w:r>
    </w:p>
    <w:p w14:paraId="26399653" w14:textId="77777777" w:rsidR="00197B3C" w:rsidRPr="00EC76D5" w:rsidRDefault="00197B3C" w:rsidP="00197B3C">
      <w:pPr>
        <w:pStyle w:val="Code"/>
      </w:pPr>
      <w:r w:rsidRPr="00EC76D5">
        <w:t xml:space="preserve">              MiddleOperator operator = rightTree.getType().isPointer() ?</w:t>
      </w:r>
    </w:p>
    <w:p w14:paraId="0A48C586" w14:textId="77777777" w:rsidR="00197B3C" w:rsidRPr="00EC76D5" w:rsidRDefault="00197B3C" w:rsidP="00197B3C">
      <w:pPr>
        <w:pStyle w:val="Code"/>
      </w:pPr>
      <w:r w:rsidRPr="00EC76D5">
        <w:t xml:space="preserve">                    MiddleOperator.ValueOffset : MiddleOperator.AddressOffset;</w:t>
      </w:r>
    </w:p>
    <w:p w14:paraId="24CE5137" w14:textId="77777777" w:rsidR="00197B3C" w:rsidRPr="00EC76D5" w:rsidRDefault="00197B3C" w:rsidP="00197B3C">
      <w:pPr>
        <w:pStyle w:val="Code"/>
      </w:pPr>
      <w:r w:rsidRPr="00EC76D5">
        <w:t xml:space="preserve">              return (new SyntaxTree(operator, tree.getType(),</w:t>
      </w:r>
    </w:p>
    <w:p w14:paraId="1A0E72EA" w14:textId="77777777" w:rsidR="00197B3C" w:rsidRPr="00EC76D5" w:rsidRDefault="00197B3C" w:rsidP="00197B3C">
      <w:pPr>
        <w:pStyle w:val="Code"/>
      </w:pPr>
      <w:r w:rsidRPr="00EC76D5">
        <w:t xml:space="preserve">                                     rightTree.getSymbol(), offset));</w:t>
      </w:r>
    </w:p>
    <w:p w14:paraId="375B3CDF" w14:textId="77777777" w:rsidR="00197B3C" w:rsidRPr="00EC76D5" w:rsidRDefault="00197B3C" w:rsidP="00197B3C">
      <w:pPr>
        <w:pStyle w:val="Code"/>
      </w:pPr>
      <w:r w:rsidRPr="00EC76D5">
        <w:t xml:space="preserve">            }</w:t>
      </w:r>
    </w:p>
    <w:p w14:paraId="423B03E3" w14:textId="77777777" w:rsidR="00197B3C" w:rsidRPr="00EC76D5" w:rsidRDefault="00197B3C" w:rsidP="00197B3C">
      <w:pPr>
        <w:pStyle w:val="Code"/>
      </w:pPr>
      <w:r w:rsidRPr="00EC76D5">
        <w:t xml:space="preserve">          }</w:t>
      </w:r>
    </w:p>
    <w:p w14:paraId="6D11033D" w14:textId="77777777" w:rsidR="00197B3C" w:rsidRPr="00EC76D5" w:rsidRDefault="00197B3C" w:rsidP="00197B3C">
      <w:pPr>
        <w:pStyle w:val="Code"/>
      </w:pPr>
      <w:r w:rsidRPr="00EC76D5">
        <w:t xml:space="preserve">          break;</w:t>
      </w:r>
    </w:p>
    <w:p w14:paraId="40B62AF4" w14:textId="77777777" w:rsidR="00197B3C" w:rsidRPr="00EC76D5" w:rsidRDefault="00197B3C" w:rsidP="00197B3C">
      <w:pPr>
        <w:pStyle w:val="Code"/>
      </w:pPr>
      <w:r w:rsidRPr="00EC76D5">
        <w:t xml:space="preserve">          </w:t>
      </w:r>
    </w:p>
    <w:p w14:paraId="279AACC8" w14:textId="77777777" w:rsidR="00197B3C" w:rsidRPr="00EC76D5" w:rsidRDefault="00197B3C" w:rsidP="00197B3C">
      <w:pPr>
        <w:pStyle w:val="Code"/>
      </w:pPr>
      <w:r w:rsidRPr="00EC76D5">
        <w:t xml:space="preserve">        case BinarySubtract: {</w:t>
      </w:r>
    </w:p>
    <w:p w14:paraId="73E33BD6" w14:textId="77777777" w:rsidR="00197B3C" w:rsidRPr="00EC76D5" w:rsidRDefault="00197B3C" w:rsidP="00197B3C">
      <w:pPr>
        <w:pStyle w:val="Code"/>
      </w:pPr>
      <w:r w:rsidRPr="00EC76D5">
        <w:t xml:space="preserve">            SyntaxTree leftTree = tree.getChildList().get(0),</w:t>
      </w:r>
    </w:p>
    <w:p w14:paraId="6F7B7002" w14:textId="77777777" w:rsidR="00197B3C" w:rsidRPr="00EC76D5" w:rsidRDefault="00197B3C" w:rsidP="00197B3C">
      <w:pPr>
        <w:pStyle w:val="Code"/>
      </w:pPr>
      <w:r w:rsidRPr="00EC76D5">
        <w:t xml:space="preserve">                       rightTree = tree.getChildList().get(1);</w:t>
      </w:r>
    </w:p>
    <w:p w14:paraId="6D84F2E3" w14:textId="77777777" w:rsidR="00197B3C" w:rsidRPr="00EC76D5" w:rsidRDefault="00197B3C" w:rsidP="00197B3C">
      <w:pPr>
        <w:pStyle w:val="Code"/>
      </w:pPr>
      <w:r w:rsidRPr="00EC76D5">
        <w:t xml:space="preserve">            </w:t>
      </w:r>
    </w:p>
    <w:p w14:paraId="2066D98A" w14:textId="77777777" w:rsidR="00197B3C" w:rsidRPr="00EC76D5" w:rsidRDefault="00197B3C" w:rsidP="00197B3C">
      <w:pPr>
        <w:pStyle w:val="Code"/>
      </w:pPr>
      <w:r w:rsidRPr="00EC76D5">
        <w:t xml:space="preserve">            if (leftTree.getType().isPointerOrArray() &amp;&amp;</w:t>
      </w:r>
    </w:p>
    <w:p w14:paraId="24B44C57" w14:textId="77777777" w:rsidR="00197B3C" w:rsidRPr="00EC76D5" w:rsidRDefault="00197B3C" w:rsidP="00197B3C">
      <w:pPr>
        <w:pStyle w:val="Code"/>
      </w:pPr>
      <w:r w:rsidRPr="00EC76D5">
        <w:t xml:space="preserve">                (leftTree.getOperator() == MiddleOperator.Variable) &amp;&amp;</w:t>
      </w:r>
    </w:p>
    <w:p w14:paraId="33E16AD7" w14:textId="77777777" w:rsidR="00197B3C" w:rsidRPr="00EC76D5" w:rsidRDefault="00197B3C" w:rsidP="00197B3C">
      <w:pPr>
        <w:pStyle w:val="Code"/>
      </w:pPr>
      <w:r w:rsidRPr="00EC76D5">
        <w:t xml:space="preserve">                (rightTree.getOperator() == MiddleOperator.Value)) {</w:t>
      </w:r>
    </w:p>
    <w:p w14:paraId="69CC8DA6" w14:textId="77777777" w:rsidR="00197B3C" w:rsidRPr="00EC76D5" w:rsidRDefault="00197B3C" w:rsidP="00197B3C">
      <w:pPr>
        <w:pStyle w:val="Code"/>
      </w:pPr>
      <w:r w:rsidRPr="00EC76D5">
        <w:t xml:space="preserve">              int arraySize = leftTree.getType().getPointerOrArrayType().getSize();</w:t>
      </w:r>
    </w:p>
    <w:p w14:paraId="67630772" w14:textId="77777777" w:rsidR="00197B3C" w:rsidRPr="00EC76D5" w:rsidRDefault="00197B3C" w:rsidP="00197B3C">
      <w:pPr>
        <w:pStyle w:val="Code"/>
      </w:pPr>
      <w:r w:rsidRPr="00EC76D5">
        <w:t xml:space="preserve">              int offset = ((Integer) rightTree.getSymbol().getValue()) * arraySize;</w:t>
      </w:r>
    </w:p>
    <w:p w14:paraId="5D21A111" w14:textId="77777777" w:rsidR="00197B3C" w:rsidRPr="00EC76D5" w:rsidRDefault="00197B3C" w:rsidP="00197B3C">
      <w:pPr>
        <w:pStyle w:val="Code"/>
      </w:pPr>
      <w:r w:rsidRPr="00EC76D5">
        <w:t xml:space="preserve">              MiddleOperator operator = leftTree.getType().isPointer() ?</w:t>
      </w:r>
    </w:p>
    <w:p w14:paraId="6E2CDE4B" w14:textId="77777777" w:rsidR="00197B3C" w:rsidRPr="00EC76D5" w:rsidRDefault="00197B3C" w:rsidP="00197B3C">
      <w:pPr>
        <w:pStyle w:val="Code"/>
      </w:pPr>
      <w:r w:rsidRPr="00EC76D5">
        <w:t xml:space="preserve">                    MiddleOperator.ValueOffset : MiddleOperator.AddressOffset;</w:t>
      </w:r>
    </w:p>
    <w:p w14:paraId="4A58CA46" w14:textId="77777777" w:rsidR="00197B3C" w:rsidRPr="00EC76D5" w:rsidRDefault="00197B3C" w:rsidP="00197B3C">
      <w:pPr>
        <w:pStyle w:val="Code"/>
      </w:pPr>
      <w:r w:rsidRPr="00EC76D5">
        <w:t xml:space="preserve">              return (new SyntaxTree(operator, tree.getType(),</w:t>
      </w:r>
    </w:p>
    <w:p w14:paraId="4B54AFFA" w14:textId="77777777" w:rsidR="00197B3C" w:rsidRPr="00EC76D5" w:rsidRDefault="00197B3C" w:rsidP="00197B3C">
      <w:pPr>
        <w:pStyle w:val="Code"/>
      </w:pPr>
      <w:r w:rsidRPr="00EC76D5">
        <w:t xml:space="preserve">                                     leftTree.getSymbol(), -offset));</w:t>
      </w:r>
    </w:p>
    <w:p w14:paraId="0AEFEDC7" w14:textId="77777777" w:rsidR="00197B3C" w:rsidRPr="00EC76D5" w:rsidRDefault="00197B3C" w:rsidP="00197B3C">
      <w:pPr>
        <w:pStyle w:val="Code"/>
      </w:pPr>
      <w:r w:rsidRPr="00EC76D5">
        <w:t xml:space="preserve">            }</w:t>
      </w:r>
    </w:p>
    <w:p w14:paraId="3181AA9C" w14:textId="77777777" w:rsidR="00197B3C" w:rsidRPr="00EC76D5" w:rsidRDefault="00197B3C" w:rsidP="00197B3C">
      <w:pPr>
        <w:pStyle w:val="Code"/>
      </w:pPr>
      <w:r w:rsidRPr="00EC76D5">
        <w:t xml:space="preserve">          }</w:t>
      </w:r>
    </w:p>
    <w:p w14:paraId="567AE8CE" w14:textId="77777777" w:rsidR="00197B3C" w:rsidRPr="00EC76D5" w:rsidRDefault="00197B3C" w:rsidP="00197B3C">
      <w:pPr>
        <w:pStyle w:val="Code"/>
      </w:pPr>
      <w:r w:rsidRPr="00EC76D5">
        <w:t xml:space="preserve">          break;</w:t>
      </w:r>
    </w:p>
    <w:p w14:paraId="44420146" w14:textId="77777777" w:rsidR="00197B3C" w:rsidRPr="00EC76D5" w:rsidRDefault="00197B3C" w:rsidP="00197B3C">
      <w:pPr>
        <w:pStyle w:val="Code"/>
      </w:pPr>
      <w:r w:rsidRPr="00EC76D5">
        <w:t xml:space="preserve">      }</w:t>
      </w:r>
    </w:p>
    <w:p w14:paraId="3337BD7C" w14:textId="77777777" w:rsidR="00197B3C" w:rsidRPr="00EC76D5" w:rsidRDefault="00197B3C" w:rsidP="00197B3C">
      <w:pPr>
        <w:pStyle w:val="Code"/>
      </w:pPr>
      <w:r w:rsidRPr="00EC76D5">
        <w:t xml:space="preserve">        </w:t>
      </w:r>
    </w:p>
    <w:p w14:paraId="7C6D1CD4" w14:textId="77777777" w:rsidR="00197B3C" w:rsidRPr="00EC76D5" w:rsidRDefault="00197B3C" w:rsidP="00197B3C">
      <w:pPr>
        <w:pStyle w:val="Code"/>
      </w:pPr>
      <w:r w:rsidRPr="00EC76D5">
        <w:t xml:space="preserve">      return tree;</w:t>
      </w:r>
    </w:p>
    <w:p w14:paraId="00F7E89B" w14:textId="77777777" w:rsidR="00197B3C" w:rsidRPr="00EC76D5" w:rsidRDefault="00197B3C" w:rsidP="00197B3C">
      <w:pPr>
        <w:pStyle w:val="Code"/>
      </w:pPr>
      <w:r w:rsidRPr="00EC76D5">
        <w:t xml:space="preserve">    }</w:t>
      </w:r>
    </w:p>
    <w:p w14:paraId="41A331E3" w14:textId="77777777" w:rsidR="00197B3C" w:rsidRPr="00EC76D5" w:rsidRDefault="00197B3C" w:rsidP="00197B3C">
      <w:pPr>
        <w:pStyle w:val="Code"/>
      </w:pPr>
      <w:r w:rsidRPr="00EC76D5">
        <w:t xml:space="preserve">    else {</w:t>
      </w:r>
    </w:p>
    <w:p w14:paraId="2CBDB86B" w14:textId="4F8926A2" w:rsidR="00197B3C" w:rsidRPr="00EC76D5" w:rsidRDefault="00197B3C" w:rsidP="00197B3C">
      <w:pPr>
        <w:pStyle w:val="Code"/>
      </w:pPr>
      <w:r w:rsidRPr="00EC76D5">
        <w:t xml:space="preserve">      List list = (List) </w:t>
      </w:r>
      <w:r w:rsidR="002F35C1">
        <w:t>initializer</w:t>
      </w:r>
      <w:r w:rsidRPr="00EC76D5">
        <w:t>;</w:t>
      </w:r>
    </w:p>
    <w:p w14:paraId="0558B5D8" w14:textId="77777777" w:rsidR="00197B3C" w:rsidRPr="00EC76D5" w:rsidRDefault="00197B3C" w:rsidP="00197B3C">
      <w:pPr>
        <w:pStyle w:val="Code"/>
      </w:pPr>
      <w:r w:rsidRPr="00EC76D5">
        <w:t xml:space="preserve">      </w:t>
      </w:r>
    </w:p>
    <w:p w14:paraId="3744D232" w14:textId="77777777" w:rsidR="00197B3C" w:rsidRPr="00EC76D5" w:rsidRDefault="00197B3C" w:rsidP="00197B3C">
      <w:pPr>
        <w:pStyle w:val="Code"/>
      </w:pPr>
      <w:r w:rsidRPr="00EC76D5">
        <w:t xml:space="preserve">      for (int index = 0; index &lt; list.size(); ++index) {</w:t>
      </w:r>
    </w:p>
    <w:p w14:paraId="6640A0E1" w14:textId="77777777" w:rsidR="00197B3C" w:rsidRPr="00EC76D5" w:rsidRDefault="00197B3C" w:rsidP="00197B3C">
      <w:pPr>
        <w:pStyle w:val="Code"/>
      </w:pPr>
      <w:r w:rsidRPr="00EC76D5">
        <w:t xml:space="preserve">        list.set(index, generateAddressExpression(list.get(index)));</w:t>
      </w:r>
    </w:p>
    <w:p w14:paraId="5868B3F9" w14:textId="77777777" w:rsidR="00197B3C" w:rsidRPr="00EC76D5" w:rsidRDefault="00197B3C" w:rsidP="00197B3C">
      <w:pPr>
        <w:pStyle w:val="Code"/>
      </w:pPr>
      <w:r w:rsidRPr="00EC76D5">
        <w:t xml:space="preserve">      }</w:t>
      </w:r>
    </w:p>
    <w:p w14:paraId="43CD484D" w14:textId="77777777" w:rsidR="00197B3C" w:rsidRPr="00EC76D5" w:rsidRDefault="00197B3C" w:rsidP="00197B3C">
      <w:pPr>
        <w:pStyle w:val="Code"/>
      </w:pPr>
      <w:r w:rsidRPr="00EC76D5">
        <w:t xml:space="preserve">      </w:t>
      </w:r>
    </w:p>
    <w:p w14:paraId="355B7A94" w14:textId="77777777" w:rsidR="00197B3C" w:rsidRPr="00EC76D5" w:rsidRDefault="00197B3C" w:rsidP="00197B3C">
      <w:pPr>
        <w:pStyle w:val="Code"/>
      </w:pPr>
      <w:r w:rsidRPr="00EC76D5">
        <w:t xml:space="preserve">      return list;</w:t>
      </w:r>
    </w:p>
    <w:p w14:paraId="117A59FC" w14:textId="77777777" w:rsidR="00197B3C" w:rsidRPr="00EC76D5" w:rsidRDefault="00197B3C" w:rsidP="00197B3C">
      <w:pPr>
        <w:pStyle w:val="Code"/>
      </w:pPr>
      <w:r w:rsidRPr="00EC76D5">
        <w:t xml:space="preserve">    }</w:t>
      </w:r>
    </w:p>
    <w:p w14:paraId="1DDAC056" w14:textId="77777777" w:rsidR="00197B3C" w:rsidRPr="00EC76D5" w:rsidRDefault="00197B3C" w:rsidP="00197B3C">
      <w:pPr>
        <w:pStyle w:val="Code"/>
      </w:pPr>
      <w:r w:rsidRPr="00EC76D5">
        <w:t xml:space="preserve">  }</w:t>
      </w:r>
    </w:p>
    <w:p w14:paraId="6C116806" w14:textId="77777777" w:rsidR="00197B3C" w:rsidRPr="00EC76D5" w:rsidRDefault="00197B3C" w:rsidP="00197B3C">
      <w:pPr>
        <w:pStyle w:val="Code"/>
      </w:pPr>
      <w:r w:rsidRPr="00EC76D5">
        <w:lastRenderedPageBreak/>
        <w:t xml:space="preserve">  </w:t>
      </w:r>
    </w:p>
    <w:p w14:paraId="72D0A4A3" w14:textId="77777777" w:rsidR="00197B3C" w:rsidRPr="00EC76D5" w:rsidRDefault="00197B3C" w:rsidP="00197B3C">
      <w:pPr>
        <w:pStyle w:val="Code"/>
      </w:pPr>
      <w:r w:rsidRPr="00EC76D5">
        <w:t xml:space="preserve">  public static void generateByteTextList(Type type, Object value,</w:t>
      </w:r>
    </w:p>
    <w:p w14:paraId="49490829" w14:textId="77777777" w:rsidR="00197B3C" w:rsidRPr="00EC76D5" w:rsidRDefault="00197B3C" w:rsidP="00197B3C">
      <w:pPr>
        <w:pStyle w:val="Code"/>
      </w:pPr>
      <w:r w:rsidRPr="00EC76D5">
        <w:t xml:space="preserve">                             List&lt;Byte&gt; byteList,Map&lt;Integer,String&gt; accessMap,</w:t>
      </w:r>
    </w:p>
    <w:p w14:paraId="11CAEBFB" w14:textId="77777777" w:rsidR="00197B3C" w:rsidRPr="00EC76D5" w:rsidRDefault="00197B3C" w:rsidP="00197B3C">
      <w:pPr>
        <w:pStyle w:val="Code"/>
      </w:pPr>
      <w:r w:rsidRPr="00EC76D5">
        <w:t xml:space="preserve">                             List&lt;String&gt; textList) {</w:t>
      </w:r>
    </w:p>
    <w:p w14:paraId="30CBC2EB" w14:textId="77777777" w:rsidR="00197B3C" w:rsidRPr="00EC76D5" w:rsidRDefault="00197B3C" w:rsidP="00197B3C">
      <w:pPr>
        <w:pStyle w:val="Code"/>
      </w:pPr>
      <w:r w:rsidRPr="00EC76D5">
        <w:t xml:space="preserve">    if (value instanceof String) {</w:t>
      </w:r>
    </w:p>
    <w:p w14:paraId="140176D5" w14:textId="77777777" w:rsidR="00197B3C" w:rsidRPr="00EC76D5" w:rsidRDefault="00197B3C" w:rsidP="00197B3C">
      <w:pPr>
        <w:pStyle w:val="Code"/>
      </w:pPr>
      <w:r w:rsidRPr="00EC76D5">
        <w:t xml:space="preserve">      String text = (String) value;</w:t>
      </w:r>
    </w:p>
    <w:p w14:paraId="17388B78" w14:textId="77777777" w:rsidR="00197B3C" w:rsidRPr="00EC76D5" w:rsidRDefault="00197B3C" w:rsidP="00197B3C">
      <w:pPr>
        <w:pStyle w:val="Code"/>
      </w:pPr>
      <w:r w:rsidRPr="00EC76D5">
        <w:t xml:space="preserve">      StringBuilder buffer = new StringBuilder();</w:t>
      </w:r>
    </w:p>
    <w:p w14:paraId="6F4B3602" w14:textId="77777777" w:rsidR="00197B3C" w:rsidRPr="00EC76D5" w:rsidRDefault="00197B3C" w:rsidP="00197B3C">
      <w:pPr>
        <w:pStyle w:val="Code"/>
      </w:pPr>
    </w:p>
    <w:p w14:paraId="3363EC81" w14:textId="77777777" w:rsidR="00197B3C" w:rsidRPr="00EC76D5" w:rsidRDefault="00197B3C" w:rsidP="00197B3C">
      <w:pPr>
        <w:pStyle w:val="Code"/>
      </w:pPr>
      <w:r w:rsidRPr="00EC76D5">
        <w:t xml:space="preserve">      boolean isText = false;</w:t>
      </w:r>
    </w:p>
    <w:p w14:paraId="1B74DB6B" w14:textId="77777777" w:rsidR="00197B3C" w:rsidRPr="00EC76D5" w:rsidRDefault="00197B3C" w:rsidP="00197B3C">
      <w:pPr>
        <w:pStyle w:val="Code"/>
      </w:pPr>
      <w:r w:rsidRPr="00EC76D5">
        <w:t xml:space="preserve">      for (int index = 0; index &lt; text.length(); ++index) {</w:t>
      </w:r>
    </w:p>
    <w:p w14:paraId="6D126771" w14:textId="77777777" w:rsidR="00197B3C" w:rsidRPr="00EC76D5" w:rsidRDefault="00197B3C" w:rsidP="00197B3C">
      <w:pPr>
        <w:pStyle w:val="Code"/>
      </w:pPr>
      <w:r w:rsidRPr="00EC76D5">
        <w:t xml:space="preserve">        char c = text.charAt(index);</w:t>
      </w:r>
    </w:p>
    <w:p w14:paraId="76175681" w14:textId="77777777" w:rsidR="00197B3C" w:rsidRPr="00EC76D5" w:rsidRDefault="00197B3C" w:rsidP="00197B3C">
      <w:pPr>
        <w:pStyle w:val="Code"/>
      </w:pPr>
      <w:r w:rsidRPr="00EC76D5">
        <w:t xml:space="preserve">        int asciiValue = (int) c;</w:t>
      </w:r>
    </w:p>
    <w:p w14:paraId="785E87D3" w14:textId="77777777" w:rsidR="00197B3C" w:rsidRPr="00EC76D5" w:rsidRDefault="00197B3C" w:rsidP="00197B3C">
      <w:pPr>
        <w:pStyle w:val="Code"/>
      </w:pPr>
      <w:r w:rsidRPr="00EC76D5">
        <w:t xml:space="preserve">        byteList.add((byte) asciiValue);</w:t>
      </w:r>
    </w:p>
    <w:p w14:paraId="5D8D9852" w14:textId="77777777" w:rsidR="00197B3C" w:rsidRPr="00EC76D5" w:rsidRDefault="00197B3C" w:rsidP="00197B3C">
      <w:pPr>
        <w:pStyle w:val="Code"/>
      </w:pPr>
    </w:p>
    <w:p w14:paraId="1C196692" w14:textId="77777777" w:rsidR="00197B3C" w:rsidRPr="00EC76D5" w:rsidRDefault="00197B3C" w:rsidP="00197B3C">
      <w:pPr>
        <w:pStyle w:val="Code"/>
      </w:pPr>
      <w:r w:rsidRPr="00EC76D5">
        <w:t xml:space="preserve">        if ((c != '\"') &amp;&amp; (c != '\'') &amp;&amp;</w:t>
      </w:r>
    </w:p>
    <w:p w14:paraId="1580AE48" w14:textId="77777777" w:rsidR="00197B3C" w:rsidRPr="00EC76D5" w:rsidRDefault="00197B3C" w:rsidP="00197B3C">
      <w:pPr>
        <w:pStyle w:val="Code"/>
      </w:pPr>
      <w:r w:rsidRPr="00EC76D5">
        <w:t xml:space="preserve">            (asciiValue &gt;= 32) &amp;&amp; (asciiValue &lt;= 126)) {</w:t>
      </w:r>
    </w:p>
    <w:p w14:paraId="04AABF53" w14:textId="77777777" w:rsidR="00197B3C" w:rsidRPr="00EC76D5" w:rsidRDefault="00197B3C" w:rsidP="00197B3C">
      <w:pPr>
        <w:pStyle w:val="Code"/>
      </w:pPr>
      <w:r w:rsidRPr="00EC76D5">
        <w:t xml:space="preserve">          buffer.append((!isText ? ((((index == 0) ? "" : ", ")) + "\"") : "")+</w:t>
      </w:r>
    </w:p>
    <w:p w14:paraId="257A8B5A" w14:textId="77777777" w:rsidR="00197B3C" w:rsidRPr="00EC76D5" w:rsidRDefault="00197B3C" w:rsidP="00197B3C">
      <w:pPr>
        <w:pStyle w:val="Code"/>
      </w:pPr>
      <w:r w:rsidRPr="00EC76D5">
        <w:t xml:space="preserve">                         ((char) asciiValue));</w:t>
      </w:r>
    </w:p>
    <w:p w14:paraId="6940B803" w14:textId="77777777" w:rsidR="00197B3C" w:rsidRPr="00EC76D5" w:rsidRDefault="00197B3C" w:rsidP="00197B3C">
      <w:pPr>
        <w:pStyle w:val="Code"/>
      </w:pPr>
      <w:r w:rsidRPr="00EC76D5">
        <w:t xml:space="preserve">          isText = true;</w:t>
      </w:r>
    </w:p>
    <w:p w14:paraId="72E02D65" w14:textId="77777777" w:rsidR="00197B3C" w:rsidRPr="00EC76D5" w:rsidRDefault="00197B3C" w:rsidP="00197B3C">
      <w:pPr>
        <w:pStyle w:val="Code"/>
      </w:pPr>
      <w:r w:rsidRPr="00EC76D5">
        <w:t xml:space="preserve">        }</w:t>
      </w:r>
    </w:p>
    <w:p w14:paraId="1D3A6185" w14:textId="77777777" w:rsidR="00197B3C" w:rsidRPr="00EC76D5" w:rsidRDefault="00197B3C" w:rsidP="00197B3C">
      <w:pPr>
        <w:pStyle w:val="Code"/>
      </w:pPr>
      <w:r w:rsidRPr="00EC76D5">
        <w:t xml:space="preserve">        else {</w:t>
      </w:r>
    </w:p>
    <w:p w14:paraId="63BBFF76" w14:textId="77777777" w:rsidR="00197B3C" w:rsidRPr="00EC76D5" w:rsidRDefault="00197B3C" w:rsidP="00197B3C">
      <w:pPr>
        <w:pStyle w:val="Code"/>
      </w:pPr>
      <w:r w:rsidRPr="00EC76D5">
        <w:t xml:space="preserve">          buffer.append((isText ? "\"" : "") + ((index == 0) ? "" : ", ") +</w:t>
      </w:r>
    </w:p>
    <w:p w14:paraId="3E442B08" w14:textId="77777777" w:rsidR="00197B3C" w:rsidRPr="00EC76D5" w:rsidRDefault="00197B3C" w:rsidP="00197B3C">
      <w:pPr>
        <w:pStyle w:val="Code"/>
      </w:pPr>
      <w:r w:rsidRPr="00EC76D5">
        <w:t xml:space="preserve">                         asciiValue);</w:t>
      </w:r>
    </w:p>
    <w:p w14:paraId="5833B197" w14:textId="77777777" w:rsidR="00197B3C" w:rsidRPr="00EC76D5" w:rsidRDefault="00197B3C" w:rsidP="00197B3C">
      <w:pPr>
        <w:pStyle w:val="Code"/>
      </w:pPr>
      <w:r w:rsidRPr="00EC76D5">
        <w:t xml:space="preserve">          isText = false;</w:t>
      </w:r>
    </w:p>
    <w:p w14:paraId="5230C5F8" w14:textId="77777777" w:rsidR="00197B3C" w:rsidRPr="00EC76D5" w:rsidRDefault="00197B3C" w:rsidP="00197B3C">
      <w:pPr>
        <w:pStyle w:val="Code"/>
      </w:pPr>
      <w:r w:rsidRPr="00EC76D5">
        <w:t xml:space="preserve">        }</w:t>
      </w:r>
    </w:p>
    <w:p w14:paraId="3427AC50" w14:textId="77777777" w:rsidR="00197B3C" w:rsidRPr="00EC76D5" w:rsidRDefault="00197B3C" w:rsidP="00197B3C">
      <w:pPr>
        <w:pStyle w:val="Code"/>
      </w:pPr>
      <w:r w:rsidRPr="00EC76D5">
        <w:t xml:space="preserve">      }</w:t>
      </w:r>
    </w:p>
    <w:p w14:paraId="710A3E25" w14:textId="77777777" w:rsidR="00197B3C" w:rsidRPr="00EC76D5" w:rsidRDefault="00197B3C" w:rsidP="00197B3C">
      <w:pPr>
        <w:pStyle w:val="Code"/>
      </w:pPr>
    </w:p>
    <w:p w14:paraId="30FEFD6A" w14:textId="77777777" w:rsidR="00197B3C" w:rsidRPr="00EC76D5" w:rsidRDefault="00197B3C" w:rsidP="00197B3C">
      <w:pPr>
        <w:pStyle w:val="Code"/>
      </w:pPr>
      <w:r w:rsidRPr="00EC76D5">
        <w:t xml:space="preserve">      byteList.add((byte) 0);</w:t>
      </w:r>
    </w:p>
    <w:p w14:paraId="414C9B9B" w14:textId="77777777" w:rsidR="00197B3C" w:rsidRPr="00EC76D5" w:rsidRDefault="00197B3C" w:rsidP="00197B3C">
      <w:pPr>
        <w:pStyle w:val="Code"/>
      </w:pPr>
      <w:r w:rsidRPr="00EC76D5">
        <w:t xml:space="preserve">      buffer.append((isText ? "\"" : "") + (!text.isEmpty() ? ", 0" : "0"));</w:t>
      </w:r>
    </w:p>
    <w:p w14:paraId="32FA69D1" w14:textId="77777777" w:rsidR="00197B3C" w:rsidRPr="00EC76D5" w:rsidRDefault="00197B3C" w:rsidP="00197B3C">
      <w:pPr>
        <w:pStyle w:val="Code"/>
      </w:pPr>
      <w:r w:rsidRPr="00EC76D5">
        <w:t xml:space="preserve">      textList.add("\tdb " + buffer.toString() + "\t; " + (text.length() + 1));</w:t>
      </w:r>
    </w:p>
    <w:p w14:paraId="4BBA4EF7" w14:textId="77777777" w:rsidR="00197B3C" w:rsidRPr="00EC76D5" w:rsidRDefault="00197B3C" w:rsidP="00197B3C">
      <w:pPr>
        <w:pStyle w:val="Code"/>
      </w:pPr>
      <w:r w:rsidRPr="00EC76D5">
        <w:t xml:space="preserve">    }</w:t>
      </w:r>
    </w:p>
    <w:p w14:paraId="457443FB" w14:textId="77777777" w:rsidR="00197B3C" w:rsidRPr="00EC76D5" w:rsidRDefault="00197B3C" w:rsidP="00197B3C">
      <w:pPr>
        <w:pStyle w:val="Code"/>
      </w:pPr>
      <w:r w:rsidRPr="00EC76D5">
        <w:t xml:space="preserve">    else {</w:t>
      </w:r>
    </w:p>
    <w:p w14:paraId="1860BD64" w14:textId="77777777" w:rsidR="00197B3C" w:rsidRPr="00EC76D5" w:rsidRDefault="00197B3C" w:rsidP="00197B3C">
      <w:pPr>
        <w:pStyle w:val="Code"/>
      </w:pPr>
      <w:r w:rsidRPr="00EC76D5">
        <w:t xml:space="preserve">      switch (type.getSort()) {</w:t>
      </w:r>
    </w:p>
    <w:p w14:paraId="524E6A90" w14:textId="77777777" w:rsidR="00197B3C" w:rsidRPr="00EC76D5" w:rsidRDefault="00197B3C" w:rsidP="00197B3C">
      <w:pPr>
        <w:pStyle w:val="Code"/>
      </w:pPr>
      <w:r w:rsidRPr="00EC76D5">
        <w:t xml:space="preserve">        case Signed_Short_Int:</w:t>
      </w:r>
    </w:p>
    <w:p w14:paraId="255AE9DC" w14:textId="77777777" w:rsidR="00197B3C" w:rsidRPr="00EC76D5" w:rsidRDefault="00197B3C" w:rsidP="00197B3C">
      <w:pPr>
        <w:pStyle w:val="Code"/>
      </w:pPr>
      <w:r w:rsidRPr="00EC76D5">
        <w:t xml:space="preserve">        case Unsigned_Short_Int: {</w:t>
      </w:r>
    </w:p>
    <w:p w14:paraId="2BCA64B4" w14:textId="77777777" w:rsidR="00197B3C" w:rsidRPr="00EC76D5" w:rsidRDefault="00197B3C" w:rsidP="00197B3C">
      <w:pPr>
        <w:pStyle w:val="Code"/>
      </w:pPr>
      <w:r w:rsidRPr="00EC76D5">
        <w:t xml:space="preserve">            byte byteValue = ((BigInteger) value).byteValue();</w:t>
      </w:r>
    </w:p>
    <w:p w14:paraId="0E8627AF" w14:textId="77777777" w:rsidR="00197B3C" w:rsidRPr="00EC76D5" w:rsidRDefault="00197B3C" w:rsidP="00197B3C">
      <w:pPr>
        <w:pStyle w:val="Code"/>
      </w:pPr>
      <w:r w:rsidRPr="00EC76D5">
        <w:t xml:space="preserve">            byteList.add(byteValue);</w:t>
      </w:r>
    </w:p>
    <w:p w14:paraId="4BAD1354" w14:textId="77777777" w:rsidR="00197B3C" w:rsidRPr="00EC76D5" w:rsidRDefault="00197B3C" w:rsidP="00197B3C">
      <w:pPr>
        <w:pStyle w:val="Code"/>
      </w:pPr>
      <w:r w:rsidRPr="00EC76D5">
        <w:t xml:space="preserve">            textList.add("\tdb " + byteValue + "\t; " + type.getSize());</w:t>
      </w:r>
    </w:p>
    <w:p w14:paraId="49CB648B" w14:textId="77777777" w:rsidR="00197B3C" w:rsidRPr="00EC76D5" w:rsidRDefault="00197B3C" w:rsidP="00197B3C">
      <w:pPr>
        <w:pStyle w:val="Code"/>
      </w:pPr>
      <w:r w:rsidRPr="00EC76D5">
        <w:t xml:space="preserve">          }</w:t>
      </w:r>
    </w:p>
    <w:p w14:paraId="1ADCF8F9" w14:textId="77777777" w:rsidR="00197B3C" w:rsidRPr="00EC76D5" w:rsidRDefault="00197B3C" w:rsidP="00197B3C">
      <w:pPr>
        <w:pStyle w:val="Code"/>
      </w:pPr>
      <w:r w:rsidRPr="00EC76D5">
        <w:t xml:space="preserve">          break;</w:t>
      </w:r>
    </w:p>
    <w:p w14:paraId="2A481F15" w14:textId="77777777" w:rsidR="00197B3C" w:rsidRPr="00EC76D5" w:rsidRDefault="00197B3C" w:rsidP="00197B3C">
      <w:pPr>
        <w:pStyle w:val="Code"/>
      </w:pPr>
    </w:p>
    <w:p w14:paraId="2BDD2C11" w14:textId="77777777" w:rsidR="00197B3C" w:rsidRPr="00EC76D5" w:rsidRDefault="00197B3C" w:rsidP="00197B3C">
      <w:pPr>
        <w:pStyle w:val="Code"/>
      </w:pPr>
      <w:r w:rsidRPr="00EC76D5">
        <w:t xml:space="preserve">        case Signed_Char:</w:t>
      </w:r>
    </w:p>
    <w:p w14:paraId="5EF04DEF" w14:textId="77777777" w:rsidR="00197B3C" w:rsidRPr="00EC76D5" w:rsidRDefault="00197B3C" w:rsidP="00197B3C">
      <w:pPr>
        <w:pStyle w:val="Code"/>
      </w:pPr>
      <w:r w:rsidRPr="00EC76D5">
        <w:t xml:space="preserve">        case Unsigned_Char: {</w:t>
      </w:r>
    </w:p>
    <w:p w14:paraId="43EAA7C9" w14:textId="77777777" w:rsidR="00197B3C" w:rsidRPr="00EC76D5" w:rsidRDefault="00197B3C" w:rsidP="00197B3C">
      <w:pPr>
        <w:pStyle w:val="Code"/>
      </w:pPr>
      <w:r w:rsidRPr="00EC76D5">
        <w:t xml:space="preserve">            int asciiValue = (int) ((BigInteger) value).byteValue();</w:t>
      </w:r>
    </w:p>
    <w:p w14:paraId="1C339B52" w14:textId="77777777" w:rsidR="00197B3C" w:rsidRPr="00EC76D5" w:rsidRDefault="00197B3C" w:rsidP="00197B3C">
      <w:pPr>
        <w:pStyle w:val="Code"/>
      </w:pPr>
      <w:r w:rsidRPr="00EC76D5">
        <w:t xml:space="preserve">            byteList.add((byte) asciiValue);</w:t>
      </w:r>
    </w:p>
    <w:p w14:paraId="02DA4F57" w14:textId="77777777" w:rsidR="00197B3C" w:rsidRPr="00EC76D5" w:rsidRDefault="00197B3C" w:rsidP="00197B3C">
      <w:pPr>
        <w:pStyle w:val="Code"/>
      </w:pPr>
      <w:r w:rsidRPr="00EC76D5">
        <w:t xml:space="preserve">            </w:t>
      </w:r>
    </w:p>
    <w:p w14:paraId="0C227913" w14:textId="77777777" w:rsidR="00197B3C" w:rsidRPr="00EC76D5" w:rsidRDefault="00197B3C" w:rsidP="00197B3C">
      <w:pPr>
        <w:pStyle w:val="Code"/>
      </w:pPr>
      <w:r w:rsidRPr="00EC76D5">
        <w:t xml:space="preserve">            if ((asciiValue &gt;= 32) &amp;&amp; (asciiValue &lt;= 126)) {</w:t>
      </w:r>
    </w:p>
    <w:p w14:paraId="218B97C9" w14:textId="77777777" w:rsidR="00197B3C" w:rsidRPr="00EC76D5" w:rsidRDefault="00197B3C" w:rsidP="00197B3C">
      <w:pPr>
        <w:pStyle w:val="Code"/>
      </w:pPr>
      <w:r w:rsidRPr="00EC76D5">
        <w:t xml:space="preserve">              textList.add("\tdb '" + ((char) asciiValue) +</w:t>
      </w:r>
    </w:p>
    <w:p w14:paraId="034AC83D" w14:textId="77777777" w:rsidR="00197B3C" w:rsidRPr="00EC76D5" w:rsidRDefault="00197B3C" w:rsidP="00197B3C">
      <w:pPr>
        <w:pStyle w:val="Code"/>
      </w:pPr>
      <w:r w:rsidRPr="00EC76D5">
        <w:t xml:space="preserve">                           "'\t; " + type.getSize());</w:t>
      </w:r>
    </w:p>
    <w:p w14:paraId="66F088AA" w14:textId="77777777" w:rsidR="00197B3C" w:rsidRPr="00EC76D5" w:rsidRDefault="00197B3C" w:rsidP="00197B3C">
      <w:pPr>
        <w:pStyle w:val="Code"/>
      </w:pPr>
      <w:r w:rsidRPr="00EC76D5">
        <w:t xml:space="preserve">            }</w:t>
      </w:r>
    </w:p>
    <w:p w14:paraId="34B7C24E" w14:textId="77777777" w:rsidR="00197B3C" w:rsidRPr="00EC76D5" w:rsidRDefault="00197B3C" w:rsidP="00197B3C">
      <w:pPr>
        <w:pStyle w:val="Code"/>
      </w:pPr>
      <w:r w:rsidRPr="00EC76D5">
        <w:t xml:space="preserve">            else {</w:t>
      </w:r>
    </w:p>
    <w:p w14:paraId="08A609A6" w14:textId="77777777" w:rsidR="00197B3C" w:rsidRPr="00EC76D5" w:rsidRDefault="00197B3C" w:rsidP="00197B3C">
      <w:pPr>
        <w:pStyle w:val="Code"/>
      </w:pPr>
      <w:r w:rsidRPr="00EC76D5">
        <w:t xml:space="preserve">              textList.add("\tdb " + asciiValue + "\t; " + type.getSize());</w:t>
      </w:r>
    </w:p>
    <w:p w14:paraId="64CCDA94" w14:textId="77777777" w:rsidR="00197B3C" w:rsidRPr="00EC76D5" w:rsidRDefault="00197B3C" w:rsidP="00197B3C">
      <w:pPr>
        <w:pStyle w:val="Code"/>
      </w:pPr>
      <w:r w:rsidRPr="00EC76D5">
        <w:t xml:space="preserve">            }</w:t>
      </w:r>
    </w:p>
    <w:p w14:paraId="21EA3F3A" w14:textId="77777777" w:rsidR="00197B3C" w:rsidRPr="00EC76D5" w:rsidRDefault="00197B3C" w:rsidP="00197B3C">
      <w:pPr>
        <w:pStyle w:val="Code"/>
      </w:pPr>
      <w:r w:rsidRPr="00EC76D5">
        <w:t xml:space="preserve">          }</w:t>
      </w:r>
    </w:p>
    <w:p w14:paraId="32885748" w14:textId="77777777" w:rsidR="00197B3C" w:rsidRPr="00EC76D5" w:rsidRDefault="00197B3C" w:rsidP="00197B3C">
      <w:pPr>
        <w:pStyle w:val="Code"/>
      </w:pPr>
      <w:r w:rsidRPr="00EC76D5">
        <w:t xml:space="preserve">          break;</w:t>
      </w:r>
    </w:p>
    <w:p w14:paraId="33893C60" w14:textId="77777777" w:rsidR="00197B3C" w:rsidRPr="00EC76D5" w:rsidRDefault="00197B3C" w:rsidP="00197B3C">
      <w:pPr>
        <w:pStyle w:val="Code"/>
      </w:pPr>
    </w:p>
    <w:p w14:paraId="32DDF2D6" w14:textId="77777777" w:rsidR="00197B3C" w:rsidRPr="00EC76D5" w:rsidRDefault="00197B3C" w:rsidP="00197B3C">
      <w:pPr>
        <w:pStyle w:val="Code"/>
      </w:pPr>
      <w:r w:rsidRPr="00EC76D5">
        <w:lastRenderedPageBreak/>
        <w:t xml:space="preserve">        case Signed_Int:</w:t>
      </w:r>
    </w:p>
    <w:p w14:paraId="07B9CBEB" w14:textId="77777777" w:rsidR="00197B3C" w:rsidRPr="00EC76D5" w:rsidRDefault="00197B3C" w:rsidP="00197B3C">
      <w:pPr>
        <w:pStyle w:val="Code"/>
      </w:pPr>
      <w:r w:rsidRPr="00EC76D5">
        <w:t xml:space="preserve">        case Unsigned_Int:</w:t>
      </w:r>
    </w:p>
    <w:p w14:paraId="7DD0B77B" w14:textId="77777777" w:rsidR="00197B3C" w:rsidRPr="00EC76D5" w:rsidRDefault="00197B3C" w:rsidP="00197B3C">
      <w:pPr>
        <w:pStyle w:val="Code"/>
      </w:pPr>
      <w:r w:rsidRPr="00EC76D5">
        <w:t xml:space="preserve">        case Pointer: {</w:t>
      </w:r>
    </w:p>
    <w:p w14:paraId="4B1BE3F7" w14:textId="77777777" w:rsidR="00197B3C" w:rsidRPr="00EC76D5" w:rsidRDefault="00197B3C" w:rsidP="00197B3C">
      <w:pPr>
        <w:pStyle w:val="Code"/>
      </w:pPr>
      <w:r w:rsidRPr="00EC76D5">
        <w:t xml:space="preserve">            Assert.error(value instanceof BigInteger, "value");</w:t>
      </w:r>
    </w:p>
    <w:p w14:paraId="0805655B" w14:textId="77777777" w:rsidR="00197B3C" w:rsidRPr="00EC76D5" w:rsidRDefault="00197B3C" w:rsidP="00197B3C">
      <w:pPr>
        <w:pStyle w:val="Code"/>
      </w:pPr>
      <w:r w:rsidRPr="00EC76D5">
        <w:t xml:space="preserve">            int intValue = ((BigInteger) value).intValue();</w:t>
      </w:r>
    </w:p>
    <w:p w14:paraId="520E19BE" w14:textId="77777777" w:rsidR="00197B3C" w:rsidRPr="00EC76D5" w:rsidRDefault="00197B3C" w:rsidP="00197B3C">
      <w:pPr>
        <w:pStyle w:val="Code"/>
      </w:pPr>
      <w:r w:rsidRPr="00EC76D5">
        <w:t xml:space="preserve">            byteList.add((byte) ((short) intValue));</w:t>
      </w:r>
    </w:p>
    <w:p w14:paraId="01FE6505" w14:textId="77777777" w:rsidR="00197B3C" w:rsidRPr="00EC76D5" w:rsidRDefault="00197B3C" w:rsidP="00197B3C">
      <w:pPr>
        <w:pStyle w:val="Code"/>
      </w:pPr>
      <w:r w:rsidRPr="00EC76D5">
        <w:t xml:space="preserve">            byteList.add((byte) (((short) intValue) &gt;&gt; 8));</w:t>
      </w:r>
    </w:p>
    <w:p w14:paraId="17761FE0" w14:textId="77777777" w:rsidR="00197B3C" w:rsidRPr="00EC76D5" w:rsidRDefault="00197B3C" w:rsidP="00197B3C">
      <w:pPr>
        <w:pStyle w:val="Code"/>
      </w:pPr>
      <w:r w:rsidRPr="00EC76D5">
        <w:t xml:space="preserve">            textList.add("\tdw " + intValue + "\t; " + type.getSize());</w:t>
      </w:r>
    </w:p>
    <w:p w14:paraId="29B18A8D" w14:textId="77777777" w:rsidR="00197B3C" w:rsidRPr="00EC76D5" w:rsidRDefault="00197B3C" w:rsidP="00197B3C">
      <w:pPr>
        <w:pStyle w:val="Code"/>
      </w:pPr>
      <w:r w:rsidRPr="00EC76D5">
        <w:t xml:space="preserve">          }</w:t>
      </w:r>
    </w:p>
    <w:p w14:paraId="1B1D1A38" w14:textId="77777777" w:rsidR="00197B3C" w:rsidRPr="00EC76D5" w:rsidRDefault="00197B3C" w:rsidP="00197B3C">
      <w:pPr>
        <w:pStyle w:val="Code"/>
      </w:pPr>
      <w:r w:rsidRPr="00EC76D5">
        <w:t xml:space="preserve">          break;</w:t>
      </w:r>
    </w:p>
    <w:p w14:paraId="46838566" w14:textId="77777777" w:rsidR="00197B3C" w:rsidRPr="00EC76D5" w:rsidRDefault="00197B3C" w:rsidP="00197B3C">
      <w:pPr>
        <w:pStyle w:val="Code"/>
      </w:pPr>
    </w:p>
    <w:p w14:paraId="3EA17697" w14:textId="77777777" w:rsidR="00197B3C" w:rsidRPr="00EC76D5" w:rsidRDefault="00197B3C" w:rsidP="00197B3C">
      <w:pPr>
        <w:pStyle w:val="Code"/>
      </w:pPr>
      <w:r w:rsidRPr="00EC76D5">
        <w:t xml:space="preserve">        case Signed_Long_Int:</w:t>
      </w:r>
    </w:p>
    <w:p w14:paraId="534F6535" w14:textId="77777777" w:rsidR="00197B3C" w:rsidRPr="00EC76D5" w:rsidRDefault="00197B3C" w:rsidP="00197B3C">
      <w:pPr>
        <w:pStyle w:val="Code"/>
      </w:pPr>
      <w:r w:rsidRPr="00EC76D5">
        <w:t xml:space="preserve">        case Unsigned_Long_Int: {</w:t>
      </w:r>
    </w:p>
    <w:p w14:paraId="27EA80BE" w14:textId="77777777" w:rsidR="00197B3C" w:rsidRPr="00EC76D5" w:rsidRDefault="00197B3C" w:rsidP="00197B3C">
      <w:pPr>
        <w:pStyle w:val="Code"/>
      </w:pPr>
      <w:r w:rsidRPr="00EC76D5">
        <w:t xml:space="preserve">            int intValue = ((BigInteger) value).intValue();</w:t>
      </w:r>
    </w:p>
    <w:p w14:paraId="6A59AE5F" w14:textId="77777777" w:rsidR="00197B3C" w:rsidRPr="00EC76D5" w:rsidRDefault="00197B3C" w:rsidP="00197B3C">
      <w:pPr>
        <w:pStyle w:val="Code"/>
      </w:pPr>
      <w:r w:rsidRPr="00EC76D5">
        <w:t xml:space="preserve">            byteList.add((byte) intValue);</w:t>
      </w:r>
    </w:p>
    <w:p w14:paraId="0D8358F1" w14:textId="77777777" w:rsidR="00197B3C" w:rsidRPr="00EC76D5" w:rsidRDefault="00197B3C" w:rsidP="00197B3C">
      <w:pPr>
        <w:pStyle w:val="Code"/>
      </w:pPr>
      <w:r w:rsidRPr="00EC76D5">
        <w:t xml:space="preserve">            byteList.add((byte) (intValue &gt;&gt; 8));</w:t>
      </w:r>
    </w:p>
    <w:p w14:paraId="02F7D4A5" w14:textId="77777777" w:rsidR="00197B3C" w:rsidRPr="00EC76D5" w:rsidRDefault="00197B3C" w:rsidP="00197B3C">
      <w:pPr>
        <w:pStyle w:val="Code"/>
      </w:pPr>
      <w:r w:rsidRPr="00EC76D5">
        <w:t xml:space="preserve">            byteList.add((byte) (intValue &gt;&gt; 16));</w:t>
      </w:r>
    </w:p>
    <w:p w14:paraId="78A56F2B" w14:textId="77777777" w:rsidR="00197B3C" w:rsidRPr="00EC76D5" w:rsidRDefault="00197B3C" w:rsidP="00197B3C">
      <w:pPr>
        <w:pStyle w:val="Code"/>
      </w:pPr>
      <w:r w:rsidRPr="00EC76D5">
        <w:t xml:space="preserve">            byteList.add((byte) (intValue &gt;&gt; 24));</w:t>
      </w:r>
    </w:p>
    <w:p w14:paraId="7DA6AB6C" w14:textId="77777777" w:rsidR="00197B3C" w:rsidRPr="00EC76D5" w:rsidRDefault="00197B3C" w:rsidP="00197B3C">
      <w:pPr>
        <w:pStyle w:val="Code"/>
      </w:pPr>
      <w:r w:rsidRPr="00EC76D5">
        <w:t xml:space="preserve">            textList.add("\tdd " + intValue + "\t; " + type.getSize());</w:t>
      </w:r>
    </w:p>
    <w:p w14:paraId="7E0B473D" w14:textId="77777777" w:rsidR="00197B3C" w:rsidRPr="00EC76D5" w:rsidRDefault="00197B3C" w:rsidP="00197B3C">
      <w:pPr>
        <w:pStyle w:val="Code"/>
      </w:pPr>
      <w:r w:rsidRPr="00EC76D5">
        <w:t xml:space="preserve">          }</w:t>
      </w:r>
    </w:p>
    <w:p w14:paraId="11B8FCDA" w14:textId="77777777" w:rsidR="00197B3C" w:rsidRPr="00EC76D5" w:rsidRDefault="00197B3C" w:rsidP="00197B3C">
      <w:pPr>
        <w:pStyle w:val="Code"/>
      </w:pPr>
      <w:r w:rsidRPr="00EC76D5">
        <w:t xml:space="preserve">          break;</w:t>
      </w:r>
    </w:p>
    <w:p w14:paraId="00C8FD42" w14:textId="77777777" w:rsidR="00197B3C" w:rsidRPr="00EC76D5" w:rsidRDefault="00197B3C" w:rsidP="00197B3C">
      <w:pPr>
        <w:pStyle w:val="Code"/>
      </w:pPr>
    </w:p>
    <w:p w14:paraId="39A87A16" w14:textId="77777777" w:rsidR="00197B3C" w:rsidRPr="00EC76D5" w:rsidRDefault="00197B3C" w:rsidP="00197B3C">
      <w:pPr>
        <w:pStyle w:val="Code"/>
      </w:pPr>
      <w:r w:rsidRPr="00EC76D5">
        <w:t xml:space="preserve">        case Float: {</w:t>
      </w:r>
    </w:p>
    <w:p w14:paraId="0F605ECF" w14:textId="77777777" w:rsidR="00197B3C" w:rsidRPr="00EC76D5" w:rsidRDefault="00197B3C" w:rsidP="00197B3C">
      <w:pPr>
        <w:pStyle w:val="Code"/>
      </w:pPr>
      <w:r w:rsidRPr="00EC76D5">
        <w:t xml:space="preserve">            ByteBuffer byteBuffer = ByteBuffer.allocate(type.getSize());</w:t>
      </w:r>
    </w:p>
    <w:p w14:paraId="7F21EEB5" w14:textId="77777777" w:rsidR="00197B3C" w:rsidRPr="00EC76D5" w:rsidRDefault="00197B3C" w:rsidP="00197B3C">
      <w:pPr>
        <w:pStyle w:val="Code"/>
      </w:pPr>
      <w:r w:rsidRPr="00EC76D5">
        <w:t xml:space="preserve">            float floatValue = ((BigDecimal) value).floatValue();</w:t>
      </w:r>
    </w:p>
    <w:p w14:paraId="53CF88D8" w14:textId="77777777" w:rsidR="00197B3C" w:rsidRPr="00EC76D5" w:rsidRDefault="00197B3C" w:rsidP="00197B3C">
      <w:pPr>
        <w:pStyle w:val="Code"/>
      </w:pPr>
      <w:r w:rsidRPr="00EC76D5">
        <w:t xml:space="preserve">            byteBuffer.putFloat(floatValue); // 4 bytes</w:t>
      </w:r>
    </w:p>
    <w:p w14:paraId="5BC1A04E" w14:textId="77777777" w:rsidR="00197B3C" w:rsidRPr="00EC76D5" w:rsidRDefault="00197B3C" w:rsidP="00197B3C">
      <w:pPr>
        <w:pStyle w:val="Code"/>
      </w:pPr>
    </w:p>
    <w:p w14:paraId="2E2FC85F" w14:textId="77777777" w:rsidR="00197B3C" w:rsidRPr="00EC76D5" w:rsidRDefault="00197B3C" w:rsidP="00197B3C">
      <w:pPr>
        <w:pStyle w:val="Code"/>
      </w:pPr>
      <w:r w:rsidRPr="00EC76D5">
        <w:t xml:space="preserve">            byte[] byteArray = byteBuffer.array();</w:t>
      </w:r>
    </w:p>
    <w:p w14:paraId="7A26BDE6" w14:textId="77777777" w:rsidR="00197B3C" w:rsidRPr="00EC76D5" w:rsidRDefault="00197B3C" w:rsidP="00197B3C">
      <w:pPr>
        <w:pStyle w:val="Code"/>
      </w:pPr>
      <w:r w:rsidRPr="00EC76D5">
        <w:t xml:space="preserve">            for (int index = (byteArray.length - 1); index &gt;= 0; --index) {</w:t>
      </w:r>
    </w:p>
    <w:p w14:paraId="3B501525" w14:textId="77777777" w:rsidR="00197B3C" w:rsidRPr="00EC76D5" w:rsidRDefault="00197B3C" w:rsidP="00197B3C">
      <w:pPr>
        <w:pStyle w:val="Code"/>
      </w:pPr>
      <w:r w:rsidRPr="00EC76D5">
        <w:t xml:space="preserve">              byteList.add(byteArray[index]);</w:t>
      </w:r>
    </w:p>
    <w:p w14:paraId="0A47F833" w14:textId="77777777" w:rsidR="00197B3C" w:rsidRPr="00EC76D5" w:rsidRDefault="00197B3C" w:rsidP="00197B3C">
      <w:pPr>
        <w:pStyle w:val="Code"/>
      </w:pPr>
      <w:r w:rsidRPr="00EC76D5">
        <w:t xml:space="preserve">            }</w:t>
      </w:r>
    </w:p>
    <w:p w14:paraId="06096225" w14:textId="77777777" w:rsidR="00197B3C" w:rsidRPr="00EC76D5" w:rsidRDefault="00197B3C" w:rsidP="00197B3C">
      <w:pPr>
        <w:pStyle w:val="Code"/>
      </w:pPr>
    </w:p>
    <w:p w14:paraId="3106DFF6" w14:textId="77777777" w:rsidR="00197B3C" w:rsidRPr="00EC76D5" w:rsidRDefault="00197B3C" w:rsidP="00197B3C">
      <w:pPr>
        <w:pStyle w:val="Code"/>
      </w:pPr>
      <w:r w:rsidRPr="00EC76D5">
        <w:t xml:space="preserve">            String text = ((BigDecimal) value).toPlainString();</w:t>
      </w:r>
    </w:p>
    <w:p w14:paraId="6FCAB4E2" w14:textId="77777777" w:rsidR="00197B3C" w:rsidRPr="00EC76D5" w:rsidRDefault="00197B3C" w:rsidP="00197B3C">
      <w:pPr>
        <w:pStyle w:val="Code"/>
      </w:pPr>
      <w:r w:rsidRPr="00EC76D5">
        <w:t xml:space="preserve">            String suffix = text.contains(".") ? "" : ".0";</w:t>
      </w:r>
    </w:p>
    <w:p w14:paraId="4E8A3E1B" w14:textId="77777777" w:rsidR="00197B3C" w:rsidRPr="00EC76D5" w:rsidRDefault="00197B3C" w:rsidP="00197B3C">
      <w:pPr>
        <w:pStyle w:val="Code"/>
      </w:pPr>
      <w:r w:rsidRPr="00EC76D5">
        <w:t xml:space="preserve">            textList.add("\tdd " + text + suffix + "\t; " + type.getSize());</w:t>
      </w:r>
    </w:p>
    <w:p w14:paraId="287D8354" w14:textId="77777777" w:rsidR="00197B3C" w:rsidRPr="00EC76D5" w:rsidRDefault="00197B3C" w:rsidP="00197B3C">
      <w:pPr>
        <w:pStyle w:val="Code"/>
      </w:pPr>
      <w:r w:rsidRPr="00EC76D5">
        <w:t xml:space="preserve">          }</w:t>
      </w:r>
    </w:p>
    <w:p w14:paraId="7223E81B" w14:textId="77777777" w:rsidR="00197B3C" w:rsidRPr="00EC76D5" w:rsidRDefault="00197B3C" w:rsidP="00197B3C">
      <w:pPr>
        <w:pStyle w:val="Code"/>
      </w:pPr>
      <w:r w:rsidRPr="00EC76D5">
        <w:t xml:space="preserve">          break;</w:t>
      </w:r>
    </w:p>
    <w:p w14:paraId="668C55A8" w14:textId="77777777" w:rsidR="00197B3C" w:rsidRPr="00EC76D5" w:rsidRDefault="00197B3C" w:rsidP="00197B3C">
      <w:pPr>
        <w:pStyle w:val="Code"/>
      </w:pPr>
    </w:p>
    <w:p w14:paraId="30BF05FE" w14:textId="77777777" w:rsidR="00197B3C" w:rsidRPr="00EC76D5" w:rsidRDefault="00197B3C" w:rsidP="00197B3C">
      <w:pPr>
        <w:pStyle w:val="Code"/>
      </w:pPr>
      <w:r w:rsidRPr="00EC76D5">
        <w:t xml:space="preserve">        case Double:</w:t>
      </w:r>
    </w:p>
    <w:p w14:paraId="2B55B3B2" w14:textId="77777777" w:rsidR="00197B3C" w:rsidRPr="00EC76D5" w:rsidRDefault="00197B3C" w:rsidP="00197B3C">
      <w:pPr>
        <w:pStyle w:val="Code"/>
      </w:pPr>
      <w:r w:rsidRPr="00EC76D5">
        <w:t xml:space="preserve">        case Long_Double: {</w:t>
      </w:r>
    </w:p>
    <w:p w14:paraId="11DB8603" w14:textId="77777777" w:rsidR="00197B3C" w:rsidRPr="00EC76D5" w:rsidRDefault="00197B3C" w:rsidP="00197B3C">
      <w:pPr>
        <w:pStyle w:val="Code"/>
      </w:pPr>
      <w:r w:rsidRPr="00EC76D5">
        <w:t xml:space="preserve">            ByteBuffer byteBuffer = ByteBuffer.allocate(type.getSize());</w:t>
      </w:r>
    </w:p>
    <w:p w14:paraId="2DB0EC78" w14:textId="77777777" w:rsidR="00197B3C" w:rsidRPr="00EC76D5" w:rsidRDefault="00197B3C" w:rsidP="00197B3C">
      <w:pPr>
        <w:pStyle w:val="Code"/>
      </w:pPr>
      <w:r w:rsidRPr="00EC76D5">
        <w:t xml:space="preserve">            double doubleValue = ((BigDecimal) value).doubleValue();</w:t>
      </w:r>
    </w:p>
    <w:p w14:paraId="776C8717" w14:textId="77777777" w:rsidR="00197B3C" w:rsidRPr="00EC76D5" w:rsidRDefault="00197B3C" w:rsidP="00197B3C">
      <w:pPr>
        <w:pStyle w:val="Code"/>
      </w:pPr>
      <w:r w:rsidRPr="00EC76D5">
        <w:t xml:space="preserve">            byteBuffer.putDouble(doubleValue); // 8 bytes</w:t>
      </w:r>
    </w:p>
    <w:p w14:paraId="198772D8" w14:textId="77777777" w:rsidR="00197B3C" w:rsidRPr="00EC76D5" w:rsidRDefault="00197B3C" w:rsidP="00197B3C">
      <w:pPr>
        <w:pStyle w:val="Code"/>
      </w:pPr>
    </w:p>
    <w:p w14:paraId="7C4D9B1C" w14:textId="77777777" w:rsidR="00197B3C" w:rsidRPr="00EC76D5" w:rsidRDefault="00197B3C" w:rsidP="00197B3C">
      <w:pPr>
        <w:pStyle w:val="Code"/>
      </w:pPr>
      <w:r w:rsidRPr="00EC76D5">
        <w:t xml:space="preserve">            byte[] byteArray = byteBuffer.array();</w:t>
      </w:r>
    </w:p>
    <w:p w14:paraId="48448EC9" w14:textId="77777777" w:rsidR="00197B3C" w:rsidRPr="00EC76D5" w:rsidRDefault="00197B3C" w:rsidP="00197B3C">
      <w:pPr>
        <w:pStyle w:val="Code"/>
      </w:pPr>
      <w:r w:rsidRPr="00EC76D5">
        <w:t xml:space="preserve">            for (int index = (byteArray.length - 1); index &gt;= 0; --index) {</w:t>
      </w:r>
    </w:p>
    <w:p w14:paraId="09269A8D" w14:textId="77777777" w:rsidR="00197B3C" w:rsidRPr="00EC76D5" w:rsidRDefault="00197B3C" w:rsidP="00197B3C">
      <w:pPr>
        <w:pStyle w:val="Code"/>
      </w:pPr>
      <w:r w:rsidRPr="00EC76D5">
        <w:t xml:space="preserve">              byteList.add(byteArray[index]);</w:t>
      </w:r>
    </w:p>
    <w:p w14:paraId="2903CB6C" w14:textId="77777777" w:rsidR="00197B3C" w:rsidRPr="00EC76D5" w:rsidRDefault="00197B3C" w:rsidP="00197B3C">
      <w:pPr>
        <w:pStyle w:val="Code"/>
      </w:pPr>
      <w:r w:rsidRPr="00EC76D5">
        <w:t xml:space="preserve">            }</w:t>
      </w:r>
    </w:p>
    <w:p w14:paraId="119FAA8E" w14:textId="77777777" w:rsidR="00197B3C" w:rsidRPr="00EC76D5" w:rsidRDefault="00197B3C" w:rsidP="00197B3C">
      <w:pPr>
        <w:pStyle w:val="Code"/>
      </w:pPr>
    </w:p>
    <w:p w14:paraId="355EC588" w14:textId="77777777" w:rsidR="00197B3C" w:rsidRPr="00EC76D5" w:rsidRDefault="00197B3C" w:rsidP="00197B3C">
      <w:pPr>
        <w:pStyle w:val="Code"/>
      </w:pPr>
      <w:r w:rsidRPr="00EC76D5">
        <w:t xml:space="preserve">            String text = ((BigDecimal) value).toPlainString();</w:t>
      </w:r>
    </w:p>
    <w:p w14:paraId="0FCCB1E0" w14:textId="77777777" w:rsidR="00197B3C" w:rsidRPr="00EC76D5" w:rsidRDefault="00197B3C" w:rsidP="00197B3C">
      <w:pPr>
        <w:pStyle w:val="Code"/>
      </w:pPr>
      <w:r w:rsidRPr="00EC76D5">
        <w:t xml:space="preserve">            String suffix = text.contains(".") ? "" : ".0";</w:t>
      </w:r>
    </w:p>
    <w:p w14:paraId="3AD08C15" w14:textId="77777777" w:rsidR="00197B3C" w:rsidRPr="00EC76D5" w:rsidRDefault="00197B3C" w:rsidP="00197B3C">
      <w:pPr>
        <w:pStyle w:val="Code"/>
      </w:pPr>
      <w:r w:rsidRPr="00EC76D5">
        <w:t xml:space="preserve">            textList.add("\tdq " + text + suffix+ "\t; " + type.getSize());</w:t>
      </w:r>
    </w:p>
    <w:p w14:paraId="6D9AD3D3" w14:textId="77777777" w:rsidR="00197B3C" w:rsidRPr="00EC76D5" w:rsidRDefault="00197B3C" w:rsidP="00197B3C">
      <w:pPr>
        <w:pStyle w:val="Code"/>
      </w:pPr>
      <w:r w:rsidRPr="00EC76D5">
        <w:t xml:space="preserve">          }</w:t>
      </w:r>
    </w:p>
    <w:p w14:paraId="67BD2974" w14:textId="77777777" w:rsidR="00197B3C" w:rsidRPr="00EC76D5" w:rsidRDefault="00197B3C" w:rsidP="00197B3C">
      <w:pPr>
        <w:pStyle w:val="Code"/>
      </w:pPr>
      <w:r w:rsidRPr="00EC76D5">
        <w:t xml:space="preserve">          break;        </w:t>
      </w:r>
    </w:p>
    <w:p w14:paraId="5EEC453E" w14:textId="77777777" w:rsidR="00197B3C" w:rsidRPr="00EC76D5" w:rsidRDefault="00197B3C" w:rsidP="00197B3C">
      <w:pPr>
        <w:pStyle w:val="Code"/>
      </w:pPr>
      <w:r w:rsidRPr="00EC76D5">
        <w:t xml:space="preserve">      }</w:t>
      </w:r>
    </w:p>
    <w:p w14:paraId="29295043" w14:textId="77777777" w:rsidR="00197B3C" w:rsidRPr="00EC76D5" w:rsidRDefault="00197B3C" w:rsidP="00197B3C">
      <w:pPr>
        <w:pStyle w:val="Code"/>
      </w:pPr>
      <w:r w:rsidRPr="00EC76D5">
        <w:t xml:space="preserve">    }</w:t>
      </w:r>
    </w:p>
    <w:p w14:paraId="30F8F408" w14:textId="77777777" w:rsidR="00197B3C" w:rsidRPr="00EC76D5" w:rsidRDefault="00197B3C" w:rsidP="00197B3C">
      <w:pPr>
        <w:pStyle w:val="Code"/>
      </w:pPr>
      <w:r w:rsidRPr="00EC76D5">
        <w:t xml:space="preserve">  }</w:t>
      </w:r>
    </w:p>
    <w:p w14:paraId="59B69AA4" w14:textId="77777777" w:rsidR="00197B3C" w:rsidRPr="00EC76D5" w:rsidRDefault="00197B3C" w:rsidP="00197B3C">
      <w:pPr>
        <w:pStyle w:val="Code"/>
      </w:pPr>
    </w:p>
    <w:p w14:paraId="4D576736" w14:textId="77777777" w:rsidR="00197B3C" w:rsidRPr="00EC76D5" w:rsidRDefault="00197B3C" w:rsidP="00197B3C">
      <w:pPr>
        <w:pStyle w:val="Code"/>
      </w:pPr>
      <w:r w:rsidRPr="00EC76D5">
        <w:t xml:space="preserve">  public static void generateZeroByteTextList(int size, List&lt;Byte&gt; byteList,</w:t>
      </w:r>
    </w:p>
    <w:p w14:paraId="2D1F5018" w14:textId="77777777" w:rsidR="00197B3C" w:rsidRPr="00EC76D5" w:rsidRDefault="00197B3C" w:rsidP="00197B3C">
      <w:pPr>
        <w:pStyle w:val="Code"/>
      </w:pPr>
      <w:r w:rsidRPr="00EC76D5">
        <w:t xml:space="preserve">                                              List&lt;String&gt; textList) {</w:t>
      </w:r>
    </w:p>
    <w:p w14:paraId="25507B84" w14:textId="77777777" w:rsidR="00197B3C" w:rsidRPr="00EC76D5" w:rsidRDefault="00197B3C" w:rsidP="00197B3C">
      <w:pPr>
        <w:pStyle w:val="Code"/>
      </w:pPr>
      <w:r w:rsidRPr="00EC76D5">
        <w:t xml:space="preserve">    if (size &gt; 0) {</w:t>
      </w:r>
    </w:p>
    <w:p w14:paraId="1B9F45C8" w14:textId="77777777" w:rsidR="00197B3C" w:rsidRPr="00EC76D5" w:rsidRDefault="00197B3C" w:rsidP="00197B3C">
      <w:pPr>
        <w:pStyle w:val="Code"/>
      </w:pPr>
      <w:r w:rsidRPr="00EC76D5">
        <w:t xml:space="preserve">      StringBuilder buffer = new StringBuilder();</w:t>
      </w:r>
    </w:p>
    <w:p w14:paraId="4844C06E" w14:textId="77777777" w:rsidR="00197B3C" w:rsidRPr="00EC76D5" w:rsidRDefault="00197B3C" w:rsidP="00197B3C">
      <w:pPr>
        <w:pStyle w:val="Code"/>
      </w:pPr>
    </w:p>
    <w:p w14:paraId="10970D56" w14:textId="77777777" w:rsidR="00197B3C" w:rsidRPr="00EC76D5" w:rsidRDefault="00197B3C" w:rsidP="00197B3C">
      <w:pPr>
        <w:pStyle w:val="Code"/>
      </w:pPr>
      <w:r w:rsidRPr="00EC76D5">
        <w:t xml:space="preserve">      for (int index = 0; index &lt; size; ++index) {</w:t>
      </w:r>
    </w:p>
    <w:p w14:paraId="0DE759C3" w14:textId="77777777" w:rsidR="00197B3C" w:rsidRPr="00EC76D5" w:rsidRDefault="00197B3C" w:rsidP="00197B3C">
      <w:pPr>
        <w:pStyle w:val="Code"/>
      </w:pPr>
      <w:r w:rsidRPr="00EC76D5">
        <w:t xml:space="preserve">        byteList.add((byte) 0);</w:t>
      </w:r>
    </w:p>
    <w:p w14:paraId="7F6B462F" w14:textId="77777777" w:rsidR="00197B3C" w:rsidRPr="00EC76D5" w:rsidRDefault="00197B3C" w:rsidP="00197B3C">
      <w:pPr>
        <w:pStyle w:val="Code"/>
      </w:pPr>
      <w:r w:rsidRPr="00EC76D5">
        <w:t xml:space="preserve">        buffer.append((index == 0) ? "0" : ", 0");</w:t>
      </w:r>
    </w:p>
    <w:p w14:paraId="517069B1" w14:textId="77777777" w:rsidR="00197B3C" w:rsidRPr="00EC76D5" w:rsidRDefault="00197B3C" w:rsidP="00197B3C">
      <w:pPr>
        <w:pStyle w:val="Code"/>
      </w:pPr>
      <w:r w:rsidRPr="00EC76D5">
        <w:t xml:space="preserve">      }</w:t>
      </w:r>
    </w:p>
    <w:p w14:paraId="60938570" w14:textId="77777777" w:rsidR="00197B3C" w:rsidRPr="00EC76D5" w:rsidRDefault="00197B3C" w:rsidP="00197B3C">
      <w:pPr>
        <w:pStyle w:val="Code"/>
      </w:pPr>
    </w:p>
    <w:p w14:paraId="1673073C" w14:textId="77777777" w:rsidR="00197B3C" w:rsidRPr="00EC76D5" w:rsidRDefault="00197B3C" w:rsidP="00197B3C">
      <w:pPr>
        <w:pStyle w:val="Code"/>
      </w:pPr>
      <w:r w:rsidRPr="00EC76D5">
        <w:t xml:space="preserve">      textList.add("\tdb " + buffer.toString() + "\t; " + size);</w:t>
      </w:r>
    </w:p>
    <w:p w14:paraId="55E951B3" w14:textId="77777777" w:rsidR="00197B3C" w:rsidRPr="00EC76D5" w:rsidRDefault="00197B3C" w:rsidP="00197B3C">
      <w:pPr>
        <w:pStyle w:val="Code"/>
      </w:pPr>
      <w:r w:rsidRPr="00EC76D5">
        <w:t xml:space="preserve">    }</w:t>
      </w:r>
    </w:p>
    <w:p w14:paraId="72F0361D" w14:textId="77777777" w:rsidR="00197B3C" w:rsidRPr="00EC76D5" w:rsidRDefault="00197B3C" w:rsidP="00197B3C">
      <w:pPr>
        <w:pStyle w:val="Code"/>
      </w:pPr>
      <w:r w:rsidRPr="00EC76D5">
        <w:t xml:space="preserve">  }</w:t>
      </w:r>
    </w:p>
    <w:p w14:paraId="0458DA92" w14:textId="77777777" w:rsidR="00197B3C" w:rsidRPr="00EC76D5" w:rsidRDefault="00197B3C" w:rsidP="00197B3C">
      <w:pPr>
        <w:pStyle w:val="Code"/>
      </w:pPr>
    </w:p>
    <w:p w14:paraId="5FC5B308" w14:textId="77777777" w:rsidR="00197B3C" w:rsidRPr="00EC76D5" w:rsidRDefault="00197B3C" w:rsidP="00197B3C">
      <w:pPr>
        <w:pStyle w:val="Code"/>
      </w:pPr>
      <w:r w:rsidRPr="00EC76D5">
        <w:t xml:space="preserve">  public static String generateValueName(Type type, Object value) {</w:t>
      </w:r>
    </w:p>
    <w:p w14:paraId="3E722940" w14:textId="77777777" w:rsidR="00197B3C" w:rsidRPr="00EC76D5" w:rsidRDefault="00197B3C" w:rsidP="00197B3C">
      <w:pPr>
        <w:pStyle w:val="Code"/>
      </w:pPr>
      <w:r w:rsidRPr="00EC76D5">
        <w:t xml:space="preserve">    if (value instanceof String) {</w:t>
      </w:r>
    </w:p>
    <w:p w14:paraId="3CA552F1" w14:textId="77777777" w:rsidR="00197B3C" w:rsidRPr="00EC76D5" w:rsidRDefault="00197B3C" w:rsidP="00197B3C">
      <w:pPr>
        <w:pStyle w:val="Code"/>
      </w:pPr>
      <w:r w:rsidRPr="00EC76D5">
        <w:t xml:space="preserve">      String text = (String) value;</w:t>
      </w:r>
    </w:p>
    <w:p w14:paraId="2D6BC776" w14:textId="77777777" w:rsidR="00197B3C" w:rsidRPr="00EC76D5" w:rsidRDefault="00197B3C" w:rsidP="00197B3C">
      <w:pPr>
        <w:pStyle w:val="Code"/>
      </w:pPr>
      <w:r w:rsidRPr="00EC76D5">
        <w:t xml:space="preserve">      StringBuilder buffer = new StringBuilder();</w:t>
      </w:r>
    </w:p>
    <w:p w14:paraId="1ACFC087" w14:textId="77777777" w:rsidR="00197B3C" w:rsidRPr="00EC76D5" w:rsidRDefault="00197B3C" w:rsidP="00197B3C">
      <w:pPr>
        <w:pStyle w:val="Code"/>
      </w:pPr>
    </w:p>
    <w:p w14:paraId="2F19B989" w14:textId="77777777" w:rsidR="00197B3C" w:rsidRPr="00EC76D5" w:rsidRDefault="00197B3C" w:rsidP="00197B3C">
      <w:pPr>
        <w:pStyle w:val="Code"/>
      </w:pPr>
      <w:r w:rsidRPr="00EC76D5">
        <w:t xml:space="preserve">      for (int index = 0; index &lt; text.length(); ++index) {</w:t>
      </w:r>
    </w:p>
    <w:p w14:paraId="08EF82FB" w14:textId="77777777" w:rsidR="00197B3C" w:rsidRPr="00EC76D5" w:rsidRDefault="00197B3C" w:rsidP="00197B3C">
      <w:pPr>
        <w:pStyle w:val="Code"/>
      </w:pPr>
      <w:r w:rsidRPr="00EC76D5">
        <w:t xml:space="preserve">        if (Character.isLetterOrDigit(text.charAt(index)) ||</w:t>
      </w:r>
    </w:p>
    <w:p w14:paraId="6780923A" w14:textId="77777777" w:rsidR="00197B3C" w:rsidRPr="00EC76D5" w:rsidRDefault="00197B3C" w:rsidP="00197B3C">
      <w:pPr>
        <w:pStyle w:val="Code"/>
      </w:pPr>
      <w:r w:rsidRPr="00EC76D5">
        <w:t xml:space="preserve">            (text.charAt(index) == '_')) {</w:t>
      </w:r>
    </w:p>
    <w:p w14:paraId="4A769A01" w14:textId="77777777" w:rsidR="00197B3C" w:rsidRPr="00EC76D5" w:rsidRDefault="00197B3C" w:rsidP="00197B3C">
      <w:pPr>
        <w:pStyle w:val="Code"/>
      </w:pPr>
      <w:r w:rsidRPr="00EC76D5">
        <w:t xml:space="preserve">          buffer.append(text.charAt(index));</w:t>
      </w:r>
    </w:p>
    <w:p w14:paraId="42FEF786" w14:textId="77777777" w:rsidR="00197B3C" w:rsidRPr="00EC76D5" w:rsidRDefault="00197B3C" w:rsidP="00197B3C">
      <w:pPr>
        <w:pStyle w:val="Code"/>
      </w:pPr>
      <w:r w:rsidRPr="00EC76D5">
        <w:t xml:space="preserve">        }</w:t>
      </w:r>
    </w:p>
    <w:p w14:paraId="4A6A9D61" w14:textId="77777777" w:rsidR="00197B3C" w:rsidRPr="00EC76D5" w:rsidRDefault="00197B3C" w:rsidP="00197B3C">
      <w:pPr>
        <w:pStyle w:val="Code"/>
      </w:pPr>
      <w:r w:rsidRPr="00EC76D5">
        <w:t xml:space="preserve">        else if (text.charAt(index) != '\0') {</w:t>
      </w:r>
    </w:p>
    <w:p w14:paraId="772479F0" w14:textId="77777777" w:rsidR="00197B3C" w:rsidRPr="00EC76D5" w:rsidRDefault="00197B3C" w:rsidP="00197B3C">
      <w:pPr>
        <w:pStyle w:val="Code"/>
      </w:pPr>
      <w:r w:rsidRPr="00EC76D5">
        <w:t xml:space="preserve">          int asciiValue = (int) text.charAt(index);</w:t>
      </w:r>
    </w:p>
    <w:p w14:paraId="4D66D503" w14:textId="77777777" w:rsidR="00197B3C" w:rsidRPr="00EC76D5" w:rsidRDefault="00197B3C" w:rsidP="00197B3C">
      <w:pPr>
        <w:pStyle w:val="Code"/>
      </w:pPr>
      <w:r w:rsidRPr="00EC76D5">
        <w:t xml:space="preserve">          char hex1 = "0123456789ABCDEF".charAt(asciiValue / 16),</w:t>
      </w:r>
    </w:p>
    <w:p w14:paraId="7D06B26C" w14:textId="77777777" w:rsidR="00197B3C" w:rsidRPr="00EC76D5" w:rsidRDefault="00197B3C" w:rsidP="00197B3C">
      <w:pPr>
        <w:pStyle w:val="Code"/>
      </w:pPr>
      <w:r w:rsidRPr="00EC76D5">
        <w:t xml:space="preserve">               hex2 = "0123456789ABCDEF".charAt(asciiValue % 16);</w:t>
      </w:r>
    </w:p>
    <w:p w14:paraId="04F7CD61" w14:textId="77777777" w:rsidR="00197B3C" w:rsidRPr="00EC76D5" w:rsidRDefault="00197B3C" w:rsidP="00197B3C">
      <w:pPr>
        <w:pStyle w:val="Code"/>
      </w:pPr>
      <w:r w:rsidRPr="00EC76D5">
        <w:t xml:space="preserve">          buffer.append(String.valueOf(hex1) + String.valueOf(hex2));</w:t>
      </w:r>
    </w:p>
    <w:p w14:paraId="318EA455" w14:textId="77777777" w:rsidR="00197B3C" w:rsidRPr="00EC76D5" w:rsidRDefault="00197B3C" w:rsidP="00197B3C">
      <w:pPr>
        <w:pStyle w:val="Code"/>
      </w:pPr>
      <w:r w:rsidRPr="00EC76D5">
        <w:t xml:space="preserve">        }</w:t>
      </w:r>
    </w:p>
    <w:p w14:paraId="48431D28" w14:textId="77777777" w:rsidR="00197B3C" w:rsidRPr="00EC76D5" w:rsidRDefault="00197B3C" w:rsidP="00197B3C">
      <w:pPr>
        <w:pStyle w:val="Code"/>
      </w:pPr>
      <w:r w:rsidRPr="00EC76D5">
        <w:t xml:space="preserve">      }</w:t>
      </w:r>
    </w:p>
    <w:p w14:paraId="51C25DEC" w14:textId="77777777" w:rsidR="00197B3C" w:rsidRPr="00EC76D5" w:rsidRDefault="00197B3C" w:rsidP="00197B3C">
      <w:pPr>
        <w:pStyle w:val="Code"/>
      </w:pPr>
      <w:r w:rsidRPr="00EC76D5">
        <w:t xml:space="preserve">      </w:t>
      </w:r>
    </w:p>
    <w:p w14:paraId="289A1122" w14:textId="77777777" w:rsidR="00197B3C" w:rsidRPr="00EC76D5" w:rsidRDefault="00197B3C" w:rsidP="00197B3C">
      <w:pPr>
        <w:pStyle w:val="Code"/>
      </w:pPr>
      <w:r w:rsidRPr="00EC76D5">
        <w:t xml:space="preserve">      return Sort.String.name() + "_" + buffer.toString() + Main.NumberId;</w:t>
      </w:r>
    </w:p>
    <w:p w14:paraId="39901C7E" w14:textId="77777777" w:rsidR="00197B3C" w:rsidRPr="00EC76D5" w:rsidRDefault="00197B3C" w:rsidP="00197B3C">
      <w:pPr>
        <w:pStyle w:val="Code"/>
      </w:pPr>
      <w:r w:rsidRPr="00EC76D5">
        <w:t xml:space="preserve">    }</w:t>
      </w:r>
    </w:p>
    <w:p w14:paraId="68A1F120" w14:textId="77777777" w:rsidR="00197B3C" w:rsidRPr="00EC76D5" w:rsidRDefault="00197B3C" w:rsidP="00197B3C">
      <w:pPr>
        <w:pStyle w:val="Code"/>
      </w:pPr>
      <w:r w:rsidRPr="00EC76D5">
        <w:t xml:space="preserve">    else {</w:t>
      </w:r>
    </w:p>
    <w:p w14:paraId="27AC5349" w14:textId="77777777" w:rsidR="00197B3C" w:rsidRPr="00EC76D5" w:rsidRDefault="00197B3C" w:rsidP="00197B3C">
      <w:pPr>
        <w:pStyle w:val="Code"/>
      </w:pPr>
      <w:r w:rsidRPr="00EC76D5">
        <w:t xml:space="preserve">      String text = value.toString().replace("-", "minus");</w:t>
      </w:r>
    </w:p>
    <w:p w14:paraId="1903D843" w14:textId="77777777" w:rsidR="00197B3C" w:rsidRPr="00EC76D5" w:rsidRDefault="00197B3C" w:rsidP="00197B3C">
      <w:pPr>
        <w:pStyle w:val="Code"/>
      </w:pPr>
    </w:p>
    <w:p w14:paraId="438C336B" w14:textId="77777777" w:rsidR="00197B3C" w:rsidRPr="00EC76D5" w:rsidRDefault="00197B3C" w:rsidP="00197B3C">
      <w:pPr>
        <w:pStyle w:val="Code"/>
      </w:pPr>
      <w:r w:rsidRPr="00EC76D5">
        <w:t xml:space="preserve">      switch (type.getSize()) {</w:t>
      </w:r>
    </w:p>
    <w:p w14:paraId="749D68BC" w14:textId="77777777" w:rsidR="00197B3C" w:rsidRPr="00EC76D5" w:rsidRDefault="00197B3C" w:rsidP="00197B3C">
      <w:pPr>
        <w:pStyle w:val="Code"/>
      </w:pPr>
      <w:r w:rsidRPr="00EC76D5">
        <w:t xml:space="preserve">        case 1:</w:t>
      </w:r>
    </w:p>
    <w:p w14:paraId="55C7DE78" w14:textId="77777777" w:rsidR="00197B3C" w:rsidRPr="00EC76D5" w:rsidRDefault="00197B3C" w:rsidP="00197B3C">
      <w:pPr>
        <w:pStyle w:val="Code"/>
      </w:pPr>
      <w:r w:rsidRPr="00EC76D5">
        <w:t xml:space="preserve">          return "Byte_" + text + Main.NumberId;</w:t>
      </w:r>
    </w:p>
    <w:p w14:paraId="6FAE8A44" w14:textId="77777777" w:rsidR="00197B3C" w:rsidRPr="00EC76D5" w:rsidRDefault="00197B3C" w:rsidP="00197B3C">
      <w:pPr>
        <w:pStyle w:val="Code"/>
      </w:pPr>
      <w:r w:rsidRPr="00EC76D5">
        <w:t xml:space="preserve">          </w:t>
      </w:r>
    </w:p>
    <w:p w14:paraId="15FB4964" w14:textId="77777777" w:rsidR="00197B3C" w:rsidRPr="00EC76D5" w:rsidRDefault="00197B3C" w:rsidP="00197B3C">
      <w:pPr>
        <w:pStyle w:val="Code"/>
      </w:pPr>
      <w:r w:rsidRPr="00EC76D5">
        <w:t xml:space="preserve">        case 2:</w:t>
      </w:r>
    </w:p>
    <w:p w14:paraId="643B5060" w14:textId="77777777" w:rsidR="00197B3C" w:rsidRPr="00EC76D5" w:rsidRDefault="00197B3C" w:rsidP="00197B3C">
      <w:pPr>
        <w:pStyle w:val="Code"/>
      </w:pPr>
      <w:r w:rsidRPr="00EC76D5">
        <w:t xml:space="preserve">          return "Word_" + text + Main.NumberId;</w:t>
      </w:r>
    </w:p>
    <w:p w14:paraId="528764EA" w14:textId="77777777" w:rsidR="00197B3C" w:rsidRPr="00EC76D5" w:rsidRDefault="00197B3C" w:rsidP="00197B3C">
      <w:pPr>
        <w:pStyle w:val="Code"/>
      </w:pPr>
      <w:r w:rsidRPr="00EC76D5">
        <w:t xml:space="preserve">          </w:t>
      </w:r>
    </w:p>
    <w:p w14:paraId="2F375062" w14:textId="77777777" w:rsidR="00197B3C" w:rsidRPr="00EC76D5" w:rsidRDefault="00197B3C" w:rsidP="00197B3C">
      <w:pPr>
        <w:pStyle w:val="Code"/>
      </w:pPr>
      <w:r w:rsidRPr="00EC76D5">
        <w:t xml:space="preserve">        case 4:</w:t>
      </w:r>
    </w:p>
    <w:p w14:paraId="78137E3D" w14:textId="77777777" w:rsidR="00197B3C" w:rsidRPr="00EC76D5" w:rsidRDefault="00197B3C" w:rsidP="00197B3C">
      <w:pPr>
        <w:pStyle w:val="Code"/>
      </w:pPr>
      <w:r w:rsidRPr="00EC76D5">
        <w:t xml:space="preserve">          return "DWord_" + text + Main.NumberId;</w:t>
      </w:r>
    </w:p>
    <w:p w14:paraId="1EDEE4AC" w14:textId="77777777" w:rsidR="00197B3C" w:rsidRPr="00EC76D5" w:rsidRDefault="00197B3C" w:rsidP="00197B3C">
      <w:pPr>
        <w:pStyle w:val="Code"/>
      </w:pPr>
      <w:r w:rsidRPr="00EC76D5">
        <w:t xml:space="preserve">          </w:t>
      </w:r>
    </w:p>
    <w:p w14:paraId="67F74D5C" w14:textId="77777777" w:rsidR="00197B3C" w:rsidRPr="00EC76D5" w:rsidRDefault="00197B3C" w:rsidP="00197B3C">
      <w:pPr>
        <w:pStyle w:val="Code"/>
      </w:pPr>
      <w:r w:rsidRPr="00EC76D5">
        <w:t xml:space="preserve">        case 8:</w:t>
      </w:r>
    </w:p>
    <w:p w14:paraId="155FA914" w14:textId="77777777" w:rsidR="00197B3C" w:rsidRPr="00EC76D5" w:rsidRDefault="00197B3C" w:rsidP="00197B3C">
      <w:pPr>
        <w:pStyle w:val="Code"/>
      </w:pPr>
      <w:r w:rsidRPr="00EC76D5">
        <w:t xml:space="preserve">          return "QWord_" + text + Main.NumberId;</w:t>
      </w:r>
    </w:p>
    <w:p w14:paraId="11E611E6" w14:textId="77777777" w:rsidR="00197B3C" w:rsidRPr="00EC76D5" w:rsidRDefault="00197B3C" w:rsidP="00197B3C">
      <w:pPr>
        <w:pStyle w:val="Code"/>
      </w:pPr>
      <w:r w:rsidRPr="00EC76D5">
        <w:t xml:space="preserve">          </w:t>
      </w:r>
    </w:p>
    <w:p w14:paraId="42496FC8" w14:textId="77777777" w:rsidR="00197B3C" w:rsidRPr="00EC76D5" w:rsidRDefault="00197B3C" w:rsidP="00197B3C">
      <w:pPr>
        <w:pStyle w:val="Code"/>
      </w:pPr>
      <w:r w:rsidRPr="00EC76D5">
        <w:t xml:space="preserve">        default:</w:t>
      </w:r>
    </w:p>
    <w:p w14:paraId="16523396" w14:textId="77777777" w:rsidR="00197B3C" w:rsidRPr="00EC76D5" w:rsidRDefault="00197B3C" w:rsidP="00197B3C">
      <w:pPr>
        <w:pStyle w:val="Code"/>
      </w:pPr>
      <w:r w:rsidRPr="00EC76D5">
        <w:t xml:space="preserve">          Assert.error("");</w:t>
      </w:r>
    </w:p>
    <w:p w14:paraId="6A91B27E" w14:textId="77777777" w:rsidR="00197B3C" w:rsidRPr="00EC76D5" w:rsidRDefault="00197B3C" w:rsidP="00197B3C">
      <w:pPr>
        <w:pStyle w:val="Code"/>
      </w:pPr>
      <w:r w:rsidRPr="00EC76D5">
        <w:t xml:space="preserve">          return null;</w:t>
      </w:r>
    </w:p>
    <w:p w14:paraId="72798408" w14:textId="77777777" w:rsidR="00197B3C" w:rsidRPr="00EC76D5" w:rsidRDefault="00197B3C" w:rsidP="00197B3C">
      <w:pPr>
        <w:pStyle w:val="Code"/>
      </w:pPr>
      <w:r w:rsidRPr="00EC76D5">
        <w:t xml:space="preserve">      }</w:t>
      </w:r>
    </w:p>
    <w:p w14:paraId="3ACB1534" w14:textId="77777777" w:rsidR="00197B3C" w:rsidRPr="00EC76D5" w:rsidRDefault="00197B3C" w:rsidP="00197B3C">
      <w:pPr>
        <w:pStyle w:val="Code"/>
      </w:pPr>
      <w:r w:rsidRPr="00EC76D5">
        <w:t xml:space="preserve">    }</w:t>
      </w:r>
    </w:p>
    <w:p w14:paraId="1BF92DC1" w14:textId="77777777" w:rsidR="00197B3C" w:rsidRPr="00EC76D5" w:rsidRDefault="00197B3C" w:rsidP="00197B3C">
      <w:pPr>
        <w:pStyle w:val="Code"/>
      </w:pPr>
      <w:r w:rsidRPr="00EC76D5">
        <w:t xml:space="preserve">  }</w:t>
      </w:r>
    </w:p>
    <w:p w14:paraId="415D11FD" w14:textId="77777777" w:rsidR="00197B3C" w:rsidRPr="00EC76D5" w:rsidRDefault="00197B3C" w:rsidP="00197B3C">
      <w:pPr>
        <w:pStyle w:val="Code"/>
      </w:pPr>
      <w:r w:rsidRPr="00EC76D5">
        <w:lastRenderedPageBreak/>
        <w:t xml:space="preserve">  </w:t>
      </w:r>
    </w:p>
    <w:p w14:paraId="2A87FEB0" w14:textId="77777777" w:rsidR="00197B3C" w:rsidRPr="00EC76D5" w:rsidRDefault="00197B3C" w:rsidP="00197B3C">
      <w:pPr>
        <w:pStyle w:val="Code"/>
      </w:pPr>
      <w:r w:rsidRPr="00EC76D5">
        <w:t xml:space="preserve">  private static String addOffset(int offset) {</w:t>
      </w:r>
    </w:p>
    <w:p w14:paraId="3E426F5E" w14:textId="77777777" w:rsidR="00197B3C" w:rsidRPr="00EC76D5" w:rsidRDefault="00197B3C" w:rsidP="00197B3C">
      <w:pPr>
        <w:pStyle w:val="Code"/>
      </w:pPr>
      <w:r w:rsidRPr="00EC76D5">
        <w:t xml:space="preserve">    if (offset &gt; 0) {</w:t>
      </w:r>
    </w:p>
    <w:p w14:paraId="15B7434A" w14:textId="77777777" w:rsidR="00197B3C" w:rsidRPr="00EC76D5" w:rsidRDefault="00197B3C" w:rsidP="00197B3C">
      <w:pPr>
        <w:pStyle w:val="Code"/>
      </w:pPr>
      <w:r w:rsidRPr="00EC76D5">
        <w:t xml:space="preserve">      return " + " + offset;</w:t>
      </w:r>
    </w:p>
    <w:p w14:paraId="329D3511" w14:textId="77777777" w:rsidR="00197B3C" w:rsidRPr="00EC76D5" w:rsidRDefault="00197B3C" w:rsidP="00197B3C">
      <w:pPr>
        <w:pStyle w:val="Code"/>
      </w:pPr>
      <w:r w:rsidRPr="00EC76D5">
        <w:t xml:space="preserve">    }</w:t>
      </w:r>
    </w:p>
    <w:p w14:paraId="54099615" w14:textId="77777777" w:rsidR="00197B3C" w:rsidRPr="00EC76D5" w:rsidRDefault="00197B3C" w:rsidP="00197B3C">
      <w:pPr>
        <w:pStyle w:val="Code"/>
      </w:pPr>
      <w:r w:rsidRPr="00EC76D5">
        <w:t xml:space="preserve">    else if (offset &lt; 0) {</w:t>
      </w:r>
    </w:p>
    <w:p w14:paraId="0ECF735B" w14:textId="77777777" w:rsidR="00197B3C" w:rsidRPr="00EC76D5" w:rsidRDefault="00197B3C" w:rsidP="00197B3C">
      <w:pPr>
        <w:pStyle w:val="Code"/>
      </w:pPr>
      <w:r w:rsidRPr="00EC76D5">
        <w:t xml:space="preserve">      return " - " + (-offset);</w:t>
      </w:r>
    </w:p>
    <w:p w14:paraId="478927B9" w14:textId="77777777" w:rsidR="00197B3C" w:rsidRPr="00EC76D5" w:rsidRDefault="00197B3C" w:rsidP="00197B3C">
      <w:pPr>
        <w:pStyle w:val="Code"/>
      </w:pPr>
      <w:r w:rsidRPr="00EC76D5">
        <w:t xml:space="preserve">    }</w:t>
      </w:r>
    </w:p>
    <w:p w14:paraId="73C5D0DA" w14:textId="77777777" w:rsidR="00197B3C" w:rsidRPr="00EC76D5" w:rsidRDefault="00197B3C" w:rsidP="00197B3C">
      <w:pPr>
        <w:pStyle w:val="Code"/>
      </w:pPr>
      <w:r w:rsidRPr="00EC76D5">
        <w:t xml:space="preserve">    else {</w:t>
      </w:r>
    </w:p>
    <w:p w14:paraId="06EA2393" w14:textId="77777777" w:rsidR="00197B3C" w:rsidRPr="00EC76D5" w:rsidRDefault="00197B3C" w:rsidP="00197B3C">
      <w:pPr>
        <w:pStyle w:val="Code"/>
      </w:pPr>
      <w:r w:rsidRPr="00EC76D5">
        <w:t xml:space="preserve">      return "";</w:t>
      </w:r>
    </w:p>
    <w:p w14:paraId="5F6372ED" w14:textId="77777777" w:rsidR="00197B3C" w:rsidRPr="00EC76D5" w:rsidRDefault="00197B3C" w:rsidP="00197B3C">
      <w:pPr>
        <w:pStyle w:val="Code"/>
      </w:pPr>
      <w:r w:rsidRPr="00EC76D5">
        <w:t xml:space="preserve">    }</w:t>
      </w:r>
    </w:p>
    <w:p w14:paraId="053CD49A" w14:textId="77777777" w:rsidR="00197B3C" w:rsidRPr="00EC76D5" w:rsidRDefault="00197B3C" w:rsidP="00197B3C">
      <w:pPr>
        <w:pStyle w:val="Code"/>
      </w:pPr>
      <w:r w:rsidRPr="00EC76D5">
        <w:t xml:space="preserve">  }</w:t>
      </w:r>
    </w:p>
    <w:p w14:paraId="09B4DE02" w14:textId="77777777" w:rsidR="00197B3C" w:rsidRPr="00EC76D5" w:rsidRDefault="00197B3C" w:rsidP="00197B3C">
      <w:pPr>
        <w:pStyle w:val="Code"/>
      </w:pPr>
    </w:p>
    <w:p w14:paraId="7AB59FD5" w14:textId="77777777" w:rsidR="00197B3C" w:rsidRPr="00EC76D5" w:rsidRDefault="00197B3C" w:rsidP="00197B3C">
      <w:pPr>
        <w:pStyle w:val="Code"/>
      </w:pPr>
      <w:r w:rsidRPr="00EC76D5">
        <w:t xml:space="preserve">  private static String replaceOffset(String text, int oldOffset,</w:t>
      </w:r>
    </w:p>
    <w:p w14:paraId="24C1958F" w14:textId="77777777" w:rsidR="00197B3C" w:rsidRPr="00EC76D5" w:rsidRDefault="00197B3C" w:rsidP="00197B3C">
      <w:pPr>
        <w:pStyle w:val="Code"/>
      </w:pPr>
      <w:r w:rsidRPr="00EC76D5">
        <w:t xml:space="preserve">                                      int newOffset) {</w:t>
      </w:r>
    </w:p>
    <w:p w14:paraId="31934712" w14:textId="77777777" w:rsidR="00197B3C" w:rsidRPr="00EC76D5" w:rsidRDefault="00197B3C" w:rsidP="00197B3C">
      <w:pPr>
        <w:pStyle w:val="Code"/>
      </w:pPr>
      <w:r w:rsidRPr="00EC76D5">
        <w:t xml:space="preserve">    String oldText = (oldOffset == 0) ? "" : ((oldOffset &gt; 0) ?</w:t>
      </w:r>
    </w:p>
    <w:p w14:paraId="7A1A5940" w14:textId="77777777" w:rsidR="00197B3C" w:rsidRPr="00EC76D5" w:rsidRDefault="00197B3C" w:rsidP="00197B3C">
      <w:pPr>
        <w:pStyle w:val="Code"/>
      </w:pPr>
      <w:r w:rsidRPr="00EC76D5">
        <w:t xml:space="preserve">                     (" + " + oldOffset) : (" - " + (-oldOffset)));</w:t>
      </w:r>
    </w:p>
    <w:p w14:paraId="5FDED2AD" w14:textId="77777777" w:rsidR="00197B3C" w:rsidRPr="00EC76D5" w:rsidRDefault="00197B3C" w:rsidP="00197B3C">
      <w:pPr>
        <w:pStyle w:val="Code"/>
      </w:pPr>
      <w:r w:rsidRPr="00EC76D5">
        <w:t xml:space="preserve">    String newText = (newOffset == 0) ? "" : ((newOffset &gt; 0) ?</w:t>
      </w:r>
    </w:p>
    <w:p w14:paraId="02451C61" w14:textId="77777777" w:rsidR="00197B3C" w:rsidRPr="00EC76D5" w:rsidRDefault="00197B3C" w:rsidP="00197B3C">
      <w:pPr>
        <w:pStyle w:val="Code"/>
      </w:pPr>
      <w:r w:rsidRPr="00EC76D5">
        <w:t xml:space="preserve">                     (" + " + newOffset) : (" - " + (-newOffset)));</w:t>
      </w:r>
    </w:p>
    <w:p w14:paraId="305E6D70" w14:textId="77777777" w:rsidR="00197B3C" w:rsidRPr="00EC76D5" w:rsidRDefault="00197B3C" w:rsidP="00197B3C">
      <w:pPr>
        <w:pStyle w:val="Code"/>
      </w:pPr>
      <w:r w:rsidRPr="00EC76D5">
        <w:t xml:space="preserve">    return text.replace(oldText, newText);</w:t>
      </w:r>
    </w:p>
    <w:p w14:paraId="31991E02" w14:textId="77777777" w:rsidR="00197B3C" w:rsidRPr="00EC76D5" w:rsidRDefault="00197B3C" w:rsidP="00197B3C">
      <w:pPr>
        <w:pStyle w:val="Code"/>
      </w:pPr>
      <w:r w:rsidRPr="00EC76D5">
        <w:t xml:space="preserve">  }</w:t>
      </w:r>
    </w:p>
    <w:p w14:paraId="5A2105AC" w14:textId="77777777" w:rsidR="00197B3C" w:rsidRPr="00EC76D5" w:rsidRDefault="00197B3C" w:rsidP="00197B3C">
      <w:pPr>
        <w:pStyle w:val="Code"/>
      </w:pPr>
    </w:p>
    <w:p w14:paraId="3FE3743F" w14:textId="021C7254" w:rsidR="00197B3C" w:rsidRPr="00EC76D5" w:rsidRDefault="00197B3C" w:rsidP="00197B3C">
      <w:pPr>
        <w:pStyle w:val="Code"/>
      </w:pPr>
      <w:r w:rsidRPr="00EC76D5">
        <w:t xml:space="preserve">  public static Object staticConvert(Type toType, Object from</w:t>
      </w:r>
      <w:r w:rsidR="002F35C1">
        <w:t>Initializer</w:t>
      </w:r>
      <w:r w:rsidRPr="00EC76D5">
        <w:t>) {</w:t>
      </w:r>
    </w:p>
    <w:p w14:paraId="13EF69C9" w14:textId="77777777" w:rsidR="00197B3C" w:rsidRPr="00EC76D5" w:rsidRDefault="00197B3C" w:rsidP="00197B3C">
      <w:pPr>
        <w:pStyle w:val="Code"/>
      </w:pPr>
      <w:r w:rsidRPr="00EC76D5">
        <w:t xml:space="preserve">    if (toType.isStructOrUnion()) {</w:t>
      </w:r>
    </w:p>
    <w:p w14:paraId="2754F664" w14:textId="77777777" w:rsidR="009D4116" w:rsidRPr="00EC76D5" w:rsidRDefault="00197B3C" w:rsidP="00197B3C">
      <w:pPr>
        <w:pStyle w:val="Code"/>
      </w:pPr>
      <w:r w:rsidRPr="00EC76D5">
        <w:t xml:space="preserve">      Assert.error(toType.isComplete(), toType,</w:t>
      </w:r>
    </w:p>
    <w:p w14:paraId="62B9EFC7" w14:textId="42DA6BE3" w:rsidR="00197B3C" w:rsidRPr="00EC76D5" w:rsidRDefault="009D4116" w:rsidP="00197B3C">
      <w:pPr>
        <w:pStyle w:val="Code"/>
      </w:pPr>
      <w:r w:rsidRPr="00EC76D5">
        <w:t xml:space="preserve">                  </w:t>
      </w:r>
      <w:r w:rsidR="00197B3C" w:rsidRPr="00EC76D5">
        <w:t xml:space="preserve"> "assigment of incomplete type");</w:t>
      </w:r>
    </w:p>
    <w:p w14:paraId="12308222" w14:textId="77777777" w:rsidR="00197B3C" w:rsidRPr="00EC76D5" w:rsidRDefault="00197B3C" w:rsidP="00197B3C">
      <w:pPr>
        <w:pStyle w:val="Code"/>
      </w:pPr>
      <w:r w:rsidRPr="00EC76D5">
        <w:t xml:space="preserve">    }</w:t>
      </w:r>
    </w:p>
    <w:p w14:paraId="69FD07D9" w14:textId="77777777" w:rsidR="00197B3C" w:rsidRPr="00EC76D5" w:rsidRDefault="00197B3C" w:rsidP="00197B3C">
      <w:pPr>
        <w:pStyle w:val="Code"/>
      </w:pPr>
      <w:r w:rsidRPr="00EC76D5">
        <w:t xml:space="preserve">    </w:t>
      </w:r>
    </w:p>
    <w:p w14:paraId="2B230432" w14:textId="6A4AADDC" w:rsidR="00197B3C" w:rsidRPr="00EC76D5" w:rsidRDefault="00197B3C" w:rsidP="00197B3C">
      <w:pPr>
        <w:pStyle w:val="Code"/>
      </w:pPr>
      <w:r w:rsidRPr="00EC76D5">
        <w:t xml:space="preserve">    if (from</w:t>
      </w:r>
      <w:r w:rsidR="002F35C1">
        <w:t>Initializer</w:t>
      </w:r>
      <w:r w:rsidRPr="00EC76D5">
        <w:t xml:space="preserve"> instanceof SyntaxTree) {</w:t>
      </w:r>
    </w:p>
    <w:p w14:paraId="7964CF5F" w14:textId="7509C026" w:rsidR="00197B3C" w:rsidRPr="00EC76D5" w:rsidRDefault="00197B3C" w:rsidP="00197B3C">
      <w:pPr>
        <w:pStyle w:val="Code"/>
      </w:pPr>
      <w:r w:rsidRPr="00EC76D5">
        <w:t xml:space="preserve">      SyntaxTree fromTree = (SyntaxTree) from</w:t>
      </w:r>
      <w:r w:rsidR="002F35C1">
        <w:t>Initializer</w:t>
      </w:r>
      <w:r w:rsidRPr="00EC76D5">
        <w:t>;</w:t>
      </w:r>
    </w:p>
    <w:p w14:paraId="2B746E38" w14:textId="77777777" w:rsidR="00197B3C" w:rsidRPr="00EC76D5" w:rsidRDefault="00197B3C" w:rsidP="00197B3C">
      <w:pPr>
        <w:pStyle w:val="Code"/>
      </w:pPr>
      <w:r w:rsidRPr="00EC76D5">
        <w:t xml:space="preserve">      Type fromType = fromTree.getType();</w:t>
      </w:r>
    </w:p>
    <w:p w14:paraId="2CB513D1" w14:textId="77777777" w:rsidR="00197B3C" w:rsidRPr="00EC76D5" w:rsidRDefault="00197B3C" w:rsidP="00197B3C">
      <w:pPr>
        <w:pStyle w:val="Code"/>
      </w:pPr>
    </w:p>
    <w:p w14:paraId="39C5F89E" w14:textId="77777777" w:rsidR="00197B3C" w:rsidRPr="00EC76D5" w:rsidRDefault="00197B3C" w:rsidP="00197B3C">
      <w:pPr>
        <w:pStyle w:val="Code"/>
      </w:pPr>
      <w:r w:rsidRPr="00EC76D5">
        <w:t xml:space="preserve">      if (fromType.isString()) {</w:t>
      </w:r>
    </w:p>
    <w:p w14:paraId="7ADF8802" w14:textId="77777777" w:rsidR="00197B3C" w:rsidRPr="00EC76D5" w:rsidRDefault="00197B3C" w:rsidP="00197B3C">
      <w:pPr>
        <w:pStyle w:val="Code"/>
      </w:pPr>
      <w:r w:rsidRPr="00EC76D5">
        <w:t xml:space="preserve">        Assert.error(toType.isPointerOrArray() &amp;&amp;</w:t>
      </w:r>
    </w:p>
    <w:p w14:paraId="6C71A0EC" w14:textId="77777777" w:rsidR="00197B3C" w:rsidRPr="00EC76D5" w:rsidRDefault="00197B3C" w:rsidP="00197B3C">
      <w:pPr>
        <w:pStyle w:val="Code"/>
      </w:pPr>
      <w:r w:rsidRPr="00EC76D5">
        <w:t xml:space="preserve">                     toType.getPointerOrArrayType().isChar(),</w:t>
      </w:r>
    </w:p>
    <w:p w14:paraId="5E3762A9" w14:textId="098AFDAE" w:rsidR="00197B3C" w:rsidRPr="00EC76D5" w:rsidRDefault="00197B3C" w:rsidP="00197B3C">
      <w:pPr>
        <w:pStyle w:val="Code"/>
      </w:pPr>
      <w:r w:rsidRPr="00EC76D5">
        <w:t xml:space="preserve">                     toType, "cannot be </w:t>
      </w:r>
      <w:r w:rsidR="002F35C1">
        <w:t>initializer</w:t>
      </w:r>
      <w:r w:rsidRPr="00EC76D5">
        <w:t>alized by a string");</w:t>
      </w:r>
    </w:p>
    <w:p w14:paraId="0DD0E103" w14:textId="77777777" w:rsidR="00197B3C" w:rsidRPr="00EC76D5" w:rsidRDefault="00197B3C" w:rsidP="00197B3C">
      <w:pPr>
        <w:pStyle w:val="Code"/>
      </w:pPr>
    </w:p>
    <w:p w14:paraId="2154EDFC" w14:textId="77777777" w:rsidR="00197B3C" w:rsidRPr="00EC76D5" w:rsidRDefault="00197B3C" w:rsidP="00197B3C">
      <w:pPr>
        <w:pStyle w:val="Code"/>
      </w:pPr>
      <w:r w:rsidRPr="00EC76D5">
        <w:t xml:space="preserve">        </w:t>
      </w:r>
    </w:p>
    <w:p w14:paraId="523A915F" w14:textId="77777777" w:rsidR="00197B3C" w:rsidRPr="00EC76D5" w:rsidRDefault="00197B3C" w:rsidP="00197B3C">
      <w:pPr>
        <w:pStyle w:val="Code"/>
      </w:pPr>
      <w:r w:rsidRPr="00EC76D5">
        <w:t xml:space="preserve">        if (toType.isArray()) {</w:t>
      </w:r>
    </w:p>
    <w:p w14:paraId="2BE7C586" w14:textId="77777777" w:rsidR="00197B3C" w:rsidRPr="00EC76D5" w:rsidRDefault="00197B3C" w:rsidP="00197B3C">
      <w:pPr>
        <w:pStyle w:val="Code"/>
      </w:pPr>
      <w:r w:rsidRPr="00EC76D5">
        <w:t xml:space="preserve">          String text = (String) fromTree.getSymbol().getValue();</w:t>
      </w:r>
    </w:p>
    <w:p w14:paraId="7591819D" w14:textId="77777777" w:rsidR="00197B3C" w:rsidRPr="00EC76D5" w:rsidRDefault="00197B3C" w:rsidP="00197B3C">
      <w:pPr>
        <w:pStyle w:val="Code"/>
      </w:pPr>
    </w:p>
    <w:p w14:paraId="6A265F5D" w14:textId="77777777" w:rsidR="00197B3C" w:rsidRPr="00EC76D5" w:rsidRDefault="00197B3C" w:rsidP="00197B3C">
      <w:pPr>
        <w:pStyle w:val="Code"/>
      </w:pPr>
      <w:r w:rsidRPr="00EC76D5">
        <w:t xml:space="preserve">          if (toType.getArraySize() == 0) {</w:t>
      </w:r>
    </w:p>
    <w:p w14:paraId="5D257263" w14:textId="77777777" w:rsidR="00197B3C" w:rsidRPr="00EC76D5" w:rsidRDefault="00197B3C" w:rsidP="00197B3C">
      <w:pPr>
        <w:pStyle w:val="Code"/>
      </w:pPr>
      <w:r w:rsidRPr="00EC76D5">
        <w:t xml:space="preserve">            toType.setArraySize(text.length() + 1);</w:t>
      </w:r>
    </w:p>
    <w:p w14:paraId="00A2269F" w14:textId="77777777" w:rsidR="00197B3C" w:rsidRPr="00EC76D5" w:rsidRDefault="00197B3C" w:rsidP="00197B3C">
      <w:pPr>
        <w:pStyle w:val="Code"/>
      </w:pPr>
      <w:r w:rsidRPr="00EC76D5">
        <w:t xml:space="preserve">          }</w:t>
      </w:r>
    </w:p>
    <w:p w14:paraId="67B04F64" w14:textId="77777777" w:rsidR="00197B3C" w:rsidRPr="00EC76D5" w:rsidRDefault="00197B3C" w:rsidP="00197B3C">
      <w:pPr>
        <w:pStyle w:val="Code"/>
      </w:pPr>
    </w:p>
    <w:p w14:paraId="71E2A0EB" w14:textId="77777777" w:rsidR="00197B3C" w:rsidRPr="00EC76D5" w:rsidRDefault="00197B3C" w:rsidP="00197B3C">
      <w:pPr>
        <w:pStyle w:val="Code"/>
      </w:pPr>
      <w:r w:rsidRPr="00EC76D5">
        <w:t xml:space="preserve">          Assert.error((text.length() + 1) &lt;= toType.getArraySize(),</w:t>
      </w:r>
    </w:p>
    <w:p w14:paraId="1E444AC3" w14:textId="3B4F8191" w:rsidR="00197B3C" w:rsidRPr="00EC76D5" w:rsidRDefault="00197B3C" w:rsidP="00197B3C">
      <w:pPr>
        <w:pStyle w:val="Code"/>
      </w:pPr>
      <w:r w:rsidRPr="00EC76D5">
        <w:t xml:space="preserve">                       toType, "to many </w:t>
      </w:r>
      <w:r w:rsidR="002F35C1">
        <w:t>initializer</w:t>
      </w:r>
      <w:r w:rsidRPr="00EC76D5">
        <w:t>s");</w:t>
      </w:r>
    </w:p>
    <w:p w14:paraId="3CF4EA30" w14:textId="77777777" w:rsidR="00197B3C" w:rsidRPr="00EC76D5" w:rsidRDefault="00197B3C" w:rsidP="00197B3C">
      <w:pPr>
        <w:pStyle w:val="Code"/>
      </w:pPr>
      <w:r w:rsidRPr="00EC76D5">
        <w:t xml:space="preserve">          Assert.warning((text.length() + 1) == toType.getArraySize(),</w:t>
      </w:r>
    </w:p>
    <w:p w14:paraId="1AC91AFE" w14:textId="1ADEABCD" w:rsidR="00197B3C" w:rsidRPr="00EC76D5" w:rsidRDefault="00197B3C" w:rsidP="00197B3C">
      <w:pPr>
        <w:pStyle w:val="Code"/>
      </w:pPr>
      <w:r w:rsidRPr="00EC76D5">
        <w:t xml:space="preserve">                         toType, "to few </w:t>
      </w:r>
      <w:r w:rsidR="002F35C1">
        <w:t>initializer</w:t>
      </w:r>
      <w:r w:rsidRPr="00EC76D5">
        <w:t>s");</w:t>
      </w:r>
    </w:p>
    <w:p w14:paraId="301D36CD" w14:textId="77777777" w:rsidR="00197B3C" w:rsidRPr="00EC76D5" w:rsidRDefault="00197B3C" w:rsidP="00197B3C">
      <w:pPr>
        <w:pStyle w:val="Code"/>
      </w:pPr>
      <w:r w:rsidRPr="00EC76D5">
        <w:t xml:space="preserve">        }</w:t>
      </w:r>
    </w:p>
    <w:p w14:paraId="6BCC169C" w14:textId="77777777" w:rsidR="00197B3C" w:rsidRPr="00EC76D5" w:rsidRDefault="00197B3C" w:rsidP="00197B3C">
      <w:pPr>
        <w:pStyle w:val="Code"/>
      </w:pPr>
      <w:r w:rsidRPr="00EC76D5">
        <w:t xml:space="preserve">      }</w:t>
      </w:r>
    </w:p>
    <w:p w14:paraId="0F8C4B19" w14:textId="77777777" w:rsidR="00197B3C" w:rsidRPr="00EC76D5" w:rsidRDefault="00197B3C" w:rsidP="00197B3C">
      <w:pPr>
        <w:pStyle w:val="Code"/>
      </w:pPr>
      <w:r w:rsidRPr="00EC76D5">
        <w:t xml:space="preserve">      else if (fromType.isPointer() &amp;&amp; toType.isPointer()) {</w:t>
      </w:r>
    </w:p>
    <w:p w14:paraId="1429AB44" w14:textId="77777777" w:rsidR="00197B3C" w:rsidRPr="00EC76D5" w:rsidRDefault="00197B3C" w:rsidP="00197B3C">
      <w:pPr>
        <w:pStyle w:val="Code"/>
      </w:pPr>
      <w:r w:rsidRPr="00EC76D5">
        <w:t xml:space="preserve">        Assert.error(fromType.getPointerType().isVoid() ||</w:t>
      </w:r>
    </w:p>
    <w:p w14:paraId="1D9C177D" w14:textId="77777777" w:rsidR="00197B3C" w:rsidRPr="00EC76D5" w:rsidRDefault="00197B3C" w:rsidP="00197B3C">
      <w:pPr>
        <w:pStyle w:val="Code"/>
      </w:pPr>
      <w:r w:rsidRPr="00EC76D5">
        <w:t xml:space="preserve">                     toType.getPointerType().isVoid() ||</w:t>
      </w:r>
    </w:p>
    <w:p w14:paraId="083DCA57" w14:textId="77777777" w:rsidR="00197B3C" w:rsidRPr="00EC76D5" w:rsidRDefault="00197B3C" w:rsidP="00197B3C">
      <w:pPr>
        <w:pStyle w:val="Code"/>
      </w:pPr>
      <w:r w:rsidRPr="00EC76D5">
        <w:t xml:space="preserve">                     fromType.getPointerType().equals(toType.getPointerType()),</w:t>
      </w:r>
    </w:p>
    <w:p w14:paraId="45881A5C" w14:textId="77777777" w:rsidR="00197B3C" w:rsidRPr="00EC76D5" w:rsidRDefault="00197B3C" w:rsidP="00197B3C">
      <w:pPr>
        <w:pStyle w:val="Code"/>
      </w:pPr>
      <w:r w:rsidRPr="00EC76D5">
        <w:t xml:space="preserve">                     fromType, "cannot be converted to " + toType);</w:t>
      </w:r>
    </w:p>
    <w:p w14:paraId="11682274" w14:textId="77777777" w:rsidR="00197B3C" w:rsidRPr="00EC76D5" w:rsidRDefault="00197B3C" w:rsidP="00197B3C">
      <w:pPr>
        <w:pStyle w:val="Code"/>
      </w:pPr>
      <w:r w:rsidRPr="00EC76D5">
        <w:lastRenderedPageBreak/>
        <w:t xml:space="preserve">      }</w:t>
      </w:r>
    </w:p>
    <w:p w14:paraId="62FE6640" w14:textId="77777777" w:rsidR="00197B3C" w:rsidRPr="00EC76D5" w:rsidRDefault="00197B3C" w:rsidP="00197B3C">
      <w:pPr>
        <w:pStyle w:val="Code"/>
      </w:pPr>
      <w:r w:rsidRPr="00EC76D5">
        <w:t xml:space="preserve">      else if (fromType.isArray() &amp;&amp; toType.isPointer()) {</w:t>
      </w:r>
    </w:p>
    <w:p w14:paraId="54A5823C" w14:textId="77777777" w:rsidR="00197B3C" w:rsidRPr="00EC76D5" w:rsidRDefault="00197B3C" w:rsidP="00197B3C">
      <w:pPr>
        <w:pStyle w:val="Code"/>
      </w:pPr>
      <w:r w:rsidRPr="00EC76D5">
        <w:t xml:space="preserve">        Assert.error(fromType.getArrayType().isVoid() ||</w:t>
      </w:r>
    </w:p>
    <w:p w14:paraId="6C822198" w14:textId="77777777" w:rsidR="00197B3C" w:rsidRPr="00EC76D5" w:rsidRDefault="00197B3C" w:rsidP="00197B3C">
      <w:pPr>
        <w:pStyle w:val="Code"/>
      </w:pPr>
      <w:r w:rsidRPr="00EC76D5">
        <w:t xml:space="preserve">                     toType.getPointerType().isVoid() ||</w:t>
      </w:r>
    </w:p>
    <w:p w14:paraId="574FB057" w14:textId="77777777" w:rsidR="00197B3C" w:rsidRPr="00EC76D5" w:rsidRDefault="00197B3C" w:rsidP="00197B3C">
      <w:pPr>
        <w:pStyle w:val="Code"/>
      </w:pPr>
      <w:r w:rsidRPr="00EC76D5">
        <w:t xml:space="preserve">                     fromType.getArrayType().equals(toType.getPointerType()),</w:t>
      </w:r>
    </w:p>
    <w:p w14:paraId="272CD7A4" w14:textId="77777777" w:rsidR="00197B3C" w:rsidRPr="00EC76D5" w:rsidRDefault="00197B3C" w:rsidP="00197B3C">
      <w:pPr>
        <w:pStyle w:val="Code"/>
      </w:pPr>
      <w:r w:rsidRPr="00EC76D5">
        <w:t xml:space="preserve">                     fromType, "cannot be converted to " + toType);</w:t>
      </w:r>
    </w:p>
    <w:p w14:paraId="7E5986D7" w14:textId="77777777" w:rsidR="00197B3C" w:rsidRPr="00EC76D5" w:rsidRDefault="00197B3C" w:rsidP="00197B3C">
      <w:pPr>
        <w:pStyle w:val="Code"/>
      </w:pPr>
      <w:r w:rsidRPr="00EC76D5">
        <w:t xml:space="preserve">      }</w:t>
      </w:r>
    </w:p>
    <w:p w14:paraId="4B96E542" w14:textId="77777777" w:rsidR="00197B3C" w:rsidRPr="00EC76D5" w:rsidRDefault="00197B3C" w:rsidP="00197B3C">
      <w:pPr>
        <w:pStyle w:val="Code"/>
      </w:pPr>
      <w:r w:rsidRPr="00EC76D5">
        <w:t xml:space="preserve">      else if (fromType.isPointer() &amp;&amp; toType.isArray()) {</w:t>
      </w:r>
    </w:p>
    <w:p w14:paraId="76E5F841" w14:textId="72ACCB35" w:rsidR="00197B3C" w:rsidRPr="00EC76D5" w:rsidRDefault="00197B3C" w:rsidP="00197B3C">
      <w:pPr>
        <w:pStyle w:val="Code"/>
      </w:pPr>
      <w:r w:rsidRPr="00EC76D5">
        <w:t xml:space="preserve">        Assert.error(toType, "an array cannot be </w:t>
      </w:r>
      <w:r w:rsidR="00266D64">
        <w:t>initialized</w:t>
      </w:r>
      <w:r w:rsidRPr="00EC76D5">
        <w:t xml:space="preserve"> by a pointer");</w:t>
      </w:r>
    </w:p>
    <w:p w14:paraId="6F71C94D" w14:textId="77777777" w:rsidR="00197B3C" w:rsidRPr="00EC76D5" w:rsidRDefault="00197B3C" w:rsidP="00197B3C">
      <w:pPr>
        <w:pStyle w:val="Code"/>
      </w:pPr>
      <w:r w:rsidRPr="00EC76D5">
        <w:t xml:space="preserve">      }</w:t>
      </w:r>
    </w:p>
    <w:p w14:paraId="7B447A31" w14:textId="77777777" w:rsidR="00197B3C" w:rsidRPr="00EC76D5" w:rsidRDefault="00197B3C" w:rsidP="00197B3C">
      <w:pPr>
        <w:pStyle w:val="Code"/>
      </w:pPr>
      <w:r w:rsidRPr="00EC76D5">
        <w:t xml:space="preserve">      else if (fromType.isArray() &amp;&amp; toType.isArray()) {</w:t>
      </w:r>
    </w:p>
    <w:p w14:paraId="0D10A74F" w14:textId="77777777" w:rsidR="00197B3C" w:rsidRPr="00EC76D5" w:rsidRDefault="00197B3C" w:rsidP="00197B3C">
      <w:pPr>
        <w:pStyle w:val="Code"/>
      </w:pPr>
      <w:r w:rsidRPr="00EC76D5">
        <w:t xml:space="preserve">        Assert.error(fromType.getArrayType().equals(toType.getArrayType()),</w:t>
      </w:r>
    </w:p>
    <w:p w14:paraId="52EF3EC4" w14:textId="77777777" w:rsidR="00197B3C" w:rsidRPr="00EC76D5" w:rsidRDefault="00197B3C" w:rsidP="00197B3C">
      <w:pPr>
        <w:pStyle w:val="Code"/>
      </w:pPr>
      <w:r w:rsidRPr="00EC76D5">
        <w:t xml:space="preserve">                     fromType, "cannot be converted to " + toType);</w:t>
      </w:r>
    </w:p>
    <w:p w14:paraId="3F47C077" w14:textId="77777777" w:rsidR="00197B3C" w:rsidRPr="00EC76D5" w:rsidRDefault="00197B3C" w:rsidP="00197B3C">
      <w:pPr>
        <w:pStyle w:val="Code"/>
      </w:pPr>
    </w:p>
    <w:p w14:paraId="3EAF7836" w14:textId="77777777" w:rsidR="00197B3C" w:rsidRPr="00EC76D5" w:rsidRDefault="00197B3C" w:rsidP="00197B3C">
      <w:pPr>
        <w:pStyle w:val="Code"/>
      </w:pPr>
      <w:r w:rsidRPr="00EC76D5">
        <w:t xml:space="preserve">        if (toType.getArraySize() == 0) {</w:t>
      </w:r>
    </w:p>
    <w:p w14:paraId="6CA3876E" w14:textId="77777777" w:rsidR="00197B3C" w:rsidRPr="00EC76D5" w:rsidRDefault="00197B3C" w:rsidP="00197B3C">
      <w:pPr>
        <w:pStyle w:val="Code"/>
      </w:pPr>
      <w:r w:rsidRPr="00EC76D5">
        <w:t xml:space="preserve">          toType.setArraySize(fromType.getArraySize());</w:t>
      </w:r>
    </w:p>
    <w:p w14:paraId="588F82AB" w14:textId="77777777" w:rsidR="00197B3C" w:rsidRPr="00EC76D5" w:rsidRDefault="00197B3C" w:rsidP="00197B3C">
      <w:pPr>
        <w:pStyle w:val="Code"/>
      </w:pPr>
      <w:r w:rsidRPr="00EC76D5">
        <w:t xml:space="preserve">        }</w:t>
      </w:r>
    </w:p>
    <w:p w14:paraId="1494AFC4" w14:textId="77777777" w:rsidR="00197B3C" w:rsidRPr="00EC76D5" w:rsidRDefault="00197B3C" w:rsidP="00197B3C">
      <w:pPr>
        <w:pStyle w:val="Code"/>
      </w:pPr>
    </w:p>
    <w:p w14:paraId="2727BD48" w14:textId="77777777" w:rsidR="00197B3C" w:rsidRPr="00EC76D5" w:rsidRDefault="00197B3C" w:rsidP="00197B3C">
      <w:pPr>
        <w:pStyle w:val="Code"/>
      </w:pPr>
      <w:r w:rsidRPr="00EC76D5">
        <w:t xml:space="preserve">        Assert.error(toType.getArraySize() == toType.getArraySize(),</w:t>
      </w:r>
    </w:p>
    <w:p w14:paraId="3A954D25" w14:textId="77777777" w:rsidR="00197B3C" w:rsidRPr="00EC76D5" w:rsidRDefault="00197B3C" w:rsidP="00197B3C">
      <w:pPr>
        <w:pStyle w:val="Code"/>
      </w:pPr>
      <w:r w:rsidRPr="00EC76D5">
        <w:t xml:space="preserve">                     fromType, "different array sizes");</w:t>
      </w:r>
    </w:p>
    <w:p w14:paraId="0CBD640E" w14:textId="77777777" w:rsidR="00197B3C" w:rsidRPr="00EC76D5" w:rsidRDefault="00197B3C" w:rsidP="00197B3C">
      <w:pPr>
        <w:pStyle w:val="Code"/>
      </w:pPr>
      <w:r w:rsidRPr="00EC76D5">
        <w:t xml:space="preserve">      }</w:t>
      </w:r>
    </w:p>
    <w:p w14:paraId="58B417DE" w14:textId="77777777" w:rsidR="00197B3C" w:rsidRPr="00EC76D5" w:rsidRDefault="00197B3C" w:rsidP="00197B3C">
      <w:pPr>
        <w:pStyle w:val="Code"/>
      </w:pPr>
      <w:r w:rsidRPr="00EC76D5">
        <w:t xml:space="preserve">      else if (fromType.isFunction() &amp;&amp; toType.isPointer() &amp;&amp;</w:t>
      </w:r>
    </w:p>
    <w:p w14:paraId="100494FD" w14:textId="77777777" w:rsidR="00197B3C" w:rsidRPr="00EC76D5" w:rsidRDefault="00197B3C" w:rsidP="00197B3C">
      <w:pPr>
        <w:pStyle w:val="Code"/>
      </w:pPr>
      <w:r w:rsidRPr="00EC76D5">
        <w:t xml:space="preserve">               toType.getPointerType().equals(fromType)) {</w:t>
      </w:r>
    </w:p>
    <w:p w14:paraId="1AD4729F" w14:textId="77777777" w:rsidR="00197B3C" w:rsidRPr="00EC76D5" w:rsidRDefault="00197B3C" w:rsidP="00197B3C">
      <w:pPr>
        <w:pStyle w:val="Code"/>
      </w:pPr>
      <w:r w:rsidRPr="00EC76D5">
        <w:t xml:space="preserve">        // Empty.</w:t>
      </w:r>
    </w:p>
    <w:p w14:paraId="633E06E4" w14:textId="77777777" w:rsidR="00197B3C" w:rsidRPr="00EC76D5" w:rsidRDefault="00197B3C" w:rsidP="00197B3C">
      <w:pPr>
        <w:pStyle w:val="Code"/>
      </w:pPr>
      <w:r w:rsidRPr="00EC76D5">
        <w:t xml:space="preserve">      }</w:t>
      </w:r>
    </w:p>
    <w:p w14:paraId="5D9B3D75" w14:textId="77777777" w:rsidR="00197B3C" w:rsidRPr="00EC76D5" w:rsidRDefault="00197B3C" w:rsidP="00197B3C">
      <w:pPr>
        <w:pStyle w:val="Code"/>
      </w:pPr>
      <w:r w:rsidRPr="00EC76D5">
        <w:t xml:space="preserve">      else if ((fromType.isLogical() || fromType.isArithmeticOrPointer()) &amp;&amp;</w:t>
      </w:r>
    </w:p>
    <w:p w14:paraId="2791892C" w14:textId="77777777" w:rsidR="00197B3C" w:rsidRPr="00EC76D5" w:rsidRDefault="00197B3C" w:rsidP="00197B3C">
      <w:pPr>
        <w:pStyle w:val="Code"/>
      </w:pPr>
      <w:r w:rsidRPr="00EC76D5">
        <w:t xml:space="preserve">               (toType.isArithmeticOrPointer())) {</w:t>
      </w:r>
    </w:p>
    <w:p w14:paraId="15482465" w14:textId="77777777" w:rsidR="00197B3C" w:rsidRPr="00EC76D5" w:rsidRDefault="00197B3C" w:rsidP="00197B3C">
      <w:pPr>
        <w:pStyle w:val="Code"/>
      </w:pPr>
      <w:r w:rsidRPr="00EC76D5">
        <w:t xml:space="preserve">        Object fromValue = fromTree.getSymbol().getValue();</w:t>
      </w:r>
    </w:p>
    <w:p w14:paraId="0BA8EE24" w14:textId="77777777" w:rsidR="00197B3C" w:rsidRPr="00EC76D5" w:rsidRDefault="00197B3C" w:rsidP="00197B3C">
      <w:pPr>
        <w:pStyle w:val="Code"/>
      </w:pPr>
      <w:r w:rsidRPr="00EC76D5">
        <w:t xml:space="preserve">        Object toValue = staticCast(fromValue, toType);</w:t>
      </w:r>
    </w:p>
    <w:p w14:paraId="6AC49E70" w14:textId="77777777" w:rsidR="00197B3C" w:rsidRPr="00EC76D5" w:rsidRDefault="00197B3C" w:rsidP="00197B3C">
      <w:pPr>
        <w:pStyle w:val="Code"/>
      </w:pPr>
      <w:r w:rsidRPr="00EC76D5">
        <w:t xml:space="preserve">        Symbol toSymbol = Symbol.createValueSymbol(toType, toValue);</w:t>
      </w:r>
    </w:p>
    <w:p w14:paraId="13FF13D8" w14:textId="0F7D5EF6" w:rsidR="00197B3C" w:rsidRPr="00EC76D5" w:rsidRDefault="00197B3C" w:rsidP="00197B3C">
      <w:pPr>
        <w:pStyle w:val="Code"/>
      </w:pPr>
      <w:r w:rsidRPr="00EC76D5">
        <w:t xml:space="preserve">        from</w:t>
      </w:r>
      <w:r w:rsidR="002F35C1">
        <w:t>Initializer</w:t>
      </w:r>
      <w:r w:rsidRPr="00EC76D5">
        <w:t xml:space="preserve"> = SyntaxTreeGenerator.generateValueTree(toSymbol);</w:t>
      </w:r>
    </w:p>
    <w:p w14:paraId="3BA90130" w14:textId="77777777" w:rsidR="00197B3C" w:rsidRPr="00EC76D5" w:rsidRDefault="00197B3C" w:rsidP="00197B3C">
      <w:pPr>
        <w:pStyle w:val="Code"/>
      </w:pPr>
      <w:r w:rsidRPr="00EC76D5">
        <w:t xml:space="preserve">      }</w:t>
      </w:r>
    </w:p>
    <w:p w14:paraId="5D9F5F5C" w14:textId="77777777" w:rsidR="00197B3C" w:rsidRPr="00EC76D5" w:rsidRDefault="00197B3C" w:rsidP="00197B3C">
      <w:pPr>
        <w:pStyle w:val="Code"/>
      </w:pPr>
      <w:r w:rsidRPr="00EC76D5">
        <w:t xml:space="preserve">      else {</w:t>
      </w:r>
    </w:p>
    <w:p w14:paraId="461A2CDB" w14:textId="77777777" w:rsidR="00197B3C" w:rsidRPr="00EC76D5" w:rsidRDefault="00197B3C" w:rsidP="00197B3C">
      <w:pPr>
        <w:pStyle w:val="Code"/>
      </w:pPr>
      <w:r w:rsidRPr="00EC76D5">
        <w:t xml:space="preserve">        Assert.error(fromType.equals(toType), "invalid type");</w:t>
      </w:r>
    </w:p>
    <w:p w14:paraId="75379EA1" w14:textId="77777777" w:rsidR="00197B3C" w:rsidRPr="00EC76D5" w:rsidRDefault="00197B3C" w:rsidP="00197B3C">
      <w:pPr>
        <w:pStyle w:val="Code"/>
      </w:pPr>
      <w:r w:rsidRPr="00EC76D5">
        <w:t xml:space="preserve">      }</w:t>
      </w:r>
    </w:p>
    <w:p w14:paraId="71CD74DB" w14:textId="77777777" w:rsidR="00197B3C" w:rsidRPr="00EC76D5" w:rsidRDefault="00197B3C" w:rsidP="00197B3C">
      <w:pPr>
        <w:pStyle w:val="Code"/>
      </w:pPr>
      <w:r w:rsidRPr="00EC76D5">
        <w:t xml:space="preserve">    }</w:t>
      </w:r>
    </w:p>
    <w:p w14:paraId="7208E4D3" w14:textId="77777777" w:rsidR="00197B3C" w:rsidRPr="00EC76D5" w:rsidRDefault="00197B3C" w:rsidP="00197B3C">
      <w:pPr>
        <w:pStyle w:val="Code"/>
      </w:pPr>
      <w:r w:rsidRPr="00EC76D5">
        <w:t xml:space="preserve">    else {</w:t>
      </w:r>
    </w:p>
    <w:p w14:paraId="5A3F68D0" w14:textId="323AE471" w:rsidR="00197B3C" w:rsidRPr="00EC76D5" w:rsidRDefault="00197B3C" w:rsidP="00197B3C">
      <w:pPr>
        <w:pStyle w:val="Code"/>
      </w:pPr>
      <w:r w:rsidRPr="00EC76D5">
        <w:t xml:space="preserve">      List&lt;Object&gt; fromList = (List) from</w:t>
      </w:r>
      <w:r w:rsidR="002F35C1">
        <w:t>Initializer</w:t>
      </w:r>
      <w:r w:rsidRPr="00EC76D5">
        <w:t>;</w:t>
      </w:r>
    </w:p>
    <w:p w14:paraId="4DA4DEA2" w14:textId="77777777" w:rsidR="00197B3C" w:rsidRPr="00EC76D5" w:rsidRDefault="00197B3C" w:rsidP="00197B3C">
      <w:pPr>
        <w:pStyle w:val="Code"/>
      </w:pPr>
      <w:r w:rsidRPr="00EC76D5">
        <w:t xml:space="preserve">      </w:t>
      </w:r>
    </w:p>
    <w:p w14:paraId="48FDDC58" w14:textId="77777777" w:rsidR="00197B3C" w:rsidRPr="00EC76D5" w:rsidRDefault="00197B3C" w:rsidP="00197B3C">
      <w:pPr>
        <w:pStyle w:val="Code"/>
      </w:pPr>
      <w:r w:rsidRPr="00EC76D5">
        <w:t xml:space="preserve">      switch (toType.getSort()) {</w:t>
      </w:r>
    </w:p>
    <w:p w14:paraId="4DFB0099" w14:textId="77777777" w:rsidR="00197B3C" w:rsidRPr="00EC76D5" w:rsidRDefault="00197B3C" w:rsidP="00197B3C">
      <w:pPr>
        <w:pStyle w:val="Code"/>
      </w:pPr>
      <w:r w:rsidRPr="00EC76D5">
        <w:t xml:space="preserve">        case Pointer: {</w:t>
      </w:r>
    </w:p>
    <w:p w14:paraId="3152C540" w14:textId="77777777" w:rsidR="00197B3C" w:rsidRPr="00EC76D5" w:rsidRDefault="00197B3C" w:rsidP="00197B3C">
      <w:pPr>
        <w:pStyle w:val="Code"/>
      </w:pPr>
      <w:r w:rsidRPr="00EC76D5">
        <w:t xml:space="preserve">            Type subType = toType.getPointerType();</w:t>
      </w:r>
    </w:p>
    <w:p w14:paraId="4F65EFA8" w14:textId="77777777" w:rsidR="00197B3C" w:rsidRPr="00EC76D5" w:rsidRDefault="00197B3C" w:rsidP="00197B3C">
      <w:pPr>
        <w:pStyle w:val="Code"/>
      </w:pPr>
      <w:r w:rsidRPr="00EC76D5">
        <w:t xml:space="preserve">            for (int index = 0; index &lt; fromList.size(); ++index) {</w:t>
      </w:r>
    </w:p>
    <w:p w14:paraId="14A7DDD8" w14:textId="77777777" w:rsidR="00197B3C" w:rsidRPr="00EC76D5" w:rsidRDefault="00197B3C" w:rsidP="00197B3C">
      <w:pPr>
        <w:pStyle w:val="Code"/>
      </w:pPr>
      <w:r w:rsidRPr="00EC76D5">
        <w:t xml:space="preserve">              fromList.set(index, staticConvert(subType, fromList.get(index)));</w:t>
      </w:r>
    </w:p>
    <w:p w14:paraId="06F66AD5" w14:textId="77777777" w:rsidR="00197B3C" w:rsidRPr="00EC76D5" w:rsidRDefault="00197B3C" w:rsidP="00197B3C">
      <w:pPr>
        <w:pStyle w:val="Code"/>
      </w:pPr>
      <w:r w:rsidRPr="00EC76D5">
        <w:t xml:space="preserve">            }</w:t>
      </w:r>
    </w:p>
    <w:p w14:paraId="366D2C2B" w14:textId="77777777" w:rsidR="00197B3C" w:rsidRPr="00EC76D5" w:rsidRDefault="00197B3C" w:rsidP="00197B3C">
      <w:pPr>
        <w:pStyle w:val="Code"/>
      </w:pPr>
      <w:r w:rsidRPr="00EC76D5">
        <w:t xml:space="preserve">          }</w:t>
      </w:r>
    </w:p>
    <w:p w14:paraId="15444FB5" w14:textId="77777777" w:rsidR="00197B3C" w:rsidRPr="00EC76D5" w:rsidRDefault="00197B3C" w:rsidP="00197B3C">
      <w:pPr>
        <w:pStyle w:val="Code"/>
      </w:pPr>
      <w:r w:rsidRPr="00EC76D5">
        <w:t xml:space="preserve">          break;</w:t>
      </w:r>
    </w:p>
    <w:p w14:paraId="78B27D4F" w14:textId="77777777" w:rsidR="00197B3C" w:rsidRPr="00EC76D5" w:rsidRDefault="00197B3C" w:rsidP="00197B3C">
      <w:pPr>
        <w:pStyle w:val="Code"/>
      </w:pPr>
      <w:r w:rsidRPr="00EC76D5">
        <w:t xml:space="preserve">            </w:t>
      </w:r>
    </w:p>
    <w:p w14:paraId="727E467E" w14:textId="77777777" w:rsidR="00197B3C" w:rsidRPr="00EC76D5" w:rsidRDefault="00197B3C" w:rsidP="00197B3C">
      <w:pPr>
        <w:pStyle w:val="Code"/>
      </w:pPr>
      <w:r w:rsidRPr="00EC76D5">
        <w:t xml:space="preserve">        case Array: {</w:t>
      </w:r>
    </w:p>
    <w:p w14:paraId="71634748" w14:textId="77777777" w:rsidR="00197B3C" w:rsidRPr="00EC76D5" w:rsidRDefault="00197B3C" w:rsidP="00197B3C">
      <w:pPr>
        <w:pStyle w:val="Code"/>
      </w:pPr>
      <w:r w:rsidRPr="00EC76D5">
        <w:t xml:space="preserve">            if (toType.getArraySize() == 0) {</w:t>
      </w:r>
    </w:p>
    <w:p w14:paraId="08B28A93" w14:textId="77777777" w:rsidR="00197B3C" w:rsidRPr="00EC76D5" w:rsidRDefault="00197B3C" w:rsidP="00197B3C">
      <w:pPr>
        <w:pStyle w:val="Code"/>
      </w:pPr>
      <w:r w:rsidRPr="00EC76D5">
        <w:t xml:space="preserve">              toType.setArraySize(fromList.size());</w:t>
      </w:r>
    </w:p>
    <w:p w14:paraId="447ACECB" w14:textId="77777777" w:rsidR="00197B3C" w:rsidRPr="00EC76D5" w:rsidRDefault="00197B3C" w:rsidP="00197B3C">
      <w:pPr>
        <w:pStyle w:val="Code"/>
      </w:pPr>
      <w:r w:rsidRPr="00EC76D5">
        <w:t xml:space="preserve">            }</w:t>
      </w:r>
    </w:p>
    <w:p w14:paraId="365C0DB9" w14:textId="77777777" w:rsidR="00197B3C" w:rsidRPr="00EC76D5" w:rsidRDefault="00197B3C" w:rsidP="00197B3C">
      <w:pPr>
        <w:pStyle w:val="Code"/>
      </w:pPr>
    </w:p>
    <w:p w14:paraId="04875318" w14:textId="77777777" w:rsidR="00197B3C" w:rsidRPr="00EC76D5" w:rsidRDefault="00197B3C" w:rsidP="00197B3C">
      <w:pPr>
        <w:pStyle w:val="Code"/>
      </w:pPr>
      <w:r w:rsidRPr="00EC76D5">
        <w:t xml:space="preserve">            Assert.error(fromList.size() &lt;= toType.getArraySize(),</w:t>
      </w:r>
    </w:p>
    <w:p w14:paraId="568B6DE0" w14:textId="7F95CACE" w:rsidR="00197B3C" w:rsidRPr="00EC76D5" w:rsidRDefault="00197B3C" w:rsidP="00197B3C">
      <w:pPr>
        <w:pStyle w:val="Code"/>
      </w:pPr>
      <w:r w:rsidRPr="00EC76D5">
        <w:t xml:space="preserve">                         toType, "to many </w:t>
      </w:r>
      <w:r w:rsidR="002F35C1">
        <w:t>initializer</w:t>
      </w:r>
      <w:r w:rsidRPr="00EC76D5">
        <w:t>s");</w:t>
      </w:r>
    </w:p>
    <w:p w14:paraId="3E030005" w14:textId="77777777" w:rsidR="00197B3C" w:rsidRPr="00EC76D5" w:rsidRDefault="00197B3C" w:rsidP="00197B3C">
      <w:pPr>
        <w:pStyle w:val="Code"/>
      </w:pPr>
      <w:r w:rsidRPr="00EC76D5">
        <w:t xml:space="preserve">            Assert.warning(fromList.size() == toType.getArraySize(),</w:t>
      </w:r>
    </w:p>
    <w:p w14:paraId="14248AE6" w14:textId="765FE82B" w:rsidR="00197B3C" w:rsidRPr="00EC76D5" w:rsidRDefault="00197B3C" w:rsidP="00197B3C">
      <w:pPr>
        <w:pStyle w:val="Code"/>
      </w:pPr>
      <w:r w:rsidRPr="00EC76D5">
        <w:lastRenderedPageBreak/>
        <w:t xml:space="preserve">                           toType, "to few </w:t>
      </w:r>
      <w:r w:rsidR="002F35C1">
        <w:t>initializer</w:t>
      </w:r>
      <w:r w:rsidRPr="00EC76D5">
        <w:t>s");</w:t>
      </w:r>
    </w:p>
    <w:p w14:paraId="58F14D2E" w14:textId="77777777" w:rsidR="00197B3C" w:rsidRPr="00EC76D5" w:rsidRDefault="00197B3C" w:rsidP="00197B3C">
      <w:pPr>
        <w:pStyle w:val="Code"/>
      </w:pPr>
    </w:p>
    <w:p w14:paraId="3C2ABD52" w14:textId="77777777" w:rsidR="00197B3C" w:rsidRPr="00EC76D5" w:rsidRDefault="00197B3C" w:rsidP="00197B3C">
      <w:pPr>
        <w:pStyle w:val="Code"/>
      </w:pPr>
      <w:r w:rsidRPr="00EC76D5">
        <w:t xml:space="preserve">            Type subType = toType.getArrayType();            </w:t>
      </w:r>
    </w:p>
    <w:p w14:paraId="4EADC3F0" w14:textId="77777777" w:rsidR="00197B3C" w:rsidRPr="00EC76D5" w:rsidRDefault="00197B3C" w:rsidP="00197B3C">
      <w:pPr>
        <w:pStyle w:val="Code"/>
      </w:pPr>
      <w:r w:rsidRPr="00EC76D5">
        <w:t xml:space="preserve">            for (int index = 0; index &lt; fromList.size(); ++index) {</w:t>
      </w:r>
    </w:p>
    <w:p w14:paraId="7B429D29" w14:textId="77777777" w:rsidR="00197B3C" w:rsidRPr="00EC76D5" w:rsidRDefault="00197B3C" w:rsidP="00197B3C">
      <w:pPr>
        <w:pStyle w:val="Code"/>
      </w:pPr>
      <w:r w:rsidRPr="00EC76D5">
        <w:t xml:space="preserve">              fromList.set(index, staticConvert(subType, fromList.get(index)));</w:t>
      </w:r>
    </w:p>
    <w:p w14:paraId="459418F8" w14:textId="77777777" w:rsidR="00197B3C" w:rsidRPr="00EC76D5" w:rsidRDefault="00197B3C" w:rsidP="00197B3C">
      <w:pPr>
        <w:pStyle w:val="Code"/>
      </w:pPr>
      <w:r w:rsidRPr="00EC76D5">
        <w:t xml:space="preserve">            }</w:t>
      </w:r>
    </w:p>
    <w:p w14:paraId="5D8EAB4C" w14:textId="77777777" w:rsidR="00197B3C" w:rsidRPr="00EC76D5" w:rsidRDefault="00197B3C" w:rsidP="00197B3C">
      <w:pPr>
        <w:pStyle w:val="Code"/>
      </w:pPr>
      <w:r w:rsidRPr="00EC76D5">
        <w:t xml:space="preserve">          }</w:t>
      </w:r>
    </w:p>
    <w:p w14:paraId="454E6E35" w14:textId="77777777" w:rsidR="00197B3C" w:rsidRPr="00EC76D5" w:rsidRDefault="00197B3C" w:rsidP="00197B3C">
      <w:pPr>
        <w:pStyle w:val="Code"/>
      </w:pPr>
      <w:r w:rsidRPr="00EC76D5">
        <w:t xml:space="preserve">          break;</w:t>
      </w:r>
    </w:p>
    <w:p w14:paraId="6CE6BACC" w14:textId="77777777" w:rsidR="00197B3C" w:rsidRPr="00EC76D5" w:rsidRDefault="00197B3C" w:rsidP="00197B3C">
      <w:pPr>
        <w:pStyle w:val="Code"/>
      </w:pPr>
    </w:p>
    <w:p w14:paraId="6A991240" w14:textId="77777777" w:rsidR="00197B3C" w:rsidRPr="00EC76D5" w:rsidRDefault="00197B3C" w:rsidP="00197B3C">
      <w:pPr>
        <w:pStyle w:val="Code"/>
      </w:pPr>
      <w:r w:rsidRPr="00EC76D5">
        <w:t xml:space="preserve">        case Struct: {</w:t>
      </w:r>
    </w:p>
    <w:p w14:paraId="0D5E220E" w14:textId="77777777" w:rsidR="00197B3C" w:rsidRPr="00EC76D5" w:rsidRDefault="00197B3C" w:rsidP="00197B3C">
      <w:pPr>
        <w:pStyle w:val="Code"/>
      </w:pPr>
      <w:r w:rsidRPr="00EC76D5">
        <w:t xml:space="preserve">            Map&lt;String,Symbol&gt; memberMap = toType.getMemberMap();</w:t>
      </w:r>
    </w:p>
    <w:p w14:paraId="6F4D2FC6" w14:textId="77777777" w:rsidR="00197B3C" w:rsidRPr="00EC76D5" w:rsidRDefault="00197B3C" w:rsidP="00197B3C">
      <w:pPr>
        <w:pStyle w:val="Code"/>
      </w:pPr>
      <w:r w:rsidRPr="00EC76D5">
        <w:t xml:space="preserve">            </w:t>
      </w:r>
    </w:p>
    <w:p w14:paraId="7F2EC413" w14:textId="77777777" w:rsidR="00197B3C" w:rsidRPr="00EC76D5" w:rsidRDefault="00197B3C" w:rsidP="00197B3C">
      <w:pPr>
        <w:pStyle w:val="Code"/>
      </w:pPr>
      <w:r w:rsidRPr="00EC76D5">
        <w:t xml:space="preserve">            Assert.error(fromList.size() &lt;= memberMap.size(),</w:t>
      </w:r>
    </w:p>
    <w:p w14:paraId="40250490" w14:textId="2BABC492" w:rsidR="00197B3C" w:rsidRPr="00EC76D5" w:rsidRDefault="00197B3C" w:rsidP="00197B3C">
      <w:pPr>
        <w:pStyle w:val="Code"/>
      </w:pPr>
      <w:r w:rsidRPr="00EC76D5">
        <w:t xml:space="preserve">                         toType, "to many </w:t>
      </w:r>
      <w:r w:rsidR="002F35C1">
        <w:t>initializer</w:t>
      </w:r>
      <w:r w:rsidRPr="00EC76D5">
        <w:t>s");</w:t>
      </w:r>
    </w:p>
    <w:p w14:paraId="672CE54C" w14:textId="77777777" w:rsidR="00197B3C" w:rsidRPr="00EC76D5" w:rsidRDefault="00197B3C" w:rsidP="00197B3C">
      <w:pPr>
        <w:pStyle w:val="Code"/>
      </w:pPr>
      <w:r w:rsidRPr="00EC76D5">
        <w:t xml:space="preserve">            Assert.warning(fromList.size() == memberMap.size(),</w:t>
      </w:r>
    </w:p>
    <w:p w14:paraId="40657E69" w14:textId="71ABB9EB" w:rsidR="00197B3C" w:rsidRPr="00EC76D5" w:rsidRDefault="00197B3C" w:rsidP="00197B3C">
      <w:pPr>
        <w:pStyle w:val="Code"/>
      </w:pPr>
      <w:r w:rsidRPr="00EC76D5">
        <w:t xml:space="preserve">                           toType, "to few </w:t>
      </w:r>
      <w:r w:rsidR="002F35C1">
        <w:t>initializer</w:t>
      </w:r>
      <w:r w:rsidRPr="00EC76D5">
        <w:t>s");</w:t>
      </w:r>
    </w:p>
    <w:p w14:paraId="10AF47E8" w14:textId="77777777" w:rsidR="00197B3C" w:rsidRPr="00EC76D5" w:rsidRDefault="00197B3C" w:rsidP="00197B3C">
      <w:pPr>
        <w:pStyle w:val="Code"/>
      </w:pPr>
      <w:r w:rsidRPr="00EC76D5">
        <w:t xml:space="preserve">            </w:t>
      </w:r>
    </w:p>
    <w:p w14:paraId="2F6646E1" w14:textId="77777777" w:rsidR="00197B3C" w:rsidRPr="00EC76D5" w:rsidRDefault="00197B3C" w:rsidP="00197B3C">
      <w:pPr>
        <w:pStyle w:val="Code"/>
      </w:pPr>
      <w:r w:rsidRPr="00EC76D5">
        <w:t xml:space="preserve">            int index = 0;</w:t>
      </w:r>
    </w:p>
    <w:p w14:paraId="01B9F70A" w14:textId="77777777" w:rsidR="00197B3C" w:rsidRPr="00EC76D5" w:rsidRDefault="00197B3C" w:rsidP="00197B3C">
      <w:pPr>
        <w:pStyle w:val="Code"/>
      </w:pPr>
      <w:r w:rsidRPr="00EC76D5">
        <w:t xml:space="preserve">            for (Symbol memberSymbol : memberMap.values()) {</w:t>
      </w:r>
    </w:p>
    <w:p w14:paraId="5646F12E" w14:textId="77777777" w:rsidR="00197B3C" w:rsidRPr="00EC76D5" w:rsidRDefault="00197B3C" w:rsidP="00197B3C">
      <w:pPr>
        <w:pStyle w:val="Code"/>
      </w:pPr>
      <w:r w:rsidRPr="00EC76D5">
        <w:t xml:space="preserve">              if (index &lt; fromList.size()) {</w:t>
      </w:r>
    </w:p>
    <w:p w14:paraId="7A9F548A" w14:textId="77777777" w:rsidR="00197B3C" w:rsidRPr="00EC76D5" w:rsidRDefault="00197B3C" w:rsidP="00197B3C">
      <w:pPr>
        <w:pStyle w:val="Code"/>
      </w:pPr>
      <w:r w:rsidRPr="00EC76D5">
        <w:t xml:space="preserve">                fromList.set(index, staticConvert(memberSymbol.getType(),</w:t>
      </w:r>
    </w:p>
    <w:p w14:paraId="4D7B3961" w14:textId="77777777" w:rsidR="00197B3C" w:rsidRPr="00EC76D5" w:rsidRDefault="00197B3C" w:rsidP="00197B3C">
      <w:pPr>
        <w:pStyle w:val="Code"/>
      </w:pPr>
      <w:r w:rsidRPr="00EC76D5">
        <w:t xml:space="preserve">                                                  fromList.get(index++)));</w:t>
      </w:r>
    </w:p>
    <w:p w14:paraId="0B5512D6" w14:textId="77777777" w:rsidR="00197B3C" w:rsidRPr="00EC76D5" w:rsidRDefault="00197B3C" w:rsidP="00197B3C">
      <w:pPr>
        <w:pStyle w:val="Code"/>
      </w:pPr>
      <w:r w:rsidRPr="00EC76D5">
        <w:t xml:space="preserve">              }</w:t>
      </w:r>
    </w:p>
    <w:p w14:paraId="59C051FD" w14:textId="77777777" w:rsidR="00197B3C" w:rsidRPr="00EC76D5" w:rsidRDefault="00197B3C" w:rsidP="00197B3C">
      <w:pPr>
        <w:pStyle w:val="Code"/>
      </w:pPr>
      <w:r w:rsidRPr="00EC76D5">
        <w:t xml:space="preserve">            }</w:t>
      </w:r>
    </w:p>
    <w:p w14:paraId="4216443B" w14:textId="77777777" w:rsidR="00197B3C" w:rsidRPr="00EC76D5" w:rsidRDefault="00197B3C" w:rsidP="00197B3C">
      <w:pPr>
        <w:pStyle w:val="Code"/>
      </w:pPr>
      <w:r w:rsidRPr="00EC76D5">
        <w:t xml:space="preserve">          }</w:t>
      </w:r>
    </w:p>
    <w:p w14:paraId="6B4465CB" w14:textId="77777777" w:rsidR="00197B3C" w:rsidRPr="00EC76D5" w:rsidRDefault="00197B3C" w:rsidP="00197B3C">
      <w:pPr>
        <w:pStyle w:val="Code"/>
      </w:pPr>
      <w:r w:rsidRPr="00EC76D5">
        <w:t xml:space="preserve">          break;</w:t>
      </w:r>
    </w:p>
    <w:p w14:paraId="3A021F32" w14:textId="77777777" w:rsidR="00197B3C" w:rsidRPr="00EC76D5" w:rsidRDefault="00197B3C" w:rsidP="00197B3C">
      <w:pPr>
        <w:pStyle w:val="Code"/>
      </w:pPr>
    </w:p>
    <w:p w14:paraId="7E73A424" w14:textId="77777777" w:rsidR="00197B3C" w:rsidRPr="00EC76D5" w:rsidRDefault="00197B3C" w:rsidP="00197B3C">
      <w:pPr>
        <w:pStyle w:val="Code"/>
      </w:pPr>
      <w:r w:rsidRPr="00EC76D5">
        <w:t xml:space="preserve">        case Union: {</w:t>
      </w:r>
    </w:p>
    <w:p w14:paraId="356CF742" w14:textId="77777777" w:rsidR="00197B3C" w:rsidRPr="00EC76D5" w:rsidRDefault="00197B3C" w:rsidP="00197B3C">
      <w:pPr>
        <w:pStyle w:val="Code"/>
      </w:pPr>
      <w:r w:rsidRPr="00EC76D5">
        <w:t xml:space="preserve">            Assert.error(fromList.size() == 1, toType,</w:t>
      </w:r>
    </w:p>
    <w:p w14:paraId="30567452" w14:textId="7A19164D" w:rsidR="00197B3C" w:rsidRPr="00EC76D5" w:rsidRDefault="00197B3C" w:rsidP="00197B3C">
      <w:pPr>
        <w:pStyle w:val="Code"/>
      </w:pPr>
      <w:r w:rsidRPr="00EC76D5">
        <w:t xml:space="preserve">                         "a union can pnly be </w:t>
      </w:r>
      <w:r w:rsidR="002F35C1">
        <w:t>initializer</w:t>
      </w:r>
      <w:r w:rsidRPr="00EC76D5">
        <w:t>alized by one value");</w:t>
      </w:r>
    </w:p>
    <w:p w14:paraId="7FB9435B" w14:textId="77777777" w:rsidR="00197B3C" w:rsidRPr="00EC76D5" w:rsidRDefault="00197B3C" w:rsidP="00197B3C">
      <w:pPr>
        <w:pStyle w:val="Code"/>
      </w:pPr>
      <w:r w:rsidRPr="00EC76D5">
        <w:t xml:space="preserve">            Map&lt;String,Symbol&gt; memberMap = toType.getMemberMap();</w:t>
      </w:r>
    </w:p>
    <w:p w14:paraId="0159E489" w14:textId="77777777" w:rsidR="00197B3C" w:rsidRPr="00EC76D5" w:rsidRDefault="00197B3C" w:rsidP="00197B3C">
      <w:pPr>
        <w:pStyle w:val="Code"/>
      </w:pPr>
      <w:r w:rsidRPr="00EC76D5">
        <w:t xml:space="preserve">            Type firstType = memberMap.values().iterator().next().getType();</w:t>
      </w:r>
    </w:p>
    <w:p w14:paraId="70A11397" w14:textId="77777777" w:rsidR="00197B3C" w:rsidRPr="00EC76D5" w:rsidRDefault="00197B3C" w:rsidP="00197B3C">
      <w:pPr>
        <w:pStyle w:val="Code"/>
      </w:pPr>
      <w:r w:rsidRPr="00EC76D5">
        <w:t xml:space="preserve">            fromList.set(0, staticConvert(firstType, fromList.get(0)));</w:t>
      </w:r>
    </w:p>
    <w:p w14:paraId="6E796E0E" w14:textId="77777777" w:rsidR="00197B3C" w:rsidRPr="00EC76D5" w:rsidRDefault="00197B3C" w:rsidP="00197B3C">
      <w:pPr>
        <w:pStyle w:val="Code"/>
      </w:pPr>
      <w:r w:rsidRPr="00EC76D5">
        <w:t xml:space="preserve">          }</w:t>
      </w:r>
    </w:p>
    <w:p w14:paraId="43801189" w14:textId="77777777" w:rsidR="00197B3C" w:rsidRPr="00EC76D5" w:rsidRDefault="00197B3C" w:rsidP="00197B3C">
      <w:pPr>
        <w:pStyle w:val="Code"/>
      </w:pPr>
      <w:r w:rsidRPr="00EC76D5">
        <w:t xml:space="preserve">          break;</w:t>
      </w:r>
    </w:p>
    <w:p w14:paraId="232D97C0" w14:textId="77777777" w:rsidR="00197B3C" w:rsidRPr="00EC76D5" w:rsidRDefault="00197B3C" w:rsidP="00197B3C">
      <w:pPr>
        <w:pStyle w:val="Code"/>
      </w:pPr>
    </w:p>
    <w:p w14:paraId="27237891" w14:textId="77777777" w:rsidR="00197B3C" w:rsidRPr="00EC76D5" w:rsidRDefault="00197B3C" w:rsidP="00197B3C">
      <w:pPr>
        <w:pStyle w:val="Code"/>
      </w:pPr>
      <w:r w:rsidRPr="00EC76D5">
        <w:t xml:space="preserve">        default:</w:t>
      </w:r>
    </w:p>
    <w:p w14:paraId="16D52806" w14:textId="1DA88EA6" w:rsidR="00197B3C" w:rsidRPr="00EC76D5" w:rsidRDefault="00197B3C" w:rsidP="00197B3C">
      <w:pPr>
        <w:pStyle w:val="Code"/>
      </w:pPr>
      <w:r w:rsidRPr="00EC76D5">
        <w:t xml:space="preserve">          Assert.error(toType, "cannot be </w:t>
      </w:r>
      <w:r w:rsidR="00266D64">
        <w:t>initialized</w:t>
      </w:r>
      <w:r w:rsidRPr="00EC76D5">
        <w:t xml:space="preserve"> by a list");</w:t>
      </w:r>
    </w:p>
    <w:p w14:paraId="0A6D1D63" w14:textId="77777777" w:rsidR="00197B3C" w:rsidRPr="00EC76D5" w:rsidRDefault="00197B3C" w:rsidP="00197B3C">
      <w:pPr>
        <w:pStyle w:val="Code"/>
      </w:pPr>
      <w:r w:rsidRPr="00EC76D5">
        <w:t xml:space="preserve">          break;</w:t>
      </w:r>
    </w:p>
    <w:p w14:paraId="170D2314" w14:textId="77777777" w:rsidR="00197B3C" w:rsidRPr="00EC76D5" w:rsidRDefault="00197B3C" w:rsidP="00197B3C">
      <w:pPr>
        <w:pStyle w:val="Code"/>
      </w:pPr>
      <w:r w:rsidRPr="00EC76D5">
        <w:t xml:space="preserve">      }</w:t>
      </w:r>
    </w:p>
    <w:p w14:paraId="6E076E03" w14:textId="77777777" w:rsidR="00197B3C" w:rsidRPr="00EC76D5" w:rsidRDefault="00197B3C" w:rsidP="00197B3C">
      <w:pPr>
        <w:pStyle w:val="Code"/>
      </w:pPr>
      <w:r w:rsidRPr="00EC76D5">
        <w:t xml:space="preserve">    }</w:t>
      </w:r>
    </w:p>
    <w:p w14:paraId="2E144853" w14:textId="77777777" w:rsidR="00197B3C" w:rsidRPr="00EC76D5" w:rsidRDefault="00197B3C" w:rsidP="00197B3C">
      <w:pPr>
        <w:pStyle w:val="Code"/>
      </w:pPr>
      <w:r w:rsidRPr="00EC76D5">
        <w:t xml:space="preserve">    </w:t>
      </w:r>
    </w:p>
    <w:p w14:paraId="5B276CE5" w14:textId="66DD0D06" w:rsidR="00197B3C" w:rsidRPr="00EC76D5" w:rsidRDefault="00197B3C" w:rsidP="00197B3C">
      <w:pPr>
        <w:pStyle w:val="Code"/>
      </w:pPr>
      <w:r w:rsidRPr="00EC76D5">
        <w:t xml:space="preserve">    return from</w:t>
      </w:r>
      <w:r w:rsidR="002F35C1">
        <w:t>Initializer</w:t>
      </w:r>
      <w:r w:rsidRPr="00EC76D5">
        <w:t>;</w:t>
      </w:r>
    </w:p>
    <w:p w14:paraId="128977BE" w14:textId="77777777" w:rsidR="00197B3C" w:rsidRPr="00EC76D5" w:rsidRDefault="00197B3C" w:rsidP="00197B3C">
      <w:pPr>
        <w:pStyle w:val="Code"/>
      </w:pPr>
      <w:r w:rsidRPr="00EC76D5">
        <w:t xml:space="preserve">  }</w:t>
      </w:r>
    </w:p>
    <w:p w14:paraId="3EC372BD" w14:textId="77777777" w:rsidR="00197B3C" w:rsidRPr="00EC76D5" w:rsidRDefault="00197B3C" w:rsidP="00197B3C">
      <w:pPr>
        <w:pStyle w:val="Code"/>
      </w:pPr>
      <w:r w:rsidRPr="00EC76D5">
        <w:t xml:space="preserve">  </w:t>
      </w:r>
    </w:p>
    <w:p w14:paraId="6B1597C5" w14:textId="77777777" w:rsidR="00197B3C" w:rsidRPr="00EC76D5" w:rsidRDefault="00197B3C" w:rsidP="00197B3C">
      <w:pPr>
        <w:pStyle w:val="Code"/>
      </w:pPr>
      <w:r w:rsidRPr="00EC76D5">
        <w:t xml:space="preserve">  public static Object staticCast(Object fromValue, Type toType) {</w:t>
      </w:r>
    </w:p>
    <w:p w14:paraId="366C5BF9" w14:textId="77777777" w:rsidR="00197B3C" w:rsidRPr="00EC76D5" w:rsidRDefault="00197B3C" w:rsidP="00197B3C">
      <w:pPr>
        <w:pStyle w:val="Code"/>
      </w:pPr>
      <w:r w:rsidRPr="00EC76D5">
        <w:t xml:space="preserve">    if ((fromValue instanceof Boolean) &amp;&amp; toType.isIntegralOrPointer()) {</w:t>
      </w:r>
    </w:p>
    <w:p w14:paraId="76113F96" w14:textId="77777777" w:rsidR="00197B3C" w:rsidRPr="00EC76D5" w:rsidRDefault="00197B3C" w:rsidP="00197B3C">
      <w:pPr>
        <w:pStyle w:val="Code"/>
      </w:pPr>
      <w:r w:rsidRPr="00EC76D5">
        <w:t xml:space="preserve">      return (((Boolean) fromValue) ? BigInteger.ONE : BigInteger.ZERO);</w:t>
      </w:r>
    </w:p>
    <w:p w14:paraId="0EC15F6C" w14:textId="77777777" w:rsidR="00197B3C" w:rsidRPr="00EC76D5" w:rsidRDefault="00197B3C" w:rsidP="00197B3C">
      <w:pPr>
        <w:pStyle w:val="Code"/>
      </w:pPr>
      <w:r w:rsidRPr="00EC76D5">
        <w:t xml:space="preserve">    }</w:t>
      </w:r>
    </w:p>
    <w:p w14:paraId="2B766483" w14:textId="77777777" w:rsidR="00197B3C" w:rsidRPr="00EC76D5" w:rsidRDefault="00197B3C" w:rsidP="00197B3C">
      <w:pPr>
        <w:pStyle w:val="Code"/>
      </w:pPr>
      <w:r w:rsidRPr="00EC76D5">
        <w:t xml:space="preserve">    else if ((fromValue instanceof Boolean) &amp;&amp; toType.isFloating()) {</w:t>
      </w:r>
    </w:p>
    <w:p w14:paraId="77FACADB" w14:textId="77777777" w:rsidR="00197B3C" w:rsidRPr="00EC76D5" w:rsidRDefault="00197B3C" w:rsidP="00197B3C">
      <w:pPr>
        <w:pStyle w:val="Code"/>
      </w:pPr>
      <w:r w:rsidRPr="00EC76D5">
        <w:t xml:space="preserve">      return (((Boolean) fromValue) ? BigDecimal.ONE : BigDecimal.ZERO);</w:t>
      </w:r>
    </w:p>
    <w:p w14:paraId="6B452885" w14:textId="77777777" w:rsidR="00197B3C" w:rsidRPr="00EC76D5" w:rsidRDefault="00197B3C" w:rsidP="00197B3C">
      <w:pPr>
        <w:pStyle w:val="Code"/>
      </w:pPr>
      <w:r w:rsidRPr="00EC76D5">
        <w:t xml:space="preserve">    }</w:t>
      </w:r>
    </w:p>
    <w:p w14:paraId="573064FC" w14:textId="77777777" w:rsidR="00197B3C" w:rsidRPr="00EC76D5" w:rsidRDefault="00197B3C" w:rsidP="00197B3C">
      <w:pPr>
        <w:pStyle w:val="Code"/>
      </w:pPr>
      <w:r w:rsidRPr="00EC76D5">
        <w:t xml:space="preserve">    if ((fromValue instanceof BigInteger) &amp;&amp; toType.isFloating()) {</w:t>
      </w:r>
    </w:p>
    <w:p w14:paraId="769EFC53" w14:textId="77777777" w:rsidR="00197B3C" w:rsidRPr="00EC76D5" w:rsidRDefault="00197B3C" w:rsidP="00197B3C">
      <w:pPr>
        <w:pStyle w:val="Code"/>
      </w:pPr>
      <w:r w:rsidRPr="00EC76D5">
        <w:t xml:space="preserve">      return (new BigDecimal((BigInteger) fromValue));</w:t>
      </w:r>
    </w:p>
    <w:p w14:paraId="4C42E1C1" w14:textId="77777777" w:rsidR="00197B3C" w:rsidRPr="00EC76D5" w:rsidRDefault="00197B3C" w:rsidP="00197B3C">
      <w:pPr>
        <w:pStyle w:val="Code"/>
      </w:pPr>
      <w:r w:rsidRPr="00EC76D5">
        <w:t xml:space="preserve">    }</w:t>
      </w:r>
    </w:p>
    <w:p w14:paraId="3CDB8EA4" w14:textId="77777777" w:rsidR="00197B3C" w:rsidRPr="00EC76D5" w:rsidRDefault="00197B3C" w:rsidP="00197B3C">
      <w:pPr>
        <w:pStyle w:val="Code"/>
      </w:pPr>
      <w:r w:rsidRPr="00EC76D5">
        <w:lastRenderedPageBreak/>
        <w:t xml:space="preserve">    else if ((fromValue instanceof BigDecimal) &amp;&amp; toType.isIntegralOrPointer()) {</w:t>
      </w:r>
    </w:p>
    <w:p w14:paraId="4DFC0823" w14:textId="77777777" w:rsidR="00197B3C" w:rsidRPr="00EC76D5" w:rsidRDefault="00197B3C" w:rsidP="00197B3C">
      <w:pPr>
        <w:pStyle w:val="Code"/>
      </w:pPr>
      <w:r w:rsidRPr="00EC76D5">
        <w:t xml:space="preserve">      Assert.warning(fromValue, "implicit conversion from " + fromValue +</w:t>
      </w:r>
    </w:p>
    <w:p w14:paraId="58D10965" w14:textId="77777777" w:rsidR="00197B3C" w:rsidRPr="00EC76D5" w:rsidRDefault="00197B3C" w:rsidP="00197B3C">
      <w:pPr>
        <w:pStyle w:val="Code"/>
      </w:pPr>
      <w:r w:rsidRPr="00EC76D5">
        <w:t xml:space="preserve">                                " to " + toType);</w:t>
      </w:r>
    </w:p>
    <w:p w14:paraId="666249FF" w14:textId="77777777" w:rsidR="00197B3C" w:rsidRPr="00EC76D5" w:rsidRDefault="00197B3C" w:rsidP="00197B3C">
      <w:pPr>
        <w:pStyle w:val="Code"/>
      </w:pPr>
      <w:r w:rsidRPr="00EC76D5">
        <w:t xml:space="preserve">      return ((BigDecimal) fromValue).toBigInteger();</w:t>
      </w:r>
    </w:p>
    <w:p w14:paraId="63BDA176" w14:textId="77777777" w:rsidR="00197B3C" w:rsidRPr="00EC76D5" w:rsidRDefault="00197B3C" w:rsidP="00197B3C">
      <w:pPr>
        <w:pStyle w:val="Code"/>
      </w:pPr>
      <w:r w:rsidRPr="00EC76D5">
        <w:t xml:space="preserve">    }</w:t>
      </w:r>
    </w:p>
    <w:p w14:paraId="7CE8264C" w14:textId="77777777" w:rsidR="00197B3C" w:rsidRPr="00EC76D5" w:rsidRDefault="00197B3C" w:rsidP="00197B3C">
      <w:pPr>
        <w:pStyle w:val="Code"/>
      </w:pPr>
      <w:r w:rsidRPr="00EC76D5">
        <w:t xml:space="preserve">    else {</w:t>
      </w:r>
    </w:p>
    <w:p w14:paraId="71122A2B" w14:textId="77777777" w:rsidR="00197B3C" w:rsidRPr="00EC76D5" w:rsidRDefault="00197B3C" w:rsidP="00197B3C">
      <w:pPr>
        <w:pStyle w:val="Code"/>
      </w:pPr>
      <w:r w:rsidRPr="00EC76D5">
        <w:t xml:space="preserve">      return fromValue;</w:t>
      </w:r>
    </w:p>
    <w:p w14:paraId="60E89780" w14:textId="77777777" w:rsidR="00197B3C" w:rsidRPr="00EC76D5" w:rsidRDefault="00197B3C" w:rsidP="00197B3C">
      <w:pPr>
        <w:pStyle w:val="Code"/>
      </w:pPr>
      <w:r w:rsidRPr="00EC76D5">
        <w:t xml:space="preserve">    }</w:t>
      </w:r>
    </w:p>
    <w:p w14:paraId="5608E849" w14:textId="77777777" w:rsidR="00197B3C" w:rsidRPr="00EC76D5" w:rsidRDefault="00197B3C" w:rsidP="00197B3C">
      <w:pPr>
        <w:pStyle w:val="Code"/>
      </w:pPr>
      <w:r w:rsidRPr="00EC76D5">
        <w:t xml:space="preserve">  }</w:t>
      </w:r>
    </w:p>
    <w:p w14:paraId="2EC409BE" w14:textId="77777777" w:rsidR="00197B3C" w:rsidRPr="00EC76D5" w:rsidRDefault="00197B3C" w:rsidP="00197B3C">
      <w:pPr>
        <w:pStyle w:val="Code"/>
      </w:pPr>
    </w:p>
    <w:p w14:paraId="31B693F8" w14:textId="11175797" w:rsidR="00197B3C" w:rsidRPr="00EC76D5" w:rsidRDefault="00197B3C" w:rsidP="00197B3C">
      <w:pPr>
        <w:pStyle w:val="Code"/>
      </w:pPr>
      <w:r w:rsidRPr="00EC76D5">
        <w:t xml:space="preserve">  public static void generateStatic(Type type, Object </w:t>
      </w:r>
      <w:r w:rsidR="002F35C1">
        <w:t>initializer</w:t>
      </w:r>
      <w:r w:rsidRPr="00EC76D5">
        <w:t>, List&lt;Byte&gt; byteList,</w:t>
      </w:r>
    </w:p>
    <w:p w14:paraId="445751AF" w14:textId="77777777" w:rsidR="00197B3C" w:rsidRPr="00EC76D5" w:rsidRDefault="00197B3C" w:rsidP="00197B3C">
      <w:pPr>
        <w:pStyle w:val="Code"/>
      </w:pPr>
      <w:r w:rsidRPr="00EC76D5">
        <w:t xml:space="preserve">                       Map&lt;Integer,String&gt; accessMap, List&lt;String&gt; textList) {</w:t>
      </w:r>
    </w:p>
    <w:p w14:paraId="64E57014" w14:textId="77777777" w:rsidR="00197B3C" w:rsidRPr="00EC76D5" w:rsidRDefault="00197B3C" w:rsidP="00197B3C">
      <w:pPr>
        <w:pStyle w:val="Code"/>
      </w:pPr>
      <w:r w:rsidRPr="00EC76D5">
        <w:t xml:space="preserve">    if (type.isPointer()) {</w:t>
      </w:r>
    </w:p>
    <w:p w14:paraId="5109905F" w14:textId="457C7B79" w:rsidR="00197B3C" w:rsidRPr="00EC76D5" w:rsidRDefault="00197B3C" w:rsidP="00197B3C">
      <w:pPr>
        <w:pStyle w:val="Code"/>
      </w:pPr>
      <w:r w:rsidRPr="00EC76D5">
        <w:t xml:space="preserve">      if (</w:t>
      </w:r>
      <w:r w:rsidR="002F35C1">
        <w:t>initializer</w:t>
      </w:r>
      <w:r w:rsidRPr="00EC76D5">
        <w:t xml:space="preserve"> instanceof SyntaxTree) {</w:t>
      </w:r>
    </w:p>
    <w:p w14:paraId="76F475EF" w14:textId="77777777" w:rsidR="00197B3C" w:rsidRPr="00EC76D5" w:rsidRDefault="00197B3C" w:rsidP="00197B3C">
      <w:pPr>
        <w:pStyle w:val="Code"/>
      </w:pPr>
      <w:r w:rsidRPr="00EC76D5">
        <w:t xml:space="preserve">        SyntaxTree tree =</w:t>
      </w:r>
    </w:p>
    <w:p w14:paraId="1B5D4178" w14:textId="48E109CA" w:rsidR="00197B3C" w:rsidRPr="00EC76D5" w:rsidRDefault="00197B3C" w:rsidP="00197B3C">
      <w:pPr>
        <w:pStyle w:val="Code"/>
      </w:pPr>
      <w:r w:rsidRPr="00EC76D5">
        <w:t xml:space="preserve">          SyntaxTreeOptimizer.optimizeExpression((SyntaxTree) </w:t>
      </w:r>
      <w:r w:rsidR="002F35C1">
        <w:t>initializer</w:t>
      </w:r>
      <w:r w:rsidRPr="00EC76D5">
        <w:t>);</w:t>
      </w:r>
    </w:p>
    <w:p w14:paraId="63A564F2" w14:textId="77777777" w:rsidR="00197B3C" w:rsidRPr="00EC76D5" w:rsidRDefault="00197B3C" w:rsidP="00197B3C">
      <w:pPr>
        <w:pStyle w:val="Code"/>
      </w:pPr>
    </w:p>
    <w:p w14:paraId="5B1E7546" w14:textId="77777777" w:rsidR="00197B3C" w:rsidRPr="00EC76D5" w:rsidRDefault="00197B3C" w:rsidP="00197B3C">
      <w:pPr>
        <w:pStyle w:val="Code"/>
      </w:pPr>
      <w:r w:rsidRPr="00EC76D5">
        <w:t xml:space="preserve">        switch (tree.getOperator()) {</w:t>
      </w:r>
    </w:p>
    <w:p w14:paraId="3A85E4B5" w14:textId="77777777" w:rsidR="00197B3C" w:rsidRPr="00EC76D5" w:rsidRDefault="00197B3C" w:rsidP="00197B3C">
      <w:pPr>
        <w:pStyle w:val="Code"/>
      </w:pPr>
      <w:r w:rsidRPr="00EC76D5">
        <w:t xml:space="preserve">          case Value:</w:t>
      </w:r>
    </w:p>
    <w:p w14:paraId="3DA3CB45" w14:textId="77777777" w:rsidR="00197B3C" w:rsidRPr="00EC76D5" w:rsidRDefault="00197B3C" w:rsidP="00197B3C">
      <w:pPr>
        <w:pStyle w:val="Code"/>
      </w:pPr>
      <w:r w:rsidRPr="00EC76D5">
        <w:t xml:space="preserve">            if (tree.getType().isString()) {</w:t>
      </w:r>
    </w:p>
    <w:p w14:paraId="4FB9F5E6" w14:textId="77777777" w:rsidR="00197B3C" w:rsidRPr="00EC76D5" w:rsidRDefault="00197B3C" w:rsidP="00197B3C">
      <w:pPr>
        <w:pStyle w:val="Code"/>
      </w:pPr>
      <w:r w:rsidRPr="00EC76D5">
        <w:t xml:space="preserve">              String uniqueName =</w:t>
      </w:r>
    </w:p>
    <w:p w14:paraId="2C1B5E9C" w14:textId="77777777" w:rsidR="00197B3C" w:rsidRPr="00EC76D5" w:rsidRDefault="00197B3C" w:rsidP="00197B3C">
      <w:pPr>
        <w:pStyle w:val="Code"/>
      </w:pPr>
      <w:r w:rsidRPr="00EC76D5">
        <w:t xml:space="preserve">                generateValueName(tree.getType(), tree.getSymbol().getValue());</w:t>
      </w:r>
    </w:p>
    <w:p w14:paraId="31094949" w14:textId="77777777" w:rsidR="00197B3C" w:rsidRPr="00EC76D5" w:rsidRDefault="00197B3C" w:rsidP="00197B3C">
      <w:pPr>
        <w:pStyle w:val="Code"/>
      </w:pPr>
      <w:r w:rsidRPr="00EC76D5">
        <w:t xml:space="preserve">              accessMap.put(byteList.size(), uniqueName);</w:t>
      </w:r>
    </w:p>
    <w:p w14:paraId="4C4D3B5A" w14:textId="77777777" w:rsidR="00197B3C" w:rsidRPr="00EC76D5" w:rsidRDefault="00197B3C" w:rsidP="00197B3C">
      <w:pPr>
        <w:pStyle w:val="Code"/>
      </w:pPr>
      <w:r w:rsidRPr="00EC76D5">
        <w:t xml:space="preserve">              byteList.add((byte) 0);</w:t>
      </w:r>
    </w:p>
    <w:p w14:paraId="49EAD0A0" w14:textId="77777777" w:rsidR="00197B3C" w:rsidRPr="00EC76D5" w:rsidRDefault="00197B3C" w:rsidP="00197B3C">
      <w:pPr>
        <w:pStyle w:val="Code"/>
      </w:pPr>
      <w:r w:rsidRPr="00EC76D5">
        <w:t xml:space="preserve">              byteList.add((byte) 0);</w:t>
      </w:r>
    </w:p>
    <w:p w14:paraId="5052574D" w14:textId="2CF6065A" w:rsidR="00197B3C" w:rsidRPr="00EC76D5" w:rsidRDefault="00197B3C" w:rsidP="00197B3C">
      <w:pPr>
        <w:pStyle w:val="Code"/>
      </w:pPr>
      <w:r w:rsidRPr="00EC76D5">
        <w:t xml:space="preserve">              textList.add("\tdw " + uniqueName + "\t; " + </w:t>
      </w:r>
      <w:r w:rsidR="00BA53A2">
        <w:t>TypeSize.PointerSize</w:t>
      </w:r>
      <w:r w:rsidRPr="00EC76D5">
        <w:t>);</w:t>
      </w:r>
    </w:p>
    <w:p w14:paraId="01EC0243" w14:textId="77777777" w:rsidR="00197B3C" w:rsidRPr="00EC76D5" w:rsidRDefault="00197B3C" w:rsidP="00197B3C">
      <w:pPr>
        <w:pStyle w:val="Code"/>
      </w:pPr>
      <w:r w:rsidRPr="00EC76D5">
        <w:t xml:space="preserve">            }</w:t>
      </w:r>
    </w:p>
    <w:p w14:paraId="561F7D49" w14:textId="77777777" w:rsidR="00197B3C" w:rsidRPr="00EC76D5" w:rsidRDefault="00197B3C" w:rsidP="00197B3C">
      <w:pPr>
        <w:pStyle w:val="Code"/>
      </w:pPr>
      <w:r w:rsidRPr="00EC76D5">
        <w:t xml:space="preserve">            else {</w:t>
      </w:r>
    </w:p>
    <w:p w14:paraId="1116352A" w14:textId="77777777" w:rsidR="00197B3C" w:rsidRPr="00EC76D5" w:rsidRDefault="00197B3C" w:rsidP="00197B3C">
      <w:pPr>
        <w:pStyle w:val="Code"/>
      </w:pPr>
      <w:r w:rsidRPr="00EC76D5">
        <w:t xml:space="preserve">              Object value = tree.getSymbol().getValue();</w:t>
      </w:r>
    </w:p>
    <w:p w14:paraId="1C0235FF" w14:textId="77777777" w:rsidR="00197B3C" w:rsidRPr="00EC76D5" w:rsidRDefault="00197B3C" w:rsidP="00197B3C">
      <w:pPr>
        <w:pStyle w:val="Code"/>
      </w:pPr>
      <w:r w:rsidRPr="00EC76D5">
        <w:t xml:space="preserve">              generateByteTextList(type, value, byteList, accessMap, textList);</w:t>
      </w:r>
    </w:p>
    <w:p w14:paraId="1BDE31C9" w14:textId="77777777" w:rsidR="00197B3C" w:rsidRPr="00EC76D5" w:rsidRDefault="00197B3C" w:rsidP="00197B3C">
      <w:pPr>
        <w:pStyle w:val="Code"/>
      </w:pPr>
      <w:r w:rsidRPr="00EC76D5">
        <w:t xml:space="preserve">            }</w:t>
      </w:r>
    </w:p>
    <w:p w14:paraId="36289DB3" w14:textId="77777777" w:rsidR="00197B3C" w:rsidRPr="00EC76D5" w:rsidRDefault="00197B3C" w:rsidP="00197B3C">
      <w:pPr>
        <w:pStyle w:val="Code"/>
      </w:pPr>
      <w:r w:rsidRPr="00EC76D5">
        <w:t xml:space="preserve">            break;</w:t>
      </w:r>
    </w:p>
    <w:p w14:paraId="4F369FE9" w14:textId="77777777" w:rsidR="00197B3C" w:rsidRPr="00EC76D5" w:rsidRDefault="00197B3C" w:rsidP="00197B3C">
      <w:pPr>
        <w:pStyle w:val="Code"/>
      </w:pPr>
    </w:p>
    <w:p w14:paraId="7DA19D36" w14:textId="77777777" w:rsidR="00197B3C" w:rsidRPr="00EC76D5" w:rsidRDefault="00197B3C" w:rsidP="00197B3C">
      <w:pPr>
        <w:pStyle w:val="Code"/>
      </w:pPr>
      <w:r w:rsidRPr="00EC76D5">
        <w:t xml:space="preserve">          case Variable:</w:t>
      </w:r>
    </w:p>
    <w:p w14:paraId="3C190C37" w14:textId="77777777" w:rsidR="00197B3C" w:rsidRPr="00EC76D5" w:rsidRDefault="00197B3C" w:rsidP="00197B3C">
      <w:pPr>
        <w:pStyle w:val="Code"/>
      </w:pPr>
      <w:r w:rsidRPr="00EC76D5">
        <w:t xml:space="preserve">            if (tree.getType().isFunctionOrArray()) {</w:t>
      </w:r>
    </w:p>
    <w:p w14:paraId="27F66D87" w14:textId="77777777" w:rsidR="00197B3C" w:rsidRPr="00EC76D5" w:rsidRDefault="00197B3C" w:rsidP="00197B3C">
      <w:pPr>
        <w:pStyle w:val="Code"/>
      </w:pPr>
      <w:r w:rsidRPr="00EC76D5">
        <w:t xml:space="preserve">              accessMap.put(byteList.size(), tree.getSymbol().getUniqueName());</w:t>
      </w:r>
    </w:p>
    <w:p w14:paraId="33D49BD3" w14:textId="77777777" w:rsidR="00197B3C" w:rsidRPr="00EC76D5" w:rsidRDefault="00197B3C" w:rsidP="00197B3C">
      <w:pPr>
        <w:pStyle w:val="Code"/>
      </w:pPr>
      <w:r w:rsidRPr="00EC76D5">
        <w:t xml:space="preserve">              byteList.add((byte) 0);</w:t>
      </w:r>
    </w:p>
    <w:p w14:paraId="7E6AC7F0" w14:textId="77777777" w:rsidR="00197B3C" w:rsidRPr="00EC76D5" w:rsidRDefault="00197B3C" w:rsidP="00197B3C">
      <w:pPr>
        <w:pStyle w:val="Code"/>
      </w:pPr>
      <w:r w:rsidRPr="00EC76D5">
        <w:t xml:space="preserve">              byteList.add((byte) 0);</w:t>
      </w:r>
    </w:p>
    <w:p w14:paraId="61853DAB" w14:textId="77777777" w:rsidR="00197B3C" w:rsidRPr="00EC76D5" w:rsidRDefault="00197B3C" w:rsidP="00197B3C">
      <w:pPr>
        <w:pStyle w:val="Code"/>
      </w:pPr>
      <w:r w:rsidRPr="00EC76D5">
        <w:t xml:space="preserve">              textList.add("\tdw " + tree.getSymbol().getUniqueName() +</w:t>
      </w:r>
    </w:p>
    <w:p w14:paraId="4F9BB026" w14:textId="45CA508C" w:rsidR="00197B3C" w:rsidRPr="00EC76D5" w:rsidRDefault="00197B3C" w:rsidP="00197B3C">
      <w:pPr>
        <w:pStyle w:val="Code"/>
      </w:pPr>
      <w:r w:rsidRPr="00EC76D5">
        <w:t xml:space="preserve">                           "\t; " + </w:t>
      </w:r>
      <w:r w:rsidR="00BA53A2">
        <w:t>TypeSize.PointerSize</w:t>
      </w:r>
      <w:r w:rsidRPr="00EC76D5">
        <w:t>);</w:t>
      </w:r>
    </w:p>
    <w:p w14:paraId="22C17248" w14:textId="77777777" w:rsidR="00197B3C" w:rsidRPr="00EC76D5" w:rsidRDefault="00197B3C" w:rsidP="00197B3C">
      <w:pPr>
        <w:pStyle w:val="Code"/>
      </w:pPr>
      <w:r w:rsidRPr="00EC76D5">
        <w:t xml:space="preserve">            }</w:t>
      </w:r>
    </w:p>
    <w:p w14:paraId="7249EAC7" w14:textId="77777777" w:rsidR="00197B3C" w:rsidRPr="00EC76D5" w:rsidRDefault="00197B3C" w:rsidP="00197B3C">
      <w:pPr>
        <w:pStyle w:val="Code"/>
      </w:pPr>
      <w:r w:rsidRPr="00EC76D5">
        <w:t xml:space="preserve">            else {</w:t>
      </w:r>
    </w:p>
    <w:p w14:paraId="18C0BE18" w14:textId="77777777" w:rsidR="00197B3C" w:rsidRPr="00EC76D5" w:rsidRDefault="00197B3C" w:rsidP="00197B3C">
      <w:pPr>
        <w:pStyle w:val="Code"/>
      </w:pPr>
      <w:r w:rsidRPr="00EC76D5">
        <w:t xml:space="preserve">              Assert.error(tree.getSymbol().isStatic(), tree.getSymbol().getName(),</w:t>
      </w:r>
    </w:p>
    <w:p w14:paraId="3549647A" w14:textId="75833B4C" w:rsidR="00197B3C" w:rsidRPr="00EC76D5" w:rsidRDefault="00197B3C" w:rsidP="00197B3C">
      <w:pPr>
        <w:pStyle w:val="Code"/>
      </w:pPr>
      <w:r w:rsidRPr="00EC76D5">
        <w:t xml:space="preserve">                           "a static variable can only be </w:t>
      </w:r>
      <w:r w:rsidR="002F35C1">
        <w:t>initializer</w:t>
      </w:r>
      <w:r w:rsidRPr="00EC76D5">
        <w:t>alized by a static value");</w:t>
      </w:r>
    </w:p>
    <w:p w14:paraId="5BA07A47" w14:textId="77777777" w:rsidR="00197B3C" w:rsidRPr="00EC76D5" w:rsidRDefault="00197B3C" w:rsidP="00197B3C">
      <w:pPr>
        <w:pStyle w:val="Code"/>
      </w:pPr>
      <w:r w:rsidRPr="00EC76D5">
        <w:t xml:space="preserve">              </w:t>
      </w:r>
    </w:p>
    <w:p w14:paraId="367FED74" w14:textId="77777777" w:rsidR="00197B3C" w:rsidRPr="00EC76D5" w:rsidRDefault="00197B3C" w:rsidP="00197B3C">
      <w:pPr>
        <w:pStyle w:val="Code"/>
      </w:pPr>
      <w:r w:rsidRPr="00EC76D5">
        <w:t xml:space="preserve">              for (Map.Entry&lt;Integer,String&gt; entry : tree.getSymbol().getAccessMap().entrySet()) {</w:t>
      </w:r>
    </w:p>
    <w:p w14:paraId="64C5580D" w14:textId="77777777" w:rsidR="00197B3C" w:rsidRPr="00EC76D5" w:rsidRDefault="00197B3C" w:rsidP="00197B3C">
      <w:pPr>
        <w:pStyle w:val="Code"/>
      </w:pPr>
      <w:r w:rsidRPr="00EC76D5">
        <w:t xml:space="preserve">                accessMap.put(byteList.size() + entry.getKey(), entry.getValue());</w:t>
      </w:r>
    </w:p>
    <w:p w14:paraId="01CFCD8F" w14:textId="77777777" w:rsidR="00197B3C" w:rsidRPr="00EC76D5" w:rsidRDefault="00197B3C" w:rsidP="00197B3C">
      <w:pPr>
        <w:pStyle w:val="Code"/>
      </w:pPr>
      <w:r w:rsidRPr="00EC76D5">
        <w:lastRenderedPageBreak/>
        <w:t xml:space="preserve">              }</w:t>
      </w:r>
    </w:p>
    <w:p w14:paraId="1C0D8A78" w14:textId="77777777" w:rsidR="00197B3C" w:rsidRPr="00EC76D5" w:rsidRDefault="00197B3C" w:rsidP="00197B3C">
      <w:pPr>
        <w:pStyle w:val="Code"/>
      </w:pPr>
    </w:p>
    <w:p w14:paraId="4E85D4D1" w14:textId="77777777" w:rsidR="00197B3C" w:rsidRPr="00EC76D5" w:rsidRDefault="00197B3C" w:rsidP="00197B3C">
      <w:pPr>
        <w:pStyle w:val="Code"/>
      </w:pPr>
      <w:r w:rsidRPr="00EC76D5">
        <w:t xml:space="preserve">              byteList.addAll(tree.getSymbol().getByteList());</w:t>
      </w:r>
    </w:p>
    <w:p w14:paraId="7F4241BE" w14:textId="77777777" w:rsidR="00197B3C" w:rsidRPr="00EC76D5" w:rsidRDefault="00197B3C" w:rsidP="00197B3C">
      <w:pPr>
        <w:pStyle w:val="Code"/>
      </w:pPr>
      <w:r w:rsidRPr="00EC76D5">
        <w:t xml:space="preserve">              textList.addAll(remove_labels(tree.getSymbol().getTextList()));</w:t>
      </w:r>
    </w:p>
    <w:p w14:paraId="2BE124D7" w14:textId="77777777" w:rsidR="00197B3C" w:rsidRPr="00EC76D5" w:rsidRDefault="00197B3C" w:rsidP="00197B3C">
      <w:pPr>
        <w:pStyle w:val="Code"/>
      </w:pPr>
      <w:r w:rsidRPr="00EC76D5">
        <w:t xml:space="preserve">            }</w:t>
      </w:r>
    </w:p>
    <w:p w14:paraId="774F07AC" w14:textId="77777777" w:rsidR="00197B3C" w:rsidRPr="00EC76D5" w:rsidRDefault="00197B3C" w:rsidP="00197B3C">
      <w:pPr>
        <w:pStyle w:val="Code"/>
      </w:pPr>
      <w:r w:rsidRPr="00EC76D5">
        <w:t xml:space="preserve">            break;</w:t>
      </w:r>
    </w:p>
    <w:p w14:paraId="2DE63AD6" w14:textId="77777777" w:rsidR="00197B3C" w:rsidRPr="00EC76D5" w:rsidRDefault="00197B3C" w:rsidP="00197B3C">
      <w:pPr>
        <w:pStyle w:val="Code"/>
      </w:pPr>
    </w:p>
    <w:p w14:paraId="746BE633" w14:textId="77777777" w:rsidR="00197B3C" w:rsidRPr="00EC76D5" w:rsidRDefault="00197B3C" w:rsidP="00197B3C">
      <w:pPr>
        <w:pStyle w:val="Code"/>
      </w:pPr>
      <w:r w:rsidRPr="00EC76D5">
        <w:t xml:space="preserve">          case AddressOffset: { // array</w:t>
      </w:r>
    </w:p>
    <w:p w14:paraId="6A6B3726" w14:textId="77777777" w:rsidR="00197B3C" w:rsidRPr="00EC76D5" w:rsidRDefault="00197B3C" w:rsidP="00197B3C">
      <w:pPr>
        <w:pStyle w:val="Code"/>
      </w:pPr>
      <w:r w:rsidRPr="00EC76D5">
        <w:t xml:space="preserve">              accessMap.put(byteList.size(), tree.getSymbol().getUniqueName());</w:t>
      </w:r>
    </w:p>
    <w:p w14:paraId="2E2F9A20" w14:textId="77777777" w:rsidR="00197B3C" w:rsidRPr="00EC76D5" w:rsidRDefault="00197B3C" w:rsidP="00197B3C">
      <w:pPr>
        <w:pStyle w:val="Code"/>
      </w:pPr>
      <w:r w:rsidRPr="00EC76D5">
        <w:t xml:space="preserve">              int offset = (Integer) tree.getInfo();</w:t>
      </w:r>
    </w:p>
    <w:p w14:paraId="733897FC" w14:textId="77777777" w:rsidR="00197B3C" w:rsidRPr="00EC76D5" w:rsidRDefault="00197B3C" w:rsidP="00197B3C">
      <w:pPr>
        <w:pStyle w:val="Code"/>
      </w:pPr>
      <w:r w:rsidRPr="00EC76D5">
        <w:t xml:space="preserve">              byteList.add((byte) offset);</w:t>
      </w:r>
    </w:p>
    <w:p w14:paraId="5D2BA0FF" w14:textId="77777777" w:rsidR="00197B3C" w:rsidRPr="00EC76D5" w:rsidRDefault="00197B3C" w:rsidP="00197B3C">
      <w:pPr>
        <w:pStyle w:val="Code"/>
      </w:pPr>
      <w:r w:rsidRPr="00EC76D5">
        <w:t xml:space="preserve">              byteList.add((byte) (offset &lt;&lt; 8));</w:t>
      </w:r>
    </w:p>
    <w:p w14:paraId="6DCC399D" w14:textId="77777777" w:rsidR="00197B3C" w:rsidRPr="00EC76D5" w:rsidRDefault="00197B3C" w:rsidP="00197B3C">
      <w:pPr>
        <w:pStyle w:val="Code"/>
      </w:pPr>
      <w:r w:rsidRPr="00EC76D5">
        <w:t xml:space="preserve">              textList.add("\tdw " + tree.getSymbol().getUniqueName() +</w:t>
      </w:r>
    </w:p>
    <w:p w14:paraId="4ECB3A37" w14:textId="525A1526" w:rsidR="00197B3C" w:rsidRPr="00EC76D5" w:rsidRDefault="00197B3C" w:rsidP="00197B3C">
      <w:pPr>
        <w:pStyle w:val="Code"/>
      </w:pPr>
      <w:r w:rsidRPr="00EC76D5">
        <w:t xml:space="preserve">                           addOffset(offset) + "\t; " + </w:t>
      </w:r>
      <w:r w:rsidR="00BA53A2">
        <w:t>TypeSize.PointerSize</w:t>
      </w:r>
      <w:r w:rsidRPr="00EC76D5">
        <w:t>);</w:t>
      </w:r>
    </w:p>
    <w:p w14:paraId="65852552" w14:textId="77777777" w:rsidR="00197B3C" w:rsidRPr="00EC76D5" w:rsidRDefault="00197B3C" w:rsidP="00197B3C">
      <w:pPr>
        <w:pStyle w:val="Code"/>
      </w:pPr>
      <w:r w:rsidRPr="00EC76D5">
        <w:t xml:space="preserve">            }</w:t>
      </w:r>
    </w:p>
    <w:p w14:paraId="3FF5B6B9" w14:textId="77777777" w:rsidR="00197B3C" w:rsidRPr="00EC76D5" w:rsidRDefault="00197B3C" w:rsidP="00197B3C">
      <w:pPr>
        <w:pStyle w:val="Code"/>
      </w:pPr>
      <w:r w:rsidRPr="00EC76D5">
        <w:t xml:space="preserve">            break;</w:t>
      </w:r>
    </w:p>
    <w:p w14:paraId="506F9B51" w14:textId="77777777" w:rsidR="00197B3C" w:rsidRPr="00EC76D5" w:rsidRDefault="00197B3C" w:rsidP="00197B3C">
      <w:pPr>
        <w:pStyle w:val="Code"/>
      </w:pPr>
    </w:p>
    <w:p w14:paraId="64A65089" w14:textId="77777777" w:rsidR="00197B3C" w:rsidRPr="00EC76D5" w:rsidRDefault="00197B3C" w:rsidP="00197B3C">
      <w:pPr>
        <w:pStyle w:val="Code"/>
      </w:pPr>
      <w:r w:rsidRPr="00EC76D5">
        <w:t xml:space="preserve">          case ValueOffset: { // pointer</w:t>
      </w:r>
    </w:p>
    <w:p w14:paraId="5B6C7701" w14:textId="77777777" w:rsidR="00197B3C" w:rsidRPr="00EC76D5" w:rsidRDefault="00197B3C" w:rsidP="00197B3C">
      <w:pPr>
        <w:pStyle w:val="Code"/>
      </w:pPr>
      <w:r w:rsidRPr="00EC76D5">
        <w:t xml:space="preserve">              for (Map.Entry&lt;Integer,String&gt; entry : tree.getSymbol().getAccessMap().entrySet()) {</w:t>
      </w:r>
    </w:p>
    <w:p w14:paraId="6B1E3608" w14:textId="77777777" w:rsidR="00197B3C" w:rsidRPr="00EC76D5" w:rsidRDefault="00197B3C" w:rsidP="00197B3C">
      <w:pPr>
        <w:pStyle w:val="Code"/>
      </w:pPr>
      <w:r w:rsidRPr="00EC76D5">
        <w:t xml:space="preserve">                accessMap.put(byteList.size() + entry.getKey(), entry.getValue());</w:t>
      </w:r>
    </w:p>
    <w:p w14:paraId="010BB47D" w14:textId="77777777" w:rsidR="00197B3C" w:rsidRPr="00EC76D5" w:rsidRDefault="00197B3C" w:rsidP="00197B3C">
      <w:pPr>
        <w:pStyle w:val="Code"/>
      </w:pPr>
      <w:r w:rsidRPr="00EC76D5">
        <w:t xml:space="preserve">              }</w:t>
      </w:r>
    </w:p>
    <w:p w14:paraId="3917E252" w14:textId="77777777" w:rsidR="00197B3C" w:rsidRPr="00EC76D5" w:rsidRDefault="00197B3C" w:rsidP="00197B3C">
      <w:pPr>
        <w:pStyle w:val="Code"/>
      </w:pPr>
    </w:p>
    <w:p w14:paraId="6452457F" w14:textId="77777777" w:rsidR="00197B3C" w:rsidRPr="00EC76D5" w:rsidRDefault="00197B3C" w:rsidP="00197B3C">
      <w:pPr>
        <w:pStyle w:val="Code"/>
      </w:pPr>
      <w:r w:rsidRPr="00EC76D5">
        <w:t xml:space="preserve">              List&lt;Byte&gt; oldByteList = tree.getSymbol().getByteList();</w:t>
      </w:r>
    </w:p>
    <w:p w14:paraId="4340F90C" w14:textId="77777777" w:rsidR="00197B3C" w:rsidRPr="00EC76D5" w:rsidRDefault="00197B3C" w:rsidP="00197B3C">
      <w:pPr>
        <w:pStyle w:val="Code"/>
      </w:pPr>
      <w:r w:rsidRPr="00EC76D5">
        <w:t xml:space="preserve">              int oldOffset = oldByteList.get(0) + (oldByteList.get(1) &gt;&gt; 8);</w:t>
      </w:r>
    </w:p>
    <w:p w14:paraId="2E9F0805" w14:textId="77777777" w:rsidR="00197B3C" w:rsidRPr="00EC76D5" w:rsidRDefault="00197B3C" w:rsidP="00197B3C">
      <w:pPr>
        <w:pStyle w:val="Code"/>
      </w:pPr>
      <w:r w:rsidRPr="00EC76D5">
        <w:t xml:space="preserve">              int newOffset = (Integer) tree.getSymbol().getValue();</w:t>
      </w:r>
    </w:p>
    <w:p w14:paraId="2603664F" w14:textId="77777777" w:rsidR="00197B3C" w:rsidRPr="00EC76D5" w:rsidRDefault="00197B3C" w:rsidP="00197B3C">
      <w:pPr>
        <w:pStyle w:val="Code"/>
      </w:pPr>
      <w:r w:rsidRPr="00EC76D5">
        <w:t xml:space="preserve">              int newValue = oldOffset + newOffset;</w:t>
      </w:r>
    </w:p>
    <w:p w14:paraId="6B78AAE8" w14:textId="77777777" w:rsidR="00197B3C" w:rsidRPr="00EC76D5" w:rsidRDefault="00197B3C" w:rsidP="00197B3C">
      <w:pPr>
        <w:pStyle w:val="Code"/>
      </w:pPr>
      <w:r w:rsidRPr="00EC76D5">
        <w:t xml:space="preserve">              byteList.add((byte) (newValue &lt;&lt; 8));</w:t>
      </w:r>
    </w:p>
    <w:p w14:paraId="0F4167B1" w14:textId="77777777" w:rsidR="00197B3C" w:rsidRPr="00EC76D5" w:rsidRDefault="00197B3C" w:rsidP="00197B3C">
      <w:pPr>
        <w:pStyle w:val="Code"/>
      </w:pPr>
      <w:r w:rsidRPr="00EC76D5">
        <w:t xml:space="preserve">              byteList.add((byte) newValue);</w:t>
      </w:r>
    </w:p>
    <w:p w14:paraId="5B33A9DF" w14:textId="77777777" w:rsidR="00197B3C" w:rsidRPr="00EC76D5" w:rsidRDefault="00197B3C" w:rsidP="00197B3C">
      <w:pPr>
        <w:pStyle w:val="Code"/>
      </w:pPr>
      <w:r w:rsidRPr="00EC76D5">
        <w:t xml:space="preserve">              textList.add(replaceOffset(tree.getSymbol().getTextList().get(0),</w:t>
      </w:r>
    </w:p>
    <w:p w14:paraId="6808AF2B" w14:textId="77777777" w:rsidR="00197B3C" w:rsidRPr="00EC76D5" w:rsidRDefault="00197B3C" w:rsidP="00197B3C">
      <w:pPr>
        <w:pStyle w:val="Code"/>
      </w:pPr>
      <w:r w:rsidRPr="00EC76D5">
        <w:t xml:space="preserve">                                         oldOffset, newValue));</w:t>
      </w:r>
    </w:p>
    <w:p w14:paraId="3034F8B0" w14:textId="77777777" w:rsidR="00197B3C" w:rsidRPr="00EC76D5" w:rsidRDefault="00197B3C" w:rsidP="00197B3C">
      <w:pPr>
        <w:pStyle w:val="Code"/>
      </w:pPr>
      <w:r w:rsidRPr="00EC76D5">
        <w:t xml:space="preserve">            }</w:t>
      </w:r>
    </w:p>
    <w:p w14:paraId="7B353946" w14:textId="77777777" w:rsidR="00197B3C" w:rsidRPr="00EC76D5" w:rsidRDefault="00197B3C" w:rsidP="00197B3C">
      <w:pPr>
        <w:pStyle w:val="Code"/>
      </w:pPr>
      <w:r w:rsidRPr="00EC76D5">
        <w:t xml:space="preserve">            break;</w:t>
      </w:r>
    </w:p>
    <w:p w14:paraId="43E31B41" w14:textId="77777777" w:rsidR="00197B3C" w:rsidRPr="00EC76D5" w:rsidRDefault="00197B3C" w:rsidP="00197B3C">
      <w:pPr>
        <w:pStyle w:val="Code"/>
      </w:pPr>
    </w:p>
    <w:p w14:paraId="7A996AF2" w14:textId="77777777" w:rsidR="00197B3C" w:rsidRPr="00EC76D5" w:rsidRDefault="00197B3C" w:rsidP="00197B3C">
      <w:pPr>
        <w:pStyle w:val="Code"/>
      </w:pPr>
      <w:r w:rsidRPr="00EC76D5">
        <w:t xml:space="preserve">          default:</w:t>
      </w:r>
    </w:p>
    <w:p w14:paraId="6AA8BA0D" w14:textId="77777777" w:rsidR="00197B3C" w:rsidRPr="00EC76D5" w:rsidRDefault="00197B3C" w:rsidP="00197B3C">
      <w:pPr>
        <w:pStyle w:val="Code"/>
      </w:pPr>
      <w:r w:rsidRPr="00EC76D5">
        <w:t xml:space="preserve">            Assert.error("X");</w:t>
      </w:r>
    </w:p>
    <w:p w14:paraId="65F6738A" w14:textId="77777777" w:rsidR="00197B3C" w:rsidRPr="00EC76D5" w:rsidRDefault="00197B3C" w:rsidP="00197B3C">
      <w:pPr>
        <w:pStyle w:val="Code"/>
      </w:pPr>
      <w:r w:rsidRPr="00EC76D5">
        <w:t xml:space="preserve">            break;</w:t>
      </w:r>
    </w:p>
    <w:p w14:paraId="3ABB67C6" w14:textId="77777777" w:rsidR="00197B3C" w:rsidRPr="00EC76D5" w:rsidRDefault="00197B3C" w:rsidP="00197B3C">
      <w:pPr>
        <w:pStyle w:val="Code"/>
      </w:pPr>
      <w:r w:rsidRPr="00EC76D5">
        <w:t xml:space="preserve">        }</w:t>
      </w:r>
    </w:p>
    <w:p w14:paraId="4288ED52" w14:textId="77777777" w:rsidR="00197B3C" w:rsidRPr="00EC76D5" w:rsidRDefault="00197B3C" w:rsidP="00197B3C">
      <w:pPr>
        <w:pStyle w:val="Code"/>
      </w:pPr>
      <w:r w:rsidRPr="00EC76D5">
        <w:t xml:space="preserve">      }</w:t>
      </w:r>
    </w:p>
    <w:p w14:paraId="1A054D31" w14:textId="77777777" w:rsidR="00197B3C" w:rsidRPr="00EC76D5" w:rsidRDefault="00197B3C" w:rsidP="00197B3C">
      <w:pPr>
        <w:pStyle w:val="Code"/>
      </w:pPr>
      <w:r w:rsidRPr="00EC76D5">
        <w:t xml:space="preserve">      else {</w:t>
      </w:r>
    </w:p>
    <w:p w14:paraId="586F0194" w14:textId="77777777" w:rsidR="00197B3C" w:rsidRPr="00EC76D5" w:rsidRDefault="00197B3C" w:rsidP="00197B3C">
      <w:pPr>
        <w:pStyle w:val="Code"/>
      </w:pPr>
      <w:r w:rsidRPr="00EC76D5">
        <w:t xml:space="preserve">        List&lt;Byte&gt; ptrByteList = new LinkedList&lt;&gt;();</w:t>
      </w:r>
    </w:p>
    <w:p w14:paraId="359C6E1F" w14:textId="77777777" w:rsidR="00197B3C" w:rsidRPr="00EC76D5" w:rsidRDefault="00197B3C" w:rsidP="00197B3C">
      <w:pPr>
        <w:pStyle w:val="Code"/>
      </w:pPr>
      <w:r w:rsidRPr="00EC76D5">
        <w:t xml:space="preserve">        Map&lt;Integer,String&gt; ptrAccessMap = new ListMap&lt;&gt;();</w:t>
      </w:r>
    </w:p>
    <w:p w14:paraId="4D396F8E" w14:textId="77777777" w:rsidR="00197B3C" w:rsidRPr="00EC76D5" w:rsidRDefault="00197B3C" w:rsidP="00197B3C">
      <w:pPr>
        <w:pStyle w:val="Code"/>
      </w:pPr>
      <w:r w:rsidRPr="00EC76D5">
        <w:t xml:space="preserve">        List&lt;String&gt; ptrTextList = new LinkedList&lt;&gt;();</w:t>
      </w:r>
    </w:p>
    <w:p w14:paraId="2F7981B0" w14:textId="77777777" w:rsidR="00197B3C" w:rsidRPr="00EC76D5" w:rsidRDefault="00197B3C" w:rsidP="00197B3C">
      <w:pPr>
        <w:pStyle w:val="Code"/>
      </w:pPr>
      <w:r w:rsidRPr="00EC76D5">
        <w:t xml:space="preserve">        Type arrayType = Type.createArrayType(0, type.getPointerType());</w:t>
      </w:r>
    </w:p>
    <w:p w14:paraId="63711461" w14:textId="3A55A9B6" w:rsidR="00197B3C" w:rsidRPr="00EC76D5" w:rsidRDefault="00197B3C" w:rsidP="00197B3C">
      <w:pPr>
        <w:pStyle w:val="Code"/>
      </w:pPr>
      <w:r w:rsidRPr="00EC76D5">
        <w:t xml:space="preserve">        generateStatic(arrayType, </w:t>
      </w:r>
      <w:r w:rsidR="002F35C1">
        <w:t>initializer</w:t>
      </w:r>
      <w:r w:rsidRPr="00EC76D5">
        <w:t xml:space="preserve">, ptrByteList, ptrAccessMap, ptrTextList);      </w:t>
      </w:r>
    </w:p>
    <w:p w14:paraId="0427A61B" w14:textId="77777777" w:rsidR="00197B3C" w:rsidRPr="00EC76D5" w:rsidRDefault="00197B3C" w:rsidP="00197B3C">
      <w:pPr>
        <w:pStyle w:val="Code"/>
      </w:pPr>
    </w:p>
    <w:p w14:paraId="001C1D9F" w14:textId="270174F5" w:rsidR="00197B3C" w:rsidRPr="00EC76D5" w:rsidRDefault="00197B3C" w:rsidP="00197B3C">
      <w:pPr>
        <w:pStyle w:val="Code"/>
      </w:pPr>
      <w:r w:rsidRPr="00EC76D5">
        <w:t xml:space="preserve">        String uniqueName = Main.SeparatorId + "List</w:t>
      </w:r>
      <w:r w:rsidR="002F35C1">
        <w:t>Initializer</w:t>
      </w:r>
      <w:r w:rsidRPr="00EC76D5">
        <w:t>" +</w:t>
      </w:r>
    </w:p>
    <w:p w14:paraId="51A91EFF" w14:textId="15737E5C" w:rsidR="00197B3C" w:rsidRPr="00EC76D5" w:rsidRDefault="00197B3C" w:rsidP="00197B3C">
      <w:pPr>
        <w:pStyle w:val="Code"/>
      </w:pPr>
      <w:r w:rsidRPr="00EC76D5">
        <w:t xml:space="preserve">                            (Main.List</w:t>
      </w:r>
      <w:r w:rsidR="002F35C1">
        <w:t>Initializer</w:t>
      </w:r>
      <w:r w:rsidRPr="00EC76D5">
        <w:t>Count++) + Main.FileMarker;</w:t>
      </w:r>
    </w:p>
    <w:p w14:paraId="60170C5B" w14:textId="77777777" w:rsidR="00197B3C" w:rsidRPr="00EC76D5" w:rsidRDefault="00197B3C" w:rsidP="00197B3C">
      <w:pPr>
        <w:pStyle w:val="Code"/>
      </w:pPr>
      <w:r w:rsidRPr="00EC76D5">
        <w:t xml:space="preserve">        accessMap.put(byteList.size(), uniqueName);</w:t>
      </w:r>
    </w:p>
    <w:p w14:paraId="6F41E09D" w14:textId="77777777" w:rsidR="00197B3C" w:rsidRPr="00EC76D5" w:rsidRDefault="00197B3C" w:rsidP="00197B3C">
      <w:pPr>
        <w:pStyle w:val="Code"/>
      </w:pPr>
      <w:r w:rsidRPr="00EC76D5">
        <w:t xml:space="preserve">        byteList.add((byte) 0);</w:t>
      </w:r>
    </w:p>
    <w:p w14:paraId="4D52D3E8" w14:textId="77777777" w:rsidR="00197B3C" w:rsidRPr="00EC76D5" w:rsidRDefault="00197B3C" w:rsidP="00197B3C">
      <w:pPr>
        <w:pStyle w:val="Code"/>
      </w:pPr>
      <w:r w:rsidRPr="00EC76D5">
        <w:t xml:space="preserve">        byteList.add((byte) 0);</w:t>
      </w:r>
    </w:p>
    <w:p w14:paraId="7D984245" w14:textId="0A575E3C" w:rsidR="00197B3C" w:rsidRPr="00EC76D5" w:rsidRDefault="00197B3C" w:rsidP="00197B3C">
      <w:pPr>
        <w:pStyle w:val="Code"/>
      </w:pPr>
      <w:r w:rsidRPr="00EC76D5">
        <w:t xml:space="preserve">        textList.add("\tdw " + uniqueName+ "\t; " + </w:t>
      </w:r>
      <w:r w:rsidR="00BA53A2">
        <w:t>TypeSize.PointerSize</w:t>
      </w:r>
      <w:r w:rsidRPr="00EC76D5">
        <w:t>);</w:t>
      </w:r>
    </w:p>
    <w:p w14:paraId="55334CD9" w14:textId="77777777" w:rsidR="00197B3C" w:rsidRPr="00EC76D5" w:rsidRDefault="00197B3C" w:rsidP="00197B3C">
      <w:pPr>
        <w:pStyle w:val="Code"/>
      </w:pPr>
      <w:r w:rsidRPr="00EC76D5">
        <w:t xml:space="preserve">        </w:t>
      </w:r>
    </w:p>
    <w:p w14:paraId="2C17FD5F" w14:textId="77777777" w:rsidR="00197B3C" w:rsidRPr="00EC76D5" w:rsidRDefault="00197B3C" w:rsidP="00197B3C">
      <w:pPr>
        <w:pStyle w:val="Code"/>
      </w:pPr>
      <w:r w:rsidRPr="00EC76D5">
        <w:lastRenderedPageBreak/>
        <w:t xml:space="preserve">        Symbol symbol = Symbol.createStaticSymbol(uniqueName, ptrByteList,</w:t>
      </w:r>
    </w:p>
    <w:p w14:paraId="2F5FE580" w14:textId="77777777" w:rsidR="00197B3C" w:rsidRPr="00EC76D5" w:rsidRDefault="00197B3C" w:rsidP="00197B3C">
      <w:pPr>
        <w:pStyle w:val="Code"/>
      </w:pPr>
      <w:r w:rsidRPr="00EC76D5">
        <w:t xml:space="preserve">                                                  ptrAccessMap, ptrTextList);</w:t>
      </w:r>
    </w:p>
    <w:p w14:paraId="0CF43DFD" w14:textId="77777777" w:rsidR="00197B3C" w:rsidRPr="00EC76D5" w:rsidRDefault="00197B3C" w:rsidP="00197B3C">
      <w:pPr>
        <w:pStyle w:val="Code"/>
      </w:pPr>
      <w:r w:rsidRPr="00EC76D5">
        <w:t xml:space="preserve">        Main.GlobalSet.add(symbol);</w:t>
      </w:r>
    </w:p>
    <w:p w14:paraId="10FAC843" w14:textId="77777777" w:rsidR="00197B3C" w:rsidRPr="00EC76D5" w:rsidRDefault="00197B3C" w:rsidP="00197B3C">
      <w:pPr>
        <w:pStyle w:val="Code"/>
      </w:pPr>
      <w:r w:rsidRPr="00EC76D5">
        <w:t xml:space="preserve">      }</w:t>
      </w:r>
    </w:p>
    <w:p w14:paraId="7FE17266" w14:textId="77777777" w:rsidR="00197B3C" w:rsidRPr="00EC76D5" w:rsidRDefault="00197B3C" w:rsidP="00197B3C">
      <w:pPr>
        <w:pStyle w:val="Code"/>
      </w:pPr>
      <w:r w:rsidRPr="00EC76D5">
        <w:t xml:space="preserve">    }    </w:t>
      </w:r>
    </w:p>
    <w:p w14:paraId="06EEBEE0" w14:textId="0DECED9F" w:rsidR="00197B3C" w:rsidRPr="00EC76D5" w:rsidRDefault="00197B3C" w:rsidP="00197B3C">
      <w:pPr>
        <w:pStyle w:val="Code"/>
      </w:pPr>
      <w:r w:rsidRPr="00EC76D5">
        <w:t xml:space="preserve">    else if (</w:t>
      </w:r>
      <w:r w:rsidR="002F35C1">
        <w:t>initializer</w:t>
      </w:r>
      <w:r w:rsidRPr="00EC76D5">
        <w:t xml:space="preserve"> instanceof SyntaxTree) {</w:t>
      </w:r>
    </w:p>
    <w:p w14:paraId="101D48C2" w14:textId="77777777" w:rsidR="00197B3C" w:rsidRPr="00EC76D5" w:rsidRDefault="00197B3C" w:rsidP="00197B3C">
      <w:pPr>
        <w:pStyle w:val="Code"/>
      </w:pPr>
      <w:r w:rsidRPr="00EC76D5">
        <w:t xml:space="preserve">      SyntaxTree tree =</w:t>
      </w:r>
    </w:p>
    <w:p w14:paraId="4E7CE27D" w14:textId="10BD31D3" w:rsidR="00197B3C" w:rsidRPr="00EC76D5" w:rsidRDefault="00197B3C" w:rsidP="00197B3C">
      <w:pPr>
        <w:pStyle w:val="Code"/>
      </w:pPr>
      <w:r w:rsidRPr="00EC76D5">
        <w:t xml:space="preserve">        SyntaxTreeOptimizer.optimizeExpression((SyntaxTree) </w:t>
      </w:r>
      <w:r w:rsidR="002F35C1">
        <w:t>initializer</w:t>
      </w:r>
      <w:r w:rsidRPr="00EC76D5">
        <w:t>);</w:t>
      </w:r>
    </w:p>
    <w:p w14:paraId="2809AF1A" w14:textId="77777777" w:rsidR="00197B3C" w:rsidRPr="00EC76D5" w:rsidRDefault="00197B3C" w:rsidP="00197B3C">
      <w:pPr>
        <w:pStyle w:val="Code"/>
      </w:pPr>
    </w:p>
    <w:p w14:paraId="168F3C2F" w14:textId="77777777" w:rsidR="00197B3C" w:rsidRPr="00EC76D5" w:rsidRDefault="00197B3C" w:rsidP="00197B3C">
      <w:pPr>
        <w:pStyle w:val="Code"/>
      </w:pPr>
      <w:r w:rsidRPr="00EC76D5">
        <w:t xml:space="preserve">      if ((tree.getOperator() == MiddleOperator.Value) &amp;&amp;</w:t>
      </w:r>
    </w:p>
    <w:p w14:paraId="10049259" w14:textId="77777777" w:rsidR="00197B3C" w:rsidRPr="00EC76D5" w:rsidRDefault="00197B3C" w:rsidP="00197B3C">
      <w:pPr>
        <w:pStyle w:val="Code"/>
      </w:pPr>
      <w:r w:rsidRPr="00EC76D5">
        <w:t xml:space="preserve">          tree.getType().isString()) {</w:t>
      </w:r>
    </w:p>
    <w:p w14:paraId="1A6F0772" w14:textId="77777777" w:rsidR="00197B3C" w:rsidRPr="00EC76D5" w:rsidRDefault="00197B3C" w:rsidP="00197B3C">
      <w:pPr>
        <w:pStyle w:val="Code"/>
      </w:pPr>
      <w:r w:rsidRPr="00EC76D5">
        <w:t xml:space="preserve">        int arraySize = type.getArraySize();</w:t>
      </w:r>
    </w:p>
    <w:p w14:paraId="307D7336" w14:textId="77777777" w:rsidR="00197B3C" w:rsidRPr="00EC76D5" w:rsidRDefault="00197B3C" w:rsidP="00197B3C">
      <w:pPr>
        <w:pStyle w:val="Code"/>
      </w:pPr>
      <w:r w:rsidRPr="00EC76D5">
        <w:t xml:space="preserve">        String text = (String) tree.getSymbol().getValue();</w:t>
      </w:r>
    </w:p>
    <w:p w14:paraId="57B9AD71" w14:textId="77777777" w:rsidR="00197B3C" w:rsidRPr="00EC76D5" w:rsidRDefault="00197B3C" w:rsidP="00197B3C">
      <w:pPr>
        <w:pStyle w:val="Code"/>
      </w:pPr>
      <w:r w:rsidRPr="00EC76D5">
        <w:t xml:space="preserve">        int stringSize = text.length() + 1;</w:t>
      </w:r>
    </w:p>
    <w:p w14:paraId="093FA531" w14:textId="77777777" w:rsidR="00197B3C" w:rsidRPr="00EC76D5" w:rsidRDefault="00197B3C" w:rsidP="00197B3C">
      <w:pPr>
        <w:pStyle w:val="Code"/>
      </w:pPr>
      <w:r w:rsidRPr="00EC76D5">
        <w:t xml:space="preserve">        </w:t>
      </w:r>
    </w:p>
    <w:p w14:paraId="69B0F3CF" w14:textId="77777777" w:rsidR="00197B3C" w:rsidRPr="00EC76D5" w:rsidRDefault="00197B3C" w:rsidP="00197B3C">
      <w:pPr>
        <w:pStyle w:val="Code"/>
      </w:pPr>
      <w:r w:rsidRPr="00EC76D5">
        <w:t xml:space="preserve">        generateByteTextList(tree.getType(), text, byteList,</w:t>
      </w:r>
    </w:p>
    <w:p w14:paraId="44863014" w14:textId="77777777" w:rsidR="00197B3C" w:rsidRPr="00EC76D5" w:rsidRDefault="00197B3C" w:rsidP="00197B3C">
      <w:pPr>
        <w:pStyle w:val="Code"/>
      </w:pPr>
      <w:r w:rsidRPr="00EC76D5">
        <w:t xml:space="preserve">                             accessMap, textList);</w:t>
      </w:r>
    </w:p>
    <w:p w14:paraId="6AEF4DF9" w14:textId="77777777" w:rsidR="00197B3C" w:rsidRPr="00EC76D5" w:rsidRDefault="00197B3C" w:rsidP="00197B3C">
      <w:pPr>
        <w:pStyle w:val="Code"/>
      </w:pPr>
      <w:r w:rsidRPr="00EC76D5">
        <w:t xml:space="preserve">        generateZeroByteTextList((stringSize - arraySize) * Type.CharSize,</w:t>
      </w:r>
    </w:p>
    <w:p w14:paraId="798F3A12" w14:textId="77777777" w:rsidR="00197B3C" w:rsidRPr="00EC76D5" w:rsidRDefault="00197B3C" w:rsidP="00197B3C">
      <w:pPr>
        <w:pStyle w:val="Code"/>
      </w:pPr>
      <w:r w:rsidRPr="00EC76D5">
        <w:t xml:space="preserve">                                 byteList, textList);</w:t>
      </w:r>
    </w:p>
    <w:p w14:paraId="06B3C50B" w14:textId="77777777" w:rsidR="00197B3C" w:rsidRPr="00EC76D5" w:rsidRDefault="00197B3C" w:rsidP="00197B3C">
      <w:pPr>
        <w:pStyle w:val="Code"/>
      </w:pPr>
      <w:r w:rsidRPr="00EC76D5">
        <w:t xml:space="preserve">      }</w:t>
      </w:r>
    </w:p>
    <w:p w14:paraId="399AFE41" w14:textId="77777777" w:rsidR="00197B3C" w:rsidRPr="00EC76D5" w:rsidRDefault="00197B3C" w:rsidP="00197B3C">
      <w:pPr>
        <w:pStyle w:val="Code"/>
      </w:pPr>
      <w:r w:rsidRPr="00EC76D5">
        <w:t xml:space="preserve">      else {</w:t>
      </w:r>
    </w:p>
    <w:p w14:paraId="0A18D37E" w14:textId="77777777" w:rsidR="00197B3C" w:rsidRPr="00EC76D5" w:rsidRDefault="00197B3C" w:rsidP="00197B3C">
      <w:pPr>
        <w:pStyle w:val="Code"/>
      </w:pPr>
      <w:r w:rsidRPr="00EC76D5">
        <w:t xml:space="preserve">        for (Map.Entry&lt;Integer,String&gt; entry : tree.getSymbol().getAccessMap().entrySet()) {</w:t>
      </w:r>
    </w:p>
    <w:p w14:paraId="75762E03" w14:textId="77777777" w:rsidR="00197B3C" w:rsidRPr="00EC76D5" w:rsidRDefault="00197B3C" w:rsidP="00197B3C">
      <w:pPr>
        <w:pStyle w:val="Code"/>
      </w:pPr>
      <w:r w:rsidRPr="00EC76D5">
        <w:t xml:space="preserve">          accessMap.put(byteList.size() + entry.getKey(), entry.getValue());</w:t>
      </w:r>
    </w:p>
    <w:p w14:paraId="51D00D7E" w14:textId="77777777" w:rsidR="00197B3C" w:rsidRPr="00EC76D5" w:rsidRDefault="00197B3C" w:rsidP="00197B3C">
      <w:pPr>
        <w:pStyle w:val="Code"/>
      </w:pPr>
      <w:r w:rsidRPr="00EC76D5">
        <w:t xml:space="preserve">        }</w:t>
      </w:r>
    </w:p>
    <w:p w14:paraId="35A283E6" w14:textId="77777777" w:rsidR="00197B3C" w:rsidRPr="00EC76D5" w:rsidRDefault="00197B3C" w:rsidP="00197B3C">
      <w:pPr>
        <w:pStyle w:val="Code"/>
      </w:pPr>
    </w:p>
    <w:p w14:paraId="36AAE253" w14:textId="77777777" w:rsidR="00197B3C" w:rsidRPr="00EC76D5" w:rsidRDefault="00197B3C" w:rsidP="00197B3C">
      <w:pPr>
        <w:pStyle w:val="Code"/>
      </w:pPr>
      <w:r w:rsidRPr="00EC76D5">
        <w:t xml:space="preserve">        byteList.addAll(tree.getSymbol().getByteList());</w:t>
      </w:r>
    </w:p>
    <w:p w14:paraId="54B966D6" w14:textId="77777777" w:rsidR="00197B3C" w:rsidRPr="00EC76D5" w:rsidRDefault="00197B3C" w:rsidP="00197B3C">
      <w:pPr>
        <w:pStyle w:val="Code"/>
      </w:pPr>
      <w:r w:rsidRPr="00EC76D5">
        <w:t xml:space="preserve">        textList.addAll(remove_labels(tree.getSymbol().getTextList()));</w:t>
      </w:r>
    </w:p>
    <w:p w14:paraId="67AB1407" w14:textId="77777777" w:rsidR="00197B3C" w:rsidRPr="00EC76D5" w:rsidRDefault="00197B3C" w:rsidP="00197B3C">
      <w:pPr>
        <w:pStyle w:val="Code"/>
      </w:pPr>
      <w:r w:rsidRPr="00EC76D5">
        <w:t xml:space="preserve">      }</w:t>
      </w:r>
    </w:p>
    <w:p w14:paraId="292C4D27" w14:textId="77777777" w:rsidR="00197B3C" w:rsidRPr="00EC76D5" w:rsidRDefault="00197B3C" w:rsidP="00197B3C">
      <w:pPr>
        <w:pStyle w:val="Code"/>
      </w:pPr>
      <w:r w:rsidRPr="00EC76D5">
        <w:t xml:space="preserve">    }</w:t>
      </w:r>
    </w:p>
    <w:p w14:paraId="23988745" w14:textId="77777777" w:rsidR="00197B3C" w:rsidRPr="00EC76D5" w:rsidRDefault="00197B3C" w:rsidP="00197B3C">
      <w:pPr>
        <w:pStyle w:val="Code"/>
      </w:pPr>
      <w:r w:rsidRPr="00EC76D5">
        <w:t xml:space="preserve">    else {</w:t>
      </w:r>
    </w:p>
    <w:p w14:paraId="2D8A1B17" w14:textId="72D8BB13" w:rsidR="00197B3C" w:rsidRPr="00EC76D5" w:rsidRDefault="00197B3C" w:rsidP="00197B3C">
      <w:pPr>
        <w:pStyle w:val="Code"/>
      </w:pPr>
      <w:r w:rsidRPr="00EC76D5">
        <w:t xml:space="preserve">      List list = (List) </w:t>
      </w:r>
      <w:r w:rsidR="002F35C1">
        <w:t>initializer</w:t>
      </w:r>
      <w:r w:rsidRPr="00EC76D5">
        <w:t>;</w:t>
      </w:r>
    </w:p>
    <w:p w14:paraId="263DFD9A" w14:textId="77777777" w:rsidR="00197B3C" w:rsidRPr="00EC76D5" w:rsidRDefault="00197B3C" w:rsidP="00197B3C">
      <w:pPr>
        <w:pStyle w:val="Code"/>
      </w:pPr>
      <w:r w:rsidRPr="00EC76D5">
        <w:t xml:space="preserve">      </w:t>
      </w:r>
    </w:p>
    <w:p w14:paraId="3336B1EC" w14:textId="77777777" w:rsidR="00197B3C" w:rsidRPr="00EC76D5" w:rsidRDefault="00197B3C" w:rsidP="00197B3C">
      <w:pPr>
        <w:pStyle w:val="Code"/>
      </w:pPr>
      <w:r w:rsidRPr="00EC76D5">
        <w:t xml:space="preserve">      switch (type.getSort()) {</w:t>
      </w:r>
    </w:p>
    <w:p w14:paraId="54546E52" w14:textId="77777777" w:rsidR="00197B3C" w:rsidRPr="00EC76D5" w:rsidRDefault="00197B3C" w:rsidP="00197B3C">
      <w:pPr>
        <w:pStyle w:val="Code"/>
      </w:pPr>
      <w:r w:rsidRPr="00EC76D5">
        <w:t xml:space="preserve">        case Array: {</w:t>
      </w:r>
    </w:p>
    <w:p w14:paraId="4619137C" w14:textId="77777777" w:rsidR="00197B3C" w:rsidRPr="00EC76D5" w:rsidRDefault="00197B3C" w:rsidP="00197B3C">
      <w:pPr>
        <w:pStyle w:val="Code"/>
      </w:pPr>
      <w:r w:rsidRPr="00EC76D5">
        <w:t xml:space="preserve">            Type subType = type.getArrayType();</w:t>
      </w:r>
    </w:p>
    <w:p w14:paraId="4B0D51C4" w14:textId="77777777" w:rsidR="00197B3C" w:rsidRPr="00EC76D5" w:rsidRDefault="00197B3C" w:rsidP="00197B3C">
      <w:pPr>
        <w:pStyle w:val="Code"/>
      </w:pPr>
      <w:r w:rsidRPr="00EC76D5">
        <w:t xml:space="preserve">            </w:t>
      </w:r>
    </w:p>
    <w:p w14:paraId="59069E40" w14:textId="77777777" w:rsidR="00197B3C" w:rsidRPr="00EC76D5" w:rsidRDefault="00197B3C" w:rsidP="00197B3C">
      <w:pPr>
        <w:pStyle w:val="Code"/>
      </w:pPr>
      <w:r w:rsidRPr="00EC76D5">
        <w:t xml:space="preserve">            for (int index = 0; index &lt; list.size(); ++index) {</w:t>
      </w:r>
    </w:p>
    <w:p w14:paraId="6DF1D31E" w14:textId="77777777" w:rsidR="00197B3C" w:rsidRPr="00EC76D5" w:rsidRDefault="00197B3C" w:rsidP="00197B3C">
      <w:pPr>
        <w:pStyle w:val="Code"/>
      </w:pPr>
      <w:r w:rsidRPr="00EC76D5">
        <w:t xml:space="preserve">              generateStatic(subType, list.get(index), byteList, accessMap, textList);</w:t>
      </w:r>
    </w:p>
    <w:p w14:paraId="713D05E1" w14:textId="77777777" w:rsidR="00197B3C" w:rsidRPr="00EC76D5" w:rsidRDefault="00197B3C" w:rsidP="00197B3C">
      <w:pPr>
        <w:pStyle w:val="Code"/>
      </w:pPr>
      <w:r w:rsidRPr="00EC76D5">
        <w:t xml:space="preserve">            }</w:t>
      </w:r>
    </w:p>
    <w:p w14:paraId="4D177CCD" w14:textId="77777777" w:rsidR="00197B3C" w:rsidRPr="00EC76D5" w:rsidRDefault="00197B3C" w:rsidP="00197B3C">
      <w:pPr>
        <w:pStyle w:val="Code"/>
      </w:pPr>
    </w:p>
    <w:p w14:paraId="191BAC40" w14:textId="77777777" w:rsidR="00197B3C" w:rsidRPr="00EC76D5" w:rsidRDefault="00197B3C" w:rsidP="00197B3C">
      <w:pPr>
        <w:pStyle w:val="Code"/>
      </w:pPr>
      <w:r w:rsidRPr="00EC76D5">
        <w:t xml:space="preserve">            int arraySize = type.getArraySize();</w:t>
      </w:r>
    </w:p>
    <w:p w14:paraId="55ABDCAE" w14:textId="77777777" w:rsidR="00197B3C" w:rsidRPr="00EC76D5" w:rsidRDefault="00197B3C" w:rsidP="00197B3C">
      <w:pPr>
        <w:pStyle w:val="Code"/>
      </w:pPr>
      <w:r w:rsidRPr="00EC76D5">
        <w:t xml:space="preserve">            generateZeroByteTextList((arraySize - list.size()) * subType.getSize(),</w:t>
      </w:r>
    </w:p>
    <w:p w14:paraId="3D3DD95A" w14:textId="77777777" w:rsidR="00197B3C" w:rsidRPr="00EC76D5" w:rsidRDefault="00197B3C" w:rsidP="00197B3C">
      <w:pPr>
        <w:pStyle w:val="Code"/>
      </w:pPr>
      <w:r w:rsidRPr="00EC76D5">
        <w:t xml:space="preserve">                                     byteList, textList);</w:t>
      </w:r>
    </w:p>
    <w:p w14:paraId="08C818E2" w14:textId="77777777" w:rsidR="00197B3C" w:rsidRPr="00EC76D5" w:rsidRDefault="00197B3C" w:rsidP="00197B3C">
      <w:pPr>
        <w:pStyle w:val="Code"/>
      </w:pPr>
      <w:r w:rsidRPr="00EC76D5">
        <w:t xml:space="preserve">          }</w:t>
      </w:r>
    </w:p>
    <w:p w14:paraId="7F6F38A4" w14:textId="77777777" w:rsidR="00197B3C" w:rsidRPr="00EC76D5" w:rsidRDefault="00197B3C" w:rsidP="00197B3C">
      <w:pPr>
        <w:pStyle w:val="Code"/>
      </w:pPr>
      <w:r w:rsidRPr="00EC76D5">
        <w:t xml:space="preserve">          break;</w:t>
      </w:r>
    </w:p>
    <w:p w14:paraId="68DCE1AA" w14:textId="77777777" w:rsidR="00197B3C" w:rsidRPr="00EC76D5" w:rsidRDefault="00197B3C" w:rsidP="00197B3C">
      <w:pPr>
        <w:pStyle w:val="Code"/>
      </w:pPr>
    </w:p>
    <w:p w14:paraId="7CCA1AC9" w14:textId="77777777" w:rsidR="00197B3C" w:rsidRPr="00EC76D5" w:rsidRDefault="00197B3C" w:rsidP="00197B3C">
      <w:pPr>
        <w:pStyle w:val="Code"/>
      </w:pPr>
      <w:r w:rsidRPr="00EC76D5">
        <w:t xml:space="preserve">        case Struct: {</w:t>
      </w:r>
    </w:p>
    <w:p w14:paraId="70727DAA" w14:textId="77777777" w:rsidR="00197B3C" w:rsidRPr="00EC76D5" w:rsidRDefault="00197B3C" w:rsidP="00197B3C">
      <w:pPr>
        <w:pStyle w:val="Code"/>
      </w:pPr>
      <w:r w:rsidRPr="00EC76D5">
        <w:t xml:space="preserve">            int index = 0, size = 0;</w:t>
      </w:r>
    </w:p>
    <w:p w14:paraId="734BCB48" w14:textId="77777777" w:rsidR="00197B3C" w:rsidRPr="00EC76D5" w:rsidRDefault="00197B3C" w:rsidP="00197B3C">
      <w:pPr>
        <w:pStyle w:val="Code"/>
      </w:pPr>
      <w:r w:rsidRPr="00EC76D5">
        <w:t xml:space="preserve">            for (Symbol memberSymbol : type.getMemberMap().values()) {</w:t>
      </w:r>
    </w:p>
    <w:p w14:paraId="3DC271FB" w14:textId="77777777" w:rsidR="00197B3C" w:rsidRPr="00EC76D5" w:rsidRDefault="00197B3C" w:rsidP="00197B3C">
      <w:pPr>
        <w:pStyle w:val="Code"/>
      </w:pPr>
      <w:r w:rsidRPr="00EC76D5">
        <w:t xml:space="preserve">              if (index &lt; list.size()) {</w:t>
      </w:r>
    </w:p>
    <w:p w14:paraId="679B8884" w14:textId="77777777" w:rsidR="00197B3C" w:rsidRPr="00EC76D5" w:rsidRDefault="00197B3C" w:rsidP="00197B3C">
      <w:pPr>
        <w:pStyle w:val="Code"/>
      </w:pPr>
      <w:r w:rsidRPr="00EC76D5">
        <w:t xml:space="preserve">                Type memberType = memberSymbol.getType();</w:t>
      </w:r>
    </w:p>
    <w:p w14:paraId="54D12417" w14:textId="77777777" w:rsidR="00197B3C" w:rsidRPr="00EC76D5" w:rsidRDefault="00197B3C" w:rsidP="00197B3C">
      <w:pPr>
        <w:pStyle w:val="Code"/>
      </w:pPr>
      <w:r w:rsidRPr="00EC76D5">
        <w:t xml:space="preserve">                generateStatic(memberType, list.get(index++),</w:t>
      </w:r>
    </w:p>
    <w:p w14:paraId="76627506" w14:textId="77777777" w:rsidR="00197B3C" w:rsidRPr="00EC76D5" w:rsidRDefault="00197B3C" w:rsidP="00197B3C">
      <w:pPr>
        <w:pStyle w:val="Code"/>
      </w:pPr>
      <w:r w:rsidRPr="00EC76D5">
        <w:t xml:space="preserve">                               byteList, accessMap, textList);</w:t>
      </w:r>
    </w:p>
    <w:p w14:paraId="3A304BE2" w14:textId="77777777" w:rsidR="00197B3C" w:rsidRPr="00EC76D5" w:rsidRDefault="00197B3C" w:rsidP="00197B3C">
      <w:pPr>
        <w:pStyle w:val="Code"/>
      </w:pPr>
      <w:r w:rsidRPr="00EC76D5">
        <w:t xml:space="preserve">                size += memberType.getSize();</w:t>
      </w:r>
    </w:p>
    <w:p w14:paraId="69DBFBBC" w14:textId="77777777" w:rsidR="00197B3C" w:rsidRPr="00EC76D5" w:rsidRDefault="00197B3C" w:rsidP="00197B3C">
      <w:pPr>
        <w:pStyle w:val="Code"/>
      </w:pPr>
      <w:r w:rsidRPr="00EC76D5">
        <w:lastRenderedPageBreak/>
        <w:t xml:space="preserve">              }</w:t>
      </w:r>
    </w:p>
    <w:p w14:paraId="375544F2" w14:textId="77777777" w:rsidR="00197B3C" w:rsidRPr="00EC76D5" w:rsidRDefault="00197B3C" w:rsidP="00197B3C">
      <w:pPr>
        <w:pStyle w:val="Code"/>
      </w:pPr>
      <w:r w:rsidRPr="00EC76D5">
        <w:t xml:space="preserve">            }</w:t>
      </w:r>
    </w:p>
    <w:p w14:paraId="5D42D619" w14:textId="77777777" w:rsidR="00197B3C" w:rsidRPr="00EC76D5" w:rsidRDefault="00197B3C" w:rsidP="00197B3C">
      <w:pPr>
        <w:pStyle w:val="Code"/>
      </w:pPr>
      <w:r w:rsidRPr="00EC76D5">
        <w:t xml:space="preserve">            </w:t>
      </w:r>
    </w:p>
    <w:p w14:paraId="681C6348" w14:textId="77777777" w:rsidR="00197B3C" w:rsidRPr="00EC76D5" w:rsidRDefault="00197B3C" w:rsidP="00197B3C">
      <w:pPr>
        <w:pStyle w:val="Code"/>
      </w:pPr>
      <w:r w:rsidRPr="00EC76D5">
        <w:t xml:space="preserve">            generateZeroByteTextList(type.getSize() - size, byteList,textList);</w:t>
      </w:r>
    </w:p>
    <w:p w14:paraId="2419B812" w14:textId="77777777" w:rsidR="00197B3C" w:rsidRPr="00EC76D5" w:rsidRDefault="00197B3C" w:rsidP="00197B3C">
      <w:pPr>
        <w:pStyle w:val="Code"/>
      </w:pPr>
      <w:r w:rsidRPr="00EC76D5">
        <w:t xml:space="preserve">          }</w:t>
      </w:r>
    </w:p>
    <w:p w14:paraId="09B74822" w14:textId="77777777" w:rsidR="00197B3C" w:rsidRPr="00EC76D5" w:rsidRDefault="00197B3C" w:rsidP="00197B3C">
      <w:pPr>
        <w:pStyle w:val="Code"/>
      </w:pPr>
      <w:r w:rsidRPr="00EC76D5">
        <w:t xml:space="preserve">          break;</w:t>
      </w:r>
    </w:p>
    <w:p w14:paraId="5756FFAA" w14:textId="77777777" w:rsidR="00197B3C" w:rsidRPr="00EC76D5" w:rsidRDefault="00197B3C" w:rsidP="00197B3C">
      <w:pPr>
        <w:pStyle w:val="Code"/>
      </w:pPr>
    </w:p>
    <w:p w14:paraId="3F9B0941" w14:textId="77777777" w:rsidR="00197B3C" w:rsidRPr="00EC76D5" w:rsidRDefault="00197B3C" w:rsidP="00197B3C">
      <w:pPr>
        <w:pStyle w:val="Code"/>
      </w:pPr>
      <w:r w:rsidRPr="00EC76D5">
        <w:t xml:space="preserve">        case Union: {</w:t>
      </w:r>
    </w:p>
    <w:p w14:paraId="39BEDD0D" w14:textId="77777777" w:rsidR="00197B3C" w:rsidRPr="00EC76D5" w:rsidRDefault="00197B3C" w:rsidP="00197B3C">
      <w:pPr>
        <w:pStyle w:val="Code"/>
      </w:pPr>
      <w:r w:rsidRPr="00EC76D5">
        <w:t xml:space="preserve">            Symbol firstSymbol =type.getMemberMap().values().iterator().next();</w:t>
      </w:r>
    </w:p>
    <w:p w14:paraId="6A331EC7" w14:textId="77777777" w:rsidR="00197B3C" w:rsidRPr="00EC76D5" w:rsidRDefault="00197B3C" w:rsidP="00197B3C">
      <w:pPr>
        <w:pStyle w:val="Code"/>
      </w:pPr>
      <w:r w:rsidRPr="00EC76D5">
        <w:t xml:space="preserve">            Assert.error(type.getSize() &gt;= firstSymbol.getType().getSize(),</w:t>
      </w:r>
    </w:p>
    <w:p w14:paraId="46309714" w14:textId="77777777" w:rsidR="00197B3C" w:rsidRPr="00EC76D5" w:rsidRDefault="00197B3C" w:rsidP="00197B3C">
      <w:pPr>
        <w:pStyle w:val="Code"/>
      </w:pPr>
      <w:r w:rsidRPr="00EC76D5">
        <w:t xml:space="preserve">                         firstSymbol, "to large value");</w:t>
      </w:r>
    </w:p>
    <w:p w14:paraId="5120AB7D" w14:textId="77777777" w:rsidR="00197B3C" w:rsidRPr="00EC76D5" w:rsidRDefault="00197B3C" w:rsidP="00197B3C">
      <w:pPr>
        <w:pStyle w:val="Code"/>
      </w:pPr>
      <w:r w:rsidRPr="00EC76D5">
        <w:t xml:space="preserve">            generateStatic(firstSymbol.getType(), list.get(0), byteList,</w:t>
      </w:r>
    </w:p>
    <w:p w14:paraId="6D5FB05A" w14:textId="77777777" w:rsidR="00197B3C" w:rsidRPr="00EC76D5" w:rsidRDefault="00197B3C" w:rsidP="00197B3C">
      <w:pPr>
        <w:pStyle w:val="Code"/>
      </w:pPr>
      <w:r w:rsidRPr="00EC76D5">
        <w:t xml:space="preserve">                           accessMap, textList);</w:t>
      </w:r>
    </w:p>
    <w:p w14:paraId="0AFD53A6" w14:textId="77777777" w:rsidR="00197B3C" w:rsidRPr="00EC76D5" w:rsidRDefault="00197B3C" w:rsidP="00197B3C">
      <w:pPr>
        <w:pStyle w:val="Code"/>
      </w:pPr>
      <w:r w:rsidRPr="00EC76D5">
        <w:t xml:space="preserve">            generateZeroByteTextList</w:t>
      </w:r>
    </w:p>
    <w:p w14:paraId="337ED0F6" w14:textId="77777777" w:rsidR="00197B3C" w:rsidRPr="00EC76D5" w:rsidRDefault="00197B3C" w:rsidP="00197B3C">
      <w:pPr>
        <w:pStyle w:val="Code"/>
      </w:pPr>
      <w:r w:rsidRPr="00EC76D5">
        <w:t xml:space="preserve">                            (type.getSize() - firstSymbol.getType().getSize(),</w:t>
      </w:r>
    </w:p>
    <w:p w14:paraId="2323360D" w14:textId="77777777" w:rsidR="00197B3C" w:rsidRPr="00EC76D5" w:rsidRDefault="00197B3C" w:rsidP="00197B3C">
      <w:pPr>
        <w:pStyle w:val="Code"/>
      </w:pPr>
      <w:r w:rsidRPr="00EC76D5">
        <w:t xml:space="preserve">                             byteList, textList);</w:t>
      </w:r>
    </w:p>
    <w:p w14:paraId="18DD4B8B" w14:textId="77777777" w:rsidR="00197B3C" w:rsidRPr="00EC76D5" w:rsidRDefault="00197B3C" w:rsidP="00197B3C">
      <w:pPr>
        <w:pStyle w:val="Code"/>
      </w:pPr>
      <w:r w:rsidRPr="00EC76D5">
        <w:t xml:space="preserve">          }</w:t>
      </w:r>
    </w:p>
    <w:p w14:paraId="7CA7DD86" w14:textId="77777777" w:rsidR="00197B3C" w:rsidRPr="00EC76D5" w:rsidRDefault="00197B3C" w:rsidP="00197B3C">
      <w:pPr>
        <w:pStyle w:val="Code"/>
      </w:pPr>
      <w:r w:rsidRPr="00EC76D5">
        <w:t xml:space="preserve">          break;</w:t>
      </w:r>
    </w:p>
    <w:p w14:paraId="4EEA4934" w14:textId="77777777" w:rsidR="00197B3C" w:rsidRPr="00EC76D5" w:rsidRDefault="00197B3C" w:rsidP="00197B3C">
      <w:pPr>
        <w:pStyle w:val="Code"/>
      </w:pPr>
      <w:r w:rsidRPr="00EC76D5">
        <w:t xml:space="preserve">          </w:t>
      </w:r>
    </w:p>
    <w:p w14:paraId="0D071C8C" w14:textId="77777777" w:rsidR="00197B3C" w:rsidRPr="00EC76D5" w:rsidRDefault="00197B3C" w:rsidP="00197B3C">
      <w:pPr>
        <w:pStyle w:val="Code"/>
      </w:pPr>
      <w:r w:rsidRPr="00EC76D5">
        <w:t xml:space="preserve">        default:</w:t>
      </w:r>
    </w:p>
    <w:p w14:paraId="64DED35D" w14:textId="77777777" w:rsidR="00197B3C" w:rsidRPr="00EC76D5" w:rsidRDefault="00197B3C" w:rsidP="00197B3C">
      <w:pPr>
        <w:pStyle w:val="Code"/>
      </w:pPr>
      <w:r w:rsidRPr="00EC76D5">
        <w:t xml:space="preserve">          Assert.error("Y");</w:t>
      </w:r>
    </w:p>
    <w:p w14:paraId="535F92F1" w14:textId="77777777" w:rsidR="00197B3C" w:rsidRPr="00EC76D5" w:rsidRDefault="00197B3C" w:rsidP="00197B3C">
      <w:pPr>
        <w:pStyle w:val="Code"/>
      </w:pPr>
      <w:r w:rsidRPr="00EC76D5">
        <w:t xml:space="preserve">          break;</w:t>
      </w:r>
    </w:p>
    <w:p w14:paraId="14950092" w14:textId="77777777" w:rsidR="00197B3C" w:rsidRPr="00EC76D5" w:rsidRDefault="00197B3C" w:rsidP="00197B3C">
      <w:pPr>
        <w:pStyle w:val="Code"/>
      </w:pPr>
      <w:r w:rsidRPr="00EC76D5">
        <w:t xml:space="preserve">      }</w:t>
      </w:r>
    </w:p>
    <w:p w14:paraId="33438C6C" w14:textId="77777777" w:rsidR="00197B3C" w:rsidRPr="00EC76D5" w:rsidRDefault="00197B3C" w:rsidP="00197B3C">
      <w:pPr>
        <w:pStyle w:val="Code"/>
      </w:pPr>
      <w:r w:rsidRPr="00EC76D5">
        <w:t xml:space="preserve">    }</w:t>
      </w:r>
    </w:p>
    <w:p w14:paraId="416EEB98" w14:textId="77777777" w:rsidR="00197B3C" w:rsidRPr="00EC76D5" w:rsidRDefault="00197B3C" w:rsidP="00197B3C">
      <w:pPr>
        <w:pStyle w:val="Code"/>
      </w:pPr>
      <w:r w:rsidRPr="00EC76D5">
        <w:t xml:space="preserve">  }</w:t>
      </w:r>
    </w:p>
    <w:p w14:paraId="5750F052" w14:textId="77777777" w:rsidR="00197B3C" w:rsidRPr="00EC76D5" w:rsidRDefault="00197B3C" w:rsidP="00197B3C">
      <w:pPr>
        <w:pStyle w:val="Code"/>
      </w:pPr>
      <w:r w:rsidRPr="00EC76D5">
        <w:t xml:space="preserve">  </w:t>
      </w:r>
    </w:p>
    <w:p w14:paraId="57206C47" w14:textId="77777777" w:rsidR="00197B3C" w:rsidRPr="00EC76D5" w:rsidRDefault="00197B3C" w:rsidP="00197B3C">
      <w:pPr>
        <w:pStyle w:val="Code"/>
      </w:pPr>
      <w:r w:rsidRPr="00EC76D5">
        <w:t xml:space="preserve">  private static List&lt;String&gt; remove_labels(List&lt;String&gt; textList) {</w:t>
      </w:r>
    </w:p>
    <w:p w14:paraId="11E6CE9D" w14:textId="77777777" w:rsidR="00197B3C" w:rsidRPr="00EC76D5" w:rsidRDefault="00197B3C" w:rsidP="00197B3C">
      <w:pPr>
        <w:pStyle w:val="Code"/>
      </w:pPr>
      <w:r w:rsidRPr="00EC76D5">
        <w:t xml:space="preserve">    List&lt;String&gt; resultList = new LinkedList&lt;&gt;();</w:t>
      </w:r>
    </w:p>
    <w:p w14:paraId="5E912950" w14:textId="77777777" w:rsidR="00197B3C" w:rsidRPr="00EC76D5" w:rsidRDefault="00197B3C" w:rsidP="00197B3C">
      <w:pPr>
        <w:pStyle w:val="Code"/>
      </w:pPr>
      <w:r w:rsidRPr="00EC76D5">
        <w:t xml:space="preserve">    </w:t>
      </w:r>
    </w:p>
    <w:p w14:paraId="01EAB875" w14:textId="77777777" w:rsidR="00197B3C" w:rsidRPr="00EC76D5" w:rsidRDefault="00197B3C" w:rsidP="00197B3C">
      <w:pPr>
        <w:pStyle w:val="Code"/>
      </w:pPr>
      <w:r w:rsidRPr="00EC76D5">
        <w:t xml:space="preserve">    for (String text : textList) {</w:t>
      </w:r>
    </w:p>
    <w:p w14:paraId="24B3248A" w14:textId="77777777" w:rsidR="00197B3C" w:rsidRPr="00EC76D5" w:rsidRDefault="00197B3C" w:rsidP="00197B3C">
      <w:pPr>
        <w:pStyle w:val="Code"/>
      </w:pPr>
      <w:r w:rsidRPr="00EC76D5">
        <w:t xml:space="preserve">      if (!text.endsWith(":")) {</w:t>
      </w:r>
    </w:p>
    <w:p w14:paraId="078D9948" w14:textId="77777777" w:rsidR="00197B3C" w:rsidRPr="00EC76D5" w:rsidRDefault="00197B3C" w:rsidP="00197B3C">
      <w:pPr>
        <w:pStyle w:val="Code"/>
      </w:pPr>
      <w:r w:rsidRPr="00EC76D5">
        <w:t xml:space="preserve">        resultList.add(text);</w:t>
      </w:r>
    </w:p>
    <w:p w14:paraId="5E3E0CC9" w14:textId="77777777" w:rsidR="00197B3C" w:rsidRPr="00EC76D5" w:rsidRDefault="00197B3C" w:rsidP="00197B3C">
      <w:pPr>
        <w:pStyle w:val="Code"/>
      </w:pPr>
      <w:r w:rsidRPr="00EC76D5">
        <w:t xml:space="preserve">      }</w:t>
      </w:r>
    </w:p>
    <w:p w14:paraId="0D7D6C9D" w14:textId="77777777" w:rsidR="00197B3C" w:rsidRPr="00EC76D5" w:rsidRDefault="00197B3C" w:rsidP="00197B3C">
      <w:pPr>
        <w:pStyle w:val="Code"/>
      </w:pPr>
      <w:r w:rsidRPr="00EC76D5">
        <w:t xml:space="preserve">    }</w:t>
      </w:r>
    </w:p>
    <w:p w14:paraId="1FBC849A" w14:textId="77777777" w:rsidR="00197B3C" w:rsidRPr="00EC76D5" w:rsidRDefault="00197B3C" w:rsidP="00197B3C">
      <w:pPr>
        <w:pStyle w:val="Code"/>
      </w:pPr>
      <w:r w:rsidRPr="00EC76D5">
        <w:t xml:space="preserve">    </w:t>
      </w:r>
    </w:p>
    <w:p w14:paraId="1E37B8F3" w14:textId="77777777" w:rsidR="00197B3C" w:rsidRPr="00EC76D5" w:rsidRDefault="00197B3C" w:rsidP="00197B3C">
      <w:pPr>
        <w:pStyle w:val="Code"/>
      </w:pPr>
      <w:r w:rsidRPr="00EC76D5">
        <w:t xml:space="preserve">    return resultList;</w:t>
      </w:r>
    </w:p>
    <w:p w14:paraId="5ABF142C" w14:textId="77777777" w:rsidR="00197B3C" w:rsidRPr="00EC76D5" w:rsidRDefault="00197B3C" w:rsidP="00197B3C">
      <w:pPr>
        <w:pStyle w:val="Code"/>
      </w:pPr>
      <w:r w:rsidRPr="00EC76D5">
        <w:t xml:space="preserve">  }</w:t>
      </w:r>
    </w:p>
    <w:p w14:paraId="6C886070" w14:textId="6F75CA47" w:rsidR="00197B3C" w:rsidRPr="00EC76D5" w:rsidRDefault="00197B3C" w:rsidP="00197B3C">
      <w:pPr>
        <w:pStyle w:val="Code"/>
      </w:pPr>
      <w:r w:rsidRPr="00EC76D5">
        <w:t>}</w:t>
      </w:r>
    </w:p>
    <w:p w14:paraId="14D3803F" w14:textId="2EB3B96B" w:rsidR="003141FA" w:rsidRPr="00EC76D5" w:rsidRDefault="003141FA" w:rsidP="003141FA">
      <w:pPr>
        <w:pStyle w:val="Code"/>
      </w:pPr>
    </w:p>
    <w:p w14:paraId="10EBA903" w14:textId="345473BE" w:rsidR="003141FA" w:rsidRPr="00EC76D5" w:rsidRDefault="003141FA">
      <w:pPr>
        <w:pStyle w:val="Rubrik3"/>
        <w:rPr>
          <w:ins w:id="5639" w:author="Stefan Bjornander" w:date="2015-04-25T17:33:00Z"/>
        </w:rPr>
        <w:pPrChange w:id="5640" w:author="Stefan Bjornander" w:date="2015-04-25T17:33:00Z">
          <w:pPr>
            <w:pStyle w:val="Code"/>
          </w:pPr>
        </w:pPrChange>
      </w:pPr>
      <w:bookmarkStart w:id="5641" w:name="_Toc481936416"/>
      <w:ins w:id="5642" w:author="Stefan Bjornander" w:date="2015-04-25T17:33:00Z">
        <w:r w:rsidRPr="00EC76D5">
          <w:t xml:space="preserve">Stack </w:t>
        </w:r>
      </w:ins>
      <w:r w:rsidR="00C37108">
        <w:t>Initialization</w:t>
      </w:r>
      <w:bookmarkEnd w:id="5641"/>
    </w:p>
    <w:p w14:paraId="3BBF8D70" w14:textId="3C8AD8E2" w:rsidR="003141FA" w:rsidRPr="00EC76D5" w:rsidRDefault="003141FA">
      <w:pPr>
        <w:pPrChange w:id="5643" w:author="Stefan Bjornander" w:date="2015-04-25T17:33:00Z">
          <w:pPr>
            <w:pStyle w:val="Code"/>
          </w:pPr>
        </w:pPrChange>
      </w:pPr>
      <w:ins w:id="5644" w:author="Stefan Bjornander" w:date="2015-04-25T17:33:00Z">
        <w:r w:rsidRPr="00EC76D5">
          <w:t xml:space="preserve">Stack </w:t>
        </w:r>
      </w:ins>
      <w:r w:rsidR="00F4217C">
        <w:t>initialization</w:t>
      </w:r>
      <w:del w:id="5645" w:author="Stefan Bjornander" w:date="2015-04-25T17:33:00Z">
        <w:r w:rsidRPr="00EC76D5" w:rsidDel="004F1667">
          <w:delText xml:space="preserve">  </w:delText>
        </w:r>
      </w:del>
      <w:ins w:id="5646" w:author="Stefan Bjornander" w:date="2015-04-25T17:33:00Z">
        <w:r w:rsidRPr="00EC76D5">
          <w:t xml:space="preserve"> occurs when an auto or register </w:t>
        </w:r>
      </w:ins>
      <w:ins w:id="5647" w:author="Stefan Bjornander" w:date="2015-04-25T17:34:00Z">
        <w:r w:rsidRPr="00EC76D5">
          <w:t xml:space="preserve">variable becomes </w:t>
        </w:r>
      </w:ins>
      <w:r w:rsidR="00266D64">
        <w:t>initialized</w:t>
      </w:r>
      <w:ins w:id="5648" w:author="Stefan Bjornander" w:date="2015-04-25T17:34:00Z">
        <w:r w:rsidRPr="00EC76D5">
          <w:t xml:space="preserve">. Since the </w:t>
        </w:r>
      </w:ins>
      <w:r w:rsidR="00F4217C">
        <w:t>initialization</w:t>
      </w:r>
      <w:ins w:id="5649" w:author="Stefan Bjornander" w:date="2015-04-25T17:34:00Z">
        <w:r w:rsidRPr="00EC76D5">
          <w:t xml:space="preserve"> value can be non-</w:t>
        </w:r>
      </w:ins>
      <w:ins w:id="5650" w:author="Stefan Bjornander" w:date="2015-04-25T17:46:00Z">
        <w:r w:rsidRPr="00EC76D5">
          <w:t>constant</w:t>
        </w:r>
      </w:ins>
      <w:ins w:id="5651" w:author="Stefan Bjornander" w:date="2015-04-25T17:34:00Z">
        <w:r w:rsidRPr="00EC76D5">
          <w:t xml:space="preserve">, no memory block is created. Instead, </w:t>
        </w:r>
      </w:ins>
      <w:ins w:id="5652" w:author="Stefan Bjornander" w:date="2015-04-25T17:46:00Z">
        <w:r w:rsidRPr="00EC76D5">
          <w:t>a se</w:t>
        </w:r>
      </w:ins>
      <w:r w:rsidRPr="00EC76D5">
        <w:t>quence</w:t>
      </w:r>
      <w:ins w:id="5653" w:author="Stefan Bjornander" w:date="2015-04-25T17:46:00Z">
        <w:r w:rsidRPr="00EC76D5">
          <w:t xml:space="preserve"> of assign</w:t>
        </w:r>
      </w:ins>
      <w:r w:rsidRPr="00EC76D5">
        <w:t>ment</w:t>
      </w:r>
      <w:ins w:id="5654" w:author="Stefan Bjornander" w:date="2015-04-25T17:46:00Z">
        <w:r w:rsidRPr="00EC76D5">
          <w:t xml:space="preserve"> instruction</w:t>
        </w:r>
      </w:ins>
      <w:ins w:id="5655" w:author="Stefan Bjornander" w:date="2015-04-25T18:25:00Z">
        <w:r w:rsidRPr="00EC76D5">
          <w:t>s</w:t>
        </w:r>
      </w:ins>
      <w:ins w:id="5656" w:author="Stefan Bjornander" w:date="2015-04-25T17:46:00Z">
        <w:r w:rsidRPr="00EC76D5">
          <w:t xml:space="preserve"> is added</w:t>
        </w:r>
      </w:ins>
      <w:r w:rsidRPr="00EC76D5">
        <w:t xml:space="preserve"> to the </w:t>
      </w:r>
      <w:ins w:id="5657" w:author="Stefan Bjornander" w:date="2015-04-25T17:46:00Z">
        <w:r w:rsidRPr="00EC76D5">
          <w:t>mid</w:t>
        </w:r>
      </w:ins>
      <w:ins w:id="5658" w:author="Stefan Bjornander" w:date="2015-04-25T18:25:00Z">
        <w:r w:rsidRPr="00EC76D5">
          <w:t>dle</w:t>
        </w:r>
      </w:ins>
      <w:ins w:id="5659" w:author="Stefan Bjornander" w:date="2015-04-25T17:46:00Z">
        <w:r w:rsidRPr="00EC76D5">
          <w:t xml:space="preserve"> code.</w:t>
        </w:r>
      </w:ins>
    </w:p>
    <w:p w14:paraId="08DDF7A8" w14:textId="554C903A" w:rsidR="009E04D0" w:rsidRPr="00EC76D5" w:rsidRDefault="009E04D0" w:rsidP="009E04D0">
      <w:pPr>
        <w:pStyle w:val="CodeListing"/>
      </w:pPr>
      <w:r w:rsidRPr="00EC76D5">
        <w:t>Generate</w:t>
      </w:r>
      <w:r w:rsidR="002F35C1">
        <w:t>Initializer</w:t>
      </w:r>
      <w:r w:rsidRPr="00EC76D5">
        <w:t>Auto.java</w:t>
      </w:r>
    </w:p>
    <w:p w14:paraId="32994A15" w14:textId="77777777" w:rsidR="009E04D0" w:rsidRPr="00EC76D5" w:rsidRDefault="009E04D0" w:rsidP="009E04D0">
      <w:pPr>
        <w:pStyle w:val="Code"/>
      </w:pPr>
      <w:r w:rsidRPr="00EC76D5">
        <w:t>package c_compiler;</w:t>
      </w:r>
    </w:p>
    <w:p w14:paraId="3DBBCA9E" w14:textId="77777777" w:rsidR="009E04D0" w:rsidRPr="00EC76D5" w:rsidRDefault="009E04D0" w:rsidP="009E04D0">
      <w:pPr>
        <w:pStyle w:val="Code"/>
      </w:pPr>
      <w:r w:rsidRPr="00EC76D5">
        <w:t>import java.math.*;</w:t>
      </w:r>
    </w:p>
    <w:p w14:paraId="6858D1B5" w14:textId="77777777" w:rsidR="009E04D0" w:rsidRPr="00EC76D5" w:rsidRDefault="009E04D0" w:rsidP="009E04D0">
      <w:pPr>
        <w:pStyle w:val="Code"/>
      </w:pPr>
      <w:r w:rsidRPr="00EC76D5">
        <w:t>import java.util.*;</w:t>
      </w:r>
    </w:p>
    <w:p w14:paraId="32720371" w14:textId="77777777" w:rsidR="009E04D0" w:rsidRPr="00EC76D5" w:rsidRDefault="009E04D0" w:rsidP="009E04D0">
      <w:pPr>
        <w:pStyle w:val="Code"/>
      </w:pPr>
    </w:p>
    <w:p w14:paraId="5AFAD519" w14:textId="1821DDD2" w:rsidR="009E04D0" w:rsidRPr="00EC76D5" w:rsidRDefault="009E04D0" w:rsidP="009E04D0">
      <w:pPr>
        <w:pStyle w:val="Code"/>
      </w:pPr>
      <w:r w:rsidRPr="00EC76D5">
        <w:t>public class Generate</w:t>
      </w:r>
      <w:r w:rsidR="002F35C1">
        <w:t>Initializer</w:t>
      </w:r>
      <w:r w:rsidRPr="00EC76D5">
        <w:t>Auto {</w:t>
      </w:r>
    </w:p>
    <w:p w14:paraId="63CE121F" w14:textId="77777777" w:rsidR="009E04D0" w:rsidRPr="00EC76D5" w:rsidRDefault="009E04D0" w:rsidP="009E04D0">
      <w:pPr>
        <w:pStyle w:val="Code"/>
      </w:pPr>
      <w:r w:rsidRPr="00EC76D5">
        <w:t xml:space="preserve">  private static List&lt;Object&gt; fixList(int size, Type subType,</w:t>
      </w:r>
    </w:p>
    <w:p w14:paraId="739A1AA2" w14:textId="77777777" w:rsidR="009E04D0" w:rsidRPr="00EC76D5" w:rsidRDefault="009E04D0" w:rsidP="009E04D0">
      <w:pPr>
        <w:pStyle w:val="Code"/>
      </w:pPr>
      <w:r w:rsidRPr="00EC76D5">
        <w:t xml:space="preserve">                                      List&lt;Object&gt; list) {</w:t>
      </w:r>
    </w:p>
    <w:p w14:paraId="79FC9DDA" w14:textId="324B5460" w:rsidR="009E04D0" w:rsidRPr="00EC76D5" w:rsidRDefault="009E04D0" w:rsidP="009E04D0">
      <w:pPr>
        <w:pStyle w:val="Code"/>
      </w:pPr>
      <w:r w:rsidRPr="00EC76D5">
        <w:t xml:space="preserve">    Assert.error(subType.isArray(), "to many </w:t>
      </w:r>
      <w:r w:rsidR="002F35C1">
        <w:t>initializer</w:t>
      </w:r>
      <w:r w:rsidRPr="00EC76D5">
        <w:t>");</w:t>
      </w:r>
    </w:p>
    <w:p w14:paraId="6B40AEB3" w14:textId="77777777" w:rsidR="009E04D0" w:rsidRPr="00EC76D5" w:rsidRDefault="009E04D0" w:rsidP="009E04D0">
      <w:pPr>
        <w:pStyle w:val="Code"/>
      </w:pPr>
      <w:r w:rsidRPr="00EC76D5">
        <w:lastRenderedPageBreak/>
        <w:t xml:space="preserve">    int subSize = subType.getArraySize();</w:t>
      </w:r>
    </w:p>
    <w:p w14:paraId="2B7B08A2" w14:textId="77777777" w:rsidR="009E04D0" w:rsidRPr="00EC76D5" w:rsidRDefault="009E04D0" w:rsidP="009E04D0">
      <w:pPr>
        <w:pStyle w:val="Code"/>
      </w:pPr>
      <w:r w:rsidRPr="00EC76D5">
        <w:t xml:space="preserve">    </w:t>
      </w:r>
    </w:p>
    <w:p w14:paraId="2A06EF37" w14:textId="77777777" w:rsidR="009E04D0" w:rsidRPr="00EC76D5" w:rsidRDefault="009E04D0" w:rsidP="009E04D0">
      <w:pPr>
        <w:pStyle w:val="Code"/>
      </w:pPr>
      <w:r w:rsidRPr="00EC76D5">
        <w:t xml:space="preserve">    if ((size * subSize) &lt; list.size()) {</w:t>
      </w:r>
    </w:p>
    <w:p w14:paraId="6713EBF1" w14:textId="77777777" w:rsidR="009E04D0" w:rsidRPr="00EC76D5" w:rsidRDefault="009E04D0" w:rsidP="009E04D0">
      <w:pPr>
        <w:pStyle w:val="Code"/>
      </w:pPr>
      <w:r w:rsidRPr="00EC76D5">
        <w:t xml:space="preserve">      list = fixList(size * subSize, subType.getArrayType(), list);</w:t>
      </w:r>
    </w:p>
    <w:p w14:paraId="024F6A06" w14:textId="77777777" w:rsidR="009E04D0" w:rsidRPr="00EC76D5" w:rsidRDefault="009E04D0" w:rsidP="009E04D0">
      <w:pPr>
        <w:pStyle w:val="Code"/>
      </w:pPr>
      <w:r w:rsidRPr="00EC76D5">
        <w:t xml:space="preserve">    }</w:t>
      </w:r>
    </w:p>
    <w:p w14:paraId="3BA32A1E" w14:textId="77777777" w:rsidR="009E04D0" w:rsidRPr="00EC76D5" w:rsidRDefault="009E04D0" w:rsidP="009E04D0">
      <w:pPr>
        <w:pStyle w:val="Code"/>
      </w:pPr>
    </w:p>
    <w:p w14:paraId="7D9394BE" w14:textId="77777777" w:rsidR="009E04D0" w:rsidRPr="00EC76D5" w:rsidRDefault="009E04D0" w:rsidP="009E04D0">
      <w:pPr>
        <w:pStyle w:val="Code"/>
      </w:pPr>
      <w:r w:rsidRPr="00EC76D5">
        <w:t xml:space="preserve">    List&lt;Object&gt; newList = new LinkedList&lt;&gt;();</w:t>
      </w:r>
    </w:p>
    <w:p w14:paraId="21BE37AF" w14:textId="77777777" w:rsidR="009E04D0" w:rsidRPr="00EC76D5" w:rsidRDefault="009E04D0" w:rsidP="009E04D0">
      <w:pPr>
        <w:pStyle w:val="Code"/>
      </w:pPr>
      <w:r w:rsidRPr="00EC76D5">
        <w:t xml:space="preserve">    List&lt;Object&gt; subList = new LinkedList&lt;&gt;();</w:t>
      </w:r>
    </w:p>
    <w:p w14:paraId="196AF564" w14:textId="77777777" w:rsidR="009E04D0" w:rsidRPr="00EC76D5" w:rsidRDefault="009E04D0" w:rsidP="009E04D0">
      <w:pPr>
        <w:pStyle w:val="Code"/>
      </w:pPr>
      <w:r w:rsidRPr="00EC76D5">
        <w:t xml:space="preserve">    </w:t>
      </w:r>
    </w:p>
    <w:p w14:paraId="3754B560" w14:textId="77777777" w:rsidR="009E04D0" w:rsidRPr="00EC76D5" w:rsidRDefault="009E04D0" w:rsidP="009E04D0">
      <w:pPr>
        <w:pStyle w:val="Code"/>
      </w:pPr>
      <w:r w:rsidRPr="00EC76D5">
        <w:t xml:space="preserve">    for (int index = 0; index &lt; list.size();) {</w:t>
      </w:r>
    </w:p>
    <w:p w14:paraId="47BEF89E" w14:textId="77777777" w:rsidR="009E04D0" w:rsidRPr="00EC76D5" w:rsidRDefault="009E04D0" w:rsidP="009E04D0">
      <w:pPr>
        <w:pStyle w:val="Code"/>
      </w:pPr>
      <w:r w:rsidRPr="00EC76D5">
        <w:t xml:space="preserve">      subList.add(list.get(index++));</w:t>
      </w:r>
    </w:p>
    <w:p w14:paraId="0454AFF3" w14:textId="77777777" w:rsidR="009E04D0" w:rsidRPr="00EC76D5" w:rsidRDefault="009E04D0" w:rsidP="009E04D0">
      <w:pPr>
        <w:pStyle w:val="Code"/>
      </w:pPr>
      <w:r w:rsidRPr="00EC76D5">
        <w:t xml:space="preserve">      </w:t>
      </w:r>
    </w:p>
    <w:p w14:paraId="3FEEBBFE" w14:textId="77777777" w:rsidR="009E04D0" w:rsidRPr="00EC76D5" w:rsidRDefault="009E04D0" w:rsidP="009E04D0">
      <w:pPr>
        <w:pStyle w:val="Code"/>
      </w:pPr>
      <w:r w:rsidRPr="00EC76D5">
        <w:t xml:space="preserve">      if ((index % subSize) == 0) {</w:t>
      </w:r>
    </w:p>
    <w:p w14:paraId="44AEDA63" w14:textId="77777777" w:rsidR="009E04D0" w:rsidRPr="00EC76D5" w:rsidRDefault="009E04D0" w:rsidP="009E04D0">
      <w:pPr>
        <w:pStyle w:val="Code"/>
      </w:pPr>
      <w:r w:rsidRPr="00EC76D5">
        <w:t xml:space="preserve">        newList.add(subList);</w:t>
      </w:r>
    </w:p>
    <w:p w14:paraId="02FCDD03" w14:textId="77777777" w:rsidR="009E04D0" w:rsidRPr="00EC76D5" w:rsidRDefault="009E04D0" w:rsidP="009E04D0">
      <w:pPr>
        <w:pStyle w:val="Code"/>
      </w:pPr>
      <w:r w:rsidRPr="00EC76D5">
        <w:t xml:space="preserve">        subList = new LinkedList&lt;&gt;();</w:t>
      </w:r>
    </w:p>
    <w:p w14:paraId="39B775C9" w14:textId="77777777" w:rsidR="009E04D0" w:rsidRPr="00EC76D5" w:rsidRDefault="009E04D0" w:rsidP="009E04D0">
      <w:pPr>
        <w:pStyle w:val="Code"/>
      </w:pPr>
      <w:r w:rsidRPr="00EC76D5">
        <w:t xml:space="preserve">      }</w:t>
      </w:r>
    </w:p>
    <w:p w14:paraId="4E2E749E" w14:textId="77777777" w:rsidR="009E04D0" w:rsidRPr="00EC76D5" w:rsidRDefault="009E04D0" w:rsidP="009E04D0">
      <w:pPr>
        <w:pStyle w:val="Code"/>
      </w:pPr>
      <w:r w:rsidRPr="00EC76D5">
        <w:t xml:space="preserve">    }</w:t>
      </w:r>
    </w:p>
    <w:p w14:paraId="673C9EA6" w14:textId="77777777" w:rsidR="009E04D0" w:rsidRPr="00EC76D5" w:rsidRDefault="009E04D0" w:rsidP="009E04D0">
      <w:pPr>
        <w:pStyle w:val="Code"/>
      </w:pPr>
      <w:r w:rsidRPr="00EC76D5">
        <w:t xml:space="preserve">    </w:t>
      </w:r>
    </w:p>
    <w:p w14:paraId="1B9F2A90" w14:textId="77777777" w:rsidR="009E04D0" w:rsidRPr="00EC76D5" w:rsidRDefault="009E04D0" w:rsidP="009E04D0">
      <w:pPr>
        <w:pStyle w:val="Code"/>
      </w:pPr>
      <w:r w:rsidRPr="00EC76D5">
        <w:t xml:space="preserve">    if (!subList.isEmpty()) {</w:t>
      </w:r>
    </w:p>
    <w:p w14:paraId="44308B23" w14:textId="77777777" w:rsidR="009E04D0" w:rsidRPr="00EC76D5" w:rsidRDefault="009E04D0" w:rsidP="009E04D0">
      <w:pPr>
        <w:pStyle w:val="Code"/>
      </w:pPr>
      <w:r w:rsidRPr="00EC76D5">
        <w:t xml:space="preserve">      newList.add(subList);</w:t>
      </w:r>
    </w:p>
    <w:p w14:paraId="155699BB" w14:textId="77777777" w:rsidR="009E04D0" w:rsidRPr="00EC76D5" w:rsidRDefault="009E04D0" w:rsidP="009E04D0">
      <w:pPr>
        <w:pStyle w:val="Code"/>
      </w:pPr>
      <w:r w:rsidRPr="00EC76D5">
        <w:t xml:space="preserve">    }</w:t>
      </w:r>
    </w:p>
    <w:p w14:paraId="36545082" w14:textId="77777777" w:rsidR="009E04D0" w:rsidRPr="00EC76D5" w:rsidRDefault="009E04D0" w:rsidP="009E04D0">
      <w:pPr>
        <w:pStyle w:val="Code"/>
      </w:pPr>
      <w:r w:rsidRPr="00EC76D5">
        <w:t xml:space="preserve">    </w:t>
      </w:r>
    </w:p>
    <w:p w14:paraId="5BA16032" w14:textId="77777777" w:rsidR="009E04D0" w:rsidRPr="00EC76D5" w:rsidRDefault="009E04D0" w:rsidP="009E04D0">
      <w:pPr>
        <w:pStyle w:val="Code"/>
      </w:pPr>
      <w:r w:rsidRPr="00EC76D5">
        <w:t xml:space="preserve">    return newList;</w:t>
      </w:r>
    </w:p>
    <w:p w14:paraId="58F43741" w14:textId="77777777" w:rsidR="009E04D0" w:rsidRPr="00EC76D5" w:rsidRDefault="009E04D0" w:rsidP="009E04D0">
      <w:pPr>
        <w:pStyle w:val="Code"/>
      </w:pPr>
      <w:r w:rsidRPr="00EC76D5">
        <w:t xml:space="preserve">  }</w:t>
      </w:r>
    </w:p>
    <w:p w14:paraId="2BF89154" w14:textId="77777777" w:rsidR="009E04D0" w:rsidRPr="00EC76D5" w:rsidRDefault="009E04D0" w:rsidP="009E04D0">
      <w:pPr>
        <w:pStyle w:val="Code"/>
      </w:pPr>
      <w:r w:rsidRPr="00EC76D5">
        <w:t xml:space="preserve">  </w:t>
      </w:r>
    </w:p>
    <w:p w14:paraId="79EC1FC0" w14:textId="07DA491A" w:rsidR="009E04D0" w:rsidRPr="00EC76D5" w:rsidRDefault="009E04D0" w:rsidP="009E04D0">
      <w:pPr>
        <w:pStyle w:val="Code"/>
      </w:pPr>
      <w:r w:rsidRPr="00EC76D5">
        <w:t xml:space="preserve">  public static Object match(Type type, Object </w:t>
      </w:r>
      <w:r w:rsidR="002F35C1">
        <w:t>initializer</w:t>
      </w:r>
      <w:r w:rsidRPr="00EC76D5">
        <w:t>) {</w:t>
      </w:r>
    </w:p>
    <w:p w14:paraId="728AF997" w14:textId="322EFFF7" w:rsidR="009E04D0" w:rsidRPr="00EC76D5" w:rsidRDefault="009E04D0" w:rsidP="009E04D0">
      <w:pPr>
        <w:pStyle w:val="Code"/>
      </w:pPr>
      <w:r w:rsidRPr="00EC76D5">
        <w:t xml:space="preserve">    if (</w:t>
      </w:r>
      <w:r w:rsidR="002F35C1">
        <w:t>initializer</w:t>
      </w:r>
      <w:r w:rsidRPr="00EC76D5">
        <w:t xml:space="preserve"> instanceof SyntaxTree) {</w:t>
      </w:r>
    </w:p>
    <w:p w14:paraId="589604F9" w14:textId="3B686788" w:rsidR="009E04D0" w:rsidRPr="00EC76D5" w:rsidRDefault="009E04D0" w:rsidP="009E04D0">
      <w:pPr>
        <w:pStyle w:val="Code"/>
      </w:pPr>
      <w:r w:rsidRPr="00EC76D5">
        <w:t xml:space="preserve">      SyntaxTree tree = (SyntaxTree) </w:t>
      </w:r>
      <w:r w:rsidR="002F35C1">
        <w:t>initializer</w:t>
      </w:r>
      <w:r w:rsidRPr="00EC76D5">
        <w:t>;</w:t>
      </w:r>
    </w:p>
    <w:p w14:paraId="0E49ACB0" w14:textId="77777777" w:rsidR="009E04D0" w:rsidRPr="00EC76D5" w:rsidRDefault="009E04D0" w:rsidP="009E04D0">
      <w:pPr>
        <w:pStyle w:val="Code"/>
      </w:pPr>
    </w:p>
    <w:p w14:paraId="3B728274" w14:textId="77777777" w:rsidR="009E04D0" w:rsidRPr="00EC76D5" w:rsidRDefault="009E04D0" w:rsidP="009E04D0">
      <w:pPr>
        <w:pStyle w:val="Code"/>
      </w:pPr>
      <w:r w:rsidRPr="00EC76D5">
        <w:t xml:space="preserve">      if (type.isArray() &amp;&amp; type.getArrayType().isChar() &amp;&amp;</w:t>
      </w:r>
    </w:p>
    <w:p w14:paraId="33035D8E" w14:textId="77777777" w:rsidR="009E04D0" w:rsidRPr="00EC76D5" w:rsidRDefault="009E04D0" w:rsidP="009E04D0">
      <w:pPr>
        <w:pStyle w:val="Code"/>
      </w:pPr>
      <w:r w:rsidRPr="00EC76D5">
        <w:t xml:space="preserve">          (tree.getOperator() == MiddleOperator.Value) &amp;&amp;</w:t>
      </w:r>
    </w:p>
    <w:p w14:paraId="2328DA05" w14:textId="77777777" w:rsidR="009E04D0" w:rsidRPr="00EC76D5" w:rsidRDefault="009E04D0" w:rsidP="009E04D0">
      <w:pPr>
        <w:pStyle w:val="Code"/>
      </w:pPr>
      <w:r w:rsidRPr="00EC76D5">
        <w:t xml:space="preserve">           (tree.getType().getSort() == Sort.String)) {</w:t>
      </w:r>
    </w:p>
    <w:p w14:paraId="7140A597" w14:textId="77777777" w:rsidR="009E04D0" w:rsidRPr="00EC76D5" w:rsidRDefault="009E04D0" w:rsidP="009E04D0">
      <w:pPr>
        <w:pStyle w:val="Code"/>
      </w:pPr>
      <w:r w:rsidRPr="00EC76D5">
        <w:t xml:space="preserve">        List&lt;SyntaxTree&gt; list = new LinkedList&lt;&gt;();</w:t>
      </w:r>
    </w:p>
    <w:p w14:paraId="581D7F66" w14:textId="77777777" w:rsidR="009E04D0" w:rsidRPr="00EC76D5" w:rsidRDefault="009E04D0" w:rsidP="009E04D0">
      <w:pPr>
        <w:pStyle w:val="Code"/>
      </w:pPr>
      <w:r w:rsidRPr="00EC76D5">
        <w:t xml:space="preserve">        </w:t>
      </w:r>
    </w:p>
    <w:p w14:paraId="7EAD5B78" w14:textId="77777777" w:rsidR="009E04D0" w:rsidRPr="00EC76D5" w:rsidRDefault="009E04D0" w:rsidP="009E04D0">
      <w:pPr>
        <w:pStyle w:val="Code"/>
      </w:pPr>
      <w:r w:rsidRPr="00EC76D5">
        <w:t xml:space="preserve">        String text = (String) tree.getSymbol().getValue();</w:t>
      </w:r>
    </w:p>
    <w:p w14:paraId="5B9B0E9E" w14:textId="77777777" w:rsidR="009E04D0" w:rsidRPr="00EC76D5" w:rsidRDefault="009E04D0" w:rsidP="009E04D0">
      <w:pPr>
        <w:pStyle w:val="Code"/>
      </w:pPr>
      <w:r w:rsidRPr="00EC76D5">
        <w:t xml:space="preserve">        for (Character c : text.toCharArray()) {</w:t>
      </w:r>
    </w:p>
    <w:p w14:paraId="668C9F55" w14:textId="77777777" w:rsidR="009E04D0" w:rsidRPr="00EC76D5" w:rsidRDefault="009E04D0" w:rsidP="009E04D0">
      <w:pPr>
        <w:pStyle w:val="Code"/>
      </w:pPr>
      <w:r w:rsidRPr="00EC76D5">
        <w:t xml:space="preserve">          Symbol charSymbol =</w:t>
      </w:r>
    </w:p>
    <w:p w14:paraId="3BC97B36" w14:textId="77777777" w:rsidR="009E04D0" w:rsidRPr="00EC76D5" w:rsidRDefault="009E04D0" w:rsidP="009E04D0">
      <w:pPr>
        <w:pStyle w:val="Code"/>
      </w:pPr>
      <w:r w:rsidRPr="00EC76D5">
        <w:t xml:space="preserve">            Symbol.createValueSymbol(Type.SignedCharType, BigInteger.valueOf(c));</w:t>
      </w:r>
    </w:p>
    <w:p w14:paraId="3B889FB5" w14:textId="77777777" w:rsidR="009E04D0" w:rsidRPr="00EC76D5" w:rsidRDefault="009E04D0" w:rsidP="009E04D0">
      <w:pPr>
        <w:pStyle w:val="Code"/>
      </w:pPr>
      <w:r w:rsidRPr="00EC76D5">
        <w:t xml:space="preserve">          list.add(new SyntaxTree(MiddleOperator.Value, charSymbol));</w:t>
      </w:r>
    </w:p>
    <w:p w14:paraId="0363BB79" w14:textId="77777777" w:rsidR="009E04D0" w:rsidRPr="00EC76D5" w:rsidRDefault="009E04D0" w:rsidP="009E04D0">
      <w:pPr>
        <w:pStyle w:val="Code"/>
      </w:pPr>
      <w:r w:rsidRPr="00EC76D5">
        <w:t xml:space="preserve">        }</w:t>
      </w:r>
    </w:p>
    <w:p w14:paraId="241BC6D5" w14:textId="77777777" w:rsidR="009E04D0" w:rsidRPr="00EC76D5" w:rsidRDefault="009E04D0" w:rsidP="009E04D0">
      <w:pPr>
        <w:pStyle w:val="Code"/>
      </w:pPr>
      <w:r w:rsidRPr="00EC76D5">
        <w:t xml:space="preserve">        </w:t>
      </w:r>
    </w:p>
    <w:p w14:paraId="58A7A3DB" w14:textId="77777777" w:rsidR="009E04D0" w:rsidRPr="00EC76D5" w:rsidRDefault="009E04D0" w:rsidP="009E04D0">
      <w:pPr>
        <w:pStyle w:val="Code"/>
      </w:pPr>
      <w:r w:rsidRPr="00EC76D5">
        <w:t xml:space="preserve">        Symbol charSymbol =</w:t>
      </w:r>
    </w:p>
    <w:p w14:paraId="3245F787" w14:textId="77777777" w:rsidR="009E04D0" w:rsidRPr="00EC76D5" w:rsidRDefault="009E04D0" w:rsidP="009E04D0">
      <w:pPr>
        <w:pStyle w:val="Code"/>
      </w:pPr>
      <w:r w:rsidRPr="00EC76D5">
        <w:t xml:space="preserve">          Symbol.createValueSymbol(Type.SignedCharType, BigInteger.valueOf('\0'));</w:t>
      </w:r>
    </w:p>
    <w:p w14:paraId="4135D042" w14:textId="77777777" w:rsidR="009E04D0" w:rsidRPr="00EC76D5" w:rsidRDefault="009E04D0" w:rsidP="009E04D0">
      <w:pPr>
        <w:pStyle w:val="Code"/>
      </w:pPr>
      <w:r w:rsidRPr="00EC76D5">
        <w:t xml:space="preserve">        list.add(new SyntaxTree(MiddleOperator.Value, charSymbol));</w:t>
      </w:r>
    </w:p>
    <w:p w14:paraId="48834220" w14:textId="77777777" w:rsidR="009E04D0" w:rsidRPr="00EC76D5" w:rsidRDefault="009E04D0" w:rsidP="009E04D0">
      <w:pPr>
        <w:pStyle w:val="Code"/>
      </w:pPr>
      <w:r w:rsidRPr="00EC76D5">
        <w:t xml:space="preserve">        return list;</w:t>
      </w:r>
    </w:p>
    <w:p w14:paraId="6E8CB0C5" w14:textId="77777777" w:rsidR="009E04D0" w:rsidRPr="00EC76D5" w:rsidRDefault="009E04D0" w:rsidP="009E04D0">
      <w:pPr>
        <w:pStyle w:val="Code"/>
      </w:pPr>
      <w:r w:rsidRPr="00EC76D5">
        <w:t xml:space="preserve">      }</w:t>
      </w:r>
    </w:p>
    <w:p w14:paraId="26666C08" w14:textId="77777777" w:rsidR="009E04D0" w:rsidRPr="00EC76D5" w:rsidRDefault="009E04D0" w:rsidP="009E04D0">
      <w:pPr>
        <w:pStyle w:val="Code"/>
      </w:pPr>
      <w:r w:rsidRPr="00EC76D5">
        <w:t xml:space="preserve">      else {</w:t>
      </w:r>
    </w:p>
    <w:p w14:paraId="424B2920" w14:textId="77777777" w:rsidR="009E04D0" w:rsidRPr="00EC76D5" w:rsidRDefault="009E04D0" w:rsidP="009E04D0">
      <w:pPr>
        <w:pStyle w:val="Code"/>
      </w:pPr>
      <w:r w:rsidRPr="00EC76D5">
        <w:t xml:space="preserve">        tree = SyntaxTreeGenerator.checkLogicalExpression(tree);</w:t>
      </w:r>
    </w:p>
    <w:p w14:paraId="58758FA2" w14:textId="77777777" w:rsidR="009E04D0" w:rsidRPr="00EC76D5" w:rsidRDefault="009E04D0" w:rsidP="009E04D0">
      <w:pPr>
        <w:pStyle w:val="Code"/>
      </w:pPr>
      <w:r w:rsidRPr="00EC76D5">
        <w:t xml:space="preserve">        return TypeCast.implicitCast(tree, type);</w:t>
      </w:r>
    </w:p>
    <w:p w14:paraId="31141FFB" w14:textId="77777777" w:rsidR="009E04D0" w:rsidRPr="00EC76D5" w:rsidRDefault="009E04D0" w:rsidP="009E04D0">
      <w:pPr>
        <w:pStyle w:val="Code"/>
      </w:pPr>
      <w:r w:rsidRPr="00EC76D5">
        <w:t xml:space="preserve">      }</w:t>
      </w:r>
    </w:p>
    <w:p w14:paraId="6C1BA9C3" w14:textId="77777777" w:rsidR="009E04D0" w:rsidRPr="00EC76D5" w:rsidRDefault="009E04D0" w:rsidP="009E04D0">
      <w:pPr>
        <w:pStyle w:val="Code"/>
      </w:pPr>
      <w:r w:rsidRPr="00EC76D5">
        <w:t xml:space="preserve">    }</w:t>
      </w:r>
    </w:p>
    <w:p w14:paraId="7C4C85E9" w14:textId="77777777" w:rsidR="009E04D0" w:rsidRPr="00EC76D5" w:rsidRDefault="009E04D0" w:rsidP="009E04D0">
      <w:pPr>
        <w:pStyle w:val="Code"/>
      </w:pPr>
      <w:r w:rsidRPr="00EC76D5">
        <w:t xml:space="preserve">    else {</w:t>
      </w:r>
    </w:p>
    <w:p w14:paraId="1EBA4763" w14:textId="788F5DCE" w:rsidR="009E04D0" w:rsidRPr="00EC76D5" w:rsidRDefault="009E04D0" w:rsidP="009E04D0">
      <w:pPr>
        <w:pStyle w:val="Code"/>
      </w:pPr>
      <w:r w:rsidRPr="00EC76D5">
        <w:t xml:space="preserve">      List list = (List) </w:t>
      </w:r>
      <w:r w:rsidR="002F35C1">
        <w:t>initializer</w:t>
      </w:r>
      <w:r w:rsidRPr="00EC76D5">
        <w:t>;</w:t>
      </w:r>
    </w:p>
    <w:p w14:paraId="6B5171A9" w14:textId="77777777" w:rsidR="009E04D0" w:rsidRPr="00EC76D5" w:rsidRDefault="009E04D0" w:rsidP="009E04D0">
      <w:pPr>
        <w:pStyle w:val="Code"/>
      </w:pPr>
      <w:r w:rsidRPr="00EC76D5">
        <w:t xml:space="preserve">      </w:t>
      </w:r>
    </w:p>
    <w:p w14:paraId="2E825249" w14:textId="77777777" w:rsidR="009E04D0" w:rsidRPr="00EC76D5" w:rsidRDefault="009E04D0" w:rsidP="009E04D0">
      <w:pPr>
        <w:pStyle w:val="Code"/>
      </w:pPr>
      <w:r w:rsidRPr="00EC76D5">
        <w:t xml:space="preserve">      switch (type.getSort()) {</w:t>
      </w:r>
    </w:p>
    <w:p w14:paraId="589B97F4" w14:textId="77777777" w:rsidR="009E04D0" w:rsidRPr="00EC76D5" w:rsidRDefault="009E04D0" w:rsidP="009E04D0">
      <w:pPr>
        <w:pStyle w:val="Code"/>
      </w:pPr>
      <w:r w:rsidRPr="00EC76D5">
        <w:lastRenderedPageBreak/>
        <w:t xml:space="preserve">        case Pointer: {</w:t>
      </w:r>
    </w:p>
    <w:p w14:paraId="642158E2" w14:textId="77777777" w:rsidR="009E04D0" w:rsidRPr="00EC76D5" w:rsidRDefault="009E04D0" w:rsidP="009E04D0">
      <w:pPr>
        <w:pStyle w:val="Code"/>
      </w:pPr>
      <w:r w:rsidRPr="00EC76D5">
        <w:t xml:space="preserve">            Type subType = type.getPointerType();</w:t>
      </w:r>
    </w:p>
    <w:p w14:paraId="6E5BCFDC" w14:textId="77777777" w:rsidR="009E04D0" w:rsidRPr="00EC76D5" w:rsidRDefault="009E04D0" w:rsidP="009E04D0">
      <w:pPr>
        <w:pStyle w:val="Code"/>
      </w:pPr>
    </w:p>
    <w:p w14:paraId="53420B21" w14:textId="77777777" w:rsidR="009E04D0" w:rsidRPr="00EC76D5" w:rsidRDefault="009E04D0" w:rsidP="009E04D0">
      <w:pPr>
        <w:pStyle w:val="Code"/>
      </w:pPr>
      <w:r w:rsidRPr="00EC76D5">
        <w:t xml:space="preserve">            for (int index = 0; index &lt; list.size(); ++index) {</w:t>
      </w:r>
    </w:p>
    <w:p w14:paraId="27B1D385" w14:textId="77777777" w:rsidR="009E04D0" w:rsidRPr="00EC76D5" w:rsidRDefault="009E04D0" w:rsidP="009E04D0">
      <w:pPr>
        <w:pStyle w:val="Code"/>
      </w:pPr>
      <w:r w:rsidRPr="00EC76D5">
        <w:t xml:space="preserve">              list.set(index, match(subType, list.get(index)));</w:t>
      </w:r>
    </w:p>
    <w:p w14:paraId="6C0C69AF" w14:textId="77777777" w:rsidR="009E04D0" w:rsidRPr="00EC76D5" w:rsidRDefault="009E04D0" w:rsidP="009E04D0">
      <w:pPr>
        <w:pStyle w:val="Code"/>
      </w:pPr>
      <w:r w:rsidRPr="00EC76D5">
        <w:t xml:space="preserve">            }</w:t>
      </w:r>
    </w:p>
    <w:p w14:paraId="333F4CA5" w14:textId="77777777" w:rsidR="009E04D0" w:rsidRPr="00EC76D5" w:rsidRDefault="009E04D0" w:rsidP="009E04D0">
      <w:pPr>
        <w:pStyle w:val="Code"/>
      </w:pPr>
    </w:p>
    <w:p w14:paraId="1E6C2957" w14:textId="77777777" w:rsidR="009E04D0" w:rsidRPr="00EC76D5" w:rsidRDefault="009E04D0" w:rsidP="009E04D0">
      <w:pPr>
        <w:pStyle w:val="Code"/>
      </w:pPr>
      <w:r w:rsidRPr="00EC76D5">
        <w:t xml:space="preserve">            return list;</w:t>
      </w:r>
    </w:p>
    <w:p w14:paraId="367AA873" w14:textId="77777777" w:rsidR="009E04D0" w:rsidRPr="00EC76D5" w:rsidRDefault="009E04D0" w:rsidP="009E04D0">
      <w:pPr>
        <w:pStyle w:val="Code"/>
      </w:pPr>
      <w:r w:rsidRPr="00EC76D5">
        <w:t xml:space="preserve">          }</w:t>
      </w:r>
    </w:p>
    <w:p w14:paraId="1A9D2650" w14:textId="77777777" w:rsidR="009E04D0" w:rsidRPr="00EC76D5" w:rsidRDefault="009E04D0" w:rsidP="009E04D0">
      <w:pPr>
        <w:pStyle w:val="Code"/>
      </w:pPr>
    </w:p>
    <w:p w14:paraId="19D37912" w14:textId="77777777" w:rsidR="009E04D0" w:rsidRPr="00EC76D5" w:rsidRDefault="009E04D0" w:rsidP="009E04D0">
      <w:pPr>
        <w:pStyle w:val="Code"/>
      </w:pPr>
      <w:r w:rsidRPr="00EC76D5">
        <w:t xml:space="preserve">        case Array: {</w:t>
      </w:r>
    </w:p>
    <w:p w14:paraId="60D86F3E" w14:textId="77777777" w:rsidR="009E04D0" w:rsidRPr="00EC76D5" w:rsidRDefault="009E04D0" w:rsidP="009E04D0">
      <w:pPr>
        <w:pStyle w:val="Code"/>
      </w:pPr>
      <w:r w:rsidRPr="00EC76D5">
        <w:t xml:space="preserve">            if (type.getArraySize() == 0) {</w:t>
      </w:r>
    </w:p>
    <w:p w14:paraId="6A309734" w14:textId="77777777" w:rsidR="009E04D0" w:rsidRPr="00EC76D5" w:rsidRDefault="009E04D0" w:rsidP="009E04D0">
      <w:pPr>
        <w:pStyle w:val="Code"/>
      </w:pPr>
      <w:r w:rsidRPr="00EC76D5">
        <w:t xml:space="preserve">              type.setArraySize(list.size());</w:t>
      </w:r>
    </w:p>
    <w:p w14:paraId="6525A57E" w14:textId="77777777" w:rsidR="009E04D0" w:rsidRPr="00EC76D5" w:rsidRDefault="009E04D0" w:rsidP="009E04D0">
      <w:pPr>
        <w:pStyle w:val="Code"/>
      </w:pPr>
      <w:r w:rsidRPr="00EC76D5">
        <w:t xml:space="preserve">            }</w:t>
      </w:r>
    </w:p>
    <w:p w14:paraId="704AB96C" w14:textId="77777777" w:rsidR="009E04D0" w:rsidRPr="00EC76D5" w:rsidRDefault="009E04D0" w:rsidP="009E04D0">
      <w:pPr>
        <w:pStyle w:val="Code"/>
      </w:pPr>
      <w:r w:rsidRPr="00EC76D5">
        <w:t xml:space="preserve">            else {</w:t>
      </w:r>
    </w:p>
    <w:p w14:paraId="7DB85E97" w14:textId="77777777" w:rsidR="009E04D0" w:rsidRPr="00EC76D5" w:rsidRDefault="009E04D0" w:rsidP="009E04D0">
      <w:pPr>
        <w:pStyle w:val="Code"/>
      </w:pPr>
      <w:r w:rsidRPr="00EC76D5">
        <w:t xml:space="preserve">              Assert.warning(type.getArraySize() &lt;= list.size(),</w:t>
      </w:r>
    </w:p>
    <w:p w14:paraId="2511B886" w14:textId="42637D94" w:rsidR="009E04D0" w:rsidRPr="00EC76D5" w:rsidRDefault="009E04D0" w:rsidP="009E04D0">
      <w:pPr>
        <w:pStyle w:val="Code"/>
      </w:pPr>
      <w:r w:rsidRPr="00EC76D5">
        <w:t xml:space="preserve">                             type, "too few </w:t>
      </w:r>
      <w:r w:rsidR="002F35C1">
        <w:t>initializer</w:t>
      </w:r>
      <w:r w:rsidRPr="00EC76D5">
        <w:t>s");</w:t>
      </w:r>
    </w:p>
    <w:p w14:paraId="33E0B549" w14:textId="77777777" w:rsidR="009E04D0" w:rsidRPr="00EC76D5" w:rsidRDefault="009E04D0" w:rsidP="009E04D0">
      <w:pPr>
        <w:pStyle w:val="Code"/>
      </w:pPr>
    </w:p>
    <w:p w14:paraId="4E978BBC" w14:textId="77777777" w:rsidR="009E04D0" w:rsidRPr="00EC76D5" w:rsidRDefault="009E04D0" w:rsidP="009E04D0">
      <w:pPr>
        <w:pStyle w:val="Code"/>
      </w:pPr>
      <w:r w:rsidRPr="00EC76D5">
        <w:t xml:space="preserve">              if (type.getArraySize() &lt; list.size()) {</w:t>
      </w:r>
    </w:p>
    <w:p w14:paraId="26D87973" w14:textId="77777777" w:rsidR="009E04D0" w:rsidRPr="00EC76D5" w:rsidRDefault="009E04D0" w:rsidP="009E04D0">
      <w:pPr>
        <w:pStyle w:val="Code"/>
      </w:pPr>
      <w:r w:rsidRPr="00EC76D5">
        <w:t xml:space="preserve">                list = fixList(type.getArraySize(), type.getArrayType(), list); </w:t>
      </w:r>
    </w:p>
    <w:p w14:paraId="59B7F58F" w14:textId="77777777" w:rsidR="009E04D0" w:rsidRPr="00EC76D5" w:rsidRDefault="009E04D0" w:rsidP="009E04D0">
      <w:pPr>
        <w:pStyle w:val="Code"/>
      </w:pPr>
      <w:r w:rsidRPr="00EC76D5">
        <w:t xml:space="preserve">              }</w:t>
      </w:r>
    </w:p>
    <w:p w14:paraId="0154656A" w14:textId="77777777" w:rsidR="009E04D0" w:rsidRPr="00EC76D5" w:rsidRDefault="009E04D0" w:rsidP="009E04D0">
      <w:pPr>
        <w:pStyle w:val="Code"/>
      </w:pPr>
      <w:r w:rsidRPr="00EC76D5">
        <w:t xml:space="preserve">            }</w:t>
      </w:r>
    </w:p>
    <w:p w14:paraId="1DC34DA8" w14:textId="77777777" w:rsidR="009E04D0" w:rsidRPr="00EC76D5" w:rsidRDefault="009E04D0" w:rsidP="009E04D0">
      <w:pPr>
        <w:pStyle w:val="Code"/>
      </w:pPr>
    </w:p>
    <w:p w14:paraId="6886D7B5" w14:textId="77777777" w:rsidR="009E04D0" w:rsidRPr="00EC76D5" w:rsidRDefault="009E04D0" w:rsidP="009E04D0">
      <w:pPr>
        <w:pStyle w:val="Code"/>
      </w:pPr>
      <w:r w:rsidRPr="00EC76D5">
        <w:t xml:space="preserve">            Type subType = type.getArrayType();</w:t>
      </w:r>
    </w:p>
    <w:p w14:paraId="180E3082" w14:textId="77777777" w:rsidR="009E04D0" w:rsidRPr="00EC76D5" w:rsidRDefault="009E04D0" w:rsidP="009E04D0">
      <w:pPr>
        <w:pStyle w:val="Code"/>
      </w:pPr>
    </w:p>
    <w:p w14:paraId="73679CAD" w14:textId="77777777" w:rsidR="009E04D0" w:rsidRPr="00EC76D5" w:rsidRDefault="009E04D0" w:rsidP="009E04D0">
      <w:pPr>
        <w:pStyle w:val="Code"/>
      </w:pPr>
      <w:r w:rsidRPr="00EC76D5">
        <w:t xml:space="preserve">            for (int index = 0; index &lt; list.size(); ++index) {</w:t>
      </w:r>
    </w:p>
    <w:p w14:paraId="68F2948D" w14:textId="77777777" w:rsidR="009E04D0" w:rsidRPr="00EC76D5" w:rsidRDefault="009E04D0" w:rsidP="009E04D0">
      <w:pPr>
        <w:pStyle w:val="Code"/>
      </w:pPr>
      <w:r w:rsidRPr="00EC76D5">
        <w:t xml:space="preserve">              list.set(index, match(subType, list.get(index)));</w:t>
      </w:r>
    </w:p>
    <w:p w14:paraId="3D39E13B" w14:textId="77777777" w:rsidR="009E04D0" w:rsidRPr="00EC76D5" w:rsidRDefault="009E04D0" w:rsidP="009E04D0">
      <w:pPr>
        <w:pStyle w:val="Code"/>
      </w:pPr>
      <w:r w:rsidRPr="00EC76D5">
        <w:t xml:space="preserve">            }</w:t>
      </w:r>
    </w:p>
    <w:p w14:paraId="70825F82" w14:textId="77777777" w:rsidR="009E04D0" w:rsidRPr="00EC76D5" w:rsidRDefault="009E04D0" w:rsidP="009E04D0">
      <w:pPr>
        <w:pStyle w:val="Code"/>
      </w:pPr>
      <w:r w:rsidRPr="00EC76D5">
        <w:t xml:space="preserve">            </w:t>
      </w:r>
    </w:p>
    <w:p w14:paraId="5496FE94" w14:textId="77777777" w:rsidR="009E04D0" w:rsidRPr="00EC76D5" w:rsidRDefault="009E04D0" w:rsidP="009E04D0">
      <w:pPr>
        <w:pStyle w:val="Code"/>
      </w:pPr>
      <w:r w:rsidRPr="00EC76D5">
        <w:t xml:space="preserve">            return list;</w:t>
      </w:r>
    </w:p>
    <w:p w14:paraId="3FB15373" w14:textId="77777777" w:rsidR="009E04D0" w:rsidRPr="00EC76D5" w:rsidRDefault="009E04D0" w:rsidP="009E04D0">
      <w:pPr>
        <w:pStyle w:val="Code"/>
      </w:pPr>
      <w:r w:rsidRPr="00EC76D5">
        <w:t xml:space="preserve">          }</w:t>
      </w:r>
    </w:p>
    <w:p w14:paraId="10DB3AE5" w14:textId="77777777" w:rsidR="009E04D0" w:rsidRPr="00EC76D5" w:rsidRDefault="009E04D0" w:rsidP="009E04D0">
      <w:pPr>
        <w:pStyle w:val="Code"/>
      </w:pPr>
    </w:p>
    <w:p w14:paraId="456F2E0B" w14:textId="77777777" w:rsidR="009E04D0" w:rsidRPr="00EC76D5" w:rsidRDefault="009E04D0" w:rsidP="009E04D0">
      <w:pPr>
        <w:pStyle w:val="Code"/>
      </w:pPr>
      <w:r w:rsidRPr="00EC76D5">
        <w:t xml:space="preserve">        case Struct: {</w:t>
      </w:r>
    </w:p>
    <w:p w14:paraId="55464771" w14:textId="77777777" w:rsidR="009E04D0" w:rsidRPr="00EC76D5" w:rsidRDefault="009E04D0" w:rsidP="009E04D0">
      <w:pPr>
        <w:pStyle w:val="Code"/>
      </w:pPr>
      <w:r w:rsidRPr="00EC76D5">
        <w:t xml:space="preserve">            Assert.error(list.size() &lt;= type.getMemberMap().size(),</w:t>
      </w:r>
    </w:p>
    <w:p w14:paraId="042FA607" w14:textId="00D4D5E8" w:rsidR="009E04D0" w:rsidRPr="00EC76D5" w:rsidRDefault="009E04D0" w:rsidP="009E04D0">
      <w:pPr>
        <w:pStyle w:val="Code"/>
      </w:pPr>
      <w:r w:rsidRPr="00EC76D5">
        <w:t xml:space="preserve">                         type, "too many </w:t>
      </w:r>
      <w:r w:rsidR="002F35C1">
        <w:t>initializer</w:t>
      </w:r>
      <w:r w:rsidRPr="00EC76D5">
        <w:t>s");</w:t>
      </w:r>
    </w:p>
    <w:p w14:paraId="33010434" w14:textId="77777777" w:rsidR="009E04D0" w:rsidRPr="00EC76D5" w:rsidRDefault="009E04D0" w:rsidP="009E04D0">
      <w:pPr>
        <w:pStyle w:val="Code"/>
      </w:pPr>
      <w:r w:rsidRPr="00EC76D5">
        <w:t xml:space="preserve">            Assert.warning(list.size() == type.getMemberMap().size(),</w:t>
      </w:r>
    </w:p>
    <w:p w14:paraId="490B186E" w14:textId="3A182008" w:rsidR="009E04D0" w:rsidRPr="00EC76D5" w:rsidRDefault="009E04D0" w:rsidP="009E04D0">
      <w:pPr>
        <w:pStyle w:val="Code"/>
      </w:pPr>
      <w:r w:rsidRPr="00EC76D5">
        <w:t xml:space="preserve">                           type, "too few </w:t>
      </w:r>
      <w:r w:rsidR="002F35C1">
        <w:t>initializer</w:t>
      </w:r>
      <w:r w:rsidRPr="00EC76D5">
        <w:t>s");</w:t>
      </w:r>
    </w:p>
    <w:p w14:paraId="49B5101F" w14:textId="77777777" w:rsidR="009E04D0" w:rsidRPr="00EC76D5" w:rsidRDefault="009E04D0" w:rsidP="009E04D0">
      <w:pPr>
        <w:pStyle w:val="Code"/>
      </w:pPr>
    </w:p>
    <w:p w14:paraId="42385F23" w14:textId="77777777" w:rsidR="009E04D0" w:rsidRPr="00EC76D5" w:rsidRDefault="009E04D0" w:rsidP="009E04D0">
      <w:pPr>
        <w:pStyle w:val="Code"/>
      </w:pPr>
      <w:r w:rsidRPr="00EC76D5">
        <w:t xml:space="preserve">            int index = 0;</w:t>
      </w:r>
    </w:p>
    <w:p w14:paraId="07A68E72" w14:textId="77777777" w:rsidR="009E04D0" w:rsidRPr="00EC76D5" w:rsidRDefault="009E04D0" w:rsidP="009E04D0">
      <w:pPr>
        <w:pStyle w:val="Code"/>
      </w:pPr>
      <w:r w:rsidRPr="00EC76D5">
        <w:t xml:space="preserve">            for (Symbol memberSymbol : type.getMemberMap().values()) {</w:t>
      </w:r>
    </w:p>
    <w:p w14:paraId="1BB35EE4" w14:textId="77777777" w:rsidR="009E04D0" w:rsidRPr="00EC76D5" w:rsidRDefault="009E04D0" w:rsidP="009E04D0">
      <w:pPr>
        <w:pStyle w:val="Code"/>
      </w:pPr>
      <w:r w:rsidRPr="00EC76D5">
        <w:t xml:space="preserve">              if (index &lt; list.size()) {</w:t>
      </w:r>
    </w:p>
    <w:p w14:paraId="4B4C2280" w14:textId="77777777" w:rsidR="009E04D0" w:rsidRPr="00EC76D5" w:rsidRDefault="009E04D0" w:rsidP="009E04D0">
      <w:pPr>
        <w:pStyle w:val="Code"/>
      </w:pPr>
      <w:r w:rsidRPr="00EC76D5">
        <w:t xml:space="preserve">                list.set(index,</w:t>
      </w:r>
    </w:p>
    <w:p w14:paraId="42D461E4" w14:textId="77777777" w:rsidR="009E04D0" w:rsidRPr="00EC76D5" w:rsidRDefault="009E04D0" w:rsidP="009E04D0">
      <w:pPr>
        <w:pStyle w:val="Code"/>
      </w:pPr>
      <w:r w:rsidRPr="00EC76D5">
        <w:t xml:space="preserve">                         match(memberSymbol.getType(), list.get(index++)));</w:t>
      </w:r>
    </w:p>
    <w:p w14:paraId="68BC360D" w14:textId="77777777" w:rsidR="009E04D0" w:rsidRPr="00EC76D5" w:rsidRDefault="009E04D0" w:rsidP="009E04D0">
      <w:pPr>
        <w:pStyle w:val="Code"/>
      </w:pPr>
      <w:r w:rsidRPr="00EC76D5">
        <w:t xml:space="preserve">              }</w:t>
      </w:r>
    </w:p>
    <w:p w14:paraId="177282D7" w14:textId="77777777" w:rsidR="009E04D0" w:rsidRPr="00EC76D5" w:rsidRDefault="009E04D0" w:rsidP="009E04D0">
      <w:pPr>
        <w:pStyle w:val="Code"/>
      </w:pPr>
      <w:r w:rsidRPr="00EC76D5">
        <w:t xml:space="preserve">            }</w:t>
      </w:r>
    </w:p>
    <w:p w14:paraId="1F123E16" w14:textId="77777777" w:rsidR="009E04D0" w:rsidRPr="00EC76D5" w:rsidRDefault="009E04D0" w:rsidP="009E04D0">
      <w:pPr>
        <w:pStyle w:val="Code"/>
      </w:pPr>
      <w:r w:rsidRPr="00EC76D5">
        <w:t xml:space="preserve">            </w:t>
      </w:r>
    </w:p>
    <w:p w14:paraId="19E48C84" w14:textId="77777777" w:rsidR="009E04D0" w:rsidRPr="00EC76D5" w:rsidRDefault="009E04D0" w:rsidP="009E04D0">
      <w:pPr>
        <w:pStyle w:val="Code"/>
      </w:pPr>
      <w:r w:rsidRPr="00EC76D5">
        <w:t xml:space="preserve">            return list;</w:t>
      </w:r>
    </w:p>
    <w:p w14:paraId="6FEF521B" w14:textId="77777777" w:rsidR="009E04D0" w:rsidRPr="00EC76D5" w:rsidRDefault="009E04D0" w:rsidP="009E04D0">
      <w:pPr>
        <w:pStyle w:val="Code"/>
      </w:pPr>
      <w:r w:rsidRPr="00EC76D5">
        <w:t xml:space="preserve">          }</w:t>
      </w:r>
    </w:p>
    <w:p w14:paraId="4B2DD1D1" w14:textId="77777777" w:rsidR="009E04D0" w:rsidRPr="00EC76D5" w:rsidRDefault="009E04D0" w:rsidP="009E04D0">
      <w:pPr>
        <w:pStyle w:val="Code"/>
      </w:pPr>
    </w:p>
    <w:p w14:paraId="37D70A14" w14:textId="77777777" w:rsidR="009E04D0" w:rsidRPr="00EC76D5" w:rsidRDefault="009E04D0" w:rsidP="009E04D0">
      <w:pPr>
        <w:pStyle w:val="Code"/>
      </w:pPr>
      <w:r w:rsidRPr="00EC76D5">
        <w:t xml:space="preserve">        case Union:</w:t>
      </w:r>
    </w:p>
    <w:p w14:paraId="4FAA8239" w14:textId="1B7331E0" w:rsidR="009E04D0" w:rsidRPr="00EC76D5" w:rsidRDefault="009E04D0" w:rsidP="009E04D0">
      <w:pPr>
        <w:pStyle w:val="Code"/>
      </w:pPr>
      <w:r w:rsidRPr="00EC76D5">
        <w:t xml:space="preserve">          Assert.error(list.size() == 1, type, "cannot be </w:t>
      </w:r>
      <w:r w:rsidR="00266D64">
        <w:t>initialized</w:t>
      </w:r>
      <w:r w:rsidRPr="00EC76D5">
        <w:t xml:space="preserve"> with a" +</w:t>
      </w:r>
    </w:p>
    <w:p w14:paraId="5B52A031" w14:textId="77777777" w:rsidR="009E04D0" w:rsidRPr="00EC76D5" w:rsidRDefault="009E04D0" w:rsidP="009E04D0">
      <w:pPr>
        <w:pStyle w:val="Code"/>
      </w:pPr>
      <w:r w:rsidRPr="00EC76D5">
        <w:t xml:space="preserve">                       " list of more than one member");</w:t>
      </w:r>
    </w:p>
    <w:p w14:paraId="0BD86FB1" w14:textId="77777777" w:rsidR="009E04D0" w:rsidRPr="00EC76D5" w:rsidRDefault="009E04D0" w:rsidP="009E04D0">
      <w:pPr>
        <w:pStyle w:val="Code"/>
      </w:pPr>
      <w:r w:rsidRPr="00EC76D5">
        <w:t xml:space="preserve">          Symbol firstMember = type.getMemberMap().values().iterator().next();</w:t>
      </w:r>
    </w:p>
    <w:p w14:paraId="09417E65" w14:textId="77777777" w:rsidR="009E04D0" w:rsidRPr="00EC76D5" w:rsidRDefault="009E04D0" w:rsidP="009E04D0">
      <w:pPr>
        <w:pStyle w:val="Code"/>
      </w:pPr>
      <w:r w:rsidRPr="00EC76D5">
        <w:t xml:space="preserve">          list.set(0, match(firstMember.getType(), list.get(0)));</w:t>
      </w:r>
    </w:p>
    <w:p w14:paraId="309A98CC" w14:textId="77777777" w:rsidR="009E04D0" w:rsidRPr="00EC76D5" w:rsidRDefault="009E04D0" w:rsidP="009E04D0">
      <w:pPr>
        <w:pStyle w:val="Code"/>
      </w:pPr>
      <w:r w:rsidRPr="00EC76D5">
        <w:t xml:space="preserve">          return list;</w:t>
      </w:r>
    </w:p>
    <w:p w14:paraId="35E4951D" w14:textId="77777777" w:rsidR="009E04D0" w:rsidRPr="00EC76D5" w:rsidRDefault="009E04D0" w:rsidP="009E04D0">
      <w:pPr>
        <w:pStyle w:val="Code"/>
      </w:pPr>
    </w:p>
    <w:p w14:paraId="1D394C8F" w14:textId="77777777" w:rsidR="009E04D0" w:rsidRPr="00EC76D5" w:rsidRDefault="009E04D0" w:rsidP="009E04D0">
      <w:pPr>
        <w:pStyle w:val="Code"/>
      </w:pPr>
      <w:r w:rsidRPr="00EC76D5">
        <w:t xml:space="preserve">        default:</w:t>
      </w:r>
    </w:p>
    <w:p w14:paraId="3A3AC751" w14:textId="009E8AC7" w:rsidR="009E04D0" w:rsidRPr="00EC76D5" w:rsidRDefault="009E04D0" w:rsidP="009E04D0">
      <w:pPr>
        <w:pStyle w:val="Code"/>
      </w:pPr>
      <w:r w:rsidRPr="00EC76D5">
        <w:t xml:space="preserve">          Assert.error(type, "cannot be </w:t>
      </w:r>
      <w:r w:rsidR="00266D64">
        <w:t>initialized</w:t>
      </w:r>
      <w:r w:rsidRPr="00EC76D5">
        <w:t xml:space="preserve"> with a list");</w:t>
      </w:r>
    </w:p>
    <w:p w14:paraId="7BFD3F32" w14:textId="77777777" w:rsidR="009E04D0" w:rsidRPr="00EC76D5" w:rsidRDefault="009E04D0" w:rsidP="009E04D0">
      <w:pPr>
        <w:pStyle w:val="Code"/>
      </w:pPr>
      <w:r w:rsidRPr="00EC76D5">
        <w:t xml:space="preserve">          return null;</w:t>
      </w:r>
    </w:p>
    <w:p w14:paraId="3D6E5A06" w14:textId="77777777" w:rsidR="009E04D0" w:rsidRPr="00EC76D5" w:rsidRDefault="009E04D0" w:rsidP="009E04D0">
      <w:pPr>
        <w:pStyle w:val="Code"/>
      </w:pPr>
      <w:r w:rsidRPr="00EC76D5">
        <w:t xml:space="preserve">      }</w:t>
      </w:r>
    </w:p>
    <w:p w14:paraId="4D807192" w14:textId="77777777" w:rsidR="009E04D0" w:rsidRPr="00EC76D5" w:rsidRDefault="009E04D0" w:rsidP="009E04D0">
      <w:pPr>
        <w:pStyle w:val="Code"/>
      </w:pPr>
      <w:r w:rsidRPr="00EC76D5">
        <w:t xml:space="preserve">    }</w:t>
      </w:r>
    </w:p>
    <w:p w14:paraId="5391BC43" w14:textId="77777777" w:rsidR="009E04D0" w:rsidRPr="00EC76D5" w:rsidRDefault="009E04D0" w:rsidP="009E04D0">
      <w:pPr>
        <w:pStyle w:val="Code"/>
      </w:pPr>
      <w:r w:rsidRPr="00EC76D5">
        <w:t xml:space="preserve">  }</w:t>
      </w:r>
    </w:p>
    <w:p w14:paraId="18F04875" w14:textId="77777777" w:rsidR="009E04D0" w:rsidRPr="00EC76D5" w:rsidRDefault="009E04D0" w:rsidP="009E04D0">
      <w:pPr>
        <w:pStyle w:val="Code"/>
      </w:pPr>
      <w:r w:rsidRPr="00EC76D5">
        <w:t xml:space="preserve">  </w:t>
      </w:r>
    </w:p>
    <w:p w14:paraId="55187C7B" w14:textId="03503F79" w:rsidR="009E04D0" w:rsidRPr="00EC76D5" w:rsidRDefault="009E04D0" w:rsidP="009E04D0">
      <w:pPr>
        <w:pStyle w:val="Code"/>
      </w:pPr>
      <w:r w:rsidRPr="00EC76D5">
        <w:t xml:space="preserve">  public static Object generateAutoValueList(Object </w:t>
      </w:r>
      <w:r w:rsidR="002F35C1">
        <w:t>initializer</w:t>
      </w:r>
      <w:r w:rsidRPr="00EC76D5">
        <w:t>) {</w:t>
      </w:r>
    </w:p>
    <w:p w14:paraId="276C5B91" w14:textId="648A0AF0" w:rsidR="009E04D0" w:rsidRPr="00EC76D5" w:rsidRDefault="009E04D0" w:rsidP="009E04D0">
      <w:pPr>
        <w:pStyle w:val="Code"/>
      </w:pPr>
      <w:r w:rsidRPr="00EC76D5">
        <w:t xml:space="preserve">    if (</w:t>
      </w:r>
      <w:r w:rsidR="002F35C1">
        <w:t>initializer</w:t>
      </w:r>
      <w:r w:rsidRPr="00EC76D5">
        <w:t xml:space="preserve"> instanceof SyntaxTree) {</w:t>
      </w:r>
    </w:p>
    <w:p w14:paraId="03019E33" w14:textId="0DDDDF53" w:rsidR="009E04D0" w:rsidRPr="00EC76D5" w:rsidRDefault="009E04D0" w:rsidP="009E04D0">
      <w:pPr>
        <w:pStyle w:val="Code"/>
      </w:pPr>
      <w:r w:rsidRPr="00EC76D5">
        <w:t xml:space="preserve">      return SyntaxTreeOptimizer.optimizeExpression((SyntaxTree) </w:t>
      </w:r>
      <w:r w:rsidR="002F35C1">
        <w:t>initializer</w:t>
      </w:r>
      <w:r w:rsidRPr="00EC76D5">
        <w:t>);</w:t>
      </w:r>
    </w:p>
    <w:p w14:paraId="701EB9CE" w14:textId="77777777" w:rsidR="009E04D0" w:rsidRPr="00EC76D5" w:rsidRDefault="009E04D0" w:rsidP="009E04D0">
      <w:pPr>
        <w:pStyle w:val="Code"/>
      </w:pPr>
      <w:r w:rsidRPr="00EC76D5">
        <w:t xml:space="preserve">    }</w:t>
      </w:r>
    </w:p>
    <w:p w14:paraId="65CB0547" w14:textId="77777777" w:rsidR="009E04D0" w:rsidRPr="00EC76D5" w:rsidRDefault="009E04D0" w:rsidP="009E04D0">
      <w:pPr>
        <w:pStyle w:val="Code"/>
      </w:pPr>
      <w:r w:rsidRPr="00EC76D5">
        <w:t xml:space="preserve">    else {</w:t>
      </w:r>
    </w:p>
    <w:p w14:paraId="389665DC" w14:textId="4343BE26" w:rsidR="009E04D0" w:rsidRPr="00EC76D5" w:rsidRDefault="009E04D0" w:rsidP="009E04D0">
      <w:pPr>
        <w:pStyle w:val="Code"/>
      </w:pPr>
      <w:r w:rsidRPr="00EC76D5">
        <w:t xml:space="preserve">      List list = (List) </w:t>
      </w:r>
      <w:r w:rsidR="002F35C1">
        <w:t>initializer</w:t>
      </w:r>
      <w:r w:rsidRPr="00EC76D5">
        <w:t>;</w:t>
      </w:r>
    </w:p>
    <w:p w14:paraId="7CCE866E" w14:textId="77777777" w:rsidR="009E04D0" w:rsidRPr="00EC76D5" w:rsidRDefault="009E04D0" w:rsidP="009E04D0">
      <w:pPr>
        <w:pStyle w:val="Code"/>
      </w:pPr>
      <w:r w:rsidRPr="00EC76D5">
        <w:t xml:space="preserve">      for (int index = 0; index &lt; list.size(); ++index) {</w:t>
      </w:r>
    </w:p>
    <w:p w14:paraId="1A081E2D" w14:textId="77777777" w:rsidR="009E04D0" w:rsidRPr="00EC76D5" w:rsidRDefault="009E04D0" w:rsidP="009E04D0">
      <w:pPr>
        <w:pStyle w:val="Code"/>
      </w:pPr>
      <w:r w:rsidRPr="00EC76D5">
        <w:t xml:space="preserve">        list.set(index, generateAutoValueList(list.get(index)));</w:t>
      </w:r>
    </w:p>
    <w:p w14:paraId="447A73B2" w14:textId="77777777" w:rsidR="009E04D0" w:rsidRPr="00EC76D5" w:rsidRDefault="009E04D0" w:rsidP="009E04D0">
      <w:pPr>
        <w:pStyle w:val="Code"/>
      </w:pPr>
      <w:r w:rsidRPr="00EC76D5">
        <w:t xml:space="preserve">      }</w:t>
      </w:r>
    </w:p>
    <w:p w14:paraId="28B55B37" w14:textId="77777777" w:rsidR="009E04D0" w:rsidRPr="00EC76D5" w:rsidRDefault="009E04D0" w:rsidP="009E04D0">
      <w:pPr>
        <w:pStyle w:val="Code"/>
      </w:pPr>
      <w:r w:rsidRPr="00EC76D5">
        <w:t xml:space="preserve">      </w:t>
      </w:r>
    </w:p>
    <w:p w14:paraId="507927DE" w14:textId="77777777" w:rsidR="009E04D0" w:rsidRPr="00EC76D5" w:rsidRDefault="009E04D0" w:rsidP="009E04D0">
      <w:pPr>
        <w:pStyle w:val="Code"/>
      </w:pPr>
      <w:r w:rsidRPr="00EC76D5">
        <w:t xml:space="preserve">      return list;</w:t>
      </w:r>
    </w:p>
    <w:p w14:paraId="52FB5626" w14:textId="77777777" w:rsidR="009E04D0" w:rsidRPr="00EC76D5" w:rsidRDefault="009E04D0" w:rsidP="009E04D0">
      <w:pPr>
        <w:pStyle w:val="Code"/>
      </w:pPr>
      <w:r w:rsidRPr="00EC76D5">
        <w:t xml:space="preserve">    }</w:t>
      </w:r>
    </w:p>
    <w:p w14:paraId="0F24DC3B" w14:textId="77777777" w:rsidR="009E04D0" w:rsidRPr="00EC76D5" w:rsidRDefault="009E04D0" w:rsidP="009E04D0">
      <w:pPr>
        <w:pStyle w:val="Code"/>
      </w:pPr>
      <w:r w:rsidRPr="00EC76D5">
        <w:t xml:space="preserve">  }</w:t>
      </w:r>
    </w:p>
    <w:p w14:paraId="1421708B" w14:textId="77777777" w:rsidR="009E04D0" w:rsidRPr="00EC76D5" w:rsidRDefault="009E04D0" w:rsidP="009E04D0">
      <w:pPr>
        <w:pStyle w:val="Code"/>
      </w:pPr>
      <w:r w:rsidRPr="00EC76D5">
        <w:t xml:space="preserve">  </w:t>
      </w:r>
    </w:p>
    <w:p w14:paraId="61E7454F" w14:textId="77777777" w:rsidR="009E04D0" w:rsidRPr="00EC76D5" w:rsidRDefault="009E04D0" w:rsidP="009E04D0">
      <w:pPr>
        <w:pStyle w:val="Code"/>
      </w:pPr>
      <w:r w:rsidRPr="00EC76D5">
        <w:t xml:space="preserve">  public static void generateAuto(Symbol symbol, List&lt;MiddleCode&gt; middleCodeList,</w:t>
      </w:r>
    </w:p>
    <w:p w14:paraId="005AC61D" w14:textId="45762A12" w:rsidR="009E04D0" w:rsidRPr="00EC76D5" w:rsidRDefault="009E04D0" w:rsidP="009E04D0">
      <w:pPr>
        <w:pStyle w:val="Code"/>
      </w:pPr>
      <w:r w:rsidRPr="00EC76D5">
        <w:t xml:space="preserve">                             Type type, Object </w:t>
      </w:r>
      <w:r w:rsidR="002F35C1">
        <w:t>initializer</w:t>
      </w:r>
      <w:r w:rsidRPr="00EC76D5">
        <w:t>, String name, int offset) {</w:t>
      </w:r>
    </w:p>
    <w:p w14:paraId="356EF4EB" w14:textId="5E23B073" w:rsidR="009E04D0" w:rsidRPr="00EC76D5" w:rsidRDefault="009E04D0" w:rsidP="009E04D0">
      <w:pPr>
        <w:pStyle w:val="Code"/>
      </w:pPr>
      <w:r w:rsidRPr="00EC76D5">
        <w:t xml:space="preserve">    if (</w:t>
      </w:r>
      <w:r w:rsidR="002F35C1">
        <w:t>initializer</w:t>
      </w:r>
      <w:r w:rsidRPr="00EC76D5">
        <w:t xml:space="preserve"> instanceof SyntaxTree) {</w:t>
      </w:r>
    </w:p>
    <w:p w14:paraId="7CB69F8E" w14:textId="77777777" w:rsidR="009E04D0" w:rsidRPr="00EC76D5" w:rsidRDefault="009E04D0" w:rsidP="009E04D0">
      <w:pPr>
        <w:pStyle w:val="Code"/>
      </w:pPr>
      <w:r w:rsidRPr="00EC76D5">
        <w:t xml:space="preserve">      MiddleCodeGenerator generateCode =</w:t>
      </w:r>
    </w:p>
    <w:p w14:paraId="0513FE0E" w14:textId="77777777" w:rsidR="009E04D0" w:rsidRPr="00EC76D5" w:rsidRDefault="009E04D0" w:rsidP="009E04D0">
      <w:pPr>
        <w:pStyle w:val="Code"/>
      </w:pPr>
      <w:r w:rsidRPr="00EC76D5">
        <w:t xml:space="preserve">        new MiddleCodeGenerator(middleCodeList);</w:t>
      </w:r>
    </w:p>
    <w:p w14:paraId="6B060F1D" w14:textId="7F4AAE63" w:rsidR="009E04D0" w:rsidRPr="00EC76D5" w:rsidRDefault="009E04D0" w:rsidP="009E04D0">
      <w:pPr>
        <w:pStyle w:val="Code"/>
      </w:pPr>
      <w:r w:rsidRPr="00EC76D5">
        <w:t xml:space="preserve">      SyntaxTree tree = (SyntaxTree) </w:t>
      </w:r>
      <w:r w:rsidR="002F35C1">
        <w:t>initializer</w:t>
      </w:r>
      <w:r w:rsidRPr="00EC76D5">
        <w:t>;</w:t>
      </w:r>
    </w:p>
    <w:p w14:paraId="627EB5EE" w14:textId="79B3DA78" w:rsidR="009E04D0" w:rsidRPr="00EC76D5" w:rsidRDefault="009E04D0" w:rsidP="009E04D0">
      <w:pPr>
        <w:pStyle w:val="Code"/>
      </w:pPr>
      <w:r w:rsidRPr="00EC76D5">
        <w:t xml:space="preserve">      Symbol </w:t>
      </w:r>
      <w:r w:rsidR="002F35C1">
        <w:t>initializer</w:t>
      </w:r>
      <w:r w:rsidRPr="00EC76D5">
        <w:t>Symbol = generateCode.generateExpression(tree);</w:t>
      </w:r>
    </w:p>
    <w:p w14:paraId="321668F8" w14:textId="77777777" w:rsidR="009E04D0" w:rsidRPr="00EC76D5" w:rsidRDefault="009E04D0" w:rsidP="009E04D0">
      <w:pPr>
        <w:pStyle w:val="Code"/>
      </w:pPr>
      <w:r w:rsidRPr="00EC76D5">
        <w:t xml:space="preserve">      </w:t>
      </w:r>
    </w:p>
    <w:p w14:paraId="20C5AF16" w14:textId="77777777" w:rsidR="009E04D0" w:rsidRPr="00EC76D5" w:rsidRDefault="009E04D0" w:rsidP="009E04D0">
      <w:pPr>
        <w:pStyle w:val="Code"/>
      </w:pPr>
      <w:r w:rsidRPr="00EC76D5">
        <w:t xml:space="preserve">      if (symbol == null) {</w:t>
      </w:r>
    </w:p>
    <w:p w14:paraId="5ADAB349" w14:textId="77777777" w:rsidR="009E04D0" w:rsidRPr="00EC76D5" w:rsidRDefault="009E04D0" w:rsidP="009E04D0">
      <w:pPr>
        <w:pStyle w:val="Code"/>
      </w:pPr>
      <w:r w:rsidRPr="00EC76D5">
        <w:t xml:space="preserve">        symbol = Symbol.createTemporarySymbol(type);</w:t>
      </w:r>
    </w:p>
    <w:p w14:paraId="131CDEA0" w14:textId="77777777" w:rsidR="009E04D0" w:rsidRPr="00EC76D5" w:rsidRDefault="009E04D0" w:rsidP="009E04D0">
      <w:pPr>
        <w:pStyle w:val="Code"/>
      </w:pPr>
      <w:r w:rsidRPr="00EC76D5">
        <w:t xml:space="preserve">        symbol.m_name = name;</w:t>
      </w:r>
    </w:p>
    <w:p w14:paraId="55955134" w14:textId="77777777" w:rsidR="009E04D0" w:rsidRPr="00EC76D5" w:rsidRDefault="009E04D0" w:rsidP="009E04D0">
      <w:pPr>
        <w:pStyle w:val="Code"/>
      </w:pPr>
      <w:r w:rsidRPr="00EC76D5">
        <w:t xml:space="preserve">        symbol.setOffset(offset);</w:t>
      </w:r>
    </w:p>
    <w:p w14:paraId="5C5910C1" w14:textId="77777777" w:rsidR="009E04D0" w:rsidRPr="00EC76D5" w:rsidRDefault="009E04D0" w:rsidP="009E04D0">
      <w:pPr>
        <w:pStyle w:val="Code"/>
      </w:pPr>
      <w:r w:rsidRPr="00EC76D5">
        <w:t xml:space="preserve">      }</w:t>
      </w:r>
    </w:p>
    <w:p w14:paraId="5FE4A649" w14:textId="77777777" w:rsidR="009E04D0" w:rsidRPr="00EC76D5" w:rsidRDefault="009E04D0" w:rsidP="009E04D0">
      <w:pPr>
        <w:pStyle w:val="Code"/>
      </w:pPr>
    </w:p>
    <w:p w14:paraId="61CC271E" w14:textId="77777777" w:rsidR="009E04D0" w:rsidRPr="00EC76D5" w:rsidRDefault="009E04D0" w:rsidP="009E04D0">
      <w:pPr>
        <w:pStyle w:val="Code"/>
      </w:pPr>
      <w:r w:rsidRPr="00EC76D5">
        <w:t xml:space="preserve">      generateCode.addMiddleCode(MiddleOperator.Assign,</w:t>
      </w:r>
    </w:p>
    <w:p w14:paraId="7005999D" w14:textId="09B749CB" w:rsidR="009E04D0" w:rsidRPr="00EC76D5" w:rsidRDefault="009E04D0" w:rsidP="009E04D0">
      <w:pPr>
        <w:pStyle w:val="Code"/>
      </w:pPr>
      <w:r w:rsidRPr="00EC76D5">
        <w:t xml:space="preserve">                                 true, symbol, </w:t>
      </w:r>
      <w:r w:rsidR="002F35C1">
        <w:t>initializer</w:t>
      </w:r>
      <w:r w:rsidRPr="00EC76D5">
        <w:t>Symbol);</w:t>
      </w:r>
    </w:p>
    <w:p w14:paraId="21E31592" w14:textId="77777777" w:rsidR="009E04D0" w:rsidRPr="00EC76D5" w:rsidRDefault="009E04D0" w:rsidP="009E04D0">
      <w:pPr>
        <w:pStyle w:val="Code"/>
      </w:pPr>
      <w:r w:rsidRPr="00EC76D5">
        <w:t xml:space="preserve">    }</w:t>
      </w:r>
    </w:p>
    <w:p w14:paraId="1FBF4D7F" w14:textId="77777777" w:rsidR="009E04D0" w:rsidRPr="00EC76D5" w:rsidRDefault="009E04D0" w:rsidP="009E04D0">
      <w:pPr>
        <w:pStyle w:val="Code"/>
      </w:pPr>
      <w:r w:rsidRPr="00EC76D5">
        <w:t xml:space="preserve">    else {</w:t>
      </w:r>
    </w:p>
    <w:p w14:paraId="090CB13F" w14:textId="48A59633" w:rsidR="009E04D0" w:rsidRPr="00EC76D5" w:rsidRDefault="009E04D0" w:rsidP="009E04D0">
      <w:pPr>
        <w:pStyle w:val="Code"/>
      </w:pPr>
      <w:r w:rsidRPr="00EC76D5">
        <w:t xml:space="preserve">      List list = (List) </w:t>
      </w:r>
      <w:r w:rsidR="002F35C1">
        <w:t>initializer</w:t>
      </w:r>
      <w:r w:rsidRPr="00EC76D5">
        <w:t>;</w:t>
      </w:r>
    </w:p>
    <w:p w14:paraId="46F86287" w14:textId="77777777" w:rsidR="009E04D0" w:rsidRPr="00EC76D5" w:rsidRDefault="009E04D0" w:rsidP="009E04D0">
      <w:pPr>
        <w:pStyle w:val="Code"/>
      </w:pPr>
    </w:p>
    <w:p w14:paraId="41E8A810" w14:textId="77777777" w:rsidR="009E04D0" w:rsidRPr="00EC76D5" w:rsidRDefault="009E04D0" w:rsidP="009E04D0">
      <w:pPr>
        <w:pStyle w:val="Code"/>
      </w:pPr>
      <w:r w:rsidRPr="00EC76D5">
        <w:t xml:space="preserve">      switch (type.getSort()) {</w:t>
      </w:r>
    </w:p>
    <w:p w14:paraId="1584518C" w14:textId="77777777" w:rsidR="009E04D0" w:rsidRPr="00EC76D5" w:rsidRDefault="009E04D0" w:rsidP="009E04D0">
      <w:pPr>
        <w:pStyle w:val="Code"/>
      </w:pPr>
      <w:r w:rsidRPr="00EC76D5">
        <w:t xml:space="preserve">        case Pointer: {</w:t>
      </w:r>
    </w:p>
    <w:p w14:paraId="10391246" w14:textId="77777777" w:rsidR="009E04D0" w:rsidRPr="00EC76D5" w:rsidRDefault="009E04D0" w:rsidP="009E04D0">
      <w:pPr>
        <w:pStyle w:val="Code"/>
      </w:pPr>
      <w:r w:rsidRPr="00EC76D5">
        <w:t xml:space="preserve">            Type subType = type.getPointerType();</w:t>
      </w:r>
    </w:p>
    <w:p w14:paraId="787EB38F" w14:textId="77777777" w:rsidR="009E04D0" w:rsidRPr="00EC76D5" w:rsidRDefault="009E04D0" w:rsidP="009E04D0">
      <w:pPr>
        <w:pStyle w:val="Code"/>
      </w:pPr>
      <w:r w:rsidRPr="00EC76D5">
        <w:t xml:space="preserve">            Type arrayType = Type.createArrayType(list.size(), subType);</w:t>
      </w:r>
    </w:p>
    <w:p w14:paraId="2FBB74A1" w14:textId="77777777" w:rsidR="009E04D0" w:rsidRPr="00EC76D5" w:rsidRDefault="009E04D0" w:rsidP="009E04D0">
      <w:pPr>
        <w:pStyle w:val="Code"/>
      </w:pPr>
      <w:r w:rsidRPr="00EC76D5">
        <w:t xml:space="preserve">            List&lt;Byte&gt; subByteList = new LinkedList&lt;&gt;();</w:t>
      </w:r>
    </w:p>
    <w:p w14:paraId="45760BBF" w14:textId="77777777" w:rsidR="009E04D0" w:rsidRPr="00EC76D5" w:rsidRDefault="009E04D0" w:rsidP="009E04D0">
      <w:pPr>
        <w:pStyle w:val="Code"/>
      </w:pPr>
      <w:r w:rsidRPr="00EC76D5">
        <w:t xml:space="preserve">            Map&lt;Integer,String&gt; subAccessMap = new ListMap&lt;&gt;();</w:t>
      </w:r>
    </w:p>
    <w:p w14:paraId="5CAD6E42" w14:textId="77777777" w:rsidR="009E04D0" w:rsidRPr="00EC76D5" w:rsidRDefault="009E04D0" w:rsidP="009E04D0">
      <w:pPr>
        <w:pStyle w:val="Code"/>
      </w:pPr>
      <w:r w:rsidRPr="00EC76D5">
        <w:t xml:space="preserve">            List&lt;String&gt; subTextList = new LinkedList&lt;&gt;();</w:t>
      </w:r>
    </w:p>
    <w:p w14:paraId="046BCBF2" w14:textId="6267E60F" w:rsidR="009E04D0" w:rsidRPr="00EC76D5" w:rsidRDefault="009E04D0" w:rsidP="009E04D0">
      <w:pPr>
        <w:pStyle w:val="Code"/>
      </w:pPr>
      <w:r w:rsidRPr="00EC76D5">
        <w:t xml:space="preserve">            Generate</w:t>
      </w:r>
      <w:r w:rsidR="002F35C1">
        <w:t>Initializer</w:t>
      </w:r>
      <w:r w:rsidRPr="00EC76D5">
        <w:t>Static.generateStatic</w:t>
      </w:r>
    </w:p>
    <w:p w14:paraId="367BC0F5" w14:textId="2EFBDF97" w:rsidR="009E04D0" w:rsidRPr="00EC76D5" w:rsidRDefault="009E04D0" w:rsidP="009E04D0">
      <w:pPr>
        <w:pStyle w:val="Code"/>
      </w:pPr>
      <w:r w:rsidRPr="00EC76D5">
        <w:t xml:space="preserve">              (arrayType, </w:t>
      </w:r>
      <w:r w:rsidR="002F35C1">
        <w:t>initializer</w:t>
      </w:r>
      <w:r w:rsidRPr="00EC76D5">
        <w:t>, subByteList, subAccessMap, subTextList);</w:t>
      </w:r>
    </w:p>
    <w:p w14:paraId="44A639C4" w14:textId="77777777" w:rsidR="009E04D0" w:rsidRPr="00EC76D5" w:rsidRDefault="009E04D0" w:rsidP="009E04D0">
      <w:pPr>
        <w:pStyle w:val="Code"/>
      </w:pPr>
    </w:p>
    <w:p w14:paraId="3802E7F9" w14:textId="6A17F22A" w:rsidR="009E04D0" w:rsidRPr="00EC76D5" w:rsidRDefault="009E04D0" w:rsidP="009E04D0">
      <w:pPr>
        <w:pStyle w:val="Code"/>
      </w:pPr>
      <w:r w:rsidRPr="00EC76D5">
        <w:t xml:space="preserve">            String uniqueName = Main.SeparatorId + "List</w:t>
      </w:r>
      <w:r w:rsidR="002F35C1">
        <w:t>Initializer</w:t>
      </w:r>
      <w:r w:rsidRPr="00EC76D5">
        <w:t>" +</w:t>
      </w:r>
    </w:p>
    <w:p w14:paraId="628A1824" w14:textId="5172BE52" w:rsidR="009E04D0" w:rsidRPr="00EC76D5" w:rsidRDefault="009E04D0" w:rsidP="009E04D0">
      <w:pPr>
        <w:pStyle w:val="Code"/>
      </w:pPr>
      <w:r w:rsidRPr="00EC76D5">
        <w:lastRenderedPageBreak/>
        <w:t xml:space="preserve">                                (Main.List</w:t>
      </w:r>
      <w:r w:rsidR="002F35C1">
        <w:t>Initializer</w:t>
      </w:r>
      <w:r w:rsidRPr="00EC76D5">
        <w:t>Count++) + Main.FileMarker;</w:t>
      </w:r>
    </w:p>
    <w:p w14:paraId="66CD115D" w14:textId="723016FB" w:rsidR="009E04D0" w:rsidRPr="00EC76D5" w:rsidRDefault="009E04D0" w:rsidP="009E04D0">
      <w:pPr>
        <w:pStyle w:val="Code"/>
      </w:pPr>
      <w:r w:rsidRPr="00EC76D5">
        <w:t xml:space="preserve">            Symbol </w:t>
      </w:r>
      <w:r w:rsidR="002F35C1">
        <w:t>initializer</w:t>
      </w:r>
      <w:r w:rsidRPr="00EC76D5">
        <w:t>Symbol =</w:t>
      </w:r>
    </w:p>
    <w:p w14:paraId="64201964" w14:textId="1C93379B" w:rsidR="009E04D0" w:rsidRPr="00EC76D5" w:rsidRDefault="009E04D0" w:rsidP="009E04D0">
      <w:pPr>
        <w:pStyle w:val="Code"/>
      </w:pPr>
      <w:r w:rsidRPr="00EC76D5">
        <w:t xml:space="preserve">              Symbol.create</w:t>
      </w:r>
      <w:r w:rsidR="002F35C1">
        <w:t>Initializer</w:t>
      </w:r>
      <w:r w:rsidRPr="00EC76D5">
        <w:t>Symbol(uniqueName, false, Storage.Static,</w:t>
      </w:r>
    </w:p>
    <w:p w14:paraId="3E7AEDCA" w14:textId="77777777" w:rsidR="009E04D0" w:rsidRPr="00EC76D5" w:rsidRDefault="009E04D0" w:rsidP="009E04D0">
      <w:pPr>
        <w:pStyle w:val="Code"/>
      </w:pPr>
      <w:r w:rsidRPr="00EC76D5">
        <w:t xml:space="preserve">                           arrayType, subByteList, subAccessMap, subTextList);</w:t>
      </w:r>
    </w:p>
    <w:p w14:paraId="0D013DC5" w14:textId="77777777" w:rsidR="009E04D0" w:rsidRPr="00EC76D5" w:rsidRDefault="009E04D0" w:rsidP="009E04D0">
      <w:pPr>
        <w:pStyle w:val="Code"/>
      </w:pPr>
      <w:r w:rsidRPr="00EC76D5">
        <w:t xml:space="preserve">            Symbol tempSymbol = Symbol.createTemporarySymbol(type);</w:t>
      </w:r>
    </w:p>
    <w:p w14:paraId="03AB6AD0" w14:textId="77777777" w:rsidR="009E04D0" w:rsidRPr="00EC76D5" w:rsidRDefault="009E04D0" w:rsidP="009E04D0">
      <w:pPr>
        <w:pStyle w:val="Code"/>
      </w:pPr>
      <w:r w:rsidRPr="00EC76D5">
        <w:t xml:space="preserve">            tempSymbol.m_name = name;</w:t>
      </w:r>
    </w:p>
    <w:p w14:paraId="622D6289" w14:textId="77777777" w:rsidR="009E04D0" w:rsidRPr="00EC76D5" w:rsidRDefault="009E04D0" w:rsidP="009E04D0">
      <w:pPr>
        <w:pStyle w:val="Code"/>
      </w:pPr>
      <w:r w:rsidRPr="00EC76D5">
        <w:t xml:space="preserve">            tempSymbol.setOffset(offset);</w:t>
      </w:r>
    </w:p>
    <w:p w14:paraId="022A0BB9" w14:textId="77777777" w:rsidR="009E04D0" w:rsidRPr="00EC76D5" w:rsidRDefault="009E04D0" w:rsidP="009E04D0">
      <w:pPr>
        <w:pStyle w:val="Code"/>
      </w:pPr>
      <w:r w:rsidRPr="00EC76D5">
        <w:t xml:space="preserve">            (new MiddleCodeGenerator(middleCodeList)).addMiddleCode</w:t>
      </w:r>
    </w:p>
    <w:p w14:paraId="2210658A" w14:textId="11B7D78C" w:rsidR="009E04D0" w:rsidRPr="00EC76D5" w:rsidRDefault="009E04D0" w:rsidP="009E04D0">
      <w:pPr>
        <w:pStyle w:val="Code"/>
      </w:pPr>
      <w:r w:rsidRPr="00EC76D5">
        <w:t xml:space="preserve">                       (MiddleOperator.Assign, null, tempSymbol, </w:t>
      </w:r>
      <w:r w:rsidR="002F35C1">
        <w:t>initializer</w:t>
      </w:r>
      <w:r w:rsidRPr="00EC76D5">
        <w:t>Symbol);</w:t>
      </w:r>
    </w:p>
    <w:p w14:paraId="6A1434DA" w14:textId="77777777" w:rsidR="009E04D0" w:rsidRPr="00EC76D5" w:rsidRDefault="009E04D0" w:rsidP="009E04D0">
      <w:pPr>
        <w:pStyle w:val="Code"/>
      </w:pPr>
      <w:r w:rsidRPr="00EC76D5">
        <w:t xml:space="preserve">          }</w:t>
      </w:r>
    </w:p>
    <w:p w14:paraId="243C783F" w14:textId="77777777" w:rsidR="009E04D0" w:rsidRPr="00EC76D5" w:rsidRDefault="009E04D0" w:rsidP="009E04D0">
      <w:pPr>
        <w:pStyle w:val="Code"/>
      </w:pPr>
      <w:r w:rsidRPr="00EC76D5">
        <w:t xml:space="preserve">          break;</w:t>
      </w:r>
    </w:p>
    <w:p w14:paraId="3EDDD5B0" w14:textId="77777777" w:rsidR="009E04D0" w:rsidRPr="00EC76D5" w:rsidRDefault="009E04D0" w:rsidP="009E04D0">
      <w:pPr>
        <w:pStyle w:val="Code"/>
      </w:pPr>
    </w:p>
    <w:p w14:paraId="5F5BA1BE" w14:textId="77777777" w:rsidR="009E04D0" w:rsidRPr="00EC76D5" w:rsidRDefault="009E04D0" w:rsidP="009E04D0">
      <w:pPr>
        <w:pStyle w:val="Code"/>
      </w:pPr>
      <w:r w:rsidRPr="00EC76D5">
        <w:t xml:space="preserve">        case Array: {</w:t>
      </w:r>
    </w:p>
    <w:p w14:paraId="5958E9F0" w14:textId="77777777" w:rsidR="009E04D0" w:rsidRPr="00EC76D5" w:rsidRDefault="009E04D0" w:rsidP="009E04D0">
      <w:pPr>
        <w:pStyle w:val="Code"/>
      </w:pPr>
      <w:r w:rsidRPr="00EC76D5">
        <w:t xml:space="preserve">            Type subType = type.getArrayType();</w:t>
      </w:r>
    </w:p>
    <w:p w14:paraId="431375F4" w14:textId="77777777" w:rsidR="009E04D0" w:rsidRPr="00EC76D5" w:rsidRDefault="009E04D0" w:rsidP="009E04D0">
      <w:pPr>
        <w:pStyle w:val="Code"/>
      </w:pPr>
    </w:p>
    <w:p w14:paraId="5CA0DC58" w14:textId="77777777" w:rsidR="009E04D0" w:rsidRPr="00EC76D5" w:rsidRDefault="009E04D0" w:rsidP="009E04D0">
      <w:pPr>
        <w:pStyle w:val="Code"/>
      </w:pPr>
      <w:r w:rsidRPr="00EC76D5">
        <w:t xml:space="preserve">            if (type.getArraySize() == 0) {</w:t>
      </w:r>
    </w:p>
    <w:p w14:paraId="2231F97B" w14:textId="77777777" w:rsidR="009E04D0" w:rsidRPr="00EC76D5" w:rsidRDefault="009E04D0" w:rsidP="009E04D0">
      <w:pPr>
        <w:pStyle w:val="Code"/>
      </w:pPr>
      <w:r w:rsidRPr="00EC76D5">
        <w:t xml:space="preserve">              type.setArraySize(list.size());</w:t>
      </w:r>
    </w:p>
    <w:p w14:paraId="723CB188" w14:textId="77777777" w:rsidR="009E04D0" w:rsidRPr="00EC76D5" w:rsidRDefault="009E04D0" w:rsidP="009E04D0">
      <w:pPr>
        <w:pStyle w:val="Code"/>
      </w:pPr>
      <w:r w:rsidRPr="00EC76D5">
        <w:t xml:space="preserve">            }</w:t>
      </w:r>
    </w:p>
    <w:p w14:paraId="1D73A40C" w14:textId="77777777" w:rsidR="009E04D0" w:rsidRPr="00EC76D5" w:rsidRDefault="009E04D0" w:rsidP="009E04D0">
      <w:pPr>
        <w:pStyle w:val="Code"/>
      </w:pPr>
      <w:r w:rsidRPr="00EC76D5">
        <w:t xml:space="preserve">            </w:t>
      </w:r>
    </w:p>
    <w:p w14:paraId="78691ABA" w14:textId="77777777" w:rsidR="009E04D0" w:rsidRPr="00EC76D5" w:rsidRDefault="009E04D0" w:rsidP="009E04D0">
      <w:pPr>
        <w:pStyle w:val="Code"/>
      </w:pPr>
      <w:r w:rsidRPr="00EC76D5">
        <w:t xml:space="preserve">            for (int index = 0; index &lt; list.size(); ++index) {</w:t>
      </w:r>
    </w:p>
    <w:p w14:paraId="73333E83" w14:textId="77777777" w:rsidR="009E04D0" w:rsidRPr="00EC76D5" w:rsidRDefault="009E04D0" w:rsidP="009E04D0">
      <w:pPr>
        <w:pStyle w:val="Code"/>
      </w:pPr>
      <w:r w:rsidRPr="00EC76D5">
        <w:t xml:space="preserve">              generateAuto(null, middleCodeList, subType, list.get(index),</w:t>
      </w:r>
    </w:p>
    <w:p w14:paraId="0FF22BFE" w14:textId="77777777" w:rsidR="009E04D0" w:rsidRPr="00EC76D5" w:rsidRDefault="009E04D0" w:rsidP="009E04D0">
      <w:pPr>
        <w:pStyle w:val="Code"/>
      </w:pPr>
      <w:r w:rsidRPr="00EC76D5">
        <w:t xml:space="preserve">                           name + "[" + index + "]", offset);</w:t>
      </w:r>
    </w:p>
    <w:p w14:paraId="588E6140" w14:textId="77777777" w:rsidR="009E04D0" w:rsidRPr="00EC76D5" w:rsidRDefault="009E04D0" w:rsidP="009E04D0">
      <w:pPr>
        <w:pStyle w:val="Code"/>
      </w:pPr>
      <w:r w:rsidRPr="00EC76D5">
        <w:t xml:space="preserve">              offset += subType.getSize();</w:t>
      </w:r>
    </w:p>
    <w:p w14:paraId="6935B402" w14:textId="77777777" w:rsidR="009E04D0" w:rsidRPr="00EC76D5" w:rsidRDefault="009E04D0" w:rsidP="009E04D0">
      <w:pPr>
        <w:pStyle w:val="Code"/>
      </w:pPr>
      <w:r w:rsidRPr="00EC76D5">
        <w:t xml:space="preserve">            }</w:t>
      </w:r>
    </w:p>
    <w:p w14:paraId="4C478FCF" w14:textId="77777777" w:rsidR="009E04D0" w:rsidRPr="00EC76D5" w:rsidRDefault="009E04D0" w:rsidP="009E04D0">
      <w:pPr>
        <w:pStyle w:val="Code"/>
      </w:pPr>
      <w:r w:rsidRPr="00EC76D5">
        <w:t xml:space="preserve">          }</w:t>
      </w:r>
    </w:p>
    <w:p w14:paraId="7064E54B" w14:textId="77777777" w:rsidR="009E04D0" w:rsidRPr="00EC76D5" w:rsidRDefault="009E04D0" w:rsidP="009E04D0">
      <w:pPr>
        <w:pStyle w:val="Code"/>
      </w:pPr>
      <w:r w:rsidRPr="00EC76D5">
        <w:t xml:space="preserve">          break;</w:t>
      </w:r>
    </w:p>
    <w:p w14:paraId="69BD5A11" w14:textId="77777777" w:rsidR="009E04D0" w:rsidRPr="00EC76D5" w:rsidRDefault="009E04D0" w:rsidP="009E04D0">
      <w:pPr>
        <w:pStyle w:val="Code"/>
      </w:pPr>
    </w:p>
    <w:p w14:paraId="203526B4" w14:textId="77777777" w:rsidR="009E04D0" w:rsidRPr="00EC76D5" w:rsidRDefault="009E04D0" w:rsidP="009E04D0">
      <w:pPr>
        <w:pStyle w:val="Code"/>
      </w:pPr>
      <w:r w:rsidRPr="00EC76D5">
        <w:t xml:space="preserve">        case Struct: {</w:t>
      </w:r>
    </w:p>
    <w:p w14:paraId="321A89C7" w14:textId="77777777" w:rsidR="009E04D0" w:rsidRPr="00EC76D5" w:rsidRDefault="009E04D0" w:rsidP="009E04D0">
      <w:pPr>
        <w:pStyle w:val="Code"/>
      </w:pPr>
      <w:r w:rsidRPr="00EC76D5">
        <w:t xml:space="preserve">            int index = 0;</w:t>
      </w:r>
    </w:p>
    <w:p w14:paraId="3F246E96" w14:textId="77777777" w:rsidR="009E04D0" w:rsidRPr="00EC76D5" w:rsidRDefault="009E04D0" w:rsidP="009E04D0">
      <w:pPr>
        <w:pStyle w:val="Code"/>
      </w:pPr>
      <w:r w:rsidRPr="00EC76D5">
        <w:t xml:space="preserve">            for (Symbol memberSymbol : type.getMemberMap().values()) {</w:t>
      </w:r>
    </w:p>
    <w:p w14:paraId="73B33B6B" w14:textId="77777777" w:rsidR="009E04D0" w:rsidRPr="00EC76D5" w:rsidRDefault="009E04D0" w:rsidP="009E04D0">
      <w:pPr>
        <w:pStyle w:val="Code"/>
      </w:pPr>
      <w:r w:rsidRPr="00EC76D5">
        <w:t xml:space="preserve">              Type memberType = memberSymbol.getType();</w:t>
      </w:r>
    </w:p>
    <w:p w14:paraId="3DFB6A49" w14:textId="77777777" w:rsidR="009E04D0" w:rsidRPr="00EC76D5" w:rsidRDefault="009E04D0" w:rsidP="009E04D0">
      <w:pPr>
        <w:pStyle w:val="Code"/>
      </w:pPr>
      <w:r w:rsidRPr="00EC76D5">
        <w:t xml:space="preserve">              String memberName = memberSymbol.getName();</w:t>
      </w:r>
    </w:p>
    <w:p w14:paraId="71295A71" w14:textId="77777777" w:rsidR="009E04D0" w:rsidRPr="00EC76D5" w:rsidRDefault="009E04D0" w:rsidP="009E04D0">
      <w:pPr>
        <w:pStyle w:val="Code"/>
      </w:pPr>
      <w:r w:rsidRPr="00EC76D5">
        <w:t xml:space="preserve">              generateAuto(null, middleCodeList, memberType, list.get(index++),</w:t>
      </w:r>
    </w:p>
    <w:p w14:paraId="5A7F9EC7" w14:textId="77777777" w:rsidR="009E04D0" w:rsidRPr="00EC76D5" w:rsidRDefault="009E04D0" w:rsidP="009E04D0">
      <w:pPr>
        <w:pStyle w:val="Code"/>
      </w:pPr>
      <w:r w:rsidRPr="00EC76D5">
        <w:t xml:space="preserve">                           name + "." + memberName, offset);</w:t>
      </w:r>
    </w:p>
    <w:p w14:paraId="6CFB30B3" w14:textId="77777777" w:rsidR="009E04D0" w:rsidRPr="00EC76D5" w:rsidRDefault="009E04D0" w:rsidP="009E04D0">
      <w:pPr>
        <w:pStyle w:val="Code"/>
      </w:pPr>
      <w:r w:rsidRPr="00EC76D5">
        <w:t xml:space="preserve">              offset += memberType.getSize();</w:t>
      </w:r>
    </w:p>
    <w:p w14:paraId="7B883F41" w14:textId="77777777" w:rsidR="009E04D0" w:rsidRPr="00EC76D5" w:rsidRDefault="009E04D0" w:rsidP="009E04D0">
      <w:pPr>
        <w:pStyle w:val="Code"/>
      </w:pPr>
      <w:r w:rsidRPr="00EC76D5">
        <w:t xml:space="preserve">            }</w:t>
      </w:r>
    </w:p>
    <w:p w14:paraId="34EFA71C" w14:textId="77777777" w:rsidR="009E04D0" w:rsidRPr="00EC76D5" w:rsidRDefault="009E04D0" w:rsidP="009E04D0">
      <w:pPr>
        <w:pStyle w:val="Code"/>
      </w:pPr>
      <w:r w:rsidRPr="00EC76D5">
        <w:t xml:space="preserve">          }</w:t>
      </w:r>
    </w:p>
    <w:p w14:paraId="68EAB8CF" w14:textId="77777777" w:rsidR="009E04D0" w:rsidRPr="00EC76D5" w:rsidRDefault="009E04D0" w:rsidP="009E04D0">
      <w:pPr>
        <w:pStyle w:val="Code"/>
      </w:pPr>
      <w:r w:rsidRPr="00EC76D5">
        <w:t xml:space="preserve">          break;</w:t>
      </w:r>
    </w:p>
    <w:p w14:paraId="0FC0BCA9" w14:textId="77777777" w:rsidR="009E04D0" w:rsidRPr="00EC76D5" w:rsidRDefault="009E04D0" w:rsidP="009E04D0">
      <w:pPr>
        <w:pStyle w:val="Code"/>
      </w:pPr>
    </w:p>
    <w:p w14:paraId="7012629A" w14:textId="77777777" w:rsidR="009E04D0" w:rsidRPr="00EC76D5" w:rsidRDefault="009E04D0" w:rsidP="009E04D0">
      <w:pPr>
        <w:pStyle w:val="Code"/>
      </w:pPr>
      <w:r w:rsidRPr="00EC76D5">
        <w:t xml:space="preserve">        case Union: {</w:t>
      </w:r>
    </w:p>
    <w:p w14:paraId="0C5DAB87" w14:textId="77777777" w:rsidR="009E04D0" w:rsidRPr="00EC76D5" w:rsidRDefault="009E04D0" w:rsidP="009E04D0">
      <w:pPr>
        <w:pStyle w:val="Code"/>
      </w:pPr>
      <w:r w:rsidRPr="00EC76D5">
        <w:t xml:space="preserve">            Symbol firstSymbol =type.getMemberMap().values().iterator().next();</w:t>
      </w:r>
    </w:p>
    <w:p w14:paraId="008A1E02" w14:textId="77777777" w:rsidR="009E04D0" w:rsidRPr="00EC76D5" w:rsidRDefault="009E04D0" w:rsidP="009E04D0">
      <w:pPr>
        <w:pStyle w:val="Code"/>
      </w:pPr>
      <w:r w:rsidRPr="00EC76D5">
        <w:t xml:space="preserve">            Type firstType = firstSymbol.getType();</w:t>
      </w:r>
    </w:p>
    <w:p w14:paraId="4DADDC89" w14:textId="77777777" w:rsidR="009E04D0" w:rsidRPr="00EC76D5" w:rsidRDefault="009E04D0" w:rsidP="009E04D0">
      <w:pPr>
        <w:pStyle w:val="Code"/>
      </w:pPr>
      <w:r w:rsidRPr="00EC76D5">
        <w:t xml:space="preserve">            String firstName = firstSymbol.getName();</w:t>
      </w:r>
    </w:p>
    <w:p w14:paraId="21F25B40" w14:textId="77777777" w:rsidR="009E04D0" w:rsidRPr="00EC76D5" w:rsidRDefault="009E04D0" w:rsidP="009E04D0">
      <w:pPr>
        <w:pStyle w:val="Code"/>
      </w:pPr>
      <w:r w:rsidRPr="00EC76D5">
        <w:t xml:space="preserve">            generateAuto(null, middleCodeList, firstType, list.get(0),</w:t>
      </w:r>
    </w:p>
    <w:p w14:paraId="69A35F45" w14:textId="77777777" w:rsidR="009E04D0" w:rsidRPr="00EC76D5" w:rsidRDefault="009E04D0" w:rsidP="009E04D0">
      <w:pPr>
        <w:pStyle w:val="Code"/>
      </w:pPr>
      <w:r w:rsidRPr="00EC76D5">
        <w:t xml:space="preserve">                         name + "." + firstName, offset);</w:t>
      </w:r>
    </w:p>
    <w:p w14:paraId="3B8ABCAC" w14:textId="77777777" w:rsidR="009E04D0" w:rsidRPr="00EC76D5" w:rsidRDefault="009E04D0" w:rsidP="009E04D0">
      <w:pPr>
        <w:pStyle w:val="Code"/>
      </w:pPr>
      <w:r w:rsidRPr="00EC76D5">
        <w:t xml:space="preserve">          }</w:t>
      </w:r>
    </w:p>
    <w:p w14:paraId="5474EDD2" w14:textId="77777777" w:rsidR="009E04D0" w:rsidRPr="00EC76D5" w:rsidRDefault="009E04D0" w:rsidP="009E04D0">
      <w:pPr>
        <w:pStyle w:val="Code"/>
      </w:pPr>
      <w:r w:rsidRPr="00EC76D5">
        <w:t xml:space="preserve">          break;</w:t>
      </w:r>
    </w:p>
    <w:p w14:paraId="24D47B3D" w14:textId="77777777" w:rsidR="009E04D0" w:rsidRPr="00EC76D5" w:rsidRDefault="009E04D0" w:rsidP="009E04D0">
      <w:pPr>
        <w:pStyle w:val="Code"/>
      </w:pPr>
      <w:r w:rsidRPr="00EC76D5">
        <w:t xml:space="preserve">      }</w:t>
      </w:r>
    </w:p>
    <w:p w14:paraId="0688A6DC" w14:textId="77777777" w:rsidR="009E04D0" w:rsidRPr="00EC76D5" w:rsidRDefault="009E04D0" w:rsidP="009E04D0">
      <w:pPr>
        <w:pStyle w:val="Code"/>
      </w:pPr>
      <w:r w:rsidRPr="00EC76D5">
        <w:t xml:space="preserve">    }</w:t>
      </w:r>
    </w:p>
    <w:p w14:paraId="4375F547" w14:textId="77777777" w:rsidR="009E04D0" w:rsidRPr="00EC76D5" w:rsidRDefault="009E04D0" w:rsidP="009E04D0">
      <w:pPr>
        <w:pStyle w:val="Code"/>
      </w:pPr>
      <w:r w:rsidRPr="00EC76D5">
        <w:t xml:space="preserve">  }</w:t>
      </w:r>
    </w:p>
    <w:p w14:paraId="023307E0" w14:textId="1F4F76D7" w:rsidR="009E04D0" w:rsidRPr="00EC76D5" w:rsidRDefault="009E04D0" w:rsidP="009E04D0">
      <w:pPr>
        <w:pStyle w:val="Code"/>
      </w:pPr>
      <w:r w:rsidRPr="00EC76D5">
        <w:t>}</w:t>
      </w:r>
    </w:p>
    <w:p w14:paraId="3D1C8AC0" w14:textId="5E3F3CB9" w:rsidR="002A4B3E" w:rsidRDefault="00B73D32" w:rsidP="003F62B8">
      <w:pPr>
        <w:pStyle w:val="Rubrik1"/>
      </w:pPr>
      <w:bookmarkStart w:id="5660" w:name="_Ref417813097"/>
      <w:bookmarkStart w:id="5661" w:name="_Toc481936417"/>
      <w:r>
        <w:lastRenderedPageBreak/>
        <w:t xml:space="preserve">Declaration </w:t>
      </w:r>
      <w:r w:rsidR="002A4B3E">
        <w:t>Specifier</w:t>
      </w:r>
      <w:r>
        <w:t>s</w:t>
      </w:r>
      <w:r w:rsidR="003F62B8">
        <w:t xml:space="preserve"> and Declarators</w:t>
      </w:r>
    </w:p>
    <w:p w14:paraId="3D7EEB91" w14:textId="31EE8ADE" w:rsidR="00F255BB" w:rsidRDefault="00F255BB" w:rsidP="00F255BB">
      <w:pPr>
        <w:rPr>
          <w:color w:val="auto"/>
        </w:rPr>
      </w:pPr>
      <w:r w:rsidRPr="00B805AB">
        <w:t xml:space="preserve">The </w:t>
      </w:r>
      <w:r w:rsidRPr="00B805AB">
        <w:rPr>
          <w:rStyle w:val="KeyWord0"/>
        </w:rPr>
        <w:t>Mask</w:t>
      </w:r>
      <w:r w:rsidRPr="00B805AB">
        <w:t xml:space="preserve"> class is used to distinguish between the different type </w:t>
      </w:r>
      <w:r w:rsidR="00DC5DF9" w:rsidRPr="00B805AB">
        <w:t>specifiers</w:t>
      </w:r>
      <w:r w:rsidR="00DC5DF9">
        <w:t xml:space="preserve"> and</w:t>
      </w:r>
      <w:r w:rsidRPr="00B805AB">
        <w:t xml:space="preserve"> </w:t>
      </w:r>
      <w:r w:rsidR="00B805AB">
        <w:t xml:space="preserve">is </w:t>
      </w:r>
      <w:r w:rsidRPr="00B805AB">
        <w:t xml:space="preserve">used by the </w:t>
      </w:r>
      <w:r w:rsidRPr="00B805AB">
        <w:rPr>
          <w:rStyle w:val="KeyWord0"/>
        </w:rPr>
        <w:t>Specifier</w:t>
      </w:r>
      <w:r w:rsidRPr="00B805AB">
        <w:t xml:space="preserve"> class </w:t>
      </w:r>
      <w:r>
        <w:t>below.</w:t>
      </w:r>
    </w:p>
    <w:p w14:paraId="2A23C6A9" w14:textId="7F2E4ADC" w:rsidR="002A4B3E" w:rsidRDefault="002A4B3E" w:rsidP="002A4B3E">
      <w:pPr>
        <w:pStyle w:val="CodeHeader"/>
      </w:pPr>
      <w:r>
        <w:t>Mask.cs</w:t>
      </w:r>
    </w:p>
    <w:p w14:paraId="36A6D982" w14:textId="77777777" w:rsidR="00626D3B" w:rsidRPr="00626D3B" w:rsidRDefault="00626D3B" w:rsidP="00626D3B">
      <w:pPr>
        <w:pStyle w:val="Code"/>
        <w:rPr>
          <w:highlight w:val="white"/>
        </w:rPr>
      </w:pPr>
      <w:r w:rsidRPr="00626D3B">
        <w:rPr>
          <w:highlight w:val="white"/>
        </w:rPr>
        <w:t>namespace CCompiler {</w:t>
      </w:r>
    </w:p>
    <w:p w14:paraId="39F32605" w14:textId="77777777" w:rsidR="00626D3B" w:rsidRPr="00626D3B" w:rsidRDefault="00626D3B" w:rsidP="00626D3B">
      <w:pPr>
        <w:pStyle w:val="Code"/>
        <w:rPr>
          <w:highlight w:val="white"/>
        </w:rPr>
      </w:pPr>
      <w:r w:rsidRPr="00626D3B">
        <w:rPr>
          <w:highlight w:val="white"/>
        </w:rPr>
        <w:t xml:space="preserve">  public enum Mask {StorageMask = 0x0000FFF,</w:t>
      </w:r>
    </w:p>
    <w:p w14:paraId="400666D5" w14:textId="77777777" w:rsidR="00626D3B" w:rsidRPr="00626D3B" w:rsidRDefault="00626D3B" w:rsidP="00626D3B">
      <w:pPr>
        <w:pStyle w:val="Code"/>
        <w:rPr>
          <w:highlight w:val="white"/>
        </w:rPr>
      </w:pPr>
      <w:r w:rsidRPr="00626D3B">
        <w:rPr>
          <w:highlight w:val="white"/>
        </w:rPr>
        <w:t xml:space="preserve">                    Auto        = 0x0000010,</w:t>
      </w:r>
    </w:p>
    <w:p w14:paraId="50A3CB20" w14:textId="77777777" w:rsidR="00626D3B" w:rsidRPr="00626D3B" w:rsidRDefault="00626D3B" w:rsidP="00626D3B">
      <w:pPr>
        <w:pStyle w:val="Code"/>
        <w:rPr>
          <w:highlight w:val="white"/>
        </w:rPr>
      </w:pPr>
      <w:r w:rsidRPr="00626D3B">
        <w:rPr>
          <w:highlight w:val="white"/>
        </w:rPr>
        <w:t xml:space="preserve">                    Register    = 0x0000020,</w:t>
      </w:r>
    </w:p>
    <w:p w14:paraId="36B46AFC" w14:textId="77777777" w:rsidR="00626D3B" w:rsidRPr="00626D3B" w:rsidRDefault="00626D3B" w:rsidP="00626D3B">
      <w:pPr>
        <w:pStyle w:val="Code"/>
        <w:rPr>
          <w:highlight w:val="white"/>
        </w:rPr>
      </w:pPr>
      <w:r w:rsidRPr="00626D3B">
        <w:rPr>
          <w:highlight w:val="white"/>
        </w:rPr>
        <w:t xml:space="preserve">                    Static      = 0x0000040,</w:t>
      </w:r>
    </w:p>
    <w:p w14:paraId="42790FA7" w14:textId="77777777" w:rsidR="00626D3B" w:rsidRPr="00626D3B" w:rsidRDefault="00626D3B" w:rsidP="00626D3B">
      <w:pPr>
        <w:pStyle w:val="Code"/>
        <w:rPr>
          <w:highlight w:val="white"/>
        </w:rPr>
      </w:pPr>
      <w:r w:rsidRPr="00626D3B">
        <w:rPr>
          <w:highlight w:val="white"/>
        </w:rPr>
        <w:t xml:space="preserve">                    Extern      = 0x0000080,</w:t>
      </w:r>
    </w:p>
    <w:p w14:paraId="395A45CC" w14:textId="77777777" w:rsidR="00626D3B" w:rsidRPr="00626D3B" w:rsidRDefault="00626D3B" w:rsidP="00626D3B">
      <w:pPr>
        <w:pStyle w:val="Code"/>
        <w:rPr>
          <w:highlight w:val="white"/>
        </w:rPr>
      </w:pPr>
      <w:r w:rsidRPr="00626D3B">
        <w:rPr>
          <w:highlight w:val="white"/>
        </w:rPr>
        <w:t xml:space="preserve">                    Typedef     = 0x0000100,</w:t>
      </w:r>
    </w:p>
    <w:p w14:paraId="57346B90" w14:textId="77777777" w:rsidR="00626D3B" w:rsidRPr="00626D3B" w:rsidRDefault="00626D3B" w:rsidP="00626D3B">
      <w:pPr>
        <w:pStyle w:val="Code"/>
        <w:rPr>
          <w:highlight w:val="white"/>
        </w:rPr>
      </w:pPr>
    </w:p>
    <w:p w14:paraId="110F65F5" w14:textId="77777777" w:rsidR="00626D3B" w:rsidRPr="00626D3B" w:rsidRDefault="00626D3B" w:rsidP="00626D3B">
      <w:pPr>
        <w:pStyle w:val="Code"/>
        <w:rPr>
          <w:highlight w:val="white"/>
        </w:rPr>
      </w:pPr>
      <w:r w:rsidRPr="00626D3B">
        <w:rPr>
          <w:highlight w:val="white"/>
        </w:rPr>
        <w:t xml:space="preserve">                    QualifierMask = 0x000F000,</w:t>
      </w:r>
    </w:p>
    <w:p w14:paraId="16C71809" w14:textId="77777777" w:rsidR="00626D3B" w:rsidRPr="00626D3B" w:rsidRDefault="00626D3B" w:rsidP="00626D3B">
      <w:pPr>
        <w:pStyle w:val="Code"/>
        <w:rPr>
          <w:highlight w:val="white"/>
        </w:rPr>
      </w:pPr>
      <w:r w:rsidRPr="00626D3B">
        <w:rPr>
          <w:highlight w:val="white"/>
        </w:rPr>
        <w:t xml:space="preserve">                    Constant      = 0x0001000,</w:t>
      </w:r>
    </w:p>
    <w:p w14:paraId="6EF1D54D" w14:textId="77777777" w:rsidR="00626D3B" w:rsidRPr="00626D3B" w:rsidRDefault="00626D3B" w:rsidP="00626D3B">
      <w:pPr>
        <w:pStyle w:val="Code"/>
        <w:rPr>
          <w:highlight w:val="white"/>
        </w:rPr>
      </w:pPr>
      <w:r w:rsidRPr="00626D3B">
        <w:rPr>
          <w:highlight w:val="white"/>
        </w:rPr>
        <w:t xml:space="preserve">                    Volatile      = 0x0002000,</w:t>
      </w:r>
    </w:p>
    <w:p w14:paraId="4E90E87A" w14:textId="77777777" w:rsidR="00626D3B" w:rsidRPr="00626D3B" w:rsidRDefault="00626D3B" w:rsidP="00626D3B">
      <w:pPr>
        <w:pStyle w:val="Code"/>
        <w:rPr>
          <w:highlight w:val="white"/>
        </w:rPr>
      </w:pPr>
    </w:p>
    <w:p w14:paraId="283373C0" w14:textId="77777777" w:rsidR="00626D3B" w:rsidRPr="00626D3B" w:rsidRDefault="00626D3B" w:rsidP="00626D3B">
      <w:pPr>
        <w:pStyle w:val="Code"/>
        <w:rPr>
          <w:highlight w:val="white"/>
        </w:rPr>
      </w:pPr>
      <w:r w:rsidRPr="00626D3B">
        <w:rPr>
          <w:highlight w:val="white"/>
        </w:rPr>
        <w:t xml:space="preserve">                    SortMask  = 0xFFF0000,</w:t>
      </w:r>
    </w:p>
    <w:p w14:paraId="58EC6803" w14:textId="77777777" w:rsidR="00626D3B" w:rsidRPr="00626D3B" w:rsidRDefault="00626D3B" w:rsidP="00626D3B">
      <w:pPr>
        <w:pStyle w:val="Code"/>
        <w:rPr>
          <w:highlight w:val="white"/>
        </w:rPr>
      </w:pPr>
      <w:r w:rsidRPr="00626D3B">
        <w:rPr>
          <w:highlight w:val="white"/>
        </w:rPr>
        <w:t xml:space="preserve">                    Signed    = 0x0010000,</w:t>
      </w:r>
    </w:p>
    <w:p w14:paraId="005F1E13" w14:textId="77777777" w:rsidR="00626D3B" w:rsidRPr="00626D3B" w:rsidRDefault="00626D3B" w:rsidP="00626D3B">
      <w:pPr>
        <w:pStyle w:val="Code"/>
        <w:rPr>
          <w:highlight w:val="white"/>
        </w:rPr>
      </w:pPr>
      <w:r w:rsidRPr="00626D3B">
        <w:rPr>
          <w:highlight w:val="white"/>
        </w:rPr>
        <w:t xml:space="preserve">                    Unsigned  = 0x0020000,</w:t>
      </w:r>
    </w:p>
    <w:p w14:paraId="5C11705B" w14:textId="77777777" w:rsidR="00626D3B" w:rsidRPr="00626D3B" w:rsidRDefault="00626D3B" w:rsidP="00626D3B">
      <w:pPr>
        <w:pStyle w:val="Code"/>
        <w:rPr>
          <w:highlight w:val="white"/>
        </w:rPr>
      </w:pPr>
      <w:r w:rsidRPr="00626D3B">
        <w:rPr>
          <w:highlight w:val="white"/>
        </w:rPr>
        <w:t xml:space="preserve">                    Char      = 0x0040000,</w:t>
      </w:r>
    </w:p>
    <w:p w14:paraId="24102868" w14:textId="77777777" w:rsidR="00626D3B" w:rsidRPr="00626D3B" w:rsidRDefault="00626D3B" w:rsidP="00626D3B">
      <w:pPr>
        <w:pStyle w:val="Code"/>
        <w:rPr>
          <w:highlight w:val="white"/>
        </w:rPr>
      </w:pPr>
      <w:r w:rsidRPr="00626D3B">
        <w:rPr>
          <w:highlight w:val="white"/>
        </w:rPr>
        <w:t xml:space="preserve">                    Short     = 0x0100000,</w:t>
      </w:r>
    </w:p>
    <w:p w14:paraId="1AEADB60" w14:textId="77777777" w:rsidR="00626D3B" w:rsidRPr="00626D3B" w:rsidRDefault="00626D3B" w:rsidP="00626D3B">
      <w:pPr>
        <w:pStyle w:val="Code"/>
        <w:rPr>
          <w:highlight w:val="white"/>
        </w:rPr>
      </w:pPr>
      <w:r w:rsidRPr="00626D3B">
        <w:rPr>
          <w:highlight w:val="white"/>
        </w:rPr>
        <w:t xml:space="preserve">                    Int       = 0x0200000,</w:t>
      </w:r>
    </w:p>
    <w:p w14:paraId="3EEEB131" w14:textId="77777777" w:rsidR="00626D3B" w:rsidRPr="00626D3B" w:rsidRDefault="00626D3B" w:rsidP="00626D3B">
      <w:pPr>
        <w:pStyle w:val="Code"/>
        <w:rPr>
          <w:highlight w:val="white"/>
        </w:rPr>
      </w:pPr>
      <w:r w:rsidRPr="00626D3B">
        <w:rPr>
          <w:highlight w:val="white"/>
        </w:rPr>
        <w:t xml:space="preserve">                    Long      = 0x0400000,</w:t>
      </w:r>
    </w:p>
    <w:p w14:paraId="66106AEF" w14:textId="77777777" w:rsidR="00626D3B" w:rsidRPr="00626D3B" w:rsidRDefault="00626D3B" w:rsidP="00626D3B">
      <w:pPr>
        <w:pStyle w:val="Code"/>
        <w:rPr>
          <w:highlight w:val="white"/>
        </w:rPr>
      </w:pPr>
      <w:r w:rsidRPr="00626D3B">
        <w:rPr>
          <w:highlight w:val="white"/>
        </w:rPr>
        <w:t xml:space="preserve">                    Float     = 0x0800000,</w:t>
      </w:r>
    </w:p>
    <w:p w14:paraId="1EE32D44" w14:textId="77777777" w:rsidR="00626D3B" w:rsidRPr="00626D3B" w:rsidRDefault="00626D3B" w:rsidP="00626D3B">
      <w:pPr>
        <w:pStyle w:val="Code"/>
        <w:rPr>
          <w:highlight w:val="white"/>
        </w:rPr>
      </w:pPr>
      <w:r w:rsidRPr="00626D3B">
        <w:rPr>
          <w:highlight w:val="white"/>
        </w:rPr>
        <w:t xml:space="preserve">                    Double    = 0x1000000,</w:t>
      </w:r>
    </w:p>
    <w:p w14:paraId="0C4C4666" w14:textId="77777777" w:rsidR="00626D3B" w:rsidRPr="00626D3B" w:rsidRDefault="00626D3B" w:rsidP="00626D3B">
      <w:pPr>
        <w:pStyle w:val="Code"/>
        <w:rPr>
          <w:highlight w:val="white"/>
        </w:rPr>
      </w:pPr>
      <w:r w:rsidRPr="00626D3B">
        <w:rPr>
          <w:highlight w:val="white"/>
        </w:rPr>
        <w:t xml:space="preserve">                    Void      = 0x2000000,</w:t>
      </w:r>
    </w:p>
    <w:p w14:paraId="65356F79" w14:textId="77777777" w:rsidR="00626D3B" w:rsidRPr="00626D3B" w:rsidRDefault="00626D3B" w:rsidP="00626D3B">
      <w:pPr>
        <w:pStyle w:val="Code"/>
        <w:rPr>
          <w:highlight w:val="white"/>
        </w:rPr>
      </w:pPr>
    </w:p>
    <w:p w14:paraId="4E026C8B" w14:textId="77777777" w:rsidR="00626D3B" w:rsidRPr="00626D3B" w:rsidRDefault="00626D3B" w:rsidP="00626D3B">
      <w:pPr>
        <w:pStyle w:val="Code"/>
        <w:rPr>
          <w:highlight w:val="white"/>
        </w:rPr>
      </w:pPr>
      <w:r w:rsidRPr="00626D3B">
        <w:rPr>
          <w:highlight w:val="white"/>
        </w:rPr>
        <w:t xml:space="preserve">                    SignedChar = Signed | Char,</w:t>
      </w:r>
    </w:p>
    <w:p w14:paraId="4E0AE670" w14:textId="77777777" w:rsidR="00626D3B" w:rsidRPr="00626D3B" w:rsidRDefault="00626D3B" w:rsidP="00626D3B">
      <w:pPr>
        <w:pStyle w:val="Code"/>
        <w:rPr>
          <w:highlight w:val="white"/>
        </w:rPr>
      </w:pPr>
      <w:r w:rsidRPr="00626D3B">
        <w:rPr>
          <w:highlight w:val="white"/>
        </w:rPr>
        <w:t xml:space="preserve">                    UnsignedChar = Unsigned |  Char,</w:t>
      </w:r>
    </w:p>
    <w:p w14:paraId="13373DA4" w14:textId="77777777" w:rsidR="00626D3B" w:rsidRPr="00626D3B" w:rsidRDefault="00626D3B" w:rsidP="00626D3B">
      <w:pPr>
        <w:pStyle w:val="Code"/>
        <w:rPr>
          <w:highlight w:val="white"/>
        </w:rPr>
      </w:pPr>
      <w:r w:rsidRPr="00626D3B">
        <w:rPr>
          <w:highlight w:val="white"/>
        </w:rPr>
        <w:t xml:space="preserve">                    ShortInt = Short |  Int,</w:t>
      </w:r>
    </w:p>
    <w:p w14:paraId="49448615" w14:textId="77777777" w:rsidR="00626D3B" w:rsidRPr="00626D3B" w:rsidRDefault="00626D3B" w:rsidP="00626D3B">
      <w:pPr>
        <w:pStyle w:val="Code"/>
        <w:rPr>
          <w:highlight w:val="white"/>
        </w:rPr>
      </w:pPr>
      <w:r w:rsidRPr="00626D3B">
        <w:rPr>
          <w:highlight w:val="white"/>
        </w:rPr>
        <w:t xml:space="preserve">                    SignedShort = Signed |  Short,</w:t>
      </w:r>
    </w:p>
    <w:p w14:paraId="64D8B4BC" w14:textId="77777777" w:rsidR="00626D3B" w:rsidRPr="00626D3B" w:rsidRDefault="00626D3B" w:rsidP="00626D3B">
      <w:pPr>
        <w:pStyle w:val="Code"/>
        <w:rPr>
          <w:highlight w:val="white"/>
        </w:rPr>
      </w:pPr>
      <w:r w:rsidRPr="00626D3B">
        <w:rPr>
          <w:highlight w:val="white"/>
        </w:rPr>
        <w:t xml:space="preserve">                    SignedShortInt = Signed |  Short |  Int,</w:t>
      </w:r>
    </w:p>
    <w:p w14:paraId="689A79B8" w14:textId="77777777" w:rsidR="00626D3B" w:rsidRPr="00626D3B" w:rsidRDefault="00626D3B" w:rsidP="00626D3B">
      <w:pPr>
        <w:pStyle w:val="Code"/>
        <w:rPr>
          <w:highlight w:val="white"/>
        </w:rPr>
      </w:pPr>
      <w:r w:rsidRPr="00626D3B">
        <w:rPr>
          <w:highlight w:val="white"/>
        </w:rPr>
        <w:t xml:space="preserve">                    UnsignedShort = Unsigned |  Short,</w:t>
      </w:r>
    </w:p>
    <w:p w14:paraId="093C777E" w14:textId="77777777" w:rsidR="00626D3B" w:rsidRPr="00626D3B" w:rsidRDefault="00626D3B" w:rsidP="00626D3B">
      <w:pPr>
        <w:pStyle w:val="Code"/>
        <w:rPr>
          <w:highlight w:val="white"/>
        </w:rPr>
      </w:pPr>
      <w:r w:rsidRPr="00626D3B">
        <w:rPr>
          <w:highlight w:val="white"/>
        </w:rPr>
        <w:t xml:space="preserve">                    UnsignedShortInt = Unsigned |  Short |  Int,</w:t>
      </w:r>
    </w:p>
    <w:p w14:paraId="6FC0C29C" w14:textId="77777777" w:rsidR="00626D3B" w:rsidRPr="00626D3B" w:rsidRDefault="00626D3B" w:rsidP="00626D3B">
      <w:pPr>
        <w:pStyle w:val="Code"/>
        <w:rPr>
          <w:highlight w:val="white"/>
        </w:rPr>
      </w:pPr>
      <w:r w:rsidRPr="00626D3B">
        <w:rPr>
          <w:highlight w:val="white"/>
        </w:rPr>
        <w:t xml:space="preserve">                    SignedInt = Signed |  Int,</w:t>
      </w:r>
    </w:p>
    <w:p w14:paraId="50F6D075" w14:textId="77777777" w:rsidR="00626D3B" w:rsidRPr="00626D3B" w:rsidRDefault="00626D3B" w:rsidP="00626D3B">
      <w:pPr>
        <w:pStyle w:val="Code"/>
        <w:rPr>
          <w:highlight w:val="white"/>
        </w:rPr>
      </w:pPr>
      <w:r w:rsidRPr="00626D3B">
        <w:rPr>
          <w:highlight w:val="white"/>
        </w:rPr>
        <w:t xml:space="preserve">                    UnsignedInt = Unsigned |  Int,</w:t>
      </w:r>
    </w:p>
    <w:p w14:paraId="27A80706" w14:textId="77777777" w:rsidR="00626D3B" w:rsidRPr="00626D3B" w:rsidRDefault="00626D3B" w:rsidP="00626D3B">
      <w:pPr>
        <w:pStyle w:val="Code"/>
        <w:rPr>
          <w:highlight w:val="white"/>
        </w:rPr>
      </w:pPr>
      <w:r w:rsidRPr="00626D3B">
        <w:rPr>
          <w:highlight w:val="white"/>
        </w:rPr>
        <w:t xml:space="preserve">                    LongInt = Long |  Int,</w:t>
      </w:r>
    </w:p>
    <w:p w14:paraId="742247F2" w14:textId="77777777" w:rsidR="00626D3B" w:rsidRPr="00626D3B" w:rsidRDefault="00626D3B" w:rsidP="00626D3B">
      <w:pPr>
        <w:pStyle w:val="Code"/>
        <w:rPr>
          <w:highlight w:val="white"/>
        </w:rPr>
      </w:pPr>
      <w:r w:rsidRPr="00626D3B">
        <w:rPr>
          <w:highlight w:val="white"/>
        </w:rPr>
        <w:t xml:space="preserve">                    SignedLong = Signed |  Long,</w:t>
      </w:r>
    </w:p>
    <w:p w14:paraId="622EF5CA" w14:textId="77777777" w:rsidR="00626D3B" w:rsidRPr="00626D3B" w:rsidRDefault="00626D3B" w:rsidP="00626D3B">
      <w:pPr>
        <w:pStyle w:val="Code"/>
        <w:rPr>
          <w:highlight w:val="white"/>
        </w:rPr>
      </w:pPr>
      <w:r w:rsidRPr="00626D3B">
        <w:rPr>
          <w:highlight w:val="white"/>
        </w:rPr>
        <w:t xml:space="preserve">                    SignedLongInt = Signed |  Long |  Int,</w:t>
      </w:r>
    </w:p>
    <w:p w14:paraId="3E982F5C" w14:textId="77777777" w:rsidR="00626D3B" w:rsidRPr="00626D3B" w:rsidRDefault="00626D3B" w:rsidP="00626D3B">
      <w:pPr>
        <w:pStyle w:val="Code"/>
        <w:rPr>
          <w:highlight w:val="white"/>
        </w:rPr>
      </w:pPr>
      <w:r w:rsidRPr="00626D3B">
        <w:rPr>
          <w:highlight w:val="white"/>
        </w:rPr>
        <w:t xml:space="preserve">                    UnsignedLong = Unsigned |  Long,</w:t>
      </w:r>
    </w:p>
    <w:p w14:paraId="6F5DA241" w14:textId="77777777" w:rsidR="00626D3B" w:rsidRPr="00626D3B" w:rsidRDefault="00626D3B" w:rsidP="00626D3B">
      <w:pPr>
        <w:pStyle w:val="Code"/>
        <w:rPr>
          <w:highlight w:val="white"/>
        </w:rPr>
      </w:pPr>
      <w:r w:rsidRPr="00626D3B">
        <w:rPr>
          <w:highlight w:val="white"/>
        </w:rPr>
        <w:t xml:space="preserve">                    UnsignedLongInt = Unsigned |  Long |  Int,</w:t>
      </w:r>
    </w:p>
    <w:p w14:paraId="76267C8A" w14:textId="77777777" w:rsidR="00626D3B" w:rsidRPr="00626D3B" w:rsidRDefault="00626D3B" w:rsidP="00626D3B">
      <w:pPr>
        <w:pStyle w:val="Code"/>
        <w:rPr>
          <w:highlight w:val="white"/>
        </w:rPr>
      </w:pPr>
      <w:r w:rsidRPr="00626D3B">
        <w:rPr>
          <w:highlight w:val="white"/>
        </w:rPr>
        <w:t xml:space="preserve">                    LongDouble = Long |  Double};</w:t>
      </w:r>
    </w:p>
    <w:p w14:paraId="2DFAE3B7" w14:textId="7FFD77FA" w:rsidR="002A4B3E" w:rsidRDefault="00626D3B" w:rsidP="00626D3B">
      <w:pPr>
        <w:pStyle w:val="Code"/>
      </w:pPr>
      <w:r w:rsidRPr="00626D3B">
        <w:rPr>
          <w:highlight w:val="white"/>
        </w:rPr>
        <w:t>}</w:t>
      </w:r>
    </w:p>
    <w:p w14:paraId="39F0BFE3" w14:textId="2C281A6C" w:rsidR="00095E9A" w:rsidRPr="00095E9A" w:rsidRDefault="00095E9A" w:rsidP="00095E9A">
      <w:pPr>
        <w:rPr>
          <w:color w:val="auto"/>
        </w:rPr>
      </w:pPr>
      <w:r>
        <w:t xml:space="preserve">The </w:t>
      </w:r>
      <w:r w:rsidRPr="00095E9A">
        <w:rPr>
          <w:rStyle w:val="KeyWord0"/>
        </w:rPr>
        <w:t>Specifier</w:t>
      </w:r>
      <w:r>
        <w:t xml:space="preserve"> class is used to generate the type specified by a list of specifiers. </w:t>
      </w:r>
      <w:r w:rsidR="001B4C35">
        <w:t xml:space="preserve">The declaration specifiers are made up by keywords or struct, union, or enumeration declarations. </w:t>
      </w:r>
      <w:r w:rsidR="00095027">
        <w:t>First</w:t>
      </w:r>
      <w:r>
        <w:t xml:space="preserve">, we need the </w:t>
      </w:r>
      <w:r w:rsidRPr="00095E9A">
        <w:t>maskToStorageMap</w:t>
      </w:r>
      <w:r>
        <w:t xml:space="preserve"> and </w:t>
      </w:r>
      <w:r w:rsidRPr="00095E9A">
        <w:t>maskToSortMap</w:t>
      </w:r>
      <w:r>
        <w:t xml:space="preserve"> to map between specifiers and storage and sorts. </w:t>
      </w:r>
    </w:p>
    <w:p w14:paraId="70280331" w14:textId="617D4F23" w:rsidR="00626D3B" w:rsidRDefault="006B225B" w:rsidP="006B225B">
      <w:pPr>
        <w:pStyle w:val="CodeHeader"/>
      </w:pPr>
      <w:r>
        <w:t>Specifier.cs</w:t>
      </w:r>
    </w:p>
    <w:p w14:paraId="44814443" w14:textId="77777777" w:rsidR="00EC65DE" w:rsidRPr="00EC65DE" w:rsidRDefault="00EC65DE" w:rsidP="00EC65DE">
      <w:pPr>
        <w:pStyle w:val="Code"/>
        <w:rPr>
          <w:highlight w:val="white"/>
        </w:rPr>
      </w:pPr>
      <w:r w:rsidRPr="00EC65DE">
        <w:rPr>
          <w:highlight w:val="white"/>
        </w:rPr>
        <w:t>using System;</w:t>
      </w:r>
    </w:p>
    <w:p w14:paraId="2E249230" w14:textId="77777777" w:rsidR="00EC65DE" w:rsidRPr="00EC65DE" w:rsidRDefault="00EC65DE" w:rsidP="00EC65DE">
      <w:pPr>
        <w:pStyle w:val="Code"/>
        <w:rPr>
          <w:highlight w:val="white"/>
        </w:rPr>
      </w:pPr>
      <w:r w:rsidRPr="00EC65DE">
        <w:rPr>
          <w:highlight w:val="white"/>
        </w:rPr>
        <w:t>using System.Text;</w:t>
      </w:r>
    </w:p>
    <w:p w14:paraId="4C08F8BA" w14:textId="77777777" w:rsidR="00EC65DE" w:rsidRPr="00EC65DE" w:rsidRDefault="00EC65DE" w:rsidP="00EC65DE">
      <w:pPr>
        <w:pStyle w:val="Code"/>
        <w:rPr>
          <w:highlight w:val="white"/>
        </w:rPr>
      </w:pPr>
      <w:r w:rsidRPr="00EC65DE">
        <w:rPr>
          <w:highlight w:val="white"/>
        </w:rPr>
        <w:t>using System.Collections.Generic;</w:t>
      </w:r>
    </w:p>
    <w:p w14:paraId="0F3AE7BE" w14:textId="77777777" w:rsidR="00EC65DE" w:rsidRPr="00EC65DE" w:rsidRDefault="00EC65DE" w:rsidP="00EC65DE">
      <w:pPr>
        <w:pStyle w:val="Code"/>
        <w:rPr>
          <w:highlight w:val="white"/>
        </w:rPr>
      </w:pPr>
    </w:p>
    <w:p w14:paraId="61D91447" w14:textId="40692CCB" w:rsidR="00EC65DE" w:rsidRDefault="00EC65DE" w:rsidP="00EC65DE">
      <w:pPr>
        <w:pStyle w:val="Code"/>
        <w:rPr>
          <w:highlight w:val="white"/>
        </w:rPr>
      </w:pPr>
      <w:r w:rsidRPr="00EC65DE">
        <w:rPr>
          <w:highlight w:val="white"/>
        </w:rPr>
        <w:t>namespace CCompiler {</w:t>
      </w:r>
    </w:p>
    <w:p w14:paraId="1DE82EB5" w14:textId="35768A4A" w:rsidR="00D414D0" w:rsidRPr="00EC65DE" w:rsidRDefault="00D414D0" w:rsidP="00D414D0">
      <w:pPr>
        <w:rPr>
          <w:highlight w:val="white"/>
        </w:rPr>
      </w:pPr>
      <w:r>
        <w:rPr>
          <w:highlight w:val="white"/>
        </w:rPr>
        <w:lastRenderedPageBreak/>
        <w:t xml:space="preserve">The </w:t>
      </w:r>
      <w:r w:rsidR="002F395A">
        <w:rPr>
          <w:highlight w:val="white"/>
        </w:rPr>
        <w:t xml:space="preserve">specifier decides the storage and type of the symbol, it also decide whether the symbol has external linkage. </w:t>
      </w:r>
    </w:p>
    <w:p w14:paraId="5FEBC0BB" w14:textId="77777777" w:rsidR="00EC65DE" w:rsidRPr="00EC65DE" w:rsidRDefault="00EC65DE" w:rsidP="00EC65DE">
      <w:pPr>
        <w:pStyle w:val="Code"/>
        <w:rPr>
          <w:highlight w:val="white"/>
        </w:rPr>
      </w:pPr>
      <w:r w:rsidRPr="00EC65DE">
        <w:rPr>
          <w:highlight w:val="white"/>
        </w:rPr>
        <w:t xml:space="preserve">  public class Specifier {</w:t>
      </w:r>
    </w:p>
    <w:p w14:paraId="724DB713" w14:textId="77777777" w:rsidR="00EC65DE" w:rsidRPr="00EC65DE" w:rsidRDefault="00EC65DE" w:rsidP="00EC65DE">
      <w:pPr>
        <w:pStyle w:val="Code"/>
        <w:rPr>
          <w:highlight w:val="white"/>
        </w:rPr>
      </w:pPr>
      <w:r w:rsidRPr="00EC65DE">
        <w:rPr>
          <w:highlight w:val="white"/>
        </w:rPr>
        <w:t xml:space="preserve">    private bool m_externalLinkage;</w:t>
      </w:r>
    </w:p>
    <w:p w14:paraId="2A753862" w14:textId="77777777" w:rsidR="00EC65DE" w:rsidRPr="00EC65DE" w:rsidRDefault="00EC65DE" w:rsidP="00EC65DE">
      <w:pPr>
        <w:pStyle w:val="Code"/>
        <w:rPr>
          <w:highlight w:val="white"/>
        </w:rPr>
      </w:pPr>
      <w:r w:rsidRPr="00EC65DE">
        <w:rPr>
          <w:highlight w:val="white"/>
        </w:rPr>
        <w:t xml:space="preserve">    private Storage? m_storage;</w:t>
      </w:r>
    </w:p>
    <w:p w14:paraId="6E00D167" w14:textId="77777777" w:rsidR="00EC65DE" w:rsidRPr="00EC65DE" w:rsidRDefault="00EC65DE" w:rsidP="00EC65DE">
      <w:pPr>
        <w:pStyle w:val="Code"/>
        <w:rPr>
          <w:highlight w:val="white"/>
        </w:rPr>
      </w:pPr>
      <w:r w:rsidRPr="00EC65DE">
        <w:rPr>
          <w:highlight w:val="white"/>
        </w:rPr>
        <w:t xml:space="preserve">    private Type m_type;</w:t>
      </w:r>
    </w:p>
    <w:p w14:paraId="5A8BBB34" w14:textId="21A12B7C" w:rsidR="002F395A" w:rsidRPr="00EC65DE" w:rsidRDefault="002F395A" w:rsidP="002F395A">
      <w:pPr>
        <w:rPr>
          <w:highlight w:val="white"/>
        </w:rPr>
      </w:pPr>
      <w:r>
        <w:rPr>
          <w:highlight w:val="white"/>
        </w:rPr>
        <w:t>The mask</w:t>
      </w:r>
      <w:r w:rsidR="00455B6C">
        <w:rPr>
          <w:highlight w:val="white"/>
        </w:rPr>
        <w:t>-</w:t>
      </w:r>
      <w:r>
        <w:rPr>
          <w:highlight w:val="white"/>
        </w:rPr>
        <w:t>to</w:t>
      </w:r>
      <w:r w:rsidR="00455B6C">
        <w:rPr>
          <w:highlight w:val="white"/>
        </w:rPr>
        <w:t>-</w:t>
      </w:r>
      <w:r>
        <w:rPr>
          <w:highlight w:val="white"/>
        </w:rPr>
        <w:t xml:space="preserve">sort map maps the </w:t>
      </w:r>
      <w:r w:rsidR="00455B6C">
        <w:rPr>
          <w:highlight w:val="white"/>
        </w:rPr>
        <w:t xml:space="preserve">masks of the </w:t>
      </w:r>
      <w:r w:rsidR="00455B6C" w:rsidRPr="008D70F3">
        <w:rPr>
          <w:rStyle w:val="KeyWord0"/>
          <w:highlight w:val="white"/>
        </w:rPr>
        <w:t>Mask</w:t>
      </w:r>
      <w:r w:rsidR="00455B6C">
        <w:rPr>
          <w:highlight w:val="white"/>
        </w:rPr>
        <w:t xml:space="preserve"> </w:t>
      </w:r>
      <w:r w:rsidR="008D70F3">
        <w:rPr>
          <w:highlight w:val="white"/>
        </w:rPr>
        <w:t>enumeration</w:t>
      </w:r>
      <w:r w:rsidR="00455B6C">
        <w:rPr>
          <w:highlight w:val="white"/>
        </w:rPr>
        <w:t xml:space="preserve"> to </w:t>
      </w:r>
      <w:r w:rsidR="00814514">
        <w:rPr>
          <w:highlight w:val="white"/>
        </w:rPr>
        <w:t xml:space="preserve">the </w:t>
      </w:r>
      <w:r w:rsidR="00455B6C">
        <w:rPr>
          <w:highlight w:val="white"/>
        </w:rPr>
        <w:t xml:space="preserve">types of the </w:t>
      </w:r>
      <w:r w:rsidR="00455B6C" w:rsidRPr="008D70F3">
        <w:rPr>
          <w:rStyle w:val="KeyWord0"/>
          <w:highlight w:val="white"/>
        </w:rPr>
        <w:t>Sort</w:t>
      </w:r>
      <w:r w:rsidR="00455B6C">
        <w:rPr>
          <w:highlight w:val="white"/>
        </w:rPr>
        <w:t xml:space="preserve"> </w:t>
      </w:r>
      <w:r w:rsidR="008D70F3">
        <w:rPr>
          <w:highlight w:val="white"/>
        </w:rPr>
        <w:t>enumeration</w:t>
      </w:r>
      <w:r w:rsidR="00455B6C">
        <w:rPr>
          <w:highlight w:val="white"/>
        </w:rPr>
        <w:t>.</w:t>
      </w:r>
      <w:r w:rsidR="00C74683">
        <w:rPr>
          <w:highlight w:val="white"/>
        </w:rPr>
        <w:t xml:space="preserve"> However, the masks are represented by unsigned integer </w:t>
      </w:r>
      <w:r w:rsidR="007A4A29">
        <w:rPr>
          <w:highlight w:val="white"/>
        </w:rPr>
        <w:t>values since</w:t>
      </w:r>
      <w:r w:rsidR="00C74683">
        <w:rPr>
          <w:highlight w:val="white"/>
        </w:rPr>
        <w:t xml:space="preserve"> we use </w:t>
      </w:r>
      <w:r w:rsidR="006771AA">
        <w:rPr>
          <w:highlight w:val="white"/>
        </w:rPr>
        <w:t>u</w:t>
      </w:r>
      <w:r w:rsidR="00280BC0">
        <w:rPr>
          <w:highlight w:val="white"/>
        </w:rPr>
        <w:t>n</w:t>
      </w:r>
      <w:r w:rsidR="006771AA">
        <w:rPr>
          <w:highlight w:val="white"/>
        </w:rPr>
        <w:t xml:space="preserve">signed integer values to mask the keywords of the </w:t>
      </w:r>
      <w:r w:rsidR="00280BC0">
        <w:rPr>
          <w:highlight w:val="white"/>
        </w:rPr>
        <w:t xml:space="preserve">declaration specifiers in the </w:t>
      </w:r>
      <w:r w:rsidR="00280BC0" w:rsidRPr="00280BC0">
        <w:rPr>
          <w:rStyle w:val="KeyWord0"/>
          <w:highlight w:val="white"/>
        </w:rPr>
        <w:t>SpecifierList</w:t>
      </w:r>
      <w:r w:rsidR="00280BC0">
        <w:rPr>
          <w:highlight w:val="white"/>
        </w:rPr>
        <w:t xml:space="preserve"> method below.</w:t>
      </w:r>
    </w:p>
    <w:p w14:paraId="306E5966" w14:textId="684944DC" w:rsidR="00EC65DE" w:rsidRPr="00EC65DE" w:rsidRDefault="00EC65DE" w:rsidP="00EC65DE">
      <w:pPr>
        <w:pStyle w:val="Code"/>
        <w:rPr>
          <w:highlight w:val="white"/>
        </w:rPr>
      </w:pPr>
      <w:r w:rsidRPr="00EC65DE">
        <w:rPr>
          <w:highlight w:val="white"/>
        </w:rPr>
        <w:t xml:space="preserve">    private static IDictionary&lt;</w:t>
      </w:r>
      <w:r w:rsidR="00C74683">
        <w:rPr>
          <w:highlight w:val="white"/>
        </w:rPr>
        <w:t>u</w:t>
      </w:r>
      <w:r w:rsidRPr="00EC65DE">
        <w:rPr>
          <w:highlight w:val="white"/>
        </w:rPr>
        <w:t>int,Sort&gt; m_maskToSortMap =</w:t>
      </w:r>
    </w:p>
    <w:p w14:paraId="146876FF" w14:textId="5DE3A741" w:rsidR="00EC65DE" w:rsidRPr="00EC65DE" w:rsidRDefault="00EC65DE" w:rsidP="00EC65DE">
      <w:pPr>
        <w:pStyle w:val="Code"/>
        <w:rPr>
          <w:highlight w:val="white"/>
        </w:rPr>
      </w:pPr>
      <w:r w:rsidRPr="00EC65DE">
        <w:rPr>
          <w:highlight w:val="white"/>
        </w:rPr>
        <w:t xml:space="preserve">      new Dictionary&lt;</w:t>
      </w:r>
      <w:r w:rsidR="00C74683">
        <w:rPr>
          <w:highlight w:val="white"/>
        </w:rPr>
        <w:t>u</w:t>
      </w:r>
      <w:r w:rsidRPr="00EC65DE">
        <w:rPr>
          <w:highlight w:val="white"/>
        </w:rPr>
        <w:t>int,Sort&gt;();</w:t>
      </w:r>
    </w:p>
    <w:p w14:paraId="4B0C98D8" w14:textId="77777777" w:rsidR="002F395A" w:rsidRDefault="002F395A" w:rsidP="00EC65DE">
      <w:pPr>
        <w:pStyle w:val="Code"/>
        <w:rPr>
          <w:highlight w:val="white"/>
        </w:rPr>
      </w:pPr>
    </w:p>
    <w:p w14:paraId="3DECC9FD" w14:textId="3D99A99C" w:rsidR="00EC65DE" w:rsidRPr="00EC65DE" w:rsidRDefault="00EC65DE" w:rsidP="00EC65DE">
      <w:pPr>
        <w:pStyle w:val="Code"/>
        <w:rPr>
          <w:highlight w:val="white"/>
        </w:rPr>
      </w:pPr>
      <w:r w:rsidRPr="00EC65DE">
        <w:rPr>
          <w:highlight w:val="white"/>
        </w:rPr>
        <w:t xml:space="preserve">    static Specifier() {</w:t>
      </w:r>
    </w:p>
    <w:p w14:paraId="400DB8A4" w14:textId="197EBEEA"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Mask.Void, Sort.Void);</w:t>
      </w:r>
    </w:p>
    <w:p w14:paraId="69713B3A" w14:textId="6FE6F457"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Mask.Char, Sort.Signed_Char);</w:t>
      </w:r>
    </w:p>
    <w:p w14:paraId="37F9FD22" w14:textId="3876F24B"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Mask.SignedChar, Sort.Signed_Char);</w:t>
      </w:r>
    </w:p>
    <w:p w14:paraId="0C70CBC2" w14:textId="393D26B1"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Mask.UnsignedChar, Sort.Unsigned_Char);</w:t>
      </w:r>
    </w:p>
    <w:p w14:paraId="5E45931D" w14:textId="40914E2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Mask.Short, Sort.Signed_Short_Int);</w:t>
      </w:r>
    </w:p>
    <w:p w14:paraId="2E299DDF" w14:textId="7FABAFF1"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Mask.ShortInt, Sort.Signed_Short_Int);</w:t>
      </w:r>
    </w:p>
    <w:p w14:paraId="0D9A41CA" w14:textId="52A28CA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Mask.SignedShort, Sort.Signed_Short_Int);</w:t>
      </w:r>
    </w:p>
    <w:p w14:paraId="71DAAAB0" w14:textId="5B5E30DF"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Mask.SignedShortInt, Sort.Signed_Short_Int);</w:t>
      </w:r>
    </w:p>
    <w:p w14:paraId="6CD306A4" w14:textId="71AB478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Mask.UnsignedShort, Sort.Unsigned_Short_Int);</w:t>
      </w:r>
    </w:p>
    <w:p w14:paraId="76B2A036" w14:textId="7F2F7BA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Mask.UnsignedShortInt,</w:t>
      </w:r>
    </w:p>
    <w:p w14:paraId="3DB92157" w14:textId="77777777" w:rsidR="00EC65DE" w:rsidRPr="00EC65DE" w:rsidRDefault="00EC65DE" w:rsidP="00EC65DE">
      <w:pPr>
        <w:pStyle w:val="Code"/>
        <w:rPr>
          <w:highlight w:val="white"/>
        </w:rPr>
      </w:pPr>
      <w:r w:rsidRPr="00EC65DE">
        <w:rPr>
          <w:highlight w:val="white"/>
        </w:rPr>
        <w:t xml:space="preserve">                          Sort.Unsigned_Short_Int);</w:t>
      </w:r>
    </w:p>
    <w:p w14:paraId="0240EBD6" w14:textId="67B21E60"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Mask.Int, Sort.Signed_Int);</w:t>
      </w:r>
    </w:p>
    <w:p w14:paraId="0FA4336F" w14:textId="5058859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 Sort.Signed_Int);</w:t>
      </w:r>
    </w:p>
    <w:p w14:paraId="2955CFC4" w14:textId="6004607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Mask.SignedInt, Sort.Signed_Int);</w:t>
      </w:r>
    </w:p>
    <w:p w14:paraId="5C1063A6" w14:textId="34838CB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 Sort.Unsigned_Int);</w:t>
      </w:r>
    </w:p>
    <w:p w14:paraId="7BCBC226" w14:textId="3BFAEC8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Mask.UnsignedInt, Sort.Unsigned_Int);</w:t>
      </w:r>
    </w:p>
    <w:p w14:paraId="52E42CC1" w14:textId="723880D2"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 Sort.Signed_Long_Int);</w:t>
      </w:r>
    </w:p>
    <w:p w14:paraId="1695D92F" w14:textId="77729CD9"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Mask.LongInt, Sort.Signed_Long_Int);</w:t>
      </w:r>
    </w:p>
    <w:p w14:paraId="0DB9973A" w14:textId="03FFD4BB"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Mask.SignedLong, Sort.Signed_Long_Int);</w:t>
      </w:r>
    </w:p>
    <w:p w14:paraId="23EB338F" w14:textId="33D92CA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Mask.SignedLongInt, Sort.Signed_Long_Int);</w:t>
      </w:r>
    </w:p>
    <w:p w14:paraId="1125C43A" w14:textId="6CDCF7A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Mask.UnsignedLong, Sort.Unsigned_Long_Int);</w:t>
      </w:r>
    </w:p>
    <w:p w14:paraId="4E16D807" w14:textId="77777777" w:rsidR="00F0617D"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Mask.UnsignedLongInt,</w:t>
      </w:r>
    </w:p>
    <w:p w14:paraId="70E59F49" w14:textId="2EC2613C" w:rsidR="00EC65DE" w:rsidRPr="00EC65DE" w:rsidRDefault="00F0617D" w:rsidP="00EC65DE">
      <w:pPr>
        <w:pStyle w:val="Code"/>
        <w:rPr>
          <w:highlight w:val="white"/>
        </w:rPr>
      </w:pPr>
      <w:r>
        <w:rPr>
          <w:highlight w:val="white"/>
        </w:rPr>
        <w:t xml:space="preserve">                         </w:t>
      </w:r>
      <w:r w:rsidR="00EC65DE" w:rsidRPr="00EC65DE">
        <w:rPr>
          <w:highlight w:val="white"/>
        </w:rPr>
        <w:t xml:space="preserve"> Sort.Unsigned_Long_Int);</w:t>
      </w:r>
    </w:p>
    <w:p w14:paraId="341CB8E5" w14:textId="6933D84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Mask.Float, Sort.Float);</w:t>
      </w:r>
    </w:p>
    <w:p w14:paraId="4CEDE8F4" w14:textId="1790A723"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Mask.Double, Sort.Double);</w:t>
      </w:r>
    </w:p>
    <w:p w14:paraId="5E0EC895" w14:textId="014BDC7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Mask.LongDouble, Sort.Long_Double);</w:t>
      </w:r>
    </w:p>
    <w:p w14:paraId="7831E434" w14:textId="77777777" w:rsidR="00EC65DE" w:rsidRPr="00EC65DE" w:rsidRDefault="00EC65DE" w:rsidP="00EC65DE">
      <w:pPr>
        <w:pStyle w:val="Code"/>
        <w:rPr>
          <w:highlight w:val="white"/>
        </w:rPr>
      </w:pPr>
      <w:r w:rsidRPr="00EC65DE">
        <w:rPr>
          <w:highlight w:val="white"/>
        </w:rPr>
        <w:t xml:space="preserve">    }</w:t>
      </w:r>
    </w:p>
    <w:p w14:paraId="039AE310" w14:textId="7EE71896" w:rsidR="006B225B" w:rsidRPr="00A97B02" w:rsidRDefault="00280BC0" w:rsidP="00A97B02">
      <w:pPr>
        <w:rPr>
          <w:color w:val="auto"/>
        </w:rPr>
      </w:pPr>
      <w:r>
        <w:t>A specifier is made up by the external linkage, storage, and type.</w:t>
      </w:r>
    </w:p>
    <w:p w14:paraId="436070E1" w14:textId="77777777" w:rsidR="00EC65DE" w:rsidRPr="00EC65DE" w:rsidRDefault="00EC65DE" w:rsidP="00EC65DE">
      <w:pPr>
        <w:pStyle w:val="Code"/>
        <w:rPr>
          <w:highlight w:val="white"/>
        </w:rPr>
      </w:pPr>
      <w:r w:rsidRPr="00EC65DE">
        <w:rPr>
          <w:highlight w:val="white"/>
        </w:rPr>
        <w:t xml:space="preserve">    public Specifier(bool externalLinkage, Storage? storage, Type type) {</w:t>
      </w:r>
    </w:p>
    <w:p w14:paraId="65D736B6" w14:textId="77777777" w:rsidR="00EC65DE" w:rsidRPr="00EC65DE" w:rsidRDefault="00EC65DE" w:rsidP="00EC65DE">
      <w:pPr>
        <w:pStyle w:val="Code"/>
        <w:rPr>
          <w:highlight w:val="white"/>
        </w:rPr>
      </w:pPr>
      <w:r w:rsidRPr="00EC65DE">
        <w:rPr>
          <w:highlight w:val="white"/>
        </w:rPr>
        <w:t xml:space="preserve">      m_externalLinkage = externalLinkage;</w:t>
      </w:r>
    </w:p>
    <w:p w14:paraId="0C5ACF31" w14:textId="77777777" w:rsidR="00EC65DE" w:rsidRPr="00EC65DE" w:rsidRDefault="00EC65DE" w:rsidP="00EC65DE">
      <w:pPr>
        <w:pStyle w:val="Code"/>
        <w:rPr>
          <w:highlight w:val="white"/>
        </w:rPr>
      </w:pPr>
      <w:r w:rsidRPr="00EC65DE">
        <w:rPr>
          <w:highlight w:val="white"/>
        </w:rPr>
        <w:t xml:space="preserve">      m_storage = storage;</w:t>
      </w:r>
    </w:p>
    <w:p w14:paraId="12CB53EF" w14:textId="77777777" w:rsidR="00EC65DE" w:rsidRPr="00EC65DE" w:rsidRDefault="00EC65DE" w:rsidP="00EC65DE">
      <w:pPr>
        <w:pStyle w:val="Code"/>
        <w:rPr>
          <w:highlight w:val="white"/>
        </w:rPr>
      </w:pPr>
      <w:r w:rsidRPr="00EC65DE">
        <w:rPr>
          <w:highlight w:val="white"/>
        </w:rPr>
        <w:t xml:space="preserve">      m_type = type;</w:t>
      </w:r>
    </w:p>
    <w:p w14:paraId="1D5FB618" w14:textId="77777777" w:rsidR="00EC65DE" w:rsidRPr="00EC65DE" w:rsidRDefault="00EC65DE" w:rsidP="00EC65DE">
      <w:pPr>
        <w:pStyle w:val="Code"/>
        <w:rPr>
          <w:highlight w:val="white"/>
        </w:rPr>
      </w:pPr>
      <w:r w:rsidRPr="00EC65DE">
        <w:rPr>
          <w:highlight w:val="white"/>
        </w:rPr>
        <w:t xml:space="preserve">    }</w:t>
      </w:r>
    </w:p>
    <w:p w14:paraId="7BD96805" w14:textId="77777777" w:rsidR="00EC65DE" w:rsidRPr="00EC65DE" w:rsidRDefault="00EC65DE" w:rsidP="00EC65DE">
      <w:pPr>
        <w:pStyle w:val="Code"/>
        <w:rPr>
          <w:highlight w:val="white"/>
        </w:rPr>
      </w:pPr>
    </w:p>
    <w:p w14:paraId="5E787596" w14:textId="77777777" w:rsidR="00EC65DE" w:rsidRPr="00EC65DE" w:rsidRDefault="00EC65DE" w:rsidP="00EC65DE">
      <w:pPr>
        <w:pStyle w:val="Code"/>
        <w:rPr>
          <w:highlight w:val="white"/>
        </w:rPr>
      </w:pPr>
      <w:r w:rsidRPr="00EC65DE">
        <w:rPr>
          <w:highlight w:val="white"/>
        </w:rPr>
        <w:t xml:space="preserve">    public bool ExternalLinkage {</w:t>
      </w:r>
    </w:p>
    <w:p w14:paraId="4E43D960" w14:textId="77777777" w:rsidR="00EC65DE" w:rsidRPr="00EC65DE" w:rsidRDefault="00EC65DE" w:rsidP="00EC65DE">
      <w:pPr>
        <w:pStyle w:val="Code"/>
        <w:rPr>
          <w:highlight w:val="white"/>
        </w:rPr>
      </w:pPr>
      <w:r w:rsidRPr="00EC65DE">
        <w:rPr>
          <w:highlight w:val="white"/>
        </w:rPr>
        <w:t xml:space="preserve">      get { return m_externalLinkage; }</w:t>
      </w:r>
    </w:p>
    <w:p w14:paraId="1BF72892" w14:textId="77777777" w:rsidR="00EC65DE" w:rsidRPr="00EC65DE" w:rsidRDefault="00EC65DE" w:rsidP="00EC65DE">
      <w:pPr>
        <w:pStyle w:val="Code"/>
        <w:rPr>
          <w:highlight w:val="white"/>
        </w:rPr>
      </w:pPr>
      <w:r w:rsidRPr="00EC65DE">
        <w:rPr>
          <w:highlight w:val="white"/>
        </w:rPr>
        <w:t xml:space="preserve">    }</w:t>
      </w:r>
    </w:p>
    <w:p w14:paraId="73DC23B5" w14:textId="77777777" w:rsidR="00EC65DE" w:rsidRPr="00EC65DE" w:rsidRDefault="00EC65DE" w:rsidP="00EC65DE">
      <w:pPr>
        <w:pStyle w:val="Code"/>
        <w:rPr>
          <w:highlight w:val="white"/>
        </w:rPr>
      </w:pPr>
      <w:r w:rsidRPr="00EC65DE">
        <w:rPr>
          <w:highlight w:val="white"/>
        </w:rPr>
        <w:t xml:space="preserve"> </w:t>
      </w:r>
    </w:p>
    <w:p w14:paraId="5F52B935" w14:textId="77777777" w:rsidR="00EC65DE" w:rsidRPr="00EC65DE" w:rsidRDefault="00EC65DE" w:rsidP="00EC65DE">
      <w:pPr>
        <w:pStyle w:val="Code"/>
        <w:rPr>
          <w:highlight w:val="white"/>
        </w:rPr>
      </w:pPr>
      <w:r w:rsidRPr="00EC65DE">
        <w:rPr>
          <w:highlight w:val="white"/>
        </w:rPr>
        <w:t xml:space="preserve">    public CCompiler.Storage? StorageX {</w:t>
      </w:r>
    </w:p>
    <w:p w14:paraId="03981A2C" w14:textId="77777777" w:rsidR="00EC65DE" w:rsidRPr="00EC65DE" w:rsidRDefault="00EC65DE" w:rsidP="00EC65DE">
      <w:pPr>
        <w:pStyle w:val="Code"/>
        <w:rPr>
          <w:highlight w:val="white"/>
        </w:rPr>
      </w:pPr>
      <w:r w:rsidRPr="00EC65DE">
        <w:rPr>
          <w:highlight w:val="white"/>
        </w:rPr>
        <w:t xml:space="preserve">      get { return m_storage; }</w:t>
      </w:r>
    </w:p>
    <w:p w14:paraId="7D30BD62" w14:textId="77777777" w:rsidR="00EC65DE" w:rsidRPr="00EC65DE" w:rsidRDefault="00EC65DE" w:rsidP="00EC65DE">
      <w:pPr>
        <w:pStyle w:val="Code"/>
        <w:rPr>
          <w:highlight w:val="white"/>
        </w:rPr>
      </w:pPr>
      <w:r w:rsidRPr="00EC65DE">
        <w:rPr>
          <w:highlight w:val="white"/>
        </w:rPr>
        <w:lastRenderedPageBreak/>
        <w:t xml:space="preserve">    }</w:t>
      </w:r>
    </w:p>
    <w:p w14:paraId="51DE49AB" w14:textId="77777777" w:rsidR="00EC65DE" w:rsidRPr="00EC65DE" w:rsidRDefault="00EC65DE" w:rsidP="00EC65DE">
      <w:pPr>
        <w:pStyle w:val="Code"/>
        <w:rPr>
          <w:highlight w:val="white"/>
        </w:rPr>
      </w:pPr>
      <w:r w:rsidRPr="00EC65DE">
        <w:rPr>
          <w:highlight w:val="white"/>
        </w:rPr>
        <w:t xml:space="preserve"> </w:t>
      </w:r>
    </w:p>
    <w:p w14:paraId="57BD02B5" w14:textId="77777777" w:rsidR="00EC65DE" w:rsidRPr="00EC65DE" w:rsidRDefault="00EC65DE" w:rsidP="00EC65DE">
      <w:pPr>
        <w:pStyle w:val="Code"/>
        <w:rPr>
          <w:highlight w:val="white"/>
        </w:rPr>
      </w:pPr>
      <w:r w:rsidRPr="00EC65DE">
        <w:rPr>
          <w:highlight w:val="white"/>
        </w:rPr>
        <w:t xml:space="preserve">    public Type Type {</w:t>
      </w:r>
    </w:p>
    <w:p w14:paraId="091DAE94" w14:textId="77777777" w:rsidR="00EC65DE" w:rsidRPr="00EC65DE" w:rsidRDefault="00EC65DE" w:rsidP="00EC65DE">
      <w:pPr>
        <w:pStyle w:val="Code"/>
        <w:rPr>
          <w:highlight w:val="white"/>
        </w:rPr>
      </w:pPr>
      <w:r w:rsidRPr="00EC65DE">
        <w:rPr>
          <w:highlight w:val="white"/>
        </w:rPr>
        <w:t xml:space="preserve">      get { return m_type; }</w:t>
      </w:r>
    </w:p>
    <w:p w14:paraId="52BF088E" w14:textId="77777777" w:rsidR="00EC65DE" w:rsidRPr="00EC65DE" w:rsidRDefault="00EC65DE" w:rsidP="00EC65DE">
      <w:pPr>
        <w:pStyle w:val="Code"/>
        <w:rPr>
          <w:highlight w:val="white"/>
        </w:rPr>
      </w:pPr>
      <w:r w:rsidRPr="00EC65DE">
        <w:rPr>
          <w:highlight w:val="white"/>
        </w:rPr>
        <w:t xml:space="preserve">    }</w:t>
      </w:r>
    </w:p>
    <w:p w14:paraId="05B8108C" w14:textId="3AA87921" w:rsidR="00EC65DE" w:rsidRPr="00EC65DE" w:rsidRDefault="00E31760" w:rsidP="00E31760">
      <w:pPr>
        <w:rPr>
          <w:highlight w:val="white"/>
        </w:rPr>
      </w:pPr>
      <w:r>
        <w:rPr>
          <w:highlight w:val="white"/>
        </w:rPr>
        <w:t>The</w:t>
      </w:r>
      <w:r w:rsidR="00370A66">
        <w:rPr>
          <w:highlight w:val="white"/>
        </w:rPr>
        <w:t xml:space="preserve"> static</w:t>
      </w:r>
      <w:r>
        <w:rPr>
          <w:highlight w:val="white"/>
        </w:rPr>
        <w:t xml:space="preserve"> </w:t>
      </w:r>
      <w:r w:rsidRPr="00752DFC">
        <w:rPr>
          <w:rStyle w:val="KeyWord0"/>
          <w:highlight w:val="white"/>
        </w:rPr>
        <w:t>SpecifierList</w:t>
      </w:r>
      <w:r>
        <w:rPr>
          <w:highlight w:val="white"/>
        </w:rPr>
        <w:t xml:space="preserve"> method</w:t>
      </w:r>
      <w:r w:rsidR="00A06B47">
        <w:rPr>
          <w:highlight w:val="white"/>
        </w:rPr>
        <w:t xml:space="preserve"> </w:t>
      </w:r>
      <w:r w:rsidR="00370A66">
        <w:rPr>
          <w:highlight w:val="white"/>
        </w:rPr>
        <w:t>takes a list of declaration specifiers and returns a Specifier object, holding the storage, type, and external linkage of the symbol.</w:t>
      </w:r>
    </w:p>
    <w:p w14:paraId="015F7FFD" w14:textId="77777777" w:rsidR="00EC65DE" w:rsidRPr="00EC65DE" w:rsidRDefault="00EC65DE" w:rsidP="00EC65DE">
      <w:pPr>
        <w:pStyle w:val="Code"/>
        <w:rPr>
          <w:highlight w:val="white"/>
        </w:rPr>
      </w:pPr>
      <w:r w:rsidRPr="00EC65DE">
        <w:rPr>
          <w:highlight w:val="white"/>
        </w:rPr>
        <w:t xml:space="preserve">    public static Specifier SpecifierList(List&lt;object&gt; specifierList) {</w:t>
      </w:r>
    </w:p>
    <w:p w14:paraId="47BDB812" w14:textId="77777777" w:rsidR="00EC65DE" w:rsidRPr="00EC65DE" w:rsidRDefault="00EC65DE" w:rsidP="00EC65DE">
      <w:pPr>
        <w:pStyle w:val="Code"/>
        <w:rPr>
          <w:highlight w:val="white"/>
        </w:rPr>
      </w:pPr>
      <w:r w:rsidRPr="00EC65DE">
        <w:rPr>
          <w:highlight w:val="white"/>
        </w:rPr>
        <w:t xml:space="preserve">      int totalMaskValue = 0;</w:t>
      </w:r>
    </w:p>
    <w:p w14:paraId="544B55FE" w14:textId="77777777" w:rsidR="00EC65DE" w:rsidRPr="00EC65DE" w:rsidRDefault="00EC65DE" w:rsidP="00EC65DE">
      <w:pPr>
        <w:pStyle w:val="Code"/>
        <w:rPr>
          <w:highlight w:val="white"/>
        </w:rPr>
      </w:pPr>
      <w:r w:rsidRPr="00EC65DE">
        <w:rPr>
          <w:highlight w:val="white"/>
        </w:rPr>
        <w:t xml:space="preserve">      Type compoundType = null;</w:t>
      </w:r>
    </w:p>
    <w:p w14:paraId="692ED334" w14:textId="65D21B70" w:rsidR="00EC65DE" w:rsidRPr="00EC65DE" w:rsidRDefault="006542AE" w:rsidP="006542AE">
      <w:pPr>
        <w:rPr>
          <w:highlight w:val="white"/>
        </w:rPr>
      </w:pPr>
      <w:r>
        <w:rPr>
          <w:highlight w:val="white"/>
        </w:rPr>
        <w:t xml:space="preserve">We iterate throught the </w:t>
      </w:r>
      <w:r w:rsidR="00EF5D33">
        <w:rPr>
          <w:highlight w:val="white"/>
        </w:rPr>
        <w:t xml:space="preserve">declaration specifier </w:t>
      </w:r>
      <w:r w:rsidR="007C46DD">
        <w:rPr>
          <w:highlight w:val="white"/>
        </w:rPr>
        <w:t>list and</w:t>
      </w:r>
      <w:r w:rsidR="00EF5D33">
        <w:rPr>
          <w:highlight w:val="white"/>
        </w:rPr>
        <w:t xml:space="preserve"> gather the keywords of the </w:t>
      </w:r>
      <w:r w:rsidR="00EF5D33" w:rsidRPr="00E22AD3">
        <w:rPr>
          <w:rStyle w:val="KeyWord0"/>
          <w:highlight w:val="white"/>
        </w:rPr>
        <w:t>Mask</w:t>
      </w:r>
      <w:r w:rsidR="00EF5D33">
        <w:rPr>
          <w:highlight w:val="white"/>
        </w:rPr>
        <w:t xml:space="preserve"> enumeration</w:t>
      </w:r>
      <w:r w:rsidR="00E22AD3">
        <w:rPr>
          <w:highlight w:val="white"/>
        </w:rPr>
        <w:t>. If a keyword occurs twice, we report an error.</w:t>
      </w:r>
    </w:p>
    <w:p w14:paraId="44695B3D" w14:textId="77777777" w:rsidR="00EC65DE" w:rsidRPr="00EC65DE" w:rsidRDefault="00EC65DE" w:rsidP="00EC65DE">
      <w:pPr>
        <w:pStyle w:val="Code"/>
        <w:rPr>
          <w:highlight w:val="white"/>
        </w:rPr>
      </w:pPr>
      <w:r w:rsidRPr="00EC65DE">
        <w:rPr>
          <w:highlight w:val="white"/>
        </w:rPr>
        <w:t xml:space="preserve">      foreach (object obj in specifierList) {</w:t>
      </w:r>
    </w:p>
    <w:p w14:paraId="18DE1BD6" w14:textId="77777777" w:rsidR="00EC65DE" w:rsidRPr="00EC65DE" w:rsidRDefault="00EC65DE" w:rsidP="00EC65DE">
      <w:pPr>
        <w:pStyle w:val="Code"/>
        <w:rPr>
          <w:highlight w:val="white"/>
        </w:rPr>
      </w:pPr>
      <w:r w:rsidRPr="00EC65DE">
        <w:rPr>
          <w:highlight w:val="white"/>
        </w:rPr>
        <w:t xml:space="preserve">        if (obj is Mask) {</w:t>
      </w:r>
    </w:p>
    <w:p w14:paraId="1BDEB111" w14:textId="77777777" w:rsidR="00EC65DE" w:rsidRPr="00EC65DE" w:rsidRDefault="00EC65DE" w:rsidP="00EC65DE">
      <w:pPr>
        <w:pStyle w:val="Code"/>
        <w:rPr>
          <w:highlight w:val="white"/>
        </w:rPr>
      </w:pPr>
      <w:r w:rsidRPr="00EC65DE">
        <w:rPr>
          <w:highlight w:val="white"/>
        </w:rPr>
        <w:t xml:space="preserve">          int maskValue = (int) obj;</w:t>
      </w:r>
    </w:p>
    <w:p w14:paraId="493BA83A" w14:textId="77777777" w:rsidR="00EC65DE" w:rsidRPr="00EC65DE" w:rsidRDefault="00EC65DE" w:rsidP="00EC65DE">
      <w:pPr>
        <w:pStyle w:val="Code"/>
        <w:rPr>
          <w:highlight w:val="white"/>
        </w:rPr>
      </w:pPr>
    </w:p>
    <w:p w14:paraId="10B184C0" w14:textId="77777777" w:rsidR="00EC65DE" w:rsidRPr="00EC65DE" w:rsidRDefault="00EC65DE" w:rsidP="00EC65DE">
      <w:pPr>
        <w:pStyle w:val="Code"/>
        <w:rPr>
          <w:highlight w:val="white"/>
        </w:rPr>
      </w:pPr>
      <w:r w:rsidRPr="00EC65DE">
        <w:rPr>
          <w:highlight w:val="white"/>
        </w:rPr>
        <w:t xml:space="preserve">          if ((maskValue &amp; totalMaskValue) != 0) {</w:t>
      </w:r>
    </w:p>
    <w:p w14:paraId="053E7EC3" w14:textId="77777777" w:rsidR="00EC65DE" w:rsidRPr="00EC65DE" w:rsidRDefault="00EC65DE" w:rsidP="00EC65DE">
      <w:pPr>
        <w:pStyle w:val="Code"/>
        <w:rPr>
          <w:highlight w:val="white"/>
        </w:rPr>
      </w:pPr>
      <w:r w:rsidRPr="00EC65DE">
        <w:rPr>
          <w:highlight w:val="white"/>
        </w:rPr>
        <w:t xml:space="preserve">            Assert.Error(MaskToString(maskValue),</w:t>
      </w:r>
    </w:p>
    <w:p w14:paraId="4991BD7B" w14:textId="77777777" w:rsidR="00EC65DE" w:rsidRPr="00EC65DE" w:rsidRDefault="00EC65DE" w:rsidP="00EC65DE">
      <w:pPr>
        <w:pStyle w:val="Code"/>
        <w:rPr>
          <w:highlight w:val="white"/>
        </w:rPr>
      </w:pPr>
      <w:r w:rsidRPr="00EC65DE">
        <w:rPr>
          <w:highlight w:val="white"/>
        </w:rPr>
        <w:t xml:space="preserve">                         Message.Keyword_defined_twice);</w:t>
      </w:r>
    </w:p>
    <w:p w14:paraId="771EEBD3" w14:textId="77777777" w:rsidR="00EC65DE" w:rsidRPr="00EC65DE" w:rsidRDefault="00EC65DE" w:rsidP="00EC65DE">
      <w:pPr>
        <w:pStyle w:val="Code"/>
        <w:rPr>
          <w:highlight w:val="white"/>
        </w:rPr>
      </w:pPr>
      <w:r w:rsidRPr="00EC65DE">
        <w:rPr>
          <w:highlight w:val="white"/>
        </w:rPr>
        <w:t xml:space="preserve">          }</w:t>
      </w:r>
    </w:p>
    <w:p w14:paraId="7849FD2D" w14:textId="77777777" w:rsidR="00EC65DE" w:rsidRPr="00EC65DE" w:rsidRDefault="00EC65DE" w:rsidP="00EC65DE">
      <w:pPr>
        <w:pStyle w:val="Code"/>
        <w:rPr>
          <w:highlight w:val="white"/>
        </w:rPr>
      </w:pPr>
    </w:p>
    <w:p w14:paraId="4982AD8B" w14:textId="77777777" w:rsidR="00EC65DE" w:rsidRPr="00EC65DE" w:rsidRDefault="00EC65DE" w:rsidP="00EC65DE">
      <w:pPr>
        <w:pStyle w:val="Code"/>
        <w:rPr>
          <w:highlight w:val="white"/>
        </w:rPr>
      </w:pPr>
      <w:r w:rsidRPr="00EC65DE">
        <w:rPr>
          <w:highlight w:val="white"/>
        </w:rPr>
        <w:t xml:space="preserve">          totalMaskValue |= maskValue;</w:t>
      </w:r>
    </w:p>
    <w:p w14:paraId="354893A0" w14:textId="48737367" w:rsidR="00EC65DE" w:rsidRDefault="00EC65DE" w:rsidP="00EC65DE">
      <w:pPr>
        <w:pStyle w:val="Code"/>
        <w:rPr>
          <w:highlight w:val="white"/>
        </w:rPr>
      </w:pPr>
      <w:r w:rsidRPr="00EC65DE">
        <w:rPr>
          <w:highlight w:val="white"/>
        </w:rPr>
        <w:t xml:space="preserve">        }</w:t>
      </w:r>
    </w:p>
    <w:p w14:paraId="101F0D7D" w14:textId="057BCF76" w:rsidR="007C46DD" w:rsidRPr="00EC65DE" w:rsidRDefault="007C46DD" w:rsidP="009D6D7F">
      <w:pPr>
        <w:rPr>
          <w:highlight w:val="white"/>
        </w:rPr>
      </w:pPr>
      <w:r>
        <w:rPr>
          <w:highlight w:val="white"/>
        </w:rPr>
        <w:t xml:space="preserve">If the element of the list is not a </w:t>
      </w:r>
      <w:r w:rsidRPr="00830CE9">
        <w:rPr>
          <w:rStyle w:val="KeyWord0"/>
          <w:highlight w:val="white"/>
        </w:rPr>
        <w:t>Mask</w:t>
      </w:r>
      <w:r>
        <w:rPr>
          <w:highlight w:val="white"/>
        </w:rPr>
        <w:t xml:space="preserve"> enumeration, it mu</w:t>
      </w:r>
      <w:r w:rsidR="00830CE9">
        <w:rPr>
          <w:highlight w:val="white"/>
        </w:rPr>
        <w:t>st</w:t>
      </w:r>
      <w:r>
        <w:rPr>
          <w:highlight w:val="white"/>
        </w:rPr>
        <w:t xml:space="preserve"> be a type. If </w:t>
      </w:r>
      <w:r w:rsidR="009D6D7F">
        <w:rPr>
          <w:highlight w:val="white"/>
        </w:rPr>
        <w:t>more than one type accours in the list, we report an error.</w:t>
      </w:r>
    </w:p>
    <w:p w14:paraId="3C542AB5" w14:textId="77777777" w:rsidR="00EC65DE" w:rsidRPr="00EC65DE" w:rsidRDefault="00EC65DE" w:rsidP="00EC65DE">
      <w:pPr>
        <w:pStyle w:val="Code"/>
        <w:rPr>
          <w:highlight w:val="white"/>
        </w:rPr>
      </w:pPr>
      <w:r w:rsidRPr="00EC65DE">
        <w:rPr>
          <w:highlight w:val="white"/>
        </w:rPr>
        <w:t xml:space="preserve">        else {</w:t>
      </w:r>
    </w:p>
    <w:p w14:paraId="03F72378" w14:textId="77777777" w:rsidR="00EC65DE" w:rsidRPr="00EC65DE" w:rsidRDefault="00EC65DE" w:rsidP="00EC65DE">
      <w:pPr>
        <w:pStyle w:val="Code"/>
        <w:rPr>
          <w:highlight w:val="white"/>
        </w:rPr>
      </w:pPr>
      <w:r w:rsidRPr="00EC65DE">
        <w:rPr>
          <w:highlight w:val="white"/>
        </w:rPr>
        <w:t xml:space="preserve">          if (compoundType != null) {</w:t>
      </w:r>
    </w:p>
    <w:p w14:paraId="3B187189" w14:textId="77777777" w:rsidR="00EC65DE" w:rsidRPr="00EC65DE" w:rsidRDefault="00EC65DE" w:rsidP="00EC65DE">
      <w:pPr>
        <w:pStyle w:val="Code"/>
        <w:rPr>
          <w:highlight w:val="white"/>
        </w:rPr>
      </w:pPr>
      <w:r w:rsidRPr="00EC65DE">
        <w:rPr>
          <w:highlight w:val="white"/>
        </w:rPr>
        <w:t xml:space="preserve">            Assert.Error(MaskToString(totalMaskValue),</w:t>
      </w:r>
    </w:p>
    <w:p w14:paraId="33C85E6D" w14:textId="77777777" w:rsidR="00EC65DE" w:rsidRPr="00EC65DE" w:rsidRDefault="00EC65DE" w:rsidP="00EC65DE">
      <w:pPr>
        <w:pStyle w:val="Code"/>
        <w:rPr>
          <w:highlight w:val="white"/>
        </w:rPr>
      </w:pPr>
      <w:r w:rsidRPr="00EC65DE">
        <w:rPr>
          <w:highlight w:val="white"/>
        </w:rPr>
        <w:t xml:space="preserve">                         Message.Invalid_specifier_sequence);</w:t>
      </w:r>
    </w:p>
    <w:p w14:paraId="28DB4448" w14:textId="77777777" w:rsidR="00EC65DE" w:rsidRPr="00EC65DE" w:rsidRDefault="00EC65DE" w:rsidP="00EC65DE">
      <w:pPr>
        <w:pStyle w:val="Code"/>
        <w:rPr>
          <w:highlight w:val="white"/>
        </w:rPr>
      </w:pPr>
      <w:r w:rsidRPr="00EC65DE">
        <w:rPr>
          <w:highlight w:val="white"/>
        </w:rPr>
        <w:t xml:space="preserve">          }</w:t>
      </w:r>
    </w:p>
    <w:p w14:paraId="7ED738F9" w14:textId="77777777" w:rsidR="00EC65DE" w:rsidRPr="00EC65DE" w:rsidRDefault="00EC65DE" w:rsidP="00EC65DE">
      <w:pPr>
        <w:pStyle w:val="Code"/>
        <w:rPr>
          <w:highlight w:val="white"/>
        </w:rPr>
      </w:pPr>
    </w:p>
    <w:p w14:paraId="21B198DA" w14:textId="77777777" w:rsidR="00EC65DE" w:rsidRPr="00EC65DE" w:rsidRDefault="00EC65DE" w:rsidP="00EC65DE">
      <w:pPr>
        <w:pStyle w:val="Code"/>
        <w:rPr>
          <w:highlight w:val="white"/>
        </w:rPr>
      </w:pPr>
      <w:r w:rsidRPr="00EC65DE">
        <w:rPr>
          <w:highlight w:val="white"/>
        </w:rPr>
        <w:t xml:space="preserve">          compoundType = (Type) obj;</w:t>
      </w:r>
    </w:p>
    <w:p w14:paraId="3541A85B" w14:textId="77777777" w:rsidR="00EC65DE" w:rsidRPr="00EC65DE" w:rsidRDefault="00EC65DE" w:rsidP="00EC65DE">
      <w:pPr>
        <w:pStyle w:val="Code"/>
        <w:rPr>
          <w:highlight w:val="white"/>
        </w:rPr>
      </w:pPr>
      <w:r w:rsidRPr="00EC65DE">
        <w:rPr>
          <w:highlight w:val="white"/>
        </w:rPr>
        <w:t xml:space="preserve">        }</w:t>
      </w:r>
    </w:p>
    <w:p w14:paraId="32E477A3" w14:textId="77777777" w:rsidR="00EC65DE" w:rsidRPr="00EC65DE" w:rsidRDefault="00EC65DE" w:rsidP="00EC65DE">
      <w:pPr>
        <w:pStyle w:val="Code"/>
        <w:rPr>
          <w:highlight w:val="white"/>
        </w:rPr>
      </w:pPr>
      <w:r w:rsidRPr="00EC65DE">
        <w:rPr>
          <w:highlight w:val="white"/>
        </w:rPr>
        <w:t xml:space="preserve">      }</w:t>
      </w:r>
    </w:p>
    <w:p w14:paraId="7313419A" w14:textId="00BE6B1E" w:rsidR="00FE286F" w:rsidRDefault="000B76E5" w:rsidP="00C550E9">
      <w:r>
        <w:t>When we have the final mask, we begin by extracting the storage.</w:t>
      </w:r>
      <w:r w:rsidR="00FE286F">
        <w:t xml:space="preserve"> The storage is </w:t>
      </w:r>
      <w:r w:rsidR="002F35C1">
        <w:t>initializer</w:t>
      </w:r>
      <w:r w:rsidR="00FE286F">
        <w:t xml:space="preserve">ially set to null, and </w:t>
      </w:r>
      <w:r w:rsidR="009974EA">
        <w:t>we mask out the storage part of the total mask. I</w:t>
      </w:r>
      <w:r w:rsidR="00FE286F">
        <w:t xml:space="preserve">t is possible that there was no storage in the specifier list. </w:t>
      </w:r>
      <w:r w:rsidR="003A7671">
        <w:t>However, if the</w:t>
      </w:r>
      <w:r w:rsidR="009974EA">
        <w:t xml:space="preserve">re is a storage it must match </w:t>
      </w:r>
      <w:r w:rsidR="004F1F6D">
        <w:t>one of the storage masks. If it does not match, more than one storage specifiers was present in the declaration specifier list, and we report an error.</w:t>
      </w:r>
    </w:p>
    <w:p w14:paraId="62EB03DF" w14:textId="77777777" w:rsidR="00EC65DE" w:rsidRPr="00EC65DE" w:rsidRDefault="00EC65DE" w:rsidP="00EC65DE">
      <w:pPr>
        <w:pStyle w:val="Code"/>
        <w:rPr>
          <w:highlight w:val="white"/>
        </w:rPr>
      </w:pPr>
      <w:r w:rsidRPr="00EC65DE">
        <w:rPr>
          <w:highlight w:val="white"/>
        </w:rPr>
        <w:t xml:space="preserve">      Storage? storage = null;</w:t>
      </w:r>
    </w:p>
    <w:p w14:paraId="6D008090" w14:textId="77777777" w:rsidR="00EC65DE" w:rsidRPr="00EC65DE" w:rsidRDefault="00EC65DE" w:rsidP="00EC65DE">
      <w:pPr>
        <w:pStyle w:val="Code"/>
        <w:rPr>
          <w:highlight w:val="white"/>
        </w:rPr>
      </w:pPr>
      <w:r w:rsidRPr="00EC65DE">
        <w:rPr>
          <w:highlight w:val="white"/>
        </w:rPr>
        <w:t xml:space="preserve">      { int totalStorageValue = totalMaskValue &amp; ((int) Mask.StorageMask);</w:t>
      </w:r>
    </w:p>
    <w:p w14:paraId="47510C7F" w14:textId="77777777" w:rsidR="00EC65DE" w:rsidRPr="00EC65DE" w:rsidRDefault="00EC65DE" w:rsidP="00EC65DE">
      <w:pPr>
        <w:pStyle w:val="Code"/>
        <w:rPr>
          <w:highlight w:val="white"/>
        </w:rPr>
      </w:pPr>
    </w:p>
    <w:p w14:paraId="0B594B77" w14:textId="77777777" w:rsidR="00EC65DE" w:rsidRPr="00EC65DE" w:rsidRDefault="00EC65DE" w:rsidP="00EC65DE">
      <w:pPr>
        <w:pStyle w:val="Code"/>
        <w:rPr>
          <w:highlight w:val="white"/>
        </w:rPr>
      </w:pPr>
      <w:r w:rsidRPr="00EC65DE">
        <w:rPr>
          <w:highlight w:val="white"/>
        </w:rPr>
        <w:t xml:space="preserve">        if (totalStorageValue != 0) {</w:t>
      </w:r>
    </w:p>
    <w:p w14:paraId="7BB0DA36" w14:textId="77777777" w:rsidR="00EC65DE" w:rsidRPr="00EC65DE" w:rsidRDefault="00EC65DE" w:rsidP="00EC65DE">
      <w:pPr>
        <w:pStyle w:val="Code"/>
        <w:rPr>
          <w:highlight w:val="white"/>
        </w:rPr>
      </w:pPr>
      <w:r w:rsidRPr="00EC65DE">
        <w:rPr>
          <w:highlight w:val="white"/>
        </w:rPr>
        <w:t xml:space="preserve">          if (!Enum.IsDefined(typeof(Mask), totalStorageValue)) {</w:t>
      </w:r>
    </w:p>
    <w:p w14:paraId="4AB03C7B" w14:textId="77777777" w:rsidR="00EC65DE" w:rsidRPr="00EC65DE" w:rsidRDefault="00EC65DE" w:rsidP="00EC65DE">
      <w:pPr>
        <w:pStyle w:val="Code"/>
        <w:rPr>
          <w:highlight w:val="white"/>
        </w:rPr>
      </w:pPr>
      <w:r w:rsidRPr="00EC65DE">
        <w:rPr>
          <w:highlight w:val="white"/>
        </w:rPr>
        <w:t xml:space="preserve">            Assert.Error(MaskToString(totalStorageValue),</w:t>
      </w:r>
    </w:p>
    <w:p w14:paraId="660D260E" w14:textId="77777777" w:rsidR="00EC65DE" w:rsidRPr="00EC65DE" w:rsidRDefault="00EC65DE" w:rsidP="00EC65DE">
      <w:pPr>
        <w:pStyle w:val="Code"/>
        <w:rPr>
          <w:highlight w:val="white"/>
        </w:rPr>
      </w:pPr>
      <w:r w:rsidRPr="00EC65DE">
        <w:rPr>
          <w:highlight w:val="white"/>
        </w:rPr>
        <w:t xml:space="preserve">                         Message.Invalid_specifier_sequence);</w:t>
      </w:r>
    </w:p>
    <w:p w14:paraId="2179CC17" w14:textId="77777777" w:rsidR="00EC65DE" w:rsidRPr="00EC65DE" w:rsidRDefault="00EC65DE" w:rsidP="00EC65DE">
      <w:pPr>
        <w:pStyle w:val="Code"/>
        <w:rPr>
          <w:highlight w:val="white"/>
        </w:rPr>
      </w:pPr>
      <w:r w:rsidRPr="00EC65DE">
        <w:rPr>
          <w:highlight w:val="white"/>
        </w:rPr>
        <w:t xml:space="preserve">          }</w:t>
      </w:r>
    </w:p>
    <w:p w14:paraId="58976280" w14:textId="77777777" w:rsidR="00EC65DE" w:rsidRPr="00EC65DE" w:rsidRDefault="00EC65DE" w:rsidP="00EC65DE">
      <w:pPr>
        <w:pStyle w:val="Code"/>
        <w:rPr>
          <w:highlight w:val="white"/>
        </w:rPr>
      </w:pPr>
    </w:p>
    <w:p w14:paraId="42AAA1AA" w14:textId="77777777" w:rsidR="00EC65DE" w:rsidRPr="00EC65DE" w:rsidRDefault="00EC65DE" w:rsidP="00EC65DE">
      <w:pPr>
        <w:pStyle w:val="Code"/>
        <w:rPr>
          <w:highlight w:val="white"/>
        </w:rPr>
      </w:pPr>
      <w:r w:rsidRPr="00EC65DE">
        <w:rPr>
          <w:highlight w:val="white"/>
        </w:rPr>
        <w:t xml:space="preserve">          storage = (Storage) totalStorageValue;</w:t>
      </w:r>
    </w:p>
    <w:p w14:paraId="2708D671" w14:textId="77777777" w:rsidR="00EC65DE" w:rsidRPr="00EC65DE" w:rsidRDefault="00EC65DE" w:rsidP="00EC65DE">
      <w:pPr>
        <w:pStyle w:val="Code"/>
        <w:rPr>
          <w:highlight w:val="white"/>
        </w:rPr>
      </w:pPr>
      <w:r w:rsidRPr="00EC65DE">
        <w:rPr>
          <w:highlight w:val="white"/>
        </w:rPr>
        <w:t xml:space="preserve">        }</w:t>
      </w:r>
    </w:p>
    <w:p w14:paraId="1917852B" w14:textId="70FB433B" w:rsidR="00EC65DE" w:rsidRDefault="00EC65DE" w:rsidP="00EC65DE">
      <w:pPr>
        <w:pStyle w:val="Code"/>
        <w:rPr>
          <w:highlight w:val="white"/>
        </w:rPr>
      </w:pPr>
      <w:r w:rsidRPr="00EC65DE">
        <w:rPr>
          <w:highlight w:val="white"/>
        </w:rPr>
        <w:t xml:space="preserve">      }</w:t>
      </w:r>
    </w:p>
    <w:p w14:paraId="73A46988" w14:textId="46DB0594" w:rsidR="007937C0" w:rsidRDefault="007937C0" w:rsidP="007937C0">
      <w:pPr>
        <w:rPr>
          <w:highlight w:val="white"/>
        </w:rPr>
      </w:pPr>
      <w:r>
        <w:rPr>
          <w:highlight w:val="white"/>
        </w:rPr>
        <w:lastRenderedPageBreak/>
        <w:t>The next step is to determine the</w:t>
      </w:r>
      <w:r w:rsidR="00DE1632">
        <w:rPr>
          <w:highlight w:val="white"/>
        </w:rPr>
        <w:t xml:space="preserve"> </w:t>
      </w:r>
      <w:r w:rsidR="00643D40">
        <w:rPr>
          <w:highlight w:val="white"/>
        </w:rPr>
        <w:t>external linkage. The symbol has externa linkage if the scope of the current symbol table is global</w:t>
      </w:r>
      <w:r w:rsidR="00F26A06">
        <w:rPr>
          <w:highlight w:val="white"/>
        </w:rPr>
        <w:t xml:space="preserve"> (</w:t>
      </w:r>
      <w:r w:rsidR="00643D40">
        <w:rPr>
          <w:highlight w:val="white"/>
        </w:rPr>
        <w:t>the symbol is defined in global space</w:t>
      </w:r>
      <w:r w:rsidR="00F26A06">
        <w:rPr>
          <w:highlight w:val="white"/>
        </w:rPr>
        <w:t>)</w:t>
      </w:r>
      <w:r w:rsidR="00643D40">
        <w:rPr>
          <w:highlight w:val="white"/>
        </w:rPr>
        <w:t xml:space="preserve"> </w:t>
      </w:r>
      <w:r w:rsidR="00F26A06">
        <w:rPr>
          <w:highlight w:val="white"/>
        </w:rPr>
        <w:t xml:space="preserve">and if the symbol is not a function parameter.  The </w:t>
      </w:r>
      <w:r w:rsidR="00F26A06" w:rsidRPr="00F26A06">
        <w:rPr>
          <w:rStyle w:val="KeyWord0"/>
          <w:highlight w:val="white"/>
        </w:rPr>
        <w:t>CallDepth</w:t>
      </w:r>
      <w:r w:rsidR="00F26A06">
        <w:rPr>
          <w:highlight w:val="white"/>
        </w:rPr>
        <w:t xml:space="preserve"> is increased for each </w:t>
      </w:r>
      <w:r w:rsidR="006D370E">
        <w:rPr>
          <w:highlight w:val="white"/>
        </w:rPr>
        <w:t xml:space="preserve">function parameter </w:t>
      </w:r>
      <w:r w:rsidR="00C37108">
        <w:rPr>
          <w:highlight w:val="white"/>
        </w:rPr>
        <w:t>definition</w:t>
      </w:r>
      <w:r w:rsidR="006D370E">
        <w:rPr>
          <w:highlight w:val="white"/>
        </w:rPr>
        <w:t xml:space="preserve">, so it is zero if there is no function </w:t>
      </w:r>
      <w:r w:rsidR="00C37108">
        <w:rPr>
          <w:highlight w:val="white"/>
        </w:rPr>
        <w:t>definition</w:t>
      </w:r>
      <w:r w:rsidR="006D370E">
        <w:rPr>
          <w:highlight w:val="white"/>
        </w:rPr>
        <w:t>. Moreover, the storage shall be null (is has not been stated in the declaration specifier list) or extern. If the symbol is static</w:t>
      </w:r>
      <w:r w:rsidR="006B6A45">
        <w:rPr>
          <w:highlight w:val="white"/>
        </w:rPr>
        <w:t xml:space="preserve"> </w:t>
      </w:r>
      <w:r w:rsidR="003A1CDE">
        <w:rPr>
          <w:highlight w:val="white"/>
        </w:rPr>
        <w:t xml:space="preserve">in global scope </w:t>
      </w:r>
      <w:r w:rsidR="006B6A45">
        <w:rPr>
          <w:highlight w:val="white"/>
        </w:rPr>
        <w:t>it has not external linkage.</w:t>
      </w:r>
    </w:p>
    <w:p w14:paraId="19490B05" w14:textId="1A7E2028" w:rsidR="009708E3" w:rsidRDefault="00EC65DE" w:rsidP="00EC65DE">
      <w:pPr>
        <w:pStyle w:val="Code"/>
        <w:rPr>
          <w:highlight w:val="white"/>
        </w:rPr>
      </w:pPr>
      <w:r w:rsidRPr="00EC65DE">
        <w:rPr>
          <w:highlight w:val="white"/>
        </w:rPr>
        <w:t xml:space="preserve">      bool externalLinkage = (SymbolTable.CurrentTable.Scope == Scope.Global)</w:t>
      </w:r>
    </w:p>
    <w:p w14:paraId="1870A4A4" w14:textId="687D6E0B" w:rsidR="00EC65DE" w:rsidRPr="00EC65DE" w:rsidRDefault="009708E3" w:rsidP="009708E3">
      <w:pPr>
        <w:pStyle w:val="Code"/>
        <w:rPr>
          <w:highlight w:val="white"/>
        </w:rPr>
      </w:pPr>
      <w:r>
        <w:rPr>
          <w:highlight w:val="white"/>
        </w:rPr>
        <w:t xml:space="preserve">                            </w:t>
      </w:r>
      <w:r w:rsidR="00EC65DE" w:rsidRPr="00EC65DE">
        <w:rPr>
          <w:highlight w:val="white"/>
        </w:rPr>
        <w:t xml:space="preserve"> &amp;&amp;</w:t>
      </w:r>
      <w:r>
        <w:rPr>
          <w:highlight w:val="white"/>
        </w:rPr>
        <w:t xml:space="preserve"> </w:t>
      </w:r>
      <w:r w:rsidR="00EC65DE" w:rsidRPr="00EC65DE">
        <w:rPr>
          <w:highlight w:val="white"/>
        </w:rPr>
        <w:t>(CCompiler_Main.Parser.CallDepth == 0) &amp;&amp;</w:t>
      </w:r>
    </w:p>
    <w:p w14:paraId="5099FAC5" w14:textId="77777777" w:rsidR="009708E3" w:rsidRDefault="00EC65DE" w:rsidP="00EC65DE">
      <w:pPr>
        <w:pStyle w:val="Code"/>
        <w:rPr>
          <w:highlight w:val="white"/>
        </w:rPr>
      </w:pPr>
      <w:r w:rsidRPr="00EC65DE">
        <w:rPr>
          <w:highlight w:val="white"/>
        </w:rPr>
        <w:t xml:space="preserve">                             ((storage == null) ||</w:t>
      </w:r>
    </w:p>
    <w:p w14:paraId="3468E3E5" w14:textId="57EAA229" w:rsidR="00EC65DE" w:rsidRPr="00EC65DE" w:rsidRDefault="009708E3" w:rsidP="00EC65DE">
      <w:pPr>
        <w:pStyle w:val="Code"/>
        <w:rPr>
          <w:highlight w:val="white"/>
        </w:rPr>
      </w:pPr>
      <w:r>
        <w:rPr>
          <w:highlight w:val="white"/>
        </w:rPr>
        <w:t xml:space="preserve">                             </w:t>
      </w:r>
      <w:r w:rsidR="00EC65DE" w:rsidRPr="00EC65DE">
        <w:rPr>
          <w:highlight w:val="white"/>
        </w:rPr>
        <w:t xml:space="preserve"> (storage == CCompiler.Storage.Extern));</w:t>
      </w:r>
    </w:p>
    <w:p w14:paraId="36FBAA80" w14:textId="5C207478" w:rsidR="00EC65DE" w:rsidRPr="00EC65DE" w:rsidRDefault="00AE56AC" w:rsidP="00380AB0">
      <w:pPr>
        <w:rPr>
          <w:highlight w:val="white"/>
        </w:rPr>
      </w:pPr>
      <w:r>
        <w:rPr>
          <w:highlight w:val="white"/>
        </w:rPr>
        <w:t xml:space="preserve">When the storage and external linkage has been taken care of, we perform a series of </w:t>
      </w:r>
      <w:r w:rsidR="00FD63AD">
        <w:rPr>
          <w:highlight w:val="white"/>
        </w:rPr>
        <w:t xml:space="preserve">error checks. If the symbol is a function parameter </w:t>
      </w:r>
      <w:r w:rsidR="00430FD1">
        <w:rPr>
          <w:highlight w:val="white"/>
        </w:rPr>
        <w:t xml:space="preserve">(the </w:t>
      </w:r>
      <w:r w:rsidR="00430FD1" w:rsidRPr="00430FD1">
        <w:rPr>
          <w:rStyle w:val="KeyWord0"/>
          <w:highlight w:val="white"/>
        </w:rPr>
        <w:t>CallDepth</w:t>
      </w:r>
      <w:r w:rsidR="00430FD1">
        <w:rPr>
          <w:highlight w:val="white"/>
        </w:rPr>
        <w:t xml:space="preserve"> variable is more than zero) the storage must be null, auto or register.</w:t>
      </w:r>
    </w:p>
    <w:p w14:paraId="6FC8AFF6" w14:textId="77777777" w:rsidR="00EC65DE" w:rsidRPr="00EC65DE" w:rsidRDefault="00EC65DE" w:rsidP="00EC65DE">
      <w:pPr>
        <w:pStyle w:val="Code"/>
        <w:rPr>
          <w:highlight w:val="white"/>
        </w:rPr>
      </w:pPr>
      <w:r w:rsidRPr="00EC65DE">
        <w:rPr>
          <w:highlight w:val="white"/>
        </w:rPr>
        <w:t xml:space="preserve">      if (CCompiler_Main.Parser.CallDepth &gt; 0) {</w:t>
      </w:r>
    </w:p>
    <w:p w14:paraId="5D5B3D43" w14:textId="77777777" w:rsidR="005D43B5" w:rsidRDefault="00EC65DE" w:rsidP="00EC65DE">
      <w:pPr>
        <w:pStyle w:val="Code"/>
        <w:rPr>
          <w:highlight w:val="white"/>
        </w:rPr>
      </w:pPr>
      <w:r w:rsidRPr="00EC65DE">
        <w:rPr>
          <w:highlight w:val="white"/>
        </w:rPr>
        <w:t xml:space="preserve">        Assert.Error((storage == null) || (storage == Storage.Auto) || </w:t>
      </w:r>
    </w:p>
    <w:p w14:paraId="40FE73BD" w14:textId="77777777" w:rsidR="002709A0" w:rsidRDefault="005D43B5" w:rsidP="00EC65DE">
      <w:pPr>
        <w:pStyle w:val="Code"/>
        <w:rPr>
          <w:highlight w:val="white"/>
        </w:rPr>
      </w:pPr>
      <w:r>
        <w:rPr>
          <w:highlight w:val="white"/>
        </w:rPr>
        <w:t xml:space="preserve">                     </w:t>
      </w:r>
      <w:r w:rsidR="00EC65DE" w:rsidRPr="00EC65DE">
        <w:rPr>
          <w:highlight w:val="white"/>
        </w:rPr>
        <w:t>(storage == Storage.Register), storage,</w:t>
      </w:r>
      <w:r w:rsidR="003F62B8">
        <w:rPr>
          <w:highlight w:val="white"/>
        </w:rPr>
        <w:t xml:space="preserve"> </w:t>
      </w:r>
      <w:r w:rsidR="00EC65DE" w:rsidRPr="00EC65DE">
        <w:rPr>
          <w:highlight w:val="white"/>
        </w:rPr>
        <w:t>Message.</w:t>
      </w:r>
    </w:p>
    <w:p w14:paraId="60F50CD1" w14:textId="5AE83843" w:rsidR="00EC65DE" w:rsidRPr="00EC65DE" w:rsidRDefault="002709A0" w:rsidP="00EC65DE">
      <w:pPr>
        <w:pStyle w:val="Code"/>
        <w:rPr>
          <w:highlight w:val="white"/>
        </w:rPr>
      </w:pPr>
      <w:r>
        <w:rPr>
          <w:highlight w:val="white"/>
        </w:rPr>
        <w:t xml:space="preserve">          </w:t>
      </w:r>
      <w:r w:rsidR="00EC65DE" w:rsidRPr="00EC65DE">
        <w:rPr>
          <w:highlight w:val="white"/>
        </w:rPr>
        <w:t>Only_auto_or_register_storage_allowed_in_parameter_declaration);</w:t>
      </w:r>
    </w:p>
    <w:p w14:paraId="33F99FAB" w14:textId="64210C76" w:rsidR="00EC65DE" w:rsidRDefault="00EC65DE" w:rsidP="00EC65DE">
      <w:pPr>
        <w:pStyle w:val="Code"/>
        <w:rPr>
          <w:highlight w:val="white"/>
        </w:rPr>
      </w:pPr>
      <w:r w:rsidRPr="00EC65DE">
        <w:rPr>
          <w:highlight w:val="white"/>
        </w:rPr>
        <w:t xml:space="preserve">      }</w:t>
      </w:r>
    </w:p>
    <w:p w14:paraId="62E80825" w14:textId="0F6661CE" w:rsidR="00430FD1" w:rsidRPr="00EC65DE" w:rsidRDefault="00430FD1" w:rsidP="00DF5615">
      <w:pPr>
        <w:rPr>
          <w:highlight w:val="white"/>
        </w:rPr>
      </w:pPr>
      <w:r>
        <w:rPr>
          <w:highlight w:val="white"/>
        </w:rPr>
        <w:t xml:space="preserve">If the scope of the current symbol table is struct or union, the </w:t>
      </w:r>
      <w:r w:rsidR="00DF5615">
        <w:rPr>
          <w:highlight w:val="white"/>
        </w:rPr>
        <w:t>storage must also be null, auto, or register.</w:t>
      </w:r>
    </w:p>
    <w:p w14:paraId="0A6F3E16" w14:textId="77777777" w:rsidR="00EC65DE" w:rsidRPr="00EC65DE" w:rsidRDefault="00EC65DE" w:rsidP="00EC65DE">
      <w:pPr>
        <w:pStyle w:val="Code"/>
        <w:rPr>
          <w:highlight w:val="white"/>
        </w:rPr>
      </w:pPr>
      <w:r w:rsidRPr="00EC65DE">
        <w:rPr>
          <w:highlight w:val="white"/>
        </w:rPr>
        <w:t xml:space="preserve">      else if ((SymbolTable.CurrentTable.Scope == Scope.Struct) ||</w:t>
      </w:r>
    </w:p>
    <w:p w14:paraId="68AD9919" w14:textId="77777777" w:rsidR="00EC65DE" w:rsidRPr="00EC65DE" w:rsidRDefault="00EC65DE" w:rsidP="00EC65DE">
      <w:pPr>
        <w:pStyle w:val="Code"/>
        <w:rPr>
          <w:highlight w:val="white"/>
        </w:rPr>
      </w:pPr>
      <w:r w:rsidRPr="00EC65DE">
        <w:rPr>
          <w:highlight w:val="white"/>
        </w:rPr>
        <w:t xml:space="preserve">               (SymbolTable.CurrentTable.Scope == Scope.Union)) {</w:t>
      </w:r>
    </w:p>
    <w:p w14:paraId="772E79D3" w14:textId="77777777" w:rsidR="002C6080" w:rsidRDefault="00EC65DE" w:rsidP="00EC65DE">
      <w:pPr>
        <w:pStyle w:val="Code"/>
        <w:rPr>
          <w:highlight w:val="white"/>
        </w:rPr>
      </w:pPr>
      <w:r w:rsidRPr="00EC65DE">
        <w:rPr>
          <w:highlight w:val="white"/>
        </w:rPr>
        <w:t xml:space="preserve">          Assert.Error((storage == null) || (storage == Storage.Auto) ||</w:t>
      </w:r>
    </w:p>
    <w:p w14:paraId="062BE95E" w14:textId="2D384059" w:rsidR="00024F2D" w:rsidRDefault="002C6080" w:rsidP="00EC65DE">
      <w:pPr>
        <w:pStyle w:val="Code"/>
        <w:rPr>
          <w:highlight w:val="white"/>
        </w:rPr>
      </w:pPr>
      <w:r>
        <w:rPr>
          <w:highlight w:val="white"/>
        </w:rPr>
        <w:t xml:space="preserve">                      </w:t>
      </w:r>
      <w:r w:rsidR="00EC65DE" w:rsidRPr="00EC65DE">
        <w:rPr>
          <w:highlight w:val="white"/>
        </w:rPr>
        <w:t xml:space="preserve"> (storage == Storage.Register), storage,</w:t>
      </w:r>
      <w:r w:rsidR="00034A97">
        <w:rPr>
          <w:highlight w:val="white"/>
        </w:rPr>
        <w:t xml:space="preserve"> </w:t>
      </w:r>
      <w:r w:rsidR="00EC65DE" w:rsidRPr="00EC65DE">
        <w:rPr>
          <w:highlight w:val="white"/>
        </w:rPr>
        <w:t>Message.</w:t>
      </w:r>
    </w:p>
    <w:p w14:paraId="6A344F72" w14:textId="543E87B6" w:rsidR="00EC65DE" w:rsidRPr="00EC65DE" w:rsidRDefault="00024F2D" w:rsidP="00EC65DE">
      <w:pPr>
        <w:pStyle w:val="Code"/>
        <w:rPr>
          <w:highlight w:val="white"/>
        </w:rPr>
      </w:pPr>
      <w:r>
        <w:rPr>
          <w:highlight w:val="white"/>
        </w:rPr>
        <w:t xml:space="preserve">            </w:t>
      </w:r>
      <w:r w:rsidR="00EC65DE" w:rsidRPr="00EC65DE">
        <w:rPr>
          <w:highlight w:val="white"/>
        </w:rPr>
        <w:t xml:space="preserve">Only_auto_or_register_storage_allowed_for_struct_or_union_scope);  </w:t>
      </w:r>
    </w:p>
    <w:p w14:paraId="73D8AC11" w14:textId="77777777" w:rsidR="00EC65DE" w:rsidRPr="00EC65DE" w:rsidRDefault="00EC65DE" w:rsidP="00EC65DE">
      <w:pPr>
        <w:pStyle w:val="Code"/>
        <w:rPr>
          <w:highlight w:val="white"/>
        </w:rPr>
      </w:pPr>
      <w:r w:rsidRPr="00EC65DE">
        <w:rPr>
          <w:highlight w:val="white"/>
        </w:rPr>
        <w:t xml:space="preserve">      }</w:t>
      </w:r>
    </w:p>
    <w:p w14:paraId="2992EA82" w14:textId="19F3669B" w:rsidR="0047241D" w:rsidRPr="00EC65DE" w:rsidRDefault="0047241D" w:rsidP="0047241D">
      <w:pPr>
        <w:rPr>
          <w:highlight w:val="white"/>
        </w:rPr>
      </w:pPr>
      <w:r>
        <w:rPr>
          <w:highlight w:val="white"/>
        </w:rPr>
        <w:t xml:space="preserve">If the scope of the current symbol table is global, the storage must also be null, </w:t>
      </w:r>
      <w:r w:rsidR="0086362A">
        <w:rPr>
          <w:highlight w:val="white"/>
        </w:rPr>
        <w:t>extern, static, or typedef.</w:t>
      </w:r>
    </w:p>
    <w:p w14:paraId="5A4DF858" w14:textId="77777777" w:rsidR="00EC65DE" w:rsidRPr="00EC65DE" w:rsidRDefault="00EC65DE" w:rsidP="00EC65DE">
      <w:pPr>
        <w:pStyle w:val="Code"/>
        <w:rPr>
          <w:highlight w:val="white"/>
        </w:rPr>
      </w:pPr>
      <w:r w:rsidRPr="00EC65DE">
        <w:rPr>
          <w:highlight w:val="white"/>
        </w:rPr>
        <w:t xml:space="preserve">      else if (SymbolTable.CurrentTable.Scope == Scope.Global) {</w:t>
      </w:r>
    </w:p>
    <w:p w14:paraId="7C3D1EA8" w14:textId="77777777" w:rsidR="00EC65DE" w:rsidRPr="00EC65DE" w:rsidRDefault="00EC65DE" w:rsidP="00EC65DE">
      <w:pPr>
        <w:pStyle w:val="Code"/>
        <w:rPr>
          <w:highlight w:val="white"/>
        </w:rPr>
      </w:pPr>
      <w:r w:rsidRPr="00EC65DE">
        <w:rPr>
          <w:highlight w:val="white"/>
        </w:rPr>
        <w:t xml:space="preserve">          Assert.Error((storage == null) || (storage == Storage.Extern) ||</w:t>
      </w:r>
    </w:p>
    <w:p w14:paraId="6CEC0000" w14:textId="77777777" w:rsidR="002709A0" w:rsidRDefault="00EC65DE" w:rsidP="00EC65DE">
      <w:pPr>
        <w:pStyle w:val="Code"/>
        <w:rPr>
          <w:highlight w:val="white"/>
        </w:rPr>
      </w:pPr>
      <w:r w:rsidRPr="00EC65DE">
        <w:rPr>
          <w:highlight w:val="white"/>
        </w:rPr>
        <w:t xml:space="preserve">                       (storage == Storage.Static) ||</w:t>
      </w:r>
    </w:p>
    <w:p w14:paraId="30AD8BFF" w14:textId="45570606" w:rsidR="00EC65DE" w:rsidRDefault="002709A0" w:rsidP="00EC65DE">
      <w:pPr>
        <w:pStyle w:val="Code"/>
        <w:rPr>
          <w:highlight w:val="white"/>
        </w:rPr>
      </w:pPr>
      <w:r>
        <w:rPr>
          <w:highlight w:val="white"/>
        </w:rPr>
        <w:t xml:space="preserve">                     </w:t>
      </w:r>
      <w:r w:rsidR="00EC65DE" w:rsidRPr="00EC65DE">
        <w:rPr>
          <w:highlight w:val="white"/>
        </w:rPr>
        <w:t xml:space="preserve"> (storage == Storage.Typedef), storage, Message.</w:t>
      </w:r>
    </w:p>
    <w:p w14:paraId="0CE07421" w14:textId="34C85BBE" w:rsidR="00EC65DE" w:rsidRPr="00EC65DE" w:rsidRDefault="002709A0" w:rsidP="00EC65DE">
      <w:pPr>
        <w:pStyle w:val="Code"/>
        <w:rPr>
          <w:highlight w:val="white"/>
        </w:rPr>
      </w:pPr>
      <w:r>
        <w:rPr>
          <w:highlight w:val="white"/>
        </w:rPr>
        <w:t xml:space="preserve">        </w:t>
      </w:r>
      <w:r w:rsidR="00EC65DE" w:rsidRPr="00EC65DE">
        <w:rPr>
          <w:highlight w:val="white"/>
        </w:rPr>
        <w:t>Only_extern____static____or_typedef_storage_allowed_in_global_scope);</w:t>
      </w:r>
    </w:p>
    <w:p w14:paraId="724F30F5" w14:textId="62097005" w:rsidR="00EC65DE" w:rsidRPr="00EC65DE" w:rsidRDefault="00EC65DE" w:rsidP="00EC65DE">
      <w:pPr>
        <w:pStyle w:val="Code"/>
        <w:rPr>
          <w:highlight w:val="white"/>
        </w:rPr>
      </w:pPr>
      <w:r w:rsidRPr="00EC65DE">
        <w:rPr>
          <w:highlight w:val="white"/>
        </w:rPr>
        <w:t xml:space="preserve">      }</w:t>
      </w:r>
    </w:p>
    <w:p w14:paraId="51C335DF" w14:textId="0FA808D8" w:rsidR="006B225B" w:rsidRPr="00853E5D" w:rsidRDefault="00853E5D" w:rsidP="00853E5D">
      <w:pPr>
        <w:rPr>
          <w:color w:val="auto"/>
        </w:rPr>
      </w:pPr>
      <w:r>
        <w:t>If there is a compound type and if it is an enumeration, we need to add its members as signed integers to the symbol table.</w:t>
      </w:r>
    </w:p>
    <w:p w14:paraId="2963B169" w14:textId="77777777" w:rsidR="009A5544" w:rsidRPr="009A5544" w:rsidRDefault="009A5544" w:rsidP="009A5544">
      <w:pPr>
        <w:pStyle w:val="Code"/>
        <w:rPr>
          <w:highlight w:val="white"/>
        </w:rPr>
      </w:pPr>
      <w:r w:rsidRPr="009A5544">
        <w:rPr>
          <w:highlight w:val="white"/>
        </w:rPr>
        <w:t xml:space="preserve">      if ((compoundType != null) &amp;&amp; (compoundType.EnumerationItemSet != null)){</w:t>
      </w:r>
    </w:p>
    <w:p w14:paraId="7099D292" w14:textId="77777777" w:rsidR="009A5544" w:rsidRPr="009A5544" w:rsidRDefault="009A5544" w:rsidP="009A5544">
      <w:pPr>
        <w:pStyle w:val="Code"/>
        <w:rPr>
          <w:highlight w:val="white"/>
        </w:rPr>
      </w:pPr>
      <w:r w:rsidRPr="009A5544">
        <w:rPr>
          <w:highlight w:val="white"/>
        </w:rPr>
        <w:t xml:space="preserve">        if (storage != null) {</w:t>
      </w:r>
    </w:p>
    <w:p w14:paraId="58302B8A"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w:t>
      </w:r>
    </w:p>
    <w:p w14:paraId="4B033AC1" w14:textId="77777777" w:rsidR="009A5544" w:rsidRPr="009A5544" w:rsidRDefault="009A5544" w:rsidP="009A5544">
      <w:pPr>
        <w:pStyle w:val="Code"/>
        <w:rPr>
          <w:highlight w:val="white"/>
        </w:rPr>
      </w:pPr>
      <w:r w:rsidRPr="009A5544">
        <w:rPr>
          <w:highlight w:val="white"/>
        </w:rPr>
        <w:t xml:space="preserve">            Symbol enumSymbol = pair.First;          </w:t>
      </w:r>
    </w:p>
    <w:p w14:paraId="55F1CDFC" w14:textId="77777777" w:rsidR="009A5544" w:rsidRPr="009A5544" w:rsidRDefault="009A5544" w:rsidP="009A5544">
      <w:pPr>
        <w:pStyle w:val="Code"/>
        <w:rPr>
          <w:highlight w:val="white"/>
        </w:rPr>
      </w:pPr>
      <w:r w:rsidRPr="009A5544">
        <w:rPr>
          <w:highlight w:val="white"/>
        </w:rPr>
        <w:t xml:space="preserve">          </w:t>
      </w:r>
    </w:p>
    <w:p w14:paraId="38782E83" w14:textId="77777777" w:rsidR="009A5544" w:rsidRPr="009A5544" w:rsidRDefault="009A5544" w:rsidP="009A5544">
      <w:pPr>
        <w:pStyle w:val="Code"/>
        <w:rPr>
          <w:highlight w:val="white"/>
        </w:rPr>
      </w:pPr>
      <w:r w:rsidRPr="009A5544">
        <w:rPr>
          <w:highlight w:val="white"/>
        </w:rPr>
        <w:t xml:space="preserve">            switch (enumSymbol.Storage = storage.Value) {</w:t>
      </w:r>
    </w:p>
    <w:p w14:paraId="759D3BFE" w14:textId="77777777" w:rsidR="009A5544" w:rsidRPr="009A5544" w:rsidRDefault="009A5544" w:rsidP="009A5544">
      <w:pPr>
        <w:pStyle w:val="Code"/>
        <w:rPr>
          <w:highlight w:val="white"/>
        </w:rPr>
      </w:pPr>
      <w:r w:rsidRPr="009A5544">
        <w:rPr>
          <w:highlight w:val="white"/>
        </w:rPr>
        <w:t xml:space="preserve">              case CCompiler.Storage.Static:</w:t>
      </w:r>
    </w:p>
    <w:p w14:paraId="2C136866" w14:textId="77777777" w:rsidR="009A5544" w:rsidRPr="009A5544" w:rsidRDefault="009A5544" w:rsidP="009A5544">
      <w:pPr>
        <w:pStyle w:val="Code"/>
        <w:rPr>
          <w:highlight w:val="white"/>
        </w:rPr>
      </w:pPr>
      <w:r w:rsidRPr="009A5544">
        <w:rPr>
          <w:highlight w:val="white"/>
        </w:rPr>
        <w:t xml:space="preserve">                SymbolTable.StaticSet.Add(ConstantExpression.</w:t>
      </w:r>
    </w:p>
    <w:p w14:paraId="7F98E4E5" w14:textId="77777777" w:rsidR="009A5544" w:rsidRPr="009A5544" w:rsidRDefault="009A5544" w:rsidP="009A5544">
      <w:pPr>
        <w:pStyle w:val="Code"/>
        <w:rPr>
          <w:highlight w:val="white"/>
        </w:rPr>
      </w:pPr>
      <w:r w:rsidRPr="009A5544">
        <w:rPr>
          <w:highlight w:val="white"/>
        </w:rPr>
        <w:t xml:space="preserve">                                          Value(enumSymbol));</w:t>
      </w:r>
    </w:p>
    <w:p w14:paraId="27922F36" w14:textId="77777777" w:rsidR="009A5544" w:rsidRPr="009A5544" w:rsidRDefault="009A5544" w:rsidP="009A5544">
      <w:pPr>
        <w:pStyle w:val="Code"/>
        <w:rPr>
          <w:highlight w:val="white"/>
        </w:rPr>
      </w:pPr>
      <w:r w:rsidRPr="009A5544">
        <w:rPr>
          <w:highlight w:val="white"/>
        </w:rPr>
        <w:t xml:space="preserve">                break;</w:t>
      </w:r>
    </w:p>
    <w:p w14:paraId="2E29F493" w14:textId="77777777" w:rsidR="009A5544" w:rsidRPr="009A5544" w:rsidRDefault="009A5544" w:rsidP="009A5544">
      <w:pPr>
        <w:pStyle w:val="Code"/>
        <w:rPr>
          <w:highlight w:val="white"/>
        </w:rPr>
      </w:pPr>
    </w:p>
    <w:p w14:paraId="1A986998" w14:textId="77777777" w:rsidR="009A5544" w:rsidRPr="009A5544" w:rsidRDefault="009A5544" w:rsidP="009A5544">
      <w:pPr>
        <w:pStyle w:val="Code"/>
        <w:rPr>
          <w:highlight w:val="white"/>
        </w:rPr>
      </w:pPr>
      <w:r w:rsidRPr="009A5544">
        <w:rPr>
          <w:highlight w:val="white"/>
        </w:rPr>
        <w:t xml:space="preserve">              case CCompiler.Storage.Extern: {</w:t>
      </w:r>
    </w:p>
    <w:p w14:paraId="6417BCEA" w14:textId="790F4537" w:rsidR="009A5544" w:rsidRPr="009A5544" w:rsidRDefault="009A5544" w:rsidP="009A5544">
      <w:pPr>
        <w:pStyle w:val="Code"/>
        <w:rPr>
          <w:highlight w:val="white"/>
        </w:rPr>
      </w:pPr>
      <w:r w:rsidRPr="009A5544">
        <w:rPr>
          <w:highlight w:val="white"/>
        </w:rPr>
        <w:t xml:space="preserve">                  bool enum</w:t>
      </w:r>
      <w:r w:rsidR="002F35C1">
        <w:rPr>
          <w:highlight w:val="white"/>
        </w:rPr>
        <w:t>Initializer</w:t>
      </w:r>
      <w:r w:rsidRPr="009A5544">
        <w:rPr>
          <w:highlight w:val="white"/>
        </w:rPr>
        <w:t xml:space="preserve"> = pair.Second;</w:t>
      </w:r>
    </w:p>
    <w:p w14:paraId="7DB74EE5" w14:textId="6846804D" w:rsidR="009A5544" w:rsidRPr="009A5544" w:rsidRDefault="009A5544" w:rsidP="009A5544">
      <w:pPr>
        <w:pStyle w:val="Code"/>
        <w:rPr>
          <w:highlight w:val="white"/>
        </w:rPr>
      </w:pPr>
      <w:r w:rsidRPr="009A5544">
        <w:rPr>
          <w:highlight w:val="white"/>
        </w:rPr>
        <w:t xml:space="preserve">                  Assert.Error(!enum</w:t>
      </w:r>
      <w:r w:rsidR="002F35C1">
        <w:rPr>
          <w:highlight w:val="white"/>
        </w:rPr>
        <w:t>Initializer</w:t>
      </w:r>
      <w:r w:rsidRPr="009A5544">
        <w:rPr>
          <w:highlight w:val="white"/>
        </w:rPr>
        <w:t>,</w:t>
      </w:r>
    </w:p>
    <w:p w14:paraId="7C5AAAFD" w14:textId="77777777" w:rsidR="009A5544" w:rsidRPr="009A5544" w:rsidRDefault="009A5544" w:rsidP="009A5544">
      <w:pPr>
        <w:pStyle w:val="Code"/>
        <w:rPr>
          <w:highlight w:val="white"/>
        </w:rPr>
      </w:pPr>
      <w:r w:rsidRPr="009A5544">
        <w:rPr>
          <w:highlight w:val="white"/>
        </w:rPr>
        <w:t xml:space="preserve">                               enumSymbol + " = " + enumSymbol.Value,</w:t>
      </w:r>
    </w:p>
    <w:p w14:paraId="3D5E993B" w14:textId="4638B371" w:rsidR="009A5544" w:rsidRPr="009A5544" w:rsidRDefault="009A5544" w:rsidP="009A5544">
      <w:pPr>
        <w:pStyle w:val="Code"/>
        <w:rPr>
          <w:highlight w:val="white"/>
        </w:rPr>
      </w:pPr>
      <w:r w:rsidRPr="009A5544">
        <w:rPr>
          <w:highlight w:val="white"/>
        </w:rPr>
        <w:t xml:space="preserve">                    Message.Extern_enumeration_item_cannot_be_</w:t>
      </w:r>
      <w:r w:rsidR="00266D64">
        <w:rPr>
          <w:highlight w:val="white"/>
        </w:rPr>
        <w:t>initialized</w:t>
      </w:r>
      <w:r w:rsidRPr="009A5544">
        <w:rPr>
          <w:highlight w:val="white"/>
        </w:rPr>
        <w:t>);</w:t>
      </w:r>
    </w:p>
    <w:p w14:paraId="712946DF" w14:textId="77777777" w:rsidR="009A5544" w:rsidRPr="009A5544" w:rsidRDefault="009A5544" w:rsidP="009A5544">
      <w:pPr>
        <w:pStyle w:val="Code"/>
        <w:rPr>
          <w:highlight w:val="white"/>
        </w:rPr>
      </w:pPr>
      <w:r w:rsidRPr="009A5544">
        <w:rPr>
          <w:highlight w:val="white"/>
        </w:rPr>
        <w:lastRenderedPageBreak/>
        <w:t xml:space="preserve">                }</w:t>
      </w:r>
    </w:p>
    <w:p w14:paraId="5790BC11" w14:textId="77777777" w:rsidR="009A5544" w:rsidRPr="009A5544" w:rsidRDefault="009A5544" w:rsidP="009A5544">
      <w:pPr>
        <w:pStyle w:val="Code"/>
        <w:rPr>
          <w:highlight w:val="white"/>
        </w:rPr>
      </w:pPr>
      <w:r w:rsidRPr="009A5544">
        <w:rPr>
          <w:highlight w:val="white"/>
        </w:rPr>
        <w:t xml:space="preserve">                break;</w:t>
      </w:r>
    </w:p>
    <w:p w14:paraId="668BB71C" w14:textId="77777777" w:rsidR="009A5544" w:rsidRPr="009A5544" w:rsidRDefault="009A5544" w:rsidP="009A5544">
      <w:pPr>
        <w:pStyle w:val="Code"/>
        <w:rPr>
          <w:highlight w:val="white"/>
        </w:rPr>
      </w:pPr>
    </w:p>
    <w:p w14:paraId="18FC8C55" w14:textId="77777777" w:rsidR="009A5544" w:rsidRPr="009A5544" w:rsidRDefault="009A5544" w:rsidP="009A5544">
      <w:pPr>
        <w:pStyle w:val="Code"/>
        <w:rPr>
          <w:highlight w:val="white"/>
        </w:rPr>
      </w:pPr>
      <w:r w:rsidRPr="009A5544">
        <w:rPr>
          <w:highlight w:val="white"/>
        </w:rPr>
        <w:t xml:space="preserve">              case CCompiler.Storage.Auto:</w:t>
      </w:r>
    </w:p>
    <w:p w14:paraId="2BA06695" w14:textId="77777777" w:rsidR="009A5544" w:rsidRPr="009A5544" w:rsidRDefault="009A5544" w:rsidP="009A5544">
      <w:pPr>
        <w:pStyle w:val="Code"/>
        <w:rPr>
          <w:highlight w:val="white"/>
        </w:rPr>
      </w:pPr>
      <w:r w:rsidRPr="009A5544">
        <w:rPr>
          <w:highlight w:val="white"/>
        </w:rPr>
        <w:t xml:space="preserve">              case CCompiler.Storage.Register:</w:t>
      </w:r>
    </w:p>
    <w:p w14:paraId="438C2377"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7239750D" w14:textId="77777777" w:rsidR="009A5544" w:rsidRPr="009A5544" w:rsidRDefault="009A5544" w:rsidP="009A5544">
      <w:pPr>
        <w:pStyle w:val="Code"/>
        <w:rPr>
          <w:highlight w:val="white"/>
        </w:rPr>
      </w:pPr>
      <w:r w:rsidRPr="009A5544">
        <w:rPr>
          <w:highlight w:val="white"/>
        </w:rPr>
        <w:t xml:space="preserve">                break;</w:t>
      </w:r>
    </w:p>
    <w:p w14:paraId="214C7859" w14:textId="77777777" w:rsidR="009A5544" w:rsidRPr="009A5544" w:rsidRDefault="009A5544" w:rsidP="009A5544">
      <w:pPr>
        <w:pStyle w:val="Code"/>
        <w:rPr>
          <w:highlight w:val="white"/>
        </w:rPr>
      </w:pPr>
      <w:r w:rsidRPr="009A5544">
        <w:rPr>
          <w:highlight w:val="white"/>
        </w:rPr>
        <w:t xml:space="preserve">            }</w:t>
      </w:r>
    </w:p>
    <w:p w14:paraId="0DB1B54B" w14:textId="77777777" w:rsidR="009A5544" w:rsidRPr="009A5544" w:rsidRDefault="009A5544" w:rsidP="009A5544">
      <w:pPr>
        <w:pStyle w:val="Code"/>
        <w:rPr>
          <w:highlight w:val="white"/>
        </w:rPr>
      </w:pPr>
      <w:r w:rsidRPr="009A5544">
        <w:rPr>
          <w:highlight w:val="white"/>
        </w:rPr>
        <w:t xml:space="preserve">          }</w:t>
      </w:r>
    </w:p>
    <w:p w14:paraId="7584B23E" w14:textId="77777777" w:rsidR="009A5544" w:rsidRPr="009A5544" w:rsidRDefault="009A5544" w:rsidP="009A5544">
      <w:pPr>
        <w:pStyle w:val="Code"/>
        <w:rPr>
          <w:highlight w:val="white"/>
        </w:rPr>
      </w:pPr>
      <w:r w:rsidRPr="009A5544">
        <w:rPr>
          <w:highlight w:val="white"/>
        </w:rPr>
        <w:t xml:space="preserve">        }</w:t>
      </w:r>
    </w:p>
    <w:p w14:paraId="7EB6F6F8" w14:textId="77777777" w:rsidR="009A5544" w:rsidRPr="009A5544" w:rsidRDefault="009A5544" w:rsidP="009A5544">
      <w:pPr>
        <w:pStyle w:val="Code"/>
        <w:rPr>
          <w:highlight w:val="white"/>
        </w:rPr>
      </w:pPr>
      <w:r w:rsidRPr="009A5544">
        <w:rPr>
          <w:highlight w:val="white"/>
        </w:rPr>
        <w:t xml:space="preserve">        else {</w:t>
      </w:r>
    </w:p>
    <w:p w14:paraId="4C2D9170"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 {</w:t>
      </w:r>
    </w:p>
    <w:p w14:paraId="0B314D95" w14:textId="77777777" w:rsidR="009A5544" w:rsidRPr="009A5544" w:rsidRDefault="009A5544" w:rsidP="009A5544">
      <w:pPr>
        <w:pStyle w:val="Code"/>
        <w:rPr>
          <w:highlight w:val="white"/>
        </w:rPr>
      </w:pPr>
      <w:r w:rsidRPr="009A5544">
        <w:rPr>
          <w:highlight w:val="white"/>
        </w:rPr>
        <w:t xml:space="preserve">            Symbol enumSymbol = pair.First;          </w:t>
      </w:r>
    </w:p>
    <w:p w14:paraId="7D7A0313" w14:textId="77777777" w:rsidR="009A5544" w:rsidRPr="009A5544" w:rsidRDefault="009A5544" w:rsidP="009A5544">
      <w:pPr>
        <w:pStyle w:val="Code"/>
        <w:rPr>
          <w:highlight w:val="white"/>
        </w:rPr>
      </w:pPr>
      <w:r w:rsidRPr="009A5544">
        <w:rPr>
          <w:highlight w:val="white"/>
        </w:rPr>
        <w:t xml:space="preserve">          </w:t>
      </w:r>
    </w:p>
    <w:p w14:paraId="4CD4E7B6" w14:textId="77777777" w:rsidR="009A5544" w:rsidRPr="009A5544" w:rsidRDefault="009A5544" w:rsidP="009A5544">
      <w:pPr>
        <w:pStyle w:val="Code"/>
        <w:rPr>
          <w:highlight w:val="white"/>
        </w:rPr>
      </w:pPr>
      <w:r w:rsidRPr="009A5544">
        <w:rPr>
          <w:highlight w:val="white"/>
        </w:rPr>
        <w:t xml:space="preserve">            switch (SymbolTable.CurrentTable.Scope) {</w:t>
      </w:r>
    </w:p>
    <w:p w14:paraId="1ECA1C0B" w14:textId="77777777" w:rsidR="009A5544" w:rsidRPr="009A5544" w:rsidRDefault="009A5544" w:rsidP="009A5544">
      <w:pPr>
        <w:pStyle w:val="Code"/>
        <w:rPr>
          <w:highlight w:val="white"/>
        </w:rPr>
      </w:pPr>
      <w:r w:rsidRPr="009A5544">
        <w:rPr>
          <w:highlight w:val="white"/>
        </w:rPr>
        <w:t xml:space="preserve">              case Scope.Global:</w:t>
      </w:r>
    </w:p>
    <w:p w14:paraId="4AA28D30" w14:textId="77777777" w:rsidR="009A5544" w:rsidRPr="009A5544" w:rsidRDefault="009A5544" w:rsidP="009A5544">
      <w:pPr>
        <w:pStyle w:val="Code"/>
        <w:rPr>
          <w:highlight w:val="white"/>
        </w:rPr>
      </w:pPr>
      <w:r w:rsidRPr="009A5544">
        <w:rPr>
          <w:highlight w:val="white"/>
        </w:rPr>
        <w:t xml:space="preserve">                enumSymbol.Storage = CCompiler.Storage.Static;</w:t>
      </w:r>
    </w:p>
    <w:p w14:paraId="590F574F" w14:textId="77777777" w:rsidR="009A5544" w:rsidRPr="009A5544" w:rsidRDefault="009A5544" w:rsidP="009A5544">
      <w:pPr>
        <w:pStyle w:val="Code"/>
        <w:rPr>
          <w:highlight w:val="white"/>
        </w:rPr>
      </w:pPr>
      <w:r w:rsidRPr="009A5544">
        <w:rPr>
          <w:highlight w:val="white"/>
        </w:rPr>
        <w:t xml:space="preserve">                SymbolTable.StaticSet.Add(ConstantExpression.</w:t>
      </w:r>
    </w:p>
    <w:p w14:paraId="3C95489E" w14:textId="77777777" w:rsidR="009A5544" w:rsidRPr="009A5544" w:rsidRDefault="009A5544" w:rsidP="009A5544">
      <w:pPr>
        <w:pStyle w:val="Code"/>
        <w:rPr>
          <w:highlight w:val="white"/>
        </w:rPr>
      </w:pPr>
      <w:r w:rsidRPr="009A5544">
        <w:rPr>
          <w:highlight w:val="white"/>
        </w:rPr>
        <w:t xml:space="preserve">                                          Value(enumSymbol));</w:t>
      </w:r>
    </w:p>
    <w:p w14:paraId="460FA3D9" w14:textId="77777777" w:rsidR="009A5544" w:rsidRPr="009A5544" w:rsidRDefault="009A5544" w:rsidP="009A5544">
      <w:pPr>
        <w:pStyle w:val="Code"/>
        <w:rPr>
          <w:highlight w:val="white"/>
        </w:rPr>
      </w:pPr>
      <w:r w:rsidRPr="009A5544">
        <w:rPr>
          <w:highlight w:val="white"/>
        </w:rPr>
        <w:t xml:space="preserve">                break;</w:t>
      </w:r>
    </w:p>
    <w:p w14:paraId="610D9C7D" w14:textId="77777777" w:rsidR="009A5544" w:rsidRPr="009A5544" w:rsidRDefault="009A5544" w:rsidP="009A5544">
      <w:pPr>
        <w:pStyle w:val="Code"/>
        <w:rPr>
          <w:highlight w:val="white"/>
        </w:rPr>
      </w:pPr>
    </w:p>
    <w:p w14:paraId="62394D63" w14:textId="77777777" w:rsidR="009A5544" w:rsidRPr="009A5544" w:rsidRDefault="009A5544" w:rsidP="009A5544">
      <w:pPr>
        <w:pStyle w:val="Code"/>
        <w:rPr>
          <w:highlight w:val="white"/>
        </w:rPr>
      </w:pPr>
      <w:r w:rsidRPr="009A5544">
        <w:rPr>
          <w:highlight w:val="white"/>
        </w:rPr>
        <w:t xml:space="preserve">              default:</w:t>
      </w:r>
    </w:p>
    <w:p w14:paraId="4B5AB0F8" w14:textId="77777777" w:rsidR="009A5544" w:rsidRPr="009A5544" w:rsidRDefault="009A5544" w:rsidP="009A5544">
      <w:pPr>
        <w:pStyle w:val="Code"/>
        <w:rPr>
          <w:highlight w:val="white"/>
        </w:rPr>
      </w:pPr>
      <w:r w:rsidRPr="009A5544">
        <w:rPr>
          <w:highlight w:val="white"/>
        </w:rPr>
        <w:t xml:space="preserve">                enumSymbol.Storage = CCompiler.Storage.Auto;</w:t>
      </w:r>
    </w:p>
    <w:p w14:paraId="71440A69"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5A5042B2" w14:textId="77777777" w:rsidR="009A5544" w:rsidRPr="009A5544" w:rsidRDefault="009A5544" w:rsidP="009A5544">
      <w:pPr>
        <w:pStyle w:val="Code"/>
        <w:rPr>
          <w:highlight w:val="white"/>
        </w:rPr>
      </w:pPr>
      <w:r w:rsidRPr="009A5544">
        <w:rPr>
          <w:highlight w:val="white"/>
        </w:rPr>
        <w:t xml:space="preserve">                break;</w:t>
      </w:r>
    </w:p>
    <w:p w14:paraId="541B9DE0" w14:textId="77777777" w:rsidR="009A5544" w:rsidRPr="009A5544" w:rsidRDefault="009A5544" w:rsidP="009A5544">
      <w:pPr>
        <w:pStyle w:val="Code"/>
        <w:rPr>
          <w:highlight w:val="white"/>
        </w:rPr>
      </w:pPr>
      <w:r w:rsidRPr="009A5544">
        <w:rPr>
          <w:highlight w:val="white"/>
        </w:rPr>
        <w:t xml:space="preserve">            }</w:t>
      </w:r>
    </w:p>
    <w:p w14:paraId="428473D7" w14:textId="77777777" w:rsidR="009A5544" w:rsidRPr="009A5544" w:rsidRDefault="009A5544" w:rsidP="009A5544">
      <w:pPr>
        <w:pStyle w:val="Code"/>
        <w:rPr>
          <w:highlight w:val="white"/>
        </w:rPr>
      </w:pPr>
      <w:r w:rsidRPr="009A5544">
        <w:rPr>
          <w:highlight w:val="white"/>
        </w:rPr>
        <w:t xml:space="preserve">          }</w:t>
      </w:r>
    </w:p>
    <w:p w14:paraId="6E5CD44C" w14:textId="77777777" w:rsidR="009A5544" w:rsidRPr="009A5544" w:rsidRDefault="009A5544" w:rsidP="009A5544">
      <w:pPr>
        <w:pStyle w:val="Code"/>
        <w:rPr>
          <w:highlight w:val="white"/>
        </w:rPr>
      </w:pPr>
      <w:r w:rsidRPr="009A5544">
        <w:rPr>
          <w:highlight w:val="white"/>
        </w:rPr>
        <w:t xml:space="preserve">        }</w:t>
      </w:r>
    </w:p>
    <w:p w14:paraId="7A49559A" w14:textId="77777777" w:rsidR="009A5544" w:rsidRPr="009A5544" w:rsidRDefault="009A5544" w:rsidP="009A5544">
      <w:pPr>
        <w:pStyle w:val="Code"/>
        <w:rPr>
          <w:highlight w:val="white"/>
        </w:rPr>
      </w:pPr>
      <w:r w:rsidRPr="009A5544">
        <w:rPr>
          <w:highlight w:val="white"/>
        </w:rPr>
        <w:t xml:space="preserve">      }</w:t>
      </w:r>
    </w:p>
    <w:p w14:paraId="0C0D346B" w14:textId="3A07BB21" w:rsidR="007B1917" w:rsidRDefault="00201822" w:rsidP="00201822">
      <w:r>
        <w:t xml:space="preserve">We check </w:t>
      </w:r>
      <w:r w:rsidR="007B1917">
        <w:t>if the total mask holds the masks representing the constant or volatile keywords.</w:t>
      </w:r>
    </w:p>
    <w:p w14:paraId="6868B874" w14:textId="77777777" w:rsidR="009A5544" w:rsidRPr="009A5544" w:rsidRDefault="009A5544" w:rsidP="009A5544">
      <w:pPr>
        <w:pStyle w:val="Code"/>
        <w:rPr>
          <w:highlight w:val="white"/>
        </w:rPr>
      </w:pPr>
      <w:r w:rsidRPr="009A5544">
        <w:rPr>
          <w:highlight w:val="white"/>
        </w:rPr>
        <w:t xml:space="preserve">      { bool isConstant = (totalMaskValue &amp; ((int) Mask.Constant)) != 0;</w:t>
      </w:r>
    </w:p>
    <w:p w14:paraId="147920CC" w14:textId="77777777" w:rsidR="009A5544" w:rsidRPr="009A5544" w:rsidRDefault="009A5544" w:rsidP="009A5544">
      <w:pPr>
        <w:pStyle w:val="Code"/>
        <w:rPr>
          <w:highlight w:val="white"/>
        </w:rPr>
      </w:pPr>
      <w:r w:rsidRPr="009A5544">
        <w:rPr>
          <w:highlight w:val="white"/>
        </w:rPr>
        <w:t xml:space="preserve">        bool isVolatile = (totalMaskValue &amp; ((int) Mask.Volatile)) != 0;</w:t>
      </w:r>
    </w:p>
    <w:p w14:paraId="2809FCCE" w14:textId="3F18DA9F" w:rsidR="009A5544" w:rsidRDefault="000F6B2E" w:rsidP="000F6B2E">
      <w:pPr>
        <w:rPr>
          <w:highlight w:val="white"/>
        </w:rPr>
      </w:pPr>
      <w:r>
        <w:rPr>
          <w:highlight w:val="white"/>
        </w:rPr>
        <w:t>If the type is constant or volatile we face a rather complicated situation.</w:t>
      </w:r>
      <w:r w:rsidR="00243884">
        <w:rPr>
          <w:highlight w:val="white"/>
        </w:rPr>
        <w:t xml:space="preserve"> XXX</w:t>
      </w:r>
    </w:p>
    <w:p w14:paraId="44F34740" w14:textId="161468ED" w:rsidR="009A5544" w:rsidRPr="009A5544" w:rsidRDefault="009A5544" w:rsidP="009A5544">
      <w:pPr>
        <w:pStyle w:val="Code"/>
        <w:rPr>
          <w:highlight w:val="white"/>
        </w:rPr>
      </w:pPr>
      <w:r w:rsidRPr="009A5544">
        <w:rPr>
          <w:highlight w:val="white"/>
        </w:rPr>
        <w:t xml:space="preserve">        if ((isConstant || isVolatile) &amp;&amp; (compoundType != null) &amp;&amp;</w:t>
      </w:r>
    </w:p>
    <w:p w14:paraId="44014A2D" w14:textId="77777777" w:rsidR="009A5544" w:rsidRPr="009A5544" w:rsidRDefault="009A5544" w:rsidP="009A5544">
      <w:pPr>
        <w:pStyle w:val="Code"/>
        <w:rPr>
          <w:highlight w:val="white"/>
        </w:rPr>
      </w:pPr>
      <w:r w:rsidRPr="009A5544">
        <w:rPr>
          <w:highlight w:val="white"/>
        </w:rPr>
        <w:t xml:space="preserve">             compoundType.IsStructOrUnion() /*&amp;&amp; compoundType.HasTag()*/) {</w:t>
      </w:r>
    </w:p>
    <w:p w14:paraId="008777B8" w14:textId="77777777" w:rsidR="009A5544" w:rsidRPr="009A5544" w:rsidRDefault="009A5544" w:rsidP="009A5544">
      <w:pPr>
        <w:pStyle w:val="Code"/>
        <w:rPr>
          <w:highlight w:val="white"/>
        </w:rPr>
      </w:pPr>
      <w:r w:rsidRPr="009A5544">
        <w:rPr>
          <w:highlight w:val="white"/>
        </w:rPr>
        <w:t xml:space="preserve">          compoundType = new Type(compoundType.Sort, compoundType.MemberMap);</w:t>
      </w:r>
    </w:p>
    <w:p w14:paraId="68087960" w14:textId="77777777" w:rsidR="009A5544" w:rsidRPr="009A5544" w:rsidRDefault="009A5544" w:rsidP="009A5544">
      <w:pPr>
        <w:pStyle w:val="Code"/>
        <w:rPr>
          <w:highlight w:val="white"/>
        </w:rPr>
      </w:pPr>
      <w:r w:rsidRPr="009A5544">
        <w:rPr>
          <w:highlight w:val="white"/>
        </w:rPr>
        <w:t xml:space="preserve">        }</w:t>
      </w:r>
    </w:p>
    <w:p w14:paraId="73E2689D" w14:textId="4516B602" w:rsidR="001508B3" w:rsidRDefault="006A39B5" w:rsidP="006A39B5">
      <w:r>
        <w:t>Finally, we extract the sort mask and test whether it represent a valid type.</w:t>
      </w:r>
      <w:r w:rsidR="006A2188">
        <w:t xml:space="preserve"> If the declaration specifier list does not </w:t>
      </w:r>
      <w:r w:rsidR="00AA5370">
        <w:t>repre</w:t>
      </w:r>
      <w:r w:rsidR="000E73BD">
        <w:t>senting</w:t>
      </w:r>
      <w:r w:rsidR="006A2188">
        <w:t xml:space="preserve"> a valid combination, we report an error. For instance, </w:t>
      </w:r>
      <w:r w:rsidR="006A2188" w:rsidRPr="00AA5370">
        <w:rPr>
          <w:rStyle w:val="KeyWord0"/>
        </w:rPr>
        <w:t>signed</w:t>
      </w:r>
      <w:r w:rsidR="006A2188">
        <w:t xml:space="preserve"> </w:t>
      </w:r>
      <w:r w:rsidR="006A2188" w:rsidRPr="00AA5370">
        <w:rPr>
          <w:rStyle w:val="KeyWord0"/>
        </w:rPr>
        <w:t>short</w:t>
      </w:r>
      <w:r w:rsidR="006A2188">
        <w:t xml:space="preserve"> </w:t>
      </w:r>
      <w:r w:rsidR="006A2188" w:rsidRPr="00AA5370">
        <w:rPr>
          <w:rStyle w:val="KeyWord0"/>
        </w:rPr>
        <w:t>double</w:t>
      </w:r>
      <w:r w:rsidR="006A2188">
        <w:t xml:space="preserve"> is an </w:t>
      </w:r>
      <w:r w:rsidR="00D97D44">
        <w:t>invalid combination of declaration specifier</w:t>
      </w:r>
      <w:r w:rsidR="00AA5370">
        <w:t>s.</w:t>
      </w:r>
      <w:r w:rsidR="006A2188">
        <w:t xml:space="preserve"> </w:t>
      </w:r>
    </w:p>
    <w:p w14:paraId="29C64E63" w14:textId="77777777" w:rsidR="00DA382D" w:rsidRPr="00DA382D" w:rsidRDefault="00DA382D" w:rsidP="00DA382D">
      <w:pPr>
        <w:pStyle w:val="Code"/>
        <w:rPr>
          <w:highlight w:val="white"/>
        </w:rPr>
      </w:pPr>
      <w:r w:rsidRPr="00DA382D">
        <w:rPr>
          <w:highlight w:val="white"/>
        </w:rPr>
        <w:t xml:space="preserve">        Sort? sort = null;</w:t>
      </w:r>
    </w:p>
    <w:p w14:paraId="37B9FA6A" w14:textId="77777777" w:rsidR="00DA382D" w:rsidRPr="00DA382D" w:rsidRDefault="00DA382D" w:rsidP="00DA382D">
      <w:pPr>
        <w:pStyle w:val="Code"/>
        <w:rPr>
          <w:highlight w:val="white"/>
        </w:rPr>
      </w:pPr>
      <w:r w:rsidRPr="00DA382D">
        <w:rPr>
          <w:highlight w:val="white"/>
        </w:rPr>
        <w:t xml:space="preserve">        int sortMaskValue = totalMaskValue &amp; ((int) Mask.SortMask);</w:t>
      </w:r>
    </w:p>
    <w:p w14:paraId="74C8952A" w14:textId="77777777" w:rsidR="00DA382D" w:rsidRPr="00DA382D" w:rsidRDefault="00DA382D" w:rsidP="00DA382D">
      <w:pPr>
        <w:pStyle w:val="Code"/>
        <w:rPr>
          <w:highlight w:val="white"/>
        </w:rPr>
      </w:pPr>
    </w:p>
    <w:p w14:paraId="4E0F523C" w14:textId="77777777" w:rsidR="00DA382D" w:rsidRPr="00DA382D" w:rsidRDefault="00DA382D" w:rsidP="00DA382D">
      <w:pPr>
        <w:pStyle w:val="Code"/>
        <w:rPr>
          <w:highlight w:val="white"/>
        </w:rPr>
      </w:pPr>
      <w:r w:rsidRPr="00DA382D">
        <w:rPr>
          <w:highlight w:val="white"/>
        </w:rPr>
        <w:t xml:space="preserve">        if (sortMaskValue != 0) {</w:t>
      </w:r>
    </w:p>
    <w:p w14:paraId="3CD2A9E1" w14:textId="77777777" w:rsidR="00DA382D" w:rsidRPr="00DA382D" w:rsidRDefault="00DA382D" w:rsidP="00DA382D">
      <w:pPr>
        <w:pStyle w:val="Code"/>
        <w:rPr>
          <w:highlight w:val="white"/>
        </w:rPr>
      </w:pPr>
      <w:r w:rsidRPr="00DA382D">
        <w:rPr>
          <w:highlight w:val="white"/>
        </w:rPr>
        <w:t xml:space="preserve">          if (!m_maskToSortMap.ContainsKey(sortMaskValue)) {</w:t>
      </w:r>
    </w:p>
    <w:p w14:paraId="78CBEDA8" w14:textId="77777777" w:rsidR="00DA382D" w:rsidRPr="00DA382D" w:rsidRDefault="00DA382D" w:rsidP="00DA382D">
      <w:pPr>
        <w:pStyle w:val="Code"/>
        <w:rPr>
          <w:highlight w:val="white"/>
        </w:rPr>
      </w:pPr>
      <w:r w:rsidRPr="00DA382D">
        <w:rPr>
          <w:highlight w:val="white"/>
        </w:rPr>
        <w:t xml:space="preserve">            Assert.Error(MaskToString(sortMaskValue),</w:t>
      </w:r>
    </w:p>
    <w:p w14:paraId="42694CD4" w14:textId="77777777" w:rsidR="00DA382D" w:rsidRPr="00DA382D" w:rsidRDefault="00DA382D" w:rsidP="00DA382D">
      <w:pPr>
        <w:pStyle w:val="Code"/>
        <w:rPr>
          <w:highlight w:val="white"/>
        </w:rPr>
      </w:pPr>
      <w:r w:rsidRPr="00DA382D">
        <w:rPr>
          <w:highlight w:val="white"/>
        </w:rPr>
        <w:t xml:space="preserve">                         Message.Invalid_specifier_sequence);</w:t>
      </w:r>
    </w:p>
    <w:p w14:paraId="5CB53229" w14:textId="77777777" w:rsidR="00DA382D" w:rsidRPr="00DA382D" w:rsidRDefault="00DA382D" w:rsidP="00DA382D">
      <w:pPr>
        <w:pStyle w:val="Code"/>
        <w:rPr>
          <w:highlight w:val="white"/>
        </w:rPr>
      </w:pPr>
      <w:r w:rsidRPr="00DA382D">
        <w:rPr>
          <w:highlight w:val="white"/>
        </w:rPr>
        <w:t xml:space="preserve">          }</w:t>
      </w:r>
    </w:p>
    <w:p w14:paraId="2E52443C" w14:textId="77777777" w:rsidR="00DA382D" w:rsidRPr="00DA382D" w:rsidRDefault="00DA382D" w:rsidP="00DA382D">
      <w:pPr>
        <w:pStyle w:val="Code"/>
        <w:rPr>
          <w:highlight w:val="white"/>
        </w:rPr>
      </w:pPr>
    </w:p>
    <w:p w14:paraId="25107682" w14:textId="77777777" w:rsidR="00DA382D" w:rsidRPr="00DA382D" w:rsidRDefault="00DA382D" w:rsidP="00DA382D">
      <w:pPr>
        <w:pStyle w:val="Code"/>
        <w:rPr>
          <w:highlight w:val="white"/>
        </w:rPr>
      </w:pPr>
      <w:r w:rsidRPr="00DA382D">
        <w:rPr>
          <w:highlight w:val="white"/>
        </w:rPr>
        <w:t xml:space="preserve">          sort = m_maskToSortMap[sortMaskValue];</w:t>
      </w:r>
    </w:p>
    <w:p w14:paraId="039F225C" w14:textId="77777777" w:rsidR="00DA382D" w:rsidRPr="00DA382D" w:rsidRDefault="00DA382D" w:rsidP="00DA382D">
      <w:pPr>
        <w:pStyle w:val="Code"/>
        <w:rPr>
          <w:highlight w:val="white"/>
        </w:rPr>
      </w:pPr>
      <w:r w:rsidRPr="00DA382D">
        <w:rPr>
          <w:highlight w:val="white"/>
        </w:rPr>
        <w:t xml:space="preserve">        }</w:t>
      </w:r>
    </w:p>
    <w:p w14:paraId="209178E8" w14:textId="77777777" w:rsidR="00AD3A4E" w:rsidRDefault="00AD3A4E" w:rsidP="00AD3A4E">
      <w:r>
        <w:lastRenderedPageBreak/>
        <w:t>When defining the final type, there are four cases. If the compound type is not null and the sort is null, the result type is the compound type, with the possible addition of constant or volatile qualifiers.</w:t>
      </w:r>
    </w:p>
    <w:p w14:paraId="15DFF49B" w14:textId="77777777" w:rsidR="00DA382D" w:rsidRPr="00DA382D" w:rsidRDefault="00DA382D" w:rsidP="00DA382D">
      <w:pPr>
        <w:pStyle w:val="Code"/>
        <w:rPr>
          <w:highlight w:val="white"/>
        </w:rPr>
      </w:pPr>
      <w:r w:rsidRPr="00DA382D">
        <w:rPr>
          <w:highlight w:val="white"/>
        </w:rPr>
        <w:t xml:space="preserve">        Type type = null;</w:t>
      </w:r>
    </w:p>
    <w:p w14:paraId="4BB7A5B7" w14:textId="77777777" w:rsidR="00DA382D" w:rsidRPr="00DA382D" w:rsidRDefault="00DA382D" w:rsidP="00DA382D">
      <w:pPr>
        <w:pStyle w:val="Code"/>
        <w:rPr>
          <w:highlight w:val="white"/>
        </w:rPr>
      </w:pPr>
      <w:r w:rsidRPr="00DA382D">
        <w:rPr>
          <w:highlight w:val="white"/>
        </w:rPr>
        <w:t xml:space="preserve">        if ((compoundType != null) &amp;&amp; (sort == null)) {</w:t>
      </w:r>
    </w:p>
    <w:p w14:paraId="5F5D3B4A" w14:textId="77777777" w:rsidR="00DA382D" w:rsidRPr="00DA382D" w:rsidRDefault="00DA382D" w:rsidP="00DA382D">
      <w:pPr>
        <w:pStyle w:val="Code"/>
        <w:rPr>
          <w:highlight w:val="white"/>
        </w:rPr>
      </w:pPr>
      <w:r w:rsidRPr="00DA382D">
        <w:rPr>
          <w:highlight w:val="white"/>
        </w:rPr>
        <w:t xml:space="preserve">          compoundType.IsConstant = (compoundType.IsConstant || isConstant);</w:t>
      </w:r>
    </w:p>
    <w:p w14:paraId="16B86F9C" w14:textId="77777777" w:rsidR="00DA382D" w:rsidRPr="00DA382D" w:rsidRDefault="00DA382D" w:rsidP="00DA382D">
      <w:pPr>
        <w:pStyle w:val="Code"/>
        <w:rPr>
          <w:highlight w:val="white"/>
        </w:rPr>
      </w:pPr>
      <w:r w:rsidRPr="00DA382D">
        <w:rPr>
          <w:highlight w:val="white"/>
        </w:rPr>
        <w:t xml:space="preserve">          compoundType.Volatile = (compoundType.Volatile || isVolatile);</w:t>
      </w:r>
    </w:p>
    <w:p w14:paraId="3C9E7276" w14:textId="77777777" w:rsidR="00DA382D" w:rsidRPr="00DA382D" w:rsidRDefault="00DA382D" w:rsidP="00DA382D">
      <w:pPr>
        <w:pStyle w:val="Code"/>
        <w:rPr>
          <w:highlight w:val="white"/>
        </w:rPr>
      </w:pPr>
      <w:r w:rsidRPr="00DA382D">
        <w:rPr>
          <w:highlight w:val="white"/>
        </w:rPr>
        <w:t xml:space="preserve">          type = compoundType;</w:t>
      </w:r>
    </w:p>
    <w:p w14:paraId="2599FAF3" w14:textId="77777777" w:rsidR="00DA382D" w:rsidRPr="00DA382D" w:rsidRDefault="00DA382D" w:rsidP="00DA382D">
      <w:pPr>
        <w:pStyle w:val="Code"/>
        <w:rPr>
          <w:highlight w:val="white"/>
        </w:rPr>
      </w:pPr>
      <w:r w:rsidRPr="00DA382D">
        <w:rPr>
          <w:highlight w:val="white"/>
        </w:rPr>
        <w:t xml:space="preserve">        }</w:t>
      </w:r>
    </w:p>
    <w:p w14:paraId="26D38D86" w14:textId="2772668B" w:rsidR="00AD3A4E" w:rsidRDefault="00AD3A4E" w:rsidP="00AD3A4E">
      <w:r>
        <w:t>If the compound type is null and the sort is not null, the result type is based on the sort.</w:t>
      </w:r>
    </w:p>
    <w:p w14:paraId="1F3D0D34"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4303DF7" w14:textId="77777777" w:rsidR="00DA382D" w:rsidRPr="00DA382D" w:rsidRDefault="00DA382D" w:rsidP="00DA382D">
      <w:pPr>
        <w:pStyle w:val="Code"/>
        <w:rPr>
          <w:highlight w:val="white"/>
        </w:rPr>
      </w:pPr>
      <w:r w:rsidRPr="00DA382D">
        <w:rPr>
          <w:highlight w:val="white"/>
        </w:rPr>
        <w:t xml:space="preserve">          type = new Type(sort.Value);</w:t>
      </w:r>
    </w:p>
    <w:p w14:paraId="49C5D770" w14:textId="77777777" w:rsidR="00DA382D" w:rsidRPr="00DA382D" w:rsidRDefault="00DA382D" w:rsidP="00DA382D">
      <w:pPr>
        <w:pStyle w:val="Code"/>
        <w:rPr>
          <w:highlight w:val="white"/>
        </w:rPr>
      </w:pPr>
      <w:r w:rsidRPr="00DA382D">
        <w:rPr>
          <w:highlight w:val="white"/>
        </w:rPr>
        <w:t xml:space="preserve">          type.IsConstant = isConstant;</w:t>
      </w:r>
    </w:p>
    <w:p w14:paraId="45E6D20F" w14:textId="77777777" w:rsidR="00DA382D" w:rsidRPr="00DA382D" w:rsidRDefault="00DA382D" w:rsidP="00DA382D">
      <w:pPr>
        <w:pStyle w:val="Code"/>
        <w:rPr>
          <w:highlight w:val="white"/>
        </w:rPr>
      </w:pPr>
      <w:r w:rsidRPr="00DA382D">
        <w:rPr>
          <w:highlight w:val="white"/>
        </w:rPr>
        <w:t xml:space="preserve">          type.Volatile = isVolatile;</w:t>
      </w:r>
    </w:p>
    <w:p w14:paraId="43155248" w14:textId="77777777" w:rsidR="00DA382D" w:rsidRPr="00DA382D" w:rsidRDefault="00DA382D" w:rsidP="00DA382D">
      <w:pPr>
        <w:pStyle w:val="Code"/>
        <w:rPr>
          <w:highlight w:val="white"/>
        </w:rPr>
      </w:pPr>
      <w:r w:rsidRPr="00DA382D">
        <w:rPr>
          <w:highlight w:val="white"/>
        </w:rPr>
        <w:t xml:space="preserve">        }</w:t>
      </w:r>
    </w:p>
    <w:p w14:paraId="1438B1A8" w14:textId="3BD429DB" w:rsidR="001A71FC" w:rsidRDefault="00961AA1" w:rsidP="001A71FC">
      <w:r>
        <w:t>If t</w:t>
      </w:r>
      <w:r w:rsidR="001A71FC">
        <w:t xml:space="preserve">he compound type and sort are both null, </w:t>
      </w:r>
      <w:r w:rsidR="009245C0">
        <w:t xml:space="preserve">there is no type. This is valid in function </w:t>
      </w:r>
      <w:r w:rsidR="00C37108">
        <w:t>definition</w:t>
      </w:r>
      <w:r w:rsidR="009245C0">
        <w:t xml:space="preserve">s, in which case the </w:t>
      </w:r>
      <w:r w:rsidR="001A71FC">
        <w:t>type shall be a signed integer.</w:t>
      </w:r>
    </w:p>
    <w:p w14:paraId="24025CEA"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9B33ECC" w14:textId="77777777" w:rsidR="00DA382D" w:rsidRPr="00DA382D" w:rsidRDefault="00DA382D" w:rsidP="00DA382D">
      <w:pPr>
        <w:pStyle w:val="Code"/>
        <w:rPr>
          <w:highlight w:val="white"/>
        </w:rPr>
      </w:pPr>
      <w:r w:rsidRPr="00DA382D">
        <w:rPr>
          <w:highlight w:val="white"/>
        </w:rPr>
        <w:t xml:space="preserve">          type = new Type(Sort.Signed_Int);</w:t>
      </w:r>
    </w:p>
    <w:p w14:paraId="3C7CDE05" w14:textId="77777777" w:rsidR="00DA382D" w:rsidRPr="00DA382D" w:rsidRDefault="00DA382D" w:rsidP="00DA382D">
      <w:pPr>
        <w:pStyle w:val="Code"/>
        <w:rPr>
          <w:highlight w:val="white"/>
        </w:rPr>
      </w:pPr>
      <w:r w:rsidRPr="00DA382D">
        <w:rPr>
          <w:highlight w:val="white"/>
        </w:rPr>
        <w:t xml:space="preserve">          type.IsConstant = isConstant;</w:t>
      </w:r>
    </w:p>
    <w:p w14:paraId="1D5E2B5A" w14:textId="77777777" w:rsidR="00DA382D" w:rsidRPr="00DA382D" w:rsidRDefault="00DA382D" w:rsidP="00DA382D">
      <w:pPr>
        <w:pStyle w:val="Code"/>
        <w:rPr>
          <w:highlight w:val="white"/>
        </w:rPr>
      </w:pPr>
      <w:r w:rsidRPr="00DA382D">
        <w:rPr>
          <w:highlight w:val="white"/>
        </w:rPr>
        <w:t xml:space="preserve">          type.Volatile = isVolatile;</w:t>
      </w:r>
    </w:p>
    <w:p w14:paraId="40B1E4C0" w14:textId="77777777" w:rsidR="00DA382D" w:rsidRPr="00DA382D" w:rsidRDefault="00DA382D" w:rsidP="00DA382D">
      <w:pPr>
        <w:pStyle w:val="Code"/>
        <w:rPr>
          <w:highlight w:val="white"/>
        </w:rPr>
      </w:pPr>
      <w:r w:rsidRPr="00DA382D">
        <w:rPr>
          <w:highlight w:val="white"/>
        </w:rPr>
        <w:t xml:space="preserve">        }</w:t>
      </w:r>
    </w:p>
    <w:p w14:paraId="4841B89B" w14:textId="1B0496AD" w:rsidR="001A71FC" w:rsidRDefault="001A71FC" w:rsidP="001A71FC">
      <w:r>
        <w:t>If both the compound type and the sort are not null, the type specification is invalid.</w:t>
      </w:r>
      <w:r w:rsidR="00E858B0">
        <w:t xml:space="preserve"> For instance, </w:t>
      </w:r>
      <w:r w:rsidR="00E858B0" w:rsidRPr="000E73BD">
        <w:rPr>
          <w:rStyle w:val="KeyWord0"/>
        </w:rPr>
        <w:t>unsigned</w:t>
      </w:r>
      <w:r w:rsidR="00411C65">
        <w:t xml:space="preserve"> </w:t>
      </w:r>
      <w:r w:rsidR="00411C65" w:rsidRPr="008F3387">
        <w:rPr>
          <w:rStyle w:val="KeyWord0"/>
        </w:rPr>
        <w:t>short</w:t>
      </w:r>
      <w:r w:rsidR="00411C65">
        <w:t xml:space="preserve"> </w:t>
      </w:r>
      <w:r w:rsidR="00411C65" w:rsidRPr="008F3387">
        <w:rPr>
          <w:rStyle w:val="KeyWord0"/>
        </w:rPr>
        <w:t>struct</w:t>
      </w:r>
      <w:r w:rsidR="00411C65">
        <w:t xml:space="preserve"> </w:t>
      </w:r>
      <w:r w:rsidR="00411C65" w:rsidRPr="008F3387">
        <w:rPr>
          <w:rStyle w:val="KeyWord0"/>
        </w:rPr>
        <w:t>{int</w:t>
      </w:r>
      <w:r w:rsidR="00411C65">
        <w:t xml:space="preserve"> </w:t>
      </w:r>
      <w:r w:rsidR="00411C65" w:rsidRPr="008F3387">
        <w:rPr>
          <w:rStyle w:val="KeyWord0"/>
        </w:rPr>
        <w:t>i;}</w:t>
      </w:r>
      <w:r w:rsidR="00411C65">
        <w:t xml:space="preserve"> is an invalid combination.</w:t>
      </w:r>
    </w:p>
    <w:p w14:paraId="03A1776A" w14:textId="77777777" w:rsidR="00DA382D" w:rsidRPr="00DA382D" w:rsidRDefault="00DA382D" w:rsidP="00DA382D">
      <w:pPr>
        <w:pStyle w:val="Code"/>
        <w:rPr>
          <w:highlight w:val="white"/>
        </w:rPr>
      </w:pPr>
      <w:r w:rsidRPr="00DA382D">
        <w:rPr>
          <w:highlight w:val="white"/>
        </w:rPr>
        <w:t xml:space="preserve">        else {</w:t>
      </w:r>
    </w:p>
    <w:p w14:paraId="646ED2EE" w14:textId="77777777" w:rsidR="00DA382D" w:rsidRPr="00DA382D" w:rsidRDefault="00DA382D" w:rsidP="00DA382D">
      <w:pPr>
        <w:pStyle w:val="Code"/>
        <w:rPr>
          <w:highlight w:val="white"/>
        </w:rPr>
      </w:pPr>
      <w:r w:rsidRPr="00DA382D">
        <w:rPr>
          <w:highlight w:val="white"/>
        </w:rPr>
        <w:t xml:space="preserve">          Assert.Error(MaskToString((int) sortMaskValue), Message.</w:t>
      </w:r>
    </w:p>
    <w:p w14:paraId="0A9EE1DC" w14:textId="77777777" w:rsidR="00DA382D" w:rsidRPr="00DA382D" w:rsidRDefault="00DA382D" w:rsidP="00DA382D">
      <w:pPr>
        <w:pStyle w:val="Code"/>
        <w:rPr>
          <w:highlight w:val="white"/>
        </w:rPr>
      </w:pPr>
      <w:r w:rsidRPr="00DA382D">
        <w:rPr>
          <w:highlight w:val="white"/>
        </w:rPr>
        <w:t xml:space="preserve">                             Invalid_specifier_sequence_together_with_type);</w:t>
      </w:r>
    </w:p>
    <w:p w14:paraId="0C4B6FE5" w14:textId="77777777" w:rsidR="00DA382D" w:rsidRPr="00DA382D" w:rsidRDefault="00DA382D" w:rsidP="00DA382D">
      <w:pPr>
        <w:pStyle w:val="Code"/>
        <w:rPr>
          <w:highlight w:val="white"/>
        </w:rPr>
      </w:pPr>
      <w:r w:rsidRPr="00DA382D">
        <w:rPr>
          <w:highlight w:val="white"/>
        </w:rPr>
        <w:t xml:space="preserve">        }</w:t>
      </w:r>
    </w:p>
    <w:p w14:paraId="451055CB" w14:textId="73F59780" w:rsidR="00DA382D" w:rsidRPr="00DA382D" w:rsidRDefault="00DD6D39" w:rsidP="00DD6D39">
      <w:pPr>
        <w:rPr>
          <w:highlight w:val="white"/>
        </w:rPr>
      </w:pPr>
      <w:r>
        <w:rPr>
          <w:highlight w:val="white"/>
        </w:rPr>
        <w:t xml:space="preserve">Finally, the </w:t>
      </w:r>
      <w:r w:rsidR="0032175C">
        <w:rPr>
          <w:highlight w:val="white"/>
        </w:rPr>
        <w:t>specifier</w:t>
      </w:r>
      <w:r>
        <w:rPr>
          <w:highlight w:val="white"/>
        </w:rPr>
        <w:t xml:space="preserve"> with the external linkage, storage, and type is retur</w:t>
      </w:r>
      <w:r w:rsidR="00606C49">
        <w:rPr>
          <w:highlight w:val="white"/>
        </w:rPr>
        <w:t>n</w:t>
      </w:r>
      <w:r>
        <w:rPr>
          <w:highlight w:val="white"/>
        </w:rPr>
        <w:t>ed.</w:t>
      </w:r>
    </w:p>
    <w:p w14:paraId="1EB83007" w14:textId="77777777" w:rsidR="00DA382D" w:rsidRPr="00DA382D" w:rsidRDefault="00DA382D" w:rsidP="00DA382D">
      <w:pPr>
        <w:pStyle w:val="Code"/>
        <w:rPr>
          <w:highlight w:val="white"/>
        </w:rPr>
      </w:pPr>
      <w:r w:rsidRPr="00DA382D">
        <w:rPr>
          <w:highlight w:val="white"/>
        </w:rPr>
        <w:t xml:space="preserve">        return (new Specifier(externalLinkage, storage, type));</w:t>
      </w:r>
    </w:p>
    <w:p w14:paraId="1B1749DF" w14:textId="77777777" w:rsidR="00DA382D" w:rsidRPr="00DA382D" w:rsidRDefault="00DA382D" w:rsidP="00DA382D">
      <w:pPr>
        <w:pStyle w:val="Code"/>
        <w:rPr>
          <w:highlight w:val="white"/>
        </w:rPr>
      </w:pPr>
      <w:r w:rsidRPr="00DA382D">
        <w:rPr>
          <w:highlight w:val="white"/>
        </w:rPr>
        <w:t xml:space="preserve">      }</w:t>
      </w:r>
    </w:p>
    <w:p w14:paraId="6779B4DE" w14:textId="77777777" w:rsidR="00DA382D" w:rsidRPr="00DA382D" w:rsidRDefault="00DA382D" w:rsidP="00DA382D">
      <w:pPr>
        <w:pStyle w:val="Code"/>
        <w:rPr>
          <w:highlight w:val="white"/>
        </w:rPr>
      </w:pPr>
      <w:r w:rsidRPr="00DA382D">
        <w:rPr>
          <w:highlight w:val="white"/>
        </w:rPr>
        <w:t xml:space="preserve">    }</w:t>
      </w:r>
    </w:p>
    <w:p w14:paraId="7391C021" w14:textId="3569C020" w:rsidR="006B225B" w:rsidRPr="006A39B5" w:rsidRDefault="006A39B5" w:rsidP="006A39B5">
      <w:pPr>
        <w:rPr>
          <w:color w:val="auto"/>
        </w:rPr>
      </w:pPr>
      <w:r>
        <w:t>The</w:t>
      </w:r>
      <w:r w:rsidRPr="00491CEF">
        <w:t xml:space="preserve"> </w:t>
      </w:r>
      <w:r w:rsidR="00491CEF" w:rsidRPr="00491CEF">
        <w:rPr>
          <w:rStyle w:val="KeyWord0"/>
        </w:rPr>
        <w:t>QualifierList</w:t>
      </w:r>
      <w:r w:rsidR="00491CEF">
        <w:t xml:space="preserve"> </w:t>
      </w:r>
      <w:r w:rsidRPr="00491CEF">
        <w:t>method is called when a pointer is declared. It</w:t>
      </w:r>
      <w:r w:rsidR="00491CEF">
        <w:t xml:space="preserve"> </w:t>
      </w:r>
      <w:r w:rsidRPr="00491CEF">
        <w:t>exam</w:t>
      </w:r>
      <w:r w:rsidR="00491CEF">
        <w:t>s</w:t>
      </w:r>
      <w:r w:rsidRPr="00491CEF">
        <w:t xml:space="preserve"> whether the pointer </w:t>
      </w:r>
      <w:r>
        <w:t>is constant or volatile.</w:t>
      </w:r>
    </w:p>
    <w:p w14:paraId="68C16F87" w14:textId="77777777" w:rsidR="00816992" w:rsidRPr="00816992" w:rsidRDefault="00816992" w:rsidP="00816992">
      <w:pPr>
        <w:pStyle w:val="Code"/>
        <w:rPr>
          <w:highlight w:val="white"/>
        </w:rPr>
      </w:pPr>
      <w:r w:rsidRPr="00816992">
        <w:rPr>
          <w:highlight w:val="white"/>
        </w:rPr>
        <w:t xml:space="preserve">    public static Type QualifierList(List&lt;Mask&gt; qualifierList) {</w:t>
      </w:r>
    </w:p>
    <w:p w14:paraId="5FE07EF5" w14:textId="77777777" w:rsidR="00816992" w:rsidRPr="00816992" w:rsidRDefault="00816992" w:rsidP="00816992">
      <w:pPr>
        <w:pStyle w:val="Code"/>
        <w:rPr>
          <w:highlight w:val="white"/>
        </w:rPr>
      </w:pPr>
      <w:r w:rsidRPr="00816992">
        <w:rPr>
          <w:highlight w:val="white"/>
        </w:rPr>
        <w:t xml:space="preserve">      int totalMaskValue = 0;</w:t>
      </w:r>
    </w:p>
    <w:p w14:paraId="427372F1" w14:textId="77777777" w:rsidR="00816992" w:rsidRPr="00816992" w:rsidRDefault="00816992" w:rsidP="00816992">
      <w:pPr>
        <w:pStyle w:val="Code"/>
        <w:rPr>
          <w:highlight w:val="white"/>
        </w:rPr>
      </w:pPr>
      <w:r w:rsidRPr="00816992">
        <w:rPr>
          <w:highlight w:val="white"/>
        </w:rPr>
        <w:t xml:space="preserve">    </w:t>
      </w:r>
    </w:p>
    <w:p w14:paraId="620D5DA4" w14:textId="77777777" w:rsidR="00816992" w:rsidRPr="00816992" w:rsidRDefault="00816992" w:rsidP="00816992">
      <w:pPr>
        <w:pStyle w:val="Code"/>
        <w:rPr>
          <w:highlight w:val="white"/>
        </w:rPr>
      </w:pPr>
      <w:r w:rsidRPr="00816992">
        <w:rPr>
          <w:highlight w:val="white"/>
        </w:rPr>
        <w:t xml:space="preserve">      foreach (Mask mask in qualifierList) {</w:t>
      </w:r>
    </w:p>
    <w:p w14:paraId="35CE5178" w14:textId="77777777" w:rsidR="00816992" w:rsidRPr="00816992" w:rsidRDefault="00816992" w:rsidP="00816992">
      <w:pPr>
        <w:pStyle w:val="Code"/>
        <w:rPr>
          <w:highlight w:val="white"/>
        </w:rPr>
      </w:pPr>
      <w:r w:rsidRPr="00816992">
        <w:rPr>
          <w:highlight w:val="white"/>
        </w:rPr>
        <w:t xml:space="preserve">        int maskValue = (int) mask;</w:t>
      </w:r>
    </w:p>
    <w:p w14:paraId="471829DB" w14:textId="77777777" w:rsidR="00816992" w:rsidRPr="00816992" w:rsidRDefault="00816992" w:rsidP="00816992">
      <w:pPr>
        <w:pStyle w:val="Code"/>
        <w:rPr>
          <w:highlight w:val="white"/>
        </w:rPr>
      </w:pPr>
    </w:p>
    <w:p w14:paraId="050A986B" w14:textId="77777777" w:rsidR="00816992" w:rsidRPr="00816992" w:rsidRDefault="00816992" w:rsidP="00816992">
      <w:pPr>
        <w:pStyle w:val="Code"/>
        <w:rPr>
          <w:highlight w:val="white"/>
        </w:rPr>
      </w:pPr>
      <w:r w:rsidRPr="00816992">
        <w:rPr>
          <w:highlight w:val="white"/>
        </w:rPr>
        <w:t xml:space="preserve">        if ((maskValue &amp; totalMaskValue) != 0) {</w:t>
      </w:r>
    </w:p>
    <w:p w14:paraId="0285FCE5" w14:textId="77777777" w:rsidR="00816992" w:rsidRPr="00816992" w:rsidRDefault="00816992" w:rsidP="00816992">
      <w:pPr>
        <w:pStyle w:val="Code"/>
        <w:rPr>
          <w:highlight w:val="white"/>
        </w:rPr>
      </w:pPr>
      <w:r w:rsidRPr="00816992">
        <w:rPr>
          <w:highlight w:val="white"/>
        </w:rPr>
        <w:t xml:space="preserve">          Assert.Error(MaskToString(maskValue),</w:t>
      </w:r>
    </w:p>
    <w:p w14:paraId="69437D42" w14:textId="77777777" w:rsidR="00816992" w:rsidRPr="00816992" w:rsidRDefault="00816992" w:rsidP="00816992">
      <w:pPr>
        <w:pStyle w:val="Code"/>
        <w:rPr>
          <w:highlight w:val="white"/>
        </w:rPr>
      </w:pPr>
      <w:r w:rsidRPr="00816992">
        <w:rPr>
          <w:highlight w:val="white"/>
        </w:rPr>
        <w:t xml:space="preserve">                       Message.Keyword_defined_twice);</w:t>
      </w:r>
    </w:p>
    <w:p w14:paraId="5D29434A" w14:textId="77777777" w:rsidR="00816992" w:rsidRPr="00816992" w:rsidRDefault="00816992" w:rsidP="00816992">
      <w:pPr>
        <w:pStyle w:val="Code"/>
        <w:rPr>
          <w:highlight w:val="white"/>
        </w:rPr>
      </w:pPr>
      <w:r w:rsidRPr="00816992">
        <w:rPr>
          <w:highlight w:val="white"/>
        </w:rPr>
        <w:t xml:space="preserve">        }</w:t>
      </w:r>
    </w:p>
    <w:p w14:paraId="13075776" w14:textId="77777777" w:rsidR="00816992" w:rsidRPr="00816992" w:rsidRDefault="00816992" w:rsidP="00816992">
      <w:pPr>
        <w:pStyle w:val="Code"/>
        <w:rPr>
          <w:highlight w:val="white"/>
        </w:rPr>
      </w:pPr>
    </w:p>
    <w:p w14:paraId="1BB2FAB9" w14:textId="77777777" w:rsidR="00816992" w:rsidRPr="00816992" w:rsidRDefault="00816992" w:rsidP="00816992">
      <w:pPr>
        <w:pStyle w:val="Code"/>
        <w:rPr>
          <w:highlight w:val="white"/>
        </w:rPr>
      </w:pPr>
      <w:r w:rsidRPr="00816992">
        <w:rPr>
          <w:highlight w:val="white"/>
        </w:rPr>
        <w:t xml:space="preserve">        totalMaskValue |= maskValue;</w:t>
      </w:r>
    </w:p>
    <w:p w14:paraId="3C494F2B" w14:textId="77777777" w:rsidR="00816992" w:rsidRPr="00816992" w:rsidRDefault="00816992" w:rsidP="00816992">
      <w:pPr>
        <w:pStyle w:val="Code"/>
        <w:rPr>
          <w:highlight w:val="white"/>
        </w:rPr>
      </w:pPr>
      <w:r w:rsidRPr="00816992">
        <w:rPr>
          <w:highlight w:val="white"/>
        </w:rPr>
        <w:t xml:space="preserve">      }</w:t>
      </w:r>
    </w:p>
    <w:p w14:paraId="636EF4CB" w14:textId="77777777" w:rsidR="00816992" w:rsidRPr="00816992" w:rsidRDefault="00816992" w:rsidP="00816992">
      <w:pPr>
        <w:pStyle w:val="Code"/>
        <w:rPr>
          <w:highlight w:val="white"/>
        </w:rPr>
      </w:pPr>
    </w:p>
    <w:p w14:paraId="32B1F739" w14:textId="77777777" w:rsidR="00816992" w:rsidRPr="00816992" w:rsidRDefault="00816992" w:rsidP="00816992">
      <w:pPr>
        <w:pStyle w:val="Code"/>
        <w:rPr>
          <w:highlight w:val="white"/>
        </w:rPr>
      </w:pPr>
      <w:r w:rsidRPr="00816992">
        <w:rPr>
          <w:highlight w:val="white"/>
        </w:rPr>
        <w:t xml:space="preserve">      Type type = Type.VoidPointerType;</w:t>
      </w:r>
    </w:p>
    <w:p w14:paraId="706619A0" w14:textId="77777777" w:rsidR="00816992" w:rsidRPr="00816992" w:rsidRDefault="00816992" w:rsidP="00816992">
      <w:pPr>
        <w:pStyle w:val="Code"/>
        <w:rPr>
          <w:highlight w:val="white"/>
        </w:rPr>
      </w:pPr>
      <w:r w:rsidRPr="00816992">
        <w:rPr>
          <w:highlight w:val="white"/>
        </w:rPr>
        <w:t xml:space="preserve">      type.IsConstant = (totalMaskValue &amp; ((int) Mask.Constant)) != 0;</w:t>
      </w:r>
    </w:p>
    <w:p w14:paraId="17F1F9C0" w14:textId="77777777" w:rsidR="00816992" w:rsidRPr="00816992" w:rsidRDefault="00816992" w:rsidP="00816992">
      <w:pPr>
        <w:pStyle w:val="Code"/>
        <w:rPr>
          <w:highlight w:val="white"/>
        </w:rPr>
      </w:pPr>
      <w:r w:rsidRPr="00816992">
        <w:rPr>
          <w:highlight w:val="white"/>
        </w:rPr>
        <w:lastRenderedPageBreak/>
        <w:t xml:space="preserve">      type.IsVolatile = (totalMaskValue &amp; ((int) Mask.Volatile)) != 0;</w:t>
      </w:r>
    </w:p>
    <w:p w14:paraId="39070082" w14:textId="77777777" w:rsidR="00816992" w:rsidRPr="00816992" w:rsidRDefault="00816992" w:rsidP="00816992">
      <w:pPr>
        <w:pStyle w:val="Code"/>
        <w:rPr>
          <w:highlight w:val="white"/>
        </w:rPr>
      </w:pPr>
      <w:r w:rsidRPr="00816992">
        <w:rPr>
          <w:highlight w:val="white"/>
        </w:rPr>
        <w:t xml:space="preserve">      return type;</w:t>
      </w:r>
    </w:p>
    <w:p w14:paraId="7E134F43" w14:textId="77777777" w:rsidR="00C870F7" w:rsidRDefault="00816992" w:rsidP="00C870F7">
      <w:pPr>
        <w:pStyle w:val="Code"/>
        <w:rPr>
          <w:highlight w:val="white"/>
        </w:rPr>
      </w:pPr>
      <w:r w:rsidRPr="00816992">
        <w:rPr>
          <w:highlight w:val="white"/>
        </w:rPr>
        <w:t xml:space="preserve">    }</w:t>
      </w:r>
    </w:p>
    <w:p w14:paraId="348957BC" w14:textId="235A96F2" w:rsidR="00816992" w:rsidRPr="00816992" w:rsidRDefault="00C870F7" w:rsidP="00C870F7">
      <w:pPr>
        <w:rPr>
          <w:highlight w:val="white"/>
        </w:rPr>
      </w:pPr>
      <w:r>
        <w:rPr>
          <w:highlight w:val="white"/>
        </w:rPr>
        <w:t>T</w:t>
      </w:r>
      <w:r w:rsidR="00491CEF">
        <w:rPr>
          <w:highlight w:val="white"/>
        </w:rPr>
        <w:t xml:space="preserve">he </w:t>
      </w:r>
      <w:r w:rsidR="00491CEF" w:rsidRPr="00C870F7">
        <w:rPr>
          <w:rStyle w:val="KeyWord0"/>
          <w:highlight w:val="white"/>
        </w:rPr>
        <w:t>MaskToString</w:t>
      </w:r>
      <w:r w:rsidR="00491CEF">
        <w:rPr>
          <w:highlight w:val="white"/>
        </w:rPr>
        <w:t xml:space="preserve"> method is called when reporting an error</w:t>
      </w:r>
      <w:r w:rsidR="005E55F2">
        <w:rPr>
          <w:highlight w:val="white"/>
        </w:rPr>
        <w:t>. I</w:t>
      </w:r>
      <w:r w:rsidR="00491CEF">
        <w:rPr>
          <w:highlight w:val="white"/>
        </w:rPr>
        <w:t xml:space="preserve">t returns a string </w:t>
      </w:r>
      <w:r w:rsidR="009E1A81">
        <w:rPr>
          <w:highlight w:val="white"/>
        </w:rPr>
        <w:t xml:space="preserve">holding </w:t>
      </w:r>
      <w:r w:rsidR="005E55F2">
        <w:rPr>
          <w:highlight w:val="white"/>
        </w:rPr>
        <w:t>the declaration specifiers as text.</w:t>
      </w:r>
    </w:p>
    <w:p w14:paraId="13F7A436" w14:textId="77777777" w:rsidR="00816992" w:rsidRPr="00816992" w:rsidRDefault="00816992" w:rsidP="00816992">
      <w:pPr>
        <w:pStyle w:val="Code"/>
        <w:rPr>
          <w:highlight w:val="white"/>
        </w:rPr>
      </w:pPr>
      <w:r w:rsidRPr="00816992">
        <w:rPr>
          <w:highlight w:val="white"/>
        </w:rPr>
        <w:t xml:space="preserve">    private static string MaskToString(int totalMaskValue) {</w:t>
      </w:r>
    </w:p>
    <w:p w14:paraId="1E636816" w14:textId="77777777" w:rsidR="00816992" w:rsidRPr="00816992" w:rsidRDefault="00816992" w:rsidP="00816992">
      <w:pPr>
        <w:pStyle w:val="Code"/>
        <w:rPr>
          <w:highlight w:val="white"/>
        </w:rPr>
      </w:pPr>
      <w:r w:rsidRPr="00816992">
        <w:rPr>
          <w:highlight w:val="white"/>
        </w:rPr>
        <w:t xml:space="preserve">      StringBuilder maskBuffer = new StringBuilder();</w:t>
      </w:r>
    </w:p>
    <w:p w14:paraId="669CDDDF" w14:textId="14EC6F88" w:rsidR="00816992" w:rsidRPr="00816992" w:rsidRDefault="00763422" w:rsidP="00763422">
      <w:pPr>
        <w:rPr>
          <w:highlight w:val="white"/>
        </w:rPr>
      </w:pPr>
      <w:r>
        <w:rPr>
          <w:highlight w:val="white"/>
        </w:rPr>
        <w:t>We iterate throught the bits of the</w:t>
      </w:r>
      <w:r w:rsidR="00B47878">
        <w:rPr>
          <w:highlight w:val="white"/>
        </w:rPr>
        <w:t xml:space="preserve"> mask and add the text of the Mask enumeration matching each true bit (bit with value one).</w:t>
      </w:r>
    </w:p>
    <w:p w14:paraId="2AF89199" w14:textId="77777777" w:rsidR="00816992" w:rsidRPr="00816992" w:rsidRDefault="00816992" w:rsidP="00816992">
      <w:pPr>
        <w:pStyle w:val="Code"/>
        <w:rPr>
          <w:highlight w:val="white"/>
        </w:rPr>
      </w:pPr>
      <w:r w:rsidRPr="00816992">
        <w:rPr>
          <w:highlight w:val="white"/>
        </w:rPr>
        <w:t xml:space="preserve">      for (int maskValue = 1; maskValue != 0; maskValue &lt;&lt;= 1) {</w:t>
      </w:r>
    </w:p>
    <w:p w14:paraId="1CF66F67" w14:textId="77777777" w:rsidR="00816992" w:rsidRPr="00816992" w:rsidRDefault="00816992" w:rsidP="00816992">
      <w:pPr>
        <w:pStyle w:val="Code"/>
        <w:rPr>
          <w:highlight w:val="white"/>
        </w:rPr>
      </w:pPr>
      <w:r w:rsidRPr="00816992">
        <w:rPr>
          <w:highlight w:val="white"/>
        </w:rPr>
        <w:t xml:space="preserve">        if ((maskValue &amp; totalMaskValue) != 0) {</w:t>
      </w:r>
    </w:p>
    <w:p w14:paraId="351C8D92" w14:textId="77777777" w:rsidR="00816992" w:rsidRPr="00816992" w:rsidRDefault="00816992" w:rsidP="00816992">
      <w:pPr>
        <w:pStyle w:val="Code"/>
        <w:rPr>
          <w:highlight w:val="white"/>
        </w:rPr>
      </w:pPr>
      <w:r w:rsidRPr="00816992">
        <w:rPr>
          <w:highlight w:val="white"/>
        </w:rPr>
        <w:t xml:space="preserve">          string maskName = Enum.GetName(typeof(Mask), maskValue).ToLower();</w:t>
      </w:r>
    </w:p>
    <w:p w14:paraId="236FFB00" w14:textId="77777777" w:rsidR="00816992" w:rsidRPr="00816992" w:rsidRDefault="00816992" w:rsidP="00816992">
      <w:pPr>
        <w:pStyle w:val="Code"/>
        <w:rPr>
          <w:highlight w:val="white"/>
        </w:rPr>
      </w:pPr>
      <w:r w:rsidRPr="00816992">
        <w:rPr>
          <w:highlight w:val="white"/>
        </w:rPr>
        <w:t xml:space="preserve">          maskBuffer.Append(((maskBuffer.Length &gt; 0) ? " " : "") + maskName);</w:t>
      </w:r>
    </w:p>
    <w:p w14:paraId="19FCE420" w14:textId="77777777" w:rsidR="00816992" w:rsidRPr="00816992" w:rsidRDefault="00816992" w:rsidP="00816992">
      <w:pPr>
        <w:pStyle w:val="Code"/>
        <w:rPr>
          <w:highlight w:val="white"/>
        </w:rPr>
      </w:pPr>
      <w:r w:rsidRPr="00816992">
        <w:rPr>
          <w:highlight w:val="white"/>
        </w:rPr>
        <w:t xml:space="preserve">        }</w:t>
      </w:r>
    </w:p>
    <w:p w14:paraId="15C87126" w14:textId="77777777" w:rsidR="00816992" w:rsidRPr="00816992" w:rsidRDefault="00816992" w:rsidP="00816992">
      <w:pPr>
        <w:pStyle w:val="Code"/>
        <w:rPr>
          <w:highlight w:val="white"/>
        </w:rPr>
      </w:pPr>
      <w:r w:rsidRPr="00816992">
        <w:rPr>
          <w:highlight w:val="white"/>
        </w:rPr>
        <w:t xml:space="preserve">      }</w:t>
      </w:r>
    </w:p>
    <w:p w14:paraId="45A98A42" w14:textId="77777777" w:rsidR="00816992" w:rsidRPr="00816992" w:rsidRDefault="00816992" w:rsidP="00816992">
      <w:pPr>
        <w:pStyle w:val="Code"/>
        <w:rPr>
          <w:highlight w:val="white"/>
        </w:rPr>
      </w:pPr>
    </w:p>
    <w:p w14:paraId="1429DC72" w14:textId="77777777" w:rsidR="00816992" w:rsidRPr="00816992" w:rsidRDefault="00816992" w:rsidP="00816992">
      <w:pPr>
        <w:pStyle w:val="Code"/>
        <w:rPr>
          <w:highlight w:val="white"/>
        </w:rPr>
      </w:pPr>
      <w:r w:rsidRPr="00816992">
        <w:rPr>
          <w:highlight w:val="white"/>
        </w:rPr>
        <w:t xml:space="preserve">      return maskBuffer.ToString();</w:t>
      </w:r>
    </w:p>
    <w:p w14:paraId="24FACC6B" w14:textId="77777777" w:rsidR="00816992" w:rsidRPr="00816992" w:rsidRDefault="00816992" w:rsidP="00816992">
      <w:pPr>
        <w:pStyle w:val="Code"/>
        <w:rPr>
          <w:highlight w:val="white"/>
        </w:rPr>
      </w:pPr>
      <w:r w:rsidRPr="00816992">
        <w:rPr>
          <w:highlight w:val="white"/>
        </w:rPr>
        <w:t xml:space="preserve">    }</w:t>
      </w:r>
    </w:p>
    <w:p w14:paraId="4480F7E4" w14:textId="77777777" w:rsidR="00816992" w:rsidRPr="00816992" w:rsidRDefault="00816992" w:rsidP="00816992">
      <w:pPr>
        <w:pStyle w:val="Code"/>
        <w:rPr>
          <w:highlight w:val="white"/>
        </w:rPr>
      </w:pPr>
      <w:r w:rsidRPr="00816992">
        <w:rPr>
          <w:highlight w:val="white"/>
        </w:rPr>
        <w:t xml:space="preserve">  }</w:t>
      </w:r>
    </w:p>
    <w:p w14:paraId="1D2FA303" w14:textId="77777777" w:rsidR="00816992" w:rsidRPr="00816992" w:rsidRDefault="00816992" w:rsidP="00816992">
      <w:pPr>
        <w:pStyle w:val="Code"/>
        <w:rPr>
          <w:rFonts w:ascii="Times New Roman" w:hAnsi="Times New Roman" w:cstheme="majorBidi"/>
          <w:color w:val="000000" w:themeColor="text1"/>
          <w:sz w:val="40"/>
          <w:szCs w:val="26"/>
        </w:rPr>
      </w:pPr>
      <w:r>
        <w:rPr>
          <w:highlight w:val="white"/>
          <w:lang w:val="sv-SE"/>
        </w:rPr>
        <w:t>}</w:t>
      </w:r>
    </w:p>
    <w:p w14:paraId="3B549B34" w14:textId="716F4A25" w:rsidR="007126A2" w:rsidRDefault="00566B7F" w:rsidP="00816992">
      <w:pPr>
        <w:pStyle w:val="Rubrik2"/>
      </w:pPr>
      <w:r>
        <w:t>Declarators</w:t>
      </w:r>
    </w:p>
    <w:p w14:paraId="557C5883" w14:textId="1BF31EDA" w:rsidR="00C830CD" w:rsidRDefault="00793045" w:rsidP="00C830CD">
      <w:r>
        <w:t>A declarator follows the declaration specifiers.</w:t>
      </w:r>
      <w:r w:rsidR="00A45A79">
        <w:t xml:space="preserve"> A declarator can be </w:t>
      </w:r>
      <w:r w:rsidR="00266D64">
        <w:t>initialized</w:t>
      </w:r>
      <w:r w:rsidR="00A45A79">
        <w:t xml:space="preserve"> with a value or marked with its size in bits.</w:t>
      </w:r>
      <w:r>
        <w:t xml:space="preserve"> </w:t>
      </w:r>
      <w:r w:rsidR="00D76CC6">
        <w:t>The bold part of the following code are examples of declarators.</w:t>
      </w:r>
      <w:r w:rsidR="000D7B68">
        <w:t xml:space="preserve"> </w:t>
      </w:r>
      <w:r w:rsidR="000C363D">
        <w:t>Only members of a struct can be marked with bits</w:t>
      </w:r>
      <w:r w:rsidR="002743DF">
        <w:t>. S</w:t>
      </w:r>
      <w:r w:rsidR="000C363D">
        <w:t xml:space="preserve">truct or union member as well as function parameters cannot be </w:t>
      </w:r>
      <w:r w:rsidR="00266D64">
        <w:t>initialized</w:t>
      </w:r>
      <w:r w:rsidR="000C363D">
        <w:t>.</w:t>
      </w:r>
    </w:p>
    <w:p w14:paraId="353371A7" w14:textId="27A94CB7" w:rsidR="00A853BF" w:rsidRDefault="00A853BF" w:rsidP="00A853BF">
      <w:pPr>
        <w:pStyle w:val="Code"/>
      </w:pPr>
      <w:r>
        <w:t xml:space="preserve">int </w:t>
      </w:r>
      <w:r w:rsidR="004D3890" w:rsidRPr="007C3E24">
        <w:rPr>
          <w:rStyle w:val="KeyWord0"/>
        </w:rPr>
        <w:t>i</w:t>
      </w:r>
      <w:r w:rsidR="004D3890">
        <w:t xml:space="preserve">, </w:t>
      </w:r>
      <w:r w:rsidR="004D3890" w:rsidRPr="007C3E24">
        <w:rPr>
          <w:rStyle w:val="KeyWord0"/>
        </w:rPr>
        <w:t>j</w:t>
      </w:r>
      <w:r w:rsidR="008D7E9D" w:rsidRPr="003D667B">
        <w:t xml:space="preserve"> </w:t>
      </w:r>
      <w:r w:rsidR="008D7E9D">
        <w:rPr>
          <w:rStyle w:val="KeyWord0"/>
        </w:rPr>
        <w:t>=</w:t>
      </w:r>
      <w:r w:rsidR="008D7E9D" w:rsidRPr="003D667B">
        <w:t xml:space="preserve"> </w:t>
      </w:r>
      <w:r w:rsidR="008D7E9D">
        <w:rPr>
          <w:rStyle w:val="KeyWord0"/>
        </w:rPr>
        <w:t>2</w:t>
      </w:r>
      <w:r>
        <w:t>;</w:t>
      </w:r>
    </w:p>
    <w:p w14:paraId="41F8A89D" w14:textId="2CF475EA" w:rsidR="00A853BF" w:rsidRDefault="00A853BF" w:rsidP="00A853BF">
      <w:pPr>
        <w:pStyle w:val="Code"/>
      </w:pPr>
      <w:r>
        <w:t xml:space="preserve">double </w:t>
      </w:r>
      <w:r w:rsidRPr="007C3E24">
        <w:rPr>
          <w:rStyle w:val="KeyWord0"/>
        </w:rPr>
        <w:t>x</w:t>
      </w:r>
      <w:r>
        <w:t xml:space="preserve"> </w:t>
      </w:r>
      <w:r w:rsidRPr="007C3E24">
        <w:rPr>
          <w:rStyle w:val="KeyWord0"/>
        </w:rPr>
        <w:t>=</w:t>
      </w:r>
      <w:r>
        <w:t xml:space="preserve"> </w:t>
      </w:r>
      <w:r w:rsidRPr="007C3E24">
        <w:rPr>
          <w:rStyle w:val="KeyWord0"/>
        </w:rPr>
        <w:t>3.14</w:t>
      </w:r>
      <w:r>
        <w:t>;</w:t>
      </w:r>
    </w:p>
    <w:p w14:paraId="395C52EF" w14:textId="33169CD5" w:rsidR="00A853BF" w:rsidRDefault="00A853BF" w:rsidP="00A853BF">
      <w:pPr>
        <w:pStyle w:val="Code"/>
      </w:pPr>
      <w:r>
        <w:t xml:space="preserve">int </w:t>
      </w:r>
      <w:r w:rsidRPr="007C3E24">
        <w:rPr>
          <w:rStyle w:val="KeyWord0"/>
        </w:rPr>
        <w:t>f(a,</w:t>
      </w:r>
      <w:r>
        <w:t xml:space="preserve"> </w:t>
      </w:r>
      <w:r w:rsidRPr="007C3E24">
        <w:rPr>
          <w:rStyle w:val="KeyWord0"/>
        </w:rPr>
        <w:t>b,</w:t>
      </w:r>
      <w:r>
        <w:t xml:space="preserve"> </w:t>
      </w:r>
      <w:r w:rsidRPr="007C3E24">
        <w:rPr>
          <w:rStyle w:val="KeyWord0"/>
        </w:rPr>
        <w:t>c)</w:t>
      </w:r>
      <w:r>
        <w:t>;</w:t>
      </w:r>
    </w:p>
    <w:p w14:paraId="058B64EF" w14:textId="368E0800" w:rsidR="00A853BF" w:rsidRDefault="00A853BF" w:rsidP="00A853BF">
      <w:pPr>
        <w:pStyle w:val="Code"/>
      </w:pPr>
      <w:r>
        <w:t xml:space="preserve">char </w:t>
      </w:r>
      <w:r w:rsidRPr="007C3E24">
        <w:rPr>
          <w:rStyle w:val="KeyWord0"/>
        </w:rPr>
        <w:t>s[]</w:t>
      </w:r>
      <w:r>
        <w:t xml:space="preserve"> </w:t>
      </w:r>
      <w:r w:rsidRPr="007C3E24">
        <w:rPr>
          <w:rStyle w:val="KeyWord0"/>
        </w:rPr>
        <w:t>=</w:t>
      </w:r>
      <w:r>
        <w:t xml:space="preserve"> </w:t>
      </w:r>
      <w:r w:rsidR="007C3E24">
        <w:rPr>
          <w:rStyle w:val="KeyWord0"/>
        </w:rPr>
        <w:t>"</w:t>
      </w:r>
      <w:r w:rsidRPr="007C3E24">
        <w:rPr>
          <w:rStyle w:val="KeyWord0"/>
        </w:rPr>
        <w:t>Hello</w:t>
      </w:r>
      <w:r w:rsidR="007C3E24">
        <w:rPr>
          <w:rStyle w:val="KeyWord0"/>
        </w:rPr>
        <w:t>"</w:t>
      </w:r>
      <w:r>
        <w:t>;</w:t>
      </w:r>
    </w:p>
    <w:p w14:paraId="42DA3A4C" w14:textId="3B82AB3E" w:rsidR="00A853BF" w:rsidRDefault="00A853BF" w:rsidP="00A853BF">
      <w:pPr>
        <w:pStyle w:val="Code"/>
      </w:pPr>
      <w:r>
        <w:t xml:space="preserve">int </w:t>
      </w:r>
      <w:r w:rsidRPr="00836507">
        <w:rPr>
          <w:rStyle w:val="KeyWord0"/>
        </w:rPr>
        <w:t>*p</w:t>
      </w:r>
      <w:r>
        <w:t xml:space="preserve">, </w:t>
      </w:r>
      <w:r w:rsidRPr="00836507">
        <w:rPr>
          <w:rStyle w:val="KeyWord0"/>
        </w:rPr>
        <w:t>*q</w:t>
      </w:r>
      <w:r>
        <w:t xml:space="preserve"> </w:t>
      </w:r>
      <w:r w:rsidRPr="00836507">
        <w:rPr>
          <w:rStyle w:val="KeyWord0"/>
        </w:rPr>
        <w:t>=</w:t>
      </w:r>
      <w:r>
        <w:t xml:space="preserve"> </w:t>
      </w:r>
      <w:r w:rsidRPr="00836507">
        <w:rPr>
          <w:rStyle w:val="KeyWord0"/>
        </w:rPr>
        <w:t>&amp;i</w:t>
      </w:r>
      <w:r>
        <w:t>;</w:t>
      </w:r>
    </w:p>
    <w:p w14:paraId="1EF03714" w14:textId="4AE2C9E1" w:rsidR="00A853BF" w:rsidRDefault="009641C9" w:rsidP="00A853BF">
      <w:pPr>
        <w:pStyle w:val="Code"/>
      </w:pPr>
      <w:r>
        <w:t xml:space="preserve">long int </w:t>
      </w:r>
      <w:r w:rsidRPr="00836507">
        <w:rPr>
          <w:rStyle w:val="KeyWord0"/>
        </w:rPr>
        <w:t>value:</w:t>
      </w:r>
      <w:r w:rsidR="004D3890" w:rsidRPr="00836507">
        <w:rPr>
          <w:rStyle w:val="KeyWord0"/>
        </w:rPr>
        <w:t>7</w:t>
      </w:r>
      <w:r w:rsidR="004D3890">
        <w:t>;</w:t>
      </w:r>
    </w:p>
    <w:p w14:paraId="63BABC64" w14:textId="5682AA64" w:rsidR="00005BD5" w:rsidRDefault="00005BD5" w:rsidP="00005BD5">
      <w:r>
        <w:t>A declarator can be a simple variable, an array, or a function with old-style or new-style parameter list.</w:t>
      </w:r>
    </w:p>
    <w:p w14:paraId="4513A874" w14:textId="5412790D" w:rsidR="007126A2" w:rsidRDefault="007126A2" w:rsidP="00566B7F">
      <w:pPr>
        <w:pStyle w:val="CodeHeader"/>
      </w:pPr>
      <w:r>
        <w:t>Declarator.cs</w:t>
      </w:r>
    </w:p>
    <w:p w14:paraId="408209B8" w14:textId="77777777" w:rsidR="00566B7F" w:rsidRPr="00566B7F" w:rsidRDefault="00566B7F" w:rsidP="00566B7F">
      <w:pPr>
        <w:pStyle w:val="Code"/>
        <w:rPr>
          <w:highlight w:val="white"/>
        </w:rPr>
      </w:pPr>
      <w:r w:rsidRPr="00566B7F">
        <w:rPr>
          <w:highlight w:val="white"/>
        </w:rPr>
        <w:t>namespace CCompiler {</w:t>
      </w:r>
    </w:p>
    <w:p w14:paraId="57BBB979" w14:textId="77777777" w:rsidR="00566B7F" w:rsidRPr="00566B7F" w:rsidRDefault="00566B7F" w:rsidP="00566B7F">
      <w:pPr>
        <w:pStyle w:val="Code"/>
        <w:rPr>
          <w:highlight w:val="white"/>
        </w:rPr>
      </w:pPr>
      <w:r w:rsidRPr="00566B7F">
        <w:rPr>
          <w:highlight w:val="white"/>
        </w:rPr>
        <w:t xml:space="preserve">  public class Declarator {</w:t>
      </w:r>
    </w:p>
    <w:p w14:paraId="57C74ACC" w14:textId="77777777" w:rsidR="00566B7F" w:rsidRPr="00566B7F" w:rsidRDefault="00566B7F" w:rsidP="00566B7F">
      <w:pPr>
        <w:pStyle w:val="Code"/>
        <w:rPr>
          <w:highlight w:val="white"/>
        </w:rPr>
      </w:pPr>
      <w:r w:rsidRPr="00566B7F">
        <w:rPr>
          <w:highlight w:val="white"/>
        </w:rPr>
        <w:t xml:space="preserve">    private string m_name;</w:t>
      </w:r>
    </w:p>
    <w:p w14:paraId="138D46E8" w14:textId="77777777" w:rsidR="00566B7F" w:rsidRPr="00566B7F" w:rsidRDefault="00566B7F" w:rsidP="00566B7F">
      <w:pPr>
        <w:pStyle w:val="Code"/>
        <w:rPr>
          <w:highlight w:val="white"/>
        </w:rPr>
      </w:pPr>
      <w:r w:rsidRPr="00566B7F">
        <w:rPr>
          <w:highlight w:val="white"/>
        </w:rPr>
        <w:t xml:space="preserve">    private Type m_firstType, m_lastType;</w:t>
      </w:r>
    </w:p>
    <w:p w14:paraId="2DE6011B" w14:textId="77777777" w:rsidR="00566B7F" w:rsidRPr="00566B7F" w:rsidRDefault="00566B7F" w:rsidP="00566B7F">
      <w:pPr>
        <w:pStyle w:val="Code"/>
        <w:rPr>
          <w:highlight w:val="white"/>
        </w:rPr>
      </w:pPr>
    </w:p>
    <w:p w14:paraId="6BC545F1" w14:textId="77777777" w:rsidR="00566B7F" w:rsidRPr="00566B7F" w:rsidRDefault="00566B7F" w:rsidP="00566B7F">
      <w:pPr>
        <w:pStyle w:val="Code"/>
        <w:rPr>
          <w:highlight w:val="white"/>
        </w:rPr>
      </w:pPr>
      <w:r w:rsidRPr="00566B7F">
        <w:rPr>
          <w:highlight w:val="white"/>
        </w:rPr>
        <w:t xml:space="preserve">    public Declarator(string name) {</w:t>
      </w:r>
    </w:p>
    <w:p w14:paraId="0A19264A" w14:textId="0BD7F0B2" w:rsidR="00566B7F" w:rsidRPr="00566B7F" w:rsidRDefault="00566B7F" w:rsidP="00566B7F">
      <w:pPr>
        <w:pStyle w:val="Code"/>
        <w:rPr>
          <w:highlight w:val="white"/>
        </w:rPr>
      </w:pPr>
      <w:r w:rsidRPr="00566B7F">
        <w:rPr>
          <w:highlight w:val="white"/>
        </w:rPr>
        <w:t xml:space="preserve">      </w:t>
      </w:r>
      <w:r w:rsidR="005D04D1">
        <w:rPr>
          <w:highlight w:val="white"/>
        </w:rPr>
        <w:t>m_n</w:t>
      </w:r>
      <w:r w:rsidRPr="00566B7F">
        <w:rPr>
          <w:highlight w:val="white"/>
        </w:rPr>
        <w:t>ame = name;</w:t>
      </w:r>
    </w:p>
    <w:p w14:paraId="01DEA28E" w14:textId="77777777" w:rsidR="00566B7F" w:rsidRPr="00566B7F" w:rsidRDefault="00566B7F" w:rsidP="00566B7F">
      <w:pPr>
        <w:pStyle w:val="Code"/>
        <w:rPr>
          <w:highlight w:val="white"/>
        </w:rPr>
      </w:pPr>
      <w:r w:rsidRPr="00566B7F">
        <w:rPr>
          <w:highlight w:val="white"/>
        </w:rPr>
        <w:t xml:space="preserve">    }</w:t>
      </w:r>
    </w:p>
    <w:p w14:paraId="550EC181" w14:textId="77777777" w:rsidR="00566B7F" w:rsidRPr="00566B7F" w:rsidRDefault="00566B7F" w:rsidP="00566B7F">
      <w:pPr>
        <w:pStyle w:val="Code"/>
        <w:rPr>
          <w:highlight w:val="white"/>
        </w:rPr>
      </w:pPr>
      <w:r w:rsidRPr="00566B7F">
        <w:rPr>
          <w:highlight w:val="white"/>
        </w:rPr>
        <w:t xml:space="preserve">  </w:t>
      </w:r>
    </w:p>
    <w:p w14:paraId="32225A3E" w14:textId="77777777" w:rsidR="00566B7F" w:rsidRPr="00566B7F" w:rsidRDefault="00566B7F" w:rsidP="00566B7F">
      <w:pPr>
        <w:pStyle w:val="Code"/>
        <w:rPr>
          <w:highlight w:val="white"/>
        </w:rPr>
      </w:pPr>
      <w:r w:rsidRPr="00566B7F">
        <w:rPr>
          <w:highlight w:val="white"/>
        </w:rPr>
        <w:t xml:space="preserve">    public string Name {</w:t>
      </w:r>
    </w:p>
    <w:p w14:paraId="6AECC7F9" w14:textId="77777777" w:rsidR="00566B7F" w:rsidRPr="00566B7F" w:rsidRDefault="00566B7F" w:rsidP="00566B7F">
      <w:pPr>
        <w:pStyle w:val="Code"/>
        <w:rPr>
          <w:highlight w:val="white"/>
        </w:rPr>
      </w:pPr>
      <w:r w:rsidRPr="00566B7F">
        <w:rPr>
          <w:highlight w:val="white"/>
        </w:rPr>
        <w:t xml:space="preserve">      get { return m_name; }</w:t>
      </w:r>
    </w:p>
    <w:p w14:paraId="18C0984A" w14:textId="77777777" w:rsidR="00566B7F" w:rsidRPr="00566B7F" w:rsidRDefault="00566B7F" w:rsidP="00566B7F">
      <w:pPr>
        <w:pStyle w:val="Code"/>
        <w:rPr>
          <w:highlight w:val="white"/>
        </w:rPr>
      </w:pPr>
      <w:r w:rsidRPr="00566B7F">
        <w:rPr>
          <w:highlight w:val="white"/>
        </w:rPr>
        <w:t xml:space="preserve">      set { m_name = value; }</w:t>
      </w:r>
    </w:p>
    <w:p w14:paraId="2F9F1A0A" w14:textId="77777777" w:rsidR="00566B7F" w:rsidRPr="00566B7F" w:rsidRDefault="00566B7F" w:rsidP="00566B7F">
      <w:pPr>
        <w:pStyle w:val="Code"/>
        <w:rPr>
          <w:highlight w:val="white"/>
        </w:rPr>
      </w:pPr>
      <w:r w:rsidRPr="00566B7F">
        <w:rPr>
          <w:highlight w:val="white"/>
        </w:rPr>
        <w:t xml:space="preserve">    }</w:t>
      </w:r>
    </w:p>
    <w:p w14:paraId="05B6AC3B" w14:textId="77777777" w:rsidR="00566B7F" w:rsidRPr="00566B7F" w:rsidRDefault="00566B7F" w:rsidP="00566B7F">
      <w:pPr>
        <w:pStyle w:val="Code"/>
        <w:rPr>
          <w:highlight w:val="white"/>
        </w:rPr>
      </w:pPr>
    </w:p>
    <w:p w14:paraId="4BFA088F" w14:textId="77777777" w:rsidR="00566B7F" w:rsidRPr="00566B7F" w:rsidRDefault="00566B7F" w:rsidP="00566B7F">
      <w:pPr>
        <w:pStyle w:val="Code"/>
        <w:rPr>
          <w:highlight w:val="white"/>
        </w:rPr>
      </w:pPr>
      <w:r w:rsidRPr="00566B7F">
        <w:rPr>
          <w:highlight w:val="white"/>
        </w:rPr>
        <w:t xml:space="preserve">    public Type Type {</w:t>
      </w:r>
    </w:p>
    <w:p w14:paraId="52272778" w14:textId="77777777" w:rsidR="00566B7F" w:rsidRPr="00566B7F" w:rsidRDefault="00566B7F" w:rsidP="00566B7F">
      <w:pPr>
        <w:pStyle w:val="Code"/>
        <w:rPr>
          <w:highlight w:val="white"/>
        </w:rPr>
      </w:pPr>
      <w:r w:rsidRPr="00566B7F">
        <w:rPr>
          <w:highlight w:val="white"/>
        </w:rPr>
        <w:t xml:space="preserve">      get { return m_firstType; }</w:t>
      </w:r>
    </w:p>
    <w:p w14:paraId="43221869" w14:textId="77777777" w:rsidR="00566B7F" w:rsidRPr="00566B7F" w:rsidRDefault="00566B7F" w:rsidP="00566B7F">
      <w:pPr>
        <w:pStyle w:val="Code"/>
        <w:rPr>
          <w:highlight w:val="white"/>
        </w:rPr>
      </w:pPr>
      <w:r w:rsidRPr="00566B7F">
        <w:rPr>
          <w:highlight w:val="white"/>
        </w:rPr>
        <w:t xml:space="preserve">    }</w:t>
      </w:r>
    </w:p>
    <w:p w14:paraId="3C2AAD70" w14:textId="1E9FEE60" w:rsidR="00566B7F" w:rsidRPr="00566B7F" w:rsidRDefault="008175BD" w:rsidP="008175BD">
      <w:pPr>
        <w:rPr>
          <w:highlight w:val="white"/>
        </w:rPr>
      </w:pPr>
      <w:r>
        <w:rPr>
          <w:highlight w:val="white"/>
        </w:rPr>
        <w:lastRenderedPageBreak/>
        <w:t>If we add a type to the declarator where there is no previous type, we set both the first and last type to that type.</w:t>
      </w:r>
    </w:p>
    <w:p w14:paraId="4C4C8425" w14:textId="78AE4828" w:rsidR="00566B7F" w:rsidRPr="00566B7F" w:rsidRDefault="00566B7F" w:rsidP="00566B7F">
      <w:pPr>
        <w:pStyle w:val="Code"/>
        <w:rPr>
          <w:highlight w:val="white"/>
        </w:rPr>
      </w:pPr>
      <w:r w:rsidRPr="00566B7F">
        <w:rPr>
          <w:highlight w:val="white"/>
        </w:rPr>
        <w:t xml:space="preserve">    public void Add(</w:t>
      </w:r>
      <w:r w:rsidR="00F7018E">
        <w:rPr>
          <w:highlight w:val="white"/>
        </w:rPr>
        <w:t>Type</w:t>
      </w:r>
      <w:r w:rsidRPr="00566B7F">
        <w:rPr>
          <w:highlight w:val="white"/>
        </w:rPr>
        <w:t xml:space="preserve"> </w:t>
      </w:r>
      <w:r w:rsidR="00F7018E">
        <w:rPr>
          <w:highlight w:val="white"/>
        </w:rPr>
        <w:t>newType</w:t>
      </w:r>
      <w:r w:rsidRPr="00566B7F">
        <w:rPr>
          <w:highlight w:val="white"/>
        </w:rPr>
        <w:t>) {</w:t>
      </w:r>
    </w:p>
    <w:p w14:paraId="2E764CD8" w14:textId="77777777" w:rsidR="00566B7F" w:rsidRPr="00566B7F" w:rsidRDefault="00566B7F" w:rsidP="00566B7F">
      <w:pPr>
        <w:pStyle w:val="Code"/>
        <w:rPr>
          <w:highlight w:val="white"/>
        </w:rPr>
      </w:pPr>
      <w:r w:rsidRPr="00566B7F">
        <w:rPr>
          <w:highlight w:val="white"/>
        </w:rPr>
        <w:t xml:space="preserve">      if (m_firstType == null) {</w:t>
      </w:r>
    </w:p>
    <w:p w14:paraId="0B6EC64D" w14:textId="26140FF9" w:rsidR="00566B7F" w:rsidRPr="00566B7F" w:rsidRDefault="00566B7F" w:rsidP="00566B7F">
      <w:pPr>
        <w:pStyle w:val="Code"/>
        <w:rPr>
          <w:highlight w:val="white"/>
        </w:rPr>
      </w:pPr>
      <w:r w:rsidRPr="00566B7F">
        <w:rPr>
          <w:highlight w:val="white"/>
        </w:rPr>
        <w:t xml:space="preserve">        m_firstType = m_lastType = </w:t>
      </w:r>
      <w:r w:rsidR="00F7018E">
        <w:rPr>
          <w:highlight w:val="white"/>
        </w:rPr>
        <w:t>newType</w:t>
      </w:r>
      <w:r w:rsidRPr="00566B7F">
        <w:rPr>
          <w:highlight w:val="white"/>
        </w:rPr>
        <w:t>;</w:t>
      </w:r>
    </w:p>
    <w:p w14:paraId="33BA248E" w14:textId="77777777" w:rsidR="00566B7F" w:rsidRPr="00566B7F" w:rsidRDefault="00566B7F" w:rsidP="00566B7F">
      <w:pPr>
        <w:pStyle w:val="Code"/>
        <w:rPr>
          <w:highlight w:val="white"/>
        </w:rPr>
      </w:pPr>
      <w:r w:rsidRPr="00566B7F">
        <w:rPr>
          <w:highlight w:val="white"/>
        </w:rPr>
        <w:t xml:space="preserve">      }</w:t>
      </w:r>
    </w:p>
    <w:p w14:paraId="0719385A" w14:textId="77777777" w:rsidR="00566B7F" w:rsidRPr="00566B7F" w:rsidRDefault="00566B7F" w:rsidP="00566B7F">
      <w:pPr>
        <w:pStyle w:val="Code"/>
        <w:rPr>
          <w:highlight w:val="white"/>
        </w:rPr>
      </w:pPr>
      <w:r w:rsidRPr="00566B7F">
        <w:rPr>
          <w:highlight w:val="white"/>
        </w:rPr>
        <w:t xml:space="preserve">      else {</w:t>
      </w:r>
    </w:p>
    <w:p w14:paraId="6D938339" w14:textId="4592C813" w:rsidR="00566B7F" w:rsidRDefault="00566B7F" w:rsidP="00566B7F">
      <w:pPr>
        <w:pStyle w:val="Code"/>
        <w:rPr>
          <w:highlight w:val="white"/>
        </w:rPr>
      </w:pPr>
      <w:r w:rsidRPr="00566B7F">
        <w:rPr>
          <w:highlight w:val="white"/>
        </w:rPr>
        <w:t xml:space="preserve">        switch (m_lastType.Sort) {</w:t>
      </w:r>
    </w:p>
    <w:p w14:paraId="2B125486" w14:textId="66D0A57A" w:rsidR="00AA39D4" w:rsidRPr="00566B7F" w:rsidRDefault="00AA39D4" w:rsidP="00AA39D4">
      <w:pPr>
        <w:rPr>
          <w:highlight w:val="white"/>
        </w:rPr>
      </w:pPr>
      <w:r>
        <w:rPr>
          <w:highlight w:val="white"/>
        </w:rPr>
        <w:t>If the last</w:t>
      </w:r>
      <w:r w:rsidR="00F7018E">
        <w:rPr>
          <w:highlight w:val="white"/>
        </w:rPr>
        <w:t xml:space="preserve"> type</w:t>
      </w:r>
      <w:r>
        <w:rPr>
          <w:highlight w:val="white"/>
        </w:rPr>
        <w:t xml:space="preserve"> of the declarator is a pointer, we set it to point at the new </w:t>
      </w:r>
      <w:r w:rsidR="00F7018E">
        <w:rPr>
          <w:highlight w:val="white"/>
        </w:rPr>
        <w:t>type</w:t>
      </w:r>
      <w:r>
        <w:rPr>
          <w:highlight w:val="white"/>
        </w:rPr>
        <w:t>.</w:t>
      </w:r>
    </w:p>
    <w:p w14:paraId="4F1E1A31" w14:textId="77777777" w:rsidR="00566B7F" w:rsidRPr="00566B7F" w:rsidRDefault="00566B7F" w:rsidP="00566B7F">
      <w:pPr>
        <w:pStyle w:val="Code"/>
        <w:rPr>
          <w:highlight w:val="white"/>
        </w:rPr>
      </w:pPr>
      <w:r w:rsidRPr="00566B7F">
        <w:rPr>
          <w:highlight w:val="white"/>
        </w:rPr>
        <w:t xml:space="preserve">          case Sort.Pointer:</w:t>
      </w:r>
    </w:p>
    <w:p w14:paraId="50DFA6A3" w14:textId="31B28869" w:rsidR="00566B7F" w:rsidRPr="00566B7F" w:rsidRDefault="00566B7F" w:rsidP="00566B7F">
      <w:pPr>
        <w:pStyle w:val="Code"/>
        <w:rPr>
          <w:highlight w:val="white"/>
        </w:rPr>
      </w:pPr>
      <w:r w:rsidRPr="00566B7F">
        <w:rPr>
          <w:highlight w:val="white"/>
        </w:rPr>
        <w:t xml:space="preserve">            m_lastType.PointerType = </w:t>
      </w:r>
      <w:r w:rsidR="00F7018E">
        <w:rPr>
          <w:highlight w:val="white"/>
        </w:rPr>
        <w:t>newType</w:t>
      </w:r>
      <w:r w:rsidRPr="00566B7F">
        <w:rPr>
          <w:highlight w:val="white"/>
        </w:rPr>
        <w:t>;</w:t>
      </w:r>
    </w:p>
    <w:p w14:paraId="2F089714" w14:textId="7BE4A9B2"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7798A843" w14:textId="77777777" w:rsidR="00566B7F" w:rsidRPr="00566B7F" w:rsidRDefault="00566B7F" w:rsidP="00566B7F">
      <w:pPr>
        <w:pStyle w:val="Code"/>
        <w:rPr>
          <w:highlight w:val="white"/>
        </w:rPr>
      </w:pPr>
      <w:r w:rsidRPr="00566B7F">
        <w:rPr>
          <w:highlight w:val="white"/>
        </w:rPr>
        <w:t xml:space="preserve">            break;</w:t>
      </w:r>
    </w:p>
    <w:p w14:paraId="367C15EA" w14:textId="319FD93C" w:rsidR="00566B7F" w:rsidRPr="00566B7F" w:rsidRDefault="00AA39D4" w:rsidP="00AA39D4">
      <w:pPr>
        <w:rPr>
          <w:highlight w:val="white"/>
        </w:rPr>
      </w:pPr>
      <w:r>
        <w:rPr>
          <w:highlight w:val="white"/>
        </w:rPr>
        <w:t xml:space="preserve">If the last </w:t>
      </w:r>
      <w:r w:rsidR="00F7018E">
        <w:rPr>
          <w:highlight w:val="white"/>
        </w:rPr>
        <w:t>type</w:t>
      </w:r>
      <w:r>
        <w:rPr>
          <w:highlight w:val="white"/>
        </w:rPr>
        <w:t xml:space="preserve"> of the declarator is a</w:t>
      </w:r>
      <w:r w:rsidR="002D5806">
        <w:rPr>
          <w:highlight w:val="white"/>
        </w:rPr>
        <w:t>n</w:t>
      </w:r>
      <w:r>
        <w:rPr>
          <w:highlight w:val="white"/>
        </w:rPr>
        <w:t xml:space="preserve"> </w:t>
      </w:r>
      <w:r w:rsidR="004E1F7A">
        <w:rPr>
          <w:highlight w:val="white"/>
        </w:rPr>
        <w:t>array</w:t>
      </w:r>
      <w:r>
        <w:rPr>
          <w:highlight w:val="white"/>
        </w:rPr>
        <w:t xml:space="preserve">, we set </w:t>
      </w:r>
      <w:r w:rsidR="00184C4A">
        <w:rPr>
          <w:highlight w:val="white"/>
        </w:rPr>
        <w:t xml:space="preserve">the </w:t>
      </w:r>
      <w:r w:rsidR="004E1F7A">
        <w:rPr>
          <w:highlight w:val="white"/>
        </w:rPr>
        <w:t xml:space="preserve">type of the </w:t>
      </w:r>
      <w:r w:rsidR="00184C4A">
        <w:rPr>
          <w:highlight w:val="white"/>
        </w:rPr>
        <w:t xml:space="preserve">array to be the new </w:t>
      </w:r>
      <w:r w:rsidR="00F7018E">
        <w:rPr>
          <w:highlight w:val="white"/>
        </w:rPr>
        <w:t>type</w:t>
      </w:r>
      <w:r w:rsidR="00184C4A">
        <w:rPr>
          <w:highlight w:val="white"/>
        </w:rPr>
        <w:t xml:space="preserve">. </w:t>
      </w:r>
      <w:r w:rsidR="00FD3D82">
        <w:rPr>
          <w:highlight w:val="white"/>
        </w:rPr>
        <w:t xml:space="preserve">However, </w:t>
      </w:r>
      <w:r w:rsidR="00184C4A">
        <w:rPr>
          <w:highlight w:val="white"/>
        </w:rPr>
        <w:t xml:space="preserve">the array must be complete; that is, it </w:t>
      </w:r>
      <w:r w:rsidR="00B869BC">
        <w:rPr>
          <w:highlight w:val="white"/>
        </w:rPr>
        <w:t>must have a stated size.</w:t>
      </w:r>
      <w:r w:rsidR="002D5806">
        <w:rPr>
          <w:highlight w:val="white"/>
        </w:rPr>
        <w:t xml:space="preserve"> </w:t>
      </w:r>
      <w:r w:rsidR="00FD3D82">
        <w:rPr>
          <w:highlight w:val="white"/>
        </w:rPr>
        <w:t>Moreover, t</w:t>
      </w:r>
      <w:r w:rsidR="002D5806">
        <w:rPr>
          <w:highlight w:val="white"/>
        </w:rPr>
        <w:t>he new type cannot be a function, since arrays of functions are not allowed.</w:t>
      </w:r>
    </w:p>
    <w:p w14:paraId="51618A59" w14:textId="77777777" w:rsidR="00566B7F" w:rsidRPr="00566B7F" w:rsidRDefault="00566B7F" w:rsidP="00566B7F">
      <w:pPr>
        <w:pStyle w:val="Code"/>
        <w:rPr>
          <w:highlight w:val="white"/>
        </w:rPr>
      </w:pPr>
      <w:r w:rsidRPr="00566B7F">
        <w:rPr>
          <w:highlight w:val="white"/>
        </w:rPr>
        <w:t xml:space="preserve">          case Sort.Array:</w:t>
      </w:r>
    </w:p>
    <w:p w14:paraId="1F492B0E" w14:textId="3CF2DDEE"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.IsComplete(),</w:t>
      </w:r>
    </w:p>
    <w:p w14:paraId="26055818" w14:textId="4B575A05" w:rsidR="00566B7F" w:rsidRPr="00566B7F" w:rsidRDefault="00566B7F" w:rsidP="00566B7F">
      <w:pPr>
        <w:pStyle w:val="Code"/>
        <w:rPr>
          <w:highlight w:val="white"/>
        </w:rPr>
      </w:pPr>
      <w:r>
        <w:rPr>
          <w:highlight w:val="white"/>
        </w:rPr>
        <w:t xml:space="preserve">                         </w:t>
      </w:r>
      <w:r w:rsidRPr="00566B7F">
        <w:rPr>
          <w:highlight w:val="white"/>
        </w:rPr>
        <w:t>Message.Array_of_incomplete_</w:t>
      </w:r>
      <w:r w:rsidR="00611B03">
        <w:rPr>
          <w:highlight w:val="white"/>
        </w:rPr>
        <w:t>t</w:t>
      </w:r>
      <w:r w:rsidR="00F7018E">
        <w:rPr>
          <w:highlight w:val="white"/>
        </w:rPr>
        <w:t>ype</w:t>
      </w:r>
      <w:r w:rsidRPr="00566B7F">
        <w:rPr>
          <w:highlight w:val="white"/>
        </w:rPr>
        <w:t>_not_allowed);</w:t>
      </w:r>
    </w:p>
    <w:p w14:paraId="17CE3D9F" w14:textId="6F0E34AF"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36114971" w14:textId="4104A16F" w:rsidR="00566B7F" w:rsidRPr="00566B7F" w:rsidRDefault="00566B7F" w:rsidP="00566B7F">
      <w:pPr>
        <w:pStyle w:val="Code"/>
        <w:rPr>
          <w:highlight w:val="white"/>
        </w:rPr>
      </w:pPr>
      <w:r>
        <w:rPr>
          <w:highlight w:val="white"/>
        </w:rPr>
        <w:t xml:space="preserve">                         </w:t>
      </w:r>
      <w:r w:rsidRPr="00566B7F">
        <w:rPr>
          <w:highlight w:val="white"/>
        </w:rPr>
        <w:t>Message.Array_of_function_not_allowed);</w:t>
      </w:r>
    </w:p>
    <w:p w14:paraId="503B3AC8" w14:textId="4140BCF2" w:rsidR="00566B7F" w:rsidRPr="00566B7F" w:rsidRDefault="00566B7F" w:rsidP="00566B7F">
      <w:pPr>
        <w:pStyle w:val="Code"/>
        <w:rPr>
          <w:highlight w:val="white"/>
        </w:rPr>
      </w:pPr>
      <w:r w:rsidRPr="00566B7F">
        <w:rPr>
          <w:highlight w:val="white"/>
        </w:rPr>
        <w:t xml:space="preserve">            m_lastType.ArrayType = </w:t>
      </w:r>
      <w:r w:rsidR="00F7018E">
        <w:rPr>
          <w:highlight w:val="white"/>
        </w:rPr>
        <w:t>newType</w:t>
      </w:r>
      <w:r w:rsidRPr="00566B7F">
        <w:rPr>
          <w:highlight w:val="white"/>
        </w:rPr>
        <w:t>;</w:t>
      </w:r>
    </w:p>
    <w:p w14:paraId="0B4AF67B" w14:textId="10060D44"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3EAF7C33" w14:textId="77777777" w:rsidR="00566B7F" w:rsidRPr="00566B7F" w:rsidRDefault="00566B7F" w:rsidP="00566B7F">
      <w:pPr>
        <w:pStyle w:val="Code"/>
        <w:rPr>
          <w:highlight w:val="white"/>
        </w:rPr>
      </w:pPr>
      <w:r w:rsidRPr="00566B7F">
        <w:rPr>
          <w:highlight w:val="white"/>
        </w:rPr>
        <w:t xml:space="preserve">            break;</w:t>
      </w:r>
    </w:p>
    <w:p w14:paraId="6D3C8D96" w14:textId="5230C6D0" w:rsidR="00566B7F" w:rsidRPr="00566B7F" w:rsidRDefault="002D5806" w:rsidP="002D5806">
      <w:pPr>
        <w:rPr>
          <w:highlight w:val="white"/>
        </w:rPr>
      </w:pPr>
      <w:r>
        <w:rPr>
          <w:highlight w:val="white"/>
        </w:rPr>
        <w:t xml:space="preserve">If the last type of the declarator </w:t>
      </w:r>
      <w:r w:rsidR="00C72F1F">
        <w:rPr>
          <w:highlight w:val="white"/>
        </w:rPr>
        <w:t>is a function, set the return type of the function to be the new type.</w:t>
      </w:r>
      <w:r w:rsidR="00FD3D82">
        <w:rPr>
          <w:highlight w:val="white"/>
        </w:rPr>
        <w:t xml:space="preserve"> However, the new type cannot be an array</w:t>
      </w:r>
      <w:r w:rsidR="002972A6">
        <w:rPr>
          <w:highlight w:val="white"/>
        </w:rPr>
        <w:t xml:space="preserve"> or a function</w:t>
      </w:r>
      <w:r w:rsidR="00FD3D82">
        <w:rPr>
          <w:highlight w:val="white"/>
        </w:rPr>
        <w:t xml:space="preserve">, since </w:t>
      </w:r>
      <w:r w:rsidR="00D11059">
        <w:rPr>
          <w:highlight w:val="white"/>
        </w:rPr>
        <w:t>function</w:t>
      </w:r>
      <w:r w:rsidR="002972A6">
        <w:rPr>
          <w:highlight w:val="white"/>
        </w:rPr>
        <w:t>s are</w:t>
      </w:r>
      <w:r w:rsidR="00D11059">
        <w:rPr>
          <w:highlight w:val="white"/>
        </w:rPr>
        <w:t xml:space="preserve"> not allowed to return an array</w:t>
      </w:r>
      <w:r w:rsidR="002972A6">
        <w:rPr>
          <w:highlight w:val="white"/>
        </w:rPr>
        <w:t>s or functions.</w:t>
      </w:r>
    </w:p>
    <w:p w14:paraId="4710A442" w14:textId="77777777" w:rsidR="00566B7F" w:rsidRPr="00566B7F" w:rsidRDefault="00566B7F" w:rsidP="00566B7F">
      <w:pPr>
        <w:pStyle w:val="Code"/>
        <w:rPr>
          <w:highlight w:val="white"/>
        </w:rPr>
      </w:pPr>
      <w:r w:rsidRPr="00566B7F">
        <w:rPr>
          <w:highlight w:val="white"/>
        </w:rPr>
        <w:t xml:space="preserve">          case Sort.Function:</w:t>
      </w:r>
    </w:p>
    <w:p w14:paraId="60279BE9" w14:textId="15CF93D2"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.IsArray(),</w:t>
      </w:r>
    </w:p>
    <w:p w14:paraId="647A600D" w14:textId="0C46F617" w:rsidR="00566B7F" w:rsidRPr="00566B7F" w:rsidRDefault="00566B7F" w:rsidP="00566B7F">
      <w:pPr>
        <w:pStyle w:val="Code"/>
        <w:rPr>
          <w:highlight w:val="white"/>
        </w:rPr>
      </w:pPr>
      <w:r>
        <w:rPr>
          <w:highlight w:val="white"/>
        </w:rPr>
        <w:t xml:space="preserve">                         </w:t>
      </w:r>
      <w:r w:rsidRPr="00566B7F">
        <w:rPr>
          <w:highlight w:val="white"/>
        </w:rPr>
        <w:t>Message.Function_cannot_return_array);</w:t>
      </w:r>
    </w:p>
    <w:p w14:paraId="16053DC7" w14:textId="14DFBD77" w:rsidR="00E0239C"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45C3B807" w14:textId="25AF1150" w:rsidR="00566B7F" w:rsidRPr="00566B7F" w:rsidRDefault="00E0239C" w:rsidP="00566B7F">
      <w:pPr>
        <w:pStyle w:val="Code"/>
        <w:rPr>
          <w:highlight w:val="white"/>
        </w:rPr>
      </w:pPr>
      <w:r>
        <w:rPr>
          <w:highlight w:val="white"/>
        </w:rPr>
        <w:t xml:space="preserve">                         </w:t>
      </w:r>
      <w:r w:rsidR="00566B7F" w:rsidRPr="00566B7F">
        <w:rPr>
          <w:highlight w:val="white"/>
        </w:rPr>
        <w:t>Message.Function_cannot_return_function);</w:t>
      </w:r>
    </w:p>
    <w:p w14:paraId="0077AE34" w14:textId="136CF560" w:rsidR="00566B7F" w:rsidRPr="00566B7F" w:rsidRDefault="00566B7F" w:rsidP="00566B7F">
      <w:pPr>
        <w:pStyle w:val="Code"/>
        <w:rPr>
          <w:highlight w:val="white"/>
        </w:rPr>
      </w:pPr>
      <w:r w:rsidRPr="00566B7F">
        <w:rPr>
          <w:highlight w:val="white"/>
        </w:rPr>
        <w:t xml:space="preserve">            m_lastType.ReturnType = </w:t>
      </w:r>
      <w:r w:rsidR="00F7018E">
        <w:rPr>
          <w:highlight w:val="white"/>
        </w:rPr>
        <w:t>newType</w:t>
      </w:r>
      <w:r w:rsidRPr="00566B7F">
        <w:rPr>
          <w:highlight w:val="white"/>
        </w:rPr>
        <w:t>;</w:t>
      </w:r>
    </w:p>
    <w:p w14:paraId="0A62A336" w14:textId="78548A53"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051C0971" w14:textId="77777777" w:rsidR="00566B7F" w:rsidRPr="00566B7F" w:rsidRDefault="00566B7F" w:rsidP="00566B7F">
      <w:pPr>
        <w:pStyle w:val="Code"/>
        <w:rPr>
          <w:highlight w:val="white"/>
        </w:rPr>
      </w:pPr>
      <w:r w:rsidRPr="00566B7F">
        <w:rPr>
          <w:highlight w:val="white"/>
        </w:rPr>
        <w:t xml:space="preserve">            break;</w:t>
      </w:r>
    </w:p>
    <w:p w14:paraId="1FA2E338" w14:textId="77777777" w:rsidR="00566B7F" w:rsidRPr="00566B7F" w:rsidRDefault="00566B7F" w:rsidP="00566B7F">
      <w:pPr>
        <w:pStyle w:val="Code"/>
        <w:rPr>
          <w:highlight w:val="white"/>
        </w:rPr>
      </w:pPr>
      <w:r w:rsidRPr="00566B7F">
        <w:rPr>
          <w:highlight w:val="white"/>
        </w:rPr>
        <w:t xml:space="preserve">        }</w:t>
      </w:r>
    </w:p>
    <w:p w14:paraId="46F3AF27" w14:textId="77777777" w:rsidR="00566B7F" w:rsidRPr="00566B7F" w:rsidRDefault="00566B7F" w:rsidP="00566B7F">
      <w:pPr>
        <w:pStyle w:val="Code"/>
        <w:rPr>
          <w:highlight w:val="white"/>
        </w:rPr>
      </w:pPr>
      <w:r w:rsidRPr="00566B7F">
        <w:rPr>
          <w:highlight w:val="white"/>
        </w:rPr>
        <w:t xml:space="preserve">      }</w:t>
      </w:r>
    </w:p>
    <w:p w14:paraId="0D933829" w14:textId="77777777" w:rsidR="00566B7F" w:rsidRPr="00566B7F" w:rsidRDefault="00566B7F" w:rsidP="00566B7F">
      <w:pPr>
        <w:pStyle w:val="Code"/>
        <w:rPr>
          <w:highlight w:val="white"/>
        </w:rPr>
      </w:pPr>
      <w:r w:rsidRPr="00566B7F">
        <w:rPr>
          <w:highlight w:val="white"/>
        </w:rPr>
        <w:t xml:space="preserve">    }</w:t>
      </w:r>
    </w:p>
    <w:p w14:paraId="63DE358A" w14:textId="77777777" w:rsidR="00566B7F" w:rsidRPr="00566B7F" w:rsidRDefault="00566B7F" w:rsidP="00566B7F">
      <w:pPr>
        <w:pStyle w:val="Code"/>
        <w:rPr>
          <w:highlight w:val="white"/>
        </w:rPr>
      </w:pPr>
      <w:r w:rsidRPr="00566B7F">
        <w:rPr>
          <w:highlight w:val="white"/>
        </w:rPr>
        <w:t xml:space="preserve">  }</w:t>
      </w:r>
    </w:p>
    <w:p w14:paraId="1AE550A0" w14:textId="77777777" w:rsidR="00067453" w:rsidRDefault="00566B7F" w:rsidP="00067453">
      <w:pPr>
        <w:pStyle w:val="Code"/>
      </w:pPr>
      <w:r w:rsidRPr="00566B7F">
        <w:rPr>
          <w:highlight w:val="white"/>
        </w:rPr>
        <w:t>}</w:t>
      </w:r>
    </w:p>
    <w:p w14:paraId="370E962A" w14:textId="220E5526" w:rsidR="007126A2" w:rsidRDefault="00E0239C" w:rsidP="00067453">
      <w:pPr>
        <w:pStyle w:val="Rubrik1"/>
      </w:pPr>
      <w:r>
        <w:lastRenderedPageBreak/>
        <w:t>The Symbol Table</w:t>
      </w:r>
    </w:p>
    <w:p w14:paraId="51C47049" w14:textId="191AC029" w:rsidR="00840BA8" w:rsidRDefault="00FE32B4" w:rsidP="00CE158A">
      <w:r>
        <w:t>T</w:t>
      </w:r>
      <w:r w:rsidR="00CE158A">
        <w:t xml:space="preserve">he symbol table </w:t>
      </w:r>
      <w:r w:rsidR="0084607F">
        <w:t>h</w:t>
      </w:r>
      <w:r w:rsidR="00CE158A">
        <w:t>old</w:t>
      </w:r>
      <w:r w:rsidR="0084607F">
        <w:t>s</w:t>
      </w:r>
      <w:r w:rsidR="00CE158A">
        <w:t xml:space="preserve"> symbols</w:t>
      </w:r>
      <w:r w:rsidR="0084607F">
        <w:t xml:space="preserve"> as well as st</w:t>
      </w:r>
      <w:r w:rsidR="00CE158A">
        <w:t>ruct and union tags</w:t>
      </w:r>
      <w:r w:rsidR="0084607F">
        <w:t xml:space="preserve">, </w:t>
      </w:r>
      <w:r w:rsidR="00CE158A">
        <w:t>but not enumeration tags. Moreover, there is one symbol table for the global space, for each function, for each block in a function</w:t>
      </w:r>
      <w:r w:rsidR="00A36E3F">
        <w:t>, and for each struct or union</w:t>
      </w:r>
      <w:r w:rsidR="00CE158A">
        <w:t xml:space="preserve">. In this way, the symbol tables form a hierarchy where each table </w:t>
      </w:r>
      <w:r w:rsidR="00840BA8">
        <w:t>holds</w:t>
      </w:r>
      <w:r w:rsidR="00CE158A">
        <w:t xml:space="preserve"> its parent table</w:t>
      </w:r>
      <w:r w:rsidR="00FD6094">
        <w:t>.</w:t>
      </w:r>
    </w:p>
    <w:p w14:paraId="5A08517A" w14:textId="3B5EFE31" w:rsidR="009E55B1" w:rsidRDefault="009E55B1" w:rsidP="009E55B1">
      <w:pPr>
        <w:pStyle w:val="CodeHeader"/>
      </w:pPr>
      <w:r>
        <w:t>Scope.cs</w:t>
      </w:r>
    </w:p>
    <w:p w14:paraId="01C121A6" w14:textId="77777777" w:rsidR="009E55B1" w:rsidRPr="009E55B1" w:rsidRDefault="009E55B1" w:rsidP="009E55B1">
      <w:pPr>
        <w:pStyle w:val="Code"/>
        <w:rPr>
          <w:highlight w:val="white"/>
        </w:rPr>
      </w:pPr>
      <w:r w:rsidRPr="009E55B1">
        <w:rPr>
          <w:highlight w:val="white"/>
        </w:rPr>
        <w:t>namespace CCompiler {</w:t>
      </w:r>
    </w:p>
    <w:p w14:paraId="6934963F" w14:textId="77777777" w:rsidR="009E55B1" w:rsidRPr="009E55B1" w:rsidRDefault="009E55B1" w:rsidP="009E55B1">
      <w:pPr>
        <w:pStyle w:val="Code"/>
        <w:rPr>
          <w:highlight w:val="white"/>
        </w:rPr>
      </w:pPr>
      <w:r w:rsidRPr="009E55B1">
        <w:rPr>
          <w:highlight w:val="white"/>
        </w:rPr>
        <w:t xml:space="preserve">  public enum Scope { Struct = (int) Sort.Struct,</w:t>
      </w:r>
    </w:p>
    <w:p w14:paraId="2174F0E4" w14:textId="77777777" w:rsidR="009E55B1" w:rsidRPr="009E55B1" w:rsidRDefault="009E55B1" w:rsidP="009E55B1">
      <w:pPr>
        <w:pStyle w:val="Code"/>
        <w:rPr>
          <w:highlight w:val="white"/>
        </w:rPr>
      </w:pPr>
      <w:r w:rsidRPr="009E55B1">
        <w:rPr>
          <w:highlight w:val="white"/>
        </w:rPr>
        <w:t xml:space="preserve">                      Union = (int) Sort.Union,</w:t>
      </w:r>
    </w:p>
    <w:p w14:paraId="1E4A2AEE" w14:textId="77777777" w:rsidR="009E55B1" w:rsidRPr="009E55B1" w:rsidRDefault="009E55B1" w:rsidP="009E55B1">
      <w:pPr>
        <w:pStyle w:val="Code"/>
        <w:rPr>
          <w:highlight w:val="white"/>
        </w:rPr>
      </w:pPr>
      <w:r w:rsidRPr="009E55B1">
        <w:rPr>
          <w:highlight w:val="white"/>
        </w:rPr>
        <w:t xml:space="preserve">                      Function, Global, Block};</w:t>
      </w:r>
    </w:p>
    <w:p w14:paraId="1E5DA69C" w14:textId="77777777" w:rsidR="009E55B1" w:rsidRPr="009E55B1" w:rsidRDefault="009E55B1" w:rsidP="009E55B1">
      <w:pPr>
        <w:pStyle w:val="Code"/>
        <w:rPr>
          <w:highlight w:val="white"/>
        </w:rPr>
      </w:pPr>
      <w:r w:rsidRPr="009E55B1">
        <w:rPr>
          <w:highlight w:val="white"/>
        </w:rPr>
        <w:t>}</w:t>
      </w:r>
    </w:p>
    <w:p w14:paraId="70A04421" w14:textId="788732CF" w:rsidR="000C7243" w:rsidRDefault="000C7243" w:rsidP="000C7243">
      <w:pPr>
        <w:pStyle w:val="CodeHeader"/>
      </w:pPr>
      <w:r>
        <w:t>SymbolTable.cs</w:t>
      </w:r>
    </w:p>
    <w:p w14:paraId="08A7C72F" w14:textId="77777777" w:rsidR="008F5511" w:rsidRPr="008F5511" w:rsidRDefault="008F5511" w:rsidP="00323ED4">
      <w:pPr>
        <w:pStyle w:val="Code"/>
        <w:rPr>
          <w:highlight w:val="white"/>
        </w:rPr>
      </w:pPr>
      <w:r w:rsidRPr="008F5511">
        <w:rPr>
          <w:highlight w:val="white"/>
        </w:rPr>
        <w:t>using System;</w:t>
      </w:r>
    </w:p>
    <w:p w14:paraId="2790FD1D" w14:textId="77777777" w:rsidR="008F5511" w:rsidRPr="008F5511" w:rsidRDefault="008F5511" w:rsidP="00323ED4">
      <w:pPr>
        <w:pStyle w:val="Code"/>
        <w:rPr>
          <w:highlight w:val="white"/>
        </w:rPr>
      </w:pPr>
      <w:r w:rsidRPr="008F5511">
        <w:rPr>
          <w:highlight w:val="white"/>
        </w:rPr>
        <w:t>using System.Collections.Generic;</w:t>
      </w:r>
    </w:p>
    <w:p w14:paraId="004B0D5E" w14:textId="77777777" w:rsidR="008F5511" w:rsidRPr="008F5511" w:rsidRDefault="008F5511" w:rsidP="00323ED4">
      <w:pPr>
        <w:pStyle w:val="Code"/>
        <w:rPr>
          <w:highlight w:val="white"/>
        </w:rPr>
      </w:pPr>
    </w:p>
    <w:p w14:paraId="5A4C7BBB" w14:textId="77777777" w:rsidR="008F5511" w:rsidRPr="008F5511" w:rsidRDefault="008F5511" w:rsidP="00323ED4">
      <w:pPr>
        <w:pStyle w:val="Code"/>
        <w:rPr>
          <w:highlight w:val="white"/>
        </w:rPr>
      </w:pPr>
      <w:r w:rsidRPr="008F5511">
        <w:rPr>
          <w:highlight w:val="white"/>
        </w:rPr>
        <w:t>namespace CCompiler {</w:t>
      </w:r>
    </w:p>
    <w:p w14:paraId="433391B2" w14:textId="360E753C" w:rsidR="008F5511" w:rsidRDefault="008F5511" w:rsidP="00323ED4">
      <w:pPr>
        <w:pStyle w:val="Code"/>
        <w:rPr>
          <w:highlight w:val="white"/>
        </w:rPr>
      </w:pPr>
      <w:r w:rsidRPr="008F5511">
        <w:rPr>
          <w:highlight w:val="white"/>
        </w:rPr>
        <w:t xml:space="preserve">  public class SymbolTable {</w:t>
      </w:r>
    </w:p>
    <w:p w14:paraId="63B44F7E" w14:textId="487ADA74" w:rsidR="00AF3F0D" w:rsidRPr="008F5511" w:rsidRDefault="00AF3F0D" w:rsidP="00323ED4">
      <w:pPr>
        <w:rPr>
          <w:highlight w:val="white"/>
        </w:rPr>
      </w:pPr>
      <w:r>
        <w:rPr>
          <w:highlight w:val="white"/>
        </w:rPr>
        <w:t>For each function call, a</w:t>
      </w:r>
      <w:r w:rsidR="00F30767">
        <w:rPr>
          <w:highlight w:val="white"/>
        </w:rPr>
        <w:t>n</w:t>
      </w:r>
      <w:r>
        <w:rPr>
          <w:highlight w:val="white"/>
        </w:rPr>
        <w:t xml:space="preserve"> activation record is allocated at the call stack.</w:t>
      </w:r>
      <w:r w:rsidR="00F30767">
        <w:rPr>
          <w:highlight w:val="white"/>
        </w:rPr>
        <w:t xml:space="preserve"> The first three entries are the return address (the address of the instruction following the function call), the regular </w:t>
      </w:r>
      <w:r w:rsidR="003127F4">
        <w:rPr>
          <w:highlight w:val="white"/>
        </w:rPr>
        <w:t xml:space="preserve">frame pointer (the address of the current activation record), and the ellipse frame pointer (the regular frame pointer plus the size of the extra parameters </w:t>
      </w:r>
      <w:r w:rsidR="00801D1C">
        <w:rPr>
          <w:highlight w:val="white"/>
        </w:rPr>
        <w:t>in a call of an elliptic function).</w:t>
      </w:r>
      <w:r w:rsidR="00450D55">
        <w:rPr>
          <w:highlight w:val="white"/>
        </w:rPr>
        <w:t xml:space="preserve"> The function header size is the sum of the size of those three entries.</w:t>
      </w:r>
    </w:p>
    <w:p w14:paraId="2C693CF2" w14:textId="77777777" w:rsidR="008F5511" w:rsidRPr="008F5511" w:rsidRDefault="008F5511" w:rsidP="00323ED4">
      <w:pPr>
        <w:pStyle w:val="Code"/>
        <w:rPr>
          <w:highlight w:val="white"/>
        </w:rPr>
      </w:pPr>
      <w:r w:rsidRPr="008F5511">
        <w:rPr>
          <w:highlight w:val="white"/>
        </w:rPr>
        <w:t xml:space="preserve">    public static int ReturnAddressOffset;</w:t>
      </w:r>
    </w:p>
    <w:p w14:paraId="5C53DD3D" w14:textId="77777777" w:rsidR="008F5511" w:rsidRPr="008F5511" w:rsidRDefault="008F5511" w:rsidP="00323ED4">
      <w:pPr>
        <w:pStyle w:val="Code"/>
        <w:rPr>
          <w:highlight w:val="white"/>
        </w:rPr>
      </w:pPr>
      <w:r w:rsidRPr="008F5511">
        <w:rPr>
          <w:highlight w:val="white"/>
        </w:rPr>
        <w:t xml:space="preserve">    public static int RegularFrameOffset;</w:t>
      </w:r>
    </w:p>
    <w:p w14:paraId="185B5863" w14:textId="77777777" w:rsidR="008F5511" w:rsidRPr="008F5511" w:rsidRDefault="008F5511" w:rsidP="00323ED4">
      <w:pPr>
        <w:pStyle w:val="Code"/>
        <w:rPr>
          <w:highlight w:val="white"/>
        </w:rPr>
      </w:pPr>
      <w:r w:rsidRPr="008F5511">
        <w:rPr>
          <w:highlight w:val="white"/>
        </w:rPr>
        <w:t xml:space="preserve">    public static int EllipseFrameOffset;</w:t>
      </w:r>
    </w:p>
    <w:p w14:paraId="035A7EAC" w14:textId="77777777" w:rsidR="008F5511" w:rsidRPr="008F5511" w:rsidRDefault="008F5511" w:rsidP="00323ED4">
      <w:pPr>
        <w:pStyle w:val="Code"/>
        <w:rPr>
          <w:highlight w:val="white"/>
        </w:rPr>
      </w:pPr>
      <w:r w:rsidRPr="008F5511">
        <w:rPr>
          <w:highlight w:val="white"/>
        </w:rPr>
        <w:t xml:space="preserve">    public static int FunctionHeaderSize;</w:t>
      </w:r>
    </w:p>
    <w:p w14:paraId="18083DDD" w14:textId="509DBD67" w:rsidR="00FD6094" w:rsidRDefault="00FD6094" w:rsidP="00323ED4">
      <w:r>
        <w:t xml:space="preserve">Each table holds a reference to its parent table, except the table of global space, which table parent </w:t>
      </w:r>
      <w:r w:rsidR="000A557F">
        <w:t xml:space="preserve">reference </w:t>
      </w:r>
      <w:r>
        <w:t>is null.</w:t>
      </w:r>
    </w:p>
    <w:p w14:paraId="2FAA3957" w14:textId="33152C8D" w:rsidR="00FD6094" w:rsidRPr="008F5511" w:rsidRDefault="00FD6094" w:rsidP="00323ED4">
      <w:pPr>
        <w:pStyle w:val="Code"/>
        <w:rPr>
          <w:highlight w:val="white"/>
        </w:rPr>
      </w:pPr>
      <w:r w:rsidRPr="008F5511">
        <w:rPr>
          <w:highlight w:val="white"/>
        </w:rPr>
        <w:t xml:space="preserve">   private SymbolTable m_parentTable;</w:t>
      </w:r>
    </w:p>
    <w:p w14:paraId="41BA4282" w14:textId="1E906995" w:rsidR="008F5511" w:rsidRPr="008F5511" w:rsidRDefault="00FD6094" w:rsidP="00323ED4">
      <w:pPr>
        <w:rPr>
          <w:highlight w:val="white"/>
        </w:rPr>
      </w:pPr>
      <w:r>
        <w:rPr>
          <w:highlight w:val="white"/>
        </w:rPr>
        <w:t>The scope of a table is global, function, block, struct, or union.</w:t>
      </w:r>
    </w:p>
    <w:p w14:paraId="21964DA5" w14:textId="75176253" w:rsidR="008F5511" w:rsidRDefault="008F5511" w:rsidP="00323ED4">
      <w:pPr>
        <w:pStyle w:val="Code"/>
        <w:rPr>
          <w:highlight w:val="white"/>
        </w:rPr>
      </w:pPr>
      <w:r w:rsidRPr="008F5511">
        <w:rPr>
          <w:highlight w:val="white"/>
        </w:rPr>
        <w:t xml:space="preserve">    private Scope m_scope;</w:t>
      </w:r>
    </w:p>
    <w:p w14:paraId="10C6455C" w14:textId="3A43F5F2" w:rsidR="000768A3" w:rsidRPr="008F5511" w:rsidRDefault="00DC336D" w:rsidP="00323ED4">
      <w:pPr>
        <w:rPr>
          <w:highlight w:val="white"/>
        </w:rPr>
      </w:pPr>
      <w:r>
        <w:rPr>
          <w:highlight w:val="white"/>
        </w:rPr>
        <w:t xml:space="preserve">The activation record is organized in that way that after the three first entries at holding the return address, regular frame pointer, and </w:t>
      </w:r>
      <w:r w:rsidR="00F606AA">
        <w:rPr>
          <w:highlight w:val="white"/>
        </w:rPr>
        <w:t>ellipse frame pointer comes the function parameters, the ex</w:t>
      </w:r>
      <w:r w:rsidR="00A12A5B">
        <w:rPr>
          <w:highlight w:val="white"/>
        </w:rPr>
        <w:t xml:space="preserve">tra parameters in case of an elliptic case, </w:t>
      </w:r>
      <w:r w:rsidR="00522C4B">
        <w:rPr>
          <w:highlight w:val="white"/>
        </w:rPr>
        <w:t xml:space="preserve">and </w:t>
      </w:r>
      <w:r w:rsidR="00A12A5B">
        <w:rPr>
          <w:highlight w:val="white"/>
        </w:rPr>
        <w:t xml:space="preserve">variables of auto or register storage, </w:t>
      </w:r>
      <w:r w:rsidR="00522C4B">
        <w:rPr>
          <w:highlight w:val="white"/>
        </w:rPr>
        <w:t xml:space="preserve">as well as </w:t>
      </w:r>
      <w:r w:rsidR="00A12A5B">
        <w:rPr>
          <w:highlight w:val="white"/>
        </w:rPr>
        <w:t xml:space="preserve">temporary </w:t>
      </w:r>
      <w:r w:rsidR="00522C4B">
        <w:rPr>
          <w:highlight w:val="white"/>
        </w:rPr>
        <w:t>variables. Each one of those symbols holds an offset on the activation record.</w:t>
      </w:r>
    </w:p>
    <w:p w14:paraId="50AD524C" w14:textId="008F1773" w:rsidR="008F5511" w:rsidRPr="008F5511" w:rsidRDefault="008F5511" w:rsidP="00323ED4">
      <w:pPr>
        <w:pStyle w:val="Code"/>
        <w:rPr>
          <w:highlight w:val="white"/>
        </w:rPr>
      </w:pPr>
      <w:r w:rsidRPr="008F5511">
        <w:rPr>
          <w:highlight w:val="white"/>
        </w:rPr>
        <w:t xml:space="preserve">    private int </w:t>
      </w:r>
      <w:r w:rsidR="00323ED4">
        <w:rPr>
          <w:highlight w:val="white"/>
        </w:rPr>
        <w:t>m_currentOffset</w:t>
      </w:r>
      <w:r w:rsidRPr="008F5511">
        <w:rPr>
          <w:highlight w:val="white"/>
        </w:rPr>
        <w:t>;</w:t>
      </w:r>
    </w:p>
    <w:p w14:paraId="243B1B15" w14:textId="50B2E151" w:rsidR="008F5511" w:rsidRPr="008F5511" w:rsidRDefault="00522C4B" w:rsidP="00323ED4">
      <w:pPr>
        <w:rPr>
          <w:highlight w:val="white"/>
        </w:rPr>
      </w:pPr>
      <w:r>
        <w:rPr>
          <w:highlight w:val="white"/>
        </w:rPr>
        <w:t xml:space="preserve">All parameters and variables of a function or a block, as well as the members of a struct or a union, </w:t>
      </w:r>
      <w:r w:rsidR="00FD4035">
        <w:rPr>
          <w:highlight w:val="white"/>
        </w:rPr>
        <w:t xml:space="preserve">are stored in the entry map. Note that it is an object of the </w:t>
      </w:r>
      <w:r w:rsidR="00FD4035" w:rsidRPr="00FD4035">
        <w:rPr>
          <w:rStyle w:val="KeyWord0"/>
          <w:highlight w:val="white"/>
        </w:rPr>
        <w:t>ListMap</w:t>
      </w:r>
      <w:r w:rsidR="00FD4035">
        <w:rPr>
          <w:highlight w:val="white"/>
        </w:rPr>
        <w:t xml:space="preserve"> rather than </w:t>
      </w:r>
      <w:r w:rsidR="00FD4035" w:rsidRPr="00FD4035">
        <w:rPr>
          <w:rStyle w:val="KeyWord0"/>
          <w:highlight w:val="white"/>
        </w:rPr>
        <w:t>Dictionary</w:t>
      </w:r>
      <w:r w:rsidR="00FD4035">
        <w:rPr>
          <w:highlight w:val="white"/>
        </w:rPr>
        <w:t xml:space="preserve">, because we need to keep track of the of the struct or union members in case of initialization. </w:t>
      </w:r>
    </w:p>
    <w:p w14:paraId="0A8AB692" w14:textId="41B47A7D" w:rsidR="008F5511" w:rsidRDefault="008F5511" w:rsidP="00323ED4">
      <w:pPr>
        <w:pStyle w:val="Code"/>
        <w:rPr>
          <w:highlight w:val="white"/>
        </w:rPr>
      </w:pPr>
      <w:r w:rsidRPr="008F5511">
        <w:rPr>
          <w:highlight w:val="white"/>
        </w:rPr>
        <w:t xml:space="preserve">    private IDictionary&lt;string,Symbol&gt;m_entryMap=new ListMap&lt;string,Symbol&gt;();</w:t>
      </w:r>
    </w:p>
    <w:p w14:paraId="43CBF616" w14:textId="28456E5A" w:rsidR="00FD4035" w:rsidRPr="008F5511" w:rsidRDefault="00FD4035" w:rsidP="00323ED4">
      <w:pPr>
        <w:rPr>
          <w:highlight w:val="white"/>
        </w:rPr>
      </w:pPr>
      <w:r>
        <w:rPr>
          <w:highlight w:val="white"/>
        </w:rPr>
        <w:t>The tag map holds the types of the structs or unions that are marked with a tag.</w:t>
      </w:r>
    </w:p>
    <w:p w14:paraId="068AAC86" w14:textId="77777777" w:rsidR="008F5511" w:rsidRPr="008F5511" w:rsidRDefault="008F5511" w:rsidP="00323ED4">
      <w:pPr>
        <w:pStyle w:val="Code"/>
        <w:rPr>
          <w:highlight w:val="white"/>
        </w:rPr>
      </w:pPr>
      <w:r w:rsidRPr="008F5511">
        <w:rPr>
          <w:highlight w:val="white"/>
        </w:rPr>
        <w:t xml:space="preserve">    private IDictionary&lt;string,Type&gt; m_tagMap = new Dictionary&lt;string,Type&gt;();</w:t>
      </w:r>
    </w:p>
    <w:p w14:paraId="11094DF9" w14:textId="5EC139B9" w:rsidR="008F5511" w:rsidRPr="008F5511" w:rsidRDefault="00FD4035" w:rsidP="00323ED4">
      <w:pPr>
        <w:rPr>
          <w:highlight w:val="white"/>
        </w:rPr>
      </w:pPr>
      <w:r>
        <w:rPr>
          <w:highlight w:val="white"/>
        </w:rPr>
        <w:lastRenderedPageBreak/>
        <w:t xml:space="preserve">The current table </w:t>
      </w:r>
      <w:r w:rsidR="003E6819">
        <w:rPr>
          <w:highlight w:val="white"/>
        </w:rPr>
        <w:t xml:space="preserve">and current function </w:t>
      </w:r>
      <w:r>
        <w:rPr>
          <w:highlight w:val="white"/>
        </w:rPr>
        <w:t>hold reference</w:t>
      </w:r>
      <w:r w:rsidR="003E6819">
        <w:rPr>
          <w:highlight w:val="white"/>
        </w:rPr>
        <w:t>s</w:t>
      </w:r>
      <w:r>
        <w:rPr>
          <w:highlight w:val="white"/>
        </w:rPr>
        <w:t xml:space="preserve"> to the table </w:t>
      </w:r>
      <w:r w:rsidR="00872364">
        <w:rPr>
          <w:highlight w:val="white"/>
        </w:rPr>
        <w:t xml:space="preserve">in </w:t>
      </w:r>
      <w:r w:rsidR="003E6819">
        <w:rPr>
          <w:highlight w:val="white"/>
        </w:rPr>
        <w:t xml:space="preserve">currently processed by the parser. We need the current </w:t>
      </w:r>
      <w:r w:rsidR="00323ED4">
        <w:rPr>
          <w:highlight w:val="white"/>
        </w:rPr>
        <w:t xml:space="preserve">table when adding or looking up symbols, and the current </w:t>
      </w:r>
      <w:r w:rsidR="003E6819">
        <w:rPr>
          <w:highlight w:val="white"/>
        </w:rPr>
        <w:t>function when calling a function or returning a function value. In global scope, the current function is null.</w:t>
      </w:r>
    </w:p>
    <w:p w14:paraId="2D011343" w14:textId="2BD54EF8" w:rsidR="008F5511" w:rsidRDefault="008F5511" w:rsidP="00323ED4">
      <w:pPr>
        <w:pStyle w:val="Code"/>
        <w:rPr>
          <w:highlight w:val="white"/>
        </w:rPr>
      </w:pPr>
      <w:r w:rsidRPr="008F5511">
        <w:rPr>
          <w:highlight w:val="white"/>
        </w:rPr>
        <w:t xml:space="preserve">    public static SymbolTable CurrentTable = null;</w:t>
      </w:r>
    </w:p>
    <w:p w14:paraId="6140EEE1" w14:textId="77777777" w:rsidR="00872364" w:rsidRPr="008F5511" w:rsidRDefault="00872364" w:rsidP="00323ED4">
      <w:pPr>
        <w:pStyle w:val="Code"/>
        <w:rPr>
          <w:highlight w:val="white"/>
        </w:rPr>
      </w:pPr>
      <w:r w:rsidRPr="008F5511">
        <w:rPr>
          <w:highlight w:val="white"/>
        </w:rPr>
        <w:t xml:space="preserve">    public static Symbol CurrentFunction = null;</w:t>
      </w:r>
    </w:p>
    <w:p w14:paraId="3143416F" w14:textId="6C157024" w:rsidR="00872364" w:rsidRPr="008F5511" w:rsidRDefault="00872364" w:rsidP="00323ED4">
      <w:pPr>
        <w:rPr>
          <w:highlight w:val="white"/>
        </w:rPr>
      </w:pPr>
      <w:r>
        <w:rPr>
          <w:highlight w:val="white"/>
        </w:rPr>
        <w:t>The static set holds all static symbols. Note that symbol of static, extern, or typedef storage are not given an offset, since they ar not stored at the activation record.</w:t>
      </w:r>
    </w:p>
    <w:p w14:paraId="1D4CC7F6" w14:textId="77777777" w:rsidR="008F5511" w:rsidRPr="008F5511" w:rsidRDefault="008F5511" w:rsidP="00323ED4">
      <w:pPr>
        <w:pStyle w:val="Code"/>
        <w:rPr>
          <w:highlight w:val="white"/>
        </w:rPr>
      </w:pPr>
      <w:r w:rsidRPr="008F5511">
        <w:rPr>
          <w:highlight w:val="white"/>
        </w:rPr>
        <w:t xml:space="preserve">    public static ISet&lt;StaticSymbol&gt; StaticSet = new HashSet&lt;StaticSymbol&gt;();</w:t>
      </w:r>
    </w:p>
    <w:p w14:paraId="009F40B2" w14:textId="15114D36" w:rsidR="008F5511" w:rsidRPr="008F5511" w:rsidRDefault="00323ED4" w:rsidP="00323ED4">
      <w:pPr>
        <w:rPr>
          <w:highlight w:val="white"/>
        </w:rPr>
      </w:pPr>
      <w:r>
        <w:rPr>
          <w:highlight w:val="white"/>
        </w:rPr>
        <w:t xml:space="preserve">The static area of the </w:t>
      </w:r>
      <w:r w:rsidRPr="00323ED4">
        <w:rPr>
          <w:rStyle w:val="KeyWord0"/>
          <w:highlight w:val="white"/>
        </w:rPr>
        <w:t>SymbolTable</w:t>
      </w:r>
      <w:r>
        <w:rPr>
          <w:highlight w:val="white"/>
        </w:rPr>
        <w:t xml:space="preserve"> class initializes the offsets of the return address, regular frame pointer, and ellipse frame pointer. As the compiler in this book can be set to generate code for different target machines, the offset can also be given different values as the pointer size may vary.</w:t>
      </w:r>
    </w:p>
    <w:p w14:paraId="7881AAC7" w14:textId="77777777" w:rsidR="008F5511" w:rsidRPr="008F5511" w:rsidRDefault="008F5511" w:rsidP="00323ED4">
      <w:pPr>
        <w:pStyle w:val="Code"/>
        <w:rPr>
          <w:highlight w:val="white"/>
        </w:rPr>
      </w:pPr>
      <w:r w:rsidRPr="008F5511">
        <w:rPr>
          <w:highlight w:val="white"/>
        </w:rPr>
        <w:t xml:space="preserve">    static SymbolTable() {</w:t>
      </w:r>
    </w:p>
    <w:p w14:paraId="21818464" w14:textId="77777777" w:rsidR="008F5511" w:rsidRPr="008F5511" w:rsidRDefault="008F5511" w:rsidP="00323ED4">
      <w:pPr>
        <w:pStyle w:val="Code"/>
        <w:rPr>
          <w:highlight w:val="white"/>
        </w:rPr>
      </w:pPr>
      <w:r w:rsidRPr="008F5511">
        <w:rPr>
          <w:highlight w:val="white"/>
        </w:rPr>
        <w:t xml:space="preserve">      ReturnAddressOffset = 0;</w:t>
      </w:r>
    </w:p>
    <w:p w14:paraId="00C0A528" w14:textId="690443B5" w:rsidR="008F5511" w:rsidRPr="008F5511" w:rsidRDefault="008F5511" w:rsidP="00323ED4">
      <w:pPr>
        <w:pStyle w:val="Code"/>
        <w:rPr>
          <w:highlight w:val="white"/>
        </w:rPr>
      </w:pPr>
      <w:r w:rsidRPr="008F5511">
        <w:rPr>
          <w:highlight w:val="white"/>
        </w:rPr>
        <w:t xml:space="preserve">      RegularFrameOffset = </w:t>
      </w:r>
      <w:r w:rsidR="00BA53A2">
        <w:rPr>
          <w:highlight w:val="white"/>
        </w:rPr>
        <w:t>TypeSize.PointerSize</w:t>
      </w:r>
      <w:r w:rsidRPr="008F5511">
        <w:rPr>
          <w:highlight w:val="white"/>
        </w:rPr>
        <w:t>;</w:t>
      </w:r>
    </w:p>
    <w:p w14:paraId="798CA52D" w14:textId="7FEA17D1" w:rsidR="008F5511" w:rsidRPr="008F5511" w:rsidRDefault="008F5511" w:rsidP="00323ED4">
      <w:pPr>
        <w:pStyle w:val="Code"/>
        <w:rPr>
          <w:highlight w:val="white"/>
        </w:rPr>
      </w:pPr>
      <w:r w:rsidRPr="008F5511">
        <w:rPr>
          <w:highlight w:val="white"/>
        </w:rPr>
        <w:t xml:space="preserve">      EllipseFrameOffset = 2 * </w:t>
      </w:r>
      <w:r w:rsidR="00BA53A2">
        <w:rPr>
          <w:highlight w:val="white"/>
        </w:rPr>
        <w:t>TypeSize.PointerSize</w:t>
      </w:r>
      <w:r w:rsidRPr="008F5511">
        <w:rPr>
          <w:highlight w:val="white"/>
        </w:rPr>
        <w:t>;</w:t>
      </w:r>
    </w:p>
    <w:p w14:paraId="23A9B1A7" w14:textId="7804E968" w:rsidR="008F5511" w:rsidRPr="008F5511" w:rsidRDefault="008F5511" w:rsidP="00323ED4">
      <w:pPr>
        <w:pStyle w:val="Code"/>
        <w:rPr>
          <w:highlight w:val="white"/>
        </w:rPr>
      </w:pPr>
      <w:r w:rsidRPr="008F5511">
        <w:rPr>
          <w:highlight w:val="white"/>
        </w:rPr>
        <w:t xml:space="preserve">      FunctionHeaderSize = 3 * </w:t>
      </w:r>
      <w:r w:rsidR="00BA53A2">
        <w:rPr>
          <w:highlight w:val="white"/>
        </w:rPr>
        <w:t>TypeSize.PointerSize</w:t>
      </w:r>
      <w:r w:rsidRPr="008F5511">
        <w:rPr>
          <w:highlight w:val="white"/>
        </w:rPr>
        <w:t>;</w:t>
      </w:r>
    </w:p>
    <w:p w14:paraId="40110DE3" w14:textId="77777777" w:rsidR="008F5511" w:rsidRPr="008F5511" w:rsidRDefault="008F5511" w:rsidP="00323ED4">
      <w:pPr>
        <w:pStyle w:val="Code"/>
        <w:rPr>
          <w:highlight w:val="white"/>
        </w:rPr>
      </w:pPr>
      <w:r w:rsidRPr="008F5511">
        <w:rPr>
          <w:highlight w:val="white"/>
        </w:rPr>
        <w:t xml:space="preserve">    }</w:t>
      </w:r>
    </w:p>
    <w:p w14:paraId="694E9C79" w14:textId="711ABD2D" w:rsidR="008F5511" w:rsidRPr="008F5511" w:rsidRDefault="00323ED4" w:rsidP="00323ED4">
      <w:pPr>
        <w:rPr>
          <w:highlight w:val="white"/>
        </w:rPr>
      </w:pPr>
      <w:r>
        <w:rPr>
          <w:highlight w:val="white"/>
        </w:rPr>
        <w:t xml:space="preserve">The constructor of the </w:t>
      </w:r>
      <w:r w:rsidRPr="00323ED4">
        <w:rPr>
          <w:rStyle w:val="KeyWord0"/>
          <w:highlight w:val="white"/>
        </w:rPr>
        <w:t>SymbolTable</w:t>
      </w:r>
      <w:r>
        <w:rPr>
          <w:highlight w:val="white"/>
        </w:rPr>
        <w:t xml:space="preserve"> class takes the parent table and the scope of the table. The parent table is null in global scope. </w:t>
      </w:r>
    </w:p>
    <w:p w14:paraId="07D5B417" w14:textId="77777777" w:rsidR="008F5511" w:rsidRPr="008F5511" w:rsidRDefault="008F5511" w:rsidP="00323ED4">
      <w:pPr>
        <w:pStyle w:val="Code"/>
        <w:rPr>
          <w:highlight w:val="white"/>
        </w:rPr>
      </w:pPr>
      <w:r w:rsidRPr="008F5511">
        <w:rPr>
          <w:highlight w:val="white"/>
        </w:rPr>
        <w:t xml:space="preserve">    public SymbolTable(SymbolTable parentTable, Scope scope) {</w:t>
      </w:r>
    </w:p>
    <w:p w14:paraId="2C6A7993" w14:textId="77777777" w:rsidR="008F5511" w:rsidRPr="008F5511" w:rsidRDefault="008F5511" w:rsidP="00323ED4">
      <w:pPr>
        <w:pStyle w:val="Code"/>
        <w:rPr>
          <w:highlight w:val="white"/>
        </w:rPr>
      </w:pPr>
      <w:r w:rsidRPr="008F5511">
        <w:rPr>
          <w:highlight w:val="white"/>
        </w:rPr>
        <w:t xml:space="preserve">      m_parentTable = parentTable;</w:t>
      </w:r>
    </w:p>
    <w:p w14:paraId="0BC6BE1E" w14:textId="5DCB984E" w:rsidR="008F5511" w:rsidRPr="008F5511" w:rsidRDefault="00323ED4" w:rsidP="00323ED4">
      <w:pPr>
        <w:rPr>
          <w:highlight w:val="white"/>
        </w:rPr>
      </w:pPr>
      <w:r>
        <w:rPr>
          <w:highlight w:val="white"/>
        </w:rPr>
        <w:t>In case of global scope, we create an object of the static set. There is only one table of global scope and one static set of each source code file.</w:t>
      </w:r>
      <w:r w:rsidR="008F5511" w:rsidRPr="008F5511">
        <w:rPr>
          <w:highlight w:val="white"/>
        </w:rPr>
        <w:t xml:space="preserve"> </w:t>
      </w:r>
      <w:r>
        <w:rPr>
          <w:highlight w:val="white"/>
        </w:rPr>
        <w:t>In this case we do not need to set the offset field since there are no variables of auto or register storage in global scope.</w:t>
      </w:r>
    </w:p>
    <w:p w14:paraId="627843D6" w14:textId="77777777" w:rsidR="008F5511" w:rsidRPr="008F5511" w:rsidRDefault="008F5511" w:rsidP="00323ED4">
      <w:pPr>
        <w:pStyle w:val="Code"/>
        <w:rPr>
          <w:highlight w:val="white"/>
        </w:rPr>
      </w:pPr>
      <w:r w:rsidRPr="008F5511">
        <w:rPr>
          <w:highlight w:val="white"/>
        </w:rPr>
        <w:t xml:space="preserve">      switch (m_scope = scope) {</w:t>
      </w:r>
    </w:p>
    <w:p w14:paraId="3ACF58C3" w14:textId="77777777" w:rsidR="008F5511" w:rsidRPr="008F5511" w:rsidRDefault="008F5511" w:rsidP="00323ED4">
      <w:pPr>
        <w:pStyle w:val="Code"/>
        <w:rPr>
          <w:highlight w:val="white"/>
        </w:rPr>
      </w:pPr>
      <w:r w:rsidRPr="008F5511">
        <w:rPr>
          <w:highlight w:val="white"/>
        </w:rPr>
        <w:t xml:space="preserve">        case Scope.Global:</w:t>
      </w:r>
    </w:p>
    <w:p w14:paraId="3F8CF985" w14:textId="77777777" w:rsidR="008F5511" w:rsidRPr="008F5511" w:rsidRDefault="008F5511" w:rsidP="00323ED4">
      <w:pPr>
        <w:pStyle w:val="Code"/>
        <w:rPr>
          <w:highlight w:val="white"/>
        </w:rPr>
      </w:pPr>
      <w:r w:rsidRPr="008F5511">
        <w:rPr>
          <w:highlight w:val="white"/>
        </w:rPr>
        <w:t xml:space="preserve">          SymbolTable.StaticSet = new HashSet&lt;StaticSymbol&gt;();</w:t>
      </w:r>
    </w:p>
    <w:p w14:paraId="1E4D4480" w14:textId="77777777" w:rsidR="008F5511" w:rsidRPr="008F5511" w:rsidRDefault="008F5511" w:rsidP="00323ED4">
      <w:pPr>
        <w:pStyle w:val="Code"/>
        <w:rPr>
          <w:highlight w:val="white"/>
        </w:rPr>
      </w:pPr>
      <w:r w:rsidRPr="008F5511">
        <w:rPr>
          <w:highlight w:val="white"/>
        </w:rPr>
        <w:t xml:space="preserve">          break;</w:t>
      </w:r>
    </w:p>
    <w:p w14:paraId="1549AC88" w14:textId="31B067E2" w:rsidR="008F5511" w:rsidRPr="008F5511" w:rsidRDefault="00323ED4" w:rsidP="00323ED4">
      <w:pPr>
        <w:rPr>
          <w:highlight w:val="white"/>
        </w:rPr>
      </w:pPr>
      <w:r>
        <w:rPr>
          <w:highlight w:val="white"/>
        </w:rPr>
        <w:t>In case of struct of union scope, the current offset is initialized to zero.</w:t>
      </w:r>
    </w:p>
    <w:p w14:paraId="466CA291" w14:textId="77777777" w:rsidR="008F5511" w:rsidRPr="008F5511" w:rsidRDefault="008F5511" w:rsidP="00323ED4">
      <w:pPr>
        <w:pStyle w:val="Code"/>
        <w:rPr>
          <w:highlight w:val="white"/>
        </w:rPr>
      </w:pPr>
      <w:r w:rsidRPr="008F5511">
        <w:rPr>
          <w:highlight w:val="white"/>
        </w:rPr>
        <w:t xml:space="preserve">        case Scope.Struct:</w:t>
      </w:r>
    </w:p>
    <w:p w14:paraId="50A56140" w14:textId="77777777" w:rsidR="008F5511" w:rsidRPr="008F5511" w:rsidRDefault="008F5511" w:rsidP="00323ED4">
      <w:pPr>
        <w:pStyle w:val="Code"/>
        <w:rPr>
          <w:highlight w:val="white"/>
        </w:rPr>
      </w:pPr>
      <w:r w:rsidRPr="008F5511">
        <w:rPr>
          <w:highlight w:val="white"/>
        </w:rPr>
        <w:t xml:space="preserve">        case Scope.Union:</w:t>
      </w:r>
    </w:p>
    <w:p w14:paraId="7390C683" w14:textId="21C7A82E"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0;</w:t>
      </w:r>
    </w:p>
    <w:p w14:paraId="141C8FDF" w14:textId="77777777" w:rsidR="008F5511" w:rsidRPr="008F5511" w:rsidRDefault="008F5511" w:rsidP="00323ED4">
      <w:pPr>
        <w:pStyle w:val="Code"/>
        <w:rPr>
          <w:highlight w:val="white"/>
        </w:rPr>
      </w:pPr>
      <w:r w:rsidRPr="008F5511">
        <w:rPr>
          <w:highlight w:val="white"/>
        </w:rPr>
        <w:t xml:space="preserve">          break;</w:t>
      </w:r>
    </w:p>
    <w:p w14:paraId="032A05DD" w14:textId="252E11EA" w:rsidR="00323ED4" w:rsidRPr="008F5511" w:rsidRDefault="00323ED4" w:rsidP="00323ED4">
      <w:pPr>
        <w:rPr>
          <w:highlight w:val="white"/>
        </w:rPr>
      </w:pPr>
      <w:r>
        <w:rPr>
          <w:highlight w:val="white"/>
        </w:rPr>
        <w:t>In case of function scope, the current offset is initialized to the size of the header size. The return address, regular frame pointer, and ellipse frame pointer holds the first entries, and the parameters are given the following offsets</w:t>
      </w:r>
    </w:p>
    <w:p w14:paraId="6425BC26" w14:textId="77777777" w:rsidR="008F5511" w:rsidRPr="008F5511" w:rsidRDefault="008F5511" w:rsidP="00323ED4">
      <w:pPr>
        <w:pStyle w:val="Code"/>
        <w:rPr>
          <w:highlight w:val="white"/>
        </w:rPr>
      </w:pPr>
      <w:r w:rsidRPr="008F5511">
        <w:rPr>
          <w:highlight w:val="white"/>
        </w:rPr>
        <w:t xml:space="preserve">        case Scope.Function:</w:t>
      </w:r>
    </w:p>
    <w:p w14:paraId="16AFF2C5" w14:textId="20493F21"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FunctionHeaderSize;</w:t>
      </w:r>
    </w:p>
    <w:p w14:paraId="770137CB" w14:textId="77777777" w:rsidR="008F5511" w:rsidRPr="008F5511" w:rsidRDefault="008F5511" w:rsidP="00323ED4">
      <w:pPr>
        <w:pStyle w:val="Code"/>
        <w:rPr>
          <w:highlight w:val="white"/>
        </w:rPr>
      </w:pPr>
      <w:r w:rsidRPr="008F5511">
        <w:rPr>
          <w:highlight w:val="white"/>
        </w:rPr>
        <w:t xml:space="preserve">          break;</w:t>
      </w:r>
    </w:p>
    <w:p w14:paraId="04C66AD9" w14:textId="7F3DDA26" w:rsidR="008F5511" w:rsidRPr="008F5511" w:rsidRDefault="006C2E62" w:rsidP="006C2E62">
      <w:pPr>
        <w:rPr>
          <w:highlight w:val="white"/>
        </w:rPr>
      </w:pPr>
      <w:r>
        <w:rPr>
          <w:highlight w:val="white"/>
        </w:rPr>
        <w:t xml:space="preserve">In case of block scope, </w:t>
      </w:r>
      <w:r w:rsidR="00B72F5A">
        <w:rPr>
          <w:highlight w:val="white"/>
        </w:rPr>
        <w:t xml:space="preserve">the current offset is initialized to the current offset of its parent table. When the parsing leaves a block the parent table </w:t>
      </w:r>
      <w:r w:rsidR="009246C6">
        <w:rPr>
          <w:highlight w:val="white"/>
        </w:rPr>
        <w:t xml:space="preserve">again </w:t>
      </w:r>
      <w:r w:rsidR="00B72F5A">
        <w:rPr>
          <w:highlight w:val="white"/>
        </w:rPr>
        <w:t>becomes the current table</w:t>
      </w:r>
      <w:r w:rsidR="00DC70AB">
        <w:rPr>
          <w:highlight w:val="white"/>
        </w:rPr>
        <w:t xml:space="preserve">, and a following block is </w:t>
      </w:r>
      <w:r w:rsidR="00213147">
        <w:rPr>
          <w:highlight w:val="white"/>
        </w:rPr>
        <w:t xml:space="preserve">again </w:t>
      </w:r>
      <w:r w:rsidR="00DC70AB">
        <w:rPr>
          <w:highlight w:val="white"/>
        </w:rPr>
        <w:t xml:space="preserve">initialized </w:t>
      </w:r>
      <w:r w:rsidR="00213147">
        <w:rPr>
          <w:highlight w:val="white"/>
        </w:rPr>
        <w:t>to the current offset of the parent table</w:t>
      </w:r>
      <w:r w:rsidR="00B72F5A">
        <w:rPr>
          <w:highlight w:val="white"/>
        </w:rPr>
        <w:t xml:space="preserve">. </w:t>
      </w:r>
      <w:r w:rsidR="009246C6">
        <w:rPr>
          <w:highlight w:val="white"/>
        </w:rPr>
        <w:t xml:space="preserve">In this way. </w:t>
      </w:r>
      <w:r w:rsidR="00DC70AB">
        <w:rPr>
          <w:highlight w:val="white"/>
        </w:rPr>
        <w:t>Different block can share the same memory space on the activation record.</w:t>
      </w:r>
    </w:p>
    <w:p w14:paraId="4AFDC34C" w14:textId="77777777" w:rsidR="008F5511" w:rsidRPr="008F5511" w:rsidRDefault="008F5511" w:rsidP="00323ED4">
      <w:pPr>
        <w:pStyle w:val="Code"/>
        <w:rPr>
          <w:highlight w:val="white"/>
        </w:rPr>
      </w:pPr>
      <w:r w:rsidRPr="008F5511">
        <w:rPr>
          <w:highlight w:val="white"/>
        </w:rPr>
        <w:t xml:space="preserve">        case Scope.Block:</w:t>
      </w:r>
    </w:p>
    <w:p w14:paraId="043A2ADB" w14:textId="7199E27D" w:rsidR="008F5511" w:rsidRPr="008F5511" w:rsidRDefault="008F5511" w:rsidP="00323ED4">
      <w:pPr>
        <w:pStyle w:val="Code"/>
        <w:rPr>
          <w:highlight w:val="white"/>
        </w:rPr>
      </w:pPr>
      <w:r w:rsidRPr="008F5511">
        <w:rPr>
          <w:highlight w:val="white"/>
        </w:rPr>
        <w:lastRenderedPageBreak/>
        <w:t xml:space="preserve">          </w:t>
      </w:r>
      <w:r w:rsidR="00323ED4">
        <w:rPr>
          <w:highlight w:val="white"/>
        </w:rPr>
        <w:t>m_currentOffset</w:t>
      </w:r>
      <w:r w:rsidRPr="008F5511">
        <w:rPr>
          <w:highlight w:val="white"/>
        </w:rPr>
        <w:t xml:space="preserve"> = m_parentTable.</w:t>
      </w:r>
      <w:r w:rsidR="00323ED4">
        <w:rPr>
          <w:highlight w:val="white"/>
        </w:rPr>
        <w:t>m_currentOffset</w:t>
      </w:r>
      <w:r w:rsidRPr="008F5511">
        <w:rPr>
          <w:highlight w:val="white"/>
        </w:rPr>
        <w:t>;</w:t>
      </w:r>
    </w:p>
    <w:p w14:paraId="468ACAC8" w14:textId="77777777" w:rsidR="008F5511" w:rsidRPr="008F5511" w:rsidRDefault="008F5511" w:rsidP="00323ED4">
      <w:pPr>
        <w:pStyle w:val="Code"/>
        <w:rPr>
          <w:highlight w:val="white"/>
        </w:rPr>
      </w:pPr>
      <w:r w:rsidRPr="008F5511">
        <w:rPr>
          <w:highlight w:val="white"/>
        </w:rPr>
        <w:t xml:space="preserve">          break;</w:t>
      </w:r>
    </w:p>
    <w:p w14:paraId="55922F79" w14:textId="77777777" w:rsidR="008F5511" w:rsidRPr="008F5511" w:rsidRDefault="008F5511" w:rsidP="00323ED4">
      <w:pPr>
        <w:pStyle w:val="Code"/>
        <w:rPr>
          <w:highlight w:val="white"/>
        </w:rPr>
      </w:pPr>
      <w:r w:rsidRPr="008F5511">
        <w:rPr>
          <w:highlight w:val="white"/>
        </w:rPr>
        <w:t xml:space="preserve">      }</w:t>
      </w:r>
    </w:p>
    <w:p w14:paraId="64342679" w14:textId="77777777" w:rsidR="008F5511" w:rsidRPr="008F5511" w:rsidRDefault="008F5511" w:rsidP="00323ED4">
      <w:pPr>
        <w:pStyle w:val="Code"/>
        <w:rPr>
          <w:highlight w:val="white"/>
        </w:rPr>
      </w:pPr>
      <w:r w:rsidRPr="008F5511">
        <w:rPr>
          <w:highlight w:val="white"/>
        </w:rPr>
        <w:t xml:space="preserve">    }</w:t>
      </w:r>
    </w:p>
    <w:p w14:paraId="3FB4D0EA" w14:textId="39A4BDAB" w:rsidR="008F5511" w:rsidRPr="008F5511" w:rsidRDefault="000D1282" w:rsidP="000D1282">
      <w:pPr>
        <w:rPr>
          <w:highlight w:val="white"/>
        </w:rPr>
      </w:pPr>
      <w:r>
        <w:rPr>
          <w:highlight w:val="white"/>
        </w:rPr>
        <w:t>The Scope, ParentTable, EntryMap, and CurrentOffset properties returns the scope, parent table, entry map, and current offset of the symbol table.</w:t>
      </w:r>
    </w:p>
    <w:p w14:paraId="16BF7C80" w14:textId="77777777" w:rsidR="008F5511" w:rsidRPr="002D471A" w:rsidRDefault="008F5511" w:rsidP="00323ED4">
      <w:pPr>
        <w:pStyle w:val="Code"/>
        <w:rPr>
          <w:highlight w:val="white"/>
        </w:rPr>
      </w:pPr>
      <w:r w:rsidRPr="002D471A">
        <w:rPr>
          <w:highlight w:val="white"/>
        </w:rPr>
        <w:t xml:space="preserve">    public Scope Scope {</w:t>
      </w:r>
    </w:p>
    <w:p w14:paraId="4B17E5A9" w14:textId="77777777" w:rsidR="008F5511" w:rsidRPr="002D471A" w:rsidRDefault="008F5511" w:rsidP="00323ED4">
      <w:pPr>
        <w:pStyle w:val="Code"/>
        <w:rPr>
          <w:highlight w:val="white"/>
        </w:rPr>
      </w:pPr>
      <w:r w:rsidRPr="002D471A">
        <w:rPr>
          <w:highlight w:val="white"/>
        </w:rPr>
        <w:t xml:space="preserve">      get { return m_scope; }</w:t>
      </w:r>
    </w:p>
    <w:p w14:paraId="6ED24FD8" w14:textId="77777777" w:rsidR="008F5511" w:rsidRPr="002D471A" w:rsidRDefault="008F5511" w:rsidP="00323ED4">
      <w:pPr>
        <w:pStyle w:val="Code"/>
        <w:rPr>
          <w:highlight w:val="white"/>
        </w:rPr>
      </w:pPr>
      <w:r w:rsidRPr="002D471A">
        <w:rPr>
          <w:highlight w:val="white"/>
        </w:rPr>
        <w:t xml:space="preserve">    }</w:t>
      </w:r>
    </w:p>
    <w:p w14:paraId="154E0E4D" w14:textId="77777777" w:rsidR="008F5511" w:rsidRPr="002D471A" w:rsidRDefault="008F5511" w:rsidP="00323ED4">
      <w:pPr>
        <w:pStyle w:val="Code"/>
        <w:rPr>
          <w:highlight w:val="white"/>
        </w:rPr>
      </w:pPr>
    </w:p>
    <w:p w14:paraId="6E876B20" w14:textId="77777777" w:rsidR="008F5511" w:rsidRPr="002D471A" w:rsidRDefault="008F5511" w:rsidP="00323ED4">
      <w:pPr>
        <w:pStyle w:val="Code"/>
        <w:rPr>
          <w:highlight w:val="white"/>
        </w:rPr>
      </w:pPr>
      <w:r w:rsidRPr="002D471A">
        <w:rPr>
          <w:highlight w:val="white"/>
        </w:rPr>
        <w:t xml:space="preserve">    public SymbolTable ParentTable {</w:t>
      </w:r>
    </w:p>
    <w:p w14:paraId="5A76EF58" w14:textId="38B0C980" w:rsidR="008F5511" w:rsidRPr="002D471A" w:rsidRDefault="008F5511" w:rsidP="00323ED4">
      <w:pPr>
        <w:pStyle w:val="Code"/>
        <w:rPr>
          <w:highlight w:val="white"/>
        </w:rPr>
      </w:pPr>
      <w:r w:rsidRPr="002D471A">
        <w:rPr>
          <w:highlight w:val="white"/>
        </w:rPr>
        <w:t xml:space="preserve">      get {</w:t>
      </w:r>
      <w:r w:rsidR="00146475">
        <w:rPr>
          <w:highlight w:val="white"/>
        </w:rPr>
        <w:t xml:space="preserve"> </w:t>
      </w:r>
      <w:r w:rsidRPr="002D471A">
        <w:rPr>
          <w:highlight w:val="white"/>
        </w:rPr>
        <w:t>return m_parentTable; }</w:t>
      </w:r>
    </w:p>
    <w:p w14:paraId="1FC8E607" w14:textId="77777777" w:rsidR="008F5511" w:rsidRPr="002D471A" w:rsidRDefault="008F5511" w:rsidP="00323ED4">
      <w:pPr>
        <w:pStyle w:val="Code"/>
        <w:rPr>
          <w:highlight w:val="white"/>
        </w:rPr>
      </w:pPr>
      <w:r w:rsidRPr="002D471A">
        <w:rPr>
          <w:highlight w:val="white"/>
        </w:rPr>
        <w:t xml:space="preserve">    }</w:t>
      </w:r>
    </w:p>
    <w:p w14:paraId="792D52F6" w14:textId="77777777" w:rsidR="008F5511" w:rsidRPr="002D471A" w:rsidRDefault="008F5511" w:rsidP="00323ED4">
      <w:pPr>
        <w:pStyle w:val="Code"/>
        <w:rPr>
          <w:highlight w:val="white"/>
        </w:rPr>
      </w:pPr>
    </w:p>
    <w:p w14:paraId="5AD49EF4" w14:textId="77777777" w:rsidR="008F5511" w:rsidRPr="002D471A" w:rsidRDefault="008F5511" w:rsidP="00323ED4">
      <w:pPr>
        <w:pStyle w:val="Code"/>
        <w:rPr>
          <w:highlight w:val="white"/>
        </w:rPr>
      </w:pPr>
      <w:r w:rsidRPr="002D471A">
        <w:rPr>
          <w:highlight w:val="white"/>
        </w:rPr>
        <w:t xml:space="preserve">    public IDictionary&lt;string,Symbol&gt; EntryMap {</w:t>
      </w:r>
    </w:p>
    <w:p w14:paraId="29E2CC96" w14:textId="77777777" w:rsidR="008F5511" w:rsidRPr="002D471A" w:rsidRDefault="008F5511" w:rsidP="00323ED4">
      <w:pPr>
        <w:pStyle w:val="Code"/>
        <w:rPr>
          <w:highlight w:val="white"/>
        </w:rPr>
      </w:pPr>
      <w:r w:rsidRPr="002D471A">
        <w:rPr>
          <w:highlight w:val="white"/>
        </w:rPr>
        <w:t xml:space="preserve">      get { return m_entryMap; }</w:t>
      </w:r>
    </w:p>
    <w:p w14:paraId="7CCF5714" w14:textId="77777777" w:rsidR="008F5511" w:rsidRPr="002D471A" w:rsidRDefault="008F5511" w:rsidP="00323ED4">
      <w:pPr>
        <w:pStyle w:val="Code"/>
        <w:rPr>
          <w:highlight w:val="white"/>
        </w:rPr>
      </w:pPr>
      <w:r w:rsidRPr="002D471A">
        <w:rPr>
          <w:highlight w:val="white"/>
        </w:rPr>
        <w:t xml:space="preserve">    }</w:t>
      </w:r>
    </w:p>
    <w:p w14:paraId="394C8A22" w14:textId="77777777" w:rsidR="008F5511" w:rsidRPr="008F5511" w:rsidRDefault="008F5511" w:rsidP="00323ED4">
      <w:pPr>
        <w:pStyle w:val="Code"/>
        <w:rPr>
          <w:highlight w:val="white"/>
        </w:rPr>
      </w:pPr>
    </w:p>
    <w:p w14:paraId="485C1B89" w14:textId="77777777" w:rsidR="008F5511" w:rsidRPr="008F5511" w:rsidRDefault="008F5511" w:rsidP="00323ED4">
      <w:pPr>
        <w:pStyle w:val="Code"/>
        <w:rPr>
          <w:highlight w:val="white"/>
        </w:rPr>
      </w:pPr>
      <w:r w:rsidRPr="008F5511">
        <w:rPr>
          <w:highlight w:val="white"/>
        </w:rPr>
        <w:t xml:space="preserve">    public int CurrentOffset {</w:t>
      </w:r>
    </w:p>
    <w:p w14:paraId="109920CD" w14:textId="133A067A" w:rsidR="008F5511" w:rsidRPr="008F5511" w:rsidRDefault="008F5511" w:rsidP="00323ED4">
      <w:pPr>
        <w:pStyle w:val="Code"/>
        <w:rPr>
          <w:highlight w:val="white"/>
        </w:rPr>
      </w:pPr>
      <w:r w:rsidRPr="008F5511">
        <w:rPr>
          <w:highlight w:val="white"/>
        </w:rPr>
        <w:t xml:space="preserve">      get { return </w:t>
      </w:r>
      <w:r w:rsidR="00323ED4">
        <w:rPr>
          <w:highlight w:val="white"/>
        </w:rPr>
        <w:t>m_currentOffset</w:t>
      </w:r>
      <w:r w:rsidRPr="008F5511">
        <w:rPr>
          <w:highlight w:val="white"/>
        </w:rPr>
        <w:t>; }</w:t>
      </w:r>
    </w:p>
    <w:p w14:paraId="5D8C1DA1" w14:textId="77777777" w:rsidR="008F5511" w:rsidRPr="008F5511" w:rsidRDefault="008F5511" w:rsidP="00323ED4">
      <w:pPr>
        <w:pStyle w:val="Code"/>
        <w:rPr>
          <w:highlight w:val="white"/>
        </w:rPr>
      </w:pPr>
      <w:r w:rsidRPr="008F5511">
        <w:rPr>
          <w:highlight w:val="white"/>
        </w:rPr>
        <w:t xml:space="preserve">    }</w:t>
      </w:r>
    </w:p>
    <w:p w14:paraId="63599C6D" w14:textId="4174BEA4" w:rsidR="008F5511" w:rsidRPr="008F5511" w:rsidRDefault="00BA450C" w:rsidP="00BA450C">
      <w:pPr>
        <w:rPr>
          <w:highlight w:val="white"/>
        </w:rPr>
      </w:pPr>
      <w:r>
        <w:rPr>
          <w:highlight w:val="white"/>
        </w:rPr>
        <w:t xml:space="preserve">The </w:t>
      </w:r>
      <w:r w:rsidRPr="00D03F27">
        <w:rPr>
          <w:rStyle w:val="KeyWord0"/>
          <w:highlight w:val="white"/>
        </w:rPr>
        <w:t>AddSymbol</w:t>
      </w:r>
      <w:r>
        <w:rPr>
          <w:highlight w:val="white"/>
        </w:rPr>
        <w:t xml:space="preserve"> method adds a symbol to the symbol table.</w:t>
      </w:r>
      <w:r w:rsidR="00F26A09">
        <w:rPr>
          <w:highlight w:val="white"/>
        </w:rPr>
        <w:t xml:space="preserve"> However, the process is a bit complicated since there is possible to add two symbol</w:t>
      </w:r>
      <w:r w:rsidR="00646941">
        <w:rPr>
          <w:highlight w:val="white"/>
        </w:rPr>
        <w:t>s</w:t>
      </w:r>
      <w:r w:rsidR="00F26A09">
        <w:rPr>
          <w:highlight w:val="white"/>
        </w:rPr>
        <w:t xml:space="preserve"> with the same name, </w:t>
      </w:r>
      <w:r w:rsidR="007E4B0B">
        <w:rPr>
          <w:highlight w:val="white"/>
        </w:rPr>
        <w:t>given that at least one them holds extern storage.</w:t>
      </w:r>
    </w:p>
    <w:p w14:paraId="7FD2F3DC" w14:textId="77777777" w:rsidR="008F5511" w:rsidRPr="008F5511" w:rsidRDefault="008F5511" w:rsidP="00323ED4">
      <w:pPr>
        <w:pStyle w:val="Code"/>
        <w:rPr>
          <w:highlight w:val="white"/>
        </w:rPr>
      </w:pPr>
      <w:r w:rsidRPr="008F5511">
        <w:rPr>
          <w:highlight w:val="white"/>
        </w:rPr>
        <w:t xml:space="preserve">    public void AddSymbol(Symbol newSymbol) {</w:t>
      </w:r>
    </w:p>
    <w:p w14:paraId="5AE23F33" w14:textId="77777777" w:rsidR="008F5511" w:rsidRPr="008F5511" w:rsidRDefault="008F5511" w:rsidP="00323ED4">
      <w:pPr>
        <w:pStyle w:val="Code"/>
        <w:rPr>
          <w:highlight w:val="white"/>
        </w:rPr>
      </w:pPr>
      <w:r w:rsidRPr="008F5511">
        <w:rPr>
          <w:highlight w:val="white"/>
        </w:rPr>
        <w:t xml:space="preserve">      string name = newSymbol.Name;</w:t>
      </w:r>
    </w:p>
    <w:p w14:paraId="349F602B" w14:textId="1625169F" w:rsidR="008F5511" w:rsidRPr="008F5511" w:rsidRDefault="002920EC" w:rsidP="002920EC">
      <w:pPr>
        <w:rPr>
          <w:highlight w:val="white"/>
        </w:rPr>
      </w:pPr>
      <w:r>
        <w:rPr>
          <w:highlight w:val="white"/>
        </w:rPr>
        <w:t>The name of the symbol may be null in case of unnamed function parameter.</w:t>
      </w:r>
    </w:p>
    <w:p w14:paraId="613926E3" w14:textId="77777777" w:rsidR="008F5511" w:rsidRPr="008F5511" w:rsidRDefault="008F5511" w:rsidP="00323ED4">
      <w:pPr>
        <w:pStyle w:val="Code"/>
        <w:rPr>
          <w:highlight w:val="white"/>
        </w:rPr>
      </w:pPr>
      <w:r w:rsidRPr="008F5511">
        <w:rPr>
          <w:highlight w:val="white"/>
        </w:rPr>
        <w:t xml:space="preserve">      if (name != null) {</w:t>
      </w:r>
    </w:p>
    <w:p w14:paraId="6895C76D" w14:textId="77777777" w:rsidR="008F5511" w:rsidRPr="008F5511" w:rsidRDefault="008F5511" w:rsidP="00323ED4">
      <w:pPr>
        <w:pStyle w:val="Code"/>
        <w:rPr>
          <w:highlight w:val="white"/>
        </w:rPr>
      </w:pPr>
      <w:r w:rsidRPr="008F5511">
        <w:rPr>
          <w:highlight w:val="white"/>
        </w:rPr>
        <w:t xml:space="preserve">        Symbol oldSymbol;</w:t>
      </w:r>
    </w:p>
    <w:p w14:paraId="55108F31" w14:textId="3A2C4E38" w:rsidR="008F5511" w:rsidRPr="008F5511" w:rsidRDefault="0087789B" w:rsidP="0087789B">
      <w:pPr>
        <w:rPr>
          <w:highlight w:val="white"/>
        </w:rPr>
      </w:pPr>
      <w:r>
        <w:rPr>
          <w:highlight w:val="white"/>
        </w:rPr>
        <w:t>If there is a sembol in the table with the same name, at least one of the4 old and new symbols must hold extern storage.</w:t>
      </w:r>
      <w:r w:rsidR="00CA550E">
        <w:rPr>
          <w:highlight w:val="white"/>
        </w:rPr>
        <w:t xml:space="preserve"> Moreover, they must </w:t>
      </w:r>
      <w:r w:rsidR="000A4E53">
        <w:rPr>
          <w:highlight w:val="white"/>
        </w:rPr>
        <w:t xml:space="preserve">also </w:t>
      </w:r>
      <w:r w:rsidR="00CA550E">
        <w:rPr>
          <w:highlight w:val="white"/>
        </w:rPr>
        <w:t>have the same type.</w:t>
      </w:r>
    </w:p>
    <w:p w14:paraId="77522888" w14:textId="77777777" w:rsidR="008F5511" w:rsidRPr="008F5511" w:rsidRDefault="008F5511" w:rsidP="00323ED4">
      <w:pPr>
        <w:pStyle w:val="Code"/>
        <w:rPr>
          <w:highlight w:val="white"/>
        </w:rPr>
      </w:pPr>
      <w:r w:rsidRPr="008F5511">
        <w:rPr>
          <w:highlight w:val="white"/>
        </w:rPr>
        <w:t xml:space="preserve">        if (m_entryMap.TryGetValue(name, out oldSymbol)) {</w:t>
      </w:r>
    </w:p>
    <w:p w14:paraId="25E9F287" w14:textId="77777777" w:rsidR="008F5511" w:rsidRPr="008F5511" w:rsidRDefault="008F5511" w:rsidP="00323ED4">
      <w:pPr>
        <w:pStyle w:val="Code"/>
        <w:rPr>
          <w:highlight w:val="white"/>
        </w:rPr>
      </w:pPr>
      <w:r w:rsidRPr="008F5511">
        <w:rPr>
          <w:highlight w:val="white"/>
        </w:rPr>
        <w:t xml:space="preserve">          Assert.Error(oldSymbol.IsExtern() || newSymbol.IsExtern(),</w:t>
      </w:r>
    </w:p>
    <w:p w14:paraId="1B09E81B" w14:textId="0F328F7D" w:rsidR="008F5511" w:rsidRDefault="008F5511" w:rsidP="00323ED4">
      <w:pPr>
        <w:pStyle w:val="Code"/>
        <w:rPr>
          <w:highlight w:val="white"/>
        </w:rPr>
      </w:pPr>
      <w:r w:rsidRPr="008F5511">
        <w:rPr>
          <w:highlight w:val="white"/>
        </w:rPr>
        <w:t xml:space="preserve">                        name, Message.Name_already_defined);</w:t>
      </w:r>
    </w:p>
    <w:p w14:paraId="661A1D16" w14:textId="77777777" w:rsidR="008F5511" w:rsidRPr="008F5511" w:rsidRDefault="008F5511" w:rsidP="00323ED4">
      <w:pPr>
        <w:pStyle w:val="Code"/>
        <w:rPr>
          <w:highlight w:val="white"/>
        </w:rPr>
      </w:pPr>
      <w:r w:rsidRPr="008F5511">
        <w:rPr>
          <w:highlight w:val="white"/>
        </w:rPr>
        <w:t xml:space="preserve">          Assert.Error(oldSymbol.Type.Equals(newSymbol.Type),</w:t>
      </w:r>
    </w:p>
    <w:p w14:paraId="12DAC790" w14:textId="77777777" w:rsidR="008F5511" w:rsidRPr="008F5511" w:rsidRDefault="008F5511" w:rsidP="00323ED4">
      <w:pPr>
        <w:pStyle w:val="Code"/>
        <w:rPr>
          <w:highlight w:val="white"/>
        </w:rPr>
      </w:pPr>
      <w:r w:rsidRPr="008F5511">
        <w:rPr>
          <w:highlight w:val="white"/>
        </w:rPr>
        <w:t xml:space="preserve">                        name, Message.Different_types_in_redeclaration);</w:t>
      </w:r>
    </w:p>
    <w:p w14:paraId="6E26885F" w14:textId="77777777" w:rsidR="008F5511" w:rsidRPr="008F5511" w:rsidRDefault="008F5511" w:rsidP="00323ED4">
      <w:pPr>
        <w:pStyle w:val="Code"/>
        <w:rPr>
          <w:highlight w:val="white"/>
        </w:rPr>
      </w:pPr>
      <w:r w:rsidRPr="008F5511">
        <w:rPr>
          <w:highlight w:val="white"/>
        </w:rPr>
        <w:t xml:space="preserve">        }</w:t>
      </w:r>
    </w:p>
    <w:p w14:paraId="574A9308" w14:textId="77777777" w:rsidR="008F5511" w:rsidRPr="008F5511" w:rsidRDefault="008F5511" w:rsidP="00323ED4">
      <w:pPr>
        <w:pStyle w:val="Code"/>
        <w:rPr>
          <w:highlight w:val="white"/>
        </w:rPr>
      </w:pPr>
    </w:p>
    <w:p w14:paraId="62F770BF" w14:textId="77777777" w:rsidR="008F5511" w:rsidRPr="008F5511" w:rsidRDefault="008F5511" w:rsidP="00323ED4">
      <w:pPr>
        <w:pStyle w:val="Code"/>
        <w:rPr>
          <w:highlight w:val="white"/>
        </w:rPr>
      </w:pPr>
      <w:r w:rsidRPr="008F5511">
        <w:rPr>
          <w:highlight w:val="white"/>
        </w:rPr>
        <w:t xml:space="preserve">        m_entryMap[name] = newSymbol;</w:t>
      </w:r>
    </w:p>
    <w:p w14:paraId="49AD3D3B" w14:textId="77777777" w:rsidR="008F5511" w:rsidRPr="008F5511" w:rsidRDefault="008F5511" w:rsidP="00323ED4">
      <w:pPr>
        <w:pStyle w:val="Code"/>
        <w:rPr>
          <w:highlight w:val="white"/>
        </w:rPr>
      </w:pPr>
      <w:r w:rsidRPr="008F5511">
        <w:rPr>
          <w:highlight w:val="white"/>
        </w:rPr>
        <w:t xml:space="preserve">      }</w:t>
      </w:r>
    </w:p>
    <w:p w14:paraId="1612E537" w14:textId="10F13964" w:rsidR="008F5511" w:rsidRPr="008F5511" w:rsidRDefault="00364207" w:rsidP="00364207">
      <w:pPr>
        <w:rPr>
          <w:highlight w:val="white"/>
        </w:rPr>
      </w:pPr>
      <w:r>
        <w:rPr>
          <w:highlight w:val="white"/>
        </w:rPr>
        <w:t>If the variable is auto or register, it shall be given an offset in the activation record</w:t>
      </w:r>
      <w:r w:rsidR="00FA05A8">
        <w:rPr>
          <w:highlight w:val="white"/>
        </w:rPr>
        <w:t>. Unless in union scope, in which each member always have offset zero.</w:t>
      </w:r>
    </w:p>
    <w:p w14:paraId="6DF02E38" w14:textId="77777777" w:rsidR="008F5511" w:rsidRPr="008F5511" w:rsidRDefault="008F5511" w:rsidP="00323ED4">
      <w:pPr>
        <w:pStyle w:val="Code"/>
        <w:rPr>
          <w:highlight w:val="white"/>
        </w:rPr>
      </w:pPr>
      <w:r w:rsidRPr="008F5511">
        <w:rPr>
          <w:highlight w:val="white"/>
        </w:rPr>
        <w:t xml:space="preserve">      if (newSymbol.IsAutoOrRegister()) {</w:t>
      </w:r>
    </w:p>
    <w:p w14:paraId="3229FFDF" w14:textId="77777777" w:rsidR="008F5511" w:rsidRPr="008F5511" w:rsidRDefault="008F5511" w:rsidP="00323ED4">
      <w:pPr>
        <w:pStyle w:val="Code"/>
        <w:rPr>
          <w:highlight w:val="white"/>
        </w:rPr>
      </w:pPr>
      <w:r w:rsidRPr="008F5511">
        <w:rPr>
          <w:highlight w:val="white"/>
        </w:rPr>
        <w:t xml:space="preserve">        if (m_scope == Scope.Union) {</w:t>
      </w:r>
    </w:p>
    <w:p w14:paraId="1049ECA6" w14:textId="77777777" w:rsidR="008F5511" w:rsidRPr="008F5511" w:rsidRDefault="008F5511" w:rsidP="00323ED4">
      <w:pPr>
        <w:pStyle w:val="Code"/>
        <w:rPr>
          <w:highlight w:val="white"/>
        </w:rPr>
      </w:pPr>
      <w:r w:rsidRPr="008F5511">
        <w:rPr>
          <w:highlight w:val="white"/>
        </w:rPr>
        <w:t xml:space="preserve">          newSymbol.Offset = 0;</w:t>
      </w:r>
    </w:p>
    <w:p w14:paraId="7F085F96" w14:textId="5DD55262" w:rsidR="008F5511" w:rsidRDefault="008F5511" w:rsidP="00323ED4">
      <w:pPr>
        <w:pStyle w:val="Code"/>
        <w:rPr>
          <w:highlight w:val="white"/>
        </w:rPr>
      </w:pPr>
      <w:r w:rsidRPr="008F5511">
        <w:rPr>
          <w:highlight w:val="white"/>
        </w:rPr>
        <w:t xml:space="preserve">        }</w:t>
      </w:r>
    </w:p>
    <w:p w14:paraId="5BC6522A" w14:textId="62014D1C" w:rsidR="004E2028" w:rsidRPr="008F5511" w:rsidRDefault="004E2028" w:rsidP="004E2028">
      <w:pPr>
        <w:rPr>
          <w:highlight w:val="white"/>
        </w:rPr>
      </w:pPr>
      <w:r>
        <w:rPr>
          <w:highlight w:val="white"/>
        </w:rPr>
        <w:t>If the new symbol is an enumeration constant item, is shall not be given an offset.</w:t>
      </w:r>
      <w:r w:rsidR="002B403B">
        <w:rPr>
          <w:highlight w:val="white"/>
        </w:rPr>
        <w:t xml:space="preserve"> This is because we do not know at this point </w:t>
      </w:r>
      <w:r w:rsidR="009A0F8C">
        <w:rPr>
          <w:highlight w:val="white"/>
        </w:rPr>
        <w:t xml:space="preserve">if the items really holds auto or register scope. </w:t>
      </w:r>
      <w:r w:rsidR="00E50109">
        <w:rPr>
          <w:highlight w:val="white"/>
        </w:rPr>
        <w:t xml:space="preserve">An item isa given auto storage from </w:t>
      </w:r>
      <w:r w:rsidR="00E50109">
        <w:rPr>
          <w:highlight w:val="white"/>
        </w:rPr>
        <w:lastRenderedPageBreak/>
        <w:t xml:space="preserve">the beginning, but that may change when the </w:t>
      </w:r>
      <w:r w:rsidR="00F34093">
        <w:rPr>
          <w:highlight w:val="white"/>
        </w:rPr>
        <w:t>whole enumeration is given its storage, which is done after the item is stored in the symbol table.</w:t>
      </w:r>
    </w:p>
    <w:p w14:paraId="7F480209" w14:textId="77777777" w:rsidR="008F5511" w:rsidRPr="008F5511" w:rsidRDefault="008F5511" w:rsidP="00323ED4">
      <w:pPr>
        <w:pStyle w:val="Code"/>
        <w:rPr>
          <w:highlight w:val="white"/>
        </w:rPr>
      </w:pPr>
      <w:r w:rsidRPr="008F5511">
        <w:rPr>
          <w:highlight w:val="white"/>
        </w:rPr>
        <w:t xml:space="preserve">        else if (!newSymbol.Type.EnumeratorItem) {</w:t>
      </w:r>
    </w:p>
    <w:p w14:paraId="08831FEA" w14:textId="7A09CD7E" w:rsidR="008F5511" w:rsidRPr="008F5511" w:rsidRDefault="008F5511" w:rsidP="00323ED4">
      <w:pPr>
        <w:pStyle w:val="Code"/>
        <w:rPr>
          <w:highlight w:val="white"/>
        </w:rPr>
      </w:pPr>
      <w:r w:rsidRPr="008F5511">
        <w:rPr>
          <w:highlight w:val="white"/>
        </w:rPr>
        <w:t xml:space="preserve">          newSymbol.Offset = </w:t>
      </w:r>
      <w:r w:rsidR="00323ED4">
        <w:rPr>
          <w:highlight w:val="white"/>
        </w:rPr>
        <w:t>m_currentOffset</w:t>
      </w:r>
      <w:r w:rsidRPr="008F5511">
        <w:rPr>
          <w:highlight w:val="white"/>
        </w:rPr>
        <w:t>;</w:t>
      </w:r>
    </w:p>
    <w:p w14:paraId="296C053D" w14:textId="2E52875F"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newSymbol.Type.Size();</w:t>
      </w:r>
    </w:p>
    <w:p w14:paraId="3011B59A" w14:textId="77777777" w:rsidR="008F5511" w:rsidRPr="008F5511" w:rsidRDefault="008F5511" w:rsidP="00323ED4">
      <w:pPr>
        <w:pStyle w:val="Code"/>
        <w:rPr>
          <w:highlight w:val="white"/>
        </w:rPr>
      </w:pPr>
      <w:r w:rsidRPr="008F5511">
        <w:rPr>
          <w:highlight w:val="white"/>
        </w:rPr>
        <w:t xml:space="preserve">        }</w:t>
      </w:r>
    </w:p>
    <w:p w14:paraId="32709084" w14:textId="77777777" w:rsidR="008F5511" w:rsidRPr="008F5511" w:rsidRDefault="008F5511" w:rsidP="00323ED4">
      <w:pPr>
        <w:pStyle w:val="Code"/>
        <w:rPr>
          <w:highlight w:val="white"/>
        </w:rPr>
      </w:pPr>
      <w:r w:rsidRPr="008F5511">
        <w:rPr>
          <w:highlight w:val="white"/>
        </w:rPr>
        <w:t xml:space="preserve">      }</w:t>
      </w:r>
    </w:p>
    <w:p w14:paraId="2364DAF1" w14:textId="77777777" w:rsidR="008F5511" w:rsidRPr="008F5511" w:rsidRDefault="008F5511" w:rsidP="00323ED4">
      <w:pPr>
        <w:pStyle w:val="Code"/>
        <w:rPr>
          <w:highlight w:val="white"/>
        </w:rPr>
      </w:pPr>
      <w:r w:rsidRPr="008F5511">
        <w:rPr>
          <w:highlight w:val="white"/>
        </w:rPr>
        <w:t xml:space="preserve">    }</w:t>
      </w:r>
    </w:p>
    <w:p w14:paraId="6F3011DC" w14:textId="275A8B7C" w:rsidR="008F5511" w:rsidRPr="008F5511" w:rsidRDefault="00E44E65" w:rsidP="00E44E65">
      <w:pPr>
        <w:rPr>
          <w:highlight w:val="white"/>
        </w:rPr>
      </w:pPr>
      <w:r>
        <w:rPr>
          <w:highlight w:val="white"/>
        </w:rPr>
        <w:t xml:space="preserve">The </w:t>
      </w:r>
      <w:r w:rsidRPr="003A46C4">
        <w:rPr>
          <w:rStyle w:val="KeyWord0"/>
          <w:highlight w:val="white"/>
        </w:rPr>
        <w:t>SetOffset</w:t>
      </w:r>
      <w:r>
        <w:rPr>
          <w:highlight w:val="white"/>
        </w:rPr>
        <w:t xml:space="preserve"> method is called just when an enumeration constant item has fianelly been given auto or register storage.</w:t>
      </w:r>
    </w:p>
    <w:p w14:paraId="222A1B9C" w14:textId="77777777" w:rsidR="008F5511" w:rsidRPr="008F5511" w:rsidRDefault="008F5511" w:rsidP="00323ED4">
      <w:pPr>
        <w:pStyle w:val="Code"/>
        <w:rPr>
          <w:highlight w:val="white"/>
        </w:rPr>
      </w:pPr>
      <w:r w:rsidRPr="008F5511">
        <w:rPr>
          <w:highlight w:val="white"/>
        </w:rPr>
        <w:t xml:space="preserve">    public void SetOffset(Symbol symbol) {</w:t>
      </w:r>
    </w:p>
    <w:p w14:paraId="4471FEB9" w14:textId="7A709C1F" w:rsidR="008F5511" w:rsidRPr="008F5511" w:rsidRDefault="008F5511" w:rsidP="00323ED4">
      <w:pPr>
        <w:pStyle w:val="Code"/>
        <w:rPr>
          <w:highlight w:val="white"/>
        </w:rPr>
      </w:pPr>
      <w:r w:rsidRPr="008F5511">
        <w:rPr>
          <w:highlight w:val="white"/>
        </w:rPr>
        <w:t xml:space="preserve">      symbol.Offset = </w:t>
      </w:r>
      <w:r w:rsidR="00323ED4">
        <w:rPr>
          <w:highlight w:val="white"/>
        </w:rPr>
        <w:t>m_currentOffset</w:t>
      </w:r>
      <w:r w:rsidRPr="008F5511">
        <w:rPr>
          <w:highlight w:val="white"/>
        </w:rPr>
        <w:t>;</w:t>
      </w:r>
    </w:p>
    <w:p w14:paraId="6445CAE2" w14:textId="35A815EA"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symbol.Type.Size();</w:t>
      </w:r>
    </w:p>
    <w:p w14:paraId="64852B79" w14:textId="77777777" w:rsidR="008F5511" w:rsidRPr="008F5511" w:rsidRDefault="008F5511" w:rsidP="00323ED4">
      <w:pPr>
        <w:pStyle w:val="Code"/>
        <w:rPr>
          <w:highlight w:val="white"/>
        </w:rPr>
      </w:pPr>
      <w:r w:rsidRPr="008F5511">
        <w:rPr>
          <w:highlight w:val="white"/>
        </w:rPr>
        <w:t xml:space="preserve">    }</w:t>
      </w:r>
    </w:p>
    <w:p w14:paraId="63E1A5F5" w14:textId="4A2EEB6B" w:rsidR="008F5511" w:rsidRPr="008F5511" w:rsidRDefault="007C17B1" w:rsidP="007C17B1">
      <w:pPr>
        <w:rPr>
          <w:highlight w:val="white"/>
        </w:rPr>
      </w:pPr>
      <w:r>
        <w:rPr>
          <w:highlight w:val="white"/>
        </w:rPr>
        <w:t xml:space="preserve">The </w:t>
      </w:r>
      <w:r w:rsidRPr="00A66A7D">
        <w:rPr>
          <w:rStyle w:val="KeyWord0"/>
          <w:highlight w:val="white"/>
        </w:rPr>
        <w:t>LookupSymbol</w:t>
      </w:r>
      <w:r>
        <w:rPr>
          <w:highlight w:val="white"/>
        </w:rPr>
        <w:t xml:space="preserve"> looks up the symbeol with the given in the current symbol table, or any of its parent tables, </w:t>
      </w:r>
      <w:r w:rsidR="000B01AA">
        <w:rPr>
          <w:highlight w:val="white"/>
        </w:rPr>
        <w:t>recursively</w:t>
      </w:r>
      <w:r>
        <w:rPr>
          <w:highlight w:val="white"/>
        </w:rPr>
        <w:t>.</w:t>
      </w:r>
      <w:r w:rsidR="00A66A7D">
        <w:rPr>
          <w:highlight w:val="white"/>
        </w:rPr>
        <w:t xml:space="preserve"> </w:t>
      </w:r>
      <w:r w:rsidR="00BD7A51">
        <w:rPr>
          <w:highlight w:val="white"/>
        </w:rPr>
        <w:t xml:space="preserve">If the tag is not found, null is returned. </w:t>
      </w:r>
      <w:r w:rsidR="00A66A7D">
        <w:rPr>
          <w:highlight w:val="white"/>
        </w:rPr>
        <w:t xml:space="preserve">Note that this method looks in the parent tables while </w:t>
      </w:r>
      <w:r w:rsidR="00A66A7D" w:rsidRPr="00A66A7D">
        <w:rPr>
          <w:rStyle w:val="KeyWord0"/>
          <w:highlight w:val="white"/>
        </w:rPr>
        <w:t>AddSymbol</w:t>
      </w:r>
      <w:r w:rsidR="00A66A7D">
        <w:rPr>
          <w:highlight w:val="white"/>
        </w:rPr>
        <w:t xml:space="preserve"> only checks for symbols with the same name in the current table.</w:t>
      </w:r>
      <w:r>
        <w:rPr>
          <w:highlight w:val="white"/>
        </w:rPr>
        <w:t xml:space="preserve"> </w:t>
      </w:r>
    </w:p>
    <w:p w14:paraId="62A8A283" w14:textId="77777777" w:rsidR="008F5511" w:rsidRPr="008F5511" w:rsidRDefault="008F5511" w:rsidP="00323ED4">
      <w:pPr>
        <w:pStyle w:val="Code"/>
        <w:rPr>
          <w:highlight w:val="white"/>
        </w:rPr>
      </w:pPr>
      <w:r w:rsidRPr="008F5511">
        <w:rPr>
          <w:highlight w:val="white"/>
        </w:rPr>
        <w:t xml:space="preserve">    public Symbol LookupSymbol(string name) {</w:t>
      </w:r>
    </w:p>
    <w:p w14:paraId="7A6F54C0" w14:textId="77777777" w:rsidR="008F5511" w:rsidRPr="008F5511" w:rsidRDefault="008F5511" w:rsidP="00323ED4">
      <w:pPr>
        <w:pStyle w:val="Code"/>
        <w:rPr>
          <w:highlight w:val="white"/>
        </w:rPr>
      </w:pPr>
      <w:r w:rsidRPr="008F5511">
        <w:rPr>
          <w:highlight w:val="white"/>
        </w:rPr>
        <w:t xml:space="preserve">      Symbol symbol;</w:t>
      </w:r>
    </w:p>
    <w:p w14:paraId="1C134FCD" w14:textId="77777777" w:rsidR="008F5511" w:rsidRPr="008F5511" w:rsidRDefault="008F5511" w:rsidP="00323ED4">
      <w:pPr>
        <w:pStyle w:val="Code"/>
        <w:rPr>
          <w:highlight w:val="white"/>
        </w:rPr>
      </w:pPr>
    </w:p>
    <w:p w14:paraId="2BE91D4D" w14:textId="77777777" w:rsidR="008F5511" w:rsidRPr="008F5511" w:rsidRDefault="008F5511" w:rsidP="00323ED4">
      <w:pPr>
        <w:pStyle w:val="Code"/>
        <w:rPr>
          <w:highlight w:val="white"/>
        </w:rPr>
      </w:pPr>
      <w:r w:rsidRPr="008F5511">
        <w:rPr>
          <w:highlight w:val="white"/>
        </w:rPr>
        <w:t xml:space="preserve">      if (m_entryMap.TryGetValue(name, out symbol)) {</w:t>
      </w:r>
    </w:p>
    <w:p w14:paraId="47F72712" w14:textId="77777777" w:rsidR="008F5511" w:rsidRPr="008F5511" w:rsidRDefault="008F5511" w:rsidP="00323ED4">
      <w:pPr>
        <w:pStyle w:val="Code"/>
        <w:rPr>
          <w:highlight w:val="white"/>
        </w:rPr>
      </w:pPr>
      <w:r w:rsidRPr="008F5511">
        <w:rPr>
          <w:highlight w:val="white"/>
        </w:rPr>
        <w:t xml:space="preserve">        return symbol;</w:t>
      </w:r>
    </w:p>
    <w:p w14:paraId="6FA2C9E2" w14:textId="77777777" w:rsidR="008F5511" w:rsidRPr="008F5511" w:rsidRDefault="008F5511" w:rsidP="00323ED4">
      <w:pPr>
        <w:pStyle w:val="Code"/>
        <w:rPr>
          <w:highlight w:val="white"/>
        </w:rPr>
      </w:pPr>
      <w:r w:rsidRPr="008F5511">
        <w:rPr>
          <w:highlight w:val="white"/>
        </w:rPr>
        <w:t xml:space="preserve">      }</w:t>
      </w:r>
    </w:p>
    <w:p w14:paraId="5327D5F7" w14:textId="77777777" w:rsidR="008F5511" w:rsidRPr="008F5511" w:rsidRDefault="008F5511" w:rsidP="00323ED4">
      <w:pPr>
        <w:pStyle w:val="Code"/>
        <w:rPr>
          <w:highlight w:val="white"/>
        </w:rPr>
      </w:pPr>
      <w:r w:rsidRPr="008F5511">
        <w:rPr>
          <w:highlight w:val="white"/>
        </w:rPr>
        <w:t xml:space="preserve">      else if (m_parentTable != null) {</w:t>
      </w:r>
    </w:p>
    <w:p w14:paraId="3A48501A" w14:textId="77777777" w:rsidR="008F5511" w:rsidRPr="008F5511" w:rsidRDefault="008F5511" w:rsidP="00323ED4">
      <w:pPr>
        <w:pStyle w:val="Code"/>
        <w:rPr>
          <w:highlight w:val="white"/>
        </w:rPr>
      </w:pPr>
      <w:r w:rsidRPr="008F5511">
        <w:rPr>
          <w:highlight w:val="white"/>
        </w:rPr>
        <w:t xml:space="preserve">        return m_parentTable.LookupSymbol(name);</w:t>
      </w:r>
    </w:p>
    <w:p w14:paraId="0335DA74" w14:textId="77777777" w:rsidR="008F5511" w:rsidRPr="008F5511" w:rsidRDefault="008F5511" w:rsidP="00323ED4">
      <w:pPr>
        <w:pStyle w:val="Code"/>
        <w:rPr>
          <w:highlight w:val="white"/>
        </w:rPr>
      </w:pPr>
      <w:r w:rsidRPr="008F5511">
        <w:rPr>
          <w:highlight w:val="white"/>
        </w:rPr>
        <w:t xml:space="preserve">      }</w:t>
      </w:r>
    </w:p>
    <w:p w14:paraId="440A41EC" w14:textId="77777777" w:rsidR="008F5511" w:rsidRPr="008F5511" w:rsidRDefault="008F5511" w:rsidP="00323ED4">
      <w:pPr>
        <w:pStyle w:val="Code"/>
        <w:rPr>
          <w:highlight w:val="white"/>
        </w:rPr>
      </w:pPr>
    </w:p>
    <w:p w14:paraId="588FD3E6" w14:textId="77777777" w:rsidR="008F5511" w:rsidRPr="008F5511" w:rsidRDefault="008F5511" w:rsidP="00323ED4">
      <w:pPr>
        <w:pStyle w:val="Code"/>
        <w:rPr>
          <w:highlight w:val="white"/>
        </w:rPr>
      </w:pPr>
      <w:r w:rsidRPr="008F5511">
        <w:rPr>
          <w:highlight w:val="white"/>
        </w:rPr>
        <w:t xml:space="preserve">      return null;</w:t>
      </w:r>
    </w:p>
    <w:p w14:paraId="20C1153E" w14:textId="77777777" w:rsidR="008F5511" w:rsidRPr="008F5511" w:rsidRDefault="008F5511" w:rsidP="00323ED4">
      <w:pPr>
        <w:pStyle w:val="Code"/>
        <w:rPr>
          <w:highlight w:val="white"/>
        </w:rPr>
      </w:pPr>
      <w:r w:rsidRPr="008F5511">
        <w:rPr>
          <w:highlight w:val="white"/>
        </w:rPr>
        <w:t xml:space="preserve">    }</w:t>
      </w:r>
    </w:p>
    <w:p w14:paraId="2A58BA93" w14:textId="713BEBF7" w:rsidR="008F5511" w:rsidRPr="008F5511" w:rsidRDefault="000B01AA" w:rsidP="000B01AA">
      <w:pPr>
        <w:rPr>
          <w:highlight w:val="white"/>
        </w:rPr>
      </w:pPr>
      <w:r>
        <w:rPr>
          <w:highlight w:val="white"/>
        </w:rPr>
        <w:t xml:space="preserve">The </w:t>
      </w:r>
      <w:r w:rsidRPr="00FB0ECE">
        <w:rPr>
          <w:rStyle w:val="KeyWord0"/>
          <w:highlight w:val="white"/>
        </w:rPr>
        <w:t>AddTag</w:t>
      </w:r>
      <w:r>
        <w:rPr>
          <w:highlight w:val="white"/>
        </w:rPr>
        <w:t xml:space="preserve"> method adds a struct</w:t>
      </w:r>
      <w:r w:rsidR="00805899">
        <w:rPr>
          <w:highlight w:val="white"/>
        </w:rPr>
        <w:t xml:space="preserve">, </w:t>
      </w:r>
      <w:r>
        <w:rPr>
          <w:highlight w:val="white"/>
        </w:rPr>
        <w:t>union</w:t>
      </w:r>
      <w:r w:rsidR="00805899">
        <w:rPr>
          <w:highlight w:val="white"/>
        </w:rPr>
        <w:t>, or enumerator tag</w:t>
      </w:r>
      <w:r>
        <w:rPr>
          <w:highlight w:val="white"/>
        </w:rPr>
        <w:t xml:space="preserve"> to the current symbol table.</w:t>
      </w:r>
      <w:r w:rsidR="00DA68CB">
        <w:rPr>
          <w:highlight w:val="white"/>
        </w:rPr>
        <w:t xml:space="preserve"> It is possible to add a new </w:t>
      </w:r>
      <w:r w:rsidR="00261862">
        <w:rPr>
          <w:highlight w:val="white"/>
        </w:rPr>
        <w:t xml:space="preserve">struct or union </w:t>
      </w:r>
      <w:r w:rsidR="00DA68CB">
        <w:rPr>
          <w:highlight w:val="white"/>
        </w:rPr>
        <w:t xml:space="preserve">tag </w:t>
      </w:r>
      <w:r w:rsidR="007B608B">
        <w:rPr>
          <w:highlight w:val="white"/>
        </w:rPr>
        <w:t xml:space="preserve">(but not an enumeration tag) </w:t>
      </w:r>
      <w:r w:rsidR="00DA68CB">
        <w:rPr>
          <w:highlight w:val="white"/>
        </w:rPr>
        <w:t>with an already occupied name. However, in that case, the old and the new tag must have the same sort (they must both be struct or they must both be union)</w:t>
      </w:r>
      <w:r w:rsidR="004F651F">
        <w:rPr>
          <w:highlight w:val="white"/>
        </w:rPr>
        <w:t xml:space="preserve"> and the member map of at least one of them must be null.</w:t>
      </w:r>
    </w:p>
    <w:p w14:paraId="28FA6515" w14:textId="77777777" w:rsidR="008F5511" w:rsidRPr="008F5511" w:rsidRDefault="008F5511" w:rsidP="00323ED4">
      <w:pPr>
        <w:pStyle w:val="Code"/>
        <w:rPr>
          <w:highlight w:val="white"/>
        </w:rPr>
      </w:pPr>
      <w:r w:rsidRPr="008F5511">
        <w:rPr>
          <w:highlight w:val="white"/>
        </w:rPr>
        <w:t xml:space="preserve">    public void AddTag(string name, Type newType) {</w:t>
      </w:r>
    </w:p>
    <w:p w14:paraId="29049BA4" w14:textId="77777777" w:rsidR="008F5511" w:rsidRPr="008F5511" w:rsidRDefault="008F5511" w:rsidP="00323ED4">
      <w:pPr>
        <w:pStyle w:val="Code"/>
        <w:rPr>
          <w:highlight w:val="white"/>
        </w:rPr>
      </w:pPr>
      <w:r w:rsidRPr="008F5511">
        <w:rPr>
          <w:highlight w:val="white"/>
        </w:rPr>
        <w:t xml:space="preserve">      if (m_tagMap.ContainsKey(name)) {</w:t>
      </w:r>
    </w:p>
    <w:p w14:paraId="30D3A138" w14:textId="77777777" w:rsidR="008F5511" w:rsidRPr="008F5511" w:rsidRDefault="008F5511" w:rsidP="00323ED4">
      <w:pPr>
        <w:pStyle w:val="Code"/>
        <w:rPr>
          <w:highlight w:val="white"/>
        </w:rPr>
      </w:pPr>
      <w:r w:rsidRPr="008F5511">
        <w:rPr>
          <w:highlight w:val="white"/>
        </w:rPr>
        <w:t xml:space="preserve">        Type oldType = m_tagMap[name];</w:t>
      </w:r>
    </w:p>
    <w:p w14:paraId="41DCB57D" w14:textId="77777777" w:rsidR="008F5511" w:rsidRPr="008F5511" w:rsidRDefault="008F5511" w:rsidP="00323ED4">
      <w:pPr>
        <w:pStyle w:val="Code"/>
        <w:rPr>
          <w:highlight w:val="white"/>
        </w:rPr>
      </w:pPr>
      <w:r w:rsidRPr="008F5511">
        <w:rPr>
          <w:highlight w:val="white"/>
        </w:rPr>
        <w:t xml:space="preserve">        Assert.Error(!oldType.IsEnumerator() &amp;&amp;</w:t>
      </w:r>
    </w:p>
    <w:p w14:paraId="4B2B5593" w14:textId="77777777" w:rsidR="008F5511" w:rsidRPr="008F5511" w:rsidRDefault="008F5511" w:rsidP="00323ED4">
      <w:pPr>
        <w:pStyle w:val="Code"/>
        <w:rPr>
          <w:highlight w:val="white"/>
        </w:rPr>
      </w:pPr>
      <w:r w:rsidRPr="008F5511">
        <w:rPr>
          <w:highlight w:val="white"/>
        </w:rPr>
        <w:t xml:space="preserve">                     (oldType.Sort == newType.Sort), name,</w:t>
      </w:r>
    </w:p>
    <w:p w14:paraId="587EC816" w14:textId="77777777" w:rsidR="008F5511" w:rsidRPr="008F5511" w:rsidRDefault="008F5511" w:rsidP="00323ED4">
      <w:pPr>
        <w:pStyle w:val="Code"/>
        <w:rPr>
          <w:highlight w:val="white"/>
        </w:rPr>
      </w:pPr>
      <w:r w:rsidRPr="008F5511">
        <w:rPr>
          <w:highlight w:val="white"/>
        </w:rPr>
        <w:t xml:space="preserve">                     Message.Name_already_defined);</w:t>
      </w:r>
    </w:p>
    <w:p w14:paraId="12CECC1C" w14:textId="23BF1034" w:rsidR="008F5511" w:rsidRPr="008F5511" w:rsidRDefault="004F651F" w:rsidP="00CF5537">
      <w:pPr>
        <w:rPr>
          <w:highlight w:val="white"/>
        </w:rPr>
      </w:pPr>
      <w:r>
        <w:rPr>
          <w:highlight w:val="white"/>
        </w:rPr>
        <w:t xml:space="preserve">If the member map of the old tag is null, we assign it the member map of then </w:t>
      </w:r>
    </w:p>
    <w:p w14:paraId="22791907" w14:textId="77777777" w:rsidR="008F5511" w:rsidRPr="008F5511" w:rsidRDefault="008F5511" w:rsidP="00323ED4">
      <w:pPr>
        <w:pStyle w:val="Code"/>
        <w:rPr>
          <w:highlight w:val="white"/>
        </w:rPr>
      </w:pPr>
      <w:r w:rsidRPr="008F5511">
        <w:rPr>
          <w:highlight w:val="white"/>
        </w:rPr>
        <w:t xml:space="preserve">        if (oldType.MemberMap == null) {</w:t>
      </w:r>
    </w:p>
    <w:p w14:paraId="1AC1E6A1" w14:textId="77777777" w:rsidR="008F5511" w:rsidRPr="008F5511" w:rsidRDefault="008F5511" w:rsidP="00323ED4">
      <w:pPr>
        <w:pStyle w:val="Code"/>
        <w:rPr>
          <w:highlight w:val="white"/>
        </w:rPr>
      </w:pPr>
      <w:r w:rsidRPr="008F5511">
        <w:rPr>
          <w:highlight w:val="white"/>
        </w:rPr>
        <w:t xml:space="preserve">          oldType.MemberMap = newType.MemberMap;</w:t>
      </w:r>
    </w:p>
    <w:p w14:paraId="1BB97419" w14:textId="73DD6212" w:rsidR="008F5511" w:rsidRDefault="008F5511" w:rsidP="00323ED4">
      <w:pPr>
        <w:pStyle w:val="Code"/>
        <w:rPr>
          <w:highlight w:val="white"/>
        </w:rPr>
      </w:pPr>
      <w:r w:rsidRPr="008F5511">
        <w:rPr>
          <w:highlight w:val="white"/>
        </w:rPr>
        <w:t xml:space="preserve">        }</w:t>
      </w:r>
    </w:p>
    <w:p w14:paraId="0F083BD0" w14:textId="50B8D46F" w:rsidR="00CF5537" w:rsidRPr="008F5511" w:rsidRDefault="00CF5537" w:rsidP="00CF5537">
      <w:pPr>
        <w:rPr>
          <w:highlight w:val="white"/>
        </w:rPr>
      </w:pPr>
      <w:r>
        <w:rPr>
          <w:highlight w:val="white"/>
        </w:rPr>
        <w:t>If the neither the old nor the new member is null, we report an error since it is not allowed top have two structs or unions with the same name tags with non-null member maps.</w:t>
      </w:r>
    </w:p>
    <w:p w14:paraId="34A7B31B" w14:textId="77777777" w:rsidR="008F5511" w:rsidRPr="008F5511" w:rsidRDefault="008F5511" w:rsidP="00323ED4">
      <w:pPr>
        <w:pStyle w:val="Code"/>
        <w:rPr>
          <w:highlight w:val="white"/>
        </w:rPr>
      </w:pPr>
      <w:r w:rsidRPr="008F5511">
        <w:rPr>
          <w:highlight w:val="white"/>
        </w:rPr>
        <w:t xml:space="preserve">        else {</w:t>
      </w:r>
    </w:p>
    <w:p w14:paraId="208EEC5A" w14:textId="77777777" w:rsidR="008F5511" w:rsidRPr="008F5511" w:rsidRDefault="008F5511" w:rsidP="00323ED4">
      <w:pPr>
        <w:pStyle w:val="Code"/>
        <w:rPr>
          <w:highlight w:val="white"/>
        </w:rPr>
      </w:pPr>
      <w:r w:rsidRPr="008F5511">
        <w:rPr>
          <w:highlight w:val="white"/>
        </w:rPr>
        <w:t xml:space="preserve">          Assert.Error(newType.MemberMap == null, name,</w:t>
      </w:r>
    </w:p>
    <w:p w14:paraId="260DEE7F" w14:textId="77777777" w:rsidR="008F5511" w:rsidRPr="008F5511" w:rsidRDefault="008F5511" w:rsidP="00323ED4">
      <w:pPr>
        <w:pStyle w:val="Code"/>
        <w:rPr>
          <w:highlight w:val="white"/>
        </w:rPr>
      </w:pPr>
      <w:r w:rsidRPr="008F5511">
        <w:rPr>
          <w:highlight w:val="white"/>
        </w:rPr>
        <w:t xml:space="preserve">                       Message.Name_already_defined);</w:t>
      </w:r>
    </w:p>
    <w:p w14:paraId="7F8341A5" w14:textId="77777777" w:rsidR="008F5511" w:rsidRPr="008F5511" w:rsidRDefault="008F5511" w:rsidP="00323ED4">
      <w:pPr>
        <w:pStyle w:val="Code"/>
        <w:rPr>
          <w:highlight w:val="white"/>
        </w:rPr>
      </w:pPr>
      <w:r w:rsidRPr="008F5511">
        <w:rPr>
          <w:highlight w:val="white"/>
        </w:rPr>
        <w:lastRenderedPageBreak/>
        <w:t xml:space="preserve">        }</w:t>
      </w:r>
    </w:p>
    <w:p w14:paraId="697A4A07" w14:textId="5DBA7CB7" w:rsidR="008F5511" w:rsidRDefault="008F5511" w:rsidP="00323ED4">
      <w:pPr>
        <w:pStyle w:val="Code"/>
        <w:rPr>
          <w:highlight w:val="white"/>
        </w:rPr>
      </w:pPr>
      <w:r w:rsidRPr="008F5511">
        <w:rPr>
          <w:highlight w:val="white"/>
        </w:rPr>
        <w:t xml:space="preserve">      }</w:t>
      </w:r>
    </w:p>
    <w:p w14:paraId="564F62E1" w14:textId="6B0CFFFC" w:rsidR="00CF5537" w:rsidRPr="008F5511" w:rsidRDefault="00CF5537" w:rsidP="001A174C">
      <w:pPr>
        <w:rPr>
          <w:highlight w:val="white"/>
        </w:rPr>
      </w:pPr>
      <w:r>
        <w:rPr>
          <w:highlight w:val="white"/>
        </w:rPr>
        <w:t>If there is no</w:t>
      </w:r>
      <w:r w:rsidR="001A174C">
        <w:rPr>
          <w:highlight w:val="white"/>
        </w:rPr>
        <w:t xml:space="preserve"> struct or union tag previous added to the tag map, we simpl</w:t>
      </w:r>
      <w:r w:rsidR="006842B2">
        <w:rPr>
          <w:highlight w:val="white"/>
        </w:rPr>
        <w:t>y</w:t>
      </w:r>
      <w:r w:rsidR="001A174C">
        <w:rPr>
          <w:highlight w:val="white"/>
        </w:rPr>
        <w:t xml:space="preserve"> add the new tag to the map.</w:t>
      </w:r>
    </w:p>
    <w:p w14:paraId="1376EEC0" w14:textId="77777777" w:rsidR="008F5511" w:rsidRPr="008F5511" w:rsidRDefault="008F5511" w:rsidP="00323ED4">
      <w:pPr>
        <w:pStyle w:val="Code"/>
        <w:rPr>
          <w:highlight w:val="white"/>
        </w:rPr>
      </w:pPr>
      <w:r w:rsidRPr="008F5511">
        <w:rPr>
          <w:highlight w:val="white"/>
        </w:rPr>
        <w:t xml:space="preserve">      else {</w:t>
      </w:r>
    </w:p>
    <w:p w14:paraId="54B1E70F" w14:textId="77777777" w:rsidR="008F5511" w:rsidRPr="008F5511" w:rsidRDefault="008F5511" w:rsidP="00323ED4">
      <w:pPr>
        <w:pStyle w:val="Code"/>
        <w:rPr>
          <w:highlight w:val="white"/>
        </w:rPr>
      </w:pPr>
      <w:r w:rsidRPr="008F5511">
        <w:rPr>
          <w:highlight w:val="white"/>
        </w:rPr>
        <w:t xml:space="preserve">        m_tagMap.Add(name, newType);</w:t>
      </w:r>
    </w:p>
    <w:p w14:paraId="47FA03D7" w14:textId="77777777" w:rsidR="008F5511" w:rsidRPr="008F5511" w:rsidRDefault="008F5511" w:rsidP="00323ED4">
      <w:pPr>
        <w:pStyle w:val="Code"/>
        <w:rPr>
          <w:highlight w:val="white"/>
        </w:rPr>
      </w:pPr>
      <w:r w:rsidRPr="008F5511">
        <w:rPr>
          <w:highlight w:val="white"/>
        </w:rPr>
        <w:t xml:space="preserve">      }</w:t>
      </w:r>
    </w:p>
    <w:p w14:paraId="5D721D54" w14:textId="77777777" w:rsidR="008F5511" w:rsidRPr="008F5511" w:rsidRDefault="008F5511" w:rsidP="00323ED4">
      <w:pPr>
        <w:pStyle w:val="Code"/>
        <w:rPr>
          <w:highlight w:val="white"/>
        </w:rPr>
      </w:pPr>
      <w:r w:rsidRPr="008F5511">
        <w:rPr>
          <w:highlight w:val="white"/>
        </w:rPr>
        <w:t xml:space="preserve">    }</w:t>
      </w:r>
    </w:p>
    <w:p w14:paraId="7DDC11A1" w14:textId="42814927" w:rsidR="008F5511" w:rsidRPr="008F5511" w:rsidRDefault="00CA25D8" w:rsidP="00CA25D8">
      <w:pPr>
        <w:rPr>
          <w:highlight w:val="white"/>
        </w:rPr>
      </w:pPr>
      <w:r>
        <w:rPr>
          <w:highlight w:val="white"/>
        </w:rPr>
        <w:t xml:space="preserve">The </w:t>
      </w:r>
      <w:r w:rsidRPr="006842B2">
        <w:rPr>
          <w:rStyle w:val="KeyWord0"/>
          <w:highlight w:val="white"/>
        </w:rPr>
        <w:t>LookUp</w:t>
      </w:r>
      <w:r>
        <w:rPr>
          <w:highlight w:val="white"/>
        </w:rPr>
        <w:t xml:space="preserve"> method</w:t>
      </w:r>
      <w:r w:rsidR="006842B2">
        <w:rPr>
          <w:highlight w:val="white"/>
        </w:rPr>
        <w:t xml:space="preserve"> looks up a tag in the current table or its parent tables.</w:t>
      </w:r>
      <w:r w:rsidR="00D141B7">
        <w:rPr>
          <w:highlight w:val="white"/>
        </w:rPr>
        <w:t xml:space="preserve"> If the tag is not found, null is returned.</w:t>
      </w:r>
    </w:p>
    <w:p w14:paraId="7E9D3FD3" w14:textId="77777777" w:rsidR="008F5511" w:rsidRPr="008F5511" w:rsidRDefault="008F5511" w:rsidP="00323ED4">
      <w:pPr>
        <w:pStyle w:val="Code"/>
        <w:rPr>
          <w:highlight w:val="white"/>
        </w:rPr>
      </w:pPr>
      <w:r w:rsidRPr="008F5511">
        <w:rPr>
          <w:highlight w:val="white"/>
        </w:rPr>
        <w:t xml:space="preserve">    public Type LookupTag(string name, Sort sort) {</w:t>
      </w:r>
    </w:p>
    <w:p w14:paraId="71A6890C" w14:textId="77777777" w:rsidR="008F5511" w:rsidRPr="008F5511" w:rsidRDefault="008F5511" w:rsidP="00323ED4">
      <w:pPr>
        <w:pStyle w:val="Code"/>
        <w:rPr>
          <w:highlight w:val="white"/>
        </w:rPr>
      </w:pPr>
      <w:r w:rsidRPr="008F5511">
        <w:rPr>
          <w:highlight w:val="white"/>
        </w:rPr>
        <w:t xml:space="preserve">      Type type;</w:t>
      </w:r>
    </w:p>
    <w:p w14:paraId="1CE473E4" w14:textId="77777777" w:rsidR="008F5511" w:rsidRPr="008F5511" w:rsidRDefault="008F5511" w:rsidP="00323ED4">
      <w:pPr>
        <w:pStyle w:val="Code"/>
        <w:rPr>
          <w:highlight w:val="white"/>
        </w:rPr>
      </w:pPr>
    </w:p>
    <w:p w14:paraId="033EC647" w14:textId="77777777" w:rsidR="008F5511" w:rsidRPr="008F5511" w:rsidRDefault="008F5511" w:rsidP="00323ED4">
      <w:pPr>
        <w:pStyle w:val="Code"/>
        <w:rPr>
          <w:highlight w:val="white"/>
        </w:rPr>
      </w:pPr>
      <w:r w:rsidRPr="008F5511">
        <w:rPr>
          <w:highlight w:val="white"/>
        </w:rPr>
        <w:t xml:space="preserve">      if (m_tagMap.TryGetValue(name, out type) &amp;&amp; (type.Sort == sort)) {</w:t>
      </w:r>
    </w:p>
    <w:p w14:paraId="1A493A1B" w14:textId="77777777" w:rsidR="008F5511" w:rsidRPr="008F5511" w:rsidRDefault="008F5511" w:rsidP="00323ED4">
      <w:pPr>
        <w:pStyle w:val="Code"/>
        <w:rPr>
          <w:highlight w:val="white"/>
        </w:rPr>
      </w:pPr>
      <w:r w:rsidRPr="008F5511">
        <w:rPr>
          <w:highlight w:val="white"/>
        </w:rPr>
        <w:t xml:space="preserve">        return type;</w:t>
      </w:r>
    </w:p>
    <w:p w14:paraId="0646ED04" w14:textId="77777777" w:rsidR="008F5511" w:rsidRPr="008F5511" w:rsidRDefault="008F5511" w:rsidP="00323ED4">
      <w:pPr>
        <w:pStyle w:val="Code"/>
        <w:rPr>
          <w:highlight w:val="white"/>
        </w:rPr>
      </w:pPr>
      <w:r w:rsidRPr="008F5511">
        <w:rPr>
          <w:highlight w:val="white"/>
        </w:rPr>
        <w:t xml:space="preserve">      }</w:t>
      </w:r>
    </w:p>
    <w:p w14:paraId="69FF5657" w14:textId="77777777" w:rsidR="008F5511" w:rsidRPr="008F5511" w:rsidRDefault="008F5511" w:rsidP="00323ED4">
      <w:pPr>
        <w:pStyle w:val="Code"/>
        <w:rPr>
          <w:highlight w:val="white"/>
        </w:rPr>
      </w:pPr>
      <w:r w:rsidRPr="008F5511">
        <w:rPr>
          <w:highlight w:val="white"/>
        </w:rPr>
        <w:t xml:space="preserve">      else if (m_parentTable != null) {</w:t>
      </w:r>
    </w:p>
    <w:p w14:paraId="03A04809" w14:textId="77777777" w:rsidR="008F5511" w:rsidRPr="008F5511" w:rsidRDefault="008F5511" w:rsidP="00323ED4">
      <w:pPr>
        <w:pStyle w:val="Code"/>
        <w:rPr>
          <w:highlight w:val="white"/>
        </w:rPr>
      </w:pPr>
      <w:r w:rsidRPr="008F5511">
        <w:rPr>
          <w:highlight w:val="white"/>
        </w:rPr>
        <w:t xml:space="preserve">        return m_parentTable.LookupTag(name, sort);</w:t>
      </w:r>
    </w:p>
    <w:p w14:paraId="36F8417C" w14:textId="77777777" w:rsidR="008F5511" w:rsidRPr="008F5511" w:rsidRDefault="008F5511" w:rsidP="00323ED4">
      <w:pPr>
        <w:pStyle w:val="Code"/>
        <w:rPr>
          <w:highlight w:val="white"/>
        </w:rPr>
      </w:pPr>
      <w:r w:rsidRPr="008F5511">
        <w:rPr>
          <w:highlight w:val="white"/>
        </w:rPr>
        <w:t xml:space="preserve">      }</w:t>
      </w:r>
    </w:p>
    <w:p w14:paraId="6CF4FF12" w14:textId="77777777" w:rsidR="008F5511" w:rsidRPr="008F5511" w:rsidRDefault="008F5511" w:rsidP="00323ED4">
      <w:pPr>
        <w:pStyle w:val="Code"/>
        <w:rPr>
          <w:highlight w:val="white"/>
        </w:rPr>
      </w:pPr>
    </w:p>
    <w:p w14:paraId="0DEA4B41" w14:textId="77777777" w:rsidR="008F5511" w:rsidRPr="008F5511" w:rsidRDefault="008F5511" w:rsidP="00323ED4">
      <w:pPr>
        <w:pStyle w:val="Code"/>
        <w:rPr>
          <w:highlight w:val="white"/>
        </w:rPr>
      </w:pPr>
      <w:r w:rsidRPr="008F5511">
        <w:rPr>
          <w:highlight w:val="white"/>
        </w:rPr>
        <w:t xml:space="preserve">      return null;</w:t>
      </w:r>
    </w:p>
    <w:p w14:paraId="7055BDE0" w14:textId="77777777" w:rsidR="008F5511" w:rsidRPr="008F5511" w:rsidRDefault="008F5511" w:rsidP="00323ED4">
      <w:pPr>
        <w:pStyle w:val="Code"/>
        <w:rPr>
          <w:highlight w:val="white"/>
        </w:rPr>
      </w:pPr>
      <w:r w:rsidRPr="008F5511">
        <w:rPr>
          <w:highlight w:val="white"/>
        </w:rPr>
        <w:t xml:space="preserve">    }</w:t>
      </w:r>
    </w:p>
    <w:p w14:paraId="24621C3C" w14:textId="77777777" w:rsidR="008F5511" w:rsidRPr="008F5511" w:rsidRDefault="008F5511" w:rsidP="00323ED4">
      <w:pPr>
        <w:pStyle w:val="Code"/>
        <w:rPr>
          <w:highlight w:val="white"/>
        </w:rPr>
      </w:pPr>
      <w:r w:rsidRPr="008F5511">
        <w:rPr>
          <w:highlight w:val="white"/>
        </w:rPr>
        <w:t xml:space="preserve">  }</w:t>
      </w:r>
    </w:p>
    <w:p w14:paraId="75B5329F" w14:textId="642BF93B" w:rsidR="000C7243" w:rsidRDefault="008F5511" w:rsidP="00323ED4">
      <w:pPr>
        <w:pStyle w:val="Code"/>
      </w:pPr>
      <w:r w:rsidRPr="008F5511">
        <w:rPr>
          <w:highlight w:val="white"/>
        </w:rPr>
        <w:t>}</w:t>
      </w:r>
    </w:p>
    <w:p w14:paraId="060536E9" w14:textId="2678BD46" w:rsidR="00386E50" w:rsidRDefault="00386E50" w:rsidP="00386E50">
      <w:pPr>
        <w:pStyle w:val="Rubrik2"/>
      </w:pPr>
      <w:r>
        <w:t>The Symbol</w:t>
      </w:r>
    </w:p>
    <w:p w14:paraId="127CE67F" w14:textId="2769BA65" w:rsidR="00AE29E2" w:rsidRPr="00AE29E2" w:rsidRDefault="00B175A2" w:rsidP="00B175A2">
      <w:r>
        <w:rPr>
          <w:highlight w:val="white"/>
        </w:rPr>
        <w:t>A symbol has extern, static, typedef, auto, or register storage.</w:t>
      </w:r>
      <w:r w:rsidR="00852E12">
        <w:rPr>
          <w:highlight w:val="white"/>
        </w:rPr>
        <w:t xml:space="preserve"> If the storage</w:t>
      </w:r>
      <w:r w:rsidR="00A4228D">
        <w:rPr>
          <w:highlight w:val="white"/>
        </w:rPr>
        <w:t xml:space="preserve"> is not specifically</w:t>
      </w:r>
      <w:r w:rsidR="00852E12">
        <w:rPr>
          <w:highlight w:val="white"/>
        </w:rPr>
        <w:t xml:space="preserve"> stated, a symbol becomes static in global scope and auto in a function.</w:t>
      </w:r>
      <w:r w:rsidR="00AE29E2">
        <w:t xml:space="preserve"> </w:t>
      </w:r>
      <w:ins w:id="5662" w:author="Stefan Bjornander" w:date="2015-04-25T18:27:00Z">
        <w:r w:rsidR="00AE29E2">
          <w:t>If the storage specifier is omitted</w:t>
        </w:r>
      </w:ins>
      <w:r w:rsidR="00AE29E2">
        <w:t>,</w:t>
      </w:r>
      <w:ins w:id="5663" w:author="Stefan Bjornander" w:date="2015-04-25T18:27:00Z">
        <w:r w:rsidR="00AE29E2">
          <w:t xml:space="preserve"> </w:t>
        </w:r>
      </w:ins>
      <w:r w:rsidR="0077469C">
        <w:t xml:space="preserve">a function becomes extern while </w:t>
      </w:r>
      <w:ins w:id="5664" w:author="Stefan Bjornander" w:date="2015-04-25T18:27:00Z">
        <w:r w:rsidR="00AE29E2">
          <w:t xml:space="preserve">a global variable </w:t>
        </w:r>
      </w:ins>
      <w:r w:rsidR="00AE29E2">
        <w:t>becomes</w:t>
      </w:r>
      <w:ins w:id="5665" w:author="Stefan Bjornander" w:date="2015-04-25T18:27:00Z">
        <w:r w:rsidR="00AE29E2">
          <w:t xml:space="preserve"> static </w:t>
        </w:r>
      </w:ins>
      <w:r w:rsidR="00B50B44">
        <w:t xml:space="preserve">and </w:t>
      </w:r>
      <w:r w:rsidR="00AE29E2">
        <w:t>a</w:t>
      </w:r>
      <w:ins w:id="5666" w:author="Stefan Bjornander" w:date="2015-04-25T18:27:00Z">
        <w:r w:rsidR="00AE29E2">
          <w:t xml:space="preserve"> local variable </w:t>
        </w:r>
      </w:ins>
      <w:r w:rsidR="00AE29E2">
        <w:t>becomes</w:t>
      </w:r>
      <w:ins w:id="5667" w:author="Stefan Bjornander" w:date="2015-04-25T18:28:00Z">
        <w:r w:rsidR="00AE29E2">
          <w:t xml:space="preserve"> auto.</w:t>
        </w:r>
      </w:ins>
      <w:r w:rsidR="00AE29E2">
        <w:t xml:space="preserve"> In this book, t</w:t>
      </w:r>
      <w:ins w:id="5668" w:author="Stefan Bjornander" w:date="2015-04-25T16:11:00Z">
        <w:r w:rsidR="00AE29E2">
          <w:t xml:space="preserve">he </w:t>
        </w:r>
      </w:ins>
      <w:r w:rsidR="00AE29E2">
        <w:t>only difference between an auto or register symbol is that the address operator cannot be applied to a register symbol.</w:t>
      </w:r>
    </w:p>
    <w:p w14:paraId="1C23288D" w14:textId="570C4CCB" w:rsidR="00B175A2" w:rsidRDefault="00B175A2" w:rsidP="00B175A2">
      <w:pPr>
        <w:pStyle w:val="CodeHeader"/>
        <w:rPr>
          <w:highlight w:val="white"/>
        </w:rPr>
      </w:pPr>
      <w:r>
        <w:rPr>
          <w:highlight w:val="white"/>
        </w:rPr>
        <w:t>Storage.cs</w:t>
      </w:r>
    </w:p>
    <w:p w14:paraId="14975808" w14:textId="77777777" w:rsidR="00FA74AE" w:rsidRPr="00FA74AE" w:rsidRDefault="00FA74AE" w:rsidP="00FA74AE">
      <w:pPr>
        <w:pStyle w:val="Code"/>
        <w:rPr>
          <w:highlight w:val="white"/>
        </w:rPr>
      </w:pPr>
      <w:r w:rsidRPr="00FA74AE">
        <w:rPr>
          <w:highlight w:val="white"/>
        </w:rPr>
        <w:t>namespace CCompiler {</w:t>
      </w:r>
    </w:p>
    <w:p w14:paraId="0D18DE89" w14:textId="77777777" w:rsidR="00FA74AE" w:rsidRPr="00FA74AE" w:rsidRDefault="00FA74AE" w:rsidP="00FA74AE">
      <w:pPr>
        <w:pStyle w:val="Code"/>
        <w:rPr>
          <w:highlight w:val="white"/>
        </w:rPr>
      </w:pPr>
      <w:r w:rsidRPr="00FA74AE">
        <w:rPr>
          <w:highlight w:val="white"/>
        </w:rPr>
        <w:t xml:space="preserve">  public enum Storage {Auto     = (int) Mask.Auto,</w:t>
      </w:r>
    </w:p>
    <w:p w14:paraId="0E1DE705" w14:textId="77777777" w:rsidR="00FA74AE" w:rsidRPr="00FA74AE" w:rsidRDefault="00FA74AE" w:rsidP="00FA74AE">
      <w:pPr>
        <w:pStyle w:val="Code"/>
        <w:rPr>
          <w:highlight w:val="white"/>
        </w:rPr>
      </w:pPr>
      <w:r w:rsidRPr="00FA74AE">
        <w:rPr>
          <w:highlight w:val="white"/>
        </w:rPr>
        <w:t xml:space="preserve">                       Register = (int) Mask.Register,</w:t>
      </w:r>
    </w:p>
    <w:p w14:paraId="2C34559A" w14:textId="77777777" w:rsidR="00FA74AE" w:rsidRPr="00FA74AE" w:rsidRDefault="00FA74AE" w:rsidP="00FA74AE">
      <w:pPr>
        <w:pStyle w:val="Code"/>
        <w:rPr>
          <w:highlight w:val="white"/>
        </w:rPr>
      </w:pPr>
      <w:r w:rsidRPr="00FA74AE">
        <w:rPr>
          <w:highlight w:val="white"/>
        </w:rPr>
        <w:t xml:space="preserve">                       Static   = (int) Mask.Static,</w:t>
      </w:r>
    </w:p>
    <w:p w14:paraId="6EC4C3EB" w14:textId="77777777" w:rsidR="00FA74AE" w:rsidRPr="00FA74AE" w:rsidRDefault="00FA74AE" w:rsidP="00FA74AE">
      <w:pPr>
        <w:pStyle w:val="Code"/>
        <w:rPr>
          <w:highlight w:val="white"/>
        </w:rPr>
      </w:pPr>
      <w:r w:rsidRPr="00FA74AE">
        <w:rPr>
          <w:highlight w:val="white"/>
        </w:rPr>
        <w:t xml:space="preserve">                       Extern   = (int) Mask.Extern,</w:t>
      </w:r>
    </w:p>
    <w:p w14:paraId="0D9CF972" w14:textId="77777777" w:rsidR="00FA74AE" w:rsidRPr="00FA74AE" w:rsidRDefault="00FA74AE" w:rsidP="00FA74AE">
      <w:pPr>
        <w:pStyle w:val="Code"/>
        <w:rPr>
          <w:highlight w:val="white"/>
        </w:rPr>
      </w:pPr>
      <w:r w:rsidRPr="00FA74AE">
        <w:rPr>
          <w:highlight w:val="white"/>
        </w:rPr>
        <w:t xml:space="preserve">                       Typedef  = (int) Mask.Typedef};</w:t>
      </w:r>
    </w:p>
    <w:p w14:paraId="0DEAF884" w14:textId="5A1A539E" w:rsidR="00B175A2" w:rsidRPr="00FA74AE" w:rsidRDefault="00FA74AE" w:rsidP="00FA74AE">
      <w:pPr>
        <w:pStyle w:val="Code"/>
        <w:rPr>
          <w:highlight w:val="white"/>
        </w:rPr>
      </w:pPr>
      <w:r w:rsidRPr="00FA74AE">
        <w:rPr>
          <w:highlight w:val="white"/>
        </w:rPr>
        <w:t>}</w:t>
      </w:r>
    </w:p>
    <w:p w14:paraId="4B99FC27" w14:textId="34860AA6" w:rsidR="00386E50" w:rsidRDefault="00386E50" w:rsidP="00A06AF9">
      <w:r w:rsidRPr="00A06AF9">
        <w:t xml:space="preserve">The </w:t>
      </w:r>
      <w:r w:rsidRPr="00A06AF9">
        <w:rPr>
          <w:rStyle w:val="KeyWord0"/>
        </w:rPr>
        <w:t>Symbol</w:t>
      </w:r>
      <w:r w:rsidRPr="00A06AF9">
        <w:t xml:space="preserve"> class describes a variable, a value, a function, or a type specified with typedef.</w:t>
      </w:r>
    </w:p>
    <w:p w14:paraId="6D6B3F34" w14:textId="77777777" w:rsidR="00386E50" w:rsidRDefault="00386E50" w:rsidP="00386E50">
      <w:pPr>
        <w:pStyle w:val="Liststycke"/>
        <w:numPr>
          <w:ilvl w:val="0"/>
          <w:numId w:val="130"/>
        </w:numPr>
        <w:spacing w:line="256" w:lineRule="auto"/>
        <w:rPr>
          <w:rStyle w:val="CodeInText"/>
          <w:i w:val="0"/>
        </w:rPr>
      </w:pPr>
      <w:r>
        <w:rPr>
          <w:rStyle w:val="CodeInText"/>
        </w:rPr>
        <w:t>Name.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Default="00386E50" w:rsidP="00386E50">
      <w:pPr>
        <w:pStyle w:val="Liststycke"/>
        <w:numPr>
          <w:ilvl w:val="0"/>
          <w:numId w:val="130"/>
        </w:numPr>
        <w:spacing w:line="256" w:lineRule="auto"/>
      </w:pPr>
      <w:r>
        <w:rPr>
          <w:rStyle w:val="CodeInText"/>
        </w:rPr>
        <w:t>Storage</w:t>
      </w:r>
      <w:r>
        <w:t xml:space="preserve">. A symbol may be auto, register, static, extern or typedef. </w:t>
      </w:r>
      <w:ins w:id="5669" w:author="Stefan Bjornander" w:date="2015-04-25T18:27:00Z">
        <w:r>
          <w:t xml:space="preserve">If the storage specifier is omitted a global variable is regarded as static and a local variable is </w:t>
        </w:r>
      </w:ins>
      <w:ins w:id="5670" w:author="Stefan Bjornander" w:date="2015-04-25T18:28:00Z">
        <w:r>
          <w:t>regarded as auto.</w:t>
        </w:r>
      </w:ins>
      <w:r>
        <w:t xml:space="preserve"> In this book, t</w:t>
      </w:r>
      <w:ins w:id="5671" w:author="Stefan Bjornander" w:date="2015-04-25T16:11:00Z">
        <w:r>
          <w:t xml:space="preserve">he </w:t>
        </w:r>
      </w:ins>
      <w:r>
        <w:t>only difference between an auto or register symbol is that the address operator cannot be applied to a register symbol.</w:t>
      </w:r>
    </w:p>
    <w:p w14:paraId="2A27C4A0" w14:textId="77777777" w:rsidR="00386E50" w:rsidRDefault="00386E50" w:rsidP="00386E50">
      <w:pPr>
        <w:pStyle w:val="Liststycke"/>
        <w:numPr>
          <w:ilvl w:val="0"/>
          <w:numId w:val="130"/>
        </w:numPr>
        <w:spacing w:line="256" w:lineRule="auto"/>
      </w:pPr>
      <w:r>
        <w:rPr>
          <w:rStyle w:val="CodeInText"/>
        </w:rPr>
        <w:t>Type</w:t>
      </w:r>
      <w:r>
        <w:t xml:space="preserve">. Each symbol has a type as described in Section </w:t>
      </w:r>
      <w:r>
        <w:fldChar w:fldCharType="begin"/>
      </w:r>
      <w:r>
        <w:instrText xml:space="preserve"> REF _Ref479084909 \r \h </w:instrText>
      </w:r>
      <w:r>
        <w:fldChar w:fldCharType="separate"/>
      </w:r>
      <w:r>
        <w:t>7.1</w:t>
      </w:r>
      <w:r>
        <w:fldChar w:fldCharType="end"/>
      </w:r>
      <w:r>
        <w:t>.</w:t>
      </w:r>
    </w:p>
    <w:p w14:paraId="52AF0604" w14:textId="77777777" w:rsidR="00386E50" w:rsidRDefault="00386E50" w:rsidP="00386E50">
      <w:pPr>
        <w:pStyle w:val="Liststycke"/>
        <w:numPr>
          <w:ilvl w:val="0"/>
          <w:numId w:val="130"/>
        </w:numPr>
        <w:spacing w:line="256" w:lineRule="auto"/>
      </w:pPr>
      <w:r>
        <w:rPr>
          <w:rStyle w:val="CodeInText"/>
        </w:rPr>
        <w:t>Value</w:t>
      </w:r>
      <w:r>
        <w:t xml:space="preserve">. A symbol may have a value of integral, </w:t>
      </w:r>
    </w:p>
    <w:p w14:paraId="1F86A3C4" w14:textId="77777777" w:rsidR="00386E50" w:rsidRDefault="00386E50" w:rsidP="00386E50">
      <w:pPr>
        <w:pStyle w:val="Liststycke"/>
        <w:numPr>
          <w:ilvl w:val="0"/>
          <w:numId w:val="130"/>
        </w:numPr>
        <w:spacing w:line="256" w:lineRule="auto"/>
      </w:pPr>
      <w:r>
        <w:rPr>
          <w:rStyle w:val="CodeInText"/>
        </w:rPr>
        <w:lastRenderedPageBreak/>
        <w:t>External</w:t>
      </w:r>
      <w:r>
        <w:t>. A symbol may have external linkage; that is, it is visible from other source code files.</w:t>
      </w:r>
    </w:p>
    <w:p w14:paraId="037850C3" w14:textId="77777777" w:rsidR="00386E50" w:rsidRDefault="00386E50" w:rsidP="00386E50">
      <w:pPr>
        <w:pStyle w:val="Liststycke"/>
        <w:numPr>
          <w:ilvl w:val="0"/>
          <w:numId w:val="130"/>
        </w:numPr>
        <w:spacing w:line="256" w:lineRule="auto"/>
      </w:pPr>
      <w:r>
        <w:rPr>
          <w:rStyle w:val="CodeInText"/>
        </w:rPr>
        <w:t>Address Symbol</w:t>
      </w:r>
      <w:r>
        <w:t>. In case of the address, arrow, or index operator the address symbol is the dereferred symbol. In case of the arrow operator or constant index we also store the offset of the address symbol.</w:t>
      </w:r>
    </w:p>
    <w:p w14:paraId="39BEED1B" w14:textId="77777777" w:rsidR="00386E50" w:rsidRDefault="00386E50" w:rsidP="00386E50">
      <w:pPr>
        <w:pStyle w:val="Liststycke"/>
        <w:numPr>
          <w:ilvl w:val="0"/>
          <w:numId w:val="130"/>
        </w:numPr>
        <w:spacing w:line="256" w:lineRule="auto"/>
      </w:pPr>
      <w:r>
        <w:rPr>
          <w:rStyle w:val="CodeInText"/>
        </w:rPr>
        <w:t>Address Offset</w:t>
      </w:r>
      <w:r>
        <w:t>.</w:t>
      </w:r>
    </w:p>
    <w:p w14:paraId="6C9B06D8" w14:textId="77777777" w:rsidR="00386E50" w:rsidRDefault="00386E50" w:rsidP="00386E50">
      <w:pPr>
        <w:pStyle w:val="Liststycke"/>
        <w:numPr>
          <w:ilvl w:val="0"/>
          <w:numId w:val="130"/>
        </w:numPr>
        <w:spacing w:line="256" w:lineRule="auto"/>
      </w:pPr>
      <w:r>
        <w:rPr>
          <w:rStyle w:val="CodeInText0"/>
        </w:rPr>
        <w:t>Offset</w:t>
      </w:r>
      <w: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Default="00386E50" w:rsidP="00386E50">
      <w:pPr>
        <w:pStyle w:val="Liststycke"/>
        <w:numPr>
          <w:ilvl w:val="0"/>
          <w:numId w:val="130"/>
        </w:numPr>
        <w:spacing w:line="256" w:lineRule="auto"/>
      </w:pPr>
      <w:r>
        <w:t>When the final object code is generated, we mark each auto or register symbol as used. In the end, all non-used symbols are being removed.</w:t>
      </w:r>
    </w:p>
    <w:p w14:paraId="699BD594" w14:textId="5FF33D01" w:rsidR="00386E50" w:rsidRDefault="00386E50" w:rsidP="00386E50">
      <w:r>
        <w:t xml:space="preserve">The name is somewhat misleading since we also store functions and types, defined by </w:t>
      </w:r>
      <w:r>
        <w:rPr>
          <w:rStyle w:val="CodeInText"/>
          <w:rPrChange w:id="5672" w:author="Stefan Bjornander" w:date="2015-04-25T10:11:00Z">
            <w:rPr>
              <w:rStyle w:val="CodeInText"/>
              <w:i w:val="0"/>
            </w:rPr>
          </w:rPrChange>
        </w:rPr>
        <w:t>typedef</w:t>
      </w:r>
      <w:r>
        <w:t>, in the table.</w:t>
      </w:r>
      <w:ins w:id="5673" w:author="Stefan Bjornander" w:date="2015-04-25T10:11:00Z">
        <w:r>
          <w:t xml:space="preserve"> In some compiler technique </w:t>
        </w:r>
      </w:ins>
      <w:r w:rsidR="00440B10">
        <w:t>textbooks,</w:t>
      </w:r>
      <w:ins w:id="5674" w:author="Stefan Bjornander" w:date="2015-04-25T10:11:00Z">
        <w:r>
          <w:t xml:space="preserve"> the table is called</w:t>
        </w:r>
      </w:ins>
      <w:ins w:id="5675" w:author="Stefan Bjornander" w:date="2015-04-25T10:14:00Z">
        <w:r>
          <w:t xml:space="preserve"> the </w:t>
        </w:r>
        <w:r>
          <w:rPr>
            <w:rStyle w:val="CodeInText"/>
            <w:rPrChange w:id="5676" w:author="Stefan Bjornander" w:date="2015-04-25T10:14:00Z">
              <w:rPr>
                <w:rStyle w:val="CodeInText"/>
                <w:i w:val="0"/>
              </w:rPr>
            </w:rPrChange>
          </w:rPr>
          <w:t>symbol table</w:t>
        </w:r>
        <w:r>
          <w:t>. However, I think that term is too wide for our purposes.</w:t>
        </w:r>
      </w:ins>
    </w:p>
    <w:p w14:paraId="306729BC" w14:textId="77777777" w:rsidR="009F7A62" w:rsidRDefault="009F7A62" w:rsidP="009F7A62">
      <w:pPr>
        <w:pStyle w:val="CodeHeader"/>
      </w:pPr>
      <w:r>
        <w:t>Symbol.cs</w:t>
      </w:r>
    </w:p>
    <w:p w14:paraId="00F3D9DE" w14:textId="77777777" w:rsidR="009F7A62" w:rsidRPr="00013F62" w:rsidRDefault="009F7A62" w:rsidP="00013F62">
      <w:pPr>
        <w:pStyle w:val="Code"/>
        <w:rPr>
          <w:highlight w:val="white"/>
        </w:rPr>
      </w:pPr>
      <w:r w:rsidRPr="00013F62">
        <w:rPr>
          <w:highlight w:val="white"/>
        </w:rPr>
        <w:t>using System;</w:t>
      </w:r>
    </w:p>
    <w:p w14:paraId="25F9B812" w14:textId="77777777" w:rsidR="009F7A62" w:rsidRPr="00013F62" w:rsidRDefault="009F7A62" w:rsidP="00013F62">
      <w:pPr>
        <w:pStyle w:val="Code"/>
        <w:rPr>
          <w:highlight w:val="white"/>
        </w:rPr>
      </w:pPr>
      <w:r w:rsidRPr="00013F62">
        <w:rPr>
          <w:highlight w:val="white"/>
        </w:rPr>
        <w:t>using System.IO;</w:t>
      </w:r>
    </w:p>
    <w:p w14:paraId="78175AA3" w14:textId="77777777" w:rsidR="009F7A62" w:rsidRPr="00013F62" w:rsidRDefault="009F7A62" w:rsidP="00013F62">
      <w:pPr>
        <w:pStyle w:val="Code"/>
        <w:rPr>
          <w:highlight w:val="white"/>
        </w:rPr>
      </w:pPr>
      <w:r w:rsidRPr="00013F62">
        <w:rPr>
          <w:highlight w:val="white"/>
        </w:rPr>
        <w:t>using System.Text;</w:t>
      </w:r>
    </w:p>
    <w:p w14:paraId="32FD0B3A" w14:textId="77777777" w:rsidR="009F7A62" w:rsidRPr="00013F62" w:rsidRDefault="009F7A62" w:rsidP="00013F62">
      <w:pPr>
        <w:pStyle w:val="Code"/>
        <w:rPr>
          <w:highlight w:val="white"/>
        </w:rPr>
      </w:pPr>
      <w:r w:rsidRPr="00013F62">
        <w:rPr>
          <w:highlight w:val="white"/>
        </w:rPr>
        <w:t>using System.Numerics;</w:t>
      </w:r>
    </w:p>
    <w:p w14:paraId="30A4706F" w14:textId="77777777" w:rsidR="009F7A62" w:rsidRPr="00013F62" w:rsidRDefault="009F7A62" w:rsidP="00013F62">
      <w:pPr>
        <w:pStyle w:val="Code"/>
        <w:rPr>
          <w:highlight w:val="white"/>
        </w:rPr>
      </w:pPr>
      <w:r w:rsidRPr="00013F62">
        <w:rPr>
          <w:highlight w:val="white"/>
        </w:rPr>
        <w:t>using System.Globalization;</w:t>
      </w:r>
    </w:p>
    <w:p w14:paraId="2F7A2D4A" w14:textId="77777777" w:rsidR="009F7A62" w:rsidRPr="00013F62" w:rsidRDefault="009F7A62" w:rsidP="00013F62">
      <w:pPr>
        <w:pStyle w:val="Code"/>
        <w:rPr>
          <w:highlight w:val="white"/>
        </w:rPr>
      </w:pPr>
      <w:r w:rsidRPr="00013F62">
        <w:rPr>
          <w:highlight w:val="white"/>
        </w:rPr>
        <w:t>using System.Collections.Generic;</w:t>
      </w:r>
    </w:p>
    <w:p w14:paraId="7D2836FD" w14:textId="77777777" w:rsidR="009F7A62" w:rsidRPr="00013F62" w:rsidRDefault="009F7A62" w:rsidP="00013F62">
      <w:pPr>
        <w:pStyle w:val="Code"/>
        <w:rPr>
          <w:highlight w:val="white"/>
        </w:rPr>
      </w:pPr>
    </w:p>
    <w:p w14:paraId="0AD27037" w14:textId="77777777" w:rsidR="009F7A62" w:rsidRPr="00013F62" w:rsidRDefault="009F7A62" w:rsidP="00013F62">
      <w:pPr>
        <w:pStyle w:val="Code"/>
        <w:rPr>
          <w:highlight w:val="white"/>
        </w:rPr>
      </w:pPr>
      <w:r w:rsidRPr="00013F62">
        <w:rPr>
          <w:highlight w:val="white"/>
        </w:rPr>
        <w:t>namespace CCompiler {</w:t>
      </w:r>
    </w:p>
    <w:p w14:paraId="46279B76" w14:textId="77777777" w:rsidR="009F7A62" w:rsidRPr="00013F62" w:rsidRDefault="009F7A62" w:rsidP="00013F62">
      <w:pPr>
        <w:pStyle w:val="Code"/>
        <w:rPr>
          <w:highlight w:val="white"/>
        </w:rPr>
      </w:pPr>
      <w:r w:rsidRPr="00013F62">
        <w:rPr>
          <w:highlight w:val="white"/>
        </w:rPr>
        <w:t xml:space="preserve">  public class Symbol {</w:t>
      </w:r>
    </w:p>
    <w:p w14:paraId="7883E185" w14:textId="77777777" w:rsidR="009F7A62" w:rsidRPr="00013F62" w:rsidRDefault="009F7A62" w:rsidP="00013F62">
      <w:pPr>
        <w:pStyle w:val="Code"/>
        <w:rPr>
          <w:highlight w:val="white"/>
        </w:rPr>
      </w:pPr>
      <w:r w:rsidRPr="00013F62">
        <w:rPr>
          <w:highlight w:val="white"/>
        </w:rPr>
        <w:t xml:space="preserve">    public const string NumberId = "#";</w:t>
      </w:r>
    </w:p>
    <w:p w14:paraId="766F9B7B" w14:textId="77777777" w:rsidR="009F7A62" w:rsidRPr="00013F62" w:rsidRDefault="009F7A62" w:rsidP="00013F62">
      <w:pPr>
        <w:pStyle w:val="Code"/>
        <w:rPr>
          <w:highlight w:val="white"/>
        </w:rPr>
      </w:pPr>
      <w:r w:rsidRPr="00013F62">
        <w:rPr>
          <w:highlight w:val="white"/>
        </w:rPr>
        <w:t xml:space="preserve">    public const string TemporaryId = "£";</w:t>
      </w:r>
    </w:p>
    <w:p w14:paraId="32ACBABD" w14:textId="77777777" w:rsidR="009F7A62" w:rsidRPr="00013F62" w:rsidRDefault="009F7A62" w:rsidP="00013F62">
      <w:pPr>
        <w:pStyle w:val="Code"/>
        <w:rPr>
          <w:highlight w:val="white"/>
        </w:rPr>
      </w:pPr>
      <w:r w:rsidRPr="00013F62">
        <w:rPr>
          <w:highlight w:val="white"/>
        </w:rPr>
        <w:t xml:space="preserve">    public const string SeparatorId = "$";</w:t>
      </w:r>
    </w:p>
    <w:p w14:paraId="2784C4A5" w14:textId="77777777" w:rsidR="009F7A62" w:rsidRPr="00013F62" w:rsidRDefault="009F7A62" w:rsidP="00013F62">
      <w:pPr>
        <w:pStyle w:val="Code"/>
        <w:rPr>
          <w:highlight w:val="white"/>
        </w:rPr>
      </w:pPr>
      <w:r w:rsidRPr="00013F62">
        <w:rPr>
          <w:highlight w:val="white"/>
        </w:rPr>
        <w:t xml:space="preserve">    public const string SeparatorDot = ".";</w:t>
      </w:r>
    </w:p>
    <w:p w14:paraId="2B78BB92" w14:textId="77777777" w:rsidR="009F7A62" w:rsidRPr="00013F62" w:rsidRDefault="009F7A62" w:rsidP="00013F62">
      <w:pPr>
        <w:pStyle w:val="Code"/>
        <w:rPr>
          <w:highlight w:val="white"/>
        </w:rPr>
      </w:pPr>
      <w:r w:rsidRPr="00013F62">
        <w:rPr>
          <w:highlight w:val="white"/>
        </w:rPr>
        <w:t xml:space="preserve">    public const string FileMarker = "@";</w:t>
      </w:r>
    </w:p>
    <w:p w14:paraId="6D69287C" w14:textId="7B987936" w:rsidR="004D4A36" w:rsidRDefault="00CB5205" w:rsidP="00CB5205">
      <w:pPr>
        <w:rPr>
          <w:rStyle w:val="CodeInText"/>
          <w:i w:val="0"/>
          <w:iCs/>
        </w:rPr>
      </w:pPr>
      <w:r w:rsidRPr="00CB5205">
        <w:rPr>
          <w:rStyle w:val="CodeInText"/>
          <w:i w:val="0"/>
          <w:iCs/>
        </w:rPr>
        <w:t xml:space="preserve">A symbol </w:t>
      </w:r>
      <w:r>
        <w:rPr>
          <w:rStyle w:val="CodeInText"/>
          <w:i w:val="0"/>
          <w:iCs/>
        </w:rPr>
        <w:t xml:space="preserve">has </w:t>
      </w:r>
      <w:r w:rsidRPr="00CB5205">
        <w:rPr>
          <w:rStyle w:val="CodeInText"/>
          <w:i w:val="0"/>
          <w:iCs/>
        </w:rPr>
        <w:t>actually two names: the regular name it has been defined</w:t>
      </w:r>
      <w:r>
        <w:rPr>
          <w:rStyle w:val="CodeInText"/>
          <w:i w:val="0"/>
          <w:iCs/>
        </w:rPr>
        <w:t xml:space="preserve"> </w:t>
      </w:r>
      <w:r w:rsidR="001208D6">
        <w:rPr>
          <w:rStyle w:val="CodeInText"/>
          <w:i w:val="0"/>
          <w:iCs/>
        </w:rPr>
        <w:t xml:space="preserve">with </w:t>
      </w:r>
      <w:r>
        <w:rPr>
          <w:rStyle w:val="CodeInText"/>
          <w:i w:val="0"/>
          <w:iCs/>
        </w:rPr>
        <w:t>and is looked up</w:t>
      </w:r>
      <w:r w:rsidR="004110C0">
        <w:rPr>
          <w:rStyle w:val="CodeInText"/>
          <w:i w:val="0"/>
          <w:iCs/>
        </w:rPr>
        <w:t xml:space="preserve"> by</w:t>
      </w:r>
      <w:r w:rsidR="001208D6">
        <w:rPr>
          <w:rStyle w:val="CodeInText"/>
          <w:i w:val="0"/>
          <w:iCs/>
        </w:rPr>
        <w:t xml:space="preserve"> the symbol table</w:t>
      </w:r>
      <w:r>
        <w:rPr>
          <w:rStyle w:val="CodeInText"/>
          <w:i w:val="0"/>
          <w:iCs/>
        </w:rPr>
        <w:t xml:space="preserve">, </w:t>
      </w:r>
      <w:r w:rsidRPr="00CB5205">
        <w:rPr>
          <w:rStyle w:val="CodeInText"/>
          <w:i w:val="0"/>
          <w:iCs/>
        </w:rPr>
        <w:t>and a unique name</w:t>
      </w:r>
      <w:r>
        <w:rPr>
          <w:rStyle w:val="CodeInText"/>
          <w:i w:val="0"/>
          <w:iCs/>
        </w:rPr>
        <w:t>. The names are the same</w:t>
      </w:r>
      <w:r w:rsidRPr="00CB5205">
        <w:rPr>
          <w:rStyle w:val="CodeInText"/>
          <w:i w:val="0"/>
          <w:iCs/>
        </w:rPr>
        <w:t xml:space="preserve"> </w:t>
      </w:r>
      <w:r w:rsidR="004D4A36">
        <w:rPr>
          <w:rStyle w:val="CodeInText"/>
          <w:i w:val="0"/>
          <w:iCs/>
        </w:rPr>
        <w:t xml:space="preserve">for </w:t>
      </w:r>
      <w:r w:rsidRPr="00CB5205">
        <w:rPr>
          <w:rStyle w:val="CodeInText"/>
          <w:i w:val="0"/>
          <w:iCs/>
        </w:rPr>
        <w:t>symbols with external linkage</w:t>
      </w:r>
      <w:r>
        <w:rPr>
          <w:rStyle w:val="CodeInText"/>
          <w:i w:val="0"/>
          <w:iCs/>
        </w:rPr>
        <w:t>. For symbols without external linkage, the unique name is really unique. The id</w:t>
      </w:r>
      <w:r w:rsidR="004D4A36">
        <w:rPr>
          <w:rStyle w:val="CodeInText"/>
          <w:i w:val="0"/>
          <w:iCs/>
        </w:rPr>
        <w:t>ea is th</w:t>
      </w:r>
      <w:r w:rsidR="00526E71">
        <w:rPr>
          <w:rStyle w:val="CodeInText"/>
          <w:i w:val="0"/>
          <w:iCs/>
        </w:rPr>
        <w:t>at the</w:t>
      </w:r>
      <w:r w:rsidR="004D4A36">
        <w:rPr>
          <w:rStyle w:val="CodeInText"/>
          <w:i w:val="0"/>
          <w:iCs/>
        </w:rPr>
        <w:t xml:space="preserve"> no two names </w:t>
      </w:r>
      <w:r w:rsidR="006F6174">
        <w:rPr>
          <w:rStyle w:val="CodeInText"/>
          <w:i w:val="0"/>
          <w:iCs/>
        </w:rPr>
        <w:t xml:space="preserve">without external linkage </w:t>
      </w:r>
      <w:r w:rsidR="004D4A36">
        <w:rPr>
          <w:rStyle w:val="CodeInText"/>
          <w:i w:val="0"/>
          <w:iCs/>
        </w:rPr>
        <w:t>in any shall have the same name.</w:t>
      </w:r>
      <w:r w:rsidR="006F6174">
        <w:rPr>
          <w:rStyle w:val="CodeInText"/>
          <w:i w:val="0"/>
          <w:iCs/>
        </w:rPr>
        <w:t xml:space="preserve"> For instance, two static symbols in two different functions, or two global symbols in two different files.</w:t>
      </w:r>
    </w:p>
    <w:p w14:paraId="066AFB58" w14:textId="09F1382F" w:rsidR="00032EF4" w:rsidRPr="00013F62" w:rsidRDefault="00032EF4" w:rsidP="00032EF4">
      <w:pPr>
        <w:pStyle w:val="Code"/>
        <w:rPr>
          <w:highlight w:val="white"/>
        </w:rPr>
      </w:pPr>
      <w:r>
        <w:rPr>
          <w:highlight w:val="white"/>
        </w:rPr>
        <w:t xml:space="preserve">    private bool</w:t>
      </w:r>
      <w:r w:rsidRPr="00013F62">
        <w:rPr>
          <w:highlight w:val="white"/>
        </w:rPr>
        <w:t xml:space="preserve"> m_externalLinkage;</w:t>
      </w:r>
    </w:p>
    <w:p w14:paraId="4662F478" w14:textId="67DE4E97" w:rsidR="00152602" w:rsidRDefault="00152602" w:rsidP="00152602">
      <w:pPr>
        <w:pStyle w:val="Code"/>
        <w:rPr>
          <w:highlight w:val="white"/>
        </w:rPr>
      </w:pPr>
      <w:r w:rsidRPr="00013F62">
        <w:rPr>
          <w:highlight w:val="white"/>
        </w:rPr>
        <w:t xml:space="preserve">    private string m_name, m_uniqueName;</w:t>
      </w:r>
    </w:p>
    <w:p w14:paraId="05D7883F" w14:textId="7697D795" w:rsidR="004D4A36" w:rsidRPr="00013F62" w:rsidRDefault="004D4A36" w:rsidP="004D4A36">
      <w:pPr>
        <w:rPr>
          <w:highlight w:val="white"/>
        </w:rPr>
      </w:pPr>
      <w:r>
        <w:rPr>
          <w:highlight w:val="white"/>
        </w:rPr>
        <w:t xml:space="preserve">A symbol may </w:t>
      </w:r>
      <w:r w:rsidR="00032EF4">
        <w:rPr>
          <w:highlight w:val="white"/>
        </w:rPr>
        <w:t xml:space="preserve">be </w:t>
      </w:r>
      <w:r w:rsidR="00526E71">
        <w:rPr>
          <w:highlight w:val="white"/>
        </w:rPr>
        <w:t xml:space="preserve">a </w:t>
      </w:r>
      <w:r w:rsidR="00032EF4">
        <w:rPr>
          <w:highlight w:val="white"/>
        </w:rPr>
        <w:t xml:space="preserve">parameter in a function </w:t>
      </w:r>
      <w:r w:rsidR="00C37108">
        <w:rPr>
          <w:highlight w:val="white"/>
        </w:rPr>
        <w:t>definition</w:t>
      </w:r>
      <w:r w:rsidR="00032EF4">
        <w:rPr>
          <w:highlight w:val="white"/>
        </w:rPr>
        <w:t xml:space="preserve"> or</w:t>
      </w:r>
      <w:r>
        <w:rPr>
          <w:highlight w:val="white"/>
        </w:rPr>
        <w:t xml:space="preserve"> a temporary variable</w:t>
      </w:r>
      <w:r w:rsidR="00696107">
        <w:rPr>
          <w:highlight w:val="white"/>
        </w:rPr>
        <w:t xml:space="preserve">, </w:t>
      </w:r>
      <w:r>
        <w:rPr>
          <w:highlight w:val="white"/>
        </w:rPr>
        <w:t xml:space="preserve">added </w:t>
      </w:r>
      <w:r w:rsidR="00966ABE">
        <w:rPr>
          <w:highlight w:val="white"/>
        </w:rPr>
        <w:t xml:space="preserve">to the symbol table </w:t>
      </w:r>
      <w:r>
        <w:rPr>
          <w:highlight w:val="white"/>
        </w:rPr>
        <w:t xml:space="preserve">by the </w:t>
      </w:r>
      <w:r w:rsidR="00966ABE">
        <w:rPr>
          <w:highlight w:val="white"/>
        </w:rPr>
        <w:t>middle code generator.</w:t>
      </w:r>
    </w:p>
    <w:p w14:paraId="2F7A53E7" w14:textId="39013C89" w:rsidR="000C3B21" w:rsidRDefault="000C3B21" w:rsidP="000C3B21">
      <w:pPr>
        <w:pStyle w:val="Code"/>
        <w:rPr>
          <w:highlight w:val="white"/>
        </w:rPr>
      </w:pPr>
      <w:r w:rsidRPr="00013F62">
        <w:rPr>
          <w:highlight w:val="white"/>
        </w:rPr>
        <w:t xml:space="preserve">    private bool m_temporary</w:t>
      </w:r>
      <w:r w:rsidR="00696107">
        <w:rPr>
          <w:highlight w:val="white"/>
        </w:rPr>
        <w:t xml:space="preserve">, </w:t>
      </w:r>
      <w:r w:rsidRPr="00013F62">
        <w:rPr>
          <w:highlight w:val="white"/>
        </w:rPr>
        <w:t>m_parameter</w:t>
      </w:r>
      <w:r>
        <w:rPr>
          <w:highlight w:val="white"/>
        </w:rPr>
        <w:t>;</w:t>
      </w:r>
    </w:p>
    <w:p w14:paraId="7F7C34F3" w14:textId="4351E00E" w:rsidR="009A0771" w:rsidRDefault="009A0771" w:rsidP="009A0771">
      <w:pPr>
        <w:rPr>
          <w:highlight w:val="white"/>
        </w:rPr>
      </w:pPr>
      <w:r>
        <w:rPr>
          <w:highlight w:val="white"/>
        </w:rPr>
        <w:t xml:space="preserve">A symbol has </w:t>
      </w:r>
      <w:r w:rsidR="00A212DC">
        <w:rPr>
          <w:highlight w:val="white"/>
        </w:rPr>
        <w:t xml:space="preserve">a </w:t>
      </w:r>
      <w:r>
        <w:rPr>
          <w:highlight w:val="white"/>
        </w:rPr>
        <w:t>storage</w:t>
      </w:r>
      <w:r w:rsidR="00A212DC">
        <w:rPr>
          <w:highlight w:val="white"/>
        </w:rPr>
        <w:t xml:space="preserve"> and a type</w:t>
      </w:r>
      <w:r w:rsidR="00C43715">
        <w:rPr>
          <w:highlight w:val="white"/>
        </w:rPr>
        <w:t>, i</w:t>
      </w:r>
      <w:r w:rsidR="00A212DC">
        <w:rPr>
          <w:highlight w:val="white"/>
        </w:rPr>
        <w:t>t may also have a value.</w:t>
      </w:r>
    </w:p>
    <w:p w14:paraId="1AE7BFD6" w14:textId="77777777" w:rsidR="009F7A62" w:rsidRPr="00013F62" w:rsidRDefault="009F7A62" w:rsidP="00013F62">
      <w:pPr>
        <w:pStyle w:val="Code"/>
        <w:rPr>
          <w:highlight w:val="white"/>
        </w:rPr>
      </w:pPr>
      <w:r w:rsidRPr="00013F62">
        <w:rPr>
          <w:highlight w:val="white"/>
        </w:rPr>
        <w:t xml:space="preserve">    private Storage m_storage;</w:t>
      </w:r>
    </w:p>
    <w:p w14:paraId="47B72F69" w14:textId="77777777" w:rsidR="009F7A62" w:rsidRPr="00013F62" w:rsidRDefault="009F7A62" w:rsidP="00013F62">
      <w:pPr>
        <w:pStyle w:val="Code"/>
        <w:rPr>
          <w:highlight w:val="white"/>
        </w:rPr>
      </w:pPr>
      <w:r w:rsidRPr="00013F62">
        <w:rPr>
          <w:highlight w:val="white"/>
        </w:rPr>
        <w:t xml:space="preserve">    private Type m_type;</w:t>
      </w:r>
    </w:p>
    <w:p w14:paraId="59A2B199" w14:textId="431FB0BC" w:rsidR="009F7A62" w:rsidRDefault="009F7A62" w:rsidP="00013F62">
      <w:pPr>
        <w:pStyle w:val="Code"/>
        <w:rPr>
          <w:highlight w:val="white"/>
        </w:rPr>
      </w:pPr>
      <w:r w:rsidRPr="00013F62">
        <w:rPr>
          <w:highlight w:val="white"/>
        </w:rPr>
        <w:t xml:space="preserve">    private object m_value;</w:t>
      </w:r>
    </w:p>
    <w:p w14:paraId="31CBF9E2" w14:textId="2E5EBCD3" w:rsidR="00A212DC" w:rsidRPr="00013F62" w:rsidRDefault="001045B2" w:rsidP="00A212DC">
      <w:pPr>
        <w:rPr>
          <w:highlight w:val="white"/>
        </w:rPr>
      </w:pPr>
      <w:r>
        <w:rPr>
          <w:highlight w:val="white"/>
        </w:rPr>
        <w:t>S</w:t>
      </w:r>
      <w:r w:rsidR="00A212DC">
        <w:rPr>
          <w:highlight w:val="white"/>
        </w:rPr>
        <w:t>ymbols with auto and register storage are given an offset</w:t>
      </w:r>
      <w:r w:rsidR="005F2592">
        <w:rPr>
          <w:highlight w:val="white"/>
        </w:rPr>
        <w:t xml:space="preserve"> on the current </w:t>
      </w:r>
      <w:r w:rsidR="00F66C4F">
        <w:rPr>
          <w:highlight w:val="white"/>
        </w:rPr>
        <w:t>activation</w:t>
      </w:r>
      <w:r w:rsidR="005F2592">
        <w:rPr>
          <w:highlight w:val="white"/>
        </w:rPr>
        <w:t xml:space="preserve"> record.</w:t>
      </w:r>
    </w:p>
    <w:p w14:paraId="51842E58" w14:textId="13FC43FD" w:rsidR="009F7A62" w:rsidRDefault="009F7A62" w:rsidP="00013F62">
      <w:pPr>
        <w:pStyle w:val="Code"/>
        <w:rPr>
          <w:highlight w:val="white"/>
        </w:rPr>
      </w:pPr>
      <w:r w:rsidRPr="00013F62">
        <w:rPr>
          <w:highlight w:val="white"/>
        </w:rPr>
        <w:t xml:space="preserve">    private int m_offset;</w:t>
      </w:r>
    </w:p>
    <w:p w14:paraId="4FC8EEFE" w14:textId="06AF984B" w:rsidR="00A212DC" w:rsidRPr="00013F62" w:rsidRDefault="00130E8E" w:rsidP="00130E8E">
      <w:pPr>
        <w:rPr>
          <w:highlight w:val="white"/>
        </w:rPr>
      </w:pPr>
      <w:r>
        <w:rPr>
          <w:highlight w:val="white"/>
        </w:rPr>
        <w:t>When dereferencing a symbol with the derefernce, arrow, and index (with a constant index value) expression</w:t>
      </w:r>
      <w:r w:rsidR="00D162D0">
        <w:rPr>
          <w:highlight w:val="white"/>
        </w:rPr>
        <w:t>, t</w:t>
      </w:r>
      <w:r>
        <w:rPr>
          <w:highlight w:val="white"/>
        </w:rPr>
        <w:t xml:space="preserve">he </w:t>
      </w:r>
      <w:r w:rsidR="00D162D0">
        <w:rPr>
          <w:highlight w:val="white"/>
        </w:rPr>
        <w:t xml:space="preserve">dereferenced </w:t>
      </w:r>
      <w:r>
        <w:rPr>
          <w:highlight w:val="white"/>
        </w:rPr>
        <w:t xml:space="preserve">symbol is stored </w:t>
      </w:r>
      <w:r w:rsidR="00D162D0">
        <w:rPr>
          <w:highlight w:val="white"/>
        </w:rPr>
        <w:t xml:space="preserve">in the address symbol, with its offset. The offset is zero in </w:t>
      </w:r>
      <w:r w:rsidR="00D162D0">
        <w:rPr>
          <w:highlight w:val="white"/>
        </w:rPr>
        <w:lastRenderedPageBreak/>
        <w:t>the dereference case, the offset of the field in the arrow case, and the index value times the size of the array type in the index case.</w:t>
      </w:r>
      <w:r w:rsidR="00A1408B">
        <w:rPr>
          <w:highlight w:val="white"/>
        </w:rPr>
        <w:t xml:space="preserve"> In case of the index operator with a non-constant index value, the value of the address offset is calculated in run-time.</w:t>
      </w:r>
    </w:p>
    <w:p w14:paraId="56F2D829" w14:textId="77777777" w:rsidR="009F7A62" w:rsidRPr="00013F62" w:rsidRDefault="009F7A62" w:rsidP="00013F62">
      <w:pPr>
        <w:pStyle w:val="Code"/>
        <w:rPr>
          <w:highlight w:val="white"/>
        </w:rPr>
      </w:pPr>
      <w:r w:rsidRPr="00013F62">
        <w:rPr>
          <w:highlight w:val="white"/>
        </w:rPr>
        <w:t xml:space="preserve">    private Symbol m_addressSymbol;</w:t>
      </w:r>
    </w:p>
    <w:p w14:paraId="3D5B6FD7" w14:textId="77777777" w:rsidR="009F7A62" w:rsidRPr="00013F62" w:rsidRDefault="009F7A62" w:rsidP="00013F62">
      <w:pPr>
        <w:pStyle w:val="Code"/>
        <w:rPr>
          <w:highlight w:val="white"/>
        </w:rPr>
      </w:pPr>
      <w:r w:rsidRPr="00013F62">
        <w:rPr>
          <w:highlight w:val="white"/>
        </w:rPr>
        <w:t xml:space="preserve">    private int m_addressOffset;</w:t>
      </w:r>
    </w:p>
    <w:p w14:paraId="1818BD7B" w14:textId="0A278FB1" w:rsidR="00A212DC" w:rsidRDefault="00A212DC" w:rsidP="00A212DC">
      <w:pPr>
        <w:rPr>
          <w:highlight w:val="white"/>
        </w:rPr>
      </w:pPr>
      <w:r>
        <w:rPr>
          <w:highlight w:val="white"/>
        </w:rPr>
        <w:t>A symbol can be assignable and addressable.</w:t>
      </w:r>
      <w:r w:rsidR="0009447A">
        <w:rPr>
          <w:highlight w:val="white"/>
        </w:rPr>
        <w:t xml:space="preserve"> It is assignable if it is not constant, and none of its members are (recursively) constant in case of struct or union and is not an array of a function. It is addressable if it does not have register storage and is not a bitfield in a struct.</w:t>
      </w:r>
    </w:p>
    <w:p w14:paraId="77DE67DD" w14:textId="2AC03432" w:rsidR="009F7A62" w:rsidRDefault="009F7A62" w:rsidP="00013F62">
      <w:pPr>
        <w:pStyle w:val="Code"/>
        <w:rPr>
          <w:highlight w:val="white"/>
        </w:rPr>
      </w:pPr>
      <w:r w:rsidRPr="00013F62">
        <w:rPr>
          <w:highlight w:val="white"/>
        </w:rPr>
        <w:t xml:space="preserve">    private bool m_assignable, m_addressable;</w:t>
      </w:r>
    </w:p>
    <w:p w14:paraId="2A9F332A" w14:textId="4555A2B3" w:rsidR="0009447A" w:rsidRPr="00013F62" w:rsidRDefault="0009447A" w:rsidP="0009447A">
      <w:pPr>
        <w:rPr>
          <w:highlight w:val="white"/>
        </w:rPr>
      </w:pPr>
      <w:r>
        <w:rPr>
          <w:highlight w:val="white"/>
        </w:rPr>
        <w:t>A symbol may hold logical type, in which case the true set and false set is stored in the symbol.</w:t>
      </w:r>
    </w:p>
    <w:p w14:paraId="2A43848B" w14:textId="77777777" w:rsidR="009F7A62" w:rsidRPr="00013F62" w:rsidRDefault="009F7A62" w:rsidP="00013F62">
      <w:pPr>
        <w:pStyle w:val="Code"/>
        <w:rPr>
          <w:highlight w:val="white"/>
        </w:rPr>
      </w:pPr>
      <w:r w:rsidRPr="00013F62">
        <w:rPr>
          <w:highlight w:val="white"/>
        </w:rPr>
        <w:t xml:space="preserve">    private ISet&lt;MiddleCode&gt; m_trueSet, m_falseSet;</w:t>
      </w:r>
    </w:p>
    <w:p w14:paraId="7B409AB0" w14:textId="32E590E5" w:rsidR="009F7A62" w:rsidRDefault="009B7E0D" w:rsidP="000B07CE">
      <w:pPr>
        <w:rPr>
          <w:highlight w:val="white"/>
        </w:rPr>
      </w:pPr>
      <w:r>
        <w:rPr>
          <w:highlight w:val="white"/>
        </w:rPr>
        <w:t>Finally, we have static counters for unique names and temporary names.</w:t>
      </w:r>
    </w:p>
    <w:p w14:paraId="164D919C" w14:textId="77777777" w:rsidR="00192E63" w:rsidRPr="00192E63" w:rsidRDefault="00192E63" w:rsidP="00192E63">
      <w:pPr>
        <w:pStyle w:val="Code"/>
        <w:rPr>
          <w:highlight w:val="white"/>
        </w:rPr>
      </w:pPr>
      <w:r w:rsidRPr="00192E63">
        <w:rPr>
          <w:highlight w:val="white"/>
        </w:rPr>
        <w:t xml:space="preserve">    private static int UniqueNameCount = 0, TemporaryNameCount = 0;</w:t>
      </w:r>
    </w:p>
    <w:p w14:paraId="5670B13A" w14:textId="5F1F7105" w:rsidR="009B7E0D" w:rsidRPr="00192E63" w:rsidRDefault="004D6570" w:rsidP="004D6570">
      <w:pPr>
        <w:rPr>
          <w:highlight w:val="white"/>
        </w:rPr>
      </w:pPr>
      <w:r>
        <w:rPr>
          <w:highlight w:val="white"/>
        </w:rPr>
        <w:t>The first constructor is used for defined symbols, variables, constants</w:t>
      </w:r>
      <w:r w:rsidR="004E2E31">
        <w:rPr>
          <w:highlight w:val="white"/>
        </w:rPr>
        <w:t>,</w:t>
      </w:r>
      <w:r>
        <w:rPr>
          <w:highlight w:val="white"/>
        </w:rPr>
        <w:t xml:space="preserve"> and functions.</w:t>
      </w:r>
      <w:r w:rsidR="00EA1707">
        <w:rPr>
          <w:highlight w:val="white"/>
        </w:rPr>
        <w:t xml:space="preserve"> In case of </w:t>
      </w:r>
      <w:r w:rsidR="005805EB">
        <w:rPr>
          <w:highlight w:val="white"/>
        </w:rPr>
        <w:t>enumeration</w:t>
      </w:r>
      <w:r w:rsidR="00EA1707">
        <w:rPr>
          <w:highlight w:val="white"/>
        </w:rPr>
        <w:t xml:space="preserve"> constants</w:t>
      </w:r>
      <w:r w:rsidR="00873AEA">
        <w:rPr>
          <w:highlight w:val="white"/>
        </w:rPr>
        <w:t>,</w:t>
      </w:r>
      <w:r w:rsidR="00EA1707">
        <w:rPr>
          <w:highlight w:val="white"/>
        </w:rPr>
        <w:t xml:space="preserve"> they also hold a value.</w:t>
      </w:r>
    </w:p>
    <w:p w14:paraId="3165280F" w14:textId="77777777" w:rsidR="009F7A62" w:rsidRPr="00192E63" w:rsidRDefault="009F7A62" w:rsidP="00192E63">
      <w:pPr>
        <w:pStyle w:val="Code"/>
        <w:rPr>
          <w:highlight w:val="white"/>
        </w:rPr>
      </w:pPr>
      <w:r w:rsidRPr="00192E63">
        <w:rPr>
          <w:highlight w:val="white"/>
        </w:rPr>
        <w:t xml:space="preserve">    public Symbol(string name, bool externalLinkage, Storage storage,</w:t>
      </w:r>
    </w:p>
    <w:p w14:paraId="10BE8318" w14:textId="77777777" w:rsidR="009F7A62" w:rsidRPr="00013F62" w:rsidRDefault="009F7A62" w:rsidP="00013F62">
      <w:pPr>
        <w:pStyle w:val="Code"/>
        <w:rPr>
          <w:highlight w:val="white"/>
        </w:rPr>
      </w:pPr>
      <w:r w:rsidRPr="00013F62">
        <w:rPr>
          <w:highlight w:val="white"/>
        </w:rPr>
        <w:t xml:space="preserve">                  Type type, bool parameter = false, object value = null) {</w:t>
      </w:r>
    </w:p>
    <w:p w14:paraId="77B7F9AB" w14:textId="77777777" w:rsidR="009F7A62" w:rsidRPr="00013F62" w:rsidRDefault="009F7A62" w:rsidP="00013F62">
      <w:pPr>
        <w:pStyle w:val="Code"/>
        <w:rPr>
          <w:highlight w:val="white"/>
        </w:rPr>
      </w:pPr>
      <w:r w:rsidRPr="00013F62">
        <w:rPr>
          <w:highlight w:val="white"/>
        </w:rPr>
        <w:t xml:space="preserve">      m_name = name;</w:t>
      </w:r>
    </w:p>
    <w:p w14:paraId="67F22009" w14:textId="77777777" w:rsidR="009F7A62" w:rsidRPr="00013F62" w:rsidRDefault="009F7A62" w:rsidP="00013F62">
      <w:pPr>
        <w:pStyle w:val="Code"/>
        <w:rPr>
          <w:highlight w:val="white"/>
        </w:rPr>
      </w:pPr>
      <w:r w:rsidRPr="00013F62">
        <w:rPr>
          <w:highlight w:val="white"/>
        </w:rPr>
        <w:t xml:space="preserve">      m_externalLinkage = externalLinkage;</w:t>
      </w:r>
    </w:p>
    <w:p w14:paraId="4EC3F07B" w14:textId="77777777" w:rsidR="009F7A62" w:rsidRPr="00013F62" w:rsidRDefault="009F7A62" w:rsidP="00013F62">
      <w:pPr>
        <w:pStyle w:val="Code"/>
        <w:rPr>
          <w:highlight w:val="white"/>
        </w:rPr>
      </w:pPr>
      <w:r w:rsidRPr="00013F62">
        <w:rPr>
          <w:highlight w:val="white"/>
        </w:rPr>
        <w:t xml:space="preserve">      m_storage = storage;</w:t>
      </w:r>
    </w:p>
    <w:p w14:paraId="4DED7826" w14:textId="687157CB" w:rsidR="009F7A62" w:rsidRPr="00013F62" w:rsidRDefault="0032587A" w:rsidP="0032587A">
      <w:pPr>
        <w:rPr>
          <w:highlight w:val="white"/>
        </w:rPr>
      </w:pPr>
      <w:r>
        <w:rPr>
          <w:highlight w:val="white"/>
        </w:rPr>
        <w:t xml:space="preserve">If the symbol has external linkage its unique name </w:t>
      </w:r>
      <w:r w:rsidR="00B61A49">
        <w:rPr>
          <w:highlight w:val="white"/>
        </w:rPr>
        <w:t>is</w:t>
      </w:r>
      <w:r>
        <w:rPr>
          <w:highlight w:val="white"/>
        </w:rPr>
        <w:t xml:space="preserve"> its regular name.</w:t>
      </w:r>
    </w:p>
    <w:p w14:paraId="2A271F00" w14:textId="77777777" w:rsidR="009F7A62" w:rsidRPr="00013F62" w:rsidRDefault="009F7A62" w:rsidP="00013F62">
      <w:pPr>
        <w:pStyle w:val="Code"/>
        <w:rPr>
          <w:highlight w:val="white"/>
        </w:rPr>
      </w:pPr>
      <w:r w:rsidRPr="00013F62">
        <w:rPr>
          <w:highlight w:val="white"/>
        </w:rPr>
        <w:t xml:space="preserve">      if (m_externalLinkage) {</w:t>
      </w:r>
    </w:p>
    <w:p w14:paraId="39DD0AA2" w14:textId="755F38CF" w:rsidR="009F7A62" w:rsidRPr="00013F62" w:rsidRDefault="009F7A62" w:rsidP="00013F62">
      <w:pPr>
        <w:pStyle w:val="Code"/>
        <w:rPr>
          <w:highlight w:val="white"/>
        </w:rPr>
      </w:pPr>
      <w:r w:rsidRPr="00013F62">
        <w:rPr>
          <w:highlight w:val="white"/>
        </w:rPr>
        <w:t xml:space="preserve">        m_uniqueName = </w:t>
      </w:r>
      <w:r w:rsidR="00387220">
        <w:rPr>
          <w:highlight w:val="white"/>
        </w:rPr>
        <w:t>m_</w:t>
      </w:r>
      <w:r w:rsidRPr="00013F62">
        <w:rPr>
          <w:highlight w:val="white"/>
        </w:rPr>
        <w:t>name</w:t>
      </w:r>
      <w:r w:rsidR="00451421">
        <w:rPr>
          <w:highlight w:val="white"/>
        </w:rPr>
        <w:t>;</w:t>
      </w:r>
    </w:p>
    <w:p w14:paraId="6FEDB533" w14:textId="157CDAAC" w:rsidR="009F7A62" w:rsidRDefault="009F7A62" w:rsidP="00013F62">
      <w:pPr>
        <w:pStyle w:val="Code"/>
        <w:rPr>
          <w:highlight w:val="white"/>
        </w:rPr>
      </w:pPr>
      <w:r w:rsidRPr="00013F62">
        <w:rPr>
          <w:highlight w:val="white"/>
        </w:rPr>
        <w:t xml:space="preserve">      }</w:t>
      </w:r>
    </w:p>
    <w:p w14:paraId="71DDB865" w14:textId="5E805C7E" w:rsidR="00B61A49" w:rsidRPr="00013F62" w:rsidRDefault="00B61A49" w:rsidP="0080558F">
      <w:pPr>
        <w:rPr>
          <w:highlight w:val="white"/>
        </w:rPr>
      </w:pPr>
      <w:r>
        <w:rPr>
          <w:highlight w:val="white"/>
        </w:rPr>
        <w:t xml:space="preserve">If the </w:t>
      </w:r>
      <w:r w:rsidR="0080558F">
        <w:rPr>
          <w:highlight w:val="white"/>
        </w:rPr>
        <w:t>symbol</w:t>
      </w:r>
      <w:r>
        <w:rPr>
          <w:highlight w:val="white"/>
        </w:rPr>
        <w:t xml:space="preserve"> </w:t>
      </w:r>
      <w:r w:rsidR="00D86CCA">
        <w:rPr>
          <w:highlight w:val="white"/>
        </w:rPr>
        <w:t xml:space="preserve">does </w:t>
      </w:r>
      <w:r>
        <w:rPr>
          <w:highlight w:val="white"/>
        </w:rPr>
        <w:t xml:space="preserve">not have external linkage, its unique name </w:t>
      </w:r>
      <w:r w:rsidR="00BD5EED">
        <w:rPr>
          <w:highlight w:val="white"/>
        </w:rPr>
        <w:t>is a file marker, a unique number, and the regular name.</w:t>
      </w:r>
      <w:r w:rsidR="00D86CCA">
        <w:rPr>
          <w:highlight w:val="white"/>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013F62" w:rsidRDefault="009F7A62" w:rsidP="00013F62">
      <w:pPr>
        <w:pStyle w:val="Code"/>
        <w:rPr>
          <w:highlight w:val="white"/>
        </w:rPr>
      </w:pPr>
      <w:r w:rsidRPr="00013F62">
        <w:rPr>
          <w:highlight w:val="white"/>
        </w:rPr>
        <w:t xml:space="preserve">      else {</w:t>
      </w:r>
    </w:p>
    <w:p w14:paraId="5847D5CE" w14:textId="573FE738" w:rsidR="00013F62" w:rsidRDefault="009F7A62" w:rsidP="00013F62">
      <w:pPr>
        <w:pStyle w:val="Code"/>
        <w:rPr>
          <w:highlight w:val="white"/>
        </w:rPr>
      </w:pPr>
      <w:r w:rsidRPr="00013F62">
        <w:rPr>
          <w:highlight w:val="white"/>
        </w:rPr>
        <w:t xml:space="preserve">        m_uniqueName = Symbol.FileMarker + (UniqueNameCount++) +</w:t>
      </w:r>
      <w:r w:rsidR="00D86CCA">
        <w:rPr>
          <w:highlight w:val="white"/>
        </w:rPr>
        <w:t>s</w:t>
      </w:r>
    </w:p>
    <w:p w14:paraId="6DCBA2AD" w14:textId="489BCC3C" w:rsidR="009F7A62" w:rsidRPr="00013F62" w:rsidRDefault="00013F62" w:rsidP="00013F62">
      <w:pPr>
        <w:pStyle w:val="Code"/>
        <w:rPr>
          <w:highlight w:val="white"/>
        </w:rPr>
      </w:pPr>
      <w:r>
        <w:rPr>
          <w:highlight w:val="white"/>
        </w:rPr>
        <w:t xml:space="preserve">                       </w:t>
      </w:r>
      <w:r w:rsidR="009F7A62" w:rsidRPr="00013F62">
        <w:rPr>
          <w:highlight w:val="white"/>
        </w:rPr>
        <w:t>Symbol.SeparatorId + m_name;</w:t>
      </w:r>
    </w:p>
    <w:p w14:paraId="382CAC4D" w14:textId="77777777" w:rsidR="009F7A62" w:rsidRPr="00013F62" w:rsidRDefault="009F7A62" w:rsidP="00013F62">
      <w:pPr>
        <w:pStyle w:val="Code"/>
        <w:rPr>
          <w:highlight w:val="white"/>
        </w:rPr>
      </w:pPr>
      <w:r w:rsidRPr="00013F62">
        <w:rPr>
          <w:highlight w:val="white"/>
        </w:rPr>
        <w:t xml:space="preserve">      }</w:t>
      </w:r>
    </w:p>
    <w:p w14:paraId="24DADDB7" w14:textId="77777777" w:rsidR="009F7A62" w:rsidRPr="00013F62" w:rsidRDefault="009F7A62" w:rsidP="00013F62">
      <w:pPr>
        <w:pStyle w:val="Code"/>
        <w:rPr>
          <w:highlight w:val="white"/>
        </w:rPr>
      </w:pPr>
    </w:p>
    <w:p w14:paraId="7B7883DA" w14:textId="77777777" w:rsidR="009F7A62" w:rsidRPr="00013F62" w:rsidRDefault="009F7A62" w:rsidP="00013F62">
      <w:pPr>
        <w:pStyle w:val="Code"/>
        <w:rPr>
          <w:highlight w:val="white"/>
        </w:rPr>
      </w:pPr>
      <w:r w:rsidRPr="00013F62">
        <w:rPr>
          <w:highlight w:val="white"/>
        </w:rPr>
        <w:t xml:space="preserve">      m_type = type;</w:t>
      </w:r>
    </w:p>
    <w:p w14:paraId="5967423F" w14:textId="77777777" w:rsidR="009F7A62" w:rsidRPr="00013F62" w:rsidRDefault="009F7A62" w:rsidP="00013F62">
      <w:pPr>
        <w:pStyle w:val="Code"/>
        <w:rPr>
          <w:highlight w:val="white"/>
        </w:rPr>
      </w:pPr>
      <w:r w:rsidRPr="00013F62">
        <w:rPr>
          <w:highlight w:val="white"/>
        </w:rPr>
        <w:t xml:space="preserve">      m_parameter = parameter;</w:t>
      </w:r>
    </w:p>
    <w:p w14:paraId="6965550F" w14:textId="4EE13171" w:rsidR="009F7A62" w:rsidRDefault="009F7A62" w:rsidP="00013F62">
      <w:pPr>
        <w:pStyle w:val="Code"/>
        <w:rPr>
          <w:highlight w:val="white"/>
        </w:rPr>
      </w:pPr>
      <w:r w:rsidRPr="00013F62">
        <w:rPr>
          <w:highlight w:val="white"/>
        </w:rPr>
        <w:t xml:space="preserve">      m_temporary = false;</w:t>
      </w:r>
    </w:p>
    <w:p w14:paraId="3032960A" w14:textId="31187E81" w:rsidR="00146A14" w:rsidRPr="00013F62" w:rsidRDefault="00146A14" w:rsidP="00146A14">
      <w:pPr>
        <w:rPr>
          <w:highlight w:val="white"/>
        </w:rPr>
      </w:pPr>
      <w:r>
        <w:rPr>
          <w:highlight w:val="white"/>
        </w:rPr>
        <w:t>The symbol is assignable if it</w:t>
      </w:r>
      <w:r w:rsidR="00A96FC3">
        <w:rPr>
          <w:highlight w:val="white"/>
        </w:rPr>
        <w:t>s type</w:t>
      </w:r>
      <w:r>
        <w:rPr>
          <w:highlight w:val="white"/>
        </w:rPr>
        <w:t xml:space="preserve"> </w:t>
      </w:r>
      <w:r w:rsidR="00A96FC3">
        <w:rPr>
          <w:highlight w:val="white"/>
        </w:rPr>
        <w:t xml:space="preserve">not recursively constant and is not an array or function. A type is recursively constant if it is constant </w:t>
      </w:r>
      <w:r w:rsidR="006435EF">
        <w:rPr>
          <w:highlight w:val="white"/>
        </w:rPr>
        <w:t>or</w:t>
      </w:r>
      <w:r w:rsidR="00A96FC3">
        <w:rPr>
          <w:highlight w:val="white"/>
        </w:rPr>
        <w:t>, in case of a struct or union, any of its members is constant.</w:t>
      </w:r>
    </w:p>
    <w:p w14:paraId="2AD10114" w14:textId="398FCC26" w:rsidR="009F7A62" w:rsidRPr="00013F62" w:rsidRDefault="009F7A62" w:rsidP="00013F62">
      <w:pPr>
        <w:pStyle w:val="Code"/>
        <w:rPr>
          <w:highlight w:val="white"/>
        </w:rPr>
      </w:pPr>
      <w:r w:rsidRPr="00013F62">
        <w:rPr>
          <w:highlight w:val="white"/>
        </w:rPr>
        <w:t xml:space="preserve">      m_assignable =</w:t>
      </w:r>
      <w:r w:rsidR="00A96FC3">
        <w:rPr>
          <w:highlight w:val="white"/>
        </w:rPr>
        <w:t xml:space="preserve"> !</w:t>
      </w:r>
      <w:r w:rsidRPr="00013F62">
        <w:rPr>
          <w:highlight w:val="white"/>
        </w:rPr>
        <w:t>m_type.IsConstantRecursive() &amp;&amp;</w:t>
      </w:r>
    </w:p>
    <w:p w14:paraId="2F232F83" w14:textId="311BEE2D" w:rsidR="009F7A62" w:rsidRDefault="009F7A62" w:rsidP="00013F62">
      <w:pPr>
        <w:pStyle w:val="Code"/>
        <w:rPr>
          <w:highlight w:val="white"/>
        </w:rPr>
      </w:pPr>
      <w:r w:rsidRPr="00013F62">
        <w:rPr>
          <w:highlight w:val="white"/>
        </w:rPr>
        <w:t xml:space="preserve">                     !m_type.IsArrayOrFunction();</w:t>
      </w:r>
    </w:p>
    <w:p w14:paraId="178CF87F" w14:textId="7AE45E03" w:rsidR="00A96FC3" w:rsidRPr="00013F62" w:rsidRDefault="00A96FC3" w:rsidP="00A96FC3">
      <w:pPr>
        <w:rPr>
          <w:highlight w:val="white"/>
        </w:rPr>
      </w:pPr>
      <w:r>
        <w:rPr>
          <w:highlight w:val="white"/>
        </w:rPr>
        <w:t xml:space="preserve">A symbol is </w:t>
      </w:r>
      <w:r w:rsidR="004436A6">
        <w:rPr>
          <w:highlight w:val="white"/>
        </w:rPr>
        <w:t>addressable</w:t>
      </w:r>
      <w:r>
        <w:rPr>
          <w:highlight w:val="white"/>
        </w:rPr>
        <w:t xml:space="preserve"> if it does not have register storage and is not a bitfield in a struct or union.</w:t>
      </w:r>
    </w:p>
    <w:p w14:paraId="73E286DC" w14:textId="77777777" w:rsidR="009F7A62" w:rsidRPr="00013F62" w:rsidRDefault="009F7A62" w:rsidP="00013F62">
      <w:pPr>
        <w:pStyle w:val="Code"/>
        <w:rPr>
          <w:highlight w:val="white"/>
        </w:rPr>
      </w:pPr>
      <w:r w:rsidRPr="00013F62">
        <w:rPr>
          <w:highlight w:val="white"/>
        </w:rPr>
        <w:t xml:space="preserve">      m_addressable = !IsRegister() &amp;&amp; !m_type.IsBitfield();</w:t>
      </w:r>
    </w:p>
    <w:p w14:paraId="545C90B2" w14:textId="77777777" w:rsidR="009F7A62" w:rsidRPr="00013F62" w:rsidRDefault="009F7A62" w:rsidP="00013F62">
      <w:pPr>
        <w:pStyle w:val="Code"/>
        <w:rPr>
          <w:highlight w:val="white"/>
        </w:rPr>
      </w:pPr>
    </w:p>
    <w:p w14:paraId="7E27D05B" w14:textId="77777777" w:rsidR="009F7A62" w:rsidRPr="00013F62" w:rsidRDefault="009F7A62" w:rsidP="00013F62">
      <w:pPr>
        <w:pStyle w:val="Code"/>
        <w:rPr>
          <w:highlight w:val="white"/>
        </w:rPr>
      </w:pPr>
      <w:r w:rsidRPr="00013F62">
        <w:rPr>
          <w:highlight w:val="white"/>
        </w:rPr>
        <w:t xml:space="preserve">      m_value = value;</w:t>
      </w:r>
    </w:p>
    <w:p w14:paraId="58712F24" w14:textId="77777777" w:rsidR="009F7A62" w:rsidRPr="00013F62" w:rsidRDefault="009F7A62" w:rsidP="00013F62">
      <w:pPr>
        <w:pStyle w:val="Code"/>
        <w:rPr>
          <w:highlight w:val="white"/>
        </w:rPr>
      </w:pPr>
      <w:r w:rsidRPr="00013F62">
        <w:rPr>
          <w:highlight w:val="white"/>
        </w:rPr>
        <w:t xml:space="preserve">      CheckValue(m_type, m_value);</w:t>
      </w:r>
    </w:p>
    <w:p w14:paraId="092A4A21" w14:textId="77777777" w:rsidR="009F7A62" w:rsidRPr="00013F62" w:rsidRDefault="009F7A62" w:rsidP="00013F62">
      <w:pPr>
        <w:pStyle w:val="Code"/>
        <w:rPr>
          <w:highlight w:val="white"/>
        </w:rPr>
      </w:pPr>
      <w:r w:rsidRPr="00013F62">
        <w:rPr>
          <w:highlight w:val="white"/>
        </w:rPr>
        <w:lastRenderedPageBreak/>
        <w:t xml:space="preserve">    }</w:t>
      </w:r>
    </w:p>
    <w:p w14:paraId="40D5CE48" w14:textId="1F160B29" w:rsidR="004A6AD6" w:rsidRPr="004A6AD6" w:rsidRDefault="006435EF" w:rsidP="004A6AD6">
      <w:pPr>
        <w:rPr>
          <w:highlight w:val="white"/>
        </w:rPr>
      </w:pPr>
      <w:r>
        <w:rPr>
          <w:highlight w:val="white"/>
        </w:rPr>
        <w:t xml:space="preserve">If the value of the symbol is a </w:t>
      </w:r>
      <w:r w:rsidRPr="00877DC4">
        <w:rPr>
          <w:rStyle w:val="KeyWord0"/>
          <w:highlight w:val="white"/>
        </w:rPr>
        <w:t>BigInteger</w:t>
      </w:r>
      <w:r>
        <w:rPr>
          <w:highlight w:val="white"/>
        </w:rPr>
        <w:t xml:space="preserve"> value, we check that it does not exceed its limits</w:t>
      </w:r>
      <w:r w:rsidR="00DE574B">
        <w:rPr>
          <w:highlight w:val="white"/>
        </w:rPr>
        <w:t>, which is defined for each integral type.</w:t>
      </w:r>
    </w:p>
    <w:p w14:paraId="65576DB5" w14:textId="77777777" w:rsidR="004A6AD6" w:rsidRPr="004A6AD6" w:rsidRDefault="004A6AD6" w:rsidP="004A6AD6">
      <w:pPr>
        <w:pStyle w:val="Code"/>
        <w:rPr>
          <w:highlight w:val="white"/>
        </w:rPr>
      </w:pPr>
      <w:r w:rsidRPr="004A6AD6">
        <w:rPr>
          <w:highlight w:val="white"/>
        </w:rPr>
        <w:t xml:space="preserve">    private static void CheckValue(Type type, object value) {</w:t>
      </w:r>
    </w:p>
    <w:p w14:paraId="66189284" w14:textId="77777777" w:rsidR="004A6AD6" w:rsidRPr="004A6AD6" w:rsidRDefault="004A6AD6" w:rsidP="004A6AD6">
      <w:pPr>
        <w:pStyle w:val="Code"/>
        <w:rPr>
          <w:highlight w:val="white"/>
        </w:rPr>
      </w:pPr>
      <w:r w:rsidRPr="004A6AD6">
        <w:rPr>
          <w:highlight w:val="white"/>
        </w:rPr>
        <w:t xml:space="preserve">      if (value is BigInteger) {</w:t>
      </w:r>
    </w:p>
    <w:p w14:paraId="57B9C305" w14:textId="77777777" w:rsidR="004A6AD6" w:rsidRPr="004A6AD6" w:rsidRDefault="004A6AD6" w:rsidP="004A6AD6">
      <w:pPr>
        <w:pStyle w:val="Code"/>
        <w:rPr>
          <w:highlight w:val="white"/>
        </w:rPr>
      </w:pPr>
      <w:r w:rsidRPr="004A6AD6">
        <w:rPr>
          <w:highlight w:val="white"/>
        </w:rPr>
        <w:t xml:space="preserve">        BigInteger bigValue = (BigInteger) value;</w:t>
      </w:r>
    </w:p>
    <w:p w14:paraId="0C7B7455" w14:textId="77777777" w:rsidR="004A6AD6" w:rsidRPr="004A6AD6" w:rsidRDefault="004A6AD6" w:rsidP="004A6AD6">
      <w:pPr>
        <w:pStyle w:val="Code"/>
        <w:rPr>
          <w:highlight w:val="white"/>
        </w:rPr>
      </w:pPr>
      <w:r w:rsidRPr="004A6AD6">
        <w:rPr>
          <w:highlight w:val="white"/>
        </w:rPr>
        <w:t xml:space="preserve">        Assert.Error((bigValue &gt;= TypeSize.GetMinValue(type.Sort)) &amp;&amp;</w:t>
      </w:r>
    </w:p>
    <w:p w14:paraId="772A885D" w14:textId="77777777" w:rsidR="004A6AD6" w:rsidRPr="004A6AD6" w:rsidRDefault="004A6AD6" w:rsidP="004A6AD6">
      <w:pPr>
        <w:pStyle w:val="Code"/>
        <w:rPr>
          <w:highlight w:val="white"/>
        </w:rPr>
      </w:pPr>
      <w:r w:rsidRPr="004A6AD6">
        <w:rPr>
          <w:highlight w:val="white"/>
        </w:rPr>
        <w:t xml:space="preserve">                     (bigValue &lt;= TypeSize.GetMaxValue(type.Sort)),</w:t>
      </w:r>
    </w:p>
    <w:p w14:paraId="35BE4D6C" w14:textId="77777777" w:rsidR="004A6AD6" w:rsidRPr="004A6AD6" w:rsidRDefault="004A6AD6" w:rsidP="004A6AD6">
      <w:pPr>
        <w:pStyle w:val="Code"/>
        <w:rPr>
          <w:highlight w:val="white"/>
        </w:rPr>
      </w:pPr>
      <w:r w:rsidRPr="004A6AD6">
        <w:rPr>
          <w:highlight w:val="white"/>
        </w:rPr>
        <w:t xml:space="preserve">                     type + ": " + value, Message.Value_overflow);</w:t>
      </w:r>
    </w:p>
    <w:p w14:paraId="60AD08F7" w14:textId="77777777" w:rsidR="004A6AD6" w:rsidRPr="004A6AD6" w:rsidRDefault="004A6AD6" w:rsidP="004A6AD6">
      <w:pPr>
        <w:pStyle w:val="Code"/>
        <w:rPr>
          <w:highlight w:val="white"/>
        </w:rPr>
      </w:pPr>
      <w:r w:rsidRPr="004A6AD6">
        <w:rPr>
          <w:highlight w:val="white"/>
        </w:rPr>
        <w:t xml:space="preserve">      }</w:t>
      </w:r>
    </w:p>
    <w:p w14:paraId="693DD8AD" w14:textId="77777777" w:rsidR="004A6AD6" w:rsidRPr="004A6AD6" w:rsidRDefault="004A6AD6" w:rsidP="004A6AD6">
      <w:pPr>
        <w:pStyle w:val="Code"/>
        <w:rPr>
          <w:highlight w:val="white"/>
        </w:rPr>
      </w:pPr>
      <w:r w:rsidRPr="004A6AD6">
        <w:rPr>
          <w:highlight w:val="white"/>
        </w:rPr>
        <w:t xml:space="preserve">    }</w:t>
      </w:r>
    </w:p>
    <w:p w14:paraId="7E6CCCBB" w14:textId="4C38ED3D" w:rsidR="009F7A62" w:rsidRPr="00013F62" w:rsidRDefault="00877DC4" w:rsidP="00877DC4">
      <w:pPr>
        <w:rPr>
          <w:highlight w:val="white"/>
        </w:rPr>
      </w:pPr>
      <w:r>
        <w:rPr>
          <w:highlight w:val="white"/>
        </w:rPr>
        <w:t>In case of a dereference, arrow, dot, or index expression, the resulting symbol may be assignable</w:t>
      </w:r>
      <w:r w:rsidR="00681DE4">
        <w:rPr>
          <w:highlight w:val="white"/>
        </w:rPr>
        <w:t xml:space="preserve"> and addressable.</w:t>
      </w:r>
    </w:p>
    <w:p w14:paraId="2EF72223" w14:textId="77777777" w:rsidR="009F7A62" w:rsidRPr="00013F62" w:rsidRDefault="009F7A62" w:rsidP="00013F62">
      <w:pPr>
        <w:pStyle w:val="Code"/>
        <w:rPr>
          <w:highlight w:val="white"/>
        </w:rPr>
      </w:pPr>
      <w:r w:rsidRPr="00013F62">
        <w:rPr>
          <w:highlight w:val="white"/>
        </w:rPr>
        <w:t xml:space="preserve">    public Symbol(Type type, bool assignable, bool addressable = false) {</w:t>
      </w:r>
    </w:p>
    <w:p w14:paraId="59E56A76" w14:textId="219892A3" w:rsidR="009F7A62" w:rsidRPr="00192E63" w:rsidRDefault="009F7A62" w:rsidP="00192E63">
      <w:pPr>
        <w:pStyle w:val="Code"/>
        <w:rPr>
          <w:highlight w:val="white"/>
        </w:rPr>
      </w:pPr>
      <w:r w:rsidRPr="00192E63">
        <w:rPr>
          <w:highlight w:val="white"/>
        </w:rPr>
        <w:t xml:space="preserve">      m_name = Symbol.TemporaryId + "field" + (</w:t>
      </w:r>
      <w:r w:rsidR="00192E63" w:rsidRPr="00192E63">
        <w:rPr>
          <w:highlight w:val="white"/>
        </w:rPr>
        <w:t>TemporaryNameCount</w:t>
      </w:r>
      <w:r w:rsidRPr="00192E63">
        <w:rPr>
          <w:highlight w:val="white"/>
        </w:rPr>
        <w:t>++);</w:t>
      </w:r>
    </w:p>
    <w:p w14:paraId="51321139" w14:textId="77777777" w:rsidR="009F7A62" w:rsidRPr="00013F62" w:rsidRDefault="009F7A62" w:rsidP="00013F62">
      <w:pPr>
        <w:pStyle w:val="Code"/>
        <w:rPr>
          <w:highlight w:val="white"/>
        </w:rPr>
      </w:pPr>
      <w:r w:rsidRPr="00013F62">
        <w:rPr>
          <w:highlight w:val="white"/>
        </w:rPr>
        <w:t xml:space="preserve">      m_externalLinkage = false;</w:t>
      </w:r>
    </w:p>
    <w:p w14:paraId="08CBA82E" w14:textId="77777777" w:rsidR="009F7A62" w:rsidRPr="00013F62" w:rsidRDefault="009F7A62" w:rsidP="00013F62">
      <w:pPr>
        <w:pStyle w:val="Code"/>
        <w:rPr>
          <w:highlight w:val="white"/>
        </w:rPr>
      </w:pPr>
      <w:r w:rsidRPr="00013F62">
        <w:rPr>
          <w:highlight w:val="white"/>
        </w:rPr>
        <w:t xml:space="preserve">      m_storage = Storage.Auto;</w:t>
      </w:r>
    </w:p>
    <w:p w14:paraId="07FF927B" w14:textId="77777777" w:rsidR="009F7A62" w:rsidRPr="00013F62" w:rsidRDefault="009F7A62" w:rsidP="00013F62">
      <w:pPr>
        <w:pStyle w:val="Code"/>
        <w:rPr>
          <w:highlight w:val="white"/>
        </w:rPr>
      </w:pPr>
      <w:r w:rsidRPr="00013F62">
        <w:rPr>
          <w:highlight w:val="white"/>
        </w:rPr>
        <w:t xml:space="preserve">      m_type = type;</w:t>
      </w:r>
    </w:p>
    <w:p w14:paraId="72A31AC6" w14:textId="77777777" w:rsidR="009F7A62" w:rsidRPr="00013F62" w:rsidRDefault="009F7A62" w:rsidP="00013F62">
      <w:pPr>
        <w:pStyle w:val="Code"/>
        <w:rPr>
          <w:highlight w:val="white"/>
        </w:rPr>
      </w:pPr>
      <w:r w:rsidRPr="00013F62">
        <w:rPr>
          <w:highlight w:val="white"/>
        </w:rPr>
        <w:t xml:space="preserve">      m_temporary = false;</w:t>
      </w:r>
    </w:p>
    <w:p w14:paraId="76471091" w14:textId="77777777" w:rsidR="009F7A62" w:rsidRPr="00013F62" w:rsidRDefault="009F7A62" w:rsidP="00013F62">
      <w:pPr>
        <w:pStyle w:val="Code"/>
        <w:rPr>
          <w:highlight w:val="white"/>
        </w:rPr>
      </w:pPr>
      <w:r w:rsidRPr="00013F62">
        <w:rPr>
          <w:highlight w:val="white"/>
        </w:rPr>
        <w:t xml:space="preserve">      m_parameter = false;</w:t>
      </w:r>
    </w:p>
    <w:p w14:paraId="1F538795" w14:textId="77777777" w:rsidR="009F7A62" w:rsidRPr="00013F62" w:rsidRDefault="009F7A62" w:rsidP="00013F62">
      <w:pPr>
        <w:pStyle w:val="Code"/>
        <w:rPr>
          <w:highlight w:val="white"/>
        </w:rPr>
      </w:pPr>
      <w:r w:rsidRPr="00013F62">
        <w:rPr>
          <w:highlight w:val="white"/>
        </w:rPr>
        <w:t xml:space="preserve">      m_assignable = assignable;</w:t>
      </w:r>
    </w:p>
    <w:p w14:paraId="6285312C" w14:textId="77777777" w:rsidR="009F7A62" w:rsidRPr="00013F62" w:rsidRDefault="009F7A62" w:rsidP="00013F62">
      <w:pPr>
        <w:pStyle w:val="Code"/>
        <w:rPr>
          <w:highlight w:val="white"/>
        </w:rPr>
      </w:pPr>
      <w:r w:rsidRPr="00013F62">
        <w:rPr>
          <w:highlight w:val="white"/>
        </w:rPr>
        <w:t xml:space="preserve">      m_addressable = addressable;</w:t>
      </w:r>
    </w:p>
    <w:p w14:paraId="2ABC6138" w14:textId="77777777" w:rsidR="009F7A62" w:rsidRPr="00013F62" w:rsidRDefault="009F7A62" w:rsidP="00013F62">
      <w:pPr>
        <w:pStyle w:val="Code"/>
        <w:rPr>
          <w:highlight w:val="white"/>
        </w:rPr>
      </w:pPr>
      <w:r w:rsidRPr="00013F62">
        <w:rPr>
          <w:highlight w:val="white"/>
        </w:rPr>
        <w:t xml:space="preserve">    }</w:t>
      </w:r>
    </w:p>
    <w:p w14:paraId="17EA5AF7" w14:textId="221753D2" w:rsidR="009F7A62" w:rsidRPr="00013F62" w:rsidRDefault="000F4BC8" w:rsidP="000F4BC8">
      <w:pPr>
        <w:rPr>
          <w:highlight w:val="white"/>
        </w:rPr>
      </w:pPr>
      <w:r>
        <w:rPr>
          <w:highlight w:val="white"/>
        </w:rPr>
        <w:t>In many expressions, the resulting value is a temporary symbol.</w:t>
      </w:r>
    </w:p>
    <w:p w14:paraId="14B0835C" w14:textId="77777777" w:rsidR="009F7A62" w:rsidRPr="00013F62" w:rsidRDefault="009F7A62" w:rsidP="00013F62">
      <w:pPr>
        <w:pStyle w:val="Code"/>
        <w:rPr>
          <w:highlight w:val="white"/>
        </w:rPr>
      </w:pPr>
      <w:r w:rsidRPr="00013F62">
        <w:rPr>
          <w:highlight w:val="white"/>
        </w:rPr>
        <w:t xml:space="preserve">    public Symbol(Type type) {</w:t>
      </w:r>
    </w:p>
    <w:p w14:paraId="52AC1ACA" w14:textId="77777777" w:rsidR="009F7A62" w:rsidRPr="00013F62" w:rsidRDefault="009F7A62" w:rsidP="00013F62">
      <w:pPr>
        <w:pStyle w:val="Code"/>
        <w:rPr>
          <w:highlight w:val="white"/>
        </w:rPr>
      </w:pPr>
      <w:r w:rsidRPr="00013F62">
        <w:rPr>
          <w:highlight w:val="white"/>
        </w:rPr>
        <w:t xml:space="preserve">      m_name = Symbol.TemporaryId + "temporary" + (TemporaryNameCount++);</w:t>
      </w:r>
    </w:p>
    <w:p w14:paraId="2F8CA454" w14:textId="77777777" w:rsidR="009F7A62" w:rsidRPr="00013F62" w:rsidRDefault="009F7A62" w:rsidP="00013F62">
      <w:pPr>
        <w:pStyle w:val="Code"/>
        <w:rPr>
          <w:highlight w:val="white"/>
        </w:rPr>
      </w:pPr>
      <w:r w:rsidRPr="00013F62">
        <w:rPr>
          <w:highlight w:val="white"/>
        </w:rPr>
        <w:t xml:space="preserve">      m_externalLinkage = false;</w:t>
      </w:r>
    </w:p>
    <w:p w14:paraId="41890867" w14:textId="77777777" w:rsidR="009F7A62" w:rsidRPr="00013F62" w:rsidRDefault="009F7A62" w:rsidP="00013F62">
      <w:pPr>
        <w:pStyle w:val="Code"/>
        <w:rPr>
          <w:highlight w:val="white"/>
        </w:rPr>
      </w:pPr>
      <w:r w:rsidRPr="00013F62">
        <w:rPr>
          <w:highlight w:val="white"/>
        </w:rPr>
        <w:t xml:space="preserve">      m_storage = Storage.Auto;</w:t>
      </w:r>
    </w:p>
    <w:p w14:paraId="411421BF" w14:textId="77777777" w:rsidR="009F7A62" w:rsidRPr="00013F62" w:rsidRDefault="009F7A62" w:rsidP="00013F62">
      <w:pPr>
        <w:pStyle w:val="Code"/>
        <w:rPr>
          <w:highlight w:val="white"/>
        </w:rPr>
      </w:pPr>
      <w:r w:rsidRPr="00013F62">
        <w:rPr>
          <w:highlight w:val="white"/>
        </w:rPr>
        <w:t xml:space="preserve">      m_type = type;</w:t>
      </w:r>
    </w:p>
    <w:p w14:paraId="3C5F7D6B" w14:textId="77777777" w:rsidR="009F7A62" w:rsidRPr="00013F62" w:rsidRDefault="009F7A62" w:rsidP="00013F62">
      <w:pPr>
        <w:pStyle w:val="Code"/>
        <w:rPr>
          <w:highlight w:val="white"/>
        </w:rPr>
      </w:pPr>
      <w:r w:rsidRPr="00013F62">
        <w:rPr>
          <w:highlight w:val="white"/>
        </w:rPr>
        <w:t xml:space="preserve">      m_temporary = true;</w:t>
      </w:r>
    </w:p>
    <w:p w14:paraId="365B5454" w14:textId="77777777" w:rsidR="009F7A62" w:rsidRPr="00013F62" w:rsidRDefault="009F7A62" w:rsidP="00013F62">
      <w:pPr>
        <w:pStyle w:val="Code"/>
        <w:rPr>
          <w:highlight w:val="white"/>
        </w:rPr>
      </w:pPr>
      <w:r w:rsidRPr="00013F62">
        <w:rPr>
          <w:highlight w:val="white"/>
        </w:rPr>
        <w:t xml:space="preserve">      m_parameter = false;</w:t>
      </w:r>
    </w:p>
    <w:p w14:paraId="68BEE7EA" w14:textId="77777777" w:rsidR="009F7A62" w:rsidRPr="00013F62" w:rsidRDefault="009F7A62" w:rsidP="00013F62">
      <w:pPr>
        <w:pStyle w:val="Code"/>
        <w:rPr>
          <w:highlight w:val="white"/>
        </w:rPr>
      </w:pPr>
      <w:r w:rsidRPr="00013F62">
        <w:rPr>
          <w:highlight w:val="white"/>
        </w:rPr>
        <w:t xml:space="preserve">      m_assignable = false;</w:t>
      </w:r>
    </w:p>
    <w:p w14:paraId="7ED3EE32" w14:textId="77777777" w:rsidR="009F7A62" w:rsidRPr="00013F62" w:rsidRDefault="009F7A62" w:rsidP="00013F62">
      <w:pPr>
        <w:pStyle w:val="Code"/>
        <w:rPr>
          <w:highlight w:val="white"/>
        </w:rPr>
      </w:pPr>
      <w:r w:rsidRPr="00013F62">
        <w:rPr>
          <w:highlight w:val="white"/>
        </w:rPr>
        <w:t xml:space="preserve">      m_addressable = false;</w:t>
      </w:r>
    </w:p>
    <w:p w14:paraId="2365ED7A" w14:textId="77777777" w:rsidR="009F7A62" w:rsidRPr="00013F62" w:rsidRDefault="009F7A62" w:rsidP="00013F62">
      <w:pPr>
        <w:pStyle w:val="Code"/>
        <w:rPr>
          <w:highlight w:val="white"/>
        </w:rPr>
      </w:pPr>
      <w:r w:rsidRPr="00013F62">
        <w:rPr>
          <w:highlight w:val="white"/>
        </w:rPr>
        <w:t xml:space="preserve">    }</w:t>
      </w:r>
    </w:p>
    <w:p w14:paraId="185417CC" w14:textId="23CAA88C" w:rsidR="009F7A62" w:rsidRPr="00013F62" w:rsidRDefault="000F4BC8" w:rsidP="000F4BC8">
      <w:pPr>
        <w:rPr>
          <w:highlight w:val="white"/>
        </w:rPr>
      </w:pPr>
      <w:r>
        <w:rPr>
          <w:highlight w:val="white"/>
        </w:rPr>
        <w:t>The resulting symbol of a logical expression.</w:t>
      </w:r>
    </w:p>
    <w:p w14:paraId="6D21A29B" w14:textId="77777777" w:rsidR="009F7A62" w:rsidRPr="00013F62" w:rsidRDefault="009F7A62" w:rsidP="00013F62">
      <w:pPr>
        <w:pStyle w:val="Code"/>
        <w:rPr>
          <w:highlight w:val="white"/>
        </w:rPr>
      </w:pPr>
      <w:r w:rsidRPr="00013F62">
        <w:rPr>
          <w:highlight w:val="white"/>
        </w:rPr>
        <w:t xml:space="preserve">    public Symbol(ISet&lt;MiddleCode&gt; trueSet, ISet&lt;MiddleCode&gt; falseSet) {</w:t>
      </w:r>
    </w:p>
    <w:p w14:paraId="3E6808AC" w14:textId="77777777" w:rsidR="009F7A62" w:rsidRPr="00013F62" w:rsidRDefault="009F7A62" w:rsidP="00013F62">
      <w:pPr>
        <w:pStyle w:val="Code"/>
        <w:rPr>
          <w:highlight w:val="white"/>
        </w:rPr>
      </w:pPr>
      <w:r w:rsidRPr="00013F62">
        <w:rPr>
          <w:highlight w:val="white"/>
        </w:rPr>
        <w:t xml:space="preserve">      m_name = Symbol.TemporaryId + "logical" + (TemporaryNameCount++);</w:t>
      </w:r>
    </w:p>
    <w:p w14:paraId="38218BC5" w14:textId="77777777" w:rsidR="009F7A62" w:rsidRPr="00013F62" w:rsidRDefault="009F7A62" w:rsidP="00013F62">
      <w:pPr>
        <w:pStyle w:val="Code"/>
        <w:rPr>
          <w:highlight w:val="white"/>
        </w:rPr>
      </w:pPr>
      <w:r w:rsidRPr="00013F62">
        <w:rPr>
          <w:highlight w:val="white"/>
        </w:rPr>
        <w:t xml:space="preserve">      m_storage = Storage.Auto;</w:t>
      </w:r>
    </w:p>
    <w:p w14:paraId="79FBE3DF" w14:textId="77777777" w:rsidR="009F7A62" w:rsidRPr="00013F62" w:rsidRDefault="009F7A62" w:rsidP="00013F62">
      <w:pPr>
        <w:pStyle w:val="Code"/>
        <w:rPr>
          <w:highlight w:val="white"/>
        </w:rPr>
      </w:pPr>
      <w:r w:rsidRPr="00013F62">
        <w:rPr>
          <w:highlight w:val="white"/>
        </w:rPr>
        <w:t xml:space="preserve">      m_type = new Type(Sort.Logical);</w:t>
      </w:r>
    </w:p>
    <w:p w14:paraId="4F61E403" w14:textId="77777777" w:rsidR="009F7A62" w:rsidRPr="00013F62" w:rsidRDefault="009F7A62" w:rsidP="00013F62">
      <w:pPr>
        <w:pStyle w:val="Code"/>
        <w:rPr>
          <w:highlight w:val="white"/>
        </w:rPr>
      </w:pPr>
      <w:r w:rsidRPr="00013F62">
        <w:rPr>
          <w:highlight w:val="white"/>
        </w:rPr>
        <w:t xml:space="preserve">      m_trueSet = (trueSet != null) ? trueSet : (new HashSet&lt;MiddleCode&gt;());</w:t>
      </w:r>
    </w:p>
    <w:p w14:paraId="7975269F" w14:textId="77777777" w:rsidR="009F7A62" w:rsidRPr="00013F62" w:rsidRDefault="009F7A62" w:rsidP="00013F62">
      <w:pPr>
        <w:pStyle w:val="Code"/>
        <w:rPr>
          <w:highlight w:val="white"/>
        </w:rPr>
      </w:pPr>
      <w:r w:rsidRPr="00013F62">
        <w:rPr>
          <w:highlight w:val="white"/>
        </w:rPr>
        <w:t xml:space="preserve">      m_falseSet = (falseSet != null) ? falseSet : (new HashSet&lt;MiddleCode&gt;());</w:t>
      </w:r>
    </w:p>
    <w:p w14:paraId="1E57924E" w14:textId="77777777" w:rsidR="009F7A62" w:rsidRPr="00013F62" w:rsidRDefault="009F7A62" w:rsidP="00013F62">
      <w:pPr>
        <w:pStyle w:val="Code"/>
        <w:rPr>
          <w:highlight w:val="white"/>
        </w:rPr>
      </w:pPr>
      <w:r w:rsidRPr="00013F62">
        <w:rPr>
          <w:highlight w:val="white"/>
        </w:rPr>
        <w:t xml:space="preserve">      m_temporary = false;</w:t>
      </w:r>
    </w:p>
    <w:p w14:paraId="20948D95" w14:textId="77777777" w:rsidR="009F7A62" w:rsidRPr="00013F62" w:rsidRDefault="009F7A62" w:rsidP="00013F62">
      <w:pPr>
        <w:pStyle w:val="Code"/>
        <w:rPr>
          <w:highlight w:val="white"/>
        </w:rPr>
      </w:pPr>
      <w:r w:rsidRPr="00013F62">
        <w:rPr>
          <w:highlight w:val="white"/>
        </w:rPr>
        <w:t xml:space="preserve">      m_parameter = false;</w:t>
      </w:r>
    </w:p>
    <w:p w14:paraId="7E085F66" w14:textId="77777777" w:rsidR="009F7A62" w:rsidRPr="00013F62" w:rsidRDefault="009F7A62" w:rsidP="00013F62">
      <w:pPr>
        <w:pStyle w:val="Code"/>
        <w:rPr>
          <w:highlight w:val="white"/>
        </w:rPr>
      </w:pPr>
      <w:r w:rsidRPr="00013F62">
        <w:rPr>
          <w:highlight w:val="white"/>
        </w:rPr>
        <w:t xml:space="preserve">      m_assignable = false;</w:t>
      </w:r>
    </w:p>
    <w:p w14:paraId="2240B6D4" w14:textId="77777777" w:rsidR="009F7A62" w:rsidRPr="00013F62" w:rsidRDefault="009F7A62" w:rsidP="00013F62">
      <w:pPr>
        <w:pStyle w:val="Code"/>
        <w:rPr>
          <w:highlight w:val="white"/>
        </w:rPr>
      </w:pPr>
      <w:r w:rsidRPr="00013F62">
        <w:rPr>
          <w:highlight w:val="white"/>
        </w:rPr>
        <w:t xml:space="preserve">      m_addressable = false;</w:t>
      </w:r>
    </w:p>
    <w:p w14:paraId="27B2B6B6" w14:textId="77777777" w:rsidR="009F7A62" w:rsidRPr="00013F62" w:rsidRDefault="009F7A62" w:rsidP="00013F62">
      <w:pPr>
        <w:pStyle w:val="Code"/>
        <w:rPr>
          <w:highlight w:val="white"/>
        </w:rPr>
      </w:pPr>
      <w:r w:rsidRPr="00013F62">
        <w:rPr>
          <w:highlight w:val="white"/>
        </w:rPr>
        <w:t xml:space="preserve">    }</w:t>
      </w:r>
    </w:p>
    <w:p w14:paraId="0E1839D7" w14:textId="76618702" w:rsidR="009F7A62" w:rsidRPr="00013F62" w:rsidRDefault="00A127E1" w:rsidP="00A127E1">
      <w:pPr>
        <w:rPr>
          <w:highlight w:val="white"/>
        </w:rPr>
      </w:pPr>
      <w:r>
        <w:rPr>
          <w:highlight w:val="white"/>
        </w:rPr>
        <w:t xml:space="preserve">We need to store a constant value as the denominator in an integral multiplication and division, and when pushing an integral or floating value to the floating value stack. </w:t>
      </w:r>
    </w:p>
    <w:p w14:paraId="526F98CA" w14:textId="55E092FD" w:rsidR="009F7A62" w:rsidRPr="00013F62" w:rsidRDefault="009F7A62" w:rsidP="00013F62">
      <w:pPr>
        <w:pStyle w:val="Code"/>
        <w:rPr>
          <w:highlight w:val="white"/>
        </w:rPr>
      </w:pPr>
      <w:r w:rsidRPr="00013F62">
        <w:rPr>
          <w:highlight w:val="white"/>
        </w:rPr>
        <w:t xml:space="preserve">    public Symbol(Type type, object value) {</w:t>
      </w:r>
    </w:p>
    <w:p w14:paraId="1E455341" w14:textId="5F8BBA4B"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is bool));</w:t>
      </w:r>
    </w:p>
    <w:p w14:paraId="64979E3B" w14:textId="77777777" w:rsidR="009F7A62" w:rsidRPr="00013F62" w:rsidRDefault="009F7A62" w:rsidP="00013F62">
      <w:pPr>
        <w:pStyle w:val="Code"/>
        <w:rPr>
          <w:highlight w:val="white"/>
        </w:rPr>
      </w:pPr>
      <w:r w:rsidRPr="00013F62">
        <w:rPr>
          <w:highlight w:val="white"/>
        </w:rPr>
        <w:lastRenderedPageBreak/>
        <w:t xml:space="preserve">      m_uniqueName = ValueName(type, value);</w:t>
      </w:r>
    </w:p>
    <w:p w14:paraId="279E316D" w14:textId="77777777" w:rsidR="009F7A62" w:rsidRPr="00013F62" w:rsidRDefault="009F7A62" w:rsidP="00013F62">
      <w:pPr>
        <w:pStyle w:val="Code"/>
        <w:rPr>
          <w:highlight w:val="white"/>
        </w:rPr>
      </w:pPr>
      <w:r w:rsidRPr="00013F62">
        <w:rPr>
          <w:highlight w:val="white"/>
        </w:rPr>
        <w:t xml:space="preserve">      m_storage = Storage.Static;</w:t>
      </w:r>
    </w:p>
    <w:p w14:paraId="7ADADCF7" w14:textId="77777777" w:rsidR="009F7A62" w:rsidRPr="00013F62" w:rsidRDefault="009F7A62" w:rsidP="00013F62">
      <w:pPr>
        <w:pStyle w:val="Code"/>
        <w:rPr>
          <w:highlight w:val="white"/>
        </w:rPr>
      </w:pPr>
      <w:r w:rsidRPr="00013F62">
        <w:rPr>
          <w:highlight w:val="white"/>
        </w:rPr>
        <w:t xml:space="preserve">      m_type = type;</w:t>
      </w:r>
    </w:p>
    <w:p w14:paraId="395BDCAD" w14:textId="77777777" w:rsidR="009F7A62" w:rsidRPr="00013F62" w:rsidRDefault="009F7A62" w:rsidP="00013F62">
      <w:pPr>
        <w:pStyle w:val="Code"/>
        <w:rPr>
          <w:highlight w:val="white"/>
        </w:rPr>
      </w:pPr>
      <w:r w:rsidRPr="00013F62">
        <w:rPr>
          <w:highlight w:val="white"/>
        </w:rPr>
        <w:t xml:space="preserve">      m_value = value;</w:t>
      </w:r>
    </w:p>
    <w:p w14:paraId="142DB6E3" w14:textId="77777777" w:rsidR="009F7A62" w:rsidRPr="00013F62" w:rsidRDefault="009F7A62" w:rsidP="00013F62">
      <w:pPr>
        <w:pStyle w:val="Code"/>
        <w:rPr>
          <w:highlight w:val="white"/>
        </w:rPr>
      </w:pPr>
      <w:r w:rsidRPr="00013F62">
        <w:rPr>
          <w:highlight w:val="white"/>
        </w:rPr>
        <w:t xml:space="preserve">      m_temporary = false;</w:t>
      </w:r>
    </w:p>
    <w:p w14:paraId="38CDD45E" w14:textId="77777777" w:rsidR="009F7A62" w:rsidRPr="00013F62" w:rsidRDefault="009F7A62" w:rsidP="00013F62">
      <w:pPr>
        <w:pStyle w:val="Code"/>
        <w:rPr>
          <w:highlight w:val="white"/>
        </w:rPr>
      </w:pPr>
      <w:r w:rsidRPr="00013F62">
        <w:rPr>
          <w:highlight w:val="white"/>
        </w:rPr>
        <w:t xml:space="preserve">      m_parameter = false;</w:t>
      </w:r>
    </w:p>
    <w:p w14:paraId="4B58F2F0" w14:textId="77777777" w:rsidR="009F7A62" w:rsidRPr="00013F62" w:rsidRDefault="009F7A62" w:rsidP="00013F62">
      <w:pPr>
        <w:pStyle w:val="Code"/>
        <w:rPr>
          <w:highlight w:val="white"/>
        </w:rPr>
      </w:pPr>
      <w:r w:rsidRPr="00013F62">
        <w:rPr>
          <w:highlight w:val="white"/>
        </w:rPr>
        <w:t xml:space="preserve">      m_assignable = false;</w:t>
      </w:r>
    </w:p>
    <w:p w14:paraId="2E6CC465" w14:textId="77777777" w:rsidR="009F7A62" w:rsidRPr="00013F62" w:rsidRDefault="009F7A62" w:rsidP="00013F62">
      <w:pPr>
        <w:pStyle w:val="Code"/>
        <w:rPr>
          <w:highlight w:val="white"/>
        </w:rPr>
      </w:pPr>
      <w:r w:rsidRPr="00013F62">
        <w:rPr>
          <w:highlight w:val="white"/>
        </w:rPr>
        <w:t xml:space="preserve">      m_addressable = false;</w:t>
      </w:r>
    </w:p>
    <w:p w14:paraId="1DB71D0D" w14:textId="77777777" w:rsidR="009F7A62" w:rsidRPr="00013F62" w:rsidRDefault="009F7A62" w:rsidP="00013F62">
      <w:pPr>
        <w:pStyle w:val="Code"/>
        <w:rPr>
          <w:highlight w:val="white"/>
        </w:rPr>
      </w:pPr>
      <w:r w:rsidRPr="00013F62">
        <w:rPr>
          <w:highlight w:val="white"/>
        </w:rPr>
        <w:t xml:space="preserve">      CheckValue(m_type, m_value);</w:t>
      </w:r>
    </w:p>
    <w:p w14:paraId="14E244B5" w14:textId="77777777" w:rsidR="009F7A62" w:rsidRPr="00013F62" w:rsidRDefault="009F7A62" w:rsidP="00013F62">
      <w:pPr>
        <w:pStyle w:val="Code"/>
        <w:rPr>
          <w:highlight w:val="white"/>
        </w:rPr>
      </w:pPr>
      <w:r w:rsidRPr="00013F62">
        <w:rPr>
          <w:highlight w:val="white"/>
        </w:rPr>
        <w:t xml:space="preserve">    }</w:t>
      </w:r>
    </w:p>
    <w:p w14:paraId="47728415" w14:textId="672A242E" w:rsidR="009F7A62" w:rsidRPr="00013F62" w:rsidRDefault="003A4F94" w:rsidP="003A4F94">
      <w:pPr>
        <w:rPr>
          <w:highlight w:val="white"/>
        </w:rPr>
      </w:pPr>
      <w:r>
        <w:rPr>
          <w:highlight w:val="white"/>
        </w:rPr>
        <w:t xml:space="preserve">The value is given a name the </w:t>
      </w:r>
      <w:r w:rsidR="004572CC">
        <w:rPr>
          <w:highlight w:val="white"/>
        </w:rPr>
        <w:t>reflects</w:t>
      </w:r>
      <w:r>
        <w:rPr>
          <w:highlight w:val="white"/>
        </w:rPr>
        <w:t xml:space="preserve"> its type and its actual value.</w:t>
      </w:r>
    </w:p>
    <w:p w14:paraId="0F41F98A" w14:textId="77777777" w:rsidR="009F7A62" w:rsidRPr="00013F62" w:rsidRDefault="009F7A62" w:rsidP="00013F62">
      <w:pPr>
        <w:pStyle w:val="Code"/>
        <w:rPr>
          <w:highlight w:val="white"/>
        </w:rPr>
      </w:pPr>
      <w:r w:rsidRPr="00013F62">
        <w:rPr>
          <w:highlight w:val="white"/>
        </w:rPr>
        <w:t xml:space="preserve">    public static string ValueName(CCompiler.Type type, object value) {</w:t>
      </w:r>
    </w:p>
    <w:p w14:paraId="710EE9CA" w14:textId="7CAD8344"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 null);</w:t>
      </w:r>
    </w:p>
    <w:p w14:paraId="642BCF3C" w14:textId="77777777" w:rsidR="009F7A62" w:rsidRPr="00013F62" w:rsidRDefault="009F7A62" w:rsidP="00013F62">
      <w:pPr>
        <w:pStyle w:val="Code"/>
        <w:rPr>
          <w:highlight w:val="white"/>
        </w:rPr>
      </w:pPr>
    </w:p>
    <w:p w14:paraId="7FBA1D84" w14:textId="77777777" w:rsidR="009F7A62" w:rsidRPr="00013F62" w:rsidRDefault="009F7A62" w:rsidP="00013F62">
      <w:pPr>
        <w:pStyle w:val="Code"/>
        <w:rPr>
          <w:highlight w:val="white"/>
        </w:rPr>
      </w:pPr>
      <w:r w:rsidRPr="00013F62">
        <w:rPr>
          <w:highlight w:val="white"/>
        </w:rPr>
        <w:t xml:space="preserve">      if (value is string) {</w:t>
      </w:r>
    </w:p>
    <w:p w14:paraId="220B404C" w14:textId="77777777" w:rsidR="009F7A62" w:rsidRPr="00013F62" w:rsidRDefault="009F7A62" w:rsidP="00013F62">
      <w:pPr>
        <w:pStyle w:val="Code"/>
        <w:rPr>
          <w:highlight w:val="white"/>
        </w:rPr>
      </w:pPr>
      <w:r w:rsidRPr="00013F62">
        <w:rPr>
          <w:highlight w:val="white"/>
        </w:rPr>
        <w:t xml:space="preserve">        string text = (string) value;</w:t>
      </w:r>
    </w:p>
    <w:p w14:paraId="24AE7A74" w14:textId="77777777" w:rsidR="009F7A62" w:rsidRPr="00013F62" w:rsidRDefault="009F7A62" w:rsidP="00013F62">
      <w:pPr>
        <w:pStyle w:val="Code"/>
        <w:rPr>
          <w:highlight w:val="white"/>
        </w:rPr>
      </w:pPr>
      <w:r w:rsidRPr="00013F62">
        <w:rPr>
          <w:highlight w:val="white"/>
        </w:rPr>
        <w:t xml:space="preserve">        StringBuilder buffer = new StringBuilder();</w:t>
      </w:r>
    </w:p>
    <w:p w14:paraId="549C7B9F" w14:textId="77777777" w:rsidR="009F7A62" w:rsidRPr="00013F62" w:rsidRDefault="009F7A62" w:rsidP="00013F62">
      <w:pPr>
        <w:pStyle w:val="Code"/>
        <w:rPr>
          <w:highlight w:val="white"/>
        </w:rPr>
      </w:pPr>
    </w:p>
    <w:p w14:paraId="123F678B" w14:textId="77777777" w:rsidR="009F7A62" w:rsidRPr="00013F62" w:rsidRDefault="009F7A62" w:rsidP="00013F62">
      <w:pPr>
        <w:pStyle w:val="Code"/>
        <w:rPr>
          <w:highlight w:val="white"/>
        </w:rPr>
      </w:pPr>
      <w:r w:rsidRPr="00013F62">
        <w:rPr>
          <w:highlight w:val="white"/>
        </w:rPr>
        <w:t xml:space="preserve">        for (int index = 0; index &lt; text.Length; ++index) {</w:t>
      </w:r>
    </w:p>
    <w:p w14:paraId="2573FEBD" w14:textId="77777777" w:rsidR="009F7A62" w:rsidRPr="00013F62" w:rsidRDefault="009F7A62" w:rsidP="00013F62">
      <w:pPr>
        <w:pStyle w:val="Code"/>
        <w:rPr>
          <w:highlight w:val="white"/>
        </w:rPr>
      </w:pPr>
      <w:r w:rsidRPr="00013F62">
        <w:rPr>
          <w:highlight w:val="white"/>
        </w:rPr>
        <w:t xml:space="preserve">          if (char.IsLetterOrDigit(text[index]) ||</w:t>
      </w:r>
    </w:p>
    <w:p w14:paraId="6E0057D2" w14:textId="77777777" w:rsidR="009F7A62" w:rsidRPr="00013F62" w:rsidRDefault="009F7A62" w:rsidP="00013F62">
      <w:pPr>
        <w:pStyle w:val="Code"/>
        <w:rPr>
          <w:highlight w:val="white"/>
        </w:rPr>
      </w:pPr>
      <w:r w:rsidRPr="00013F62">
        <w:rPr>
          <w:highlight w:val="white"/>
        </w:rPr>
        <w:t xml:space="preserve">              (text[index] == '_')) {</w:t>
      </w:r>
    </w:p>
    <w:p w14:paraId="1E361837" w14:textId="77777777" w:rsidR="009F7A62" w:rsidRPr="00013F62" w:rsidRDefault="009F7A62" w:rsidP="00013F62">
      <w:pPr>
        <w:pStyle w:val="Code"/>
        <w:rPr>
          <w:highlight w:val="white"/>
        </w:rPr>
      </w:pPr>
      <w:r w:rsidRPr="00013F62">
        <w:rPr>
          <w:highlight w:val="white"/>
        </w:rPr>
        <w:t xml:space="preserve">            buffer.Append(text[index]);</w:t>
      </w:r>
    </w:p>
    <w:p w14:paraId="1C4BB273" w14:textId="77777777" w:rsidR="009F7A62" w:rsidRPr="00013F62" w:rsidRDefault="009F7A62" w:rsidP="00013F62">
      <w:pPr>
        <w:pStyle w:val="Code"/>
        <w:rPr>
          <w:highlight w:val="white"/>
        </w:rPr>
      </w:pPr>
      <w:r w:rsidRPr="00013F62">
        <w:rPr>
          <w:highlight w:val="white"/>
        </w:rPr>
        <w:t xml:space="preserve">          }</w:t>
      </w:r>
    </w:p>
    <w:p w14:paraId="1F09AFA9" w14:textId="77777777" w:rsidR="009F7A62" w:rsidRPr="00013F62" w:rsidRDefault="009F7A62" w:rsidP="00013F62">
      <w:pPr>
        <w:pStyle w:val="Code"/>
        <w:rPr>
          <w:highlight w:val="white"/>
        </w:rPr>
      </w:pPr>
      <w:r w:rsidRPr="00013F62">
        <w:rPr>
          <w:highlight w:val="white"/>
        </w:rPr>
        <w:t xml:space="preserve">          else if (text[index] != '\0') {</w:t>
      </w:r>
    </w:p>
    <w:p w14:paraId="51A49D9E" w14:textId="77777777" w:rsidR="009F7A62" w:rsidRPr="00013F62" w:rsidRDefault="009F7A62" w:rsidP="00013F62">
      <w:pPr>
        <w:pStyle w:val="Code"/>
        <w:rPr>
          <w:highlight w:val="white"/>
        </w:rPr>
      </w:pPr>
      <w:r w:rsidRPr="00013F62">
        <w:rPr>
          <w:highlight w:val="white"/>
        </w:rPr>
        <w:t xml:space="preserve">            int asciiValue = (int) text[index];</w:t>
      </w:r>
    </w:p>
    <w:p w14:paraId="333F8B38" w14:textId="77777777" w:rsidR="009F7A62" w:rsidRPr="00013F62" w:rsidRDefault="009F7A62" w:rsidP="00013F62">
      <w:pPr>
        <w:pStyle w:val="Code"/>
        <w:rPr>
          <w:highlight w:val="white"/>
        </w:rPr>
      </w:pPr>
      <w:r w:rsidRPr="00013F62">
        <w:rPr>
          <w:highlight w:val="white"/>
        </w:rPr>
        <w:t xml:space="preserve">            char hex1 = "0123456789ABCDEF"[asciiValue / 16],</w:t>
      </w:r>
    </w:p>
    <w:p w14:paraId="27CCAE80" w14:textId="77777777" w:rsidR="009F7A62" w:rsidRPr="00013F62" w:rsidRDefault="009F7A62" w:rsidP="00013F62">
      <w:pPr>
        <w:pStyle w:val="Code"/>
        <w:rPr>
          <w:highlight w:val="white"/>
        </w:rPr>
      </w:pPr>
      <w:r w:rsidRPr="00013F62">
        <w:rPr>
          <w:highlight w:val="white"/>
        </w:rPr>
        <w:t xml:space="preserve">                 hex2 = "0123456789ABCDEF"[asciiValue % 16];</w:t>
      </w:r>
    </w:p>
    <w:p w14:paraId="724F1F17" w14:textId="77777777" w:rsidR="009F7A62" w:rsidRPr="009F7A62" w:rsidRDefault="009F7A62" w:rsidP="009F7A62">
      <w:pPr>
        <w:pStyle w:val="Code"/>
        <w:rPr>
          <w:highlight w:val="white"/>
        </w:rPr>
      </w:pPr>
      <w:r w:rsidRPr="009F7A62">
        <w:rPr>
          <w:highlight w:val="white"/>
        </w:rPr>
        <w:t xml:space="preserve">            buffer.Append(hex1.ToString() + hex2.ToString());</w:t>
      </w:r>
    </w:p>
    <w:p w14:paraId="6068B734" w14:textId="77777777" w:rsidR="009F7A62" w:rsidRPr="009F7A62" w:rsidRDefault="009F7A62" w:rsidP="009F7A62">
      <w:pPr>
        <w:pStyle w:val="Code"/>
        <w:rPr>
          <w:highlight w:val="white"/>
        </w:rPr>
      </w:pPr>
      <w:r w:rsidRPr="009F7A62">
        <w:rPr>
          <w:highlight w:val="white"/>
        </w:rPr>
        <w:t xml:space="preserve">          }</w:t>
      </w:r>
    </w:p>
    <w:p w14:paraId="2C493DDA" w14:textId="77777777" w:rsidR="009F7A62" w:rsidRPr="009F7A62" w:rsidRDefault="009F7A62" w:rsidP="009F7A62">
      <w:pPr>
        <w:pStyle w:val="Code"/>
        <w:rPr>
          <w:highlight w:val="white"/>
        </w:rPr>
      </w:pPr>
      <w:r w:rsidRPr="009F7A62">
        <w:rPr>
          <w:highlight w:val="white"/>
        </w:rPr>
        <w:t xml:space="preserve">        }</w:t>
      </w:r>
    </w:p>
    <w:p w14:paraId="10D6A69F" w14:textId="77777777" w:rsidR="009F7A62" w:rsidRPr="009F7A62" w:rsidRDefault="009F7A62" w:rsidP="009F7A62">
      <w:pPr>
        <w:pStyle w:val="Code"/>
        <w:rPr>
          <w:highlight w:val="white"/>
        </w:rPr>
      </w:pPr>
    </w:p>
    <w:p w14:paraId="15C2CDBF" w14:textId="77777777" w:rsidR="009F7A62" w:rsidRPr="009F7A62" w:rsidRDefault="009F7A62" w:rsidP="009F7A62">
      <w:pPr>
        <w:pStyle w:val="Code"/>
        <w:rPr>
          <w:highlight w:val="white"/>
        </w:rPr>
      </w:pPr>
      <w:r w:rsidRPr="009F7A62">
        <w:rPr>
          <w:highlight w:val="white"/>
        </w:rPr>
        <w:t xml:space="preserve">        return "string_" + buffer.ToString() + Symbol.NumberId;</w:t>
      </w:r>
    </w:p>
    <w:p w14:paraId="6D5BE3C3" w14:textId="77777777" w:rsidR="009F7A62" w:rsidRPr="009F7A62" w:rsidRDefault="009F7A62" w:rsidP="009F7A62">
      <w:pPr>
        <w:pStyle w:val="Code"/>
        <w:rPr>
          <w:highlight w:val="white"/>
        </w:rPr>
      </w:pPr>
      <w:r w:rsidRPr="009F7A62">
        <w:rPr>
          <w:highlight w:val="white"/>
        </w:rPr>
        <w:t xml:space="preserve">      }</w:t>
      </w:r>
    </w:p>
    <w:p w14:paraId="793DA5B3" w14:textId="77777777" w:rsidR="009F7A62" w:rsidRPr="009F7A62" w:rsidRDefault="009F7A62" w:rsidP="009F7A62">
      <w:pPr>
        <w:pStyle w:val="Code"/>
        <w:rPr>
          <w:highlight w:val="white"/>
        </w:rPr>
      </w:pPr>
      <w:r w:rsidRPr="009F7A62">
        <w:rPr>
          <w:highlight w:val="white"/>
        </w:rPr>
        <w:t xml:space="preserve">      else if (value is StaticAddress) {</w:t>
      </w:r>
    </w:p>
    <w:p w14:paraId="4D0AB997" w14:textId="77777777" w:rsidR="009F7A62" w:rsidRPr="009F7A62" w:rsidRDefault="009F7A62" w:rsidP="009F7A62">
      <w:pPr>
        <w:pStyle w:val="Code"/>
        <w:rPr>
          <w:highlight w:val="white"/>
        </w:rPr>
      </w:pPr>
      <w:r w:rsidRPr="009F7A62">
        <w:rPr>
          <w:highlight w:val="white"/>
        </w:rPr>
        <w:t xml:space="preserve">        StaticAddress staticAddress = (StaticAddress) value;</w:t>
      </w:r>
    </w:p>
    <w:p w14:paraId="7C4E037D" w14:textId="77777777" w:rsidR="00013F62" w:rsidRDefault="009F7A62" w:rsidP="009F7A62">
      <w:pPr>
        <w:pStyle w:val="Code"/>
        <w:rPr>
          <w:highlight w:val="white"/>
        </w:rPr>
      </w:pPr>
      <w:r w:rsidRPr="009F7A62">
        <w:rPr>
          <w:highlight w:val="white"/>
        </w:rPr>
        <w:t xml:space="preserve">        return "staticaddress" + Symbol.SeparatorId + staticAddress.UniqueName</w:t>
      </w:r>
    </w:p>
    <w:p w14:paraId="2A215199" w14:textId="742C9989" w:rsidR="009F7A62" w:rsidRPr="009F7A62" w:rsidRDefault="00013F62" w:rsidP="009F7A62">
      <w:pPr>
        <w:pStyle w:val="Code"/>
        <w:rPr>
          <w:highlight w:val="white"/>
        </w:rPr>
      </w:pPr>
      <w:r>
        <w:rPr>
          <w:highlight w:val="white"/>
        </w:rPr>
        <w:t xml:space="preserve">              </w:t>
      </w:r>
      <w:r w:rsidR="009F7A62" w:rsidRPr="009F7A62">
        <w:rPr>
          <w:highlight w:val="white"/>
        </w:rPr>
        <w:t xml:space="preserve"> +</w:t>
      </w:r>
      <w:r>
        <w:rPr>
          <w:highlight w:val="white"/>
        </w:rPr>
        <w:t xml:space="preserve"> </w:t>
      </w:r>
      <w:r w:rsidR="009F7A62" w:rsidRPr="009F7A62">
        <w:rPr>
          <w:highlight w:val="white"/>
        </w:rPr>
        <w:t>Symbol.SeparatorId + staticAddress.Offset + Symbol.NumberId;</w:t>
      </w:r>
    </w:p>
    <w:p w14:paraId="5B4415D9" w14:textId="77777777" w:rsidR="009F7A62" w:rsidRPr="009F7A62" w:rsidRDefault="009F7A62" w:rsidP="009F7A62">
      <w:pPr>
        <w:pStyle w:val="Code"/>
        <w:rPr>
          <w:highlight w:val="white"/>
        </w:rPr>
      </w:pPr>
      <w:r w:rsidRPr="009F7A62">
        <w:rPr>
          <w:highlight w:val="white"/>
        </w:rPr>
        <w:t xml:space="preserve">      }</w:t>
      </w:r>
    </w:p>
    <w:p w14:paraId="5E0719AB" w14:textId="77777777" w:rsidR="009F7A62" w:rsidRPr="009F7A62" w:rsidRDefault="009F7A62" w:rsidP="009F7A62">
      <w:pPr>
        <w:pStyle w:val="Code"/>
        <w:rPr>
          <w:highlight w:val="white"/>
        </w:rPr>
      </w:pPr>
      <w:r w:rsidRPr="009F7A62">
        <w:rPr>
          <w:highlight w:val="white"/>
        </w:rPr>
        <w:t xml:space="preserve">      else if (type.IsArray()) {</w:t>
      </w:r>
    </w:p>
    <w:p w14:paraId="5170AE48" w14:textId="77777777" w:rsidR="009F7A62" w:rsidRPr="009F7A62" w:rsidRDefault="009F7A62" w:rsidP="009F7A62">
      <w:pPr>
        <w:pStyle w:val="Code"/>
        <w:rPr>
          <w:highlight w:val="white"/>
        </w:rPr>
      </w:pPr>
      <w:r w:rsidRPr="009F7A62">
        <w:rPr>
          <w:highlight w:val="white"/>
        </w:rPr>
        <w:t xml:space="preserve">        return "Array_" + Symbol.NumberId; // + ((value != null) ? value : "");</w:t>
      </w:r>
    </w:p>
    <w:p w14:paraId="6ADACEFB" w14:textId="77777777" w:rsidR="009F7A62" w:rsidRPr="009F7A62" w:rsidRDefault="009F7A62" w:rsidP="009F7A62">
      <w:pPr>
        <w:pStyle w:val="Code"/>
        <w:rPr>
          <w:highlight w:val="white"/>
        </w:rPr>
      </w:pPr>
      <w:r w:rsidRPr="009F7A62">
        <w:rPr>
          <w:highlight w:val="white"/>
        </w:rPr>
        <w:t xml:space="preserve">      }</w:t>
      </w:r>
    </w:p>
    <w:p w14:paraId="67435051" w14:textId="77777777" w:rsidR="009F7A62" w:rsidRPr="009F7A62" w:rsidRDefault="009F7A62" w:rsidP="009F7A62">
      <w:pPr>
        <w:pStyle w:val="Code"/>
        <w:rPr>
          <w:highlight w:val="white"/>
        </w:rPr>
      </w:pPr>
      <w:r w:rsidRPr="009F7A62">
        <w:rPr>
          <w:highlight w:val="white"/>
        </w:rPr>
        <w:t xml:space="preserve">      else if (type.IsFloating()) {</w:t>
      </w:r>
    </w:p>
    <w:p w14:paraId="3A1E7CE5" w14:textId="77777777" w:rsidR="00013F62" w:rsidRDefault="009F7A62" w:rsidP="009F7A62">
      <w:pPr>
        <w:pStyle w:val="Code"/>
        <w:rPr>
          <w:highlight w:val="white"/>
        </w:rPr>
      </w:pPr>
      <w:r w:rsidRPr="009F7A62">
        <w:rPr>
          <w:highlight w:val="white"/>
        </w:rPr>
        <w:t xml:space="preserve">        return "float" + type.Size().ToString() + Symbol.SeparatorId +</w:t>
      </w:r>
    </w:p>
    <w:p w14:paraId="1C6D2B3D" w14:textId="7F1D2119"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232087A6" w14:textId="77777777" w:rsidR="009F7A62" w:rsidRPr="009F7A62" w:rsidRDefault="009F7A62" w:rsidP="009F7A62">
      <w:pPr>
        <w:pStyle w:val="Code"/>
        <w:rPr>
          <w:highlight w:val="white"/>
        </w:rPr>
      </w:pPr>
      <w:r w:rsidRPr="009F7A62">
        <w:rPr>
          <w:highlight w:val="white"/>
        </w:rPr>
        <w:t xml:space="preserve">      }</w:t>
      </w:r>
    </w:p>
    <w:p w14:paraId="32009F88" w14:textId="77777777" w:rsidR="009F7A62" w:rsidRPr="009F7A62" w:rsidRDefault="009F7A62" w:rsidP="009F7A62">
      <w:pPr>
        <w:pStyle w:val="Code"/>
        <w:rPr>
          <w:highlight w:val="white"/>
        </w:rPr>
      </w:pPr>
      <w:r w:rsidRPr="009F7A62">
        <w:rPr>
          <w:highlight w:val="white"/>
        </w:rPr>
        <w:t xml:space="preserve">      else if (type.IsLogical()) {</w:t>
      </w:r>
    </w:p>
    <w:p w14:paraId="5844EAFA" w14:textId="77777777" w:rsidR="00013F62" w:rsidRDefault="009F7A62" w:rsidP="009F7A62">
      <w:pPr>
        <w:pStyle w:val="Code"/>
        <w:rPr>
          <w:highlight w:val="white"/>
        </w:rPr>
      </w:pPr>
      <w:r w:rsidRPr="009F7A62">
        <w:rPr>
          <w:highlight w:val="white"/>
        </w:rPr>
        <w:t xml:space="preserve">        return "int" + type.Size().ToString() + Symbol.SeparatorId +</w:t>
      </w:r>
    </w:p>
    <w:p w14:paraId="5CF4EF09" w14:textId="5B6490F5"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3B8302D0" w14:textId="77777777" w:rsidR="009F7A62" w:rsidRPr="009F7A62" w:rsidRDefault="009F7A62" w:rsidP="009F7A62">
      <w:pPr>
        <w:pStyle w:val="Code"/>
        <w:rPr>
          <w:highlight w:val="white"/>
        </w:rPr>
      </w:pPr>
      <w:r w:rsidRPr="009F7A62">
        <w:rPr>
          <w:highlight w:val="white"/>
        </w:rPr>
        <w:t xml:space="preserve">      }</w:t>
      </w:r>
    </w:p>
    <w:p w14:paraId="2C0FB789" w14:textId="77777777" w:rsidR="009F7A62" w:rsidRPr="009F7A62" w:rsidRDefault="009F7A62" w:rsidP="009F7A62">
      <w:pPr>
        <w:pStyle w:val="Code"/>
        <w:rPr>
          <w:highlight w:val="white"/>
        </w:rPr>
      </w:pPr>
      <w:r w:rsidRPr="009F7A62">
        <w:rPr>
          <w:highlight w:val="white"/>
        </w:rPr>
        <w:t xml:space="preserve">      else {</w:t>
      </w:r>
    </w:p>
    <w:p w14:paraId="54B73AA3" w14:textId="77777777" w:rsidR="00013F62" w:rsidRDefault="009F7A62" w:rsidP="009F7A62">
      <w:pPr>
        <w:pStyle w:val="Code"/>
        <w:rPr>
          <w:highlight w:val="white"/>
        </w:rPr>
      </w:pPr>
      <w:r w:rsidRPr="009F7A62">
        <w:rPr>
          <w:highlight w:val="white"/>
        </w:rPr>
        <w:t xml:space="preserve">        return "int" + type.Size().ToString() + Symbol.SeparatorId +</w:t>
      </w:r>
    </w:p>
    <w:p w14:paraId="7200D1AB" w14:textId="5F5419A1" w:rsidR="009F7A62" w:rsidRPr="009F7A62" w:rsidRDefault="00013F62" w:rsidP="009F7A62">
      <w:pPr>
        <w:pStyle w:val="Code"/>
        <w:rPr>
          <w:highlight w:val="white"/>
        </w:rPr>
      </w:pPr>
      <w:r>
        <w:rPr>
          <w:highlight w:val="white"/>
        </w:rPr>
        <w:t xml:space="preserve">               </w:t>
      </w:r>
      <w:r w:rsidR="009F7A62" w:rsidRPr="009F7A62">
        <w:rPr>
          <w:highlight w:val="white"/>
        </w:rPr>
        <w:t>value.ToString().Replace("-", "minus") + Symbol.NumberId;</w:t>
      </w:r>
    </w:p>
    <w:p w14:paraId="2478713A" w14:textId="77777777" w:rsidR="009F7A62" w:rsidRPr="009F7A62" w:rsidRDefault="009F7A62" w:rsidP="009F7A62">
      <w:pPr>
        <w:pStyle w:val="Code"/>
        <w:rPr>
          <w:highlight w:val="white"/>
        </w:rPr>
      </w:pPr>
      <w:r w:rsidRPr="009F7A62">
        <w:rPr>
          <w:highlight w:val="white"/>
        </w:rPr>
        <w:t xml:space="preserve">      }</w:t>
      </w:r>
    </w:p>
    <w:p w14:paraId="3B9C8B52" w14:textId="77777777" w:rsidR="009F7A62" w:rsidRPr="009F7A62" w:rsidRDefault="009F7A62" w:rsidP="009F7A62">
      <w:pPr>
        <w:pStyle w:val="Code"/>
        <w:rPr>
          <w:highlight w:val="white"/>
        </w:rPr>
      </w:pPr>
      <w:r w:rsidRPr="009F7A62">
        <w:rPr>
          <w:highlight w:val="white"/>
        </w:rPr>
        <w:t xml:space="preserve">    }</w:t>
      </w:r>
    </w:p>
    <w:p w14:paraId="7F99AD0A" w14:textId="77777777" w:rsidR="009F7A62" w:rsidRPr="009F7A62" w:rsidRDefault="009F7A62" w:rsidP="009F7A62">
      <w:pPr>
        <w:pStyle w:val="Code"/>
        <w:rPr>
          <w:highlight w:val="white"/>
        </w:rPr>
      </w:pPr>
    </w:p>
    <w:p w14:paraId="45905A2F" w14:textId="77777777" w:rsidR="009F7A62" w:rsidRPr="009F7A62" w:rsidRDefault="009F7A62" w:rsidP="009F7A62">
      <w:pPr>
        <w:pStyle w:val="Code"/>
        <w:rPr>
          <w:highlight w:val="white"/>
        </w:rPr>
      </w:pPr>
      <w:r w:rsidRPr="009F7A62">
        <w:rPr>
          <w:highlight w:val="white"/>
        </w:rPr>
        <w:lastRenderedPageBreak/>
        <w:t xml:space="preserve">    public string Name {</w:t>
      </w:r>
    </w:p>
    <w:p w14:paraId="4DE09929" w14:textId="77777777" w:rsidR="009F7A62" w:rsidRPr="009F7A62" w:rsidRDefault="009F7A62" w:rsidP="009F7A62">
      <w:pPr>
        <w:pStyle w:val="Code"/>
        <w:rPr>
          <w:highlight w:val="white"/>
        </w:rPr>
      </w:pPr>
      <w:r w:rsidRPr="009F7A62">
        <w:rPr>
          <w:highlight w:val="white"/>
        </w:rPr>
        <w:t xml:space="preserve">      get { return m_name; }</w:t>
      </w:r>
    </w:p>
    <w:p w14:paraId="3C609CCD" w14:textId="77777777" w:rsidR="009F7A62" w:rsidRPr="009F7A62" w:rsidRDefault="009F7A62" w:rsidP="009F7A62">
      <w:pPr>
        <w:pStyle w:val="Code"/>
        <w:rPr>
          <w:highlight w:val="white"/>
        </w:rPr>
      </w:pPr>
      <w:r w:rsidRPr="009F7A62">
        <w:rPr>
          <w:highlight w:val="white"/>
        </w:rPr>
        <w:t xml:space="preserve">      set { m_name = value; }</w:t>
      </w:r>
    </w:p>
    <w:p w14:paraId="616C3552" w14:textId="77777777" w:rsidR="009F7A62" w:rsidRPr="009F7A62" w:rsidRDefault="009F7A62" w:rsidP="009F7A62">
      <w:pPr>
        <w:pStyle w:val="Code"/>
        <w:rPr>
          <w:highlight w:val="white"/>
        </w:rPr>
      </w:pPr>
      <w:r w:rsidRPr="009F7A62">
        <w:rPr>
          <w:highlight w:val="white"/>
        </w:rPr>
        <w:t xml:space="preserve">    }</w:t>
      </w:r>
    </w:p>
    <w:p w14:paraId="0F466442" w14:textId="77777777" w:rsidR="009F7A62" w:rsidRPr="009F7A62" w:rsidRDefault="009F7A62" w:rsidP="009F7A62">
      <w:pPr>
        <w:pStyle w:val="Code"/>
        <w:rPr>
          <w:highlight w:val="white"/>
        </w:rPr>
      </w:pPr>
    </w:p>
    <w:p w14:paraId="1A80E6CF" w14:textId="77777777" w:rsidR="009F7A62" w:rsidRPr="009F7A62" w:rsidRDefault="009F7A62" w:rsidP="009F7A62">
      <w:pPr>
        <w:pStyle w:val="Code"/>
        <w:rPr>
          <w:highlight w:val="white"/>
        </w:rPr>
      </w:pPr>
      <w:r w:rsidRPr="009F7A62">
        <w:rPr>
          <w:highlight w:val="white"/>
        </w:rPr>
        <w:t xml:space="preserve">    public string UniqueName {</w:t>
      </w:r>
    </w:p>
    <w:p w14:paraId="5E235AD4" w14:textId="77777777" w:rsidR="009F7A62" w:rsidRPr="009F7A62" w:rsidRDefault="009F7A62" w:rsidP="009F7A62">
      <w:pPr>
        <w:pStyle w:val="Code"/>
        <w:rPr>
          <w:highlight w:val="white"/>
        </w:rPr>
      </w:pPr>
      <w:r w:rsidRPr="009F7A62">
        <w:rPr>
          <w:highlight w:val="white"/>
        </w:rPr>
        <w:t xml:space="preserve">      get { return m_uniqueName; }</w:t>
      </w:r>
    </w:p>
    <w:p w14:paraId="0D6069BC" w14:textId="77777777" w:rsidR="009F7A62" w:rsidRPr="009F7A62" w:rsidRDefault="009F7A62" w:rsidP="009F7A62">
      <w:pPr>
        <w:pStyle w:val="Code"/>
        <w:rPr>
          <w:highlight w:val="white"/>
        </w:rPr>
      </w:pPr>
      <w:r w:rsidRPr="009F7A62">
        <w:rPr>
          <w:highlight w:val="white"/>
        </w:rPr>
        <w:t xml:space="preserve">      set { m_uniqueName = value; }</w:t>
      </w:r>
    </w:p>
    <w:p w14:paraId="46C5084B" w14:textId="77777777" w:rsidR="009F7A62" w:rsidRPr="009F7A62" w:rsidRDefault="009F7A62" w:rsidP="009F7A62">
      <w:pPr>
        <w:pStyle w:val="Code"/>
        <w:rPr>
          <w:highlight w:val="white"/>
        </w:rPr>
      </w:pPr>
      <w:r w:rsidRPr="009F7A62">
        <w:rPr>
          <w:highlight w:val="white"/>
        </w:rPr>
        <w:t xml:space="preserve">    }</w:t>
      </w:r>
    </w:p>
    <w:p w14:paraId="0FDC0B87" w14:textId="77777777" w:rsidR="009F7A62" w:rsidRPr="009F7A62" w:rsidRDefault="009F7A62" w:rsidP="009F7A62">
      <w:pPr>
        <w:pStyle w:val="Code"/>
        <w:rPr>
          <w:highlight w:val="white"/>
        </w:rPr>
      </w:pPr>
    </w:p>
    <w:p w14:paraId="07B2EB33" w14:textId="77777777" w:rsidR="009F7A62" w:rsidRPr="009F7A62" w:rsidRDefault="009F7A62" w:rsidP="009F7A62">
      <w:pPr>
        <w:pStyle w:val="Code"/>
        <w:rPr>
          <w:highlight w:val="white"/>
        </w:rPr>
      </w:pPr>
      <w:r w:rsidRPr="009F7A62">
        <w:rPr>
          <w:highlight w:val="white"/>
        </w:rPr>
        <w:t xml:space="preserve">    public bool ExternalLinkage {</w:t>
      </w:r>
    </w:p>
    <w:p w14:paraId="75F5BCFF" w14:textId="77777777" w:rsidR="009F7A62" w:rsidRPr="009F7A62" w:rsidRDefault="009F7A62" w:rsidP="009F7A62">
      <w:pPr>
        <w:pStyle w:val="Code"/>
        <w:rPr>
          <w:highlight w:val="white"/>
        </w:rPr>
      </w:pPr>
      <w:r w:rsidRPr="009F7A62">
        <w:rPr>
          <w:highlight w:val="white"/>
        </w:rPr>
        <w:t xml:space="preserve">      get { return m_externalLinkage; }</w:t>
      </w:r>
    </w:p>
    <w:p w14:paraId="6F6068B0" w14:textId="77777777" w:rsidR="009F7A62" w:rsidRPr="009F7A62" w:rsidRDefault="009F7A62" w:rsidP="009F7A62">
      <w:pPr>
        <w:pStyle w:val="Code"/>
        <w:rPr>
          <w:highlight w:val="white"/>
        </w:rPr>
      </w:pPr>
      <w:r w:rsidRPr="009F7A62">
        <w:rPr>
          <w:highlight w:val="white"/>
        </w:rPr>
        <w:t xml:space="preserve">    }</w:t>
      </w:r>
    </w:p>
    <w:p w14:paraId="609D110F" w14:textId="77777777" w:rsidR="009F7A62" w:rsidRPr="009F7A62" w:rsidRDefault="009F7A62" w:rsidP="009F7A62">
      <w:pPr>
        <w:pStyle w:val="Code"/>
        <w:rPr>
          <w:highlight w:val="white"/>
        </w:rPr>
      </w:pPr>
    </w:p>
    <w:p w14:paraId="04A466A9" w14:textId="77777777" w:rsidR="009F7A62" w:rsidRPr="009F7A62" w:rsidRDefault="009F7A62" w:rsidP="009F7A62">
      <w:pPr>
        <w:pStyle w:val="Code"/>
        <w:rPr>
          <w:highlight w:val="white"/>
        </w:rPr>
      </w:pPr>
      <w:r w:rsidRPr="009F7A62">
        <w:rPr>
          <w:highlight w:val="white"/>
        </w:rPr>
        <w:t xml:space="preserve">    public Storage Storage {</w:t>
      </w:r>
    </w:p>
    <w:p w14:paraId="32031EB0" w14:textId="77777777" w:rsidR="009F7A62" w:rsidRPr="009F7A62" w:rsidRDefault="009F7A62" w:rsidP="009F7A62">
      <w:pPr>
        <w:pStyle w:val="Code"/>
        <w:rPr>
          <w:highlight w:val="white"/>
        </w:rPr>
      </w:pPr>
      <w:r w:rsidRPr="009F7A62">
        <w:rPr>
          <w:highlight w:val="white"/>
        </w:rPr>
        <w:t xml:space="preserve">      get { return m_storage; }</w:t>
      </w:r>
    </w:p>
    <w:p w14:paraId="3CBD0FBE" w14:textId="77777777" w:rsidR="009F7A62" w:rsidRPr="009F7A62" w:rsidRDefault="009F7A62" w:rsidP="009F7A62">
      <w:pPr>
        <w:pStyle w:val="Code"/>
        <w:rPr>
          <w:highlight w:val="white"/>
        </w:rPr>
      </w:pPr>
      <w:r w:rsidRPr="009F7A62">
        <w:rPr>
          <w:highlight w:val="white"/>
        </w:rPr>
        <w:t xml:space="preserve">      set { m_storage = value; }</w:t>
      </w:r>
    </w:p>
    <w:p w14:paraId="3C11C2A4" w14:textId="77777777" w:rsidR="009F7A62" w:rsidRPr="009F7A62" w:rsidRDefault="009F7A62" w:rsidP="009F7A62">
      <w:pPr>
        <w:pStyle w:val="Code"/>
        <w:rPr>
          <w:highlight w:val="white"/>
        </w:rPr>
      </w:pPr>
      <w:r w:rsidRPr="009F7A62">
        <w:rPr>
          <w:highlight w:val="white"/>
        </w:rPr>
        <w:t xml:space="preserve">    }</w:t>
      </w:r>
    </w:p>
    <w:p w14:paraId="1064E685" w14:textId="77777777" w:rsidR="009F7A62" w:rsidRPr="009F7A62" w:rsidRDefault="009F7A62" w:rsidP="009F7A62">
      <w:pPr>
        <w:pStyle w:val="Code"/>
        <w:rPr>
          <w:highlight w:val="white"/>
        </w:rPr>
      </w:pPr>
    </w:p>
    <w:p w14:paraId="09EC4719" w14:textId="77777777" w:rsidR="009F7A62" w:rsidRPr="009F7A62" w:rsidRDefault="009F7A62" w:rsidP="009F7A62">
      <w:pPr>
        <w:pStyle w:val="Code"/>
        <w:rPr>
          <w:highlight w:val="white"/>
        </w:rPr>
      </w:pPr>
      <w:r w:rsidRPr="009F7A62">
        <w:rPr>
          <w:highlight w:val="white"/>
        </w:rPr>
        <w:t xml:space="preserve">    public Type Type {</w:t>
      </w:r>
    </w:p>
    <w:p w14:paraId="48704833" w14:textId="77777777" w:rsidR="009F7A62" w:rsidRPr="009F7A62" w:rsidRDefault="009F7A62" w:rsidP="009F7A62">
      <w:pPr>
        <w:pStyle w:val="Code"/>
        <w:rPr>
          <w:highlight w:val="white"/>
        </w:rPr>
      </w:pPr>
      <w:r w:rsidRPr="009F7A62">
        <w:rPr>
          <w:highlight w:val="white"/>
        </w:rPr>
        <w:t xml:space="preserve">      get { return m_type; }</w:t>
      </w:r>
    </w:p>
    <w:p w14:paraId="168E9642" w14:textId="77777777" w:rsidR="009F7A62" w:rsidRPr="009F7A62" w:rsidRDefault="009F7A62" w:rsidP="009F7A62">
      <w:pPr>
        <w:pStyle w:val="Code"/>
        <w:rPr>
          <w:highlight w:val="white"/>
        </w:rPr>
      </w:pPr>
      <w:r w:rsidRPr="009F7A62">
        <w:rPr>
          <w:highlight w:val="white"/>
        </w:rPr>
        <w:t xml:space="preserve">      set { m_type = value; }</w:t>
      </w:r>
    </w:p>
    <w:p w14:paraId="7727319F" w14:textId="77777777" w:rsidR="009F7A62" w:rsidRPr="009F7A62" w:rsidRDefault="009F7A62" w:rsidP="009F7A62">
      <w:pPr>
        <w:pStyle w:val="Code"/>
        <w:rPr>
          <w:highlight w:val="white"/>
        </w:rPr>
      </w:pPr>
      <w:r w:rsidRPr="009F7A62">
        <w:rPr>
          <w:highlight w:val="white"/>
        </w:rPr>
        <w:t xml:space="preserve">    }</w:t>
      </w:r>
    </w:p>
    <w:p w14:paraId="35A7A430" w14:textId="77777777" w:rsidR="009F7A62" w:rsidRPr="009F7A62" w:rsidRDefault="009F7A62" w:rsidP="009F7A62">
      <w:pPr>
        <w:pStyle w:val="Code"/>
        <w:rPr>
          <w:highlight w:val="white"/>
        </w:rPr>
      </w:pPr>
    </w:p>
    <w:p w14:paraId="7B528FFD" w14:textId="77777777" w:rsidR="009F7A62" w:rsidRPr="009F7A62" w:rsidRDefault="009F7A62" w:rsidP="009F7A62">
      <w:pPr>
        <w:pStyle w:val="Code"/>
        <w:rPr>
          <w:highlight w:val="white"/>
        </w:rPr>
      </w:pPr>
      <w:r w:rsidRPr="009F7A62">
        <w:rPr>
          <w:highlight w:val="white"/>
        </w:rPr>
        <w:t xml:space="preserve">    public int Offset {</w:t>
      </w:r>
    </w:p>
    <w:p w14:paraId="296AD2D9" w14:textId="77777777" w:rsidR="009F7A62" w:rsidRPr="009F7A62" w:rsidRDefault="009F7A62" w:rsidP="009F7A62">
      <w:pPr>
        <w:pStyle w:val="Code"/>
        <w:rPr>
          <w:highlight w:val="white"/>
        </w:rPr>
      </w:pPr>
      <w:r w:rsidRPr="009F7A62">
        <w:rPr>
          <w:highlight w:val="white"/>
        </w:rPr>
        <w:t xml:space="preserve">      get { return m_offset; }</w:t>
      </w:r>
    </w:p>
    <w:p w14:paraId="0227A514" w14:textId="77777777" w:rsidR="009F7A62" w:rsidRPr="009F7A62" w:rsidRDefault="009F7A62" w:rsidP="009F7A62">
      <w:pPr>
        <w:pStyle w:val="Code"/>
        <w:rPr>
          <w:highlight w:val="white"/>
        </w:rPr>
      </w:pPr>
      <w:r w:rsidRPr="009F7A62">
        <w:rPr>
          <w:highlight w:val="white"/>
        </w:rPr>
        <w:t xml:space="preserve">      set { m_offset = value; }</w:t>
      </w:r>
    </w:p>
    <w:p w14:paraId="45F4A65D" w14:textId="77777777" w:rsidR="009F7A62" w:rsidRPr="009F7A62" w:rsidRDefault="009F7A62" w:rsidP="009F7A62">
      <w:pPr>
        <w:pStyle w:val="Code"/>
        <w:rPr>
          <w:highlight w:val="white"/>
        </w:rPr>
      </w:pPr>
      <w:r w:rsidRPr="009F7A62">
        <w:rPr>
          <w:highlight w:val="white"/>
        </w:rPr>
        <w:t xml:space="preserve">    }</w:t>
      </w:r>
    </w:p>
    <w:p w14:paraId="559F1D2C" w14:textId="77777777" w:rsidR="009F7A62" w:rsidRPr="009F7A62" w:rsidRDefault="009F7A62" w:rsidP="009F7A62">
      <w:pPr>
        <w:pStyle w:val="Code"/>
        <w:rPr>
          <w:highlight w:val="white"/>
        </w:rPr>
      </w:pPr>
    </w:p>
    <w:p w14:paraId="542EF43B" w14:textId="77777777" w:rsidR="009F7A62" w:rsidRPr="009F7A62" w:rsidRDefault="009F7A62" w:rsidP="009F7A62">
      <w:pPr>
        <w:pStyle w:val="Code"/>
        <w:rPr>
          <w:highlight w:val="white"/>
        </w:rPr>
      </w:pPr>
      <w:r w:rsidRPr="009F7A62">
        <w:rPr>
          <w:highlight w:val="white"/>
        </w:rPr>
        <w:t xml:space="preserve">    public bool IsExtern() {</w:t>
      </w:r>
    </w:p>
    <w:p w14:paraId="285C4DB5" w14:textId="77777777" w:rsidR="009F7A62" w:rsidRPr="009F7A62" w:rsidRDefault="009F7A62" w:rsidP="009F7A62">
      <w:pPr>
        <w:pStyle w:val="Code"/>
        <w:rPr>
          <w:highlight w:val="white"/>
        </w:rPr>
      </w:pPr>
      <w:r w:rsidRPr="009F7A62">
        <w:rPr>
          <w:highlight w:val="white"/>
        </w:rPr>
        <w:t xml:space="preserve">      return (m_storage == Storage.Extern);</w:t>
      </w:r>
    </w:p>
    <w:p w14:paraId="781DDD29" w14:textId="77777777" w:rsidR="009F7A62" w:rsidRPr="009F7A62" w:rsidRDefault="009F7A62" w:rsidP="009F7A62">
      <w:pPr>
        <w:pStyle w:val="Code"/>
        <w:rPr>
          <w:highlight w:val="white"/>
        </w:rPr>
      </w:pPr>
      <w:r w:rsidRPr="009F7A62">
        <w:rPr>
          <w:highlight w:val="white"/>
        </w:rPr>
        <w:t xml:space="preserve">    }</w:t>
      </w:r>
    </w:p>
    <w:p w14:paraId="2CBA67E1" w14:textId="77777777" w:rsidR="009F7A62" w:rsidRPr="009F7A62" w:rsidRDefault="009F7A62" w:rsidP="009F7A62">
      <w:pPr>
        <w:pStyle w:val="Code"/>
        <w:rPr>
          <w:highlight w:val="white"/>
        </w:rPr>
      </w:pPr>
      <w:r w:rsidRPr="009F7A62">
        <w:rPr>
          <w:highlight w:val="white"/>
        </w:rPr>
        <w:t xml:space="preserve">  </w:t>
      </w:r>
    </w:p>
    <w:p w14:paraId="062FF17E" w14:textId="77777777" w:rsidR="009F7A62" w:rsidRPr="009F7A62" w:rsidRDefault="009F7A62" w:rsidP="009F7A62">
      <w:pPr>
        <w:pStyle w:val="Code"/>
        <w:rPr>
          <w:highlight w:val="white"/>
        </w:rPr>
      </w:pPr>
      <w:r w:rsidRPr="009F7A62">
        <w:rPr>
          <w:highlight w:val="white"/>
        </w:rPr>
        <w:t xml:space="preserve">    public bool IsStatic() {</w:t>
      </w:r>
    </w:p>
    <w:p w14:paraId="78501E93" w14:textId="77777777" w:rsidR="009F7A62" w:rsidRPr="009F7A62" w:rsidRDefault="009F7A62" w:rsidP="009F7A62">
      <w:pPr>
        <w:pStyle w:val="Code"/>
        <w:rPr>
          <w:highlight w:val="white"/>
        </w:rPr>
      </w:pPr>
      <w:r w:rsidRPr="009F7A62">
        <w:rPr>
          <w:highlight w:val="white"/>
        </w:rPr>
        <w:t xml:space="preserve">      return (m_storage == Storage.Static);</w:t>
      </w:r>
    </w:p>
    <w:p w14:paraId="34B1E943" w14:textId="77777777" w:rsidR="009F7A62" w:rsidRPr="009F7A62" w:rsidRDefault="009F7A62" w:rsidP="009F7A62">
      <w:pPr>
        <w:pStyle w:val="Code"/>
        <w:rPr>
          <w:highlight w:val="white"/>
        </w:rPr>
      </w:pPr>
      <w:r w:rsidRPr="009F7A62">
        <w:rPr>
          <w:highlight w:val="white"/>
        </w:rPr>
        <w:t xml:space="preserve">    }</w:t>
      </w:r>
    </w:p>
    <w:p w14:paraId="284E6C8F" w14:textId="77777777" w:rsidR="009F7A62" w:rsidRPr="009F7A62" w:rsidRDefault="009F7A62" w:rsidP="009F7A62">
      <w:pPr>
        <w:pStyle w:val="Code"/>
        <w:rPr>
          <w:highlight w:val="white"/>
        </w:rPr>
      </w:pPr>
      <w:r w:rsidRPr="009F7A62">
        <w:rPr>
          <w:highlight w:val="white"/>
        </w:rPr>
        <w:t xml:space="preserve">  </w:t>
      </w:r>
    </w:p>
    <w:p w14:paraId="63A76CC9" w14:textId="77777777" w:rsidR="009F7A62" w:rsidRPr="009F7A62" w:rsidRDefault="009F7A62" w:rsidP="009F7A62">
      <w:pPr>
        <w:pStyle w:val="Code"/>
        <w:rPr>
          <w:highlight w:val="white"/>
        </w:rPr>
      </w:pPr>
      <w:r w:rsidRPr="009F7A62">
        <w:rPr>
          <w:highlight w:val="white"/>
        </w:rPr>
        <w:t xml:space="preserve">    public bool IsExternOrStatic() {</w:t>
      </w:r>
    </w:p>
    <w:p w14:paraId="290535C2" w14:textId="77777777" w:rsidR="009F7A62" w:rsidRPr="009F7A62" w:rsidRDefault="009F7A62" w:rsidP="009F7A62">
      <w:pPr>
        <w:pStyle w:val="Code"/>
        <w:rPr>
          <w:highlight w:val="white"/>
        </w:rPr>
      </w:pPr>
      <w:r w:rsidRPr="009F7A62">
        <w:rPr>
          <w:highlight w:val="white"/>
        </w:rPr>
        <w:t xml:space="preserve">      return IsExtern() || IsStatic();</w:t>
      </w:r>
    </w:p>
    <w:p w14:paraId="47EC2C0B" w14:textId="77777777" w:rsidR="009F7A62" w:rsidRPr="009F7A62" w:rsidRDefault="009F7A62" w:rsidP="009F7A62">
      <w:pPr>
        <w:pStyle w:val="Code"/>
        <w:rPr>
          <w:highlight w:val="white"/>
        </w:rPr>
      </w:pPr>
      <w:r w:rsidRPr="009F7A62">
        <w:rPr>
          <w:highlight w:val="white"/>
        </w:rPr>
        <w:t xml:space="preserve">    }</w:t>
      </w:r>
    </w:p>
    <w:p w14:paraId="4A62704C" w14:textId="77777777" w:rsidR="009F7A62" w:rsidRPr="009F7A62" w:rsidRDefault="009F7A62" w:rsidP="009F7A62">
      <w:pPr>
        <w:pStyle w:val="Code"/>
        <w:rPr>
          <w:highlight w:val="white"/>
        </w:rPr>
      </w:pPr>
      <w:r w:rsidRPr="009F7A62">
        <w:rPr>
          <w:highlight w:val="white"/>
        </w:rPr>
        <w:t xml:space="preserve">  </w:t>
      </w:r>
    </w:p>
    <w:p w14:paraId="3D7AE655" w14:textId="77777777" w:rsidR="009F7A62" w:rsidRPr="009F7A62" w:rsidRDefault="009F7A62" w:rsidP="009F7A62">
      <w:pPr>
        <w:pStyle w:val="Code"/>
        <w:rPr>
          <w:highlight w:val="white"/>
        </w:rPr>
      </w:pPr>
      <w:r w:rsidRPr="009F7A62">
        <w:rPr>
          <w:highlight w:val="white"/>
        </w:rPr>
        <w:t xml:space="preserve">    public bool IsTypedef() {</w:t>
      </w:r>
    </w:p>
    <w:p w14:paraId="2EE312BD" w14:textId="77777777" w:rsidR="009F7A62" w:rsidRPr="009F7A62" w:rsidRDefault="009F7A62" w:rsidP="009F7A62">
      <w:pPr>
        <w:pStyle w:val="Code"/>
        <w:rPr>
          <w:highlight w:val="white"/>
        </w:rPr>
      </w:pPr>
      <w:r w:rsidRPr="009F7A62">
        <w:rPr>
          <w:highlight w:val="white"/>
        </w:rPr>
        <w:t xml:space="preserve">      return (m_storage == Storage.Typedef);</w:t>
      </w:r>
    </w:p>
    <w:p w14:paraId="5852978D" w14:textId="77777777" w:rsidR="009F7A62" w:rsidRPr="009F7A62" w:rsidRDefault="009F7A62" w:rsidP="009F7A62">
      <w:pPr>
        <w:pStyle w:val="Code"/>
        <w:rPr>
          <w:highlight w:val="white"/>
        </w:rPr>
      </w:pPr>
      <w:r w:rsidRPr="009F7A62">
        <w:rPr>
          <w:highlight w:val="white"/>
        </w:rPr>
        <w:t xml:space="preserve">    }</w:t>
      </w:r>
    </w:p>
    <w:p w14:paraId="738CF395" w14:textId="77777777" w:rsidR="009F7A62" w:rsidRPr="009F7A62" w:rsidRDefault="009F7A62" w:rsidP="009F7A62">
      <w:pPr>
        <w:pStyle w:val="Code"/>
        <w:rPr>
          <w:highlight w:val="white"/>
        </w:rPr>
      </w:pPr>
      <w:r w:rsidRPr="009F7A62">
        <w:rPr>
          <w:highlight w:val="white"/>
        </w:rPr>
        <w:t xml:space="preserve">  </w:t>
      </w:r>
    </w:p>
    <w:p w14:paraId="01698289" w14:textId="77777777" w:rsidR="009F7A62" w:rsidRPr="009F7A62" w:rsidRDefault="009F7A62" w:rsidP="009F7A62">
      <w:pPr>
        <w:pStyle w:val="Code"/>
        <w:rPr>
          <w:highlight w:val="white"/>
        </w:rPr>
      </w:pPr>
      <w:r w:rsidRPr="009F7A62">
        <w:rPr>
          <w:highlight w:val="white"/>
        </w:rPr>
        <w:t xml:space="preserve">    public bool IsAuto() {</w:t>
      </w:r>
    </w:p>
    <w:p w14:paraId="47C1685C" w14:textId="77777777" w:rsidR="009F7A62" w:rsidRPr="009F7A62" w:rsidRDefault="009F7A62" w:rsidP="009F7A62">
      <w:pPr>
        <w:pStyle w:val="Code"/>
        <w:rPr>
          <w:highlight w:val="white"/>
        </w:rPr>
      </w:pPr>
      <w:r w:rsidRPr="009F7A62">
        <w:rPr>
          <w:highlight w:val="white"/>
        </w:rPr>
        <w:t xml:space="preserve">      return (m_storage == Storage.Auto);</w:t>
      </w:r>
    </w:p>
    <w:p w14:paraId="61CD59CD" w14:textId="77777777" w:rsidR="009F7A62" w:rsidRPr="009F7A62" w:rsidRDefault="009F7A62" w:rsidP="009F7A62">
      <w:pPr>
        <w:pStyle w:val="Code"/>
        <w:rPr>
          <w:highlight w:val="white"/>
        </w:rPr>
      </w:pPr>
      <w:r w:rsidRPr="009F7A62">
        <w:rPr>
          <w:highlight w:val="white"/>
        </w:rPr>
        <w:t xml:space="preserve">    }</w:t>
      </w:r>
    </w:p>
    <w:p w14:paraId="1DFB049C" w14:textId="77777777" w:rsidR="009F7A62" w:rsidRPr="009F7A62" w:rsidRDefault="009F7A62" w:rsidP="009F7A62">
      <w:pPr>
        <w:pStyle w:val="Code"/>
        <w:rPr>
          <w:highlight w:val="white"/>
        </w:rPr>
      </w:pPr>
    </w:p>
    <w:p w14:paraId="41ECA72B" w14:textId="77777777" w:rsidR="009F7A62" w:rsidRPr="009F7A62" w:rsidRDefault="009F7A62" w:rsidP="009F7A62">
      <w:pPr>
        <w:pStyle w:val="Code"/>
        <w:rPr>
          <w:highlight w:val="white"/>
        </w:rPr>
      </w:pPr>
      <w:r w:rsidRPr="009F7A62">
        <w:rPr>
          <w:highlight w:val="white"/>
        </w:rPr>
        <w:t xml:space="preserve">    public bool IsRegister() {</w:t>
      </w:r>
    </w:p>
    <w:p w14:paraId="2ED5F5F0" w14:textId="77777777" w:rsidR="009F7A62" w:rsidRPr="009F7A62" w:rsidRDefault="009F7A62" w:rsidP="009F7A62">
      <w:pPr>
        <w:pStyle w:val="Code"/>
        <w:rPr>
          <w:highlight w:val="white"/>
        </w:rPr>
      </w:pPr>
      <w:r w:rsidRPr="009F7A62">
        <w:rPr>
          <w:highlight w:val="white"/>
        </w:rPr>
        <w:t xml:space="preserve">      return (m_storage == Storage.Register);</w:t>
      </w:r>
    </w:p>
    <w:p w14:paraId="6148BF71" w14:textId="77777777" w:rsidR="009F7A62" w:rsidRPr="009F7A62" w:rsidRDefault="009F7A62" w:rsidP="009F7A62">
      <w:pPr>
        <w:pStyle w:val="Code"/>
        <w:rPr>
          <w:highlight w:val="white"/>
        </w:rPr>
      </w:pPr>
      <w:r w:rsidRPr="009F7A62">
        <w:rPr>
          <w:highlight w:val="white"/>
        </w:rPr>
        <w:t xml:space="preserve">    }</w:t>
      </w:r>
    </w:p>
    <w:p w14:paraId="3EE5484A" w14:textId="77777777" w:rsidR="009F7A62" w:rsidRPr="009F7A62" w:rsidRDefault="009F7A62" w:rsidP="009F7A62">
      <w:pPr>
        <w:pStyle w:val="Code"/>
        <w:rPr>
          <w:highlight w:val="white"/>
        </w:rPr>
      </w:pPr>
    </w:p>
    <w:p w14:paraId="7D130A7B" w14:textId="77777777" w:rsidR="009F7A62" w:rsidRPr="009F7A62" w:rsidRDefault="009F7A62" w:rsidP="009F7A62">
      <w:pPr>
        <w:pStyle w:val="Code"/>
        <w:rPr>
          <w:highlight w:val="white"/>
        </w:rPr>
      </w:pPr>
      <w:r w:rsidRPr="009F7A62">
        <w:rPr>
          <w:highlight w:val="white"/>
        </w:rPr>
        <w:t xml:space="preserve">    public bool IsAutoOrRegister() {</w:t>
      </w:r>
    </w:p>
    <w:p w14:paraId="5E861B73" w14:textId="77777777" w:rsidR="009F7A62" w:rsidRPr="009F7A62" w:rsidRDefault="009F7A62" w:rsidP="009F7A62">
      <w:pPr>
        <w:pStyle w:val="Code"/>
        <w:rPr>
          <w:highlight w:val="white"/>
        </w:rPr>
      </w:pPr>
      <w:r w:rsidRPr="009F7A62">
        <w:rPr>
          <w:highlight w:val="white"/>
        </w:rPr>
        <w:t xml:space="preserve">      return IsAuto() || IsRegister();</w:t>
      </w:r>
    </w:p>
    <w:p w14:paraId="59D7F3E7" w14:textId="77777777" w:rsidR="009F7A62" w:rsidRPr="009F7A62" w:rsidRDefault="009F7A62" w:rsidP="009F7A62">
      <w:pPr>
        <w:pStyle w:val="Code"/>
        <w:rPr>
          <w:highlight w:val="white"/>
        </w:rPr>
      </w:pPr>
      <w:r w:rsidRPr="009F7A62">
        <w:rPr>
          <w:highlight w:val="white"/>
        </w:rPr>
        <w:t xml:space="preserve">    }</w:t>
      </w:r>
    </w:p>
    <w:p w14:paraId="4CB4B8B0" w14:textId="77777777" w:rsidR="009F7A62" w:rsidRPr="009F7A62" w:rsidRDefault="009F7A62" w:rsidP="009F7A62">
      <w:pPr>
        <w:pStyle w:val="Code"/>
        <w:rPr>
          <w:highlight w:val="white"/>
        </w:rPr>
      </w:pPr>
    </w:p>
    <w:p w14:paraId="4C1E14A0" w14:textId="77777777" w:rsidR="009F7A62" w:rsidRPr="009F7A62" w:rsidRDefault="009F7A62" w:rsidP="009F7A62">
      <w:pPr>
        <w:pStyle w:val="Code"/>
        <w:rPr>
          <w:highlight w:val="white"/>
        </w:rPr>
      </w:pPr>
      <w:r w:rsidRPr="009F7A62">
        <w:rPr>
          <w:highlight w:val="white"/>
        </w:rPr>
        <w:lastRenderedPageBreak/>
        <w:t xml:space="preserve">    public ISet&lt;MiddleCode&gt; TrueSet {</w:t>
      </w:r>
    </w:p>
    <w:p w14:paraId="390A0C0D" w14:textId="77777777" w:rsidR="009F7A62" w:rsidRPr="009F7A62" w:rsidRDefault="009F7A62" w:rsidP="009F7A62">
      <w:pPr>
        <w:pStyle w:val="Code"/>
        <w:rPr>
          <w:highlight w:val="white"/>
        </w:rPr>
      </w:pPr>
      <w:r w:rsidRPr="009F7A62">
        <w:rPr>
          <w:highlight w:val="white"/>
        </w:rPr>
        <w:t xml:space="preserve">      get { return m_trueSet; }</w:t>
      </w:r>
    </w:p>
    <w:p w14:paraId="517D24F7" w14:textId="77777777" w:rsidR="009F7A62" w:rsidRPr="009F7A62" w:rsidRDefault="009F7A62" w:rsidP="009F7A62">
      <w:pPr>
        <w:pStyle w:val="Code"/>
        <w:rPr>
          <w:highlight w:val="white"/>
        </w:rPr>
      </w:pPr>
      <w:r w:rsidRPr="009F7A62">
        <w:rPr>
          <w:highlight w:val="white"/>
        </w:rPr>
        <w:t xml:space="preserve">    }</w:t>
      </w:r>
    </w:p>
    <w:p w14:paraId="48FFF431" w14:textId="77777777" w:rsidR="009F7A62" w:rsidRPr="009F7A62" w:rsidRDefault="009F7A62" w:rsidP="009F7A62">
      <w:pPr>
        <w:pStyle w:val="Code"/>
        <w:rPr>
          <w:highlight w:val="white"/>
        </w:rPr>
      </w:pPr>
    </w:p>
    <w:p w14:paraId="1E47DB30" w14:textId="77777777" w:rsidR="009F7A62" w:rsidRPr="009F7A62" w:rsidRDefault="009F7A62" w:rsidP="009F7A62">
      <w:pPr>
        <w:pStyle w:val="Code"/>
        <w:rPr>
          <w:highlight w:val="white"/>
        </w:rPr>
      </w:pPr>
      <w:r w:rsidRPr="009F7A62">
        <w:rPr>
          <w:highlight w:val="white"/>
        </w:rPr>
        <w:t xml:space="preserve">    public ISet&lt;MiddleCode&gt; FalseSet {</w:t>
      </w:r>
    </w:p>
    <w:p w14:paraId="45B07CAE" w14:textId="77777777" w:rsidR="009F7A62" w:rsidRPr="009F7A62" w:rsidRDefault="009F7A62" w:rsidP="009F7A62">
      <w:pPr>
        <w:pStyle w:val="Code"/>
        <w:rPr>
          <w:highlight w:val="white"/>
        </w:rPr>
      </w:pPr>
      <w:r w:rsidRPr="009F7A62">
        <w:rPr>
          <w:highlight w:val="white"/>
        </w:rPr>
        <w:t xml:space="preserve">      get { return m_falseSet; }</w:t>
      </w:r>
    </w:p>
    <w:p w14:paraId="1EABFA8D" w14:textId="77777777" w:rsidR="009F7A62" w:rsidRPr="009F7A62" w:rsidRDefault="009F7A62" w:rsidP="009F7A62">
      <w:pPr>
        <w:pStyle w:val="Code"/>
        <w:rPr>
          <w:highlight w:val="white"/>
        </w:rPr>
      </w:pPr>
      <w:r w:rsidRPr="009F7A62">
        <w:rPr>
          <w:highlight w:val="white"/>
        </w:rPr>
        <w:t xml:space="preserve">    }</w:t>
      </w:r>
    </w:p>
    <w:p w14:paraId="46B7B6CF" w14:textId="77777777" w:rsidR="009F7A62" w:rsidRPr="009F7A62" w:rsidRDefault="009F7A62" w:rsidP="009F7A62">
      <w:pPr>
        <w:pStyle w:val="Code"/>
        <w:rPr>
          <w:highlight w:val="white"/>
        </w:rPr>
      </w:pPr>
    </w:p>
    <w:p w14:paraId="10ECF6E6" w14:textId="77777777" w:rsidR="009F7A62" w:rsidRPr="009F7A62" w:rsidRDefault="009F7A62" w:rsidP="009F7A62">
      <w:pPr>
        <w:pStyle w:val="Code"/>
        <w:rPr>
          <w:highlight w:val="white"/>
        </w:rPr>
      </w:pPr>
      <w:r w:rsidRPr="009F7A62">
        <w:rPr>
          <w:highlight w:val="white"/>
        </w:rPr>
        <w:t xml:space="preserve">    public bool IsParameter() {</w:t>
      </w:r>
    </w:p>
    <w:p w14:paraId="6DC884E8" w14:textId="77777777" w:rsidR="009F7A62" w:rsidRPr="009F7A62" w:rsidRDefault="009F7A62" w:rsidP="009F7A62">
      <w:pPr>
        <w:pStyle w:val="Code"/>
        <w:rPr>
          <w:highlight w:val="white"/>
        </w:rPr>
      </w:pPr>
      <w:r w:rsidRPr="009F7A62">
        <w:rPr>
          <w:highlight w:val="white"/>
        </w:rPr>
        <w:t xml:space="preserve">      return m_parameter;</w:t>
      </w:r>
    </w:p>
    <w:p w14:paraId="409FB0B1" w14:textId="77777777" w:rsidR="009F7A62" w:rsidRPr="009F7A62" w:rsidRDefault="009F7A62" w:rsidP="009F7A62">
      <w:pPr>
        <w:pStyle w:val="Code"/>
        <w:rPr>
          <w:highlight w:val="white"/>
        </w:rPr>
      </w:pPr>
      <w:r w:rsidRPr="009F7A62">
        <w:rPr>
          <w:highlight w:val="white"/>
        </w:rPr>
        <w:t xml:space="preserve">    }</w:t>
      </w:r>
    </w:p>
    <w:p w14:paraId="494A4C3E" w14:textId="77777777" w:rsidR="009F7A62" w:rsidRPr="009F7A62" w:rsidRDefault="009F7A62" w:rsidP="009F7A62">
      <w:pPr>
        <w:pStyle w:val="Code"/>
        <w:rPr>
          <w:highlight w:val="white"/>
        </w:rPr>
      </w:pPr>
      <w:r w:rsidRPr="009F7A62">
        <w:rPr>
          <w:highlight w:val="white"/>
        </w:rPr>
        <w:t xml:space="preserve">          </w:t>
      </w:r>
    </w:p>
    <w:p w14:paraId="425BCD7A" w14:textId="77777777" w:rsidR="009F7A62" w:rsidRPr="009F7A62" w:rsidRDefault="009F7A62" w:rsidP="009F7A62">
      <w:pPr>
        <w:pStyle w:val="Code"/>
        <w:rPr>
          <w:highlight w:val="white"/>
        </w:rPr>
      </w:pPr>
      <w:r w:rsidRPr="009F7A62">
        <w:rPr>
          <w:highlight w:val="white"/>
        </w:rPr>
        <w:t xml:space="preserve">    public bool IsTemporary() {</w:t>
      </w:r>
    </w:p>
    <w:p w14:paraId="56E68AD3" w14:textId="77777777" w:rsidR="009F7A62" w:rsidRPr="009F7A62" w:rsidRDefault="009F7A62" w:rsidP="009F7A62">
      <w:pPr>
        <w:pStyle w:val="Code"/>
        <w:rPr>
          <w:highlight w:val="white"/>
        </w:rPr>
      </w:pPr>
      <w:r w:rsidRPr="009F7A62">
        <w:rPr>
          <w:highlight w:val="white"/>
        </w:rPr>
        <w:t xml:space="preserve">      return m_temporary;</w:t>
      </w:r>
    </w:p>
    <w:p w14:paraId="6568A1C2" w14:textId="77777777" w:rsidR="009F7A62" w:rsidRPr="009F7A62" w:rsidRDefault="009F7A62" w:rsidP="009F7A62">
      <w:pPr>
        <w:pStyle w:val="Code"/>
        <w:rPr>
          <w:highlight w:val="white"/>
        </w:rPr>
      </w:pPr>
      <w:r w:rsidRPr="009F7A62">
        <w:rPr>
          <w:highlight w:val="white"/>
        </w:rPr>
        <w:t xml:space="preserve">    }</w:t>
      </w:r>
    </w:p>
    <w:p w14:paraId="7A1278E6" w14:textId="77777777" w:rsidR="009F7A62" w:rsidRPr="009F7A62" w:rsidRDefault="009F7A62" w:rsidP="009F7A62">
      <w:pPr>
        <w:pStyle w:val="Code"/>
        <w:rPr>
          <w:highlight w:val="white"/>
        </w:rPr>
      </w:pPr>
    </w:p>
    <w:p w14:paraId="31B4FF33" w14:textId="77777777" w:rsidR="009F7A62" w:rsidRPr="009F7A62" w:rsidRDefault="009F7A62" w:rsidP="009F7A62">
      <w:pPr>
        <w:pStyle w:val="Code"/>
        <w:rPr>
          <w:highlight w:val="white"/>
        </w:rPr>
      </w:pPr>
      <w:r w:rsidRPr="009F7A62">
        <w:rPr>
          <w:highlight w:val="white"/>
        </w:rPr>
        <w:t xml:space="preserve">    public object Value {</w:t>
      </w:r>
    </w:p>
    <w:p w14:paraId="07AF13E2" w14:textId="77777777" w:rsidR="009F7A62" w:rsidRPr="009F7A62" w:rsidRDefault="009F7A62" w:rsidP="009F7A62">
      <w:pPr>
        <w:pStyle w:val="Code"/>
        <w:rPr>
          <w:highlight w:val="white"/>
        </w:rPr>
      </w:pPr>
      <w:r w:rsidRPr="009F7A62">
        <w:rPr>
          <w:highlight w:val="white"/>
        </w:rPr>
        <w:t xml:space="preserve">      get { return m_value; }</w:t>
      </w:r>
    </w:p>
    <w:p w14:paraId="629A7C19" w14:textId="77777777" w:rsidR="009F7A62" w:rsidRPr="009F7A62" w:rsidRDefault="009F7A62" w:rsidP="009F7A62">
      <w:pPr>
        <w:pStyle w:val="Code"/>
        <w:rPr>
          <w:highlight w:val="white"/>
        </w:rPr>
      </w:pPr>
      <w:r w:rsidRPr="009F7A62">
        <w:rPr>
          <w:highlight w:val="white"/>
        </w:rPr>
        <w:t xml:space="preserve">      set { m_value = value; }</w:t>
      </w:r>
    </w:p>
    <w:p w14:paraId="5B97B15C" w14:textId="77777777" w:rsidR="009F7A62" w:rsidRPr="009F7A62" w:rsidRDefault="009F7A62" w:rsidP="009F7A62">
      <w:pPr>
        <w:pStyle w:val="Code"/>
        <w:rPr>
          <w:highlight w:val="white"/>
        </w:rPr>
      </w:pPr>
      <w:r w:rsidRPr="009F7A62">
        <w:rPr>
          <w:highlight w:val="white"/>
        </w:rPr>
        <w:t xml:space="preserve">    }</w:t>
      </w:r>
    </w:p>
    <w:p w14:paraId="657BEDF0" w14:textId="77777777" w:rsidR="009F7A62" w:rsidRPr="009F7A62" w:rsidRDefault="009F7A62" w:rsidP="009F7A62">
      <w:pPr>
        <w:pStyle w:val="Code"/>
        <w:rPr>
          <w:highlight w:val="white"/>
        </w:rPr>
      </w:pPr>
      <w:r w:rsidRPr="009F7A62">
        <w:rPr>
          <w:highlight w:val="white"/>
        </w:rPr>
        <w:t xml:space="preserve">  </w:t>
      </w:r>
    </w:p>
    <w:p w14:paraId="5E63F005" w14:textId="77777777" w:rsidR="009F7A62" w:rsidRPr="009F7A62" w:rsidRDefault="009F7A62" w:rsidP="009F7A62">
      <w:pPr>
        <w:pStyle w:val="Code"/>
        <w:rPr>
          <w:highlight w:val="white"/>
        </w:rPr>
      </w:pPr>
      <w:r w:rsidRPr="009F7A62">
        <w:rPr>
          <w:highlight w:val="white"/>
        </w:rPr>
        <w:t xml:space="preserve">    public Symbol AddressSymbol {</w:t>
      </w:r>
    </w:p>
    <w:p w14:paraId="3AFBD5DF" w14:textId="77777777" w:rsidR="009F7A62" w:rsidRPr="009F7A62" w:rsidRDefault="009F7A62" w:rsidP="009F7A62">
      <w:pPr>
        <w:pStyle w:val="Code"/>
        <w:rPr>
          <w:highlight w:val="white"/>
        </w:rPr>
      </w:pPr>
      <w:r w:rsidRPr="009F7A62">
        <w:rPr>
          <w:highlight w:val="white"/>
        </w:rPr>
        <w:t xml:space="preserve">      get { return m_addressSymbol; }</w:t>
      </w:r>
    </w:p>
    <w:p w14:paraId="6A488E9F" w14:textId="77777777" w:rsidR="009F7A62" w:rsidRPr="009F7A62" w:rsidRDefault="009F7A62" w:rsidP="009F7A62">
      <w:pPr>
        <w:pStyle w:val="Code"/>
        <w:rPr>
          <w:highlight w:val="white"/>
        </w:rPr>
      </w:pPr>
      <w:r w:rsidRPr="009F7A62">
        <w:rPr>
          <w:highlight w:val="white"/>
        </w:rPr>
        <w:t xml:space="preserve">      set { m_addressSymbol = value; }</w:t>
      </w:r>
    </w:p>
    <w:p w14:paraId="7C9455F4" w14:textId="77777777" w:rsidR="009F7A62" w:rsidRPr="009F7A62" w:rsidRDefault="009F7A62" w:rsidP="009F7A62">
      <w:pPr>
        <w:pStyle w:val="Code"/>
        <w:rPr>
          <w:highlight w:val="white"/>
        </w:rPr>
      </w:pPr>
      <w:r w:rsidRPr="009F7A62">
        <w:rPr>
          <w:highlight w:val="white"/>
        </w:rPr>
        <w:t xml:space="preserve">    }  </w:t>
      </w:r>
    </w:p>
    <w:p w14:paraId="61B27CEE" w14:textId="77777777" w:rsidR="009F7A62" w:rsidRPr="009F7A62" w:rsidRDefault="009F7A62" w:rsidP="009F7A62">
      <w:pPr>
        <w:pStyle w:val="Code"/>
        <w:rPr>
          <w:highlight w:val="white"/>
        </w:rPr>
      </w:pPr>
    </w:p>
    <w:p w14:paraId="176FAA14" w14:textId="77777777" w:rsidR="009F7A62" w:rsidRPr="009F7A62" w:rsidRDefault="009F7A62" w:rsidP="009F7A62">
      <w:pPr>
        <w:pStyle w:val="Code"/>
        <w:rPr>
          <w:highlight w:val="white"/>
        </w:rPr>
      </w:pPr>
      <w:r w:rsidRPr="009F7A62">
        <w:rPr>
          <w:highlight w:val="white"/>
        </w:rPr>
        <w:t xml:space="preserve">    public int AddressOffset {</w:t>
      </w:r>
    </w:p>
    <w:p w14:paraId="31DC7F28" w14:textId="77777777" w:rsidR="009F7A62" w:rsidRPr="009F7A62" w:rsidRDefault="009F7A62" w:rsidP="009F7A62">
      <w:pPr>
        <w:pStyle w:val="Code"/>
        <w:rPr>
          <w:highlight w:val="white"/>
        </w:rPr>
      </w:pPr>
      <w:r w:rsidRPr="009F7A62">
        <w:rPr>
          <w:highlight w:val="white"/>
        </w:rPr>
        <w:t xml:space="preserve">      get { return m_addressOffset; }</w:t>
      </w:r>
    </w:p>
    <w:p w14:paraId="7306FCB7" w14:textId="77777777" w:rsidR="009F7A62" w:rsidRPr="009F7A62" w:rsidRDefault="009F7A62" w:rsidP="009F7A62">
      <w:pPr>
        <w:pStyle w:val="Code"/>
        <w:rPr>
          <w:highlight w:val="white"/>
        </w:rPr>
      </w:pPr>
      <w:r w:rsidRPr="009F7A62">
        <w:rPr>
          <w:highlight w:val="white"/>
        </w:rPr>
        <w:t xml:space="preserve">      set { m_addressOffset = value; }</w:t>
      </w:r>
    </w:p>
    <w:p w14:paraId="6E19FADA" w14:textId="77777777" w:rsidR="009F7A62" w:rsidRPr="009F7A62" w:rsidRDefault="009F7A62" w:rsidP="009F7A62">
      <w:pPr>
        <w:pStyle w:val="Code"/>
        <w:rPr>
          <w:highlight w:val="white"/>
        </w:rPr>
      </w:pPr>
      <w:r w:rsidRPr="009F7A62">
        <w:rPr>
          <w:highlight w:val="white"/>
        </w:rPr>
        <w:t xml:space="preserve">    }</w:t>
      </w:r>
    </w:p>
    <w:p w14:paraId="75B97F7E" w14:textId="77777777" w:rsidR="009F7A62" w:rsidRPr="009F7A62" w:rsidRDefault="009F7A62" w:rsidP="009F7A62">
      <w:pPr>
        <w:pStyle w:val="Code"/>
        <w:rPr>
          <w:highlight w:val="white"/>
        </w:rPr>
      </w:pPr>
    </w:p>
    <w:p w14:paraId="685D002E" w14:textId="77777777" w:rsidR="009F7A62" w:rsidRPr="009F7A62" w:rsidRDefault="009F7A62" w:rsidP="009F7A62">
      <w:pPr>
        <w:pStyle w:val="Code"/>
        <w:rPr>
          <w:highlight w:val="white"/>
        </w:rPr>
      </w:pPr>
      <w:r w:rsidRPr="009F7A62">
        <w:rPr>
          <w:highlight w:val="white"/>
        </w:rPr>
        <w:t xml:space="preserve">    public bool Assignable {</w:t>
      </w:r>
    </w:p>
    <w:p w14:paraId="52DCC4D8" w14:textId="77777777" w:rsidR="009F7A62" w:rsidRPr="009F7A62" w:rsidRDefault="009F7A62" w:rsidP="009F7A62">
      <w:pPr>
        <w:pStyle w:val="Code"/>
        <w:rPr>
          <w:highlight w:val="white"/>
        </w:rPr>
      </w:pPr>
      <w:r w:rsidRPr="009F7A62">
        <w:rPr>
          <w:highlight w:val="white"/>
        </w:rPr>
        <w:t xml:space="preserve">      get { return m_assignable; }</w:t>
      </w:r>
    </w:p>
    <w:p w14:paraId="7A786E07" w14:textId="77777777" w:rsidR="009F7A62" w:rsidRPr="009F7A62" w:rsidRDefault="009F7A62" w:rsidP="009F7A62">
      <w:pPr>
        <w:pStyle w:val="Code"/>
        <w:rPr>
          <w:highlight w:val="white"/>
        </w:rPr>
      </w:pPr>
      <w:r w:rsidRPr="009F7A62">
        <w:rPr>
          <w:highlight w:val="white"/>
        </w:rPr>
        <w:t xml:space="preserve">      set { m_assignable = value; }</w:t>
      </w:r>
    </w:p>
    <w:p w14:paraId="79220165" w14:textId="77777777" w:rsidR="009F7A62" w:rsidRPr="009F7A62" w:rsidRDefault="009F7A62" w:rsidP="009F7A62">
      <w:pPr>
        <w:pStyle w:val="Code"/>
        <w:rPr>
          <w:highlight w:val="white"/>
        </w:rPr>
      </w:pPr>
      <w:r w:rsidRPr="009F7A62">
        <w:rPr>
          <w:highlight w:val="white"/>
        </w:rPr>
        <w:t xml:space="preserve">    }</w:t>
      </w:r>
    </w:p>
    <w:p w14:paraId="289C6D77" w14:textId="77777777" w:rsidR="009F7A62" w:rsidRPr="009F7A62" w:rsidRDefault="009F7A62" w:rsidP="009F7A62">
      <w:pPr>
        <w:pStyle w:val="Code"/>
        <w:rPr>
          <w:highlight w:val="white"/>
        </w:rPr>
      </w:pPr>
    </w:p>
    <w:p w14:paraId="142025C1" w14:textId="77777777" w:rsidR="009F7A62" w:rsidRPr="009F7A62" w:rsidRDefault="009F7A62" w:rsidP="009F7A62">
      <w:pPr>
        <w:pStyle w:val="Code"/>
        <w:rPr>
          <w:highlight w:val="white"/>
        </w:rPr>
      </w:pPr>
      <w:r w:rsidRPr="009F7A62">
        <w:rPr>
          <w:highlight w:val="white"/>
        </w:rPr>
        <w:t xml:space="preserve">    public bool Addressable {</w:t>
      </w:r>
    </w:p>
    <w:p w14:paraId="30552772" w14:textId="77777777" w:rsidR="009F7A62" w:rsidRPr="009F7A62" w:rsidRDefault="009F7A62" w:rsidP="009F7A62">
      <w:pPr>
        <w:pStyle w:val="Code"/>
        <w:rPr>
          <w:highlight w:val="white"/>
        </w:rPr>
      </w:pPr>
      <w:r w:rsidRPr="009F7A62">
        <w:rPr>
          <w:highlight w:val="white"/>
        </w:rPr>
        <w:t xml:space="preserve">      get { return m_addressable; }</w:t>
      </w:r>
    </w:p>
    <w:p w14:paraId="4DD6FB15" w14:textId="77777777" w:rsidR="009F7A62" w:rsidRPr="009F7A62" w:rsidRDefault="009F7A62" w:rsidP="009F7A62">
      <w:pPr>
        <w:pStyle w:val="Code"/>
        <w:rPr>
          <w:highlight w:val="white"/>
        </w:rPr>
      </w:pPr>
      <w:r w:rsidRPr="009F7A62">
        <w:rPr>
          <w:highlight w:val="white"/>
        </w:rPr>
        <w:t xml:space="preserve">      set { m_addressable = value; }</w:t>
      </w:r>
    </w:p>
    <w:p w14:paraId="4B6B3716" w14:textId="77777777" w:rsidR="009F7A62" w:rsidRPr="009F7A62" w:rsidRDefault="009F7A62" w:rsidP="009F7A62">
      <w:pPr>
        <w:pStyle w:val="Code"/>
        <w:rPr>
          <w:highlight w:val="white"/>
        </w:rPr>
      </w:pPr>
      <w:r w:rsidRPr="009F7A62">
        <w:rPr>
          <w:highlight w:val="white"/>
        </w:rPr>
        <w:t xml:space="preserve">    }</w:t>
      </w:r>
    </w:p>
    <w:p w14:paraId="6B2D1464" w14:textId="77777777" w:rsidR="009F7A62" w:rsidRPr="009F7A62" w:rsidRDefault="009F7A62" w:rsidP="009F7A62">
      <w:pPr>
        <w:pStyle w:val="Code"/>
        <w:rPr>
          <w:highlight w:val="white"/>
        </w:rPr>
      </w:pPr>
    </w:p>
    <w:p w14:paraId="3B743285" w14:textId="77777777" w:rsidR="009F7A62" w:rsidRPr="009F7A62" w:rsidRDefault="009F7A62" w:rsidP="009F7A62">
      <w:pPr>
        <w:pStyle w:val="Code"/>
        <w:rPr>
          <w:highlight w:val="white"/>
        </w:rPr>
      </w:pPr>
      <w:r w:rsidRPr="009F7A62">
        <w:rPr>
          <w:highlight w:val="white"/>
        </w:rPr>
        <w:t xml:space="preserve">    public override string ToString() {</w:t>
      </w:r>
    </w:p>
    <w:p w14:paraId="73C2EB42" w14:textId="77777777" w:rsidR="009F7A62" w:rsidRPr="009F7A62" w:rsidRDefault="009F7A62" w:rsidP="009F7A62">
      <w:pPr>
        <w:pStyle w:val="Code"/>
        <w:rPr>
          <w:highlight w:val="white"/>
        </w:rPr>
      </w:pPr>
      <w:r w:rsidRPr="009F7A62">
        <w:rPr>
          <w:highlight w:val="white"/>
        </w:rPr>
        <w:t xml:space="preserve">      if (m_name != null) {</w:t>
      </w:r>
    </w:p>
    <w:p w14:paraId="17C8461B" w14:textId="77777777" w:rsidR="009F7A62" w:rsidRPr="009F7A62" w:rsidRDefault="009F7A62" w:rsidP="009F7A62">
      <w:pPr>
        <w:pStyle w:val="Code"/>
        <w:rPr>
          <w:highlight w:val="white"/>
        </w:rPr>
      </w:pPr>
      <w:r w:rsidRPr="009F7A62">
        <w:rPr>
          <w:highlight w:val="white"/>
        </w:rPr>
        <w:t xml:space="preserve">        if (m_addressSymbol != null) {</w:t>
      </w:r>
    </w:p>
    <w:p w14:paraId="251CF5E7" w14:textId="77777777" w:rsidR="00013F62" w:rsidRDefault="009F7A62" w:rsidP="009F7A62">
      <w:pPr>
        <w:pStyle w:val="Code"/>
        <w:rPr>
          <w:highlight w:val="white"/>
        </w:rPr>
      </w:pPr>
      <w:r w:rsidRPr="009F7A62">
        <w:rPr>
          <w:highlight w:val="white"/>
        </w:rPr>
        <w:t xml:space="preserve">          return ((m_name != null) ? m_name : "") + " -&gt; " +</w:t>
      </w:r>
    </w:p>
    <w:p w14:paraId="7936287C" w14:textId="6527CD20"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2DBC2378" w14:textId="77777777" w:rsidR="009F7A62" w:rsidRPr="009F7A62" w:rsidRDefault="009F7A62" w:rsidP="009F7A62">
      <w:pPr>
        <w:pStyle w:val="Code"/>
        <w:rPr>
          <w:highlight w:val="white"/>
        </w:rPr>
      </w:pPr>
      <w:r w:rsidRPr="009F7A62">
        <w:rPr>
          <w:highlight w:val="white"/>
        </w:rPr>
        <w:t xml:space="preserve">        }</w:t>
      </w:r>
    </w:p>
    <w:p w14:paraId="25A98757" w14:textId="77777777" w:rsidR="009F7A62" w:rsidRPr="009F7A62" w:rsidRDefault="009F7A62" w:rsidP="009F7A62">
      <w:pPr>
        <w:pStyle w:val="Code"/>
        <w:rPr>
          <w:highlight w:val="white"/>
        </w:rPr>
      </w:pPr>
      <w:r w:rsidRPr="009F7A62">
        <w:rPr>
          <w:highlight w:val="white"/>
        </w:rPr>
        <w:t xml:space="preserve">        else {</w:t>
      </w:r>
    </w:p>
    <w:p w14:paraId="73B9D8CA" w14:textId="77777777" w:rsidR="009F7A62" w:rsidRPr="009F7A62" w:rsidRDefault="009F7A62" w:rsidP="009F7A62">
      <w:pPr>
        <w:pStyle w:val="Code"/>
        <w:rPr>
          <w:highlight w:val="white"/>
        </w:rPr>
      </w:pPr>
      <w:r w:rsidRPr="009F7A62">
        <w:rPr>
          <w:highlight w:val="white"/>
        </w:rPr>
        <w:t xml:space="preserve">          return ((m_name != null) ? m_name : "");</w:t>
      </w:r>
    </w:p>
    <w:p w14:paraId="3BBEA276" w14:textId="77777777" w:rsidR="009F7A62" w:rsidRPr="009F7A62" w:rsidRDefault="009F7A62" w:rsidP="009F7A62">
      <w:pPr>
        <w:pStyle w:val="Code"/>
        <w:rPr>
          <w:highlight w:val="white"/>
        </w:rPr>
      </w:pPr>
      <w:r w:rsidRPr="009F7A62">
        <w:rPr>
          <w:highlight w:val="white"/>
        </w:rPr>
        <w:t xml:space="preserve">        }</w:t>
      </w:r>
    </w:p>
    <w:p w14:paraId="1B6B640F" w14:textId="77777777" w:rsidR="009F7A62" w:rsidRPr="009F7A62" w:rsidRDefault="009F7A62" w:rsidP="009F7A62">
      <w:pPr>
        <w:pStyle w:val="Code"/>
        <w:rPr>
          <w:highlight w:val="white"/>
        </w:rPr>
      </w:pPr>
      <w:r w:rsidRPr="009F7A62">
        <w:rPr>
          <w:highlight w:val="white"/>
        </w:rPr>
        <w:t xml:space="preserve">      }</w:t>
      </w:r>
    </w:p>
    <w:p w14:paraId="01EA491A" w14:textId="77777777" w:rsidR="009F7A62" w:rsidRPr="009F7A62" w:rsidRDefault="009F7A62" w:rsidP="009F7A62">
      <w:pPr>
        <w:pStyle w:val="Code"/>
        <w:rPr>
          <w:highlight w:val="white"/>
        </w:rPr>
      </w:pPr>
      <w:r w:rsidRPr="009F7A62">
        <w:rPr>
          <w:highlight w:val="white"/>
        </w:rPr>
        <w:t xml:space="preserve">      else {</w:t>
      </w:r>
    </w:p>
    <w:p w14:paraId="14032006" w14:textId="77777777" w:rsidR="009F7A62" w:rsidRPr="009F7A62" w:rsidRDefault="009F7A62" w:rsidP="009F7A62">
      <w:pPr>
        <w:pStyle w:val="Code"/>
        <w:rPr>
          <w:highlight w:val="white"/>
        </w:rPr>
      </w:pPr>
      <w:r w:rsidRPr="009F7A62">
        <w:rPr>
          <w:highlight w:val="white"/>
        </w:rPr>
        <w:t xml:space="preserve">        if (m_addressSymbol != null) {</w:t>
      </w:r>
    </w:p>
    <w:p w14:paraId="520E7C59" w14:textId="77777777" w:rsidR="00013F62" w:rsidRDefault="009F7A62" w:rsidP="009F7A62">
      <w:pPr>
        <w:pStyle w:val="Code"/>
        <w:rPr>
          <w:highlight w:val="white"/>
        </w:rPr>
      </w:pPr>
      <w:r w:rsidRPr="009F7A62">
        <w:rPr>
          <w:highlight w:val="white"/>
        </w:rPr>
        <w:t xml:space="preserve">          return ((m_uniqueName != null) ? m_uniqueName : "") + " -&gt; " +</w:t>
      </w:r>
    </w:p>
    <w:p w14:paraId="56F034C9" w14:textId="411D3439"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5825F31C" w14:textId="77777777" w:rsidR="009F7A62" w:rsidRPr="009F7A62" w:rsidRDefault="009F7A62" w:rsidP="009F7A62">
      <w:pPr>
        <w:pStyle w:val="Code"/>
        <w:rPr>
          <w:highlight w:val="white"/>
        </w:rPr>
      </w:pPr>
      <w:r w:rsidRPr="009F7A62">
        <w:rPr>
          <w:highlight w:val="white"/>
        </w:rPr>
        <w:t xml:space="preserve">        }</w:t>
      </w:r>
    </w:p>
    <w:p w14:paraId="42EC6F2F" w14:textId="77777777" w:rsidR="009F7A62" w:rsidRPr="009F7A62" w:rsidRDefault="009F7A62" w:rsidP="009F7A62">
      <w:pPr>
        <w:pStyle w:val="Code"/>
        <w:rPr>
          <w:highlight w:val="white"/>
        </w:rPr>
      </w:pPr>
      <w:r w:rsidRPr="009F7A62">
        <w:rPr>
          <w:highlight w:val="white"/>
        </w:rPr>
        <w:t xml:space="preserve">        else {</w:t>
      </w:r>
    </w:p>
    <w:p w14:paraId="03723B24" w14:textId="77777777" w:rsidR="009F7A62" w:rsidRPr="009F7A62" w:rsidRDefault="009F7A62" w:rsidP="009F7A62">
      <w:pPr>
        <w:pStyle w:val="Code"/>
        <w:rPr>
          <w:highlight w:val="white"/>
        </w:rPr>
      </w:pPr>
      <w:r w:rsidRPr="009F7A62">
        <w:rPr>
          <w:highlight w:val="white"/>
        </w:rPr>
        <w:lastRenderedPageBreak/>
        <w:t xml:space="preserve">          return ((m_uniqueName != null) ? m_uniqueName : "");</w:t>
      </w:r>
    </w:p>
    <w:p w14:paraId="5053781E" w14:textId="77777777" w:rsidR="009F7A62" w:rsidRPr="009F7A62" w:rsidRDefault="009F7A62" w:rsidP="009F7A62">
      <w:pPr>
        <w:pStyle w:val="Code"/>
        <w:rPr>
          <w:highlight w:val="white"/>
        </w:rPr>
      </w:pPr>
      <w:r w:rsidRPr="009F7A62">
        <w:rPr>
          <w:highlight w:val="white"/>
        </w:rPr>
        <w:t xml:space="preserve">        }</w:t>
      </w:r>
    </w:p>
    <w:p w14:paraId="2D33FEE6" w14:textId="77777777" w:rsidR="009F7A62" w:rsidRPr="009F7A62" w:rsidRDefault="009F7A62" w:rsidP="009F7A62">
      <w:pPr>
        <w:pStyle w:val="Code"/>
        <w:rPr>
          <w:highlight w:val="white"/>
        </w:rPr>
      </w:pPr>
      <w:r w:rsidRPr="009F7A62">
        <w:rPr>
          <w:highlight w:val="white"/>
        </w:rPr>
        <w:t xml:space="preserve">      }</w:t>
      </w:r>
    </w:p>
    <w:p w14:paraId="3EC69BE4" w14:textId="77777777" w:rsidR="009F7A62" w:rsidRPr="009F7A62" w:rsidRDefault="009F7A62" w:rsidP="009F7A62">
      <w:pPr>
        <w:pStyle w:val="Code"/>
        <w:rPr>
          <w:highlight w:val="white"/>
        </w:rPr>
      </w:pPr>
      <w:r w:rsidRPr="009F7A62">
        <w:rPr>
          <w:highlight w:val="white"/>
        </w:rPr>
        <w:t xml:space="preserve">    }</w:t>
      </w:r>
    </w:p>
    <w:p w14:paraId="6457479A" w14:textId="77777777" w:rsidR="009F7A62" w:rsidRPr="009F7A62" w:rsidRDefault="009F7A62" w:rsidP="009F7A62">
      <w:pPr>
        <w:pStyle w:val="Code"/>
        <w:rPr>
          <w:highlight w:val="white"/>
        </w:rPr>
      </w:pPr>
    </w:p>
    <w:p w14:paraId="0362CD9E" w14:textId="5E991511" w:rsidR="009F7A62" w:rsidRPr="009F7A62" w:rsidRDefault="009F7A62" w:rsidP="009F7A62">
      <w:pPr>
        <w:pStyle w:val="Code"/>
        <w:rPr>
          <w:highlight w:val="white"/>
        </w:rPr>
      </w:pPr>
      <w:r w:rsidRPr="009F7A62">
        <w:rPr>
          <w:highlight w:val="white"/>
        </w:rPr>
        <w:t xml:space="preserve">    </w:t>
      </w:r>
      <w:r w:rsidR="009F0FA6">
        <w:rPr>
          <w:highlight w:val="white"/>
        </w:rPr>
        <w:t>public</w:t>
      </w:r>
      <w:r w:rsidRPr="009F7A62">
        <w:rPr>
          <w:highlight w:val="white"/>
        </w:rPr>
        <w:t xml:space="preserve"> static string SimpleName(string name) {</w:t>
      </w:r>
    </w:p>
    <w:p w14:paraId="0076E4BE" w14:textId="77777777" w:rsidR="009F7A62" w:rsidRPr="009F7A62" w:rsidRDefault="009F7A62" w:rsidP="009F7A62">
      <w:pPr>
        <w:pStyle w:val="Code"/>
        <w:rPr>
          <w:highlight w:val="white"/>
        </w:rPr>
      </w:pPr>
      <w:r w:rsidRPr="009F7A62">
        <w:rPr>
          <w:highlight w:val="white"/>
        </w:rPr>
        <w:t xml:space="preserve">      int index = name.LastIndexOf(Symbol.SeparatorId);</w:t>
      </w:r>
    </w:p>
    <w:p w14:paraId="6C32054B" w14:textId="77777777" w:rsidR="009F7A62" w:rsidRPr="009F7A62" w:rsidRDefault="009F7A62" w:rsidP="009F7A62">
      <w:pPr>
        <w:pStyle w:val="Code"/>
        <w:rPr>
          <w:highlight w:val="white"/>
        </w:rPr>
      </w:pPr>
      <w:r w:rsidRPr="009F7A62">
        <w:rPr>
          <w:highlight w:val="white"/>
        </w:rPr>
        <w:t xml:space="preserve">      return (index != -1) ? name.Substring(index + 1).Replace("#", "") : name;</w:t>
      </w:r>
    </w:p>
    <w:p w14:paraId="5601F7E5" w14:textId="77777777" w:rsidR="009F7A62" w:rsidRPr="009F7A62" w:rsidRDefault="009F7A62" w:rsidP="009F7A62">
      <w:pPr>
        <w:pStyle w:val="Code"/>
        <w:rPr>
          <w:highlight w:val="white"/>
        </w:rPr>
      </w:pPr>
      <w:r w:rsidRPr="009F7A62">
        <w:rPr>
          <w:highlight w:val="white"/>
        </w:rPr>
        <w:t xml:space="preserve">    }</w:t>
      </w:r>
    </w:p>
    <w:p w14:paraId="248FF5EB" w14:textId="77777777" w:rsidR="009F7A62" w:rsidRPr="009F7A62" w:rsidRDefault="009F7A62" w:rsidP="009F7A62">
      <w:pPr>
        <w:pStyle w:val="Code"/>
        <w:rPr>
          <w:highlight w:val="white"/>
        </w:rPr>
      </w:pPr>
      <w:r w:rsidRPr="009F7A62">
        <w:rPr>
          <w:highlight w:val="white"/>
        </w:rPr>
        <w:t xml:space="preserve">  }</w:t>
      </w:r>
    </w:p>
    <w:p w14:paraId="41D9F729" w14:textId="77777777" w:rsidR="009F7A62" w:rsidRPr="009F7A62" w:rsidRDefault="009F7A62" w:rsidP="009F7A62">
      <w:pPr>
        <w:pStyle w:val="Code"/>
        <w:rPr>
          <w:highlight w:val="white"/>
        </w:rPr>
      </w:pPr>
      <w:r w:rsidRPr="009F7A62">
        <w:rPr>
          <w:highlight w:val="white"/>
        </w:rPr>
        <w:t>}</w:t>
      </w:r>
    </w:p>
    <w:p w14:paraId="0791C437" w14:textId="679336B8" w:rsidR="00DF053B" w:rsidRDefault="00DF053B" w:rsidP="006A31DF">
      <w:pPr>
        <w:pStyle w:val="Rubrik1"/>
      </w:pPr>
      <w:r>
        <w:lastRenderedPageBreak/>
        <w:t>The Type System</w:t>
      </w:r>
    </w:p>
    <w:p w14:paraId="69928868" w14:textId="77777777" w:rsidR="00D84FDE" w:rsidRDefault="00D84FDE" w:rsidP="00D84FDE">
      <w:pPr>
        <w:rPr>
          <w:color w:val="auto"/>
        </w:rPr>
      </w:pPr>
      <w:r>
        <w:t xml:space="preserve">C has a rather large set of types. The simple types are made up of the integral types signed and unsigned </w:t>
      </w:r>
      <w:r>
        <w:rPr>
          <w:rStyle w:val="CodeInText"/>
        </w:rPr>
        <w:t>char</w:t>
      </w:r>
      <w:r>
        <w:t xml:space="preserve">, </w:t>
      </w:r>
      <w:r>
        <w:rPr>
          <w:rStyle w:val="CodeInText"/>
        </w:rPr>
        <w:t>short</w:t>
      </w:r>
      <w:r>
        <w:t xml:space="preserve">, </w:t>
      </w:r>
      <w:r>
        <w:rPr>
          <w:rStyle w:val="CodeInText"/>
        </w:rPr>
        <w:t>int</w:t>
      </w:r>
      <w:r>
        <w:t xml:space="preserve">, and </w:t>
      </w:r>
      <w:r>
        <w:rPr>
          <w:rStyle w:val="CodeInText"/>
        </w:rPr>
        <w:t>long</w:t>
      </w:r>
      <w:r>
        <w:t xml:space="preserve"> as well as the floating types </w:t>
      </w:r>
      <w:r>
        <w:rPr>
          <w:rStyle w:val="CodeInText"/>
        </w:rPr>
        <w:t>float,</w:t>
      </w:r>
      <w:r>
        <w:t xml:space="preserve"> </w:t>
      </w:r>
      <w:r>
        <w:rPr>
          <w:rStyle w:val="CodeInText"/>
        </w:rPr>
        <w:t>double</w:t>
      </w:r>
      <w:r>
        <w:t xml:space="preserve">, and </w:t>
      </w:r>
      <w:r>
        <w:rPr>
          <w:rStyle w:val="CodeInText"/>
        </w:rPr>
        <w:t>long</w:t>
      </w:r>
      <w:r>
        <w:t xml:space="preserve"> </w:t>
      </w:r>
      <w:r>
        <w:rPr>
          <w:rStyle w:val="CodeInText"/>
        </w:rPr>
        <w:t>double</w:t>
      </w:r>
      <w:r>
        <w:t>. The compound type are pointers, arrays, structs, unions, and functions. Values of enumeration types (</w:t>
      </w:r>
      <w:r>
        <w:rPr>
          <w:rStyle w:val="CodeInText"/>
        </w:rPr>
        <w:t>enum</w:t>
      </w:r>
      <w:r>
        <w:t xml:space="preserve">) are stored as signed integer. Moreover, a type can also be </w:t>
      </w:r>
      <w:r>
        <w:rPr>
          <w:rStyle w:val="CodeInText0"/>
        </w:rPr>
        <w:t>constant</w:t>
      </w:r>
      <w:r>
        <w:t xml:space="preserve"> or </w:t>
      </w:r>
      <w:r>
        <w:rPr>
          <w:rStyle w:val="CodeInText0"/>
        </w:rPr>
        <w:t>volatile</w:t>
      </w:r>
      <w:r>
        <w:t>.</w:t>
      </w:r>
    </w:p>
    <w:p w14:paraId="1D2B75E3" w14:textId="77777777" w:rsidR="00D84FDE" w:rsidRDefault="00D84FDE">
      <w:pPr>
        <w:rPr>
          <w:color w:val="auto"/>
        </w:rPr>
        <w:pPrChange w:id="5677" w:author="Stefan Bjornander" w:date="2015-04-25T10:17:00Z">
          <w:pPr>
            <w:pStyle w:val="Rubrik2"/>
          </w:pPr>
        </w:pPrChange>
      </w:pPr>
      <w:ins w:id="5678" w:author="Stefan Bjornander" w:date="2015-04-25T10:17:00Z">
        <w:r>
          <w:t xml:space="preserve">The </w:t>
        </w:r>
        <w:r>
          <w:rPr>
            <w:rStyle w:val="CodeInText"/>
          </w:rPr>
          <w:t>Type</w:t>
        </w:r>
        <w:r>
          <w:t xml:space="preserve"> class hold information about a type. The </w:t>
        </w:r>
      </w:ins>
      <w:ins w:id="5679" w:author="Stefan Bjornander" w:date="2015-04-25T10:18:00Z">
        <w:r>
          <w:t xml:space="preserve">default </w:t>
        </w:r>
      </w:ins>
      <w:ins w:id="5680" w:author="Stefan Bjornander" w:date="2015-04-25T10:17:00Z">
        <w:r>
          <w:t xml:space="preserve">constructor </w:t>
        </w:r>
      </w:ins>
      <w:ins w:id="5681" w:author="Stefan Bjornander" w:date="2015-04-25T10:18:00Z">
        <w:r>
          <w:t xml:space="preserve">is </w:t>
        </w:r>
      </w:ins>
      <w:ins w:id="5682" w:author="Stefan Bjornander" w:date="2015-04-25T10:17:00Z">
        <w:r>
          <w:t>private</w:t>
        </w:r>
      </w:ins>
      <w:ins w:id="5683" w:author="Stefan Bjornander" w:date="2015-04-25T10:18:00Z">
        <w:r>
          <w:t>, which makes it impossible to</w:t>
        </w:r>
      </w:ins>
      <w:ins w:id="5684" w:author="Stefan Bjornander" w:date="2015-04-25T10:21:00Z">
        <w:r>
          <w:t xml:space="preserve"> explicitly</w:t>
        </w:r>
      </w:ins>
      <w:ins w:id="5685" w:author="Stefan Bjornander" w:date="2015-04-25T10:18:00Z">
        <w:r>
          <w:t xml:space="preserve"> </w:t>
        </w:r>
      </w:ins>
      <w:ins w:id="5686" w:author="Stefan Bjornander" w:date="2015-04-25T10:21:00Z">
        <w:r>
          <w:t xml:space="preserve">create type objects. </w:t>
        </w:r>
      </w:ins>
      <w:ins w:id="5687" w:author="Stefan Bjornander" w:date="2015-04-25T10:25:00Z">
        <w:r>
          <w:t>Instead</w:t>
        </w:r>
      </w:ins>
      <w:ins w:id="5688" w:author="Stefan Bjornander" w:date="2015-04-25T10:21:00Z">
        <w:r>
          <w:t xml:space="preserve">, </w:t>
        </w:r>
      </w:ins>
      <w:ins w:id="5689" w:author="Stefan Bjornander" w:date="2015-04-25T10:25:00Z">
        <w:r>
          <w:t xml:space="preserve">there is a series of static </w:t>
        </w:r>
      </w:ins>
      <w:r>
        <w:rPr>
          <w:rStyle w:val="CodeInText0"/>
        </w:rPr>
        <w:t>create</w:t>
      </w:r>
      <w:r>
        <w:t>-</w:t>
      </w:r>
      <w:ins w:id="5690" w:author="Stefan Bjornander" w:date="2015-04-25T10:25:00Z">
        <w:r>
          <w:t xml:space="preserve">methods that create and return a </w:t>
        </w:r>
      </w:ins>
      <w:r>
        <w:t>T</w:t>
      </w:r>
      <w:ins w:id="5691" w:author="Stefan Bjornander" w:date="2015-04-25T10:25:00Z">
        <w:r>
          <w:t>ype object.</w:t>
        </w:r>
      </w:ins>
    </w:p>
    <w:p w14:paraId="15A725F6" w14:textId="6030291F" w:rsidR="00EF3C56" w:rsidRDefault="00EF3C56" w:rsidP="00EF3C56">
      <w:r>
        <w:t>The type system of C is rather large. There is the integer types and floating types, structs and union, pointers, array, and function as well as void.</w:t>
      </w:r>
    </w:p>
    <w:p w14:paraId="32A67CAE" w14:textId="660E623F" w:rsidR="0090331B" w:rsidRPr="00EF3C56" w:rsidRDefault="0090331B" w:rsidP="00EF3C56">
      <w:r>
        <w:t>There is no logical type in C</w:t>
      </w:r>
      <w:r w:rsidR="00025BEA">
        <w:t>, but we use it to store temporary values. Mo</w:t>
      </w:r>
      <w:r w:rsidR="00134DD7">
        <w:t>r</w:t>
      </w:r>
      <w:r w:rsidR="00025BEA">
        <w:t xml:space="preserve">eover, there is not string type in C, but </w:t>
      </w:r>
    </w:p>
    <w:p w14:paraId="142D086C" w14:textId="18BDC79A" w:rsidR="004242EC" w:rsidRDefault="004242EC" w:rsidP="008C43F9">
      <w:pPr>
        <w:pStyle w:val="CodeHeader"/>
      </w:pPr>
      <w:r>
        <w:t>Sort.cs</w:t>
      </w:r>
    </w:p>
    <w:p w14:paraId="3371F873" w14:textId="77777777" w:rsidR="004242EC" w:rsidRPr="004242EC" w:rsidRDefault="004242EC" w:rsidP="004242EC">
      <w:pPr>
        <w:pStyle w:val="Code"/>
        <w:rPr>
          <w:highlight w:val="white"/>
        </w:rPr>
      </w:pPr>
      <w:r w:rsidRPr="004242EC">
        <w:rPr>
          <w:highlight w:val="white"/>
        </w:rPr>
        <w:t>namespace CCompiler {</w:t>
      </w:r>
    </w:p>
    <w:p w14:paraId="36551A36" w14:textId="77777777" w:rsidR="004242EC" w:rsidRPr="004242EC" w:rsidRDefault="004242EC" w:rsidP="004242EC">
      <w:pPr>
        <w:pStyle w:val="Code"/>
        <w:rPr>
          <w:highlight w:val="white"/>
        </w:rPr>
      </w:pPr>
      <w:r w:rsidRPr="004242EC">
        <w:rPr>
          <w:highlight w:val="white"/>
        </w:rPr>
        <w:t xml:space="preserve">  public enum Sort {Void, Boolean, Signed_Char, Unsigned_Char,</w:t>
      </w:r>
    </w:p>
    <w:p w14:paraId="79DB5990" w14:textId="77777777" w:rsidR="004242EC" w:rsidRPr="004242EC" w:rsidRDefault="004242EC" w:rsidP="004242EC">
      <w:pPr>
        <w:pStyle w:val="Code"/>
        <w:rPr>
          <w:highlight w:val="white"/>
        </w:rPr>
      </w:pPr>
      <w:r w:rsidRPr="004242EC">
        <w:rPr>
          <w:highlight w:val="white"/>
        </w:rPr>
        <w:t xml:space="preserve">                    Signed_Short_Int, Unsigned_Short_Int, Signed_Int,</w:t>
      </w:r>
    </w:p>
    <w:p w14:paraId="6F07E23F" w14:textId="77777777" w:rsidR="004242EC" w:rsidRPr="004242EC" w:rsidRDefault="004242EC" w:rsidP="004242EC">
      <w:pPr>
        <w:pStyle w:val="Code"/>
        <w:rPr>
          <w:highlight w:val="white"/>
        </w:rPr>
      </w:pPr>
      <w:r w:rsidRPr="004242EC">
        <w:rPr>
          <w:highlight w:val="white"/>
        </w:rPr>
        <w:t xml:space="preserve">                    Unsigned_Int, Signed_Long_Int, Unsigned_Long_Int,</w:t>
      </w:r>
    </w:p>
    <w:p w14:paraId="1C7F6B52" w14:textId="77777777" w:rsidR="004242EC" w:rsidRPr="004242EC" w:rsidRDefault="004242EC" w:rsidP="004242EC">
      <w:pPr>
        <w:pStyle w:val="Code"/>
        <w:rPr>
          <w:highlight w:val="white"/>
        </w:rPr>
      </w:pPr>
      <w:r w:rsidRPr="004242EC">
        <w:rPr>
          <w:highlight w:val="white"/>
        </w:rPr>
        <w:t xml:space="preserve">                    Float, Double, Long_Double, String,</w:t>
      </w:r>
    </w:p>
    <w:p w14:paraId="5F44F9EF" w14:textId="77777777" w:rsidR="004242EC" w:rsidRPr="004242EC" w:rsidRDefault="004242EC" w:rsidP="004242EC">
      <w:pPr>
        <w:pStyle w:val="Code"/>
        <w:rPr>
          <w:highlight w:val="white"/>
        </w:rPr>
      </w:pPr>
      <w:r w:rsidRPr="004242EC">
        <w:rPr>
          <w:highlight w:val="white"/>
        </w:rPr>
        <w:t xml:space="preserve">                    Pointer, Array, Struct, Union, // Enumeration,</w:t>
      </w:r>
    </w:p>
    <w:p w14:paraId="74353B29" w14:textId="77777777" w:rsidR="004242EC" w:rsidRPr="004242EC" w:rsidRDefault="004242EC" w:rsidP="004242EC">
      <w:pPr>
        <w:pStyle w:val="Code"/>
        <w:rPr>
          <w:highlight w:val="white"/>
        </w:rPr>
      </w:pPr>
      <w:r w:rsidRPr="004242EC">
        <w:rPr>
          <w:highlight w:val="white"/>
        </w:rPr>
        <w:t xml:space="preserve">                    Function, Logical};</w:t>
      </w:r>
    </w:p>
    <w:p w14:paraId="733D5840" w14:textId="77777777" w:rsidR="004242EC" w:rsidRPr="004242EC" w:rsidRDefault="004242EC" w:rsidP="004242EC">
      <w:pPr>
        <w:pStyle w:val="Code"/>
      </w:pPr>
      <w:r w:rsidRPr="004242EC">
        <w:rPr>
          <w:highlight w:val="white"/>
        </w:rPr>
        <w:t>}</w:t>
      </w:r>
    </w:p>
    <w:p w14:paraId="5EBDC23E" w14:textId="088BB8CD" w:rsidR="00DF053B" w:rsidRDefault="008C43F9" w:rsidP="004242EC">
      <w:pPr>
        <w:pStyle w:val="CodeHeader"/>
      </w:pPr>
      <w:r>
        <w:t>Type.cs</w:t>
      </w:r>
    </w:p>
    <w:p w14:paraId="31261FF7" w14:textId="77777777" w:rsidR="006E1FB9" w:rsidRPr="006E1FB9" w:rsidRDefault="006E1FB9" w:rsidP="006E1FB9">
      <w:pPr>
        <w:pStyle w:val="Code"/>
        <w:rPr>
          <w:highlight w:val="white"/>
        </w:rPr>
      </w:pPr>
      <w:r w:rsidRPr="006E1FB9">
        <w:rPr>
          <w:highlight w:val="white"/>
        </w:rPr>
        <w:t>using System;</w:t>
      </w:r>
    </w:p>
    <w:p w14:paraId="1EA5201F" w14:textId="77777777" w:rsidR="006E1FB9" w:rsidRPr="006E1FB9" w:rsidRDefault="006E1FB9" w:rsidP="006E1FB9">
      <w:pPr>
        <w:pStyle w:val="Code"/>
        <w:rPr>
          <w:highlight w:val="white"/>
        </w:rPr>
      </w:pPr>
      <w:r w:rsidRPr="006E1FB9">
        <w:rPr>
          <w:highlight w:val="white"/>
        </w:rPr>
        <w:t>using System.Linq;</w:t>
      </w:r>
    </w:p>
    <w:p w14:paraId="3FCE137D" w14:textId="77777777" w:rsidR="006E1FB9" w:rsidRPr="006E1FB9" w:rsidRDefault="006E1FB9" w:rsidP="006E1FB9">
      <w:pPr>
        <w:pStyle w:val="Code"/>
        <w:rPr>
          <w:highlight w:val="white"/>
        </w:rPr>
      </w:pPr>
      <w:r w:rsidRPr="006E1FB9">
        <w:rPr>
          <w:highlight w:val="white"/>
        </w:rPr>
        <w:t>using System.Numerics;</w:t>
      </w:r>
    </w:p>
    <w:p w14:paraId="0D650D3D" w14:textId="77777777" w:rsidR="006E1FB9" w:rsidRPr="006E1FB9" w:rsidRDefault="006E1FB9" w:rsidP="006E1FB9">
      <w:pPr>
        <w:pStyle w:val="Code"/>
        <w:rPr>
          <w:highlight w:val="white"/>
        </w:rPr>
      </w:pPr>
      <w:r w:rsidRPr="006E1FB9">
        <w:rPr>
          <w:highlight w:val="white"/>
        </w:rPr>
        <w:t>using System.Collections.Generic;</w:t>
      </w:r>
    </w:p>
    <w:p w14:paraId="78B997AD" w14:textId="77777777" w:rsidR="006E1FB9" w:rsidRPr="006E1FB9" w:rsidRDefault="006E1FB9" w:rsidP="006E1FB9">
      <w:pPr>
        <w:pStyle w:val="Code"/>
        <w:rPr>
          <w:highlight w:val="white"/>
        </w:rPr>
      </w:pPr>
    </w:p>
    <w:p w14:paraId="02FCC2BC" w14:textId="77777777" w:rsidR="006E1FB9" w:rsidRPr="006E1FB9" w:rsidRDefault="006E1FB9" w:rsidP="006E1FB9">
      <w:pPr>
        <w:pStyle w:val="Code"/>
        <w:rPr>
          <w:highlight w:val="white"/>
        </w:rPr>
      </w:pPr>
      <w:r w:rsidRPr="006E1FB9">
        <w:rPr>
          <w:highlight w:val="white"/>
        </w:rPr>
        <w:t>namespace CCompiler {</w:t>
      </w:r>
    </w:p>
    <w:p w14:paraId="35C75594" w14:textId="77777777" w:rsidR="006E1FB9" w:rsidRPr="006E1FB9" w:rsidRDefault="006E1FB9" w:rsidP="006E1FB9">
      <w:pPr>
        <w:pStyle w:val="Code"/>
        <w:rPr>
          <w:highlight w:val="white"/>
        </w:rPr>
      </w:pPr>
      <w:r w:rsidRPr="006E1FB9">
        <w:rPr>
          <w:highlight w:val="white"/>
        </w:rPr>
        <w:t xml:space="preserve">  public class Type {</w:t>
      </w:r>
    </w:p>
    <w:p w14:paraId="7B8638D1" w14:textId="77777777" w:rsidR="006E1FB9" w:rsidRPr="006E1FB9" w:rsidRDefault="006E1FB9" w:rsidP="006E1FB9">
      <w:pPr>
        <w:pStyle w:val="Code"/>
        <w:rPr>
          <w:highlight w:val="white"/>
        </w:rPr>
      </w:pPr>
      <w:r w:rsidRPr="006E1FB9">
        <w:rPr>
          <w:highlight w:val="white"/>
        </w:rPr>
        <w:t xml:space="preserve">    private Sort m_sort;</w:t>
      </w:r>
    </w:p>
    <w:p w14:paraId="673EA33C" w14:textId="61D56462" w:rsidR="006E1FB9" w:rsidRPr="006E1FB9" w:rsidRDefault="00900025" w:rsidP="00304A22">
      <w:pPr>
        <w:rPr>
          <w:highlight w:val="white"/>
        </w:rPr>
      </w:pPr>
      <w:r>
        <w:rPr>
          <w:highlight w:val="white"/>
        </w:rPr>
        <w:t>Each type holds a sort, it may be a</w:t>
      </w:r>
      <w:r w:rsidR="00E91094">
        <w:rPr>
          <w:highlight w:val="white"/>
        </w:rPr>
        <w:t>n integral sort (</w:t>
      </w:r>
      <w:r>
        <w:rPr>
          <w:highlight w:val="white"/>
        </w:rPr>
        <w:t>signed or unsigne</w:t>
      </w:r>
      <w:r w:rsidR="00E91094">
        <w:rPr>
          <w:highlight w:val="white"/>
        </w:rPr>
        <w:t>d</w:t>
      </w:r>
      <w:r>
        <w:rPr>
          <w:highlight w:val="white"/>
        </w:rPr>
        <w:t xml:space="preserve"> character, short integer, integer, or long integer</w:t>
      </w:r>
      <w:r w:rsidR="00E91094">
        <w:rPr>
          <w:highlight w:val="white"/>
        </w:rPr>
        <w:t>) a floating sort (</w:t>
      </w:r>
      <w:r>
        <w:rPr>
          <w:highlight w:val="white"/>
        </w:rPr>
        <w:t>float, double, or long double</w:t>
      </w:r>
      <w:r w:rsidR="00E91094">
        <w:rPr>
          <w:highlight w:val="white"/>
        </w:rPr>
        <w:t>)</w:t>
      </w:r>
      <w:r>
        <w:rPr>
          <w:highlight w:val="white"/>
        </w:rPr>
        <w:t>, a struct or union, a pointer or array, a function, or void.</w:t>
      </w:r>
    </w:p>
    <w:p w14:paraId="690911A1" w14:textId="77777777" w:rsidR="006E1FB9" w:rsidRPr="006E1FB9" w:rsidRDefault="006E1FB9" w:rsidP="006E1FB9">
      <w:pPr>
        <w:pStyle w:val="Code"/>
        <w:rPr>
          <w:highlight w:val="white"/>
        </w:rPr>
      </w:pPr>
      <w:r w:rsidRPr="006E1FB9">
        <w:rPr>
          <w:highlight w:val="white"/>
        </w:rPr>
        <w:t xml:space="preserve">    public Sort Sort {</w:t>
      </w:r>
    </w:p>
    <w:p w14:paraId="1BF64FB7" w14:textId="77777777" w:rsidR="006E1FB9" w:rsidRPr="006E1FB9" w:rsidRDefault="006E1FB9" w:rsidP="006E1FB9">
      <w:pPr>
        <w:pStyle w:val="Code"/>
        <w:rPr>
          <w:highlight w:val="white"/>
        </w:rPr>
      </w:pPr>
      <w:r w:rsidRPr="006E1FB9">
        <w:rPr>
          <w:highlight w:val="white"/>
        </w:rPr>
        <w:t xml:space="preserve">      get { return m_sort; }</w:t>
      </w:r>
    </w:p>
    <w:p w14:paraId="535CED7B" w14:textId="77777777" w:rsidR="006E1FB9" w:rsidRPr="006E1FB9" w:rsidRDefault="006E1FB9" w:rsidP="006E1FB9">
      <w:pPr>
        <w:pStyle w:val="Code"/>
        <w:rPr>
          <w:highlight w:val="white"/>
        </w:rPr>
      </w:pPr>
      <w:r w:rsidRPr="006E1FB9">
        <w:rPr>
          <w:highlight w:val="white"/>
        </w:rPr>
        <w:t xml:space="preserve">    }</w:t>
      </w:r>
    </w:p>
    <w:p w14:paraId="5B06166F" w14:textId="747FA1C2" w:rsidR="009248F5" w:rsidRDefault="009248F5">
      <w:pPr>
        <w:ind w:left="720" w:hanging="720"/>
        <w:rPr>
          <w:ins w:id="5692" w:author="Stefan Bjornander" w:date="2015-04-25T10:33:00Z"/>
          <w:color w:val="auto"/>
        </w:rPr>
        <w:pPrChange w:id="5693" w:author="Stefan Bjornander" w:date="2015-04-25T10:34:00Z">
          <w:pPr>
            <w:pStyle w:val="Rubrik3"/>
          </w:pPr>
        </w:pPrChange>
      </w:pPr>
      <w:r>
        <w:t xml:space="preserve">The following </w:t>
      </w:r>
      <w:r w:rsidR="001335B8">
        <w:t>constructor takes an integral or arithmetic type, or void.</w:t>
      </w:r>
    </w:p>
    <w:p w14:paraId="7C9E7D87" w14:textId="77777777" w:rsidR="006E1FB9" w:rsidRPr="006E1FB9" w:rsidRDefault="006E1FB9" w:rsidP="006E1FB9">
      <w:pPr>
        <w:pStyle w:val="Code"/>
        <w:rPr>
          <w:highlight w:val="white"/>
        </w:rPr>
      </w:pPr>
      <w:r w:rsidRPr="006E1FB9">
        <w:rPr>
          <w:highlight w:val="white"/>
        </w:rPr>
        <w:t xml:space="preserve">    public Type(Sort sort) { // arithmetic or logical</w:t>
      </w:r>
    </w:p>
    <w:p w14:paraId="6742AA2A" w14:textId="77777777" w:rsidR="006E1FB9" w:rsidRPr="006E1FB9" w:rsidRDefault="006E1FB9" w:rsidP="006E1FB9">
      <w:pPr>
        <w:pStyle w:val="Code"/>
        <w:rPr>
          <w:highlight w:val="white"/>
        </w:rPr>
      </w:pPr>
      <w:r w:rsidRPr="006E1FB9">
        <w:rPr>
          <w:highlight w:val="white"/>
        </w:rPr>
        <w:t xml:space="preserve">      m_sort = sort;</w:t>
      </w:r>
    </w:p>
    <w:p w14:paraId="0386EC7F" w14:textId="77777777" w:rsidR="006E1FB9" w:rsidRPr="006E1FB9" w:rsidRDefault="006E1FB9" w:rsidP="006E1FB9">
      <w:pPr>
        <w:pStyle w:val="Code"/>
        <w:rPr>
          <w:highlight w:val="white"/>
        </w:rPr>
      </w:pPr>
      <w:r w:rsidRPr="006E1FB9">
        <w:rPr>
          <w:highlight w:val="white"/>
        </w:rPr>
        <w:t xml:space="preserve">    }</w:t>
      </w:r>
    </w:p>
    <w:p w14:paraId="6A2B7271" w14:textId="77777777" w:rsidR="006E1FB9" w:rsidRPr="006E1FB9" w:rsidRDefault="006E1FB9" w:rsidP="006E1FB9">
      <w:pPr>
        <w:pStyle w:val="Code"/>
        <w:rPr>
          <w:highlight w:val="white"/>
        </w:rPr>
      </w:pPr>
      <w:r w:rsidRPr="006E1FB9">
        <w:rPr>
          <w:highlight w:val="white"/>
        </w:rPr>
        <w:t xml:space="preserve">  </w:t>
      </w:r>
    </w:p>
    <w:p w14:paraId="6CCB805F" w14:textId="77777777" w:rsidR="00EB6850" w:rsidRDefault="00EB6850">
      <w:pPr>
        <w:rPr>
          <w:color w:val="auto"/>
        </w:rPr>
        <w:pPrChange w:id="5694" w:author="Stefan Bjornander" w:date="2015-04-25T10:40:00Z">
          <w:pPr>
            <w:pStyle w:val="Rubrik3"/>
          </w:pPr>
        </w:pPrChange>
      </w:pPr>
      <w:ins w:id="5695" w:author="Stefan Bjornander" w:date="2015-04-25T10:41:00Z">
        <w:r>
          <w:t>Contrary</w:t>
        </w:r>
      </w:ins>
      <w:ins w:id="5696" w:author="Stefan Bjornander" w:date="2015-04-25T10:40:00Z">
        <w:r>
          <w:t xml:space="preserve"> to some other languages, there is no logical type in C. </w:t>
        </w:r>
      </w:ins>
      <w:ins w:id="5697" w:author="Stefan Bjornander" w:date="2015-04-25T10:41:00Z">
        <w:r>
          <w:t xml:space="preserve">However, as C applies </w:t>
        </w:r>
        <w:r>
          <w:rPr>
            <w:rStyle w:val="CodeInText"/>
          </w:rPr>
          <w:t>lazy evaluation</w:t>
        </w:r>
        <w:r>
          <w:t>, we need a logical type.</w:t>
        </w:r>
      </w:ins>
      <w:r>
        <w:t xml:space="preserve"> Lazy evaluation </w:t>
      </w:r>
      <w:ins w:id="5698" w:author="Stefan Bjornander" w:date="2015-04-25T10:41:00Z">
        <w:r>
          <w:t>means that an expression shall be not be evaluated more than necessary to determine its value</w:t>
        </w:r>
      </w:ins>
      <w:r>
        <w:t xml:space="preserve">. More specifically, if the left operand of the logical </w:t>
      </w:r>
      <w:r>
        <w:rPr>
          <w:rStyle w:val="CodeInText0"/>
        </w:rPr>
        <w:t>or</w:t>
      </w:r>
      <w:r>
        <w:t xml:space="preserve">-operator is </w:t>
      </w:r>
      <w:r>
        <w:lastRenderedPageBreak/>
        <w:t xml:space="preserve">true the right operand shall not be evaluated. In the same way, if the left operand of the logical </w:t>
      </w:r>
      <w:r>
        <w:rPr>
          <w:rStyle w:val="CodeInText0"/>
        </w:rPr>
        <w:t>and</w:t>
      </w:r>
      <w:r>
        <w:t xml:space="preserve">-operator is false the right operand shall not be evaluated. The same goes for the conditional operator, depending on whether the first expression is true or false, only the second or the third expression is evaluated. </w:t>
      </w:r>
      <w:ins w:id="5699" w:author="Stefan Bjornander" w:date="2015-04-25T10:42:00Z">
        <w:r>
          <w:t>The</w:t>
        </w:r>
      </w:ins>
      <w:r>
        <w:t xml:space="preserve"> logical</w:t>
      </w:r>
      <w:ins w:id="5700" w:author="Stefan Bjornander" w:date="2015-04-25T10:42:00Z">
        <w:r>
          <w:t xml:space="preserve"> type holds the </w:t>
        </w:r>
      </w:ins>
      <w:ins w:id="5701" w:author="Stefan Bjornander" w:date="2015-04-25T10:43:00Z">
        <w:r>
          <w:t xml:space="preserve">two </w:t>
        </w:r>
      </w:ins>
      <w:ins w:id="5702" w:author="Stefan Bjornander" w:date="2015-04-25T10:42:00Z">
        <w:r>
          <w:t xml:space="preserve">sets </w:t>
        </w:r>
        <w:r>
          <w:rPr>
            <w:rStyle w:val="CodeInText"/>
            <w:color w:val="auto"/>
            <w:rPrChange w:id="5703" w:author="Stefan Bjornander" w:date="2015-04-25T10:42:00Z">
              <w:rPr>
                <w:rStyle w:val="CodeInText"/>
                <w:i w:val="0"/>
              </w:rPr>
            </w:rPrChange>
          </w:rPr>
          <w:t>m_trueSet</w:t>
        </w:r>
        <w:r>
          <w:t xml:space="preserve"> and </w:t>
        </w:r>
        <w:r>
          <w:rPr>
            <w:rStyle w:val="CodeInText"/>
            <w:color w:val="auto"/>
            <w:rPrChange w:id="5704" w:author="Stefan Bjornander" w:date="2015-04-25T10:42:00Z">
              <w:rPr>
                <w:rStyle w:val="CodeInText"/>
                <w:i w:val="0"/>
              </w:rPr>
            </w:rPrChange>
          </w:rPr>
          <w:t>m_falseSet</w:t>
        </w:r>
        <w:r>
          <w:t xml:space="preserve">, which hold </w:t>
        </w:r>
      </w:ins>
      <w:ins w:id="5705" w:author="Stefan Bjornander" w:date="2015-04-25T10:43:00Z">
        <w:r>
          <w:t>middle code address</w:t>
        </w:r>
      </w:ins>
      <w:ins w:id="5706" w:author="Stefan Bjornander" w:date="2015-04-25T10:44:00Z">
        <w:r>
          <w:t>es</w:t>
        </w:r>
      </w:ins>
      <w:ins w:id="5707" w:author="Stefan Bjornander" w:date="2015-04-25T10:43:00Z">
        <w:r>
          <w:t xml:space="preserve"> to jumps </w:t>
        </w:r>
      </w:ins>
      <w:r>
        <w:t>instructions that</w:t>
      </w:r>
      <w:ins w:id="5708" w:author="Stefan Bjornander" w:date="2015-04-25T10:44:00Z">
        <w:r>
          <w:t xml:space="preserve"> will later be filled with the address</w:t>
        </w:r>
      </w:ins>
      <w:r>
        <w:t>es</w:t>
      </w:r>
      <w:ins w:id="5709" w:author="Stefan Bjornander" w:date="2015-04-25T10:44:00Z">
        <w:r>
          <w:t xml:space="preserve"> to jump </w:t>
        </w:r>
      </w:ins>
      <w:r>
        <w:t xml:space="preserve">to </w:t>
      </w:r>
      <w:ins w:id="5710" w:author="Stefan Bjornander" w:date="2015-04-25T10:44:00Z">
        <w:r>
          <w:t>if the expression is true or false.</w:t>
        </w:r>
      </w:ins>
    </w:p>
    <w:p w14:paraId="1FD23CA2" w14:textId="7B4EF01A" w:rsidR="006E1FB9" w:rsidRPr="006E1FB9" w:rsidRDefault="006E1FB9" w:rsidP="006E1FB9">
      <w:pPr>
        <w:pStyle w:val="Code"/>
        <w:rPr>
          <w:highlight w:val="white"/>
        </w:rPr>
      </w:pPr>
      <w:r w:rsidRPr="006E1FB9">
        <w:rPr>
          <w:highlight w:val="white"/>
        </w:rPr>
        <w:t xml:space="preserve">    // -----------------------------------------------------------------------</w:t>
      </w:r>
    </w:p>
    <w:p w14:paraId="5F6CD5B0" w14:textId="625B66F6" w:rsidR="006E1FB9" w:rsidRDefault="009F6C5C" w:rsidP="009F6C5C">
      <w:pPr>
        <w:rPr>
          <w:highlight w:val="white"/>
        </w:rPr>
      </w:pPr>
      <w:r>
        <w:rPr>
          <w:highlight w:val="white"/>
        </w:rPr>
        <w:t>In case of a bitfield member in a struct</w:t>
      </w:r>
      <w:r w:rsidR="001C4878">
        <w:rPr>
          <w:highlight w:val="white"/>
        </w:rPr>
        <w:t>, we store its bitfield mask.</w:t>
      </w:r>
      <w:r w:rsidR="006E1FB9" w:rsidRPr="006E1FB9">
        <w:rPr>
          <w:highlight w:val="white"/>
        </w:rPr>
        <w:t xml:space="preserve"> </w:t>
      </w:r>
      <w:r w:rsidR="00AB6BB6">
        <w:rPr>
          <w:highlight w:val="white"/>
        </w:rPr>
        <w:t xml:space="preserve">The mask is </w:t>
      </w:r>
      <w:r w:rsidR="00830355">
        <w:rPr>
          <w:highlight w:val="white"/>
        </w:rPr>
        <w:t>technically</w:t>
      </w:r>
      <w:r w:rsidR="00B402D5">
        <w:rPr>
          <w:highlight w:val="white"/>
        </w:rPr>
        <w:t xml:space="preserve"> two</w:t>
      </w:r>
      <w:r w:rsidR="00830355">
        <w:rPr>
          <w:highlight w:val="white"/>
        </w:rPr>
        <w:t xml:space="preserve"> to the power of the bits minus </w:t>
      </w:r>
      <w:r w:rsidR="00B402D5">
        <w:rPr>
          <w:highlight w:val="white"/>
        </w:rPr>
        <w:t>one</w:t>
      </w:r>
      <w:r w:rsidR="00830355">
        <w:rPr>
          <w:highlight w:val="white"/>
        </w:rPr>
        <w:t xml:space="preserve"> or, informally, the bits number of ones, counting from the least significant bit.</w:t>
      </w:r>
    </w:p>
    <w:p w14:paraId="7BB2347F" w14:textId="77777777" w:rsidR="00B402D5" w:rsidRDefault="00B402D5">
      <w:pPr>
        <w:rPr>
          <w:color w:val="auto"/>
        </w:rPr>
        <w:pPrChange w:id="5711" w:author="Stefan Bjornander" w:date="2015-04-25T10:39:00Z">
          <w:pPr>
            <w:pStyle w:val="Rubrik3"/>
            <w:tabs>
              <w:tab w:val="num" w:pos="360"/>
            </w:tabs>
          </w:pPr>
        </w:pPrChange>
      </w:pPr>
      <w:ins w:id="5712" w:author="Stefan Bjornander" w:date="2015-04-25T10:39:00Z">
        <w:r>
          <w:t>The bi</w:t>
        </w:r>
      </w:ins>
      <w:r>
        <w:t>t</w:t>
      </w:r>
      <w:ins w:id="5713" w:author="Stefan Bjornander" w:date="2015-04-25T10:39:00Z">
        <w:r>
          <w:t xml:space="preserve">field type is basically an integral type, with the addition of the bitfield mask that is used </w:t>
        </w:r>
      </w:ins>
      <w:ins w:id="5714" w:author="Stefan Bjornander" w:date="2015-04-25T10:40:00Z">
        <w:r>
          <w:t>when a bitfield variable is assigned a value to set the unused bits to zero.</w:t>
        </w:r>
      </w:ins>
      <w:ins w:id="5715" w:author="Stefan Bjornander" w:date="2015-04-25T10:39:00Z">
        <w:r>
          <w:t xml:space="preserve"> </w:t>
        </w:r>
      </w:ins>
    </w:p>
    <w:p w14:paraId="6D4E9BAC" w14:textId="77777777" w:rsidR="006E1FB9" w:rsidRPr="006E1FB9" w:rsidRDefault="006E1FB9" w:rsidP="006E1FB9">
      <w:pPr>
        <w:pStyle w:val="Code"/>
        <w:rPr>
          <w:highlight w:val="white"/>
        </w:rPr>
      </w:pPr>
      <w:r w:rsidRPr="006E1FB9">
        <w:rPr>
          <w:highlight w:val="white"/>
        </w:rPr>
        <w:t xml:space="preserve">    private BigInteger? m_bitfieldMask = null;</w:t>
      </w:r>
    </w:p>
    <w:p w14:paraId="7BB71469" w14:textId="77777777" w:rsidR="006E1FB9" w:rsidRPr="006E1FB9" w:rsidRDefault="006E1FB9" w:rsidP="006E1FB9">
      <w:pPr>
        <w:pStyle w:val="Code"/>
        <w:rPr>
          <w:highlight w:val="white"/>
        </w:rPr>
      </w:pPr>
    </w:p>
    <w:p w14:paraId="49206F16" w14:textId="77777777" w:rsidR="001335B8" w:rsidRPr="006E1FB9" w:rsidRDefault="001335B8" w:rsidP="001335B8">
      <w:pPr>
        <w:pStyle w:val="Code"/>
        <w:rPr>
          <w:highlight w:val="white"/>
        </w:rPr>
      </w:pPr>
      <w:r w:rsidRPr="006E1FB9">
        <w:rPr>
          <w:highlight w:val="white"/>
        </w:rPr>
        <w:t xml:space="preserve">    public void SetBitfieldMask(int bits) {</w:t>
      </w:r>
    </w:p>
    <w:p w14:paraId="7C527BFA" w14:textId="744D4AA8" w:rsidR="001335B8" w:rsidRPr="006E1FB9" w:rsidRDefault="001335B8" w:rsidP="001335B8">
      <w:pPr>
        <w:pStyle w:val="Code"/>
        <w:rPr>
          <w:highlight w:val="white"/>
        </w:rPr>
      </w:pPr>
      <w:r w:rsidRPr="006E1FB9">
        <w:rPr>
          <w:highlight w:val="white"/>
        </w:rPr>
        <w:t xml:space="preserve">      m_bitfieldMask = ((BigInteger) Math.Pow(2, bits) - (</w:t>
      </w:r>
      <w:r w:rsidR="007E7541">
        <w:rPr>
          <w:highlight w:val="white"/>
        </w:rPr>
        <w:t>BigInteger.One</w:t>
      </w:r>
      <w:r w:rsidRPr="006E1FB9">
        <w:rPr>
          <w:highlight w:val="white"/>
        </w:rPr>
        <w:t>));</w:t>
      </w:r>
    </w:p>
    <w:p w14:paraId="036B0FA0" w14:textId="77777777" w:rsidR="001335B8" w:rsidRPr="006E1FB9" w:rsidRDefault="001335B8" w:rsidP="001335B8">
      <w:pPr>
        <w:pStyle w:val="Code"/>
        <w:rPr>
          <w:highlight w:val="white"/>
        </w:rPr>
      </w:pPr>
      <w:r w:rsidRPr="006E1FB9">
        <w:rPr>
          <w:highlight w:val="white"/>
        </w:rPr>
        <w:t xml:space="preserve">    }</w:t>
      </w:r>
    </w:p>
    <w:p w14:paraId="3D430C85" w14:textId="77777777" w:rsidR="001335B8" w:rsidRPr="006E1FB9" w:rsidRDefault="001335B8" w:rsidP="001335B8">
      <w:pPr>
        <w:pStyle w:val="Code"/>
        <w:rPr>
          <w:highlight w:val="white"/>
        </w:rPr>
      </w:pPr>
    </w:p>
    <w:p w14:paraId="3996F4F5" w14:textId="77777777" w:rsidR="006E1FB9" w:rsidRPr="006E1FB9" w:rsidRDefault="006E1FB9" w:rsidP="006E1FB9">
      <w:pPr>
        <w:pStyle w:val="Code"/>
        <w:rPr>
          <w:highlight w:val="white"/>
        </w:rPr>
      </w:pPr>
      <w:r w:rsidRPr="006E1FB9">
        <w:rPr>
          <w:highlight w:val="white"/>
        </w:rPr>
        <w:t xml:space="preserve">    public bool IsBitfield() {</w:t>
      </w:r>
    </w:p>
    <w:p w14:paraId="6F403BBC" w14:textId="77777777" w:rsidR="006E1FB9" w:rsidRPr="006E1FB9" w:rsidRDefault="006E1FB9" w:rsidP="006E1FB9">
      <w:pPr>
        <w:pStyle w:val="Code"/>
        <w:rPr>
          <w:highlight w:val="white"/>
        </w:rPr>
      </w:pPr>
      <w:r w:rsidRPr="006E1FB9">
        <w:rPr>
          <w:highlight w:val="white"/>
        </w:rPr>
        <w:t xml:space="preserve">      return (m_bitfieldMask != null);</w:t>
      </w:r>
    </w:p>
    <w:p w14:paraId="0E40883F" w14:textId="77777777" w:rsidR="006E1FB9" w:rsidRPr="006E1FB9" w:rsidRDefault="006E1FB9" w:rsidP="006E1FB9">
      <w:pPr>
        <w:pStyle w:val="Code"/>
        <w:rPr>
          <w:highlight w:val="white"/>
        </w:rPr>
      </w:pPr>
      <w:r w:rsidRPr="006E1FB9">
        <w:rPr>
          <w:highlight w:val="white"/>
        </w:rPr>
        <w:t xml:space="preserve">    }</w:t>
      </w:r>
    </w:p>
    <w:p w14:paraId="5CB7908F" w14:textId="77777777" w:rsidR="006E1FB9" w:rsidRPr="006E1FB9" w:rsidRDefault="006E1FB9" w:rsidP="006E1FB9">
      <w:pPr>
        <w:pStyle w:val="Code"/>
        <w:rPr>
          <w:highlight w:val="white"/>
        </w:rPr>
      </w:pPr>
    </w:p>
    <w:p w14:paraId="09319638" w14:textId="77777777" w:rsidR="006E1FB9" w:rsidRPr="006E1FB9" w:rsidRDefault="006E1FB9" w:rsidP="006E1FB9">
      <w:pPr>
        <w:pStyle w:val="Code"/>
        <w:rPr>
          <w:highlight w:val="white"/>
        </w:rPr>
      </w:pPr>
      <w:r w:rsidRPr="006E1FB9">
        <w:rPr>
          <w:highlight w:val="white"/>
        </w:rPr>
        <w:t xml:space="preserve">    public BigInteger? BitfieldMask() {</w:t>
      </w:r>
    </w:p>
    <w:p w14:paraId="4E5C94C5" w14:textId="77777777" w:rsidR="006E1FB9" w:rsidRPr="006E1FB9" w:rsidRDefault="006E1FB9" w:rsidP="006E1FB9">
      <w:pPr>
        <w:pStyle w:val="Code"/>
        <w:rPr>
          <w:highlight w:val="white"/>
        </w:rPr>
      </w:pPr>
      <w:r w:rsidRPr="006E1FB9">
        <w:rPr>
          <w:highlight w:val="white"/>
        </w:rPr>
        <w:t xml:space="preserve">      return m_bitfieldMask;</w:t>
      </w:r>
    </w:p>
    <w:p w14:paraId="50C42CC5" w14:textId="77777777" w:rsidR="006E1FB9" w:rsidRPr="006E1FB9" w:rsidRDefault="006E1FB9" w:rsidP="006E1FB9">
      <w:pPr>
        <w:pStyle w:val="Code"/>
        <w:rPr>
          <w:highlight w:val="white"/>
        </w:rPr>
      </w:pPr>
      <w:r w:rsidRPr="006E1FB9">
        <w:rPr>
          <w:highlight w:val="white"/>
        </w:rPr>
        <w:t xml:space="preserve">    }</w:t>
      </w:r>
    </w:p>
    <w:p w14:paraId="10F66E4A" w14:textId="77777777" w:rsidR="006E1FB9" w:rsidRPr="006E1FB9" w:rsidRDefault="006E1FB9" w:rsidP="006E1FB9">
      <w:pPr>
        <w:pStyle w:val="Code"/>
        <w:rPr>
          <w:highlight w:val="white"/>
        </w:rPr>
      </w:pPr>
    </w:p>
    <w:p w14:paraId="49E8D0B5" w14:textId="04E29158" w:rsidR="006E1FB9" w:rsidRDefault="006E1FB9" w:rsidP="006E1FB9">
      <w:pPr>
        <w:pStyle w:val="Code"/>
        <w:rPr>
          <w:highlight w:val="white"/>
        </w:rPr>
      </w:pPr>
      <w:r w:rsidRPr="006E1FB9">
        <w:rPr>
          <w:highlight w:val="white"/>
        </w:rPr>
        <w:t xml:space="preserve">    // -----------------------------------------------------------------------</w:t>
      </w:r>
    </w:p>
    <w:p w14:paraId="0139CDB7" w14:textId="77777777" w:rsidR="00C45AA7" w:rsidRDefault="00C45AA7">
      <w:pPr>
        <w:rPr>
          <w:color w:val="auto"/>
        </w:rPr>
        <w:pPrChange w:id="5716" w:author="Stefan Bjornander" w:date="2015-04-25T10:59:00Z">
          <w:pPr>
            <w:pStyle w:val="Rubrik3"/>
          </w:pPr>
        </w:pPrChange>
      </w:pPr>
      <w:ins w:id="5717" w:author="Stefan Bjornander" w:date="2015-04-25T11:02:00Z">
        <w:r>
          <w:t xml:space="preserve">The type pointed at is null when the type is created, it will later be set by the </w:t>
        </w:r>
      </w:ins>
      <w:r>
        <w:t>declarator</w:t>
      </w:r>
      <w:ins w:id="5718" w:author="Stefan Bjornander" w:date="2015-04-25T11:02:00Z">
        <w:r>
          <w:t xml:space="preserve"> type.</w:t>
        </w:r>
      </w:ins>
      <w:ins w:id="5719" w:author="Stefan Bjornander" w:date="2015-04-25T10:59:00Z">
        <w:r>
          <w:t xml:space="preserve"> </w:t>
        </w:r>
      </w:ins>
    </w:p>
    <w:p w14:paraId="02C33183" w14:textId="79CA3A89" w:rsidR="00A41837" w:rsidRPr="006E1FB9" w:rsidRDefault="00A41837" w:rsidP="00477362">
      <w:pPr>
        <w:rPr>
          <w:highlight w:val="white"/>
        </w:rPr>
      </w:pPr>
      <w:r>
        <w:rPr>
          <w:highlight w:val="white"/>
        </w:rPr>
        <w:t xml:space="preserve">In case of a pointer type the </w:t>
      </w:r>
      <w:r w:rsidR="00477362">
        <w:rPr>
          <w:highlight w:val="white"/>
        </w:rPr>
        <w:t>type its point at is given in the constructor.</w:t>
      </w:r>
      <w:r w:rsidR="00474C04">
        <w:rPr>
          <w:highlight w:val="white"/>
        </w:rPr>
        <w:t xml:space="preserve"> The sort is </w:t>
      </w:r>
      <w:r w:rsidR="00474C04" w:rsidRPr="00953F11">
        <w:rPr>
          <w:rStyle w:val="KeyWord0"/>
          <w:highlight w:val="white"/>
        </w:rPr>
        <w:t>Sort</w:t>
      </w:r>
      <w:r w:rsidR="00474C04">
        <w:rPr>
          <w:highlight w:val="white"/>
        </w:rPr>
        <w:t>.</w:t>
      </w:r>
      <w:r w:rsidR="00474C04" w:rsidRPr="00953F11">
        <w:rPr>
          <w:rStyle w:val="KeyWord0"/>
          <w:highlight w:val="white"/>
        </w:rPr>
        <w:t>Pointer</w:t>
      </w:r>
      <w:r w:rsidR="00474C04">
        <w:rPr>
          <w:highlight w:val="white"/>
        </w:rPr>
        <w:t>.</w:t>
      </w:r>
    </w:p>
    <w:p w14:paraId="03CEBD4E" w14:textId="6B691B5D" w:rsidR="006E1FB9" w:rsidRPr="006E1FB9" w:rsidRDefault="006E1FB9" w:rsidP="006E1FB9">
      <w:pPr>
        <w:pStyle w:val="Code"/>
        <w:rPr>
          <w:highlight w:val="white"/>
        </w:rPr>
      </w:pPr>
      <w:r w:rsidRPr="006E1FB9">
        <w:rPr>
          <w:highlight w:val="white"/>
        </w:rPr>
        <w:t xml:space="preserve">    private Type m_pointerType;</w:t>
      </w:r>
    </w:p>
    <w:p w14:paraId="2D4109AB" w14:textId="77777777" w:rsidR="006E1FB9" w:rsidRPr="006E1FB9" w:rsidRDefault="006E1FB9" w:rsidP="006E1FB9">
      <w:pPr>
        <w:pStyle w:val="Code"/>
        <w:rPr>
          <w:highlight w:val="white"/>
        </w:rPr>
      </w:pPr>
    </w:p>
    <w:p w14:paraId="331C9EAB" w14:textId="77777777" w:rsidR="006E1FB9" w:rsidRPr="006E1FB9" w:rsidRDefault="006E1FB9" w:rsidP="006E1FB9">
      <w:pPr>
        <w:pStyle w:val="Code"/>
        <w:rPr>
          <w:highlight w:val="white"/>
        </w:rPr>
      </w:pPr>
      <w:r w:rsidRPr="006E1FB9">
        <w:rPr>
          <w:highlight w:val="white"/>
        </w:rPr>
        <w:t xml:space="preserve">    public Type(Type pointerType) {</w:t>
      </w:r>
    </w:p>
    <w:p w14:paraId="6BFFCCC7" w14:textId="77777777" w:rsidR="006E1FB9" w:rsidRPr="006E1FB9" w:rsidRDefault="006E1FB9" w:rsidP="006E1FB9">
      <w:pPr>
        <w:pStyle w:val="Code"/>
        <w:rPr>
          <w:highlight w:val="white"/>
        </w:rPr>
      </w:pPr>
      <w:r w:rsidRPr="006E1FB9">
        <w:rPr>
          <w:highlight w:val="white"/>
        </w:rPr>
        <w:t xml:space="preserve">      m_sort = Sort.Pointer;</w:t>
      </w:r>
    </w:p>
    <w:p w14:paraId="4F5FD325" w14:textId="77777777" w:rsidR="006E1FB9" w:rsidRPr="006E1FB9" w:rsidRDefault="006E1FB9" w:rsidP="006E1FB9">
      <w:pPr>
        <w:pStyle w:val="Code"/>
        <w:rPr>
          <w:highlight w:val="white"/>
        </w:rPr>
      </w:pPr>
      <w:r w:rsidRPr="006E1FB9">
        <w:rPr>
          <w:highlight w:val="white"/>
        </w:rPr>
        <w:t xml:space="preserve">      m_pointerType = pointerType;</w:t>
      </w:r>
    </w:p>
    <w:p w14:paraId="2A341F2A" w14:textId="77777777" w:rsidR="006E1FB9" w:rsidRPr="006E1FB9" w:rsidRDefault="006E1FB9" w:rsidP="006E1FB9">
      <w:pPr>
        <w:pStyle w:val="Code"/>
        <w:rPr>
          <w:highlight w:val="white"/>
        </w:rPr>
      </w:pPr>
      <w:r w:rsidRPr="006E1FB9">
        <w:rPr>
          <w:highlight w:val="white"/>
        </w:rPr>
        <w:t xml:space="preserve">    }</w:t>
      </w:r>
    </w:p>
    <w:p w14:paraId="2C9C573D" w14:textId="77777777" w:rsidR="006E1FB9" w:rsidRPr="006E1FB9" w:rsidRDefault="006E1FB9" w:rsidP="006E1FB9">
      <w:pPr>
        <w:pStyle w:val="Code"/>
        <w:rPr>
          <w:highlight w:val="white"/>
        </w:rPr>
      </w:pPr>
    </w:p>
    <w:p w14:paraId="04CB95DB" w14:textId="77777777" w:rsidR="006E1FB9" w:rsidRPr="006E1FB9" w:rsidRDefault="006E1FB9" w:rsidP="006E1FB9">
      <w:pPr>
        <w:pStyle w:val="Code"/>
        <w:rPr>
          <w:highlight w:val="white"/>
        </w:rPr>
      </w:pPr>
      <w:r w:rsidRPr="006E1FB9">
        <w:rPr>
          <w:highlight w:val="white"/>
        </w:rPr>
        <w:t xml:space="preserve">    public Type PointerType {</w:t>
      </w:r>
    </w:p>
    <w:p w14:paraId="1140AC1B" w14:textId="77777777" w:rsidR="006E1FB9" w:rsidRPr="006E1FB9" w:rsidRDefault="006E1FB9" w:rsidP="006E1FB9">
      <w:pPr>
        <w:pStyle w:val="Code"/>
        <w:rPr>
          <w:highlight w:val="white"/>
        </w:rPr>
      </w:pPr>
      <w:r w:rsidRPr="006E1FB9">
        <w:rPr>
          <w:highlight w:val="white"/>
        </w:rPr>
        <w:t xml:space="preserve">      get { return m_pointerType; }</w:t>
      </w:r>
    </w:p>
    <w:p w14:paraId="79174E76" w14:textId="77777777" w:rsidR="006E1FB9" w:rsidRPr="006E1FB9" w:rsidRDefault="006E1FB9" w:rsidP="006E1FB9">
      <w:pPr>
        <w:pStyle w:val="Code"/>
        <w:rPr>
          <w:highlight w:val="white"/>
        </w:rPr>
      </w:pPr>
      <w:r w:rsidRPr="006E1FB9">
        <w:rPr>
          <w:highlight w:val="white"/>
        </w:rPr>
        <w:t xml:space="preserve">      set { m_pointerType = value; }</w:t>
      </w:r>
    </w:p>
    <w:p w14:paraId="0E2A1016" w14:textId="77777777" w:rsidR="006E1FB9" w:rsidRPr="006E1FB9" w:rsidRDefault="006E1FB9" w:rsidP="006E1FB9">
      <w:pPr>
        <w:pStyle w:val="Code"/>
        <w:rPr>
          <w:highlight w:val="white"/>
        </w:rPr>
      </w:pPr>
      <w:r w:rsidRPr="006E1FB9">
        <w:rPr>
          <w:highlight w:val="white"/>
        </w:rPr>
        <w:t xml:space="preserve">    }</w:t>
      </w:r>
    </w:p>
    <w:p w14:paraId="7EB7E259" w14:textId="77777777" w:rsidR="006E1FB9" w:rsidRPr="006E1FB9" w:rsidRDefault="006E1FB9" w:rsidP="006E1FB9">
      <w:pPr>
        <w:pStyle w:val="Code"/>
        <w:rPr>
          <w:highlight w:val="white"/>
        </w:rPr>
      </w:pPr>
    </w:p>
    <w:p w14:paraId="6F735FAC" w14:textId="00875C84" w:rsidR="006E1FB9" w:rsidRPr="006E1FB9" w:rsidRDefault="006E1FB9" w:rsidP="006E1FB9">
      <w:pPr>
        <w:pStyle w:val="Code"/>
        <w:rPr>
          <w:highlight w:val="white"/>
        </w:rPr>
      </w:pPr>
      <w:r w:rsidRPr="006E1FB9">
        <w:rPr>
          <w:highlight w:val="white"/>
        </w:rPr>
        <w:t xml:space="preserve">    // -----------------------------------------------------------------------</w:t>
      </w:r>
    </w:p>
    <w:p w14:paraId="382A46B1" w14:textId="5BDDA176" w:rsidR="006E1FB9" w:rsidRDefault="00F73509" w:rsidP="00F73509">
      <w:pPr>
        <w:rPr>
          <w:highlight w:val="white"/>
        </w:rPr>
      </w:pPr>
      <w:r>
        <w:rPr>
          <w:highlight w:val="white"/>
        </w:rPr>
        <w:t>In case of an array</w:t>
      </w:r>
      <w:r w:rsidR="00106A9C">
        <w:rPr>
          <w:highlight w:val="white"/>
        </w:rPr>
        <w:t>, the constructor takes its size and the array type.</w:t>
      </w:r>
    </w:p>
    <w:p w14:paraId="38BE3263" w14:textId="77777777" w:rsidR="007071E3" w:rsidRDefault="007071E3">
      <w:pPr>
        <w:rPr>
          <w:color w:val="auto"/>
        </w:rPr>
        <w:pPrChange w:id="5720" w:author="Stefan Bjornander" w:date="2015-04-25T11:00:00Z">
          <w:pPr>
            <w:pStyle w:val="Rubrik3"/>
          </w:pPr>
        </w:pPrChange>
      </w:pPr>
      <w:ins w:id="5721" w:author="Stefan Bjornander" w:date="2015-04-25T11:00:00Z">
        <w:r>
          <w:t>The array size can be zero, when the type is created. In that case it will later be set by the length of its ini</w:t>
        </w:r>
      </w:ins>
      <w:ins w:id="5722" w:author="Stefan Bjornander" w:date="2015-04-25T11:01:00Z">
        <w:r>
          <w:t xml:space="preserve">tialization </w:t>
        </w:r>
      </w:ins>
      <w:ins w:id="5723" w:author="Stefan Bjornander" w:date="2015-04-25T11:00:00Z">
        <w:r>
          <w:t>list</w:t>
        </w:r>
      </w:ins>
      <w:r>
        <w:t xml:space="preserve"> or become uncomplete.</w:t>
      </w:r>
    </w:p>
    <w:p w14:paraId="56C1AC4E" w14:textId="77777777" w:rsidR="006E1FB9" w:rsidRPr="006E1FB9" w:rsidRDefault="006E1FB9" w:rsidP="006E1FB9">
      <w:pPr>
        <w:pStyle w:val="Code"/>
        <w:rPr>
          <w:highlight w:val="white"/>
        </w:rPr>
      </w:pPr>
      <w:r w:rsidRPr="006E1FB9">
        <w:rPr>
          <w:highlight w:val="white"/>
        </w:rPr>
        <w:t xml:space="preserve">    private int m_arraySize;</w:t>
      </w:r>
    </w:p>
    <w:p w14:paraId="5EFC0DD1" w14:textId="77777777" w:rsidR="006E1FB9" w:rsidRPr="006E1FB9" w:rsidRDefault="006E1FB9" w:rsidP="006E1FB9">
      <w:pPr>
        <w:pStyle w:val="Code"/>
        <w:rPr>
          <w:highlight w:val="white"/>
        </w:rPr>
      </w:pPr>
      <w:r w:rsidRPr="006E1FB9">
        <w:rPr>
          <w:highlight w:val="white"/>
        </w:rPr>
        <w:t xml:space="preserve">    private Type m_arrayType;</w:t>
      </w:r>
    </w:p>
    <w:p w14:paraId="06AAF0D5" w14:textId="77777777" w:rsidR="006E1FB9" w:rsidRPr="006E1FB9" w:rsidRDefault="006E1FB9" w:rsidP="006E1FB9">
      <w:pPr>
        <w:pStyle w:val="Code"/>
        <w:rPr>
          <w:highlight w:val="white"/>
        </w:rPr>
      </w:pPr>
    </w:p>
    <w:p w14:paraId="66E5D00D" w14:textId="77777777" w:rsidR="006E1FB9" w:rsidRPr="006E1FB9" w:rsidRDefault="006E1FB9" w:rsidP="006E1FB9">
      <w:pPr>
        <w:pStyle w:val="Code"/>
        <w:rPr>
          <w:highlight w:val="white"/>
        </w:rPr>
      </w:pPr>
      <w:r w:rsidRPr="006E1FB9">
        <w:rPr>
          <w:highlight w:val="white"/>
        </w:rPr>
        <w:lastRenderedPageBreak/>
        <w:t xml:space="preserve">    public Type(int arraySize, Type arrayType) {</w:t>
      </w:r>
    </w:p>
    <w:p w14:paraId="196B772A" w14:textId="77777777" w:rsidR="006E1FB9" w:rsidRPr="006E1FB9" w:rsidRDefault="006E1FB9" w:rsidP="006E1FB9">
      <w:pPr>
        <w:pStyle w:val="Code"/>
        <w:rPr>
          <w:highlight w:val="white"/>
        </w:rPr>
      </w:pPr>
      <w:r w:rsidRPr="006E1FB9">
        <w:rPr>
          <w:highlight w:val="white"/>
        </w:rPr>
        <w:t xml:space="preserve">      m_sort = Sort.Array;</w:t>
      </w:r>
    </w:p>
    <w:p w14:paraId="4AC74413" w14:textId="77777777" w:rsidR="006E1FB9" w:rsidRPr="006E1FB9" w:rsidRDefault="006E1FB9" w:rsidP="006E1FB9">
      <w:pPr>
        <w:pStyle w:val="Code"/>
        <w:rPr>
          <w:highlight w:val="white"/>
        </w:rPr>
      </w:pPr>
      <w:r w:rsidRPr="006E1FB9">
        <w:rPr>
          <w:highlight w:val="white"/>
        </w:rPr>
        <w:t xml:space="preserve">      m_arraySize = arraySize;</w:t>
      </w:r>
    </w:p>
    <w:p w14:paraId="598B611F" w14:textId="77777777" w:rsidR="006E1FB9" w:rsidRPr="006E1FB9" w:rsidRDefault="006E1FB9" w:rsidP="006E1FB9">
      <w:pPr>
        <w:pStyle w:val="Code"/>
        <w:rPr>
          <w:highlight w:val="white"/>
        </w:rPr>
      </w:pPr>
      <w:r w:rsidRPr="006E1FB9">
        <w:rPr>
          <w:highlight w:val="white"/>
        </w:rPr>
        <w:t xml:space="preserve">      m_arrayType = arrayType;</w:t>
      </w:r>
    </w:p>
    <w:p w14:paraId="5319C265" w14:textId="77777777" w:rsidR="006E1FB9" w:rsidRPr="006E1FB9" w:rsidRDefault="006E1FB9" w:rsidP="006E1FB9">
      <w:pPr>
        <w:pStyle w:val="Code"/>
        <w:rPr>
          <w:highlight w:val="white"/>
        </w:rPr>
      </w:pPr>
      <w:r w:rsidRPr="006E1FB9">
        <w:rPr>
          <w:highlight w:val="white"/>
        </w:rPr>
        <w:t xml:space="preserve">    }</w:t>
      </w:r>
    </w:p>
    <w:p w14:paraId="1E437842" w14:textId="77777777" w:rsidR="006E1FB9" w:rsidRPr="006E1FB9" w:rsidRDefault="006E1FB9" w:rsidP="006E1FB9">
      <w:pPr>
        <w:pStyle w:val="Code"/>
        <w:rPr>
          <w:highlight w:val="white"/>
        </w:rPr>
      </w:pPr>
    </w:p>
    <w:p w14:paraId="743D6CB7" w14:textId="77777777" w:rsidR="006E1FB9" w:rsidRPr="006E1FB9" w:rsidRDefault="006E1FB9" w:rsidP="006E1FB9">
      <w:pPr>
        <w:pStyle w:val="Code"/>
        <w:rPr>
          <w:highlight w:val="white"/>
        </w:rPr>
      </w:pPr>
      <w:r w:rsidRPr="006E1FB9">
        <w:rPr>
          <w:highlight w:val="white"/>
        </w:rPr>
        <w:t xml:space="preserve">    public int ArraySize {</w:t>
      </w:r>
    </w:p>
    <w:p w14:paraId="73809041" w14:textId="77777777" w:rsidR="006E1FB9" w:rsidRPr="006E1FB9" w:rsidRDefault="006E1FB9" w:rsidP="006E1FB9">
      <w:pPr>
        <w:pStyle w:val="Code"/>
        <w:rPr>
          <w:highlight w:val="white"/>
        </w:rPr>
      </w:pPr>
      <w:r w:rsidRPr="006E1FB9">
        <w:rPr>
          <w:highlight w:val="white"/>
        </w:rPr>
        <w:t xml:space="preserve">      get { return m_arraySize; }</w:t>
      </w:r>
    </w:p>
    <w:p w14:paraId="262AFD7C" w14:textId="77777777" w:rsidR="006E1FB9" w:rsidRPr="006E1FB9" w:rsidRDefault="006E1FB9" w:rsidP="006E1FB9">
      <w:pPr>
        <w:pStyle w:val="Code"/>
        <w:rPr>
          <w:highlight w:val="white"/>
        </w:rPr>
      </w:pPr>
      <w:r w:rsidRPr="006E1FB9">
        <w:rPr>
          <w:highlight w:val="white"/>
        </w:rPr>
        <w:t xml:space="preserve">      set { m_arraySize = value; }</w:t>
      </w:r>
    </w:p>
    <w:p w14:paraId="5A4B38DD" w14:textId="77777777" w:rsidR="006E1FB9" w:rsidRPr="006E1FB9" w:rsidRDefault="006E1FB9" w:rsidP="006E1FB9">
      <w:pPr>
        <w:pStyle w:val="Code"/>
        <w:rPr>
          <w:highlight w:val="white"/>
        </w:rPr>
      </w:pPr>
      <w:r w:rsidRPr="006E1FB9">
        <w:rPr>
          <w:highlight w:val="white"/>
        </w:rPr>
        <w:t xml:space="preserve">    }</w:t>
      </w:r>
    </w:p>
    <w:p w14:paraId="12D166AE" w14:textId="77777777" w:rsidR="006E1FB9" w:rsidRPr="006E1FB9" w:rsidRDefault="006E1FB9" w:rsidP="006E1FB9">
      <w:pPr>
        <w:pStyle w:val="Code"/>
        <w:rPr>
          <w:highlight w:val="white"/>
        </w:rPr>
      </w:pPr>
    </w:p>
    <w:p w14:paraId="065CE660" w14:textId="77777777" w:rsidR="006E1FB9" w:rsidRPr="006E1FB9" w:rsidRDefault="006E1FB9" w:rsidP="006E1FB9">
      <w:pPr>
        <w:pStyle w:val="Code"/>
        <w:rPr>
          <w:highlight w:val="white"/>
        </w:rPr>
      </w:pPr>
      <w:r w:rsidRPr="006E1FB9">
        <w:rPr>
          <w:highlight w:val="white"/>
        </w:rPr>
        <w:t xml:space="preserve">    public Type ArrayType {</w:t>
      </w:r>
    </w:p>
    <w:p w14:paraId="34FE9717" w14:textId="77777777" w:rsidR="006E1FB9" w:rsidRPr="006E1FB9" w:rsidRDefault="006E1FB9" w:rsidP="006E1FB9">
      <w:pPr>
        <w:pStyle w:val="Code"/>
        <w:rPr>
          <w:highlight w:val="white"/>
        </w:rPr>
      </w:pPr>
      <w:r w:rsidRPr="006E1FB9">
        <w:rPr>
          <w:highlight w:val="white"/>
        </w:rPr>
        <w:t xml:space="preserve">      get { return m_arrayType; }</w:t>
      </w:r>
    </w:p>
    <w:p w14:paraId="25F71942" w14:textId="77777777" w:rsidR="006E1FB9" w:rsidRPr="006E1FB9" w:rsidRDefault="006E1FB9" w:rsidP="006E1FB9">
      <w:pPr>
        <w:pStyle w:val="Code"/>
        <w:rPr>
          <w:highlight w:val="white"/>
        </w:rPr>
      </w:pPr>
      <w:r w:rsidRPr="006E1FB9">
        <w:rPr>
          <w:highlight w:val="white"/>
        </w:rPr>
        <w:t xml:space="preserve">      set { m_arrayType = value; }</w:t>
      </w:r>
    </w:p>
    <w:p w14:paraId="1390D2E5" w14:textId="77777777" w:rsidR="006E1FB9" w:rsidRPr="006E1FB9" w:rsidRDefault="006E1FB9" w:rsidP="006E1FB9">
      <w:pPr>
        <w:pStyle w:val="Code"/>
        <w:rPr>
          <w:highlight w:val="white"/>
        </w:rPr>
      </w:pPr>
      <w:r w:rsidRPr="006E1FB9">
        <w:rPr>
          <w:highlight w:val="white"/>
        </w:rPr>
        <w:t xml:space="preserve">    }</w:t>
      </w:r>
    </w:p>
    <w:p w14:paraId="35F74D78" w14:textId="24510550" w:rsidR="006E1FB9" w:rsidRPr="006E1FB9" w:rsidRDefault="00106A9C" w:rsidP="00106A9C">
      <w:pPr>
        <w:rPr>
          <w:highlight w:val="white"/>
        </w:rPr>
      </w:pPr>
      <w:r>
        <w:rPr>
          <w:highlight w:val="white"/>
        </w:rPr>
        <w:t xml:space="preserve">The </w:t>
      </w:r>
      <w:r w:rsidRPr="004C391B">
        <w:rPr>
          <w:rStyle w:val="KeyWord0"/>
          <w:highlight w:val="white"/>
        </w:rPr>
        <w:t>PointerOrArrayType</w:t>
      </w:r>
      <w:r>
        <w:rPr>
          <w:highlight w:val="white"/>
        </w:rPr>
        <w:t xml:space="preserve"> method returns </w:t>
      </w:r>
      <w:r w:rsidR="00DD7A1C">
        <w:rPr>
          <w:highlight w:val="white"/>
        </w:rPr>
        <w:t>the pointer or array type, which case it may be.</w:t>
      </w:r>
    </w:p>
    <w:p w14:paraId="6B63C9DC" w14:textId="77777777" w:rsidR="006E1FB9" w:rsidRPr="006E1FB9" w:rsidRDefault="006E1FB9" w:rsidP="006E1FB9">
      <w:pPr>
        <w:pStyle w:val="Code"/>
        <w:rPr>
          <w:highlight w:val="white"/>
        </w:rPr>
      </w:pPr>
      <w:r w:rsidRPr="006E1FB9">
        <w:rPr>
          <w:highlight w:val="white"/>
        </w:rPr>
        <w:t xml:space="preserve">    public Type PointerOrArrayType {</w:t>
      </w:r>
    </w:p>
    <w:p w14:paraId="6E43F1E2" w14:textId="77777777" w:rsidR="006E1FB9" w:rsidRPr="006E1FB9" w:rsidRDefault="006E1FB9" w:rsidP="006E1FB9">
      <w:pPr>
        <w:pStyle w:val="Code"/>
        <w:rPr>
          <w:highlight w:val="white"/>
        </w:rPr>
      </w:pPr>
      <w:r w:rsidRPr="006E1FB9">
        <w:rPr>
          <w:highlight w:val="white"/>
        </w:rPr>
        <w:t xml:space="preserve">      get {</w:t>
      </w:r>
    </w:p>
    <w:p w14:paraId="3FA359C5" w14:textId="77777777" w:rsidR="006E1FB9" w:rsidRPr="006E1FB9" w:rsidRDefault="006E1FB9" w:rsidP="006E1FB9">
      <w:pPr>
        <w:pStyle w:val="Code"/>
        <w:rPr>
          <w:highlight w:val="white"/>
        </w:rPr>
      </w:pPr>
      <w:r w:rsidRPr="006E1FB9">
        <w:rPr>
          <w:highlight w:val="white"/>
        </w:rPr>
        <w:t xml:space="preserve">        return (m_sort == Sort.Pointer) ? m_pointerType : m_arrayType;</w:t>
      </w:r>
    </w:p>
    <w:p w14:paraId="78B7BF58" w14:textId="77777777" w:rsidR="006E1FB9" w:rsidRPr="006E1FB9" w:rsidRDefault="006E1FB9" w:rsidP="006E1FB9">
      <w:pPr>
        <w:pStyle w:val="Code"/>
        <w:rPr>
          <w:highlight w:val="white"/>
        </w:rPr>
      </w:pPr>
      <w:r w:rsidRPr="006E1FB9">
        <w:rPr>
          <w:highlight w:val="white"/>
        </w:rPr>
        <w:t xml:space="preserve">      }</w:t>
      </w:r>
    </w:p>
    <w:p w14:paraId="3C347892" w14:textId="77777777" w:rsidR="006E1FB9" w:rsidRPr="006E1FB9" w:rsidRDefault="006E1FB9" w:rsidP="006E1FB9">
      <w:pPr>
        <w:pStyle w:val="Code"/>
        <w:rPr>
          <w:highlight w:val="white"/>
        </w:rPr>
      </w:pPr>
      <w:r w:rsidRPr="006E1FB9">
        <w:rPr>
          <w:highlight w:val="white"/>
        </w:rPr>
        <w:t xml:space="preserve">    }</w:t>
      </w:r>
    </w:p>
    <w:p w14:paraId="44025E91" w14:textId="77777777" w:rsidR="006E1FB9" w:rsidRPr="006E1FB9" w:rsidRDefault="006E1FB9" w:rsidP="006E1FB9">
      <w:pPr>
        <w:pStyle w:val="Code"/>
        <w:rPr>
          <w:highlight w:val="white"/>
        </w:rPr>
      </w:pPr>
    </w:p>
    <w:p w14:paraId="29F2BF3D" w14:textId="5340C383" w:rsidR="006E1FB9" w:rsidRPr="006E1FB9" w:rsidRDefault="006E1FB9" w:rsidP="006E1FB9">
      <w:pPr>
        <w:pStyle w:val="Code"/>
        <w:rPr>
          <w:highlight w:val="white"/>
        </w:rPr>
      </w:pPr>
      <w:r w:rsidRPr="006E1FB9">
        <w:rPr>
          <w:highlight w:val="white"/>
        </w:rPr>
        <w:t xml:space="preserve">    // -----------------------------------------------------------------------</w:t>
      </w:r>
    </w:p>
    <w:p w14:paraId="46093228" w14:textId="77777777" w:rsidR="009C1D3E" w:rsidRDefault="009C1D3E">
      <w:pPr>
        <w:rPr>
          <w:color w:val="auto"/>
        </w:rPr>
        <w:pPrChange w:id="5724" w:author="Stefan Bjornander" w:date="2015-04-25T11:04:00Z">
          <w:pPr>
            <w:pStyle w:val="Rubrik3"/>
          </w:pPr>
        </w:pPrChange>
      </w:pPr>
      <w:ins w:id="5725" w:author="Stefan Bjornander" w:date="2015-04-25T11:04:00Z">
        <w:r>
          <w:t xml:space="preserve">C support both old-style and new-style function declarations. The old-style declaration </w:t>
        </w:r>
      </w:ins>
      <w:r>
        <w:t>takes a parameter list of identifiers, that is matched to a set of declarations, while the new-style declaration takes a parameter list of declarations.</w:t>
      </w:r>
    </w:p>
    <w:p w14:paraId="609F437A" w14:textId="098D9041" w:rsidR="006E1FB9" w:rsidRPr="006E1FB9" w:rsidRDefault="00243B8E" w:rsidP="00243B8E">
      <w:pPr>
        <w:rPr>
          <w:highlight w:val="white"/>
        </w:rPr>
      </w:pPr>
      <w:r>
        <w:rPr>
          <w:highlight w:val="white"/>
        </w:rPr>
        <w:t>The function constructor is a bit more complicated</w:t>
      </w:r>
      <w:r w:rsidR="00697C52">
        <w:rPr>
          <w:highlight w:val="white"/>
        </w:rPr>
        <w:t xml:space="preserve"> because we </w:t>
      </w:r>
      <w:r w:rsidR="002E2B33">
        <w:rPr>
          <w:highlight w:val="white"/>
        </w:rPr>
        <w:t xml:space="preserve">must </w:t>
      </w:r>
      <w:r w:rsidR="00697C52">
        <w:rPr>
          <w:highlight w:val="white"/>
        </w:rPr>
        <w:t xml:space="preserve">take into consideration the fact that </w:t>
      </w:r>
      <w:r w:rsidR="002E2B33">
        <w:rPr>
          <w:highlight w:val="white"/>
        </w:rPr>
        <w:t>there are both the old-style and new-style function definition.</w:t>
      </w:r>
      <w:r w:rsidR="002E2493">
        <w:rPr>
          <w:highlight w:val="white"/>
        </w:rPr>
        <w:t xml:space="preserve"> However, both styles have in common that the function has a return type.</w:t>
      </w:r>
    </w:p>
    <w:p w14:paraId="58EC81A0" w14:textId="77777777" w:rsidR="006E1FB9" w:rsidRPr="006E1FB9" w:rsidRDefault="006E1FB9" w:rsidP="006E1FB9">
      <w:pPr>
        <w:pStyle w:val="Code"/>
        <w:rPr>
          <w:highlight w:val="white"/>
        </w:rPr>
      </w:pPr>
      <w:r w:rsidRPr="006E1FB9">
        <w:rPr>
          <w:highlight w:val="white"/>
        </w:rPr>
        <w:t xml:space="preserve">    public enum FunctionStyle {Old, New};</w:t>
      </w:r>
    </w:p>
    <w:p w14:paraId="0435BCF5" w14:textId="77777777" w:rsidR="006E1FB9" w:rsidRPr="006E1FB9" w:rsidRDefault="006E1FB9" w:rsidP="006E1FB9">
      <w:pPr>
        <w:pStyle w:val="Code"/>
        <w:rPr>
          <w:highlight w:val="white"/>
        </w:rPr>
      </w:pPr>
      <w:r w:rsidRPr="006E1FB9">
        <w:rPr>
          <w:highlight w:val="white"/>
        </w:rPr>
        <w:t xml:space="preserve">    private FunctionStyle m_functionStyle;</w:t>
      </w:r>
    </w:p>
    <w:p w14:paraId="0EEE0851" w14:textId="3ACDB845" w:rsidR="006E1FB9" w:rsidRDefault="006E1FB9" w:rsidP="006E1FB9">
      <w:pPr>
        <w:pStyle w:val="Code"/>
        <w:rPr>
          <w:highlight w:val="white"/>
        </w:rPr>
      </w:pPr>
      <w:r w:rsidRPr="006E1FB9">
        <w:rPr>
          <w:highlight w:val="white"/>
        </w:rPr>
        <w:t xml:space="preserve">    private Type m_returnType;</w:t>
      </w:r>
    </w:p>
    <w:p w14:paraId="01230A68" w14:textId="6E4E8DC1" w:rsidR="002E2493" w:rsidRPr="006E1FB9" w:rsidRDefault="00BC1BD7" w:rsidP="007B5818">
      <w:pPr>
        <w:rPr>
          <w:highlight w:val="white"/>
        </w:rPr>
      </w:pPr>
      <w:r>
        <w:rPr>
          <w:highlight w:val="white"/>
        </w:rPr>
        <w:t>The old-style function has name list, while the new style function has a parameter</w:t>
      </w:r>
      <w:r w:rsidR="007B5818">
        <w:rPr>
          <w:highlight w:val="white"/>
        </w:rPr>
        <w:t xml:space="preserve"> list, mad</w:t>
      </w:r>
      <w:r w:rsidR="00C65118">
        <w:rPr>
          <w:highlight w:val="white"/>
        </w:rPr>
        <w:t>e</w:t>
      </w:r>
      <w:r w:rsidR="007B5818">
        <w:rPr>
          <w:highlight w:val="white"/>
        </w:rPr>
        <w:t xml:space="preserve"> up by name-symbol pairs.</w:t>
      </w:r>
    </w:p>
    <w:p w14:paraId="5CC1C8DE" w14:textId="77777777" w:rsidR="006E1FB9" w:rsidRPr="006E1FB9" w:rsidRDefault="006E1FB9" w:rsidP="006E1FB9">
      <w:pPr>
        <w:pStyle w:val="Code"/>
        <w:rPr>
          <w:highlight w:val="white"/>
        </w:rPr>
      </w:pPr>
      <w:r w:rsidRPr="006E1FB9">
        <w:rPr>
          <w:highlight w:val="white"/>
        </w:rPr>
        <w:t xml:space="preserve">    private List&lt;string&gt; m_nameList;</w:t>
      </w:r>
    </w:p>
    <w:p w14:paraId="1143C465" w14:textId="69F003DC" w:rsidR="006E1FB9" w:rsidRDefault="006E1FB9" w:rsidP="006E1FB9">
      <w:pPr>
        <w:pStyle w:val="Code"/>
        <w:rPr>
          <w:highlight w:val="white"/>
        </w:rPr>
      </w:pPr>
      <w:r w:rsidRPr="006E1FB9">
        <w:rPr>
          <w:highlight w:val="white"/>
        </w:rPr>
        <w:t xml:space="preserve">    private List&lt;Pair&lt;string,Symbol&gt;&gt; m_parameterList;</w:t>
      </w:r>
    </w:p>
    <w:p w14:paraId="37D10D67" w14:textId="5060CB65" w:rsidR="00B34C0A" w:rsidRPr="006E1FB9" w:rsidRDefault="00B34C0A" w:rsidP="00B34C0A">
      <w:pPr>
        <w:rPr>
          <w:highlight w:val="white"/>
        </w:rPr>
      </w:pPr>
      <w:r>
        <w:rPr>
          <w:highlight w:val="white"/>
        </w:rPr>
        <w:t xml:space="preserve">The parameter list is </w:t>
      </w:r>
      <w:r w:rsidR="005870FD">
        <w:rPr>
          <w:highlight w:val="white"/>
        </w:rPr>
        <w:t xml:space="preserve">transformed into </w:t>
      </w:r>
      <w:r>
        <w:rPr>
          <w:highlight w:val="white"/>
        </w:rPr>
        <w:t>a type list. Holding the types of each parameter.</w:t>
      </w:r>
    </w:p>
    <w:p w14:paraId="6FD1FEB3" w14:textId="6FB2B961" w:rsidR="006E1FB9" w:rsidRDefault="006E1FB9" w:rsidP="006E1FB9">
      <w:pPr>
        <w:pStyle w:val="Code"/>
        <w:rPr>
          <w:highlight w:val="white"/>
        </w:rPr>
      </w:pPr>
      <w:r w:rsidRPr="006E1FB9">
        <w:rPr>
          <w:highlight w:val="white"/>
        </w:rPr>
        <w:t xml:space="preserve">    private List&lt;Type&gt; m_typeList;</w:t>
      </w:r>
    </w:p>
    <w:p w14:paraId="367EB0CE" w14:textId="0FE49BA4" w:rsidR="00BE37EE" w:rsidRPr="006E1FB9" w:rsidRDefault="00BE37EE" w:rsidP="00BE37EE">
      <w:pPr>
        <w:rPr>
          <w:highlight w:val="white"/>
        </w:rPr>
      </w:pPr>
      <w:r>
        <w:rPr>
          <w:highlight w:val="white"/>
        </w:rPr>
        <w:t>Som function</w:t>
      </w:r>
      <w:r w:rsidR="00A76E2C">
        <w:rPr>
          <w:highlight w:val="white"/>
        </w:rPr>
        <w:t>s</w:t>
      </w:r>
      <w:r>
        <w:rPr>
          <w:highlight w:val="white"/>
        </w:rPr>
        <w:t xml:space="preserve">, like </w:t>
      </w:r>
      <w:r w:rsidRPr="00BE37EE">
        <w:rPr>
          <w:rStyle w:val="KeyWord0"/>
          <w:highlight w:val="white"/>
        </w:rPr>
        <w:t>printf</w:t>
      </w:r>
      <w:r>
        <w:rPr>
          <w:highlight w:val="white"/>
        </w:rPr>
        <w:t xml:space="preserve"> and </w:t>
      </w:r>
      <w:r w:rsidRPr="00BE37EE">
        <w:rPr>
          <w:rStyle w:val="KeyWord0"/>
          <w:highlight w:val="white"/>
        </w:rPr>
        <w:t>scanf</w:t>
      </w:r>
      <w:r>
        <w:rPr>
          <w:highlight w:val="white"/>
        </w:rPr>
        <w:t xml:space="preserve">, </w:t>
      </w:r>
      <w:r w:rsidR="00CF035C">
        <w:rPr>
          <w:highlight w:val="white"/>
        </w:rPr>
        <w:t>are elliptic, which means that they can take a various number of parameters.</w:t>
      </w:r>
    </w:p>
    <w:p w14:paraId="66251914" w14:textId="77777777" w:rsidR="006E1FB9" w:rsidRPr="006E1FB9" w:rsidRDefault="006E1FB9" w:rsidP="006E1FB9">
      <w:pPr>
        <w:pStyle w:val="Code"/>
        <w:rPr>
          <w:highlight w:val="white"/>
        </w:rPr>
      </w:pPr>
      <w:r w:rsidRPr="006E1FB9">
        <w:rPr>
          <w:highlight w:val="white"/>
        </w:rPr>
        <w:t xml:space="preserve">    private bool m_ellipse;</w:t>
      </w:r>
    </w:p>
    <w:p w14:paraId="383FFE71" w14:textId="19D7AE55" w:rsidR="006E1FB9" w:rsidRPr="006E1FB9" w:rsidRDefault="00CF035C" w:rsidP="00CF035C">
      <w:pPr>
        <w:rPr>
          <w:highlight w:val="white"/>
        </w:rPr>
      </w:pPr>
      <w:r>
        <w:rPr>
          <w:highlight w:val="white"/>
        </w:rPr>
        <w:t xml:space="preserve">The following constructor takes an old-style function. </w:t>
      </w:r>
      <w:r w:rsidR="00CC0142">
        <w:rPr>
          <w:highlight w:val="white"/>
        </w:rPr>
        <w:t>The name in the list must be unique.</w:t>
      </w:r>
    </w:p>
    <w:p w14:paraId="0A10F74A" w14:textId="77777777" w:rsidR="006E1FB9" w:rsidRPr="006E1FB9" w:rsidRDefault="006E1FB9" w:rsidP="006E1FB9">
      <w:pPr>
        <w:pStyle w:val="Code"/>
        <w:rPr>
          <w:highlight w:val="white"/>
        </w:rPr>
      </w:pPr>
      <w:r w:rsidRPr="006E1FB9">
        <w:rPr>
          <w:highlight w:val="white"/>
        </w:rPr>
        <w:t xml:space="preserve">    public Type(Type returnType, List&lt;string&gt; nameList) {</w:t>
      </w:r>
    </w:p>
    <w:p w14:paraId="47EB9B3D" w14:textId="77777777" w:rsidR="006E1FB9" w:rsidRPr="006E1FB9" w:rsidRDefault="006E1FB9" w:rsidP="006E1FB9">
      <w:pPr>
        <w:pStyle w:val="Code"/>
        <w:rPr>
          <w:highlight w:val="white"/>
        </w:rPr>
      </w:pPr>
      <w:r w:rsidRPr="006E1FB9">
        <w:rPr>
          <w:highlight w:val="white"/>
        </w:rPr>
        <w:t xml:space="preserve">      m_sort = Sort.Function;</w:t>
      </w:r>
    </w:p>
    <w:p w14:paraId="34AF4655" w14:textId="77777777" w:rsidR="006E1FB9" w:rsidRPr="006E1FB9" w:rsidRDefault="006E1FB9" w:rsidP="006E1FB9">
      <w:pPr>
        <w:pStyle w:val="Code"/>
        <w:rPr>
          <w:highlight w:val="white"/>
        </w:rPr>
      </w:pPr>
      <w:r w:rsidRPr="006E1FB9">
        <w:rPr>
          <w:highlight w:val="white"/>
        </w:rPr>
        <w:t xml:space="preserve">      m_functionStyle = FunctionStyle.Old;</w:t>
      </w:r>
    </w:p>
    <w:p w14:paraId="4329F62F" w14:textId="77777777" w:rsidR="006E1FB9" w:rsidRPr="006E1FB9" w:rsidRDefault="006E1FB9" w:rsidP="006E1FB9">
      <w:pPr>
        <w:pStyle w:val="Code"/>
        <w:rPr>
          <w:highlight w:val="white"/>
        </w:rPr>
      </w:pPr>
      <w:r w:rsidRPr="006E1FB9">
        <w:rPr>
          <w:highlight w:val="white"/>
        </w:rPr>
        <w:t xml:space="preserve">      m_returnType = returnType;</w:t>
      </w:r>
    </w:p>
    <w:p w14:paraId="3BD6319B" w14:textId="77777777" w:rsidR="006E1FB9" w:rsidRPr="006E1FB9" w:rsidRDefault="006E1FB9" w:rsidP="006E1FB9">
      <w:pPr>
        <w:pStyle w:val="Code"/>
        <w:rPr>
          <w:highlight w:val="white"/>
        </w:rPr>
      </w:pPr>
      <w:r w:rsidRPr="006E1FB9">
        <w:rPr>
          <w:highlight w:val="white"/>
        </w:rPr>
        <w:t xml:space="preserve">      m_nameList = nameList;</w:t>
      </w:r>
    </w:p>
    <w:p w14:paraId="2339DA8E" w14:textId="77777777" w:rsidR="006E1FB9" w:rsidRPr="006E1FB9" w:rsidRDefault="006E1FB9" w:rsidP="006E1FB9">
      <w:pPr>
        <w:pStyle w:val="Code"/>
        <w:rPr>
          <w:highlight w:val="white"/>
        </w:rPr>
      </w:pPr>
      <w:r w:rsidRPr="006E1FB9">
        <w:rPr>
          <w:highlight w:val="white"/>
        </w:rPr>
        <w:lastRenderedPageBreak/>
        <w:t xml:space="preserve">      m_parameterList = null;</w:t>
      </w:r>
    </w:p>
    <w:p w14:paraId="7D824BDB" w14:textId="77777777" w:rsidR="006E1FB9" w:rsidRPr="006E1FB9" w:rsidRDefault="006E1FB9" w:rsidP="006E1FB9">
      <w:pPr>
        <w:pStyle w:val="Code"/>
        <w:rPr>
          <w:highlight w:val="white"/>
        </w:rPr>
      </w:pPr>
      <w:r w:rsidRPr="006E1FB9">
        <w:rPr>
          <w:highlight w:val="white"/>
        </w:rPr>
        <w:t xml:space="preserve">      m_ellipse = false;</w:t>
      </w:r>
    </w:p>
    <w:p w14:paraId="0AA4FB56" w14:textId="48E2DC9F" w:rsidR="006E1FB9" w:rsidRPr="006E1FB9" w:rsidRDefault="00CC0142" w:rsidP="00CC0142">
      <w:pPr>
        <w:rPr>
          <w:highlight w:val="white"/>
        </w:rPr>
      </w:pPr>
      <w:r>
        <w:rPr>
          <w:highlight w:val="white"/>
        </w:rPr>
        <w:t xml:space="preserve">We add the names of the list to a set, and check that they holds the same size. If the do not, there is at least two names with the sam name, which is not allowed. </w:t>
      </w:r>
      <w:r w:rsidR="000B5BAC">
        <w:rPr>
          <w:highlight w:val="white"/>
        </w:rPr>
        <w:t>If the same name is added to set twice, only the first is stored in the set, and the set will have fewer names than the list.</w:t>
      </w:r>
    </w:p>
    <w:p w14:paraId="764ABF92" w14:textId="77777777" w:rsidR="006E1FB9" w:rsidRPr="006E1FB9" w:rsidRDefault="006E1FB9" w:rsidP="006E1FB9">
      <w:pPr>
        <w:pStyle w:val="Code"/>
        <w:rPr>
          <w:highlight w:val="white"/>
        </w:rPr>
      </w:pPr>
      <w:r w:rsidRPr="006E1FB9">
        <w:rPr>
          <w:highlight w:val="white"/>
        </w:rPr>
        <w:t xml:space="preserve">      Assert.Error(nameList.Count == new HashSet&lt;string&gt;(nameList).Count,</w:t>
      </w:r>
    </w:p>
    <w:p w14:paraId="2CA4401F" w14:textId="77777777" w:rsidR="006E1FB9" w:rsidRPr="006E1FB9" w:rsidRDefault="006E1FB9" w:rsidP="006E1FB9">
      <w:pPr>
        <w:pStyle w:val="Code"/>
        <w:rPr>
          <w:highlight w:val="white"/>
        </w:rPr>
      </w:pPr>
      <w:r w:rsidRPr="006E1FB9">
        <w:rPr>
          <w:highlight w:val="white"/>
        </w:rPr>
        <w:t xml:space="preserve">                   null, Message.Duplicate_name_in_parameter_list);</w:t>
      </w:r>
    </w:p>
    <w:p w14:paraId="343CB74F" w14:textId="77777777" w:rsidR="006E1FB9" w:rsidRPr="006E1FB9" w:rsidRDefault="006E1FB9" w:rsidP="006E1FB9">
      <w:pPr>
        <w:pStyle w:val="Code"/>
        <w:rPr>
          <w:highlight w:val="white"/>
        </w:rPr>
      </w:pPr>
      <w:r w:rsidRPr="006E1FB9">
        <w:rPr>
          <w:highlight w:val="white"/>
        </w:rPr>
        <w:t xml:space="preserve">    }</w:t>
      </w:r>
    </w:p>
    <w:p w14:paraId="18512792" w14:textId="6547B92F" w:rsidR="006E1FB9" w:rsidRPr="006E1FB9" w:rsidRDefault="000B5BAC" w:rsidP="000B5BAC">
      <w:pPr>
        <w:rPr>
          <w:highlight w:val="white"/>
        </w:rPr>
      </w:pPr>
      <w:r>
        <w:rPr>
          <w:highlight w:val="white"/>
        </w:rPr>
        <w:t>The following construct takes a new-style function, with return type, parameter list, and ellipse status.</w:t>
      </w:r>
    </w:p>
    <w:p w14:paraId="749F578E" w14:textId="25E9335E" w:rsidR="00747851" w:rsidRDefault="006E1FB9" w:rsidP="006E1FB9">
      <w:pPr>
        <w:pStyle w:val="Code"/>
        <w:rPr>
          <w:highlight w:val="white"/>
        </w:rPr>
      </w:pPr>
      <w:r w:rsidRPr="006E1FB9">
        <w:rPr>
          <w:highlight w:val="white"/>
        </w:rPr>
        <w:t xml:space="preserve">    public Type(Type returnType, List&lt;Pair&lt;string,Symbol&gt;&gt; parameterList,</w:t>
      </w:r>
    </w:p>
    <w:p w14:paraId="7C67C5A8" w14:textId="3BAB0518" w:rsidR="006E1FB9" w:rsidRPr="006E1FB9" w:rsidRDefault="00747851" w:rsidP="006E1FB9">
      <w:pPr>
        <w:pStyle w:val="Code"/>
        <w:rPr>
          <w:highlight w:val="white"/>
        </w:rPr>
      </w:pPr>
      <w:r>
        <w:rPr>
          <w:highlight w:val="white"/>
        </w:rPr>
        <w:t xml:space="preserve">             </w:t>
      </w:r>
      <w:r w:rsidR="006E1FB9" w:rsidRPr="006E1FB9">
        <w:rPr>
          <w:highlight w:val="white"/>
        </w:rPr>
        <w:t xml:space="preserve"> </w:t>
      </w:r>
      <w:r>
        <w:rPr>
          <w:highlight w:val="white"/>
        </w:rPr>
        <w:t xml:space="preserve">  </w:t>
      </w:r>
      <w:r w:rsidR="006E1FB9" w:rsidRPr="006E1FB9">
        <w:rPr>
          <w:highlight w:val="white"/>
        </w:rPr>
        <w:t>bool ellipse) {</w:t>
      </w:r>
    </w:p>
    <w:p w14:paraId="3416B205" w14:textId="77777777" w:rsidR="006E1FB9" w:rsidRPr="006E1FB9" w:rsidRDefault="006E1FB9" w:rsidP="006E1FB9">
      <w:pPr>
        <w:pStyle w:val="Code"/>
        <w:rPr>
          <w:highlight w:val="white"/>
        </w:rPr>
      </w:pPr>
      <w:r w:rsidRPr="006E1FB9">
        <w:rPr>
          <w:highlight w:val="white"/>
        </w:rPr>
        <w:t xml:space="preserve">      m_sort = Sort.Function;</w:t>
      </w:r>
    </w:p>
    <w:p w14:paraId="65B84A8C" w14:textId="77777777" w:rsidR="006E1FB9" w:rsidRPr="006E1FB9" w:rsidRDefault="006E1FB9" w:rsidP="006E1FB9">
      <w:pPr>
        <w:pStyle w:val="Code"/>
        <w:rPr>
          <w:highlight w:val="white"/>
        </w:rPr>
      </w:pPr>
      <w:r w:rsidRPr="006E1FB9">
        <w:rPr>
          <w:highlight w:val="white"/>
        </w:rPr>
        <w:t xml:space="preserve">      m_functionStyle = FunctionStyle.New;</w:t>
      </w:r>
    </w:p>
    <w:p w14:paraId="6A10C9CE" w14:textId="77777777" w:rsidR="006E1FB9" w:rsidRPr="006E1FB9" w:rsidRDefault="006E1FB9" w:rsidP="006E1FB9">
      <w:pPr>
        <w:pStyle w:val="Code"/>
        <w:rPr>
          <w:highlight w:val="white"/>
        </w:rPr>
      </w:pPr>
      <w:r w:rsidRPr="006E1FB9">
        <w:rPr>
          <w:highlight w:val="white"/>
        </w:rPr>
        <w:t xml:space="preserve">      m_returnType = returnType;</w:t>
      </w:r>
    </w:p>
    <w:p w14:paraId="211AC1B9" w14:textId="77777777" w:rsidR="006E1FB9" w:rsidRPr="006E1FB9" w:rsidRDefault="006E1FB9" w:rsidP="006E1FB9">
      <w:pPr>
        <w:pStyle w:val="Code"/>
        <w:rPr>
          <w:highlight w:val="white"/>
        </w:rPr>
      </w:pPr>
      <w:r w:rsidRPr="006E1FB9">
        <w:rPr>
          <w:highlight w:val="white"/>
        </w:rPr>
        <w:t xml:space="preserve">      m_nameList = null;</w:t>
      </w:r>
    </w:p>
    <w:p w14:paraId="1A86A08A" w14:textId="77777777" w:rsidR="006E1FB9" w:rsidRPr="006E1FB9" w:rsidRDefault="006E1FB9" w:rsidP="006E1FB9">
      <w:pPr>
        <w:pStyle w:val="Code"/>
        <w:rPr>
          <w:highlight w:val="white"/>
        </w:rPr>
      </w:pPr>
      <w:r w:rsidRPr="006E1FB9">
        <w:rPr>
          <w:highlight w:val="white"/>
        </w:rPr>
        <w:t xml:space="preserve">      m_parameterList = parameterList;</w:t>
      </w:r>
    </w:p>
    <w:p w14:paraId="39C988CD" w14:textId="77777777" w:rsidR="006E1FB9" w:rsidRPr="006E1FB9" w:rsidRDefault="006E1FB9" w:rsidP="006E1FB9">
      <w:pPr>
        <w:pStyle w:val="Code"/>
        <w:rPr>
          <w:highlight w:val="white"/>
        </w:rPr>
      </w:pPr>
      <w:r w:rsidRPr="006E1FB9">
        <w:rPr>
          <w:highlight w:val="white"/>
        </w:rPr>
        <w:t xml:space="preserve">      m_ellipse = ellipse;</w:t>
      </w:r>
    </w:p>
    <w:p w14:paraId="039202EF" w14:textId="77777777" w:rsidR="006E1FB9" w:rsidRPr="006E1FB9" w:rsidRDefault="006E1FB9" w:rsidP="006E1FB9">
      <w:pPr>
        <w:pStyle w:val="Code"/>
        <w:rPr>
          <w:highlight w:val="white"/>
        </w:rPr>
      </w:pPr>
      <w:r w:rsidRPr="006E1FB9">
        <w:rPr>
          <w:highlight w:val="white"/>
        </w:rPr>
        <w:t xml:space="preserve">      m_typeList = null;</w:t>
      </w:r>
    </w:p>
    <w:p w14:paraId="138731DD" w14:textId="77777777" w:rsidR="006E1FB9" w:rsidRPr="006E1FB9" w:rsidRDefault="006E1FB9" w:rsidP="006E1FB9">
      <w:pPr>
        <w:pStyle w:val="Code"/>
        <w:rPr>
          <w:highlight w:val="white"/>
        </w:rPr>
      </w:pPr>
      <w:r w:rsidRPr="006E1FB9">
        <w:rPr>
          <w:highlight w:val="white"/>
        </w:rPr>
        <w:t xml:space="preserve">    </w:t>
      </w:r>
    </w:p>
    <w:p w14:paraId="4490B71D" w14:textId="77777777" w:rsidR="006E1FB9" w:rsidRPr="006E1FB9" w:rsidRDefault="006E1FB9" w:rsidP="006E1FB9">
      <w:pPr>
        <w:pStyle w:val="Code"/>
        <w:rPr>
          <w:highlight w:val="white"/>
        </w:rPr>
      </w:pPr>
      <w:r w:rsidRPr="006E1FB9">
        <w:rPr>
          <w:highlight w:val="white"/>
        </w:rPr>
        <w:t xml:space="preserve">      if (parameterList != null) {</w:t>
      </w:r>
    </w:p>
    <w:p w14:paraId="7ECDA67A" w14:textId="77777777" w:rsidR="006E1FB9" w:rsidRPr="006E1FB9" w:rsidRDefault="006E1FB9" w:rsidP="006E1FB9">
      <w:pPr>
        <w:pStyle w:val="Code"/>
        <w:rPr>
          <w:highlight w:val="white"/>
        </w:rPr>
      </w:pPr>
      <w:r w:rsidRPr="006E1FB9">
        <w:rPr>
          <w:highlight w:val="white"/>
        </w:rPr>
        <w:t xml:space="preserve">        m_typeList = new List&lt;Type&gt;();</w:t>
      </w:r>
    </w:p>
    <w:p w14:paraId="32789972" w14:textId="77777777" w:rsidR="006E1FB9" w:rsidRPr="006E1FB9" w:rsidRDefault="006E1FB9" w:rsidP="006E1FB9">
      <w:pPr>
        <w:pStyle w:val="Code"/>
        <w:rPr>
          <w:highlight w:val="white"/>
        </w:rPr>
      </w:pPr>
    </w:p>
    <w:p w14:paraId="57A37F75" w14:textId="77777777" w:rsidR="006E1FB9" w:rsidRPr="006E1FB9" w:rsidRDefault="006E1FB9" w:rsidP="006E1FB9">
      <w:pPr>
        <w:pStyle w:val="Code"/>
        <w:rPr>
          <w:highlight w:val="white"/>
        </w:rPr>
      </w:pPr>
      <w:r w:rsidRPr="006E1FB9">
        <w:rPr>
          <w:highlight w:val="white"/>
        </w:rPr>
        <w:t xml:space="preserve">        foreach (Pair&lt;string,Symbol&gt; pair in parameterList) {</w:t>
      </w:r>
    </w:p>
    <w:p w14:paraId="365D8B90" w14:textId="77777777" w:rsidR="006E1FB9" w:rsidRPr="006E1FB9" w:rsidRDefault="006E1FB9" w:rsidP="006E1FB9">
      <w:pPr>
        <w:pStyle w:val="Code"/>
        <w:rPr>
          <w:highlight w:val="white"/>
        </w:rPr>
      </w:pPr>
      <w:r w:rsidRPr="006E1FB9">
        <w:rPr>
          <w:highlight w:val="white"/>
        </w:rPr>
        <w:t xml:space="preserve">          m_typeList.Add(pair.Second.Type);</w:t>
      </w:r>
    </w:p>
    <w:p w14:paraId="3DBFE7E8" w14:textId="77777777" w:rsidR="006E1FB9" w:rsidRPr="006E1FB9" w:rsidRDefault="006E1FB9" w:rsidP="006E1FB9">
      <w:pPr>
        <w:pStyle w:val="Code"/>
        <w:rPr>
          <w:highlight w:val="white"/>
        </w:rPr>
      </w:pPr>
      <w:r w:rsidRPr="006E1FB9">
        <w:rPr>
          <w:highlight w:val="white"/>
        </w:rPr>
        <w:t xml:space="preserve">        }</w:t>
      </w:r>
    </w:p>
    <w:p w14:paraId="06308BE5" w14:textId="77777777" w:rsidR="006E1FB9" w:rsidRPr="006E1FB9" w:rsidRDefault="006E1FB9" w:rsidP="006E1FB9">
      <w:pPr>
        <w:pStyle w:val="Code"/>
        <w:rPr>
          <w:highlight w:val="white"/>
        </w:rPr>
      </w:pPr>
      <w:r w:rsidRPr="006E1FB9">
        <w:rPr>
          <w:highlight w:val="white"/>
        </w:rPr>
        <w:t xml:space="preserve">      }</w:t>
      </w:r>
    </w:p>
    <w:p w14:paraId="0F739727" w14:textId="77777777" w:rsidR="006E1FB9" w:rsidRPr="006E1FB9" w:rsidRDefault="006E1FB9" w:rsidP="006E1FB9">
      <w:pPr>
        <w:pStyle w:val="Code"/>
        <w:rPr>
          <w:highlight w:val="white"/>
        </w:rPr>
      </w:pPr>
      <w:r w:rsidRPr="006E1FB9">
        <w:rPr>
          <w:highlight w:val="white"/>
        </w:rPr>
        <w:t xml:space="preserve">    }</w:t>
      </w:r>
    </w:p>
    <w:p w14:paraId="607A672B" w14:textId="77777777" w:rsidR="006E1FB9" w:rsidRPr="006E1FB9" w:rsidRDefault="006E1FB9" w:rsidP="006E1FB9">
      <w:pPr>
        <w:pStyle w:val="Code"/>
        <w:rPr>
          <w:highlight w:val="white"/>
        </w:rPr>
      </w:pPr>
    </w:p>
    <w:p w14:paraId="52D4B8B5" w14:textId="77777777" w:rsidR="006E1FB9" w:rsidRPr="006E1FB9" w:rsidRDefault="006E1FB9" w:rsidP="006E1FB9">
      <w:pPr>
        <w:pStyle w:val="Code"/>
        <w:rPr>
          <w:highlight w:val="white"/>
        </w:rPr>
      </w:pPr>
      <w:r w:rsidRPr="006E1FB9">
        <w:rPr>
          <w:highlight w:val="white"/>
        </w:rPr>
        <w:t xml:space="preserve">    public FunctionStyle Style {</w:t>
      </w:r>
    </w:p>
    <w:p w14:paraId="45BEDAA9" w14:textId="77777777" w:rsidR="006E1FB9" w:rsidRPr="006E1FB9" w:rsidRDefault="006E1FB9" w:rsidP="006E1FB9">
      <w:pPr>
        <w:pStyle w:val="Code"/>
        <w:rPr>
          <w:highlight w:val="white"/>
        </w:rPr>
      </w:pPr>
      <w:r w:rsidRPr="006E1FB9">
        <w:rPr>
          <w:highlight w:val="white"/>
        </w:rPr>
        <w:t xml:space="preserve">      get { return m_functionStyle; }</w:t>
      </w:r>
    </w:p>
    <w:p w14:paraId="45D7563E" w14:textId="77777777" w:rsidR="006E1FB9" w:rsidRPr="006E1FB9" w:rsidRDefault="006E1FB9" w:rsidP="006E1FB9">
      <w:pPr>
        <w:pStyle w:val="Code"/>
        <w:rPr>
          <w:highlight w:val="white"/>
        </w:rPr>
      </w:pPr>
      <w:r w:rsidRPr="006E1FB9">
        <w:rPr>
          <w:highlight w:val="white"/>
        </w:rPr>
        <w:t xml:space="preserve">    }</w:t>
      </w:r>
    </w:p>
    <w:p w14:paraId="711461FC" w14:textId="77777777" w:rsidR="006E1FB9" w:rsidRPr="006E1FB9" w:rsidRDefault="006E1FB9" w:rsidP="006E1FB9">
      <w:pPr>
        <w:pStyle w:val="Code"/>
        <w:rPr>
          <w:highlight w:val="white"/>
        </w:rPr>
      </w:pPr>
    </w:p>
    <w:p w14:paraId="35FFFC1B" w14:textId="77777777" w:rsidR="006E1FB9" w:rsidRPr="006E1FB9" w:rsidRDefault="006E1FB9" w:rsidP="006E1FB9">
      <w:pPr>
        <w:pStyle w:val="Code"/>
        <w:rPr>
          <w:highlight w:val="white"/>
        </w:rPr>
      </w:pPr>
      <w:r w:rsidRPr="006E1FB9">
        <w:rPr>
          <w:highlight w:val="white"/>
        </w:rPr>
        <w:t xml:space="preserve">    public List&lt;string&gt; NameList {</w:t>
      </w:r>
    </w:p>
    <w:p w14:paraId="38775F84" w14:textId="77777777" w:rsidR="006E1FB9" w:rsidRPr="006E1FB9" w:rsidRDefault="006E1FB9" w:rsidP="006E1FB9">
      <w:pPr>
        <w:pStyle w:val="Code"/>
        <w:rPr>
          <w:highlight w:val="white"/>
        </w:rPr>
      </w:pPr>
      <w:r w:rsidRPr="006E1FB9">
        <w:rPr>
          <w:highlight w:val="white"/>
        </w:rPr>
        <w:t xml:space="preserve">      get { return m_nameList; }</w:t>
      </w:r>
    </w:p>
    <w:p w14:paraId="56981E46" w14:textId="77777777" w:rsidR="006E1FB9" w:rsidRPr="006E1FB9" w:rsidRDefault="006E1FB9" w:rsidP="006E1FB9">
      <w:pPr>
        <w:pStyle w:val="Code"/>
        <w:rPr>
          <w:highlight w:val="white"/>
        </w:rPr>
      </w:pPr>
      <w:r w:rsidRPr="006E1FB9">
        <w:rPr>
          <w:highlight w:val="white"/>
        </w:rPr>
        <w:t xml:space="preserve">    }</w:t>
      </w:r>
    </w:p>
    <w:p w14:paraId="24CE3CAC" w14:textId="77777777" w:rsidR="006E1FB9" w:rsidRPr="006E1FB9" w:rsidRDefault="006E1FB9" w:rsidP="006E1FB9">
      <w:pPr>
        <w:pStyle w:val="Code"/>
        <w:rPr>
          <w:highlight w:val="white"/>
        </w:rPr>
      </w:pPr>
    </w:p>
    <w:p w14:paraId="16FA52C7" w14:textId="77777777" w:rsidR="006E1FB9" w:rsidRPr="006E1FB9" w:rsidRDefault="006E1FB9" w:rsidP="006E1FB9">
      <w:pPr>
        <w:pStyle w:val="Code"/>
        <w:rPr>
          <w:highlight w:val="white"/>
        </w:rPr>
      </w:pPr>
      <w:r w:rsidRPr="006E1FB9">
        <w:rPr>
          <w:highlight w:val="white"/>
        </w:rPr>
        <w:t xml:space="preserve">    public List&lt;Pair&lt;string,Symbol&gt;&gt; ParameterList {</w:t>
      </w:r>
    </w:p>
    <w:p w14:paraId="1C4649ED" w14:textId="77777777" w:rsidR="006E1FB9" w:rsidRPr="006E1FB9" w:rsidRDefault="006E1FB9" w:rsidP="006E1FB9">
      <w:pPr>
        <w:pStyle w:val="Code"/>
        <w:rPr>
          <w:highlight w:val="white"/>
        </w:rPr>
      </w:pPr>
      <w:r w:rsidRPr="006E1FB9">
        <w:rPr>
          <w:highlight w:val="white"/>
        </w:rPr>
        <w:t xml:space="preserve">      get { return m_parameterList; }</w:t>
      </w:r>
    </w:p>
    <w:p w14:paraId="4F8ED453" w14:textId="77777777" w:rsidR="006E1FB9" w:rsidRPr="006E1FB9" w:rsidRDefault="006E1FB9" w:rsidP="006E1FB9">
      <w:pPr>
        <w:pStyle w:val="Code"/>
        <w:rPr>
          <w:highlight w:val="white"/>
        </w:rPr>
      </w:pPr>
      <w:r w:rsidRPr="006E1FB9">
        <w:rPr>
          <w:highlight w:val="white"/>
        </w:rPr>
        <w:t xml:space="preserve">    }</w:t>
      </w:r>
    </w:p>
    <w:p w14:paraId="35745C14" w14:textId="77777777" w:rsidR="006E1FB9" w:rsidRPr="006E1FB9" w:rsidRDefault="006E1FB9" w:rsidP="006E1FB9">
      <w:pPr>
        <w:pStyle w:val="Code"/>
        <w:rPr>
          <w:highlight w:val="white"/>
        </w:rPr>
      </w:pPr>
    </w:p>
    <w:p w14:paraId="4BFD42A2" w14:textId="77777777" w:rsidR="006E1FB9" w:rsidRPr="006E1FB9" w:rsidRDefault="006E1FB9" w:rsidP="006E1FB9">
      <w:pPr>
        <w:pStyle w:val="Code"/>
        <w:rPr>
          <w:highlight w:val="white"/>
        </w:rPr>
      </w:pPr>
      <w:r w:rsidRPr="006E1FB9">
        <w:rPr>
          <w:highlight w:val="white"/>
        </w:rPr>
        <w:t xml:space="preserve">    public List&lt;Type&gt; TypeList {</w:t>
      </w:r>
    </w:p>
    <w:p w14:paraId="4DF212BF" w14:textId="77777777" w:rsidR="006E1FB9" w:rsidRPr="006E1FB9" w:rsidRDefault="006E1FB9" w:rsidP="006E1FB9">
      <w:pPr>
        <w:pStyle w:val="Code"/>
        <w:rPr>
          <w:highlight w:val="white"/>
        </w:rPr>
      </w:pPr>
      <w:r w:rsidRPr="006E1FB9">
        <w:rPr>
          <w:highlight w:val="white"/>
        </w:rPr>
        <w:t xml:space="preserve">      get { return m_typeList; }</w:t>
      </w:r>
    </w:p>
    <w:p w14:paraId="5AC617AE" w14:textId="77777777" w:rsidR="006E1FB9" w:rsidRPr="006E1FB9" w:rsidRDefault="006E1FB9" w:rsidP="006E1FB9">
      <w:pPr>
        <w:pStyle w:val="Code"/>
        <w:rPr>
          <w:highlight w:val="white"/>
        </w:rPr>
      </w:pPr>
      <w:r w:rsidRPr="006E1FB9">
        <w:rPr>
          <w:highlight w:val="white"/>
        </w:rPr>
        <w:t xml:space="preserve">    }</w:t>
      </w:r>
    </w:p>
    <w:p w14:paraId="7C87566F" w14:textId="77777777" w:rsidR="006E1FB9" w:rsidRPr="006E1FB9" w:rsidRDefault="006E1FB9" w:rsidP="006E1FB9">
      <w:pPr>
        <w:pStyle w:val="Code"/>
        <w:rPr>
          <w:highlight w:val="white"/>
        </w:rPr>
      </w:pPr>
    </w:p>
    <w:p w14:paraId="6F0BD390" w14:textId="77777777" w:rsidR="006E1FB9" w:rsidRPr="006E1FB9" w:rsidRDefault="006E1FB9" w:rsidP="006E1FB9">
      <w:pPr>
        <w:pStyle w:val="Code"/>
        <w:rPr>
          <w:highlight w:val="white"/>
        </w:rPr>
      </w:pPr>
      <w:r w:rsidRPr="006E1FB9">
        <w:rPr>
          <w:highlight w:val="white"/>
        </w:rPr>
        <w:t xml:space="preserve">    public Type ReturnType {</w:t>
      </w:r>
    </w:p>
    <w:p w14:paraId="33C0233D" w14:textId="77777777" w:rsidR="006E1FB9" w:rsidRPr="006E1FB9" w:rsidRDefault="006E1FB9" w:rsidP="006E1FB9">
      <w:pPr>
        <w:pStyle w:val="Code"/>
        <w:rPr>
          <w:highlight w:val="white"/>
        </w:rPr>
      </w:pPr>
      <w:r w:rsidRPr="006E1FB9">
        <w:rPr>
          <w:highlight w:val="white"/>
        </w:rPr>
        <w:t xml:space="preserve">      get { return m_returnType; }</w:t>
      </w:r>
    </w:p>
    <w:p w14:paraId="6D14B299" w14:textId="77777777" w:rsidR="006E1FB9" w:rsidRPr="006E1FB9" w:rsidRDefault="006E1FB9" w:rsidP="006E1FB9">
      <w:pPr>
        <w:pStyle w:val="Code"/>
        <w:rPr>
          <w:highlight w:val="white"/>
        </w:rPr>
      </w:pPr>
      <w:r w:rsidRPr="006E1FB9">
        <w:rPr>
          <w:highlight w:val="white"/>
        </w:rPr>
        <w:t xml:space="preserve">      set { m_returnType = value; }</w:t>
      </w:r>
    </w:p>
    <w:p w14:paraId="4E1496CF" w14:textId="77777777" w:rsidR="006E1FB9" w:rsidRPr="006E1FB9" w:rsidRDefault="006E1FB9" w:rsidP="006E1FB9">
      <w:pPr>
        <w:pStyle w:val="Code"/>
        <w:rPr>
          <w:highlight w:val="white"/>
        </w:rPr>
      </w:pPr>
      <w:r w:rsidRPr="006E1FB9">
        <w:rPr>
          <w:highlight w:val="white"/>
        </w:rPr>
        <w:t xml:space="preserve">    }</w:t>
      </w:r>
    </w:p>
    <w:p w14:paraId="06EA6D87" w14:textId="77777777" w:rsidR="006E1FB9" w:rsidRPr="006E1FB9" w:rsidRDefault="006E1FB9" w:rsidP="006E1FB9">
      <w:pPr>
        <w:pStyle w:val="Code"/>
        <w:rPr>
          <w:highlight w:val="white"/>
        </w:rPr>
      </w:pPr>
    </w:p>
    <w:p w14:paraId="6A787DDA" w14:textId="77777777" w:rsidR="006E1FB9" w:rsidRPr="006E1FB9" w:rsidRDefault="006E1FB9" w:rsidP="006E1FB9">
      <w:pPr>
        <w:pStyle w:val="Code"/>
        <w:rPr>
          <w:highlight w:val="white"/>
        </w:rPr>
      </w:pPr>
      <w:r w:rsidRPr="006E1FB9">
        <w:rPr>
          <w:highlight w:val="white"/>
        </w:rPr>
        <w:t xml:space="preserve">    public bool IsEllipse() {</w:t>
      </w:r>
    </w:p>
    <w:p w14:paraId="2B80FBAC" w14:textId="77777777" w:rsidR="006E1FB9" w:rsidRPr="006E1FB9" w:rsidRDefault="006E1FB9" w:rsidP="006E1FB9">
      <w:pPr>
        <w:pStyle w:val="Code"/>
        <w:rPr>
          <w:highlight w:val="white"/>
        </w:rPr>
      </w:pPr>
      <w:r w:rsidRPr="006E1FB9">
        <w:rPr>
          <w:highlight w:val="white"/>
        </w:rPr>
        <w:t xml:space="preserve">      return m_ellipse;</w:t>
      </w:r>
    </w:p>
    <w:p w14:paraId="0E43C968" w14:textId="77777777" w:rsidR="006E1FB9" w:rsidRPr="006E1FB9" w:rsidRDefault="006E1FB9" w:rsidP="006E1FB9">
      <w:pPr>
        <w:pStyle w:val="Code"/>
        <w:rPr>
          <w:highlight w:val="white"/>
        </w:rPr>
      </w:pPr>
      <w:r w:rsidRPr="006E1FB9">
        <w:rPr>
          <w:highlight w:val="white"/>
        </w:rPr>
        <w:t xml:space="preserve">    }</w:t>
      </w:r>
    </w:p>
    <w:p w14:paraId="59925F0A" w14:textId="77777777" w:rsidR="006E1FB9" w:rsidRPr="006E1FB9" w:rsidRDefault="006E1FB9" w:rsidP="006E1FB9">
      <w:pPr>
        <w:pStyle w:val="Code"/>
        <w:rPr>
          <w:highlight w:val="white"/>
        </w:rPr>
      </w:pPr>
    </w:p>
    <w:p w14:paraId="2D76DA34" w14:textId="77777777" w:rsidR="00117AB0" w:rsidRDefault="006E1FB9" w:rsidP="006E1FB9">
      <w:pPr>
        <w:pStyle w:val="Code"/>
        <w:rPr>
          <w:highlight w:val="white"/>
        </w:rPr>
      </w:pPr>
      <w:r w:rsidRPr="006E1FB9">
        <w:rPr>
          <w:highlight w:val="white"/>
        </w:rPr>
        <w:t xml:space="preserve">    // -----------------------------------------------------------------------</w:t>
      </w:r>
    </w:p>
    <w:p w14:paraId="19A27157" w14:textId="77777777" w:rsidR="00117AB0" w:rsidRDefault="00117AB0" w:rsidP="006E1FB9">
      <w:pPr>
        <w:pStyle w:val="Code"/>
        <w:rPr>
          <w:highlight w:val="white"/>
        </w:rPr>
      </w:pPr>
    </w:p>
    <w:p w14:paraId="288BBCA7" w14:textId="77777777" w:rsidR="00117AB0" w:rsidRDefault="00117AB0" w:rsidP="00117AB0">
      <w:pPr>
        <w:rPr>
          <w:color w:val="auto"/>
        </w:rPr>
      </w:pPr>
      <w:r>
        <w:t xml:space="preserve">A struct and union takes a list of symbols and an indication whether the struct or union is </w:t>
      </w:r>
      <w:r>
        <w:rPr>
          <w:rStyle w:val="CodeInText0"/>
        </w:rPr>
        <w:t>tagged</w:t>
      </w:r>
      <w:r>
        <w:t>. A struct or union is tagged it is given a name:</w:t>
      </w:r>
    </w:p>
    <w:tbl>
      <w:tblPr>
        <w:tblStyle w:val="Tabellrutnt"/>
        <w:tblW w:w="0" w:type="auto"/>
        <w:tblLook w:val="04A0" w:firstRow="1" w:lastRow="0" w:firstColumn="1" w:lastColumn="0" w:noHBand="0" w:noVBand="1"/>
      </w:tblPr>
      <w:tblGrid>
        <w:gridCol w:w="4675"/>
        <w:gridCol w:w="4675"/>
      </w:tblGrid>
      <w:tr w:rsidR="00117AB0" w14:paraId="1A933E51" w14:textId="77777777" w:rsidTr="00117AB0">
        <w:tc>
          <w:tcPr>
            <w:tcW w:w="4675" w:type="dxa"/>
            <w:tcBorders>
              <w:top w:val="nil"/>
              <w:left w:val="nil"/>
              <w:bottom w:val="nil"/>
              <w:right w:val="nil"/>
            </w:tcBorders>
            <w:hideMark/>
          </w:tcPr>
          <w:p w14:paraId="13D12B3C" w14:textId="77777777" w:rsidR="00117AB0" w:rsidRDefault="00117AB0">
            <w:pPr>
              <w:pStyle w:val="Code"/>
            </w:pPr>
            <w:r>
              <w:t>struct {</w:t>
            </w:r>
          </w:p>
          <w:p w14:paraId="5A746B18" w14:textId="77777777" w:rsidR="00117AB0" w:rsidRDefault="00117AB0">
            <w:pPr>
              <w:pStyle w:val="Code"/>
            </w:pPr>
            <w:r>
              <w:t xml:space="preserve">  int a, b;</w:t>
            </w:r>
          </w:p>
          <w:p w14:paraId="3F3D70CE" w14:textId="77777777" w:rsidR="00117AB0" w:rsidRDefault="00117AB0">
            <w:pPr>
              <w:pStyle w:val="Code"/>
            </w:pPr>
            <w:r>
              <w:t>};</w:t>
            </w:r>
          </w:p>
        </w:tc>
        <w:tc>
          <w:tcPr>
            <w:tcW w:w="4675" w:type="dxa"/>
            <w:tcBorders>
              <w:top w:val="nil"/>
              <w:left w:val="nil"/>
              <w:bottom w:val="nil"/>
              <w:right w:val="nil"/>
            </w:tcBorders>
            <w:hideMark/>
          </w:tcPr>
          <w:p w14:paraId="331D56B1" w14:textId="77777777" w:rsidR="00117AB0" w:rsidRDefault="00117AB0">
            <w:pPr>
              <w:pStyle w:val="Code"/>
            </w:pPr>
            <w:r>
              <w:t>struct s {</w:t>
            </w:r>
          </w:p>
          <w:p w14:paraId="0793A590" w14:textId="77777777" w:rsidR="00117AB0" w:rsidRDefault="00117AB0">
            <w:pPr>
              <w:pStyle w:val="Code"/>
            </w:pPr>
            <w:r>
              <w:t xml:space="preserve">  int a, b;</w:t>
            </w:r>
          </w:p>
          <w:p w14:paraId="46432FF2" w14:textId="77777777" w:rsidR="00117AB0" w:rsidRDefault="00117AB0">
            <w:pPr>
              <w:pStyle w:val="Code"/>
            </w:pPr>
            <w:r>
              <w:t>};</w:t>
            </w:r>
          </w:p>
        </w:tc>
      </w:tr>
      <w:tr w:rsidR="00117AB0" w14:paraId="692BAC11" w14:textId="77777777" w:rsidTr="00117AB0">
        <w:tc>
          <w:tcPr>
            <w:tcW w:w="4675" w:type="dxa"/>
            <w:tcBorders>
              <w:top w:val="nil"/>
              <w:left w:val="nil"/>
              <w:bottom w:val="nil"/>
              <w:right w:val="nil"/>
            </w:tcBorders>
            <w:hideMark/>
          </w:tcPr>
          <w:p w14:paraId="1DCA7661" w14:textId="77777777" w:rsidR="00117AB0" w:rsidRDefault="00117AB0">
            <w:r>
              <w:t>(a) An untagged struct</w:t>
            </w:r>
          </w:p>
        </w:tc>
        <w:tc>
          <w:tcPr>
            <w:tcW w:w="4675" w:type="dxa"/>
            <w:tcBorders>
              <w:top w:val="nil"/>
              <w:left w:val="nil"/>
              <w:bottom w:val="nil"/>
              <w:right w:val="nil"/>
            </w:tcBorders>
            <w:hideMark/>
          </w:tcPr>
          <w:p w14:paraId="7B2C2F9E" w14:textId="77777777" w:rsidR="00117AB0" w:rsidRDefault="00117AB0">
            <w:r>
              <w:t>(b) A struct tagged with the name “s”</w:t>
            </w:r>
          </w:p>
        </w:tc>
      </w:tr>
    </w:tbl>
    <w:p w14:paraId="168785C5" w14:textId="77777777" w:rsidR="00BA6415" w:rsidRDefault="00BA6415" w:rsidP="00BA6415">
      <w:pPr>
        <w:rPr>
          <w:color w:val="auto"/>
        </w:rPr>
      </w:pPr>
      <w:r>
        <w:t xml:space="preserve">The only reason for including the </w:t>
      </w:r>
      <w:r>
        <w:rPr>
          <w:rStyle w:val="CodeInText0"/>
        </w:rPr>
        <w:t>m_hasTag</w:t>
      </w:r>
      <w:r>
        <w:t xml:space="preserve"> field is that an untagged struct or union with no defined variables shall raise a warning, since it is a meaningless declaration:</w:t>
      </w:r>
    </w:p>
    <w:p w14:paraId="68239474" w14:textId="77777777" w:rsidR="00BA6415" w:rsidRDefault="00BA6415" w:rsidP="00BA6415">
      <w:pPr>
        <w:pStyle w:val="Code"/>
      </w:pPr>
    </w:p>
    <w:p w14:paraId="380327B1" w14:textId="77777777" w:rsidR="00BA6415" w:rsidRDefault="00BA6415" w:rsidP="00BA6415">
      <w:pPr>
        <w:pStyle w:val="Code"/>
      </w:pPr>
    </w:p>
    <w:p w14:paraId="6C168D4F" w14:textId="77777777" w:rsidR="00BA6415" w:rsidRDefault="00BA6415" w:rsidP="00BA6415">
      <w:pPr>
        <w:pStyle w:val="Code"/>
      </w:pPr>
      <w:r>
        <w:t>struct s {int i;}; // Meaningful, s can later be used to define variables.</w:t>
      </w:r>
    </w:p>
    <w:p w14:paraId="38381200" w14:textId="77777777" w:rsidR="00BA6415" w:rsidRDefault="00BA6415" w:rsidP="00BA6415">
      <w:pPr>
        <w:pStyle w:val="Code"/>
      </w:pPr>
      <w:r>
        <w:t>struct {int i;} t; // Meaningful, t is a defined variable.</w:t>
      </w:r>
    </w:p>
    <w:p w14:paraId="5A175F0B" w14:textId="494BCA8E" w:rsidR="00BA6415" w:rsidRDefault="00BA6415" w:rsidP="00BA6415">
      <w:pPr>
        <w:pStyle w:val="Code"/>
      </w:pPr>
      <w:r>
        <w:t>struct {int i;};   // Meaningless, but allowed.</w:t>
      </w:r>
    </w:p>
    <w:p w14:paraId="58556034" w14:textId="439DD934" w:rsidR="006E1FB9" w:rsidRPr="006E1FB9" w:rsidRDefault="006E1FB9" w:rsidP="006E1FB9">
      <w:pPr>
        <w:pStyle w:val="Code"/>
        <w:rPr>
          <w:highlight w:val="white"/>
        </w:rPr>
      </w:pPr>
      <w:r w:rsidRPr="006E1FB9">
        <w:rPr>
          <w:highlight w:val="white"/>
        </w:rPr>
        <w:t xml:space="preserve">  </w:t>
      </w:r>
    </w:p>
    <w:p w14:paraId="5E58804F" w14:textId="77777777" w:rsidR="006E1FB9" w:rsidRPr="006E1FB9" w:rsidRDefault="006E1FB9" w:rsidP="006E1FB9">
      <w:pPr>
        <w:pStyle w:val="Code"/>
        <w:rPr>
          <w:highlight w:val="white"/>
        </w:rPr>
      </w:pPr>
      <w:r w:rsidRPr="006E1FB9">
        <w:rPr>
          <w:highlight w:val="white"/>
        </w:rPr>
        <w:t xml:space="preserve">    private IDictionary&lt;string,Symbol&gt; m_memberMap;</w:t>
      </w:r>
    </w:p>
    <w:p w14:paraId="043F333D" w14:textId="77777777" w:rsidR="006E1FB9" w:rsidRPr="006E1FB9" w:rsidRDefault="006E1FB9" w:rsidP="006E1FB9">
      <w:pPr>
        <w:pStyle w:val="Code"/>
        <w:rPr>
          <w:highlight w:val="white"/>
        </w:rPr>
      </w:pPr>
      <w:r w:rsidRPr="006E1FB9">
        <w:rPr>
          <w:highlight w:val="white"/>
        </w:rPr>
        <w:t xml:space="preserve">    </w:t>
      </w:r>
    </w:p>
    <w:p w14:paraId="079D6B27" w14:textId="77777777" w:rsidR="006E1FB9" w:rsidRPr="006E1FB9" w:rsidRDefault="006E1FB9" w:rsidP="006E1FB9">
      <w:pPr>
        <w:pStyle w:val="Code"/>
        <w:rPr>
          <w:highlight w:val="white"/>
        </w:rPr>
      </w:pPr>
      <w:r w:rsidRPr="006E1FB9">
        <w:rPr>
          <w:highlight w:val="white"/>
        </w:rPr>
        <w:t xml:space="preserve">    public Type(Sort sort, IDictionary&lt;string,Symbol&gt; symbolMap) {</w:t>
      </w:r>
    </w:p>
    <w:p w14:paraId="3D246F4A" w14:textId="77777777" w:rsidR="006E1FB9" w:rsidRPr="006E1FB9" w:rsidRDefault="006E1FB9" w:rsidP="006E1FB9">
      <w:pPr>
        <w:pStyle w:val="Code"/>
        <w:rPr>
          <w:highlight w:val="white"/>
        </w:rPr>
      </w:pPr>
      <w:r w:rsidRPr="006E1FB9">
        <w:rPr>
          <w:highlight w:val="white"/>
        </w:rPr>
        <w:t xml:space="preserve">      m_sort = sort;</w:t>
      </w:r>
    </w:p>
    <w:p w14:paraId="39CE4599" w14:textId="77777777" w:rsidR="006E1FB9" w:rsidRPr="006E1FB9" w:rsidRDefault="006E1FB9" w:rsidP="006E1FB9">
      <w:pPr>
        <w:pStyle w:val="Code"/>
        <w:rPr>
          <w:highlight w:val="white"/>
        </w:rPr>
      </w:pPr>
      <w:r w:rsidRPr="006E1FB9">
        <w:rPr>
          <w:highlight w:val="white"/>
        </w:rPr>
        <w:t xml:space="preserve">      m_memberMap = symbolMap;</w:t>
      </w:r>
    </w:p>
    <w:p w14:paraId="3950BEA5" w14:textId="77777777" w:rsidR="006E1FB9" w:rsidRPr="006E1FB9" w:rsidRDefault="006E1FB9" w:rsidP="006E1FB9">
      <w:pPr>
        <w:pStyle w:val="Code"/>
        <w:rPr>
          <w:highlight w:val="white"/>
        </w:rPr>
      </w:pPr>
      <w:r w:rsidRPr="006E1FB9">
        <w:rPr>
          <w:highlight w:val="white"/>
        </w:rPr>
        <w:t xml:space="preserve">    }</w:t>
      </w:r>
    </w:p>
    <w:p w14:paraId="69AEA564" w14:textId="77777777" w:rsidR="006E1FB9" w:rsidRPr="006E1FB9" w:rsidRDefault="006E1FB9" w:rsidP="006E1FB9">
      <w:pPr>
        <w:pStyle w:val="Code"/>
        <w:rPr>
          <w:highlight w:val="white"/>
        </w:rPr>
      </w:pPr>
    </w:p>
    <w:p w14:paraId="6C0BEB48" w14:textId="77777777" w:rsidR="006E1FB9" w:rsidRPr="006E1FB9" w:rsidRDefault="006E1FB9" w:rsidP="006E1FB9">
      <w:pPr>
        <w:pStyle w:val="Code"/>
        <w:rPr>
          <w:highlight w:val="white"/>
        </w:rPr>
      </w:pPr>
      <w:r w:rsidRPr="006E1FB9">
        <w:rPr>
          <w:highlight w:val="white"/>
        </w:rPr>
        <w:t xml:space="preserve">    public IDictionary&lt;string,Symbol&gt; MemberMap {</w:t>
      </w:r>
    </w:p>
    <w:p w14:paraId="204E0FF6" w14:textId="77777777" w:rsidR="006E1FB9" w:rsidRPr="006E1FB9" w:rsidRDefault="006E1FB9" w:rsidP="006E1FB9">
      <w:pPr>
        <w:pStyle w:val="Code"/>
        <w:rPr>
          <w:highlight w:val="white"/>
        </w:rPr>
      </w:pPr>
      <w:r w:rsidRPr="006E1FB9">
        <w:rPr>
          <w:highlight w:val="white"/>
        </w:rPr>
        <w:t xml:space="preserve">      get { return m_memberMap; }</w:t>
      </w:r>
    </w:p>
    <w:p w14:paraId="6DC70BEF" w14:textId="77777777" w:rsidR="006E1FB9" w:rsidRPr="006E1FB9" w:rsidRDefault="006E1FB9" w:rsidP="006E1FB9">
      <w:pPr>
        <w:pStyle w:val="Code"/>
        <w:rPr>
          <w:highlight w:val="white"/>
        </w:rPr>
      </w:pPr>
      <w:r w:rsidRPr="006E1FB9">
        <w:rPr>
          <w:highlight w:val="white"/>
        </w:rPr>
        <w:t xml:space="preserve">      set { m_memberMap = value; }</w:t>
      </w:r>
    </w:p>
    <w:p w14:paraId="0821B92D" w14:textId="77777777" w:rsidR="006E1FB9" w:rsidRPr="006E1FB9" w:rsidRDefault="006E1FB9" w:rsidP="006E1FB9">
      <w:pPr>
        <w:pStyle w:val="Code"/>
        <w:rPr>
          <w:highlight w:val="white"/>
        </w:rPr>
      </w:pPr>
      <w:r w:rsidRPr="006E1FB9">
        <w:rPr>
          <w:highlight w:val="white"/>
        </w:rPr>
        <w:t xml:space="preserve">    }</w:t>
      </w:r>
    </w:p>
    <w:p w14:paraId="10C9B5D0" w14:textId="77777777" w:rsidR="006E1FB9" w:rsidRPr="006E1FB9" w:rsidRDefault="006E1FB9" w:rsidP="006E1FB9">
      <w:pPr>
        <w:pStyle w:val="Code"/>
        <w:rPr>
          <w:highlight w:val="white"/>
        </w:rPr>
      </w:pPr>
    </w:p>
    <w:p w14:paraId="2550A476" w14:textId="16D5820F" w:rsidR="006E1FB9" w:rsidRPr="006E1FB9" w:rsidRDefault="006E1FB9" w:rsidP="006E1FB9">
      <w:pPr>
        <w:pStyle w:val="Code"/>
        <w:rPr>
          <w:highlight w:val="white"/>
        </w:rPr>
      </w:pPr>
      <w:r w:rsidRPr="006E1FB9">
        <w:rPr>
          <w:highlight w:val="white"/>
        </w:rPr>
        <w:t xml:space="preserve">    // -----------------------------------------------------------------------</w:t>
      </w:r>
    </w:p>
    <w:p w14:paraId="069F7392" w14:textId="77777777" w:rsidR="00D36967" w:rsidRDefault="00D36967">
      <w:pPr>
        <w:rPr>
          <w:color w:val="auto"/>
        </w:rPr>
        <w:pPrChange w:id="5726" w:author="Stefan Bjornander" w:date="2015-04-25T10:38:00Z">
          <w:pPr>
            <w:pStyle w:val="Rubrik3"/>
          </w:pPr>
        </w:pPrChange>
      </w:pPr>
      <w:ins w:id="5727" w:author="Stefan Bjornander" w:date="2015-04-25T10:38:00Z">
        <w:r>
          <w:t>The enumeration type (</w:t>
        </w:r>
        <w:r>
          <w:rPr>
            <w:rStyle w:val="CodeInText"/>
            <w:color w:val="auto"/>
            <w:rPrChange w:id="5728" w:author="Stefan Bjornander" w:date="2015-04-25T10:38:00Z">
              <w:rPr>
                <w:rStyle w:val="CodeInText"/>
                <w:i w:val="0"/>
              </w:rPr>
            </w:rPrChange>
          </w:rPr>
          <w:t>enum</w:t>
        </w:r>
        <w:r>
          <w:t xml:space="preserve">) is stored as an assigned integer. However, the </w:t>
        </w:r>
        <w:r>
          <w:rPr>
            <w:rStyle w:val="CodeInText"/>
          </w:rPr>
          <w:t>Specifi</w:t>
        </w:r>
      </w:ins>
      <w:r>
        <w:rPr>
          <w:rStyle w:val="CodeInText"/>
        </w:rPr>
        <w:t>er</w:t>
      </w:r>
      <w:ins w:id="5729" w:author="Stefan Bjornander" w:date="2015-04-25T10:38:00Z">
        <w:r>
          <w:t xml:space="preserve"> class of Section </w:t>
        </w:r>
      </w:ins>
      <w:r>
        <w:fldChar w:fldCharType="begin"/>
      </w:r>
      <w:r>
        <w:instrText xml:space="preserve"> REF _Ref418259975 \r \h </w:instrText>
      </w:r>
      <w:r>
        <w:fldChar w:fldCharType="separate"/>
      </w:r>
      <w:r>
        <w:t>6.1.2</w:t>
      </w:r>
      <w:r>
        <w:fldChar w:fldCharType="end"/>
      </w:r>
      <w:r>
        <w:t xml:space="preserve"> </w:t>
      </w:r>
      <w:ins w:id="5730" w:author="Stefan Bjornander" w:date="2015-04-25T10:38:00Z">
        <w:r>
          <w:t xml:space="preserve">needs to know if the type is enum </w:t>
        </w:r>
      </w:ins>
      <w:r>
        <w:t>to</w:t>
      </w:r>
      <w:ins w:id="5731" w:author="Stefan Bjornander" w:date="2015-04-25T10:38:00Z">
        <w:r>
          <w:t xml:space="preserve"> initialize its value. </w:t>
        </w:r>
      </w:ins>
      <w:r>
        <w:t>Therefore,</w:t>
      </w:r>
      <w:ins w:id="5732" w:author="Stefan Bjornander" w:date="2015-04-25T10:38:00Z">
        <w:r>
          <w:t xml:space="preserve"> we add the </w:t>
        </w:r>
        <w:r>
          <w:rPr>
            <w:rStyle w:val="CodeInText"/>
            <w:color w:val="auto"/>
            <w:rPrChange w:id="5733" w:author="Stefan Bjornander" w:date="2015-04-25T10:39:00Z">
              <w:rPr>
                <w:rStyle w:val="CodeInText"/>
                <w:i w:val="0"/>
              </w:rPr>
            </w:rPrChange>
          </w:rPr>
          <w:t>m_enum</w:t>
        </w:r>
        <w:r>
          <w:t xml:space="preserve"> field and the </w:t>
        </w:r>
      </w:ins>
      <w:r>
        <w:rPr>
          <w:rStyle w:val="CodeInText"/>
        </w:rPr>
        <w:t>isEnumeration</w:t>
      </w:r>
      <w:ins w:id="5734" w:author="Stefan Bjornander" w:date="2015-04-25T10:38:00Z">
        <w:r>
          <w:t xml:space="preserve"> method.</w:t>
        </w:r>
      </w:ins>
    </w:p>
    <w:p w14:paraId="21C209AD" w14:textId="77777777" w:rsidR="006E1FB9" w:rsidRPr="006E1FB9" w:rsidRDefault="006E1FB9" w:rsidP="006E1FB9">
      <w:pPr>
        <w:pStyle w:val="Code"/>
        <w:rPr>
          <w:highlight w:val="white"/>
        </w:rPr>
      </w:pPr>
      <w:r w:rsidRPr="006E1FB9">
        <w:rPr>
          <w:highlight w:val="white"/>
        </w:rPr>
        <w:t xml:space="preserve">  </w:t>
      </w:r>
    </w:p>
    <w:p w14:paraId="2BF9FE47" w14:textId="77777777" w:rsidR="006E1FB9" w:rsidRPr="006E1FB9" w:rsidRDefault="006E1FB9" w:rsidP="006E1FB9">
      <w:pPr>
        <w:pStyle w:val="Code"/>
        <w:rPr>
          <w:highlight w:val="white"/>
        </w:rPr>
      </w:pPr>
      <w:r w:rsidRPr="006E1FB9">
        <w:rPr>
          <w:highlight w:val="white"/>
        </w:rPr>
        <w:t xml:space="preserve">    private ISet&lt;Pair&lt;Symbol,bool&gt;&gt; m_enumeratorItemSet;</w:t>
      </w:r>
    </w:p>
    <w:p w14:paraId="309CA7C3" w14:textId="77777777" w:rsidR="006E1FB9" w:rsidRPr="006E1FB9" w:rsidRDefault="006E1FB9" w:rsidP="006E1FB9">
      <w:pPr>
        <w:pStyle w:val="Code"/>
        <w:rPr>
          <w:highlight w:val="white"/>
        </w:rPr>
      </w:pPr>
      <w:r w:rsidRPr="006E1FB9">
        <w:rPr>
          <w:highlight w:val="white"/>
        </w:rPr>
        <w:t xml:space="preserve">    private bool m_enumeratorItem;</w:t>
      </w:r>
    </w:p>
    <w:p w14:paraId="04DC9FA3" w14:textId="77777777" w:rsidR="006E1FB9" w:rsidRPr="006E1FB9" w:rsidRDefault="006E1FB9" w:rsidP="006E1FB9">
      <w:pPr>
        <w:pStyle w:val="Code"/>
        <w:rPr>
          <w:highlight w:val="white"/>
        </w:rPr>
      </w:pPr>
    </w:p>
    <w:p w14:paraId="1EE4E1BF" w14:textId="77777777" w:rsidR="006E1FB9" w:rsidRPr="006E1FB9" w:rsidRDefault="006E1FB9" w:rsidP="006E1FB9">
      <w:pPr>
        <w:pStyle w:val="Code"/>
        <w:rPr>
          <w:highlight w:val="white"/>
        </w:rPr>
      </w:pPr>
      <w:r w:rsidRPr="006E1FB9">
        <w:rPr>
          <w:highlight w:val="white"/>
        </w:rPr>
        <w:t xml:space="preserve">    public Type(Sort sort, bool enumeratorItem) {</w:t>
      </w:r>
    </w:p>
    <w:p w14:paraId="4DB51256" w14:textId="77777777" w:rsidR="006E1FB9" w:rsidRPr="006E1FB9" w:rsidRDefault="006E1FB9" w:rsidP="006E1FB9">
      <w:pPr>
        <w:pStyle w:val="Code"/>
        <w:rPr>
          <w:highlight w:val="white"/>
        </w:rPr>
      </w:pPr>
      <w:r w:rsidRPr="006E1FB9">
        <w:rPr>
          <w:highlight w:val="white"/>
        </w:rPr>
        <w:t xml:space="preserve">      m_sort = sort;</w:t>
      </w:r>
    </w:p>
    <w:p w14:paraId="368D3EB1" w14:textId="77777777" w:rsidR="006E1FB9" w:rsidRPr="006E1FB9" w:rsidRDefault="006E1FB9" w:rsidP="006E1FB9">
      <w:pPr>
        <w:pStyle w:val="Code"/>
        <w:rPr>
          <w:highlight w:val="white"/>
        </w:rPr>
      </w:pPr>
      <w:r w:rsidRPr="006E1FB9">
        <w:rPr>
          <w:highlight w:val="white"/>
        </w:rPr>
        <w:t xml:space="preserve">      m_enumeratorItem = enumeratorItem;</w:t>
      </w:r>
    </w:p>
    <w:p w14:paraId="63AAD0C9" w14:textId="77777777" w:rsidR="006E1FB9" w:rsidRPr="006E1FB9" w:rsidRDefault="006E1FB9" w:rsidP="006E1FB9">
      <w:pPr>
        <w:pStyle w:val="Code"/>
        <w:rPr>
          <w:highlight w:val="white"/>
        </w:rPr>
      </w:pPr>
      <w:r w:rsidRPr="006E1FB9">
        <w:rPr>
          <w:highlight w:val="white"/>
        </w:rPr>
        <w:t xml:space="preserve">    }</w:t>
      </w:r>
    </w:p>
    <w:p w14:paraId="2B18899C" w14:textId="77777777" w:rsidR="006E1FB9" w:rsidRPr="006E1FB9" w:rsidRDefault="006E1FB9" w:rsidP="006E1FB9">
      <w:pPr>
        <w:pStyle w:val="Code"/>
        <w:rPr>
          <w:highlight w:val="white"/>
        </w:rPr>
      </w:pPr>
    </w:p>
    <w:p w14:paraId="6763F04C" w14:textId="77777777" w:rsidR="006E1FB9" w:rsidRPr="006E1FB9" w:rsidRDefault="006E1FB9" w:rsidP="006E1FB9">
      <w:pPr>
        <w:pStyle w:val="Code"/>
        <w:rPr>
          <w:highlight w:val="white"/>
        </w:rPr>
      </w:pPr>
      <w:r w:rsidRPr="006E1FB9">
        <w:rPr>
          <w:highlight w:val="white"/>
        </w:rPr>
        <w:t xml:space="preserve">    public bool EnumeratorItem {</w:t>
      </w:r>
    </w:p>
    <w:p w14:paraId="00069085" w14:textId="77777777" w:rsidR="006E1FB9" w:rsidRPr="006E1FB9" w:rsidRDefault="006E1FB9" w:rsidP="006E1FB9">
      <w:pPr>
        <w:pStyle w:val="Code"/>
        <w:rPr>
          <w:highlight w:val="white"/>
        </w:rPr>
      </w:pPr>
      <w:r w:rsidRPr="006E1FB9">
        <w:rPr>
          <w:highlight w:val="white"/>
        </w:rPr>
        <w:t xml:space="preserve">      get { return m_enumeratorItem; }</w:t>
      </w:r>
    </w:p>
    <w:p w14:paraId="16E2E9ED" w14:textId="77777777" w:rsidR="006E1FB9" w:rsidRPr="006E1FB9" w:rsidRDefault="006E1FB9" w:rsidP="006E1FB9">
      <w:pPr>
        <w:pStyle w:val="Code"/>
        <w:rPr>
          <w:highlight w:val="white"/>
        </w:rPr>
      </w:pPr>
      <w:r w:rsidRPr="006E1FB9">
        <w:rPr>
          <w:highlight w:val="white"/>
        </w:rPr>
        <w:t xml:space="preserve">    }</w:t>
      </w:r>
    </w:p>
    <w:p w14:paraId="1A34F800" w14:textId="77777777" w:rsidR="006E1FB9" w:rsidRPr="006E1FB9" w:rsidRDefault="006E1FB9" w:rsidP="006E1FB9">
      <w:pPr>
        <w:pStyle w:val="Code"/>
        <w:rPr>
          <w:highlight w:val="white"/>
        </w:rPr>
      </w:pPr>
    </w:p>
    <w:p w14:paraId="7D1AE365" w14:textId="77777777" w:rsidR="006E1FB9" w:rsidRPr="006E1FB9" w:rsidRDefault="006E1FB9" w:rsidP="006E1FB9">
      <w:pPr>
        <w:pStyle w:val="Code"/>
        <w:rPr>
          <w:highlight w:val="white"/>
        </w:rPr>
      </w:pPr>
      <w:r w:rsidRPr="006E1FB9">
        <w:rPr>
          <w:highlight w:val="white"/>
        </w:rPr>
        <w:t xml:space="preserve">    public Type(Sort sort, ISet&lt;Pair&lt;Symbol,bool&gt;&gt; enumSet) {</w:t>
      </w:r>
    </w:p>
    <w:p w14:paraId="0B9287B5" w14:textId="77777777" w:rsidR="006E1FB9" w:rsidRPr="006E1FB9" w:rsidRDefault="006E1FB9" w:rsidP="006E1FB9">
      <w:pPr>
        <w:pStyle w:val="Code"/>
        <w:rPr>
          <w:highlight w:val="white"/>
        </w:rPr>
      </w:pPr>
      <w:r w:rsidRPr="006E1FB9">
        <w:rPr>
          <w:highlight w:val="white"/>
        </w:rPr>
        <w:t xml:space="preserve">      m_sort = sort;</w:t>
      </w:r>
    </w:p>
    <w:p w14:paraId="0F6CEF51" w14:textId="77777777" w:rsidR="006E1FB9" w:rsidRPr="006E1FB9" w:rsidRDefault="006E1FB9" w:rsidP="006E1FB9">
      <w:pPr>
        <w:pStyle w:val="Code"/>
        <w:rPr>
          <w:highlight w:val="white"/>
        </w:rPr>
      </w:pPr>
      <w:r w:rsidRPr="006E1FB9">
        <w:rPr>
          <w:highlight w:val="white"/>
        </w:rPr>
        <w:t xml:space="preserve">      m_enumeratorItemSet = enumSet;</w:t>
      </w:r>
    </w:p>
    <w:p w14:paraId="6125B19E" w14:textId="77777777" w:rsidR="006E1FB9" w:rsidRPr="006E1FB9" w:rsidRDefault="006E1FB9" w:rsidP="006E1FB9">
      <w:pPr>
        <w:pStyle w:val="Code"/>
        <w:rPr>
          <w:highlight w:val="white"/>
        </w:rPr>
      </w:pPr>
      <w:r w:rsidRPr="006E1FB9">
        <w:rPr>
          <w:highlight w:val="white"/>
        </w:rPr>
        <w:t xml:space="preserve">    }</w:t>
      </w:r>
    </w:p>
    <w:p w14:paraId="7E1BE744" w14:textId="77777777" w:rsidR="006E1FB9" w:rsidRPr="006E1FB9" w:rsidRDefault="006E1FB9" w:rsidP="006E1FB9">
      <w:pPr>
        <w:pStyle w:val="Code"/>
        <w:rPr>
          <w:highlight w:val="white"/>
        </w:rPr>
      </w:pPr>
    </w:p>
    <w:p w14:paraId="0F8418FD" w14:textId="77777777" w:rsidR="006E1FB9" w:rsidRPr="006E1FB9" w:rsidRDefault="006E1FB9" w:rsidP="006E1FB9">
      <w:pPr>
        <w:pStyle w:val="Code"/>
        <w:rPr>
          <w:highlight w:val="white"/>
        </w:rPr>
      </w:pPr>
      <w:r w:rsidRPr="006E1FB9">
        <w:rPr>
          <w:highlight w:val="white"/>
        </w:rPr>
        <w:t xml:space="preserve">    public ISet&lt;Pair&lt;Symbol,bool&gt;&gt; EnumerationItemSet {</w:t>
      </w:r>
    </w:p>
    <w:p w14:paraId="59BF49FF" w14:textId="77777777" w:rsidR="006E1FB9" w:rsidRPr="006E1FB9" w:rsidRDefault="006E1FB9" w:rsidP="006E1FB9">
      <w:pPr>
        <w:pStyle w:val="Code"/>
        <w:rPr>
          <w:highlight w:val="white"/>
        </w:rPr>
      </w:pPr>
      <w:r w:rsidRPr="006E1FB9">
        <w:rPr>
          <w:highlight w:val="white"/>
        </w:rPr>
        <w:lastRenderedPageBreak/>
        <w:t xml:space="preserve">      get { return m_enumeratorItemSet; }</w:t>
      </w:r>
    </w:p>
    <w:p w14:paraId="1A869C4C" w14:textId="77777777" w:rsidR="006E1FB9" w:rsidRPr="006E1FB9" w:rsidRDefault="006E1FB9" w:rsidP="006E1FB9">
      <w:pPr>
        <w:pStyle w:val="Code"/>
        <w:rPr>
          <w:highlight w:val="white"/>
        </w:rPr>
      </w:pPr>
      <w:r w:rsidRPr="006E1FB9">
        <w:rPr>
          <w:highlight w:val="white"/>
        </w:rPr>
        <w:t xml:space="preserve">    }</w:t>
      </w:r>
    </w:p>
    <w:p w14:paraId="3926CF39" w14:textId="77777777" w:rsidR="006E1FB9" w:rsidRPr="006E1FB9" w:rsidRDefault="006E1FB9" w:rsidP="006E1FB9">
      <w:pPr>
        <w:pStyle w:val="Code"/>
        <w:rPr>
          <w:highlight w:val="white"/>
        </w:rPr>
      </w:pPr>
    </w:p>
    <w:p w14:paraId="20E89FB7" w14:textId="1BF40420" w:rsidR="006E1FB9" w:rsidRPr="006E1FB9" w:rsidRDefault="006E1FB9" w:rsidP="006E1FB9">
      <w:pPr>
        <w:pStyle w:val="Code"/>
        <w:rPr>
          <w:highlight w:val="white"/>
        </w:rPr>
      </w:pPr>
      <w:r w:rsidRPr="006E1FB9">
        <w:rPr>
          <w:highlight w:val="white"/>
        </w:rPr>
        <w:t xml:space="preserve">    // -----------------------------------------------------------------------</w:t>
      </w:r>
    </w:p>
    <w:p w14:paraId="1743F970" w14:textId="77777777" w:rsidR="006E1FB9" w:rsidRPr="006E1FB9" w:rsidRDefault="006E1FB9" w:rsidP="006E1FB9">
      <w:pPr>
        <w:pStyle w:val="Code"/>
        <w:rPr>
          <w:highlight w:val="white"/>
        </w:rPr>
      </w:pPr>
    </w:p>
    <w:p w14:paraId="3CFFD1B4" w14:textId="77777777" w:rsidR="006E1FB9" w:rsidRPr="006E1FB9" w:rsidRDefault="006E1FB9" w:rsidP="006E1FB9">
      <w:pPr>
        <w:pStyle w:val="Code"/>
        <w:rPr>
          <w:highlight w:val="white"/>
        </w:rPr>
      </w:pPr>
      <w:r w:rsidRPr="006E1FB9">
        <w:rPr>
          <w:highlight w:val="white"/>
        </w:rPr>
        <w:t xml:space="preserve">    public static bool IsSigned(Sort sort) {</w:t>
      </w:r>
    </w:p>
    <w:p w14:paraId="3D1CB0F2" w14:textId="77777777" w:rsidR="006E1FB9" w:rsidRPr="006E1FB9" w:rsidRDefault="006E1FB9" w:rsidP="006E1FB9">
      <w:pPr>
        <w:pStyle w:val="Code"/>
        <w:rPr>
          <w:highlight w:val="white"/>
        </w:rPr>
      </w:pPr>
      <w:r w:rsidRPr="006E1FB9">
        <w:rPr>
          <w:highlight w:val="white"/>
        </w:rPr>
        <w:t xml:space="preserve">      return (sort == Sort.Signed_Char) || (sort == Sort.Signed_Short_Int) ||</w:t>
      </w:r>
    </w:p>
    <w:p w14:paraId="10BD037E" w14:textId="77777777" w:rsidR="006E1FB9" w:rsidRPr="006E1FB9" w:rsidRDefault="006E1FB9" w:rsidP="006E1FB9">
      <w:pPr>
        <w:pStyle w:val="Code"/>
        <w:rPr>
          <w:highlight w:val="white"/>
        </w:rPr>
      </w:pPr>
      <w:r w:rsidRPr="006E1FB9">
        <w:rPr>
          <w:highlight w:val="white"/>
        </w:rPr>
        <w:t xml:space="preserve">             (sort == Sort.Signed_Int) || (sort == Sort.Signed_Long_Int);</w:t>
      </w:r>
    </w:p>
    <w:p w14:paraId="3E3BA881" w14:textId="77777777" w:rsidR="006E1FB9" w:rsidRPr="006E1FB9" w:rsidRDefault="006E1FB9" w:rsidP="006E1FB9">
      <w:pPr>
        <w:pStyle w:val="Code"/>
        <w:rPr>
          <w:highlight w:val="white"/>
        </w:rPr>
      </w:pPr>
      <w:r w:rsidRPr="006E1FB9">
        <w:rPr>
          <w:highlight w:val="white"/>
        </w:rPr>
        <w:t xml:space="preserve">    }</w:t>
      </w:r>
    </w:p>
    <w:p w14:paraId="11BC2B64" w14:textId="77777777" w:rsidR="006E1FB9" w:rsidRPr="006E1FB9" w:rsidRDefault="006E1FB9" w:rsidP="006E1FB9">
      <w:pPr>
        <w:pStyle w:val="Code"/>
        <w:rPr>
          <w:highlight w:val="white"/>
        </w:rPr>
      </w:pPr>
      <w:r w:rsidRPr="006E1FB9">
        <w:rPr>
          <w:highlight w:val="white"/>
        </w:rPr>
        <w:t xml:space="preserve">        </w:t>
      </w:r>
    </w:p>
    <w:p w14:paraId="7AD95C96" w14:textId="77777777" w:rsidR="006E1FB9" w:rsidRPr="006E1FB9" w:rsidRDefault="006E1FB9" w:rsidP="006E1FB9">
      <w:pPr>
        <w:pStyle w:val="Code"/>
        <w:rPr>
          <w:highlight w:val="white"/>
        </w:rPr>
      </w:pPr>
      <w:r w:rsidRPr="006E1FB9">
        <w:rPr>
          <w:highlight w:val="white"/>
        </w:rPr>
        <w:t xml:space="preserve">    public int SizeX() {</w:t>
      </w:r>
    </w:p>
    <w:p w14:paraId="7FC1EEB5" w14:textId="77777777" w:rsidR="006E1FB9" w:rsidRPr="006E1FB9" w:rsidRDefault="006E1FB9" w:rsidP="006E1FB9">
      <w:pPr>
        <w:pStyle w:val="Code"/>
        <w:rPr>
          <w:highlight w:val="white"/>
        </w:rPr>
      </w:pPr>
      <w:r w:rsidRPr="006E1FB9">
        <w:rPr>
          <w:highlight w:val="white"/>
        </w:rPr>
        <w:t xml:space="preserve">      switch (m_sort) {</w:t>
      </w:r>
    </w:p>
    <w:p w14:paraId="4DEF9EA6" w14:textId="77777777" w:rsidR="006E1FB9" w:rsidRPr="006E1FB9" w:rsidRDefault="006E1FB9" w:rsidP="006E1FB9">
      <w:pPr>
        <w:pStyle w:val="Code"/>
        <w:rPr>
          <w:highlight w:val="white"/>
        </w:rPr>
      </w:pPr>
      <w:r w:rsidRPr="006E1FB9">
        <w:rPr>
          <w:highlight w:val="white"/>
        </w:rPr>
        <w:t xml:space="preserve">        case Sort.Array:</w:t>
      </w:r>
    </w:p>
    <w:p w14:paraId="7CA61ABF" w14:textId="63D51B43" w:rsidR="006E1FB9" w:rsidRPr="006E1FB9" w:rsidRDefault="006E1FB9" w:rsidP="006E1FB9">
      <w:pPr>
        <w:pStyle w:val="Code"/>
        <w:rPr>
          <w:highlight w:val="white"/>
        </w:rPr>
      </w:pPr>
      <w:r w:rsidRPr="006E1FB9">
        <w:rPr>
          <w:highlight w:val="white"/>
        </w:rPr>
        <w:t xml:space="preserve">          return </w:t>
      </w:r>
      <w:r w:rsidR="00BA53A2">
        <w:rPr>
          <w:highlight w:val="white"/>
        </w:rPr>
        <w:t>TypeSize.PointerSize</w:t>
      </w:r>
      <w:r w:rsidRPr="006E1FB9">
        <w:rPr>
          <w:highlight w:val="white"/>
        </w:rPr>
        <w:t>;</w:t>
      </w:r>
    </w:p>
    <w:p w14:paraId="0B5D066E" w14:textId="77777777" w:rsidR="006E1FB9" w:rsidRPr="006E1FB9" w:rsidRDefault="006E1FB9" w:rsidP="006E1FB9">
      <w:pPr>
        <w:pStyle w:val="Code"/>
        <w:rPr>
          <w:highlight w:val="white"/>
        </w:rPr>
      </w:pPr>
    </w:p>
    <w:p w14:paraId="0ACC52F3" w14:textId="77777777" w:rsidR="006E1FB9" w:rsidRPr="006E1FB9" w:rsidRDefault="006E1FB9" w:rsidP="006E1FB9">
      <w:pPr>
        <w:pStyle w:val="Code"/>
        <w:rPr>
          <w:highlight w:val="white"/>
        </w:rPr>
      </w:pPr>
      <w:r w:rsidRPr="006E1FB9">
        <w:rPr>
          <w:highlight w:val="white"/>
        </w:rPr>
        <w:t xml:space="preserve">        default:</w:t>
      </w:r>
    </w:p>
    <w:p w14:paraId="5B96F577" w14:textId="77777777" w:rsidR="006E1FB9" w:rsidRPr="006E1FB9" w:rsidRDefault="006E1FB9" w:rsidP="006E1FB9">
      <w:pPr>
        <w:pStyle w:val="Code"/>
        <w:rPr>
          <w:highlight w:val="white"/>
        </w:rPr>
      </w:pPr>
      <w:r w:rsidRPr="006E1FB9">
        <w:rPr>
          <w:highlight w:val="white"/>
        </w:rPr>
        <w:t xml:space="preserve">          return Size();</w:t>
      </w:r>
    </w:p>
    <w:p w14:paraId="4953B11E" w14:textId="77777777" w:rsidR="006E1FB9" w:rsidRPr="006E1FB9" w:rsidRDefault="006E1FB9" w:rsidP="006E1FB9">
      <w:pPr>
        <w:pStyle w:val="Code"/>
        <w:rPr>
          <w:highlight w:val="white"/>
        </w:rPr>
      </w:pPr>
      <w:r w:rsidRPr="006E1FB9">
        <w:rPr>
          <w:highlight w:val="white"/>
        </w:rPr>
        <w:t xml:space="preserve">      }</w:t>
      </w:r>
    </w:p>
    <w:p w14:paraId="2ABEB267" w14:textId="77777777" w:rsidR="006E1FB9" w:rsidRPr="006E1FB9" w:rsidRDefault="006E1FB9" w:rsidP="006E1FB9">
      <w:pPr>
        <w:pStyle w:val="Code"/>
        <w:rPr>
          <w:highlight w:val="white"/>
        </w:rPr>
      </w:pPr>
      <w:r w:rsidRPr="006E1FB9">
        <w:rPr>
          <w:highlight w:val="white"/>
        </w:rPr>
        <w:t xml:space="preserve">    }</w:t>
      </w:r>
    </w:p>
    <w:p w14:paraId="70CEDF79" w14:textId="77777777" w:rsidR="006E1FB9" w:rsidRPr="006E1FB9" w:rsidRDefault="006E1FB9" w:rsidP="006E1FB9">
      <w:pPr>
        <w:pStyle w:val="Code"/>
        <w:rPr>
          <w:highlight w:val="white"/>
        </w:rPr>
      </w:pPr>
    </w:p>
    <w:p w14:paraId="4B601ECA" w14:textId="77777777" w:rsidR="006E1FB9" w:rsidRPr="006E1FB9" w:rsidRDefault="006E1FB9" w:rsidP="006E1FB9">
      <w:pPr>
        <w:pStyle w:val="Code"/>
        <w:rPr>
          <w:highlight w:val="white"/>
        </w:rPr>
      </w:pPr>
      <w:r w:rsidRPr="006E1FB9">
        <w:rPr>
          <w:highlight w:val="white"/>
        </w:rPr>
        <w:t xml:space="preserve">    public int Size() {</w:t>
      </w:r>
    </w:p>
    <w:p w14:paraId="418A12B6" w14:textId="77777777" w:rsidR="006E1FB9" w:rsidRPr="006E1FB9" w:rsidRDefault="006E1FB9" w:rsidP="006E1FB9">
      <w:pPr>
        <w:pStyle w:val="Code"/>
        <w:rPr>
          <w:highlight w:val="white"/>
        </w:rPr>
      </w:pPr>
      <w:r w:rsidRPr="006E1FB9">
        <w:rPr>
          <w:highlight w:val="white"/>
        </w:rPr>
        <w:t xml:space="preserve">      switch (m_sort) {</w:t>
      </w:r>
    </w:p>
    <w:p w14:paraId="68FC9619" w14:textId="77777777" w:rsidR="006E1FB9" w:rsidRPr="006E1FB9" w:rsidRDefault="006E1FB9" w:rsidP="006E1FB9">
      <w:pPr>
        <w:pStyle w:val="Code"/>
        <w:rPr>
          <w:highlight w:val="white"/>
        </w:rPr>
      </w:pPr>
      <w:r w:rsidRPr="006E1FB9">
        <w:rPr>
          <w:highlight w:val="white"/>
        </w:rPr>
        <w:t xml:space="preserve">        case Sort.Array:</w:t>
      </w:r>
    </w:p>
    <w:p w14:paraId="3D172FF3" w14:textId="77777777" w:rsidR="006E1FB9" w:rsidRPr="006E1FB9" w:rsidRDefault="006E1FB9" w:rsidP="006E1FB9">
      <w:pPr>
        <w:pStyle w:val="Code"/>
        <w:rPr>
          <w:highlight w:val="white"/>
        </w:rPr>
      </w:pPr>
      <w:r w:rsidRPr="006E1FB9">
        <w:rPr>
          <w:highlight w:val="white"/>
        </w:rPr>
        <w:t xml:space="preserve">          return m_arraySize * m_arrayType.Size();</w:t>
      </w:r>
    </w:p>
    <w:p w14:paraId="3D974236" w14:textId="77777777" w:rsidR="006E1FB9" w:rsidRPr="006E1FB9" w:rsidRDefault="006E1FB9" w:rsidP="006E1FB9">
      <w:pPr>
        <w:pStyle w:val="Code"/>
        <w:rPr>
          <w:highlight w:val="white"/>
        </w:rPr>
      </w:pPr>
    </w:p>
    <w:p w14:paraId="6ED3EFA6" w14:textId="77777777" w:rsidR="006E1FB9" w:rsidRPr="006E1FB9" w:rsidRDefault="006E1FB9" w:rsidP="006E1FB9">
      <w:pPr>
        <w:pStyle w:val="Code"/>
        <w:rPr>
          <w:highlight w:val="white"/>
        </w:rPr>
      </w:pPr>
      <w:r w:rsidRPr="006E1FB9">
        <w:rPr>
          <w:highlight w:val="white"/>
        </w:rPr>
        <w:t xml:space="preserve">        case Sort.Struct: {</w:t>
      </w:r>
    </w:p>
    <w:p w14:paraId="539DB1EF" w14:textId="77777777" w:rsidR="006E1FB9" w:rsidRPr="006E1FB9" w:rsidRDefault="006E1FB9" w:rsidP="006E1FB9">
      <w:pPr>
        <w:pStyle w:val="Code"/>
        <w:rPr>
          <w:highlight w:val="white"/>
        </w:rPr>
      </w:pPr>
      <w:r w:rsidRPr="006E1FB9">
        <w:rPr>
          <w:highlight w:val="white"/>
        </w:rPr>
        <w:t xml:space="preserve">            int size = 0;</w:t>
      </w:r>
    </w:p>
    <w:p w14:paraId="63BFF6C3" w14:textId="77777777" w:rsidR="006E1FB9" w:rsidRPr="006E1FB9" w:rsidRDefault="006E1FB9" w:rsidP="006E1FB9">
      <w:pPr>
        <w:pStyle w:val="Code"/>
        <w:rPr>
          <w:highlight w:val="white"/>
        </w:rPr>
      </w:pPr>
    </w:p>
    <w:p w14:paraId="566A87FB"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4FEF8CA9" w14:textId="77777777" w:rsidR="006E1FB9" w:rsidRPr="006E1FB9" w:rsidRDefault="006E1FB9" w:rsidP="006E1FB9">
      <w:pPr>
        <w:pStyle w:val="Code"/>
        <w:rPr>
          <w:highlight w:val="white"/>
        </w:rPr>
      </w:pPr>
      <w:r w:rsidRPr="006E1FB9">
        <w:rPr>
          <w:highlight w:val="white"/>
        </w:rPr>
        <w:t xml:space="preserve">              size += symbol.Type.Size();</w:t>
      </w:r>
    </w:p>
    <w:p w14:paraId="33F41F7D" w14:textId="77777777" w:rsidR="006E1FB9" w:rsidRPr="006E1FB9" w:rsidRDefault="006E1FB9" w:rsidP="006E1FB9">
      <w:pPr>
        <w:pStyle w:val="Code"/>
        <w:rPr>
          <w:highlight w:val="white"/>
        </w:rPr>
      </w:pPr>
      <w:r w:rsidRPr="006E1FB9">
        <w:rPr>
          <w:highlight w:val="white"/>
        </w:rPr>
        <w:t xml:space="preserve">            }</w:t>
      </w:r>
    </w:p>
    <w:p w14:paraId="3768CE0F" w14:textId="77777777" w:rsidR="006E1FB9" w:rsidRPr="006E1FB9" w:rsidRDefault="006E1FB9" w:rsidP="006E1FB9">
      <w:pPr>
        <w:pStyle w:val="Code"/>
        <w:rPr>
          <w:highlight w:val="white"/>
        </w:rPr>
      </w:pPr>
      <w:r w:rsidRPr="006E1FB9">
        <w:rPr>
          <w:highlight w:val="white"/>
        </w:rPr>
        <w:t xml:space="preserve">        </w:t>
      </w:r>
    </w:p>
    <w:p w14:paraId="4AB5F283" w14:textId="77777777" w:rsidR="006E1FB9" w:rsidRPr="006E1FB9" w:rsidRDefault="006E1FB9" w:rsidP="006E1FB9">
      <w:pPr>
        <w:pStyle w:val="Code"/>
        <w:rPr>
          <w:highlight w:val="white"/>
        </w:rPr>
      </w:pPr>
      <w:r w:rsidRPr="006E1FB9">
        <w:rPr>
          <w:highlight w:val="white"/>
        </w:rPr>
        <w:t xml:space="preserve">            return size;</w:t>
      </w:r>
    </w:p>
    <w:p w14:paraId="412555FE" w14:textId="77777777" w:rsidR="006E1FB9" w:rsidRPr="006E1FB9" w:rsidRDefault="006E1FB9" w:rsidP="006E1FB9">
      <w:pPr>
        <w:pStyle w:val="Code"/>
        <w:rPr>
          <w:highlight w:val="white"/>
        </w:rPr>
      </w:pPr>
      <w:r w:rsidRPr="006E1FB9">
        <w:rPr>
          <w:highlight w:val="white"/>
        </w:rPr>
        <w:t xml:space="preserve">          }</w:t>
      </w:r>
    </w:p>
    <w:p w14:paraId="5060D946" w14:textId="77777777" w:rsidR="006E1FB9" w:rsidRPr="006E1FB9" w:rsidRDefault="006E1FB9" w:rsidP="006E1FB9">
      <w:pPr>
        <w:pStyle w:val="Code"/>
        <w:rPr>
          <w:highlight w:val="white"/>
        </w:rPr>
      </w:pPr>
    </w:p>
    <w:p w14:paraId="2E7C30C4" w14:textId="77777777" w:rsidR="006E1FB9" w:rsidRPr="006E1FB9" w:rsidRDefault="006E1FB9" w:rsidP="006E1FB9">
      <w:pPr>
        <w:pStyle w:val="Code"/>
        <w:rPr>
          <w:highlight w:val="white"/>
        </w:rPr>
      </w:pPr>
      <w:r w:rsidRPr="006E1FB9">
        <w:rPr>
          <w:highlight w:val="white"/>
        </w:rPr>
        <w:t xml:space="preserve">        case Sort.Union: {</w:t>
      </w:r>
    </w:p>
    <w:p w14:paraId="6D679CFA" w14:textId="77777777" w:rsidR="006E1FB9" w:rsidRPr="006E1FB9" w:rsidRDefault="006E1FB9" w:rsidP="006E1FB9">
      <w:pPr>
        <w:pStyle w:val="Code"/>
        <w:rPr>
          <w:highlight w:val="white"/>
        </w:rPr>
      </w:pPr>
      <w:r w:rsidRPr="006E1FB9">
        <w:rPr>
          <w:highlight w:val="white"/>
        </w:rPr>
        <w:t xml:space="preserve">            int size = 0;</w:t>
      </w:r>
    </w:p>
    <w:p w14:paraId="3AFE117D" w14:textId="77777777" w:rsidR="006E1FB9" w:rsidRPr="006E1FB9" w:rsidRDefault="006E1FB9" w:rsidP="006E1FB9">
      <w:pPr>
        <w:pStyle w:val="Code"/>
        <w:rPr>
          <w:highlight w:val="white"/>
        </w:rPr>
      </w:pPr>
    </w:p>
    <w:p w14:paraId="3FF1CD30"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3A59900A" w14:textId="77777777" w:rsidR="006E1FB9" w:rsidRPr="006E1FB9" w:rsidRDefault="006E1FB9" w:rsidP="006E1FB9">
      <w:pPr>
        <w:pStyle w:val="Code"/>
        <w:rPr>
          <w:highlight w:val="white"/>
        </w:rPr>
      </w:pPr>
      <w:r w:rsidRPr="006E1FB9">
        <w:rPr>
          <w:highlight w:val="white"/>
        </w:rPr>
        <w:t xml:space="preserve">              size = Math.Max(size, symbol.Type.Size());</w:t>
      </w:r>
    </w:p>
    <w:p w14:paraId="18F7B52A" w14:textId="77777777" w:rsidR="006E1FB9" w:rsidRPr="006E1FB9" w:rsidRDefault="006E1FB9" w:rsidP="006E1FB9">
      <w:pPr>
        <w:pStyle w:val="Code"/>
        <w:rPr>
          <w:highlight w:val="white"/>
        </w:rPr>
      </w:pPr>
      <w:r w:rsidRPr="006E1FB9">
        <w:rPr>
          <w:highlight w:val="white"/>
        </w:rPr>
        <w:t xml:space="preserve">            }</w:t>
      </w:r>
    </w:p>
    <w:p w14:paraId="71EDC474" w14:textId="77777777" w:rsidR="006E1FB9" w:rsidRPr="006E1FB9" w:rsidRDefault="006E1FB9" w:rsidP="006E1FB9">
      <w:pPr>
        <w:pStyle w:val="Code"/>
        <w:rPr>
          <w:highlight w:val="white"/>
        </w:rPr>
      </w:pPr>
    </w:p>
    <w:p w14:paraId="499678D2" w14:textId="77777777" w:rsidR="006E1FB9" w:rsidRPr="006E1FB9" w:rsidRDefault="006E1FB9" w:rsidP="006E1FB9">
      <w:pPr>
        <w:pStyle w:val="Code"/>
        <w:rPr>
          <w:highlight w:val="white"/>
        </w:rPr>
      </w:pPr>
      <w:r w:rsidRPr="006E1FB9">
        <w:rPr>
          <w:highlight w:val="white"/>
        </w:rPr>
        <w:t xml:space="preserve">            return size;</w:t>
      </w:r>
    </w:p>
    <w:p w14:paraId="2CA5F2AC" w14:textId="77777777" w:rsidR="006E1FB9" w:rsidRPr="006E1FB9" w:rsidRDefault="006E1FB9" w:rsidP="006E1FB9">
      <w:pPr>
        <w:pStyle w:val="Code"/>
        <w:rPr>
          <w:highlight w:val="white"/>
        </w:rPr>
      </w:pPr>
      <w:r w:rsidRPr="006E1FB9">
        <w:rPr>
          <w:highlight w:val="white"/>
        </w:rPr>
        <w:t xml:space="preserve">          }</w:t>
      </w:r>
    </w:p>
    <w:p w14:paraId="755B76EA" w14:textId="77777777" w:rsidR="006E1FB9" w:rsidRPr="006E1FB9" w:rsidRDefault="006E1FB9" w:rsidP="006E1FB9">
      <w:pPr>
        <w:pStyle w:val="Code"/>
        <w:rPr>
          <w:highlight w:val="white"/>
        </w:rPr>
      </w:pPr>
    </w:p>
    <w:p w14:paraId="50EDE552" w14:textId="77777777" w:rsidR="006E1FB9" w:rsidRPr="006E1FB9" w:rsidRDefault="006E1FB9" w:rsidP="006E1FB9">
      <w:pPr>
        <w:pStyle w:val="Code"/>
        <w:rPr>
          <w:highlight w:val="white"/>
        </w:rPr>
      </w:pPr>
      <w:r w:rsidRPr="006E1FB9">
        <w:rPr>
          <w:highlight w:val="white"/>
        </w:rPr>
        <w:t xml:space="preserve">        case Sort.Logical:</w:t>
      </w:r>
    </w:p>
    <w:p w14:paraId="51834D6F" w14:textId="4BBBFBCC" w:rsidR="006E1FB9" w:rsidRPr="006E1FB9" w:rsidRDefault="006E1FB9" w:rsidP="006E1FB9">
      <w:pPr>
        <w:pStyle w:val="Code"/>
        <w:rPr>
          <w:highlight w:val="white"/>
        </w:rPr>
      </w:pPr>
      <w:r w:rsidRPr="006E1FB9">
        <w:rPr>
          <w:highlight w:val="white"/>
        </w:rPr>
        <w:t xml:space="preserve">            return </w:t>
      </w:r>
      <w:r w:rsidR="00BB52D5">
        <w:rPr>
          <w:highlight w:val="white"/>
        </w:rPr>
        <w:t>TypeSize.SignedIntegerSize</w:t>
      </w:r>
      <w:r w:rsidRPr="006E1FB9">
        <w:rPr>
          <w:highlight w:val="white"/>
        </w:rPr>
        <w:t>;</w:t>
      </w:r>
    </w:p>
    <w:p w14:paraId="353E8294" w14:textId="77777777" w:rsidR="006E1FB9" w:rsidRPr="006E1FB9" w:rsidRDefault="006E1FB9" w:rsidP="006E1FB9">
      <w:pPr>
        <w:pStyle w:val="Code"/>
        <w:rPr>
          <w:highlight w:val="white"/>
        </w:rPr>
      </w:pPr>
    </w:p>
    <w:p w14:paraId="3A2426C8" w14:textId="77777777" w:rsidR="006E1FB9" w:rsidRPr="006E1FB9" w:rsidRDefault="006E1FB9" w:rsidP="006E1FB9">
      <w:pPr>
        <w:pStyle w:val="Code"/>
        <w:rPr>
          <w:highlight w:val="white"/>
        </w:rPr>
      </w:pPr>
      <w:r w:rsidRPr="006E1FB9">
        <w:rPr>
          <w:highlight w:val="white"/>
        </w:rPr>
        <w:t xml:space="preserve">        default:</w:t>
      </w:r>
    </w:p>
    <w:p w14:paraId="547B0D70" w14:textId="77777777" w:rsidR="00BD00CD" w:rsidRPr="00BD00CD" w:rsidRDefault="00BD00CD" w:rsidP="00BD00CD">
      <w:pPr>
        <w:pStyle w:val="Code"/>
        <w:rPr>
          <w:highlight w:val="white"/>
        </w:rPr>
      </w:pPr>
      <w:r w:rsidRPr="00BD00CD">
        <w:rPr>
          <w:highlight w:val="white"/>
        </w:rPr>
        <w:t xml:space="preserve">          return TypeSize.Size(m_sort);</w:t>
      </w:r>
    </w:p>
    <w:p w14:paraId="03E869B8" w14:textId="77777777" w:rsidR="006E1FB9" w:rsidRPr="006E1FB9" w:rsidRDefault="006E1FB9" w:rsidP="006E1FB9">
      <w:pPr>
        <w:pStyle w:val="Code"/>
        <w:rPr>
          <w:highlight w:val="white"/>
        </w:rPr>
      </w:pPr>
      <w:r w:rsidRPr="006E1FB9">
        <w:rPr>
          <w:highlight w:val="white"/>
        </w:rPr>
        <w:t xml:space="preserve">      }</w:t>
      </w:r>
    </w:p>
    <w:p w14:paraId="062C730A" w14:textId="77777777" w:rsidR="006E1FB9" w:rsidRPr="006E1FB9" w:rsidRDefault="006E1FB9" w:rsidP="006E1FB9">
      <w:pPr>
        <w:pStyle w:val="Code"/>
        <w:rPr>
          <w:highlight w:val="white"/>
        </w:rPr>
      </w:pPr>
      <w:r w:rsidRPr="006E1FB9">
        <w:rPr>
          <w:highlight w:val="white"/>
        </w:rPr>
        <w:t xml:space="preserve">    }</w:t>
      </w:r>
    </w:p>
    <w:p w14:paraId="72460D23" w14:textId="77777777" w:rsidR="006E1FB9" w:rsidRPr="006E1FB9" w:rsidRDefault="006E1FB9" w:rsidP="006E1FB9">
      <w:pPr>
        <w:pStyle w:val="Code"/>
        <w:rPr>
          <w:highlight w:val="white"/>
        </w:rPr>
      </w:pPr>
    </w:p>
    <w:p w14:paraId="0472F500" w14:textId="77777777" w:rsidR="006E1FB9" w:rsidRPr="006E1FB9" w:rsidRDefault="006E1FB9" w:rsidP="006E1FB9">
      <w:pPr>
        <w:pStyle w:val="Code"/>
        <w:rPr>
          <w:highlight w:val="white"/>
        </w:rPr>
      </w:pPr>
      <w:r w:rsidRPr="006E1FB9">
        <w:rPr>
          <w:highlight w:val="white"/>
        </w:rPr>
        <w:t xml:space="preserve">    public int ConvertedSize() {</w:t>
      </w:r>
    </w:p>
    <w:p w14:paraId="492DA916" w14:textId="77777777" w:rsidR="006E1FB9" w:rsidRPr="006E1FB9" w:rsidRDefault="006E1FB9" w:rsidP="006E1FB9">
      <w:pPr>
        <w:pStyle w:val="Code"/>
        <w:rPr>
          <w:highlight w:val="white"/>
        </w:rPr>
      </w:pPr>
      <w:r w:rsidRPr="006E1FB9">
        <w:rPr>
          <w:highlight w:val="white"/>
        </w:rPr>
        <w:t xml:space="preserve">      switch (m_sort) {</w:t>
      </w:r>
    </w:p>
    <w:p w14:paraId="77BC91A6" w14:textId="77777777" w:rsidR="006E1FB9" w:rsidRPr="006E1FB9" w:rsidRDefault="006E1FB9" w:rsidP="006E1FB9">
      <w:pPr>
        <w:pStyle w:val="Code"/>
        <w:rPr>
          <w:highlight w:val="white"/>
        </w:rPr>
      </w:pPr>
      <w:r w:rsidRPr="006E1FB9">
        <w:rPr>
          <w:highlight w:val="white"/>
        </w:rPr>
        <w:t xml:space="preserve">        case Sort.Array:</w:t>
      </w:r>
    </w:p>
    <w:p w14:paraId="182C7349" w14:textId="77777777" w:rsidR="006E1FB9" w:rsidRPr="006E1FB9" w:rsidRDefault="006E1FB9" w:rsidP="006E1FB9">
      <w:pPr>
        <w:pStyle w:val="Code"/>
        <w:rPr>
          <w:highlight w:val="white"/>
        </w:rPr>
      </w:pPr>
      <w:r w:rsidRPr="006E1FB9">
        <w:rPr>
          <w:highlight w:val="white"/>
        </w:rPr>
        <w:t xml:space="preserve">        case Sort.Function:</w:t>
      </w:r>
    </w:p>
    <w:p w14:paraId="7C4F733C" w14:textId="7E4BD7E6" w:rsidR="006E1FB9" w:rsidRPr="006E1FB9" w:rsidRDefault="006E1FB9" w:rsidP="006E1FB9">
      <w:pPr>
        <w:pStyle w:val="Code"/>
        <w:rPr>
          <w:highlight w:val="white"/>
        </w:rPr>
      </w:pPr>
      <w:r w:rsidRPr="006E1FB9">
        <w:rPr>
          <w:highlight w:val="white"/>
        </w:rPr>
        <w:lastRenderedPageBreak/>
        <w:t xml:space="preserve">          return </w:t>
      </w:r>
      <w:r w:rsidR="00B936F6">
        <w:rPr>
          <w:highlight w:val="white"/>
        </w:rPr>
        <w:t>TypeSize.</w:t>
      </w:r>
      <w:r w:rsidRPr="006E1FB9">
        <w:rPr>
          <w:highlight w:val="white"/>
        </w:rPr>
        <w:t>PointerSize;</w:t>
      </w:r>
    </w:p>
    <w:p w14:paraId="0F04BC16" w14:textId="77777777" w:rsidR="006E1FB9" w:rsidRPr="006E1FB9" w:rsidRDefault="006E1FB9" w:rsidP="006E1FB9">
      <w:pPr>
        <w:pStyle w:val="Code"/>
        <w:rPr>
          <w:highlight w:val="white"/>
        </w:rPr>
      </w:pPr>
    </w:p>
    <w:p w14:paraId="43B05210" w14:textId="77777777" w:rsidR="006E1FB9" w:rsidRPr="006E1FB9" w:rsidRDefault="006E1FB9" w:rsidP="006E1FB9">
      <w:pPr>
        <w:pStyle w:val="Code"/>
        <w:rPr>
          <w:highlight w:val="white"/>
        </w:rPr>
      </w:pPr>
      <w:r w:rsidRPr="006E1FB9">
        <w:rPr>
          <w:highlight w:val="white"/>
        </w:rPr>
        <w:t xml:space="preserve">        default:</w:t>
      </w:r>
    </w:p>
    <w:p w14:paraId="5E4900E2" w14:textId="77777777" w:rsidR="006E1FB9" w:rsidRPr="006E1FB9" w:rsidRDefault="006E1FB9" w:rsidP="006E1FB9">
      <w:pPr>
        <w:pStyle w:val="Code"/>
        <w:rPr>
          <w:highlight w:val="white"/>
        </w:rPr>
      </w:pPr>
      <w:r w:rsidRPr="006E1FB9">
        <w:rPr>
          <w:highlight w:val="white"/>
        </w:rPr>
        <w:t xml:space="preserve">          return Size();</w:t>
      </w:r>
    </w:p>
    <w:p w14:paraId="31B3CC79" w14:textId="77777777" w:rsidR="006E1FB9" w:rsidRPr="006E1FB9" w:rsidRDefault="006E1FB9" w:rsidP="006E1FB9">
      <w:pPr>
        <w:pStyle w:val="Code"/>
        <w:rPr>
          <w:highlight w:val="white"/>
        </w:rPr>
      </w:pPr>
      <w:r w:rsidRPr="006E1FB9">
        <w:rPr>
          <w:highlight w:val="white"/>
        </w:rPr>
        <w:t xml:space="preserve">      }</w:t>
      </w:r>
    </w:p>
    <w:p w14:paraId="59B806C9" w14:textId="77777777" w:rsidR="006E1FB9" w:rsidRPr="006E1FB9" w:rsidRDefault="006E1FB9" w:rsidP="006E1FB9">
      <w:pPr>
        <w:pStyle w:val="Code"/>
        <w:rPr>
          <w:highlight w:val="white"/>
        </w:rPr>
      </w:pPr>
      <w:r w:rsidRPr="006E1FB9">
        <w:rPr>
          <w:highlight w:val="white"/>
        </w:rPr>
        <w:t xml:space="preserve">    }</w:t>
      </w:r>
    </w:p>
    <w:p w14:paraId="004BF223" w14:textId="30A3A3EF" w:rsidR="004409FB" w:rsidRDefault="004409FB">
      <w:pPr>
        <w:rPr>
          <w:ins w:id="5735" w:author="Stefan Bjornander" w:date="2015-04-25T11:39:00Z"/>
          <w:color w:val="auto"/>
        </w:rPr>
        <w:pPrChange w:id="5736" w:author="Stefan Bjornander" w:date="2015-04-25T11:19:00Z">
          <w:pPr>
            <w:pStyle w:val="Code"/>
          </w:pPr>
        </w:pPrChange>
      </w:pPr>
      <w:ins w:id="5737" w:author="Stefan Bjornander" w:date="2015-04-25T11:37:00Z">
        <w:r>
          <w:t xml:space="preserve">It is possible to define an array without </w:t>
        </w:r>
      </w:ins>
      <w:ins w:id="5738" w:author="Stefan Bjornander" w:date="2015-04-25T11:38:00Z">
        <w:r>
          <w:rPr>
            <w:noProof/>
          </w:rPr>
          <w:t xml:space="preserve">stating its size, </w:t>
        </w:r>
      </w:ins>
      <w:ins w:id="5739" w:author="Stefan Bjornander" w:date="2015-04-25T14:31:00Z">
        <w:r>
          <w:rPr>
            <w:noProof/>
          </w:rPr>
          <w:t>in which case the array is given the size zero. I</w:t>
        </w:r>
      </w:ins>
      <w:ins w:id="5740" w:author="Stefan Bjornander" w:date="2015-04-25T11:38:00Z">
        <w:r>
          <w:rPr>
            <w:noProof/>
          </w:rPr>
          <w:t>n that case</w:t>
        </w:r>
      </w:ins>
      <w:ins w:id="5741" w:author="Stefan Bjornander" w:date="2015-04-25T14:31:00Z">
        <w:r>
          <w:rPr>
            <w:noProof/>
          </w:rPr>
          <w:t>,</w:t>
        </w:r>
      </w:ins>
      <w:ins w:id="5742" w:author="Stefan Bjornander" w:date="2015-04-25T11:38:00Z">
        <w:r>
          <w:rPr>
            <w:noProof/>
          </w:rPr>
          <w:t xml:space="preserve"> </w:t>
        </w:r>
      </w:ins>
      <w:ins w:id="5743" w:author="Stefan Bjornander" w:date="2015-04-25T14:31:00Z">
        <w:r>
          <w:rPr>
            <w:noProof/>
          </w:rPr>
          <w:t>the</w:t>
        </w:r>
      </w:ins>
      <w:ins w:id="5744" w:author="Stefan Bjornander" w:date="2015-04-25T11:38:00Z">
        <w:r>
          <w:rPr>
            <w:noProof/>
          </w:rPr>
          <w:t xml:space="preserve"> </w:t>
        </w:r>
      </w:ins>
      <w:ins w:id="5745" w:author="Stefan Bjornander" w:date="2015-04-25T14:31:00Z">
        <w:r>
          <w:rPr>
            <w:noProof/>
          </w:rPr>
          <w:t xml:space="preserve">array </w:t>
        </w:r>
      </w:ins>
      <w:ins w:id="5746" w:author="Stefan Bjornander" w:date="2015-04-25T11:38:00Z">
        <w:r>
          <w:rPr>
            <w:noProof/>
          </w:rPr>
          <w:t xml:space="preserve">size must be determined by the size of its initialization list. </w:t>
        </w:r>
      </w:ins>
      <w:ins w:id="5747" w:author="Stefan Bjornander" w:date="2015-04-25T11:39:00Z">
        <w:r>
          <w:rPr>
            <w:noProof/>
          </w:rPr>
          <w:t xml:space="preserve">However, if the </w:t>
        </w:r>
      </w:ins>
      <w:ins w:id="5748" w:author="Stefan Bjornander" w:date="2015-04-25T11:40:00Z">
        <w:r>
          <w:rPr>
            <w:noProof/>
          </w:rPr>
          <w:t xml:space="preserve">array </w:t>
        </w:r>
      </w:ins>
      <w:ins w:id="5749" w:author="Stefan Bjornander" w:date="2015-04-25T11:39:00Z">
        <w:r>
          <w:rPr>
            <w:noProof/>
          </w:rPr>
          <w:t xml:space="preserve">definition </w:t>
        </w:r>
      </w:ins>
      <w:ins w:id="5750" w:author="Stefan Bjornander" w:date="2015-04-25T11:40:00Z">
        <w:r>
          <w:rPr>
            <w:noProof/>
          </w:rPr>
          <w:t>lacks</w:t>
        </w:r>
      </w:ins>
      <w:ins w:id="5751" w:author="Stefan Bjornander" w:date="2015-04-25T11:39:00Z">
        <w:r>
          <w:rPr>
            <w:noProof/>
          </w:rPr>
          <w:t xml:space="preserve"> an initialization list</w:t>
        </w:r>
      </w:ins>
      <w:ins w:id="5752" w:author="Stefan Bjornander" w:date="2015-04-25T11:40:00Z">
        <w:r>
          <w:rPr>
            <w:noProof/>
          </w:rPr>
          <w:t xml:space="preserve">, the array </w:t>
        </w:r>
      </w:ins>
      <w:ins w:id="5753" w:author="Stefan Bjornander" w:date="2015-04-25T14:31:00Z">
        <w:r>
          <w:rPr>
            <w:noProof/>
          </w:rPr>
          <w:t xml:space="preserve">keeps the size zero and is considered </w:t>
        </w:r>
      </w:ins>
      <w:ins w:id="5754" w:author="Stefan Bjornander" w:date="2015-04-25T11:40:00Z">
        <w:r>
          <w:rPr>
            <w:noProof/>
          </w:rPr>
          <w:t>incomplete</w:t>
        </w:r>
      </w:ins>
      <w:ins w:id="5755" w:author="Stefan Bjornander" w:date="2015-04-25T11:39:00Z">
        <w:r>
          <w:rPr>
            <w:noProof/>
          </w:rPr>
          <w:t>.</w:t>
        </w:r>
      </w:ins>
      <w:ins w:id="5756" w:author="Stefan Bjornander" w:date="2015-04-25T14:30:00Z">
        <w:r>
          <w:rPr>
            <w:noProof/>
          </w:rPr>
          <w:t xml:space="preserve"> In the same</w:t>
        </w:r>
      </w:ins>
      <w:ins w:id="5757" w:author="Stefan Bjornander" w:date="2015-04-25T14:33:00Z">
        <w:r>
          <w:rPr>
            <w:noProof/>
          </w:rPr>
          <w:t xml:space="preserve"> way</w:t>
        </w:r>
      </w:ins>
      <w:ins w:id="5758" w:author="Stefan Bjornander" w:date="2015-04-25T14:30:00Z">
        <w:r>
          <w:rPr>
            <w:noProof/>
          </w:rPr>
          <w:t xml:space="preserve">, it is possible to define only the </w:t>
        </w:r>
      </w:ins>
      <w:ins w:id="5759" w:author="Stefan Bjornander" w:date="2015-04-25T14:32:00Z">
        <w:r>
          <w:rPr>
            <w:noProof/>
          </w:rPr>
          <w:t>n</w:t>
        </w:r>
      </w:ins>
      <w:ins w:id="5760" w:author="Stefan Bjornander" w:date="2015-04-25T14:33:00Z">
        <w:r>
          <w:rPr>
            <w:noProof/>
          </w:rPr>
          <w:t>ame tag</w:t>
        </w:r>
      </w:ins>
      <w:ins w:id="5761" w:author="Stefan Bjornander" w:date="2015-04-25T14:30:00Z">
        <w:r>
          <w:rPr>
            <w:noProof/>
          </w:rPr>
          <w:t xml:space="preserve"> of a struct</w:t>
        </w:r>
      </w:ins>
      <w:ins w:id="5762" w:author="Stefan Bjornander" w:date="2015-04-25T14:33:00Z">
        <w:r>
          <w:rPr>
            <w:noProof/>
          </w:rPr>
          <w:t xml:space="preserve"> or union</w:t>
        </w:r>
      </w:ins>
      <w:ins w:id="5763" w:author="Stefan Bjornander" w:date="2015-04-25T14:30:00Z">
        <w:r>
          <w:rPr>
            <w:noProof/>
          </w:rPr>
          <w:t xml:space="preserve">, with its </w:t>
        </w:r>
      </w:ins>
      <w:ins w:id="5764" w:author="Stefan Bjornander" w:date="2015-04-25T14:33:00Z">
        <w:r>
          <w:rPr>
            <w:noProof/>
          </w:rPr>
          <w:t xml:space="preserve">member </w:t>
        </w:r>
      </w:ins>
      <w:r>
        <w:rPr>
          <w:noProof/>
        </w:rPr>
        <w:t>map</w:t>
      </w:r>
      <w:ins w:id="5765" w:author="Stefan Bjornander" w:date="2015-04-25T14:33:00Z">
        <w:r>
          <w:rPr>
            <w:noProof/>
          </w:rPr>
          <w:t xml:space="preserve"> </w:t>
        </w:r>
      </w:ins>
      <w:ins w:id="5766" w:author="Stefan Bjornander" w:date="2015-04-25T14:30:00Z">
        <w:r>
          <w:rPr>
            <w:noProof/>
          </w:rPr>
          <w:t xml:space="preserve">to be defined later. </w:t>
        </w:r>
      </w:ins>
      <w:ins w:id="5767" w:author="Stefan Bjornander" w:date="2015-04-25T14:32:00Z">
        <w:r>
          <w:rPr>
            <w:noProof/>
          </w:rPr>
          <w:t xml:space="preserve">In that case, the member </w:t>
        </w:r>
      </w:ins>
      <w:r>
        <w:rPr>
          <w:noProof/>
        </w:rPr>
        <w:t>map</w:t>
      </w:r>
      <w:ins w:id="5768" w:author="Stefan Bjornander" w:date="2015-04-25T14:32:00Z">
        <w:r>
          <w:rPr>
            <w:noProof/>
          </w:rPr>
          <w:t xml:space="preserve"> is given the value null, which is keep if the </w:t>
        </w:r>
      </w:ins>
      <w:ins w:id="5769" w:author="Stefan Bjornander" w:date="2015-04-25T14:33:00Z">
        <w:r>
          <w:rPr>
            <w:noProof/>
          </w:rPr>
          <w:t xml:space="preserve">member </w:t>
        </w:r>
      </w:ins>
      <w:r>
        <w:rPr>
          <w:noProof/>
        </w:rPr>
        <w:t>map</w:t>
      </w:r>
      <w:ins w:id="5770" w:author="Stefan Bjornander" w:date="2015-04-25T14:33:00Z">
        <w:r>
          <w:rPr>
            <w:noProof/>
          </w:rPr>
          <w:t xml:space="preserve"> is n</w:t>
        </w:r>
      </w:ins>
      <w:r>
        <w:rPr>
          <w:noProof/>
        </w:rPr>
        <w:t>ot</w:t>
      </w:r>
      <w:ins w:id="5771" w:author="Stefan Bjornander" w:date="2015-04-25T14:33:00Z">
        <w:r>
          <w:rPr>
            <w:noProof/>
          </w:rPr>
          <w:t xml:space="preserve"> defined, and the struct or union is consider incomplete.</w:t>
        </w:r>
      </w:ins>
      <w:ins w:id="5772" w:author="Stefan Bjornander" w:date="2015-04-25T14:34:00Z">
        <w:r>
          <w:rPr>
            <w:noProof/>
          </w:rPr>
          <w:t xml:space="preserve"> Variables can only have complete types, and the pointer type, array type or function return type must be </w:t>
        </w:r>
      </w:ins>
      <w:r>
        <w:rPr>
          <w:noProof/>
        </w:rPr>
        <w:t xml:space="preserve">also </w:t>
      </w:r>
      <w:ins w:id="5773" w:author="Stefan Bjornander" w:date="2015-04-25T14:34:00Z">
        <w:r>
          <w:rPr>
            <w:noProof/>
          </w:rPr>
          <w:t>complete.</w:t>
        </w:r>
      </w:ins>
    </w:p>
    <w:p w14:paraId="25B4F2DE" w14:textId="77777777" w:rsidR="006E1FB9" w:rsidRPr="006E1FB9" w:rsidRDefault="006E1FB9" w:rsidP="006E1FB9">
      <w:pPr>
        <w:pStyle w:val="Code"/>
        <w:rPr>
          <w:highlight w:val="white"/>
        </w:rPr>
      </w:pPr>
      <w:r w:rsidRPr="006E1FB9">
        <w:rPr>
          <w:highlight w:val="white"/>
        </w:rPr>
        <w:t xml:space="preserve">    public bool IsComplete() {</w:t>
      </w:r>
    </w:p>
    <w:p w14:paraId="29D5F48F" w14:textId="77777777" w:rsidR="006E1FB9" w:rsidRPr="006E1FB9" w:rsidRDefault="006E1FB9" w:rsidP="006E1FB9">
      <w:pPr>
        <w:pStyle w:val="Code"/>
        <w:rPr>
          <w:highlight w:val="white"/>
        </w:rPr>
      </w:pPr>
      <w:r w:rsidRPr="006E1FB9">
        <w:rPr>
          <w:highlight w:val="white"/>
        </w:rPr>
        <w:t xml:space="preserve">      switch (m_sort) {</w:t>
      </w:r>
    </w:p>
    <w:p w14:paraId="1013D77C" w14:textId="77777777" w:rsidR="006E1FB9" w:rsidRPr="006E1FB9" w:rsidRDefault="006E1FB9" w:rsidP="006E1FB9">
      <w:pPr>
        <w:pStyle w:val="Code"/>
        <w:rPr>
          <w:highlight w:val="white"/>
        </w:rPr>
      </w:pPr>
      <w:r w:rsidRPr="006E1FB9">
        <w:rPr>
          <w:highlight w:val="white"/>
        </w:rPr>
        <w:t xml:space="preserve">        case Sort.Array:</w:t>
      </w:r>
    </w:p>
    <w:p w14:paraId="643E791A" w14:textId="77777777" w:rsidR="006E1FB9" w:rsidRPr="006E1FB9" w:rsidRDefault="006E1FB9" w:rsidP="006E1FB9">
      <w:pPr>
        <w:pStyle w:val="Code"/>
        <w:rPr>
          <w:highlight w:val="white"/>
        </w:rPr>
      </w:pPr>
      <w:r w:rsidRPr="006E1FB9">
        <w:rPr>
          <w:highlight w:val="white"/>
        </w:rPr>
        <w:t xml:space="preserve">          return (m_arraySize &gt; 0);</w:t>
      </w:r>
    </w:p>
    <w:p w14:paraId="4BB8B81B" w14:textId="77777777" w:rsidR="006E1FB9" w:rsidRPr="006E1FB9" w:rsidRDefault="006E1FB9" w:rsidP="006E1FB9">
      <w:pPr>
        <w:pStyle w:val="Code"/>
        <w:rPr>
          <w:highlight w:val="white"/>
        </w:rPr>
      </w:pPr>
    </w:p>
    <w:p w14:paraId="087BBF99" w14:textId="77777777" w:rsidR="006E1FB9" w:rsidRPr="006E1FB9" w:rsidRDefault="006E1FB9" w:rsidP="006E1FB9">
      <w:pPr>
        <w:pStyle w:val="Code"/>
        <w:rPr>
          <w:highlight w:val="white"/>
        </w:rPr>
      </w:pPr>
      <w:r w:rsidRPr="006E1FB9">
        <w:rPr>
          <w:highlight w:val="white"/>
        </w:rPr>
        <w:t xml:space="preserve">        case Sort.Struct:</w:t>
      </w:r>
    </w:p>
    <w:p w14:paraId="0E72179E" w14:textId="77777777" w:rsidR="006E1FB9" w:rsidRPr="006E1FB9" w:rsidRDefault="006E1FB9" w:rsidP="006E1FB9">
      <w:pPr>
        <w:pStyle w:val="Code"/>
        <w:rPr>
          <w:highlight w:val="white"/>
        </w:rPr>
      </w:pPr>
      <w:r w:rsidRPr="006E1FB9">
        <w:rPr>
          <w:highlight w:val="white"/>
        </w:rPr>
        <w:t xml:space="preserve">        case Sort.Union:</w:t>
      </w:r>
    </w:p>
    <w:p w14:paraId="4A00C35E" w14:textId="77777777" w:rsidR="006E1FB9" w:rsidRPr="006E1FB9" w:rsidRDefault="006E1FB9" w:rsidP="006E1FB9">
      <w:pPr>
        <w:pStyle w:val="Code"/>
        <w:rPr>
          <w:highlight w:val="white"/>
        </w:rPr>
      </w:pPr>
      <w:r w:rsidRPr="006E1FB9">
        <w:rPr>
          <w:highlight w:val="white"/>
        </w:rPr>
        <w:t xml:space="preserve">          return (m_memberMap != null);</w:t>
      </w:r>
    </w:p>
    <w:p w14:paraId="1A53C51E" w14:textId="77777777" w:rsidR="006E1FB9" w:rsidRPr="006E1FB9" w:rsidRDefault="006E1FB9" w:rsidP="006E1FB9">
      <w:pPr>
        <w:pStyle w:val="Code"/>
        <w:rPr>
          <w:highlight w:val="white"/>
        </w:rPr>
      </w:pPr>
    </w:p>
    <w:p w14:paraId="1ABDCCD1" w14:textId="77777777" w:rsidR="006E1FB9" w:rsidRPr="006E1FB9" w:rsidRDefault="006E1FB9" w:rsidP="006E1FB9">
      <w:pPr>
        <w:pStyle w:val="Code"/>
        <w:rPr>
          <w:highlight w:val="white"/>
        </w:rPr>
      </w:pPr>
      <w:r w:rsidRPr="006E1FB9">
        <w:rPr>
          <w:highlight w:val="white"/>
        </w:rPr>
        <w:t xml:space="preserve">        default:</w:t>
      </w:r>
    </w:p>
    <w:p w14:paraId="7E673B40" w14:textId="77777777" w:rsidR="006E1FB9" w:rsidRPr="006E1FB9" w:rsidRDefault="006E1FB9" w:rsidP="006E1FB9">
      <w:pPr>
        <w:pStyle w:val="Code"/>
        <w:rPr>
          <w:highlight w:val="white"/>
        </w:rPr>
      </w:pPr>
      <w:r w:rsidRPr="006E1FB9">
        <w:rPr>
          <w:highlight w:val="white"/>
        </w:rPr>
        <w:t xml:space="preserve">          return true;</w:t>
      </w:r>
    </w:p>
    <w:p w14:paraId="5958F179" w14:textId="77777777" w:rsidR="006E1FB9" w:rsidRPr="006E1FB9" w:rsidRDefault="006E1FB9" w:rsidP="006E1FB9">
      <w:pPr>
        <w:pStyle w:val="Code"/>
        <w:rPr>
          <w:highlight w:val="white"/>
        </w:rPr>
      </w:pPr>
      <w:r w:rsidRPr="006E1FB9">
        <w:rPr>
          <w:highlight w:val="white"/>
        </w:rPr>
        <w:t xml:space="preserve">      }</w:t>
      </w:r>
    </w:p>
    <w:p w14:paraId="44348619" w14:textId="77777777" w:rsidR="006E1FB9" w:rsidRPr="006E1FB9" w:rsidRDefault="006E1FB9" w:rsidP="006E1FB9">
      <w:pPr>
        <w:pStyle w:val="Code"/>
        <w:rPr>
          <w:highlight w:val="white"/>
        </w:rPr>
      </w:pPr>
      <w:r w:rsidRPr="006E1FB9">
        <w:rPr>
          <w:highlight w:val="white"/>
        </w:rPr>
        <w:t xml:space="preserve">    }</w:t>
      </w:r>
    </w:p>
    <w:p w14:paraId="2E095070" w14:textId="77777777" w:rsidR="006E1FB9" w:rsidRPr="006E1FB9" w:rsidRDefault="006E1FB9" w:rsidP="006E1FB9">
      <w:pPr>
        <w:pStyle w:val="Code"/>
        <w:rPr>
          <w:highlight w:val="white"/>
        </w:rPr>
      </w:pPr>
    </w:p>
    <w:p w14:paraId="365FACFC" w14:textId="5D95042B" w:rsidR="006E1FB9" w:rsidRPr="006E1FB9" w:rsidRDefault="006E1FB9" w:rsidP="006E1FB9">
      <w:pPr>
        <w:pStyle w:val="Code"/>
        <w:rPr>
          <w:highlight w:val="white"/>
        </w:rPr>
      </w:pPr>
      <w:r w:rsidRPr="006E1FB9">
        <w:rPr>
          <w:highlight w:val="white"/>
        </w:rPr>
        <w:t xml:space="preserve">    // -----------------------------------------------------------------------</w:t>
      </w:r>
    </w:p>
    <w:p w14:paraId="63D467DD" w14:textId="77777777" w:rsidR="00B864B2" w:rsidRDefault="00B864B2">
      <w:pPr>
        <w:rPr>
          <w:ins w:id="5774" w:author="Stefan Bjornander" w:date="2015-04-25T10:30:00Z"/>
          <w:color w:val="auto"/>
        </w:rPr>
        <w:pPrChange w:id="5775" w:author="Stefan Bjornander" w:date="2015-04-25T10:27:00Z">
          <w:pPr>
            <w:pStyle w:val="Rubrik3"/>
          </w:pPr>
        </w:pPrChange>
      </w:pPr>
      <w:ins w:id="5776" w:author="Stefan Bjornander" w:date="2015-04-25T10:28:00Z">
        <w:r>
          <w:t xml:space="preserve">Simply put, a type is constant if its field </w:t>
        </w:r>
        <w:r>
          <w:rPr>
            <w:rStyle w:val="CodeInText"/>
            <w:color w:val="auto"/>
            <w:rPrChange w:id="5777" w:author="Stefan Bjornander" w:date="2015-04-25T10:28:00Z">
              <w:rPr>
                <w:rStyle w:val="CodeInText"/>
                <w:i w:val="0"/>
              </w:rPr>
            </w:rPrChange>
          </w:rPr>
          <w:t>m_constant</w:t>
        </w:r>
        <w:r>
          <w:t xml:space="preserve"> is true. However, </w:t>
        </w:r>
      </w:ins>
      <w:r>
        <w:t>a</w:t>
      </w:r>
      <w:ins w:id="5778" w:author="Stefan Bjornander" w:date="2015-04-25T10:28:00Z">
        <w:r>
          <w:t xml:space="preserve"> struct or union is </w:t>
        </w:r>
      </w:ins>
      <w:ins w:id="5779" w:author="Stefan Bjornander" w:date="2015-04-25T10:29:00Z">
        <w:r>
          <w:t>regarded</w:t>
        </w:r>
      </w:ins>
      <w:ins w:id="5780" w:author="Stefan Bjornander" w:date="2015-04-25T10:28:00Z">
        <w:r>
          <w:t xml:space="preserve"> as </w:t>
        </w:r>
      </w:ins>
      <w:ins w:id="5781" w:author="Stefan Bjornander" w:date="2015-04-25T10:29:00Z">
        <w:r>
          <w:t>constant</w:t>
        </w:r>
      </w:ins>
      <w:ins w:id="5782" w:author="Stefan Bjornander" w:date="2015-04-25T10:28:00Z">
        <w:r>
          <w:t xml:space="preserve"> if </w:t>
        </w:r>
      </w:ins>
      <w:ins w:id="5783" w:author="Stefan Bjornander" w:date="2015-04-25T10:29:00Z">
        <w:r>
          <w:t>it is constant</w:t>
        </w:r>
      </w:ins>
      <w:r>
        <w:t xml:space="preserve"> (</w:t>
      </w:r>
      <w:ins w:id="5784" w:author="Stefan Bjornander" w:date="2015-04-25T10:29:00Z">
        <w:r>
          <w:rPr>
            <w:rStyle w:val="CodeInText"/>
            <w:color w:val="auto"/>
            <w:rPrChange w:id="5785" w:author="Stefan Bjornander" w:date="2015-04-25T10:30:00Z">
              <w:rPr>
                <w:rStyle w:val="CodeInText"/>
                <w:i w:val="0"/>
              </w:rPr>
            </w:rPrChange>
          </w:rPr>
          <w:t>m_constant</w:t>
        </w:r>
        <w:r>
          <w:t xml:space="preserve"> is true) or is any of its members if (</w:t>
        </w:r>
      </w:ins>
      <w:ins w:id="5786" w:author="Stefan Bjornander" w:date="2015-04-25T10:30:00Z">
        <w:r>
          <w:t>recursively</w:t>
        </w:r>
      </w:ins>
      <w:ins w:id="5787" w:author="Stefan Bjornander" w:date="2015-04-25T10:29:00Z">
        <w:r>
          <w:t>)</w:t>
        </w:r>
      </w:ins>
      <w:ins w:id="5788" w:author="Stefan Bjornander" w:date="2015-04-25T10:30:00Z">
        <w:r>
          <w:t xml:space="preserve"> constant.</w:t>
        </w:r>
      </w:ins>
    </w:p>
    <w:p w14:paraId="66A16E10" w14:textId="77777777" w:rsidR="00B864B2" w:rsidRDefault="00B864B2">
      <w:pPr>
        <w:pPrChange w:id="5789" w:author="Stefan Bjornander" w:date="2015-04-25T10:27:00Z">
          <w:pPr>
            <w:pStyle w:val="Rubrik3"/>
          </w:pPr>
        </w:pPrChange>
      </w:pPr>
      <w:ins w:id="5790" w:author="Stefan Bjornander" w:date="2015-04-25T10:30:00Z">
        <w:r>
          <w:t xml:space="preserve">The idea of the volatile </w:t>
        </w:r>
      </w:ins>
      <w:ins w:id="5791" w:author="Stefan Bjornander" w:date="2015-04-25T10:31:00Z">
        <w:r>
          <w:t xml:space="preserve">qualifier is to </w:t>
        </w:r>
      </w:ins>
      <w:ins w:id="5792" w:author="Stefan Bjornander" w:date="2015-04-25T10:30:00Z">
        <w:r>
          <w:t xml:space="preserve">prevent optimization, and since this book </w:t>
        </w:r>
      </w:ins>
      <w:ins w:id="5793" w:author="Stefan Bjornander" w:date="2015-04-25T10:31:00Z">
        <w:r>
          <w:t xml:space="preserve">is focused on optimization techniques we have no real use for the volatile </w:t>
        </w:r>
      </w:ins>
      <w:r>
        <w:t>qualifier</w:t>
      </w:r>
      <w:ins w:id="5794" w:author="Stefan Bjornander" w:date="2015-04-25T10:31:00Z">
        <w:r>
          <w:t xml:space="preserve">. However, for the sake of </w:t>
        </w:r>
      </w:ins>
      <w:r>
        <w:t>completeness</w:t>
      </w:r>
      <w:ins w:id="5795" w:author="Stefan Bjornander" w:date="2015-04-25T10:31:00Z">
        <w:r>
          <w:t xml:space="preserve"> we include the </w:t>
        </w:r>
        <w:r>
          <w:rPr>
            <w:rStyle w:val="CodeInText"/>
            <w:color w:val="auto"/>
            <w:rPrChange w:id="5796" w:author="Stefan Bjornander" w:date="2015-04-25T10:32:00Z">
              <w:rPr>
                <w:rStyle w:val="CodeInText"/>
                <w:i w:val="0"/>
              </w:rPr>
            </w:rPrChange>
          </w:rPr>
          <w:t>m_volatile</w:t>
        </w:r>
        <w:r>
          <w:t xml:space="preserve"> field in the </w:t>
        </w:r>
        <w:r>
          <w:rPr>
            <w:rStyle w:val="CodeInText"/>
            <w:color w:val="auto"/>
            <w:rPrChange w:id="5797" w:author="Stefan Bjornander" w:date="2015-04-25T10:32:00Z">
              <w:rPr>
                <w:rStyle w:val="CodeInText"/>
                <w:i w:val="0"/>
              </w:rPr>
            </w:rPrChange>
          </w:rPr>
          <w:t>Type</w:t>
        </w:r>
        <w:r>
          <w:t xml:space="preserve"> class.</w:t>
        </w:r>
      </w:ins>
    </w:p>
    <w:p w14:paraId="2323C7F7" w14:textId="77777777" w:rsidR="006E1FB9" w:rsidRPr="006E1FB9" w:rsidRDefault="006E1FB9" w:rsidP="006E1FB9">
      <w:pPr>
        <w:pStyle w:val="Code"/>
        <w:rPr>
          <w:highlight w:val="white"/>
        </w:rPr>
      </w:pPr>
      <w:r w:rsidRPr="006E1FB9">
        <w:rPr>
          <w:highlight w:val="white"/>
        </w:rPr>
        <w:t xml:space="preserve">    private bool m_constant;</w:t>
      </w:r>
    </w:p>
    <w:p w14:paraId="2EBB013C" w14:textId="77777777" w:rsidR="006E1FB9" w:rsidRPr="006E1FB9" w:rsidRDefault="006E1FB9" w:rsidP="006E1FB9">
      <w:pPr>
        <w:pStyle w:val="Code"/>
        <w:rPr>
          <w:highlight w:val="white"/>
        </w:rPr>
      </w:pPr>
      <w:r w:rsidRPr="006E1FB9">
        <w:rPr>
          <w:highlight w:val="white"/>
        </w:rPr>
        <w:t xml:space="preserve">    private bool m_volatile;</w:t>
      </w:r>
    </w:p>
    <w:p w14:paraId="572B1E9B" w14:textId="77777777" w:rsidR="006E1FB9" w:rsidRPr="006E1FB9" w:rsidRDefault="006E1FB9" w:rsidP="006E1FB9">
      <w:pPr>
        <w:pStyle w:val="Code"/>
        <w:rPr>
          <w:highlight w:val="white"/>
        </w:rPr>
      </w:pPr>
    </w:p>
    <w:p w14:paraId="2C4208E9" w14:textId="77777777" w:rsidR="006E1FB9" w:rsidRPr="006E1FB9" w:rsidRDefault="006E1FB9" w:rsidP="006E1FB9">
      <w:pPr>
        <w:pStyle w:val="Code"/>
        <w:rPr>
          <w:highlight w:val="white"/>
        </w:rPr>
      </w:pPr>
      <w:r w:rsidRPr="006E1FB9">
        <w:rPr>
          <w:highlight w:val="white"/>
        </w:rPr>
        <w:t xml:space="preserve">    public bool IsConstant {</w:t>
      </w:r>
    </w:p>
    <w:p w14:paraId="7C5C9BFF" w14:textId="77777777" w:rsidR="006E1FB9" w:rsidRPr="006E1FB9" w:rsidRDefault="006E1FB9" w:rsidP="006E1FB9">
      <w:pPr>
        <w:pStyle w:val="Code"/>
        <w:rPr>
          <w:highlight w:val="white"/>
        </w:rPr>
      </w:pPr>
      <w:r w:rsidRPr="006E1FB9">
        <w:rPr>
          <w:highlight w:val="white"/>
        </w:rPr>
        <w:t xml:space="preserve">      get { return m_constant; }</w:t>
      </w:r>
    </w:p>
    <w:p w14:paraId="07D97F2D" w14:textId="77777777" w:rsidR="006E1FB9" w:rsidRPr="006E1FB9" w:rsidRDefault="006E1FB9" w:rsidP="006E1FB9">
      <w:pPr>
        <w:pStyle w:val="Code"/>
        <w:rPr>
          <w:highlight w:val="white"/>
        </w:rPr>
      </w:pPr>
      <w:r w:rsidRPr="006E1FB9">
        <w:rPr>
          <w:highlight w:val="white"/>
        </w:rPr>
        <w:t xml:space="preserve">      set { m_constant = value; }</w:t>
      </w:r>
    </w:p>
    <w:p w14:paraId="3DF08670" w14:textId="77777777" w:rsidR="006E1FB9" w:rsidRPr="006E1FB9" w:rsidRDefault="006E1FB9" w:rsidP="006E1FB9">
      <w:pPr>
        <w:pStyle w:val="Code"/>
        <w:rPr>
          <w:highlight w:val="white"/>
        </w:rPr>
      </w:pPr>
      <w:r w:rsidRPr="006E1FB9">
        <w:rPr>
          <w:highlight w:val="white"/>
        </w:rPr>
        <w:t xml:space="preserve">    }</w:t>
      </w:r>
    </w:p>
    <w:p w14:paraId="4F624D27" w14:textId="77777777" w:rsidR="006E1FB9" w:rsidRPr="006E1FB9" w:rsidRDefault="006E1FB9" w:rsidP="006E1FB9">
      <w:pPr>
        <w:pStyle w:val="Code"/>
        <w:rPr>
          <w:highlight w:val="white"/>
        </w:rPr>
      </w:pPr>
      <w:r w:rsidRPr="006E1FB9">
        <w:rPr>
          <w:highlight w:val="white"/>
        </w:rPr>
        <w:t xml:space="preserve">  </w:t>
      </w:r>
    </w:p>
    <w:p w14:paraId="0936C28A" w14:textId="77777777" w:rsidR="006E1FB9" w:rsidRPr="006E1FB9" w:rsidRDefault="006E1FB9" w:rsidP="006E1FB9">
      <w:pPr>
        <w:pStyle w:val="Code"/>
        <w:rPr>
          <w:highlight w:val="white"/>
        </w:rPr>
      </w:pPr>
      <w:r w:rsidRPr="006E1FB9">
        <w:rPr>
          <w:highlight w:val="white"/>
        </w:rPr>
        <w:t xml:space="preserve">    public bool IsVolatile {</w:t>
      </w:r>
    </w:p>
    <w:p w14:paraId="14D1D4CB" w14:textId="77777777" w:rsidR="006E1FB9" w:rsidRPr="006E1FB9" w:rsidRDefault="006E1FB9" w:rsidP="006E1FB9">
      <w:pPr>
        <w:pStyle w:val="Code"/>
        <w:rPr>
          <w:highlight w:val="white"/>
        </w:rPr>
      </w:pPr>
      <w:r w:rsidRPr="006E1FB9">
        <w:rPr>
          <w:highlight w:val="white"/>
        </w:rPr>
        <w:t xml:space="preserve">      get { return m_volatile; }</w:t>
      </w:r>
    </w:p>
    <w:p w14:paraId="50DD2D1D" w14:textId="77777777" w:rsidR="006E1FB9" w:rsidRPr="006E1FB9" w:rsidRDefault="006E1FB9" w:rsidP="006E1FB9">
      <w:pPr>
        <w:pStyle w:val="Code"/>
        <w:rPr>
          <w:highlight w:val="white"/>
        </w:rPr>
      </w:pPr>
      <w:r w:rsidRPr="006E1FB9">
        <w:rPr>
          <w:highlight w:val="white"/>
        </w:rPr>
        <w:t xml:space="preserve">      set { m_volatile = value; }</w:t>
      </w:r>
    </w:p>
    <w:p w14:paraId="5018824F" w14:textId="77777777" w:rsidR="006E1FB9" w:rsidRPr="006E1FB9" w:rsidRDefault="006E1FB9" w:rsidP="006E1FB9">
      <w:pPr>
        <w:pStyle w:val="Code"/>
        <w:rPr>
          <w:highlight w:val="white"/>
        </w:rPr>
      </w:pPr>
      <w:r w:rsidRPr="006E1FB9">
        <w:rPr>
          <w:highlight w:val="white"/>
        </w:rPr>
        <w:t xml:space="preserve">    }</w:t>
      </w:r>
    </w:p>
    <w:p w14:paraId="574BE332" w14:textId="77777777" w:rsidR="006E1FB9" w:rsidRPr="006E1FB9" w:rsidRDefault="006E1FB9" w:rsidP="006E1FB9">
      <w:pPr>
        <w:pStyle w:val="Code"/>
        <w:rPr>
          <w:highlight w:val="white"/>
        </w:rPr>
      </w:pPr>
      <w:r w:rsidRPr="006E1FB9">
        <w:rPr>
          <w:highlight w:val="white"/>
        </w:rPr>
        <w:t xml:space="preserve">  </w:t>
      </w:r>
    </w:p>
    <w:p w14:paraId="1557CE7B" w14:textId="77777777" w:rsidR="006E1FB9" w:rsidRPr="006E1FB9" w:rsidRDefault="006E1FB9" w:rsidP="006E1FB9">
      <w:pPr>
        <w:pStyle w:val="Code"/>
        <w:rPr>
          <w:highlight w:val="white"/>
        </w:rPr>
      </w:pPr>
      <w:r w:rsidRPr="006E1FB9">
        <w:rPr>
          <w:highlight w:val="white"/>
        </w:rPr>
        <w:t xml:space="preserve">    public bool IsConstantRecursive() {</w:t>
      </w:r>
    </w:p>
    <w:p w14:paraId="64990BF0" w14:textId="77777777" w:rsidR="006E1FB9" w:rsidRPr="006E1FB9" w:rsidRDefault="006E1FB9" w:rsidP="006E1FB9">
      <w:pPr>
        <w:pStyle w:val="Code"/>
        <w:rPr>
          <w:highlight w:val="white"/>
        </w:rPr>
      </w:pPr>
      <w:r w:rsidRPr="006E1FB9">
        <w:rPr>
          <w:highlight w:val="white"/>
        </w:rPr>
        <w:t xml:space="preserve">      if (m_constant) {</w:t>
      </w:r>
    </w:p>
    <w:p w14:paraId="5E6BEC6C" w14:textId="77777777" w:rsidR="006E1FB9" w:rsidRPr="006E1FB9" w:rsidRDefault="006E1FB9" w:rsidP="006E1FB9">
      <w:pPr>
        <w:pStyle w:val="Code"/>
        <w:rPr>
          <w:highlight w:val="white"/>
        </w:rPr>
      </w:pPr>
      <w:r w:rsidRPr="006E1FB9">
        <w:rPr>
          <w:highlight w:val="white"/>
        </w:rPr>
        <w:t xml:space="preserve">        return true;</w:t>
      </w:r>
    </w:p>
    <w:p w14:paraId="6D59DD33" w14:textId="77777777" w:rsidR="006E1FB9" w:rsidRPr="006E1FB9" w:rsidRDefault="006E1FB9" w:rsidP="006E1FB9">
      <w:pPr>
        <w:pStyle w:val="Code"/>
        <w:rPr>
          <w:highlight w:val="white"/>
        </w:rPr>
      </w:pPr>
      <w:r w:rsidRPr="006E1FB9">
        <w:rPr>
          <w:highlight w:val="white"/>
        </w:rPr>
        <w:t xml:space="preserve">      }  </w:t>
      </w:r>
    </w:p>
    <w:p w14:paraId="2B87D1EF" w14:textId="77777777" w:rsidR="006E1FB9" w:rsidRPr="006E1FB9" w:rsidRDefault="006E1FB9" w:rsidP="006E1FB9">
      <w:pPr>
        <w:pStyle w:val="Code"/>
        <w:rPr>
          <w:highlight w:val="white"/>
        </w:rPr>
      </w:pPr>
      <w:r w:rsidRPr="006E1FB9">
        <w:rPr>
          <w:highlight w:val="white"/>
        </w:rPr>
        <w:t xml:space="preserve">      else if (IsStructOrUnion() &amp;&amp; (m_memberMap != null)) {</w:t>
      </w:r>
    </w:p>
    <w:p w14:paraId="148D8097" w14:textId="77777777" w:rsidR="006E1FB9" w:rsidRPr="006E1FB9" w:rsidRDefault="006E1FB9" w:rsidP="006E1FB9">
      <w:pPr>
        <w:pStyle w:val="Code"/>
        <w:rPr>
          <w:highlight w:val="white"/>
        </w:rPr>
      </w:pPr>
      <w:r w:rsidRPr="006E1FB9">
        <w:rPr>
          <w:highlight w:val="white"/>
        </w:rPr>
        <w:lastRenderedPageBreak/>
        <w:t xml:space="preserve">        foreach (Symbol symbol in m_memberMap.Values) {</w:t>
      </w:r>
    </w:p>
    <w:p w14:paraId="138ACE44" w14:textId="77777777" w:rsidR="006E1FB9" w:rsidRPr="006E1FB9" w:rsidRDefault="006E1FB9" w:rsidP="006E1FB9">
      <w:pPr>
        <w:pStyle w:val="Code"/>
        <w:rPr>
          <w:highlight w:val="white"/>
        </w:rPr>
      </w:pPr>
      <w:r w:rsidRPr="006E1FB9">
        <w:rPr>
          <w:highlight w:val="white"/>
        </w:rPr>
        <w:t xml:space="preserve">          if (symbol.Type.IsConstantRecursive()) {</w:t>
      </w:r>
    </w:p>
    <w:p w14:paraId="4F17BD07" w14:textId="77777777" w:rsidR="006E1FB9" w:rsidRPr="006E1FB9" w:rsidRDefault="006E1FB9" w:rsidP="006E1FB9">
      <w:pPr>
        <w:pStyle w:val="Code"/>
        <w:rPr>
          <w:highlight w:val="white"/>
        </w:rPr>
      </w:pPr>
      <w:r w:rsidRPr="006E1FB9">
        <w:rPr>
          <w:highlight w:val="white"/>
        </w:rPr>
        <w:t xml:space="preserve">            return true;</w:t>
      </w:r>
    </w:p>
    <w:p w14:paraId="5CBB8378" w14:textId="77777777" w:rsidR="006E1FB9" w:rsidRPr="006E1FB9" w:rsidRDefault="006E1FB9" w:rsidP="006E1FB9">
      <w:pPr>
        <w:pStyle w:val="Code"/>
        <w:rPr>
          <w:highlight w:val="white"/>
        </w:rPr>
      </w:pPr>
      <w:r w:rsidRPr="006E1FB9">
        <w:rPr>
          <w:highlight w:val="white"/>
        </w:rPr>
        <w:t xml:space="preserve">          }</w:t>
      </w:r>
    </w:p>
    <w:p w14:paraId="20AF68D7" w14:textId="77777777" w:rsidR="006E1FB9" w:rsidRPr="006E1FB9" w:rsidRDefault="006E1FB9" w:rsidP="006E1FB9">
      <w:pPr>
        <w:pStyle w:val="Code"/>
        <w:rPr>
          <w:highlight w:val="white"/>
        </w:rPr>
      </w:pPr>
      <w:r w:rsidRPr="006E1FB9">
        <w:rPr>
          <w:highlight w:val="white"/>
        </w:rPr>
        <w:t xml:space="preserve">        }</w:t>
      </w:r>
    </w:p>
    <w:p w14:paraId="0455B635" w14:textId="77777777" w:rsidR="006E1FB9" w:rsidRPr="006E1FB9" w:rsidRDefault="006E1FB9" w:rsidP="006E1FB9">
      <w:pPr>
        <w:pStyle w:val="Code"/>
        <w:rPr>
          <w:highlight w:val="white"/>
        </w:rPr>
      </w:pPr>
      <w:r w:rsidRPr="006E1FB9">
        <w:rPr>
          <w:highlight w:val="white"/>
        </w:rPr>
        <w:t xml:space="preserve">      }</w:t>
      </w:r>
    </w:p>
    <w:p w14:paraId="673BC846" w14:textId="77777777" w:rsidR="006E1FB9" w:rsidRPr="006E1FB9" w:rsidRDefault="006E1FB9" w:rsidP="006E1FB9">
      <w:pPr>
        <w:pStyle w:val="Code"/>
        <w:rPr>
          <w:highlight w:val="white"/>
        </w:rPr>
      </w:pPr>
      <w:r w:rsidRPr="006E1FB9">
        <w:rPr>
          <w:highlight w:val="white"/>
        </w:rPr>
        <w:t xml:space="preserve">    </w:t>
      </w:r>
    </w:p>
    <w:p w14:paraId="7B7F0808" w14:textId="77777777" w:rsidR="006E1FB9" w:rsidRPr="006E1FB9" w:rsidRDefault="006E1FB9" w:rsidP="006E1FB9">
      <w:pPr>
        <w:pStyle w:val="Code"/>
        <w:rPr>
          <w:highlight w:val="white"/>
        </w:rPr>
      </w:pPr>
      <w:r w:rsidRPr="006E1FB9">
        <w:rPr>
          <w:highlight w:val="white"/>
        </w:rPr>
        <w:t xml:space="preserve">      return false;</w:t>
      </w:r>
    </w:p>
    <w:p w14:paraId="53641C9B" w14:textId="77777777" w:rsidR="006E1FB9" w:rsidRPr="006E1FB9" w:rsidRDefault="006E1FB9" w:rsidP="006E1FB9">
      <w:pPr>
        <w:pStyle w:val="Code"/>
        <w:rPr>
          <w:highlight w:val="white"/>
        </w:rPr>
      </w:pPr>
      <w:r w:rsidRPr="006E1FB9">
        <w:rPr>
          <w:highlight w:val="white"/>
        </w:rPr>
        <w:t xml:space="preserve">    }</w:t>
      </w:r>
    </w:p>
    <w:p w14:paraId="42AA5055" w14:textId="77777777" w:rsidR="006E1FB9" w:rsidRPr="006E1FB9" w:rsidRDefault="006E1FB9" w:rsidP="006E1FB9">
      <w:pPr>
        <w:pStyle w:val="Code"/>
        <w:rPr>
          <w:highlight w:val="white"/>
        </w:rPr>
      </w:pPr>
    </w:p>
    <w:p w14:paraId="1AD8A78B" w14:textId="77777777" w:rsidR="006E1FB9" w:rsidRPr="006E1FB9" w:rsidRDefault="006E1FB9" w:rsidP="006E1FB9">
      <w:pPr>
        <w:pStyle w:val="Code"/>
        <w:rPr>
          <w:highlight w:val="white"/>
        </w:rPr>
      </w:pPr>
      <w:r w:rsidRPr="006E1FB9">
        <w:rPr>
          <w:highlight w:val="white"/>
        </w:rPr>
        <w:t xml:space="preserve">    public bool Volatile {</w:t>
      </w:r>
    </w:p>
    <w:p w14:paraId="04A05119" w14:textId="77777777" w:rsidR="006E1FB9" w:rsidRPr="006E1FB9" w:rsidRDefault="006E1FB9" w:rsidP="006E1FB9">
      <w:pPr>
        <w:pStyle w:val="Code"/>
        <w:rPr>
          <w:highlight w:val="white"/>
        </w:rPr>
      </w:pPr>
      <w:r w:rsidRPr="006E1FB9">
        <w:rPr>
          <w:highlight w:val="white"/>
        </w:rPr>
        <w:t xml:space="preserve">      get { return m_volatile; }</w:t>
      </w:r>
    </w:p>
    <w:p w14:paraId="1553D825" w14:textId="77777777" w:rsidR="006E1FB9" w:rsidRPr="006E1FB9" w:rsidRDefault="006E1FB9" w:rsidP="006E1FB9">
      <w:pPr>
        <w:pStyle w:val="Code"/>
        <w:rPr>
          <w:highlight w:val="white"/>
        </w:rPr>
      </w:pPr>
      <w:r w:rsidRPr="006E1FB9">
        <w:rPr>
          <w:highlight w:val="white"/>
        </w:rPr>
        <w:t xml:space="preserve">      set { m_volatile = value; }</w:t>
      </w:r>
    </w:p>
    <w:p w14:paraId="4C97AF6D" w14:textId="77777777" w:rsidR="006E1FB9" w:rsidRPr="006E1FB9" w:rsidRDefault="006E1FB9" w:rsidP="006E1FB9">
      <w:pPr>
        <w:pStyle w:val="Code"/>
        <w:rPr>
          <w:highlight w:val="white"/>
        </w:rPr>
      </w:pPr>
      <w:r w:rsidRPr="006E1FB9">
        <w:rPr>
          <w:highlight w:val="white"/>
        </w:rPr>
        <w:t xml:space="preserve">    }</w:t>
      </w:r>
    </w:p>
    <w:p w14:paraId="7231B3F9" w14:textId="77777777" w:rsidR="006E1FB9" w:rsidRPr="006E1FB9" w:rsidRDefault="006E1FB9" w:rsidP="006E1FB9">
      <w:pPr>
        <w:pStyle w:val="Code"/>
        <w:rPr>
          <w:highlight w:val="white"/>
        </w:rPr>
      </w:pPr>
    </w:p>
    <w:p w14:paraId="77D24D51" w14:textId="1C71B54A" w:rsidR="006E1FB9" w:rsidRPr="006E1FB9" w:rsidRDefault="006E1FB9" w:rsidP="006E1FB9">
      <w:pPr>
        <w:pStyle w:val="Code"/>
        <w:rPr>
          <w:highlight w:val="white"/>
        </w:rPr>
      </w:pPr>
      <w:r w:rsidRPr="006E1FB9">
        <w:rPr>
          <w:highlight w:val="white"/>
        </w:rPr>
        <w:t xml:space="preserve">    // -----------------------------------------------------------------------</w:t>
      </w:r>
    </w:p>
    <w:p w14:paraId="59ED11FD" w14:textId="77777777" w:rsidR="006E1FB9" w:rsidRPr="006E1FB9" w:rsidRDefault="006E1FB9" w:rsidP="006E1FB9">
      <w:pPr>
        <w:pStyle w:val="Code"/>
        <w:rPr>
          <w:highlight w:val="white"/>
        </w:rPr>
      </w:pPr>
      <w:r w:rsidRPr="006E1FB9">
        <w:rPr>
          <w:highlight w:val="white"/>
        </w:rPr>
        <w:t xml:space="preserve">  </w:t>
      </w:r>
    </w:p>
    <w:p w14:paraId="76D7F099" w14:textId="77777777" w:rsidR="006E1FB9" w:rsidRPr="006E1FB9" w:rsidRDefault="006E1FB9" w:rsidP="006E1FB9">
      <w:pPr>
        <w:pStyle w:val="Code"/>
        <w:rPr>
          <w:highlight w:val="white"/>
        </w:rPr>
      </w:pPr>
      <w:r w:rsidRPr="006E1FB9">
        <w:rPr>
          <w:highlight w:val="white"/>
        </w:rPr>
        <w:t xml:space="preserve">    public override int GetHashCode() {</w:t>
      </w:r>
    </w:p>
    <w:p w14:paraId="553607AE" w14:textId="77777777" w:rsidR="006E1FB9" w:rsidRPr="006E1FB9" w:rsidRDefault="006E1FB9" w:rsidP="006E1FB9">
      <w:pPr>
        <w:pStyle w:val="Code"/>
        <w:rPr>
          <w:highlight w:val="white"/>
        </w:rPr>
      </w:pPr>
      <w:r w:rsidRPr="006E1FB9">
        <w:rPr>
          <w:highlight w:val="white"/>
        </w:rPr>
        <w:t xml:space="preserve">      return base.GetHashCode();</w:t>
      </w:r>
    </w:p>
    <w:p w14:paraId="14D17FD8" w14:textId="77777777" w:rsidR="006E1FB9" w:rsidRPr="006E1FB9" w:rsidRDefault="006E1FB9" w:rsidP="006E1FB9">
      <w:pPr>
        <w:pStyle w:val="Code"/>
        <w:rPr>
          <w:highlight w:val="white"/>
        </w:rPr>
      </w:pPr>
      <w:r w:rsidRPr="006E1FB9">
        <w:rPr>
          <w:highlight w:val="white"/>
        </w:rPr>
        <w:t xml:space="preserve">    }</w:t>
      </w:r>
    </w:p>
    <w:p w14:paraId="06395D00" w14:textId="77777777" w:rsidR="004409FB" w:rsidRDefault="004409FB">
      <w:pPr>
        <w:rPr>
          <w:ins w:id="5798" w:author="Stefan Bjornander" w:date="2015-04-25T11:16:00Z"/>
          <w:color w:val="auto"/>
        </w:rPr>
        <w:pPrChange w:id="5799" w:author="Stefan Bjornander" w:date="2015-04-25T14:35:00Z">
          <w:pPr>
            <w:pStyle w:val="Code"/>
          </w:pPr>
        </w:pPrChange>
      </w:pPr>
      <w:ins w:id="5800" w:author="Stefan Bjornander" w:date="2015-04-25T14:35:00Z">
        <w:r>
          <w:t>Two pointer</w:t>
        </w:r>
      </w:ins>
      <w:r>
        <w:rPr>
          <w:noProof/>
        </w:rPr>
        <w:t>s</w:t>
      </w:r>
      <w:ins w:id="5801" w:author="Stefan Bjornander" w:date="2015-04-25T14:35:00Z">
        <w:r>
          <w:rPr>
            <w:noProof/>
          </w:rPr>
          <w:t xml:space="preserve"> are </w:t>
        </w:r>
      </w:ins>
      <w:r>
        <w:rPr>
          <w:noProof/>
        </w:rPr>
        <w:t xml:space="preserve">considered to be </w:t>
      </w:r>
      <w:ins w:id="5802" w:author="Stefan Bjornander" w:date="2015-04-25T14:35:00Z">
        <w:r>
          <w:rPr>
            <w:noProof/>
          </w:rPr>
          <w:t>equal if the type</w:t>
        </w:r>
      </w:ins>
      <w:r>
        <w:rPr>
          <w:noProof/>
        </w:rPr>
        <w:t>s</w:t>
      </w:r>
      <w:ins w:id="5803" w:author="Stefan Bjornander" w:date="2015-04-25T14:35:00Z">
        <w:r>
          <w:rPr>
            <w:noProof/>
          </w:rPr>
          <w:t xml:space="preserve"> they point at are equal</w:t>
        </w:r>
      </w:ins>
      <w:ins w:id="5804" w:author="Stefan Bjornander" w:date="2015-04-25T14:56:00Z">
        <w:r>
          <w:rPr>
            <w:noProof/>
          </w:rPr>
          <w:t xml:space="preserve">, two arrays are </w:t>
        </w:r>
      </w:ins>
      <w:r>
        <w:rPr>
          <w:noProof/>
        </w:rPr>
        <w:t xml:space="preserve">equal </w:t>
      </w:r>
      <w:ins w:id="5805" w:author="Stefan Bjornander" w:date="2015-04-25T17:26:00Z">
        <w:r>
          <w:rPr>
            <w:noProof/>
          </w:rPr>
          <w:t>if</w:t>
        </w:r>
      </w:ins>
      <w:r>
        <w:rPr>
          <w:noProof/>
        </w:rPr>
        <w:t xml:space="preserve"> (1) </w:t>
      </w:r>
      <w:ins w:id="5806" w:author="Stefan Bjornander" w:date="2015-04-25T17:26:00Z">
        <w:r>
          <w:rPr>
            <w:noProof/>
          </w:rPr>
          <w:t xml:space="preserve">their types are equal and </w:t>
        </w:r>
      </w:ins>
      <w:r>
        <w:rPr>
          <w:noProof/>
        </w:rPr>
        <w:t xml:space="preserve">(2) </w:t>
      </w:r>
      <w:ins w:id="5807" w:author="Stefan Bjornander" w:date="2015-04-25T17:26:00Z">
        <w:r>
          <w:rPr>
            <w:noProof/>
          </w:rPr>
          <w:t>they have the same size o</w:t>
        </w:r>
      </w:ins>
      <w:r>
        <w:rPr>
          <w:noProof/>
        </w:rPr>
        <w:t>r</w:t>
      </w:r>
      <w:ins w:id="5808" w:author="Stefan Bjornander" w:date="2015-04-25T17:26:00Z">
        <w:r>
          <w:rPr>
            <w:noProof/>
          </w:rPr>
          <w:t xml:space="preserve"> </w:t>
        </w:r>
      </w:ins>
      <w:r>
        <w:rPr>
          <w:noProof/>
        </w:rPr>
        <w:t>both are incomplete (their sizes are zero)</w:t>
      </w:r>
      <w:ins w:id="5809" w:author="Stefan Bjornander" w:date="2015-04-25T17:26:00Z">
        <w:r>
          <w:rPr>
            <w:noProof/>
          </w:rPr>
          <w:t>.</w:t>
        </w:r>
      </w:ins>
      <w:ins w:id="5810" w:author="Stefan Bjornander" w:date="2015-04-25T14:56:00Z">
        <w:r>
          <w:rPr>
            <w:noProof/>
          </w:rPr>
          <w:t xml:space="preserve"> </w:t>
        </w:r>
      </w:ins>
      <w:ins w:id="5811" w:author="Stefan Bjornander" w:date="2015-04-25T14:58:00Z">
        <w:r>
          <w:rPr>
            <w:noProof/>
          </w:rPr>
          <w:t>Two struct</w:t>
        </w:r>
      </w:ins>
      <w:ins w:id="5812" w:author="Stefan Bjornander" w:date="2015-04-25T16:07:00Z">
        <w:r>
          <w:rPr>
            <w:noProof/>
          </w:rPr>
          <w:t>s</w:t>
        </w:r>
      </w:ins>
      <w:ins w:id="5813" w:author="Stefan Bjornander" w:date="2015-04-25T14:58:00Z">
        <w:r>
          <w:rPr>
            <w:noProof/>
          </w:rPr>
          <w:t xml:space="preserve"> or unions are equals if </w:t>
        </w:r>
      </w:ins>
      <w:ins w:id="5814" w:author="Stefan Bjornander" w:date="2015-04-25T16:06:00Z">
        <w:r>
          <w:rPr>
            <w:noProof/>
          </w:rPr>
          <w:t xml:space="preserve">they both are incomplete </w:t>
        </w:r>
      </w:ins>
      <w:r>
        <w:rPr>
          <w:noProof/>
        </w:rPr>
        <w:t xml:space="preserve">(their member maps are null) </w:t>
      </w:r>
      <w:ins w:id="5815" w:author="Stefan Bjornander" w:date="2015-04-25T16:06:00Z">
        <w:r>
          <w:rPr>
            <w:noProof/>
          </w:rPr>
          <w:t xml:space="preserve">or if </w:t>
        </w:r>
      </w:ins>
      <w:ins w:id="5816" w:author="Stefan Bjornander" w:date="2015-04-25T14:58:00Z">
        <w:r>
          <w:rPr>
            <w:noProof/>
          </w:rPr>
          <w:t xml:space="preserve">their member </w:t>
        </w:r>
      </w:ins>
      <w:r>
        <w:rPr>
          <w:noProof/>
        </w:rPr>
        <w:t>maps</w:t>
      </w:r>
      <w:ins w:id="5817" w:author="Stefan Bjornander" w:date="2015-04-25T14:58:00Z">
        <w:r>
          <w:rPr>
            <w:noProof/>
          </w:rPr>
          <w:t xml:space="preserve"> are equal</w:t>
        </w:r>
      </w:ins>
      <w:ins w:id="5818" w:author="Stefan Bjornander" w:date="2015-04-25T16:07:00Z">
        <w:r>
          <w:rPr>
            <w:noProof/>
          </w:rPr>
          <w:t>. N</w:t>
        </w:r>
      </w:ins>
      <w:ins w:id="5819" w:author="Stefan Bjornander" w:date="2015-04-25T16:05:00Z">
        <w:r>
          <w:rPr>
            <w:noProof/>
          </w:rPr>
          <w:t xml:space="preserve">ote that they </w:t>
        </w:r>
      </w:ins>
      <w:r>
        <w:rPr>
          <w:noProof/>
        </w:rPr>
        <w:t xml:space="preserve">must not only </w:t>
      </w:r>
      <w:ins w:id="5820" w:author="Stefan Bjornander" w:date="2015-04-25T16:06:00Z">
        <w:r>
          <w:rPr>
            <w:noProof/>
          </w:rPr>
          <w:t>have the same members, the</w:t>
        </w:r>
      </w:ins>
      <w:r>
        <w:rPr>
          <w:noProof/>
        </w:rPr>
        <w:t xml:space="preserve"> members</w:t>
      </w:r>
      <w:ins w:id="5821" w:author="Stefan Bjornander" w:date="2015-04-25T16:06:00Z">
        <w:r>
          <w:rPr>
            <w:noProof/>
          </w:rPr>
          <w:t xml:space="preserve"> </w:t>
        </w:r>
      </w:ins>
      <w:r>
        <w:rPr>
          <w:noProof/>
        </w:rPr>
        <w:t xml:space="preserve">must also appear in the </w:t>
      </w:r>
      <w:ins w:id="5822" w:author="Stefan Bjornander" w:date="2015-04-25T16:06:00Z">
        <w:r>
          <w:rPr>
            <w:noProof/>
          </w:rPr>
          <w:t>same order.</w:t>
        </w:r>
      </w:ins>
      <w:ins w:id="5823" w:author="Stefan Bjornander" w:date="2015-04-25T16:08:00Z">
        <w:r>
          <w:rPr>
            <w:noProof/>
          </w:rPr>
          <w:t xml:space="preserve"> Two functions are equal if their return types are equal, they have the same style (old or new) and their name lists or type lists, respectively, are equal.</w:t>
        </w:r>
      </w:ins>
    </w:p>
    <w:p w14:paraId="733B6CB5" w14:textId="77777777" w:rsidR="006E1FB9" w:rsidRPr="006E1FB9" w:rsidRDefault="006E1FB9" w:rsidP="006E1FB9">
      <w:pPr>
        <w:pStyle w:val="Code"/>
        <w:rPr>
          <w:highlight w:val="white"/>
        </w:rPr>
      </w:pPr>
      <w:r w:rsidRPr="006E1FB9">
        <w:rPr>
          <w:highlight w:val="white"/>
        </w:rPr>
        <w:t xml:space="preserve">    public override bool Equals(object obj) {</w:t>
      </w:r>
    </w:p>
    <w:p w14:paraId="49C650F1" w14:textId="77777777" w:rsidR="006E1FB9" w:rsidRPr="006E1FB9" w:rsidRDefault="006E1FB9" w:rsidP="006E1FB9">
      <w:pPr>
        <w:pStyle w:val="Code"/>
        <w:rPr>
          <w:highlight w:val="white"/>
        </w:rPr>
      </w:pPr>
      <w:r w:rsidRPr="006E1FB9">
        <w:rPr>
          <w:highlight w:val="white"/>
        </w:rPr>
        <w:t xml:space="preserve">      if (obj is Type) {</w:t>
      </w:r>
    </w:p>
    <w:p w14:paraId="581C0AAF" w14:textId="77777777" w:rsidR="006E1FB9" w:rsidRPr="006E1FB9" w:rsidRDefault="006E1FB9" w:rsidP="006E1FB9">
      <w:pPr>
        <w:pStyle w:val="Code"/>
        <w:rPr>
          <w:highlight w:val="white"/>
        </w:rPr>
      </w:pPr>
      <w:r w:rsidRPr="006E1FB9">
        <w:rPr>
          <w:highlight w:val="white"/>
        </w:rPr>
        <w:t xml:space="preserve">        Type type = (Type) obj;</w:t>
      </w:r>
    </w:p>
    <w:p w14:paraId="46D2D34F" w14:textId="77777777" w:rsidR="006E1FB9" w:rsidRPr="006E1FB9" w:rsidRDefault="006E1FB9" w:rsidP="006E1FB9">
      <w:pPr>
        <w:pStyle w:val="Code"/>
        <w:rPr>
          <w:highlight w:val="white"/>
        </w:rPr>
      </w:pPr>
    </w:p>
    <w:p w14:paraId="430A52A5" w14:textId="77777777" w:rsidR="00320D1F" w:rsidRDefault="006E1FB9" w:rsidP="006E1FB9">
      <w:pPr>
        <w:pStyle w:val="Code"/>
        <w:rPr>
          <w:highlight w:val="white"/>
        </w:rPr>
      </w:pPr>
      <w:r w:rsidRPr="006E1FB9">
        <w:rPr>
          <w:highlight w:val="white"/>
        </w:rPr>
        <w:t xml:space="preserve">        if ((m_constant == type.m_constant) &amp;&amp;</w:t>
      </w:r>
    </w:p>
    <w:p w14:paraId="21016195" w14:textId="24E8C6E9" w:rsidR="006E1FB9" w:rsidRPr="006E1FB9" w:rsidRDefault="00320D1F" w:rsidP="006E1FB9">
      <w:pPr>
        <w:pStyle w:val="Code"/>
        <w:rPr>
          <w:highlight w:val="white"/>
        </w:rPr>
      </w:pPr>
      <w:r>
        <w:rPr>
          <w:highlight w:val="white"/>
        </w:rPr>
        <w:t xml:space="preserve">           </w:t>
      </w:r>
      <w:r w:rsidR="006E1FB9" w:rsidRPr="006E1FB9">
        <w:rPr>
          <w:highlight w:val="white"/>
        </w:rPr>
        <w:t xml:space="preserve"> (m_volatile == type.m_volatile) &amp;&amp; (m_sort == type.m_sort)) {</w:t>
      </w:r>
    </w:p>
    <w:p w14:paraId="4D094979" w14:textId="77777777" w:rsidR="006E1FB9" w:rsidRPr="006E1FB9" w:rsidRDefault="006E1FB9" w:rsidP="006E1FB9">
      <w:pPr>
        <w:pStyle w:val="Code"/>
        <w:rPr>
          <w:highlight w:val="white"/>
        </w:rPr>
      </w:pPr>
      <w:r w:rsidRPr="006E1FB9">
        <w:rPr>
          <w:highlight w:val="white"/>
        </w:rPr>
        <w:t xml:space="preserve">          switch (m_sort) {</w:t>
      </w:r>
    </w:p>
    <w:p w14:paraId="78549792" w14:textId="77777777" w:rsidR="006E1FB9" w:rsidRPr="006E1FB9" w:rsidRDefault="006E1FB9" w:rsidP="006E1FB9">
      <w:pPr>
        <w:pStyle w:val="Code"/>
        <w:rPr>
          <w:highlight w:val="white"/>
        </w:rPr>
      </w:pPr>
      <w:r w:rsidRPr="006E1FB9">
        <w:rPr>
          <w:highlight w:val="white"/>
        </w:rPr>
        <w:t xml:space="preserve">            case Sort.Pointer:</w:t>
      </w:r>
    </w:p>
    <w:p w14:paraId="6047BC77" w14:textId="77777777" w:rsidR="006E1FB9" w:rsidRPr="006E1FB9" w:rsidRDefault="006E1FB9" w:rsidP="006E1FB9">
      <w:pPr>
        <w:pStyle w:val="Code"/>
        <w:rPr>
          <w:highlight w:val="white"/>
        </w:rPr>
      </w:pPr>
      <w:r w:rsidRPr="006E1FB9">
        <w:rPr>
          <w:highlight w:val="white"/>
        </w:rPr>
        <w:t xml:space="preserve">              return m_pointerType.Equals(type.m_pointerType);</w:t>
      </w:r>
    </w:p>
    <w:p w14:paraId="3B1607F5" w14:textId="77777777" w:rsidR="006E1FB9" w:rsidRPr="006E1FB9" w:rsidRDefault="006E1FB9" w:rsidP="006E1FB9">
      <w:pPr>
        <w:pStyle w:val="Code"/>
        <w:rPr>
          <w:highlight w:val="white"/>
        </w:rPr>
      </w:pPr>
    </w:p>
    <w:p w14:paraId="573C1CF7" w14:textId="77777777" w:rsidR="006E1FB9" w:rsidRPr="006E1FB9" w:rsidRDefault="006E1FB9" w:rsidP="006E1FB9">
      <w:pPr>
        <w:pStyle w:val="Code"/>
        <w:rPr>
          <w:highlight w:val="white"/>
        </w:rPr>
      </w:pPr>
      <w:r w:rsidRPr="006E1FB9">
        <w:rPr>
          <w:highlight w:val="white"/>
        </w:rPr>
        <w:t xml:space="preserve">            case Sort.Array:</w:t>
      </w:r>
    </w:p>
    <w:p w14:paraId="38301D34" w14:textId="77777777" w:rsidR="006E1FB9" w:rsidRPr="006E1FB9" w:rsidRDefault="006E1FB9" w:rsidP="006E1FB9">
      <w:pPr>
        <w:pStyle w:val="Code"/>
        <w:rPr>
          <w:highlight w:val="white"/>
        </w:rPr>
      </w:pPr>
      <w:r w:rsidRPr="006E1FB9">
        <w:rPr>
          <w:highlight w:val="white"/>
        </w:rPr>
        <w:t xml:space="preserve">              return ((m_arraySize == 0) || (type.m_arraySize == 0) ||</w:t>
      </w:r>
    </w:p>
    <w:p w14:paraId="28DD15D4" w14:textId="77777777" w:rsidR="006E1FB9" w:rsidRPr="006E1FB9" w:rsidRDefault="006E1FB9" w:rsidP="006E1FB9">
      <w:pPr>
        <w:pStyle w:val="Code"/>
        <w:rPr>
          <w:highlight w:val="white"/>
        </w:rPr>
      </w:pPr>
      <w:r w:rsidRPr="006E1FB9">
        <w:rPr>
          <w:highlight w:val="white"/>
        </w:rPr>
        <w:t xml:space="preserve">                      (m_arraySize == type.m_arraySize)) &amp;&amp;</w:t>
      </w:r>
    </w:p>
    <w:p w14:paraId="449B39DC" w14:textId="77777777" w:rsidR="006E1FB9" w:rsidRPr="006E1FB9" w:rsidRDefault="006E1FB9" w:rsidP="006E1FB9">
      <w:pPr>
        <w:pStyle w:val="Code"/>
        <w:rPr>
          <w:highlight w:val="white"/>
        </w:rPr>
      </w:pPr>
      <w:r w:rsidRPr="006E1FB9">
        <w:rPr>
          <w:highlight w:val="white"/>
        </w:rPr>
        <w:t xml:space="preserve">                      m_arrayType.Equals(type.m_arrayType);</w:t>
      </w:r>
    </w:p>
    <w:p w14:paraId="12079094" w14:textId="77777777" w:rsidR="006E1FB9" w:rsidRPr="006E1FB9" w:rsidRDefault="006E1FB9" w:rsidP="006E1FB9">
      <w:pPr>
        <w:pStyle w:val="Code"/>
        <w:rPr>
          <w:highlight w:val="white"/>
        </w:rPr>
      </w:pPr>
    </w:p>
    <w:p w14:paraId="47424792" w14:textId="77777777" w:rsidR="006E1FB9" w:rsidRPr="006E1FB9" w:rsidRDefault="006E1FB9" w:rsidP="006E1FB9">
      <w:pPr>
        <w:pStyle w:val="Code"/>
        <w:rPr>
          <w:highlight w:val="white"/>
        </w:rPr>
      </w:pPr>
      <w:r w:rsidRPr="006E1FB9">
        <w:rPr>
          <w:highlight w:val="white"/>
        </w:rPr>
        <w:t xml:space="preserve">            case Sort.Struct:</w:t>
      </w:r>
    </w:p>
    <w:p w14:paraId="54C082A8" w14:textId="77777777" w:rsidR="006E1FB9" w:rsidRPr="006E1FB9" w:rsidRDefault="006E1FB9" w:rsidP="006E1FB9">
      <w:pPr>
        <w:pStyle w:val="Code"/>
        <w:rPr>
          <w:highlight w:val="white"/>
        </w:rPr>
      </w:pPr>
      <w:r w:rsidRPr="006E1FB9">
        <w:rPr>
          <w:highlight w:val="white"/>
        </w:rPr>
        <w:t xml:space="preserve">            case Sort.Union:</w:t>
      </w:r>
    </w:p>
    <w:p w14:paraId="78613FF8" w14:textId="77777777" w:rsidR="006E1FB9" w:rsidRPr="006E1FB9" w:rsidRDefault="006E1FB9" w:rsidP="006E1FB9">
      <w:pPr>
        <w:pStyle w:val="Code"/>
        <w:rPr>
          <w:highlight w:val="white"/>
        </w:rPr>
      </w:pPr>
      <w:r w:rsidRPr="006E1FB9">
        <w:rPr>
          <w:highlight w:val="white"/>
        </w:rPr>
        <w:t xml:space="preserve">              return ((m_memberMap == null) &amp;&amp; (type.m_memberMap == null)) ||</w:t>
      </w:r>
    </w:p>
    <w:p w14:paraId="45DFFE3C" w14:textId="77777777" w:rsidR="006E1FB9" w:rsidRPr="006E1FB9" w:rsidRDefault="006E1FB9" w:rsidP="006E1FB9">
      <w:pPr>
        <w:pStyle w:val="Code"/>
        <w:rPr>
          <w:highlight w:val="white"/>
        </w:rPr>
      </w:pPr>
      <w:r w:rsidRPr="006E1FB9">
        <w:rPr>
          <w:highlight w:val="white"/>
        </w:rPr>
        <w:t xml:space="preserve">                     ((m_memberMap != null) &amp;&amp; (type.m_memberMap != null) &amp;&amp;</w:t>
      </w:r>
    </w:p>
    <w:p w14:paraId="3D29286D" w14:textId="77777777" w:rsidR="006E1FB9" w:rsidRPr="006E1FB9" w:rsidRDefault="006E1FB9" w:rsidP="006E1FB9">
      <w:pPr>
        <w:pStyle w:val="Code"/>
        <w:rPr>
          <w:highlight w:val="white"/>
        </w:rPr>
      </w:pPr>
      <w:r w:rsidRPr="006E1FB9">
        <w:rPr>
          <w:highlight w:val="white"/>
        </w:rPr>
        <w:t xml:space="preserve">                      m_memberMap.Equals(type.m_memberMap));</w:t>
      </w:r>
    </w:p>
    <w:p w14:paraId="6F00B543" w14:textId="77777777" w:rsidR="006E1FB9" w:rsidRPr="006E1FB9" w:rsidRDefault="006E1FB9" w:rsidP="006E1FB9">
      <w:pPr>
        <w:pStyle w:val="Code"/>
        <w:rPr>
          <w:highlight w:val="white"/>
        </w:rPr>
      </w:pPr>
    </w:p>
    <w:p w14:paraId="0936B91D" w14:textId="77777777" w:rsidR="006E1FB9" w:rsidRPr="006E1FB9" w:rsidRDefault="006E1FB9" w:rsidP="006E1FB9">
      <w:pPr>
        <w:pStyle w:val="Code"/>
        <w:rPr>
          <w:highlight w:val="white"/>
        </w:rPr>
      </w:pPr>
      <w:r w:rsidRPr="006E1FB9">
        <w:rPr>
          <w:highlight w:val="white"/>
        </w:rPr>
        <w:t xml:space="preserve">            case Sort.Function:</w:t>
      </w:r>
    </w:p>
    <w:p w14:paraId="1368450F" w14:textId="77777777" w:rsidR="006E1FB9" w:rsidRPr="006E1FB9" w:rsidRDefault="006E1FB9" w:rsidP="006E1FB9">
      <w:pPr>
        <w:pStyle w:val="Code"/>
        <w:rPr>
          <w:highlight w:val="white"/>
        </w:rPr>
      </w:pPr>
      <w:r w:rsidRPr="006E1FB9">
        <w:rPr>
          <w:highlight w:val="white"/>
        </w:rPr>
        <w:t xml:space="preserve">              return m_returnType.Equals(type.m_returnType) &amp;&amp;</w:t>
      </w:r>
    </w:p>
    <w:p w14:paraId="222E1AC8" w14:textId="77777777" w:rsidR="006E1FB9" w:rsidRPr="006E1FB9" w:rsidRDefault="006E1FB9" w:rsidP="006E1FB9">
      <w:pPr>
        <w:pStyle w:val="Code"/>
        <w:rPr>
          <w:highlight w:val="white"/>
        </w:rPr>
      </w:pPr>
      <w:r w:rsidRPr="006E1FB9">
        <w:rPr>
          <w:highlight w:val="white"/>
        </w:rPr>
        <w:t xml:space="preserve">                     (((m_typeList == null) &amp;&amp; (type.m_typeList == null)) ||</w:t>
      </w:r>
    </w:p>
    <w:p w14:paraId="5DC62553" w14:textId="77777777" w:rsidR="006E1FB9" w:rsidRPr="006E1FB9" w:rsidRDefault="006E1FB9" w:rsidP="006E1FB9">
      <w:pPr>
        <w:pStyle w:val="Code"/>
        <w:rPr>
          <w:highlight w:val="white"/>
        </w:rPr>
      </w:pPr>
      <w:r w:rsidRPr="006E1FB9">
        <w:rPr>
          <w:highlight w:val="white"/>
        </w:rPr>
        <w:t xml:space="preserve">                      ((m_typeList != null) &amp;&amp; (type.m_typeList != null) &amp;&amp;</w:t>
      </w:r>
    </w:p>
    <w:p w14:paraId="1592C39C" w14:textId="77777777" w:rsidR="006E1FB9" w:rsidRPr="006E1FB9" w:rsidRDefault="006E1FB9" w:rsidP="006E1FB9">
      <w:pPr>
        <w:pStyle w:val="Code"/>
        <w:rPr>
          <w:highlight w:val="white"/>
        </w:rPr>
      </w:pPr>
      <w:r w:rsidRPr="006E1FB9">
        <w:rPr>
          <w:highlight w:val="white"/>
        </w:rPr>
        <w:t xml:space="preserve">                       m_typeList.SequenceEqual(type.m_typeList)));</w:t>
      </w:r>
    </w:p>
    <w:p w14:paraId="3A670513" w14:textId="77777777" w:rsidR="006E1FB9" w:rsidRPr="006E1FB9" w:rsidRDefault="006E1FB9" w:rsidP="006E1FB9">
      <w:pPr>
        <w:pStyle w:val="Code"/>
        <w:rPr>
          <w:highlight w:val="white"/>
        </w:rPr>
      </w:pPr>
    </w:p>
    <w:p w14:paraId="1D3A75BB" w14:textId="77777777" w:rsidR="006E1FB9" w:rsidRPr="006E1FB9" w:rsidRDefault="006E1FB9" w:rsidP="006E1FB9">
      <w:pPr>
        <w:pStyle w:val="Code"/>
        <w:rPr>
          <w:highlight w:val="white"/>
        </w:rPr>
      </w:pPr>
      <w:r w:rsidRPr="006E1FB9">
        <w:rPr>
          <w:highlight w:val="white"/>
        </w:rPr>
        <w:t xml:space="preserve">            default:</w:t>
      </w:r>
    </w:p>
    <w:p w14:paraId="66C359E1" w14:textId="77777777" w:rsidR="006E1FB9" w:rsidRPr="006E1FB9" w:rsidRDefault="006E1FB9" w:rsidP="006E1FB9">
      <w:pPr>
        <w:pStyle w:val="Code"/>
        <w:rPr>
          <w:highlight w:val="white"/>
        </w:rPr>
      </w:pPr>
      <w:r w:rsidRPr="006E1FB9">
        <w:rPr>
          <w:highlight w:val="white"/>
        </w:rPr>
        <w:lastRenderedPageBreak/>
        <w:t xml:space="preserve">              return true;</w:t>
      </w:r>
    </w:p>
    <w:p w14:paraId="6F5BE97F" w14:textId="77777777" w:rsidR="006E1FB9" w:rsidRPr="006E1FB9" w:rsidRDefault="006E1FB9" w:rsidP="006E1FB9">
      <w:pPr>
        <w:pStyle w:val="Code"/>
        <w:rPr>
          <w:highlight w:val="white"/>
        </w:rPr>
      </w:pPr>
      <w:r w:rsidRPr="006E1FB9">
        <w:rPr>
          <w:highlight w:val="white"/>
        </w:rPr>
        <w:t xml:space="preserve">          }</w:t>
      </w:r>
    </w:p>
    <w:p w14:paraId="3419A865" w14:textId="77777777" w:rsidR="006E1FB9" w:rsidRPr="006E1FB9" w:rsidRDefault="006E1FB9" w:rsidP="006E1FB9">
      <w:pPr>
        <w:pStyle w:val="Code"/>
        <w:rPr>
          <w:highlight w:val="white"/>
        </w:rPr>
      </w:pPr>
      <w:r w:rsidRPr="006E1FB9">
        <w:rPr>
          <w:highlight w:val="white"/>
        </w:rPr>
        <w:t xml:space="preserve">        }</w:t>
      </w:r>
    </w:p>
    <w:p w14:paraId="575DFCE3" w14:textId="77777777" w:rsidR="006E1FB9" w:rsidRPr="006E1FB9" w:rsidRDefault="006E1FB9" w:rsidP="006E1FB9">
      <w:pPr>
        <w:pStyle w:val="Code"/>
        <w:rPr>
          <w:highlight w:val="white"/>
        </w:rPr>
      </w:pPr>
      <w:r w:rsidRPr="006E1FB9">
        <w:rPr>
          <w:highlight w:val="white"/>
        </w:rPr>
        <w:t xml:space="preserve">      }</w:t>
      </w:r>
    </w:p>
    <w:p w14:paraId="4BBB7445" w14:textId="77777777" w:rsidR="006E1FB9" w:rsidRPr="006E1FB9" w:rsidRDefault="006E1FB9" w:rsidP="006E1FB9">
      <w:pPr>
        <w:pStyle w:val="Code"/>
        <w:rPr>
          <w:highlight w:val="white"/>
        </w:rPr>
      </w:pPr>
    </w:p>
    <w:p w14:paraId="716852CE" w14:textId="77777777" w:rsidR="006E1FB9" w:rsidRPr="006E1FB9" w:rsidRDefault="006E1FB9" w:rsidP="006E1FB9">
      <w:pPr>
        <w:pStyle w:val="Code"/>
        <w:rPr>
          <w:highlight w:val="white"/>
        </w:rPr>
      </w:pPr>
      <w:r w:rsidRPr="006E1FB9">
        <w:rPr>
          <w:highlight w:val="white"/>
        </w:rPr>
        <w:t xml:space="preserve">      return false;</w:t>
      </w:r>
    </w:p>
    <w:p w14:paraId="4A3D9D93" w14:textId="77777777" w:rsidR="006E1FB9" w:rsidRPr="006E1FB9" w:rsidRDefault="006E1FB9" w:rsidP="006E1FB9">
      <w:pPr>
        <w:pStyle w:val="Code"/>
        <w:rPr>
          <w:highlight w:val="white"/>
        </w:rPr>
      </w:pPr>
      <w:r w:rsidRPr="006E1FB9">
        <w:rPr>
          <w:highlight w:val="white"/>
        </w:rPr>
        <w:t xml:space="preserve">    }</w:t>
      </w:r>
    </w:p>
    <w:p w14:paraId="38D2EA3E" w14:textId="77777777" w:rsidR="006E1FB9" w:rsidRPr="006E1FB9" w:rsidRDefault="006E1FB9" w:rsidP="006E1FB9">
      <w:pPr>
        <w:pStyle w:val="Code"/>
        <w:rPr>
          <w:highlight w:val="white"/>
        </w:rPr>
      </w:pPr>
    </w:p>
    <w:p w14:paraId="0E711E33" w14:textId="21E85BF3" w:rsidR="006E1FB9" w:rsidRPr="006E1FB9" w:rsidRDefault="006E1FB9" w:rsidP="006E1FB9">
      <w:pPr>
        <w:pStyle w:val="Code"/>
        <w:rPr>
          <w:highlight w:val="white"/>
        </w:rPr>
      </w:pPr>
      <w:r w:rsidRPr="006E1FB9">
        <w:rPr>
          <w:highlight w:val="white"/>
        </w:rPr>
        <w:t xml:space="preserve">    // -----------------------------------------------------------------------</w:t>
      </w:r>
    </w:p>
    <w:p w14:paraId="24A03D8E" w14:textId="77777777" w:rsidR="006E1FB9" w:rsidRPr="006E1FB9" w:rsidRDefault="006E1FB9" w:rsidP="006E1FB9">
      <w:pPr>
        <w:pStyle w:val="Code"/>
        <w:rPr>
          <w:highlight w:val="white"/>
        </w:rPr>
      </w:pPr>
      <w:r w:rsidRPr="006E1FB9">
        <w:rPr>
          <w:highlight w:val="white"/>
        </w:rPr>
        <w:t xml:space="preserve">  </w:t>
      </w:r>
    </w:p>
    <w:p w14:paraId="32663ED0" w14:textId="77777777" w:rsidR="006E1FB9" w:rsidRPr="006E1FB9" w:rsidRDefault="006E1FB9" w:rsidP="006E1FB9">
      <w:pPr>
        <w:pStyle w:val="Code"/>
        <w:rPr>
          <w:highlight w:val="white"/>
        </w:rPr>
      </w:pPr>
      <w:r w:rsidRPr="006E1FB9">
        <w:rPr>
          <w:highlight w:val="white"/>
        </w:rPr>
        <w:t xml:space="preserve">    public bool IsVoid() {</w:t>
      </w:r>
    </w:p>
    <w:p w14:paraId="17847D51" w14:textId="77777777" w:rsidR="006E1FB9" w:rsidRPr="006E1FB9" w:rsidRDefault="006E1FB9" w:rsidP="006E1FB9">
      <w:pPr>
        <w:pStyle w:val="Code"/>
        <w:rPr>
          <w:highlight w:val="white"/>
        </w:rPr>
      </w:pPr>
      <w:r w:rsidRPr="006E1FB9">
        <w:rPr>
          <w:highlight w:val="white"/>
        </w:rPr>
        <w:t xml:space="preserve">      return (m_sort == Sort.Void);</w:t>
      </w:r>
    </w:p>
    <w:p w14:paraId="50C85867" w14:textId="77777777" w:rsidR="006E1FB9" w:rsidRPr="006E1FB9" w:rsidRDefault="006E1FB9" w:rsidP="006E1FB9">
      <w:pPr>
        <w:pStyle w:val="Code"/>
        <w:rPr>
          <w:highlight w:val="white"/>
        </w:rPr>
      </w:pPr>
      <w:r w:rsidRPr="006E1FB9">
        <w:rPr>
          <w:highlight w:val="white"/>
        </w:rPr>
        <w:t xml:space="preserve">    }</w:t>
      </w:r>
    </w:p>
    <w:p w14:paraId="30F4484D" w14:textId="77777777" w:rsidR="006E1FB9" w:rsidRPr="006E1FB9" w:rsidRDefault="006E1FB9" w:rsidP="006E1FB9">
      <w:pPr>
        <w:pStyle w:val="Code"/>
        <w:rPr>
          <w:highlight w:val="white"/>
        </w:rPr>
      </w:pPr>
    </w:p>
    <w:p w14:paraId="2686867E" w14:textId="77777777" w:rsidR="006E1FB9" w:rsidRPr="006E1FB9" w:rsidRDefault="006E1FB9" w:rsidP="006E1FB9">
      <w:pPr>
        <w:pStyle w:val="Code"/>
        <w:rPr>
          <w:highlight w:val="white"/>
        </w:rPr>
      </w:pPr>
      <w:r w:rsidRPr="006E1FB9">
        <w:rPr>
          <w:highlight w:val="white"/>
        </w:rPr>
        <w:t xml:space="preserve">    public bool IsChar() {</w:t>
      </w:r>
    </w:p>
    <w:p w14:paraId="11E2656B" w14:textId="77777777" w:rsidR="006E1FB9" w:rsidRPr="006E1FB9" w:rsidRDefault="006E1FB9" w:rsidP="006E1FB9">
      <w:pPr>
        <w:pStyle w:val="Code"/>
        <w:rPr>
          <w:highlight w:val="white"/>
        </w:rPr>
      </w:pPr>
      <w:r w:rsidRPr="006E1FB9">
        <w:rPr>
          <w:highlight w:val="white"/>
        </w:rPr>
        <w:t xml:space="preserve">      return (m_sort == Sort.Signed_Char) || (m_sort == Sort.Unsigned_Char);</w:t>
      </w:r>
    </w:p>
    <w:p w14:paraId="355984F3" w14:textId="77777777" w:rsidR="006E1FB9" w:rsidRPr="006E1FB9" w:rsidRDefault="006E1FB9" w:rsidP="006E1FB9">
      <w:pPr>
        <w:pStyle w:val="Code"/>
        <w:rPr>
          <w:highlight w:val="white"/>
        </w:rPr>
      </w:pPr>
      <w:r w:rsidRPr="006E1FB9">
        <w:rPr>
          <w:highlight w:val="white"/>
        </w:rPr>
        <w:t xml:space="preserve">    }</w:t>
      </w:r>
    </w:p>
    <w:p w14:paraId="464E3844" w14:textId="77777777" w:rsidR="006E1FB9" w:rsidRPr="006E1FB9" w:rsidRDefault="006E1FB9" w:rsidP="006E1FB9">
      <w:pPr>
        <w:pStyle w:val="Code"/>
        <w:rPr>
          <w:highlight w:val="white"/>
        </w:rPr>
      </w:pPr>
    </w:p>
    <w:p w14:paraId="41D16850" w14:textId="77777777" w:rsidR="006E1FB9" w:rsidRPr="006E1FB9" w:rsidRDefault="006E1FB9" w:rsidP="006E1FB9">
      <w:pPr>
        <w:pStyle w:val="Code"/>
        <w:rPr>
          <w:highlight w:val="white"/>
        </w:rPr>
      </w:pPr>
      <w:r w:rsidRPr="006E1FB9">
        <w:rPr>
          <w:highlight w:val="white"/>
        </w:rPr>
        <w:t xml:space="preserve">    public bool IsShort() {</w:t>
      </w:r>
    </w:p>
    <w:p w14:paraId="199B9636" w14:textId="77777777" w:rsidR="006E1FB9" w:rsidRPr="006E1FB9" w:rsidRDefault="006E1FB9" w:rsidP="006E1FB9">
      <w:pPr>
        <w:pStyle w:val="Code"/>
        <w:rPr>
          <w:highlight w:val="white"/>
        </w:rPr>
      </w:pPr>
      <w:r w:rsidRPr="006E1FB9">
        <w:rPr>
          <w:highlight w:val="white"/>
        </w:rPr>
        <w:t xml:space="preserve">      return (m_sort == Sort.Signed_Short_Int) ||</w:t>
      </w:r>
    </w:p>
    <w:p w14:paraId="00DE6499" w14:textId="77777777" w:rsidR="006E1FB9" w:rsidRPr="006E1FB9" w:rsidRDefault="006E1FB9" w:rsidP="006E1FB9">
      <w:pPr>
        <w:pStyle w:val="Code"/>
        <w:rPr>
          <w:highlight w:val="white"/>
        </w:rPr>
      </w:pPr>
      <w:r w:rsidRPr="006E1FB9">
        <w:rPr>
          <w:highlight w:val="white"/>
        </w:rPr>
        <w:t xml:space="preserve">             (m_sort == Sort.Unsigned_Short_Int);</w:t>
      </w:r>
    </w:p>
    <w:p w14:paraId="6EC5DFED" w14:textId="77777777" w:rsidR="006E1FB9" w:rsidRPr="006E1FB9" w:rsidRDefault="006E1FB9" w:rsidP="006E1FB9">
      <w:pPr>
        <w:pStyle w:val="Code"/>
        <w:rPr>
          <w:highlight w:val="white"/>
        </w:rPr>
      </w:pPr>
      <w:r w:rsidRPr="006E1FB9">
        <w:rPr>
          <w:highlight w:val="white"/>
        </w:rPr>
        <w:t xml:space="preserve">    }</w:t>
      </w:r>
    </w:p>
    <w:p w14:paraId="382C7698" w14:textId="77777777" w:rsidR="006E1FB9" w:rsidRPr="006E1FB9" w:rsidRDefault="006E1FB9" w:rsidP="006E1FB9">
      <w:pPr>
        <w:pStyle w:val="Code"/>
        <w:rPr>
          <w:highlight w:val="white"/>
        </w:rPr>
      </w:pPr>
    </w:p>
    <w:p w14:paraId="1CCE6F07" w14:textId="77777777" w:rsidR="006E1FB9" w:rsidRPr="006E1FB9" w:rsidRDefault="006E1FB9" w:rsidP="006E1FB9">
      <w:pPr>
        <w:pStyle w:val="Code"/>
        <w:rPr>
          <w:highlight w:val="white"/>
        </w:rPr>
      </w:pPr>
      <w:r w:rsidRPr="006E1FB9">
        <w:rPr>
          <w:highlight w:val="white"/>
        </w:rPr>
        <w:t xml:space="preserve">    public bool IsInteger() {</w:t>
      </w:r>
    </w:p>
    <w:p w14:paraId="36860FCC" w14:textId="77777777" w:rsidR="006E1FB9" w:rsidRPr="006E1FB9" w:rsidRDefault="006E1FB9" w:rsidP="006E1FB9">
      <w:pPr>
        <w:pStyle w:val="Code"/>
        <w:rPr>
          <w:highlight w:val="white"/>
        </w:rPr>
      </w:pPr>
      <w:r w:rsidRPr="006E1FB9">
        <w:rPr>
          <w:highlight w:val="white"/>
        </w:rPr>
        <w:t xml:space="preserve">      return (m_sort == Sort.Signed_Int) || (m_sort == Sort.Unsigned_Int);</w:t>
      </w:r>
    </w:p>
    <w:p w14:paraId="5018DE0C" w14:textId="77777777" w:rsidR="006E1FB9" w:rsidRPr="006E1FB9" w:rsidRDefault="006E1FB9" w:rsidP="006E1FB9">
      <w:pPr>
        <w:pStyle w:val="Code"/>
        <w:rPr>
          <w:highlight w:val="white"/>
        </w:rPr>
      </w:pPr>
      <w:r w:rsidRPr="006E1FB9">
        <w:rPr>
          <w:highlight w:val="white"/>
        </w:rPr>
        <w:t xml:space="preserve">    }</w:t>
      </w:r>
    </w:p>
    <w:p w14:paraId="650B6380" w14:textId="77777777" w:rsidR="006E1FB9" w:rsidRPr="006E1FB9" w:rsidRDefault="006E1FB9" w:rsidP="006E1FB9">
      <w:pPr>
        <w:pStyle w:val="Code"/>
        <w:rPr>
          <w:highlight w:val="white"/>
        </w:rPr>
      </w:pPr>
    </w:p>
    <w:p w14:paraId="00F509FC" w14:textId="77777777" w:rsidR="006E1FB9" w:rsidRPr="006E1FB9" w:rsidRDefault="006E1FB9" w:rsidP="006E1FB9">
      <w:pPr>
        <w:pStyle w:val="Code"/>
        <w:rPr>
          <w:highlight w:val="white"/>
        </w:rPr>
      </w:pPr>
      <w:r w:rsidRPr="006E1FB9">
        <w:rPr>
          <w:highlight w:val="white"/>
        </w:rPr>
        <w:t xml:space="preserve">    public bool IsIntegral() {</w:t>
      </w:r>
    </w:p>
    <w:p w14:paraId="538CABEA" w14:textId="77777777" w:rsidR="006E1FB9" w:rsidRPr="006E1FB9" w:rsidRDefault="006E1FB9" w:rsidP="006E1FB9">
      <w:pPr>
        <w:pStyle w:val="Code"/>
        <w:rPr>
          <w:highlight w:val="white"/>
        </w:rPr>
      </w:pPr>
      <w:r w:rsidRPr="006E1FB9">
        <w:rPr>
          <w:highlight w:val="white"/>
        </w:rPr>
        <w:t xml:space="preserve">      return IsSigned() || IsUnsigned();</w:t>
      </w:r>
    </w:p>
    <w:p w14:paraId="56ABFFA8" w14:textId="77777777" w:rsidR="006E1FB9" w:rsidRPr="006E1FB9" w:rsidRDefault="006E1FB9" w:rsidP="006E1FB9">
      <w:pPr>
        <w:pStyle w:val="Code"/>
        <w:rPr>
          <w:highlight w:val="white"/>
        </w:rPr>
      </w:pPr>
      <w:r w:rsidRPr="006E1FB9">
        <w:rPr>
          <w:highlight w:val="white"/>
        </w:rPr>
        <w:t xml:space="preserve">    }</w:t>
      </w:r>
    </w:p>
    <w:p w14:paraId="1F7BB88F" w14:textId="77777777" w:rsidR="006E1FB9" w:rsidRPr="006E1FB9" w:rsidRDefault="006E1FB9" w:rsidP="006E1FB9">
      <w:pPr>
        <w:pStyle w:val="Code"/>
        <w:rPr>
          <w:highlight w:val="white"/>
        </w:rPr>
      </w:pPr>
    </w:p>
    <w:p w14:paraId="68640855" w14:textId="77777777" w:rsidR="006E1FB9" w:rsidRPr="006E1FB9" w:rsidRDefault="006E1FB9" w:rsidP="006E1FB9">
      <w:pPr>
        <w:pStyle w:val="Code"/>
        <w:rPr>
          <w:highlight w:val="white"/>
        </w:rPr>
      </w:pPr>
      <w:r w:rsidRPr="006E1FB9">
        <w:rPr>
          <w:highlight w:val="white"/>
        </w:rPr>
        <w:t xml:space="preserve">    public bool IsSigned() {</w:t>
      </w:r>
    </w:p>
    <w:p w14:paraId="60A0A288" w14:textId="77777777" w:rsidR="006E1FB9" w:rsidRPr="006E1FB9" w:rsidRDefault="006E1FB9" w:rsidP="006E1FB9">
      <w:pPr>
        <w:pStyle w:val="Code"/>
        <w:rPr>
          <w:highlight w:val="white"/>
        </w:rPr>
      </w:pPr>
      <w:r w:rsidRPr="006E1FB9">
        <w:rPr>
          <w:highlight w:val="white"/>
        </w:rPr>
        <w:t xml:space="preserve">      switch (m_sort) {</w:t>
      </w:r>
    </w:p>
    <w:p w14:paraId="0D882CB4" w14:textId="77777777" w:rsidR="006E1FB9" w:rsidRPr="006E1FB9" w:rsidRDefault="006E1FB9" w:rsidP="006E1FB9">
      <w:pPr>
        <w:pStyle w:val="Code"/>
        <w:rPr>
          <w:highlight w:val="white"/>
        </w:rPr>
      </w:pPr>
      <w:r w:rsidRPr="006E1FB9">
        <w:rPr>
          <w:highlight w:val="white"/>
        </w:rPr>
        <w:t xml:space="preserve">        case Sort.Signed_Char:</w:t>
      </w:r>
    </w:p>
    <w:p w14:paraId="3C279B15" w14:textId="77777777" w:rsidR="006E1FB9" w:rsidRPr="006E1FB9" w:rsidRDefault="006E1FB9" w:rsidP="006E1FB9">
      <w:pPr>
        <w:pStyle w:val="Code"/>
        <w:rPr>
          <w:highlight w:val="white"/>
        </w:rPr>
      </w:pPr>
      <w:r w:rsidRPr="006E1FB9">
        <w:rPr>
          <w:highlight w:val="white"/>
        </w:rPr>
        <w:t xml:space="preserve">        case Sort.Signed_Short_Int:</w:t>
      </w:r>
    </w:p>
    <w:p w14:paraId="5675361D" w14:textId="77777777" w:rsidR="006E1FB9" w:rsidRPr="006E1FB9" w:rsidRDefault="006E1FB9" w:rsidP="006E1FB9">
      <w:pPr>
        <w:pStyle w:val="Code"/>
        <w:rPr>
          <w:highlight w:val="white"/>
        </w:rPr>
      </w:pPr>
      <w:r w:rsidRPr="006E1FB9">
        <w:rPr>
          <w:highlight w:val="white"/>
        </w:rPr>
        <w:t xml:space="preserve">        case Sort.Signed_Int:</w:t>
      </w:r>
    </w:p>
    <w:p w14:paraId="69A9ED4B" w14:textId="77777777" w:rsidR="006E1FB9" w:rsidRPr="006E1FB9" w:rsidRDefault="006E1FB9" w:rsidP="006E1FB9">
      <w:pPr>
        <w:pStyle w:val="Code"/>
        <w:rPr>
          <w:highlight w:val="white"/>
        </w:rPr>
      </w:pPr>
      <w:r w:rsidRPr="006E1FB9">
        <w:rPr>
          <w:highlight w:val="white"/>
        </w:rPr>
        <w:t xml:space="preserve">        case Sort.Signed_Long_Int:</w:t>
      </w:r>
    </w:p>
    <w:p w14:paraId="370152A1" w14:textId="77777777" w:rsidR="006E1FB9" w:rsidRPr="006E1FB9" w:rsidRDefault="006E1FB9" w:rsidP="006E1FB9">
      <w:pPr>
        <w:pStyle w:val="Code"/>
        <w:rPr>
          <w:highlight w:val="white"/>
        </w:rPr>
      </w:pPr>
      <w:r w:rsidRPr="006E1FB9">
        <w:rPr>
          <w:highlight w:val="white"/>
        </w:rPr>
        <w:t xml:space="preserve">          return true;</w:t>
      </w:r>
    </w:p>
    <w:p w14:paraId="48CBB20B" w14:textId="77777777" w:rsidR="006E1FB9" w:rsidRPr="006E1FB9" w:rsidRDefault="006E1FB9" w:rsidP="006E1FB9">
      <w:pPr>
        <w:pStyle w:val="Code"/>
        <w:rPr>
          <w:highlight w:val="white"/>
        </w:rPr>
      </w:pPr>
    </w:p>
    <w:p w14:paraId="497A3BBE" w14:textId="77777777" w:rsidR="006E1FB9" w:rsidRPr="006E1FB9" w:rsidRDefault="006E1FB9" w:rsidP="006E1FB9">
      <w:pPr>
        <w:pStyle w:val="Code"/>
        <w:rPr>
          <w:highlight w:val="white"/>
        </w:rPr>
      </w:pPr>
      <w:r w:rsidRPr="006E1FB9">
        <w:rPr>
          <w:highlight w:val="white"/>
        </w:rPr>
        <w:t xml:space="preserve">        default:</w:t>
      </w:r>
    </w:p>
    <w:p w14:paraId="7152C981" w14:textId="77777777" w:rsidR="006E1FB9" w:rsidRPr="006E1FB9" w:rsidRDefault="006E1FB9" w:rsidP="006E1FB9">
      <w:pPr>
        <w:pStyle w:val="Code"/>
        <w:rPr>
          <w:highlight w:val="white"/>
        </w:rPr>
      </w:pPr>
      <w:r w:rsidRPr="006E1FB9">
        <w:rPr>
          <w:highlight w:val="white"/>
        </w:rPr>
        <w:t xml:space="preserve">          return false;</w:t>
      </w:r>
    </w:p>
    <w:p w14:paraId="10093FC5" w14:textId="77777777" w:rsidR="006E1FB9" w:rsidRPr="006E1FB9" w:rsidRDefault="006E1FB9" w:rsidP="006E1FB9">
      <w:pPr>
        <w:pStyle w:val="Code"/>
        <w:rPr>
          <w:highlight w:val="white"/>
        </w:rPr>
      </w:pPr>
      <w:r w:rsidRPr="006E1FB9">
        <w:rPr>
          <w:highlight w:val="white"/>
        </w:rPr>
        <w:t xml:space="preserve">      }</w:t>
      </w:r>
    </w:p>
    <w:p w14:paraId="4DE01D3E" w14:textId="77777777" w:rsidR="006E1FB9" w:rsidRPr="006E1FB9" w:rsidRDefault="006E1FB9" w:rsidP="006E1FB9">
      <w:pPr>
        <w:pStyle w:val="Code"/>
        <w:rPr>
          <w:highlight w:val="white"/>
        </w:rPr>
      </w:pPr>
      <w:r w:rsidRPr="006E1FB9">
        <w:rPr>
          <w:highlight w:val="white"/>
        </w:rPr>
        <w:t xml:space="preserve">    }</w:t>
      </w:r>
    </w:p>
    <w:p w14:paraId="29CEA19A" w14:textId="77777777" w:rsidR="006E1FB9" w:rsidRPr="006E1FB9" w:rsidRDefault="006E1FB9" w:rsidP="006E1FB9">
      <w:pPr>
        <w:pStyle w:val="Code"/>
        <w:rPr>
          <w:highlight w:val="white"/>
        </w:rPr>
      </w:pPr>
    </w:p>
    <w:p w14:paraId="771A4EC2" w14:textId="77777777" w:rsidR="006E1FB9" w:rsidRPr="006E1FB9" w:rsidRDefault="006E1FB9" w:rsidP="006E1FB9">
      <w:pPr>
        <w:pStyle w:val="Code"/>
        <w:rPr>
          <w:highlight w:val="white"/>
        </w:rPr>
      </w:pPr>
      <w:r w:rsidRPr="006E1FB9">
        <w:rPr>
          <w:highlight w:val="white"/>
        </w:rPr>
        <w:t xml:space="preserve">    public bool IsUnsigned() {</w:t>
      </w:r>
    </w:p>
    <w:p w14:paraId="474C630F" w14:textId="77777777" w:rsidR="006E1FB9" w:rsidRPr="006E1FB9" w:rsidRDefault="006E1FB9" w:rsidP="006E1FB9">
      <w:pPr>
        <w:pStyle w:val="Code"/>
        <w:rPr>
          <w:highlight w:val="white"/>
        </w:rPr>
      </w:pPr>
      <w:r w:rsidRPr="006E1FB9">
        <w:rPr>
          <w:highlight w:val="white"/>
        </w:rPr>
        <w:t xml:space="preserve">      switch (m_sort) {</w:t>
      </w:r>
    </w:p>
    <w:p w14:paraId="58811695" w14:textId="77777777" w:rsidR="006E1FB9" w:rsidRPr="006E1FB9" w:rsidRDefault="006E1FB9" w:rsidP="006E1FB9">
      <w:pPr>
        <w:pStyle w:val="Code"/>
        <w:rPr>
          <w:highlight w:val="white"/>
        </w:rPr>
      </w:pPr>
      <w:r w:rsidRPr="006E1FB9">
        <w:rPr>
          <w:highlight w:val="white"/>
        </w:rPr>
        <w:t xml:space="preserve">        case Sort.Unsigned_Char:</w:t>
      </w:r>
    </w:p>
    <w:p w14:paraId="6B4C2DB0" w14:textId="77777777" w:rsidR="006E1FB9" w:rsidRPr="006E1FB9" w:rsidRDefault="006E1FB9" w:rsidP="006E1FB9">
      <w:pPr>
        <w:pStyle w:val="Code"/>
        <w:rPr>
          <w:highlight w:val="white"/>
        </w:rPr>
      </w:pPr>
      <w:r w:rsidRPr="006E1FB9">
        <w:rPr>
          <w:highlight w:val="white"/>
        </w:rPr>
        <w:t xml:space="preserve">        case Sort.Unsigned_Short_Int:</w:t>
      </w:r>
    </w:p>
    <w:p w14:paraId="6481B7CA" w14:textId="77777777" w:rsidR="006E1FB9" w:rsidRPr="006E1FB9" w:rsidRDefault="006E1FB9" w:rsidP="006E1FB9">
      <w:pPr>
        <w:pStyle w:val="Code"/>
        <w:rPr>
          <w:highlight w:val="white"/>
        </w:rPr>
      </w:pPr>
      <w:r w:rsidRPr="006E1FB9">
        <w:rPr>
          <w:highlight w:val="white"/>
        </w:rPr>
        <w:t xml:space="preserve">        case Sort.Unsigned_Int:</w:t>
      </w:r>
    </w:p>
    <w:p w14:paraId="5F74AE27" w14:textId="77777777" w:rsidR="006E1FB9" w:rsidRPr="006E1FB9" w:rsidRDefault="006E1FB9" w:rsidP="006E1FB9">
      <w:pPr>
        <w:pStyle w:val="Code"/>
        <w:rPr>
          <w:highlight w:val="white"/>
        </w:rPr>
      </w:pPr>
      <w:r w:rsidRPr="006E1FB9">
        <w:rPr>
          <w:highlight w:val="white"/>
        </w:rPr>
        <w:t xml:space="preserve">        case Sort.Unsigned_Long_Int:</w:t>
      </w:r>
    </w:p>
    <w:p w14:paraId="1A49EBFB" w14:textId="77777777" w:rsidR="006E1FB9" w:rsidRPr="006E1FB9" w:rsidRDefault="006E1FB9" w:rsidP="006E1FB9">
      <w:pPr>
        <w:pStyle w:val="Code"/>
        <w:rPr>
          <w:highlight w:val="white"/>
        </w:rPr>
      </w:pPr>
      <w:r w:rsidRPr="006E1FB9">
        <w:rPr>
          <w:highlight w:val="white"/>
        </w:rPr>
        <w:t xml:space="preserve">          return true;</w:t>
      </w:r>
    </w:p>
    <w:p w14:paraId="20EEBF8C" w14:textId="77777777" w:rsidR="006E1FB9" w:rsidRPr="006E1FB9" w:rsidRDefault="006E1FB9" w:rsidP="006E1FB9">
      <w:pPr>
        <w:pStyle w:val="Code"/>
        <w:rPr>
          <w:highlight w:val="white"/>
        </w:rPr>
      </w:pPr>
    </w:p>
    <w:p w14:paraId="02371CA7" w14:textId="77777777" w:rsidR="006E1FB9" w:rsidRPr="006E1FB9" w:rsidRDefault="006E1FB9" w:rsidP="006E1FB9">
      <w:pPr>
        <w:pStyle w:val="Code"/>
        <w:rPr>
          <w:highlight w:val="white"/>
        </w:rPr>
      </w:pPr>
      <w:r w:rsidRPr="006E1FB9">
        <w:rPr>
          <w:highlight w:val="white"/>
        </w:rPr>
        <w:t xml:space="preserve">        default:</w:t>
      </w:r>
    </w:p>
    <w:p w14:paraId="1752EE63" w14:textId="77777777" w:rsidR="006E1FB9" w:rsidRPr="006E1FB9" w:rsidRDefault="006E1FB9" w:rsidP="006E1FB9">
      <w:pPr>
        <w:pStyle w:val="Code"/>
        <w:rPr>
          <w:highlight w:val="white"/>
        </w:rPr>
      </w:pPr>
      <w:r w:rsidRPr="006E1FB9">
        <w:rPr>
          <w:highlight w:val="white"/>
        </w:rPr>
        <w:t xml:space="preserve">          return false;</w:t>
      </w:r>
    </w:p>
    <w:p w14:paraId="63901CE3" w14:textId="77777777" w:rsidR="006E1FB9" w:rsidRPr="006E1FB9" w:rsidRDefault="006E1FB9" w:rsidP="006E1FB9">
      <w:pPr>
        <w:pStyle w:val="Code"/>
        <w:rPr>
          <w:highlight w:val="white"/>
        </w:rPr>
      </w:pPr>
      <w:r w:rsidRPr="006E1FB9">
        <w:rPr>
          <w:highlight w:val="white"/>
        </w:rPr>
        <w:t xml:space="preserve">      }</w:t>
      </w:r>
    </w:p>
    <w:p w14:paraId="2AB127E7" w14:textId="77777777" w:rsidR="006E1FB9" w:rsidRPr="006E1FB9" w:rsidRDefault="006E1FB9" w:rsidP="006E1FB9">
      <w:pPr>
        <w:pStyle w:val="Code"/>
        <w:rPr>
          <w:highlight w:val="white"/>
        </w:rPr>
      </w:pPr>
      <w:r w:rsidRPr="006E1FB9">
        <w:rPr>
          <w:highlight w:val="white"/>
        </w:rPr>
        <w:t xml:space="preserve">    }</w:t>
      </w:r>
    </w:p>
    <w:p w14:paraId="695490EC" w14:textId="77777777" w:rsidR="006E1FB9" w:rsidRPr="006E1FB9" w:rsidRDefault="006E1FB9" w:rsidP="006E1FB9">
      <w:pPr>
        <w:pStyle w:val="Code"/>
        <w:rPr>
          <w:highlight w:val="white"/>
        </w:rPr>
      </w:pPr>
    </w:p>
    <w:p w14:paraId="6C489CED" w14:textId="77777777" w:rsidR="006E1FB9" w:rsidRPr="006E1FB9" w:rsidRDefault="006E1FB9" w:rsidP="006E1FB9">
      <w:pPr>
        <w:pStyle w:val="Code"/>
        <w:rPr>
          <w:highlight w:val="white"/>
        </w:rPr>
      </w:pPr>
      <w:r w:rsidRPr="006E1FB9">
        <w:rPr>
          <w:highlight w:val="white"/>
        </w:rPr>
        <w:lastRenderedPageBreak/>
        <w:t xml:space="preserve">    public bool IsFloat() {</w:t>
      </w:r>
    </w:p>
    <w:p w14:paraId="38B91F38" w14:textId="77777777" w:rsidR="006E1FB9" w:rsidRPr="006E1FB9" w:rsidRDefault="006E1FB9" w:rsidP="006E1FB9">
      <w:pPr>
        <w:pStyle w:val="Code"/>
        <w:rPr>
          <w:highlight w:val="white"/>
        </w:rPr>
      </w:pPr>
      <w:r w:rsidRPr="006E1FB9">
        <w:rPr>
          <w:highlight w:val="white"/>
        </w:rPr>
        <w:t xml:space="preserve">      return (m_sort == Sort.Float);</w:t>
      </w:r>
    </w:p>
    <w:p w14:paraId="30EF6935" w14:textId="77777777" w:rsidR="006E1FB9" w:rsidRPr="006E1FB9" w:rsidRDefault="006E1FB9" w:rsidP="006E1FB9">
      <w:pPr>
        <w:pStyle w:val="Code"/>
        <w:rPr>
          <w:highlight w:val="white"/>
        </w:rPr>
      </w:pPr>
      <w:r w:rsidRPr="006E1FB9">
        <w:rPr>
          <w:highlight w:val="white"/>
        </w:rPr>
        <w:t xml:space="preserve">    }</w:t>
      </w:r>
    </w:p>
    <w:p w14:paraId="6BA3E321" w14:textId="77777777" w:rsidR="006E1FB9" w:rsidRPr="006E1FB9" w:rsidRDefault="006E1FB9" w:rsidP="006E1FB9">
      <w:pPr>
        <w:pStyle w:val="Code"/>
        <w:rPr>
          <w:highlight w:val="white"/>
        </w:rPr>
      </w:pPr>
      <w:r w:rsidRPr="006E1FB9">
        <w:rPr>
          <w:highlight w:val="white"/>
        </w:rPr>
        <w:t xml:space="preserve">  </w:t>
      </w:r>
    </w:p>
    <w:p w14:paraId="094D50C5" w14:textId="77777777" w:rsidR="006E1FB9" w:rsidRPr="006E1FB9" w:rsidRDefault="006E1FB9" w:rsidP="006E1FB9">
      <w:pPr>
        <w:pStyle w:val="Code"/>
        <w:rPr>
          <w:highlight w:val="white"/>
        </w:rPr>
      </w:pPr>
      <w:r w:rsidRPr="006E1FB9">
        <w:rPr>
          <w:highlight w:val="white"/>
        </w:rPr>
        <w:t xml:space="preserve">    public bool IsFloating() {</w:t>
      </w:r>
    </w:p>
    <w:p w14:paraId="762038B4" w14:textId="77777777" w:rsidR="006E1FB9" w:rsidRPr="006E1FB9" w:rsidRDefault="006E1FB9" w:rsidP="006E1FB9">
      <w:pPr>
        <w:pStyle w:val="Code"/>
        <w:rPr>
          <w:highlight w:val="white"/>
        </w:rPr>
      </w:pPr>
      <w:r w:rsidRPr="006E1FB9">
        <w:rPr>
          <w:highlight w:val="white"/>
        </w:rPr>
        <w:t xml:space="preserve">      switch (m_sort) {</w:t>
      </w:r>
    </w:p>
    <w:p w14:paraId="4D2C58DC" w14:textId="77777777" w:rsidR="006E1FB9" w:rsidRPr="006E1FB9" w:rsidRDefault="006E1FB9" w:rsidP="006E1FB9">
      <w:pPr>
        <w:pStyle w:val="Code"/>
        <w:rPr>
          <w:highlight w:val="white"/>
        </w:rPr>
      </w:pPr>
      <w:r w:rsidRPr="006E1FB9">
        <w:rPr>
          <w:highlight w:val="white"/>
        </w:rPr>
        <w:t xml:space="preserve">        case Sort.Float:</w:t>
      </w:r>
    </w:p>
    <w:p w14:paraId="3959D959" w14:textId="77777777" w:rsidR="006E1FB9" w:rsidRPr="006E1FB9" w:rsidRDefault="006E1FB9" w:rsidP="006E1FB9">
      <w:pPr>
        <w:pStyle w:val="Code"/>
        <w:rPr>
          <w:highlight w:val="white"/>
        </w:rPr>
      </w:pPr>
      <w:r w:rsidRPr="006E1FB9">
        <w:rPr>
          <w:highlight w:val="white"/>
        </w:rPr>
        <w:t xml:space="preserve">        case Sort.Double:</w:t>
      </w:r>
    </w:p>
    <w:p w14:paraId="46F3F49D" w14:textId="77777777" w:rsidR="006E1FB9" w:rsidRPr="006E1FB9" w:rsidRDefault="006E1FB9" w:rsidP="006E1FB9">
      <w:pPr>
        <w:pStyle w:val="Code"/>
        <w:rPr>
          <w:highlight w:val="white"/>
        </w:rPr>
      </w:pPr>
      <w:r w:rsidRPr="006E1FB9">
        <w:rPr>
          <w:highlight w:val="white"/>
        </w:rPr>
        <w:t xml:space="preserve">        case Sort.Long_Double:</w:t>
      </w:r>
    </w:p>
    <w:p w14:paraId="17FBF73D" w14:textId="77777777" w:rsidR="006E1FB9" w:rsidRPr="006E1FB9" w:rsidRDefault="006E1FB9" w:rsidP="006E1FB9">
      <w:pPr>
        <w:pStyle w:val="Code"/>
        <w:rPr>
          <w:highlight w:val="white"/>
        </w:rPr>
      </w:pPr>
      <w:r w:rsidRPr="006E1FB9">
        <w:rPr>
          <w:highlight w:val="white"/>
        </w:rPr>
        <w:t xml:space="preserve">          return true;</w:t>
      </w:r>
    </w:p>
    <w:p w14:paraId="3848AE96" w14:textId="77777777" w:rsidR="006E1FB9" w:rsidRPr="006E1FB9" w:rsidRDefault="006E1FB9" w:rsidP="006E1FB9">
      <w:pPr>
        <w:pStyle w:val="Code"/>
        <w:rPr>
          <w:highlight w:val="white"/>
        </w:rPr>
      </w:pPr>
    </w:p>
    <w:p w14:paraId="575E78A6" w14:textId="77777777" w:rsidR="006E1FB9" w:rsidRPr="006E1FB9" w:rsidRDefault="006E1FB9" w:rsidP="006E1FB9">
      <w:pPr>
        <w:pStyle w:val="Code"/>
        <w:rPr>
          <w:highlight w:val="white"/>
        </w:rPr>
      </w:pPr>
      <w:r w:rsidRPr="006E1FB9">
        <w:rPr>
          <w:highlight w:val="white"/>
        </w:rPr>
        <w:t xml:space="preserve">        default:</w:t>
      </w:r>
    </w:p>
    <w:p w14:paraId="5E474F12" w14:textId="77777777" w:rsidR="006E1FB9" w:rsidRPr="006E1FB9" w:rsidRDefault="006E1FB9" w:rsidP="006E1FB9">
      <w:pPr>
        <w:pStyle w:val="Code"/>
        <w:rPr>
          <w:highlight w:val="white"/>
        </w:rPr>
      </w:pPr>
      <w:r w:rsidRPr="006E1FB9">
        <w:rPr>
          <w:highlight w:val="white"/>
        </w:rPr>
        <w:t xml:space="preserve">          return false;</w:t>
      </w:r>
    </w:p>
    <w:p w14:paraId="70B14C6A" w14:textId="77777777" w:rsidR="006E1FB9" w:rsidRPr="006E1FB9" w:rsidRDefault="006E1FB9" w:rsidP="006E1FB9">
      <w:pPr>
        <w:pStyle w:val="Code"/>
        <w:rPr>
          <w:highlight w:val="white"/>
        </w:rPr>
      </w:pPr>
      <w:r w:rsidRPr="006E1FB9">
        <w:rPr>
          <w:highlight w:val="white"/>
        </w:rPr>
        <w:t xml:space="preserve">      }</w:t>
      </w:r>
    </w:p>
    <w:p w14:paraId="5CCD6768" w14:textId="77777777" w:rsidR="006E1FB9" w:rsidRPr="006E1FB9" w:rsidRDefault="006E1FB9" w:rsidP="006E1FB9">
      <w:pPr>
        <w:pStyle w:val="Code"/>
        <w:rPr>
          <w:highlight w:val="white"/>
        </w:rPr>
      </w:pPr>
      <w:r w:rsidRPr="006E1FB9">
        <w:rPr>
          <w:highlight w:val="white"/>
        </w:rPr>
        <w:t xml:space="preserve">    }</w:t>
      </w:r>
    </w:p>
    <w:p w14:paraId="4F04E602" w14:textId="77777777" w:rsidR="006E1FB9" w:rsidRPr="006E1FB9" w:rsidRDefault="006E1FB9" w:rsidP="006E1FB9">
      <w:pPr>
        <w:pStyle w:val="Code"/>
        <w:rPr>
          <w:highlight w:val="white"/>
        </w:rPr>
      </w:pPr>
    </w:p>
    <w:p w14:paraId="09F8C3C8" w14:textId="77777777" w:rsidR="006E1FB9" w:rsidRPr="006E1FB9" w:rsidRDefault="006E1FB9" w:rsidP="006E1FB9">
      <w:pPr>
        <w:pStyle w:val="Code"/>
        <w:rPr>
          <w:highlight w:val="white"/>
        </w:rPr>
      </w:pPr>
      <w:r w:rsidRPr="006E1FB9">
        <w:rPr>
          <w:highlight w:val="white"/>
        </w:rPr>
        <w:t xml:space="preserve">    public bool IsLogical() {</w:t>
      </w:r>
    </w:p>
    <w:p w14:paraId="277B7619" w14:textId="77777777" w:rsidR="006E1FB9" w:rsidRPr="006E1FB9" w:rsidRDefault="006E1FB9" w:rsidP="006E1FB9">
      <w:pPr>
        <w:pStyle w:val="Code"/>
        <w:rPr>
          <w:highlight w:val="white"/>
        </w:rPr>
      </w:pPr>
      <w:r w:rsidRPr="006E1FB9">
        <w:rPr>
          <w:highlight w:val="white"/>
        </w:rPr>
        <w:t xml:space="preserve">      return (m_sort == Sort.Logical);</w:t>
      </w:r>
    </w:p>
    <w:p w14:paraId="466E5787" w14:textId="77777777" w:rsidR="006E1FB9" w:rsidRPr="006E1FB9" w:rsidRDefault="006E1FB9" w:rsidP="006E1FB9">
      <w:pPr>
        <w:pStyle w:val="Code"/>
        <w:rPr>
          <w:highlight w:val="white"/>
        </w:rPr>
      </w:pPr>
      <w:r w:rsidRPr="006E1FB9">
        <w:rPr>
          <w:highlight w:val="white"/>
        </w:rPr>
        <w:t xml:space="preserve">    }</w:t>
      </w:r>
    </w:p>
    <w:p w14:paraId="1220A399" w14:textId="77777777" w:rsidR="006E1FB9" w:rsidRPr="006E1FB9" w:rsidRDefault="006E1FB9" w:rsidP="006E1FB9">
      <w:pPr>
        <w:pStyle w:val="Code"/>
        <w:rPr>
          <w:highlight w:val="white"/>
        </w:rPr>
      </w:pPr>
    </w:p>
    <w:p w14:paraId="0930D7FD" w14:textId="77777777" w:rsidR="006E1FB9" w:rsidRPr="006E1FB9" w:rsidRDefault="006E1FB9" w:rsidP="006E1FB9">
      <w:pPr>
        <w:pStyle w:val="Code"/>
        <w:rPr>
          <w:highlight w:val="white"/>
        </w:rPr>
      </w:pPr>
      <w:r w:rsidRPr="006E1FB9">
        <w:rPr>
          <w:highlight w:val="white"/>
        </w:rPr>
        <w:t xml:space="preserve">    public bool IsLogicalOrIntegral() {</w:t>
      </w:r>
    </w:p>
    <w:p w14:paraId="31DAA940" w14:textId="77777777" w:rsidR="006E1FB9" w:rsidRPr="006E1FB9" w:rsidRDefault="006E1FB9" w:rsidP="006E1FB9">
      <w:pPr>
        <w:pStyle w:val="Code"/>
        <w:rPr>
          <w:highlight w:val="white"/>
        </w:rPr>
      </w:pPr>
      <w:r w:rsidRPr="006E1FB9">
        <w:rPr>
          <w:highlight w:val="white"/>
        </w:rPr>
        <w:t xml:space="preserve">      return IsLogical() || IsIntegral();</w:t>
      </w:r>
    </w:p>
    <w:p w14:paraId="2C9BD9C3" w14:textId="77777777" w:rsidR="006E1FB9" w:rsidRPr="006E1FB9" w:rsidRDefault="006E1FB9" w:rsidP="006E1FB9">
      <w:pPr>
        <w:pStyle w:val="Code"/>
        <w:rPr>
          <w:highlight w:val="white"/>
        </w:rPr>
      </w:pPr>
      <w:r w:rsidRPr="006E1FB9">
        <w:rPr>
          <w:highlight w:val="white"/>
        </w:rPr>
        <w:t xml:space="preserve">    }</w:t>
      </w:r>
    </w:p>
    <w:p w14:paraId="71FDDBB0" w14:textId="77777777" w:rsidR="006E1FB9" w:rsidRPr="006E1FB9" w:rsidRDefault="006E1FB9" w:rsidP="006E1FB9">
      <w:pPr>
        <w:pStyle w:val="Code"/>
        <w:rPr>
          <w:highlight w:val="white"/>
        </w:rPr>
      </w:pPr>
    </w:p>
    <w:p w14:paraId="32E1E493" w14:textId="77777777" w:rsidR="006E1FB9" w:rsidRPr="006E1FB9" w:rsidRDefault="006E1FB9" w:rsidP="006E1FB9">
      <w:pPr>
        <w:pStyle w:val="Code"/>
        <w:rPr>
          <w:highlight w:val="white"/>
        </w:rPr>
      </w:pPr>
      <w:r w:rsidRPr="006E1FB9">
        <w:rPr>
          <w:highlight w:val="white"/>
        </w:rPr>
        <w:t xml:space="preserve">    public bool IsPointer() {</w:t>
      </w:r>
    </w:p>
    <w:p w14:paraId="1F0ABC23" w14:textId="77777777" w:rsidR="006E1FB9" w:rsidRPr="006E1FB9" w:rsidRDefault="006E1FB9" w:rsidP="006E1FB9">
      <w:pPr>
        <w:pStyle w:val="Code"/>
        <w:rPr>
          <w:highlight w:val="white"/>
        </w:rPr>
      </w:pPr>
      <w:r w:rsidRPr="006E1FB9">
        <w:rPr>
          <w:highlight w:val="white"/>
        </w:rPr>
        <w:t xml:space="preserve">      return (m_sort == Sort.Pointer);</w:t>
      </w:r>
    </w:p>
    <w:p w14:paraId="79E0514B" w14:textId="77777777" w:rsidR="006E1FB9" w:rsidRPr="006E1FB9" w:rsidRDefault="006E1FB9" w:rsidP="006E1FB9">
      <w:pPr>
        <w:pStyle w:val="Code"/>
        <w:rPr>
          <w:highlight w:val="white"/>
        </w:rPr>
      </w:pPr>
      <w:r w:rsidRPr="006E1FB9">
        <w:rPr>
          <w:highlight w:val="white"/>
        </w:rPr>
        <w:t xml:space="preserve">    }</w:t>
      </w:r>
    </w:p>
    <w:p w14:paraId="2D9BAE7F" w14:textId="77777777" w:rsidR="006E1FB9" w:rsidRPr="006E1FB9" w:rsidRDefault="006E1FB9" w:rsidP="006E1FB9">
      <w:pPr>
        <w:pStyle w:val="Code"/>
        <w:rPr>
          <w:highlight w:val="white"/>
        </w:rPr>
      </w:pPr>
    </w:p>
    <w:p w14:paraId="4882088A" w14:textId="77777777" w:rsidR="006E1FB9" w:rsidRPr="006E1FB9" w:rsidRDefault="006E1FB9" w:rsidP="006E1FB9">
      <w:pPr>
        <w:pStyle w:val="Code"/>
        <w:rPr>
          <w:highlight w:val="white"/>
        </w:rPr>
      </w:pPr>
      <w:r w:rsidRPr="006E1FB9">
        <w:rPr>
          <w:highlight w:val="white"/>
        </w:rPr>
        <w:t xml:space="preserve">    public bool IsArray() {</w:t>
      </w:r>
    </w:p>
    <w:p w14:paraId="3F8E7E22" w14:textId="77777777" w:rsidR="006E1FB9" w:rsidRPr="006E1FB9" w:rsidRDefault="006E1FB9" w:rsidP="006E1FB9">
      <w:pPr>
        <w:pStyle w:val="Code"/>
        <w:rPr>
          <w:highlight w:val="white"/>
        </w:rPr>
      </w:pPr>
      <w:r w:rsidRPr="006E1FB9">
        <w:rPr>
          <w:highlight w:val="white"/>
        </w:rPr>
        <w:t xml:space="preserve">      return (m_sort == Sort.Array);</w:t>
      </w:r>
    </w:p>
    <w:p w14:paraId="5889BCAF" w14:textId="77777777" w:rsidR="006E1FB9" w:rsidRPr="006E1FB9" w:rsidRDefault="006E1FB9" w:rsidP="006E1FB9">
      <w:pPr>
        <w:pStyle w:val="Code"/>
        <w:rPr>
          <w:highlight w:val="white"/>
        </w:rPr>
      </w:pPr>
      <w:r w:rsidRPr="006E1FB9">
        <w:rPr>
          <w:highlight w:val="white"/>
        </w:rPr>
        <w:t xml:space="preserve">    }</w:t>
      </w:r>
    </w:p>
    <w:p w14:paraId="371879B7" w14:textId="77777777" w:rsidR="006E1FB9" w:rsidRPr="006E1FB9" w:rsidRDefault="006E1FB9" w:rsidP="006E1FB9">
      <w:pPr>
        <w:pStyle w:val="Code"/>
        <w:rPr>
          <w:highlight w:val="white"/>
        </w:rPr>
      </w:pPr>
    </w:p>
    <w:p w14:paraId="410229C9" w14:textId="77777777" w:rsidR="006E1FB9" w:rsidRPr="006E1FB9" w:rsidRDefault="006E1FB9" w:rsidP="006E1FB9">
      <w:pPr>
        <w:pStyle w:val="Code"/>
        <w:rPr>
          <w:highlight w:val="white"/>
        </w:rPr>
      </w:pPr>
      <w:r w:rsidRPr="006E1FB9">
        <w:rPr>
          <w:highlight w:val="white"/>
        </w:rPr>
        <w:t xml:space="preserve">    public bool IsPointerOrArray() {</w:t>
      </w:r>
    </w:p>
    <w:p w14:paraId="0B09E8BA" w14:textId="77777777" w:rsidR="006E1FB9" w:rsidRPr="006E1FB9" w:rsidRDefault="006E1FB9" w:rsidP="006E1FB9">
      <w:pPr>
        <w:pStyle w:val="Code"/>
        <w:rPr>
          <w:highlight w:val="white"/>
        </w:rPr>
      </w:pPr>
      <w:r w:rsidRPr="006E1FB9">
        <w:rPr>
          <w:highlight w:val="white"/>
        </w:rPr>
        <w:t xml:space="preserve">      return IsPointer() || IsArray();</w:t>
      </w:r>
    </w:p>
    <w:p w14:paraId="1631DFD8" w14:textId="77777777" w:rsidR="006E1FB9" w:rsidRPr="006E1FB9" w:rsidRDefault="006E1FB9" w:rsidP="006E1FB9">
      <w:pPr>
        <w:pStyle w:val="Code"/>
        <w:rPr>
          <w:highlight w:val="white"/>
        </w:rPr>
      </w:pPr>
      <w:r w:rsidRPr="006E1FB9">
        <w:rPr>
          <w:highlight w:val="white"/>
        </w:rPr>
        <w:t xml:space="preserve">    }</w:t>
      </w:r>
    </w:p>
    <w:p w14:paraId="126524C2" w14:textId="77777777" w:rsidR="006E1FB9" w:rsidRPr="006E1FB9" w:rsidRDefault="006E1FB9" w:rsidP="006E1FB9">
      <w:pPr>
        <w:pStyle w:val="Code"/>
        <w:rPr>
          <w:highlight w:val="white"/>
        </w:rPr>
      </w:pPr>
    </w:p>
    <w:p w14:paraId="4D3FDE4C" w14:textId="77777777" w:rsidR="006E1FB9" w:rsidRPr="006E1FB9" w:rsidRDefault="006E1FB9" w:rsidP="006E1FB9">
      <w:pPr>
        <w:pStyle w:val="Code"/>
        <w:rPr>
          <w:highlight w:val="white"/>
        </w:rPr>
      </w:pPr>
      <w:r w:rsidRPr="006E1FB9">
        <w:rPr>
          <w:highlight w:val="white"/>
        </w:rPr>
        <w:t xml:space="preserve">    public bool IsFunction() {</w:t>
      </w:r>
    </w:p>
    <w:p w14:paraId="263FEFD0" w14:textId="77777777" w:rsidR="006E1FB9" w:rsidRPr="006E1FB9" w:rsidRDefault="006E1FB9" w:rsidP="006E1FB9">
      <w:pPr>
        <w:pStyle w:val="Code"/>
        <w:rPr>
          <w:highlight w:val="white"/>
        </w:rPr>
      </w:pPr>
      <w:r w:rsidRPr="006E1FB9">
        <w:rPr>
          <w:highlight w:val="white"/>
        </w:rPr>
        <w:t xml:space="preserve">      return (m_sort == Sort.Function);</w:t>
      </w:r>
    </w:p>
    <w:p w14:paraId="7DDFCF1B" w14:textId="77777777" w:rsidR="006E1FB9" w:rsidRPr="006E1FB9" w:rsidRDefault="006E1FB9" w:rsidP="006E1FB9">
      <w:pPr>
        <w:pStyle w:val="Code"/>
        <w:rPr>
          <w:highlight w:val="white"/>
        </w:rPr>
      </w:pPr>
      <w:r w:rsidRPr="006E1FB9">
        <w:rPr>
          <w:highlight w:val="white"/>
        </w:rPr>
        <w:t xml:space="preserve">    }</w:t>
      </w:r>
    </w:p>
    <w:p w14:paraId="0E194921" w14:textId="77777777" w:rsidR="006E1FB9" w:rsidRPr="006E1FB9" w:rsidRDefault="006E1FB9" w:rsidP="006E1FB9">
      <w:pPr>
        <w:pStyle w:val="Code"/>
        <w:rPr>
          <w:highlight w:val="white"/>
        </w:rPr>
      </w:pPr>
    </w:p>
    <w:p w14:paraId="7B173673" w14:textId="77777777" w:rsidR="006E1FB9" w:rsidRPr="006E1FB9" w:rsidRDefault="006E1FB9" w:rsidP="006E1FB9">
      <w:pPr>
        <w:pStyle w:val="Code"/>
        <w:rPr>
          <w:highlight w:val="white"/>
        </w:rPr>
      </w:pPr>
      <w:r w:rsidRPr="006E1FB9">
        <w:rPr>
          <w:highlight w:val="white"/>
        </w:rPr>
        <w:t xml:space="preserve">    public bool IsArrayOrFunction() {</w:t>
      </w:r>
    </w:p>
    <w:p w14:paraId="4490D436" w14:textId="77777777" w:rsidR="006E1FB9" w:rsidRPr="006E1FB9" w:rsidRDefault="006E1FB9" w:rsidP="006E1FB9">
      <w:pPr>
        <w:pStyle w:val="Code"/>
        <w:rPr>
          <w:highlight w:val="white"/>
        </w:rPr>
      </w:pPr>
      <w:r w:rsidRPr="006E1FB9">
        <w:rPr>
          <w:highlight w:val="white"/>
        </w:rPr>
        <w:t xml:space="preserve">      return IsArray() || IsFunction();</w:t>
      </w:r>
    </w:p>
    <w:p w14:paraId="0329EDF8" w14:textId="77777777" w:rsidR="006E1FB9" w:rsidRPr="006E1FB9" w:rsidRDefault="006E1FB9" w:rsidP="006E1FB9">
      <w:pPr>
        <w:pStyle w:val="Code"/>
        <w:rPr>
          <w:highlight w:val="white"/>
        </w:rPr>
      </w:pPr>
      <w:r w:rsidRPr="006E1FB9">
        <w:rPr>
          <w:highlight w:val="white"/>
        </w:rPr>
        <w:t xml:space="preserve">    }</w:t>
      </w:r>
    </w:p>
    <w:p w14:paraId="7A9AE81B" w14:textId="77777777" w:rsidR="006E1FB9" w:rsidRPr="006E1FB9" w:rsidRDefault="006E1FB9" w:rsidP="006E1FB9">
      <w:pPr>
        <w:pStyle w:val="Code"/>
        <w:rPr>
          <w:highlight w:val="white"/>
        </w:rPr>
      </w:pPr>
    </w:p>
    <w:p w14:paraId="23C749AD" w14:textId="77777777" w:rsidR="006E1FB9" w:rsidRPr="006E1FB9" w:rsidRDefault="006E1FB9" w:rsidP="006E1FB9">
      <w:pPr>
        <w:pStyle w:val="Code"/>
        <w:rPr>
          <w:highlight w:val="white"/>
        </w:rPr>
      </w:pPr>
      <w:r w:rsidRPr="006E1FB9">
        <w:rPr>
          <w:highlight w:val="white"/>
        </w:rPr>
        <w:t xml:space="preserve">    public bool IsPointerArrayStringOrFunction() {</w:t>
      </w:r>
    </w:p>
    <w:p w14:paraId="2F62319D" w14:textId="77777777" w:rsidR="006E1FB9" w:rsidRPr="006E1FB9" w:rsidRDefault="006E1FB9" w:rsidP="006E1FB9">
      <w:pPr>
        <w:pStyle w:val="Code"/>
        <w:rPr>
          <w:highlight w:val="white"/>
        </w:rPr>
      </w:pPr>
      <w:r w:rsidRPr="006E1FB9">
        <w:rPr>
          <w:highlight w:val="white"/>
        </w:rPr>
        <w:t xml:space="preserve">      return IsPointer() || IsArrayOrFunction()  || IsString();</w:t>
      </w:r>
    </w:p>
    <w:p w14:paraId="65161D9D" w14:textId="77777777" w:rsidR="006E1FB9" w:rsidRPr="006E1FB9" w:rsidRDefault="006E1FB9" w:rsidP="006E1FB9">
      <w:pPr>
        <w:pStyle w:val="Code"/>
        <w:rPr>
          <w:highlight w:val="white"/>
        </w:rPr>
      </w:pPr>
      <w:r w:rsidRPr="006E1FB9">
        <w:rPr>
          <w:highlight w:val="white"/>
        </w:rPr>
        <w:t xml:space="preserve">    }</w:t>
      </w:r>
    </w:p>
    <w:p w14:paraId="1C7AF81D" w14:textId="77777777" w:rsidR="006E1FB9" w:rsidRPr="006E1FB9" w:rsidRDefault="006E1FB9" w:rsidP="006E1FB9">
      <w:pPr>
        <w:pStyle w:val="Code"/>
        <w:rPr>
          <w:highlight w:val="white"/>
        </w:rPr>
      </w:pPr>
    </w:p>
    <w:p w14:paraId="348D2F7A" w14:textId="77777777" w:rsidR="006E1FB9" w:rsidRPr="006E1FB9" w:rsidRDefault="006E1FB9" w:rsidP="006E1FB9">
      <w:pPr>
        <w:pStyle w:val="Code"/>
        <w:rPr>
          <w:highlight w:val="white"/>
        </w:rPr>
      </w:pPr>
      <w:r w:rsidRPr="006E1FB9">
        <w:rPr>
          <w:highlight w:val="white"/>
        </w:rPr>
        <w:t xml:space="preserve">    public bool IsString() {</w:t>
      </w:r>
    </w:p>
    <w:p w14:paraId="276324FA" w14:textId="77777777" w:rsidR="006E1FB9" w:rsidRPr="006E1FB9" w:rsidRDefault="006E1FB9" w:rsidP="006E1FB9">
      <w:pPr>
        <w:pStyle w:val="Code"/>
        <w:rPr>
          <w:highlight w:val="white"/>
        </w:rPr>
      </w:pPr>
      <w:r w:rsidRPr="006E1FB9">
        <w:rPr>
          <w:highlight w:val="white"/>
        </w:rPr>
        <w:t xml:space="preserve">      return (m_sort == Sort.String);</w:t>
      </w:r>
    </w:p>
    <w:p w14:paraId="218E5381" w14:textId="77777777" w:rsidR="006E1FB9" w:rsidRPr="006E1FB9" w:rsidRDefault="006E1FB9" w:rsidP="006E1FB9">
      <w:pPr>
        <w:pStyle w:val="Code"/>
        <w:rPr>
          <w:highlight w:val="white"/>
        </w:rPr>
      </w:pPr>
      <w:r w:rsidRPr="006E1FB9">
        <w:rPr>
          <w:highlight w:val="white"/>
        </w:rPr>
        <w:t xml:space="preserve">    }</w:t>
      </w:r>
    </w:p>
    <w:p w14:paraId="6C2636AE" w14:textId="77777777" w:rsidR="006E1FB9" w:rsidRPr="006E1FB9" w:rsidRDefault="006E1FB9" w:rsidP="006E1FB9">
      <w:pPr>
        <w:pStyle w:val="Code"/>
        <w:rPr>
          <w:highlight w:val="white"/>
        </w:rPr>
      </w:pPr>
    </w:p>
    <w:p w14:paraId="110CA19B" w14:textId="77777777" w:rsidR="006E1FB9" w:rsidRPr="006E1FB9" w:rsidRDefault="006E1FB9" w:rsidP="006E1FB9">
      <w:pPr>
        <w:pStyle w:val="Code"/>
        <w:rPr>
          <w:highlight w:val="white"/>
        </w:rPr>
      </w:pPr>
      <w:r w:rsidRPr="006E1FB9">
        <w:rPr>
          <w:highlight w:val="white"/>
        </w:rPr>
        <w:t xml:space="preserve">    public bool IsArrayFunctionOrString() {</w:t>
      </w:r>
    </w:p>
    <w:p w14:paraId="2CA07C78" w14:textId="77777777" w:rsidR="006E1FB9" w:rsidRPr="006E1FB9" w:rsidRDefault="006E1FB9" w:rsidP="006E1FB9">
      <w:pPr>
        <w:pStyle w:val="Code"/>
        <w:rPr>
          <w:highlight w:val="white"/>
        </w:rPr>
      </w:pPr>
      <w:r w:rsidRPr="006E1FB9">
        <w:rPr>
          <w:highlight w:val="white"/>
        </w:rPr>
        <w:t xml:space="preserve">      return IsArrayOrFunction() || IsString();</w:t>
      </w:r>
    </w:p>
    <w:p w14:paraId="23D3D42C" w14:textId="77777777" w:rsidR="006E1FB9" w:rsidRPr="006E1FB9" w:rsidRDefault="006E1FB9" w:rsidP="006E1FB9">
      <w:pPr>
        <w:pStyle w:val="Code"/>
        <w:rPr>
          <w:highlight w:val="white"/>
        </w:rPr>
      </w:pPr>
      <w:r w:rsidRPr="006E1FB9">
        <w:rPr>
          <w:highlight w:val="white"/>
        </w:rPr>
        <w:t xml:space="preserve">    }</w:t>
      </w:r>
    </w:p>
    <w:p w14:paraId="107F67E4" w14:textId="77777777" w:rsidR="006E1FB9" w:rsidRPr="006E1FB9" w:rsidRDefault="006E1FB9" w:rsidP="006E1FB9">
      <w:pPr>
        <w:pStyle w:val="Code"/>
        <w:rPr>
          <w:highlight w:val="white"/>
        </w:rPr>
      </w:pPr>
    </w:p>
    <w:p w14:paraId="02C14962" w14:textId="77777777" w:rsidR="006E1FB9" w:rsidRPr="006E1FB9" w:rsidRDefault="006E1FB9" w:rsidP="006E1FB9">
      <w:pPr>
        <w:pStyle w:val="Code"/>
        <w:rPr>
          <w:highlight w:val="white"/>
        </w:rPr>
      </w:pPr>
      <w:r w:rsidRPr="006E1FB9">
        <w:rPr>
          <w:highlight w:val="white"/>
        </w:rPr>
        <w:t xml:space="preserve">    public bool IsFunctionPointer() {</w:t>
      </w:r>
    </w:p>
    <w:p w14:paraId="4C28E6E1" w14:textId="77777777" w:rsidR="006E1FB9" w:rsidRPr="006E1FB9" w:rsidRDefault="006E1FB9" w:rsidP="006E1FB9">
      <w:pPr>
        <w:pStyle w:val="Code"/>
        <w:rPr>
          <w:highlight w:val="white"/>
        </w:rPr>
      </w:pPr>
      <w:r w:rsidRPr="006E1FB9">
        <w:rPr>
          <w:highlight w:val="white"/>
        </w:rPr>
        <w:lastRenderedPageBreak/>
        <w:t xml:space="preserve">      return (m_sort == Sort.Pointer) &amp;&amp; m_pointerType.IsFunction();</w:t>
      </w:r>
    </w:p>
    <w:p w14:paraId="582E1B02" w14:textId="77777777" w:rsidR="006E1FB9" w:rsidRPr="006E1FB9" w:rsidRDefault="006E1FB9" w:rsidP="006E1FB9">
      <w:pPr>
        <w:pStyle w:val="Code"/>
        <w:rPr>
          <w:highlight w:val="white"/>
        </w:rPr>
      </w:pPr>
      <w:r w:rsidRPr="006E1FB9">
        <w:rPr>
          <w:highlight w:val="white"/>
        </w:rPr>
        <w:t xml:space="preserve">    }</w:t>
      </w:r>
    </w:p>
    <w:p w14:paraId="7BCF0153" w14:textId="77777777" w:rsidR="006E1FB9" w:rsidRPr="006E1FB9" w:rsidRDefault="006E1FB9" w:rsidP="006E1FB9">
      <w:pPr>
        <w:pStyle w:val="Code"/>
        <w:rPr>
          <w:highlight w:val="white"/>
        </w:rPr>
      </w:pPr>
    </w:p>
    <w:p w14:paraId="4F72D90B" w14:textId="77777777" w:rsidR="006E1FB9" w:rsidRPr="006E1FB9" w:rsidRDefault="006E1FB9" w:rsidP="006E1FB9">
      <w:pPr>
        <w:pStyle w:val="Code"/>
        <w:rPr>
          <w:highlight w:val="white"/>
        </w:rPr>
      </w:pPr>
      <w:r w:rsidRPr="006E1FB9">
        <w:rPr>
          <w:highlight w:val="white"/>
        </w:rPr>
        <w:t xml:space="preserve">    public bool IsFunctionOrArray() {</w:t>
      </w:r>
    </w:p>
    <w:p w14:paraId="03FD59A2" w14:textId="77777777" w:rsidR="006E1FB9" w:rsidRPr="006E1FB9" w:rsidRDefault="006E1FB9" w:rsidP="006E1FB9">
      <w:pPr>
        <w:pStyle w:val="Code"/>
        <w:rPr>
          <w:highlight w:val="white"/>
        </w:rPr>
      </w:pPr>
      <w:r w:rsidRPr="006E1FB9">
        <w:rPr>
          <w:highlight w:val="white"/>
        </w:rPr>
        <w:t xml:space="preserve">      return IsFunction() || IsArray();</w:t>
      </w:r>
    </w:p>
    <w:p w14:paraId="29645F24" w14:textId="77777777" w:rsidR="006E1FB9" w:rsidRPr="006E1FB9" w:rsidRDefault="006E1FB9" w:rsidP="006E1FB9">
      <w:pPr>
        <w:pStyle w:val="Code"/>
        <w:rPr>
          <w:highlight w:val="white"/>
        </w:rPr>
      </w:pPr>
      <w:r w:rsidRPr="006E1FB9">
        <w:rPr>
          <w:highlight w:val="white"/>
        </w:rPr>
        <w:t xml:space="preserve">    }</w:t>
      </w:r>
    </w:p>
    <w:p w14:paraId="0AA29FE7" w14:textId="77777777" w:rsidR="006E1FB9" w:rsidRPr="006E1FB9" w:rsidRDefault="006E1FB9" w:rsidP="006E1FB9">
      <w:pPr>
        <w:pStyle w:val="Code"/>
        <w:rPr>
          <w:highlight w:val="white"/>
        </w:rPr>
      </w:pPr>
    </w:p>
    <w:p w14:paraId="1BDD20C2" w14:textId="77777777" w:rsidR="006E1FB9" w:rsidRPr="006E1FB9" w:rsidRDefault="006E1FB9" w:rsidP="006E1FB9">
      <w:pPr>
        <w:pStyle w:val="Code"/>
        <w:rPr>
          <w:highlight w:val="white"/>
        </w:rPr>
      </w:pPr>
      <w:r w:rsidRPr="006E1FB9">
        <w:rPr>
          <w:highlight w:val="white"/>
        </w:rPr>
        <w:t xml:space="preserve">    public bool IsArrayStringOrFunction() {</w:t>
      </w:r>
    </w:p>
    <w:p w14:paraId="0D3E8307" w14:textId="77777777" w:rsidR="006E1FB9" w:rsidRPr="006E1FB9" w:rsidRDefault="006E1FB9" w:rsidP="006E1FB9">
      <w:pPr>
        <w:pStyle w:val="Code"/>
        <w:rPr>
          <w:highlight w:val="white"/>
        </w:rPr>
      </w:pPr>
      <w:r w:rsidRPr="006E1FB9">
        <w:rPr>
          <w:highlight w:val="white"/>
        </w:rPr>
        <w:t xml:space="preserve">      return IsFunctionOrArray() || IsString();</w:t>
      </w:r>
    </w:p>
    <w:p w14:paraId="32356123" w14:textId="77777777" w:rsidR="006E1FB9" w:rsidRPr="006E1FB9" w:rsidRDefault="006E1FB9" w:rsidP="006E1FB9">
      <w:pPr>
        <w:pStyle w:val="Code"/>
        <w:rPr>
          <w:highlight w:val="white"/>
        </w:rPr>
      </w:pPr>
      <w:r w:rsidRPr="006E1FB9">
        <w:rPr>
          <w:highlight w:val="white"/>
        </w:rPr>
        <w:t xml:space="preserve">    }</w:t>
      </w:r>
    </w:p>
    <w:p w14:paraId="44DC3B07" w14:textId="77777777" w:rsidR="006E1FB9" w:rsidRPr="006E1FB9" w:rsidRDefault="006E1FB9" w:rsidP="006E1FB9">
      <w:pPr>
        <w:pStyle w:val="Code"/>
        <w:rPr>
          <w:highlight w:val="white"/>
        </w:rPr>
      </w:pPr>
    </w:p>
    <w:p w14:paraId="4FD1680A" w14:textId="77777777" w:rsidR="006E1FB9" w:rsidRPr="006E1FB9" w:rsidRDefault="006E1FB9" w:rsidP="006E1FB9">
      <w:pPr>
        <w:pStyle w:val="Code"/>
        <w:rPr>
          <w:highlight w:val="white"/>
        </w:rPr>
      </w:pPr>
      <w:r w:rsidRPr="006E1FB9">
        <w:rPr>
          <w:highlight w:val="white"/>
        </w:rPr>
        <w:t xml:space="preserve">    public bool IsArrayPointerStringOrFunction() {</w:t>
      </w:r>
    </w:p>
    <w:p w14:paraId="2F912213" w14:textId="77777777" w:rsidR="006E1FB9" w:rsidRPr="006E1FB9" w:rsidRDefault="006E1FB9" w:rsidP="006E1FB9">
      <w:pPr>
        <w:pStyle w:val="Code"/>
        <w:rPr>
          <w:highlight w:val="white"/>
        </w:rPr>
      </w:pPr>
      <w:r w:rsidRPr="006E1FB9">
        <w:rPr>
          <w:highlight w:val="white"/>
        </w:rPr>
        <w:t xml:space="preserve">      return IsPointer() || IsFunctionOrArray();</w:t>
      </w:r>
    </w:p>
    <w:p w14:paraId="6DD4EF97" w14:textId="77777777" w:rsidR="006E1FB9" w:rsidRPr="006E1FB9" w:rsidRDefault="006E1FB9" w:rsidP="006E1FB9">
      <w:pPr>
        <w:pStyle w:val="Code"/>
        <w:rPr>
          <w:highlight w:val="white"/>
        </w:rPr>
      </w:pPr>
      <w:r w:rsidRPr="006E1FB9">
        <w:rPr>
          <w:highlight w:val="white"/>
        </w:rPr>
        <w:t xml:space="preserve">    }</w:t>
      </w:r>
    </w:p>
    <w:p w14:paraId="1CF87901" w14:textId="77777777" w:rsidR="006E1FB9" w:rsidRPr="006E1FB9" w:rsidRDefault="006E1FB9" w:rsidP="006E1FB9">
      <w:pPr>
        <w:pStyle w:val="Code"/>
        <w:rPr>
          <w:highlight w:val="white"/>
        </w:rPr>
      </w:pPr>
    </w:p>
    <w:p w14:paraId="0346ECAA" w14:textId="77777777" w:rsidR="006E1FB9" w:rsidRPr="006E1FB9" w:rsidRDefault="006E1FB9" w:rsidP="006E1FB9">
      <w:pPr>
        <w:pStyle w:val="Code"/>
        <w:rPr>
          <w:highlight w:val="white"/>
        </w:rPr>
      </w:pPr>
      <w:r w:rsidRPr="006E1FB9">
        <w:rPr>
          <w:highlight w:val="white"/>
        </w:rPr>
        <w:t xml:space="preserve">    public bool IsArrayFunctionStringStructOrUnion() {</w:t>
      </w:r>
    </w:p>
    <w:p w14:paraId="52F1EC4E" w14:textId="77777777" w:rsidR="006E1FB9" w:rsidRPr="006E1FB9" w:rsidRDefault="006E1FB9" w:rsidP="006E1FB9">
      <w:pPr>
        <w:pStyle w:val="Code"/>
        <w:rPr>
          <w:highlight w:val="white"/>
        </w:rPr>
      </w:pPr>
      <w:r w:rsidRPr="006E1FB9">
        <w:rPr>
          <w:highlight w:val="white"/>
        </w:rPr>
        <w:t xml:space="preserve">      return IsFunctionOrArray() || IsString() || IsStructOrUnion();</w:t>
      </w:r>
    </w:p>
    <w:p w14:paraId="26034F2C" w14:textId="77777777" w:rsidR="006E1FB9" w:rsidRPr="006E1FB9" w:rsidRDefault="006E1FB9" w:rsidP="006E1FB9">
      <w:pPr>
        <w:pStyle w:val="Code"/>
        <w:rPr>
          <w:highlight w:val="white"/>
        </w:rPr>
      </w:pPr>
      <w:r w:rsidRPr="006E1FB9">
        <w:rPr>
          <w:highlight w:val="white"/>
        </w:rPr>
        <w:t xml:space="preserve">    }</w:t>
      </w:r>
    </w:p>
    <w:p w14:paraId="68010580" w14:textId="77777777" w:rsidR="006E1FB9" w:rsidRPr="006E1FB9" w:rsidRDefault="006E1FB9" w:rsidP="006E1FB9">
      <w:pPr>
        <w:pStyle w:val="Code"/>
        <w:rPr>
          <w:highlight w:val="white"/>
        </w:rPr>
      </w:pPr>
    </w:p>
    <w:p w14:paraId="0A3CFA63" w14:textId="77777777" w:rsidR="006E1FB9" w:rsidRPr="006E1FB9" w:rsidRDefault="006E1FB9" w:rsidP="006E1FB9">
      <w:pPr>
        <w:pStyle w:val="Code"/>
        <w:rPr>
          <w:highlight w:val="white"/>
        </w:rPr>
      </w:pPr>
      <w:r w:rsidRPr="006E1FB9">
        <w:rPr>
          <w:highlight w:val="white"/>
        </w:rPr>
        <w:t xml:space="preserve">    public bool IsArithmetic() {</w:t>
      </w:r>
    </w:p>
    <w:p w14:paraId="605E573E" w14:textId="77777777" w:rsidR="006E1FB9" w:rsidRPr="006E1FB9" w:rsidRDefault="006E1FB9" w:rsidP="006E1FB9">
      <w:pPr>
        <w:pStyle w:val="Code"/>
        <w:rPr>
          <w:highlight w:val="white"/>
        </w:rPr>
      </w:pPr>
      <w:r w:rsidRPr="006E1FB9">
        <w:rPr>
          <w:highlight w:val="white"/>
        </w:rPr>
        <w:t xml:space="preserve">      return IsIntegral() || IsFloating();</w:t>
      </w:r>
    </w:p>
    <w:p w14:paraId="1E45D6F8" w14:textId="77777777" w:rsidR="006E1FB9" w:rsidRPr="006E1FB9" w:rsidRDefault="006E1FB9" w:rsidP="006E1FB9">
      <w:pPr>
        <w:pStyle w:val="Code"/>
        <w:rPr>
          <w:highlight w:val="white"/>
        </w:rPr>
      </w:pPr>
      <w:r w:rsidRPr="006E1FB9">
        <w:rPr>
          <w:highlight w:val="white"/>
        </w:rPr>
        <w:t xml:space="preserve">    }</w:t>
      </w:r>
    </w:p>
    <w:p w14:paraId="78549BB7" w14:textId="77777777" w:rsidR="006E1FB9" w:rsidRPr="006E1FB9" w:rsidRDefault="006E1FB9" w:rsidP="006E1FB9">
      <w:pPr>
        <w:pStyle w:val="Code"/>
        <w:rPr>
          <w:highlight w:val="white"/>
        </w:rPr>
      </w:pPr>
    </w:p>
    <w:p w14:paraId="60E6C173" w14:textId="77777777" w:rsidR="006E1FB9" w:rsidRPr="006E1FB9" w:rsidRDefault="006E1FB9" w:rsidP="006E1FB9">
      <w:pPr>
        <w:pStyle w:val="Code"/>
        <w:rPr>
          <w:highlight w:val="white"/>
        </w:rPr>
      </w:pPr>
      <w:r w:rsidRPr="006E1FB9">
        <w:rPr>
          <w:highlight w:val="white"/>
        </w:rPr>
        <w:t xml:space="preserve">    public bool IsIntegralOrPointer() {</w:t>
      </w:r>
    </w:p>
    <w:p w14:paraId="0F98504B" w14:textId="77777777" w:rsidR="006E1FB9" w:rsidRPr="006E1FB9" w:rsidRDefault="006E1FB9" w:rsidP="006E1FB9">
      <w:pPr>
        <w:pStyle w:val="Code"/>
        <w:rPr>
          <w:highlight w:val="white"/>
        </w:rPr>
      </w:pPr>
      <w:r w:rsidRPr="006E1FB9">
        <w:rPr>
          <w:highlight w:val="white"/>
        </w:rPr>
        <w:t xml:space="preserve">      return IsIntegral() || IsPointer();</w:t>
      </w:r>
    </w:p>
    <w:p w14:paraId="614CF5DB" w14:textId="77777777" w:rsidR="006E1FB9" w:rsidRPr="006E1FB9" w:rsidRDefault="006E1FB9" w:rsidP="006E1FB9">
      <w:pPr>
        <w:pStyle w:val="Code"/>
        <w:rPr>
          <w:highlight w:val="white"/>
        </w:rPr>
      </w:pPr>
      <w:r w:rsidRPr="006E1FB9">
        <w:rPr>
          <w:highlight w:val="white"/>
        </w:rPr>
        <w:t xml:space="preserve">    }</w:t>
      </w:r>
    </w:p>
    <w:p w14:paraId="6080BDA1" w14:textId="77777777" w:rsidR="006E1FB9" w:rsidRPr="006E1FB9" w:rsidRDefault="006E1FB9" w:rsidP="006E1FB9">
      <w:pPr>
        <w:pStyle w:val="Code"/>
        <w:rPr>
          <w:highlight w:val="white"/>
        </w:rPr>
      </w:pPr>
    </w:p>
    <w:p w14:paraId="45F7B8FB" w14:textId="77777777" w:rsidR="006E1FB9" w:rsidRPr="006E1FB9" w:rsidRDefault="006E1FB9" w:rsidP="006E1FB9">
      <w:pPr>
        <w:pStyle w:val="Code"/>
        <w:rPr>
          <w:highlight w:val="white"/>
        </w:rPr>
      </w:pPr>
      <w:r w:rsidRPr="006E1FB9">
        <w:rPr>
          <w:highlight w:val="white"/>
        </w:rPr>
        <w:t xml:space="preserve">    public bool IsIntegralLogicalOrPointer() {</w:t>
      </w:r>
    </w:p>
    <w:p w14:paraId="4B8059D0" w14:textId="77777777" w:rsidR="006E1FB9" w:rsidRPr="006E1FB9" w:rsidRDefault="006E1FB9" w:rsidP="006E1FB9">
      <w:pPr>
        <w:pStyle w:val="Code"/>
        <w:rPr>
          <w:highlight w:val="white"/>
        </w:rPr>
      </w:pPr>
      <w:r w:rsidRPr="006E1FB9">
        <w:rPr>
          <w:highlight w:val="white"/>
        </w:rPr>
        <w:t xml:space="preserve">      return IsIntegral() || IsLogical() || IsPointer();</w:t>
      </w:r>
    </w:p>
    <w:p w14:paraId="1602583B" w14:textId="77777777" w:rsidR="006E1FB9" w:rsidRPr="006E1FB9" w:rsidRDefault="006E1FB9" w:rsidP="006E1FB9">
      <w:pPr>
        <w:pStyle w:val="Code"/>
        <w:rPr>
          <w:highlight w:val="white"/>
        </w:rPr>
      </w:pPr>
      <w:r w:rsidRPr="006E1FB9">
        <w:rPr>
          <w:highlight w:val="white"/>
        </w:rPr>
        <w:t xml:space="preserve">    }</w:t>
      </w:r>
    </w:p>
    <w:p w14:paraId="72FF96D6" w14:textId="77777777" w:rsidR="006E1FB9" w:rsidRPr="006E1FB9" w:rsidRDefault="006E1FB9" w:rsidP="006E1FB9">
      <w:pPr>
        <w:pStyle w:val="Code"/>
        <w:rPr>
          <w:highlight w:val="white"/>
        </w:rPr>
      </w:pPr>
    </w:p>
    <w:p w14:paraId="524A93EA" w14:textId="77777777" w:rsidR="006E1FB9" w:rsidRPr="006E1FB9" w:rsidRDefault="006E1FB9" w:rsidP="006E1FB9">
      <w:pPr>
        <w:pStyle w:val="Code"/>
        <w:rPr>
          <w:highlight w:val="white"/>
        </w:rPr>
      </w:pPr>
      <w:r w:rsidRPr="006E1FB9">
        <w:rPr>
          <w:highlight w:val="white"/>
        </w:rPr>
        <w:t xml:space="preserve">    public bool IsIntegralOrArray() {</w:t>
      </w:r>
    </w:p>
    <w:p w14:paraId="121961BC" w14:textId="77777777" w:rsidR="006E1FB9" w:rsidRPr="006E1FB9" w:rsidRDefault="006E1FB9" w:rsidP="006E1FB9">
      <w:pPr>
        <w:pStyle w:val="Code"/>
        <w:rPr>
          <w:highlight w:val="white"/>
        </w:rPr>
      </w:pPr>
      <w:r w:rsidRPr="006E1FB9">
        <w:rPr>
          <w:highlight w:val="white"/>
        </w:rPr>
        <w:t xml:space="preserve">      return IsIntegral() || IsArray();</w:t>
      </w:r>
    </w:p>
    <w:p w14:paraId="72C72816" w14:textId="77777777" w:rsidR="006E1FB9" w:rsidRPr="006E1FB9" w:rsidRDefault="006E1FB9" w:rsidP="006E1FB9">
      <w:pPr>
        <w:pStyle w:val="Code"/>
        <w:rPr>
          <w:highlight w:val="white"/>
        </w:rPr>
      </w:pPr>
      <w:r w:rsidRPr="006E1FB9">
        <w:rPr>
          <w:highlight w:val="white"/>
        </w:rPr>
        <w:t xml:space="preserve">    }</w:t>
      </w:r>
    </w:p>
    <w:p w14:paraId="5D59B612" w14:textId="77777777" w:rsidR="006E1FB9" w:rsidRPr="006E1FB9" w:rsidRDefault="006E1FB9" w:rsidP="006E1FB9">
      <w:pPr>
        <w:pStyle w:val="Code"/>
        <w:rPr>
          <w:highlight w:val="white"/>
        </w:rPr>
      </w:pPr>
    </w:p>
    <w:p w14:paraId="55AAC7E6" w14:textId="77777777" w:rsidR="006E1FB9" w:rsidRPr="006E1FB9" w:rsidRDefault="006E1FB9" w:rsidP="006E1FB9">
      <w:pPr>
        <w:pStyle w:val="Code"/>
        <w:rPr>
          <w:highlight w:val="white"/>
        </w:rPr>
      </w:pPr>
      <w:r w:rsidRPr="006E1FB9">
        <w:rPr>
          <w:highlight w:val="white"/>
        </w:rPr>
        <w:t xml:space="preserve">    public bool IsIntegralArrayOrPointer() {</w:t>
      </w:r>
    </w:p>
    <w:p w14:paraId="13C3A9F5" w14:textId="77777777" w:rsidR="006E1FB9" w:rsidRPr="006E1FB9" w:rsidRDefault="006E1FB9" w:rsidP="006E1FB9">
      <w:pPr>
        <w:pStyle w:val="Code"/>
        <w:rPr>
          <w:highlight w:val="white"/>
        </w:rPr>
      </w:pPr>
      <w:r w:rsidRPr="006E1FB9">
        <w:rPr>
          <w:highlight w:val="white"/>
        </w:rPr>
        <w:t xml:space="preserve">      return IsIntegral() || IsPointer() || IsArray();</w:t>
      </w:r>
    </w:p>
    <w:p w14:paraId="545BE8F4" w14:textId="77777777" w:rsidR="006E1FB9" w:rsidRPr="006E1FB9" w:rsidRDefault="006E1FB9" w:rsidP="006E1FB9">
      <w:pPr>
        <w:pStyle w:val="Code"/>
        <w:rPr>
          <w:highlight w:val="white"/>
        </w:rPr>
      </w:pPr>
      <w:r w:rsidRPr="006E1FB9">
        <w:rPr>
          <w:highlight w:val="white"/>
        </w:rPr>
        <w:t xml:space="preserve">    }</w:t>
      </w:r>
    </w:p>
    <w:p w14:paraId="6504C762" w14:textId="77777777" w:rsidR="006E1FB9" w:rsidRPr="006E1FB9" w:rsidRDefault="006E1FB9" w:rsidP="006E1FB9">
      <w:pPr>
        <w:pStyle w:val="Code"/>
        <w:rPr>
          <w:highlight w:val="white"/>
        </w:rPr>
      </w:pPr>
    </w:p>
    <w:p w14:paraId="0361E647" w14:textId="77777777" w:rsidR="006E1FB9" w:rsidRPr="006E1FB9" w:rsidRDefault="006E1FB9" w:rsidP="006E1FB9">
      <w:pPr>
        <w:pStyle w:val="Code"/>
        <w:rPr>
          <w:highlight w:val="white"/>
        </w:rPr>
      </w:pPr>
      <w:r w:rsidRPr="006E1FB9">
        <w:rPr>
          <w:highlight w:val="white"/>
        </w:rPr>
        <w:t xml:space="preserve">    public bool IsIntegralPointerArrayOrString() {</w:t>
      </w:r>
    </w:p>
    <w:p w14:paraId="5DCBE5F1" w14:textId="77777777" w:rsidR="006E1FB9" w:rsidRPr="006E1FB9" w:rsidRDefault="006E1FB9" w:rsidP="006E1FB9">
      <w:pPr>
        <w:pStyle w:val="Code"/>
        <w:rPr>
          <w:highlight w:val="white"/>
        </w:rPr>
      </w:pPr>
      <w:r w:rsidRPr="006E1FB9">
        <w:rPr>
          <w:highlight w:val="white"/>
        </w:rPr>
        <w:t xml:space="preserve">      return IsIntegralArrayOrPointer() || IsString();</w:t>
      </w:r>
    </w:p>
    <w:p w14:paraId="72413892" w14:textId="77777777" w:rsidR="006E1FB9" w:rsidRPr="006E1FB9" w:rsidRDefault="006E1FB9" w:rsidP="006E1FB9">
      <w:pPr>
        <w:pStyle w:val="Code"/>
        <w:rPr>
          <w:highlight w:val="white"/>
        </w:rPr>
      </w:pPr>
      <w:r w:rsidRPr="006E1FB9">
        <w:rPr>
          <w:highlight w:val="white"/>
        </w:rPr>
        <w:t xml:space="preserve">    }</w:t>
      </w:r>
    </w:p>
    <w:p w14:paraId="4B243A11" w14:textId="77777777" w:rsidR="006E1FB9" w:rsidRPr="006E1FB9" w:rsidRDefault="006E1FB9" w:rsidP="006E1FB9">
      <w:pPr>
        <w:pStyle w:val="Code"/>
        <w:rPr>
          <w:highlight w:val="white"/>
        </w:rPr>
      </w:pPr>
    </w:p>
    <w:p w14:paraId="47D46FEC" w14:textId="77777777" w:rsidR="006E1FB9" w:rsidRPr="006E1FB9" w:rsidRDefault="006E1FB9" w:rsidP="006E1FB9">
      <w:pPr>
        <w:pStyle w:val="Code"/>
        <w:rPr>
          <w:highlight w:val="white"/>
        </w:rPr>
      </w:pPr>
      <w:r w:rsidRPr="006E1FB9">
        <w:rPr>
          <w:highlight w:val="white"/>
        </w:rPr>
        <w:t xml:space="preserve">    public bool IsIntegralPointerArrayStringOrFunction() {</w:t>
      </w:r>
    </w:p>
    <w:p w14:paraId="3BD69118" w14:textId="77777777" w:rsidR="006E1FB9" w:rsidRPr="006E1FB9" w:rsidRDefault="006E1FB9" w:rsidP="006E1FB9">
      <w:pPr>
        <w:pStyle w:val="Code"/>
        <w:rPr>
          <w:highlight w:val="white"/>
        </w:rPr>
      </w:pPr>
      <w:r w:rsidRPr="006E1FB9">
        <w:rPr>
          <w:highlight w:val="white"/>
        </w:rPr>
        <w:t xml:space="preserve">      return IsIntegralPointerArrayOrString() || IsFunction();</w:t>
      </w:r>
    </w:p>
    <w:p w14:paraId="31890FD3" w14:textId="77777777" w:rsidR="006E1FB9" w:rsidRPr="006E1FB9" w:rsidRDefault="006E1FB9" w:rsidP="006E1FB9">
      <w:pPr>
        <w:pStyle w:val="Code"/>
        <w:rPr>
          <w:highlight w:val="white"/>
        </w:rPr>
      </w:pPr>
      <w:r w:rsidRPr="006E1FB9">
        <w:rPr>
          <w:highlight w:val="white"/>
        </w:rPr>
        <w:t xml:space="preserve">    }</w:t>
      </w:r>
    </w:p>
    <w:p w14:paraId="57B90A1C" w14:textId="77777777" w:rsidR="006E1FB9" w:rsidRPr="006E1FB9" w:rsidRDefault="006E1FB9" w:rsidP="006E1FB9">
      <w:pPr>
        <w:pStyle w:val="Code"/>
        <w:rPr>
          <w:highlight w:val="white"/>
        </w:rPr>
      </w:pPr>
      <w:r w:rsidRPr="006E1FB9">
        <w:rPr>
          <w:highlight w:val="white"/>
        </w:rPr>
        <w:t xml:space="preserve">    </w:t>
      </w:r>
    </w:p>
    <w:p w14:paraId="70C5C6E2" w14:textId="77777777" w:rsidR="006E1FB9" w:rsidRPr="006E1FB9" w:rsidRDefault="006E1FB9" w:rsidP="006E1FB9">
      <w:pPr>
        <w:pStyle w:val="Code"/>
        <w:rPr>
          <w:highlight w:val="white"/>
        </w:rPr>
      </w:pPr>
      <w:r w:rsidRPr="006E1FB9">
        <w:rPr>
          <w:highlight w:val="white"/>
        </w:rPr>
        <w:t xml:space="preserve">    public bool IsIntegralPointerOrFunction() {</w:t>
      </w:r>
    </w:p>
    <w:p w14:paraId="6E6BCFD3" w14:textId="77777777" w:rsidR="006E1FB9" w:rsidRPr="006E1FB9" w:rsidRDefault="006E1FB9" w:rsidP="006E1FB9">
      <w:pPr>
        <w:pStyle w:val="Code"/>
        <w:rPr>
          <w:highlight w:val="white"/>
        </w:rPr>
      </w:pPr>
      <w:r w:rsidRPr="006E1FB9">
        <w:rPr>
          <w:highlight w:val="white"/>
        </w:rPr>
        <w:t xml:space="preserve">      return IsIntegralOrPointer() || IsFunction();</w:t>
      </w:r>
    </w:p>
    <w:p w14:paraId="3910B814" w14:textId="77777777" w:rsidR="006E1FB9" w:rsidRPr="006E1FB9" w:rsidRDefault="006E1FB9" w:rsidP="006E1FB9">
      <w:pPr>
        <w:pStyle w:val="Code"/>
        <w:rPr>
          <w:highlight w:val="white"/>
        </w:rPr>
      </w:pPr>
      <w:r w:rsidRPr="006E1FB9">
        <w:rPr>
          <w:highlight w:val="white"/>
        </w:rPr>
        <w:t xml:space="preserve">    }</w:t>
      </w:r>
    </w:p>
    <w:p w14:paraId="5172BCCB" w14:textId="77777777" w:rsidR="006E1FB9" w:rsidRPr="006E1FB9" w:rsidRDefault="006E1FB9" w:rsidP="006E1FB9">
      <w:pPr>
        <w:pStyle w:val="Code"/>
        <w:rPr>
          <w:highlight w:val="white"/>
        </w:rPr>
      </w:pPr>
    </w:p>
    <w:p w14:paraId="39C1964E" w14:textId="77777777" w:rsidR="006E1FB9" w:rsidRPr="006E1FB9" w:rsidRDefault="006E1FB9" w:rsidP="006E1FB9">
      <w:pPr>
        <w:pStyle w:val="Code"/>
        <w:rPr>
          <w:highlight w:val="white"/>
        </w:rPr>
      </w:pPr>
      <w:r w:rsidRPr="006E1FB9">
        <w:rPr>
          <w:highlight w:val="white"/>
        </w:rPr>
        <w:t xml:space="preserve">    public bool IsIntegralPointerArrayOrFunction() {</w:t>
      </w:r>
    </w:p>
    <w:p w14:paraId="52B01104" w14:textId="77777777" w:rsidR="006E1FB9" w:rsidRPr="006E1FB9" w:rsidRDefault="006E1FB9" w:rsidP="006E1FB9">
      <w:pPr>
        <w:pStyle w:val="Code"/>
        <w:rPr>
          <w:highlight w:val="white"/>
        </w:rPr>
      </w:pPr>
      <w:r w:rsidRPr="006E1FB9">
        <w:rPr>
          <w:highlight w:val="white"/>
        </w:rPr>
        <w:t xml:space="preserve">      return IsIntegralArrayOrPointer() || IsFunction();</w:t>
      </w:r>
    </w:p>
    <w:p w14:paraId="4789A8C2" w14:textId="77777777" w:rsidR="006E1FB9" w:rsidRPr="006E1FB9" w:rsidRDefault="006E1FB9" w:rsidP="006E1FB9">
      <w:pPr>
        <w:pStyle w:val="Code"/>
        <w:rPr>
          <w:highlight w:val="white"/>
        </w:rPr>
      </w:pPr>
      <w:r w:rsidRPr="006E1FB9">
        <w:rPr>
          <w:highlight w:val="white"/>
        </w:rPr>
        <w:t xml:space="preserve">    }</w:t>
      </w:r>
    </w:p>
    <w:p w14:paraId="071C004F" w14:textId="77777777" w:rsidR="006E1FB9" w:rsidRPr="006E1FB9" w:rsidRDefault="006E1FB9" w:rsidP="006E1FB9">
      <w:pPr>
        <w:pStyle w:val="Code"/>
        <w:rPr>
          <w:highlight w:val="white"/>
        </w:rPr>
      </w:pPr>
    </w:p>
    <w:p w14:paraId="58448468" w14:textId="77777777" w:rsidR="006E1FB9" w:rsidRPr="006E1FB9" w:rsidRDefault="006E1FB9" w:rsidP="006E1FB9">
      <w:pPr>
        <w:pStyle w:val="Code"/>
        <w:rPr>
          <w:highlight w:val="white"/>
        </w:rPr>
      </w:pPr>
      <w:r w:rsidRPr="006E1FB9">
        <w:rPr>
          <w:highlight w:val="white"/>
        </w:rPr>
        <w:t xml:space="preserve">    public bool IsArithmeticOrPointer() {</w:t>
      </w:r>
    </w:p>
    <w:p w14:paraId="57985BFA" w14:textId="77777777" w:rsidR="006E1FB9" w:rsidRPr="006E1FB9" w:rsidRDefault="006E1FB9" w:rsidP="006E1FB9">
      <w:pPr>
        <w:pStyle w:val="Code"/>
        <w:rPr>
          <w:highlight w:val="white"/>
        </w:rPr>
      </w:pPr>
      <w:r w:rsidRPr="006E1FB9">
        <w:rPr>
          <w:highlight w:val="white"/>
        </w:rPr>
        <w:t xml:space="preserve">      return IsArithmetic() || IsPointer();</w:t>
      </w:r>
    </w:p>
    <w:p w14:paraId="0B0D69A1" w14:textId="77777777" w:rsidR="006E1FB9" w:rsidRPr="006E1FB9" w:rsidRDefault="006E1FB9" w:rsidP="006E1FB9">
      <w:pPr>
        <w:pStyle w:val="Code"/>
        <w:rPr>
          <w:highlight w:val="white"/>
        </w:rPr>
      </w:pPr>
      <w:r w:rsidRPr="006E1FB9">
        <w:rPr>
          <w:highlight w:val="white"/>
        </w:rPr>
        <w:lastRenderedPageBreak/>
        <w:t xml:space="preserve">    }</w:t>
      </w:r>
    </w:p>
    <w:p w14:paraId="1C99F6DE" w14:textId="77777777" w:rsidR="006E1FB9" w:rsidRPr="006E1FB9" w:rsidRDefault="006E1FB9" w:rsidP="006E1FB9">
      <w:pPr>
        <w:pStyle w:val="Code"/>
        <w:rPr>
          <w:highlight w:val="white"/>
        </w:rPr>
      </w:pPr>
    </w:p>
    <w:p w14:paraId="59A07106" w14:textId="77777777" w:rsidR="006E1FB9" w:rsidRPr="006E1FB9" w:rsidRDefault="006E1FB9" w:rsidP="006E1FB9">
      <w:pPr>
        <w:pStyle w:val="Code"/>
        <w:rPr>
          <w:highlight w:val="white"/>
        </w:rPr>
      </w:pPr>
      <w:r w:rsidRPr="006E1FB9">
        <w:rPr>
          <w:highlight w:val="white"/>
        </w:rPr>
        <w:t xml:space="preserve">    public bool IsArithmeticPointerOrArray() {</w:t>
      </w:r>
    </w:p>
    <w:p w14:paraId="7B1CCCDE" w14:textId="77777777" w:rsidR="006E1FB9" w:rsidRPr="006E1FB9" w:rsidRDefault="006E1FB9" w:rsidP="006E1FB9">
      <w:pPr>
        <w:pStyle w:val="Code"/>
        <w:rPr>
          <w:highlight w:val="white"/>
        </w:rPr>
      </w:pPr>
      <w:r w:rsidRPr="006E1FB9">
        <w:rPr>
          <w:highlight w:val="white"/>
        </w:rPr>
        <w:t xml:space="preserve">      return IsArithmeticOrPointer() || IsArray();</w:t>
      </w:r>
    </w:p>
    <w:p w14:paraId="1AEC4AC0" w14:textId="77777777" w:rsidR="006E1FB9" w:rsidRPr="006E1FB9" w:rsidRDefault="006E1FB9" w:rsidP="006E1FB9">
      <w:pPr>
        <w:pStyle w:val="Code"/>
        <w:rPr>
          <w:highlight w:val="white"/>
        </w:rPr>
      </w:pPr>
      <w:r w:rsidRPr="006E1FB9">
        <w:rPr>
          <w:highlight w:val="white"/>
        </w:rPr>
        <w:t xml:space="preserve">    }</w:t>
      </w:r>
    </w:p>
    <w:p w14:paraId="75FC6304" w14:textId="77777777" w:rsidR="006E1FB9" w:rsidRPr="006E1FB9" w:rsidRDefault="006E1FB9" w:rsidP="006E1FB9">
      <w:pPr>
        <w:pStyle w:val="Code"/>
        <w:rPr>
          <w:highlight w:val="white"/>
        </w:rPr>
      </w:pPr>
    </w:p>
    <w:p w14:paraId="6E6F844A" w14:textId="77777777" w:rsidR="006E1FB9" w:rsidRPr="006E1FB9" w:rsidRDefault="006E1FB9" w:rsidP="006E1FB9">
      <w:pPr>
        <w:pStyle w:val="Code"/>
        <w:rPr>
          <w:highlight w:val="white"/>
        </w:rPr>
      </w:pPr>
      <w:r w:rsidRPr="006E1FB9">
        <w:rPr>
          <w:highlight w:val="white"/>
        </w:rPr>
        <w:t xml:space="preserve">    public bool IsArithmeticPointerArrayOrFunction() {</w:t>
      </w:r>
    </w:p>
    <w:p w14:paraId="47330431" w14:textId="77777777" w:rsidR="006E1FB9" w:rsidRPr="006E1FB9" w:rsidRDefault="006E1FB9" w:rsidP="006E1FB9">
      <w:pPr>
        <w:pStyle w:val="Code"/>
        <w:rPr>
          <w:highlight w:val="white"/>
        </w:rPr>
      </w:pPr>
      <w:r w:rsidRPr="006E1FB9">
        <w:rPr>
          <w:highlight w:val="white"/>
        </w:rPr>
        <w:t xml:space="preserve">      return IsArithmeticPointerOrArray() || IsFunction();</w:t>
      </w:r>
    </w:p>
    <w:p w14:paraId="0B34A8A4" w14:textId="77777777" w:rsidR="006E1FB9" w:rsidRPr="006E1FB9" w:rsidRDefault="006E1FB9" w:rsidP="006E1FB9">
      <w:pPr>
        <w:pStyle w:val="Code"/>
        <w:rPr>
          <w:highlight w:val="white"/>
        </w:rPr>
      </w:pPr>
      <w:r w:rsidRPr="006E1FB9">
        <w:rPr>
          <w:highlight w:val="white"/>
        </w:rPr>
        <w:t xml:space="preserve">    }</w:t>
      </w:r>
    </w:p>
    <w:p w14:paraId="7E365113" w14:textId="77777777" w:rsidR="006E1FB9" w:rsidRPr="006E1FB9" w:rsidRDefault="006E1FB9" w:rsidP="006E1FB9">
      <w:pPr>
        <w:pStyle w:val="Code"/>
        <w:rPr>
          <w:highlight w:val="white"/>
        </w:rPr>
      </w:pPr>
    </w:p>
    <w:p w14:paraId="04D13A45" w14:textId="77777777" w:rsidR="006E1FB9" w:rsidRPr="006E1FB9" w:rsidRDefault="006E1FB9" w:rsidP="006E1FB9">
      <w:pPr>
        <w:pStyle w:val="Code"/>
        <w:rPr>
          <w:highlight w:val="white"/>
        </w:rPr>
      </w:pPr>
      <w:r w:rsidRPr="006E1FB9">
        <w:rPr>
          <w:highlight w:val="white"/>
        </w:rPr>
        <w:t xml:space="preserve">    public bool IsArithmeticPointerArrayStringOrFunction() {</w:t>
      </w:r>
    </w:p>
    <w:p w14:paraId="69B51FFD" w14:textId="77777777" w:rsidR="006E1FB9" w:rsidRPr="006E1FB9" w:rsidRDefault="006E1FB9" w:rsidP="006E1FB9">
      <w:pPr>
        <w:pStyle w:val="Code"/>
        <w:rPr>
          <w:highlight w:val="white"/>
        </w:rPr>
      </w:pPr>
      <w:r w:rsidRPr="006E1FB9">
        <w:rPr>
          <w:highlight w:val="white"/>
        </w:rPr>
        <w:t xml:space="preserve">      return IsArithmeticPointerArrayOrFunction() || IsString();</w:t>
      </w:r>
    </w:p>
    <w:p w14:paraId="64990C38" w14:textId="77777777" w:rsidR="006E1FB9" w:rsidRPr="006E1FB9" w:rsidRDefault="006E1FB9" w:rsidP="006E1FB9">
      <w:pPr>
        <w:pStyle w:val="Code"/>
        <w:rPr>
          <w:highlight w:val="white"/>
        </w:rPr>
      </w:pPr>
      <w:r w:rsidRPr="006E1FB9">
        <w:rPr>
          <w:highlight w:val="white"/>
        </w:rPr>
        <w:t xml:space="preserve">    }</w:t>
      </w:r>
    </w:p>
    <w:p w14:paraId="5E769BFB" w14:textId="77777777" w:rsidR="006E1FB9" w:rsidRPr="006E1FB9" w:rsidRDefault="006E1FB9" w:rsidP="006E1FB9">
      <w:pPr>
        <w:pStyle w:val="Code"/>
        <w:rPr>
          <w:highlight w:val="white"/>
        </w:rPr>
      </w:pPr>
    </w:p>
    <w:p w14:paraId="074ACBA5" w14:textId="77777777" w:rsidR="006E1FB9" w:rsidRPr="006E1FB9" w:rsidRDefault="006E1FB9" w:rsidP="006E1FB9">
      <w:pPr>
        <w:pStyle w:val="Code"/>
        <w:rPr>
          <w:highlight w:val="white"/>
        </w:rPr>
      </w:pPr>
      <w:r w:rsidRPr="006E1FB9">
        <w:rPr>
          <w:highlight w:val="white"/>
        </w:rPr>
        <w:t xml:space="preserve">    public bool IsStruct() {</w:t>
      </w:r>
    </w:p>
    <w:p w14:paraId="5B733C27" w14:textId="77777777" w:rsidR="006E1FB9" w:rsidRPr="006E1FB9" w:rsidRDefault="006E1FB9" w:rsidP="006E1FB9">
      <w:pPr>
        <w:pStyle w:val="Code"/>
        <w:rPr>
          <w:highlight w:val="white"/>
        </w:rPr>
      </w:pPr>
      <w:r w:rsidRPr="006E1FB9">
        <w:rPr>
          <w:highlight w:val="white"/>
        </w:rPr>
        <w:t xml:space="preserve">      return (m_sort == Sort.Struct);</w:t>
      </w:r>
    </w:p>
    <w:p w14:paraId="6ED77B62" w14:textId="77777777" w:rsidR="006E1FB9" w:rsidRPr="006E1FB9" w:rsidRDefault="006E1FB9" w:rsidP="006E1FB9">
      <w:pPr>
        <w:pStyle w:val="Code"/>
        <w:rPr>
          <w:highlight w:val="white"/>
        </w:rPr>
      </w:pPr>
      <w:r w:rsidRPr="006E1FB9">
        <w:rPr>
          <w:highlight w:val="white"/>
        </w:rPr>
        <w:t xml:space="preserve">    }</w:t>
      </w:r>
    </w:p>
    <w:p w14:paraId="5BA548EC" w14:textId="77777777" w:rsidR="006E1FB9" w:rsidRPr="006E1FB9" w:rsidRDefault="006E1FB9" w:rsidP="006E1FB9">
      <w:pPr>
        <w:pStyle w:val="Code"/>
        <w:rPr>
          <w:highlight w:val="white"/>
        </w:rPr>
      </w:pPr>
    </w:p>
    <w:p w14:paraId="6EEB7C58" w14:textId="77777777" w:rsidR="006E1FB9" w:rsidRPr="006E1FB9" w:rsidRDefault="006E1FB9" w:rsidP="006E1FB9">
      <w:pPr>
        <w:pStyle w:val="Code"/>
        <w:rPr>
          <w:highlight w:val="white"/>
        </w:rPr>
      </w:pPr>
      <w:r w:rsidRPr="006E1FB9">
        <w:rPr>
          <w:highlight w:val="white"/>
        </w:rPr>
        <w:t xml:space="preserve">    public bool IsUnion() {</w:t>
      </w:r>
    </w:p>
    <w:p w14:paraId="5B0E2A69" w14:textId="77777777" w:rsidR="006E1FB9" w:rsidRPr="006E1FB9" w:rsidRDefault="006E1FB9" w:rsidP="006E1FB9">
      <w:pPr>
        <w:pStyle w:val="Code"/>
        <w:rPr>
          <w:highlight w:val="white"/>
        </w:rPr>
      </w:pPr>
      <w:r w:rsidRPr="006E1FB9">
        <w:rPr>
          <w:highlight w:val="white"/>
        </w:rPr>
        <w:t xml:space="preserve">      return (m_sort == Sort.Union);</w:t>
      </w:r>
    </w:p>
    <w:p w14:paraId="497DF475" w14:textId="77777777" w:rsidR="006E1FB9" w:rsidRPr="006E1FB9" w:rsidRDefault="006E1FB9" w:rsidP="006E1FB9">
      <w:pPr>
        <w:pStyle w:val="Code"/>
        <w:rPr>
          <w:highlight w:val="white"/>
        </w:rPr>
      </w:pPr>
      <w:r w:rsidRPr="006E1FB9">
        <w:rPr>
          <w:highlight w:val="white"/>
        </w:rPr>
        <w:t xml:space="preserve">    }</w:t>
      </w:r>
    </w:p>
    <w:p w14:paraId="0017FF14" w14:textId="77777777" w:rsidR="006E1FB9" w:rsidRPr="006E1FB9" w:rsidRDefault="006E1FB9" w:rsidP="006E1FB9">
      <w:pPr>
        <w:pStyle w:val="Code"/>
        <w:rPr>
          <w:highlight w:val="white"/>
        </w:rPr>
      </w:pPr>
      <w:r w:rsidRPr="006E1FB9">
        <w:rPr>
          <w:highlight w:val="white"/>
        </w:rPr>
        <w:t xml:space="preserve">  </w:t>
      </w:r>
    </w:p>
    <w:p w14:paraId="33A15C30" w14:textId="77777777" w:rsidR="006E1FB9" w:rsidRPr="006E1FB9" w:rsidRDefault="006E1FB9" w:rsidP="006E1FB9">
      <w:pPr>
        <w:pStyle w:val="Code"/>
        <w:rPr>
          <w:highlight w:val="white"/>
        </w:rPr>
      </w:pPr>
      <w:r w:rsidRPr="006E1FB9">
        <w:rPr>
          <w:highlight w:val="white"/>
        </w:rPr>
        <w:t xml:space="preserve">    public bool IsStructOrUnion() {</w:t>
      </w:r>
    </w:p>
    <w:p w14:paraId="505A6093" w14:textId="77777777" w:rsidR="006E1FB9" w:rsidRPr="006E1FB9" w:rsidRDefault="006E1FB9" w:rsidP="006E1FB9">
      <w:pPr>
        <w:pStyle w:val="Code"/>
        <w:rPr>
          <w:highlight w:val="white"/>
        </w:rPr>
      </w:pPr>
      <w:r w:rsidRPr="006E1FB9">
        <w:rPr>
          <w:highlight w:val="white"/>
        </w:rPr>
        <w:t xml:space="preserve">      return IsStruct() || IsUnion();</w:t>
      </w:r>
    </w:p>
    <w:p w14:paraId="3637C54A" w14:textId="77777777" w:rsidR="006E1FB9" w:rsidRPr="006E1FB9" w:rsidRDefault="006E1FB9" w:rsidP="006E1FB9">
      <w:pPr>
        <w:pStyle w:val="Code"/>
        <w:rPr>
          <w:highlight w:val="white"/>
        </w:rPr>
      </w:pPr>
      <w:r w:rsidRPr="006E1FB9">
        <w:rPr>
          <w:highlight w:val="white"/>
        </w:rPr>
        <w:t xml:space="preserve">    }</w:t>
      </w:r>
    </w:p>
    <w:p w14:paraId="14987237" w14:textId="77777777" w:rsidR="006E1FB9" w:rsidRPr="006E1FB9" w:rsidRDefault="006E1FB9" w:rsidP="006E1FB9">
      <w:pPr>
        <w:pStyle w:val="Code"/>
        <w:rPr>
          <w:highlight w:val="white"/>
        </w:rPr>
      </w:pPr>
      <w:r w:rsidRPr="006E1FB9">
        <w:rPr>
          <w:highlight w:val="white"/>
        </w:rPr>
        <w:t xml:space="preserve">  </w:t>
      </w:r>
    </w:p>
    <w:p w14:paraId="376262A6" w14:textId="77777777" w:rsidR="006E1FB9" w:rsidRPr="006E1FB9" w:rsidRDefault="006E1FB9" w:rsidP="006E1FB9">
      <w:pPr>
        <w:pStyle w:val="Code"/>
        <w:rPr>
          <w:highlight w:val="white"/>
        </w:rPr>
      </w:pPr>
      <w:r w:rsidRPr="006E1FB9">
        <w:rPr>
          <w:highlight w:val="white"/>
        </w:rPr>
        <w:t xml:space="preserve">    public bool IsArithmeticPointerStructOrUnion() {</w:t>
      </w:r>
    </w:p>
    <w:p w14:paraId="546F5CC2" w14:textId="77777777" w:rsidR="006E1FB9" w:rsidRPr="006E1FB9" w:rsidRDefault="006E1FB9" w:rsidP="006E1FB9">
      <w:pPr>
        <w:pStyle w:val="Code"/>
        <w:rPr>
          <w:highlight w:val="white"/>
        </w:rPr>
      </w:pPr>
      <w:r w:rsidRPr="006E1FB9">
        <w:rPr>
          <w:highlight w:val="white"/>
        </w:rPr>
        <w:t xml:space="preserve">      return IsArithmeticOrPointer() || IsStructOrUnion();</w:t>
      </w:r>
    </w:p>
    <w:p w14:paraId="4F46723D" w14:textId="77777777" w:rsidR="006E1FB9" w:rsidRPr="006E1FB9" w:rsidRDefault="006E1FB9" w:rsidP="006E1FB9">
      <w:pPr>
        <w:pStyle w:val="Code"/>
        <w:rPr>
          <w:highlight w:val="white"/>
        </w:rPr>
      </w:pPr>
      <w:r w:rsidRPr="006E1FB9">
        <w:rPr>
          <w:highlight w:val="white"/>
        </w:rPr>
        <w:t xml:space="preserve">    }</w:t>
      </w:r>
    </w:p>
    <w:p w14:paraId="5C998059" w14:textId="77777777" w:rsidR="006E1FB9" w:rsidRPr="006E1FB9" w:rsidRDefault="006E1FB9" w:rsidP="006E1FB9">
      <w:pPr>
        <w:pStyle w:val="Code"/>
        <w:rPr>
          <w:highlight w:val="white"/>
        </w:rPr>
      </w:pPr>
      <w:r w:rsidRPr="006E1FB9">
        <w:rPr>
          <w:highlight w:val="white"/>
        </w:rPr>
        <w:t xml:space="preserve">  </w:t>
      </w:r>
    </w:p>
    <w:p w14:paraId="07DDCFA5" w14:textId="77777777" w:rsidR="006E1FB9" w:rsidRPr="006E1FB9" w:rsidRDefault="006E1FB9" w:rsidP="006E1FB9">
      <w:pPr>
        <w:pStyle w:val="Code"/>
        <w:rPr>
          <w:highlight w:val="white"/>
        </w:rPr>
      </w:pPr>
      <w:r w:rsidRPr="006E1FB9">
        <w:rPr>
          <w:highlight w:val="white"/>
        </w:rPr>
        <w:t xml:space="preserve">    public bool IsEnumerator() {</w:t>
      </w:r>
    </w:p>
    <w:p w14:paraId="6373A356" w14:textId="77777777" w:rsidR="006E1FB9" w:rsidRPr="006E1FB9" w:rsidRDefault="006E1FB9" w:rsidP="006E1FB9">
      <w:pPr>
        <w:pStyle w:val="Code"/>
        <w:rPr>
          <w:highlight w:val="white"/>
        </w:rPr>
      </w:pPr>
      <w:r w:rsidRPr="006E1FB9">
        <w:rPr>
          <w:highlight w:val="white"/>
        </w:rPr>
        <w:t xml:space="preserve">      return (m_enumeratorItemSet != null);</w:t>
      </w:r>
    </w:p>
    <w:p w14:paraId="664E157F" w14:textId="77777777" w:rsidR="006E1FB9" w:rsidRPr="006E1FB9" w:rsidRDefault="006E1FB9" w:rsidP="006E1FB9">
      <w:pPr>
        <w:pStyle w:val="Code"/>
        <w:rPr>
          <w:highlight w:val="white"/>
        </w:rPr>
      </w:pPr>
      <w:r w:rsidRPr="006E1FB9">
        <w:rPr>
          <w:highlight w:val="white"/>
        </w:rPr>
        <w:t xml:space="preserve">    }</w:t>
      </w:r>
    </w:p>
    <w:p w14:paraId="5C9BA19F" w14:textId="77777777" w:rsidR="006E1FB9" w:rsidRPr="006E1FB9" w:rsidRDefault="006E1FB9" w:rsidP="006E1FB9">
      <w:pPr>
        <w:pStyle w:val="Code"/>
        <w:rPr>
          <w:highlight w:val="white"/>
        </w:rPr>
      </w:pPr>
    </w:p>
    <w:p w14:paraId="59942D99" w14:textId="77777777" w:rsidR="006E1FB9" w:rsidRPr="006E1FB9" w:rsidRDefault="006E1FB9" w:rsidP="006E1FB9">
      <w:pPr>
        <w:pStyle w:val="Code"/>
        <w:rPr>
          <w:highlight w:val="white"/>
        </w:rPr>
      </w:pPr>
      <w:r w:rsidRPr="006E1FB9">
        <w:rPr>
          <w:highlight w:val="white"/>
        </w:rPr>
        <w:t xml:space="preserve">    public override string ToString() {</w:t>
      </w:r>
    </w:p>
    <w:p w14:paraId="69FAE059" w14:textId="77777777" w:rsidR="008F058F" w:rsidRDefault="006E1FB9" w:rsidP="006E1FB9">
      <w:pPr>
        <w:pStyle w:val="Code"/>
        <w:rPr>
          <w:highlight w:val="white"/>
        </w:rPr>
      </w:pPr>
      <w:r w:rsidRPr="006E1FB9">
        <w:rPr>
          <w:highlight w:val="white"/>
        </w:rPr>
        <w:t xml:space="preserve">      return Enum.GetName(typeof(Sort), m_sort).</w:t>
      </w:r>
    </w:p>
    <w:p w14:paraId="24A62272" w14:textId="3F87C7D3" w:rsidR="006E1FB9" w:rsidRPr="006E1FB9" w:rsidRDefault="008F058F" w:rsidP="006E1FB9">
      <w:pPr>
        <w:pStyle w:val="Code"/>
        <w:rPr>
          <w:highlight w:val="white"/>
        </w:rPr>
      </w:pPr>
      <w:r>
        <w:rPr>
          <w:highlight w:val="white"/>
        </w:rPr>
        <w:t xml:space="preserve">                  </w:t>
      </w:r>
      <w:r w:rsidR="006E1FB9" w:rsidRPr="006E1FB9">
        <w:rPr>
          <w:highlight w:val="white"/>
        </w:rPr>
        <w:t>Replace("__", "-").Replace("_", " ").ToLower();</w:t>
      </w:r>
    </w:p>
    <w:p w14:paraId="14843D6B" w14:textId="60A807B2" w:rsidR="006E1FB9" w:rsidRDefault="006E1FB9" w:rsidP="006E1FB9">
      <w:pPr>
        <w:pStyle w:val="Code"/>
        <w:rPr>
          <w:highlight w:val="white"/>
        </w:rPr>
      </w:pPr>
      <w:r w:rsidRPr="006E1FB9">
        <w:rPr>
          <w:highlight w:val="white"/>
        </w:rPr>
        <w:t xml:space="preserve">    }</w:t>
      </w:r>
    </w:p>
    <w:p w14:paraId="293C170D" w14:textId="014D09F8" w:rsidR="008F058F" w:rsidRDefault="008F058F" w:rsidP="006E1FB9">
      <w:pPr>
        <w:pStyle w:val="Code"/>
        <w:rPr>
          <w:highlight w:val="white"/>
        </w:rPr>
      </w:pPr>
    </w:p>
    <w:p w14:paraId="7F688A1F" w14:textId="77777777" w:rsidR="008F058F" w:rsidRDefault="008F058F" w:rsidP="008F058F">
      <w:pPr>
        <w:pStyle w:val="Code"/>
        <w:rPr>
          <w:highlight w:val="white"/>
        </w:rPr>
      </w:pPr>
      <w:r w:rsidRPr="006E1FB9">
        <w:rPr>
          <w:highlight w:val="white"/>
        </w:rPr>
        <w:t xml:space="preserve">    public static Type SignedShortIntegerType =</w:t>
      </w:r>
    </w:p>
    <w:p w14:paraId="6887CCD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Type(Sort.Signed_Short_Int);</w:t>
      </w:r>
    </w:p>
    <w:p w14:paraId="3CC94AC3" w14:textId="77777777" w:rsidR="008F058F" w:rsidRDefault="008F058F" w:rsidP="008F058F">
      <w:pPr>
        <w:pStyle w:val="Code"/>
        <w:rPr>
          <w:highlight w:val="white"/>
        </w:rPr>
      </w:pPr>
      <w:r w:rsidRPr="006E1FB9">
        <w:rPr>
          <w:highlight w:val="white"/>
        </w:rPr>
        <w:t xml:space="preserve">    public static Type UnsignedShortIntegerType =</w:t>
      </w:r>
    </w:p>
    <w:p w14:paraId="1145F6B5"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Type(Sort.Unsigned_Short_Int);</w:t>
      </w:r>
    </w:p>
    <w:p w14:paraId="44162564" w14:textId="77777777" w:rsidR="008F058F" w:rsidRPr="006E1FB9" w:rsidRDefault="008F058F" w:rsidP="008F058F">
      <w:pPr>
        <w:pStyle w:val="Code"/>
        <w:rPr>
          <w:highlight w:val="white"/>
        </w:rPr>
      </w:pPr>
      <w:r w:rsidRPr="006E1FB9">
        <w:rPr>
          <w:highlight w:val="white"/>
        </w:rPr>
        <w:t xml:space="preserve">    public static Type SignedIntegerType = new Type(Sort.Signed_Int);</w:t>
      </w:r>
    </w:p>
    <w:p w14:paraId="20A54A8B" w14:textId="77777777" w:rsidR="008F058F" w:rsidRPr="006E1FB9" w:rsidRDefault="008F058F" w:rsidP="008F058F">
      <w:pPr>
        <w:pStyle w:val="Code"/>
        <w:rPr>
          <w:highlight w:val="white"/>
        </w:rPr>
      </w:pPr>
      <w:r w:rsidRPr="006E1FB9">
        <w:rPr>
          <w:highlight w:val="white"/>
        </w:rPr>
        <w:t xml:space="preserve">    public static Type UnsignedIntegerType = new Type(Sort.Unsigned_Int);</w:t>
      </w:r>
    </w:p>
    <w:p w14:paraId="0029687A" w14:textId="77777777" w:rsidR="008F058F" w:rsidRPr="006E1FB9" w:rsidRDefault="008F058F" w:rsidP="008F058F">
      <w:pPr>
        <w:pStyle w:val="Code"/>
        <w:rPr>
          <w:highlight w:val="white"/>
        </w:rPr>
      </w:pPr>
      <w:r w:rsidRPr="006E1FB9">
        <w:rPr>
          <w:highlight w:val="white"/>
        </w:rPr>
        <w:t xml:space="preserve">    public static Type SignedLongIntegerType = new Type(Sort.Signed_Long_Int);</w:t>
      </w:r>
    </w:p>
    <w:p w14:paraId="4F99C9B7" w14:textId="77777777" w:rsidR="008F058F" w:rsidRDefault="008F058F" w:rsidP="008F058F">
      <w:pPr>
        <w:pStyle w:val="Code"/>
        <w:rPr>
          <w:highlight w:val="white"/>
        </w:rPr>
      </w:pPr>
      <w:r w:rsidRPr="006E1FB9">
        <w:rPr>
          <w:highlight w:val="white"/>
        </w:rPr>
        <w:t xml:space="preserve">    public static Type UnsignedLongIntegerType =</w:t>
      </w:r>
    </w:p>
    <w:p w14:paraId="59DC509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Type(Sort.Unsigned_Long_Int);</w:t>
      </w:r>
    </w:p>
    <w:p w14:paraId="740B9FCB" w14:textId="77777777" w:rsidR="008F058F" w:rsidRPr="006E1FB9" w:rsidRDefault="008F058F" w:rsidP="008F058F">
      <w:pPr>
        <w:pStyle w:val="Code"/>
        <w:rPr>
          <w:highlight w:val="white"/>
        </w:rPr>
      </w:pPr>
      <w:r w:rsidRPr="006E1FB9">
        <w:rPr>
          <w:highlight w:val="white"/>
        </w:rPr>
        <w:t xml:space="preserve">    public static Type FloatType = new Type(Sort.Float);</w:t>
      </w:r>
    </w:p>
    <w:p w14:paraId="7CFE15C5" w14:textId="77777777" w:rsidR="008F058F" w:rsidRPr="006E1FB9" w:rsidRDefault="008F058F" w:rsidP="008F058F">
      <w:pPr>
        <w:pStyle w:val="Code"/>
        <w:rPr>
          <w:highlight w:val="white"/>
        </w:rPr>
      </w:pPr>
      <w:r w:rsidRPr="006E1FB9">
        <w:rPr>
          <w:highlight w:val="white"/>
        </w:rPr>
        <w:t xml:space="preserve">    public static Type DoubleType = new Type(Sort.Double);</w:t>
      </w:r>
    </w:p>
    <w:p w14:paraId="3A961D7A" w14:textId="77777777" w:rsidR="008F058F" w:rsidRPr="006E1FB9" w:rsidRDefault="008F058F" w:rsidP="008F058F">
      <w:pPr>
        <w:pStyle w:val="Code"/>
        <w:rPr>
          <w:highlight w:val="white"/>
        </w:rPr>
      </w:pPr>
      <w:r w:rsidRPr="006E1FB9">
        <w:rPr>
          <w:highlight w:val="white"/>
        </w:rPr>
        <w:t xml:space="preserve">    public static Type LongDoubleType = new Type(Sort.Long_Double);</w:t>
      </w:r>
    </w:p>
    <w:p w14:paraId="2BF5B55A" w14:textId="77777777" w:rsidR="008F058F" w:rsidRPr="006E1FB9" w:rsidRDefault="008F058F" w:rsidP="008F058F">
      <w:pPr>
        <w:pStyle w:val="Code"/>
        <w:rPr>
          <w:highlight w:val="white"/>
        </w:rPr>
      </w:pPr>
      <w:r w:rsidRPr="006E1FB9">
        <w:rPr>
          <w:highlight w:val="white"/>
        </w:rPr>
        <w:t xml:space="preserve">    public static Type SignedCharType = new Type(Sort.Signed_Char);</w:t>
      </w:r>
    </w:p>
    <w:p w14:paraId="0C3B03FB" w14:textId="77777777" w:rsidR="008F058F" w:rsidRPr="006E1FB9" w:rsidRDefault="008F058F" w:rsidP="008F058F">
      <w:pPr>
        <w:pStyle w:val="Code"/>
        <w:rPr>
          <w:highlight w:val="white"/>
        </w:rPr>
      </w:pPr>
      <w:r w:rsidRPr="006E1FB9">
        <w:rPr>
          <w:highlight w:val="white"/>
        </w:rPr>
        <w:t xml:space="preserve">    public static Type UnsignedCharType = new Type(Sort.Unsigned_Char);</w:t>
      </w:r>
    </w:p>
    <w:p w14:paraId="4F147632" w14:textId="77777777" w:rsidR="008F058F" w:rsidRPr="006E1FB9" w:rsidRDefault="008F058F" w:rsidP="008F058F">
      <w:pPr>
        <w:pStyle w:val="Code"/>
        <w:rPr>
          <w:highlight w:val="white"/>
        </w:rPr>
      </w:pPr>
      <w:r w:rsidRPr="006E1FB9">
        <w:rPr>
          <w:highlight w:val="white"/>
        </w:rPr>
        <w:t xml:space="preserve">    public static Type StringType = new Type(Sort.String);</w:t>
      </w:r>
    </w:p>
    <w:p w14:paraId="5F0736FA" w14:textId="77777777" w:rsidR="008F058F" w:rsidRPr="006E1FB9" w:rsidRDefault="008F058F" w:rsidP="008F058F">
      <w:pPr>
        <w:pStyle w:val="Code"/>
        <w:rPr>
          <w:highlight w:val="white"/>
        </w:rPr>
      </w:pPr>
      <w:r w:rsidRPr="006E1FB9">
        <w:rPr>
          <w:highlight w:val="white"/>
        </w:rPr>
        <w:t xml:space="preserve">    public static Type VoidType = new Type(Sort.Void);</w:t>
      </w:r>
    </w:p>
    <w:p w14:paraId="32D4F45B" w14:textId="77777777" w:rsidR="008F058F" w:rsidRPr="006E1FB9" w:rsidRDefault="008F058F" w:rsidP="008F058F">
      <w:pPr>
        <w:pStyle w:val="Code"/>
        <w:rPr>
          <w:highlight w:val="white"/>
        </w:rPr>
      </w:pPr>
      <w:r w:rsidRPr="006E1FB9">
        <w:rPr>
          <w:highlight w:val="white"/>
        </w:rPr>
        <w:t xml:space="preserve">    public static Type PointerTypeX = new Type(SignedIntegerType);</w:t>
      </w:r>
    </w:p>
    <w:p w14:paraId="2EAF113D" w14:textId="77777777" w:rsidR="008F058F" w:rsidRPr="006E1FB9" w:rsidRDefault="008F058F" w:rsidP="008F058F">
      <w:pPr>
        <w:pStyle w:val="Code"/>
        <w:rPr>
          <w:highlight w:val="white"/>
        </w:rPr>
      </w:pPr>
      <w:r w:rsidRPr="006E1FB9">
        <w:rPr>
          <w:highlight w:val="white"/>
        </w:rPr>
        <w:t xml:space="preserve">    public static Type VoidPointerType = new Type(new Type(Sort.Void));</w:t>
      </w:r>
    </w:p>
    <w:p w14:paraId="03842412" w14:textId="4ABCBC50" w:rsidR="008F058F" w:rsidRPr="006E1FB9" w:rsidRDefault="008F058F" w:rsidP="006E1FB9">
      <w:pPr>
        <w:pStyle w:val="Code"/>
        <w:rPr>
          <w:highlight w:val="white"/>
        </w:rPr>
      </w:pPr>
      <w:r w:rsidRPr="006E1FB9">
        <w:rPr>
          <w:highlight w:val="white"/>
        </w:rPr>
        <w:lastRenderedPageBreak/>
        <w:t xml:space="preserve">    public static Type LogicalType = new Type(Sort.Logical);</w:t>
      </w:r>
    </w:p>
    <w:p w14:paraId="3034E8B8" w14:textId="77777777" w:rsidR="006E1FB9" w:rsidRPr="006E1FB9" w:rsidRDefault="006E1FB9" w:rsidP="006E1FB9">
      <w:pPr>
        <w:pStyle w:val="Code"/>
        <w:rPr>
          <w:highlight w:val="white"/>
        </w:rPr>
      </w:pPr>
      <w:r w:rsidRPr="006E1FB9">
        <w:rPr>
          <w:highlight w:val="white"/>
        </w:rPr>
        <w:t xml:space="preserve">  }</w:t>
      </w:r>
    </w:p>
    <w:p w14:paraId="3BD90FD0" w14:textId="5F2766AA" w:rsidR="008C43F9" w:rsidRDefault="006E1FB9" w:rsidP="006E1FB9">
      <w:pPr>
        <w:pStyle w:val="Code"/>
      </w:pPr>
      <w:r w:rsidRPr="006E1FB9">
        <w:rPr>
          <w:highlight w:val="white"/>
        </w:rPr>
        <w:t>}</w:t>
      </w:r>
    </w:p>
    <w:p w14:paraId="4134D035" w14:textId="1110588D" w:rsidR="00981D97" w:rsidRDefault="00981D97" w:rsidP="00981D97">
      <w:r>
        <w:t xml:space="preserve">The </w:t>
      </w:r>
      <w:r w:rsidRPr="00981D97">
        <w:rPr>
          <w:rStyle w:val="KeyWord0"/>
        </w:rPr>
        <w:t>TypeSize</w:t>
      </w:r>
      <w:r>
        <w:t xml:space="preserve"> class holds the sizes of the types and the minimum and maximum values of each type.</w:t>
      </w:r>
    </w:p>
    <w:p w14:paraId="6ED1FC88" w14:textId="77777777" w:rsidR="00261EE9" w:rsidRDefault="00261EE9">
      <w:pPr>
        <w:rPr>
          <w:ins w:id="5824" w:author="Stefan Bjornander" w:date="2015-04-25T11:15:00Z"/>
          <w:color w:val="auto"/>
        </w:rPr>
        <w:pPrChange w:id="5825" w:author="Stefan Bjornander" w:date="2015-04-25T14:54:00Z">
          <w:pPr>
            <w:pStyle w:val="Rubrik3"/>
          </w:pPr>
        </w:pPrChange>
      </w:pPr>
      <w:ins w:id="5826" w:author="Stefan Bjornander" w:date="2015-04-25T14:54:00Z">
        <w:r>
          <w:t xml:space="preserve">Each type has a size, even though void </w:t>
        </w:r>
      </w:ins>
      <w:ins w:id="5827" w:author="Stefan Bjornander" w:date="2015-04-25T16:04:00Z">
        <w:r>
          <w:t>and</w:t>
        </w:r>
      </w:ins>
      <w:ins w:id="5828" w:author="Stefan Bjornander" w:date="2015-04-25T14:54:00Z">
        <w:r>
          <w:t xml:space="preserve"> function ha</w:t>
        </w:r>
      </w:ins>
      <w:ins w:id="5829" w:author="Stefan Bjornander" w:date="2015-04-25T16:04:00Z">
        <w:r>
          <w:t>ve</w:t>
        </w:r>
      </w:ins>
      <w:ins w:id="5830" w:author="Stefan Bjornander" w:date="2015-04-25T14:54:00Z">
        <w:r>
          <w:t xml:space="preserve"> size zero. The size of an array is its size times the size of its type</w:t>
        </w:r>
      </w:ins>
      <w:ins w:id="5831" w:author="Stefan Bjornander" w:date="2015-04-25T14:55:00Z">
        <w:r>
          <w:t xml:space="preserve">, the size of a struct is the sum of the sizes of its members, and the size of a union is the size of its </w:t>
        </w:r>
      </w:ins>
      <w:ins w:id="5832" w:author="Stefan Bjornander" w:date="2015-04-25T16:04:00Z">
        <w:r>
          <w:t>largest</w:t>
        </w:r>
      </w:ins>
      <w:ins w:id="5833" w:author="Stefan Bjornander" w:date="2015-04-25T14:55:00Z">
        <w:r>
          <w:t xml:space="preserve"> member. Not</w:t>
        </w:r>
      </w:ins>
      <w:ins w:id="5834" w:author="Stefan Bjornander" w:date="2015-04-25T16:04:00Z">
        <w:r>
          <w:t>e</w:t>
        </w:r>
      </w:ins>
      <w:ins w:id="5835" w:author="Stefan Bjornander" w:date="2015-04-25T14:55:00Z">
        <w:r>
          <w:t xml:space="preserve"> that a pointer always has the same size, regardless of what it points at.</w:t>
        </w:r>
      </w:ins>
    </w:p>
    <w:p w14:paraId="4E50C195" w14:textId="397CFBD3" w:rsidR="00FB7182" w:rsidRDefault="00FB7182" w:rsidP="00FB7182">
      <w:pPr>
        <w:pStyle w:val="CodeHeader"/>
      </w:pPr>
      <w:r>
        <w:t>TypeSize.cs</w:t>
      </w:r>
    </w:p>
    <w:p w14:paraId="11236D47" w14:textId="77777777" w:rsidR="00A43DA5" w:rsidRPr="00A43DA5" w:rsidRDefault="00A43DA5" w:rsidP="00A43DA5">
      <w:pPr>
        <w:pStyle w:val="Code"/>
        <w:rPr>
          <w:highlight w:val="white"/>
        </w:rPr>
      </w:pPr>
      <w:r w:rsidRPr="00A43DA5">
        <w:rPr>
          <w:highlight w:val="white"/>
        </w:rPr>
        <w:t>using System.Numerics;</w:t>
      </w:r>
    </w:p>
    <w:p w14:paraId="17240062" w14:textId="77777777" w:rsidR="00A43DA5" w:rsidRPr="00A43DA5" w:rsidRDefault="00A43DA5" w:rsidP="00A43DA5">
      <w:pPr>
        <w:pStyle w:val="Code"/>
        <w:rPr>
          <w:highlight w:val="white"/>
        </w:rPr>
      </w:pPr>
      <w:r w:rsidRPr="00A43DA5">
        <w:rPr>
          <w:highlight w:val="white"/>
        </w:rPr>
        <w:t>using System.Collections.Generic;</w:t>
      </w:r>
    </w:p>
    <w:p w14:paraId="34044A47" w14:textId="77777777" w:rsidR="0063592A" w:rsidRPr="00A43DA5" w:rsidRDefault="0063592A" w:rsidP="00A43DA5">
      <w:pPr>
        <w:pStyle w:val="Code"/>
        <w:rPr>
          <w:highlight w:val="white"/>
        </w:rPr>
      </w:pPr>
    </w:p>
    <w:p w14:paraId="23A256F1" w14:textId="77777777" w:rsidR="0063592A" w:rsidRPr="00A43DA5" w:rsidRDefault="0063592A" w:rsidP="00A43DA5">
      <w:pPr>
        <w:pStyle w:val="Code"/>
        <w:rPr>
          <w:highlight w:val="white"/>
        </w:rPr>
      </w:pPr>
      <w:r w:rsidRPr="00A43DA5">
        <w:rPr>
          <w:highlight w:val="white"/>
        </w:rPr>
        <w:t>namespace CCompiler {</w:t>
      </w:r>
    </w:p>
    <w:p w14:paraId="25EE2A87" w14:textId="77777777" w:rsidR="0063592A" w:rsidRPr="0063592A" w:rsidRDefault="0063592A" w:rsidP="0063592A">
      <w:pPr>
        <w:pStyle w:val="Code"/>
        <w:rPr>
          <w:highlight w:val="white"/>
        </w:rPr>
      </w:pPr>
      <w:r w:rsidRPr="0063592A">
        <w:rPr>
          <w:highlight w:val="white"/>
        </w:rPr>
        <w:t xml:space="preserve">  class TypeSize {</w:t>
      </w:r>
    </w:p>
    <w:p w14:paraId="3CE241C1" w14:textId="77777777" w:rsidR="0063592A" w:rsidRPr="0063592A" w:rsidRDefault="0063592A" w:rsidP="0063592A">
      <w:pPr>
        <w:pStyle w:val="Code"/>
        <w:rPr>
          <w:highlight w:val="white"/>
        </w:rPr>
      </w:pPr>
      <w:r w:rsidRPr="0063592A">
        <w:rPr>
          <w:highlight w:val="white"/>
        </w:rPr>
        <w:t xml:space="preserve">    public static int PointerSize;</w:t>
      </w:r>
    </w:p>
    <w:p w14:paraId="4F01523E" w14:textId="77777777" w:rsidR="0063592A" w:rsidRPr="0063592A" w:rsidRDefault="0063592A" w:rsidP="0063592A">
      <w:pPr>
        <w:pStyle w:val="Code"/>
        <w:rPr>
          <w:highlight w:val="white"/>
        </w:rPr>
      </w:pPr>
      <w:r w:rsidRPr="0063592A">
        <w:rPr>
          <w:highlight w:val="white"/>
        </w:rPr>
        <w:t xml:space="preserve">    public static int SignedIntegerSize;</w:t>
      </w:r>
    </w:p>
    <w:p w14:paraId="00BCF928" w14:textId="77777777" w:rsidR="0063592A" w:rsidRPr="0063592A" w:rsidRDefault="0063592A" w:rsidP="0063592A">
      <w:pPr>
        <w:pStyle w:val="Code"/>
        <w:rPr>
          <w:highlight w:val="white"/>
        </w:rPr>
      </w:pPr>
    </w:p>
    <w:p w14:paraId="6CAF24D5" w14:textId="77777777" w:rsidR="0063592A" w:rsidRPr="0063592A" w:rsidRDefault="0063592A" w:rsidP="0063592A">
      <w:pPr>
        <w:pStyle w:val="Code"/>
        <w:rPr>
          <w:highlight w:val="white"/>
        </w:rPr>
      </w:pPr>
      <w:r w:rsidRPr="0063592A">
        <w:rPr>
          <w:highlight w:val="white"/>
        </w:rPr>
        <w:t xml:space="preserve">    public static IDictionary&lt;Sort,int&gt;</w:t>
      </w:r>
    </w:p>
    <w:p w14:paraId="1624ED27" w14:textId="77777777" w:rsidR="0063592A" w:rsidRPr="0063592A" w:rsidRDefault="0063592A" w:rsidP="0063592A">
      <w:pPr>
        <w:pStyle w:val="Code"/>
        <w:rPr>
          <w:highlight w:val="white"/>
        </w:rPr>
      </w:pPr>
      <w:r w:rsidRPr="0063592A">
        <w:rPr>
          <w:highlight w:val="white"/>
        </w:rPr>
        <w:t xml:space="preserve">      m_sizeMap = new Dictionary&lt;Sort,int&gt;();</w:t>
      </w:r>
    </w:p>
    <w:p w14:paraId="21AAB43B" w14:textId="77777777" w:rsidR="0063592A" w:rsidRPr="0063592A" w:rsidRDefault="0063592A" w:rsidP="0063592A">
      <w:pPr>
        <w:pStyle w:val="Code"/>
        <w:rPr>
          <w:highlight w:val="white"/>
        </w:rPr>
      </w:pPr>
      <w:r w:rsidRPr="0063592A">
        <w:rPr>
          <w:highlight w:val="white"/>
        </w:rPr>
        <w:t xml:space="preserve">    public static IDictionary&lt;int,Type&gt;</w:t>
      </w:r>
    </w:p>
    <w:p w14:paraId="2CD104B7" w14:textId="77777777" w:rsidR="0063592A" w:rsidRPr="0063592A" w:rsidRDefault="0063592A" w:rsidP="0063592A">
      <w:pPr>
        <w:pStyle w:val="Code"/>
        <w:rPr>
          <w:highlight w:val="white"/>
        </w:rPr>
      </w:pPr>
      <w:r w:rsidRPr="0063592A">
        <w:rPr>
          <w:highlight w:val="white"/>
        </w:rPr>
        <w:t xml:space="preserve">      m_signedMap = new Dictionary&lt;int,Type&gt;(),</w:t>
      </w:r>
    </w:p>
    <w:p w14:paraId="69AEACAE" w14:textId="77777777" w:rsidR="0063592A" w:rsidRPr="0063592A" w:rsidRDefault="0063592A" w:rsidP="0063592A">
      <w:pPr>
        <w:pStyle w:val="Code"/>
        <w:rPr>
          <w:highlight w:val="white"/>
        </w:rPr>
      </w:pPr>
      <w:r w:rsidRPr="0063592A">
        <w:rPr>
          <w:highlight w:val="white"/>
        </w:rPr>
        <w:t xml:space="preserve">      m_unsignedMap = new Dictionary&lt;int,Type&gt;();</w:t>
      </w:r>
    </w:p>
    <w:p w14:paraId="6D2384FF" w14:textId="77777777" w:rsidR="0063592A" w:rsidRPr="0063592A" w:rsidRDefault="0063592A" w:rsidP="0063592A">
      <w:pPr>
        <w:pStyle w:val="Code"/>
        <w:rPr>
          <w:highlight w:val="white"/>
        </w:rPr>
      </w:pPr>
      <w:r w:rsidRPr="0063592A">
        <w:rPr>
          <w:highlight w:val="white"/>
        </w:rPr>
        <w:t xml:space="preserve">    private static IDictionary&lt;int, BigInteger&gt;</w:t>
      </w:r>
    </w:p>
    <w:p w14:paraId="06B21929" w14:textId="77777777" w:rsidR="0063592A" w:rsidRPr="0063592A" w:rsidRDefault="0063592A" w:rsidP="0063592A">
      <w:pPr>
        <w:pStyle w:val="Code"/>
        <w:rPr>
          <w:highlight w:val="white"/>
        </w:rPr>
      </w:pPr>
      <w:r w:rsidRPr="0063592A">
        <w:rPr>
          <w:highlight w:val="white"/>
        </w:rPr>
        <w:t xml:space="preserve">      m_maskMap = new Dictionary&lt;int, BigInteger&gt;();</w:t>
      </w:r>
    </w:p>
    <w:p w14:paraId="797BEA5F" w14:textId="77777777" w:rsidR="0063592A" w:rsidRPr="0063592A" w:rsidRDefault="0063592A" w:rsidP="0063592A">
      <w:pPr>
        <w:pStyle w:val="Code"/>
        <w:rPr>
          <w:highlight w:val="white"/>
        </w:rPr>
      </w:pPr>
      <w:r w:rsidRPr="0063592A">
        <w:rPr>
          <w:highlight w:val="white"/>
        </w:rPr>
        <w:t xml:space="preserve">    private static IDictionary&lt;Sort,BigInteger&gt;</w:t>
      </w:r>
    </w:p>
    <w:p w14:paraId="21DB2C5C" w14:textId="77777777" w:rsidR="0063592A" w:rsidRPr="0063592A" w:rsidRDefault="0063592A" w:rsidP="0063592A">
      <w:pPr>
        <w:pStyle w:val="Code"/>
        <w:rPr>
          <w:highlight w:val="white"/>
        </w:rPr>
      </w:pPr>
      <w:r w:rsidRPr="0063592A">
        <w:rPr>
          <w:highlight w:val="white"/>
        </w:rPr>
        <w:t xml:space="preserve">      m_minValueMap = new Dictionary&lt;Sort,BigInteger&gt;(),</w:t>
      </w:r>
    </w:p>
    <w:p w14:paraId="704183FC" w14:textId="77777777" w:rsidR="0063592A" w:rsidRPr="0063592A" w:rsidRDefault="0063592A" w:rsidP="0063592A">
      <w:pPr>
        <w:pStyle w:val="Code"/>
        <w:rPr>
          <w:highlight w:val="white"/>
        </w:rPr>
      </w:pPr>
      <w:r w:rsidRPr="0063592A">
        <w:rPr>
          <w:highlight w:val="white"/>
        </w:rPr>
        <w:t xml:space="preserve">      m_maxValueMap = new Dictionary&lt;Sort,BigInteger&gt;();</w:t>
      </w:r>
    </w:p>
    <w:p w14:paraId="1C714E17" w14:textId="77777777" w:rsidR="0063592A" w:rsidRPr="0063592A" w:rsidRDefault="0063592A" w:rsidP="0063592A">
      <w:pPr>
        <w:pStyle w:val="Code"/>
        <w:rPr>
          <w:highlight w:val="white"/>
        </w:rPr>
      </w:pPr>
      <w:r w:rsidRPr="0063592A">
        <w:rPr>
          <w:highlight w:val="white"/>
        </w:rPr>
        <w:t xml:space="preserve">    private static IDictionary&lt;Sort,decimal&gt;</w:t>
      </w:r>
    </w:p>
    <w:p w14:paraId="41CD7F6E" w14:textId="77777777" w:rsidR="0063592A" w:rsidRPr="0063592A" w:rsidRDefault="0063592A" w:rsidP="0063592A">
      <w:pPr>
        <w:pStyle w:val="Code"/>
        <w:rPr>
          <w:highlight w:val="white"/>
        </w:rPr>
      </w:pPr>
      <w:r w:rsidRPr="0063592A">
        <w:rPr>
          <w:highlight w:val="white"/>
        </w:rPr>
        <w:t xml:space="preserve">      m_minValueFloatMap = new Dictionary&lt;Sort,decimal&gt;(),</w:t>
      </w:r>
    </w:p>
    <w:p w14:paraId="039E65D9" w14:textId="77777777" w:rsidR="0063592A" w:rsidRPr="0063592A" w:rsidRDefault="0063592A" w:rsidP="0063592A">
      <w:pPr>
        <w:pStyle w:val="Code"/>
        <w:rPr>
          <w:highlight w:val="white"/>
        </w:rPr>
      </w:pPr>
      <w:r w:rsidRPr="0063592A">
        <w:rPr>
          <w:highlight w:val="white"/>
        </w:rPr>
        <w:t xml:space="preserve">      m_maxValueFloatMap = new Dictionary&lt;Sort,decimal&gt;();</w:t>
      </w:r>
    </w:p>
    <w:p w14:paraId="6EB5E2DD" w14:textId="77777777" w:rsidR="0063592A" w:rsidRPr="0063592A" w:rsidRDefault="0063592A" w:rsidP="0063592A">
      <w:pPr>
        <w:pStyle w:val="Code"/>
        <w:rPr>
          <w:highlight w:val="white"/>
        </w:rPr>
      </w:pPr>
      <w:r w:rsidRPr="0063592A">
        <w:rPr>
          <w:highlight w:val="white"/>
        </w:rPr>
        <w:t xml:space="preserve">  </w:t>
      </w:r>
    </w:p>
    <w:p w14:paraId="52CD187E" w14:textId="77777777" w:rsidR="0063592A" w:rsidRPr="0063592A" w:rsidRDefault="0063592A" w:rsidP="0063592A">
      <w:pPr>
        <w:pStyle w:val="Code"/>
        <w:rPr>
          <w:highlight w:val="white"/>
        </w:rPr>
      </w:pPr>
      <w:r w:rsidRPr="0063592A">
        <w:rPr>
          <w:highlight w:val="white"/>
        </w:rPr>
        <w:t xml:space="preserve">    static TypeSize() {</w:t>
      </w:r>
    </w:p>
    <w:p w14:paraId="21317C4E" w14:textId="5BCB14FE" w:rsidR="0063592A" w:rsidRPr="0063592A" w:rsidRDefault="0063592A" w:rsidP="0063592A">
      <w:pPr>
        <w:pStyle w:val="Code"/>
        <w:rPr>
          <w:highlight w:val="white"/>
        </w:rPr>
      </w:pPr>
      <w:r w:rsidRPr="0063592A">
        <w:rPr>
          <w:highlight w:val="white"/>
        </w:rPr>
        <w:t xml:space="preserve">      m_maskMap.Add(1, </w:t>
      </w:r>
      <w:r w:rsidR="00EF0D34">
        <w:rPr>
          <w:highlight w:val="white"/>
        </w:rPr>
        <w:t>BigInteger.Zero</w:t>
      </w:r>
      <w:r w:rsidRPr="0063592A">
        <w:rPr>
          <w:highlight w:val="white"/>
        </w:rPr>
        <w:t>x000000FF);</w:t>
      </w:r>
    </w:p>
    <w:p w14:paraId="027A90B6" w14:textId="76C248DE" w:rsidR="0063592A" w:rsidRPr="0063592A" w:rsidRDefault="0063592A" w:rsidP="0063592A">
      <w:pPr>
        <w:pStyle w:val="Code"/>
        <w:rPr>
          <w:highlight w:val="white"/>
        </w:rPr>
      </w:pPr>
      <w:r w:rsidRPr="0063592A">
        <w:rPr>
          <w:highlight w:val="white"/>
        </w:rPr>
        <w:t xml:space="preserve">      m_maskMap.Add(2, </w:t>
      </w:r>
      <w:r w:rsidR="00EF0D34">
        <w:rPr>
          <w:highlight w:val="white"/>
        </w:rPr>
        <w:t>BigInteger.Zero</w:t>
      </w:r>
      <w:r w:rsidRPr="0063592A">
        <w:rPr>
          <w:highlight w:val="white"/>
        </w:rPr>
        <w:t>x0000FFFF);</w:t>
      </w:r>
    </w:p>
    <w:p w14:paraId="330E3776" w14:textId="3FD7CCBB" w:rsidR="0063592A" w:rsidRPr="0063592A" w:rsidRDefault="0063592A" w:rsidP="0063592A">
      <w:pPr>
        <w:pStyle w:val="Code"/>
        <w:rPr>
          <w:highlight w:val="white"/>
        </w:rPr>
      </w:pPr>
      <w:r w:rsidRPr="0063592A">
        <w:rPr>
          <w:highlight w:val="white"/>
        </w:rPr>
        <w:t xml:space="preserve">      m_maskMap.Add(4, </w:t>
      </w:r>
      <w:r w:rsidR="00EF0D34">
        <w:rPr>
          <w:highlight w:val="white"/>
        </w:rPr>
        <w:t>BigInteger.Zero</w:t>
      </w:r>
      <w:r w:rsidRPr="0063592A">
        <w:rPr>
          <w:highlight w:val="white"/>
        </w:rPr>
        <w:t>xFFFFFFFF);</w:t>
      </w:r>
    </w:p>
    <w:p w14:paraId="43727D31" w14:textId="6FE37B00" w:rsidR="0063592A" w:rsidRPr="0063592A" w:rsidRDefault="00A43DA5" w:rsidP="00A43DA5">
      <w:pPr>
        <w:rPr>
          <w:highlight w:val="white"/>
        </w:rPr>
      </w:pPr>
      <w:r>
        <w:rPr>
          <w:highlight w:val="white"/>
        </w:rPr>
        <w:t xml:space="preserve">The </w:t>
      </w:r>
      <w:r w:rsidR="00401BF0">
        <w:rPr>
          <w:highlight w:val="white"/>
        </w:rPr>
        <w:t>sizes and values of the types depends on whether th</w:t>
      </w:r>
      <w:r w:rsidR="00250D97">
        <w:rPr>
          <w:highlight w:val="white"/>
        </w:rPr>
        <w:t>e</w:t>
      </w:r>
      <w:r w:rsidR="009D0A67">
        <w:rPr>
          <w:highlight w:val="white"/>
        </w:rPr>
        <w:t xml:space="preserve"> compiler generates code for the Linux or Windows environment.</w:t>
      </w:r>
    </w:p>
    <w:p w14:paraId="1A398AAF" w14:textId="77777777" w:rsidR="0063592A" w:rsidRPr="0063592A" w:rsidRDefault="0063592A" w:rsidP="0063592A">
      <w:pPr>
        <w:pStyle w:val="Code"/>
        <w:rPr>
          <w:highlight w:val="white"/>
        </w:rPr>
      </w:pPr>
      <w:r w:rsidRPr="0063592A">
        <w:rPr>
          <w:highlight w:val="white"/>
        </w:rPr>
        <w:t xml:space="preserve">      if (Start.Windows) {</w:t>
      </w:r>
    </w:p>
    <w:p w14:paraId="2C8A12CC" w14:textId="77777777" w:rsidR="0063592A" w:rsidRPr="0063592A" w:rsidRDefault="0063592A" w:rsidP="0063592A">
      <w:pPr>
        <w:pStyle w:val="Code"/>
        <w:rPr>
          <w:highlight w:val="white"/>
        </w:rPr>
      </w:pPr>
      <w:r w:rsidRPr="0063592A">
        <w:rPr>
          <w:highlight w:val="white"/>
        </w:rPr>
        <w:t xml:space="preserve">        PointerSize = 2;</w:t>
      </w:r>
    </w:p>
    <w:p w14:paraId="47FFF0EE" w14:textId="77777777" w:rsidR="0063592A" w:rsidRPr="0063592A" w:rsidRDefault="0063592A" w:rsidP="0063592A">
      <w:pPr>
        <w:pStyle w:val="Code"/>
        <w:rPr>
          <w:highlight w:val="white"/>
        </w:rPr>
      </w:pPr>
      <w:r w:rsidRPr="0063592A">
        <w:rPr>
          <w:highlight w:val="white"/>
        </w:rPr>
        <w:t xml:space="preserve">        SignedIntegerSize = 2;</w:t>
      </w:r>
    </w:p>
    <w:p w14:paraId="40CAA59D" w14:textId="77777777" w:rsidR="0063592A" w:rsidRPr="0063592A" w:rsidRDefault="0063592A" w:rsidP="0063592A">
      <w:pPr>
        <w:pStyle w:val="Code"/>
        <w:rPr>
          <w:highlight w:val="white"/>
        </w:rPr>
      </w:pPr>
    </w:p>
    <w:p w14:paraId="394058FE" w14:textId="77777777" w:rsidR="0063592A" w:rsidRPr="0063592A" w:rsidRDefault="0063592A" w:rsidP="0063592A">
      <w:pPr>
        <w:pStyle w:val="Code"/>
        <w:rPr>
          <w:highlight w:val="white"/>
        </w:rPr>
      </w:pPr>
      <w:r w:rsidRPr="0063592A">
        <w:rPr>
          <w:highlight w:val="white"/>
        </w:rPr>
        <w:t xml:space="preserve">        m_sizeMap.Add(Sort.Void, 0);</w:t>
      </w:r>
    </w:p>
    <w:p w14:paraId="74A2E3C2" w14:textId="77777777" w:rsidR="0063592A" w:rsidRPr="0063592A" w:rsidRDefault="0063592A" w:rsidP="0063592A">
      <w:pPr>
        <w:pStyle w:val="Code"/>
        <w:rPr>
          <w:highlight w:val="white"/>
        </w:rPr>
      </w:pPr>
      <w:r w:rsidRPr="0063592A">
        <w:rPr>
          <w:highlight w:val="white"/>
        </w:rPr>
        <w:t xml:space="preserve">        m_sizeMap.Add(Sort.Function, 0);</w:t>
      </w:r>
    </w:p>
    <w:p w14:paraId="2808815D" w14:textId="77777777" w:rsidR="0063592A" w:rsidRPr="0063592A" w:rsidRDefault="0063592A" w:rsidP="0063592A">
      <w:pPr>
        <w:pStyle w:val="Code"/>
        <w:rPr>
          <w:highlight w:val="white"/>
        </w:rPr>
      </w:pPr>
      <w:r w:rsidRPr="0063592A">
        <w:rPr>
          <w:highlight w:val="white"/>
        </w:rPr>
        <w:t xml:space="preserve">        m_sizeMap.Add(Sort.Logical, 1);</w:t>
      </w:r>
    </w:p>
    <w:p w14:paraId="6957983C" w14:textId="77777777" w:rsidR="0063592A" w:rsidRPr="0063592A" w:rsidRDefault="0063592A" w:rsidP="0063592A">
      <w:pPr>
        <w:pStyle w:val="Code"/>
        <w:rPr>
          <w:highlight w:val="white"/>
        </w:rPr>
      </w:pPr>
      <w:r w:rsidRPr="0063592A">
        <w:rPr>
          <w:highlight w:val="white"/>
        </w:rPr>
        <w:t xml:space="preserve">        m_sizeMap.Add(Sort.Array, 2);</w:t>
      </w:r>
    </w:p>
    <w:p w14:paraId="607832A0" w14:textId="77777777" w:rsidR="0063592A" w:rsidRPr="0063592A" w:rsidRDefault="0063592A" w:rsidP="0063592A">
      <w:pPr>
        <w:pStyle w:val="Code"/>
        <w:rPr>
          <w:highlight w:val="white"/>
        </w:rPr>
      </w:pPr>
      <w:r w:rsidRPr="0063592A">
        <w:rPr>
          <w:highlight w:val="white"/>
        </w:rPr>
        <w:t xml:space="preserve">        m_sizeMap.Add(Sort.Pointer, 2);</w:t>
      </w:r>
    </w:p>
    <w:p w14:paraId="7E3B157D" w14:textId="77777777" w:rsidR="0063592A" w:rsidRPr="0063592A" w:rsidRDefault="0063592A" w:rsidP="0063592A">
      <w:pPr>
        <w:pStyle w:val="Code"/>
        <w:rPr>
          <w:highlight w:val="white"/>
        </w:rPr>
      </w:pPr>
      <w:r w:rsidRPr="0063592A">
        <w:rPr>
          <w:highlight w:val="white"/>
        </w:rPr>
        <w:t xml:space="preserve">        m_sizeMap.Add(Sort.String, 2);</w:t>
      </w:r>
    </w:p>
    <w:p w14:paraId="3BB455CB" w14:textId="77777777" w:rsidR="0063592A" w:rsidRPr="0063592A" w:rsidRDefault="0063592A" w:rsidP="0063592A">
      <w:pPr>
        <w:pStyle w:val="Code"/>
        <w:rPr>
          <w:highlight w:val="white"/>
        </w:rPr>
      </w:pPr>
      <w:r w:rsidRPr="0063592A">
        <w:rPr>
          <w:highlight w:val="white"/>
        </w:rPr>
        <w:t xml:space="preserve">        m_sizeMap.Add(Sort.Signed_Char, 1);</w:t>
      </w:r>
    </w:p>
    <w:p w14:paraId="104C307B" w14:textId="77777777" w:rsidR="0063592A" w:rsidRPr="0063592A" w:rsidRDefault="0063592A" w:rsidP="0063592A">
      <w:pPr>
        <w:pStyle w:val="Code"/>
        <w:rPr>
          <w:highlight w:val="white"/>
        </w:rPr>
      </w:pPr>
      <w:r w:rsidRPr="0063592A">
        <w:rPr>
          <w:highlight w:val="white"/>
        </w:rPr>
        <w:t xml:space="preserve">        m_sizeMap.Add(Sort.Unsigned_Char, 1);</w:t>
      </w:r>
    </w:p>
    <w:p w14:paraId="55EC8918" w14:textId="77777777" w:rsidR="0063592A" w:rsidRPr="0063592A" w:rsidRDefault="0063592A" w:rsidP="0063592A">
      <w:pPr>
        <w:pStyle w:val="Code"/>
        <w:rPr>
          <w:highlight w:val="white"/>
        </w:rPr>
      </w:pPr>
      <w:r w:rsidRPr="0063592A">
        <w:rPr>
          <w:highlight w:val="white"/>
        </w:rPr>
        <w:t xml:space="preserve">        m_sizeMap.Add(Sort.Signed_Short_Int, 1);</w:t>
      </w:r>
    </w:p>
    <w:p w14:paraId="6E543036" w14:textId="77777777" w:rsidR="0063592A" w:rsidRPr="0063592A" w:rsidRDefault="0063592A" w:rsidP="0063592A">
      <w:pPr>
        <w:pStyle w:val="Code"/>
        <w:rPr>
          <w:highlight w:val="white"/>
        </w:rPr>
      </w:pPr>
      <w:r w:rsidRPr="0063592A">
        <w:rPr>
          <w:highlight w:val="white"/>
        </w:rPr>
        <w:t xml:space="preserve">        m_sizeMap.Add(Sort.Unsigned_Short_Int, 1);</w:t>
      </w:r>
    </w:p>
    <w:p w14:paraId="2ECA874C" w14:textId="77777777" w:rsidR="0063592A" w:rsidRPr="0063592A" w:rsidRDefault="0063592A" w:rsidP="0063592A">
      <w:pPr>
        <w:pStyle w:val="Code"/>
        <w:rPr>
          <w:highlight w:val="white"/>
        </w:rPr>
      </w:pPr>
      <w:r w:rsidRPr="0063592A">
        <w:rPr>
          <w:highlight w:val="white"/>
        </w:rPr>
        <w:t xml:space="preserve">        m_sizeMap.Add(Sort.Signed_Int, 2);</w:t>
      </w:r>
    </w:p>
    <w:p w14:paraId="2AB535DE" w14:textId="77777777" w:rsidR="0063592A" w:rsidRPr="0063592A" w:rsidRDefault="0063592A" w:rsidP="0063592A">
      <w:pPr>
        <w:pStyle w:val="Code"/>
        <w:rPr>
          <w:highlight w:val="white"/>
        </w:rPr>
      </w:pPr>
      <w:r w:rsidRPr="0063592A">
        <w:rPr>
          <w:highlight w:val="white"/>
        </w:rPr>
        <w:t xml:space="preserve">        m_sizeMap.Add(Sort.Unsigned_Int, 2);</w:t>
      </w:r>
    </w:p>
    <w:p w14:paraId="04E05587" w14:textId="77777777" w:rsidR="0063592A" w:rsidRPr="0063592A" w:rsidRDefault="0063592A" w:rsidP="0063592A">
      <w:pPr>
        <w:pStyle w:val="Code"/>
        <w:rPr>
          <w:highlight w:val="white"/>
        </w:rPr>
      </w:pPr>
      <w:r w:rsidRPr="0063592A">
        <w:rPr>
          <w:highlight w:val="white"/>
        </w:rPr>
        <w:t xml:space="preserve">        m_sizeMap.Add(Sort.Signed_Long_Int, 4);</w:t>
      </w:r>
    </w:p>
    <w:p w14:paraId="2D3DC149" w14:textId="77777777" w:rsidR="0063592A" w:rsidRPr="0063592A" w:rsidRDefault="0063592A" w:rsidP="0063592A">
      <w:pPr>
        <w:pStyle w:val="Code"/>
        <w:rPr>
          <w:highlight w:val="white"/>
        </w:rPr>
      </w:pPr>
      <w:r w:rsidRPr="0063592A">
        <w:rPr>
          <w:highlight w:val="white"/>
        </w:rPr>
        <w:lastRenderedPageBreak/>
        <w:t xml:space="preserve">        m_sizeMap.Add(Sort.Unsigned_Long_Int, 4);</w:t>
      </w:r>
    </w:p>
    <w:p w14:paraId="352CCB90" w14:textId="77777777" w:rsidR="0063592A" w:rsidRPr="0063592A" w:rsidRDefault="0063592A" w:rsidP="0063592A">
      <w:pPr>
        <w:pStyle w:val="Code"/>
        <w:rPr>
          <w:highlight w:val="white"/>
        </w:rPr>
      </w:pPr>
      <w:r w:rsidRPr="0063592A">
        <w:rPr>
          <w:highlight w:val="white"/>
        </w:rPr>
        <w:t xml:space="preserve">        m_sizeMap.Add(Sort.Float, 4);</w:t>
      </w:r>
    </w:p>
    <w:p w14:paraId="128A1614" w14:textId="77777777" w:rsidR="0063592A" w:rsidRPr="0063592A" w:rsidRDefault="0063592A" w:rsidP="0063592A">
      <w:pPr>
        <w:pStyle w:val="Code"/>
        <w:rPr>
          <w:highlight w:val="white"/>
        </w:rPr>
      </w:pPr>
      <w:r w:rsidRPr="0063592A">
        <w:rPr>
          <w:highlight w:val="white"/>
        </w:rPr>
        <w:t xml:space="preserve">        m_sizeMap.Add(Sort.Double, 8);</w:t>
      </w:r>
    </w:p>
    <w:p w14:paraId="567DAAAC" w14:textId="77777777" w:rsidR="0063592A" w:rsidRPr="0063592A" w:rsidRDefault="0063592A" w:rsidP="0063592A">
      <w:pPr>
        <w:pStyle w:val="Code"/>
        <w:rPr>
          <w:highlight w:val="white"/>
        </w:rPr>
      </w:pPr>
      <w:r w:rsidRPr="0063592A">
        <w:rPr>
          <w:highlight w:val="white"/>
        </w:rPr>
        <w:t xml:space="preserve">        m_sizeMap.Add(Sort.Long_Double, 8);</w:t>
      </w:r>
    </w:p>
    <w:p w14:paraId="2E09652C" w14:textId="77777777" w:rsidR="0063592A" w:rsidRPr="0063592A" w:rsidRDefault="0063592A" w:rsidP="0063592A">
      <w:pPr>
        <w:pStyle w:val="Code"/>
        <w:rPr>
          <w:highlight w:val="white"/>
        </w:rPr>
      </w:pPr>
    </w:p>
    <w:p w14:paraId="397B16E9" w14:textId="77777777" w:rsidR="0063592A" w:rsidRPr="0063592A" w:rsidRDefault="0063592A" w:rsidP="0063592A">
      <w:pPr>
        <w:pStyle w:val="Code"/>
        <w:rPr>
          <w:highlight w:val="white"/>
        </w:rPr>
      </w:pPr>
      <w:r w:rsidRPr="0063592A">
        <w:rPr>
          <w:highlight w:val="white"/>
        </w:rPr>
        <w:t xml:space="preserve">        m_signedMap.Add(1, Type.SignedCharType);</w:t>
      </w:r>
    </w:p>
    <w:p w14:paraId="422ABEE3" w14:textId="77777777" w:rsidR="0063592A" w:rsidRPr="0063592A" w:rsidRDefault="0063592A" w:rsidP="0063592A">
      <w:pPr>
        <w:pStyle w:val="Code"/>
        <w:rPr>
          <w:highlight w:val="white"/>
        </w:rPr>
      </w:pPr>
      <w:r w:rsidRPr="0063592A">
        <w:rPr>
          <w:highlight w:val="white"/>
        </w:rPr>
        <w:t xml:space="preserve">        m_signedMap.Add(2, Type.SignedIntegerType);</w:t>
      </w:r>
    </w:p>
    <w:p w14:paraId="7CE9E6EC" w14:textId="77777777" w:rsidR="0063592A" w:rsidRPr="0063592A" w:rsidRDefault="0063592A" w:rsidP="0063592A">
      <w:pPr>
        <w:pStyle w:val="Code"/>
        <w:rPr>
          <w:highlight w:val="white"/>
        </w:rPr>
      </w:pPr>
      <w:r w:rsidRPr="0063592A">
        <w:rPr>
          <w:highlight w:val="white"/>
        </w:rPr>
        <w:t xml:space="preserve">        m_signedMap.Add(4, Type.SignedLongIntegerType);</w:t>
      </w:r>
    </w:p>
    <w:p w14:paraId="344CF17B" w14:textId="77777777" w:rsidR="0063592A" w:rsidRPr="0063592A" w:rsidRDefault="0063592A" w:rsidP="0063592A">
      <w:pPr>
        <w:pStyle w:val="Code"/>
        <w:rPr>
          <w:highlight w:val="white"/>
        </w:rPr>
      </w:pPr>
    </w:p>
    <w:p w14:paraId="06D8DE5E" w14:textId="77777777" w:rsidR="0063592A" w:rsidRPr="0063592A" w:rsidRDefault="0063592A" w:rsidP="0063592A">
      <w:pPr>
        <w:pStyle w:val="Code"/>
        <w:rPr>
          <w:highlight w:val="white"/>
        </w:rPr>
      </w:pPr>
      <w:r w:rsidRPr="0063592A">
        <w:rPr>
          <w:highlight w:val="white"/>
        </w:rPr>
        <w:t xml:space="preserve">        m_unsignedMap.Add(1, Type.UnsignedCharType);</w:t>
      </w:r>
    </w:p>
    <w:p w14:paraId="48D77817" w14:textId="77777777" w:rsidR="0063592A" w:rsidRPr="0063592A" w:rsidRDefault="0063592A" w:rsidP="0063592A">
      <w:pPr>
        <w:pStyle w:val="Code"/>
        <w:rPr>
          <w:highlight w:val="white"/>
        </w:rPr>
      </w:pPr>
      <w:r w:rsidRPr="0063592A">
        <w:rPr>
          <w:highlight w:val="white"/>
        </w:rPr>
        <w:t xml:space="preserve">        m_unsignedMap.Add(2, Type.UnsignedIntegerType);</w:t>
      </w:r>
    </w:p>
    <w:p w14:paraId="0D26F030" w14:textId="77777777" w:rsidR="0063592A" w:rsidRPr="0063592A" w:rsidRDefault="0063592A" w:rsidP="0063592A">
      <w:pPr>
        <w:pStyle w:val="Code"/>
        <w:rPr>
          <w:highlight w:val="white"/>
        </w:rPr>
      </w:pPr>
      <w:r w:rsidRPr="0063592A">
        <w:rPr>
          <w:highlight w:val="white"/>
        </w:rPr>
        <w:t xml:space="preserve">        m_unsignedMap.Add(4, Type.UnsignedLongIntegerType);</w:t>
      </w:r>
    </w:p>
    <w:p w14:paraId="29D90F25" w14:textId="77777777" w:rsidR="0063592A" w:rsidRPr="0063592A" w:rsidRDefault="0063592A" w:rsidP="0063592A">
      <w:pPr>
        <w:pStyle w:val="Code"/>
        <w:rPr>
          <w:highlight w:val="white"/>
        </w:rPr>
      </w:pPr>
    </w:p>
    <w:p w14:paraId="0726D0A4" w14:textId="77777777" w:rsidR="0063592A" w:rsidRPr="0063592A" w:rsidRDefault="0063592A" w:rsidP="0063592A">
      <w:pPr>
        <w:pStyle w:val="Code"/>
        <w:rPr>
          <w:highlight w:val="white"/>
        </w:rPr>
      </w:pPr>
      <w:r w:rsidRPr="0063592A">
        <w:rPr>
          <w:highlight w:val="white"/>
        </w:rPr>
        <w:t xml:space="preserve">        m_minValueMap.Add(Sort.Logical, 0);</w:t>
      </w:r>
    </w:p>
    <w:p w14:paraId="771EE104" w14:textId="77777777" w:rsidR="0063592A" w:rsidRPr="0063592A" w:rsidRDefault="0063592A" w:rsidP="0063592A">
      <w:pPr>
        <w:pStyle w:val="Code"/>
        <w:rPr>
          <w:highlight w:val="white"/>
        </w:rPr>
      </w:pPr>
      <w:r w:rsidRPr="0063592A">
        <w:rPr>
          <w:highlight w:val="white"/>
        </w:rPr>
        <w:t xml:space="preserve">        m_minValueMap.Add(Sort.Signed_Char, -128);</w:t>
      </w:r>
    </w:p>
    <w:p w14:paraId="76AB548E" w14:textId="77777777" w:rsidR="0063592A" w:rsidRPr="0063592A" w:rsidRDefault="0063592A" w:rsidP="0063592A">
      <w:pPr>
        <w:pStyle w:val="Code"/>
        <w:rPr>
          <w:highlight w:val="white"/>
        </w:rPr>
      </w:pPr>
      <w:r w:rsidRPr="0063592A">
        <w:rPr>
          <w:highlight w:val="white"/>
        </w:rPr>
        <w:t xml:space="preserve">        m_minValueMap.Add(Sort.Unsigned_Char, 0);</w:t>
      </w:r>
    </w:p>
    <w:p w14:paraId="25D7C067" w14:textId="77777777" w:rsidR="0063592A" w:rsidRPr="0063592A" w:rsidRDefault="0063592A" w:rsidP="0063592A">
      <w:pPr>
        <w:pStyle w:val="Code"/>
        <w:rPr>
          <w:highlight w:val="white"/>
        </w:rPr>
      </w:pPr>
      <w:r w:rsidRPr="0063592A">
        <w:rPr>
          <w:highlight w:val="white"/>
        </w:rPr>
        <w:t xml:space="preserve">        m_minValueMap.Add(Sort.Signed_Short_Int, -128);</w:t>
      </w:r>
    </w:p>
    <w:p w14:paraId="60FCE9C9" w14:textId="77777777" w:rsidR="0063592A" w:rsidRPr="0063592A" w:rsidRDefault="0063592A" w:rsidP="0063592A">
      <w:pPr>
        <w:pStyle w:val="Code"/>
        <w:rPr>
          <w:highlight w:val="white"/>
        </w:rPr>
      </w:pPr>
      <w:r w:rsidRPr="0063592A">
        <w:rPr>
          <w:highlight w:val="white"/>
        </w:rPr>
        <w:t xml:space="preserve">        m_minValueMap.Add(Sort.Unsigned_Short_Int, 0);</w:t>
      </w:r>
    </w:p>
    <w:p w14:paraId="61A1B0F7" w14:textId="77777777" w:rsidR="0063592A" w:rsidRPr="0063592A" w:rsidRDefault="0063592A" w:rsidP="0063592A">
      <w:pPr>
        <w:pStyle w:val="Code"/>
        <w:rPr>
          <w:highlight w:val="white"/>
        </w:rPr>
      </w:pPr>
      <w:r w:rsidRPr="0063592A">
        <w:rPr>
          <w:highlight w:val="white"/>
        </w:rPr>
        <w:t xml:space="preserve">        m_minValueMap.Add(Sort.Signed_Int, -32768);</w:t>
      </w:r>
    </w:p>
    <w:p w14:paraId="130ED19E" w14:textId="77777777" w:rsidR="0063592A" w:rsidRPr="0063592A" w:rsidRDefault="0063592A" w:rsidP="0063592A">
      <w:pPr>
        <w:pStyle w:val="Code"/>
        <w:rPr>
          <w:highlight w:val="white"/>
        </w:rPr>
      </w:pPr>
      <w:r w:rsidRPr="0063592A">
        <w:rPr>
          <w:highlight w:val="white"/>
        </w:rPr>
        <w:t xml:space="preserve">        m_minValueMap.Add(Sort.Unsigned_Int, 0);</w:t>
      </w:r>
    </w:p>
    <w:p w14:paraId="3A8C64BA" w14:textId="77777777" w:rsidR="0063592A" w:rsidRPr="0063592A" w:rsidRDefault="0063592A" w:rsidP="0063592A">
      <w:pPr>
        <w:pStyle w:val="Code"/>
        <w:rPr>
          <w:highlight w:val="white"/>
        </w:rPr>
      </w:pPr>
      <w:r w:rsidRPr="0063592A">
        <w:rPr>
          <w:highlight w:val="white"/>
        </w:rPr>
        <w:t xml:space="preserve">        m_minValueMap.Add(Sort.Array, 0);</w:t>
      </w:r>
    </w:p>
    <w:p w14:paraId="3701149A" w14:textId="77777777" w:rsidR="0063592A" w:rsidRPr="0063592A" w:rsidRDefault="0063592A" w:rsidP="0063592A">
      <w:pPr>
        <w:pStyle w:val="Code"/>
        <w:rPr>
          <w:highlight w:val="white"/>
        </w:rPr>
      </w:pPr>
      <w:r w:rsidRPr="0063592A">
        <w:rPr>
          <w:highlight w:val="white"/>
        </w:rPr>
        <w:t xml:space="preserve">        m_minValueMap.Add(Sort.Pointer, 0);</w:t>
      </w:r>
    </w:p>
    <w:p w14:paraId="3F803A67" w14:textId="77777777" w:rsidR="0063592A" w:rsidRPr="0063592A" w:rsidRDefault="0063592A" w:rsidP="0063592A">
      <w:pPr>
        <w:pStyle w:val="Code"/>
        <w:rPr>
          <w:highlight w:val="white"/>
        </w:rPr>
      </w:pPr>
      <w:r w:rsidRPr="0063592A">
        <w:rPr>
          <w:highlight w:val="white"/>
        </w:rPr>
        <w:t xml:space="preserve">        m_minValueMap.Add(Sort.Signed_Long_Int, -2147483648);</w:t>
      </w:r>
    </w:p>
    <w:p w14:paraId="354D4ED2" w14:textId="77777777" w:rsidR="0063592A" w:rsidRPr="0063592A" w:rsidRDefault="0063592A" w:rsidP="0063592A">
      <w:pPr>
        <w:pStyle w:val="Code"/>
        <w:rPr>
          <w:highlight w:val="white"/>
        </w:rPr>
      </w:pPr>
      <w:r w:rsidRPr="0063592A">
        <w:rPr>
          <w:highlight w:val="white"/>
        </w:rPr>
        <w:t xml:space="preserve">        m_minValueMap.Add(Sort.Unsigned_Long_Int, 0);</w:t>
      </w:r>
    </w:p>
    <w:p w14:paraId="71D59A1D" w14:textId="77777777" w:rsidR="0063592A" w:rsidRPr="0063592A" w:rsidRDefault="0063592A" w:rsidP="0063592A">
      <w:pPr>
        <w:pStyle w:val="Code"/>
        <w:rPr>
          <w:highlight w:val="white"/>
        </w:rPr>
      </w:pPr>
    </w:p>
    <w:p w14:paraId="2A8643D8" w14:textId="77777777" w:rsidR="0063592A" w:rsidRPr="0063592A" w:rsidRDefault="0063592A" w:rsidP="0063592A">
      <w:pPr>
        <w:pStyle w:val="Code"/>
        <w:rPr>
          <w:highlight w:val="white"/>
        </w:rPr>
      </w:pPr>
      <w:r w:rsidRPr="0063592A">
        <w:rPr>
          <w:highlight w:val="white"/>
        </w:rPr>
        <w:t xml:space="preserve">        m_maxValueMap.Add(Sort.Logical, 1);</w:t>
      </w:r>
    </w:p>
    <w:p w14:paraId="7BE5924D" w14:textId="77777777" w:rsidR="0063592A" w:rsidRPr="0063592A" w:rsidRDefault="0063592A" w:rsidP="0063592A">
      <w:pPr>
        <w:pStyle w:val="Code"/>
        <w:rPr>
          <w:highlight w:val="white"/>
        </w:rPr>
      </w:pPr>
      <w:r w:rsidRPr="0063592A">
        <w:rPr>
          <w:highlight w:val="white"/>
        </w:rPr>
        <w:t xml:space="preserve">        m_maxValueMap.Add(Sort.Signed_Char, 127);</w:t>
      </w:r>
    </w:p>
    <w:p w14:paraId="312A9633" w14:textId="77777777" w:rsidR="0063592A" w:rsidRPr="0063592A" w:rsidRDefault="0063592A" w:rsidP="0063592A">
      <w:pPr>
        <w:pStyle w:val="Code"/>
        <w:rPr>
          <w:highlight w:val="white"/>
        </w:rPr>
      </w:pPr>
      <w:r w:rsidRPr="0063592A">
        <w:rPr>
          <w:highlight w:val="white"/>
        </w:rPr>
        <w:t xml:space="preserve">        m_maxValueMap.Add(Sort.Unsigned_Char, 255);</w:t>
      </w:r>
    </w:p>
    <w:p w14:paraId="49D0F0AD" w14:textId="77777777" w:rsidR="0063592A" w:rsidRPr="0063592A" w:rsidRDefault="0063592A" w:rsidP="0063592A">
      <w:pPr>
        <w:pStyle w:val="Code"/>
        <w:rPr>
          <w:highlight w:val="white"/>
        </w:rPr>
      </w:pPr>
      <w:r w:rsidRPr="0063592A">
        <w:rPr>
          <w:highlight w:val="white"/>
        </w:rPr>
        <w:t xml:space="preserve">        m_maxValueMap.Add(Sort.Signed_Short_Int, 127);</w:t>
      </w:r>
    </w:p>
    <w:p w14:paraId="6FAE07FE" w14:textId="77777777" w:rsidR="0063592A" w:rsidRPr="0063592A" w:rsidRDefault="0063592A" w:rsidP="0063592A">
      <w:pPr>
        <w:pStyle w:val="Code"/>
        <w:rPr>
          <w:highlight w:val="white"/>
        </w:rPr>
      </w:pPr>
      <w:r w:rsidRPr="0063592A">
        <w:rPr>
          <w:highlight w:val="white"/>
        </w:rPr>
        <w:t xml:space="preserve">        m_maxValueMap.Add(Sort.Unsigned_Short_Int, 255);</w:t>
      </w:r>
    </w:p>
    <w:p w14:paraId="027591BD" w14:textId="77777777" w:rsidR="0063592A" w:rsidRPr="0063592A" w:rsidRDefault="0063592A" w:rsidP="0063592A">
      <w:pPr>
        <w:pStyle w:val="Code"/>
        <w:rPr>
          <w:highlight w:val="white"/>
        </w:rPr>
      </w:pPr>
      <w:r w:rsidRPr="0063592A">
        <w:rPr>
          <w:highlight w:val="white"/>
        </w:rPr>
        <w:t xml:space="preserve">        m_maxValueMap.Add(Sort.Signed_Int, 32767);</w:t>
      </w:r>
    </w:p>
    <w:p w14:paraId="7364B9E0" w14:textId="77777777" w:rsidR="0063592A" w:rsidRPr="0063592A" w:rsidRDefault="0063592A" w:rsidP="0063592A">
      <w:pPr>
        <w:pStyle w:val="Code"/>
        <w:rPr>
          <w:highlight w:val="white"/>
        </w:rPr>
      </w:pPr>
      <w:r w:rsidRPr="0063592A">
        <w:rPr>
          <w:highlight w:val="white"/>
        </w:rPr>
        <w:t xml:space="preserve">        m_maxValueMap.Add(Sort.Unsigned_Int, 65535);</w:t>
      </w:r>
    </w:p>
    <w:p w14:paraId="7A3BCBBF" w14:textId="77777777" w:rsidR="0063592A" w:rsidRPr="0063592A" w:rsidRDefault="0063592A" w:rsidP="0063592A">
      <w:pPr>
        <w:pStyle w:val="Code"/>
        <w:rPr>
          <w:highlight w:val="white"/>
        </w:rPr>
      </w:pPr>
      <w:r w:rsidRPr="0063592A">
        <w:rPr>
          <w:highlight w:val="white"/>
        </w:rPr>
        <w:t xml:space="preserve">        m_maxValueMap.Add(Sort.Array, 65535);</w:t>
      </w:r>
    </w:p>
    <w:p w14:paraId="63045B97" w14:textId="77777777" w:rsidR="0063592A" w:rsidRPr="0063592A" w:rsidRDefault="0063592A" w:rsidP="0063592A">
      <w:pPr>
        <w:pStyle w:val="Code"/>
        <w:rPr>
          <w:highlight w:val="white"/>
        </w:rPr>
      </w:pPr>
      <w:r w:rsidRPr="0063592A">
        <w:rPr>
          <w:highlight w:val="white"/>
        </w:rPr>
        <w:t xml:space="preserve">        m_maxValueMap.Add(Sort.Pointer, 65535);</w:t>
      </w:r>
    </w:p>
    <w:p w14:paraId="393A9DC7" w14:textId="77777777" w:rsidR="0063592A" w:rsidRPr="0063592A" w:rsidRDefault="0063592A" w:rsidP="0063592A">
      <w:pPr>
        <w:pStyle w:val="Code"/>
        <w:rPr>
          <w:highlight w:val="white"/>
        </w:rPr>
      </w:pPr>
      <w:r w:rsidRPr="0063592A">
        <w:rPr>
          <w:highlight w:val="white"/>
        </w:rPr>
        <w:t xml:space="preserve">        m_maxValueMap.Add(Sort.Signed_Long_Int, 2147483647);</w:t>
      </w:r>
    </w:p>
    <w:p w14:paraId="18C3A0AE" w14:textId="77777777" w:rsidR="0063592A" w:rsidRPr="0063592A" w:rsidRDefault="0063592A" w:rsidP="0063592A">
      <w:pPr>
        <w:pStyle w:val="Code"/>
        <w:rPr>
          <w:highlight w:val="white"/>
        </w:rPr>
      </w:pPr>
      <w:r w:rsidRPr="0063592A">
        <w:rPr>
          <w:highlight w:val="white"/>
        </w:rPr>
        <w:t xml:space="preserve">        m_maxValueMap.Add(Sort.Unsigned_Long_Int, 4294967295);</w:t>
      </w:r>
    </w:p>
    <w:p w14:paraId="23F7EE55" w14:textId="77777777" w:rsidR="0063592A" w:rsidRPr="0063592A" w:rsidRDefault="0063592A" w:rsidP="0063592A">
      <w:pPr>
        <w:pStyle w:val="Code"/>
        <w:rPr>
          <w:highlight w:val="white"/>
        </w:rPr>
      </w:pPr>
    </w:p>
    <w:p w14:paraId="797EF26A" w14:textId="77777777" w:rsidR="0063592A" w:rsidRPr="0063592A" w:rsidRDefault="0063592A" w:rsidP="0063592A">
      <w:pPr>
        <w:pStyle w:val="Code"/>
        <w:rPr>
          <w:highlight w:val="white"/>
        </w:rPr>
      </w:pPr>
      <w:r w:rsidRPr="0063592A">
        <w:rPr>
          <w:highlight w:val="white"/>
        </w:rPr>
        <w:t xml:space="preserve">        /*m_minValueFloatMap.Add(Sort.Float, decimal.</w:t>
      </w:r>
    </w:p>
    <w:p w14:paraId="1626CDE9" w14:textId="77777777" w:rsidR="0063592A" w:rsidRPr="0063592A" w:rsidRDefault="0063592A" w:rsidP="0063592A">
      <w:pPr>
        <w:pStyle w:val="Code"/>
        <w:rPr>
          <w:highlight w:val="white"/>
        </w:rPr>
      </w:pPr>
      <w:r w:rsidRPr="0063592A">
        <w:rPr>
          <w:highlight w:val="white"/>
        </w:rPr>
        <w:t xml:space="preserve">                                 Parse("1.2E-38", NumberStyles.Float));</w:t>
      </w:r>
    </w:p>
    <w:p w14:paraId="69B631CB" w14:textId="77777777" w:rsidR="0063592A" w:rsidRPr="0063592A" w:rsidRDefault="0063592A" w:rsidP="0063592A">
      <w:pPr>
        <w:pStyle w:val="Code"/>
        <w:rPr>
          <w:highlight w:val="white"/>
        </w:rPr>
      </w:pPr>
      <w:r w:rsidRPr="0063592A">
        <w:rPr>
          <w:highlight w:val="white"/>
        </w:rPr>
        <w:t xml:space="preserve">        m_minValueFloatMap.Add(Sort.Double, decimal.</w:t>
      </w:r>
    </w:p>
    <w:p w14:paraId="0DA123E6" w14:textId="77777777" w:rsidR="0063592A" w:rsidRPr="0063592A" w:rsidRDefault="0063592A" w:rsidP="0063592A">
      <w:pPr>
        <w:pStyle w:val="Code"/>
        <w:rPr>
          <w:highlight w:val="white"/>
        </w:rPr>
      </w:pPr>
      <w:r w:rsidRPr="0063592A">
        <w:rPr>
          <w:highlight w:val="white"/>
        </w:rPr>
        <w:t xml:space="preserve">                               Parse("2.3E-308", NumberStyles.Float));</w:t>
      </w:r>
    </w:p>
    <w:p w14:paraId="79EAD849"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41786F64" w14:textId="77777777" w:rsidR="0063592A" w:rsidRPr="0063592A" w:rsidRDefault="0063592A" w:rsidP="0063592A">
      <w:pPr>
        <w:pStyle w:val="Code"/>
        <w:rPr>
          <w:highlight w:val="white"/>
        </w:rPr>
      </w:pPr>
      <w:r w:rsidRPr="0063592A">
        <w:rPr>
          <w:highlight w:val="white"/>
        </w:rPr>
        <w:t xml:space="preserve">                               Parse("2.3E-308", NumberStyles.Float));</w:t>
      </w:r>
    </w:p>
    <w:p w14:paraId="4456275E" w14:textId="77777777" w:rsidR="0063592A" w:rsidRPr="0063592A" w:rsidRDefault="0063592A" w:rsidP="0063592A">
      <w:pPr>
        <w:pStyle w:val="Code"/>
        <w:rPr>
          <w:highlight w:val="white"/>
        </w:rPr>
      </w:pPr>
    </w:p>
    <w:p w14:paraId="38312B66" w14:textId="77777777" w:rsidR="0063592A" w:rsidRPr="0063592A" w:rsidRDefault="0063592A" w:rsidP="0063592A">
      <w:pPr>
        <w:pStyle w:val="Code"/>
        <w:rPr>
          <w:highlight w:val="white"/>
        </w:rPr>
      </w:pPr>
      <w:r w:rsidRPr="0063592A">
        <w:rPr>
          <w:highlight w:val="white"/>
        </w:rPr>
        <w:t xml:space="preserve">        m_maxValueFloatMap.Add(Sort.Float, decimal.</w:t>
      </w:r>
    </w:p>
    <w:p w14:paraId="515AB142" w14:textId="77777777" w:rsidR="0063592A" w:rsidRPr="0063592A" w:rsidRDefault="0063592A" w:rsidP="0063592A">
      <w:pPr>
        <w:pStyle w:val="Code"/>
        <w:rPr>
          <w:highlight w:val="white"/>
        </w:rPr>
      </w:pPr>
      <w:r w:rsidRPr="0063592A">
        <w:rPr>
          <w:highlight w:val="white"/>
        </w:rPr>
        <w:t xml:space="preserve">                               Parse("3.4E+38", NumberStyles.Float));</w:t>
      </w:r>
    </w:p>
    <w:p w14:paraId="1F4F1C93" w14:textId="77777777" w:rsidR="0063592A" w:rsidRPr="0063592A" w:rsidRDefault="0063592A" w:rsidP="0063592A">
      <w:pPr>
        <w:pStyle w:val="Code"/>
        <w:rPr>
          <w:highlight w:val="white"/>
        </w:rPr>
      </w:pPr>
      <w:r w:rsidRPr="0063592A">
        <w:rPr>
          <w:highlight w:val="white"/>
        </w:rPr>
        <w:t xml:space="preserve">        m_maxValueFloatMap.Add(Sort.Double, decimal.</w:t>
      </w:r>
    </w:p>
    <w:p w14:paraId="390806F3" w14:textId="77777777" w:rsidR="0063592A" w:rsidRPr="0063592A" w:rsidRDefault="0063592A" w:rsidP="0063592A">
      <w:pPr>
        <w:pStyle w:val="Code"/>
        <w:rPr>
          <w:highlight w:val="white"/>
        </w:rPr>
      </w:pPr>
      <w:r w:rsidRPr="0063592A">
        <w:rPr>
          <w:highlight w:val="white"/>
        </w:rPr>
        <w:t xml:space="preserve">                               Parse("1.7E+308", NumberStyles.Float));</w:t>
      </w:r>
    </w:p>
    <w:p w14:paraId="03FF6010" w14:textId="77777777" w:rsidR="0063592A" w:rsidRPr="0063592A" w:rsidRDefault="0063592A" w:rsidP="0063592A">
      <w:pPr>
        <w:pStyle w:val="Code"/>
        <w:rPr>
          <w:highlight w:val="white"/>
        </w:rPr>
      </w:pPr>
      <w:r w:rsidRPr="0063592A">
        <w:rPr>
          <w:highlight w:val="white"/>
        </w:rPr>
        <w:t xml:space="preserve">        m_maxValueFloatMap.Add(Sort.Long_Double, decimal.</w:t>
      </w:r>
    </w:p>
    <w:p w14:paraId="7714F9BC" w14:textId="77777777" w:rsidR="0063592A" w:rsidRPr="0063592A" w:rsidRDefault="0063592A" w:rsidP="0063592A">
      <w:pPr>
        <w:pStyle w:val="Code"/>
        <w:rPr>
          <w:highlight w:val="white"/>
        </w:rPr>
      </w:pPr>
      <w:r w:rsidRPr="0063592A">
        <w:rPr>
          <w:highlight w:val="white"/>
        </w:rPr>
        <w:t xml:space="preserve">                               Parse("1.7E+308", NumberStyles.Float));*/</w:t>
      </w:r>
    </w:p>
    <w:p w14:paraId="7ABD9CC7" w14:textId="77777777" w:rsidR="0063592A" w:rsidRPr="0063592A" w:rsidRDefault="0063592A" w:rsidP="0063592A">
      <w:pPr>
        <w:pStyle w:val="Code"/>
        <w:rPr>
          <w:highlight w:val="white"/>
        </w:rPr>
      </w:pPr>
    </w:p>
    <w:p w14:paraId="57346551" w14:textId="77777777" w:rsidR="0063592A" w:rsidRPr="0063592A" w:rsidRDefault="0063592A" w:rsidP="0063592A">
      <w:pPr>
        <w:pStyle w:val="Code"/>
        <w:rPr>
          <w:highlight w:val="white"/>
        </w:rPr>
      </w:pPr>
      <w:r w:rsidRPr="0063592A">
        <w:rPr>
          <w:highlight w:val="white"/>
        </w:rPr>
        <w:t xml:space="preserve">        /*m_maskMap.Add(Sort.Unsigned_Char, 0x00000000000000FF);</w:t>
      </w:r>
    </w:p>
    <w:p w14:paraId="101FCB57" w14:textId="77777777" w:rsidR="0063592A" w:rsidRPr="0063592A" w:rsidRDefault="0063592A" w:rsidP="0063592A">
      <w:pPr>
        <w:pStyle w:val="Code"/>
        <w:rPr>
          <w:highlight w:val="white"/>
        </w:rPr>
      </w:pPr>
      <w:r w:rsidRPr="0063592A">
        <w:rPr>
          <w:highlight w:val="white"/>
        </w:rPr>
        <w:t xml:space="preserve">        m_maskMap.Add(Sort.Unsigned_Short_Int, 0x00000000000000FF);</w:t>
      </w:r>
    </w:p>
    <w:p w14:paraId="2EC88633" w14:textId="77777777" w:rsidR="0063592A" w:rsidRPr="0063592A" w:rsidRDefault="0063592A" w:rsidP="0063592A">
      <w:pPr>
        <w:pStyle w:val="Code"/>
        <w:rPr>
          <w:highlight w:val="white"/>
        </w:rPr>
      </w:pPr>
      <w:r w:rsidRPr="0063592A">
        <w:rPr>
          <w:highlight w:val="white"/>
        </w:rPr>
        <w:t xml:space="preserve">        m_maskMap.Add(Sort.Unsigned_Int, 0x000000000000FFFF);</w:t>
      </w:r>
    </w:p>
    <w:p w14:paraId="5DD111D7" w14:textId="77777777" w:rsidR="0063592A" w:rsidRPr="0063592A" w:rsidRDefault="0063592A" w:rsidP="0063592A">
      <w:pPr>
        <w:pStyle w:val="Code"/>
        <w:rPr>
          <w:highlight w:val="white"/>
        </w:rPr>
      </w:pPr>
      <w:r w:rsidRPr="0063592A">
        <w:rPr>
          <w:highlight w:val="white"/>
        </w:rPr>
        <w:t xml:space="preserve">        m_maskMap.Add(Sort.Unsigned_Long_Int, 0x00000000FFFFFFFF);*/</w:t>
      </w:r>
    </w:p>
    <w:p w14:paraId="38A6519A" w14:textId="77777777" w:rsidR="0063592A" w:rsidRPr="0063592A" w:rsidRDefault="0063592A" w:rsidP="0063592A">
      <w:pPr>
        <w:pStyle w:val="Code"/>
        <w:rPr>
          <w:highlight w:val="white"/>
        </w:rPr>
      </w:pPr>
      <w:r w:rsidRPr="0063592A">
        <w:rPr>
          <w:highlight w:val="white"/>
        </w:rPr>
        <w:t xml:space="preserve">      }</w:t>
      </w:r>
    </w:p>
    <w:p w14:paraId="5F955B62" w14:textId="77777777" w:rsidR="0063592A" w:rsidRPr="0063592A" w:rsidRDefault="0063592A" w:rsidP="0063592A">
      <w:pPr>
        <w:pStyle w:val="Code"/>
        <w:rPr>
          <w:highlight w:val="white"/>
        </w:rPr>
      </w:pPr>
      <w:r w:rsidRPr="0063592A">
        <w:rPr>
          <w:highlight w:val="white"/>
        </w:rPr>
        <w:t xml:space="preserve">      </w:t>
      </w:r>
    </w:p>
    <w:p w14:paraId="7FDFA1A7" w14:textId="77777777" w:rsidR="0063592A" w:rsidRPr="0063592A" w:rsidRDefault="0063592A" w:rsidP="0063592A">
      <w:pPr>
        <w:pStyle w:val="Code"/>
        <w:rPr>
          <w:highlight w:val="white"/>
        </w:rPr>
      </w:pPr>
      <w:r w:rsidRPr="0063592A">
        <w:rPr>
          <w:highlight w:val="white"/>
        </w:rPr>
        <w:lastRenderedPageBreak/>
        <w:t xml:space="preserve">      if (Start.Linux) {</w:t>
      </w:r>
    </w:p>
    <w:p w14:paraId="414988D1" w14:textId="77777777" w:rsidR="0063592A" w:rsidRPr="0063592A" w:rsidRDefault="0063592A" w:rsidP="0063592A">
      <w:pPr>
        <w:pStyle w:val="Code"/>
        <w:rPr>
          <w:highlight w:val="white"/>
        </w:rPr>
      </w:pPr>
      <w:r w:rsidRPr="0063592A">
        <w:rPr>
          <w:highlight w:val="white"/>
        </w:rPr>
        <w:t xml:space="preserve">        PointerSize = 8;</w:t>
      </w:r>
    </w:p>
    <w:p w14:paraId="3D128B39" w14:textId="77777777" w:rsidR="0063592A" w:rsidRPr="0063592A" w:rsidRDefault="0063592A" w:rsidP="0063592A">
      <w:pPr>
        <w:pStyle w:val="Code"/>
        <w:rPr>
          <w:highlight w:val="white"/>
        </w:rPr>
      </w:pPr>
      <w:r w:rsidRPr="0063592A">
        <w:rPr>
          <w:highlight w:val="white"/>
        </w:rPr>
        <w:t xml:space="preserve">        SignedIntegerSize = 4;</w:t>
      </w:r>
    </w:p>
    <w:p w14:paraId="0B73E69F" w14:textId="77777777" w:rsidR="0063592A" w:rsidRPr="0063592A" w:rsidRDefault="0063592A" w:rsidP="0063592A">
      <w:pPr>
        <w:pStyle w:val="Code"/>
        <w:rPr>
          <w:highlight w:val="white"/>
        </w:rPr>
      </w:pPr>
    </w:p>
    <w:p w14:paraId="78631E3A" w14:textId="77777777" w:rsidR="0063592A" w:rsidRPr="0063592A" w:rsidRDefault="0063592A" w:rsidP="0063592A">
      <w:pPr>
        <w:pStyle w:val="Code"/>
        <w:rPr>
          <w:highlight w:val="white"/>
        </w:rPr>
      </w:pPr>
      <w:r w:rsidRPr="0063592A">
        <w:rPr>
          <w:highlight w:val="white"/>
        </w:rPr>
        <w:t xml:space="preserve">        m_sizeMap.Add(Sort.Void, 0);</w:t>
      </w:r>
    </w:p>
    <w:p w14:paraId="0D8B8751" w14:textId="77777777" w:rsidR="0063592A" w:rsidRPr="0063592A" w:rsidRDefault="0063592A" w:rsidP="0063592A">
      <w:pPr>
        <w:pStyle w:val="Code"/>
        <w:rPr>
          <w:highlight w:val="white"/>
        </w:rPr>
      </w:pPr>
      <w:r w:rsidRPr="0063592A">
        <w:rPr>
          <w:highlight w:val="white"/>
        </w:rPr>
        <w:t xml:space="preserve">        m_sizeMap.Add(Sort.Function, 0);</w:t>
      </w:r>
    </w:p>
    <w:p w14:paraId="3CD2E5CC" w14:textId="77777777" w:rsidR="0063592A" w:rsidRPr="0063592A" w:rsidRDefault="0063592A" w:rsidP="0063592A">
      <w:pPr>
        <w:pStyle w:val="Code"/>
        <w:rPr>
          <w:highlight w:val="white"/>
        </w:rPr>
      </w:pPr>
      <w:r w:rsidRPr="0063592A">
        <w:rPr>
          <w:highlight w:val="white"/>
        </w:rPr>
        <w:t xml:space="preserve">        m_sizeMap.Add(Sort.Logical, 1);</w:t>
      </w:r>
    </w:p>
    <w:p w14:paraId="01C6A5DE" w14:textId="77777777" w:rsidR="0063592A" w:rsidRPr="0063592A" w:rsidRDefault="0063592A" w:rsidP="0063592A">
      <w:pPr>
        <w:pStyle w:val="Code"/>
        <w:rPr>
          <w:highlight w:val="white"/>
        </w:rPr>
      </w:pPr>
      <w:r w:rsidRPr="0063592A">
        <w:rPr>
          <w:highlight w:val="white"/>
        </w:rPr>
        <w:t xml:space="preserve">        m_sizeMap.Add(Sort.Pointer, 8);</w:t>
      </w:r>
    </w:p>
    <w:p w14:paraId="3CD5F88F" w14:textId="77777777" w:rsidR="0063592A" w:rsidRPr="0063592A" w:rsidRDefault="0063592A" w:rsidP="0063592A">
      <w:pPr>
        <w:pStyle w:val="Code"/>
        <w:rPr>
          <w:highlight w:val="white"/>
        </w:rPr>
      </w:pPr>
      <w:r w:rsidRPr="0063592A">
        <w:rPr>
          <w:highlight w:val="white"/>
        </w:rPr>
        <w:t xml:space="preserve">        m_sizeMap.Add(Sort.Array, 8);</w:t>
      </w:r>
    </w:p>
    <w:p w14:paraId="77AD67A8" w14:textId="77777777" w:rsidR="0063592A" w:rsidRPr="0063592A" w:rsidRDefault="0063592A" w:rsidP="0063592A">
      <w:pPr>
        <w:pStyle w:val="Code"/>
        <w:rPr>
          <w:highlight w:val="white"/>
        </w:rPr>
      </w:pPr>
      <w:r w:rsidRPr="0063592A">
        <w:rPr>
          <w:highlight w:val="white"/>
        </w:rPr>
        <w:t xml:space="preserve">        m_sizeMap.Add(Sort.String, 4);</w:t>
      </w:r>
    </w:p>
    <w:p w14:paraId="526E837A" w14:textId="77777777" w:rsidR="0063592A" w:rsidRPr="0063592A" w:rsidRDefault="0063592A" w:rsidP="0063592A">
      <w:pPr>
        <w:pStyle w:val="Code"/>
        <w:rPr>
          <w:highlight w:val="white"/>
        </w:rPr>
      </w:pPr>
      <w:r w:rsidRPr="0063592A">
        <w:rPr>
          <w:highlight w:val="white"/>
        </w:rPr>
        <w:t xml:space="preserve">        m_sizeMap.Add(Sort.Signed_Char, 1);</w:t>
      </w:r>
    </w:p>
    <w:p w14:paraId="74B6CB70" w14:textId="77777777" w:rsidR="0063592A" w:rsidRPr="0063592A" w:rsidRDefault="0063592A" w:rsidP="0063592A">
      <w:pPr>
        <w:pStyle w:val="Code"/>
        <w:rPr>
          <w:highlight w:val="white"/>
        </w:rPr>
      </w:pPr>
      <w:r w:rsidRPr="0063592A">
        <w:rPr>
          <w:highlight w:val="white"/>
        </w:rPr>
        <w:t xml:space="preserve">        m_sizeMap.Add(Sort.Unsigned_Char, 1);</w:t>
      </w:r>
    </w:p>
    <w:p w14:paraId="23A78C03" w14:textId="77777777" w:rsidR="0063592A" w:rsidRPr="0063592A" w:rsidRDefault="0063592A" w:rsidP="0063592A">
      <w:pPr>
        <w:pStyle w:val="Code"/>
        <w:rPr>
          <w:highlight w:val="white"/>
        </w:rPr>
      </w:pPr>
      <w:r w:rsidRPr="0063592A">
        <w:rPr>
          <w:highlight w:val="white"/>
        </w:rPr>
        <w:t xml:space="preserve">        m_sizeMap.Add(Sort.Signed_Short_Int, 2);</w:t>
      </w:r>
    </w:p>
    <w:p w14:paraId="6DB32089" w14:textId="77777777" w:rsidR="0063592A" w:rsidRPr="0063592A" w:rsidRDefault="0063592A" w:rsidP="0063592A">
      <w:pPr>
        <w:pStyle w:val="Code"/>
        <w:rPr>
          <w:highlight w:val="white"/>
        </w:rPr>
      </w:pPr>
      <w:r w:rsidRPr="0063592A">
        <w:rPr>
          <w:highlight w:val="white"/>
        </w:rPr>
        <w:t xml:space="preserve">        m_sizeMap.Add(Sort.Unsigned_Short_Int, 2);</w:t>
      </w:r>
    </w:p>
    <w:p w14:paraId="0BF4129F" w14:textId="77777777" w:rsidR="0063592A" w:rsidRPr="0063592A" w:rsidRDefault="0063592A" w:rsidP="0063592A">
      <w:pPr>
        <w:pStyle w:val="Code"/>
        <w:rPr>
          <w:highlight w:val="white"/>
        </w:rPr>
      </w:pPr>
      <w:r w:rsidRPr="0063592A">
        <w:rPr>
          <w:highlight w:val="white"/>
        </w:rPr>
        <w:t xml:space="preserve">        m_sizeMap.Add(Sort.Signed_Int, 4);</w:t>
      </w:r>
    </w:p>
    <w:p w14:paraId="2D7B1223" w14:textId="77777777" w:rsidR="0063592A" w:rsidRPr="0063592A" w:rsidRDefault="0063592A" w:rsidP="0063592A">
      <w:pPr>
        <w:pStyle w:val="Code"/>
        <w:rPr>
          <w:highlight w:val="white"/>
        </w:rPr>
      </w:pPr>
      <w:r w:rsidRPr="0063592A">
        <w:rPr>
          <w:highlight w:val="white"/>
        </w:rPr>
        <w:t xml:space="preserve">        m_sizeMap.Add(Sort.Unsigned_Int, 4);</w:t>
      </w:r>
    </w:p>
    <w:p w14:paraId="6573A147" w14:textId="77777777" w:rsidR="0063592A" w:rsidRPr="0063592A" w:rsidRDefault="0063592A" w:rsidP="0063592A">
      <w:pPr>
        <w:pStyle w:val="Code"/>
        <w:rPr>
          <w:highlight w:val="white"/>
        </w:rPr>
      </w:pPr>
      <w:r w:rsidRPr="0063592A">
        <w:rPr>
          <w:highlight w:val="white"/>
        </w:rPr>
        <w:t xml:space="preserve">        m_sizeMap.Add(Sort.Signed_Long_Int, 8);</w:t>
      </w:r>
    </w:p>
    <w:p w14:paraId="1FFF1575" w14:textId="77777777" w:rsidR="0063592A" w:rsidRPr="0063592A" w:rsidRDefault="0063592A" w:rsidP="0063592A">
      <w:pPr>
        <w:pStyle w:val="Code"/>
        <w:rPr>
          <w:highlight w:val="white"/>
        </w:rPr>
      </w:pPr>
      <w:r w:rsidRPr="0063592A">
        <w:rPr>
          <w:highlight w:val="white"/>
        </w:rPr>
        <w:t xml:space="preserve">        m_sizeMap.Add(Sort.Unsigned_Long_Int, 8);</w:t>
      </w:r>
    </w:p>
    <w:p w14:paraId="17E6FC3A" w14:textId="77777777" w:rsidR="0063592A" w:rsidRPr="0063592A" w:rsidRDefault="0063592A" w:rsidP="0063592A">
      <w:pPr>
        <w:pStyle w:val="Code"/>
        <w:rPr>
          <w:highlight w:val="white"/>
        </w:rPr>
      </w:pPr>
      <w:r w:rsidRPr="0063592A">
        <w:rPr>
          <w:highlight w:val="white"/>
        </w:rPr>
        <w:t xml:space="preserve">        m_sizeMap.Add(Sort.Float, 4);</w:t>
      </w:r>
    </w:p>
    <w:p w14:paraId="136704EE" w14:textId="77777777" w:rsidR="0063592A" w:rsidRPr="0063592A" w:rsidRDefault="0063592A" w:rsidP="0063592A">
      <w:pPr>
        <w:pStyle w:val="Code"/>
        <w:rPr>
          <w:highlight w:val="white"/>
        </w:rPr>
      </w:pPr>
      <w:r w:rsidRPr="0063592A">
        <w:rPr>
          <w:highlight w:val="white"/>
        </w:rPr>
        <w:t xml:space="preserve">        m_sizeMap.Add(Sort.Double, 8);</w:t>
      </w:r>
    </w:p>
    <w:p w14:paraId="7234D95A" w14:textId="77777777" w:rsidR="0063592A" w:rsidRPr="0063592A" w:rsidRDefault="0063592A" w:rsidP="0063592A">
      <w:pPr>
        <w:pStyle w:val="Code"/>
        <w:rPr>
          <w:highlight w:val="white"/>
        </w:rPr>
      </w:pPr>
      <w:r w:rsidRPr="0063592A">
        <w:rPr>
          <w:highlight w:val="white"/>
        </w:rPr>
        <w:t xml:space="preserve">        m_sizeMap.Add(Sort.Long_Double, 8);</w:t>
      </w:r>
    </w:p>
    <w:p w14:paraId="7083490E" w14:textId="77777777" w:rsidR="0063592A" w:rsidRPr="0063592A" w:rsidRDefault="0063592A" w:rsidP="0063592A">
      <w:pPr>
        <w:pStyle w:val="Code"/>
        <w:rPr>
          <w:highlight w:val="white"/>
        </w:rPr>
      </w:pPr>
    </w:p>
    <w:p w14:paraId="7796858F" w14:textId="77777777" w:rsidR="0063592A" w:rsidRPr="0063592A" w:rsidRDefault="0063592A" w:rsidP="0063592A">
      <w:pPr>
        <w:pStyle w:val="Code"/>
        <w:rPr>
          <w:highlight w:val="white"/>
        </w:rPr>
      </w:pPr>
      <w:r w:rsidRPr="0063592A">
        <w:rPr>
          <w:highlight w:val="white"/>
        </w:rPr>
        <w:t xml:space="preserve">        m_signedMap.Add(1, Type.SignedCharType);</w:t>
      </w:r>
    </w:p>
    <w:p w14:paraId="648EB94E" w14:textId="77777777" w:rsidR="0063592A" w:rsidRPr="0063592A" w:rsidRDefault="0063592A" w:rsidP="0063592A">
      <w:pPr>
        <w:pStyle w:val="Code"/>
        <w:rPr>
          <w:highlight w:val="white"/>
        </w:rPr>
      </w:pPr>
      <w:r w:rsidRPr="0063592A">
        <w:rPr>
          <w:highlight w:val="white"/>
        </w:rPr>
        <w:t xml:space="preserve">        m_signedMap.Add(2, Type.SignedShortIntegerType);</w:t>
      </w:r>
    </w:p>
    <w:p w14:paraId="5267D700" w14:textId="77777777" w:rsidR="0063592A" w:rsidRPr="0063592A" w:rsidRDefault="0063592A" w:rsidP="0063592A">
      <w:pPr>
        <w:pStyle w:val="Code"/>
        <w:rPr>
          <w:highlight w:val="white"/>
        </w:rPr>
      </w:pPr>
      <w:r w:rsidRPr="0063592A">
        <w:rPr>
          <w:highlight w:val="white"/>
        </w:rPr>
        <w:t xml:space="preserve">        m_signedMap.Add(4, Type.SignedIntegerType);</w:t>
      </w:r>
    </w:p>
    <w:p w14:paraId="74B009E4" w14:textId="77777777" w:rsidR="0063592A" w:rsidRPr="0063592A" w:rsidRDefault="0063592A" w:rsidP="0063592A">
      <w:pPr>
        <w:pStyle w:val="Code"/>
        <w:rPr>
          <w:highlight w:val="white"/>
        </w:rPr>
      </w:pPr>
      <w:r w:rsidRPr="0063592A">
        <w:rPr>
          <w:highlight w:val="white"/>
        </w:rPr>
        <w:t xml:space="preserve">        m_signedMap.Add(8, Type.SignedLongIntegerType);</w:t>
      </w:r>
    </w:p>
    <w:p w14:paraId="20786970" w14:textId="77777777" w:rsidR="0063592A" w:rsidRPr="0063592A" w:rsidRDefault="0063592A" w:rsidP="0063592A">
      <w:pPr>
        <w:pStyle w:val="Code"/>
        <w:rPr>
          <w:highlight w:val="white"/>
        </w:rPr>
      </w:pPr>
    </w:p>
    <w:p w14:paraId="4671C009" w14:textId="77777777" w:rsidR="0063592A" w:rsidRPr="0063592A" w:rsidRDefault="0063592A" w:rsidP="0063592A">
      <w:pPr>
        <w:pStyle w:val="Code"/>
        <w:rPr>
          <w:highlight w:val="white"/>
        </w:rPr>
      </w:pPr>
      <w:r w:rsidRPr="0063592A">
        <w:rPr>
          <w:highlight w:val="white"/>
        </w:rPr>
        <w:t xml:space="preserve">        m_unsignedMap.Add(1, Type.UnsignedCharType);</w:t>
      </w:r>
    </w:p>
    <w:p w14:paraId="14E0E4A6" w14:textId="77777777" w:rsidR="0063592A" w:rsidRPr="0063592A" w:rsidRDefault="0063592A" w:rsidP="0063592A">
      <w:pPr>
        <w:pStyle w:val="Code"/>
        <w:rPr>
          <w:highlight w:val="white"/>
        </w:rPr>
      </w:pPr>
      <w:r w:rsidRPr="0063592A">
        <w:rPr>
          <w:highlight w:val="white"/>
        </w:rPr>
        <w:t xml:space="preserve">        m_unsignedMap.Add(2, Type.UnsignedShortIntegerType);</w:t>
      </w:r>
    </w:p>
    <w:p w14:paraId="12B083CF" w14:textId="77777777" w:rsidR="0063592A" w:rsidRPr="0063592A" w:rsidRDefault="0063592A" w:rsidP="0063592A">
      <w:pPr>
        <w:pStyle w:val="Code"/>
        <w:rPr>
          <w:highlight w:val="white"/>
        </w:rPr>
      </w:pPr>
      <w:r w:rsidRPr="0063592A">
        <w:rPr>
          <w:highlight w:val="white"/>
        </w:rPr>
        <w:t xml:space="preserve">        m_unsignedMap.Add(4, Type.UnsignedIntegerType);</w:t>
      </w:r>
    </w:p>
    <w:p w14:paraId="18BD44F7" w14:textId="77777777" w:rsidR="0063592A" w:rsidRPr="0063592A" w:rsidRDefault="0063592A" w:rsidP="0063592A">
      <w:pPr>
        <w:pStyle w:val="Code"/>
        <w:rPr>
          <w:highlight w:val="white"/>
        </w:rPr>
      </w:pPr>
      <w:r w:rsidRPr="0063592A">
        <w:rPr>
          <w:highlight w:val="white"/>
        </w:rPr>
        <w:t xml:space="preserve">        m_unsignedMap.Add(8, Type.UnsignedLongIntegerType);</w:t>
      </w:r>
    </w:p>
    <w:p w14:paraId="300B6404" w14:textId="77777777" w:rsidR="0063592A" w:rsidRPr="0063592A" w:rsidRDefault="0063592A" w:rsidP="0063592A">
      <w:pPr>
        <w:pStyle w:val="Code"/>
        <w:rPr>
          <w:highlight w:val="white"/>
        </w:rPr>
      </w:pPr>
    </w:p>
    <w:p w14:paraId="4008AE57" w14:textId="77777777" w:rsidR="0063592A" w:rsidRPr="0063592A" w:rsidRDefault="0063592A" w:rsidP="0063592A">
      <w:pPr>
        <w:pStyle w:val="Code"/>
        <w:rPr>
          <w:highlight w:val="white"/>
        </w:rPr>
      </w:pPr>
      <w:r w:rsidRPr="0063592A">
        <w:rPr>
          <w:highlight w:val="white"/>
        </w:rPr>
        <w:t xml:space="preserve">        m_minValueMap.Add(Sort.Logical, 0);</w:t>
      </w:r>
    </w:p>
    <w:p w14:paraId="281524FC" w14:textId="77777777" w:rsidR="0063592A" w:rsidRPr="0063592A" w:rsidRDefault="0063592A" w:rsidP="0063592A">
      <w:pPr>
        <w:pStyle w:val="Code"/>
        <w:rPr>
          <w:highlight w:val="white"/>
        </w:rPr>
      </w:pPr>
      <w:r w:rsidRPr="0063592A">
        <w:rPr>
          <w:highlight w:val="white"/>
        </w:rPr>
        <w:t xml:space="preserve">        m_minValueMap.Add(Sort.Signed_Char, -128);</w:t>
      </w:r>
    </w:p>
    <w:p w14:paraId="4E38A82B" w14:textId="77777777" w:rsidR="0063592A" w:rsidRPr="0063592A" w:rsidRDefault="0063592A" w:rsidP="0063592A">
      <w:pPr>
        <w:pStyle w:val="Code"/>
        <w:rPr>
          <w:highlight w:val="white"/>
        </w:rPr>
      </w:pPr>
      <w:r w:rsidRPr="0063592A">
        <w:rPr>
          <w:highlight w:val="white"/>
        </w:rPr>
        <w:t xml:space="preserve">        m_minValueMap.Add(Sort.Unsigned_Char, 0);</w:t>
      </w:r>
    </w:p>
    <w:p w14:paraId="6E98648B" w14:textId="77777777" w:rsidR="0063592A" w:rsidRPr="0063592A" w:rsidRDefault="0063592A" w:rsidP="0063592A">
      <w:pPr>
        <w:pStyle w:val="Code"/>
        <w:rPr>
          <w:highlight w:val="white"/>
        </w:rPr>
      </w:pPr>
      <w:r w:rsidRPr="0063592A">
        <w:rPr>
          <w:highlight w:val="white"/>
        </w:rPr>
        <w:t xml:space="preserve">        m_minValueMap.Add(Sort.Signed_Short_Int, -32768);</w:t>
      </w:r>
    </w:p>
    <w:p w14:paraId="67560A0D" w14:textId="77777777" w:rsidR="0063592A" w:rsidRPr="0063592A" w:rsidRDefault="0063592A" w:rsidP="0063592A">
      <w:pPr>
        <w:pStyle w:val="Code"/>
        <w:rPr>
          <w:highlight w:val="white"/>
        </w:rPr>
      </w:pPr>
      <w:r w:rsidRPr="0063592A">
        <w:rPr>
          <w:highlight w:val="white"/>
        </w:rPr>
        <w:t xml:space="preserve">        m_minValueMap.Add(Sort.Unsigned_Short_Int, 0);</w:t>
      </w:r>
    </w:p>
    <w:p w14:paraId="6ACC81BE" w14:textId="77777777" w:rsidR="0063592A" w:rsidRPr="0063592A" w:rsidRDefault="0063592A" w:rsidP="0063592A">
      <w:pPr>
        <w:pStyle w:val="Code"/>
        <w:rPr>
          <w:highlight w:val="white"/>
        </w:rPr>
      </w:pPr>
      <w:r w:rsidRPr="0063592A">
        <w:rPr>
          <w:highlight w:val="white"/>
        </w:rPr>
        <w:t xml:space="preserve">        m_minValueMap.Add(Sort.Signed_Int, -2147483648);</w:t>
      </w:r>
    </w:p>
    <w:p w14:paraId="429A3AE1" w14:textId="77777777" w:rsidR="0063592A" w:rsidRPr="0063592A" w:rsidRDefault="0063592A" w:rsidP="0063592A">
      <w:pPr>
        <w:pStyle w:val="Code"/>
        <w:rPr>
          <w:highlight w:val="white"/>
        </w:rPr>
      </w:pPr>
      <w:r w:rsidRPr="0063592A">
        <w:rPr>
          <w:highlight w:val="white"/>
        </w:rPr>
        <w:t xml:space="preserve">        m_minValueMap.Add(Sort.Unsigned_Int, 0);</w:t>
      </w:r>
    </w:p>
    <w:p w14:paraId="31D19019" w14:textId="77777777" w:rsidR="0063592A" w:rsidRPr="0063592A" w:rsidRDefault="0063592A" w:rsidP="0063592A">
      <w:pPr>
        <w:pStyle w:val="Code"/>
        <w:rPr>
          <w:highlight w:val="white"/>
        </w:rPr>
      </w:pPr>
      <w:r w:rsidRPr="0063592A">
        <w:rPr>
          <w:highlight w:val="white"/>
        </w:rPr>
        <w:t xml:space="preserve">        m_minValueMap.Add(Sort.Array, 0);</w:t>
      </w:r>
    </w:p>
    <w:p w14:paraId="4F91D810" w14:textId="77777777" w:rsidR="0063592A" w:rsidRPr="0063592A" w:rsidRDefault="0063592A" w:rsidP="0063592A">
      <w:pPr>
        <w:pStyle w:val="Code"/>
        <w:rPr>
          <w:highlight w:val="white"/>
        </w:rPr>
      </w:pPr>
      <w:r w:rsidRPr="0063592A">
        <w:rPr>
          <w:highlight w:val="white"/>
        </w:rPr>
        <w:t xml:space="preserve">        m_minValueMap.Add(Sort.Pointer, 0);</w:t>
      </w:r>
    </w:p>
    <w:p w14:paraId="291AB482" w14:textId="77777777" w:rsidR="0063592A" w:rsidRPr="0063592A" w:rsidRDefault="0063592A" w:rsidP="0063592A">
      <w:pPr>
        <w:pStyle w:val="Code"/>
        <w:rPr>
          <w:highlight w:val="white"/>
        </w:rPr>
      </w:pPr>
      <w:r w:rsidRPr="0063592A">
        <w:rPr>
          <w:highlight w:val="white"/>
        </w:rPr>
        <w:t xml:space="preserve">        m_minValueMap.Add(Sort.Signed_Long_Int, -9223372036854775808);</w:t>
      </w:r>
    </w:p>
    <w:p w14:paraId="008B98C7" w14:textId="77777777" w:rsidR="0063592A" w:rsidRPr="0063592A" w:rsidRDefault="0063592A" w:rsidP="0063592A">
      <w:pPr>
        <w:pStyle w:val="Code"/>
        <w:rPr>
          <w:highlight w:val="white"/>
        </w:rPr>
      </w:pPr>
      <w:r w:rsidRPr="0063592A">
        <w:rPr>
          <w:highlight w:val="white"/>
        </w:rPr>
        <w:t xml:space="preserve">        m_minValueMap.Add(Sort.Unsigned_Long_Int, 0);</w:t>
      </w:r>
    </w:p>
    <w:p w14:paraId="0670AA97" w14:textId="77777777" w:rsidR="0063592A" w:rsidRPr="0063592A" w:rsidRDefault="0063592A" w:rsidP="0063592A">
      <w:pPr>
        <w:pStyle w:val="Code"/>
        <w:rPr>
          <w:highlight w:val="white"/>
        </w:rPr>
      </w:pPr>
    </w:p>
    <w:p w14:paraId="2B4D2159" w14:textId="77777777" w:rsidR="0063592A" w:rsidRPr="0063592A" w:rsidRDefault="0063592A" w:rsidP="0063592A">
      <w:pPr>
        <w:pStyle w:val="Code"/>
        <w:rPr>
          <w:highlight w:val="white"/>
        </w:rPr>
      </w:pPr>
      <w:r w:rsidRPr="0063592A">
        <w:rPr>
          <w:highlight w:val="white"/>
        </w:rPr>
        <w:t xml:space="preserve">        m_maxValueMap.Add(Sort.Logical, 1);</w:t>
      </w:r>
    </w:p>
    <w:p w14:paraId="49052509" w14:textId="77777777" w:rsidR="0063592A" w:rsidRPr="0063592A" w:rsidRDefault="0063592A" w:rsidP="0063592A">
      <w:pPr>
        <w:pStyle w:val="Code"/>
        <w:rPr>
          <w:highlight w:val="white"/>
        </w:rPr>
      </w:pPr>
      <w:r w:rsidRPr="0063592A">
        <w:rPr>
          <w:highlight w:val="white"/>
        </w:rPr>
        <w:t xml:space="preserve">        m_maxValueMap.Add(Sort.Signed_Char, 127);</w:t>
      </w:r>
    </w:p>
    <w:p w14:paraId="656AB2AE" w14:textId="77777777" w:rsidR="0063592A" w:rsidRPr="0063592A" w:rsidRDefault="0063592A" w:rsidP="0063592A">
      <w:pPr>
        <w:pStyle w:val="Code"/>
        <w:rPr>
          <w:highlight w:val="white"/>
        </w:rPr>
      </w:pPr>
      <w:r w:rsidRPr="0063592A">
        <w:rPr>
          <w:highlight w:val="white"/>
        </w:rPr>
        <w:t xml:space="preserve">        m_maxValueMap.Add(Sort.Unsigned_Char, 255);</w:t>
      </w:r>
    </w:p>
    <w:p w14:paraId="4955AEA7" w14:textId="77777777" w:rsidR="0063592A" w:rsidRPr="0063592A" w:rsidRDefault="0063592A" w:rsidP="0063592A">
      <w:pPr>
        <w:pStyle w:val="Code"/>
        <w:rPr>
          <w:highlight w:val="white"/>
        </w:rPr>
      </w:pPr>
      <w:r w:rsidRPr="0063592A">
        <w:rPr>
          <w:highlight w:val="white"/>
        </w:rPr>
        <w:t xml:space="preserve">        m_maxValueMap.Add(Sort.Signed_Short_Int, 32767);</w:t>
      </w:r>
    </w:p>
    <w:p w14:paraId="771A16A7" w14:textId="77777777" w:rsidR="0063592A" w:rsidRPr="0063592A" w:rsidRDefault="0063592A" w:rsidP="0063592A">
      <w:pPr>
        <w:pStyle w:val="Code"/>
        <w:rPr>
          <w:highlight w:val="white"/>
        </w:rPr>
      </w:pPr>
      <w:r w:rsidRPr="0063592A">
        <w:rPr>
          <w:highlight w:val="white"/>
        </w:rPr>
        <w:t xml:space="preserve">        m_maxValueMap.Add(Sort.Unsigned_Short_Int, 65535);</w:t>
      </w:r>
    </w:p>
    <w:p w14:paraId="3EE40AA4" w14:textId="77777777" w:rsidR="0063592A" w:rsidRPr="0063592A" w:rsidRDefault="0063592A" w:rsidP="0063592A">
      <w:pPr>
        <w:pStyle w:val="Code"/>
        <w:rPr>
          <w:highlight w:val="white"/>
        </w:rPr>
      </w:pPr>
      <w:r w:rsidRPr="0063592A">
        <w:rPr>
          <w:highlight w:val="white"/>
        </w:rPr>
        <w:t xml:space="preserve">        m_maxValueMap.Add(Sort.Signed_Int, 2147483647);</w:t>
      </w:r>
    </w:p>
    <w:p w14:paraId="4D7906BA" w14:textId="77777777" w:rsidR="0063592A" w:rsidRPr="0063592A" w:rsidRDefault="0063592A" w:rsidP="0063592A">
      <w:pPr>
        <w:pStyle w:val="Code"/>
        <w:rPr>
          <w:highlight w:val="white"/>
        </w:rPr>
      </w:pPr>
      <w:r w:rsidRPr="0063592A">
        <w:rPr>
          <w:highlight w:val="white"/>
        </w:rPr>
        <w:t xml:space="preserve">        m_maxValueMap.Add(Sort.Unsigned_Int, 4294967295);</w:t>
      </w:r>
    </w:p>
    <w:p w14:paraId="3703DC8C" w14:textId="77777777" w:rsidR="0063592A" w:rsidRPr="0063592A" w:rsidRDefault="0063592A" w:rsidP="0063592A">
      <w:pPr>
        <w:pStyle w:val="Code"/>
        <w:rPr>
          <w:highlight w:val="white"/>
        </w:rPr>
      </w:pPr>
      <w:r w:rsidRPr="0063592A">
        <w:rPr>
          <w:highlight w:val="white"/>
        </w:rPr>
        <w:t xml:space="preserve">        m_maxValueMap.Add(Sort.Array, 4294967295);</w:t>
      </w:r>
    </w:p>
    <w:p w14:paraId="2A30AB92" w14:textId="77777777" w:rsidR="0063592A" w:rsidRPr="0063592A" w:rsidRDefault="0063592A" w:rsidP="0063592A">
      <w:pPr>
        <w:pStyle w:val="Code"/>
        <w:rPr>
          <w:highlight w:val="white"/>
        </w:rPr>
      </w:pPr>
      <w:r w:rsidRPr="0063592A">
        <w:rPr>
          <w:highlight w:val="white"/>
        </w:rPr>
        <w:t xml:space="preserve">        m_maxValueMap.Add(Sort.Pointer, 4294967295);</w:t>
      </w:r>
    </w:p>
    <w:p w14:paraId="2832C92C" w14:textId="77777777" w:rsidR="0063592A" w:rsidRPr="0063592A" w:rsidRDefault="0063592A" w:rsidP="0063592A">
      <w:pPr>
        <w:pStyle w:val="Code"/>
        <w:rPr>
          <w:highlight w:val="white"/>
        </w:rPr>
      </w:pPr>
      <w:r w:rsidRPr="0063592A">
        <w:rPr>
          <w:highlight w:val="white"/>
        </w:rPr>
        <w:t xml:space="preserve">        m_maxValueMap.Add(Sort.Signed_Long_Int, 9223372036854775807);</w:t>
      </w:r>
    </w:p>
    <w:p w14:paraId="3F5C5B40" w14:textId="77777777" w:rsidR="0063592A" w:rsidRPr="0063592A" w:rsidRDefault="0063592A" w:rsidP="0063592A">
      <w:pPr>
        <w:pStyle w:val="Code"/>
        <w:rPr>
          <w:highlight w:val="white"/>
        </w:rPr>
      </w:pPr>
      <w:r w:rsidRPr="0063592A">
        <w:rPr>
          <w:highlight w:val="white"/>
        </w:rPr>
        <w:t xml:space="preserve">        m_maxValueMap.Add(Sort.Unsigned_Long_Int, 18446744073709551615);</w:t>
      </w:r>
    </w:p>
    <w:p w14:paraId="55257DEA" w14:textId="77777777" w:rsidR="0063592A" w:rsidRPr="0063592A" w:rsidRDefault="0063592A" w:rsidP="0063592A">
      <w:pPr>
        <w:pStyle w:val="Code"/>
        <w:rPr>
          <w:highlight w:val="white"/>
        </w:rPr>
      </w:pPr>
    </w:p>
    <w:p w14:paraId="1A5C67C8" w14:textId="77777777" w:rsidR="0063592A" w:rsidRPr="0063592A" w:rsidRDefault="0063592A" w:rsidP="0063592A">
      <w:pPr>
        <w:pStyle w:val="Code"/>
        <w:rPr>
          <w:highlight w:val="white"/>
        </w:rPr>
      </w:pPr>
      <w:r w:rsidRPr="0063592A">
        <w:rPr>
          <w:highlight w:val="white"/>
        </w:rPr>
        <w:t xml:space="preserve">        /*m_minValueFloatMap.Add(Sort.Float, decimal.</w:t>
      </w:r>
    </w:p>
    <w:p w14:paraId="66061B1A" w14:textId="77777777" w:rsidR="0063592A" w:rsidRPr="0063592A" w:rsidRDefault="0063592A" w:rsidP="0063592A">
      <w:pPr>
        <w:pStyle w:val="Code"/>
        <w:rPr>
          <w:highlight w:val="white"/>
        </w:rPr>
      </w:pPr>
      <w:r w:rsidRPr="0063592A">
        <w:rPr>
          <w:highlight w:val="white"/>
        </w:rPr>
        <w:lastRenderedPageBreak/>
        <w:t xml:space="preserve">                                 Parse("1.2E-38", NumberStyles.Float));</w:t>
      </w:r>
    </w:p>
    <w:p w14:paraId="134A9E2C" w14:textId="77777777" w:rsidR="0063592A" w:rsidRPr="0063592A" w:rsidRDefault="0063592A" w:rsidP="0063592A">
      <w:pPr>
        <w:pStyle w:val="Code"/>
        <w:rPr>
          <w:highlight w:val="white"/>
        </w:rPr>
      </w:pPr>
      <w:r w:rsidRPr="0063592A">
        <w:rPr>
          <w:highlight w:val="white"/>
        </w:rPr>
        <w:t xml:space="preserve">        m_minValueFloatMap.Add(Sort.Double, decimal.</w:t>
      </w:r>
    </w:p>
    <w:p w14:paraId="30A2BCC7" w14:textId="77777777" w:rsidR="0063592A" w:rsidRPr="0063592A" w:rsidRDefault="0063592A" w:rsidP="0063592A">
      <w:pPr>
        <w:pStyle w:val="Code"/>
        <w:rPr>
          <w:highlight w:val="white"/>
        </w:rPr>
      </w:pPr>
      <w:r w:rsidRPr="0063592A">
        <w:rPr>
          <w:highlight w:val="white"/>
        </w:rPr>
        <w:t xml:space="preserve">                               Parse("2.3E-308", NumberStyles.Float));</w:t>
      </w:r>
    </w:p>
    <w:p w14:paraId="6E30DA02"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63287603" w14:textId="77777777" w:rsidR="0063592A" w:rsidRPr="0063592A" w:rsidRDefault="0063592A" w:rsidP="0063592A">
      <w:pPr>
        <w:pStyle w:val="Code"/>
        <w:rPr>
          <w:highlight w:val="white"/>
        </w:rPr>
      </w:pPr>
      <w:r w:rsidRPr="0063592A">
        <w:rPr>
          <w:highlight w:val="white"/>
        </w:rPr>
        <w:t xml:space="preserve">                               Parse("2.3E-308", NumberStyles.Float));</w:t>
      </w:r>
    </w:p>
    <w:p w14:paraId="22443186" w14:textId="77777777" w:rsidR="0063592A" w:rsidRPr="0063592A" w:rsidRDefault="0063592A" w:rsidP="0063592A">
      <w:pPr>
        <w:pStyle w:val="Code"/>
        <w:rPr>
          <w:highlight w:val="white"/>
        </w:rPr>
      </w:pPr>
    </w:p>
    <w:p w14:paraId="2D2CB2C1" w14:textId="77777777" w:rsidR="0063592A" w:rsidRDefault="0063592A" w:rsidP="0063592A">
      <w:pPr>
        <w:pStyle w:val="Code"/>
        <w:rPr>
          <w:color w:val="000000"/>
          <w:highlight w:val="white"/>
          <w:lang w:val="sv-SE"/>
        </w:rPr>
      </w:pPr>
      <w:r>
        <w:rPr>
          <w:highlight w:val="white"/>
          <w:lang w:val="sv-SE"/>
        </w:rPr>
        <w:t xml:space="preserve">        m_maxValueFloatMap.Add(Sort.Float, decimal.</w:t>
      </w:r>
    </w:p>
    <w:p w14:paraId="26D25E1F" w14:textId="77777777" w:rsidR="0063592A" w:rsidRDefault="0063592A" w:rsidP="0063592A">
      <w:pPr>
        <w:pStyle w:val="Code"/>
        <w:rPr>
          <w:color w:val="000000"/>
          <w:highlight w:val="white"/>
          <w:lang w:val="sv-SE"/>
        </w:rPr>
      </w:pPr>
      <w:r>
        <w:rPr>
          <w:highlight w:val="white"/>
          <w:lang w:val="sv-SE"/>
        </w:rPr>
        <w:t xml:space="preserve">                               Parse("3.4E+38", NumberStyles.Float));</w:t>
      </w:r>
    </w:p>
    <w:p w14:paraId="6F719417" w14:textId="77777777" w:rsidR="0063592A" w:rsidRDefault="0063592A" w:rsidP="0063592A">
      <w:pPr>
        <w:pStyle w:val="Code"/>
        <w:rPr>
          <w:color w:val="000000"/>
          <w:highlight w:val="white"/>
          <w:lang w:val="sv-SE"/>
        </w:rPr>
      </w:pPr>
      <w:r>
        <w:rPr>
          <w:highlight w:val="white"/>
          <w:lang w:val="sv-SE"/>
        </w:rPr>
        <w:t xml:space="preserve">        m_maxValueFloatMap.Add(Sort.Double, decimal.</w:t>
      </w:r>
    </w:p>
    <w:p w14:paraId="734B2579"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24E97B2F" w14:textId="77777777" w:rsidR="0063592A" w:rsidRDefault="0063592A" w:rsidP="0063592A">
      <w:pPr>
        <w:pStyle w:val="Code"/>
        <w:rPr>
          <w:color w:val="000000"/>
          <w:highlight w:val="white"/>
          <w:lang w:val="sv-SE"/>
        </w:rPr>
      </w:pPr>
      <w:r>
        <w:rPr>
          <w:highlight w:val="white"/>
          <w:lang w:val="sv-SE"/>
        </w:rPr>
        <w:t xml:space="preserve">        m_maxValueFloatMap.Add(Sort.Long_Double, decimal.</w:t>
      </w:r>
    </w:p>
    <w:p w14:paraId="2C278707"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0373DFED" w14:textId="77777777" w:rsidR="0063592A" w:rsidRDefault="0063592A" w:rsidP="0063592A">
      <w:pPr>
        <w:pStyle w:val="Code"/>
        <w:rPr>
          <w:color w:val="000000"/>
          <w:highlight w:val="white"/>
          <w:lang w:val="sv-SE"/>
        </w:rPr>
      </w:pPr>
    </w:p>
    <w:p w14:paraId="0F624C69" w14:textId="77777777" w:rsidR="0063592A" w:rsidRDefault="0063592A" w:rsidP="0063592A">
      <w:pPr>
        <w:pStyle w:val="Code"/>
        <w:rPr>
          <w:color w:val="000000"/>
          <w:highlight w:val="white"/>
          <w:lang w:val="sv-SE"/>
        </w:rPr>
      </w:pPr>
      <w:r>
        <w:rPr>
          <w:highlight w:val="white"/>
          <w:lang w:val="sv-SE"/>
        </w:rPr>
        <w:t>/*        m_maskMap.Add(Sort.Unsigned_Char, 0x00000000000000FF);</w:t>
      </w:r>
    </w:p>
    <w:p w14:paraId="491A0C4B" w14:textId="77777777" w:rsidR="0063592A" w:rsidRDefault="0063592A" w:rsidP="0063592A">
      <w:pPr>
        <w:pStyle w:val="Code"/>
        <w:rPr>
          <w:color w:val="000000"/>
          <w:highlight w:val="white"/>
          <w:lang w:val="sv-SE"/>
        </w:rPr>
      </w:pPr>
      <w:r>
        <w:rPr>
          <w:highlight w:val="white"/>
          <w:lang w:val="sv-SE"/>
        </w:rPr>
        <w:t xml:space="preserve">                        m_maskMap.Add(Sort.Unsigned_Short_Int,</w:t>
      </w:r>
    </w:p>
    <w:p w14:paraId="07568346" w14:textId="77777777" w:rsidR="0063592A" w:rsidRDefault="0063592A" w:rsidP="0063592A">
      <w:pPr>
        <w:pStyle w:val="Code"/>
        <w:rPr>
          <w:color w:val="000000"/>
          <w:highlight w:val="white"/>
          <w:lang w:val="sv-SE"/>
        </w:rPr>
      </w:pPr>
      <w:r>
        <w:rPr>
          <w:highlight w:val="white"/>
          <w:lang w:val="sv-SE"/>
        </w:rPr>
        <w:t xml:space="preserve">                                      0x00000000000000FF);</w:t>
      </w:r>
    </w:p>
    <w:p w14:paraId="1CF6C8BB" w14:textId="77777777" w:rsidR="0063592A" w:rsidRDefault="0063592A" w:rsidP="0063592A">
      <w:pPr>
        <w:pStyle w:val="Code"/>
        <w:rPr>
          <w:color w:val="000000"/>
          <w:highlight w:val="white"/>
          <w:lang w:val="sv-SE"/>
        </w:rPr>
      </w:pPr>
      <w:r>
        <w:rPr>
          <w:highlight w:val="white"/>
          <w:lang w:val="sv-SE"/>
        </w:rPr>
        <w:t xml:space="preserve">                        m_maskMap.Add(Sort.Unsigned_Int, 0x000000000000FFFF);</w:t>
      </w:r>
    </w:p>
    <w:p w14:paraId="427F7F88" w14:textId="77777777" w:rsidR="0063592A" w:rsidRDefault="0063592A" w:rsidP="0063592A">
      <w:pPr>
        <w:pStyle w:val="Code"/>
        <w:rPr>
          <w:color w:val="000000"/>
          <w:highlight w:val="white"/>
          <w:lang w:val="sv-SE"/>
        </w:rPr>
      </w:pPr>
      <w:r>
        <w:rPr>
          <w:highlight w:val="white"/>
          <w:lang w:val="sv-SE"/>
        </w:rPr>
        <w:t xml:space="preserve">                        m_maskMap.Add(Sort.Unsigned_Long_Int,</w:t>
      </w:r>
    </w:p>
    <w:p w14:paraId="304C56D4" w14:textId="77777777" w:rsidR="0063592A" w:rsidRDefault="0063592A" w:rsidP="0063592A">
      <w:pPr>
        <w:pStyle w:val="Code"/>
        <w:rPr>
          <w:color w:val="000000"/>
          <w:highlight w:val="white"/>
          <w:lang w:val="sv-SE"/>
        </w:rPr>
      </w:pPr>
      <w:r>
        <w:rPr>
          <w:highlight w:val="white"/>
          <w:lang w:val="sv-SE"/>
        </w:rPr>
        <w:t xml:space="preserve">                                      0x0FFFFFFFFFFFFFFF);*/</w:t>
      </w:r>
    </w:p>
    <w:p w14:paraId="7BABD55C" w14:textId="77777777" w:rsidR="0063592A" w:rsidRDefault="0063592A" w:rsidP="0063592A">
      <w:pPr>
        <w:pStyle w:val="Code"/>
        <w:rPr>
          <w:color w:val="000000"/>
          <w:highlight w:val="white"/>
          <w:lang w:val="sv-SE"/>
        </w:rPr>
      </w:pPr>
      <w:r>
        <w:rPr>
          <w:color w:val="000000"/>
          <w:highlight w:val="white"/>
          <w:lang w:val="sv-SE"/>
        </w:rPr>
        <w:t xml:space="preserve">      }</w:t>
      </w:r>
    </w:p>
    <w:p w14:paraId="0A251C2B" w14:textId="77777777" w:rsidR="0063592A" w:rsidRDefault="0063592A" w:rsidP="0063592A">
      <w:pPr>
        <w:pStyle w:val="Code"/>
        <w:rPr>
          <w:color w:val="000000"/>
          <w:highlight w:val="white"/>
          <w:lang w:val="sv-SE"/>
        </w:rPr>
      </w:pPr>
      <w:r>
        <w:rPr>
          <w:color w:val="000000"/>
          <w:highlight w:val="white"/>
          <w:lang w:val="sv-SE"/>
        </w:rPr>
        <w:t xml:space="preserve">    }</w:t>
      </w:r>
    </w:p>
    <w:p w14:paraId="4CB646E8" w14:textId="77777777" w:rsidR="0063592A" w:rsidRDefault="0063592A" w:rsidP="0063592A">
      <w:pPr>
        <w:pStyle w:val="Code"/>
        <w:rPr>
          <w:color w:val="000000"/>
          <w:highlight w:val="white"/>
          <w:lang w:val="sv-SE"/>
        </w:rPr>
      </w:pPr>
    </w:p>
    <w:p w14:paraId="07CB0F59" w14:textId="77777777" w:rsidR="0063592A" w:rsidRPr="0063592A" w:rsidRDefault="0063592A" w:rsidP="0063592A">
      <w:pPr>
        <w:pStyle w:val="Code"/>
        <w:rPr>
          <w:highlight w:val="white"/>
        </w:rPr>
      </w:pPr>
      <w:r w:rsidRPr="0063592A">
        <w:rPr>
          <w:highlight w:val="white"/>
        </w:rPr>
        <w:t xml:space="preserve">    public static BigInteger GetMinValue(Sort sort) {</w:t>
      </w:r>
    </w:p>
    <w:p w14:paraId="14186D60" w14:textId="77777777" w:rsidR="0063592A" w:rsidRPr="0063592A" w:rsidRDefault="0063592A" w:rsidP="0063592A">
      <w:pPr>
        <w:pStyle w:val="Code"/>
        <w:rPr>
          <w:highlight w:val="white"/>
        </w:rPr>
      </w:pPr>
      <w:r w:rsidRPr="0063592A">
        <w:rPr>
          <w:highlight w:val="white"/>
        </w:rPr>
        <w:t xml:space="preserve">      return m_minValueMap[sort];</w:t>
      </w:r>
    </w:p>
    <w:p w14:paraId="0828BD84" w14:textId="77777777" w:rsidR="0063592A" w:rsidRPr="0063592A" w:rsidRDefault="0063592A" w:rsidP="0063592A">
      <w:pPr>
        <w:pStyle w:val="Code"/>
        <w:rPr>
          <w:highlight w:val="white"/>
        </w:rPr>
      </w:pPr>
      <w:r w:rsidRPr="0063592A">
        <w:rPr>
          <w:highlight w:val="white"/>
        </w:rPr>
        <w:t xml:space="preserve">    }</w:t>
      </w:r>
    </w:p>
    <w:p w14:paraId="1DFB28ED" w14:textId="77777777" w:rsidR="0063592A" w:rsidRPr="0063592A" w:rsidRDefault="0063592A" w:rsidP="0063592A">
      <w:pPr>
        <w:pStyle w:val="Code"/>
        <w:rPr>
          <w:highlight w:val="white"/>
        </w:rPr>
      </w:pPr>
    </w:p>
    <w:p w14:paraId="475DD9E0" w14:textId="77777777" w:rsidR="0063592A" w:rsidRPr="0063592A" w:rsidRDefault="0063592A" w:rsidP="0063592A">
      <w:pPr>
        <w:pStyle w:val="Code"/>
        <w:rPr>
          <w:highlight w:val="white"/>
        </w:rPr>
      </w:pPr>
      <w:r w:rsidRPr="0063592A">
        <w:rPr>
          <w:highlight w:val="white"/>
        </w:rPr>
        <w:t xml:space="preserve">    public static BigInteger GetMaxValue(Sort sort) {</w:t>
      </w:r>
    </w:p>
    <w:p w14:paraId="767C2EAE" w14:textId="77777777" w:rsidR="0063592A" w:rsidRPr="0063592A" w:rsidRDefault="0063592A" w:rsidP="0063592A">
      <w:pPr>
        <w:pStyle w:val="Code"/>
        <w:rPr>
          <w:highlight w:val="white"/>
        </w:rPr>
      </w:pPr>
      <w:r w:rsidRPr="0063592A">
        <w:rPr>
          <w:highlight w:val="white"/>
        </w:rPr>
        <w:t xml:space="preserve">      return m_maxValueMap[sort];</w:t>
      </w:r>
    </w:p>
    <w:p w14:paraId="1517ADEB" w14:textId="77777777" w:rsidR="0063592A" w:rsidRPr="0063592A" w:rsidRDefault="0063592A" w:rsidP="0063592A">
      <w:pPr>
        <w:pStyle w:val="Code"/>
        <w:rPr>
          <w:highlight w:val="white"/>
        </w:rPr>
      </w:pPr>
      <w:r w:rsidRPr="0063592A">
        <w:rPr>
          <w:highlight w:val="white"/>
        </w:rPr>
        <w:t xml:space="preserve">    }</w:t>
      </w:r>
    </w:p>
    <w:p w14:paraId="4877C8A4" w14:textId="77777777" w:rsidR="0063592A" w:rsidRPr="0063592A" w:rsidRDefault="0063592A" w:rsidP="0063592A">
      <w:pPr>
        <w:pStyle w:val="Code"/>
        <w:rPr>
          <w:highlight w:val="white"/>
        </w:rPr>
      </w:pPr>
    </w:p>
    <w:p w14:paraId="3659253A" w14:textId="77777777" w:rsidR="0063592A" w:rsidRPr="0063592A" w:rsidRDefault="0063592A" w:rsidP="0063592A">
      <w:pPr>
        <w:pStyle w:val="Code"/>
        <w:rPr>
          <w:highlight w:val="white"/>
        </w:rPr>
      </w:pPr>
      <w:r w:rsidRPr="0063592A">
        <w:rPr>
          <w:highlight w:val="white"/>
        </w:rPr>
        <w:t xml:space="preserve">    public static BigInteger GetMask(Sort sort) {</w:t>
      </w:r>
    </w:p>
    <w:p w14:paraId="14F60042" w14:textId="77777777" w:rsidR="0063592A" w:rsidRPr="0063592A" w:rsidRDefault="0063592A" w:rsidP="0063592A">
      <w:pPr>
        <w:pStyle w:val="Code"/>
        <w:rPr>
          <w:highlight w:val="white"/>
        </w:rPr>
      </w:pPr>
      <w:r w:rsidRPr="0063592A">
        <w:rPr>
          <w:highlight w:val="white"/>
        </w:rPr>
        <w:t xml:space="preserve">      return m_maskMap[m_sizeMap[sort]];</w:t>
      </w:r>
    </w:p>
    <w:p w14:paraId="3C74A3D1" w14:textId="77777777" w:rsidR="0063592A" w:rsidRPr="0063592A" w:rsidRDefault="0063592A" w:rsidP="0063592A">
      <w:pPr>
        <w:pStyle w:val="Code"/>
        <w:rPr>
          <w:highlight w:val="white"/>
        </w:rPr>
      </w:pPr>
      <w:r w:rsidRPr="0063592A">
        <w:rPr>
          <w:highlight w:val="white"/>
        </w:rPr>
        <w:t xml:space="preserve">    }</w:t>
      </w:r>
    </w:p>
    <w:p w14:paraId="61BD5979" w14:textId="77777777" w:rsidR="0063592A" w:rsidRPr="0063592A" w:rsidRDefault="0063592A" w:rsidP="0063592A">
      <w:pPr>
        <w:pStyle w:val="Code"/>
        <w:rPr>
          <w:highlight w:val="white"/>
        </w:rPr>
      </w:pPr>
    </w:p>
    <w:p w14:paraId="381E5AEA" w14:textId="77777777" w:rsidR="0063592A" w:rsidRPr="0063592A" w:rsidRDefault="0063592A" w:rsidP="0063592A">
      <w:pPr>
        <w:pStyle w:val="Code"/>
        <w:rPr>
          <w:highlight w:val="white"/>
        </w:rPr>
      </w:pPr>
      <w:r w:rsidRPr="0063592A">
        <w:rPr>
          <w:highlight w:val="white"/>
        </w:rPr>
        <w:t xml:space="preserve">    public static Type SizeToSignedType(int size) {</w:t>
      </w:r>
    </w:p>
    <w:p w14:paraId="7F928252" w14:textId="77777777" w:rsidR="0063592A" w:rsidRPr="0063592A" w:rsidRDefault="0063592A" w:rsidP="0063592A">
      <w:pPr>
        <w:pStyle w:val="Code"/>
        <w:rPr>
          <w:highlight w:val="white"/>
        </w:rPr>
      </w:pPr>
      <w:r w:rsidRPr="0063592A">
        <w:rPr>
          <w:highlight w:val="white"/>
        </w:rPr>
        <w:t xml:space="preserve">      return m_signedMap[size];</w:t>
      </w:r>
    </w:p>
    <w:p w14:paraId="329E7049" w14:textId="77777777" w:rsidR="0063592A" w:rsidRPr="0063592A" w:rsidRDefault="0063592A" w:rsidP="0063592A">
      <w:pPr>
        <w:pStyle w:val="Code"/>
        <w:rPr>
          <w:highlight w:val="white"/>
        </w:rPr>
      </w:pPr>
      <w:r w:rsidRPr="0063592A">
        <w:rPr>
          <w:highlight w:val="white"/>
        </w:rPr>
        <w:t xml:space="preserve">    }</w:t>
      </w:r>
    </w:p>
    <w:p w14:paraId="03467AF6" w14:textId="77777777" w:rsidR="0063592A" w:rsidRPr="0063592A" w:rsidRDefault="0063592A" w:rsidP="0063592A">
      <w:pPr>
        <w:pStyle w:val="Code"/>
        <w:rPr>
          <w:highlight w:val="white"/>
        </w:rPr>
      </w:pPr>
    </w:p>
    <w:p w14:paraId="41E7EC0F" w14:textId="77777777" w:rsidR="0063592A" w:rsidRPr="0063592A" w:rsidRDefault="0063592A" w:rsidP="0063592A">
      <w:pPr>
        <w:pStyle w:val="Code"/>
        <w:rPr>
          <w:highlight w:val="white"/>
        </w:rPr>
      </w:pPr>
      <w:r w:rsidRPr="0063592A">
        <w:rPr>
          <w:highlight w:val="white"/>
        </w:rPr>
        <w:t xml:space="preserve">    public static Type SizeToUnsignedType(int size) {</w:t>
      </w:r>
    </w:p>
    <w:p w14:paraId="7957DA3C" w14:textId="77777777" w:rsidR="0063592A" w:rsidRPr="0063592A" w:rsidRDefault="0063592A" w:rsidP="0063592A">
      <w:pPr>
        <w:pStyle w:val="Code"/>
        <w:rPr>
          <w:highlight w:val="white"/>
        </w:rPr>
      </w:pPr>
      <w:r w:rsidRPr="0063592A">
        <w:rPr>
          <w:highlight w:val="white"/>
        </w:rPr>
        <w:t xml:space="preserve">      return m_unsignedMap[size];</w:t>
      </w:r>
    </w:p>
    <w:p w14:paraId="3A5C1806" w14:textId="77777777" w:rsidR="0063592A" w:rsidRPr="0063592A" w:rsidRDefault="0063592A" w:rsidP="0063592A">
      <w:pPr>
        <w:pStyle w:val="Code"/>
        <w:rPr>
          <w:highlight w:val="white"/>
        </w:rPr>
      </w:pPr>
      <w:r w:rsidRPr="0063592A">
        <w:rPr>
          <w:highlight w:val="white"/>
        </w:rPr>
        <w:t xml:space="preserve">    }</w:t>
      </w:r>
    </w:p>
    <w:p w14:paraId="7A126B21" w14:textId="77777777" w:rsidR="0063592A" w:rsidRPr="0063592A" w:rsidRDefault="0063592A" w:rsidP="0063592A">
      <w:pPr>
        <w:pStyle w:val="Code"/>
        <w:rPr>
          <w:highlight w:val="white"/>
        </w:rPr>
      </w:pPr>
    </w:p>
    <w:p w14:paraId="2FA4BFBC" w14:textId="77777777" w:rsidR="0063592A" w:rsidRPr="0063592A" w:rsidRDefault="0063592A" w:rsidP="0063592A">
      <w:pPr>
        <w:pStyle w:val="Code"/>
        <w:rPr>
          <w:highlight w:val="white"/>
        </w:rPr>
      </w:pPr>
      <w:r w:rsidRPr="0063592A">
        <w:rPr>
          <w:highlight w:val="white"/>
        </w:rPr>
        <w:t xml:space="preserve">    public static int Size(Sort sort) {</w:t>
      </w:r>
    </w:p>
    <w:p w14:paraId="5E5C54C1" w14:textId="77777777" w:rsidR="0063592A" w:rsidRPr="0063592A" w:rsidRDefault="0063592A" w:rsidP="0063592A">
      <w:pPr>
        <w:pStyle w:val="Code"/>
        <w:rPr>
          <w:highlight w:val="white"/>
        </w:rPr>
      </w:pPr>
      <w:r w:rsidRPr="0063592A">
        <w:rPr>
          <w:highlight w:val="white"/>
        </w:rPr>
        <w:t xml:space="preserve">      return m_sizeMap[sort];</w:t>
      </w:r>
    </w:p>
    <w:p w14:paraId="172C5891" w14:textId="77777777" w:rsidR="0063592A" w:rsidRPr="0063592A" w:rsidRDefault="0063592A" w:rsidP="0063592A">
      <w:pPr>
        <w:pStyle w:val="Code"/>
        <w:rPr>
          <w:highlight w:val="white"/>
        </w:rPr>
      </w:pPr>
      <w:r w:rsidRPr="0063592A">
        <w:rPr>
          <w:highlight w:val="white"/>
        </w:rPr>
        <w:t xml:space="preserve">    }</w:t>
      </w:r>
    </w:p>
    <w:p w14:paraId="1B4E6E19" w14:textId="77777777" w:rsidR="0063592A" w:rsidRPr="0063592A" w:rsidRDefault="0063592A" w:rsidP="0063592A">
      <w:pPr>
        <w:pStyle w:val="Code"/>
        <w:rPr>
          <w:highlight w:val="white"/>
        </w:rPr>
      </w:pPr>
      <w:r w:rsidRPr="0063592A">
        <w:rPr>
          <w:highlight w:val="white"/>
        </w:rPr>
        <w:t xml:space="preserve">  }</w:t>
      </w:r>
    </w:p>
    <w:p w14:paraId="2AE26A22" w14:textId="77777777" w:rsidR="0063592A" w:rsidRPr="0063592A" w:rsidRDefault="0063592A" w:rsidP="0063592A">
      <w:pPr>
        <w:pStyle w:val="Code"/>
        <w:rPr>
          <w:highlight w:val="white"/>
        </w:rPr>
      </w:pPr>
      <w:r w:rsidRPr="0063592A">
        <w:rPr>
          <w:highlight w:val="white"/>
        </w:rPr>
        <w:t>}</w:t>
      </w:r>
    </w:p>
    <w:p w14:paraId="5688675A" w14:textId="15492DCD" w:rsidR="00FB7182" w:rsidRDefault="00EF74E4" w:rsidP="00EF74E4">
      <w:pPr>
        <w:pStyle w:val="Rubrik2"/>
      </w:pPr>
      <w:r>
        <w:t>Type Casting</w:t>
      </w:r>
    </w:p>
    <w:p w14:paraId="3EF8B06E" w14:textId="77777777" w:rsidR="007D10DD" w:rsidRDefault="007D10DD" w:rsidP="007D10DD">
      <w:pPr>
        <w:rPr>
          <w:color w:val="auto"/>
        </w:rPr>
      </w:pPr>
      <w:r>
        <w:t>Type casting occurs on several occasions in C. There are two types of cast: explicit (manual) conversation where type cast is stated and implicit (automatic) where it the type cast is omitted:</w:t>
      </w:r>
    </w:p>
    <w:p w14:paraId="659549FE" w14:textId="77777777" w:rsidR="007D10DD" w:rsidRDefault="007D10DD" w:rsidP="007D10DD">
      <w:pPr>
        <w:pStyle w:val="Code"/>
      </w:pPr>
      <w:r>
        <w:t>double x = 3.1;</w:t>
      </w:r>
    </w:p>
    <w:p w14:paraId="2B4493E7" w14:textId="77777777" w:rsidR="007D10DD" w:rsidRDefault="007D10DD" w:rsidP="007D10DD">
      <w:pPr>
        <w:pStyle w:val="Code"/>
      </w:pPr>
      <w:r>
        <w:t>int y = x,       // implicit cast</w:t>
      </w:r>
    </w:p>
    <w:p w14:paraId="00EADDB6" w14:textId="77777777" w:rsidR="007D10DD" w:rsidRDefault="007D10DD" w:rsidP="007D10DD">
      <w:pPr>
        <w:pStyle w:val="Code"/>
      </w:pPr>
      <w:r>
        <w:t xml:space="preserve">    z = (int) x; // explicit cast</w:t>
      </w:r>
    </w:p>
    <w:p w14:paraId="4D484BF5" w14:textId="77777777" w:rsidR="007D10DD" w:rsidRDefault="007D10DD" w:rsidP="007D10DD">
      <w:r>
        <w:lastRenderedPageBreak/>
        <w:t>Even though implicit casts are allowed in C, a warning is often raised when the cast causes the value to be truncated in some form, like in the code above where the decimal part of the double value is lost when casted into an integer value.</w:t>
      </w:r>
    </w:p>
    <w:p w14:paraId="6996E2B9" w14:textId="77777777" w:rsidR="007D10DD" w:rsidRDefault="007D10DD" w:rsidP="007D10DD">
      <w:r>
        <w:t>Naturally, if the types of the source and target trees are the same, we just return the source tree.</w:t>
      </w:r>
    </w:p>
    <w:p w14:paraId="586B5295" w14:textId="77777777" w:rsidR="00F92E28" w:rsidRDefault="00F92E28" w:rsidP="00F92E28">
      <w:pPr>
        <w:rPr>
          <w:color w:val="auto"/>
        </w:rPr>
      </w:pPr>
      <w:r>
        <w:t>In case of two pointers, we create and return new pointer in the explicit case. The reason for this is the resulting type shall not be a left-value. We want to prevent that an explicit cast is assigned a value. An expression such as “</w:t>
      </w:r>
      <w:r>
        <w:rPr>
          <w:rStyle w:val="CodeInText0"/>
        </w:rPr>
        <w:t>((char*) p) = &amp;q;</w:t>
      </w:r>
      <w:r>
        <w:t>” is not allowed.</w:t>
      </w:r>
    </w:p>
    <w:p w14:paraId="08DD7565" w14:textId="77777777" w:rsidR="00D447B5" w:rsidRDefault="00D447B5" w:rsidP="00D447B5">
      <w:pPr>
        <w:rPr>
          <w:color w:val="auto"/>
        </w:rPr>
      </w:pPr>
      <w: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6D27A7B4" w14:textId="77777777" w:rsidR="00D447B5" w:rsidRDefault="00D447B5" w:rsidP="00D447B5">
      <w:pPr>
        <w:rPr>
          <w:color w:val="auto"/>
        </w:rPr>
      </w:pPr>
      <w:r>
        <w:t>The same goes for the other way around, when converting a floating value to a small (one byte) integral value, we first need to convert the floating value to an integral value of two bytes, which we in turn convert to an integral value of one byte.</w:t>
      </w:r>
    </w:p>
    <w:p w14:paraId="74AA5387" w14:textId="77777777" w:rsidR="00D447B5" w:rsidRDefault="00D447B5" w:rsidP="00D447B5">
      <w:pPr>
        <w:rPr>
          <w:color w:val="auto"/>
        </w:rPr>
      </w:pPr>
      <w:r>
        <w:t>The remaining cases are trivial, we just generate the appropriate converting operation.</w:t>
      </w:r>
    </w:p>
    <w:p w14:paraId="54F3E213" w14:textId="77777777" w:rsidR="00D447B5" w:rsidRDefault="00D447B5" w:rsidP="00D447B5">
      <w:pPr>
        <w:rPr>
          <w:noProof/>
          <w:color w:val="auto"/>
        </w:rPr>
      </w:pPr>
      <w:r>
        <w:t>When converting a string to a character pointer we just return the source tree.</w:t>
      </w:r>
    </w:p>
    <w:p w14:paraId="56B79926" w14:textId="77777777" w:rsidR="00D447B5" w:rsidRDefault="00D447B5" w:rsidP="00D447B5">
      <w:pPr>
        <w:rPr>
          <w:color w:val="auto"/>
        </w:rPr>
      </w:pPr>
      <w:r>
        <w:t>When converting between pointers and arrays we check that they have the same type and (in the arrays case) the same size.</w:t>
      </w:r>
    </w:p>
    <w:p w14:paraId="51BAD23B" w14:textId="77777777" w:rsidR="00D447B5" w:rsidRDefault="00D447B5" w:rsidP="00D447B5">
      <w:pPr>
        <w:rPr>
          <w:color w:val="auto"/>
        </w:rPr>
      </w:pPr>
      <w:r>
        <w:t xml:space="preserve">It is possible to explicitly convert a value to </w:t>
      </w:r>
      <w:r>
        <w:rPr>
          <w:rStyle w:val="CodeInText0"/>
        </w:rPr>
        <w:t>void</w:t>
      </w:r>
      <w:r>
        <w:t>. In that case, we just return null.</w:t>
      </w:r>
    </w:p>
    <w:p w14:paraId="456788B3" w14:textId="77777777" w:rsidR="00D447B5" w:rsidRDefault="00D447B5" w:rsidP="00D447B5">
      <w:pPr>
        <w:rPr>
          <w:color w:val="auto"/>
        </w:rPr>
      </w:pPr>
      <w:r>
        <w:t>If none of the cases above applies, we raise an error.</w:t>
      </w:r>
    </w:p>
    <w:p w14:paraId="700B83B8" w14:textId="2871AF02" w:rsidR="00D447B5" w:rsidRDefault="00D447B5" w:rsidP="00D447B5">
      <w:pPr>
        <w:rPr>
          <w:color w:val="auto"/>
        </w:rPr>
      </w:pPr>
      <w:r>
        <w:t xml:space="preserve">The </w:t>
      </w:r>
      <w:r>
        <w:rPr>
          <w:rStyle w:val="CodeInText0"/>
        </w:rPr>
        <w:t>implicitCast</w:t>
      </w:r>
      <w:r>
        <w:t xml:space="preserve"> method does basically the same thing as </w:t>
      </w:r>
      <w:r>
        <w:rPr>
          <w:rStyle w:val="CodeInText0"/>
        </w:rPr>
        <w:t>explicitCast</w:t>
      </w:r>
      <w:r>
        <w:t>. The difference is that is raises warnings in case of converting from a larger type to a smaller type. Another difference is that we do not need to create a new type if it has the same size as the source type.</w:t>
      </w:r>
    </w:p>
    <w:p w14:paraId="78973DCD" w14:textId="5685A701" w:rsidR="00862B4D" w:rsidRDefault="00862B4D" w:rsidP="00862B4D">
      <w:pPr>
        <w:pStyle w:val="CodeHeader"/>
      </w:pPr>
      <w:r>
        <w:t>TypeCast.cs</w:t>
      </w:r>
    </w:p>
    <w:p w14:paraId="62C98DBD" w14:textId="77777777" w:rsidR="005159E1" w:rsidRPr="005159E1" w:rsidRDefault="005159E1" w:rsidP="005159E1">
      <w:pPr>
        <w:pStyle w:val="Code"/>
        <w:rPr>
          <w:highlight w:val="white"/>
        </w:rPr>
      </w:pPr>
      <w:r w:rsidRPr="005159E1">
        <w:rPr>
          <w:highlight w:val="white"/>
        </w:rPr>
        <w:t>using System.Numerics;</w:t>
      </w:r>
    </w:p>
    <w:p w14:paraId="694F7335" w14:textId="77777777" w:rsidR="005159E1" w:rsidRPr="005159E1" w:rsidRDefault="005159E1" w:rsidP="005159E1">
      <w:pPr>
        <w:pStyle w:val="Code"/>
        <w:rPr>
          <w:highlight w:val="white"/>
        </w:rPr>
      </w:pPr>
      <w:r w:rsidRPr="005159E1">
        <w:rPr>
          <w:highlight w:val="white"/>
        </w:rPr>
        <w:t>using System.Collections.Generic;</w:t>
      </w:r>
    </w:p>
    <w:p w14:paraId="2803B982" w14:textId="77777777" w:rsidR="005159E1" w:rsidRPr="005159E1" w:rsidRDefault="005159E1" w:rsidP="005159E1">
      <w:pPr>
        <w:pStyle w:val="Code"/>
        <w:rPr>
          <w:highlight w:val="white"/>
        </w:rPr>
      </w:pPr>
    </w:p>
    <w:p w14:paraId="31F0705E" w14:textId="77777777" w:rsidR="005159E1" w:rsidRPr="005159E1" w:rsidRDefault="005159E1" w:rsidP="005159E1">
      <w:pPr>
        <w:pStyle w:val="Code"/>
        <w:rPr>
          <w:highlight w:val="white"/>
        </w:rPr>
      </w:pPr>
      <w:r w:rsidRPr="005159E1">
        <w:rPr>
          <w:highlight w:val="white"/>
        </w:rPr>
        <w:t>namespace CCompiler {</w:t>
      </w:r>
    </w:p>
    <w:p w14:paraId="70138C34" w14:textId="77777777" w:rsidR="005159E1" w:rsidRPr="005159E1" w:rsidRDefault="005159E1" w:rsidP="005159E1">
      <w:pPr>
        <w:pStyle w:val="Code"/>
        <w:rPr>
          <w:highlight w:val="white"/>
        </w:rPr>
      </w:pPr>
      <w:r w:rsidRPr="005159E1">
        <w:rPr>
          <w:highlight w:val="white"/>
        </w:rPr>
        <w:t xml:space="preserve">  public class TypeCast {</w:t>
      </w:r>
    </w:p>
    <w:p w14:paraId="38F6A0BA" w14:textId="77777777" w:rsidR="005159E1" w:rsidRPr="005159E1" w:rsidRDefault="005159E1" w:rsidP="005159E1">
      <w:pPr>
        <w:pStyle w:val="Code"/>
        <w:rPr>
          <w:highlight w:val="white"/>
        </w:rPr>
      </w:pPr>
      <w:r w:rsidRPr="005159E1">
        <w:rPr>
          <w:highlight w:val="white"/>
        </w:rPr>
        <w:t xml:space="preserve">    public static Expression LogicalToIntegral(Expression expression) {</w:t>
      </w:r>
    </w:p>
    <w:p w14:paraId="6880C088" w14:textId="77777777" w:rsidR="005159E1" w:rsidRPr="005159E1" w:rsidRDefault="005159E1" w:rsidP="005159E1">
      <w:pPr>
        <w:pStyle w:val="Code"/>
        <w:rPr>
          <w:highlight w:val="white"/>
        </w:rPr>
      </w:pPr>
      <w:r w:rsidRPr="005159E1">
        <w:rPr>
          <w:highlight w:val="white"/>
        </w:rPr>
        <w:t xml:space="preserve">      if (expression.Symbol.Type.IsLogical()) {</w:t>
      </w:r>
    </w:p>
    <w:p w14:paraId="2E670DC1" w14:textId="77777777" w:rsidR="005159E1" w:rsidRPr="005159E1" w:rsidRDefault="005159E1" w:rsidP="005159E1">
      <w:pPr>
        <w:pStyle w:val="Code"/>
        <w:rPr>
          <w:highlight w:val="white"/>
        </w:rPr>
      </w:pPr>
      <w:r w:rsidRPr="005159E1">
        <w:rPr>
          <w:highlight w:val="white"/>
        </w:rPr>
        <w:t xml:space="preserve">        return ImplicitCast(expression, Type.SignedIntegerType);</w:t>
      </w:r>
    </w:p>
    <w:p w14:paraId="4287719E" w14:textId="77777777" w:rsidR="005159E1" w:rsidRPr="005159E1" w:rsidRDefault="005159E1" w:rsidP="005159E1">
      <w:pPr>
        <w:pStyle w:val="Code"/>
        <w:rPr>
          <w:highlight w:val="white"/>
        </w:rPr>
      </w:pPr>
      <w:r w:rsidRPr="005159E1">
        <w:rPr>
          <w:highlight w:val="white"/>
        </w:rPr>
        <w:t xml:space="preserve">      }</w:t>
      </w:r>
    </w:p>
    <w:p w14:paraId="611E7F55" w14:textId="77777777" w:rsidR="005159E1" w:rsidRPr="005159E1" w:rsidRDefault="005159E1" w:rsidP="005159E1">
      <w:pPr>
        <w:pStyle w:val="Code"/>
        <w:rPr>
          <w:highlight w:val="white"/>
        </w:rPr>
      </w:pPr>
    </w:p>
    <w:p w14:paraId="6A07BDE9" w14:textId="77777777" w:rsidR="005159E1" w:rsidRPr="005159E1" w:rsidRDefault="005159E1" w:rsidP="005159E1">
      <w:pPr>
        <w:pStyle w:val="Code"/>
        <w:rPr>
          <w:highlight w:val="white"/>
        </w:rPr>
      </w:pPr>
      <w:r w:rsidRPr="005159E1">
        <w:rPr>
          <w:highlight w:val="white"/>
        </w:rPr>
        <w:t xml:space="preserve">      return expression;</w:t>
      </w:r>
    </w:p>
    <w:p w14:paraId="460D9246" w14:textId="77777777" w:rsidR="005159E1" w:rsidRPr="005159E1" w:rsidRDefault="005159E1" w:rsidP="005159E1">
      <w:pPr>
        <w:pStyle w:val="Code"/>
        <w:rPr>
          <w:highlight w:val="white"/>
        </w:rPr>
      </w:pPr>
      <w:r w:rsidRPr="005159E1">
        <w:rPr>
          <w:highlight w:val="white"/>
        </w:rPr>
        <w:t xml:space="preserve">    }</w:t>
      </w:r>
    </w:p>
    <w:p w14:paraId="11B16039" w14:textId="77777777" w:rsidR="005159E1" w:rsidRPr="005159E1" w:rsidRDefault="005159E1" w:rsidP="005159E1">
      <w:pPr>
        <w:pStyle w:val="Code"/>
        <w:rPr>
          <w:highlight w:val="white"/>
        </w:rPr>
      </w:pPr>
    </w:p>
    <w:p w14:paraId="5CC5278C" w14:textId="77777777" w:rsidR="005159E1" w:rsidRPr="005159E1" w:rsidRDefault="005159E1" w:rsidP="005159E1">
      <w:pPr>
        <w:pStyle w:val="Code"/>
        <w:rPr>
          <w:highlight w:val="white"/>
        </w:rPr>
      </w:pPr>
      <w:r w:rsidRPr="005159E1">
        <w:rPr>
          <w:highlight w:val="white"/>
        </w:rPr>
        <w:t xml:space="preserve">    public static Expression LogicalToFloating(Expression expression) {</w:t>
      </w:r>
    </w:p>
    <w:p w14:paraId="128B1295" w14:textId="77777777" w:rsidR="005159E1" w:rsidRPr="005159E1" w:rsidRDefault="005159E1" w:rsidP="005159E1">
      <w:pPr>
        <w:pStyle w:val="Code"/>
        <w:rPr>
          <w:highlight w:val="white"/>
        </w:rPr>
      </w:pPr>
      <w:r w:rsidRPr="005159E1">
        <w:rPr>
          <w:highlight w:val="white"/>
        </w:rPr>
        <w:t xml:space="preserve">      if (expression.Symbol.Type.IsLogical()) {</w:t>
      </w:r>
    </w:p>
    <w:p w14:paraId="7C54A71B" w14:textId="77777777" w:rsidR="005159E1" w:rsidRPr="005159E1" w:rsidRDefault="005159E1" w:rsidP="005159E1">
      <w:pPr>
        <w:pStyle w:val="Code"/>
        <w:rPr>
          <w:highlight w:val="white"/>
        </w:rPr>
      </w:pPr>
      <w:r w:rsidRPr="005159E1">
        <w:rPr>
          <w:highlight w:val="white"/>
        </w:rPr>
        <w:t xml:space="preserve">        return ImplicitCast(expression, Type.DoubleType);</w:t>
      </w:r>
    </w:p>
    <w:p w14:paraId="569BB3DD" w14:textId="77777777" w:rsidR="005159E1" w:rsidRPr="005159E1" w:rsidRDefault="005159E1" w:rsidP="005159E1">
      <w:pPr>
        <w:pStyle w:val="Code"/>
        <w:rPr>
          <w:highlight w:val="white"/>
        </w:rPr>
      </w:pPr>
      <w:r w:rsidRPr="005159E1">
        <w:rPr>
          <w:highlight w:val="white"/>
        </w:rPr>
        <w:t xml:space="preserve">      }</w:t>
      </w:r>
    </w:p>
    <w:p w14:paraId="2E500545" w14:textId="77777777" w:rsidR="005159E1" w:rsidRPr="005159E1" w:rsidRDefault="005159E1" w:rsidP="005159E1">
      <w:pPr>
        <w:pStyle w:val="Code"/>
        <w:rPr>
          <w:highlight w:val="white"/>
        </w:rPr>
      </w:pPr>
    </w:p>
    <w:p w14:paraId="4EE6F5B1" w14:textId="77777777" w:rsidR="005159E1" w:rsidRPr="005159E1" w:rsidRDefault="005159E1" w:rsidP="005159E1">
      <w:pPr>
        <w:pStyle w:val="Code"/>
        <w:rPr>
          <w:highlight w:val="white"/>
        </w:rPr>
      </w:pPr>
      <w:r w:rsidRPr="005159E1">
        <w:rPr>
          <w:highlight w:val="white"/>
        </w:rPr>
        <w:t xml:space="preserve">      return expression;</w:t>
      </w:r>
    </w:p>
    <w:p w14:paraId="0D6C6809" w14:textId="77777777" w:rsidR="005159E1" w:rsidRPr="005159E1" w:rsidRDefault="005159E1" w:rsidP="005159E1">
      <w:pPr>
        <w:pStyle w:val="Code"/>
        <w:rPr>
          <w:highlight w:val="white"/>
        </w:rPr>
      </w:pPr>
      <w:r w:rsidRPr="005159E1">
        <w:rPr>
          <w:highlight w:val="white"/>
        </w:rPr>
        <w:t xml:space="preserve">    }</w:t>
      </w:r>
    </w:p>
    <w:p w14:paraId="12DFE7DB" w14:textId="77777777" w:rsidR="005159E1" w:rsidRPr="005159E1" w:rsidRDefault="005159E1" w:rsidP="005159E1">
      <w:pPr>
        <w:pStyle w:val="Code"/>
        <w:rPr>
          <w:highlight w:val="white"/>
        </w:rPr>
      </w:pPr>
    </w:p>
    <w:p w14:paraId="32CE7415" w14:textId="77777777" w:rsidR="005159E1" w:rsidRPr="005159E1" w:rsidRDefault="005159E1" w:rsidP="005159E1">
      <w:pPr>
        <w:pStyle w:val="Code"/>
        <w:rPr>
          <w:highlight w:val="white"/>
        </w:rPr>
      </w:pPr>
      <w:r w:rsidRPr="005159E1">
        <w:rPr>
          <w:highlight w:val="white"/>
        </w:rPr>
        <w:t xml:space="preserve">    public static Expression ToLogical(Expression expression) {</w:t>
      </w:r>
    </w:p>
    <w:p w14:paraId="354813F5" w14:textId="77777777" w:rsidR="005159E1" w:rsidRPr="005159E1" w:rsidRDefault="005159E1" w:rsidP="005159E1">
      <w:pPr>
        <w:pStyle w:val="Code"/>
        <w:rPr>
          <w:highlight w:val="white"/>
        </w:rPr>
      </w:pPr>
      <w:r w:rsidRPr="005159E1">
        <w:rPr>
          <w:highlight w:val="white"/>
        </w:rPr>
        <w:lastRenderedPageBreak/>
        <w:t xml:space="preserve">      if (!expression.Symbol.Type.IsLogical()) {</w:t>
      </w:r>
    </w:p>
    <w:p w14:paraId="29327F0A" w14:textId="77777777" w:rsidR="005159E1" w:rsidRPr="005159E1" w:rsidRDefault="005159E1" w:rsidP="005159E1">
      <w:pPr>
        <w:pStyle w:val="Code"/>
        <w:rPr>
          <w:highlight w:val="white"/>
        </w:rPr>
      </w:pPr>
      <w:r w:rsidRPr="005159E1">
        <w:rPr>
          <w:highlight w:val="white"/>
        </w:rPr>
        <w:t xml:space="preserve">        return ImplicitCast(expression, Type.LogicalType);</w:t>
      </w:r>
    </w:p>
    <w:p w14:paraId="11405EBA" w14:textId="77777777" w:rsidR="005159E1" w:rsidRPr="005159E1" w:rsidRDefault="005159E1" w:rsidP="005159E1">
      <w:pPr>
        <w:pStyle w:val="Code"/>
        <w:rPr>
          <w:highlight w:val="white"/>
        </w:rPr>
      </w:pPr>
      <w:r w:rsidRPr="005159E1">
        <w:rPr>
          <w:highlight w:val="white"/>
        </w:rPr>
        <w:t xml:space="preserve">      }</w:t>
      </w:r>
    </w:p>
    <w:p w14:paraId="6D7ED2F8" w14:textId="77777777" w:rsidR="005159E1" w:rsidRPr="005159E1" w:rsidRDefault="005159E1" w:rsidP="005159E1">
      <w:pPr>
        <w:pStyle w:val="Code"/>
        <w:rPr>
          <w:highlight w:val="white"/>
        </w:rPr>
      </w:pPr>
    </w:p>
    <w:p w14:paraId="35706649" w14:textId="77777777" w:rsidR="005159E1" w:rsidRPr="005159E1" w:rsidRDefault="005159E1" w:rsidP="005159E1">
      <w:pPr>
        <w:pStyle w:val="Code"/>
        <w:rPr>
          <w:highlight w:val="white"/>
        </w:rPr>
      </w:pPr>
      <w:r w:rsidRPr="005159E1">
        <w:rPr>
          <w:highlight w:val="white"/>
        </w:rPr>
        <w:t xml:space="preserve">      return expression;</w:t>
      </w:r>
    </w:p>
    <w:p w14:paraId="3410D177" w14:textId="77777777" w:rsidR="005159E1" w:rsidRPr="005159E1" w:rsidRDefault="005159E1" w:rsidP="005159E1">
      <w:pPr>
        <w:pStyle w:val="Code"/>
        <w:rPr>
          <w:highlight w:val="white"/>
        </w:rPr>
      </w:pPr>
      <w:r w:rsidRPr="005159E1">
        <w:rPr>
          <w:highlight w:val="white"/>
        </w:rPr>
        <w:t xml:space="preserve">    }</w:t>
      </w:r>
    </w:p>
    <w:p w14:paraId="04409EFF" w14:textId="77777777" w:rsidR="005159E1" w:rsidRPr="005159E1" w:rsidRDefault="005159E1" w:rsidP="005159E1">
      <w:pPr>
        <w:pStyle w:val="Code"/>
        <w:rPr>
          <w:highlight w:val="white"/>
        </w:rPr>
      </w:pPr>
    </w:p>
    <w:p w14:paraId="3E204B2B" w14:textId="77777777" w:rsidR="005159E1" w:rsidRPr="005159E1" w:rsidRDefault="005159E1" w:rsidP="005159E1">
      <w:pPr>
        <w:pStyle w:val="Code"/>
        <w:rPr>
          <w:highlight w:val="white"/>
        </w:rPr>
      </w:pPr>
    </w:p>
    <w:p w14:paraId="53A7F68E" w14:textId="77777777" w:rsidR="009F0030" w:rsidRDefault="005159E1" w:rsidP="005159E1">
      <w:pPr>
        <w:pStyle w:val="Code"/>
        <w:rPr>
          <w:highlight w:val="white"/>
        </w:rPr>
      </w:pPr>
      <w:r w:rsidRPr="005159E1">
        <w:rPr>
          <w:highlight w:val="white"/>
        </w:rPr>
        <w:t xml:space="preserve">    public static Expression ImplicitCast(Expression fromExpression,</w:t>
      </w:r>
    </w:p>
    <w:p w14:paraId="77F082BD" w14:textId="403FB83B" w:rsidR="005159E1" w:rsidRPr="005159E1" w:rsidRDefault="009F0030" w:rsidP="005159E1">
      <w:pPr>
        <w:pStyle w:val="Code"/>
        <w:rPr>
          <w:highlight w:val="white"/>
        </w:rPr>
      </w:pPr>
      <w:r>
        <w:rPr>
          <w:highlight w:val="white"/>
        </w:rPr>
        <w:t xml:space="preserve">                                         </w:t>
      </w:r>
      <w:r w:rsidR="005159E1" w:rsidRPr="005159E1">
        <w:rPr>
          <w:highlight w:val="white"/>
        </w:rPr>
        <w:t xml:space="preserve"> Type toType) {</w:t>
      </w:r>
    </w:p>
    <w:p w14:paraId="3D4BB61B" w14:textId="77777777" w:rsidR="009F0030" w:rsidRDefault="005159E1" w:rsidP="005159E1">
      <w:pPr>
        <w:pStyle w:val="Code"/>
        <w:rPr>
          <w:highlight w:val="white"/>
        </w:rPr>
      </w:pPr>
      <w:r w:rsidRPr="005159E1">
        <w:rPr>
          <w:highlight w:val="white"/>
        </w:rPr>
        <w:t xml:space="preserve">      Expression constantExpression =</w:t>
      </w:r>
    </w:p>
    <w:p w14:paraId="60D48FDC" w14:textId="53740774" w:rsidR="005159E1" w:rsidRPr="005159E1" w:rsidRDefault="009F0030" w:rsidP="005159E1">
      <w:pPr>
        <w:pStyle w:val="Code"/>
        <w:rPr>
          <w:highlight w:val="white"/>
        </w:rPr>
      </w:pPr>
      <w:r>
        <w:rPr>
          <w:highlight w:val="white"/>
        </w:rPr>
        <w:t xml:space="preserve">        </w:t>
      </w:r>
      <w:r w:rsidR="005159E1" w:rsidRPr="005159E1">
        <w:rPr>
          <w:highlight w:val="white"/>
        </w:rPr>
        <w:t>ConstantExpression.Cast(fromExpression, toType);</w:t>
      </w:r>
    </w:p>
    <w:p w14:paraId="559FC6DC" w14:textId="77777777" w:rsidR="005159E1" w:rsidRPr="005159E1" w:rsidRDefault="005159E1" w:rsidP="005159E1">
      <w:pPr>
        <w:pStyle w:val="Code"/>
        <w:rPr>
          <w:highlight w:val="white"/>
        </w:rPr>
      </w:pPr>
      <w:r w:rsidRPr="005159E1">
        <w:rPr>
          <w:highlight w:val="white"/>
        </w:rPr>
        <w:t xml:space="preserve">      if (constantExpression != null) {</w:t>
      </w:r>
    </w:p>
    <w:p w14:paraId="6D9CBAE3" w14:textId="77777777" w:rsidR="005159E1" w:rsidRPr="005159E1" w:rsidRDefault="005159E1" w:rsidP="005159E1">
      <w:pPr>
        <w:pStyle w:val="Code"/>
        <w:rPr>
          <w:highlight w:val="white"/>
        </w:rPr>
      </w:pPr>
      <w:r w:rsidRPr="005159E1">
        <w:rPr>
          <w:highlight w:val="white"/>
        </w:rPr>
        <w:t xml:space="preserve">        return constantExpression;</w:t>
      </w:r>
    </w:p>
    <w:p w14:paraId="30BA95EB" w14:textId="77777777" w:rsidR="005159E1" w:rsidRPr="005159E1" w:rsidRDefault="005159E1" w:rsidP="005159E1">
      <w:pPr>
        <w:pStyle w:val="Code"/>
        <w:rPr>
          <w:highlight w:val="white"/>
        </w:rPr>
      </w:pPr>
      <w:r w:rsidRPr="005159E1">
        <w:rPr>
          <w:highlight w:val="white"/>
        </w:rPr>
        <w:t xml:space="preserve">      }</w:t>
      </w:r>
    </w:p>
    <w:p w14:paraId="0116312A" w14:textId="77777777" w:rsidR="005159E1" w:rsidRPr="005159E1" w:rsidRDefault="005159E1" w:rsidP="005159E1">
      <w:pPr>
        <w:pStyle w:val="Code"/>
        <w:rPr>
          <w:highlight w:val="white"/>
        </w:rPr>
      </w:pPr>
      <w:r w:rsidRPr="005159E1">
        <w:rPr>
          <w:highlight w:val="white"/>
        </w:rPr>
        <w:t xml:space="preserve">      Type fromType = fromExpression.Symbol.Type;</w:t>
      </w:r>
    </w:p>
    <w:p w14:paraId="4B68D519" w14:textId="77777777" w:rsidR="005159E1" w:rsidRPr="005159E1" w:rsidRDefault="005159E1" w:rsidP="005159E1">
      <w:pPr>
        <w:pStyle w:val="Code"/>
        <w:rPr>
          <w:highlight w:val="white"/>
        </w:rPr>
      </w:pPr>
    </w:p>
    <w:p w14:paraId="0FC40CCF" w14:textId="77777777" w:rsidR="005159E1" w:rsidRPr="005159E1" w:rsidRDefault="005159E1" w:rsidP="005159E1">
      <w:pPr>
        <w:pStyle w:val="Code"/>
        <w:rPr>
          <w:highlight w:val="white"/>
        </w:rPr>
      </w:pPr>
      <w:r w:rsidRPr="005159E1">
        <w:rPr>
          <w:highlight w:val="white"/>
        </w:rPr>
        <w:t xml:space="preserve">      if (fromType.Equals(toType) ||</w:t>
      </w:r>
    </w:p>
    <w:p w14:paraId="6F2C0F47" w14:textId="77777777" w:rsidR="005159E1" w:rsidRPr="005159E1" w:rsidRDefault="005159E1" w:rsidP="005159E1">
      <w:pPr>
        <w:pStyle w:val="Code"/>
        <w:rPr>
          <w:highlight w:val="white"/>
        </w:rPr>
      </w:pPr>
      <w:r w:rsidRPr="005159E1">
        <w:rPr>
          <w:highlight w:val="white"/>
        </w:rPr>
        <w:t xml:space="preserve">          (fromType.IsLogical() &amp;&amp; toType.IsLogical()) ||</w:t>
      </w:r>
    </w:p>
    <w:p w14:paraId="5D92B60E" w14:textId="77777777" w:rsidR="009F0030" w:rsidRDefault="005159E1" w:rsidP="005159E1">
      <w:pPr>
        <w:pStyle w:val="Code"/>
        <w:rPr>
          <w:highlight w:val="white"/>
        </w:rPr>
      </w:pPr>
      <w:r w:rsidRPr="005159E1">
        <w:rPr>
          <w:highlight w:val="white"/>
        </w:rPr>
        <w:t xml:space="preserve">          (fromType.IsPointerArrayStringOrFunction() &amp;&amp;</w:t>
      </w:r>
    </w:p>
    <w:p w14:paraId="08530BD6" w14:textId="17C3F808" w:rsidR="005159E1" w:rsidRPr="005159E1" w:rsidRDefault="009F0030" w:rsidP="005159E1">
      <w:pPr>
        <w:pStyle w:val="Code"/>
        <w:rPr>
          <w:highlight w:val="white"/>
        </w:rPr>
      </w:pPr>
      <w:r>
        <w:rPr>
          <w:highlight w:val="white"/>
        </w:rPr>
        <w:t xml:space="preserve">          </w:t>
      </w:r>
      <w:r w:rsidR="005159E1" w:rsidRPr="005159E1">
        <w:rPr>
          <w:highlight w:val="white"/>
        </w:rPr>
        <w:t xml:space="preserve"> toType.IsPointerOrArray()) ||</w:t>
      </w:r>
    </w:p>
    <w:p w14:paraId="74F9B9BA" w14:textId="77777777" w:rsidR="005159E1" w:rsidRPr="005159E1" w:rsidRDefault="005159E1" w:rsidP="005159E1">
      <w:pPr>
        <w:pStyle w:val="Code"/>
        <w:rPr>
          <w:highlight w:val="white"/>
        </w:rPr>
      </w:pPr>
      <w:r w:rsidRPr="005159E1">
        <w:rPr>
          <w:highlight w:val="white"/>
        </w:rPr>
        <w:t xml:space="preserve">          (((fromType.IsFloating() &amp;&amp; toType.IsFloating()) ||</w:t>
      </w:r>
    </w:p>
    <w:p w14:paraId="5DAC4DFF" w14:textId="77777777" w:rsidR="009F0030" w:rsidRDefault="005159E1" w:rsidP="009F0030">
      <w:pPr>
        <w:pStyle w:val="Code"/>
        <w:rPr>
          <w:highlight w:val="white"/>
        </w:rPr>
      </w:pPr>
      <w:r w:rsidRPr="005159E1">
        <w:rPr>
          <w:highlight w:val="white"/>
        </w:rPr>
        <w:t xml:space="preserve">          </w:t>
      </w:r>
      <w:r w:rsidRPr="009F0030">
        <w:rPr>
          <w:highlight w:val="white"/>
        </w:rPr>
        <w:t xml:space="preserve">  (fromType.IsIntegralPointerOrFunction() &amp;&amp;</w:t>
      </w:r>
    </w:p>
    <w:p w14:paraId="2B56FC1F" w14:textId="5BF43BE2" w:rsidR="005159E1" w:rsidRPr="009F0030" w:rsidRDefault="009F0030" w:rsidP="009F0030">
      <w:pPr>
        <w:pStyle w:val="Code"/>
        <w:rPr>
          <w:highlight w:val="white"/>
        </w:rPr>
      </w:pPr>
      <w:r>
        <w:rPr>
          <w:highlight w:val="white"/>
        </w:rPr>
        <w:t xml:space="preserve">            </w:t>
      </w:r>
      <w:r w:rsidR="005159E1" w:rsidRPr="009F0030">
        <w:rPr>
          <w:highlight w:val="white"/>
        </w:rPr>
        <w:t xml:space="preserve"> toType.IsIntegralPointerArrayOrFunction())) &amp;&amp;</w:t>
      </w:r>
    </w:p>
    <w:p w14:paraId="43130C4D" w14:textId="77777777" w:rsidR="005159E1" w:rsidRPr="009F0030" w:rsidRDefault="005159E1" w:rsidP="009F0030">
      <w:pPr>
        <w:pStyle w:val="Code"/>
        <w:rPr>
          <w:highlight w:val="white"/>
        </w:rPr>
      </w:pPr>
      <w:r w:rsidRPr="009F0030">
        <w:rPr>
          <w:highlight w:val="white"/>
        </w:rPr>
        <w:t xml:space="preserve">           (fromType.ConvertedSize() == toType.ConvertedSize()))) {</w:t>
      </w:r>
    </w:p>
    <w:p w14:paraId="4CCBB40C" w14:textId="77777777" w:rsidR="005159E1" w:rsidRPr="009F0030" w:rsidRDefault="005159E1" w:rsidP="009F0030">
      <w:pPr>
        <w:pStyle w:val="Code"/>
        <w:rPr>
          <w:highlight w:val="white"/>
        </w:rPr>
      </w:pPr>
      <w:r w:rsidRPr="009F0030">
        <w:rPr>
          <w:highlight w:val="white"/>
        </w:rPr>
        <w:t xml:space="preserve">        return fromExpression;</w:t>
      </w:r>
    </w:p>
    <w:p w14:paraId="3DC7148A" w14:textId="77777777" w:rsidR="005159E1" w:rsidRPr="009F0030" w:rsidRDefault="005159E1" w:rsidP="009F0030">
      <w:pPr>
        <w:pStyle w:val="Code"/>
        <w:rPr>
          <w:highlight w:val="white"/>
        </w:rPr>
      </w:pPr>
      <w:r w:rsidRPr="009F0030">
        <w:rPr>
          <w:highlight w:val="white"/>
        </w:rPr>
        <w:t xml:space="preserve">      }</w:t>
      </w:r>
    </w:p>
    <w:p w14:paraId="196BC65B" w14:textId="77777777" w:rsidR="005159E1" w:rsidRPr="005159E1" w:rsidRDefault="005159E1" w:rsidP="009F0030">
      <w:pPr>
        <w:pStyle w:val="Code"/>
        <w:rPr>
          <w:highlight w:val="white"/>
        </w:rPr>
      </w:pPr>
      <w:r w:rsidRPr="009F0030">
        <w:rPr>
          <w:highlight w:val="white"/>
        </w:rPr>
        <w:t xml:space="preserve">      else</w:t>
      </w:r>
      <w:r w:rsidRPr="005159E1">
        <w:rPr>
          <w:highlight w:val="white"/>
        </w:rPr>
        <w:t xml:space="preserve"> {</w:t>
      </w:r>
    </w:p>
    <w:p w14:paraId="56A54AD4" w14:textId="77777777" w:rsidR="005159E1" w:rsidRPr="005159E1" w:rsidRDefault="005159E1" w:rsidP="005159E1">
      <w:pPr>
        <w:pStyle w:val="Code"/>
        <w:rPr>
          <w:highlight w:val="white"/>
        </w:rPr>
      </w:pPr>
      <w:r w:rsidRPr="005159E1">
        <w:rPr>
          <w:highlight w:val="white"/>
        </w:rPr>
        <w:t xml:space="preserve">        return ExplicitCast(fromExpression, toType);</w:t>
      </w:r>
    </w:p>
    <w:p w14:paraId="1E348295" w14:textId="77777777" w:rsidR="005159E1" w:rsidRPr="005159E1" w:rsidRDefault="005159E1" w:rsidP="005159E1">
      <w:pPr>
        <w:pStyle w:val="Code"/>
        <w:rPr>
          <w:highlight w:val="white"/>
        </w:rPr>
      </w:pPr>
      <w:r w:rsidRPr="005159E1">
        <w:rPr>
          <w:highlight w:val="white"/>
        </w:rPr>
        <w:t xml:space="preserve">      }</w:t>
      </w:r>
    </w:p>
    <w:p w14:paraId="5F824041" w14:textId="77777777" w:rsidR="005159E1" w:rsidRPr="005159E1" w:rsidRDefault="005159E1" w:rsidP="005159E1">
      <w:pPr>
        <w:pStyle w:val="Code"/>
        <w:rPr>
          <w:highlight w:val="white"/>
        </w:rPr>
      </w:pPr>
      <w:r w:rsidRPr="005159E1">
        <w:rPr>
          <w:highlight w:val="white"/>
        </w:rPr>
        <w:t xml:space="preserve">    }</w:t>
      </w:r>
    </w:p>
    <w:p w14:paraId="22E7EB4F" w14:textId="77777777" w:rsidR="005159E1" w:rsidRPr="005159E1" w:rsidRDefault="005159E1" w:rsidP="005159E1">
      <w:pPr>
        <w:pStyle w:val="Code"/>
        <w:rPr>
          <w:highlight w:val="white"/>
        </w:rPr>
      </w:pPr>
    </w:p>
    <w:p w14:paraId="1E15B324" w14:textId="77777777" w:rsidR="004C71BF" w:rsidRDefault="005159E1" w:rsidP="005159E1">
      <w:pPr>
        <w:pStyle w:val="Code"/>
        <w:rPr>
          <w:highlight w:val="white"/>
        </w:rPr>
      </w:pPr>
      <w:r w:rsidRPr="005159E1">
        <w:rPr>
          <w:highlight w:val="white"/>
        </w:rPr>
        <w:t xml:space="preserve">    public static Expression ExplicitCast(Expression fromExpression,</w:t>
      </w:r>
    </w:p>
    <w:p w14:paraId="363B0C8B" w14:textId="79A60A65" w:rsidR="005159E1" w:rsidRPr="005159E1" w:rsidRDefault="004C71BF" w:rsidP="005159E1">
      <w:pPr>
        <w:pStyle w:val="Code"/>
        <w:rPr>
          <w:highlight w:val="white"/>
        </w:rPr>
      </w:pPr>
      <w:r>
        <w:rPr>
          <w:highlight w:val="white"/>
        </w:rPr>
        <w:t xml:space="preserve">                                          </w:t>
      </w:r>
      <w:r w:rsidR="005159E1" w:rsidRPr="005159E1">
        <w:rPr>
          <w:highlight w:val="white"/>
        </w:rPr>
        <w:t>Type toType) {</w:t>
      </w:r>
    </w:p>
    <w:p w14:paraId="7DCCC1DD" w14:textId="77777777" w:rsidR="004C71BF" w:rsidRDefault="005159E1" w:rsidP="005159E1">
      <w:pPr>
        <w:pStyle w:val="Code"/>
        <w:rPr>
          <w:highlight w:val="white"/>
        </w:rPr>
      </w:pPr>
      <w:r w:rsidRPr="005159E1">
        <w:rPr>
          <w:highlight w:val="white"/>
        </w:rPr>
        <w:t xml:space="preserve">      Expression constantExpression =</w:t>
      </w:r>
    </w:p>
    <w:p w14:paraId="125CF7FB" w14:textId="224DADA9" w:rsidR="005159E1" w:rsidRPr="005159E1" w:rsidRDefault="004C71BF" w:rsidP="005159E1">
      <w:pPr>
        <w:pStyle w:val="Code"/>
        <w:rPr>
          <w:highlight w:val="white"/>
        </w:rPr>
      </w:pPr>
      <w:r>
        <w:rPr>
          <w:highlight w:val="white"/>
        </w:rPr>
        <w:t xml:space="preserve">        </w:t>
      </w:r>
      <w:r w:rsidR="005159E1" w:rsidRPr="005159E1">
        <w:rPr>
          <w:highlight w:val="white"/>
        </w:rPr>
        <w:t>ConstantExpression.Cast(fromExpression, toType);</w:t>
      </w:r>
    </w:p>
    <w:p w14:paraId="13A2169A" w14:textId="77777777" w:rsidR="005159E1" w:rsidRPr="005159E1" w:rsidRDefault="005159E1" w:rsidP="005159E1">
      <w:pPr>
        <w:pStyle w:val="Code"/>
        <w:rPr>
          <w:highlight w:val="white"/>
        </w:rPr>
      </w:pPr>
      <w:r w:rsidRPr="005159E1">
        <w:rPr>
          <w:highlight w:val="white"/>
        </w:rPr>
        <w:t xml:space="preserve">      if (constantExpression != null) {</w:t>
      </w:r>
    </w:p>
    <w:p w14:paraId="4C49D12F" w14:textId="77777777" w:rsidR="005159E1" w:rsidRPr="005159E1" w:rsidRDefault="005159E1" w:rsidP="005159E1">
      <w:pPr>
        <w:pStyle w:val="Code"/>
        <w:rPr>
          <w:highlight w:val="white"/>
        </w:rPr>
      </w:pPr>
      <w:r w:rsidRPr="005159E1">
        <w:rPr>
          <w:highlight w:val="white"/>
        </w:rPr>
        <w:t xml:space="preserve">        return constantExpression;</w:t>
      </w:r>
    </w:p>
    <w:p w14:paraId="46EADD9A" w14:textId="77777777" w:rsidR="005159E1" w:rsidRPr="005159E1" w:rsidRDefault="005159E1" w:rsidP="005159E1">
      <w:pPr>
        <w:pStyle w:val="Code"/>
        <w:rPr>
          <w:highlight w:val="white"/>
        </w:rPr>
      </w:pPr>
      <w:r w:rsidRPr="005159E1">
        <w:rPr>
          <w:highlight w:val="white"/>
        </w:rPr>
        <w:t xml:space="preserve">      }</w:t>
      </w:r>
    </w:p>
    <w:p w14:paraId="3B443B81" w14:textId="77777777" w:rsidR="005159E1" w:rsidRPr="005159E1" w:rsidRDefault="005159E1" w:rsidP="005159E1">
      <w:pPr>
        <w:pStyle w:val="Code"/>
        <w:rPr>
          <w:highlight w:val="white"/>
        </w:rPr>
      </w:pPr>
    </w:p>
    <w:p w14:paraId="43ABA68B" w14:textId="77777777" w:rsidR="005159E1" w:rsidRPr="005159E1" w:rsidRDefault="005159E1" w:rsidP="005159E1">
      <w:pPr>
        <w:pStyle w:val="Code"/>
        <w:rPr>
          <w:highlight w:val="white"/>
        </w:rPr>
      </w:pPr>
      <w:r w:rsidRPr="005159E1">
        <w:rPr>
          <w:highlight w:val="white"/>
        </w:rPr>
        <w:t xml:space="preserve">      Symbol fromSymbol = fromExpression.Symbol;</w:t>
      </w:r>
    </w:p>
    <w:p w14:paraId="2B2104CE" w14:textId="77777777" w:rsidR="005159E1" w:rsidRPr="005159E1" w:rsidRDefault="005159E1" w:rsidP="005159E1">
      <w:pPr>
        <w:pStyle w:val="Code"/>
        <w:rPr>
          <w:highlight w:val="white"/>
        </w:rPr>
      </w:pPr>
      <w:r w:rsidRPr="005159E1">
        <w:rPr>
          <w:highlight w:val="white"/>
        </w:rPr>
        <w:t xml:space="preserve">      Type fromType = fromSymbol.Type;</w:t>
      </w:r>
    </w:p>
    <w:p w14:paraId="2CC2124D" w14:textId="77777777" w:rsidR="005159E1" w:rsidRPr="005159E1" w:rsidRDefault="005159E1" w:rsidP="005159E1">
      <w:pPr>
        <w:pStyle w:val="Code"/>
        <w:rPr>
          <w:highlight w:val="white"/>
        </w:rPr>
      </w:pPr>
    </w:p>
    <w:p w14:paraId="2C44E80B" w14:textId="77777777" w:rsidR="005159E1" w:rsidRPr="005159E1" w:rsidRDefault="005159E1" w:rsidP="005159E1">
      <w:pPr>
        <w:pStyle w:val="Code"/>
        <w:rPr>
          <w:highlight w:val="white"/>
        </w:rPr>
      </w:pPr>
      <w:r w:rsidRPr="005159E1">
        <w:rPr>
          <w:highlight w:val="white"/>
        </w:rPr>
        <w:t xml:space="preserve">      if (toType.IsVoid()) {</w:t>
      </w:r>
    </w:p>
    <w:p w14:paraId="6A86C031" w14:textId="77777777" w:rsidR="005159E1" w:rsidRPr="005159E1" w:rsidRDefault="005159E1" w:rsidP="005159E1">
      <w:pPr>
        <w:pStyle w:val="Code"/>
        <w:rPr>
          <w:highlight w:val="white"/>
        </w:rPr>
      </w:pPr>
      <w:r w:rsidRPr="005159E1">
        <w:rPr>
          <w:highlight w:val="white"/>
        </w:rPr>
        <w:t xml:space="preserve">        return (new Expression(new Symbol(toType), null, null));</w:t>
      </w:r>
    </w:p>
    <w:p w14:paraId="4E87FB9B" w14:textId="77777777" w:rsidR="005159E1" w:rsidRPr="005159E1" w:rsidRDefault="005159E1" w:rsidP="005159E1">
      <w:pPr>
        <w:pStyle w:val="Code"/>
        <w:rPr>
          <w:highlight w:val="white"/>
        </w:rPr>
      </w:pPr>
      <w:r w:rsidRPr="005159E1">
        <w:rPr>
          <w:highlight w:val="white"/>
        </w:rPr>
        <w:t xml:space="preserve">      }</w:t>
      </w:r>
    </w:p>
    <w:p w14:paraId="51CC410D" w14:textId="77777777" w:rsidR="005159E1" w:rsidRPr="005159E1" w:rsidRDefault="005159E1" w:rsidP="005159E1">
      <w:pPr>
        <w:pStyle w:val="Code"/>
        <w:rPr>
          <w:highlight w:val="white"/>
        </w:rPr>
      </w:pPr>
      <w:r w:rsidRPr="005159E1">
        <w:rPr>
          <w:highlight w:val="white"/>
        </w:rPr>
        <w:t xml:space="preserve">      else if (fromType.IsStructOrUnion() &amp;&amp; toType.IsStructOrUnion()) {</w:t>
      </w:r>
    </w:p>
    <w:p w14:paraId="781C79BB" w14:textId="77777777" w:rsidR="004C71BF" w:rsidRDefault="005159E1" w:rsidP="005159E1">
      <w:pPr>
        <w:pStyle w:val="Code"/>
        <w:rPr>
          <w:highlight w:val="white"/>
        </w:rPr>
      </w:pPr>
      <w:r w:rsidRPr="005159E1">
        <w:rPr>
          <w:highlight w:val="white"/>
        </w:rPr>
        <w:t xml:space="preserve">        Assert.Error(fromType.Equals(toType), fromType + " to " + toType,</w:t>
      </w:r>
    </w:p>
    <w:p w14:paraId="23E85E1A" w14:textId="5E2AF394" w:rsidR="005159E1" w:rsidRPr="005159E1" w:rsidRDefault="004C71BF" w:rsidP="005159E1">
      <w:pPr>
        <w:pStyle w:val="Code"/>
        <w:rPr>
          <w:highlight w:val="white"/>
        </w:rPr>
      </w:pPr>
      <w:r>
        <w:rPr>
          <w:highlight w:val="white"/>
        </w:rPr>
        <w:t xml:space="preserve">                    </w:t>
      </w:r>
      <w:r w:rsidR="005159E1" w:rsidRPr="005159E1">
        <w:rPr>
          <w:highlight w:val="white"/>
        </w:rPr>
        <w:t xml:space="preserve"> Message.Invalid_type_cast);</w:t>
      </w:r>
    </w:p>
    <w:p w14:paraId="20F82914" w14:textId="77777777" w:rsidR="004C71BF" w:rsidRDefault="005159E1" w:rsidP="005159E1">
      <w:pPr>
        <w:pStyle w:val="Code"/>
        <w:rPr>
          <w:highlight w:val="white"/>
        </w:rPr>
      </w:pPr>
      <w:r w:rsidRPr="005159E1">
        <w:rPr>
          <w:highlight w:val="white"/>
        </w:rPr>
        <w:t xml:space="preserve">        return (new Expression(new Symbol(toType), fromExpression.ShortList,</w:t>
      </w:r>
    </w:p>
    <w:p w14:paraId="246EBEC6" w14:textId="4DA9DB32" w:rsidR="005159E1" w:rsidRPr="005159E1" w:rsidRDefault="004C71BF" w:rsidP="005159E1">
      <w:pPr>
        <w:pStyle w:val="Code"/>
        <w:rPr>
          <w:highlight w:val="white"/>
        </w:rPr>
      </w:pPr>
      <w:r>
        <w:rPr>
          <w:highlight w:val="white"/>
        </w:rPr>
        <w:t xml:space="preserve">                              </w:t>
      </w:r>
      <w:r w:rsidR="005159E1" w:rsidRPr="005159E1">
        <w:rPr>
          <w:highlight w:val="white"/>
        </w:rPr>
        <w:t xml:space="preserve"> fromExpression.LongList));</w:t>
      </w:r>
    </w:p>
    <w:p w14:paraId="479975AA" w14:textId="77777777" w:rsidR="005159E1" w:rsidRPr="005159E1" w:rsidRDefault="005159E1" w:rsidP="005159E1">
      <w:pPr>
        <w:pStyle w:val="Code"/>
        <w:rPr>
          <w:highlight w:val="white"/>
        </w:rPr>
      </w:pPr>
      <w:r w:rsidRPr="005159E1">
        <w:rPr>
          <w:highlight w:val="white"/>
        </w:rPr>
        <w:t xml:space="preserve">      }</w:t>
      </w:r>
    </w:p>
    <w:p w14:paraId="6543DC63" w14:textId="77777777" w:rsidR="005159E1" w:rsidRPr="005159E1" w:rsidRDefault="005159E1" w:rsidP="005159E1">
      <w:pPr>
        <w:pStyle w:val="Code"/>
        <w:rPr>
          <w:highlight w:val="white"/>
        </w:rPr>
      </w:pPr>
      <w:r w:rsidRPr="005159E1">
        <w:rPr>
          <w:highlight w:val="white"/>
        </w:rPr>
        <w:t xml:space="preserve">      else if (fromType.IsLogical()) {</w:t>
      </w:r>
    </w:p>
    <w:p w14:paraId="776AB5CD" w14:textId="77777777" w:rsidR="005159E1" w:rsidRPr="005159E1" w:rsidRDefault="005159E1" w:rsidP="005159E1">
      <w:pPr>
        <w:pStyle w:val="Code"/>
        <w:rPr>
          <w:highlight w:val="white"/>
        </w:rPr>
      </w:pPr>
      <w:r w:rsidRPr="005159E1">
        <w:rPr>
          <w:highlight w:val="white"/>
        </w:rPr>
        <w:t xml:space="preserve">        if (toType.IsFloating()) {</w:t>
      </w:r>
    </w:p>
    <w:p w14:paraId="53CD72A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BB37FC1" w14:textId="6D4B5668" w:rsidR="005159E1" w:rsidRDefault="005159E1" w:rsidP="005159E1">
      <w:pPr>
        <w:pStyle w:val="Code"/>
        <w:rPr>
          <w:highlight w:val="white"/>
        </w:rPr>
      </w:pPr>
      <w:r w:rsidRPr="005159E1">
        <w:rPr>
          <w:highlight w:val="white"/>
        </w:rPr>
        <w:t xml:space="preserve">          Symbol resultSymbol = new Symbol(toType);</w:t>
      </w:r>
    </w:p>
    <w:p w14:paraId="4AAB01EA" w14:textId="32B2C4FA" w:rsidR="00E50A22" w:rsidRDefault="00E50A22" w:rsidP="005159E1">
      <w:pPr>
        <w:pStyle w:val="Code"/>
        <w:rPr>
          <w:highlight w:val="white"/>
        </w:rPr>
      </w:pPr>
      <w:r>
        <w:rPr>
          <w:highlight w:val="white"/>
        </w:rPr>
        <w:t xml:space="preserve">          MiddleCode oneCode = </w:t>
      </w:r>
      <w:r w:rsidRPr="005159E1">
        <w:rPr>
          <w:highlight w:val="white"/>
        </w:rPr>
        <w:t>MiddleCodeGenerator.AddMiddleCode(codeList,</w:t>
      </w:r>
    </w:p>
    <w:p w14:paraId="7E3EB915" w14:textId="44CA1D28" w:rsidR="00E50A22" w:rsidRPr="005159E1" w:rsidRDefault="00E50A22" w:rsidP="005159E1">
      <w:pPr>
        <w:pStyle w:val="Code"/>
        <w:rPr>
          <w:highlight w:val="white"/>
        </w:rPr>
      </w:pPr>
      <w:r>
        <w:rPr>
          <w:highlight w:val="white"/>
        </w:rPr>
        <w:lastRenderedPageBreak/>
        <w:t xml:space="preserve">                                                   </w:t>
      </w:r>
      <w:r w:rsidRPr="005159E1">
        <w:rPr>
          <w:highlight w:val="white"/>
        </w:rPr>
        <w:t>MiddleOperator.PushOne)</w:t>
      </w:r>
      <w:r w:rsidR="008D5426">
        <w:rPr>
          <w:highlight w:val="white"/>
        </w:rPr>
        <w:t>;</w:t>
      </w:r>
    </w:p>
    <w:p w14:paraId="0038CCDC" w14:textId="22B3F85A" w:rsidR="005159E1" w:rsidRPr="005159E1" w:rsidRDefault="005159E1" w:rsidP="005159E1">
      <w:pPr>
        <w:pStyle w:val="Code"/>
        <w:rPr>
          <w:highlight w:val="white"/>
        </w:rPr>
      </w:pPr>
      <w:r w:rsidRPr="005159E1">
        <w:rPr>
          <w:highlight w:val="white"/>
        </w:rPr>
        <w:t xml:space="preserve">          MiddleCodeGenerator.Backpatch(fromSymbol.TrueSet,</w:t>
      </w:r>
      <w:r w:rsidR="00E50A22">
        <w:rPr>
          <w:highlight w:val="white"/>
        </w:rPr>
        <w:t xml:space="preserve"> oneCode</w:t>
      </w:r>
      <w:r w:rsidRPr="005159E1">
        <w:rPr>
          <w:highlight w:val="white"/>
        </w:rPr>
        <w:t>);</w:t>
      </w:r>
    </w:p>
    <w:p w14:paraId="1E17BAD0"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38D89C2A" w14:textId="77777777" w:rsidR="00B673CE" w:rsidRDefault="005159E1" w:rsidP="005159E1">
      <w:pPr>
        <w:pStyle w:val="Code"/>
        <w:rPr>
          <w:highlight w:val="white"/>
        </w:rPr>
      </w:pPr>
      <w:r w:rsidRPr="005159E1">
        <w:rPr>
          <w:highlight w:val="white"/>
        </w:rPr>
        <w:t xml:space="preserve">          MiddleCodeGenerator.AddMiddleCode(codeList, MiddleOperator.Goto,</w:t>
      </w:r>
    </w:p>
    <w:p w14:paraId="0F667B75" w14:textId="2243B5A6" w:rsidR="005159E1" w:rsidRDefault="00B673CE" w:rsidP="005159E1">
      <w:pPr>
        <w:pStyle w:val="Code"/>
        <w:rPr>
          <w:highlight w:val="white"/>
        </w:rPr>
      </w:pPr>
      <w:r>
        <w:rPr>
          <w:highlight w:val="white"/>
        </w:rPr>
        <w:t xml:space="preserve">                                           </w:t>
      </w:r>
      <w:r w:rsidR="005159E1" w:rsidRPr="005159E1">
        <w:rPr>
          <w:highlight w:val="white"/>
        </w:rPr>
        <w:t xml:space="preserve"> toCode);</w:t>
      </w:r>
    </w:p>
    <w:p w14:paraId="0DB3DA97" w14:textId="041D1466" w:rsidR="00B673CE" w:rsidRDefault="00B673CE" w:rsidP="005159E1">
      <w:pPr>
        <w:pStyle w:val="Code"/>
        <w:rPr>
          <w:highlight w:val="white"/>
        </w:rPr>
      </w:pPr>
      <w:r>
        <w:rPr>
          <w:highlight w:val="white"/>
        </w:rPr>
        <w:t xml:space="preserve">          MiddleCo</w:t>
      </w:r>
      <w:r w:rsidR="00407BD9">
        <w:rPr>
          <w:highlight w:val="white"/>
        </w:rPr>
        <w:t>d</w:t>
      </w:r>
      <w:r>
        <w:rPr>
          <w:highlight w:val="white"/>
        </w:rPr>
        <w:t xml:space="preserve">e zeroCode = </w:t>
      </w:r>
      <w:r w:rsidRPr="005159E1">
        <w:rPr>
          <w:highlight w:val="white"/>
        </w:rPr>
        <w:t>MiddleCodeGenerator.AddMiddleCode(codeList,</w:t>
      </w:r>
    </w:p>
    <w:p w14:paraId="1A9C69D6" w14:textId="6AA44F70" w:rsidR="00B673CE" w:rsidRPr="005159E1" w:rsidRDefault="00B673CE" w:rsidP="005159E1">
      <w:pPr>
        <w:pStyle w:val="Code"/>
        <w:rPr>
          <w:highlight w:val="white"/>
        </w:rPr>
      </w:pPr>
      <w:r>
        <w:rPr>
          <w:highlight w:val="white"/>
        </w:rPr>
        <w:t xml:space="preserve">                   </w:t>
      </w:r>
      <w:r w:rsidR="00407BD9">
        <w:rPr>
          <w:highlight w:val="white"/>
        </w:rPr>
        <w:t xml:space="preserve"> </w:t>
      </w:r>
      <w:r>
        <w:rPr>
          <w:highlight w:val="white"/>
        </w:rPr>
        <w:t xml:space="preserve">                               </w:t>
      </w:r>
      <w:r w:rsidRPr="005159E1">
        <w:rPr>
          <w:highlight w:val="white"/>
        </w:rPr>
        <w:t xml:space="preserve"> MiddleOperator.PushZero)</w:t>
      </w:r>
      <w:r w:rsidR="008D5426">
        <w:rPr>
          <w:highlight w:val="white"/>
        </w:rPr>
        <w:t>;</w:t>
      </w:r>
    </w:p>
    <w:p w14:paraId="699AFAB6" w14:textId="4F343E37" w:rsidR="005159E1" w:rsidRPr="005159E1" w:rsidRDefault="005159E1" w:rsidP="005159E1">
      <w:pPr>
        <w:pStyle w:val="Code"/>
        <w:rPr>
          <w:highlight w:val="white"/>
        </w:rPr>
      </w:pPr>
      <w:r w:rsidRPr="005159E1">
        <w:rPr>
          <w:highlight w:val="white"/>
        </w:rPr>
        <w:t xml:space="preserve">          MiddleCodeGenerator.Backpatch(fromSymbol.FalseSet,</w:t>
      </w:r>
      <w:r w:rsidR="00B673CE">
        <w:rPr>
          <w:highlight w:val="white"/>
        </w:rPr>
        <w:t xml:space="preserve"> zeroCode</w:t>
      </w:r>
      <w:r w:rsidRPr="005159E1">
        <w:rPr>
          <w:highlight w:val="white"/>
        </w:rPr>
        <w:t>);</w:t>
      </w:r>
    </w:p>
    <w:p w14:paraId="799115B2" w14:textId="77777777" w:rsidR="005159E1" w:rsidRPr="005159E1" w:rsidRDefault="005159E1" w:rsidP="005159E1">
      <w:pPr>
        <w:pStyle w:val="Code"/>
        <w:rPr>
          <w:highlight w:val="white"/>
        </w:rPr>
      </w:pPr>
      <w:r w:rsidRPr="005159E1">
        <w:rPr>
          <w:highlight w:val="white"/>
        </w:rPr>
        <w:t xml:space="preserve">          codeList.Add(toCode);</w:t>
      </w:r>
    </w:p>
    <w:p w14:paraId="3AE4E1B5" w14:textId="77777777" w:rsidR="0024582A" w:rsidRDefault="005159E1" w:rsidP="005159E1">
      <w:pPr>
        <w:pStyle w:val="Code"/>
        <w:rPr>
          <w:highlight w:val="white"/>
        </w:rPr>
      </w:pPr>
      <w:r w:rsidRPr="005159E1">
        <w:rPr>
          <w:highlight w:val="white"/>
        </w:rPr>
        <w:t xml:space="preserve">          return (new Expression(resultSymbol, fromExpression.ShortList,</w:t>
      </w:r>
    </w:p>
    <w:p w14:paraId="4DFA37FD" w14:textId="51C00B2A"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1342B529" w14:textId="77777777" w:rsidR="005159E1" w:rsidRPr="005159E1" w:rsidRDefault="005159E1" w:rsidP="005159E1">
      <w:pPr>
        <w:pStyle w:val="Code"/>
        <w:rPr>
          <w:highlight w:val="white"/>
        </w:rPr>
      </w:pPr>
      <w:r w:rsidRPr="005159E1">
        <w:rPr>
          <w:highlight w:val="white"/>
        </w:rPr>
        <w:t xml:space="preserve">        }</w:t>
      </w:r>
    </w:p>
    <w:p w14:paraId="012CADFB" w14:textId="77777777" w:rsidR="005159E1" w:rsidRPr="005159E1" w:rsidRDefault="005159E1" w:rsidP="005159E1">
      <w:pPr>
        <w:pStyle w:val="Code"/>
        <w:rPr>
          <w:highlight w:val="white"/>
        </w:rPr>
      </w:pPr>
      <w:r w:rsidRPr="005159E1">
        <w:rPr>
          <w:highlight w:val="white"/>
        </w:rPr>
        <w:t xml:space="preserve">        else if (toType.IsIntegralArrayOrPointer()) {</w:t>
      </w:r>
    </w:p>
    <w:p w14:paraId="2A1B1F9F"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6D98DB65" w14:textId="77777777" w:rsidR="005159E1" w:rsidRPr="005159E1" w:rsidRDefault="005159E1" w:rsidP="005159E1">
      <w:pPr>
        <w:pStyle w:val="Code"/>
        <w:rPr>
          <w:highlight w:val="white"/>
        </w:rPr>
      </w:pPr>
      <w:r w:rsidRPr="005159E1">
        <w:rPr>
          <w:highlight w:val="white"/>
        </w:rPr>
        <w:t xml:space="preserve">          Symbol resultSymbol = new Symbol(toType);</w:t>
      </w:r>
    </w:p>
    <w:p w14:paraId="1C25A5B8" w14:textId="77777777" w:rsidR="005159E1" w:rsidRPr="005159E1" w:rsidRDefault="005159E1" w:rsidP="005159E1">
      <w:pPr>
        <w:pStyle w:val="Code"/>
        <w:rPr>
          <w:highlight w:val="white"/>
        </w:rPr>
      </w:pPr>
    </w:p>
    <w:p w14:paraId="6B5354FD" w14:textId="36D3FB10" w:rsidR="005159E1" w:rsidRPr="005159E1" w:rsidRDefault="005159E1" w:rsidP="005159E1">
      <w:pPr>
        <w:pStyle w:val="Code"/>
        <w:rPr>
          <w:highlight w:val="white"/>
        </w:rPr>
      </w:pPr>
      <w:r w:rsidRPr="005159E1">
        <w:rPr>
          <w:highlight w:val="white"/>
        </w:rPr>
        <w:t xml:space="preserve">          Symbol oneSymbol = new Symbol(toType, (</w:t>
      </w:r>
      <w:r w:rsidR="007E7541">
        <w:rPr>
          <w:highlight w:val="white"/>
        </w:rPr>
        <w:t>BigInteger.One</w:t>
      </w:r>
      <w:r w:rsidRPr="005159E1">
        <w:rPr>
          <w:highlight w:val="white"/>
        </w:rPr>
        <w:t>));</w:t>
      </w:r>
    </w:p>
    <w:p w14:paraId="59FA927E" w14:textId="77777777" w:rsidR="0024582A" w:rsidRDefault="005159E1" w:rsidP="005159E1">
      <w:pPr>
        <w:pStyle w:val="Code"/>
        <w:rPr>
          <w:highlight w:val="white"/>
        </w:rPr>
      </w:pPr>
      <w:r w:rsidRPr="005159E1">
        <w:rPr>
          <w:highlight w:val="white"/>
        </w:rPr>
        <w:t xml:space="preserve">          MiddleCode assignTrue =</w:t>
      </w:r>
    </w:p>
    <w:p w14:paraId="78F6CE0D" w14:textId="77777777" w:rsidR="0024582A" w:rsidRDefault="0024582A" w:rsidP="005159E1">
      <w:pPr>
        <w:pStyle w:val="Code"/>
        <w:rPr>
          <w:highlight w:val="white"/>
        </w:rPr>
      </w:pPr>
      <w:r>
        <w:rPr>
          <w:highlight w:val="white"/>
        </w:rPr>
        <w:t xml:space="preserve">            </w:t>
      </w:r>
      <w:r w:rsidR="005159E1" w:rsidRPr="005159E1">
        <w:rPr>
          <w:highlight w:val="white"/>
        </w:rPr>
        <w:t>MiddleCodeGenerator.AddMiddleCode(codeList, MiddleOperator.Assign,</w:t>
      </w:r>
    </w:p>
    <w:p w14:paraId="76F0633F" w14:textId="23155630"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oneSymbol);</w:t>
      </w:r>
    </w:p>
    <w:p w14:paraId="7F1C531B" w14:textId="77777777" w:rsidR="005159E1" w:rsidRPr="005159E1" w:rsidRDefault="005159E1" w:rsidP="005159E1">
      <w:pPr>
        <w:pStyle w:val="Code"/>
        <w:rPr>
          <w:highlight w:val="white"/>
        </w:rPr>
      </w:pPr>
      <w:r w:rsidRPr="005159E1">
        <w:rPr>
          <w:highlight w:val="white"/>
        </w:rPr>
        <w:t xml:space="preserve">          MiddleCodeGenerator.Backpatch(fromSymbol.TrueSet, assignTrue);</w:t>
      </w:r>
    </w:p>
    <w:p w14:paraId="7CAD304F" w14:textId="77777777" w:rsidR="005159E1" w:rsidRPr="005159E1" w:rsidRDefault="005159E1" w:rsidP="005159E1">
      <w:pPr>
        <w:pStyle w:val="Code"/>
        <w:rPr>
          <w:highlight w:val="white"/>
        </w:rPr>
      </w:pPr>
      <w:r w:rsidRPr="005159E1">
        <w:rPr>
          <w:highlight w:val="white"/>
        </w:rPr>
        <w:t xml:space="preserve">      </w:t>
      </w:r>
    </w:p>
    <w:p w14:paraId="1B23507F"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5D2C8969" w14:textId="77777777" w:rsidR="0024582A" w:rsidRDefault="005159E1" w:rsidP="005159E1">
      <w:pPr>
        <w:pStyle w:val="Code"/>
        <w:rPr>
          <w:highlight w:val="white"/>
        </w:rPr>
      </w:pPr>
      <w:r w:rsidRPr="005159E1">
        <w:rPr>
          <w:highlight w:val="white"/>
        </w:rPr>
        <w:t xml:space="preserve">          MiddleCodeGenerator.AddMiddleCode(codeList, MiddleOperator.Goto,</w:t>
      </w:r>
    </w:p>
    <w:p w14:paraId="34D3CD1D" w14:textId="670843ED" w:rsidR="005159E1" w:rsidRPr="005159E1" w:rsidRDefault="0024582A" w:rsidP="005159E1">
      <w:pPr>
        <w:pStyle w:val="Code"/>
        <w:rPr>
          <w:highlight w:val="white"/>
        </w:rPr>
      </w:pPr>
      <w:r>
        <w:rPr>
          <w:highlight w:val="white"/>
        </w:rPr>
        <w:t xml:space="preserve">                                           </w:t>
      </w:r>
      <w:r w:rsidR="005159E1" w:rsidRPr="005159E1">
        <w:rPr>
          <w:highlight w:val="white"/>
        </w:rPr>
        <w:t xml:space="preserve"> toCode);</w:t>
      </w:r>
    </w:p>
    <w:p w14:paraId="3C70951F" w14:textId="77777777" w:rsidR="005159E1" w:rsidRPr="005159E1" w:rsidRDefault="005159E1" w:rsidP="005159E1">
      <w:pPr>
        <w:pStyle w:val="Code"/>
        <w:rPr>
          <w:highlight w:val="white"/>
        </w:rPr>
      </w:pPr>
    </w:p>
    <w:p w14:paraId="461599F5" w14:textId="310042E7" w:rsidR="005159E1" w:rsidRPr="005159E1" w:rsidRDefault="005159E1" w:rsidP="005159E1">
      <w:pPr>
        <w:pStyle w:val="Code"/>
        <w:rPr>
          <w:highlight w:val="white"/>
        </w:rPr>
      </w:pPr>
      <w:r w:rsidRPr="005159E1">
        <w:rPr>
          <w:highlight w:val="white"/>
        </w:rPr>
        <w:t xml:space="preserve">          Symbol zeroSymbol = new Symbol(toType, (</w:t>
      </w:r>
      <w:r w:rsidR="00EF0D34">
        <w:rPr>
          <w:highlight w:val="white"/>
        </w:rPr>
        <w:t>BigInteger.Zero</w:t>
      </w:r>
      <w:r w:rsidRPr="005159E1">
        <w:rPr>
          <w:highlight w:val="white"/>
        </w:rPr>
        <w:t>));</w:t>
      </w:r>
    </w:p>
    <w:p w14:paraId="2966C01D" w14:textId="77777777" w:rsidR="0024582A" w:rsidRDefault="005159E1" w:rsidP="005159E1">
      <w:pPr>
        <w:pStyle w:val="Code"/>
        <w:rPr>
          <w:highlight w:val="white"/>
        </w:rPr>
      </w:pPr>
      <w:r w:rsidRPr="005159E1">
        <w:rPr>
          <w:highlight w:val="white"/>
        </w:rPr>
        <w:t xml:space="preserve">          MiddleCode assignFalse =</w:t>
      </w:r>
    </w:p>
    <w:p w14:paraId="2AC820D7" w14:textId="77777777" w:rsidR="0024582A" w:rsidRDefault="0024582A" w:rsidP="005159E1">
      <w:pPr>
        <w:pStyle w:val="Code"/>
        <w:rPr>
          <w:highlight w:val="white"/>
        </w:rPr>
      </w:pPr>
      <w:r>
        <w:rPr>
          <w:highlight w:val="white"/>
        </w:rPr>
        <w:t xml:space="preserve">           </w:t>
      </w:r>
      <w:r w:rsidR="005159E1" w:rsidRPr="005159E1">
        <w:rPr>
          <w:highlight w:val="white"/>
        </w:rPr>
        <w:t xml:space="preserve"> MiddleCodeGenerator.AddMiddleCode(codeList, MiddleOperator.Assign,</w:t>
      </w:r>
    </w:p>
    <w:p w14:paraId="45C021B9" w14:textId="64C78809"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zeroSymbol);</w:t>
      </w:r>
    </w:p>
    <w:p w14:paraId="76DA8840" w14:textId="77777777" w:rsidR="005159E1" w:rsidRPr="005159E1" w:rsidRDefault="005159E1" w:rsidP="005159E1">
      <w:pPr>
        <w:pStyle w:val="Code"/>
        <w:rPr>
          <w:highlight w:val="white"/>
        </w:rPr>
      </w:pPr>
      <w:r w:rsidRPr="005159E1">
        <w:rPr>
          <w:highlight w:val="white"/>
        </w:rPr>
        <w:t xml:space="preserve">          MiddleCodeGenerator.Backpatch(fromSymbol.FalseSet, assignFalse);</w:t>
      </w:r>
    </w:p>
    <w:p w14:paraId="38A9FB7B" w14:textId="77777777" w:rsidR="005159E1" w:rsidRPr="005159E1" w:rsidRDefault="005159E1" w:rsidP="005159E1">
      <w:pPr>
        <w:pStyle w:val="Code"/>
        <w:rPr>
          <w:highlight w:val="white"/>
        </w:rPr>
      </w:pPr>
      <w:r w:rsidRPr="005159E1">
        <w:rPr>
          <w:highlight w:val="white"/>
        </w:rPr>
        <w:t xml:space="preserve">      </w:t>
      </w:r>
    </w:p>
    <w:p w14:paraId="6C217DD0" w14:textId="77777777" w:rsidR="005159E1" w:rsidRPr="005159E1" w:rsidRDefault="005159E1" w:rsidP="005159E1">
      <w:pPr>
        <w:pStyle w:val="Code"/>
        <w:rPr>
          <w:highlight w:val="white"/>
        </w:rPr>
      </w:pPr>
      <w:r w:rsidRPr="005159E1">
        <w:rPr>
          <w:highlight w:val="white"/>
        </w:rPr>
        <w:t xml:space="preserve">          codeList.Add(toCode);</w:t>
      </w:r>
    </w:p>
    <w:p w14:paraId="76E2648B" w14:textId="77777777" w:rsidR="0024582A" w:rsidRDefault="005159E1" w:rsidP="005159E1">
      <w:pPr>
        <w:pStyle w:val="Code"/>
        <w:rPr>
          <w:highlight w:val="white"/>
        </w:rPr>
      </w:pPr>
      <w:r w:rsidRPr="005159E1">
        <w:rPr>
          <w:highlight w:val="white"/>
        </w:rPr>
        <w:t xml:space="preserve">          return (new Expression(resultSymbol, fromExpression.ShortList,</w:t>
      </w:r>
    </w:p>
    <w:p w14:paraId="5BE4967D" w14:textId="2D1D4B34"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6B6E120C" w14:textId="77777777" w:rsidR="005159E1" w:rsidRPr="005159E1" w:rsidRDefault="005159E1" w:rsidP="005159E1">
      <w:pPr>
        <w:pStyle w:val="Code"/>
        <w:rPr>
          <w:highlight w:val="white"/>
        </w:rPr>
      </w:pPr>
      <w:r w:rsidRPr="005159E1">
        <w:rPr>
          <w:highlight w:val="white"/>
        </w:rPr>
        <w:t xml:space="preserve">        }</w:t>
      </w:r>
    </w:p>
    <w:p w14:paraId="78B751FD" w14:textId="77777777" w:rsidR="005159E1" w:rsidRPr="005159E1" w:rsidRDefault="005159E1" w:rsidP="005159E1">
      <w:pPr>
        <w:pStyle w:val="Code"/>
        <w:rPr>
          <w:highlight w:val="white"/>
        </w:rPr>
      </w:pPr>
    </w:p>
    <w:p w14:paraId="2BD14C0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175E586D" w14:textId="77777777" w:rsidR="005159E1" w:rsidRPr="005159E1" w:rsidRDefault="005159E1" w:rsidP="005159E1">
      <w:pPr>
        <w:pStyle w:val="Code"/>
        <w:rPr>
          <w:highlight w:val="white"/>
        </w:rPr>
      </w:pPr>
      <w:r w:rsidRPr="005159E1">
        <w:rPr>
          <w:highlight w:val="white"/>
        </w:rPr>
        <w:t xml:space="preserve">      }</w:t>
      </w:r>
    </w:p>
    <w:p w14:paraId="197303B3" w14:textId="77777777" w:rsidR="005159E1" w:rsidRPr="005159E1" w:rsidRDefault="005159E1" w:rsidP="005159E1">
      <w:pPr>
        <w:pStyle w:val="Code"/>
        <w:rPr>
          <w:highlight w:val="white"/>
        </w:rPr>
      </w:pPr>
      <w:r w:rsidRPr="005159E1">
        <w:rPr>
          <w:highlight w:val="white"/>
        </w:rPr>
        <w:t xml:space="preserve">      else if (fromType.IsFloating()) {</w:t>
      </w:r>
    </w:p>
    <w:p w14:paraId="6C61A30C" w14:textId="77777777" w:rsidR="005159E1" w:rsidRPr="005159E1" w:rsidRDefault="005159E1" w:rsidP="005159E1">
      <w:pPr>
        <w:pStyle w:val="Code"/>
        <w:rPr>
          <w:highlight w:val="white"/>
        </w:rPr>
      </w:pPr>
      <w:r w:rsidRPr="005159E1">
        <w:rPr>
          <w:highlight w:val="white"/>
        </w:rPr>
        <w:t xml:space="preserve">        if (toType.IsFloating()) {</w:t>
      </w:r>
    </w:p>
    <w:p w14:paraId="6FD6AA1A" w14:textId="77777777" w:rsidR="00A179E2" w:rsidRDefault="005159E1" w:rsidP="005159E1">
      <w:pPr>
        <w:pStyle w:val="Code"/>
        <w:rPr>
          <w:highlight w:val="white"/>
        </w:rPr>
      </w:pPr>
      <w:r w:rsidRPr="005159E1">
        <w:rPr>
          <w:highlight w:val="white"/>
        </w:rPr>
        <w:t xml:space="preserve">          return (new Expression(new Symbol(toType), fromExpression.ShortList,</w:t>
      </w:r>
    </w:p>
    <w:p w14:paraId="78B8E5F6" w14:textId="6AE8D0D6" w:rsidR="005159E1" w:rsidRPr="005159E1" w:rsidRDefault="00A179E2" w:rsidP="005159E1">
      <w:pPr>
        <w:pStyle w:val="Code"/>
        <w:rPr>
          <w:highlight w:val="white"/>
        </w:rPr>
      </w:pPr>
      <w:r>
        <w:rPr>
          <w:highlight w:val="white"/>
        </w:rPr>
        <w:t xml:space="preserve">                                </w:t>
      </w:r>
      <w:r w:rsidR="005159E1" w:rsidRPr="005159E1">
        <w:rPr>
          <w:highlight w:val="white"/>
        </w:rPr>
        <w:t xml:space="preserve"> fromExpression.LongList));</w:t>
      </w:r>
    </w:p>
    <w:p w14:paraId="685B1011" w14:textId="77777777" w:rsidR="005159E1" w:rsidRPr="005159E1" w:rsidRDefault="005159E1" w:rsidP="005159E1">
      <w:pPr>
        <w:pStyle w:val="Code"/>
        <w:rPr>
          <w:highlight w:val="white"/>
        </w:rPr>
      </w:pPr>
      <w:r w:rsidRPr="005159E1">
        <w:rPr>
          <w:highlight w:val="white"/>
        </w:rPr>
        <w:t xml:space="preserve">        }</w:t>
      </w:r>
    </w:p>
    <w:p w14:paraId="08844634" w14:textId="77777777" w:rsidR="005159E1" w:rsidRPr="005159E1" w:rsidRDefault="005159E1" w:rsidP="005159E1">
      <w:pPr>
        <w:pStyle w:val="Code"/>
        <w:rPr>
          <w:highlight w:val="white"/>
        </w:rPr>
      </w:pPr>
      <w:r w:rsidRPr="005159E1">
        <w:rPr>
          <w:highlight w:val="white"/>
        </w:rPr>
        <w:t xml:space="preserve">        else if (toType.IsIntegralArrayOrPointer()) {</w:t>
      </w:r>
    </w:p>
    <w:p w14:paraId="5585ED3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DE94267" w14:textId="77777777" w:rsidR="005159E1" w:rsidRPr="005159E1" w:rsidRDefault="005159E1" w:rsidP="005159E1">
      <w:pPr>
        <w:pStyle w:val="Code"/>
        <w:rPr>
          <w:highlight w:val="white"/>
        </w:rPr>
      </w:pPr>
      <w:r w:rsidRPr="005159E1">
        <w:rPr>
          <w:highlight w:val="white"/>
        </w:rPr>
        <w:t xml:space="preserve">          Symbol resultSymbol = new Symbol(toType);</w:t>
      </w:r>
    </w:p>
    <w:p w14:paraId="48A5157A" w14:textId="77777777" w:rsidR="005159E1" w:rsidRPr="005159E1" w:rsidRDefault="005159E1" w:rsidP="005159E1">
      <w:pPr>
        <w:pStyle w:val="Code"/>
        <w:rPr>
          <w:highlight w:val="white"/>
        </w:rPr>
      </w:pPr>
    </w:p>
    <w:p w14:paraId="0035BBAC" w14:textId="77777777" w:rsidR="005159E1" w:rsidRPr="005159E1" w:rsidRDefault="005159E1" w:rsidP="005159E1">
      <w:pPr>
        <w:pStyle w:val="Code"/>
        <w:rPr>
          <w:highlight w:val="white"/>
        </w:rPr>
      </w:pPr>
      <w:r w:rsidRPr="005159E1">
        <w:rPr>
          <w:highlight w:val="white"/>
        </w:rPr>
        <w:t xml:space="preserve">          if (toType.Size() == 1) {</w:t>
      </w:r>
    </w:p>
    <w:p w14:paraId="286D5A80"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635B001" w14:textId="77777777" w:rsidR="005159E1" w:rsidRPr="005159E1" w:rsidRDefault="005159E1" w:rsidP="005159E1">
      <w:pPr>
        <w:pStyle w:val="Code"/>
        <w:rPr>
          <w:highlight w:val="white"/>
        </w:rPr>
      </w:pPr>
      <w:r w:rsidRPr="005159E1">
        <w:rPr>
          <w:highlight w:val="white"/>
        </w:rPr>
        <w:t xml:space="preserve">                                                  : Type.UnsignedIntegerType;</w:t>
      </w:r>
    </w:p>
    <w:p w14:paraId="54ADCD82" w14:textId="77777777" w:rsidR="005159E1" w:rsidRPr="005159E1" w:rsidRDefault="005159E1" w:rsidP="005159E1">
      <w:pPr>
        <w:pStyle w:val="Code"/>
        <w:rPr>
          <w:highlight w:val="white"/>
        </w:rPr>
      </w:pPr>
      <w:r w:rsidRPr="005159E1">
        <w:rPr>
          <w:highlight w:val="white"/>
        </w:rPr>
        <w:t xml:space="preserve">            Symbol tempSymbol = new Symbol(tempType);</w:t>
      </w:r>
    </w:p>
    <w:p w14:paraId="0D46DE94" w14:textId="77777777" w:rsidR="00877279" w:rsidRDefault="005159E1" w:rsidP="005159E1">
      <w:pPr>
        <w:pStyle w:val="Code"/>
        <w:rPr>
          <w:highlight w:val="white"/>
        </w:rPr>
      </w:pPr>
      <w:r w:rsidRPr="005159E1">
        <w:rPr>
          <w:highlight w:val="white"/>
        </w:rPr>
        <w:t xml:space="preserve">            MiddleCode tempCode =</w:t>
      </w:r>
    </w:p>
    <w:p w14:paraId="5BB52471" w14:textId="77777777" w:rsidR="00877279" w:rsidRDefault="00877279" w:rsidP="005159E1">
      <w:pPr>
        <w:pStyle w:val="Code"/>
        <w:rPr>
          <w:highlight w:val="white"/>
        </w:rPr>
      </w:pPr>
      <w:r>
        <w:rPr>
          <w:highlight w:val="white"/>
        </w:rPr>
        <w:t xml:space="preserve">             </w:t>
      </w:r>
      <w:r w:rsidR="005159E1" w:rsidRPr="005159E1">
        <w:rPr>
          <w:highlight w:val="white"/>
        </w:rPr>
        <w:t xml:space="preserve"> new MiddleCode(MiddleOperator.FloatingToIntegral, tempSymbol,</w:t>
      </w:r>
    </w:p>
    <w:p w14:paraId="2AB1E871" w14:textId="097AA3AC"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062F0654" w14:textId="77777777" w:rsidR="005159E1" w:rsidRPr="005159E1" w:rsidRDefault="005159E1" w:rsidP="005159E1">
      <w:pPr>
        <w:pStyle w:val="Code"/>
        <w:rPr>
          <w:highlight w:val="white"/>
        </w:rPr>
      </w:pPr>
      <w:r w:rsidRPr="005159E1">
        <w:rPr>
          <w:highlight w:val="white"/>
        </w:rPr>
        <w:t xml:space="preserve">            codeList.Add(tempCode);</w:t>
      </w:r>
    </w:p>
    <w:p w14:paraId="7062A8D1" w14:textId="77777777" w:rsidR="00877279" w:rsidRDefault="005159E1" w:rsidP="005159E1">
      <w:pPr>
        <w:pStyle w:val="Code"/>
        <w:rPr>
          <w:highlight w:val="white"/>
        </w:rPr>
      </w:pPr>
      <w:r w:rsidRPr="005159E1">
        <w:rPr>
          <w:highlight w:val="white"/>
        </w:rPr>
        <w:t xml:space="preserve">            MiddleCode resultCode =</w:t>
      </w:r>
    </w:p>
    <w:p w14:paraId="425C0BDA" w14:textId="77777777" w:rsidR="00877279" w:rsidRDefault="00877279" w:rsidP="005159E1">
      <w:pPr>
        <w:pStyle w:val="Code"/>
        <w:rPr>
          <w:highlight w:val="white"/>
        </w:rPr>
      </w:pPr>
      <w:r>
        <w:rPr>
          <w:highlight w:val="white"/>
        </w:rPr>
        <w:lastRenderedPageBreak/>
        <w:t xml:space="preserve">              </w:t>
      </w:r>
      <w:r w:rsidR="005159E1" w:rsidRPr="005159E1">
        <w:rPr>
          <w:highlight w:val="white"/>
        </w:rPr>
        <w:t>new MiddleCode(MiddleOperator.IntegralToIntegral, resultSymbol,</w:t>
      </w:r>
    </w:p>
    <w:p w14:paraId="55127EBC" w14:textId="60A1DA57" w:rsidR="005159E1" w:rsidRPr="005159E1" w:rsidRDefault="00877279" w:rsidP="005159E1">
      <w:pPr>
        <w:pStyle w:val="Code"/>
        <w:rPr>
          <w:highlight w:val="white"/>
        </w:rPr>
      </w:pPr>
      <w:r>
        <w:rPr>
          <w:highlight w:val="white"/>
        </w:rPr>
        <w:t xml:space="preserve">                            </w:t>
      </w:r>
      <w:r w:rsidR="005159E1" w:rsidRPr="005159E1">
        <w:rPr>
          <w:highlight w:val="white"/>
        </w:rPr>
        <w:t xml:space="preserve"> tempSymbol);</w:t>
      </w:r>
    </w:p>
    <w:p w14:paraId="4194D14E" w14:textId="77777777" w:rsidR="005159E1" w:rsidRPr="005159E1" w:rsidRDefault="005159E1" w:rsidP="005159E1">
      <w:pPr>
        <w:pStyle w:val="Code"/>
        <w:rPr>
          <w:highlight w:val="white"/>
        </w:rPr>
      </w:pPr>
      <w:r w:rsidRPr="005159E1">
        <w:rPr>
          <w:highlight w:val="white"/>
        </w:rPr>
        <w:t xml:space="preserve">            codeList.Add(resultCode);</w:t>
      </w:r>
    </w:p>
    <w:p w14:paraId="052E8378" w14:textId="77777777" w:rsidR="005159E1" w:rsidRPr="005159E1" w:rsidRDefault="005159E1" w:rsidP="005159E1">
      <w:pPr>
        <w:pStyle w:val="Code"/>
        <w:rPr>
          <w:highlight w:val="white"/>
        </w:rPr>
      </w:pPr>
      <w:r w:rsidRPr="005159E1">
        <w:rPr>
          <w:highlight w:val="white"/>
        </w:rPr>
        <w:t xml:space="preserve">          }</w:t>
      </w:r>
    </w:p>
    <w:p w14:paraId="647635CF" w14:textId="77777777" w:rsidR="005159E1" w:rsidRPr="005159E1" w:rsidRDefault="005159E1" w:rsidP="005159E1">
      <w:pPr>
        <w:pStyle w:val="Code"/>
        <w:rPr>
          <w:highlight w:val="white"/>
        </w:rPr>
      </w:pPr>
      <w:r w:rsidRPr="005159E1">
        <w:rPr>
          <w:highlight w:val="white"/>
        </w:rPr>
        <w:t xml:space="preserve">          else {</w:t>
      </w:r>
    </w:p>
    <w:p w14:paraId="172648A2" w14:textId="77777777" w:rsidR="00877279" w:rsidRDefault="005159E1" w:rsidP="005159E1">
      <w:pPr>
        <w:pStyle w:val="Code"/>
        <w:rPr>
          <w:highlight w:val="white"/>
        </w:rPr>
      </w:pPr>
      <w:r w:rsidRPr="005159E1">
        <w:rPr>
          <w:highlight w:val="white"/>
        </w:rPr>
        <w:t xml:space="preserve">            MiddleCode resultCode =</w:t>
      </w:r>
    </w:p>
    <w:p w14:paraId="6CDA1E2D"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MiddleCode(MiddleOperator.FloatingToIntegral, resultSymbol,</w:t>
      </w:r>
    </w:p>
    <w:p w14:paraId="25FB2E47" w14:textId="3B5AD2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302B18BC" w14:textId="77777777" w:rsidR="005159E1" w:rsidRPr="005159E1" w:rsidRDefault="005159E1" w:rsidP="005159E1">
      <w:pPr>
        <w:pStyle w:val="Code"/>
        <w:rPr>
          <w:highlight w:val="white"/>
        </w:rPr>
      </w:pPr>
      <w:r w:rsidRPr="005159E1">
        <w:rPr>
          <w:highlight w:val="white"/>
        </w:rPr>
        <w:t xml:space="preserve">            codeList.Add(resultCode);</w:t>
      </w:r>
    </w:p>
    <w:p w14:paraId="0060ADF5" w14:textId="77777777" w:rsidR="005159E1" w:rsidRPr="005159E1" w:rsidRDefault="005159E1" w:rsidP="005159E1">
      <w:pPr>
        <w:pStyle w:val="Code"/>
        <w:rPr>
          <w:highlight w:val="white"/>
        </w:rPr>
      </w:pPr>
      <w:r w:rsidRPr="005159E1">
        <w:rPr>
          <w:highlight w:val="white"/>
        </w:rPr>
        <w:t xml:space="preserve">          }</w:t>
      </w:r>
    </w:p>
    <w:p w14:paraId="17FE3253" w14:textId="77777777" w:rsidR="005159E1" w:rsidRPr="005159E1" w:rsidRDefault="005159E1" w:rsidP="005159E1">
      <w:pPr>
        <w:pStyle w:val="Code"/>
        <w:rPr>
          <w:highlight w:val="white"/>
        </w:rPr>
      </w:pPr>
    </w:p>
    <w:p w14:paraId="1FDFAA4B" w14:textId="77777777" w:rsidR="00877279" w:rsidRDefault="005159E1" w:rsidP="005159E1">
      <w:pPr>
        <w:pStyle w:val="Code"/>
        <w:rPr>
          <w:highlight w:val="white"/>
        </w:rPr>
      </w:pPr>
      <w:r w:rsidRPr="005159E1">
        <w:rPr>
          <w:highlight w:val="white"/>
        </w:rPr>
        <w:t xml:space="preserve">          return (new Expression(resultSymbol, fromExpression.ShortList,</w:t>
      </w:r>
    </w:p>
    <w:p w14:paraId="0DDD54FA" w14:textId="7B1D9D0A" w:rsidR="005159E1" w:rsidRPr="005159E1" w:rsidRDefault="00877279" w:rsidP="005159E1">
      <w:pPr>
        <w:pStyle w:val="Code"/>
        <w:rPr>
          <w:highlight w:val="white"/>
        </w:rPr>
      </w:pPr>
      <w:r>
        <w:rPr>
          <w:highlight w:val="white"/>
        </w:rPr>
        <w:t xml:space="preserve">                                </w:t>
      </w:r>
      <w:r w:rsidR="005159E1" w:rsidRPr="005159E1">
        <w:rPr>
          <w:highlight w:val="white"/>
        </w:rPr>
        <w:t xml:space="preserve"> codeList));</w:t>
      </w:r>
    </w:p>
    <w:p w14:paraId="7F11ACDA" w14:textId="77777777" w:rsidR="005159E1" w:rsidRPr="005159E1" w:rsidRDefault="005159E1" w:rsidP="005159E1">
      <w:pPr>
        <w:pStyle w:val="Code"/>
        <w:rPr>
          <w:highlight w:val="white"/>
        </w:rPr>
      </w:pPr>
      <w:r w:rsidRPr="005159E1">
        <w:rPr>
          <w:highlight w:val="white"/>
        </w:rPr>
        <w:t xml:space="preserve">        }</w:t>
      </w:r>
    </w:p>
    <w:p w14:paraId="642115C5" w14:textId="77777777" w:rsidR="005159E1" w:rsidRPr="005159E1" w:rsidRDefault="005159E1" w:rsidP="005159E1">
      <w:pPr>
        <w:pStyle w:val="Code"/>
        <w:rPr>
          <w:highlight w:val="white"/>
        </w:rPr>
      </w:pPr>
      <w:r w:rsidRPr="005159E1">
        <w:rPr>
          <w:highlight w:val="white"/>
        </w:rPr>
        <w:t xml:space="preserve">        else if (toType.IsLogical()) {</w:t>
      </w:r>
    </w:p>
    <w:p w14:paraId="644D0C3E"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7ADB9304" w14:textId="77777777" w:rsidR="005159E1" w:rsidRPr="005159E1" w:rsidRDefault="005159E1" w:rsidP="005159E1">
      <w:pPr>
        <w:pStyle w:val="Code"/>
        <w:rPr>
          <w:highlight w:val="white"/>
        </w:rPr>
      </w:pPr>
    </w:p>
    <w:p w14:paraId="54A40141"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32D0FDBF" w14:textId="77777777" w:rsidR="005159E1" w:rsidRPr="005159E1" w:rsidRDefault="005159E1" w:rsidP="005159E1">
      <w:pPr>
        <w:pStyle w:val="Code"/>
        <w:rPr>
          <w:highlight w:val="white"/>
        </w:rPr>
      </w:pPr>
      <w:r w:rsidRPr="005159E1">
        <w:rPr>
          <w:highlight w:val="white"/>
        </w:rPr>
        <w:t xml:space="preserve">          Symbol zeroSymbol = new Symbol(toType, (decimal) 0);</w:t>
      </w:r>
    </w:p>
    <w:p w14:paraId="058A4771" w14:textId="77777777" w:rsidR="00877279" w:rsidRDefault="005159E1" w:rsidP="005159E1">
      <w:pPr>
        <w:pStyle w:val="Code"/>
        <w:rPr>
          <w:highlight w:val="white"/>
        </w:rPr>
      </w:pPr>
      <w:r w:rsidRPr="005159E1">
        <w:rPr>
          <w:highlight w:val="white"/>
        </w:rPr>
        <w:t xml:space="preserve">          MiddleCode testCode =</w:t>
      </w:r>
    </w:p>
    <w:p w14:paraId="1B5645B2"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MiddleCode(MiddleOperator.NotEqual, null,</w:t>
      </w:r>
    </w:p>
    <w:p w14:paraId="16A347C7" w14:textId="50334F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fromExpression.Symbol, zeroSymbol);</w:t>
      </w:r>
    </w:p>
    <w:p w14:paraId="11056A66" w14:textId="77777777" w:rsidR="005159E1" w:rsidRPr="005159E1" w:rsidRDefault="005159E1" w:rsidP="005159E1">
      <w:pPr>
        <w:pStyle w:val="Code"/>
        <w:rPr>
          <w:highlight w:val="white"/>
        </w:rPr>
      </w:pPr>
      <w:r w:rsidRPr="005159E1">
        <w:rPr>
          <w:highlight w:val="white"/>
        </w:rPr>
        <w:t xml:space="preserve">          codeList.Add(testCode);</w:t>
      </w:r>
    </w:p>
    <w:p w14:paraId="17CF7B03" w14:textId="77777777" w:rsidR="005159E1" w:rsidRPr="005159E1" w:rsidRDefault="005159E1" w:rsidP="005159E1">
      <w:pPr>
        <w:pStyle w:val="Code"/>
        <w:rPr>
          <w:highlight w:val="white"/>
        </w:rPr>
      </w:pPr>
      <w:r w:rsidRPr="005159E1">
        <w:rPr>
          <w:highlight w:val="white"/>
        </w:rPr>
        <w:t xml:space="preserve">          trueSet.Add(testCode);</w:t>
      </w:r>
    </w:p>
    <w:p w14:paraId="0DAEDF29" w14:textId="77777777" w:rsidR="005159E1" w:rsidRPr="005159E1" w:rsidRDefault="005159E1" w:rsidP="005159E1">
      <w:pPr>
        <w:pStyle w:val="Code"/>
        <w:rPr>
          <w:highlight w:val="white"/>
        </w:rPr>
      </w:pPr>
    </w:p>
    <w:p w14:paraId="08B3DC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772A3AB9"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A1BC963" w14:textId="77777777" w:rsidR="005159E1" w:rsidRPr="005159E1" w:rsidRDefault="005159E1" w:rsidP="005159E1">
      <w:pPr>
        <w:pStyle w:val="Code"/>
        <w:rPr>
          <w:highlight w:val="white"/>
        </w:rPr>
      </w:pPr>
      <w:r w:rsidRPr="005159E1">
        <w:rPr>
          <w:highlight w:val="white"/>
        </w:rPr>
        <w:t xml:space="preserve">          codeList.Add(gotoCode);</w:t>
      </w:r>
    </w:p>
    <w:p w14:paraId="0709B050" w14:textId="77777777" w:rsidR="005159E1" w:rsidRPr="005159E1" w:rsidRDefault="005159E1" w:rsidP="005159E1">
      <w:pPr>
        <w:pStyle w:val="Code"/>
        <w:rPr>
          <w:highlight w:val="white"/>
        </w:rPr>
      </w:pPr>
      <w:r w:rsidRPr="005159E1">
        <w:rPr>
          <w:highlight w:val="white"/>
        </w:rPr>
        <w:t xml:space="preserve">          falseSet.Add(testCode);</w:t>
      </w:r>
    </w:p>
    <w:p w14:paraId="19BD9C45" w14:textId="77777777" w:rsidR="005159E1" w:rsidRPr="005159E1" w:rsidRDefault="005159E1" w:rsidP="005159E1">
      <w:pPr>
        <w:pStyle w:val="Code"/>
        <w:rPr>
          <w:highlight w:val="white"/>
        </w:rPr>
      </w:pPr>
    </w:p>
    <w:p w14:paraId="1A20C72E" w14:textId="77777777" w:rsidR="005159E1" w:rsidRPr="005159E1" w:rsidRDefault="005159E1" w:rsidP="005159E1">
      <w:pPr>
        <w:pStyle w:val="Code"/>
        <w:rPr>
          <w:highlight w:val="white"/>
        </w:rPr>
      </w:pPr>
      <w:r w:rsidRPr="005159E1">
        <w:rPr>
          <w:highlight w:val="white"/>
        </w:rPr>
        <w:t xml:space="preserve">          Symbol symbol = new Symbol(trueSet, falseSet);</w:t>
      </w:r>
    </w:p>
    <w:p w14:paraId="7685E774" w14:textId="77777777" w:rsidR="005159E1" w:rsidRPr="005159E1" w:rsidRDefault="005159E1" w:rsidP="005159E1">
      <w:pPr>
        <w:pStyle w:val="Code"/>
        <w:rPr>
          <w:highlight w:val="white"/>
        </w:rPr>
      </w:pPr>
      <w:r w:rsidRPr="005159E1">
        <w:rPr>
          <w:highlight w:val="white"/>
        </w:rPr>
        <w:t xml:space="preserve">          return (new Expression(symbol, null, codeList));</w:t>
      </w:r>
    </w:p>
    <w:p w14:paraId="0A0D52BE" w14:textId="77777777" w:rsidR="005159E1" w:rsidRPr="005159E1" w:rsidRDefault="005159E1" w:rsidP="005159E1">
      <w:pPr>
        <w:pStyle w:val="Code"/>
        <w:rPr>
          <w:highlight w:val="white"/>
        </w:rPr>
      </w:pPr>
      <w:r w:rsidRPr="005159E1">
        <w:rPr>
          <w:highlight w:val="white"/>
        </w:rPr>
        <w:t xml:space="preserve">        }</w:t>
      </w:r>
    </w:p>
    <w:p w14:paraId="3C2BF168" w14:textId="77777777" w:rsidR="005159E1" w:rsidRPr="005159E1" w:rsidRDefault="005159E1" w:rsidP="005159E1">
      <w:pPr>
        <w:pStyle w:val="Code"/>
        <w:rPr>
          <w:highlight w:val="white"/>
        </w:rPr>
      </w:pPr>
      <w:r w:rsidRPr="005159E1">
        <w:rPr>
          <w:highlight w:val="white"/>
        </w:rPr>
        <w:t xml:space="preserve">      </w:t>
      </w:r>
    </w:p>
    <w:p w14:paraId="7CD8E6F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82176CF" w14:textId="77777777" w:rsidR="005159E1" w:rsidRPr="005159E1" w:rsidRDefault="005159E1" w:rsidP="005159E1">
      <w:pPr>
        <w:pStyle w:val="Code"/>
        <w:rPr>
          <w:highlight w:val="white"/>
        </w:rPr>
      </w:pPr>
      <w:r w:rsidRPr="005159E1">
        <w:rPr>
          <w:highlight w:val="white"/>
        </w:rPr>
        <w:t xml:space="preserve">      }</w:t>
      </w:r>
    </w:p>
    <w:p w14:paraId="26D7BE64" w14:textId="77777777" w:rsidR="005159E1" w:rsidRPr="005159E1" w:rsidRDefault="005159E1" w:rsidP="005159E1">
      <w:pPr>
        <w:pStyle w:val="Code"/>
        <w:rPr>
          <w:highlight w:val="white"/>
        </w:rPr>
      </w:pPr>
      <w:r w:rsidRPr="005159E1">
        <w:rPr>
          <w:highlight w:val="white"/>
        </w:rPr>
        <w:t xml:space="preserve">      else if (fromType.IsIntegralArrayOrPointer()) {</w:t>
      </w:r>
    </w:p>
    <w:p w14:paraId="3DAFB7FA" w14:textId="77777777" w:rsidR="005159E1" w:rsidRPr="005159E1" w:rsidRDefault="005159E1" w:rsidP="005159E1">
      <w:pPr>
        <w:pStyle w:val="Code"/>
        <w:rPr>
          <w:highlight w:val="white"/>
        </w:rPr>
      </w:pPr>
      <w:r w:rsidRPr="005159E1">
        <w:rPr>
          <w:highlight w:val="white"/>
        </w:rPr>
        <w:t xml:space="preserve">        if (toType.IsFloating()) {</w:t>
      </w:r>
    </w:p>
    <w:p w14:paraId="1931CDC3"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26AF6072" w14:textId="77777777" w:rsidR="005159E1" w:rsidRPr="005159E1" w:rsidRDefault="005159E1" w:rsidP="005159E1">
      <w:pPr>
        <w:pStyle w:val="Code"/>
        <w:rPr>
          <w:highlight w:val="white"/>
        </w:rPr>
      </w:pPr>
      <w:r w:rsidRPr="005159E1">
        <w:rPr>
          <w:highlight w:val="white"/>
        </w:rPr>
        <w:t xml:space="preserve">          Symbol resultSymbol = new Symbol(toType);</w:t>
      </w:r>
    </w:p>
    <w:p w14:paraId="3113CE81" w14:textId="77777777" w:rsidR="005159E1" w:rsidRPr="005159E1" w:rsidRDefault="005159E1" w:rsidP="005159E1">
      <w:pPr>
        <w:pStyle w:val="Code"/>
        <w:rPr>
          <w:highlight w:val="white"/>
        </w:rPr>
      </w:pPr>
    </w:p>
    <w:p w14:paraId="5FE60394" w14:textId="77777777" w:rsidR="005159E1" w:rsidRPr="005159E1" w:rsidRDefault="005159E1" w:rsidP="005159E1">
      <w:pPr>
        <w:pStyle w:val="Code"/>
        <w:rPr>
          <w:highlight w:val="white"/>
        </w:rPr>
      </w:pPr>
      <w:r w:rsidRPr="005159E1">
        <w:rPr>
          <w:highlight w:val="white"/>
        </w:rPr>
        <w:t xml:space="preserve">          if (fromType.Size() == 1) {</w:t>
      </w:r>
    </w:p>
    <w:p w14:paraId="16242101"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312EDD9" w14:textId="77777777" w:rsidR="005159E1" w:rsidRPr="005159E1" w:rsidRDefault="005159E1" w:rsidP="005159E1">
      <w:pPr>
        <w:pStyle w:val="Code"/>
        <w:rPr>
          <w:highlight w:val="white"/>
        </w:rPr>
      </w:pPr>
      <w:r w:rsidRPr="005159E1">
        <w:rPr>
          <w:highlight w:val="white"/>
        </w:rPr>
        <w:t xml:space="preserve">                                                  : Type.UnsignedIntegerType;</w:t>
      </w:r>
    </w:p>
    <w:p w14:paraId="083B4014" w14:textId="77777777" w:rsidR="005159E1" w:rsidRPr="005159E1" w:rsidRDefault="005159E1" w:rsidP="005159E1">
      <w:pPr>
        <w:pStyle w:val="Code"/>
        <w:rPr>
          <w:highlight w:val="white"/>
        </w:rPr>
      </w:pPr>
      <w:r w:rsidRPr="005159E1">
        <w:rPr>
          <w:highlight w:val="white"/>
        </w:rPr>
        <w:t xml:space="preserve">            Symbol tempSymbol = new Symbol(tempType);</w:t>
      </w:r>
    </w:p>
    <w:p w14:paraId="422C4D81" w14:textId="77777777" w:rsidR="007532F5" w:rsidRDefault="005159E1" w:rsidP="005159E1">
      <w:pPr>
        <w:pStyle w:val="Code"/>
        <w:rPr>
          <w:highlight w:val="white"/>
        </w:rPr>
      </w:pPr>
      <w:r w:rsidRPr="005159E1">
        <w:rPr>
          <w:highlight w:val="white"/>
        </w:rPr>
        <w:t xml:space="preserve">            MiddleCodeGenerator.</w:t>
      </w:r>
    </w:p>
    <w:p w14:paraId="682E116B" w14:textId="77777777" w:rsidR="007532F5" w:rsidRDefault="007532F5" w:rsidP="005159E1">
      <w:pPr>
        <w:pStyle w:val="Code"/>
        <w:rPr>
          <w:highlight w:val="white"/>
        </w:rPr>
      </w:pPr>
      <w:r>
        <w:rPr>
          <w:highlight w:val="white"/>
        </w:rPr>
        <w:t xml:space="preserve">              </w:t>
      </w:r>
      <w:r w:rsidR="005159E1" w:rsidRPr="005159E1">
        <w:rPr>
          <w:highlight w:val="white"/>
        </w:rPr>
        <w:t>AddMiddleCode(codeList,</w:t>
      </w:r>
      <w:r>
        <w:rPr>
          <w:highlight w:val="white"/>
        </w:rPr>
        <w:t xml:space="preserve"> </w:t>
      </w:r>
      <w:r w:rsidR="005159E1" w:rsidRPr="005159E1">
        <w:rPr>
          <w:highlight w:val="white"/>
        </w:rPr>
        <w:t>MiddleOperator.IntegralToIntegral,</w:t>
      </w:r>
    </w:p>
    <w:p w14:paraId="6415F31E" w14:textId="38B61728" w:rsidR="005159E1" w:rsidRPr="005159E1" w:rsidRDefault="007532F5" w:rsidP="005159E1">
      <w:pPr>
        <w:pStyle w:val="Code"/>
        <w:rPr>
          <w:highlight w:val="white"/>
        </w:rPr>
      </w:pPr>
      <w:r>
        <w:rPr>
          <w:highlight w:val="white"/>
        </w:rPr>
        <w:t xml:space="preserve">                           </w:t>
      </w:r>
      <w:r w:rsidR="005159E1" w:rsidRPr="005159E1">
        <w:rPr>
          <w:highlight w:val="white"/>
        </w:rPr>
        <w:t xml:space="preserve"> tempSymbol, fromSymbol);</w:t>
      </w:r>
    </w:p>
    <w:p w14:paraId="5D2A2758" w14:textId="77777777" w:rsidR="007532F5" w:rsidRDefault="005159E1" w:rsidP="005159E1">
      <w:pPr>
        <w:pStyle w:val="Code"/>
        <w:rPr>
          <w:highlight w:val="white"/>
        </w:rPr>
      </w:pPr>
      <w:r w:rsidRPr="005159E1">
        <w:rPr>
          <w:highlight w:val="white"/>
        </w:rPr>
        <w:t xml:space="preserve">            MiddleCodeGenerator.</w:t>
      </w:r>
    </w:p>
    <w:p w14:paraId="04B4A7FD"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391CAB0B" w14:textId="0D0ADB9F"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tempSymbol);</w:t>
      </w:r>
    </w:p>
    <w:p w14:paraId="1BDA97CB" w14:textId="77777777" w:rsidR="005159E1" w:rsidRPr="005159E1" w:rsidRDefault="005159E1" w:rsidP="005159E1">
      <w:pPr>
        <w:pStyle w:val="Code"/>
        <w:rPr>
          <w:highlight w:val="white"/>
        </w:rPr>
      </w:pPr>
      <w:r w:rsidRPr="005159E1">
        <w:rPr>
          <w:highlight w:val="white"/>
        </w:rPr>
        <w:t xml:space="preserve">          }</w:t>
      </w:r>
    </w:p>
    <w:p w14:paraId="2BFE1592" w14:textId="77777777" w:rsidR="005159E1" w:rsidRPr="005159E1" w:rsidRDefault="005159E1" w:rsidP="005159E1">
      <w:pPr>
        <w:pStyle w:val="Code"/>
        <w:rPr>
          <w:highlight w:val="white"/>
        </w:rPr>
      </w:pPr>
      <w:r w:rsidRPr="005159E1">
        <w:rPr>
          <w:highlight w:val="white"/>
        </w:rPr>
        <w:t xml:space="preserve">          else {</w:t>
      </w:r>
    </w:p>
    <w:p w14:paraId="0CCA4F1B" w14:textId="77777777" w:rsidR="007532F5" w:rsidRDefault="005159E1" w:rsidP="005159E1">
      <w:pPr>
        <w:pStyle w:val="Code"/>
        <w:rPr>
          <w:highlight w:val="white"/>
        </w:rPr>
      </w:pPr>
      <w:r w:rsidRPr="005159E1">
        <w:rPr>
          <w:highlight w:val="white"/>
        </w:rPr>
        <w:t xml:space="preserve">            MiddleCodeGenerator.</w:t>
      </w:r>
    </w:p>
    <w:p w14:paraId="64C2F82B"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4D8E5F2D" w14:textId="47DBDF75"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fromSymbol);</w:t>
      </w:r>
    </w:p>
    <w:p w14:paraId="69E612B8" w14:textId="77777777" w:rsidR="005159E1" w:rsidRPr="005159E1" w:rsidRDefault="005159E1" w:rsidP="005159E1">
      <w:pPr>
        <w:pStyle w:val="Code"/>
        <w:rPr>
          <w:highlight w:val="white"/>
        </w:rPr>
      </w:pPr>
      <w:r w:rsidRPr="005159E1">
        <w:rPr>
          <w:highlight w:val="white"/>
        </w:rPr>
        <w:t xml:space="preserve">          }</w:t>
      </w:r>
    </w:p>
    <w:p w14:paraId="3A6900B9" w14:textId="77777777" w:rsidR="005159E1" w:rsidRPr="005159E1" w:rsidRDefault="005159E1" w:rsidP="005159E1">
      <w:pPr>
        <w:pStyle w:val="Code"/>
        <w:rPr>
          <w:highlight w:val="white"/>
        </w:rPr>
      </w:pPr>
    </w:p>
    <w:p w14:paraId="15990DCD" w14:textId="77777777" w:rsidR="007532F5" w:rsidRDefault="005159E1" w:rsidP="005159E1">
      <w:pPr>
        <w:pStyle w:val="Code"/>
        <w:rPr>
          <w:highlight w:val="white"/>
        </w:rPr>
      </w:pPr>
      <w:r w:rsidRPr="005159E1">
        <w:rPr>
          <w:highlight w:val="white"/>
        </w:rPr>
        <w:t xml:space="preserve">          return (new Expression(resultSymbol, fromExpression.ShortList,</w:t>
      </w:r>
    </w:p>
    <w:p w14:paraId="694D97EA" w14:textId="02CBEE27" w:rsidR="005159E1" w:rsidRPr="005159E1" w:rsidRDefault="007532F5" w:rsidP="005159E1">
      <w:pPr>
        <w:pStyle w:val="Code"/>
        <w:rPr>
          <w:highlight w:val="white"/>
        </w:rPr>
      </w:pPr>
      <w:r>
        <w:rPr>
          <w:highlight w:val="white"/>
        </w:rPr>
        <w:t xml:space="preserve">                                </w:t>
      </w:r>
      <w:r w:rsidR="005159E1" w:rsidRPr="005159E1">
        <w:rPr>
          <w:highlight w:val="white"/>
        </w:rPr>
        <w:t xml:space="preserve"> codeList));</w:t>
      </w:r>
    </w:p>
    <w:p w14:paraId="60C9DCA0" w14:textId="77777777" w:rsidR="005159E1" w:rsidRPr="005159E1" w:rsidRDefault="005159E1" w:rsidP="005159E1">
      <w:pPr>
        <w:pStyle w:val="Code"/>
        <w:rPr>
          <w:highlight w:val="white"/>
        </w:rPr>
      </w:pPr>
      <w:r w:rsidRPr="005159E1">
        <w:rPr>
          <w:highlight w:val="white"/>
        </w:rPr>
        <w:t xml:space="preserve">        }</w:t>
      </w:r>
    </w:p>
    <w:p w14:paraId="3B21C030" w14:textId="77777777" w:rsidR="005159E1" w:rsidRPr="005159E1" w:rsidRDefault="005159E1" w:rsidP="005159E1">
      <w:pPr>
        <w:pStyle w:val="Code"/>
        <w:rPr>
          <w:highlight w:val="white"/>
        </w:rPr>
      </w:pPr>
      <w:r w:rsidRPr="005159E1">
        <w:rPr>
          <w:highlight w:val="white"/>
        </w:rPr>
        <w:t xml:space="preserve">        else if (toType.IsIntegralArrayOrPointer()) {</w:t>
      </w:r>
    </w:p>
    <w:p w14:paraId="18D6D804"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529DE7C" w14:textId="77777777" w:rsidR="005159E1" w:rsidRPr="005159E1" w:rsidRDefault="005159E1" w:rsidP="005159E1">
      <w:pPr>
        <w:pStyle w:val="Code"/>
        <w:rPr>
          <w:highlight w:val="white"/>
        </w:rPr>
      </w:pPr>
      <w:r w:rsidRPr="005159E1">
        <w:rPr>
          <w:highlight w:val="white"/>
        </w:rPr>
        <w:t xml:space="preserve">          Symbol resultSymbol = new Symbol(toType);</w:t>
      </w:r>
    </w:p>
    <w:p w14:paraId="72D76724" w14:textId="77777777" w:rsidR="00407BD9" w:rsidRDefault="005159E1" w:rsidP="005159E1">
      <w:pPr>
        <w:pStyle w:val="Code"/>
        <w:rPr>
          <w:highlight w:val="white"/>
        </w:rPr>
      </w:pPr>
      <w:r w:rsidRPr="005159E1">
        <w:rPr>
          <w:highlight w:val="white"/>
        </w:rPr>
        <w:t xml:space="preserve">          MiddleCodeGenerator.</w:t>
      </w:r>
    </w:p>
    <w:p w14:paraId="6CAB6A92" w14:textId="77777777" w:rsidR="00407BD9" w:rsidRDefault="00407BD9" w:rsidP="005159E1">
      <w:pPr>
        <w:pStyle w:val="Code"/>
        <w:rPr>
          <w:highlight w:val="white"/>
        </w:rPr>
      </w:pPr>
      <w:r>
        <w:rPr>
          <w:highlight w:val="white"/>
        </w:rPr>
        <w:t xml:space="preserve">            </w:t>
      </w:r>
      <w:r w:rsidR="005159E1" w:rsidRPr="005159E1">
        <w:rPr>
          <w:highlight w:val="white"/>
        </w:rPr>
        <w:t>AddMiddleCode(codeList, MiddleOperator.IntegralToIntegral,</w:t>
      </w:r>
    </w:p>
    <w:p w14:paraId="3248E409" w14:textId="293CF0F2" w:rsidR="005159E1" w:rsidRPr="005159E1" w:rsidRDefault="00407BD9" w:rsidP="005159E1">
      <w:pPr>
        <w:pStyle w:val="Code"/>
        <w:rPr>
          <w:highlight w:val="white"/>
        </w:rPr>
      </w:pPr>
      <w:r>
        <w:rPr>
          <w:highlight w:val="white"/>
        </w:rPr>
        <w:t xml:space="preserve">                         </w:t>
      </w:r>
      <w:r w:rsidR="005159E1" w:rsidRPr="005159E1">
        <w:rPr>
          <w:highlight w:val="white"/>
        </w:rPr>
        <w:t xml:space="preserve"> resultSymbol, fromSymbol);</w:t>
      </w:r>
    </w:p>
    <w:p w14:paraId="037C810E" w14:textId="77777777" w:rsidR="00407BD9" w:rsidRDefault="005159E1" w:rsidP="005159E1">
      <w:pPr>
        <w:pStyle w:val="Code"/>
        <w:rPr>
          <w:highlight w:val="white"/>
        </w:rPr>
      </w:pPr>
      <w:r w:rsidRPr="005159E1">
        <w:rPr>
          <w:highlight w:val="white"/>
        </w:rPr>
        <w:t xml:space="preserve">          return (new Expression(resultSymbol, fromExpression.ShortList,</w:t>
      </w:r>
    </w:p>
    <w:p w14:paraId="3160EE75" w14:textId="420AAA0B" w:rsidR="005159E1" w:rsidRPr="005159E1" w:rsidRDefault="00407BD9" w:rsidP="005159E1">
      <w:pPr>
        <w:pStyle w:val="Code"/>
        <w:rPr>
          <w:highlight w:val="white"/>
        </w:rPr>
      </w:pPr>
      <w:r>
        <w:rPr>
          <w:highlight w:val="white"/>
        </w:rPr>
        <w:t xml:space="preserve">                                </w:t>
      </w:r>
      <w:r w:rsidR="005159E1" w:rsidRPr="005159E1">
        <w:rPr>
          <w:highlight w:val="white"/>
        </w:rPr>
        <w:t xml:space="preserve"> codeList));</w:t>
      </w:r>
    </w:p>
    <w:p w14:paraId="6EA8D964" w14:textId="77777777" w:rsidR="005159E1" w:rsidRPr="005159E1" w:rsidRDefault="005159E1" w:rsidP="005159E1">
      <w:pPr>
        <w:pStyle w:val="Code"/>
        <w:rPr>
          <w:highlight w:val="white"/>
        </w:rPr>
      </w:pPr>
      <w:r w:rsidRPr="005159E1">
        <w:rPr>
          <w:highlight w:val="white"/>
        </w:rPr>
        <w:t xml:space="preserve">        }</w:t>
      </w:r>
    </w:p>
    <w:p w14:paraId="5EA8B7D4" w14:textId="77777777" w:rsidR="005159E1" w:rsidRPr="005159E1" w:rsidRDefault="005159E1" w:rsidP="005159E1">
      <w:pPr>
        <w:pStyle w:val="Code"/>
        <w:rPr>
          <w:highlight w:val="white"/>
        </w:rPr>
      </w:pPr>
      <w:r w:rsidRPr="005159E1">
        <w:rPr>
          <w:highlight w:val="white"/>
        </w:rPr>
        <w:t xml:space="preserve">        else if (toType.IsLogical()) {</w:t>
      </w:r>
    </w:p>
    <w:p w14:paraId="09A12C7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7329829" w14:textId="77777777" w:rsidR="005159E1" w:rsidRPr="005159E1" w:rsidRDefault="005159E1" w:rsidP="005159E1">
      <w:pPr>
        <w:pStyle w:val="Code"/>
        <w:rPr>
          <w:highlight w:val="white"/>
        </w:rPr>
      </w:pPr>
    </w:p>
    <w:p w14:paraId="3B041DB5"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27F4872A" w14:textId="77777777" w:rsidR="005159E1" w:rsidRPr="005159E1" w:rsidRDefault="005159E1" w:rsidP="005159E1">
      <w:pPr>
        <w:pStyle w:val="Code"/>
        <w:rPr>
          <w:highlight w:val="white"/>
        </w:rPr>
      </w:pPr>
      <w:r w:rsidRPr="005159E1">
        <w:rPr>
          <w:highlight w:val="white"/>
        </w:rPr>
        <w:t xml:space="preserve">          Symbol zeroSymbol = new Symbol(toType, BigInteger.Zero);</w:t>
      </w:r>
    </w:p>
    <w:p w14:paraId="002A4D4D" w14:textId="77777777" w:rsidR="00407BD9" w:rsidRDefault="005159E1" w:rsidP="005159E1">
      <w:pPr>
        <w:pStyle w:val="Code"/>
        <w:rPr>
          <w:highlight w:val="white"/>
        </w:rPr>
      </w:pPr>
      <w:r w:rsidRPr="005159E1">
        <w:rPr>
          <w:highlight w:val="white"/>
        </w:rPr>
        <w:t xml:space="preserve">          MiddleCode testCode =</w:t>
      </w:r>
    </w:p>
    <w:p w14:paraId="585B29DE" w14:textId="77777777" w:rsidR="00407BD9" w:rsidRDefault="00407BD9" w:rsidP="005159E1">
      <w:pPr>
        <w:pStyle w:val="Code"/>
        <w:rPr>
          <w:highlight w:val="white"/>
        </w:rPr>
      </w:pPr>
      <w:r>
        <w:rPr>
          <w:highlight w:val="white"/>
        </w:rPr>
        <w:t xml:space="preserve">            </w:t>
      </w:r>
      <w:r w:rsidR="005159E1" w:rsidRPr="005159E1">
        <w:rPr>
          <w:highlight w:val="white"/>
        </w:rPr>
        <w:t>new MiddleCode(MiddleOperator.NotEqual, null,</w:t>
      </w:r>
    </w:p>
    <w:p w14:paraId="6AF22B00" w14:textId="222C87A6" w:rsidR="005159E1" w:rsidRPr="005159E1" w:rsidRDefault="00407BD9" w:rsidP="005159E1">
      <w:pPr>
        <w:pStyle w:val="Code"/>
        <w:rPr>
          <w:highlight w:val="white"/>
        </w:rPr>
      </w:pPr>
      <w:r>
        <w:rPr>
          <w:highlight w:val="white"/>
        </w:rPr>
        <w:t xml:space="preserve">                          </w:t>
      </w:r>
      <w:r w:rsidR="005159E1" w:rsidRPr="005159E1">
        <w:rPr>
          <w:highlight w:val="white"/>
        </w:rPr>
        <w:t xml:space="preserve"> fromExpression.Symbol, zeroSymbol);</w:t>
      </w:r>
    </w:p>
    <w:p w14:paraId="6768898C" w14:textId="77777777" w:rsidR="005159E1" w:rsidRPr="005159E1" w:rsidRDefault="005159E1" w:rsidP="005159E1">
      <w:pPr>
        <w:pStyle w:val="Code"/>
        <w:rPr>
          <w:highlight w:val="white"/>
        </w:rPr>
      </w:pPr>
      <w:r w:rsidRPr="005159E1">
        <w:rPr>
          <w:highlight w:val="white"/>
        </w:rPr>
        <w:t xml:space="preserve">          codeList.Add(testCode);</w:t>
      </w:r>
    </w:p>
    <w:p w14:paraId="3071A517" w14:textId="77777777" w:rsidR="005159E1" w:rsidRPr="005159E1" w:rsidRDefault="005159E1" w:rsidP="005159E1">
      <w:pPr>
        <w:pStyle w:val="Code"/>
        <w:rPr>
          <w:highlight w:val="white"/>
        </w:rPr>
      </w:pPr>
      <w:r w:rsidRPr="005159E1">
        <w:rPr>
          <w:highlight w:val="white"/>
        </w:rPr>
        <w:t xml:space="preserve">          trueSet.Add(testCode);</w:t>
      </w:r>
    </w:p>
    <w:p w14:paraId="12D7260B" w14:textId="77777777" w:rsidR="005159E1" w:rsidRPr="005159E1" w:rsidRDefault="005159E1" w:rsidP="005159E1">
      <w:pPr>
        <w:pStyle w:val="Code"/>
        <w:rPr>
          <w:highlight w:val="white"/>
        </w:rPr>
      </w:pPr>
    </w:p>
    <w:p w14:paraId="62DB40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1051B2EC"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949AEEC" w14:textId="77777777" w:rsidR="005159E1" w:rsidRPr="005159E1" w:rsidRDefault="005159E1" w:rsidP="005159E1">
      <w:pPr>
        <w:pStyle w:val="Code"/>
        <w:rPr>
          <w:highlight w:val="white"/>
        </w:rPr>
      </w:pPr>
      <w:r w:rsidRPr="005159E1">
        <w:rPr>
          <w:highlight w:val="white"/>
        </w:rPr>
        <w:t xml:space="preserve">          codeList.Add(gotoCode);</w:t>
      </w:r>
    </w:p>
    <w:p w14:paraId="0AC86D81" w14:textId="77777777" w:rsidR="005159E1" w:rsidRPr="005159E1" w:rsidRDefault="005159E1" w:rsidP="005159E1">
      <w:pPr>
        <w:pStyle w:val="Code"/>
        <w:rPr>
          <w:highlight w:val="white"/>
        </w:rPr>
      </w:pPr>
      <w:r w:rsidRPr="005159E1">
        <w:rPr>
          <w:highlight w:val="white"/>
        </w:rPr>
        <w:t xml:space="preserve">          falseSet.Add(gotoCode);</w:t>
      </w:r>
    </w:p>
    <w:p w14:paraId="461D9234" w14:textId="77777777" w:rsidR="005159E1" w:rsidRPr="005159E1" w:rsidRDefault="005159E1" w:rsidP="005159E1">
      <w:pPr>
        <w:pStyle w:val="Code"/>
        <w:rPr>
          <w:highlight w:val="white"/>
        </w:rPr>
      </w:pPr>
    </w:p>
    <w:p w14:paraId="777EB266" w14:textId="77777777" w:rsidR="005159E1" w:rsidRPr="005159E1" w:rsidRDefault="005159E1" w:rsidP="005159E1">
      <w:pPr>
        <w:pStyle w:val="Code"/>
        <w:rPr>
          <w:highlight w:val="white"/>
        </w:rPr>
      </w:pPr>
      <w:r w:rsidRPr="005159E1">
        <w:rPr>
          <w:highlight w:val="white"/>
        </w:rPr>
        <w:t xml:space="preserve">          Symbol symbol = new Symbol(trueSet, falseSet);</w:t>
      </w:r>
    </w:p>
    <w:p w14:paraId="528EE745" w14:textId="77777777" w:rsidR="005159E1" w:rsidRPr="005159E1" w:rsidRDefault="005159E1" w:rsidP="005159E1">
      <w:pPr>
        <w:pStyle w:val="Code"/>
        <w:rPr>
          <w:highlight w:val="white"/>
        </w:rPr>
      </w:pPr>
      <w:r w:rsidRPr="005159E1">
        <w:rPr>
          <w:highlight w:val="white"/>
        </w:rPr>
        <w:t xml:space="preserve">          return (new Expression(symbol, null, codeList));</w:t>
      </w:r>
    </w:p>
    <w:p w14:paraId="4F4B116A" w14:textId="77777777" w:rsidR="005159E1" w:rsidRPr="005159E1" w:rsidRDefault="005159E1" w:rsidP="005159E1">
      <w:pPr>
        <w:pStyle w:val="Code"/>
        <w:rPr>
          <w:highlight w:val="white"/>
        </w:rPr>
      </w:pPr>
      <w:r w:rsidRPr="005159E1">
        <w:rPr>
          <w:highlight w:val="white"/>
        </w:rPr>
        <w:t xml:space="preserve">        }</w:t>
      </w:r>
    </w:p>
    <w:p w14:paraId="0DE7F710" w14:textId="77777777" w:rsidR="005159E1" w:rsidRPr="005159E1" w:rsidRDefault="005159E1" w:rsidP="005159E1">
      <w:pPr>
        <w:pStyle w:val="Code"/>
        <w:rPr>
          <w:highlight w:val="white"/>
        </w:rPr>
      </w:pPr>
    </w:p>
    <w:p w14:paraId="16FDD557"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2EE2ABF" w14:textId="77777777" w:rsidR="005159E1" w:rsidRPr="005159E1" w:rsidRDefault="005159E1" w:rsidP="005159E1">
      <w:pPr>
        <w:pStyle w:val="Code"/>
        <w:rPr>
          <w:highlight w:val="white"/>
        </w:rPr>
      </w:pPr>
      <w:r w:rsidRPr="005159E1">
        <w:rPr>
          <w:highlight w:val="white"/>
        </w:rPr>
        <w:t xml:space="preserve">      }</w:t>
      </w:r>
    </w:p>
    <w:p w14:paraId="25EAA772" w14:textId="77777777" w:rsidR="005159E1" w:rsidRPr="005159E1" w:rsidRDefault="005159E1" w:rsidP="005159E1">
      <w:pPr>
        <w:pStyle w:val="Code"/>
        <w:rPr>
          <w:highlight w:val="white"/>
        </w:rPr>
      </w:pPr>
      <w:r w:rsidRPr="005159E1">
        <w:rPr>
          <w:highlight w:val="white"/>
        </w:rPr>
        <w:t xml:space="preserve">      else {</w:t>
      </w:r>
    </w:p>
    <w:p w14:paraId="362693E3"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01042C48" w14:textId="77777777" w:rsidR="005159E1" w:rsidRPr="005159E1" w:rsidRDefault="005159E1" w:rsidP="005159E1">
      <w:pPr>
        <w:pStyle w:val="Code"/>
        <w:rPr>
          <w:highlight w:val="white"/>
        </w:rPr>
      </w:pPr>
      <w:r w:rsidRPr="005159E1">
        <w:rPr>
          <w:highlight w:val="white"/>
        </w:rPr>
        <w:t xml:space="preserve">      }</w:t>
      </w:r>
    </w:p>
    <w:p w14:paraId="18237E35" w14:textId="77777777" w:rsidR="005159E1" w:rsidRPr="005159E1" w:rsidRDefault="005159E1" w:rsidP="005159E1">
      <w:pPr>
        <w:pStyle w:val="Code"/>
        <w:rPr>
          <w:highlight w:val="white"/>
        </w:rPr>
      </w:pPr>
    </w:p>
    <w:p w14:paraId="24AD65A3" w14:textId="77777777" w:rsidR="005159E1" w:rsidRPr="005159E1" w:rsidRDefault="005159E1" w:rsidP="005159E1">
      <w:pPr>
        <w:pStyle w:val="Code"/>
        <w:rPr>
          <w:highlight w:val="white"/>
        </w:rPr>
      </w:pPr>
      <w:r w:rsidRPr="005159E1">
        <w:rPr>
          <w:highlight w:val="white"/>
        </w:rPr>
        <w:t xml:space="preserve">      return null;</w:t>
      </w:r>
    </w:p>
    <w:p w14:paraId="2B20EDE7" w14:textId="77777777" w:rsidR="005159E1" w:rsidRPr="005159E1" w:rsidRDefault="005159E1" w:rsidP="005159E1">
      <w:pPr>
        <w:pStyle w:val="Code"/>
        <w:rPr>
          <w:highlight w:val="white"/>
        </w:rPr>
      </w:pPr>
      <w:r w:rsidRPr="005159E1">
        <w:rPr>
          <w:highlight w:val="white"/>
        </w:rPr>
        <w:t xml:space="preserve">    }</w:t>
      </w:r>
    </w:p>
    <w:p w14:paraId="29538448" w14:textId="77777777" w:rsidR="005159E1" w:rsidRPr="005159E1" w:rsidRDefault="005159E1" w:rsidP="005159E1">
      <w:pPr>
        <w:pStyle w:val="Code"/>
        <w:rPr>
          <w:highlight w:val="white"/>
        </w:rPr>
      </w:pPr>
    </w:p>
    <w:p w14:paraId="040699AF" w14:textId="77777777" w:rsidR="005159E1" w:rsidRPr="005159E1" w:rsidRDefault="005159E1" w:rsidP="005159E1">
      <w:pPr>
        <w:pStyle w:val="Code"/>
        <w:rPr>
          <w:highlight w:val="white"/>
        </w:rPr>
      </w:pPr>
      <w:r w:rsidRPr="005159E1">
        <w:rPr>
          <w:highlight w:val="white"/>
        </w:rPr>
        <w:t xml:space="preserve">    public static Type MaxType(Type leftType, Type rightType) {</w:t>
      </w:r>
    </w:p>
    <w:p w14:paraId="0C429067" w14:textId="77777777" w:rsidR="005159E1" w:rsidRPr="005159E1" w:rsidRDefault="005159E1" w:rsidP="005159E1">
      <w:pPr>
        <w:pStyle w:val="Code"/>
        <w:rPr>
          <w:highlight w:val="white"/>
        </w:rPr>
      </w:pPr>
      <w:r w:rsidRPr="005159E1">
        <w:rPr>
          <w:highlight w:val="white"/>
        </w:rPr>
        <w:t xml:space="preserve">      if ((leftType.IsFloating() &amp;&amp; !rightType.IsFloating()) ||</w:t>
      </w:r>
    </w:p>
    <w:p w14:paraId="08250A75" w14:textId="77777777" w:rsidR="00407BD9" w:rsidRDefault="005159E1" w:rsidP="005159E1">
      <w:pPr>
        <w:pStyle w:val="Code"/>
        <w:rPr>
          <w:highlight w:val="white"/>
        </w:rPr>
      </w:pPr>
      <w:r w:rsidRPr="005159E1">
        <w:rPr>
          <w:highlight w:val="white"/>
        </w:rPr>
        <w:t xml:space="preserve">          ((leftType.Size() == rightType.Size()) &amp;&amp;</w:t>
      </w:r>
    </w:p>
    <w:p w14:paraId="70AA75A0" w14:textId="014C8BB6"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w:t>
      </w:r>
      <w:r>
        <w:rPr>
          <w:highlight w:val="white"/>
        </w:rPr>
        <w:t xml:space="preserve"> </w:t>
      </w:r>
      <w:r w:rsidR="005159E1" w:rsidRPr="005159E1">
        <w:rPr>
          <w:highlight w:val="white"/>
        </w:rPr>
        <w:t>!rightType.IsSigned())) {</w:t>
      </w:r>
    </w:p>
    <w:p w14:paraId="566F7824" w14:textId="77777777" w:rsidR="005159E1" w:rsidRPr="005159E1" w:rsidRDefault="005159E1" w:rsidP="005159E1">
      <w:pPr>
        <w:pStyle w:val="Code"/>
        <w:rPr>
          <w:highlight w:val="white"/>
        </w:rPr>
      </w:pPr>
      <w:r w:rsidRPr="005159E1">
        <w:rPr>
          <w:highlight w:val="white"/>
        </w:rPr>
        <w:t xml:space="preserve">        return leftType;</w:t>
      </w:r>
    </w:p>
    <w:p w14:paraId="0D60ECCD" w14:textId="77777777" w:rsidR="005159E1" w:rsidRPr="005159E1" w:rsidRDefault="005159E1" w:rsidP="005159E1">
      <w:pPr>
        <w:pStyle w:val="Code"/>
        <w:rPr>
          <w:highlight w:val="white"/>
        </w:rPr>
      </w:pPr>
      <w:r w:rsidRPr="005159E1">
        <w:rPr>
          <w:highlight w:val="white"/>
        </w:rPr>
        <w:t xml:space="preserve">      }</w:t>
      </w:r>
    </w:p>
    <w:p w14:paraId="5A692147" w14:textId="77777777" w:rsidR="005159E1" w:rsidRPr="005159E1" w:rsidRDefault="005159E1" w:rsidP="005159E1">
      <w:pPr>
        <w:pStyle w:val="Code"/>
        <w:rPr>
          <w:highlight w:val="white"/>
        </w:rPr>
      </w:pPr>
      <w:r w:rsidRPr="005159E1">
        <w:rPr>
          <w:highlight w:val="white"/>
        </w:rPr>
        <w:t xml:space="preserve">      else if ((!leftType.IsFloating() &amp;&amp; rightType.IsFloating()) ||</w:t>
      </w:r>
    </w:p>
    <w:p w14:paraId="23883A35" w14:textId="77777777" w:rsidR="00407BD9" w:rsidRDefault="005159E1" w:rsidP="005159E1">
      <w:pPr>
        <w:pStyle w:val="Code"/>
        <w:rPr>
          <w:highlight w:val="white"/>
        </w:rPr>
      </w:pPr>
      <w:r w:rsidRPr="005159E1">
        <w:rPr>
          <w:highlight w:val="white"/>
        </w:rPr>
        <w:t xml:space="preserve">               ((leftType.Size() == rightType.Size()) &amp;&amp;</w:t>
      </w:r>
    </w:p>
    <w:p w14:paraId="0E2E9276" w14:textId="6A2BC981"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 rightType.IsSigned())) {</w:t>
      </w:r>
    </w:p>
    <w:p w14:paraId="2BB58166" w14:textId="77777777" w:rsidR="005159E1" w:rsidRPr="005159E1" w:rsidRDefault="005159E1" w:rsidP="005159E1">
      <w:pPr>
        <w:pStyle w:val="Code"/>
        <w:rPr>
          <w:highlight w:val="white"/>
        </w:rPr>
      </w:pPr>
      <w:r w:rsidRPr="005159E1">
        <w:rPr>
          <w:highlight w:val="white"/>
        </w:rPr>
        <w:t xml:space="preserve">        return rightType;</w:t>
      </w:r>
    </w:p>
    <w:p w14:paraId="6D31F94C" w14:textId="77777777" w:rsidR="005159E1" w:rsidRPr="005159E1" w:rsidRDefault="005159E1" w:rsidP="005159E1">
      <w:pPr>
        <w:pStyle w:val="Code"/>
        <w:rPr>
          <w:highlight w:val="white"/>
        </w:rPr>
      </w:pPr>
      <w:r w:rsidRPr="005159E1">
        <w:rPr>
          <w:highlight w:val="white"/>
        </w:rPr>
        <w:t xml:space="preserve">      }</w:t>
      </w:r>
    </w:p>
    <w:p w14:paraId="3135D13F" w14:textId="77777777" w:rsidR="005159E1" w:rsidRPr="005159E1" w:rsidRDefault="005159E1" w:rsidP="005159E1">
      <w:pPr>
        <w:pStyle w:val="Code"/>
        <w:rPr>
          <w:highlight w:val="white"/>
        </w:rPr>
      </w:pPr>
      <w:r w:rsidRPr="005159E1">
        <w:rPr>
          <w:highlight w:val="white"/>
        </w:rPr>
        <w:t xml:space="preserve">      else {</w:t>
      </w:r>
    </w:p>
    <w:p w14:paraId="78A92271" w14:textId="77777777" w:rsidR="005159E1" w:rsidRPr="005159E1" w:rsidRDefault="005159E1" w:rsidP="005159E1">
      <w:pPr>
        <w:pStyle w:val="Code"/>
        <w:rPr>
          <w:highlight w:val="white"/>
        </w:rPr>
      </w:pPr>
      <w:r w:rsidRPr="005159E1">
        <w:rPr>
          <w:highlight w:val="white"/>
        </w:rPr>
        <w:t xml:space="preserve">        return (leftType.Size() &gt; rightType.Size()) ? leftType : rightType;</w:t>
      </w:r>
    </w:p>
    <w:p w14:paraId="0B9B50F9" w14:textId="77777777" w:rsidR="005159E1" w:rsidRPr="005159E1" w:rsidRDefault="005159E1" w:rsidP="005159E1">
      <w:pPr>
        <w:pStyle w:val="Code"/>
        <w:rPr>
          <w:highlight w:val="white"/>
        </w:rPr>
      </w:pPr>
      <w:r w:rsidRPr="005159E1">
        <w:rPr>
          <w:highlight w:val="white"/>
        </w:rPr>
        <w:t xml:space="preserve">      }</w:t>
      </w:r>
    </w:p>
    <w:p w14:paraId="607E271D" w14:textId="77777777" w:rsidR="005159E1" w:rsidRPr="005159E1" w:rsidRDefault="005159E1" w:rsidP="005159E1">
      <w:pPr>
        <w:pStyle w:val="Code"/>
        <w:rPr>
          <w:highlight w:val="white"/>
        </w:rPr>
      </w:pPr>
      <w:r w:rsidRPr="005159E1">
        <w:rPr>
          <w:highlight w:val="white"/>
        </w:rPr>
        <w:t xml:space="preserve">    }</w:t>
      </w:r>
    </w:p>
    <w:p w14:paraId="62AF6863" w14:textId="77777777" w:rsidR="005159E1" w:rsidRPr="005159E1" w:rsidRDefault="005159E1" w:rsidP="005159E1">
      <w:pPr>
        <w:pStyle w:val="Code"/>
        <w:rPr>
          <w:highlight w:val="white"/>
        </w:rPr>
      </w:pPr>
      <w:r w:rsidRPr="005159E1">
        <w:rPr>
          <w:highlight w:val="white"/>
        </w:rPr>
        <w:lastRenderedPageBreak/>
        <w:t xml:space="preserve">  }</w:t>
      </w:r>
    </w:p>
    <w:p w14:paraId="6064BA56" w14:textId="2801F51E" w:rsidR="00862B4D" w:rsidRDefault="005159E1" w:rsidP="005159E1">
      <w:pPr>
        <w:pStyle w:val="Code"/>
      </w:pPr>
      <w:r w:rsidRPr="005159E1">
        <w:rPr>
          <w:highlight w:val="white"/>
        </w:rPr>
        <w:t>}</w:t>
      </w:r>
    </w:p>
    <w:p w14:paraId="6E253FA9" w14:textId="61D9B876" w:rsidR="00CD295E" w:rsidRDefault="00CD295E" w:rsidP="00485A24">
      <w:pPr>
        <w:pStyle w:val="Rubrik1"/>
      </w:pPr>
      <w:r>
        <w:lastRenderedPageBreak/>
        <w:t>Constant Expression</w:t>
      </w:r>
    </w:p>
    <w:p w14:paraId="78866B91" w14:textId="0AB755E0" w:rsidR="005A389B" w:rsidRPr="005A389B" w:rsidRDefault="005A389B" w:rsidP="005A389B">
      <w:r>
        <w:t xml:space="preserve">There are advantages by calculating the values of constant expression during the compilation rather than during the execution. </w:t>
      </w:r>
      <w:r w:rsidR="004F7249">
        <w:t xml:space="preserve">Besides the optimization benefits, there are some occasions when we need to calculate the value. In array </w:t>
      </w:r>
      <w:r w:rsidR="00C37108">
        <w:t>definition</w:t>
      </w:r>
      <w:r w:rsidR="004F7249">
        <w:t xml:space="preserve">s, we need to evaluate the size of the array, in </w:t>
      </w:r>
      <w:r w:rsidR="00266D64">
        <w:t>initialized</w:t>
      </w:r>
      <w:r w:rsidR="000233CE">
        <w:t xml:space="preserve"> </w:t>
      </w:r>
      <w:r w:rsidR="00663EAF">
        <w:t xml:space="preserve">enumeration </w:t>
      </w:r>
      <w:r w:rsidR="007653B8">
        <w:t>value</w:t>
      </w:r>
      <w:r w:rsidR="000233CE">
        <w:t>s</w:t>
      </w:r>
      <w:r w:rsidR="007653B8">
        <w:t xml:space="preserve"> we ne</w:t>
      </w:r>
      <w:r w:rsidR="00C96B06">
        <w:t xml:space="preserve">ed to evaluate the </w:t>
      </w:r>
      <w:r w:rsidR="000233CE">
        <w:t>v</w:t>
      </w:r>
      <w:r w:rsidR="00C96B06">
        <w:t xml:space="preserve">alue </w:t>
      </w:r>
      <w:r w:rsidR="000233CE">
        <w:t>to be able to assign the next un</w:t>
      </w:r>
      <w:r w:rsidR="00266D64">
        <w:t>initialized</w:t>
      </w:r>
      <w:r w:rsidR="000233CE">
        <w:t xml:space="preserve"> enumeration its correct value, and the preprocessor need to evaluate the value of if-directives.</w:t>
      </w:r>
    </w:p>
    <w:p w14:paraId="1AF5F664" w14:textId="7A8CED78" w:rsidR="00862B4D" w:rsidRDefault="00BB508B" w:rsidP="00CD295E">
      <w:pPr>
        <w:pStyle w:val="CodeHeader"/>
      </w:pPr>
      <w:r>
        <w:t>ConstantExpression.cs</w:t>
      </w:r>
    </w:p>
    <w:p w14:paraId="3407D503" w14:textId="77777777" w:rsidR="00CD295E" w:rsidRPr="005926A0" w:rsidRDefault="00CD295E" w:rsidP="005926A0">
      <w:pPr>
        <w:pStyle w:val="Code"/>
        <w:rPr>
          <w:highlight w:val="white"/>
        </w:rPr>
      </w:pPr>
      <w:r w:rsidRPr="005926A0">
        <w:rPr>
          <w:highlight w:val="white"/>
        </w:rPr>
        <w:t>using System.Numerics;</w:t>
      </w:r>
    </w:p>
    <w:p w14:paraId="2B83B13A" w14:textId="77777777" w:rsidR="00CD295E" w:rsidRPr="005926A0" w:rsidRDefault="00CD295E" w:rsidP="005926A0">
      <w:pPr>
        <w:pStyle w:val="Code"/>
        <w:rPr>
          <w:highlight w:val="white"/>
        </w:rPr>
      </w:pPr>
      <w:r w:rsidRPr="005926A0">
        <w:rPr>
          <w:highlight w:val="white"/>
        </w:rPr>
        <w:t>using System.Collections.Generic;</w:t>
      </w:r>
    </w:p>
    <w:p w14:paraId="7632CF71" w14:textId="77777777" w:rsidR="00CD295E" w:rsidRPr="005926A0" w:rsidRDefault="00CD295E" w:rsidP="005926A0">
      <w:pPr>
        <w:pStyle w:val="Code"/>
        <w:rPr>
          <w:highlight w:val="white"/>
        </w:rPr>
      </w:pPr>
    </w:p>
    <w:p w14:paraId="164D05EF" w14:textId="77777777" w:rsidR="00CD295E" w:rsidRPr="005926A0" w:rsidRDefault="00CD295E" w:rsidP="005926A0">
      <w:pPr>
        <w:pStyle w:val="Code"/>
        <w:rPr>
          <w:highlight w:val="white"/>
        </w:rPr>
      </w:pPr>
      <w:r w:rsidRPr="005926A0">
        <w:rPr>
          <w:highlight w:val="white"/>
        </w:rPr>
        <w:t>namespace CCompiler {</w:t>
      </w:r>
    </w:p>
    <w:p w14:paraId="23E95A3F" w14:textId="12213BD3" w:rsidR="00CD295E" w:rsidRDefault="00CD295E" w:rsidP="005926A0">
      <w:pPr>
        <w:pStyle w:val="Code"/>
        <w:rPr>
          <w:highlight w:val="white"/>
        </w:rPr>
      </w:pPr>
      <w:r w:rsidRPr="005926A0">
        <w:rPr>
          <w:highlight w:val="white"/>
        </w:rPr>
        <w:t xml:space="preserve">  public class ConstantExpression {</w:t>
      </w:r>
    </w:p>
    <w:p w14:paraId="2000D4B0" w14:textId="0B1CCDD9" w:rsidR="00DF604F" w:rsidRPr="005926A0" w:rsidRDefault="00DF604F" w:rsidP="00DF604F">
      <w:pPr>
        <w:rPr>
          <w:highlight w:val="white"/>
        </w:rPr>
      </w:pPr>
      <w:r>
        <w:rPr>
          <w:highlight w:val="white"/>
        </w:rPr>
        <w:t xml:space="preserve">The </w:t>
      </w:r>
      <w:r w:rsidRPr="00A16B6A">
        <w:rPr>
          <w:rStyle w:val="KeyWord0"/>
          <w:highlight w:val="white"/>
        </w:rPr>
        <w:t>IsConstant</w:t>
      </w:r>
      <w:r>
        <w:rPr>
          <w:highlight w:val="white"/>
        </w:rPr>
        <w:t xml:space="preserve"> method </w:t>
      </w:r>
      <w:r w:rsidR="00801F2B">
        <w:rPr>
          <w:highlight w:val="white"/>
        </w:rPr>
        <w:t xml:space="preserve">returns true if the expression can be evaluated to a value, which it can if it holds logical type and one of the true set or the false set is empty. </w:t>
      </w:r>
      <w:r w:rsidR="00A36B31">
        <w:rPr>
          <w:highlight w:val="white"/>
        </w:rPr>
        <w:t xml:space="preserve">If </w:t>
      </w:r>
      <w:r w:rsidR="0081276F">
        <w:rPr>
          <w:highlight w:val="white"/>
        </w:rPr>
        <w:t xml:space="preserve">one set is empty, the expression holds no if-statement, only a goto-statement. </w:t>
      </w:r>
      <w:r w:rsidR="00801F2B">
        <w:rPr>
          <w:highlight w:val="white"/>
        </w:rPr>
        <w:t>It can also be evaluated to a constant value if it holds</w:t>
      </w:r>
      <w:r w:rsidR="00667667">
        <w:rPr>
          <w:highlight w:val="white"/>
        </w:rPr>
        <w:t xml:space="preserve"> integral</w:t>
      </w:r>
      <w:r w:rsidR="008E2B5A">
        <w:rPr>
          <w:highlight w:val="white"/>
        </w:rPr>
        <w:t xml:space="preserve">, </w:t>
      </w:r>
      <w:r w:rsidR="00667667">
        <w:rPr>
          <w:highlight w:val="white"/>
        </w:rPr>
        <w:t>pointer type</w:t>
      </w:r>
      <w:r w:rsidR="008E2B5A">
        <w:rPr>
          <w:highlight w:val="white"/>
        </w:rPr>
        <w:t xml:space="preserve">, or floating type with a </w:t>
      </w:r>
      <w:r w:rsidR="009F4A1D">
        <w:rPr>
          <w:highlight w:val="white"/>
        </w:rPr>
        <w:t xml:space="preserve">not-null </w:t>
      </w:r>
      <w:r w:rsidR="008E2B5A">
        <w:rPr>
          <w:highlight w:val="white"/>
        </w:rPr>
        <w:t>value.</w:t>
      </w:r>
    </w:p>
    <w:p w14:paraId="30CFF52E" w14:textId="77777777" w:rsidR="00A333A9" w:rsidRPr="00A333A9" w:rsidRDefault="00A333A9" w:rsidP="00A333A9">
      <w:pPr>
        <w:pStyle w:val="Code"/>
        <w:rPr>
          <w:highlight w:val="white"/>
        </w:rPr>
      </w:pPr>
      <w:r w:rsidRPr="00A333A9">
        <w:rPr>
          <w:highlight w:val="white"/>
        </w:rPr>
        <w:t xml:space="preserve">    public static bool IsConstant(Expression expression) {</w:t>
      </w:r>
    </w:p>
    <w:p w14:paraId="34FDBCC7" w14:textId="77777777" w:rsidR="00A333A9" w:rsidRPr="00A333A9" w:rsidRDefault="00A333A9" w:rsidP="00A333A9">
      <w:pPr>
        <w:pStyle w:val="Code"/>
        <w:rPr>
          <w:highlight w:val="white"/>
        </w:rPr>
      </w:pPr>
      <w:r w:rsidRPr="00A333A9">
        <w:rPr>
          <w:highlight w:val="white"/>
        </w:rPr>
        <w:t xml:space="preserve">      Symbol resultSymbol = expression.Symbol;</w:t>
      </w:r>
    </w:p>
    <w:p w14:paraId="053FFAAF" w14:textId="77777777" w:rsidR="00A333A9" w:rsidRPr="00A333A9" w:rsidRDefault="00A333A9" w:rsidP="00A333A9">
      <w:pPr>
        <w:pStyle w:val="Code"/>
        <w:rPr>
          <w:highlight w:val="white"/>
        </w:rPr>
      </w:pPr>
      <w:r w:rsidRPr="00A333A9">
        <w:rPr>
          <w:highlight w:val="white"/>
        </w:rPr>
        <w:t xml:space="preserve">      Type type = resultSymbol.Type;</w:t>
      </w:r>
    </w:p>
    <w:p w14:paraId="0280BDA1" w14:textId="77777777" w:rsidR="00A333A9" w:rsidRPr="00A333A9" w:rsidRDefault="00A333A9" w:rsidP="00A333A9">
      <w:pPr>
        <w:pStyle w:val="Code"/>
        <w:rPr>
          <w:highlight w:val="white"/>
        </w:rPr>
      </w:pPr>
      <w:r w:rsidRPr="00A333A9">
        <w:rPr>
          <w:highlight w:val="white"/>
        </w:rPr>
        <w:t xml:space="preserve">      return (type.IsLogical() &amp;&amp; ((resultSymbol.TrueSet.Count == 0) ||</w:t>
      </w:r>
    </w:p>
    <w:p w14:paraId="1FF789DB" w14:textId="77777777" w:rsidR="00A333A9" w:rsidRPr="00A333A9" w:rsidRDefault="00A333A9" w:rsidP="00A333A9">
      <w:pPr>
        <w:pStyle w:val="Code"/>
        <w:rPr>
          <w:highlight w:val="white"/>
        </w:rPr>
      </w:pPr>
      <w:r w:rsidRPr="00A333A9">
        <w:rPr>
          <w:highlight w:val="white"/>
        </w:rPr>
        <w:t xml:space="preserve">              (resultSymbol.FalseSet.Count == 0))) ||</w:t>
      </w:r>
    </w:p>
    <w:p w14:paraId="247811B8" w14:textId="77777777" w:rsidR="00A333A9" w:rsidRDefault="00A333A9" w:rsidP="00A333A9">
      <w:pPr>
        <w:pStyle w:val="Code"/>
        <w:rPr>
          <w:highlight w:val="white"/>
        </w:rPr>
      </w:pPr>
      <w:r w:rsidRPr="00A333A9">
        <w:rPr>
          <w:highlight w:val="white"/>
        </w:rPr>
        <w:t xml:space="preserve">             (type.IsIntegralOrPointer() &amp;&amp;</w:t>
      </w:r>
    </w:p>
    <w:p w14:paraId="76704B28" w14:textId="7B63780B" w:rsidR="00A333A9" w:rsidRPr="00A333A9" w:rsidRDefault="00A333A9" w:rsidP="00A333A9">
      <w:pPr>
        <w:pStyle w:val="Code"/>
        <w:rPr>
          <w:highlight w:val="white"/>
        </w:rPr>
      </w:pPr>
      <w:r>
        <w:rPr>
          <w:highlight w:val="white"/>
        </w:rPr>
        <w:t xml:space="preserve">             </w:t>
      </w:r>
      <w:r w:rsidRPr="00A333A9">
        <w:rPr>
          <w:highlight w:val="white"/>
        </w:rPr>
        <w:t xml:space="preserve"> (resultSymbol.Value is BigInteger)) ||</w:t>
      </w:r>
    </w:p>
    <w:p w14:paraId="4D004201" w14:textId="77777777" w:rsidR="00A333A9" w:rsidRPr="00A333A9" w:rsidRDefault="00A333A9" w:rsidP="00A333A9">
      <w:pPr>
        <w:pStyle w:val="Code"/>
        <w:rPr>
          <w:highlight w:val="white"/>
        </w:rPr>
      </w:pPr>
      <w:r w:rsidRPr="00A333A9">
        <w:rPr>
          <w:highlight w:val="white"/>
        </w:rPr>
        <w:t xml:space="preserve">             (type.IsFloating() &amp;&amp; (resultSymbol.Value is decimal));</w:t>
      </w:r>
    </w:p>
    <w:p w14:paraId="1DF0FF99" w14:textId="77777777" w:rsidR="00A333A9" w:rsidRPr="00A333A9" w:rsidRDefault="00A333A9" w:rsidP="00A333A9">
      <w:pPr>
        <w:pStyle w:val="Code"/>
        <w:rPr>
          <w:highlight w:val="white"/>
        </w:rPr>
      </w:pPr>
      <w:r w:rsidRPr="00A333A9">
        <w:rPr>
          <w:highlight w:val="white"/>
        </w:rPr>
        <w:t xml:space="preserve">    }</w:t>
      </w:r>
    </w:p>
    <w:p w14:paraId="267AA082" w14:textId="48205E46" w:rsidR="00CD295E" w:rsidRPr="005926A0" w:rsidRDefault="00AD4A44" w:rsidP="00AD4A44">
      <w:pPr>
        <w:rPr>
          <w:highlight w:val="white"/>
        </w:rPr>
      </w:pPr>
      <w:r>
        <w:rPr>
          <w:highlight w:val="white"/>
        </w:rPr>
        <w:t xml:space="preserve">The </w:t>
      </w:r>
      <w:r w:rsidRPr="002B4304">
        <w:rPr>
          <w:rStyle w:val="KeyWord0"/>
          <w:highlight w:val="white"/>
        </w:rPr>
        <w:t>IsTrue</w:t>
      </w:r>
      <w:r>
        <w:rPr>
          <w:highlight w:val="white"/>
        </w:rPr>
        <w:t xml:space="preserve"> method </w:t>
      </w:r>
      <w:r w:rsidR="008E641A">
        <w:rPr>
          <w:highlight w:val="white"/>
        </w:rPr>
        <w:t xml:space="preserve">returns true if the </w:t>
      </w:r>
      <w:r w:rsidR="00BC3D68">
        <w:rPr>
          <w:highlight w:val="white"/>
        </w:rPr>
        <w:t xml:space="preserve">(assumed constant) </w:t>
      </w:r>
      <w:r w:rsidR="008E641A">
        <w:rPr>
          <w:highlight w:val="white"/>
        </w:rPr>
        <w:t>expression can be evaluated to a true value.</w:t>
      </w:r>
      <w:r w:rsidR="00B33D7B">
        <w:rPr>
          <w:highlight w:val="white"/>
        </w:rPr>
        <w:t xml:space="preserve">, which it can if the value is a reference to a </w:t>
      </w:r>
      <w:r w:rsidR="00B33D7B" w:rsidRPr="00410DDA">
        <w:rPr>
          <w:rStyle w:val="KeyWord0"/>
          <w:highlight w:val="white"/>
        </w:rPr>
        <w:t>BigInteger</w:t>
      </w:r>
      <w:r w:rsidR="00B33D7B">
        <w:rPr>
          <w:highlight w:val="white"/>
        </w:rPr>
        <w:t xml:space="preserve"> object </w:t>
      </w:r>
      <w:r w:rsidR="00410DDA">
        <w:rPr>
          <w:highlight w:val="white"/>
        </w:rPr>
        <w:t xml:space="preserve">that is not zero, or a </w:t>
      </w:r>
      <w:r w:rsidR="00410DDA" w:rsidRPr="00410DDA">
        <w:rPr>
          <w:rStyle w:val="KeyWord0"/>
          <w:highlight w:val="white"/>
        </w:rPr>
        <w:t>decimal</w:t>
      </w:r>
      <w:r w:rsidR="00410DDA">
        <w:rPr>
          <w:highlight w:val="white"/>
        </w:rPr>
        <w:t xml:space="preserve"> object that is not zero, or if the true set is not empty.</w:t>
      </w:r>
      <w:r w:rsidR="00B33D7B">
        <w:rPr>
          <w:highlight w:val="white"/>
        </w:rPr>
        <w:t xml:space="preserve"> </w:t>
      </w:r>
    </w:p>
    <w:p w14:paraId="496C6AA6" w14:textId="77777777" w:rsidR="00CD295E" w:rsidRPr="005926A0" w:rsidRDefault="00CD295E" w:rsidP="005926A0">
      <w:pPr>
        <w:pStyle w:val="Code"/>
        <w:rPr>
          <w:highlight w:val="white"/>
        </w:rPr>
      </w:pPr>
      <w:r w:rsidRPr="005926A0">
        <w:rPr>
          <w:highlight w:val="white"/>
        </w:rPr>
        <w:t xml:space="preserve">    public static bool IsTrue(Expression expression) {</w:t>
      </w:r>
    </w:p>
    <w:p w14:paraId="388A4333" w14:textId="77777777" w:rsidR="005926A0" w:rsidRDefault="00CD295E" w:rsidP="005926A0">
      <w:pPr>
        <w:pStyle w:val="Code"/>
        <w:rPr>
          <w:highlight w:val="white"/>
        </w:rPr>
      </w:pPr>
      <w:r w:rsidRPr="005926A0">
        <w:rPr>
          <w:highlight w:val="white"/>
        </w:rPr>
        <w:t xml:space="preserve">      return ((expression.Symbol.Value is BigInteger) &amp;&amp;</w:t>
      </w:r>
    </w:p>
    <w:p w14:paraId="5F4450D3" w14:textId="63B8EBB3" w:rsidR="00CD295E" w:rsidRPr="005926A0" w:rsidRDefault="005926A0" w:rsidP="005926A0">
      <w:pPr>
        <w:pStyle w:val="Code"/>
        <w:rPr>
          <w:highlight w:val="white"/>
        </w:rPr>
      </w:pPr>
      <w:r>
        <w:rPr>
          <w:highlight w:val="white"/>
        </w:rPr>
        <w:t xml:space="preserve">              </w:t>
      </w:r>
      <w:r w:rsidR="00CD295E" w:rsidRPr="005926A0">
        <w:rPr>
          <w:highlight w:val="white"/>
        </w:rPr>
        <w:t>!((BigInteger) expression.Symbol.Value).IsZero) ||</w:t>
      </w:r>
    </w:p>
    <w:p w14:paraId="0DD7D587" w14:textId="77777777" w:rsidR="005926A0" w:rsidRDefault="00CD295E" w:rsidP="005926A0">
      <w:pPr>
        <w:pStyle w:val="Code"/>
        <w:rPr>
          <w:highlight w:val="white"/>
        </w:rPr>
      </w:pPr>
      <w:r w:rsidRPr="005926A0">
        <w:rPr>
          <w:highlight w:val="white"/>
        </w:rPr>
        <w:t xml:space="preserve">             ((expression.Symbol.Value is decimal) &amp;&amp;</w:t>
      </w:r>
    </w:p>
    <w:p w14:paraId="5ADD856B" w14:textId="21211B82" w:rsidR="00CD295E" w:rsidRPr="005926A0" w:rsidRDefault="005926A0" w:rsidP="005926A0">
      <w:pPr>
        <w:pStyle w:val="Code"/>
        <w:rPr>
          <w:highlight w:val="white"/>
        </w:rPr>
      </w:pPr>
      <w:r>
        <w:rPr>
          <w:highlight w:val="white"/>
        </w:rPr>
        <w:t xml:space="preserve">              </w:t>
      </w:r>
      <w:r w:rsidR="00CD295E" w:rsidRPr="005926A0">
        <w:rPr>
          <w:highlight w:val="white"/>
        </w:rPr>
        <w:t>!((decimal) expression.Symbol.Value).Equals((decimal) 0)) ||</w:t>
      </w:r>
    </w:p>
    <w:p w14:paraId="7F5440BE" w14:textId="3162B4C7" w:rsidR="00CD295E" w:rsidRPr="005926A0" w:rsidRDefault="00CD295E" w:rsidP="005926A0">
      <w:pPr>
        <w:pStyle w:val="Code"/>
        <w:rPr>
          <w:highlight w:val="white"/>
        </w:rPr>
      </w:pPr>
      <w:r w:rsidRPr="005926A0">
        <w:rPr>
          <w:highlight w:val="white"/>
        </w:rPr>
        <w:t xml:space="preserve">             (expression.Symbol.TrueSet.Count &gt; 0);</w:t>
      </w:r>
    </w:p>
    <w:p w14:paraId="5E44C849" w14:textId="77777777" w:rsidR="00CD295E" w:rsidRPr="005926A0" w:rsidRDefault="00CD295E" w:rsidP="005926A0">
      <w:pPr>
        <w:pStyle w:val="Code"/>
        <w:rPr>
          <w:highlight w:val="white"/>
        </w:rPr>
      </w:pPr>
      <w:r w:rsidRPr="005926A0">
        <w:rPr>
          <w:highlight w:val="white"/>
        </w:rPr>
        <w:t xml:space="preserve">    }</w:t>
      </w:r>
    </w:p>
    <w:p w14:paraId="32FE4A13" w14:textId="41868D0D" w:rsidR="00CD295E" w:rsidRPr="005926A0" w:rsidRDefault="00EF7AF1" w:rsidP="00EF7AF1">
      <w:pPr>
        <w:rPr>
          <w:highlight w:val="white"/>
        </w:rPr>
      </w:pPr>
      <w:r>
        <w:rPr>
          <w:highlight w:val="white"/>
        </w:rPr>
        <w:t xml:space="preserve">The </w:t>
      </w:r>
      <w:r w:rsidRPr="00EA686E">
        <w:rPr>
          <w:rStyle w:val="KeyWord0"/>
          <w:highlight w:val="white"/>
        </w:rPr>
        <w:t>LogicalToIntegral</w:t>
      </w:r>
      <w:r>
        <w:rPr>
          <w:highlight w:val="white"/>
        </w:rPr>
        <w:t xml:space="preserve"> method </w:t>
      </w:r>
      <w:r w:rsidR="00EA686E">
        <w:rPr>
          <w:highlight w:val="white"/>
        </w:rPr>
        <w:t xml:space="preserve">makes sure the expression </w:t>
      </w:r>
      <w:r w:rsidR="001C229B">
        <w:rPr>
          <w:highlight w:val="white"/>
        </w:rPr>
        <w:t xml:space="preserve">holds </w:t>
      </w:r>
      <w:r w:rsidR="00EA686E">
        <w:rPr>
          <w:highlight w:val="white"/>
        </w:rPr>
        <w:t>integral</w:t>
      </w:r>
      <w:r w:rsidR="001C229B">
        <w:rPr>
          <w:highlight w:val="white"/>
        </w:rPr>
        <w:t xml:space="preserve"> type</w:t>
      </w:r>
      <w:r w:rsidR="00EA686E">
        <w:rPr>
          <w:highlight w:val="white"/>
        </w:rPr>
        <w:t xml:space="preserve">. If it holds logical type, </w:t>
      </w:r>
      <w:r w:rsidR="00E6316E">
        <w:rPr>
          <w:highlight w:val="white"/>
        </w:rPr>
        <w:t xml:space="preserve">it is </w:t>
      </w:r>
      <w:r>
        <w:rPr>
          <w:highlight w:val="white"/>
        </w:rPr>
        <w:t>cast from logical type to signed integer type</w:t>
      </w:r>
      <w:r w:rsidR="00E6316E">
        <w:rPr>
          <w:highlight w:val="white"/>
        </w:rPr>
        <w:t>.</w:t>
      </w:r>
    </w:p>
    <w:p w14:paraId="606C896D" w14:textId="77777777" w:rsidR="00CD295E" w:rsidRPr="005926A0" w:rsidRDefault="00CD295E" w:rsidP="005926A0">
      <w:pPr>
        <w:pStyle w:val="Code"/>
        <w:rPr>
          <w:highlight w:val="white"/>
        </w:rPr>
      </w:pPr>
      <w:r w:rsidRPr="005926A0">
        <w:rPr>
          <w:highlight w:val="white"/>
        </w:rPr>
        <w:t xml:space="preserve">    private static Expression LogicalToIntegral(Expression expression) {</w:t>
      </w:r>
    </w:p>
    <w:p w14:paraId="3EE10239" w14:textId="77777777" w:rsidR="00CD295E" w:rsidRPr="005926A0" w:rsidRDefault="00CD295E" w:rsidP="005926A0">
      <w:pPr>
        <w:pStyle w:val="Code"/>
        <w:rPr>
          <w:highlight w:val="white"/>
        </w:rPr>
      </w:pPr>
      <w:r w:rsidRPr="005926A0">
        <w:rPr>
          <w:highlight w:val="white"/>
        </w:rPr>
        <w:t xml:space="preserve">      if (expression.Symbol.Type.IsLogical()) {</w:t>
      </w:r>
    </w:p>
    <w:p w14:paraId="591F2690" w14:textId="77777777" w:rsidR="00CD295E" w:rsidRPr="005926A0" w:rsidRDefault="00CD295E" w:rsidP="005926A0">
      <w:pPr>
        <w:pStyle w:val="Code"/>
        <w:rPr>
          <w:highlight w:val="white"/>
        </w:rPr>
      </w:pPr>
      <w:r w:rsidRPr="005926A0">
        <w:rPr>
          <w:highlight w:val="white"/>
        </w:rPr>
        <w:t xml:space="preserve">        return Cast(expression, Type.SignedIntegerType);</w:t>
      </w:r>
    </w:p>
    <w:p w14:paraId="1B1744B2" w14:textId="77777777" w:rsidR="00CD295E" w:rsidRPr="005926A0" w:rsidRDefault="00CD295E" w:rsidP="005926A0">
      <w:pPr>
        <w:pStyle w:val="Code"/>
        <w:rPr>
          <w:highlight w:val="white"/>
        </w:rPr>
      </w:pPr>
      <w:r w:rsidRPr="005926A0">
        <w:rPr>
          <w:highlight w:val="white"/>
        </w:rPr>
        <w:t xml:space="preserve">      }</w:t>
      </w:r>
    </w:p>
    <w:p w14:paraId="66B32718" w14:textId="77777777" w:rsidR="00CD295E" w:rsidRPr="005926A0" w:rsidRDefault="00CD295E" w:rsidP="005926A0">
      <w:pPr>
        <w:pStyle w:val="Code"/>
        <w:rPr>
          <w:highlight w:val="white"/>
        </w:rPr>
      </w:pPr>
    </w:p>
    <w:p w14:paraId="01EFBA09" w14:textId="77777777" w:rsidR="00CD295E" w:rsidRPr="005926A0" w:rsidRDefault="00CD295E" w:rsidP="005926A0">
      <w:pPr>
        <w:pStyle w:val="Code"/>
        <w:rPr>
          <w:highlight w:val="white"/>
        </w:rPr>
      </w:pPr>
      <w:r w:rsidRPr="005926A0">
        <w:rPr>
          <w:highlight w:val="white"/>
        </w:rPr>
        <w:t xml:space="preserve">      return expression;</w:t>
      </w:r>
    </w:p>
    <w:p w14:paraId="6348A79A" w14:textId="77777777" w:rsidR="00AE3A74" w:rsidRDefault="00CD295E" w:rsidP="005926A0">
      <w:pPr>
        <w:pStyle w:val="Code"/>
        <w:rPr>
          <w:highlight w:val="white"/>
        </w:rPr>
      </w:pPr>
      <w:r w:rsidRPr="005926A0">
        <w:rPr>
          <w:highlight w:val="white"/>
        </w:rPr>
        <w:t xml:space="preserve">    }</w:t>
      </w:r>
    </w:p>
    <w:p w14:paraId="1DFCE6C0" w14:textId="1C455490" w:rsidR="00931738" w:rsidRPr="005926A0" w:rsidRDefault="00931738" w:rsidP="00931738">
      <w:pPr>
        <w:rPr>
          <w:highlight w:val="white"/>
        </w:rPr>
      </w:pPr>
      <w:r>
        <w:rPr>
          <w:highlight w:val="white"/>
        </w:rPr>
        <w:t xml:space="preserve">The </w:t>
      </w:r>
      <w:r w:rsidRPr="00EA686E">
        <w:rPr>
          <w:rStyle w:val="KeyWord0"/>
          <w:highlight w:val="white"/>
        </w:rPr>
        <w:t>LogicalTo</w:t>
      </w:r>
      <w:r>
        <w:rPr>
          <w:rStyle w:val="KeyWord0"/>
          <w:highlight w:val="white"/>
        </w:rPr>
        <w:t>Floating</w:t>
      </w:r>
      <w:r>
        <w:rPr>
          <w:highlight w:val="white"/>
        </w:rPr>
        <w:t xml:space="preserve"> method makes sure the expression holds </w:t>
      </w:r>
      <w:r w:rsidR="00BF39C5">
        <w:rPr>
          <w:highlight w:val="white"/>
        </w:rPr>
        <w:t>floating</w:t>
      </w:r>
      <w:r>
        <w:rPr>
          <w:highlight w:val="white"/>
        </w:rPr>
        <w:t xml:space="preserve"> type. If it holds logical type, it is cast from logical type to </w:t>
      </w:r>
      <w:r w:rsidR="00BF39C5">
        <w:rPr>
          <w:highlight w:val="white"/>
        </w:rPr>
        <w:t>double</w:t>
      </w:r>
      <w:r>
        <w:rPr>
          <w:highlight w:val="white"/>
        </w:rPr>
        <w:t xml:space="preserve"> type.</w:t>
      </w:r>
    </w:p>
    <w:p w14:paraId="06DD7C4E" w14:textId="7CA86ABC" w:rsidR="00830FE1" w:rsidRPr="005926A0" w:rsidRDefault="00830FE1" w:rsidP="00830FE1">
      <w:pPr>
        <w:pStyle w:val="Code"/>
        <w:rPr>
          <w:highlight w:val="white"/>
        </w:rPr>
      </w:pPr>
      <w:r w:rsidRPr="005926A0">
        <w:rPr>
          <w:highlight w:val="white"/>
        </w:rPr>
        <w:lastRenderedPageBreak/>
        <w:t xml:space="preserve">    private static Expression LogicalToFloating(Expression expression) {</w:t>
      </w:r>
    </w:p>
    <w:p w14:paraId="79F67DAC" w14:textId="4442D257" w:rsidR="00830FE1" w:rsidRPr="005926A0" w:rsidRDefault="00830FE1" w:rsidP="00830FE1">
      <w:pPr>
        <w:pStyle w:val="Code"/>
        <w:rPr>
          <w:highlight w:val="white"/>
        </w:rPr>
      </w:pPr>
      <w:r w:rsidRPr="005926A0">
        <w:rPr>
          <w:highlight w:val="white"/>
        </w:rPr>
        <w:t xml:space="preserve">      if (expression.Symbol.Type.IsLogical()) {</w:t>
      </w:r>
    </w:p>
    <w:p w14:paraId="00401850" w14:textId="77777777" w:rsidR="00830FE1" w:rsidRPr="005926A0" w:rsidRDefault="00830FE1" w:rsidP="00830FE1">
      <w:pPr>
        <w:pStyle w:val="Code"/>
        <w:rPr>
          <w:highlight w:val="white"/>
        </w:rPr>
      </w:pPr>
      <w:r w:rsidRPr="005926A0">
        <w:rPr>
          <w:highlight w:val="white"/>
        </w:rPr>
        <w:t xml:space="preserve">        return Cast(expression, Type.DoubleType);</w:t>
      </w:r>
    </w:p>
    <w:p w14:paraId="35F16D09" w14:textId="77777777" w:rsidR="00830FE1" w:rsidRPr="005926A0" w:rsidRDefault="00830FE1" w:rsidP="00830FE1">
      <w:pPr>
        <w:pStyle w:val="Code"/>
        <w:rPr>
          <w:highlight w:val="white"/>
        </w:rPr>
      </w:pPr>
      <w:r w:rsidRPr="005926A0">
        <w:rPr>
          <w:highlight w:val="white"/>
        </w:rPr>
        <w:t xml:space="preserve">      }</w:t>
      </w:r>
    </w:p>
    <w:p w14:paraId="09F0C00D" w14:textId="77777777" w:rsidR="00830FE1" w:rsidRPr="005926A0" w:rsidRDefault="00830FE1" w:rsidP="00830FE1">
      <w:pPr>
        <w:pStyle w:val="Code"/>
        <w:rPr>
          <w:highlight w:val="white"/>
        </w:rPr>
      </w:pPr>
    </w:p>
    <w:p w14:paraId="7404630C" w14:textId="77777777" w:rsidR="00830FE1" w:rsidRPr="005926A0" w:rsidRDefault="00830FE1" w:rsidP="00830FE1">
      <w:pPr>
        <w:pStyle w:val="Code"/>
        <w:rPr>
          <w:highlight w:val="white"/>
        </w:rPr>
      </w:pPr>
      <w:r w:rsidRPr="005926A0">
        <w:rPr>
          <w:highlight w:val="white"/>
        </w:rPr>
        <w:t xml:space="preserve">      return expression;</w:t>
      </w:r>
    </w:p>
    <w:p w14:paraId="543C1282" w14:textId="6B2DD48A" w:rsidR="00830FE1" w:rsidRPr="005926A0" w:rsidRDefault="00830FE1" w:rsidP="00830FE1">
      <w:pPr>
        <w:pStyle w:val="Code"/>
        <w:rPr>
          <w:highlight w:val="white"/>
        </w:rPr>
      </w:pPr>
      <w:r w:rsidRPr="005926A0">
        <w:rPr>
          <w:highlight w:val="white"/>
        </w:rPr>
        <w:t xml:space="preserve">    }</w:t>
      </w:r>
    </w:p>
    <w:p w14:paraId="61A9F361" w14:textId="77777777" w:rsidR="004F7E5A" w:rsidRPr="0092263B" w:rsidRDefault="004F7E5A" w:rsidP="004F7E5A">
      <w:pPr>
        <w:rPr>
          <w:highlight w:val="white"/>
        </w:rPr>
      </w:pPr>
      <w:r>
        <w:rPr>
          <w:highlight w:val="white"/>
        </w:rPr>
        <w:t xml:space="preserve">The </w:t>
      </w:r>
      <w:r w:rsidRPr="001B7677">
        <w:rPr>
          <w:rStyle w:val="KeyWord0"/>
          <w:highlight w:val="white"/>
        </w:rPr>
        <w:t>ToLogical</w:t>
      </w:r>
      <w:r>
        <w:rPr>
          <w:highlight w:val="white"/>
        </w:rPr>
        <w:t xml:space="preserve"> method makes sure the expression has a logical type. The expression is cast to logical type if it does not already hold logical type.</w:t>
      </w:r>
    </w:p>
    <w:p w14:paraId="4FEAC6A0" w14:textId="77777777" w:rsidR="004F7E5A" w:rsidRPr="0092263B" w:rsidRDefault="004F7E5A" w:rsidP="004F7E5A">
      <w:pPr>
        <w:pStyle w:val="Code"/>
        <w:rPr>
          <w:highlight w:val="white"/>
        </w:rPr>
      </w:pPr>
      <w:r w:rsidRPr="0092263B">
        <w:rPr>
          <w:highlight w:val="white"/>
        </w:rPr>
        <w:t xml:space="preserve">    private static Expression ToLogical(Expression expression) {</w:t>
      </w:r>
    </w:p>
    <w:p w14:paraId="7CD2C1A9" w14:textId="77777777" w:rsidR="004F7E5A" w:rsidRPr="0092263B" w:rsidRDefault="004F7E5A" w:rsidP="004F7E5A">
      <w:pPr>
        <w:pStyle w:val="Code"/>
        <w:rPr>
          <w:highlight w:val="white"/>
        </w:rPr>
      </w:pPr>
      <w:r w:rsidRPr="0092263B">
        <w:rPr>
          <w:highlight w:val="white"/>
        </w:rPr>
        <w:t xml:space="preserve">      if (!expression.Symbol.Type.IsLogical()) {</w:t>
      </w:r>
    </w:p>
    <w:p w14:paraId="3C5C72EC" w14:textId="77777777" w:rsidR="004F7E5A" w:rsidRPr="0092263B" w:rsidRDefault="004F7E5A" w:rsidP="004F7E5A">
      <w:pPr>
        <w:pStyle w:val="Code"/>
        <w:rPr>
          <w:highlight w:val="white"/>
        </w:rPr>
      </w:pPr>
      <w:r w:rsidRPr="0092263B">
        <w:rPr>
          <w:highlight w:val="white"/>
        </w:rPr>
        <w:t xml:space="preserve">        return Cast(expression, Type.LogicalType);</w:t>
      </w:r>
    </w:p>
    <w:p w14:paraId="41B18B65" w14:textId="77777777" w:rsidR="004F7E5A" w:rsidRPr="0092263B" w:rsidRDefault="004F7E5A" w:rsidP="004F7E5A">
      <w:pPr>
        <w:pStyle w:val="Code"/>
        <w:rPr>
          <w:highlight w:val="white"/>
        </w:rPr>
      </w:pPr>
      <w:r w:rsidRPr="0092263B">
        <w:rPr>
          <w:highlight w:val="white"/>
        </w:rPr>
        <w:t xml:space="preserve">      }</w:t>
      </w:r>
    </w:p>
    <w:p w14:paraId="533D7C5B" w14:textId="77777777" w:rsidR="004F7E5A" w:rsidRPr="0092263B" w:rsidRDefault="004F7E5A" w:rsidP="004F7E5A">
      <w:pPr>
        <w:pStyle w:val="Code"/>
        <w:rPr>
          <w:highlight w:val="white"/>
        </w:rPr>
      </w:pPr>
    </w:p>
    <w:p w14:paraId="78D880A7" w14:textId="77777777" w:rsidR="004F7E5A" w:rsidRPr="0092263B" w:rsidRDefault="004F7E5A" w:rsidP="004F7E5A">
      <w:pPr>
        <w:pStyle w:val="Code"/>
        <w:rPr>
          <w:highlight w:val="white"/>
        </w:rPr>
      </w:pPr>
      <w:r w:rsidRPr="0092263B">
        <w:rPr>
          <w:highlight w:val="white"/>
        </w:rPr>
        <w:t xml:space="preserve">      return expression;</w:t>
      </w:r>
    </w:p>
    <w:p w14:paraId="24CC7F74" w14:textId="77777777" w:rsidR="004F7E5A" w:rsidRPr="0092263B" w:rsidRDefault="004F7E5A" w:rsidP="004F7E5A">
      <w:pPr>
        <w:pStyle w:val="Code"/>
        <w:rPr>
          <w:highlight w:val="white"/>
        </w:rPr>
      </w:pPr>
      <w:r w:rsidRPr="0092263B">
        <w:rPr>
          <w:highlight w:val="white"/>
        </w:rPr>
        <w:t xml:space="preserve">    }</w:t>
      </w:r>
    </w:p>
    <w:p w14:paraId="73B4E185" w14:textId="77777777" w:rsidR="004F7E5A" w:rsidRDefault="004F7E5A" w:rsidP="004F7E5A">
      <w:pPr>
        <w:rPr>
          <w:highlight w:val="white"/>
        </w:rPr>
      </w:pPr>
      <w:r>
        <w:rPr>
          <w:highlight w:val="white"/>
        </w:rPr>
        <w:t xml:space="preserve">The </w:t>
      </w:r>
      <w:r w:rsidRPr="00B33D7B">
        <w:rPr>
          <w:rStyle w:val="KeyWord0"/>
          <w:highlight w:val="white"/>
        </w:rPr>
        <w:t>Relation</w:t>
      </w:r>
      <w:r>
        <w:rPr>
          <w:highlight w:val="white"/>
        </w:rPr>
        <w:t xml:space="preserve"> method returns the calculated value of the expression, if possible. Otherwise, it returns null.</w:t>
      </w:r>
    </w:p>
    <w:p w14:paraId="7D3CA393" w14:textId="77777777" w:rsidR="004F7E5A" w:rsidRPr="005926A0" w:rsidRDefault="004F7E5A" w:rsidP="004F7E5A">
      <w:pPr>
        <w:pStyle w:val="Code"/>
        <w:rPr>
          <w:highlight w:val="white"/>
        </w:rPr>
      </w:pPr>
      <w:r w:rsidRPr="005926A0">
        <w:rPr>
          <w:highlight w:val="white"/>
        </w:rPr>
        <w:t xml:space="preserve">    public static Expression Relation(MiddleOperator middleOp,</w:t>
      </w:r>
    </w:p>
    <w:p w14:paraId="1A5C2CC6" w14:textId="77777777" w:rsidR="004F7E5A" w:rsidRDefault="004F7E5A" w:rsidP="004F7E5A">
      <w:pPr>
        <w:pStyle w:val="Code"/>
        <w:rPr>
          <w:highlight w:val="white"/>
        </w:rPr>
      </w:pPr>
      <w:r w:rsidRPr="005926A0">
        <w:rPr>
          <w:highlight w:val="white"/>
        </w:rPr>
        <w:t xml:space="preserve">          </w:t>
      </w:r>
      <w:r>
        <w:rPr>
          <w:highlight w:val="white"/>
        </w:rPr>
        <w:t xml:space="preserve">              </w:t>
      </w:r>
      <w:r w:rsidRPr="005926A0">
        <w:rPr>
          <w:highlight w:val="white"/>
        </w:rPr>
        <w:t xml:space="preserve">              Expression leftExpression,</w:t>
      </w:r>
    </w:p>
    <w:p w14:paraId="5D2E70D5" w14:textId="77777777" w:rsidR="004F7E5A" w:rsidRDefault="004F7E5A" w:rsidP="004F7E5A">
      <w:pPr>
        <w:pStyle w:val="Code"/>
        <w:rPr>
          <w:highlight w:val="white"/>
        </w:rPr>
      </w:pPr>
      <w:r>
        <w:rPr>
          <w:highlight w:val="white"/>
        </w:rPr>
        <w:t xml:space="preserve">                                      </w:t>
      </w:r>
      <w:r w:rsidRPr="005926A0">
        <w:rPr>
          <w:highlight w:val="white"/>
        </w:rPr>
        <w:t>Expression rightExpression) {</w:t>
      </w:r>
    </w:p>
    <w:p w14:paraId="59AB9177" w14:textId="77777777" w:rsidR="004F7E5A" w:rsidRPr="005926A0" w:rsidRDefault="004F7E5A" w:rsidP="004F7E5A">
      <w:pPr>
        <w:rPr>
          <w:highlight w:val="white"/>
        </w:rPr>
      </w:pPr>
      <w:r>
        <w:rPr>
          <w:highlight w:val="white"/>
        </w:rPr>
        <w:t xml:space="preserve">If at least one of the expressions is not constant, we just return null. </w:t>
      </w:r>
    </w:p>
    <w:p w14:paraId="25F86643" w14:textId="77777777" w:rsidR="004F7E5A" w:rsidRPr="005926A0" w:rsidRDefault="004F7E5A" w:rsidP="004F7E5A">
      <w:pPr>
        <w:pStyle w:val="Code"/>
        <w:rPr>
          <w:highlight w:val="white"/>
        </w:rPr>
      </w:pPr>
      <w:r w:rsidRPr="005926A0">
        <w:rPr>
          <w:highlight w:val="white"/>
        </w:rPr>
        <w:t xml:space="preserve">      if (!IsConstant(leftExpression) || !IsConstant(rightExpression)) {</w:t>
      </w:r>
    </w:p>
    <w:p w14:paraId="4577DE9F" w14:textId="77777777" w:rsidR="004F7E5A" w:rsidRPr="005926A0" w:rsidRDefault="004F7E5A" w:rsidP="004F7E5A">
      <w:pPr>
        <w:pStyle w:val="Code"/>
        <w:rPr>
          <w:highlight w:val="white"/>
        </w:rPr>
      </w:pPr>
      <w:r w:rsidRPr="005926A0">
        <w:rPr>
          <w:highlight w:val="white"/>
        </w:rPr>
        <w:t xml:space="preserve">        return null;</w:t>
      </w:r>
    </w:p>
    <w:p w14:paraId="22A46224" w14:textId="77777777" w:rsidR="004F7E5A" w:rsidRPr="005926A0" w:rsidRDefault="004F7E5A" w:rsidP="004F7E5A">
      <w:pPr>
        <w:pStyle w:val="Code"/>
        <w:rPr>
          <w:highlight w:val="white"/>
        </w:rPr>
      </w:pPr>
      <w:r w:rsidRPr="005926A0">
        <w:rPr>
          <w:highlight w:val="white"/>
        </w:rPr>
        <w:t xml:space="preserve">      }</w:t>
      </w:r>
    </w:p>
    <w:p w14:paraId="1755B388" w14:textId="77777777" w:rsidR="004F7E5A" w:rsidRDefault="004F7E5A" w:rsidP="004F7E5A">
      <w:pPr>
        <w:rPr>
          <w:highlight w:val="white"/>
        </w:rPr>
      </w:pPr>
      <w:r>
        <w:rPr>
          <w:highlight w:val="white"/>
        </w:rPr>
        <w:t xml:space="preserve">If at least one of the expressions have floating type, we call the </w:t>
      </w:r>
      <w:r w:rsidRPr="009F061B">
        <w:rPr>
          <w:rStyle w:val="KeyWord0"/>
          <w:highlight w:val="white"/>
        </w:rPr>
        <w:t>RelationFloating</w:t>
      </w:r>
      <w:r>
        <w:rPr>
          <w:highlight w:val="white"/>
        </w:rPr>
        <w:t xml:space="preserve"> method. If not at least one of the expressions have floating type, both expressions must have integral type and we call </w:t>
      </w:r>
      <w:r w:rsidRPr="00B61132">
        <w:rPr>
          <w:rStyle w:val="KeyWord0"/>
          <w:highlight w:val="white"/>
        </w:rPr>
        <w:t>RelationIntegral</w:t>
      </w:r>
      <w:r>
        <w:rPr>
          <w:highlight w:val="white"/>
        </w:rPr>
        <w:t xml:space="preserve"> instead.</w:t>
      </w:r>
    </w:p>
    <w:p w14:paraId="4DD52193" w14:textId="77777777" w:rsidR="004F7E5A" w:rsidRDefault="004F7E5A" w:rsidP="004F7E5A">
      <w:pPr>
        <w:pStyle w:val="Code"/>
        <w:rPr>
          <w:highlight w:val="white"/>
        </w:rPr>
      </w:pPr>
      <w:r w:rsidRPr="005926A0">
        <w:rPr>
          <w:highlight w:val="white"/>
        </w:rPr>
        <w:t xml:space="preserve">      else if (leftExpression.Symbol.Type.IsFloating() ||</w:t>
      </w:r>
    </w:p>
    <w:p w14:paraId="0475F4F3" w14:textId="77777777" w:rsidR="004F7E5A" w:rsidRPr="005926A0" w:rsidRDefault="004F7E5A" w:rsidP="004F7E5A">
      <w:pPr>
        <w:pStyle w:val="Code"/>
        <w:rPr>
          <w:highlight w:val="white"/>
        </w:rPr>
      </w:pPr>
      <w:r>
        <w:rPr>
          <w:highlight w:val="white"/>
        </w:rPr>
        <w:t xml:space="preserve">              </w:t>
      </w:r>
      <w:r w:rsidRPr="005926A0">
        <w:rPr>
          <w:highlight w:val="white"/>
        </w:rPr>
        <w:t xml:space="preserve"> rightExpression.Symbol.Type.IsFloating()) {</w:t>
      </w:r>
    </w:p>
    <w:p w14:paraId="3C42BB03" w14:textId="77777777" w:rsidR="004F7E5A" w:rsidRPr="005926A0" w:rsidRDefault="004F7E5A" w:rsidP="004F7E5A">
      <w:pPr>
        <w:pStyle w:val="Code"/>
        <w:rPr>
          <w:highlight w:val="white"/>
        </w:rPr>
      </w:pPr>
      <w:r w:rsidRPr="005926A0">
        <w:rPr>
          <w:highlight w:val="white"/>
        </w:rPr>
        <w:t xml:space="preserve">        return RelationFloating(middleOp, leftExpression, rightExpression);</w:t>
      </w:r>
    </w:p>
    <w:p w14:paraId="670D266C" w14:textId="77777777" w:rsidR="004F7E5A" w:rsidRPr="005926A0" w:rsidRDefault="004F7E5A" w:rsidP="004F7E5A">
      <w:pPr>
        <w:pStyle w:val="Code"/>
        <w:rPr>
          <w:highlight w:val="white"/>
        </w:rPr>
      </w:pPr>
      <w:r w:rsidRPr="005926A0">
        <w:rPr>
          <w:highlight w:val="white"/>
        </w:rPr>
        <w:t xml:space="preserve">      }</w:t>
      </w:r>
    </w:p>
    <w:p w14:paraId="7E87F03F" w14:textId="77777777" w:rsidR="004F7E5A" w:rsidRPr="005926A0" w:rsidRDefault="004F7E5A" w:rsidP="004F7E5A">
      <w:pPr>
        <w:pStyle w:val="Code"/>
        <w:rPr>
          <w:highlight w:val="white"/>
        </w:rPr>
      </w:pPr>
      <w:r w:rsidRPr="005926A0">
        <w:rPr>
          <w:highlight w:val="white"/>
        </w:rPr>
        <w:t xml:space="preserve">      else {</w:t>
      </w:r>
    </w:p>
    <w:p w14:paraId="40189A1F" w14:textId="77777777" w:rsidR="004F7E5A" w:rsidRPr="005926A0" w:rsidRDefault="004F7E5A" w:rsidP="004F7E5A">
      <w:pPr>
        <w:pStyle w:val="Code"/>
        <w:rPr>
          <w:highlight w:val="white"/>
        </w:rPr>
      </w:pPr>
      <w:r w:rsidRPr="005926A0">
        <w:rPr>
          <w:highlight w:val="white"/>
        </w:rPr>
        <w:t xml:space="preserve">        return RelationIntegral(middleOp, leftExpression, rightExpression);</w:t>
      </w:r>
    </w:p>
    <w:p w14:paraId="0ADD6D35" w14:textId="77777777" w:rsidR="004F7E5A" w:rsidRPr="005926A0" w:rsidRDefault="004F7E5A" w:rsidP="004F7E5A">
      <w:pPr>
        <w:pStyle w:val="Code"/>
        <w:rPr>
          <w:highlight w:val="white"/>
        </w:rPr>
      </w:pPr>
      <w:r w:rsidRPr="005926A0">
        <w:rPr>
          <w:highlight w:val="white"/>
        </w:rPr>
        <w:t xml:space="preserve">      }</w:t>
      </w:r>
    </w:p>
    <w:p w14:paraId="6BB34AD7" w14:textId="77777777" w:rsidR="004F7E5A" w:rsidRPr="005926A0" w:rsidRDefault="004F7E5A" w:rsidP="004F7E5A">
      <w:pPr>
        <w:pStyle w:val="Code"/>
        <w:rPr>
          <w:highlight w:val="white"/>
        </w:rPr>
      </w:pPr>
      <w:r w:rsidRPr="005926A0">
        <w:rPr>
          <w:highlight w:val="white"/>
        </w:rPr>
        <w:t xml:space="preserve">    }</w:t>
      </w:r>
    </w:p>
    <w:p w14:paraId="4B80039B" w14:textId="7F1EA320" w:rsidR="00CD295E" w:rsidRPr="005926A0" w:rsidRDefault="00AE3A74" w:rsidP="00AE3A74">
      <w:pPr>
        <w:rPr>
          <w:highlight w:val="white"/>
        </w:rPr>
      </w:pPr>
      <w:r>
        <w:rPr>
          <w:highlight w:val="white"/>
        </w:rPr>
        <w:t xml:space="preserve">The </w:t>
      </w:r>
      <w:r w:rsidRPr="00AE3A74">
        <w:rPr>
          <w:rStyle w:val="KeyWord0"/>
          <w:highlight w:val="white"/>
        </w:rPr>
        <w:t>RelationIntegral</w:t>
      </w:r>
      <w:r>
        <w:rPr>
          <w:highlight w:val="white"/>
        </w:rPr>
        <w:t xml:space="preserve"> method</w:t>
      </w:r>
      <w:r w:rsidR="00AC13BA">
        <w:rPr>
          <w:highlight w:val="white"/>
        </w:rPr>
        <w:t xml:space="preserve"> </w:t>
      </w:r>
      <w:r w:rsidR="00D42AF5">
        <w:rPr>
          <w:highlight w:val="white"/>
        </w:rPr>
        <w:t>evaluates</w:t>
      </w:r>
      <w:r w:rsidR="00AC13BA">
        <w:rPr>
          <w:highlight w:val="white"/>
        </w:rPr>
        <w:t xml:space="preserve"> the constant value of a relation expression.</w:t>
      </w:r>
      <w:r w:rsidR="008E2B66">
        <w:rPr>
          <w:highlight w:val="white"/>
        </w:rPr>
        <w:t xml:space="preserve"> We assume that both operands are constant. </w:t>
      </w:r>
    </w:p>
    <w:p w14:paraId="09172B73" w14:textId="77777777" w:rsidR="00CD295E" w:rsidRPr="005926A0" w:rsidRDefault="00CD295E" w:rsidP="005926A0">
      <w:pPr>
        <w:pStyle w:val="Code"/>
        <w:rPr>
          <w:highlight w:val="white"/>
        </w:rPr>
      </w:pPr>
      <w:r w:rsidRPr="005926A0">
        <w:rPr>
          <w:highlight w:val="white"/>
        </w:rPr>
        <w:t xml:space="preserve">    private static Expression RelationIntegral(MiddleOperator middleOp,</w:t>
      </w:r>
    </w:p>
    <w:p w14:paraId="1336B3E2" w14:textId="77777777" w:rsidR="005926A0" w:rsidRDefault="00CD295E" w:rsidP="005926A0">
      <w:pPr>
        <w:pStyle w:val="Code"/>
        <w:rPr>
          <w:highlight w:val="white"/>
        </w:rPr>
      </w:pPr>
      <w:r w:rsidRPr="005926A0">
        <w:rPr>
          <w:highlight w:val="white"/>
        </w:rPr>
        <w:t xml:space="preserve">                                               Expression leftExpression,</w:t>
      </w:r>
    </w:p>
    <w:p w14:paraId="58EAA1F5" w14:textId="7F977E5F" w:rsidR="00CD295E"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1D81080" w14:textId="75DD3FE1" w:rsidR="008E2B66" w:rsidRPr="005926A0" w:rsidRDefault="008E2B66" w:rsidP="008E2B66">
      <w:pPr>
        <w:rPr>
          <w:highlight w:val="white"/>
        </w:rPr>
      </w:pPr>
      <w:r>
        <w:rPr>
          <w:highlight w:val="white"/>
        </w:rPr>
        <w:t xml:space="preserve">First, we need to </w:t>
      </w:r>
      <w:r w:rsidR="004223AF">
        <w:rPr>
          <w:highlight w:val="white"/>
        </w:rPr>
        <w:t>cast the expression from a possible logical type into an integral type (signed integer).</w:t>
      </w:r>
    </w:p>
    <w:p w14:paraId="3C542346" w14:textId="77777777" w:rsidR="00CD295E" w:rsidRPr="005926A0" w:rsidRDefault="00CD295E" w:rsidP="005926A0">
      <w:pPr>
        <w:pStyle w:val="Code"/>
        <w:rPr>
          <w:highlight w:val="white"/>
        </w:rPr>
      </w:pPr>
      <w:r w:rsidRPr="005926A0">
        <w:rPr>
          <w:highlight w:val="white"/>
        </w:rPr>
        <w:t xml:space="preserve">      leftExpression = LogicalToIntegral(leftExpression);</w:t>
      </w:r>
    </w:p>
    <w:p w14:paraId="02DA0428" w14:textId="77777777" w:rsidR="00CD295E" w:rsidRPr="005926A0" w:rsidRDefault="00CD295E" w:rsidP="005926A0">
      <w:pPr>
        <w:pStyle w:val="Code"/>
        <w:rPr>
          <w:highlight w:val="white"/>
        </w:rPr>
      </w:pPr>
      <w:r w:rsidRPr="005926A0">
        <w:rPr>
          <w:highlight w:val="white"/>
        </w:rPr>
        <w:t xml:space="preserve">      rightExpression = LogicalToIntegral(leftExpression);</w:t>
      </w:r>
    </w:p>
    <w:p w14:paraId="00DE3034" w14:textId="62471D06" w:rsidR="00CD295E" w:rsidRPr="005926A0" w:rsidRDefault="004223AF" w:rsidP="004223AF">
      <w:pPr>
        <w:rPr>
          <w:highlight w:val="white"/>
        </w:rPr>
      </w:pPr>
      <w:r>
        <w:rPr>
          <w:highlight w:val="white"/>
        </w:rPr>
        <w:t>This method is only called if both expression</w:t>
      </w:r>
      <w:r w:rsidR="00E37C9D">
        <w:rPr>
          <w:highlight w:val="white"/>
        </w:rPr>
        <w:t>s</w:t>
      </w:r>
      <w:r>
        <w:rPr>
          <w:highlight w:val="white"/>
        </w:rPr>
        <w:t xml:space="preserve"> have values.</w:t>
      </w:r>
      <w:r w:rsidR="004F0D94">
        <w:rPr>
          <w:highlight w:val="white"/>
        </w:rPr>
        <w:t xml:space="preserve"> Therefore, we do not have to check that </w:t>
      </w:r>
      <w:r w:rsidR="00E37C9D">
        <w:rPr>
          <w:highlight w:val="white"/>
        </w:rPr>
        <w:t>the values are not null.</w:t>
      </w:r>
    </w:p>
    <w:p w14:paraId="66EBDACF" w14:textId="77777777" w:rsidR="00CD295E" w:rsidRPr="005926A0" w:rsidRDefault="00CD295E" w:rsidP="005926A0">
      <w:pPr>
        <w:pStyle w:val="Code"/>
        <w:rPr>
          <w:highlight w:val="white"/>
        </w:rPr>
      </w:pPr>
      <w:r w:rsidRPr="005926A0">
        <w:rPr>
          <w:highlight w:val="white"/>
        </w:rPr>
        <w:t xml:space="preserve">      BigInteger leftValue = (BigInteger) leftExpression.Symbol.Value,</w:t>
      </w:r>
    </w:p>
    <w:p w14:paraId="01363693" w14:textId="77777777" w:rsidR="00CD295E" w:rsidRPr="005926A0" w:rsidRDefault="00CD295E" w:rsidP="005926A0">
      <w:pPr>
        <w:pStyle w:val="Code"/>
        <w:rPr>
          <w:highlight w:val="white"/>
        </w:rPr>
      </w:pPr>
      <w:r w:rsidRPr="005926A0">
        <w:rPr>
          <w:highlight w:val="white"/>
        </w:rPr>
        <w:t xml:space="preserve">                 rightValue = (BigInteger) rightExpression.Symbol.Value;</w:t>
      </w:r>
    </w:p>
    <w:p w14:paraId="17D8640C" w14:textId="290E5307" w:rsidR="00CD295E" w:rsidRPr="005926A0" w:rsidRDefault="00F77146" w:rsidP="00F77146">
      <w:pPr>
        <w:rPr>
          <w:highlight w:val="white"/>
        </w:rPr>
      </w:pPr>
      <w:r>
        <w:rPr>
          <w:highlight w:val="white"/>
        </w:rPr>
        <w:lastRenderedPageBreak/>
        <w:t>Since the expression has a constant value, we only add one unconditional jump instruction.</w:t>
      </w:r>
    </w:p>
    <w:p w14:paraId="6382CE24" w14:textId="6014186D" w:rsidR="00CD295E" w:rsidRPr="005926A0" w:rsidRDefault="00CD295E" w:rsidP="005926A0">
      <w:pPr>
        <w:pStyle w:val="Code"/>
        <w:rPr>
          <w:highlight w:val="white"/>
        </w:rPr>
      </w:pPr>
      <w:r w:rsidRPr="005926A0">
        <w:rPr>
          <w:highlight w:val="white"/>
        </w:rPr>
        <w:t xml:space="preserve">      List&lt;MiddleCode&gt; </w:t>
      </w:r>
      <w:r w:rsidR="00E52D0D">
        <w:rPr>
          <w:highlight w:val="white"/>
        </w:rPr>
        <w:t>longList</w:t>
      </w:r>
      <w:r w:rsidRPr="005926A0">
        <w:rPr>
          <w:highlight w:val="white"/>
        </w:rPr>
        <w:t xml:space="preserve"> = new List&lt;MiddleCode&gt;();</w:t>
      </w:r>
    </w:p>
    <w:p w14:paraId="2C2B1FBF" w14:textId="77777777" w:rsidR="00CD295E" w:rsidRPr="005926A0" w:rsidRDefault="00CD295E" w:rsidP="005926A0">
      <w:pPr>
        <w:pStyle w:val="Code"/>
        <w:rPr>
          <w:highlight w:val="white"/>
        </w:rPr>
      </w:pPr>
      <w:r w:rsidRPr="005926A0">
        <w:rPr>
          <w:highlight w:val="white"/>
        </w:rPr>
        <w:t xml:space="preserve">      MiddleCode jumpCode = new MiddleCode(MiddleOperator.Goto);</w:t>
      </w:r>
    </w:p>
    <w:p w14:paraId="0D6DAA52" w14:textId="7B8EB30C" w:rsidR="00CD295E" w:rsidRPr="005926A0" w:rsidRDefault="00CD295E" w:rsidP="005926A0">
      <w:pPr>
        <w:pStyle w:val="Code"/>
        <w:rPr>
          <w:highlight w:val="white"/>
        </w:rPr>
      </w:pPr>
      <w:r w:rsidRPr="005926A0">
        <w:rPr>
          <w:highlight w:val="white"/>
        </w:rPr>
        <w:t xml:space="preserve">      </w:t>
      </w:r>
      <w:r w:rsidR="00E52D0D">
        <w:rPr>
          <w:highlight w:val="white"/>
        </w:rPr>
        <w:t>longList</w:t>
      </w:r>
      <w:r w:rsidRPr="005926A0">
        <w:rPr>
          <w:highlight w:val="white"/>
        </w:rPr>
        <w:t>.Add(jumpCode);</w:t>
      </w:r>
    </w:p>
    <w:p w14:paraId="432BCDA7" w14:textId="77777777" w:rsidR="00CD295E" w:rsidRPr="005926A0" w:rsidRDefault="00CD295E" w:rsidP="005926A0">
      <w:pPr>
        <w:pStyle w:val="Code"/>
        <w:rPr>
          <w:highlight w:val="white"/>
        </w:rPr>
      </w:pPr>
      <w:r w:rsidRPr="005926A0">
        <w:rPr>
          <w:highlight w:val="white"/>
        </w:rPr>
        <w:t xml:space="preserve">      ISet&lt;MiddleCode&gt; jumpSet = new HashSet&lt;MiddleCode&gt;();</w:t>
      </w:r>
    </w:p>
    <w:p w14:paraId="027D4C8C" w14:textId="77777777" w:rsidR="00CD295E" w:rsidRPr="005926A0" w:rsidRDefault="00CD295E" w:rsidP="005926A0">
      <w:pPr>
        <w:pStyle w:val="Code"/>
        <w:rPr>
          <w:highlight w:val="white"/>
        </w:rPr>
      </w:pPr>
      <w:r w:rsidRPr="005926A0">
        <w:rPr>
          <w:highlight w:val="white"/>
        </w:rPr>
        <w:t xml:space="preserve">      jumpSet.Add(jumpCode);</w:t>
      </w:r>
    </w:p>
    <w:p w14:paraId="1BEE5846" w14:textId="6ED14812" w:rsidR="00CD295E" w:rsidRPr="005926A0" w:rsidRDefault="00D22966" w:rsidP="005F0234">
      <w:pPr>
        <w:rPr>
          <w:highlight w:val="white"/>
        </w:rPr>
      </w:pPr>
      <w:r>
        <w:rPr>
          <w:highlight w:val="white"/>
        </w:rPr>
        <w:t>Then we need to evaluate the value of the expression.</w:t>
      </w:r>
      <w:r w:rsidR="005F0234">
        <w:rPr>
          <w:highlight w:val="white"/>
        </w:rPr>
        <w:t xml:space="preserve"> Since the values are object of the </w:t>
      </w:r>
      <w:r w:rsidR="005F0234" w:rsidRPr="005F0234">
        <w:rPr>
          <w:rStyle w:val="KeyWord0"/>
          <w:highlight w:val="white"/>
        </w:rPr>
        <w:t>BigInteger</w:t>
      </w:r>
      <w:r w:rsidR="005F0234">
        <w:rPr>
          <w:highlight w:val="white"/>
        </w:rPr>
        <w:t xml:space="preserve"> class we can use the regular relation operators.</w:t>
      </w:r>
    </w:p>
    <w:p w14:paraId="21BD3EDD" w14:textId="77777777" w:rsidR="00CD295E" w:rsidRPr="005926A0" w:rsidRDefault="00CD295E" w:rsidP="005926A0">
      <w:pPr>
        <w:pStyle w:val="Code"/>
        <w:rPr>
          <w:highlight w:val="white"/>
        </w:rPr>
      </w:pPr>
      <w:r w:rsidRPr="005926A0">
        <w:rPr>
          <w:highlight w:val="white"/>
        </w:rPr>
        <w:t xml:space="preserve">      bool resultValue = false;</w:t>
      </w:r>
    </w:p>
    <w:p w14:paraId="74216F10" w14:textId="77777777" w:rsidR="00CD295E" w:rsidRPr="005926A0" w:rsidRDefault="00CD295E" w:rsidP="005926A0">
      <w:pPr>
        <w:pStyle w:val="Code"/>
        <w:rPr>
          <w:highlight w:val="white"/>
        </w:rPr>
      </w:pPr>
      <w:r w:rsidRPr="005926A0">
        <w:rPr>
          <w:highlight w:val="white"/>
        </w:rPr>
        <w:t xml:space="preserve">      switch (middleOp) {</w:t>
      </w:r>
    </w:p>
    <w:p w14:paraId="41AE9D4B" w14:textId="77777777" w:rsidR="00CD295E" w:rsidRPr="005926A0" w:rsidRDefault="00CD295E" w:rsidP="005926A0">
      <w:pPr>
        <w:pStyle w:val="Code"/>
        <w:rPr>
          <w:highlight w:val="white"/>
        </w:rPr>
      </w:pPr>
      <w:r w:rsidRPr="005926A0">
        <w:rPr>
          <w:highlight w:val="white"/>
        </w:rPr>
        <w:t xml:space="preserve">        case MiddleOperator.Equal:</w:t>
      </w:r>
    </w:p>
    <w:p w14:paraId="62D5100C" w14:textId="77777777" w:rsidR="00CD295E" w:rsidRPr="005926A0" w:rsidRDefault="00CD295E" w:rsidP="005926A0">
      <w:pPr>
        <w:pStyle w:val="Code"/>
        <w:rPr>
          <w:highlight w:val="white"/>
        </w:rPr>
      </w:pPr>
      <w:r w:rsidRPr="005926A0">
        <w:rPr>
          <w:highlight w:val="white"/>
        </w:rPr>
        <w:t xml:space="preserve">          resultValue = (leftValue == rightValue);</w:t>
      </w:r>
    </w:p>
    <w:p w14:paraId="22D59958" w14:textId="77777777" w:rsidR="00CD295E" w:rsidRPr="005926A0" w:rsidRDefault="00CD295E" w:rsidP="005926A0">
      <w:pPr>
        <w:pStyle w:val="Code"/>
        <w:rPr>
          <w:highlight w:val="white"/>
        </w:rPr>
      </w:pPr>
      <w:r w:rsidRPr="005926A0">
        <w:rPr>
          <w:highlight w:val="white"/>
        </w:rPr>
        <w:t xml:space="preserve">          break;</w:t>
      </w:r>
    </w:p>
    <w:p w14:paraId="7768778B" w14:textId="77777777" w:rsidR="00CD295E" w:rsidRPr="005926A0" w:rsidRDefault="00CD295E" w:rsidP="005926A0">
      <w:pPr>
        <w:pStyle w:val="Code"/>
        <w:rPr>
          <w:highlight w:val="white"/>
        </w:rPr>
      </w:pPr>
    </w:p>
    <w:p w14:paraId="7DBF00A2" w14:textId="77777777" w:rsidR="00CD295E" w:rsidRPr="005926A0" w:rsidRDefault="00CD295E" w:rsidP="005926A0">
      <w:pPr>
        <w:pStyle w:val="Code"/>
        <w:rPr>
          <w:highlight w:val="white"/>
        </w:rPr>
      </w:pPr>
      <w:r w:rsidRPr="005926A0">
        <w:rPr>
          <w:highlight w:val="white"/>
        </w:rPr>
        <w:t xml:space="preserve">        case MiddleOperator.NotEqual:</w:t>
      </w:r>
    </w:p>
    <w:p w14:paraId="238851D8" w14:textId="77777777" w:rsidR="00CD295E" w:rsidRPr="005926A0" w:rsidRDefault="00CD295E" w:rsidP="005926A0">
      <w:pPr>
        <w:pStyle w:val="Code"/>
        <w:rPr>
          <w:highlight w:val="white"/>
        </w:rPr>
      </w:pPr>
      <w:r w:rsidRPr="005926A0">
        <w:rPr>
          <w:highlight w:val="white"/>
        </w:rPr>
        <w:t xml:space="preserve">          resultValue = (leftValue != rightValue);</w:t>
      </w:r>
    </w:p>
    <w:p w14:paraId="3FB8A336" w14:textId="77777777" w:rsidR="00CD295E" w:rsidRPr="005926A0" w:rsidRDefault="00CD295E" w:rsidP="005926A0">
      <w:pPr>
        <w:pStyle w:val="Code"/>
        <w:rPr>
          <w:highlight w:val="white"/>
        </w:rPr>
      </w:pPr>
      <w:r w:rsidRPr="005926A0">
        <w:rPr>
          <w:highlight w:val="white"/>
        </w:rPr>
        <w:t xml:space="preserve">          break;</w:t>
      </w:r>
    </w:p>
    <w:p w14:paraId="295A1CFE" w14:textId="77777777" w:rsidR="00CD295E" w:rsidRPr="005926A0" w:rsidRDefault="00CD295E" w:rsidP="005926A0">
      <w:pPr>
        <w:pStyle w:val="Code"/>
        <w:rPr>
          <w:highlight w:val="white"/>
        </w:rPr>
      </w:pPr>
    </w:p>
    <w:p w14:paraId="011715F7" w14:textId="77777777" w:rsidR="00CD295E" w:rsidRPr="005926A0" w:rsidRDefault="00CD295E" w:rsidP="005926A0">
      <w:pPr>
        <w:pStyle w:val="Code"/>
        <w:rPr>
          <w:highlight w:val="white"/>
        </w:rPr>
      </w:pPr>
      <w:r w:rsidRPr="005926A0">
        <w:rPr>
          <w:highlight w:val="white"/>
        </w:rPr>
        <w:t xml:space="preserve">        case MiddleOperator.SignedLessThan:</w:t>
      </w:r>
    </w:p>
    <w:p w14:paraId="6DB26877" w14:textId="77777777" w:rsidR="00CD295E" w:rsidRPr="005926A0" w:rsidRDefault="00CD295E" w:rsidP="005926A0">
      <w:pPr>
        <w:pStyle w:val="Code"/>
        <w:rPr>
          <w:highlight w:val="white"/>
        </w:rPr>
      </w:pPr>
      <w:r w:rsidRPr="005926A0">
        <w:rPr>
          <w:highlight w:val="white"/>
        </w:rPr>
        <w:t xml:space="preserve">        case MiddleOperator.UnsignedLessThan:</w:t>
      </w:r>
    </w:p>
    <w:p w14:paraId="705E7EDC" w14:textId="77777777" w:rsidR="00CD295E" w:rsidRPr="005926A0" w:rsidRDefault="00CD295E" w:rsidP="005926A0">
      <w:pPr>
        <w:pStyle w:val="Code"/>
        <w:rPr>
          <w:highlight w:val="white"/>
        </w:rPr>
      </w:pPr>
      <w:r w:rsidRPr="005926A0">
        <w:rPr>
          <w:highlight w:val="white"/>
        </w:rPr>
        <w:t xml:space="preserve">          resultValue = (leftValue &lt; rightValue);</w:t>
      </w:r>
    </w:p>
    <w:p w14:paraId="7435BD5F" w14:textId="77777777" w:rsidR="00CD295E" w:rsidRPr="005926A0" w:rsidRDefault="00CD295E" w:rsidP="005926A0">
      <w:pPr>
        <w:pStyle w:val="Code"/>
        <w:rPr>
          <w:highlight w:val="white"/>
        </w:rPr>
      </w:pPr>
      <w:r w:rsidRPr="005926A0">
        <w:rPr>
          <w:highlight w:val="white"/>
        </w:rPr>
        <w:t xml:space="preserve">          break;</w:t>
      </w:r>
    </w:p>
    <w:p w14:paraId="4CAEE4AA" w14:textId="77777777" w:rsidR="00CD295E" w:rsidRPr="005926A0" w:rsidRDefault="00CD295E" w:rsidP="005926A0">
      <w:pPr>
        <w:pStyle w:val="Code"/>
        <w:rPr>
          <w:highlight w:val="white"/>
        </w:rPr>
      </w:pPr>
    </w:p>
    <w:p w14:paraId="6C873109" w14:textId="77777777" w:rsidR="00CD295E" w:rsidRPr="005926A0" w:rsidRDefault="00CD295E" w:rsidP="005926A0">
      <w:pPr>
        <w:pStyle w:val="Code"/>
        <w:rPr>
          <w:highlight w:val="white"/>
        </w:rPr>
      </w:pPr>
      <w:r w:rsidRPr="005926A0">
        <w:rPr>
          <w:highlight w:val="white"/>
        </w:rPr>
        <w:t xml:space="preserve">        case MiddleOperator.SignedLessThanEqual:</w:t>
      </w:r>
    </w:p>
    <w:p w14:paraId="197119F6" w14:textId="77777777" w:rsidR="00CD295E" w:rsidRPr="005926A0" w:rsidRDefault="00CD295E" w:rsidP="005926A0">
      <w:pPr>
        <w:pStyle w:val="Code"/>
        <w:rPr>
          <w:highlight w:val="white"/>
        </w:rPr>
      </w:pPr>
      <w:r w:rsidRPr="005926A0">
        <w:rPr>
          <w:highlight w:val="white"/>
        </w:rPr>
        <w:t xml:space="preserve">        case MiddleOperator.UnsignedLessThanEqual:</w:t>
      </w:r>
    </w:p>
    <w:p w14:paraId="22FDB73A" w14:textId="77777777" w:rsidR="00CD295E" w:rsidRPr="005926A0" w:rsidRDefault="00CD295E" w:rsidP="005926A0">
      <w:pPr>
        <w:pStyle w:val="Code"/>
        <w:rPr>
          <w:highlight w:val="white"/>
        </w:rPr>
      </w:pPr>
      <w:r w:rsidRPr="005926A0">
        <w:rPr>
          <w:highlight w:val="white"/>
        </w:rPr>
        <w:t xml:space="preserve">          resultValue = (leftValue &lt;= rightValue);</w:t>
      </w:r>
    </w:p>
    <w:p w14:paraId="7A6B0322" w14:textId="77777777" w:rsidR="00CD295E" w:rsidRPr="005926A0" w:rsidRDefault="00CD295E" w:rsidP="005926A0">
      <w:pPr>
        <w:pStyle w:val="Code"/>
        <w:rPr>
          <w:highlight w:val="white"/>
        </w:rPr>
      </w:pPr>
      <w:r w:rsidRPr="005926A0">
        <w:rPr>
          <w:highlight w:val="white"/>
        </w:rPr>
        <w:t xml:space="preserve">          break;</w:t>
      </w:r>
    </w:p>
    <w:p w14:paraId="76643219" w14:textId="77777777" w:rsidR="00CD295E" w:rsidRPr="005926A0" w:rsidRDefault="00CD295E" w:rsidP="005926A0">
      <w:pPr>
        <w:pStyle w:val="Code"/>
        <w:rPr>
          <w:highlight w:val="white"/>
        </w:rPr>
      </w:pPr>
    </w:p>
    <w:p w14:paraId="7CE2E7EF" w14:textId="77777777" w:rsidR="00CD295E" w:rsidRPr="005926A0" w:rsidRDefault="00CD295E" w:rsidP="005926A0">
      <w:pPr>
        <w:pStyle w:val="Code"/>
        <w:rPr>
          <w:highlight w:val="white"/>
        </w:rPr>
      </w:pPr>
      <w:r w:rsidRPr="005926A0">
        <w:rPr>
          <w:highlight w:val="white"/>
        </w:rPr>
        <w:t xml:space="preserve">        case MiddleOperator.SignedGreaterThan:</w:t>
      </w:r>
    </w:p>
    <w:p w14:paraId="27E8A999" w14:textId="77777777" w:rsidR="00CD295E" w:rsidRPr="005926A0" w:rsidRDefault="00CD295E" w:rsidP="005926A0">
      <w:pPr>
        <w:pStyle w:val="Code"/>
        <w:rPr>
          <w:highlight w:val="white"/>
        </w:rPr>
      </w:pPr>
      <w:r w:rsidRPr="005926A0">
        <w:rPr>
          <w:highlight w:val="white"/>
        </w:rPr>
        <w:t xml:space="preserve">        case MiddleOperator.UnsignedGreaterThan:</w:t>
      </w:r>
    </w:p>
    <w:p w14:paraId="23BF0A1B" w14:textId="77777777" w:rsidR="00CD295E" w:rsidRPr="005926A0" w:rsidRDefault="00CD295E" w:rsidP="005926A0">
      <w:pPr>
        <w:pStyle w:val="Code"/>
        <w:rPr>
          <w:highlight w:val="white"/>
        </w:rPr>
      </w:pPr>
      <w:r w:rsidRPr="005926A0">
        <w:rPr>
          <w:highlight w:val="white"/>
        </w:rPr>
        <w:t xml:space="preserve">          resultValue = (leftValue &gt; rightValue);</w:t>
      </w:r>
    </w:p>
    <w:p w14:paraId="72F37822" w14:textId="77777777" w:rsidR="00CD295E" w:rsidRPr="005926A0" w:rsidRDefault="00CD295E" w:rsidP="005926A0">
      <w:pPr>
        <w:pStyle w:val="Code"/>
        <w:rPr>
          <w:highlight w:val="white"/>
        </w:rPr>
      </w:pPr>
      <w:r w:rsidRPr="005926A0">
        <w:rPr>
          <w:highlight w:val="white"/>
        </w:rPr>
        <w:t xml:space="preserve">          break;</w:t>
      </w:r>
    </w:p>
    <w:p w14:paraId="0154B7C0" w14:textId="77777777" w:rsidR="00CD295E" w:rsidRPr="005926A0" w:rsidRDefault="00CD295E" w:rsidP="005926A0">
      <w:pPr>
        <w:pStyle w:val="Code"/>
        <w:rPr>
          <w:highlight w:val="white"/>
        </w:rPr>
      </w:pPr>
    </w:p>
    <w:p w14:paraId="2A19FCEB" w14:textId="77777777" w:rsidR="00CD295E" w:rsidRPr="005926A0" w:rsidRDefault="00CD295E" w:rsidP="005926A0">
      <w:pPr>
        <w:pStyle w:val="Code"/>
        <w:rPr>
          <w:highlight w:val="white"/>
        </w:rPr>
      </w:pPr>
      <w:r w:rsidRPr="005926A0">
        <w:rPr>
          <w:highlight w:val="white"/>
        </w:rPr>
        <w:t xml:space="preserve">        case MiddleOperator.SignedGreaterThanEqual:</w:t>
      </w:r>
    </w:p>
    <w:p w14:paraId="420897BE" w14:textId="77777777" w:rsidR="00CD295E" w:rsidRPr="005926A0" w:rsidRDefault="00CD295E" w:rsidP="005926A0">
      <w:pPr>
        <w:pStyle w:val="Code"/>
        <w:rPr>
          <w:highlight w:val="white"/>
        </w:rPr>
      </w:pPr>
      <w:r w:rsidRPr="005926A0">
        <w:rPr>
          <w:highlight w:val="white"/>
        </w:rPr>
        <w:t xml:space="preserve">        case MiddleOperator.UnsignedGreaterThanEqual:</w:t>
      </w:r>
    </w:p>
    <w:p w14:paraId="5EB2273B" w14:textId="77777777" w:rsidR="00CD295E" w:rsidRPr="005926A0" w:rsidRDefault="00CD295E" w:rsidP="005926A0">
      <w:pPr>
        <w:pStyle w:val="Code"/>
        <w:rPr>
          <w:highlight w:val="white"/>
        </w:rPr>
      </w:pPr>
      <w:r w:rsidRPr="005926A0">
        <w:rPr>
          <w:highlight w:val="white"/>
        </w:rPr>
        <w:t xml:space="preserve">          resultValue = (leftValue &gt;= rightValue);</w:t>
      </w:r>
    </w:p>
    <w:p w14:paraId="7397E470" w14:textId="77777777" w:rsidR="00CD295E" w:rsidRPr="005926A0" w:rsidRDefault="00CD295E" w:rsidP="005926A0">
      <w:pPr>
        <w:pStyle w:val="Code"/>
        <w:rPr>
          <w:highlight w:val="white"/>
        </w:rPr>
      </w:pPr>
      <w:r w:rsidRPr="005926A0">
        <w:rPr>
          <w:highlight w:val="white"/>
        </w:rPr>
        <w:t xml:space="preserve">          break;</w:t>
      </w:r>
    </w:p>
    <w:p w14:paraId="25238D02" w14:textId="77777777" w:rsidR="00CD295E" w:rsidRPr="005926A0" w:rsidRDefault="00CD295E" w:rsidP="005926A0">
      <w:pPr>
        <w:pStyle w:val="Code"/>
        <w:rPr>
          <w:highlight w:val="white"/>
        </w:rPr>
      </w:pPr>
      <w:r w:rsidRPr="005926A0">
        <w:rPr>
          <w:highlight w:val="white"/>
        </w:rPr>
        <w:t xml:space="preserve">      }</w:t>
      </w:r>
    </w:p>
    <w:p w14:paraId="5FE543FE" w14:textId="007C034F" w:rsidR="00CD295E" w:rsidRPr="005926A0" w:rsidRDefault="00BD08B1" w:rsidP="00BD08B1">
      <w:pPr>
        <w:rPr>
          <w:highlight w:val="white"/>
        </w:rPr>
      </w:pPr>
      <w:r>
        <w:rPr>
          <w:highlight w:val="white"/>
        </w:rPr>
        <w:t xml:space="preserve">Finally, </w:t>
      </w:r>
      <w:r w:rsidR="00E63C3A">
        <w:rPr>
          <w:highlight w:val="white"/>
        </w:rPr>
        <w:t xml:space="preserve">we define the logical </w:t>
      </w:r>
      <w:r w:rsidR="006A2A11">
        <w:rPr>
          <w:highlight w:val="white"/>
        </w:rPr>
        <w:t>symbol</w:t>
      </w:r>
      <w:r w:rsidR="00E63C3A">
        <w:rPr>
          <w:highlight w:val="white"/>
        </w:rPr>
        <w:t xml:space="preserve"> with the jump set, depending on the value of the expression. If the value is true the jump set becomes the true set of the </w:t>
      </w:r>
      <w:r w:rsidR="006A2A11">
        <w:rPr>
          <w:highlight w:val="white"/>
        </w:rPr>
        <w:t>symbol</w:t>
      </w:r>
      <w:r w:rsidR="00E63C3A">
        <w:rPr>
          <w:highlight w:val="white"/>
        </w:rPr>
        <w:t xml:space="preserve">, and if the value is false the jump set becomes the false set of the </w:t>
      </w:r>
      <w:r w:rsidR="006A2A11">
        <w:rPr>
          <w:highlight w:val="white"/>
        </w:rPr>
        <w:t>symbol</w:t>
      </w:r>
      <w:r w:rsidR="00E63C3A">
        <w:rPr>
          <w:highlight w:val="white"/>
        </w:rPr>
        <w:t>.</w:t>
      </w:r>
    </w:p>
    <w:p w14:paraId="46F9B916" w14:textId="77777777" w:rsidR="007D39CD" w:rsidRDefault="007D39CD" w:rsidP="007D39CD">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753E6CF6" w14:textId="77777777" w:rsidR="007D39CD" w:rsidRPr="0092263B" w:rsidRDefault="007D39CD" w:rsidP="007D39CD">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66317196" w14:textId="2BD5D1CE" w:rsidR="007C7948" w:rsidRDefault="007C7948" w:rsidP="007C7948">
      <w:pPr>
        <w:rPr>
          <w:highlight w:val="white"/>
        </w:rPr>
      </w:pPr>
      <w:r>
        <w:rPr>
          <w:highlight w:val="white"/>
        </w:rPr>
        <w:t>The resulting expression has no short list, and</w:t>
      </w:r>
      <w:r w:rsidR="00E52D0D">
        <w:rPr>
          <w:highlight w:val="white"/>
        </w:rPr>
        <w:t xml:space="preserve"> its long list is made up be one instruction only: the unconditional jump.</w:t>
      </w:r>
    </w:p>
    <w:p w14:paraId="44DE94E4" w14:textId="77777777" w:rsidR="007B47A4" w:rsidRPr="005926A0" w:rsidRDefault="007B47A4" w:rsidP="007C7948">
      <w:pPr>
        <w:rPr>
          <w:highlight w:val="white"/>
        </w:rPr>
      </w:pPr>
    </w:p>
    <w:p w14:paraId="15716AF6" w14:textId="20018C87" w:rsidR="00CD295E" w:rsidRPr="005926A0" w:rsidRDefault="00CD295E" w:rsidP="005926A0">
      <w:pPr>
        <w:pStyle w:val="Code"/>
        <w:rPr>
          <w:highlight w:val="white"/>
        </w:rPr>
      </w:pPr>
      <w:r w:rsidRPr="005926A0">
        <w:rPr>
          <w:highlight w:val="white"/>
        </w:rPr>
        <w:t xml:space="preserve">      return (new Expression(</w:t>
      </w:r>
      <w:r w:rsidR="004036F0">
        <w:rPr>
          <w:highlight w:val="white"/>
        </w:rPr>
        <w:t>resultSymbol</w:t>
      </w:r>
      <w:r w:rsidRPr="005926A0">
        <w:rPr>
          <w:highlight w:val="white"/>
        </w:rPr>
        <w:t xml:space="preserve">, null, </w:t>
      </w:r>
      <w:r w:rsidR="00E52D0D">
        <w:rPr>
          <w:highlight w:val="white"/>
        </w:rPr>
        <w:t>longList</w:t>
      </w:r>
      <w:r w:rsidRPr="005926A0">
        <w:rPr>
          <w:highlight w:val="white"/>
        </w:rPr>
        <w:t>));</w:t>
      </w:r>
    </w:p>
    <w:p w14:paraId="3B2116E4" w14:textId="77777777" w:rsidR="00CD295E" w:rsidRPr="005926A0" w:rsidRDefault="00CD295E" w:rsidP="005926A0">
      <w:pPr>
        <w:pStyle w:val="Code"/>
        <w:rPr>
          <w:highlight w:val="white"/>
        </w:rPr>
      </w:pPr>
      <w:r w:rsidRPr="005926A0">
        <w:rPr>
          <w:highlight w:val="white"/>
        </w:rPr>
        <w:t xml:space="preserve">    }</w:t>
      </w:r>
    </w:p>
    <w:p w14:paraId="38D311E3" w14:textId="60AC75D8" w:rsidR="00CD2163" w:rsidRDefault="00CD2163" w:rsidP="00CD2163">
      <w:pPr>
        <w:rPr>
          <w:highlight w:val="white"/>
        </w:rPr>
      </w:pPr>
      <w:r>
        <w:rPr>
          <w:highlight w:val="white"/>
        </w:rPr>
        <w:t xml:space="preserve">The </w:t>
      </w:r>
      <w:r w:rsidRPr="00CD2163">
        <w:rPr>
          <w:rStyle w:val="KeyWord0"/>
          <w:highlight w:val="white"/>
        </w:rPr>
        <w:t>RelationFloating</w:t>
      </w:r>
      <w:r>
        <w:rPr>
          <w:highlight w:val="white"/>
        </w:rPr>
        <w:t xml:space="preserve"> method makes sure the expression holds integral type. If it holds logical type, it is cast from logical type to signed integer type.</w:t>
      </w:r>
    </w:p>
    <w:p w14:paraId="2A3B80B0" w14:textId="06F9D0FC" w:rsidR="00CD295E" w:rsidRPr="005926A0" w:rsidRDefault="00CD295E" w:rsidP="005926A0">
      <w:pPr>
        <w:pStyle w:val="Code"/>
        <w:rPr>
          <w:highlight w:val="white"/>
        </w:rPr>
      </w:pPr>
      <w:r w:rsidRPr="005926A0">
        <w:rPr>
          <w:highlight w:val="white"/>
        </w:rPr>
        <w:lastRenderedPageBreak/>
        <w:t xml:space="preserve">    private static Expression RelationFloating(MiddleOperator middleOp,</w:t>
      </w:r>
    </w:p>
    <w:p w14:paraId="09894BA7" w14:textId="77777777" w:rsidR="005926A0" w:rsidRDefault="00CD295E" w:rsidP="005926A0">
      <w:pPr>
        <w:pStyle w:val="Code"/>
        <w:rPr>
          <w:highlight w:val="white"/>
        </w:rPr>
      </w:pPr>
      <w:r w:rsidRPr="005926A0">
        <w:rPr>
          <w:highlight w:val="white"/>
        </w:rPr>
        <w:t xml:space="preserve">                                               Expression leftExpression,</w:t>
      </w:r>
    </w:p>
    <w:p w14:paraId="47C4A180" w14:textId="58142935" w:rsidR="00CD295E" w:rsidRPr="005926A0"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3FED117" w14:textId="62289372" w:rsidR="004E56DA" w:rsidRDefault="00A63A3E" w:rsidP="004D3A89">
      <w:pPr>
        <w:rPr>
          <w:highlight w:val="white"/>
        </w:rPr>
      </w:pPr>
      <w:r>
        <w:rPr>
          <w:highlight w:val="white"/>
        </w:rPr>
        <w:t>Firs</w:t>
      </w:r>
      <w:r w:rsidR="004D3A89">
        <w:rPr>
          <w:highlight w:val="white"/>
        </w:rPr>
        <w:t>t,</w:t>
      </w:r>
      <w:r w:rsidR="004E56DA">
        <w:rPr>
          <w:highlight w:val="white"/>
        </w:rPr>
        <w:t xml:space="preserve"> we need to cast the potential logical</w:t>
      </w:r>
      <w:r w:rsidR="004851C9">
        <w:rPr>
          <w:highlight w:val="white"/>
        </w:rPr>
        <w:t xml:space="preserve"> or integral</w:t>
      </w:r>
      <w:r w:rsidR="004E56DA">
        <w:rPr>
          <w:highlight w:val="white"/>
        </w:rPr>
        <w:t xml:space="preserve"> expressions to floating type</w:t>
      </w:r>
      <w:r w:rsidR="00CA2ABC">
        <w:rPr>
          <w:highlight w:val="white"/>
        </w:rPr>
        <w:t xml:space="preserve"> (double).</w:t>
      </w:r>
    </w:p>
    <w:p w14:paraId="5D7482DD" w14:textId="4D427694" w:rsidR="00CD295E" w:rsidRPr="005926A0" w:rsidRDefault="00CD295E" w:rsidP="005926A0">
      <w:pPr>
        <w:pStyle w:val="Code"/>
        <w:rPr>
          <w:highlight w:val="white"/>
        </w:rPr>
      </w:pPr>
      <w:r w:rsidRPr="005926A0">
        <w:rPr>
          <w:highlight w:val="white"/>
        </w:rPr>
        <w:t xml:space="preserve">      leftExpression = LogicalToFloating(leftExpression);</w:t>
      </w:r>
    </w:p>
    <w:p w14:paraId="59CD508B" w14:textId="77777777" w:rsidR="00CD295E" w:rsidRPr="005926A0" w:rsidRDefault="00CD295E" w:rsidP="005926A0">
      <w:pPr>
        <w:pStyle w:val="Code"/>
        <w:rPr>
          <w:highlight w:val="white"/>
        </w:rPr>
      </w:pPr>
      <w:r w:rsidRPr="005926A0">
        <w:rPr>
          <w:highlight w:val="white"/>
        </w:rPr>
        <w:t xml:space="preserve">      rightExpression = LogicalToFloating(leftExpression);</w:t>
      </w:r>
    </w:p>
    <w:p w14:paraId="3497D2CB" w14:textId="40C2B554" w:rsidR="00CD295E" w:rsidRPr="005926A0" w:rsidRDefault="007D0413" w:rsidP="007D0413">
      <w:pPr>
        <w:rPr>
          <w:highlight w:val="white"/>
        </w:rPr>
      </w:pPr>
      <w:r>
        <w:rPr>
          <w:highlight w:val="white"/>
        </w:rPr>
        <w:t xml:space="preserve">Then we cast </w:t>
      </w:r>
      <w:r w:rsidR="00942F43">
        <w:rPr>
          <w:highlight w:val="white"/>
        </w:rPr>
        <w:t xml:space="preserve">left </w:t>
      </w:r>
      <w:r>
        <w:rPr>
          <w:highlight w:val="white"/>
        </w:rPr>
        <w:t xml:space="preserve">value </w:t>
      </w:r>
      <w:r w:rsidR="00942F43">
        <w:rPr>
          <w:highlight w:val="white"/>
        </w:rPr>
        <w:t xml:space="preserve">and right </w:t>
      </w:r>
      <w:r>
        <w:rPr>
          <w:highlight w:val="white"/>
        </w:rPr>
        <w:t xml:space="preserve">from </w:t>
      </w:r>
      <w:r w:rsidRPr="007A3A81">
        <w:rPr>
          <w:rStyle w:val="KeyWord0"/>
          <w:highlight w:val="white"/>
        </w:rPr>
        <w:t>BigInteger</w:t>
      </w:r>
      <w:r>
        <w:rPr>
          <w:highlight w:val="white"/>
        </w:rPr>
        <w:t xml:space="preserve"> to </w:t>
      </w:r>
      <w:r w:rsidRPr="007A3A81">
        <w:rPr>
          <w:rStyle w:val="KeyWord0"/>
          <w:highlight w:val="white"/>
        </w:rPr>
        <w:t>decimal</w:t>
      </w:r>
      <w:r>
        <w:rPr>
          <w:highlight w:val="white"/>
        </w:rPr>
        <w:t xml:space="preserve">, if </w:t>
      </w:r>
      <w:r w:rsidR="007A3A81">
        <w:rPr>
          <w:highlight w:val="white"/>
        </w:rPr>
        <w:t>necessary</w:t>
      </w:r>
      <w:r>
        <w:rPr>
          <w:highlight w:val="white"/>
        </w:rPr>
        <w:t>.</w:t>
      </w:r>
    </w:p>
    <w:p w14:paraId="3F7E779C" w14:textId="77777777" w:rsidR="00CD295E" w:rsidRPr="0092263B" w:rsidRDefault="00CD295E" w:rsidP="0092263B">
      <w:pPr>
        <w:pStyle w:val="Code"/>
        <w:rPr>
          <w:highlight w:val="white"/>
        </w:rPr>
      </w:pPr>
      <w:r w:rsidRPr="0092263B">
        <w:rPr>
          <w:highlight w:val="white"/>
        </w:rPr>
        <w:t xml:space="preserve">      decimal leftValue;</w:t>
      </w:r>
    </w:p>
    <w:p w14:paraId="71BF688C" w14:textId="3979B996" w:rsidR="00CD295E" w:rsidRPr="0092263B" w:rsidRDefault="00CD295E" w:rsidP="0092263B">
      <w:pPr>
        <w:pStyle w:val="Code"/>
        <w:rPr>
          <w:highlight w:val="white"/>
        </w:rPr>
      </w:pPr>
      <w:r w:rsidRPr="0092263B">
        <w:rPr>
          <w:highlight w:val="white"/>
        </w:rPr>
        <w:t xml:space="preserve">      if (left</w:t>
      </w:r>
      <w:r w:rsidR="007F2244">
        <w:rPr>
          <w:highlight w:val="white"/>
        </w:rPr>
        <w:t xml:space="preserve">Expression.Symbol.Value </w:t>
      </w:r>
      <w:r w:rsidR="00391D62">
        <w:rPr>
          <w:highlight w:val="white"/>
        </w:rPr>
        <w:t xml:space="preserve">is BigInteger) </w:t>
      </w:r>
      <w:r w:rsidRPr="0092263B">
        <w:rPr>
          <w:highlight w:val="white"/>
        </w:rPr>
        <w:t>{</w:t>
      </w:r>
    </w:p>
    <w:p w14:paraId="571AAAA2" w14:textId="77777777" w:rsidR="00CD295E" w:rsidRPr="0092263B" w:rsidRDefault="00CD295E" w:rsidP="0092263B">
      <w:pPr>
        <w:pStyle w:val="Code"/>
        <w:rPr>
          <w:highlight w:val="white"/>
        </w:rPr>
      </w:pPr>
      <w:r w:rsidRPr="0092263B">
        <w:rPr>
          <w:highlight w:val="white"/>
        </w:rPr>
        <w:t xml:space="preserve">        leftValue = (decimal) ((BigInteger) leftExpression.Symbol.Value);</w:t>
      </w:r>
    </w:p>
    <w:p w14:paraId="3510F8B8" w14:textId="77777777" w:rsidR="00CD295E" w:rsidRPr="0092263B" w:rsidRDefault="00CD295E" w:rsidP="0092263B">
      <w:pPr>
        <w:pStyle w:val="Code"/>
        <w:rPr>
          <w:highlight w:val="white"/>
        </w:rPr>
      </w:pPr>
      <w:r w:rsidRPr="0092263B">
        <w:rPr>
          <w:highlight w:val="white"/>
        </w:rPr>
        <w:t xml:space="preserve">      }</w:t>
      </w:r>
    </w:p>
    <w:p w14:paraId="67228BF3" w14:textId="77777777" w:rsidR="00CD295E" w:rsidRPr="0092263B" w:rsidRDefault="00CD295E" w:rsidP="0092263B">
      <w:pPr>
        <w:pStyle w:val="Code"/>
        <w:rPr>
          <w:highlight w:val="white"/>
        </w:rPr>
      </w:pPr>
      <w:r w:rsidRPr="0092263B">
        <w:rPr>
          <w:highlight w:val="white"/>
        </w:rPr>
        <w:t xml:space="preserve">      else {</w:t>
      </w:r>
    </w:p>
    <w:p w14:paraId="335FD2B4" w14:textId="77777777" w:rsidR="00CD295E" w:rsidRPr="0092263B" w:rsidRDefault="00CD295E" w:rsidP="0092263B">
      <w:pPr>
        <w:pStyle w:val="Code"/>
        <w:rPr>
          <w:highlight w:val="white"/>
        </w:rPr>
      </w:pPr>
      <w:r w:rsidRPr="0092263B">
        <w:rPr>
          <w:highlight w:val="white"/>
        </w:rPr>
        <w:t xml:space="preserve">        leftValue = (decimal) leftExpression.Symbol.Value;</w:t>
      </w:r>
    </w:p>
    <w:p w14:paraId="7E230CAB" w14:textId="77777777" w:rsidR="00CD295E" w:rsidRPr="0092263B" w:rsidRDefault="00CD295E" w:rsidP="0092263B">
      <w:pPr>
        <w:pStyle w:val="Code"/>
        <w:rPr>
          <w:highlight w:val="white"/>
        </w:rPr>
      </w:pPr>
      <w:r w:rsidRPr="0092263B">
        <w:rPr>
          <w:highlight w:val="white"/>
        </w:rPr>
        <w:t xml:space="preserve">      }</w:t>
      </w:r>
    </w:p>
    <w:p w14:paraId="21A9EEB0" w14:textId="77777777" w:rsidR="00CD295E" w:rsidRPr="0092263B" w:rsidRDefault="00CD295E" w:rsidP="0092263B">
      <w:pPr>
        <w:pStyle w:val="Code"/>
        <w:rPr>
          <w:highlight w:val="white"/>
        </w:rPr>
      </w:pPr>
    </w:p>
    <w:p w14:paraId="0F36A571" w14:textId="77777777" w:rsidR="00CD295E" w:rsidRPr="0092263B" w:rsidRDefault="00CD295E" w:rsidP="0092263B">
      <w:pPr>
        <w:pStyle w:val="Code"/>
        <w:rPr>
          <w:highlight w:val="white"/>
        </w:rPr>
      </w:pPr>
      <w:r w:rsidRPr="0092263B">
        <w:rPr>
          <w:highlight w:val="white"/>
        </w:rPr>
        <w:t xml:space="preserve">      decimal rightValue;</w:t>
      </w:r>
    </w:p>
    <w:p w14:paraId="2C36DE16" w14:textId="516046B0" w:rsidR="007F2244" w:rsidRPr="0092263B" w:rsidRDefault="007F2244" w:rsidP="007F2244">
      <w:pPr>
        <w:pStyle w:val="Code"/>
        <w:rPr>
          <w:highlight w:val="white"/>
        </w:rPr>
      </w:pPr>
      <w:r w:rsidRPr="0092263B">
        <w:rPr>
          <w:highlight w:val="white"/>
        </w:rPr>
        <w:t xml:space="preserve">      if (</w:t>
      </w:r>
      <w:r>
        <w:rPr>
          <w:highlight w:val="white"/>
        </w:rPr>
        <w:t xml:space="preserve">rightExpression.Symbol.Value is BigInteger) </w:t>
      </w:r>
      <w:r w:rsidRPr="0092263B">
        <w:rPr>
          <w:highlight w:val="white"/>
        </w:rPr>
        <w:t>{</w:t>
      </w:r>
    </w:p>
    <w:p w14:paraId="3E0E6635" w14:textId="77777777" w:rsidR="00CD295E" w:rsidRPr="0092263B" w:rsidRDefault="00CD295E" w:rsidP="0092263B">
      <w:pPr>
        <w:pStyle w:val="Code"/>
        <w:rPr>
          <w:highlight w:val="white"/>
        </w:rPr>
      </w:pPr>
      <w:r w:rsidRPr="0092263B">
        <w:rPr>
          <w:highlight w:val="white"/>
        </w:rPr>
        <w:t xml:space="preserve">        rightValue = (decimal) ((BigInteger) rightExpression.Symbol.Value);</w:t>
      </w:r>
    </w:p>
    <w:p w14:paraId="4973E681" w14:textId="77777777" w:rsidR="00CD295E" w:rsidRPr="0092263B" w:rsidRDefault="00CD295E" w:rsidP="0092263B">
      <w:pPr>
        <w:pStyle w:val="Code"/>
        <w:rPr>
          <w:highlight w:val="white"/>
        </w:rPr>
      </w:pPr>
      <w:r w:rsidRPr="0092263B">
        <w:rPr>
          <w:highlight w:val="white"/>
        </w:rPr>
        <w:t xml:space="preserve">      }</w:t>
      </w:r>
    </w:p>
    <w:p w14:paraId="7E5EC83D" w14:textId="77777777" w:rsidR="00CD295E" w:rsidRPr="0092263B" w:rsidRDefault="00CD295E" w:rsidP="0092263B">
      <w:pPr>
        <w:pStyle w:val="Code"/>
        <w:rPr>
          <w:highlight w:val="white"/>
        </w:rPr>
      </w:pPr>
      <w:r w:rsidRPr="0092263B">
        <w:rPr>
          <w:highlight w:val="white"/>
        </w:rPr>
        <w:t xml:space="preserve">      else {</w:t>
      </w:r>
    </w:p>
    <w:p w14:paraId="1534C326" w14:textId="77777777" w:rsidR="00CD295E" w:rsidRPr="0092263B" w:rsidRDefault="00CD295E" w:rsidP="0092263B">
      <w:pPr>
        <w:pStyle w:val="Code"/>
        <w:rPr>
          <w:highlight w:val="white"/>
        </w:rPr>
      </w:pPr>
      <w:r w:rsidRPr="0092263B">
        <w:rPr>
          <w:highlight w:val="white"/>
        </w:rPr>
        <w:t xml:space="preserve">        rightValue = (decimal) rightExpression.Symbol.Value;</w:t>
      </w:r>
    </w:p>
    <w:p w14:paraId="242F4D5E" w14:textId="77777777" w:rsidR="00CD295E" w:rsidRPr="0092263B" w:rsidRDefault="00CD295E" w:rsidP="0092263B">
      <w:pPr>
        <w:pStyle w:val="Code"/>
        <w:rPr>
          <w:highlight w:val="white"/>
        </w:rPr>
      </w:pPr>
      <w:r w:rsidRPr="0092263B">
        <w:rPr>
          <w:highlight w:val="white"/>
        </w:rPr>
        <w:t xml:space="preserve">      }</w:t>
      </w:r>
    </w:p>
    <w:p w14:paraId="45B7CA57" w14:textId="7FB9411D" w:rsidR="00CD295E" w:rsidRPr="0092263B" w:rsidRDefault="0081321B" w:rsidP="00F611CB">
      <w:pPr>
        <w:rPr>
          <w:highlight w:val="white"/>
        </w:rPr>
      </w:pPr>
      <w:r>
        <w:rPr>
          <w:highlight w:val="white"/>
        </w:rPr>
        <w:t xml:space="preserve">We </w:t>
      </w:r>
      <w:r w:rsidR="00261E54">
        <w:rPr>
          <w:highlight w:val="white"/>
        </w:rPr>
        <w:t>add an unconditional jump instruction</w:t>
      </w:r>
      <w:r w:rsidR="00F611CB">
        <w:rPr>
          <w:highlight w:val="white"/>
        </w:rPr>
        <w:t xml:space="preserve"> to the long list and jump set. The jump set will take the place of true set of false set, depending on whether the value is true.</w:t>
      </w:r>
    </w:p>
    <w:p w14:paraId="36DA587A" w14:textId="38890FD5" w:rsidR="00CD295E" w:rsidRPr="0092263B" w:rsidRDefault="00CD295E" w:rsidP="0092263B">
      <w:pPr>
        <w:pStyle w:val="Code"/>
        <w:rPr>
          <w:highlight w:val="white"/>
        </w:rPr>
      </w:pPr>
      <w:r w:rsidRPr="0092263B">
        <w:rPr>
          <w:highlight w:val="white"/>
        </w:rPr>
        <w:t xml:space="preserve">      List&lt;MiddleCode&gt; </w:t>
      </w:r>
      <w:r w:rsidR="00D76AFB">
        <w:rPr>
          <w:highlight w:val="white"/>
        </w:rPr>
        <w:t>longList</w:t>
      </w:r>
      <w:r w:rsidRPr="0092263B">
        <w:rPr>
          <w:highlight w:val="white"/>
        </w:rPr>
        <w:t xml:space="preserve"> = new List&lt;MiddleCode&gt;();</w:t>
      </w:r>
    </w:p>
    <w:p w14:paraId="7181173C"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0654D9D" w14:textId="6454ED5E" w:rsidR="00CD295E" w:rsidRPr="0092263B" w:rsidRDefault="00CD295E" w:rsidP="0092263B">
      <w:pPr>
        <w:pStyle w:val="Code"/>
        <w:rPr>
          <w:highlight w:val="white"/>
        </w:rPr>
      </w:pPr>
      <w:r w:rsidRPr="0092263B">
        <w:rPr>
          <w:highlight w:val="white"/>
        </w:rPr>
        <w:t xml:space="preserve">      </w:t>
      </w:r>
      <w:r w:rsidR="00D76AFB">
        <w:rPr>
          <w:highlight w:val="white"/>
        </w:rPr>
        <w:t>longList</w:t>
      </w:r>
      <w:r w:rsidRPr="0092263B">
        <w:rPr>
          <w:highlight w:val="white"/>
        </w:rPr>
        <w:t>.Add(jumpCode);</w:t>
      </w:r>
    </w:p>
    <w:p w14:paraId="495F3A67"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65506E5D" w14:textId="77777777" w:rsidR="00CD295E" w:rsidRPr="0092263B" w:rsidRDefault="00CD295E" w:rsidP="0092263B">
      <w:pPr>
        <w:pStyle w:val="Code"/>
        <w:rPr>
          <w:highlight w:val="white"/>
        </w:rPr>
      </w:pPr>
      <w:r w:rsidRPr="0092263B">
        <w:rPr>
          <w:highlight w:val="white"/>
        </w:rPr>
        <w:t xml:space="preserve">      jumpSet.Add(jumpCode);</w:t>
      </w:r>
    </w:p>
    <w:p w14:paraId="59A6D20E" w14:textId="057D7114" w:rsidR="00CD295E" w:rsidRPr="0092263B" w:rsidRDefault="000A11EF" w:rsidP="000A11EF">
      <w:pPr>
        <w:rPr>
          <w:highlight w:val="white"/>
        </w:rPr>
      </w:pPr>
      <w:r>
        <w:rPr>
          <w:highlight w:val="white"/>
        </w:rPr>
        <w:t xml:space="preserve">Since the values are object of the decimal class, we can use the regular relation </w:t>
      </w:r>
      <w:r w:rsidR="00CD77C5">
        <w:rPr>
          <w:highlight w:val="white"/>
        </w:rPr>
        <w:t>operators to evaluate the value.</w:t>
      </w:r>
    </w:p>
    <w:p w14:paraId="6FD54EFB" w14:textId="77777777" w:rsidR="00CD295E" w:rsidRPr="0092263B" w:rsidRDefault="00CD295E" w:rsidP="0092263B">
      <w:pPr>
        <w:pStyle w:val="Code"/>
        <w:rPr>
          <w:highlight w:val="white"/>
        </w:rPr>
      </w:pPr>
      <w:r w:rsidRPr="0092263B">
        <w:rPr>
          <w:highlight w:val="white"/>
        </w:rPr>
        <w:t xml:space="preserve">      bool resultValue = false;</w:t>
      </w:r>
    </w:p>
    <w:p w14:paraId="6543E29A" w14:textId="77777777" w:rsidR="00CD295E" w:rsidRPr="0092263B" w:rsidRDefault="00CD295E" w:rsidP="0092263B">
      <w:pPr>
        <w:pStyle w:val="Code"/>
        <w:rPr>
          <w:highlight w:val="white"/>
        </w:rPr>
      </w:pPr>
      <w:r w:rsidRPr="0092263B">
        <w:rPr>
          <w:highlight w:val="white"/>
        </w:rPr>
        <w:t xml:space="preserve">      switch (middleOp) {</w:t>
      </w:r>
    </w:p>
    <w:p w14:paraId="78590BAD" w14:textId="77777777" w:rsidR="00CD295E" w:rsidRPr="0092263B" w:rsidRDefault="00CD295E" w:rsidP="0092263B">
      <w:pPr>
        <w:pStyle w:val="Code"/>
        <w:rPr>
          <w:highlight w:val="white"/>
        </w:rPr>
      </w:pPr>
      <w:r w:rsidRPr="0092263B">
        <w:rPr>
          <w:highlight w:val="white"/>
        </w:rPr>
        <w:t xml:space="preserve">        case MiddleOperator.Equal:</w:t>
      </w:r>
    </w:p>
    <w:p w14:paraId="0B21F4F8" w14:textId="77777777" w:rsidR="00CD295E" w:rsidRPr="0092263B" w:rsidRDefault="00CD295E" w:rsidP="0092263B">
      <w:pPr>
        <w:pStyle w:val="Code"/>
        <w:rPr>
          <w:highlight w:val="white"/>
        </w:rPr>
      </w:pPr>
      <w:r w:rsidRPr="0092263B">
        <w:rPr>
          <w:highlight w:val="white"/>
        </w:rPr>
        <w:t xml:space="preserve">          resultValue = (leftValue == rightValue);</w:t>
      </w:r>
    </w:p>
    <w:p w14:paraId="30BF9128" w14:textId="77777777" w:rsidR="00CD295E" w:rsidRPr="0092263B" w:rsidRDefault="00CD295E" w:rsidP="0092263B">
      <w:pPr>
        <w:pStyle w:val="Code"/>
        <w:rPr>
          <w:highlight w:val="white"/>
        </w:rPr>
      </w:pPr>
      <w:r w:rsidRPr="0092263B">
        <w:rPr>
          <w:highlight w:val="white"/>
        </w:rPr>
        <w:t xml:space="preserve">          break;</w:t>
      </w:r>
    </w:p>
    <w:p w14:paraId="403074D0" w14:textId="77777777" w:rsidR="00CD295E" w:rsidRPr="0092263B" w:rsidRDefault="00CD295E" w:rsidP="0092263B">
      <w:pPr>
        <w:pStyle w:val="Code"/>
        <w:rPr>
          <w:highlight w:val="white"/>
        </w:rPr>
      </w:pPr>
    </w:p>
    <w:p w14:paraId="1DFE1BC4" w14:textId="77777777" w:rsidR="00CD295E" w:rsidRPr="0092263B" w:rsidRDefault="00CD295E" w:rsidP="0092263B">
      <w:pPr>
        <w:pStyle w:val="Code"/>
        <w:rPr>
          <w:highlight w:val="white"/>
        </w:rPr>
      </w:pPr>
      <w:r w:rsidRPr="0092263B">
        <w:rPr>
          <w:highlight w:val="white"/>
        </w:rPr>
        <w:t xml:space="preserve">        case MiddleOperator.NotEqual:</w:t>
      </w:r>
    </w:p>
    <w:p w14:paraId="387BFDA1" w14:textId="77777777" w:rsidR="00CD295E" w:rsidRPr="0092263B" w:rsidRDefault="00CD295E" w:rsidP="0092263B">
      <w:pPr>
        <w:pStyle w:val="Code"/>
        <w:rPr>
          <w:highlight w:val="white"/>
        </w:rPr>
      </w:pPr>
      <w:r w:rsidRPr="0092263B">
        <w:rPr>
          <w:highlight w:val="white"/>
        </w:rPr>
        <w:t xml:space="preserve">          resultValue = (leftValue != rightValue);</w:t>
      </w:r>
    </w:p>
    <w:p w14:paraId="07BDD1A6" w14:textId="77777777" w:rsidR="00CD295E" w:rsidRPr="0092263B" w:rsidRDefault="00CD295E" w:rsidP="0092263B">
      <w:pPr>
        <w:pStyle w:val="Code"/>
        <w:rPr>
          <w:highlight w:val="white"/>
        </w:rPr>
      </w:pPr>
      <w:r w:rsidRPr="0092263B">
        <w:rPr>
          <w:highlight w:val="white"/>
        </w:rPr>
        <w:t xml:space="preserve">          break;</w:t>
      </w:r>
    </w:p>
    <w:p w14:paraId="18207DB6" w14:textId="77777777" w:rsidR="00CD295E" w:rsidRPr="0092263B" w:rsidRDefault="00CD295E" w:rsidP="0092263B">
      <w:pPr>
        <w:pStyle w:val="Code"/>
        <w:rPr>
          <w:highlight w:val="white"/>
        </w:rPr>
      </w:pPr>
    </w:p>
    <w:p w14:paraId="31836FA2" w14:textId="77777777" w:rsidR="00CD295E" w:rsidRPr="0092263B" w:rsidRDefault="00CD295E" w:rsidP="0092263B">
      <w:pPr>
        <w:pStyle w:val="Code"/>
        <w:rPr>
          <w:highlight w:val="white"/>
        </w:rPr>
      </w:pPr>
      <w:r w:rsidRPr="0092263B">
        <w:rPr>
          <w:highlight w:val="white"/>
        </w:rPr>
        <w:t xml:space="preserve">        case MiddleOperator.SignedLessThan:</w:t>
      </w:r>
    </w:p>
    <w:p w14:paraId="1A5E5C64" w14:textId="77777777" w:rsidR="00CD295E" w:rsidRPr="0092263B" w:rsidRDefault="00CD295E" w:rsidP="0092263B">
      <w:pPr>
        <w:pStyle w:val="Code"/>
        <w:rPr>
          <w:highlight w:val="white"/>
        </w:rPr>
      </w:pPr>
      <w:r w:rsidRPr="0092263B">
        <w:rPr>
          <w:highlight w:val="white"/>
        </w:rPr>
        <w:t xml:space="preserve">          resultValue = (leftValue &lt; rightValue);</w:t>
      </w:r>
    </w:p>
    <w:p w14:paraId="310B2732" w14:textId="77777777" w:rsidR="00CD295E" w:rsidRPr="0092263B" w:rsidRDefault="00CD295E" w:rsidP="0092263B">
      <w:pPr>
        <w:pStyle w:val="Code"/>
        <w:rPr>
          <w:highlight w:val="white"/>
        </w:rPr>
      </w:pPr>
      <w:r w:rsidRPr="0092263B">
        <w:rPr>
          <w:highlight w:val="white"/>
        </w:rPr>
        <w:t xml:space="preserve">          break;</w:t>
      </w:r>
    </w:p>
    <w:p w14:paraId="13EB6BDA" w14:textId="77777777" w:rsidR="00CD295E" w:rsidRPr="0092263B" w:rsidRDefault="00CD295E" w:rsidP="0092263B">
      <w:pPr>
        <w:pStyle w:val="Code"/>
        <w:rPr>
          <w:highlight w:val="white"/>
        </w:rPr>
      </w:pPr>
    </w:p>
    <w:p w14:paraId="499556FF" w14:textId="77777777" w:rsidR="00CD295E" w:rsidRPr="0092263B" w:rsidRDefault="00CD295E" w:rsidP="0092263B">
      <w:pPr>
        <w:pStyle w:val="Code"/>
        <w:rPr>
          <w:highlight w:val="white"/>
        </w:rPr>
      </w:pPr>
      <w:r w:rsidRPr="0092263B">
        <w:rPr>
          <w:highlight w:val="white"/>
        </w:rPr>
        <w:t xml:space="preserve">        case MiddleOperator.SignedLessThanEqual:</w:t>
      </w:r>
    </w:p>
    <w:p w14:paraId="01375573" w14:textId="77777777" w:rsidR="00CD295E" w:rsidRPr="0092263B" w:rsidRDefault="00CD295E" w:rsidP="0092263B">
      <w:pPr>
        <w:pStyle w:val="Code"/>
        <w:rPr>
          <w:highlight w:val="white"/>
        </w:rPr>
      </w:pPr>
      <w:r w:rsidRPr="0092263B">
        <w:rPr>
          <w:highlight w:val="white"/>
        </w:rPr>
        <w:t xml:space="preserve">          resultValue = (leftValue &lt;= rightValue);</w:t>
      </w:r>
    </w:p>
    <w:p w14:paraId="42D5C3F7" w14:textId="77777777" w:rsidR="00CD295E" w:rsidRPr="0092263B" w:rsidRDefault="00CD295E" w:rsidP="0092263B">
      <w:pPr>
        <w:pStyle w:val="Code"/>
        <w:rPr>
          <w:highlight w:val="white"/>
        </w:rPr>
      </w:pPr>
      <w:r w:rsidRPr="0092263B">
        <w:rPr>
          <w:highlight w:val="white"/>
        </w:rPr>
        <w:t xml:space="preserve">          break;</w:t>
      </w:r>
    </w:p>
    <w:p w14:paraId="1DCBB480" w14:textId="77777777" w:rsidR="00CD295E" w:rsidRPr="0092263B" w:rsidRDefault="00CD295E" w:rsidP="0092263B">
      <w:pPr>
        <w:pStyle w:val="Code"/>
        <w:rPr>
          <w:highlight w:val="white"/>
        </w:rPr>
      </w:pPr>
    </w:p>
    <w:p w14:paraId="2AD8424E" w14:textId="77777777" w:rsidR="00CD295E" w:rsidRPr="0092263B" w:rsidRDefault="00CD295E" w:rsidP="0092263B">
      <w:pPr>
        <w:pStyle w:val="Code"/>
        <w:rPr>
          <w:highlight w:val="white"/>
        </w:rPr>
      </w:pPr>
      <w:r w:rsidRPr="0092263B">
        <w:rPr>
          <w:highlight w:val="white"/>
        </w:rPr>
        <w:t xml:space="preserve">        case MiddleOperator.SignedGreaterThan:</w:t>
      </w:r>
    </w:p>
    <w:p w14:paraId="45747FD4" w14:textId="77777777" w:rsidR="00CD295E" w:rsidRPr="0092263B" w:rsidRDefault="00CD295E" w:rsidP="0092263B">
      <w:pPr>
        <w:pStyle w:val="Code"/>
        <w:rPr>
          <w:highlight w:val="white"/>
        </w:rPr>
      </w:pPr>
      <w:r w:rsidRPr="0092263B">
        <w:rPr>
          <w:highlight w:val="white"/>
        </w:rPr>
        <w:t xml:space="preserve">          resultValue = (leftValue &gt; rightValue);</w:t>
      </w:r>
    </w:p>
    <w:p w14:paraId="2158CB86" w14:textId="77777777" w:rsidR="00CD295E" w:rsidRPr="0092263B" w:rsidRDefault="00CD295E" w:rsidP="0092263B">
      <w:pPr>
        <w:pStyle w:val="Code"/>
        <w:rPr>
          <w:highlight w:val="white"/>
        </w:rPr>
      </w:pPr>
      <w:r w:rsidRPr="0092263B">
        <w:rPr>
          <w:highlight w:val="white"/>
        </w:rPr>
        <w:lastRenderedPageBreak/>
        <w:t xml:space="preserve">          break;</w:t>
      </w:r>
    </w:p>
    <w:p w14:paraId="66848F8C" w14:textId="77777777" w:rsidR="00CD295E" w:rsidRPr="0092263B" w:rsidRDefault="00CD295E" w:rsidP="0092263B">
      <w:pPr>
        <w:pStyle w:val="Code"/>
        <w:rPr>
          <w:highlight w:val="white"/>
        </w:rPr>
      </w:pPr>
    </w:p>
    <w:p w14:paraId="0683CCB9" w14:textId="77777777" w:rsidR="00CD295E" w:rsidRPr="0092263B" w:rsidRDefault="00CD295E" w:rsidP="0092263B">
      <w:pPr>
        <w:pStyle w:val="Code"/>
        <w:rPr>
          <w:highlight w:val="white"/>
        </w:rPr>
      </w:pPr>
      <w:r w:rsidRPr="0092263B">
        <w:rPr>
          <w:highlight w:val="white"/>
        </w:rPr>
        <w:t xml:space="preserve">        case MiddleOperator.SignedGreaterThanEqual:</w:t>
      </w:r>
    </w:p>
    <w:p w14:paraId="0951870A" w14:textId="77777777" w:rsidR="00CD295E" w:rsidRPr="0092263B" w:rsidRDefault="00CD295E" w:rsidP="0092263B">
      <w:pPr>
        <w:pStyle w:val="Code"/>
        <w:rPr>
          <w:highlight w:val="white"/>
        </w:rPr>
      </w:pPr>
      <w:r w:rsidRPr="0092263B">
        <w:rPr>
          <w:highlight w:val="white"/>
        </w:rPr>
        <w:t xml:space="preserve">          resultValue = (leftValue &gt;= rightValue);</w:t>
      </w:r>
    </w:p>
    <w:p w14:paraId="17B63618" w14:textId="77777777" w:rsidR="00CD295E" w:rsidRPr="0092263B" w:rsidRDefault="00CD295E" w:rsidP="0092263B">
      <w:pPr>
        <w:pStyle w:val="Code"/>
        <w:rPr>
          <w:highlight w:val="white"/>
        </w:rPr>
      </w:pPr>
      <w:r w:rsidRPr="0092263B">
        <w:rPr>
          <w:highlight w:val="white"/>
        </w:rPr>
        <w:t xml:space="preserve">          break;</w:t>
      </w:r>
    </w:p>
    <w:p w14:paraId="4445F7AF" w14:textId="77777777" w:rsidR="00CD295E" w:rsidRPr="0092263B" w:rsidRDefault="00CD295E" w:rsidP="0092263B">
      <w:pPr>
        <w:pStyle w:val="Code"/>
        <w:rPr>
          <w:highlight w:val="white"/>
        </w:rPr>
      </w:pPr>
      <w:r w:rsidRPr="0092263B">
        <w:rPr>
          <w:highlight w:val="white"/>
        </w:rPr>
        <w:t xml:space="preserve">      }</w:t>
      </w:r>
    </w:p>
    <w:p w14:paraId="4B3BBA8F" w14:textId="5327E89D" w:rsidR="00CD295E" w:rsidRPr="0092263B" w:rsidRDefault="00E119FA" w:rsidP="00E119FA">
      <w:pPr>
        <w:rPr>
          <w:highlight w:val="white"/>
        </w:rPr>
      </w:pPr>
      <w:r>
        <w:rPr>
          <w:highlight w:val="white"/>
        </w:rPr>
        <w:t xml:space="preserve">The resulting </w:t>
      </w:r>
      <w:r w:rsidR="005F0E3F">
        <w:rPr>
          <w:highlight w:val="white"/>
        </w:rPr>
        <w:t>s</w:t>
      </w:r>
      <w:r w:rsidR="004036F0">
        <w:rPr>
          <w:highlight w:val="white"/>
        </w:rPr>
        <w:t>ymbol</w:t>
      </w:r>
      <w:r>
        <w:rPr>
          <w:highlight w:val="white"/>
        </w:rPr>
        <w:t xml:space="preserve"> has a logical value. The jump set becomes its true set or false set, depending on whether the result value is true.</w:t>
      </w:r>
    </w:p>
    <w:p w14:paraId="54B480D4" w14:textId="77777777" w:rsidR="00302CBC" w:rsidRDefault="00302CBC" w:rsidP="00302CBC">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2BBF25AD" w14:textId="77777777" w:rsidR="00302CBC" w:rsidRPr="0092263B" w:rsidRDefault="00302CBC" w:rsidP="00302CBC">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7B604312" w14:textId="56F3D378"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D76AFB">
        <w:rPr>
          <w:highlight w:val="white"/>
        </w:rPr>
        <w:t>longList</w:t>
      </w:r>
      <w:r w:rsidRPr="0092263B">
        <w:rPr>
          <w:highlight w:val="white"/>
        </w:rPr>
        <w:t>));</w:t>
      </w:r>
    </w:p>
    <w:p w14:paraId="36FA0DF0" w14:textId="77777777" w:rsidR="00CD295E" w:rsidRPr="0092263B" w:rsidRDefault="00CD295E" w:rsidP="0092263B">
      <w:pPr>
        <w:pStyle w:val="Code"/>
        <w:rPr>
          <w:highlight w:val="white"/>
        </w:rPr>
      </w:pPr>
      <w:r w:rsidRPr="0092263B">
        <w:rPr>
          <w:highlight w:val="white"/>
        </w:rPr>
        <w:t xml:space="preserve">    }</w:t>
      </w:r>
    </w:p>
    <w:p w14:paraId="7765D712" w14:textId="630D08D5" w:rsidR="00CD295E" w:rsidRPr="0092263B" w:rsidRDefault="00B51A4B" w:rsidP="00B51A4B">
      <w:pPr>
        <w:rPr>
          <w:highlight w:val="white"/>
        </w:rPr>
      </w:pPr>
      <w:r>
        <w:rPr>
          <w:highlight w:val="white"/>
        </w:rPr>
        <w:t xml:space="preserve">The </w:t>
      </w:r>
      <w:r w:rsidRPr="007531EE">
        <w:rPr>
          <w:rStyle w:val="KeyWord0"/>
          <w:highlight w:val="white"/>
        </w:rPr>
        <w:t>Logical</w:t>
      </w:r>
      <w:r>
        <w:rPr>
          <w:highlight w:val="white"/>
        </w:rPr>
        <w:t xml:space="preserve"> method</w:t>
      </w:r>
      <w:r w:rsidR="00D42AF5">
        <w:rPr>
          <w:highlight w:val="white"/>
        </w:rPr>
        <w:t xml:space="preserve"> evaluate the value of two constant logical expressions</w:t>
      </w:r>
      <w:r w:rsidR="004B6C11">
        <w:rPr>
          <w:highlight w:val="white"/>
        </w:rPr>
        <w:t xml:space="preserve">, with the </w:t>
      </w:r>
      <w:r w:rsidR="004B6C11" w:rsidRPr="004B6C11">
        <w:rPr>
          <w:rStyle w:val="KeyWord0"/>
          <w:highlight w:val="white"/>
        </w:rPr>
        <w:t>or</w:t>
      </w:r>
      <w:r w:rsidR="004B6C11">
        <w:rPr>
          <w:highlight w:val="white"/>
        </w:rPr>
        <w:t xml:space="preserve"> or </w:t>
      </w:r>
      <w:r w:rsidR="004B6C11" w:rsidRPr="004B6C11">
        <w:rPr>
          <w:rStyle w:val="KeyWord0"/>
          <w:highlight w:val="white"/>
        </w:rPr>
        <w:t>and</w:t>
      </w:r>
      <w:r w:rsidR="004B6C11">
        <w:rPr>
          <w:highlight w:val="white"/>
        </w:rPr>
        <w:t xml:space="preserve"> operator.</w:t>
      </w:r>
    </w:p>
    <w:p w14:paraId="18F8BFF5" w14:textId="77777777" w:rsidR="00CD295E" w:rsidRPr="0092263B" w:rsidRDefault="00CD295E" w:rsidP="0092263B">
      <w:pPr>
        <w:pStyle w:val="Code"/>
        <w:rPr>
          <w:highlight w:val="white"/>
        </w:rPr>
      </w:pPr>
      <w:r w:rsidRPr="0092263B">
        <w:rPr>
          <w:highlight w:val="white"/>
        </w:rPr>
        <w:t xml:space="preserve">    public static Expression Logical(MiddleOperator middleOp,</w:t>
      </w:r>
    </w:p>
    <w:p w14:paraId="17A05679" w14:textId="77777777" w:rsidR="00767911" w:rsidRDefault="00CD295E" w:rsidP="0092263B">
      <w:pPr>
        <w:pStyle w:val="Code"/>
        <w:rPr>
          <w:highlight w:val="white"/>
        </w:rPr>
      </w:pPr>
      <w:r w:rsidRPr="0092263B">
        <w:rPr>
          <w:highlight w:val="white"/>
        </w:rPr>
        <w:t xml:space="preserve">                                     Expression leftExpression,</w:t>
      </w:r>
    </w:p>
    <w:p w14:paraId="19E8DB92" w14:textId="5E96D98F" w:rsidR="00CD295E" w:rsidRPr="0092263B" w:rsidRDefault="00767911" w:rsidP="0092263B">
      <w:pPr>
        <w:pStyle w:val="Code"/>
        <w:rPr>
          <w:highlight w:val="white"/>
        </w:rPr>
      </w:pPr>
      <w:r>
        <w:rPr>
          <w:highlight w:val="white"/>
        </w:rPr>
        <w:t xml:space="preserve">                                     </w:t>
      </w:r>
      <w:r w:rsidR="00CD295E" w:rsidRPr="0092263B">
        <w:rPr>
          <w:highlight w:val="white"/>
        </w:rPr>
        <w:t>Expression rightExpression) {</w:t>
      </w:r>
    </w:p>
    <w:p w14:paraId="153C210C"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ECC74E5" w14:textId="77777777" w:rsidR="00CD295E" w:rsidRPr="0092263B" w:rsidRDefault="00CD295E" w:rsidP="0092263B">
      <w:pPr>
        <w:pStyle w:val="Code"/>
        <w:rPr>
          <w:highlight w:val="white"/>
        </w:rPr>
      </w:pPr>
      <w:r w:rsidRPr="0092263B">
        <w:rPr>
          <w:highlight w:val="white"/>
        </w:rPr>
        <w:t xml:space="preserve">        return null;</w:t>
      </w:r>
    </w:p>
    <w:p w14:paraId="44AD3D1F" w14:textId="77777777" w:rsidR="00CD295E" w:rsidRPr="0092263B" w:rsidRDefault="00CD295E" w:rsidP="0092263B">
      <w:pPr>
        <w:pStyle w:val="Code"/>
        <w:rPr>
          <w:highlight w:val="white"/>
        </w:rPr>
      </w:pPr>
      <w:r w:rsidRPr="0092263B">
        <w:rPr>
          <w:highlight w:val="white"/>
        </w:rPr>
        <w:t xml:space="preserve">      }</w:t>
      </w:r>
    </w:p>
    <w:p w14:paraId="450EB67D" w14:textId="060B7DE6" w:rsidR="00CD295E" w:rsidRPr="0092263B" w:rsidRDefault="004B6C11" w:rsidP="004B6C11">
      <w:pPr>
        <w:rPr>
          <w:highlight w:val="white"/>
        </w:rPr>
      </w:pPr>
      <w:r>
        <w:rPr>
          <w:highlight w:val="white"/>
        </w:rPr>
        <w:t xml:space="preserve">We make sure that the expressions have logical type by calling </w:t>
      </w:r>
      <w:r w:rsidRPr="004B6C11">
        <w:rPr>
          <w:rStyle w:val="KeyWord0"/>
          <w:highlight w:val="white"/>
        </w:rPr>
        <w:t>ToLogical</w:t>
      </w:r>
      <w:r>
        <w:rPr>
          <w:highlight w:val="white"/>
        </w:rPr>
        <w:t>.</w:t>
      </w:r>
    </w:p>
    <w:p w14:paraId="607BA649" w14:textId="77777777" w:rsidR="00CD295E" w:rsidRPr="0092263B" w:rsidRDefault="00CD295E" w:rsidP="0092263B">
      <w:pPr>
        <w:pStyle w:val="Code"/>
        <w:rPr>
          <w:highlight w:val="white"/>
        </w:rPr>
      </w:pPr>
      <w:r w:rsidRPr="0092263B">
        <w:rPr>
          <w:highlight w:val="white"/>
        </w:rPr>
        <w:t xml:space="preserve">      Expression leftLogicalExpression = ToLogical(leftExpression),</w:t>
      </w:r>
    </w:p>
    <w:p w14:paraId="02A7264D" w14:textId="1D676270" w:rsidR="00CD295E" w:rsidRDefault="00CD295E" w:rsidP="0092263B">
      <w:pPr>
        <w:pStyle w:val="Code"/>
        <w:rPr>
          <w:highlight w:val="white"/>
        </w:rPr>
      </w:pPr>
      <w:r w:rsidRPr="0092263B">
        <w:rPr>
          <w:highlight w:val="white"/>
        </w:rPr>
        <w:t xml:space="preserve">                 rightLogicalExpression = ToLogical(rightExpression);</w:t>
      </w:r>
    </w:p>
    <w:p w14:paraId="2654D46F" w14:textId="21D18A1A" w:rsidR="00987634" w:rsidRDefault="002E4A5A" w:rsidP="00987634">
      <w:pPr>
        <w:rPr>
          <w:highlight w:val="white"/>
        </w:rPr>
      </w:pPr>
      <w:r>
        <w:rPr>
          <w:highlight w:val="white"/>
        </w:rPr>
        <w:t xml:space="preserve">We decide the value of the expression by looking at their tre sets. If the value is true, the unconditional </w:t>
      </w:r>
      <w:r w:rsidR="00987634">
        <w:rPr>
          <w:highlight w:val="white"/>
        </w:rPr>
        <w:t>jump instruction is stored in its true set. Otherwise, the value is stored in the false set.</w:t>
      </w:r>
      <w:r w:rsidR="00164305">
        <w:rPr>
          <w:highlight w:val="white"/>
        </w:rPr>
        <w:t xml:space="preserve"> In this way, we can conclude that the value is true if the true set is not empty, and false if the true set is empty.</w:t>
      </w:r>
    </w:p>
    <w:p w14:paraId="6174FB0A" w14:textId="77777777" w:rsidR="00CD295E" w:rsidRPr="0092263B" w:rsidRDefault="00CD295E" w:rsidP="0092263B">
      <w:pPr>
        <w:pStyle w:val="Code"/>
        <w:rPr>
          <w:highlight w:val="white"/>
        </w:rPr>
      </w:pPr>
      <w:r w:rsidRPr="0092263B">
        <w:rPr>
          <w:highlight w:val="white"/>
        </w:rPr>
        <w:t xml:space="preserve">      bool leftValue = leftLogicalExpression.Symbol.TrueSet.Count &gt; 0,</w:t>
      </w:r>
    </w:p>
    <w:p w14:paraId="5FCF88C6" w14:textId="77777777" w:rsidR="00CD295E" w:rsidRPr="0092263B" w:rsidRDefault="00CD295E" w:rsidP="0092263B">
      <w:pPr>
        <w:pStyle w:val="Code"/>
        <w:rPr>
          <w:highlight w:val="white"/>
        </w:rPr>
      </w:pPr>
      <w:r w:rsidRPr="0092263B">
        <w:rPr>
          <w:highlight w:val="white"/>
        </w:rPr>
        <w:t xml:space="preserve">           rightValue = rightLogicalExpression.Symbol.TrueSet.Count &gt; 0;</w:t>
      </w:r>
    </w:p>
    <w:p w14:paraId="37BEF21E" w14:textId="6D0C9F27" w:rsidR="00CD295E" w:rsidRPr="0092263B" w:rsidRDefault="0069652C" w:rsidP="0069652C">
      <w:pPr>
        <w:rPr>
          <w:highlight w:val="white"/>
        </w:rPr>
      </w:pPr>
      <w:r>
        <w:rPr>
          <w:highlight w:val="white"/>
        </w:rPr>
        <w:t>The long list of the final expression hold</w:t>
      </w:r>
      <w:r w:rsidR="00B35B8D">
        <w:rPr>
          <w:highlight w:val="white"/>
        </w:rPr>
        <w:t>s</w:t>
      </w:r>
      <w:r>
        <w:rPr>
          <w:highlight w:val="white"/>
        </w:rPr>
        <w:t xml:space="preserve"> only one unconditional jump instruction that is added to the jump set, which will be the true set or false of the final expression.</w:t>
      </w:r>
    </w:p>
    <w:p w14:paraId="335B28BD" w14:textId="5E94BC4C" w:rsidR="00CD295E" w:rsidRPr="0092263B" w:rsidRDefault="00CD295E" w:rsidP="0092263B">
      <w:pPr>
        <w:pStyle w:val="Code"/>
        <w:rPr>
          <w:highlight w:val="white"/>
        </w:rPr>
      </w:pPr>
      <w:r w:rsidRPr="0092263B">
        <w:rPr>
          <w:highlight w:val="white"/>
        </w:rPr>
        <w:t xml:space="preserve">      List&lt;MiddleCode&gt; </w:t>
      </w:r>
      <w:r w:rsidR="008936A0">
        <w:rPr>
          <w:highlight w:val="white"/>
        </w:rPr>
        <w:t>longList</w:t>
      </w:r>
      <w:r w:rsidRPr="0092263B">
        <w:rPr>
          <w:highlight w:val="white"/>
        </w:rPr>
        <w:t xml:space="preserve"> = new List&lt;MiddleCode&gt;();</w:t>
      </w:r>
    </w:p>
    <w:p w14:paraId="4B36AB35"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B52F436" w14:textId="665EFAF7" w:rsidR="00CD295E" w:rsidRPr="0092263B" w:rsidRDefault="00CD295E" w:rsidP="0092263B">
      <w:pPr>
        <w:pStyle w:val="Code"/>
        <w:rPr>
          <w:highlight w:val="white"/>
        </w:rPr>
      </w:pPr>
      <w:r w:rsidRPr="0092263B">
        <w:rPr>
          <w:highlight w:val="white"/>
        </w:rPr>
        <w:t xml:space="preserve">      </w:t>
      </w:r>
      <w:r w:rsidR="008936A0">
        <w:rPr>
          <w:highlight w:val="white"/>
        </w:rPr>
        <w:t>longList</w:t>
      </w:r>
      <w:r w:rsidRPr="0092263B">
        <w:rPr>
          <w:highlight w:val="white"/>
        </w:rPr>
        <w:t>.Add(jumpCode);</w:t>
      </w:r>
    </w:p>
    <w:p w14:paraId="086F7AEF"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37CBE8F5" w14:textId="77777777" w:rsidR="00CD295E" w:rsidRPr="0092263B" w:rsidRDefault="00CD295E" w:rsidP="0092263B">
      <w:pPr>
        <w:pStyle w:val="Code"/>
        <w:rPr>
          <w:highlight w:val="white"/>
        </w:rPr>
      </w:pPr>
      <w:r w:rsidRPr="0092263B">
        <w:rPr>
          <w:highlight w:val="white"/>
        </w:rPr>
        <w:t xml:space="preserve">      jumpSet.Add(jumpCode);</w:t>
      </w:r>
    </w:p>
    <w:p w14:paraId="24B4D972" w14:textId="6AF5A6C0" w:rsidR="00CD295E" w:rsidRPr="0092263B" w:rsidRDefault="004F3903" w:rsidP="002562D2">
      <w:pPr>
        <w:rPr>
          <w:highlight w:val="white"/>
        </w:rPr>
      </w:pPr>
      <w:r>
        <w:rPr>
          <w:highlight w:val="white"/>
        </w:rPr>
        <w:t>We compare the expression with the given operator, and receive the final value.</w:t>
      </w:r>
    </w:p>
    <w:p w14:paraId="4906A71B" w14:textId="77777777" w:rsidR="00CD295E" w:rsidRPr="0092263B" w:rsidRDefault="00CD295E" w:rsidP="0092263B">
      <w:pPr>
        <w:pStyle w:val="Code"/>
        <w:rPr>
          <w:highlight w:val="white"/>
        </w:rPr>
      </w:pPr>
      <w:r w:rsidRPr="0092263B">
        <w:rPr>
          <w:highlight w:val="white"/>
        </w:rPr>
        <w:t xml:space="preserve">      bool resultValue = false;</w:t>
      </w:r>
    </w:p>
    <w:p w14:paraId="1F459598" w14:textId="77777777" w:rsidR="00CD295E" w:rsidRPr="0092263B" w:rsidRDefault="00CD295E" w:rsidP="0092263B">
      <w:pPr>
        <w:pStyle w:val="Code"/>
        <w:rPr>
          <w:highlight w:val="white"/>
        </w:rPr>
      </w:pPr>
      <w:r w:rsidRPr="0092263B">
        <w:rPr>
          <w:highlight w:val="white"/>
        </w:rPr>
        <w:t xml:space="preserve">      switch (middleOp) {</w:t>
      </w:r>
    </w:p>
    <w:p w14:paraId="4B88B971" w14:textId="77777777" w:rsidR="00CD295E" w:rsidRPr="0092263B" w:rsidRDefault="00CD295E" w:rsidP="0092263B">
      <w:pPr>
        <w:pStyle w:val="Code"/>
        <w:rPr>
          <w:highlight w:val="white"/>
        </w:rPr>
      </w:pPr>
      <w:r w:rsidRPr="0092263B">
        <w:rPr>
          <w:highlight w:val="white"/>
        </w:rPr>
        <w:t xml:space="preserve">        case MiddleOperator.LogicalAnd:</w:t>
      </w:r>
    </w:p>
    <w:p w14:paraId="573EF9FE" w14:textId="77777777" w:rsidR="00CD295E" w:rsidRPr="0092263B" w:rsidRDefault="00CD295E" w:rsidP="0092263B">
      <w:pPr>
        <w:pStyle w:val="Code"/>
        <w:rPr>
          <w:highlight w:val="white"/>
        </w:rPr>
      </w:pPr>
      <w:r w:rsidRPr="0092263B">
        <w:rPr>
          <w:highlight w:val="white"/>
        </w:rPr>
        <w:t xml:space="preserve">          resultValue = leftValue &amp;&amp; rightValue;</w:t>
      </w:r>
    </w:p>
    <w:p w14:paraId="26096C3A" w14:textId="77777777" w:rsidR="00CD295E" w:rsidRPr="0092263B" w:rsidRDefault="00CD295E" w:rsidP="0092263B">
      <w:pPr>
        <w:pStyle w:val="Code"/>
        <w:rPr>
          <w:highlight w:val="white"/>
        </w:rPr>
      </w:pPr>
      <w:r w:rsidRPr="0092263B">
        <w:rPr>
          <w:highlight w:val="white"/>
        </w:rPr>
        <w:t xml:space="preserve">          break;</w:t>
      </w:r>
    </w:p>
    <w:p w14:paraId="5289B693" w14:textId="77777777" w:rsidR="00CD295E" w:rsidRPr="0092263B" w:rsidRDefault="00CD295E" w:rsidP="0092263B">
      <w:pPr>
        <w:pStyle w:val="Code"/>
        <w:rPr>
          <w:highlight w:val="white"/>
        </w:rPr>
      </w:pPr>
    </w:p>
    <w:p w14:paraId="082E0683" w14:textId="77777777" w:rsidR="00CD295E" w:rsidRPr="0092263B" w:rsidRDefault="00CD295E" w:rsidP="0092263B">
      <w:pPr>
        <w:pStyle w:val="Code"/>
        <w:rPr>
          <w:highlight w:val="white"/>
        </w:rPr>
      </w:pPr>
      <w:r w:rsidRPr="0092263B">
        <w:rPr>
          <w:highlight w:val="white"/>
        </w:rPr>
        <w:t xml:space="preserve">        case MiddleOperator.LogicalOr:</w:t>
      </w:r>
    </w:p>
    <w:p w14:paraId="68BC92A6" w14:textId="77777777" w:rsidR="00CD295E" w:rsidRPr="0092263B" w:rsidRDefault="00CD295E" w:rsidP="0092263B">
      <w:pPr>
        <w:pStyle w:val="Code"/>
        <w:rPr>
          <w:highlight w:val="white"/>
        </w:rPr>
      </w:pPr>
      <w:r w:rsidRPr="0092263B">
        <w:rPr>
          <w:highlight w:val="white"/>
        </w:rPr>
        <w:t xml:space="preserve">          resultValue = leftValue || rightValue;</w:t>
      </w:r>
    </w:p>
    <w:p w14:paraId="2552D9F3" w14:textId="77777777" w:rsidR="00CD295E" w:rsidRPr="0092263B" w:rsidRDefault="00CD295E" w:rsidP="0092263B">
      <w:pPr>
        <w:pStyle w:val="Code"/>
        <w:rPr>
          <w:highlight w:val="white"/>
        </w:rPr>
      </w:pPr>
      <w:r w:rsidRPr="0092263B">
        <w:rPr>
          <w:highlight w:val="white"/>
        </w:rPr>
        <w:t xml:space="preserve">          break;</w:t>
      </w:r>
    </w:p>
    <w:p w14:paraId="76800B7A" w14:textId="77777777" w:rsidR="00CD295E" w:rsidRPr="0092263B" w:rsidRDefault="00CD295E" w:rsidP="0092263B">
      <w:pPr>
        <w:pStyle w:val="Code"/>
        <w:rPr>
          <w:highlight w:val="white"/>
        </w:rPr>
      </w:pPr>
      <w:r w:rsidRPr="0092263B">
        <w:rPr>
          <w:highlight w:val="white"/>
        </w:rPr>
        <w:t xml:space="preserve">      }</w:t>
      </w:r>
    </w:p>
    <w:p w14:paraId="2A8E93A0" w14:textId="77777777" w:rsidR="00B35B8D" w:rsidRPr="0092263B" w:rsidRDefault="00B35B8D" w:rsidP="00B35B8D">
      <w:pPr>
        <w:rPr>
          <w:highlight w:val="white"/>
        </w:rPr>
      </w:pPr>
      <w:r>
        <w:rPr>
          <w:highlight w:val="white"/>
        </w:rPr>
        <w:t>The resulting symbol has a logical value. The jump set becomes its true set or false set, depending on whether the result value is true.</w:t>
      </w:r>
    </w:p>
    <w:p w14:paraId="17B71895" w14:textId="3AFFBAAD" w:rsidR="00767911" w:rsidRDefault="00CD295E" w:rsidP="0092263B">
      <w:pPr>
        <w:pStyle w:val="Code"/>
        <w:rPr>
          <w:highlight w:val="white"/>
        </w:rPr>
      </w:pPr>
      <w:r w:rsidRPr="0092263B">
        <w:rPr>
          <w:highlight w:val="white"/>
        </w:rPr>
        <w:lastRenderedPageBreak/>
        <w:t xml:space="preserve">      Symbol </w:t>
      </w:r>
      <w:r w:rsidR="004036F0">
        <w:rPr>
          <w:highlight w:val="white"/>
        </w:rPr>
        <w:t>resultSymbol</w:t>
      </w:r>
      <w:r w:rsidRPr="0092263B">
        <w:rPr>
          <w:highlight w:val="white"/>
        </w:rPr>
        <w:t xml:space="preserve"> = resultValue ? (new Symbol(jumpSet</w:t>
      </w:r>
      <w:r w:rsidR="00DC776D">
        <w:rPr>
          <w:highlight w:val="white"/>
        </w:rPr>
        <w:t>, null</w:t>
      </w:r>
      <w:r w:rsidRPr="0092263B">
        <w:rPr>
          <w:highlight w:val="white"/>
        </w:rPr>
        <w:t>))</w:t>
      </w:r>
    </w:p>
    <w:p w14:paraId="60462354" w14:textId="4DEE1EA9" w:rsidR="00CD295E" w:rsidRPr="0092263B" w:rsidRDefault="00767911" w:rsidP="0092263B">
      <w:pPr>
        <w:pStyle w:val="Code"/>
        <w:rPr>
          <w:highlight w:val="white"/>
        </w:rPr>
      </w:pPr>
      <w:r>
        <w:rPr>
          <w:highlight w:val="white"/>
        </w:rPr>
        <w:t xml:space="preserve">                                </w:t>
      </w:r>
      <w:r w:rsidR="00EF53C8">
        <w:rPr>
          <w:highlight w:val="white"/>
        </w:rPr>
        <w:t xml:space="preserve">      </w:t>
      </w:r>
      <w:r>
        <w:rPr>
          <w:highlight w:val="white"/>
        </w:rPr>
        <w:t xml:space="preserve"> </w:t>
      </w:r>
      <w:r w:rsidR="00CD295E" w:rsidRPr="0092263B">
        <w:rPr>
          <w:highlight w:val="white"/>
        </w:rPr>
        <w:t xml:space="preserve"> : (new Symbol(</w:t>
      </w:r>
      <w:r w:rsidR="00DC776D">
        <w:rPr>
          <w:highlight w:val="white"/>
        </w:rPr>
        <w:t xml:space="preserve">null, </w:t>
      </w:r>
      <w:r w:rsidR="00CD295E" w:rsidRPr="0092263B">
        <w:rPr>
          <w:highlight w:val="white"/>
        </w:rPr>
        <w:t>jumpSet));</w:t>
      </w:r>
    </w:p>
    <w:p w14:paraId="324CE702" w14:textId="77777777" w:rsidR="004E2CD3" w:rsidRDefault="00324B53" w:rsidP="004E2CD3">
      <w:pPr>
        <w:rPr>
          <w:highlight w:val="white"/>
        </w:rPr>
      </w:pPr>
      <w:r>
        <w:rPr>
          <w:highlight w:val="white"/>
        </w:rPr>
        <w:t>The final expression</w:t>
      </w:r>
      <w:r w:rsidR="004E2CD3">
        <w:rPr>
          <w:highlight w:val="white"/>
        </w:rPr>
        <w:t xml:space="preserve"> does not have a short list, and its long list is made up by the unconditional jump instruction only.</w:t>
      </w:r>
    </w:p>
    <w:p w14:paraId="7DC62447" w14:textId="153F23CB"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8936A0">
        <w:rPr>
          <w:highlight w:val="white"/>
        </w:rPr>
        <w:t>longList</w:t>
      </w:r>
      <w:r w:rsidRPr="0092263B">
        <w:rPr>
          <w:highlight w:val="white"/>
        </w:rPr>
        <w:t>));</w:t>
      </w:r>
    </w:p>
    <w:p w14:paraId="356AC509" w14:textId="77777777" w:rsidR="00CD295E" w:rsidRPr="0092263B" w:rsidRDefault="00CD295E" w:rsidP="0092263B">
      <w:pPr>
        <w:pStyle w:val="Code"/>
        <w:rPr>
          <w:highlight w:val="white"/>
        </w:rPr>
      </w:pPr>
      <w:r w:rsidRPr="0092263B">
        <w:rPr>
          <w:highlight w:val="white"/>
        </w:rPr>
        <w:t xml:space="preserve">    }</w:t>
      </w:r>
    </w:p>
    <w:p w14:paraId="5C15ACE1" w14:textId="3072B53C" w:rsidR="00CD295E" w:rsidRPr="0092263B" w:rsidRDefault="002D5350" w:rsidP="002D5350">
      <w:pPr>
        <w:rPr>
          <w:highlight w:val="white"/>
        </w:rPr>
      </w:pPr>
      <w:r>
        <w:rPr>
          <w:highlight w:val="white"/>
        </w:rPr>
        <w:t xml:space="preserve">The </w:t>
      </w:r>
      <w:r w:rsidRPr="00BE0A75">
        <w:rPr>
          <w:rStyle w:val="KeyWord0"/>
          <w:highlight w:val="white"/>
        </w:rPr>
        <w:t>Arithmetic</w:t>
      </w:r>
      <w:r>
        <w:rPr>
          <w:highlight w:val="white"/>
        </w:rPr>
        <w:t xml:space="preserve"> method</w:t>
      </w:r>
      <w:r w:rsidR="00E70DB2">
        <w:rPr>
          <w:highlight w:val="white"/>
        </w:rPr>
        <w:t xml:space="preserve"> </w:t>
      </w:r>
      <w:r w:rsidR="005D2AF1">
        <w:rPr>
          <w:highlight w:val="white"/>
        </w:rPr>
        <w:t>evaluate</w:t>
      </w:r>
      <w:r w:rsidR="00E70DB2">
        <w:rPr>
          <w:highlight w:val="white"/>
        </w:rPr>
        <w:t>s</w:t>
      </w:r>
      <w:r w:rsidR="005D2AF1">
        <w:rPr>
          <w:highlight w:val="white"/>
        </w:rPr>
        <w:t xml:space="preserve"> the value of a constant arithmetic expression.</w:t>
      </w:r>
    </w:p>
    <w:p w14:paraId="46961FEF" w14:textId="77777777" w:rsidR="00CD295E" w:rsidRPr="0092263B" w:rsidRDefault="00CD295E" w:rsidP="0092263B">
      <w:pPr>
        <w:pStyle w:val="Code"/>
        <w:rPr>
          <w:highlight w:val="white"/>
        </w:rPr>
      </w:pPr>
      <w:r w:rsidRPr="0092263B">
        <w:rPr>
          <w:highlight w:val="white"/>
        </w:rPr>
        <w:t xml:space="preserve">    public static Expression Arithmetic(MiddleOperator middleOp,</w:t>
      </w:r>
    </w:p>
    <w:p w14:paraId="25F4D2BD" w14:textId="77777777" w:rsidR="00767911" w:rsidRDefault="00CD295E" w:rsidP="0092263B">
      <w:pPr>
        <w:pStyle w:val="Code"/>
        <w:rPr>
          <w:highlight w:val="white"/>
        </w:rPr>
      </w:pPr>
      <w:r w:rsidRPr="0092263B">
        <w:rPr>
          <w:highlight w:val="white"/>
        </w:rPr>
        <w:t xml:space="preserve">                                        Expression leftExpression,</w:t>
      </w:r>
    </w:p>
    <w:p w14:paraId="0853F8C2" w14:textId="233BBD8C"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 {</w:t>
      </w:r>
    </w:p>
    <w:p w14:paraId="45E366D8" w14:textId="13ACA95C" w:rsidR="009C346B" w:rsidRPr="0092263B" w:rsidRDefault="009C346B" w:rsidP="009C346B">
      <w:pPr>
        <w:rPr>
          <w:highlight w:val="white"/>
        </w:rPr>
      </w:pPr>
      <w:r>
        <w:rPr>
          <w:highlight w:val="white"/>
        </w:rPr>
        <w:t>If at least one of the operands is not constant, we just return null.</w:t>
      </w:r>
    </w:p>
    <w:p w14:paraId="187AD14B"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ABBE12B" w14:textId="77777777" w:rsidR="00CD295E" w:rsidRPr="0092263B" w:rsidRDefault="00CD295E" w:rsidP="0092263B">
      <w:pPr>
        <w:pStyle w:val="Code"/>
        <w:rPr>
          <w:highlight w:val="white"/>
        </w:rPr>
      </w:pPr>
      <w:r w:rsidRPr="0092263B">
        <w:rPr>
          <w:highlight w:val="white"/>
        </w:rPr>
        <w:t xml:space="preserve">        return null;</w:t>
      </w:r>
    </w:p>
    <w:p w14:paraId="54BA0DEE" w14:textId="569967D8" w:rsidR="00CD295E" w:rsidRDefault="00CD295E" w:rsidP="0092263B">
      <w:pPr>
        <w:pStyle w:val="Code"/>
        <w:rPr>
          <w:highlight w:val="white"/>
        </w:rPr>
      </w:pPr>
      <w:r w:rsidRPr="0092263B">
        <w:rPr>
          <w:highlight w:val="white"/>
        </w:rPr>
        <w:t xml:space="preserve">      }</w:t>
      </w:r>
    </w:p>
    <w:p w14:paraId="5631BA29" w14:textId="06A2AE2F" w:rsidR="00F953CE" w:rsidRPr="0092263B" w:rsidRDefault="00F953CE" w:rsidP="00F953CE">
      <w:pPr>
        <w:rPr>
          <w:highlight w:val="white"/>
        </w:rPr>
      </w:pPr>
      <w:r>
        <w:rPr>
          <w:highlight w:val="white"/>
        </w:rPr>
        <w:t xml:space="preserve">If at least one of the expressions has floating type, we call </w:t>
      </w:r>
      <w:r w:rsidRPr="00A10C87">
        <w:rPr>
          <w:rStyle w:val="KeyWord0"/>
          <w:highlight w:val="white"/>
        </w:rPr>
        <w:t>ArithmeticFloating</w:t>
      </w:r>
      <w:r>
        <w:rPr>
          <w:highlight w:val="white"/>
        </w:rPr>
        <w:t>.</w:t>
      </w:r>
    </w:p>
    <w:p w14:paraId="0C943384" w14:textId="77777777" w:rsidR="00767911" w:rsidRDefault="00CD295E" w:rsidP="0092263B">
      <w:pPr>
        <w:pStyle w:val="Code"/>
        <w:rPr>
          <w:highlight w:val="white"/>
        </w:rPr>
      </w:pPr>
      <w:r w:rsidRPr="0092263B">
        <w:rPr>
          <w:highlight w:val="white"/>
        </w:rPr>
        <w:t xml:space="preserve">      else if (leftExpression.Symbol.Type.IsFloating() ||</w:t>
      </w:r>
    </w:p>
    <w:p w14:paraId="00B53F1A" w14:textId="2236D2DD"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rightExpression.Symbol.Type.IsFloating()) {</w:t>
      </w:r>
    </w:p>
    <w:p w14:paraId="4442818A" w14:textId="77777777" w:rsidR="00CD295E" w:rsidRPr="0092263B" w:rsidRDefault="00CD295E" w:rsidP="0092263B">
      <w:pPr>
        <w:pStyle w:val="Code"/>
        <w:rPr>
          <w:highlight w:val="white"/>
        </w:rPr>
      </w:pPr>
      <w:r w:rsidRPr="0092263B">
        <w:rPr>
          <w:highlight w:val="white"/>
        </w:rPr>
        <w:t xml:space="preserve">        return ArithmeticFloating(middleOp, leftExpression, rightExpression);</w:t>
      </w:r>
    </w:p>
    <w:p w14:paraId="467074B5" w14:textId="77777777" w:rsidR="00CD295E" w:rsidRPr="0092263B" w:rsidRDefault="00CD295E" w:rsidP="0092263B">
      <w:pPr>
        <w:pStyle w:val="Code"/>
        <w:rPr>
          <w:highlight w:val="white"/>
        </w:rPr>
      </w:pPr>
      <w:r w:rsidRPr="0092263B">
        <w:rPr>
          <w:highlight w:val="white"/>
        </w:rPr>
        <w:t xml:space="preserve">      }</w:t>
      </w:r>
    </w:p>
    <w:p w14:paraId="74698E42" w14:textId="6039501F" w:rsidR="00A10C87" w:rsidRPr="0092263B" w:rsidRDefault="00A10C87" w:rsidP="00A10C87">
      <w:pPr>
        <w:rPr>
          <w:highlight w:val="white"/>
        </w:rPr>
      </w:pPr>
      <w:r>
        <w:rPr>
          <w:highlight w:val="white"/>
        </w:rPr>
        <w:t xml:space="preserve">If neither of the expressions has </w:t>
      </w:r>
      <w:r w:rsidR="00272521">
        <w:rPr>
          <w:highlight w:val="white"/>
        </w:rPr>
        <w:t>floating type,</w:t>
      </w:r>
      <w:r>
        <w:rPr>
          <w:highlight w:val="white"/>
        </w:rPr>
        <w:t xml:space="preserve"> we call </w:t>
      </w:r>
      <w:r w:rsidRPr="00A10C87">
        <w:rPr>
          <w:rStyle w:val="KeyWord0"/>
          <w:highlight w:val="white"/>
        </w:rPr>
        <w:t>Arithmetic</w:t>
      </w:r>
      <w:r w:rsidR="00272521">
        <w:rPr>
          <w:rStyle w:val="KeyWord0"/>
          <w:highlight w:val="white"/>
        </w:rPr>
        <w:t>Integral</w:t>
      </w:r>
      <w:r>
        <w:rPr>
          <w:highlight w:val="white"/>
        </w:rPr>
        <w:t>.</w:t>
      </w:r>
    </w:p>
    <w:p w14:paraId="633A266F" w14:textId="77777777" w:rsidR="00CD295E" w:rsidRPr="0092263B" w:rsidRDefault="00CD295E" w:rsidP="0092263B">
      <w:pPr>
        <w:pStyle w:val="Code"/>
        <w:rPr>
          <w:highlight w:val="white"/>
        </w:rPr>
      </w:pPr>
      <w:r w:rsidRPr="0092263B">
        <w:rPr>
          <w:highlight w:val="white"/>
        </w:rPr>
        <w:t xml:space="preserve">      else {</w:t>
      </w:r>
    </w:p>
    <w:p w14:paraId="48E152A1" w14:textId="77777777" w:rsidR="00CD295E" w:rsidRPr="0092263B" w:rsidRDefault="00CD295E" w:rsidP="0092263B">
      <w:pPr>
        <w:pStyle w:val="Code"/>
        <w:rPr>
          <w:highlight w:val="white"/>
        </w:rPr>
      </w:pPr>
      <w:r w:rsidRPr="0092263B">
        <w:rPr>
          <w:highlight w:val="white"/>
        </w:rPr>
        <w:t xml:space="preserve">        return ArithmeticIntegral(middleOp, leftExpression, rightExpression);</w:t>
      </w:r>
    </w:p>
    <w:p w14:paraId="072BD052" w14:textId="77777777" w:rsidR="00CD295E" w:rsidRPr="0092263B" w:rsidRDefault="00CD295E" w:rsidP="0092263B">
      <w:pPr>
        <w:pStyle w:val="Code"/>
        <w:rPr>
          <w:highlight w:val="white"/>
        </w:rPr>
      </w:pPr>
      <w:r w:rsidRPr="0092263B">
        <w:rPr>
          <w:highlight w:val="white"/>
        </w:rPr>
        <w:t xml:space="preserve">      }</w:t>
      </w:r>
    </w:p>
    <w:p w14:paraId="36E3877F" w14:textId="77777777" w:rsidR="00CD295E" w:rsidRPr="0092263B" w:rsidRDefault="00CD295E" w:rsidP="0092263B">
      <w:pPr>
        <w:pStyle w:val="Code"/>
        <w:rPr>
          <w:highlight w:val="white"/>
        </w:rPr>
      </w:pPr>
      <w:r w:rsidRPr="0092263B">
        <w:rPr>
          <w:highlight w:val="white"/>
        </w:rPr>
        <w:t xml:space="preserve">    }</w:t>
      </w:r>
    </w:p>
    <w:p w14:paraId="51D1E555" w14:textId="76E80CD7" w:rsidR="00CD295E" w:rsidRPr="0092263B" w:rsidRDefault="00D05EDC" w:rsidP="00D05EDC">
      <w:pPr>
        <w:rPr>
          <w:highlight w:val="white"/>
        </w:rPr>
      </w:pPr>
      <w:r>
        <w:rPr>
          <w:highlight w:val="white"/>
        </w:rPr>
        <w:t xml:space="preserve">The </w:t>
      </w:r>
      <w:r w:rsidRPr="00D05EDC">
        <w:rPr>
          <w:rStyle w:val="KeyWord0"/>
          <w:highlight w:val="white"/>
        </w:rPr>
        <w:t>ArithmeticIntegral</w:t>
      </w:r>
      <w:r>
        <w:rPr>
          <w:highlight w:val="white"/>
        </w:rPr>
        <w:t xml:space="preserve"> method </w:t>
      </w:r>
      <w:r w:rsidR="00B411A9">
        <w:rPr>
          <w:highlight w:val="white"/>
        </w:rPr>
        <w:t>evaluate the value of a constant integral arithmetic expression.</w:t>
      </w:r>
      <w:r w:rsidR="005112B7">
        <w:rPr>
          <w:highlight w:val="white"/>
        </w:rPr>
        <w:t xml:space="preserve"> It calls in turn the </w:t>
      </w:r>
      <w:r w:rsidR="005112B7" w:rsidRPr="005112B7">
        <w:rPr>
          <w:rStyle w:val="KeyWord0"/>
          <w:highlight w:val="white"/>
        </w:rPr>
        <w:t>ArithmeticIntegral</w:t>
      </w:r>
      <w:r w:rsidR="005112B7">
        <w:rPr>
          <w:highlight w:val="white"/>
        </w:rPr>
        <w:t xml:space="preserve"> method that takes two symbols as parameters.</w:t>
      </w:r>
      <w:r w:rsidR="00376F71">
        <w:rPr>
          <w:highlight w:val="white"/>
        </w:rPr>
        <w:t xml:space="preserve"> The reason for using two methods is that the latter method is called by the middle code optimizer.</w:t>
      </w:r>
    </w:p>
    <w:p w14:paraId="7C57D1AE" w14:textId="77777777" w:rsidR="00CD295E" w:rsidRPr="0092263B" w:rsidRDefault="00CD295E" w:rsidP="0092263B">
      <w:pPr>
        <w:pStyle w:val="Code"/>
        <w:rPr>
          <w:highlight w:val="white"/>
        </w:rPr>
      </w:pPr>
      <w:r w:rsidRPr="0092263B">
        <w:rPr>
          <w:highlight w:val="white"/>
        </w:rPr>
        <w:t xml:space="preserve">    private static Expression ArithmeticIntegral(MiddleOperator middleOp,</w:t>
      </w:r>
    </w:p>
    <w:p w14:paraId="4FD22C81" w14:textId="77777777" w:rsidR="00767911" w:rsidRDefault="00CD295E" w:rsidP="0092263B">
      <w:pPr>
        <w:pStyle w:val="Code"/>
        <w:rPr>
          <w:highlight w:val="white"/>
        </w:rPr>
      </w:pPr>
      <w:r w:rsidRPr="0092263B">
        <w:rPr>
          <w:highlight w:val="white"/>
        </w:rPr>
        <w:t xml:space="preserve">                                                 Expression leftExpression,</w:t>
      </w:r>
    </w:p>
    <w:p w14:paraId="5013FE51" w14:textId="2E9742A9"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w:t>
      </w:r>
    </w:p>
    <w:p w14:paraId="7BE514F3" w14:textId="2A65B9F0" w:rsidR="007921E1" w:rsidRPr="0092263B" w:rsidRDefault="007921E1" w:rsidP="007921E1">
      <w:pPr>
        <w:rPr>
          <w:highlight w:val="white"/>
        </w:rPr>
      </w:pPr>
      <w:r>
        <w:rPr>
          <w:highlight w:val="white"/>
        </w:rPr>
        <w:t>We cast potential logical expression to integral type (signed integer).</w:t>
      </w:r>
    </w:p>
    <w:p w14:paraId="2A1037E1" w14:textId="77777777" w:rsidR="00CD295E" w:rsidRPr="0092263B" w:rsidRDefault="00CD295E" w:rsidP="0092263B">
      <w:pPr>
        <w:pStyle w:val="Code"/>
        <w:rPr>
          <w:highlight w:val="white"/>
        </w:rPr>
      </w:pPr>
      <w:r w:rsidRPr="0092263B">
        <w:rPr>
          <w:highlight w:val="white"/>
        </w:rPr>
        <w:t xml:space="preserve">      leftExpression = LogicalToIntegral(leftExpression);</w:t>
      </w:r>
    </w:p>
    <w:p w14:paraId="4B3C6D08" w14:textId="77777777" w:rsidR="00CD295E" w:rsidRPr="0092263B" w:rsidRDefault="00CD295E" w:rsidP="0092263B">
      <w:pPr>
        <w:pStyle w:val="Code"/>
        <w:rPr>
          <w:highlight w:val="white"/>
        </w:rPr>
      </w:pPr>
      <w:r w:rsidRPr="0092263B">
        <w:rPr>
          <w:highlight w:val="white"/>
        </w:rPr>
        <w:t xml:space="preserve">      rightExpression = LogicalToIntegral(rightExpression);</w:t>
      </w:r>
    </w:p>
    <w:p w14:paraId="15A40D46" w14:textId="77777777" w:rsidR="00767911" w:rsidRDefault="00CD295E" w:rsidP="0092263B">
      <w:pPr>
        <w:pStyle w:val="Code"/>
        <w:rPr>
          <w:highlight w:val="white"/>
        </w:rPr>
      </w:pPr>
      <w:r w:rsidRPr="0092263B">
        <w:rPr>
          <w:highlight w:val="white"/>
        </w:rPr>
        <w:t xml:space="preserve">      Symbol symbol = ArithmeticIntegral(middleOp, leftExpression.Symbol,</w:t>
      </w:r>
    </w:p>
    <w:p w14:paraId="682FB1E2" w14:textId="0D34E664"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w:t>
      </w:r>
    </w:p>
    <w:p w14:paraId="14BE7833" w14:textId="3E6B501C" w:rsidR="00DC6329" w:rsidRDefault="00DC6329" w:rsidP="00DC6329">
      <w:pPr>
        <w:rPr>
          <w:highlight w:val="white"/>
        </w:rPr>
      </w:pPr>
      <w:r>
        <w:rPr>
          <w:highlight w:val="white"/>
        </w:rPr>
        <w:t>The integral arithmetic evaluation does not generate any midddle code, which is why the expression has neither a short nor a long list.</w:t>
      </w:r>
    </w:p>
    <w:p w14:paraId="08C80D1D" w14:textId="71D1B29F" w:rsidR="00CD295E" w:rsidRPr="0092263B" w:rsidRDefault="00CD295E" w:rsidP="0092263B">
      <w:pPr>
        <w:pStyle w:val="Code"/>
        <w:rPr>
          <w:highlight w:val="white"/>
        </w:rPr>
      </w:pPr>
      <w:r w:rsidRPr="0092263B">
        <w:rPr>
          <w:highlight w:val="white"/>
        </w:rPr>
        <w:t xml:space="preserve">      return (new Expression(symbol, null, null));</w:t>
      </w:r>
    </w:p>
    <w:p w14:paraId="7DABB51F" w14:textId="77777777" w:rsidR="00CD295E" w:rsidRPr="0092263B" w:rsidRDefault="00CD295E" w:rsidP="0092263B">
      <w:pPr>
        <w:pStyle w:val="Code"/>
        <w:rPr>
          <w:highlight w:val="white"/>
        </w:rPr>
      </w:pPr>
      <w:r w:rsidRPr="0092263B">
        <w:rPr>
          <w:highlight w:val="white"/>
        </w:rPr>
        <w:t xml:space="preserve">    }</w:t>
      </w:r>
    </w:p>
    <w:p w14:paraId="3F50712E" w14:textId="27FE1338" w:rsidR="00CD295E" w:rsidRPr="0092263B" w:rsidRDefault="00096C31" w:rsidP="00096C31">
      <w:pPr>
        <w:rPr>
          <w:highlight w:val="white"/>
        </w:rPr>
      </w:pPr>
      <w:r>
        <w:rPr>
          <w:highlight w:val="white"/>
        </w:rPr>
        <w:t xml:space="preserve">The integral arithmetic evaluation is a bit more complicated since we </w:t>
      </w:r>
      <w:r w:rsidR="00F562E6">
        <w:rPr>
          <w:highlight w:val="white"/>
        </w:rPr>
        <w:t>must</w:t>
      </w:r>
      <w:r>
        <w:rPr>
          <w:highlight w:val="white"/>
        </w:rPr>
        <w:t xml:space="preserve"> take pointer arithmetic in consideration.</w:t>
      </w:r>
    </w:p>
    <w:p w14:paraId="0C12C290" w14:textId="77777777" w:rsidR="00CD295E" w:rsidRPr="0092263B" w:rsidRDefault="00CD295E" w:rsidP="0092263B">
      <w:pPr>
        <w:pStyle w:val="Code"/>
        <w:rPr>
          <w:highlight w:val="white"/>
        </w:rPr>
      </w:pPr>
      <w:r w:rsidRPr="0092263B">
        <w:rPr>
          <w:highlight w:val="white"/>
        </w:rPr>
        <w:t xml:space="preserve">    public static Symbol ArithmeticIntegral(MiddleOperator middleOp,</w:t>
      </w:r>
    </w:p>
    <w:p w14:paraId="179BED3A" w14:textId="77777777" w:rsidR="00767911" w:rsidRDefault="00CD295E" w:rsidP="0092263B">
      <w:pPr>
        <w:pStyle w:val="Code"/>
        <w:rPr>
          <w:highlight w:val="white"/>
        </w:rPr>
      </w:pPr>
      <w:r w:rsidRPr="0092263B">
        <w:rPr>
          <w:highlight w:val="white"/>
        </w:rPr>
        <w:t xml:space="preserve">                                            Symbol leftSymbol,</w:t>
      </w:r>
    </w:p>
    <w:p w14:paraId="46BEC16A" w14:textId="3CFC48C9" w:rsidR="00CD295E" w:rsidRPr="0092263B" w:rsidRDefault="00767911" w:rsidP="0092263B">
      <w:pPr>
        <w:pStyle w:val="Code"/>
        <w:rPr>
          <w:highlight w:val="white"/>
        </w:rPr>
      </w:pPr>
      <w:r>
        <w:rPr>
          <w:highlight w:val="white"/>
        </w:rPr>
        <w:t xml:space="preserve">                                           </w:t>
      </w:r>
      <w:r w:rsidR="00CD295E" w:rsidRPr="0092263B">
        <w:rPr>
          <w:highlight w:val="white"/>
        </w:rPr>
        <w:t xml:space="preserve"> Symbol rightSymbol) {</w:t>
      </w:r>
    </w:p>
    <w:p w14:paraId="1F0ED4B4" w14:textId="77777777" w:rsidR="00CD295E" w:rsidRPr="0092263B" w:rsidRDefault="00CD295E" w:rsidP="0092263B">
      <w:pPr>
        <w:pStyle w:val="Code"/>
        <w:rPr>
          <w:highlight w:val="white"/>
        </w:rPr>
      </w:pPr>
      <w:r w:rsidRPr="0092263B">
        <w:rPr>
          <w:highlight w:val="white"/>
        </w:rPr>
        <w:lastRenderedPageBreak/>
        <w:t xml:space="preserve">      Type leftType = leftSymbol.Type,</w:t>
      </w:r>
    </w:p>
    <w:p w14:paraId="1702C506" w14:textId="77777777" w:rsidR="00CD295E" w:rsidRPr="0092263B" w:rsidRDefault="00CD295E" w:rsidP="0092263B">
      <w:pPr>
        <w:pStyle w:val="Code"/>
        <w:rPr>
          <w:highlight w:val="white"/>
        </w:rPr>
      </w:pPr>
      <w:r w:rsidRPr="0092263B">
        <w:rPr>
          <w:highlight w:val="white"/>
        </w:rPr>
        <w:t xml:space="preserve">           rightType = rightSymbol.Type;</w:t>
      </w:r>
    </w:p>
    <w:p w14:paraId="604D4388" w14:textId="68B3203C" w:rsidR="00CD295E" w:rsidRPr="0092263B" w:rsidRDefault="00B56766" w:rsidP="00B56766">
      <w:pPr>
        <w:rPr>
          <w:highlight w:val="white"/>
        </w:rPr>
      </w:pPr>
      <w:r>
        <w:rPr>
          <w:highlight w:val="white"/>
        </w:rPr>
        <w:t>Since this method has been called</w:t>
      </w:r>
      <w:r w:rsidR="00B764B9">
        <w:rPr>
          <w:highlight w:val="white"/>
        </w:rPr>
        <w:t>,</w:t>
      </w:r>
      <w:r>
        <w:rPr>
          <w:highlight w:val="white"/>
        </w:rPr>
        <w:t xml:space="preserve"> we </w:t>
      </w:r>
      <w:r w:rsidR="00454D7A">
        <w:rPr>
          <w:highlight w:val="white"/>
        </w:rPr>
        <w:t>know</w:t>
      </w:r>
      <w:r w:rsidR="00806FBD">
        <w:rPr>
          <w:highlight w:val="white"/>
        </w:rPr>
        <w:t xml:space="preserve"> </w:t>
      </w:r>
      <w:r>
        <w:rPr>
          <w:highlight w:val="white"/>
        </w:rPr>
        <w:t xml:space="preserve">that none of the expression have floating type, and the potiential logical types has been cast to integral types. Therefore, </w:t>
      </w:r>
      <w:r w:rsidR="00FA39D3">
        <w:rPr>
          <w:highlight w:val="white"/>
        </w:rPr>
        <w:t xml:space="preserve">we can assume that their </w:t>
      </w:r>
      <w:r w:rsidR="00B764B9">
        <w:rPr>
          <w:highlight w:val="white"/>
        </w:rPr>
        <w:t xml:space="preserve">values are </w:t>
      </w:r>
      <w:r w:rsidR="00B764B9" w:rsidRPr="00B9014F">
        <w:rPr>
          <w:rStyle w:val="KeyWord0"/>
          <w:highlight w:val="white"/>
        </w:rPr>
        <w:t>BigInteger</w:t>
      </w:r>
      <w:r w:rsidR="00B764B9">
        <w:rPr>
          <w:highlight w:val="white"/>
        </w:rPr>
        <w:t xml:space="preserve"> objects.</w:t>
      </w:r>
    </w:p>
    <w:p w14:paraId="0F2495C5" w14:textId="77777777" w:rsidR="00CD295E" w:rsidRPr="0092263B" w:rsidRDefault="00CD295E" w:rsidP="0092263B">
      <w:pPr>
        <w:pStyle w:val="Code"/>
        <w:rPr>
          <w:highlight w:val="white"/>
        </w:rPr>
      </w:pPr>
      <w:r w:rsidRPr="0092263B">
        <w:rPr>
          <w:highlight w:val="white"/>
        </w:rPr>
        <w:t xml:space="preserve">      BigInteger leftValue = (BigInteger) leftSymbol.Value,</w:t>
      </w:r>
    </w:p>
    <w:p w14:paraId="0992667C" w14:textId="77777777" w:rsidR="00CD295E" w:rsidRPr="0092263B" w:rsidRDefault="00CD295E" w:rsidP="0092263B">
      <w:pPr>
        <w:pStyle w:val="Code"/>
        <w:rPr>
          <w:highlight w:val="white"/>
        </w:rPr>
      </w:pPr>
      <w:r w:rsidRPr="0092263B">
        <w:rPr>
          <w:highlight w:val="white"/>
        </w:rPr>
        <w:t xml:space="preserve">                 rightValue = (BigInteger) rightSymbol.Value,</w:t>
      </w:r>
    </w:p>
    <w:p w14:paraId="50725433" w14:textId="77777777" w:rsidR="00CD295E" w:rsidRPr="0092263B" w:rsidRDefault="00CD295E" w:rsidP="0092263B">
      <w:pPr>
        <w:pStyle w:val="Code"/>
        <w:rPr>
          <w:highlight w:val="white"/>
        </w:rPr>
      </w:pPr>
      <w:r w:rsidRPr="0092263B">
        <w:rPr>
          <w:highlight w:val="white"/>
        </w:rPr>
        <w:t xml:space="preserve">                 resultValue = 0;</w:t>
      </w:r>
    </w:p>
    <w:p w14:paraId="4D15085C" w14:textId="7ADD1ADF" w:rsidR="00CD295E" w:rsidRPr="0092263B" w:rsidRDefault="00D270D0" w:rsidP="00D270D0">
      <w:pPr>
        <w:rPr>
          <w:highlight w:val="white"/>
        </w:rPr>
      </w:pPr>
      <w:r>
        <w:rPr>
          <w:highlight w:val="white"/>
        </w:rPr>
        <w:t xml:space="preserve">In case of addition, we </w:t>
      </w:r>
      <w:r w:rsidR="00CC25C8">
        <w:rPr>
          <w:highlight w:val="white"/>
        </w:rPr>
        <w:t>must</w:t>
      </w:r>
      <w:r w:rsidR="00180CD9">
        <w:rPr>
          <w:highlight w:val="white"/>
        </w:rPr>
        <w:t xml:space="preserve"> </w:t>
      </w:r>
      <w:r>
        <w:rPr>
          <w:highlight w:val="white"/>
        </w:rPr>
        <w:t xml:space="preserve">check whether the </w:t>
      </w:r>
      <w:r w:rsidR="00560BBB">
        <w:rPr>
          <w:highlight w:val="white"/>
        </w:rPr>
        <w:t xml:space="preserve">type of the </w:t>
      </w:r>
      <w:r>
        <w:rPr>
          <w:highlight w:val="white"/>
        </w:rPr>
        <w:t xml:space="preserve">left expression </w:t>
      </w:r>
      <w:r w:rsidR="00560BBB">
        <w:rPr>
          <w:highlight w:val="white"/>
        </w:rPr>
        <w:t xml:space="preserve">is </w:t>
      </w:r>
      <w:r>
        <w:rPr>
          <w:highlight w:val="white"/>
        </w:rPr>
        <w:t xml:space="preserve">a pointer </w:t>
      </w:r>
      <w:r w:rsidR="00093C81">
        <w:rPr>
          <w:highlight w:val="white"/>
        </w:rPr>
        <w:t xml:space="preserve">or array </w:t>
      </w:r>
      <w:r>
        <w:rPr>
          <w:highlight w:val="white"/>
        </w:rPr>
        <w:t xml:space="preserve">type. In that case we need to multiply the value of the right expression with the size of the pointer </w:t>
      </w:r>
      <w:r w:rsidR="005E1CED">
        <w:rPr>
          <w:highlight w:val="white"/>
        </w:rPr>
        <w:t xml:space="preserve">or array </w:t>
      </w:r>
      <w:r>
        <w:rPr>
          <w:highlight w:val="white"/>
        </w:rPr>
        <w:t>type.</w:t>
      </w:r>
    </w:p>
    <w:p w14:paraId="3AEE977A" w14:textId="77777777" w:rsidR="00CD295E" w:rsidRPr="0092263B" w:rsidRDefault="00CD295E" w:rsidP="0092263B">
      <w:pPr>
        <w:pStyle w:val="Code"/>
        <w:rPr>
          <w:highlight w:val="white"/>
        </w:rPr>
      </w:pPr>
      <w:r w:rsidRPr="0092263B">
        <w:rPr>
          <w:highlight w:val="white"/>
        </w:rPr>
        <w:t xml:space="preserve">      switch (middleOp) {</w:t>
      </w:r>
    </w:p>
    <w:p w14:paraId="6E35E5EE" w14:textId="77777777" w:rsidR="00CD295E" w:rsidRPr="0092263B" w:rsidRDefault="00CD295E" w:rsidP="0092263B">
      <w:pPr>
        <w:pStyle w:val="Code"/>
        <w:rPr>
          <w:highlight w:val="white"/>
        </w:rPr>
      </w:pPr>
      <w:r w:rsidRPr="0092263B">
        <w:rPr>
          <w:highlight w:val="white"/>
        </w:rPr>
        <w:t xml:space="preserve">        case MiddleOperator.BinaryAdd:</w:t>
      </w:r>
    </w:p>
    <w:p w14:paraId="24C2C7A9" w14:textId="77777777" w:rsidR="00CD295E" w:rsidRPr="0092263B" w:rsidRDefault="00CD295E" w:rsidP="0092263B">
      <w:pPr>
        <w:pStyle w:val="Code"/>
        <w:rPr>
          <w:highlight w:val="white"/>
        </w:rPr>
      </w:pPr>
      <w:r w:rsidRPr="0092263B">
        <w:rPr>
          <w:highlight w:val="white"/>
        </w:rPr>
        <w:t xml:space="preserve">          if (leftType.IsPointerOrArray()) {</w:t>
      </w:r>
    </w:p>
    <w:p w14:paraId="75A4DE07" w14:textId="77777777" w:rsidR="00767911" w:rsidRDefault="00CD295E" w:rsidP="0092263B">
      <w:pPr>
        <w:pStyle w:val="Code"/>
        <w:rPr>
          <w:highlight w:val="white"/>
        </w:rPr>
      </w:pPr>
      <w:r w:rsidRPr="0092263B">
        <w:rPr>
          <w:highlight w:val="white"/>
        </w:rPr>
        <w:t xml:space="preserve">            resultValue = leftValue +</w:t>
      </w:r>
    </w:p>
    <w:p w14:paraId="5F725CF5" w14:textId="0C9753F5" w:rsidR="00CD295E" w:rsidRPr="0092263B" w:rsidRDefault="00767911" w:rsidP="0092263B">
      <w:pPr>
        <w:pStyle w:val="Code"/>
        <w:rPr>
          <w:highlight w:val="white"/>
        </w:rPr>
      </w:pPr>
      <w:r>
        <w:rPr>
          <w:highlight w:val="white"/>
        </w:rPr>
        <w:t xml:space="preserve">                          </w:t>
      </w:r>
      <w:r w:rsidR="00CD295E" w:rsidRPr="0092263B">
        <w:rPr>
          <w:highlight w:val="white"/>
        </w:rPr>
        <w:t>(rightValue * leftType.PointerOrArrayType.Size());</w:t>
      </w:r>
    </w:p>
    <w:p w14:paraId="4165168B" w14:textId="77777777" w:rsidR="00CD295E" w:rsidRPr="0092263B" w:rsidRDefault="00CD295E" w:rsidP="0092263B">
      <w:pPr>
        <w:pStyle w:val="Code"/>
        <w:rPr>
          <w:highlight w:val="white"/>
        </w:rPr>
      </w:pPr>
      <w:r w:rsidRPr="0092263B">
        <w:rPr>
          <w:highlight w:val="white"/>
        </w:rPr>
        <w:t xml:space="preserve">          }</w:t>
      </w:r>
    </w:p>
    <w:p w14:paraId="7C26060A" w14:textId="45F48444" w:rsidR="008B6E84" w:rsidRPr="0092263B" w:rsidRDefault="008B6E84" w:rsidP="008B6E84">
      <w:pPr>
        <w:rPr>
          <w:highlight w:val="white"/>
        </w:rPr>
      </w:pPr>
      <w:r>
        <w:rPr>
          <w:highlight w:val="white"/>
        </w:rPr>
        <w:t>We must also check whether the right type of the right expression is a pointer</w:t>
      </w:r>
      <w:r w:rsidR="00560BBB">
        <w:rPr>
          <w:highlight w:val="white"/>
        </w:rPr>
        <w:t xml:space="preserve"> or array, in which case we multiply the left value with the size of the pointer or array type.</w:t>
      </w:r>
    </w:p>
    <w:p w14:paraId="5E1EAFC8" w14:textId="77777777" w:rsidR="00CD295E" w:rsidRPr="0092263B" w:rsidRDefault="00CD295E" w:rsidP="0092263B">
      <w:pPr>
        <w:pStyle w:val="Code"/>
        <w:rPr>
          <w:highlight w:val="white"/>
        </w:rPr>
      </w:pPr>
      <w:r w:rsidRPr="0092263B">
        <w:rPr>
          <w:highlight w:val="white"/>
        </w:rPr>
        <w:t xml:space="preserve">          else if (leftType.IsPointerOrArray()) {</w:t>
      </w:r>
    </w:p>
    <w:p w14:paraId="5AB85230" w14:textId="77777777" w:rsidR="007C42E5" w:rsidRDefault="00CD295E" w:rsidP="0092263B">
      <w:pPr>
        <w:pStyle w:val="Code"/>
        <w:rPr>
          <w:highlight w:val="white"/>
        </w:rPr>
      </w:pPr>
      <w:r w:rsidRPr="0092263B">
        <w:rPr>
          <w:highlight w:val="white"/>
        </w:rPr>
        <w:t xml:space="preserve">            resultValue = (leftValue * rightType.PointerOrArrayType.Size()) +</w:t>
      </w:r>
    </w:p>
    <w:p w14:paraId="5A4A6AF7" w14:textId="34A934D5" w:rsidR="00CD295E" w:rsidRPr="0092263B" w:rsidRDefault="007C42E5" w:rsidP="0092263B">
      <w:pPr>
        <w:pStyle w:val="Code"/>
        <w:rPr>
          <w:highlight w:val="white"/>
        </w:rPr>
      </w:pPr>
      <w:r>
        <w:rPr>
          <w:highlight w:val="white"/>
        </w:rPr>
        <w:t xml:space="preserve">                         </w:t>
      </w:r>
      <w:r w:rsidR="00CD295E" w:rsidRPr="0092263B">
        <w:rPr>
          <w:highlight w:val="white"/>
        </w:rPr>
        <w:t xml:space="preserve"> rightValue;</w:t>
      </w:r>
    </w:p>
    <w:p w14:paraId="73F6615D" w14:textId="63151BA5" w:rsidR="00CD295E" w:rsidRDefault="00CD295E" w:rsidP="0092263B">
      <w:pPr>
        <w:pStyle w:val="Code"/>
        <w:rPr>
          <w:highlight w:val="white"/>
        </w:rPr>
      </w:pPr>
      <w:r w:rsidRPr="0092263B">
        <w:rPr>
          <w:highlight w:val="white"/>
        </w:rPr>
        <w:t xml:space="preserve">          }</w:t>
      </w:r>
    </w:p>
    <w:p w14:paraId="3BD26661" w14:textId="1D51FC8C" w:rsidR="0013417C" w:rsidRPr="0092263B" w:rsidRDefault="0013417C" w:rsidP="00C0254A">
      <w:pPr>
        <w:rPr>
          <w:highlight w:val="white"/>
        </w:rPr>
      </w:pPr>
      <w:r>
        <w:rPr>
          <w:highlight w:val="white"/>
        </w:rPr>
        <w:t>If neither</w:t>
      </w:r>
      <w:r w:rsidR="005545B0">
        <w:rPr>
          <w:highlight w:val="white"/>
        </w:rPr>
        <w:t xml:space="preserve"> the left nor the right</w:t>
      </w:r>
      <w:r>
        <w:rPr>
          <w:highlight w:val="white"/>
        </w:rPr>
        <w:t xml:space="preserve"> expression </w:t>
      </w:r>
      <w:r w:rsidR="00C0254A">
        <w:rPr>
          <w:highlight w:val="white"/>
        </w:rPr>
        <w:t>holds pointer or array types, we simpl</w:t>
      </w:r>
      <w:r w:rsidR="002F3712">
        <w:rPr>
          <w:highlight w:val="white"/>
        </w:rPr>
        <w:t>y</w:t>
      </w:r>
      <w:r w:rsidR="00C0254A">
        <w:rPr>
          <w:highlight w:val="white"/>
        </w:rPr>
        <w:t xml:space="preserve"> add the values.</w:t>
      </w:r>
    </w:p>
    <w:p w14:paraId="4E02329B" w14:textId="77777777" w:rsidR="00CD295E" w:rsidRPr="0092263B" w:rsidRDefault="00CD295E" w:rsidP="0092263B">
      <w:pPr>
        <w:pStyle w:val="Code"/>
        <w:rPr>
          <w:highlight w:val="white"/>
        </w:rPr>
      </w:pPr>
      <w:r w:rsidRPr="0092263B">
        <w:rPr>
          <w:highlight w:val="white"/>
        </w:rPr>
        <w:t xml:space="preserve">          else {</w:t>
      </w:r>
    </w:p>
    <w:p w14:paraId="455C4E08" w14:textId="77777777" w:rsidR="00CD295E" w:rsidRPr="0092263B" w:rsidRDefault="00CD295E" w:rsidP="0092263B">
      <w:pPr>
        <w:pStyle w:val="Code"/>
        <w:rPr>
          <w:highlight w:val="white"/>
        </w:rPr>
      </w:pPr>
      <w:r w:rsidRPr="0092263B">
        <w:rPr>
          <w:highlight w:val="white"/>
        </w:rPr>
        <w:t xml:space="preserve">            resultValue = leftValue + rightValue;</w:t>
      </w:r>
    </w:p>
    <w:p w14:paraId="012A6E10" w14:textId="77777777" w:rsidR="00CD295E" w:rsidRPr="0092263B" w:rsidRDefault="00CD295E" w:rsidP="0092263B">
      <w:pPr>
        <w:pStyle w:val="Code"/>
        <w:rPr>
          <w:highlight w:val="white"/>
        </w:rPr>
      </w:pPr>
      <w:r w:rsidRPr="0092263B">
        <w:rPr>
          <w:highlight w:val="white"/>
        </w:rPr>
        <w:t xml:space="preserve">          }</w:t>
      </w:r>
    </w:p>
    <w:p w14:paraId="53CD1788" w14:textId="77777777" w:rsidR="00CD295E" w:rsidRPr="0092263B" w:rsidRDefault="00CD295E" w:rsidP="0092263B">
      <w:pPr>
        <w:pStyle w:val="Code"/>
        <w:rPr>
          <w:highlight w:val="white"/>
        </w:rPr>
      </w:pPr>
      <w:r w:rsidRPr="0092263B">
        <w:rPr>
          <w:highlight w:val="white"/>
        </w:rPr>
        <w:t xml:space="preserve">          break;</w:t>
      </w:r>
    </w:p>
    <w:p w14:paraId="1BA9250B" w14:textId="77777777" w:rsidR="003715AC" w:rsidRDefault="00664EA2" w:rsidP="00664EA2">
      <w:pPr>
        <w:rPr>
          <w:highlight w:val="white"/>
        </w:rPr>
      </w:pPr>
      <w:r>
        <w:rPr>
          <w:highlight w:val="white"/>
        </w:rPr>
        <w:t xml:space="preserve">In case of subtraction, </w:t>
      </w:r>
      <w:r w:rsidR="00D84619">
        <w:rPr>
          <w:highlight w:val="white"/>
        </w:rPr>
        <w:t>to begin with we must</w:t>
      </w:r>
      <w:r>
        <w:rPr>
          <w:highlight w:val="white"/>
        </w:rPr>
        <w:t xml:space="preserve"> check </w:t>
      </w:r>
      <w:r w:rsidR="00D84619">
        <w:rPr>
          <w:highlight w:val="white"/>
        </w:rPr>
        <w:t xml:space="preserve">if both the expressions hold pointer or array types. If they do, we </w:t>
      </w:r>
      <w:r w:rsidR="00EB35B8">
        <w:rPr>
          <w:highlight w:val="white"/>
        </w:rPr>
        <w:t xml:space="preserve">subtract their values and divide the difference </w:t>
      </w:r>
      <w:r w:rsidR="003715AC">
        <w:rPr>
          <w:highlight w:val="white"/>
        </w:rPr>
        <w:t>with size of the pointer or array type.</w:t>
      </w:r>
    </w:p>
    <w:p w14:paraId="4296BB6A" w14:textId="77777777" w:rsidR="00CD295E" w:rsidRPr="0092263B" w:rsidRDefault="00CD295E" w:rsidP="0092263B">
      <w:pPr>
        <w:pStyle w:val="Code"/>
        <w:rPr>
          <w:highlight w:val="white"/>
        </w:rPr>
      </w:pPr>
      <w:r w:rsidRPr="0092263B">
        <w:rPr>
          <w:highlight w:val="white"/>
        </w:rPr>
        <w:t xml:space="preserve">        case MiddleOperator.BinarySubtract:</w:t>
      </w:r>
    </w:p>
    <w:p w14:paraId="2BA09A91" w14:textId="77777777" w:rsidR="00CD295E" w:rsidRPr="0092263B" w:rsidRDefault="00CD295E" w:rsidP="0092263B">
      <w:pPr>
        <w:pStyle w:val="Code"/>
        <w:rPr>
          <w:highlight w:val="white"/>
        </w:rPr>
      </w:pPr>
      <w:r w:rsidRPr="0092263B">
        <w:rPr>
          <w:highlight w:val="white"/>
        </w:rPr>
        <w:t xml:space="preserve">          if (leftType.IsPointerOrArray() &amp;&amp; rightType.IsPointerOrArray()) {</w:t>
      </w:r>
    </w:p>
    <w:p w14:paraId="1015F05B" w14:textId="77777777" w:rsidR="00FE2C45" w:rsidRDefault="00CD295E" w:rsidP="0092263B">
      <w:pPr>
        <w:pStyle w:val="Code"/>
        <w:rPr>
          <w:highlight w:val="white"/>
        </w:rPr>
      </w:pPr>
      <w:r w:rsidRPr="0092263B">
        <w:rPr>
          <w:highlight w:val="white"/>
        </w:rPr>
        <w:t xml:space="preserve">            resultValue = (leftValue - rightValue) /</w:t>
      </w:r>
    </w:p>
    <w:p w14:paraId="4B5663F9" w14:textId="496954E5" w:rsidR="00CD295E" w:rsidRPr="0092263B" w:rsidRDefault="00FE2C45" w:rsidP="0092263B">
      <w:pPr>
        <w:pStyle w:val="Code"/>
        <w:rPr>
          <w:highlight w:val="white"/>
        </w:rPr>
      </w:pPr>
      <w:r>
        <w:rPr>
          <w:highlight w:val="white"/>
        </w:rPr>
        <w:t xml:space="preserve">                         </w:t>
      </w:r>
      <w:r w:rsidR="00CD295E" w:rsidRPr="0092263B">
        <w:rPr>
          <w:highlight w:val="white"/>
        </w:rPr>
        <w:t xml:space="preserve"> leftType.PointerOrArrayType.Size();</w:t>
      </w:r>
    </w:p>
    <w:p w14:paraId="4C46233E" w14:textId="42FEE898" w:rsidR="00CD295E" w:rsidRDefault="00CD295E" w:rsidP="0092263B">
      <w:pPr>
        <w:pStyle w:val="Code"/>
        <w:rPr>
          <w:highlight w:val="white"/>
        </w:rPr>
      </w:pPr>
      <w:r w:rsidRPr="0092263B">
        <w:rPr>
          <w:highlight w:val="white"/>
        </w:rPr>
        <w:t xml:space="preserve">          }</w:t>
      </w:r>
    </w:p>
    <w:p w14:paraId="482DE1A4" w14:textId="66D572C7" w:rsidR="003715AC" w:rsidRPr="0092263B" w:rsidRDefault="003715AC" w:rsidP="003715AC">
      <w:pPr>
        <w:rPr>
          <w:highlight w:val="white"/>
        </w:rPr>
      </w:pPr>
      <w:r>
        <w:rPr>
          <w:highlight w:val="white"/>
        </w:rPr>
        <w:t xml:space="preserve">If the left expression (but not the right expression) holds pointer or array type, we must </w:t>
      </w:r>
      <w:r w:rsidR="000D3F9B">
        <w:rPr>
          <w:highlight w:val="white"/>
        </w:rPr>
        <w:t>multiply the right value with the size of the pointer or array type before we subtract t it from the left value.</w:t>
      </w:r>
    </w:p>
    <w:p w14:paraId="39C2EEEB" w14:textId="77777777" w:rsidR="00CD295E" w:rsidRPr="0092263B" w:rsidRDefault="00CD295E" w:rsidP="0092263B">
      <w:pPr>
        <w:pStyle w:val="Code"/>
        <w:rPr>
          <w:highlight w:val="white"/>
        </w:rPr>
      </w:pPr>
      <w:r w:rsidRPr="0092263B">
        <w:rPr>
          <w:highlight w:val="white"/>
        </w:rPr>
        <w:t xml:space="preserve">          else if (leftType.IsPointerOrArray()) {</w:t>
      </w:r>
    </w:p>
    <w:p w14:paraId="521A7CF2" w14:textId="181278E4" w:rsidR="00FE2C45" w:rsidRDefault="00CD295E" w:rsidP="0092263B">
      <w:pPr>
        <w:pStyle w:val="Code"/>
        <w:rPr>
          <w:highlight w:val="white"/>
        </w:rPr>
      </w:pPr>
      <w:r w:rsidRPr="0092263B">
        <w:rPr>
          <w:highlight w:val="white"/>
        </w:rPr>
        <w:t xml:space="preserve">            resultValue = leftValue -</w:t>
      </w:r>
    </w:p>
    <w:p w14:paraId="06548EB5" w14:textId="03A9834D" w:rsidR="00CD295E" w:rsidRPr="0092263B" w:rsidRDefault="00FE2C45" w:rsidP="0092263B">
      <w:pPr>
        <w:pStyle w:val="Code"/>
        <w:rPr>
          <w:highlight w:val="white"/>
        </w:rPr>
      </w:pPr>
      <w:r>
        <w:rPr>
          <w:highlight w:val="white"/>
        </w:rPr>
        <w:t xml:space="preserve">                          </w:t>
      </w:r>
      <w:r w:rsidR="00CD295E" w:rsidRPr="0092263B">
        <w:rPr>
          <w:highlight w:val="white"/>
        </w:rPr>
        <w:t>(rightValue * leftType.PointerOrArrayType.Size());</w:t>
      </w:r>
    </w:p>
    <w:p w14:paraId="74F3675B" w14:textId="719BEA57" w:rsidR="00CD295E" w:rsidRDefault="00CD295E" w:rsidP="0092263B">
      <w:pPr>
        <w:pStyle w:val="Code"/>
        <w:rPr>
          <w:highlight w:val="white"/>
        </w:rPr>
      </w:pPr>
      <w:r w:rsidRPr="0092263B">
        <w:rPr>
          <w:highlight w:val="white"/>
        </w:rPr>
        <w:t xml:space="preserve">          }</w:t>
      </w:r>
    </w:p>
    <w:p w14:paraId="0579F542" w14:textId="76A49F82" w:rsidR="00694D15" w:rsidRPr="0092263B" w:rsidRDefault="00694D15" w:rsidP="00694D15">
      <w:pPr>
        <w:rPr>
          <w:highlight w:val="white"/>
        </w:rPr>
      </w:pPr>
      <w:r>
        <w:rPr>
          <w:highlight w:val="white"/>
        </w:rPr>
        <w:t>If neither the left nor the right expression hold</w:t>
      </w:r>
      <w:r w:rsidR="00060C59">
        <w:rPr>
          <w:highlight w:val="white"/>
        </w:rPr>
        <w:t>s</w:t>
      </w:r>
      <w:r>
        <w:rPr>
          <w:highlight w:val="white"/>
        </w:rPr>
        <w:t xml:space="preserve"> pointer or array type, we simply subtract the values.</w:t>
      </w:r>
    </w:p>
    <w:p w14:paraId="38D0F157" w14:textId="77777777" w:rsidR="00CD295E" w:rsidRPr="0092263B" w:rsidRDefault="00CD295E" w:rsidP="0092263B">
      <w:pPr>
        <w:pStyle w:val="Code"/>
        <w:rPr>
          <w:highlight w:val="white"/>
        </w:rPr>
      </w:pPr>
      <w:r w:rsidRPr="0092263B">
        <w:rPr>
          <w:highlight w:val="white"/>
        </w:rPr>
        <w:t xml:space="preserve">          else {</w:t>
      </w:r>
    </w:p>
    <w:p w14:paraId="42C76402" w14:textId="77777777" w:rsidR="00CD295E" w:rsidRPr="0092263B" w:rsidRDefault="00CD295E" w:rsidP="0092263B">
      <w:pPr>
        <w:pStyle w:val="Code"/>
        <w:rPr>
          <w:highlight w:val="white"/>
        </w:rPr>
      </w:pPr>
      <w:r w:rsidRPr="0092263B">
        <w:rPr>
          <w:highlight w:val="white"/>
        </w:rPr>
        <w:t xml:space="preserve">            resultValue = leftValue - rightValue;</w:t>
      </w:r>
    </w:p>
    <w:p w14:paraId="76546C8D" w14:textId="77777777" w:rsidR="00CD295E" w:rsidRPr="0092263B" w:rsidRDefault="00CD295E" w:rsidP="0092263B">
      <w:pPr>
        <w:pStyle w:val="Code"/>
        <w:rPr>
          <w:highlight w:val="white"/>
        </w:rPr>
      </w:pPr>
      <w:r w:rsidRPr="0092263B">
        <w:rPr>
          <w:highlight w:val="white"/>
        </w:rPr>
        <w:t xml:space="preserve">          }</w:t>
      </w:r>
    </w:p>
    <w:p w14:paraId="1FD55689" w14:textId="77777777" w:rsidR="00CD295E" w:rsidRPr="0092263B" w:rsidRDefault="00CD295E" w:rsidP="0092263B">
      <w:pPr>
        <w:pStyle w:val="Code"/>
        <w:rPr>
          <w:highlight w:val="white"/>
        </w:rPr>
      </w:pPr>
      <w:r w:rsidRPr="0092263B">
        <w:rPr>
          <w:highlight w:val="white"/>
        </w:rPr>
        <w:t xml:space="preserve">          break;</w:t>
      </w:r>
    </w:p>
    <w:p w14:paraId="56657C3E" w14:textId="2361A7FF" w:rsidR="00CD295E" w:rsidRPr="0092263B" w:rsidRDefault="0026414E" w:rsidP="0026414E">
      <w:pPr>
        <w:rPr>
          <w:highlight w:val="white"/>
        </w:rPr>
      </w:pPr>
      <w:r>
        <w:rPr>
          <w:highlight w:val="white"/>
        </w:rPr>
        <w:t>In case of multiplication</w:t>
      </w:r>
      <w:r w:rsidR="007B334F">
        <w:rPr>
          <w:highlight w:val="white"/>
        </w:rPr>
        <w:t xml:space="preserve">, </w:t>
      </w:r>
      <w:r>
        <w:rPr>
          <w:highlight w:val="white"/>
        </w:rPr>
        <w:t xml:space="preserve">division, </w:t>
      </w:r>
      <w:r w:rsidR="007B334F">
        <w:rPr>
          <w:highlight w:val="white"/>
        </w:rPr>
        <w:t xml:space="preserve">or modulo, </w:t>
      </w:r>
      <w:r w:rsidR="00C165DC">
        <w:rPr>
          <w:highlight w:val="white"/>
        </w:rPr>
        <w:t xml:space="preserve">bitwise, or shift operators, </w:t>
      </w:r>
      <w:r>
        <w:rPr>
          <w:highlight w:val="white"/>
        </w:rPr>
        <w:t>we simply perform the operation.</w:t>
      </w:r>
    </w:p>
    <w:p w14:paraId="0E5C3264" w14:textId="77777777" w:rsidR="00CD295E" w:rsidRPr="0092263B" w:rsidRDefault="00CD295E" w:rsidP="0092263B">
      <w:pPr>
        <w:pStyle w:val="Code"/>
        <w:rPr>
          <w:highlight w:val="white"/>
        </w:rPr>
      </w:pPr>
      <w:r w:rsidRPr="0092263B">
        <w:rPr>
          <w:highlight w:val="white"/>
        </w:rPr>
        <w:lastRenderedPageBreak/>
        <w:t xml:space="preserve">        case MiddleOperator.SignedMultiply:</w:t>
      </w:r>
    </w:p>
    <w:p w14:paraId="0205CDF8" w14:textId="77777777" w:rsidR="00CD295E" w:rsidRPr="0092263B" w:rsidRDefault="00CD295E" w:rsidP="0092263B">
      <w:pPr>
        <w:pStyle w:val="Code"/>
        <w:rPr>
          <w:highlight w:val="white"/>
        </w:rPr>
      </w:pPr>
      <w:r w:rsidRPr="0092263B">
        <w:rPr>
          <w:highlight w:val="white"/>
        </w:rPr>
        <w:t xml:space="preserve">        case MiddleOperator.UnsignedMultiply:</w:t>
      </w:r>
    </w:p>
    <w:p w14:paraId="33BB59F1" w14:textId="77777777" w:rsidR="00CD295E" w:rsidRPr="0092263B" w:rsidRDefault="00CD295E" w:rsidP="0092263B">
      <w:pPr>
        <w:pStyle w:val="Code"/>
        <w:rPr>
          <w:highlight w:val="white"/>
        </w:rPr>
      </w:pPr>
      <w:r w:rsidRPr="0092263B">
        <w:rPr>
          <w:highlight w:val="white"/>
        </w:rPr>
        <w:t xml:space="preserve">          resultValue = leftValue * rightValue;</w:t>
      </w:r>
    </w:p>
    <w:p w14:paraId="35764AE5" w14:textId="77777777" w:rsidR="00CD295E" w:rsidRPr="0092263B" w:rsidRDefault="00CD295E" w:rsidP="0092263B">
      <w:pPr>
        <w:pStyle w:val="Code"/>
        <w:rPr>
          <w:highlight w:val="white"/>
        </w:rPr>
      </w:pPr>
      <w:r w:rsidRPr="0092263B">
        <w:rPr>
          <w:highlight w:val="white"/>
        </w:rPr>
        <w:t xml:space="preserve">          break;</w:t>
      </w:r>
    </w:p>
    <w:p w14:paraId="16240398" w14:textId="77777777" w:rsidR="00CD295E" w:rsidRPr="0092263B" w:rsidRDefault="00CD295E" w:rsidP="0092263B">
      <w:pPr>
        <w:pStyle w:val="Code"/>
        <w:rPr>
          <w:highlight w:val="white"/>
        </w:rPr>
      </w:pPr>
      <w:r w:rsidRPr="0092263B">
        <w:rPr>
          <w:highlight w:val="white"/>
        </w:rPr>
        <w:t xml:space="preserve">        </w:t>
      </w:r>
    </w:p>
    <w:p w14:paraId="7EAA8DDF" w14:textId="77777777" w:rsidR="00CD295E" w:rsidRPr="0092263B" w:rsidRDefault="00CD295E" w:rsidP="0092263B">
      <w:pPr>
        <w:pStyle w:val="Code"/>
        <w:rPr>
          <w:highlight w:val="white"/>
        </w:rPr>
      </w:pPr>
      <w:r w:rsidRPr="0092263B">
        <w:rPr>
          <w:highlight w:val="white"/>
        </w:rPr>
        <w:t xml:space="preserve">        case MiddleOperator.SignedDivide:</w:t>
      </w:r>
    </w:p>
    <w:p w14:paraId="701191EE" w14:textId="77777777" w:rsidR="00CD295E" w:rsidRPr="0092263B" w:rsidRDefault="00CD295E" w:rsidP="0092263B">
      <w:pPr>
        <w:pStyle w:val="Code"/>
        <w:rPr>
          <w:highlight w:val="white"/>
        </w:rPr>
      </w:pPr>
      <w:r w:rsidRPr="0092263B">
        <w:rPr>
          <w:highlight w:val="white"/>
        </w:rPr>
        <w:t xml:space="preserve">        case MiddleOperator.UnsignedDivide:</w:t>
      </w:r>
    </w:p>
    <w:p w14:paraId="6D184348" w14:textId="77777777" w:rsidR="00CD295E" w:rsidRPr="0092263B" w:rsidRDefault="00CD295E" w:rsidP="0092263B">
      <w:pPr>
        <w:pStyle w:val="Code"/>
        <w:rPr>
          <w:highlight w:val="white"/>
        </w:rPr>
      </w:pPr>
      <w:r w:rsidRPr="0092263B">
        <w:rPr>
          <w:highlight w:val="white"/>
        </w:rPr>
        <w:t xml:space="preserve">          resultValue = leftValue / rightValue;</w:t>
      </w:r>
    </w:p>
    <w:p w14:paraId="56DA09AE" w14:textId="77777777" w:rsidR="00CD295E" w:rsidRPr="0092263B" w:rsidRDefault="00CD295E" w:rsidP="0092263B">
      <w:pPr>
        <w:pStyle w:val="Code"/>
        <w:rPr>
          <w:highlight w:val="white"/>
        </w:rPr>
      </w:pPr>
      <w:r w:rsidRPr="0092263B">
        <w:rPr>
          <w:highlight w:val="white"/>
        </w:rPr>
        <w:t xml:space="preserve">          break;</w:t>
      </w:r>
    </w:p>
    <w:p w14:paraId="05B2410A" w14:textId="77777777" w:rsidR="00CD295E" w:rsidRPr="0092263B" w:rsidRDefault="00CD295E" w:rsidP="0092263B">
      <w:pPr>
        <w:pStyle w:val="Code"/>
        <w:rPr>
          <w:highlight w:val="white"/>
        </w:rPr>
      </w:pPr>
      <w:r w:rsidRPr="0092263B">
        <w:rPr>
          <w:highlight w:val="white"/>
        </w:rPr>
        <w:t xml:space="preserve">        </w:t>
      </w:r>
    </w:p>
    <w:p w14:paraId="2275D488" w14:textId="77777777" w:rsidR="00CD295E" w:rsidRPr="0092263B" w:rsidRDefault="00CD295E" w:rsidP="0092263B">
      <w:pPr>
        <w:pStyle w:val="Code"/>
        <w:rPr>
          <w:highlight w:val="white"/>
        </w:rPr>
      </w:pPr>
      <w:r w:rsidRPr="0092263B">
        <w:rPr>
          <w:highlight w:val="white"/>
        </w:rPr>
        <w:t xml:space="preserve">        case MiddleOperator.SignedModulo:</w:t>
      </w:r>
    </w:p>
    <w:p w14:paraId="1D672C37" w14:textId="77777777" w:rsidR="00CD295E" w:rsidRPr="0092263B" w:rsidRDefault="00CD295E" w:rsidP="0092263B">
      <w:pPr>
        <w:pStyle w:val="Code"/>
        <w:rPr>
          <w:highlight w:val="white"/>
        </w:rPr>
      </w:pPr>
      <w:r w:rsidRPr="0092263B">
        <w:rPr>
          <w:highlight w:val="white"/>
        </w:rPr>
        <w:t xml:space="preserve">        case MiddleOperator.UnsignedModulo:</w:t>
      </w:r>
    </w:p>
    <w:p w14:paraId="1A180669" w14:textId="77777777" w:rsidR="00CD295E" w:rsidRPr="0092263B" w:rsidRDefault="00CD295E" w:rsidP="0092263B">
      <w:pPr>
        <w:pStyle w:val="Code"/>
        <w:rPr>
          <w:highlight w:val="white"/>
        </w:rPr>
      </w:pPr>
      <w:r w:rsidRPr="0092263B">
        <w:rPr>
          <w:highlight w:val="white"/>
        </w:rPr>
        <w:t xml:space="preserve">          resultValue = leftValue % rightValue;</w:t>
      </w:r>
    </w:p>
    <w:p w14:paraId="26BAA81D" w14:textId="77777777" w:rsidR="00CD295E" w:rsidRPr="0092263B" w:rsidRDefault="00CD295E" w:rsidP="0092263B">
      <w:pPr>
        <w:pStyle w:val="Code"/>
        <w:rPr>
          <w:highlight w:val="white"/>
        </w:rPr>
      </w:pPr>
      <w:r w:rsidRPr="0092263B">
        <w:rPr>
          <w:highlight w:val="white"/>
        </w:rPr>
        <w:t xml:space="preserve">          break;</w:t>
      </w:r>
    </w:p>
    <w:p w14:paraId="08AFD842" w14:textId="77777777" w:rsidR="00C165DC" w:rsidRDefault="00C165DC" w:rsidP="0092263B">
      <w:pPr>
        <w:pStyle w:val="Code"/>
        <w:rPr>
          <w:highlight w:val="white"/>
        </w:rPr>
      </w:pPr>
    </w:p>
    <w:p w14:paraId="07DB9A69" w14:textId="7476B2A2" w:rsidR="00CD295E" w:rsidRPr="0092263B" w:rsidRDefault="00CD295E" w:rsidP="0092263B">
      <w:pPr>
        <w:pStyle w:val="Code"/>
        <w:rPr>
          <w:highlight w:val="white"/>
        </w:rPr>
      </w:pPr>
      <w:r w:rsidRPr="0092263B">
        <w:rPr>
          <w:highlight w:val="white"/>
        </w:rPr>
        <w:t xml:space="preserve">        case MiddleOperator.BitwiseOr:</w:t>
      </w:r>
    </w:p>
    <w:p w14:paraId="0EBF6419" w14:textId="77777777" w:rsidR="00CD295E" w:rsidRPr="0092263B" w:rsidRDefault="00CD295E" w:rsidP="0092263B">
      <w:pPr>
        <w:pStyle w:val="Code"/>
        <w:rPr>
          <w:highlight w:val="white"/>
        </w:rPr>
      </w:pPr>
      <w:r w:rsidRPr="0092263B">
        <w:rPr>
          <w:highlight w:val="white"/>
        </w:rPr>
        <w:t xml:space="preserve">          resultValue = leftValue | rightValue;</w:t>
      </w:r>
    </w:p>
    <w:p w14:paraId="5F6FBE2A" w14:textId="77777777" w:rsidR="00CD295E" w:rsidRPr="0092263B" w:rsidRDefault="00CD295E" w:rsidP="0092263B">
      <w:pPr>
        <w:pStyle w:val="Code"/>
        <w:rPr>
          <w:highlight w:val="white"/>
        </w:rPr>
      </w:pPr>
      <w:r w:rsidRPr="0092263B">
        <w:rPr>
          <w:highlight w:val="white"/>
        </w:rPr>
        <w:t xml:space="preserve">          break;</w:t>
      </w:r>
    </w:p>
    <w:p w14:paraId="5CDF3C1B" w14:textId="77777777" w:rsidR="00CD295E" w:rsidRPr="0092263B" w:rsidRDefault="00CD295E" w:rsidP="0092263B">
      <w:pPr>
        <w:pStyle w:val="Code"/>
        <w:rPr>
          <w:highlight w:val="white"/>
        </w:rPr>
      </w:pPr>
      <w:r w:rsidRPr="0092263B">
        <w:rPr>
          <w:highlight w:val="white"/>
        </w:rPr>
        <w:t xml:space="preserve">        </w:t>
      </w:r>
    </w:p>
    <w:p w14:paraId="7B11B265" w14:textId="77777777" w:rsidR="00CD295E" w:rsidRPr="0092263B" w:rsidRDefault="00CD295E" w:rsidP="0092263B">
      <w:pPr>
        <w:pStyle w:val="Code"/>
        <w:rPr>
          <w:highlight w:val="white"/>
        </w:rPr>
      </w:pPr>
      <w:r w:rsidRPr="0092263B">
        <w:rPr>
          <w:highlight w:val="white"/>
        </w:rPr>
        <w:t xml:space="preserve">        case MiddleOperator.BitwiseXOr:</w:t>
      </w:r>
    </w:p>
    <w:p w14:paraId="70F5BDAE" w14:textId="77777777" w:rsidR="00CD295E" w:rsidRPr="0092263B" w:rsidRDefault="00CD295E" w:rsidP="0092263B">
      <w:pPr>
        <w:pStyle w:val="Code"/>
        <w:rPr>
          <w:highlight w:val="white"/>
        </w:rPr>
      </w:pPr>
      <w:r w:rsidRPr="0092263B">
        <w:rPr>
          <w:highlight w:val="white"/>
        </w:rPr>
        <w:t xml:space="preserve">          resultValue = leftValue ^ rightValue;</w:t>
      </w:r>
    </w:p>
    <w:p w14:paraId="1E7AB91E" w14:textId="77777777" w:rsidR="00CD295E" w:rsidRPr="0092263B" w:rsidRDefault="00CD295E" w:rsidP="0092263B">
      <w:pPr>
        <w:pStyle w:val="Code"/>
        <w:rPr>
          <w:highlight w:val="white"/>
        </w:rPr>
      </w:pPr>
      <w:r w:rsidRPr="0092263B">
        <w:rPr>
          <w:highlight w:val="white"/>
        </w:rPr>
        <w:t xml:space="preserve">          break;</w:t>
      </w:r>
    </w:p>
    <w:p w14:paraId="651C85F1" w14:textId="77777777" w:rsidR="00CD295E" w:rsidRPr="0092263B" w:rsidRDefault="00CD295E" w:rsidP="0092263B">
      <w:pPr>
        <w:pStyle w:val="Code"/>
        <w:rPr>
          <w:highlight w:val="white"/>
        </w:rPr>
      </w:pPr>
      <w:r w:rsidRPr="0092263B">
        <w:rPr>
          <w:highlight w:val="white"/>
        </w:rPr>
        <w:t xml:space="preserve">        </w:t>
      </w:r>
    </w:p>
    <w:p w14:paraId="124B6AC9" w14:textId="77777777" w:rsidR="00CD295E" w:rsidRPr="0092263B" w:rsidRDefault="00CD295E" w:rsidP="0092263B">
      <w:pPr>
        <w:pStyle w:val="Code"/>
        <w:rPr>
          <w:highlight w:val="white"/>
        </w:rPr>
      </w:pPr>
      <w:r w:rsidRPr="0092263B">
        <w:rPr>
          <w:highlight w:val="white"/>
        </w:rPr>
        <w:t xml:space="preserve">        case MiddleOperator.BitwiseAnd:</w:t>
      </w:r>
    </w:p>
    <w:p w14:paraId="724C5AA3" w14:textId="77777777" w:rsidR="00CD295E" w:rsidRPr="0092263B" w:rsidRDefault="00CD295E" w:rsidP="0092263B">
      <w:pPr>
        <w:pStyle w:val="Code"/>
        <w:rPr>
          <w:highlight w:val="white"/>
        </w:rPr>
      </w:pPr>
      <w:r w:rsidRPr="0092263B">
        <w:rPr>
          <w:highlight w:val="white"/>
        </w:rPr>
        <w:t xml:space="preserve">          resultValue = leftValue &amp; rightValue;</w:t>
      </w:r>
    </w:p>
    <w:p w14:paraId="763E1333" w14:textId="77777777" w:rsidR="00CD295E" w:rsidRPr="0092263B" w:rsidRDefault="00CD295E" w:rsidP="0092263B">
      <w:pPr>
        <w:pStyle w:val="Code"/>
        <w:rPr>
          <w:highlight w:val="white"/>
        </w:rPr>
      </w:pPr>
      <w:r w:rsidRPr="0092263B">
        <w:rPr>
          <w:highlight w:val="white"/>
        </w:rPr>
        <w:t xml:space="preserve">          break;</w:t>
      </w:r>
    </w:p>
    <w:p w14:paraId="4673929F" w14:textId="27A50B9D" w:rsidR="00CD295E" w:rsidRPr="0092263B" w:rsidRDefault="00C165DC" w:rsidP="00C165DC">
      <w:pPr>
        <w:rPr>
          <w:highlight w:val="white"/>
        </w:rPr>
      </w:pPr>
      <w:r>
        <w:rPr>
          <w:highlight w:val="white"/>
        </w:rPr>
        <w:t xml:space="preserve">In case of shift operators, we need to type cast the right value from </w:t>
      </w:r>
      <w:r w:rsidRPr="00C165DC">
        <w:rPr>
          <w:rStyle w:val="KeyWord0"/>
          <w:highlight w:val="white"/>
        </w:rPr>
        <w:t>BigInteger</w:t>
      </w:r>
      <w:r>
        <w:rPr>
          <w:highlight w:val="white"/>
        </w:rPr>
        <w:t xml:space="preserve"> to </w:t>
      </w:r>
      <w:r w:rsidRPr="00C165DC">
        <w:rPr>
          <w:rStyle w:val="KeyWord0"/>
          <w:highlight w:val="white"/>
        </w:rPr>
        <w:t>int</w:t>
      </w:r>
      <w:r>
        <w:rPr>
          <w:highlight w:val="white"/>
        </w:rPr>
        <w:t xml:space="preserve">, simply because the </w:t>
      </w:r>
      <w:r w:rsidRPr="002E5C91">
        <w:rPr>
          <w:rStyle w:val="KeyWord0"/>
          <w:highlight w:val="white"/>
        </w:rPr>
        <w:t>BigInteger</w:t>
      </w:r>
      <w:r>
        <w:rPr>
          <w:highlight w:val="white"/>
        </w:rPr>
        <w:t xml:space="preserve"> operations want</w:t>
      </w:r>
      <w:r w:rsidR="002E5C91">
        <w:rPr>
          <w:highlight w:val="white"/>
        </w:rPr>
        <w:t xml:space="preserve"> an integer in those cases.</w:t>
      </w:r>
    </w:p>
    <w:p w14:paraId="5ACCCAC8" w14:textId="77777777" w:rsidR="00CD295E" w:rsidRPr="0092263B" w:rsidRDefault="00CD295E" w:rsidP="0092263B">
      <w:pPr>
        <w:pStyle w:val="Code"/>
        <w:rPr>
          <w:highlight w:val="white"/>
        </w:rPr>
      </w:pPr>
      <w:r w:rsidRPr="0092263B">
        <w:rPr>
          <w:highlight w:val="white"/>
        </w:rPr>
        <w:t xml:space="preserve">        case MiddleOperator.ShiftLeft:</w:t>
      </w:r>
    </w:p>
    <w:p w14:paraId="7D8C3F82" w14:textId="77777777" w:rsidR="00CD295E" w:rsidRPr="0092263B" w:rsidRDefault="00CD295E" w:rsidP="0092263B">
      <w:pPr>
        <w:pStyle w:val="Code"/>
        <w:rPr>
          <w:highlight w:val="white"/>
        </w:rPr>
      </w:pPr>
      <w:r w:rsidRPr="0092263B">
        <w:rPr>
          <w:highlight w:val="white"/>
        </w:rPr>
        <w:t xml:space="preserve">          resultValue = leftValue &lt;&lt; ((int) rightValue);</w:t>
      </w:r>
    </w:p>
    <w:p w14:paraId="086D4ACD" w14:textId="77777777" w:rsidR="00CD295E" w:rsidRPr="0092263B" w:rsidRDefault="00CD295E" w:rsidP="0092263B">
      <w:pPr>
        <w:pStyle w:val="Code"/>
        <w:rPr>
          <w:highlight w:val="white"/>
        </w:rPr>
      </w:pPr>
      <w:r w:rsidRPr="0092263B">
        <w:rPr>
          <w:highlight w:val="white"/>
        </w:rPr>
        <w:t xml:space="preserve">          break;</w:t>
      </w:r>
    </w:p>
    <w:p w14:paraId="63DB5597" w14:textId="77777777" w:rsidR="00CD295E" w:rsidRPr="0092263B" w:rsidRDefault="00CD295E" w:rsidP="0092263B">
      <w:pPr>
        <w:pStyle w:val="Code"/>
        <w:rPr>
          <w:highlight w:val="white"/>
        </w:rPr>
      </w:pPr>
      <w:r w:rsidRPr="0092263B">
        <w:rPr>
          <w:highlight w:val="white"/>
        </w:rPr>
        <w:t xml:space="preserve">        </w:t>
      </w:r>
    </w:p>
    <w:p w14:paraId="706F67C1" w14:textId="77777777" w:rsidR="00CD295E" w:rsidRPr="0092263B" w:rsidRDefault="00CD295E" w:rsidP="0092263B">
      <w:pPr>
        <w:pStyle w:val="Code"/>
        <w:rPr>
          <w:highlight w:val="white"/>
        </w:rPr>
      </w:pPr>
      <w:r w:rsidRPr="0092263B">
        <w:rPr>
          <w:highlight w:val="white"/>
        </w:rPr>
        <w:t xml:space="preserve">        case MiddleOperator.ShiftRight:</w:t>
      </w:r>
    </w:p>
    <w:p w14:paraId="7CEC5883" w14:textId="77777777" w:rsidR="00CD295E" w:rsidRPr="0092263B" w:rsidRDefault="00CD295E" w:rsidP="0092263B">
      <w:pPr>
        <w:pStyle w:val="Code"/>
        <w:rPr>
          <w:highlight w:val="white"/>
        </w:rPr>
      </w:pPr>
      <w:r w:rsidRPr="0092263B">
        <w:rPr>
          <w:highlight w:val="white"/>
        </w:rPr>
        <w:t xml:space="preserve">          resultValue = leftValue &gt;&gt; ((int) rightValue);</w:t>
      </w:r>
    </w:p>
    <w:p w14:paraId="120C8E1B" w14:textId="77777777" w:rsidR="00CD295E" w:rsidRPr="0092263B" w:rsidRDefault="00CD295E" w:rsidP="0092263B">
      <w:pPr>
        <w:pStyle w:val="Code"/>
        <w:rPr>
          <w:highlight w:val="white"/>
        </w:rPr>
      </w:pPr>
      <w:r w:rsidRPr="0092263B">
        <w:rPr>
          <w:highlight w:val="white"/>
        </w:rPr>
        <w:t xml:space="preserve">          break;</w:t>
      </w:r>
    </w:p>
    <w:p w14:paraId="06B466AC" w14:textId="77777777" w:rsidR="00CD295E" w:rsidRPr="0092263B" w:rsidRDefault="00CD295E" w:rsidP="0092263B">
      <w:pPr>
        <w:pStyle w:val="Code"/>
        <w:rPr>
          <w:highlight w:val="white"/>
        </w:rPr>
      </w:pPr>
      <w:r w:rsidRPr="0092263B">
        <w:rPr>
          <w:highlight w:val="white"/>
        </w:rPr>
        <w:t xml:space="preserve">        </w:t>
      </w:r>
    </w:p>
    <w:p w14:paraId="51D38530" w14:textId="77777777" w:rsidR="00CD295E" w:rsidRPr="0092263B" w:rsidRDefault="00CD295E" w:rsidP="0092263B">
      <w:pPr>
        <w:pStyle w:val="Code"/>
        <w:rPr>
          <w:highlight w:val="white"/>
        </w:rPr>
      </w:pPr>
      <w:r w:rsidRPr="0092263B">
        <w:rPr>
          <w:highlight w:val="white"/>
        </w:rPr>
        <w:t xml:space="preserve">      }</w:t>
      </w:r>
    </w:p>
    <w:p w14:paraId="3AA95ED3" w14:textId="385FAB12" w:rsidR="00CD295E" w:rsidRPr="0092263B" w:rsidRDefault="003743EB" w:rsidP="00517C9B">
      <w:pPr>
        <w:rPr>
          <w:highlight w:val="white"/>
        </w:rPr>
      </w:pPr>
      <w:r>
        <w:rPr>
          <w:highlight w:val="white"/>
        </w:rPr>
        <w:t>When we have evaluated the value</w:t>
      </w:r>
      <w:r w:rsidR="00760F0C">
        <w:rPr>
          <w:highlight w:val="white"/>
        </w:rPr>
        <w:t>,</w:t>
      </w:r>
      <w:r>
        <w:rPr>
          <w:highlight w:val="white"/>
        </w:rPr>
        <w:t xml:space="preserve"> </w:t>
      </w:r>
      <w:r w:rsidR="00EB78C9">
        <w:rPr>
          <w:highlight w:val="white"/>
        </w:rPr>
        <w:t xml:space="preserve">we need to find its type, which we </w:t>
      </w:r>
      <w:r w:rsidR="00E546DF">
        <w:rPr>
          <w:highlight w:val="white"/>
        </w:rPr>
        <w:t xml:space="preserve">do by calling the </w:t>
      </w:r>
      <w:r w:rsidR="00E546DF" w:rsidRPr="00E546DF">
        <w:rPr>
          <w:rStyle w:val="KeyWord0"/>
          <w:highlight w:val="white"/>
        </w:rPr>
        <w:t>MaxType</w:t>
      </w:r>
      <w:r w:rsidR="00E546DF">
        <w:rPr>
          <w:highlight w:val="white"/>
        </w:rPr>
        <w:t xml:space="preserve"> method in the </w:t>
      </w:r>
      <w:r w:rsidR="00E546DF" w:rsidRPr="00E546DF">
        <w:rPr>
          <w:rStyle w:val="KeyWord0"/>
          <w:highlight w:val="white"/>
        </w:rPr>
        <w:t>TypeCast</w:t>
      </w:r>
      <w:r w:rsidR="00E546DF">
        <w:rPr>
          <w:highlight w:val="white"/>
        </w:rPr>
        <w:t xml:space="preserve"> class.</w:t>
      </w:r>
    </w:p>
    <w:p w14:paraId="0EA79D12" w14:textId="7C02465D" w:rsidR="00CD295E" w:rsidRDefault="00CD295E" w:rsidP="0092263B">
      <w:pPr>
        <w:pStyle w:val="Code"/>
        <w:rPr>
          <w:highlight w:val="white"/>
        </w:rPr>
      </w:pPr>
      <w:r w:rsidRPr="0092263B">
        <w:rPr>
          <w:highlight w:val="white"/>
        </w:rPr>
        <w:t xml:space="preserve">      Type maxType = TypeCast.MaxType(leftSymbol.Type, rightSymbol.Type);</w:t>
      </w:r>
    </w:p>
    <w:p w14:paraId="7E525A50" w14:textId="356542E6" w:rsidR="00760F0C" w:rsidRPr="0092263B" w:rsidRDefault="00760F0C" w:rsidP="00760F0C">
      <w:pPr>
        <w:rPr>
          <w:highlight w:val="white"/>
        </w:rPr>
      </w:pPr>
      <w:r>
        <w:rPr>
          <w:highlight w:val="white"/>
        </w:rPr>
        <w:t>Finally</w:t>
      </w:r>
      <w:r w:rsidR="004E60EA">
        <w:rPr>
          <w:highlight w:val="white"/>
        </w:rPr>
        <w:t>,</w:t>
      </w:r>
      <w:r>
        <w:rPr>
          <w:highlight w:val="white"/>
        </w:rPr>
        <w:t xml:space="preserve"> we return a symbol holding the maximum type and the resulting value.</w:t>
      </w:r>
    </w:p>
    <w:p w14:paraId="4F417BE7" w14:textId="77777777" w:rsidR="00CD295E" w:rsidRPr="0092263B" w:rsidRDefault="00CD295E" w:rsidP="0092263B">
      <w:pPr>
        <w:pStyle w:val="Code"/>
        <w:rPr>
          <w:highlight w:val="white"/>
        </w:rPr>
      </w:pPr>
      <w:r w:rsidRPr="0092263B">
        <w:rPr>
          <w:highlight w:val="white"/>
        </w:rPr>
        <w:t xml:space="preserve">      return (new Symbol(maxType, resultValue));</w:t>
      </w:r>
    </w:p>
    <w:p w14:paraId="67E39F9D" w14:textId="77777777" w:rsidR="00CD295E" w:rsidRPr="0092263B" w:rsidRDefault="00CD295E" w:rsidP="0092263B">
      <w:pPr>
        <w:pStyle w:val="Code"/>
        <w:rPr>
          <w:highlight w:val="white"/>
        </w:rPr>
      </w:pPr>
      <w:r w:rsidRPr="0092263B">
        <w:rPr>
          <w:highlight w:val="white"/>
        </w:rPr>
        <w:t xml:space="preserve">    }</w:t>
      </w:r>
    </w:p>
    <w:p w14:paraId="226F3A34" w14:textId="2FA030B6" w:rsidR="00CD295E" w:rsidRPr="0092263B" w:rsidRDefault="00BE2C60" w:rsidP="00CA5248">
      <w:pPr>
        <w:rPr>
          <w:highlight w:val="white"/>
        </w:rPr>
      </w:pPr>
      <w:r>
        <w:rPr>
          <w:highlight w:val="white"/>
        </w:rPr>
        <w:t xml:space="preserve">The evaluation of a floating constant expression is simplier than the integral expression, since we </w:t>
      </w:r>
      <w:r w:rsidR="00CA5248">
        <w:rPr>
          <w:highlight w:val="white"/>
        </w:rPr>
        <w:t>do not need to take pointer arithmetic in consideration.</w:t>
      </w:r>
    </w:p>
    <w:p w14:paraId="2018B383" w14:textId="77777777" w:rsidR="00CD295E" w:rsidRPr="0092263B" w:rsidRDefault="00CD295E" w:rsidP="0092263B">
      <w:pPr>
        <w:pStyle w:val="Code"/>
        <w:rPr>
          <w:highlight w:val="white"/>
        </w:rPr>
      </w:pPr>
      <w:r w:rsidRPr="0092263B">
        <w:rPr>
          <w:highlight w:val="white"/>
        </w:rPr>
        <w:t xml:space="preserve">    private static Expression ArithmeticFloating(MiddleOperator middleOp,</w:t>
      </w:r>
    </w:p>
    <w:p w14:paraId="3466C762" w14:textId="77777777" w:rsidR="002E00C1" w:rsidRDefault="00CD295E" w:rsidP="0092263B">
      <w:pPr>
        <w:pStyle w:val="Code"/>
        <w:rPr>
          <w:highlight w:val="white"/>
        </w:rPr>
      </w:pPr>
      <w:r w:rsidRPr="0092263B">
        <w:rPr>
          <w:highlight w:val="white"/>
        </w:rPr>
        <w:t xml:space="preserve">                                                 Expression leftExpression,</w:t>
      </w:r>
    </w:p>
    <w:p w14:paraId="6EAB5B2A" w14:textId="2A1AD518" w:rsidR="00CD295E" w:rsidRPr="0092263B" w:rsidRDefault="002E00C1" w:rsidP="0092263B">
      <w:pPr>
        <w:pStyle w:val="Code"/>
        <w:rPr>
          <w:highlight w:val="white"/>
        </w:rPr>
      </w:pPr>
      <w:r>
        <w:rPr>
          <w:highlight w:val="white"/>
        </w:rPr>
        <w:t xml:space="preserve">                                                </w:t>
      </w:r>
      <w:r w:rsidR="00CD295E" w:rsidRPr="0092263B">
        <w:rPr>
          <w:highlight w:val="white"/>
        </w:rPr>
        <w:t xml:space="preserve"> Expression rightExpression) {</w:t>
      </w:r>
    </w:p>
    <w:p w14:paraId="3ED54B66" w14:textId="77777777" w:rsidR="00CD295E" w:rsidRPr="0092263B" w:rsidRDefault="00CD295E" w:rsidP="0092263B">
      <w:pPr>
        <w:pStyle w:val="Code"/>
        <w:rPr>
          <w:highlight w:val="white"/>
        </w:rPr>
      </w:pPr>
      <w:r w:rsidRPr="0092263B">
        <w:rPr>
          <w:highlight w:val="white"/>
        </w:rPr>
        <w:t xml:space="preserve">      leftExpression = LogicalToFloating(leftExpression);</w:t>
      </w:r>
    </w:p>
    <w:p w14:paraId="17BA6CB0" w14:textId="77777777" w:rsidR="00CD295E" w:rsidRPr="0092263B" w:rsidRDefault="00CD295E" w:rsidP="0092263B">
      <w:pPr>
        <w:pStyle w:val="Code"/>
        <w:rPr>
          <w:highlight w:val="white"/>
        </w:rPr>
      </w:pPr>
      <w:r w:rsidRPr="0092263B">
        <w:rPr>
          <w:highlight w:val="white"/>
        </w:rPr>
        <w:t xml:space="preserve">      rightExpression = LogicalToFloating(rightExpression);</w:t>
      </w:r>
    </w:p>
    <w:p w14:paraId="65E84D3D" w14:textId="77777777" w:rsidR="00CD295E" w:rsidRPr="0092263B" w:rsidRDefault="00CD295E" w:rsidP="0092263B">
      <w:pPr>
        <w:pStyle w:val="Code"/>
        <w:rPr>
          <w:highlight w:val="white"/>
        </w:rPr>
      </w:pPr>
      <w:r w:rsidRPr="0092263B">
        <w:rPr>
          <w:highlight w:val="white"/>
        </w:rPr>
        <w:t xml:space="preserve">      decimal leftValue, rightValue, resultValue = 0;</w:t>
      </w:r>
    </w:p>
    <w:p w14:paraId="1BE80AEF" w14:textId="77777777" w:rsidR="00CD295E" w:rsidRPr="0092263B" w:rsidRDefault="00CD295E" w:rsidP="0092263B">
      <w:pPr>
        <w:pStyle w:val="Code"/>
        <w:rPr>
          <w:highlight w:val="white"/>
        </w:rPr>
      </w:pPr>
    </w:p>
    <w:p w14:paraId="52D905B8" w14:textId="51A83873" w:rsidR="00FF4A26" w:rsidRDefault="00FF4A26" w:rsidP="00FF4A26">
      <w:pPr>
        <w:rPr>
          <w:highlight w:val="white"/>
        </w:rPr>
      </w:pPr>
      <w:r>
        <w:rPr>
          <w:highlight w:val="white"/>
        </w:rPr>
        <w:t xml:space="preserve">The value of each expression can be </w:t>
      </w:r>
      <w:r w:rsidRPr="00FF4A26">
        <w:rPr>
          <w:rStyle w:val="KeyWord0"/>
          <w:highlight w:val="white"/>
        </w:rPr>
        <w:t>BigInteger</w:t>
      </w:r>
      <w:r>
        <w:rPr>
          <w:highlight w:val="white"/>
        </w:rPr>
        <w:t xml:space="preserve"> or </w:t>
      </w:r>
      <w:r w:rsidRPr="00FF4A26">
        <w:rPr>
          <w:rStyle w:val="KeyWord0"/>
          <w:highlight w:val="white"/>
        </w:rPr>
        <w:t>decimal</w:t>
      </w:r>
      <w:r>
        <w:rPr>
          <w:highlight w:val="white"/>
        </w:rPr>
        <w:t xml:space="preserve">. In the case of </w:t>
      </w:r>
      <w:r w:rsidRPr="00FF4A26">
        <w:rPr>
          <w:rStyle w:val="KeyWord0"/>
          <w:highlight w:val="white"/>
        </w:rPr>
        <w:t>BigInteger</w:t>
      </w:r>
      <w:r>
        <w:rPr>
          <w:highlight w:val="white"/>
        </w:rPr>
        <w:t xml:space="preserve">, we first cast the value to </w:t>
      </w:r>
      <w:r w:rsidRPr="00FF4A26">
        <w:rPr>
          <w:rStyle w:val="KeyWord0"/>
          <w:highlight w:val="white"/>
        </w:rPr>
        <w:t>BigInteger</w:t>
      </w:r>
      <w:r>
        <w:rPr>
          <w:highlight w:val="white"/>
        </w:rPr>
        <w:t xml:space="preserve"> and then to </w:t>
      </w:r>
      <w:r w:rsidRPr="00FF4A26">
        <w:rPr>
          <w:rStyle w:val="KeyWord0"/>
          <w:highlight w:val="white"/>
        </w:rPr>
        <w:t>decimal</w:t>
      </w:r>
      <w:r>
        <w:rPr>
          <w:highlight w:val="white"/>
        </w:rPr>
        <w:t>.</w:t>
      </w:r>
    </w:p>
    <w:p w14:paraId="2FF82A46" w14:textId="74B4B036" w:rsidR="00CD295E" w:rsidRPr="0092263B" w:rsidRDefault="00CD295E" w:rsidP="0092263B">
      <w:pPr>
        <w:pStyle w:val="Code"/>
        <w:rPr>
          <w:highlight w:val="white"/>
        </w:rPr>
      </w:pPr>
      <w:r w:rsidRPr="0092263B">
        <w:rPr>
          <w:highlight w:val="white"/>
        </w:rPr>
        <w:t xml:space="preserve">      if (leftExpression.Symbol.</w:t>
      </w:r>
      <w:r w:rsidR="00D63FD4">
        <w:rPr>
          <w:highlight w:val="white"/>
        </w:rPr>
        <w:t>Value is BigInteger</w:t>
      </w:r>
      <w:r w:rsidRPr="0092263B">
        <w:rPr>
          <w:highlight w:val="white"/>
        </w:rPr>
        <w:t>) {</w:t>
      </w:r>
    </w:p>
    <w:p w14:paraId="060F2412" w14:textId="77777777" w:rsidR="000E0C8B" w:rsidRPr="0092263B" w:rsidRDefault="000E0C8B" w:rsidP="000E0C8B">
      <w:pPr>
        <w:pStyle w:val="Code"/>
        <w:rPr>
          <w:highlight w:val="white"/>
        </w:rPr>
      </w:pPr>
      <w:r w:rsidRPr="0092263B">
        <w:rPr>
          <w:highlight w:val="white"/>
        </w:rPr>
        <w:t xml:space="preserve">        leftValue = (decimal) ((BigInteger) leftExpression.Symbol.Value);</w:t>
      </w:r>
    </w:p>
    <w:p w14:paraId="1CF8648A" w14:textId="77777777" w:rsidR="00CD295E" w:rsidRPr="0092263B" w:rsidRDefault="00CD295E" w:rsidP="0092263B">
      <w:pPr>
        <w:pStyle w:val="Code"/>
        <w:rPr>
          <w:highlight w:val="white"/>
        </w:rPr>
      </w:pPr>
      <w:r w:rsidRPr="0092263B">
        <w:rPr>
          <w:highlight w:val="white"/>
        </w:rPr>
        <w:t xml:space="preserve">      }</w:t>
      </w:r>
    </w:p>
    <w:p w14:paraId="0035BDDB" w14:textId="77777777" w:rsidR="00CD295E" w:rsidRPr="0092263B" w:rsidRDefault="00CD295E" w:rsidP="0092263B">
      <w:pPr>
        <w:pStyle w:val="Code"/>
        <w:rPr>
          <w:highlight w:val="white"/>
        </w:rPr>
      </w:pPr>
      <w:r w:rsidRPr="0092263B">
        <w:rPr>
          <w:highlight w:val="white"/>
        </w:rPr>
        <w:t xml:space="preserve">      else {</w:t>
      </w:r>
    </w:p>
    <w:p w14:paraId="05D8EAC4" w14:textId="77777777" w:rsidR="000E0C8B" w:rsidRPr="0092263B" w:rsidRDefault="000E0C8B" w:rsidP="000E0C8B">
      <w:pPr>
        <w:pStyle w:val="Code"/>
        <w:rPr>
          <w:highlight w:val="white"/>
        </w:rPr>
      </w:pPr>
      <w:r w:rsidRPr="0092263B">
        <w:rPr>
          <w:highlight w:val="white"/>
        </w:rPr>
        <w:t xml:space="preserve">        leftValue = (decimal) leftExpression.Symbol.Value;</w:t>
      </w:r>
    </w:p>
    <w:p w14:paraId="14B9D056" w14:textId="77777777" w:rsidR="00CD295E" w:rsidRPr="0092263B" w:rsidRDefault="00CD295E" w:rsidP="0092263B">
      <w:pPr>
        <w:pStyle w:val="Code"/>
        <w:rPr>
          <w:highlight w:val="white"/>
        </w:rPr>
      </w:pPr>
      <w:r w:rsidRPr="0092263B">
        <w:rPr>
          <w:highlight w:val="white"/>
        </w:rPr>
        <w:t xml:space="preserve">      }</w:t>
      </w:r>
    </w:p>
    <w:p w14:paraId="377A2C57" w14:textId="77777777" w:rsidR="00CD295E" w:rsidRPr="0092263B" w:rsidRDefault="00CD295E" w:rsidP="0092263B">
      <w:pPr>
        <w:pStyle w:val="Code"/>
        <w:rPr>
          <w:highlight w:val="white"/>
        </w:rPr>
      </w:pPr>
    </w:p>
    <w:p w14:paraId="6503C8D0" w14:textId="0DFC6148" w:rsidR="00CD295E" w:rsidRPr="0092263B" w:rsidRDefault="00CD295E" w:rsidP="0092263B">
      <w:pPr>
        <w:pStyle w:val="Code"/>
        <w:rPr>
          <w:highlight w:val="white"/>
        </w:rPr>
      </w:pPr>
      <w:r w:rsidRPr="0092263B">
        <w:rPr>
          <w:highlight w:val="white"/>
        </w:rPr>
        <w:t xml:space="preserve">      if (rightExpression.Symbol.</w:t>
      </w:r>
      <w:r w:rsidR="006E32D5">
        <w:rPr>
          <w:highlight w:val="white"/>
        </w:rPr>
        <w:t>Value is BigInteger</w:t>
      </w:r>
      <w:r w:rsidRPr="0092263B">
        <w:rPr>
          <w:highlight w:val="white"/>
        </w:rPr>
        <w:t>) {</w:t>
      </w:r>
    </w:p>
    <w:p w14:paraId="1B4F02A8" w14:textId="77777777" w:rsidR="00035C84" w:rsidRPr="00CD295E" w:rsidRDefault="00035C84" w:rsidP="00035C84">
      <w:pPr>
        <w:pStyle w:val="Code"/>
        <w:rPr>
          <w:highlight w:val="white"/>
        </w:rPr>
      </w:pPr>
      <w:r w:rsidRPr="00CD295E">
        <w:rPr>
          <w:highlight w:val="white"/>
        </w:rPr>
        <w:t xml:space="preserve">        rightValue = (decimal) ((BigInteger) rightExpression.Symbol.Value);</w:t>
      </w:r>
    </w:p>
    <w:p w14:paraId="5AD33C66" w14:textId="77777777" w:rsidR="00CD295E" w:rsidRPr="00CD295E" w:rsidRDefault="00CD295E" w:rsidP="00CD295E">
      <w:pPr>
        <w:pStyle w:val="Code"/>
        <w:rPr>
          <w:highlight w:val="white"/>
        </w:rPr>
      </w:pPr>
      <w:r w:rsidRPr="00CD295E">
        <w:rPr>
          <w:highlight w:val="white"/>
        </w:rPr>
        <w:t xml:space="preserve">      }</w:t>
      </w:r>
    </w:p>
    <w:p w14:paraId="74C10B97" w14:textId="77777777" w:rsidR="00CD295E" w:rsidRPr="00CD295E" w:rsidRDefault="00CD295E" w:rsidP="00CD295E">
      <w:pPr>
        <w:pStyle w:val="Code"/>
        <w:rPr>
          <w:highlight w:val="white"/>
        </w:rPr>
      </w:pPr>
      <w:r w:rsidRPr="00CD295E">
        <w:rPr>
          <w:highlight w:val="white"/>
        </w:rPr>
        <w:t xml:space="preserve">      else {</w:t>
      </w:r>
    </w:p>
    <w:p w14:paraId="5D474D29" w14:textId="77777777" w:rsidR="00035C84" w:rsidRPr="0092263B" w:rsidRDefault="00035C84" w:rsidP="00035C84">
      <w:pPr>
        <w:pStyle w:val="Code"/>
        <w:rPr>
          <w:highlight w:val="white"/>
        </w:rPr>
      </w:pPr>
      <w:r w:rsidRPr="0092263B">
        <w:rPr>
          <w:highlight w:val="white"/>
        </w:rPr>
        <w:t xml:space="preserve">        rightValue = (decimal) rightExpression.Symbol.Value;</w:t>
      </w:r>
    </w:p>
    <w:p w14:paraId="22E29BE0" w14:textId="77777777" w:rsidR="00CD295E" w:rsidRPr="00CD295E" w:rsidRDefault="00CD295E" w:rsidP="00CD295E">
      <w:pPr>
        <w:pStyle w:val="Code"/>
        <w:rPr>
          <w:highlight w:val="white"/>
        </w:rPr>
      </w:pPr>
      <w:r w:rsidRPr="00CD295E">
        <w:rPr>
          <w:highlight w:val="white"/>
        </w:rPr>
        <w:t xml:space="preserve">      }</w:t>
      </w:r>
    </w:p>
    <w:p w14:paraId="6A82AB9A" w14:textId="06E2BFFB" w:rsidR="00CD295E" w:rsidRPr="00CD295E" w:rsidRDefault="007F19D4" w:rsidP="007F19D4">
      <w:pPr>
        <w:rPr>
          <w:highlight w:val="white"/>
        </w:rPr>
      </w:pPr>
      <w:r>
        <w:rPr>
          <w:highlight w:val="white"/>
        </w:rPr>
        <w:t xml:space="preserve">Since the values are object of the </w:t>
      </w:r>
      <w:r w:rsidRPr="00FC0BFB">
        <w:rPr>
          <w:rStyle w:val="KeyWord0"/>
          <w:highlight w:val="white"/>
        </w:rPr>
        <w:t>decimal</w:t>
      </w:r>
      <w:r>
        <w:rPr>
          <w:highlight w:val="white"/>
        </w:rPr>
        <w:t xml:space="preserve"> class, we can user the regular operators.</w:t>
      </w:r>
    </w:p>
    <w:p w14:paraId="31FE1ADF" w14:textId="77777777" w:rsidR="00CD295E" w:rsidRPr="00CD295E" w:rsidRDefault="00CD295E" w:rsidP="00CD295E">
      <w:pPr>
        <w:pStyle w:val="Code"/>
        <w:rPr>
          <w:highlight w:val="white"/>
        </w:rPr>
      </w:pPr>
      <w:r w:rsidRPr="00CD295E">
        <w:rPr>
          <w:highlight w:val="white"/>
        </w:rPr>
        <w:t xml:space="preserve">      switch (middleOp) {</w:t>
      </w:r>
    </w:p>
    <w:p w14:paraId="7C59B460" w14:textId="77777777" w:rsidR="00CD295E" w:rsidRPr="00CD295E" w:rsidRDefault="00CD295E" w:rsidP="00CD295E">
      <w:pPr>
        <w:pStyle w:val="Code"/>
        <w:rPr>
          <w:highlight w:val="white"/>
        </w:rPr>
      </w:pPr>
      <w:r w:rsidRPr="00CD295E">
        <w:rPr>
          <w:highlight w:val="white"/>
        </w:rPr>
        <w:t xml:space="preserve">        case MiddleOperator.BinaryAdd:</w:t>
      </w:r>
    </w:p>
    <w:p w14:paraId="1869BF23" w14:textId="77777777" w:rsidR="00CD295E" w:rsidRPr="00CD295E" w:rsidRDefault="00CD295E" w:rsidP="00CD295E">
      <w:pPr>
        <w:pStyle w:val="Code"/>
        <w:rPr>
          <w:highlight w:val="white"/>
        </w:rPr>
      </w:pPr>
      <w:r w:rsidRPr="00CD295E">
        <w:rPr>
          <w:highlight w:val="white"/>
        </w:rPr>
        <w:t xml:space="preserve">          resultValue = leftValue + rightValue;</w:t>
      </w:r>
    </w:p>
    <w:p w14:paraId="2BD669B9" w14:textId="77777777" w:rsidR="00CD295E" w:rsidRPr="00CD295E" w:rsidRDefault="00CD295E" w:rsidP="00CD295E">
      <w:pPr>
        <w:pStyle w:val="Code"/>
        <w:rPr>
          <w:highlight w:val="white"/>
        </w:rPr>
      </w:pPr>
      <w:r w:rsidRPr="00CD295E">
        <w:rPr>
          <w:highlight w:val="white"/>
        </w:rPr>
        <w:t xml:space="preserve">          break;</w:t>
      </w:r>
    </w:p>
    <w:p w14:paraId="5BA2A709" w14:textId="77777777" w:rsidR="00CD295E" w:rsidRPr="00CD295E" w:rsidRDefault="00CD295E" w:rsidP="00CD295E">
      <w:pPr>
        <w:pStyle w:val="Code"/>
        <w:rPr>
          <w:highlight w:val="white"/>
        </w:rPr>
      </w:pPr>
      <w:r w:rsidRPr="00CD295E">
        <w:rPr>
          <w:highlight w:val="white"/>
        </w:rPr>
        <w:t xml:space="preserve">        </w:t>
      </w:r>
    </w:p>
    <w:p w14:paraId="09EEF364" w14:textId="77777777" w:rsidR="00CD295E" w:rsidRPr="00CD295E" w:rsidRDefault="00CD295E" w:rsidP="00CD295E">
      <w:pPr>
        <w:pStyle w:val="Code"/>
        <w:rPr>
          <w:highlight w:val="white"/>
        </w:rPr>
      </w:pPr>
      <w:r w:rsidRPr="00CD295E">
        <w:rPr>
          <w:highlight w:val="white"/>
        </w:rPr>
        <w:t xml:space="preserve">        case MiddleOperator.BinarySubtract:</w:t>
      </w:r>
    </w:p>
    <w:p w14:paraId="2EFC051E" w14:textId="77777777" w:rsidR="00CD295E" w:rsidRPr="00CD295E" w:rsidRDefault="00CD295E" w:rsidP="00CD295E">
      <w:pPr>
        <w:pStyle w:val="Code"/>
        <w:rPr>
          <w:highlight w:val="white"/>
        </w:rPr>
      </w:pPr>
      <w:r w:rsidRPr="00CD295E">
        <w:rPr>
          <w:highlight w:val="white"/>
        </w:rPr>
        <w:t xml:space="preserve">          resultValue = leftValue - rightValue;</w:t>
      </w:r>
    </w:p>
    <w:p w14:paraId="155D15CF" w14:textId="77777777" w:rsidR="00CD295E" w:rsidRPr="00CD295E" w:rsidRDefault="00CD295E" w:rsidP="00CD295E">
      <w:pPr>
        <w:pStyle w:val="Code"/>
        <w:rPr>
          <w:highlight w:val="white"/>
        </w:rPr>
      </w:pPr>
      <w:r w:rsidRPr="00CD295E">
        <w:rPr>
          <w:highlight w:val="white"/>
        </w:rPr>
        <w:t xml:space="preserve">          break;</w:t>
      </w:r>
    </w:p>
    <w:p w14:paraId="2F1A6BBC" w14:textId="77777777" w:rsidR="00CD295E" w:rsidRPr="00CD295E" w:rsidRDefault="00CD295E" w:rsidP="00CD295E">
      <w:pPr>
        <w:pStyle w:val="Code"/>
        <w:rPr>
          <w:highlight w:val="white"/>
        </w:rPr>
      </w:pPr>
      <w:r w:rsidRPr="00CD295E">
        <w:rPr>
          <w:highlight w:val="white"/>
        </w:rPr>
        <w:t xml:space="preserve">        </w:t>
      </w:r>
    </w:p>
    <w:p w14:paraId="23A3D45B" w14:textId="77777777" w:rsidR="00CD295E" w:rsidRPr="00CD295E" w:rsidRDefault="00CD295E" w:rsidP="00CD295E">
      <w:pPr>
        <w:pStyle w:val="Code"/>
        <w:rPr>
          <w:highlight w:val="white"/>
        </w:rPr>
      </w:pPr>
      <w:r w:rsidRPr="00CD295E">
        <w:rPr>
          <w:highlight w:val="white"/>
        </w:rPr>
        <w:t xml:space="preserve">        case MiddleOperator.SignedMultiply:</w:t>
      </w:r>
    </w:p>
    <w:p w14:paraId="5F165E5B" w14:textId="77777777" w:rsidR="00CD295E" w:rsidRPr="00CD295E" w:rsidRDefault="00CD295E" w:rsidP="00CD295E">
      <w:pPr>
        <w:pStyle w:val="Code"/>
        <w:rPr>
          <w:highlight w:val="white"/>
        </w:rPr>
      </w:pPr>
      <w:r w:rsidRPr="00CD295E">
        <w:rPr>
          <w:highlight w:val="white"/>
        </w:rPr>
        <w:t xml:space="preserve">          resultValue = leftValue * rightValue;</w:t>
      </w:r>
    </w:p>
    <w:p w14:paraId="782EA4D8" w14:textId="77777777" w:rsidR="00CD295E" w:rsidRPr="00CD295E" w:rsidRDefault="00CD295E" w:rsidP="00CD295E">
      <w:pPr>
        <w:pStyle w:val="Code"/>
        <w:rPr>
          <w:highlight w:val="white"/>
        </w:rPr>
      </w:pPr>
      <w:r w:rsidRPr="00CD295E">
        <w:rPr>
          <w:highlight w:val="white"/>
        </w:rPr>
        <w:t xml:space="preserve">          break;</w:t>
      </w:r>
    </w:p>
    <w:p w14:paraId="3076DFDE" w14:textId="77777777" w:rsidR="00CD295E" w:rsidRPr="00CD295E" w:rsidRDefault="00CD295E" w:rsidP="00CD295E">
      <w:pPr>
        <w:pStyle w:val="Code"/>
        <w:rPr>
          <w:highlight w:val="white"/>
        </w:rPr>
      </w:pPr>
      <w:r w:rsidRPr="00CD295E">
        <w:rPr>
          <w:highlight w:val="white"/>
        </w:rPr>
        <w:t xml:space="preserve">        </w:t>
      </w:r>
    </w:p>
    <w:p w14:paraId="5B77029E" w14:textId="77777777" w:rsidR="00CD295E" w:rsidRPr="00CD295E" w:rsidRDefault="00CD295E" w:rsidP="00CD295E">
      <w:pPr>
        <w:pStyle w:val="Code"/>
        <w:rPr>
          <w:highlight w:val="white"/>
        </w:rPr>
      </w:pPr>
      <w:r w:rsidRPr="00CD295E">
        <w:rPr>
          <w:highlight w:val="white"/>
        </w:rPr>
        <w:t xml:space="preserve">        case MiddleOperator.SignedDivide:</w:t>
      </w:r>
    </w:p>
    <w:p w14:paraId="7FAC3F5C" w14:textId="77777777" w:rsidR="00CD295E" w:rsidRPr="00CD295E" w:rsidRDefault="00CD295E" w:rsidP="00CD295E">
      <w:pPr>
        <w:pStyle w:val="Code"/>
        <w:rPr>
          <w:highlight w:val="white"/>
        </w:rPr>
      </w:pPr>
      <w:r w:rsidRPr="00CD295E">
        <w:rPr>
          <w:highlight w:val="white"/>
        </w:rPr>
        <w:t xml:space="preserve">          resultValue = leftValue / rightValue;</w:t>
      </w:r>
    </w:p>
    <w:p w14:paraId="0E07B612" w14:textId="77777777" w:rsidR="00CD295E" w:rsidRPr="00CD295E" w:rsidRDefault="00CD295E" w:rsidP="00CD295E">
      <w:pPr>
        <w:pStyle w:val="Code"/>
        <w:rPr>
          <w:highlight w:val="white"/>
        </w:rPr>
      </w:pPr>
      <w:r w:rsidRPr="00CD295E">
        <w:rPr>
          <w:highlight w:val="white"/>
        </w:rPr>
        <w:t xml:space="preserve">          break;</w:t>
      </w:r>
    </w:p>
    <w:p w14:paraId="58E07793" w14:textId="77777777" w:rsidR="00CD295E" w:rsidRPr="00CD295E" w:rsidRDefault="00CD295E" w:rsidP="00CD295E">
      <w:pPr>
        <w:pStyle w:val="Code"/>
        <w:rPr>
          <w:highlight w:val="white"/>
        </w:rPr>
      </w:pPr>
      <w:r w:rsidRPr="00CD295E">
        <w:rPr>
          <w:highlight w:val="white"/>
        </w:rPr>
        <w:t xml:space="preserve">      }</w:t>
      </w:r>
    </w:p>
    <w:p w14:paraId="36583498" w14:textId="0A6B562C" w:rsidR="00CD295E" w:rsidRPr="00CD295E" w:rsidRDefault="008C12A0" w:rsidP="00820FA5">
      <w:pPr>
        <w:rPr>
          <w:highlight w:val="white"/>
        </w:rPr>
      </w:pPr>
      <w:r>
        <w:rPr>
          <w:highlight w:val="white"/>
        </w:rPr>
        <w:t>When we have evaluated the value</w:t>
      </w:r>
      <w:r w:rsidR="003A5DE9">
        <w:rPr>
          <w:highlight w:val="white"/>
        </w:rPr>
        <w:t>,</w:t>
      </w:r>
      <w:r>
        <w:rPr>
          <w:highlight w:val="white"/>
        </w:rPr>
        <w:t xml:space="preserve"> we must decide its type, which we do by calling</w:t>
      </w:r>
      <w:r w:rsidR="00820FA5">
        <w:rPr>
          <w:highlight w:val="white"/>
        </w:rPr>
        <w:t xml:space="preserve"> the </w:t>
      </w:r>
      <w:r w:rsidR="00820FA5" w:rsidRPr="00820FA5">
        <w:rPr>
          <w:rStyle w:val="KeyWord0"/>
          <w:highlight w:val="white"/>
        </w:rPr>
        <w:t>MaxType</w:t>
      </w:r>
      <w:r w:rsidR="00820FA5">
        <w:rPr>
          <w:highlight w:val="white"/>
        </w:rPr>
        <w:t xml:space="preserve"> method in the </w:t>
      </w:r>
      <w:r w:rsidR="00820FA5" w:rsidRPr="00820FA5">
        <w:rPr>
          <w:rStyle w:val="KeyWord0"/>
          <w:highlight w:val="white"/>
        </w:rPr>
        <w:t>TypeCast</w:t>
      </w:r>
      <w:r w:rsidR="00820FA5">
        <w:rPr>
          <w:highlight w:val="white"/>
        </w:rPr>
        <w:t xml:space="preserve"> class.</w:t>
      </w:r>
    </w:p>
    <w:p w14:paraId="21CF6D9B" w14:textId="77777777" w:rsidR="002E00C1" w:rsidRDefault="00CD295E" w:rsidP="00CD295E">
      <w:pPr>
        <w:pStyle w:val="Code"/>
        <w:rPr>
          <w:highlight w:val="white"/>
        </w:rPr>
      </w:pPr>
      <w:r w:rsidRPr="00CD295E">
        <w:rPr>
          <w:highlight w:val="white"/>
        </w:rPr>
        <w:t xml:space="preserve">      Type maxType = TypeCast.MaxType(leftExpression.Symbol.Type,</w:t>
      </w:r>
    </w:p>
    <w:p w14:paraId="70E67E29" w14:textId="713969F4" w:rsidR="00CD295E" w:rsidRDefault="002E00C1" w:rsidP="00CD295E">
      <w:pPr>
        <w:pStyle w:val="Code"/>
        <w:rPr>
          <w:highlight w:val="white"/>
        </w:rPr>
      </w:pPr>
      <w:r>
        <w:rPr>
          <w:highlight w:val="white"/>
        </w:rPr>
        <w:t xml:space="preserve">                                     </w:t>
      </w:r>
      <w:r w:rsidR="00CD295E" w:rsidRPr="00CD295E">
        <w:rPr>
          <w:highlight w:val="white"/>
        </w:rPr>
        <w:t xml:space="preserve"> rightExpression.Symbol.Type);</w:t>
      </w:r>
    </w:p>
    <w:p w14:paraId="42A29F24" w14:textId="0B3D0422" w:rsidR="000F2FA4" w:rsidRPr="00CD295E" w:rsidRDefault="000F2FA4" w:rsidP="000F2FA4">
      <w:pPr>
        <w:rPr>
          <w:highlight w:val="white"/>
        </w:rPr>
      </w:pPr>
      <w:r>
        <w:rPr>
          <w:highlight w:val="white"/>
        </w:rPr>
        <w:t>The final symbol is a symbol with the maximum type and resulting value.</w:t>
      </w:r>
    </w:p>
    <w:p w14:paraId="5582EE05" w14:textId="250E1ACC" w:rsidR="00CD295E" w:rsidRDefault="00CD295E" w:rsidP="00CD295E">
      <w:pPr>
        <w:pStyle w:val="Code"/>
        <w:rPr>
          <w:highlight w:val="white"/>
        </w:rPr>
      </w:pPr>
      <w:r w:rsidRPr="00CD295E">
        <w:rPr>
          <w:highlight w:val="white"/>
        </w:rPr>
        <w:t xml:space="preserve">      Symbol resultSymbol = new Symbol(maxType, resultValue);</w:t>
      </w:r>
    </w:p>
    <w:p w14:paraId="2926BC15" w14:textId="23489875" w:rsidR="00821169" w:rsidRPr="00CD295E" w:rsidRDefault="00821169" w:rsidP="00280429">
      <w:pPr>
        <w:rPr>
          <w:highlight w:val="white"/>
        </w:rPr>
      </w:pPr>
      <w:r>
        <w:rPr>
          <w:highlight w:val="white"/>
        </w:rPr>
        <w:t>In the floating evaluation case</w:t>
      </w:r>
      <w:r w:rsidR="00B612FD">
        <w:rPr>
          <w:highlight w:val="white"/>
        </w:rPr>
        <w:t>,</w:t>
      </w:r>
      <w:r>
        <w:rPr>
          <w:highlight w:val="white"/>
        </w:rPr>
        <w:t xml:space="preserve"> we need to push the resulting value to the floating value stack.</w:t>
      </w:r>
    </w:p>
    <w:p w14:paraId="182F66C8" w14:textId="29F55DE7"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41CE1635" w14:textId="7FD755DD" w:rsidR="002E00C1"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6D86BCE7" w14:textId="10103B1C" w:rsidR="00CD295E" w:rsidRDefault="002E00C1" w:rsidP="00CD295E">
      <w:pPr>
        <w:pStyle w:val="Code"/>
        <w:rPr>
          <w:highlight w:val="white"/>
        </w:rPr>
      </w:pPr>
      <w:r>
        <w:rPr>
          <w:highlight w:val="white"/>
        </w:rPr>
        <w:t xml:space="preserve">                                       </w:t>
      </w:r>
      <w:r w:rsidR="00CD295E" w:rsidRPr="00CD295E">
        <w:rPr>
          <w:highlight w:val="white"/>
        </w:rPr>
        <w:t xml:space="preserve"> resultSymbol);</w:t>
      </w:r>
    </w:p>
    <w:p w14:paraId="59B86727" w14:textId="1BFAF6A2" w:rsidR="0025564A" w:rsidRPr="00CD295E" w:rsidRDefault="0025564A" w:rsidP="0025564A">
      <w:pPr>
        <w:rPr>
          <w:highlight w:val="white"/>
        </w:rPr>
      </w:pPr>
      <w:r>
        <w:rPr>
          <w:highlight w:val="white"/>
        </w:rPr>
        <w:t>The final expression has no short list, and the long list hold the stack pushing instruction only.</w:t>
      </w:r>
    </w:p>
    <w:p w14:paraId="6509D73D" w14:textId="1675239D"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45931999" w14:textId="77777777" w:rsidR="00CD295E" w:rsidRPr="00CD295E" w:rsidRDefault="00CD295E" w:rsidP="00CD295E">
      <w:pPr>
        <w:pStyle w:val="Code"/>
        <w:rPr>
          <w:highlight w:val="white"/>
        </w:rPr>
      </w:pPr>
      <w:r w:rsidRPr="00CD295E">
        <w:rPr>
          <w:highlight w:val="white"/>
        </w:rPr>
        <w:t xml:space="preserve">    }</w:t>
      </w:r>
    </w:p>
    <w:p w14:paraId="3749E5A3" w14:textId="4C6565F1" w:rsidR="00CD295E" w:rsidRPr="00CD295E" w:rsidRDefault="007A565C" w:rsidP="00CD6DB7">
      <w:pPr>
        <w:rPr>
          <w:highlight w:val="white"/>
        </w:rPr>
      </w:pPr>
      <w:r>
        <w:rPr>
          <w:highlight w:val="white"/>
        </w:rPr>
        <w:t xml:space="preserve">The </w:t>
      </w:r>
      <w:r w:rsidRPr="00CD6DB7">
        <w:rPr>
          <w:rStyle w:val="KeyWord0"/>
          <w:highlight w:val="white"/>
        </w:rPr>
        <w:t>LogicalNot</w:t>
      </w:r>
      <w:r>
        <w:rPr>
          <w:highlight w:val="white"/>
        </w:rPr>
        <w:t xml:space="preserve"> method </w:t>
      </w:r>
      <w:r w:rsidR="00CD6DB7">
        <w:rPr>
          <w:highlight w:val="white"/>
        </w:rPr>
        <w:t xml:space="preserve">evaluates the logical invers of the </w:t>
      </w:r>
      <w:r w:rsidR="00FD45A1">
        <w:rPr>
          <w:highlight w:val="white"/>
        </w:rPr>
        <w:t>expression if</w:t>
      </w:r>
      <w:r w:rsidR="00CD6DB7">
        <w:rPr>
          <w:highlight w:val="white"/>
        </w:rPr>
        <w:t xml:space="preserve"> it is constant.</w:t>
      </w:r>
    </w:p>
    <w:p w14:paraId="05C8627A" w14:textId="77777777" w:rsidR="00D82885" w:rsidRPr="00CD295E" w:rsidRDefault="00D82885" w:rsidP="00D82885">
      <w:pPr>
        <w:pStyle w:val="Code"/>
        <w:rPr>
          <w:highlight w:val="white"/>
        </w:rPr>
      </w:pPr>
      <w:r w:rsidRPr="00CD295E">
        <w:rPr>
          <w:highlight w:val="white"/>
        </w:rPr>
        <w:lastRenderedPageBreak/>
        <w:t xml:space="preserve">    public static Expression LogicalNot(Expression expression) {</w:t>
      </w:r>
    </w:p>
    <w:p w14:paraId="737693D8" w14:textId="77777777" w:rsidR="00D82885" w:rsidRPr="00CD295E" w:rsidRDefault="00D82885" w:rsidP="00D82885">
      <w:pPr>
        <w:pStyle w:val="Code"/>
        <w:rPr>
          <w:highlight w:val="white"/>
        </w:rPr>
      </w:pPr>
      <w:r w:rsidRPr="00CD295E">
        <w:rPr>
          <w:highlight w:val="white"/>
        </w:rPr>
        <w:t xml:space="preserve">      if (IsConstant(expression)) {</w:t>
      </w:r>
    </w:p>
    <w:p w14:paraId="2712C825" w14:textId="6A33D3C3" w:rsidR="00D82885" w:rsidRDefault="00D82885" w:rsidP="00D82885">
      <w:pPr>
        <w:pStyle w:val="Code"/>
        <w:rPr>
          <w:highlight w:val="white"/>
        </w:rPr>
      </w:pPr>
      <w:r w:rsidRPr="00CD295E">
        <w:rPr>
          <w:highlight w:val="white"/>
        </w:rPr>
        <w:t xml:space="preserve">        expression = ToLogical(expression);</w:t>
      </w:r>
    </w:p>
    <w:p w14:paraId="614FD181" w14:textId="1DF0D2F4" w:rsidR="00276390" w:rsidRPr="00CD295E" w:rsidRDefault="007D5FC3" w:rsidP="007D5FC3">
      <w:pPr>
        <w:rPr>
          <w:highlight w:val="white"/>
        </w:rPr>
      </w:pPr>
      <w:r>
        <w:rPr>
          <w:highlight w:val="white"/>
        </w:rPr>
        <w:t xml:space="preserve">The resulting symbol is simply the </w:t>
      </w:r>
      <w:r w:rsidR="009421B7">
        <w:rPr>
          <w:highlight w:val="white"/>
        </w:rPr>
        <w:t>original</w:t>
      </w:r>
      <w:r>
        <w:rPr>
          <w:highlight w:val="white"/>
        </w:rPr>
        <w:t xml:space="preserve"> symbol with its true set and false set swapped.</w:t>
      </w:r>
      <w:r w:rsidR="00276390">
        <w:rPr>
          <w:highlight w:val="white"/>
        </w:rPr>
        <w:t xml:space="preserve">        </w:t>
      </w:r>
    </w:p>
    <w:p w14:paraId="055C6363" w14:textId="38A4109E" w:rsidR="00276390" w:rsidRDefault="00D82885" w:rsidP="00276390">
      <w:pPr>
        <w:pStyle w:val="Code"/>
        <w:rPr>
          <w:highlight w:val="white"/>
        </w:rPr>
      </w:pPr>
      <w:r>
        <w:rPr>
          <w:highlight w:val="white"/>
        </w:rPr>
        <w:t xml:space="preserve">  </w:t>
      </w:r>
      <w:r w:rsidRPr="0092263B">
        <w:rPr>
          <w:highlight w:val="white"/>
        </w:rPr>
        <w:t xml:space="preserve">      Symbol </w:t>
      </w:r>
      <w:r>
        <w:rPr>
          <w:highlight w:val="white"/>
        </w:rPr>
        <w:t>resultSymbol</w:t>
      </w:r>
      <w:r w:rsidRPr="0092263B">
        <w:rPr>
          <w:highlight w:val="white"/>
        </w:rPr>
        <w:t xml:space="preserve"> = new Symbol(</w:t>
      </w:r>
      <w:r w:rsidR="00276390">
        <w:rPr>
          <w:highlight w:val="white"/>
        </w:rPr>
        <w:t>expression.Symbol.FalseSet,</w:t>
      </w:r>
    </w:p>
    <w:p w14:paraId="09003B7F" w14:textId="12FEC448" w:rsidR="00D82885" w:rsidRPr="0092263B" w:rsidRDefault="00276390" w:rsidP="006D519D">
      <w:pPr>
        <w:pStyle w:val="Code"/>
        <w:rPr>
          <w:highlight w:val="white"/>
        </w:rPr>
      </w:pPr>
      <w:r>
        <w:rPr>
          <w:highlight w:val="white"/>
        </w:rPr>
        <w:t xml:space="preserve">                                         expression.Symbol.TrueSet</w:t>
      </w:r>
      <w:r w:rsidR="006D519D">
        <w:rPr>
          <w:highlight w:val="white"/>
        </w:rPr>
        <w:t>);</w:t>
      </w:r>
    </w:p>
    <w:p w14:paraId="68F73939" w14:textId="7B383DC7" w:rsidR="00D82885" w:rsidRPr="00CD295E" w:rsidRDefault="00D82885" w:rsidP="00084F0F">
      <w:pPr>
        <w:pStyle w:val="Code"/>
        <w:rPr>
          <w:highlight w:val="white"/>
        </w:rPr>
      </w:pPr>
      <w:r w:rsidRPr="00CD295E">
        <w:rPr>
          <w:highlight w:val="white"/>
        </w:rPr>
        <w:t xml:space="preserve">        return (new Expression(</w:t>
      </w:r>
      <w:r w:rsidR="00AF71C2">
        <w:rPr>
          <w:highlight w:val="white"/>
        </w:rPr>
        <w:t>resultS</w:t>
      </w:r>
      <w:r w:rsidRPr="00CD295E">
        <w:rPr>
          <w:highlight w:val="white"/>
        </w:rPr>
        <w:t xml:space="preserve">ymbol, </w:t>
      </w:r>
      <w:r w:rsidR="00084F0F">
        <w:rPr>
          <w:highlight w:val="white"/>
        </w:rPr>
        <w:t xml:space="preserve">null, </w:t>
      </w:r>
      <w:r w:rsidR="00346521">
        <w:rPr>
          <w:highlight w:val="white"/>
        </w:rPr>
        <w:t>expression.</w:t>
      </w:r>
      <w:r w:rsidR="009421B7">
        <w:rPr>
          <w:highlight w:val="white"/>
        </w:rPr>
        <w:t>L</w:t>
      </w:r>
      <w:r w:rsidR="00346521">
        <w:rPr>
          <w:highlight w:val="white"/>
        </w:rPr>
        <w:t>ongList</w:t>
      </w:r>
      <w:r w:rsidRPr="00CD295E">
        <w:rPr>
          <w:highlight w:val="white"/>
        </w:rPr>
        <w:t>));</w:t>
      </w:r>
    </w:p>
    <w:p w14:paraId="7AD3D034" w14:textId="20AF8C51" w:rsidR="00D82885" w:rsidRDefault="00D82885" w:rsidP="00CD295E">
      <w:pPr>
        <w:pStyle w:val="Code"/>
        <w:rPr>
          <w:highlight w:val="white"/>
        </w:rPr>
      </w:pPr>
      <w:r w:rsidRPr="00CD295E">
        <w:rPr>
          <w:highlight w:val="white"/>
        </w:rPr>
        <w:t xml:space="preserve">      }</w:t>
      </w:r>
    </w:p>
    <w:p w14:paraId="0A6F0E62" w14:textId="77777777" w:rsidR="002A6710" w:rsidRPr="00CD295E" w:rsidRDefault="002A6710" w:rsidP="002A6710">
      <w:pPr>
        <w:pStyle w:val="Code"/>
        <w:rPr>
          <w:highlight w:val="white"/>
        </w:rPr>
      </w:pPr>
    </w:p>
    <w:p w14:paraId="618781B1" w14:textId="77777777" w:rsidR="002A6710" w:rsidRPr="00CD295E" w:rsidRDefault="002A6710" w:rsidP="002A6710">
      <w:pPr>
        <w:pStyle w:val="Code"/>
        <w:rPr>
          <w:highlight w:val="white"/>
        </w:rPr>
      </w:pPr>
      <w:r w:rsidRPr="00CD295E">
        <w:rPr>
          <w:highlight w:val="white"/>
        </w:rPr>
        <w:t xml:space="preserve">      return null;</w:t>
      </w:r>
    </w:p>
    <w:p w14:paraId="26875711" w14:textId="77777777" w:rsidR="002A6710" w:rsidRPr="00CD295E" w:rsidRDefault="002A6710" w:rsidP="002A6710">
      <w:pPr>
        <w:pStyle w:val="Code"/>
        <w:rPr>
          <w:highlight w:val="white"/>
        </w:rPr>
      </w:pPr>
      <w:r w:rsidRPr="00CD295E">
        <w:rPr>
          <w:highlight w:val="white"/>
        </w:rPr>
        <w:t xml:space="preserve">    }</w:t>
      </w:r>
    </w:p>
    <w:p w14:paraId="327F2369" w14:textId="7E8037AC" w:rsidR="002D2125" w:rsidRDefault="00FD45A1" w:rsidP="002D2125">
      <w:pPr>
        <w:rPr>
          <w:highlight w:val="white"/>
        </w:rPr>
      </w:pPr>
      <w:r>
        <w:rPr>
          <w:highlight w:val="white"/>
        </w:rPr>
        <w:t xml:space="preserve">The </w:t>
      </w:r>
      <w:r w:rsidRPr="00A92471">
        <w:rPr>
          <w:rStyle w:val="KeyWord0"/>
          <w:highlight w:val="white"/>
        </w:rPr>
        <w:t>Arithmetic</w:t>
      </w:r>
      <w:r>
        <w:rPr>
          <w:highlight w:val="white"/>
        </w:rPr>
        <w:t xml:space="preserve"> method</w:t>
      </w:r>
      <w:r w:rsidR="004D6611">
        <w:rPr>
          <w:highlight w:val="white"/>
        </w:rPr>
        <w:t xml:space="preserve"> performs a unary arithmetic operation on a constant expression.</w:t>
      </w:r>
      <w:r w:rsidR="006C657A">
        <w:rPr>
          <w:highlight w:val="white"/>
        </w:rPr>
        <w:t xml:space="preserve"> If the expression is constant and </w:t>
      </w:r>
      <w:r w:rsidR="002D2125">
        <w:rPr>
          <w:highlight w:val="white"/>
        </w:rPr>
        <w:t xml:space="preserve">floating </w:t>
      </w:r>
      <w:r w:rsidR="002D2125" w:rsidRPr="004A3750">
        <w:rPr>
          <w:rStyle w:val="KeyWord0"/>
          <w:highlight w:val="white"/>
        </w:rPr>
        <w:t>ArithmeticFloating</w:t>
      </w:r>
      <w:r w:rsidR="002D2125">
        <w:rPr>
          <w:highlight w:val="white"/>
        </w:rPr>
        <w:t xml:space="preserve"> is called, and if it is constant and integral </w:t>
      </w:r>
      <w:r w:rsidR="002D2125" w:rsidRPr="004A3750">
        <w:rPr>
          <w:rStyle w:val="KeyWord0"/>
          <w:highlight w:val="white"/>
        </w:rPr>
        <w:t>ArithmeticIntegral</w:t>
      </w:r>
      <w:r w:rsidR="002D2125">
        <w:rPr>
          <w:highlight w:val="white"/>
        </w:rPr>
        <w:t xml:space="preserve"> is called.</w:t>
      </w:r>
    </w:p>
    <w:p w14:paraId="77BDEC68" w14:textId="11F9AD6F" w:rsidR="00C11110" w:rsidRDefault="00CD295E" w:rsidP="002D2125">
      <w:pPr>
        <w:pStyle w:val="Code"/>
        <w:rPr>
          <w:highlight w:val="white"/>
        </w:rPr>
      </w:pPr>
      <w:r w:rsidRPr="00CD295E">
        <w:rPr>
          <w:highlight w:val="white"/>
        </w:rPr>
        <w:t xml:space="preserve">    public static Expression Arithmetic(MiddleOperator middleOp,</w:t>
      </w:r>
    </w:p>
    <w:p w14:paraId="37CBA180" w14:textId="527EE3B6"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19FF74C8" w14:textId="77777777" w:rsidR="00CD295E" w:rsidRPr="00CD295E" w:rsidRDefault="00CD295E" w:rsidP="00CD295E">
      <w:pPr>
        <w:pStyle w:val="Code"/>
        <w:rPr>
          <w:highlight w:val="white"/>
        </w:rPr>
      </w:pPr>
      <w:r w:rsidRPr="00CD295E">
        <w:rPr>
          <w:highlight w:val="white"/>
        </w:rPr>
        <w:t xml:space="preserve">      if (!IsConstant(expression)) {</w:t>
      </w:r>
    </w:p>
    <w:p w14:paraId="782FE8DB" w14:textId="77777777" w:rsidR="00CD295E" w:rsidRPr="00CD295E" w:rsidRDefault="00CD295E" w:rsidP="00CD295E">
      <w:pPr>
        <w:pStyle w:val="Code"/>
        <w:rPr>
          <w:highlight w:val="white"/>
        </w:rPr>
      </w:pPr>
      <w:r w:rsidRPr="00CD295E">
        <w:rPr>
          <w:highlight w:val="white"/>
        </w:rPr>
        <w:t xml:space="preserve">        return null;</w:t>
      </w:r>
    </w:p>
    <w:p w14:paraId="61050F58" w14:textId="77777777" w:rsidR="00CD295E" w:rsidRPr="00CD295E" w:rsidRDefault="00CD295E" w:rsidP="00CD295E">
      <w:pPr>
        <w:pStyle w:val="Code"/>
        <w:rPr>
          <w:highlight w:val="white"/>
        </w:rPr>
      </w:pPr>
      <w:r w:rsidRPr="00CD295E">
        <w:rPr>
          <w:highlight w:val="white"/>
        </w:rPr>
        <w:t xml:space="preserve">      }</w:t>
      </w:r>
    </w:p>
    <w:p w14:paraId="1A2A917E" w14:textId="77777777" w:rsidR="00CD295E" w:rsidRPr="00CD295E" w:rsidRDefault="00CD295E" w:rsidP="00CD295E">
      <w:pPr>
        <w:pStyle w:val="Code"/>
        <w:rPr>
          <w:highlight w:val="white"/>
        </w:rPr>
      </w:pPr>
      <w:r w:rsidRPr="00CD295E">
        <w:rPr>
          <w:highlight w:val="white"/>
        </w:rPr>
        <w:t xml:space="preserve">      else if (expression.Symbol.Type.IsFloating()) {</w:t>
      </w:r>
    </w:p>
    <w:p w14:paraId="6E1C3F2D" w14:textId="77777777" w:rsidR="00CD295E" w:rsidRPr="00CD295E" w:rsidRDefault="00CD295E" w:rsidP="00CD295E">
      <w:pPr>
        <w:pStyle w:val="Code"/>
        <w:rPr>
          <w:highlight w:val="white"/>
        </w:rPr>
      </w:pPr>
      <w:r w:rsidRPr="00CD295E">
        <w:rPr>
          <w:highlight w:val="white"/>
        </w:rPr>
        <w:t xml:space="preserve">        return ArithmeticFloating(middleOp, expression);</w:t>
      </w:r>
    </w:p>
    <w:p w14:paraId="4CB08839" w14:textId="77777777" w:rsidR="00CD295E" w:rsidRPr="00CD295E" w:rsidRDefault="00CD295E" w:rsidP="00CD295E">
      <w:pPr>
        <w:pStyle w:val="Code"/>
        <w:rPr>
          <w:highlight w:val="white"/>
        </w:rPr>
      </w:pPr>
      <w:r w:rsidRPr="00CD295E">
        <w:rPr>
          <w:highlight w:val="white"/>
        </w:rPr>
        <w:t xml:space="preserve">      }</w:t>
      </w:r>
    </w:p>
    <w:p w14:paraId="2B66DBAF" w14:textId="77777777" w:rsidR="00CD295E" w:rsidRPr="00CD295E" w:rsidRDefault="00CD295E" w:rsidP="00CD295E">
      <w:pPr>
        <w:pStyle w:val="Code"/>
        <w:rPr>
          <w:highlight w:val="white"/>
        </w:rPr>
      </w:pPr>
      <w:r w:rsidRPr="00CD295E">
        <w:rPr>
          <w:highlight w:val="white"/>
        </w:rPr>
        <w:t xml:space="preserve">      else {</w:t>
      </w:r>
    </w:p>
    <w:p w14:paraId="24068E69" w14:textId="77777777" w:rsidR="00CD295E" w:rsidRPr="00CD295E" w:rsidRDefault="00CD295E" w:rsidP="00CD295E">
      <w:pPr>
        <w:pStyle w:val="Code"/>
        <w:rPr>
          <w:highlight w:val="white"/>
        </w:rPr>
      </w:pPr>
      <w:r w:rsidRPr="00CD295E">
        <w:rPr>
          <w:highlight w:val="white"/>
        </w:rPr>
        <w:t xml:space="preserve">        return ArithmeticIntegral(middleOp, expression);</w:t>
      </w:r>
    </w:p>
    <w:p w14:paraId="2A9210B6" w14:textId="77777777" w:rsidR="00CD295E" w:rsidRPr="00CD295E" w:rsidRDefault="00CD295E" w:rsidP="00CD295E">
      <w:pPr>
        <w:pStyle w:val="Code"/>
        <w:rPr>
          <w:highlight w:val="white"/>
        </w:rPr>
      </w:pPr>
      <w:r w:rsidRPr="00CD295E">
        <w:rPr>
          <w:highlight w:val="white"/>
        </w:rPr>
        <w:t xml:space="preserve">      }</w:t>
      </w:r>
    </w:p>
    <w:p w14:paraId="4097E34B" w14:textId="77777777" w:rsidR="00CD295E" w:rsidRPr="00CD295E" w:rsidRDefault="00CD295E" w:rsidP="00CD295E">
      <w:pPr>
        <w:pStyle w:val="Code"/>
        <w:rPr>
          <w:highlight w:val="white"/>
        </w:rPr>
      </w:pPr>
      <w:r w:rsidRPr="00CD295E">
        <w:rPr>
          <w:highlight w:val="white"/>
        </w:rPr>
        <w:t xml:space="preserve">    }</w:t>
      </w:r>
    </w:p>
    <w:p w14:paraId="1DF79189" w14:textId="670520F6" w:rsidR="00CD295E" w:rsidRPr="00CD295E" w:rsidRDefault="004A3750" w:rsidP="004A3750">
      <w:pPr>
        <w:rPr>
          <w:highlight w:val="white"/>
        </w:rPr>
      </w:pPr>
      <w:r>
        <w:rPr>
          <w:highlight w:val="white"/>
        </w:rPr>
        <w:t xml:space="preserve">The </w:t>
      </w:r>
      <w:r w:rsidRPr="004A3750">
        <w:rPr>
          <w:rStyle w:val="KeyWord0"/>
          <w:highlight w:val="white"/>
        </w:rPr>
        <w:t>ArithmeticIntegral</w:t>
      </w:r>
      <w:r>
        <w:rPr>
          <w:highlight w:val="white"/>
        </w:rPr>
        <w:t xml:space="preserve"> method p</w:t>
      </w:r>
      <w:r w:rsidR="00DC2AF5">
        <w:rPr>
          <w:highlight w:val="white"/>
        </w:rPr>
        <w:t>er</w:t>
      </w:r>
      <w:r>
        <w:rPr>
          <w:highlight w:val="white"/>
        </w:rPr>
        <w:t xml:space="preserve">forms </w:t>
      </w:r>
      <w:r w:rsidR="00871904">
        <w:rPr>
          <w:highlight w:val="white"/>
        </w:rPr>
        <w:t>XXX</w:t>
      </w:r>
    </w:p>
    <w:p w14:paraId="40AC831D" w14:textId="77777777" w:rsidR="00C11110" w:rsidRDefault="00CD295E" w:rsidP="00CD295E">
      <w:pPr>
        <w:pStyle w:val="Code"/>
        <w:rPr>
          <w:highlight w:val="white"/>
        </w:rPr>
      </w:pPr>
      <w:r w:rsidRPr="00CD295E">
        <w:rPr>
          <w:highlight w:val="white"/>
        </w:rPr>
        <w:t xml:space="preserve">    private static Expression ArithmeticIntegral(MiddleOperator middleOp,</w:t>
      </w:r>
    </w:p>
    <w:p w14:paraId="3D96EDB7" w14:textId="1E131C77"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622A611E" w14:textId="77777777" w:rsidR="00CD295E" w:rsidRPr="00CD295E" w:rsidRDefault="00CD295E" w:rsidP="00CD295E">
      <w:pPr>
        <w:pStyle w:val="Code"/>
        <w:rPr>
          <w:highlight w:val="white"/>
        </w:rPr>
      </w:pPr>
      <w:r w:rsidRPr="00CD295E">
        <w:rPr>
          <w:highlight w:val="white"/>
        </w:rPr>
        <w:t xml:space="preserve">      expression = LogicalToIntegral(expression);</w:t>
      </w:r>
    </w:p>
    <w:p w14:paraId="5FD18830" w14:textId="77777777" w:rsidR="004A3750" w:rsidRDefault="00CD295E" w:rsidP="00CD295E">
      <w:pPr>
        <w:pStyle w:val="Code"/>
        <w:rPr>
          <w:highlight w:val="white"/>
        </w:rPr>
      </w:pPr>
      <w:r w:rsidRPr="00CD295E">
        <w:rPr>
          <w:highlight w:val="white"/>
        </w:rPr>
        <w:t xml:space="preserve">      BigInteger value = (BigInteger) expression.Symbol.Value,</w:t>
      </w:r>
    </w:p>
    <w:p w14:paraId="0EDC9B5C" w14:textId="129222A0" w:rsidR="00CD295E" w:rsidRPr="00CD295E" w:rsidRDefault="004A3750" w:rsidP="00CD295E">
      <w:pPr>
        <w:pStyle w:val="Code"/>
        <w:rPr>
          <w:highlight w:val="white"/>
        </w:rPr>
      </w:pPr>
      <w:r>
        <w:rPr>
          <w:highlight w:val="white"/>
        </w:rPr>
        <w:t xml:space="preserve">                </w:t>
      </w:r>
      <w:r w:rsidR="00CD295E" w:rsidRPr="00CD295E">
        <w:rPr>
          <w:highlight w:val="white"/>
        </w:rPr>
        <w:t xml:space="preserve"> resultValue = 0;</w:t>
      </w:r>
    </w:p>
    <w:p w14:paraId="4040DBA2" w14:textId="1A01464C" w:rsidR="00CD295E" w:rsidRPr="00CD295E" w:rsidRDefault="00804F50" w:rsidP="00804F50">
      <w:pPr>
        <w:rPr>
          <w:highlight w:val="white"/>
        </w:rPr>
      </w:pPr>
      <w:r>
        <w:rPr>
          <w:highlight w:val="white"/>
        </w:rPr>
        <w:t>The unary addition operator does in fact nothing. The unary subtraction operator and bitwise not-operator perform the corresponding operations</w:t>
      </w:r>
      <w:r w:rsidR="00E07332">
        <w:rPr>
          <w:highlight w:val="white"/>
        </w:rPr>
        <w:t>.</w:t>
      </w:r>
    </w:p>
    <w:p w14:paraId="1336AD12" w14:textId="77777777" w:rsidR="00CD295E" w:rsidRPr="00CD295E" w:rsidRDefault="00CD295E" w:rsidP="00CD295E">
      <w:pPr>
        <w:pStyle w:val="Code"/>
        <w:rPr>
          <w:highlight w:val="white"/>
        </w:rPr>
      </w:pPr>
      <w:r w:rsidRPr="00CD295E">
        <w:rPr>
          <w:highlight w:val="white"/>
        </w:rPr>
        <w:t xml:space="preserve">      switch (middleOp) {</w:t>
      </w:r>
    </w:p>
    <w:p w14:paraId="339A4F80" w14:textId="77777777" w:rsidR="00CD295E" w:rsidRPr="00CD295E" w:rsidRDefault="00CD295E" w:rsidP="00CD295E">
      <w:pPr>
        <w:pStyle w:val="Code"/>
        <w:rPr>
          <w:highlight w:val="white"/>
        </w:rPr>
      </w:pPr>
      <w:r w:rsidRPr="00CD295E">
        <w:rPr>
          <w:highlight w:val="white"/>
        </w:rPr>
        <w:t xml:space="preserve">        case MiddleOperator.UnaryAdd:</w:t>
      </w:r>
    </w:p>
    <w:p w14:paraId="41E8B1AC" w14:textId="77777777" w:rsidR="00CD295E" w:rsidRPr="00CD295E" w:rsidRDefault="00CD295E" w:rsidP="00CD295E">
      <w:pPr>
        <w:pStyle w:val="Code"/>
        <w:rPr>
          <w:highlight w:val="white"/>
        </w:rPr>
      </w:pPr>
      <w:r w:rsidRPr="00CD295E">
        <w:rPr>
          <w:highlight w:val="white"/>
        </w:rPr>
        <w:t xml:space="preserve">          resultValue = value;</w:t>
      </w:r>
    </w:p>
    <w:p w14:paraId="16F4FAF7" w14:textId="77777777" w:rsidR="00CD295E" w:rsidRPr="00CD295E" w:rsidRDefault="00CD295E" w:rsidP="00CD295E">
      <w:pPr>
        <w:pStyle w:val="Code"/>
        <w:rPr>
          <w:highlight w:val="white"/>
        </w:rPr>
      </w:pPr>
      <w:r w:rsidRPr="00CD295E">
        <w:rPr>
          <w:highlight w:val="white"/>
        </w:rPr>
        <w:t xml:space="preserve">          break;</w:t>
      </w:r>
    </w:p>
    <w:p w14:paraId="4F4C8349" w14:textId="77777777" w:rsidR="00CD295E" w:rsidRPr="00CD295E" w:rsidRDefault="00CD295E" w:rsidP="00CD295E">
      <w:pPr>
        <w:pStyle w:val="Code"/>
        <w:rPr>
          <w:highlight w:val="white"/>
        </w:rPr>
      </w:pPr>
      <w:r w:rsidRPr="00CD295E">
        <w:rPr>
          <w:highlight w:val="white"/>
        </w:rPr>
        <w:t xml:space="preserve">        </w:t>
      </w:r>
    </w:p>
    <w:p w14:paraId="45557224" w14:textId="77777777" w:rsidR="00CD295E" w:rsidRPr="00CD295E" w:rsidRDefault="00CD295E" w:rsidP="00CD295E">
      <w:pPr>
        <w:pStyle w:val="Code"/>
        <w:rPr>
          <w:highlight w:val="white"/>
        </w:rPr>
      </w:pPr>
      <w:r w:rsidRPr="00CD295E">
        <w:rPr>
          <w:highlight w:val="white"/>
        </w:rPr>
        <w:t xml:space="preserve">        case MiddleOperator.UnarySubtract:</w:t>
      </w:r>
    </w:p>
    <w:p w14:paraId="7A08BB1F" w14:textId="77777777" w:rsidR="00CD295E" w:rsidRPr="00CD295E" w:rsidRDefault="00CD295E" w:rsidP="00CD295E">
      <w:pPr>
        <w:pStyle w:val="Code"/>
        <w:rPr>
          <w:highlight w:val="white"/>
        </w:rPr>
      </w:pPr>
      <w:r w:rsidRPr="00CD295E">
        <w:rPr>
          <w:highlight w:val="white"/>
        </w:rPr>
        <w:t xml:space="preserve">          resultValue = -value;</w:t>
      </w:r>
    </w:p>
    <w:p w14:paraId="3BFF919E" w14:textId="77777777" w:rsidR="00CD295E" w:rsidRPr="00CD295E" w:rsidRDefault="00CD295E" w:rsidP="00CD295E">
      <w:pPr>
        <w:pStyle w:val="Code"/>
        <w:rPr>
          <w:highlight w:val="white"/>
        </w:rPr>
      </w:pPr>
      <w:r w:rsidRPr="00CD295E">
        <w:rPr>
          <w:highlight w:val="white"/>
        </w:rPr>
        <w:t xml:space="preserve">          break;</w:t>
      </w:r>
    </w:p>
    <w:p w14:paraId="56822FE4" w14:textId="77777777" w:rsidR="00CD295E" w:rsidRPr="00CD295E" w:rsidRDefault="00CD295E" w:rsidP="00CD295E">
      <w:pPr>
        <w:pStyle w:val="Code"/>
        <w:rPr>
          <w:highlight w:val="white"/>
        </w:rPr>
      </w:pPr>
    </w:p>
    <w:p w14:paraId="5B742155" w14:textId="77777777" w:rsidR="00CD295E" w:rsidRPr="00CD295E" w:rsidRDefault="00CD295E" w:rsidP="00CD295E">
      <w:pPr>
        <w:pStyle w:val="Code"/>
        <w:rPr>
          <w:highlight w:val="white"/>
        </w:rPr>
      </w:pPr>
      <w:r w:rsidRPr="00CD295E">
        <w:rPr>
          <w:highlight w:val="white"/>
        </w:rPr>
        <w:t xml:space="preserve">        case MiddleOperator.BitwiseNot:</w:t>
      </w:r>
    </w:p>
    <w:p w14:paraId="112F9C1D" w14:textId="77777777" w:rsidR="00CD295E" w:rsidRPr="00CD295E" w:rsidRDefault="00CD295E" w:rsidP="00CD295E">
      <w:pPr>
        <w:pStyle w:val="Code"/>
        <w:rPr>
          <w:highlight w:val="white"/>
        </w:rPr>
      </w:pPr>
      <w:r w:rsidRPr="00CD295E">
        <w:rPr>
          <w:highlight w:val="white"/>
        </w:rPr>
        <w:t xml:space="preserve">          resultValue = ~value;</w:t>
      </w:r>
    </w:p>
    <w:p w14:paraId="6A84BD07" w14:textId="77777777" w:rsidR="00CD295E" w:rsidRPr="00CD295E" w:rsidRDefault="00CD295E" w:rsidP="00CD295E">
      <w:pPr>
        <w:pStyle w:val="Code"/>
        <w:rPr>
          <w:highlight w:val="white"/>
        </w:rPr>
      </w:pPr>
      <w:r w:rsidRPr="00CD295E">
        <w:rPr>
          <w:highlight w:val="white"/>
        </w:rPr>
        <w:t xml:space="preserve">          break;</w:t>
      </w:r>
    </w:p>
    <w:p w14:paraId="0154B41A" w14:textId="77777777" w:rsidR="00CD295E" w:rsidRPr="00CD295E" w:rsidRDefault="00CD295E" w:rsidP="00CD295E">
      <w:pPr>
        <w:pStyle w:val="Code"/>
        <w:rPr>
          <w:highlight w:val="white"/>
        </w:rPr>
      </w:pPr>
      <w:r w:rsidRPr="00CD295E">
        <w:rPr>
          <w:highlight w:val="white"/>
        </w:rPr>
        <w:t xml:space="preserve">      }</w:t>
      </w:r>
    </w:p>
    <w:p w14:paraId="298DF4E8" w14:textId="2DC1AEAB" w:rsidR="00CD295E" w:rsidRPr="00CD295E" w:rsidRDefault="00F1471D" w:rsidP="00F1471D">
      <w:pPr>
        <w:rPr>
          <w:highlight w:val="white"/>
        </w:rPr>
      </w:pPr>
      <w:r>
        <w:rPr>
          <w:highlight w:val="white"/>
        </w:rPr>
        <w:t>The resulting symbol hold the type of the origional expression and the resulting value.</w:t>
      </w:r>
    </w:p>
    <w:p w14:paraId="45F9293F" w14:textId="77777777" w:rsidR="00CD295E" w:rsidRPr="00CD295E" w:rsidRDefault="00CD295E" w:rsidP="00CD295E">
      <w:pPr>
        <w:pStyle w:val="Code"/>
        <w:rPr>
          <w:highlight w:val="white"/>
        </w:rPr>
      </w:pPr>
      <w:r w:rsidRPr="00CD295E">
        <w:rPr>
          <w:highlight w:val="white"/>
        </w:rPr>
        <w:t xml:space="preserve">      Symbol resultSymbol = new Symbol(expression.Symbol.Type, resultValue);</w:t>
      </w:r>
    </w:p>
    <w:p w14:paraId="6EA0B331" w14:textId="26074647" w:rsidR="00E07332" w:rsidRDefault="00E07332" w:rsidP="00E07332">
      <w:pPr>
        <w:rPr>
          <w:highlight w:val="white"/>
        </w:rPr>
      </w:pPr>
      <w:r>
        <w:rPr>
          <w:highlight w:val="white"/>
        </w:rPr>
        <w:lastRenderedPageBreak/>
        <w:t>The final expression does not have short list and long list, since the integral operations do not produce any middle code.</w:t>
      </w:r>
    </w:p>
    <w:p w14:paraId="3B7FC92C" w14:textId="1A270649" w:rsidR="00CD295E" w:rsidRPr="00CD295E" w:rsidRDefault="00CD295E" w:rsidP="00CD295E">
      <w:pPr>
        <w:pStyle w:val="Code"/>
        <w:rPr>
          <w:highlight w:val="white"/>
        </w:rPr>
      </w:pPr>
      <w:r w:rsidRPr="00CD295E">
        <w:rPr>
          <w:highlight w:val="white"/>
        </w:rPr>
        <w:t xml:space="preserve">      return (new Expression(resultSymbol, null, null));</w:t>
      </w:r>
    </w:p>
    <w:p w14:paraId="30556DAF" w14:textId="77777777" w:rsidR="00CD295E" w:rsidRPr="00CD295E" w:rsidRDefault="00CD295E" w:rsidP="00CD295E">
      <w:pPr>
        <w:pStyle w:val="Code"/>
        <w:rPr>
          <w:highlight w:val="white"/>
        </w:rPr>
      </w:pPr>
      <w:r w:rsidRPr="00CD295E">
        <w:rPr>
          <w:highlight w:val="white"/>
        </w:rPr>
        <w:t xml:space="preserve">    }</w:t>
      </w:r>
    </w:p>
    <w:p w14:paraId="585D9E1A" w14:textId="6FBB44AE" w:rsidR="00CD295E" w:rsidRPr="00CD295E" w:rsidRDefault="00D775B4" w:rsidP="00D8402F">
      <w:pPr>
        <w:rPr>
          <w:highlight w:val="white"/>
        </w:rPr>
      </w:pPr>
      <w:r>
        <w:rPr>
          <w:highlight w:val="white"/>
        </w:rPr>
        <w:t xml:space="preserve">The </w:t>
      </w:r>
      <w:r w:rsidR="00D8402F" w:rsidRPr="00D8402F">
        <w:rPr>
          <w:rStyle w:val="KeyWord0"/>
          <w:highlight w:val="white"/>
        </w:rPr>
        <w:t>ArithmeticFloating</w:t>
      </w:r>
      <w:r w:rsidR="00D8402F">
        <w:rPr>
          <w:highlight w:val="white"/>
        </w:rPr>
        <w:t xml:space="preserve"> method</w:t>
      </w:r>
      <w:r w:rsidR="006565BA">
        <w:rPr>
          <w:highlight w:val="white"/>
        </w:rPr>
        <w:t xml:space="preserve"> performs </w:t>
      </w:r>
      <w:r w:rsidR="007E68B3">
        <w:rPr>
          <w:highlight w:val="white"/>
        </w:rPr>
        <w:t xml:space="preserve">unary </w:t>
      </w:r>
      <w:r w:rsidR="006565BA">
        <w:rPr>
          <w:highlight w:val="white"/>
        </w:rPr>
        <w:t>addition</w:t>
      </w:r>
      <w:r w:rsidR="007E68B3">
        <w:rPr>
          <w:highlight w:val="white"/>
        </w:rPr>
        <w:t xml:space="preserve"> and subtraction. In case of addition, nothing h</w:t>
      </w:r>
      <w:r w:rsidR="001C68CE">
        <w:rPr>
          <w:highlight w:val="white"/>
        </w:rPr>
        <w:t xml:space="preserve">appens, a new symbol with the same value is </w:t>
      </w:r>
      <w:r w:rsidR="00EA78A6">
        <w:rPr>
          <w:highlight w:val="white"/>
        </w:rPr>
        <w:t>created.</w:t>
      </w:r>
    </w:p>
    <w:p w14:paraId="1A363444" w14:textId="77777777" w:rsidR="00C11110" w:rsidRDefault="00CD295E" w:rsidP="00CD295E">
      <w:pPr>
        <w:pStyle w:val="Code"/>
        <w:rPr>
          <w:highlight w:val="white"/>
        </w:rPr>
      </w:pPr>
      <w:r w:rsidRPr="00CD295E">
        <w:rPr>
          <w:highlight w:val="white"/>
        </w:rPr>
        <w:t xml:space="preserve">    private static Expression ArithmeticFloating(MiddleOperator middleOp,</w:t>
      </w:r>
    </w:p>
    <w:p w14:paraId="1A8728E2" w14:textId="1E1DB45B"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4E382CFC" w14:textId="77777777" w:rsidR="00CD295E" w:rsidRPr="00CD295E" w:rsidRDefault="00CD295E" w:rsidP="00CD295E">
      <w:pPr>
        <w:pStyle w:val="Code"/>
        <w:rPr>
          <w:highlight w:val="white"/>
        </w:rPr>
      </w:pPr>
      <w:r w:rsidRPr="00CD295E">
        <w:rPr>
          <w:highlight w:val="white"/>
        </w:rPr>
        <w:t xml:space="preserve">      expression = LogicalToFloating(expression);</w:t>
      </w:r>
    </w:p>
    <w:p w14:paraId="5C2292F1" w14:textId="77777777" w:rsidR="00CD295E" w:rsidRPr="00CD295E" w:rsidRDefault="00CD295E" w:rsidP="00CD295E">
      <w:pPr>
        <w:pStyle w:val="Code"/>
        <w:rPr>
          <w:highlight w:val="white"/>
        </w:rPr>
      </w:pPr>
      <w:r w:rsidRPr="00CD295E">
        <w:rPr>
          <w:highlight w:val="white"/>
        </w:rPr>
        <w:t xml:space="preserve">      decimal value = (decimal) expression.Symbol.Value;</w:t>
      </w:r>
    </w:p>
    <w:p w14:paraId="356C07C2" w14:textId="77777777" w:rsidR="00CD295E" w:rsidRPr="00CD295E" w:rsidRDefault="00CD295E" w:rsidP="00CD295E">
      <w:pPr>
        <w:pStyle w:val="Code"/>
        <w:rPr>
          <w:highlight w:val="white"/>
        </w:rPr>
      </w:pPr>
      <w:r w:rsidRPr="00CD295E">
        <w:rPr>
          <w:highlight w:val="white"/>
        </w:rPr>
        <w:t xml:space="preserve">      Symbol resultSymbol = null;</w:t>
      </w:r>
    </w:p>
    <w:p w14:paraId="0C728003" w14:textId="77777777" w:rsidR="00CD295E" w:rsidRPr="00CD295E" w:rsidRDefault="00CD295E" w:rsidP="00CD295E">
      <w:pPr>
        <w:pStyle w:val="Code"/>
        <w:rPr>
          <w:highlight w:val="white"/>
        </w:rPr>
      </w:pPr>
    </w:p>
    <w:p w14:paraId="1FA5A119" w14:textId="77777777" w:rsidR="00CD295E" w:rsidRPr="00CD295E" w:rsidRDefault="00CD295E" w:rsidP="00CD295E">
      <w:pPr>
        <w:pStyle w:val="Code"/>
        <w:rPr>
          <w:highlight w:val="white"/>
        </w:rPr>
      </w:pPr>
      <w:r w:rsidRPr="00CD295E">
        <w:rPr>
          <w:highlight w:val="white"/>
        </w:rPr>
        <w:t xml:space="preserve">      switch (middleOp) {</w:t>
      </w:r>
    </w:p>
    <w:p w14:paraId="302203CA" w14:textId="77777777" w:rsidR="00CD295E" w:rsidRPr="00CD295E" w:rsidRDefault="00CD295E" w:rsidP="00CD295E">
      <w:pPr>
        <w:pStyle w:val="Code"/>
        <w:rPr>
          <w:highlight w:val="white"/>
        </w:rPr>
      </w:pPr>
      <w:r w:rsidRPr="00CD295E">
        <w:rPr>
          <w:highlight w:val="white"/>
        </w:rPr>
        <w:t xml:space="preserve">        case MiddleOperator.UnaryAdd:</w:t>
      </w:r>
    </w:p>
    <w:p w14:paraId="23F82FB5"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034AE5A2" w14:textId="77777777" w:rsidR="00CD295E" w:rsidRPr="00CD295E" w:rsidRDefault="00CD295E" w:rsidP="00CD295E">
      <w:pPr>
        <w:pStyle w:val="Code"/>
        <w:rPr>
          <w:highlight w:val="white"/>
        </w:rPr>
      </w:pPr>
      <w:r w:rsidRPr="00CD295E">
        <w:rPr>
          <w:highlight w:val="white"/>
        </w:rPr>
        <w:t xml:space="preserve">          break;</w:t>
      </w:r>
    </w:p>
    <w:p w14:paraId="6B583823" w14:textId="77777777" w:rsidR="00CD295E" w:rsidRPr="00CD295E" w:rsidRDefault="00CD295E" w:rsidP="00CD295E">
      <w:pPr>
        <w:pStyle w:val="Code"/>
        <w:rPr>
          <w:highlight w:val="white"/>
        </w:rPr>
      </w:pPr>
      <w:r w:rsidRPr="00CD295E">
        <w:rPr>
          <w:highlight w:val="white"/>
        </w:rPr>
        <w:t xml:space="preserve">        </w:t>
      </w:r>
    </w:p>
    <w:p w14:paraId="326E9114" w14:textId="77777777" w:rsidR="00CD295E" w:rsidRPr="00CD295E" w:rsidRDefault="00CD295E" w:rsidP="00CD295E">
      <w:pPr>
        <w:pStyle w:val="Code"/>
        <w:rPr>
          <w:highlight w:val="white"/>
        </w:rPr>
      </w:pPr>
      <w:r w:rsidRPr="00CD295E">
        <w:rPr>
          <w:highlight w:val="white"/>
        </w:rPr>
        <w:t xml:space="preserve">        case MiddleOperator.UnarySubtract:</w:t>
      </w:r>
    </w:p>
    <w:p w14:paraId="56C06822"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2E67BF36" w14:textId="77777777" w:rsidR="00CD295E" w:rsidRPr="00CD295E" w:rsidRDefault="00CD295E" w:rsidP="00CD295E">
      <w:pPr>
        <w:pStyle w:val="Code"/>
        <w:rPr>
          <w:highlight w:val="white"/>
        </w:rPr>
      </w:pPr>
      <w:r w:rsidRPr="00CD295E">
        <w:rPr>
          <w:highlight w:val="white"/>
        </w:rPr>
        <w:t xml:space="preserve">          break;</w:t>
      </w:r>
    </w:p>
    <w:p w14:paraId="5D1F52CE" w14:textId="77777777" w:rsidR="00CD295E" w:rsidRPr="00CD295E" w:rsidRDefault="00CD295E" w:rsidP="00CD295E">
      <w:pPr>
        <w:pStyle w:val="Code"/>
        <w:rPr>
          <w:highlight w:val="white"/>
        </w:rPr>
      </w:pPr>
      <w:r w:rsidRPr="00CD295E">
        <w:rPr>
          <w:highlight w:val="white"/>
        </w:rPr>
        <w:t xml:space="preserve">      }</w:t>
      </w:r>
    </w:p>
    <w:p w14:paraId="15B8A106" w14:textId="3A6E6E3F" w:rsidR="00CD295E" w:rsidRPr="00CD295E" w:rsidRDefault="00443026" w:rsidP="00443026">
      <w:pPr>
        <w:rPr>
          <w:highlight w:val="white"/>
        </w:rPr>
      </w:pPr>
      <w:r>
        <w:rPr>
          <w:highlight w:val="white"/>
        </w:rPr>
        <w:t xml:space="preserve">In the </w:t>
      </w:r>
      <w:r w:rsidR="00905E09">
        <w:rPr>
          <w:highlight w:val="white"/>
        </w:rPr>
        <w:t xml:space="preserve">case of </w:t>
      </w:r>
      <w:r>
        <w:rPr>
          <w:highlight w:val="white"/>
        </w:rPr>
        <w:t xml:space="preserve">floating </w:t>
      </w:r>
      <w:r w:rsidR="00905E09">
        <w:rPr>
          <w:highlight w:val="white"/>
        </w:rPr>
        <w:t>operators</w:t>
      </w:r>
      <w:r>
        <w:rPr>
          <w:highlight w:val="white"/>
        </w:rPr>
        <w:t>, we push the resulting value on the floating value stack.</w:t>
      </w:r>
    </w:p>
    <w:p w14:paraId="67062424" w14:textId="12E8A96E"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3DFA30EE" w14:textId="7F9ECD49" w:rsidR="00C11110"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71A5656C" w14:textId="1CD8DB72" w:rsidR="00CD295E" w:rsidRDefault="00C11110" w:rsidP="00CD295E">
      <w:pPr>
        <w:pStyle w:val="Code"/>
        <w:rPr>
          <w:highlight w:val="white"/>
        </w:rPr>
      </w:pPr>
      <w:r>
        <w:rPr>
          <w:highlight w:val="white"/>
        </w:rPr>
        <w:t xml:space="preserve">                                       </w:t>
      </w:r>
      <w:r w:rsidR="00CD295E" w:rsidRPr="00CD295E">
        <w:rPr>
          <w:highlight w:val="white"/>
        </w:rPr>
        <w:t xml:space="preserve"> resultSymbol);</w:t>
      </w:r>
    </w:p>
    <w:p w14:paraId="46675963" w14:textId="7FCCD0A0" w:rsidR="003D641B" w:rsidRPr="00CD295E" w:rsidRDefault="003D641B" w:rsidP="00177859">
      <w:pPr>
        <w:rPr>
          <w:highlight w:val="white"/>
        </w:rPr>
      </w:pPr>
      <w:r>
        <w:rPr>
          <w:highlight w:val="white"/>
        </w:rPr>
        <w:t xml:space="preserve">The resulting expression has no short list, and the long list holds only the </w:t>
      </w:r>
      <w:r w:rsidR="00177859">
        <w:rPr>
          <w:highlight w:val="white"/>
        </w:rPr>
        <w:t>floating stack push instruction.</w:t>
      </w:r>
    </w:p>
    <w:p w14:paraId="4184B438" w14:textId="6369138E"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1B02A389" w14:textId="77777777" w:rsidR="00CD295E" w:rsidRPr="00CD295E" w:rsidRDefault="00CD295E" w:rsidP="00CD295E">
      <w:pPr>
        <w:pStyle w:val="Code"/>
        <w:rPr>
          <w:highlight w:val="white"/>
        </w:rPr>
      </w:pPr>
      <w:r w:rsidRPr="00CD295E">
        <w:rPr>
          <w:highlight w:val="white"/>
        </w:rPr>
        <w:t xml:space="preserve">    }</w:t>
      </w:r>
    </w:p>
    <w:p w14:paraId="4F48746B" w14:textId="4A86C798" w:rsidR="00CD295E" w:rsidRPr="00CD295E" w:rsidRDefault="00C22B75" w:rsidP="003D1228">
      <w:pPr>
        <w:rPr>
          <w:highlight w:val="white"/>
        </w:rPr>
      </w:pPr>
      <w:r>
        <w:rPr>
          <w:highlight w:val="white"/>
        </w:rPr>
        <w:t xml:space="preserve">The </w:t>
      </w:r>
      <w:r w:rsidRPr="00A8204F">
        <w:rPr>
          <w:rStyle w:val="KeyWord0"/>
          <w:highlight w:val="white"/>
        </w:rPr>
        <w:t>Cast</w:t>
      </w:r>
      <w:r>
        <w:rPr>
          <w:highlight w:val="white"/>
        </w:rPr>
        <w:t xml:space="preserve"> method cast a</w:t>
      </w:r>
      <w:r w:rsidR="009754F8">
        <w:rPr>
          <w:highlight w:val="white"/>
        </w:rPr>
        <w:t xml:space="preserve"> constant</w:t>
      </w:r>
      <w:r w:rsidR="00A733AB">
        <w:rPr>
          <w:highlight w:val="white"/>
        </w:rPr>
        <w:t xml:space="preserve"> expression </w:t>
      </w:r>
      <w:r w:rsidR="009754F8">
        <w:rPr>
          <w:highlight w:val="white"/>
        </w:rPr>
        <w:t>into a new type.</w:t>
      </w:r>
      <w:r w:rsidR="00EA5987">
        <w:rPr>
          <w:highlight w:val="white"/>
        </w:rPr>
        <w:t xml:space="preserve"> If the expression if not constant, we just return null.</w:t>
      </w:r>
    </w:p>
    <w:p w14:paraId="3DDEEA87" w14:textId="77777777" w:rsidR="001A5A90" w:rsidRDefault="00CD295E" w:rsidP="00CD295E">
      <w:pPr>
        <w:pStyle w:val="Code"/>
        <w:rPr>
          <w:highlight w:val="white"/>
        </w:rPr>
      </w:pPr>
      <w:r w:rsidRPr="00CD295E">
        <w:rPr>
          <w:highlight w:val="white"/>
        </w:rPr>
        <w:t xml:space="preserve">    public static Expression Cast(Expression </w:t>
      </w:r>
      <w:r w:rsidR="001A5A90">
        <w:rPr>
          <w:highlight w:val="white"/>
        </w:rPr>
        <w:t>source</w:t>
      </w:r>
      <w:r w:rsidRPr="00CD295E">
        <w:rPr>
          <w:highlight w:val="white"/>
        </w:rPr>
        <w:t>Expression,</w:t>
      </w:r>
    </w:p>
    <w:p w14:paraId="29A708CF" w14:textId="229CEF0C" w:rsidR="00CD295E" w:rsidRPr="00CD295E" w:rsidRDefault="001A5A90" w:rsidP="00CD295E">
      <w:pPr>
        <w:pStyle w:val="Code"/>
        <w:rPr>
          <w:highlight w:val="white"/>
        </w:rPr>
      </w:pPr>
      <w:r>
        <w:rPr>
          <w:highlight w:val="white"/>
        </w:rPr>
        <w:t xml:space="preserve">                                 </w:t>
      </w:r>
      <w:r w:rsidR="00CD295E" w:rsidRPr="00CD295E">
        <w:rPr>
          <w:highlight w:val="white"/>
        </w:rPr>
        <w:t xml:space="preserve"> Type </w:t>
      </w:r>
      <w:r>
        <w:rPr>
          <w:highlight w:val="white"/>
        </w:rPr>
        <w:t>target</w:t>
      </w:r>
      <w:r w:rsidR="00CD295E" w:rsidRPr="00CD295E">
        <w:rPr>
          <w:highlight w:val="white"/>
        </w:rPr>
        <w:t>Type) {</w:t>
      </w:r>
    </w:p>
    <w:p w14:paraId="0809C22C" w14:textId="2122C395" w:rsidR="00CD295E" w:rsidRPr="00CD295E" w:rsidRDefault="00CD295E" w:rsidP="00CD295E">
      <w:pPr>
        <w:pStyle w:val="Code"/>
        <w:rPr>
          <w:highlight w:val="white"/>
        </w:rPr>
      </w:pPr>
      <w:r w:rsidRPr="00CD295E">
        <w:rPr>
          <w:highlight w:val="white"/>
        </w:rPr>
        <w:t xml:space="preserve">      if (!IsConstant(</w:t>
      </w:r>
      <w:r w:rsidR="001A5A90">
        <w:rPr>
          <w:highlight w:val="white"/>
        </w:rPr>
        <w:t>source</w:t>
      </w:r>
      <w:r w:rsidRPr="00CD295E">
        <w:rPr>
          <w:highlight w:val="white"/>
        </w:rPr>
        <w:t>Expression)) {</w:t>
      </w:r>
    </w:p>
    <w:p w14:paraId="796AC4B5" w14:textId="77777777" w:rsidR="00CD295E" w:rsidRPr="00CD295E" w:rsidRDefault="00CD295E" w:rsidP="00CD295E">
      <w:pPr>
        <w:pStyle w:val="Code"/>
        <w:rPr>
          <w:highlight w:val="white"/>
        </w:rPr>
      </w:pPr>
      <w:r w:rsidRPr="00CD295E">
        <w:rPr>
          <w:highlight w:val="white"/>
        </w:rPr>
        <w:t xml:space="preserve">        return null;</w:t>
      </w:r>
    </w:p>
    <w:p w14:paraId="100952D6" w14:textId="77777777" w:rsidR="00CD295E" w:rsidRPr="00CD295E" w:rsidRDefault="00CD295E" w:rsidP="00CD295E">
      <w:pPr>
        <w:pStyle w:val="Code"/>
        <w:rPr>
          <w:highlight w:val="white"/>
        </w:rPr>
      </w:pPr>
      <w:r w:rsidRPr="00CD295E">
        <w:rPr>
          <w:highlight w:val="white"/>
        </w:rPr>
        <w:t xml:space="preserve">      }</w:t>
      </w:r>
    </w:p>
    <w:p w14:paraId="50BB919D" w14:textId="77777777" w:rsidR="00CD295E" w:rsidRPr="00CD295E" w:rsidRDefault="00CD295E" w:rsidP="00CD295E">
      <w:pPr>
        <w:pStyle w:val="Code"/>
        <w:rPr>
          <w:highlight w:val="white"/>
        </w:rPr>
      </w:pPr>
    </w:p>
    <w:p w14:paraId="46CE24E1" w14:textId="5DA6469E" w:rsidR="00CD295E" w:rsidRPr="00CD295E" w:rsidRDefault="00CD295E" w:rsidP="00CD295E">
      <w:pPr>
        <w:pStyle w:val="Code"/>
        <w:rPr>
          <w:highlight w:val="white"/>
        </w:rPr>
      </w:pPr>
      <w:r w:rsidRPr="00CD295E">
        <w:rPr>
          <w:highlight w:val="white"/>
        </w:rPr>
        <w:t xml:space="preserve">      Symbol </w:t>
      </w:r>
      <w:r w:rsidR="001A5A90">
        <w:rPr>
          <w:highlight w:val="white"/>
        </w:rPr>
        <w:t>source</w:t>
      </w:r>
      <w:r w:rsidRPr="00CD295E">
        <w:rPr>
          <w:highlight w:val="white"/>
        </w:rPr>
        <w:t xml:space="preserve">Symbol = </w:t>
      </w:r>
      <w:r w:rsidR="001A5A90">
        <w:rPr>
          <w:highlight w:val="white"/>
        </w:rPr>
        <w:t>source</w:t>
      </w:r>
      <w:r w:rsidRPr="00CD295E">
        <w:rPr>
          <w:highlight w:val="white"/>
        </w:rPr>
        <w:t>Expression.Symbol;</w:t>
      </w:r>
    </w:p>
    <w:p w14:paraId="6D699457" w14:textId="5C291588" w:rsidR="00CD295E" w:rsidRPr="00CD295E" w:rsidRDefault="00CD295E" w:rsidP="00CD295E">
      <w:pPr>
        <w:pStyle w:val="Code"/>
        <w:rPr>
          <w:highlight w:val="white"/>
        </w:rPr>
      </w:pPr>
      <w:r w:rsidRPr="00CD295E">
        <w:rPr>
          <w:highlight w:val="white"/>
        </w:rPr>
        <w:t xml:space="preserve">      Type </w:t>
      </w:r>
      <w:r w:rsidR="001A5A90">
        <w:rPr>
          <w:highlight w:val="white"/>
        </w:rPr>
        <w:t>source</w:t>
      </w:r>
      <w:r w:rsidRPr="00CD295E">
        <w:rPr>
          <w:highlight w:val="white"/>
        </w:rPr>
        <w:t xml:space="preserve">Type = </w:t>
      </w:r>
      <w:r w:rsidR="001A5A90">
        <w:rPr>
          <w:highlight w:val="white"/>
        </w:rPr>
        <w:t>source</w:t>
      </w:r>
      <w:r w:rsidRPr="00CD295E">
        <w:rPr>
          <w:highlight w:val="white"/>
        </w:rPr>
        <w:t>Symbol.Type;</w:t>
      </w:r>
    </w:p>
    <w:p w14:paraId="066CCE30" w14:textId="3BCD8357" w:rsidR="00CD295E" w:rsidRPr="00CD295E" w:rsidRDefault="00CD295E" w:rsidP="00CD295E">
      <w:pPr>
        <w:pStyle w:val="Code"/>
        <w:rPr>
          <w:highlight w:val="white"/>
        </w:rPr>
      </w:pPr>
      <w:r w:rsidRPr="00CD295E">
        <w:rPr>
          <w:highlight w:val="white"/>
        </w:rPr>
        <w:t xml:space="preserve">      object </w:t>
      </w:r>
      <w:r w:rsidR="001A5A90">
        <w:rPr>
          <w:highlight w:val="white"/>
        </w:rPr>
        <w:t>source</w:t>
      </w:r>
      <w:r w:rsidRPr="00CD295E">
        <w:rPr>
          <w:highlight w:val="white"/>
        </w:rPr>
        <w:t xml:space="preserve">Value = </w:t>
      </w:r>
      <w:r w:rsidR="001A5A90">
        <w:rPr>
          <w:highlight w:val="white"/>
        </w:rPr>
        <w:t>source</w:t>
      </w:r>
      <w:r w:rsidRPr="00CD295E">
        <w:rPr>
          <w:highlight w:val="white"/>
        </w:rPr>
        <w:t>Symbol.Value;</w:t>
      </w:r>
    </w:p>
    <w:p w14:paraId="172EAF3A" w14:textId="2C39E8BB" w:rsidR="00CD295E" w:rsidRPr="00CD295E" w:rsidRDefault="005A3966" w:rsidP="007D18E4">
      <w:pPr>
        <w:rPr>
          <w:highlight w:val="white"/>
        </w:rPr>
      </w:pPr>
      <w:r>
        <w:rPr>
          <w:highlight w:val="white"/>
        </w:rPr>
        <w:t xml:space="preserve">If the </w:t>
      </w:r>
      <w:r w:rsidR="007D18E4">
        <w:rPr>
          <w:highlight w:val="white"/>
        </w:rPr>
        <w:t>source type equals the target type, we just return the origional expression.</w:t>
      </w:r>
    </w:p>
    <w:p w14:paraId="750508DA" w14:textId="4077586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Type.Equals(</w:t>
      </w:r>
      <w:r w:rsidR="001A5A90">
        <w:rPr>
          <w:highlight w:val="white"/>
        </w:rPr>
        <w:t>target</w:t>
      </w:r>
      <w:r w:rsidRPr="00CD295E">
        <w:rPr>
          <w:highlight w:val="white"/>
        </w:rPr>
        <w:t>Type)) {</w:t>
      </w:r>
    </w:p>
    <w:p w14:paraId="5D3189A8" w14:textId="24163E5B" w:rsidR="00CD295E" w:rsidRPr="00CD295E" w:rsidRDefault="00CD295E" w:rsidP="00CD295E">
      <w:pPr>
        <w:pStyle w:val="Code"/>
        <w:rPr>
          <w:highlight w:val="white"/>
        </w:rPr>
      </w:pPr>
      <w:r w:rsidRPr="00CD295E">
        <w:rPr>
          <w:highlight w:val="white"/>
        </w:rPr>
        <w:t xml:space="preserve">        return </w:t>
      </w:r>
      <w:r w:rsidR="001A5A90">
        <w:rPr>
          <w:highlight w:val="white"/>
        </w:rPr>
        <w:t>source</w:t>
      </w:r>
      <w:r w:rsidRPr="00CD295E">
        <w:rPr>
          <w:highlight w:val="white"/>
        </w:rPr>
        <w:t>Expression;</w:t>
      </w:r>
    </w:p>
    <w:p w14:paraId="507AD29D" w14:textId="64C06C31" w:rsidR="00CD295E" w:rsidRDefault="00CD295E" w:rsidP="00CD295E">
      <w:pPr>
        <w:pStyle w:val="Code"/>
        <w:rPr>
          <w:highlight w:val="white"/>
        </w:rPr>
      </w:pPr>
      <w:r w:rsidRPr="00CD295E">
        <w:rPr>
          <w:highlight w:val="white"/>
        </w:rPr>
        <w:t xml:space="preserve">      }</w:t>
      </w:r>
    </w:p>
    <w:p w14:paraId="45038B76" w14:textId="0A7558FD" w:rsidR="00A1015C" w:rsidRPr="00CD295E" w:rsidRDefault="00A1015C" w:rsidP="00A1015C">
      <w:pPr>
        <w:rPr>
          <w:highlight w:val="white"/>
        </w:rPr>
      </w:pPr>
      <w:r>
        <w:rPr>
          <w:highlight w:val="white"/>
        </w:rPr>
        <w:t>If the source and target type</w:t>
      </w:r>
      <w:r w:rsidR="008530CF">
        <w:rPr>
          <w:highlight w:val="white"/>
        </w:rPr>
        <w:t xml:space="preserve">s have the same size and they both are either </w:t>
      </w:r>
      <w:r>
        <w:rPr>
          <w:highlight w:val="white"/>
        </w:rPr>
        <w:t>integral, array, or pointers</w:t>
      </w:r>
      <w:r w:rsidR="008530CF">
        <w:rPr>
          <w:highlight w:val="white"/>
        </w:rPr>
        <w:t>, or they both are floating</w:t>
      </w:r>
      <w:r w:rsidR="002274B4">
        <w:rPr>
          <w:highlight w:val="white"/>
        </w:rPr>
        <w:t>, we just return a new expression with the target symbol and the short list and long list of the source expression.</w:t>
      </w:r>
    </w:p>
    <w:p w14:paraId="206EE27D" w14:textId="720AB772" w:rsidR="00D13B3D" w:rsidRDefault="00CD295E" w:rsidP="00CD295E">
      <w:pPr>
        <w:pStyle w:val="Code"/>
        <w:rPr>
          <w:highlight w:val="white"/>
        </w:rPr>
      </w:pPr>
      <w:r w:rsidRPr="00CD295E">
        <w:rPr>
          <w:highlight w:val="white"/>
        </w:rPr>
        <w:t xml:space="preserve">      else if (</w:t>
      </w:r>
      <w:r w:rsidR="00D13B3D" w:rsidRPr="00CD295E">
        <w:rPr>
          <w:highlight w:val="white"/>
        </w:rPr>
        <w:t>(</w:t>
      </w:r>
      <w:r w:rsidR="00D13B3D">
        <w:rPr>
          <w:highlight w:val="white"/>
        </w:rPr>
        <w:t>source</w:t>
      </w:r>
      <w:r w:rsidR="00D13B3D" w:rsidRPr="00CD295E">
        <w:rPr>
          <w:highlight w:val="white"/>
        </w:rPr>
        <w:t xml:space="preserve">Type.Size() == </w:t>
      </w:r>
      <w:r w:rsidR="00D13B3D">
        <w:rPr>
          <w:highlight w:val="white"/>
        </w:rPr>
        <w:t>target</w:t>
      </w:r>
      <w:r w:rsidR="00D13B3D" w:rsidRPr="00CD295E">
        <w:rPr>
          <w:highlight w:val="white"/>
        </w:rPr>
        <w:t xml:space="preserve">Type.Size()) </w:t>
      </w:r>
      <w:r w:rsidR="00D13B3D">
        <w:rPr>
          <w:highlight w:val="white"/>
        </w:rPr>
        <w:t>&amp;&amp;</w:t>
      </w:r>
    </w:p>
    <w:p w14:paraId="3474E785" w14:textId="73E7ABDA" w:rsidR="00C11110" w:rsidRDefault="00D13B3D" w:rsidP="00CD295E">
      <w:pPr>
        <w:pStyle w:val="Code"/>
        <w:rPr>
          <w:highlight w:val="white"/>
        </w:rPr>
      </w:pPr>
      <w:r>
        <w:rPr>
          <w:highlight w:val="white"/>
        </w:rPr>
        <w:lastRenderedPageBreak/>
        <w:t xml:space="preserve">               </w:t>
      </w:r>
      <w:r w:rsidR="00CD295E" w:rsidRPr="00CD295E">
        <w:rPr>
          <w:highlight w:val="white"/>
        </w:rPr>
        <w:t>((</w:t>
      </w:r>
      <w:r w:rsidR="001A5A90">
        <w:rPr>
          <w:highlight w:val="white"/>
        </w:rPr>
        <w:t>source</w:t>
      </w:r>
      <w:r w:rsidR="00CD295E" w:rsidRPr="00CD295E">
        <w:rPr>
          <w:highlight w:val="white"/>
        </w:rPr>
        <w:t>Type.IsIntegralArrayOrPointer() &amp;&amp;</w:t>
      </w:r>
    </w:p>
    <w:p w14:paraId="12EEB00C" w14:textId="16D451E6" w:rsidR="00CD295E" w:rsidRPr="00CD295E" w:rsidRDefault="00C11110"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69E47C1F" w14:textId="591306A9" w:rsidR="00CD295E" w:rsidRPr="00CD295E" w:rsidRDefault="00CD295E" w:rsidP="00CD295E">
      <w:pPr>
        <w:pStyle w:val="Code"/>
        <w:rPr>
          <w:highlight w:val="white"/>
        </w:rPr>
      </w:pPr>
      <w:r w:rsidRPr="00CD295E">
        <w:rPr>
          <w:highlight w:val="white"/>
        </w:rPr>
        <w:t xml:space="preserve">               (</w:t>
      </w:r>
      <w:r w:rsidR="001A5A90">
        <w:rPr>
          <w:highlight w:val="white"/>
        </w:rPr>
        <w:t>source</w:t>
      </w:r>
      <w:r w:rsidRPr="00CD295E">
        <w:rPr>
          <w:highlight w:val="white"/>
        </w:rPr>
        <w:t xml:space="preserve">Type.IsFloating() &amp;&amp; </w:t>
      </w:r>
      <w:r w:rsidR="001A5A90">
        <w:rPr>
          <w:highlight w:val="white"/>
        </w:rPr>
        <w:t>target</w:t>
      </w:r>
      <w:r w:rsidRPr="00CD295E">
        <w:rPr>
          <w:highlight w:val="white"/>
        </w:rPr>
        <w:t>Type.IsFloating()))) {</w:t>
      </w:r>
    </w:p>
    <w:p w14:paraId="7D7AA133" w14:textId="18C4850B"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 xml:space="preserve">Type, </w:t>
      </w:r>
      <w:r w:rsidR="001A5A90">
        <w:rPr>
          <w:highlight w:val="white"/>
        </w:rPr>
        <w:t>source</w:t>
      </w:r>
      <w:r w:rsidRPr="00CD295E">
        <w:rPr>
          <w:highlight w:val="white"/>
        </w:rPr>
        <w:t>Value);</w:t>
      </w:r>
    </w:p>
    <w:p w14:paraId="165A6154" w14:textId="55E5E029" w:rsidR="00CC47F2"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w:t>
      </w:r>
      <w:r w:rsidR="001A5A90">
        <w:rPr>
          <w:highlight w:val="white"/>
        </w:rPr>
        <w:t>source</w:t>
      </w:r>
      <w:r w:rsidRPr="00CD295E">
        <w:rPr>
          <w:highlight w:val="white"/>
        </w:rPr>
        <w:t>Expression.ShortList,</w:t>
      </w:r>
    </w:p>
    <w:p w14:paraId="64872FF7" w14:textId="0575633B"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Expression.LongList));</w:t>
      </w:r>
    </w:p>
    <w:p w14:paraId="3147FC1C" w14:textId="024E474D" w:rsidR="00CD295E" w:rsidRDefault="00CD295E" w:rsidP="00CD295E">
      <w:pPr>
        <w:pStyle w:val="Code"/>
        <w:rPr>
          <w:highlight w:val="white"/>
        </w:rPr>
      </w:pPr>
      <w:r w:rsidRPr="00CD295E">
        <w:rPr>
          <w:highlight w:val="white"/>
        </w:rPr>
        <w:t xml:space="preserve">      }</w:t>
      </w:r>
    </w:p>
    <w:p w14:paraId="10120B73" w14:textId="7CFB8C8C" w:rsidR="00316759" w:rsidRPr="00CD295E" w:rsidRDefault="00316759" w:rsidP="00316759">
      <w:pPr>
        <w:rPr>
          <w:highlight w:val="white"/>
        </w:rPr>
      </w:pPr>
      <w:r>
        <w:rPr>
          <w:highlight w:val="white"/>
        </w:rPr>
        <w:t>If the source type is logical and the</w:t>
      </w:r>
      <w:r w:rsidR="00B904B5">
        <w:rPr>
          <w:highlight w:val="white"/>
        </w:rPr>
        <w:t xml:space="preserve"> target type is in </w:t>
      </w:r>
      <w:r w:rsidR="00DE054A">
        <w:rPr>
          <w:highlight w:val="white"/>
        </w:rPr>
        <w:t>integral</w:t>
      </w:r>
      <w:r w:rsidR="00B904B5">
        <w:rPr>
          <w:highlight w:val="white"/>
        </w:rPr>
        <w:t>, array, or pointer. We look into the true and false sets of the expression.</w:t>
      </w:r>
    </w:p>
    <w:p w14:paraId="44878662" w14:textId="77777777" w:rsidR="000B796C"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Type.IsLogical() &amp;&amp;</w:t>
      </w:r>
    </w:p>
    <w:p w14:paraId="319F8ECC" w14:textId="314F5124" w:rsidR="00CD295E" w:rsidRDefault="000B796C"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4AE89BA8" w14:textId="37E99DD5" w:rsidR="00C02A94" w:rsidRPr="00CD295E" w:rsidRDefault="00C02A94" w:rsidP="00C93FDB">
      <w:pPr>
        <w:rPr>
          <w:highlight w:val="white"/>
        </w:rPr>
      </w:pPr>
      <w:r>
        <w:rPr>
          <w:highlight w:val="white"/>
        </w:rPr>
        <w:t xml:space="preserve">If the </w:t>
      </w:r>
      <w:r w:rsidR="0099109F">
        <w:rPr>
          <w:highlight w:val="white"/>
        </w:rPr>
        <w:t xml:space="preserve">true set is not empty, the </w:t>
      </w:r>
      <w:r w:rsidR="00051D74">
        <w:rPr>
          <w:highlight w:val="white"/>
        </w:rPr>
        <w:t>expression is true</w:t>
      </w:r>
      <w:r w:rsidR="00EF5B54">
        <w:rPr>
          <w:highlight w:val="white"/>
        </w:rPr>
        <w:t xml:space="preserve"> and we return a new expression with the value one.</w:t>
      </w:r>
      <w:r w:rsidR="00051D74">
        <w:rPr>
          <w:highlight w:val="white"/>
        </w:rPr>
        <w:t xml:space="preserve"> We do not need to exam the false set, since we know that the </w:t>
      </w:r>
      <w:r w:rsidR="00787318">
        <w:rPr>
          <w:highlight w:val="white"/>
        </w:rPr>
        <w:t>expression is constant, in which case one of the sets is always empty.</w:t>
      </w:r>
    </w:p>
    <w:p w14:paraId="5135ECAB" w14:textId="539FC87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Symbol.TrueSet.Count &gt; 0) {</w:t>
      </w:r>
    </w:p>
    <w:p w14:paraId="1CC53DAE" w14:textId="53AB2F5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.One</w:t>
      </w:r>
      <w:r w:rsidRPr="00CD295E">
        <w:rPr>
          <w:highlight w:val="white"/>
        </w:rPr>
        <w:t>);</w:t>
      </w:r>
    </w:p>
    <w:p w14:paraId="55DC02B8" w14:textId="495F8690"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746123C2" w14:textId="37485DFF" w:rsidR="00CD295E" w:rsidRDefault="00CD295E" w:rsidP="00CD295E">
      <w:pPr>
        <w:pStyle w:val="Code"/>
        <w:rPr>
          <w:highlight w:val="white"/>
        </w:rPr>
      </w:pPr>
      <w:r w:rsidRPr="00CD295E">
        <w:rPr>
          <w:highlight w:val="white"/>
        </w:rPr>
        <w:t xml:space="preserve">        }</w:t>
      </w:r>
    </w:p>
    <w:p w14:paraId="6E4AC218" w14:textId="0CAE5A79" w:rsidR="00107FC7" w:rsidRPr="00CD295E" w:rsidRDefault="00107FC7" w:rsidP="00107FC7">
      <w:pPr>
        <w:rPr>
          <w:highlight w:val="white"/>
        </w:rPr>
      </w:pPr>
      <w:r>
        <w:rPr>
          <w:highlight w:val="white"/>
        </w:rPr>
        <w:t>If the true set is empty</w:t>
      </w:r>
      <w:r w:rsidR="00301E74">
        <w:rPr>
          <w:highlight w:val="white"/>
        </w:rPr>
        <w:t>,</w:t>
      </w:r>
      <w:r>
        <w:rPr>
          <w:highlight w:val="white"/>
        </w:rPr>
        <w:t xml:space="preserve"> we </w:t>
      </w:r>
      <w:r w:rsidR="004B30B0">
        <w:rPr>
          <w:highlight w:val="white"/>
        </w:rPr>
        <w:t>return a new expression with the value zero</w:t>
      </w:r>
      <w:r w:rsidR="006602BB">
        <w:rPr>
          <w:highlight w:val="white"/>
        </w:rPr>
        <w:t>, since the false set must be non-empty.</w:t>
      </w:r>
    </w:p>
    <w:p w14:paraId="4DA5BE4A" w14:textId="65BA3581" w:rsidR="00CD295E" w:rsidRPr="00CD295E" w:rsidRDefault="00CD295E" w:rsidP="00CD295E">
      <w:pPr>
        <w:pStyle w:val="Code"/>
        <w:rPr>
          <w:highlight w:val="white"/>
        </w:rPr>
      </w:pPr>
      <w:r w:rsidRPr="00CD295E">
        <w:rPr>
          <w:highlight w:val="white"/>
        </w:rPr>
        <w:t xml:space="preserve">        else {</w:t>
      </w:r>
    </w:p>
    <w:p w14:paraId="6A81FD9D" w14:textId="5005053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.Zero</w:t>
      </w:r>
      <w:r w:rsidRPr="00CD295E">
        <w:rPr>
          <w:highlight w:val="white"/>
        </w:rPr>
        <w:t>);</w:t>
      </w:r>
    </w:p>
    <w:p w14:paraId="17EB5CFC" w14:textId="2DD89EB1"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3B5AE712" w14:textId="77777777" w:rsidR="00CD295E" w:rsidRPr="00CD295E" w:rsidRDefault="00CD295E" w:rsidP="00CD295E">
      <w:pPr>
        <w:pStyle w:val="Code"/>
        <w:rPr>
          <w:highlight w:val="white"/>
        </w:rPr>
      </w:pPr>
      <w:r w:rsidRPr="00CD295E">
        <w:rPr>
          <w:highlight w:val="white"/>
        </w:rPr>
        <w:t xml:space="preserve">        }</w:t>
      </w:r>
    </w:p>
    <w:p w14:paraId="295F67DF" w14:textId="2287BB31" w:rsidR="00CD295E" w:rsidRDefault="00CD295E" w:rsidP="00CD295E">
      <w:pPr>
        <w:pStyle w:val="Code"/>
        <w:rPr>
          <w:highlight w:val="white"/>
        </w:rPr>
      </w:pPr>
      <w:r w:rsidRPr="00CD295E">
        <w:rPr>
          <w:highlight w:val="white"/>
        </w:rPr>
        <w:t xml:space="preserve">      }</w:t>
      </w:r>
    </w:p>
    <w:p w14:paraId="4C24FA20" w14:textId="00AEF720" w:rsidR="000159E3" w:rsidRPr="00CD295E" w:rsidRDefault="000159E3" w:rsidP="000159E3">
      <w:pPr>
        <w:rPr>
          <w:highlight w:val="white"/>
        </w:rPr>
      </w:pPr>
      <w:r>
        <w:rPr>
          <w:highlight w:val="white"/>
        </w:rPr>
        <w:t xml:space="preserve">If the </w:t>
      </w:r>
      <w:r w:rsidR="00235142">
        <w:rPr>
          <w:highlight w:val="white"/>
        </w:rPr>
        <w:t xml:space="preserve">source </w:t>
      </w:r>
      <w:r w:rsidR="00F65CC0">
        <w:rPr>
          <w:highlight w:val="white"/>
        </w:rPr>
        <w:t xml:space="preserve">type is integral, array, pointer, or floating, and the target type is logical, we </w:t>
      </w:r>
      <w:r w:rsidR="004B67DB">
        <w:rPr>
          <w:highlight w:val="white"/>
        </w:rPr>
        <w:t>start by constructing a jump set holding one unconditional jump instruction.</w:t>
      </w:r>
    </w:p>
    <w:p w14:paraId="25AD3F81" w14:textId="77777777" w:rsidR="000B6B1D" w:rsidRDefault="00CD295E" w:rsidP="000B6B1D">
      <w:pPr>
        <w:pStyle w:val="Code"/>
        <w:rPr>
          <w:highlight w:val="white"/>
        </w:rPr>
      </w:pPr>
      <w:r w:rsidRPr="00CD295E">
        <w:rPr>
          <w:highlight w:val="white"/>
        </w:rPr>
        <w:t xml:space="preserve">      else if ((</w:t>
      </w:r>
      <w:r w:rsidR="001A5A90">
        <w:rPr>
          <w:highlight w:val="white"/>
        </w:rPr>
        <w:t>source</w:t>
      </w:r>
      <w:r w:rsidRPr="00CD295E">
        <w:rPr>
          <w:highlight w:val="white"/>
        </w:rPr>
        <w:t>Type.IsIntegralArrayOrPointer() ||</w:t>
      </w:r>
    </w:p>
    <w:p w14:paraId="448DD5EC" w14:textId="636FD206" w:rsidR="00CC47F2" w:rsidRDefault="000B6B1D" w:rsidP="000B6B1D">
      <w:pPr>
        <w:pStyle w:val="Code"/>
        <w:rPr>
          <w:highlight w:val="white"/>
        </w:rPr>
      </w:pPr>
      <w:r>
        <w:rPr>
          <w:highlight w:val="white"/>
        </w:rPr>
        <w:t xml:space="preserve">                </w:t>
      </w:r>
      <w:r w:rsidR="001A5A90">
        <w:rPr>
          <w:highlight w:val="white"/>
        </w:rPr>
        <w:t>source</w:t>
      </w:r>
      <w:r w:rsidR="00CD295E" w:rsidRPr="00CD295E">
        <w:rPr>
          <w:highlight w:val="white"/>
        </w:rPr>
        <w:t>Type.IsFloating()</w:t>
      </w:r>
      <w:r>
        <w:rPr>
          <w:highlight w:val="white"/>
        </w:rPr>
        <w:t>)</w:t>
      </w:r>
      <w:r w:rsidR="00CD295E" w:rsidRPr="00CD295E">
        <w:rPr>
          <w:highlight w:val="white"/>
        </w:rPr>
        <w:t xml:space="preserve"> &amp;&amp;</w:t>
      </w:r>
    </w:p>
    <w:p w14:paraId="185B45AB" w14:textId="1A0496AC"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Type.IsLogical()) {</w:t>
      </w:r>
    </w:p>
    <w:p w14:paraId="008C7E87" w14:textId="568B1CC6"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28DEA682" w14:textId="5DF35964" w:rsidR="00CD295E" w:rsidRPr="00CD295E" w:rsidRDefault="00CD295E" w:rsidP="00CD295E">
      <w:pPr>
        <w:pStyle w:val="Code"/>
        <w:rPr>
          <w:highlight w:val="white"/>
        </w:rPr>
      </w:pPr>
      <w:r w:rsidRPr="00CD295E">
        <w:rPr>
          <w:highlight w:val="white"/>
        </w:rPr>
        <w:t xml:space="preserve">        MiddleCode jumpCode = new MiddleCode(</w:t>
      </w:r>
      <w:r w:rsidR="00235142">
        <w:rPr>
          <w:highlight w:val="white"/>
        </w:rPr>
        <w:t>MiddleOperator</w:t>
      </w:r>
      <w:r w:rsidRPr="00CD295E">
        <w:rPr>
          <w:highlight w:val="white"/>
        </w:rPr>
        <w:t>.</w:t>
      </w:r>
      <w:r w:rsidR="00235142">
        <w:rPr>
          <w:highlight w:val="white"/>
        </w:rPr>
        <w:t>Goto</w:t>
      </w:r>
      <w:r w:rsidRPr="00CD295E">
        <w:rPr>
          <w:highlight w:val="white"/>
        </w:rPr>
        <w:t>);</w:t>
      </w:r>
    </w:p>
    <w:p w14:paraId="00A69C2D" w14:textId="57DA5AB9" w:rsidR="00CD295E" w:rsidRPr="00CD295E" w:rsidRDefault="00CD295E" w:rsidP="00CD295E">
      <w:pPr>
        <w:pStyle w:val="Code"/>
        <w:rPr>
          <w:highlight w:val="white"/>
        </w:rPr>
      </w:pPr>
      <w:r w:rsidRPr="00CD295E">
        <w:rPr>
          <w:highlight w:val="white"/>
        </w:rPr>
        <w:t xml:space="preserve">        </w:t>
      </w:r>
      <w:r w:rsidR="008366EA">
        <w:rPr>
          <w:highlight w:val="white"/>
        </w:rPr>
        <w:t>longList</w:t>
      </w:r>
      <w:r w:rsidRPr="00CD295E">
        <w:rPr>
          <w:highlight w:val="white"/>
        </w:rPr>
        <w:t>.Add(jumpCode);</w:t>
      </w:r>
    </w:p>
    <w:p w14:paraId="12C22C40" w14:textId="77777777" w:rsidR="00CD295E" w:rsidRPr="00CD295E" w:rsidRDefault="00CD295E" w:rsidP="00CD295E">
      <w:pPr>
        <w:pStyle w:val="Code"/>
        <w:rPr>
          <w:highlight w:val="white"/>
        </w:rPr>
      </w:pPr>
      <w:r w:rsidRPr="00CD295E">
        <w:rPr>
          <w:highlight w:val="white"/>
        </w:rPr>
        <w:t xml:space="preserve">        ISet&lt;MiddleCode&gt; jumpSet = new HashSet&lt;MiddleCode&gt;();</w:t>
      </w:r>
    </w:p>
    <w:p w14:paraId="3E28506E" w14:textId="77777777" w:rsidR="00CD295E" w:rsidRPr="00CD295E" w:rsidRDefault="00CD295E" w:rsidP="00CD295E">
      <w:pPr>
        <w:pStyle w:val="Code"/>
        <w:rPr>
          <w:highlight w:val="white"/>
        </w:rPr>
      </w:pPr>
      <w:r w:rsidRPr="00CD295E">
        <w:rPr>
          <w:highlight w:val="white"/>
        </w:rPr>
        <w:t xml:space="preserve">        jumpSet.Add(jumpCode);</w:t>
      </w:r>
    </w:p>
    <w:p w14:paraId="2BA269FF" w14:textId="6CE6727F" w:rsidR="00CD295E" w:rsidRPr="00CD295E" w:rsidRDefault="00362668" w:rsidP="00362668">
      <w:pPr>
        <w:rPr>
          <w:highlight w:val="white"/>
        </w:rPr>
      </w:pPr>
      <w:r>
        <w:rPr>
          <w:highlight w:val="white"/>
        </w:rPr>
        <w:t xml:space="preserve">If the value of the </w:t>
      </w:r>
      <w:r w:rsidR="006A6B4D">
        <w:rPr>
          <w:highlight w:val="white"/>
        </w:rPr>
        <w:t>source</w:t>
      </w:r>
      <w:r>
        <w:rPr>
          <w:highlight w:val="white"/>
        </w:rPr>
        <w:t xml:space="preserve"> symbol is </w:t>
      </w:r>
      <w:r w:rsidR="006A6B4D">
        <w:rPr>
          <w:highlight w:val="white"/>
        </w:rPr>
        <w:t xml:space="preserve">zero, we create a target symbol with </w:t>
      </w:r>
      <w:r w:rsidR="00F3514C">
        <w:rPr>
          <w:highlight w:val="white"/>
        </w:rPr>
        <w:t>jump set as its false set. If it not zero, we create the target symbol with the jump set as its true set.</w:t>
      </w:r>
    </w:p>
    <w:p w14:paraId="10C933E8" w14:textId="5A0537EE"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w:t>
      </w:r>
    </w:p>
    <w:p w14:paraId="309B3A6E" w14:textId="4C39FB6E" w:rsidR="005B0C44"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Value.Equals(BigInteger.Zero) ||</w:t>
      </w:r>
    </w:p>
    <w:p w14:paraId="11D8FDB6" w14:textId="3DAB051D" w:rsidR="00CD295E" w:rsidRPr="00CD295E" w:rsidRDefault="005B0C44"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Value.Equals((decimal) 0)) {</w:t>
      </w:r>
    </w:p>
    <w:p w14:paraId="4C89EBF5" w14:textId="4305DBFC"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Symbol(null, jumpSet);</w:t>
      </w:r>
    </w:p>
    <w:p w14:paraId="622E02B9" w14:textId="77777777" w:rsidR="00CD295E" w:rsidRPr="00CD295E" w:rsidRDefault="00CD295E" w:rsidP="00CD295E">
      <w:pPr>
        <w:pStyle w:val="Code"/>
        <w:rPr>
          <w:highlight w:val="white"/>
        </w:rPr>
      </w:pPr>
      <w:r w:rsidRPr="00CD295E">
        <w:rPr>
          <w:highlight w:val="white"/>
        </w:rPr>
        <w:t xml:space="preserve">        }</w:t>
      </w:r>
    </w:p>
    <w:p w14:paraId="1A2B628E" w14:textId="77777777" w:rsidR="00CD295E" w:rsidRPr="00CD295E" w:rsidRDefault="00CD295E" w:rsidP="00CD295E">
      <w:pPr>
        <w:pStyle w:val="Code"/>
        <w:rPr>
          <w:highlight w:val="white"/>
        </w:rPr>
      </w:pPr>
      <w:r w:rsidRPr="00CD295E">
        <w:rPr>
          <w:highlight w:val="white"/>
        </w:rPr>
        <w:t xml:space="preserve">        else {</w:t>
      </w:r>
    </w:p>
    <w:p w14:paraId="0D7091EB" w14:textId="5839D672"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Symbol(jumpSet, null);</w:t>
      </w:r>
    </w:p>
    <w:p w14:paraId="329A9DEB" w14:textId="77777777" w:rsidR="00CD295E" w:rsidRPr="00CD295E" w:rsidRDefault="00CD295E" w:rsidP="00CD295E">
      <w:pPr>
        <w:pStyle w:val="Code"/>
        <w:rPr>
          <w:highlight w:val="white"/>
        </w:rPr>
      </w:pPr>
      <w:r w:rsidRPr="00CD295E">
        <w:rPr>
          <w:highlight w:val="white"/>
        </w:rPr>
        <w:t xml:space="preserve">        }</w:t>
      </w:r>
    </w:p>
    <w:p w14:paraId="70A90707" w14:textId="2D6BCE52" w:rsidR="00CD295E" w:rsidRPr="00CD295E" w:rsidRDefault="00F3514C" w:rsidP="0061501B">
      <w:pPr>
        <w:rPr>
          <w:highlight w:val="white"/>
        </w:rPr>
      </w:pPr>
      <w:r>
        <w:rPr>
          <w:highlight w:val="white"/>
        </w:rPr>
        <w:t xml:space="preserve">The long list </w:t>
      </w:r>
      <w:r w:rsidR="00186F35">
        <w:rPr>
          <w:highlight w:val="white"/>
        </w:rPr>
        <w:t>holds the unconditional jump instruction of the jump set.</w:t>
      </w:r>
    </w:p>
    <w:p w14:paraId="1F7F7C66" w14:textId="039D2696"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F3514C">
        <w:rPr>
          <w:highlight w:val="white"/>
        </w:rPr>
        <w:t>longList</w:t>
      </w:r>
      <w:r w:rsidRPr="00CD295E">
        <w:rPr>
          <w:highlight w:val="white"/>
        </w:rPr>
        <w:t>));</w:t>
      </w:r>
    </w:p>
    <w:p w14:paraId="78D41B69" w14:textId="24BF4A68" w:rsidR="00CD295E" w:rsidRDefault="00CD295E" w:rsidP="00CD295E">
      <w:pPr>
        <w:pStyle w:val="Code"/>
        <w:rPr>
          <w:highlight w:val="white"/>
        </w:rPr>
      </w:pPr>
      <w:r w:rsidRPr="00CD295E">
        <w:rPr>
          <w:highlight w:val="white"/>
        </w:rPr>
        <w:t xml:space="preserve">      }</w:t>
      </w:r>
    </w:p>
    <w:p w14:paraId="59962B8E" w14:textId="77777777" w:rsidR="00367704" w:rsidRPr="00516F80" w:rsidRDefault="00367704" w:rsidP="00516F80">
      <w:pPr>
        <w:pStyle w:val="Code"/>
        <w:rPr>
          <w:highlight w:val="white"/>
        </w:rPr>
      </w:pPr>
    </w:p>
    <w:p w14:paraId="26691F1B" w14:textId="77777777" w:rsidR="00642ABF" w:rsidRPr="00516F80" w:rsidRDefault="00642ABF" w:rsidP="00516F80">
      <w:pPr>
        <w:pStyle w:val="Code"/>
        <w:rPr>
          <w:highlight w:val="white"/>
        </w:rPr>
      </w:pPr>
      <w:r w:rsidRPr="00516F80">
        <w:rPr>
          <w:highlight w:val="white"/>
        </w:rPr>
        <w:t xml:space="preserve">      else {</w:t>
      </w:r>
    </w:p>
    <w:p w14:paraId="19B17439" w14:textId="2063CD5F" w:rsidR="00516F80" w:rsidRDefault="00642ABF" w:rsidP="00516F80">
      <w:pPr>
        <w:pStyle w:val="Code"/>
        <w:rPr>
          <w:highlight w:val="white"/>
        </w:rPr>
      </w:pPr>
      <w:r w:rsidRPr="00516F80">
        <w:rPr>
          <w:highlight w:val="white"/>
        </w:rPr>
        <w:t xml:space="preserve">        Assert.</w:t>
      </w:r>
      <w:r w:rsidR="00D324D8">
        <w:rPr>
          <w:highlight w:val="white"/>
        </w:rPr>
        <w:t>ErrorXXX</w:t>
      </w:r>
      <w:r w:rsidRPr="00516F80">
        <w:rPr>
          <w:highlight w:val="white"/>
        </w:rPr>
        <w:t>((sourceValue is BigInteger) ||</w:t>
      </w:r>
    </w:p>
    <w:p w14:paraId="29DB2461" w14:textId="385F2F42" w:rsidR="00642ABF" w:rsidRPr="00516F80" w:rsidRDefault="00516F80" w:rsidP="00516F80">
      <w:pPr>
        <w:pStyle w:val="Code"/>
        <w:rPr>
          <w:highlight w:val="white"/>
        </w:rPr>
      </w:pPr>
      <w:r>
        <w:rPr>
          <w:highlight w:val="white"/>
        </w:rPr>
        <w:t xml:space="preserve">                     </w:t>
      </w:r>
      <w:r w:rsidR="00642ABF" w:rsidRPr="00516F80">
        <w:rPr>
          <w:highlight w:val="white"/>
        </w:rPr>
        <w:t xml:space="preserve"> (sourceValue is decimal));</w:t>
      </w:r>
    </w:p>
    <w:p w14:paraId="67A0CCAA" w14:textId="503A5FE2" w:rsidR="00871323" w:rsidRPr="00CD295E" w:rsidRDefault="00871323" w:rsidP="00871323">
      <w:pPr>
        <w:rPr>
          <w:highlight w:val="white"/>
        </w:rPr>
      </w:pPr>
      <w:r>
        <w:rPr>
          <w:highlight w:val="white"/>
        </w:rPr>
        <w:t xml:space="preserve">Finally, we have reached the point where </w:t>
      </w:r>
      <w:r w:rsidR="005D6F45">
        <w:rPr>
          <w:highlight w:val="white"/>
        </w:rPr>
        <w:t xml:space="preserve">both the source type and target type are integral, array, pointer, or floating. The only thing that remains to be done is to </w:t>
      </w:r>
      <w:r w:rsidR="00B63092">
        <w:rPr>
          <w:highlight w:val="white"/>
        </w:rPr>
        <w:t xml:space="preserve">make sure the final value is an object of the correct class: </w:t>
      </w:r>
      <w:r w:rsidR="00B63092" w:rsidRPr="00B63092">
        <w:rPr>
          <w:rStyle w:val="KeyWord0"/>
          <w:highlight w:val="white"/>
        </w:rPr>
        <w:t>BigInteger</w:t>
      </w:r>
      <w:r w:rsidR="00B63092">
        <w:rPr>
          <w:highlight w:val="white"/>
        </w:rPr>
        <w:t xml:space="preserve"> or </w:t>
      </w:r>
      <w:r w:rsidR="00B63092" w:rsidRPr="00B63092">
        <w:rPr>
          <w:rStyle w:val="KeyWord0"/>
          <w:highlight w:val="white"/>
        </w:rPr>
        <w:t>decimal</w:t>
      </w:r>
      <w:r w:rsidR="00B63092">
        <w:rPr>
          <w:highlight w:val="white"/>
        </w:rPr>
        <w:t>.</w:t>
      </w:r>
    </w:p>
    <w:p w14:paraId="07D93073" w14:textId="77777777" w:rsidR="00373232" w:rsidRDefault="00373232" w:rsidP="00373232">
      <w:pPr>
        <w:pStyle w:val="Code"/>
        <w:rPr>
          <w:highlight w:val="white"/>
        </w:rPr>
      </w:pPr>
      <w:r w:rsidRPr="00CD295E">
        <w:rPr>
          <w:highlight w:val="white"/>
        </w:rPr>
        <w:t xml:space="preserve">        Symbol </w:t>
      </w:r>
      <w:r>
        <w:rPr>
          <w:highlight w:val="white"/>
        </w:rPr>
        <w:t>target</w:t>
      </w:r>
      <w:r w:rsidRPr="00CD295E">
        <w:rPr>
          <w:highlight w:val="white"/>
        </w:rPr>
        <w:t>Symbol = null;</w:t>
      </w:r>
    </w:p>
    <w:p w14:paraId="32E58CEA" w14:textId="267129C9" w:rsidR="0059455C" w:rsidRPr="00CD295E" w:rsidRDefault="00962378" w:rsidP="0059455C">
      <w:pPr>
        <w:rPr>
          <w:highlight w:val="white"/>
        </w:rPr>
      </w:pPr>
      <w:r>
        <w:rPr>
          <w:highlight w:val="white"/>
        </w:rPr>
        <w:t xml:space="preserve">If the source type is integral, array, or pointer, and the </w:t>
      </w:r>
      <w:r w:rsidR="00C4061E">
        <w:rPr>
          <w:highlight w:val="white"/>
        </w:rPr>
        <w:t xml:space="preserve">target type is floating, we need to type cast the value from </w:t>
      </w:r>
      <w:r w:rsidR="00C4061E" w:rsidRPr="00C4061E">
        <w:rPr>
          <w:rStyle w:val="KeyWord0"/>
          <w:highlight w:val="white"/>
        </w:rPr>
        <w:t>BigInteger</w:t>
      </w:r>
      <w:r w:rsidR="00C4061E">
        <w:rPr>
          <w:highlight w:val="white"/>
        </w:rPr>
        <w:t xml:space="preserve"> to </w:t>
      </w:r>
      <w:r w:rsidR="00C4061E" w:rsidRPr="00C4061E">
        <w:rPr>
          <w:rStyle w:val="KeyWord0"/>
          <w:highlight w:val="white"/>
        </w:rPr>
        <w:t>decimal</w:t>
      </w:r>
      <w:r w:rsidR="00C4061E">
        <w:rPr>
          <w:highlight w:val="white"/>
        </w:rPr>
        <w:t>.</w:t>
      </w:r>
    </w:p>
    <w:p w14:paraId="471991C4" w14:textId="1C98B4B8"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Type.IsIntegralArrayOrPointer() &amp;&amp;</w:t>
      </w:r>
      <w:r w:rsidR="001A5A90">
        <w:rPr>
          <w:highlight w:val="white"/>
        </w:rPr>
        <w:t>target</w:t>
      </w:r>
      <w:r w:rsidRPr="00CD295E">
        <w:rPr>
          <w:highlight w:val="white"/>
        </w:rPr>
        <w:t>Type.IsFloating()) {</w:t>
      </w:r>
    </w:p>
    <w:p w14:paraId="5D3952D5" w14:textId="77777777" w:rsidR="00367704" w:rsidRDefault="00CD295E" w:rsidP="00367704">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AF9F9AD" w14:textId="281D7C44" w:rsidR="00CD295E" w:rsidRPr="00CD295E" w:rsidRDefault="00367704" w:rsidP="00367704">
      <w:pPr>
        <w:pStyle w:val="Code"/>
        <w:rPr>
          <w:highlight w:val="white"/>
        </w:rPr>
      </w:pPr>
      <w:r>
        <w:rPr>
          <w:highlight w:val="white"/>
        </w:rPr>
        <w:t xml:space="preserve">           </w:t>
      </w:r>
      <w:r w:rsidR="00CD295E" w:rsidRPr="00CD295E">
        <w:rPr>
          <w:highlight w:val="white"/>
        </w:rPr>
        <w:t xml:space="preserve"> new Symbol(</w:t>
      </w:r>
      <w:r w:rsidR="001A5A90">
        <w:rPr>
          <w:highlight w:val="white"/>
        </w:rPr>
        <w:t>target</w:t>
      </w:r>
      <w:r w:rsidR="00CD295E" w:rsidRPr="00CD295E">
        <w:rPr>
          <w:highlight w:val="white"/>
        </w:rPr>
        <w:t>Type,</w:t>
      </w:r>
      <w:r>
        <w:rPr>
          <w:highlight w:val="white"/>
        </w:rPr>
        <w:t xml:space="preserve"> </w:t>
      </w:r>
      <w:r w:rsidR="00CD295E" w:rsidRPr="00CD295E">
        <w:rPr>
          <w:highlight w:val="white"/>
        </w:rPr>
        <w:t xml:space="preserve">(decimal) ((BigInteger) </w:t>
      </w:r>
      <w:r w:rsidR="001A5A90">
        <w:rPr>
          <w:highlight w:val="white"/>
        </w:rPr>
        <w:t>source</w:t>
      </w:r>
      <w:r w:rsidR="00CD295E" w:rsidRPr="00CD295E">
        <w:rPr>
          <w:highlight w:val="white"/>
        </w:rPr>
        <w:t>Value));</w:t>
      </w:r>
    </w:p>
    <w:p w14:paraId="22EC23C9" w14:textId="77777777" w:rsidR="00CD295E" w:rsidRPr="00CD295E" w:rsidRDefault="00CD295E" w:rsidP="00CD295E">
      <w:pPr>
        <w:pStyle w:val="Code"/>
        <w:rPr>
          <w:highlight w:val="white"/>
        </w:rPr>
      </w:pPr>
      <w:r w:rsidRPr="00CD295E">
        <w:rPr>
          <w:highlight w:val="white"/>
        </w:rPr>
        <w:t xml:space="preserve">        }</w:t>
      </w:r>
    </w:p>
    <w:p w14:paraId="16B3A028" w14:textId="20F4AA43" w:rsidR="00C4061E" w:rsidRPr="00CD295E" w:rsidRDefault="00C4061E" w:rsidP="00C4061E">
      <w:pPr>
        <w:rPr>
          <w:highlight w:val="white"/>
        </w:rPr>
      </w:pPr>
      <w:r>
        <w:rPr>
          <w:highlight w:val="white"/>
        </w:rPr>
        <w:t>In the same way, if the source type is floating and the target type is integral, array, or pointer, we need to type cast the value from</w:t>
      </w:r>
      <w:r w:rsidRPr="00C4061E">
        <w:rPr>
          <w:rStyle w:val="KeyWord0"/>
          <w:highlight w:val="white"/>
        </w:rPr>
        <w:t xml:space="preserve"> decimal</w:t>
      </w:r>
      <w:r>
        <w:rPr>
          <w:highlight w:val="white"/>
        </w:rPr>
        <w:t xml:space="preserve"> to </w:t>
      </w:r>
      <w:r w:rsidRPr="00C4061E">
        <w:rPr>
          <w:rStyle w:val="KeyWord0"/>
          <w:highlight w:val="white"/>
        </w:rPr>
        <w:t>BigInteger</w:t>
      </w:r>
      <w:r>
        <w:rPr>
          <w:highlight w:val="white"/>
        </w:rPr>
        <w:t>.</w:t>
      </w:r>
    </w:p>
    <w:p w14:paraId="6F2063F2" w14:textId="77777777" w:rsidR="00942851"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Type.IsFloating()</w:t>
      </w:r>
      <w:r w:rsidR="00942851">
        <w:rPr>
          <w:highlight w:val="white"/>
        </w:rPr>
        <w:t xml:space="preserve"> </w:t>
      </w:r>
      <w:r w:rsidRPr="00CD295E">
        <w:rPr>
          <w:highlight w:val="white"/>
        </w:rPr>
        <w:t>&amp;&amp;</w:t>
      </w:r>
    </w:p>
    <w:p w14:paraId="5825A9DD" w14:textId="478F016B" w:rsidR="00CD295E" w:rsidRPr="00CD295E" w:rsidRDefault="00942851" w:rsidP="00CD295E">
      <w:pPr>
        <w:pStyle w:val="Code"/>
        <w:rPr>
          <w:highlight w:val="white"/>
        </w:rPr>
      </w:pPr>
      <w:r>
        <w:rPr>
          <w:highlight w:val="white"/>
        </w:rPr>
        <w:t xml:space="preserve">                 </w:t>
      </w:r>
      <w:r w:rsidR="001A5A90">
        <w:rPr>
          <w:highlight w:val="white"/>
        </w:rPr>
        <w:t>target</w:t>
      </w:r>
      <w:r w:rsidR="00CD295E" w:rsidRPr="00CD295E">
        <w:rPr>
          <w:highlight w:val="white"/>
        </w:rPr>
        <w:t>Type.IsIntegralArrayOrPointer()) {</w:t>
      </w:r>
    </w:p>
    <w:p w14:paraId="1A5C9933" w14:textId="77777777" w:rsidR="00367704"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7F266F1" w14:textId="56AE7D89" w:rsidR="00CD295E" w:rsidRPr="00CD295E" w:rsidRDefault="00367704" w:rsidP="00CD295E">
      <w:pPr>
        <w:pStyle w:val="Code"/>
        <w:rPr>
          <w:highlight w:val="white"/>
        </w:rPr>
      </w:pPr>
      <w:r>
        <w:rPr>
          <w:highlight w:val="white"/>
        </w:rPr>
        <w:t xml:space="preserve">            </w:t>
      </w:r>
      <w:r w:rsidR="00CD295E" w:rsidRPr="00CD295E">
        <w:rPr>
          <w:highlight w:val="white"/>
        </w:rPr>
        <w:t>new Symbol(</w:t>
      </w:r>
      <w:r w:rsidR="001A5A90">
        <w:rPr>
          <w:highlight w:val="white"/>
        </w:rPr>
        <w:t>target</w:t>
      </w:r>
      <w:r w:rsidR="00CD295E" w:rsidRPr="00CD295E">
        <w:rPr>
          <w:highlight w:val="white"/>
        </w:rPr>
        <w:t xml:space="preserve">Type, (BigInteger) ((decimal) </w:t>
      </w:r>
      <w:r w:rsidR="001A5A90">
        <w:rPr>
          <w:highlight w:val="white"/>
        </w:rPr>
        <w:t>source</w:t>
      </w:r>
      <w:r w:rsidR="00CD295E" w:rsidRPr="00CD295E">
        <w:rPr>
          <w:highlight w:val="white"/>
        </w:rPr>
        <w:t>Value));</w:t>
      </w:r>
    </w:p>
    <w:p w14:paraId="6963F55A" w14:textId="77777777" w:rsidR="00CD295E" w:rsidRPr="00CD295E" w:rsidRDefault="00CD295E" w:rsidP="00CD295E">
      <w:pPr>
        <w:pStyle w:val="Code"/>
        <w:rPr>
          <w:highlight w:val="white"/>
        </w:rPr>
      </w:pPr>
      <w:r w:rsidRPr="00CD295E">
        <w:rPr>
          <w:highlight w:val="white"/>
        </w:rPr>
        <w:t xml:space="preserve">        }</w:t>
      </w:r>
    </w:p>
    <w:p w14:paraId="64DA42A8" w14:textId="6AB7790B" w:rsidR="008B1B75" w:rsidRDefault="008F371F" w:rsidP="008B1B75">
      <w:pPr>
        <w:rPr>
          <w:highlight w:val="white"/>
        </w:rPr>
      </w:pPr>
      <w:r>
        <w:rPr>
          <w:highlight w:val="white"/>
        </w:rPr>
        <w:t>Finally, i</w:t>
      </w:r>
      <w:r w:rsidR="008B1B75">
        <w:rPr>
          <w:highlight w:val="white"/>
        </w:rPr>
        <w:t>f the both the source and target types are integral, array, or pointer, or if they both are floating, we just create a new symbol with target type and source value.</w:t>
      </w:r>
    </w:p>
    <w:p w14:paraId="6B6BAE0F" w14:textId="42EE8BD1" w:rsidR="008B1B75" w:rsidRPr="00CD295E" w:rsidRDefault="008B1B75" w:rsidP="00C26B8B">
      <w:pPr>
        <w:pStyle w:val="Code"/>
        <w:rPr>
          <w:highlight w:val="white"/>
        </w:rPr>
      </w:pPr>
      <w:r w:rsidRPr="00CD295E">
        <w:rPr>
          <w:highlight w:val="white"/>
        </w:rPr>
        <w:t xml:space="preserve">        </w:t>
      </w:r>
      <w:r w:rsidR="00C26B8B">
        <w:rPr>
          <w:highlight w:val="white"/>
        </w:rPr>
        <w:t>else {</w:t>
      </w:r>
    </w:p>
    <w:p w14:paraId="1D016FE2" w14:textId="77777777" w:rsidR="008B1B75" w:rsidRPr="00CD295E" w:rsidRDefault="008B1B75" w:rsidP="008B1B75">
      <w:pPr>
        <w:pStyle w:val="Code"/>
        <w:rPr>
          <w:highlight w:val="white"/>
        </w:rPr>
      </w:pPr>
      <w:r w:rsidRPr="00CD295E">
        <w:rPr>
          <w:highlight w:val="white"/>
        </w:rPr>
        <w:t xml:space="preserve">          </w:t>
      </w:r>
      <w:r>
        <w:rPr>
          <w:highlight w:val="white"/>
        </w:rPr>
        <w:t>target</w:t>
      </w:r>
      <w:r w:rsidRPr="00CD295E">
        <w:rPr>
          <w:highlight w:val="white"/>
        </w:rPr>
        <w:t>Symbol = new Symbol(</w:t>
      </w:r>
      <w:r>
        <w:rPr>
          <w:highlight w:val="white"/>
        </w:rPr>
        <w:t>target</w:t>
      </w:r>
      <w:r w:rsidRPr="00CD295E">
        <w:rPr>
          <w:highlight w:val="white"/>
        </w:rPr>
        <w:t xml:space="preserve">Type, </w:t>
      </w:r>
      <w:r>
        <w:rPr>
          <w:highlight w:val="white"/>
        </w:rPr>
        <w:t>source</w:t>
      </w:r>
      <w:r w:rsidRPr="00CD295E">
        <w:rPr>
          <w:highlight w:val="white"/>
        </w:rPr>
        <w:t>Value);</w:t>
      </w:r>
    </w:p>
    <w:p w14:paraId="5B2E0372" w14:textId="77777777" w:rsidR="008B1B75" w:rsidRDefault="008B1B75" w:rsidP="008B1B75">
      <w:pPr>
        <w:pStyle w:val="Code"/>
        <w:rPr>
          <w:highlight w:val="white"/>
        </w:rPr>
      </w:pPr>
      <w:r w:rsidRPr="00CD295E">
        <w:rPr>
          <w:highlight w:val="white"/>
        </w:rPr>
        <w:t xml:space="preserve">        }</w:t>
      </w:r>
    </w:p>
    <w:p w14:paraId="53B3ED24" w14:textId="77777777" w:rsidR="00CD295E" w:rsidRPr="00CD295E" w:rsidRDefault="00CD295E" w:rsidP="00CD295E">
      <w:pPr>
        <w:pStyle w:val="Code"/>
        <w:rPr>
          <w:highlight w:val="white"/>
        </w:rPr>
      </w:pPr>
    </w:p>
    <w:p w14:paraId="389D4F73" w14:textId="56692D89"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05FDD2A9" w14:textId="39A61E4D" w:rsidR="00CD295E" w:rsidRPr="00CD295E" w:rsidRDefault="00CD295E" w:rsidP="00CD295E">
      <w:pPr>
        <w:pStyle w:val="Code"/>
        <w:rPr>
          <w:highlight w:val="white"/>
        </w:rPr>
      </w:pPr>
      <w:r w:rsidRPr="00CD295E">
        <w:rPr>
          <w:highlight w:val="white"/>
        </w:rPr>
        <w:t xml:space="preserve">        if (</w:t>
      </w:r>
      <w:r w:rsidR="001A5A90">
        <w:rPr>
          <w:highlight w:val="white"/>
        </w:rPr>
        <w:t>target</w:t>
      </w:r>
      <w:r w:rsidRPr="00CD295E">
        <w:rPr>
          <w:highlight w:val="white"/>
        </w:rPr>
        <w:t>Type.IsFloating()) {</w:t>
      </w:r>
    </w:p>
    <w:p w14:paraId="1638BB69" w14:textId="7038B327" w:rsidR="00C65953" w:rsidRDefault="00CD295E" w:rsidP="00CD295E">
      <w:pPr>
        <w:pStyle w:val="Code"/>
        <w:rPr>
          <w:highlight w:val="white"/>
        </w:rPr>
      </w:pPr>
      <w:r w:rsidRPr="00CD295E">
        <w:rPr>
          <w:highlight w:val="white"/>
        </w:rPr>
        <w:t xml:space="preserve">          MiddleCodeGenera</w:t>
      </w:r>
      <w:r w:rsidR="001A5A90">
        <w:rPr>
          <w:highlight w:val="white"/>
        </w:rPr>
        <w:t>t</w:t>
      </w:r>
      <w:r w:rsidR="009421B7">
        <w:rPr>
          <w:highlight w:val="white"/>
        </w:rPr>
        <w:t>o</w:t>
      </w:r>
      <w:r w:rsidRPr="00CD295E">
        <w:rPr>
          <w:highlight w:val="white"/>
        </w:rPr>
        <w:t>r.</w:t>
      </w:r>
    </w:p>
    <w:p w14:paraId="758755BD" w14:textId="7D6EF938" w:rsidR="00CD295E" w:rsidRPr="00CD295E" w:rsidRDefault="00C65953" w:rsidP="00CD295E">
      <w:pPr>
        <w:pStyle w:val="Code"/>
        <w:rPr>
          <w:highlight w:val="white"/>
        </w:rPr>
      </w:pPr>
      <w:r>
        <w:rPr>
          <w:highlight w:val="white"/>
        </w:rPr>
        <w:t xml:space="preserve">            </w:t>
      </w:r>
      <w:r w:rsidR="00CD295E" w:rsidRPr="00CD295E">
        <w:rPr>
          <w:highlight w:val="white"/>
        </w:rPr>
        <w:t>AddMiddleCode(</w:t>
      </w:r>
      <w:r w:rsidR="008366EA">
        <w:rPr>
          <w:highlight w:val="white"/>
        </w:rPr>
        <w:t>longList</w:t>
      </w:r>
      <w:r w:rsidR="00CD295E" w:rsidRPr="00CD295E">
        <w:rPr>
          <w:highlight w:val="white"/>
        </w:rPr>
        <w:t xml:space="preserve">, </w:t>
      </w:r>
      <w:r w:rsidR="00235142">
        <w:rPr>
          <w:highlight w:val="white"/>
        </w:rPr>
        <w:t>MiddleOperator</w:t>
      </w:r>
      <w:r w:rsidR="00CD295E" w:rsidRPr="00CD295E">
        <w:rPr>
          <w:highlight w:val="white"/>
        </w:rPr>
        <w:t xml:space="preserve">.PushFloat, </w:t>
      </w:r>
      <w:r w:rsidR="001A5A90">
        <w:rPr>
          <w:highlight w:val="white"/>
        </w:rPr>
        <w:t>target</w:t>
      </w:r>
      <w:r w:rsidR="00CD295E" w:rsidRPr="00CD295E">
        <w:rPr>
          <w:highlight w:val="white"/>
        </w:rPr>
        <w:t>Symbol);</w:t>
      </w:r>
    </w:p>
    <w:p w14:paraId="63F12447" w14:textId="77777777" w:rsidR="00CD295E" w:rsidRPr="00CD295E" w:rsidRDefault="00CD295E" w:rsidP="00CD295E">
      <w:pPr>
        <w:pStyle w:val="Code"/>
        <w:rPr>
          <w:highlight w:val="white"/>
        </w:rPr>
      </w:pPr>
      <w:r w:rsidRPr="00CD295E">
        <w:rPr>
          <w:highlight w:val="white"/>
        </w:rPr>
        <w:t xml:space="preserve">        }</w:t>
      </w:r>
    </w:p>
    <w:p w14:paraId="350991EF" w14:textId="77777777" w:rsidR="00CD295E" w:rsidRPr="00CD295E" w:rsidRDefault="00CD295E" w:rsidP="00CD295E">
      <w:pPr>
        <w:pStyle w:val="Code"/>
        <w:rPr>
          <w:highlight w:val="white"/>
        </w:rPr>
      </w:pPr>
    </w:p>
    <w:p w14:paraId="06DAE494" w14:textId="4E45B229"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8366EA">
        <w:rPr>
          <w:highlight w:val="white"/>
        </w:rPr>
        <w:t>longList</w:t>
      </w:r>
      <w:r w:rsidRPr="00CD295E">
        <w:rPr>
          <w:highlight w:val="white"/>
        </w:rPr>
        <w:t>));</w:t>
      </w:r>
    </w:p>
    <w:p w14:paraId="167FBF6F" w14:textId="77777777" w:rsidR="00CD295E" w:rsidRPr="00CD295E" w:rsidRDefault="00CD295E" w:rsidP="00CD295E">
      <w:pPr>
        <w:pStyle w:val="Code"/>
        <w:rPr>
          <w:highlight w:val="white"/>
        </w:rPr>
      </w:pPr>
      <w:r w:rsidRPr="00CD295E">
        <w:rPr>
          <w:highlight w:val="white"/>
        </w:rPr>
        <w:t xml:space="preserve">      }</w:t>
      </w:r>
    </w:p>
    <w:p w14:paraId="7CB5A27F" w14:textId="67058986" w:rsidR="00CD295E" w:rsidRDefault="00CD295E" w:rsidP="00CD295E">
      <w:pPr>
        <w:pStyle w:val="Code"/>
        <w:rPr>
          <w:highlight w:val="white"/>
        </w:rPr>
      </w:pPr>
      <w:r w:rsidRPr="00CD295E">
        <w:rPr>
          <w:highlight w:val="white"/>
        </w:rPr>
        <w:t xml:space="preserve">    }</w:t>
      </w:r>
    </w:p>
    <w:p w14:paraId="5A79D78F" w14:textId="35FDF288" w:rsidR="00942851" w:rsidRPr="00CD295E" w:rsidRDefault="00FE574F" w:rsidP="002360CD">
      <w:pPr>
        <w:rPr>
          <w:highlight w:val="white"/>
        </w:rPr>
      </w:pPr>
      <w:r>
        <w:rPr>
          <w:highlight w:val="white"/>
        </w:rPr>
        <w:t xml:space="preserve">The </w:t>
      </w:r>
      <w:r w:rsidRPr="002360CD">
        <w:rPr>
          <w:rStyle w:val="KeyWord0"/>
          <w:highlight w:val="white"/>
        </w:rPr>
        <w:t>Value</w:t>
      </w:r>
      <w:r>
        <w:rPr>
          <w:highlight w:val="white"/>
        </w:rPr>
        <w:t xml:space="preserve"> method </w:t>
      </w:r>
      <w:r w:rsidR="00F81372">
        <w:rPr>
          <w:highlight w:val="white"/>
        </w:rPr>
        <w:t xml:space="preserve">takes a symbol </w:t>
      </w:r>
      <w:r w:rsidR="008F491B">
        <w:rPr>
          <w:highlight w:val="white"/>
        </w:rPr>
        <w:t>and returns a static symbol.</w:t>
      </w:r>
    </w:p>
    <w:p w14:paraId="5F27D2AD" w14:textId="77777777" w:rsidR="00CD295E" w:rsidRPr="00CD295E" w:rsidRDefault="00CD295E" w:rsidP="00CD295E">
      <w:pPr>
        <w:pStyle w:val="Code"/>
        <w:rPr>
          <w:highlight w:val="white"/>
        </w:rPr>
      </w:pPr>
      <w:r w:rsidRPr="00CD295E">
        <w:rPr>
          <w:highlight w:val="white"/>
        </w:rPr>
        <w:t xml:space="preserve">    public static StaticSymbol Value(Symbol symbol) {</w:t>
      </w:r>
    </w:p>
    <w:p w14:paraId="15CA3076" w14:textId="77777777" w:rsidR="00CD295E" w:rsidRPr="00CD295E" w:rsidRDefault="00CD295E" w:rsidP="00CD295E">
      <w:pPr>
        <w:pStyle w:val="Code"/>
        <w:rPr>
          <w:highlight w:val="white"/>
        </w:rPr>
      </w:pPr>
      <w:r w:rsidRPr="00CD295E">
        <w:rPr>
          <w:highlight w:val="white"/>
        </w:rPr>
        <w:t xml:space="preserve">      return Value(symbol.UniqueName, symbol.Type, symbol.Value);</w:t>
      </w:r>
    </w:p>
    <w:p w14:paraId="08B1CAC7" w14:textId="77777777" w:rsidR="00CD295E" w:rsidRPr="00CD295E" w:rsidRDefault="00CD295E" w:rsidP="00CD295E">
      <w:pPr>
        <w:pStyle w:val="Code"/>
        <w:rPr>
          <w:highlight w:val="white"/>
        </w:rPr>
      </w:pPr>
      <w:r w:rsidRPr="00CD295E">
        <w:rPr>
          <w:highlight w:val="white"/>
        </w:rPr>
        <w:t xml:space="preserve">    }</w:t>
      </w:r>
    </w:p>
    <w:p w14:paraId="27BCF8B4" w14:textId="77777777" w:rsidR="00CD295E" w:rsidRPr="00CD295E" w:rsidRDefault="00CD295E" w:rsidP="00CD295E">
      <w:pPr>
        <w:pStyle w:val="Code"/>
        <w:rPr>
          <w:highlight w:val="white"/>
        </w:rPr>
      </w:pPr>
    </w:p>
    <w:p w14:paraId="6FB48BB0" w14:textId="77777777" w:rsidR="00076673" w:rsidRDefault="00CD295E" w:rsidP="00CD295E">
      <w:pPr>
        <w:pStyle w:val="Code"/>
        <w:rPr>
          <w:highlight w:val="white"/>
        </w:rPr>
      </w:pPr>
      <w:r w:rsidRPr="00CD295E">
        <w:rPr>
          <w:highlight w:val="white"/>
        </w:rPr>
        <w:t xml:space="preserve">    public static StaticSymbol Value(string uniqueName, Type type,</w:t>
      </w:r>
    </w:p>
    <w:p w14:paraId="179DE503" w14:textId="316ADB17" w:rsidR="00CD295E" w:rsidRPr="00CD295E" w:rsidRDefault="00076673" w:rsidP="00CD295E">
      <w:pPr>
        <w:pStyle w:val="Code"/>
        <w:rPr>
          <w:highlight w:val="white"/>
        </w:rPr>
      </w:pPr>
      <w:r>
        <w:rPr>
          <w:highlight w:val="white"/>
        </w:rPr>
        <w:t xml:space="preserve">                                    </w:t>
      </w:r>
      <w:r w:rsidR="00CD295E" w:rsidRPr="00CD295E">
        <w:rPr>
          <w:highlight w:val="white"/>
        </w:rPr>
        <w:t xml:space="preserve"> object value) {</w:t>
      </w:r>
    </w:p>
    <w:p w14:paraId="1F6772D7" w14:textId="77777777" w:rsidR="00CD295E" w:rsidRPr="00CD295E" w:rsidRDefault="00CD295E" w:rsidP="00CD295E">
      <w:pPr>
        <w:pStyle w:val="Code"/>
        <w:rPr>
          <w:highlight w:val="white"/>
        </w:rPr>
      </w:pPr>
      <w:r w:rsidRPr="00CD295E">
        <w:rPr>
          <w:highlight w:val="white"/>
        </w:rPr>
        <w:t xml:space="preserve">      List&lt;MiddleCode&gt; middleCodeList = new List&lt;MiddleCode&gt;();</w:t>
      </w:r>
    </w:p>
    <w:p w14:paraId="5EAD7845" w14:textId="5E65964D" w:rsidR="00CD295E" w:rsidRPr="00CD295E" w:rsidRDefault="004A1C67" w:rsidP="00A24B07">
      <w:pPr>
        <w:rPr>
          <w:highlight w:val="white"/>
        </w:rPr>
      </w:pPr>
      <w:r>
        <w:rPr>
          <w:highlight w:val="white"/>
        </w:rPr>
        <w:t xml:space="preserve">If the value is not null, we add the </w:t>
      </w:r>
      <w:r w:rsidR="002F35C1">
        <w:rPr>
          <w:highlight w:val="white"/>
        </w:rPr>
        <w:t>initializer</w:t>
      </w:r>
      <w:r>
        <w:rPr>
          <w:highlight w:val="white"/>
        </w:rPr>
        <w:t xml:space="preserve"> instruction to the code list</w:t>
      </w:r>
      <w:r w:rsidR="00A24B07">
        <w:rPr>
          <w:highlight w:val="white"/>
        </w:rPr>
        <w:t>.</w:t>
      </w:r>
    </w:p>
    <w:p w14:paraId="3FEBEAEC" w14:textId="77777777" w:rsidR="00CD295E" w:rsidRPr="00CD295E" w:rsidRDefault="00CD295E" w:rsidP="00CD295E">
      <w:pPr>
        <w:pStyle w:val="Code"/>
        <w:rPr>
          <w:highlight w:val="white"/>
        </w:rPr>
      </w:pPr>
      <w:r w:rsidRPr="00CD295E">
        <w:rPr>
          <w:highlight w:val="white"/>
        </w:rPr>
        <w:t xml:space="preserve">      if (value != null) {</w:t>
      </w:r>
    </w:p>
    <w:p w14:paraId="717DD797" w14:textId="7F2F81BD"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w:t>
      </w:r>
    </w:p>
    <w:p w14:paraId="58A0433D" w14:textId="738EEBD9" w:rsidR="00CD295E" w:rsidRPr="00CD295E" w:rsidRDefault="00076673" w:rsidP="00CD295E">
      <w:pPr>
        <w:pStyle w:val="Code"/>
        <w:rPr>
          <w:highlight w:val="white"/>
        </w:rPr>
      </w:pPr>
      <w:r>
        <w:rPr>
          <w:highlight w:val="white"/>
        </w:rPr>
        <w:t xml:space="preserve">                                         </w:t>
      </w:r>
      <w:r w:rsidR="00CD295E" w:rsidRPr="00CD295E">
        <w:rPr>
          <w:highlight w:val="white"/>
        </w:rPr>
        <w:t xml:space="preserve"> type.Sort, value));</w:t>
      </w:r>
    </w:p>
    <w:p w14:paraId="17405D65" w14:textId="77777777" w:rsidR="00CD295E" w:rsidRPr="00CD295E" w:rsidRDefault="00CD295E" w:rsidP="00CD295E">
      <w:pPr>
        <w:pStyle w:val="Code"/>
        <w:rPr>
          <w:highlight w:val="white"/>
        </w:rPr>
      </w:pPr>
      <w:r w:rsidRPr="00CD295E">
        <w:rPr>
          <w:highlight w:val="white"/>
        </w:rPr>
        <w:lastRenderedPageBreak/>
        <w:t xml:space="preserve">      }</w:t>
      </w:r>
    </w:p>
    <w:p w14:paraId="77E85CA6" w14:textId="1AB0696D" w:rsidR="00A24B07" w:rsidRPr="00CD295E" w:rsidRDefault="00A24B07" w:rsidP="00A24B07">
      <w:pPr>
        <w:rPr>
          <w:highlight w:val="white"/>
        </w:rPr>
      </w:pPr>
      <w:r>
        <w:rPr>
          <w:highlight w:val="white"/>
        </w:rPr>
        <w:t>If the value is null</w:t>
      </w:r>
      <w:r w:rsidR="0006113B">
        <w:rPr>
          <w:highlight w:val="white"/>
        </w:rPr>
        <w:t>,</w:t>
      </w:r>
      <w:r>
        <w:rPr>
          <w:highlight w:val="white"/>
        </w:rPr>
        <w:t xml:space="preserve"> we add the </w:t>
      </w:r>
      <w:r w:rsidR="002F35C1">
        <w:rPr>
          <w:highlight w:val="white"/>
        </w:rPr>
        <w:t>initializer</w:t>
      </w:r>
      <w:r>
        <w:rPr>
          <w:highlight w:val="white"/>
        </w:rPr>
        <w:t xml:space="preserve"> ero instruction, with the type size.</w:t>
      </w:r>
    </w:p>
    <w:p w14:paraId="1B4BA431" w14:textId="77777777" w:rsidR="00CD295E" w:rsidRPr="00CD295E" w:rsidRDefault="00CD295E" w:rsidP="00CD295E">
      <w:pPr>
        <w:pStyle w:val="Code"/>
        <w:rPr>
          <w:highlight w:val="white"/>
        </w:rPr>
      </w:pPr>
      <w:r w:rsidRPr="00CD295E">
        <w:rPr>
          <w:highlight w:val="white"/>
        </w:rPr>
        <w:t xml:space="preserve">      else {</w:t>
      </w:r>
    </w:p>
    <w:p w14:paraId="4E58F278" w14:textId="46C3DB9B"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Zero,</w:t>
      </w:r>
    </w:p>
    <w:p w14:paraId="3FE69DA1" w14:textId="4B5B21DD" w:rsidR="00CD295E" w:rsidRPr="00CD295E" w:rsidRDefault="00076673" w:rsidP="00CD295E">
      <w:pPr>
        <w:pStyle w:val="Code"/>
        <w:rPr>
          <w:highlight w:val="white"/>
        </w:rPr>
      </w:pPr>
      <w:r>
        <w:rPr>
          <w:highlight w:val="white"/>
        </w:rPr>
        <w:t xml:space="preserve">                                         </w:t>
      </w:r>
      <w:r w:rsidR="00CD295E" w:rsidRPr="00CD295E">
        <w:rPr>
          <w:highlight w:val="white"/>
        </w:rPr>
        <w:t xml:space="preserve"> type.Size()));</w:t>
      </w:r>
    </w:p>
    <w:p w14:paraId="0D39FB50" w14:textId="77777777" w:rsidR="00CD295E" w:rsidRPr="00CD295E" w:rsidRDefault="00CD295E" w:rsidP="00CD295E">
      <w:pPr>
        <w:pStyle w:val="Code"/>
        <w:rPr>
          <w:highlight w:val="white"/>
        </w:rPr>
      </w:pPr>
      <w:r w:rsidRPr="00CD295E">
        <w:rPr>
          <w:highlight w:val="white"/>
        </w:rPr>
        <w:t xml:space="preserve">      }</w:t>
      </w:r>
    </w:p>
    <w:p w14:paraId="046AED07" w14:textId="64F35F15" w:rsidR="00CD295E" w:rsidRPr="00CD295E" w:rsidRDefault="003C0453" w:rsidP="003C0453">
      <w:pPr>
        <w:rPr>
          <w:highlight w:val="white"/>
        </w:rPr>
      </w:pPr>
      <w:r>
        <w:rPr>
          <w:highlight w:val="white"/>
        </w:rPr>
        <w:t>We translate the middle code instructions to assembly code.</w:t>
      </w:r>
    </w:p>
    <w:p w14:paraId="1513EB87" w14:textId="77777777" w:rsidR="00CD295E" w:rsidRPr="00CD295E" w:rsidRDefault="00CD295E" w:rsidP="00CD295E">
      <w:pPr>
        <w:pStyle w:val="Code"/>
        <w:rPr>
          <w:highlight w:val="white"/>
        </w:rPr>
      </w:pPr>
      <w:r w:rsidRPr="00CD295E">
        <w:rPr>
          <w:highlight w:val="white"/>
        </w:rPr>
        <w:t xml:space="preserve">      List&lt;AssemblyCode&gt; assemblyCodeList = new List&lt;AssemblyCode&gt;();</w:t>
      </w:r>
    </w:p>
    <w:p w14:paraId="5EE619A4" w14:textId="77777777" w:rsidR="00076673" w:rsidRDefault="00CD295E" w:rsidP="00CD295E">
      <w:pPr>
        <w:pStyle w:val="Code"/>
        <w:rPr>
          <w:highlight w:val="white"/>
        </w:rPr>
      </w:pPr>
      <w:r w:rsidRPr="00CD295E">
        <w:rPr>
          <w:highlight w:val="white"/>
        </w:rPr>
        <w:t xml:space="preserve">      AssemblyCodeGenerator.GenerateAssembly(middleCodeList,</w:t>
      </w:r>
    </w:p>
    <w:p w14:paraId="383F668C" w14:textId="0C356CCF" w:rsidR="00CD295E" w:rsidRPr="00CD295E" w:rsidRDefault="00076673" w:rsidP="00CD295E">
      <w:pPr>
        <w:pStyle w:val="Code"/>
        <w:rPr>
          <w:highlight w:val="white"/>
        </w:rPr>
      </w:pPr>
      <w:r>
        <w:rPr>
          <w:highlight w:val="white"/>
        </w:rPr>
        <w:t xml:space="preserve">                                            </w:t>
      </w:r>
      <w:r w:rsidR="00CD295E" w:rsidRPr="00CD295E">
        <w:rPr>
          <w:highlight w:val="white"/>
        </w:rPr>
        <w:t xml:space="preserve"> assemblyCodeList);</w:t>
      </w:r>
    </w:p>
    <w:p w14:paraId="734DCDCA" w14:textId="2BEC9008" w:rsidR="00CD295E" w:rsidRPr="00CD295E" w:rsidRDefault="00885B1B" w:rsidP="00B453B1">
      <w:pPr>
        <w:rPr>
          <w:highlight w:val="white"/>
        </w:rPr>
      </w:pPr>
      <w:r>
        <w:rPr>
          <w:highlight w:val="white"/>
        </w:rPr>
        <w:t xml:space="preserve">For the Linux target </w:t>
      </w:r>
      <w:r w:rsidR="0006462C">
        <w:rPr>
          <w:highlight w:val="white"/>
        </w:rPr>
        <w:t>machine, we generate a list of text holding the final assembly code. For Windows target code generation, se Chapter XXX.</w:t>
      </w:r>
    </w:p>
    <w:p w14:paraId="7D7B8C40" w14:textId="77777777" w:rsidR="00CD295E" w:rsidRPr="00CD295E" w:rsidRDefault="00CD295E" w:rsidP="00CD295E">
      <w:pPr>
        <w:pStyle w:val="Code"/>
        <w:rPr>
          <w:highlight w:val="white"/>
        </w:rPr>
      </w:pPr>
      <w:r w:rsidRPr="00CD295E">
        <w:rPr>
          <w:highlight w:val="white"/>
        </w:rPr>
        <w:t xml:space="preserve">      if (Start.Linux) {</w:t>
      </w:r>
    </w:p>
    <w:p w14:paraId="07C0648C" w14:textId="77777777" w:rsidR="00CD295E" w:rsidRPr="00CD295E" w:rsidRDefault="00CD295E" w:rsidP="00CD295E">
      <w:pPr>
        <w:pStyle w:val="Code"/>
        <w:rPr>
          <w:highlight w:val="white"/>
        </w:rPr>
      </w:pPr>
      <w:r w:rsidRPr="00CD295E">
        <w:rPr>
          <w:highlight w:val="white"/>
        </w:rPr>
        <w:t xml:space="preserve">        List&lt;string&gt; textList = new List&lt;string&gt;();</w:t>
      </w:r>
    </w:p>
    <w:p w14:paraId="7ADDF48C" w14:textId="77777777" w:rsidR="00CD295E" w:rsidRPr="00CD295E" w:rsidRDefault="00CD295E" w:rsidP="00CD295E">
      <w:pPr>
        <w:pStyle w:val="Code"/>
        <w:rPr>
          <w:highlight w:val="white"/>
        </w:rPr>
      </w:pPr>
      <w:r w:rsidRPr="00CD295E">
        <w:rPr>
          <w:highlight w:val="white"/>
        </w:rPr>
        <w:t xml:space="preserve">        textList.Add("\n" + uniqueName + ":");</w:t>
      </w:r>
    </w:p>
    <w:p w14:paraId="2FFB86B6" w14:textId="77777777" w:rsidR="00CD295E" w:rsidRPr="00CD295E" w:rsidRDefault="00CD295E" w:rsidP="00CD295E">
      <w:pPr>
        <w:pStyle w:val="Code"/>
        <w:rPr>
          <w:highlight w:val="white"/>
        </w:rPr>
      </w:pPr>
      <w:r w:rsidRPr="00CD295E">
        <w:rPr>
          <w:highlight w:val="white"/>
        </w:rPr>
        <w:t xml:space="preserve">        ISet&lt;string&gt; externSet = new HashSet&lt;string&gt;();</w:t>
      </w:r>
    </w:p>
    <w:p w14:paraId="2BCEE39C" w14:textId="77777777" w:rsidR="00D84B3D" w:rsidRPr="00D84B3D" w:rsidRDefault="00D84B3D" w:rsidP="00D84B3D">
      <w:pPr>
        <w:pStyle w:val="Code"/>
        <w:rPr>
          <w:highlight w:val="white"/>
        </w:rPr>
      </w:pPr>
      <w:r w:rsidRPr="00D84B3D">
        <w:rPr>
          <w:highlight w:val="white"/>
        </w:rPr>
        <w:t xml:space="preserve">        AssemblyCodeGenerator.TextList(assemblyCodeList, textList, externSet);</w:t>
      </w:r>
    </w:p>
    <w:p w14:paraId="42D6C641" w14:textId="77777777" w:rsidR="00E31C53" w:rsidRDefault="00CD295E" w:rsidP="00CD295E">
      <w:pPr>
        <w:pStyle w:val="Code"/>
        <w:rPr>
          <w:highlight w:val="white"/>
        </w:rPr>
      </w:pPr>
      <w:r w:rsidRPr="00CD295E">
        <w:rPr>
          <w:highlight w:val="white"/>
        </w:rPr>
        <w:t xml:space="preserve">        return (new StaticSymbolLinux(StaticSymbolLinux.TextOrData.Data,</w:t>
      </w:r>
    </w:p>
    <w:p w14:paraId="446491B6" w14:textId="3F94AB6C" w:rsidR="00CD295E" w:rsidRPr="00CD295E" w:rsidRDefault="00E31C53" w:rsidP="00CD295E">
      <w:pPr>
        <w:pStyle w:val="Code"/>
        <w:rPr>
          <w:highlight w:val="white"/>
        </w:rPr>
      </w:pPr>
      <w:r>
        <w:rPr>
          <w:highlight w:val="white"/>
        </w:rPr>
        <w:t xml:space="preserve">                                     </w:t>
      </w:r>
      <w:r w:rsidR="00CD295E" w:rsidRPr="00CD295E">
        <w:rPr>
          <w:highlight w:val="white"/>
        </w:rPr>
        <w:t xml:space="preserve"> uniqueName, textList, externSet));</w:t>
      </w:r>
    </w:p>
    <w:p w14:paraId="6136D8CB" w14:textId="77777777" w:rsidR="00CD295E" w:rsidRPr="00CD295E" w:rsidRDefault="00CD295E" w:rsidP="00CD295E">
      <w:pPr>
        <w:pStyle w:val="Code"/>
        <w:rPr>
          <w:highlight w:val="white"/>
        </w:rPr>
      </w:pPr>
      <w:r w:rsidRPr="00CD295E">
        <w:rPr>
          <w:highlight w:val="white"/>
        </w:rPr>
        <w:t xml:space="preserve">      }</w:t>
      </w:r>
    </w:p>
    <w:p w14:paraId="3082844B" w14:textId="77777777" w:rsidR="0006462C" w:rsidRDefault="0006462C" w:rsidP="0045597A">
      <w:pPr>
        <w:pStyle w:val="Code"/>
        <w:rPr>
          <w:highlight w:val="white"/>
        </w:rPr>
      </w:pPr>
    </w:p>
    <w:p w14:paraId="476C191B" w14:textId="3C6CAF01" w:rsidR="0045597A" w:rsidRPr="00CD295E" w:rsidRDefault="0045597A" w:rsidP="0045597A">
      <w:pPr>
        <w:pStyle w:val="Code"/>
        <w:rPr>
          <w:highlight w:val="white"/>
        </w:rPr>
      </w:pPr>
      <w:r w:rsidRPr="00CD295E">
        <w:rPr>
          <w:highlight w:val="white"/>
        </w:rPr>
        <w:t xml:space="preserve">      if (Start.Windows) {</w:t>
      </w:r>
    </w:p>
    <w:p w14:paraId="190BF003" w14:textId="77777777" w:rsidR="0045597A" w:rsidRPr="00CD295E" w:rsidRDefault="0045597A" w:rsidP="0045597A">
      <w:pPr>
        <w:pStyle w:val="Code"/>
        <w:rPr>
          <w:highlight w:val="white"/>
        </w:rPr>
      </w:pPr>
      <w:r w:rsidRPr="00CD295E">
        <w:rPr>
          <w:highlight w:val="white"/>
        </w:rPr>
        <w:t xml:space="preserve">        List&lt;byte&gt; byteList = new List&lt;byte&gt;();</w:t>
      </w:r>
    </w:p>
    <w:p w14:paraId="7A035656" w14:textId="77777777" w:rsidR="0045597A" w:rsidRPr="00CD295E" w:rsidRDefault="0045597A" w:rsidP="0045597A">
      <w:pPr>
        <w:pStyle w:val="Code"/>
        <w:rPr>
          <w:highlight w:val="white"/>
        </w:rPr>
      </w:pPr>
      <w:r w:rsidRPr="00CD295E">
        <w:rPr>
          <w:highlight w:val="white"/>
        </w:rPr>
        <w:t xml:space="preserve">        IDictionary&lt;int,string&gt; accessMap =</w:t>
      </w:r>
      <w:r>
        <w:rPr>
          <w:highlight w:val="white"/>
        </w:rPr>
        <w:t xml:space="preserve"> </w:t>
      </w:r>
      <w:r w:rsidRPr="00CD295E">
        <w:rPr>
          <w:highlight w:val="white"/>
        </w:rPr>
        <w:t>new Dictionary&lt;int,string&gt;();</w:t>
      </w:r>
    </w:p>
    <w:p w14:paraId="6D142ABC" w14:textId="77777777" w:rsidR="0045597A" w:rsidRDefault="0045597A" w:rsidP="0045597A">
      <w:pPr>
        <w:pStyle w:val="Code"/>
        <w:rPr>
          <w:highlight w:val="white"/>
        </w:rPr>
      </w:pPr>
      <w:r w:rsidRPr="00CD295E">
        <w:rPr>
          <w:highlight w:val="white"/>
        </w:rPr>
        <w:t xml:space="preserve">        AssemblyCodeGenerator.</w:t>
      </w:r>
    </w:p>
    <w:p w14:paraId="39B85420" w14:textId="77777777" w:rsidR="0045597A" w:rsidRDefault="0045597A" w:rsidP="0045597A">
      <w:pPr>
        <w:pStyle w:val="Code"/>
        <w:rPr>
          <w:highlight w:val="white"/>
        </w:rPr>
      </w:pPr>
      <w:r>
        <w:rPr>
          <w:highlight w:val="white"/>
        </w:rPr>
        <w:t xml:space="preserve">          </w:t>
      </w:r>
      <w:r w:rsidRPr="00CD295E">
        <w:rPr>
          <w:highlight w:val="white"/>
        </w:rPr>
        <w:t>GenerateTargetWindows(assemblyCodeList, byteList,</w:t>
      </w:r>
    </w:p>
    <w:p w14:paraId="6F8023C4" w14:textId="77777777" w:rsidR="0045597A" w:rsidRPr="00CD295E" w:rsidRDefault="0045597A" w:rsidP="0045597A">
      <w:pPr>
        <w:pStyle w:val="Code"/>
        <w:rPr>
          <w:highlight w:val="white"/>
        </w:rPr>
      </w:pPr>
      <w:r>
        <w:rPr>
          <w:highlight w:val="white"/>
        </w:rPr>
        <w:t xml:space="preserve">                               </w:t>
      </w:r>
      <w:r w:rsidRPr="00CD295E">
        <w:rPr>
          <w:highlight w:val="white"/>
        </w:rPr>
        <w:t xml:space="preserve"> accessMap, null, null);</w:t>
      </w:r>
    </w:p>
    <w:p w14:paraId="21E915BC" w14:textId="77777777" w:rsidR="0045597A" w:rsidRPr="00CD295E" w:rsidRDefault="0045597A" w:rsidP="0045597A">
      <w:pPr>
        <w:pStyle w:val="Code"/>
        <w:rPr>
          <w:highlight w:val="white"/>
        </w:rPr>
      </w:pPr>
      <w:r w:rsidRPr="00CD295E">
        <w:rPr>
          <w:highlight w:val="white"/>
        </w:rPr>
        <w:t xml:space="preserve">        return (new StaticSymbolWindows(uniqueName, byteList, accessMap));</w:t>
      </w:r>
    </w:p>
    <w:p w14:paraId="05F386C5" w14:textId="77777777" w:rsidR="0045597A" w:rsidRPr="00CD295E" w:rsidRDefault="0045597A" w:rsidP="0045597A">
      <w:pPr>
        <w:pStyle w:val="Code"/>
        <w:rPr>
          <w:highlight w:val="white"/>
        </w:rPr>
      </w:pPr>
      <w:r w:rsidRPr="00CD295E">
        <w:rPr>
          <w:highlight w:val="white"/>
        </w:rPr>
        <w:t xml:space="preserve">      }</w:t>
      </w:r>
    </w:p>
    <w:p w14:paraId="6A85F341" w14:textId="77777777" w:rsidR="0045597A" w:rsidRPr="00CD295E" w:rsidRDefault="0045597A" w:rsidP="0045597A">
      <w:pPr>
        <w:pStyle w:val="Code"/>
        <w:rPr>
          <w:highlight w:val="white"/>
        </w:rPr>
      </w:pPr>
      <w:r w:rsidRPr="00CD295E">
        <w:rPr>
          <w:highlight w:val="white"/>
        </w:rPr>
        <w:t xml:space="preserve">      </w:t>
      </w:r>
    </w:p>
    <w:p w14:paraId="626CB4F6" w14:textId="77777777" w:rsidR="00CD295E" w:rsidRPr="00CD295E" w:rsidRDefault="00CD295E" w:rsidP="00CD295E">
      <w:pPr>
        <w:pStyle w:val="Code"/>
        <w:rPr>
          <w:highlight w:val="white"/>
        </w:rPr>
      </w:pPr>
      <w:r w:rsidRPr="00CD295E">
        <w:rPr>
          <w:highlight w:val="white"/>
        </w:rPr>
        <w:t xml:space="preserve">      return null;</w:t>
      </w:r>
    </w:p>
    <w:p w14:paraId="7F67246B" w14:textId="77777777" w:rsidR="00CD295E" w:rsidRPr="003F44A5" w:rsidRDefault="00CD295E" w:rsidP="003F44A5">
      <w:pPr>
        <w:pStyle w:val="Code"/>
        <w:rPr>
          <w:highlight w:val="white"/>
        </w:rPr>
      </w:pPr>
      <w:r w:rsidRPr="00CD295E">
        <w:rPr>
          <w:highlight w:val="white"/>
        </w:rPr>
        <w:t xml:space="preserve"> </w:t>
      </w:r>
      <w:r w:rsidRPr="003F44A5">
        <w:rPr>
          <w:highlight w:val="white"/>
        </w:rPr>
        <w:t xml:space="preserve">   }</w:t>
      </w:r>
    </w:p>
    <w:p w14:paraId="32ED2205" w14:textId="4256546A" w:rsidR="00CD295E" w:rsidRPr="003F44A5" w:rsidRDefault="003F44A5" w:rsidP="003F44A5">
      <w:pPr>
        <w:pStyle w:val="Code"/>
        <w:rPr>
          <w:highlight w:val="white"/>
        </w:rPr>
      </w:pPr>
      <w:r w:rsidRPr="003F44A5">
        <w:rPr>
          <w:highlight w:val="white"/>
        </w:rPr>
        <w:t xml:space="preserve"> </w:t>
      </w:r>
      <w:r w:rsidR="00CD295E" w:rsidRPr="003F44A5">
        <w:rPr>
          <w:highlight w:val="white"/>
        </w:rPr>
        <w:t xml:space="preserve"> }</w:t>
      </w:r>
    </w:p>
    <w:p w14:paraId="623F6BDC" w14:textId="567FA7DB" w:rsidR="00BB508B" w:rsidRPr="00862B4D" w:rsidRDefault="00CD295E" w:rsidP="00027F7E">
      <w:pPr>
        <w:pStyle w:val="Code"/>
      </w:pPr>
      <w:r w:rsidRPr="003F44A5">
        <w:rPr>
          <w:highlight w:val="white"/>
        </w:rPr>
        <w:t>}</w:t>
      </w:r>
    </w:p>
    <w:p w14:paraId="24D7EB70" w14:textId="74369F9C" w:rsidR="00B838C8" w:rsidRDefault="00B838C8" w:rsidP="00485A24">
      <w:pPr>
        <w:pStyle w:val="Rubrik1"/>
      </w:pPr>
      <w:r>
        <w:lastRenderedPageBreak/>
        <w:t xml:space="preserve">Static </w:t>
      </w:r>
      <w:r w:rsidR="00917F74">
        <w:t xml:space="preserve">Address </w:t>
      </w:r>
      <w:r>
        <w:t>Expression</w:t>
      </w:r>
    </w:p>
    <w:p w14:paraId="64569086" w14:textId="7733CE75" w:rsidR="00917F74" w:rsidRDefault="00CD6BA8" w:rsidP="00917F74">
      <w:r>
        <w:t>If an expression is not constant, the next step is to deci</w:t>
      </w:r>
      <w:r w:rsidR="00917F74">
        <w:t>de whether it is static.</w:t>
      </w:r>
    </w:p>
    <w:p w14:paraId="1984430F" w14:textId="39613285" w:rsidR="007F289B" w:rsidRDefault="007F289B" w:rsidP="00917F74">
      <w:r>
        <w:t xml:space="preserve">The </w:t>
      </w:r>
      <w:r w:rsidRPr="007F289B">
        <w:rPr>
          <w:rStyle w:val="KeyWord0"/>
        </w:rPr>
        <w:t>StaticValue</w:t>
      </w:r>
      <w:r>
        <w:t xml:space="preserve"> and </w:t>
      </w:r>
      <w:r w:rsidRPr="007F289B">
        <w:rPr>
          <w:rStyle w:val="KeyWord0"/>
        </w:rPr>
        <w:t>StaticAddress</w:t>
      </w:r>
      <w:r>
        <w:t xml:space="preserve"> classes are identical</w:t>
      </w:r>
      <w:r w:rsidR="00E53D6D">
        <w:t>, t</w:t>
      </w:r>
      <w:r w:rsidR="00960DF1">
        <w:t xml:space="preserve">hey hold a name and an offset. </w:t>
      </w:r>
      <w:r w:rsidR="00CD3466">
        <w:t>In the end, only static address</w:t>
      </w:r>
      <w:r w:rsidR="00DF5F99">
        <w:t>es</w:t>
      </w:r>
      <w:r w:rsidR="00CD3466">
        <w:t xml:space="preserve"> are allowed, but a static value can hold a middle value. For instance, in the static address </w:t>
      </w:r>
      <w:r w:rsidR="00CD3466" w:rsidRPr="00CD3466">
        <w:rPr>
          <w:rStyle w:val="KeyWord0"/>
        </w:rPr>
        <w:t>&amp;a[3]</w:t>
      </w:r>
      <w:r w:rsidR="00CD3466">
        <w:t xml:space="preserve">, </w:t>
      </w:r>
      <w:r w:rsidR="00CD3466" w:rsidRPr="00DF5F99">
        <w:rPr>
          <w:rStyle w:val="KeyWord0"/>
        </w:rPr>
        <w:t>a[3]</w:t>
      </w:r>
      <w:r w:rsidR="00CD3466">
        <w:t xml:space="preserve"> is temporary stored as a static value.</w:t>
      </w:r>
    </w:p>
    <w:p w14:paraId="48E48D53" w14:textId="75233FE1" w:rsidR="0011007F" w:rsidRDefault="00B838C8" w:rsidP="002F7968">
      <w:pPr>
        <w:pStyle w:val="CodeHeader"/>
      </w:pPr>
      <w:r>
        <w:t>StaticValue.cs</w:t>
      </w:r>
    </w:p>
    <w:p w14:paraId="329DF938" w14:textId="77777777" w:rsidR="0011007F" w:rsidRPr="0011007F" w:rsidRDefault="0011007F" w:rsidP="0011007F">
      <w:pPr>
        <w:pStyle w:val="Code"/>
        <w:rPr>
          <w:highlight w:val="white"/>
        </w:rPr>
      </w:pPr>
      <w:r w:rsidRPr="0011007F">
        <w:rPr>
          <w:highlight w:val="white"/>
        </w:rPr>
        <w:t>namespace CCompiler {</w:t>
      </w:r>
    </w:p>
    <w:p w14:paraId="716EB8F3" w14:textId="77777777" w:rsidR="0011007F" w:rsidRPr="0011007F" w:rsidRDefault="0011007F" w:rsidP="0011007F">
      <w:pPr>
        <w:pStyle w:val="Code"/>
        <w:rPr>
          <w:highlight w:val="white"/>
        </w:rPr>
      </w:pPr>
      <w:r w:rsidRPr="0011007F">
        <w:rPr>
          <w:highlight w:val="white"/>
        </w:rPr>
        <w:t xml:space="preserve">  public class StaticValue {</w:t>
      </w:r>
    </w:p>
    <w:p w14:paraId="3FBA39CA" w14:textId="77777777" w:rsidR="0011007F" w:rsidRPr="0011007F" w:rsidRDefault="0011007F" w:rsidP="0011007F">
      <w:pPr>
        <w:pStyle w:val="Code"/>
        <w:rPr>
          <w:highlight w:val="white"/>
        </w:rPr>
      </w:pPr>
      <w:r w:rsidRPr="0011007F">
        <w:rPr>
          <w:highlight w:val="white"/>
        </w:rPr>
        <w:t xml:space="preserve">    private string m_uniqueName;</w:t>
      </w:r>
    </w:p>
    <w:p w14:paraId="6647C96E" w14:textId="77777777" w:rsidR="0011007F" w:rsidRPr="0011007F" w:rsidRDefault="0011007F" w:rsidP="0011007F">
      <w:pPr>
        <w:pStyle w:val="Code"/>
        <w:rPr>
          <w:highlight w:val="white"/>
        </w:rPr>
      </w:pPr>
      <w:r w:rsidRPr="0011007F">
        <w:rPr>
          <w:highlight w:val="white"/>
        </w:rPr>
        <w:t xml:space="preserve">    private int m_offset;</w:t>
      </w:r>
    </w:p>
    <w:p w14:paraId="6B077300" w14:textId="77777777" w:rsidR="0011007F" w:rsidRPr="0011007F" w:rsidRDefault="0011007F" w:rsidP="0011007F">
      <w:pPr>
        <w:pStyle w:val="Code"/>
        <w:rPr>
          <w:highlight w:val="white"/>
        </w:rPr>
      </w:pPr>
    </w:p>
    <w:p w14:paraId="17D3B260" w14:textId="77777777" w:rsidR="0011007F" w:rsidRPr="0011007F" w:rsidRDefault="0011007F" w:rsidP="0011007F">
      <w:pPr>
        <w:pStyle w:val="Code"/>
        <w:rPr>
          <w:highlight w:val="white"/>
        </w:rPr>
      </w:pPr>
      <w:r w:rsidRPr="0011007F">
        <w:rPr>
          <w:highlight w:val="white"/>
        </w:rPr>
        <w:t xml:space="preserve">    public StaticValue(string name, int offset) {</w:t>
      </w:r>
    </w:p>
    <w:p w14:paraId="2F6ECB97" w14:textId="77777777" w:rsidR="0011007F" w:rsidRPr="0011007F" w:rsidRDefault="0011007F" w:rsidP="0011007F">
      <w:pPr>
        <w:pStyle w:val="Code"/>
        <w:rPr>
          <w:highlight w:val="white"/>
        </w:rPr>
      </w:pPr>
      <w:r w:rsidRPr="0011007F">
        <w:rPr>
          <w:highlight w:val="white"/>
        </w:rPr>
        <w:t xml:space="preserve">      m_uniqueName = name;</w:t>
      </w:r>
    </w:p>
    <w:p w14:paraId="48853AF8" w14:textId="77777777" w:rsidR="0011007F" w:rsidRPr="0011007F" w:rsidRDefault="0011007F" w:rsidP="0011007F">
      <w:pPr>
        <w:pStyle w:val="Code"/>
        <w:rPr>
          <w:highlight w:val="white"/>
        </w:rPr>
      </w:pPr>
      <w:r w:rsidRPr="0011007F">
        <w:rPr>
          <w:highlight w:val="white"/>
        </w:rPr>
        <w:t xml:space="preserve">      m_offset = offset;</w:t>
      </w:r>
    </w:p>
    <w:p w14:paraId="3A341123" w14:textId="77777777" w:rsidR="0011007F" w:rsidRPr="0011007F" w:rsidRDefault="0011007F" w:rsidP="0011007F">
      <w:pPr>
        <w:pStyle w:val="Code"/>
        <w:rPr>
          <w:highlight w:val="white"/>
        </w:rPr>
      </w:pPr>
      <w:r w:rsidRPr="0011007F">
        <w:rPr>
          <w:highlight w:val="white"/>
        </w:rPr>
        <w:t xml:space="preserve">    }</w:t>
      </w:r>
    </w:p>
    <w:p w14:paraId="7A824BC5" w14:textId="77777777" w:rsidR="0011007F" w:rsidRPr="0011007F" w:rsidRDefault="0011007F" w:rsidP="0011007F">
      <w:pPr>
        <w:pStyle w:val="Code"/>
        <w:rPr>
          <w:highlight w:val="white"/>
        </w:rPr>
      </w:pPr>
      <w:r w:rsidRPr="0011007F">
        <w:rPr>
          <w:highlight w:val="white"/>
        </w:rPr>
        <w:t xml:space="preserve">  </w:t>
      </w:r>
    </w:p>
    <w:p w14:paraId="73A1BF85" w14:textId="77777777" w:rsidR="0011007F" w:rsidRPr="0011007F" w:rsidRDefault="0011007F" w:rsidP="0011007F">
      <w:pPr>
        <w:pStyle w:val="Code"/>
        <w:rPr>
          <w:highlight w:val="white"/>
        </w:rPr>
      </w:pPr>
      <w:r w:rsidRPr="0011007F">
        <w:rPr>
          <w:highlight w:val="white"/>
        </w:rPr>
        <w:t xml:space="preserve">    public string UniqueName {</w:t>
      </w:r>
    </w:p>
    <w:p w14:paraId="1F3D545E" w14:textId="77777777" w:rsidR="0011007F" w:rsidRPr="0011007F" w:rsidRDefault="0011007F" w:rsidP="0011007F">
      <w:pPr>
        <w:pStyle w:val="Code"/>
        <w:rPr>
          <w:highlight w:val="white"/>
        </w:rPr>
      </w:pPr>
      <w:r w:rsidRPr="0011007F">
        <w:rPr>
          <w:highlight w:val="white"/>
        </w:rPr>
        <w:t xml:space="preserve">      get { return m_uniqueName; }</w:t>
      </w:r>
    </w:p>
    <w:p w14:paraId="0EDA6827" w14:textId="77777777" w:rsidR="0011007F" w:rsidRPr="0011007F" w:rsidRDefault="0011007F" w:rsidP="0011007F">
      <w:pPr>
        <w:pStyle w:val="Code"/>
        <w:rPr>
          <w:highlight w:val="white"/>
        </w:rPr>
      </w:pPr>
      <w:r w:rsidRPr="0011007F">
        <w:rPr>
          <w:highlight w:val="white"/>
        </w:rPr>
        <w:t xml:space="preserve">    }</w:t>
      </w:r>
    </w:p>
    <w:p w14:paraId="6BDA5703" w14:textId="77777777" w:rsidR="0011007F" w:rsidRPr="0011007F" w:rsidRDefault="0011007F" w:rsidP="0011007F">
      <w:pPr>
        <w:pStyle w:val="Code"/>
        <w:rPr>
          <w:highlight w:val="white"/>
        </w:rPr>
      </w:pPr>
      <w:r w:rsidRPr="0011007F">
        <w:rPr>
          <w:highlight w:val="white"/>
        </w:rPr>
        <w:t xml:space="preserve">  </w:t>
      </w:r>
    </w:p>
    <w:p w14:paraId="32490CCB" w14:textId="77777777" w:rsidR="0011007F" w:rsidRPr="0011007F" w:rsidRDefault="0011007F" w:rsidP="0011007F">
      <w:pPr>
        <w:pStyle w:val="Code"/>
        <w:rPr>
          <w:highlight w:val="white"/>
        </w:rPr>
      </w:pPr>
      <w:r w:rsidRPr="0011007F">
        <w:rPr>
          <w:highlight w:val="white"/>
        </w:rPr>
        <w:t xml:space="preserve">    public int Offset {</w:t>
      </w:r>
    </w:p>
    <w:p w14:paraId="377CA795" w14:textId="77777777" w:rsidR="0011007F" w:rsidRPr="0011007F" w:rsidRDefault="0011007F" w:rsidP="0011007F">
      <w:pPr>
        <w:pStyle w:val="Code"/>
        <w:rPr>
          <w:highlight w:val="white"/>
        </w:rPr>
      </w:pPr>
      <w:r w:rsidRPr="0011007F">
        <w:rPr>
          <w:highlight w:val="white"/>
        </w:rPr>
        <w:t xml:space="preserve">      get { return m_offset; }</w:t>
      </w:r>
    </w:p>
    <w:p w14:paraId="4435BED1" w14:textId="77777777" w:rsidR="0011007F" w:rsidRPr="0011007F" w:rsidRDefault="0011007F" w:rsidP="0011007F">
      <w:pPr>
        <w:pStyle w:val="Code"/>
        <w:rPr>
          <w:highlight w:val="white"/>
        </w:rPr>
      </w:pPr>
      <w:r w:rsidRPr="0011007F">
        <w:rPr>
          <w:highlight w:val="white"/>
        </w:rPr>
        <w:t xml:space="preserve">    }</w:t>
      </w:r>
    </w:p>
    <w:p w14:paraId="5CE640E6" w14:textId="77777777" w:rsidR="0011007F" w:rsidRPr="0011007F" w:rsidRDefault="0011007F" w:rsidP="0011007F">
      <w:pPr>
        <w:pStyle w:val="Code"/>
        <w:rPr>
          <w:highlight w:val="white"/>
        </w:rPr>
      </w:pPr>
      <w:r w:rsidRPr="0011007F">
        <w:rPr>
          <w:highlight w:val="white"/>
        </w:rPr>
        <w:t xml:space="preserve">  }</w:t>
      </w:r>
    </w:p>
    <w:p w14:paraId="3DA6F590" w14:textId="0854A3C1" w:rsidR="0011007F" w:rsidRPr="0011007F" w:rsidRDefault="0011007F" w:rsidP="0011007F">
      <w:pPr>
        <w:pStyle w:val="Code"/>
      </w:pPr>
      <w:r w:rsidRPr="0011007F">
        <w:rPr>
          <w:highlight w:val="white"/>
        </w:rPr>
        <w:t>}</w:t>
      </w:r>
    </w:p>
    <w:p w14:paraId="2A34D6B5" w14:textId="3FB1F35B" w:rsidR="002F7968" w:rsidRDefault="002F7968" w:rsidP="0011007F">
      <w:pPr>
        <w:pStyle w:val="CodeHeader"/>
      </w:pPr>
      <w:r>
        <w:rPr>
          <w:lang w:val="sv-SE"/>
        </w:rPr>
        <w:t>StaticAddress.cs</w:t>
      </w:r>
    </w:p>
    <w:p w14:paraId="197E2296" w14:textId="77777777" w:rsidR="0011007F" w:rsidRPr="0011007F" w:rsidRDefault="0011007F" w:rsidP="0011007F">
      <w:pPr>
        <w:pStyle w:val="Code"/>
        <w:rPr>
          <w:highlight w:val="white"/>
        </w:rPr>
      </w:pPr>
      <w:r w:rsidRPr="0011007F">
        <w:rPr>
          <w:highlight w:val="white"/>
        </w:rPr>
        <w:t>namespace CCompiler {</w:t>
      </w:r>
    </w:p>
    <w:p w14:paraId="170196A8" w14:textId="77777777" w:rsidR="0011007F" w:rsidRPr="0011007F" w:rsidRDefault="0011007F" w:rsidP="0011007F">
      <w:pPr>
        <w:pStyle w:val="Code"/>
        <w:rPr>
          <w:highlight w:val="white"/>
        </w:rPr>
      </w:pPr>
      <w:r w:rsidRPr="0011007F">
        <w:rPr>
          <w:highlight w:val="white"/>
        </w:rPr>
        <w:t xml:space="preserve">  public class StaticAddress {</w:t>
      </w:r>
    </w:p>
    <w:p w14:paraId="32FD6D6B" w14:textId="77777777" w:rsidR="0011007F" w:rsidRPr="0011007F" w:rsidRDefault="0011007F" w:rsidP="0011007F">
      <w:pPr>
        <w:pStyle w:val="Code"/>
        <w:rPr>
          <w:highlight w:val="white"/>
        </w:rPr>
      </w:pPr>
      <w:r w:rsidRPr="0011007F">
        <w:rPr>
          <w:highlight w:val="white"/>
        </w:rPr>
        <w:t xml:space="preserve">    private string m_uniqueName;</w:t>
      </w:r>
    </w:p>
    <w:p w14:paraId="3F5B792A" w14:textId="77777777" w:rsidR="0011007F" w:rsidRPr="0011007F" w:rsidRDefault="0011007F" w:rsidP="0011007F">
      <w:pPr>
        <w:pStyle w:val="Code"/>
        <w:rPr>
          <w:highlight w:val="white"/>
        </w:rPr>
      </w:pPr>
      <w:r w:rsidRPr="0011007F">
        <w:rPr>
          <w:highlight w:val="white"/>
        </w:rPr>
        <w:t xml:space="preserve">    private int m_offset;</w:t>
      </w:r>
    </w:p>
    <w:p w14:paraId="33440B30" w14:textId="77777777" w:rsidR="0011007F" w:rsidRPr="0011007F" w:rsidRDefault="0011007F" w:rsidP="0011007F">
      <w:pPr>
        <w:pStyle w:val="Code"/>
        <w:rPr>
          <w:highlight w:val="white"/>
        </w:rPr>
      </w:pPr>
      <w:r w:rsidRPr="0011007F">
        <w:rPr>
          <w:highlight w:val="white"/>
        </w:rPr>
        <w:t xml:space="preserve">  </w:t>
      </w:r>
    </w:p>
    <w:p w14:paraId="546DFC7D" w14:textId="77777777" w:rsidR="0011007F" w:rsidRPr="0011007F" w:rsidRDefault="0011007F" w:rsidP="0011007F">
      <w:pPr>
        <w:pStyle w:val="Code"/>
        <w:rPr>
          <w:highlight w:val="white"/>
        </w:rPr>
      </w:pPr>
      <w:r w:rsidRPr="0011007F">
        <w:rPr>
          <w:highlight w:val="white"/>
        </w:rPr>
        <w:t xml:space="preserve">    public StaticAddress(string name, int offset) {</w:t>
      </w:r>
    </w:p>
    <w:p w14:paraId="1A7C2F43" w14:textId="77777777" w:rsidR="0011007F" w:rsidRPr="0011007F" w:rsidRDefault="0011007F" w:rsidP="0011007F">
      <w:pPr>
        <w:pStyle w:val="Code"/>
        <w:rPr>
          <w:highlight w:val="white"/>
        </w:rPr>
      </w:pPr>
      <w:r w:rsidRPr="0011007F">
        <w:rPr>
          <w:highlight w:val="white"/>
        </w:rPr>
        <w:t xml:space="preserve">      m_uniqueName = name;</w:t>
      </w:r>
    </w:p>
    <w:p w14:paraId="292DEDBD" w14:textId="77777777" w:rsidR="0011007F" w:rsidRPr="0011007F" w:rsidRDefault="0011007F" w:rsidP="0011007F">
      <w:pPr>
        <w:pStyle w:val="Code"/>
        <w:rPr>
          <w:highlight w:val="white"/>
        </w:rPr>
      </w:pPr>
      <w:r w:rsidRPr="0011007F">
        <w:rPr>
          <w:highlight w:val="white"/>
        </w:rPr>
        <w:t xml:space="preserve">      m_offset = offset;</w:t>
      </w:r>
    </w:p>
    <w:p w14:paraId="620641AD" w14:textId="77777777" w:rsidR="0011007F" w:rsidRPr="0011007F" w:rsidRDefault="0011007F" w:rsidP="0011007F">
      <w:pPr>
        <w:pStyle w:val="Code"/>
        <w:rPr>
          <w:highlight w:val="white"/>
        </w:rPr>
      </w:pPr>
      <w:r w:rsidRPr="0011007F">
        <w:rPr>
          <w:highlight w:val="white"/>
        </w:rPr>
        <w:t xml:space="preserve">    }</w:t>
      </w:r>
    </w:p>
    <w:p w14:paraId="251277C5" w14:textId="77777777" w:rsidR="0011007F" w:rsidRPr="0011007F" w:rsidRDefault="0011007F" w:rsidP="0011007F">
      <w:pPr>
        <w:pStyle w:val="Code"/>
        <w:rPr>
          <w:highlight w:val="white"/>
        </w:rPr>
      </w:pPr>
      <w:r w:rsidRPr="0011007F">
        <w:rPr>
          <w:highlight w:val="white"/>
        </w:rPr>
        <w:t xml:space="preserve">  </w:t>
      </w:r>
    </w:p>
    <w:p w14:paraId="508985F3" w14:textId="77777777" w:rsidR="0011007F" w:rsidRPr="0011007F" w:rsidRDefault="0011007F" w:rsidP="0011007F">
      <w:pPr>
        <w:pStyle w:val="Code"/>
        <w:rPr>
          <w:highlight w:val="white"/>
        </w:rPr>
      </w:pPr>
      <w:r w:rsidRPr="0011007F">
        <w:rPr>
          <w:highlight w:val="white"/>
        </w:rPr>
        <w:t xml:space="preserve">    public string UniqueName {</w:t>
      </w:r>
    </w:p>
    <w:p w14:paraId="46E49CC2" w14:textId="77777777" w:rsidR="0011007F" w:rsidRPr="0011007F" w:rsidRDefault="0011007F" w:rsidP="0011007F">
      <w:pPr>
        <w:pStyle w:val="Code"/>
        <w:rPr>
          <w:highlight w:val="white"/>
        </w:rPr>
      </w:pPr>
      <w:r w:rsidRPr="0011007F">
        <w:rPr>
          <w:highlight w:val="white"/>
        </w:rPr>
        <w:t xml:space="preserve">      get { return m_uniqueName; }</w:t>
      </w:r>
    </w:p>
    <w:p w14:paraId="4B5EA461" w14:textId="77777777" w:rsidR="0011007F" w:rsidRPr="0011007F" w:rsidRDefault="0011007F" w:rsidP="0011007F">
      <w:pPr>
        <w:pStyle w:val="Code"/>
        <w:rPr>
          <w:highlight w:val="white"/>
        </w:rPr>
      </w:pPr>
      <w:r w:rsidRPr="0011007F">
        <w:rPr>
          <w:highlight w:val="white"/>
        </w:rPr>
        <w:t xml:space="preserve">    }</w:t>
      </w:r>
    </w:p>
    <w:p w14:paraId="08D4F848" w14:textId="77777777" w:rsidR="0011007F" w:rsidRPr="0011007F" w:rsidRDefault="0011007F" w:rsidP="0011007F">
      <w:pPr>
        <w:pStyle w:val="Code"/>
        <w:rPr>
          <w:highlight w:val="white"/>
        </w:rPr>
      </w:pPr>
      <w:r w:rsidRPr="0011007F">
        <w:rPr>
          <w:highlight w:val="white"/>
        </w:rPr>
        <w:t xml:space="preserve">  </w:t>
      </w:r>
    </w:p>
    <w:p w14:paraId="6D4589DE" w14:textId="77777777" w:rsidR="0011007F" w:rsidRPr="0011007F" w:rsidRDefault="0011007F" w:rsidP="0011007F">
      <w:pPr>
        <w:pStyle w:val="Code"/>
        <w:rPr>
          <w:highlight w:val="white"/>
        </w:rPr>
      </w:pPr>
      <w:r w:rsidRPr="0011007F">
        <w:rPr>
          <w:highlight w:val="white"/>
        </w:rPr>
        <w:t xml:space="preserve">    public int Offset {</w:t>
      </w:r>
    </w:p>
    <w:p w14:paraId="1FC6EDD4" w14:textId="77777777" w:rsidR="0011007F" w:rsidRPr="0011007F" w:rsidRDefault="0011007F" w:rsidP="0011007F">
      <w:pPr>
        <w:pStyle w:val="Code"/>
        <w:rPr>
          <w:highlight w:val="white"/>
        </w:rPr>
      </w:pPr>
      <w:r w:rsidRPr="0011007F">
        <w:rPr>
          <w:highlight w:val="white"/>
        </w:rPr>
        <w:t xml:space="preserve">      get { return m_offset; }</w:t>
      </w:r>
    </w:p>
    <w:p w14:paraId="2D9EB250" w14:textId="77777777" w:rsidR="0011007F" w:rsidRPr="0011007F" w:rsidRDefault="0011007F" w:rsidP="0011007F">
      <w:pPr>
        <w:pStyle w:val="Code"/>
        <w:rPr>
          <w:highlight w:val="white"/>
        </w:rPr>
      </w:pPr>
      <w:r w:rsidRPr="0011007F">
        <w:rPr>
          <w:highlight w:val="white"/>
        </w:rPr>
        <w:t xml:space="preserve">    }</w:t>
      </w:r>
    </w:p>
    <w:p w14:paraId="3C2B67CD" w14:textId="77777777" w:rsidR="0011007F" w:rsidRPr="0011007F" w:rsidRDefault="0011007F" w:rsidP="0011007F">
      <w:pPr>
        <w:pStyle w:val="Code"/>
        <w:rPr>
          <w:highlight w:val="white"/>
        </w:rPr>
      </w:pPr>
      <w:r w:rsidRPr="0011007F">
        <w:rPr>
          <w:highlight w:val="white"/>
        </w:rPr>
        <w:t xml:space="preserve">  }</w:t>
      </w:r>
    </w:p>
    <w:p w14:paraId="545E57FD" w14:textId="60A9DB0F" w:rsidR="00B838C8" w:rsidRDefault="0011007F" w:rsidP="0011007F">
      <w:pPr>
        <w:pStyle w:val="Code"/>
      </w:pPr>
      <w:r w:rsidRPr="0011007F">
        <w:rPr>
          <w:highlight w:val="white"/>
        </w:rPr>
        <w:t>}</w:t>
      </w:r>
    </w:p>
    <w:p w14:paraId="28070311" w14:textId="730B65F5" w:rsidR="00006E57" w:rsidRDefault="00522EB0" w:rsidP="00522EB0">
      <w:r>
        <w:t xml:space="preserve">The </w:t>
      </w:r>
      <w:r w:rsidRPr="00522EB0">
        <w:rPr>
          <w:rStyle w:val="KeyWord0"/>
        </w:rPr>
        <w:t>StaticExpression</w:t>
      </w:r>
      <w:r>
        <w:t xml:space="preserve"> class hold the two methods </w:t>
      </w:r>
      <w:r w:rsidRPr="00522EB0">
        <w:rPr>
          <w:rStyle w:val="KeyWord0"/>
        </w:rPr>
        <w:t>Binary</w:t>
      </w:r>
      <w:r>
        <w:t xml:space="preserve"> and </w:t>
      </w:r>
      <w:r w:rsidRPr="00522EB0">
        <w:rPr>
          <w:rStyle w:val="KeyWord0"/>
        </w:rPr>
        <w:t>Unary</w:t>
      </w:r>
      <w:r>
        <w:t xml:space="preserve">, </w:t>
      </w:r>
      <w:r w:rsidR="007D353E">
        <w:t>which takes a binary or unary expression and returns a static expression</w:t>
      </w:r>
      <w:r w:rsidR="0079158F">
        <w:t>.</w:t>
      </w:r>
    </w:p>
    <w:p w14:paraId="6B353FE8" w14:textId="292D7FFF" w:rsidR="00614078" w:rsidRDefault="00614078" w:rsidP="00614078">
      <w:pPr>
        <w:pStyle w:val="CodeHeader"/>
      </w:pPr>
      <w:r>
        <w:t>StaticExpression.cs</w:t>
      </w:r>
    </w:p>
    <w:p w14:paraId="22025DAF" w14:textId="77777777" w:rsidR="00C8332E" w:rsidRPr="00C8332E" w:rsidRDefault="00C8332E" w:rsidP="00C8332E">
      <w:pPr>
        <w:pStyle w:val="Code"/>
        <w:rPr>
          <w:highlight w:val="white"/>
        </w:rPr>
      </w:pPr>
      <w:r w:rsidRPr="00C8332E">
        <w:rPr>
          <w:highlight w:val="white"/>
        </w:rPr>
        <w:t>using System.Numerics;</w:t>
      </w:r>
    </w:p>
    <w:p w14:paraId="4FD0C9FB" w14:textId="77777777" w:rsidR="00C8332E" w:rsidRPr="00C8332E" w:rsidRDefault="00C8332E" w:rsidP="00C8332E">
      <w:pPr>
        <w:pStyle w:val="Code"/>
        <w:rPr>
          <w:highlight w:val="white"/>
        </w:rPr>
      </w:pPr>
    </w:p>
    <w:p w14:paraId="17E17FFF" w14:textId="77777777" w:rsidR="00C8332E" w:rsidRPr="00C8332E" w:rsidRDefault="00C8332E" w:rsidP="00C8332E">
      <w:pPr>
        <w:pStyle w:val="Code"/>
        <w:rPr>
          <w:highlight w:val="white"/>
        </w:rPr>
      </w:pPr>
      <w:r w:rsidRPr="00C8332E">
        <w:rPr>
          <w:highlight w:val="white"/>
        </w:rPr>
        <w:lastRenderedPageBreak/>
        <w:t>namespace CCompiler {</w:t>
      </w:r>
    </w:p>
    <w:p w14:paraId="40F81CFF" w14:textId="77777777" w:rsidR="00C8332E" w:rsidRPr="00C8332E" w:rsidRDefault="00C8332E" w:rsidP="00C8332E">
      <w:pPr>
        <w:pStyle w:val="Code"/>
        <w:rPr>
          <w:highlight w:val="white"/>
        </w:rPr>
      </w:pPr>
      <w:r w:rsidRPr="00C8332E">
        <w:rPr>
          <w:highlight w:val="white"/>
        </w:rPr>
        <w:t xml:space="preserve">  public class StaticExpression {</w:t>
      </w:r>
    </w:p>
    <w:p w14:paraId="20AB3685" w14:textId="77777777" w:rsidR="00786D2B" w:rsidRPr="002851BF" w:rsidRDefault="00786D2B" w:rsidP="00786D2B">
      <w:pPr>
        <w:rPr>
          <w:highlight w:val="white"/>
        </w:rPr>
      </w:pPr>
      <w:r>
        <w:rPr>
          <w:highlight w:val="white"/>
        </w:rPr>
        <w:t xml:space="preserve">The </w:t>
      </w:r>
      <w:r>
        <w:rPr>
          <w:rStyle w:val="KeyWord0"/>
          <w:highlight w:val="white"/>
        </w:rPr>
        <w:t>Binary</w:t>
      </w:r>
      <w:r>
        <w:rPr>
          <w:highlight w:val="white"/>
        </w:rPr>
        <w:t xml:space="preserve"> method exams the expressions if the operator is binary addition or subtraction, index, or dot.</w:t>
      </w:r>
    </w:p>
    <w:p w14:paraId="097D47CB" w14:textId="77777777" w:rsidR="00C8332E" w:rsidRPr="00C8332E" w:rsidRDefault="00C8332E" w:rsidP="00C8332E">
      <w:pPr>
        <w:pStyle w:val="Code"/>
        <w:rPr>
          <w:highlight w:val="white"/>
        </w:rPr>
      </w:pPr>
      <w:r w:rsidRPr="00C8332E">
        <w:rPr>
          <w:highlight w:val="white"/>
        </w:rPr>
        <w:t xml:space="preserve">    public static Expression Binary(MiddleOperator middleOp,</w:t>
      </w:r>
    </w:p>
    <w:p w14:paraId="2637F277" w14:textId="77777777" w:rsidR="00C8332E" w:rsidRPr="00C8332E" w:rsidRDefault="00C8332E" w:rsidP="00C8332E">
      <w:pPr>
        <w:pStyle w:val="Code"/>
        <w:rPr>
          <w:highlight w:val="white"/>
        </w:rPr>
      </w:pPr>
      <w:r w:rsidRPr="00C8332E">
        <w:rPr>
          <w:highlight w:val="white"/>
        </w:rPr>
        <w:t xml:space="preserve">                                    Expression leftExpression,</w:t>
      </w:r>
    </w:p>
    <w:p w14:paraId="4B5D9027" w14:textId="77777777" w:rsidR="00C8332E" w:rsidRPr="00C8332E" w:rsidRDefault="00C8332E" w:rsidP="00C8332E">
      <w:pPr>
        <w:pStyle w:val="Code"/>
        <w:rPr>
          <w:highlight w:val="white"/>
        </w:rPr>
      </w:pPr>
      <w:r w:rsidRPr="00C8332E">
        <w:rPr>
          <w:highlight w:val="white"/>
        </w:rPr>
        <w:t xml:space="preserve">                                    Expression rightExpression) {</w:t>
      </w:r>
    </w:p>
    <w:p w14:paraId="5F700899" w14:textId="77777777" w:rsidR="00C8332E" w:rsidRPr="00C8332E" w:rsidRDefault="00C8332E" w:rsidP="00C8332E">
      <w:pPr>
        <w:pStyle w:val="Code"/>
        <w:rPr>
          <w:highlight w:val="white"/>
        </w:rPr>
      </w:pPr>
      <w:r w:rsidRPr="00C8332E">
        <w:rPr>
          <w:highlight w:val="white"/>
        </w:rPr>
        <w:t xml:space="preserve">      Type leftType = leftExpression.Symbol.Type,</w:t>
      </w:r>
    </w:p>
    <w:p w14:paraId="6806CD04" w14:textId="77777777" w:rsidR="00C8332E" w:rsidRPr="00C8332E" w:rsidRDefault="00C8332E" w:rsidP="00C8332E">
      <w:pPr>
        <w:pStyle w:val="Code"/>
        <w:rPr>
          <w:highlight w:val="white"/>
        </w:rPr>
      </w:pPr>
      <w:r w:rsidRPr="00C8332E">
        <w:rPr>
          <w:highlight w:val="white"/>
        </w:rPr>
        <w:t xml:space="preserve">           rightType = rightExpression.Symbol.Type;</w:t>
      </w:r>
    </w:p>
    <w:p w14:paraId="67F400D2" w14:textId="77777777" w:rsidR="00C8332E" w:rsidRPr="00C8332E" w:rsidRDefault="00C8332E" w:rsidP="00C8332E">
      <w:pPr>
        <w:pStyle w:val="Code"/>
        <w:rPr>
          <w:highlight w:val="white"/>
        </w:rPr>
      </w:pPr>
      <w:r w:rsidRPr="00C8332E">
        <w:rPr>
          <w:highlight w:val="white"/>
        </w:rPr>
        <w:t xml:space="preserve">      object leftValue = leftExpression.Symbol.Value,</w:t>
      </w:r>
    </w:p>
    <w:p w14:paraId="541EC8CD" w14:textId="54E5262E" w:rsidR="00C8332E" w:rsidRPr="00C8332E" w:rsidRDefault="00C8332E" w:rsidP="00C8332E">
      <w:pPr>
        <w:pStyle w:val="Code"/>
        <w:rPr>
          <w:highlight w:val="white"/>
        </w:rPr>
      </w:pPr>
      <w:r w:rsidRPr="00C8332E">
        <w:rPr>
          <w:highlight w:val="white"/>
        </w:rPr>
        <w:t xml:space="preserve">             rightValue = rightExpression.Symbol.Value;    </w:t>
      </w:r>
    </w:p>
    <w:p w14:paraId="365ACFDD" w14:textId="06354A1E" w:rsidR="00786D2B" w:rsidRPr="002851BF" w:rsidRDefault="00786D2B" w:rsidP="00786D2B">
      <w:pPr>
        <w:rPr>
          <w:highlight w:val="white"/>
        </w:rPr>
      </w:pPr>
      <w:r>
        <w:rPr>
          <w:highlight w:val="white"/>
        </w:rPr>
        <w:t xml:space="preserve">In </w:t>
      </w:r>
      <w:r w:rsidR="00F02135">
        <w:rPr>
          <w:highlight w:val="white"/>
        </w:rPr>
        <w:t>the addition case</w:t>
      </w:r>
      <w:r>
        <w:rPr>
          <w:highlight w:val="white"/>
        </w:rPr>
        <w:t>, the operand</w:t>
      </w:r>
      <w:r w:rsidR="007734FD">
        <w:rPr>
          <w:highlight w:val="white"/>
        </w:rPr>
        <w:t xml:space="preserve"> value</w:t>
      </w:r>
      <w:r>
        <w:rPr>
          <w:highlight w:val="white"/>
        </w:rPr>
        <w:t>s must be a static address and a constant integer value</w:t>
      </w:r>
      <w:r w:rsidR="00C706C2">
        <w:rPr>
          <w:highlight w:val="white"/>
        </w:rPr>
        <w:t xml:space="preserve">, or a extern or static array and a </w:t>
      </w:r>
      <w:r w:rsidR="00F57278">
        <w:rPr>
          <w:highlight w:val="white"/>
        </w:rPr>
        <w:t>constant value.</w:t>
      </w:r>
      <w:r>
        <w:rPr>
          <w:highlight w:val="white"/>
        </w:rPr>
        <w:t xml:space="preserve"> For instance, </w:t>
      </w:r>
      <w:r>
        <w:rPr>
          <w:rStyle w:val="KeyWord0"/>
          <w:highlight w:val="white"/>
        </w:rPr>
        <w:t>&amp;</w:t>
      </w:r>
      <w:r w:rsidRPr="00011857">
        <w:rPr>
          <w:rStyle w:val="KeyWord0"/>
          <w:highlight w:val="white"/>
        </w:rPr>
        <w:t>i + 2</w:t>
      </w:r>
      <w:r w:rsidR="008B40CD">
        <w:rPr>
          <w:highlight w:val="white"/>
        </w:rPr>
        <w:t xml:space="preserve">, </w:t>
      </w:r>
      <w:r w:rsidR="008B40CD" w:rsidRPr="008B40CD">
        <w:rPr>
          <w:rStyle w:val="KeyWord0"/>
          <w:highlight w:val="white"/>
        </w:rPr>
        <w:t>2 + &amp;i</w:t>
      </w:r>
      <w:r w:rsidR="008B40CD">
        <w:rPr>
          <w:highlight w:val="white"/>
        </w:rPr>
        <w:t xml:space="preserve">, </w:t>
      </w:r>
      <w:r w:rsidR="008B40CD" w:rsidRPr="008B40CD">
        <w:rPr>
          <w:rStyle w:val="KeyWord0"/>
          <w:highlight w:val="white"/>
        </w:rPr>
        <w:t>a + 2</w:t>
      </w:r>
      <w:r w:rsidR="008B40CD">
        <w:rPr>
          <w:highlight w:val="white"/>
        </w:rPr>
        <w:t xml:space="preserve"> or </w:t>
      </w:r>
      <w:r w:rsidR="008B40CD" w:rsidRPr="008B40CD">
        <w:rPr>
          <w:rStyle w:val="KeyWord0"/>
          <w:highlight w:val="white"/>
        </w:rPr>
        <w:t>2 + a</w:t>
      </w:r>
      <w:r w:rsidR="008B40CD">
        <w:rPr>
          <w:highlight w:val="white"/>
        </w:rPr>
        <w:t>.</w:t>
      </w:r>
    </w:p>
    <w:p w14:paraId="3C0A48A0" w14:textId="77777777" w:rsidR="00C8332E" w:rsidRPr="00C8332E" w:rsidRDefault="00C8332E" w:rsidP="00C8332E">
      <w:pPr>
        <w:pStyle w:val="Code"/>
        <w:rPr>
          <w:highlight w:val="white"/>
        </w:rPr>
      </w:pPr>
      <w:r w:rsidRPr="00C8332E">
        <w:rPr>
          <w:highlight w:val="white"/>
        </w:rPr>
        <w:t xml:space="preserve">      switch (middleOp) {</w:t>
      </w:r>
    </w:p>
    <w:p w14:paraId="7190E808" w14:textId="77777777" w:rsidR="00C8332E" w:rsidRPr="00C8332E" w:rsidRDefault="00C8332E" w:rsidP="00C8332E">
      <w:pPr>
        <w:pStyle w:val="Code"/>
        <w:rPr>
          <w:highlight w:val="white"/>
        </w:rPr>
      </w:pPr>
      <w:r w:rsidRPr="00C8332E">
        <w:rPr>
          <w:highlight w:val="white"/>
        </w:rPr>
        <w:t xml:space="preserve">        case MiddleOperator.BinaryAdd: // &amp;i + 2, a + 2</w:t>
      </w:r>
    </w:p>
    <w:p w14:paraId="5F2266CD" w14:textId="77777777" w:rsidR="00C8332E" w:rsidRPr="00C8332E" w:rsidRDefault="00C8332E" w:rsidP="00C8332E">
      <w:pPr>
        <w:pStyle w:val="Code"/>
        <w:rPr>
          <w:highlight w:val="white"/>
        </w:rPr>
      </w:pPr>
      <w:r w:rsidRPr="00C8332E">
        <w:rPr>
          <w:highlight w:val="white"/>
        </w:rPr>
        <w:t xml:space="preserve">          if (((leftValue is StaticAddress) ||</w:t>
      </w:r>
    </w:p>
    <w:p w14:paraId="475A1803" w14:textId="77777777" w:rsidR="00C8332E" w:rsidRDefault="00C8332E" w:rsidP="00C8332E">
      <w:pPr>
        <w:pStyle w:val="Code"/>
        <w:rPr>
          <w:highlight w:val="white"/>
        </w:rPr>
      </w:pPr>
      <w:r w:rsidRPr="00C8332E">
        <w:rPr>
          <w:highlight w:val="white"/>
        </w:rPr>
        <w:t xml:space="preserve">               (leftExpression.Symbol.IsExternOrStatic() &amp;&amp;</w:t>
      </w:r>
    </w:p>
    <w:p w14:paraId="2624C97E" w14:textId="7BC055DE" w:rsidR="00C8332E" w:rsidRPr="00C8332E" w:rsidRDefault="00C8332E" w:rsidP="00C8332E">
      <w:pPr>
        <w:pStyle w:val="Code"/>
        <w:rPr>
          <w:highlight w:val="white"/>
        </w:rPr>
      </w:pPr>
      <w:r>
        <w:rPr>
          <w:highlight w:val="white"/>
        </w:rPr>
        <w:t xml:space="preserve">               </w:t>
      </w:r>
      <w:r w:rsidRPr="00C8332E">
        <w:rPr>
          <w:highlight w:val="white"/>
        </w:rPr>
        <w:t xml:space="preserve"> leftType.IsArray())) &amp;&amp; (rightValue is BigInteger)) {</w:t>
      </w:r>
    </w:p>
    <w:p w14:paraId="098D233C" w14:textId="77777777" w:rsidR="006C1426" w:rsidRDefault="00C8332E" w:rsidP="00C8332E">
      <w:pPr>
        <w:pStyle w:val="Code"/>
        <w:rPr>
          <w:highlight w:val="white"/>
        </w:rPr>
      </w:pPr>
      <w:r w:rsidRPr="00C8332E">
        <w:rPr>
          <w:highlight w:val="white"/>
        </w:rPr>
        <w:t xml:space="preserve">            return GenerateAddition(leftExpression.Symbol,</w:t>
      </w:r>
    </w:p>
    <w:p w14:paraId="6C529C32" w14:textId="45D8BFBE" w:rsidR="00C8332E" w:rsidRPr="00C8332E" w:rsidRDefault="006C1426" w:rsidP="00C8332E">
      <w:pPr>
        <w:pStyle w:val="Code"/>
        <w:rPr>
          <w:highlight w:val="white"/>
        </w:rPr>
      </w:pPr>
      <w:r>
        <w:rPr>
          <w:highlight w:val="white"/>
        </w:rPr>
        <w:t xml:space="preserve">                                   </w:t>
      </w:r>
      <w:r w:rsidR="00C8332E" w:rsidRPr="00C8332E">
        <w:rPr>
          <w:highlight w:val="white"/>
        </w:rPr>
        <w:t xml:space="preserve"> (BigInteger) rightValue);</w:t>
      </w:r>
    </w:p>
    <w:p w14:paraId="383F178F" w14:textId="77777777" w:rsidR="00C8332E" w:rsidRPr="00C8332E" w:rsidRDefault="00C8332E" w:rsidP="00C8332E">
      <w:pPr>
        <w:pStyle w:val="Code"/>
        <w:rPr>
          <w:highlight w:val="white"/>
        </w:rPr>
      </w:pPr>
      <w:r w:rsidRPr="00C8332E">
        <w:rPr>
          <w:highlight w:val="white"/>
        </w:rPr>
        <w:t xml:space="preserve">          }</w:t>
      </w:r>
    </w:p>
    <w:p w14:paraId="6777AA47" w14:textId="77777777" w:rsidR="00C8332E" w:rsidRPr="00C8332E" w:rsidRDefault="00C8332E" w:rsidP="00C8332E">
      <w:pPr>
        <w:pStyle w:val="Code"/>
        <w:rPr>
          <w:highlight w:val="white"/>
        </w:rPr>
      </w:pPr>
      <w:r w:rsidRPr="00C8332E">
        <w:rPr>
          <w:highlight w:val="white"/>
        </w:rPr>
        <w:t xml:space="preserve">          else if ((leftValue is BigInteger) &amp;&amp; // 2 + &amp;i, 2 + a</w:t>
      </w:r>
    </w:p>
    <w:p w14:paraId="74CC641F" w14:textId="77777777" w:rsidR="00C8332E" w:rsidRPr="00C8332E" w:rsidRDefault="00C8332E" w:rsidP="00C8332E">
      <w:pPr>
        <w:pStyle w:val="Code"/>
        <w:rPr>
          <w:highlight w:val="white"/>
        </w:rPr>
      </w:pPr>
      <w:r w:rsidRPr="00C8332E">
        <w:rPr>
          <w:highlight w:val="white"/>
        </w:rPr>
        <w:t xml:space="preserve">                   ((rightValue is StaticAddress) || (rightType.IsArray() &amp;&amp;</w:t>
      </w:r>
    </w:p>
    <w:p w14:paraId="6029DC8A" w14:textId="77777777" w:rsidR="00C8332E" w:rsidRPr="00C8332E" w:rsidRDefault="00C8332E" w:rsidP="00C8332E">
      <w:pPr>
        <w:pStyle w:val="Code"/>
        <w:rPr>
          <w:highlight w:val="white"/>
        </w:rPr>
      </w:pPr>
      <w:r w:rsidRPr="00C8332E">
        <w:rPr>
          <w:highlight w:val="white"/>
        </w:rPr>
        <w:t xml:space="preserve">                     rightExpression.Symbol.IsExternOrStatic()))) {</w:t>
      </w:r>
    </w:p>
    <w:p w14:paraId="186EE743" w14:textId="77777777" w:rsidR="00F50875" w:rsidRDefault="00C8332E" w:rsidP="00C8332E">
      <w:pPr>
        <w:pStyle w:val="Code"/>
        <w:rPr>
          <w:highlight w:val="white"/>
        </w:rPr>
      </w:pPr>
      <w:r w:rsidRPr="00C8332E">
        <w:rPr>
          <w:highlight w:val="white"/>
        </w:rPr>
        <w:t xml:space="preserve">            return GenerateAddition(rightExpression.Symbol,</w:t>
      </w:r>
    </w:p>
    <w:p w14:paraId="40FE8DE6" w14:textId="6DD2AE13" w:rsidR="00C8332E" w:rsidRPr="00C8332E" w:rsidRDefault="00F50875" w:rsidP="00C8332E">
      <w:pPr>
        <w:pStyle w:val="Code"/>
        <w:rPr>
          <w:highlight w:val="white"/>
        </w:rPr>
      </w:pPr>
      <w:r>
        <w:rPr>
          <w:highlight w:val="white"/>
        </w:rPr>
        <w:t xml:space="preserve">                                    </w:t>
      </w:r>
      <w:r w:rsidR="00C8332E" w:rsidRPr="00C8332E">
        <w:rPr>
          <w:highlight w:val="white"/>
        </w:rPr>
        <w:t>(BigInteger) leftValue);</w:t>
      </w:r>
    </w:p>
    <w:p w14:paraId="00967C63" w14:textId="77777777" w:rsidR="00C8332E" w:rsidRPr="00C8332E" w:rsidRDefault="00C8332E" w:rsidP="00C8332E">
      <w:pPr>
        <w:pStyle w:val="Code"/>
        <w:rPr>
          <w:highlight w:val="white"/>
        </w:rPr>
      </w:pPr>
      <w:r w:rsidRPr="00C8332E">
        <w:rPr>
          <w:highlight w:val="white"/>
        </w:rPr>
        <w:t xml:space="preserve">          }</w:t>
      </w:r>
    </w:p>
    <w:p w14:paraId="282E8E8D" w14:textId="77777777" w:rsidR="00C8332E" w:rsidRPr="00C8332E" w:rsidRDefault="00C8332E" w:rsidP="00C8332E">
      <w:pPr>
        <w:pStyle w:val="Code"/>
        <w:rPr>
          <w:highlight w:val="white"/>
        </w:rPr>
      </w:pPr>
      <w:r w:rsidRPr="00C8332E">
        <w:rPr>
          <w:highlight w:val="white"/>
        </w:rPr>
        <w:t xml:space="preserve">          break;</w:t>
      </w:r>
    </w:p>
    <w:p w14:paraId="2A925D09" w14:textId="669F7DC0" w:rsidR="00F02135" w:rsidRPr="002851BF" w:rsidRDefault="00F02135" w:rsidP="00F02135">
      <w:pPr>
        <w:rPr>
          <w:highlight w:val="white"/>
        </w:rPr>
      </w:pPr>
      <w:r>
        <w:rPr>
          <w:highlight w:val="white"/>
        </w:rPr>
        <w:t xml:space="preserve">In the </w:t>
      </w:r>
      <w:r w:rsidR="00BB2566">
        <w:rPr>
          <w:highlight w:val="white"/>
        </w:rPr>
        <w:t>subtraction</w:t>
      </w:r>
      <w:r>
        <w:rPr>
          <w:highlight w:val="white"/>
        </w:rPr>
        <w:t xml:space="preserve"> case, the </w:t>
      </w:r>
      <w:r w:rsidR="001B3CC4">
        <w:rPr>
          <w:highlight w:val="white"/>
        </w:rPr>
        <w:t xml:space="preserve">left </w:t>
      </w:r>
      <w:r>
        <w:rPr>
          <w:highlight w:val="white"/>
        </w:rPr>
        <w:t xml:space="preserve">operand </w:t>
      </w:r>
      <w:r w:rsidR="00860C9B">
        <w:rPr>
          <w:highlight w:val="white"/>
        </w:rPr>
        <w:t xml:space="preserve">must a static address as value or be an extern of static array, and the right operand must be </w:t>
      </w:r>
      <w:r>
        <w:rPr>
          <w:highlight w:val="white"/>
        </w:rPr>
        <w:t xml:space="preserve">a constant integer value. For instance, </w:t>
      </w:r>
      <w:r>
        <w:rPr>
          <w:rStyle w:val="KeyWord0"/>
          <w:highlight w:val="white"/>
        </w:rPr>
        <w:t>&amp;</w:t>
      </w:r>
      <w:r w:rsidRPr="00011857">
        <w:rPr>
          <w:rStyle w:val="KeyWord0"/>
          <w:highlight w:val="white"/>
        </w:rPr>
        <w:t xml:space="preserve">i </w:t>
      </w:r>
      <w:r w:rsidR="00B17BAC">
        <w:rPr>
          <w:rStyle w:val="KeyWord0"/>
          <w:highlight w:val="white"/>
        </w:rPr>
        <w:t>-</w:t>
      </w:r>
      <w:r w:rsidRPr="00011857">
        <w:rPr>
          <w:rStyle w:val="KeyWord0"/>
          <w:highlight w:val="white"/>
        </w:rPr>
        <w:t xml:space="preserve"> 2</w:t>
      </w:r>
      <w:r>
        <w:rPr>
          <w:highlight w:val="white"/>
        </w:rPr>
        <w:t xml:space="preserve"> or </w:t>
      </w:r>
      <w:r w:rsidRPr="008B40CD">
        <w:rPr>
          <w:rStyle w:val="KeyWord0"/>
          <w:highlight w:val="white"/>
        </w:rPr>
        <w:t>a</w:t>
      </w:r>
      <w:r w:rsidR="00594E18">
        <w:rPr>
          <w:rStyle w:val="KeyWord0"/>
          <w:highlight w:val="white"/>
        </w:rPr>
        <w:t xml:space="preserve"> - 2</w:t>
      </w:r>
      <w:r>
        <w:rPr>
          <w:highlight w:val="white"/>
        </w:rPr>
        <w:t>.</w:t>
      </w:r>
    </w:p>
    <w:p w14:paraId="59BD4D28" w14:textId="77777777" w:rsidR="00C8332E" w:rsidRPr="00C8332E" w:rsidRDefault="00C8332E" w:rsidP="00C8332E">
      <w:pPr>
        <w:pStyle w:val="Code"/>
        <w:rPr>
          <w:highlight w:val="white"/>
        </w:rPr>
      </w:pPr>
      <w:r w:rsidRPr="00C8332E">
        <w:rPr>
          <w:highlight w:val="white"/>
        </w:rPr>
        <w:t xml:space="preserve">        case MiddleOperator.BinarySubtract: // &amp;i - 2, a - 2</w:t>
      </w:r>
    </w:p>
    <w:p w14:paraId="4E45D84D" w14:textId="77777777" w:rsidR="00C8332E" w:rsidRPr="00C8332E" w:rsidRDefault="00C8332E" w:rsidP="00C8332E">
      <w:pPr>
        <w:pStyle w:val="Code"/>
        <w:rPr>
          <w:highlight w:val="white"/>
        </w:rPr>
      </w:pPr>
      <w:r w:rsidRPr="00C8332E">
        <w:rPr>
          <w:highlight w:val="white"/>
        </w:rPr>
        <w:t xml:space="preserve">          if (((leftValue is StaticAddress) ||</w:t>
      </w:r>
    </w:p>
    <w:p w14:paraId="60BE326B" w14:textId="77777777" w:rsidR="00F50875" w:rsidRDefault="00C8332E" w:rsidP="00C8332E">
      <w:pPr>
        <w:pStyle w:val="Code"/>
        <w:rPr>
          <w:highlight w:val="white"/>
        </w:rPr>
      </w:pPr>
      <w:r w:rsidRPr="00C8332E">
        <w:rPr>
          <w:highlight w:val="white"/>
        </w:rPr>
        <w:t xml:space="preserve">               (leftExpression.Symbol.IsExternOrStatic() &amp;&amp;</w:t>
      </w:r>
    </w:p>
    <w:p w14:paraId="6887DF2E" w14:textId="392DCA7F" w:rsidR="00C8332E" w:rsidRPr="00C8332E" w:rsidRDefault="00F50875" w:rsidP="00C8332E">
      <w:pPr>
        <w:pStyle w:val="Code"/>
        <w:rPr>
          <w:highlight w:val="white"/>
        </w:rPr>
      </w:pPr>
      <w:r>
        <w:rPr>
          <w:highlight w:val="white"/>
        </w:rPr>
        <w:t xml:space="preserve">               </w:t>
      </w:r>
      <w:r w:rsidR="00C8332E" w:rsidRPr="00C8332E">
        <w:rPr>
          <w:highlight w:val="white"/>
        </w:rPr>
        <w:t xml:space="preserve"> leftType.IsArray())) &amp;&amp;</w:t>
      </w:r>
    </w:p>
    <w:p w14:paraId="3F89E66A" w14:textId="77777777" w:rsidR="00C8332E" w:rsidRPr="00C8332E" w:rsidRDefault="00C8332E" w:rsidP="00C8332E">
      <w:pPr>
        <w:pStyle w:val="Code"/>
        <w:rPr>
          <w:highlight w:val="white"/>
        </w:rPr>
      </w:pPr>
      <w:r w:rsidRPr="00C8332E">
        <w:rPr>
          <w:highlight w:val="white"/>
        </w:rPr>
        <w:t xml:space="preserve">              (rightValue is BigInteger)) {</w:t>
      </w:r>
    </w:p>
    <w:p w14:paraId="1A56BE97" w14:textId="77777777" w:rsidR="00F50875" w:rsidRDefault="00C8332E" w:rsidP="00C8332E">
      <w:pPr>
        <w:pStyle w:val="Code"/>
        <w:rPr>
          <w:highlight w:val="white"/>
        </w:rPr>
      </w:pPr>
      <w:r w:rsidRPr="00C8332E">
        <w:rPr>
          <w:highlight w:val="white"/>
        </w:rPr>
        <w:t xml:space="preserve">            return GenerateAddition(leftExpression.Symbol,</w:t>
      </w:r>
    </w:p>
    <w:p w14:paraId="28595045" w14:textId="32EA383D" w:rsidR="00C8332E" w:rsidRPr="00C8332E" w:rsidRDefault="00F50875" w:rsidP="00C8332E">
      <w:pPr>
        <w:pStyle w:val="Code"/>
        <w:rPr>
          <w:highlight w:val="white"/>
        </w:rPr>
      </w:pPr>
      <w:r>
        <w:rPr>
          <w:highlight w:val="white"/>
        </w:rPr>
        <w:t xml:space="preserve">                                   </w:t>
      </w:r>
      <w:r w:rsidR="00C8332E" w:rsidRPr="00C8332E">
        <w:rPr>
          <w:highlight w:val="white"/>
        </w:rPr>
        <w:t xml:space="preserve"> -((BigInteger) rightValue));</w:t>
      </w:r>
    </w:p>
    <w:p w14:paraId="05691FCB" w14:textId="77777777" w:rsidR="00C8332E" w:rsidRPr="00C8332E" w:rsidRDefault="00C8332E" w:rsidP="00C8332E">
      <w:pPr>
        <w:pStyle w:val="Code"/>
        <w:rPr>
          <w:highlight w:val="white"/>
        </w:rPr>
      </w:pPr>
      <w:r w:rsidRPr="00C8332E">
        <w:rPr>
          <w:highlight w:val="white"/>
        </w:rPr>
        <w:t xml:space="preserve">          }</w:t>
      </w:r>
    </w:p>
    <w:p w14:paraId="2CF54F1E" w14:textId="77777777" w:rsidR="00C8332E" w:rsidRPr="00C8332E" w:rsidRDefault="00C8332E" w:rsidP="00C8332E">
      <w:pPr>
        <w:pStyle w:val="Code"/>
        <w:rPr>
          <w:highlight w:val="white"/>
        </w:rPr>
      </w:pPr>
      <w:r w:rsidRPr="00C8332E">
        <w:rPr>
          <w:highlight w:val="white"/>
        </w:rPr>
        <w:t xml:space="preserve">          break;</w:t>
      </w:r>
    </w:p>
    <w:p w14:paraId="59E8F75B" w14:textId="2F7E3120" w:rsidR="00C8332E" w:rsidRPr="00C8332E" w:rsidRDefault="00E96792" w:rsidP="000F667E">
      <w:pPr>
        <w:rPr>
          <w:highlight w:val="white"/>
        </w:rPr>
      </w:pPr>
      <w:r>
        <w:rPr>
          <w:highlight w:val="white"/>
        </w:rPr>
        <w:t xml:space="preserve">In the index case, </w:t>
      </w:r>
      <w:r w:rsidR="00784585">
        <w:rPr>
          <w:highlight w:val="white"/>
        </w:rPr>
        <w:t xml:space="preserve">the operands must be an extern or static array </w:t>
      </w:r>
      <w:r w:rsidR="00F57CB4">
        <w:rPr>
          <w:highlight w:val="white"/>
        </w:rPr>
        <w:t xml:space="preserve">or a static address, </w:t>
      </w:r>
      <w:r w:rsidR="00784585">
        <w:rPr>
          <w:highlight w:val="white"/>
        </w:rPr>
        <w:t>and a constant integer value.</w:t>
      </w:r>
    </w:p>
    <w:p w14:paraId="15A9A6F7" w14:textId="77777777" w:rsidR="002D7262" w:rsidRPr="002D7262" w:rsidRDefault="002D7262" w:rsidP="002D7262">
      <w:pPr>
        <w:pStyle w:val="Code"/>
        <w:rPr>
          <w:highlight w:val="white"/>
        </w:rPr>
      </w:pPr>
      <w:r w:rsidRPr="002D7262">
        <w:rPr>
          <w:highlight w:val="white"/>
        </w:rPr>
        <w:t xml:space="preserve">        case MiddleOperator.Index:</w:t>
      </w:r>
    </w:p>
    <w:p w14:paraId="28771551" w14:textId="77777777" w:rsidR="002D7262" w:rsidRPr="002D7262" w:rsidRDefault="002D7262" w:rsidP="002D7262">
      <w:pPr>
        <w:pStyle w:val="Code"/>
        <w:rPr>
          <w:highlight w:val="white"/>
        </w:rPr>
      </w:pPr>
      <w:r w:rsidRPr="002D7262">
        <w:rPr>
          <w:highlight w:val="white"/>
        </w:rPr>
        <w:t xml:space="preserve">          if (((leftValue is StaticAddress) || (leftType.IsArray() &amp;&amp;</w:t>
      </w:r>
    </w:p>
    <w:p w14:paraId="7B79981E" w14:textId="77777777" w:rsidR="002D7262" w:rsidRPr="002D7262" w:rsidRDefault="002D7262" w:rsidP="002D7262">
      <w:pPr>
        <w:pStyle w:val="Code"/>
        <w:rPr>
          <w:highlight w:val="white"/>
        </w:rPr>
      </w:pPr>
      <w:r w:rsidRPr="002D7262">
        <w:rPr>
          <w:highlight w:val="white"/>
        </w:rPr>
        <w:t xml:space="preserve">               leftExpression.Symbol.IsExternOrStatic())) &amp;&amp; </w:t>
      </w:r>
    </w:p>
    <w:p w14:paraId="02CDB2FC" w14:textId="77777777" w:rsidR="002D7262" w:rsidRPr="002D7262" w:rsidRDefault="002D7262" w:rsidP="002D7262">
      <w:pPr>
        <w:pStyle w:val="Code"/>
        <w:rPr>
          <w:highlight w:val="white"/>
        </w:rPr>
      </w:pPr>
      <w:r w:rsidRPr="002D7262">
        <w:rPr>
          <w:highlight w:val="white"/>
        </w:rPr>
        <w:t xml:space="preserve">              (rightValue is BigInteger)) { // a[2]</w:t>
      </w:r>
    </w:p>
    <w:p w14:paraId="2858193B" w14:textId="77777777" w:rsidR="002D7262" w:rsidRPr="002D7262" w:rsidRDefault="002D7262" w:rsidP="002D7262">
      <w:pPr>
        <w:pStyle w:val="Code"/>
        <w:rPr>
          <w:highlight w:val="white"/>
        </w:rPr>
      </w:pPr>
      <w:r w:rsidRPr="002D7262">
        <w:rPr>
          <w:highlight w:val="white"/>
        </w:rPr>
        <w:t xml:space="preserve">            return GenerateIndex(leftExpression.Symbol,</w:t>
      </w:r>
    </w:p>
    <w:p w14:paraId="56CCC24D" w14:textId="77777777" w:rsidR="002D7262" w:rsidRPr="002D7262" w:rsidRDefault="002D7262" w:rsidP="002D7262">
      <w:pPr>
        <w:pStyle w:val="Code"/>
        <w:rPr>
          <w:highlight w:val="white"/>
        </w:rPr>
      </w:pPr>
      <w:r w:rsidRPr="002D7262">
        <w:rPr>
          <w:highlight w:val="white"/>
        </w:rPr>
        <w:t xml:space="preserve">                                 (BigInteger) rightValue);</w:t>
      </w:r>
    </w:p>
    <w:p w14:paraId="0846FAF6" w14:textId="77777777" w:rsidR="002D7262" w:rsidRPr="002D7262" w:rsidRDefault="002D7262" w:rsidP="002D7262">
      <w:pPr>
        <w:pStyle w:val="Code"/>
        <w:rPr>
          <w:highlight w:val="white"/>
        </w:rPr>
      </w:pPr>
      <w:r w:rsidRPr="002D7262">
        <w:rPr>
          <w:highlight w:val="white"/>
        </w:rPr>
        <w:t xml:space="preserve">          }</w:t>
      </w:r>
    </w:p>
    <w:p w14:paraId="261673EE" w14:textId="77777777" w:rsidR="002D7262" w:rsidRPr="002D7262" w:rsidRDefault="002D7262" w:rsidP="002D7262">
      <w:pPr>
        <w:pStyle w:val="Code"/>
        <w:rPr>
          <w:highlight w:val="white"/>
        </w:rPr>
      </w:pPr>
      <w:r w:rsidRPr="002D7262">
        <w:rPr>
          <w:highlight w:val="white"/>
        </w:rPr>
        <w:t xml:space="preserve">          else if ((leftValue is BigInteger) &amp;&amp; ((rightType.IsArray() &amp;&amp;</w:t>
      </w:r>
    </w:p>
    <w:p w14:paraId="466A2CA7" w14:textId="77777777" w:rsidR="002D7262" w:rsidRPr="002D7262" w:rsidRDefault="002D7262" w:rsidP="002D7262">
      <w:pPr>
        <w:pStyle w:val="Code"/>
        <w:rPr>
          <w:highlight w:val="white"/>
        </w:rPr>
      </w:pPr>
      <w:r w:rsidRPr="002D7262">
        <w:rPr>
          <w:highlight w:val="white"/>
        </w:rPr>
        <w:t xml:space="preserve">                   rightExpression.Symbol.IsExternOrStatic()) ||</w:t>
      </w:r>
    </w:p>
    <w:p w14:paraId="723FEF89" w14:textId="77777777" w:rsidR="002D7262" w:rsidRPr="002D7262" w:rsidRDefault="002D7262" w:rsidP="002D7262">
      <w:pPr>
        <w:pStyle w:val="Code"/>
        <w:rPr>
          <w:highlight w:val="white"/>
        </w:rPr>
      </w:pPr>
      <w:r w:rsidRPr="002D7262">
        <w:rPr>
          <w:highlight w:val="white"/>
        </w:rPr>
        <w:t xml:space="preserve">                   (rightValue is StaticAddress))) {</w:t>
      </w:r>
    </w:p>
    <w:p w14:paraId="19D5580D" w14:textId="77777777" w:rsidR="002D7262" w:rsidRPr="002D7262" w:rsidRDefault="002D7262" w:rsidP="002D7262">
      <w:pPr>
        <w:pStyle w:val="Code"/>
        <w:rPr>
          <w:highlight w:val="white"/>
        </w:rPr>
      </w:pPr>
      <w:r w:rsidRPr="002D7262">
        <w:rPr>
          <w:highlight w:val="white"/>
        </w:rPr>
        <w:t xml:space="preserve">            return GenerateIndex(rightExpression.Symbol,</w:t>
      </w:r>
    </w:p>
    <w:p w14:paraId="289FB92D" w14:textId="77777777" w:rsidR="002D7262" w:rsidRPr="002D7262" w:rsidRDefault="002D7262" w:rsidP="002D7262">
      <w:pPr>
        <w:pStyle w:val="Code"/>
        <w:rPr>
          <w:highlight w:val="white"/>
        </w:rPr>
      </w:pPr>
      <w:r w:rsidRPr="002D7262">
        <w:rPr>
          <w:highlight w:val="white"/>
        </w:rPr>
        <w:lastRenderedPageBreak/>
        <w:t xml:space="preserve">                                 (BigInteger) leftValue);</w:t>
      </w:r>
    </w:p>
    <w:p w14:paraId="128FADA5" w14:textId="77777777" w:rsidR="002D7262" w:rsidRPr="002D7262" w:rsidRDefault="002D7262" w:rsidP="002D7262">
      <w:pPr>
        <w:pStyle w:val="Code"/>
        <w:rPr>
          <w:highlight w:val="white"/>
        </w:rPr>
      </w:pPr>
      <w:r w:rsidRPr="002D7262">
        <w:rPr>
          <w:highlight w:val="white"/>
        </w:rPr>
        <w:t xml:space="preserve">          }</w:t>
      </w:r>
    </w:p>
    <w:p w14:paraId="2D05528F" w14:textId="77777777" w:rsidR="002D7262" w:rsidRPr="002D7262" w:rsidRDefault="002D7262" w:rsidP="002D7262">
      <w:pPr>
        <w:pStyle w:val="Code"/>
        <w:rPr>
          <w:highlight w:val="white"/>
        </w:rPr>
      </w:pPr>
      <w:r w:rsidRPr="002D7262">
        <w:rPr>
          <w:highlight w:val="white"/>
        </w:rPr>
        <w:t xml:space="preserve">          break;</w:t>
      </w:r>
    </w:p>
    <w:p w14:paraId="286ABF06" w14:textId="432DF012" w:rsidR="00842A64" w:rsidRPr="00C8332E" w:rsidRDefault="00842A64" w:rsidP="00C8332E">
      <w:pPr>
        <w:pStyle w:val="Code"/>
        <w:rPr>
          <w:highlight w:val="white"/>
        </w:rPr>
      </w:pPr>
      <w:r>
        <w:rPr>
          <w:highlight w:val="white"/>
        </w:rPr>
        <w:t xml:space="preserve">In the dot case, the </w:t>
      </w:r>
      <w:r w:rsidR="00DA20A0">
        <w:rPr>
          <w:highlight w:val="white"/>
        </w:rPr>
        <w:t>XXX</w:t>
      </w:r>
    </w:p>
    <w:p w14:paraId="5C9A4A75" w14:textId="77777777" w:rsidR="00C8332E" w:rsidRPr="00C8332E" w:rsidRDefault="00C8332E" w:rsidP="00C8332E">
      <w:pPr>
        <w:pStyle w:val="Code"/>
        <w:rPr>
          <w:highlight w:val="white"/>
        </w:rPr>
      </w:pPr>
      <w:r w:rsidRPr="00C8332E">
        <w:rPr>
          <w:highlight w:val="white"/>
        </w:rPr>
        <w:t xml:space="preserve">        case MiddleOperator.Dot:</w:t>
      </w:r>
    </w:p>
    <w:p w14:paraId="26276371" w14:textId="77777777" w:rsidR="00C8332E" w:rsidRPr="00C8332E" w:rsidRDefault="00C8332E" w:rsidP="00C8332E">
      <w:pPr>
        <w:pStyle w:val="Code"/>
        <w:rPr>
          <w:highlight w:val="white"/>
        </w:rPr>
      </w:pPr>
      <w:r w:rsidRPr="00C8332E">
        <w:rPr>
          <w:highlight w:val="white"/>
        </w:rPr>
        <w:t xml:space="preserve">          if (leftExpression.Symbol.IsExternOrStatic()) {</w:t>
      </w:r>
    </w:p>
    <w:p w14:paraId="501E9FF8" w14:textId="77777777" w:rsidR="00C8332E" w:rsidRPr="00C8332E" w:rsidRDefault="00C8332E" w:rsidP="00C8332E">
      <w:pPr>
        <w:pStyle w:val="Code"/>
        <w:rPr>
          <w:highlight w:val="white"/>
        </w:rPr>
      </w:pPr>
      <w:r w:rsidRPr="00C8332E">
        <w:rPr>
          <w:highlight w:val="white"/>
        </w:rPr>
        <w:t xml:space="preserve">            object resultValue =</w:t>
      </w:r>
    </w:p>
    <w:p w14:paraId="41EBD698" w14:textId="77777777" w:rsidR="00C8332E" w:rsidRPr="00C8332E" w:rsidRDefault="00C8332E" w:rsidP="00C8332E">
      <w:pPr>
        <w:pStyle w:val="Code"/>
        <w:rPr>
          <w:highlight w:val="white"/>
        </w:rPr>
      </w:pPr>
      <w:r w:rsidRPr="00C8332E">
        <w:rPr>
          <w:highlight w:val="white"/>
        </w:rPr>
        <w:t xml:space="preserve">              new StaticValue(leftExpression.Symbol.UniqueName,</w:t>
      </w:r>
    </w:p>
    <w:p w14:paraId="0F945578" w14:textId="77777777" w:rsidR="00C8332E" w:rsidRPr="00C8332E" w:rsidRDefault="00C8332E" w:rsidP="00C8332E">
      <w:pPr>
        <w:pStyle w:val="Code"/>
        <w:rPr>
          <w:highlight w:val="white"/>
        </w:rPr>
      </w:pPr>
      <w:r w:rsidRPr="00C8332E">
        <w:rPr>
          <w:highlight w:val="white"/>
        </w:rPr>
        <w:t xml:space="preserve">                              rightExpression.Symbol.Offset); // s.i</w:t>
      </w:r>
    </w:p>
    <w:p w14:paraId="489FA4AD" w14:textId="77777777" w:rsidR="00C8332E" w:rsidRPr="00C8332E" w:rsidRDefault="00C8332E" w:rsidP="00C8332E">
      <w:pPr>
        <w:pStyle w:val="Code"/>
        <w:rPr>
          <w:highlight w:val="white"/>
        </w:rPr>
      </w:pPr>
      <w:r w:rsidRPr="00C8332E">
        <w:rPr>
          <w:highlight w:val="white"/>
        </w:rPr>
        <w:t xml:space="preserve">            Symbol resultSymbol = new Symbol(leftType, resultValue);</w:t>
      </w:r>
    </w:p>
    <w:p w14:paraId="2F7D50A6" w14:textId="77777777" w:rsidR="00C8332E" w:rsidRPr="00C8332E" w:rsidRDefault="00C8332E" w:rsidP="00C8332E">
      <w:pPr>
        <w:pStyle w:val="Code"/>
        <w:rPr>
          <w:highlight w:val="white"/>
        </w:rPr>
      </w:pPr>
      <w:r w:rsidRPr="00C8332E">
        <w:rPr>
          <w:highlight w:val="white"/>
        </w:rPr>
        <w:t xml:space="preserve">            return (new Expression(resultSymbol, null, null));</w:t>
      </w:r>
    </w:p>
    <w:p w14:paraId="758BB4F0" w14:textId="77777777" w:rsidR="00C8332E" w:rsidRPr="00C8332E" w:rsidRDefault="00C8332E" w:rsidP="00C8332E">
      <w:pPr>
        <w:pStyle w:val="Code"/>
        <w:rPr>
          <w:highlight w:val="white"/>
        </w:rPr>
      </w:pPr>
      <w:r w:rsidRPr="00C8332E">
        <w:rPr>
          <w:highlight w:val="white"/>
        </w:rPr>
        <w:t xml:space="preserve">          }</w:t>
      </w:r>
    </w:p>
    <w:p w14:paraId="0BA943B7" w14:textId="77777777" w:rsidR="00C8332E" w:rsidRPr="00C8332E" w:rsidRDefault="00C8332E" w:rsidP="00C8332E">
      <w:pPr>
        <w:pStyle w:val="Code"/>
        <w:rPr>
          <w:highlight w:val="white"/>
        </w:rPr>
      </w:pPr>
      <w:r w:rsidRPr="00C8332E">
        <w:rPr>
          <w:highlight w:val="white"/>
        </w:rPr>
        <w:t xml:space="preserve">          break;</w:t>
      </w:r>
    </w:p>
    <w:p w14:paraId="779785F0" w14:textId="77777777" w:rsidR="00C8332E" w:rsidRPr="00C8332E" w:rsidRDefault="00C8332E" w:rsidP="00C8332E">
      <w:pPr>
        <w:pStyle w:val="Code"/>
        <w:rPr>
          <w:highlight w:val="white"/>
        </w:rPr>
      </w:pPr>
      <w:r w:rsidRPr="00C8332E">
        <w:rPr>
          <w:highlight w:val="white"/>
        </w:rPr>
        <w:t xml:space="preserve">      }</w:t>
      </w:r>
    </w:p>
    <w:p w14:paraId="0AFA4CD0" w14:textId="77777777" w:rsidR="00C8332E" w:rsidRPr="00C8332E" w:rsidRDefault="00C8332E" w:rsidP="00C8332E">
      <w:pPr>
        <w:pStyle w:val="Code"/>
        <w:rPr>
          <w:highlight w:val="white"/>
        </w:rPr>
      </w:pPr>
      <w:r w:rsidRPr="00C8332E">
        <w:rPr>
          <w:highlight w:val="white"/>
        </w:rPr>
        <w:t xml:space="preserve">    </w:t>
      </w:r>
    </w:p>
    <w:p w14:paraId="3F618E85" w14:textId="77777777" w:rsidR="00C8332E" w:rsidRPr="00C8332E" w:rsidRDefault="00C8332E" w:rsidP="00C8332E">
      <w:pPr>
        <w:pStyle w:val="Code"/>
        <w:rPr>
          <w:highlight w:val="white"/>
        </w:rPr>
      </w:pPr>
      <w:r w:rsidRPr="00C8332E">
        <w:rPr>
          <w:highlight w:val="white"/>
        </w:rPr>
        <w:t xml:space="preserve">      return null;</w:t>
      </w:r>
    </w:p>
    <w:p w14:paraId="1CA55EAF" w14:textId="77777777" w:rsidR="00C8332E" w:rsidRPr="00C8332E" w:rsidRDefault="00C8332E" w:rsidP="00C8332E">
      <w:pPr>
        <w:pStyle w:val="Code"/>
        <w:rPr>
          <w:highlight w:val="white"/>
        </w:rPr>
      </w:pPr>
      <w:r w:rsidRPr="00C8332E">
        <w:rPr>
          <w:highlight w:val="white"/>
        </w:rPr>
        <w:t xml:space="preserve">    }  </w:t>
      </w:r>
    </w:p>
    <w:p w14:paraId="0F2E154D" w14:textId="77777777" w:rsidR="00C8332E" w:rsidRPr="00F0216C" w:rsidRDefault="00C8332E" w:rsidP="00F0216C">
      <w:pPr>
        <w:pStyle w:val="Code"/>
        <w:rPr>
          <w:highlight w:val="white"/>
        </w:rPr>
      </w:pPr>
    </w:p>
    <w:p w14:paraId="510CC8A9" w14:textId="6B550FFA" w:rsidR="00F0216C" w:rsidRPr="00F0216C" w:rsidRDefault="00F0216C" w:rsidP="00F0216C">
      <w:pPr>
        <w:pStyle w:val="Code"/>
        <w:rPr>
          <w:highlight w:val="white"/>
        </w:rPr>
      </w:pPr>
      <w:r w:rsidRPr="00F0216C">
        <w:rPr>
          <w:highlight w:val="white"/>
        </w:rPr>
        <w:t xml:space="preserve">    private static Expression GenerateAddition(Symbol symbol,</w:t>
      </w:r>
    </w:p>
    <w:p w14:paraId="727ACFB0" w14:textId="77777777" w:rsidR="00F0216C" w:rsidRPr="00F0216C" w:rsidRDefault="00F0216C" w:rsidP="00F0216C">
      <w:pPr>
        <w:pStyle w:val="Code"/>
        <w:rPr>
          <w:highlight w:val="white"/>
        </w:rPr>
      </w:pPr>
      <w:r w:rsidRPr="00F0216C">
        <w:rPr>
          <w:highlight w:val="white"/>
        </w:rPr>
        <w:t xml:space="preserve">                                               BigInteger value) {</w:t>
      </w:r>
    </w:p>
    <w:p w14:paraId="6C7E7A09" w14:textId="77777777" w:rsidR="00F0216C" w:rsidRPr="00F0216C" w:rsidRDefault="00F0216C" w:rsidP="00F0216C">
      <w:pPr>
        <w:pStyle w:val="Code"/>
        <w:rPr>
          <w:highlight w:val="white"/>
        </w:rPr>
      </w:pPr>
      <w:r w:rsidRPr="00F0216C">
        <w:rPr>
          <w:highlight w:val="white"/>
        </w:rPr>
        <w:t xml:space="preserve">      int offset = ((int) value) * symbol.Type.PointerOrArrayType.Size();</w:t>
      </w:r>
    </w:p>
    <w:p w14:paraId="4B1CA913" w14:textId="77777777" w:rsidR="00F0216C" w:rsidRPr="00F0216C" w:rsidRDefault="00F0216C" w:rsidP="00F0216C">
      <w:pPr>
        <w:pStyle w:val="Code"/>
        <w:rPr>
          <w:highlight w:val="white"/>
        </w:rPr>
      </w:pPr>
      <w:r w:rsidRPr="00F0216C">
        <w:rPr>
          <w:highlight w:val="white"/>
        </w:rPr>
        <w:t xml:space="preserve">      StaticAddress resultValue;</w:t>
      </w:r>
    </w:p>
    <w:p w14:paraId="258F16D8" w14:textId="77777777" w:rsidR="00F0216C" w:rsidRPr="00F0216C" w:rsidRDefault="00F0216C" w:rsidP="00F0216C">
      <w:pPr>
        <w:pStyle w:val="Code"/>
        <w:rPr>
          <w:highlight w:val="white"/>
        </w:rPr>
      </w:pPr>
    </w:p>
    <w:p w14:paraId="7D6C273E" w14:textId="77777777" w:rsidR="00F0216C" w:rsidRPr="00F0216C" w:rsidRDefault="00F0216C" w:rsidP="00F0216C">
      <w:pPr>
        <w:pStyle w:val="Code"/>
        <w:rPr>
          <w:highlight w:val="white"/>
        </w:rPr>
      </w:pPr>
      <w:r w:rsidRPr="00F0216C">
        <w:rPr>
          <w:highlight w:val="white"/>
        </w:rPr>
        <w:t xml:space="preserve">      if (symbol.Value is StaticAddress) {</w:t>
      </w:r>
    </w:p>
    <w:p w14:paraId="392A805E"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2E8B5FF4" w14:textId="77777777" w:rsidR="00F0216C" w:rsidRPr="00F0216C" w:rsidRDefault="00F0216C" w:rsidP="00F0216C">
      <w:pPr>
        <w:pStyle w:val="Code"/>
        <w:rPr>
          <w:highlight w:val="white"/>
        </w:rPr>
      </w:pPr>
      <w:r w:rsidRPr="00F0216C">
        <w:rPr>
          <w:highlight w:val="white"/>
        </w:rPr>
        <w:t xml:space="preserve">        resultValue = new StaticAddress(staticAddress.UniqueName,</w:t>
      </w:r>
    </w:p>
    <w:p w14:paraId="33ECEA42" w14:textId="77777777" w:rsidR="00F0216C" w:rsidRPr="00F0216C" w:rsidRDefault="00F0216C" w:rsidP="00F0216C">
      <w:pPr>
        <w:pStyle w:val="Code"/>
        <w:rPr>
          <w:highlight w:val="white"/>
        </w:rPr>
      </w:pPr>
      <w:r w:rsidRPr="00F0216C">
        <w:rPr>
          <w:highlight w:val="white"/>
        </w:rPr>
        <w:t xml:space="preserve">                                        staticAddress.Offset + offset);</w:t>
      </w:r>
    </w:p>
    <w:p w14:paraId="22E3BEEB" w14:textId="77777777" w:rsidR="00F0216C" w:rsidRPr="00F0216C" w:rsidRDefault="00F0216C" w:rsidP="00F0216C">
      <w:pPr>
        <w:pStyle w:val="Code"/>
        <w:rPr>
          <w:highlight w:val="white"/>
        </w:rPr>
      </w:pPr>
      <w:r w:rsidRPr="00F0216C">
        <w:rPr>
          <w:highlight w:val="white"/>
        </w:rPr>
        <w:t xml:space="preserve">      }</w:t>
      </w:r>
    </w:p>
    <w:p w14:paraId="16200827" w14:textId="77777777" w:rsidR="00F0216C" w:rsidRPr="00F0216C" w:rsidRDefault="00F0216C" w:rsidP="00F0216C">
      <w:pPr>
        <w:pStyle w:val="Code"/>
        <w:rPr>
          <w:highlight w:val="white"/>
        </w:rPr>
      </w:pPr>
      <w:r w:rsidRPr="00F0216C">
        <w:rPr>
          <w:highlight w:val="white"/>
        </w:rPr>
        <w:t xml:space="preserve">      else {</w:t>
      </w:r>
    </w:p>
    <w:p w14:paraId="65E57E48" w14:textId="77777777" w:rsidR="00F0216C" w:rsidRPr="00F0216C" w:rsidRDefault="00F0216C" w:rsidP="00F0216C">
      <w:pPr>
        <w:pStyle w:val="Code"/>
        <w:rPr>
          <w:highlight w:val="white"/>
        </w:rPr>
      </w:pPr>
      <w:r w:rsidRPr="00F0216C">
        <w:rPr>
          <w:highlight w:val="white"/>
        </w:rPr>
        <w:t xml:space="preserve">        resultValue = new StaticAddress(symbol.UniqueName, offset);</w:t>
      </w:r>
    </w:p>
    <w:p w14:paraId="302A8040" w14:textId="77777777" w:rsidR="00F0216C" w:rsidRPr="00F0216C" w:rsidRDefault="00F0216C" w:rsidP="00F0216C">
      <w:pPr>
        <w:pStyle w:val="Code"/>
        <w:rPr>
          <w:highlight w:val="white"/>
        </w:rPr>
      </w:pPr>
      <w:r w:rsidRPr="00F0216C">
        <w:rPr>
          <w:highlight w:val="white"/>
        </w:rPr>
        <w:t xml:space="preserve">      }</w:t>
      </w:r>
    </w:p>
    <w:p w14:paraId="6986E6E6" w14:textId="77777777" w:rsidR="00F0216C" w:rsidRPr="00F0216C" w:rsidRDefault="00F0216C" w:rsidP="00F0216C">
      <w:pPr>
        <w:pStyle w:val="Code"/>
        <w:rPr>
          <w:highlight w:val="white"/>
        </w:rPr>
      </w:pPr>
    </w:p>
    <w:p w14:paraId="7754E29D"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0E8691C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5B944D8C" w14:textId="77777777" w:rsidR="00F0216C" w:rsidRPr="00F0216C" w:rsidRDefault="00F0216C" w:rsidP="00F0216C">
      <w:pPr>
        <w:pStyle w:val="Code"/>
        <w:rPr>
          <w:highlight w:val="white"/>
        </w:rPr>
      </w:pPr>
      <w:r w:rsidRPr="00F0216C">
        <w:rPr>
          <w:highlight w:val="white"/>
        </w:rPr>
        <w:t xml:space="preserve">    }</w:t>
      </w:r>
    </w:p>
    <w:p w14:paraId="636FD929" w14:textId="77777777" w:rsidR="00F0216C" w:rsidRPr="00F0216C" w:rsidRDefault="00F0216C" w:rsidP="00F0216C">
      <w:pPr>
        <w:pStyle w:val="Code"/>
        <w:rPr>
          <w:highlight w:val="white"/>
        </w:rPr>
      </w:pPr>
    </w:p>
    <w:p w14:paraId="54EAE9E9" w14:textId="77777777" w:rsidR="00F0216C" w:rsidRPr="00F0216C" w:rsidRDefault="00F0216C" w:rsidP="00F0216C">
      <w:pPr>
        <w:pStyle w:val="Code"/>
        <w:rPr>
          <w:highlight w:val="white"/>
        </w:rPr>
      </w:pPr>
      <w:r w:rsidRPr="00F0216C">
        <w:rPr>
          <w:highlight w:val="white"/>
        </w:rPr>
        <w:t xml:space="preserve">    private static Expression GenerateIndex(Symbol symbol,</w:t>
      </w:r>
    </w:p>
    <w:p w14:paraId="531C7EB0" w14:textId="77777777" w:rsidR="00F0216C" w:rsidRPr="00F0216C" w:rsidRDefault="00F0216C" w:rsidP="00F0216C">
      <w:pPr>
        <w:pStyle w:val="Code"/>
        <w:rPr>
          <w:highlight w:val="white"/>
        </w:rPr>
      </w:pPr>
      <w:r w:rsidRPr="00F0216C">
        <w:rPr>
          <w:highlight w:val="white"/>
        </w:rPr>
        <w:t xml:space="preserve">                                            BigInteger value) {</w:t>
      </w:r>
    </w:p>
    <w:p w14:paraId="07350720" w14:textId="77777777" w:rsidR="00F0216C" w:rsidRPr="00F0216C" w:rsidRDefault="00F0216C" w:rsidP="00F0216C">
      <w:pPr>
        <w:pStyle w:val="Code"/>
        <w:rPr>
          <w:highlight w:val="white"/>
        </w:rPr>
      </w:pPr>
      <w:r w:rsidRPr="00F0216C">
        <w:rPr>
          <w:highlight w:val="white"/>
        </w:rPr>
        <w:t xml:space="preserve">      int offset = ((int) value) * symbol.Type.ArrayType.Size();</w:t>
      </w:r>
    </w:p>
    <w:p w14:paraId="185EFA4B" w14:textId="77777777" w:rsidR="00F0216C" w:rsidRPr="00F0216C" w:rsidRDefault="00F0216C" w:rsidP="00F0216C">
      <w:pPr>
        <w:pStyle w:val="Code"/>
        <w:rPr>
          <w:highlight w:val="white"/>
        </w:rPr>
      </w:pPr>
      <w:r w:rsidRPr="00F0216C">
        <w:rPr>
          <w:highlight w:val="white"/>
        </w:rPr>
        <w:t xml:space="preserve">      StaticValue resultValue;</w:t>
      </w:r>
    </w:p>
    <w:p w14:paraId="0EB4D469" w14:textId="77777777" w:rsidR="00F0216C" w:rsidRPr="00F0216C" w:rsidRDefault="00F0216C" w:rsidP="00F0216C">
      <w:pPr>
        <w:pStyle w:val="Code"/>
        <w:rPr>
          <w:highlight w:val="white"/>
        </w:rPr>
      </w:pPr>
    </w:p>
    <w:p w14:paraId="4A45665C" w14:textId="77777777" w:rsidR="00F0216C" w:rsidRPr="00F0216C" w:rsidRDefault="00F0216C" w:rsidP="00F0216C">
      <w:pPr>
        <w:pStyle w:val="Code"/>
        <w:rPr>
          <w:highlight w:val="white"/>
        </w:rPr>
      </w:pPr>
      <w:r w:rsidRPr="00F0216C">
        <w:rPr>
          <w:highlight w:val="white"/>
        </w:rPr>
        <w:t xml:space="preserve">      if (symbol.Value is StaticAddress) {</w:t>
      </w:r>
    </w:p>
    <w:p w14:paraId="6374A353"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715566E4" w14:textId="4CA6CEBE" w:rsidR="00F0216C" w:rsidRDefault="00F0216C" w:rsidP="00F0216C">
      <w:pPr>
        <w:pStyle w:val="Code"/>
        <w:rPr>
          <w:highlight w:val="white"/>
        </w:rPr>
      </w:pPr>
      <w:r w:rsidRPr="00F0216C">
        <w:rPr>
          <w:highlight w:val="white"/>
        </w:rPr>
        <w:t xml:space="preserve">        resultValue =</w:t>
      </w:r>
      <w:r w:rsidR="00405FCF">
        <w:rPr>
          <w:highlight w:val="white"/>
        </w:rPr>
        <w:t xml:space="preserve"> </w:t>
      </w:r>
      <w:r w:rsidRPr="00F0216C">
        <w:rPr>
          <w:highlight w:val="white"/>
        </w:rPr>
        <w:t>new StaticValue(staticAddress.UniqueName,</w:t>
      </w:r>
    </w:p>
    <w:p w14:paraId="0CAA8112" w14:textId="36563EE4" w:rsidR="00F0216C" w:rsidRPr="00F0216C" w:rsidRDefault="00F0216C" w:rsidP="00F0216C">
      <w:pPr>
        <w:pStyle w:val="Code"/>
        <w:rPr>
          <w:highlight w:val="white"/>
        </w:rPr>
      </w:pPr>
      <w:r>
        <w:rPr>
          <w:highlight w:val="white"/>
        </w:rPr>
        <w:t xml:space="preserve">                     </w:t>
      </w:r>
      <w:r w:rsidR="00405FCF">
        <w:rPr>
          <w:highlight w:val="white"/>
        </w:rPr>
        <w:t xml:space="preserve"> </w:t>
      </w:r>
      <w:r>
        <w:rPr>
          <w:highlight w:val="white"/>
        </w:rPr>
        <w:t xml:space="preserve">               </w:t>
      </w:r>
      <w:r w:rsidRPr="00F0216C">
        <w:rPr>
          <w:highlight w:val="white"/>
        </w:rPr>
        <w:t xml:space="preserve"> staticAddress.Offset + offset);</w:t>
      </w:r>
    </w:p>
    <w:p w14:paraId="042641D2" w14:textId="77777777" w:rsidR="00F0216C" w:rsidRPr="00F0216C" w:rsidRDefault="00F0216C" w:rsidP="00F0216C">
      <w:pPr>
        <w:pStyle w:val="Code"/>
        <w:rPr>
          <w:highlight w:val="white"/>
        </w:rPr>
      </w:pPr>
      <w:r w:rsidRPr="00F0216C">
        <w:rPr>
          <w:highlight w:val="white"/>
        </w:rPr>
        <w:t xml:space="preserve">      }</w:t>
      </w:r>
    </w:p>
    <w:p w14:paraId="4AB7C432" w14:textId="77777777" w:rsidR="00F0216C" w:rsidRPr="00F0216C" w:rsidRDefault="00F0216C" w:rsidP="00F0216C">
      <w:pPr>
        <w:pStyle w:val="Code"/>
        <w:rPr>
          <w:highlight w:val="white"/>
        </w:rPr>
      </w:pPr>
      <w:r w:rsidRPr="00F0216C">
        <w:rPr>
          <w:highlight w:val="white"/>
        </w:rPr>
        <w:t xml:space="preserve">      else {</w:t>
      </w:r>
    </w:p>
    <w:p w14:paraId="06EE80C5" w14:textId="77777777" w:rsidR="00F0216C" w:rsidRPr="00F0216C" w:rsidRDefault="00F0216C" w:rsidP="00F0216C">
      <w:pPr>
        <w:pStyle w:val="Code"/>
        <w:rPr>
          <w:highlight w:val="white"/>
        </w:rPr>
      </w:pPr>
      <w:r w:rsidRPr="00F0216C">
        <w:rPr>
          <w:highlight w:val="white"/>
        </w:rPr>
        <w:t xml:space="preserve">        resultValue = new StaticValue(symbol.UniqueName, offset);</w:t>
      </w:r>
    </w:p>
    <w:p w14:paraId="06CEA770" w14:textId="77777777" w:rsidR="00F0216C" w:rsidRPr="00F0216C" w:rsidRDefault="00F0216C" w:rsidP="00F0216C">
      <w:pPr>
        <w:pStyle w:val="Code"/>
        <w:rPr>
          <w:highlight w:val="white"/>
        </w:rPr>
      </w:pPr>
      <w:r w:rsidRPr="00F0216C">
        <w:rPr>
          <w:highlight w:val="white"/>
        </w:rPr>
        <w:t xml:space="preserve">      }</w:t>
      </w:r>
    </w:p>
    <w:p w14:paraId="40FA2B0F" w14:textId="77777777" w:rsidR="00F0216C" w:rsidRPr="00F0216C" w:rsidRDefault="00F0216C" w:rsidP="00F0216C">
      <w:pPr>
        <w:pStyle w:val="Code"/>
        <w:rPr>
          <w:highlight w:val="white"/>
        </w:rPr>
      </w:pPr>
    </w:p>
    <w:p w14:paraId="5852C134"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79CAD129" w14:textId="77777777" w:rsidR="00F0216C" w:rsidRPr="00F0216C" w:rsidRDefault="00F0216C" w:rsidP="00F0216C">
      <w:pPr>
        <w:pStyle w:val="Code"/>
        <w:rPr>
          <w:highlight w:val="white"/>
        </w:rPr>
      </w:pPr>
      <w:r w:rsidRPr="00F0216C">
        <w:rPr>
          <w:highlight w:val="white"/>
        </w:rPr>
        <w:t xml:space="preserve">      resultSymbol.Addressable = !symbol.IsRegister() &amp;&amp;</w:t>
      </w:r>
    </w:p>
    <w:p w14:paraId="74C719F6" w14:textId="77777777" w:rsidR="00F0216C" w:rsidRPr="00F0216C" w:rsidRDefault="00F0216C" w:rsidP="00F0216C">
      <w:pPr>
        <w:pStyle w:val="Code"/>
        <w:rPr>
          <w:highlight w:val="white"/>
        </w:rPr>
      </w:pPr>
      <w:r w:rsidRPr="00F0216C">
        <w:rPr>
          <w:highlight w:val="white"/>
        </w:rPr>
        <w:t xml:space="preserve">                                 !symbol.Type.ArrayType.IsBitfield();</w:t>
      </w:r>
    </w:p>
    <w:p w14:paraId="153BED2D" w14:textId="77777777" w:rsidR="00F0216C" w:rsidRPr="00F0216C" w:rsidRDefault="00F0216C" w:rsidP="00F0216C">
      <w:pPr>
        <w:pStyle w:val="Code"/>
        <w:rPr>
          <w:highlight w:val="white"/>
        </w:rPr>
      </w:pPr>
      <w:r w:rsidRPr="00F0216C">
        <w:rPr>
          <w:highlight w:val="white"/>
        </w:rPr>
        <w:t xml:space="preserve">      resultSymbol.Assignable =</w:t>
      </w:r>
    </w:p>
    <w:p w14:paraId="3706A619" w14:textId="77777777" w:rsidR="00F0216C" w:rsidRPr="00F0216C" w:rsidRDefault="00F0216C" w:rsidP="00F0216C">
      <w:pPr>
        <w:pStyle w:val="Code"/>
        <w:rPr>
          <w:highlight w:val="white"/>
        </w:rPr>
      </w:pPr>
      <w:r w:rsidRPr="00F0216C">
        <w:rPr>
          <w:highlight w:val="white"/>
        </w:rPr>
        <w:t xml:space="preserve">        !symbol.Type.ArrayType.IsConstantRecursive() &amp;&amp;</w:t>
      </w:r>
    </w:p>
    <w:p w14:paraId="151EE341" w14:textId="77777777" w:rsidR="00F0216C" w:rsidRPr="00F0216C" w:rsidRDefault="00F0216C" w:rsidP="00F0216C">
      <w:pPr>
        <w:pStyle w:val="Code"/>
        <w:rPr>
          <w:highlight w:val="white"/>
        </w:rPr>
      </w:pPr>
      <w:r w:rsidRPr="00F0216C">
        <w:rPr>
          <w:highlight w:val="white"/>
        </w:rPr>
        <w:t xml:space="preserve">        !symbol.Type.ArrayType.IsArrayFunctionOrString();</w:t>
      </w:r>
    </w:p>
    <w:p w14:paraId="5D00E3B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062DD388" w14:textId="77777777" w:rsidR="00F0216C" w:rsidRPr="00F0216C" w:rsidRDefault="00F0216C" w:rsidP="00F0216C">
      <w:pPr>
        <w:pStyle w:val="Code"/>
        <w:rPr>
          <w:highlight w:val="white"/>
        </w:rPr>
      </w:pPr>
      <w:r w:rsidRPr="00F0216C">
        <w:rPr>
          <w:highlight w:val="white"/>
        </w:rPr>
        <w:lastRenderedPageBreak/>
        <w:t xml:space="preserve">    }</w:t>
      </w:r>
    </w:p>
    <w:p w14:paraId="41906AF4" w14:textId="43C1D1CB" w:rsidR="00C8332E" w:rsidRPr="009B2E26" w:rsidRDefault="009B2E26" w:rsidP="009B2E26">
      <w:pPr>
        <w:rPr>
          <w:highlight w:val="white"/>
        </w:rPr>
      </w:pPr>
      <w:r>
        <w:rPr>
          <w:highlight w:val="white"/>
        </w:rPr>
        <w:t xml:space="preserve">Finally, we have to unary case. There </w:t>
      </w:r>
      <w:r w:rsidR="00D97C9B">
        <w:rPr>
          <w:highlight w:val="white"/>
        </w:rPr>
        <w:t>is only one r</w:t>
      </w:r>
      <w:r>
        <w:rPr>
          <w:highlight w:val="white"/>
        </w:rPr>
        <w:t>elevant operator:</w:t>
      </w:r>
      <w:r w:rsidR="002E29FB">
        <w:rPr>
          <w:highlight w:val="white"/>
        </w:rPr>
        <w:t xml:space="preserve"> the</w:t>
      </w:r>
      <w:r>
        <w:rPr>
          <w:highlight w:val="white"/>
        </w:rPr>
        <w:t xml:space="preserve"> address</w:t>
      </w:r>
      <w:r w:rsidR="002E29FB">
        <w:rPr>
          <w:highlight w:val="white"/>
        </w:rPr>
        <w:t xml:space="preserve"> operator</w:t>
      </w:r>
      <w:r>
        <w:rPr>
          <w:highlight w:val="white"/>
        </w:rPr>
        <w:t>.</w:t>
      </w:r>
    </w:p>
    <w:p w14:paraId="2498B613" w14:textId="77777777" w:rsidR="00D75FFB" w:rsidRDefault="00DD0FD2" w:rsidP="00D75FFB">
      <w:pPr>
        <w:pStyle w:val="Code"/>
        <w:rPr>
          <w:highlight w:val="white"/>
        </w:rPr>
      </w:pPr>
      <w:r w:rsidRPr="00D75FFB">
        <w:rPr>
          <w:highlight w:val="white"/>
        </w:rPr>
        <w:t xml:space="preserve">    public static Expression Unary(MiddleOperator middleOp,</w:t>
      </w:r>
    </w:p>
    <w:p w14:paraId="4C319B30" w14:textId="4362096F" w:rsidR="00DD0FD2" w:rsidRPr="00D75FFB" w:rsidRDefault="00D75FFB" w:rsidP="00D75FFB">
      <w:pPr>
        <w:pStyle w:val="Code"/>
        <w:rPr>
          <w:highlight w:val="white"/>
        </w:rPr>
      </w:pPr>
      <w:r>
        <w:rPr>
          <w:highlight w:val="white"/>
        </w:rPr>
        <w:t xml:space="preserve">                                   </w:t>
      </w:r>
      <w:r w:rsidR="00DD0FD2" w:rsidRPr="00D75FFB">
        <w:rPr>
          <w:highlight w:val="white"/>
        </w:rPr>
        <w:t>Expression expression) {</w:t>
      </w:r>
    </w:p>
    <w:p w14:paraId="79157A88" w14:textId="350D298A" w:rsidR="00C8332E" w:rsidRPr="009B2E26" w:rsidRDefault="00DD0FD2" w:rsidP="009B2E26">
      <w:pPr>
        <w:pStyle w:val="Code"/>
        <w:rPr>
          <w:highlight w:val="white"/>
        </w:rPr>
      </w:pPr>
      <w:r w:rsidRPr="00D75FFB">
        <w:rPr>
          <w:highlight w:val="white"/>
        </w:rPr>
        <w:t xml:space="preserve">      Symbol symbol = expression.Symbol;</w:t>
      </w:r>
    </w:p>
    <w:p w14:paraId="5F13DE1A" w14:textId="3344FF1A" w:rsidR="001E34CD" w:rsidRPr="009B2E26" w:rsidRDefault="001E34CD" w:rsidP="001E34CD">
      <w:pPr>
        <w:rPr>
          <w:highlight w:val="white"/>
        </w:rPr>
      </w:pPr>
      <w:r>
        <w:rPr>
          <w:highlight w:val="white"/>
        </w:rPr>
        <w:t xml:space="preserve">If the symbol in the address case is a </w:t>
      </w:r>
      <w:r w:rsidR="00A258BB">
        <w:rPr>
          <w:highlight w:val="white"/>
        </w:rPr>
        <w:t xml:space="preserve">static value, we </w:t>
      </w:r>
      <w:r w:rsidR="00427791">
        <w:rPr>
          <w:highlight w:val="white"/>
        </w:rPr>
        <w:t>create a</w:t>
      </w:r>
      <w:r w:rsidR="00A258BB">
        <w:rPr>
          <w:highlight w:val="white"/>
        </w:rPr>
        <w:t xml:space="preserve"> static address</w:t>
      </w:r>
      <w:r w:rsidR="00427791">
        <w:rPr>
          <w:highlight w:val="white"/>
        </w:rPr>
        <w:t xml:space="preserve"> with the same name and offset.</w:t>
      </w:r>
    </w:p>
    <w:p w14:paraId="3D84437E" w14:textId="77777777" w:rsidR="00DD0FD2" w:rsidRPr="00DD0FD2" w:rsidRDefault="00DD0FD2" w:rsidP="00DD0FD2">
      <w:pPr>
        <w:pStyle w:val="Code"/>
        <w:rPr>
          <w:highlight w:val="white"/>
        </w:rPr>
      </w:pPr>
      <w:r w:rsidRPr="00DD0FD2">
        <w:rPr>
          <w:highlight w:val="white"/>
        </w:rPr>
        <w:t xml:space="preserve">      switch (middleOp) {</w:t>
      </w:r>
    </w:p>
    <w:p w14:paraId="161E1D68" w14:textId="77777777" w:rsidR="00DD0FD2" w:rsidRPr="00DD0FD2" w:rsidRDefault="00DD0FD2" w:rsidP="00DD0FD2">
      <w:pPr>
        <w:pStyle w:val="Code"/>
        <w:rPr>
          <w:highlight w:val="white"/>
        </w:rPr>
      </w:pPr>
      <w:r w:rsidRPr="00DD0FD2">
        <w:rPr>
          <w:highlight w:val="white"/>
        </w:rPr>
        <w:t xml:space="preserve">        case MiddleOperator.Address:</w:t>
      </w:r>
    </w:p>
    <w:p w14:paraId="1C5AD016" w14:textId="77777777" w:rsidR="00DD0FD2" w:rsidRPr="00DD0FD2" w:rsidRDefault="00DD0FD2" w:rsidP="00DD0FD2">
      <w:pPr>
        <w:pStyle w:val="Code"/>
        <w:rPr>
          <w:highlight w:val="white"/>
        </w:rPr>
      </w:pPr>
      <w:r w:rsidRPr="00DD0FD2">
        <w:rPr>
          <w:highlight w:val="white"/>
        </w:rPr>
        <w:t xml:space="preserve">          if (symbol.Value is StaticValue) { // &amp;a[i], &amp;s.i</w:t>
      </w:r>
    </w:p>
    <w:p w14:paraId="62EDA366" w14:textId="77777777" w:rsidR="00DD0FD2" w:rsidRPr="00DD0FD2" w:rsidRDefault="00DD0FD2" w:rsidP="00DD0FD2">
      <w:pPr>
        <w:pStyle w:val="Code"/>
        <w:rPr>
          <w:highlight w:val="white"/>
        </w:rPr>
      </w:pPr>
      <w:r w:rsidRPr="00DD0FD2">
        <w:rPr>
          <w:highlight w:val="white"/>
        </w:rPr>
        <w:t xml:space="preserve">            StaticValue staticValue = (StaticValue) symbol.Value;</w:t>
      </w:r>
    </w:p>
    <w:p w14:paraId="51A25DDD" w14:textId="77777777" w:rsidR="00DD0FD2" w:rsidRPr="00DD0FD2" w:rsidRDefault="00DD0FD2" w:rsidP="00DD0FD2">
      <w:pPr>
        <w:pStyle w:val="Code"/>
        <w:rPr>
          <w:highlight w:val="white"/>
        </w:rPr>
      </w:pPr>
      <w:r w:rsidRPr="00DD0FD2">
        <w:rPr>
          <w:highlight w:val="white"/>
        </w:rPr>
        <w:t xml:space="preserve">            StaticAddress staticAddress =</w:t>
      </w:r>
    </w:p>
    <w:p w14:paraId="5CF7D102" w14:textId="77777777" w:rsidR="00DD0FD2" w:rsidRPr="00DD0FD2" w:rsidRDefault="00DD0FD2" w:rsidP="00DD0FD2">
      <w:pPr>
        <w:pStyle w:val="Code"/>
        <w:rPr>
          <w:highlight w:val="white"/>
        </w:rPr>
      </w:pPr>
      <w:r w:rsidRPr="00DD0FD2">
        <w:rPr>
          <w:highlight w:val="white"/>
        </w:rPr>
        <w:t xml:space="preserve">              new StaticAddress(staticValue.UniqueName, staticValue.Offset);</w:t>
      </w:r>
    </w:p>
    <w:p w14:paraId="5EF97943" w14:textId="77777777" w:rsidR="00DD0FD2" w:rsidRDefault="00DD0FD2" w:rsidP="00DD0FD2">
      <w:pPr>
        <w:pStyle w:val="Code"/>
        <w:rPr>
          <w:highlight w:val="white"/>
        </w:rPr>
      </w:pPr>
      <w:r w:rsidRPr="00DD0FD2">
        <w:rPr>
          <w:highlight w:val="white"/>
        </w:rPr>
        <w:t xml:space="preserve">            Symbol resultSymbol =</w:t>
      </w:r>
    </w:p>
    <w:p w14:paraId="2A1A1EE2" w14:textId="7DE2ED30"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471F7FD2"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776C37" w14:textId="77777777" w:rsidR="00DD0FD2" w:rsidRPr="00DD0FD2" w:rsidRDefault="00DD0FD2" w:rsidP="00DD0FD2">
      <w:pPr>
        <w:pStyle w:val="Code"/>
        <w:rPr>
          <w:highlight w:val="white"/>
        </w:rPr>
      </w:pPr>
      <w:r w:rsidRPr="00DD0FD2">
        <w:rPr>
          <w:highlight w:val="white"/>
        </w:rPr>
        <w:t xml:space="preserve">          }</w:t>
      </w:r>
    </w:p>
    <w:p w14:paraId="5FF630AE" w14:textId="3D81AB89" w:rsidR="00427791" w:rsidRPr="009B2E26" w:rsidRDefault="00427791" w:rsidP="00427791">
      <w:pPr>
        <w:rPr>
          <w:highlight w:val="white"/>
        </w:rPr>
      </w:pPr>
      <w:r>
        <w:rPr>
          <w:highlight w:val="white"/>
        </w:rPr>
        <w:t>If the symbol is extern or static,</w:t>
      </w:r>
      <w:r w:rsidR="009023EB">
        <w:rPr>
          <w:highlight w:val="white"/>
        </w:rPr>
        <w:t xml:space="preserve"> we create a static address,</w:t>
      </w:r>
      <w:r w:rsidR="00BF7245">
        <w:rPr>
          <w:highlight w:val="white"/>
        </w:rPr>
        <w:t xml:space="preserve"> with the symbol name and offset zero.</w:t>
      </w:r>
    </w:p>
    <w:p w14:paraId="42F1B438" w14:textId="77777777" w:rsidR="00DD0FD2" w:rsidRPr="00DD0FD2" w:rsidRDefault="00DD0FD2" w:rsidP="00DD0FD2">
      <w:pPr>
        <w:pStyle w:val="Code"/>
        <w:rPr>
          <w:highlight w:val="white"/>
        </w:rPr>
      </w:pPr>
      <w:r w:rsidRPr="00DD0FD2">
        <w:rPr>
          <w:highlight w:val="white"/>
        </w:rPr>
        <w:t xml:space="preserve">          else if (symbol.IsExternOrStatic()) { // &amp;i</w:t>
      </w:r>
    </w:p>
    <w:p w14:paraId="58D549C9" w14:textId="77777777" w:rsidR="00DD0FD2" w:rsidRDefault="00DD0FD2" w:rsidP="00DD0FD2">
      <w:pPr>
        <w:pStyle w:val="Code"/>
        <w:rPr>
          <w:highlight w:val="white"/>
        </w:rPr>
      </w:pPr>
      <w:r w:rsidRPr="00DD0FD2">
        <w:rPr>
          <w:highlight w:val="white"/>
        </w:rPr>
        <w:t xml:space="preserve">            StaticAddress staticAddress =</w:t>
      </w:r>
    </w:p>
    <w:p w14:paraId="4D9B9B37" w14:textId="6BDDD250" w:rsidR="00DD0FD2" w:rsidRPr="00DD0FD2" w:rsidRDefault="00DD0FD2" w:rsidP="00DD0FD2">
      <w:pPr>
        <w:pStyle w:val="Code"/>
        <w:rPr>
          <w:highlight w:val="white"/>
        </w:rPr>
      </w:pPr>
      <w:r>
        <w:rPr>
          <w:highlight w:val="white"/>
        </w:rPr>
        <w:t xml:space="preserve">              </w:t>
      </w:r>
      <w:r w:rsidRPr="00DD0FD2">
        <w:rPr>
          <w:highlight w:val="white"/>
        </w:rPr>
        <w:t>new StaticAddress(symbol.UniqueName, 0);</w:t>
      </w:r>
    </w:p>
    <w:p w14:paraId="35A15AAD" w14:textId="77777777" w:rsidR="00DD0FD2" w:rsidRDefault="00DD0FD2" w:rsidP="00DD0FD2">
      <w:pPr>
        <w:pStyle w:val="Code"/>
        <w:rPr>
          <w:highlight w:val="white"/>
        </w:rPr>
      </w:pPr>
      <w:r w:rsidRPr="00DD0FD2">
        <w:rPr>
          <w:highlight w:val="white"/>
        </w:rPr>
        <w:t xml:space="preserve">            Symbol resultSymbol =</w:t>
      </w:r>
    </w:p>
    <w:p w14:paraId="659E62C5" w14:textId="1F95DDEF"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08401EF3"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EFFBAA" w14:textId="77777777" w:rsidR="00DD0FD2" w:rsidRPr="00DD0FD2" w:rsidRDefault="00DD0FD2" w:rsidP="00DD0FD2">
      <w:pPr>
        <w:pStyle w:val="Code"/>
        <w:rPr>
          <w:highlight w:val="white"/>
        </w:rPr>
      </w:pPr>
      <w:r w:rsidRPr="00DD0FD2">
        <w:rPr>
          <w:highlight w:val="white"/>
        </w:rPr>
        <w:t xml:space="preserve">          }</w:t>
      </w:r>
    </w:p>
    <w:p w14:paraId="779662C0" w14:textId="77777777" w:rsidR="00DD0FD2" w:rsidRPr="00DD0FD2" w:rsidRDefault="00DD0FD2" w:rsidP="00DD0FD2">
      <w:pPr>
        <w:pStyle w:val="Code"/>
        <w:rPr>
          <w:highlight w:val="white"/>
        </w:rPr>
      </w:pPr>
      <w:r w:rsidRPr="00DD0FD2">
        <w:rPr>
          <w:highlight w:val="white"/>
        </w:rPr>
        <w:t xml:space="preserve">          break;</w:t>
      </w:r>
    </w:p>
    <w:p w14:paraId="3E5FDF6C" w14:textId="34523B5C" w:rsidR="00BF7245" w:rsidRPr="00BF7245" w:rsidRDefault="0072527F" w:rsidP="00BF7245">
      <w:pPr>
        <w:pStyle w:val="Code"/>
        <w:rPr>
          <w:highlight w:val="white"/>
        </w:rPr>
      </w:pPr>
      <w:r>
        <w:rPr>
          <w:highlight w:val="white"/>
        </w:rPr>
        <w:t xml:space="preserve">  </w:t>
      </w:r>
      <w:r w:rsidR="00BF7245" w:rsidRPr="00BF7245">
        <w:rPr>
          <w:highlight w:val="white"/>
        </w:rPr>
        <w:t xml:space="preserve">      }</w:t>
      </w:r>
    </w:p>
    <w:p w14:paraId="1EFA7681" w14:textId="77777777" w:rsidR="00C8332E" w:rsidRPr="009B2E26" w:rsidRDefault="00C8332E" w:rsidP="009B2E26">
      <w:pPr>
        <w:pStyle w:val="Code"/>
        <w:rPr>
          <w:highlight w:val="white"/>
        </w:rPr>
      </w:pPr>
      <w:r w:rsidRPr="009B2E26">
        <w:rPr>
          <w:highlight w:val="white"/>
        </w:rPr>
        <w:t xml:space="preserve">      }</w:t>
      </w:r>
    </w:p>
    <w:p w14:paraId="09A0FE18" w14:textId="77777777" w:rsidR="00C8332E" w:rsidRPr="009B2E26" w:rsidRDefault="00C8332E" w:rsidP="009B2E26">
      <w:pPr>
        <w:pStyle w:val="Code"/>
        <w:rPr>
          <w:highlight w:val="white"/>
        </w:rPr>
      </w:pPr>
    </w:p>
    <w:p w14:paraId="0040A049" w14:textId="77777777" w:rsidR="00C8332E" w:rsidRPr="009B2E26" w:rsidRDefault="00C8332E" w:rsidP="009B2E26">
      <w:pPr>
        <w:pStyle w:val="Code"/>
        <w:rPr>
          <w:highlight w:val="white"/>
        </w:rPr>
      </w:pPr>
      <w:r w:rsidRPr="009B2E26">
        <w:rPr>
          <w:highlight w:val="white"/>
        </w:rPr>
        <w:t xml:space="preserve">      return null;</w:t>
      </w:r>
    </w:p>
    <w:p w14:paraId="4A51C186" w14:textId="1A73EB1C" w:rsidR="00C8332E" w:rsidRPr="009B2E26" w:rsidRDefault="00C8332E" w:rsidP="009B2E26">
      <w:pPr>
        <w:pStyle w:val="Code"/>
        <w:rPr>
          <w:highlight w:val="white"/>
        </w:rPr>
      </w:pPr>
      <w:r w:rsidRPr="009B2E26">
        <w:rPr>
          <w:highlight w:val="white"/>
        </w:rPr>
        <w:t xml:space="preserve">    }</w:t>
      </w:r>
    </w:p>
    <w:p w14:paraId="3D7A0394" w14:textId="77777777" w:rsidR="00C8332E" w:rsidRPr="009B2E26" w:rsidRDefault="00C8332E" w:rsidP="009B2E26">
      <w:pPr>
        <w:pStyle w:val="Code"/>
        <w:rPr>
          <w:highlight w:val="white"/>
        </w:rPr>
      </w:pPr>
      <w:r w:rsidRPr="009B2E26">
        <w:rPr>
          <w:highlight w:val="white"/>
        </w:rPr>
        <w:t xml:space="preserve">  }</w:t>
      </w:r>
    </w:p>
    <w:p w14:paraId="1C69A70D" w14:textId="7F7E1DF8" w:rsidR="00B838C8" w:rsidRPr="009B2E26" w:rsidRDefault="00C8332E" w:rsidP="009B2E26">
      <w:pPr>
        <w:pStyle w:val="Code"/>
      </w:pPr>
      <w:r w:rsidRPr="009B2E26">
        <w:rPr>
          <w:highlight w:val="white"/>
        </w:rPr>
        <w:t>}</w:t>
      </w:r>
    </w:p>
    <w:p w14:paraId="240CCCC5" w14:textId="7172E3D3" w:rsidR="00EF74E4" w:rsidRDefault="00C37108" w:rsidP="00485A24">
      <w:pPr>
        <w:pStyle w:val="Rubrik1"/>
      </w:pPr>
      <w:r>
        <w:lastRenderedPageBreak/>
        <w:t>Initialization</w:t>
      </w:r>
    </w:p>
    <w:p w14:paraId="099B3542" w14:textId="03526275" w:rsidR="00F418DE" w:rsidRPr="00F418DE" w:rsidRDefault="00F418DE" w:rsidP="00F418DE">
      <w:r>
        <w:t xml:space="preserve">There are two kinds of </w:t>
      </w:r>
      <w:r w:rsidR="00F4217C">
        <w:t>initialization</w:t>
      </w:r>
      <w:r>
        <w:t>: auto and static.</w:t>
      </w:r>
      <w:r w:rsidR="00C85899">
        <w:t xml:space="preserve"> Basically, they </w:t>
      </w:r>
      <w:r w:rsidR="005B0E8B">
        <w:t>perform the same task</w:t>
      </w:r>
      <w:r w:rsidR="00C85899">
        <w:t xml:space="preserve">: matches a type against an </w:t>
      </w:r>
      <w:r w:rsidR="002F35C1">
        <w:t>initializer</w:t>
      </w:r>
      <w:r w:rsidR="00FD53DC">
        <w:t>. The</w:t>
      </w:r>
      <w:r w:rsidR="00134566">
        <w:t xml:space="preserve"> initializer </w:t>
      </w:r>
      <w:r w:rsidR="00C85899">
        <w:t xml:space="preserve">may be </w:t>
      </w:r>
      <w:r w:rsidR="00E95889">
        <w:t>an expression or a list of expressions or lists.</w:t>
      </w:r>
    </w:p>
    <w:p w14:paraId="5187DC74" w14:textId="40410CD4" w:rsidR="002C3770" w:rsidRPr="00E03072" w:rsidRDefault="00E03072" w:rsidP="00E03072">
      <w:pPr>
        <w:pStyle w:val="CodeHeader"/>
      </w:pPr>
      <w:r>
        <w:rPr>
          <w:highlight w:val="white"/>
          <w:lang w:val="sv-SE"/>
        </w:rPr>
        <w:t>GenerateAuto</w:t>
      </w:r>
      <w:r w:rsidR="002F35C1">
        <w:rPr>
          <w:highlight w:val="white"/>
          <w:lang w:val="sv-SE"/>
        </w:rPr>
        <w:t>Initializer</w:t>
      </w:r>
      <w:r>
        <w:rPr>
          <w:lang w:val="sv-SE"/>
        </w:rPr>
        <w:t>.cs</w:t>
      </w:r>
    </w:p>
    <w:p w14:paraId="6B98BFE7" w14:textId="77777777" w:rsidR="00AE0EF5" w:rsidRPr="00AE0EF5" w:rsidRDefault="00AE0EF5" w:rsidP="00AE0EF5">
      <w:pPr>
        <w:pStyle w:val="Code"/>
        <w:rPr>
          <w:highlight w:val="white"/>
        </w:rPr>
      </w:pPr>
      <w:r w:rsidRPr="00AE0EF5">
        <w:rPr>
          <w:highlight w:val="white"/>
        </w:rPr>
        <w:t>using System.Numerics;</w:t>
      </w:r>
    </w:p>
    <w:p w14:paraId="5E06F6C7" w14:textId="77777777" w:rsidR="00AE0EF5" w:rsidRPr="00AE0EF5" w:rsidRDefault="00AE0EF5" w:rsidP="00AE0EF5">
      <w:pPr>
        <w:pStyle w:val="Code"/>
        <w:rPr>
          <w:highlight w:val="white"/>
        </w:rPr>
      </w:pPr>
      <w:r w:rsidRPr="00AE0EF5">
        <w:rPr>
          <w:highlight w:val="white"/>
        </w:rPr>
        <w:t>using System.Collections.Generic;</w:t>
      </w:r>
    </w:p>
    <w:p w14:paraId="4C3625DB" w14:textId="77777777" w:rsidR="00AE0EF5" w:rsidRPr="00AE0EF5" w:rsidRDefault="00AE0EF5" w:rsidP="00AE0EF5">
      <w:pPr>
        <w:pStyle w:val="Code"/>
        <w:rPr>
          <w:highlight w:val="white"/>
        </w:rPr>
      </w:pPr>
    </w:p>
    <w:p w14:paraId="54571C2C" w14:textId="77777777" w:rsidR="00AE0EF5" w:rsidRPr="00AE0EF5" w:rsidRDefault="00AE0EF5" w:rsidP="00AE0EF5">
      <w:pPr>
        <w:pStyle w:val="Code"/>
        <w:rPr>
          <w:highlight w:val="white"/>
        </w:rPr>
      </w:pPr>
      <w:r w:rsidRPr="00AE0EF5">
        <w:rPr>
          <w:highlight w:val="white"/>
        </w:rPr>
        <w:t>namespace CCompiler {</w:t>
      </w:r>
    </w:p>
    <w:p w14:paraId="2CE0A71E" w14:textId="77777777" w:rsidR="00AE0EF5" w:rsidRPr="00AE0EF5" w:rsidRDefault="00AE0EF5" w:rsidP="00AE0EF5">
      <w:pPr>
        <w:pStyle w:val="Code"/>
        <w:rPr>
          <w:highlight w:val="white"/>
        </w:rPr>
      </w:pPr>
      <w:r w:rsidRPr="00AE0EF5">
        <w:rPr>
          <w:highlight w:val="white"/>
        </w:rPr>
        <w:t xml:space="preserve">  class GenerateAutoInitializer {</w:t>
      </w:r>
    </w:p>
    <w:p w14:paraId="4177E94A" w14:textId="77777777" w:rsidR="00AE0EF5" w:rsidRPr="00AE0EF5" w:rsidRDefault="00AE0EF5" w:rsidP="00AE0EF5">
      <w:pPr>
        <w:pStyle w:val="Code"/>
        <w:rPr>
          <w:highlight w:val="white"/>
        </w:rPr>
      </w:pPr>
      <w:r w:rsidRPr="00AE0EF5">
        <w:rPr>
          <w:highlight w:val="white"/>
        </w:rPr>
        <w:t xml:space="preserve">    public static List&lt;MiddleCode&gt; GenerateAuto(Symbol toSymbol,</w:t>
      </w:r>
    </w:p>
    <w:p w14:paraId="303D88FC" w14:textId="77777777" w:rsidR="00AE0EF5" w:rsidRPr="00AE0EF5" w:rsidRDefault="00AE0EF5" w:rsidP="00AE0EF5">
      <w:pPr>
        <w:pStyle w:val="Code"/>
        <w:rPr>
          <w:highlight w:val="white"/>
        </w:rPr>
      </w:pPr>
      <w:r w:rsidRPr="00AE0EF5">
        <w:rPr>
          <w:highlight w:val="white"/>
        </w:rPr>
        <w:t xml:space="preserve">                                                object fromInitializer) {</w:t>
      </w:r>
    </w:p>
    <w:p w14:paraId="43BD01DD" w14:textId="77777777" w:rsidR="00AE0EF5" w:rsidRPr="00AE0EF5" w:rsidRDefault="00AE0EF5" w:rsidP="00AE0EF5">
      <w:pPr>
        <w:pStyle w:val="Code"/>
        <w:rPr>
          <w:highlight w:val="white"/>
        </w:rPr>
      </w:pPr>
      <w:r w:rsidRPr="00AE0EF5">
        <w:rPr>
          <w:highlight w:val="white"/>
        </w:rPr>
        <w:t xml:space="preserve">      Assert.ErrorXXX((fromInitializer is Expression) ||</w:t>
      </w:r>
    </w:p>
    <w:p w14:paraId="44FD5EB7" w14:textId="77777777" w:rsidR="00AE0EF5" w:rsidRPr="00AE0EF5" w:rsidRDefault="00AE0EF5" w:rsidP="00AE0EF5">
      <w:pPr>
        <w:pStyle w:val="Code"/>
        <w:rPr>
          <w:highlight w:val="white"/>
        </w:rPr>
      </w:pPr>
      <w:r w:rsidRPr="00AE0EF5">
        <w:rPr>
          <w:highlight w:val="white"/>
        </w:rPr>
        <w:t xml:space="preserve">                      (fromInitializer is List&lt;object&gt;));</w:t>
      </w:r>
    </w:p>
    <w:p w14:paraId="47276DBE" w14:textId="77777777" w:rsidR="00AE0EF5" w:rsidRPr="00AE0EF5" w:rsidRDefault="00AE0EF5" w:rsidP="00AE0EF5">
      <w:pPr>
        <w:pStyle w:val="Code"/>
        <w:rPr>
          <w:highlight w:val="white"/>
        </w:rPr>
      </w:pPr>
      <w:r w:rsidRPr="00AE0EF5">
        <w:rPr>
          <w:highlight w:val="white"/>
        </w:rPr>
        <w:t xml:space="preserve">      Type toType = toSymbol.Type;</w:t>
      </w:r>
    </w:p>
    <w:p w14:paraId="4EA9F501" w14:textId="77777777" w:rsidR="00AE0EF5" w:rsidRPr="00AE0EF5" w:rsidRDefault="00AE0EF5" w:rsidP="00AE0EF5">
      <w:pPr>
        <w:pStyle w:val="Code"/>
        <w:rPr>
          <w:highlight w:val="white"/>
        </w:rPr>
      </w:pPr>
      <w:r w:rsidRPr="00AE0EF5">
        <w:rPr>
          <w:highlight w:val="white"/>
        </w:rPr>
        <w:t xml:space="preserve">      List&lt;MiddleCode&gt; codeList = new List&lt;MiddleCode&gt;();</w:t>
      </w:r>
    </w:p>
    <w:p w14:paraId="12D6E2B8" w14:textId="328AA739" w:rsidR="009E238B" w:rsidRDefault="009E238B" w:rsidP="009E238B">
      <w:pPr>
        <w:rPr>
          <w:highlight w:val="white"/>
        </w:rPr>
      </w:pPr>
      <w:r>
        <w:rPr>
          <w:highlight w:val="white"/>
        </w:rPr>
        <w:t>If the initializer is an expression, we have two cases</w:t>
      </w:r>
      <w:r w:rsidR="00FA23A8">
        <w:rPr>
          <w:highlight w:val="white"/>
        </w:rPr>
        <w:t>. If the type is an array of characters and the initializer is a string, we change the initializer from a string to a list of characters</w:t>
      </w:r>
      <w:r w:rsidR="0064067A">
        <w:rPr>
          <w:highlight w:val="white"/>
        </w:rPr>
        <w:t xml:space="preserve">, and call </w:t>
      </w:r>
      <w:r w:rsidR="00775F12" w:rsidRPr="00775F12">
        <w:rPr>
          <w:rStyle w:val="KeyWord0"/>
          <w:highlight w:val="white"/>
        </w:rPr>
        <w:t>GenerateAutoInitializer</w:t>
      </w:r>
      <w:r w:rsidR="00775F12">
        <w:rPr>
          <w:highlight w:val="white"/>
        </w:rPr>
        <w:t xml:space="preserve"> recursively with the list of characters instream of the string.</w:t>
      </w:r>
      <w:r w:rsidR="003672D4">
        <w:rPr>
          <w:highlight w:val="white"/>
        </w:rPr>
        <w:t xml:space="preserve"> </w:t>
      </w:r>
      <w:r w:rsidR="007B76B6">
        <w:rPr>
          <w:highlight w:val="white"/>
        </w:rPr>
        <w:t xml:space="preserve">In C, when initializing an array of characters, a string or a list of characters are </w:t>
      </w:r>
      <w:r w:rsidR="00480021">
        <w:rPr>
          <w:highlight w:val="white"/>
        </w:rPr>
        <w:t>equivalent</w:t>
      </w:r>
      <w:r w:rsidR="007B76B6">
        <w:rPr>
          <w:highlight w:val="white"/>
        </w:rPr>
        <w:t xml:space="preserve">. </w:t>
      </w:r>
      <w:r w:rsidR="00325435">
        <w:rPr>
          <w:highlight w:val="white"/>
        </w:rPr>
        <w:t xml:space="preserve">For instance, </w:t>
      </w:r>
      <w:r w:rsidR="003672D4">
        <w:rPr>
          <w:highlight w:val="white"/>
        </w:rPr>
        <w:t>the i</w:t>
      </w:r>
      <w:r w:rsidR="002D685E">
        <w:rPr>
          <w:highlight w:val="white"/>
        </w:rPr>
        <w:t xml:space="preserve">nitializations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ED21EB">
        <w:rPr>
          <w:rStyle w:val="KeyWord0"/>
          <w:highlight w:val="white"/>
        </w:rPr>
        <w:t>i</w:t>
      </w:r>
      <w:r w:rsidR="00C56256" w:rsidRPr="00E75655">
        <w:rPr>
          <w:rStyle w:val="KeyWord0"/>
          <w:highlight w:val="white"/>
        </w:rPr>
        <w:t>"</w:t>
      </w:r>
      <w:r w:rsidR="00C56256">
        <w:rPr>
          <w:highlight w:val="white"/>
        </w:rPr>
        <w:t xml:space="preserve"> and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C56256">
        <w:rPr>
          <w:highlight w:val="white"/>
        </w:rPr>
        <w:t xml:space="preserve"> </w:t>
      </w:r>
      <w:r w:rsidR="00C56256" w:rsidRPr="00E75655">
        <w:rPr>
          <w:rStyle w:val="KeyWord0"/>
          <w:highlight w:val="white"/>
        </w:rPr>
        <w:t>'</w:t>
      </w:r>
      <w:r w:rsidR="00ED21EB">
        <w:rPr>
          <w:rStyle w:val="KeyWord0"/>
          <w:highlight w:val="white"/>
        </w:rPr>
        <w:t>i</w:t>
      </w:r>
      <w:r w:rsidR="00C56256" w:rsidRPr="00E75655">
        <w:rPr>
          <w:rStyle w:val="KeyWord0"/>
          <w:highlight w:val="white"/>
        </w:rPr>
        <w:t>',</w:t>
      </w:r>
      <w:r w:rsidR="00C56256">
        <w:rPr>
          <w:highlight w:val="white"/>
        </w:rPr>
        <w:t xml:space="preserve"> </w:t>
      </w:r>
      <w:r w:rsidR="00C56256" w:rsidRPr="00E75655">
        <w:rPr>
          <w:rStyle w:val="KeyWord0"/>
          <w:highlight w:val="white"/>
        </w:rPr>
        <w:t>'\0'}</w:t>
      </w:r>
      <w:r w:rsidR="00C56256">
        <w:rPr>
          <w:highlight w:val="white"/>
        </w:rPr>
        <w:t xml:space="preserve"> </w:t>
      </w:r>
      <w:r w:rsidR="002D685E">
        <w:rPr>
          <w:highlight w:val="white"/>
        </w:rPr>
        <w:t>are equivalent</w:t>
      </w:r>
      <w:r w:rsidR="002D054C">
        <w:rPr>
          <w:highlight w:val="white"/>
        </w:rPr>
        <w:t>.</w:t>
      </w:r>
      <w:r w:rsidR="002D685E">
        <w:rPr>
          <w:highlight w:val="white"/>
        </w:rPr>
        <w:t xml:space="preserve"> </w:t>
      </w:r>
      <w:r w:rsidR="00F22A6D">
        <w:rPr>
          <w:highlight w:val="white"/>
        </w:rPr>
        <w:t>Note the terminating zero-chara</w:t>
      </w:r>
      <w:r w:rsidR="00365FF8">
        <w:rPr>
          <w:highlight w:val="white"/>
        </w:rPr>
        <w:t>cter is added implicitly and the string case.</w:t>
      </w:r>
      <w:r w:rsidR="00BB1BEF">
        <w:rPr>
          <w:highlight w:val="white"/>
        </w:rPr>
        <w:t xml:space="preserve"> </w:t>
      </w:r>
    </w:p>
    <w:p w14:paraId="5CD2AB62" w14:textId="5A9EA2C2" w:rsidR="00AE0EF5" w:rsidRPr="00AE0EF5" w:rsidRDefault="00AE0EF5" w:rsidP="00AE0EF5">
      <w:pPr>
        <w:pStyle w:val="Code"/>
        <w:rPr>
          <w:highlight w:val="white"/>
        </w:rPr>
      </w:pPr>
      <w:r w:rsidRPr="00AE0EF5">
        <w:rPr>
          <w:highlight w:val="white"/>
        </w:rPr>
        <w:t xml:space="preserve">      if (fromInitializer is Expression) {</w:t>
      </w:r>
    </w:p>
    <w:p w14:paraId="1905C870" w14:textId="77777777" w:rsidR="00AE0EF5" w:rsidRPr="00AE0EF5" w:rsidRDefault="00AE0EF5" w:rsidP="00AE0EF5">
      <w:pPr>
        <w:pStyle w:val="Code"/>
        <w:rPr>
          <w:highlight w:val="white"/>
        </w:rPr>
      </w:pPr>
      <w:r w:rsidRPr="00AE0EF5">
        <w:rPr>
          <w:highlight w:val="white"/>
        </w:rPr>
        <w:t xml:space="preserve">        Expression fromExpression = (Expression) fromInitializer;</w:t>
      </w:r>
    </w:p>
    <w:p w14:paraId="13AAF381" w14:textId="77777777" w:rsidR="00477014" w:rsidRDefault="00477014" w:rsidP="00AE0EF5">
      <w:pPr>
        <w:pStyle w:val="Code"/>
        <w:rPr>
          <w:highlight w:val="white"/>
        </w:rPr>
      </w:pPr>
    </w:p>
    <w:p w14:paraId="7962D9E8" w14:textId="1101F89A" w:rsidR="00AE0EF5" w:rsidRPr="00AE0EF5" w:rsidRDefault="00AE0EF5" w:rsidP="00AE0EF5">
      <w:pPr>
        <w:pStyle w:val="Code"/>
        <w:rPr>
          <w:highlight w:val="white"/>
        </w:rPr>
      </w:pPr>
      <w:r w:rsidRPr="00AE0EF5">
        <w:rPr>
          <w:highlight w:val="white"/>
        </w:rPr>
        <w:t xml:space="preserve">        if (toType.IsArray() &amp;&amp; toType.ArrayType.IsChar() &amp;&amp;</w:t>
      </w:r>
    </w:p>
    <w:p w14:paraId="604E9463" w14:textId="77777777" w:rsidR="00AE0EF5" w:rsidRPr="00AE0EF5" w:rsidRDefault="00AE0EF5" w:rsidP="00AE0EF5">
      <w:pPr>
        <w:pStyle w:val="Code"/>
        <w:rPr>
          <w:highlight w:val="white"/>
        </w:rPr>
      </w:pPr>
      <w:r w:rsidRPr="00AE0EF5">
        <w:rPr>
          <w:highlight w:val="white"/>
        </w:rPr>
        <w:t xml:space="preserve">            fromExpression.Symbol.Type.IsString()) {</w:t>
      </w:r>
    </w:p>
    <w:p w14:paraId="419F8497" w14:textId="77777777" w:rsidR="00AE0EF5" w:rsidRPr="00AE0EF5" w:rsidRDefault="00AE0EF5" w:rsidP="00AE0EF5">
      <w:pPr>
        <w:pStyle w:val="Code"/>
        <w:rPr>
          <w:highlight w:val="white"/>
        </w:rPr>
      </w:pPr>
      <w:r w:rsidRPr="00AE0EF5">
        <w:rPr>
          <w:highlight w:val="white"/>
        </w:rPr>
        <w:t xml:space="preserve">          string text = ((string) fromExpression.Symbol.Value) + "0";</w:t>
      </w:r>
    </w:p>
    <w:p w14:paraId="1FAE5A8B" w14:textId="77777777" w:rsidR="00AE0EF5" w:rsidRPr="00AE0EF5" w:rsidRDefault="00AE0EF5" w:rsidP="00AE0EF5">
      <w:pPr>
        <w:pStyle w:val="Code"/>
        <w:rPr>
          <w:highlight w:val="white"/>
        </w:rPr>
      </w:pPr>
      <w:r w:rsidRPr="00AE0EF5">
        <w:rPr>
          <w:highlight w:val="white"/>
        </w:rPr>
        <w:t xml:space="preserve">          List&lt;object&gt; list = new List&lt;object&gt;();</w:t>
      </w:r>
    </w:p>
    <w:p w14:paraId="1DDAB012" w14:textId="77777777" w:rsidR="0064067A" w:rsidRDefault="0064067A" w:rsidP="00AE0EF5">
      <w:pPr>
        <w:pStyle w:val="Code"/>
        <w:rPr>
          <w:highlight w:val="white"/>
        </w:rPr>
      </w:pPr>
    </w:p>
    <w:p w14:paraId="3DC23496" w14:textId="2E3AB912" w:rsidR="00AE0EF5" w:rsidRPr="00AE0EF5" w:rsidRDefault="00AE0EF5" w:rsidP="00AE0EF5">
      <w:pPr>
        <w:pStyle w:val="Code"/>
        <w:rPr>
          <w:highlight w:val="white"/>
        </w:rPr>
      </w:pPr>
      <w:r w:rsidRPr="00AE0EF5">
        <w:rPr>
          <w:highlight w:val="white"/>
        </w:rPr>
        <w:t xml:space="preserve">          foreach (char c in text) {</w:t>
      </w:r>
    </w:p>
    <w:p w14:paraId="346FCFEA" w14:textId="77777777" w:rsidR="00AE0EF5" w:rsidRDefault="00AE0EF5" w:rsidP="00AE0EF5">
      <w:pPr>
        <w:pStyle w:val="Code"/>
        <w:rPr>
          <w:highlight w:val="white"/>
        </w:rPr>
      </w:pPr>
      <w:r w:rsidRPr="00AE0EF5">
        <w:rPr>
          <w:highlight w:val="white"/>
        </w:rPr>
        <w:t xml:space="preserve">            Symbol charSymbol =</w:t>
      </w:r>
    </w:p>
    <w:p w14:paraId="5E6839AE" w14:textId="68AD8B90" w:rsidR="00AE0EF5" w:rsidRPr="00AE0EF5" w:rsidRDefault="00AE0EF5" w:rsidP="00AE0EF5">
      <w:pPr>
        <w:pStyle w:val="Code"/>
        <w:rPr>
          <w:highlight w:val="white"/>
        </w:rPr>
      </w:pPr>
      <w:r>
        <w:rPr>
          <w:highlight w:val="white"/>
        </w:rPr>
        <w:t xml:space="preserve">              </w:t>
      </w:r>
      <w:r w:rsidRPr="00AE0EF5">
        <w:rPr>
          <w:highlight w:val="white"/>
        </w:rPr>
        <w:t>new Symbol(toType.ArrayType, (BigInteger) ((int) c));</w:t>
      </w:r>
    </w:p>
    <w:p w14:paraId="5F79A439" w14:textId="77777777" w:rsidR="00AE0EF5" w:rsidRPr="00AE0EF5" w:rsidRDefault="00AE0EF5" w:rsidP="00AE0EF5">
      <w:pPr>
        <w:pStyle w:val="Code"/>
        <w:rPr>
          <w:highlight w:val="white"/>
        </w:rPr>
      </w:pPr>
      <w:r w:rsidRPr="00AE0EF5">
        <w:rPr>
          <w:highlight w:val="white"/>
        </w:rPr>
        <w:t xml:space="preserve">            Expression charExpression = new Expression(charSymbol, null, null);</w:t>
      </w:r>
    </w:p>
    <w:p w14:paraId="589DFAA5" w14:textId="77777777" w:rsidR="00AE0EF5" w:rsidRPr="00AE0EF5" w:rsidRDefault="00AE0EF5" w:rsidP="00AE0EF5">
      <w:pPr>
        <w:pStyle w:val="Code"/>
        <w:rPr>
          <w:highlight w:val="white"/>
        </w:rPr>
      </w:pPr>
      <w:r w:rsidRPr="00AE0EF5">
        <w:rPr>
          <w:highlight w:val="white"/>
        </w:rPr>
        <w:t xml:space="preserve">            list.Add(charExpression);</w:t>
      </w:r>
    </w:p>
    <w:p w14:paraId="3FA560E9" w14:textId="77777777" w:rsidR="00AE0EF5" w:rsidRPr="00AE0EF5" w:rsidRDefault="00AE0EF5" w:rsidP="00AE0EF5">
      <w:pPr>
        <w:pStyle w:val="Code"/>
        <w:rPr>
          <w:highlight w:val="white"/>
        </w:rPr>
      </w:pPr>
      <w:r w:rsidRPr="00AE0EF5">
        <w:rPr>
          <w:highlight w:val="white"/>
        </w:rPr>
        <w:t xml:space="preserve">          }</w:t>
      </w:r>
    </w:p>
    <w:p w14:paraId="4683A3BC" w14:textId="77777777" w:rsidR="00AE0EF5" w:rsidRPr="00AE0EF5" w:rsidRDefault="00AE0EF5" w:rsidP="00AE0EF5">
      <w:pPr>
        <w:pStyle w:val="Code"/>
        <w:rPr>
          <w:highlight w:val="white"/>
        </w:rPr>
      </w:pPr>
    </w:p>
    <w:p w14:paraId="432D3C03" w14:textId="77777777" w:rsidR="00AE0EF5" w:rsidRPr="00AE0EF5" w:rsidRDefault="00AE0EF5" w:rsidP="00AE0EF5">
      <w:pPr>
        <w:pStyle w:val="Code"/>
        <w:rPr>
          <w:highlight w:val="white"/>
        </w:rPr>
      </w:pPr>
      <w:r w:rsidRPr="00AE0EF5">
        <w:rPr>
          <w:highlight w:val="white"/>
        </w:rPr>
        <w:t xml:space="preserve">          return GenerateAuto(toSymbol, list);</w:t>
      </w:r>
    </w:p>
    <w:p w14:paraId="39641B54" w14:textId="77777777" w:rsidR="00AE0EF5" w:rsidRPr="00AE0EF5" w:rsidRDefault="00AE0EF5" w:rsidP="00AE0EF5">
      <w:pPr>
        <w:pStyle w:val="Code"/>
        <w:rPr>
          <w:highlight w:val="white"/>
        </w:rPr>
      </w:pPr>
      <w:r w:rsidRPr="00AE0EF5">
        <w:rPr>
          <w:highlight w:val="white"/>
        </w:rPr>
        <w:t xml:space="preserve">        }</w:t>
      </w:r>
    </w:p>
    <w:p w14:paraId="5AA509F3" w14:textId="77EC5DB8" w:rsidR="00236DB0" w:rsidRPr="00E03072" w:rsidRDefault="00236DB0" w:rsidP="00E352B2">
      <w:pPr>
        <w:rPr>
          <w:highlight w:val="white"/>
        </w:rPr>
      </w:pPr>
      <w:r>
        <w:rPr>
          <w:highlight w:val="white"/>
        </w:rPr>
        <w:t xml:space="preserve">In all other cases, we </w:t>
      </w:r>
      <w:r w:rsidR="00AF1A00">
        <w:rPr>
          <w:highlight w:val="white"/>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7B6ED0" w:rsidRDefault="007B6ED0" w:rsidP="007B6ED0">
      <w:pPr>
        <w:pStyle w:val="Code"/>
        <w:rPr>
          <w:highlight w:val="white"/>
        </w:rPr>
      </w:pPr>
      <w:r w:rsidRPr="007B6ED0">
        <w:rPr>
          <w:highlight w:val="white"/>
        </w:rPr>
        <w:t xml:space="preserve">        else {</w:t>
      </w:r>
    </w:p>
    <w:p w14:paraId="40538946" w14:textId="77777777" w:rsidR="007B6ED0" w:rsidRPr="007B6ED0" w:rsidRDefault="007B6ED0" w:rsidP="007B6ED0">
      <w:pPr>
        <w:pStyle w:val="Code"/>
        <w:rPr>
          <w:highlight w:val="white"/>
        </w:rPr>
      </w:pPr>
      <w:r w:rsidRPr="007B6ED0">
        <w:rPr>
          <w:highlight w:val="white"/>
        </w:rPr>
        <w:t xml:space="preserve">          fromExpression = TypeCast.ImplicitCast(fromExpression, toType);</w:t>
      </w:r>
    </w:p>
    <w:p w14:paraId="5FC62BB4" w14:textId="77777777" w:rsidR="007B6ED0" w:rsidRPr="007B6ED0" w:rsidRDefault="007B6ED0" w:rsidP="007B6ED0">
      <w:pPr>
        <w:pStyle w:val="Code"/>
        <w:rPr>
          <w:highlight w:val="white"/>
        </w:rPr>
      </w:pPr>
      <w:r w:rsidRPr="007B6ED0">
        <w:rPr>
          <w:highlight w:val="white"/>
        </w:rPr>
        <w:t xml:space="preserve">          codeList.AddRange(fromExpression.LongList);      </w:t>
      </w:r>
    </w:p>
    <w:p w14:paraId="50877A19" w14:textId="77777777" w:rsidR="007B6ED0" w:rsidRPr="007B6ED0" w:rsidRDefault="007B6ED0" w:rsidP="007B6ED0">
      <w:pPr>
        <w:pStyle w:val="Code"/>
        <w:rPr>
          <w:highlight w:val="white"/>
        </w:rPr>
      </w:pPr>
      <w:r w:rsidRPr="007B6ED0">
        <w:rPr>
          <w:highlight w:val="white"/>
        </w:rPr>
        <w:t xml:space="preserve">      </w:t>
      </w:r>
    </w:p>
    <w:p w14:paraId="7863E586" w14:textId="77777777" w:rsidR="007B6ED0" w:rsidRPr="007B6ED0" w:rsidRDefault="007B6ED0" w:rsidP="007B6ED0">
      <w:pPr>
        <w:pStyle w:val="Code"/>
        <w:rPr>
          <w:highlight w:val="white"/>
        </w:rPr>
      </w:pPr>
      <w:r w:rsidRPr="007B6ED0">
        <w:rPr>
          <w:highlight w:val="white"/>
        </w:rPr>
        <w:t xml:space="preserve">          if (toSymbol.Type.IsFloating()) {</w:t>
      </w:r>
    </w:p>
    <w:p w14:paraId="2B693AB8" w14:textId="77777777" w:rsidR="007B6ED0" w:rsidRPr="007B6ED0" w:rsidRDefault="007B6ED0" w:rsidP="007B6ED0">
      <w:pPr>
        <w:pStyle w:val="Code"/>
        <w:rPr>
          <w:highlight w:val="white"/>
        </w:rPr>
      </w:pPr>
      <w:r w:rsidRPr="007B6ED0">
        <w:rPr>
          <w:highlight w:val="white"/>
        </w:rPr>
        <w:t xml:space="preserve">            codeList.Add(new MiddleCode(MiddleOperator.PopFloat, toSymbol));</w:t>
      </w:r>
    </w:p>
    <w:p w14:paraId="7EFE7430" w14:textId="77777777" w:rsidR="007B6ED0" w:rsidRPr="007B6ED0" w:rsidRDefault="007B6ED0" w:rsidP="007B6ED0">
      <w:pPr>
        <w:pStyle w:val="Code"/>
        <w:rPr>
          <w:highlight w:val="white"/>
        </w:rPr>
      </w:pPr>
      <w:r w:rsidRPr="007B6ED0">
        <w:rPr>
          <w:highlight w:val="white"/>
        </w:rPr>
        <w:t xml:space="preserve">          }</w:t>
      </w:r>
    </w:p>
    <w:p w14:paraId="02BC635B" w14:textId="77777777" w:rsidR="007B6ED0" w:rsidRPr="007B6ED0" w:rsidRDefault="007B6ED0" w:rsidP="007B6ED0">
      <w:pPr>
        <w:pStyle w:val="Code"/>
        <w:rPr>
          <w:highlight w:val="white"/>
        </w:rPr>
      </w:pPr>
      <w:r w:rsidRPr="007B6ED0">
        <w:rPr>
          <w:highlight w:val="white"/>
        </w:rPr>
        <w:t xml:space="preserve">          else {</w:t>
      </w:r>
    </w:p>
    <w:p w14:paraId="103C4EBD" w14:textId="77777777" w:rsidR="007B6ED0" w:rsidRPr="007B6ED0" w:rsidRDefault="007B6ED0" w:rsidP="007B6ED0">
      <w:pPr>
        <w:pStyle w:val="Code"/>
        <w:rPr>
          <w:highlight w:val="white"/>
        </w:rPr>
      </w:pPr>
      <w:r w:rsidRPr="007B6ED0">
        <w:rPr>
          <w:highlight w:val="white"/>
        </w:rPr>
        <w:t xml:space="preserve">            codeList.Add(new MiddleCode(MiddleOperator.Assign, toSymbol,</w:t>
      </w:r>
    </w:p>
    <w:p w14:paraId="74A5505F" w14:textId="77777777" w:rsidR="007B6ED0" w:rsidRPr="007B6ED0" w:rsidRDefault="007B6ED0" w:rsidP="007B6ED0">
      <w:pPr>
        <w:pStyle w:val="Code"/>
        <w:rPr>
          <w:highlight w:val="white"/>
        </w:rPr>
      </w:pPr>
      <w:r w:rsidRPr="007B6ED0">
        <w:rPr>
          <w:highlight w:val="white"/>
        </w:rPr>
        <w:t xml:space="preserve">                                        fromExpression.Symbol));</w:t>
      </w:r>
    </w:p>
    <w:p w14:paraId="050947B3" w14:textId="77777777" w:rsidR="007B6ED0" w:rsidRPr="007B6ED0" w:rsidRDefault="007B6ED0" w:rsidP="007B6ED0">
      <w:pPr>
        <w:pStyle w:val="Code"/>
        <w:rPr>
          <w:highlight w:val="white"/>
        </w:rPr>
      </w:pPr>
      <w:r w:rsidRPr="007B6ED0">
        <w:rPr>
          <w:highlight w:val="white"/>
        </w:rPr>
        <w:lastRenderedPageBreak/>
        <w:t xml:space="preserve">          }</w:t>
      </w:r>
    </w:p>
    <w:p w14:paraId="501042D1" w14:textId="77777777" w:rsidR="007B6ED0" w:rsidRPr="007B6ED0" w:rsidRDefault="007B6ED0" w:rsidP="007B6ED0">
      <w:pPr>
        <w:pStyle w:val="Code"/>
        <w:rPr>
          <w:highlight w:val="white"/>
        </w:rPr>
      </w:pPr>
      <w:r w:rsidRPr="007B6ED0">
        <w:rPr>
          <w:highlight w:val="white"/>
        </w:rPr>
        <w:t xml:space="preserve">        }</w:t>
      </w:r>
    </w:p>
    <w:p w14:paraId="1AE02CE3" w14:textId="20BE016D" w:rsidR="007B6ED0" w:rsidRDefault="007B6ED0" w:rsidP="007B6ED0">
      <w:pPr>
        <w:pStyle w:val="Code"/>
        <w:rPr>
          <w:highlight w:val="white"/>
        </w:rPr>
      </w:pPr>
      <w:r w:rsidRPr="007B6ED0">
        <w:rPr>
          <w:highlight w:val="white"/>
        </w:rPr>
        <w:t xml:space="preserve">      }</w:t>
      </w:r>
    </w:p>
    <w:p w14:paraId="34497A61" w14:textId="4C4DBE13" w:rsidR="00100FB0" w:rsidRPr="007B6ED0" w:rsidRDefault="00C86E84" w:rsidP="00100FB0">
      <w:pPr>
        <w:rPr>
          <w:highlight w:val="white"/>
        </w:rPr>
      </w:pPr>
      <w:r>
        <w:rPr>
          <w:highlight w:val="white"/>
        </w:rPr>
        <w:t xml:space="preserve">If the initializer is not an expression is </w:t>
      </w:r>
      <w:r w:rsidR="00553C80">
        <w:rPr>
          <w:highlight w:val="white"/>
        </w:rPr>
        <w:t>must be a list of expressions or other lists, recursively.</w:t>
      </w:r>
      <w:r w:rsidR="00440D8C">
        <w:rPr>
          <w:highlight w:val="white"/>
        </w:rPr>
        <w:t xml:space="preserve"> In that case the type must be an array, a struct, or a union, since only arrays, structs, and unions can be initialized with a list.</w:t>
      </w:r>
    </w:p>
    <w:p w14:paraId="3A9FE95F" w14:textId="77777777" w:rsidR="007B6ED0" w:rsidRPr="007B6ED0" w:rsidRDefault="007B6ED0" w:rsidP="007B6ED0">
      <w:pPr>
        <w:pStyle w:val="Code"/>
        <w:rPr>
          <w:highlight w:val="white"/>
        </w:rPr>
      </w:pPr>
      <w:r w:rsidRPr="007B6ED0">
        <w:rPr>
          <w:highlight w:val="white"/>
        </w:rPr>
        <w:t xml:space="preserve">      else {</w:t>
      </w:r>
    </w:p>
    <w:p w14:paraId="23C8B68F" w14:textId="77777777" w:rsidR="007B6ED0" w:rsidRPr="007B6ED0" w:rsidRDefault="007B6ED0" w:rsidP="007B6ED0">
      <w:pPr>
        <w:pStyle w:val="Code"/>
        <w:rPr>
          <w:highlight w:val="white"/>
        </w:rPr>
      </w:pPr>
      <w:r w:rsidRPr="007B6ED0">
        <w:rPr>
          <w:highlight w:val="white"/>
        </w:rPr>
        <w:t xml:space="preserve">        Assert.Error(toType.IsArray() ||toType.IsStructOrUnion(),</w:t>
      </w:r>
    </w:p>
    <w:p w14:paraId="661045A4" w14:textId="77777777" w:rsidR="007B6ED0" w:rsidRPr="007B6ED0" w:rsidRDefault="007B6ED0" w:rsidP="007B6ED0">
      <w:pPr>
        <w:pStyle w:val="Code"/>
        <w:rPr>
          <w:highlight w:val="white"/>
        </w:rPr>
      </w:pPr>
      <w:r w:rsidRPr="007B6ED0">
        <w:rPr>
          <w:highlight w:val="white"/>
        </w:rPr>
        <w:t xml:space="preserve">                     toType, Message.</w:t>
      </w:r>
    </w:p>
    <w:p w14:paraId="194C9F8A" w14:textId="77777777" w:rsidR="007B6ED0" w:rsidRPr="007B6ED0" w:rsidRDefault="007B6ED0" w:rsidP="007B6ED0">
      <w:pPr>
        <w:pStyle w:val="Code"/>
        <w:rPr>
          <w:highlight w:val="white"/>
        </w:rPr>
      </w:pPr>
      <w:r w:rsidRPr="007B6ED0">
        <w:rPr>
          <w:highlight w:val="white"/>
        </w:rPr>
        <w:t xml:space="preserve">            Only_array_struct_or_union_can_be_initialized_by_a_list);</w:t>
      </w:r>
    </w:p>
    <w:p w14:paraId="2B912762" w14:textId="77777777" w:rsidR="007B6ED0" w:rsidRPr="007B6ED0" w:rsidRDefault="007B6ED0" w:rsidP="007B6ED0">
      <w:pPr>
        <w:pStyle w:val="Code"/>
        <w:rPr>
          <w:highlight w:val="white"/>
        </w:rPr>
      </w:pPr>
      <w:r w:rsidRPr="007B6ED0">
        <w:rPr>
          <w:highlight w:val="white"/>
        </w:rPr>
        <w:t xml:space="preserve">        List&lt;object&gt; fromList = (List&lt;object&gt;) fromInitializer;</w:t>
      </w:r>
    </w:p>
    <w:p w14:paraId="09AA2719" w14:textId="68865ABF" w:rsidR="00100FB0" w:rsidRDefault="00100FB0" w:rsidP="00100FB0">
      <w:pPr>
        <w:rPr>
          <w:highlight w:val="white"/>
        </w:rPr>
      </w:pPr>
      <w:r>
        <w:rPr>
          <w:highlight w:val="white"/>
        </w:rPr>
        <w:t xml:space="preserve">If the type is an array, we set its size if it has not yet been defined or check that the list size does not exceed the array size if </w:t>
      </w:r>
      <w:r w:rsidR="00D758E8">
        <w:rPr>
          <w:highlight w:val="white"/>
        </w:rPr>
        <w:t>the size</w:t>
      </w:r>
      <w:r>
        <w:rPr>
          <w:highlight w:val="white"/>
        </w:rPr>
        <w:t xml:space="preserve"> has been defined. Note that</w:t>
      </w:r>
      <w:r w:rsidR="00BF2017">
        <w:rPr>
          <w:highlight w:val="white"/>
        </w:rPr>
        <w:t xml:space="preserve"> in the case of an array</w:t>
      </w:r>
      <w:r>
        <w:rPr>
          <w:highlight w:val="white"/>
        </w:rPr>
        <w:t xml:space="preserve"> we </w:t>
      </w:r>
      <w:r w:rsidR="00BF2017">
        <w:rPr>
          <w:highlight w:val="white"/>
        </w:rPr>
        <w:t xml:space="preserve">do </w:t>
      </w:r>
      <w:r>
        <w:rPr>
          <w:highlight w:val="white"/>
        </w:rPr>
        <w:t>not add a terminating zero character.</w:t>
      </w:r>
    </w:p>
    <w:p w14:paraId="7F62C54F" w14:textId="77777777" w:rsidR="007B6ED0" w:rsidRPr="007B6ED0" w:rsidRDefault="007B6ED0" w:rsidP="007B6ED0">
      <w:pPr>
        <w:pStyle w:val="Code"/>
        <w:rPr>
          <w:highlight w:val="white"/>
        </w:rPr>
      </w:pPr>
      <w:r w:rsidRPr="007B6ED0">
        <w:rPr>
          <w:highlight w:val="white"/>
        </w:rPr>
        <w:t xml:space="preserve">        switch (toType.Sort) {</w:t>
      </w:r>
    </w:p>
    <w:p w14:paraId="0B386A4E" w14:textId="77777777" w:rsidR="007B6ED0" w:rsidRPr="007B6ED0" w:rsidRDefault="007B6ED0" w:rsidP="007B6ED0">
      <w:pPr>
        <w:pStyle w:val="Code"/>
        <w:rPr>
          <w:highlight w:val="white"/>
        </w:rPr>
      </w:pPr>
      <w:r w:rsidRPr="007B6ED0">
        <w:rPr>
          <w:highlight w:val="white"/>
        </w:rPr>
        <w:t xml:space="preserve">          case Sort.Array: {</w:t>
      </w:r>
    </w:p>
    <w:p w14:paraId="0E52D688" w14:textId="77777777" w:rsidR="007B6ED0" w:rsidRPr="007B6ED0" w:rsidRDefault="007B6ED0" w:rsidP="007B6ED0">
      <w:pPr>
        <w:pStyle w:val="Code"/>
        <w:rPr>
          <w:highlight w:val="white"/>
        </w:rPr>
      </w:pPr>
      <w:r w:rsidRPr="007B6ED0">
        <w:rPr>
          <w:highlight w:val="white"/>
        </w:rPr>
        <w:t xml:space="preserve">              fromList = ModifyInitializer.ModifyArray(toType, fromList);</w:t>
      </w:r>
    </w:p>
    <w:p w14:paraId="1AFCC89F" w14:textId="77777777" w:rsidR="007B6ED0" w:rsidRPr="007B6ED0" w:rsidRDefault="007B6ED0" w:rsidP="007B6ED0">
      <w:pPr>
        <w:pStyle w:val="Code"/>
        <w:rPr>
          <w:highlight w:val="white"/>
        </w:rPr>
      </w:pPr>
    </w:p>
    <w:p w14:paraId="6EA92B7D" w14:textId="77777777" w:rsidR="007B6ED0" w:rsidRPr="007B6ED0" w:rsidRDefault="007B6ED0" w:rsidP="007B6ED0">
      <w:pPr>
        <w:pStyle w:val="Code"/>
        <w:rPr>
          <w:highlight w:val="white"/>
        </w:rPr>
      </w:pPr>
      <w:r w:rsidRPr="007B6ED0">
        <w:rPr>
          <w:highlight w:val="white"/>
        </w:rPr>
        <w:t xml:space="preserve">              if (toType.ArraySize == 0) {</w:t>
      </w:r>
    </w:p>
    <w:p w14:paraId="6AF64F4C" w14:textId="77777777" w:rsidR="007B6ED0" w:rsidRPr="007B6ED0" w:rsidRDefault="007B6ED0" w:rsidP="007B6ED0">
      <w:pPr>
        <w:pStyle w:val="Code"/>
        <w:rPr>
          <w:highlight w:val="white"/>
        </w:rPr>
      </w:pPr>
      <w:r w:rsidRPr="007B6ED0">
        <w:rPr>
          <w:highlight w:val="white"/>
        </w:rPr>
        <w:t xml:space="preserve">                toType.ArraySize = fromList.Count;</w:t>
      </w:r>
    </w:p>
    <w:p w14:paraId="064CFE3D" w14:textId="77777777" w:rsidR="007B6ED0" w:rsidRPr="007B6ED0" w:rsidRDefault="007B6ED0" w:rsidP="007B6ED0">
      <w:pPr>
        <w:pStyle w:val="Code"/>
        <w:rPr>
          <w:highlight w:val="white"/>
        </w:rPr>
      </w:pPr>
      <w:r w:rsidRPr="007B6ED0">
        <w:rPr>
          <w:highlight w:val="white"/>
        </w:rPr>
        <w:t xml:space="preserve">              }</w:t>
      </w:r>
    </w:p>
    <w:p w14:paraId="52C225BA" w14:textId="77777777" w:rsidR="007B6ED0" w:rsidRPr="007B6ED0" w:rsidRDefault="007B6ED0" w:rsidP="007B6ED0">
      <w:pPr>
        <w:pStyle w:val="Code"/>
        <w:rPr>
          <w:highlight w:val="white"/>
        </w:rPr>
      </w:pPr>
      <w:r w:rsidRPr="007B6ED0">
        <w:rPr>
          <w:highlight w:val="white"/>
        </w:rPr>
        <w:t xml:space="preserve">              else {</w:t>
      </w:r>
    </w:p>
    <w:p w14:paraId="7D2E39EB" w14:textId="77777777" w:rsidR="007B6ED0" w:rsidRPr="007B6ED0" w:rsidRDefault="007B6ED0" w:rsidP="007B6ED0">
      <w:pPr>
        <w:pStyle w:val="Code"/>
        <w:rPr>
          <w:highlight w:val="white"/>
        </w:rPr>
      </w:pPr>
      <w:r w:rsidRPr="007B6ED0">
        <w:rPr>
          <w:highlight w:val="white"/>
        </w:rPr>
        <w:t xml:space="preserve">                Assert.Error(fromList.Count &lt;= toType.ArraySize,</w:t>
      </w:r>
    </w:p>
    <w:p w14:paraId="7170D50B" w14:textId="77777777" w:rsidR="007B6ED0" w:rsidRPr="007B6ED0" w:rsidRDefault="007B6ED0" w:rsidP="007B6ED0">
      <w:pPr>
        <w:pStyle w:val="Code"/>
        <w:rPr>
          <w:highlight w:val="white"/>
        </w:rPr>
      </w:pPr>
      <w:r w:rsidRPr="007B6ED0">
        <w:rPr>
          <w:highlight w:val="white"/>
        </w:rPr>
        <w:t xml:space="preserve">                             toType, Message.Too_many_initializers);</w:t>
      </w:r>
    </w:p>
    <w:p w14:paraId="10A9FDC3" w14:textId="77777777" w:rsidR="007B6ED0" w:rsidRPr="007B6ED0" w:rsidRDefault="007B6ED0" w:rsidP="007B6ED0">
      <w:pPr>
        <w:pStyle w:val="Code"/>
        <w:rPr>
          <w:highlight w:val="white"/>
        </w:rPr>
      </w:pPr>
      <w:r w:rsidRPr="007B6ED0">
        <w:rPr>
          <w:highlight w:val="white"/>
        </w:rPr>
        <w:t xml:space="preserve">              }</w:t>
      </w:r>
    </w:p>
    <w:p w14:paraId="09A09B05" w14:textId="17285B1A" w:rsidR="00BF2017" w:rsidRPr="007B6ED0" w:rsidRDefault="00BF2017" w:rsidP="00BF2017">
      <w:pPr>
        <w:rPr>
          <w:highlight w:val="white"/>
        </w:rPr>
      </w:pPr>
      <w:r>
        <w:rPr>
          <w:highlight w:val="white"/>
        </w:rPr>
        <w:t>We iterate through the list and</w:t>
      </w:r>
      <w:r w:rsidR="008A0668">
        <w:rPr>
          <w:highlight w:val="white"/>
        </w:rPr>
        <w:t>, for each element in the list, define a symbol for the array index and</w:t>
      </w:r>
      <w:r>
        <w:rPr>
          <w:highlight w:val="white"/>
        </w:rPr>
        <w:t xml:space="preserve"> </w:t>
      </w:r>
      <w:r w:rsidR="001232B1">
        <w:rPr>
          <w:highlight w:val="white"/>
        </w:rPr>
        <w:t xml:space="preserve">call </w:t>
      </w:r>
      <w:r w:rsidR="001232B1" w:rsidRPr="00DD65E5">
        <w:rPr>
          <w:rStyle w:val="KeyWord0"/>
          <w:highlight w:val="white"/>
        </w:rPr>
        <w:t>GenerateAuto</w:t>
      </w:r>
      <w:r w:rsidR="001232B1">
        <w:rPr>
          <w:highlight w:val="white"/>
        </w:rPr>
        <w:t xml:space="preserve"> </w:t>
      </w:r>
      <w:r w:rsidR="00DD65E5">
        <w:rPr>
          <w:highlight w:val="white"/>
        </w:rPr>
        <w:t>recursively</w:t>
      </w:r>
      <w:r w:rsidR="00820184">
        <w:rPr>
          <w:highlight w:val="white"/>
        </w:rPr>
        <w:t>, so that potential sub list are properly processed</w:t>
      </w:r>
      <w:r>
        <w:rPr>
          <w:highlight w:val="white"/>
        </w:rPr>
        <w:t>.</w:t>
      </w:r>
      <w:r w:rsidR="008A0668">
        <w:rPr>
          <w:highlight w:val="white"/>
        </w:rPr>
        <w:t xml:space="preserve"> </w:t>
      </w:r>
      <w:r w:rsidR="00C7188A">
        <w:rPr>
          <w:highlight w:val="white"/>
        </w:rPr>
        <w:t>If the list does not cover the whole array, the remaining part of the array remain</w:t>
      </w:r>
      <w:r w:rsidR="00571CA9">
        <w:rPr>
          <w:highlight w:val="white"/>
        </w:rPr>
        <w:t>s</w:t>
      </w:r>
      <w:r w:rsidR="00C7188A">
        <w:rPr>
          <w:highlight w:val="white"/>
        </w:rPr>
        <w:t xml:space="preserve"> uninitialized. </w:t>
      </w:r>
      <w:r w:rsidR="008A0668">
        <w:rPr>
          <w:highlight w:val="white"/>
        </w:rPr>
        <w:t xml:space="preserve">The offset </w:t>
      </w:r>
      <w:r w:rsidR="002F05C6">
        <w:rPr>
          <w:highlight w:val="white"/>
        </w:rPr>
        <w:t xml:space="preserve">of each index symbol is sum of the offset of the symbol and the offset of the index symbol. Note that we must multiply the index of the array with the size of the array type to </w:t>
      </w:r>
      <w:r w:rsidR="009C380C">
        <w:rPr>
          <w:highlight w:val="white"/>
        </w:rPr>
        <w:t xml:space="preserve">determine the correct index. However, it is not strictly necessary give the index symbol a name. That is for readability reasons only. </w:t>
      </w:r>
    </w:p>
    <w:p w14:paraId="0A0C9C91" w14:textId="77777777" w:rsidR="007B6ED0" w:rsidRPr="007B6ED0" w:rsidRDefault="007B6ED0" w:rsidP="007B6ED0">
      <w:pPr>
        <w:pStyle w:val="Code"/>
        <w:rPr>
          <w:highlight w:val="white"/>
        </w:rPr>
      </w:pPr>
      <w:r w:rsidRPr="007B6ED0">
        <w:rPr>
          <w:highlight w:val="white"/>
        </w:rPr>
        <w:t xml:space="preserve">              for (int index = 0; index &lt; fromList.Count; ++index) {</w:t>
      </w:r>
    </w:p>
    <w:p w14:paraId="20DF27F1" w14:textId="3AF5EBDD" w:rsidR="007B6ED0" w:rsidRPr="007B6ED0" w:rsidRDefault="007B6ED0" w:rsidP="007B6ED0">
      <w:pPr>
        <w:pStyle w:val="Code"/>
        <w:rPr>
          <w:highlight w:val="white"/>
        </w:rPr>
      </w:pPr>
      <w:r w:rsidRPr="007B6ED0">
        <w:rPr>
          <w:highlight w:val="white"/>
        </w:rPr>
        <w:t xml:space="preserve">                Symbol </w:t>
      </w:r>
      <w:r w:rsidR="008A0668">
        <w:rPr>
          <w:highlight w:val="white"/>
        </w:rPr>
        <w:t>indexSymbol</w:t>
      </w:r>
      <w:r w:rsidRPr="007B6ED0">
        <w:rPr>
          <w:highlight w:val="white"/>
        </w:rPr>
        <w:t xml:space="preserve"> = new Symbol(toType.ArrayType, true);</w:t>
      </w:r>
    </w:p>
    <w:p w14:paraId="2C0C040C" w14:textId="7C26586C"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.Offset = toSymbol.Offset +</w:t>
      </w:r>
    </w:p>
    <w:p w14:paraId="6403FC60" w14:textId="77777777" w:rsidR="007B6ED0" w:rsidRPr="007B6ED0" w:rsidRDefault="007B6ED0" w:rsidP="007B6ED0">
      <w:pPr>
        <w:pStyle w:val="Code"/>
        <w:rPr>
          <w:highlight w:val="white"/>
        </w:rPr>
      </w:pPr>
      <w:r w:rsidRPr="007B6ED0">
        <w:rPr>
          <w:highlight w:val="white"/>
        </w:rPr>
        <w:t xml:space="preserve">                                   (index * toType.ArrayType.Size());</w:t>
      </w:r>
    </w:p>
    <w:p w14:paraId="07F5DBAD" w14:textId="3B519F06"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.Name = toSymbol.Name + "[" + index + "]";</w:t>
      </w:r>
    </w:p>
    <w:p w14:paraId="7DF9256E" w14:textId="6E6FDAB8" w:rsidR="007B6ED0" w:rsidRPr="007B6ED0" w:rsidRDefault="007B6ED0" w:rsidP="007B6ED0">
      <w:pPr>
        <w:pStyle w:val="Code"/>
        <w:rPr>
          <w:highlight w:val="white"/>
        </w:rPr>
      </w:pPr>
      <w:r w:rsidRPr="007B6ED0">
        <w:rPr>
          <w:highlight w:val="white"/>
        </w:rPr>
        <w:t xml:space="preserve">                codeList.AddRange(GenerateAuto(</w:t>
      </w:r>
      <w:r w:rsidR="008A0668">
        <w:rPr>
          <w:highlight w:val="white"/>
        </w:rPr>
        <w:t>indexSymbol</w:t>
      </w:r>
      <w:r w:rsidRPr="007B6ED0">
        <w:rPr>
          <w:highlight w:val="white"/>
        </w:rPr>
        <w:t>, fromList[index]));</w:t>
      </w:r>
    </w:p>
    <w:p w14:paraId="5A1DE5E5" w14:textId="77777777" w:rsidR="007B6ED0" w:rsidRPr="007B6ED0" w:rsidRDefault="007B6ED0" w:rsidP="007B6ED0">
      <w:pPr>
        <w:pStyle w:val="Code"/>
        <w:rPr>
          <w:highlight w:val="white"/>
        </w:rPr>
      </w:pPr>
      <w:r w:rsidRPr="007B6ED0">
        <w:rPr>
          <w:highlight w:val="white"/>
        </w:rPr>
        <w:t xml:space="preserve">              }</w:t>
      </w:r>
    </w:p>
    <w:p w14:paraId="480962A0" w14:textId="77777777" w:rsidR="007B6ED0" w:rsidRPr="007B6ED0" w:rsidRDefault="007B6ED0" w:rsidP="007B6ED0">
      <w:pPr>
        <w:pStyle w:val="Code"/>
        <w:rPr>
          <w:highlight w:val="white"/>
        </w:rPr>
      </w:pPr>
      <w:r w:rsidRPr="007B6ED0">
        <w:rPr>
          <w:highlight w:val="white"/>
        </w:rPr>
        <w:t xml:space="preserve">            }</w:t>
      </w:r>
    </w:p>
    <w:p w14:paraId="2B196533" w14:textId="77777777" w:rsidR="007B6ED0" w:rsidRPr="007B6ED0" w:rsidRDefault="007B6ED0" w:rsidP="007B6ED0">
      <w:pPr>
        <w:pStyle w:val="Code"/>
        <w:rPr>
          <w:highlight w:val="white"/>
        </w:rPr>
      </w:pPr>
      <w:r w:rsidRPr="007B6ED0">
        <w:rPr>
          <w:highlight w:val="white"/>
        </w:rPr>
        <w:t xml:space="preserve">            break;</w:t>
      </w:r>
    </w:p>
    <w:p w14:paraId="2F39B19B" w14:textId="327210FE" w:rsidR="00FF05E1" w:rsidRDefault="00494434" w:rsidP="005801D8">
      <w:pPr>
        <w:rPr>
          <w:highlight w:val="white"/>
        </w:rPr>
      </w:pPr>
      <w:r>
        <w:rPr>
          <w:highlight w:val="white"/>
        </w:rPr>
        <w:t>In case of a struct</w:t>
      </w:r>
      <w:r w:rsidR="00225EE9">
        <w:rPr>
          <w:highlight w:val="white"/>
        </w:rPr>
        <w:t xml:space="preserve"> or a union</w:t>
      </w:r>
      <w:r>
        <w:rPr>
          <w:highlight w:val="white"/>
        </w:rPr>
        <w:t>, we</w:t>
      </w:r>
      <w:r w:rsidR="00EA615C">
        <w:rPr>
          <w:highlight w:val="white"/>
        </w:rPr>
        <w:t xml:space="preserve"> check that </w:t>
      </w:r>
      <w:r w:rsidR="005801D8">
        <w:rPr>
          <w:highlight w:val="white"/>
        </w:rPr>
        <w:t xml:space="preserve">the list size does not exceed </w:t>
      </w:r>
      <w:r w:rsidR="00225EE9">
        <w:rPr>
          <w:highlight w:val="white"/>
        </w:rPr>
        <w:t xml:space="preserve">its allowed size. In case of a struct, the list size must not exceed the number of struct members. In case of a union, the list must hold exactly on element. </w:t>
      </w:r>
    </w:p>
    <w:p w14:paraId="7210C983" w14:textId="77777777" w:rsidR="007B6ED0" w:rsidRPr="007B6ED0" w:rsidRDefault="007B6ED0" w:rsidP="007B6ED0">
      <w:pPr>
        <w:pStyle w:val="Code"/>
        <w:rPr>
          <w:highlight w:val="white"/>
        </w:rPr>
      </w:pPr>
      <w:r w:rsidRPr="007B6ED0">
        <w:rPr>
          <w:highlight w:val="white"/>
        </w:rPr>
        <w:t xml:space="preserve">          case Sort.Struct:</w:t>
      </w:r>
    </w:p>
    <w:p w14:paraId="090F8EBE" w14:textId="77777777" w:rsidR="007B6ED0" w:rsidRPr="007B6ED0" w:rsidRDefault="007B6ED0" w:rsidP="007B6ED0">
      <w:pPr>
        <w:pStyle w:val="Code"/>
        <w:rPr>
          <w:highlight w:val="white"/>
        </w:rPr>
      </w:pPr>
      <w:r w:rsidRPr="007B6ED0">
        <w:rPr>
          <w:highlight w:val="white"/>
        </w:rPr>
        <w:t xml:space="preserve">          case Sort.Union: {</w:t>
      </w:r>
    </w:p>
    <w:p w14:paraId="34E3D515" w14:textId="77777777" w:rsidR="007B6ED0" w:rsidRPr="007B6ED0" w:rsidRDefault="007B6ED0" w:rsidP="007B6ED0">
      <w:pPr>
        <w:pStyle w:val="Code"/>
        <w:rPr>
          <w:highlight w:val="white"/>
        </w:rPr>
      </w:pPr>
      <w:r w:rsidRPr="007B6ED0">
        <w:rPr>
          <w:highlight w:val="white"/>
        </w:rPr>
        <w:t xml:space="preserve">              IDictionary&lt;string,Symbol&gt; memberMap = toType.MemberMap;</w:t>
      </w:r>
    </w:p>
    <w:p w14:paraId="407D4856" w14:textId="77777777" w:rsidR="00106572" w:rsidRDefault="007B6ED0" w:rsidP="007B6ED0">
      <w:pPr>
        <w:pStyle w:val="Code"/>
        <w:rPr>
          <w:highlight w:val="white"/>
        </w:rPr>
      </w:pPr>
      <w:r w:rsidRPr="007B6ED0">
        <w:rPr>
          <w:highlight w:val="white"/>
        </w:rPr>
        <w:t xml:space="preserve">              Assert.Error((toType.IsStruct() &amp;&amp;</w:t>
      </w:r>
    </w:p>
    <w:p w14:paraId="23725A1A" w14:textId="042732E1" w:rsidR="007B6ED0" w:rsidRPr="007B6ED0" w:rsidRDefault="00106572" w:rsidP="007B6ED0">
      <w:pPr>
        <w:pStyle w:val="Code"/>
        <w:rPr>
          <w:highlight w:val="white"/>
        </w:rPr>
      </w:pPr>
      <w:r>
        <w:rPr>
          <w:highlight w:val="white"/>
        </w:rPr>
        <w:t xml:space="preserve">                           </w:t>
      </w:r>
      <w:r w:rsidR="007B6ED0" w:rsidRPr="007B6ED0">
        <w:rPr>
          <w:highlight w:val="white"/>
        </w:rPr>
        <w:t>(fromList.Count &lt;= memberMap.Count)) ||</w:t>
      </w:r>
    </w:p>
    <w:p w14:paraId="74F75841" w14:textId="77777777" w:rsidR="007B6ED0" w:rsidRPr="007B6ED0" w:rsidRDefault="007B6ED0" w:rsidP="007B6ED0">
      <w:pPr>
        <w:pStyle w:val="Code"/>
        <w:rPr>
          <w:highlight w:val="white"/>
        </w:rPr>
      </w:pPr>
      <w:r w:rsidRPr="007B6ED0">
        <w:rPr>
          <w:highlight w:val="white"/>
        </w:rPr>
        <w:t xml:space="preserve">                           (toType.IsUnion() &amp;&amp; (fromList.Count == 1)),</w:t>
      </w:r>
    </w:p>
    <w:p w14:paraId="5001BA63" w14:textId="77777777" w:rsidR="007B6ED0" w:rsidRPr="007B6ED0" w:rsidRDefault="007B6ED0" w:rsidP="007B6ED0">
      <w:pPr>
        <w:pStyle w:val="Code"/>
        <w:rPr>
          <w:highlight w:val="white"/>
        </w:rPr>
      </w:pPr>
      <w:r w:rsidRPr="007B6ED0">
        <w:rPr>
          <w:highlight w:val="white"/>
        </w:rPr>
        <w:lastRenderedPageBreak/>
        <w:t xml:space="preserve">                           toType, Message.Too_many_initializers);</w:t>
      </w:r>
    </w:p>
    <w:p w14:paraId="5F583E49" w14:textId="2CEE7288" w:rsidR="00677109" w:rsidRDefault="00677109" w:rsidP="00677109">
      <w:pPr>
        <w:rPr>
          <w:highlight w:val="white"/>
        </w:rPr>
      </w:pPr>
      <w:r>
        <w:rPr>
          <w:highlight w:val="white"/>
        </w:rPr>
        <w:t>Like the array case, we iterate through the list</w:t>
      </w:r>
      <w:r w:rsidR="00B20995">
        <w:rPr>
          <w:highlight w:val="white"/>
        </w:rPr>
        <w:t xml:space="preserve"> and, for each element</w:t>
      </w:r>
      <w:r w:rsidR="00820184">
        <w:rPr>
          <w:highlight w:val="white"/>
        </w:rPr>
        <w:t xml:space="preserve"> in the list</w:t>
      </w:r>
      <w:r w:rsidR="00B20995">
        <w:rPr>
          <w:highlight w:val="white"/>
        </w:rPr>
        <w:t>,</w:t>
      </w:r>
      <w:r w:rsidR="00820184">
        <w:rPr>
          <w:highlight w:val="white"/>
        </w:rPr>
        <w:t xml:space="preserve"> </w:t>
      </w:r>
      <w:r>
        <w:rPr>
          <w:highlight w:val="white"/>
        </w:rPr>
        <w:t>create a symbol for</w:t>
      </w:r>
      <w:r w:rsidR="00820184">
        <w:rPr>
          <w:highlight w:val="white"/>
        </w:rPr>
        <w:t xml:space="preserve"> the member and </w:t>
      </w:r>
      <w:r>
        <w:rPr>
          <w:highlight w:val="white"/>
        </w:rPr>
        <w:t xml:space="preserve">call </w:t>
      </w:r>
      <w:r w:rsidRPr="00371A7A">
        <w:rPr>
          <w:rStyle w:val="KeyWord0"/>
          <w:highlight w:val="white"/>
        </w:rPr>
        <w:t>GenerateAuto</w:t>
      </w:r>
      <w:r>
        <w:rPr>
          <w:highlight w:val="white"/>
        </w:rPr>
        <w:t xml:space="preserve"> recursively, so that potential sub </w:t>
      </w:r>
      <w:r w:rsidR="003A0389">
        <w:rPr>
          <w:highlight w:val="white"/>
        </w:rPr>
        <w:t>list</w:t>
      </w:r>
      <w:r w:rsidR="002B0FF8">
        <w:rPr>
          <w:highlight w:val="white"/>
        </w:rPr>
        <w:t>s</w:t>
      </w:r>
      <w:r w:rsidR="003A0389">
        <w:rPr>
          <w:highlight w:val="white"/>
        </w:rPr>
        <w:t xml:space="preserve"> </w:t>
      </w:r>
      <w:r w:rsidR="00820184">
        <w:rPr>
          <w:highlight w:val="white"/>
        </w:rPr>
        <w:t>are</w:t>
      </w:r>
      <w:r>
        <w:rPr>
          <w:highlight w:val="white"/>
        </w:rPr>
        <w:t xml:space="preserve"> properly processed.</w:t>
      </w:r>
      <w:r w:rsidR="00983017">
        <w:rPr>
          <w:highlight w:val="white"/>
        </w:rPr>
        <w:t xml:space="preserve"> The offset of each member symbol is the sum of the offset of the struct or union and the member.</w:t>
      </w:r>
    </w:p>
    <w:p w14:paraId="4FCB0A65" w14:textId="77777777" w:rsidR="00973A91" w:rsidRDefault="007B6ED0" w:rsidP="007B6ED0">
      <w:pPr>
        <w:pStyle w:val="Code"/>
        <w:rPr>
          <w:highlight w:val="white"/>
        </w:rPr>
      </w:pPr>
      <w:r w:rsidRPr="007B6ED0">
        <w:rPr>
          <w:highlight w:val="white"/>
        </w:rPr>
        <w:t xml:space="preserve">              IEnumerator&lt;Symbol&gt; enumerator =</w:t>
      </w:r>
    </w:p>
    <w:p w14:paraId="6D1DD64D" w14:textId="32688B66" w:rsidR="007B6ED0" w:rsidRPr="007B6ED0" w:rsidRDefault="00973A91" w:rsidP="007B6ED0">
      <w:pPr>
        <w:pStyle w:val="Code"/>
        <w:rPr>
          <w:highlight w:val="white"/>
        </w:rPr>
      </w:pPr>
      <w:r>
        <w:rPr>
          <w:highlight w:val="white"/>
        </w:rPr>
        <w:t xml:space="preserve">               </w:t>
      </w:r>
      <w:r w:rsidR="007B6ED0" w:rsidRPr="007B6ED0">
        <w:rPr>
          <w:highlight w:val="white"/>
        </w:rPr>
        <w:t xml:space="preserve"> memberMap.Values.GetEnumerator();</w:t>
      </w:r>
    </w:p>
    <w:p w14:paraId="2CB32D34" w14:textId="77777777" w:rsidR="007B6ED0" w:rsidRPr="007B6ED0" w:rsidRDefault="007B6ED0" w:rsidP="007B6ED0">
      <w:pPr>
        <w:pStyle w:val="Code"/>
        <w:rPr>
          <w:highlight w:val="white"/>
        </w:rPr>
      </w:pPr>
      <w:r w:rsidRPr="007B6ED0">
        <w:rPr>
          <w:highlight w:val="white"/>
        </w:rPr>
        <w:t xml:space="preserve">              foreach (object fromInitializor in fromList) {</w:t>
      </w:r>
    </w:p>
    <w:p w14:paraId="70D9E6A6" w14:textId="77777777" w:rsidR="007B6ED0" w:rsidRPr="007B6ED0" w:rsidRDefault="007B6ED0" w:rsidP="007B6ED0">
      <w:pPr>
        <w:pStyle w:val="Code"/>
        <w:rPr>
          <w:highlight w:val="white"/>
        </w:rPr>
      </w:pPr>
      <w:r w:rsidRPr="007B6ED0">
        <w:rPr>
          <w:highlight w:val="white"/>
        </w:rPr>
        <w:t xml:space="preserve">                enumerator.MoveNext();</w:t>
      </w:r>
    </w:p>
    <w:p w14:paraId="7272686F" w14:textId="77777777" w:rsidR="007B6ED0" w:rsidRPr="007B6ED0" w:rsidRDefault="007B6ED0" w:rsidP="007B6ED0">
      <w:pPr>
        <w:pStyle w:val="Code"/>
        <w:rPr>
          <w:highlight w:val="white"/>
        </w:rPr>
      </w:pPr>
      <w:r w:rsidRPr="007B6ED0">
        <w:rPr>
          <w:highlight w:val="white"/>
        </w:rPr>
        <w:t xml:space="preserve">                Symbol memberSymbol = enumerator.Current;</w:t>
      </w:r>
    </w:p>
    <w:p w14:paraId="2A1D6D86" w14:textId="77777777" w:rsidR="007B6ED0" w:rsidRPr="007B6ED0" w:rsidRDefault="007B6ED0" w:rsidP="007B6ED0">
      <w:pPr>
        <w:pStyle w:val="Code"/>
        <w:rPr>
          <w:highlight w:val="white"/>
        </w:rPr>
      </w:pPr>
      <w:r w:rsidRPr="007B6ED0">
        <w:rPr>
          <w:highlight w:val="white"/>
        </w:rPr>
        <w:t xml:space="preserve">                Symbol subSymbol = new Symbol(memberSymbol.Type, true);</w:t>
      </w:r>
    </w:p>
    <w:p w14:paraId="45FF899E" w14:textId="77777777" w:rsidR="007B6ED0" w:rsidRPr="007B6ED0" w:rsidRDefault="007B6ED0" w:rsidP="007B6ED0">
      <w:pPr>
        <w:pStyle w:val="Code"/>
        <w:rPr>
          <w:highlight w:val="white"/>
        </w:rPr>
      </w:pPr>
      <w:r w:rsidRPr="007B6ED0">
        <w:rPr>
          <w:highlight w:val="white"/>
        </w:rPr>
        <w:t xml:space="preserve">                subSymbol.Name = toSymbol.Name + "." + memberSymbol.Name;</w:t>
      </w:r>
    </w:p>
    <w:p w14:paraId="774F475D" w14:textId="77777777" w:rsidR="007B6ED0" w:rsidRPr="007B6ED0" w:rsidRDefault="007B6ED0" w:rsidP="007B6ED0">
      <w:pPr>
        <w:pStyle w:val="Code"/>
        <w:rPr>
          <w:highlight w:val="white"/>
        </w:rPr>
      </w:pPr>
      <w:r w:rsidRPr="007B6ED0">
        <w:rPr>
          <w:highlight w:val="white"/>
        </w:rPr>
        <w:t xml:space="preserve">                subSymbol.Offset = toSymbol.Offset + memberSymbol.Offset;</w:t>
      </w:r>
    </w:p>
    <w:p w14:paraId="3771BA3D" w14:textId="77777777" w:rsidR="007B6ED0" w:rsidRPr="007B6ED0" w:rsidRDefault="007B6ED0" w:rsidP="007B6ED0">
      <w:pPr>
        <w:pStyle w:val="Code"/>
        <w:rPr>
          <w:highlight w:val="white"/>
        </w:rPr>
      </w:pPr>
      <w:r w:rsidRPr="007B6ED0">
        <w:rPr>
          <w:highlight w:val="white"/>
        </w:rPr>
        <w:t xml:space="preserve">                codeList.AddRange(GenerateAuto(subSymbol, fromInitializor));</w:t>
      </w:r>
    </w:p>
    <w:p w14:paraId="21028EF4" w14:textId="77777777" w:rsidR="007B6ED0" w:rsidRPr="007B6ED0" w:rsidRDefault="007B6ED0" w:rsidP="007B6ED0">
      <w:pPr>
        <w:pStyle w:val="Code"/>
        <w:rPr>
          <w:highlight w:val="white"/>
        </w:rPr>
      </w:pPr>
      <w:r w:rsidRPr="007B6ED0">
        <w:rPr>
          <w:highlight w:val="white"/>
        </w:rPr>
        <w:t xml:space="preserve">              }</w:t>
      </w:r>
    </w:p>
    <w:p w14:paraId="7A32E37B" w14:textId="77777777" w:rsidR="007B6ED0" w:rsidRPr="007B6ED0" w:rsidRDefault="007B6ED0" w:rsidP="007B6ED0">
      <w:pPr>
        <w:pStyle w:val="Code"/>
        <w:rPr>
          <w:highlight w:val="white"/>
        </w:rPr>
      </w:pPr>
      <w:r w:rsidRPr="007B6ED0">
        <w:rPr>
          <w:highlight w:val="white"/>
        </w:rPr>
        <w:t xml:space="preserve">            }</w:t>
      </w:r>
    </w:p>
    <w:p w14:paraId="0D4DD268" w14:textId="77777777" w:rsidR="007B6ED0" w:rsidRPr="007B6ED0" w:rsidRDefault="007B6ED0" w:rsidP="007B6ED0">
      <w:pPr>
        <w:pStyle w:val="Code"/>
        <w:rPr>
          <w:highlight w:val="white"/>
        </w:rPr>
      </w:pPr>
      <w:r w:rsidRPr="007B6ED0">
        <w:rPr>
          <w:highlight w:val="white"/>
        </w:rPr>
        <w:t xml:space="preserve">            break;</w:t>
      </w:r>
    </w:p>
    <w:p w14:paraId="7D8DA8D5" w14:textId="77777777" w:rsidR="007B6ED0" w:rsidRPr="007B6ED0" w:rsidRDefault="007B6ED0" w:rsidP="007B6ED0">
      <w:pPr>
        <w:pStyle w:val="Code"/>
        <w:rPr>
          <w:highlight w:val="white"/>
        </w:rPr>
      </w:pPr>
      <w:r w:rsidRPr="007B6ED0">
        <w:rPr>
          <w:highlight w:val="white"/>
        </w:rPr>
        <w:t xml:space="preserve">        }</w:t>
      </w:r>
    </w:p>
    <w:p w14:paraId="3E92F767" w14:textId="77777777" w:rsidR="007B6ED0" w:rsidRPr="007B6ED0" w:rsidRDefault="007B6ED0" w:rsidP="007B6ED0">
      <w:pPr>
        <w:pStyle w:val="Code"/>
        <w:rPr>
          <w:highlight w:val="white"/>
        </w:rPr>
      </w:pPr>
      <w:r w:rsidRPr="007B6ED0">
        <w:rPr>
          <w:highlight w:val="white"/>
        </w:rPr>
        <w:t xml:space="preserve">      }</w:t>
      </w:r>
    </w:p>
    <w:p w14:paraId="272A065B" w14:textId="77777777" w:rsidR="007B6ED0" w:rsidRPr="007B6ED0" w:rsidRDefault="007B6ED0" w:rsidP="007B6ED0">
      <w:pPr>
        <w:pStyle w:val="Code"/>
        <w:rPr>
          <w:highlight w:val="white"/>
        </w:rPr>
      </w:pPr>
    </w:p>
    <w:p w14:paraId="1242A608" w14:textId="77777777" w:rsidR="007B6ED0" w:rsidRPr="007B6ED0" w:rsidRDefault="007B6ED0" w:rsidP="007B6ED0">
      <w:pPr>
        <w:pStyle w:val="Code"/>
        <w:rPr>
          <w:highlight w:val="white"/>
        </w:rPr>
      </w:pPr>
      <w:r w:rsidRPr="007B6ED0">
        <w:rPr>
          <w:highlight w:val="white"/>
        </w:rPr>
        <w:t xml:space="preserve">      return codeList;</w:t>
      </w:r>
    </w:p>
    <w:p w14:paraId="21E833A3" w14:textId="77777777" w:rsidR="007B6ED0" w:rsidRPr="007B6ED0" w:rsidRDefault="007B6ED0" w:rsidP="007B6ED0">
      <w:pPr>
        <w:pStyle w:val="Code"/>
        <w:rPr>
          <w:highlight w:val="white"/>
        </w:rPr>
      </w:pPr>
      <w:r w:rsidRPr="007B6ED0">
        <w:rPr>
          <w:highlight w:val="white"/>
        </w:rPr>
        <w:t xml:space="preserve">    }</w:t>
      </w:r>
    </w:p>
    <w:p w14:paraId="6411A691" w14:textId="77777777" w:rsidR="007B6ED0" w:rsidRPr="007B6ED0" w:rsidRDefault="007B6ED0" w:rsidP="007B6ED0">
      <w:pPr>
        <w:pStyle w:val="Code"/>
        <w:rPr>
          <w:highlight w:val="white"/>
        </w:rPr>
      </w:pPr>
      <w:r w:rsidRPr="007B6ED0">
        <w:rPr>
          <w:highlight w:val="white"/>
        </w:rPr>
        <w:t xml:space="preserve">  }</w:t>
      </w:r>
    </w:p>
    <w:p w14:paraId="7B97B3DD" w14:textId="142FE4EA" w:rsidR="007B6ED0" w:rsidRPr="007B6ED0" w:rsidRDefault="007B6ED0" w:rsidP="007B6ED0">
      <w:pPr>
        <w:pStyle w:val="Code"/>
        <w:rPr>
          <w:highlight w:val="white"/>
        </w:rPr>
      </w:pPr>
      <w:r w:rsidRPr="007B6ED0">
        <w:rPr>
          <w:highlight w:val="white"/>
        </w:rPr>
        <w:t>}</w:t>
      </w:r>
    </w:p>
    <w:p w14:paraId="3EC9B7BF" w14:textId="4163E835" w:rsidR="00662829" w:rsidRDefault="00662829" w:rsidP="00662829">
      <w:pPr>
        <w:rPr>
          <w:highlight w:val="white"/>
          <w:lang w:val="sv-SE"/>
        </w:rPr>
      </w:pPr>
      <w:r>
        <w:rPr>
          <w:highlight w:val="white"/>
          <w:lang w:val="sv-SE"/>
        </w:rPr>
        <w:t xml:space="preserve">The </w:t>
      </w:r>
      <w:r w:rsidRPr="00662829">
        <w:rPr>
          <w:rStyle w:val="KeyWord0"/>
          <w:highlight w:val="white"/>
        </w:rPr>
        <w:t>GenerateStaticInitializer</w:t>
      </w:r>
      <w:r>
        <w:rPr>
          <w:highlight w:val="white"/>
        </w:rPr>
        <w:t xml:space="preserve"> class basically performs the same</w:t>
      </w:r>
      <w:r w:rsidR="00917F92">
        <w:rPr>
          <w:highlight w:val="white"/>
        </w:rPr>
        <w:t xml:space="preserve"> </w:t>
      </w:r>
      <w:r>
        <w:rPr>
          <w:highlight w:val="white"/>
        </w:rPr>
        <w:t xml:space="preserve">task as the </w:t>
      </w:r>
      <w:r w:rsidRPr="00662829">
        <w:rPr>
          <w:rStyle w:val="KeyWord0"/>
          <w:highlight w:val="white"/>
        </w:rPr>
        <w:t>GenerateAutoInitializer</w:t>
      </w:r>
      <w:r>
        <w:rPr>
          <w:highlight w:val="white"/>
        </w:rPr>
        <w:t xml:space="preserve"> class: </w:t>
      </w:r>
      <w:r w:rsidR="00A34462">
        <w:rPr>
          <w:highlight w:val="white"/>
        </w:rPr>
        <w:t>it interprets</w:t>
      </w:r>
      <w:r w:rsidR="000F68A5">
        <w:rPr>
          <w:highlight w:val="white"/>
        </w:rPr>
        <w:t xml:space="preserve"> the</w:t>
      </w:r>
      <w:r w:rsidR="00A34462">
        <w:rPr>
          <w:highlight w:val="white"/>
        </w:rPr>
        <w:t xml:space="preserve"> </w:t>
      </w:r>
      <w:r w:rsidR="00887961">
        <w:rPr>
          <w:highlight w:val="white"/>
        </w:rPr>
        <w:t>initialization an</w:t>
      </w:r>
      <w:r w:rsidR="003B544E">
        <w:rPr>
          <w:highlight w:val="white"/>
        </w:rPr>
        <w:t>d</w:t>
      </w:r>
      <w:r w:rsidR="00887961">
        <w:rPr>
          <w:highlight w:val="white"/>
        </w:rPr>
        <w:t xml:space="preserve"> compare </w:t>
      </w:r>
      <w:r w:rsidR="003B544E">
        <w:rPr>
          <w:highlight w:val="white"/>
        </w:rPr>
        <w:t>it</w:t>
      </w:r>
      <w:r w:rsidR="00887961">
        <w:rPr>
          <w:highlight w:val="white"/>
        </w:rPr>
        <w:t xml:space="preserve"> to the defined type. However, </w:t>
      </w:r>
      <w:r w:rsidR="00AE10A3">
        <w:rPr>
          <w:highlight w:val="white"/>
        </w:rPr>
        <w:t>i</w:t>
      </w:r>
      <w:r w:rsidR="00887961">
        <w:rPr>
          <w:highlight w:val="white"/>
        </w:rPr>
        <w:t>t does not generate assignment instruction, but rather initialization</w:t>
      </w:r>
      <w:r w:rsidR="003D6961">
        <w:rPr>
          <w:highlight w:val="white"/>
        </w:rPr>
        <w:t xml:space="preserve"> instructions. One difference compared to the auto initialization case is that </w:t>
      </w:r>
      <w:r w:rsidR="00DD21F4">
        <w:rPr>
          <w:highlight w:val="white"/>
        </w:rPr>
        <w:t xml:space="preserve">if the array, struct, or union, is not completely initialized we </w:t>
      </w:r>
      <w:r w:rsidR="003D6961">
        <w:rPr>
          <w:highlight w:val="white"/>
        </w:rPr>
        <w:t>need to generate code for initialization of the remaining part</w:t>
      </w:r>
      <w:r w:rsidR="00887961">
        <w:rPr>
          <w:highlight w:val="white"/>
        </w:rPr>
        <w:t>.</w:t>
      </w:r>
    </w:p>
    <w:p w14:paraId="303DAF97" w14:textId="561A01F3" w:rsidR="00E03072" w:rsidRDefault="00E03072" w:rsidP="00E03072">
      <w:pPr>
        <w:pStyle w:val="CodeHeader"/>
        <w:rPr>
          <w:lang w:val="sv-SE"/>
        </w:rPr>
      </w:pPr>
      <w:r>
        <w:rPr>
          <w:highlight w:val="white"/>
          <w:lang w:val="sv-SE"/>
        </w:rPr>
        <w:t>GenerateStatic</w:t>
      </w:r>
      <w:r w:rsidR="002F35C1">
        <w:rPr>
          <w:highlight w:val="white"/>
          <w:lang w:val="sv-SE"/>
        </w:rPr>
        <w:t>Initializer</w:t>
      </w:r>
      <w:r>
        <w:rPr>
          <w:lang w:val="sv-SE"/>
        </w:rPr>
        <w:t>.cs</w:t>
      </w:r>
    </w:p>
    <w:p w14:paraId="51A6F82D" w14:textId="77777777" w:rsidR="00517768" w:rsidRPr="00673567" w:rsidRDefault="00517768" w:rsidP="00673567">
      <w:pPr>
        <w:pStyle w:val="Code"/>
        <w:rPr>
          <w:highlight w:val="white"/>
        </w:rPr>
      </w:pPr>
      <w:r w:rsidRPr="00673567">
        <w:rPr>
          <w:highlight w:val="white"/>
        </w:rPr>
        <w:t>using System.Collections.Generic;</w:t>
      </w:r>
    </w:p>
    <w:p w14:paraId="0D8BB4FC" w14:textId="77777777" w:rsidR="00517768" w:rsidRPr="00673567" w:rsidRDefault="00517768" w:rsidP="00673567">
      <w:pPr>
        <w:pStyle w:val="Code"/>
        <w:rPr>
          <w:highlight w:val="white"/>
        </w:rPr>
      </w:pPr>
    </w:p>
    <w:p w14:paraId="43AAEAD5" w14:textId="77777777" w:rsidR="00517768" w:rsidRPr="00673567" w:rsidRDefault="00517768" w:rsidP="00673567">
      <w:pPr>
        <w:pStyle w:val="Code"/>
        <w:rPr>
          <w:highlight w:val="white"/>
        </w:rPr>
      </w:pPr>
      <w:r w:rsidRPr="00673567">
        <w:rPr>
          <w:highlight w:val="white"/>
        </w:rPr>
        <w:t>namespace CCompiler {</w:t>
      </w:r>
    </w:p>
    <w:p w14:paraId="0EFFCB91" w14:textId="77777777" w:rsidR="00517768" w:rsidRPr="00673567" w:rsidRDefault="00517768" w:rsidP="00673567">
      <w:pPr>
        <w:pStyle w:val="Code"/>
        <w:rPr>
          <w:highlight w:val="white"/>
        </w:rPr>
      </w:pPr>
      <w:r w:rsidRPr="00673567">
        <w:rPr>
          <w:highlight w:val="white"/>
        </w:rPr>
        <w:t xml:space="preserve">  public class GenerateStaticInitializer {</w:t>
      </w:r>
    </w:p>
    <w:p w14:paraId="06313985" w14:textId="77777777" w:rsidR="00517768" w:rsidRPr="00673567" w:rsidRDefault="00517768" w:rsidP="00673567">
      <w:pPr>
        <w:pStyle w:val="Code"/>
        <w:rPr>
          <w:highlight w:val="white"/>
        </w:rPr>
      </w:pPr>
      <w:r w:rsidRPr="00673567">
        <w:rPr>
          <w:highlight w:val="white"/>
        </w:rPr>
        <w:t xml:space="preserve">    public static List&lt;MiddleCode&gt; GenerateStatic(Type toType,</w:t>
      </w:r>
    </w:p>
    <w:p w14:paraId="29784D81" w14:textId="77777777" w:rsidR="00517768" w:rsidRPr="00673567" w:rsidRDefault="00517768" w:rsidP="00673567">
      <w:pPr>
        <w:pStyle w:val="Code"/>
        <w:rPr>
          <w:highlight w:val="white"/>
        </w:rPr>
      </w:pPr>
      <w:r w:rsidRPr="00673567">
        <w:rPr>
          <w:highlight w:val="white"/>
        </w:rPr>
        <w:t xml:space="preserve">                                                  object fromInitializer) {</w:t>
      </w:r>
    </w:p>
    <w:p w14:paraId="07420B75" w14:textId="77777777" w:rsidR="00517768" w:rsidRPr="00673567" w:rsidRDefault="00517768" w:rsidP="00673567">
      <w:pPr>
        <w:pStyle w:val="Code"/>
        <w:rPr>
          <w:highlight w:val="white"/>
        </w:rPr>
      </w:pPr>
      <w:r w:rsidRPr="00673567">
        <w:rPr>
          <w:highlight w:val="white"/>
        </w:rPr>
        <w:t xml:space="preserve">      Assert.ErrorXXX((fromInitializer is Expression) ||</w:t>
      </w:r>
    </w:p>
    <w:p w14:paraId="0BBE46D2" w14:textId="77777777" w:rsidR="00517768" w:rsidRPr="00673567" w:rsidRDefault="00517768" w:rsidP="00673567">
      <w:pPr>
        <w:pStyle w:val="Code"/>
        <w:rPr>
          <w:highlight w:val="white"/>
        </w:rPr>
      </w:pPr>
      <w:r w:rsidRPr="00673567">
        <w:rPr>
          <w:highlight w:val="white"/>
        </w:rPr>
        <w:t xml:space="preserve">                    (fromInitializer is List&lt;object&gt;));</w:t>
      </w:r>
    </w:p>
    <w:p w14:paraId="1DAFAC6D" w14:textId="7F752104" w:rsidR="00517768" w:rsidRPr="00673567" w:rsidRDefault="00517768" w:rsidP="00673567">
      <w:pPr>
        <w:pStyle w:val="Code"/>
        <w:rPr>
          <w:highlight w:val="white"/>
        </w:rPr>
      </w:pPr>
      <w:r w:rsidRPr="00673567">
        <w:rPr>
          <w:highlight w:val="white"/>
        </w:rPr>
        <w:t xml:space="preserve">      List&lt;MiddleCode&gt; </w:t>
      </w:r>
      <w:r w:rsidR="005F341E">
        <w:rPr>
          <w:highlight w:val="white"/>
        </w:rPr>
        <w:t>codeList</w:t>
      </w:r>
      <w:r w:rsidRPr="00673567">
        <w:rPr>
          <w:highlight w:val="white"/>
        </w:rPr>
        <w:t xml:space="preserve"> = new List&lt;MiddleCode&gt;();</w:t>
      </w:r>
    </w:p>
    <w:p w14:paraId="777685AB" w14:textId="3CAF382C" w:rsidR="00517768" w:rsidRPr="00673567" w:rsidRDefault="00123417" w:rsidP="00123417">
      <w:pPr>
        <w:rPr>
          <w:highlight w:val="white"/>
        </w:rPr>
      </w:pPr>
      <w:r>
        <w:rPr>
          <w:highlight w:val="white"/>
        </w:rPr>
        <w:t>If the initializer is an expression</w:t>
      </w:r>
      <w:r w:rsidR="00120E9D">
        <w:rPr>
          <w:highlight w:val="white"/>
        </w:rPr>
        <w:t>,</w:t>
      </w:r>
      <w:r>
        <w:rPr>
          <w:highlight w:val="white"/>
        </w:rPr>
        <w:t xml:space="preserve"> we </w:t>
      </w:r>
      <w:r w:rsidR="006864DA">
        <w:rPr>
          <w:highlight w:val="white"/>
        </w:rPr>
        <w:t>have t</w:t>
      </w:r>
      <w:r w:rsidR="00910EBC">
        <w:rPr>
          <w:highlight w:val="white"/>
        </w:rPr>
        <w:t>wo special</w:t>
      </w:r>
      <w:r w:rsidR="006864DA">
        <w:rPr>
          <w:highlight w:val="white"/>
        </w:rPr>
        <w:t xml:space="preserve"> cases</w:t>
      </w:r>
      <w:r w:rsidR="00120E9D">
        <w:rPr>
          <w:highlight w:val="white"/>
        </w:rPr>
        <w:t xml:space="preserve">: </w:t>
      </w:r>
      <w:r w:rsidR="006864DA">
        <w:rPr>
          <w:highlight w:val="white"/>
        </w:rPr>
        <w:t>that the defined type is a character array and the initializer is a string</w:t>
      </w:r>
      <w:r w:rsidR="00120E9D">
        <w:rPr>
          <w:highlight w:val="white"/>
        </w:rPr>
        <w:t xml:space="preserve">, the defined type is a pointer and the initializer is an array, a function, or a string. </w:t>
      </w:r>
    </w:p>
    <w:p w14:paraId="18F2FA8B" w14:textId="77777777" w:rsidR="00517768" w:rsidRPr="00673567" w:rsidRDefault="00517768" w:rsidP="00673567">
      <w:pPr>
        <w:pStyle w:val="Code"/>
        <w:rPr>
          <w:highlight w:val="white"/>
        </w:rPr>
      </w:pPr>
      <w:r w:rsidRPr="00673567">
        <w:rPr>
          <w:highlight w:val="white"/>
        </w:rPr>
        <w:t xml:space="preserve">      if (fromInitializer is Expression) {</w:t>
      </w:r>
    </w:p>
    <w:p w14:paraId="3C825F11" w14:textId="77777777" w:rsidR="00517768" w:rsidRPr="00673567" w:rsidRDefault="00517768" w:rsidP="00673567">
      <w:pPr>
        <w:pStyle w:val="Code"/>
        <w:rPr>
          <w:highlight w:val="white"/>
        </w:rPr>
      </w:pPr>
      <w:r w:rsidRPr="00673567">
        <w:rPr>
          <w:highlight w:val="white"/>
        </w:rPr>
        <w:t xml:space="preserve">        Expression fromExpression = (Expression) fromInitializer;</w:t>
      </w:r>
    </w:p>
    <w:p w14:paraId="7085EE55" w14:textId="77777777" w:rsidR="00517768" w:rsidRPr="00673567" w:rsidRDefault="00517768" w:rsidP="00673567">
      <w:pPr>
        <w:pStyle w:val="Code"/>
        <w:rPr>
          <w:highlight w:val="white"/>
        </w:rPr>
      </w:pPr>
      <w:r w:rsidRPr="00673567">
        <w:rPr>
          <w:highlight w:val="white"/>
        </w:rPr>
        <w:t xml:space="preserve">        Symbol fromSymbol = fromExpression.Symbol;</w:t>
      </w:r>
    </w:p>
    <w:p w14:paraId="5D1526F1" w14:textId="77777777" w:rsidR="00517768" w:rsidRPr="00673567" w:rsidRDefault="00517768" w:rsidP="00673567">
      <w:pPr>
        <w:pStyle w:val="Code"/>
        <w:rPr>
          <w:highlight w:val="white"/>
        </w:rPr>
      </w:pPr>
      <w:r w:rsidRPr="00673567">
        <w:rPr>
          <w:highlight w:val="white"/>
        </w:rPr>
        <w:t xml:space="preserve">        Assert.Error(fromSymbol.IsExternOrStatic(), fromSymbol,</w:t>
      </w:r>
    </w:p>
    <w:p w14:paraId="0F83D354" w14:textId="77777777" w:rsidR="00517768" w:rsidRPr="00673567" w:rsidRDefault="00517768" w:rsidP="00673567">
      <w:pPr>
        <w:pStyle w:val="Code"/>
        <w:rPr>
          <w:highlight w:val="white"/>
        </w:rPr>
      </w:pPr>
      <w:r w:rsidRPr="00673567">
        <w:rPr>
          <w:highlight w:val="white"/>
        </w:rPr>
        <w:t xml:space="preserve">                     Message.Non__static_initializer);</w:t>
      </w:r>
    </w:p>
    <w:p w14:paraId="4F4F06F2" w14:textId="77777777" w:rsidR="00517768" w:rsidRPr="00673567" w:rsidRDefault="00517768" w:rsidP="00673567">
      <w:pPr>
        <w:pStyle w:val="Code"/>
        <w:rPr>
          <w:highlight w:val="white"/>
        </w:rPr>
      </w:pPr>
      <w:r w:rsidRPr="00673567">
        <w:rPr>
          <w:highlight w:val="white"/>
        </w:rPr>
        <w:t xml:space="preserve">        Type fromType = fromSymbol.Type;</w:t>
      </w:r>
    </w:p>
    <w:p w14:paraId="068FA628" w14:textId="131F876D" w:rsidR="00120E9D" w:rsidRPr="00673567" w:rsidRDefault="00E4376D" w:rsidP="00120E9D">
      <w:pPr>
        <w:rPr>
          <w:highlight w:val="white"/>
        </w:rPr>
      </w:pPr>
      <w:r>
        <w:rPr>
          <w:highlight w:val="white"/>
        </w:rPr>
        <w:t xml:space="preserve">If the </w:t>
      </w:r>
      <w:r w:rsidR="00120E9D">
        <w:rPr>
          <w:highlight w:val="white"/>
        </w:rPr>
        <w:t>defined type is a character array and the initializer is a string</w:t>
      </w:r>
      <w:r w:rsidR="0030571A">
        <w:rPr>
          <w:highlight w:val="white"/>
        </w:rPr>
        <w:t>, we first check the size of the string. If the array size is undefined</w:t>
      </w:r>
      <w:r w:rsidR="001C2A70">
        <w:rPr>
          <w:highlight w:val="white"/>
        </w:rPr>
        <w:t xml:space="preserve">, </w:t>
      </w:r>
      <w:r w:rsidR="0030571A">
        <w:rPr>
          <w:highlight w:val="white"/>
        </w:rPr>
        <w:t>we set its size to the</w:t>
      </w:r>
      <w:r w:rsidR="008F298C">
        <w:rPr>
          <w:highlight w:val="white"/>
        </w:rPr>
        <w:t xml:space="preserve"> size of the string, plus one for the terminating zero-chara</w:t>
      </w:r>
      <w:r w:rsidR="00EF63CF">
        <w:rPr>
          <w:highlight w:val="white"/>
        </w:rPr>
        <w:t>c</w:t>
      </w:r>
      <w:r w:rsidR="008F298C">
        <w:rPr>
          <w:highlight w:val="white"/>
        </w:rPr>
        <w:t>ter.</w:t>
      </w:r>
      <w:r w:rsidR="001C2A70">
        <w:rPr>
          <w:highlight w:val="white"/>
        </w:rPr>
        <w:t xml:space="preserve"> If the array size is defined, we check that the string (including the terminating zer</w:t>
      </w:r>
      <w:r w:rsidR="00EF63CF">
        <w:rPr>
          <w:highlight w:val="white"/>
        </w:rPr>
        <w:t>o</w:t>
      </w:r>
      <w:r w:rsidR="001C2A70">
        <w:rPr>
          <w:highlight w:val="white"/>
        </w:rPr>
        <w:t>-character) fits withing the array.</w:t>
      </w:r>
    </w:p>
    <w:p w14:paraId="3654FD23" w14:textId="77777777" w:rsidR="00673567" w:rsidRDefault="00517768" w:rsidP="00673567">
      <w:pPr>
        <w:pStyle w:val="Code"/>
        <w:rPr>
          <w:highlight w:val="white"/>
        </w:rPr>
      </w:pPr>
      <w:r w:rsidRPr="00673567">
        <w:rPr>
          <w:highlight w:val="white"/>
        </w:rPr>
        <w:lastRenderedPageBreak/>
        <w:t xml:space="preserve">        if (toType.IsArray() &amp;&amp; toType.ArrayType.IsChar() &amp;&amp;</w:t>
      </w:r>
    </w:p>
    <w:p w14:paraId="5CD47C44" w14:textId="1E754D97" w:rsidR="00517768" w:rsidRPr="00673567" w:rsidRDefault="00673567" w:rsidP="00673567">
      <w:pPr>
        <w:pStyle w:val="Code"/>
        <w:rPr>
          <w:highlight w:val="white"/>
        </w:rPr>
      </w:pPr>
      <w:r>
        <w:rPr>
          <w:highlight w:val="white"/>
        </w:rPr>
        <w:t xml:space="preserve">           </w:t>
      </w:r>
      <w:r w:rsidR="00517768" w:rsidRPr="00673567">
        <w:rPr>
          <w:highlight w:val="white"/>
        </w:rPr>
        <w:t xml:space="preserve"> fromType.IsString()) {</w:t>
      </w:r>
    </w:p>
    <w:p w14:paraId="5EB02BF8" w14:textId="77777777" w:rsidR="00517768" w:rsidRPr="00673567" w:rsidRDefault="00517768" w:rsidP="00673567">
      <w:pPr>
        <w:pStyle w:val="Code"/>
        <w:rPr>
          <w:highlight w:val="white"/>
        </w:rPr>
      </w:pPr>
      <w:r w:rsidRPr="00673567">
        <w:rPr>
          <w:highlight w:val="white"/>
        </w:rPr>
        <w:t xml:space="preserve">          string text = (string) fromSymbol.Value;</w:t>
      </w:r>
    </w:p>
    <w:p w14:paraId="2793BF2F" w14:textId="09E977DA" w:rsidR="00517768" w:rsidRPr="00673567" w:rsidRDefault="00517768" w:rsidP="00CC3E91">
      <w:pPr>
        <w:rPr>
          <w:highlight w:val="white"/>
        </w:rPr>
      </w:pPr>
      <w:r w:rsidRPr="00673567">
        <w:rPr>
          <w:highlight w:val="white"/>
        </w:rPr>
        <w:t xml:space="preserve"> </w:t>
      </w:r>
      <w:r w:rsidR="00CC3E91">
        <w:rPr>
          <w:highlight w:val="white"/>
        </w:rPr>
        <w:t>Note that we add space for an extra character, the terminating zero-character.</w:t>
      </w:r>
    </w:p>
    <w:p w14:paraId="6A1A2BBD" w14:textId="77777777" w:rsidR="00517768" w:rsidRPr="00673567" w:rsidRDefault="00517768" w:rsidP="00673567">
      <w:pPr>
        <w:pStyle w:val="Code"/>
        <w:rPr>
          <w:highlight w:val="white"/>
        </w:rPr>
      </w:pPr>
      <w:r w:rsidRPr="00673567">
        <w:rPr>
          <w:highlight w:val="white"/>
        </w:rPr>
        <w:t xml:space="preserve">          if (toType.ArraySize == 0) {</w:t>
      </w:r>
    </w:p>
    <w:p w14:paraId="090CDE4F" w14:textId="77777777" w:rsidR="00517768" w:rsidRPr="00673567" w:rsidRDefault="00517768" w:rsidP="00673567">
      <w:pPr>
        <w:pStyle w:val="Code"/>
        <w:rPr>
          <w:highlight w:val="white"/>
        </w:rPr>
      </w:pPr>
      <w:r w:rsidRPr="00673567">
        <w:rPr>
          <w:highlight w:val="white"/>
        </w:rPr>
        <w:t xml:space="preserve">            toType.ArraySize = text.Length + 1;</w:t>
      </w:r>
    </w:p>
    <w:p w14:paraId="4DB93EB6" w14:textId="77777777" w:rsidR="00517768" w:rsidRPr="00673567" w:rsidRDefault="00517768" w:rsidP="00673567">
      <w:pPr>
        <w:pStyle w:val="Code"/>
        <w:rPr>
          <w:highlight w:val="white"/>
        </w:rPr>
      </w:pPr>
      <w:r w:rsidRPr="00673567">
        <w:rPr>
          <w:highlight w:val="white"/>
        </w:rPr>
        <w:t xml:space="preserve">          }</w:t>
      </w:r>
    </w:p>
    <w:p w14:paraId="43B9CC76" w14:textId="77777777" w:rsidR="00F63E4A" w:rsidRDefault="006314C7" w:rsidP="006314C7">
      <w:pPr>
        <w:rPr>
          <w:highlight w:val="white"/>
        </w:rPr>
      </w:pPr>
      <w:r>
        <w:rPr>
          <w:highlight w:val="white"/>
        </w:rPr>
        <w:t xml:space="preserve">Note that the string length must be strictly less than the </w:t>
      </w:r>
      <w:r w:rsidR="00F63E4A">
        <w:rPr>
          <w:highlight w:val="white"/>
        </w:rPr>
        <w:t>array size, for the terminating zero-character to fit in the string.</w:t>
      </w:r>
    </w:p>
    <w:p w14:paraId="56A7A6EE" w14:textId="77777777" w:rsidR="00517768" w:rsidRPr="00673567" w:rsidRDefault="00517768" w:rsidP="00673567">
      <w:pPr>
        <w:pStyle w:val="Code"/>
        <w:rPr>
          <w:highlight w:val="white"/>
        </w:rPr>
      </w:pPr>
      <w:r w:rsidRPr="00673567">
        <w:rPr>
          <w:highlight w:val="white"/>
        </w:rPr>
        <w:t xml:space="preserve">          else {</w:t>
      </w:r>
    </w:p>
    <w:p w14:paraId="78BBD7FE" w14:textId="77777777" w:rsidR="00517768" w:rsidRPr="00673567" w:rsidRDefault="00517768" w:rsidP="00673567">
      <w:pPr>
        <w:pStyle w:val="Code"/>
        <w:rPr>
          <w:highlight w:val="white"/>
        </w:rPr>
      </w:pPr>
      <w:r w:rsidRPr="00673567">
        <w:rPr>
          <w:highlight w:val="white"/>
        </w:rPr>
        <w:t xml:space="preserve">            Assert.Error(text.Length &lt; toType.ArraySize,</w:t>
      </w:r>
    </w:p>
    <w:p w14:paraId="595A1BD1" w14:textId="77777777" w:rsidR="00517768" w:rsidRPr="00673567" w:rsidRDefault="00517768" w:rsidP="00673567">
      <w:pPr>
        <w:pStyle w:val="Code"/>
        <w:rPr>
          <w:highlight w:val="white"/>
        </w:rPr>
      </w:pPr>
      <w:r w:rsidRPr="00673567">
        <w:rPr>
          <w:highlight w:val="white"/>
        </w:rPr>
        <w:t xml:space="preserve">                         toType, Message.Too_many_initializers);</w:t>
      </w:r>
    </w:p>
    <w:p w14:paraId="70E9F42B" w14:textId="77777777" w:rsidR="00517768" w:rsidRPr="00673567" w:rsidRDefault="00517768" w:rsidP="00673567">
      <w:pPr>
        <w:pStyle w:val="Code"/>
        <w:rPr>
          <w:highlight w:val="white"/>
        </w:rPr>
      </w:pPr>
      <w:r w:rsidRPr="00673567">
        <w:rPr>
          <w:highlight w:val="white"/>
        </w:rPr>
        <w:t xml:space="preserve">          }</w:t>
      </w:r>
    </w:p>
    <w:p w14:paraId="5A490E41" w14:textId="77777777" w:rsidR="00517768" w:rsidRPr="00673567" w:rsidRDefault="00517768" w:rsidP="00673567">
      <w:pPr>
        <w:pStyle w:val="Code"/>
        <w:rPr>
          <w:highlight w:val="white"/>
        </w:rPr>
      </w:pPr>
    </w:p>
    <w:p w14:paraId="3FB4BE89" w14:textId="1EA20279"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13FE6F54" w14:textId="5A442BA0" w:rsidR="00517768" w:rsidRPr="00673567" w:rsidRDefault="00517768" w:rsidP="00673567">
      <w:pPr>
        <w:pStyle w:val="Code"/>
        <w:rPr>
          <w:highlight w:val="white"/>
        </w:rPr>
      </w:pPr>
      <w:r w:rsidRPr="00673567">
        <w:rPr>
          <w:highlight w:val="white"/>
        </w:rPr>
        <w:t xml:space="preserve">                                     </w:t>
      </w:r>
      <w:r w:rsidR="00A762CF">
        <w:rPr>
          <w:highlight w:val="white"/>
        </w:rPr>
        <w:t xml:space="preserve"> </w:t>
      </w:r>
      <w:r w:rsidRPr="00673567">
        <w:rPr>
          <w:highlight w:val="white"/>
        </w:rPr>
        <w:t>fromSymbol.Type.Sort, text));</w:t>
      </w:r>
    </w:p>
    <w:p w14:paraId="2301B006" w14:textId="77777777" w:rsidR="00517768" w:rsidRPr="00673567" w:rsidRDefault="00517768" w:rsidP="00673567">
      <w:pPr>
        <w:pStyle w:val="Code"/>
        <w:rPr>
          <w:highlight w:val="white"/>
        </w:rPr>
      </w:pPr>
      <w:r w:rsidRPr="00673567">
        <w:rPr>
          <w:highlight w:val="white"/>
        </w:rPr>
        <w:t xml:space="preserve">        }</w:t>
      </w:r>
    </w:p>
    <w:p w14:paraId="091A2A25" w14:textId="5A6641C6" w:rsidR="004F288F" w:rsidRDefault="004F288F" w:rsidP="004F288F">
      <w:pPr>
        <w:rPr>
          <w:highlight w:val="white"/>
        </w:rPr>
      </w:pPr>
      <w:r>
        <w:rPr>
          <w:highlight w:val="white"/>
        </w:rPr>
        <w:t xml:space="preserve">If the </w:t>
      </w:r>
      <w:r w:rsidR="00A66D06">
        <w:rPr>
          <w:highlight w:val="white"/>
        </w:rPr>
        <w:t xml:space="preserve">defined type is </w:t>
      </w:r>
      <w:r w:rsidR="00F732CC">
        <w:rPr>
          <w:highlight w:val="white"/>
        </w:rPr>
        <w:t>a pointer and the initializer is an array, a function, or a string, we create a static address</w:t>
      </w:r>
      <w:r w:rsidR="00E633E7">
        <w:rPr>
          <w:highlight w:val="white"/>
        </w:rPr>
        <w:t xml:space="preserve"> and add an initialization middle code instruction. </w:t>
      </w:r>
    </w:p>
    <w:p w14:paraId="12CAAD19" w14:textId="35689B4A" w:rsidR="00517768" w:rsidRPr="00673567" w:rsidRDefault="00517768" w:rsidP="00673567">
      <w:pPr>
        <w:pStyle w:val="Code"/>
        <w:rPr>
          <w:highlight w:val="white"/>
        </w:rPr>
      </w:pPr>
      <w:r w:rsidRPr="00673567">
        <w:rPr>
          <w:highlight w:val="white"/>
        </w:rPr>
        <w:t xml:space="preserve">        else if (toType.IsPointer() &amp;&amp; fromType.IsArrayFunctionOrString()) {</w:t>
      </w:r>
    </w:p>
    <w:p w14:paraId="045F6689" w14:textId="77777777" w:rsidR="00517768" w:rsidRPr="00673567" w:rsidRDefault="00517768" w:rsidP="00673567">
      <w:pPr>
        <w:pStyle w:val="Code"/>
        <w:rPr>
          <w:highlight w:val="white"/>
        </w:rPr>
      </w:pPr>
      <w:r w:rsidRPr="00673567">
        <w:rPr>
          <w:highlight w:val="white"/>
        </w:rPr>
        <w:t xml:space="preserve">          Assert.ErrorXXX((fromType.IsString() &amp;&amp; toType.PointerType.IsChar())</w:t>
      </w:r>
    </w:p>
    <w:p w14:paraId="5AED5010" w14:textId="77777777" w:rsidR="00517768" w:rsidRPr="00673567" w:rsidRDefault="00517768" w:rsidP="00673567">
      <w:pPr>
        <w:pStyle w:val="Code"/>
        <w:rPr>
          <w:highlight w:val="white"/>
        </w:rPr>
      </w:pPr>
      <w:r w:rsidRPr="00673567">
        <w:rPr>
          <w:highlight w:val="white"/>
        </w:rPr>
        <w:t xml:space="preserve">                        ||(fromType.IsArray() &amp;&amp;</w:t>
      </w:r>
    </w:p>
    <w:p w14:paraId="5D255BCA" w14:textId="77777777" w:rsidR="00517768" w:rsidRPr="00673567" w:rsidRDefault="00517768" w:rsidP="00673567">
      <w:pPr>
        <w:pStyle w:val="Code"/>
        <w:rPr>
          <w:highlight w:val="white"/>
        </w:rPr>
      </w:pPr>
      <w:r w:rsidRPr="00673567">
        <w:rPr>
          <w:highlight w:val="white"/>
        </w:rPr>
        <w:t xml:space="preserve">                           fromType.ArrayType.Equals(toType.PointerType)) ||</w:t>
      </w:r>
    </w:p>
    <w:p w14:paraId="7D3F3663" w14:textId="77777777" w:rsidR="00517768" w:rsidRPr="00673567" w:rsidRDefault="00517768" w:rsidP="00673567">
      <w:pPr>
        <w:pStyle w:val="Code"/>
        <w:rPr>
          <w:highlight w:val="white"/>
        </w:rPr>
      </w:pPr>
      <w:r w:rsidRPr="00673567">
        <w:rPr>
          <w:highlight w:val="white"/>
        </w:rPr>
        <w:t xml:space="preserve">                        (fromType.IsFunction() &amp;&amp;</w:t>
      </w:r>
    </w:p>
    <w:p w14:paraId="7D166447" w14:textId="77777777" w:rsidR="00517768" w:rsidRPr="00673567" w:rsidRDefault="00517768" w:rsidP="00673567">
      <w:pPr>
        <w:pStyle w:val="Code"/>
        <w:rPr>
          <w:highlight w:val="white"/>
        </w:rPr>
      </w:pPr>
      <w:r w:rsidRPr="00673567">
        <w:rPr>
          <w:highlight w:val="white"/>
        </w:rPr>
        <w:t xml:space="preserve">                         fromType.Equals(toType.PointerType)));</w:t>
      </w:r>
    </w:p>
    <w:p w14:paraId="5F1202C9" w14:textId="77777777" w:rsidR="00517768" w:rsidRPr="00673567" w:rsidRDefault="00517768" w:rsidP="00673567">
      <w:pPr>
        <w:pStyle w:val="Code"/>
        <w:rPr>
          <w:highlight w:val="white"/>
        </w:rPr>
      </w:pPr>
      <w:r w:rsidRPr="00673567">
        <w:rPr>
          <w:highlight w:val="white"/>
        </w:rPr>
        <w:t xml:space="preserve">          StaticAddress staticAddress =</w:t>
      </w:r>
    </w:p>
    <w:p w14:paraId="5101B0C3" w14:textId="77777777" w:rsidR="00517768" w:rsidRPr="00673567" w:rsidRDefault="00517768" w:rsidP="00673567">
      <w:pPr>
        <w:pStyle w:val="Code"/>
        <w:rPr>
          <w:highlight w:val="white"/>
        </w:rPr>
      </w:pPr>
      <w:r w:rsidRPr="00673567">
        <w:rPr>
          <w:highlight w:val="white"/>
        </w:rPr>
        <w:t xml:space="preserve">            new StaticAddress(fromSymbol.UniqueName, 0);</w:t>
      </w:r>
    </w:p>
    <w:p w14:paraId="48E6F737" w14:textId="2F040DDA"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5FA6D2AB" w14:textId="0BE8DC79" w:rsidR="00517768" w:rsidRPr="00673567" w:rsidRDefault="00517768" w:rsidP="00673567">
      <w:pPr>
        <w:pStyle w:val="Code"/>
        <w:rPr>
          <w:highlight w:val="white"/>
        </w:rPr>
      </w:pPr>
      <w:r w:rsidRPr="00673567">
        <w:rPr>
          <w:highlight w:val="white"/>
        </w:rPr>
        <w:t xml:space="preserve">                                      toType.Sort, staticAddress));</w:t>
      </w:r>
    </w:p>
    <w:p w14:paraId="1DECD439" w14:textId="0755B939" w:rsidR="00517768" w:rsidRDefault="00517768" w:rsidP="00673567">
      <w:pPr>
        <w:pStyle w:val="Code"/>
        <w:rPr>
          <w:highlight w:val="white"/>
        </w:rPr>
      </w:pPr>
      <w:r w:rsidRPr="00673567">
        <w:rPr>
          <w:highlight w:val="white"/>
        </w:rPr>
        <w:t xml:space="preserve">        }</w:t>
      </w:r>
    </w:p>
    <w:p w14:paraId="7EAF7FB1" w14:textId="5756B3F7" w:rsidR="00EC3B0C" w:rsidRPr="00673567" w:rsidRDefault="00EC3B0C" w:rsidP="00EC3B0C">
      <w:pPr>
        <w:rPr>
          <w:highlight w:val="white"/>
        </w:rPr>
      </w:pPr>
      <w:r>
        <w:rPr>
          <w:highlight w:val="white"/>
        </w:rPr>
        <w:t xml:space="preserve">In all other cases, we </w:t>
      </w:r>
      <w:r w:rsidR="00255FFB">
        <w:rPr>
          <w:highlight w:val="white"/>
        </w:rPr>
        <w:t>type cast the expression into the defined type, check that the expression is constant</w:t>
      </w:r>
      <w:r w:rsidR="00AB081B">
        <w:rPr>
          <w:highlight w:val="white"/>
        </w:rPr>
        <w:t>,</w:t>
      </w:r>
      <w:r w:rsidR="00255FFB">
        <w:rPr>
          <w:highlight w:val="white"/>
        </w:rPr>
        <w:t xml:space="preserve"> and add an initialization middle code instruction.</w:t>
      </w:r>
    </w:p>
    <w:p w14:paraId="219649FA" w14:textId="77777777" w:rsidR="00517768" w:rsidRPr="00673567" w:rsidRDefault="00517768" w:rsidP="00673567">
      <w:pPr>
        <w:pStyle w:val="Code"/>
        <w:rPr>
          <w:highlight w:val="white"/>
        </w:rPr>
      </w:pPr>
      <w:r w:rsidRPr="00673567">
        <w:rPr>
          <w:highlight w:val="white"/>
        </w:rPr>
        <w:t xml:space="preserve">        else {</w:t>
      </w:r>
    </w:p>
    <w:p w14:paraId="1DA0C94C" w14:textId="77777777" w:rsidR="00517768" w:rsidRPr="00673567" w:rsidRDefault="00517768" w:rsidP="00673567">
      <w:pPr>
        <w:pStyle w:val="Code"/>
        <w:rPr>
          <w:highlight w:val="white"/>
        </w:rPr>
      </w:pPr>
      <w:r w:rsidRPr="00673567">
        <w:rPr>
          <w:highlight w:val="white"/>
        </w:rPr>
        <w:t xml:space="preserve">          Expression toExpression =</w:t>
      </w:r>
    </w:p>
    <w:p w14:paraId="3C573B68" w14:textId="77777777" w:rsidR="00517768" w:rsidRPr="00673567" w:rsidRDefault="00517768" w:rsidP="00673567">
      <w:pPr>
        <w:pStyle w:val="Code"/>
        <w:rPr>
          <w:highlight w:val="white"/>
        </w:rPr>
      </w:pPr>
      <w:r w:rsidRPr="00673567">
        <w:rPr>
          <w:highlight w:val="white"/>
        </w:rPr>
        <w:t xml:space="preserve">            TypeCast.ImplicitCast(fromExpression, toType);</w:t>
      </w:r>
    </w:p>
    <w:p w14:paraId="798ED39A" w14:textId="140F4330" w:rsidR="00517768" w:rsidRDefault="00517768" w:rsidP="00673567">
      <w:pPr>
        <w:pStyle w:val="Code"/>
        <w:rPr>
          <w:highlight w:val="white"/>
        </w:rPr>
      </w:pPr>
      <w:r w:rsidRPr="00673567">
        <w:rPr>
          <w:highlight w:val="white"/>
        </w:rPr>
        <w:t xml:space="preserve">          Symbol toSymbol = toExpression.Symbol;</w:t>
      </w:r>
    </w:p>
    <w:p w14:paraId="59E576BD" w14:textId="77777777" w:rsidR="00AB081B" w:rsidRDefault="00AB081B" w:rsidP="00AB081B">
      <w:pPr>
        <w:rPr>
          <w:highlight w:val="white"/>
        </w:rPr>
      </w:pPr>
      <w:r>
        <w:rPr>
          <w:highlight w:val="white"/>
        </w:rPr>
        <w:t>If the value is not null, the expression is constant. However, the value may be a static address, which we consider to be constant in this context.</w:t>
      </w:r>
    </w:p>
    <w:p w14:paraId="7758BE71" w14:textId="77777777" w:rsidR="00517768" w:rsidRPr="00673567" w:rsidRDefault="00517768" w:rsidP="00673567">
      <w:pPr>
        <w:pStyle w:val="Code"/>
        <w:rPr>
          <w:highlight w:val="white"/>
        </w:rPr>
      </w:pPr>
      <w:r w:rsidRPr="00673567">
        <w:rPr>
          <w:highlight w:val="white"/>
        </w:rPr>
        <w:t xml:space="preserve">          Assert.Error(toSymbol.Value != null, toSymbol,</w:t>
      </w:r>
    </w:p>
    <w:p w14:paraId="228EECDD" w14:textId="77777777" w:rsidR="00517768" w:rsidRPr="00673567" w:rsidRDefault="00517768" w:rsidP="00673567">
      <w:pPr>
        <w:pStyle w:val="Code"/>
        <w:rPr>
          <w:highlight w:val="white"/>
        </w:rPr>
      </w:pPr>
      <w:r w:rsidRPr="00673567">
        <w:rPr>
          <w:highlight w:val="white"/>
        </w:rPr>
        <w:t xml:space="preserve">                       Message.Non__constant_expression);</w:t>
      </w:r>
    </w:p>
    <w:p w14:paraId="60219ED8" w14:textId="55482605"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04D7A608" w14:textId="1565E4E5" w:rsidR="00517768" w:rsidRPr="00673567" w:rsidRDefault="00517768" w:rsidP="00673567">
      <w:pPr>
        <w:pStyle w:val="Code"/>
        <w:rPr>
          <w:highlight w:val="white"/>
        </w:rPr>
      </w:pPr>
      <w:r w:rsidRPr="00673567">
        <w:rPr>
          <w:highlight w:val="white"/>
        </w:rPr>
        <w:t xml:space="preserve">                                      toSymbol.Type.Sort, toSymbol.Value));</w:t>
      </w:r>
    </w:p>
    <w:p w14:paraId="6009210D" w14:textId="77777777" w:rsidR="00517768" w:rsidRPr="00673567" w:rsidRDefault="00517768" w:rsidP="00673567">
      <w:pPr>
        <w:pStyle w:val="Code"/>
        <w:rPr>
          <w:highlight w:val="white"/>
        </w:rPr>
      </w:pPr>
      <w:r w:rsidRPr="00673567">
        <w:rPr>
          <w:highlight w:val="white"/>
        </w:rPr>
        <w:t xml:space="preserve">        }</w:t>
      </w:r>
    </w:p>
    <w:p w14:paraId="5945C6A3" w14:textId="4A36BEE8" w:rsidR="00517768" w:rsidRDefault="00517768" w:rsidP="00673567">
      <w:pPr>
        <w:pStyle w:val="Code"/>
        <w:rPr>
          <w:highlight w:val="white"/>
        </w:rPr>
      </w:pPr>
      <w:r w:rsidRPr="00673567">
        <w:rPr>
          <w:highlight w:val="white"/>
        </w:rPr>
        <w:t xml:space="preserve">      }</w:t>
      </w:r>
    </w:p>
    <w:p w14:paraId="314695BC" w14:textId="07FF100F" w:rsidR="00F43E2F" w:rsidRPr="00673567" w:rsidRDefault="00F43E2F" w:rsidP="00AE0401">
      <w:pPr>
        <w:rPr>
          <w:highlight w:val="white"/>
        </w:rPr>
      </w:pPr>
      <w:r>
        <w:rPr>
          <w:highlight w:val="white"/>
        </w:rPr>
        <w:t xml:space="preserve">If the initializer is a </w:t>
      </w:r>
      <w:r w:rsidR="001B45FA">
        <w:rPr>
          <w:highlight w:val="white"/>
        </w:rPr>
        <w:t>list, the defined type must be an array, a struct, or a union.</w:t>
      </w:r>
    </w:p>
    <w:p w14:paraId="64E25007" w14:textId="77777777" w:rsidR="00517768" w:rsidRPr="00673567" w:rsidRDefault="00517768" w:rsidP="00673567">
      <w:pPr>
        <w:pStyle w:val="Code"/>
        <w:rPr>
          <w:highlight w:val="white"/>
        </w:rPr>
      </w:pPr>
      <w:r w:rsidRPr="00673567">
        <w:rPr>
          <w:highlight w:val="white"/>
        </w:rPr>
        <w:t xml:space="preserve">      else {</w:t>
      </w:r>
    </w:p>
    <w:p w14:paraId="5924FD33" w14:textId="77777777" w:rsidR="00517768" w:rsidRPr="00673567" w:rsidRDefault="00517768" w:rsidP="00673567">
      <w:pPr>
        <w:pStyle w:val="Code"/>
        <w:rPr>
          <w:highlight w:val="white"/>
        </w:rPr>
      </w:pPr>
      <w:r w:rsidRPr="00673567">
        <w:rPr>
          <w:highlight w:val="white"/>
        </w:rPr>
        <w:t xml:space="preserve">        Assert.Error(toType.IsArray() || toType.IsStructOrUnion(),</w:t>
      </w:r>
    </w:p>
    <w:p w14:paraId="546B8393" w14:textId="77777777" w:rsidR="00745B55" w:rsidRDefault="00517768" w:rsidP="00673567">
      <w:pPr>
        <w:pStyle w:val="Code"/>
        <w:rPr>
          <w:highlight w:val="white"/>
        </w:rPr>
      </w:pPr>
      <w:r w:rsidRPr="00673567">
        <w:rPr>
          <w:highlight w:val="white"/>
        </w:rPr>
        <w:t xml:space="preserve">                     toType, Message.</w:t>
      </w:r>
    </w:p>
    <w:p w14:paraId="0DE5FDDF" w14:textId="1D9CE565" w:rsidR="00517768" w:rsidRPr="00673567" w:rsidRDefault="00745B55" w:rsidP="00673567">
      <w:pPr>
        <w:pStyle w:val="Code"/>
        <w:rPr>
          <w:highlight w:val="white"/>
        </w:rPr>
      </w:pPr>
      <w:r>
        <w:rPr>
          <w:highlight w:val="white"/>
        </w:rPr>
        <w:lastRenderedPageBreak/>
        <w:t xml:space="preserve">        </w:t>
      </w:r>
      <w:r w:rsidR="00517768" w:rsidRPr="00673567">
        <w:rPr>
          <w:highlight w:val="white"/>
        </w:rPr>
        <w:t xml:space="preserve">            Only_array_struct_or_union_can_be_initialized_by_a_list);</w:t>
      </w:r>
    </w:p>
    <w:p w14:paraId="4B491DF7" w14:textId="77777777" w:rsidR="00517768" w:rsidRPr="00673567" w:rsidRDefault="00517768" w:rsidP="00673567">
      <w:pPr>
        <w:pStyle w:val="Code"/>
        <w:rPr>
          <w:highlight w:val="white"/>
        </w:rPr>
      </w:pPr>
      <w:r w:rsidRPr="00673567">
        <w:rPr>
          <w:highlight w:val="white"/>
        </w:rPr>
        <w:t xml:space="preserve">        List&lt;object&gt; fromList = (List&lt;object&gt;) fromInitializer;</w:t>
      </w:r>
    </w:p>
    <w:p w14:paraId="4F0F7149" w14:textId="042E5715" w:rsidR="00517768" w:rsidRPr="00673567" w:rsidRDefault="008F4B53" w:rsidP="008F4B53">
      <w:pPr>
        <w:rPr>
          <w:highlight w:val="white"/>
        </w:rPr>
      </w:pPr>
      <w:r>
        <w:rPr>
          <w:highlight w:val="white"/>
        </w:rPr>
        <w:t>In case of an arry, we set the array size to the list size if undefined. If the array is defined, we check thet the list size does not exceed the array size.</w:t>
      </w:r>
    </w:p>
    <w:p w14:paraId="1E79CE38" w14:textId="77777777" w:rsidR="00517768" w:rsidRPr="00673567" w:rsidRDefault="00517768" w:rsidP="00673567">
      <w:pPr>
        <w:pStyle w:val="Code"/>
        <w:rPr>
          <w:highlight w:val="white"/>
        </w:rPr>
      </w:pPr>
      <w:r w:rsidRPr="00673567">
        <w:rPr>
          <w:highlight w:val="white"/>
        </w:rPr>
        <w:t xml:space="preserve">        switch (toType.Sort) {</w:t>
      </w:r>
    </w:p>
    <w:p w14:paraId="41E905DF" w14:textId="77777777" w:rsidR="00517768" w:rsidRPr="00673567" w:rsidRDefault="00517768" w:rsidP="00673567">
      <w:pPr>
        <w:pStyle w:val="Code"/>
        <w:rPr>
          <w:highlight w:val="white"/>
        </w:rPr>
      </w:pPr>
      <w:r w:rsidRPr="00673567">
        <w:rPr>
          <w:highlight w:val="white"/>
        </w:rPr>
        <w:t xml:space="preserve">          case Sort.Array: {</w:t>
      </w:r>
    </w:p>
    <w:p w14:paraId="23931973" w14:textId="77777777" w:rsidR="00517768" w:rsidRPr="00673567" w:rsidRDefault="00517768" w:rsidP="00673567">
      <w:pPr>
        <w:pStyle w:val="Code"/>
        <w:rPr>
          <w:highlight w:val="white"/>
        </w:rPr>
      </w:pPr>
      <w:r w:rsidRPr="00673567">
        <w:rPr>
          <w:highlight w:val="white"/>
        </w:rPr>
        <w:t xml:space="preserve">              fromList = ModifyInitializer.ModifyArray(toType, fromList);</w:t>
      </w:r>
    </w:p>
    <w:p w14:paraId="5D4417A8" w14:textId="77777777" w:rsidR="00517768" w:rsidRPr="00673567" w:rsidRDefault="00517768" w:rsidP="00673567">
      <w:pPr>
        <w:pStyle w:val="Code"/>
        <w:rPr>
          <w:highlight w:val="white"/>
        </w:rPr>
      </w:pPr>
    </w:p>
    <w:p w14:paraId="184C81CB" w14:textId="77777777" w:rsidR="00517768" w:rsidRPr="00673567" w:rsidRDefault="00517768" w:rsidP="00673567">
      <w:pPr>
        <w:pStyle w:val="Code"/>
        <w:rPr>
          <w:highlight w:val="white"/>
        </w:rPr>
      </w:pPr>
      <w:r w:rsidRPr="00673567">
        <w:rPr>
          <w:highlight w:val="white"/>
        </w:rPr>
        <w:t xml:space="preserve">              if (toType.ArraySize == 0) {</w:t>
      </w:r>
    </w:p>
    <w:p w14:paraId="4A1C0297" w14:textId="77777777" w:rsidR="00517768" w:rsidRPr="00673567" w:rsidRDefault="00517768" w:rsidP="00673567">
      <w:pPr>
        <w:pStyle w:val="Code"/>
        <w:rPr>
          <w:highlight w:val="white"/>
        </w:rPr>
      </w:pPr>
      <w:r w:rsidRPr="00673567">
        <w:rPr>
          <w:highlight w:val="white"/>
        </w:rPr>
        <w:t xml:space="preserve">                toType.ArraySize = fromList.Count;</w:t>
      </w:r>
    </w:p>
    <w:p w14:paraId="2F9C3D63" w14:textId="77777777" w:rsidR="00517768" w:rsidRPr="00673567" w:rsidRDefault="00517768" w:rsidP="00673567">
      <w:pPr>
        <w:pStyle w:val="Code"/>
        <w:rPr>
          <w:highlight w:val="white"/>
        </w:rPr>
      </w:pPr>
      <w:r w:rsidRPr="00673567">
        <w:rPr>
          <w:highlight w:val="white"/>
        </w:rPr>
        <w:t xml:space="preserve">              }</w:t>
      </w:r>
    </w:p>
    <w:p w14:paraId="17EBD356" w14:textId="77777777" w:rsidR="00517768" w:rsidRPr="00673567" w:rsidRDefault="00517768" w:rsidP="00673567">
      <w:pPr>
        <w:pStyle w:val="Code"/>
        <w:rPr>
          <w:highlight w:val="white"/>
        </w:rPr>
      </w:pPr>
      <w:r w:rsidRPr="00673567">
        <w:rPr>
          <w:highlight w:val="white"/>
        </w:rPr>
        <w:t xml:space="preserve">              else {</w:t>
      </w:r>
    </w:p>
    <w:p w14:paraId="4D1751F3" w14:textId="77777777" w:rsidR="00517768" w:rsidRPr="00673567" w:rsidRDefault="00517768" w:rsidP="00673567">
      <w:pPr>
        <w:pStyle w:val="Code"/>
        <w:rPr>
          <w:highlight w:val="white"/>
        </w:rPr>
      </w:pPr>
      <w:r w:rsidRPr="00673567">
        <w:rPr>
          <w:highlight w:val="white"/>
        </w:rPr>
        <w:t xml:space="preserve">                Assert.Error(fromList.Count &lt;= toType.ArraySize,</w:t>
      </w:r>
    </w:p>
    <w:p w14:paraId="12AFAA9A" w14:textId="77777777" w:rsidR="00517768" w:rsidRPr="00673567" w:rsidRDefault="00517768" w:rsidP="00673567">
      <w:pPr>
        <w:pStyle w:val="Code"/>
        <w:rPr>
          <w:highlight w:val="white"/>
        </w:rPr>
      </w:pPr>
      <w:r w:rsidRPr="00673567">
        <w:rPr>
          <w:highlight w:val="white"/>
        </w:rPr>
        <w:t xml:space="preserve">                             toType, Message.Too_many_initializers);</w:t>
      </w:r>
    </w:p>
    <w:p w14:paraId="783088D2" w14:textId="77777777" w:rsidR="00517768" w:rsidRPr="00673567" w:rsidRDefault="00517768" w:rsidP="00673567">
      <w:pPr>
        <w:pStyle w:val="Code"/>
        <w:rPr>
          <w:highlight w:val="white"/>
        </w:rPr>
      </w:pPr>
      <w:r w:rsidRPr="00673567">
        <w:rPr>
          <w:highlight w:val="white"/>
        </w:rPr>
        <w:t xml:space="preserve">              }</w:t>
      </w:r>
    </w:p>
    <w:p w14:paraId="78FDC6F0" w14:textId="72B4B994" w:rsidR="00517768" w:rsidRPr="00673567" w:rsidRDefault="00702DF4" w:rsidP="00702DF4">
      <w:pPr>
        <w:rPr>
          <w:highlight w:val="white"/>
        </w:rPr>
      </w:pPr>
      <w:r>
        <w:rPr>
          <w:highlight w:val="white"/>
        </w:rPr>
        <w:t xml:space="preserve">We iterate the array values and call </w:t>
      </w:r>
      <w:r w:rsidRPr="00702DF4">
        <w:rPr>
          <w:rStyle w:val="KeyWord0"/>
          <w:highlight w:val="white"/>
        </w:rPr>
        <w:t>GenerateStatic</w:t>
      </w:r>
      <w:r>
        <w:rPr>
          <w:highlight w:val="white"/>
        </w:rPr>
        <w:t xml:space="preserve"> for each value. In the static case we do not need to create index symbol since the code to be generated are ini</w:t>
      </w:r>
      <w:r w:rsidR="00141483">
        <w:rPr>
          <w:highlight w:val="white"/>
        </w:rPr>
        <w:t>tializations rather than assignments.</w:t>
      </w:r>
    </w:p>
    <w:p w14:paraId="3AC5DFB2" w14:textId="77777777" w:rsidR="00517768" w:rsidRPr="00673567" w:rsidRDefault="00517768" w:rsidP="00673567">
      <w:pPr>
        <w:pStyle w:val="Code"/>
        <w:rPr>
          <w:highlight w:val="white"/>
        </w:rPr>
      </w:pPr>
      <w:r w:rsidRPr="00673567">
        <w:rPr>
          <w:highlight w:val="white"/>
        </w:rPr>
        <w:t xml:space="preserve">              foreach (object value in fromList) {</w:t>
      </w:r>
    </w:p>
    <w:p w14:paraId="7247EC91" w14:textId="27605C30"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.AddRange(GenerateStatic(toType.ArrayType,</w:t>
      </w:r>
      <w:r w:rsidR="00183CBB">
        <w:rPr>
          <w:highlight w:val="white"/>
        </w:rPr>
        <w:t xml:space="preserve"> </w:t>
      </w:r>
      <w:r w:rsidRPr="00673567">
        <w:rPr>
          <w:highlight w:val="white"/>
        </w:rPr>
        <w:t>value));</w:t>
      </w:r>
    </w:p>
    <w:p w14:paraId="4C4B7109" w14:textId="77777777" w:rsidR="00517768" w:rsidRPr="00673567" w:rsidRDefault="00517768" w:rsidP="00673567">
      <w:pPr>
        <w:pStyle w:val="Code"/>
        <w:rPr>
          <w:highlight w:val="white"/>
        </w:rPr>
      </w:pPr>
      <w:r w:rsidRPr="00673567">
        <w:rPr>
          <w:highlight w:val="white"/>
        </w:rPr>
        <w:t xml:space="preserve">              }</w:t>
      </w:r>
    </w:p>
    <w:p w14:paraId="053C3194" w14:textId="7473FC84" w:rsidR="00517768" w:rsidRPr="00673567" w:rsidRDefault="00413341" w:rsidP="00413341">
      <w:pPr>
        <w:rPr>
          <w:highlight w:val="white"/>
        </w:rPr>
      </w:pPr>
      <w:r>
        <w:rPr>
          <w:highlight w:val="white"/>
        </w:rPr>
        <w:t xml:space="preserve">However, in the static case we must </w:t>
      </w:r>
      <w:r w:rsidR="003E2D06">
        <w:rPr>
          <w:highlight w:val="white"/>
        </w:rPr>
        <w:t xml:space="preserve">add an instruction for the </w:t>
      </w:r>
      <w:r w:rsidR="005432B8">
        <w:rPr>
          <w:highlight w:val="white"/>
        </w:rPr>
        <w:t>initializ</w:t>
      </w:r>
      <w:r w:rsidR="00C247CC">
        <w:rPr>
          <w:highlight w:val="white"/>
        </w:rPr>
        <w:t xml:space="preserve">ation of the </w:t>
      </w:r>
      <w:r w:rsidR="003E2D06">
        <w:rPr>
          <w:highlight w:val="white"/>
        </w:rPr>
        <w:t xml:space="preserve">potential </w:t>
      </w:r>
      <w:r w:rsidR="00C247CC">
        <w:rPr>
          <w:highlight w:val="white"/>
        </w:rPr>
        <w:t xml:space="preserve">remaining part of the array. The </w:t>
      </w:r>
      <w:r w:rsidR="00C247CC" w:rsidRPr="00C247CC">
        <w:rPr>
          <w:rStyle w:val="KeyWord0"/>
          <w:highlight w:val="white"/>
        </w:rPr>
        <w:t>InitializerZero</w:t>
      </w:r>
      <w:r w:rsidR="00C247CC">
        <w:rPr>
          <w:highlight w:val="white"/>
        </w:rPr>
        <w:t xml:space="preserve"> instruction adds a sequence of zero-bytes.</w:t>
      </w:r>
    </w:p>
    <w:p w14:paraId="71469CEE" w14:textId="77777777" w:rsidR="00517768" w:rsidRPr="00673567" w:rsidRDefault="00517768" w:rsidP="00673567">
      <w:pPr>
        <w:pStyle w:val="Code"/>
        <w:rPr>
          <w:highlight w:val="white"/>
        </w:rPr>
      </w:pPr>
      <w:r w:rsidRPr="00673567">
        <w:rPr>
          <w:highlight w:val="white"/>
        </w:rPr>
        <w:t xml:space="preserve">              int restSize = toType.Size() -</w:t>
      </w:r>
    </w:p>
    <w:p w14:paraId="3CFF5012" w14:textId="6BFDB121" w:rsidR="00517768" w:rsidRDefault="00517768" w:rsidP="00673567">
      <w:pPr>
        <w:pStyle w:val="Code"/>
        <w:rPr>
          <w:highlight w:val="white"/>
        </w:rPr>
      </w:pPr>
      <w:r w:rsidRPr="00673567">
        <w:rPr>
          <w:highlight w:val="white"/>
        </w:rPr>
        <w:t xml:space="preserve">                             (fromList.Count * toType.ArrayType.Size());</w:t>
      </w:r>
    </w:p>
    <w:p w14:paraId="0555C561" w14:textId="1BD28503" w:rsidR="008F1545" w:rsidRPr="00673567" w:rsidRDefault="008F1545" w:rsidP="00673567">
      <w:pPr>
        <w:pStyle w:val="Code"/>
        <w:rPr>
          <w:highlight w:val="white"/>
        </w:rPr>
      </w:pPr>
      <w:r>
        <w:rPr>
          <w:highlight w:val="white"/>
        </w:rPr>
        <w:t xml:space="preserve">              if (restSize &gt; 0)</w:t>
      </w:r>
      <w:r w:rsidR="00C505DE">
        <w:rPr>
          <w:highlight w:val="white"/>
        </w:rPr>
        <w:t xml:space="preserve"> {</w:t>
      </w:r>
    </w:p>
    <w:p w14:paraId="6E247443" w14:textId="483905CD" w:rsidR="00745B55" w:rsidRDefault="008F1545" w:rsidP="00673567">
      <w:pPr>
        <w:pStyle w:val="Code"/>
        <w:rPr>
          <w:highlight w:val="white"/>
        </w:rPr>
      </w:pPr>
      <w:r>
        <w:rPr>
          <w:highlight w:val="white"/>
        </w:rPr>
        <w:t xml:space="preserve">  </w:t>
      </w:r>
      <w:r w:rsidR="00517768" w:rsidRPr="00673567">
        <w:rPr>
          <w:highlight w:val="white"/>
        </w:rPr>
        <w:t xml:space="preserve">              </w:t>
      </w:r>
      <w:r w:rsidR="005F341E">
        <w:rPr>
          <w:highlight w:val="white"/>
        </w:rPr>
        <w:t>codeList</w:t>
      </w:r>
      <w:r w:rsidR="00517768" w:rsidRPr="00673567">
        <w:rPr>
          <w:highlight w:val="white"/>
        </w:rPr>
        <w:t>.Add(new MiddleCode(MiddleOperator.InitializerZero,</w:t>
      </w:r>
    </w:p>
    <w:p w14:paraId="4FEF93D8" w14:textId="4D8800A1" w:rsidR="00517768" w:rsidRDefault="00745B55" w:rsidP="00673567">
      <w:pPr>
        <w:pStyle w:val="Code"/>
        <w:rPr>
          <w:highlight w:val="white"/>
        </w:rPr>
      </w:pPr>
      <w:r>
        <w:rPr>
          <w:highlight w:val="white"/>
        </w:rPr>
        <w:t xml:space="preserve">  </w:t>
      </w:r>
      <w:r w:rsidR="008F1545">
        <w:rPr>
          <w:highlight w:val="white"/>
        </w:rPr>
        <w:t xml:space="preserve">  </w:t>
      </w:r>
      <w:r>
        <w:rPr>
          <w:highlight w:val="white"/>
        </w:rPr>
        <w:t xml:space="preserve">                                       </w:t>
      </w:r>
      <w:r w:rsidR="00517768" w:rsidRPr="00673567">
        <w:rPr>
          <w:highlight w:val="white"/>
        </w:rPr>
        <w:t xml:space="preserve"> restSize));</w:t>
      </w:r>
    </w:p>
    <w:p w14:paraId="758D0FE7" w14:textId="25EEC6F6" w:rsidR="008F1545" w:rsidRPr="00673567" w:rsidRDefault="008F1545" w:rsidP="00673567">
      <w:pPr>
        <w:pStyle w:val="Code"/>
        <w:rPr>
          <w:highlight w:val="white"/>
        </w:rPr>
      </w:pPr>
      <w:r>
        <w:rPr>
          <w:highlight w:val="white"/>
        </w:rPr>
        <w:t xml:space="preserve">              }</w:t>
      </w:r>
    </w:p>
    <w:p w14:paraId="350794F8" w14:textId="77777777" w:rsidR="00517768" w:rsidRPr="00673567" w:rsidRDefault="00517768" w:rsidP="00673567">
      <w:pPr>
        <w:pStyle w:val="Code"/>
        <w:rPr>
          <w:highlight w:val="white"/>
        </w:rPr>
      </w:pPr>
      <w:r w:rsidRPr="00673567">
        <w:rPr>
          <w:highlight w:val="white"/>
        </w:rPr>
        <w:t xml:space="preserve">            }</w:t>
      </w:r>
    </w:p>
    <w:p w14:paraId="7EEABD37" w14:textId="77777777" w:rsidR="00517768" w:rsidRPr="00673567" w:rsidRDefault="00517768" w:rsidP="00673567">
      <w:pPr>
        <w:pStyle w:val="Code"/>
        <w:rPr>
          <w:highlight w:val="white"/>
        </w:rPr>
      </w:pPr>
      <w:r w:rsidRPr="00673567">
        <w:rPr>
          <w:highlight w:val="white"/>
        </w:rPr>
        <w:t xml:space="preserve">            break;</w:t>
      </w:r>
    </w:p>
    <w:p w14:paraId="0E69DFFE" w14:textId="3937E26E" w:rsidR="00517768" w:rsidRPr="00673567" w:rsidRDefault="00C247CC" w:rsidP="005E3D58">
      <w:pPr>
        <w:rPr>
          <w:highlight w:val="white"/>
        </w:rPr>
      </w:pPr>
      <w:r>
        <w:rPr>
          <w:highlight w:val="white"/>
        </w:rPr>
        <w:t xml:space="preserve">Like the auto case, </w:t>
      </w:r>
      <w:r w:rsidR="00871BCE">
        <w:rPr>
          <w:highlight w:val="white"/>
        </w:rPr>
        <w:t>the initializer list size must not exceed the number of members in a struct. The initializer list must hold exactly one element in case of a union.</w:t>
      </w:r>
      <w:r w:rsidR="00517768" w:rsidRPr="00673567">
        <w:rPr>
          <w:highlight w:val="white"/>
        </w:rPr>
        <w:t xml:space="preserve">          </w:t>
      </w:r>
    </w:p>
    <w:p w14:paraId="0EC2D43D" w14:textId="77777777" w:rsidR="00517768" w:rsidRPr="00673567" w:rsidRDefault="00517768" w:rsidP="00673567">
      <w:pPr>
        <w:pStyle w:val="Code"/>
        <w:rPr>
          <w:highlight w:val="white"/>
        </w:rPr>
      </w:pPr>
      <w:r w:rsidRPr="00673567">
        <w:rPr>
          <w:highlight w:val="white"/>
        </w:rPr>
        <w:t xml:space="preserve">          case Sort.Struct:</w:t>
      </w:r>
    </w:p>
    <w:p w14:paraId="6354EE24" w14:textId="77777777" w:rsidR="00517768" w:rsidRPr="00673567" w:rsidRDefault="00517768" w:rsidP="00673567">
      <w:pPr>
        <w:pStyle w:val="Code"/>
        <w:rPr>
          <w:highlight w:val="white"/>
        </w:rPr>
      </w:pPr>
      <w:r w:rsidRPr="00673567">
        <w:rPr>
          <w:highlight w:val="white"/>
        </w:rPr>
        <w:t xml:space="preserve">          case Sort.Union: {</w:t>
      </w:r>
    </w:p>
    <w:p w14:paraId="4C40CDF1" w14:textId="77777777" w:rsidR="00517768" w:rsidRPr="00673567" w:rsidRDefault="00517768" w:rsidP="00673567">
      <w:pPr>
        <w:pStyle w:val="Code"/>
        <w:rPr>
          <w:highlight w:val="white"/>
        </w:rPr>
      </w:pPr>
      <w:r w:rsidRPr="00673567">
        <w:rPr>
          <w:highlight w:val="white"/>
        </w:rPr>
        <w:t xml:space="preserve">              IDictionary&lt;string,Symbol&gt; memberMap = toType.MemberMap;</w:t>
      </w:r>
    </w:p>
    <w:p w14:paraId="09D79284" w14:textId="77777777" w:rsidR="005F341E" w:rsidRDefault="00517768" w:rsidP="00673567">
      <w:pPr>
        <w:pStyle w:val="Code"/>
        <w:rPr>
          <w:highlight w:val="white"/>
        </w:rPr>
      </w:pPr>
      <w:r w:rsidRPr="00673567">
        <w:rPr>
          <w:highlight w:val="white"/>
        </w:rPr>
        <w:t xml:space="preserve">              Assert.Error((toType.IsStruct() &amp;&amp;</w:t>
      </w:r>
    </w:p>
    <w:p w14:paraId="6D2981D8" w14:textId="6ED793B7" w:rsidR="00517768" w:rsidRPr="00673567" w:rsidRDefault="005F341E" w:rsidP="00673567">
      <w:pPr>
        <w:pStyle w:val="Code"/>
        <w:rPr>
          <w:highlight w:val="white"/>
        </w:rPr>
      </w:pPr>
      <w:r>
        <w:rPr>
          <w:highlight w:val="white"/>
        </w:rPr>
        <w:t xml:space="preserve">                          </w:t>
      </w:r>
      <w:r w:rsidR="00517768" w:rsidRPr="00673567">
        <w:rPr>
          <w:highlight w:val="white"/>
        </w:rPr>
        <w:t xml:space="preserve"> (fromList.Count &lt;= memberMap.Count)) ||</w:t>
      </w:r>
    </w:p>
    <w:p w14:paraId="6C673FDD" w14:textId="77777777" w:rsidR="00517768" w:rsidRPr="00673567" w:rsidRDefault="00517768" w:rsidP="00673567">
      <w:pPr>
        <w:pStyle w:val="Code"/>
        <w:rPr>
          <w:highlight w:val="white"/>
        </w:rPr>
      </w:pPr>
      <w:r w:rsidRPr="00673567">
        <w:rPr>
          <w:highlight w:val="white"/>
        </w:rPr>
        <w:t xml:space="preserve">                           (toType.IsUnion() &amp;&amp; (fromList.Count == 1)),</w:t>
      </w:r>
    </w:p>
    <w:p w14:paraId="5009FFFD" w14:textId="77777777" w:rsidR="00517768" w:rsidRPr="00673567" w:rsidRDefault="00517768" w:rsidP="00673567">
      <w:pPr>
        <w:pStyle w:val="Code"/>
        <w:rPr>
          <w:highlight w:val="white"/>
        </w:rPr>
      </w:pPr>
      <w:r w:rsidRPr="00673567">
        <w:rPr>
          <w:highlight w:val="white"/>
        </w:rPr>
        <w:t xml:space="preserve">                           toType, Message.Too_many_initializers);</w:t>
      </w:r>
    </w:p>
    <w:p w14:paraId="2AAE6CBF" w14:textId="7EDC3869" w:rsidR="00517768" w:rsidRPr="00673567" w:rsidRDefault="0040348D" w:rsidP="00A72459">
      <w:pPr>
        <w:rPr>
          <w:highlight w:val="white"/>
        </w:rPr>
      </w:pPr>
      <w:r>
        <w:rPr>
          <w:highlight w:val="white"/>
        </w:rPr>
        <w:t xml:space="preserve">Like the auto case, we iterate </w:t>
      </w:r>
      <w:r w:rsidR="00A72459">
        <w:rPr>
          <w:highlight w:val="white"/>
        </w:rPr>
        <w:t xml:space="preserve">throught the inielization list and call </w:t>
      </w:r>
      <w:r w:rsidR="00A72459" w:rsidRPr="00A72459">
        <w:rPr>
          <w:rStyle w:val="KeyWord0"/>
          <w:highlight w:val="white"/>
        </w:rPr>
        <w:t>GenerateStatic</w:t>
      </w:r>
      <w:r w:rsidR="00A72459">
        <w:rPr>
          <w:highlight w:val="white"/>
        </w:rPr>
        <w:t xml:space="preserve"> recursivly for each element in the list.</w:t>
      </w:r>
      <w:r w:rsidR="00ED00DF">
        <w:rPr>
          <w:highlight w:val="white"/>
        </w:rPr>
        <w:t xml:space="preserve"> However, in the static case we must sum the size of the </w:t>
      </w:r>
      <w:r w:rsidR="000C5C3E">
        <w:rPr>
          <w:highlight w:val="white"/>
        </w:rPr>
        <w:t>initializer list</w:t>
      </w:r>
      <w:r w:rsidR="00BA6140">
        <w:rPr>
          <w:highlight w:val="white"/>
        </w:rPr>
        <w:t xml:space="preserve"> in order to add zero</w:t>
      </w:r>
      <w:r w:rsidR="00FE2F4F">
        <w:rPr>
          <w:highlight w:val="white"/>
        </w:rPr>
        <w:t>-bytes if the list does not cover the struct or union.</w:t>
      </w:r>
    </w:p>
    <w:p w14:paraId="008E9B14" w14:textId="77777777" w:rsidR="00517768" w:rsidRPr="00673567" w:rsidRDefault="00517768" w:rsidP="00673567">
      <w:pPr>
        <w:pStyle w:val="Code"/>
        <w:rPr>
          <w:highlight w:val="white"/>
        </w:rPr>
      </w:pPr>
      <w:r w:rsidRPr="00673567">
        <w:rPr>
          <w:highlight w:val="white"/>
        </w:rPr>
        <w:t xml:space="preserve">              int size = 0;</w:t>
      </w:r>
    </w:p>
    <w:p w14:paraId="2F9228ED" w14:textId="77777777" w:rsidR="005F341E" w:rsidRDefault="00517768" w:rsidP="00673567">
      <w:pPr>
        <w:pStyle w:val="Code"/>
        <w:rPr>
          <w:highlight w:val="white"/>
        </w:rPr>
      </w:pPr>
      <w:r w:rsidRPr="00673567">
        <w:rPr>
          <w:highlight w:val="white"/>
        </w:rPr>
        <w:t xml:space="preserve">              IEnumerator&lt;Symbol&gt; enumerator =</w:t>
      </w:r>
    </w:p>
    <w:p w14:paraId="79E010E0" w14:textId="176477C2" w:rsidR="00517768" w:rsidRPr="00673567" w:rsidRDefault="005F341E" w:rsidP="00673567">
      <w:pPr>
        <w:pStyle w:val="Code"/>
        <w:rPr>
          <w:highlight w:val="white"/>
        </w:rPr>
      </w:pPr>
      <w:r>
        <w:rPr>
          <w:highlight w:val="white"/>
        </w:rPr>
        <w:t xml:space="preserve">               </w:t>
      </w:r>
      <w:r w:rsidR="00517768" w:rsidRPr="00673567">
        <w:rPr>
          <w:highlight w:val="white"/>
        </w:rPr>
        <w:t xml:space="preserve"> memberMap.Values.GetEnumerator();</w:t>
      </w:r>
    </w:p>
    <w:p w14:paraId="23F44D93" w14:textId="77777777" w:rsidR="00517768" w:rsidRPr="00673567" w:rsidRDefault="00517768" w:rsidP="00673567">
      <w:pPr>
        <w:pStyle w:val="Code"/>
        <w:rPr>
          <w:highlight w:val="white"/>
        </w:rPr>
      </w:pPr>
      <w:r w:rsidRPr="00673567">
        <w:rPr>
          <w:highlight w:val="white"/>
        </w:rPr>
        <w:t xml:space="preserve">              foreach (object fromInitializor in fromList) {</w:t>
      </w:r>
    </w:p>
    <w:p w14:paraId="6E50CA81" w14:textId="77777777" w:rsidR="00517768" w:rsidRPr="00673567" w:rsidRDefault="00517768" w:rsidP="00673567">
      <w:pPr>
        <w:pStyle w:val="Code"/>
        <w:rPr>
          <w:highlight w:val="white"/>
        </w:rPr>
      </w:pPr>
      <w:r w:rsidRPr="00673567">
        <w:rPr>
          <w:highlight w:val="white"/>
        </w:rPr>
        <w:t xml:space="preserve">                enumerator.MoveNext();</w:t>
      </w:r>
    </w:p>
    <w:p w14:paraId="2C75A95B" w14:textId="77777777" w:rsidR="00517768" w:rsidRPr="00673567" w:rsidRDefault="00517768" w:rsidP="00673567">
      <w:pPr>
        <w:pStyle w:val="Code"/>
        <w:rPr>
          <w:highlight w:val="white"/>
        </w:rPr>
      </w:pPr>
      <w:r w:rsidRPr="00673567">
        <w:rPr>
          <w:highlight w:val="white"/>
        </w:rPr>
        <w:t xml:space="preserve">                Symbol memberSymbol = enumerator.Current;</w:t>
      </w:r>
    </w:p>
    <w:p w14:paraId="38EED084" w14:textId="76E3466E"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.AddRange(GenerateStatic(memberSymbol.Type,</w:t>
      </w:r>
    </w:p>
    <w:p w14:paraId="3CC2243B" w14:textId="5330EE37" w:rsidR="00517768" w:rsidRPr="00673567" w:rsidRDefault="00517768" w:rsidP="00673567">
      <w:pPr>
        <w:pStyle w:val="Code"/>
        <w:rPr>
          <w:highlight w:val="white"/>
        </w:rPr>
      </w:pPr>
      <w:r w:rsidRPr="00673567">
        <w:rPr>
          <w:highlight w:val="white"/>
        </w:rPr>
        <w:lastRenderedPageBreak/>
        <w:t xml:space="preserve">                                 </w:t>
      </w:r>
      <w:r w:rsidR="0029586B">
        <w:rPr>
          <w:highlight w:val="white"/>
        </w:rPr>
        <w:t xml:space="preserve">               </w:t>
      </w:r>
      <w:r w:rsidRPr="00673567">
        <w:rPr>
          <w:highlight w:val="white"/>
        </w:rPr>
        <w:t xml:space="preserve"> fromInitializor));</w:t>
      </w:r>
    </w:p>
    <w:p w14:paraId="7EF4C1D3" w14:textId="77777777" w:rsidR="00517768" w:rsidRPr="00673567" w:rsidRDefault="00517768" w:rsidP="00673567">
      <w:pPr>
        <w:pStyle w:val="Code"/>
        <w:rPr>
          <w:highlight w:val="white"/>
        </w:rPr>
      </w:pPr>
      <w:r w:rsidRPr="00673567">
        <w:rPr>
          <w:highlight w:val="white"/>
        </w:rPr>
        <w:t xml:space="preserve">                size += memberSymbol.Type.Size();</w:t>
      </w:r>
    </w:p>
    <w:p w14:paraId="0EBCA60E" w14:textId="77777777" w:rsidR="00517768" w:rsidRPr="00673567" w:rsidRDefault="00517768" w:rsidP="00673567">
      <w:pPr>
        <w:pStyle w:val="Code"/>
        <w:rPr>
          <w:highlight w:val="white"/>
        </w:rPr>
      </w:pPr>
      <w:r w:rsidRPr="00673567">
        <w:rPr>
          <w:highlight w:val="white"/>
        </w:rPr>
        <w:t xml:space="preserve">              }</w:t>
      </w:r>
    </w:p>
    <w:p w14:paraId="763B17DC" w14:textId="77777777" w:rsidR="00517768" w:rsidRPr="00673567" w:rsidRDefault="00517768" w:rsidP="00673567">
      <w:pPr>
        <w:pStyle w:val="Code"/>
        <w:rPr>
          <w:highlight w:val="white"/>
        </w:rPr>
      </w:pPr>
    </w:p>
    <w:p w14:paraId="540F5CA4" w14:textId="77777777" w:rsidR="00517768" w:rsidRPr="00673567" w:rsidRDefault="00517768" w:rsidP="00673567">
      <w:pPr>
        <w:pStyle w:val="Code"/>
        <w:rPr>
          <w:highlight w:val="white"/>
        </w:rPr>
      </w:pPr>
      <w:r w:rsidRPr="00673567">
        <w:rPr>
          <w:highlight w:val="white"/>
        </w:rPr>
        <w:t xml:space="preserve">              int restSize = toType.Size() - size;</w:t>
      </w:r>
    </w:p>
    <w:p w14:paraId="2DAE12A0" w14:textId="77777777" w:rsidR="00C505DE" w:rsidRPr="00673567" w:rsidRDefault="00C505DE" w:rsidP="00C505DE">
      <w:pPr>
        <w:pStyle w:val="Code"/>
        <w:rPr>
          <w:highlight w:val="white"/>
        </w:rPr>
      </w:pPr>
      <w:r>
        <w:rPr>
          <w:highlight w:val="white"/>
        </w:rPr>
        <w:t xml:space="preserve">              if (restSize &gt; 0) {</w:t>
      </w:r>
    </w:p>
    <w:p w14:paraId="0A0D42C5" w14:textId="77777777" w:rsidR="00C505DE" w:rsidRDefault="00C505DE" w:rsidP="00C505DE">
      <w:pPr>
        <w:pStyle w:val="Code"/>
        <w:rPr>
          <w:highlight w:val="white"/>
        </w:rPr>
      </w:pPr>
      <w:r>
        <w:rPr>
          <w:highlight w:val="white"/>
        </w:rPr>
        <w:t xml:space="preserve">  </w:t>
      </w:r>
      <w:r w:rsidRPr="00673567">
        <w:rPr>
          <w:highlight w:val="white"/>
        </w:rPr>
        <w:t xml:space="preserve">              </w:t>
      </w:r>
      <w:r>
        <w:rPr>
          <w:highlight w:val="white"/>
        </w:rPr>
        <w:t>codeList</w:t>
      </w:r>
      <w:r w:rsidRPr="00673567">
        <w:rPr>
          <w:highlight w:val="white"/>
        </w:rPr>
        <w:t>.Add(new MiddleCode(MiddleOperator.InitializerZero,</w:t>
      </w:r>
    </w:p>
    <w:p w14:paraId="39C72D59" w14:textId="77777777" w:rsidR="00C505DE" w:rsidRDefault="00C505DE" w:rsidP="00C505DE">
      <w:pPr>
        <w:pStyle w:val="Code"/>
        <w:rPr>
          <w:highlight w:val="white"/>
        </w:rPr>
      </w:pPr>
      <w:r>
        <w:rPr>
          <w:highlight w:val="white"/>
        </w:rPr>
        <w:t xml:space="preserve">                                           </w:t>
      </w:r>
      <w:r w:rsidRPr="00673567">
        <w:rPr>
          <w:highlight w:val="white"/>
        </w:rPr>
        <w:t xml:space="preserve"> restSize));</w:t>
      </w:r>
    </w:p>
    <w:p w14:paraId="29238880" w14:textId="77777777" w:rsidR="00C505DE" w:rsidRPr="00673567" w:rsidRDefault="00C505DE" w:rsidP="00C505DE">
      <w:pPr>
        <w:pStyle w:val="Code"/>
        <w:rPr>
          <w:highlight w:val="white"/>
        </w:rPr>
      </w:pPr>
      <w:r>
        <w:rPr>
          <w:highlight w:val="white"/>
        </w:rPr>
        <w:t xml:space="preserve">              }</w:t>
      </w:r>
    </w:p>
    <w:p w14:paraId="763378E8" w14:textId="77777777" w:rsidR="00517768" w:rsidRPr="00673567" w:rsidRDefault="00517768" w:rsidP="00673567">
      <w:pPr>
        <w:pStyle w:val="Code"/>
        <w:rPr>
          <w:highlight w:val="white"/>
        </w:rPr>
      </w:pPr>
      <w:r w:rsidRPr="00673567">
        <w:rPr>
          <w:highlight w:val="white"/>
        </w:rPr>
        <w:t xml:space="preserve">            }</w:t>
      </w:r>
    </w:p>
    <w:p w14:paraId="2FB243D6" w14:textId="77777777" w:rsidR="00517768" w:rsidRPr="00673567" w:rsidRDefault="00517768" w:rsidP="00673567">
      <w:pPr>
        <w:pStyle w:val="Code"/>
        <w:rPr>
          <w:highlight w:val="white"/>
        </w:rPr>
      </w:pPr>
      <w:r w:rsidRPr="00673567">
        <w:rPr>
          <w:highlight w:val="white"/>
        </w:rPr>
        <w:t xml:space="preserve">            break;</w:t>
      </w:r>
    </w:p>
    <w:p w14:paraId="64E12B0D" w14:textId="77777777" w:rsidR="00517768" w:rsidRPr="00673567" w:rsidRDefault="00517768" w:rsidP="00673567">
      <w:pPr>
        <w:pStyle w:val="Code"/>
        <w:rPr>
          <w:highlight w:val="white"/>
        </w:rPr>
      </w:pPr>
      <w:r w:rsidRPr="00673567">
        <w:rPr>
          <w:highlight w:val="white"/>
        </w:rPr>
        <w:t xml:space="preserve">        }</w:t>
      </w:r>
    </w:p>
    <w:p w14:paraId="2D3D8869" w14:textId="77777777" w:rsidR="00517768" w:rsidRPr="00673567" w:rsidRDefault="00517768" w:rsidP="00673567">
      <w:pPr>
        <w:pStyle w:val="Code"/>
        <w:rPr>
          <w:highlight w:val="white"/>
        </w:rPr>
      </w:pPr>
      <w:r w:rsidRPr="00673567">
        <w:rPr>
          <w:highlight w:val="white"/>
        </w:rPr>
        <w:t xml:space="preserve">      }</w:t>
      </w:r>
    </w:p>
    <w:p w14:paraId="2CA6F332" w14:textId="77777777" w:rsidR="00517768" w:rsidRPr="00673567" w:rsidRDefault="00517768" w:rsidP="00673567">
      <w:pPr>
        <w:pStyle w:val="Code"/>
        <w:rPr>
          <w:highlight w:val="white"/>
        </w:rPr>
      </w:pPr>
    </w:p>
    <w:p w14:paraId="1BCC90D8" w14:textId="75D33EE1" w:rsidR="00517768" w:rsidRPr="00673567" w:rsidRDefault="00517768" w:rsidP="00673567">
      <w:pPr>
        <w:pStyle w:val="Code"/>
        <w:rPr>
          <w:highlight w:val="white"/>
        </w:rPr>
      </w:pPr>
      <w:r w:rsidRPr="00673567">
        <w:rPr>
          <w:highlight w:val="white"/>
        </w:rPr>
        <w:t xml:space="preserve">      return </w:t>
      </w:r>
      <w:r w:rsidR="005F341E">
        <w:rPr>
          <w:highlight w:val="white"/>
        </w:rPr>
        <w:t>codeList</w:t>
      </w:r>
      <w:r w:rsidRPr="00673567">
        <w:rPr>
          <w:highlight w:val="white"/>
        </w:rPr>
        <w:t>;</w:t>
      </w:r>
    </w:p>
    <w:p w14:paraId="11DD737B" w14:textId="77777777" w:rsidR="00517768" w:rsidRPr="00673567" w:rsidRDefault="00517768" w:rsidP="00673567">
      <w:pPr>
        <w:pStyle w:val="Code"/>
        <w:rPr>
          <w:highlight w:val="white"/>
        </w:rPr>
      </w:pPr>
      <w:r w:rsidRPr="00673567">
        <w:rPr>
          <w:highlight w:val="white"/>
        </w:rPr>
        <w:t xml:space="preserve">    }</w:t>
      </w:r>
    </w:p>
    <w:p w14:paraId="77A3F452" w14:textId="77777777" w:rsidR="00517768" w:rsidRPr="00673567" w:rsidRDefault="00517768" w:rsidP="00673567">
      <w:pPr>
        <w:pStyle w:val="Code"/>
        <w:rPr>
          <w:highlight w:val="white"/>
        </w:rPr>
      </w:pPr>
      <w:r w:rsidRPr="00673567">
        <w:rPr>
          <w:highlight w:val="white"/>
        </w:rPr>
        <w:t xml:space="preserve">  }</w:t>
      </w:r>
    </w:p>
    <w:p w14:paraId="67E0E84B" w14:textId="77777777" w:rsidR="00517768" w:rsidRPr="00673567" w:rsidRDefault="00517768" w:rsidP="00673567">
      <w:pPr>
        <w:pStyle w:val="Code"/>
        <w:rPr>
          <w:highlight w:val="white"/>
        </w:rPr>
      </w:pPr>
      <w:r w:rsidRPr="00673567">
        <w:rPr>
          <w:highlight w:val="white"/>
        </w:rPr>
        <w:t>}</w:t>
      </w:r>
    </w:p>
    <w:p w14:paraId="5D390C88" w14:textId="3CE0D8A9" w:rsidR="00905979" w:rsidRPr="001C38A9" w:rsidRDefault="00BC2B71" w:rsidP="00BC2B71">
      <w:r>
        <w:rPr>
          <w:highlight w:val="white"/>
          <w:lang w:val="sv-SE"/>
        </w:rPr>
        <w:t xml:space="preserve">The </w:t>
      </w:r>
      <w:r w:rsidRPr="00BC2B71">
        <w:rPr>
          <w:rStyle w:val="KeyWord0"/>
          <w:highlight w:val="white"/>
        </w:rPr>
        <w:t>ModifyInitializer</w:t>
      </w:r>
      <w:r>
        <w:rPr>
          <w:lang w:val="sv-SE"/>
        </w:rPr>
        <w:t xml:space="preserve"> class </w:t>
      </w:r>
      <w:r w:rsidR="00905979">
        <w:rPr>
          <w:lang w:val="sv-SE"/>
        </w:rPr>
        <w:t>changes an initialzation list into the form of the defined type. For instance:</w:t>
      </w:r>
      <w:r w:rsidR="00905979" w:rsidRPr="001C38A9">
        <w:t xml:space="preserve">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905979" w:rsidRPr="001C38A9">
        <w:t xml:space="preserve"> </w:t>
      </w:r>
      <w:r w:rsidR="00905979" w:rsidRPr="001C38A9">
        <w:rPr>
          <w:rStyle w:val="KeyWord0"/>
        </w:rPr>
        <w:t>3,</w:t>
      </w:r>
      <w:r w:rsidR="00905979" w:rsidRPr="001C38A9">
        <w:t xml:space="preserve"> </w:t>
      </w:r>
      <w:r w:rsidR="00905979" w:rsidRPr="001C38A9">
        <w:rPr>
          <w:rStyle w:val="KeyWord0"/>
        </w:rPr>
        <w:t>4,</w:t>
      </w:r>
      <w:r w:rsidR="00905979" w:rsidRPr="001C38A9">
        <w:t xml:space="preserve"> </w:t>
      </w:r>
      <w:r w:rsidR="00905979" w:rsidRPr="001C38A9">
        <w:rPr>
          <w:rStyle w:val="KeyWord0"/>
        </w:rPr>
        <w:t>5,</w:t>
      </w:r>
      <w:r w:rsidR="00905979" w:rsidRPr="001C38A9">
        <w:t xml:space="preserve"> </w:t>
      </w:r>
      <w:r w:rsidR="00905979" w:rsidRPr="001C38A9">
        <w:rPr>
          <w:rStyle w:val="KeyWord0"/>
        </w:rPr>
        <w:t>6}</w:t>
      </w:r>
      <w:r w:rsidR="00905979" w:rsidRPr="001C38A9">
        <w:t xml:space="preserve"> is changed to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3,</w:t>
      </w:r>
      <w:r w:rsidR="00905979" w:rsidRPr="001C38A9">
        <w:t xml:space="preserve"> </w:t>
      </w:r>
      <w:r w:rsidR="00905979" w:rsidRPr="001C38A9">
        <w:rPr>
          <w:rStyle w:val="KeyWord0"/>
        </w:rPr>
        <w:t>4</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5,</w:t>
      </w:r>
      <w:r w:rsidR="00905979" w:rsidRPr="001C38A9">
        <w:t xml:space="preserve"> </w:t>
      </w:r>
      <w:r w:rsidR="00905979" w:rsidRPr="001C38A9">
        <w:rPr>
          <w:rStyle w:val="KeyWord0"/>
        </w:rPr>
        <w:t>6</w:t>
      </w:r>
      <w:r w:rsidR="00513297" w:rsidRPr="001C38A9">
        <w:rPr>
          <w:rStyle w:val="KeyWord0"/>
        </w:rPr>
        <w:t>}}</w:t>
      </w:r>
      <w:r w:rsidR="004E62C3" w:rsidRPr="001C38A9">
        <w:t>.</w:t>
      </w:r>
    </w:p>
    <w:p w14:paraId="6B72D4A8" w14:textId="46F218F5" w:rsidR="00C51B49" w:rsidRDefault="00C51B49" w:rsidP="006C2C63">
      <w:pPr>
        <w:pStyle w:val="CodeHeader"/>
        <w:rPr>
          <w:lang w:val="sv-SE"/>
        </w:rPr>
      </w:pPr>
      <w:r>
        <w:rPr>
          <w:highlight w:val="white"/>
          <w:lang w:val="sv-SE"/>
        </w:rPr>
        <w:t>Modify</w:t>
      </w:r>
      <w:r w:rsidR="002F35C1">
        <w:rPr>
          <w:highlight w:val="white"/>
          <w:lang w:val="sv-SE"/>
        </w:rPr>
        <w:t>Initializer</w:t>
      </w:r>
      <w:r>
        <w:rPr>
          <w:lang w:val="sv-SE"/>
        </w:rPr>
        <w:t>.cs</w:t>
      </w:r>
    </w:p>
    <w:p w14:paraId="25754190" w14:textId="77777777" w:rsidR="00517768" w:rsidRPr="00083493" w:rsidRDefault="00517768" w:rsidP="00083493">
      <w:pPr>
        <w:pStyle w:val="Code"/>
        <w:rPr>
          <w:highlight w:val="white"/>
        </w:rPr>
      </w:pPr>
      <w:r w:rsidRPr="00083493">
        <w:rPr>
          <w:highlight w:val="white"/>
        </w:rPr>
        <w:t>using System;</w:t>
      </w:r>
    </w:p>
    <w:p w14:paraId="1E60F32D" w14:textId="77777777" w:rsidR="00517768" w:rsidRPr="00083493" w:rsidRDefault="00517768" w:rsidP="00083493">
      <w:pPr>
        <w:pStyle w:val="Code"/>
        <w:rPr>
          <w:highlight w:val="white"/>
        </w:rPr>
      </w:pPr>
      <w:r w:rsidRPr="00083493">
        <w:rPr>
          <w:highlight w:val="white"/>
        </w:rPr>
        <w:t>using System.IO;</w:t>
      </w:r>
    </w:p>
    <w:p w14:paraId="1256BC7C" w14:textId="77777777" w:rsidR="00517768" w:rsidRPr="00083493" w:rsidRDefault="00517768" w:rsidP="00083493">
      <w:pPr>
        <w:pStyle w:val="Code"/>
        <w:rPr>
          <w:highlight w:val="white"/>
        </w:rPr>
      </w:pPr>
      <w:r w:rsidRPr="00083493">
        <w:rPr>
          <w:highlight w:val="white"/>
        </w:rPr>
        <w:t>using System.Collections.Generic;</w:t>
      </w:r>
    </w:p>
    <w:p w14:paraId="2489AA7B" w14:textId="77777777" w:rsidR="00517768" w:rsidRPr="00083493" w:rsidRDefault="00517768" w:rsidP="00083493">
      <w:pPr>
        <w:pStyle w:val="Code"/>
        <w:rPr>
          <w:highlight w:val="white"/>
        </w:rPr>
      </w:pPr>
    </w:p>
    <w:p w14:paraId="505DE475" w14:textId="77777777" w:rsidR="00517768" w:rsidRPr="00083493" w:rsidRDefault="00517768" w:rsidP="00083493">
      <w:pPr>
        <w:pStyle w:val="Code"/>
        <w:rPr>
          <w:highlight w:val="white"/>
        </w:rPr>
      </w:pPr>
      <w:r w:rsidRPr="00083493">
        <w:rPr>
          <w:highlight w:val="white"/>
        </w:rPr>
        <w:t>namespace CCompiler {</w:t>
      </w:r>
    </w:p>
    <w:p w14:paraId="3D124A0D" w14:textId="77777777" w:rsidR="00517768" w:rsidRPr="00083493" w:rsidRDefault="00517768" w:rsidP="00083493">
      <w:pPr>
        <w:pStyle w:val="Code"/>
        <w:rPr>
          <w:highlight w:val="white"/>
        </w:rPr>
      </w:pPr>
      <w:r w:rsidRPr="00083493">
        <w:rPr>
          <w:highlight w:val="white"/>
        </w:rPr>
        <w:t xml:space="preserve">  class ModifyInitializer {</w:t>
      </w:r>
    </w:p>
    <w:p w14:paraId="01AF9DA2" w14:textId="7D99BAAC" w:rsidR="00517768" w:rsidRDefault="00517768" w:rsidP="00083493">
      <w:pPr>
        <w:pStyle w:val="Code"/>
        <w:rPr>
          <w:highlight w:val="white"/>
        </w:rPr>
      </w:pPr>
      <w:r w:rsidRPr="00083493">
        <w:rPr>
          <w:highlight w:val="white"/>
        </w:rPr>
        <w:t xml:space="preserve">    public static List&lt;object&gt; ModifyArray(Type type, List&lt;object&gt; list) {</w:t>
      </w:r>
    </w:p>
    <w:p w14:paraId="73022A3B" w14:textId="5AE01E3E" w:rsidR="00854C94" w:rsidRDefault="00210936" w:rsidP="00F80000">
      <w:pPr>
        <w:rPr>
          <w:rStyle w:val="KeyWord0"/>
          <w:highlight w:val="white"/>
        </w:rPr>
      </w:pPr>
      <w:r>
        <w:rPr>
          <w:highlight w:val="white"/>
        </w:rPr>
        <w:t>First</w:t>
      </w:r>
      <w:r w:rsidR="00DD2AF2">
        <w:rPr>
          <w:highlight w:val="white"/>
        </w:rPr>
        <w:t>,</w:t>
      </w:r>
      <w:r>
        <w:rPr>
          <w:highlight w:val="white"/>
        </w:rPr>
        <w:t xml:space="preserve"> we define the dimension</w:t>
      </w:r>
      <w:r w:rsidR="00DD2AF2">
        <w:rPr>
          <w:highlight w:val="white"/>
        </w:rPr>
        <w:t>-</w:t>
      </w:r>
      <w:r>
        <w:rPr>
          <w:highlight w:val="white"/>
        </w:rPr>
        <w:t>to</w:t>
      </w:r>
      <w:r w:rsidR="00DD2AF2">
        <w:rPr>
          <w:highlight w:val="white"/>
        </w:rPr>
        <w:t>-</w:t>
      </w:r>
      <w:r>
        <w:rPr>
          <w:highlight w:val="white"/>
        </w:rPr>
        <w:t xml:space="preserve">size map; that is, </w:t>
      </w:r>
      <w:r w:rsidR="00DD2AF2">
        <w:rPr>
          <w:highlight w:val="white"/>
        </w:rPr>
        <w:t>each dimension in the defined array</w:t>
      </w:r>
      <w:r w:rsidR="001A07EF">
        <w:rPr>
          <w:highlight w:val="white"/>
        </w:rPr>
        <w:t xml:space="preserve"> is assigned an</w:t>
      </w:r>
      <w:r w:rsidR="00DD2AF2">
        <w:rPr>
          <w:highlight w:val="white"/>
        </w:rPr>
        <w:t xml:space="preserve"> array size. For instance,</w:t>
      </w:r>
      <w:r w:rsidR="008C0698">
        <w:rPr>
          <w:highlight w:val="white"/>
        </w:rPr>
        <w:t xml:space="preserve"> in</w:t>
      </w:r>
      <w:r w:rsidR="00DD2AF2">
        <w:rPr>
          <w:highlight w:val="white"/>
        </w:rPr>
        <w:t xml:space="preserve"> </w:t>
      </w:r>
      <w:r w:rsidR="00DD2AF2" w:rsidRPr="00BE69B1">
        <w:rPr>
          <w:rStyle w:val="KeyWord0"/>
          <w:highlight w:val="white"/>
        </w:rPr>
        <w:t>int</w:t>
      </w:r>
      <w:r w:rsidR="00DD2AF2">
        <w:rPr>
          <w:highlight w:val="white"/>
        </w:rPr>
        <w:t xml:space="preserve"> </w:t>
      </w:r>
      <w:r w:rsidR="00DD2AF2" w:rsidRPr="00DD2AF2">
        <w:rPr>
          <w:rStyle w:val="KeyWord0"/>
          <w:highlight w:val="white"/>
        </w:rPr>
        <w:t>[2][</w:t>
      </w:r>
      <w:r w:rsidR="00DD2AF2">
        <w:rPr>
          <w:rStyle w:val="KeyWord0"/>
          <w:highlight w:val="white"/>
        </w:rPr>
        <w:t>3</w:t>
      </w:r>
      <w:r w:rsidR="00DD2AF2" w:rsidRPr="00DD2AF2">
        <w:rPr>
          <w:rStyle w:val="KeyWord0"/>
          <w:highlight w:val="white"/>
        </w:rPr>
        <w:t>][</w:t>
      </w:r>
      <w:r w:rsidR="00DD2AF2">
        <w:rPr>
          <w:rStyle w:val="KeyWord0"/>
          <w:highlight w:val="white"/>
        </w:rPr>
        <w:t>4</w:t>
      </w:r>
      <w:r w:rsidR="00DD2AF2" w:rsidRPr="00DD2AF2">
        <w:rPr>
          <w:rStyle w:val="KeyWord0"/>
          <w:highlight w:val="white"/>
        </w:rPr>
        <w:t>]</w:t>
      </w:r>
      <w:r w:rsidR="00BE69B1" w:rsidRPr="00BE69B1">
        <w:rPr>
          <w:highlight w:val="white"/>
        </w:rPr>
        <w:t xml:space="preserve"> </w:t>
      </w:r>
      <w:r w:rsidR="008C0698">
        <w:rPr>
          <w:highlight w:val="white"/>
        </w:rPr>
        <w:t xml:space="preserve">dimension 1 has size 4, </w:t>
      </w:r>
      <w:r w:rsidR="00854C94">
        <w:rPr>
          <w:highlight w:val="white"/>
        </w:rPr>
        <w:t xml:space="preserve">dimension 2 has size 3, and dimension 3 has size 2. Dimension zero refers to the final array type, and its size is always zero. In </w:t>
      </w:r>
      <w:r w:rsidR="00854C94" w:rsidRPr="00BE69B1">
        <w:rPr>
          <w:rStyle w:val="KeyWord0"/>
          <w:highlight w:val="white"/>
        </w:rPr>
        <w:t>int</w:t>
      </w:r>
      <w:r w:rsidR="00854C94">
        <w:rPr>
          <w:highlight w:val="white"/>
        </w:rPr>
        <w:t xml:space="preserve"> </w:t>
      </w:r>
      <w:r w:rsidR="00854C94" w:rsidRPr="00DD2AF2">
        <w:rPr>
          <w:rStyle w:val="KeyWord0"/>
          <w:highlight w:val="white"/>
        </w:rPr>
        <w:t>[][</w:t>
      </w:r>
      <w:r w:rsidR="00854C94">
        <w:rPr>
          <w:rStyle w:val="KeyWord0"/>
          <w:highlight w:val="white"/>
        </w:rPr>
        <w:t>3</w:t>
      </w:r>
      <w:r w:rsidR="00854C94" w:rsidRPr="00DD2AF2">
        <w:rPr>
          <w:rStyle w:val="KeyWord0"/>
          <w:highlight w:val="white"/>
        </w:rPr>
        <w:t>][</w:t>
      </w:r>
      <w:r w:rsidR="00854C94">
        <w:rPr>
          <w:rStyle w:val="KeyWord0"/>
          <w:highlight w:val="white"/>
        </w:rPr>
        <w:t>4</w:t>
      </w:r>
      <w:r w:rsidR="00854C94" w:rsidRPr="00DD2AF2">
        <w:rPr>
          <w:rStyle w:val="KeyWord0"/>
          <w:highlight w:val="white"/>
        </w:rPr>
        <w:t>]</w:t>
      </w:r>
      <w:r w:rsidR="00F80000" w:rsidRPr="00F80000">
        <w:rPr>
          <w:highlight w:val="white"/>
        </w:rPr>
        <w:t>, dimension 3 is undefined</w:t>
      </w:r>
      <w:r w:rsidR="00CE0478">
        <w:rPr>
          <w:highlight w:val="white"/>
        </w:rPr>
        <w:t xml:space="preserve"> and set to zero</w:t>
      </w:r>
      <w:r w:rsidR="00F80000" w:rsidRPr="00F80000">
        <w:rPr>
          <w:highlight w:val="white"/>
        </w:rPr>
        <w:t>, but that does not matter since we do not exam the hig</w:t>
      </w:r>
      <w:r w:rsidR="00EF3A31">
        <w:rPr>
          <w:highlight w:val="white"/>
        </w:rPr>
        <w:t>h</w:t>
      </w:r>
      <w:r w:rsidR="00F80000" w:rsidRPr="00F80000">
        <w:rPr>
          <w:highlight w:val="white"/>
        </w:rPr>
        <w:t>est dimension.</w:t>
      </w:r>
    </w:p>
    <w:p w14:paraId="493EF936" w14:textId="77777777" w:rsidR="00517768" w:rsidRPr="00083493" w:rsidRDefault="00517768" w:rsidP="00083493">
      <w:pPr>
        <w:pStyle w:val="Code"/>
        <w:rPr>
          <w:highlight w:val="white"/>
        </w:rPr>
      </w:pPr>
      <w:r w:rsidRPr="00083493">
        <w:rPr>
          <w:highlight w:val="white"/>
        </w:rPr>
        <w:t xml:space="preserve">      IDictionary&lt;int,int&gt; dimensionToSizeMap = new Dictionary&lt;int,int&gt;();</w:t>
      </w:r>
    </w:p>
    <w:p w14:paraId="0FEB70A7" w14:textId="230D4E65" w:rsidR="00517768" w:rsidRDefault="00517768" w:rsidP="00083493">
      <w:pPr>
        <w:pStyle w:val="Code"/>
        <w:rPr>
          <w:highlight w:val="white"/>
        </w:rPr>
      </w:pPr>
      <w:r w:rsidRPr="00083493">
        <w:rPr>
          <w:highlight w:val="white"/>
        </w:rPr>
        <w:t xml:space="preserve">      int maxDimension = DimensionToSizeMap(type, dimensionToSizeMap);</w:t>
      </w:r>
    </w:p>
    <w:p w14:paraId="50852C17" w14:textId="0BBC5877" w:rsidR="002F09AB" w:rsidRPr="00083493" w:rsidRDefault="002F09AB" w:rsidP="002F09AB">
      <w:pPr>
        <w:rPr>
          <w:highlight w:val="white"/>
        </w:rPr>
      </w:pPr>
      <w:r>
        <w:rPr>
          <w:highlight w:val="white"/>
        </w:rPr>
        <w:t xml:space="preserve">Then we </w:t>
      </w:r>
      <w:r w:rsidR="00E7655A">
        <w:rPr>
          <w:highlight w:val="white"/>
        </w:rPr>
        <w:t xml:space="preserve">define the initializer-to-dimension map; that is, </w:t>
      </w:r>
      <w:r w:rsidR="001F15E5">
        <w:rPr>
          <w:highlight w:val="white"/>
        </w:rPr>
        <w:t>each list and sub list in the initializer is assigned a dimension.</w:t>
      </w:r>
    </w:p>
    <w:p w14:paraId="564D6D97" w14:textId="77777777" w:rsidR="00517768" w:rsidRPr="00083493" w:rsidRDefault="00517768" w:rsidP="00083493">
      <w:pPr>
        <w:pStyle w:val="Code"/>
        <w:rPr>
          <w:highlight w:val="white"/>
        </w:rPr>
      </w:pPr>
      <w:r w:rsidRPr="00083493">
        <w:rPr>
          <w:highlight w:val="white"/>
        </w:rPr>
        <w:t xml:space="preserve">      IDictionary&lt;object,int&gt; initializerToDimensionMap =</w:t>
      </w:r>
    </w:p>
    <w:p w14:paraId="73721929" w14:textId="77777777" w:rsidR="00517768" w:rsidRPr="00083493" w:rsidRDefault="00517768" w:rsidP="00083493">
      <w:pPr>
        <w:pStyle w:val="Code"/>
        <w:rPr>
          <w:highlight w:val="white"/>
        </w:rPr>
      </w:pPr>
      <w:r w:rsidRPr="00083493">
        <w:rPr>
          <w:highlight w:val="white"/>
        </w:rPr>
        <w:t xml:space="preserve">        new Dictionary&lt;object,int&gt;();</w:t>
      </w:r>
    </w:p>
    <w:p w14:paraId="7B3C3BE4" w14:textId="77777777" w:rsidR="00517768" w:rsidRPr="00083493" w:rsidRDefault="00517768" w:rsidP="00083493">
      <w:pPr>
        <w:pStyle w:val="Code"/>
        <w:rPr>
          <w:highlight w:val="white"/>
        </w:rPr>
      </w:pPr>
      <w:r w:rsidRPr="00083493">
        <w:rPr>
          <w:highlight w:val="white"/>
        </w:rPr>
        <w:t xml:space="preserve">      InitializerToDimensionMap(list, initializerToDimensionMap);</w:t>
      </w:r>
    </w:p>
    <w:p w14:paraId="50D29FB9" w14:textId="2972649A" w:rsidR="00517768" w:rsidRPr="00083493" w:rsidRDefault="00EB5AC9" w:rsidP="00EB5AC9">
      <w:pPr>
        <w:rPr>
          <w:highlight w:val="white"/>
        </w:rPr>
      </w:pPr>
      <w:r>
        <w:rPr>
          <w:highlight w:val="white"/>
        </w:rPr>
        <w:t>Then we iterate throught the dimensions of the array</w:t>
      </w:r>
      <w:r w:rsidR="00B15D51">
        <w:rPr>
          <w:highlight w:val="white"/>
        </w:rPr>
        <w:t>, from dimension one to the second-highest dimension, inclusive.</w:t>
      </w:r>
      <w:r w:rsidR="00B75555">
        <w:rPr>
          <w:highlight w:val="white"/>
        </w:rPr>
        <w:t xml:space="preserve"> For each </w:t>
      </w:r>
      <w:r w:rsidR="00E97BBF">
        <w:rPr>
          <w:highlight w:val="white"/>
        </w:rPr>
        <w:t>dimension we define the total list, where each element holds the current dimension.</w:t>
      </w:r>
    </w:p>
    <w:p w14:paraId="3B466CD3" w14:textId="77777777" w:rsidR="00517768" w:rsidRPr="00083493" w:rsidRDefault="00517768" w:rsidP="00083493">
      <w:pPr>
        <w:pStyle w:val="Code"/>
        <w:rPr>
          <w:highlight w:val="white"/>
        </w:rPr>
      </w:pPr>
      <w:r w:rsidRPr="00083493">
        <w:rPr>
          <w:highlight w:val="white"/>
        </w:rPr>
        <w:t xml:space="preserve">      for (int dimension = 1; dimension &lt; maxDimension; ++dimension) {</w:t>
      </w:r>
    </w:p>
    <w:p w14:paraId="17C9B4B8" w14:textId="77777777" w:rsidR="00517768" w:rsidRPr="00083493" w:rsidRDefault="00517768" w:rsidP="00083493">
      <w:pPr>
        <w:pStyle w:val="Code"/>
        <w:rPr>
          <w:highlight w:val="white"/>
        </w:rPr>
      </w:pPr>
      <w:r w:rsidRPr="00083493">
        <w:rPr>
          <w:highlight w:val="white"/>
        </w:rPr>
        <w:t xml:space="preserve">        List&lt;object&gt; totalList =</w:t>
      </w:r>
    </w:p>
    <w:p w14:paraId="3026B70F" w14:textId="77777777" w:rsidR="00517768" w:rsidRPr="00083493" w:rsidRDefault="00517768" w:rsidP="00083493">
      <w:pPr>
        <w:pStyle w:val="Code"/>
        <w:rPr>
          <w:highlight w:val="white"/>
        </w:rPr>
      </w:pPr>
      <w:r w:rsidRPr="00083493">
        <w:rPr>
          <w:highlight w:val="white"/>
        </w:rPr>
        <w:t xml:space="preserve">          new List&lt;object&gt;(), currentList = new List&lt;object&gt;();</w:t>
      </w:r>
    </w:p>
    <w:p w14:paraId="58498779" w14:textId="77777777" w:rsidR="00517768" w:rsidRPr="00083493" w:rsidRDefault="00517768" w:rsidP="00083493">
      <w:pPr>
        <w:pStyle w:val="Code"/>
        <w:rPr>
          <w:highlight w:val="white"/>
        </w:rPr>
      </w:pPr>
      <w:r w:rsidRPr="00083493">
        <w:rPr>
          <w:highlight w:val="white"/>
        </w:rPr>
        <w:t xml:space="preserve">        int arraySize = dimensionToSizeMap[dimension];</w:t>
      </w:r>
    </w:p>
    <w:p w14:paraId="17DF22AC" w14:textId="77777777" w:rsidR="00517768" w:rsidRPr="00083493" w:rsidRDefault="00517768" w:rsidP="00083493">
      <w:pPr>
        <w:pStyle w:val="Code"/>
        <w:rPr>
          <w:highlight w:val="white"/>
        </w:rPr>
      </w:pPr>
      <w:r w:rsidRPr="00083493">
        <w:rPr>
          <w:highlight w:val="white"/>
        </w:rPr>
        <w:t xml:space="preserve">        Assert.ErrorXXX(arraySize &gt; 0);</w:t>
      </w:r>
    </w:p>
    <w:p w14:paraId="6641E1AC" w14:textId="77777777" w:rsidR="00517768" w:rsidRPr="00083493" w:rsidRDefault="00517768" w:rsidP="00083493">
      <w:pPr>
        <w:pStyle w:val="Code"/>
        <w:rPr>
          <w:highlight w:val="white"/>
        </w:rPr>
      </w:pPr>
    </w:p>
    <w:p w14:paraId="087B5E60" w14:textId="77777777" w:rsidR="00517768" w:rsidRPr="00083493" w:rsidRDefault="00517768" w:rsidP="00083493">
      <w:pPr>
        <w:pStyle w:val="Code"/>
        <w:rPr>
          <w:highlight w:val="white"/>
        </w:rPr>
      </w:pPr>
      <w:r w:rsidRPr="00083493">
        <w:rPr>
          <w:highlight w:val="white"/>
        </w:rPr>
        <w:t xml:space="preserve">        foreach (object member in list) {</w:t>
      </w:r>
    </w:p>
    <w:p w14:paraId="7FE04903" w14:textId="77777777" w:rsidR="00517768" w:rsidRPr="00083493" w:rsidRDefault="00517768" w:rsidP="00083493">
      <w:pPr>
        <w:pStyle w:val="Code"/>
        <w:rPr>
          <w:highlight w:val="white"/>
        </w:rPr>
      </w:pPr>
      <w:r w:rsidRPr="00083493">
        <w:rPr>
          <w:highlight w:val="white"/>
        </w:rPr>
        <w:t xml:space="preserve">          if (initializerToDimensionMap[member] &lt; dimension) {</w:t>
      </w:r>
    </w:p>
    <w:p w14:paraId="5A5DE483" w14:textId="77777777" w:rsidR="00517768" w:rsidRPr="00083493" w:rsidRDefault="00517768" w:rsidP="00083493">
      <w:pPr>
        <w:pStyle w:val="Code"/>
        <w:rPr>
          <w:highlight w:val="white"/>
        </w:rPr>
      </w:pPr>
      <w:r w:rsidRPr="00083493">
        <w:rPr>
          <w:highlight w:val="white"/>
        </w:rPr>
        <w:t xml:space="preserve">            currentList.Add(member);</w:t>
      </w:r>
    </w:p>
    <w:p w14:paraId="5F144922" w14:textId="77777777" w:rsidR="00517768" w:rsidRPr="00083493" w:rsidRDefault="00517768" w:rsidP="00083493">
      <w:pPr>
        <w:pStyle w:val="Code"/>
        <w:rPr>
          <w:highlight w:val="white"/>
        </w:rPr>
      </w:pPr>
      <w:r w:rsidRPr="00083493">
        <w:rPr>
          <w:highlight w:val="white"/>
        </w:rPr>
        <w:lastRenderedPageBreak/>
        <w:t xml:space="preserve">          }</w:t>
      </w:r>
    </w:p>
    <w:p w14:paraId="28468B7F" w14:textId="77777777" w:rsidR="00517768" w:rsidRPr="00083493" w:rsidRDefault="00517768" w:rsidP="00083493">
      <w:pPr>
        <w:pStyle w:val="Code"/>
        <w:rPr>
          <w:highlight w:val="white"/>
        </w:rPr>
      </w:pPr>
      <w:r w:rsidRPr="00083493">
        <w:rPr>
          <w:highlight w:val="white"/>
        </w:rPr>
        <w:t xml:space="preserve">          else {</w:t>
      </w:r>
    </w:p>
    <w:p w14:paraId="3562616D" w14:textId="77777777" w:rsidR="00517768" w:rsidRPr="00083493" w:rsidRDefault="00517768" w:rsidP="00083493">
      <w:pPr>
        <w:pStyle w:val="Code"/>
        <w:rPr>
          <w:highlight w:val="white"/>
        </w:rPr>
      </w:pPr>
      <w:r w:rsidRPr="00083493">
        <w:rPr>
          <w:highlight w:val="white"/>
        </w:rPr>
        <w:t xml:space="preserve">            if (currentList.Count &gt; 0) {</w:t>
      </w:r>
    </w:p>
    <w:p w14:paraId="1A4067B8"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33D7BE82" w14:textId="77777777" w:rsidR="00517768" w:rsidRDefault="00517768" w:rsidP="00083493">
      <w:pPr>
        <w:pStyle w:val="Code"/>
        <w:rPr>
          <w:highlight w:val="white"/>
          <w:lang w:val="sv-SE"/>
        </w:rPr>
      </w:pPr>
      <w:r w:rsidRPr="00083493">
        <w:rPr>
          <w:highlight w:val="white"/>
        </w:rPr>
        <w:t xml:space="preserve">              totalList.Add(curren</w:t>
      </w:r>
      <w:r>
        <w:rPr>
          <w:highlight w:val="white"/>
          <w:lang w:val="sv-SE"/>
        </w:rPr>
        <w:t>tList);</w:t>
      </w:r>
    </w:p>
    <w:p w14:paraId="76B451B2" w14:textId="77777777" w:rsidR="00517768" w:rsidRPr="00083493" w:rsidRDefault="00517768" w:rsidP="00083493">
      <w:pPr>
        <w:pStyle w:val="Code"/>
        <w:rPr>
          <w:highlight w:val="white"/>
        </w:rPr>
      </w:pPr>
      <w:r w:rsidRPr="00083493">
        <w:rPr>
          <w:highlight w:val="white"/>
        </w:rPr>
        <w:t xml:space="preserve">            }</w:t>
      </w:r>
    </w:p>
    <w:p w14:paraId="7EAF1D03" w14:textId="77777777" w:rsidR="00517768" w:rsidRPr="00083493" w:rsidRDefault="00517768" w:rsidP="00083493">
      <w:pPr>
        <w:pStyle w:val="Code"/>
        <w:rPr>
          <w:highlight w:val="white"/>
        </w:rPr>
      </w:pPr>
    </w:p>
    <w:p w14:paraId="1EF8E5F7" w14:textId="77777777" w:rsidR="00517768" w:rsidRPr="00083493" w:rsidRDefault="00517768" w:rsidP="00083493">
      <w:pPr>
        <w:pStyle w:val="Code"/>
        <w:rPr>
          <w:highlight w:val="white"/>
        </w:rPr>
      </w:pPr>
      <w:r w:rsidRPr="00083493">
        <w:rPr>
          <w:highlight w:val="white"/>
        </w:rPr>
        <w:t xml:space="preserve">            totalList.Add(member);</w:t>
      </w:r>
    </w:p>
    <w:p w14:paraId="4D9B0188" w14:textId="77777777" w:rsidR="00517768" w:rsidRPr="00083493" w:rsidRDefault="00517768" w:rsidP="00083493">
      <w:pPr>
        <w:pStyle w:val="Code"/>
        <w:rPr>
          <w:highlight w:val="white"/>
        </w:rPr>
      </w:pPr>
      <w:r w:rsidRPr="00083493">
        <w:rPr>
          <w:highlight w:val="white"/>
        </w:rPr>
        <w:t xml:space="preserve">            currentList = new List&lt;object&gt;();</w:t>
      </w:r>
    </w:p>
    <w:p w14:paraId="4E969F37" w14:textId="77777777" w:rsidR="00517768" w:rsidRPr="00083493" w:rsidRDefault="00517768" w:rsidP="00083493">
      <w:pPr>
        <w:pStyle w:val="Code"/>
        <w:rPr>
          <w:highlight w:val="white"/>
        </w:rPr>
      </w:pPr>
      <w:r w:rsidRPr="00083493">
        <w:rPr>
          <w:highlight w:val="white"/>
        </w:rPr>
        <w:t xml:space="preserve">          }</w:t>
      </w:r>
    </w:p>
    <w:p w14:paraId="0366CE89" w14:textId="77777777" w:rsidR="00517768" w:rsidRPr="00083493" w:rsidRDefault="00517768" w:rsidP="00083493">
      <w:pPr>
        <w:pStyle w:val="Code"/>
        <w:rPr>
          <w:highlight w:val="white"/>
        </w:rPr>
      </w:pPr>
    </w:p>
    <w:p w14:paraId="1A0E112C" w14:textId="77777777" w:rsidR="00517768" w:rsidRPr="00083493" w:rsidRDefault="00517768" w:rsidP="00083493">
      <w:pPr>
        <w:pStyle w:val="Code"/>
        <w:rPr>
          <w:highlight w:val="white"/>
        </w:rPr>
      </w:pPr>
      <w:r w:rsidRPr="00083493">
        <w:rPr>
          <w:highlight w:val="white"/>
        </w:rPr>
        <w:t xml:space="preserve">          if (currentList.Count == arraySize) {</w:t>
      </w:r>
    </w:p>
    <w:p w14:paraId="28B58FB1"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8563072" w14:textId="77777777" w:rsidR="00517768" w:rsidRPr="00083493" w:rsidRDefault="00517768" w:rsidP="00083493">
      <w:pPr>
        <w:pStyle w:val="Code"/>
        <w:rPr>
          <w:highlight w:val="white"/>
        </w:rPr>
      </w:pPr>
      <w:r w:rsidRPr="00083493">
        <w:rPr>
          <w:highlight w:val="white"/>
        </w:rPr>
        <w:t xml:space="preserve">            totalList.Add(currentList);</w:t>
      </w:r>
    </w:p>
    <w:p w14:paraId="7D8D79A0" w14:textId="77777777" w:rsidR="00517768" w:rsidRPr="00083493" w:rsidRDefault="00517768" w:rsidP="00083493">
      <w:pPr>
        <w:pStyle w:val="Code"/>
        <w:rPr>
          <w:highlight w:val="white"/>
        </w:rPr>
      </w:pPr>
      <w:r w:rsidRPr="00083493">
        <w:rPr>
          <w:highlight w:val="white"/>
        </w:rPr>
        <w:t xml:space="preserve">            currentList = new List&lt;object&gt;();</w:t>
      </w:r>
    </w:p>
    <w:p w14:paraId="377FE4C3" w14:textId="77777777" w:rsidR="00517768" w:rsidRPr="00083493" w:rsidRDefault="00517768" w:rsidP="00083493">
      <w:pPr>
        <w:pStyle w:val="Code"/>
        <w:rPr>
          <w:highlight w:val="white"/>
        </w:rPr>
      </w:pPr>
      <w:r w:rsidRPr="00083493">
        <w:rPr>
          <w:highlight w:val="white"/>
        </w:rPr>
        <w:t xml:space="preserve">          }</w:t>
      </w:r>
    </w:p>
    <w:p w14:paraId="4077ED93" w14:textId="77777777" w:rsidR="00517768" w:rsidRPr="00083493" w:rsidRDefault="00517768" w:rsidP="00083493">
      <w:pPr>
        <w:pStyle w:val="Code"/>
        <w:rPr>
          <w:highlight w:val="white"/>
        </w:rPr>
      </w:pPr>
      <w:r w:rsidRPr="00083493">
        <w:rPr>
          <w:highlight w:val="white"/>
        </w:rPr>
        <w:t xml:space="preserve">        }</w:t>
      </w:r>
    </w:p>
    <w:p w14:paraId="53E1E6FC" w14:textId="77777777" w:rsidR="00517768" w:rsidRPr="00083493" w:rsidRDefault="00517768" w:rsidP="00083493">
      <w:pPr>
        <w:pStyle w:val="Code"/>
        <w:rPr>
          <w:highlight w:val="white"/>
        </w:rPr>
      </w:pPr>
    </w:p>
    <w:p w14:paraId="1C672F6F" w14:textId="77777777" w:rsidR="00517768" w:rsidRPr="00083493" w:rsidRDefault="00517768" w:rsidP="00083493">
      <w:pPr>
        <w:pStyle w:val="Code"/>
        <w:rPr>
          <w:highlight w:val="white"/>
        </w:rPr>
      </w:pPr>
      <w:r w:rsidRPr="00083493">
        <w:rPr>
          <w:highlight w:val="white"/>
        </w:rPr>
        <w:t xml:space="preserve">        if (currentList.Count &gt; 0) {</w:t>
      </w:r>
    </w:p>
    <w:p w14:paraId="3D937FA7"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E950AB3" w14:textId="77777777" w:rsidR="00517768" w:rsidRPr="00083493" w:rsidRDefault="00517768" w:rsidP="00083493">
      <w:pPr>
        <w:pStyle w:val="Code"/>
        <w:rPr>
          <w:highlight w:val="white"/>
        </w:rPr>
      </w:pPr>
      <w:r w:rsidRPr="00083493">
        <w:rPr>
          <w:highlight w:val="white"/>
        </w:rPr>
        <w:t xml:space="preserve">          totalList.Add(currentList);</w:t>
      </w:r>
    </w:p>
    <w:p w14:paraId="16C8577C" w14:textId="77777777" w:rsidR="00517768" w:rsidRPr="00083493" w:rsidRDefault="00517768" w:rsidP="00083493">
      <w:pPr>
        <w:pStyle w:val="Code"/>
        <w:rPr>
          <w:highlight w:val="white"/>
        </w:rPr>
      </w:pPr>
      <w:r w:rsidRPr="00083493">
        <w:rPr>
          <w:highlight w:val="white"/>
        </w:rPr>
        <w:t xml:space="preserve">        }</w:t>
      </w:r>
    </w:p>
    <w:p w14:paraId="1ED0FD73" w14:textId="77777777" w:rsidR="00517768" w:rsidRPr="00083493" w:rsidRDefault="00517768" w:rsidP="00083493">
      <w:pPr>
        <w:pStyle w:val="Code"/>
        <w:rPr>
          <w:highlight w:val="white"/>
        </w:rPr>
      </w:pPr>
    </w:p>
    <w:p w14:paraId="5297F09B" w14:textId="77777777" w:rsidR="00517768" w:rsidRPr="00083493" w:rsidRDefault="00517768" w:rsidP="00083493">
      <w:pPr>
        <w:pStyle w:val="Code"/>
        <w:rPr>
          <w:highlight w:val="white"/>
        </w:rPr>
      </w:pPr>
      <w:r w:rsidRPr="00083493">
        <w:rPr>
          <w:highlight w:val="white"/>
        </w:rPr>
        <w:t xml:space="preserve">        list = totalList;</w:t>
      </w:r>
    </w:p>
    <w:p w14:paraId="29F63D42" w14:textId="77777777" w:rsidR="00517768" w:rsidRPr="00083493" w:rsidRDefault="00517768" w:rsidP="00083493">
      <w:pPr>
        <w:pStyle w:val="Code"/>
        <w:rPr>
          <w:highlight w:val="white"/>
        </w:rPr>
      </w:pPr>
      <w:r w:rsidRPr="00083493">
        <w:rPr>
          <w:highlight w:val="white"/>
        </w:rPr>
        <w:t xml:space="preserve">      }</w:t>
      </w:r>
    </w:p>
    <w:p w14:paraId="6698C35F" w14:textId="77777777" w:rsidR="00517768" w:rsidRPr="00083493" w:rsidRDefault="00517768" w:rsidP="00083493">
      <w:pPr>
        <w:pStyle w:val="Code"/>
        <w:rPr>
          <w:highlight w:val="white"/>
        </w:rPr>
      </w:pPr>
    </w:p>
    <w:p w14:paraId="0D8C0EC6" w14:textId="77777777" w:rsidR="00517768" w:rsidRPr="00083493" w:rsidRDefault="00517768" w:rsidP="00083493">
      <w:pPr>
        <w:pStyle w:val="Code"/>
        <w:rPr>
          <w:highlight w:val="white"/>
        </w:rPr>
      </w:pPr>
      <w:r w:rsidRPr="00083493">
        <w:rPr>
          <w:highlight w:val="white"/>
        </w:rPr>
        <w:t xml:space="preserve">      return list;</w:t>
      </w:r>
    </w:p>
    <w:p w14:paraId="511F6DB0" w14:textId="77777777" w:rsidR="00517768" w:rsidRPr="00083493" w:rsidRDefault="00517768" w:rsidP="00083493">
      <w:pPr>
        <w:pStyle w:val="Code"/>
        <w:rPr>
          <w:highlight w:val="white"/>
        </w:rPr>
      </w:pPr>
      <w:r w:rsidRPr="00083493">
        <w:rPr>
          <w:highlight w:val="white"/>
        </w:rPr>
        <w:t xml:space="preserve">    }</w:t>
      </w:r>
    </w:p>
    <w:p w14:paraId="3DBFD5C6" w14:textId="24AC2CA2" w:rsidR="00517768" w:rsidRPr="00083493" w:rsidRDefault="00431E56" w:rsidP="00431E56">
      <w:pPr>
        <w:rPr>
          <w:highlight w:val="white"/>
        </w:rPr>
      </w:pPr>
      <w:r>
        <w:rPr>
          <w:highlight w:val="white"/>
        </w:rPr>
        <w:t xml:space="preserve">The </w:t>
      </w:r>
      <w:r w:rsidRPr="00E80128">
        <w:rPr>
          <w:rStyle w:val="KeyWord0"/>
          <w:highlight w:val="white"/>
        </w:rPr>
        <w:t>DimensionToSizeMap</w:t>
      </w:r>
      <w:r>
        <w:rPr>
          <w:highlight w:val="white"/>
        </w:rPr>
        <w:t xml:space="preserve"> </w:t>
      </w:r>
      <w:r w:rsidR="00242853">
        <w:rPr>
          <w:highlight w:val="white"/>
        </w:rPr>
        <w:t>method</w:t>
      </w:r>
      <w:r w:rsidR="003F13C3">
        <w:rPr>
          <w:highlight w:val="white"/>
        </w:rPr>
        <w:t xml:space="preserve"> assigns the array size of </w:t>
      </w:r>
      <w:r w:rsidR="00F16CFF">
        <w:rPr>
          <w:highlight w:val="white"/>
        </w:rPr>
        <w:t xml:space="preserve">each </w:t>
      </w:r>
      <w:r w:rsidR="003F13C3">
        <w:rPr>
          <w:highlight w:val="white"/>
        </w:rPr>
        <w:t>dimension in the nested array.</w:t>
      </w:r>
    </w:p>
    <w:p w14:paraId="0378E8CC" w14:textId="77777777" w:rsidR="00517768" w:rsidRPr="00083493" w:rsidRDefault="00517768" w:rsidP="00083493">
      <w:pPr>
        <w:pStyle w:val="Code"/>
        <w:rPr>
          <w:highlight w:val="white"/>
        </w:rPr>
      </w:pPr>
      <w:r w:rsidRPr="00083493">
        <w:rPr>
          <w:highlight w:val="white"/>
        </w:rPr>
        <w:t xml:space="preserve">    private static int DimensionToSizeMap(Type type,</w:t>
      </w:r>
    </w:p>
    <w:p w14:paraId="508781BF" w14:textId="77777777" w:rsidR="00517768" w:rsidRPr="00083493" w:rsidRDefault="00517768" w:rsidP="00083493">
      <w:pPr>
        <w:pStyle w:val="Code"/>
        <w:rPr>
          <w:highlight w:val="white"/>
        </w:rPr>
      </w:pPr>
      <w:r w:rsidRPr="00083493">
        <w:rPr>
          <w:highlight w:val="white"/>
        </w:rPr>
        <w:t xml:space="preserve">                                  IDictionary&lt;int,int&gt; dimensionToSizeMap) {</w:t>
      </w:r>
    </w:p>
    <w:p w14:paraId="79895998" w14:textId="77777777" w:rsidR="00517768" w:rsidRPr="00083493" w:rsidRDefault="00517768" w:rsidP="00083493">
      <w:pPr>
        <w:pStyle w:val="Code"/>
        <w:rPr>
          <w:highlight w:val="white"/>
        </w:rPr>
      </w:pPr>
      <w:r w:rsidRPr="00083493">
        <w:rPr>
          <w:highlight w:val="white"/>
        </w:rPr>
        <w:t xml:space="preserve">      if (type.IsArray()) {</w:t>
      </w:r>
    </w:p>
    <w:p w14:paraId="253F1AED" w14:textId="77777777" w:rsidR="00517768" w:rsidRPr="00083493" w:rsidRDefault="00517768" w:rsidP="00083493">
      <w:pPr>
        <w:pStyle w:val="Code"/>
        <w:rPr>
          <w:highlight w:val="white"/>
        </w:rPr>
      </w:pPr>
      <w:r w:rsidRPr="00083493">
        <w:rPr>
          <w:highlight w:val="white"/>
        </w:rPr>
        <w:t xml:space="preserve">        int dimension =</w:t>
      </w:r>
    </w:p>
    <w:p w14:paraId="00F8AF92" w14:textId="77777777" w:rsidR="00517768" w:rsidRPr="00083493" w:rsidRDefault="00517768" w:rsidP="00083493">
      <w:pPr>
        <w:pStyle w:val="Code"/>
        <w:rPr>
          <w:highlight w:val="white"/>
        </w:rPr>
      </w:pPr>
      <w:r w:rsidRPr="00083493">
        <w:rPr>
          <w:highlight w:val="white"/>
        </w:rPr>
        <w:t xml:space="preserve">          DimensionToSizeMap(type.ArrayType, dimensionToSizeMap) + 1;</w:t>
      </w:r>
    </w:p>
    <w:p w14:paraId="5F7433BA" w14:textId="77777777" w:rsidR="00517768" w:rsidRPr="00083493" w:rsidRDefault="00517768" w:rsidP="00083493">
      <w:pPr>
        <w:pStyle w:val="Code"/>
        <w:rPr>
          <w:highlight w:val="white"/>
        </w:rPr>
      </w:pPr>
      <w:r w:rsidRPr="00083493">
        <w:rPr>
          <w:highlight w:val="white"/>
        </w:rPr>
        <w:t xml:space="preserve">        dimensionToSizeMap[dimension] = type.ArraySize;</w:t>
      </w:r>
    </w:p>
    <w:p w14:paraId="07F14F8D" w14:textId="77777777" w:rsidR="00517768" w:rsidRPr="00083493" w:rsidRDefault="00517768" w:rsidP="00083493">
      <w:pPr>
        <w:pStyle w:val="Code"/>
        <w:rPr>
          <w:highlight w:val="white"/>
        </w:rPr>
      </w:pPr>
      <w:r w:rsidRPr="00083493">
        <w:rPr>
          <w:highlight w:val="white"/>
        </w:rPr>
        <w:t xml:space="preserve">      }</w:t>
      </w:r>
    </w:p>
    <w:p w14:paraId="4F857F28" w14:textId="77777777" w:rsidR="00517768" w:rsidRPr="00083493" w:rsidRDefault="00517768" w:rsidP="00083493">
      <w:pPr>
        <w:pStyle w:val="Code"/>
        <w:rPr>
          <w:highlight w:val="white"/>
        </w:rPr>
      </w:pPr>
    </w:p>
    <w:p w14:paraId="4F6BFE71" w14:textId="77777777" w:rsidR="00517768" w:rsidRPr="00083493" w:rsidRDefault="00517768" w:rsidP="00083493">
      <w:pPr>
        <w:pStyle w:val="Code"/>
        <w:rPr>
          <w:highlight w:val="white"/>
        </w:rPr>
      </w:pPr>
      <w:r w:rsidRPr="00083493">
        <w:rPr>
          <w:highlight w:val="white"/>
        </w:rPr>
        <w:t xml:space="preserve">      return 0;</w:t>
      </w:r>
    </w:p>
    <w:p w14:paraId="7D0D17E1" w14:textId="77777777" w:rsidR="00517768" w:rsidRPr="00083493" w:rsidRDefault="00517768" w:rsidP="00083493">
      <w:pPr>
        <w:pStyle w:val="Code"/>
        <w:rPr>
          <w:highlight w:val="white"/>
        </w:rPr>
      </w:pPr>
      <w:r w:rsidRPr="00083493">
        <w:rPr>
          <w:highlight w:val="white"/>
        </w:rPr>
        <w:t xml:space="preserve">    }</w:t>
      </w:r>
    </w:p>
    <w:p w14:paraId="7CEEAFAF" w14:textId="7260E217" w:rsidR="00CC1015" w:rsidRPr="00083493" w:rsidRDefault="00CC1015" w:rsidP="00CC1015">
      <w:pPr>
        <w:rPr>
          <w:highlight w:val="white"/>
        </w:rPr>
      </w:pPr>
      <w:r>
        <w:rPr>
          <w:highlight w:val="white"/>
        </w:rPr>
        <w:t xml:space="preserve">The </w:t>
      </w:r>
      <w:r w:rsidRPr="00CC1015">
        <w:rPr>
          <w:rStyle w:val="KeyWord0"/>
          <w:highlight w:val="white"/>
        </w:rPr>
        <w:t>InitializerToDimensionMap</w:t>
      </w:r>
      <w:r>
        <w:rPr>
          <w:highlight w:val="white"/>
        </w:rPr>
        <w:t xml:space="preserve"> method assigns the dimension </w:t>
      </w:r>
      <w:r w:rsidR="005103B5">
        <w:rPr>
          <w:highlight w:val="white"/>
        </w:rPr>
        <w:t>to each list in the n</w:t>
      </w:r>
      <w:r>
        <w:rPr>
          <w:highlight w:val="white"/>
        </w:rPr>
        <w:t xml:space="preserve">ested </w:t>
      </w:r>
      <w:r w:rsidR="005103B5">
        <w:rPr>
          <w:highlight w:val="white"/>
        </w:rPr>
        <w:t>list</w:t>
      </w:r>
      <w:r>
        <w:rPr>
          <w:highlight w:val="white"/>
        </w:rPr>
        <w:t>.</w:t>
      </w:r>
    </w:p>
    <w:p w14:paraId="6A3134EB" w14:textId="77777777" w:rsidR="00517768" w:rsidRPr="00083493" w:rsidRDefault="00517768" w:rsidP="00083493">
      <w:pPr>
        <w:pStyle w:val="Code"/>
        <w:rPr>
          <w:highlight w:val="white"/>
        </w:rPr>
      </w:pPr>
      <w:r w:rsidRPr="00083493">
        <w:rPr>
          <w:highlight w:val="white"/>
        </w:rPr>
        <w:t xml:space="preserve">    private static int InitializerToDimensionMap(object initializer,</w:t>
      </w:r>
    </w:p>
    <w:p w14:paraId="7CC7FE33" w14:textId="5035ED40" w:rsidR="00517768" w:rsidRPr="00083493" w:rsidRDefault="00083493" w:rsidP="00083493">
      <w:pPr>
        <w:pStyle w:val="Code"/>
        <w:rPr>
          <w:highlight w:val="white"/>
        </w:rPr>
      </w:pPr>
      <w:r>
        <w:rPr>
          <w:highlight w:val="white"/>
        </w:rPr>
        <w:t xml:space="preserve">  </w:t>
      </w:r>
      <w:r w:rsidR="00517768" w:rsidRPr="00083493">
        <w:rPr>
          <w:highlight w:val="white"/>
        </w:rPr>
        <w:t xml:space="preserve">                        IDictionary&lt;object,int&gt; initializerToDimensionMap) {</w:t>
      </w:r>
    </w:p>
    <w:p w14:paraId="1F6FDAC6" w14:textId="77777777" w:rsidR="00517768" w:rsidRPr="00083493" w:rsidRDefault="00517768" w:rsidP="00083493">
      <w:pPr>
        <w:pStyle w:val="Code"/>
        <w:rPr>
          <w:highlight w:val="white"/>
        </w:rPr>
      </w:pPr>
      <w:r w:rsidRPr="00083493">
        <w:rPr>
          <w:highlight w:val="white"/>
        </w:rPr>
        <w:t xml:space="preserve">      if (initializer is List&lt;object&gt;) {</w:t>
      </w:r>
    </w:p>
    <w:p w14:paraId="2128954E" w14:textId="77777777" w:rsidR="00517768" w:rsidRPr="00083493" w:rsidRDefault="00517768" w:rsidP="00083493">
      <w:pPr>
        <w:pStyle w:val="Code"/>
        <w:rPr>
          <w:highlight w:val="white"/>
        </w:rPr>
      </w:pPr>
      <w:r w:rsidRPr="00083493">
        <w:rPr>
          <w:highlight w:val="white"/>
        </w:rPr>
        <w:t xml:space="preserve">        List&lt;object&gt; list = (List&lt;object&gt;) initializer;</w:t>
      </w:r>
    </w:p>
    <w:p w14:paraId="2CF48DBB" w14:textId="77777777" w:rsidR="00517768" w:rsidRPr="00083493" w:rsidRDefault="00517768" w:rsidP="00083493">
      <w:pPr>
        <w:pStyle w:val="Code"/>
        <w:rPr>
          <w:highlight w:val="white"/>
        </w:rPr>
      </w:pPr>
      <w:r w:rsidRPr="00083493">
        <w:rPr>
          <w:highlight w:val="white"/>
        </w:rPr>
        <w:t xml:space="preserve">        int maxDimension = 0;</w:t>
      </w:r>
    </w:p>
    <w:p w14:paraId="3CEE01D8" w14:textId="4B89F549" w:rsidR="00517768" w:rsidRPr="00083493" w:rsidRDefault="00B14A53" w:rsidP="006C7FBF">
      <w:pPr>
        <w:rPr>
          <w:highlight w:val="white"/>
        </w:rPr>
      </w:pPr>
      <w:r>
        <w:rPr>
          <w:highlight w:val="white"/>
        </w:rPr>
        <w:t xml:space="preserve">If the initializer is a list, we iterate throught the list, and assign the list </w:t>
      </w:r>
      <w:r w:rsidR="006C7FBF">
        <w:rPr>
          <w:highlight w:val="white"/>
        </w:rPr>
        <w:t>the dimesion of the sub list with dhe higest dimension, plus one.</w:t>
      </w:r>
    </w:p>
    <w:p w14:paraId="11C99D2E" w14:textId="77777777" w:rsidR="00517768" w:rsidRPr="00083493" w:rsidRDefault="00517768" w:rsidP="00083493">
      <w:pPr>
        <w:pStyle w:val="Code"/>
        <w:rPr>
          <w:highlight w:val="white"/>
        </w:rPr>
      </w:pPr>
      <w:r w:rsidRPr="00083493">
        <w:rPr>
          <w:highlight w:val="white"/>
        </w:rPr>
        <w:t xml:space="preserve">        foreach (object member in list) {</w:t>
      </w:r>
    </w:p>
    <w:p w14:paraId="64FCBE23" w14:textId="77777777" w:rsidR="00083493" w:rsidRDefault="00517768" w:rsidP="00083493">
      <w:pPr>
        <w:pStyle w:val="Code"/>
        <w:rPr>
          <w:highlight w:val="white"/>
        </w:rPr>
      </w:pPr>
      <w:r w:rsidRPr="00083493">
        <w:rPr>
          <w:highlight w:val="white"/>
        </w:rPr>
        <w:t xml:space="preserve">          int dimension =</w:t>
      </w:r>
    </w:p>
    <w:p w14:paraId="7E9F9BCA" w14:textId="79708F56" w:rsidR="00517768" w:rsidRPr="00083493" w:rsidRDefault="00083493" w:rsidP="00083493">
      <w:pPr>
        <w:pStyle w:val="Code"/>
        <w:rPr>
          <w:highlight w:val="white"/>
        </w:rPr>
      </w:pPr>
      <w:r>
        <w:rPr>
          <w:highlight w:val="white"/>
        </w:rPr>
        <w:t xml:space="preserve">           </w:t>
      </w:r>
      <w:r w:rsidR="00517768" w:rsidRPr="00083493">
        <w:rPr>
          <w:highlight w:val="white"/>
        </w:rPr>
        <w:t xml:space="preserve"> InitializerToDimensionMap(member, initializerToDimensionMap);</w:t>
      </w:r>
    </w:p>
    <w:p w14:paraId="4C28896C" w14:textId="77777777" w:rsidR="00517768" w:rsidRPr="00083493" w:rsidRDefault="00517768" w:rsidP="00083493">
      <w:pPr>
        <w:pStyle w:val="Code"/>
        <w:rPr>
          <w:highlight w:val="white"/>
        </w:rPr>
      </w:pPr>
      <w:r w:rsidRPr="00083493">
        <w:rPr>
          <w:highlight w:val="white"/>
        </w:rPr>
        <w:t xml:space="preserve">          maxDimension = Math.Max(maxDimension, dimension);</w:t>
      </w:r>
    </w:p>
    <w:p w14:paraId="4A2CC395" w14:textId="77777777" w:rsidR="00517768" w:rsidRPr="00083493" w:rsidRDefault="00517768" w:rsidP="00083493">
      <w:pPr>
        <w:pStyle w:val="Code"/>
        <w:rPr>
          <w:highlight w:val="white"/>
        </w:rPr>
      </w:pPr>
      <w:r w:rsidRPr="00083493">
        <w:rPr>
          <w:highlight w:val="white"/>
        </w:rPr>
        <w:t xml:space="preserve">        }</w:t>
      </w:r>
    </w:p>
    <w:p w14:paraId="325812AE" w14:textId="77777777" w:rsidR="00517768" w:rsidRPr="00083493" w:rsidRDefault="00517768" w:rsidP="00083493">
      <w:pPr>
        <w:pStyle w:val="Code"/>
        <w:rPr>
          <w:highlight w:val="white"/>
        </w:rPr>
      </w:pPr>
    </w:p>
    <w:p w14:paraId="77D17819" w14:textId="77777777" w:rsidR="00517768" w:rsidRPr="00083493" w:rsidRDefault="00517768" w:rsidP="00083493">
      <w:pPr>
        <w:pStyle w:val="Code"/>
        <w:rPr>
          <w:highlight w:val="white"/>
        </w:rPr>
      </w:pPr>
      <w:r w:rsidRPr="00083493">
        <w:rPr>
          <w:highlight w:val="white"/>
        </w:rPr>
        <w:lastRenderedPageBreak/>
        <w:t xml:space="preserve">        initializerToDimensionMap[list] = maxDimension + 1;</w:t>
      </w:r>
    </w:p>
    <w:p w14:paraId="39F93D96" w14:textId="77777777" w:rsidR="00517768" w:rsidRPr="00083493" w:rsidRDefault="00517768" w:rsidP="00083493">
      <w:pPr>
        <w:pStyle w:val="Code"/>
        <w:rPr>
          <w:highlight w:val="white"/>
        </w:rPr>
      </w:pPr>
      <w:r w:rsidRPr="00083493">
        <w:rPr>
          <w:highlight w:val="white"/>
        </w:rPr>
        <w:t xml:space="preserve">        return maxDimension + 1;</w:t>
      </w:r>
    </w:p>
    <w:p w14:paraId="29BC698D" w14:textId="77777777" w:rsidR="00517768" w:rsidRPr="00083493" w:rsidRDefault="00517768" w:rsidP="00083493">
      <w:pPr>
        <w:pStyle w:val="Code"/>
        <w:rPr>
          <w:highlight w:val="white"/>
        </w:rPr>
      </w:pPr>
      <w:r w:rsidRPr="00083493">
        <w:rPr>
          <w:highlight w:val="white"/>
        </w:rPr>
        <w:t xml:space="preserve">      }</w:t>
      </w:r>
    </w:p>
    <w:p w14:paraId="3C2A19B1" w14:textId="77777777" w:rsidR="00517768" w:rsidRPr="00083493" w:rsidRDefault="00517768" w:rsidP="00083493">
      <w:pPr>
        <w:pStyle w:val="Code"/>
        <w:rPr>
          <w:highlight w:val="white"/>
        </w:rPr>
      </w:pPr>
    </w:p>
    <w:p w14:paraId="3628827A" w14:textId="77777777" w:rsidR="00517768" w:rsidRPr="00083493" w:rsidRDefault="00517768" w:rsidP="00083493">
      <w:pPr>
        <w:pStyle w:val="Code"/>
        <w:rPr>
          <w:highlight w:val="white"/>
        </w:rPr>
      </w:pPr>
      <w:r w:rsidRPr="00083493">
        <w:rPr>
          <w:highlight w:val="white"/>
        </w:rPr>
        <w:t xml:space="preserve">      return 0;</w:t>
      </w:r>
    </w:p>
    <w:p w14:paraId="4B2260BB" w14:textId="77777777" w:rsidR="00517768" w:rsidRPr="00083493" w:rsidRDefault="00517768" w:rsidP="00083493">
      <w:pPr>
        <w:pStyle w:val="Code"/>
        <w:rPr>
          <w:highlight w:val="white"/>
        </w:rPr>
      </w:pPr>
      <w:r w:rsidRPr="00083493">
        <w:rPr>
          <w:highlight w:val="white"/>
        </w:rPr>
        <w:t xml:space="preserve">    }</w:t>
      </w:r>
    </w:p>
    <w:p w14:paraId="00E5BAAF" w14:textId="77777777" w:rsidR="00517768" w:rsidRPr="00083493" w:rsidRDefault="00517768" w:rsidP="00083493">
      <w:pPr>
        <w:pStyle w:val="Code"/>
        <w:rPr>
          <w:highlight w:val="white"/>
        </w:rPr>
      </w:pPr>
      <w:r w:rsidRPr="00083493">
        <w:rPr>
          <w:highlight w:val="white"/>
        </w:rPr>
        <w:t xml:space="preserve">  }</w:t>
      </w:r>
    </w:p>
    <w:p w14:paraId="508167F7" w14:textId="08376966" w:rsidR="00517768" w:rsidRPr="00083493" w:rsidRDefault="00517768" w:rsidP="00083493">
      <w:pPr>
        <w:pStyle w:val="Code"/>
      </w:pPr>
      <w:r w:rsidRPr="00083493">
        <w:rPr>
          <w:highlight w:val="white"/>
        </w:rPr>
        <w:t>}</w:t>
      </w:r>
    </w:p>
    <w:p w14:paraId="13C13F22" w14:textId="5CB42F91" w:rsidR="00AD7B52" w:rsidRPr="00EC76D5" w:rsidRDefault="00AD7B52" w:rsidP="006A31DF">
      <w:pPr>
        <w:pStyle w:val="Rubrik1"/>
      </w:pPr>
      <w:r w:rsidRPr="00EC76D5">
        <w:lastRenderedPageBreak/>
        <w:t>Middle Code Optimization</w:t>
      </w:r>
      <w:bookmarkEnd w:id="5660"/>
      <w:bookmarkEnd w:id="5661"/>
    </w:p>
    <w:p w14:paraId="779FB1F9" w14:textId="64B9A080" w:rsidR="002B4A6D" w:rsidRPr="00EC76D5" w:rsidRDefault="00EE1DCA" w:rsidP="00EE1DCA">
      <w:r w:rsidRPr="00EC76D5">
        <w:t xml:space="preserve">When the middle code has been </w:t>
      </w:r>
      <w:r w:rsidR="003801E7" w:rsidRPr="00EC76D5">
        <w:t>generated</w:t>
      </w:r>
      <w:r w:rsidRPr="00EC76D5">
        <w:t>, we ne</w:t>
      </w:r>
      <w:r w:rsidR="003801E7" w:rsidRPr="00EC76D5">
        <w:t xml:space="preserve">ed to perform a number of optimizations since the code may be ineffective. Some ineffective parts may be introduced by the programmer, but most parts are likely to be </w:t>
      </w:r>
      <w:r w:rsidR="00714B9B" w:rsidRPr="00EC76D5">
        <w:t>introduced</w:t>
      </w:r>
      <w:r w:rsidR="003801E7" w:rsidRPr="00EC76D5">
        <w:t xml:space="preserve"> by the parser.</w:t>
      </w:r>
      <w:r w:rsidR="00714B9B" w:rsidRPr="00EC76D5">
        <w:t xml:space="preserve"> </w:t>
      </w:r>
      <w:r w:rsidR="00770371" w:rsidRPr="00EC76D5">
        <w:t xml:space="preserve">The </w:t>
      </w:r>
      <w:r w:rsidR="00770371" w:rsidRPr="00EC7C7C">
        <w:rPr>
          <w:rStyle w:val="KeyWord0"/>
        </w:rPr>
        <w:t>MiddleCodeOptimization</w:t>
      </w:r>
      <w:r w:rsidR="00770371" w:rsidRPr="00EC76D5">
        <w:t xml:space="preserve"> class takes care of the optimization. </w:t>
      </w:r>
    </w:p>
    <w:p w14:paraId="55732D1B" w14:textId="77777777" w:rsidR="00EE1DCA" w:rsidRPr="00EC76D5" w:rsidRDefault="00714B9B" w:rsidP="00EE1DCA">
      <w:r w:rsidRPr="00EC76D5">
        <w:t xml:space="preserve">There is a set of </w:t>
      </w:r>
      <w:r w:rsidR="002B4A6D" w:rsidRPr="00EC76D5">
        <w:t xml:space="preserve">optimizations </w:t>
      </w:r>
      <w:r w:rsidRPr="00EC76D5">
        <w:t>available:</w:t>
      </w:r>
    </w:p>
    <w:p w14:paraId="3E964A90" w14:textId="77777777" w:rsidR="00EA63F3" w:rsidRPr="00EC76D5" w:rsidRDefault="00363F07" w:rsidP="00EA63F3">
      <w:pPr>
        <w:pStyle w:val="Liststycke"/>
        <w:numPr>
          <w:ilvl w:val="0"/>
          <w:numId w:val="103"/>
        </w:numPr>
      </w:pPr>
      <w:r w:rsidRPr="00EC76D5">
        <w:t>We clear goto-next-statement</w:t>
      </w:r>
      <w:r w:rsidR="005B57BC" w:rsidRPr="00EC76D5">
        <w:t>s</w:t>
      </w:r>
      <w:r w:rsidR="000428CE" w:rsidRPr="00EC76D5">
        <w:t>: jumps to the next line.</w:t>
      </w:r>
    </w:p>
    <w:p w14:paraId="26B7436A" w14:textId="77777777" w:rsidR="00AB644E" w:rsidRPr="00EC76D5" w:rsidRDefault="00AB644E" w:rsidP="00AB644E">
      <w:pPr>
        <w:pStyle w:val="Liststycke"/>
        <w:numPr>
          <w:ilvl w:val="0"/>
          <w:numId w:val="103"/>
        </w:numPr>
      </w:pPr>
      <w:r w:rsidRPr="00EC76D5">
        <w:t>We also modify goto-next-double-statements:</w:t>
      </w:r>
      <w:r w:rsidR="002A41AC" w:rsidRPr="00EC76D5">
        <w:t xml:space="preserve"> an conditional jump</w:t>
      </w:r>
      <w:r w:rsidRPr="00EC76D5">
        <w:t xml:space="preserve"> instruction that jumps two steps ahead and is followed by an unconditional jump instruction</w:t>
      </w:r>
      <w:r w:rsidR="00BB0F80" w:rsidRPr="00EC76D5">
        <w:t>.</w:t>
      </w:r>
    </w:p>
    <w:p w14:paraId="5FA20FD3" w14:textId="77777777" w:rsidR="00AB644E" w:rsidRPr="00EC76D5" w:rsidRDefault="00A0404F" w:rsidP="00EA63F3">
      <w:pPr>
        <w:pStyle w:val="Liststycke"/>
        <w:numPr>
          <w:ilvl w:val="0"/>
          <w:numId w:val="103"/>
        </w:numPr>
      </w:pPr>
      <w:r w:rsidRPr="00EC76D5">
        <w:t xml:space="preserve">We trace goto-chains: jump instructions that </w:t>
      </w:r>
      <w:r w:rsidR="00A9649B" w:rsidRPr="00EC76D5">
        <w:t>jump to other jump instructions.</w:t>
      </w:r>
    </w:p>
    <w:p w14:paraId="6745F515" w14:textId="77777777" w:rsidR="0029261D" w:rsidRPr="00EC76D5" w:rsidRDefault="0029261D" w:rsidP="00EA63F3">
      <w:pPr>
        <w:pStyle w:val="Liststycke"/>
        <w:numPr>
          <w:ilvl w:val="0"/>
          <w:numId w:val="103"/>
        </w:numPr>
      </w:pPr>
      <w:r w:rsidRPr="00EC76D5">
        <w:t>We clear unreachable code: code that is not reachable from the first function instruction.</w:t>
      </w:r>
    </w:p>
    <w:p w14:paraId="01D801E5" w14:textId="77777777" w:rsidR="00E444D6" w:rsidRPr="00EC76D5" w:rsidRDefault="001B2E15" w:rsidP="00FA2F13">
      <w:pPr>
        <w:pStyle w:val="Liststycke"/>
        <w:numPr>
          <w:ilvl w:val="0"/>
          <w:numId w:val="103"/>
        </w:numPr>
      </w:pPr>
      <w:r w:rsidRPr="00EC76D5">
        <w:t>We remove empty code: code that has been cleared by the optimization above.</w:t>
      </w:r>
    </w:p>
    <w:p w14:paraId="56CD6ACF" w14:textId="77777777" w:rsidR="001B2E15" w:rsidRPr="00EC76D5" w:rsidRDefault="00E444D6" w:rsidP="00E444D6">
      <w:r w:rsidRPr="00EC76D5">
        <w:t>Since the</w:t>
      </w:r>
      <w:r w:rsidR="00237ECB" w:rsidRPr="00EC76D5">
        <w:t xml:space="preserve"> optimization methods</w:t>
      </w:r>
      <w:r w:rsidR="00D073EF" w:rsidRPr="00EC76D5">
        <w:t xml:space="preserve"> may</w:t>
      </w:r>
      <w:r w:rsidRPr="00EC76D5">
        <w:t xml:space="preserve"> reveal new </w:t>
      </w:r>
      <w:r w:rsidR="00A61ED5" w:rsidRPr="00EC76D5">
        <w:t>optimization</w:t>
      </w:r>
      <w:r w:rsidRPr="00EC76D5">
        <w:t xml:space="preserve"> </w:t>
      </w:r>
      <w:r w:rsidR="00A61ED5" w:rsidRPr="00EC76D5">
        <w:t>opportunities</w:t>
      </w:r>
      <w:r w:rsidRPr="00EC76D5">
        <w:t xml:space="preserve"> we need to repeat them </w:t>
      </w:r>
      <w:r w:rsidR="00BA6525" w:rsidRPr="00EC76D5">
        <w:t>until we do not detect any more opportunity.</w:t>
      </w:r>
      <w:r w:rsidR="00B42535" w:rsidRPr="00EC76D5">
        <w:t xml:space="preserve"> The field </w:t>
      </w:r>
      <w:r w:rsidR="00B42535" w:rsidRPr="00EC76D5">
        <w:rPr>
          <w:rStyle w:val="CodeInText"/>
        </w:rPr>
        <w:t>m_update</w:t>
      </w:r>
      <w:r w:rsidR="00B42535" w:rsidRPr="00EC76D5">
        <w:t xml:space="preserve"> is set to true if we find an optimization </w:t>
      </w:r>
      <w:r w:rsidR="0008504C" w:rsidRPr="00EC76D5">
        <w:t>opportunity</w:t>
      </w:r>
      <w:r w:rsidR="00B42535" w:rsidRPr="00EC76D5">
        <w:t>.</w:t>
      </w:r>
    </w:p>
    <w:p w14:paraId="21875F05" w14:textId="6A1F78E2" w:rsidR="00B36BC0" w:rsidRPr="00EC76D5" w:rsidRDefault="0019469C" w:rsidP="001D1BEE">
      <w:pPr>
        <w:pStyle w:val="CodeHeader"/>
      </w:pPr>
      <w:r>
        <w:t>MiddleCodeOptimizor.cs</w:t>
      </w:r>
    </w:p>
    <w:p w14:paraId="229ED5A7" w14:textId="77777777" w:rsidR="00F303A6" w:rsidRPr="00F303A6" w:rsidRDefault="00F303A6" w:rsidP="00F303A6">
      <w:pPr>
        <w:pStyle w:val="Code"/>
        <w:rPr>
          <w:highlight w:val="white"/>
        </w:rPr>
      </w:pPr>
      <w:bookmarkStart w:id="5836" w:name="_Toc481936419"/>
      <w:r w:rsidRPr="00F303A6">
        <w:rPr>
          <w:highlight w:val="white"/>
        </w:rPr>
        <w:t>using System.Numerics;</w:t>
      </w:r>
    </w:p>
    <w:p w14:paraId="427730B9" w14:textId="77777777" w:rsidR="00F303A6" w:rsidRPr="00F303A6" w:rsidRDefault="00F303A6" w:rsidP="00F303A6">
      <w:pPr>
        <w:pStyle w:val="Code"/>
        <w:rPr>
          <w:highlight w:val="white"/>
        </w:rPr>
      </w:pPr>
      <w:r w:rsidRPr="00F303A6">
        <w:rPr>
          <w:highlight w:val="white"/>
        </w:rPr>
        <w:t>using System.Collections.Generic;</w:t>
      </w:r>
    </w:p>
    <w:p w14:paraId="719506DD" w14:textId="77777777" w:rsidR="00F303A6" w:rsidRPr="00F303A6" w:rsidRDefault="00F303A6" w:rsidP="00F303A6">
      <w:pPr>
        <w:pStyle w:val="Code"/>
        <w:rPr>
          <w:highlight w:val="white"/>
        </w:rPr>
      </w:pPr>
    </w:p>
    <w:p w14:paraId="7D354E6F" w14:textId="77777777" w:rsidR="00F303A6" w:rsidRPr="00F303A6" w:rsidRDefault="00F303A6" w:rsidP="00F303A6">
      <w:pPr>
        <w:pStyle w:val="Code"/>
        <w:rPr>
          <w:highlight w:val="white"/>
        </w:rPr>
      </w:pPr>
      <w:r w:rsidRPr="00F303A6">
        <w:rPr>
          <w:highlight w:val="white"/>
        </w:rPr>
        <w:t>namespace CCompiler {</w:t>
      </w:r>
    </w:p>
    <w:p w14:paraId="010EE5CC" w14:textId="77777777" w:rsidR="00F303A6" w:rsidRPr="00F303A6" w:rsidRDefault="00F303A6" w:rsidP="00F303A6">
      <w:pPr>
        <w:pStyle w:val="Code"/>
        <w:rPr>
          <w:highlight w:val="white"/>
        </w:rPr>
      </w:pPr>
      <w:r w:rsidRPr="00F303A6">
        <w:rPr>
          <w:highlight w:val="white"/>
        </w:rPr>
        <w:t xml:space="preserve">  public class MiddleCodeOptimizer {</w:t>
      </w:r>
    </w:p>
    <w:p w14:paraId="3392851F" w14:textId="77777777" w:rsidR="00F303A6" w:rsidRPr="00F303A6" w:rsidRDefault="00F303A6" w:rsidP="00F303A6">
      <w:pPr>
        <w:pStyle w:val="Code"/>
        <w:rPr>
          <w:highlight w:val="white"/>
        </w:rPr>
      </w:pPr>
      <w:r w:rsidRPr="00F303A6">
        <w:rPr>
          <w:highlight w:val="white"/>
        </w:rPr>
        <w:t xml:space="preserve">    private bool m_update;</w:t>
      </w:r>
    </w:p>
    <w:p w14:paraId="1709D114" w14:textId="77777777" w:rsidR="00F303A6" w:rsidRPr="00F303A6" w:rsidRDefault="00F303A6" w:rsidP="00F303A6">
      <w:pPr>
        <w:pStyle w:val="Code"/>
        <w:rPr>
          <w:highlight w:val="white"/>
        </w:rPr>
      </w:pPr>
      <w:r w:rsidRPr="00F303A6">
        <w:rPr>
          <w:highlight w:val="white"/>
        </w:rPr>
        <w:t xml:space="preserve">    private List&lt;MiddleCode&gt; m_middleCodeList;</w:t>
      </w:r>
    </w:p>
    <w:p w14:paraId="6EA6B0EF" w14:textId="77777777" w:rsidR="00F303A6" w:rsidRPr="00F303A6" w:rsidRDefault="00F303A6" w:rsidP="00F303A6">
      <w:pPr>
        <w:pStyle w:val="Code"/>
        <w:rPr>
          <w:highlight w:val="white"/>
        </w:rPr>
      </w:pPr>
    </w:p>
    <w:p w14:paraId="0BDEC005" w14:textId="77777777" w:rsidR="00F303A6" w:rsidRPr="00F303A6" w:rsidRDefault="00F303A6" w:rsidP="00F303A6">
      <w:pPr>
        <w:pStyle w:val="Code"/>
        <w:rPr>
          <w:highlight w:val="white"/>
        </w:rPr>
      </w:pPr>
      <w:r w:rsidRPr="00F303A6">
        <w:rPr>
          <w:highlight w:val="white"/>
        </w:rPr>
        <w:t xml:space="preserve">    public MiddleCodeOptimizer(List&lt;MiddleCode&gt; middleCodeList) {</w:t>
      </w:r>
    </w:p>
    <w:p w14:paraId="7B792CFF" w14:textId="77777777" w:rsidR="00F303A6" w:rsidRPr="00F303A6" w:rsidRDefault="00F303A6" w:rsidP="00F303A6">
      <w:pPr>
        <w:pStyle w:val="Code"/>
        <w:rPr>
          <w:highlight w:val="white"/>
        </w:rPr>
      </w:pPr>
      <w:r w:rsidRPr="00F303A6">
        <w:rPr>
          <w:highlight w:val="white"/>
        </w:rPr>
        <w:t xml:space="preserve">      m_middleCodeList = middleCodeList;</w:t>
      </w:r>
    </w:p>
    <w:p w14:paraId="72C020C7" w14:textId="77777777" w:rsidR="00F303A6" w:rsidRPr="00F303A6" w:rsidRDefault="00F303A6" w:rsidP="00F303A6">
      <w:pPr>
        <w:pStyle w:val="Code"/>
        <w:rPr>
          <w:highlight w:val="white"/>
        </w:rPr>
      </w:pPr>
      <w:r w:rsidRPr="00F303A6">
        <w:rPr>
          <w:highlight w:val="white"/>
        </w:rPr>
        <w:t xml:space="preserve">    }</w:t>
      </w:r>
    </w:p>
    <w:p w14:paraId="4FB67318" w14:textId="77777777" w:rsidR="00F303A6" w:rsidRPr="00F303A6" w:rsidRDefault="00F303A6" w:rsidP="00F303A6">
      <w:pPr>
        <w:pStyle w:val="Code"/>
        <w:rPr>
          <w:highlight w:val="white"/>
        </w:rPr>
      </w:pPr>
    </w:p>
    <w:p w14:paraId="256A42DA" w14:textId="77777777" w:rsidR="00F303A6" w:rsidRPr="00F303A6" w:rsidRDefault="00F303A6" w:rsidP="00F303A6">
      <w:pPr>
        <w:pStyle w:val="Code"/>
        <w:rPr>
          <w:highlight w:val="white"/>
        </w:rPr>
      </w:pPr>
      <w:r w:rsidRPr="00F303A6">
        <w:rPr>
          <w:highlight w:val="white"/>
        </w:rPr>
        <w:t xml:space="preserve">    public void Optimize() {</w:t>
      </w:r>
    </w:p>
    <w:p w14:paraId="78936495" w14:textId="77777777" w:rsidR="00F303A6" w:rsidRPr="00F303A6" w:rsidRDefault="00F303A6" w:rsidP="00F303A6">
      <w:pPr>
        <w:pStyle w:val="Code"/>
        <w:rPr>
          <w:highlight w:val="white"/>
        </w:rPr>
      </w:pPr>
      <w:r w:rsidRPr="00F303A6">
        <w:rPr>
          <w:highlight w:val="white"/>
        </w:rPr>
        <w:t xml:space="preserve">      ObjectToIntegerAddresses();</w:t>
      </w:r>
    </w:p>
    <w:p w14:paraId="49869B98" w14:textId="77777777" w:rsidR="00F303A6" w:rsidRPr="00F303A6" w:rsidRDefault="00F303A6" w:rsidP="00F303A6">
      <w:pPr>
        <w:pStyle w:val="Code"/>
        <w:rPr>
          <w:highlight w:val="white"/>
        </w:rPr>
      </w:pPr>
    </w:p>
    <w:p w14:paraId="4C0BEC9C" w14:textId="77777777" w:rsidR="00F303A6" w:rsidRPr="00F303A6" w:rsidRDefault="00F303A6" w:rsidP="00F303A6">
      <w:pPr>
        <w:pStyle w:val="Code"/>
        <w:rPr>
          <w:highlight w:val="white"/>
        </w:rPr>
      </w:pPr>
      <w:r w:rsidRPr="00F303A6">
        <w:rPr>
          <w:highlight w:val="white"/>
        </w:rPr>
        <w:t xml:space="preserve">      do {</w:t>
      </w:r>
    </w:p>
    <w:p w14:paraId="00810713" w14:textId="77777777" w:rsidR="00F303A6" w:rsidRPr="00F303A6" w:rsidRDefault="00F303A6" w:rsidP="00F303A6">
      <w:pPr>
        <w:pStyle w:val="Code"/>
        <w:rPr>
          <w:highlight w:val="white"/>
        </w:rPr>
      </w:pPr>
      <w:r w:rsidRPr="00F303A6">
        <w:rPr>
          <w:highlight w:val="white"/>
        </w:rPr>
        <w:t xml:space="preserve">        m_update = false;</w:t>
      </w:r>
    </w:p>
    <w:p w14:paraId="70F914AE" w14:textId="77777777" w:rsidR="00F303A6" w:rsidRPr="00F303A6" w:rsidRDefault="00F303A6" w:rsidP="00F303A6">
      <w:pPr>
        <w:pStyle w:val="Code"/>
        <w:rPr>
          <w:highlight w:val="white"/>
        </w:rPr>
      </w:pPr>
      <w:r w:rsidRPr="00F303A6">
        <w:rPr>
          <w:highlight w:val="white"/>
        </w:rPr>
        <w:t xml:space="preserve">        ClearGotoNextStatements();</w:t>
      </w:r>
    </w:p>
    <w:p w14:paraId="1E9B3A92" w14:textId="77777777" w:rsidR="00F303A6" w:rsidRPr="00F303A6" w:rsidRDefault="00F303A6" w:rsidP="00F303A6">
      <w:pPr>
        <w:pStyle w:val="Code"/>
        <w:rPr>
          <w:highlight w:val="white"/>
        </w:rPr>
      </w:pPr>
      <w:r w:rsidRPr="00F303A6">
        <w:rPr>
          <w:highlight w:val="white"/>
        </w:rPr>
        <w:t xml:space="preserve">        ClearDoubleRelationStatements();</w:t>
      </w:r>
    </w:p>
    <w:p w14:paraId="4422AC82" w14:textId="77777777" w:rsidR="00F303A6" w:rsidRPr="00F303A6" w:rsidRDefault="00F303A6" w:rsidP="00F303A6">
      <w:pPr>
        <w:pStyle w:val="Code"/>
        <w:rPr>
          <w:highlight w:val="white"/>
        </w:rPr>
      </w:pPr>
      <w:r w:rsidRPr="00F303A6">
        <w:rPr>
          <w:highlight w:val="white"/>
        </w:rPr>
        <w:t xml:space="preserve">        TraceGotoChains();</w:t>
      </w:r>
    </w:p>
    <w:p w14:paraId="0140DD48" w14:textId="77777777" w:rsidR="00F303A6" w:rsidRPr="00F303A6" w:rsidRDefault="00F303A6" w:rsidP="00F303A6">
      <w:pPr>
        <w:pStyle w:val="Code"/>
        <w:rPr>
          <w:highlight w:val="white"/>
        </w:rPr>
      </w:pPr>
      <w:r w:rsidRPr="00F303A6">
        <w:rPr>
          <w:highlight w:val="white"/>
        </w:rPr>
        <w:t xml:space="preserve">        ClearUnreachableCode();</w:t>
      </w:r>
    </w:p>
    <w:p w14:paraId="3075D5C5" w14:textId="77777777" w:rsidR="00F303A6" w:rsidRPr="00F303A6" w:rsidRDefault="00F303A6" w:rsidP="00F303A6">
      <w:pPr>
        <w:pStyle w:val="Code"/>
        <w:rPr>
          <w:highlight w:val="white"/>
        </w:rPr>
      </w:pPr>
      <w:r w:rsidRPr="00F303A6">
        <w:rPr>
          <w:highlight w:val="white"/>
        </w:rPr>
        <w:t xml:space="preserve">        RemovePushPop();</w:t>
      </w:r>
    </w:p>
    <w:p w14:paraId="3396AC67" w14:textId="77777777" w:rsidR="00F303A6" w:rsidRPr="00F303A6" w:rsidRDefault="00F303A6" w:rsidP="00F303A6">
      <w:pPr>
        <w:pStyle w:val="Code"/>
        <w:rPr>
          <w:highlight w:val="white"/>
        </w:rPr>
      </w:pPr>
      <w:r w:rsidRPr="00F303A6">
        <w:rPr>
          <w:highlight w:val="white"/>
        </w:rPr>
        <w:t xml:space="preserve">        MergePopPushToTop();</w:t>
      </w:r>
    </w:p>
    <w:p w14:paraId="3660B57C" w14:textId="77777777" w:rsidR="00F303A6" w:rsidRPr="00F303A6" w:rsidRDefault="00F303A6" w:rsidP="00F303A6">
      <w:pPr>
        <w:pStyle w:val="Code"/>
        <w:rPr>
          <w:highlight w:val="white"/>
        </w:rPr>
      </w:pPr>
      <w:r w:rsidRPr="00F303A6">
        <w:rPr>
          <w:highlight w:val="white"/>
        </w:rPr>
        <w:t xml:space="preserve">        MergeTopPopToPop();</w:t>
      </w:r>
    </w:p>
    <w:p w14:paraId="371F31DF" w14:textId="77777777" w:rsidR="00F303A6" w:rsidRPr="00F303A6" w:rsidRDefault="00F303A6" w:rsidP="00F303A6">
      <w:pPr>
        <w:pStyle w:val="Code"/>
        <w:rPr>
          <w:highlight w:val="white"/>
        </w:rPr>
      </w:pPr>
      <w:r w:rsidRPr="00F303A6">
        <w:rPr>
          <w:highlight w:val="white"/>
        </w:rPr>
        <w:t xml:space="preserve">        //MergeBinary(); // XXX</w:t>
      </w:r>
    </w:p>
    <w:p w14:paraId="42C915AC" w14:textId="77777777" w:rsidR="00F303A6" w:rsidRPr="00F303A6" w:rsidRDefault="00F303A6" w:rsidP="00F303A6">
      <w:pPr>
        <w:pStyle w:val="Code"/>
        <w:rPr>
          <w:highlight w:val="white"/>
        </w:rPr>
      </w:pPr>
      <w:r w:rsidRPr="00F303A6">
        <w:rPr>
          <w:highlight w:val="white"/>
        </w:rPr>
        <w:t xml:space="preserve">        //MergeDoubleAssign(); // XXX</w:t>
      </w:r>
    </w:p>
    <w:p w14:paraId="37514346" w14:textId="77777777" w:rsidR="00F303A6" w:rsidRPr="00F303A6" w:rsidRDefault="00F303A6" w:rsidP="00F303A6">
      <w:pPr>
        <w:pStyle w:val="Code"/>
        <w:rPr>
          <w:highlight w:val="white"/>
        </w:rPr>
      </w:pPr>
      <w:r w:rsidRPr="00F303A6">
        <w:rPr>
          <w:highlight w:val="white"/>
        </w:rPr>
        <w:t xml:space="preserve">        SematicOptimization();</w:t>
      </w:r>
    </w:p>
    <w:p w14:paraId="438E9B76" w14:textId="77777777" w:rsidR="00F303A6" w:rsidRPr="00F303A6" w:rsidRDefault="00F303A6" w:rsidP="00F303A6">
      <w:pPr>
        <w:pStyle w:val="Code"/>
        <w:rPr>
          <w:highlight w:val="white"/>
        </w:rPr>
      </w:pPr>
      <w:r w:rsidRPr="00F303A6">
        <w:rPr>
          <w:highlight w:val="white"/>
        </w:rPr>
        <w:t xml:space="preserve">        OptimizeRelation();</w:t>
      </w:r>
    </w:p>
    <w:p w14:paraId="50EEDF33" w14:textId="77777777" w:rsidR="00F303A6" w:rsidRPr="00F303A6" w:rsidRDefault="00F303A6" w:rsidP="00F303A6">
      <w:pPr>
        <w:pStyle w:val="Code"/>
        <w:rPr>
          <w:highlight w:val="white"/>
        </w:rPr>
      </w:pPr>
      <w:r w:rsidRPr="00F303A6">
        <w:rPr>
          <w:highlight w:val="white"/>
        </w:rPr>
        <w:t xml:space="preserve">        OptimizeCommutative();</w:t>
      </w:r>
    </w:p>
    <w:p w14:paraId="76F57F7D" w14:textId="77777777" w:rsidR="00F303A6" w:rsidRPr="00F303A6" w:rsidRDefault="00F303A6" w:rsidP="00F303A6">
      <w:pPr>
        <w:pStyle w:val="Code"/>
        <w:rPr>
          <w:highlight w:val="white"/>
        </w:rPr>
      </w:pPr>
      <w:r w:rsidRPr="00F303A6">
        <w:rPr>
          <w:highlight w:val="white"/>
        </w:rPr>
        <w:t xml:space="preserve">        OptimizeBinary();</w:t>
      </w:r>
    </w:p>
    <w:p w14:paraId="4328E80E" w14:textId="77777777" w:rsidR="00F303A6" w:rsidRPr="00F303A6" w:rsidRDefault="00F303A6" w:rsidP="00F303A6">
      <w:pPr>
        <w:pStyle w:val="Code"/>
        <w:rPr>
          <w:highlight w:val="white"/>
        </w:rPr>
      </w:pPr>
      <w:r w:rsidRPr="00F303A6">
        <w:rPr>
          <w:highlight w:val="white"/>
        </w:rPr>
        <w:t xml:space="preserve">        CheckIntegral(); // XXX</w:t>
      </w:r>
    </w:p>
    <w:p w14:paraId="135B2E7D" w14:textId="77777777" w:rsidR="00F303A6" w:rsidRPr="00F303A6" w:rsidRDefault="00F303A6" w:rsidP="00F303A6">
      <w:pPr>
        <w:pStyle w:val="Code"/>
        <w:rPr>
          <w:highlight w:val="white"/>
        </w:rPr>
      </w:pPr>
      <w:r w:rsidRPr="00F303A6">
        <w:rPr>
          <w:highlight w:val="white"/>
        </w:rPr>
        <w:t xml:space="preserve">        CheckFloating(); // XXX</w:t>
      </w:r>
    </w:p>
    <w:p w14:paraId="2C133D3D" w14:textId="77777777" w:rsidR="00F303A6" w:rsidRPr="00F303A6" w:rsidRDefault="00F303A6" w:rsidP="00F303A6">
      <w:pPr>
        <w:pStyle w:val="Code"/>
        <w:rPr>
          <w:highlight w:val="white"/>
        </w:rPr>
      </w:pPr>
      <w:r w:rsidRPr="00F303A6">
        <w:rPr>
          <w:highlight w:val="white"/>
        </w:rPr>
        <w:t xml:space="preserve">        RemoveClearedCode();</w:t>
      </w:r>
    </w:p>
    <w:p w14:paraId="7921201A" w14:textId="77777777" w:rsidR="00F303A6" w:rsidRPr="00F303A6" w:rsidRDefault="00F303A6" w:rsidP="00F303A6">
      <w:pPr>
        <w:pStyle w:val="Code"/>
        <w:rPr>
          <w:highlight w:val="white"/>
        </w:rPr>
      </w:pPr>
      <w:r w:rsidRPr="00F303A6">
        <w:rPr>
          <w:highlight w:val="white"/>
        </w:rPr>
        <w:t xml:space="preserve">      } while (m_update);</w:t>
      </w:r>
    </w:p>
    <w:p w14:paraId="06D98893" w14:textId="77777777" w:rsidR="00F303A6" w:rsidRPr="00F303A6" w:rsidRDefault="00F303A6" w:rsidP="00F303A6">
      <w:pPr>
        <w:pStyle w:val="Code"/>
        <w:rPr>
          <w:highlight w:val="white"/>
        </w:rPr>
      </w:pPr>
      <w:r w:rsidRPr="00F303A6">
        <w:rPr>
          <w:highlight w:val="white"/>
        </w:rPr>
        <w:lastRenderedPageBreak/>
        <w:t xml:space="preserve">    }</w:t>
      </w:r>
    </w:p>
    <w:p w14:paraId="3AE4ACDE" w14:textId="473797CD" w:rsidR="00F303A6" w:rsidRDefault="00F303A6" w:rsidP="00F303A6">
      <w:pPr>
        <w:pStyle w:val="Rubrik3"/>
      </w:pPr>
      <w:r>
        <w:t>Object to Integer Addresses</w:t>
      </w:r>
    </w:p>
    <w:p w14:paraId="59B9EA90" w14:textId="5DCE77E6" w:rsidR="009D157E" w:rsidRDefault="00F303A6" w:rsidP="00F303A6">
      <w:r>
        <w:t>When we generated the middle code, we use middle code objects as target for jump instructions.</w:t>
      </w:r>
      <w:r w:rsidR="00AB0C51">
        <w:t xml:space="preserve"> The first we need to do is to </w:t>
      </w:r>
      <w:r w:rsidR="005432DA">
        <w:t>change</w:t>
      </w:r>
      <w:r w:rsidR="00AB0C51">
        <w:t xml:space="preserve"> the middle code targets to integer targets.</w:t>
      </w:r>
      <w:r w:rsidR="00DC227A">
        <w:t xml:space="preserve"> The reason for this is that the optimization process of this chapter </w:t>
      </w:r>
      <w:r w:rsidR="009D157E">
        <w:t xml:space="preserve">will result in the </w:t>
      </w:r>
      <w:r w:rsidR="00DC227A">
        <w:t xml:space="preserve">removal of </w:t>
      </w:r>
      <w:r w:rsidR="009D157E">
        <w:t>middle code instruction, among which some may be jump targets.</w:t>
      </w:r>
    </w:p>
    <w:p w14:paraId="61739767" w14:textId="77777777" w:rsidR="009D157E" w:rsidRPr="00EC76D5" w:rsidRDefault="009D157E" w:rsidP="009D157E">
      <w:pPr>
        <w:pStyle w:val="CodeHeader"/>
      </w:pPr>
      <w:r>
        <w:t>MiddleCodeOptimizor.cs</w:t>
      </w:r>
    </w:p>
    <w:p w14:paraId="75BDAD9E" w14:textId="77777777" w:rsidR="00361DD4" w:rsidRPr="00361DD4" w:rsidRDefault="00361DD4" w:rsidP="00361DD4">
      <w:pPr>
        <w:pStyle w:val="Code"/>
        <w:rPr>
          <w:highlight w:val="white"/>
        </w:rPr>
      </w:pPr>
      <w:r w:rsidRPr="00361DD4">
        <w:rPr>
          <w:highlight w:val="white"/>
        </w:rPr>
        <w:t xml:space="preserve">    public void ObjectToIntegerAddresses() {</w:t>
      </w:r>
    </w:p>
    <w:p w14:paraId="20EDA1EF" w14:textId="374F302D" w:rsidR="00D50063" w:rsidRDefault="00D50063" w:rsidP="00D50063">
      <w:pPr>
        <w:rPr>
          <w:highlight w:val="white"/>
        </w:rPr>
      </w:pPr>
      <w:r>
        <w:rPr>
          <w:highlight w:val="white"/>
        </w:rPr>
        <w:t xml:space="preserve">We start by defining the address map, which we load with </w:t>
      </w:r>
      <w:r w:rsidR="00E0470C">
        <w:rPr>
          <w:highlight w:val="white"/>
        </w:rPr>
        <w:t>the index of each instruction.</w:t>
      </w:r>
    </w:p>
    <w:p w14:paraId="6FE8E21F" w14:textId="347C55A0" w:rsidR="00361DD4" w:rsidRDefault="00361DD4" w:rsidP="00361DD4">
      <w:pPr>
        <w:pStyle w:val="Code"/>
        <w:rPr>
          <w:highlight w:val="white"/>
        </w:rPr>
      </w:pPr>
      <w:r w:rsidRPr="00361DD4">
        <w:rPr>
          <w:highlight w:val="white"/>
        </w:rPr>
        <w:t xml:space="preserve">      IDictionary&lt;MiddleCode,int&gt; addressMap =</w:t>
      </w:r>
    </w:p>
    <w:p w14:paraId="08BA9045" w14:textId="2DDCD859" w:rsidR="00361DD4" w:rsidRPr="00361DD4" w:rsidRDefault="00361DD4" w:rsidP="00361DD4">
      <w:pPr>
        <w:pStyle w:val="Code"/>
        <w:rPr>
          <w:highlight w:val="white"/>
        </w:rPr>
      </w:pPr>
      <w:r>
        <w:rPr>
          <w:highlight w:val="white"/>
        </w:rPr>
        <w:t xml:space="preserve">       </w:t>
      </w:r>
      <w:r w:rsidRPr="00361DD4">
        <w:rPr>
          <w:highlight w:val="white"/>
        </w:rPr>
        <w:t xml:space="preserve"> new Dictionary&lt;MiddleCode,int&gt;();</w:t>
      </w:r>
    </w:p>
    <w:p w14:paraId="783D62EE" w14:textId="77777777" w:rsidR="00361DD4" w:rsidRPr="00361DD4" w:rsidRDefault="00361DD4" w:rsidP="00361DD4">
      <w:pPr>
        <w:pStyle w:val="Code"/>
        <w:rPr>
          <w:highlight w:val="white"/>
        </w:rPr>
      </w:pPr>
      <w:r w:rsidRPr="00361DD4">
        <w:rPr>
          <w:highlight w:val="white"/>
        </w:rPr>
        <w:t xml:space="preserve">    </w:t>
      </w:r>
    </w:p>
    <w:p w14:paraId="660949AE"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0D5C96EB" w14:textId="77777777" w:rsidR="00361DD4" w:rsidRPr="00361DD4" w:rsidRDefault="00361DD4" w:rsidP="00361DD4">
      <w:pPr>
        <w:pStyle w:val="Code"/>
        <w:rPr>
          <w:highlight w:val="white"/>
        </w:rPr>
      </w:pPr>
      <w:r w:rsidRPr="00361DD4">
        <w:rPr>
          <w:highlight w:val="white"/>
        </w:rPr>
        <w:t xml:space="preserve">        addressMap.Add(m_middleCodeList[index], index);</w:t>
      </w:r>
    </w:p>
    <w:p w14:paraId="34166EC4" w14:textId="77777777" w:rsidR="00361DD4" w:rsidRPr="00361DD4" w:rsidRDefault="00361DD4" w:rsidP="00361DD4">
      <w:pPr>
        <w:pStyle w:val="Code"/>
        <w:rPr>
          <w:highlight w:val="white"/>
        </w:rPr>
      </w:pPr>
      <w:r w:rsidRPr="00361DD4">
        <w:rPr>
          <w:highlight w:val="white"/>
        </w:rPr>
        <w:t xml:space="preserve">      }</w:t>
      </w:r>
    </w:p>
    <w:p w14:paraId="5BA43449" w14:textId="4AEA0E6B" w:rsidR="00361DD4" w:rsidRPr="00361DD4" w:rsidRDefault="00BC3303" w:rsidP="00BC3303">
      <w:pPr>
        <w:rPr>
          <w:highlight w:val="white"/>
        </w:rPr>
      </w:pPr>
      <w:r>
        <w:rPr>
          <w:highlight w:val="white"/>
        </w:rPr>
        <w:t xml:space="preserve">We then iterate through the </w:t>
      </w:r>
      <w:r w:rsidR="006D5D52">
        <w:rPr>
          <w:highlight w:val="white"/>
        </w:rPr>
        <w:t xml:space="preserve">middle code list and, with the help of the address map, change the </w:t>
      </w:r>
      <w:r w:rsidR="00C95871">
        <w:rPr>
          <w:highlight w:val="white"/>
        </w:rPr>
        <w:t>targets from middle code instructions to integer values.</w:t>
      </w:r>
      <w:r w:rsidR="00361DD4" w:rsidRPr="00361DD4">
        <w:rPr>
          <w:highlight w:val="white"/>
        </w:rPr>
        <w:t xml:space="preserve">    </w:t>
      </w:r>
    </w:p>
    <w:p w14:paraId="4576C19D"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77EE8FDB" w14:textId="77777777" w:rsidR="00361DD4" w:rsidRPr="00361DD4" w:rsidRDefault="00361DD4" w:rsidP="00361DD4">
      <w:pPr>
        <w:pStyle w:val="Code"/>
        <w:rPr>
          <w:highlight w:val="white"/>
        </w:rPr>
      </w:pPr>
      <w:r w:rsidRPr="00361DD4">
        <w:rPr>
          <w:highlight w:val="white"/>
        </w:rPr>
        <w:t xml:space="preserve">        MiddleCode sourceCode = m_middleCodeList[index];</w:t>
      </w:r>
    </w:p>
    <w:p w14:paraId="1611AD03" w14:textId="77777777" w:rsidR="00361DD4" w:rsidRPr="00361DD4" w:rsidRDefault="00361DD4" w:rsidP="00361DD4">
      <w:pPr>
        <w:pStyle w:val="Code"/>
        <w:rPr>
          <w:highlight w:val="white"/>
        </w:rPr>
      </w:pPr>
      <w:r w:rsidRPr="00361DD4">
        <w:rPr>
          <w:highlight w:val="white"/>
        </w:rPr>
        <w:t xml:space="preserve">      </w:t>
      </w:r>
    </w:p>
    <w:p w14:paraId="07FFA66D" w14:textId="77777777" w:rsidR="00361DD4" w:rsidRDefault="00361DD4" w:rsidP="00361DD4">
      <w:pPr>
        <w:pStyle w:val="Code"/>
        <w:rPr>
          <w:highlight w:val="white"/>
        </w:rPr>
      </w:pPr>
      <w:r w:rsidRPr="00361DD4">
        <w:rPr>
          <w:highlight w:val="white"/>
        </w:rPr>
        <w:t xml:space="preserve">        if (sourceCode.IsGoto() || sourceCode.IsCarry() ||</w:t>
      </w:r>
    </w:p>
    <w:p w14:paraId="3F2707A9" w14:textId="34CD6BFF" w:rsidR="00361DD4" w:rsidRPr="00361DD4" w:rsidRDefault="00361DD4" w:rsidP="00361DD4">
      <w:pPr>
        <w:pStyle w:val="Code"/>
        <w:rPr>
          <w:highlight w:val="white"/>
        </w:rPr>
      </w:pPr>
      <w:r>
        <w:rPr>
          <w:highlight w:val="white"/>
        </w:rPr>
        <w:t xml:space="preserve">           </w:t>
      </w:r>
      <w:r w:rsidRPr="00361DD4">
        <w:rPr>
          <w:highlight w:val="white"/>
        </w:rPr>
        <w:t xml:space="preserve"> sourceCode.IsRelation()) {</w:t>
      </w:r>
    </w:p>
    <w:p w14:paraId="575DA161" w14:textId="6AFF90AC"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(sourceCode[0] is MiddleCode);</w:t>
      </w:r>
    </w:p>
    <w:p w14:paraId="3E04EEEA" w14:textId="77777777" w:rsidR="00361DD4" w:rsidRPr="00361DD4" w:rsidRDefault="00361DD4" w:rsidP="00361DD4">
      <w:pPr>
        <w:pStyle w:val="Code"/>
        <w:rPr>
          <w:highlight w:val="white"/>
        </w:rPr>
      </w:pPr>
      <w:r w:rsidRPr="00361DD4">
        <w:rPr>
          <w:highlight w:val="white"/>
        </w:rPr>
        <w:t xml:space="preserve">          MiddleCode targetCode = (MiddleCode) sourceCode[0];</w:t>
      </w:r>
    </w:p>
    <w:p w14:paraId="5E4E5754" w14:textId="55E1BA6A"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(addressMap.ContainsKey(targetCode));</w:t>
      </w:r>
    </w:p>
    <w:p w14:paraId="7E7926ED" w14:textId="77777777" w:rsidR="00361DD4" w:rsidRPr="00361DD4" w:rsidRDefault="00361DD4" w:rsidP="00361DD4">
      <w:pPr>
        <w:pStyle w:val="Code"/>
        <w:rPr>
          <w:highlight w:val="white"/>
        </w:rPr>
      </w:pPr>
      <w:r w:rsidRPr="00361DD4">
        <w:rPr>
          <w:highlight w:val="white"/>
        </w:rPr>
        <w:t xml:space="preserve">          sourceCode[0] = addressMap[targetCode];</w:t>
      </w:r>
    </w:p>
    <w:p w14:paraId="08D74424" w14:textId="77777777" w:rsidR="00361DD4" w:rsidRPr="00361DD4" w:rsidRDefault="00361DD4" w:rsidP="00361DD4">
      <w:pPr>
        <w:pStyle w:val="Code"/>
        <w:rPr>
          <w:highlight w:val="white"/>
        </w:rPr>
      </w:pPr>
      <w:r w:rsidRPr="00361DD4">
        <w:rPr>
          <w:highlight w:val="white"/>
        </w:rPr>
        <w:t xml:space="preserve">        }</w:t>
      </w:r>
    </w:p>
    <w:p w14:paraId="455DDE3D" w14:textId="77777777" w:rsidR="00361DD4" w:rsidRPr="00361DD4" w:rsidRDefault="00361DD4" w:rsidP="00361DD4">
      <w:pPr>
        <w:pStyle w:val="Code"/>
        <w:rPr>
          <w:highlight w:val="white"/>
        </w:rPr>
      </w:pPr>
      <w:r w:rsidRPr="00361DD4">
        <w:rPr>
          <w:highlight w:val="white"/>
        </w:rPr>
        <w:t xml:space="preserve">      }</w:t>
      </w:r>
    </w:p>
    <w:p w14:paraId="54DA9ADB" w14:textId="443BFBB6" w:rsidR="009D157E" w:rsidRPr="00361DD4" w:rsidRDefault="00361DD4" w:rsidP="00361DD4">
      <w:pPr>
        <w:pStyle w:val="Code"/>
        <w:rPr>
          <w:highlight w:val="white"/>
        </w:rPr>
      </w:pPr>
      <w:r w:rsidRPr="00361DD4">
        <w:rPr>
          <w:highlight w:val="white"/>
        </w:rPr>
        <w:t xml:space="preserve">    }</w:t>
      </w:r>
    </w:p>
    <w:p w14:paraId="290031D7" w14:textId="1551B525" w:rsidR="001B6658" w:rsidRDefault="001B6658" w:rsidP="00795872">
      <w:pPr>
        <w:pStyle w:val="Rubrik3"/>
      </w:pPr>
      <w:r>
        <w:t>Goto Next Instructions</w:t>
      </w:r>
    </w:p>
    <w:p w14:paraId="7A9F02C3" w14:textId="4ACBDBB6" w:rsidR="001B6658" w:rsidRPr="001B6658" w:rsidRDefault="001B6658" w:rsidP="001B6658">
      <w:r>
        <w:t xml:space="preserve">In some cases, there may be goto instructions that just jump to the next instructions. Those instructions </w:t>
      </w:r>
      <w:r w:rsidR="005727E4">
        <w:t xml:space="preserve">are </w:t>
      </w:r>
      <w:r w:rsidR="00DF46F1">
        <w:t>meaningless</w:t>
      </w:r>
      <w:r w:rsidR="005727E4">
        <w:t xml:space="preserve"> and </w:t>
      </w:r>
      <w:r w:rsidR="00DF46F1">
        <w:t>s</w:t>
      </w:r>
      <w:r w:rsidR="005727E4">
        <w:t>hall be removed.</w:t>
      </w:r>
      <w:r w:rsidR="001A05A4">
        <w:t xml:space="preserve"> For instance:</w:t>
      </w:r>
    </w:p>
    <w:bookmarkEnd w:id="5836"/>
    <w:p w14:paraId="1A4DE48E" w14:textId="77777777" w:rsidR="000428CE" w:rsidRPr="00EC76D5" w:rsidRDefault="00116D7F" w:rsidP="000428CE">
      <w:pPr>
        <w:pStyle w:val="Code"/>
      </w:pPr>
      <w:r w:rsidRPr="00EC76D5">
        <w:t xml:space="preserve"> </w:t>
      </w:r>
      <w:r w:rsidR="000428CE" w:rsidRPr="00EC76D5">
        <w:t xml:space="preserve"> 1. goto 2</w:t>
      </w:r>
    </w:p>
    <w:p w14:paraId="3945D4AF" w14:textId="77777777" w:rsidR="000B244B" w:rsidRPr="00EC76D5" w:rsidRDefault="000428CE" w:rsidP="000B244B">
      <w:pPr>
        <w:pStyle w:val="Code"/>
      </w:pPr>
      <w:r w:rsidRPr="00EC76D5">
        <w:t xml:space="preserve">  2. ...</w:t>
      </w:r>
    </w:p>
    <w:p w14:paraId="46FD00C9" w14:textId="56C831CD" w:rsidR="00116D7F" w:rsidRDefault="00F34F95" w:rsidP="00F34F95">
      <w:pPr>
        <w:pStyle w:val="CodeHeader"/>
      </w:pPr>
      <w:r>
        <w:t>MiddleCodeOptimizor.cs</w:t>
      </w:r>
    </w:p>
    <w:p w14:paraId="2B2B3ECA" w14:textId="77777777" w:rsidR="001550CF" w:rsidRPr="001550CF" w:rsidRDefault="001550CF" w:rsidP="001550CF">
      <w:pPr>
        <w:pStyle w:val="Code"/>
        <w:rPr>
          <w:highlight w:val="white"/>
        </w:rPr>
      </w:pPr>
      <w:r w:rsidRPr="001550CF">
        <w:rPr>
          <w:highlight w:val="white"/>
        </w:rPr>
        <w:t xml:space="preserve">    private void ClearGotoNextStatements() {</w:t>
      </w:r>
    </w:p>
    <w:p w14:paraId="3514884D" w14:textId="77777777" w:rsidR="001550CF" w:rsidRPr="001550CF" w:rsidRDefault="001550CF" w:rsidP="001550CF">
      <w:pPr>
        <w:pStyle w:val="Code"/>
        <w:rPr>
          <w:highlight w:val="white"/>
        </w:rPr>
      </w:pPr>
      <w:r w:rsidRPr="001550CF">
        <w:rPr>
          <w:highlight w:val="white"/>
        </w:rPr>
        <w:t xml:space="preserve">      for (int index = 1; index &lt; (m_middleCodeList.Count - 1); ++index) {</w:t>
      </w:r>
    </w:p>
    <w:p w14:paraId="6FBDBF4C" w14:textId="77777777" w:rsidR="001550CF" w:rsidRPr="001550CF" w:rsidRDefault="001550CF" w:rsidP="001550CF">
      <w:pPr>
        <w:pStyle w:val="Code"/>
        <w:rPr>
          <w:highlight w:val="white"/>
        </w:rPr>
      </w:pPr>
      <w:r w:rsidRPr="001550CF">
        <w:rPr>
          <w:highlight w:val="white"/>
        </w:rPr>
        <w:t xml:space="preserve">        MiddleCode middleCode = m_middleCodeList[index];</w:t>
      </w:r>
    </w:p>
    <w:p w14:paraId="5D60B1D5" w14:textId="77777777" w:rsidR="001550CF" w:rsidRPr="001550CF" w:rsidRDefault="001550CF" w:rsidP="001550CF">
      <w:pPr>
        <w:pStyle w:val="Code"/>
        <w:rPr>
          <w:highlight w:val="white"/>
        </w:rPr>
      </w:pPr>
      <w:r w:rsidRPr="001550CF">
        <w:rPr>
          <w:highlight w:val="white"/>
        </w:rPr>
        <w:t xml:space="preserve">      </w:t>
      </w:r>
    </w:p>
    <w:p w14:paraId="61930F85" w14:textId="77777777" w:rsidR="001550CF" w:rsidRPr="001550CF" w:rsidRDefault="001550CF" w:rsidP="001550CF">
      <w:pPr>
        <w:pStyle w:val="Code"/>
        <w:rPr>
          <w:highlight w:val="white"/>
        </w:rPr>
      </w:pPr>
      <w:r w:rsidRPr="001550CF">
        <w:rPr>
          <w:highlight w:val="white"/>
        </w:rPr>
        <w:t xml:space="preserve">        if (middleCode.IsRelationCarryOrGoto()) {</w:t>
      </w:r>
    </w:p>
    <w:p w14:paraId="61C744AB" w14:textId="77777777" w:rsidR="001550CF" w:rsidRPr="001550CF" w:rsidRDefault="001550CF" w:rsidP="001550CF">
      <w:pPr>
        <w:pStyle w:val="Code"/>
        <w:rPr>
          <w:highlight w:val="white"/>
        </w:rPr>
      </w:pPr>
      <w:r w:rsidRPr="001550CF">
        <w:rPr>
          <w:highlight w:val="white"/>
        </w:rPr>
        <w:t xml:space="preserve">          int target = (int) middleCode[0];</w:t>
      </w:r>
    </w:p>
    <w:p w14:paraId="34A24EC8" w14:textId="5C815D07" w:rsidR="001550CF" w:rsidRPr="001550CF" w:rsidRDefault="001550CF" w:rsidP="001550CF">
      <w:pPr>
        <w:rPr>
          <w:highlight w:val="white"/>
        </w:rPr>
      </w:pPr>
      <w:r w:rsidRPr="001550CF">
        <w:rPr>
          <w:highlight w:val="white"/>
        </w:rPr>
        <w:t xml:space="preserve">  </w:t>
      </w:r>
      <w:r>
        <w:rPr>
          <w:highlight w:val="white"/>
        </w:rPr>
        <w:t xml:space="preserve">When we encounter a jump instruction that jumps to the next </w:t>
      </w:r>
      <w:r w:rsidR="00A1085E">
        <w:rPr>
          <w:highlight w:val="white"/>
        </w:rPr>
        <w:t>instruction</w:t>
      </w:r>
      <w:r>
        <w:rPr>
          <w:highlight w:val="white"/>
        </w:rPr>
        <w:t>, we remove it</w:t>
      </w:r>
    </w:p>
    <w:p w14:paraId="51B50F65" w14:textId="77777777" w:rsidR="001550CF" w:rsidRPr="001550CF" w:rsidRDefault="001550CF" w:rsidP="001550CF">
      <w:pPr>
        <w:pStyle w:val="Code"/>
        <w:rPr>
          <w:highlight w:val="white"/>
        </w:rPr>
      </w:pPr>
      <w:r w:rsidRPr="001550CF">
        <w:rPr>
          <w:highlight w:val="white"/>
        </w:rPr>
        <w:t xml:space="preserve">          if (target == (index + 1)) {</w:t>
      </w:r>
    </w:p>
    <w:p w14:paraId="2A1C6D22" w14:textId="77777777" w:rsidR="001550CF" w:rsidRPr="001550CF" w:rsidRDefault="001550CF" w:rsidP="001550CF">
      <w:pPr>
        <w:pStyle w:val="Code"/>
        <w:rPr>
          <w:highlight w:val="white"/>
        </w:rPr>
      </w:pPr>
      <w:r w:rsidRPr="001550CF">
        <w:rPr>
          <w:highlight w:val="white"/>
        </w:rPr>
        <w:t xml:space="preserve">            middleCode.Clear();</w:t>
      </w:r>
    </w:p>
    <w:p w14:paraId="1F938A38" w14:textId="77777777" w:rsidR="001550CF" w:rsidRPr="001550CF" w:rsidRDefault="001550CF" w:rsidP="001550CF">
      <w:pPr>
        <w:pStyle w:val="Code"/>
        <w:rPr>
          <w:highlight w:val="white"/>
        </w:rPr>
      </w:pPr>
      <w:r w:rsidRPr="001550CF">
        <w:rPr>
          <w:highlight w:val="white"/>
        </w:rPr>
        <w:t xml:space="preserve">            m_update = true;</w:t>
      </w:r>
    </w:p>
    <w:p w14:paraId="7A2A4A27" w14:textId="77777777" w:rsidR="001550CF" w:rsidRPr="001550CF" w:rsidRDefault="001550CF" w:rsidP="001550CF">
      <w:pPr>
        <w:pStyle w:val="Code"/>
        <w:rPr>
          <w:highlight w:val="white"/>
        </w:rPr>
      </w:pPr>
      <w:r w:rsidRPr="001550CF">
        <w:rPr>
          <w:highlight w:val="white"/>
        </w:rPr>
        <w:t xml:space="preserve">          }</w:t>
      </w:r>
    </w:p>
    <w:p w14:paraId="436BA2C5" w14:textId="77777777" w:rsidR="001550CF" w:rsidRPr="001550CF" w:rsidRDefault="001550CF" w:rsidP="001550CF">
      <w:pPr>
        <w:pStyle w:val="Code"/>
        <w:rPr>
          <w:highlight w:val="white"/>
        </w:rPr>
      </w:pPr>
      <w:r w:rsidRPr="001550CF">
        <w:rPr>
          <w:highlight w:val="white"/>
        </w:rPr>
        <w:lastRenderedPageBreak/>
        <w:t xml:space="preserve">        }</w:t>
      </w:r>
    </w:p>
    <w:p w14:paraId="135028ED" w14:textId="77777777" w:rsidR="001550CF" w:rsidRPr="001550CF" w:rsidRDefault="001550CF" w:rsidP="001550CF">
      <w:pPr>
        <w:pStyle w:val="Code"/>
        <w:rPr>
          <w:highlight w:val="white"/>
        </w:rPr>
      </w:pPr>
      <w:r w:rsidRPr="001550CF">
        <w:rPr>
          <w:highlight w:val="white"/>
        </w:rPr>
        <w:t xml:space="preserve">      }</w:t>
      </w:r>
    </w:p>
    <w:p w14:paraId="592B5858" w14:textId="44707258" w:rsidR="001550CF" w:rsidRPr="003E3851" w:rsidRDefault="001550CF" w:rsidP="003E3851">
      <w:pPr>
        <w:pStyle w:val="Code"/>
        <w:rPr>
          <w:highlight w:val="white"/>
        </w:rPr>
      </w:pPr>
      <w:r w:rsidRPr="001550CF">
        <w:rPr>
          <w:highlight w:val="white"/>
        </w:rPr>
        <w:t xml:space="preserve">    }</w:t>
      </w:r>
    </w:p>
    <w:p w14:paraId="11007EDD" w14:textId="6932B9D7" w:rsidR="001D1BEE" w:rsidRPr="00EC76D5" w:rsidRDefault="00223AD8" w:rsidP="00795872">
      <w:pPr>
        <w:pStyle w:val="Rubrik3"/>
      </w:pPr>
      <w:bookmarkStart w:id="5837" w:name="_Toc481936420"/>
      <w:r w:rsidRPr="00EC76D5">
        <w:t>Next-</w:t>
      </w:r>
      <w:r w:rsidR="00795872" w:rsidRPr="00EC76D5">
        <w:t xml:space="preserve">Double </w:t>
      </w:r>
      <w:r w:rsidR="00036C5E" w:rsidRPr="00EC76D5">
        <w:t xml:space="preserve">Goto </w:t>
      </w:r>
      <w:r w:rsidR="00795872" w:rsidRPr="00EC76D5">
        <w:t>Statements</w:t>
      </w:r>
      <w:bookmarkEnd w:id="5837"/>
    </w:p>
    <w:p w14:paraId="5B0FA6AC" w14:textId="7FA840CA" w:rsidR="00BF3B8B" w:rsidRPr="00EC76D5" w:rsidRDefault="00BF3B8B" w:rsidP="00BF3B8B">
      <w:r w:rsidRPr="00EC76D5">
        <w:t>A</w:t>
      </w:r>
      <w:r w:rsidR="00544D41" w:rsidRPr="00EC76D5">
        <w:t xml:space="preserve"> conditional jump </w:t>
      </w:r>
      <w:r w:rsidRPr="00EC76D5">
        <w:t xml:space="preserve">instruction that jumps two steps ahead and is followed by </w:t>
      </w:r>
      <w:r w:rsidR="00266732" w:rsidRPr="00EC76D5">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EC76D5" w14:paraId="1DC9A61D" w14:textId="77777777" w:rsidTr="00BF3B8B">
        <w:tc>
          <w:tcPr>
            <w:tcW w:w="3116" w:type="dxa"/>
          </w:tcPr>
          <w:p w14:paraId="0279EBC8" w14:textId="77777777" w:rsidR="008616EC" w:rsidRPr="00EC76D5" w:rsidRDefault="008616EC" w:rsidP="008616EC">
            <w:pPr>
              <w:pStyle w:val="Code"/>
            </w:pPr>
            <w:r w:rsidRPr="00EC76D5">
              <w:t>1. if a &lt; b goto 3</w:t>
            </w:r>
          </w:p>
          <w:p w14:paraId="1A56FC39" w14:textId="77777777" w:rsidR="008616EC" w:rsidRPr="00EC76D5" w:rsidRDefault="008616EC" w:rsidP="008616EC">
            <w:pPr>
              <w:pStyle w:val="Code"/>
            </w:pPr>
            <w:r w:rsidRPr="00EC76D5">
              <w:t>2. goto 10</w:t>
            </w:r>
          </w:p>
          <w:p w14:paraId="1616E2C4" w14:textId="02E76E44" w:rsidR="005A0A21" w:rsidRPr="00EC76D5" w:rsidRDefault="005A0A21" w:rsidP="008616EC">
            <w:pPr>
              <w:pStyle w:val="Code"/>
            </w:pPr>
            <w:r w:rsidRPr="00EC76D5">
              <w:t xml:space="preserve">3. </w:t>
            </w:r>
            <w:r w:rsidR="00E2129D">
              <w:t>...</w:t>
            </w:r>
          </w:p>
        </w:tc>
        <w:tc>
          <w:tcPr>
            <w:tcW w:w="3117" w:type="dxa"/>
          </w:tcPr>
          <w:p w14:paraId="07062B55" w14:textId="77777777" w:rsidR="008616EC" w:rsidRPr="00EC76D5" w:rsidRDefault="008616EC" w:rsidP="008616EC">
            <w:pPr>
              <w:pStyle w:val="Code"/>
            </w:pPr>
            <w:r w:rsidRPr="00EC76D5">
              <w:t>1. if a &gt;= b goto 10</w:t>
            </w:r>
          </w:p>
          <w:p w14:paraId="12B92337" w14:textId="75C36783" w:rsidR="008616EC" w:rsidRPr="00EC76D5" w:rsidRDefault="008616EC" w:rsidP="008616EC">
            <w:pPr>
              <w:pStyle w:val="Code"/>
              <w:rPr>
                <w:i/>
              </w:rPr>
            </w:pPr>
            <w:r w:rsidRPr="00EC76D5">
              <w:t xml:space="preserve">2. </w:t>
            </w:r>
            <w:r w:rsidR="00A713FD" w:rsidRPr="00EC76D5">
              <w:rPr>
                <w:i/>
              </w:rPr>
              <w:t>removed</w:t>
            </w:r>
          </w:p>
          <w:p w14:paraId="6388A575" w14:textId="77777777" w:rsidR="005A0A21" w:rsidRPr="00EC76D5" w:rsidRDefault="005A0A21" w:rsidP="008616EC">
            <w:pPr>
              <w:pStyle w:val="Code"/>
            </w:pPr>
            <w:r w:rsidRPr="00EC76D5">
              <w:t>3. ...</w:t>
            </w:r>
          </w:p>
        </w:tc>
        <w:tc>
          <w:tcPr>
            <w:tcW w:w="3117" w:type="dxa"/>
          </w:tcPr>
          <w:p w14:paraId="0C40675A" w14:textId="77777777" w:rsidR="008616EC" w:rsidRPr="00EC76D5" w:rsidRDefault="008616EC" w:rsidP="008616EC">
            <w:pPr>
              <w:pStyle w:val="Code"/>
            </w:pPr>
          </w:p>
        </w:tc>
      </w:tr>
    </w:tbl>
    <w:p w14:paraId="3741EBFA" w14:textId="559011C9" w:rsidR="003A0F6E" w:rsidRPr="00023E71" w:rsidRDefault="003A0F6E" w:rsidP="00023E71">
      <w:r>
        <w:t xml:space="preserve">To begin with, we need the inverse map to change the condition. The swap map </w:t>
      </w:r>
      <w:r w:rsidR="00023E71">
        <w:t xml:space="preserve">is used in </w:t>
      </w:r>
      <w:r w:rsidR="00023E71" w:rsidRPr="00023E71">
        <w:rPr>
          <w:rStyle w:val="KeyWord0"/>
          <w:highlight w:val="white"/>
        </w:rPr>
        <w:t>OptimizeRelation</w:t>
      </w:r>
      <w:r w:rsidR="00023E71" w:rsidRPr="00023E71">
        <w:t xml:space="preserve"> below.</w:t>
      </w:r>
      <w:r w:rsidR="00D15D74">
        <w:t xml:space="preserve"> The </w:t>
      </w:r>
      <w:r w:rsidR="00694CB8">
        <w:t>reason</w:t>
      </w:r>
      <w:r w:rsidR="00D15D74">
        <w:t xml:space="preserve"> we define it at this point in the code is that we canno</w:t>
      </w:r>
      <w:r w:rsidR="00694CB8">
        <w:t>t</w:t>
      </w:r>
      <w:r w:rsidR="00D15D74">
        <w:t xml:space="preserve"> have more than one static area in the same class.</w:t>
      </w:r>
    </w:p>
    <w:p w14:paraId="77636877" w14:textId="28D9669A" w:rsidR="00BE75AF" w:rsidRDefault="00BE75AF" w:rsidP="00BE75AF">
      <w:pPr>
        <w:pStyle w:val="CodeHeader"/>
      </w:pPr>
      <w:r>
        <w:t>MiddleCodeOptimizor.cs</w:t>
      </w:r>
    </w:p>
    <w:p w14:paraId="6EAACB88" w14:textId="77777777" w:rsidR="003901CA" w:rsidRPr="003901CA" w:rsidRDefault="003901CA" w:rsidP="003901CA">
      <w:pPr>
        <w:pStyle w:val="Code"/>
        <w:rPr>
          <w:highlight w:val="white"/>
        </w:rPr>
      </w:pPr>
      <w:bookmarkStart w:id="5838" w:name="_Toc481936421"/>
      <w:r w:rsidRPr="003901CA">
        <w:rPr>
          <w:highlight w:val="white"/>
        </w:rPr>
        <w:t xml:space="preserve">    public static IDictionary&lt;MiddleOperator, MiddleOperator&gt; m_inverseMap =</w:t>
      </w:r>
    </w:p>
    <w:p w14:paraId="294F1320" w14:textId="77777777" w:rsidR="003901CA" w:rsidRPr="003901CA" w:rsidRDefault="003901CA" w:rsidP="003901CA">
      <w:pPr>
        <w:pStyle w:val="Code"/>
        <w:rPr>
          <w:highlight w:val="white"/>
        </w:rPr>
      </w:pPr>
      <w:r w:rsidRPr="003901CA">
        <w:rPr>
          <w:highlight w:val="white"/>
        </w:rPr>
        <w:t xml:space="preserve">      new Dictionary&lt;MiddleOperator, MiddleOperator&gt;();</w:t>
      </w:r>
    </w:p>
    <w:p w14:paraId="599D69B2" w14:textId="77777777" w:rsidR="003901CA" w:rsidRPr="003901CA" w:rsidRDefault="003901CA" w:rsidP="003901CA">
      <w:pPr>
        <w:pStyle w:val="Code"/>
        <w:rPr>
          <w:highlight w:val="white"/>
        </w:rPr>
      </w:pPr>
    </w:p>
    <w:p w14:paraId="06ECBEEA" w14:textId="77777777" w:rsidR="003901CA" w:rsidRPr="003901CA" w:rsidRDefault="003901CA" w:rsidP="003901CA">
      <w:pPr>
        <w:pStyle w:val="Code"/>
        <w:rPr>
          <w:highlight w:val="white"/>
        </w:rPr>
      </w:pPr>
      <w:r w:rsidRPr="003901CA">
        <w:rPr>
          <w:highlight w:val="white"/>
        </w:rPr>
        <w:t xml:space="preserve">    public static IDictionary&lt;MiddleOperator,MiddleOperator&gt; m_swapMap =</w:t>
      </w:r>
    </w:p>
    <w:p w14:paraId="4364C40A" w14:textId="77777777" w:rsidR="003901CA" w:rsidRPr="003901CA" w:rsidRDefault="003901CA" w:rsidP="003901CA">
      <w:pPr>
        <w:pStyle w:val="Code"/>
        <w:rPr>
          <w:highlight w:val="white"/>
        </w:rPr>
      </w:pPr>
      <w:r w:rsidRPr="003901CA">
        <w:rPr>
          <w:highlight w:val="white"/>
        </w:rPr>
        <w:t xml:space="preserve">       new Dictionary&lt;MiddleOperator,MiddleOperator&gt;();</w:t>
      </w:r>
    </w:p>
    <w:p w14:paraId="0BC193D8" w14:textId="77777777" w:rsidR="003901CA" w:rsidRPr="003901CA" w:rsidRDefault="003901CA" w:rsidP="003901CA">
      <w:pPr>
        <w:pStyle w:val="Code"/>
        <w:rPr>
          <w:highlight w:val="white"/>
        </w:rPr>
      </w:pPr>
    </w:p>
    <w:p w14:paraId="1C5181A4" w14:textId="77777777" w:rsidR="003901CA" w:rsidRPr="003901CA" w:rsidRDefault="003901CA" w:rsidP="003901CA">
      <w:pPr>
        <w:pStyle w:val="Code"/>
        <w:rPr>
          <w:highlight w:val="white"/>
        </w:rPr>
      </w:pPr>
      <w:r w:rsidRPr="003901CA">
        <w:rPr>
          <w:highlight w:val="white"/>
        </w:rPr>
        <w:t xml:space="preserve">    static MiddleCodeOptimizer() {</w:t>
      </w:r>
    </w:p>
    <w:p w14:paraId="7DE71E95" w14:textId="77777777" w:rsidR="003901CA" w:rsidRPr="003901CA" w:rsidRDefault="003901CA" w:rsidP="003901CA">
      <w:pPr>
        <w:pStyle w:val="Code"/>
        <w:rPr>
          <w:highlight w:val="white"/>
        </w:rPr>
      </w:pPr>
      <w:r w:rsidRPr="003901CA">
        <w:rPr>
          <w:highlight w:val="white"/>
        </w:rPr>
        <w:t xml:space="preserve">      m_inverseMap.Add(MiddleOperator.Equal, MiddleOperator.NotEqual);</w:t>
      </w:r>
    </w:p>
    <w:p w14:paraId="268D2833" w14:textId="77777777" w:rsidR="003901CA" w:rsidRPr="003901CA" w:rsidRDefault="003901CA" w:rsidP="003901CA">
      <w:pPr>
        <w:pStyle w:val="Code"/>
        <w:rPr>
          <w:highlight w:val="white"/>
        </w:rPr>
      </w:pPr>
      <w:r w:rsidRPr="003901CA">
        <w:rPr>
          <w:highlight w:val="white"/>
        </w:rPr>
        <w:t xml:space="preserve">      m_inverseMap.Add(MiddleOperator.NotEqual, MiddleOperator.Equal);</w:t>
      </w:r>
    </w:p>
    <w:p w14:paraId="104BFFED" w14:textId="77777777" w:rsidR="003901CA" w:rsidRPr="003901CA" w:rsidRDefault="003901CA" w:rsidP="003901CA">
      <w:pPr>
        <w:pStyle w:val="Code"/>
        <w:rPr>
          <w:highlight w:val="white"/>
        </w:rPr>
      </w:pPr>
      <w:r w:rsidRPr="003901CA">
        <w:rPr>
          <w:highlight w:val="white"/>
        </w:rPr>
        <w:t xml:space="preserve">      m_inverseMap.Add(MiddleOperator.Carry, MiddleOperator.NotCarry);</w:t>
      </w:r>
    </w:p>
    <w:p w14:paraId="4EA5E0F1" w14:textId="77777777" w:rsidR="003901CA" w:rsidRPr="003901CA" w:rsidRDefault="003901CA" w:rsidP="003901CA">
      <w:pPr>
        <w:pStyle w:val="Code"/>
        <w:rPr>
          <w:highlight w:val="white"/>
        </w:rPr>
      </w:pPr>
      <w:r w:rsidRPr="003901CA">
        <w:rPr>
          <w:highlight w:val="white"/>
        </w:rPr>
        <w:t xml:space="preserve">      m_inverseMap.Add(MiddleOperator.NotCarry, MiddleOperator.Carry);</w:t>
      </w:r>
    </w:p>
    <w:p w14:paraId="1671A84F" w14:textId="77777777" w:rsidR="00202DD7" w:rsidRDefault="003901CA" w:rsidP="003901CA">
      <w:pPr>
        <w:pStyle w:val="Code"/>
        <w:rPr>
          <w:highlight w:val="white"/>
        </w:rPr>
      </w:pPr>
      <w:r w:rsidRPr="003901CA">
        <w:rPr>
          <w:highlight w:val="white"/>
        </w:rPr>
        <w:t xml:space="preserve">      m_inverseMap.Add(MiddleOperator.SignedLessThan,</w:t>
      </w:r>
    </w:p>
    <w:p w14:paraId="4CB36015" w14:textId="574D507B" w:rsidR="003901CA" w:rsidRPr="003901CA" w:rsidRDefault="00202DD7" w:rsidP="003901CA">
      <w:pPr>
        <w:pStyle w:val="Code"/>
        <w:rPr>
          <w:highlight w:val="white"/>
        </w:rPr>
      </w:pPr>
      <w:r>
        <w:rPr>
          <w:highlight w:val="white"/>
        </w:rPr>
        <w:t xml:space="preserve">                       </w:t>
      </w:r>
      <w:r w:rsidR="003901CA" w:rsidRPr="003901CA">
        <w:rPr>
          <w:highlight w:val="white"/>
        </w:rPr>
        <w:t>MiddleOperator.SignedGreaterThanEqual);</w:t>
      </w:r>
    </w:p>
    <w:p w14:paraId="6B0E718C" w14:textId="77777777" w:rsidR="00202DD7" w:rsidRDefault="003901CA" w:rsidP="003901CA">
      <w:pPr>
        <w:pStyle w:val="Code"/>
        <w:rPr>
          <w:highlight w:val="white"/>
        </w:rPr>
      </w:pPr>
      <w:r w:rsidRPr="003901CA">
        <w:rPr>
          <w:highlight w:val="white"/>
        </w:rPr>
        <w:t xml:space="preserve">      m_inverseMap.Add(MiddleOperator.SignedLessThanEqual,</w:t>
      </w:r>
    </w:p>
    <w:p w14:paraId="1879DA00" w14:textId="4195AFE7"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MiddleOperator.SignedGreaterThan);</w:t>
      </w:r>
    </w:p>
    <w:p w14:paraId="3D7DF810" w14:textId="77777777" w:rsidR="00202DD7" w:rsidRDefault="003901CA" w:rsidP="003901CA">
      <w:pPr>
        <w:pStyle w:val="Code"/>
        <w:rPr>
          <w:highlight w:val="white"/>
        </w:rPr>
      </w:pPr>
      <w:r w:rsidRPr="003901CA">
        <w:rPr>
          <w:highlight w:val="white"/>
        </w:rPr>
        <w:t xml:space="preserve">      m_inverseMap.Add(MiddleOperator.SignedGreaterThan,</w:t>
      </w:r>
    </w:p>
    <w:p w14:paraId="15ACF9B6" w14:textId="127699A8" w:rsidR="003901CA" w:rsidRPr="003901CA" w:rsidRDefault="00202DD7" w:rsidP="003901CA">
      <w:pPr>
        <w:pStyle w:val="Code"/>
        <w:rPr>
          <w:highlight w:val="white"/>
        </w:rPr>
      </w:pPr>
      <w:r>
        <w:rPr>
          <w:highlight w:val="white"/>
        </w:rPr>
        <w:t xml:space="preserve">                       </w:t>
      </w:r>
      <w:r w:rsidR="003901CA" w:rsidRPr="003901CA">
        <w:rPr>
          <w:highlight w:val="white"/>
        </w:rPr>
        <w:t>MiddleOperator.SignedLessThanEqual);</w:t>
      </w:r>
    </w:p>
    <w:p w14:paraId="4DF91998" w14:textId="77777777" w:rsidR="00202DD7" w:rsidRDefault="003901CA" w:rsidP="003901CA">
      <w:pPr>
        <w:pStyle w:val="Code"/>
        <w:rPr>
          <w:highlight w:val="white"/>
        </w:rPr>
      </w:pPr>
      <w:r w:rsidRPr="003901CA">
        <w:rPr>
          <w:highlight w:val="white"/>
        </w:rPr>
        <w:t xml:space="preserve">      m_inverseMap.Add(MiddleOperator.SignedGreaterThanEqual,</w:t>
      </w:r>
    </w:p>
    <w:p w14:paraId="27F46813" w14:textId="4A552147"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w:t>
      </w:r>
    </w:p>
    <w:p w14:paraId="42C03DEC" w14:textId="77777777" w:rsidR="00202DD7" w:rsidRDefault="003901CA" w:rsidP="003901CA">
      <w:pPr>
        <w:pStyle w:val="Code"/>
        <w:rPr>
          <w:highlight w:val="white"/>
        </w:rPr>
      </w:pPr>
      <w:r w:rsidRPr="003901CA">
        <w:rPr>
          <w:highlight w:val="white"/>
        </w:rPr>
        <w:t xml:space="preserve">      m_inverseMap.Add(MiddleOperator.UnsignedLessThan,</w:t>
      </w:r>
    </w:p>
    <w:p w14:paraId="66497A24" w14:textId="31E778D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MiddleOperator.UnsignedGreaterThanEqual);</w:t>
      </w:r>
    </w:p>
    <w:p w14:paraId="3E38ED7C" w14:textId="77777777" w:rsidR="00202DD7" w:rsidRDefault="003901CA" w:rsidP="003901CA">
      <w:pPr>
        <w:pStyle w:val="Code"/>
        <w:rPr>
          <w:highlight w:val="white"/>
        </w:rPr>
      </w:pPr>
      <w:r w:rsidRPr="003901CA">
        <w:rPr>
          <w:highlight w:val="white"/>
        </w:rPr>
        <w:t xml:space="preserve">      m_inverseMap.Add(MiddleOperator.UnsignedLessThanEqual,</w:t>
      </w:r>
    </w:p>
    <w:p w14:paraId="2BDF9DBB" w14:textId="0758B165"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w:t>
      </w:r>
    </w:p>
    <w:p w14:paraId="63A722CB" w14:textId="77777777" w:rsidR="00202DD7" w:rsidRDefault="003901CA" w:rsidP="003901CA">
      <w:pPr>
        <w:pStyle w:val="Code"/>
        <w:rPr>
          <w:highlight w:val="white"/>
        </w:rPr>
      </w:pPr>
      <w:r w:rsidRPr="003901CA">
        <w:rPr>
          <w:highlight w:val="white"/>
        </w:rPr>
        <w:t xml:space="preserve">      m_inverseMap.Add(MiddleOperator.UnsignedGreaterThan,</w:t>
      </w:r>
    </w:p>
    <w:p w14:paraId="3CB2E2EE" w14:textId="700879D2" w:rsidR="003901CA" w:rsidRPr="003901CA" w:rsidRDefault="00202DD7" w:rsidP="003901CA">
      <w:pPr>
        <w:pStyle w:val="Code"/>
        <w:rPr>
          <w:highlight w:val="white"/>
        </w:rPr>
      </w:pPr>
      <w:r>
        <w:rPr>
          <w:highlight w:val="white"/>
        </w:rPr>
        <w:t xml:space="preserve">                       </w:t>
      </w:r>
      <w:r w:rsidR="003901CA" w:rsidRPr="003901CA">
        <w:rPr>
          <w:highlight w:val="white"/>
        </w:rPr>
        <w:t>MiddleOperator.UnsignedLessThanEqual);</w:t>
      </w:r>
    </w:p>
    <w:p w14:paraId="3382E3BB" w14:textId="77777777" w:rsidR="00202DD7" w:rsidRDefault="003901CA" w:rsidP="003901CA">
      <w:pPr>
        <w:pStyle w:val="Code"/>
        <w:rPr>
          <w:highlight w:val="white"/>
        </w:rPr>
      </w:pPr>
      <w:r w:rsidRPr="003901CA">
        <w:rPr>
          <w:highlight w:val="white"/>
        </w:rPr>
        <w:t xml:space="preserve">      m_inverseMap.Add(MiddleOperator.UnsignedGreaterThanEqual,</w:t>
      </w:r>
    </w:p>
    <w:p w14:paraId="35B88FB1" w14:textId="7D56BF28" w:rsidR="003901CA" w:rsidRPr="003901CA" w:rsidRDefault="00202DD7" w:rsidP="003901CA">
      <w:pPr>
        <w:pStyle w:val="Code"/>
        <w:rPr>
          <w:highlight w:val="white"/>
        </w:rPr>
      </w:pPr>
      <w:r>
        <w:rPr>
          <w:highlight w:val="white"/>
        </w:rPr>
        <w:t xml:space="preserve">                       </w:t>
      </w:r>
      <w:r w:rsidR="003901CA" w:rsidRPr="003901CA">
        <w:rPr>
          <w:highlight w:val="white"/>
        </w:rPr>
        <w:t>MiddleOperator.UnsignedLessThan);</w:t>
      </w:r>
    </w:p>
    <w:p w14:paraId="046D3ADE" w14:textId="77777777" w:rsidR="003901CA" w:rsidRPr="003901CA" w:rsidRDefault="003901CA" w:rsidP="003901CA">
      <w:pPr>
        <w:pStyle w:val="Code"/>
        <w:rPr>
          <w:highlight w:val="white"/>
        </w:rPr>
      </w:pPr>
    </w:p>
    <w:p w14:paraId="6D7807A6" w14:textId="77777777" w:rsidR="003901CA" w:rsidRPr="003901CA" w:rsidRDefault="003901CA" w:rsidP="003901CA">
      <w:pPr>
        <w:pStyle w:val="Code"/>
        <w:rPr>
          <w:highlight w:val="white"/>
        </w:rPr>
      </w:pPr>
      <w:r w:rsidRPr="003901CA">
        <w:rPr>
          <w:highlight w:val="white"/>
        </w:rPr>
        <w:t xml:space="preserve">      m_swapMap.Add(MiddleOperator.Equal, MiddleOperator.Equal);</w:t>
      </w:r>
    </w:p>
    <w:p w14:paraId="30CA6391" w14:textId="77777777" w:rsidR="003901CA" w:rsidRPr="003901CA" w:rsidRDefault="003901CA" w:rsidP="003901CA">
      <w:pPr>
        <w:pStyle w:val="Code"/>
        <w:rPr>
          <w:highlight w:val="white"/>
        </w:rPr>
      </w:pPr>
      <w:r w:rsidRPr="003901CA">
        <w:rPr>
          <w:highlight w:val="white"/>
        </w:rPr>
        <w:t xml:space="preserve">      m_swapMap.Add(MiddleOperator.NotEqual, MiddleOperator.NotEqual);</w:t>
      </w:r>
    </w:p>
    <w:p w14:paraId="6775B73E" w14:textId="77777777" w:rsidR="00202DD7" w:rsidRDefault="003901CA" w:rsidP="003901CA">
      <w:pPr>
        <w:pStyle w:val="Code"/>
        <w:rPr>
          <w:highlight w:val="white"/>
        </w:rPr>
      </w:pPr>
      <w:r w:rsidRPr="003901CA">
        <w:rPr>
          <w:highlight w:val="white"/>
        </w:rPr>
        <w:t xml:space="preserve">      m_swapMap.Add(MiddleOperator.SignedLessThan,</w:t>
      </w:r>
    </w:p>
    <w:p w14:paraId="5F5A79AE" w14:textId="7F42B9E2" w:rsidR="003901CA" w:rsidRPr="003901CA" w:rsidRDefault="00202DD7" w:rsidP="003901CA">
      <w:pPr>
        <w:pStyle w:val="Code"/>
        <w:rPr>
          <w:highlight w:val="white"/>
        </w:rPr>
      </w:pPr>
      <w:r>
        <w:rPr>
          <w:highlight w:val="white"/>
        </w:rPr>
        <w:t xml:space="preserve">                    </w:t>
      </w:r>
      <w:r w:rsidR="003901CA" w:rsidRPr="003901CA">
        <w:rPr>
          <w:highlight w:val="white"/>
        </w:rPr>
        <w:t>MiddleOperator.SignedGreaterThan);</w:t>
      </w:r>
    </w:p>
    <w:p w14:paraId="23D21742" w14:textId="77777777" w:rsidR="00202DD7" w:rsidRDefault="003901CA" w:rsidP="003901CA">
      <w:pPr>
        <w:pStyle w:val="Code"/>
        <w:rPr>
          <w:highlight w:val="white"/>
        </w:rPr>
      </w:pPr>
      <w:r w:rsidRPr="003901CA">
        <w:rPr>
          <w:highlight w:val="white"/>
        </w:rPr>
        <w:t xml:space="preserve">      m_swapMap.Add(MiddleOperator.SignedGreaterThan,</w:t>
      </w:r>
    </w:p>
    <w:p w14:paraId="2CFAF768" w14:textId="733FDA3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w:t>
      </w:r>
    </w:p>
    <w:p w14:paraId="5B08E6F6" w14:textId="77777777" w:rsidR="00202DD7" w:rsidRDefault="003901CA" w:rsidP="003901CA">
      <w:pPr>
        <w:pStyle w:val="Code"/>
        <w:rPr>
          <w:highlight w:val="white"/>
        </w:rPr>
      </w:pPr>
      <w:r w:rsidRPr="003901CA">
        <w:rPr>
          <w:highlight w:val="white"/>
        </w:rPr>
        <w:t xml:space="preserve">      m_swapMap.Add(MiddleOperator.SignedLessThanEqual,</w:t>
      </w:r>
    </w:p>
    <w:p w14:paraId="32F2198A" w14:textId="07B49F5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MiddleOperator.SignedGreaterThanEqual);</w:t>
      </w:r>
    </w:p>
    <w:p w14:paraId="54D81927" w14:textId="77777777" w:rsidR="00202DD7" w:rsidRDefault="003901CA" w:rsidP="003901CA">
      <w:pPr>
        <w:pStyle w:val="Code"/>
        <w:rPr>
          <w:highlight w:val="white"/>
        </w:rPr>
      </w:pPr>
      <w:r w:rsidRPr="003901CA">
        <w:rPr>
          <w:highlight w:val="white"/>
        </w:rPr>
        <w:t xml:space="preserve">      m_swapMap.Add(MiddleOperator.SignedGreaterThanEqual,</w:t>
      </w:r>
    </w:p>
    <w:p w14:paraId="0CCA84EC" w14:textId="16CD510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MiddleOperator.SignedLessThanEqual);</w:t>
      </w:r>
    </w:p>
    <w:p w14:paraId="6D80E36A" w14:textId="77777777" w:rsidR="00202DD7" w:rsidRDefault="003901CA" w:rsidP="003901CA">
      <w:pPr>
        <w:pStyle w:val="Code"/>
        <w:rPr>
          <w:highlight w:val="white"/>
        </w:rPr>
      </w:pPr>
      <w:r w:rsidRPr="003901CA">
        <w:rPr>
          <w:highlight w:val="white"/>
        </w:rPr>
        <w:t xml:space="preserve">      m_swapMap.Add(MiddleOperator.UnsignedLessThan,</w:t>
      </w:r>
    </w:p>
    <w:p w14:paraId="505A17A4" w14:textId="46C56557" w:rsidR="003901CA" w:rsidRPr="003901CA" w:rsidRDefault="00202DD7" w:rsidP="003901CA">
      <w:pPr>
        <w:pStyle w:val="Code"/>
        <w:rPr>
          <w:highlight w:val="white"/>
        </w:rPr>
      </w:pPr>
      <w:r>
        <w:rPr>
          <w:highlight w:val="white"/>
        </w:rPr>
        <w:lastRenderedPageBreak/>
        <w:t xml:space="preserve">                   </w:t>
      </w:r>
      <w:r w:rsidR="003901CA" w:rsidRPr="003901CA">
        <w:rPr>
          <w:highlight w:val="white"/>
        </w:rPr>
        <w:t xml:space="preserve"> MiddleOperator.UnsignedGreaterThan);</w:t>
      </w:r>
    </w:p>
    <w:p w14:paraId="7320A6F2" w14:textId="77777777" w:rsidR="00202DD7" w:rsidRDefault="003901CA" w:rsidP="003901CA">
      <w:pPr>
        <w:pStyle w:val="Code"/>
        <w:rPr>
          <w:highlight w:val="white"/>
        </w:rPr>
      </w:pPr>
      <w:r w:rsidRPr="003901CA">
        <w:rPr>
          <w:highlight w:val="white"/>
        </w:rPr>
        <w:t xml:space="preserve">      m_swapMap.Add(MiddleOperator.UnsignedGreaterThan,</w:t>
      </w:r>
    </w:p>
    <w:p w14:paraId="2B49DA7A" w14:textId="79CFE71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MiddleOperator.UnsignedLessThan);</w:t>
      </w:r>
    </w:p>
    <w:p w14:paraId="5E58AB78" w14:textId="77777777" w:rsidR="00202DD7" w:rsidRDefault="003901CA" w:rsidP="003901CA">
      <w:pPr>
        <w:pStyle w:val="Code"/>
        <w:rPr>
          <w:highlight w:val="white"/>
        </w:rPr>
      </w:pPr>
      <w:r w:rsidRPr="003901CA">
        <w:rPr>
          <w:highlight w:val="white"/>
        </w:rPr>
        <w:t xml:space="preserve">      m_swapMap.Add(MiddleOperator.UnsignedLessThanEqual,</w:t>
      </w:r>
    </w:p>
    <w:p w14:paraId="4B4F4360" w14:textId="013E3D4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MiddleOperator.UnsignedGreaterThanEqual);</w:t>
      </w:r>
    </w:p>
    <w:p w14:paraId="5540D855" w14:textId="77777777" w:rsidR="00202DD7" w:rsidRDefault="003901CA" w:rsidP="003901CA">
      <w:pPr>
        <w:pStyle w:val="Code"/>
        <w:rPr>
          <w:highlight w:val="white"/>
        </w:rPr>
      </w:pPr>
      <w:r w:rsidRPr="003901CA">
        <w:rPr>
          <w:highlight w:val="white"/>
        </w:rPr>
        <w:t xml:space="preserve">      m_swapMap.Add(MiddleOperator.UnsignedGreaterThanEqual,</w:t>
      </w:r>
    </w:p>
    <w:p w14:paraId="3AD89789" w14:textId="586CD5D1"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MiddleOperator.UnsignedLessThanEqual);</w:t>
      </w:r>
    </w:p>
    <w:p w14:paraId="223A3E8F" w14:textId="41D39F71" w:rsidR="003901CA" w:rsidRDefault="003901CA" w:rsidP="003901CA">
      <w:pPr>
        <w:pStyle w:val="Code"/>
        <w:rPr>
          <w:highlight w:val="white"/>
        </w:rPr>
      </w:pPr>
      <w:r w:rsidRPr="003901CA">
        <w:rPr>
          <w:highlight w:val="white"/>
        </w:rPr>
        <w:t xml:space="preserve">    }</w:t>
      </w:r>
    </w:p>
    <w:p w14:paraId="6E98787B" w14:textId="7EE356DC" w:rsidR="00833EE9" w:rsidRDefault="00E455A9" w:rsidP="00E455A9">
      <w:pPr>
        <w:rPr>
          <w:highlight w:val="white"/>
        </w:rPr>
      </w:pPr>
      <w:r>
        <w:rPr>
          <w:highlight w:val="white"/>
        </w:rPr>
        <w:t xml:space="preserve">We iterate throught the middle code list, from the first to the next to last </w:t>
      </w:r>
      <w:r w:rsidR="00457645">
        <w:rPr>
          <w:highlight w:val="white"/>
        </w:rPr>
        <w:t>instruction since</w:t>
      </w:r>
      <w:r>
        <w:rPr>
          <w:highlight w:val="white"/>
        </w:rPr>
        <w:t xml:space="preserve"> we inspect the current instruction and the instruction</w:t>
      </w:r>
      <w:r w:rsidR="000F5DA7">
        <w:rPr>
          <w:highlight w:val="white"/>
        </w:rPr>
        <w:t xml:space="preserve"> following it</w:t>
      </w:r>
      <w:r>
        <w:rPr>
          <w:highlight w:val="white"/>
        </w:rPr>
        <w:t>.</w:t>
      </w:r>
    </w:p>
    <w:p w14:paraId="3F4E6C89" w14:textId="77777777" w:rsidR="00833EE9" w:rsidRPr="00833EE9" w:rsidRDefault="00833EE9" w:rsidP="00833EE9">
      <w:pPr>
        <w:pStyle w:val="Code"/>
        <w:rPr>
          <w:highlight w:val="white"/>
        </w:rPr>
      </w:pPr>
      <w:r w:rsidRPr="00833EE9">
        <w:rPr>
          <w:highlight w:val="white"/>
        </w:rPr>
        <w:t xml:space="preserve">    private void ClearDoubleRelationStatements() {</w:t>
      </w:r>
    </w:p>
    <w:p w14:paraId="3EA69392" w14:textId="77777777" w:rsidR="00833EE9" w:rsidRPr="00833EE9" w:rsidRDefault="00833EE9" w:rsidP="00833EE9">
      <w:pPr>
        <w:pStyle w:val="Code"/>
        <w:rPr>
          <w:highlight w:val="white"/>
        </w:rPr>
      </w:pPr>
      <w:r w:rsidRPr="00833EE9">
        <w:rPr>
          <w:highlight w:val="white"/>
        </w:rPr>
        <w:t xml:space="preserve">      for (int index = 0; index &lt; (m_middleCodeList.Count - 1); ++index) {</w:t>
      </w:r>
    </w:p>
    <w:p w14:paraId="17780CAD" w14:textId="77777777" w:rsidR="00833EE9" w:rsidRPr="00833EE9" w:rsidRDefault="00833EE9" w:rsidP="00833EE9">
      <w:pPr>
        <w:pStyle w:val="Code"/>
        <w:rPr>
          <w:highlight w:val="white"/>
        </w:rPr>
      </w:pPr>
      <w:r w:rsidRPr="00833EE9">
        <w:rPr>
          <w:highlight w:val="white"/>
        </w:rPr>
        <w:t xml:space="preserve">        MiddleCode thisCode = m_middleCodeList[index],</w:t>
      </w:r>
    </w:p>
    <w:p w14:paraId="738B0B02" w14:textId="77777777" w:rsidR="00833EE9" w:rsidRPr="00833EE9" w:rsidRDefault="00833EE9" w:rsidP="00833EE9">
      <w:pPr>
        <w:pStyle w:val="Code"/>
        <w:rPr>
          <w:highlight w:val="white"/>
        </w:rPr>
      </w:pPr>
      <w:r w:rsidRPr="00833EE9">
        <w:rPr>
          <w:highlight w:val="white"/>
        </w:rPr>
        <w:t xml:space="preserve">                   nextCode = m_middleCodeList[index + 1];</w:t>
      </w:r>
    </w:p>
    <w:p w14:paraId="3832347A" w14:textId="77777777" w:rsidR="00833EE9" w:rsidRPr="00833EE9" w:rsidRDefault="00833EE9" w:rsidP="00833EE9">
      <w:pPr>
        <w:pStyle w:val="Code"/>
        <w:rPr>
          <w:highlight w:val="white"/>
        </w:rPr>
      </w:pPr>
    </w:p>
    <w:p w14:paraId="455F6155" w14:textId="77777777" w:rsidR="00833EE9" w:rsidRDefault="00833EE9" w:rsidP="00833EE9">
      <w:pPr>
        <w:pStyle w:val="Code"/>
        <w:rPr>
          <w:highlight w:val="white"/>
        </w:rPr>
      </w:pPr>
      <w:r w:rsidRPr="00833EE9">
        <w:rPr>
          <w:highlight w:val="white"/>
        </w:rPr>
        <w:t xml:space="preserve">        if ((thisCode.IsRelation() || thisCode.IsCarry()) &amp;&amp;</w:t>
      </w:r>
    </w:p>
    <w:p w14:paraId="791403C2" w14:textId="7D7917F5" w:rsidR="00833EE9" w:rsidRPr="00833EE9" w:rsidRDefault="00833EE9" w:rsidP="00833EE9">
      <w:pPr>
        <w:pStyle w:val="Code"/>
        <w:rPr>
          <w:highlight w:val="white"/>
        </w:rPr>
      </w:pPr>
      <w:r>
        <w:rPr>
          <w:highlight w:val="white"/>
        </w:rPr>
        <w:t xml:space="preserve">           </w:t>
      </w:r>
      <w:r w:rsidRPr="00833EE9">
        <w:rPr>
          <w:highlight w:val="white"/>
        </w:rPr>
        <w:t xml:space="preserve"> nextCode.IsGoto())</w:t>
      </w:r>
      <w:r>
        <w:rPr>
          <w:highlight w:val="white"/>
        </w:rPr>
        <w:t xml:space="preserve"> </w:t>
      </w:r>
      <w:r w:rsidRPr="00833EE9">
        <w:rPr>
          <w:highlight w:val="white"/>
        </w:rPr>
        <w:t>{</w:t>
      </w:r>
    </w:p>
    <w:p w14:paraId="0FE128B5" w14:textId="77777777" w:rsidR="00833EE9" w:rsidRPr="00833EE9" w:rsidRDefault="00833EE9" w:rsidP="00833EE9">
      <w:pPr>
        <w:pStyle w:val="Code"/>
        <w:rPr>
          <w:highlight w:val="white"/>
        </w:rPr>
      </w:pPr>
      <w:r w:rsidRPr="00833EE9">
        <w:rPr>
          <w:highlight w:val="white"/>
        </w:rPr>
        <w:t xml:space="preserve">          int target1 = (int) thisCode[0],</w:t>
      </w:r>
    </w:p>
    <w:p w14:paraId="4BE36BB7" w14:textId="77777777" w:rsidR="00833EE9" w:rsidRPr="00833EE9" w:rsidRDefault="00833EE9" w:rsidP="00833EE9">
      <w:pPr>
        <w:pStyle w:val="Code"/>
        <w:rPr>
          <w:highlight w:val="white"/>
        </w:rPr>
      </w:pPr>
      <w:r w:rsidRPr="00833EE9">
        <w:rPr>
          <w:highlight w:val="white"/>
        </w:rPr>
        <w:t xml:space="preserve">              target2 = (int) nextCode[0];</w:t>
      </w:r>
    </w:p>
    <w:p w14:paraId="6EA81BA7" w14:textId="30468C66" w:rsidR="00833EE9" w:rsidRPr="00833EE9" w:rsidRDefault="00666227" w:rsidP="00666227">
      <w:pPr>
        <w:rPr>
          <w:highlight w:val="white"/>
        </w:rPr>
      </w:pPr>
      <w:r>
        <w:rPr>
          <w:highlight w:val="white"/>
        </w:rPr>
        <w:t>If the</w:t>
      </w:r>
      <w:r w:rsidR="000A4D04">
        <w:rPr>
          <w:highlight w:val="white"/>
        </w:rPr>
        <w:t xml:space="preserve"> </w:t>
      </w:r>
      <w:r w:rsidR="00457645">
        <w:rPr>
          <w:highlight w:val="white"/>
        </w:rPr>
        <w:t xml:space="preserve">instruction jumps </w:t>
      </w:r>
      <w:r w:rsidR="005E43B2">
        <w:rPr>
          <w:highlight w:val="white"/>
        </w:rPr>
        <w:t xml:space="preserve">over the next instruction, we </w:t>
      </w:r>
      <w:r w:rsidR="005D5FFE">
        <w:rPr>
          <w:highlight w:val="white"/>
        </w:rPr>
        <w:t>use the inverse map to change the current instruction, and we clear the next instruction.</w:t>
      </w:r>
    </w:p>
    <w:p w14:paraId="4239BD25" w14:textId="77777777" w:rsidR="00833EE9" w:rsidRPr="00833EE9" w:rsidRDefault="00833EE9" w:rsidP="00833EE9">
      <w:pPr>
        <w:pStyle w:val="Code"/>
        <w:rPr>
          <w:highlight w:val="white"/>
        </w:rPr>
      </w:pPr>
      <w:r w:rsidRPr="00833EE9">
        <w:rPr>
          <w:highlight w:val="white"/>
        </w:rPr>
        <w:t xml:space="preserve">          if (target1 == (index + 2)) {</w:t>
      </w:r>
    </w:p>
    <w:p w14:paraId="3C1A0870" w14:textId="77777777" w:rsidR="00833EE9" w:rsidRPr="00833EE9" w:rsidRDefault="00833EE9" w:rsidP="00833EE9">
      <w:pPr>
        <w:pStyle w:val="Code"/>
        <w:rPr>
          <w:highlight w:val="white"/>
        </w:rPr>
      </w:pPr>
      <w:r w:rsidRPr="00833EE9">
        <w:rPr>
          <w:highlight w:val="white"/>
        </w:rPr>
        <w:t xml:space="preserve">            MiddleOperator operator1 = thisCode.Operator;</w:t>
      </w:r>
    </w:p>
    <w:p w14:paraId="4DC27BEA" w14:textId="77777777" w:rsidR="00833EE9" w:rsidRPr="00833EE9" w:rsidRDefault="00833EE9" w:rsidP="00833EE9">
      <w:pPr>
        <w:pStyle w:val="Code"/>
        <w:rPr>
          <w:highlight w:val="white"/>
        </w:rPr>
      </w:pPr>
      <w:r w:rsidRPr="00833EE9">
        <w:rPr>
          <w:highlight w:val="white"/>
        </w:rPr>
        <w:t xml:space="preserve">            thisCode.Operator = m_inverseMap[operator1];</w:t>
      </w:r>
    </w:p>
    <w:p w14:paraId="3918A7EF" w14:textId="77777777" w:rsidR="00833EE9" w:rsidRPr="00833EE9" w:rsidRDefault="00833EE9" w:rsidP="00833EE9">
      <w:pPr>
        <w:pStyle w:val="Code"/>
        <w:rPr>
          <w:highlight w:val="white"/>
        </w:rPr>
      </w:pPr>
      <w:r w:rsidRPr="00833EE9">
        <w:rPr>
          <w:highlight w:val="white"/>
        </w:rPr>
        <w:t xml:space="preserve">            thisCode[0] = target2;</w:t>
      </w:r>
    </w:p>
    <w:p w14:paraId="01EF5332" w14:textId="77777777" w:rsidR="00833EE9" w:rsidRPr="00833EE9" w:rsidRDefault="00833EE9" w:rsidP="00833EE9">
      <w:pPr>
        <w:pStyle w:val="Code"/>
        <w:rPr>
          <w:highlight w:val="white"/>
        </w:rPr>
      </w:pPr>
      <w:r w:rsidRPr="00833EE9">
        <w:rPr>
          <w:highlight w:val="white"/>
        </w:rPr>
        <w:t xml:space="preserve">            nextCode.Clear();</w:t>
      </w:r>
    </w:p>
    <w:p w14:paraId="555750B2" w14:textId="77777777" w:rsidR="00833EE9" w:rsidRPr="00833EE9" w:rsidRDefault="00833EE9" w:rsidP="00833EE9">
      <w:pPr>
        <w:pStyle w:val="Code"/>
        <w:rPr>
          <w:highlight w:val="white"/>
        </w:rPr>
      </w:pPr>
      <w:r w:rsidRPr="00833EE9">
        <w:rPr>
          <w:highlight w:val="white"/>
        </w:rPr>
        <w:t xml:space="preserve">            m_update = true;</w:t>
      </w:r>
    </w:p>
    <w:p w14:paraId="11BFAAF7" w14:textId="77777777" w:rsidR="00833EE9" w:rsidRPr="00833EE9" w:rsidRDefault="00833EE9" w:rsidP="00833EE9">
      <w:pPr>
        <w:pStyle w:val="Code"/>
        <w:rPr>
          <w:highlight w:val="white"/>
        </w:rPr>
      </w:pPr>
      <w:r w:rsidRPr="00833EE9">
        <w:rPr>
          <w:highlight w:val="white"/>
        </w:rPr>
        <w:t xml:space="preserve">          }</w:t>
      </w:r>
    </w:p>
    <w:p w14:paraId="010E783C" w14:textId="77777777" w:rsidR="00833EE9" w:rsidRPr="00833EE9" w:rsidRDefault="00833EE9" w:rsidP="00833EE9">
      <w:pPr>
        <w:pStyle w:val="Code"/>
        <w:rPr>
          <w:highlight w:val="white"/>
        </w:rPr>
      </w:pPr>
      <w:r w:rsidRPr="00833EE9">
        <w:rPr>
          <w:highlight w:val="white"/>
        </w:rPr>
        <w:t xml:space="preserve">        }</w:t>
      </w:r>
    </w:p>
    <w:p w14:paraId="2327599C" w14:textId="77777777" w:rsidR="00833EE9" w:rsidRPr="00833EE9" w:rsidRDefault="00833EE9" w:rsidP="00833EE9">
      <w:pPr>
        <w:pStyle w:val="Code"/>
        <w:rPr>
          <w:highlight w:val="white"/>
        </w:rPr>
      </w:pPr>
      <w:r w:rsidRPr="00833EE9">
        <w:rPr>
          <w:highlight w:val="white"/>
        </w:rPr>
        <w:t xml:space="preserve">      }</w:t>
      </w:r>
    </w:p>
    <w:p w14:paraId="2F7EBAFC" w14:textId="60DAEBD4" w:rsidR="003901CA" w:rsidRPr="003901CA" w:rsidRDefault="00833EE9" w:rsidP="003901CA">
      <w:pPr>
        <w:pStyle w:val="Code"/>
        <w:rPr>
          <w:highlight w:val="white"/>
        </w:rPr>
      </w:pPr>
      <w:r w:rsidRPr="00833EE9">
        <w:rPr>
          <w:highlight w:val="white"/>
        </w:rPr>
        <w:t xml:space="preserve">    }</w:t>
      </w:r>
    </w:p>
    <w:p w14:paraId="733D0F1D" w14:textId="4E8FAA84" w:rsidR="001D1BEE" w:rsidRPr="00EC76D5" w:rsidRDefault="00036C5E" w:rsidP="00223AD8">
      <w:pPr>
        <w:pStyle w:val="Rubrik3"/>
      </w:pPr>
      <w:r w:rsidRPr="00EC76D5">
        <w:t>Goto Chains</w:t>
      </w:r>
      <w:bookmarkEnd w:id="5838"/>
    </w:p>
    <w:p w14:paraId="0879AD9F" w14:textId="77777777" w:rsidR="00134AB7" w:rsidRPr="00EC76D5" w:rsidRDefault="00134AB7" w:rsidP="00134AB7">
      <w:r w:rsidRPr="00EC76D5">
        <w:t xml:space="preserve">A goto chain is a sequence of unconditional jump </w:t>
      </w:r>
      <w:r w:rsidR="00526139" w:rsidRPr="00EC76D5">
        <w:t>instructions where each instruction in the chain except the last one jumps to another unconditional jump instruction. It would be more effective i</w:t>
      </w:r>
      <w:r w:rsidR="009608B1" w:rsidRPr="00EC76D5">
        <w:t>f they all jump to the same targ</w:t>
      </w:r>
      <w:r w:rsidR="00526139" w:rsidRPr="00EC76D5">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EC76D5" w14:paraId="721F44BE" w14:textId="77777777" w:rsidTr="00FA2F13">
        <w:tc>
          <w:tcPr>
            <w:tcW w:w="3116" w:type="dxa"/>
          </w:tcPr>
          <w:p w14:paraId="3F065765" w14:textId="77777777" w:rsidR="00D112FD" w:rsidRPr="00EC76D5" w:rsidRDefault="00D112FD" w:rsidP="00FA2F13">
            <w:pPr>
              <w:pStyle w:val="Code"/>
            </w:pPr>
            <w:r w:rsidRPr="00EC76D5">
              <w:t>1. goto 3</w:t>
            </w:r>
          </w:p>
          <w:p w14:paraId="7153A517" w14:textId="77777777" w:rsidR="00D112FD" w:rsidRPr="00EC76D5" w:rsidRDefault="00D112FD" w:rsidP="00FA2F13">
            <w:pPr>
              <w:pStyle w:val="Code"/>
            </w:pPr>
            <w:r w:rsidRPr="00EC76D5">
              <w:t>2. ..</w:t>
            </w:r>
          </w:p>
          <w:p w14:paraId="30F156AC" w14:textId="77777777" w:rsidR="00D112FD" w:rsidRPr="00EC76D5" w:rsidRDefault="00D112FD" w:rsidP="00FA2F13">
            <w:pPr>
              <w:pStyle w:val="Code"/>
            </w:pPr>
            <w:r w:rsidRPr="00EC76D5">
              <w:t>3. goto 5</w:t>
            </w:r>
          </w:p>
          <w:p w14:paraId="3596CCF1" w14:textId="77777777" w:rsidR="00D112FD" w:rsidRPr="00EC76D5" w:rsidRDefault="00D112FD" w:rsidP="00FA2F13">
            <w:pPr>
              <w:pStyle w:val="Code"/>
            </w:pPr>
            <w:r w:rsidRPr="00EC76D5">
              <w:t>4. ...</w:t>
            </w:r>
          </w:p>
          <w:p w14:paraId="754105D3" w14:textId="77777777" w:rsidR="00D112FD" w:rsidRPr="00EC76D5" w:rsidRDefault="00D112FD" w:rsidP="00FA2F13">
            <w:pPr>
              <w:pStyle w:val="Code"/>
            </w:pPr>
            <w:r w:rsidRPr="00EC76D5">
              <w:t xml:space="preserve">5. </w:t>
            </w:r>
            <w:r w:rsidR="00156521" w:rsidRPr="00EC76D5">
              <w:t>goto 7</w:t>
            </w:r>
          </w:p>
          <w:p w14:paraId="5A896C68" w14:textId="77777777" w:rsidR="00156521" w:rsidRPr="00EC76D5" w:rsidRDefault="00156521" w:rsidP="00FA2F13">
            <w:pPr>
              <w:pStyle w:val="Code"/>
            </w:pPr>
            <w:r w:rsidRPr="00EC76D5">
              <w:t>6. ...</w:t>
            </w:r>
          </w:p>
          <w:p w14:paraId="6510BC41" w14:textId="77777777" w:rsidR="00025DC4" w:rsidRPr="00EC76D5" w:rsidRDefault="00025DC4" w:rsidP="00FA2F13">
            <w:pPr>
              <w:pStyle w:val="Code"/>
            </w:pPr>
            <w:r w:rsidRPr="00EC76D5">
              <w:t>7. a = 1</w:t>
            </w:r>
          </w:p>
        </w:tc>
        <w:tc>
          <w:tcPr>
            <w:tcW w:w="3117" w:type="dxa"/>
          </w:tcPr>
          <w:p w14:paraId="4E12E7B9" w14:textId="77777777" w:rsidR="00156521" w:rsidRPr="00EC76D5" w:rsidRDefault="00156521" w:rsidP="00156521">
            <w:pPr>
              <w:pStyle w:val="Code"/>
            </w:pPr>
            <w:r w:rsidRPr="00EC76D5">
              <w:t>1. goto 7</w:t>
            </w:r>
          </w:p>
          <w:p w14:paraId="46508371" w14:textId="77777777" w:rsidR="00156521" w:rsidRPr="00EC76D5" w:rsidRDefault="00156521" w:rsidP="00156521">
            <w:pPr>
              <w:pStyle w:val="Code"/>
            </w:pPr>
            <w:r w:rsidRPr="00EC76D5">
              <w:t>2. ..</w:t>
            </w:r>
          </w:p>
          <w:p w14:paraId="19CF5AB9" w14:textId="77777777" w:rsidR="00156521" w:rsidRPr="00EC76D5" w:rsidRDefault="00156521" w:rsidP="00156521">
            <w:pPr>
              <w:pStyle w:val="Code"/>
            </w:pPr>
            <w:r w:rsidRPr="00EC76D5">
              <w:t>3. goto 7</w:t>
            </w:r>
          </w:p>
          <w:p w14:paraId="42D8286C" w14:textId="77777777" w:rsidR="00156521" w:rsidRPr="00EC76D5" w:rsidRDefault="00156521" w:rsidP="00156521">
            <w:pPr>
              <w:pStyle w:val="Code"/>
            </w:pPr>
            <w:r w:rsidRPr="00EC76D5">
              <w:t>4. ...</w:t>
            </w:r>
          </w:p>
          <w:p w14:paraId="7993A06E" w14:textId="77777777" w:rsidR="00156521" w:rsidRPr="00EC76D5" w:rsidRDefault="00156521" w:rsidP="00156521">
            <w:pPr>
              <w:pStyle w:val="Code"/>
            </w:pPr>
            <w:r w:rsidRPr="00EC76D5">
              <w:t>5. goto 7</w:t>
            </w:r>
          </w:p>
          <w:p w14:paraId="2F7E9D10" w14:textId="77777777" w:rsidR="00D112FD" w:rsidRPr="00EC76D5" w:rsidRDefault="00156521" w:rsidP="00156521">
            <w:pPr>
              <w:pStyle w:val="Code"/>
            </w:pPr>
            <w:r w:rsidRPr="00EC76D5">
              <w:t>6. ...</w:t>
            </w:r>
          </w:p>
          <w:p w14:paraId="275C4774" w14:textId="77777777" w:rsidR="00E53301" w:rsidRPr="00EC76D5" w:rsidRDefault="00E53301" w:rsidP="00156521">
            <w:pPr>
              <w:pStyle w:val="Code"/>
            </w:pPr>
            <w:r w:rsidRPr="00EC76D5">
              <w:t>7. a = 1</w:t>
            </w:r>
          </w:p>
        </w:tc>
        <w:tc>
          <w:tcPr>
            <w:tcW w:w="3117" w:type="dxa"/>
          </w:tcPr>
          <w:p w14:paraId="1A2E0269" w14:textId="77777777" w:rsidR="00D112FD" w:rsidRPr="00EC76D5" w:rsidRDefault="00D112FD" w:rsidP="00FA2F13">
            <w:pPr>
              <w:pStyle w:val="Code"/>
            </w:pPr>
          </w:p>
        </w:tc>
      </w:tr>
    </w:tbl>
    <w:p w14:paraId="349D1B9E" w14:textId="24B6F601" w:rsidR="00F35889" w:rsidRPr="00EC76D5" w:rsidRDefault="00F35889" w:rsidP="000603F5">
      <w:r w:rsidRPr="000603F5">
        <w:t>First</w:t>
      </w:r>
      <w:r w:rsidR="00E3282C" w:rsidRPr="000603F5">
        <w:t>,</w:t>
      </w:r>
      <w:r w:rsidRPr="000603F5">
        <w:t xml:space="preserve"> we trace all the </w:t>
      </w:r>
      <w:r w:rsidR="00DE34EE" w:rsidRPr="000603F5">
        <w:t>unconditional</w:t>
      </w:r>
      <w:r w:rsidRPr="000603F5">
        <w:t xml:space="preserve"> jump instructions by calling </w:t>
      </w:r>
      <w:r w:rsidR="000603F5" w:rsidRPr="000603F5">
        <w:rPr>
          <w:rStyle w:val="KeyWord0"/>
          <w:highlight w:val="white"/>
        </w:rPr>
        <w:t>TraceGotoChains</w:t>
      </w:r>
      <w:r w:rsidR="00DE34EE" w:rsidRPr="000603F5">
        <w:t>,</w:t>
      </w:r>
      <w:r w:rsidR="003048B8">
        <w:t xml:space="preserve"> that in turn calls </w:t>
      </w:r>
      <w:r w:rsidR="003048B8" w:rsidRPr="003048B8">
        <w:rPr>
          <w:rStyle w:val="KeyWord0"/>
          <w:highlight w:val="white"/>
        </w:rPr>
        <w:t>TraceGoto</w:t>
      </w:r>
      <w:r w:rsidR="003048B8">
        <w:t xml:space="preserve">. </w:t>
      </w:r>
      <w:r w:rsidR="00DE34EE" w:rsidRPr="000603F5">
        <w:t xml:space="preserve"> then we change </w:t>
      </w:r>
      <w:r w:rsidR="00DE34EE" w:rsidRPr="00EC76D5">
        <w:t>all the jump targets.</w:t>
      </w:r>
    </w:p>
    <w:p w14:paraId="599EE74D" w14:textId="77777777" w:rsidR="0011287F" w:rsidRDefault="0011287F" w:rsidP="0011287F">
      <w:pPr>
        <w:pStyle w:val="CodeHeader"/>
      </w:pPr>
      <w:r>
        <w:t>MiddleCodeOptimizor.cs</w:t>
      </w:r>
    </w:p>
    <w:p w14:paraId="12411853" w14:textId="77777777" w:rsidR="003048B8" w:rsidRPr="003048B8" w:rsidRDefault="003048B8" w:rsidP="003048B8">
      <w:pPr>
        <w:pStyle w:val="Code"/>
        <w:rPr>
          <w:highlight w:val="white"/>
        </w:rPr>
      </w:pPr>
      <w:bookmarkStart w:id="5839" w:name="_Toc481936422"/>
      <w:r w:rsidRPr="003048B8">
        <w:rPr>
          <w:highlight w:val="white"/>
        </w:rPr>
        <w:t xml:space="preserve">    private void TraceGotoChains() {</w:t>
      </w:r>
    </w:p>
    <w:p w14:paraId="664ED58F" w14:textId="77777777" w:rsidR="003048B8" w:rsidRPr="003048B8" w:rsidRDefault="003048B8" w:rsidP="003048B8">
      <w:pPr>
        <w:pStyle w:val="Code"/>
        <w:rPr>
          <w:highlight w:val="white"/>
        </w:rPr>
      </w:pPr>
      <w:r w:rsidRPr="003048B8">
        <w:rPr>
          <w:highlight w:val="white"/>
        </w:rPr>
        <w:t xml:space="preserve">      for (int index = 1; index &lt; m_middleCodeList.Count; ++index) {</w:t>
      </w:r>
    </w:p>
    <w:p w14:paraId="7963ABA2" w14:textId="77777777" w:rsidR="003048B8" w:rsidRPr="003048B8" w:rsidRDefault="003048B8" w:rsidP="003048B8">
      <w:pPr>
        <w:pStyle w:val="Code"/>
        <w:rPr>
          <w:highlight w:val="white"/>
        </w:rPr>
      </w:pPr>
      <w:r w:rsidRPr="003048B8">
        <w:rPr>
          <w:highlight w:val="white"/>
        </w:rPr>
        <w:t xml:space="preserve">        MiddleCode middleCode = m_middleCodeList[index];</w:t>
      </w:r>
    </w:p>
    <w:p w14:paraId="7FBC5A23" w14:textId="77777777" w:rsidR="003048B8" w:rsidRPr="003048B8" w:rsidRDefault="003048B8" w:rsidP="003048B8">
      <w:pPr>
        <w:pStyle w:val="Code"/>
        <w:rPr>
          <w:highlight w:val="white"/>
        </w:rPr>
      </w:pPr>
    </w:p>
    <w:p w14:paraId="77DAED51" w14:textId="77777777" w:rsidR="003048B8" w:rsidRPr="003048B8" w:rsidRDefault="003048B8" w:rsidP="003048B8">
      <w:pPr>
        <w:pStyle w:val="Code"/>
        <w:rPr>
          <w:highlight w:val="white"/>
        </w:rPr>
      </w:pPr>
      <w:r w:rsidRPr="003048B8">
        <w:rPr>
          <w:highlight w:val="white"/>
        </w:rPr>
        <w:lastRenderedPageBreak/>
        <w:t xml:space="preserve">        if (middleCode.IsRelationCarryOrGoto()) {</w:t>
      </w:r>
    </w:p>
    <w:p w14:paraId="24CF3F54" w14:textId="77777777" w:rsidR="003048B8" w:rsidRPr="003048B8" w:rsidRDefault="003048B8" w:rsidP="003048B8">
      <w:pPr>
        <w:pStyle w:val="Code"/>
        <w:rPr>
          <w:highlight w:val="white"/>
        </w:rPr>
      </w:pPr>
      <w:r w:rsidRPr="003048B8">
        <w:rPr>
          <w:highlight w:val="white"/>
        </w:rPr>
        <w:t xml:space="preserve">          ISet&lt;int&gt; sourceSet = new HashSet&lt;int&gt;();</w:t>
      </w:r>
    </w:p>
    <w:p w14:paraId="3DBD3994" w14:textId="77777777" w:rsidR="003048B8" w:rsidRPr="003048B8" w:rsidRDefault="003048B8" w:rsidP="003048B8">
      <w:pPr>
        <w:pStyle w:val="Code"/>
        <w:rPr>
          <w:highlight w:val="white"/>
        </w:rPr>
      </w:pPr>
      <w:r w:rsidRPr="003048B8">
        <w:rPr>
          <w:highlight w:val="white"/>
        </w:rPr>
        <w:t xml:space="preserve">          sourceSet.Add(index);</w:t>
      </w:r>
    </w:p>
    <w:p w14:paraId="1F56C839" w14:textId="24F665AD" w:rsidR="003048B8" w:rsidRPr="003048B8" w:rsidRDefault="00393013" w:rsidP="00393013">
      <w:pPr>
        <w:rPr>
          <w:highlight w:val="white"/>
        </w:rPr>
      </w:pPr>
      <w:r>
        <w:rPr>
          <w:highlight w:val="white"/>
        </w:rPr>
        <w:t xml:space="preserve">For each jump instruction we </w:t>
      </w:r>
      <w:r w:rsidR="003C4673">
        <w:rPr>
          <w:highlight w:val="white"/>
        </w:rPr>
        <w:t>trace the goto chain and if the first and last jump instructions differs, we replace all the jumps in the chain with the last jump.</w:t>
      </w:r>
    </w:p>
    <w:p w14:paraId="5F4BE3EF" w14:textId="77777777" w:rsidR="003048B8" w:rsidRPr="003048B8" w:rsidRDefault="003048B8" w:rsidP="003048B8">
      <w:pPr>
        <w:pStyle w:val="Code"/>
        <w:rPr>
          <w:highlight w:val="white"/>
        </w:rPr>
      </w:pPr>
      <w:r w:rsidRPr="003048B8">
        <w:rPr>
          <w:highlight w:val="white"/>
        </w:rPr>
        <w:t xml:space="preserve">          int firstTarget = (int) middleCode[0];</w:t>
      </w:r>
    </w:p>
    <w:p w14:paraId="7D742E9F" w14:textId="77777777" w:rsidR="003048B8" w:rsidRPr="003048B8" w:rsidRDefault="003048B8" w:rsidP="003048B8">
      <w:pPr>
        <w:pStyle w:val="Code"/>
        <w:rPr>
          <w:highlight w:val="white"/>
        </w:rPr>
      </w:pPr>
      <w:r w:rsidRPr="003048B8">
        <w:rPr>
          <w:highlight w:val="white"/>
        </w:rPr>
        <w:t xml:space="preserve">          int finalTarget = TraceGoto(firstTarget, sourceSet);</w:t>
      </w:r>
    </w:p>
    <w:p w14:paraId="6D2D920E" w14:textId="77777777" w:rsidR="003048B8" w:rsidRPr="003048B8" w:rsidRDefault="003048B8" w:rsidP="003048B8">
      <w:pPr>
        <w:pStyle w:val="Code"/>
        <w:rPr>
          <w:highlight w:val="white"/>
        </w:rPr>
      </w:pPr>
    </w:p>
    <w:p w14:paraId="08490C84" w14:textId="77777777" w:rsidR="003048B8" w:rsidRPr="003048B8" w:rsidRDefault="003048B8" w:rsidP="003048B8">
      <w:pPr>
        <w:pStyle w:val="Code"/>
        <w:rPr>
          <w:highlight w:val="white"/>
        </w:rPr>
      </w:pPr>
      <w:r w:rsidRPr="003048B8">
        <w:rPr>
          <w:highlight w:val="white"/>
        </w:rPr>
        <w:t xml:space="preserve">          if (firstTarget != finalTarget) {</w:t>
      </w:r>
    </w:p>
    <w:p w14:paraId="7571C6F1" w14:textId="77777777" w:rsidR="003048B8" w:rsidRPr="003048B8" w:rsidRDefault="003048B8" w:rsidP="003048B8">
      <w:pPr>
        <w:pStyle w:val="Code"/>
        <w:rPr>
          <w:highlight w:val="white"/>
        </w:rPr>
      </w:pPr>
      <w:r w:rsidRPr="003048B8">
        <w:rPr>
          <w:highlight w:val="white"/>
        </w:rPr>
        <w:t xml:space="preserve">            foreach (int source in sourceSet) {</w:t>
      </w:r>
    </w:p>
    <w:p w14:paraId="28EA0516" w14:textId="77777777" w:rsidR="003048B8" w:rsidRPr="003048B8" w:rsidRDefault="003048B8" w:rsidP="003048B8">
      <w:pPr>
        <w:pStyle w:val="Code"/>
        <w:rPr>
          <w:highlight w:val="white"/>
        </w:rPr>
      </w:pPr>
      <w:r w:rsidRPr="003048B8">
        <w:rPr>
          <w:highlight w:val="white"/>
        </w:rPr>
        <w:t xml:space="preserve">              MiddleCode sourceCode = m_middleCodeList[source];</w:t>
      </w:r>
    </w:p>
    <w:p w14:paraId="34D1E872" w14:textId="77777777" w:rsidR="003048B8" w:rsidRPr="003048B8" w:rsidRDefault="003048B8" w:rsidP="003048B8">
      <w:pPr>
        <w:pStyle w:val="Code"/>
        <w:rPr>
          <w:highlight w:val="white"/>
        </w:rPr>
      </w:pPr>
      <w:r w:rsidRPr="003048B8">
        <w:rPr>
          <w:highlight w:val="white"/>
        </w:rPr>
        <w:t xml:space="preserve">              sourceCode[0] = finalTarget;</w:t>
      </w:r>
    </w:p>
    <w:p w14:paraId="73CF33E1" w14:textId="77777777" w:rsidR="003048B8" w:rsidRPr="003048B8" w:rsidRDefault="003048B8" w:rsidP="003048B8">
      <w:pPr>
        <w:pStyle w:val="Code"/>
        <w:rPr>
          <w:highlight w:val="white"/>
        </w:rPr>
      </w:pPr>
      <w:r w:rsidRPr="003048B8">
        <w:rPr>
          <w:highlight w:val="white"/>
        </w:rPr>
        <w:t xml:space="preserve">            }</w:t>
      </w:r>
    </w:p>
    <w:p w14:paraId="6F06301A" w14:textId="77777777" w:rsidR="003048B8" w:rsidRPr="003048B8" w:rsidRDefault="003048B8" w:rsidP="003048B8">
      <w:pPr>
        <w:pStyle w:val="Code"/>
        <w:rPr>
          <w:highlight w:val="white"/>
        </w:rPr>
      </w:pPr>
    </w:p>
    <w:p w14:paraId="5B704EE7" w14:textId="77777777" w:rsidR="003048B8" w:rsidRPr="003048B8" w:rsidRDefault="003048B8" w:rsidP="003048B8">
      <w:pPr>
        <w:pStyle w:val="Code"/>
        <w:rPr>
          <w:highlight w:val="white"/>
        </w:rPr>
      </w:pPr>
      <w:r w:rsidRPr="003048B8">
        <w:rPr>
          <w:highlight w:val="white"/>
        </w:rPr>
        <w:t xml:space="preserve">            m_update = true;</w:t>
      </w:r>
    </w:p>
    <w:p w14:paraId="7E8FDEB0" w14:textId="77777777" w:rsidR="003048B8" w:rsidRPr="003048B8" w:rsidRDefault="003048B8" w:rsidP="003048B8">
      <w:pPr>
        <w:pStyle w:val="Code"/>
        <w:rPr>
          <w:highlight w:val="white"/>
        </w:rPr>
      </w:pPr>
      <w:r w:rsidRPr="003048B8">
        <w:rPr>
          <w:highlight w:val="white"/>
        </w:rPr>
        <w:t xml:space="preserve">          }</w:t>
      </w:r>
    </w:p>
    <w:p w14:paraId="705EFFEB" w14:textId="77777777" w:rsidR="003048B8" w:rsidRPr="003048B8" w:rsidRDefault="003048B8" w:rsidP="003048B8">
      <w:pPr>
        <w:pStyle w:val="Code"/>
        <w:rPr>
          <w:highlight w:val="white"/>
        </w:rPr>
      </w:pPr>
      <w:r w:rsidRPr="003048B8">
        <w:rPr>
          <w:highlight w:val="white"/>
        </w:rPr>
        <w:t xml:space="preserve">        }</w:t>
      </w:r>
    </w:p>
    <w:p w14:paraId="078CCF7D" w14:textId="77777777" w:rsidR="003048B8" w:rsidRPr="003048B8" w:rsidRDefault="003048B8" w:rsidP="003048B8">
      <w:pPr>
        <w:pStyle w:val="Code"/>
        <w:rPr>
          <w:highlight w:val="white"/>
        </w:rPr>
      </w:pPr>
      <w:r w:rsidRPr="003048B8">
        <w:rPr>
          <w:highlight w:val="white"/>
        </w:rPr>
        <w:t xml:space="preserve">      }</w:t>
      </w:r>
    </w:p>
    <w:p w14:paraId="40009E4A" w14:textId="77777777" w:rsidR="003048B8" w:rsidRPr="003048B8" w:rsidRDefault="003048B8" w:rsidP="003048B8">
      <w:pPr>
        <w:pStyle w:val="Code"/>
        <w:rPr>
          <w:highlight w:val="white"/>
        </w:rPr>
      </w:pPr>
      <w:r w:rsidRPr="003048B8">
        <w:rPr>
          <w:highlight w:val="white"/>
        </w:rPr>
        <w:t xml:space="preserve">    }</w:t>
      </w:r>
    </w:p>
    <w:p w14:paraId="72C55957" w14:textId="37F02F7B" w:rsidR="003048B8" w:rsidRPr="003048B8" w:rsidRDefault="00822DB1" w:rsidP="00822DB1">
      <w:pPr>
        <w:rPr>
          <w:highlight w:val="white"/>
        </w:rPr>
      </w:pPr>
      <w:r>
        <w:rPr>
          <w:highlight w:val="white"/>
        </w:rPr>
        <w:t xml:space="preserve">The </w:t>
      </w:r>
      <w:r w:rsidRPr="00126E59">
        <w:rPr>
          <w:rStyle w:val="KeyWord0"/>
          <w:highlight w:val="white"/>
        </w:rPr>
        <w:t>TraceGoto</w:t>
      </w:r>
      <w:r>
        <w:rPr>
          <w:highlight w:val="white"/>
        </w:rPr>
        <w:t xml:space="preserve"> method </w:t>
      </w:r>
      <w:r w:rsidR="001861F5">
        <w:rPr>
          <w:highlight w:val="white"/>
        </w:rPr>
        <w:t xml:space="preserve">follows the jump </w:t>
      </w:r>
      <w:r w:rsidR="00C160C2">
        <w:rPr>
          <w:highlight w:val="white"/>
        </w:rPr>
        <w:t>instructions</w:t>
      </w:r>
      <w:r w:rsidR="001861F5">
        <w:rPr>
          <w:highlight w:val="white"/>
        </w:rPr>
        <w:t xml:space="preserve"> as long as they continue to jump</w:t>
      </w:r>
      <w:r w:rsidR="00C160C2">
        <w:rPr>
          <w:highlight w:val="white"/>
        </w:rPr>
        <w:t xml:space="preserve"> to new targets.</w:t>
      </w:r>
    </w:p>
    <w:p w14:paraId="1801645B" w14:textId="77777777" w:rsidR="003048B8" w:rsidRPr="003048B8" w:rsidRDefault="003048B8" w:rsidP="003048B8">
      <w:pPr>
        <w:pStyle w:val="Code"/>
        <w:rPr>
          <w:highlight w:val="white"/>
        </w:rPr>
      </w:pPr>
      <w:r w:rsidRPr="003048B8">
        <w:rPr>
          <w:highlight w:val="white"/>
        </w:rPr>
        <w:t xml:space="preserve">    private int TraceGoto(int target, ISet&lt;int&gt; sourceSet) {</w:t>
      </w:r>
    </w:p>
    <w:p w14:paraId="0873B361" w14:textId="77777777" w:rsidR="003048B8" w:rsidRPr="003048B8" w:rsidRDefault="003048B8" w:rsidP="003048B8">
      <w:pPr>
        <w:pStyle w:val="Code"/>
        <w:rPr>
          <w:highlight w:val="white"/>
        </w:rPr>
      </w:pPr>
      <w:r w:rsidRPr="003048B8">
        <w:rPr>
          <w:highlight w:val="white"/>
        </w:rPr>
        <w:t xml:space="preserve">      MiddleCode objectCode = m_middleCodeList[target];</w:t>
      </w:r>
    </w:p>
    <w:p w14:paraId="59B54C2E" w14:textId="77777777" w:rsidR="003048B8" w:rsidRPr="003048B8" w:rsidRDefault="003048B8" w:rsidP="003048B8">
      <w:pPr>
        <w:pStyle w:val="Code"/>
        <w:rPr>
          <w:highlight w:val="white"/>
        </w:rPr>
      </w:pPr>
      <w:r w:rsidRPr="003048B8">
        <w:rPr>
          <w:highlight w:val="white"/>
        </w:rPr>
        <w:t xml:space="preserve">    </w:t>
      </w:r>
    </w:p>
    <w:p w14:paraId="1B38668B" w14:textId="77777777" w:rsidR="003048B8" w:rsidRPr="003048B8" w:rsidRDefault="003048B8" w:rsidP="003048B8">
      <w:pPr>
        <w:pStyle w:val="Code"/>
        <w:rPr>
          <w:highlight w:val="white"/>
        </w:rPr>
      </w:pPr>
      <w:r w:rsidRPr="003048B8">
        <w:rPr>
          <w:highlight w:val="white"/>
        </w:rPr>
        <w:t xml:space="preserve">      if (!sourceSet.Contains(target) &amp;&amp; objectCode.IsGoto()) {</w:t>
      </w:r>
    </w:p>
    <w:p w14:paraId="5DC29033" w14:textId="77777777" w:rsidR="003048B8" w:rsidRPr="003048B8" w:rsidRDefault="003048B8" w:rsidP="003048B8">
      <w:pPr>
        <w:pStyle w:val="Code"/>
        <w:rPr>
          <w:highlight w:val="white"/>
        </w:rPr>
      </w:pPr>
      <w:r w:rsidRPr="003048B8">
        <w:rPr>
          <w:highlight w:val="white"/>
        </w:rPr>
        <w:t xml:space="preserve">        sourceSet.Add(target);</w:t>
      </w:r>
    </w:p>
    <w:p w14:paraId="0C22ED17" w14:textId="77777777" w:rsidR="003048B8" w:rsidRPr="003048B8" w:rsidRDefault="003048B8" w:rsidP="003048B8">
      <w:pPr>
        <w:pStyle w:val="Code"/>
        <w:rPr>
          <w:highlight w:val="white"/>
        </w:rPr>
      </w:pPr>
      <w:r w:rsidRPr="003048B8">
        <w:rPr>
          <w:highlight w:val="white"/>
        </w:rPr>
        <w:t xml:space="preserve">        int nextTarget = (int) objectCode[0];</w:t>
      </w:r>
    </w:p>
    <w:p w14:paraId="32EE48CC" w14:textId="77777777" w:rsidR="003048B8" w:rsidRPr="003048B8" w:rsidRDefault="003048B8" w:rsidP="003048B8">
      <w:pPr>
        <w:pStyle w:val="Code"/>
        <w:rPr>
          <w:highlight w:val="white"/>
        </w:rPr>
      </w:pPr>
      <w:r w:rsidRPr="003048B8">
        <w:rPr>
          <w:highlight w:val="white"/>
        </w:rPr>
        <w:t xml:space="preserve">        return TraceGoto(nextTarget, sourceSet);</w:t>
      </w:r>
    </w:p>
    <w:p w14:paraId="7A6B91D9" w14:textId="77777777" w:rsidR="003048B8" w:rsidRPr="003048B8" w:rsidRDefault="003048B8" w:rsidP="003048B8">
      <w:pPr>
        <w:pStyle w:val="Code"/>
        <w:rPr>
          <w:highlight w:val="white"/>
        </w:rPr>
      </w:pPr>
      <w:r w:rsidRPr="003048B8">
        <w:rPr>
          <w:highlight w:val="white"/>
        </w:rPr>
        <w:t xml:space="preserve">      }</w:t>
      </w:r>
    </w:p>
    <w:p w14:paraId="0BC72693" w14:textId="77777777" w:rsidR="003048B8" w:rsidRPr="003048B8" w:rsidRDefault="003048B8" w:rsidP="003048B8">
      <w:pPr>
        <w:pStyle w:val="Code"/>
        <w:rPr>
          <w:highlight w:val="white"/>
        </w:rPr>
      </w:pPr>
      <w:r w:rsidRPr="003048B8">
        <w:rPr>
          <w:highlight w:val="white"/>
        </w:rPr>
        <w:t xml:space="preserve">      else {</w:t>
      </w:r>
    </w:p>
    <w:p w14:paraId="721F88E0" w14:textId="77777777" w:rsidR="003048B8" w:rsidRPr="003048B8" w:rsidRDefault="003048B8" w:rsidP="003048B8">
      <w:pPr>
        <w:pStyle w:val="Code"/>
        <w:rPr>
          <w:highlight w:val="white"/>
        </w:rPr>
      </w:pPr>
      <w:r w:rsidRPr="003048B8">
        <w:rPr>
          <w:highlight w:val="white"/>
        </w:rPr>
        <w:t xml:space="preserve">        return target;</w:t>
      </w:r>
    </w:p>
    <w:p w14:paraId="3ED2F169" w14:textId="77777777" w:rsidR="003048B8" w:rsidRPr="003048B8" w:rsidRDefault="003048B8" w:rsidP="003048B8">
      <w:pPr>
        <w:pStyle w:val="Code"/>
        <w:rPr>
          <w:highlight w:val="white"/>
        </w:rPr>
      </w:pPr>
      <w:r w:rsidRPr="003048B8">
        <w:rPr>
          <w:highlight w:val="white"/>
        </w:rPr>
        <w:t xml:space="preserve">      }</w:t>
      </w:r>
    </w:p>
    <w:p w14:paraId="3D8422AF" w14:textId="77777777" w:rsidR="003048B8" w:rsidRPr="003048B8" w:rsidRDefault="003048B8" w:rsidP="003048B8">
      <w:pPr>
        <w:pStyle w:val="Code"/>
        <w:rPr>
          <w:highlight w:val="white"/>
        </w:rPr>
      </w:pPr>
      <w:r w:rsidRPr="003048B8">
        <w:rPr>
          <w:highlight w:val="white"/>
        </w:rPr>
        <w:t xml:space="preserve">    }</w:t>
      </w:r>
    </w:p>
    <w:p w14:paraId="185A6BF0" w14:textId="4F54C851" w:rsidR="001D1BEE" w:rsidRPr="00EC76D5" w:rsidRDefault="00184E24" w:rsidP="00D1396E">
      <w:pPr>
        <w:pStyle w:val="Rubrik3"/>
      </w:pPr>
      <w:r>
        <w:t>Remove</w:t>
      </w:r>
      <w:r w:rsidR="00036C5E" w:rsidRPr="00EC76D5">
        <w:t xml:space="preserve"> Unreachable Code</w:t>
      </w:r>
      <w:bookmarkEnd w:id="5839"/>
    </w:p>
    <w:p w14:paraId="5FEB95F3" w14:textId="1F9648A8" w:rsidR="0085318F" w:rsidRPr="00D97E30" w:rsidRDefault="0085318F" w:rsidP="00D97E30">
      <w:r w:rsidRPr="00EC76D5">
        <w:t xml:space="preserve">Code that is not reachable from the first instruction of the function shall be </w:t>
      </w:r>
      <w:r w:rsidR="00C35C07">
        <w:t>removed</w:t>
      </w:r>
      <w:r w:rsidRPr="00EC76D5">
        <w:t>.</w:t>
      </w:r>
      <w:r w:rsidR="0081199B" w:rsidRPr="00EC76D5">
        <w:t xml:space="preserve"> We call </w:t>
      </w:r>
      <w:r w:rsidR="002176A7" w:rsidRPr="0091614C">
        <w:rPr>
          <w:rStyle w:val="KeyWord0"/>
        </w:rPr>
        <w:t>S</w:t>
      </w:r>
      <w:r w:rsidR="0081199B" w:rsidRPr="0091614C">
        <w:rPr>
          <w:rStyle w:val="KeyWord0"/>
        </w:rPr>
        <w:t>earchReachableCode</w:t>
      </w:r>
      <w:r w:rsidR="0081199B" w:rsidRPr="00D97E30">
        <w:t xml:space="preserve"> that follows all conditional and unconditi</w:t>
      </w:r>
      <w:r w:rsidR="00D97E30" w:rsidRPr="00D97E30">
        <w:t>onal</w:t>
      </w:r>
      <w:r w:rsidR="0081199B" w:rsidRPr="00D97E30">
        <w:t xml:space="preserve"> jumps instructions and save their line numbers in </w:t>
      </w:r>
      <w:r w:rsidR="0091614C">
        <w:t xml:space="preserve">the </w:t>
      </w:r>
      <w:r w:rsidR="0081199B" w:rsidRPr="00D97E30">
        <w:t>visited</w:t>
      </w:r>
      <w:r w:rsidR="0091614C">
        <w:t xml:space="preserve"> s</w:t>
      </w:r>
      <w:r w:rsidR="0081199B" w:rsidRPr="00D97E30">
        <w:t>et.</w:t>
      </w:r>
      <w:r w:rsidR="00075980" w:rsidRPr="00D97E30">
        <w:t xml:space="preserve"> We also warn if we reach the last instruction of a function that do not returns void.</w:t>
      </w:r>
    </w:p>
    <w:p w14:paraId="2E13741B" w14:textId="77777777" w:rsidR="006C27DC" w:rsidRDefault="006C27DC" w:rsidP="006C27DC">
      <w:pPr>
        <w:pStyle w:val="CodeHeader"/>
      </w:pPr>
      <w:bookmarkStart w:id="5840" w:name="_Toc481936423"/>
      <w:r>
        <w:t>MiddleCodeOptimizor.cs</w:t>
      </w:r>
    </w:p>
    <w:p w14:paraId="3E9D46D2" w14:textId="77777777" w:rsidR="00275A17" w:rsidRPr="00275A17" w:rsidRDefault="00275A17" w:rsidP="00275A17">
      <w:pPr>
        <w:pStyle w:val="Code"/>
        <w:rPr>
          <w:highlight w:val="white"/>
        </w:rPr>
      </w:pPr>
      <w:r w:rsidRPr="00275A17">
        <w:rPr>
          <w:highlight w:val="white"/>
        </w:rPr>
        <w:t xml:space="preserve">    private void ClearUnreachableCode() {</w:t>
      </w:r>
    </w:p>
    <w:p w14:paraId="32B2AA2D" w14:textId="77777777" w:rsidR="00275A17" w:rsidRPr="00275A17" w:rsidRDefault="00275A17" w:rsidP="00275A17">
      <w:pPr>
        <w:pStyle w:val="Code"/>
        <w:rPr>
          <w:highlight w:val="white"/>
        </w:rPr>
      </w:pPr>
      <w:r w:rsidRPr="00275A17">
        <w:rPr>
          <w:highlight w:val="white"/>
        </w:rPr>
        <w:t xml:space="preserve">      ISet&lt;MiddleCode&gt; visitedSet = new HashSet&lt;MiddleCode&gt;();</w:t>
      </w:r>
    </w:p>
    <w:p w14:paraId="0B37498E" w14:textId="77777777" w:rsidR="00275A17" w:rsidRPr="00275A17" w:rsidRDefault="00275A17" w:rsidP="00275A17">
      <w:pPr>
        <w:pStyle w:val="Code"/>
        <w:rPr>
          <w:highlight w:val="white"/>
        </w:rPr>
      </w:pPr>
      <w:r w:rsidRPr="00275A17">
        <w:rPr>
          <w:highlight w:val="white"/>
        </w:rPr>
        <w:t xml:space="preserve">      SearchReachableCode(0, visitedSet);</w:t>
      </w:r>
    </w:p>
    <w:p w14:paraId="630D91D1" w14:textId="77777777" w:rsidR="00275A17" w:rsidRPr="00275A17" w:rsidRDefault="00275A17" w:rsidP="00275A17">
      <w:pPr>
        <w:pStyle w:val="Code"/>
        <w:rPr>
          <w:highlight w:val="white"/>
        </w:rPr>
      </w:pPr>
    </w:p>
    <w:p w14:paraId="1A9FF8D6" w14:textId="77777777" w:rsidR="00275A17" w:rsidRPr="00275A17" w:rsidRDefault="00275A17" w:rsidP="00275A17">
      <w:pPr>
        <w:pStyle w:val="Code"/>
        <w:rPr>
          <w:highlight w:val="white"/>
        </w:rPr>
      </w:pPr>
      <w:r w:rsidRPr="00275A17">
        <w:rPr>
          <w:highlight w:val="white"/>
        </w:rPr>
        <w:t xml:space="preserve">      for (int index = 0; index &lt; (m_middleCodeList.Count - 1); ++index) {</w:t>
      </w:r>
    </w:p>
    <w:p w14:paraId="0619F187"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2C537BF8" w14:textId="77777777" w:rsidR="00275A17" w:rsidRPr="00275A17" w:rsidRDefault="00275A17" w:rsidP="00275A17">
      <w:pPr>
        <w:pStyle w:val="Code"/>
        <w:rPr>
          <w:highlight w:val="white"/>
        </w:rPr>
      </w:pPr>
      <w:r w:rsidRPr="00275A17">
        <w:rPr>
          <w:highlight w:val="white"/>
        </w:rPr>
        <w:t xml:space="preserve">        if (!visitedSet.Contains(middleCode)) {</w:t>
      </w:r>
    </w:p>
    <w:p w14:paraId="19C7AE37" w14:textId="77777777" w:rsidR="00275A17" w:rsidRPr="00275A17" w:rsidRDefault="00275A17" w:rsidP="00275A17">
      <w:pPr>
        <w:pStyle w:val="Code"/>
        <w:rPr>
          <w:highlight w:val="white"/>
        </w:rPr>
      </w:pPr>
      <w:r w:rsidRPr="00275A17">
        <w:rPr>
          <w:highlight w:val="white"/>
        </w:rPr>
        <w:t xml:space="preserve">          m_middleCodeList[index].Clear();</w:t>
      </w:r>
    </w:p>
    <w:p w14:paraId="1C7334A5" w14:textId="77777777" w:rsidR="00275A17" w:rsidRPr="00275A17" w:rsidRDefault="00275A17" w:rsidP="00275A17">
      <w:pPr>
        <w:pStyle w:val="Code"/>
        <w:rPr>
          <w:highlight w:val="white"/>
        </w:rPr>
      </w:pPr>
      <w:r w:rsidRPr="00275A17">
        <w:rPr>
          <w:highlight w:val="white"/>
        </w:rPr>
        <w:t xml:space="preserve">          m_update = true;</w:t>
      </w:r>
    </w:p>
    <w:p w14:paraId="0AB76E6B" w14:textId="77777777" w:rsidR="00275A17" w:rsidRPr="00275A17" w:rsidRDefault="00275A17" w:rsidP="00275A17">
      <w:pPr>
        <w:pStyle w:val="Code"/>
        <w:rPr>
          <w:highlight w:val="white"/>
        </w:rPr>
      </w:pPr>
      <w:r w:rsidRPr="00275A17">
        <w:rPr>
          <w:highlight w:val="white"/>
        </w:rPr>
        <w:t xml:space="preserve">        }</w:t>
      </w:r>
    </w:p>
    <w:p w14:paraId="3A13B57F" w14:textId="77777777" w:rsidR="00275A17" w:rsidRPr="00275A17" w:rsidRDefault="00275A17" w:rsidP="00275A17">
      <w:pPr>
        <w:pStyle w:val="Code"/>
        <w:rPr>
          <w:highlight w:val="white"/>
        </w:rPr>
      </w:pPr>
      <w:r w:rsidRPr="00275A17">
        <w:rPr>
          <w:highlight w:val="white"/>
        </w:rPr>
        <w:t xml:space="preserve">      }</w:t>
      </w:r>
    </w:p>
    <w:p w14:paraId="21268C93" w14:textId="77777777" w:rsidR="00275A17" w:rsidRPr="00275A17" w:rsidRDefault="00275A17" w:rsidP="00275A17">
      <w:pPr>
        <w:pStyle w:val="Code"/>
        <w:rPr>
          <w:highlight w:val="white"/>
        </w:rPr>
      </w:pPr>
      <w:r w:rsidRPr="00275A17">
        <w:rPr>
          <w:highlight w:val="white"/>
        </w:rPr>
        <w:t xml:space="preserve">    }</w:t>
      </w:r>
    </w:p>
    <w:p w14:paraId="5EEBA929" w14:textId="77777777" w:rsidR="00275A17" w:rsidRPr="00275A17" w:rsidRDefault="00275A17" w:rsidP="00275A17">
      <w:pPr>
        <w:pStyle w:val="Code"/>
        <w:rPr>
          <w:highlight w:val="white"/>
        </w:rPr>
      </w:pPr>
      <w:r w:rsidRPr="00275A17">
        <w:rPr>
          <w:highlight w:val="white"/>
        </w:rPr>
        <w:t xml:space="preserve">    </w:t>
      </w:r>
    </w:p>
    <w:p w14:paraId="11C567DC" w14:textId="77777777" w:rsidR="00275A17" w:rsidRPr="00275A17" w:rsidRDefault="00275A17" w:rsidP="00275A17">
      <w:pPr>
        <w:pStyle w:val="Code"/>
        <w:rPr>
          <w:highlight w:val="white"/>
        </w:rPr>
      </w:pPr>
      <w:r w:rsidRPr="00275A17">
        <w:rPr>
          <w:highlight w:val="white"/>
        </w:rPr>
        <w:lastRenderedPageBreak/>
        <w:t xml:space="preserve">    private void SearchReachableCode(int index, ISet&lt;MiddleCode&gt; visitedSet) {</w:t>
      </w:r>
    </w:p>
    <w:p w14:paraId="5D2E0DDB" w14:textId="77777777" w:rsidR="00275A17" w:rsidRPr="00275A17" w:rsidRDefault="00275A17" w:rsidP="00275A17">
      <w:pPr>
        <w:pStyle w:val="Code"/>
        <w:rPr>
          <w:highlight w:val="white"/>
        </w:rPr>
      </w:pPr>
      <w:r w:rsidRPr="00275A17">
        <w:rPr>
          <w:highlight w:val="white"/>
        </w:rPr>
        <w:t xml:space="preserve">      for (; index &lt; m_middleCodeList.Count; ++index) {</w:t>
      </w:r>
    </w:p>
    <w:p w14:paraId="4AD66778"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1E4C496D" w14:textId="77777777" w:rsidR="00275A17" w:rsidRPr="00275A17" w:rsidRDefault="00275A17" w:rsidP="00275A17">
      <w:pPr>
        <w:pStyle w:val="Code"/>
        <w:rPr>
          <w:highlight w:val="white"/>
        </w:rPr>
      </w:pPr>
    </w:p>
    <w:p w14:paraId="6FA9A479" w14:textId="77777777" w:rsidR="00275A17" w:rsidRPr="00275A17" w:rsidRDefault="00275A17" w:rsidP="00275A17">
      <w:pPr>
        <w:pStyle w:val="Code"/>
        <w:rPr>
          <w:highlight w:val="white"/>
        </w:rPr>
      </w:pPr>
      <w:r w:rsidRPr="00275A17">
        <w:rPr>
          <w:highlight w:val="white"/>
        </w:rPr>
        <w:t xml:space="preserve">        if (visitedSet.Contains(middleCode)) {</w:t>
      </w:r>
    </w:p>
    <w:p w14:paraId="5A17B9E8" w14:textId="77777777" w:rsidR="00275A17" w:rsidRPr="00275A17" w:rsidRDefault="00275A17" w:rsidP="00275A17">
      <w:pPr>
        <w:pStyle w:val="Code"/>
        <w:rPr>
          <w:highlight w:val="white"/>
        </w:rPr>
      </w:pPr>
      <w:r w:rsidRPr="00275A17">
        <w:rPr>
          <w:highlight w:val="white"/>
        </w:rPr>
        <w:t xml:space="preserve">          return;</w:t>
      </w:r>
    </w:p>
    <w:p w14:paraId="5B43CE2C" w14:textId="77777777" w:rsidR="00275A17" w:rsidRPr="00275A17" w:rsidRDefault="00275A17" w:rsidP="00275A17">
      <w:pPr>
        <w:pStyle w:val="Code"/>
        <w:rPr>
          <w:highlight w:val="white"/>
        </w:rPr>
      </w:pPr>
      <w:r w:rsidRPr="00275A17">
        <w:rPr>
          <w:highlight w:val="white"/>
        </w:rPr>
        <w:t xml:space="preserve">        }</w:t>
      </w:r>
    </w:p>
    <w:p w14:paraId="53496678" w14:textId="77777777" w:rsidR="00275A17" w:rsidRPr="00275A17" w:rsidRDefault="00275A17" w:rsidP="00275A17">
      <w:pPr>
        <w:pStyle w:val="Code"/>
        <w:rPr>
          <w:highlight w:val="white"/>
        </w:rPr>
      </w:pPr>
    </w:p>
    <w:p w14:paraId="41ECE66E" w14:textId="77777777" w:rsidR="00275A17" w:rsidRPr="00275A17" w:rsidRDefault="00275A17" w:rsidP="00275A17">
      <w:pPr>
        <w:pStyle w:val="Code"/>
        <w:rPr>
          <w:highlight w:val="white"/>
        </w:rPr>
      </w:pPr>
      <w:r w:rsidRPr="00275A17">
        <w:rPr>
          <w:highlight w:val="white"/>
        </w:rPr>
        <w:t xml:space="preserve">        visitedSet.Add(middleCode);</w:t>
      </w:r>
    </w:p>
    <w:p w14:paraId="3850E5D3" w14:textId="77777777" w:rsidR="00275A17" w:rsidRPr="00275A17" w:rsidRDefault="00275A17" w:rsidP="00275A17">
      <w:pPr>
        <w:pStyle w:val="Code"/>
        <w:rPr>
          <w:highlight w:val="white"/>
        </w:rPr>
      </w:pPr>
    </w:p>
    <w:p w14:paraId="128D9DA8" w14:textId="77777777" w:rsidR="00275A17" w:rsidRPr="00275A17" w:rsidRDefault="00275A17" w:rsidP="00275A17">
      <w:pPr>
        <w:pStyle w:val="Code"/>
        <w:rPr>
          <w:highlight w:val="white"/>
        </w:rPr>
      </w:pPr>
      <w:r w:rsidRPr="00275A17">
        <w:rPr>
          <w:highlight w:val="white"/>
        </w:rPr>
        <w:t xml:space="preserve">        if (middleCode.IsRelation() || middleCode.IsCarry()) {</w:t>
      </w:r>
    </w:p>
    <w:p w14:paraId="5DE5ECE1" w14:textId="77777777" w:rsidR="00275A17" w:rsidRPr="00275A17" w:rsidRDefault="00275A17" w:rsidP="00275A17">
      <w:pPr>
        <w:pStyle w:val="Code"/>
        <w:rPr>
          <w:highlight w:val="white"/>
        </w:rPr>
      </w:pPr>
      <w:r w:rsidRPr="00275A17">
        <w:rPr>
          <w:highlight w:val="white"/>
        </w:rPr>
        <w:t xml:space="preserve">          int target = (int) middleCode[0];</w:t>
      </w:r>
    </w:p>
    <w:p w14:paraId="58BD4C14" w14:textId="77777777" w:rsidR="00275A17" w:rsidRPr="00275A17" w:rsidRDefault="00275A17" w:rsidP="00275A17">
      <w:pPr>
        <w:pStyle w:val="Code"/>
        <w:rPr>
          <w:highlight w:val="white"/>
        </w:rPr>
      </w:pPr>
      <w:r w:rsidRPr="00275A17">
        <w:rPr>
          <w:highlight w:val="white"/>
        </w:rPr>
        <w:t xml:space="preserve">          SearchReachableCode(target, visitedSet);</w:t>
      </w:r>
    </w:p>
    <w:p w14:paraId="711C7B05" w14:textId="77777777" w:rsidR="00275A17" w:rsidRPr="00275A17" w:rsidRDefault="00275A17" w:rsidP="00275A17">
      <w:pPr>
        <w:pStyle w:val="Code"/>
        <w:rPr>
          <w:highlight w:val="white"/>
        </w:rPr>
      </w:pPr>
      <w:r w:rsidRPr="00275A17">
        <w:rPr>
          <w:highlight w:val="white"/>
        </w:rPr>
        <w:t xml:space="preserve">        }</w:t>
      </w:r>
    </w:p>
    <w:p w14:paraId="6CA87443" w14:textId="77777777" w:rsidR="00275A17" w:rsidRPr="00275A17" w:rsidRDefault="00275A17" w:rsidP="00275A17">
      <w:pPr>
        <w:pStyle w:val="Code"/>
        <w:rPr>
          <w:highlight w:val="white"/>
        </w:rPr>
      </w:pPr>
      <w:r w:rsidRPr="00275A17">
        <w:rPr>
          <w:highlight w:val="white"/>
        </w:rPr>
        <w:t xml:space="preserve">        else if (middleCode.IsGoto()) {</w:t>
      </w:r>
    </w:p>
    <w:p w14:paraId="15811B83" w14:textId="77777777" w:rsidR="00275A17" w:rsidRPr="00275A17" w:rsidRDefault="00275A17" w:rsidP="00275A17">
      <w:pPr>
        <w:pStyle w:val="Code"/>
        <w:rPr>
          <w:highlight w:val="white"/>
        </w:rPr>
      </w:pPr>
      <w:r w:rsidRPr="00275A17">
        <w:rPr>
          <w:highlight w:val="white"/>
        </w:rPr>
        <w:t xml:space="preserve">          int target = (int) middleCode[0];</w:t>
      </w:r>
    </w:p>
    <w:p w14:paraId="15093D18" w14:textId="77777777" w:rsidR="00275A17" w:rsidRPr="00275A17" w:rsidRDefault="00275A17" w:rsidP="00275A17">
      <w:pPr>
        <w:pStyle w:val="Code"/>
        <w:rPr>
          <w:highlight w:val="white"/>
        </w:rPr>
      </w:pPr>
      <w:r w:rsidRPr="00275A17">
        <w:rPr>
          <w:highlight w:val="white"/>
        </w:rPr>
        <w:t xml:space="preserve">          SearchReachableCode(target, visitedSet);</w:t>
      </w:r>
    </w:p>
    <w:p w14:paraId="1E7986A8" w14:textId="77777777" w:rsidR="00275A17" w:rsidRPr="00275A17" w:rsidRDefault="00275A17" w:rsidP="00275A17">
      <w:pPr>
        <w:pStyle w:val="Code"/>
        <w:rPr>
          <w:highlight w:val="white"/>
        </w:rPr>
      </w:pPr>
      <w:r w:rsidRPr="00275A17">
        <w:rPr>
          <w:highlight w:val="white"/>
        </w:rPr>
        <w:t xml:space="preserve">          return;</w:t>
      </w:r>
    </w:p>
    <w:p w14:paraId="372F92B4" w14:textId="77777777" w:rsidR="00275A17" w:rsidRPr="00275A17" w:rsidRDefault="00275A17" w:rsidP="00275A17">
      <w:pPr>
        <w:pStyle w:val="Code"/>
        <w:rPr>
          <w:highlight w:val="white"/>
        </w:rPr>
      </w:pPr>
      <w:r w:rsidRPr="00275A17">
        <w:rPr>
          <w:highlight w:val="white"/>
        </w:rPr>
        <w:t xml:space="preserve">        }</w:t>
      </w:r>
    </w:p>
    <w:p w14:paraId="371BDBA8" w14:textId="77777777" w:rsidR="00275A17" w:rsidRPr="00275A17" w:rsidRDefault="00275A17" w:rsidP="00275A17">
      <w:pPr>
        <w:pStyle w:val="Code"/>
        <w:rPr>
          <w:highlight w:val="white"/>
        </w:rPr>
      </w:pPr>
      <w:r w:rsidRPr="00275A17">
        <w:rPr>
          <w:highlight w:val="white"/>
        </w:rPr>
        <w:t xml:space="preserve">        else if ((middleCode.Operator == MiddleOperator.Exit) ||</w:t>
      </w:r>
    </w:p>
    <w:p w14:paraId="42C694D2" w14:textId="77777777" w:rsidR="00275A17" w:rsidRPr="00275A17" w:rsidRDefault="00275A17" w:rsidP="00275A17">
      <w:pPr>
        <w:pStyle w:val="Code"/>
        <w:rPr>
          <w:highlight w:val="white"/>
        </w:rPr>
      </w:pPr>
      <w:r w:rsidRPr="00275A17">
        <w:rPr>
          <w:highlight w:val="white"/>
        </w:rPr>
        <w:t xml:space="preserve">                 (middleCode.Operator == MiddleOperator.Return)) {</w:t>
      </w:r>
    </w:p>
    <w:p w14:paraId="57481F7E" w14:textId="77777777" w:rsidR="00275A17" w:rsidRPr="00275A17" w:rsidRDefault="00275A17" w:rsidP="00275A17">
      <w:pPr>
        <w:pStyle w:val="Code"/>
        <w:rPr>
          <w:highlight w:val="white"/>
        </w:rPr>
      </w:pPr>
      <w:r w:rsidRPr="00275A17">
        <w:rPr>
          <w:highlight w:val="white"/>
        </w:rPr>
        <w:t xml:space="preserve">          return;</w:t>
      </w:r>
    </w:p>
    <w:p w14:paraId="04ED1180" w14:textId="77777777" w:rsidR="00275A17" w:rsidRPr="00275A17" w:rsidRDefault="00275A17" w:rsidP="00275A17">
      <w:pPr>
        <w:pStyle w:val="Code"/>
        <w:rPr>
          <w:highlight w:val="white"/>
        </w:rPr>
      </w:pPr>
      <w:r w:rsidRPr="00275A17">
        <w:rPr>
          <w:highlight w:val="white"/>
        </w:rPr>
        <w:t xml:space="preserve">        }</w:t>
      </w:r>
    </w:p>
    <w:p w14:paraId="15C4FE1F" w14:textId="77777777" w:rsidR="00275A17" w:rsidRPr="00275A17" w:rsidRDefault="00275A17" w:rsidP="00275A17">
      <w:pPr>
        <w:pStyle w:val="Code"/>
        <w:rPr>
          <w:highlight w:val="white"/>
        </w:rPr>
      </w:pPr>
      <w:r w:rsidRPr="00275A17">
        <w:rPr>
          <w:highlight w:val="white"/>
        </w:rPr>
        <w:t xml:space="preserve">        else if (middleCode.Operator == MiddleOperator.FunctionEnd) {</w:t>
      </w:r>
    </w:p>
    <w:p w14:paraId="41559B97" w14:textId="77777777" w:rsidR="00275A17" w:rsidRPr="00275A17" w:rsidRDefault="00275A17" w:rsidP="00275A17">
      <w:pPr>
        <w:pStyle w:val="Code"/>
        <w:rPr>
          <w:highlight w:val="white"/>
        </w:rPr>
      </w:pPr>
      <w:r w:rsidRPr="00275A17">
        <w:rPr>
          <w:highlight w:val="white"/>
        </w:rPr>
        <w:t xml:space="preserve">          Symbol funcSymbol = (Symbol) middleCode[0];</w:t>
      </w:r>
    </w:p>
    <w:p w14:paraId="0C3ECFC4" w14:textId="77777777" w:rsidR="00275A17" w:rsidRPr="00275A17" w:rsidRDefault="00275A17" w:rsidP="00275A17">
      <w:pPr>
        <w:pStyle w:val="Code"/>
        <w:rPr>
          <w:highlight w:val="white"/>
        </w:rPr>
      </w:pPr>
      <w:r w:rsidRPr="00275A17">
        <w:rPr>
          <w:highlight w:val="white"/>
        </w:rPr>
        <w:t xml:space="preserve">          Assert.Error(funcSymbol.Type.ReturnType.IsVoid(),</w:t>
      </w:r>
    </w:p>
    <w:p w14:paraId="60B558DC" w14:textId="77777777" w:rsidR="00275A17" w:rsidRPr="00275A17" w:rsidRDefault="00275A17" w:rsidP="00275A17">
      <w:pPr>
        <w:pStyle w:val="Code"/>
        <w:rPr>
          <w:highlight w:val="white"/>
        </w:rPr>
      </w:pPr>
      <w:r w:rsidRPr="00275A17">
        <w:rPr>
          <w:highlight w:val="white"/>
        </w:rPr>
        <w:t xml:space="preserve">                       funcSymbol.Name,</w:t>
      </w:r>
    </w:p>
    <w:p w14:paraId="281ED4C7" w14:textId="77777777" w:rsidR="00275A17" w:rsidRPr="00275A17" w:rsidRDefault="00275A17" w:rsidP="00275A17">
      <w:pPr>
        <w:pStyle w:val="Code"/>
        <w:rPr>
          <w:highlight w:val="white"/>
        </w:rPr>
      </w:pPr>
      <w:r w:rsidRPr="00275A17">
        <w:rPr>
          <w:highlight w:val="white"/>
        </w:rPr>
        <w:t xml:space="preserve">                       Message.Reached_the_end_of_a_non__void_function);</w:t>
      </w:r>
    </w:p>
    <w:p w14:paraId="41D59C80" w14:textId="77777777" w:rsidR="00275A17" w:rsidRPr="00275A17" w:rsidRDefault="00275A17" w:rsidP="00275A17">
      <w:pPr>
        <w:pStyle w:val="Code"/>
        <w:rPr>
          <w:highlight w:val="white"/>
        </w:rPr>
      </w:pPr>
      <w:r w:rsidRPr="00275A17">
        <w:rPr>
          <w:highlight w:val="white"/>
        </w:rPr>
        <w:t xml:space="preserve">          return;</w:t>
      </w:r>
    </w:p>
    <w:p w14:paraId="3AE1BBE8" w14:textId="77777777" w:rsidR="00275A17" w:rsidRPr="00275A17" w:rsidRDefault="00275A17" w:rsidP="00275A17">
      <w:pPr>
        <w:pStyle w:val="Code"/>
        <w:rPr>
          <w:highlight w:val="white"/>
        </w:rPr>
      </w:pPr>
      <w:r w:rsidRPr="00275A17">
        <w:rPr>
          <w:highlight w:val="white"/>
        </w:rPr>
        <w:t xml:space="preserve">        }</w:t>
      </w:r>
    </w:p>
    <w:p w14:paraId="00F29238" w14:textId="77777777" w:rsidR="00275A17" w:rsidRPr="00275A17" w:rsidRDefault="00275A17" w:rsidP="00275A17">
      <w:pPr>
        <w:pStyle w:val="Code"/>
        <w:rPr>
          <w:highlight w:val="white"/>
        </w:rPr>
      </w:pPr>
      <w:r w:rsidRPr="00275A17">
        <w:rPr>
          <w:highlight w:val="white"/>
        </w:rPr>
        <w:t xml:space="preserve">      }</w:t>
      </w:r>
    </w:p>
    <w:p w14:paraId="74E02723" w14:textId="64F484FC" w:rsidR="00275A17" w:rsidRDefault="00275A17" w:rsidP="00275A17">
      <w:pPr>
        <w:pStyle w:val="Code"/>
        <w:rPr>
          <w:highlight w:val="white"/>
        </w:rPr>
      </w:pPr>
      <w:r w:rsidRPr="00275A17">
        <w:rPr>
          <w:highlight w:val="white"/>
        </w:rPr>
        <w:t xml:space="preserve">    }</w:t>
      </w:r>
    </w:p>
    <w:p w14:paraId="139EA3AC" w14:textId="77777777" w:rsidR="00D720CF" w:rsidRPr="00275A17" w:rsidRDefault="00D720CF" w:rsidP="00275A17">
      <w:pPr>
        <w:pStyle w:val="Code"/>
        <w:rPr>
          <w:highlight w:val="white"/>
        </w:rPr>
      </w:pPr>
    </w:p>
    <w:p w14:paraId="04870D05" w14:textId="77777777" w:rsidR="00AD7D34" w:rsidRDefault="00AD7D34" w:rsidP="00AD7D34">
      <w:pPr>
        <w:pStyle w:val="Rubrik3"/>
        <w:numPr>
          <w:ilvl w:val="2"/>
          <w:numId w:val="128"/>
        </w:numPr>
      </w:pPr>
      <w:r>
        <w:t>Remove Push-Pop Chains</w:t>
      </w:r>
    </w:p>
    <w:p w14:paraId="4C0B3056"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374EB827" w14:textId="77777777" w:rsidTr="00626D3B">
        <w:tc>
          <w:tcPr>
            <w:tcW w:w="3116" w:type="dxa"/>
          </w:tcPr>
          <w:p w14:paraId="644A43EF" w14:textId="77777777" w:rsidR="00AD7D34" w:rsidRDefault="00AD7D34" w:rsidP="00626D3B">
            <w:pPr>
              <w:pStyle w:val="Code"/>
            </w:pPr>
            <w:r w:rsidRPr="00EC76D5">
              <w:t xml:space="preserve">1. </w:t>
            </w:r>
            <w:r>
              <w:t>push x</w:t>
            </w:r>
          </w:p>
          <w:p w14:paraId="101D08DC" w14:textId="77777777" w:rsidR="00AD7D34" w:rsidRDefault="00AD7D34" w:rsidP="00626D3B">
            <w:pPr>
              <w:pStyle w:val="Code"/>
            </w:pPr>
            <w:r w:rsidRPr="00EC76D5">
              <w:t xml:space="preserve">2. </w:t>
            </w:r>
            <w:r>
              <w:t>pop x</w:t>
            </w:r>
          </w:p>
          <w:p w14:paraId="44E99C04" w14:textId="77777777" w:rsidR="00AD7D34" w:rsidRDefault="00AD7D34" w:rsidP="00626D3B">
            <w:pPr>
              <w:pStyle w:val="Code"/>
            </w:pPr>
          </w:p>
          <w:p w14:paraId="511312DA" w14:textId="77777777" w:rsidR="00AD7D34" w:rsidRDefault="00AD7D34" w:rsidP="00626D3B">
            <w:pPr>
              <w:pStyle w:val="Code"/>
            </w:pPr>
            <w:r w:rsidRPr="00EC76D5">
              <w:t xml:space="preserve">1. </w:t>
            </w:r>
            <w:r>
              <w:t>push x</w:t>
            </w:r>
          </w:p>
          <w:p w14:paraId="63C72762" w14:textId="77777777" w:rsidR="00AD7D34" w:rsidRPr="00EC76D5" w:rsidRDefault="00AD7D34" w:rsidP="00626D3B">
            <w:pPr>
              <w:pStyle w:val="Code"/>
            </w:pPr>
            <w:r w:rsidRPr="00EC76D5">
              <w:t xml:space="preserve">2. </w:t>
            </w:r>
            <w:r>
              <w:t>pop</w:t>
            </w:r>
          </w:p>
        </w:tc>
        <w:tc>
          <w:tcPr>
            <w:tcW w:w="3117" w:type="dxa"/>
          </w:tcPr>
          <w:p w14:paraId="6A3ED3E9" w14:textId="77777777" w:rsidR="00AD7D34" w:rsidRPr="00EC76D5" w:rsidRDefault="00AD7D34" w:rsidP="00626D3B">
            <w:pPr>
              <w:pStyle w:val="Code"/>
            </w:pPr>
            <w:r w:rsidRPr="00EC76D5">
              <w:t xml:space="preserve">1. </w:t>
            </w:r>
            <w:r w:rsidRPr="00F96258">
              <w:rPr>
                <w:i/>
                <w:iCs/>
              </w:rPr>
              <w:t>empty</w:t>
            </w:r>
          </w:p>
          <w:p w14:paraId="07546E69" w14:textId="77777777" w:rsidR="00AD7D34" w:rsidRDefault="00AD7D34" w:rsidP="00626D3B">
            <w:pPr>
              <w:pStyle w:val="Code"/>
              <w:rPr>
                <w:i/>
                <w:iCs/>
              </w:rPr>
            </w:pPr>
            <w:r w:rsidRPr="00EC76D5">
              <w:t xml:space="preserve">2. </w:t>
            </w:r>
            <w:r w:rsidRPr="00F96258">
              <w:rPr>
                <w:i/>
                <w:iCs/>
              </w:rPr>
              <w:t>empty</w:t>
            </w:r>
          </w:p>
          <w:p w14:paraId="4D1C60AD" w14:textId="77777777" w:rsidR="00AD7D34" w:rsidRDefault="00AD7D34" w:rsidP="00626D3B">
            <w:pPr>
              <w:pStyle w:val="Code"/>
              <w:rPr>
                <w:i/>
                <w:iCs/>
              </w:rPr>
            </w:pPr>
          </w:p>
          <w:p w14:paraId="54B59EF8" w14:textId="77777777" w:rsidR="00AD7D34" w:rsidRPr="00EC76D5" w:rsidRDefault="00AD7D34" w:rsidP="00626D3B">
            <w:pPr>
              <w:pStyle w:val="Code"/>
            </w:pPr>
            <w:r w:rsidRPr="00EC76D5">
              <w:t xml:space="preserve">1. </w:t>
            </w:r>
            <w:r w:rsidRPr="00F96258">
              <w:rPr>
                <w:i/>
                <w:iCs/>
              </w:rPr>
              <w:t>empty</w:t>
            </w:r>
          </w:p>
          <w:p w14:paraId="56A06CEE" w14:textId="77777777" w:rsidR="00AD7D34" w:rsidRPr="00EC76D5" w:rsidRDefault="00AD7D34" w:rsidP="00626D3B">
            <w:pPr>
              <w:pStyle w:val="Code"/>
            </w:pPr>
            <w:r w:rsidRPr="00EC76D5">
              <w:t xml:space="preserve">2. </w:t>
            </w:r>
            <w:r w:rsidRPr="00F96258">
              <w:rPr>
                <w:i/>
                <w:iCs/>
              </w:rPr>
              <w:t>empty</w:t>
            </w:r>
          </w:p>
        </w:tc>
        <w:tc>
          <w:tcPr>
            <w:tcW w:w="3117" w:type="dxa"/>
          </w:tcPr>
          <w:p w14:paraId="637FC252" w14:textId="77777777" w:rsidR="00AD7D34" w:rsidRPr="00EC76D5" w:rsidRDefault="00AD7D34" w:rsidP="00626D3B">
            <w:pPr>
              <w:pStyle w:val="Code"/>
            </w:pPr>
          </w:p>
        </w:tc>
      </w:tr>
    </w:tbl>
    <w:p w14:paraId="61FB8D61" w14:textId="77777777" w:rsidR="00AD7D34" w:rsidRDefault="00AD7D34" w:rsidP="00AD7D34">
      <w: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55E9F3A5" w14:textId="77777777" w:rsidTr="00626D3B">
        <w:tc>
          <w:tcPr>
            <w:tcW w:w="3116" w:type="dxa"/>
          </w:tcPr>
          <w:p w14:paraId="0A6B9A95" w14:textId="77777777" w:rsidR="00AD7D34" w:rsidRDefault="00AD7D34" w:rsidP="00626D3B">
            <w:pPr>
              <w:pStyle w:val="Code"/>
            </w:pPr>
            <w:r w:rsidRPr="00EC76D5">
              <w:t xml:space="preserve">1. </w:t>
            </w:r>
            <w:r>
              <w:t>push x</w:t>
            </w:r>
          </w:p>
          <w:p w14:paraId="5D15FF86" w14:textId="77777777" w:rsidR="00AD7D34" w:rsidRPr="00EC76D5" w:rsidRDefault="00AD7D34" w:rsidP="00626D3B">
            <w:pPr>
              <w:pStyle w:val="Code"/>
            </w:pPr>
            <w:r w:rsidRPr="00EC76D5">
              <w:t xml:space="preserve">2. </w:t>
            </w:r>
            <w:r>
              <w:t>pop y</w:t>
            </w:r>
          </w:p>
        </w:tc>
        <w:tc>
          <w:tcPr>
            <w:tcW w:w="3117" w:type="dxa"/>
          </w:tcPr>
          <w:p w14:paraId="2FF896C4" w14:textId="77777777" w:rsidR="00AD7D34" w:rsidRPr="00EC76D5" w:rsidRDefault="00AD7D34" w:rsidP="00626D3B">
            <w:pPr>
              <w:pStyle w:val="Code"/>
            </w:pPr>
          </w:p>
        </w:tc>
        <w:tc>
          <w:tcPr>
            <w:tcW w:w="3117" w:type="dxa"/>
          </w:tcPr>
          <w:p w14:paraId="6EBCA3EF" w14:textId="77777777" w:rsidR="00AD7D34" w:rsidRPr="00EC76D5" w:rsidRDefault="00AD7D34" w:rsidP="00626D3B">
            <w:pPr>
              <w:pStyle w:val="Code"/>
            </w:pPr>
          </w:p>
        </w:tc>
      </w:tr>
    </w:tbl>
    <w:p w14:paraId="0B34E978" w14:textId="77777777" w:rsidR="00AD7D34" w:rsidRDefault="00AD7D34" w:rsidP="00AD7D34">
      <w:pPr>
        <w:pStyle w:val="CodeHeader"/>
      </w:pPr>
      <w:r>
        <w:t>MiddleCodeOptimizor.cs</w:t>
      </w:r>
    </w:p>
    <w:p w14:paraId="07ED62FC" w14:textId="77777777" w:rsidR="00AD7D34" w:rsidRPr="00C17C65" w:rsidRDefault="00AD7D34" w:rsidP="00AD7D34">
      <w:pPr>
        <w:pStyle w:val="Code"/>
        <w:rPr>
          <w:highlight w:val="white"/>
        </w:rPr>
      </w:pPr>
      <w:r w:rsidRPr="00C17C65">
        <w:rPr>
          <w:highlight w:val="white"/>
        </w:rPr>
        <w:t xml:space="preserve">    public void MergePopPushToTop() {</w:t>
      </w:r>
    </w:p>
    <w:p w14:paraId="38FB0E7A" w14:textId="77777777" w:rsidR="00AD7D34" w:rsidRPr="00C17C65" w:rsidRDefault="00AD7D34" w:rsidP="00AD7D34">
      <w:pPr>
        <w:pStyle w:val="Code"/>
        <w:rPr>
          <w:highlight w:val="white"/>
        </w:rPr>
      </w:pPr>
      <w:r w:rsidRPr="00C17C65">
        <w:rPr>
          <w:highlight w:val="white"/>
        </w:rPr>
        <w:t xml:space="preserve">      for (int index = 0; index &lt; (m_middleCodeList.Count - 1); ++index) {</w:t>
      </w:r>
    </w:p>
    <w:p w14:paraId="12672940" w14:textId="77777777" w:rsidR="00AD7D34" w:rsidRPr="00C17C65" w:rsidRDefault="00AD7D34" w:rsidP="00AD7D34">
      <w:pPr>
        <w:pStyle w:val="Code"/>
        <w:rPr>
          <w:highlight w:val="white"/>
        </w:rPr>
      </w:pPr>
      <w:r w:rsidRPr="00C17C65">
        <w:rPr>
          <w:highlight w:val="white"/>
        </w:rPr>
        <w:t xml:space="preserve">        MiddleCode thisCode = m_middleCodeList[index],</w:t>
      </w:r>
    </w:p>
    <w:p w14:paraId="1AA6484E" w14:textId="77777777" w:rsidR="00AD7D34" w:rsidRPr="00C17C65" w:rsidRDefault="00AD7D34" w:rsidP="00AD7D34">
      <w:pPr>
        <w:pStyle w:val="Code"/>
        <w:rPr>
          <w:highlight w:val="white"/>
        </w:rPr>
      </w:pPr>
      <w:r w:rsidRPr="00C17C65">
        <w:rPr>
          <w:highlight w:val="white"/>
        </w:rPr>
        <w:t xml:space="preserve">                   nextCode = m_middleCodeList[index + 1];</w:t>
      </w:r>
    </w:p>
    <w:p w14:paraId="783099D2" w14:textId="77777777" w:rsidR="00AD7D34" w:rsidRPr="00C17C65" w:rsidRDefault="00AD7D34" w:rsidP="00AD7D34">
      <w:pPr>
        <w:pStyle w:val="Code"/>
        <w:rPr>
          <w:highlight w:val="white"/>
        </w:rPr>
      </w:pPr>
    </w:p>
    <w:p w14:paraId="7B8A040C" w14:textId="77777777" w:rsidR="00AD7D34" w:rsidRPr="00C17C65" w:rsidRDefault="00AD7D34" w:rsidP="00AD7D34">
      <w:pPr>
        <w:pStyle w:val="Code"/>
        <w:rPr>
          <w:highlight w:val="white"/>
        </w:rPr>
      </w:pPr>
      <w:r w:rsidRPr="00C17C65">
        <w:rPr>
          <w:highlight w:val="white"/>
        </w:rPr>
        <w:t xml:space="preserve">        if ((thisCode.Operator == MiddleOperator.PopFloat) &amp;&amp;</w:t>
      </w:r>
    </w:p>
    <w:p w14:paraId="78CA3CD0" w14:textId="77777777" w:rsidR="00AD7D34" w:rsidRPr="00C17C65" w:rsidRDefault="00AD7D34" w:rsidP="00AD7D34">
      <w:pPr>
        <w:pStyle w:val="Code"/>
        <w:rPr>
          <w:highlight w:val="white"/>
        </w:rPr>
      </w:pPr>
      <w:r w:rsidRPr="00C17C65">
        <w:rPr>
          <w:highlight w:val="white"/>
        </w:rPr>
        <w:t xml:space="preserve">            (nextCode.Operator == MiddleOperator.PushFloat) &amp;&amp;</w:t>
      </w:r>
    </w:p>
    <w:p w14:paraId="018BEC88" w14:textId="77777777" w:rsidR="00AD7D34" w:rsidRPr="00C17C65" w:rsidRDefault="00AD7D34" w:rsidP="00AD7D34">
      <w:pPr>
        <w:pStyle w:val="Code"/>
        <w:rPr>
          <w:highlight w:val="white"/>
        </w:rPr>
      </w:pPr>
      <w:r w:rsidRPr="00C17C65">
        <w:rPr>
          <w:highlight w:val="white"/>
        </w:rPr>
        <w:lastRenderedPageBreak/>
        <w:t xml:space="preserve">            (thisCode[0] == nextCode[0])) {</w:t>
      </w:r>
    </w:p>
    <w:p w14:paraId="6FFDBF59" w14:textId="77777777" w:rsidR="00AD7D34" w:rsidRPr="00C17C65" w:rsidRDefault="00AD7D34" w:rsidP="00AD7D34">
      <w:pPr>
        <w:pStyle w:val="Code"/>
        <w:rPr>
          <w:highlight w:val="white"/>
        </w:rPr>
      </w:pPr>
      <w:r w:rsidRPr="00C17C65">
        <w:rPr>
          <w:highlight w:val="white"/>
        </w:rPr>
        <w:t xml:space="preserve">          thisCode.Operator = MiddleOperator.TopFloat;</w:t>
      </w:r>
    </w:p>
    <w:p w14:paraId="74A29E09" w14:textId="77777777" w:rsidR="00AD7D34" w:rsidRPr="00C17C65" w:rsidRDefault="00AD7D34" w:rsidP="00AD7D34">
      <w:pPr>
        <w:pStyle w:val="Code"/>
        <w:rPr>
          <w:highlight w:val="white"/>
        </w:rPr>
      </w:pPr>
      <w:r w:rsidRPr="00C17C65">
        <w:rPr>
          <w:highlight w:val="white"/>
        </w:rPr>
        <w:t xml:space="preserve">          nextCode.Clear();</w:t>
      </w:r>
    </w:p>
    <w:p w14:paraId="1D95A972" w14:textId="77777777" w:rsidR="00AD7D34" w:rsidRPr="00C17C65" w:rsidRDefault="00AD7D34" w:rsidP="00AD7D34">
      <w:pPr>
        <w:pStyle w:val="Code"/>
        <w:rPr>
          <w:highlight w:val="white"/>
        </w:rPr>
      </w:pPr>
      <w:r w:rsidRPr="00C17C65">
        <w:rPr>
          <w:highlight w:val="white"/>
        </w:rPr>
        <w:t xml:space="preserve">          m_update = true;</w:t>
      </w:r>
    </w:p>
    <w:p w14:paraId="11923CBB" w14:textId="77777777" w:rsidR="00AD7D34" w:rsidRPr="00C17C65" w:rsidRDefault="00AD7D34" w:rsidP="00AD7D34">
      <w:pPr>
        <w:pStyle w:val="Code"/>
        <w:rPr>
          <w:highlight w:val="white"/>
        </w:rPr>
      </w:pPr>
      <w:r w:rsidRPr="00C17C65">
        <w:rPr>
          <w:highlight w:val="white"/>
        </w:rPr>
        <w:t xml:space="preserve">        }</w:t>
      </w:r>
    </w:p>
    <w:p w14:paraId="32307BE5" w14:textId="77777777" w:rsidR="00AD7D34" w:rsidRPr="00C17C65" w:rsidRDefault="00AD7D34" w:rsidP="00AD7D34">
      <w:pPr>
        <w:pStyle w:val="Code"/>
        <w:rPr>
          <w:highlight w:val="white"/>
        </w:rPr>
      </w:pPr>
      <w:r w:rsidRPr="00C17C65">
        <w:rPr>
          <w:highlight w:val="white"/>
        </w:rPr>
        <w:t xml:space="preserve">      }</w:t>
      </w:r>
    </w:p>
    <w:p w14:paraId="090DCF3F" w14:textId="77777777" w:rsidR="00AD7D34" w:rsidRPr="00C17C65" w:rsidRDefault="00AD7D34" w:rsidP="00AD7D34">
      <w:pPr>
        <w:pStyle w:val="Code"/>
        <w:rPr>
          <w:highlight w:val="white"/>
        </w:rPr>
      </w:pPr>
      <w:r w:rsidRPr="00C17C65">
        <w:rPr>
          <w:highlight w:val="white"/>
        </w:rPr>
        <w:t xml:space="preserve">    }</w:t>
      </w:r>
    </w:p>
    <w:p w14:paraId="73653B06" w14:textId="7E3362A4" w:rsidR="00AD7D34" w:rsidRDefault="00AD7D34" w:rsidP="00AD7D34">
      <w:pPr>
        <w:pStyle w:val="Rubrik3"/>
      </w:pPr>
      <w:r>
        <w:t>Change Top-Pop to Pop</w:t>
      </w:r>
    </w:p>
    <w:p w14:paraId="0D965B88"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0EF3F6DD" w14:textId="77777777" w:rsidTr="00626D3B">
        <w:tc>
          <w:tcPr>
            <w:tcW w:w="3116" w:type="dxa"/>
          </w:tcPr>
          <w:p w14:paraId="5C4217BE" w14:textId="32BEF57F" w:rsidR="00AD7D34" w:rsidRDefault="00AD7D34" w:rsidP="00626D3B">
            <w:pPr>
              <w:pStyle w:val="Code"/>
            </w:pPr>
            <w:r w:rsidRPr="00EC76D5">
              <w:t xml:space="preserve">1. </w:t>
            </w:r>
            <w:r>
              <w:t>top x</w:t>
            </w:r>
          </w:p>
          <w:p w14:paraId="7A3E1E4C" w14:textId="1D0058F3" w:rsidR="00AD7D34" w:rsidRPr="00EC76D5" w:rsidRDefault="00AD7D34" w:rsidP="00AD7D34">
            <w:pPr>
              <w:pStyle w:val="Code"/>
            </w:pPr>
            <w:r w:rsidRPr="00EC76D5">
              <w:t xml:space="preserve">2. </w:t>
            </w:r>
            <w:r>
              <w:t>pop</w:t>
            </w:r>
          </w:p>
        </w:tc>
        <w:tc>
          <w:tcPr>
            <w:tcW w:w="3117" w:type="dxa"/>
          </w:tcPr>
          <w:p w14:paraId="11CFD664" w14:textId="77777777" w:rsidR="00AD7D34" w:rsidRDefault="00AD7D34" w:rsidP="00626D3B">
            <w:pPr>
              <w:pStyle w:val="Code"/>
            </w:pPr>
            <w:r w:rsidRPr="00EC76D5">
              <w:t xml:space="preserve">1. </w:t>
            </w:r>
            <w:r>
              <w:t>pop x</w:t>
            </w:r>
          </w:p>
          <w:p w14:paraId="0CA4BD08" w14:textId="6FEA0BB5" w:rsidR="00AD7D34" w:rsidRPr="00AD7D34" w:rsidRDefault="00AD7D34" w:rsidP="00626D3B">
            <w:pPr>
              <w:pStyle w:val="Code"/>
              <w:rPr>
                <w:i/>
                <w:iCs/>
              </w:rPr>
            </w:pPr>
            <w:r w:rsidRPr="00EC76D5">
              <w:t xml:space="preserve">2. </w:t>
            </w:r>
            <w:r w:rsidRPr="00F96258">
              <w:rPr>
                <w:i/>
                <w:iCs/>
              </w:rPr>
              <w:t>empty</w:t>
            </w:r>
          </w:p>
        </w:tc>
        <w:tc>
          <w:tcPr>
            <w:tcW w:w="3117" w:type="dxa"/>
          </w:tcPr>
          <w:p w14:paraId="26F48DE3" w14:textId="77777777" w:rsidR="00AD7D34" w:rsidRPr="00EC76D5" w:rsidRDefault="00AD7D34" w:rsidP="00626D3B">
            <w:pPr>
              <w:pStyle w:val="Code"/>
            </w:pPr>
          </w:p>
        </w:tc>
      </w:tr>
    </w:tbl>
    <w:p w14:paraId="16A3AD1A" w14:textId="77777777" w:rsidR="00AD7D34" w:rsidRDefault="00AD7D34" w:rsidP="00AD7D34">
      <w:pPr>
        <w:pStyle w:val="CodeHeader"/>
      </w:pPr>
      <w:r>
        <w:t>MiddleCodeOptimizor.cs</w:t>
      </w:r>
    </w:p>
    <w:p w14:paraId="5661F762" w14:textId="77777777" w:rsidR="00D701DF" w:rsidRPr="00D701DF" w:rsidRDefault="00D701DF" w:rsidP="00D701DF">
      <w:pPr>
        <w:pStyle w:val="Code"/>
        <w:rPr>
          <w:highlight w:val="white"/>
        </w:rPr>
      </w:pPr>
      <w:r w:rsidRPr="00D701DF">
        <w:rPr>
          <w:highlight w:val="white"/>
        </w:rPr>
        <w:t xml:space="preserve">    public void MergeTopPopToPop() {</w:t>
      </w:r>
    </w:p>
    <w:p w14:paraId="075C4126" w14:textId="77777777" w:rsidR="00D701DF" w:rsidRPr="00D701DF" w:rsidRDefault="00D701DF" w:rsidP="00D701DF">
      <w:pPr>
        <w:pStyle w:val="Code"/>
        <w:rPr>
          <w:highlight w:val="white"/>
        </w:rPr>
      </w:pPr>
      <w:r w:rsidRPr="00D701DF">
        <w:rPr>
          <w:highlight w:val="white"/>
        </w:rPr>
        <w:t xml:space="preserve">      for (int index = 0; index &lt; (m_middleCodeList.Count - 1); ++index) {</w:t>
      </w:r>
    </w:p>
    <w:p w14:paraId="793BFA69" w14:textId="77777777" w:rsidR="00D701DF" w:rsidRPr="00D701DF" w:rsidRDefault="00D701DF" w:rsidP="00D701DF">
      <w:pPr>
        <w:pStyle w:val="Code"/>
        <w:rPr>
          <w:highlight w:val="white"/>
        </w:rPr>
      </w:pPr>
      <w:r w:rsidRPr="00D701DF">
        <w:rPr>
          <w:highlight w:val="white"/>
        </w:rPr>
        <w:t xml:space="preserve">        MiddleCode thisCode = m_middleCodeList[index],</w:t>
      </w:r>
    </w:p>
    <w:p w14:paraId="0D028369" w14:textId="77777777" w:rsidR="00D701DF" w:rsidRPr="00D701DF" w:rsidRDefault="00D701DF" w:rsidP="00D701DF">
      <w:pPr>
        <w:pStyle w:val="Code"/>
        <w:rPr>
          <w:highlight w:val="white"/>
        </w:rPr>
      </w:pPr>
      <w:r w:rsidRPr="00D701DF">
        <w:rPr>
          <w:highlight w:val="white"/>
        </w:rPr>
        <w:t xml:space="preserve">                   nextCode = m_middleCodeList[index + 1];</w:t>
      </w:r>
    </w:p>
    <w:p w14:paraId="347810F6" w14:textId="77777777" w:rsidR="00D701DF" w:rsidRPr="00D701DF" w:rsidRDefault="00D701DF" w:rsidP="00D701DF">
      <w:pPr>
        <w:pStyle w:val="Code"/>
        <w:rPr>
          <w:highlight w:val="white"/>
        </w:rPr>
      </w:pPr>
    </w:p>
    <w:p w14:paraId="7D2F8195" w14:textId="77777777" w:rsidR="00D701DF" w:rsidRPr="00D701DF" w:rsidRDefault="00D701DF" w:rsidP="00D701DF">
      <w:pPr>
        <w:pStyle w:val="Code"/>
        <w:rPr>
          <w:highlight w:val="white"/>
        </w:rPr>
      </w:pPr>
      <w:r w:rsidRPr="00D701DF">
        <w:rPr>
          <w:highlight w:val="white"/>
        </w:rPr>
        <w:t xml:space="preserve">        if ((thisCode.Operator == MiddleOperator.TopFloat) &amp;&amp;</w:t>
      </w:r>
    </w:p>
    <w:p w14:paraId="228B37A1" w14:textId="77777777" w:rsidR="00D701DF" w:rsidRPr="00D701DF" w:rsidRDefault="00D701DF" w:rsidP="00D701DF">
      <w:pPr>
        <w:pStyle w:val="Code"/>
        <w:rPr>
          <w:highlight w:val="white"/>
        </w:rPr>
      </w:pPr>
      <w:r w:rsidRPr="00D701DF">
        <w:rPr>
          <w:highlight w:val="white"/>
        </w:rPr>
        <w:t xml:space="preserve">            (nextCode.Operator == MiddleOperator.PopFloat)) {</w:t>
      </w:r>
    </w:p>
    <w:p w14:paraId="51E1D0C3" w14:textId="4C2C1394" w:rsidR="00D701DF" w:rsidRPr="00D701DF" w:rsidRDefault="00D701DF" w:rsidP="00D701DF">
      <w:pPr>
        <w:pStyle w:val="Code"/>
        <w:rPr>
          <w:highlight w:val="white"/>
        </w:rPr>
      </w:pPr>
      <w:r w:rsidRPr="00D701DF">
        <w:rPr>
          <w:highlight w:val="white"/>
        </w:rPr>
        <w:t xml:space="preserve">          Assert.</w:t>
      </w:r>
      <w:r w:rsidR="00D324D8">
        <w:rPr>
          <w:highlight w:val="white"/>
        </w:rPr>
        <w:t>ErrorXXX</w:t>
      </w:r>
      <w:r w:rsidRPr="00D701DF">
        <w:rPr>
          <w:highlight w:val="white"/>
        </w:rPr>
        <w:t>(nextCode[0] == null);</w:t>
      </w:r>
    </w:p>
    <w:p w14:paraId="5F12A84C" w14:textId="77777777" w:rsidR="00D701DF" w:rsidRPr="00D701DF" w:rsidRDefault="00D701DF" w:rsidP="00D701DF">
      <w:pPr>
        <w:pStyle w:val="Code"/>
        <w:rPr>
          <w:highlight w:val="white"/>
        </w:rPr>
      </w:pPr>
      <w:r w:rsidRPr="00D701DF">
        <w:rPr>
          <w:highlight w:val="white"/>
        </w:rPr>
        <w:t xml:space="preserve">          thisCode.Operator = MiddleOperator.PopFloat;</w:t>
      </w:r>
    </w:p>
    <w:p w14:paraId="69CF552E" w14:textId="77777777" w:rsidR="00D701DF" w:rsidRPr="00D701DF" w:rsidRDefault="00D701DF" w:rsidP="00D701DF">
      <w:pPr>
        <w:pStyle w:val="Code"/>
        <w:rPr>
          <w:highlight w:val="white"/>
        </w:rPr>
      </w:pPr>
      <w:r w:rsidRPr="00D701DF">
        <w:rPr>
          <w:highlight w:val="white"/>
        </w:rPr>
        <w:t xml:space="preserve">          nextCode.Clear();</w:t>
      </w:r>
    </w:p>
    <w:p w14:paraId="5203C34A" w14:textId="77777777" w:rsidR="00D701DF" w:rsidRPr="00D701DF" w:rsidRDefault="00D701DF" w:rsidP="00D701DF">
      <w:pPr>
        <w:pStyle w:val="Code"/>
        <w:rPr>
          <w:highlight w:val="white"/>
        </w:rPr>
      </w:pPr>
      <w:r w:rsidRPr="00D701DF">
        <w:rPr>
          <w:highlight w:val="white"/>
        </w:rPr>
        <w:t xml:space="preserve">          m_update = true;</w:t>
      </w:r>
    </w:p>
    <w:p w14:paraId="7567D834" w14:textId="77777777" w:rsidR="00D701DF" w:rsidRPr="00D701DF" w:rsidRDefault="00D701DF" w:rsidP="00D701DF">
      <w:pPr>
        <w:pStyle w:val="Code"/>
        <w:rPr>
          <w:highlight w:val="white"/>
        </w:rPr>
      </w:pPr>
      <w:r w:rsidRPr="00D701DF">
        <w:rPr>
          <w:highlight w:val="white"/>
        </w:rPr>
        <w:t xml:space="preserve">        }</w:t>
      </w:r>
    </w:p>
    <w:p w14:paraId="2BDE396E" w14:textId="77777777" w:rsidR="00D701DF" w:rsidRPr="00D701DF" w:rsidRDefault="00D701DF" w:rsidP="00D701DF">
      <w:pPr>
        <w:pStyle w:val="Code"/>
        <w:rPr>
          <w:highlight w:val="white"/>
        </w:rPr>
      </w:pPr>
      <w:r w:rsidRPr="00D701DF">
        <w:rPr>
          <w:highlight w:val="white"/>
        </w:rPr>
        <w:t xml:space="preserve">      }</w:t>
      </w:r>
    </w:p>
    <w:p w14:paraId="074DF23A" w14:textId="77777777" w:rsidR="00D701DF" w:rsidRPr="00D701DF" w:rsidRDefault="00D701DF" w:rsidP="00D701DF">
      <w:pPr>
        <w:pStyle w:val="Code"/>
        <w:rPr>
          <w:highlight w:val="white"/>
        </w:rPr>
      </w:pPr>
      <w:r w:rsidRPr="00D701DF">
        <w:rPr>
          <w:highlight w:val="white"/>
        </w:rPr>
        <w:t xml:space="preserve">    }</w:t>
      </w:r>
    </w:p>
    <w:p w14:paraId="69FA0469" w14:textId="4C022299" w:rsidR="000137CF" w:rsidRDefault="000137CF" w:rsidP="000137CF">
      <w:pPr>
        <w:pStyle w:val="Rubrik3"/>
        <w:rPr>
          <w:highlight w:val="white"/>
          <w:lang w:val="sv-SE"/>
        </w:rPr>
      </w:pPr>
      <w:r>
        <w:rPr>
          <w:highlight w:val="white"/>
          <w:lang w:val="sv-SE"/>
        </w:rPr>
        <w:t>Sematic Optimization</w:t>
      </w:r>
    </w:p>
    <w:p w14:paraId="08F62FF6" w14:textId="230B62E1" w:rsidR="00D33BAF" w:rsidRPr="00D33BAF" w:rsidRDefault="00D33BAF" w:rsidP="00D33BAF">
      <w:pPr>
        <w:rPr>
          <w:highlight w:val="white"/>
          <w:lang w:val="sv-SE"/>
        </w:rPr>
      </w:pPr>
      <w:r>
        <w:rPr>
          <w:highlight w:val="white"/>
          <w:lang w:val="sv-SE"/>
        </w:rPr>
        <w:t xml:space="preserve">The semantic opimization handles </w:t>
      </w:r>
    </w:p>
    <w:p w14:paraId="48E39533" w14:textId="77777777" w:rsidR="000137CF" w:rsidRDefault="000137CF" w:rsidP="000137CF">
      <w:pPr>
        <w:pStyle w:val="CodeHeader"/>
      </w:pPr>
      <w:r>
        <w:t>MiddleCodeOptimizor.cs</w:t>
      </w:r>
    </w:p>
    <w:p w14:paraId="2D3560F7" w14:textId="77777777" w:rsidR="0074376E" w:rsidRPr="00CF2F9E" w:rsidRDefault="0074376E" w:rsidP="00CF2F9E">
      <w:pPr>
        <w:pStyle w:val="Code"/>
        <w:rPr>
          <w:highlight w:val="white"/>
        </w:rPr>
      </w:pPr>
      <w:r w:rsidRPr="00CF2F9E">
        <w:rPr>
          <w:highlight w:val="white"/>
        </w:rPr>
        <w:t xml:space="preserve">    private void SematicOptimization() {</w:t>
      </w:r>
    </w:p>
    <w:p w14:paraId="73D5B46D" w14:textId="77777777" w:rsidR="0074376E" w:rsidRPr="00CF2F9E" w:rsidRDefault="0074376E" w:rsidP="00CF2F9E">
      <w:pPr>
        <w:pStyle w:val="Code"/>
        <w:rPr>
          <w:highlight w:val="white"/>
        </w:rPr>
      </w:pPr>
      <w:r w:rsidRPr="00CF2F9E">
        <w:rPr>
          <w:highlight w:val="white"/>
        </w:rPr>
        <w:t xml:space="preserve">      for (int index = 0; index &lt; m_middleCodeList.Count; ++index) {</w:t>
      </w:r>
    </w:p>
    <w:p w14:paraId="6877AB7D" w14:textId="77777777" w:rsidR="0074376E" w:rsidRPr="00CF2F9E" w:rsidRDefault="0074376E" w:rsidP="00CF2F9E">
      <w:pPr>
        <w:pStyle w:val="Code"/>
        <w:rPr>
          <w:highlight w:val="white"/>
        </w:rPr>
      </w:pPr>
      <w:r w:rsidRPr="00CF2F9E">
        <w:rPr>
          <w:highlight w:val="white"/>
        </w:rPr>
        <w:t xml:space="preserve">        MiddleCode thisCode = m_middleCodeList[index];</w:t>
      </w:r>
    </w:p>
    <w:p w14:paraId="51FAB7D8" w14:textId="77777777" w:rsidR="0074376E" w:rsidRPr="00CF2F9E" w:rsidRDefault="0074376E" w:rsidP="00CF2F9E">
      <w:pPr>
        <w:pStyle w:val="Code"/>
        <w:rPr>
          <w:highlight w:val="white"/>
        </w:rPr>
      </w:pPr>
    </w:p>
    <w:p w14:paraId="1A6BC6B8" w14:textId="77777777" w:rsidR="0074376E" w:rsidRPr="00CF2F9E" w:rsidRDefault="0074376E" w:rsidP="00CF2F9E">
      <w:pPr>
        <w:pStyle w:val="Code"/>
        <w:rPr>
          <w:highlight w:val="white"/>
        </w:rPr>
      </w:pPr>
      <w:r w:rsidRPr="00CF2F9E">
        <w:rPr>
          <w:highlight w:val="white"/>
        </w:rPr>
        <w:t xml:space="preserve">        if (thisCode.IsBinary()) {</w:t>
      </w:r>
    </w:p>
    <w:p w14:paraId="33B32DE0" w14:textId="77777777" w:rsidR="0074376E" w:rsidRPr="00CF2F9E" w:rsidRDefault="0074376E" w:rsidP="00CF2F9E">
      <w:pPr>
        <w:pStyle w:val="Code"/>
        <w:rPr>
          <w:highlight w:val="white"/>
        </w:rPr>
      </w:pPr>
      <w:r w:rsidRPr="00CF2F9E">
        <w:rPr>
          <w:highlight w:val="white"/>
        </w:rPr>
        <w:t xml:space="preserve">          Symbol resultSymbol = (Symbol) thisCode[0],</w:t>
      </w:r>
    </w:p>
    <w:p w14:paraId="7BF3CA94" w14:textId="77777777" w:rsidR="0074376E" w:rsidRPr="00CF2F9E" w:rsidRDefault="0074376E" w:rsidP="00CF2F9E">
      <w:pPr>
        <w:pStyle w:val="Code"/>
        <w:rPr>
          <w:highlight w:val="white"/>
        </w:rPr>
      </w:pPr>
      <w:r w:rsidRPr="00CF2F9E">
        <w:rPr>
          <w:highlight w:val="white"/>
        </w:rPr>
        <w:t xml:space="preserve">                 leftSymbol = (Symbol) thisCode[1],</w:t>
      </w:r>
    </w:p>
    <w:p w14:paraId="52AF98A9" w14:textId="77777777" w:rsidR="0074376E" w:rsidRPr="00CF2F9E" w:rsidRDefault="0074376E" w:rsidP="00CF2F9E">
      <w:pPr>
        <w:pStyle w:val="Code"/>
        <w:rPr>
          <w:highlight w:val="white"/>
        </w:rPr>
      </w:pPr>
      <w:r w:rsidRPr="00CF2F9E">
        <w:rPr>
          <w:highlight w:val="white"/>
        </w:rPr>
        <w:t xml:space="preserve">                 rightSymbol = (Symbol) thisCode[2],</w:t>
      </w:r>
    </w:p>
    <w:p w14:paraId="35805FD7" w14:textId="77777777" w:rsidR="0074376E" w:rsidRPr="00CF2F9E" w:rsidRDefault="0074376E" w:rsidP="00CF2F9E">
      <w:pPr>
        <w:pStyle w:val="Code"/>
        <w:rPr>
          <w:highlight w:val="white"/>
        </w:rPr>
      </w:pPr>
      <w:r w:rsidRPr="00CF2F9E">
        <w:rPr>
          <w:highlight w:val="white"/>
        </w:rPr>
        <w:t xml:space="preserve">                 newSymbol = null;</w:t>
      </w:r>
    </w:p>
    <w:p w14:paraId="18E989C8" w14:textId="50245A11" w:rsidR="0074376E" w:rsidRPr="00CF2F9E" w:rsidRDefault="005704E8" w:rsidP="00353BA8">
      <w:pPr>
        <w:rPr>
          <w:highlight w:val="white"/>
        </w:rPr>
      </w:pPr>
      <w:r>
        <w:rPr>
          <w:highlight w:val="white"/>
        </w:rPr>
        <w:t xml:space="preserve">The </w:t>
      </w:r>
      <w:r w:rsidR="00353BA8">
        <w:rPr>
          <w:highlight w:val="white"/>
        </w:rPr>
        <w:t>pointer arithmentic during the parsing may have caused constant expression, expression where both operand</w:t>
      </w:r>
      <w:r w:rsidR="0086289F">
        <w:rPr>
          <w:highlight w:val="white"/>
        </w:rPr>
        <w:t>s</w:t>
      </w:r>
      <w:r w:rsidR="00353BA8">
        <w:rPr>
          <w:highlight w:val="white"/>
        </w:rPr>
        <w:t xml:space="preserve"> are constant values.</w:t>
      </w:r>
      <w:r w:rsidR="0086289F">
        <w:rPr>
          <w:highlight w:val="white"/>
        </w:rPr>
        <w:t xml:space="preserve"> In that case </w:t>
      </w:r>
      <w:r w:rsidR="00AE2A26">
        <w:rPr>
          <w:highlight w:val="white"/>
        </w:rPr>
        <w:t xml:space="preserve">call </w:t>
      </w:r>
      <w:r w:rsidR="00AE2A26" w:rsidRPr="00AE2A26">
        <w:rPr>
          <w:rStyle w:val="KeyWord0"/>
          <w:highlight w:val="white"/>
        </w:rPr>
        <w:t>ArithmeticIntegral</w:t>
      </w:r>
      <w:r w:rsidR="00AE2A26">
        <w:rPr>
          <w:highlight w:val="white"/>
        </w:rPr>
        <w:t xml:space="preserve"> in </w:t>
      </w:r>
      <w:r w:rsidR="00AE2A26" w:rsidRPr="00AE2A26">
        <w:rPr>
          <w:rStyle w:val="KeyWord0"/>
          <w:highlight w:val="white"/>
        </w:rPr>
        <w:t>ConstantExpression</w:t>
      </w:r>
      <w:r w:rsidR="00AE2A26">
        <w:rPr>
          <w:highlight w:val="white"/>
        </w:rPr>
        <w:t xml:space="preserve"> to evaluate the value of the expression.</w:t>
      </w:r>
    </w:p>
    <w:p w14:paraId="52578CDB" w14:textId="77777777" w:rsidR="0074376E" w:rsidRPr="00CF2F9E" w:rsidRDefault="0074376E" w:rsidP="00CF2F9E">
      <w:pPr>
        <w:pStyle w:val="Code"/>
        <w:rPr>
          <w:highlight w:val="white"/>
        </w:rPr>
      </w:pPr>
      <w:r w:rsidRPr="00CF2F9E">
        <w:rPr>
          <w:highlight w:val="white"/>
        </w:rPr>
        <w:t xml:space="preserve">          if ((leftSymbol.Value is BigInteger) &amp;&amp; // t0 = 2 * 3</w:t>
      </w:r>
    </w:p>
    <w:p w14:paraId="03C3872D" w14:textId="77777777" w:rsidR="0074376E" w:rsidRPr="00CF2F9E" w:rsidRDefault="0074376E" w:rsidP="00CF2F9E">
      <w:pPr>
        <w:pStyle w:val="Code"/>
        <w:rPr>
          <w:highlight w:val="white"/>
        </w:rPr>
      </w:pPr>
      <w:r w:rsidRPr="00CF2F9E">
        <w:rPr>
          <w:highlight w:val="white"/>
        </w:rPr>
        <w:t xml:space="preserve">              (rightSymbol.Value is BigInteger)) {</w:t>
      </w:r>
    </w:p>
    <w:p w14:paraId="637F73D9" w14:textId="77777777" w:rsidR="00F85DDF" w:rsidRDefault="0074376E" w:rsidP="00CF2F9E">
      <w:pPr>
        <w:pStyle w:val="Code"/>
        <w:rPr>
          <w:highlight w:val="white"/>
        </w:rPr>
      </w:pPr>
      <w:r w:rsidRPr="00CF2F9E">
        <w:rPr>
          <w:highlight w:val="white"/>
        </w:rPr>
        <w:t xml:space="preserve">            newSymbol =</w:t>
      </w:r>
    </w:p>
    <w:p w14:paraId="4721F1FB" w14:textId="77777777" w:rsidR="00F85DDF" w:rsidRDefault="00F85DDF" w:rsidP="00CF2F9E">
      <w:pPr>
        <w:pStyle w:val="Code"/>
        <w:rPr>
          <w:highlight w:val="white"/>
        </w:rPr>
      </w:pPr>
      <w:r>
        <w:rPr>
          <w:highlight w:val="white"/>
        </w:rPr>
        <w:t xml:space="preserve">              </w:t>
      </w:r>
      <w:r w:rsidR="0074376E" w:rsidRPr="00CF2F9E">
        <w:rPr>
          <w:highlight w:val="white"/>
        </w:rPr>
        <w:t>ConstantExpression.ArithmeticIntegral(thisCode.Operator,</w:t>
      </w:r>
    </w:p>
    <w:p w14:paraId="7F25861C" w14:textId="4DD62A54" w:rsidR="0074376E" w:rsidRPr="00CF2F9E" w:rsidRDefault="00F85DDF" w:rsidP="00CF2F9E">
      <w:pPr>
        <w:pStyle w:val="Code"/>
        <w:rPr>
          <w:highlight w:val="white"/>
        </w:rPr>
      </w:pPr>
      <w:r>
        <w:rPr>
          <w:highlight w:val="white"/>
        </w:rPr>
        <w:t xml:space="preserve">                                                   </w:t>
      </w:r>
      <w:r w:rsidR="0074376E" w:rsidRPr="00CF2F9E">
        <w:rPr>
          <w:highlight w:val="white"/>
        </w:rPr>
        <w:t xml:space="preserve"> leftSymbol, rightSymbol);</w:t>
      </w:r>
    </w:p>
    <w:p w14:paraId="5D96EC49" w14:textId="033054C6" w:rsidR="0074376E" w:rsidRDefault="0074376E" w:rsidP="00CF2F9E">
      <w:pPr>
        <w:pStyle w:val="Code"/>
        <w:rPr>
          <w:highlight w:val="white"/>
        </w:rPr>
      </w:pPr>
      <w:r w:rsidRPr="00CF2F9E">
        <w:rPr>
          <w:highlight w:val="white"/>
        </w:rPr>
        <w:t xml:space="preserve">          }</w:t>
      </w:r>
    </w:p>
    <w:p w14:paraId="6B45C92F" w14:textId="6E6DA88F" w:rsidR="00E72B73" w:rsidRDefault="00574044" w:rsidP="00E72B73">
      <w:pPr>
        <w:rPr>
          <w:highlight w:val="white"/>
        </w:rPr>
      </w:pPr>
      <w:r>
        <w:rPr>
          <w:highlight w:val="white"/>
        </w:rPr>
        <w:t xml:space="preserve">In case of </w:t>
      </w:r>
      <w:r w:rsidR="00510666">
        <w:rPr>
          <w:highlight w:val="white"/>
        </w:rPr>
        <w:t xml:space="preserve">additions where the left </w:t>
      </w:r>
      <w:r w:rsidR="00E72B73">
        <w:rPr>
          <w:highlight w:val="white"/>
        </w:rPr>
        <w:t>operand is zero</w:t>
      </w:r>
      <w:r w:rsidR="00F1481F">
        <w:rPr>
          <w:highlight w:val="white"/>
        </w:rPr>
        <w:t xml:space="preserve">, </w:t>
      </w:r>
      <w:r w:rsidR="009073A9">
        <w:rPr>
          <w:highlight w:val="white"/>
        </w:rPr>
        <w:t>0 + i</w:t>
      </w:r>
      <w:r w:rsidR="00E72B73">
        <w:rPr>
          <w:highlight w:val="white"/>
        </w:rPr>
        <w:t>, we</w:t>
      </w:r>
      <w:r w:rsidR="009073A9">
        <w:rPr>
          <w:highlight w:val="white"/>
        </w:rPr>
        <w:t xml:space="preserve"> keep the right operand</w:t>
      </w:r>
      <w:r w:rsidR="00126CAB">
        <w:rPr>
          <w:highlight w:val="white"/>
        </w:rPr>
        <w:t>.</w:t>
      </w:r>
    </w:p>
    <w:p w14:paraId="58E4C22D" w14:textId="77777777" w:rsidR="00E95E82" w:rsidRPr="00CF2F9E" w:rsidRDefault="00E95E82" w:rsidP="00E95E82">
      <w:pPr>
        <w:pStyle w:val="Code"/>
        <w:rPr>
          <w:highlight w:val="white"/>
        </w:rPr>
      </w:pPr>
      <w:r>
        <w:rPr>
          <w:highlight w:val="white"/>
        </w:rPr>
        <w:lastRenderedPageBreak/>
        <w:t xml:space="preserve">          </w:t>
      </w:r>
      <w:r w:rsidRPr="00CF2F9E">
        <w:rPr>
          <w:highlight w:val="white"/>
        </w:rPr>
        <w:t>// t0 = 0 + i</w:t>
      </w:r>
    </w:p>
    <w:p w14:paraId="5AFA2A89" w14:textId="77777777" w:rsidR="00E95E82" w:rsidRPr="00CF2F9E" w:rsidRDefault="00E95E82" w:rsidP="00E95E82">
      <w:pPr>
        <w:pStyle w:val="Code"/>
        <w:rPr>
          <w:highlight w:val="white"/>
        </w:rPr>
      </w:pPr>
      <w:r w:rsidRPr="00CF2F9E">
        <w:rPr>
          <w:highlight w:val="white"/>
        </w:rPr>
        <w:t xml:space="preserve">          else if ((thisCode.Operator == MiddleOperator.BinaryAdd) &amp;&amp;</w:t>
      </w:r>
    </w:p>
    <w:p w14:paraId="4A3EC314" w14:textId="77777777" w:rsidR="00E95E82" w:rsidRPr="00CF2F9E" w:rsidRDefault="00E95E82" w:rsidP="00E95E82">
      <w:pPr>
        <w:pStyle w:val="Code"/>
        <w:rPr>
          <w:highlight w:val="white"/>
        </w:rPr>
      </w:pPr>
      <w:r w:rsidRPr="00CF2F9E">
        <w:rPr>
          <w:highlight w:val="white"/>
        </w:rPr>
        <w:t xml:space="preserve">                    (leftSymbol.Value is BigInteger) &amp;&amp;</w:t>
      </w:r>
    </w:p>
    <w:p w14:paraId="64CEB306" w14:textId="77777777" w:rsidR="00E95E82" w:rsidRPr="00CF2F9E" w:rsidRDefault="00E95E82" w:rsidP="00E95E82">
      <w:pPr>
        <w:pStyle w:val="Code"/>
        <w:rPr>
          <w:highlight w:val="white"/>
        </w:rPr>
      </w:pPr>
      <w:r w:rsidRPr="00CF2F9E">
        <w:rPr>
          <w:highlight w:val="white"/>
        </w:rPr>
        <w:t xml:space="preserve">                    (leftSymbol.Value.Equals(BigInteger.Zero))) {</w:t>
      </w:r>
    </w:p>
    <w:p w14:paraId="68B6E86F" w14:textId="77777777" w:rsidR="00E95E82" w:rsidRPr="00CF2F9E" w:rsidRDefault="00E95E82" w:rsidP="00E95E82">
      <w:pPr>
        <w:pStyle w:val="Code"/>
        <w:rPr>
          <w:highlight w:val="white"/>
        </w:rPr>
      </w:pPr>
      <w:r w:rsidRPr="00CF2F9E">
        <w:rPr>
          <w:highlight w:val="white"/>
        </w:rPr>
        <w:t xml:space="preserve">            newSymbol = rightSymbol;</w:t>
      </w:r>
    </w:p>
    <w:p w14:paraId="4BFFE2CF" w14:textId="77777777" w:rsidR="00E95E82" w:rsidRPr="00CF2F9E" w:rsidRDefault="00E95E82" w:rsidP="00E95E82">
      <w:pPr>
        <w:pStyle w:val="Code"/>
        <w:rPr>
          <w:highlight w:val="white"/>
        </w:rPr>
      </w:pPr>
      <w:r w:rsidRPr="00CF2F9E">
        <w:rPr>
          <w:highlight w:val="white"/>
        </w:rPr>
        <w:t xml:space="preserve">          }</w:t>
      </w:r>
    </w:p>
    <w:p w14:paraId="5F9B2BA3" w14:textId="628195CD" w:rsidR="00D70966" w:rsidRDefault="00060CEA" w:rsidP="00126CAB">
      <w:pPr>
        <w:rPr>
          <w:highlight w:val="white"/>
        </w:rPr>
      </w:pPr>
      <w:r>
        <w:rPr>
          <w:highlight w:val="white"/>
        </w:rPr>
        <w:t xml:space="preserve">In case of additions or subtractions where the </w:t>
      </w:r>
      <w:r w:rsidR="009C25B9">
        <w:rPr>
          <w:highlight w:val="white"/>
        </w:rPr>
        <w:t>right</w:t>
      </w:r>
      <w:r>
        <w:rPr>
          <w:highlight w:val="white"/>
        </w:rPr>
        <w:t xml:space="preserve"> operand is zero, </w:t>
      </w:r>
      <w:r w:rsidR="009C25B9">
        <w:rPr>
          <w:highlight w:val="white"/>
        </w:rPr>
        <w:t>i + 0 or i - 0</w:t>
      </w:r>
      <w:r>
        <w:rPr>
          <w:highlight w:val="white"/>
        </w:rPr>
        <w:t xml:space="preserve">, we keep the </w:t>
      </w:r>
      <w:r w:rsidR="009C25B9">
        <w:rPr>
          <w:highlight w:val="white"/>
        </w:rPr>
        <w:t>left</w:t>
      </w:r>
      <w:r>
        <w:rPr>
          <w:highlight w:val="white"/>
        </w:rPr>
        <w:t xml:space="preserve"> operand</w:t>
      </w:r>
      <w:r w:rsidR="00126CAB">
        <w:rPr>
          <w:highlight w:val="white"/>
        </w:rPr>
        <w:t>.</w:t>
      </w:r>
    </w:p>
    <w:p w14:paraId="2405C0AD" w14:textId="72D6B690" w:rsidR="00B46D8D" w:rsidRDefault="00B46D8D" w:rsidP="00B46D8D">
      <w:pPr>
        <w:pStyle w:val="Code"/>
        <w:rPr>
          <w:highlight w:val="white"/>
        </w:rPr>
      </w:pPr>
      <w:r>
        <w:rPr>
          <w:highlight w:val="white"/>
        </w:rPr>
        <w:t xml:space="preserve">  </w:t>
      </w:r>
      <w:r w:rsidRPr="00CF2F9E">
        <w:rPr>
          <w:highlight w:val="white"/>
        </w:rPr>
        <w:t xml:space="preserve">       </w:t>
      </w:r>
      <w:r>
        <w:rPr>
          <w:highlight w:val="white"/>
        </w:rPr>
        <w:t xml:space="preserve"> </w:t>
      </w:r>
      <w:r w:rsidRPr="00CF2F9E">
        <w:rPr>
          <w:highlight w:val="white"/>
        </w:rPr>
        <w:t>// t0 = i + 0</w:t>
      </w:r>
    </w:p>
    <w:p w14:paraId="6D9123FA" w14:textId="0BA277B3" w:rsidR="00B46D8D" w:rsidRPr="00CF2F9E" w:rsidRDefault="00B46D8D" w:rsidP="00B46D8D">
      <w:pPr>
        <w:pStyle w:val="Code"/>
        <w:rPr>
          <w:highlight w:val="white"/>
        </w:rPr>
      </w:pPr>
      <w:r>
        <w:rPr>
          <w:highlight w:val="white"/>
        </w:rPr>
        <w:t xml:space="preserve">          </w:t>
      </w:r>
      <w:r w:rsidRPr="00CF2F9E">
        <w:rPr>
          <w:highlight w:val="white"/>
        </w:rPr>
        <w:t>// t0 = i - 0</w:t>
      </w:r>
    </w:p>
    <w:p w14:paraId="38DDCC6D" w14:textId="11E14F0E" w:rsidR="0074376E" w:rsidRPr="00CF2F9E" w:rsidRDefault="00B46D8D" w:rsidP="00CF2F9E">
      <w:pPr>
        <w:pStyle w:val="Code"/>
        <w:rPr>
          <w:highlight w:val="white"/>
        </w:rPr>
      </w:pPr>
      <w:r>
        <w:rPr>
          <w:highlight w:val="white"/>
        </w:rPr>
        <w:t xml:space="preserve">        </w:t>
      </w:r>
      <w:r w:rsidR="0074376E" w:rsidRPr="00CF2F9E">
        <w:rPr>
          <w:highlight w:val="white"/>
        </w:rPr>
        <w:t xml:space="preserve"> </w:t>
      </w:r>
      <w:r>
        <w:rPr>
          <w:highlight w:val="white"/>
        </w:rPr>
        <w:t xml:space="preserve"> </w:t>
      </w:r>
      <w:r w:rsidR="0074376E" w:rsidRPr="00CF2F9E">
        <w:rPr>
          <w:highlight w:val="white"/>
        </w:rPr>
        <w:t>else if (((thisCode.Operator == MiddleOperator.BinaryAdd) ||</w:t>
      </w:r>
    </w:p>
    <w:p w14:paraId="2FF84A9D" w14:textId="186529E3" w:rsidR="0074376E" w:rsidRPr="00CF2F9E" w:rsidRDefault="0074376E" w:rsidP="00CF2F9E">
      <w:pPr>
        <w:pStyle w:val="Code"/>
        <w:rPr>
          <w:highlight w:val="white"/>
        </w:rPr>
      </w:pPr>
      <w:r w:rsidRPr="00CF2F9E">
        <w:rPr>
          <w:highlight w:val="white"/>
        </w:rPr>
        <w:t xml:space="preserve">                    (thisCode.Operator == MiddleOperator.BinarySubtract)) &amp;&amp;</w:t>
      </w:r>
    </w:p>
    <w:p w14:paraId="63533AC8" w14:textId="77777777" w:rsidR="0074376E" w:rsidRPr="00CF2F9E" w:rsidRDefault="0074376E" w:rsidP="00CF2F9E">
      <w:pPr>
        <w:pStyle w:val="Code"/>
        <w:rPr>
          <w:highlight w:val="white"/>
        </w:rPr>
      </w:pPr>
      <w:r w:rsidRPr="00CF2F9E">
        <w:rPr>
          <w:highlight w:val="white"/>
        </w:rPr>
        <w:t xml:space="preserve">                    (rightSymbol.Value is BigInteger) &amp;&amp;</w:t>
      </w:r>
    </w:p>
    <w:p w14:paraId="0B02EB05" w14:textId="77777777" w:rsidR="0074376E" w:rsidRPr="00CF2F9E" w:rsidRDefault="0074376E" w:rsidP="00CF2F9E">
      <w:pPr>
        <w:pStyle w:val="Code"/>
        <w:rPr>
          <w:highlight w:val="white"/>
        </w:rPr>
      </w:pPr>
      <w:r w:rsidRPr="00CF2F9E">
        <w:rPr>
          <w:highlight w:val="white"/>
        </w:rPr>
        <w:t xml:space="preserve">                    (rightSymbol.Value.Equals(BigInteger.Zero))) {</w:t>
      </w:r>
    </w:p>
    <w:p w14:paraId="09FEC290" w14:textId="77777777" w:rsidR="0074376E" w:rsidRPr="00CF2F9E" w:rsidRDefault="0074376E" w:rsidP="00CF2F9E">
      <w:pPr>
        <w:pStyle w:val="Code"/>
        <w:rPr>
          <w:highlight w:val="white"/>
        </w:rPr>
      </w:pPr>
      <w:r w:rsidRPr="00CF2F9E">
        <w:rPr>
          <w:highlight w:val="white"/>
        </w:rPr>
        <w:t xml:space="preserve">            newSymbol = leftSymbol;</w:t>
      </w:r>
    </w:p>
    <w:p w14:paraId="0D7AB414" w14:textId="77777777" w:rsidR="0074376E" w:rsidRPr="00CF2F9E" w:rsidRDefault="0074376E" w:rsidP="00CF2F9E">
      <w:pPr>
        <w:pStyle w:val="Code"/>
        <w:rPr>
          <w:highlight w:val="white"/>
        </w:rPr>
      </w:pPr>
      <w:r w:rsidRPr="00CF2F9E">
        <w:rPr>
          <w:highlight w:val="white"/>
        </w:rPr>
        <w:t xml:space="preserve">          }</w:t>
      </w:r>
    </w:p>
    <w:p w14:paraId="1B2172B7" w14:textId="2489476E" w:rsidR="0000182D" w:rsidRDefault="0000182D" w:rsidP="0000182D">
      <w:pPr>
        <w:rPr>
          <w:highlight w:val="white"/>
        </w:rPr>
      </w:pPr>
      <w:r>
        <w:rPr>
          <w:highlight w:val="white"/>
        </w:rPr>
        <w:t xml:space="preserve">In case of </w:t>
      </w:r>
      <w:r w:rsidR="00131061">
        <w:rPr>
          <w:highlight w:val="white"/>
        </w:rPr>
        <w:t xml:space="preserve">multiplications where </w:t>
      </w:r>
      <w:r>
        <w:rPr>
          <w:highlight w:val="white"/>
        </w:rPr>
        <w:t xml:space="preserve">the </w:t>
      </w:r>
      <w:r w:rsidR="001539F5">
        <w:rPr>
          <w:highlight w:val="white"/>
        </w:rPr>
        <w:t>left</w:t>
      </w:r>
      <w:r>
        <w:rPr>
          <w:highlight w:val="white"/>
        </w:rPr>
        <w:t xml:space="preserve"> operand is zero, </w:t>
      </w:r>
      <w:r w:rsidR="001539F5">
        <w:rPr>
          <w:highlight w:val="white"/>
        </w:rPr>
        <w:t>the result is zero.</w:t>
      </w:r>
    </w:p>
    <w:p w14:paraId="03590D85" w14:textId="7ACFE241" w:rsidR="00B46D8D" w:rsidRPr="00CF2F9E" w:rsidRDefault="00B46D8D" w:rsidP="00B46D8D">
      <w:pPr>
        <w:pStyle w:val="Code"/>
        <w:rPr>
          <w:highlight w:val="white"/>
        </w:rPr>
      </w:pPr>
      <w:r>
        <w:rPr>
          <w:highlight w:val="white"/>
        </w:rPr>
        <w:t xml:space="preserve">      </w:t>
      </w:r>
      <w:r w:rsidRPr="00CF2F9E">
        <w:rPr>
          <w:highlight w:val="white"/>
        </w:rPr>
        <w:t xml:space="preserve">    // t0 = 0 * i</w:t>
      </w:r>
    </w:p>
    <w:p w14:paraId="375B2BB9" w14:textId="0D655420" w:rsidR="0074376E" w:rsidRPr="00CF2F9E" w:rsidRDefault="0074376E" w:rsidP="00CF2F9E">
      <w:pPr>
        <w:pStyle w:val="Code"/>
        <w:rPr>
          <w:highlight w:val="white"/>
        </w:rPr>
      </w:pPr>
      <w:r w:rsidRPr="00CF2F9E">
        <w:rPr>
          <w:highlight w:val="white"/>
        </w:rPr>
        <w:t xml:space="preserve">          else if (((thisCode.Operator == MiddleOperator.SignedMultiply) ||</w:t>
      </w:r>
    </w:p>
    <w:p w14:paraId="3FA9247C"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56E97F70" w14:textId="77777777" w:rsidR="0074376E" w:rsidRPr="00CF2F9E" w:rsidRDefault="0074376E" w:rsidP="00CF2F9E">
      <w:pPr>
        <w:pStyle w:val="Code"/>
        <w:rPr>
          <w:highlight w:val="white"/>
        </w:rPr>
      </w:pPr>
      <w:r w:rsidRPr="00CF2F9E">
        <w:rPr>
          <w:highlight w:val="white"/>
        </w:rPr>
        <w:t xml:space="preserve">                    (leftSymbol.Value is BigInteger) &amp;&amp;</w:t>
      </w:r>
    </w:p>
    <w:p w14:paraId="56CAD616" w14:textId="77777777" w:rsidR="0074376E" w:rsidRPr="00CF2F9E" w:rsidRDefault="0074376E" w:rsidP="00CF2F9E">
      <w:pPr>
        <w:pStyle w:val="Code"/>
        <w:rPr>
          <w:highlight w:val="white"/>
        </w:rPr>
      </w:pPr>
      <w:r w:rsidRPr="00CF2F9E">
        <w:rPr>
          <w:highlight w:val="white"/>
        </w:rPr>
        <w:t xml:space="preserve">                    (leftSymbol.Value.Equals(BigInteger.Zero))) {</w:t>
      </w:r>
    </w:p>
    <w:p w14:paraId="3E83E122"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6460B8B4" w14:textId="77777777" w:rsidR="0074376E" w:rsidRPr="00CF2F9E" w:rsidRDefault="0074376E" w:rsidP="00CF2F9E">
      <w:pPr>
        <w:pStyle w:val="Code"/>
        <w:rPr>
          <w:highlight w:val="white"/>
        </w:rPr>
      </w:pPr>
      <w:r w:rsidRPr="00CF2F9E">
        <w:rPr>
          <w:highlight w:val="white"/>
        </w:rPr>
        <w:t xml:space="preserve">          }</w:t>
      </w:r>
    </w:p>
    <w:p w14:paraId="503DDA4F" w14:textId="02C6A93D" w:rsidR="001539F5" w:rsidRDefault="001539F5" w:rsidP="001539F5">
      <w:pPr>
        <w:rPr>
          <w:highlight w:val="white"/>
        </w:rPr>
      </w:pPr>
      <w:r>
        <w:rPr>
          <w:highlight w:val="white"/>
        </w:rPr>
        <w:t>In case of multiplications where the left operand is one, we keep the right operand.</w:t>
      </w:r>
    </w:p>
    <w:p w14:paraId="56EC3C71" w14:textId="2DB40C86" w:rsidR="00B46D8D" w:rsidRPr="00CF2F9E" w:rsidRDefault="00B46D8D" w:rsidP="00B46D8D">
      <w:pPr>
        <w:pStyle w:val="Code"/>
        <w:rPr>
          <w:highlight w:val="white"/>
        </w:rPr>
      </w:pPr>
      <w:r>
        <w:rPr>
          <w:highlight w:val="white"/>
        </w:rPr>
        <w:t xml:space="preserve">      </w:t>
      </w:r>
      <w:r w:rsidRPr="00CF2F9E">
        <w:rPr>
          <w:highlight w:val="white"/>
        </w:rPr>
        <w:t xml:space="preserve">    // t0 = 1 * i</w:t>
      </w:r>
    </w:p>
    <w:p w14:paraId="6D9ACC0C" w14:textId="568F6A42" w:rsidR="0074376E" w:rsidRPr="00CF2F9E" w:rsidRDefault="0074376E" w:rsidP="00CF2F9E">
      <w:pPr>
        <w:pStyle w:val="Code"/>
        <w:rPr>
          <w:highlight w:val="white"/>
        </w:rPr>
      </w:pPr>
      <w:r w:rsidRPr="00CF2F9E">
        <w:rPr>
          <w:highlight w:val="white"/>
        </w:rPr>
        <w:t xml:space="preserve">          else if (((thisCode.Operator == MiddleOperator.SignedMultiply) ||</w:t>
      </w:r>
    </w:p>
    <w:p w14:paraId="6692CF75"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292DB94F" w14:textId="77777777" w:rsidR="0074376E" w:rsidRPr="00CF2F9E" w:rsidRDefault="0074376E" w:rsidP="00CF2F9E">
      <w:pPr>
        <w:pStyle w:val="Code"/>
        <w:rPr>
          <w:highlight w:val="white"/>
        </w:rPr>
      </w:pPr>
      <w:r w:rsidRPr="00CF2F9E">
        <w:rPr>
          <w:highlight w:val="white"/>
        </w:rPr>
        <w:t xml:space="preserve">                    (leftSymbol.Value is BigInteger) &amp;&amp;</w:t>
      </w:r>
    </w:p>
    <w:p w14:paraId="5A2AE490" w14:textId="77777777" w:rsidR="0074376E" w:rsidRPr="00CF2F9E" w:rsidRDefault="0074376E" w:rsidP="00CF2F9E">
      <w:pPr>
        <w:pStyle w:val="Code"/>
        <w:rPr>
          <w:highlight w:val="white"/>
        </w:rPr>
      </w:pPr>
      <w:r w:rsidRPr="00CF2F9E">
        <w:rPr>
          <w:highlight w:val="white"/>
        </w:rPr>
        <w:t xml:space="preserve">                    (leftSymbol.Value.Equals(BigInteger.One))) {</w:t>
      </w:r>
    </w:p>
    <w:p w14:paraId="3A8F527D" w14:textId="77777777" w:rsidR="0074376E" w:rsidRPr="00CF2F9E" w:rsidRDefault="0074376E" w:rsidP="00CF2F9E">
      <w:pPr>
        <w:pStyle w:val="Code"/>
        <w:rPr>
          <w:highlight w:val="white"/>
        </w:rPr>
      </w:pPr>
      <w:r w:rsidRPr="00CF2F9E">
        <w:rPr>
          <w:highlight w:val="white"/>
        </w:rPr>
        <w:t xml:space="preserve">            newSymbol = rightSymbol;</w:t>
      </w:r>
    </w:p>
    <w:p w14:paraId="275C47A6" w14:textId="77777777" w:rsidR="0074376E" w:rsidRPr="00CF2F9E" w:rsidRDefault="0074376E" w:rsidP="00CF2F9E">
      <w:pPr>
        <w:pStyle w:val="Code"/>
        <w:rPr>
          <w:highlight w:val="white"/>
        </w:rPr>
      </w:pPr>
      <w:r w:rsidRPr="00CF2F9E">
        <w:rPr>
          <w:highlight w:val="white"/>
        </w:rPr>
        <w:t xml:space="preserve">          }</w:t>
      </w:r>
    </w:p>
    <w:p w14:paraId="7D9F7B58" w14:textId="54600A78" w:rsidR="004F19B5" w:rsidRDefault="004F19B5" w:rsidP="004F19B5">
      <w:pPr>
        <w:rPr>
          <w:highlight w:val="white"/>
        </w:rPr>
      </w:pPr>
      <w:r>
        <w:rPr>
          <w:highlight w:val="white"/>
        </w:rPr>
        <w:t xml:space="preserve">In case of multiplications where the </w:t>
      </w:r>
      <w:r w:rsidR="00731F9D">
        <w:rPr>
          <w:highlight w:val="white"/>
        </w:rPr>
        <w:t>right</w:t>
      </w:r>
      <w:r>
        <w:rPr>
          <w:highlight w:val="white"/>
        </w:rPr>
        <w:t xml:space="preserve"> operand is </w:t>
      </w:r>
      <w:r w:rsidR="00731F9D">
        <w:rPr>
          <w:highlight w:val="white"/>
        </w:rPr>
        <w:t>zero, the result is zero.</w:t>
      </w:r>
    </w:p>
    <w:p w14:paraId="1C7E8D24" w14:textId="29CFAB23" w:rsidR="00B17BCC" w:rsidRDefault="00B17BCC" w:rsidP="00CF2F9E">
      <w:pPr>
        <w:pStyle w:val="Code"/>
        <w:rPr>
          <w:highlight w:val="white"/>
        </w:rPr>
      </w:pPr>
      <w:r>
        <w:rPr>
          <w:highlight w:val="white"/>
        </w:rPr>
        <w:t xml:space="preserve">      </w:t>
      </w:r>
      <w:r w:rsidRPr="00CF2F9E">
        <w:rPr>
          <w:highlight w:val="white"/>
        </w:rPr>
        <w:t xml:space="preserve">    // t0 = i * 0</w:t>
      </w:r>
    </w:p>
    <w:p w14:paraId="1A3574AA" w14:textId="010AF5A6" w:rsidR="0074376E" w:rsidRPr="00CF2F9E" w:rsidRDefault="0074376E" w:rsidP="00CF2F9E">
      <w:pPr>
        <w:pStyle w:val="Code"/>
        <w:rPr>
          <w:highlight w:val="white"/>
        </w:rPr>
      </w:pPr>
      <w:r w:rsidRPr="00CF2F9E">
        <w:rPr>
          <w:highlight w:val="white"/>
        </w:rPr>
        <w:t xml:space="preserve">          else if (((thisCode.Operator == MiddleOperator.SignedMultiply) ||</w:t>
      </w:r>
    </w:p>
    <w:p w14:paraId="0FC94A91"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383E67FB" w14:textId="77777777" w:rsidR="0074376E" w:rsidRPr="00CF2F9E" w:rsidRDefault="0074376E" w:rsidP="00CF2F9E">
      <w:pPr>
        <w:pStyle w:val="Code"/>
        <w:rPr>
          <w:highlight w:val="white"/>
        </w:rPr>
      </w:pPr>
      <w:r w:rsidRPr="00CF2F9E">
        <w:rPr>
          <w:highlight w:val="white"/>
        </w:rPr>
        <w:t xml:space="preserve">                    (rightSymbol.Value is BigInteger) &amp;&amp;</w:t>
      </w:r>
    </w:p>
    <w:p w14:paraId="4D27D0B7" w14:textId="77777777" w:rsidR="0074376E" w:rsidRPr="00CF2F9E" w:rsidRDefault="0074376E" w:rsidP="00CF2F9E">
      <w:pPr>
        <w:pStyle w:val="Code"/>
        <w:rPr>
          <w:highlight w:val="white"/>
        </w:rPr>
      </w:pPr>
      <w:r w:rsidRPr="00CF2F9E">
        <w:rPr>
          <w:highlight w:val="white"/>
        </w:rPr>
        <w:t xml:space="preserve">                    (rightSymbol.Value.Equals(BigInteger.Zero))) {</w:t>
      </w:r>
    </w:p>
    <w:p w14:paraId="0B7ECFBB"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1AF3E4D8" w14:textId="77777777" w:rsidR="0074376E" w:rsidRPr="00CF2F9E" w:rsidRDefault="0074376E" w:rsidP="00CF2F9E">
      <w:pPr>
        <w:pStyle w:val="Code"/>
        <w:rPr>
          <w:highlight w:val="white"/>
        </w:rPr>
      </w:pPr>
      <w:r w:rsidRPr="00CF2F9E">
        <w:rPr>
          <w:highlight w:val="white"/>
        </w:rPr>
        <w:t xml:space="preserve">          }</w:t>
      </w:r>
    </w:p>
    <w:p w14:paraId="0B780421" w14:textId="006674F7" w:rsidR="00CB32DC" w:rsidRDefault="00CB32DC" w:rsidP="00CB32DC">
      <w:pPr>
        <w:rPr>
          <w:highlight w:val="white"/>
        </w:rPr>
      </w:pPr>
      <w:r>
        <w:rPr>
          <w:highlight w:val="white"/>
        </w:rPr>
        <w:t>In case of multiplications or division where the right operand is one, we keep the left operand.</w:t>
      </w:r>
    </w:p>
    <w:p w14:paraId="4B2435F5" w14:textId="5AF73C2B" w:rsidR="0008100D" w:rsidRDefault="0008100D" w:rsidP="00CF2F9E">
      <w:pPr>
        <w:pStyle w:val="Code"/>
        <w:rPr>
          <w:highlight w:val="white"/>
        </w:rPr>
      </w:pPr>
      <w:r>
        <w:rPr>
          <w:highlight w:val="white"/>
        </w:rPr>
        <w:t xml:space="preserve">      </w:t>
      </w:r>
      <w:r w:rsidRPr="00CF2F9E">
        <w:rPr>
          <w:highlight w:val="white"/>
        </w:rPr>
        <w:t xml:space="preserve">    // t0 = i * 1</w:t>
      </w:r>
    </w:p>
    <w:p w14:paraId="601A2711" w14:textId="59CC34C1" w:rsidR="0008100D" w:rsidRDefault="0008100D" w:rsidP="00CF2F9E">
      <w:pPr>
        <w:pStyle w:val="Code"/>
        <w:rPr>
          <w:highlight w:val="white"/>
        </w:rPr>
      </w:pPr>
      <w:r>
        <w:rPr>
          <w:highlight w:val="white"/>
        </w:rPr>
        <w:t xml:space="preserve">        </w:t>
      </w:r>
      <w:r w:rsidRPr="00CF2F9E">
        <w:rPr>
          <w:highlight w:val="white"/>
        </w:rPr>
        <w:t xml:space="preserve">  // t0 = i / 1</w:t>
      </w:r>
    </w:p>
    <w:p w14:paraId="199EF6E2" w14:textId="38345817" w:rsidR="0074376E" w:rsidRPr="00CF2F9E" w:rsidRDefault="0074376E" w:rsidP="00CF2F9E">
      <w:pPr>
        <w:pStyle w:val="Code"/>
        <w:rPr>
          <w:highlight w:val="white"/>
        </w:rPr>
      </w:pPr>
      <w:r w:rsidRPr="00CF2F9E">
        <w:rPr>
          <w:highlight w:val="white"/>
        </w:rPr>
        <w:t xml:space="preserve">          else if (((thisCode.Operator == MiddleOperator.SignedMultiply) ||</w:t>
      </w:r>
    </w:p>
    <w:p w14:paraId="0271E95D" w14:textId="3DBC1A0D" w:rsidR="0074376E" w:rsidRPr="00CF2F9E" w:rsidRDefault="0074376E" w:rsidP="00CF2F9E">
      <w:pPr>
        <w:pStyle w:val="Code"/>
        <w:rPr>
          <w:highlight w:val="white"/>
        </w:rPr>
      </w:pPr>
      <w:r w:rsidRPr="00CF2F9E">
        <w:rPr>
          <w:highlight w:val="white"/>
        </w:rPr>
        <w:t xml:space="preserve">                    (thisCode.Operator == MiddleOperator.UnsignedMultiply) ||</w:t>
      </w:r>
    </w:p>
    <w:p w14:paraId="67123D2B" w14:textId="77777777" w:rsidR="0074376E" w:rsidRPr="00CF2F9E" w:rsidRDefault="0074376E" w:rsidP="00CF2F9E">
      <w:pPr>
        <w:pStyle w:val="Code"/>
        <w:rPr>
          <w:highlight w:val="white"/>
        </w:rPr>
      </w:pPr>
      <w:r w:rsidRPr="00CF2F9E">
        <w:rPr>
          <w:highlight w:val="white"/>
        </w:rPr>
        <w:t xml:space="preserve">                    (thisCode.Operator == MiddleOperator.SignedDivide) ||</w:t>
      </w:r>
    </w:p>
    <w:p w14:paraId="41C19728" w14:textId="77777777" w:rsidR="0074376E" w:rsidRPr="00CF2F9E" w:rsidRDefault="0074376E" w:rsidP="00CF2F9E">
      <w:pPr>
        <w:pStyle w:val="Code"/>
        <w:rPr>
          <w:highlight w:val="white"/>
        </w:rPr>
      </w:pPr>
      <w:r w:rsidRPr="00CF2F9E">
        <w:rPr>
          <w:highlight w:val="white"/>
        </w:rPr>
        <w:t xml:space="preserve">                    (thisCode.Operator == MiddleOperator.UnsignedDivide)) &amp;&amp;</w:t>
      </w:r>
    </w:p>
    <w:p w14:paraId="3AD09FAA" w14:textId="77777777" w:rsidR="0074376E" w:rsidRPr="00CF2F9E" w:rsidRDefault="0074376E" w:rsidP="00CF2F9E">
      <w:pPr>
        <w:pStyle w:val="Code"/>
        <w:rPr>
          <w:highlight w:val="white"/>
        </w:rPr>
      </w:pPr>
      <w:r w:rsidRPr="00CF2F9E">
        <w:rPr>
          <w:highlight w:val="white"/>
        </w:rPr>
        <w:t xml:space="preserve">                    (rightSymbol.Value is BigInteger) &amp;&amp;</w:t>
      </w:r>
    </w:p>
    <w:p w14:paraId="708A1732" w14:textId="77777777" w:rsidR="0074376E" w:rsidRPr="00CF2F9E" w:rsidRDefault="0074376E" w:rsidP="00CF2F9E">
      <w:pPr>
        <w:pStyle w:val="Code"/>
        <w:rPr>
          <w:highlight w:val="white"/>
        </w:rPr>
      </w:pPr>
      <w:r w:rsidRPr="00CF2F9E">
        <w:rPr>
          <w:highlight w:val="white"/>
        </w:rPr>
        <w:t xml:space="preserve">                    (rightSymbol.Value.Equals(BigInteger.One))) {</w:t>
      </w:r>
    </w:p>
    <w:p w14:paraId="7CA8BC37" w14:textId="77777777" w:rsidR="0074376E" w:rsidRPr="00CF2F9E" w:rsidRDefault="0074376E" w:rsidP="00CF2F9E">
      <w:pPr>
        <w:pStyle w:val="Code"/>
        <w:rPr>
          <w:highlight w:val="white"/>
        </w:rPr>
      </w:pPr>
      <w:r w:rsidRPr="00CF2F9E">
        <w:rPr>
          <w:highlight w:val="white"/>
        </w:rPr>
        <w:t xml:space="preserve">            newSymbol = leftSymbol;</w:t>
      </w:r>
    </w:p>
    <w:p w14:paraId="70498F46" w14:textId="77777777" w:rsidR="0074376E" w:rsidRPr="00CF2F9E" w:rsidRDefault="0074376E" w:rsidP="00CF2F9E">
      <w:pPr>
        <w:pStyle w:val="Code"/>
        <w:rPr>
          <w:highlight w:val="white"/>
        </w:rPr>
      </w:pPr>
      <w:r w:rsidRPr="00CF2F9E">
        <w:rPr>
          <w:highlight w:val="white"/>
        </w:rPr>
        <w:t xml:space="preserve">          }</w:t>
      </w:r>
    </w:p>
    <w:p w14:paraId="2C5D6EDD" w14:textId="3606A8E0" w:rsidR="008B7EFC" w:rsidRDefault="008B7EFC" w:rsidP="008B7EFC">
      <w:pPr>
        <w:rPr>
          <w:highlight w:val="white"/>
        </w:rPr>
      </w:pPr>
      <w:r>
        <w:rPr>
          <w:highlight w:val="white"/>
        </w:rPr>
        <w:lastRenderedPageBreak/>
        <w:t>If the new symbol is not null,</w:t>
      </w:r>
      <w:r w:rsidR="007A75F0">
        <w:rPr>
          <w:highlight w:val="white"/>
        </w:rPr>
        <w:t xml:space="preserve"> </w:t>
      </w:r>
      <w:r w:rsidR="00FB58FE">
        <w:rPr>
          <w:highlight w:val="white"/>
        </w:rPr>
        <w:t>we replace the expression with the new symbol. If the result symbol is a temporary symbol. We iterate until we find the place where the result symbol is accessed, and replace the result symbol with the new symbol at that place.</w:t>
      </w:r>
    </w:p>
    <w:p w14:paraId="195EBF4A" w14:textId="527D1300" w:rsidR="0074376E" w:rsidRPr="00CF2F9E" w:rsidRDefault="0074376E" w:rsidP="00CF2F9E">
      <w:pPr>
        <w:pStyle w:val="Code"/>
        <w:rPr>
          <w:highlight w:val="white"/>
        </w:rPr>
      </w:pPr>
      <w:r w:rsidRPr="00CF2F9E">
        <w:rPr>
          <w:highlight w:val="white"/>
        </w:rPr>
        <w:t xml:space="preserve">          if (newSymbol != null) {</w:t>
      </w:r>
    </w:p>
    <w:p w14:paraId="62DD3E11" w14:textId="77777777" w:rsidR="0074376E" w:rsidRPr="00CF2F9E" w:rsidRDefault="0074376E" w:rsidP="00CF2F9E">
      <w:pPr>
        <w:pStyle w:val="Code"/>
        <w:rPr>
          <w:highlight w:val="white"/>
        </w:rPr>
      </w:pPr>
      <w:r w:rsidRPr="00CF2F9E">
        <w:rPr>
          <w:highlight w:val="white"/>
        </w:rPr>
        <w:t xml:space="preserve">            if (resultSymbol.Temporary) {</w:t>
      </w:r>
    </w:p>
    <w:p w14:paraId="5CA2F741" w14:textId="77777777" w:rsidR="0074376E" w:rsidRPr="00CF2F9E" w:rsidRDefault="0074376E" w:rsidP="00CF2F9E">
      <w:pPr>
        <w:pStyle w:val="Code"/>
        <w:rPr>
          <w:highlight w:val="white"/>
        </w:rPr>
      </w:pPr>
      <w:r w:rsidRPr="00CF2F9E">
        <w:rPr>
          <w:highlight w:val="white"/>
        </w:rPr>
        <w:t xml:space="preserve">              thisCode.Operator = MiddleOperator.Empty;</w:t>
      </w:r>
    </w:p>
    <w:p w14:paraId="72F453B9" w14:textId="77777777" w:rsidR="0074376E" w:rsidRPr="00CF2F9E" w:rsidRDefault="0074376E" w:rsidP="00CF2F9E">
      <w:pPr>
        <w:pStyle w:val="Code"/>
        <w:rPr>
          <w:highlight w:val="white"/>
        </w:rPr>
      </w:pPr>
    </w:p>
    <w:p w14:paraId="223CDB9E" w14:textId="77777777" w:rsidR="0074376E" w:rsidRPr="00CF2F9E" w:rsidRDefault="0074376E" w:rsidP="00CF2F9E">
      <w:pPr>
        <w:pStyle w:val="Code"/>
        <w:rPr>
          <w:highlight w:val="white"/>
        </w:rPr>
      </w:pPr>
      <w:r w:rsidRPr="00CF2F9E">
        <w:rPr>
          <w:highlight w:val="white"/>
        </w:rPr>
        <w:t xml:space="preserve">              int index2;</w:t>
      </w:r>
    </w:p>
    <w:p w14:paraId="298E785C" w14:textId="77777777" w:rsidR="007A6455" w:rsidRDefault="0074376E" w:rsidP="00CF2F9E">
      <w:pPr>
        <w:pStyle w:val="Code"/>
        <w:rPr>
          <w:highlight w:val="white"/>
        </w:rPr>
      </w:pPr>
      <w:r w:rsidRPr="00CF2F9E">
        <w:rPr>
          <w:highlight w:val="white"/>
        </w:rPr>
        <w:t xml:space="preserve">              for (index2 = index + 1; index2 &lt; m_middleCodeList.Count;</w:t>
      </w:r>
    </w:p>
    <w:p w14:paraId="13C1F62C" w14:textId="3D86B6C3" w:rsidR="0074376E" w:rsidRPr="00CF2F9E" w:rsidRDefault="007A6455" w:rsidP="00CF2F9E">
      <w:pPr>
        <w:pStyle w:val="Code"/>
        <w:rPr>
          <w:highlight w:val="white"/>
        </w:rPr>
      </w:pPr>
      <w:r>
        <w:rPr>
          <w:highlight w:val="white"/>
        </w:rPr>
        <w:t xml:space="preserve">                  </w:t>
      </w:r>
      <w:r w:rsidR="0074376E" w:rsidRPr="00CF2F9E">
        <w:rPr>
          <w:highlight w:val="white"/>
        </w:rPr>
        <w:t xml:space="preserve"> ++index2) {</w:t>
      </w:r>
    </w:p>
    <w:p w14:paraId="130DAB30" w14:textId="77777777" w:rsidR="0074376E" w:rsidRPr="00CF2F9E" w:rsidRDefault="0074376E" w:rsidP="00CF2F9E">
      <w:pPr>
        <w:pStyle w:val="Code"/>
        <w:rPr>
          <w:highlight w:val="white"/>
        </w:rPr>
      </w:pPr>
      <w:r w:rsidRPr="00CF2F9E">
        <w:rPr>
          <w:highlight w:val="white"/>
        </w:rPr>
        <w:t xml:space="preserve">                MiddleCode nextCode = m_middleCodeList[index2];</w:t>
      </w:r>
    </w:p>
    <w:p w14:paraId="0E6D0291" w14:textId="77777777" w:rsidR="0074376E" w:rsidRPr="00CF2F9E" w:rsidRDefault="0074376E" w:rsidP="00CF2F9E">
      <w:pPr>
        <w:pStyle w:val="Code"/>
        <w:rPr>
          <w:highlight w:val="white"/>
        </w:rPr>
      </w:pPr>
    </w:p>
    <w:p w14:paraId="07083C03" w14:textId="77777777" w:rsidR="0074376E" w:rsidRPr="00CF2F9E" w:rsidRDefault="0074376E" w:rsidP="00CF2F9E">
      <w:pPr>
        <w:pStyle w:val="Code"/>
        <w:rPr>
          <w:highlight w:val="white"/>
        </w:rPr>
      </w:pPr>
      <w:r w:rsidRPr="00CF2F9E">
        <w:rPr>
          <w:highlight w:val="white"/>
        </w:rPr>
        <w:t xml:space="preserve">                if (nextCode[1] == resultSymbol) {</w:t>
      </w:r>
    </w:p>
    <w:p w14:paraId="61F2EF91" w14:textId="77777777" w:rsidR="0074376E" w:rsidRPr="00CF2F9E" w:rsidRDefault="0074376E" w:rsidP="00CF2F9E">
      <w:pPr>
        <w:pStyle w:val="Code"/>
        <w:rPr>
          <w:highlight w:val="white"/>
        </w:rPr>
      </w:pPr>
      <w:r w:rsidRPr="00CF2F9E">
        <w:rPr>
          <w:highlight w:val="white"/>
        </w:rPr>
        <w:t xml:space="preserve">                  nextCode[1] = newSymbol;</w:t>
      </w:r>
    </w:p>
    <w:p w14:paraId="3FDD7B85" w14:textId="77777777" w:rsidR="0074376E" w:rsidRPr="00CF2F9E" w:rsidRDefault="0074376E" w:rsidP="00CF2F9E">
      <w:pPr>
        <w:pStyle w:val="Code"/>
        <w:rPr>
          <w:highlight w:val="white"/>
        </w:rPr>
      </w:pPr>
      <w:r w:rsidRPr="00CF2F9E">
        <w:rPr>
          <w:highlight w:val="white"/>
        </w:rPr>
        <w:t xml:space="preserve">                  break;</w:t>
      </w:r>
    </w:p>
    <w:p w14:paraId="2ED88219" w14:textId="77777777" w:rsidR="0074376E" w:rsidRPr="00CF2F9E" w:rsidRDefault="0074376E" w:rsidP="00CF2F9E">
      <w:pPr>
        <w:pStyle w:val="Code"/>
        <w:rPr>
          <w:highlight w:val="white"/>
        </w:rPr>
      </w:pPr>
      <w:r w:rsidRPr="00CF2F9E">
        <w:rPr>
          <w:highlight w:val="white"/>
        </w:rPr>
        <w:t xml:space="preserve">                }</w:t>
      </w:r>
    </w:p>
    <w:p w14:paraId="4303B852" w14:textId="77777777" w:rsidR="0074376E" w:rsidRPr="00CF2F9E" w:rsidRDefault="0074376E" w:rsidP="00CF2F9E">
      <w:pPr>
        <w:pStyle w:val="Code"/>
        <w:rPr>
          <w:highlight w:val="white"/>
        </w:rPr>
      </w:pPr>
      <w:r w:rsidRPr="00CF2F9E">
        <w:rPr>
          <w:highlight w:val="white"/>
        </w:rPr>
        <w:t xml:space="preserve">                </w:t>
      </w:r>
    </w:p>
    <w:p w14:paraId="00C30752" w14:textId="77777777" w:rsidR="0074376E" w:rsidRPr="00CF2F9E" w:rsidRDefault="0074376E" w:rsidP="00CF2F9E">
      <w:pPr>
        <w:pStyle w:val="Code"/>
        <w:rPr>
          <w:highlight w:val="white"/>
        </w:rPr>
      </w:pPr>
      <w:r w:rsidRPr="00CF2F9E">
        <w:rPr>
          <w:highlight w:val="white"/>
        </w:rPr>
        <w:t xml:space="preserve">                if (nextCode[2] == resultSymbol) {</w:t>
      </w:r>
    </w:p>
    <w:p w14:paraId="54FC8CFC" w14:textId="77777777" w:rsidR="0074376E" w:rsidRPr="00CF2F9E" w:rsidRDefault="0074376E" w:rsidP="00CF2F9E">
      <w:pPr>
        <w:pStyle w:val="Code"/>
        <w:rPr>
          <w:highlight w:val="white"/>
        </w:rPr>
      </w:pPr>
      <w:r w:rsidRPr="00CF2F9E">
        <w:rPr>
          <w:highlight w:val="white"/>
        </w:rPr>
        <w:t xml:space="preserve">                  nextCode[2] = newSymbol;</w:t>
      </w:r>
    </w:p>
    <w:p w14:paraId="77B9823A" w14:textId="77777777" w:rsidR="0074376E" w:rsidRPr="00CF2F9E" w:rsidRDefault="0074376E" w:rsidP="00CF2F9E">
      <w:pPr>
        <w:pStyle w:val="Code"/>
        <w:rPr>
          <w:highlight w:val="white"/>
        </w:rPr>
      </w:pPr>
      <w:r w:rsidRPr="00CF2F9E">
        <w:rPr>
          <w:highlight w:val="white"/>
        </w:rPr>
        <w:t xml:space="preserve">                  break;</w:t>
      </w:r>
    </w:p>
    <w:p w14:paraId="22C5D8D8" w14:textId="77777777" w:rsidR="0074376E" w:rsidRPr="00CF2F9E" w:rsidRDefault="0074376E" w:rsidP="00CF2F9E">
      <w:pPr>
        <w:pStyle w:val="Code"/>
        <w:rPr>
          <w:highlight w:val="white"/>
        </w:rPr>
      </w:pPr>
      <w:r w:rsidRPr="00CF2F9E">
        <w:rPr>
          <w:highlight w:val="white"/>
        </w:rPr>
        <w:t xml:space="preserve">                }</w:t>
      </w:r>
    </w:p>
    <w:p w14:paraId="1B1C8DFE" w14:textId="77777777" w:rsidR="0074376E" w:rsidRPr="00CF2F9E" w:rsidRDefault="0074376E" w:rsidP="00CF2F9E">
      <w:pPr>
        <w:pStyle w:val="Code"/>
        <w:rPr>
          <w:highlight w:val="white"/>
        </w:rPr>
      </w:pPr>
      <w:r w:rsidRPr="00CF2F9E">
        <w:rPr>
          <w:highlight w:val="white"/>
        </w:rPr>
        <w:t xml:space="preserve">              }</w:t>
      </w:r>
    </w:p>
    <w:p w14:paraId="3180139A" w14:textId="77777777" w:rsidR="0074376E" w:rsidRPr="00CF2F9E" w:rsidRDefault="0074376E" w:rsidP="00CF2F9E">
      <w:pPr>
        <w:pStyle w:val="Code"/>
        <w:rPr>
          <w:highlight w:val="white"/>
        </w:rPr>
      </w:pPr>
    </w:p>
    <w:p w14:paraId="197CDBFB" w14:textId="2D95587C" w:rsidR="0074376E" w:rsidRPr="00CF2F9E" w:rsidRDefault="0074376E" w:rsidP="00CF2F9E">
      <w:pPr>
        <w:pStyle w:val="Code"/>
        <w:rPr>
          <w:highlight w:val="white"/>
        </w:rPr>
      </w:pPr>
      <w:r w:rsidRPr="00CF2F9E">
        <w:rPr>
          <w:highlight w:val="white"/>
        </w:rPr>
        <w:t xml:space="preserve">              Assert.</w:t>
      </w:r>
      <w:r w:rsidR="00D324D8">
        <w:rPr>
          <w:highlight w:val="white"/>
        </w:rPr>
        <w:t>ErrorXXX</w:t>
      </w:r>
      <w:r w:rsidRPr="00CF2F9E">
        <w:rPr>
          <w:highlight w:val="white"/>
        </w:rPr>
        <w:t>(index2 &lt; m_middleCodeList.Count);</w:t>
      </w:r>
    </w:p>
    <w:p w14:paraId="660FE846" w14:textId="3FB9F00B" w:rsidR="0074376E" w:rsidRDefault="0074376E" w:rsidP="00CF2F9E">
      <w:pPr>
        <w:pStyle w:val="Code"/>
        <w:rPr>
          <w:highlight w:val="white"/>
        </w:rPr>
      </w:pPr>
      <w:r w:rsidRPr="00CF2F9E">
        <w:rPr>
          <w:highlight w:val="white"/>
        </w:rPr>
        <w:t xml:space="preserve">            }</w:t>
      </w:r>
    </w:p>
    <w:p w14:paraId="5B3AA0B3" w14:textId="0FAA254D" w:rsidR="00EE1F48" w:rsidRPr="00CF2F9E" w:rsidRDefault="00EE1F48" w:rsidP="00F5219F">
      <w:pPr>
        <w:rPr>
          <w:highlight w:val="white"/>
        </w:rPr>
      </w:pPr>
      <w:r>
        <w:rPr>
          <w:highlight w:val="white"/>
        </w:rPr>
        <w:t xml:space="preserve">If the result symbol is not </w:t>
      </w:r>
      <w:r w:rsidR="00F5219F">
        <w:rPr>
          <w:highlight w:val="white"/>
        </w:rPr>
        <w:t>tempo</w:t>
      </w:r>
      <w:r w:rsidR="00BD7428">
        <w:rPr>
          <w:highlight w:val="white"/>
        </w:rPr>
        <w:t>rary</w:t>
      </w:r>
      <w:r w:rsidR="00F5219F">
        <w:rPr>
          <w:highlight w:val="white"/>
        </w:rPr>
        <w:t xml:space="preserve"> symbol, we change the instruction into an assignment, where the result symbol is assigned to the new symbol.</w:t>
      </w:r>
    </w:p>
    <w:p w14:paraId="0B4EB933" w14:textId="77777777" w:rsidR="0074376E" w:rsidRPr="00CF2F9E" w:rsidRDefault="0074376E" w:rsidP="00CF2F9E">
      <w:pPr>
        <w:pStyle w:val="Code"/>
        <w:rPr>
          <w:highlight w:val="white"/>
        </w:rPr>
      </w:pPr>
      <w:r w:rsidRPr="00CF2F9E">
        <w:rPr>
          <w:highlight w:val="white"/>
        </w:rPr>
        <w:t xml:space="preserve">            else {</w:t>
      </w:r>
    </w:p>
    <w:p w14:paraId="66237EFD" w14:textId="77777777" w:rsidR="0074376E" w:rsidRPr="00CF2F9E" w:rsidRDefault="0074376E" w:rsidP="00CF2F9E">
      <w:pPr>
        <w:pStyle w:val="Code"/>
        <w:rPr>
          <w:highlight w:val="white"/>
        </w:rPr>
      </w:pPr>
      <w:r w:rsidRPr="00CF2F9E">
        <w:rPr>
          <w:highlight w:val="white"/>
        </w:rPr>
        <w:t xml:space="preserve">              thisCode.Operator = MiddleOperator.Assign; // i = 0 + j;</w:t>
      </w:r>
    </w:p>
    <w:p w14:paraId="7ACBA937" w14:textId="77777777" w:rsidR="0074376E" w:rsidRPr="00CF2F9E" w:rsidRDefault="0074376E" w:rsidP="00CF2F9E">
      <w:pPr>
        <w:pStyle w:val="Code"/>
        <w:rPr>
          <w:highlight w:val="white"/>
        </w:rPr>
      </w:pPr>
      <w:r w:rsidRPr="00CF2F9E">
        <w:rPr>
          <w:highlight w:val="white"/>
        </w:rPr>
        <w:t xml:space="preserve">              thisCode[1] = newSymbol;                   // i = j;</w:t>
      </w:r>
    </w:p>
    <w:p w14:paraId="7227A61A" w14:textId="77777777" w:rsidR="0074376E" w:rsidRPr="00CF2F9E" w:rsidRDefault="0074376E" w:rsidP="00CF2F9E">
      <w:pPr>
        <w:pStyle w:val="Code"/>
        <w:rPr>
          <w:highlight w:val="white"/>
        </w:rPr>
      </w:pPr>
      <w:r w:rsidRPr="00CF2F9E">
        <w:rPr>
          <w:highlight w:val="white"/>
        </w:rPr>
        <w:t xml:space="preserve">              thisCode[2] = null;</w:t>
      </w:r>
    </w:p>
    <w:p w14:paraId="761C2ED9" w14:textId="77777777" w:rsidR="0074376E" w:rsidRPr="00CF2F9E" w:rsidRDefault="0074376E" w:rsidP="00CF2F9E">
      <w:pPr>
        <w:pStyle w:val="Code"/>
        <w:rPr>
          <w:highlight w:val="white"/>
        </w:rPr>
      </w:pPr>
      <w:r w:rsidRPr="00CF2F9E">
        <w:rPr>
          <w:highlight w:val="white"/>
        </w:rPr>
        <w:t xml:space="preserve">            }</w:t>
      </w:r>
    </w:p>
    <w:p w14:paraId="323E4154" w14:textId="77777777" w:rsidR="0074376E" w:rsidRPr="00CF2F9E" w:rsidRDefault="0074376E" w:rsidP="00CF2F9E">
      <w:pPr>
        <w:pStyle w:val="Code"/>
        <w:rPr>
          <w:highlight w:val="white"/>
        </w:rPr>
      </w:pPr>
    </w:p>
    <w:p w14:paraId="195D0F28" w14:textId="77777777" w:rsidR="0074376E" w:rsidRPr="00CF2F9E" w:rsidRDefault="0074376E" w:rsidP="00CF2F9E">
      <w:pPr>
        <w:pStyle w:val="Code"/>
        <w:rPr>
          <w:highlight w:val="white"/>
        </w:rPr>
      </w:pPr>
      <w:r w:rsidRPr="00CF2F9E">
        <w:rPr>
          <w:highlight w:val="white"/>
        </w:rPr>
        <w:t xml:space="preserve">            m_update = true;</w:t>
      </w:r>
    </w:p>
    <w:p w14:paraId="221B2AA1" w14:textId="77777777" w:rsidR="0074376E" w:rsidRPr="00CF2F9E" w:rsidRDefault="0074376E" w:rsidP="00CF2F9E">
      <w:pPr>
        <w:pStyle w:val="Code"/>
        <w:rPr>
          <w:highlight w:val="white"/>
        </w:rPr>
      </w:pPr>
      <w:r w:rsidRPr="00CF2F9E">
        <w:rPr>
          <w:highlight w:val="white"/>
        </w:rPr>
        <w:t xml:space="preserve">          }</w:t>
      </w:r>
    </w:p>
    <w:p w14:paraId="073F25B4" w14:textId="77777777" w:rsidR="0074376E" w:rsidRPr="00CF2F9E" w:rsidRDefault="0074376E" w:rsidP="00CF2F9E">
      <w:pPr>
        <w:pStyle w:val="Code"/>
        <w:rPr>
          <w:highlight w:val="white"/>
        </w:rPr>
      </w:pPr>
      <w:r w:rsidRPr="00CF2F9E">
        <w:rPr>
          <w:highlight w:val="white"/>
        </w:rPr>
        <w:t xml:space="preserve">        }</w:t>
      </w:r>
    </w:p>
    <w:p w14:paraId="1C961B3F" w14:textId="77777777" w:rsidR="0074376E" w:rsidRPr="00CF2F9E" w:rsidRDefault="0074376E" w:rsidP="00CF2F9E">
      <w:pPr>
        <w:pStyle w:val="Code"/>
        <w:rPr>
          <w:highlight w:val="white"/>
        </w:rPr>
      </w:pPr>
      <w:r w:rsidRPr="00CF2F9E">
        <w:rPr>
          <w:highlight w:val="white"/>
        </w:rPr>
        <w:t xml:space="preserve">      }</w:t>
      </w:r>
    </w:p>
    <w:p w14:paraId="1AE535A2" w14:textId="7FB32F2B" w:rsidR="00DC5011" w:rsidRDefault="0074376E" w:rsidP="00CF2F9E">
      <w:pPr>
        <w:pStyle w:val="Code"/>
        <w:rPr>
          <w:highlight w:val="white"/>
        </w:rPr>
      </w:pPr>
      <w:r w:rsidRPr="00CF2F9E">
        <w:rPr>
          <w:highlight w:val="white"/>
        </w:rPr>
        <w:t xml:space="preserve">    }</w:t>
      </w:r>
    </w:p>
    <w:p w14:paraId="1825820E" w14:textId="05A443E5" w:rsidR="00DC5011" w:rsidRDefault="00DC5011" w:rsidP="00DC5011">
      <w:pPr>
        <w:pStyle w:val="Rubrik3"/>
        <w:rPr>
          <w:highlight w:val="white"/>
        </w:rPr>
      </w:pPr>
      <w:r>
        <w:rPr>
          <w:highlight w:val="white"/>
        </w:rPr>
        <w:t>Optimize Relation Expression</w:t>
      </w:r>
    </w:p>
    <w:p w14:paraId="1D7AF0F5" w14:textId="4962854C" w:rsidR="0099303B" w:rsidRPr="0099303B" w:rsidRDefault="00E1756D" w:rsidP="0099303B">
      <w:pPr>
        <w:rPr>
          <w:highlight w:val="white"/>
        </w:rPr>
      </w:pPr>
      <w:r>
        <w:rPr>
          <w:highlight w:val="white"/>
        </w:rPr>
        <w:t>In order to optimize the final assembly code generation, we shall swap the operator in expression where the left operand is a value.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EC76D5" w14:paraId="4ED480EB" w14:textId="77777777" w:rsidTr="00626D3B">
        <w:tc>
          <w:tcPr>
            <w:tcW w:w="3116" w:type="dxa"/>
          </w:tcPr>
          <w:p w14:paraId="4C345EF5" w14:textId="33298168" w:rsidR="0099303B" w:rsidRPr="00EC76D5" w:rsidRDefault="0099303B" w:rsidP="00626D3B">
            <w:pPr>
              <w:pStyle w:val="Code"/>
            </w:pPr>
            <w:r w:rsidRPr="00EC76D5">
              <w:t xml:space="preserve">1. </w:t>
            </w:r>
            <w:r>
              <w:t>if 1</w:t>
            </w:r>
            <w:r w:rsidR="009D3D28">
              <w:t>0</w:t>
            </w:r>
            <w:r>
              <w:t xml:space="preserve"> &lt; </w:t>
            </w:r>
            <w:r w:rsidR="009D3D28">
              <w:t>i</w:t>
            </w:r>
            <w:r>
              <w:t xml:space="preserve"> goto </w:t>
            </w:r>
            <w:r w:rsidR="009D3D28">
              <w:t>2</w:t>
            </w:r>
            <w:r>
              <w:t>0</w:t>
            </w:r>
          </w:p>
        </w:tc>
        <w:tc>
          <w:tcPr>
            <w:tcW w:w="3117" w:type="dxa"/>
          </w:tcPr>
          <w:p w14:paraId="775A566A" w14:textId="0ABB737F" w:rsidR="0099303B" w:rsidRPr="00AD7D34" w:rsidRDefault="0099303B" w:rsidP="00626D3B">
            <w:pPr>
              <w:pStyle w:val="Code"/>
              <w:rPr>
                <w:i/>
                <w:iCs/>
              </w:rPr>
            </w:pPr>
            <w:r w:rsidRPr="00EC76D5">
              <w:t xml:space="preserve">1. </w:t>
            </w:r>
            <w:r>
              <w:t xml:space="preserve">if </w:t>
            </w:r>
            <w:r w:rsidR="009D3D28">
              <w:t>i</w:t>
            </w:r>
            <w:r>
              <w:t xml:space="preserve"> &gt; 1</w:t>
            </w:r>
            <w:r w:rsidR="009D3D28">
              <w:t>0</w:t>
            </w:r>
            <w:r>
              <w:t xml:space="preserve"> goto </w:t>
            </w:r>
            <w:r w:rsidR="009D3D28">
              <w:t>2</w:t>
            </w:r>
            <w:r>
              <w:t>0</w:t>
            </w:r>
          </w:p>
        </w:tc>
        <w:tc>
          <w:tcPr>
            <w:tcW w:w="3117" w:type="dxa"/>
          </w:tcPr>
          <w:p w14:paraId="5FB21B77" w14:textId="77777777" w:rsidR="0099303B" w:rsidRPr="00EC76D5" w:rsidRDefault="0099303B" w:rsidP="00626D3B">
            <w:pPr>
              <w:pStyle w:val="Code"/>
            </w:pPr>
          </w:p>
        </w:tc>
      </w:tr>
    </w:tbl>
    <w:p w14:paraId="7FA30C9D" w14:textId="7540C583" w:rsidR="008C4B7E" w:rsidRDefault="008C4B7E" w:rsidP="008C4B7E">
      <w:r>
        <w:t xml:space="preserve">Note that the swap map we use here is not the same as the </w:t>
      </w:r>
      <w:r w:rsidR="00A81573">
        <w:t xml:space="preserve">inverse map we used in the </w:t>
      </w:r>
      <w:r w:rsidR="00B91806">
        <w:t xml:space="preserve">Next-Goto-Double </w:t>
      </w:r>
      <w:r w:rsidR="00B87CD9">
        <w:t>case.</w:t>
      </w:r>
    </w:p>
    <w:p w14:paraId="06F7AF16" w14:textId="5F8154E7" w:rsidR="00DC5011" w:rsidRDefault="00DC5011" w:rsidP="00DC5011">
      <w:pPr>
        <w:pStyle w:val="CodeHeader"/>
      </w:pPr>
      <w:r>
        <w:t>MiddleCodeOptimizor.cs</w:t>
      </w:r>
    </w:p>
    <w:p w14:paraId="2577E4DC" w14:textId="77777777" w:rsidR="00DC5011" w:rsidRPr="00DC5011" w:rsidRDefault="00DC5011" w:rsidP="00DC5011">
      <w:pPr>
        <w:pStyle w:val="Code"/>
        <w:rPr>
          <w:highlight w:val="white"/>
        </w:rPr>
      </w:pPr>
      <w:r w:rsidRPr="00DC5011">
        <w:rPr>
          <w:highlight w:val="white"/>
        </w:rPr>
        <w:t xml:space="preserve">    private void OptimizeRelation() {</w:t>
      </w:r>
    </w:p>
    <w:p w14:paraId="03938253" w14:textId="77777777" w:rsidR="00DC5011" w:rsidRPr="00DC5011" w:rsidRDefault="00DC5011" w:rsidP="00DC5011">
      <w:pPr>
        <w:pStyle w:val="Code"/>
        <w:rPr>
          <w:highlight w:val="white"/>
        </w:rPr>
      </w:pPr>
      <w:r w:rsidRPr="00DC5011">
        <w:rPr>
          <w:highlight w:val="white"/>
        </w:rPr>
        <w:t xml:space="preserve">      foreach (MiddleCode middleCode in m_middleCodeList) {</w:t>
      </w:r>
    </w:p>
    <w:p w14:paraId="4CFB58AF" w14:textId="77777777" w:rsidR="00DC5011" w:rsidRPr="00DC5011" w:rsidRDefault="00DC5011" w:rsidP="00DC5011">
      <w:pPr>
        <w:pStyle w:val="Code"/>
        <w:rPr>
          <w:highlight w:val="white"/>
        </w:rPr>
      </w:pPr>
      <w:r w:rsidRPr="00DC5011">
        <w:rPr>
          <w:highlight w:val="white"/>
        </w:rPr>
        <w:t xml:space="preserve">        if (middleCode.IsRelation()) {</w:t>
      </w:r>
    </w:p>
    <w:p w14:paraId="618603B2" w14:textId="77777777" w:rsidR="00DC5011" w:rsidRPr="00DC5011" w:rsidRDefault="00DC5011" w:rsidP="00DC5011">
      <w:pPr>
        <w:pStyle w:val="Code"/>
        <w:rPr>
          <w:highlight w:val="white"/>
        </w:rPr>
      </w:pPr>
      <w:r w:rsidRPr="00DC5011">
        <w:rPr>
          <w:highlight w:val="white"/>
        </w:rPr>
        <w:t xml:space="preserve">          Symbol leftSymbol = (Symbol) middleCode[1],</w:t>
      </w:r>
    </w:p>
    <w:p w14:paraId="6D48A07F" w14:textId="77777777" w:rsidR="00DC5011" w:rsidRPr="00DC5011" w:rsidRDefault="00DC5011" w:rsidP="00DC5011">
      <w:pPr>
        <w:pStyle w:val="Code"/>
        <w:rPr>
          <w:highlight w:val="white"/>
        </w:rPr>
      </w:pPr>
      <w:r w:rsidRPr="00DC5011">
        <w:rPr>
          <w:highlight w:val="white"/>
        </w:rPr>
        <w:t xml:space="preserve">                 rightSymbol = (Symbol) middleCode[2];</w:t>
      </w:r>
    </w:p>
    <w:p w14:paraId="27CD633A" w14:textId="6E93CE41" w:rsidR="00B87CD9" w:rsidRPr="00DC5011" w:rsidRDefault="00B879D8" w:rsidP="009B6517">
      <w:pPr>
        <w:rPr>
          <w:highlight w:val="white"/>
        </w:rPr>
      </w:pPr>
      <w:r>
        <w:rPr>
          <w:highlight w:val="white"/>
        </w:rPr>
        <w:lastRenderedPageBreak/>
        <w:t>In the left operand is an integral value, we change the operator and swap the left and right operand.</w:t>
      </w:r>
    </w:p>
    <w:p w14:paraId="17F4E316" w14:textId="76A1D488" w:rsidR="00117373" w:rsidRPr="00117373" w:rsidRDefault="00117373" w:rsidP="00117373">
      <w:pPr>
        <w:pStyle w:val="Code"/>
        <w:rPr>
          <w:highlight w:val="white"/>
        </w:rPr>
      </w:pPr>
      <w:r w:rsidRPr="00117373">
        <w:rPr>
          <w:highlight w:val="white"/>
        </w:rPr>
        <w:t xml:space="preserve">          if (leftSymbol.Value is BigInteger</w:t>
      </w:r>
      <w:r w:rsidR="00D33BAF">
        <w:rPr>
          <w:highlight w:val="white"/>
        </w:rPr>
        <w:t>) {</w:t>
      </w:r>
    </w:p>
    <w:p w14:paraId="220154EC" w14:textId="77777777" w:rsidR="00117373" w:rsidRPr="00117373" w:rsidRDefault="00117373" w:rsidP="00117373">
      <w:pPr>
        <w:pStyle w:val="Code"/>
        <w:rPr>
          <w:highlight w:val="white"/>
        </w:rPr>
      </w:pPr>
      <w:r w:rsidRPr="00117373">
        <w:rPr>
          <w:highlight w:val="white"/>
        </w:rPr>
        <w:t xml:space="preserve">            middleCode.Operator = m_swapMap[middleCode.Operator];</w:t>
      </w:r>
    </w:p>
    <w:p w14:paraId="2823B55B" w14:textId="77777777" w:rsidR="00117373" w:rsidRPr="00117373" w:rsidRDefault="00117373" w:rsidP="00117373">
      <w:pPr>
        <w:pStyle w:val="Code"/>
        <w:rPr>
          <w:highlight w:val="white"/>
        </w:rPr>
      </w:pPr>
      <w:r w:rsidRPr="00117373">
        <w:rPr>
          <w:highlight w:val="white"/>
        </w:rPr>
        <w:t xml:space="preserve">            middleCode[1] = rightSymbol;</w:t>
      </w:r>
    </w:p>
    <w:p w14:paraId="7CF132CE" w14:textId="77777777" w:rsidR="00117373" w:rsidRPr="00117373" w:rsidRDefault="00117373" w:rsidP="00117373">
      <w:pPr>
        <w:pStyle w:val="Code"/>
        <w:rPr>
          <w:highlight w:val="white"/>
        </w:rPr>
      </w:pPr>
      <w:r w:rsidRPr="00117373">
        <w:rPr>
          <w:highlight w:val="white"/>
        </w:rPr>
        <w:t xml:space="preserve">            middleCode[2] = leftSymbol;</w:t>
      </w:r>
    </w:p>
    <w:p w14:paraId="4C37055E" w14:textId="77777777" w:rsidR="00117373" w:rsidRPr="00117373" w:rsidRDefault="00117373" w:rsidP="00117373">
      <w:pPr>
        <w:pStyle w:val="Code"/>
        <w:rPr>
          <w:highlight w:val="white"/>
        </w:rPr>
      </w:pPr>
      <w:r w:rsidRPr="00117373">
        <w:rPr>
          <w:highlight w:val="white"/>
        </w:rPr>
        <w:t xml:space="preserve">          }</w:t>
      </w:r>
    </w:p>
    <w:p w14:paraId="09E9E40B" w14:textId="77777777" w:rsidR="00DC5011" w:rsidRPr="00DC5011" w:rsidRDefault="00DC5011" w:rsidP="00DC5011">
      <w:pPr>
        <w:pStyle w:val="Code"/>
        <w:rPr>
          <w:highlight w:val="white"/>
        </w:rPr>
      </w:pPr>
      <w:r w:rsidRPr="00DC5011">
        <w:rPr>
          <w:highlight w:val="white"/>
        </w:rPr>
        <w:t xml:space="preserve">        }</w:t>
      </w:r>
    </w:p>
    <w:p w14:paraId="6CDE3B08" w14:textId="77777777" w:rsidR="00DC5011" w:rsidRPr="00DC5011" w:rsidRDefault="00DC5011" w:rsidP="00DC5011">
      <w:pPr>
        <w:pStyle w:val="Code"/>
        <w:rPr>
          <w:highlight w:val="white"/>
        </w:rPr>
      </w:pPr>
      <w:r w:rsidRPr="00DC5011">
        <w:rPr>
          <w:highlight w:val="white"/>
        </w:rPr>
        <w:t xml:space="preserve">      }</w:t>
      </w:r>
    </w:p>
    <w:p w14:paraId="53354E5D" w14:textId="55376C61" w:rsidR="00DC5011" w:rsidRDefault="00DC5011" w:rsidP="00CF2F9E">
      <w:pPr>
        <w:pStyle w:val="Code"/>
        <w:rPr>
          <w:highlight w:val="white"/>
        </w:rPr>
      </w:pPr>
      <w:r w:rsidRPr="00DC5011">
        <w:rPr>
          <w:highlight w:val="white"/>
        </w:rPr>
        <w:t xml:space="preserve">    }</w:t>
      </w:r>
    </w:p>
    <w:p w14:paraId="6B3F7C15" w14:textId="5CC69F8A" w:rsidR="009D3B17" w:rsidRPr="009D3B17" w:rsidRDefault="009D3B17" w:rsidP="009D3B17">
      <w:pPr>
        <w:pStyle w:val="Rubrik3"/>
        <w:numPr>
          <w:ilvl w:val="2"/>
          <w:numId w:val="129"/>
        </w:numPr>
        <w:rPr>
          <w:highlight w:val="white"/>
        </w:rPr>
      </w:pPr>
      <w:r w:rsidRPr="009D3B17">
        <w:rPr>
          <w:highlight w:val="white"/>
        </w:rPr>
        <w:t xml:space="preserve">Optimize </w:t>
      </w:r>
      <w:r w:rsidR="001278F9">
        <w:rPr>
          <w:highlight w:val="white"/>
        </w:rPr>
        <w:t>Communicative</w:t>
      </w:r>
      <w:r w:rsidRPr="009D3B17">
        <w:rPr>
          <w:highlight w:val="white"/>
        </w:rPr>
        <w:t xml:space="preserve"> Expression</w:t>
      </w:r>
    </w:p>
    <w:p w14:paraId="7D882876" w14:textId="49770A94" w:rsidR="009D3B17" w:rsidRDefault="009D3B17" w:rsidP="009D3B17">
      <w:pPr>
        <w:pStyle w:val="CodeHeader"/>
      </w:pPr>
      <w:r>
        <w:t>MiddleCodeOptimizor.cs</w:t>
      </w:r>
    </w:p>
    <w:p w14:paraId="3341248E" w14:textId="77777777" w:rsidR="002F07CC" w:rsidRPr="002F07CC" w:rsidRDefault="002F07CC" w:rsidP="002F07CC">
      <w:pPr>
        <w:pStyle w:val="Code"/>
        <w:rPr>
          <w:highlight w:val="white"/>
        </w:rPr>
      </w:pPr>
      <w:r w:rsidRPr="002F07CC">
        <w:rPr>
          <w:highlight w:val="white"/>
        </w:rPr>
        <w:t xml:space="preserve">    private void OptimizeCommutative() {</w:t>
      </w:r>
    </w:p>
    <w:p w14:paraId="652424CA" w14:textId="77777777" w:rsidR="002F07CC" w:rsidRPr="002F07CC" w:rsidRDefault="002F07CC" w:rsidP="002F07CC">
      <w:pPr>
        <w:pStyle w:val="Code"/>
        <w:rPr>
          <w:highlight w:val="white"/>
        </w:rPr>
      </w:pPr>
      <w:r w:rsidRPr="002F07CC">
        <w:rPr>
          <w:highlight w:val="white"/>
        </w:rPr>
        <w:t xml:space="preserve">      foreach (MiddleCode middleCode in m_middleCodeList) {</w:t>
      </w:r>
    </w:p>
    <w:p w14:paraId="36A444FB" w14:textId="77777777" w:rsidR="002F07CC" w:rsidRPr="002F07CC" w:rsidRDefault="002F07CC" w:rsidP="002F07CC">
      <w:pPr>
        <w:pStyle w:val="Code"/>
        <w:rPr>
          <w:highlight w:val="white"/>
        </w:rPr>
      </w:pPr>
      <w:r w:rsidRPr="002F07CC">
        <w:rPr>
          <w:highlight w:val="white"/>
        </w:rPr>
        <w:t xml:space="preserve">        if (middleCode.IsCommutative()) {</w:t>
      </w:r>
    </w:p>
    <w:p w14:paraId="56F724BA" w14:textId="77777777" w:rsidR="002F07CC" w:rsidRPr="002F07CC" w:rsidRDefault="002F07CC" w:rsidP="002F07CC">
      <w:pPr>
        <w:pStyle w:val="Code"/>
        <w:rPr>
          <w:highlight w:val="white"/>
        </w:rPr>
      </w:pPr>
      <w:r w:rsidRPr="002F07CC">
        <w:rPr>
          <w:highlight w:val="white"/>
        </w:rPr>
        <w:t xml:space="preserve">          Symbol leftSymbol = (Symbol) middleCode[1],</w:t>
      </w:r>
    </w:p>
    <w:p w14:paraId="6248E1B7" w14:textId="77777777" w:rsidR="002F07CC" w:rsidRPr="002F07CC" w:rsidRDefault="002F07CC" w:rsidP="002F07CC">
      <w:pPr>
        <w:pStyle w:val="Code"/>
        <w:rPr>
          <w:highlight w:val="white"/>
        </w:rPr>
      </w:pPr>
      <w:r w:rsidRPr="002F07CC">
        <w:rPr>
          <w:highlight w:val="white"/>
        </w:rPr>
        <w:t xml:space="preserve">                 rightSymbol = (Symbol) middleCode[2];</w:t>
      </w:r>
    </w:p>
    <w:p w14:paraId="210803C5" w14:textId="39D8E1AC" w:rsidR="002F07CC" w:rsidRDefault="002F07CC" w:rsidP="002F07CC">
      <w:pPr>
        <w:pStyle w:val="Code"/>
        <w:rPr>
          <w:highlight w:val="white"/>
        </w:rPr>
      </w:pPr>
      <w:r w:rsidRPr="002F07CC">
        <w:rPr>
          <w:highlight w:val="white"/>
        </w:rPr>
        <w:t xml:space="preserve">   </w:t>
      </w:r>
    </w:p>
    <w:p w14:paraId="50565501" w14:textId="6DACB169" w:rsidR="002F07CC" w:rsidRPr="002F07CC" w:rsidRDefault="002F07CC" w:rsidP="002F07CC">
      <w:pPr>
        <w:pStyle w:val="Code"/>
        <w:rPr>
          <w:highlight w:val="white"/>
        </w:rPr>
      </w:pPr>
      <w:r>
        <w:rPr>
          <w:highlight w:val="white"/>
        </w:rPr>
        <w:t xml:space="preserve">          </w:t>
      </w:r>
      <w:r w:rsidRPr="002F07CC">
        <w:rPr>
          <w:highlight w:val="white"/>
        </w:rPr>
        <w:t>// not 1 - i</w:t>
      </w:r>
    </w:p>
    <w:p w14:paraId="4B8571AF" w14:textId="46E77DFB" w:rsidR="002F07CC" w:rsidRPr="002F07CC" w:rsidRDefault="002F07CC" w:rsidP="002F07CC">
      <w:pPr>
        <w:pStyle w:val="Code"/>
        <w:rPr>
          <w:highlight w:val="white"/>
        </w:rPr>
      </w:pPr>
      <w:r w:rsidRPr="002F07CC">
        <w:rPr>
          <w:highlight w:val="white"/>
        </w:rPr>
        <w:t xml:space="preserve">          if (leftSymbol.Type.IsIntegralPointerArrayOrFunction() &amp;&amp;</w:t>
      </w:r>
    </w:p>
    <w:p w14:paraId="59672D99" w14:textId="77777777" w:rsidR="002F07CC" w:rsidRPr="002F07CC" w:rsidRDefault="002F07CC" w:rsidP="002F07CC">
      <w:pPr>
        <w:pStyle w:val="Code"/>
        <w:rPr>
          <w:highlight w:val="white"/>
        </w:rPr>
      </w:pPr>
      <w:r w:rsidRPr="002F07CC">
        <w:rPr>
          <w:highlight w:val="white"/>
        </w:rPr>
        <w:t xml:space="preserve">              leftSymbol.IsValue()) {</w:t>
      </w:r>
    </w:p>
    <w:p w14:paraId="664D3D6B" w14:textId="77777777" w:rsidR="002F07CC" w:rsidRPr="002F07CC" w:rsidRDefault="002F07CC" w:rsidP="002F07CC">
      <w:pPr>
        <w:pStyle w:val="Code"/>
        <w:rPr>
          <w:highlight w:val="white"/>
        </w:rPr>
      </w:pPr>
      <w:r w:rsidRPr="002F07CC">
        <w:rPr>
          <w:highlight w:val="white"/>
        </w:rPr>
        <w:t xml:space="preserve">            middleCode[1] = rightSymbol;</w:t>
      </w:r>
    </w:p>
    <w:p w14:paraId="3C3A0EDC" w14:textId="77777777" w:rsidR="002F07CC" w:rsidRPr="002F07CC" w:rsidRDefault="002F07CC" w:rsidP="002F07CC">
      <w:pPr>
        <w:pStyle w:val="Code"/>
        <w:rPr>
          <w:highlight w:val="white"/>
        </w:rPr>
      </w:pPr>
      <w:r w:rsidRPr="002F07CC">
        <w:rPr>
          <w:highlight w:val="white"/>
        </w:rPr>
        <w:t xml:space="preserve">            middleCode[2] = leftSymbol;</w:t>
      </w:r>
    </w:p>
    <w:p w14:paraId="1A58D15C" w14:textId="77777777" w:rsidR="002F07CC" w:rsidRPr="002F07CC" w:rsidRDefault="002F07CC" w:rsidP="002F07CC">
      <w:pPr>
        <w:pStyle w:val="Code"/>
        <w:rPr>
          <w:highlight w:val="white"/>
        </w:rPr>
      </w:pPr>
      <w:r w:rsidRPr="002F07CC">
        <w:rPr>
          <w:highlight w:val="white"/>
        </w:rPr>
        <w:t xml:space="preserve">          }</w:t>
      </w:r>
    </w:p>
    <w:p w14:paraId="5C647C2E" w14:textId="77777777" w:rsidR="002F07CC" w:rsidRPr="002F07CC" w:rsidRDefault="002F07CC" w:rsidP="002F07CC">
      <w:pPr>
        <w:pStyle w:val="Code"/>
        <w:rPr>
          <w:highlight w:val="white"/>
        </w:rPr>
      </w:pPr>
      <w:r w:rsidRPr="002F07CC">
        <w:rPr>
          <w:highlight w:val="white"/>
        </w:rPr>
        <w:t xml:space="preserve">        }</w:t>
      </w:r>
    </w:p>
    <w:p w14:paraId="15FCCEAD" w14:textId="77777777" w:rsidR="002F07CC" w:rsidRPr="002F07CC" w:rsidRDefault="002F07CC" w:rsidP="002F07CC">
      <w:pPr>
        <w:pStyle w:val="Code"/>
        <w:rPr>
          <w:highlight w:val="white"/>
        </w:rPr>
      </w:pPr>
      <w:r w:rsidRPr="002F07CC">
        <w:rPr>
          <w:highlight w:val="white"/>
        </w:rPr>
        <w:t xml:space="preserve">      }</w:t>
      </w:r>
    </w:p>
    <w:p w14:paraId="76DDA1E2" w14:textId="05E2AC1C" w:rsidR="002F07CC" w:rsidRPr="002F07CC" w:rsidRDefault="002F07CC" w:rsidP="002F07CC">
      <w:pPr>
        <w:pStyle w:val="Code"/>
        <w:rPr>
          <w:highlight w:val="white"/>
        </w:rPr>
      </w:pPr>
      <w:r w:rsidRPr="002F07CC">
        <w:rPr>
          <w:highlight w:val="white"/>
        </w:rPr>
        <w:t xml:space="preserve">    }</w:t>
      </w:r>
    </w:p>
    <w:p w14:paraId="24057161" w14:textId="4D6567B3" w:rsidR="008F0B47" w:rsidRDefault="008F0B47" w:rsidP="00626D3B">
      <w:pPr>
        <w:pStyle w:val="Rubrik3"/>
      </w:pPr>
      <w:r>
        <w:t>Remove Trivial Assignment</w:t>
      </w:r>
    </w:p>
    <w:p w14:paraId="3E4059C5" w14:textId="5AC77349" w:rsidR="009F35D4" w:rsidRDefault="009F35D4" w:rsidP="009F35D4">
      <w:r>
        <w:t>Trivial assignment, where a symbol is assigned the value of the same symbol, shall be removed.</w:t>
      </w:r>
    </w:p>
    <w:p w14:paraId="06D550E1" w14:textId="3C7D0A6B" w:rsidR="00C933C4" w:rsidRDefault="00C933C4" w:rsidP="008F0B47">
      <w:pPr>
        <w:pStyle w:val="CodeHeader"/>
      </w:pPr>
      <w:r>
        <w:t>MiddleCodeOptimizor.cs</w:t>
      </w:r>
    </w:p>
    <w:p w14:paraId="16ECCE16" w14:textId="77777777" w:rsidR="003135D1" w:rsidRPr="003135D1" w:rsidRDefault="003135D1" w:rsidP="003135D1">
      <w:pPr>
        <w:pStyle w:val="Code"/>
        <w:rPr>
          <w:highlight w:val="white"/>
        </w:rPr>
      </w:pPr>
      <w:r w:rsidRPr="003135D1">
        <w:rPr>
          <w:highlight w:val="white"/>
        </w:rPr>
        <w:t xml:space="preserve">    private void RemoveTrivialAssign() {</w:t>
      </w:r>
    </w:p>
    <w:p w14:paraId="15AAD6D2" w14:textId="77777777" w:rsidR="003135D1" w:rsidRPr="003135D1" w:rsidRDefault="003135D1" w:rsidP="003135D1">
      <w:pPr>
        <w:pStyle w:val="Code"/>
        <w:rPr>
          <w:highlight w:val="white"/>
        </w:rPr>
      </w:pPr>
      <w:r w:rsidRPr="003135D1">
        <w:rPr>
          <w:highlight w:val="white"/>
        </w:rPr>
        <w:t xml:space="preserve">      foreach (MiddleCode middleCode in m_middleCodeList) {</w:t>
      </w:r>
    </w:p>
    <w:p w14:paraId="55FFEBF0" w14:textId="77777777" w:rsidR="003135D1" w:rsidRPr="003135D1" w:rsidRDefault="003135D1" w:rsidP="003135D1">
      <w:pPr>
        <w:pStyle w:val="Code"/>
        <w:rPr>
          <w:highlight w:val="white"/>
        </w:rPr>
      </w:pPr>
      <w:r w:rsidRPr="003135D1">
        <w:rPr>
          <w:highlight w:val="white"/>
        </w:rPr>
        <w:t xml:space="preserve">        MiddleOperator middleOperator = middleCode.Operator;</w:t>
      </w:r>
    </w:p>
    <w:p w14:paraId="560B3220" w14:textId="77777777" w:rsidR="003135D1" w:rsidRPr="003135D1" w:rsidRDefault="003135D1" w:rsidP="003135D1">
      <w:pPr>
        <w:pStyle w:val="Code"/>
        <w:rPr>
          <w:highlight w:val="white"/>
        </w:rPr>
      </w:pPr>
      <w:r w:rsidRPr="003135D1">
        <w:rPr>
          <w:highlight w:val="white"/>
        </w:rPr>
        <w:t xml:space="preserve">      </w:t>
      </w:r>
    </w:p>
    <w:p w14:paraId="068ECA99" w14:textId="77777777" w:rsidR="003135D1" w:rsidRPr="003135D1" w:rsidRDefault="003135D1" w:rsidP="003135D1">
      <w:pPr>
        <w:pStyle w:val="Code"/>
        <w:rPr>
          <w:highlight w:val="white"/>
        </w:rPr>
      </w:pPr>
      <w:r w:rsidRPr="003135D1">
        <w:rPr>
          <w:highlight w:val="white"/>
        </w:rPr>
        <w:t xml:space="preserve">        if (middleOperator == MiddleOperator.Assign) {</w:t>
      </w:r>
    </w:p>
    <w:p w14:paraId="2EFF024F" w14:textId="77777777" w:rsidR="003135D1" w:rsidRPr="003135D1" w:rsidRDefault="003135D1" w:rsidP="003135D1">
      <w:pPr>
        <w:pStyle w:val="Code"/>
        <w:rPr>
          <w:highlight w:val="white"/>
        </w:rPr>
      </w:pPr>
      <w:r w:rsidRPr="003135D1">
        <w:rPr>
          <w:highlight w:val="white"/>
        </w:rPr>
        <w:t xml:space="preserve">          Symbol resultSymbol = (Symbol) middleCode[0],</w:t>
      </w:r>
    </w:p>
    <w:p w14:paraId="0808696B" w14:textId="77777777" w:rsidR="003135D1" w:rsidRPr="003135D1" w:rsidRDefault="003135D1" w:rsidP="003135D1">
      <w:pPr>
        <w:pStyle w:val="Code"/>
        <w:rPr>
          <w:highlight w:val="white"/>
        </w:rPr>
      </w:pPr>
      <w:r w:rsidRPr="003135D1">
        <w:rPr>
          <w:highlight w:val="white"/>
        </w:rPr>
        <w:t xml:space="preserve">                 assignSymbol = (Symbol) middleCode[1];</w:t>
      </w:r>
    </w:p>
    <w:p w14:paraId="45C0E3BF" w14:textId="77777777" w:rsidR="003135D1" w:rsidRPr="003135D1" w:rsidRDefault="003135D1" w:rsidP="003135D1">
      <w:pPr>
        <w:pStyle w:val="Code"/>
        <w:rPr>
          <w:highlight w:val="white"/>
        </w:rPr>
      </w:pPr>
      <w:r w:rsidRPr="003135D1">
        <w:rPr>
          <w:highlight w:val="white"/>
        </w:rPr>
        <w:t xml:space="preserve">        </w:t>
      </w:r>
    </w:p>
    <w:p w14:paraId="13EDE0DE" w14:textId="77777777" w:rsidR="003135D1" w:rsidRPr="003135D1" w:rsidRDefault="003135D1" w:rsidP="003135D1">
      <w:pPr>
        <w:pStyle w:val="Code"/>
        <w:rPr>
          <w:highlight w:val="white"/>
        </w:rPr>
      </w:pPr>
      <w:r w:rsidRPr="003135D1">
        <w:rPr>
          <w:highlight w:val="white"/>
        </w:rPr>
        <w:t xml:space="preserve">          if (resultSymbol == assignSymbol) {</w:t>
      </w:r>
    </w:p>
    <w:p w14:paraId="27D86D41" w14:textId="77777777" w:rsidR="003135D1" w:rsidRPr="003135D1" w:rsidRDefault="003135D1" w:rsidP="003135D1">
      <w:pPr>
        <w:pStyle w:val="Code"/>
        <w:rPr>
          <w:highlight w:val="white"/>
        </w:rPr>
      </w:pPr>
      <w:r w:rsidRPr="003135D1">
        <w:rPr>
          <w:highlight w:val="white"/>
        </w:rPr>
        <w:t xml:space="preserve">            middleCode.Operator = MiddleOperator.Empty;</w:t>
      </w:r>
    </w:p>
    <w:p w14:paraId="34E430D4" w14:textId="77777777" w:rsidR="003135D1" w:rsidRPr="003135D1" w:rsidRDefault="003135D1" w:rsidP="003135D1">
      <w:pPr>
        <w:pStyle w:val="Code"/>
        <w:rPr>
          <w:highlight w:val="white"/>
        </w:rPr>
      </w:pPr>
      <w:r w:rsidRPr="003135D1">
        <w:rPr>
          <w:highlight w:val="white"/>
        </w:rPr>
        <w:t xml:space="preserve">            m_update = true;</w:t>
      </w:r>
    </w:p>
    <w:p w14:paraId="3132032B" w14:textId="77777777" w:rsidR="003135D1" w:rsidRPr="003135D1" w:rsidRDefault="003135D1" w:rsidP="003135D1">
      <w:pPr>
        <w:pStyle w:val="Code"/>
        <w:rPr>
          <w:highlight w:val="white"/>
        </w:rPr>
      </w:pPr>
      <w:r w:rsidRPr="003135D1">
        <w:rPr>
          <w:highlight w:val="white"/>
        </w:rPr>
        <w:t xml:space="preserve">          }</w:t>
      </w:r>
    </w:p>
    <w:p w14:paraId="66B04D67" w14:textId="77777777" w:rsidR="003135D1" w:rsidRPr="003135D1" w:rsidRDefault="003135D1" w:rsidP="003135D1">
      <w:pPr>
        <w:pStyle w:val="Code"/>
        <w:rPr>
          <w:highlight w:val="white"/>
        </w:rPr>
      </w:pPr>
      <w:r w:rsidRPr="003135D1">
        <w:rPr>
          <w:highlight w:val="white"/>
        </w:rPr>
        <w:t xml:space="preserve">        }</w:t>
      </w:r>
    </w:p>
    <w:p w14:paraId="14965EE2" w14:textId="77777777" w:rsidR="003135D1" w:rsidRPr="003135D1" w:rsidRDefault="003135D1" w:rsidP="003135D1">
      <w:pPr>
        <w:pStyle w:val="Code"/>
        <w:rPr>
          <w:highlight w:val="white"/>
        </w:rPr>
      </w:pPr>
      <w:r w:rsidRPr="003135D1">
        <w:rPr>
          <w:highlight w:val="white"/>
        </w:rPr>
        <w:t xml:space="preserve">      }</w:t>
      </w:r>
    </w:p>
    <w:p w14:paraId="0DBDB352" w14:textId="60EA5389" w:rsidR="00790057" w:rsidRPr="003135D1" w:rsidRDefault="003135D1" w:rsidP="003135D1">
      <w:pPr>
        <w:pStyle w:val="Code"/>
        <w:rPr>
          <w:highlight w:val="white"/>
        </w:rPr>
      </w:pPr>
      <w:r w:rsidRPr="003135D1">
        <w:rPr>
          <w:highlight w:val="white"/>
        </w:rPr>
        <w:t xml:space="preserve">    }</w:t>
      </w:r>
    </w:p>
    <w:p w14:paraId="01F89110" w14:textId="31CC5129" w:rsidR="001D1BEE" w:rsidRPr="00EC76D5" w:rsidRDefault="00EF5A6C" w:rsidP="00BA6016">
      <w:pPr>
        <w:pStyle w:val="Rubrik3"/>
      </w:pPr>
      <w:r w:rsidRPr="00EC76D5">
        <w:t xml:space="preserve">Remove </w:t>
      </w:r>
      <w:r w:rsidR="00F03A18" w:rsidRPr="00EC76D5">
        <w:t>Cleared</w:t>
      </w:r>
      <w:r w:rsidRPr="00EC76D5">
        <w:t xml:space="preserve"> Code</w:t>
      </w:r>
      <w:bookmarkEnd w:id="5840"/>
    </w:p>
    <w:p w14:paraId="37E1B19C" w14:textId="0A85D1AA" w:rsidR="00D27FDA" w:rsidRPr="00EC76D5" w:rsidRDefault="00237ECB" w:rsidP="00D27FDA">
      <w:r w:rsidRPr="00EC76D5">
        <w:t>Technically</w:t>
      </w:r>
      <w:r w:rsidR="00D27FDA" w:rsidRPr="00EC76D5">
        <w:t xml:space="preserve">, it is not strictly necessary to remove </w:t>
      </w:r>
      <w:r w:rsidRPr="00EC76D5">
        <w:t>cleared middle code instruction</w:t>
      </w:r>
      <w:r w:rsidR="0005253C" w:rsidRPr="00EC76D5">
        <w:t>s</w:t>
      </w:r>
      <w:r w:rsidRPr="00EC76D5">
        <w:t xml:space="preserve"> since </w:t>
      </w:r>
      <w:r w:rsidR="00C45031">
        <w:t>it does</w:t>
      </w:r>
      <w:r w:rsidRPr="00EC76D5">
        <w:t xml:space="preserve"> not generate </w:t>
      </w:r>
      <w:r w:rsidR="00896B61">
        <w:t>target</w:t>
      </w:r>
      <w:r w:rsidRPr="00EC76D5">
        <w:t xml:space="preserve"> code. However, </w:t>
      </w:r>
      <w:r w:rsidR="00E66283">
        <w:t xml:space="preserve">we can </w:t>
      </w:r>
      <w:r w:rsidR="007B0D93">
        <w:t xml:space="preserve">simplify the </w:t>
      </w:r>
      <w:r w:rsidRPr="00EC76D5">
        <w:t>optimization methods if we do so.</w:t>
      </w:r>
    </w:p>
    <w:p w14:paraId="3E6B1EDB" w14:textId="667ADFC9" w:rsidR="00F07567" w:rsidRDefault="00F07567" w:rsidP="00F07567">
      <w:pPr>
        <w:pStyle w:val="CodeHeader"/>
      </w:pPr>
      <w:r>
        <w:t>MiddleCodeOptimizor.cs</w:t>
      </w:r>
    </w:p>
    <w:p w14:paraId="697A9E85" w14:textId="77777777" w:rsidR="003A7420" w:rsidRPr="003A7420" w:rsidRDefault="003A7420" w:rsidP="003A7420">
      <w:pPr>
        <w:pStyle w:val="Code"/>
        <w:rPr>
          <w:highlight w:val="white"/>
        </w:rPr>
      </w:pPr>
      <w:r w:rsidRPr="003A7420">
        <w:rPr>
          <w:highlight w:val="white"/>
        </w:rPr>
        <w:t xml:space="preserve">    public void RemoveClearedCode() {</w:t>
      </w:r>
    </w:p>
    <w:p w14:paraId="547C044F" w14:textId="5C66092F" w:rsidR="00D67BB0" w:rsidRDefault="00D67BB0" w:rsidP="00D67BB0">
      <w:pPr>
        <w:rPr>
          <w:highlight w:val="white"/>
        </w:rPr>
      </w:pPr>
      <w:r>
        <w:rPr>
          <w:highlight w:val="white"/>
        </w:rPr>
        <w:lastRenderedPageBreak/>
        <w:t xml:space="preserve">We iterate backwards through the middle code list </w:t>
      </w:r>
      <w:r w:rsidR="00BF19B1">
        <w:rPr>
          <w:rFonts w:ascii="inherit" w:hAnsi="inherit"/>
          <w:color w:val="000000"/>
          <w:shd w:val="clear" w:color="auto" w:fill="FFFFFF"/>
        </w:rPr>
        <w:t>for performance reasons.</w:t>
      </w:r>
    </w:p>
    <w:p w14:paraId="20203B6C" w14:textId="4AE1D382" w:rsidR="003A7420" w:rsidRPr="003A7420" w:rsidRDefault="003A7420" w:rsidP="003A7420">
      <w:pPr>
        <w:pStyle w:val="Code"/>
        <w:rPr>
          <w:highlight w:val="white"/>
        </w:rPr>
      </w:pPr>
      <w:r w:rsidRPr="003A7420">
        <w:rPr>
          <w:highlight w:val="white"/>
        </w:rPr>
        <w:t xml:space="preserve">      for (int </w:t>
      </w:r>
      <w:r w:rsidR="00F06F03">
        <w:rPr>
          <w:highlight w:val="white"/>
        </w:rPr>
        <w:t>index</w:t>
      </w:r>
      <w:r w:rsidRPr="003A7420">
        <w:rPr>
          <w:highlight w:val="white"/>
        </w:rPr>
        <w:t xml:space="preserve"> = (m_middleCodeList.Count - </w:t>
      </w:r>
      <w:r w:rsidR="00085480">
        <w:rPr>
          <w:highlight w:val="white"/>
        </w:rPr>
        <w:t>1</w:t>
      </w:r>
      <w:r w:rsidRPr="003A7420">
        <w:rPr>
          <w:highlight w:val="white"/>
        </w:rPr>
        <w:t xml:space="preserve">); </w:t>
      </w:r>
      <w:r w:rsidR="00F06F03">
        <w:rPr>
          <w:highlight w:val="white"/>
        </w:rPr>
        <w:t>index</w:t>
      </w:r>
      <w:r w:rsidRPr="003A7420">
        <w:rPr>
          <w:highlight w:val="white"/>
        </w:rPr>
        <w:t xml:space="preserve"> &gt; 0;--</w:t>
      </w:r>
      <w:r w:rsidR="00F06F03">
        <w:rPr>
          <w:highlight w:val="white"/>
        </w:rPr>
        <w:t>index</w:t>
      </w:r>
      <w:r w:rsidRPr="003A7420">
        <w:rPr>
          <w:highlight w:val="white"/>
        </w:rPr>
        <w:t>){</w:t>
      </w:r>
    </w:p>
    <w:p w14:paraId="0F944F51" w14:textId="0DEDF0BA" w:rsidR="003A7420" w:rsidRDefault="003A7420" w:rsidP="003A7420">
      <w:pPr>
        <w:pStyle w:val="Code"/>
        <w:rPr>
          <w:highlight w:val="white"/>
        </w:rPr>
      </w:pPr>
      <w:r w:rsidRPr="003A7420">
        <w:rPr>
          <w:highlight w:val="white"/>
        </w:rPr>
        <w:t xml:space="preserve">        if (m_middleCodeList[</w:t>
      </w:r>
      <w:r w:rsidR="00F06F03">
        <w:rPr>
          <w:highlight w:val="white"/>
        </w:rPr>
        <w:t>index</w:t>
      </w:r>
      <w:r w:rsidRPr="003A7420">
        <w:rPr>
          <w:highlight w:val="white"/>
        </w:rPr>
        <w:t>].Operator == MiddleOperator.Empty) {</w:t>
      </w:r>
    </w:p>
    <w:p w14:paraId="73F97B19" w14:textId="52480F78" w:rsidR="001E2786" w:rsidRPr="003A7420" w:rsidRDefault="001E2786" w:rsidP="009A0289">
      <w:pPr>
        <w:rPr>
          <w:highlight w:val="white"/>
        </w:rPr>
      </w:pPr>
      <w:r>
        <w:rPr>
          <w:highlight w:val="white"/>
        </w:rPr>
        <w:t xml:space="preserve">For each empty instruction we must </w:t>
      </w:r>
      <w:r w:rsidR="009A0289">
        <w:rPr>
          <w:highlight w:val="white"/>
        </w:rPr>
        <w:t xml:space="preserve">go through all other instruction </w:t>
      </w:r>
      <w:r w:rsidR="00F06F03">
        <w:rPr>
          <w:highlight w:val="white"/>
        </w:rPr>
        <w:t>and decrease all target by one that is greater than the index of the instruction to be removed.</w:t>
      </w:r>
    </w:p>
    <w:p w14:paraId="47B388ED" w14:textId="6CE12A3C" w:rsidR="003A7420" w:rsidRPr="003A7420" w:rsidRDefault="003A7420" w:rsidP="003A7420">
      <w:pPr>
        <w:pStyle w:val="Code"/>
        <w:rPr>
          <w:highlight w:val="white"/>
        </w:rPr>
      </w:pPr>
      <w:r w:rsidRPr="003A7420">
        <w:rPr>
          <w:highlight w:val="white"/>
        </w:rPr>
        <w:t xml:space="preserve">          </w:t>
      </w:r>
      <w:r w:rsidR="001E2786">
        <w:rPr>
          <w:highlight w:val="white"/>
        </w:rPr>
        <w:t>foreach (MiddleCode middleCode in m</w:t>
      </w:r>
      <w:r w:rsidRPr="003A7420">
        <w:rPr>
          <w:highlight w:val="white"/>
        </w:rPr>
        <w:t>_middleCodeList</w:t>
      </w:r>
      <w:r w:rsidR="001E2786">
        <w:rPr>
          <w:highlight w:val="white"/>
        </w:rPr>
        <w:t>) {</w:t>
      </w:r>
    </w:p>
    <w:p w14:paraId="52F0527A" w14:textId="77777777" w:rsidR="003A7420" w:rsidRPr="003A7420" w:rsidRDefault="003A7420" w:rsidP="003A7420">
      <w:pPr>
        <w:pStyle w:val="Code"/>
        <w:rPr>
          <w:highlight w:val="white"/>
        </w:rPr>
      </w:pPr>
      <w:r w:rsidRPr="003A7420">
        <w:rPr>
          <w:highlight w:val="white"/>
        </w:rPr>
        <w:t xml:space="preserve">            if (middleCode.IsRelationCarryOrGoto()) {</w:t>
      </w:r>
    </w:p>
    <w:p w14:paraId="6898E590" w14:textId="77777777" w:rsidR="003A7420" w:rsidRPr="003A7420" w:rsidRDefault="003A7420" w:rsidP="003A7420">
      <w:pPr>
        <w:pStyle w:val="Code"/>
        <w:rPr>
          <w:highlight w:val="white"/>
        </w:rPr>
      </w:pPr>
      <w:r w:rsidRPr="003A7420">
        <w:rPr>
          <w:highlight w:val="white"/>
        </w:rPr>
        <w:t xml:space="preserve">              int target = (int) middleCode[0];</w:t>
      </w:r>
    </w:p>
    <w:p w14:paraId="4CABBDF2" w14:textId="77777777" w:rsidR="003A7420" w:rsidRPr="003A7420" w:rsidRDefault="003A7420" w:rsidP="003A7420">
      <w:pPr>
        <w:pStyle w:val="Code"/>
        <w:rPr>
          <w:highlight w:val="white"/>
        </w:rPr>
      </w:pPr>
      <w:r w:rsidRPr="003A7420">
        <w:rPr>
          <w:highlight w:val="white"/>
        </w:rPr>
        <w:t xml:space="preserve">            </w:t>
      </w:r>
    </w:p>
    <w:p w14:paraId="73A2D7AF" w14:textId="2AFDF9BF" w:rsidR="003A7420" w:rsidRPr="003A7420" w:rsidRDefault="003A7420" w:rsidP="003A7420">
      <w:pPr>
        <w:pStyle w:val="Code"/>
        <w:rPr>
          <w:highlight w:val="white"/>
        </w:rPr>
      </w:pPr>
      <w:r w:rsidRPr="003A7420">
        <w:rPr>
          <w:highlight w:val="white"/>
        </w:rPr>
        <w:t xml:space="preserve">              if (target &gt; </w:t>
      </w:r>
      <w:r w:rsidR="00F06F03">
        <w:rPr>
          <w:highlight w:val="white"/>
        </w:rPr>
        <w:t>index</w:t>
      </w:r>
      <w:r w:rsidRPr="003A7420">
        <w:rPr>
          <w:highlight w:val="white"/>
        </w:rPr>
        <w:t>) {</w:t>
      </w:r>
    </w:p>
    <w:p w14:paraId="49394E8F" w14:textId="77777777" w:rsidR="003A7420" w:rsidRPr="003A7420" w:rsidRDefault="003A7420" w:rsidP="003A7420">
      <w:pPr>
        <w:pStyle w:val="Code"/>
        <w:rPr>
          <w:highlight w:val="white"/>
        </w:rPr>
      </w:pPr>
      <w:r w:rsidRPr="003A7420">
        <w:rPr>
          <w:highlight w:val="white"/>
        </w:rPr>
        <w:t xml:space="preserve">                middleCode[0] = target - 1;</w:t>
      </w:r>
    </w:p>
    <w:p w14:paraId="368792B3" w14:textId="77777777" w:rsidR="003A7420" w:rsidRPr="003A7420" w:rsidRDefault="003A7420" w:rsidP="003A7420">
      <w:pPr>
        <w:pStyle w:val="Code"/>
        <w:rPr>
          <w:highlight w:val="white"/>
        </w:rPr>
      </w:pPr>
      <w:r w:rsidRPr="003A7420">
        <w:rPr>
          <w:highlight w:val="white"/>
        </w:rPr>
        <w:t xml:space="preserve">              }</w:t>
      </w:r>
    </w:p>
    <w:p w14:paraId="0A13B333" w14:textId="77777777" w:rsidR="003A7420" w:rsidRPr="003A7420" w:rsidRDefault="003A7420" w:rsidP="003A7420">
      <w:pPr>
        <w:pStyle w:val="Code"/>
        <w:rPr>
          <w:highlight w:val="white"/>
        </w:rPr>
      </w:pPr>
      <w:r w:rsidRPr="003A7420">
        <w:rPr>
          <w:highlight w:val="white"/>
        </w:rPr>
        <w:t xml:space="preserve">            }</w:t>
      </w:r>
    </w:p>
    <w:p w14:paraId="30CE5AA9" w14:textId="77777777" w:rsidR="003A7420" w:rsidRPr="003A7420" w:rsidRDefault="003A7420" w:rsidP="003A7420">
      <w:pPr>
        <w:pStyle w:val="Code"/>
        <w:rPr>
          <w:highlight w:val="white"/>
        </w:rPr>
      </w:pPr>
      <w:r w:rsidRPr="003A7420">
        <w:rPr>
          <w:highlight w:val="white"/>
        </w:rPr>
        <w:t xml:space="preserve">          }</w:t>
      </w:r>
    </w:p>
    <w:p w14:paraId="7778C288" w14:textId="77777777" w:rsidR="003A7420" w:rsidRPr="003A7420" w:rsidRDefault="003A7420" w:rsidP="003A7420">
      <w:pPr>
        <w:pStyle w:val="Code"/>
        <w:rPr>
          <w:highlight w:val="white"/>
        </w:rPr>
      </w:pPr>
      <w:r w:rsidRPr="003A7420">
        <w:rPr>
          <w:highlight w:val="white"/>
        </w:rPr>
        <w:t xml:space="preserve">        </w:t>
      </w:r>
    </w:p>
    <w:p w14:paraId="6ECBE3FF" w14:textId="2677657E" w:rsidR="003A7420" w:rsidRPr="003A7420" w:rsidRDefault="003A7420" w:rsidP="003A7420">
      <w:pPr>
        <w:pStyle w:val="Code"/>
        <w:rPr>
          <w:highlight w:val="white"/>
        </w:rPr>
      </w:pPr>
      <w:r w:rsidRPr="003A7420">
        <w:rPr>
          <w:highlight w:val="white"/>
        </w:rPr>
        <w:t xml:space="preserve">          m_middleCodeList.RemoveAt(</w:t>
      </w:r>
      <w:r w:rsidR="00F06F03">
        <w:rPr>
          <w:highlight w:val="white"/>
        </w:rPr>
        <w:t>index</w:t>
      </w:r>
      <w:r w:rsidRPr="003A7420">
        <w:rPr>
          <w:highlight w:val="white"/>
        </w:rPr>
        <w:t>);</w:t>
      </w:r>
    </w:p>
    <w:p w14:paraId="1EF6B2F0" w14:textId="77777777" w:rsidR="003A7420" w:rsidRPr="003A7420" w:rsidRDefault="003A7420" w:rsidP="003A7420">
      <w:pPr>
        <w:pStyle w:val="Code"/>
        <w:rPr>
          <w:highlight w:val="white"/>
        </w:rPr>
      </w:pPr>
      <w:r w:rsidRPr="003A7420">
        <w:rPr>
          <w:highlight w:val="white"/>
        </w:rPr>
        <w:t xml:space="preserve">        }</w:t>
      </w:r>
    </w:p>
    <w:p w14:paraId="793B5A0E" w14:textId="77777777" w:rsidR="003A7420" w:rsidRPr="003A7420" w:rsidRDefault="003A7420" w:rsidP="003A7420">
      <w:pPr>
        <w:pStyle w:val="Code"/>
        <w:rPr>
          <w:highlight w:val="white"/>
        </w:rPr>
      </w:pPr>
      <w:r w:rsidRPr="003A7420">
        <w:rPr>
          <w:highlight w:val="white"/>
        </w:rPr>
        <w:t xml:space="preserve">      }</w:t>
      </w:r>
    </w:p>
    <w:p w14:paraId="12E7FE42" w14:textId="0CE119B6" w:rsidR="003A7420" w:rsidRPr="003A7420" w:rsidRDefault="003A7420" w:rsidP="003A7420">
      <w:pPr>
        <w:pStyle w:val="Code"/>
        <w:rPr>
          <w:highlight w:val="white"/>
        </w:rPr>
      </w:pPr>
      <w:r w:rsidRPr="003A7420">
        <w:rPr>
          <w:highlight w:val="white"/>
        </w:rPr>
        <w:t xml:space="preserve">    }</w:t>
      </w:r>
    </w:p>
    <w:p w14:paraId="08D09400" w14:textId="5C365F6C" w:rsidR="0099128E" w:rsidRDefault="0099128E" w:rsidP="0099128E">
      <w:pPr>
        <w:pStyle w:val="Rubrik1"/>
      </w:pPr>
      <w:bookmarkStart w:id="5841" w:name="_Toc481936424"/>
      <w:r>
        <w:lastRenderedPageBreak/>
        <w:t>Assembly Code Generation</w:t>
      </w:r>
    </w:p>
    <w:p w14:paraId="75530511" w14:textId="26BF525B" w:rsidR="00EF68C0" w:rsidRDefault="00234E9D" w:rsidP="005D6FD0">
      <w:r>
        <w:t>Like the middle code operators, we also have the assembly code operators.</w:t>
      </w:r>
    </w:p>
    <w:p w14:paraId="14C7434E" w14:textId="69425247" w:rsidR="00234E9D" w:rsidRDefault="00234E9D" w:rsidP="00234E9D">
      <w:pPr>
        <w:pStyle w:val="CodeHeader"/>
      </w:pPr>
      <w:r>
        <w:t>AssemblyOperator.cs</w:t>
      </w:r>
    </w:p>
    <w:p w14:paraId="2A986E5E" w14:textId="77777777" w:rsidR="00FC1B0D" w:rsidRPr="00FC1B0D" w:rsidRDefault="00FC1B0D" w:rsidP="00FC1B0D">
      <w:pPr>
        <w:pStyle w:val="Code"/>
        <w:rPr>
          <w:highlight w:val="white"/>
        </w:rPr>
      </w:pPr>
      <w:r w:rsidRPr="00FC1B0D">
        <w:rPr>
          <w:highlight w:val="white"/>
        </w:rPr>
        <w:t>namespace CCompiler {</w:t>
      </w:r>
    </w:p>
    <w:p w14:paraId="34CEDB93" w14:textId="77777777" w:rsidR="00FC1B0D" w:rsidRPr="00FC1B0D" w:rsidRDefault="00FC1B0D" w:rsidP="00FC1B0D">
      <w:pPr>
        <w:pStyle w:val="Code"/>
        <w:rPr>
          <w:highlight w:val="white"/>
        </w:rPr>
      </w:pPr>
      <w:r w:rsidRPr="00FC1B0D">
        <w:rPr>
          <w:highlight w:val="white"/>
        </w:rPr>
        <w:t xml:space="preserve">  public enum AssemblyOperator {</w:t>
      </w:r>
    </w:p>
    <w:p w14:paraId="0D308BAD" w14:textId="3714BEF7" w:rsidR="003A094F" w:rsidRDefault="00E444C3" w:rsidP="00E444C3">
      <w:pPr>
        <w:pStyle w:val="Code"/>
        <w:rPr>
          <w:highlight w:val="white"/>
        </w:rPr>
      </w:pPr>
      <w:r w:rsidRPr="00E444C3">
        <w:rPr>
          <w:highlight w:val="white"/>
        </w:rPr>
        <w:t xml:space="preserve">    add</w:t>
      </w:r>
      <w:r w:rsidR="003A094F">
        <w:rPr>
          <w:highlight w:val="white"/>
        </w:rPr>
        <w:t xml:space="preserve">, </w:t>
      </w:r>
      <w:r w:rsidRPr="00E444C3">
        <w:rPr>
          <w:highlight w:val="white"/>
        </w:rPr>
        <w:t>add_byte</w:t>
      </w:r>
      <w:r w:rsidR="003A094F">
        <w:rPr>
          <w:highlight w:val="white"/>
        </w:rPr>
        <w:t xml:space="preserve">, </w:t>
      </w:r>
      <w:r w:rsidRPr="00E444C3">
        <w:rPr>
          <w:highlight w:val="white"/>
        </w:rPr>
        <w:t>add_dword</w:t>
      </w:r>
      <w:r w:rsidR="003A094F">
        <w:rPr>
          <w:highlight w:val="white"/>
        </w:rPr>
        <w:t xml:space="preserve">, </w:t>
      </w:r>
      <w:r w:rsidRPr="00E444C3">
        <w:rPr>
          <w:highlight w:val="white"/>
        </w:rPr>
        <w:t>add_qword</w:t>
      </w:r>
      <w:r w:rsidR="003A094F">
        <w:rPr>
          <w:highlight w:val="white"/>
        </w:rPr>
        <w:t xml:space="preserve">, </w:t>
      </w:r>
      <w:r w:rsidRPr="00E444C3">
        <w:rPr>
          <w:highlight w:val="white"/>
        </w:rPr>
        <w:t>add_word, address_return,</w:t>
      </w:r>
    </w:p>
    <w:p w14:paraId="13C7BE1E" w14:textId="06734CD1" w:rsidR="00016E84" w:rsidRDefault="00E444C3" w:rsidP="00E444C3">
      <w:pPr>
        <w:pStyle w:val="Code"/>
        <w:rPr>
          <w:highlight w:val="white"/>
        </w:rPr>
      </w:pPr>
      <w:r w:rsidRPr="00E444C3">
        <w:rPr>
          <w:highlight w:val="white"/>
        </w:rPr>
        <w:t xml:space="preserve">    and</w:t>
      </w:r>
      <w:r w:rsidR="003A094F">
        <w:rPr>
          <w:highlight w:val="white"/>
        </w:rPr>
        <w:t xml:space="preserve">, </w:t>
      </w:r>
      <w:r w:rsidRPr="00E444C3">
        <w:rPr>
          <w:highlight w:val="white"/>
        </w:rPr>
        <w:t>and_byte</w:t>
      </w:r>
      <w:r w:rsidR="003A094F">
        <w:rPr>
          <w:highlight w:val="white"/>
        </w:rPr>
        <w:t xml:space="preserve">, </w:t>
      </w:r>
      <w:r w:rsidRPr="00E444C3">
        <w:rPr>
          <w:highlight w:val="white"/>
        </w:rPr>
        <w:t>and_dword</w:t>
      </w:r>
      <w:r w:rsidR="003A094F">
        <w:rPr>
          <w:highlight w:val="white"/>
        </w:rPr>
        <w:t xml:space="preserve">, </w:t>
      </w:r>
      <w:r w:rsidRPr="00E444C3">
        <w:rPr>
          <w:highlight w:val="white"/>
        </w:rPr>
        <w:t>and_qword</w:t>
      </w:r>
      <w:r w:rsidR="003A094F">
        <w:rPr>
          <w:highlight w:val="white"/>
        </w:rPr>
        <w:t xml:space="preserve">, </w:t>
      </w:r>
      <w:r w:rsidRPr="00E444C3">
        <w:rPr>
          <w:highlight w:val="white"/>
        </w:rPr>
        <w:t>and_word</w:t>
      </w:r>
      <w:r w:rsidR="003A094F">
        <w:rPr>
          <w:highlight w:val="white"/>
        </w:rPr>
        <w:t xml:space="preserve">, </w:t>
      </w:r>
      <w:r w:rsidRPr="00E444C3">
        <w:rPr>
          <w:highlight w:val="white"/>
        </w:rPr>
        <w:t>call</w:t>
      </w:r>
      <w:r w:rsidR="003A094F">
        <w:rPr>
          <w:highlight w:val="white"/>
        </w:rPr>
        <w:t>,</w:t>
      </w:r>
    </w:p>
    <w:p w14:paraId="645E5667" w14:textId="77777777" w:rsidR="00016E84" w:rsidRDefault="00016E84" w:rsidP="00E444C3">
      <w:pPr>
        <w:pStyle w:val="Code"/>
        <w:rPr>
          <w:highlight w:val="white"/>
        </w:rPr>
      </w:pPr>
      <w:r>
        <w:rPr>
          <w:highlight w:val="white"/>
        </w:rPr>
        <w:t xml:space="preserve">   </w:t>
      </w:r>
      <w:r w:rsidR="003A094F">
        <w:rPr>
          <w:highlight w:val="white"/>
        </w:rPr>
        <w:t xml:space="preserve"> </w:t>
      </w:r>
      <w:r w:rsidR="00E444C3" w:rsidRPr="00E444C3">
        <w:rPr>
          <w:highlight w:val="white"/>
        </w:rPr>
        <w:t>cmp</w:t>
      </w:r>
      <w:r w:rsidR="003A094F">
        <w:rPr>
          <w:highlight w:val="white"/>
        </w:rPr>
        <w:t xml:space="preserve">, </w:t>
      </w:r>
      <w:r w:rsidR="00E444C3" w:rsidRPr="00E444C3">
        <w:rPr>
          <w:highlight w:val="white"/>
        </w:rPr>
        <w:t>cmp_byte</w:t>
      </w:r>
      <w:r w:rsidR="003A094F">
        <w:rPr>
          <w:highlight w:val="white"/>
        </w:rPr>
        <w:t xml:space="preserve">, </w:t>
      </w:r>
      <w:r w:rsidR="00E444C3" w:rsidRPr="00E444C3">
        <w:rPr>
          <w:highlight w:val="white"/>
        </w:rPr>
        <w:t>cmp_dword</w:t>
      </w:r>
      <w:r w:rsidR="003A094F">
        <w:rPr>
          <w:highlight w:val="white"/>
        </w:rPr>
        <w:t xml:space="preserve">, </w:t>
      </w:r>
      <w:r w:rsidR="00E444C3" w:rsidRPr="00E444C3">
        <w:rPr>
          <w:highlight w:val="white"/>
        </w:rPr>
        <w:t>cmp_qword</w:t>
      </w:r>
      <w:r w:rsidR="003A094F">
        <w:rPr>
          <w:highlight w:val="white"/>
        </w:rPr>
        <w:t xml:space="preserve">, </w:t>
      </w:r>
      <w:r w:rsidR="00E444C3" w:rsidRPr="00E444C3">
        <w:rPr>
          <w:highlight w:val="white"/>
        </w:rPr>
        <w:t>cmp_word</w:t>
      </w:r>
      <w:r w:rsidR="003A094F">
        <w:rPr>
          <w:highlight w:val="white"/>
        </w:rPr>
        <w:t xml:space="preserve">, </w:t>
      </w:r>
      <w:r w:rsidR="00E444C3" w:rsidRPr="00E444C3">
        <w:rPr>
          <w:highlight w:val="white"/>
        </w:rPr>
        <w:t>comment</w:t>
      </w:r>
      <w:r w:rsidR="003A094F">
        <w:rPr>
          <w:highlight w:val="white"/>
        </w:rPr>
        <w:t>,</w:t>
      </w:r>
    </w:p>
    <w:p w14:paraId="7FDCF60D" w14:textId="77777777" w:rsidR="00016E84" w:rsidRDefault="00016E84" w:rsidP="00E444C3">
      <w:pPr>
        <w:pStyle w:val="Code"/>
        <w:rPr>
          <w:highlight w:val="white"/>
        </w:rPr>
      </w:pPr>
      <w:r>
        <w:rPr>
          <w:highlight w:val="white"/>
        </w:rPr>
        <w:t xml:space="preserve">   </w:t>
      </w:r>
      <w:r w:rsidR="003A094F">
        <w:rPr>
          <w:highlight w:val="white"/>
        </w:rPr>
        <w:t xml:space="preserve"> </w:t>
      </w:r>
      <w:r w:rsidR="00E444C3" w:rsidRPr="00E444C3">
        <w:rPr>
          <w:highlight w:val="white"/>
        </w:rPr>
        <w:t>dec</w:t>
      </w:r>
      <w:r w:rsidR="003A094F">
        <w:rPr>
          <w:highlight w:val="white"/>
        </w:rPr>
        <w:t xml:space="preserve">, </w:t>
      </w:r>
      <w:r w:rsidR="00E444C3" w:rsidRPr="00E444C3">
        <w:rPr>
          <w:highlight w:val="white"/>
        </w:rPr>
        <w:t>dec_byte</w:t>
      </w:r>
      <w:r w:rsidR="003A094F">
        <w:rPr>
          <w:highlight w:val="white"/>
        </w:rPr>
        <w:t xml:space="preserve">, </w:t>
      </w:r>
      <w:r w:rsidR="00E444C3" w:rsidRPr="00E444C3">
        <w:rPr>
          <w:highlight w:val="white"/>
        </w:rPr>
        <w:t>dec_dword</w:t>
      </w:r>
      <w:r w:rsidR="003A094F">
        <w:rPr>
          <w:highlight w:val="white"/>
        </w:rPr>
        <w:t xml:space="preserve">, </w:t>
      </w:r>
      <w:r w:rsidR="00E444C3" w:rsidRPr="00E444C3">
        <w:rPr>
          <w:highlight w:val="white"/>
        </w:rPr>
        <w:t>dec_qword</w:t>
      </w:r>
      <w:r w:rsidR="003A094F">
        <w:rPr>
          <w:highlight w:val="white"/>
        </w:rPr>
        <w:t xml:space="preserve">, </w:t>
      </w:r>
      <w:r w:rsidR="00E444C3" w:rsidRPr="00E444C3">
        <w:rPr>
          <w:highlight w:val="white"/>
        </w:rPr>
        <w:t>dec_word</w:t>
      </w:r>
      <w:r w:rsidR="003A094F">
        <w:rPr>
          <w:highlight w:val="white"/>
        </w:rPr>
        <w:t>,</w:t>
      </w:r>
    </w:p>
    <w:p w14:paraId="1D7CB315" w14:textId="77777777" w:rsidR="00016E84" w:rsidRDefault="00016E84" w:rsidP="00E444C3">
      <w:pPr>
        <w:pStyle w:val="Code"/>
        <w:rPr>
          <w:highlight w:val="white"/>
        </w:rPr>
      </w:pPr>
      <w:r>
        <w:rPr>
          <w:highlight w:val="white"/>
        </w:rPr>
        <w:t xml:space="preserve">    </w:t>
      </w:r>
      <w:r w:rsidR="00E444C3" w:rsidRPr="00E444C3">
        <w:rPr>
          <w:highlight w:val="white"/>
        </w:rPr>
        <w:t>define_address</w:t>
      </w:r>
      <w:r w:rsidR="003A094F">
        <w:rPr>
          <w:highlight w:val="white"/>
        </w:rPr>
        <w:t xml:space="preserve">, </w:t>
      </w:r>
      <w:r w:rsidR="00E444C3" w:rsidRPr="00E444C3">
        <w:rPr>
          <w:highlight w:val="white"/>
        </w:rPr>
        <w:t>define_value</w:t>
      </w:r>
      <w:r w:rsidR="003A094F">
        <w:rPr>
          <w:highlight w:val="white"/>
        </w:rPr>
        <w:t xml:space="preserve">, </w:t>
      </w:r>
      <w:r w:rsidR="00E444C3" w:rsidRPr="00E444C3">
        <w:rPr>
          <w:highlight w:val="white"/>
        </w:rPr>
        <w:t>define_zero_sequence</w:t>
      </w:r>
      <w:r w:rsidR="003A094F">
        <w:rPr>
          <w:highlight w:val="white"/>
        </w:rPr>
        <w:t>,</w:t>
      </w:r>
    </w:p>
    <w:p w14:paraId="5C997A3B" w14:textId="77777777" w:rsidR="00D23568" w:rsidRDefault="00016E84" w:rsidP="00E444C3">
      <w:pPr>
        <w:pStyle w:val="Code"/>
        <w:rPr>
          <w:highlight w:val="white"/>
        </w:rPr>
      </w:pPr>
      <w:r>
        <w:rPr>
          <w:highlight w:val="white"/>
        </w:rPr>
        <w:t xml:space="preserve">   </w:t>
      </w:r>
      <w:r w:rsidR="003A094F">
        <w:rPr>
          <w:highlight w:val="white"/>
        </w:rPr>
        <w:t xml:space="preserve"> </w:t>
      </w:r>
      <w:r w:rsidR="00E444C3" w:rsidRPr="00E444C3">
        <w:rPr>
          <w:highlight w:val="white"/>
        </w:rPr>
        <w:t>div</w:t>
      </w:r>
      <w:r w:rsidR="003A094F">
        <w:rPr>
          <w:highlight w:val="white"/>
        </w:rPr>
        <w:t xml:space="preserve">, </w:t>
      </w:r>
      <w:r w:rsidR="00E444C3" w:rsidRPr="00E444C3">
        <w:rPr>
          <w:highlight w:val="white"/>
        </w:rPr>
        <w:t>div_byte</w:t>
      </w:r>
      <w:r w:rsidR="003A094F">
        <w:rPr>
          <w:highlight w:val="white"/>
        </w:rPr>
        <w:t xml:space="preserve">, </w:t>
      </w:r>
      <w:r w:rsidR="00E444C3" w:rsidRPr="00E444C3">
        <w:rPr>
          <w:highlight w:val="white"/>
        </w:rPr>
        <w:t>div_dword</w:t>
      </w:r>
      <w:r w:rsidR="003A094F">
        <w:rPr>
          <w:highlight w:val="white"/>
        </w:rPr>
        <w:t xml:space="preserve">, </w:t>
      </w:r>
      <w:r w:rsidR="00E444C3" w:rsidRPr="00E444C3">
        <w:rPr>
          <w:highlight w:val="white"/>
        </w:rPr>
        <w:t>div_qword</w:t>
      </w:r>
      <w:r w:rsidR="003A094F">
        <w:rPr>
          <w:highlight w:val="white"/>
        </w:rPr>
        <w:t xml:space="preserve">, </w:t>
      </w:r>
      <w:r w:rsidR="00E444C3" w:rsidRPr="00E444C3">
        <w:rPr>
          <w:highlight w:val="white"/>
        </w:rPr>
        <w:t>div_word</w:t>
      </w:r>
      <w:r w:rsidR="003A094F">
        <w:rPr>
          <w:highlight w:val="white"/>
        </w:rPr>
        <w:t xml:space="preserve">, </w:t>
      </w:r>
      <w:r w:rsidR="00E444C3" w:rsidRPr="00E444C3">
        <w:rPr>
          <w:highlight w:val="white"/>
        </w:rPr>
        <w:t>empty</w:t>
      </w:r>
      <w:r w:rsidR="003A094F">
        <w:rPr>
          <w:highlight w:val="white"/>
        </w:rPr>
        <w:t>,</w:t>
      </w:r>
    </w:p>
    <w:p w14:paraId="6855E520" w14:textId="77777777" w:rsidR="00AC18DF" w:rsidRDefault="00D23568" w:rsidP="00E444C3">
      <w:pPr>
        <w:pStyle w:val="Code"/>
        <w:rPr>
          <w:highlight w:val="white"/>
        </w:rPr>
      </w:pPr>
      <w:r>
        <w:rPr>
          <w:highlight w:val="white"/>
        </w:rPr>
        <w:t xml:space="preserve">   </w:t>
      </w:r>
      <w:r w:rsidR="003A094F">
        <w:rPr>
          <w:highlight w:val="white"/>
        </w:rPr>
        <w:t xml:space="preserve"> </w:t>
      </w:r>
      <w:r w:rsidR="00E444C3" w:rsidRPr="00E444C3">
        <w:rPr>
          <w:highlight w:val="white"/>
        </w:rPr>
        <w:t>fabs</w:t>
      </w:r>
      <w:r w:rsidR="003A094F">
        <w:rPr>
          <w:highlight w:val="white"/>
        </w:rPr>
        <w:t xml:space="preserve">, </w:t>
      </w:r>
      <w:r w:rsidR="00E444C3" w:rsidRPr="00E444C3">
        <w:rPr>
          <w:highlight w:val="white"/>
        </w:rPr>
        <w:t>fadd</w:t>
      </w:r>
      <w:r w:rsidR="003A094F">
        <w:rPr>
          <w:highlight w:val="white"/>
        </w:rPr>
        <w:t xml:space="preserve">, </w:t>
      </w:r>
      <w:r w:rsidR="00E444C3" w:rsidRPr="00E444C3">
        <w:rPr>
          <w:highlight w:val="white"/>
        </w:rPr>
        <w:t>faddp</w:t>
      </w:r>
      <w:r w:rsidR="003A094F">
        <w:rPr>
          <w:highlight w:val="white"/>
        </w:rPr>
        <w:t xml:space="preserve">, </w:t>
      </w:r>
      <w:r w:rsidR="00E444C3" w:rsidRPr="00E444C3">
        <w:rPr>
          <w:highlight w:val="white"/>
        </w:rPr>
        <w:t>fchs</w:t>
      </w:r>
      <w:r w:rsidR="003A094F">
        <w:rPr>
          <w:highlight w:val="white"/>
        </w:rPr>
        <w:t xml:space="preserve">, </w:t>
      </w:r>
      <w:r w:rsidR="00E444C3" w:rsidRPr="00E444C3">
        <w:rPr>
          <w:highlight w:val="white"/>
        </w:rPr>
        <w:t>fcompp</w:t>
      </w:r>
      <w:r w:rsidR="003A094F">
        <w:rPr>
          <w:highlight w:val="white"/>
        </w:rPr>
        <w:t xml:space="preserve">, </w:t>
      </w:r>
      <w:r w:rsidR="00E444C3" w:rsidRPr="00E444C3">
        <w:rPr>
          <w:highlight w:val="white"/>
        </w:rPr>
        <w:t>fdiv</w:t>
      </w:r>
      <w:r w:rsidR="003A094F">
        <w:rPr>
          <w:highlight w:val="white"/>
        </w:rPr>
        <w:t xml:space="preserve">, </w:t>
      </w:r>
      <w:r w:rsidR="00E444C3" w:rsidRPr="00E444C3">
        <w:rPr>
          <w:highlight w:val="white"/>
        </w:rPr>
        <w:t>fdivp</w:t>
      </w:r>
      <w:r w:rsidR="003A094F">
        <w:rPr>
          <w:highlight w:val="white"/>
        </w:rPr>
        <w:t xml:space="preserve">, </w:t>
      </w:r>
      <w:r w:rsidR="00E444C3" w:rsidRPr="00E444C3">
        <w:rPr>
          <w:highlight w:val="white"/>
        </w:rPr>
        <w:t>fdivr</w:t>
      </w:r>
      <w:r w:rsidR="003A094F">
        <w:rPr>
          <w:highlight w:val="white"/>
        </w:rPr>
        <w:t>,</w:t>
      </w:r>
    </w:p>
    <w:p w14:paraId="718C95AD" w14:textId="77777777" w:rsidR="00AC18DF" w:rsidRDefault="00AC18DF" w:rsidP="00E444C3">
      <w:pPr>
        <w:pStyle w:val="Code"/>
        <w:rPr>
          <w:highlight w:val="white"/>
        </w:rPr>
      </w:pPr>
      <w:r>
        <w:rPr>
          <w:highlight w:val="white"/>
        </w:rPr>
        <w:t xml:space="preserve">   </w:t>
      </w:r>
      <w:r w:rsidR="003A094F">
        <w:rPr>
          <w:highlight w:val="white"/>
        </w:rPr>
        <w:t xml:space="preserve"> </w:t>
      </w:r>
      <w:r w:rsidR="00E444C3" w:rsidRPr="00E444C3">
        <w:rPr>
          <w:highlight w:val="white"/>
        </w:rPr>
        <w:t>fdivrp</w:t>
      </w:r>
      <w:r w:rsidR="003A094F">
        <w:rPr>
          <w:highlight w:val="white"/>
        </w:rPr>
        <w:t xml:space="preserve">, </w:t>
      </w:r>
      <w:r w:rsidR="00E444C3" w:rsidRPr="00E444C3">
        <w:rPr>
          <w:highlight w:val="white"/>
        </w:rPr>
        <w:t>fild_dword</w:t>
      </w:r>
      <w:r w:rsidR="003A094F">
        <w:rPr>
          <w:highlight w:val="white"/>
        </w:rPr>
        <w:t xml:space="preserve">, </w:t>
      </w:r>
      <w:r w:rsidR="00E444C3" w:rsidRPr="00E444C3">
        <w:rPr>
          <w:highlight w:val="white"/>
        </w:rPr>
        <w:t>fild_qword</w:t>
      </w:r>
      <w:r w:rsidR="003A094F">
        <w:rPr>
          <w:highlight w:val="white"/>
        </w:rPr>
        <w:t xml:space="preserve">, </w:t>
      </w:r>
      <w:r w:rsidR="00E444C3" w:rsidRPr="00E444C3">
        <w:rPr>
          <w:highlight w:val="white"/>
        </w:rPr>
        <w:t>fild_word</w:t>
      </w:r>
      <w:r w:rsidR="003A094F">
        <w:rPr>
          <w:highlight w:val="white"/>
        </w:rPr>
        <w:t>,</w:t>
      </w:r>
    </w:p>
    <w:p w14:paraId="1E573403" w14:textId="77777777" w:rsidR="00A43BA9" w:rsidRDefault="00AC18DF" w:rsidP="00E444C3">
      <w:pPr>
        <w:pStyle w:val="Code"/>
        <w:rPr>
          <w:highlight w:val="white"/>
        </w:rPr>
      </w:pPr>
      <w:r>
        <w:rPr>
          <w:highlight w:val="white"/>
        </w:rPr>
        <w:t xml:space="preserve">   </w:t>
      </w:r>
      <w:r w:rsidR="003A094F">
        <w:rPr>
          <w:highlight w:val="white"/>
        </w:rPr>
        <w:t xml:space="preserve"> </w:t>
      </w:r>
      <w:r w:rsidR="00E444C3" w:rsidRPr="00E444C3">
        <w:rPr>
          <w:highlight w:val="white"/>
        </w:rPr>
        <w:t>fist_dword</w:t>
      </w:r>
      <w:r w:rsidR="003A094F">
        <w:rPr>
          <w:highlight w:val="white"/>
        </w:rPr>
        <w:t xml:space="preserve">, </w:t>
      </w:r>
      <w:r w:rsidR="00E444C3" w:rsidRPr="00E444C3">
        <w:rPr>
          <w:highlight w:val="white"/>
        </w:rPr>
        <w:t>fist_qword</w:t>
      </w:r>
      <w:r w:rsidR="003A094F">
        <w:rPr>
          <w:highlight w:val="white"/>
        </w:rPr>
        <w:t xml:space="preserve">, </w:t>
      </w:r>
      <w:r w:rsidR="00E444C3" w:rsidRPr="00E444C3">
        <w:rPr>
          <w:highlight w:val="white"/>
        </w:rPr>
        <w:t>fist_word</w:t>
      </w:r>
      <w:r w:rsidR="003A094F">
        <w:rPr>
          <w:highlight w:val="white"/>
        </w:rPr>
        <w:t>,</w:t>
      </w:r>
    </w:p>
    <w:p w14:paraId="3C06B93A" w14:textId="77777777" w:rsidR="00A43BA9" w:rsidRDefault="00A43BA9" w:rsidP="00E444C3">
      <w:pPr>
        <w:pStyle w:val="Code"/>
        <w:rPr>
          <w:highlight w:val="white"/>
        </w:rPr>
      </w:pPr>
      <w:r>
        <w:rPr>
          <w:highlight w:val="white"/>
        </w:rPr>
        <w:t xml:space="preserve">   </w:t>
      </w:r>
      <w:r w:rsidR="003A094F">
        <w:rPr>
          <w:highlight w:val="white"/>
        </w:rPr>
        <w:t xml:space="preserve"> </w:t>
      </w:r>
      <w:r w:rsidR="00E444C3" w:rsidRPr="00E444C3">
        <w:rPr>
          <w:highlight w:val="white"/>
        </w:rPr>
        <w:t>fistp_dword</w:t>
      </w:r>
      <w:r w:rsidR="003A094F">
        <w:rPr>
          <w:highlight w:val="white"/>
        </w:rPr>
        <w:t xml:space="preserve">, </w:t>
      </w:r>
      <w:r w:rsidR="00E444C3" w:rsidRPr="00E444C3">
        <w:rPr>
          <w:highlight w:val="white"/>
        </w:rPr>
        <w:t>fistp_qword</w:t>
      </w:r>
      <w:r w:rsidR="003A094F">
        <w:rPr>
          <w:highlight w:val="white"/>
        </w:rPr>
        <w:t xml:space="preserve">, </w:t>
      </w:r>
      <w:r w:rsidR="00E444C3" w:rsidRPr="00E444C3">
        <w:rPr>
          <w:highlight w:val="white"/>
        </w:rPr>
        <w:t>fistp_word</w:t>
      </w:r>
      <w:r w:rsidR="003A094F">
        <w:rPr>
          <w:highlight w:val="white"/>
        </w:rPr>
        <w:t>,</w:t>
      </w:r>
    </w:p>
    <w:p w14:paraId="2F0D23F2" w14:textId="77777777" w:rsidR="00A43BA9" w:rsidRDefault="00A43BA9" w:rsidP="00E444C3">
      <w:pPr>
        <w:pStyle w:val="Code"/>
        <w:rPr>
          <w:highlight w:val="white"/>
        </w:rPr>
      </w:pPr>
      <w:r>
        <w:rPr>
          <w:highlight w:val="white"/>
        </w:rPr>
        <w:t xml:space="preserve">   </w:t>
      </w:r>
      <w:r w:rsidR="003A094F">
        <w:rPr>
          <w:highlight w:val="white"/>
        </w:rPr>
        <w:t xml:space="preserve"> </w:t>
      </w:r>
      <w:r w:rsidR="00E444C3" w:rsidRPr="00E444C3">
        <w:rPr>
          <w:highlight w:val="white"/>
        </w:rPr>
        <w:t>fld1</w:t>
      </w:r>
      <w:r w:rsidR="003A094F">
        <w:rPr>
          <w:highlight w:val="white"/>
        </w:rPr>
        <w:t xml:space="preserve">, </w:t>
      </w:r>
      <w:r w:rsidR="00E444C3" w:rsidRPr="00E444C3">
        <w:rPr>
          <w:highlight w:val="white"/>
        </w:rPr>
        <w:t>fld_dword</w:t>
      </w:r>
      <w:r w:rsidR="003A094F">
        <w:rPr>
          <w:highlight w:val="white"/>
        </w:rPr>
        <w:t xml:space="preserve">, </w:t>
      </w:r>
      <w:r w:rsidR="00E444C3" w:rsidRPr="00E444C3">
        <w:rPr>
          <w:highlight w:val="white"/>
        </w:rPr>
        <w:t>fld_qword</w:t>
      </w:r>
      <w:r w:rsidR="003A094F">
        <w:rPr>
          <w:highlight w:val="white"/>
        </w:rPr>
        <w:t xml:space="preserve">, </w:t>
      </w:r>
      <w:r w:rsidR="00E444C3" w:rsidRPr="00E444C3">
        <w:rPr>
          <w:highlight w:val="white"/>
        </w:rPr>
        <w:t>fldcw</w:t>
      </w:r>
      <w:r w:rsidR="003A094F">
        <w:rPr>
          <w:highlight w:val="white"/>
        </w:rPr>
        <w:t xml:space="preserve">, </w:t>
      </w:r>
      <w:r w:rsidR="00E444C3" w:rsidRPr="00E444C3">
        <w:rPr>
          <w:highlight w:val="white"/>
        </w:rPr>
        <w:t>fldz</w:t>
      </w:r>
      <w:r w:rsidR="003A094F">
        <w:rPr>
          <w:highlight w:val="white"/>
        </w:rPr>
        <w:t>,</w:t>
      </w:r>
    </w:p>
    <w:p w14:paraId="040A2A34" w14:textId="77777777" w:rsidR="00D41A14" w:rsidRDefault="00A43BA9" w:rsidP="00E444C3">
      <w:pPr>
        <w:pStyle w:val="Code"/>
        <w:rPr>
          <w:highlight w:val="white"/>
        </w:rPr>
      </w:pPr>
      <w:r>
        <w:rPr>
          <w:highlight w:val="white"/>
        </w:rPr>
        <w:t xml:space="preserve">   </w:t>
      </w:r>
      <w:r w:rsidR="003A094F">
        <w:rPr>
          <w:highlight w:val="white"/>
        </w:rPr>
        <w:t xml:space="preserve"> </w:t>
      </w:r>
      <w:r w:rsidR="00E444C3" w:rsidRPr="00E444C3">
        <w:rPr>
          <w:highlight w:val="white"/>
        </w:rPr>
        <w:t>fmul</w:t>
      </w:r>
      <w:r w:rsidR="003A094F">
        <w:rPr>
          <w:highlight w:val="white"/>
        </w:rPr>
        <w:t xml:space="preserve">, </w:t>
      </w:r>
      <w:r w:rsidR="00E444C3" w:rsidRPr="00E444C3">
        <w:rPr>
          <w:highlight w:val="white"/>
        </w:rPr>
        <w:t>fmulp</w:t>
      </w:r>
      <w:r w:rsidR="003A094F">
        <w:rPr>
          <w:highlight w:val="white"/>
        </w:rPr>
        <w:t xml:space="preserve">, </w:t>
      </w:r>
      <w:r w:rsidR="00E444C3" w:rsidRPr="00E444C3">
        <w:rPr>
          <w:highlight w:val="white"/>
        </w:rPr>
        <w:t>fst_dword</w:t>
      </w:r>
      <w:r w:rsidR="003A094F">
        <w:rPr>
          <w:highlight w:val="white"/>
        </w:rPr>
        <w:t xml:space="preserve">, </w:t>
      </w:r>
      <w:r w:rsidR="00E444C3" w:rsidRPr="00E444C3">
        <w:rPr>
          <w:highlight w:val="white"/>
        </w:rPr>
        <w:t>fst_qword</w:t>
      </w:r>
      <w:r w:rsidR="003A094F">
        <w:rPr>
          <w:highlight w:val="white"/>
        </w:rPr>
        <w:t xml:space="preserve">, </w:t>
      </w:r>
      <w:r w:rsidR="00E444C3" w:rsidRPr="00E444C3">
        <w:rPr>
          <w:highlight w:val="white"/>
        </w:rPr>
        <w:t>fstcw</w:t>
      </w:r>
      <w:r w:rsidR="003A094F">
        <w:rPr>
          <w:highlight w:val="white"/>
        </w:rPr>
        <w:t>,</w:t>
      </w:r>
    </w:p>
    <w:p w14:paraId="7F7C5E69" w14:textId="77777777" w:rsidR="009973D5" w:rsidRDefault="00D41A14" w:rsidP="00E444C3">
      <w:pPr>
        <w:pStyle w:val="Code"/>
        <w:rPr>
          <w:highlight w:val="white"/>
        </w:rPr>
      </w:pPr>
      <w:r>
        <w:rPr>
          <w:highlight w:val="white"/>
        </w:rPr>
        <w:t xml:space="preserve">   </w:t>
      </w:r>
      <w:r w:rsidR="003A094F">
        <w:rPr>
          <w:highlight w:val="white"/>
        </w:rPr>
        <w:t xml:space="preserve"> </w:t>
      </w:r>
      <w:r w:rsidR="00E444C3" w:rsidRPr="00E444C3">
        <w:rPr>
          <w:highlight w:val="white"/>
        </w:rPr>
        <w:t>fstp_dword</w:t>
      </w:r>
      <w:r w:rsidR="003A094F">
        <w:rPr>
          <w:highlight w:val="white"/>
        </w:rPr>
        <w:t xml:space="preserve">, </w:t>
      </w:r>
      <w:r w:rsidR="00E444C3" w:rsidRPr="00E444C3">
        <w:rPr>
          <w:highlight w:val="white"/>
        </w:rPr>
        <w:t>fstp_qword</w:t>
      </w:r>
      <w:r w:rsidR="003A094F">
        <w:rPr>
          <w:highlight w:val="white"/>
        </w:rPr>
        <w:t xml:space="preserve">, </w:t>
      </w:r>
      <w:r w:rsidR="00E444C3" w:rsidRPr="00E444C3">
        <w:rPr>
          <w:highlight w:val="white"/>
        </w:rPr>
        <w:t>fstsw</w:t>
      </w:r>
      <w:r w:rsidR="003A094F">
        <w:rPr>
          <w:highlight w:val="white"/>
        </w:rPr>
        <w:t>,</w:t>
      </w:r>
    </w:p>
    <w:p w14:paraId="3AF67811" w14:textId="77777777" w:rsidR="009973D5" w:rsidRDefault="009973D5" w:rsidP="00E444C3">
      <w:pPr>
        <w:pStyle w:val="Code"/>
        <w:rPr>
          <w:highlight w:val="white"/>
        </w:rPr>
      </w:pPr>
      <w:r>
        <w:rPr>
          <w:highlight w:val="white"/>
        </w:rPr>
        <w:t xml:space="preserve">   </w:t>
      </w:r>
      <w:r w:rsidR="003A094F">
        <w:rPr>
          <w:highlight w:val="white"/>
        </w:rPr>
        <w:t xml:space="preserve"> </w:t>
      </w:r>
      <w:r w:rsidR="00E444C3" w:rsidRPr="00E444C3">
        <w:rPr>
          <w:highlight w:val="white"/>
        </w:rPr>
        <w:t>fsub</w:t>
      </w:r>
      <w:r w:rsidR="003A094F">
        <w:rPr>
          <w:highlight w:val="white"/>
        </w:rPr>
        <w:t xml:space="preserve">, </w:t>
      </w:r>
      <w:r w:rsidR="00E444C3" w:rsidRPr="00E444C3">
        <w:rPr>
          <w:highlight w:val="white"/>
        </w:rPr>
        <w:t>fsubp</w:t>
      </w:r>
      <w:r w:rsidR="003A094F">
        <w:rPr>
          <w:highlight w:val="white"/>
        </w:rPr>
        <w:t xml:space="preserve">, </w:t>
      </w:r>
      <w:r w:rsidR="00E444C3" w:rsidRPr="00E444C3">
        <w:rPr>
          <w:highlight w:val="white"/>
        </w:rPr>
        <w:t>fsubr</w:t>
      </w:r>
      <w:r w:rsidR="003A094F">
        <w:rPr>
          <w:highlight w:val="white"/>
        </w:rPr>
        <w:t xml:space="preserve">, </w:t>
      </w:r>
      <w:r w:rsidR="00E444C3" w:rsidRPr="00E444C3">
        <w:rPr>
          <w:highlight w:val="white"/>
        </w:rPr>
        <w:t>fsubrp</w:t>
      </w:r>
      <w:r w:rsidR="003A094F">
        <w:rPr>
          <w:highlight w:val="white"/>
        </w:rPr>
        <w:t xml:space="preserve">, </w:t>
      </w:r>
      <w:r w:rsidR="00E444C3" w:rsidRPr="00E444C3">
        <w:rPr>
          <w:highlight w:val="white"/>
        </w:rPr>
        <w:t>ftst</w:t>
      </w:r>
      <w:r w:rsidR="003A094F">
        <w:rPr>
          <w:highlight w:val="white"/>
        </w:rPr>
        <w:t>,</w:t>
      </w:r>
    </w:p>
    <w:p w14:paraId="744F1A33" w14:textId="77777777" w:rsidR="00115193" w:rsidRDefault="009973D5" w:rsidP="00E444C3">
      <w:pPr>
        <w:pStyle w:val="Code"/>
        <w:rPr>
          <w:highlight w:val="white"/>
        </w:rPr>
      </w:pPr>
      <w:r>
        <w:rPr>
          <w:highlight w:val="white"/>
        </w:rPr>
        <w:t xml:space="preserve">   </w:t>
      </w:r>
      <w:r w:rsidR="003A094F">
        <w:rPr>
          <w:highlight w:val="white"/>
        </w:rPr>
        <w:t xml:space="preserve"> </w:t>
      </w:r>
      <w:r w:rsidR="00E444C3" w:rsidRPr="00E444C3">
        <w:rPr>
          <w:highlight w:val="white"/>
        </w:rPr>
        <w:t>idiv</w:t>
      </w:r>
      <w:r w:rsidR="003A094F">
        <w:rPr>
          <w:highlight w:val="white"/>
        </w:rPr>
        <w:t xml:space="preserve">, </w:t>
      </w:r>
      <w:r w:rsidR="00E444C3" w:rsidRPr="00E444C3">
        <w:rPr>
          <w:highlight w:val="white"/>
        </w:rPr>
        <w:t>idiv_byte</w:t>
      </w:r>
      <w:r w:rsidR="003A094F">
        <w:rPr>
          <w:highlight w:val="white"/>
        </w:rPr>
        <w:t xml:space="preserve">, </w:t>
      </w:r>
      <w:r w:rsidR="00E444C3">
        <w:rPr>
          <w:highlight w:val="white"/>
        </w:rPr>
        <w:t>idiv_dword</w:t>
      </w:r>
      <w:r w:rsidR="003A094F">
        <w:rPr>
          <w:highlight w:val="white"/>
        </w:rPr>
        <w:t xml:space="preserve">, </w:t>
      </w:r>
      <w:r w:rsidR="00E444C3">
        <w:rPr>
          <w:highlight w:val="white"/>
        </w:rPr>
        <w:t>idiv_qword</w:t>
      </w:r>
      <w:r w:rsidR="003A094F">
        <w:rPr>
          <w:highlight w:val="white"/>
        </w:rPr>
        <w:t xml:space="preserve">, </w:t>
      </w:r>
      <w:r w:rsidR="00E444C3" w:rsidRPr="00E444C3">
        <w:rPr>
          <w:highlight w:val="white"/>
        </w:rPr>
        <w:t>idiv_word</w:t>
      </w:r>
      <w:r w:rsidR="003A094F">
        <w:rPr>
          <w:highlight w:val="white"/>
        </w:rPr>
        <w:t>,</w:t>
      </w:r>
    </w:p>
    <w:p w14:paraId="751234FB" w14:textId="77777777" w:rsidR="00115193" w:rsidRDefault="00115193" w:rsidP="00E444C3">
      <w:pPr>
        <w:pStyle w:val="Code"/>
        <w:rPr>
          <w:highlight w:val="white"/>
        </w:rPr>
      </w:pPr>
      <w:r>
        <w:rPr>
          <w:highlight w:val="white"/>
        </w:rPr>
        <w:t xml:space="preserve">   </w:t>
      </w:r>
      <w:r w:rsidR="003A094F">
        <w:rPr>
          <w:highlight w:val="white"/>
        </w:rPr>
        <w:t xml:space="preserve"> </w:t>
      </w:r>
      <w:r w:rsidR="00E444C3" w:rsidRPr="00E444C3">
        <w:rPr>
          <w:highlight w:val="white"/>
        </w:rPr>
        <w:t>imul</w:t>
      </w:r>
      <w:r w:rsidR="003A094F">
        <w:rPr>
          <w:highlight w:val="white"/>
        </w:rPr>
        <w:t xml:space="preserve">, </w:t>
      </w:r>
      <w:r w:rsidR="00E444C3" w:rsidRPr="00E444C3">
        <w:rPr>
          <w:highlight w:val="white"/>
        </w:rPr>
        <w:t>imul_byte</w:t>
      </w:r>
      <w:r w:rsidR="003A094F">
        <w:rPr>
          <w:highlight w:val="white"/>
        </w:rPr>
        <w:t xml:space="preserve">, </w:t>
      </w:r>
      <w:r w:rsidR="00E444C3" w:rsidRPr="00E444C3">
        <w:rPr>
          <w:highlight w:val="white"/>
        </w:rPr>
        <w:t>imul_dword</w:t>
      </w:r>
      <w:r w:rsidR="003A094F">
        <w:rPr>
          <w:highlight w:val="white"/>
        </w:rPr>
        <w:t xml:space="preserve">, </w:t>
      </w:r>
      <w:r w:rsidR="00E444C3" w:rsidRPr="00E444C3">
        <w:rPr>
          <w:highlight w:val="white"/>
        </w:rPr>
        <w:t>imul_qword</w:t>
      </w:r>
      <w:r w:rsidR="003A094F">
        <w:rPr>
          <w:highlight w:val="white"/>
        </w:rPr>
        <w:t xml:space="preserve">, </w:t>
      </w:r>
      <w:r w:rsidR="00E444C3" w:rsidRPr="00E444C3">
        <w:rPr>
          <w:highlight w:val="white"/>
        </w:rPr>
        <w:t>imul_word</w:t>
      </w:r>
      <w:r w:rsidR="003A094F">
        <w:rPr>
          <w:highlight w:val="white"/>
        </w:rPr>
        <w:t>,</w:t>
      </w:r>
    </w:p>
    <w:p w14:paraId="22C4667F" w14:textId="77777777" w:rsidR="00115193" w:rsidRDefault="00115193" w:rsidP="00E444C3">
      <w:pPr>
        <w:pStyle w:val="Code"/>
        <w:rPr>
          <w:highlight w:val="white"/>
        </w:rPr>
      </w:pPr>
      <w:r>
        <w:rPr>
          <w:highlight w:val="white"/>
        </w:rPr>
        <w:t xml:space="preserve">   </w:t>
      </w:r>
      <w:r w:rsidR="003A094F">
        <w:rPr>
          <w:highlight w:val="white"/>
        </w:rPr>
        <w:t xml:space="preserve"> </w:t>
      </w:r>
      <w:r w:rsidR="00E444C3" w:rsidRPr="00E444C3">
        <w:rPr>
          <w:highlight w:val="white"/>
        </w:rPr>
        <w:t>inc</w:t>
      </w:r>
      <w:r w:rsidR="003A094F">
        <w:rPr>
          <w:highlight w:val="white"/>
        </w:rPr>
        <w:t xml:space="preserve">, </w:t>
      </w:r>
      <w:r w:rsidR="00E444C3" w:rsidRPr="00E444C3">
        <w:rPr>
          <w:highlight w:val="white"/>
        </w:rPr>
        <w:t>inc_byte</w:t>
      </w:r>
      <w:r w:rsidR="003A094F">
        <w:rPr>
          <w:highlight w:val="white"/>
        </w:rPr>
        <w:t xml:space="preserve">, </w:t>
      </w:r>
      <w:r w:rsidR="00E444C3" w:rsidRPr="00E444C3">
        <w:rPr>
          <w:highlight w:val="white"/>
        </w:rPr>
        <w:t>inc_dword</w:t>
      </w:r>
      <w:r w:rsidR="003A094F">
        <w:rPr>
          <w:highlight w:val="white"/>
        </w:rPr>
        <w:t xml:space="preserve">, </w:t>
      </w:r>
      <w:r w:rsidR="00E444C3" w:rsidRPr="00E444C3">
        <w:rPr>
          <w:highlight w:val="white"/>
        </w:rPr>
        <w:t>inc_qword</w:t>
      </w:r>
      <w:r w:rsidR="003A094F">
        <w:rPr>
          <w:highlight w:val="white"/>
        </w:rPr>
        <w:t xml:space="preserve">, </w:t>
      </w:r>
      <w:r w:rsidR="00E444C3" w:rsidRPr="00E444C3">
        <w:rPr>
          <w:highlight w:val="white"/>
        </w:rPr>
        <w:t>inc_word</w:t>
      </w:r>
      <w:r w:rsidR="003A094F">
        <w:rPr>
          <w:highlight w:val="white"/>
        </w:rPr>
        <w:t xml:space="preserve">, </w:t>
      </w:r>
      <w:r w:rsidR="00E444C3" w:rsidRPr="00E444C3">
        <w:rPr>
          <w:highlight w:val="white"/>
        </w:rPr>
        <w:t>interrupt</w:t>
      </w:r>
      <w:r w:rsidR="003A094F">
        <w:rPr>
          <w:highlight w:val="white"/>
        </w:rPr>
        <w:t>,</w:t>
      </w:r>
    </w:p>
    <w:p w14:paraId="5A2D967A" w14:textId="77777777" w:rsidR="00FE5C1F" w:rsidRDefault="00115193" w:rsidP="00E444C3">
      <w:pPr>
        <w:pStyle w:val="Code"/>
        <w:rPr>
          <w:highlight w:val="white"/>
        </w:rPr>
      </w:pPr>
      <w:r>
        <w:rPr>
          <w:highlight w:val="white"/>
        </w:rPr>
        <w:t xml:space="preserve">   </w:t>
      </w:r>
      <w:r w:rsidR="003A094F">
        <w:rPr>
          <w:highlight w:val="white"/>
        </w:rPr>
        <w:t xml:space="preserve"> </w:t>
      </w:r>
      <w:r w:rsidR="00E444C3" w:rsidRPr="00E444C3">
        <w:rPr>
          <w:highlight w:val="white"/>
        </w:rPr>
        <w:t>ja</w:t>
      </w:r>
      <w:r w:rsidR="003A094F">
        <w:rPr>
          <w:highlight w:val="white"/>
        </w:rPr>
        <w:t xml:space="preserve">, </w:t>
      </w:r>
      <w:r w:rsidR="00E444C3" w:rsidRPr="00E444C3">
        <w:rPr>
          <w:highlight w:val="white"/>
        </w:rPr>
        <w:t>jae</w:t>
      </w:r>
      <w:r w:rsidR="003A094F">
        <w:rPr>
          <w:highlight w:val="white"/>
        </w:rPr>
        <w:t xml:space="preserve">, </w:t>
      </w:r>
      <w:r w:rsidR="00E444C3" w:rsidRPr="00E444C3">
        <w:rPr>
          <w:highlight w:val="white"/>
        </w:rPr>
        <w:t>jb</w:t>
      </w:r>
      <w:r w:rsidR="003A094F">
        <w:rPr>
          <w:highlight w:val="white"/>
        </w:rPr>
        <w:t xml:space="preserve">, </w:t>
      </w:r>
      <w:r w:rsidR="00E444C3" w:rsidRPr="00E444C3">
        <w:rPr>
          <w:highlight w:val="white"/>
        </w:rPr>
        <w:t>jbe</w:t>
      </w:r>
      <w:r w:rsidR="003A094F">
        <w:rPr>
          <w:highlight w:val="white"/>
        </w:rPr>
        <w:t xml:space="preserve">, </w:t>
      </w:r>
      <w:r w:rsidR="00E444C3" w:rsidRPr="00E444C3">
        <w:rPr>
          <w:highlight w:val="white"/>
        </w:rPr>
        <w:t>jc</w:t>
      </w:r>
      <w:r w:rsidR="003A094F">
        <w:rPr>
          <w:highlight w:val="white"/>
        </w:rPr>
        <w:t xml:space="preserve">, </w:t>
      </w:r>
      <w:r w:rsidR="00E444C3" w:rsidRPr="00E444C3">
        <w:rPr>
          <w:highlight w:val="white"/>
        </w:rPr>
        <w:t>je</w:t>
      </w:r>
      <w:r w:rsidR="003A094F">
        <w:rPr>
          <w:highlight w:val="white"/>
        </w:rPr>
        <w:t xml:space="preserve">, </w:t>
      </w:r>
      <w:r w:rsidR="00E444C3" w:rsidRPr="00E444C3">
        <w:rPr>
          <w:highlight w:val="white"/>
        </w:rPr>
        <w:t>jg</w:t>
      </w:r>
      <w:r w:rsidR="003A094F">
        <w:rPr>
          <w:highlight w:val="white"/>
        </w:rPr>
        <w:t xml:space="preserve">, </w:t>
      </w:r>
      <w:r w:rsidR="00E444C3" w:rsidRPr="00E444C3">
        <w:rPr>
          <w:highlight w:val="white"/>
        </w:rPr>
        <w:t>jge</w:t>
      </w:r>
      <w:r w:rsidR="003A094F">
        <w:rPr>
          <w:highlight w:val="white"/>
        </w:rPr>
        <w:t xml:space="preserve">, </w:t>
      </w:r>
      <w:r w:rsidR="00E444C3" w:rsidRPr="00E444C3">
        <w:rPr>
          <w:highlight w:val="white"/>
        </w:rPr>
        <w:t>jl</w:t>
      </w:r>
      <w:r w:rsidR="003A094F">
        <w:rPr>
          <w:highlight w:val="white"/>
        </w:rPr>
        <w:t xml:space="preserve">, </w:t>
      </w:r>
      <w:r w:rsidR="00E444C3" w:rsidRPr="00E444C3">
        <w:rPr>
          <w:highlight w:val="white"/>
        </w:rPr>
        <w:t>jle</w:t>
      </w:r>
      <w:r w:rsidR="003A094F">
        <w:rPr>
          <w:highlight w:val="white"/>
        </w:rPr>
        <w:t xml:space="preserve">, </w:t>
      </w:r>
      <w:r w:rsidR="00E444C3" w:rsidRPr="00E444C3">
        <w:rPr>
          <w:highlight w:val="white"/>
        </w:rPr>
        <w:t>jmp</w:t>
      </w:r>
      <w:r w:rsidR="003A094F">
        <w:rPr>
          <w:highlight w:val="white"/>
        </w:rPr>
        <w:t xml:space="preserve">, </w:t>
      </w:r>
      <w:r w:rsidR="00E444C3" w:rsidRPr="00E444C3">
        <w:rPr>
          <w:highlight w:val="white"/>
        </w:rPr>
        <w:t>jnc</w:t>
      </w:r>
      <w:r w:rsidR="003A094F">
        <w:rPr>
          <w:highlight w:val="white"/>
        </w:rPr>
        <w:t xml:space="preserve">, </w:t>
      </w:r>
      <w:r w:rsidR="00E444C3" w:rsidRPr="00E444C3">
        <w:rPr>
          <w:highlight w:val="white"/>
        </w:rPr>
        <w:t>jne</w:t>
      </w:r>
      <w:r w:rsidR="003A094F">
        <w:rPr>
          <w:highlight w:val="white"/>
        </w:rPr>
        <w:t xml:space="preserve">, </w:t>
      </w:r>
      <w:r w:rsidR="00E444C3" w:rsidRPr="00E444C3">
        <w:rPr>
          <w:highlight w:val="white"/>
        </w:rPr>
        <w:t>jnz</w:t>
      </w:r>
      <w:r w:rsidR="003A094F">
        <w:rPr>
          <w:highlight w:val="white"/>
        </w:rPr>
        <w:t xml:space="preserve">, </w:t>
      </w:r>
      <w:r w:rsidR="00E444C3" w:rsidRPr="00E444C3">
        <w:rPr>
          <w:highlight w:val="white"/>
        </w:rPr>
        <w:t>jz</w:t>
      </w:r>
      <w:r w:rsidR="003A094F">
        <w:rPr>
          <w:highlight w:val="white"/>
        </w:rPr>
        <w:t>,</w:t>
      </w:r>
    </w:p>
    <w:p w14:paraId="1716B388" w14:textId="77777777" w:rsidR="00FE5C1F" w:rsidRDefault="00FE5C1F" w:rsidP="00E444C3">
      <w:pPr>
        <w:pStyle w:val="Code"/>
        <w:rPr>
          <w:highlight w:val="white"/>
        </w:rPr>
      </w:pPr>
      <w:r>
        <w:rPr>
          <w:highlight w:val="white"/>
        </w:rPr>
        <w:t xml:space="preserve">   </w:t>
      </w:r>
      <w:r w:rsidR="003A094F">
        <w:rPr>
          <w:highlight w:val="white"/>
        </w:rPr>
        <w:t xml:space="preserve"> </w:t>
      </w:r>
      <w:r w:rsidR="00E444C3" w:rsidRPr="00E444C3">
        <w:rPr>
          <w:highlight w:val="white"/>
        </w:rPr>
        <w:t>label</w:t>
      </w:r>
      <w:r w:rsidR="003A094F">
        <w:rPr>
          <w:highlight w:val="white"/>
        </w:rPr>
        <w:t>,</w:t>
      </w:r>
      <w:r>
        <w:rPr>
          <w:highlight w:val="white"/>
        </w:rPr>
        <w:t xml:space="preserve"> </w:t>
      </w:r>
      <w:r w:rsidR="00E444C3" w:rsidRPr="00E444C3">
        <w:rPr>
          <w:highlight w:val="white"/>
        </w:rPr>
        <w:t>lahf</w:t>
      </w:r>
      <w:r w:rsidR="003A094F">
        <w:rPr>
          <w:highlight w:val="white"/>
        </w:rPr>
        <w:t xml:space="preserve">, </w:t>
      </w:r>
      <w:r w:rsidR="00E444C3" w:rsidRPr="00E444C3">
        <w:rPr>
          <w:highlight w:val="white"/>
        </w:rPr>
        <w:t>mov</w:t>
      </w:r>
      <w:r w:rsidR="003A094F">
        <w:rPr>
          <w:highlight w:val="white"/>
        </w:rPr>
        <w:t xml:space="preserve">, </w:t>
      </w:r>
      <w:r w:rsidR="00E444C3" w:rsidRPr="00E444C3">
        <w:rPr>
          <w:highlight w:val="white"/>
        </w:rPr>
        <w:t>mov_byte</w:t>
      </w:r>
      <w:r w:rsidR="003A094F">
        <w:rPr>
          <w:highlight w:val="white"/>
        </w:rPr>
        <w:t xml:space="preserve">, </w:t>
      </w:r>
      <w:r w:rsidR="00E444C3" w:rsidRPr="00E444C3">
        <w:rPr>
          <w:highlight w:val="white"/>
        </w:rPr>
        <w:t>mov_dword</w:t>
      </w:r>
      <w:r w:rsidR="003A094F">
        <w:rPr>
          <w:highlight w:val="white"/>
        </w:rPr>
        <w:t xml:space="preserve">, </w:t>
      </w:r>
      <w:r w:rsidR="00E444C3" w:rsidRPr="00E444C3">
        <w:rPr>
          <w:highlight w:val="white"/>
        </w:rPr>
        <w:t>mov_qword</w:t>
      </w:r>
      <w:r w:rsidR="003A094F">
        <w:rPr>
          <w:highlight w:val="white"/>
        </w:rPr>
        <w:t xml:space="preserve">, </w:t>
      </w:r>
      <w:r w:rsidR="00E444C3" w:rsidRPr="00E444C3">
        <w:rPr>
          <w:highlight w:val="white"/>
        </w:rPr>
        <w:t>mov_word</w:t>
      </w:r>
      <w:r w:rsidR="003A094F">
        <w:rPr>
          <w:highlight w:val="white"/>
        </w:rPr>
        <w:t>,</w:t>
      </w:r>
    </w:p>
    <w:p w14:paraId="74090E48" w14:textId="77777777" w:rsidR="005615B6" w:rsidRDefault="00FE5C1F" w:rsidP="00E444C3">
      <w:pPr>
        <w:pStyle w:val="Code"/>
        <w:rPr>
          <w:highlight w:val="white"/>
        </w:rPr>
      </w:pPr>
      <w:r>
        <w:rPr>
          <w:highlight w:val="white"/>
        </w:rPr>
        <w:t xml:space="preserve">    </w:t>
      </w:r>
      <w:r w:rsidR="00E444C3" w:rsidRPr="00E444C3">
        <w:rPr>
          <w:highlight w:val="white"/>
        </w:rPr>
        <w:t>mul</w:t>
      </w:r>
      <w:r w:rsidR="003A094F">
        <w:rPr>
          <w:highlight w:val="white"/>
        </w:rPr>
        <w:t xml:space="preserve">, </w:t>
      </w:r>
      <w:r w:rsidR="00E444C3" w:rsidRPr="00E444C3">
        <w:rPr>
          <w:highlight w:val="white"/>
        </w:rPr>
        <w:t>mul_byte</w:t>
      </w:r>
      <w:r w:rsidR="003A094F">
        <w:rPr>
          <w:highlight w:val="white"/>
        </w:rPr>
        <w:t xml:space="preserve">, </w:t>
      </w:r>
      <w:r w:rsidR="00E444C3" w:rsidRPr="00E444C3">
        <w:rPr>
          <w:highlight w:val="white"/>
        </w:rPr>
        <w:t>mul_dword</w:t>
      </w:r>
      <w:r w:rsidR="003A094F">
        <w:rPr>
          <w:highlight w:val="white"/>
        </w:rPr>
        <w:t xml:space="preserve">, </w:t>
      </w:r>
      <w:r w:rsidR="00E444C3" w:rsidRPr="00E444C3">
        <w:rPr>
          <w:highlight w:val="white"/>
        </w:rPr>
        <w:t>mul_qword</w:t>
      </w:r>
      <w:r w:rsidR="003A094F">
        <w:rPr>
          <w:highlight w:val="white"/>
        </w:rPr>
        <w:t xml:space="preserve">, </w:t>
      </w:r>
      <w:r w:rsidR="00E444C3" w:rsidRPr="00E444C3">
        <w:rPr>
          <w:highlight w:val="white"/>
        </w:rPr>
        <w:t>mul_word</w:t>
      </w:r>
      <w:r w:rsidR="003A094F">
        <w:rPr>
          <w:highlight w:val="white"/>
        </w:rPr>
        <w:t>,</w:t>
      </w:r>
    </w:p>
    <w:p w14:paraId="0CA3A603" w14:textId="77777777" w:rsidR="005615B6" w:rsidRDefault="005615B6" w:rsidP="00E444C3">
      <w:pPr>
        <w:pStyle w:val="Code"/>
        <w:rPr>
          <w:highlight w:val="white"/>
        </w:rPr>
      </w:pPr>
      <w:r>
        <w:rPr>
          <w:highlight w:val="white"/>
        </w:rPr>
        <w:t xml:space="preserve">    </w:t>
      </w:r>
      <w:r w:rsidR="00E444C3" w:rsidRPr="00E444C3">
        <w:rPr>
          <w:highlight w:val="white"/>
        </w:rPr>
        <w:t>neg</w:t>
      </w:r>
      <w:r w:rsidR="003A094F">
        <w:rPr>
          <w:highlight w:val="white"/>
        </w:rPr>
        <w:t xml:space="preserve">, </w:t>
      </w:r>
      <w:r w:rsidR="00E444C3" w:rsidRPr="00E444C3">
        <w:rPr>
          <w:highlight w:val="white"/>
        </w:rPr>
        <w:t>neg_byte</w:t>
      </w:r>
      <w:r w:rsidR="003A094F">
        <w:rPr>
          <w:highlight w:val="white"/>
        </w:rPr>
        <w:t xml:space="preserve">, </w:t>
      </w:r>
      <w:r w:rsidR="00E444C3" w:rsidRPr="00E444C3">
        <w:rPr>
          <w:highlight w:val="white"/>
        </w:rPr>
        <w:t>neg_dword</w:t>
      </w:r>
      <w:r w:rsidR="003A094F">
        <w:rPr>
          <w:highlight w:val="white"/>
        </w:rPr>
        <w:t xml:space="preserve">, </w:t>
      </w:r>
      <w:r w:rsidR="00E444C3" w:rsidRPr="00E444C3">
        <w:rPr>
          <w:highlight w:val="white"/>
        </w:rPr>
        <w:t>neg_qword</w:t>
      </w:r>
      <w:r w:rsidR="003A094F">
        <w:rPr>
          <w:highlight w:val="white"/>
        </w:rPr>
        <w:t xml:space="preserve">, </w:t>
      </w:r>
      <w:r w:rsidR="00E444C3" w:rsidRPr="00E444C3">
        <w:rPr>
          <w:highlight w:val="white"/>
        </w:rPr>
        <w:t>neg_word</w:t>
      </w:r>
      <w:r w:rsidR="003A094F">
        <w:rPr>
          <w:highlight w:val="white"/>
        </w:rPr>
        <w:t xml:space="preserve">, </w:t>
      </w:r>
      <w:r w:rsidR="00E444C3" w:rsidRPr="00E444C3">
        <w:rPr>
          <w:highlight w:val="white"/>
        </w:rPr>
        <w:t>new_middle_code</w:t>
      </w:r>
      <w:r w:rsidR="003A094F">
        <w:rPr>
          <w:highlight w:val="white"/>
        </w:rPr>
        <w:t>,</w:t>
      </w:r>
    </w:p>
    <w:p w14:paraId="7F1B0E5F" w14:textId="77777777" w:rsidR="00947267" w:rsidRDefault="005615B6" w:rsidP="00E444C3">
      <w:pPr>
        <w:pStyle w:val="Code"/>
        <w:rPr>
          <w:highlight w:val="white"/>
        </w:rPr>
      </w:pPr>
      <w:r>
        <w:rPr>
          <w:highlight w:val="white"/>
        </w:rPr>
        <w:t xml:space="preserve">   </w:t>
      </w:r>
      <w:r w:rsidR="003A094F">
        <w:rPr>
          <w:highlight w:val="white"/>
        </w:rPr>
        <w:t xml:space="preserve"> </w:t>
      </w:r>
      <w:r w:rsidR="00E444C3" w:rsidRPr="00E444C3">
        <w:rPr>
          <w:highlight w:val="white"/>
        </w:rPr>
        <w:t>nop</w:t>
      </w:r>
      <w:r w:rsidR="003A094F">
        <w:rPr>
          <w:highlight w:val="white"/>
        </w:rPr>
        <w:t xml:space="preserve">, </w:t>
      </w:r>
      <w:r w:rsidR="00E444C3" w:rsidRPr="00E444C3">
        <w:rPr>
          <w:highlight w:val="white"/>
        </w:rPr>
        <w:t>not</w:t>
      </w:r>
      <w:r w:rsidR="003A094F">
        <w:rPr>
          <w:highlight w:val="white"/>
        </w:rPr>
        <w:t xml:space="preserve">, </w:t>
      </w:r>
      <w:r w:rsidR="00E444C3" w:rsidRPr="00E444C3">
        <w:rPr>
          <w:highlight w:val="white"/>
        </w:rPr>
        <w:t>not_byte</w:t>
      </w:r>
      <w:r w:rsidR="003A094F">
        <w:rPr>
          <w:highlight w:val="white"/>
        </w:rPr>
        <w:t xml:space="preserve">, </w:t>
      </w:r>
      <w:r w:rsidR="00E444C3" w:rsidRPr="00E444C3">
        <w:rPr>
          <w:highlight w:val="white"/>
        </w:rPr>
        <w:t>not_dword</w:t>
      </w:r>
      <w:r w:rsidR="003A094F">
        <w:rPr>
          <w:highlight w:val="white"/>
        </w:rPr>
        <w:t xml:space="preserve">, </w:t>
      </w:r>
      <w:r w:rsidR="00E444C3" w:rsidRPr="00E444C3">
        <w:rPr>
          <w:highlight w:val="white"/>
        </w:rPr>
        <w:t>not_qword</w:t>
      </w:r>
      <w:r w:rsidR="003A094F">
        <w:rPr>
          <w:highlight w:val="white"/>
        </w:rPr>
        <w:t xml:space="preserve">, </w:t>
      </w:r>
      <w:r w:rsidR="00E444C3" w:rsidRPr="00E444C3">
        <w:rPr>
          <w:highlight w:val="white"/>
        </w:rPr>
        <w:t>not_word</w:t>
      </w:r>
      <w:r w:rsidR="003A094F">
        <w:rPr>
          <w:highlight w:val="white"/>
        </w:rPr>
        <w:t>,</w:t>
      </w:r>
    </w:p>
    <w:p w14:paraId="2D77FA4D"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or</w:t>
      </w:r>
      <w:r w:rsidR="003A094F">
        <w:rPr>
          <w:highlight w:val="white"/>
        </w:rPr>
        <w:t xml:space="preserve">, </w:t>
      </w:r>
      <w:r w:rsidR="00E444C3" w:rsidRPr="00E444C3">
        <w:rPr>
          <w:highlight w:val="white"/>
        </w:rPr>
        <w:t>or_byte</w:t>
      </w:r>
      <w:r w:rsidR="003A094F">
        <w:rPr>
          <w:highlight w:val="white"/>
        </w:rPr>
        <w:t xml:space="preserve">, </w:t>
      </w:r>
      <w:r w:rsidR="00E444C3" w:rsidRPr="00E444C3">
        <w:rPr>
          <w:highlight w:val="white"/>
        </w:rPr>
        <w:t>or_dword</w:t>
      </w:r>
      <w:r w:rsidR="003A094F">
        <w:rPr>
          <w:highlight w:val="white"/>
        </w:rPr>
        <w:t xml:space="preserve">, </w:t>
      </w:r>
      <w:r w:rsidR="00E444C3" w:rsidRPr="00E444C3">
        <w:rPr>
          <w:highlight w:val="white"/>
        </w:rPr>
        <w:t>or_qword</w:t>
      </w:r>
      <w:r w:rsidR="003A094F">
        <w:rPr>
          <w:highlight w:val="white"/>
        </w:rPr>
        <w:t xml:space="preserve">, </w:t>
      </w:r>
      <w:r w:rsidR="00E444C3" w:rsidRPr="00E444C3">
        <w:rPr>
          <w:highlight w:val="white"/>
        </w:rPr>
        <w:t>or_word</w:t>
      </w:r>
      <w:r w:rsidR="003A094F">
        <w:rPr>
          <w:highlight w:val="white"/>
        </w:rPr>
        <w:t xml:space="preserve">, </w:t>
      </w:r>
      <w:r w:rsidR="00E444C3" w:rsidRPr="00E444C3">
        <w:rPr>
          <w:highlight w:val="white"/>
        </w:rPr>
        <w:t>pop</w:t>
      </w:r>
      <w:r w:rsidR="003A094F">
        <w:rPr>
          <w:highlight w:val="white"/>
        </w:rPr>
        <w:t xml:space="preserve">, </w:t>
      </w:r>
      <w:r w:rsidR="00E444C3" w:rsidRPr="00E444C3">
        <w:rPr>
          <w:highlight w:val="white"/>
        </w:rPr>
        <w:t>ret</w:t>
      </w:r>
      <w:r w:rsidR="003A094F">
        <w:rPr>
          <w:highlight w:val="white"/>
        </w:rPr>
        <w:t xml:space="preserve">, </w:t>
      </w:r>
      <w:r w:rsidR="00E444C3" w:rsidRPr="00E444C3">
        <w:rPr>
          <w:highlight w:val="white"/>
        </w:rPr>
        <w:t>sahf</w:t>
      </w:r>
      <w:r w:rsidR="003A094F">
        <w:rPr>
          <w:highlight w:val="white"/>
        </w:rPr>
        <w:t xml:space="preserve">, </w:t>
      </w:r>
      <w:r w:rsidR="00E444C3" w:rsidRPr="00E444C3">
        <w:rPr>
          <w:highlight w:val="white"/>
        </w:rPr>
        <w:t>set_track_size</w:t>
      </w:r>
      <w:r w:rsidR="003A094F">
        <w:rPr>
          <w:highlight w:val="white"/>
        </w:rPr>
        <w:t>,</w:t>
      </w:r>
    </w:p>
    <w:p w14:paraId="69B1A3AF"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shl</w:t>
      </w:r>
      <w:r w:rsidR="003A094F">
        <w:rPr>
          <w:highlight w:val="white"/>
        </w:rPr>
        <w:t xml:space="preserve">, </w:t>
      </w:r>
      <w:r w:rsidR="00E444C3" w:rsidRPr="00E444C3">
        <w:rPr>
          <w:highlight w:val="white"/>
        </w:rPr>
        <w:t>shl_byte</w:t>
      </w:r>
      <w:r w:rsidR="003A094F">
        <w:rPr>
          <w:highlight w:val="white"/>
        </w:rPr>
        <w:t xml:space="preserve">, </w:t>
      </w:r>
      <w:r w:rsidR="00E444C3" w:rsidRPr="00E444C3">
        <w:rPr>
          <w:highlight w:val="white"/>
        </w:rPr>
        <w:t>shl_dword</w:t>
      </w:r>
      <w:r w:rsidR="003A094F">
        <w:rPr>
          <w:highlight w:val="white"/>
        </w:rPr>
        <w:t xml:space="preserve">, </w:t>
      </w:r>
      <w:r w:rsidR="00E444C3" w:rsidRPr="00E444C3">
        <w:rPr>
          <w:highlight w:val="white"/>
        </w:rPr>
        <w:t>shl_qword</w:t>
      </w:r>
      <w:r w:rsidR="003A094F">
        <w:rPr>
          <w:highlight w:val="white"/>
        </w:rPr>
        <w:t xml:space="preserve">, </w:t>
      </w:r>
      <w:r w:rsidR="00E444C3" w:rsidRPr="00E444C3">
        <w:rPr>
          <w:highlight w:val="white"/>
        </w:rPr>
        <w:t>shl_word</w:t>
      </w:r>
      <w:r w:rsidR="003A094F">
        <w:rPr>
          <w:highlight w:val="white"/>
        </w:rPr>
        <w:t>,</w:t>
      </w:r>
    </w:p>
    <w:p w14:paraId="33091484"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shr</w:t>
      </w:r>
      <w:r w:rsidR="003A094F">
        <w:rPr>
          <w:highlight w:val="white"/>
        </w:rPr>
        <w:t xml:space="preserve">, </w:t>
      </w:r>
      <w:r w:rsidR="00E444C3" w:rsidRPr="00E444C3">
        <w:rPr>
          <w:highlight w:val="white"/>
        </w:rPr>
        <w:t>shr_byte</w:t>
      </w:r>
      <w:r w:rsidR="003A094F">
        <w:rPr>
          <w:highlight w:val="white"/>
        </w:rPr>
        <w:t xml:space="preserve">, </w:t>
      </w:r>
      <w:r w:rsidR="00E444C3" w:rsidRPr="00E444C3">
        <w:rPr>
          <w:highlight w:val="white"/>
        </w:rPr>
        <w:t>shr_dword</w:t>
      </w:r>
      <w:r w:rsidR="003A094F">
        <w:rPr>
          <w:highlight w:val="white"/>
        </w:rPr>
        <w:t xml:space="preserve">, </w:t>
      </w:r>
      <w:r w:rsidR="00E444C3" w:rsidRPr="00E444C3">
        <w:rPr>
          <w:highlight w:val="white"/>
        </w:rPr>
        <w:t>shr_qword</w:t>
      </w:r>
      <w:r w:rsidR="003A094F">
        <w:rPr>
          <w:highlight w:val="white"/>
        </w:rPr>
        <w:t xml:space="preserve">, </w:t>
      </w:r>
      <w:r w:rsidR="00E444C3" w:rsidRPr="00E444C3">
        <w:rPr>
          <w:highlight w:val="white"/>
        </w:rPr>
        <w:t>shr_word</w:t>
      </w:r>
      <w:r w:rsidR="003A094F">
        <w:rPr>
          <w:highlight w:val="white"/>
        </w:rPr>
        <w:t>,</w:t>
      </w:r>
    </w:p>
    <w:p w14:paraId="6E1E96A8" w14:textId="77777777" w:rsidR="00947267"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sub</w:t>
      </w:r>
      <w:r w:rsidR="003A094F">
        <w:rPr>
          <w:highlight w:val="white"/>
        </w:rPr>
        <w:t xml:space="preserve">, </w:t>
      </w:r>
      <w:r w:rsidR="00E444C3" w:rsidRPr="00E444C3">
        <w:rPr>
          <w:highlight w:val="white"/>
        </w:rPr>
        <w:t>sub_byte</w:t>
      </w:r>
      <w:r w:rsidR="003A094F">
        <w:rPr>
          <w:highlight w:val="white"/>
        </w:rPr>
        <w:t xml:space="preserve">, </w:t>
      </w:r>
      <w:r w:rsidR="00E444C3" w:rsidRPr="00E444C3">
        <w:rPr>
          <w:highlight w:val="white"/>
        </w:rPr>
        <w:t>sub_dword</w:t>
      </w:r>
      <w:r w:rsidR="003A094F">
        <w:rPr>
          <w:highlight w:val="white"/>
        </w:rPr>
        <w:t xml:space="preserve">, </w:t>
      </w:r>
      <w:r w:rsidR="00E444C3" w:rsidRPr="00E444C3">
        <w:rPr>
          <w:highlight w:val="white"/>
        </w:rPr>
        <w:t>sub_qword</w:t>
      </w:r>
      <w:r w:rsidR="003A094F">
        <w:rPr>
          <w:highlight w:val="white"/>
        </w:rPr>
        <w:t xml:space="preserve">, </w:t>
      </w:r>
      <w:r w:rsidR="00E444C3" w:rsidRPr="00E444C3">
        <w:rPr>
          <w:highlight w:val="white"/>
        </w:rPr>
        <w:t>sub_word</w:t>
      </w:r>
      <w:r w:rsidR="003A094F">
        <w:rPr>
          <w:highlight w:val="white"/>
        </w:rPr>
        <w:t xml:space="preserve">, </w:t>
      </w:r>
      <w:r w:rsidR="00E444C3" w:rsidRPr="00E444C3">
        <w:rPr>
          <w:highlight w:val="white"/>
        </w:rPr>
        <w:t>syscall</w:t>
      </w:r>
      <w:r w:rsidR="003A094F">
        <w:rPr>
          <w:highlight w:val="white"/>
        </w:rPr>
        <w:t>,</w:t>
      </w:r>
    </w:p>
    <w:p w14:paraId="324E827C" w14:textId="77777777" w:rsidR="001C212C" w:rsidRDefault="00947267" w:rsidP="00E444C3">
      <w:pPr>
        <w:pStyle w:val="Code"/>
        <w:rPr>
          <w:highlight w:val="white"/>
        </w:rPr>
      </w:pPr>
      <w:r>
        <w:rPr>
          <w:highlight w:val="white"/>
        </w:rPr>
        <w:t xml:space="preserve">   </w:t>
      </w:r>
      <w:r w:rsidR="003A094F">
        <w:rPr>
          <w:highlight w:val="white"/>
        </w:rPr>
        <w:t xml:space="preserve"> </w:t>
      </w:r>
      <w:r w:rsidR="00E444C3" w:rsidRPr="00E444C3">
        <w:rPr>
          <w:highlight w:val="white"/>
        </w:rPr>
        <w:t>xor</w:t>
      </w:r>
      <w:r w:rsidR="003A094F">
        <w:rPr>
          <w:highlight w:val="white"/>
        </w:rPr>
        <w:t xml:space="preserve">, </w:t>
      </w:r>
      <w:r w:rsidR="00E444C3" w:rsidRPr="00E444C3">
        <w:rPr>
          <w:highlight w:val="white"/>
        </w:rPr>
        <w:t>xor_byte</w:t>
      </w:r>
      <w:r w:rsidR="003A094F">
        <w:rPr>
          <w:highlight w:val="white"/>
        </w:rPr>
        <w:t xml:space="preserve">, </w:t>
      </w:r>
      <w:r w:rsidR="00E444C3" w:rsidRPr="00E444C3">
        <w:rPr>
          <w:highlight w:val="white"/>
        </w:rPr>
        <w:t>xor_dword</w:t>
      </w:r>
      <w:r w:rsidR="003A094F">
        <w:rPr>
          <w:highlight w:val="white"/>
        </w:rPr>
        <w:t xml:space="preserve">, </w:t>
      </w:r>
      <w:r w:rsidR="00E444C3" w:rsidRPr="00E444C3">
        <w:rPr>
          <w:highlight w:val="white"/>
        </w:rPr>
        <w:t>xor_qword</w:t>
      </w:r>
      <w:r w:rsidR="003A094F">
        <w:rPr>
          <w:highlight w:val="white"/>
        </w:rPr>
        <w:t xml:space="preserve">, </w:t>
      </w:r>
      <w:r w:rsidR="00E444C3" w:rsidRPr="00E444C3">
        <w:rPr>
          <w:highlight w:val="white"/>
        </w:rPr>
        <w:t>xor_word</w:t>
      </w:r>
    </w:p>
    <w:p w14:paraId="07FD6773" w14:textId="08F0AF8F" w:rsidR="00E444C3" w:rsidRPr="00E444C3" w:rsidRDefault="001C212C" w:rsidP="00E444C3">
      <w:pPr>
        <w:pStyle w:val="Code"/>
        <w:rPr>
          <w:highlight w:val="white"/>
        </w:rPr>
      </w:pPr>
      <w:r>
        <w:rPr>
          <w:highlight w:val="white"/>
        </w:rPr>
        <w:t xml:space="preserve"> </w:t>
      </w:r>
      <w:r w:rsidR="00E444C3" w:rsidRPr="00E444C3">
        <w:rPr>
          <w:highlight w:val="white"/>
        </w:rPr>
        <w:t xml:space="preserve"> };</w:t>
      </w:r>
    </w:p>
    <w:p w14:paraId="1F765370" w14:textId="77777777" w:rsidR="00E444C3" w:rsidRPr="00E444C3" w:rsidRDefault="00E444C3" w:rsidP="00E444C3">
      <w:pPr>
        <w:pStyle w:val="Code"/>
        <w:rPr>
          <w:highlight w:val="white"/>
        </w:rPr>
      </w:pPr>
      <w:r w:rsidRPr="00E444C3">
        <w:rPr>
          <w:highlight w:val="white"/>
        </w:rPr>
        <w:t>};</w:t>
      </w:r>
    </w:p>
    <w:p w14:paraId="2CF7A52D" w14:textId="2A985ED7" w:rsidR="00EF68C0" w:rsidRDefault="00EF68C0" w:rsidP="00EF68C0">
      <w:pPr>
        <w:pStyle w:val="Rubrik2"/>
      </w:pPr>
      <w:r>
        <w:t>Assembly Code</w:t>
      </w:r>
    </w:p>
    <w:p w14:paraId="3CF6DD35" w14:textId="77777777" w:rsidR="007E07E9" w:rsidRDefault="007E07E9" w:rsidP="007E07E9">
      <w:pPr>
        <w:pStyle w:val="CodeHeader"/>
      </w:pPr>
      <w:r>
        <w:t>AssemblyCode.cs</w:t>
      </w:r>
    </w:p>
    <w:p w14:paraId="254F9CBC" w14:textId="77777777" w:rsidR="00760CE0" w:rsidRPr="00E54C1B" w:rsidRDefault="00760CE0" w:rsidP="00E54C1B">
      <w:pPr>
        <w:pStyle w:val="Code"/>
        <w:rPr>
          <w:highlight w:val="white"/>
        </w:rPr>
      </w:pPr>
      <w:r w:rsidRPr="00E54C1B">
        <w:rPr>
          <w:highlight w:val="white"/>
        </w:rPr>
        <w:t>using System;</w:t>
      </w:r>
    </w:p>
    <w:p w14:paraId="7A3C8BFF" w14:textId="77777777" w:rsidR="00760CE0" w:rsidRPr="00E54C1B" w:rsidRDefault="00760CE0" w:rsidP="00E54C1B">
      <w:pPr>
        <w:pStyle w:val="Code"/>
        <w:rPr>
          <w:highlight w:val="white"/>
        </w:rPr>
      </w:pPr>
      <w:r w:rsidRPr="00E54C1B">
        <w:rPr>
          <w:highlight w:val="white"/>
        </w:rPr>
        <w:t>using System.Text;</w:t>
      </w:r>
    </w:p>
    <w:p w14:paraId="7FD39C36" w14:textId="77777777" w:rsidR="00760CE0" w:rsidRPr="00E54C1B" w:rsidRDefault="00760CE0" w:rsidP="00E54C1B">
      <w:pPr>
        <w:pStyle w:val="Code"/>
        <w:rPr>
          <w:highlight w:val="white"/>
        </w:rPr>
      </w:pPr>
      <w:r w:rsidRPr="00E54C1B">
        <w:rPr>
          <w:highlight w:val="white"/>
        </w:rPr>
        <w:t>using System.Numerics;</w:t>
      </w:r>
    </w:p>
    <w:p w14:paraId="741CB714" w14:textId="77777777" w:rsidR="00760CE0" w:rsidRPr="00E54C1B" w:rsidRDefault="00760CE0" w:rsidP="00E54C1B">
      <w:pPr>
        <w:pStyle w:val="Code"/>
        <w:rPr>
          <w:highlight w:val="white"/>
        </w:rPr>
      </w:pPr>
      <w:r w:rsidRPr="00E54C1B">
        <w:rPr>
          <w:highlight w:val="white"/>
        </w:rPr>
        <w:t>using System.Collections.Generic;</w:t>
      </w:r>
    </w:p>
    <w:p w14:paraId="0CA87706" w14:textId="77777777" w:rsidR="00760CE0" w:rsidRPr="00E54C1B" w:rsidRDefault="00760CE0" w:rsidP="00E54C1B">
      <w:pPr>
        <w:pStyle w:val="Code"/>
        <w:rPr>
          <w:highlight w:val="white"/>
        </w:rPr>
      </w:pPr>
    </w:p>
    <w:p w14:paraId="35EAE54A" w14:textId="77777777" w:rsidR="00760CE0" w:rsidRPr="00E54C1B" w:rsidRDefault="00760CE0" w:rsidP="00E54C1B">
      <w:pPr>
        <w:pStyle w:val="Code"/>
        <w:rPr>
          <w:highlight w:val="white"/>
        </w:rPr>
      </w:pPr>
      <w:r w:rsidRPr="00E54C1B">
        <w:rPr>
          <w:highlight w:val="white"/>
        </w:rPr>
        <w:t>namespace CCompiler {</w:t>
      </w:r>
    </w:p>
    <w:p w14:paraId="0F6B25FF" w14:textId="77777777" w:rsidR="00760CE0" w:rsidRPr="00E54C1B" w:rsidRDefault="00760CE0" w:rsidP="00E54C1B">
      <w:pPr>
        <w:pStyle w:val="Code"/>
        <w:rPr>
          <w:highlight w:val="white"/>
        </w:rPr>
      </w:pPr>
      <w:r w:rsidRPr="00E54C1B">
        <w:rPr>
          <w:highlight w:val="white"/>
        </w:rPr>
        <w:t xml:space="preserve">  public class AssemblyCode {</w:t>
      </w:r>
    </w:p>
    <w:p w14:paraId="1C9D6083" w14:textId="77777777" w:rsidR="00760CE0" w:rsidRPr="00E54C1B" w:rsidRDefault="00760CE0" w:rsidP="00E54C1B">
      <w:pPr>
        <w:pStyle w:val="Code"/>
        <w:rPr>
          <w:highlight w:val="white"/>
        </w:rPr>
      </w:pPr>
      <w:r w:rsidRPr="00E54C1B">
        <w:rPr>
          <w:highlight w:val="white"/>
        </w:rPr>
        <w:t xml:space="preserve">    public const byte NopOperator = 144; // -112; XXX</w:t>
      </w:r>
    </w:p>
    <w:p w14:paraId="5C8C2FE5" w14:textId="77777777" w:rsidR="00760CE0" w:rsidRPr="00E54C1B" w:rsidRDefault="00760CE0" w:rsidP="00E54C1B">
      <w:pPr>
        <w:pStyle w:val="Code"/>
        <w:rPr>
          <w:highlight w:val="white"/>
        </w:rPr>
      </w:pPr>
      <w:r w:rsidRPr="00E54C1B">
        <w:rPr>
          <w:highlight w:val="white"/>
        </w:rPr>
        <w:t xml:space="preserve">    public const byte ShortJumpOperator = 235; // -21; XXX</w:t>
      </w:r>
    </w:p>
    <w:p w14:paraId="091647C6" w14:textId="77777777" w:rsidR="00760CE0" w:rsidRPr="00E54C1B" w:rsidRDefault="00760CE0" w:rsidP="00E54C1B">
      <w:pPr>
        <w:pStyle w:val="Code"/>
        <w:rPr>
          <w:highlight w:val="white"/>
        </w:rPr>
      </w:pPr>
    </w:p>
    <w:p w14:paraId="36CC39C4" w14:textId="77777777" w:rsidR="00760CE0" w:rsidRPr="00E54C1B" w:rsidRDefault="00760CE0" w:rsidP="00E54C1B">
      <w:pPr>
        <w:pStyle w:val="Code"/>
        <w:rPr>
          <w:highlight w:val="white"/>
        </w:rPr>
      </w:pPr>
      <w:r w:rsidRPr="00E54C1B">
        <w:rPr>
          <w:highlight w:val="white"/>
        </w:rPr>
        <w:t xml:space="preserve">    public static Register FrameRegister;</w:t>
      </w:r>
    </w:p>
    <w:p w14:paraId="53D0EEF1" w14:textId="77777777" w:rsidR="00760CE0" w:rsidRPr="00E54C1B" w:rsidRDefault="00760CE0" w:rsidP="00E54C1B">
      <w:pPr>
        <w:pStyle w:val="Code"/>
        <w:rPr>
          <w:highlight w:val="white"/>
        </w:rPr>
      </w:pPr>
      <w:r w:rsidRPr="00E54C1B">
        <w:rPr>
          <w:highlight w:val="white"/>
        </w:rPr>
        <w:t xml:space="preserve">    public static Register EllipseRegister;</w:t>
      </w:r>
    </w:p>
    <w:p w14:paraId="116B6C1F" w14:textId="77777777" w:rsidR="00760CE0" w:rsidRPr="00E54C1B" w:rsidRDefault="00760CE0" w:rsidP="00E54C1B">
      <w:pPr>
        <w:pStyle w:val="Code"/>
        <w:rPr>
          <w:highlight w:val="white"/>
        </w:rPr>
      </w:pPr>
      <w:r w:rsidRPr="00E54C1B">
        <w:rPr>
          <w:highlight w:val="white"/>
        </w:rPr>
        <w:t xml:space="preserve">    public static Register ReturnValueRegister;</w:t>
      </w:r>
    </w:p>
    <w:p w14:paraId="611F8932" w14:textId="77777777" w:rsidR="00760CE0" w:rsidRPr="00E54C1B" w:rsidRDefault="00760CE0" w:rsidP="00E54C1B">
      <w:pPr>
        <w:pStyle w:val="Code"/>
        <w:rPr>
          <w:highlight w:val="white"/>
        </w:rPr>
      </w:pPr>
      <w:r w:rsidRPr="00E54C1B">
        <w:rPr>
          <w:highlight w:val="white"/>
        </w:rPr>
        <w:t xml:space="preserve">    public static Register ReturnPointerRegister;</w:t>
      </w:r>
    </w:p>
    <w:p w14:paraId="11DF3C40" w14:textId="77777777" w:rsidR="00760CE0" w:rsidRPr="00E54C1B" w:rsidRDefault="00760CE0" w:rsidP="00E54C1B">
      <w:pPr>
        <w:pStyle w:val="Code"/>
        <w:rPr>
          <w:highlight w:val="white"/>
        </w:rPr>
      </w:pPr>
      <w:r w:rsidRPr="00E54C1B">
        <w:rPr>
          <w:highlight w:val="white"/>
        </w:rPr>
        <w:t xml:space="preserve">    public const Register ShiftRegister = Register.cl;</w:t>
      </w:r>
    </w:p>
    <w:p w14:paraId="3C172B1B" w14:textId="77777777" w:rsidR="00760CE0" w:rsidRPr="00E54C1B" w:rsidRDefault="00760CE0" w:rsidP="00E54C1B">
      <w:pPr>
        <w:pStyle w:val="Code"/>
        <w:rPr>
          <w:highlight w:val="white"/>
        </w:rPr>
      </w:pPr>
    </w:p>
    <w:p w14:paraId="5FDD8C10" w14:textId="77777777" w:rsidR="00760CE0" w:rsidRPr="00E54C1B" w:rsidRDefault="00760CE0" w:rsidP="00E54C1B">
      <w:pPr>
        <w:pStyle w:val="Code"/>
        <w:rPr>
          <w:highlight w:val="white"/>
        </w:rPr>
      </w:pPr>
      <w:r w:rsidRPr="00E54C1B">
        <w:rPr>
          <w:highlight w:val="white"/>
        </w:rPr>
        <w:lastRenderedPageBreak/>
        <w:t xml:space="preserve">    static AssemblyCode() {</w:t>
      </w:r>
    </w:p>
    <w:p w14:paraId="5153392C" w14:textId="77777777" w:rsidR="00760CE0" w:rsidRPr="00E54C1B" w:rsidRDefault="00760CE0" w:rsidP="00E54C1B">
      <w:pPr>
        <w:pStyle w:val="Code"/>
        <w:rPr>
          <w:highlight w:val="white"/>
        </w:rPr>
      </w:pPr>
      <w:r w:rsidRPr="00E54C1B">
        <w:rPr>
          <w:highlight w:val="white"/>
        </w:rPr>
        <w:t xml:space="preserve">      FrameRegister = RegisterToSize(Register.bp, TypeSize.PointerSize);</w:t>
      </w:r>
    </w:p>
    <w:p w14:paraId="00C53464" w14:textId="77777777" w:rsidR="00760CE0" w:rsidRPr="00E54C1B" w:rsidRDefault="00760CE0" w:rsidP="00E54C1B">
      <w:pPr>
        <w:pStyle w:val="Code"/>
        <w:rPr>
          <w:highlight w:val="white"/>
        </w:rPr>
      </w:pPr>
      <w:r w:rsidRPr="00E54C1B">
        <w:rPr>
          <w:highlight w:val="white"/>
        </w:rPr>
        <w:t xml:space="preserve">      EllipseRegister = RegisterToSize(Register.di, TypeSize.PointerSize);</w:t>
      </w:r>
    </w:p>
    <w:p w14:paraId="287786EB" w14:textId="77777777" w:rsidR="00760CE0" w:rsidRPr="00E54C1B" w:rsidRDefault="00760CE0" w:rsidP="00E54C1B">
      <w:pPr>
        <w:pStyle w:val="Code"/>
        <w:rPr>
          <w:highlight w:val="white"/>
        </w:rPr>
      </w:pPr>
      <w:r w:rsidRPr="00E54C1B">
        <w:rPr>
          <w:highlight w:val="white"/>
        </w:rPr>
        <w:t xml:space="preserve">      ReturnValueRegister = RegisterToSize(Register.bx, TypeSize.PointerSize);</w:t>
      </w:r>
    </w:p>
    <w:p w14:paraId="0C7FADC2" w14:textId="77777777" w:rsidR="00760CE0" w:rsidRPr="00E54C1B" w:rsidRDefault="00760CE0" w:rsidP="00E54C1B">
      <w:pPr>
        <w:pStyle w:val="Code"/>
        <w:rPr>
          <w:highlight w:val="white"/>
        </w:rPr>
      </w:pPr>
      <w:r w:rsidRPr="00E54C1B">
        <w:rPr>
          <w:highlight w:val="white"/>
        </w:rPr>
        <w:t xml:space="preserve">      ReturnPointerRegister =RegisterToSize(Register.bx,TypeSize.PointerSize);</w:t>
      </w:r>
    </w:p>
    <w:p w14:paraId="193995ED" w14:textId="77777777" w:rsidR="00760CE0" w:rsidRPr="00E54C1B" w:rsidRDefault="00760CE0" w:rsidP="00E54C1B">
      <w:pPr>
        <w:pStyle w:val="Code"/>
        <w:rPr>
          <w:highlight w:val="white"/>
        </w:rPr>
      </w:pPr>
      <w:r w:rsidRPr="00E54C1B">
        <w:rPr>
          <w:highlight w:val="white"/>
        </w:rPr>
        <w:t xml:space="preserve">    }</w:t>
      </w:r>
    </w:p>
    <w:p w14:paraId="513967E5" w14:textId="77777777" w:rsidR="00760CE0" w:rsidRPr="00E54C1B" w:rsidRDefault="00760CE0" w:rsidP="00E54C1B">
      <w:pPr>
        <w:pStyle w:val="Code"/>
        <w:rPr>
          <w:highlight w:val="white"/>
        </w:rPr>
      </w:pPr>
    </w:p>
    <w:p w14:paraId="2253A6A1" w14:textId="77777777" w:rsidR="00760CE0" w:rsidRPr="00E54C1B" w:rsidRDefault="00760CE0" w:rsidP="00E54C1B">
      <w:pPr>
        <w:pStyle w:val="Code"/>
        <w:rPr>
          <w:highlight w:val="white"/>
        </w:rPr>
      </w:pPr>
      <w:r w:rsidRPr="00E54C1B">
        <w:rPr>
          <w:highlight w:val="white"/>
        </w:rPr>
        <w:t xml:space="preserve">    private AssemblyOperator m_operator;</w:t>
      </w:r>
    </w:p>
    <w:p w14:paraId="7E2C35F7" w14:textId="77777777" w:rsidR="00760CE0" w:rsidRPr="00E54C1B" w:rsidRDefault="00760CE0" w:rsidP="00E54C1B">
      <w:pPr>
        <w:pStyle w:val="Code"/>
        <w:rPr>
          <w:highlight w:val="white"/>
        </w:rPr>
      </w:pPr>
      <w:r w:rsidRPr="00E54C1B">
        <w:rPr>
          <w:highlight w:val="white"/>
        </w:rPr>
        <w:t xml:space="preserve">    private object[] m_operandArray = new object[3];</w:t>
      </w:r>
    </w:p>
    <w:p w14:paraId="011F4FE0" w14:textId="77777777" w:rsidR="00760CE0" w:rsidRPr="00E54C1B" w:rsidRDefault="00760CE0" w:rsidP="00E54C1B">
      <w:pPr>
        <w:pStyle w:val="Code"/>
        <w:rPr>
          <w:highlight w:val="white"/>
        </w:rPr>
      </w:pPr>
      <w:r w:rsidRPr="00E54C1B">
        <w:rPr>
          <w:highlight w:val="white"/>
        </w:rPr>
        <w:t xml:space="preserve">  </w:t>
      </w:r>
    </w:p>
    <w:p w14:paraId="294803B1" w14:textId="77777777" w:rsidR="00760CE0" w:rsidRPr="00E54C1B" w:rsidRDefault="00760CE0" w:rsidP="00E54C1B">
      <w:pPr>
        <w:pStyle w:val="Code"/>
        <w:rPr>
          <w:highlight w:val="white"/>
        </w:rPr>
      </w:pPr>
      <w:r w:rsidRPr="00E54C1B">
        <w:rPr>
          <w:highlight w:val="white"/>
        </w:rPr>
        <w:t xml:space="preserve">    public AssemblyCode(AssemblyOperator objectOp, object operand0,</w:t>
      </w:r>
    </w:p>
    <w:p w14:paraId="4AC2636F" w14:textId="77777777" w:rsidR="00760CE0" w:rsidRPr="00E54C1B" w:rsidRDefault="00760CE0" w:rsidP="00E54C1B">
      <w:pPr>
        <w:pStyle w:val="Code"/>
        <w:rPr>
          <w:highlight w:val="white"/>
        </w:rPr>
      </w:pPr>
      <w:r w:rsidRPr="00E54C1B">
        <w:rPr>
          <w:highlight w:val="white"/>
        </w:rPr>
        <w:t xml:space="preserve">                        object operand1, object operand2 = null) {</w:t>
      </w:r>
    </w:p>
    <w:p w14:paraId="1E6D7F44" w14:textId="77777777" w:rsidR="00760CE0" w:rsidRPr="00E54C1B" w:rsidRDefault="00760CE0" w:rsidP="00E54C1B">
      <w:pPr>
        <w:pStyle w:val="Code"/>
        <w:rPr>
          <w:highlight w:val="white"/>
        </w:rPr>
      </w:pPr>
      <w:r w:rsidRPr="00E54C1B">
        <w:rPr>
          <w:highlight w:val="white"/>
        </w:rPr>
        <w:t xml:space="preserve">      Operator = objectOp;</w:t>
      </w:r>
    </w:p>
    <w:p w14:paraId="69B81F14" w14:textId="77777777" w:rsidR="00760CE0" w:rsidRPr="00E54C1B" w:rsidRDefault="00760CE0" w:rsidP="00E54C1B">
      <w:pPr>
        <w:pStyle w:val="Code"/>
        <w:rPr>
          <w:highlight w:val="white"/>
        </w:rPr>
      </w:pPr>
      <w:r w:rsidRPr="00E54C1B">
        <w:rPr>
          <w:highlight w:val="white"/>
        </w:rPr>
        <w:t xml:space="preserve">      m_operandArray[0] = operand0;</w:t>
      </w:r>
    </w:p>
    <w:p w14:paraId="578D3820" w14:textId="77777777" w:rsidR="00760CE0" w:rsidRPr="00E54C1B" w:rsidRDefault="00760CE0" w:rsidP="00E54C1B">
      <w:pPr>
        <w:pStyle w:val="Code"/>
        <w:rPr>
          <w:highlight w:val="white"/>
        </w:rPr>
      </w:pPr>
      <w:r w:rsidRPr="00E54C1B">
        <w:rPr>
          <w:highlight w:val="white"/>
        </w:rPr>
        <w:t xml:space="preserve">      m_operandArray[1] = operand1;</w:t>
      </w:r>
    </w:p>
    <w:p w14:paraId="5FAF191C" w14:textId="77777777" w:rsidR="00760CE0" w:rsidRPr="00E54C1B" w:rsidRDefault="00760CE0" w:rsidP="00E54C1B">
      <w:pPr>
        <w:pStyle w:val="Code"/>
        <w:rPr>
          <w:highlight w:val="white"/>
        </w:rPr>
      </w:pPr>
      <w:r w:rsidRPr="00E54C1B">
        <w:rPr>
          <w:highlight w:val="white"/>
        </w:rPr>
        <w:t xml:space="preserve">      m_operandArray[2] = operand2;</w:t>
      </w:r>
    </w:p>
    <w:p w14:paraId="5B63402E" w14:textId="77777777" w:rsidR="00760CE0" w:rsidRPr="00E54C1B" w:rsidRDefault="00760CE0" w:rsidP="00E54C1B">
      <w:pPr>
        <w:pStyle w:val="Code"/>
        <w:rPr>
          <w:highlight w:val="white"/>
        </w:rPr>
      </w:pPr>
      <w:r w:rsidRPr="00E54C1B">
        <w:rPr>
          <w:highlight w:val="white"/>
        </w:rPr>
        <w:t xml:space="preserve">      FromAdditionToIncrement();</w:t>
      </w:r>
    </w:p>
    <w:p w14:paraId="09A20BF7" w14:textId="77777777" w:rsidR="00760CE0" w:rsidRPr="00E54C1B" w:rsidRDefault="00760CE0" w:rsidP="00E54C1B">
      <w:pPr>
        <w:pStyle w:val="Code"/>
        <w:rPr>
          <w:highlight w:val="white"/>
        </w:rPr>
      </w:pPr>
      <w:r w:rsidRPr="00E54C1B">
        <w:rPr>
          <w:highlight w:val="white"/>
        </w:rPr>
        <w:t xml:space="preserve">    }</w:t>
      </w:r>
    </w:p>
    <w:p w14:paraId="28B1C1BF" w14:textId="77777777" w:rsidR="00760CE0" w:rsidRPr="00E54C1B" w:rsidRDefault="00760CE0" w:rsidP="00E54C1B">
      <w:pPr>
        <w:pStyle w:val="Code"/>
        <w:rPr>
          <w:highlight w:val="white"/>
        </w:rPr>
      </w:pPr>
    </w:p>
    <w:p w14:paraId="46628D02" w14:textId="77777777" w:rsidR="00760CE0" w:rsidRPr="00E54C1B" w:rsidRDefault="00760CE0" w:rsidP="00E54C1B">
      <w:pPr>
        <w:pStyle w:val="Code"/>
        <w:rPr>
          <w:highlight w:val="white"/>
        </w:rPr>
      </w:pPr>
      <w:r w:rsidRPr="00E54C1B">
        <w:rPr>
          <w:highlight w:val="white"/>
        </w:rPr>
        <w:t xml:space="preserve">    public AssemblyOperator Operator {</w:t>
      </w:r>
    </w:p>
    <w:p w14:paraId="4DC870A6" w14:textId="77777777" w:rsidR="00760CE0" w:rsidRPr="00E54C1B" w:rsidRDefault="00760CE0" w:rsidP="00E54C1B">
      <w:pPr>
        <w:pStyle w:val="Code"/>
        <w:rPr>
          <w:highlight w:val="white"/>
        </w:rPr>
      </w:pPr>
      <w:r w:rsidRPr="00E54C1B">
        <w:rPr>
          <w:highlight w:val="white"/>
        </w:rPr>
        <w:t xml:space="preserve">      get { return m_operator; }</w:t>
      </w:r>
    </w:p>
    <w:p w14:paraId="1D9671DD" w14:textId="77777777" w:rsidR="00760CE0" w:rsidRPr="00E54C1B" w:rsidRDefault="00760CE0" w:rsidP="00E54C1B">
      <w:pPr>
        <w:pStyle w:val="Code"/>
        <w:rPr>
          <w:highlight w:val="white"/>
        </w:rPr>
      </w:pPr>
      <w:r w:rsidRPr="00E54C1B">
        <w:rPr>
          <w:highlight w:val="white"/>
        </w:rPr>
        <w:t xml:space="preserve">      set { m_operator = value; }</w:t>
      </w:r>
    </w:p>
    <w:p w14:paraId="2F9AF1CB" w14:textId="77777777" w:rsidR="00760CE0" w:rsidRPr="00E54C1B" w:rsidRDefault="00760CE0" w:rsidP="00E54C1B">
      <w:pPr>
        <w:pStyle w:val="Code"/>
        <w:rPr>
          <w:highlight w:val="white"/>
        </w:rPr>
      </w:pPr>
      <w:r w:rsidRPr="00E54C1B">
        <w:rPr>
          <w:highlight w:val="white"/>
        </w:rPr>
        <w:t xml:space="preserve">    }</w:t>
      </w:r>
    </w:p>
    <w:p w14:paraId="663ACFA9" w14:textId="77777777" w:rsidR="00760CE0" w:rsidRPr="00E54C1B" w:rsidRDefault="00760CE0" w:rsidP="00E54C1B">
      <w:pPr>
        <w:pStyle w:val="Code"/>
        <w:rPr>
          <w:highlight w:val="white"/>
        </w:rPr>
      </w:pPr>
    </w:p>
    <w:p w14:paraId="793D7B34" w14:textId="77777777" w:rsidR="00760CE0" w:rsidRPr="00E54C1B" w:rsidRDefault="00760CE0" w:rsidP="00E54C1B">
      <w:pPr>
        <w:pStyle w:val="Code"/>
        <w:rPr>
          <w:highlight w:val="white"/>
        </w:rPr>
      </w:pPr>
      <w:r w:rsidRPr="00E54C1B">
        <w:rPr>
          <w:highlight w:val="white"/>
        </w:rPr>
        <w:t xml:space="preserve">    public void FromAdditionToIncrement() {</w:t>
      </w:r>
    </w:p>
    <w:p w14:paraId="46AC80E9" w14:textId="77777777" w:rsidR="00760CE0" w:rsidRPr="00E54C1B" w:rsidRDefault="00760CE0" w:rsidP="00E54C1B">
      <w:pPr>
        <w:pStyle w:val="Code"/>
        <w:rPr>
          <w:highlight w:val="white"/>
        </w:rPr>
      </w:pPr>
      <w:r w:rsidRPr="00E54C1B">
        <w:rPr>
          <w:highlight w:val="white"/>
        </w:rPr>
        <w:t xml:space="preserve">      object operand0 = m_operandArray[0],</w:t>
      </w:r>
    </w:p>
    <w:p w14:paraId="62DA50C5" w14:textId="77777777" w:rsidR="00760CE0" w:rsidRPr="00E54C1B" w:rsidRDefault="00760CE0" w:rsidP="00E54C1B">
      <w:pPr>
        <w:pStyle w:val="Code"/>
        <w:rPr>
          <w:highlight w:val="white"/>
        </w:rPr>
      </w:pPr>
      <w:r w:rsidRPr="00E54C1B">
        <w:rPr>
          <w:highlight w:val="white"/>
        </w:rPr>
        <w:t xml:space="preserve">             operand1 = m_operandArray[1],</w:t>
      </w:r>
    </w:p>
    <w:p w14:paraId="6C598582" w14:textId="77777777" w:rsidR="00760CE0" w:rsidRPr="00E54C1B" w:rsidRDefault="00760CE0" w:rsidP="00E54C1B">
      <w:pPr>
        <w:pStyle w:val="Code"/>
        <w:rPr>
          <w:highlight w:val="white"/>
        </w:rPr>
      </w:pPr>
      <w:r w:rsidRPr="00E54C1B">
        <w:rPr>
          <w:highlight w:val="white"/>
        </w:rPr>
        <w:t xml:space="preserve">             operand2 = m_operandArray[2];</w:t>
      </w:r>
    </w:p>
    <w:p w14:paraId="4163B44D" w14:textId="77777777" w:rsidR="00760CE0" w:rsidRPr="00E54C1B" w:rsidRDefault="00760CE0" w:rsidP="00E54C1B">
      <w:pPr>
        <w:pStyle w:val="Code"/>
        <w:rPr>
          <w:highlight w:val="white"/>
        </w:rPr>
      </w:pPr>
    </w:p>
    <w:p w14:paraId="2908D35A" w14:textId="77777777" w:rsidR="00760CE0" w:rsidRPr="00E54C1B" w:rsidRDefault="00760CE0" w:rsidP="00E54C1B">
      <w:pPr>
        <w:pStyle w:val="Code"/>
        <w:rPr>
          <w:highlight w:val="white"/>
        </w:rPr>
      </w:pPr>
      <w:r w:rsidRPr="00E54C1B">
        <w:rPr>
          <w:highlight w:val="white"/>
        </w:rPr>
        <w:t xml:space="preserve">      if (((Operator == AssemblyOperator.add) ||</w:t>
      </w:r>
    </w:p>
    <w:p w14:paraId="52A0F451" w14:textId="77777777" w:rsidR="00760CE0" w:rsidRPr="00E54C1B" w:rsidRDefault="00760CE0" w:rsidP="00E54C1B">
      <w:pPr>
        <w:pStyle w:val="Code"/>
        <w:rPr>
          <w:highlight w:val="white"/>
        </w:rPr>
      </w:pPr>
      <w:r w:rsidRPr="00E54C1B">
        <w:rPr>
          <w:highlight w:val="white"/>
        </w:rPr>
        <w:t xml:space="preserve">           (Operator == AssemblyOperator.sub)) &amp;&amp; (operand0 is Track) &amp;&amp;</w:t>
      </w:r>
    </w:p>
    <w:p w14:paraId="03C9B25A" w14:textId="77777777" w:rsidR="00760CE0" w:rsidRPr="00E54C1B" w:rsidRDefault="00760CE0" w:rsidP="00E54C1B">
      <w:pPr>
        <w:pStyle w:val="Code"/>
        <w:rPr>
          <w:highlight w:val="white"/>
        </w:rPr>
      </w:pPr>
      <w:r w:rsidRPr="00E54C1B">
        <w:rPr>
          <w:highlight w:val="white"/>
        </w:rPr>
        <w:t xml:space="preserve">          (operand1 is BigInteger) &amp;&amp;(operand2 == null)){</w:t>
      </w:r>
    </w:p>
    <w:p w14:paraId="6BCBE1E3" w14:textId="77777777" w:rsidR="00760CE0" w:rsidRPr="00E54C1B" w:rsidRDefault="00760CE0" w:rsidP="00E54C1B">
      <w:pPr>
        <w:pStyle w:val="Code"/>
        <w:rPr>
          <w:highlight w:val="white"/>
        </w:rPr>
      </w:pPr>
      <w:r w:rsidRPr="00E54C1B">
        <w:rPr>
          <w:highlight w:val="white"/>
        </w:rPr>
        <w:t xml:space="preserve">        BigInteger value = (BigInteger) operand1;</w:t>
      </w:r>
    </w:p>
    <w:p w14:paraId="07A5AE57" w14:textId="77777777" w:rsidR="00760CE0" w:rsidRPr="00E54C1B" w:rsidRDefault="00760CE0" w:rsidP="00E54C1B">
      <w:pPr>
        <w:pStyle w:val="Code"/>
        <w:rPr>
          <w:highlight w:val="white"/>
        </w:rPr>
      </w:pPr>
    </w:p>
    <w:p w14:paraId="7A1DF03B" w14:textId="77777777" w:rsidR="00760CE0" w:rsidRPr="00E54C1B" w:rsidRDefault="00760CE0" w:rsidP="00E54C1B">
      <w:pPr>
        <w:pStyle w:val="Code"/>
        <w:rPr>
          <w:highlight w:val="white"/>
        </w:rPr>
      </w:pPr>
      <w:r w:rsidRPr="00E54C1B">
        <w:rPr>
          <w:highlight w:val="white"/>
        </w:rPr>
        <w:t xml:space="preserve">        if (((Operator == AssemblyOperator.add) &amp;&amp; (value == 1)) ||</w:t>
      </w:r>
    </w:p>
    <w:p w14:paraId="69960337" w14:textId="77777777" w:rsidR="00760CE0" w:rsidRPr="00E54C1B" w:rsidRDefault="00760CE0" w:rsidP="00E54C1B">
      <w:pPr>
        <w:pStyle w:val="Code"/>
        <w:rPr>
          <w:highlight w:val="white"/>
        </w:rPr>
      </w:pPr>
      <w:r w:rsidRPr="00E54C1B">
        <w:rPr>
          <w:highlight w:val="white"/>
        </w:rPr>
        <w:t xml:space="preserve">            ((Operator == AssemblyOperator.sub) &amp;&amp; (value == -1))) {</w:t>
      </w:r>
    </w:p>
    <w:p w14:paraId="3B063184" w14:textId="77777777" w:rsidR="00760CE0" w:rsidRPr="00E54C1B" w:rsidRDefault="00760CE0" w:rsidP="00E54C1B">
      <w:pPr>
        <w:pStyle w:val="Code"/>
        <w:rPr>
          <w:highlight w:val="white"/>
        </w:rPr>
      </w:pPr>
      <w:r w:rsidRPr="00E54C1B">
        <w:rPr>
          <w:highlight w:val="white"/>
        </w:rPr>
        <w:t xml:space="preserve">          Operator = AssemblyOperator.inc;</w:t>
      </w:r>
    </w:p>
    <w:p w14:paraId="77A67B4D" w14:textId="77777777" w:rsidR="00760CE0" w:rsidRPr="00E54C1B" w:rsidRDefault="00760CE0" w:rsidP="00E54C1B">
      <w:pPr>
        <w:pStyle w:val="Code"/>
        <w:rPr>
          <w:highlight w:val="white"/>
        </w:rPr>
      </w:pPr>
      <w:r w:rsidRPr="00E54C1B">
        <w:rPr>
          <w:highlight w:val="white"/>
        </w:rPr>
        <w:t xml:space="preserve">          m_operandArray[1] = null;</w:t>
      </w:r>
    </w:p>
    <w:p w14:paraId="48D53DD2" w14:textId="77777777" w:rsidR="00760CE0" w:rsidRPr="00E54C1B" w:rsidRDefault="00760CE0" w:rsidP="00E54C1B">
      <w:pPr>
        <w:pStyle w:val="Code"/>
        <w:rPr>
          <w:highlight w:val="white"/>
        </w:rPr>
      </w:pPr>
      <w:r w:rsidRPr="00E54C1B">
        <w:rPr>
          <w:highlight w:val="white"/>
        </w:rPr>
        <w:t xml:space="preserve">        }</w:t>
      </w:r>
    </w:p>
    <w:p w14:paraId="37B17D14" w14:textId="77777777" w:rsidR="00760CE0" w:rsidRPr="00E54C1B" w:rsidRDefault="00760CE0" w:rsidP="00E54C1B">
      <w:pPr>
        <w:pStyle w:val="Code"/>
        <w:rPr>
          <w:highlight w:val="white"/>
        </w:rPr>
      </w:pPr>
      <w:r w:rsidRPr="00E54C1B">
        <w:rPr>
          <w:highlight w:val="white"/>
        </w:rPr>
        <w:t xml:space="preserve">        else if (((Operator == AssemblyOperator.sub) &amp;&amp; (value == 1)) ||</w:t>
      </w:r>
    </w:p>
    <w:p w14:paraId="2F182F4D" w14:textId="77777777" w:rsidR="00760CE0" w:rsidRPr="00E54C1B" w:rsidRDefault="00760CE0" w:rsidP="00E54C1B">
      <w:pPr>
        <w:pStyle w:val="Code"/>
        <w:rPr>
          <w:highlight w:val="white"/>
        </w:rPr>
      </w:pPr>
      <w:r w:rsidRPr="00E54C1B">
        <w:rPr>
          <w:highlight w:val="white"/>
        </w:rPr>
        <w:t xml:space="preserve">                 ((Operator == AssemblyOperator.add) &amp;&amp; (value == -1))) {</w:t>
      </w:r>
    </w:p>
    <w:p w14:paraId="4DDB57F1" w14:textId="77777777" w:rsidR="00760CE0" w:rsidRPr="00E54C1B" w:rsidRDefault="00760CE0" w:rsidP="00E54C1B">
      <w:pPr>
        <w:pStyle w:val="Code"/>
        <w:rPr>
          <w:highlight w:val="white"/>
        </w:rPr>
      </w:pPr>
      <w:r w:rsidRPr="00E54C1B">
        <w:rPr>
          <w:highlight w:val="white"/>
        </w:rPr>
        <w:t xml:space="preserve">          Operator = AssemblyOperator.dec;</w:t>
      </w:r>
    </w:p>
    <w:p w14:paraId="72C99084" w14:textId="77777777" w:rsidR="00760CE0" w:rsidRPr="00E54C1B" w:rsidRDefault="00760CE0" w:rsidP="00E54C1B">
      <w:pPr>
        <w:pStyle w:val="Code"/>
        <w:rPr>
          <w:highlight w:val="white"/>
        </w:rPr>
      </w:pPr>
      <w:r w:rsidRPr="00E54C1B">
        <w:rPr>
          <w:highlight w:val="white"/>
        </w:rPr>
        <w:t xml:space="preserve">          m_operandArray[1] = null;</w:t>
      </w:r>
    </w:p>
    <w:p w14:paraId="39B9FB3C" w14:textId="77777777" w:rsidR="00760CE0" w:rsidRPr="00E54C1B" w:rsidRDefault="00760CE0" w:rsidP="00E54C1B">
      <w:pPr>
        <w:pStyle w:val="Code"/>
        <w:rPr>
          <w:highlight w:val="white"/>
        </w:rPr>
      </w:pPr>
      <w:r w:rsidRPr="00E54C1B">
        <w:rPr>
          <w:highlight w:val="white"/>
        </w:rPr>
        <w:t xml:space="preserve">        }</w:t>
      </w:r>
    </w:p>
    <w:p w14:paraId="2EE7FA33" w14:textId="77777777" w:rsidR="00760CE0" w:rsidRPr="00E54C1B" w:rsidRDefault="00760CE0" w:rsidP="00E54C1B">
      <w:pPr>
        <w:pStyle w:val="Code"/>
        <w:rPr>
          <w:highlight w:val="white"/>
        </w:rPr>
      </w:pPr>
      <w:r w:rsidRPr="00E54C1B">
        <w:rPr>
          <w:highlight w:val="white"/>
        </w:rPr>
        <w:t xml:space="preserve">      }</w:t>
      </w:r>
    </w:p>
    <w:p w14:paraId="1476425C" w14:textId="77777777" w:rsidR="00760CE0" w:rsidRPr="00E54C1B" w:rsidRDefault="00760CE0" w:rsidP="00E54C1B">
      <w:pPr>
        <w:pStyle w:val="Code"/>
        <w:rPr>
          <w:highlight w:val="white"/>
        </w:rPr>
      </w:pPr>
      <w:r w:rsidRPr="00E54C1B">
        <w:rPr>
          <w:highlight w:val="white"/>
        </w:rPr>
        <w:t xml:space="preserve">    }</w:t>
      </w:r>
    </w:p>
    <w:p w14:paraId="17DC7002" w14:textId="77777777" w:rsidR="00760CE0" w:rsidRPr="00E54C1B" w:rsidRDefault="00760CE0" w:rsidP="00E54C1B">
      <w:pPr>
        <w:pStyle w:val="Code"/>
        <w:rPr>
          <w:highlight w:val="white"/>
        </w:rPr>
      </w:pPr>
    </w:p>
    <w:p w14:paraId="7EC1B31F" w14:textId="77777777" w:rsidR="00760CE0" w:rsidRPr="00E54C1B" w:rsidRDefault="00760CE0" w:rsidP="00E54C1B">
      <w:pPr>
        <w:pStyle w:val="Code"/>
        <w:rPr>
          <w:highlight w:val="white"/>
        </w:rPr>
      </w:pPr>
      <w:r w:rsidRPr="00E54C1B">
        <w:rPr>
          <w:highlight w:val="white"/>
        </w:rPr>
        <w:t xml:space="preserve">    public object this[int index] {</w:t>
      </w:r>
    </w:p>
    <w:p w14:paraId="6801A784" w14:textId="77777777" w:rsidR="00760CE0" w:rsidRPr="00E54C1B" w:rsidRDefault="00760CE0" w:rsidP="00E54C1B">
      <w:pPr>
        <w:pStyle w:val="Code"/>
        <w:rPr>
          <w:highlight w:val="white"/>
        </w:rPr>
      </w:pPr>
      <w:r w:rsidRPr="00E54C1B">
        <w:rPr>
          <w:highlight w:val="white"/>
        </w:rPr>
        <w:t xml:space="preserve">      get { return m_operandArray[index]; }</w:t>
      </w:r>
    </w:p>
    <w:p w14:paraId="22846B84" w14:textId="77777777" w:rsidR="00760CE0" w:rsidRPr="00E54C1B" w:rsidRDefault="00760CE0" w:rsidP="00E54C1B">
      <w:pPr>
        <w:pStyle w:val="Code"/>
        <w:rPr>
          <w:highlight w:val="white"/>
        </w:rPr>
      </w:pPr>
      <w:r w:rsidRPr="00E54C1B">
        <w:rPr>
          <w:highlight w:val="white"/>
        </w:rPr>
        <w:t xml:space="preserve">      set { Assert.ErrorXXX((index &gt;= 0) &amp;&amp; (index &lt; 3));</w:t>
      </w:r>
    </w:p>
    <w:p w14:paraId="4D1D6465" w14:textId="77777777" w:rsidR="00760CE0" w:rsidRPr="00E54C1B" w:rsidRDefault="00760CE0" w:rsidP="00E54C1B">
      <w:pPr>
        <w:pStyle w:val="Code"/>
        <w:rPr>
          <w:highlight w:val="white"/>
        </w:rPr>
      </w:pPr>
      <w:r w:rsidRPr="00E54C1B">
        <w:rPr>
          <w:highlight w:val="white"/>
        </w:rPr>
        <w:t xml:space="preserve">            m_operandArray[index] = value; }</w:t>
      </w:r>
    </w:p>
    <w:p w14:paraId="7BA14E6E" w14:textId="77777777" w:rsidR="00760CE0" w:rsidRPr="00E54C1B" w:rsidRDefault="00760CE0" w:rsidP="00E54C1B">
      <w:pPr>
        <w:pStyle w:val="Code"/>
        <w:rPr>
          <w:highlight w:val="white"/>
        </w:rPr>
      </w:pPr>
      <w:r w:rsidRPr="00E54C1B">
        <w:rPr>
          <w:highlight w:val="white"/>
        </w:rPr>
        <w:t xml:space="preserve">    }</w:t>
      </w:r>
    </w:p>
    <w:p w14:paraId="764AC6B2" w14:textId="77777777" w:rsidR="00760CE0" w:rsidRPr="00E54C1B" w:rsidRDefault="00760CE0" w:rsidP="00E54C1B">
      <w:pPr>
        <w:pStyle w:val="Code"/>
        <w:rPr>
          <w:highlight w:val="white"/>
        </w:rPr>
      </w:pPr>
    </w:p>
    <w:p w14:paraId="2DB59ADE" w14:textId="52AE2012" w:rsidR="00760CE0" w:rsidRPr="00E54C1B" w:rsidRDefault="003F4BA1" w:rsidP="00E54C1B">
      <w:pPr>
        <w:pStyle w:val="Code"/>
        <w:rPr>
          <w:highlight w:val="white"/>
        </w:rPr>
      </w:pPr>
      <w:r>
        <w:rPr>
          <w:highlight w:val="white"/>
        </w:rPr>
        <w:t xml:space="preserve">    // -----------------------------------------------------------------------</w:t>
      </w:r>
    </w:p>
    <w:p w14:paraId="2B030866" w14:textId="77777777" w:rsidR="00760CE0" w:rsidRPr="00E54C1B" w:rsidRDefault="00760CE0" w:rsidP="00E54C1B">
      <w:pPr>
        <w:pStyle w:val="Code"/>
        <w:rPr>
          <w:highlight w:val="white"/>
        </w:rPr>
      </w:pPr>
      <w:r w:rsidRPr="00E54C1B">
        <w:rPr>
          <w:highlight w:val="white"/>
        </w:rPr>
        <w:t xml:space="preserve">  </w:t>
      </w:r>
    </w:p>
    <w:p w14:paraId="2E65EB0D" w14:textId="77777777" w:rsidR="00760CE0" w:rsidRPr="00E54C1B" w:rsidRDefault="00760CE0" w:rsidP="00E54C1B">
      <w:pPr>
        <w:pStyle w:val="Code"/>
        <w:rPr>
          <w:highlight w:val="white"/>
        </w:rPr>
      </w:pPr>
      <w:r w:rsidRPr="00E54C1B">
        <w:rPr>
          <w:highlight w:val="white"/>
        </w:rPr>
        <w:t xml:space="preserve">    public bool IsJumpRegister() {</w:t>
      </w:r>
    </w:p>
    <w:p w14:paraId="16F71BD4" w14:textId="77777777" w:rsidR="00760CE0" w:rsidRPr="00E54C1B" w:rsidRDefault="00760CE0" w:rsidP="00E54C1B">
      <w:pPr>
        <w:pStyle w:val="Code"/>
        <w:rPr>
          <w:highlight w:val="white"/>
        </w:rPr>
      </w:pPr>
      <w:r w:rsidRPr="00E54C1B">
        <w:rPr>
          <w:highlight w:val="white"/>
        </w:rPr>
        <w:t xml:space="preserve">      return (Operator == AssemblyOperator.jmp) &amp;&amp;</w:t>
      </w:r>
    </w:p>
    <w:p w14:paraId="20F36025" w14:textId="77777777" w:rsidR="00760CE0" w:rsidRPr="00E54C1B" w:rsidRDefault="00760CE0" w:rsidP="00E54C1B">
      <w:pPr>
        <w:pStyle w:val="Code"/>
        <w:rPr>
          <w:highlight w:val="white"/>
        </w:rPr>
      </w:pPr>
      <w:r w:rsidRPr="00E54C1B">
        <w:rPr>
          <w:highlight w:val="white"/>
        </w:rPr>
        <w:lastRenderedPageBreak/>
        <w:t xml:space="preserve">             (m_operandArray[0] is Register);</w:t>
      </w:r>
    </w:p>
    <w:p w14:paraId="33BC33E6" w14:textId="77777777" w:rsidR="00760CE0" w:rsidRPr="00E54C1B" w:rsidRDefault="00760CE0" w:rsidP="00E54C1B">
      <w:pPr>
        <w:pStyle w:val="Code"/>
        <w:rPr>
          <w:highlight w:val="white"/>
        </w:rPr>
      </w:pPr>
      <w:r w:rsidRPr="00E54C1B">
        <w:rPr>
          <w:highlight w:val="white"/>
        </w:rPr>
        <w:t xml:space="preserve">    }</w:t>
      </w:r>
    </w:p>
    <w:p w14:paraId="561FCAD5" w14:textId="77777777" w:rsidR="00760CE0" w:rsidRPr="00E54C1B" w:rsidRDefault="00760CE0" w:rsidP="00E54C1B">
      <w:pPr>
        <w:pStyle w:val="Code"/>
        <w:rPr>
          <w:highlight w:val="white"/>
        </w:rPr>
      </w:pPr>
    </w:p>
    <w:p w14:paraId="1CB523C6" w14:textId="77777777" w:rsidR="00760CE0" w:rsidRPr="00E54C1B" w:rsidRDefault="00760CE0" w:rsidP="00E54C1B">
      <w:pPr>
        <w:pStyle w:val="Code"/>
        <w:rPr>
          <w:highlight w:val="white"/>
        </w:rPr>
      </w:pPr>
      <w:r w:rsidRPr="00E54C1B">
        <w:rPr>
          <w:highlight w:val="white"/>
        </w:rPr>
        <w:t xml:space="preserve">    public bool IsJumpNotRegister() {</w:t>
      </w:r>
    </w:p>
    <w:p w14:paraId="6C2A26F6" w14:textId="77777777" w:rsidR="00760CE0" w:rsidRPr="00E54C1B" w:rsidRDefault="00760CE0" w:rsidP="00E54C1B">
      <w:pPr>
        <w:pStyle w:val="Code"/>
        <w:rPr>
          <w:highlight w:val="white"/>
        </w:rPr>
      </w:pPr>
      <w:r w:rsidRPr="00E54C1B">
        <w:rPr>
          <w:highlight w:val="white"/>
        </w:rPr>
        <w:t xml:space="preserve">      return (Operator == AssemblyOperator.jmp) &amp;&amp;</w:t>
      </w:r>
    </w:p>
    <w:p w14:paraId="2825A8E0" w14:textId="77777777" w:rsidR="00760CE0" w:rsidRPr="00E54C1B" w:rsidRDefault="00760CE0" w:rsidP="00E54C1B">
      <w:pPr>
        <w:pStyle w:val="Code"/>
        <w:rPr>
          <w:highlight w:val="white"/>
        </w:rPr>
      </w:pPr>
      <w:r w:rsidRPr="00E54C1B">
        <w:rPr>
          <w:highlight w:val="white"/>
        </w:rPr>
        <w:t xml:space="preserve">             !(m_operandArray[0] is Register);</w:t>
      </w:r>
    </w:p>
    <w:p w14:paraId="47CC5671" w14:textId="77777777" w:rsidR="00760CE0" w:rsidRPr="00E54C1B" w:rsidRDefault="00760CE0" w:rsidP="00E54C1B">
      <w:pPr>
        <w:pStyle w:val="Code"/>
        <w:rPr>
          <w:highlight w:val="white"/>
        </w:rPr>
      </w:pPr>
      <w:r w:rsidRPr="00E54C1B">
        <w:rPr>
          <w:highlight w:val="white"/>
        </w:rPr>
        <w:t xml:space="preserve">    }</w:t>
      </w:r>
    </w:p>
    <w:p w14:paraId="051D0851" w14:textId="77777777" w:rsidR="00760CE0" w:rsidRPr="00E54C1B" w:rsidRDefault="00760CE0" w:rsidP="00E54C1B">
      <w:pPr>
        <w:pStyle w:val="Code"/>
        <w:rPr>
          <w:highlight w:val="white"/>
        </w:rPr>
      </w:pPr>
    </w:p>
    <w:p w14:paraId="45D4C80B" w14:textId="77777777" w:rsidR="00760CE0" w:rsidRPr="00E54C1B" w:rsidRDefault="00760CE0" w:rsidP="00E54C1B">
      <w:pPr>
        <w:pStyle w:val="Code"/>
        <w:rPr>
          <w:highlight w:val="white"/>
        </w:rPr>
      </w:pPr>
      <w:r w:rsidRPr="00E54C1B">
        <w:rPr>
          <w:highlight w:val="white"/>
        </w:rPr>
        <w:t xml:space="preserve">    public bool IsCallRegister() {</w:t>
      </w:r>
    </w:p>
    <w:p w14:paraId="0F0B25D1" w14:textId="77777777" w:rsidR="00760CE0" w:rsidRPr="00E54C1B" w:rsidRDefault="00760CE0" w:rsidP="00E54C1B">
      <w:pPr>
        <w:pStyle w:val="Code"/>
        <w:rPr>
          <w:highlight w:val="white"/>
        </w:rPr>
      </w:pPr>
      <w:r w:rsidRPr="00E54C1B">
        <w:rPr>
          <w:highlight w:val="white"/>
        </w:rPr>
        <w:t xml:space="preserve">      return (Operator == AssemblyOperator.call) &amp;&amp;</w:t>
      </w:r>
    </w:p>
    <w:p w14:paraId="39B671E8" w14:textId="77777777" w:rsidR="00760CE0" w:rsidRPr="00E54C1B" w:rsidRDefault="00760CE0" w:rsidP="00E54C1B">
      <w:pPr>
        <w:pStyle w:val="Code"/>
        <w:rPr>
          <w:highlight w:val="white"/>
        </w:rPr>
      </w:pPr>
      <w:r w:rsidRPr="00E54C1B">
        <w:rPr>
          <w:highlight w:val="white"/>
        </w:rPr>
        <w:t xml:space="preserve">             (m_operandArray[0] is Register);</w:t>
      </w:r>
    </w:p>
    <w:p w14:paraId="273CA6DA" w14:textId="77777777" w:rsidR="00760CE0" w:rsidRPr="00E54C1B" w:rsidRDefault="00760CE0" w:rsidP="00E54C1B">
      <w:pPr>
        <w:pStyle w:val="Code"/>
        <w:rPr>
          <w:highlight w:val="white"/>
        </w:rPr>
      </w:pPr>
      <w:r w:rsidRPr="00E54C1B">
        <w:rPr>
          <w:highlight w:val="white"/>
        </w:rPr>
        <w:t xml:space="preserve">    }</w:t>
      </w:r>
    </w:p>
    <w:p w14:paraId="5CD9BD4E" w14:textId="77777777" w:rsidR="00760CE0" w:rsidRPr="00E54C1B" w:rsidRDefault="00760CE0" w:rsidP="00E54C1B">
      <w:pPr>
        <w:pStyle w:val="Code"/>
        <w:rPr>
          <w:highlight w:val="white"/>
        </w:rPr>
      </w:pPr>
    </w:p>
    <w:p w14:paraId="28403773" w14:textId="77777777" w:rsidR="00760CE0" w:rsidRPr="00E54C1B" w:rsidRDefault="00760CE0" w:rsidP="00E54C1B">
      <w:pPr>
        <w:pStyle w:val="Code"/>
        <w:rPr>
          <w:highlight w:val="white"/>
        </w:rPr>
      </w:pPr>
      <w:r w:rsidRPr="00E54C1B">
        <w:rPr>
          <w:highlight w:val="white"/>
        </w:rPr>
        <w:t xml:space="preserve">    public bool IsCallNotRegister() {</w:t>
      </w:r>
    </w:p>
    <w:p w14:paraId="429BEFA6" w14:textId="77777777" w:rsidR="00760CE0" w:rsidRPr="00E54C1B" w:rsidRDefault="00760CE0" w:rsidP="00E54C1B">
      <w:pPr>
        <w:pStyle w:val="Code"/>
        <w:rPr>
          <w:highlight w:val="white"/>
        </w:rPr>
      </w:pPr>
      <w:r w:rsidRPr="00E54C1B">
        <w:rPr>
          <w:highlight w:val="white"/>
        </w:rPr>
        <w:t xml:space="preserve">      return (Operator == AssemblyOperator.call) &amp;&amp;</w:t>
      </w:r>
    </w:p>
    <w:p w14:paraId="734587F9" w14:textId="77777777" w:rsidR="00760CE0" w:rsidRPr="00E54C1B" w:rsidRDefault="00760CE0" w:rsidP="00E54C1B">
      <w:pPr>
        <w:pStyle w:val="Code"/>
        <w:rPr>
          <w:highlight w:val="white"/>
        </w:rPr>
      </w:pPr>
      <w:r w:rsidRPr="00E54C1B">
        <w:rPr>
          <w:highlight w:val="white"/>
        </w:rPr>
        <w:t xml:space="preserve">             (m_operandArray[0] is string);</w:t>
      </w:r>
    </w:p>
    <w:p w14:paraId="4D7E3F09" w14:textId="77777777" w:rsidR="00760CE0" w:rsidRPr="00E54C1B" w:rsidRDefault="00760CE0" w:rsidP="00E54C1B">
      <w:pPr>
        <w:pStyle w:val="Code"/>
        <w:rPr>
          <w:highlight w:val="white"/>
        </w:rPr>
      </w:pPr>
      <w:r w:rsidRPr="00E54C1B">
        <w:rPr>
          <w:highlight w:val="white"/>
        </w:rPr>
        <w:t xml:space="preserve">    }</w:t>
      </w:r>
    </w:p>
    <w:p w14:paraId="7F45258A" w14:textId="77777777" w:rsidR="00760CE0" w:rsidRPr="00E54C1B" w:rsidRDefault="00760CE0" w:rsidP="00E54C1B">
      <w:pPr>
        <w:pStyle w:val="Code"/>
        <w:rPr>
          <w:highlight w:val="white"/>
        </w:rPr>
      </w:pPr>
    </w:p>
    <w:p w14:paraId="1ABE2735" w14:textId="77777777" w:rsidR="00760CE0" w:rsidRPr="00E54C1B" w:rsidRDefault="00760CE0" w:rsidP="00E54C1B">
      <w:pPr>
        <w:pStyle w:val="Code"/>
        <w:rPr>
          <w:highlight w:val="white"/>
        </w:rPr>
      </w:pPr>
      <w:r w:rsidRPr="00E54C1B">
        <w:rPr>
          <w:highlight w:val="white"/>
        </w:rPr>
        <w:t xml:space="preserve">    public bool IsRelationNotRegister() {</w:t>
      </w:r>
    </w:p>
    <w:p w14:paraId="0BF2CA57" w14:textId="77777777" w:rsidR="00760CE0" w:rsidRPr="00E54C1B" w:rsidRDefault="00760CE0" w:rsidP="00E54C1B">
      <w:pPr>
        <w:pStyle w:val="Code"/>
        <w:rPr>
          <w:highlight w:val="white"/>
        </w:rPr>
      </w:pPr>
      <w:r w:rsidRPr="00E54C1B">
        <w:rPr>
          <w:highlight w:val="white"/>
        </w:rPr>
        <w:t xml:space="preserve">      switch (Operator) {</w:t>
      </w:r>
    </w:p>
    <w:p w14:paraId="7C4913EA" w14:textId="77777777" w:rsidR="00760CE0" w:rsidRPr="00E54C1B" w:rsidRDefault="00760CE0" w:rsidP="00E54C1B">
      <w:pPr>
        <w:pStyle w:val="Code"/>
        <w:rPr>
          <w:highlight w:val="white"/>
        </w:rPr>
      </w:pPr>
      <w:r w:rsidRPr="00E54C1B">
        <w:rPr>
          <w:highlight w:val="white"/>
        </w:rPr>
        <w:t xml:space="preserve">        case AssemblyOperator.je:</w:t>
      </w:r>
    </w:p>
    <w:p w14:paraId="1A8DED93" w14:textId="77777777" w:rsidR="00760CE0" w:rsidRPr="00760CE0" w:rsidRDefault="00760CE0" w:rsidP="00760CE0">
      <w:pPr>
        <w:pStyle w:val="Code"/>
        <w:rPr>
          <w:highlight w:val="white"/>
        </w:rPr>
      </w:pPr>
      <w:r w:rsidRPr="00760CE0">
        <w:rPr>
          <w:highlight w:val="white"/>
        </w:rPr>
        <w:t xml:space="preserve">        case AssemblyOperator.jne:</w:t>
      </w:r>
    </w:p>
    <w:p w14:paraId="51DFD3BA" w14:textId="77777777" w:rsidR="00760CE0" w:rsidRPr="00760CE0" w:rsidRDefault="00760CE0" w:rsidP="00760CE0">
      <w:pPr>
        <w:pStyle w:val="Code"/>
        <w:rPr>
          <w:highlight w:val="white"/>
        </w:rPr>
      </w:pPr>
      <w:r w:rsidRPr="00760CE0">
        <w:rPr>
          <w:highlight w:val="white"/>
        </w:rPr>
        <w:t xml:space="preserve">        case AssemblyOperator.jl:</w:t>
      </w:r>
    </w:p>
    <w:p w14:paraId="12CA70AC" w14:textId="77777777" w:rsidR="00760CE0" w:rsidRPr="00760CE0" w:rsidRDefault="00760CE0" w:rsidP="00760CE0">
      <w:pPr>
        <w:pStyle w:val="Code"/>
        <w:rPr>
          <w:highlight w:val="white"/>
        </w:rPr>
      </w:pPr>
      <w:r w:rsidRPr="00760CE0">
        <w:rPr>
          <w:highlight w:val="white"/>
        </w:rPr>
        <w:t xml:space="preserve">        case AssemblyOperator.jle:</w:t>
      </w:r>
    </w:p>
    <w:p w14:paraId="7B5131C0" w14:textId="77777777" w:rsidR="00760CE0" w:rsidRPr="00760CE0" w:rsidRDefault="00760CE0" w:rsidP="00760CE0">
      <w:pPr>
        <w:pStyle w:val="Code"/>
        <w:rPr>
          <w:highlight w:val="white"/>
        </w:rPr>
      </w:pPr>
      <w:r w:rsidRPr="00760CE0">
        <w:rPr>
          <w:highlight w:val="white"/>
        </w:rPr>
        <w:t xml:space="preserve">        case AssemblyOperator.jg:</w:t>
      </w:r>
    </w:p>
    <w:p w14:paraId="74EE8696" w14:textId="77777777" w:rsidR="00760CE0" w:rsidRPr="00760CE0" w:rsidRDefault="00760CE0" w:rsidP="00760CE0">
      <w:pPr>
        <w:pStyle w:val="Code"/>
        <w:rPr>
          <w:highlight w:val="white"/>
        </w:rPr>
      </w:pPr>
      <w:r w:rsidRPr="00760CE0">
        <w:rPr>
          <w:highlight w:val="white"/>
        </w:rPr>
        <w:t xml:space="preserve">        case AssemblyOperator.jge:</w:t>
      </w:r>
    </w:p>
    <w:p w14:paraId="7DAE21CC" w14:textId="77777777" w:rsidR="00760CE0" w:rsidRPr="00760CE0" w:rsidRDefault="00760CE0" w:rsidP="00760CE0">
      <w:pPr>
        <w:pStyle w:val="Code"/>
        <w:rPr>
          <w:highlight w:val="white"/>
        </w:rPr>
      </w:pPr>
      <w:r w:rsidRPr="00760CE0">
        <w:rPr>
          <w:highlight w:val="white"/>
        </w:rPr>
        <w:t xml:space="preserve">        case AssemblyOperator.jb:</w:t>
      </w:r>
    </w:p>
    <w:p w14:paraId="1C539250" w14:textId="77777777" w:rsidR="00760CE0" w:rsidRPr="00760CE0" w:rsidRDefault="00760CE0" w:rsidP="00760CE0">
      <w:pPr>
        <w:pStyle w:val="Code"/>
        <w:rPr>
          <w:highlight w:val="white"/>
        </w:rPr>
      </w:pPr>
      <w:r w:rsidRPr="00760CE0">
        <w:rPr>
          <w:highlight w:val="white"/>
        </w:rPr>
        <w:t xml:space="preserve">        case AssemblyOperator.jbe:</w:t>
      </w:r>
    </w:p>
    <w:p w14:paraId="4D20BCA3" w14:textId="77777777" w:rsidR="00760CE0" w:rsidRPr="00760CE0" w:rsidRDefault="00760CE0" w:rsidP="00760CE0">
      <w:pPr>
        <w:pStyle w:val="Code"/>
        <w:rPr>
          <w:highlight w:val="white"/>
        </w:rPr>
      </w:pPr>
      <w:r w:rsidRPr="00760CE0">
        <w:rPr>
          <w:highlight w:val="white"/>
        </w:rPr>
        <w:t xml:space="preserve">        case AssemblyOperator.ja:</w:t>
      </w:r>
    </w:p>
    <w:p w14:paraId="7BF18E2E" w14:textId="77777777" w:rsidR="00760CE0" w:rsidRPr="00760CE0" w:rsidRDefault="00760CE0" w:rsidP="00760CE0">
      <w:pPr>
        <w:pStyle w:val="Code"/>
        <w:rPr>
          <w:highlight w:val="white"/>
        </w:rPr>
      </w:pPr>
      <w:r w:rsidRPr="00760CE0">
        <w:rPr>
          <w:highlight w:val="white"/>
        </w:rPr>
        <w:t xml:space="preserve">        case AssemblyOperator.jae:</w:t>
      </w:r>
    </w:p>
    <w:p w14:paraId="7CE87A29" w14:textId="77777777" w:rsidR="00760CE0" w:rsidRPr="00760CE0" w:rsidRDefault="00760CE0" w:rsidP="00760CE0">
      <w:pPr>
        <w:pStyle w:val="Code"/>
        <w:rPr>
          <w:highlight w:val="white"/>
        </w:rPr>
      </w:pPr>
      <w:r w:rsidRPr="00760CE0">
        <w:rPr>
          <w:highlight w:val="white"/>
        </w:rPr>
        <w:t xml:space="preserve">        case AssemblyOperator.jc:</w:t>
      </w:r>
    </w:p>
    <w:p w14:paraId="7DA3760B" w14:textId="77777777" w:rsidR="00760CE0" w:rsidRPr="00760CE0" w:rsidRDefault="00760CE0" w:rsidP="00760CE0">
      <w:pPr>
        <w:pStyle w:val="Code"/>
        <w:rPr>
          <w:highlight w:val="white"/>
        </w:rPr>
      </w:pPr>
      <w:r w:rsidRPr="00760CE0">
        <w:rPr>
          <w:highlight w:val="white"/>
        </w:rPr>
        <w:t xml:space="preserve">        case AssemblyOperator.jnc:</w:t>
      </w:r>
    </w:p>
    <w:p w14:paraId="02F48DA5" w14:textId="77777777" w:rsidR="00760CE0" w:rsidRPr="00760CE0" w:rsidRDefault="00760CE0" w:rsidP="00760CE0">
      <w:pPr>
        <w:pStyle w:val="Code"/>
        <w:rPr>
          <w:highlight w:val="white"/>
        </w:rPr>
      </w:pPr>
      <w:r w:rsidRPr="00760CE0">
        <w:rPr>
          <w:highlight w:val="white"/>
        </w:rPr>
        <w:t xml:space="preserve">          return true;</w:t>
      </w:r>
    </w:p>
    <w:p w14:paraId="7AEA99FA" w14:textId="77777777" w:rsidR="00760CE0" w:rsidRPr="00760CE0" w:rsidRDefault="00760CE0" w:rsidP="00760CE0">
      <w:pPr>
        <w:pStyle w:val="Code"/>
        <w:rPr>
          <w:highlight w:val="white"/>
        </w:rPr>
      </w:pPr>
    </w:p>
    <w:p w14:paraId="1521FE04" w14:textId="77777777" w:rsidR="00760CE0" w:rsidRPr="00760CE0" w:rsidRDefault="00760CE0" w:rsidP="00760CE0">
      <w:pPr>
        <w:pStyle w:val="Code"/>
        <w:rPr>
          <w:highlight w:val="white"/>
        </w:rPr>
      </w:pPr>
      <w:r w:rsidRPr="00760CE0">
        <w:rPr>
          <w:highlight w:val="white"/>
        </w:rPr>
        <w:t xml:space="preserve">        default:</w:t>
      </w:r>
    </w:p>
    <w:p w14:paraId="541AA31D" w14:textId="77777777" w:rsidR="00760CE0" w:rsidRPr="00760CE0" w:rsidRDefault="00760CE0" w:rsidP="00760CE0">
      <w:pPr>
        <w:pStyle w:val="Code"/>
        <w:rPr>
          <w:highlight w:val="white"/>
        </w:rPr>
      </w:pPr>
      <w:r w:rsidRPr="00760CE0">
        <w:rPr>
          <w:highlight w:val="white"/>
        </w:rPr>
        <w:t xml:space="preserve">          return false;        </w:t>
      </w:r>
    </w:p>
    <w:p w14:paraId="1CF06A33" w14:textId="77777777" w:rsidR="00760CE0" w:rsidRPr="00760CE0" w:rsidRDefault="00760CE0" w:rsidP="00760CE0">
      <w:pPr>
        <w:pStyle w:val="Code"/>
        <w:rPr>
          <w:highlight w:val="white"/>
        </w:rPr>
      </w:pPr>
      <w:r w:rsidRPr="00760CE0">
        <w:rPr>
          <w:highlight w:val="white"/>
        </w:rPr>
        <w:t xml:space="preserve">      }</w:t>
      </w:r>
    </w:p>
    <w:p w14:paraId="4E26F820" w14:textId="77777777" w:rsidR="00760CE0" w:rsidRPr="00760CE0" w:rsidRDefault="00760CE0" w:rsidP="00760CE0">
      <w:pPr>
        <w:pStyle w:val="Code"/>
        <w:rPr>
          <w:highlight w:val="white"/>
        </w:rPr>
      </w:pPr>
      <w:r w:rsidRPr="00760CE0">
        <w:rPr>
          <w:highlight w:val="white"/>
        </w:rPr>
        <w:t xml:space="preserve">    }</w:t>
      </w:r>
    </w:p>
    <w:p w14:paraId="4809B60C" w14:textId="77777777" w:rsidR="00760CE0" w:rsidRPr="00760CE0" w:rsidRDefault="00760CE0" w:rsidP="00760CE0">
      <w:pPr>
        <w:pStyle w:val="Code"/>
        <w:rPr>
          <w:highlight w:val="white"/>
        </w:rPr>
      </w:pPr>
      <w:r w:rsidRPr="00760CE0">
        <w:rPr>
          <w:highlight w:val="white"/>
        </w:rPr>
        <w:t xml:space="preserve">  </w:t>
      </w:r>
    </w:p>
    <w:p w14:paraId="3799BCB5" w14:textId="1AEE083A" w:rsidR="00760CE0" w:rsidRPr="00760CE0" w:rsidRDefault="003F4BA1" w:rsidP="00760CE0">
      <w:pPr>
        <w:pStyle w:val="Code"/>
        <w:rPr>
          <w:highlight w:val="white"/>
        </w:rPr>
      </w:pPr>
      <w:r>
        <w:rPr>
          <w:highlight w:val="white"/>
        </w:rPr>
        <w:t xml:space="preserve">    // -----------------------------------------------------------------------</w:t>
      </w:r>
    </w:p>
    <w:p w14:paraId="1FE93722" w14:textId="77777777" w:rsidR="00760CE0" w:rsidRPr="00760CE0" w:rsidRDefault="00760CE0" w:rsidP="00760CE0">
      <w:pPr>
        <w:pStyle w:val="Code"/>
        <w:rPr>
          <w:highlight w:val="white"/>
        </w:rPr>
      </w:pPr>
      <w:r w:rsidRPr="00760CE0">
        <w:rPr>
          <w:highlight w:val="white"/>
        </w:rPr>
        <w:t xml:space="preserve">  </w:t>
      </w:r>
    </w:p>
    <w:p w14:paraId="50F4E2DA" w14:textId="77777777" w:rsidR="00760CE0" w:rsidRPr="00760CE0" w:rsidRDefault="00760CE0" w:rsidP="00760CE0">
      <w:pPr>
        <w:pStyle w:val="Code"/>
        <w:rPr>
          <w:highlight w:val="white"/>
        </w:rPr>
      </w:pPr>
      <w:r w:rsidRPr="00760CE0">
        <w:rPr>
          <w:highlight w:val="white"/>
        </w:rPr>
        <w:t xml:space="preserve">    public static bool RegisterOverlap(Register? register1,</w:t>
      </w:r>
    </w:p>
    <w:p w14:paraId="5DAF9451" w14:textId="77777777" w:rsidR="00760CE0" w:rsidRPr="00760CE0" w:rsidRDefault="00760CE0" w:rsidP="00760CE0">
      <w:pPr>
        <w:pStyle w:val="Code"/>
        <w:rPr>
          <w:highlight w:val="white"/>
        </w:rPr>
      </w:pPr>
      <w:r w:rsidRPr="00760CE0">
        <w:rPr>
          <w:highlight w:val="white"/>
        </w:rPr>
        <w:t xml:space="preserve">                                       Register? register2) {</w:t>
      </w:r>
    </w:p>
    <w:p w14:paraId="33D9E070" w14:textId="77777777" w:rsidR="00760CE0" w:rsidRPr="00760CE0" w:rsidRDefault="00760CE0" w:rsidP="00760CE0">
      <w:pPr>
        <w:pStyle w:val="Code"/>
        <w:rPr>
          <w:highlight w:val="white"/>
        </w:rPr>
      </w:pPr>
      <w:r w:rsidRPr="00760CE0">
        <w:rPr>
          <w:highlight w:val="white"/>
        </w:rPr>
        <w:t xml:space="preserve">      if ((register1 == null) || (register2 == null)) {</w:t>
      </w:r>
    </w:p>
    <w:p w14:paraId="4883E993" w14:textId="77777777" w:rsidR="00760CE0" w:rsidRPr="00760CE0" w:rsidRDefault="00760CE0" w:rsidP="00760CE0">
      <w:pPr>
        <w:pStyle w:val="Code"/>
        <w:rPr>
          <w:highlight w:val="white"/>
        </w:rPr>
      </w:pPr>
      <w:r w:rsidRPr="00760CE0">
        <w:rPr>
          <w:highlight w:val="white"/>
        </w:rPr>
        <w:t xml:space="preserve">        return false;</w:t>
      </w:r>
    </w:p>
    <w:p w14:paraId="07A491C9" w14:textId="77777777" w:rsidR="00760CE0" w:rsidRPr="00760CE0" w:rsidRDefault="00760CE0" w:rsidP="00760CE0">
      <w:pPr>
        <w:pStyle w:val="Code"/>
        <w:rPr>
          <w:highlight w:val="white"/>
        </w:rPr>
      </w:pPr>
      <w:r w:rsidRPr="00760CE0">
        <w:rPr>
          <w:highlight w:val="white"/>
        </w:rPr>
        <w:t xml:space="preserve">      }</w:t>
      </w:r>
    </w:p>
    <w:p w14:paraId="4F797647" w14:textId="77777777" w:rsidR="00760CE0" w:rsidRPr="00760CE0" w:rsidRDefault="00760CE0" w:rsidP="00760CE0">
      <w:pPr>
        <w:pStyle w:val="Code"/>
        <w:rPr>
          <w:highlight w:val="white"/>
        </w:rPr>
      </w:pPr>
      <w:r w:rsidRPr="00760CE0">
        <w:rPr>
          <w:highlight w:val="white"/>
        </w:rPr>
        <w:t xml:space="preserve">    </w:t>
      </w:r>
    </w:p>
    <w:p w14:paraId="01BB6CB8" w14:textId="77777777" w:rsidR="00760CE0" w:rsidRPr="00760CE0" w:rsidRDefault="00760CE0" w:rsidP="00760CE0">
      <w:pPr>
        <w:pStyle w:val="Code"/>
        <w:rPr>
          <w:highlight w:val="white"/>
        </w:rPr>
      </w:pPr>
      <w:r w:rsidRPr="00760CE0">
        <w:rPr>
          <w:highlight w:val="white"/>
        </w:rPr>
        <w:t xml:space="preserve">      if (register1.Equals(register2)) {</w:t>
      </w:r>
    </w:p>
    <w:p w14:paraId="0E468A0A" w14:textId="77777777" w:rsidR="00760CE0" w:rsidRPr="00760CE0" w:rsidRDefault="00760CE0" w:rsidP="00760CE0">
      <w:pPr>
        <w:pStyle w:val="Code"/>
        <w:rPr>
          <w:highlight w:val="white"/>
        </w:rPr>
      </w:pPr>
      <w:r w:rsidRPr="00760CE0">
        <w:rPr>
          <w:highlight w:val="white"/>
        </w:rPr>
        <w:t xml:space="preserve">        return true;</w:t>
      </w:r>
    </w:p>
    <w:p w14:paraId="432A6825" w14:textId="77777777" w:rsidR="00760CE0" w:rsidRPr="00760CE0" w:rsidRDefault="00760CE0" w:rsidP="00760CE0">
      <w:pPr>
        <w:pStyle w:val="Code"/>
        <w:rPr>
          <w:highlight w:val="white"/>
        </w:rPr>
      </w:pPr>
      <w:r w:rsidRPr="00760CE0">
        <w:rPr>
          <w:highlight w:val="white"/>
        </w:rPr>
        <w:t xml:space="preserve">      }</w:t>
      </w:r>
    </w:p>
    <w:p w14:paraId="4CEA1AFF" w14:textId="77777777" w:rsidR="00760CE0" w:rsidRPr="00760CE0" w:rsidRDefault="00760CE0" w:rsidP="00760CE0">
      <w:pPr>
        <w:pStyle w:val="Code"/>
        <w:rPr>
          <w:highlight w:val="white"/>
        </w:rPr>
      </w:pPr>
    </w:p>
    <w:p w14:paraId="4C1A9462" w14:textId="77777777" w:rsidR="00760CE0" w:rsidRPr="00760CE0" w:rsidRDefault="00760CE0" w:rsidP="00760CE0">
      <w:pPr>
        <w:pStyle w:val="Code"/>
        <w:rPr>
          <w:highlight w:val="white"/>
        </w:rPr>
      </w:pPr>
      <w:r w:rsidRPr="00760CE0">
        <w:rPr>
          <w:highlight w:val="white"/>
        </w:rPr>
        <w:t xml:space="preserve">      string name1 = Enum.GetName(typeof(Register), register1),</w:t>
      </w:r>
    </w:p>
    <w:p w14:paraId="32BB5516" w14:textId="77777777" w:rsidR="00760CE0" w:rsidRPr="00760CE0" w:rsidRDefault="00760CE0" w:rsidP="00760CE0">
      <w:pPr>
        <w:pStyle w:val="Code"/>
        <w:rPr>
          <w:highlight w:val="white"/>
        </w:rPr>
      </w:pPr>
      <w:r w:rsidRPr="00760CE0">
        <w:rPr>
          <w:highlight w:val="white"/>
        </w:rPr>
        <w:t xml:space="preserve">             name2 = Enum.GetName(typeof(Register), register2);</w:t>
      </w:r>
    </w:p>
    <w:p w14:paraId="57BBEC88" w14:textId="77777777" w:rsidR="00760CE0" w:rsidRPr="00760CE0" w:rsidRDefault="00760CE0" w:rsidP="00760CE0">
      <w:pPr>
        <w:pStyle w:val="Code"/>
        <w:rPr>
          <w:highlight w:val="white"/>
        </w:rPr>
      </w:pPr>
    </w:p>
    <w:p w14:paraId="5F6DF871" w14:textId="77777777" w:rsidR="00760CE0" w:rsidRPr="00760CE0" w:rsidRDefault="00760CE0" w:rsidP="00760CE0">
      <w:pPr>
        <w:pStyle w:val="Code"/>
        <w:rPr>
          <w:highlight w:val="white"/>
        </w:rPr>
      </w:pPr>
      <w:r w:rsidRPr="00760CE0">
        <w:rPr>
          <w:highlight w:val="white"/>
        </w:rPr>
        <w:t xml:space="preserve">      name1 = (name1.Length == 3) ? name1.Substring(1) : name1; // eax, rax</w:t>
      </w:r>
    </w:p>
    <w:p w14:paraId="18E0FB7E" w14:textId="77777777" w:rsidR="00760CE0" w:rsidRPr="00760CE0" w:rsidRDefault="00760CE0" w:rsidP="00760CE0">
      <w:pPr>
        <w:pStyle w:val="Code"/>
        <w:rPr>
          <w:highlight w:val="white"/>
        </w:rPr>
      </w:pPr>
      <w:r w:rsidRPr="00760CE0">
        <w:rPr>
          <w:highlight w:val="white"/>
        </w:rPr>
        <w:t xml:space="preserve">      name2 = (name2.Length == 3) ? name2.Substring(1) : name2;</w:t>
      </w:r>
    </w:p>
    <w:p w14:paraId="0A1CCE98" w14:textId="77777777" w:rsidR="00760CE0" w:rsidRPr="00760CE0" w:rsidRDefault="00760CE0" w:rsidP="00760CE0">
      <w:pPr>
        <w:pStyle w:val="Code"/>
        <w:rPr>
          <w:highlight w:val="white"/>
        </w:rPr>
      </w:pPr>
    </w:p>
    <w:p w14:paraId="0E2E4B14" w14:textId="77777777" w:rsidR="00760CE0" w:rsidRPr="00760CE0" w:rsidRDefault="00760CE0" w:rsidP="00760CE0">
      <w:pPr>
        <w:pStyle w:val="Code"/>
        <w:rPr>
          <w:highlight w:val="white"/>
        </w:rPr>
      </w:pPr>
      <w:r w:rsidRPr="00760CE0">
        <w:rPr>
          <w:highlight w:val="white"/>
        </w:rPr>
        <w:lastRenderedPageBreak/>
        <w:t xml:space="preserve">      if ((name1.Contains("h") &amp;&amp; name2.Contains("l")) ||</w:t>
      </w:r>
    </w:p>
    <w:p w14:paraId="2102F80A" w14:textId="77777777" w:rsidR="00760CE0" w:rsidRPr="00760CE0" w:rsidRDefault="00760CE0" w:rsidP="00760CE0">
      <w:pPr>
        <w:pStyle w:val="Code"/>
        <w:rPr>
          <w:highlight w:val="white"/>
        </w:rPr>
      </w:pPr>
      <w:r w:rsidRPr="00760CE0">
        <w:rPr>
          <w:highlight w:val="white"/>
        </w:rPr>
        <w:t xml:space="preserve">          (name1.Contains("l") &amp;&amp; name2.Contains("h"))) {</w:t>
      </w:r>
    </w:p>
    <w:p w14:paraId="09F24CD6" w14:textId="77777777" w:rsidR="00760CE0" w:rsidRPr="00760CE0" w:rsidRDefault="00760CE0" w:rsidP="00760CE0">
      <w:pPr>
        <w:pStyle w:val="Code"/>
        <w:rPr>
          <w:highlight w:val="white"/>
        </w:rPr>
      </w:pPr>
      <w:r w:rsidRPr="00760CE0">
        <w:rPr>
          <w:highlight w:val="white"/>
        </w:rPr>
        <w:t xml:space="preserve">        return false;</w:t>
      </w:r>
    </w:p>
    <w:p w14:paraId="2F7A5FDF" w14:textId="77777777" w:rsidR="00760CE0" w:rsidRPr="00760CE0" w:rsidRDefault="00760CE0" w:rsidP="00760CE0">
      <w:pPr>
        <w:pStyle w:val="Code"/>
        <w:rPr>
          <w:highlight w:val="white"/>
        </w:rPr>
      </w:pPr>
      <w:r w:rsidRPr="00760CE0">
        <w:rPr>
          <w:highlight w:val="white"/>
        </w:rPr>
        <w:t xml:space="preserve">      }</w:t>
      </w:r>
    </w:p>
    <w:p w14:paraId="04BCB559" w14:textId="77777777" w:rsidR="00760CE0" w:rsidRPr="00760CE0" w:rsidRDefault="00760CE0" w:rsidP="00760CE0">
      <w:pPr>
        <w:pStyle w:val="Code"/>
        <w:rPr>
          <w:highlight w:val="white"/>
        </w:rPr>
      </w:pPr>
      <w:r w:rsidRPr="00760CE0">
        <w:rPr>
          <w:highlight w:val="white"/>
        </w:rPr>
        <w:t xml:space="preserve">    </w:t>
      </w:r>
    </w:p>
    <w:p w14:paraId="5685C7CF" w14:textId="77777777" w:rsidR="00760CE0" w:rsidRPr="00760CE0" w:rsidRDefault="00760CE0" w:rsidP="00760CE0">
      <w:pPr>
        <w:pStyle w:val="Code"/>
        <w:rPr>
          <w:highlight w:val="white"/>
        </w:rPr>
      </w:pPr>
      <w:r w:rsidRPr="00760CE0">
        <w:rPr>
          <w:highlight w:val="white"/>
        </w:rPr>
        <w:t xml:space="preserve">      name1 = (name1.Contains("h") || name1.Contains("l") ||</w:t>
      </w:r>
    </w:p>
    <w:p w14:paraId="654F3E0B" w14:textId="77777777" w:rsidR="00760CE0" w:rsidRPr="00760CE0" w:rsidRDefault="00760CE0" w:rsidP="00760CE0">
      <w:pPr>
        <w:pStyle w:val="Code"/>
        <w:rPr>
          <w:highlight w:val="white"/>
        </w:rPr>
      </w:pPr>
      <w:r w:rsidRPr="00760CE0">
        <w:rPr>
          <w:highlight w:val="white"/>
        </w:rPr>
        <w:t xml:space="preserve">               name1.Contains("x")) ? name1.Substring(0, 1) : name1;</w:t>
      </w:r>
    </w:p>
    <w:p w14:paraId="2C0C10C7" w14:textId="77777777" w:rsidR="00760CE0" w:rsidRPr="00760CE0" w:rsidRDefault="00760CE0" w:rsidP="00760CE0">
      <w:pPr>
        <w:pStyle w:val="Code"/>
        <w:rPr>
          <w:highlight w:val="white"/>
        </w:rPr>
      </w:pPr>
      <w:r w:rsidRPr="00760CE0">
        <w:rPr>
          <w:highlight w:val="white"/>
        </w:rPr>
        <w:t xml:space="preserve">      name2 = (name2.Contains("h") || name2.Contains("l") ||</w:t>
      </w:r>
    </w:p>
    <w:p w14:paraId="65EC6188" w14:textId="77777777" w:rsidR="00760CE0" w:rsidRPr="00760CE0" w:rsidRDefault="00760CE0" w:rsidP="00760CE0">
      <w:pPr>
        <w:pStyle w:val="Code"/>
        <w:rPr>
          <w:highlight w:val="white"/>
        </w:rPr>
      </w:pPr>
      <w:r w:rsidRPr="00760CE0">
        <w:rPr>
          <w:highlight w:val="white"/>
        </w:rPr>
        <w:t xml:space="preserve">               name2.Contains("x")) ? name2.Substring(0, 1) : name2;</w:t>
      </w:r>
    </w:p>
    <w:p w14:paraId="386683EF" w14:textId="77777777" w:rsidR="00760CE0" w:rsidRPr="00760CE0" w:rsidRDefault="00760CE0" w:rsidP="00760CE0">
      <w:pPr>
        <w:pStyle w:val="Code"/>
        <w:rPr>
          <w:highlight w:val="white"/>
        </w:rPr>
      </w:pPr>
    </w:p>
    <w:p w14:paraId="4FE04662" w14:textId="77777777" w:rsidR="00760CE0" w:rsidRPr="00760CE0" w:rsidRDefault="00760CE0" w:rsidP="00760CE0">
      <w:pPr>
        <w:pStyle w:val="Code"/>
        <w:rPr>
          <w:highlight w:val="white"/>
        </w:rPr>
      </w:pPr>
      <w:r w:rsidRPr="00760CE0">
        <w:rPr>
          <w:highlight w:val="white"/>
        </w:rPr>
        <w:t xml:space="preserve">      return name1.Equals(name2);</w:t>
      </w:r>
    </w:p>
    <w:p w14:paraId="69F90048" w14:textId="77777777" w:rsidR="00760CE0" w:rsidRPr="00760CE0" w:rsidRDefault="00760CE0" w:rsidP="00760CE0">
      <w:pPr>
        <w:pStyle w:val="Code"/>
        <w:rPr>
          <w:highlight w:val="white"/>
        </w:rPr>
      </w:pPr>
      <w:r w:rsidRPr="00760CE0">
        <w:rPr>
          <w:highlight w:val="white"/>
        </w:rPr>
        <w:t xml:space="preserve">    }</w:t>
      </w:r>
    </w:p>
    <w:p w14:paraId="108CAC77" w14:textId="77777777" w:rsidR="00760CE0" w:rsidRPr="00760CE0" w:rsidRDefault="00760CE0" w:rsidP="00760CE0">
      <w:pPr>
        <w:pStyle w:val="Code"/>
        <w:rPr>
          <w:highlight w:val="white"/>
        </w:rPr>
      </w:pPr>
      <w:r w:rsidRPr="00760CE0">
        <w:rPr>
          <w:highlight w:val="white"/>
        </w:rPr>
        <w:t xml:space="preserve">  </w:t>
      </w:r>
    </w:p>
    <w:p w14:paraId="7FC110B1" w14:textId="77777777" w:rsidR="00760CE0" w:rsidRPr="00760CE0" w:rsidRDefault="00760CE0" w:rsidP="00760CE0">
      <w:pPr>
        <w:pStyle w:val="Code"/>
        <w:rPr>
          <w:highlight w:val="white"/>
        </w:rPr>
      </w:pPr>
      <w:r w:rsidRPr="00760CE0">
        <w:rPr>
          <w:highlight w:val="white"/>
        </w:rPr>
        <w:t xml:space="preserve">    public static int SizeOfRegister(Register register) {</w:t>
      </w:r>
    </w:p>
    <w:p w14:paraId="2CAA50BC" w14:textId="77777777" w:rsidR="00760CE0" w:rsidRPr="00760CE0" w:rsidRDefault="00760CE0" w:rsidP="00760CE0">
      <w:pPr>
        <w:pStyle w:val="Code"/>
        <w:rPr>
          <w:highlight w:val="white"/>
        </w:rPr>
      </w:pPr>
      <w:r w:rsidRPr="00760CE0">
        <w:rPr>
          <w:highlight w:val="white"/>
        </w:rPr>
        <w:t xml:space="preserve">      string name = Enum.GetName(typeof(Register), register);</w:t>
      </w:r>
    </w:p>
    <w:p w14:paraId="1CE80EA5" w14:textId="77777777" w:rsidR="00760CE0" w:rsidRPr="00760CE0" w:rsidRDefault="00760CE0" w:rsidP="00760CE0">
      <w:pPr>
        <w:pStyle w:val="Code"/>
        <w:rPr>
          <w:highlight w:val="white"/>
        </w:rPr>
      </w:pPr>
      <w:r w:rsidRPr="00760CE0">
        <w:rPr>
          <w:highlight w:val="white"/>
        </w:rPr>
        <w:t xml:space="preserve">    </w:t>
      </w:r>
    </w:p>
    <w:p w14:paraId="0D869B53" w14:textId="77777777" w:rsidR="00760CE0" w:rsidRPr="00760CE0" w:rsidRDefault="00760CE0" w:rsidP="00760CE0">
      <w:pPr>
        <w:pStyle w:val="Code"/>
        <w:rPr>
          <w:highlight w:val="white"/>
        </w:rPr>
      </w:pPr>
      <w:r w:rsidRPr="00760CE0">
        <w:rPr>
          <w:highlight w:val="white"/>
        </w:rPr>
        <w:t xml:space="preserve">      if (name.Contains("r")) {</w:t>
      </w:r>
    </w:p>
    <w:p w14:paraId="0001684B" w14:textId="77777777" w:rsidR="00760CE0" w:rsidRPr="00760CE0" w:rsidRDefault="00760CE0" w:rsidP="00760CE0">
      <w:pPr>
        <w:pStyle w:val="Code"/>
        <w:rPr>
          <w:highlight w:val="white"/>
        </w:rPr>
      </w:pPr>
      <w:r w:rsidRPr="00760CE0">
        <w:rPr>
          <w:highlight w:val="white"/>
        </w:rPr>
        <w:t xml:space="preserve">        return 8;</w:t>
      </w:r>
    </w:p>
    <w:p w14:paraId="510AAE02" w14:textId="77777777" w:rsidR="00760CE0" w:rsidRPr="00760CE0" w:rsidRDefault="00760CE0" w:rsidP="00760CE0">
      <w:pPr>
        <w:pStyle w:val="Code"/>
        <w:rPr>
          <w:highlight w:val="white"/>
        </w:rPr>
      </w:pPr>
      <w:r w:rsidRPr="00760CE0">
        <w:rPr>
          <w:highlight w:val="white"/>
        </w:rPr>
        <w:t xml:space="preserve">      }</w:t>
      </w:r>
    </w:p>
    <w:p w14:paraId="21C25560" w14:textId="77777777" w:rsidR="00760CE0" w:rsidRPr="00760CE0" w:rsidRDefault="00760CE0" w:rsidP="00760CE0">
      <w:pPr>
        <w:pStyle w:val="Code"/>
        <w:rPr>
          <w:highlight w:val="white"/>
        </w:rPr>
      </w:pPr>
      <w:r w:rsidRPr="00760CE0">
        <w:rPr>
          <w:highlight w:val="white"/>
        </w:rPr>
        <w:t xml:space="preserve">      else if (name.Contains("e")) {</w:t>
      </w:r>
    </w:p>
    <w:p w14:paraId="375212A0" w14:textId="77777777" w:rsidR="00760CE0" w:rsidRPr="00760CE0" w:rsidRDefault="00760CE0" w:rsidP="00760CE0">
      <w:pPr>
        <w:pStyle w:val="Code"/>
        <w:rPr>
          <w:highlight w:val="white"/>
        </w:rPr>
      </w:pPr>
      <w:r w:rsidRPr="00760CE0">
        <w:rPr>
          <w:highlight w:val="white"/>
        </w:rPr>
        <w:t xml:space="preserve">        return 4;</w:t>
      </w:r>
    </w:p>
    <w:p w14:paraId="62A15A4A" w14:textId="77777777" w:rsidR="00760CE0" w:rsidRPr="00760CE0" w:rsidRDefault="00760CE0" w:rsidP="00760CE0">
      <w:pPr>
        <w:pStyle w:val="Code"/>
        <w:rPr>
          <w:highlight w:val="white"/>
        </w:rPr>
      </w:pPr>
      <w:r w:rsidRPr="00760CE0">
        <w:rPr>
          <w:highlight w:val="white"/>
        </w:rPr>
        <w:t xml:space="preserve">      }</w:t>
      </w:r>
    </w:p>
    <w:p w14:paraId="6311C4BD" w14:textId="77777777" w:rsidR="00760CE0" w:rsidRPr="00760CE0" w:rsidRDefault="00760CE0" w:rsidP="00760CE0">
      <w:pPr>
        <w:pStyle w:val="Code"/>
        <w:rPr>
          <w:highlight w:val="white"/>
        </w:rPr>
      </w:pPr>
      <w:r w:rsidRPr="00760CE0">
        <w:rPr>
          <w:highlight w:val="white"/>
        </w:rPr>
        <w:t xml:space="preserve">      else if (name.Contains("l") || name.Contains("h")) {</w:t>
      </w:r>
    </w:p>
    <w:p w14:paraId="3BB56A2A" w14:textId="77777777" w:rsidR="00760CE0" w:rsidRPr="00760CE0" w:rsidRDefault="00760CE0" w:rsidP="00760CE0">
      <w:pPr>
        <w:pStyle w:val="Code"/>
        <w:rPr>
          <w:highlight w:val="white"/>
        </w:rPr>
      </w:pPr>
      <w:r w:rsidRPr="00760CE0">
        <w:rPr>
          <w:highlight w:val="white"/>
        </w:rPr>
        <w:t xml:space="preserve">        return 1;</w:t>
      </w:r>
    </w:p>
    <w:p w14:paraId="39B6AF7D" w14:textId="77777777" w:rsidR="00760CE0" w:rsidRPr="00760CE0" w:rsidRDefault="00760CE0" w:rsidP="00760CE0">
      <w:pPr>
        <w:pStyle w:val="Code"/>
        <w:rPr>
          <w:highlight w:val="white"/>
        </w:rPr>
      </w:pPr>
      <w:r w:rsidRPr="00760CE0">
        <w:rPr>
          <w:highlight w:val="white"/>
        </w:rPr>
        <w:t xml:space="preserve">      }</w:t>
      </w:r>
    </w:p>
    <w:p w14:paraId="30772D45" w14:textId="77777777" w:rsidR="00760CE0" w:rsidRPr="00760CE0" w:rsidRDefault="00760CE0" w:rsidP="00760CE0">
      <w:pPr>
        <w:pStyle w:val="Code"/>
        <w:rPr>
          <w:highlight w:val="white"/>
        </w:rPr>
      </w:pPr>
      <w:r w:rsidRPr="00760CE0">
        <w:rPr>
          <w:highlight w:val="white"/>
        </w:rPr>
        <w:t xml:space="preserve">      else {</w:t>
      </w:r>
    </w:p>
    <w:p w14:paraId="67108841" w14:textId="77777777" w:rsidR="00760CE0" w:rsidRPr="00760CE0" w:rsidRDefault="00760CE0" w:rsidP="00760CE0">
      <w:pPr>
        <w:pStyle w:val="Code"/>
        <w:rPr>
          <w:highlight w:val="white"/>
        </w:rPr>
      </w:pPr>
      <w:r w:rsidRPr="00760CE0">
        <w:rPr>
          <w:highlight w:val="white"/>
        </w:rPr>
        <w:t xml:space="preserve">        return 2;</w:t>
      </w:r>
    </w:p>
    <w:p w14:paraId="00481DCD" w14:textId="77777777" w:rsidR="00760CE0" w:rsidRPr="00760CE0" w:rsidRDefault="00760CE0" w:rsidP="00760CE0">
      <w:pPr>
        <w:pStyle w:val="Code"/>
        <w:rPr>
          <w:highlight w:val="white"/>
        </w:rPr>
      </w:pPr>
      <w:r w:rsidRPr="00760CE0">
        <w:rPr>
          <w:highlight w:val="white"/>
        </w:rPr>
        <w:t xml:space="preserve">      }</w:t>
      </w:r>
    </w:p>
    <w:p w14:paraId="69AC026F" w14:textId="77777777" w:rsidR="00760CE0" w:rsidRPr="00760CE0" w:rsidRDefault="00760CE0" w:rsidP="00760CE0">
      <w:pPr>
        <w:pStyle w:val="Code"/>
        <w:rPr>
          <w:highlight w:val="white"/>
        </w:rPr>
      </w:pPr>
      <w:r w:rsidRPr="00760CE0">
        <w:rPr>
          <w:highlight w:val="white"/>
        </w:rPr>
        <w:t xml:space="preserve">    }</w:t>
      </w:r>
    </w:p>
    <w:p w14:paraId="06E648AD" w14:textId="77777777" w:rsidR="00760CE0" w:rsidRPr="00760CE0" w:rsidRDefault="00760CE0" w:rsidP="00760CE0">
      <w:pPr>
        <w:pStyle w:val="Code"/>
        <w:rPr>
          <w:highlight w:val="white"/>
        </w:rPr>
      </w:pPr>
    </w:p>
    <w:p w14:paraId="4B7EC95F" w14:textId="77777777" w:rsidR="00760CE0" w:rsidRPr="00760CE0" w:rsidRDefault="00760CE0" w:rsidP="00760CE0">
      <w:pPr>
        <w:pStyle w:val="Code"/>
        <w:rPr>
          <w:highlight w:val="white"/>
        </w:rPr>
      </w:pPr>
      <w:r w:rsidRPr="00760CE0">
        <w:rPr>
          <w:highlight w:val="white"/>
        </w:rPr>
        <w:t xml:space="preserve">    public static Register RegisterToSize(Register register, int size) {</w:t>
      </w:r>
    </w:p>
    <w:p w14:paraId="5A002803" w14:textId="77777777" w:rsidR="00760CE0" w:rsidRPr="00760CE0" w:rsidRDefault="00760CE0" w:rsidP="00760CE0">
      <w:pPr>
        <w:pStyle w:val="Code"/>
        <w:rPr>
          <w:highlight w:val="white"/>
        </w:rPr>
      </w:pPr>
      <w:r w:rsidRPr="00760CE0">
        <w:rPr>
          <w:highlight w:val="white"/>
        </w:rPr>
        <w:t xml:space="preserve">      string name = Enum.GetName(typeof(Register), register);</w:t>
      </w:r>
    </w:p>
    <w:p w14:paraId="530BE783" w14:textId="77777777" w:rsidR="00760CE0" w:rsidRPr="00760CE0" w:rsidRDefault="00760CE0" w:rsidP="00760CE0">
      <w:pPr>
        <w:pStyle w:val="Code"/>
        <w:rPr>
          <w:highlight w:val="white"/>
        </w:rPr>
      </w:pPr>
    </w:p>
    <w:p w14:paraId="0ABD6010" w14:textId="77777777" w:rsidR="00760CE0" w:rsidRPr="00760CE0" w:rsidRDefault="00760CE0" w:rsidP="00760CE0">
      <w:pPr>
        <w:pStyle w:val="Code"/>
        <w:rPr>
          <w:highlight w:val="white"/>
        </w:rPr>
      </w:pPr>
      <w:r w:rsidRPr="00760CE0">
        <w:rPr>
          <w:highlight w:val="white"/>
        </w:rPr>
        <w:t xml:space="preserve">      switch (size) {</w:t>
      </w:r>
    </w:p>
    <w:p w14:paraId="1E1B06A1" w14:textId="77777777" w:rsidR="00760CE0" w:rsidRPr="00760CE0" w:rsidRDefault="00760CE0" w:rsidP="00760CE0">
      <w:pPr>
        <w:pStyle w:val="Code"/>
        <w:rPr>
          <w:highlight w:val="white"/>
        </w:rPr>
      </w:pPr>
      <w:r w:rsidRPr="00760CE0">
        <w:rPr>
          <w:highlight w:val="white"/>
        </w:rPr>
        <w:t xml:space="preserve">        case 1:</w:t>
      </w:r>
    </w:p>
    <w:p w14:paraId="0DDA068A" w14:textId="77777777" w:rsidR="00760CE0" w:rsidRPr="00760CE0" w:rsidRDefault="00760CE0" w:rsidP="00760CE0">
      <w:pPr>
        <w:pStyle w:val="Code"/>
        <w:rPr>
          <w:highlight w:val="white"/>
        </w:rPr>
      </w:pPr>
      <w:r w:rsidRPr="00760CE0">
        <w:rPr>
          <w:highlight w:val="white"/>
        </w:rPr>
        <w:t xml:space="preserve">          name = name.Replace("x", "l").Replace("e", "").Replace("r", "");</w:t>
      </w:r>
    </w:p>
    <w:p w14:paraId="00398A85" w14:textId="77777777" w:rsidR="00760CE0" w:rsidRPr="00760CE0" w:rsidRDefault="00760CE0" w:rsidP="00760CE0">
      <w:pPr>
        <w:pStyle w:val="Code"/>
        <w:rPr>
          <w:highlight w:val="white"/>
        </w:rPr>
      </w:pPr>
      <w:r w:rsidRPr="00760CE0">
        <w:rPr>
          <w:highlight w:val="white"/>
        </w:rPr>
        <w:t xml:space="preserve">          break;</w:t>
      </w:r>
    </w:p>
    <w:p w14:paraId="3A83AE23" w14:textId="77777777" w:rsidR="00760CE0" w:rsidRPr="00760CE0" w:rsidRDefault="00760CE0" w:rsidP="00760CE0">
      <w:pPr>
        <w:pStyle w:val="Code"/>
        <w:rPr>
          <w:highlight w:val="white"/>
        </w:rPr>
      </w:pPr>
    </w:p>
    <w:p w14:paraId="68BC59CB" w14:textId="77777777" w:rsidR="00760CE0" w:rsidRPr="00760CE0" w:rsidRDefault="00760CE0" w:rsidP="00760CE0">
      <w:pPr>
        <w:pStyle w:val="Code"/>
        <w:rPr>
          <w:highlight w:val="white"/>
        </w:rPr>
      </w:pPr>
      <w:r w:rsidRPr="00760CE0">
        <w:rPr>
          <w:highlight w:val="white"/>
        </w:rPr>
        <w:t xml:space="preserve">        case 2:</w:t>
      </w:r>
    </w:p>
    <w:p w14:paraId="1CCDAA3F" w14:textId="77777777" w:rsidR="00760CE0" w:rsidRPr="00760CE0" w:rsidRDefault="00760CE0" w:rsidP="00760CE0">
      <w:pPr>
        <w:pStyle w:val="Code"/>
        <w:rPr>
          <w:highlight w:val="white"/>
        </w:rPr>
      </w:pPr>
      <w:r w:rsidRPr="00760CE0">
        <w:rPr>
          <w:highlight w:val="white"/>
        </w:rPr>
        <w:t xml:space="preserve">          Assert.ErrorXXX(!name.Contains("h"));</w:t>
      </w:r>
    </w:p>
    <w:p w14:paraId="19090323" w14:textId="77777777" w:rsidR="00760CE0" w:rsidRPr="00760CE0" w:rsidRDefault="00760CE0" w:rsidP="00760CE0">
      <w:pPr>
        <w:pStyle w:val="Code"/>
        <w:rPr>
          <w:highlight w:val="white"/>
        </w:rPr>
      </w:pPr>
      <w:r w:rsidRPr="00760CE0">
        <w:rPr>
          <w:highlight w:val="white"/>
        </w:rPr>
        <w:t xml:space="preserve">          name = name.Replace("l", "x").Replace("e", "").Replace("r", "");</w:t>
      </w:r>
    </w:p>
    <w:p w14:paraId="09CA1DCD" w14:textId="77777777" w:rsidR="00760CE0" w:rsidRPr="00760CE0" w:rsidRDefault="00760CE0" w:rsidP="00760CE0">
      <w:pPr>
        <w:pStyle w:val="Code"/>
        <w:rPr>
          <w:highlight w:val="white"/>
        </w:rPr>
      </w:pPr>
      <w:r w:rsidRPr="00760CE0">
        <w:rPr>
          <w:highlight w:val="white"/>
        </w:rPr>
        <w:t xml:space="preserve">          break;</w:t>
      </w:r>
    </w:p>
    <w:p w14:paraId="29E5EAE9" w14:textId="77777777" w:rsidR="00760CE0" w:rsidRPr="00760CE0" w:rsidRDefault="00760CE0" w:rsidP="00760CE0">
      <w:pPr>
        <w:pStyle w:val="Code"/>
        <w:rPr>
          <w:highlight w:val="white"/>
        </w:rPr>
      </w:pPr>
    </w:p>
    <w:p w14:paraId="7471B147" w14:textId="77777777" w:rsidR="00760CE0" w:rsidRPr="00760CE0" w:rsidRDefault="00760CE0" w:rsidP="00760CE0">
      <w:pPr>
        <w:pStyle w:val="Code"/>
        <w:rPr>
          <w:highlight w:val="white"/>
        </w:rPr>
      </w:pPr>
      <w:r w:rsidRPr="00760CE0">
        <w:rPr>
          <w:highlight w:val="white"/>
        </w:rPr>
        <w:t xml:space="preserve">        case 4:</w:t>
      </w:r>
    </w:p>
    <w:p w14:paraId="48AAD951" w14:textId="77777777" w:rsidR="00760CE0" w:rsidRPr="00760CE0" w:rsidRDefault="00760CE0" w:rsidP="00760CE0">
      <w:pPr>
        <w:pStyle w:val="Code"/>
        <w:rPr>
          <w:highlight w:val="white"/>
        </w:rPr>
      </w:pPr>
      <w:r w:rsidRPr="00760CE0">
        <w:rPr>
          <w:highlight w:val="white"/>
        </w:rPr>
        <w:t xml:space="preserve">          Assert.ErrorXXX(!name.Contains("h"));</w:t>
      </w:r>
    </w:p>
    <w:p w14:paraId="5D5FE140" w14:textId="77777777" w:rsidR="00760CE0" w:rsidRPr="00760CE0" w:rsidRDefault="00760CE0" w:rsidP="00760CE0">
      <w:pPr>
        <w:pStyle w:val="Code"/>
        <w:rPr>
          <w:highlight w:val="white"/>
        </w:rPr>
      </w:pPr>
      <w:r w:rsidRPr="00760CE0">
        <w:rPr>
          <w:highlight w:val="white"/>
        </w:rPr>
        <w:t xml:space="preserve">          name = "e" + name.Replace("l", "x").Replace("e", "")</w:t>
      </w:r>
    </w:p>
    <w:p w14:paraId="42513283" w14:textId="77777777" w:rsidR="00760CE0" w:rsidRPr="00760CE0" w:rsidRDefault="00760CE0" w:rsidP="00760CE0">
      <w:pPr>
        <w:pStyle w:val="Code"/>
        <w:rPr>
          <w:highlight w:val="white"/>
        </w:rPr>
      </w:pPr>
      <w:r w:rsidRPr="00760CE0">
        <w:rPr>
          <w:highlight w:val="white"/>
        </w:rPr>
        <w:t xml:space="preserve">                                             .Replace("r", "");</w:t>
      </w:r>
    </w:p>
    <w:p w14:paraId="400B9266" w14:textId="77777777" w:rsidR="00760CE0" w:rsidRPr="00760CE0" w:rsidRDefault="00760CE0" w:rsidP="00760CE0">
      <w:pPr>
        <w:pStyle w:val="Code"/>
        <w:rPr>
          <w:highlight w:val="white"/>
        </w:rPr>
      </w:pPr>
      <w:r w:rsidRPr="00760CE0">
        <w:rPr>
          <w:highlight w:val="white"/>
        </w:rPr>
        <w:t xml:space="preserve">          break;</w:t>
      </w:r>
    </w:p>
    <w:p w14:paraId="16FC1F7C" w14:textId="77777777" w:rsidR="00760CE0" w:rsidRPr="00760CE0" w:rsidRDefault="00760CE0" w:rsidP="00760CE0">
      <w:pPr>
        <w:pStyle w:val="Code"/>
        <w:rPr>
          <w:highlight w:val="white"/>
        </w:rPr>
      </w:pPr>
    </w:p>
    <w:p w14:paraId="61509603" w14:textId="77777777" w:rsidR="00760CE0" w:rsidRPr="00760CE0" w:rsidRDefault="00760CE0" w:rsidP="00760CE0">
      <w:pPr>
        <w:pStyle w:val="Code"/>
        <w:rPr>
          <w:highlight w:val="white"/>
        </w:rPr>
      </w:pPr>
      <w:r w:rsidRPr="00760CE0">
        <w:rPr>
          <w:highlight w:val="white"/>
        </w:rPr>
        <w:t xml:space="preserve">        case 8:</w:t>
      </w:r>
    </w:p>
    <w:p w14:paraId="6B97D33E" w14:textId="77777777" w:rsidR="00760CE0" w:rsidRPr="00760CE0" w:rsidRDefault="00760CE0" w:rsidP="00760CE0">
      <w:pPr>
        <w:pStyle w:val="Code"/>
        <w:rPr>
          <w:highlight w:val="white"/>
        </w:rPr>
      </w:pPr>
      <w:r w:rsidRPr="00760CE0">
        <w:rPr>
          <w:highlight w:val="white"/>
        </w:rPr>
        <w:t xml:space="preserve">          Assert.ErrorXXX(!name.Contains("h"));</w:t>
      </w:r>
    </w:p>
    <w:p w14:paraId="3A8FEFC7" w14:textId="77777777" w:rsidR="00760CE0" w:rsidRPr="00760CE0" w:rsidRDefault="00760CE0" w:rsidP="00760CE0">
      <w:pPr>
        <w:pStyle w:val="Code"/>
        <w:rPr>
          <w:highlight w:val="white"/>
        </w:rPr>
      </w:pPr>
      <w:r w:rsidRPr="00760CE0">
        <w:rPr>
          <w:highlight w:val="white"/>
        </w:rPr>
        <w:t xml:space="preserve">          name = "r" + name.Replace("l", "x").Replace("e", "")</w:t>
      </w:r>
    </w:p>
    <w:p w14:paraId="3EEE81AE" w14:textId="77777777" w:rsidR="00760CE0" w:rsidRPr="00760CE0" w:rsidRDefault="00760CE0" w:rsidP="00760CE0">
      <w:pPr>
        <w:pStyle w:val="Code"/>
        <w:rPr>
          <w:highlight w:val="white"/>
        </w:rPr>
      </w:pPr>
      <w:r w:rsidRPr="00760CE0">
        <w:rPr>
          <w:highlight w:val="white"/>
        </w:rPr>
        <w:t xml:space="preserve">                                             .Replace("r", "");</w:t>
      </w:r>
    </w:p>
    <w:p w14:paraId="5EF1C8A0" w14:textId="77777777" w:rsidR="00760CE0" w:rsidRPr="00760CE0" w:rsidRDefault="00760CE0" w:rsidP="00760CE0">
      <w:pPr>
        <w:pStyle w:val="Code"/>
        <w:rPr>
          <w:highlight w:val="white"/>
        </w:rPr>
      </w:pPr>
      <w:r w:rsidRPr="00760CE0">
        <w:rPr>
          <w:highlight w:val="white"/>
        </w:rPr>
        <w:t xml:space="preserve">          break;</w:t>
      </w:r>
    </w:p>
    <w:p w14:paraId="7CAA88D9" w14:textId="77777777" w:rsidR="00760CE0" w:rsidRPr="00760CE0" w:rsidRDefault="00760CE0" w:rsidP="00760CE0">
      <w:pPr>
        <w:pStyle w:val="Code"/>
        <w:rPr>
          <w:highlight w:val="white"/>
        </w:rPr>
      </w:pPr>
      <w:r w:rsidRPr="00760CE0">
        <w:rPr>
          <w:highlight w:val="white"/>
        </w:rPr>
        <w:t xml:space="preserve">      }</w:t>
      </w:r>
    </w:p>
    <w:p w14:paraId="3550EE29" w14:textId="77777777" w:rsidR="00760CE0" w:rsidRPr="00760CE0" w:rsidRDefault="00760CE0" w:rsidP="00760CE0">
      <w:pPr>
        <w:pStyle w:val="Code"/>
        <w:rPr>
          <w:highlight w:val="white"/>
        </w:rPr>
      </w:pPr>
    </w:p>
    <w:p w14:paraId="7CCD6226" w14:textId="77777777" w:rsidR="00760CE0" w:rsidRPr="00760CE0" w:rsidRDefault="00760CE0" w:rsidP="00760CE0">
      <w:pPr>
        <w:pStyle w:val="Code"/>
        <w:rPr>
          <w:highlight w:val="white"/>
        </w:rPr>
      </w:pPr>
      <w:r w:rsidRPr="00760CE0">
        <w:rPr>
          <w:highlight w:val="white"/>
        </w:rPr>
        <w:t xml:space="preserve">      return (Register) Enum.Parse(typeof(Register), name);</w:t>
      </w:r>
    </w:p>
    <w:p w14:paraId="6E3B420A" w14:textId="77777777" w:rsidR="00760CE0" w:rsidRPr="00760CE0" w:rsidRDefault="00760CE0" w:rsidP="00760CE0">
      <w:pPr>
        <w:pStyle w:val="Code"/>
        <w:rPr>
          <w:highlight w:val="white"/>
        </w:rPr>
      </w:pPr>
      <w:r w:rsidRPr="00760CE0">
        <w:rPr>
          <w:highlight w:val="white"/>
        </w:rPr>
        <w:lastRenderedPageBreak/>
        <w:t xml:space="preserve">    }</w:t>
      </w:r>
    </w:p>
    <w:p w14:paraId="72616BBF" w14:textId="77777777" w:rsidR="00760CE0" w:rsidRPr="00760CE0" w:rsidRDefault="00760CE0" w:rsidP="00760CE0">
      <w:pPr>
        <w:pStyle w:val="Code"/>
        <w:rPr>
          <w:highlight w:val="white"/>
        </w:rPr>
      </w:pPr>
      <w:r w:rsidRPr="00760CE0">
        <w:rPr>
          <w:highlight w:val="white"/>
        </w:rPr>
        <w:t xml:space="preserve">  </w:t>
      </w:r>
    </w:p>
    <w:p w14:paraId="1E6F70CE" w14:textId="77777777" w:rsidR="00760CE0" w:rsidRPr="00760CE0" w:rsidRDefault="00760CE0" w:rsidP="00760CE0">
      <w:pPr>
        <w:pStyle w:val="Code"/>
        <w:rPr>
          <w:highlight w:val="white"/>
        </w:rPr>
      </w:pPr>
      <w:r w:rsidRPr="00760CE0">
        <w:rPr>
          <w:highlight w:val="white"/>
        </w:rPr>
        <w:t xml:space="preserve">    public static int SizeOfOperator(AssemblyOperator objectOp) {</w:t>
      </w:r>
    </w:p>
    <w:p w14:paraId="34475066" w14:textId="77777777" w:rsidR="00760CE0" w:rsidRPr="00760CE0" w:rsidRDefault="00760CE0" w:rsidP="00760CE0">
      <w:pPr>
        <w:pStyle w:val="Code"/>
        <w:rPr>
          <w:highlight w:val="white"/>
        </w:rPr>
      </w:pPr>
      <w:r w:rsidRPr="00760CE0">
        <w:rPr>
          <w:highlight w:val="white"/>
        </w:rPr>
        <w:t xml:space="preserve">      string name = Enum.GetName(typeof(AssemblyOperator), objectOp);</w:t>
      </w:r>
    </w:p>
    <w:p w14:paraId="2EE4306C" w14:textId="77777777" w:rsidR="00760CE0" w:rsidRPr="00760CE0" w:rsidRDefault="00760CE0" w:rsidP="00760CE0">
      <w:pPr>
        <w:pStyle w:val="Code"/>
        <w:rPr>
          <w:highlight w:val="white"/>
        </w:rPr>
      </w:pPr>
    </w:p>
    <w:p w14:paraId="03227123" w14:textId="77777777" w:rsidR="00760CE0" w:rsidRPr="00760CE0" w:rsidRDefault="00760CE0" w:rsidP="00760CE0">
      <w:pPr>
        <w:pStyle w:val="Code"/>
        <w:rPr>
          <w:highlight w:val="white"/>
        </w:rPr>
      </w:pPr>
      <w:r w:rsidRPr="00760CE0">
        <w:rPr>
          <w:highlight w:val="white"/>
        </w:rPr>
        <w:t xml:space="preserve">      if (name.Contains("_byte")) {</w:t>
      </w:r>
    </w:p>
    <w:p w14:paraId="5B5AED48" w14:textId="77777777" w:rsidR="00760CE0" w:rsidRPr="00760CE0" w:rsidRDefault="00760CE0" w:rsidP="00760CE0">
      <w:pPr>
        <w:pStyle w:val="Code"/>
        <w:rPr>
          <w:highlight w:val="white"/>
        </w:rPr>
      </w:pPr>
      <w:r w:rsidRPr="00760CE0">
        <w:rPr>
          <w:highlight w:val="white"/>
        </w:rPr>
        <w:t xml:space="preserve">        return 1;</w:t>
      </w:r>
    </w:p>
    <w:p w14:paraId="4A4DCB62" w14:textId="77777777" w:rsidR="00760CE0" w:rsidRPr="00760CE0" w:rsidRDefault="00760CE0" w:rsidP="00760CE0">
      <w:pPr>
        <w:pStyle w:val="Code"/>
        <w:rPr>
          <w:highlight w:val="white"/>
        </w:rPr>
      </w:pPr>
      <w:r w:rsidRPr="00760CE0">
        <w:rPr>
          <w:highlight w:val="white"/>
        </w:rPr>
        <w:t xml:space="preserve">      }</w:t>
      </w:r>
    </w:p>
    <w:p w14:paraId="2580527C" w14:textId="77777777" w:rsidR="00760CE0" w:rsidRPr="00760CE0" w:rsidRDefault="00760CE0" w:rsidP="00760CE0">
      <w:pPr>
        <w:pStyle w:val="Code"/>
        <w:rPr>
          <w:highlight w:val="white"/>
        </w:rPr>
      </w:pPr>
      <w:r w:rsidRPr="00760CE0">
        <w:rPr>
          <w:highlight w:val="white"/>
        </w:rPr>
        <w:t xml:space="preserve">      else if (name.Contains("_word")) {</w:t>
      </w:r>
    </w:p>
    <w:p w14:paraId="46E91765" w14:textId="77777777" w:rsidR="00760CE0" w:rsidRPr="00760CE0" w:rsidRDefault="00760CE0" w:rsidP="00760CE0">
      <w:pPr>
        <w:pStyle w:val="Code"/>
        <w:rPr>
          <w:highlight w:val="white"/>
        </w:rPr>
      </w:pPr>
      <w:r w:rsidRPr="00760CE0">
        <w:rPr>
          <w:highlight w:val="white"/>
        </w:rPr>
        <w:t xml:space="preserve">        return 2;</w:t>
      </w:r>
    </w:p>
    <w:p w14:paraId="773347F1" w14:textId="77777777" w:rsidR="00760CE0" w:rsidRPr="00760CE0" w:rsidRDefault="00760CE0" w:rsidP="00760CE0">
      <w:pPr>
        <w:pStyle w:val="Code"/>
        <w:rPr>
          <w:highlight w:val="white"/>
        </w:rPr>
      </w:pPr>
      <w:r w:rsidRPr="00760CE0">
        <w:rPr>
          <w:highlight w:val="white"/>
        </w:rPr>
        <w:t xml:space="preserve">      }</w:t>
      </w:r>
    </w:p>
    <w:p w14:paraId="055BE8FB" w14:textId="77777777" w:rsidR="00760CE0" w:rsidRPr="00760CE0" w:rsidRDefault="00760CE0" w:rsidP="00760CE0">
      <w:pPr>
        <w:pStyle w:val="Code"/>
        <w:rPr>
          <w:highlight w:val="white"/>
        </w:rPr>
      </w:pPr>
      <w:r w:rsidRPr="00760CE0">
        <w:rPr>
          <w:highlight w:val="white"/>
        </w:rPr>
        <w:t xml:space="preserve">      else if (name.Contains("_dword")) {</w:t>
      </w:r>
    </w:p>
    <w:p w14:paraId="3205A58C" w14:textId="77777777" w:rsidR="00760CE0" w:rsidRPr="00760CE0" w:rsidRDefault="00760CE0" w:rsidP="00760CE0">
      <w:pPr>
        <w:pStyle w:val="Code"/>
        <w:rPr>
          <w:highlight w:val="white"/>
        </w:rPr>
      </w:pPr>
      <w:r w:rsidRPr="00760CE0">
        <w:rPr>
          <w:highlight w:val="white"/>
        </w:rPr>
        <w:t xml:space="preserve">        return 4;</w:t>
      </w:r>
    </w:p>
    <w:p w14:paraId="1DACC6D3" w14:textId="77777777" w:rsidR="00760CE0" w:rsidRPr="00760CE0" w:rsidRDefault="00760CE0" w:rsidP="00760CE0">
      <w:pPr>
        <w:pStyle w:val="Code"/>
        <w:rPr>
          <w:highlight w:val="white"/>
        </w:rPr>
      </w:pPr>
      <w:r w:rsidRPr="00760CE0">
        <w:rPr>
          <w:highlight w:val="white"/>
        </w:rPr>
        <w:t xml:space="preserve">      }</w:t>
      </w:r>
    </w:p>
    <w:p w14:paraId="085453C3" w14:textId="77777777" w:rsidR="00760CE0" w:rsidRPr="00760CE0" w:rsidRDefault="00760CE0" w:rsidP="00760CE0">
      <w:pPr>
        <w:pStyle w:val="Code"/>
        <w:rPr>
          <w:highlight w:val="white"/>
        </w:rPr>
      </w:pPr>
      <w:r w:rsidRPr="00760CE0">
        <w:rPr>
          <w:highlight w:val="white"/>
        </w:rPr>
        <w:t xml:space="preserve">      else if (name.Contains("_qword")) {</w:t>
      </w:r>
    </w:p>
    <w:p w14:paraId="261E21C7" w14:textId="77777777" w:rsidR="00760CE0" w:rsidRPr="00760CE0" w:rsidRDefault="00760CE0" w:rsidP="00760CE0">
      <w:pPr>
        <w:pStyle w:val="Code"/>
        <w:rPr>
          <w:highlight w:val="white"/>
        </w:rPr>
      </w:pPr>
      <w:r w:rsidRPr="00760CE0">
        <w:rPr>
          <w:highlight w:val="white"/>
        </w:rPr>
        <w:t xml:space="preserve">        return 8;</w:t>
      </w:r>
    </w:p>
    <w:p w14:paraId="6D02A323" w14:textId="77777777" w:rsidR="00760CE0" w:rsidRPr="00760CE0" w:rsidRDefault="00760CE0" w:rsidP="00760CE0">
      <w:pPr>
        <w:pStyle w:val="Code"/>
        <w:rPr>
          <w:highlight w:val="white"/>
        </w:rPr>
      </w:pPr>
      <w:r w:rsidRPr="00760CE0">
        <w:rPr>
          <w:highlight w:val="white"/>
        </w:rPr>
        <w:t xml:space="preserve">      }</w:t>
      </w:r>
    </w:p>
    <w:p w14:paraId="1939595F" w14:textId="77777777" w:rsidR="00760CE0" w:rsidRPr="00760CE0" w:rsidRDefault="00760CE0" w:rsidP="00760CE0">
      <w:pPr>
        <w:pStyle w:val="Code"/>
        <w:rPr>
          <w:highlight w:val="white"/>
        </w:rPr>
      </w:pPr>
    </w:p>
    <w:p w14:paraId="48265B77" w14:textId="77777777" w:rsidR="00760CE0" w:rsidRPr="00760CE0" w:rsidRDefault="00760CE0" w:rsidP="00760CE0">
      <w:pPr>
        <w:pStyle w:val="Code"/>
        <w:rPr>
          <w:highlight w:val="white"/>
        </w:rPr>
      </w:pPr>
      <w:r w:rsidRPr="00760CE0">
        <w:rPr>
          <w:highlight w:val="white"/>
        </w:rPr>
        <w:t xml:space="preserve">      Assert.Error(Message.Operator_size);</w:t>
      </w:r>
    </w:p>
    <w:p w14:paraId="028FC8CA" w14:textId="77777777" w:rsidR="00760CE0" w:rsidRPr="00760CE0" w:rsidRDefault="00760CE0" w:rsidP="00760CE0">
      <w:pPr>
        <w:pStyle w:val="Code"/>
        <w:rPr>
          <w:highlight w:val="white"/>
        </w:rPr>
      </w:pPr>
      <w:r w:rsidRPr="00760CE0">
        <w:rPr>
          <w:highlight w:val="white"/>
        </w:rPr>
        <w:t xml:space="preserve">      return 0;</w:t>
      </w:r>
    </w:p>
    <w:p w14:paraId="611697B7" w14:textId="77777777" w:rsidR="00760CE0" w:rsidRPr="00760CE0" w:rsidRDefault="00760CE0" w:rsidP="00760CE0">
      <w:pPr>
        <w:pStyle w:val="Code"/>
        <w:rPr>
          <w:highlight w:val="white"/>
        </w:rPr>
      </w:pPr>
      <w:r w:rsidRPr="00760CE0">
        <w:rPr>
          <w:highlight w:val="white"/>
        </w:rPr>
        <w:t xml:space="preserve">    }</w:t>
      </w:r>
    </w:p>
    <w:p w14:paraId="3AC73960" w14:textId="77777777" w:rsidR="00760CE0" w:rsidRPr="00760CE0" w:rsidRDefault="00760CE0" w:rsidP="00760CE0">
      <w:pPr>
        <w:pStyle w:val="Code"/>
        <w:rPr>
          <w:highlight w:val="white"/>
        </w:rPr>
      </w:pPr>
      <w:r w:rsidRPr="00760CE0">
        <w:rPr>
          <w:highlight w:val="white"/>
        </w:rPr>
        <w:t xml:space="preserve">  </w:t>
      </w:r>
    </w:p>
    <w:p w14:paraId="07F0E5F4" w14:textId="77777777" w:rsidR="00760CE0" w:rsidRPr="00760CE0" w:rsidRDefault="00760CE0" w:rsidP="00760CE0">
      <w:pPr>
        <w:pStyle w:val="Code"/>
        <w:rPr>
          <w:highlight w:val="white"/>
        </w:rPr>
      </w:pPr>
      <w:r w:rsidRPr="00760CE0">
        <w:rPr>
          <w:highlight w:val="white"/>
        </w:rPr>
        <w:t xml:space="preserve">    public static AssemblyOperator OperatorToSize</w:t>
      </w:r>
    </w:p>
    <w:p w14:paraId="3FB27F75" w14:textId="77777777" w:rsidR="00760CE0" w:rsidRPr="00760CE0" w:rsidRDefault="00760CE0" w:rsidP="00760CE0">
      <w:pPr>
        <w:pStyle w:val="Code"/>
        <w:rPr>
          <w:highlight w:val="white"/>
        </w:rPr>
      </w:pPr>
      <w:r w:rsidRPr="00760CE0">
        <w:rPr>
          <w:highlight w:val="white"/>
        </w:rPr>
        <w:t xml:space="preserve">                                   (AssemblyOperator objectOp, int size) {</w:t>
      </w:r>
    </w:p>
    <w:p w14:paraId="3DD07FB9" w14:textId="77777777" w:rsidR="00760CE0" w:rsidRPr="00760CE0" w:rsidRDefault="00760CE0" w:rsidP="00760CE0">
      <w:pPr>
        <w:pStyle w:val="Code"/>
        <w:rPr>
          <w:highlight w:val="white"/>
        </w:rPr>
      </w:pPr>
      <w:r w:rsidRPr="00760CE0">
        <w:rPr>
          <w:highlight w:val="white"/>
        </w:rPr>
        <w:t xml:space="preserve">      string name = Enum.GetName(typeof(AssemblyOperator), objectOp);</w:t>
      </w:r>
    </w:p>
    <w:p w14:paraId="02C0BC58" w14:textId="77777777" w:rsidR="00760CE0" w:rsidRPr="00760CE0" w:rsidRDefault="00760CE0" w:rsidP="00760CE0">
      <w:pPr>
        <w:pStyle w:val="Code"/>
        <w:rPr>
          <w:highlight w:val="white"/>
        </w:rPr>
      </w:pPr>
      <w:r w:rsidRPr="00760CE0">
        <w:rPr>
          <w:highlight w:val="white"/>
        </w:rPr>
        <w:t xml:space="preserve">    </w:t>
      </w:r>
    </w:p>
    <w:p w14:paraId="3706312B" w14:textId="77777777" w:rsidR="00760CE0" w:rsidRPr="00760CE0" w:rsidRDefault="00760CE0" w:rsidP="00760CE0">
      <w:pPr>
        <w:pStyle w:val="Code"/>
        <w:rPr>
          <w:highlight w:val="white"/>
        </w:rPr>
      </w:pPr>
      <w:r w:rsidRPr="00760CE0">
        <w:rPr>
          <w:highlight w:val="white"/>
        </w:rPr>
        <w:t xml:space="preserve">      if (objectOp == AssemblyOperator.interrupt) {</w:t>
      </w:r>
    </w:p>
    <w:p w14:paraId="0399171E" w14:textId="77777777" w:rsidR="00760CE0" w:rsidRPr="00760CE0" w:rsidRDefault="00760CE0" w:rsidP="00760CE0">
      <w:pPr>
        <w:pStyle w:val="Code"/>
        <w:rPr>
          <w:highlight w:val="white"/>
        </w:rPr>
      </w:pPr>
      <w:r w:rsidRPr="00760CE0">
        <w:rPr>
          <w:highlight w:val="white"/>
        </w:rPr>
        <w:t xml:space="preserve">        return AssemblyOperator.interrupt;</w:t>
      </w:r>
    </w:p>
    <w:p w14:paraId="231891DF" w14:textId="77777777" w:rsidR="00760CE0" w:rsidRPr="00760CE0" w:rsidRDefault="00760CE0" w:rsidP="00760CE0">
      <w:pPr>
        <w:pStyle w:val="Code"/>
        <w:rPr>
          <w:highlight w:val="white"/>
        </w:rPr>
      </w:pPr>
      <w:r w:rsidRPr="00760CE0">
        <w:rPr>
          <w:highlight w:val="white"/>
        </w:rPr>
        <w:t xml:space="preserve">      }</w:t>
      </w:r>
    </w:p>
    <w:p w14:paraId="00A0E5CB" w14:textId="77777777" w:rsidR="00760CE0" w:rsidRPr="00760CE0" w:rsidRDefault="00760CE0" w:rsidP="00760CE0">
      <w:pPr>
        <w:pStyle w:val="Code"/>
        <w:rPr>
          <w:highlight w:val="white"/>
        </w:rPr>
      </w:pPr>
      <w:r w:rsidRPr="00760CE0">
        <w:rPr>
          <w:highlight w:val="white"/>
        </w:rPr>
        <w:t xml:space="preserve">    </w:t>
      </w:r>
    </w:p>
    <w:p w14:paraId="379C3EB1" w14:textId="77777777" w:rsidR="00760CE0" w:rsidRPr="00760CE0" w:rsidRDefault="00760CE0" w:rsidP="00760CE0">
      <w:pPr>
        <w:pStyle w:val="Code"/>
        <w:rPr>
          <w:highlight w:val="white"/>
        </w:rPr>
      </w:pPr>
      <w:r w:rsidRPr="00760CE0">
        <w:rPr>
          <w:highlight w:val="white"/>
        </w:rPr>
        <w:t xml:space="preserve">      switch (size) {</w:t>
      </w:r>
    </w:p>
    <w:p w14:paraId="001DCAA6" w14:textId="77777777" w:rsidR="00760CE0" w:rsidRPr="00760CE0" w:rsidRDefault="00760CE0" w:rsidP="00760CE0">
      <w:pPr>
        <w:pStyle w:val="Code"/>
        <w:rPr>
          <w:highlight w:val="white"/>
        </w:rPr>
      </w:pPr>
      <w:r w:rsidRPr="00760CE0">
        <w:rPr>
          <w:highlight w:val="white"/>
        </w:rPr>
        <w:t xml:space="preserve">        case 1:</w:t>
      </w:r>
    </w:p>
    <w:p w14:paraId="11F3DFAE" w14:textId="77777777" w:rsidR="00760CE0" w:rsidRPr="00760CE0" w:rsidRDefault="00760CE0" w:rsidP="00760CE0">
      <w:pPr>
        <w:pStyle w:val="Code"/>
        <w:rPr>
          <w:highlight w:val="white"/>
        </w:rPr>
      </w:pPr>
      <w:r w:rsidRPr="00760CE0">
        <w:rPr>
          <w:highlight w:val="white"/>
        </w:rPr>
        <w:t xml:space="preserve">          name = name + "_byte";</w:t>
      </w:r>
    </w:p>
    <w:p w14:paraId="53D8D17B" w14:textId="77777777" w:rsidR="00760CE0" w:rsidRPr="00760CE0" w:rsidRDefault="00760CE0" w:rsidP="00760CE0">
      <w:pPr>
        <w:pStyle w:val="Code"/>
        <w:rPr>
          <w:highlight w:val="white"/>
        </w:rPr>
      </w:pPr>
      <w:r w:rsidRPr="00760CE0">
        <w:rPr>
          <w:highlight w:val="white"/>
        </w:rPr>
        <w:t xml:space="preserve">          break;</w:t>
      </w:r>
    </w:p>
    <w:p w14:paraId="3FE93787" w14:textId="77777777" w:rsidR="00760CE0" w:rsidRPr="00760CE0" w:rsidRDefault="00760CE0" w:rsidP="00760CE0">
      <w:pPr>
        <w:pStyle w:val="Code"/>
        <w:rPr>
          <w:highlight w:val="white"/>
        </w:rPr>
      </w:pPr>
      <w:r w:rsidRPr="00760CE0">
        <w:rPr>
          <w:highlight w:val="white"/>
        </w:rPr>
        <w:t xml:space="preserve">        </w:t>
      </w:r>
    </w:p>
    <w:p w14:paraId="71040BE8" w14:textId="77777777" w:rsidR="00760CE0" w:rsidRPr="00760CE0" w:rsidRDefault="00760CE0" w:rsidP="00760CE0">
      <w:pPr>
        <w:pStyle w:val="Code"/>
        <w:rPr>
          <w:highlight w:val="white"/>
        </w:rPr>
      </w:pPr>
      <w:r w:rsidRPr="00760CE0">
        <w:rPr>
          <w:highlight w:val="white"/>
        </w:rPr>
        <w:t xml:space="preserve">        case 2:</w:t>
      </w:r>
    </w:p>
    <w:p w14:paraId="4349C9A1" w14:textId="77777777" w:rsidR="00760CE0" w:rsidRPr="00760CE0" w:rsidRDefault="00760CE0" w:rsidP="00760CE0">
      <w:pPr>
        <w:pStyle w:val="Code"/>
        <w:rPr>
          <w:highlight w:val="white"/>
        </w:rPr>
      </w:pPr>
      <w:r w:rsidRPr="00760CE0">
        <w:rPr>
          <w:highlight w:val="white"/>
        </w:rPr>
        <w:t xml:space="preserve">          name = name + "_word";</w:t>
      </w:r>
    </w:p>
    <w:p w14:paraId="00C8F331" w14:textId="77777777" w:rsidR="00760CE0" w:rsidRPr="00760CE0" w:rsidRDefault="00760CE0" w:rsidP="00760CE0">
      <w:pPr>
        <w:pStyle w:val="Code"/>
        <w:rPr>
          <w:highlight w:val="white"/>
        </w:rPr>
      </w:pPr>
      <w:r w:rsidRPr="00760CE0">
        <w:rPr>
          <w:highlight w:val="white"/>
        </w:rPr>
        <w:t xml:space="preserve">          break;</w:t>
      </w:r>
    </w:p>
    <w:p w14:paraId="38266024" w14:textId="77777777" w:rsidR="00760CE0" w:rsidRPr="00760CE0" w:rsidRDefault="00760CE0" w:rsidP="00760CE0">
      <w:pPr>
        <w:pStyle w:val="Code"/>
        <w:rPr>
          <w:highlight w:val="white"/>
        </w:rPr>
      </w:pPr>
      <w:r w:rsidRPr="00760CE0">
        <w:rPr>
          <w:highlight w:val="white"/>
        </w:rPr>
        <w:t xml:space="preserve">        </w:t>
      </w:r>
    </w:p>
    <w:p w14:paraId="3343078B" w14:textId="77777777" w:rsidR="00760CE0" w:rsidRPr="00760CE0" w:rsidRDefault="00760CE0" w:rsidP="00760CE0">
      <w:pPr>
        <w:pStyle w:val="Code"/>
        <w:rPr>
          <w:highlight w:val="white"/>
        </w:rPr>
      </w:pPr>
      <w:r w:rsidRPr="00760CE0">
        <w:rPr>
          <w:highlight w:val="white"/>
        </w:rPr>
        <w:t xml:space="preserve">        case 4:</w:t>
      </w:r>
    </w:p>
    <w:p w14:paraId="2D8522DC" w14:textId="77777777" w:rsidR="00760CE0" w:rsidRPr="00760CE0" w:rsidRDefault="00760CE0" w:rsidP="00760CE0">
      <w:pPr>
        <w:pStyle w:val="Code"/>
        <w:rPr>
          <w:highlight w:val="white"/>
        </w:rPr>
      </w:pPr>
      <w:r w:rsidRPr="00760CE0">
        <w:rPr>
          <w:highlight w:val="white"/>
        </w:rPr>
        <w:t xml:space="preserve">          name = name + "_dword";</w:t>
      </w:r>
    </w:p>
    <w:p w14:paraId="679710B6" w14:textId="77777777" w:rsidR="00760CE0" w:rsidRPr="00760CE0" w:rsidRDefault="00760CE0" w:rsidP="00760CE0">
      <w:pPr>
        <w:pStyle w:val="Code"/>
        <w:rPr>
          <w:highlight w:val="white"/>
        </w:rPr>
      </w:pPr>
      <w:r w:rsidRPr="00760CE0">
        <w:rPr>
          <w:highlight w:val="white"/>
        </w:rPr>
        <w:t xml:space="preserve">          break;</w:t>
      </w:r>
    </w:p>
    <w:p w14:paraId="2968F833" w14:textId="77777777" w:rsidR="00760CE0" w:rsidRPr="00760CE0" w:rsidRDefault="00760CE0" w:rsidP="00760CE0">
      <w:pPr>
        <w:pStyle w:val="Code"/>
        <w:rPr>
          <w:highlight w:val="white"/>
        </w:rPr>
      </w:pPr>
    </w:p>
    <w:p w14:paraId="3B068D73" w14:textId="77777777" w:rsidR="00760CE0" w:rsidRPr="00760CE0" w:rsidRDefault="00760CE0" w:rsidP="00760CE0">
      <w:pPr>
        <w:pStyle w:val="Code"/>
        <w:rPr>
          <w:highlight w:val="white"/>
        </w:rPr>
      </w:pPr>
      <w:r w:rsidRPr="00760CE0">
        <w:rPr>
          <w:highlight w:val="white"/>
        </w:rPr>
        <w:t xml:space="preserve">        case 8:</w:t>
      </w:r>
    </w:p>
    <w:p w14:paraId="056D5537" w14:textId="77777777" w:rsidR="00760CE0" w:rsidRPr="00760CE0" w:rsidRDefault="00760CE0" w:rsidP="00760CE0">
      <w:pPr>
        <w:pStyle w:val="Code"/>
        <w:rPr>
          <w:highlight w:val="white"/>
        </w:rPr>
      </w:pPr>
      <w:r w:rsidRPr="00760CE0">
        <w:rPr>
          <w:highlight w:val="white"/>
        </w:rPr>
        <w:t xml:space="preserve">          name = name + "_qword";</w:t>
      </w:r>
    </w:p>
    <w:p w14:paraId="4E6AC9B0" w14:textId="77777777" w:rsidR="00760CE0" w:rsidRPr="00760CE0" w:rsidRDefault="00760CE0" w:rsidP="00760CE0">
      <w:pPr>
        <w:pStyle w:val="Code"/>
        <w:rPr>
          <w:highlight w:val="white"/>
        </w:rPr>
      </w:pPr>
      <w:r w:rsidRPr="00760CE0">
        <w:rPr>
          <w:highlight w:val="white"/>
        </w:rPr>
        <w:t xml:space="preserve">          break;</w:t>
      </w:r>
    </w:p>
    <w:p w14:paraId="71C8534E" w14:textId="77777777" w:rsidR="00760CE0" w:rsidRPr="00760CE0" w:rsidRDefault="00760CE0" w:rsidP="00760CE0">
      <w:pPr>
        <w:pStyle w:val="Code"/>
        <w:rPr>
          <w:highlight w:val="white"/>
        </w:rPr>
      </w:pPr>
    </w:p>
    <w:p w14:paraId="2D30C688" w14:textId="77777777" w:rsidR="00760CE0" w:rsidRPr="00760CE0" w:rsidRDefault="00760CE0" w:rsidP="00760CE0">
      <w:pPr>
        <w:pStyle w:val="Code"/>
        <w:rPr>
          <w:highlight w:val="white"/>
        </w:rPr>
      </w:pPr>
      <w:r w:rsidRPr="00760CE0">
        <w:rPr>
          <w:highlight w:val="white"/>
        </w:rPr>
        <w:t xml:space="preserve">        default:</w:t>
      </w:r>
    </w:p>
    <w:p w14:paraId="433D1829" w14:textId="77777777" w:rsidR="00760CE0" w:rsidRPr="00760CE0" w:rsidRDefault="00760CE0" w:rsidP="00760CE0">
      <w:pPr>
        <w:pStyle w:val="Code"/>
        <w:rPr>
          <w:highlight w:val="white"/>
        </w:rPr>
      </w:pPr>
      <w:r w:rsidRPr="00760CE0">
        <w:rPr>
          <w:highlight w:val="white"/>
        </w:rPr>
        <w:t xml:space="preserve">          Assert.ErrorXXX(false);</w:t>
      </w:r>
    </w:p>
    <w:p w14:paraId="19D4C50C" w14:textId="77777777" w:rsidR="00760CE0" w:rsidRPr="00760CE0" w:rsidRDefault="00760CE0" w:rsidP="00760CE0">
      <w:pPr>
        <w:pStyle w:val="Code"/>
        <w:rPr>
          <w:highlight w:val="white"/>
        </w:rPr>
      </w:pPr>
      <w:r w:rsidRPr="00760CE0">
        <w:rPr>
          <w:highlight w:val="white"/>
        </w:rPr>
        <w:t xml:space="preserve">          break;</w:t>
      </w:r>
    </w:p>
    <w:p w14:paraId="12982345" w14:textId="77777777" w:rsidR="00760CE0" w:rsidRPr="00760CE0" w:rsidRDefault="00760CE0" w:rsidP="00760CE0">
      <w:pPr>
        <w:pStyle w:val="Code"/>
        <w:rPr>
          <w:highlight w:val="white"/>
        </w:rPr>
      </w:pPr>
      <w:r w:rsidRPr="00760CE0">
        <w:rPr>
          <w:highlight w:val="white"/>
        </w:rPr>
        <w:t xml:space="preserve">      }</w:t>
      </w:r>
    </w:p>
    <w:p w14:paraId="718DD399" w14:textId="77777777" w:rsidR="00760CE0" w:rsidRPr="00760CE0" w:rsidRDefault="00760CE0" w:rsidP="00760CE0">
      <w:pPr>
        <w:pStyle w:val="Code"/>
        <w:rPr>
          <w:highlight w:val="white"/>
        </w:rPr>
      </w:pPr>
    </w:p>
    <w:p w14:paraId="68FB8400" w14:textId="77777777" w:rsidR="00760CE0" w:rsidRPr="00760CE0" w:rsidRDefault="00760CE0" w:rsidP="00760CE0">
      <w:pPr>
        <w:pStyle w:val="Code"/>
        <w:rPr>
          <w:highlight w:val="white"/>
        </w:rPr>
      </w:pPr>
      <w:r w:rsidRPr="00760CE0">
        <w:rPr>
          <w:highlight w:val="white"/>
        </w:rPr>
        <w:t xml:space="preserve">      return (AssemblyOperator) Enum.Parse(typeof(AssemblyOperator),name);</w:t>
      </w:r>
    </w:p>
    <w:p w14:paraId="1403D1BD" w14:textId="77777777" w:rsidR="00760CE0" w:rsidRPr="00760CE0" w:rsidRDefault="00760CE0" w:rsidP="00760CE0">
      <w:pPr>
        <w:pStyle w:val="Code"/>
        <w:rPr>
          <w:highlight w:val="white"/>
        </w:rPr>
      </w:pPr>
      <w:r w:rsidRPr="00760CE0">
        <w:rPr>
          <w:highlight w:val="white"/>
        </w:rPr>
        <w:t xml:space="preserve">    }</w:t>
      </w:r>
    </w:p>
    <w:p w14:paraId="7191FC0D" w14:textId="77777777" w:rsidR="00760CE0" w:rsidRPr="00760CE0" w:rsidRDefault="00760CE0" w:rsidP="00760CE0">
      <w:pPr>
        <w:pStyle w:val="Code"/>
        <w:rPr>
          <w:highlight w:val="white"/>
        </w:rPr>
      </w:pPr>
    </w:p>
    <w:p w14:paraId="087F6800" w14:textId="77777777" w:rsidR="00760CE0" w:rsidRPr="00760CE0" w:rsidRDefault="00760CE0" w:rsidP="00760CE0">
      <w:pPr>
        <w:pStyle w:val="Code"/>
        <w:rPr>
          <w:highlight w:val="white"/>
        </w:rPr>
      </w:pPr>
      <w:r w:rsidRPr="00760CE0">
        <w:rPr>
          <w:highlight w:val="white"/>
        </w:rPr>
        <w:t xml:space="preserve">    public static int SizeOfValue(BigInteger value, AssemblyOperator op) {</w:t>
      </w:r>
    </w:p>
    <w:p w14:paraId="1AC5836C" w14:textId="77777777" w:rsidR="00760CE0" w:rsidRPr="00760CE0" w:rsidRDefault="00760CE0" w:rsidP="00760CE0">
      <w:pPr>
        <w:pStyle w:val="Code"/>
        <w:rPr>
          <w:highlight w:val="white"/>
        </w:rPr>
      </w:pPr>
      <w:r w:rsidRPr="00760CE0">
        <w:rPr>
          <w:highlight w:val="white"/>
        </w:rPr>
        <w:t xml:space="preserve">      string name = Enum.GetName(typeof(AssemblyOperator), op);</w:t>
      </w:r>
    </w:p>
    <w:p w14:paraId="264F7B49" w14:textId="77777777" w:rsidR="00760CE0" w:rsidRPr="00760CE0" w:rsidRDefault="00760CE0" w:rsidP="00760CE0">
      <w:pPr>
        <w:pStyle w:val="Code"/>
        <w:rPr>
          <w:highlight w:val="white"/>
        </w:rPr>
      </w:pPr>
    </w:p>
    <w:p w14:paraId="52396A13" w14:textId="77777777" w:rsidR="00760CE0" w:rsidRPr="00760CE0" w:rsidRDefault="00760CE0" w:rsidP="00760CE0">
      <w:pPr>
        <w:pStyle w:val="Code"/>
        <w:rPr>
          <w:highlight w:val="white"/>
        </w:rPr>
      </w:pPr>
      <w:r w:rsidRPr="00760CE0">
        <w:rPr>
          <w:highlight w:val="white"/>
        </w:rPr>
        <w:t xml:space="preserve">      if (name.StartsWith("mov")) {</w:t>
      </w:r>
    </w:p>
    <w:p w14:paraId="7FA72A79" w14:textId="77777777" w:rsidR="00760CE0" w:rsidRPr="00760CE0" w:rsidRDefault="00760CE0" w:rsidP="00760CE0">
      <w:pPr>
        <w:pStyle w:val="Code"/>
        <w:rPr>
          <w:highlight w:val="white"/>
        </w:rPr>
      </w:pPr>
      <w:r w:rsidRPr="00760CE0">
        <w:rPr>
          <w:highlight w:val="white"/>
        </w:rPr>
        <w:t xml:space="preserve">        return SizeOfOperator(op);</w:t>
      </w:r>
    </w:p>
    <w:p w14:paraId="4B15606A" w14:textId="77777777" w:rsidR="00760CE0" w:rsidRPr="00760CE0" w:rsidRDefault="00760CE0" w:rsidP="00760CE0">
      <w:pPr>
        <w:pStyle w:val="Code"/>
        <w:rPr>
          <w:highlight w:val="white"/>
        </w:rPr>
      </w:pPr>
      <w:r w:rsidRPr="00760CE0">
        <w:rPr>
          <w:highlight w:val="white"/>
        </w:rPr>
        <w:t xml:space="preserve">      }</w:t>
      </w:r>
    </w:p>
    <w:p w14:paraId="0E20911C" w14:textId="77777777" w:rsidR="00760CE0" w:rsidRPr="00760CE0" w:rsidRDefault="00760CE0" w:rsidP="00760CE0">
      <w:pPr>
        <w:pStyle w:val="Code"/>
        <w:rPr>
          <w:highlight w:val="white"/>
        </w:rPr>
      </w:pPr>
      <w:r w:rsidRPr="00760CE0">
        <w:rPr>
          <w:highlight w:val="white"/>
        </w:rPr>
        <w:t xml:space="preserve">      else if (name.StartsWith("cmp") &amp;&amp; (value == 0)) {</w:t>
      </w:r>
    </w:p>
    <w:p w14:paraId="126BA768" w14:textId="77777777" w:rsidR="00760CE0" w:rsidRPr="00760CE0" w:rsidRDefault="00760CE0" w:rsidP="00760CE0">
      <w:pPr>
        <w:pStyle w:val="Code"/>
        <w:rPr>
          <w:highlight w:val="white"/>
        </w:rPr>
      </w:pPr>
      <w:r w:rsidRPr="00760CE0">
        <w:rPr>
          <w:highlight w:val="white"/>
        </w:rPr>
        <w:t xml:space="preserve">        return 1;</w:t>
      </w:r>
    </w:p>
    <w:p w14:paraId="4701F827" w14:textId="77777777" w:rsidR="00760CE0" w:rsidRPr="00760CE0" w:rsidRDefault="00760CE0" w:rsidP="00760CE0">
      <w:pPr>
        <w:pStyle w:val="Code"/>
        <w:rPr>
          <w:highlight w:val="white"/>
        </w:rPr>
      </w:pPr>
      <w:r w:rsidRPr="00760CE0">
        <w:rPr>
          <w:highlight w:val="white"/>
        </w:rPr>
        <w:t xml:space="preserve">      }</w:t>
      </w:r>
    </w:p>
    <w:p w14:paraId="3199D2ED" w14:textId="77777777" w:rsidR="00760CE0" w:rsidRPr="00760CE0" w:rsidRDefault="00760CE0" w:rsidP="00760CE0">
      <w:pPr>
        <w:pStyle w:val="Code"/>
        <w:rPr>
          <w:highlight w:val="white"/>
        </w:rPr>
      </w:pPr>
      <w:r w:rsidRPr="00760CE0">
        <w:rPr>
          <w:highlight w:val="white"/>
        </w:rPr>
        <w:t xml:space="preserve">      else {</w:t>
      </w:r>
    </w:p>
    <w:p w14:paraId="753D9101" w14:textId="77777777" w:rsidR="00760CE0" w:rsidRPr="00760CE0" w:rsidRDefault="00760CE0" w:rsidP="00760CE0">
      <w:pPr>
        <w:pStyle w:val="Code"/>
        <w:rPr>
          <w:highlight w:val="white"/>
        </w:rPr>
      </w:pPr>
      <w:r w:rsidRPr="00760CE0">
        <w:rPr>
          <w:highlight w:val="white"/>
        </w:rPr>
        <w:t xml:space="preserve">        return SizeOfValue(value);</w:t>
      </w:r>
    </w:p>
    <w:p w14:paraId="55F0DB6F" w14:textId="77777777" w:rsidR="00760CE0" w:rsidRPr="00760CE0" w:rsidRDefault="00760CE0" w:rsidP="00760CE0">
      <w:pPr>
        <w:pStyle w:val="Code"/>
        <w:rPr>
          <w:highlight w:val="white"/>
        </w:rPr>
      </w:pPr>
      <w:r w:rsidRPr="00760CE0">
        <w:rPr>
          <w:highlight w:val="white"/>
        </w:rPr>
        <w:t xml:space="preserve">      }</w:t>
      </w:r>
    </w:p>
    <w:p w14:paraId="141F05C5" w14:textId="77777777" w:rsidR="00760CE0" w:rsidRPr="00760CE0" w:rsidRDefault="00760CE0" w:rsidP="00760CE0">
      <w:pPr>
        <w:pStyle w:val="Code"/>
        <w:rPr>
          <w:highlight w:val="white"/>
        </w:rPr>
      </w:pPr>
      <w:r w:rsidRPr="00760CE0">
        <w:rPr>
          <w:highlight w:val="white"/>
        </w:rPr>
        <w:t xml:space="preserve">    }</w:t>
      </w:r>
    </w:p>
    <w:p w14:paraId="052D253F" w14:textId="77777777" w:rsidR="00760CE0" w:rsidRPr="00760CE0" w:rsidRDefault="00760CE0" w:rsidP="00760CE0">
      <w:pPr>
        <w:pStyle w:val="Code"/>
        <w:rPr>
          <w:highlight w:val="white"/>
        </w:rPr>
      </w:pPr>
    </w:p>
    <w:p w14:paraId="2FFA8AB9" w14:textId="77777777" w:rsidR="00760CE0" w:rsidRPr="00760CE0" w:rsidRDefault="00760CE0" w:rsidP="00760CE0">
      <w:pPr>
        <w:pStyle w:val="Code"/>
        <w:rPr>
          <w:highlight w:val="white"/>
        </w:rPr>
      </w:pPr>
      <w:r w:rsidRPr="00760CE0">
        <w:rPr>
          <w:highlight w:val="white"/>
        </w:rPr>
        <w:t xml:space="preserve">    public static int SizeOfValue(BigInteger value) {</w:t>
      </w:r>
    </w:p>
    <w:p w14:paraId="39A8B4D2" w14:textId="77777777" w:rsidR="00760CE0" w:rsidRPr="00760CE0" w:rsidRDefault="00760CE0" w:rsidP="00760CE0">
      <w:pPr>
        <w:pStyle w:val="Code"/>
        <w:rPr>
          <w:highlight w:val="white"/>
        </w:rPr>
      </w:pPr>
      <w:r w:rsidRPr="00760CE0">
        <w:rPr>
          <w:highlight w:val="white"/>
        </w:rPr>
        <w:t xml:space="preserve">      if (value == 0) {</w:t>
      </w:r>
    </w:p>
    <w:p w14:paraId="182DBF6C" w14:textId="77777777" w:rsidR="00760CE0" w:rsidRPr="00760CE0" w:rsidRDefault="00760CE0" w:rsidP="00760CE0">
      <w:pPr>
        <w:pStyle w:val="Code"/>
        <w:rPr>
          <w:highlight w:val="white"/>
        </w:rPr>
      </w:pPr>
      <w:r w:rsidRPr="00760CE0">
        <w:rPr>
          <w:highlight w:val="white"/>
        </w:rPr>
        <w:t xml:space="preserve">        return 0;</w:t>
      </w:r>
    </w:p>
    <w:p w14:paraId="2E1551A0" w14:textId="77777777" w:rsidR="00760CE0" w:rsidRPr="00760CE0" w:rsidRDefault="00760CE0" w:rsidP="00760CE0">
      <w:pPr>
        <w:pStyle w:val="Code"/>
        <w:rPr>
          <w:highlight w:val="white"/>
        </w:rPr>
      </w:pPr>
      <w:r w:rsidRPr="00760CE0">
        <w:rPr>
          <w:highlight w:val="white"/>
        </w:rPr>
        <w:t xml:space="preserve">      }</w:t>
      </w:r>
    </w:p>
    <w:p w14:paraId="02E9343B" w14:textId="77777777" w:rsidR="00760CE0" w:rsidRPr="00760CE0" w:rsidRDefault="00760CE0" w:rsidP="00760CE0">
      <w:pPr>
        <w:pStyle w:val="Code"/>
        <w:rPr>
          <w:highlight w:val="white"/>
        </w:rPr>
      </w:pPr>
      <w:r w:rsidRPr="00760CE0">
        <w:rPr>
          <w:highlight w:val="white"/>
        </w:rPr>
        <w:t xml:space="preserve">      else if ((-128 &lt;= value) &amp;&amp; (value &lt;= 255)) {</w:t>
      </w:r>
    </w:p>
    <w:p w14:paraId="47856B63" w14:textId="77777777" w:rsidR="00760CE0" w:rsidRPr="00760CE0" w:rsidRDefault="00760CE0" w:rsidP="00760CE0">
      <w:pPr>
        <w:pStyle w:val="Code"/>
        <w:rPr>
          <w:highlight w:val="white"/>
        </w:rPr>
      </w:pPr>
      <w:r w:rsidRPr="00760CE0">
        <w:rPr>
          <w:highlight w:val="white"/>
        </w:rPr>
        <w:t xml:space="preserve">        return 1;</w:t>
      </w:r>
    </w:p>
    <w:p w14:paraId="64759865" w14:textId="77777777" w:rsidR="00760CE0" w:rsidRPr="00760CE0" w:rsidRDefault="00760CE0" w:rsidP="00760CE0">
      <w:pPr>
        <w:pStyle w:val="Code"/>
        <w:rPr>
          <w:highlight w:val="white"/>
        </w:rPr>
      </w:pPr>
      <w:r w:rsidRPr="00760CE0">
        <w:rPr>
          <w:highlight w:val="white"/>
        </w:rPr>
        <w:t xml:space="preserve">      }</w:t>
      </w:r>
    </w:p>
    <w:p w14:paraId="0E644CF6" w14:textId="77777777" w:rsidR="00760CE0" w:rsidRPr="00760CE0" w:rsidRDefault="00760CE0" w:rsidP="00760CE0">
      <w:pPr>
        <w:pStyle w:val="Code"/>
        <w:rPr>
          <w:highlight w:val="white"/>
        </w:rPr>
      </w:pPr>
      <w:r w:rsidRPr="00760CE0">
        <w:rPr>
          <w:highlight w:val="white"/>
        </w:rPr>
        <w:t xml:space="preserve">      else if ((-32768 &lt;= value) &amp;&amp; (value &lt;= 65535)) {</w:t>
      </w:r>
    </w:p>
    <w:p w14:paraId="38E92CEB" w14:textId="77777777" w:rsidR="00760CE0" w:rsidRPr="00760CE0" w:rsidRDefault="00760CE0" w:rsidP="00760CE0">
      <w:pPr>
        <w:pStyle w:val="Code"/>
        <w:rPr>
          <w:highlight w:val="white"/>
        </w:rPr>
      </w:pPr>
      <w:r w:rsidRPr="00760CE0">
        <w:rPr>
          <w:highlight w:val="white"/>
        </w:rPr>
        <w:t xml:space="preserve">        return 2;</w:t>
      </w:r>
    </w:p>
    <w:p w14:paraId="646D0C02" w14:textId="77777777" w:rsidR="00760CE0" w:rsidRPr="00760CE0" w:rsidRDefault="00760CE0" w:rsidP="00760CE0">
      <w:pPr>
        <w:pStyle w:val="Code"/>
        <w:rPr>
          <w:highlight w:val="white"/>
        </w:rPr>
      </w:pPr>
      <w:r w:rsidRPr="00760CE0">
        <w:rPr>
          <w:highlight w:val="white"/>
        </w:rPr>
        <w:t xml:space="preserve">      }</w:t>
      </w:r>
    </w:p>
    <w:p w14:paraId="4672A45C" w14:textId="77777777" w:rsidR="00760CE0" w:rsidRPr="00760CE0" w:rsidRDefault="00760CE0" w:rsidP="00760CE0">
      <w:pPr>
        <w:pStyle w:val="Code"/>
        <w:rPr>
          <w:highlight w:val="white"/>
        </w:rPr>
      </w:pPr>
      <w:r w:rsidRPr="00760CE0">
        <w:rPr>
          <w:highlight w:val="white"/>
        </w:rPr>
        <w:t xml:space="preserve">      else if ((-2147483648 &lt;= value) &amp;&amp; (value &lt;= 4294967295)) {</w:t>
      </w:r>
    </w:p>
    <w:p w14:paraId="37182C06" w14:textId="77777777" w:rsidR="00760CE0" w:rsidRPr="00760CE0" w:rsidRDefault="00760CE0" w:rsidP="00760CE0">
      <w:pPr>
        <w:pStyle w:val="Code"/>
        <w:rPr>
          <w:highlight w:val="white"/>
        </w:rPr>
      </w:pPr>
      <w:r w:rsidRPr="00760CE0">
        <w:rPr>
          <w:highlight w:val="white"/>
        </w:rPr>
        <w:t xml:space="preserve">        return 4;</w:t>
      </w:r>
    </w:p>
    <w:p w14:paraId="355DAA69" w14:textId="77777777" w:rsidR="00760CE0" w:rsidRPr="00760CE0" w:rsidRDefault="00760CE0" w:rsidP="00760CE0">
      <w:pPr>
        <w:pStyle w:val="Code"/>
        <w:rPr>
          <w:highlight w:val="white"/>
        </w:rPr>
      </w:pPr>
      <w:r w:rsidRPr="00760CE0">
        <w:rPr>
          <w:highlight w:val="white"/>
        </w:rPr>
        <w:t xml:space="preserve">      }</w:t>
      </w:r>
    </w:p>
    <w:p w14:paraId="655F5BE1" w14:textId="77777777" w:rsidR="00760CE0" w:rsidRPr="00760CE0" w:rsidRDefault="00760CE0" w:rsidP="00760CE0">
      <w:pPr>
        <w:pStyle w:val="Code"/>
        <w:rPr>
          <w:highlight w:val="white"/>
        </w:rPr>
      </w:pPr>
      <w:r w:rsidRPr="00760CE0">
        <w:rPr>
          <w:highlight w:val="white"/>
        </w:rPr>
        <w:t xml:space="preserve">      else {</w:t>
      </w:r>
    </w:p>
    <w:p w14:paraId="1654A97F" w14:textId="77777777" w:rsidR="00760CE0" w:rsidRPr="00760CE0" w:rsidRDefault="00760CE0" w:rsidP="00760CE0">
      <w:pPr>
        <w:pStyle w:val="Code"/>
        <w:rPr>
          <w:highlight w:val="white"/>
        </w:rPr>
      </w:pPr>
      <w:r w:rsidRPr="00760CE0">
        <w:rPr>
          <w:highlight w:val="white"/>
        </w:rPr>
        <w:t xml:space="preserve">        return 8;</w:t>
      </w:r>
    </w:p>
    <w:p w14:paraId="48F7300C" w14:textId="77777777" w:rsidR="00760CE0" w:rsidRPr="00760CE0" w:rsidRDefault="00760CE0" w:rsidP="00760CE0">
      <w:pPr>
        <w:pStyle w:val="Code"/>
        <w:rPr>
          <w:highlight w:val="white"/>
        </w:rPr>
      </w:pPr>
      <w:r w:rsidRPr="00760CE0">
        <w:rPr>
          <w:highlight w:val="white"/>
        </w:rPr>
        <w:t xml:space="preserve">      }</w:t>
      </w:r>
    </w:p>
    <w:p w14:paraId="4DFB1E11" w14:textId="77777777" w:rsidR="00760CE0" w:rsidRPr="00760CE0" w:rsidRDefault="00760CE0" w:rsidP="00760CE0">
      <w:pPr>
        <w:pStyle w:val="Code"/>
        <w:rPr>
          <w:highlight w:val="white"/>
        </w:rPr>
      </w:pPr>
      <w:r w:rsidRPr="00760CE0">
        <w:rPr>
          <w:highlight w:val="white"/>
        </w:rPr>
        <w:t xml:space="preserve">    }</w:t>
      </w:r>
    </w:p>
    <w:p w14:paraId="35BD469F" w14:textId="77777777" w:rsidR="00760CE0" w:rsidRPr="00760CE0" w:rsidRDefault="00760CE0" w:rsidP="00760CE0">
      <w:pPr>
        <w:pStyle w:val="Code"/>
        <w:rPr>
          <w:highlight w:val="white"/>
        </w:rPr>
      </w:pPr>
    </w:p>
    <w:p w14:paraId="394B1070" w14:textId="78C1DA90" w:rsidR="00760CE0" w:rsidRPr="00760CE0" w:rsidRDefault="003F4BA1" w:rsidP="00760CE0">
      <w:pPr>
        <w:pStyle w:val="Code"/>
        <w:rPr>
          <w:highlight w:val="white"/>
        </w:rPr>
      </w:pPr>
      <w:r>
        <w:rPr>
          <w:highlight w:val="white"/>
        </w:rPr>
        <w:t xml:space="preserve">    // -----------------------------------------------------------------------</w:t>
      </w:r>
    </w:p>
    <w:p w14:paraId="0FC267E4" w14:textId="77777777" w:rsidR="00760CE0" w:rsidRPr="00760CE0" w:rsidRDefault="00760CE0" w:rsidP="00760CE0">
      <w:pPr>
        <w:pStyle w:val="Code"/>
        <w:rPr>
          <w:highlight w:val="white"/>
        </w:rPr>
      </w:pPr>
      <w:r w:rsidRPr="00760CE0">
        <w:rPr>
          <w:highlight w:val="white"/>
        </w:rPr>
        <w:t xml:space="preserve">  </w:t>
      </w:r>
    </w:p>
    <w:p w14:paraId="30184915" w14:textId="77777777" w:rsidR="00760CE0" w:rsidRPr="00760CE0" w:rsidRDefault="00760CE0" w:rsidP="00760CE0">
      <w:pPr>
        <w:pStyle w:val="Code"/>
        <w:rPr>
          <w:highlight w:val="white"/>
        </w:rPr>
      </w:pPr>
      <w:r w:rsidRPr="00760CE0">
        <w:rPr>
          <w:highlight w:val="white"/>
        </w:rPr>
        <w:t xml:space="preserve">    public List&lt;byte&gt; ByteList() {</w:t>
      </w:r>
    </w:p>
    <w:p w14:paraId="2EB86766" w14:textId="77777777" w:rsidR="00760CE0" w:rsidRPr="00760CE0" w:rsidRDefault="00760CE0" w:rsidP="00760CE0">
      <w:pPr>
        <w:pStyle w:val="Code"/>
        <w:rPr>
          <w:highlight w:val="white"/>
        </w:rPr>
      </w:pPr>
      <w:r w:rsidRPr="00760CE0">
        <w:rPr>
          <w:highlight w:val="white"/>
        </w:rPr>
        <w:t xml:space="preserve">      object operand0 = m_operandArray[0],</w:t>
      </w:r>
    </w:p>
    <w:p w14:paraId="73637371" w14:textId="77777777" w:rsidR="00760CE0" w:rsidRPr="00760CE0" w:rsidRDefault="00760CE0" w:rsidP="00760CE0">
      <w:pPr>
        <w:pStyle w:val="Code"/>
        <w:rPr>
          <w:highlight w:val="white"/>
        </w:rPr>
      </w:pPr>
      <w:r w:rsidRPr="00760CE0">
        <w:rPr>
          <w:highlight w:val="white"/>
        </w:rPr>
        <w:t xml:space="preserve">             operand1 = m_operandArray[1],</w:t>
      </w:r>
    </w:p>
    <w:p w14:paraId="4950A984" w14:textId="77777777" w:rsidR="00760CE0" w:rsidRPr="00760CE0" w:rsidRDefault="00760CE0" w:rsidP="00760CE0">
      <w:pPr>
        <w:pStyle w:val="Code"/>
        <w:rPr>
          <w:highlight w:val="white"/>
        </w:rPr>
      </w:pPr>
      <w:r w:rsidRPr="00760CE0">
        <w:rPr>
          <w:highlight w:val="white"/>
        </w:rPr>
        <w:t xml:space="preserve">             operand2 = m_operandArray[2];</w:t>
      </w:r>
    </w:p>
    <w:p w14:paraId="36840359" w14:textId="77777777" w:rsidR="00760CE0" w:rsidRPr="00760CE0" w:rsidRDefault="00760CE0" w:rsidP="00760CE0">
      <w:pPr>
        <w:pStyle w:val="Code"/>
        <w:rPr>
          <w:highlight w:val="white"/>
        </w:rPr>
      </w:pPr>
    </w:p>
    <w:p w14:paraId="0181315F" w14:textId="77777777" w:rsidR="00760CE0" w:rsidRPr="00760CE0" w:rsidRDefault="00760CE0" w:rsidP="00760CE0">
      <w:pPr>
        <w:pStyle w:val="Code"/>
        <w:rPr>
          <w:highlight w:val="white"/>
        </w:rPr>
      </w:pPr>
      <w:r w:rsidRPr="00760CE0">
        <w:rPr>
          <w:highlight w:val="white"/>
        </w:rPr>
        <w:t xml:space="preserve">      if ((Operator == AssemblyOperator.empty) ||</w:t>
      </w:r>
    </w:p>
    <w:p w14:paraId="544FBA4A" w14:textId="77777777" w:rsidR="00760CE0" w:rsidRPr="00760CE0" w:rsidRDefault="00760CE0" w:rsidP="00760CE0">
      <w:pPr>
        <w:pStyle w:val="Code"/>
        <w:rPr>
          <w:highlight w:val="white"/>
        </w:rPr>
      </w:pPr>
      <w:r w:rsidRPr="00760CE0">
        <w:rPr>
          <w:highlight w:val="white"/>
        </w:rPr>
        <w:t xml:space="preserve">          (Operator == AssemblyOperator.label) ||</w:t>
      </w:r>
    </w:p>
    <w:p w14:paraId="11AA8C3E" w14:textId="77777777" w:rsidR="00760CE0" w:rsidRPr="00760CE0" w:rsidRDefault="00760CE0" w:rsidP="00760CE0">
      <w:pPr>
        <w:pStyle w:val="Code"/>
        <w:rPr>
          <w:highlight w:val="white"/>
        </w:rPr>
      </w:pPr>
      <w:r w:rsidRPr="00760CE0">
        <w:rPr>
          <w:highlight w:val="white"/>
        </w:rPr>
        <w:t xml:space="preserve">          (Operator == AssemblyOperator.comment)) {</w:t>
      </w:r>
    </w:p>
    <w:p w14:paraId="56D2DFEB" w14:textId="77777777" w:rsidR="00760CE0" w:rsidRPr="00760CE0" w:rsidRDefault="00760CE0" w:rsidP="00760CE0">
      <w:pPr>
        <w:pStyle w:val="Code"/>
        <w:rPr>
          <w:highlight w:val="white"/>
        </w:rPr>
      </w:pPr>
      <w:r w:rsidRPr="00760CE0">
        <w:rPr>
          <w:highlight w:val="white"/>
        </w:rPr>
        <w:t xml:space="preserve">        return (new List&lt;byte&gt;());</w:t>
      </w:r>
    </w:p>
    <w:p w14:paraId="72E51974" w14:textId="77777777" w:rsidR="00760CE0" w:rsidRPr="00760CE0" w:rsidRDefault="00760CE0" w:rsidP="00760CE0">
      <w:pPr>
        <w:pStyle w:val="Code"/>
        <w:rPr>
          <w:highlight w:val="white"/>
        </w:rPr>
      </w:pPr>
      <w:r w:rsidRPr="00760CE0">
        <w:rPr>
          <w:highlight w:val="white"/>
        </w:rPr>
        <w:t xml:space="preserve">      }</w:t>
      </w:r>
    </w:p>
    <w:p w14:paraId="5A0E643C" w14:textId="77777777" w:rsidR="00760CE0" w:rsidRPr="00760CE0" w:rsidRDefault="00760CE0" w:rsidP="00760CE0">
      <w:pPr>
        <w:pStyle w:val="Code"/>
        <w:rPr>
          <w:highlight w:val="white"/>
        </w:rPr>
      </w:pPr>
      <w:r w:rsidRPr="00760CE0">
        <w:rPr>
          <w:highlight w:val="white"/>
        </w:rPr>
        <w:t xml:space="preserve">      else if (Operator == AssemblyOperator.define_address) {</w:t>
      </w:r>
    </w:p>
    <w:p w14:paraId="75283D9E" w14:textId="77777777" w:rsidR="00760CE0" w:rsidRPr="00760CE0" w:rsidRDefault="00760CE0" w:rsidP="00760CE0">
      <w:pPr>
        <w:pStyle w:val="Code"/>
        <w:rPr>
          <w:highlight w:val="white"/>
        </w:rPr>
      </w:pPr>
      <w:r w:rsidRPr="00760CE0">
        <w:rPr>
          <w:highlight w:val="white"/>
        </w:rPr>
        <w:t xml:space="preserve">        int offset = (int) operand1;</w:t>
      </w:r>
    </w:p>
    <w:p w14:paraId="23D0BEDA" w14:textId="77777777" w:rsidR="00760CE0" w:rsidRPr="00760CE0" w:rsidRDefault="00760CE0" w:rsidP="00760CE0">
      <w:pPr>
        <w:pStyle w:val="Code"/>
        <w:rPr>
          <w:highlight w:val="white"/>
        </w:rPr>
      </w:pPr>
      <w:r w:rsidRPr="00760CE0">
        <w:rPr>
          <w:highlight w:val="white"/>
        </w:rPr>
        <w:t xml:space="preserve">        List&lt;byte&gt; byteList = new List&lt;byte&gt;(new byte[TypeSize.PointerSize]);</w:t>
      </w:r>
    </w:p>
    <w:p w14:paraId="2947F04F" w14:textId="77777777" w:rsidR="003F4BA1" w:rsidRDefault="00760CE0" w:rsidP="00760CE0">
      <w:pPr>
        <w:pStyle w:val="Code"/>
        <w:rPr>
          <w:highlight w:val="white"/>
        </w:rPr>
      </w:pPr>
      <w:r w:rsidRPr="00760CE0">
        <w:rPr>
          <w:highlight w:val="white"/>
        </w:rPr>
        <w:t xml:space="preserve">        AssemblyCode.LoadByteList(byteList, 0, TypeSize.PointerSize,</w:t>
      </w:r>
    </w:p>
    <w:p w14:paraId="1A366CC4" w14:textId="5A92A72B" w:rsidR="00760CE0" w:rsidRPr="00760CE0" w:rsidRDefault="003F4BA1" w:rsidP="00760CE0">
      <w:pPr>
        <w:pStyle w:val="Code"/>
        <w:rPr>
          <w:highlight w:val="white"/>
        </w:rPr>
      </w:pPr>
      <w:r>
        <w:rPr>
          <w:highlight w:val="white"/>
        </w:rPr>
        <w:t xml:space="preserve">                                 </w:t>
      </w:r>
      <w:r w:rsidR="00760CE0" w:rsidRPr="00760CE0">
        <w:rPr>
          <w:highlight w:val="white"/>
        </w:rPr>
        <w:t xml:space="preserve"> (BigInteger) offset);</w:t>
      </w:r>
    </w:p>
    <w:p w14:paraId="34F75E31" w14:textId="77777777" w:rsidR="00760CE0" w:rsidRPr="00760CE0" w:rsidRDefault="00760CE0" w:rsidP="00760CE0">
      <w:pPr>
        <w:pStyle w:val="Code"/>
        <w:rPr>
          <w:highlight w:val="white"/>
        </w:rPr>
      </w:pPr>
      <w:r w:rsidRPr="00760CE0">
        <w:rPr>
          <w:highlight w:val="white"/>
        </w:rPr>
        <w:t xml:space="preserve">        return byteList;</w:t>
      </w:r>
    </w:p>
    <w:p w14:paraId="10E5401E" w14:textId="77777777" w:rsidR="00760CE0" w:rsidRPr="00760CE0" w:rsidRDefault="00760CE0" w:rsidP="00760CE0">
      <w:pPr>
        <w:pStyle w:val="Code"/>
        <w:rPr>
          <w:highlight w:val="white"/>
        </w:rPr>
      </w:pPr>
      <w:r w:rsidRPr="00760CE0">
        <w:rPr>
          <w:highlight w:val="white"/>
        </w:rPr>
        <w:t xml:space="preserve">      }</w:t>
      </w:r>
    </w:p>
    <w:p w14:paraId="45D968DC" w14:textId="77777777" w:rsidR="00760CE0" w:rsidRPr="00760CE0" w:rsidRDefault="00760CE0" w:rsidP="00760CE0">
      <w:pPr>
        <w:pStyle w:val="Code"/>
        <w:rPr>
          <w:highlight w:val="white"/>
        </w:rPr>
      </w:pPr>
      <w:r w:rsidRPr="00760CE0">
        <w:rPr>
          <w:highlight w:val="white"/>
        </w:rPr>
        <w:t xml:space="preserve">      else if (Operator == AssemblyOperator.define_zero_sequence) {</w:t>
      </w:r>
    </w:p>
    <w:p w14:paraId="40988EF9" w14:textId="77777777" w:rsidR="00760CE0" w:rsidRPr="00760CE0" w:rsidRDefault="00760CE0" w:rsidP="00760CE0">
      <w:pPr>
        <w:pStyle w:val="Code"/>
        <w:rPr>
          <w:highlight w:val="white"/>
        </w:rPr>
      </w:pPr>
      <w:r w:rsidRPr="00760CE0">
        <w:rPr>
          <w:highlight w:val="white"/>
        </w:rPr>
        <w:t xml:space="preserve">        int size = (int) operand0;</w:t>
      </w:r>
    </w:p>
    <w:p w14:paraId="37B1B223" w14:textId="77777777" w:rsidR="00760CE0" w:rsidRPr="00760CE0" w:rsidRDefault="00760CE0" w:rsidP="00760CE0">
      <w:pPr>
        <w:pStyle w:val="Code"/>
        <w:rPr>
          <w:highlight w:val="white"/>
        </w:rPr>
      </w:pPr>
      <w:r w:rsidRPr="00760CE0">
        <w:rPr>
          <w:highlight w:val="white"/>
        </w:rPr>
        <w:t xml:space="preserve">        return (new List&lt;byte&gt;(new byte[size]));</w:t>
      </w:r>
    </w:p>
    <w:p w14:paraId="370BADBA" w14:textId="77777777" w:rsidR="00760CE0" w:rsidRPr="00760CE0" w:rsidRDefault="00760CE0" w:rsidP="00760CE0">
      <w:pPr>
        <w:pStyle w:val="Code"/>
        <w:rPr>
          <w:highlight w:val="white"/>
        </w:rPr>
      </w:pPr>
      <w:r w:rsidRPr="00760CE0">
        <w:rPr>
          <w:highlight w:val="white"/>
        </w:rPr>
        <w:t xml:space="preserve">      }</w:t>
      </w:r>
    </w:p>
    <w:p w14:paraId="56147736" w14:textId="77777777" w:rsidR="00760CE0" w:rsidRPr="00760CE0" w:rsidRDefault="00760CE0" w:rsidP="00760CE0">
      <w:pPr>
        <w:pStyle w:val="Code"/>
        <w:rPr>
          <w:highlight w:val="white"/>
        </w:rPr>
      </w:pPr>
      <w:r w:rsidRPr="00760CE0">
        <w:rPr>
          <w:highlight w:val="white"/>
        </w:rPr>
        <w:t xml:space="preserve">      else if (Operator == AssemblyOperator.define_value) {</w:t>
      </w:r>
    </w:p>
    <w:p w14:paraId="6A2E26C2" w14:textId="77777777" w:rsidR="00760CE0" w:rsidRPr="00760CE0" w:rsidRDefault="00760CE0" w:rsidP="00760CE0">
      <w:pPr>
        <w:pStyle w:val="Code"/>
        <w:rPr>
          <w:highlight w:val="white"/>
        </w:rPr>
      </w:pPr>
      <w:r w:rsidRPr="00760CE0">
        <w:rPr>
          <w:highlight w:val="white"/>
        </w:rPr>
        <w:t xml:space="preserve">        Sort sort = (Sort) operand0;</w:t>
      </w:r>
    </w:p>
    <w:p w14:paraId="0791E002" w14:textId="77777777" w:rsidR="00760CE0" w:rsidRPr="00760CE0" w:rsidRDefault="00760CE0" w:rsidP="00760CE0">
      <w:pPr>
        <w:pStyle w:val="Code"/>
        <w:rPr>
          <w:highlight w:val="white"/>
        </w:rPr>
      </w:pPr>
      <w:r w:rsidRPr="00760CE0">
        <w:rPr>
          <w:highlight w:val="white"/>
        </w:rPr>
        <w:t xml:space="preserve">        object value = operand1;</w:t>
      </w:r>
    </w:p>
    <w:p w14:paraId="024B660D" w14:textId="77777777" w:rsidR="00760CE0" w:rsidRPr="00760CE0" w:rsidRDefault="00760CE0" w:rsidP="00760CE0">
      <w:pPr>
        <w:pStyle w:val="Code"/>
        <w:rPr>
          <w:highlight w:val="white"/>
        </w:rPr>
      </w:pPr>
    </w:p>
    <w:p w14:paraId="2196B27A" w14:textId="77777777" w:rsidR="00760CE0" w:rsidRPr="00760CE0" w:rsidRDefault="00760CE0" w:rsidP="00760CE0">
      <w:pPr>
        <w:pStyle w:val="Code"/>
        <w:rPr>
          <w:highlight w:val="white"/>
        </w:rPr>
      </w:pPr>
      <w:r w:rsidRPr="00760CE0">
        <w:rPr>
          <w:highlight w:val="white"/>
        </w:rPr>
        <w:lastRenderedPageBreak/>
        <w:t xml:space="preserve">        if (sort == Sort.Pointer) {</w:t>
      </w:r>
    </w:p>
    <w:p w14:paraId="2D49BD2D" w14:textId="77777777" w:rsidR="00760CE0" w:rsidRPr="00760CE0" w:rsidRDefault="00760CE0" w:rsidP="00760CE0">
      <w:pPr>
        <w:pStyle w:val="Code"/>
        <w:rPr>
          <w:highlight w:val="white"/>
        </w:rPr>
      </w:pPr>
      <w:r w:rsidRPr="00760CE0">
        <w:rPr>
          <w:highlight w:val="white"/>
        </w:rPr>
        <w:t xml:space="preserve">          List&lt;byte&gt; byteList = new List&lt;byte&gt;(new byte[TypeSize.PointerSize]);</w:t>
      </w:r>
    </w:p>
    <w:p w14:paraId="00EB4370" w14:textId="77777777" w:rsidR="00760CE0" w:rsidRPr="00760CE0" w:rsidRDefault="00760CE0" w:rsidP="00760CE0">
      <w:pPr>
        <w:pStyle w:val="Code"/>
        <w:rPr>
          <w:highlight w:val="white"/>
        </w:rPr>
      </w:pPr>
    </w:p>
    <w:p w14:paraId="5C86DC3A" w14:textId="77777777" w:rsidR="00760CE0" w:rsidRPr="00760CE0" w:rsidRDefault="00760CE0" w:rsidP="00760CE0">
      <w:pPr>
        <w:pStyle w:val="Code"/>
        <w:rPr>
          <w:highlight w:val="white"/>
        </w:rPr>
      </w:pPr>
      <w:r w:rsidRPr="00760CE0">
        <w:rPr>
          <w:highlight w:val="white"/>
        </w:rPr>
        <w:t xml:space="preserve">          if (value is string) {</w:t>
      </w:r>
    </w:p>
    <w:p w14:paraId="6F7FE75C" w14:textId="77777777" w:rsidR="00B6230D" w:rsidRDefault="00760CE0" w:rsidP="00760CE0">
      <w:pPr>
        <w:pStyle w:val="Code"/>
        <w:rPr>
          <w:highlight w:val="white"/>
        </w:rPr>
      </w:pPr>
      <w:r w:rsidRPr="00760CE0">
        <w:rPr>
          <w:highlight w:val="white"/>
        </w:rPr>
        <w:t xml:space="preserve">            AssemblyCode.LoadByteList(byteList, 0, TypeSize.PointerSize,</w:t>
      </w:r>
    </w:p>
    <w:p w14:paraId="3CBB9448" w14:textId="380F99FF" w:rsidR="00760CE0" w:rsidRPr="00760CE0" w:rsidRDefault="00B6230D" w:rsidP="00760CE0">
      <w:pPr>
        <w:pStyle w:val="Code"/>
        <w:rPr>
          <w:highlight w:val="white"/>
        </w:rPr>
      </w:pPr>
      <w:r>
        <w:rPr>
          <w:highlight w:val="white"/>
        </w:rPr>
        <w:t xml:space="preserve">                                     </w:t>
      </w:r>
      <w:r w:rsidR="00760CE0" w:rsidRPr="00760CE0">
        <w:rPr>
          <w:highlight w:val="white"/>
        </w:rPr>
        <w:t xml:space="preserve"> BigInteger</w:t>
      </w:r>
      <w:r>
        <w:rPr>
          <w:highlight w:val="white"/>
        </w:rPr>
        <w:t>.Zero</w:t>
      </w:r>
      <w:r w:rsidR="00760CE0" w:rsidRPr="00760CE0">
        <w:rPr>
          <w:highlight w:val="white"/>
        </w:rPr>
        <w:t>);</w:t>
      </w:r>
    </w:p>
    <w:p w14:paraId="03347317" w14:textId="77777777" w:rsidR="00760CE0" w:rsidRPr="00760CE0" w:rsidRDefault="00760CE0" w:rsidP="00760CE0">
      <w:pPr>
        <w:pStyle w:val="Code"/>
        <w:rPr>
          <w:highlight w:val="white"/>
        </w:rPr>
      </w:pPr>
      <w:r w:rsidRPr="00760CE0">
        <w:rPr>
          <w:highlight w:val="white"/>
        </w:rPr>
        <w:t xml:space="preserve">          }</w:t>
      </w:r>
    </w:p>
    <w:p w14:paraId="0E2FE02C" w14:textId="77777777" w:rsidR="00760CE0" w:rsidRPr="00760CE0" w:rsidRDefault="00760CE0" w:rsidP="00760CE0">
      <w:pPr>
        <w:pStyle w:val="Code"/>
        <w:rPr>
          <w:highlight w:val="white"/>
        </w:rPr>
      </w:pPr>
      <w:r w:rsidRPr="00760CE0">
        <w:rPr>
          <w:highlight w:val="white"/>
        </w:rPr>
        <w:t xml:space="preserve">          else if (value is StaticAddress) {</w:t>
      </w:r>
    </w:p>
    <w:p w14:paraId="5DB7AEE8" w14:textId="77777777" w:rsidR="00760CE0" w:rsidRPr="00760CE0" w:rsidRDefault="00760CE0" w:rsidP="00760CE0">
      <w:pPr>
        <w:pStyle w:val="Code"/>
        <w:rPr>
          <w:highlight w:val="white"/>
        </w:rPr>
      </w:pPr>
      <w:r w:rsidRPr="00760CE0">
        <w:rPr>
          <w:highlight w:val="white"/>
        </w:rPr>
        <w:t xml:space="preserve">            StaticAddress staticAddress = (StaticAddress) value;</w:t>
      </w:r>
    </w:p>
    <w:p w14:paraId="6ABDF097" w14:textId="77777777" w:rsidR="00760CE0" w:rsidRPr="00760CE0" w:rsidRDefault="00760CE0" w:rsidP="00760CE0">
      <w:pPr>
        <w:pStyle w:val="Code"/>
        <w:rPr>
          <w:highlight w:val="white"/>
        </w:rPr>
      </w:pPr>
      <w:r w:rsidRPr="00760CE0">
        <w:rPr>
          <w:highlight w:val="white"/>
        </w:rPr>
        <w:t xml:space="preserve">            int offset = staticAddress.Offset;</w:t>
      </w:r>
    </w:p>
    <w:p w14:paraId="408DA780" w14:textId="77777777" w:rsidR="00B6230D" w:rsidRDefault="00760CE0" w:rsidP="00760CE0">
      <w:pPr>
        <w:pStyle w:val="Code"/>
        <w:rPr>
          <w:highlight w:val="white"/>
        </w:rPr>
      </w:pPr>
      <w:r w:rsidRPr="00760CE0">
        <w:rPr>
          <w:highlight w:val="white"/>
        </w:rPr>
        <w:t xml:space="preserve">            AssemblyCode.LoadByteList(byteList, 0, TypeSize.PointerSize,</w:t>
      </w:r>
    </w:p>
    <w:p w14:paraId="13C3C9CB" w14:textId="7EE2DCBE" w:rsidR="00760CE0" w:rsidRPr="00760CE0" w:rsidRDefault="00B6230D" w:rsidP="00760CE0">
      <w:pPr>
        <w:pStyle w:val="Code"/>
        <w:rPr>
          <w:highlight w:val="white"/>
        </w:rPr>
      </w:pPr>
      <w:r>
        <w:rPr>
          <w:highlight w:val="white"/>
        </w:rPr>
        <w:t xml:space="preserve">                                     </w:t>
      </w:r>
      <w:r w:rsidR="00760CE0" w:rsidRPr="00760CE0">
        <w:rPr>
          <w:highlight w:val="white"/>
        </w:rPr>
        <w:t xml:space="preserve"> (BigInteger) offset);</w:t>
      </w:r>
    </w:p>
    <w:p w14:paraId="59212AAA" w14:textId="77777777" w:rsidR="00760CE0" w:rsidRPr="00760CE0" w:rsidRDefault="00760CE0" w:rsidP="00760CE0">
      <w:pPr>
        <w:pStyle w:val="Code"/>
        <w:rPr>
          <w:highlight w:val="white"/>
        </w:rPr>
      </w:pPr>
      <w:r w:rsidRPr="00760CE0">
        <w:rPr>
          <w:highlight w:val="white"/>
        </w:rPr>
        <w:t xml:space="preserve">          }</w:t>
      </w:r>
    </w:p>
    <w:p w14:paraId="686EA541" w14:textId="77777777" w:rsidR="00760CE0" w:rsidRPr="00760CE0" w:rsidRDefault="00760CE0" w:rsidP="00760CE0">
      <w:pPr>
        <w:pStyle w:val="Code"/>
        <w:rPr>
          <w:highlight w:val="white"/>
        </w:rPr>
      </w:pPr>
      <w:r w:rsidRPr="00760CE0">
        <w:rPr>
          <w:highlight w:val="white"/>
        </w:rPr>
        <w:t xml:space="preserve">          else {</w:t>
      </w:r>
    </w:p>
    <w:p w14:paraId="6281A9FD" w14:textId="77777777" w:rsidR="00B6230D" w:rsidRDefault="00760CE0" w:rsidP="00760CE0">
      <w:pPr>
        <w:pStyle w:val="Code"/>
        <w:rPr>
          <w:highlight w:val="white"/>
        </w:rPr>
      </w:pPr>
      <w:r w:rsidRPr="00760CE0">
        <w:rPr>
          <w:highlight w:val="white"/>
        </w:rPr>
        <w:t xml:space="preserve">            AssemblyCode.LoadByteList(byteList, 0, TypeSize.PointerSize,</w:t>
      </w:r>
    </w:p>
    <w:p w14:paraId="77C6A539" w14:textId="322A8342" w:rsidR="00760CE0" w:rsidRPr="00760CE0" w:rsidRDefault="00B6230D" w:rsidP="00760CE0">
      <w:pPr>
        <w:pStyle w:val="Code"/>
        <w:rPr>
          <w:highlight w:val="white"/>
        </w:rPr>
      </w:pPr>
      <w:r>
        <w:rPr>
          <w:highlight w:val="white"/>
        </w:rPr>
        <w:t xml:space="preserve">                                     </w:t>
      </w:r>
      <w:r w:rsidR="00760CE0" w:rsidRPr="00760CE0">
        <w:rPr>
          <w:highlight w:val="white"/>
        </w:rPr>
        <w:t xml:space="preserve"> (BigInteger) value);</w:t>
      </w:r>
    </w:p>
    <w:p w14:paraId="1ABD6A27" w14:textId="77777777" w:rsidR="00760CE0" w:rsidRPr="00760CE0" w:rsidRDefault="00760CE0" w:rsidP="00760CE0">
      <w:pPr>
        <w:pStyle w:val="Code"/>
        <w:rPr>
          <w:highlight w:val="white"/>
        </w:rPr>
      </w:pPr>
      <w:r w:rsidRPr="00760CE0">
        <w:rPr>
          <w:highlight w:val="white"/>
        </w:rPr>
        <w:t xml:space="preserve">          }</w:t>
      </w:r>
    </w:p>
    <w:p w14:paraId="6F9E2A1D" w14:textId="77777777" w:rsidR="00760CE0" w:rsidRPr="00760CE0" w:rsidRDefault="00760CE0" w:rsidP="00760CE0">
      <w:pPr>
        <w:pStyle w:val="Code"/>
        <w:rPr>
          <w:highlight w:val="white"/>
        </w:rPr>
      </w:pPr>
    </w:p>
    <w:p w14:paraId="21C29379" w14:textId="77777777" w:rsidR="00760CE0" w:rsidRPr="00760CE0" w:rsidRDefault="00760CE0" w:rsidP="00760CE0">
      <w:pPr>
        <w:pStyle w:val="Code"/>
        <w:rPr>
          <w:highlight w:val="white"/>
        </w:rPr>
      </w:pPr>
      <w:r w:rsidRPr="00760CE0">
        <w:rPr>
          <w:highlight w:val="white"/>
        </w:rPr>
        <w:t xml:space="preserve">          return byteList;</w:t>
      </w:r>
    </w:p>
    <w:p w14:paraId="40A04307" w14:textId="77777777" w:rsidR="00760CE0" w:rsidRPr="00760CE0" w:rsidRDefault="00760CE0" w:rsidP="00760CE0">
      <w:pPr>
        <w:pStyle w:val="Code"/>
        <w:rPr>
          <w:highlight w:val="white"/>
        </w:rPr>
      </w:pPr>
      <w:r w:rsidRPr="00760CE0">
        <w:rPr>
          <w:highlight w:val="white"/>
        </w:rPr>
        <w:t xml:space="preserve">        }</w:t>
      </w:r>
    </w:p>
    <w:p w14:paraId="5F38349D" w14:textId="77777777" w:rsidR="00760CE0" w:rsidRPr="00760CE0" w:rsidRDefault="00760CE0" w:rsidP="00760CE0">
      <w:pPr>
        <w:pStyle w:val="Code"/>
        <w:rPr>
          <w:highlight w:val="white"/>
        </w:rPr>
      </w:pPr>
      <w:r w:rsidRPr="00760CE0">
        <w:rPr>
          <w:highlight w:val="white"/>
        </w:rPr>
        <w:t xml:space="preserve">        else if (sort == Sort.Float) {</w:t>
      </w:r>
    </w:p>
    <w:p w14:paraId="0A475968" w14:textId="77777777" w:rsidR="00760CE0" w:rsidRPr="00760CE0" w:rsidRDefault="00760CE0" w:rsidP="00760CE0">
      <w:pPr>
        <w:pStyle w:val="Code"/>
        <w:rPr>
          <w:highlight w:val="white"/>
        </w:rPr>
      </w:pPr>
      <w:r w:rsidRPr="00760CE0">
        <w:rPr>
          <w:highlight w:val="white"/>
        </w:rPr>
        <w:t xml:space="preserve">          float floatValue = (float) ((decimal) operand0);</w:t>
      </w:r>
    </w:p>
    <w:p w14:paraId="6E3DB39C" w14:textId="77777777" w:rsidR="00760CE0" w:rsidRPr="00760CE0" w:rsidRDefault="00760CE0" w:rsidP="00760CE0">
      <w:pPr>
        <w:pStyle w:val="Code"/>
        <w:rPr>
          <w:highlight w:val="white"/>
        </w:rPr>
      </w:pPr>
      <w:r w:rsidRPr="00760CE0">
        <w:rPr>
          <w:highlight w:val="white"/>
        </w:rPr>
        <w:t xml:space="preserve">          return (new List&lt;byte&gt;(BitConverter.GetBytes(floatValue)));</w:t>
      </w:r>
    </w:p>
    <w:p w14:paraId="502056CA" w14:textId="77777777" w:rsidR="00760CE0" w:rsidRPr="00760CE0" w:rsidRDefault="00760CE0" w:rsidP="00760CE0">
      <w:pPr>
        <w:pStyle w:val="Code"/>
        <w:rPr>
          <w:highlight w:val="white"/>
        </w:rPr>
      </w:pPr>
      <w:r w:rsidRPr="00760CE0">
        <w:rPr>
          <w:highlight w:val="white"/>
        </w:rPr>
        <w:t xml:space="preserve">        }</w:t>
      </w:r>
    </w:p>
    <w:p w14:paraId="03AE6B9D" w14:textId="77777777" w:rsidR="00760CE0" w:rsidRPr="00760CE0" w:rsidRDefault="00760CE0" w:rsidP="00760CE0">
      <w:pPr>
        <w:pStyle w:val="Code"/>
        <w:rPr>
          <w:highlight w:val="white"/>
        </w:rPr>
      </w:pPr>
      <w:r w:rsidRPr="00760CE0">
        <w:rPr>
          <w:highlight w:val="white"/>
        </w:rPr>
        <w:t xml:space="preserve">        else if ((sort == Sort.Double) || (sort == Sort.Long_Double)) {</w:t>
      </w:r>
    </w:p>
    <w:p w14:paraId="55630C8C" w14:textId="77777777" w:rsidR="00760CE0" w:rsidRPr="00760CE0" w:rsidRDefault="00760CE0" w:rsidP="00760CE0">
      <w:pPr>
        <w:pStyle w:val="Code"/>
        <w:rPr>
          <w:highlight w:val="white"/>
        </w:rPr>
      </w:pPr>
      <w:r w:rsidRPr="00760CE0">
        <w:rPr>
          <w:highlight w:val="white"/>
        </w:rPr>
        <w:t xml:space="preserve">          double doubleValue = (double) ((decimal) value);</w:t>
      </w:r>
    </w:p>
    <w:p w14:paraId="53E53EA2" w14:textId="77777777" w:rsidR="00760CE0" w:rsidRPr="00760CE0" w:rsidRDefault="00760CE0" w:rsidP="00760CE0">
      <w:pPr>
        <w:pStyle w:val="Code"/>
        <w:rPr>
          <w:highlight w:val="white"/>
        </w:rPr>
      </w:pPr>
      <w:r w:rsidRPr="00760CE0">
        <w:rPr>
          <w:highlight w:val="white"/>
        </w:rPr>
        <w:t xml:space="preserve">          return (new List&lt;byte&gt;(BitConverter.GetBytes(doubleValue)));</w:t>
      </w:r>
    </w:p>
    <w:p w14:paraId="1CA0BCA6" w14:textId="77777777" w:rsidR="00760CE0" w:rsidRPr="00760CE0" w:rsidRDefault="00760CE0" w:rsidP="00760CE0">
      <w:pPr>
        <w:pStyle w:val="Code"/>
        <w:rPr>
          <w:highlight w:val="white"/>
        </w:rPr>
      </w:pPr>
      <w:r w:rsidRPr="00760CE0">
        <w:rPr>
          <w:highlight w:val="white"/>
        </w:rPr>
        <w:t xml:space="preserve">        }</w:t>
      </w:r>
    </w:p>
    <w:p w14:paraId="5D71E014" w14:textId="77777777" w:rsidR="00760CE0" w:rsidRPr="00760CE0" w:rsidRDefault="00760CE0" w:rsidP="00760CE0">
      <w:pPr>
        <w:pStyle w:val="Code"/>
        <w:rPr>
          <w:highlight w:val="white"/>
        </w:rPr>
      </w:pPr>
      <w:r w:rsidRPr="00760CE0">
        <w:rPr>
          <w:highlight w:val="white"/>
        </w:rPr>
        <w:t xml:space="preserve">        else if (sort == Sort.String) {</w:t>
      </w:r>
    </w:p>
    <w:p w14:paraId="74AE4CCF" w14:textId="77777777" w:rsidR="00760CE0" w:rsidRPr="00760CE0" w:rsidRDefault="00760CE0" w:rsidP="00760CE0">
      <w:pPr>
        <w:pStyle w:val="Code"/>
        <w:rPr>
          <w:highlight w:val="white"/>
        </w:rPr>
      </w:pPr>
      <w:r w:rsidRPr="00760CE0">
        <w:rPr>
          <w:highlight w:val="white"/>
        </w:rPr>
        <w:t xml:space="preserve">          string text = (string) value;</w:t>
      </w:r>
    </w:p>
    <w:p w14:paraId="5DC59077" w14:textId="77777777" w:rsidR="00760CE0" w:rsidRPr="00760CE0" w:rsidRDefault="00760CE0" w:rsidP="00760CE0">
      <w:pPr>
        <w:pStyle w:val="Code"/>
        <w:rPr>
          <w:highlight w:val="white"/>
        </w:rPr>
      </w:pPr>
      <w:r w:rsidRPr="00760CE0">
        <w:rPr>
          <w:highlight w:val="white"/>
        </w:rPr>
        <w:t xml:space="preserve">          List&lt;byte&gt; byteList = new List&lt;byte&gt;();</w:t>
      </w:r>
    </w:p>
    <w:p w14:paraId="7F441B64" w14:textId="77777777" w:rsidR="00760CE0" w:rsidRPr="00760CE0" w:rsidRDefault="00760CE0" w:rsidP="00760CE0">
      <w:pPr>
        <w:pStyle w:val="Code"/>
        <w:rPr>
          <w:highlight w:val="white"/>
        </w:rPr>
      </w:pPr>
    </w:p>
    <w:p w14:paraId="72DBB653" w14:textId="77777777" w:rsidR="00760CE0" w:rsidRPr="00760CE0" w:rsidRDefault="00760CE0" w:rsidP="00760CE0">
      <w:pPr>
        <w:pStyle w:val="Code"/>
        <w:rPr>
          <w:highlight w:val="white"/>
        </w:rPr>
      </w:pPr>
      <w:r w:rsidRPr="00760CE0">
        <w:rPr>
          <w:highlight w:val="white"/>
        </w:rPr>
        <w:t xml:space="preserve">          foreach (char c in text) {</w:t>
      </w:r>
    </w:p>
    <w:p w14:paraId="71EE76AD" w14:textId="77777777" w:rsidR="00760CE0" w:rsidRPr="00760CE0" w:rsidRDefault="00760CE0" w:rsidP="00760CE0">
      <w:pPr>
        <w:pStyle w:val="Code"/>
        <w:rPr>
          <w:highlight w:val="white"/>
        </w:rPr>
      </w:pPr>
      <w:r w:rsidRPr="00760CE0">
        <w:rPr>
          <w:highlight w:val="white"/>
        </w:rPr>
        <w:t xml:space="preserve">            byteList.Add((byte) c);</w:t>
      </w:r>
    </w:p>
    <w:p w14:paraId="644BB3AC" w14:textId="77777777" w:rsidR="00760CE0" w:rsidRPr="00760CE0" w:rsidRDefault="00760CE0" w:rsidP="00760CE0">
      <w:pPr>
        <w:pStyle w:val="Code"/>
        <w:rPr>
          <w:highlight w:val="white"/>
        </w:rPr>
      </w:pPr>
      <w:r w:rsidRPr="00760CE0">
        <w:rPr>
          <w:highlight w:val="white"/>
        </w:rPr>
        <w:t xml:space="preserve">          }</w:t>
      </w:r>
    </w:p>
    <w:p w14:paraId="4738ABD2" w14:textId="77777777" w:rsidR="00760CE0" w:rsidRPr="00760CE0" w:rsidRDefault="00760CE0" w:rsidP="00760CE0">
      <w:pPr>
        <w:pStyle w:val="Code"/>
        <w:rPr>
          <w:highlight w:val="white"/>
        </w:rPr>
      </w:pPr>
    </w:p>
    <w:p w14:paraId="64246510" w14:textId="77777777" w:rsidR="00760CE0" w:rsidRPr="00760CE0" w:rsidRDefault="00760CE0" w:rsidP="00760CE0">
      <w:pPr>
        <w:pStyle w:val="Code"/>
        <w:rPr>
          <w:highlight w:val="white"/>
        </w:rPr>
      </w:pPr>
      <w:r w:rsidRPr="00760CE0">
        <w:rPr>
          <w:highlight w:val="white"/>
        </w:rPr>
        <w:t xml:space="preserve">          byteList.Add((byte) 0);</w:t>
      </w:r>
    </w:p>
    <w:p w14:paraId="6346057B" w14:textId="77777777" w:rsidR="00760CE0" w:rsidRPr="00760CE0" w:rsidRDefault="00760CE0" w:rsidP="00760CE0">
      <w:pPr>
        <w:pStyle w:val="Code"/>
        <w:rPr>
          <w:highlight w:val="white"/>
        </w:rPr>
      </w:pPr>
      <w:r w:rsidRPr="00760CE0">
        <w:rPr>
          <w:highlight w:val="white"/>
        </w:rPr>
        <w:t xml:space="preserve">          return byteList;</w:t>
      </w:r>
    </w:p>
    <w:p w14:paraId="104D2464" w14:textId="77777777" w:rsidR="00760CE0" w:rsidRPr="00760CE0" w:rsidRDefault="00760CE0" w:rsidP="00760CE0">
      <w:pPr>
        <w:pStyle w:val="Code"/>
        <w:rPr>
          <w:highlight w:val="white"/>
        </w:rPr>
      </w:pPr>
      <w:r w:rsidRPr="00760CE0">
        <w:rPr>
          <w:highlight w:val="white"/>
        </w:rPr>
        <w:t xml:space="preserve">        }</w:t>
      </w:r>
    </w:p>
    <w:p w14:paraId="7A79C899" w14:textId="77777777" w:rsidR="00760CE0" w:rsidRPr="00760CE0" w:rsidRDefault="00760CE0" w:rsidP="00760CE0">
      <w:pPr>
        <w:pStyle w:val="Code"/>
        <w:rPr>
          <w:highlight w:val="white"/>
        </w:rPr>
      </w:pPr>
      <w:r w:rsidRPr="00760CE0">
        <w:rPr>
          <w:highlight w:val="white"/>
        </w:rPr>
        <w:t xml:space="preserve">        else {</w:t>
      </w:r>
    </w:p>
    <w:p w14:paraId="2D117F3B" w14:textId="77777777" w:rsidR="00760CE0" w:rsidRPr="00760CE0" w:rsidRDefault="00760CE0" w:rsidP="00760CE0">
      <w:pPr>
        <w:pStyle w:val="Code"/>
        <w:rPr>
          <w:highlight w:val="white"/>
        </w:rPr>
      </w:pPr>
      <w:r w:rsidRPr="00760CE0">
        <w:rPr>
          <w:highlight w:val="white"/>
        </w:rPr>
        <w:t xml:space="preserve">          int size = TypeSize.Size(sort);</w:t>
      </w:r>
    </w:p>
    <w:p w14:paraId="134AD8C5" w14:textId="77777777" w:rsidR="00760CE0" w:rsidRPr="00760CE0" w:rsidRDefault="00760CE0" w:rsidP="00760CE0">
      <w:pPr>
        <w:pStyle w:val="Code"/>
        <w:rPr>
          <w:highlight w:val="white"/>
        </w:rPr>
      </w:pPr>
      <w:r w:rsidRPr="00760CE0">
        <w:rPr>
          <w:highlight w:val="white"/>
        </w:rPr>
        <w:t xml:space="preserve">          List&lt;byte&gt; byteList = new List&lt;byte&gt;(new byte[size]);</w:t>
      </w:r>
    </w:p>
    <w:p w14:paraId="396ACB58" w14:textId="77777777" w:rsidR="00760CE0" w:rsidRPr="00760CE0" w:rsidRDefault="00760CE0" w:rsidP="00760CE0">
      <w:pPr>
        <w:pStyle w:val="Code"/>
        <w:rPr>
          <w:highlight w:val="white"/>
        </w:rPr>
      </w:pPr>
      <w:r w:rsidRPr="00760CE0">
        <w:rPr>
          <w:highlight w:val="white"/>
        </w:rPr>
        <w:t xml:space="preserve">          AssemblyCode.LoadByteList(byteList, 0, size, (BigInteger) value);</w:t>
      </w:r>
    </w:p>
    <w:p w14:paraId="5107B746" w14:textId="77777777" w:rsidR="00760CE0" w:rsidRPr="00760CE0" w:rsidRDefault="00760CE0" w:rsidP="00760CE0">
      <w:pPr>
        <w:pStyle w:val="Code"/>
        <w:rPr>
          <w:highlight w:val="white"/>
        </w:rPr>
      </w:pPr>
      <w:r w:rsidRPr="00760CE0">
        <w:rPr>
          <w:highlight w:val="white"/>
        </w:rPr>
        <w:t xml:space="preserve">          return byteList;</w:t>
      </w:r>
    </w:p>
    <w:p w14:paraId="300EDD22" w14:textId="77777777" w:rsidR="00760CE0" w:rsidRPr="00760CE0" w:rsidRDefault="00760CE0" w:rsidP="00760CE0">
      <w:pPr>
        <w:pStyle w:val="Code"/>
        <w:rPr>
          <w:highlight w:val="white"/>
        </w:rPr>
      </w:pPr>
      <w:r w:rsidRPr="00760CE0">
        <w:rPr>
          <w:highlight w:val="white"/>
        </w:rPr>
        <w:t xml:space="preserve">        }</w:t>
      </w:r>
    </w:p>
    <w:p w14:paraId="45463FFC" w14:textId="77777777" w:rsidR="00760CE0" w:rsidRPr="00760CE0" w:rsidRDefault="00760CE0" w:rsidP="00760CE0">
      <w:pPr>
        <w:pStyle w:val="Code"/>
        <w:rPr>
          <w:highlight w:val="white"/>
        </w:rPr>
      </w:pPr>
      <w:r w:rsidRPr="00760CE0">
        <w:rPr>
          <w:highlight w:val="white"/>
        </w:rPr>
        <w:t xml:space="preserve">      }</w:t>
      </w:r>
    </w:p>
    <w:p w14:paraId="33119032" w14:textId="77777777" w:rsidR="00760CE0" w:rsidRPr="00760CE0" w:rsidRDefault="00760CE0" w:rsidP="00760CE0">
      <w:pPr>
        <w:pStyle w:val="Code"/>
        <w:rPr>
          <w:highlight w:val="white"/>
        </w:rPr>
      </w:pPr>
      <w:r w:rsidRPr="00760CE0">
        <w:rPr>
          <w:highlight w:val="white"/>
        </w:rPr>
        <w:t xml:space="preserve">      else if (IsJumpRegister() || IsCallRegister()) {</w:t>
      </w:r>
    </w:p>
    <w:p w14:paraId="43D5AC59" w14:textId="77777777" w:rsidR="00760CE0" w:rsidRPr="00760CE0" w:rsidRDefault="00760CE0" w:rsidP="00760CE0">
      <w:pPr>
        <w:pStyle w:val="Code"/>
        <w:rPr>
          <w:highlight w:val="white"/>
        </w:rPr>
      </w:pPr>
      <w:r w:rsidRPr="00760CE0">
        <w:rPr>
          <w:highlight w:val="white"/>
        </w:rPr>
        <w:t xml:space="preserve">        Register register = (Register) operand0;</w:t>
      </w:r>
    </w:p>
    <w:p w14:paraId="7741B888" w14:textId="77777777" w:rsidR="00760CE0" w:rsidRPr="00760CE0" w:rsidRDefault="00760CE0" w:rsidP="00760CE0">
      <w:pPr>
        <w:pStyle w:val="Code"/>
        <w:rPr>
          <w:highlight w:val="white"/>
        </w:rPr>
      </w:pPr>
      <w:r w:rsidRPr="00760CE0">
        <w:rPr>
          <w:highlight w:val="white"/>
        </w:rPr>
        <w:t xml:space="preserve">        return LookupByteArray(AssemblyOperator.jmp, register);</w:t>
      </w:r>
    </w:p>
    <w:p w14:paraId="2F513052" w14:textId="77777777" w:rsidR="00760CE0" w:rsidRPr="00760CE0" w:rsidRDefault="00760CE0" w:rsidP="00760CE0">
      <w:pPr>
        <w:pStyle w:val="Code"/>
        <w:rPr>
          <w:highlight w:val="white"/>
        </w:rPr>
      </w:pPr>
      <w:r w:rsidRPr="00760CE0">
        <w:rPr>
          <w:highlight w:val="white"/>
        </w:rPr>
        <w:t xml:space="preserve">      }</w:t>
      </w:r>
    </w:p>
    <w:p w14:paraId="58B77774" w14:textId="77777777" w:rsidR="00760CE0" w:rsidRPr="00760CE0" w:rsidRDefault="00760CE0" w:rsidP="00760CE0">
      <w:pPr>
        <w:pStyle w:val="Code"/>
        <w:rPr>
          <w:highlight w:val="white"/>
        </w:rPr>
      </w:pPr>
      <w:r w:rsidRPr="00760CE0">
        <w:rPr>
          <w:highlight w:val="white"/>
        </w:rPr>
        <w:t xml:space="preserve">      else if (IsCallNotRegister()) {</w:t>
      </w:r>
    </w:p>
    <w:p w14:paraId="116E89CA" w14:textId="77777777" w:rsidR="00760CE0" w:rsidRPr="00760CE0" w:rsidRDefault="00760CE0" w:rsidP="00760CE0">
      <w:pPr>
        <w:pStyle w:val="Code"/>
        <w:rPr>
          <w:highlight w:val="white"/>
        </w:rPr>
      </w:pPr>
      <w:r w:rsidRPr="00760CE0">
        <w:rPr>
          <w:highlight w:val="white"/>
        </w:rPr>
        <w:t xml:space="preserve">        List&lt;byte&gt; byteList =</w:t>
      </w:r>
    </w:p>
    <w:p w14:paraId="58A8CC65" w14:textId="77777777" w:rsidR="00760CE0" w:rsidRPr="00760CE0" w:rsidRDefault="00760CE0" w:rsidP="00760CE0">
      <w:pPr>
        <w:pStyle w:val="Code"/>
        <w:rPr>
          <w:highlight w:val="white"/>
        </w:rPr>
      </w:pPr>
      <w:r w:rsidRPr="00760CE0">
        <w:rPr>
          <w:highlight w:val="white"/>
        </w:rPr>
        <w:t xml:space="preserve">          LookupByteArray(AssemblyOperator.jmp, TypeSize.PointerSize);</w:t>
      </w:r>
    </w:p>
    <w:p w14:paraId="5EB61981"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0AFD4967" w14:textId="77777777" w:rsidR="00760CE0" w:rsidRPr="00760CE0" w:rsidRDefault="00760CE0" w:rsidP="00760CE0">
      <w:pPr>
        <w:pStyle w:val="Code"/>
        <w:rPr>
          <w:highlight w:val="white"/>
        </w:rPr>
      </w:pPr>
      <w:r w:rsidRPr="00760CE0">
        <w:rPr>
          <w:highlight w:val="white"/>
        </w:rPr>
        <w:t xml:space="preserve">                     TypeSize.PointerSize, 0);</w:t>
      </w:r>
    </w:p>
    <w:p w14:paraId="31F5983C" w14:textId="77777777" w:rsidR="00760CE0" w:rsidRPr="00760CE0" w:rsidRDefault="00760CE0" w:rsidP="00760CE0">
      <w:pPr>
        <w:pStyle w:val="Code"/>
        <w:rPr>
          <w:highlight w:val="white"/>
        </w:rPr>
      </w:pPr>
      <w:r w:rsidRPr="00760CE0">
        <w:rPr>
          <w:highlight w:val="white"/>
        </w:rPr>
        <w:t xml:space="preserve">        return byteList;</w:t>
      </w:r>
    </w:p>
    <w:p w14:paraId="35DE08E5" w14:textId="77777777" w:rsidR="00760CE0" w:rsidRPr="00760CE0" w:rsidRDefault="00760CE0" w:rsidP="00760CE0">
      <w:pPr>
        <w:pStyle w:val="Code"/>
        <w:rPr>
          <w:highlight w:val="white"/>
        </w:rPr>
      </w:pPr>
      <w:r w:rsidRPr="00760CE0">
        <w:rPr>
          <w:highlight w:val="white"/>
        </w:rPr>
        <w:t xml:space="preserve">      }</w:t>
      </w:r>
    </w:p>
    <w:p w14:paraId="2207FD87" w14:textId="77777777" w:rsidR="00760CE0" w:rsidRPr="00760CE0" w:rsidRDefault="00760CE0" w:rsidP="00760CE0">
      <w:pPr>
        <w:pStyle w:val="Code"/>
        <w:rPr>
          <w:highlight w:val="white"/>
        </w:rPr>
      </w:pPr>
      <w:r w:rsidRPr="00760CE0">
        <w:rPr>
          <w:highlight w:val="white"/>
        </w:rPr>
        <w:lastRenderedPageBreak/>
        <w:t xml:space="preserve">      else if (Operator == AssemblyOperator.address_return) {</w:t>
      </w:r>
    </w:p>
    <w:p w14:paraId="2795F0B2" w14:textId="77777777" w:rsidR="00760CE0" w:rsidRPr="00760CE0" w:rsidRDefault="00760CE0" w:rsidP="00760CE0">
      <w:pPr>
        <w:pStyle w:val="Code"/>
        <w:rPr>
          <w:highlight w:val="white"/>
        </w:rPr>
      </w:pPr>
      <w:r w:rsidRPr="00760CE0">
        <w:rPr>
          <w:highlight w:val="white"/>
        </w:rPr>
        <w:t xml:space="preserve">        Register register = (Register) operand0;</w:t>
      </w:r>
    </w:p>
    <w:p w14:paraId="3E3FAF89" w14:textId="77777777" w:rsidR="00760CE0" w:rsidRPr="00760CE0" w:rsidRDefault="00760CE0" w:rsidP="00760CE0">
      <w:pPr>
        <w:pStyle w:val="Code"/>
        <w:rPr>
          <w:highlight w:val="white"/>
        </w:rPr>
      </w:pPr>
      <w:r w:rsidRPr="00760CE0">
        <w:rPr>
          <w:highlight w:val="white"/>
        </w:rPr>
        <w:t xml:space="preserve">        int offset = (int) operand1;</w:t>
      </w:r>
    </w:p>
    <w:p w14:paraId="2C3DF090" w14:textId="77777777" w:rsidR="00760CE0" w:rsidRPr="00760CE0" w:rsidRDefault="00760CE0" w:rsidP="00760CE0">
      <w:pPr>
        <w:pStyle w:val="Code"/>
        <w:rPr>
          <w:highlight w:val="white"/>
        </w:rPr>
      </w:pPr>
      <w:r w:rsidRPr="00760CE0">
        <w:rPr>
          <w:highlight w:val="white"/>
        </w:rPr>
        <w:t xml:space="preserve">        int size = SizeOfValue(offset);</w:t>
      </w:r>
    </w:p>
    <w:p w14:paraId="5F429D53" w14:textId="77777777" w:rsidR="00760CE0" w:rsidRPr="00760CE0" w:rsidRDefault="00760CE0" w:rsidP="00760CE0">
      <w:pPr>
        <w:pStyle w:val="Code"/>
        <w:rPr>
          <w:highlight w:val="white"/>
        </w:rPr>
      </w:pPr>
      <w:r w:rsidRPr="00760CE0">
        <w:rPr>
          <w:highlight w:val="white"/>
        </w:rPr>
        <w:t xml:space="preserve">        int address = (int)((BigInteger)operand2);</w:t>
      </w:r>
    </w:p>
    <w:p w14:paraId="199A7144" w14:textId="77777777" w:rsidR="00760CE0" w:rsidRPr="00760CE0" w:rsidRDefault="00760CE0" w:rsidP="00760CE0">
      <w:pPr>
        <w:pStyle w:val="Code"/>
        <w:rPr>
          <w:highlight w:val="white"/>
        </w:rPr>
      </w:pPr>
      <w:r w:rsidRPr="00760CE0">
        <w:rPr>
          <w:highlight w:val="white"/>
        </w:rPr>
        <w:t xml:space="preserve">        List&lt;byte&gt; byteList =</w:t>
      </w:r>
    </w:p>
    <w:p w14:paraId="54F7F7B2" w14:textId="77777777" w:rsidR="00760CE0" w:rsidRPr="00760CE0" w:rsidRDefault="00760CE0" w:rsidP="00760CE0">
      <w:pPr>
        <w:pStyle w:val="Code"/>
        <w:rPr>
          <w:highlight w:val="white"/>
        </w:rPr>
      </w:pPr>
      <w:r w:rsidRPr="00760CE0">
        <w:rPr>
          <w:highlight w:val="white"/>
        </w:rPr>
        <w:t xml:space="preserve">          LookupByteArray(AssemblyOperator.mov_word, register,</w:t>
      </w:r>
    </w:p>
    <w:p w14:paraId="47E65822" w14:textId="77777777" w:rsidR="00760CE0" w:rsidRPr="00760CE0" w:rsidRDefault="00760CE0" w:rsidP="00760CE0">
      <w:pPr>
        <w:pStyle w:val="Code"/>
        <w:rPr>
          <w:highlight w:val="white"/>
        </w:rPr>
      </w:pPr>
      <w:r w:rsidRPr="00760CE0">
        <w:rPr>
          <w:highlight w:val="white"/>
        </w:rPr>
        <w:t xml:space="preserve">                          size, TypeSize.PointerSize);</w:t>
      </w:r>
    </w:p>
    <w:p w14:paraId="6ACFDC7A" w14:textId="77777777" w:rsidR="00760CE0" w:rsidRPr="00760CE0" w:rsidRDefault="00760CE0" w:rsidP="00760CE0">
      <w:pPr>
        <w:pStyle w:val="Code"/>
        <w:rPr>
          <w:highlight w:val="white"/>
        </w:rPr>
      </w:pPr>
      <w:r w:rsidRPr="00760CE0">
        <w:rPr>
          <w:highlight w:val="white"/>
        </w:rPr>
        <w:t xml:space="preserve">        LoadByteList(byteList, byteList.Count - (size + TypeSize.PointerSize),</w:t>
      </w:r>
    </w:p>
    <w:p w14:paraId="434A2324" w14:textId="181655DB" w:rsidR="00760CE0" w:rsidRPr="00760CE0" w:rsidRDefault="009625EC" w:rsidP="00760CE0">
      <w:pPr>
        <w:pStyle w:val="Code"/>
        <w:rPr>
          <w:highlight w:val="white"/>
        </w:rPr>
      </w:pPr>
      <w:r>
        <w:rPr>
          <w:highlight w:val="white"/>
        </w:rPr>
        <w:t xml:space="preserve"> </w:t>
      </w:r>
      <w:r w:rsidR="00760CE0" w:rsidRPr="00760CE0">
        <w:rPr>
          <w:highlight w:val="white"/>
        </w:rPr>
        <w:t xml:space="preserve">                    size, offset);</w:t>
      </w:r>
    </w:p>
    <w:p w14:paraId="0E32E86F"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520BA152" w14:textId="77777777" w:rsidR="00760CE0" w:rsidRPr="00760CE0" w:rsidRDefault="00760CE0" w:rsidP="00760CE0">
      <w:pPr>
        <w:pStyle w:val="Code"/>
        <w:rPr>
          <w:highlight w:val="white"/>
        </w:rPr>
      </w:pPr>
      <w:r w:rsidRPr="00760CE0">
        <w:rPr>
          <w:highlight w:val="white"/>
        </w:rPr>
        <w:t xml:space="preserve">                     TypeSize.PointerSize, address);</w:t>
      </w:r>
    </w:p>
    <w:p w14:paraId="2338AD11" w14:textId="77777777" w:rsidR="00760CE0" w:rsidRPr="00760CE0" w:rsidRDefault="00760CE0" w:rsidP="00760CE0">
      <w:pPr>
        <w:pStyle w:val="Code"/>
        <w:rPr>
          <w:highlight w:val="white"/>
        </w:rPr>
      </w:pPr>
      <w:r w:rsidRPr="00760CE0">
        <w:rPr>
          <w:highlight w:val="white"/>
        </w:rPr>
        <w:t xml:space="preserve">        return byteList;</w:t>
      </w:r>
    </w:p>
    <w:p w14:paraId="50543CB1" w14:textId="77777777" w:rsidR="00760CE0" w:rsidRPr="00760CE0" w:rsidRDefault="00760CE0" w:rsidP="00760CE0">
      <w:pPr>
        <w:pStyle w:val="Code"/>
        <w:rPr>
          <w:highlight w:val="white"/>
        </w:rPr>
      </w:pPr>
      <w:r w:rsidRPr="00760CE0">
        <w:rPr>
          <w:highlight w:val="white"/>
        </w:rPr>
        <w:t xml:space="preserve">      }</w:t>
      </w:r>
    </w:p>
    <w:p w14:paraId="4AA93222" w14:textId="77777777" w:rsidR="00760CE0" w:rsidRPr="00760CE0" w:rsidRDefault="00760CE0" w:rsidP="00760CE0">
      <w:pPr>
        <w:pStyle w:val="Code"/>
        <w:rPr>
          <w:highlight w:val="white"/>
        </w:rPr>
      </w:pPr>
      <w:r w:rsidRPr="00760CE0">
        <w:rPr>
          <w:highlight w:val="white"/>
        </w:rPr>
        <w:t xml:space="preserve">      else if (IsRelationNotRegister() || IsJumpNotRegister()) {</w:t>
      </w:r>
    </w:p>
    <w:p w14:paraId="57F52867" w14:textId="77777777" w:rsidR="00760CE0" w:rsidRPr="00760CE0" w:rsidRDefault="00760CE0" w:rsidP="00760CE0">
      <w:pPr>
        <w:pStyle w:val="Code"/>
        <w:rPr>
          <w:highlight w:val="white"/>
        </w:rPr>
      </w:pPr>
      <w:r w:rsidRPr="00760CE0">
        <w:rPr>
          <w:highlight w:val="white"/>
        </w:rPr>
        <w:t xml:space="preserve">        int address = (int) operand0;</w:t>
      </w:r>
    </w:p>
    <w:p w14:paraId="731BE064" w14:textId="77777777" w:rsidR="00760CE0" w:rsidRPr="00760CE0" w:rsidRDefault="00760CE0" w:rsidP="00760CE0">
      <w:pPr>
        <w:pStyle w:val="Code"/>
        <w:rPr>
          <w:highlight w:val="white"/>
        </w:rPr>
      </w:pPr>
      <w:r w:rsidRPr="00760CE0">
        <w:rPr>
          <w:highlight w:val="white"/>
        </w:rPr>
        <w:t xml:space="preserve">        int size = ((address &gt;= -128) &amp;&amp; (address &lt;= 127)) ? 1 : 2;</w:t>
      </w:r>
    </w:p>
    <w:p w14:paraId="0F7C4887" w14:textId="77777777" w:rsidR="00760CE0" w:rsidRPr="00760CE0" w:rsidRDefault="00760CE0" w:rsidP="00760CE0">
      <w:pPr>
        <w:pStyle w:val="Code"/>
        <w:rPr>
          <w:highlight w:val="white"/>
        </w:rPr>
      </w:pPr>
      <w:r w:rsidRPr="00760CE0">
        <w:rPr>
          <w:highlight w:val="white"/>
        </w:rPr>
        <w:t xml:space="preserve">        List&lt;byte&gt; byteList = LookupByteArray(Operator, size);</w:t>
      </w:r>
    </w:p>
    <w:p w14:paraId="2DF7219C" w14:textId="77777777" w:rsidR="00760CE0" w:rsidRPr="00760CE0" w:rsidRDefault="00760CE0" w:rsidP="00760CE0">
      <w:pPr>
        <w:pStyle w:val="Code"/>
        <w:rPr>
          <w:highlight w:val="white"/>
        </w:rPr>
      </w:pPr>
      <w:r w:rsidRPr="00760CE0">
        <w:rPr>
          <w:highlight w:val="white"/>
        </w:rPr>
        <w:t xml:space="preserve">        LoadByteList(byteList, byteList.Count - size, size, address);</w:t>
      </w:r>
    </w:p>
    <w:p w14:paraId="7CD12AD8" w14:textId="77777777" w:rsidR="00760CE0" w:rsidRPr="00760CE0" w:rsidRDefault="00760CE0" w:rsidP="00760CE0">
      <w:pPr>
        <w:pStyle w:val="Code"/>
        <w:rPr>
          <w:highlight w:val="white"/>
        </w:rPr>
      </w:pPr>
      <w:r w:rsidRPr="00760CE0">
        <w:rPr>
          <w:highlight w:val="white"/>
        </w:rPr>
        <w:t xml:space="preserve">        return byteList;</w:t>
      </w:r>
    </w:p>
    <w:p w14:paraId="7F65A41D" w14:textId="77777777" w:rsidR="00760CE0" w:rsidRPr="00760CE0" w:rsidRDefault="00760CE0" w:rsidP="00760CE0">
      <w:pPr>
        <w:pStyle w:val="Code"/>
        <w:rPr>
          <w:highlight w:val="white"/>
        </w:rPr>
      </w:pPr>
      <w:r w:rsidRPr="00760CE0">
        <w:rPr>
          <w:highlight w:val="white"/>
        </w:rPr>
        <w:t xml:space="preserve">      }</w:t>
      </w:r>
    </w:p>
    <w:p w14:paraId="7955F247" w14:textId="77777777" w:rsidR="00760CE0" w:rsidRPr="00760CE0" w:rsidRDefault="00760CE0" w:rsidP="00760CE0">
      <w:pPr>
        <w:pStyle w:val="Code"/>
        <w:rPr>
          <w:highlight w:val="white"/>
        </w:rPr>
      </w:pPr>
      <w:r w:rsidRPr="00760CE0">
        <w:rPr>
          <w:highlight w:val="white"/>
        </w:rPr>
        <w:t xml:space="preserve">      else if ((operand0 is Register) &amp;&amp; (operand1 is Register) &amp;&amp;</w:t>
      </w:r>
    </w:p>
    <w:p w14:paraId="713C96D6" w14:textId="77777777" w:rsidR="00760CE0" w:rsidRPr="00760CE0" w:rsidRDefault="00760CE0" w:rsidP="00760CE0">
      <w:pPr>
        <w:pStyle w:val="Code"/>
        <w:rPr>
          <w:highlight w:val="white"/>
        </w:rPr>
      </w:pPr>
      <w:r w:rsidRPr="00760CE0">
        <w:rPr>
          <w:highlight w:val="white"/>
        </w:rPr>
        <w:t xml:space="preserve">              (operand2 is int)) { // mov ax, [bp + 2]</w:t>
      </w:r>
    </w:p>
    <w:p w14:paraId="3C737220" w14:textId="77777777" w:rsidR="00760CE0" w:rsidRPr="00760CE0" w:rsidRDefault="00760CE0" w:rsidP="00760CE0">
      <w:pPr>
        <w:pStyle w:val="Code"/>
        <w:rPr>
          <w:highlight w:val="white"/>
        </w:rPr>
      </w:pPr>
      <w:r w:rsidRPr="00760CE0">
        <w:rPr>
          <w:highlight w:val="white"/>
        </w:rPr>
        <w:t xml:space="preserve">        Register toRegister = (Register) operand0,</w:t>
      </w:r>
    </w:p>
    <w:p w14:paraId="33EDFC22" w14:textId="77777777" w:rsidR="00760CE0" w:rsidRPr="00760CE0" w:rsidRDefault="00760CE0" w:rsidP="00760CE0">
      <w:pPr>
        <w:pStyle w:val="Code"/>
        <w:rPr>
          <w:highlight w:val="white"/>
        </w:rPr>
      </w:pPr>
      <w:r w:rsidRPr="00760CE0">
        <w:rPr>
          <w:highlight w:val="white"/>
        </w:rPr>
        <w:t xml:space="preserve">                 baseRegister = (Register) operand1;</w:t>
      </w:r>
    </w:p>
    <w:p w14:paraId="4BEE7B45" w14:textId="77777777" w:rsidR="00760CE0" w:rsidRPr="00760CE0" w:rsidRDefault="00760CE0" w:rsidP="00760CE0">
      <w:pPr>
        <w:pStyle w:val="Code"/>
        <w:rPr>
          <w:highlight w:val="white"/>
        </w:rPr>
      </w:pPr>
      <w:r w:rsidRPr="00760CE0">
        <w:rPr>
          <w:highlight w:val="white"/>
        </w:rPr>
        <w:t xml:space="preserve">        int offset = (int) operand2;</w:t>
      </w:r>
    </w:p>
    <w:p w14:paraId="16FBD485" w14:textId="77777777" w:rsidR="00760CE0" w:rsidRPr="00760CE0" w:rsidRDefault="00760CE0" w:rsidP="00760CE0">
      <w:pPr>
        <w:pStyle w:val="Code"/>
        <w:rPr>
          <w:highlight w:val="white"/>
        </w:rPr>
      </w:pPr>
      <w:r w:rsidRPr="00760CE0">
        <w:rPr>
          <w:highlight w:val="white"/>
        </w:rPr>
        <w:t xml:space="preserve">        int size = SizeOfValue(offset);</w:t>
      </w:r>
    </w:p>
    <w:p w14:paraId="272C8CEB" w14:textId="77777777" w:rsidR="0045555E" w:rsidRDefault="00760CE0" w:rsidP="00760CE0">
      <w:pPr>
        <w:pStyle w:val="Code"/>
        <w:rPr>
          <w:highlight w:val="white"/>
        </w:rPr>
      </w:pPr>
      <w:r w:rsidRPr="00760CE0">
        <w:rPr>
          <w:highlight w:val="white"/>
        </w:rPr>
        <w:t xml:space="preserve">        List&lt;byte&gt; byteList =</w:t>
      </w:r>
    </w:p>
    <w:p w14:paraId="5614AC9C" w14:textId="162E759C" w:rsidR="00760CE0" w:rsidRPr="00760CE0" w:rsidRDefault="0045555E" w:rsidP="00760CE0">
      <w:pPr>
        <w:pStyle w:val="Code"/>
        <w:rPr>
          <w:highlight w:val="white"/>
        </w:rPr>
      </w:pPr>
      <w:r>
        <w:rPr>
          <w:highlight w:val="white"/>
        </w:rPr>
        <w:t xml:space="preserve">          </w:t>
      </w:r>
      <w:r w:rsidR="00760CE0" w:rsidRPr="00760CE0">
        <w:rPr>
          <w:highlight w:val="white"/>
        </w:rPr>
        <w:t>LookupByteArray(Operator, toRegister, baseRegister, size);</w:t>
      </w:r>
    </w:p>
    <w:p w14:paraId="722EC2A6" w14:textId="77777777" w:rsidR="00760CE0" w:rsidRPr="00760CE0" w:rsidRDefault="00760CE0" w:rsidP="00760CE0">
      <w:pPr>
        <w:pStyle w:val="Code"/>
        <w:rPr>
          <w:highlight w:val="white"/>
        </w:rPr>
      </w:pPr>
      <w:r w:rsidRPr="00760CE0">
        <w:rPr>
          <w:highlight w:val="white"/>
        </w:rPr>
        <w:t xml:space="preserve">        LoadByteList(byteList, byteList.Count - size, size, offset);</w:t>
      </w:r>
    </w:p>
    <w:p w14:paraId="06EE3C51" w14:textId="77777777" w:rsidR="00760CE0" w:rsidRPr="00760CE0" w:rsidRDefault="00760CE0" w:rsidP="00760CE0">
      <w:pPr>
        <w:pStyle w:val="Code"/>
        <w:rPr>
          <w:highlight w:val="white"/>
        </w:rPr>
      </w:pPr>
      <w:r w:rsidRPr="00760CE0">
        <w:rPr>
          <w:highlight w:val="white"/>
        </w:rPr>
        <w:t xml:space="preserve">        return byteList; </w:t>
      </w:r>
    </w:p>
    <w:p w14:paraId="7C8C9303" w14:textId="77777777" w:rsidR="00760CE0" w:rsidRPr="00760CE0" w:rsidRDefault="00760CE0" w:rsidP="00760CE0">
      <w:pPr>
        <w:pStyle w:val="Code"/>
        <w:rPr>
          <w:highlight w:val="white"/>
        </w:rPr>
      </w:pPr>
      <w:r w:rsidRPr="00760CE0">
        <w:rPr>
          <w:highlight w:val="white"/>
        </w:rPr>
        <w:t xml:space="preserve">      }</w:t>
      </w:r>
    </w:p>
    <w:p w14:paraId="37F0E502" w14:textId="77777777" w:rsidR="00760CE0" w:rsidRPr="00760CE0" w:rsidRDefault="00760CE0" w:rsidP="00760CE0">
      <w:pPr>
        <w:pStyle w:val="Code"/>
        <w:rPr>
          <w:highlight w:val="white"/>
        </w:rPr>
      </w:pPr>
      <w:r w:rsidRPr="00760CE0">
        <w:rPr>
          <w:highlight w:val="white"/>
        </w:rPr>
        <w:t xml:space="preserve">      // mov ax, [global + 4]; mov ax, [null + 4]</w:t>
      </w:r>
    </w:p>
    <w:p w14:paraId="2F8E4E93" w14:textId="77777777" w:rsidR="00760CE0" w:rsidRPr="00760CE0" w:rsidRDefault="00760CE0" w:rsidP="00760CE0">
      <w:pPr>
        <w:pStyle w:val="Code"/>
        <w:rPr>
          <w:highlight w:val="white"/>
        </w:rPr>
      </w:pPr>
      <w:r w:rsidRPr="00760CE0">
        <w:rPr>
          <w:highlight w:val="white"/>
        </w:rPr>
        <w:t xml:space="preserve">      else if (((operand0 is Register) &amp;&amp; (operand1 is string) &amp;&amp;</w:t>
      </w:r>
    </w:p>
    <w:p w14:paraId="016936DF" w14:textId="77777777" w:rsidR="00760CE0" w:rsidRPr="00760CE0" w:rsidRDefault="00760CE0" w:rsidP="00760CE0">
      <w:pPr>
        <w:pStyle w:val="Code"/>
        <w:rPr>
          <w:highlight w:val="white"/>
        </w:rPr>
      </w:pPr>
      <w:r w:rsidRPr="00760CE0">
        <w:rPr>
          <w:highlight w:val="white"/>
        </w:rPr>
        <w:t xml:space="preserve">                (operand2 is int)) || ((operand0 is Register) &amp;&amp;</w:t>
      </w:r>
    </w:p>
    <w:p w14:paraId="3C6AB7D8" w14:textId="77777777" w:rsidR="00760CE0" w:rsidRPr="00760CE0" w:rsidRDefault="00760CE0" w:rsidP="00760CE0">
      <w:pPr>
        <w:pStyle w:val="Code"/>
        <w:rPr>
          <w:highlight w:val="white"/>
        </w:rPr>
      </w:pPr>
      <w:r w:rsidRPr="00760CE0">
        <w:rPr>
          <w:highlight w:val="white"/>
        </w:rPr>
        <w:t xml:space="preserve">                (operand1 == null) &amp;&amp; (operand2 is int))) {</w:t>
      </w:r>
    </w:p>
    <w:p w14:paraId="651BA119" w14:textId="77777777" w:rsidR="00760CE0" w:rsidRPr="00760CE0" w:rsidRDefault="00760CE0" w:rsidP="00760CE0">
      <w:pPr>
        <w:pStyle w:val="Code"/>
        <w:rPr>
          <w:highlight w:val="white"/>
        </w:rPr>
      </w:pPr>
      <w:r w:rsidRPr="00760CE0">
        <w:rPr>
          <w:highlight w:val="white"/>
        </w:rPr>
        <w:t xml:space="preserve">        Register toRegister = (Register) operand0;</w:t>
      </w:r>
    </w:p>
    <w:p w14:paraId="70003A42" w14:textId="77777777" w:rsidR="00760CE0" w:rsidRPr="00760CE0" w:rsidRDefault="00760CE0" w:rsidP="00760CE0">
      <w:pPr>
        <w:pStyle w:val="Code"/>
        <w:rPr>
          <w:highlight w:val="white"/>
        </w:rPr>
      </w:pPr>
      <w:r w:rsidRPr="00760CE0">
        <w:rPr>
          <w:highlight w:val="white"/>
        </w:rPr>
        <w:t xml:space="preserve">        int offset = (int) operand2;</w:t>
      </w:r>
    </w:p>
    <w:p w14:paraId="53C7F1AF" w14:textId="77777777" w:rsidR="00760CE0" w:rsidRPr="00760CE0" w:rsidRDefault="00760CE0" w:rsidP="00760CE0">
      <w:pPr>
        <w:pStyle w:val="Code"/>
        <w:rPr>
          <w:highlight w:val="white"/>
        </w:rPr>
      </w:pPr>
      <w:r w:rsidRPr="00760CE0">
        <w:rPr>
          <w:highlight w:val="white"/>
        </w:rPr>
        <w:t xml:space="preserve">        List&lt;byte&gt; byteList =</w:t>
      </w:r>
    </w:p>
    <w:p w14:paraId="388F9C38" w14:textId="77777777" w:rsidR="00760CE0" w:rsidRPr="00760CE0" w:rsidRDefault="00760CE0" w:rsidP="00760CE0">
      <w:pPr>
        <w:pStyle w:val="Code"/>
        <w:rPr>
          <w:highlight w:val="white"/>
        </w:rPr>
      </w:pPr>
      <w:r w:rsidRPr="00760CE0">
        <w:rPr>
          <w:highlight w:val="white"/>
        </w:rPr>
        <w:t xml:space="preserve">          LookupByteArray(Operator, toRegister, null, TypeSize.PointerSize);</w:t>
      </w:r>
    </w:p>
    <w:p w14:paraId="7868DB6B"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69B69839" w14:textId="77777777" w:rsidR="00760CE0" w:rsidRPr="00760CE0" w:rsidRDefault="00760CE0" w:rsidP="00760CE0">
      <w:pPr>
        <w:pStyle w:val="Code"/>
        <w:rPr>
          <w:highlight w:val="white"/>
        </w:rPr>
      </w:pPr>
      <w:r w:rsidRPr="00760CE0">
        <w:rPr>
          <w:highlight w:val="white"/>
        </w:rPr>
        <w:t xml:space="preserve">                     TypeSize.PointerSize, offset);</w:t>
      </w:r>
    </w:p>
    <w:p w14:paraId="1CFAA265" w14:textId="77777777" w:rsidR="00760CE0" w:rsidRPr="00760CE0" w:rsidRDefault="00760CE0" w:rsidP="00760CE0">
      <w:pPr>
        <w:pStyle w:val="Code"/>
        <w:rPr>
          <w:highlight w:val="white"/>
        </w:rPr>
      </w:pPr>
      <w:r w:rsidRPr="00760CE0">
        <w:rPr>
          <w:highlight w:val="white"/>
        </w:rPr>
        <w:t xml:space="preserve">        return byteList; </w:t>
      </w:r>
    </w:p>
    <w:p w14:paraId="5634AE71" w14:textId="77777777" w:rsidR="00760CE0" w:rsidRPr="00760CE0" w:rsidRDefault="00760CE0" w:rsidP="00760CE0">
      <w:pPr>
        <w:pStyle w:val="Code"/>
        <w:rPr>
          <w:highlight w:val="white"/>
        </w:rPr>
      </w:pPr>
      <w:r w:rsidRPr="00760CE0">
        <w:rPr>
          <w:highlight w:val="white"/>
        </w:rPr>
        <w:t xml:space="preserve">      }</w:t>
      </w:r>
    </w:p>
    <w:p w14:paraId="3E151645" w14:textId="77777777" w:rsidR="00760CE0" w:rsidRPr="00760CE0" w:rsidRDefault="00760CE0" w:rsidP="00760CE0">
      <w:pPr>
        <w:pStyle w:val="Code"/>
        <w:rPr>
          <w:highlight w:val="white"/>
        </w:rPr>
      </w:pPr>
      <w:r w:rsidRPr="00760CE0">
        <w:rPr>
          <w:highlight w:val="white"/>
        </w:rPr>
        <w:t xml:space="preserve">      else if ((operand0 is Register) &amp;&amp; (operand1 is int) &amp;&amp;</w:t>
      </w:r>
    </w:p>
    <w:p w14:paraId="4A041A26" w14:textId="77777777" w:rsidR="00760CE0" w:rsidRPr="00760CE0" w:rsidRDefault="00760CE0" w:rsidP="00760CE0">
      <w:pPr>
        <w:pStyle w:val="Code"/>
        <w:rPr>
          <w:highlight w:val="white"/>
        </w:rPr>
      </w:pPr>
      <w:r w:rsidRPr="00760CE0">
        <w:rPr>
          <w:highlight w:val="white"/>
        </w:rPr>
        <w:t xml:space="preserve">               (operand2 is Register)) { // mov [bp + 2], ax</w:t>
      </w:r>
    </w:p>
    <w:p w14:paraId="1A6C0FC7" w14:textId="77777777" w:rsidR="00760CE0" w:rsidRPr="00760CE0" w:rsidRDefault="00760CE0" w:rsidP="00760CE0">
      <w:pPr>
        <w:pStyle w:val="Code"/>
        <w:rPr>
          <w:highlight w:val="white"/>
        </w:rPr>
      </w:pPr>
      <w:r w:rsidRPr="00760CE0">
        <w:rPr>
          <w:highlight w:val="white"/>
        </w:rPr>
        <w:t xml:space="preserve">        Register baseRegister = (Register) operand0,</w:t>
      </w:r>
    </w:p>
    <w:p w14:paraId="3EA61551" w14:textId="77777777" w:rsidR="00760CE0" w:rsidRPr="00760CE0" w:rsidRDefault="00760CE0" w:rsidP="00760CE0">
      <w:pPr>
        <w:pStyle w:val="Code"/>
        <w:rPr>
          <w:highlight w:val="white"/>
        </w:rPr>
      </w:pPr>
      <w:r w:rsidRPr="00760CE0">
        <w:rPr>
          <w:highlight w:val="white"/>
        </w:rPr>
        <w:t xml:space="preserve">                 fromRegister = (Register) operand2;</w:t>
      </w:r>
    </w:p>
    <w:p w14:paraId="048C9DF8" w14:textId="77777777" w:rsidR="00760CE0" w:rsidRPr="00760CE0" w:rsidRDefault="00760CE0" w:rsidP="00760CE0">
      <w:pPr>
        <w:pStyle w:val="Code"/>
        <w:rPr>
          <w:highlight w:val="white"/>
        </w:rPr>
      </w:pPr>
      <w:r w:rsidRPr="00760CE0">
        <w:rPr>
          <w:highlight w:val="white"/>
        </w:rPr>
        <w:t xml:space="preserve">        int offset = (int) operand1;</w:t>
      </w:r>
    </w:p>
    <w:p w14:paraId="2194E8E5" w14:textId="77777777" w:rsidR="00760CE0" w:rsidRPr="00760CE0" w:rsidRDefault="00760CE0" w:rsidP="00760CE0">
      <w:pPr>
        <w:pStyle w:val="Code"/>
        <w:rPr>
          <w:highlight w:val="white"/>
        </w:rPr>
      </w:pPr>
      <w:r w:rsidRPr="00760CE0">
        <w:rPr>
          <w:highlight w:val="white"/>
        </w:rPr>
        <w:t xml:space="preserve">        int size = SizeOfValue(offset);</w:t>
      </w:r>
    </w:p>
    <w:p w14:paraId="68B75CB3" w14:textId="77777777" w:rsidR="00760CE0" w:rsidRPr="00760CE0" w:rsidRDefault="00760CE0" w:rsidP="00760CE0">
      <w:pPr>
        <w:pStyle w:val="Code"/>
        <w:rPr>
          <w:highlight w:val="white"/>
        </w:rPr>
      </w:pPr>
      <w:r w:rsidRPr="00760CE0">
        <w:rPr>
          <w:highlight w:val="white"/>
        </w:rPr>
        <w:t xml:space="preserve">        List&lt;byte&gt; byteList =</w:t>
      </w:r>
    </w:p>
    <w:p w14:paraId="5D6C321E" w14:textId="77777777" w:rsidR="00760CE0" w:rsidRPr="00760CE0" w:rsidRDefault="00760CE0" w:rsidP="00760CE0">
      <w:pPr>
        <w:pStyle w:val="Code"/>
        <w:rPr>
          <w:highlight w:val="white"/>
        </w:rPr>
      </w:pPr>
      <w:r w:rsidRPr="00760CE0">
        <w:rPr>
          <w:highlight w:val="white"/>
        </w:rPr>
        <w:t xml:space="preserve">          LookupByteArray(Operator, baseRegister, size, fromRegister);</w:t>
      </w:r>
    </w:p>
    <w:p w14:paraId="1ACB82BD" w14:textId="77777777" w:rsidR="00760CE0" w:rsidRPr="00760CE0" w:rsidRDefault="00760CE0" w:rsidP="00760CE0">
      <w:pPr>
        <w:pStyle w:val="Code"/>
        <w:rPr>
          <w:highlight w:val="white"/>
        </w:rPr>
      </w:pPr>
      <w:r w:rsidRPr="00760CE0">
        <w:rPr>
          <w:highlight w:val="white"/>
        </w:rPr>
        <w:t xml:space="preserve">        LoadByteList(byteList, byteList.Count - size, size, offset);</w:t>
      </w:r>
    </w:p>
    <w:p w14:paraId="0C635E56" w14:textId="77777777" w:rsidR="00760CE0" w:rsidRPr="00760CE0" w:rsidRDefault="00760CE0" w:rsidP="00760CE0">
      <w:pPr>
        <w:pStyle w:val="Code"/>
        <w:rPr>
          <w:highlight w:val="white"/>
        </w:rPr>
      </w:pPr>
      <w:r w:rsidRPr="00760CE0">
        <w:rPr>
          <w:highlight w:val="white"/>
        </w:rPr>
        <w:t xml:space="preserve">        return byteList; </w:t>
      </w:r>
    </w:p>
    <w:p w14:paraId="5B26BC44" w14:textId="77777777" w:rsidR="00760CE0" w:rsidRPr="00760CE0" w:rsidRDefault="00760CE0" w:rsidP="00760CE0">
      <w:pPr>
        <w:pStyle w:val="Code"/>
        <w:rPr>
          <w:highlight w:val="white"/>
        </w:rPr>
      </w:pPr>
      <w:r w:rsidRPr="00760CE0">
        <w:rPr>
          <w:highlight w:val="white"/>
        </w:rPr>
        <w:t xml:space="preserve">      }</w:t>
      </w:r>
    </w:p>
    <w:p w14:paraId="7811714A" w14:textId="77777777" w:rsidR="00760CE0" w:rsidRPr="00760CE0" w:rsidRDefault="00760CE0" w:rsidP="00760CE0">
      <w:pPr>
        <w:pStyle w:val="Code"/>
        <w:rPr>
          <w:highlight w:val="white"/>
        </w:rPr>
      </w:pPr>
      <w:r w:rsidRPr="00760CE0">
        <w:rPr>
          <w:highlight w:val="white"/>
        </w:rPr>
        <w:t xml:space="preserve">      // mov [global + 4], ax; mov [null + 4], ax</w:t>
      </w:r>
    </w:p>
    <w:p w14:paraId="503415FF" w14:textId="77777777" w:rsidR="00760CE0" w:rsidRPr="00760CE0" w:rsidRDefault="00760CE0" w:rsidP="00760CE0">
      <w:pPr>
        <w:pStyle w:val="Code"/>
        <w:rPr>
          <w:highlight w:val="white"/>
        </w:rPr>
      </w:pPr>
      <w:r w:rsidRPr="00760CE0">
        <w:rPr>
          <w:highlight w:val="white"/>
        </w:rPr>
        <w:t xml:space="preserve">      else if ((operand1 is int) &amp;&amp; (operand2 is Register)) {</w:t>
      </w:r>
    </w:p>
    <w:p w14:paraId="793CCA0D" w14:textId="77777777" w:rsidR="00760CE0" w:rsidRPr="00760CE0" w:rsidRDefault="00760CE0" w:rsidP="00760CE0">
      <w:pPr>
        <w:pStyle w:val="Code"/>
        <w:rPr>
          <w:highlight w:val="white"/>
        </w:rPr>
      </w:pPr>
      <w:r w:rsidRPr="00760CE0">
        <w:rPr>
          <w:highlight w:val="white"/>
        </w:rPr>
        <w:lastRenderedPageBreak/>
        <w:t xml:space="preserve">        Assert.ErrorXXX((operand0 is string) || (operand0 == null));</w:t>
      </w:r>
    </w:p>
    <w:p w14:paraId="2C203C93" w14:textId="77777777" w:rsidR="00760CE0" w:rsidRPr="00760CE0" w:rsidRDefault="00760CE0" w:rsidP="00760CE0">
      <w:pPr>
        <w:pStyle w:val="Code"/>
        <w:rPr>
          <w:highlight w:val="white"/>
        </w:rPr>
      </w:pPr>
      <w:r w:rsidRPr="00760CE0">
        <w:rPr>
          <w:highlight w:val="white"/>
        </w:rPr>
        <w:t xml:space="preserve">        int offset = (int)operand1;</w:t>
      </w:r>
    </w:p>
    <w:p w14:paraId="6BC0A3F3" w14:textId="77777777" w:rsidR="00760CE0" w:rsidRPr="00760CE0" w:rsidRDefault="00760CE0" w:rsidP="00760CE0">
      <w:pPr>
        <w:pStyle w:val="Code"/>
        <w:rPr>
          <w:highlight w:val="white"/>
        </w:rPr>
      </w:pPr>
      <w:r w:rsidRPr="00760CE0">
        <w:rPr>
          <w:highlight w:val="white"/>
        </w:rPr>
        <w:t xml:space="preserve">        Register fromRegister = (Register)operand2;</w:t>
      </w:r>
    </w:p>
    <w:p w14:paraId="585E853B" w14:textId="77777777" w:rsidR="00760CE0" w:rsidRPr="00760CE0" w:rsidRDefault="00760CE0" w:rsidP="00760CE0">
      <w:pPr>
        <w:pStyle w:val="Code"/>
        <w:rPr>
          <w:highlight w:val="white"/>
        </w:rPr>
      </w:pPr>
      <w:r w:rsidRPr="00760CE0">
        <w:rPr>
          <w:highlight w:val="white"/>
        </w:rPr>
        <w:t xml:space="preserve">        List&lt;byte&gt; byteList =</w:t>
      </w:r>
    </w:p>
    <w:p w14:paraId="3D2A0E43" w14:textId="77777777" w:rsidR="00760CE0" w:rsidRPr="00760CE0" w:rsidRDefault="00760CE0" w:rsidP="00760CE0">
      <w:pPr>
        <w:pStyle w:val="Code"/>
        <w:rPr>
          <w:highlight w:val="white"/>
        </w:rPr>
      </w:pPr>
      <w:r w:rsidRPr="00760CE0">
        <w:rPr>
          <w:highlight w:val="white"/>
        </w:rPr>
        <w:t xml:space="preserve">          LookupByteArray(Operator, null, TypeSize.PointerSize, fromRegister);</w:t>
      </w:r>
    </w:p>
    <w:p w14:paraId="1171F46A"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5BBA3257" w14:textId="77777777" w:rsidR="00760CE0" w:rsidRPr="00760CE0" w:rsidRDefault="00760CE0" w:rsidP="00760CE0">
      <w:pPr>
        <w:pStyle w:val="Code"/>
        <w:rPr>
          <w:highlight w:val="white"/>
        </w:rPr>
      </w:pPr>
      <w:r w:rsidRPr="00760CE0">
        <w:rPr>
          <w:highlight w:val="white"/>
        </w:rPr>
        <w:t xml:space="preserve">                     TypeSize.PointerSize, offset);</w:t>
      </w:r>
    </w:p>
    <w:p w14:paraId="112A176A" w14:textId="77777777" w:rsidR="00760CE0" w:rsidRPr="00760CE0" w:rsidRDefault="00760CE0" w:rsidP="00760CE0">
      <w:pPr>
        <w:pStyle w:val="Code"/>
        <w:rPr>
          <w:highlight w:val="white"/>
        </w:rPr>
      </w:pPr>
      <w:r w:rsidRPr="00760CE0">
        <w:rPr>
          <w:highlight w:val="white"/>
        </w:rPr>
        <w:t xml:space="preserve">        return byteList; </w:t>
      </w:r>
    </w:p>
    <w:p w14:paraId="16D0EEE3" w14:textId="77777777" w:rsidR="00760CE0" w:rsidRPr="00760CE0" w:rsidRDefault="00760CE0" w:rsidP="00760CE0">
      <w:pPr>
        <w:pStyle w:val="Code"/>
        <w:rPr>
          <w:highlight w:val="white"/>
        </w:rPr>
      </w:pPr>
      <w:r w:rsidRPr="00760CE0">
        <w:rPr>
          <w:highlight w:val="white"/>
        </w:rPr>
        <w:t xml:space="preserve">      }</w:t>
      </w:r>
    </w:p>
    <w:p w14:paraId="686948D6" w14:textId="77777777" w:rsidR="00760CE0" w:rsidRPr="00760CE0" w:rsidRDefault="00760CE0" w:rsidP="00760CE0">
      <w:pPr>
        <w:pStyle w:val="Code"/>
        <w:rPr>
          <w:highlight w:val="white"/>
        </w:rPr>
      </w:pPr>
      <w:r w:rsidRPr="00760CE0">
        <w:rPr>
          <w:highlight w:val="white"/>
        </w:rPr>
        <w:t xml:space="preserve">      else if ((operand0 is Register) &amp;&amp; (operand1 is int) &amp;&amp;</w:t>
      </w:r>
    </w:p>
    <w:p w14:paraId="2A1C39CC" w14:textId="77777777" w:rsidR="00760CE0" w:rsidRPr="00760CE0" w:rsidRDefault="00760CE0" w:rsidP="00760CE0">
      <w:pPr>
        <w:pStyle w:val="Code"/>
        <w:rPr>
          <w:highlight w:val="white"/>
        </w:rPr>
      </w:pPr>
      <w:r w:rsidRPr="00760CE0">
        <w:rPr>
          <w:highlight w:val="white"/>
        </w:rPr>
        <w:t xml:space="preserve">               (operand2 is BigInteger)) { // mov [bp + 2], 123</w:t>
      </w:r>
    </w:p>
    <w:p w14:paraId="17E20AD9" w14:textId="77777777" w:rsidR="00760CE0" w:rsidRPr="00760CE0" w:rsidRDefault="00760CE0" w:rsidP="00760CE0">
      <w:pPr>
        <w:pStyle w:val="Code"/>
        <w:rPr>
          <w:highlight w:val="white"/>
        </w:rPr>
      </w:pPr>
      <w:r w:rsidRPr="00760CE0">
        <w:rPr>
          <w:highlight w:val="white"/>
        </w:rPr>
        <w:t xml:space="preserve">        Register baseRegister = (Register) operand0;</w:t>
      </w:r>
    </w:p>
    <w:p w14:paraId="55C6E219" w14:textId="77777777" w:rsidR="00760CE0" w:rsidRPr="00760CE0" w:rsidRDefault="00760CE0" w:rsidP="00760CE0">
      <w:pPr>
        <w:pStyle w:val="Code"/>
        <w:rPr>
          <w:highlight w:val="white"/>
        </w:rPr>
      </w:pPr>
      <w:r w:rsidRPr="00760CE0">
        <w:rPr>
          <w:highlight w:val="white"/>
        </w:rPr>
        <w:t xml:space="preserve">        int offset = (int) operand1;</w:t>
      </w:r>
    </w:p>
    <w:p w14:paraId="49DCCCEC" w14:textId="77777777" w:rsidR="00760CE0" w:rsidRPr="00760CE0" w:rsidRDefault="00760CE0" w:rsidP="00760CE0">
      <w:pPr>
        <w:pStyle w:val="Code"/>
        <w:rPr>
          <w:highlight w:val="white"/>
        </w:rPr>
      </w:pPr>
      <w:r w:rsidRPr="00760CE0">
        <w:rPr>
          <w:highlight w:val="white"/>
        </w:rPr>
        <w:t xml:space="preserve">        BigInteger value = (BigInteger) operand2;</w:t>
      </w:r>
    </w:p>
    <w:p w14:paraId="36AE4C88" w14:textId="77777777" w:rsidR="00760CE0" w:rsidRPr="00760CE0" w:rsidRDefault="00760CE0" w:rsidP="00760CE0">
      <w:pPr>
        <w:pStyle w:val="Code"/>
        <w:rPr>
          <w:highlight w:val="white"/>
        </w:rPr>
      </w:pPr>
      <w:r w:rsidRPr="00760CE0">
        <w:rPr>
          <w:highlight w:val="white"/>
        </w:rPr>
        <w:t xml:space="preserve">        int offsetSize = SizeOfValue(offset),</w:t>
      </w:r>
    </w:p>
    <w:p w14:paraId="57BACC3B" w14:textId="77777777" w:rsidR="00760CE0" w:rsidRPr="00760CE0" w:rsidRDefault="00760CE0" w:rsidP="00760CE0">
      <w:pPr>
        <w:pStyle w:val="Code"/>
        <w:rPr>
          <w:highlight w:val="white"/>
        </w:rPr>
      </w:pPr>
      <w:r w:rsidRPr="00760CE0">
        <w:rPr>
          <w:highlight w:val="white"/>
        </w:rPr>
        <w:t xml:space="preserve">            valueSize = SizeOfValue(value, Operator);</w:t>
      </w:r>
    </w:p>
    <w:p w14:paraId="3439D092" w14:textId="77777777" w:rsidR="00760CE0" w:rsidRPr="00760CE0" w:rsidRDefault="00760CE0" w:rsidP="00760CE0">
      <w:pPr>
        <w:pStyle w:val="Code"/>
        <w:rPr>
          <w:highlight w:val="white"/>
        </w:rPr>
      </w:pPr>
      <w:r w:rsidRPr="00760CE0">
        <w:rPr>
          <w:highlight w:val="white"/>
        </w:rPr>
        <w:t xml:space="preserve">        List&lt;byte&gt; byteList =</w:t>
      </w:r>
    </w:p>
    <w:p w14:paraId="2903426A" w14:textId="77777777" w:rsidR="00760CE0" w:rsidRPr="00760CE0" w:rsidRDefault="00760CE0" w:rsidP="00760CE0">
      <w:pPr>
        <w:pStyle w:val="Code"/>
        <w:rPr>
          <w:highlight w:val="white"/>
        </w:rPr>
      </w:pPr>
      <w:r w:rsidRPr="00760CE0">
        <w:rPr>
          <w:highlight w:val="white"/>
        </w:rPr>
        <w:t xml:space="preserve">          LookupByteArray(Operator, baseRegister, offsetSize, valueSize);</w:t>
      </w:r>
    </w:p>
    <w:p w14:paraId="7D179A05" w14:textId="77777777" w:rsidR="00760CE0" w:rsidRPr="00760CE0" w:rsidRDefault="00760CE0" w:rsidP="00760CE0">
      <w:pPr>
        <w:pStyle w:val="Code"/>
        <w:rPr>
          <w:highlight w:val="white"/>
        </w:rPr>
      </w:pPr>
      <w:r w:rsidRPr="00760CE0">
        <w:rPr>
          <w:highlight w:val="white"/>
        </w:rPr>
        <w:t xml:space="preserve">        LoadByteList(byteList, byteList.Count - (offsetSize + valueSize),</w:t>
      </w:r>
    </w:p>
    <w:p w14:paraId="0D7CB6E4" w14:textId="77777777" w:rsidR="00760CE0" w:rsidRPr="00760CE0" w:rsidRDefault="00760CE0" w:rsidP="00760CE0">
      <w:pPr>
        <w:pStyle w:val="Code"/>
        <w:rPr>
          <w:highlight w:val="white"/>
        </w:rPr>
      </w:pPr>
      <w:r w:rsidRPr="00760CE0">
        <w:rPr>
          <w:highlight w:val="white"/>
        </w:rPr>
        <w:t xml:space="preserve">                     offsetSize, offset);</w:t>
      </w:r>
    </w:p>
    <w:p w14:paraId="04811316" w14:textId="77777777" w:rsidR="00760CE0" w:rsidRPr="00760CE0" w:rsidRDefault="00760CE0" w:rsidP="00760CE0">
      <w:pPr>
        <w:pStyle w:val="Code"/>
        <w:rPr>
          <w:highlight w:val="white"/>
        </w:rPr>
      </w:pPr>
      <w:r w:rsidRPr="00760CE0">
        <w:rPr>
          <w:highlight w:val="white"/>
        </w:rPr>
        <w:t xml:space="preserve">        LoadByteList(byteList, byteList.Count - valueSize,</w:t>
      </w:r>
    </w:p>
    <w:p w14:paraId="66C5E6B1" w14:textId="77777777" w:rsidR="00760CE0" w:rsidRPr="00760CE0" w:rsidRDefault="00760CE0" w:rsidP="00760CE0">
      <w:pPr>
        <w:pStyle w:val="Code"/>
        <w:rPr>
          <w:highlight w:val="white"/>
        </w:rPr>
      </w:pPr>
      <w:r w:rsidRPr="00760CE0">
        <w:rPr>
          <w:highlight w:val="white"/>
        </w:rPr>
        <w:t xml:space="preserve">                     valueSize, value);</w:t>
      </w:r>
    </w:p>
    <w:p w14:paraId="512FFAE0" w14:textId="77777777" w:rsidR="00760CE0" w:rsidRPr="00760CE0" w:rsidRDefault="00760CE0" w:rsidP="00760CE0">
      <w:pPr>
        <w:pStyle w:val="Code"/>
        <w:rPr>
          <w:highlight w:val="white"/>
        </w:rPr>
      </w:pPr>
      <w:r w:rsidRPr="00760CE0">
        <w:rPr>
          <w:highlight w:val="white"/>
        </w:rPr>
        <w:t xml:space="preserve">        return byteList;</w:t>
      </w:r>
    </w:p>
    <w:p w14:paraId="38B856C4" w14:textId="77777777" w:rsidR="00760CE0" w:rsidRPr="00760CE0" w:rsidRDefault="00760CE0" w:rsidP="00760CE0">
      <w:pPr>
        <w:pStyle w:val="Code"/>
        <w:rPr>
          <w:highlight w:val="white"/>
        </w:rPr>
      </w:pPr>
      <w:r w:rsidRPr="00760CE0">
        <w:rPr>
          <w:highlight w:val="white"/>
        </w:rPr>
        <w:t xml:space="preserve">      }</w:t>
      </w:r>
    </w:p>
    <w:p w14:paraId="12E56C8E" w14:textId="77777777" w:rsidR="00760CE0" w:rsidRPr="00760CE0" w:rsidRDefault="00760CE0" w:rsidP="00760CE0">
      <w:pPr>
        <w:pStyle w:val="Code"/>
        <w:rPr>
          <w:highlight w:val="white"/>
        </w:rPr>
      </w:pPr>
      <w:r w:rsidRPr="00760CE0">
        <w:rPr>
          <w:highlight w:val="white"/>
        </w:rPr>
        <w:t xml:space="preserve">      else if ((operand0 is Register) &amp;&amp; (operand1 is int) &amp;&amp;</w:t>
      </w:r>
    </w:p>
    <w:p w14:paraId="068244C7" w14:textId="77777777" w:rsidR="00760CE0" w:rsidRPr="00760CE0" w:rsidRDefault="00760CE0" w:rsidP="00760CE0">
      <w:pPr>
        <w:pStyle w:val="Code"/>
        <w:rPr>
          <w:highlight w:val="white"/>
        </w:rPr>
      </w:pPr>
      <w:r w:rsidRPr="00760CE0">
        <w:rPr>
          <w:highlight w:val="white"/>
        </w:rPr>
        <w:t xml:space="preserve">               (operand2 is string)) { // mov [bp + 2], global</w:t>
      </w:r>
    </w:p>
    <w:p w14:paraId="4E953AD1" w14:textId="77777777" w:rsidR="00760CE0" w:rsidRPr="00760CE0" w:rsidRDefault="00760CE0" w:rsidP="00760CE0">
      <w:pPr>
        <w:pStyle w:val="Code"/>
        <w:rPr>
          <w:highlight w:val="white"/>
        </w:rPr>
      </w:pPr>
      <w:r w:rsidRPr="00760CE0">
        <w:rPr>
          <w:highlight w:val="white"/>
        </w:rPr>
        <w:t xml:space="preserve">        Register baseRegister = (Register) operand0;</w:t>
      </w:r>
    </w:p>
    <w:p w14:paraId="4DFE4A6D" w14:textId="77777777" w:rsidR="00760CE0" w:rsidRPr="00760CE0" w:rsidRDefault="00760CE0" w:rsidP="00760CE0">
      <w:pPr>
        <w:pStyle w:val="Code"/>
        <w:rPr>
          <w:highlight w:val="white"/>
        </w:rPr>
      </w:pPr>
      <w:r w:rsidRPr="00760CE0">
        <w:rPr>
          <w:highlight w:val="white"/>
        </w:rPr>
        <w:t xml:space="preserve">        int offset = (int) operand1;</w:t>
      </w:r>
    </w:p>
    <w:p w14:paraId="2F7A2405" w14:textId="77777777" w:rsidR="00760CE0" w:rsidRPr="00760CE0" w:rsidRDefault="00760CE0" w:rsidP="00760CE0">
      <w:pPr>
        <w:pStyle w:val="Code"/>
        <w:rPr>
          <w:highlight w:val="white"/>
        </w:rPr>
      </w:pPr>
      <w:r w:rsidRPr="00760CE0">
        <w:rPr>
          <w:highlight w:val="white"/>
        </w:rPr>
        <w:t xml:space="preserve">        int offsetSize = SizeOfValue(offset);</w:t>
      </w:r>
    </w:p>
    <w:p w14:paraId="7BC4A748" w14:textId="77777777" w:rsidR="00760CE0" w:rsidRPr="00760CE0" w:rsidRDefault="00760CE0" w:rsidP="00760CE0">
      <w:pPr>
        <w:pStyle w:val="Code"/>
        <w:rPr>
          <w:highlight w:val="white"/>
        </w:rPr>
      </w:pPr>
      <w:r w:rsidRPr="00760CE0">
        <w:rPr>
          <w:highlight w:val="white"/>
        </w:rPr>
        <w:t xml:space="preserve">        List&lt;byte&gt; byteList =</w:t>
      </w:r>
    </w:p>
    <w:p w14:paraId="53936964" w14:textId="77777777" w:rsidR="0045555E" w:rsidRDefault="00760CE0" w:rsidP="00760CE0">
      <w:pPr>
        <w:pStyle w:val="Code"/>
        <w:rPr>
          <w:highlight w:val="white"/>
        </w:rPr>
      </w:pPr>
      <w:r w:rsidRPr="00760CE0">
        <w:rPr>
          <w:highlight w:val="white"/>
        </w:rPr>
        <w:t xml:space="preserve">          LookupByteArray(Operator, baseRegister, offsetSize,</w:t>
      </w:r>
    </w:p>
    <w:p w14:paraId="425282B2" w14:textId="0AC18BBD" w:rsidR="00760CE0" w:rsidRPr="00760CE0" w:rsidRDefault="0045555E" w:rsidP="00760CE0">
      <w:pPr>
        <w:pStyle w:val="Code"/>
        <w:rPr>
          <w:highlight w:val="white"/>
        </w:rPr>
      </w:pPr>
      <w:r>
        <w:rPr>
          <w:highlight w:val="white"/>
        </w:rPr>
        <w:t xml:space="preserve">                         </w:t>
      </w:r>
      <w:r w:rsidR="00760CE0" w:rsidRPr="00760CE0">
        <w:rPr>
          <w:highlight w:val="white"/>
        </w:rPr>
        <w:t xml:space="preserve"> TypeSize.PointerSize);</w:t>
      </w:r>
    </w:p>
    <w:p w14:paraId="726CC525" w14:textId="77777777" w:rsidR="00760CE0" w:rsidRPr="00760CE0" w:rsidRDefault="00760CE0" w:rsidP="00760CE0">
      <w:pPr>
        <w:pStyle w:val="Code"/>
        <w:rPr>
          <w:highlight w:val="white"/>
        </w:rPr>
      </w:pPr>
      <w:r w:rsidRPr="00760CE0">
        <w:rPr>
          <w:highlight w:val="white"/>
        </w:rPr>
        <w:t xml:space="preserve">        LoadByteList(byteList, byteList.Count -</w:t>
      </w:r>
    </w:p>
    <w:p w14:paraId="51D41E84" w14:textId="77777777" w:rsidR="00760CE0" w:rsidRPr="00760CE0" w:rsidRDefault="00760CE0" w:rsidP="00760CE0">
      <w:pPr>
        <w:pStyle w:val="Code"/>
        <w:rPr>
          <w:highlight w:val="white"/>
        </w:rPr>
      </w:pPr>
      <w:r w:rsidRPr="00760CE0">
        <w:rPr>
          <w:highlight w:val="white"/>
        </w:rPr>
        <w:t xml:space="preserve">                    (offsetSize + TypeSize.PointerSize), offsetSize, offset);</w:t>
      </w:r>
    </w:p>
    <w:p w14:paraId="51A39461"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0B8032B2" w14:textId="77777777" w:rsidR="00760CE0" w:rsidRPr="00760CE0" w:rsidRDefault="00760CE0" w:rsidP="00760CE0">
      <w:pPr>
        <w:pStyle w:val="Code"/>
        <w:rPr>
          <w:highlight w:val="white"/>
        </w:rPr>
      </w:pPr>
      <w:r w:rsidRPr="00760CE0">
        <w:rPr>
          <w:highlight w:val="white"/>
        </w:rPr>
        <w:t xml:space="preserve">                     TypeSize.PointerSize, 0);</w:t>
      </w:r>
    </w:p>
    <w:p w14:paraId="502587E4" w14:textId="77777777" w:rsidR="00760CE0" w:rsidRPr="00760CE0" w:rsidRDefault="00760CE0" w:rsidP="00760CE0">
      <w:pPr>
        <w:pStyle w:val="Code"/>
        <w:rPr>
          <w:highlight w:val="white"/>
        </w:rPr>
      </w:pPr>
      <w:r w:rsidRPr="00760CE0">
        <w:rPr>
          <w:highlight w:val="white"/>
        </w:rPr>
        <w:t xml:space="preserve">        return byteList; </w:t>
      </w:r>
    </w:p>
    <w:p w14:paraId="4ADB1CA1" w14:textId="77777777" w:rsidR="00760CE0" w:rsidRPr="00760CE0" w:rsidRDefault="00760CE0" w:rsidP="00760CE0">
      <w:pPr>
        <w:pStyle w:val="Code"/>
        <w:rPr>
          <w:highlight w:val="white"/>
        </w:rPr>
      </w:pPr>
      <w:r w:rsidRPr="00760CE0">
        <w:rPr>
          <w:highlight w:val="white"/>
        </w:rPr>
        <w:t xml:space="preserve">      }</w:t>
      </w:r>
    </w:p>
    <w:p w14:paraId="52E62E6B" w14:textId="77777777" w:rsidR="00760CE0" w:rsidRPr="00760CE0" w:rsidRDefault="00760CE0" w:rsidP="00760CE0">
      <w:pPr>
        <w:pStyle w:val="Code"/>
        <w:rPr>
          <w:highlight w:val="white"/>
        </w:rPr>
      </w:pPr>
      <w:r w:rsidRPr="00760CE0">
        <w:rPr>
          <w:highlight w:val="white"/>
        </w:rPr>
        <w:t xml:space="preserve">      // mov [global + 4], 123; mov [null + 4], 123</w:t>
      </w:r>
    </w:p>
    <w:p w14:paraId="638FA838" w14:textId="77777777" w:rsidR="00760CE0" w:rsidRPr="00760CE0" w:rsidRDefault="00760CE0" w:rsidP="00760CE0">
      <w:pPr>
        <w:pStyle w:val="Code"/>
        <w:rPr>
          <w:highlight w:val="white"/>
        </w:rPr>
      </w:pPr>
      <w:r w:rsidRPr="00760CE0">
        <w:rPr>
          <w:highlight w:val="white"/>
        </w:rPr>
        <w:t xml:space="preserve">      else if ((operand1 is int) &amp;&amp; (operand2 is BigInteger)) {</w:t>
      </w:r>
    </w:p>
    <w:p w14:paraId="19355505" w14:textId="77777777" w:rsidR="00760CE0" w:rsidRPr="00760CE0" w:rsidRDefault="00760CE0" w:rsidP="00760CE0">
      <w:pPr>
        <w:pStyle w:val="Code"/>
        <w:rPr>
          <w:highlight w:val="white"/>
        </w:rPr>
      </w:pPr>
      <w:r w:rsidRPr="00760CE0">
        <w:rPr>
          <w:highlight w:val="white"/>
        </w:rPr>
        <w:t xml:space="preserve">        Assert.ErrorXXX((operand0 is string) || (operand0 == null));</w:t>
      </w:r>
    </w:p>
    <w:p w14:paraId="2E0B7124" w14:textId="77777777" w:rsidR="00760CE0" w:rsidRPr="00760CE0" w:rsidRDefault="00760CE0" w:rsidP="00760CE0">
      <w:pPr>
        <w:pStyle w:val="Code"/>
        <w:rPr>
          <w:highlight w:val="white"/>
        </w:rPr>
      </w:pPr>
      <w:r w:rsidRPr="00760CE0">
        <w:rPr>
          <w:highlight w:val="white"/>
        </w:rPr>
        <w:t xml:space="preserve">        int offset = (int) operand1;</w:t>
      </w:r>
    </w:p>
    <w:p w14:paraId="08004122" w14:textId="77777777" w:rsidR="00760CE0" w:rsidRPr="00760CE0" w:rsidRDefault="00760CE0" w:rsidP="00760CE0">
      <w:pPr>
        <w:pStyle w:val="Code"/>
        <w:rPr>
          <w:highlight w:val="white"/>
        </w:rPr>
      </w:pPr>
      <w:r w:rsidRPr="00760CE0">
        <w:rPr>
          <w:highlight w:val="white"/>
        </w:rPr>
        <w:t xml:space="preserve">        BigInteger value = (BigInteger) operand2;</w:t>
      </w:r>
    </w:p>
    <w:p w14:paraId="0CCF5AAB" w14:textId="77777777" w:rsidR="00760CE0" w:rsidRPr="00760CE0" w:rsidRDefault="00760CE0" w:rsidP="00760CE0">
      <w:pPr>
        <w:pStyle w:val="Code"/>
        <w:rPr>
          <w:highlight w:val="white"/>
        </w:rPr>
      </w:pPr>
      <w:r w:rsidRPr="00760CE0">
        <w:rPr>
          <w:highlight w:val="white"/>
        </w:rPr>
        <w:t xml:space="preserve">        int valueSize = SizeOfValue(value, Operator);</w:t>
      </w:r>
    </w:p>
    <w:p w14:paraId="09D61722" w14:textId="77777777" w:rsidR="00760CE0" w:rsidRPr="00760CE0" w:rsidRDefault="00760CE0" w:rsidP="00760CE0">
      <w:pPr>
        <w:pStyle w:val="Code"/>
        <w:rPr>
          <w:highlight w:val="white"/>
        </w:rPr>
      </w:pPr>
      <w:r w:rsidRPr="00760CE0">
        <w:rPr>
          <w:highlight w:val="white"/>
        </w:rPr>
        <w:t xml:space="preserve">        List&lt;byte&gt; byteList =</w:t>
      </w:r>
    </w:p>
    <w:p w14:paraId="754231FD" w14:textId="77777777" w:rsidR="00760CE0" w:rsidRPr="00760CE0" w:rsidRDefault="00760CE0" w:rsidP="00760CE0">
      <w:pPr>
        <w:pStyle w:val="Code"/>
        <w:rPr>
          <w:highlight w:val="white"/>
        </w:rPr>
      </w:pPr>
      <w:r w:rsidRPr="00760CE0">
        <w:rPr>
          <w:highlight w:val="white"/>
        </w:rPr>
        <w:t xml:space="preserve">          LookupByteArray(Operator, null, TypeSize.PointerSize, valueSize);</w:t>
      </w:r>
    </w:p>
    <w:p w14:paraId="0784B16C" w14:textId="77777777" w:rsidR="00760CE0" w:rsidRPr="00760CE0" w:rsidRDefault="00760CE0" w:rsidP="00760CE0">
      <w:pPr>
        <w:pStyle w:val="Code"/>
        <w:rPr>
          <w:highlight w:val="white"/>
        </w:rPr>
      </w:pPr>
      <w:r w:rsidRPr="00760CE0">
        <w:rPr>
          <w:highlight w:val="white"/>
        </w:rPr>
        <w:t xml:space="preserve">        LoadByteList(byteList, byteList.Count - (TypeSize.PointerSize +</w:t>
      </w:r>
    </w:p>
    <w:p w14:paraId="08972F1D" w14:textId="77777777" w:rsidR="00760CE0" w:rsidRPr="00760CE0" w:rsidRDefault="00760CE0" w:rsidP="00760CE0">
      <w:pPr>
        <w:pStyle w:val="Code"/>
        <w:rPr>
          <w:highlight w:val="white"/>
        </w:rPr>
      </w:pPr>
      <w:r w:rsidRPr="00760CE0">
        <w:rPr>
          <w:highlight w:val="white"/>
        </w:rPr>
        <w:t xml:space="preserve">                     valueSize), TypeSize.PointerSize, offset);</w:t>
      </w:r>
    </w:p>
    <w:p w14:paraId="2AF72BD3" w14:textId="77777777" w:rsidR="00760CE0" w:rsidRPr="00760CE0" w:rsidRDefault="00760CE0" w:rsidP="00760CE0">
      <w:pPr>
        <w:pStyle w:val="Code"/>
        <w:rPr>
          <w:highlight w:val="white"/>
        </w:rPr>
      </w:pPr>
      <w:r w:rsidRPr="00760CE0">
        <w:rPr>
          <w:highlight w:val="white"/>
        </w:rPr>
        <w:t xml:space="preserve">        LoadByteList(byteList, byteList.Count - valueSize,</w:t>
      </w:r>
    </w:p>
    <w:p w14:paraId="675911A5" w14:textId="77777777" w:rsidR="00760CE0" w:rsidRPr="00760CE0" w:rsidRDefault="00760CE0" w:rsidP="00760CE0">
      <w:pPr>
        <w:pStyle w:val="Code"/>
        <w:rPr>
          <w:highlight w:val="white"/>
        </w:rPr>
      </w:pPr>
      <w:r w:rsidRPr="00760CE0">
        <w:rPr>
          <w:highlight w:val="white"/>
        </w:rPr>
        <w:t xml:space="preserve">                     valueSize, value);</w:t>
      </w:r>
    </w:p>
    <w:p w14:paraId="5F06D888" w14:textId="77777777" w:rsidR="00760CE0" w:rsidRPr="00760CE0" w:rsidRDefault="00760CE0" w:rsidP="00760CE0">
      <w:pPr>
        <w:pStyle w:val="Code"/>
        <w:rPr>
          <w:highlight w:val="white"/>
        </w:rPr>
      </w:pPr>
      <w:r w:rsidRPr="00760CE0">
        <w:rPr>
          <w:highlight w:val="white"/>
        </w:rPr>
        <w:t xml:space="preserve">        return byteList; </w:t>
      </w:r>
    </w:p>
    <w:p w14:paraId="24ADC155" w14:textId="77777777" w:rsidR="00760CE0" w:rsidRPr="00760CE0" w:rsidRDefault="00760CE0" w:rsidP="00760CE0">
      <w:pPr>
        <w:pStyle w:val="Code"/>
        <w:rPr>
          <w:highlight w:val="white"/>
        </w:rPr>
      </w:pPr>
      <w:r w:rsidRPr="00760CE0">
        <w:rPr>
          <w:highlight w:val="white"/>
        </w:rPr>
        <w:t xml:space="preserve">      }</w:t>
      </w:r>
    </w:p>
    <w:p w14:paraId="2A939F43" w14:textId="4E43F1A4" w:rsidR="0045555E" w:rsidRPr="00760CE0" w:rsidRDefault="0045555E" w:rsidP="0045555E">
      <w:pPr>
        <w:pStyle w:val="Code"/>
        <w:rPr>
          <w:highlight w:val="white"/>
        </w:rPr>
      </w:pPr>
      <w:r>
        <w:rPr>
          <w:highlight w:val="white"/>
        </w:rPr>
        <w:t xml:space="preserve">      </w:t>
      </w:r>
      <w:r w:rsidRPr="00760CE0">
        <w:rPr>
          <w:highlight w:val="white"/>
        </w:rPr>
        <w:t>// mov ax, bx</w:t>
      </w:r>
    </w:p>
    <w:p w14:paraId="38DEB13F" w14:textId="017CC4B9" w:rsidR="00760CE0" w:rsidRPr="00760CE0" w:rsidRDefault="00760CE0" w:rsidP="00760CE0">
      <w:pPr>
        <w:pStyle w:val="Code"/>
        <w:rPr>
          <w:highlight w:val="white"/>
        </w:rPr>
      </w:pPr>
      <w:r w:rsidRPr="00760CE0">
        <w:rPr>
          <w:highlight w:val="white"/>
        </w:rPr>
        <w:t xml:space="preserve">      else if ((operand0 is Register) &amp;&amp; (operand1 is Register)) {</w:t>
      </w:r>
    </w:p>
    <w:p w14:paraId="52428FC8" w14:textId="77777777" w:rsidR="00760CE0" w:rsidRPr="00760CE0" w:rsidRDefault="00760CE0" w:rsidP="00760CE0">
      <w:pPr>
        <w:pStyle w:val="Code"/>
        <w:rPr>
          <w:highlight w:val="white"/>
        </w:rPr>
      </w:pPr>
      <w:r w:rsidRPr="00760CE0">
        <w:rPr>
          <w:highlight w:val="white"/>
        </w:rPr>
        <w:t xml:space="preserve">        Assert.ErrorXXX(operand2 == null);</w:t>
      </w:r>
    </w:p>
    <w:p w14:paraId="5E92D9F3" w14:textId="77777777" w:rsidR="00760CE0" w:rsidRPr="00760CE0" w:rsidRDefault="00760CE0" w:rsidP="00760CE0">
      <w:pPr>
        <w:pStyle w:val="Code"/>
        <w:rPr>
          <w:highlight w:val="white"/>
        </w:rPr>
      </w:pPr>
      <w:r w:rsidRPr="00760CE0">
        <w:rPr>
          <w:highlight w:val="white"/>
        </w:rPr>
        <w:t xml:space="preserve">        Register toRegister = (Register) operand0,</w:t>
      </w:r>
    </w:p>
    <w:p w14:paraId="42C02781" w14:textId="77777777" w:rsidR="00760CE0" w:rsidRPr="00760CE0" w:rsidRDefault="00760CE0" w:rsidP="00760CE0">
      <w:pPr>
        <w:pStyle w:val="Code"/>
        <w:rPr>
          <w:highlight w:val="white"/>
        </w:rPr>
      </w:pPr>
      <w:r w:rsidRPr="00760CE0">
        <w:rPr>
          <w:highlight w:val="white"/>
        </w:rPr>
        <w:t xml:space="preserve">                 fromRegister = (Register) operand1;</w:t>
      </w:r>
    </w:p>
    <w:p w14:paraId="60B84CBD" w14:textId="77777777" w:rsidR="00760CE0" w:rsidRPr="00760CE0" w:rsidRDefault="00760CE0" w:rsidP="00760CE0">
      <w:pPr>
        <w:pStyle w:val="Code"/>
        <w:rPr>
          <w:highlight w:val="white"/>
        </w:rPr>
      </w:pPr>
      <w:r w:rsidRPr="00760CE0">
        <w:rPr>
          <w:highlight w:val="white"/>
        </w:rPr>
        <w:lastRenderedPageBreak/>
        <w:t xml:space="preserve">        return LookupByteArray(Operator, toRegister, fromRegister);</w:t>
      </w:r>
    </w:p>
    <w:p w14:paraId="1964D670" w14:textId="13430CB9" w:rsidR="00760CE0" w:rsidRDefault="00760CE0" w:rsidP="00760CE0">
      <w:pPr>
        <w:pStyle w:val="Code"/>
        <w:rPr>
          <w:highlight w:val="white"/>
        </w:rPr>
      </w:pPr>
      <w:r w:rsidRPr="00760CE0">
        <w:rPr>
          <w:highlight w:val="white"/>
        </w:rPr>
        <w:t xml:space="preserve">      }</w:t>
      </w:r>
    </w:p>
    <w:p w14:paraId="0E4BC743" w14:textId="38B81F6D" w:rsidR="00342164" w:rsidRPr="00760CE0" w:rsidRDefault="00342164" w:rsidP="00760CE0">
      <w:pPr>
        <w:pStyle w:val="Code"/>
        <w:rPr>
          <w:highlight w:val="white"/>
        </w:rPr>
      </w:pPr>
      <w:r>
        <w:rPr>
          <w:highlight w:val="white"/>
        </w:rPr>
        <w:t xml:space="preserve">      </w:t>
      </w:r>
      <w:r w:rsidRPr="00760CE0">
        <w:rPr>
          <w:highlight w:val="white"/>
        </w:rPr>
        <w:t>// mov ax, 123</w:t>
      </w:r>
    </w:p>
    <w:p w14:paraId="4C83501E" w14:textId="5D4AA259" w:rsidR="00760CE0" w:rsidRPr="00760CE0" w:rsidRDefault="00760CE0" w:rsidP="00760CE0">
      <w:pPr>
        <w:pStyle w:val="Code"/>
        <w:rPr>
          <w:highlight w:val="white"/>
        </w:rPr>
      </w:pPr>
      <w:r w:rsidRPr="00760CE0">
        <w:rPr>
          <w:highlight w:val="white"/>
        </w:rPr>
        <w:t xml:space="preserve">      else if ((operand0 is Register) &amp;&amp; (operand1 is BigInteger)) {</w:t>
      </w:r>
    </w:p>
    <w:p w14:paraId="64A56909" w14:textId="77777777" w:rsidR="00760CE0" w:rsidRPr="00760CE0" w:rsidRDefault="00760CE0" w:rsidP="00760CE0">
      <w:pPr>
        <w:pStyle w:val="Code"/>
        <w:rPr>
          <w:highlight w:val="white"/>
        </w:rPr>
      </w:pPr>
      <w:r w:rsidRPr="00760CE0">
        <w:rPr>
          <w:highlight w:val="white"/>
        </w:rPr>
        <w:t xml:space="preserve">        Assert.ErrorXXX(operand2 == null);</w:t>
      </w:r>
    </w:p>
    <w:p w14:paraId="38BB6BD1" w14:textId="77777777" w:rsidR="00760CE0" w:rsidRPr="00760CE0" w:rsidRDefault="00760CE0" w:rsidP="00760CE0">
      <w:pPr>
        <w:pStyle w:val="Code"/>
        <w:rPr>
          <w:highlight w:val="white"/>
        </w:rPr>
      </w:pPr>
      <w:r w:rsidRPr="00760CE0">
        <w:rPr>
          <w:highlight w:val="white"/>
        </w:rPr>
        <w:t xml:space="preserve">        Register register = (Register) operand0;</w:t>
      </w:r>
    </w:p>
    <w:p w14:paraId="0923F9D6" w14:textId="77777777" w:rsidR="00760CE0" w:rsidRPr="00760CE0" w:rsidRDefault="00760CE0" w:rsidP="00760CE0">
      <w:pPr>
        <w:pStyle w:val="Code"/>
        <w:rPr>
          <w:highlight w:val="white"/>
        </w:rPr>
      </w:pPr>
      <w:r w:rsidRPr="00760CE0">
        <w:rPr>
          <w:highlight w:val="white"/>
        </w:rPr>
        <w:t xml:space="preserve">        BigInteger value = (BigInteger) operand1;</w:t>
      </w:r>
    </w:p>
    <w:p w14:paraId="4434301A" w14:textId="77777777" w:rsidR="00760CE0" w:rsidRPr="00760CE0" w:rsidRDefault="00760CE0" w:rsidP="00760CE0">
      <w:pPr>
        <w:pStyle w:val="Code"/>
        <w:rPr>
          <w:highlight w:val="white"/>
        </w:rPr>
      </w:pPr>
      <w:r w:rsidRPr="00760CE0">
        <w:rPr>
          <w:highlight w:val="white"/>
        </w:rPr>
        <w:t xml:space="preserve">        int size = ((Operator == AssemblyOperator.mov) ||</w:t>
      </w:r>
    </w:p>
    <w:p w14:paraId="2126397A" w14:textId="77777777" w:rsidR="00760CE0" w:rsidRPr="00760CE0" w:rsidRDefault="00760CE0" w:rsidP="00760CE0">
      <w:pPr>
        <w:pStyle w:val="Code"/>
        <w:rPr>
          <w:highlight w:val="white"/>
        </w:rPr>
      </w:pPr>
      <w:r w:rsidRPr="00760CE0">
        <w:rPr>
          <w:highlight w:val="white"/>
        </w:rPr>
        <w:t xml:space="preserve">                    (Operator == AssemblyOperator.and))</w:t>
      </w:r>
    </w:p>
    <w:p w14:paraId="5277C39A" w14:textId="77777777" w:rsidR="00760CE0" w:rsidRPr="00760CE0" w:rsidRDefault="00760CE0" w:rsidP="00760CE0">
      <w:pPr>
        <w:pStyle w:val="Code"/>
        <w:rPr>
          <w:highlight w:val="white"/>
        </w:rPr>
      </w:pPr>
      <w:r w:rsidRPr="00760CE0">
        <w:rPr>
          <w:highlight w:val="white"/>
        </w:rPr>
        <w:t xml:space="preserve">                   ? SizeOfRegister(register) : SizeOfValue(value);</w:t>
      </w:r>
    </w:p>
    <w:p w14:paraId="5797D352" w14:textId="77777777" w:rsidR="00760CE0" w:rsidRPr="00760CE0" w:rsidRDefault="00760CE0" w:rsidP="00760CE0">
      <w:pPr>
        <w:pStyle w:val="Code"/>
        <w:rPr>
          <w:highlight w:val="white"/>
        </w:rPr>
      </w:pPr>
      <w:r w:rsidRPr="00760CE0">
        <w:rPr>
          <w:highlight w:val="white"/>
        </w:rPr>
        <w:t xml:space="preserve">        List&lt;byte&gt; byteList = LookupByteArray(Operator, register, size);</w:t>
      </w:r>
    </w:p>
    <w:p w14:paraId="7692CB99" w14:textId="77777777" w:rsidR="00760CE0" w:rsidRPr="00760CE0" w:rsidRDefault="00760CE0" w:rsidP="00760CE0">
      <w:pPr>
        <w:pStyle w:val="Code"/>
        <w:rPr>
          <w:highlight w:val="white"/>
        </w:rPr>
      </w:pPr>
      <w:r w:rsidRPr="00760CE0">
        <w:rPr>
          <w:highlight w:val="white"/>
        </w:rPr>
        <w:t xml:space="preserve">        LoadByteList(byteList, byteList.Count - size, size, value);</w:t>
      </w:r>
    </w:p>
    <w:p w14:paraId="7899B27A" w14:textId="77777777" w:rsidR="00760CE0" w:rsidRPr="00760CE0" w:rsidRDefault="00760CE0" w:rsidP="00760CE0">
      <w:pPr>
        <w:pStyle w:val="Code"/>
        <w:rPr>
          <w:highlight w:val="white"/>
        </w:rPr>
      </w:pPr>
      <w:r w:rsidRPr="00760CE0">
        <w:rPr>
          <w:highlight w:val="white"/>
        </w:rPr>
        <w:t xml:space="preserve">        return byteList;</w:t>
      </w:r>
    </w:p>
    <w:p w14:paraId="3B60E2F0" w14:textId="77777777" w:rsidR="00760CE0" w:rsidRPr="00760CE0" w:rsidRDefault="00760CE0" w:rsidP="00760CE0">
      <w:pPr>
        <w:pStyle w:val="Code"/>
        <w:rPr>
          <w:highlight w:val="white"/>
        </w:rPr>
      </w:pPr>
      <w:r w:rsidRPr="00760CE0">
        <w:rPr>
          <w:highlight w:val="white"/>
        </w:rPr>
        <w:t xml:space="preserve">      }</w:t>
      </w:r>
    </w:p>
    <w:p w14:paraId="58CAA068" w14:textId="66B2C2EF" w:rsidR="00F21D41" w:rsidRPr="00760CE0" w:rsidRDefault="00F21D41" w:rsidP="00F21D41">
      <w:pPr>
        <w:pStyle w:val="Code"/>
        <w:rPr>
          <w:highlight w:val="white"/>
        </w:rPr>
      </w:pPr>
      <w:r>
        <w:rPr>
          <w:highlight w:val="white"/>
        </w:rPr>
        <w:t xml:space="preserve">      </w:t>
      </w:r>
      <w:r w:rsidRPr="00760CE0">
        <w:rPr>
          <w:highlight w:val="white"/>
        </w:rPr>
        <w:t>// mov ax, global</w:t>
      </w:r>
    </w:p>
    <w:p w14:paraId="0EEEEB54" w14:textId="7E3BD796" w:rsidR="00760CE0" w:rsidRPr="00760CE0" w:rsidRDefault="00760CE0" w:rsidP="00760CE0">
      <w:pPr>
        <w:pStyle w:val="Code"/>
        <w:rPr>
          <w:highlight w:val="white"/>
        </w:rPr>
      </w:pPr>
      <w:r w:rsidRPr="00760CE0">
        <w:rPr>
          <w:highlight w:val="white"/>
        </w:rPr>
        <w:t xml:space="preserve">      else if ((operand0 is Register) &amp;&amp; (operand1 is string)) {</w:t>
      </w:r>
    </w:p>
    <w:p w14:paraId="7EC6BCB2" w14:textId="77777777" w:rsidR="00760CE0" w:rsidRPr="00760CE0" w:rsidRDefault="00760CE0" w:rsidP="00760CE0">
      <w:pPr>
        <w:pStyle w:val="Code"/>
        <w:rPr>
          <w:highlight w:val="white"/>
        </w:rPr>
      </w:pPr>
      <w:r w:rsidRPr="00760CE0">
        <w:rPr>
          <w:highlight w:val="white"/>
        </w:rPr>
        <w:t xml:space="preserve">        Assert.ErrorXXX(operand2 == null);</w:t>
      </w:r>
    </w:p>
    <w:p w14:paraId="2941E7EF" w14:textId="77777777" w:rsidR="00760CE0" w:rsidRPr="00760CE0" w:rsidRDefault="00760CE0" w:rsidP="00760CE0">
      <w:pPr>
        <w:pStyle w:val="Code"/>
        <w:rPr>
          <w:highlight w:val="white"/>
        </w:rPr>
      </w:pPr>
      <w:r w:rsidRPr="00760CE0">
        <w:rPr>
          <w:highlight w:val="white"/>
        </w:rPr>
        <w:t xml:space="preserve">        Register register = (Register) operand0;</w:t>
      </w:r>
    </w:p>
    <w:p w14:paraId="606B8B9F" w14:textId="77777777" w:rsidR="00760CE0" w:rsidRPr="00760CE0" w:rsidRDefault="00760CE0" w:rsidP="00760CE0">
      <w:pPr>
        <w:pStyle w:val="Code"/>
        <w:rPr>
          <w:highlight w:val="white"/>
        </w:rPr>
      </w:pPr>
      <w:r w:rsidRPr="00760CE0">
        <w:rPr>
          <w:highlight w:val="white"/>
        </w:rPr>
        <w:t xml:space="preserve">        int size = SizeOfRegister(register);</w:t>
      </w:r>
    </w:p>
    <w:p w14:paraId="18D83DC3" w14:textId="77777777" w:rsidR="00760CE0" w:rsidRPr="00760CE0" w:rsidRDefault="00760CE0" w:rsidP="00760CE0">
      <w:pPr>
        <w:pStyle w:val="Code"/>
        <w:rPr>
          <w:highlight w:val="white"/>
        </w:rPr>
      </w:pPr>
      <w:r w:rsidRPr="00760CE0">
        <w:rPr>
          <w:highlight w:val="white"/>
        </w:rPr>
        <w:t xml:space="preserve">        List&lt;byte&gt; byteList = LookupByteArray(Operator, register, size);</w:t>
      </w:r>
    </w:p>
    <w:p w14:paraId="3AC62401" w14:textId="77777777" w:rsidR="00760CE0" w:rsidRPr="00760CE0" w:rsidRDefault="00760CE0" w:rsidP="00760CE0">
      <w:pPr>
        <w:pStyle w:val="Code"/>
        <w:rPr>
          <w:highlight w:val="white"/>
        </w:rPr>
      </w:pPr>
      <w:r w:rsidRPr="00760CE0">
        <w:rPr>
          <w:highlight w:val="white"/>
        </w:rPr>
        <w:t xml:space="preserve">        LoadByteList(byteList, byteList.Count - size, size, 0);</w:t>
      </w:r>
    </w:p>
    <w:p w14:paraId="5E5FFCC0" w14:textId="77777777" w:rsidR="00760CE0" w:rsidRPr="00760CE0" w:rsidRDefault="00760CE0" w:rsidP="00760CE0">
      <w:pPr>
        <w:pStyle w:val="Code"/>
        <w:rPr>
          <w:highlight w:val="white"/>
        </w:rPr>
      </w:pPr>
      <w:r w:rsidRPr="00760CE0">
        <w:rPr>
          <w:highlight w:val="white"/>
        </w:rPr>
        <w:t xml:space="preserve">        return byteList;</w:t>
      </w:r>
    </w:p>
    <w:p w14:paraId="2370290B" w14:textId="77777777" w:rsidR="00760CE0" w:rsidRPr="00760CE0" w:rsidRDefault="00760CE0" w:rsidP="00760CE0">
      <w:pPr>
        <w:pStyle w:val="Code"/>
        <w:rPr>
          <w:highlight w:val="white"/>
        </w:rPr>
      </w:pPr>
      <w:r w:rsidRPr="00760CE0">
        <w:rPr>
          <w:highlight w:val="white"/>
        </w:rPr>
        <w:t xml:space="preserve">      }</w:t>
      </w:r>
    </w:p>
    <w:p w14:paraId="20E355ED" w14:textId="77777777" w:rsidR="00760CE0" w:rsidRPr="00760CE0" w:rsidRDefault="00760CE0" w:rsidP="00760CE0">
      <w:pPr>
        <w:pStyle w:val="Code"/>
        <w:rPr>
          <w:highlight w:val="white"/>
        </w:rPr>
      </w:pPr>
      <w:r w:rsidRPr="00760CE0">
        <w:rPr>
          <w:highlight w:val="white"/>
        </w:rPr>
        <w:t xml:space="preserve">      else if ((operand0 is Register) &amp;&amp; (operand1 is int)) { // inc [bp + 2]</w:t>
      </w:r>
    </w:p>
    <w:p w14:paraId="4C643126" w14:textId="77777777" w:rsidR="00760CE0" w:rsidRPr="00760CE0" w:rsidRDefault="00760CE0" w:rsidP="00760CE0">
      <w:pPr>
        <w:pStyle w:val="Code"/>
        <w:rPr>
          <w:highlight w:val="white"/>
        </w:rPr>
      </w:pPr>
      <w:r w:rsidRPr="00760CE0">
        <w:rPr>
          <w:highlight w:val="white"/>
        </w:rPr>
        <w:t xml:space="preserve">        Assert.ErrorXXX(operand2 == null);</w:t>
      </w:r>
    </w:p>
    <w:p w14:paraId="3ABE66A8" w14:textId="77777777" w:rsidR="00760CE0" w:rsidRPr="00760CE0" w:rsidRDefault="00760CE0" w:rsidP="00760CE0">
      <w:pPr>
        <w:pStyle w:val="Code"/>
        <w:rPr>
          <w:highlight w:val="white"/>
        </w:rPr>
      </w:pPr>
      <w:r w:rsidRPr="00760CE0">
        <w:rPr>
          <w:highlight w:val="white"/>
        </w:rPr>
        <w:t xml:space="preserve">        Register baseRegister = (Register) operand0;</w:t>
      </w:r>
    </w:p>
    <w:p w14:paraId="35750B6E" w14:textId="77777777" w:rsidR="00760CE0" w:rsidRPr="00760CE0" w:rsidRDefault="00760CE0" w:rsidP="00760CE0">
      <w:pPr>
        <w:pStyle w:val="Code"/>
        <w:rPr>
          <w:highlight w:val="white"/>
        </w:rPr>
      </w:pPr>
      <w:r w:rsidRPr="00760CE0">
        <w:rPr>
          <w:highlight w:val="white"/>
        </w:rPr>
        <w:t xml:space="preserve">        int offset = (int) operand1;</w:t>
      </w:r>
    </w:p>
    <w:p w14:paraId="664450FA" w14:textId="77777777" w:rsidR="00760CE0" w:rsidRPr="00760CE0" w:rsidRDefault="00760CE0" w:rsidP="00760CE0">
      <w:pPr>
        <w:pStyle w:val="Code"/>
        <w:rPr>
          <w:highlight w:val="white"/>
        </w:rPr>
      </w:pPr>
      <w:r w:rsidRPr="00760CE0">
        <w:rPr>
          <w:highlight w:val="white"/>
        </w:rPr>
        <w:t xml:space="preserve">        int size = SizeOfValue(offset);</w:t>
      </w:r>
    </w:p>
    <w:p w14:paraId="65E374BD" w14:textId="77777777" w:rsidR="00760CE0" w:rsidRPr="00760CE0" w:rsidRDefault="00760CE0" w:rsidP="00760CE0">
      <w:pPr>
        <w:pStyle w:val="Code"/>
        <w:rPr>
          <w:highlight w:val="white"/>
        </w:rPr>
      </w:pPr>
      <w:r w:rsidRPr="00760CE0">
        <w:rPr>
          <w:highlight w:val="white"/>
        </w:rPr>
        <w:t xml:space="preserve">        List&lt;byte&gt; byteList = LookupByteArray(Operator, baseRegister, size);</w:t>
      </w:r>
    </w:p>
    <w:p w14:paraId="62026268" w14:textId="77777777" w:rsidR="00760CE0" w:rsidRPr="00760CE0" w:rsidRDefault="00760CE0" w:rsidP="00760CE0">
      <w:pPr>
        <w:pStyle w:val="Code"/>
        <w:rPr>
          <w:highlight w:val="white"/>
        </w:rPr>
      </w:pPr>
      <w:r w:rsidRPr="00760CE0">
        <w:rPr>
          <w:highlight w:val="white"/>
        </w:rPr>
        <w:t xml:space="preserve">        LoadByteList(byteList, byteList.Count - size, size, offset);</w:t>
      </w:r>
    </w:p>
    <w:p w14:paraId="10861144" w14:textId="77777777" w:rsidR="00760CE0" w:rsidRPr="00760CE0" w:rsidRDefault="00760CE0" w:rsidP="00760CE0">
      <w:pPr>
        <w:pStyle w:val="Code"/>
        <w:rPr>
          <w:highlight w:val="white"/>
        </w:rPr>
      </w:pPr>
      <w:r w:rsidRPr="00760CE0">
        <w:rPr>
          <w:highlight w:val="white"/>
        </w:rPr>
        <w:t xml:space="preserve">        return byteList;</w:t>
      </w:r>
    </w:p>
    <w:p w14:paraId="02511D3F" w14:textId="77777777" w:rsidR="00760CE0" w:rsidRPr="00760CE0" w:rsidRDefault="00760CE0" w:rsidP="00760CE0">
      <w:pPr>
        <w:pStyle w:val="Code"/>
        <w:rPr>
          <w:highlight w:val="white"/>
        </w:rPr>
      </w:pPr>
      <w:r w:rsidRPr="00760CE0">
        <w:rPr>
          <w:highlight w:val="white"/>
        </w:rPr>
        <w:t xml:space="preserve">      }</w:t>
      </w:r>
    </w:p>
    <w:p w14:paraId="7CDBAE8F" w14:textId="77777777" w:rsidR="00760CE0" w:rsidRPr="00760CE0" w:rsidRDefault="00760CE0" w:rsidP="00760CE0">
      <w:pPr>
        <w:pStyle w:val="Code"/>
        <w:rPr>
          <w:highlight w:val="white"/>
        </w:rPr>
      </w:pPr>
      <w:r w:rsidRPr="00760CE0">
        <w:rPr>
          <w:highlight w:val="white"/>
        </w:rPr>
        <w:t xml:space="preserve">      else if (operand1 is int) { // inc [global + 4]; inc [null + 4]</w:t>
      </w:r>
    </w:p>
    <w:p w14:paraId="12C49865" w14:textId="77777777" w:rsidR="00760CE0" w:rsidRPr="00760CE0" w:rsidRDefault="00760CE0" w:rsidP="00760CE0">
      <w:pPr>
        <w:pStyle w:val="Code"/>
        <w:rPr>
          <w:highlight w:val="white"/>
        </w:rPr>
      </w:pPr>
      <w:r w:rsidRPr="00760CE0">
        <w:rPr>
          <w:highlight w:val="white"/>
        </w:rPr>
        <w:t xml:space="preserve">        Assert.ErrorXXX((operand0 is string) || (operand0 == null));</w:t>
      </w:r>
    </w:p>
    <w:p w14:paraId="1B170939" w14:textId="77777777" w:rsidR="00760CE0" w:rsidRPr="00760CE0" w:rsidRDefault="00760CE0" w:rsidP="00760CE0">
      <w:pPr>
        <w:pStyle w:val="Code"/>
        <w:rPr>
          <w:highlight w:val="white"/>
        </w:rPr>
      </w:pPr>
      <w:r w:rsidRPr="00760CE0">
        <w:rPr>
          <w:highlight w:val="white"/>
        </w:rPr>
        <w:t xml:space="preserve">        Assert.ErrorXXX(operand2 == null);</w:t>
      </w:r>
    </w:p>
    <w:p w14:paraId="5DC9A1D4" w14:textId="77777777" w:rsidR="00760CE0" w:rsidRPr="00760CE0" w:rsidRDefault="00760CE0" w:rsidP="00760CE0">
      <w:pPr>
        <w:pStyle w:val="Code"/>
        <w:rPr>
          <w:highlight w:val="white"/>
        </w:rPr>
      </w:pPr>
      <w:r w:rsidRPr="00760CE0">
        <w:rPr>
          <w:highlight w:val="white"/>
        </w:rPr>
        <w:t xml:space="preserve">        int offset = (int) operand1;</w:t>
      </w:r>
    </w:p>
    <w:p w14:paraId="1B521EDB" w14:textId="77777777" w:rsidR="00760CE0" w:rsidRPr="00760CE0" w:rsidRDefault="00760CE0" w:rsidP="00760CE0">
      <w:pPr>
        <w:pStyle w:val="Code"/>
        <w:rPr>
          <w:highlight w:val="white"/>
        </w:rPr>
      </w:pPr>
      <w:r w:rsidRPr="00760CE0">
        <w:rPr>
          <w:highlight w:val="white"/>
        </w:rPr>
        <w:t xml:space="preserve">        List&lt;byte&gt; byteList =</w:t>
      </w:r>
    </w:p>
    <w:p w14:paraId="38766D0F" w14:textId="77777777" w:rsidR="00760CE0" w:rsidRPr="00760CE0" w:rsidRDefault="00760CE0" w:rsidP="00760CE0">
      <w:pPr>
        <w:pStyle w:val="Code"/>
        <w:rPr>
          <w:highlight w:val="white"/>
        </w:rPr>
      </w:pPr>
      <w:r w:rsidRPr="00760CE0">
        <w:rPr>
          <w:highlight w:val="white"/>
        </w:rPr>
        <w:t xml:space="preserve">          LookupByteArray(Operator, null, TypeSize.PointerSize);</w:t>
      </w:r>
    </w:p>
    <w:p w14:paraId="3242A673" w14:textId="77777777" w:rsidR="00760CE0" w:rsidRPr="00760CE0" w:rsidRDefault="00760CE0" w:rsidP="00760CE0">
      <w:pPr>
        <w:pStyle w:val="Code"/>
        <w:rPr>
          <w:highlight w:val="white"/>
        </w:rPr>
      </w:pPr>
      <w:r w:rsidRPr="00760CE0">
        <w:rPr>
          <w:highlight w:val="white"/>
        </w:rPr>
        <w:t xml:space="preserve">        LoadByteList(byteList, byteList.Count - TypeSize.PointerSize,</w:t>
      </w:r>
    </w:p>
    <w:p w14:paraId="41F866FD" w14:textId="77777777" w:rsidR="00760CE0" w:rsidRPr="00760CE0" w:rsidRDefault="00760CE0" w:rsidP="00760CE0">
      <w:pPr>
        <w:pStyle w:val="Code"/>
        <w:rPr>
          <w:highlight w:val="white"/>
        </w:rPr>
      </w:pPr>
      <w:r w:rsidRPr="00760CE0">
        <w:rPr>
          <w:highlight w:val="white"/>
        </w:rPr>
        <w:t xml:space="preserve">                     TypeSize.PointerSize, offset);</w:t>
      </w:r>
    </w:p>
    <w:p w14:paraId="7193D03F" w14:textId="77777777" w:rsidR="00760CE0" w:rsidRPr="00760CE0" w:rsidRDefault="00760CE0" w:rsidP="00760CE0">
      <w:pPr>
        <w:pStyle w:val="Code"/>
        <w:rPr>
          <w:highlight w:val="white"/>
        </w:rPr>
      </w:pPr>
      <w:r w:rsidRPr="00760CE0">
        <w:rPr>
          <w:highlight w:val="white"/>
        </w:rPr>
        <w:t xml:space="preserve">        return byteList;</w:t>
      </w:r>
    </w:p>
    <w:p w14:paraId="4EA90702" w14:textId="77777777" w:rsidR="00760CE0" w:rsidRPr="00760CE0" w:rsidRDefault="00760CE0" w:rsidP="00760CE0">
      <w:pPr>
        <w:pStyle w:val="Code"/>
        <w:rPr>
          <w:highlight w:val="white"/>
        </w:rPr>
      </w:pPr>
      <w:r w:rsidRPr="00760CE0">
        <w:rPr>
          <w:highlight w:val="white"/>
        </w:rPr>
        <w:t xml:space="preserve">      }</w:t>
      </w:r>
    </w:p>
    <w:p w14:paraId="457EB6F6" w14:textId="77777777" w:rsidR="00760CE0" w:rsidRPr="00760CE0" w:rsidRDefault="00760CE0" w:rsidP="00760CE0">
      <w:pPr>
        <w:pStyle w:val="Code"/>
        <w:rPr>
          <w:highlight w:val="white"/>
        </w:rPr>
      </w:pPr>
      <w:r w:rsidRPr="00760CE0">
        <w:rPr>
          <w:highlight w:val="white"/>
        </w:rPr>
        <w:t xml:space="preserve">      else if (operand0 is Register) { // inc ax</w:t>
      </w:r>
    </w:p>
    <w:p w14:paraId="293DD00A" w14:textId="77777777" w:rsidR="00760CE0" w:rsidRPr="00760CE0" w:rsidRDefault="00760CE0" w:rsidP="00760CE0">
      <w:pPr>
        <w:pStyle w:val="Code"/>
        <w:rPr>
          <w:highlight w:val="white"/>
        </w:rPr>
      </w:pPr>
      <w:r w:rsidRPr="00760CE0">
        <w:rPr>
          <w:highlight w:val="white"/>
        </w:rPr>
        <w:t xml:space="preserve">        Assert.ErrorXXX((operand1 == null) &amp;&amp; (operand2 == null));</w:t>
      </w:r>
    </w:p>
    <w:p w14:paraId="4362CCD9" w14:textId="77777777" w:rsidR="00760CE0" w:rsidRPr="00760CE0" w:rsidRDefault="00760CE0" w:rsidP="00760CE0">
      <w:pPr>
        <w:pStyle w:val="Code"/>
        <w:rPr>
          <w:highlight w:val="white"/>
        </w:rPr>
      </w:pPr>
      <w:r w:rsidRPr="00760CE0">
        <w:rPr>
          <w:highlight w:val="white"/>
        </w:rPr>
        <w:t xml:space="preserve">        Register register = (Register) operand0;</w:t>
      </w:r>
    </w:p>
    <w:p w14:paraId="40598A08" w14:textId="77777777" w:rsidR="00760CE0" w:rsidRPr="00760CE0" w:rsidRDefault="00760CE0" w:rsidP="00760CE0">
      <w:pPr>
        <w:pStyle w:val="Code"/>
        <w:rPr>
          <w:highlight w:val="white"/>
        </w:rPr>
      </w:pPr>
      <w:r w:rsidRPr="00760CE0">
        <w:rPr>
          <w:highlight w:val="white"/>
        </w:rPr>
        <w:t xml:space="preserve">        return LookupByteArray(Operator, register);</w:t>
      </w:r>
    </w:p>
    <w:p w14:paraId="46112FA5" w14:textId="77777777" w:rsidR="00760CE0" w:rsidRPr="00760CE0" w:rsidRDefault="00760CE0" w:rsidP="00760CE0">
      <w:pPr>
        <w:pStyle w:val="Code"/>
        <w:rPr>
          <w:highlight w:val="white"/>
        </w:rPr>
      </w:pPr>
      <w:r w:rsidRPr="00760CE0">
        <w:rPr>
          <w:highlight w:val="white"/>
        </w:rPr>
        <w:t xml:space="preserve">      }</w:t>
      </w:r>
    </w:p>
    <w:p w14:paraId="1C5DA582" w14:textId="77777777" w:rsidR="00760CE0" w:rsidRPr="00760CE0" w:rsidRDefault="00760CE0" w:rsidP="00760CE0">
      <w:pPr>
        <w:pStyle w:val="Code"/>
        <w:rPr>
          <w:highlight w:val="white"/>
        </w:rPr>
      </w:pPr>
      <w:r w:rsidRPr="00760CE0">
        <w:rPr>
          <w:highlight w:val="white"/>
        </w:rPr>
        <w:t xml:space="preserve">      else if (operand0 is BigInteger) { // int 33</w:t>
      </w:r>
    </w:p>
    <w:p w14:paraId="4FA33A87" w14:textId="77777777" w:rsidR="00760CE0" w:rsidRPr="00760CE0" w:rsidRDefault="00760CE0" w:rsidP="00760CE0">
      <w:pPr>
        <w:pStyle w:val="Code"/>
        <w:rPr>
          <w:highlight w:val="white"/>
        </w:rPr>
      </w:pPr>
      <w:r w:rsidRPr="00760CE0">
        <w:rPr>
          <w:highlight w:val="white"/>
        </w:rPr>
        <w:t xml:space="preserve">        Assert.ErrorXXX((operand1 == null) &amp;&amp; (operand2 == null));</w:t>
      </w:r>
    </w:p>
    <w:p w14:paraId="44091FC4" w14:textId="77777777" w:rsidR="00760CE0" w:rsidRPr="00760CE0" w:rsidRDefault="00760CE0" w:rsidP="00760CE0">
      <w:pPr>
        <w:pStyle w:val="Code"/>
        <w:rPr>
          <w:highlight w:val="white"/>
        </w:rPr>
      </w:pPr>
      <w:r w:rsidRPr="00760CE0">
        <w:rPr>
          <w:highlight w:val="white"/>
        </w:rPr>
        <w:t xml:space="preserve">        BigInteger value = (BigInteger) operand0;</w:t>
      </w:r>
    </w:p>
    <w:p w14:paraId="2D146A10" w14:textId="77777777" w:rsidR="00760CE0" w:rsidRPr="00760CE0" w:rsidRDefault="00760CE0" w:rsidP="00760CE0">
      <w:pPr>
        <w:pStyle w:val="Code"/>
        <w:rPr>
          <w:highlight w:val="white"/>
        </w:rPr>
      </w:pPr>
      <w:r w:rsidRPr="00760CE0">
        <w:rPr>
          <w:highlight w:val="white"/>
        </w:rPr>
        <w:t xml:space="preserve">        int size = SizeOfValue(value);</w:t>
      </w:r>
    </w:p>
    <w:p w14:paraId="0335A2B6" w14:textId="77777777" w:rsidR="00760CE0" w:rsidRPr="00760CE0" w:rsidRDefault="00760CE0" w:rsidP="00760CE0">
      <w:pPr>
        <w:pStyle w:val="Code"/>
        <w:rPr>
          <w:highlight w:val="white"/>
        </w:rPr>
      </w:pPr>
      <w:r w:rsidRPr="00760CE0">
        <w:rPr>
          <w:highlight w:val="white"/>
        </w:rPr>
        <w:t xml:space="preserve">        List&lt;byte&gt; byteList = LookupByteArray(Operator, size);</w:t>
      </w:r>
    </w:p>
    <w:p w14:paraId="3BAFCAC1" w14:textId="77777777" w:rsidR="00760CE0" w:rsidRPr="00760CE0" w:rsidRDefault="00760CE0" w:rsidP="00760CE0">
      <w:pPr>
        <w:pStyle w:val="Code"/>
        <w:rPr>
          <w:highlight w:val="white"/>
        </w:rPr>
      </w:pPr>
      <w:r w:rsidRPr="00760CE0">
        <w:rPr>
          <w:highlight w:val="white"/>
        </w:rPr>
        <w:t xml:space="preserve">        LoadByteList(byteList, byteList.Count - size, size, value);</w:t>
      </w:r>
    </w:p>
    <w:p w14:paraId="62020F27" w14:textId="77777777" w:rsidR="00760CE0" w:rsidRPr="00760CE0" w:rsidRDefault="00760CE0" w:rsidP="00760CE0">
      <w:pPr>
        <w:pStyle w:val="Code"/>
        <w:rPr>
          <w:highlight w:val="white"/>
        </w:rPr>
      </w:pPr>
      <w:r w:rsidRPr="00760CE0">
        <w:rPr>
          <w:highlight w:val="white"/>
        </w:rPr>
        <w:t xml:space="preserve">        return byteList;</w:t>
      </w:r>
    </w:p>
    <w:p w14:paraId="040C2F20" w14:textId="77777777" w:rsidR="00760CE0" w:rsidRPr="00760CE0" w:rsidRDefault="00760CE0" w:rsidP="00760CE0">
      <w:pPr>
        <w:pStyle w:val="Code"/>
        <w:rPr>
          <w:highlight w:val="white"/>
        </w:rPr>
      </w:pPr>
      <w:r w:rsidRPr="00760CE0">
        <w:rPr>
          <w:highlight w:val="white"/>
        </w:rPr>
        <w:t xml:space="preserve">      }</w:t>
      </w:r>
    </w:p>
    <w:p w14:paraId="62789DF0" w14:textId="77777777" w:rsidR="00760CE0" w:rsidRPr="00760CE0" w:rsidRDefault="00760CE0" w:rsidP="00760CE0">
      <w:pPr>
        <w:pStyle w:val="Code"/>
        <w:rPr>
          <w:highlight w:val="white"/>
        </w:rPr>
      </w:pPr>
      <w:r w:rsidRPr="00760CE0">
        <w:rPr>
          <w:highlight w:val="white"/>
        </w:rPr>
        <w:t xml:space="preserve">      else { // lahf</w:t>
      </w:r>
    </w:p>
    <w:p w14:paraId="484FECAF" w14:textId="77777777" w:rsidR="00760CE0" w:rsidRPr="00760CE0" w:rsidRDefault="00760CE0" w:rsidP="00760CE0">
      <w:pPr>
        <w:pStyle w:val="Code"/>
        <w:rPr>
          <w:highlight w:val="white"/>
        </w:rPr>
      </w:pPr>
      <w:r w:rsidRPr="00760CE0">
        <w:rPr>
          <w:highlight w:val="white"/>
        </w:rPr>
        <w:t xml:space="preserve">        Assert.ErrorXXX((operand0 == null) &amp;&amp; (operand1 == null) &amp;&amp;</w:t>
      </w:r>
    </w:p>
    <w:p w14:paraId="3D37D003" w14:textId="77777777" w:rsidR="00760CE0" w:rsidRPr="00760CE0" w:rsidRDefault="00760CE0" w:rsidP="00760CE0">
      <w:pPr>
        <w:pStyle w:val="Code"/>
        <w:rPr>
          <w:highlight w:val="white"/>
        </w:rPr>
      </w:pPr>
      <w:r w:rsidRPr="00760CE0">
        <w:rPr>
          <w:highlight w:val="white"/>
        </w:rPr>
        <w:lastRenderedPageBreak/>
        <w:t xml:space="preserve">                      (operand2 == null));</w:t>
      </w:r>
    </w:p>
    <w:p w14:paraId="2133E626" w14:textId="77777777" w:rsidR="00760CE0" w:rsidRPr="00760CE0" w:rsidRDefault="00760CE0" w:rsidP="00760CE0">
      <w:pPr>
        <w:pStyle w:val="Code"/>
        <w:rPr>
          <w:highlight w:val="white"/>
        </w:rPr>
      </w:pPr>
      <w:r w:rsidRPr="00760CE0">
        <w:rPr>
          <w:highlight w:val="white"/>
        </w:rPr>
        <w:t xml:space="preserve">        return LookupByteArray(Operator);</w:t>
      </w:r>
    </w:p>
    <w:p w14:paraId="5F10F839" w14:textId="77777777" w:rsidR="00760CE0" w:rsidRPr="00760CE0" w:rsidRDefault="00760CE0" w:rsidP="00760CE0">
      <w:pPr>
        <w:pStyle w:val="Code"/>
        <w:rPr>
          <w:highlight w:val="white"/>
        </w:rPr>
      </w:pPr>
      <w:r w:rsidRPr="00760CE0">
        <w:rPr>
          <w:highlight w:val="white"/>
        </w:rPr>
        <w:t xml:space="preserve">      }</w:t>
      </w:r>
    </w:p>
    <w:p w14:paraId="290F9A4B" w14:textId="77777777" w:rsidR="00760CE0" w:rsidRPr="00760CE0" w:rsidRDefault="00760CE0" w:rsidP="00760CE0">
      <w:pPr>
        <w:pStyle w:val="Code"/>
        <w:rPr>
          <w:highlight w:val="white"/>
        </w:rPr>
      </w:pPr>
      <w:r w:rsidRPr="00760CE0">
        <w:rPr>
          <w:highlight w:val="white"/>
        </w:rPr>
        <w:t xml:space="preserve">    }</w:t>
      </w:r>
    </w:p>
    <w:p w14:paraId="569F0530" w14:textId="77777777" w:rsidR="00760CE0" w:rsidRPr="00760CE0" w:rsidRDefault="00760CE0" w:rsidP="00760CE0">
      <w:pPr>
        <w:pStyle w:val="Code"/>
        <w:rPr>
          <w:highlight w:val="white"/>
        </w:rPr>
      </w:pPr>
    </w:p>
    <w:p w14:paraId="2D96E964" w14:textId="77777777" w:rsidR="00760CE0" w:rsidRPr="00760CE0" w:rsidRDefault="00760CE0" w:rsidP="00760CE0">
      <w:pPr>
        <w:pStyle w:val="Code"/>
        <w:rPr>
          <w:highlight w:val="white"/>
        </w:rPr>
      </w:pPr>
      <w:r w:rsidRPr="00760CE0">
        <w:rPr>
          <w:highlight w:val="white"/>
        </w:rPr>
        <w:t xml:space="preserve">    public static void LoadByteList(IList&lt;byte&gt; byteList, int index,</w:t>
      </w:r>
    </w:p>
    <w:p w14:paraId="11846AD6" w14:textId="77777777" w:rsidR="00760CE0" w:rsidRPr="00760CE0" w:rsidRDefault="00760CE0" w:rsidP="00760CE0">
      <w:pPr>
        <w:pStyle w:val="Code"/>
        <w:rPr>
          <w:highlight w:val="white"/>
        </w:rPr>
      </w:pPr>
      <w:r w:rsidRPr="00760CE0">
        <w:rPr>
          <w:highlight w:val="white"/>
        </w:rPr>
        <w:t xml:space="preserve">                                    int size, BigInteger value) {</w:t>
      </w:r>
    </w:p>
    <w:p w14:paraId="20034E7D" w14:textId="77777777" w:rsidR="00760CE0" w:rsidRPr="00760CE0" w:rsidRDefault="00760CE0" w:rsidP="00760CE0">
      <w:pPr>
        <w:pStyle w:val="Code"/>
        <w:rPr>
          <w:highlight w:val="white"/>
        </w:rPr>
      </w:pPr>
      <w:r w:rsidRPr="00760CE0">
        <w:rPr>
          <w:highlight w:val="white"/>
        </w:rPr>
        <w:t xml:space="preserve">      while (byteList.Count &lt; (index + size)) {</w:t>
      </w:r>
    </w:p>
    <w:p w14:paraId="39E6D479" w14:textId="77777777" w:rsidR="00760CE0" w:rsidRPr="00760CE0" w:rsidRDefault="00760CE0" w:rsidP="00760CE0">
      <w:pPr>
        <w:pStyle w:val="Code"/>
        <w:rPr>
          <w:highlight w:val="white"/>
        </w:rPr>
      </w:pPr>
      <w:r w:rsidRPr="00760CE0">
        <w:rPr>
          <w:highlight w:val="white"/>
        </w:rPr>
        <w:t xml:space="preserve">        byteList.Add((byte) 0);</w:t>
      </w:r>
    </w:p>
    <w:p w14:paraId="6771EF3C" w14:textId="77777777" w:rsidR="00760CE0" w:rsidRPr="00760CE0" w:rsidRDefault="00760CE0" w:rsidP="00760CE0">
      <w:pPr>
        <w:pStyle w:val="Code"/>
        <w:rPr>
          <w:highlight w:val="white"/>
        </w:rPr>
      </w:pPr>
      <w:r w:rsidRPr="00760CE0">
        <w:rPr>
          <w:highlight w:val="white"/>
        </w:rPr>
        <w:t xml:space="preserve">      }</w:t>
      </w:r>
    </w:p>
    <w:p w14:paraId="18F3C35D" w14:textId="77777777" w:rsidR="00760CE0" w:rsidRPr="00760CE0" w:rsidRDefault="00760CE0" w:rsidP="00760CE0">
      <w:pPr>
        <w:pStyle w:val="Code"/>
        <w:rPr>
          <w:highlight w:val="white"/>
        </w:rPr>
      </w:pPr>
    </w:p>
    <w:p w14:paraId="5A9A9635" w14:textId="77777777" w:rsidR="00760CE0" w:rsidRPr="00760CE0" w:rsidRDefault="00760CE0" w:rsidP="00760CE0">
      <w:pPr>
        <w:pStyle w:val="Code"/>
        <w:rPr>
          <w:highlight w:val="white"/>
        </w:rPr>
      </w:pPr>
      <w:r w:rsidRPr="00760CE0">
        <w:rPr>
          <w:highlight w:val="white"/>
        </w:rPr>
        <w:t xml:space="preserve">      switch (size) {</w:t>
      </w:r>
    </w:p>
    <w:p w14:paraId="77815DC5" w14:textId="77777777" w:rsidR="00760CE0" w:rsidRPr="00760CE0" w:rsidRDefault="00760CE0" w:rsidP="00760CE0">
      <w:pPr>
        <w:pStyle w:val="Code"/>
        <w:rPr>
          <w:highlight w:val="white"/>
        </w:rPr>
      </w:pPr>
      <w:r w:rsidRPr="00760CE0">
        <w:rPr>
          <w:highlight w:val="white"/>
        </w:rPr>
        <w:t xml:space="preserve">        case 1: {</w:t>
      </w:r>
    </w:p>
    <w:p w14:paraId="38F74BB3" w14:textId="77777777" w:rsidR="00760CE0" w:rsidRPr="00760CE0" w:rsidRDefault="00760CE0" w:rsidP="00760CE0">
      <w:pPr>
        <w:pStyle w:val="Code"/>
        <w:rPr>
          <w:highlight w:val="white"/>
        </w:rPr>
      </w:pPr>
      <w:r w:rsidRPr="00760CE0">
        <w:rPr>
          <w:highlight w:val="white"/>
        </w:rPr>
        <w:t xml:space="preserve">            if (value &lt; 0) {</w:t>
      </w:r>
    </w:p>
    <w:p w14:paraId="021FD2B2" w14:textId="77777777" w:rsidR="00760CE0" w:rsidRPr="00760CE0" w:rsidRDefault="00760CE0" w:rsidP="00760CE0">
      <w:pPr>
        <w:pStyle w:val="Code"/>
        <w:rPr>
          <w:highlight w:val="white"/>
        </w:rPr>
      </w:pPr>
      <w:r w:rsidRPr="00760CE0">
        <w:rPr>
          <w:highlight w:val="white"/>
        </w:rPr>
        <w:t xml:space="preserve">              byteList[index] = (byte) ((sbyte) value);</w:t>
      </w:r>
    </w:p>
    <w:p w14:paraId="19E2A0C7" w14:textId="77777777" w:rsidR="00760CE0" w:rsidRPr="00760CE0" w:rsidRDefault="00760CE0" w:rsidP="00760CE0">
      <w:pPr>
        <w:pStyle w:val="Code"/>
        <w:rPr>
          <w:highlight w:val="white"/>
        </w:rPr>
      </w:pPr>
      <w:r w:rsidRPr="00760CE0">
        <w:rPr>
          <w:highlight w:val="white"/>
        </w:rPr>
        <w:t xml:space="preserve">            }</w:t>
      </w:r>
    </w:p>
    <w:p w14:paraId="263EA8EC" w14:textId="77777777" w:rsidR="00760CE0" w:rsidRPr="00760CE0" w:rsidRDefault="00760CE0" w:rsidP="00760CE0">
      <w:pPr>
        <w:pStyle w:val="Code"/>
        <w:rPr>
          <w:highlight w:val="white"/>
        </w:rPr>
      </w:pPr>
      <w:r w:rsidRPr="00760CE0">
        <w:rPr>
          <w:highlight w:val="white"/>
        </w:rPr>
        <w:t xml:space="preserve">            else {</w:t>
      </w:r>
    </w:p>
    <w:p w14:paraId="4CE319CF" w14:textId="77777777" w:rsidR="00760CE0" w:rsidRPr="00760CE0" w:rsidRDefault="00760CE0" w:rsidP="00760CE0">
      <w:pPr>
        <w:pStyle w:val="Code"/>
        <w:rPr>
          <w:highlight w:val="white"/>
        </w:rPr>
      </w:pPr>
      <w:r w:rsidRPr="00760CE0">
        <w:rPr>
          <w:highlight w:val="white"/>
        </w:rPr>
        <w:t xml:space="preserve">              byteList[index] = (byte) value;</w:t>
      </w:r>
    </w:p>
    <w:p w14:paraId="3F61FD41" w14:textId="77777777" w:rsidR="00760CE0" w:rsidRPr="00760CE0" w:rsidRDefault="00760CE0" w:rsidP="00760CE0">
      <w:pPr>
        <w:pStyle w:val="Code"/>
        <w:rPr>
          <w:highlight w:val="white"/>
        </w:rPr>
      </w:pPr>
      <w:r w:rsidRPr="00760CE0">
        <w:rPr>
          <w:highlight w:val="white"/>
        </w:rPr>
        <w:t xml:space="preserve">            }</w:t>
      </w:r>
    </w:p>
    <w:p w14:paraId="2D3D8566" w14:textId="77777777" w:rsidR="00760CE0" w:rsidRPr="00760CE0" w:rsidRDefault="00760CE0" w:rsidP="00760CE0">
      <w:pPr>
        <w:pStyle w:val="Code"/>
        <w:rPr>
          <w:highlight w:val="white"/>
        </w:rPr>
      </w:pPr>
      <w:r w:rsidRPr="00760CE0">
        <w:rPr>
          <w:highlight w:val="white"/>
        </w:rPr>
        <w:t xml:space="preserve">          }</w:t>
      </w:r>
    </w:p>
    <w:p w14:paraId="2C336B47" w14:textId="77777777" w:rsidR="00760CE0" w:rsidRPr="00760CE0" w:rsidRDefault="00760CE0" w:rsidP="00760CE0">
      <w:pPr>
        <w:pStyle w:val="Code"/>
        <w:rPr>
          <w:highlight w:val="white"/>
        </w:rPr>
      </w:pPr>
      <w:r w:rsidRPr="00760CE0">
        <w:rPr>
          <w:highlight w:val="white"/>
        </w:rPr>
        <w:t xml:space="preserve">          break;</w:t>
      </w:r>
    </w:p>
    <w:p w14:paraId="4BA758BC" w14:textId="77777777" w:rsidR="00760CE0" w:rsidRPr="00760CE0" w:rsidRDefault="00760CE0" w:rsidP="00760CE0">
      <w:pPr>
        <w:pStyle w:val="Code"/>
        <w:rPr>
          <w:highlight w:val="white"/>
        </w:rPr>
      </w:pPr>
    </w:p>
    <w:p w14:paraId="6E040B3F" w14:textId="77777777" w:rsidR="00760CE0" w:rsidRPr="00760CE0" w:rsidRDefault="00760CE0" w:rsidP="00760CE0">
      <w:pPr>
        <w:pStyle w:val="Code"/>
        <w:rPr>
          <w:highlight w:val="white"/>
        </w:rPr>
      </w:pPr>
      <w:r w:rsidRPr="00760CE0">
        <w:rPr>
          <w:highlight w:val="white"/>
        </w:rPr>
        <w:t xml:space="preserve">        case 2: {</w:t>
      </w:r>
    </w:p>
    <w:p w14:paraId="2C305FC2" w14:textId="77777777" w:rsidR="00760CE0" w:rsidRPr="00760CE0" w:rsidRDefault="00760CE0" w:rsidP="00760CE0">
      <w:pPr>
        <w:pStyle w:val="Code"/>
        <w:rPr>
          <w:highlight w:val="white"/>
        </w:rPr>
      </w:pPr>
      <w:r w:rsidRPr="00760CE0">
        <w:rPr>
          <w:highlight w:val="white"/>
        </w:rPr>
        <w:t xml:space="preserve">            if (value &lt; 0) {</w:t>
      </w:r>
    </w:p>
    <w:p w14:paraId="56D6504B" w14:textId="77777777" w:rsidR="00760CE0" w:rsidRPr="00760CE0" w:rsidRDefault="00760CE0" w:rsidP="00760CE0">
      <w:pPr>
        <w:pStyle w:val="Code"/>
        <w:rPr>
          <w:highlight w:val="white"/>
        </w:rPr>
      </w:pPr>
      <w:r w:rsidRPr="00760CE0">
        <w:rPr>
          <w:highlight w:val="white"/>
        </w:rPr>
        <w:t xml:space="preserve">              short shortValue = (short) value; </w:t>
      </w:r>
    </w:p>
    <w:p w14:paraId="76D33DA3" w14:textId="77777777" w:rsidR="00760CE0" w:rsidRPr="00760CE0" w:rsidRDefault="00760CE0" w:rsidP="00760CE0">
      <w:pPr>
        <w:pStyle w:val="Code"/>
        <w:rPr>
          <w:highlight w:val="white"/>
        </w:rPr>
      </w:pPr>
      <w:r w:rsidRPr="00760CE0">
        <w:rPr>
          <w:highlight w:val="white"/>
        </w:rPr>
        <w:t xml:space="preserve">              byteList[index] = (byte) ((sbyte) shortValue);</w:t>
      </w:r>
    </w:p>
    <w:p w14:paraId="20F081BD" w14:textId="77777777" w:rsidR="00760CE0" w:rsidRPr="00760CE0" w:rsidRDefault="00760CE0" w:rsidP="00760CE0">
      <w:pPr>
        <w:pStyle w:val="Code"/>
        <w:rPr>
          <w:highlight w:val="white"/>
        </w:rPr>
      </w:pPr>
      <w:r w:rsidRPr="00760CE0">
        <w:rPr>
          <w:highlight w:val="white"/>
        </w:rPr>
        <w:t xml:space="preserve">              byteList[index + 1] = (byte) ((sbyte) (shortValue &gt;&gt; 8));</w:t>
      </w:r>
    </w:p>
    <w:p w14:paraId="45ADFC50" w14:textId="77777777" w:rsidR="00760CE0" w:rsidRPr="00760CE0" w:rsidRDefault="00760CE0" w:rsidP="00760CE0">
      <w:pPr>
        <w:pStyle w:val="Code"/>
        <w:rPr>
          <w:highlight w:val="white"/>
        </w:rPr>
      </w:pPr>
      <w:r w:rsidRPr="00760CE0">
        <w:rPr>
          <w:highlight w:val="white"/>
        </w:rPr>
        <w:t xml:space="preserve">            }</w:t>
      </w:r>
    </w:p>
    <w:p w14:paraId="3EB55BEF" w14:textId="77777777" w:rsidR="00760CE0" w:rsidRPr="00760CE0" w:rsidRDefault="00760CE0" w:rsidP="00760CE0">
      <w:pPr>
        <w:pStyle w:val="Code"/>
        <w:rPr>
          <w:highlight w:val="white"/>
        </w:rPr>
      </w:pPr>
      <w:r w:rsidRPr="00760CE0">
        <w:rPr>
          <w:highlight w:val="white"/>
        </w:rPr>
        <w:t xml:space="preserve">            else {</w:t>
      </w:r>
    </w:p>
    <w:p w14:paraId="4E94B59E" w14:textId="77777777" w:rsidR="00760CE0" w:rsidRPr="00760CE0" w:rsidRDefault="00760CE0" w:rsidP="00760CE0">
      <w:pPr>
        <w:pStyle w:val="Code"/>
        <w:rPr>
          <w:highlight w:val="white"/>
        </w:rPr>
      </w:pPr>
      <w:r w:rsidRPr="00760CE0">
        <w:rPr>
          <w:highlight w:val="white"/>
        </w:rPr>
        <w:t xml:space="preserve">              ushort ushortValue = (ushort) value; </w:t>
      </w:r>
    </w:p>
    <w:p w14:paraId="3A08476A" w14:textId="77777777" w:rsidR="00760CE0" w:rsidRPr="00760CE0" w:rsidRDefault="00760CE0" w:rsidP="00760CE0">
      <w:pPr>
        <w:pStyle w:val="Code"/>
        <w:rPr>
          <w:highlight w:val="white"/>
        </w:rPr>
      </w:pPr>
      <w:r w:rsidRPr="00760CE0">
        <w:rPr>
          <w:highlight w:val="white"/>
        </w:rPr>
        <w:t xml:space="preserve">              byteList[index] = (byte) ushortValue;</w:t>
      </w:r>
    </w:p>
    <w:p w14:paraId="6AA87F41" w14:textId="77777777" w:rsidR="00760CE0" w:rsidRPr="00760CE0" w:rsidRDefault="00760CE0" w:rsidP="00760CE0">
      <w:pPr>
        <w:pStyle w:val="Code"/>
        <w:rPr>
          <w:highlight w:val="white"/>
        </w:rPr>
      </w:pPr>
      <w:r w:rsidRPr="00760CE0">
        <w:rPr>
          <w:highlight w:val="white"/>
        </w:rPr>
        <w:t xml:space="preserve">              byteList[index + 1] = (byte) (ushortValue &gt;&gt; 8);</w:t>
      </w:r>
    </w:p>
    <w:p w14:paraId="5D26C0F8" w14:textId="77777777" w:rsidR="00760CE0" w:rsidRPr="00760CE0" w:rsidRDefault="00760CE0" w:rsidP="00760CE0">
      <w:pPr>
        <w:pStyle w:val="Code"/>
        <w:rPr>
          <w:highlight w:val="white"/>
        </w:rPr>
      </w:pPr>
      <w:r w:rsidRPr="00760CE0">
        <w:rPr>
          <w:highlight w:val="white"/>
        </w:rPr>
        <w:t xml:space="preserve">            }</w:t>
      </w:r>
    </w:p>
    <w:p w14:paraId="32C5DA90" w14:textId="77777777" w:rsidR="00760CE0" w:rsidRPr="00760CE0" w:rsidRDefault="00760CE0" w:rsidP="00760CE0">
      <w:pPr>
        <w:pStyle w:val="Code"/>
        <w:rPr>
          <w:highlight w:val="white"/>
        </w:rPr>
      </w:pPr>
      <w:r w:rsidRPr="00760CE0">
        <w:rPr>
          <w:highlight w:val="white"/>
        </w:rPr>
        <w:t xml:space="preserve">          }</w:t>
      </w:r>
    </w:p>
    <w:p w14:paraId="6B5E9270" w14:textId="77777777" w:rsidR="00760CE0" w:rsidRPr="00760CE0" w:rsidRDefault="00760CE0" w:rsidP="00760CE0">
      <w:pPr>
        <w:pStyle w:val="Code"/>
        <w:rPr>
          <w:highlight w:val="white"/>
        </w:rPr>
      </w:pPr>
      <w:r w:rsidRPr="00760CE0">
        <w:rPr>
          <w:highlight w:val="white"/>
        </w:rPr>
        <w:t xml:space="preserve">          break;</w:t>
      </w:r>
    </w:p>
    <w:p w14:paraId="2624C182" w14:textId="77777777" w:rsidR="00760CE0" w:rsidRPr="00760CE0" w:rsidRDefault="00760CE0" w:rsidP="00760CE0">
      <w:pPr>
        <w:pStyle w:val="Code"/>
        <w:rPr>
          <w:highlight w:val="white"/>
        </w:rPr>
      </w:pPr>
    </w:p>
    <w:p w14:paraId="6B206494" w14:textId="77777777" w:rsidR="00760CE0" w:rsidRPr="00760CE0" w:rsidRDefault="00760CE0" w:rsidP="00760CE0">
      <w:pPr>
        <w:pStyle w:val="Code"/>
        <w:rPr>
          <w:highlight w:val="white"/>
        </w:rPr>
      </w:pPr>
      <w:r w:rsidRPr="00760CE0">
        <w:rPr>
          <w:highlight w:val="white"/>
        </w:rPr>
        <w:t xml:space="preserve">        case 4: {</w:t>
      </w:r>
    </w:p>
    <w:p w14:paraId="54BF5F20" w14:textId="77777777" w:rsidR="00760CE0" w:rsidRPr="00760CE0" w:rsidRDefault="00760CE0" w:rsidP="00760CE0">
      <w:pPr>
        <w:pStyle w:val="Code"/>
        <w:rPr>
          <w:highlight w:val="white"/>
        </w:rPr>
      </w:pPr>
      <w:r w:rsidRPr="00760CE0">
        <w:rPr>
          <w:highlight w:val="white"/>
        </w:rPr>
        <w:t xml:space="preserve">            if (value &lt; 0) {</w:t>
      </w:r>
    </w:p>
    <w:p w14:paraId="4CB1350D" w14:textId="77777777" w:rsidR="00760CE0" w:rsidRPr="00760CE0" w:rsidRDefault="00760CE0" w:rsidP="00760CE0">
      <w:pPr>
        <w:pStyle w:val="Code"/>
        <w:rPr>
          <w:highlight w:val="white"/>
        </w:rPr>
      </w:pPr>
      <w:r w:rsidRPr="00760CE0">
        <w:rPr>
          <w:highlight w:val="white"/>
        </w:rPr>
        <w:t xml:space="preserve">              int intValue = (int) value; </w:t>
      </w:r>
    </w:p>
    <w:p w14:paraId="454D192D" w14:textId="77777777" w:rsidR="00760CE0" w:rsidRPr="00760CE0" w:rsidRDefault="00760CE0" w:rsidP="00760CE0">
      <w:pPr>
        <w:pStyle w:val="Code"/>
        <w:rPr>
          <w:highlight w:val="white"/>
        </w:rPr>
      </w:pPr>
      <w:r w:rsidRPr="00760CE0">
        <w:rPr>
          <w:highlight w:val="white"/>
        </w:rPr>
        <w:t xml:space="preserve">              byteList[index] = (byte) ((sbyte) intValue);</w:t>
      </w:r>
    </w:p>
    <w:p w14:paraId="39CBAAF1" w14:textId="77777777" w:rsidR="00760CE0" w:rsidRPr="00760CE0" w:rsidRDefault="00760CE0" w:rsidP="00760CE0">
      <w:pPr>
        <w:pStyle w:val="Code"/>
        <w:rPr>
          <w:highlight w:val="white"/>
        </w:rPr>
      </w:pPr>
      <w:r w:rsidRPr="00760CE0">
        <w:rPr>
          <w:highlight w:val="white"/>
        </w:rPr>
        <w:t xml:space="preserve">              byteList[index + 1] = (byte) ((sbyte) (intValue &gt;&gt; 8));</w:t>
      </w:r>
    </w:p>
    <w:p w14:paraId="55699FFD" w14:textId="77777777" w:rsidR="00760CE0" w:rsidRPr="00760CE0" w:rsidRDefault="00760CE0" w:rsidP="00760CE0">
      <w:pPr>
        <w:pStyle w:val="Code"/>
        <w:rPr>
          <w:highlight w:val="white"/>
        </w:rPr>
      </w:pPr>
      <w:r w:rsidRPr="00760CE0">
        <w:rPr>
          <w:highlight w:val="white"/>
        </w:rPr>
        <w:t xml:space="preserve">              byteList[index + 2] = (byte) ((sbyte) (intValue &gt;&gt; 16));</w:t>
      </w:r>
    </w:p>
    <w:p w14:paraId="502B8ED7" w14:textId="77777777" w:rsidR="00760CE0" w:rsidRPr="00760CE0" w:rsidRDefault="00760CE0" w:rsidP="00760CE0">
      <w:pPr>
        <w:pStyle w:val="Code"/>
        <w:rPr>
          <w:highlight w:val="white"/>
        </w:rPr>
      </w:pPr>
      <w:r w:rsidRPr="00760CE0">
        <w:rPr>
          <w:highlight w:val="white"/>
        </w:rPr>
        <w:t xml:space="preserve">              byteList[index + 3] = (byte) ((sbyte) (intValue &gt;&gt; 24));</w:t>
      </w:r>
    </w:p>
    <w:p w14:paraId="3213B775" w14:textId="77777777" w:rsidR="00760CE0" w:rsidRPr="00760CE0" w:rsidRDefault="00760CE0" w:rsidP="00760CE0">
      <w:pPr>
        <w:pStyle w:val="Code"/>
        <w:rPr>
          <w:highlight w:val="white"/>
        </w:rPr>
      </w:pPr>
      <w:r w:rsidRPr="00760CE0">
        <w:rPr>
          <w:highlight w:val="white"/>
        </w:rPr>
        <w:t xml:space="preserve">            }</w:t>
      </w:r>
    </w:p>
    <w:p w14:paraId="3971C5D1" w14:textId="77777777" w:rsidR="00760CE0" w:rsidRPr="00760CE0" w:rsidRDefault="00760CE0" w:rsidP="00760CE0">
      <w:pPr>
        <w:pStyle w:val="Code"/>
        <w:rPr>
          <w:highlight w:val="white"/>
        </w:rPr>
      </w:pPr>
      <w:r w:rsidRPr="00760CE0">
        <w:rPr>
          <w:highlight w:val="white"/>
        </w:rPr>
        <w:t xml:space="preserve">            else {</w:t>
      </w:r>
    </w:p>
    <w:p w14:paraId="5CBEB33F" w14:textId="77777777" w:rsidR="00760CE0" w:rsidRPr="00760CE0" w:rsidRDefault="00760CE0" w:rsidP="00760CE0">
      <w:pPr>
        <w:pStyle w:val="Code"/>
        <w:rPr>
          <w:highlight w:val="white"/>
        </w:rPr>
      </w:pPr>
      <w:r w:rsidRPr="00760CE0">
        <w:rPr>
          <w:highlight w:val="white"/>
        </w:rPr>
        <w:t xml:space="preserve">              uint uintValue = (uint) value; </w:t>
      </w:r>
    </w:p>
    <w:p w14:paraId="1AEF6D4D" w14:textId="77777777" w:rsidR="00760CE0" w:rsidRPr="00760CE0" w:rsidRDefault="00760CE0" w:rsidP="00760CE0">
      <w:pPr>
        <w:pStyle w:val="Code"/>
        <w:rPr>
          <w:highlight w:val="white"/>
        </w:rPr>
      </w:pPr>
      <w:r w:rsidRPr="00760CE0">
        <w:rPr>
          <w:highlight w:val="white"/>
        </w:rPr>
        <w:t xml:space="preserve">              byteList[index] = (byte) uintValue;</w:t>
      </w:r>
    </w:p>
    <w:p w14:paraId="6E40EEA6" w14:textId="77777777" w:rsidR="00760CE0" w:rsidRPr="00760CE0" w:rsidRDefault="00760CE0" w:rsidP="00760CE0">
      <w:pPr>
        <w:pStyle w:val="Code"/>
        <w:rPr>
          <w:highlight w:val="white"/>
        </w:rPr>
      </w:pPr>
      <w:r w:rsidRPr="00760CE0">
        <w:rPr>
          <w:highlight w:val="white"/>
        </w:rPr>
        <w:t xml:space="preserve">              byteList[index + 1] = (byte) (uintValue &gt;&gt; 8);</w:t>
      </w:r>
    </w:p>
    <w:p w14:paraId="4C1041AD" w14:textId="77777777" w:rsidR="00760CE0" w:rsidRPr="00760CE0" w:rsidRDefault="00760CE0" w:rsidP="00760CE0">
      <w:pPr>
        <w:pStyle w:val="Code"/>
        <w:rPr>
          <w:highlight w:val="white"/>
        </w:rPr>
      </w:pPr>
      <w:r w:rsidRPr="00760CE0">
        <w:rPr>
          <w:highlight w:val="white"/>
        </w:rPr>
        <w:t xml:space="preserve">              byteList[index + 2] = (byte) (uintValue &gt;&gt; 16);</w:t>
      </w:r>
    </w:p>
    <w:p w14:paraId="26B46EEE" w14:textId="77777777" w:rsidR="00760CE0" w:rsidRPr="00760CE0" w:rsidRDefault="00760CE0" w:rsidP="00760CE0">
      <w:pPr>
        <w:pStyle w:val="Code"/>
        <w:rPr>
          <w:highlight w:val="white"/>
        </w:rPr>
      </w:pPr>
      <w:r w:rsidRPr="00760CE0">
        <w:rPr>
          <w:highlight w:val="white"/>
        </w:rPr>
        <w:t xml:space="preserve">              byteList[index + 3] = (byte) (uintValue &gt;&gt; 24);</w:t>
      </w:r>
    </w:p>
    <w:p w14:paraId="73105535" w14:textId="77777777" w:rsidR="00760CE0" w:rsidRPr="00760CE0" w:rsidRDefault="00760CE0" w:rsidP="00760CE0">
      <w:pPr>
        <w:pStyle w:val="Code"/>
        <w:rPr>
          <w:highlight w:val="white"/>
        </w:rPr>
      </w:pPr>
      <w:r w:rsidRPr="00760CE0">
        <w:rPr>
          <w:highlight w:val="white"/>
        </w:rPr>
        <w:t xml:space="preserve">            }</w:t>
      </w:r>
    </w:p>
    <w:p w14:paraId="54A1CDA9" w14:textId="77777777" w:rsidR="00760CE0" w:rsidRPr="00760CE0" w:rsidRDefault="00760CE0" w:rsidP="00760CE0">
      <w:pPr>
        <w:pStyle w:val="Code"/>
        <w:rPr>
          <w:highlight w:val="white"/>
        </w:rPr>
      </w:pPr>
      <w:r w:rsidRPr="00760CE0">
        <w:rPr>
          <w:highlight w:val="white"/>
        </w:rPr>
        <w:t xml:space="preserve">          }</w:t>
      </w:r>
    </w:p>
    <w:p w14:paraId="5E5BAC87" w14:textId="77777777" w:rsidR="00760CE0" w:rsidRPr="00760CE0" w:rsidRDefault="00760CE0" w:rsidP="00760CE0">
      <w:pPr>
        <w:pStyle w:val="Code"/>
        <w:rPr>
          <w:highlight w:val="white"/>
        </w:rPr>
      </w:pPr>
      <w:r w:rsidRPr="00760CE0">
        <w:rPr>
          <w:highlight w:val="white"/>
        </w:rPr>
        <w:t xml:space="preserve">          break;</w:t>
      </w:r>
    </w:p>
    <w:p w14:paraId="7DF6929A" w14:textId="77777777" w:rsidR="00760CE0" w:rsidRPr="00760CE0" w:rsidRDefault="00760CE0" w:rsidP="00760CE0">
      <w:pPr>
        <w:pStyle w:val="Code"/>
        <w:rPr>
          <w:highlight w:val="white"/>
        </w:rPr>
      </w:pPr>
      <w:r w:rsidRPr="00760CE0">
        <w:rPr>
          <w:highlight w:val="white"/>
        </w:rPr>
        <w:t xml:space="preserve">      }</w:t>
      </w:r>
    </w:p>
    <w:p w14:paraId="77631CCC" w14:textId="77777777" w:rsidR="00760CE0" w:rsidRPr="00760CE0" w:rsidRDefault="00760CE0" w:rsidP="00760CE0">
      <w:pPr>
        <w:pStyle w:val="Code"/>
        <w:rPr>
          <w:highlight w:val="white"/>
        </w:rPr>
      </w:pPr>
      <w:r w:rsidRPr="00760CE0">
        <w:rPr>
          <w:highlight w:val="white"/>
        </w:rPr>
        <w:t xml:space="preserve">    }</w:t>
      </w:r>
    </w:p>
    <w:p w14:paraId="3054ABE1" w14:textId="77777777" w:rsidR="00760CE0" w:rsidRPr="00760CE0" w:rsidRDefault="00760CE0" w:rsidP="00760CE0">
      <w:pPr>
        <w:pStyle w:val="Code"/>
        <w:rPr>
          <w:highlight w:val="white"/>
        </w:rPr>
      </w:pPr>
    </w:p>
    <w:p w14:paraId="3B52B4A0" w14:textId="77777777" w:rsidR="00760CE0" w:rsidRPr="00760CE0" w:rsidRDefault="00760CE0" w:rsidP="00760CE0">
      <w:pPr>
        <w:pStyle w:val="Code"/>
        <w:rPr>
          <w:highlight w:val="white"/>
        </w:rPr>
      </w:pPr>
      <w:r w:rsidRPr="00760CE0">
        <w:rPr>
          <w:highlight w:val="white"/>
        </w:rPr>
        <w:t xml:space="preserve">    public static List&lt;byte&gt; LookupByteArray(AssemblyOperator objectOp,</w:t>
      </w:r>
    </w:p>
    <w:p w14:paraId="6EE82874" w14:textId="77777777" w:rsidR="00760CE0" w:rsidRPr="00760CE0" w:rsidRDefault="00760CE0" w:rsidP="00760CE0">
      <w:pPr>
        <w:pStyle w:val="Code"/>
        <w:rPr>
          <w:highlight w:val="white"/>
        </w:rPr>
      </w:pPr>
      <w:r w:rsidRPr="00760CE0">
        <w:rPr>
          <w:highlight w:val="white"/>
        </w:rPr>
        <w:lastRenderedPageBreak/>
        <w:t xml:space="preserve">                      object operand1 = null, object operand2 = null,</w:t>
      </w:r>
    </w:p>
    <w:p w14:paraId="5B64CB2C" w14:textId="77777777" w:rsidR="00760CE0" w:rsidRPr="00760CE0" w:rsidRDefault="00760CE0" w:rsidP="00760CE0">
      <w:pPr>
        <w:pStyle w:val="Code"/>
        <w:rPr>
          <w:highlight w:val="white"/>
        </w:rPr>
      </w:pPr>
      <w:r w:rsidRPr="00760CE0">
        <w:rPr>
          <w:highlight w:val="white"/>
        </w:rPr>
        <w:t xml:space="preserve">                      object operand3 = null) {</w:t>
      </w:r>
    </w:p>
    <w:p w14:paraId="44D33984" w14:textId="77777777" w:rsidR="00760CE0" w:rsidRPr="00760CE0" w:rsidRDefault="00760CE0" w:rsidP="00760CE0">
      <w:pPr>
        <w:pStyle w:val="Code"/>
        <w:rPr>
          <w:highlight w:val="white"/>
        </w:rPr>
      </w:pPr>
      <w:r w:rsidRPr="00760CE0">
        <w:rPr>
          <w:highlight w:val="white"/>
        </w:rPr>
        <w:t xml:space="preserve">      if ((objectOp == AssemblyOperator.shl) ||</w:t>
      </w:r>
    </w:p>
    <w:p w14:paraId="76525152" w14:textId="77777777" w:rsidR="00760CE0" w:rsidRPr="00760CE0" w:rsidRDefault="00760CE0" w:rsidP="00760CE0">
      <w:pPr>
        <w:pStyle w:val="Code"/>
        <w:rPr>
          <w:highlight w:val="white"/>
        </w:rPr>
      </w:pPr>
      <w:r w:rsidRPr="00760CE0">
        <w:rPr>
          <w:highlight w:val="white"/>
        </w:rPr>
        <w:t xml:space="preserve">          (objectOp == AssemblyOperator.shr)) {</w:t>
      </w:r>
    </w:p>
    <w:p w14:paraId="4F06A4DC" w14:textId="77777777" w:rsidR="00760CE0" w:rsidRPr="00760CE0" w:rsidRDefault="00760CE0" w:rsidP="00760CE0">
      <w:pPr>
        <w:pStyle w:val="Code"/>
        <w:rPr>
          <w:highlight w:val="white"/>
        </w:rPr>
      </w:pPr>
      <w:r w:rsidRPr="00760CE0">
        <w:rPr>
          <w:highlight w:val="white"/>
        </w:rPr>
        <w:t xml:space="preserve">        operand1 = (operand1 is BigInteger) ? 0L : operand1;</w:t>
      </w:r>
    </w:p>
    <w:p w14:paraId="4CEF5F51" w14:textId="77777777" w:rsidR="00760CE0" w:rsidRPr="00760CE0" w:rsidRDefault="00760CE0" w:rsidP="00760CE0">
      <w:pPr>
        <w:pStyle w:val="Code"/>
        <w:rPr>
          <w:highlight w:val="white"/>
        </w:rPr>
      </w:pPr>
      <w:r w:rsidRPr="00760CE0">
        <w:rPr>
          <w:highlight w:val="white"/>
        </w:rPr>
        <w:t xml:space="preserve">        operand2 = (operand2 is BigInteger) ? 0L : operand2;</w:t>
      </w:r>
    </w:p>
    <w:p w14:paraId="162886A3" w14:textId="77777777" w:rsidR="00760CE0" w:rsidRPr="00760CE0" w:rsidRDefault="00760CE0" w:rsidP="00760CE0">
      <w:pPr>
        <w:pStyle w:val="Code"/>
        <w:rPr>
          <w:highlight w:val="white"/>
        </w:rPr>
      </w:pPr>
      <w:r w:rsidRPr="00760CE0">
        <w:rPr>
          <w:highlight w:val="white"/>
        </w:rPr>
        <w:t xml:space="preserve">        operand3 = (operand3 is BigInteger) ? 0L : operand3;</w:t>
      </w:r>
    </w:p>
    <w:p w14:paraId="2BC1D762" w14:textId="77777777" w:rsidR="00760CE0" w:rsidRPr="00760CE0" w:rsidRDefault="00760CE0" w:rsidP="00760CE0">
      <w:pPr>
        <w:pStyle w:val="Code"/>
        <w:rPr>
          <w:highlight w:val="white"/>
        </w:rPr>
      </w:pPr>
      <w:r w:rsidRPr="00760CE0">
        <w:rPr>
          <w:highlight w:val="white"/>
        </w:rPr>
        <w:t xml:space="preserve">      }</w:t>
      </w:r>
    </w:p>
    <w:p w14:paraId="46709EF9" w14:textId="77777777" w:rsidR="00760CE0" w:rsidRPr="00760CE0" w:rsidRDefault="00760CE0" w:rsidP="00760CE0">
      <w:pPr>
        <w:pStyle w:val="Code"/>
        <w:rPr>
          <w:highlight w:val="white"/>
        </w:rPr>
      </w:pPr>
    </w:p>
    <w:p w14:paraId="698F7E29" w14:textId="77777777" w:rsidR="00760CE0" w:rsidRPr="00760CE0" w:rsidRDefault="00760CE0" w:rsidP="00760CE0">
      <w:pPr>
        <w:pStyle w:val="Code"/>
        <w:rPr>
          <w:highlight w:val="white"/>
        </w:rPr>
      </w:pPr>
      <w:r w:rsidRPr="00760CE0">
        <w:rPr>
          <w:highlight w:val="white"/>
        </w:rPr>
        <w:t xml:space="preserve">      ObjectCodeInfo info =</w:t>
      </w:r>
    </w:p>
    <w:p w14:paraId="40E7E494" w14:textId="77777777" w:rsidR="00760CE0" w:rsidRPr="00760CE0" w:rsidRDefault="00760CE0" w:rsidP="00760CE0">
      <w:pPr>
        <w:pStyle w:val="Code"/>
        <w:rPr>
          <w:highlight w:val="white"/>
        </w:rPr>
      </w:pPr>
      <w:r w:rsidRPr="00760CE0">
        <w:rPr>
          <w:highlight w:val="white"/>
        </w:rPr>
        <w:t xml:space="preserve">        new ObjectCodeInfo(objectOp, operand1, operand2, operand3);</w:t>
      </w:r>
    </w:p>
    <w:p w14:paraId="1B38DB02" w14:textId="77777777" w:rsidR="00760CE0" w:rsidRPr="00760CE0" w:rsidRDefault="00760CE0" w:rsidP="00760CE0">
      <w:pPr>
        <w:pStyle w:val="Code"/>
        <w:rPr>
          <w:highlight w:val="white"/>
        </w:rPr>
      </w:pPr>
      <w:r w:rsidRPr="00760CE0">
        <w:rPr>
          <w:highlight w:val="white"/>
        </w:rPr>
        <w:t xml:space="preserve">      byte[] byteArray = ObjectCodeTable.MainArrayMap[info];</w:t>
      </w:r>
    </w:p>
    <w:p w14:paraId="6F369C03" w14:textId="77777777" w:rsidR="00760CE0" w:rsidRPr="00760CE0" w:rsidRDefault="00760CE0" w:rsidP="00760CE0">
      <w:pPr>
        <w:pStyle w:val="Code"/>
        <w:rPr>
          <w:highlight w:val="white"/>
        </w:rPr>
      </w:pPr>
      <w:r w:rsidRPr="00760CE0">
        <w:rPr>
          <w:highlight w:val="white"/>
        </w:rPr>
        <w:t xml:space="preserve">      Assert.ErrorXXX(byteArray != null);</w:t>
      </w:r>
    </w:p>
    <w:p w14:paraId="1D0C1973" w14:textId="77777777" w:rsidR="00760CE0" w:rsidRPr="00760CE0" w:rsidRDefault="00760CE0" w:rsidP="00760CE0">
      <w:pPr>
        <w:pStyle w:val="Code"/>
        <w:rPr>
          <w:highlight w:val="white"/>
        </w:rPr>
      </w:pPr>
      <w:r w:rsidRPr="00760CE0">
        <w:rPr>
          <w:highlight w:val="white"/>
        </w:rPr>
        <w:t xml:space="preserve">      List&lt;byte&gt; byteList = new List&lt;byte&gt;();</w:t>
      </w:r>
    </w:p>
    <w:p w14:paraId="74391C14" w14:textId="77777777" w:rsidR="00760CE0" w:rsidRPr="00760CE0" w:rsidRDefault="00760CE0" w:rsidP="00760CE0">
      <w:pPr>
        <w:pStyle w:val="Code"/>
        <w:rPr>
          <w:highlight w:val="white"/>
        </w:rPr>
      </w:pPr>
    </w:p>
    <w:p w14:paraId="4DF71A29" w14:textId="77777777" w:rsidR="00760CE0" w:rsidRPr="00760CE0" w:rsidRDefault="00760CE0" w:rsidP="00760CE0">
      <w:pPr>
        <w:pStyle w:val="Code"/>
        <w:rPr>
          <w:highlight w:val="white"/>
        </w:rPr>
      </w:pPr>
      <w:r w:rsidRPr="00760CE0">
        <w:rPr>
          <w:highlight w:val="white"/>
        </w:rPr>
        <w:t xml:space="preserve">      foreach (byte b in byteArray) {</w:t>
      </w:r>
    </w:p>
    <w:p w14:paraId="1BB36A24" w14:textId="77777777" w:rsidR="00760CE0" w:rsidRPr="00760CE0" w:rsidRDefault="00760CE0" w:rsidP="00760CE0">
      <w:pPr>
        <w:pStyle w:val="Code"/>
        <w:rPr>
          <w:highlight w:val="white"/>
        </w:rPr>
      </w:pPr>
      <w:r w:rsidRPr="00760CE0">
        <w:rPr>
          <w:highlight w:val="white"/>
        </w:rPr>
        <w:t xml:space="preserve">        byteList.Add(b);</w:t>
      </w:r>
    </w:p>
    <w:p w14:paraId="4CFBB959" w14:textId="77777777" w:rsidR="00760CE0" w:rsidRPr="00760CE0" w:rsidRDefault="00760CE0" w:rsidP="00760CE0">
      <w:pPr>
        <w:pStyle w:val="Code"/>
        <w:rPr>
          <w:highlight w:val="white"/>
        </w:rPr>
      </w:pPr>
      <w:r w:rsidRPr="00760CE0">
        <w:rPr>
          <w:highlight w:val="white"/>
        </w:rPr>
        <w:t xml:space="preserve">      }</w:t>
      </w:r>
    </w:p>
    <w:p w14:paraId="7002761A" w14:textId="77777777" w:rsidR="00760CE0" w:rsidRPr="00760CE0" w:rsidRDefault="00760CE0" w:rsidP="00760CE0">
      <w:pPr>
        <w:pStyle w:val="Code"/>
        <w:rPr>
          <w:highlight w:val="white"/>
        </w:rPr>
      </w:pPr>
    </w:p>
    <w:p w14:paraId="2979BD6E" w14:textId="77777777" w:rsidR="00760CE0" w:rsidRPr="00760CE0" w:rsidRDefault="00760CE0" w:rsidP="00760CE0">
      <w:pPr>
        <w:pStyle w:val="Code"/>
        <w:rPr>
          <w:highlight w:val="white"/>
        </w:rPr>
      </w:pPr>
      <w:r w:rsidRPr="00760CE0">
        <w:rPr>
          <w:highlight w:val="white"/>
        </w:rPr>
        <w:t xml:space="preserve">      return byteList;</w:t>
      </w:r>
    </w:p>
    <w:p w14:paraId="3E64F3B6" w14:textId="77777777" w:rsidR="00760CE0" w:rsidRPr="00760CE0" w:rsidRDefault="00760CE0" w:rsidP="00760CE0">
      <w:pPr>
        <w:pStyle w:val="Code"/>
        <w:rPr>
          <w:highlight w:val="white"/>
        </w:rPr>
      </w:pPr>
      <w:r w:rsidRPr="00760CE0">
        <w:rPr>
          <w:highlight w:val="white"/>
        </w:rPr>
        <w:t xml:space="preserve">    }</w:t>
      </w:r>
    </w:p>
    <w:p w14:paraId="41E66349" w14:textId="77777777" w:rsidR="00760CE0" w:rsidRPr="00760CE0" w:rsidRDefault="00760CE0" w:rsidP="00760CE0">
      <w:pPr>
        <w:pStyle w:val="Code"/>
        <w:rPr>
          <w:highlight w:val="white"/>
        </w:rPr>
      </w:pPr>
    </w:p>
    <w:p w14:paraId="3E7BBD03" w14:textId="77777777" w:rsidR="00760CE0" w:rsidRPr="00760CE0" w:rsidRDefault="00760CE0" w:rsidP="00760CE0">
      <w:pPr>
        <w:pStyle w:val="Code"/>
        <w:rPr>
          <w:highlight w:val="white"/>
        </w:rPr>
      </w:pPr>
      <w:r w:rsidRPr="00760CE0">
        <w:rPr>
          <w:highlight w:val="white"/>
        </w:rPr>
        <w:t xml:space="preserve">    public override string ToString() {</w:t>
      </w:r>
    </w:p>
    <w:p w14:paraId="2C0EFF99" w14:textId="77777777" w:rsidR="00760CE0" w:rsidRPr="00760CE0" w:rsidRDefault="00760CE0" w:rsidP="00760CE0">
      <w:pPr>
        <w:pStyle w:val="Code"/>
        <w:rPr>
          <w:highlight w:val="white"/>
        </w:rPr>
      </w:pPr>
      <w:r w:rsidRPr="00760CE0">
        <w:rPr>
          <w:highlight w:val="white"/>
        </w:rPr>
        <w:t xml:space="preserve">      object operand0 = m_operandArray[0],</w:t>
      </w:r>
    </w:p>
    <w:p w14:paraId="56704C73" w14:textId="77777777" w:rsidR="00760CE0" w:rsidRPr="00760CE0" w:rsidRDefault="00760CE0" w:rsidP="00760CE0">
      <w:pPr>
        <w:pStyle w:val="Code"/>
        <w:rPr>
          <w:highlight w:val="white"/>
        </w:rPr>
      </w:pPr>
      <w:r w:rsidRPr="00760CE0">
        <w:rPr>
          <w:highlight w:val="white"/>
        </w:rPr>
        <w:t xml:space="preserve">             operand1 = m_operandArray[1],</w:t>
      </w:r>
    </w:p>
    <w:p w14:paraId="2D31B6A3" w14:textId="77777777" w:rsidR="00760CE0" w:rsidRPr="00760CE0" w:rsidRDefault="00760CE0" w:rsidP="00760CE0">
      <w:pPr>
        <w:pStyle w:val="Code"/>
        <w:rPr>
          <w:highlight w:val="white"/>
        </w:rPr>
      </w:pPr>
      <w:r w:rsidRPr="00760CE0">
        <w:rPr>
          <w:highlight w:val="white"/>
        </w:rPr>
        <w:t xml:space="preserve">             operand2 = m_operandArray[2];</w:t>
      </w:r>
    </w:p>
    <w:p w14:paraId="67386367" w14:textId="77777777" w:rsidR="00760CE0" w:rsidRPr="00760CE0" w:rsidRDefault="00760CE0" w:rsidP="00760CE0">
      <w:pPr>
        <w:pStyle w:val="Code"/>
        <w:rPr>
          <w:highlight w:val="white"/>
        </w:rPr>
      </w:pPr>
      <w:r w:rsidRPr="00760CE0">
        <w:rPr>
          <w:highlight w:val="white"/>
        </w:rPr>
        <w:t xml:space="preserve">      string operatorName = Enum.GetName(typeof(AssemblyOperator),</w:t>
      </w:r>
    </w:p>
    <w:p w14:paraId="794A5E9A" w14:textId="77777777" w:rsidR="00760CE0" w:rsidRPr="00760CE0" w:rsidRDefault="00760CE0" w:rsidP="00760CE0">
      <w:pPr>
        <w:pStyle w:val="Code"/>
        <w:rPr>
          <w:highlight w:val="white"/>
        </w:rPr>
      </w:pPr>
      <w:r w:rsidRPr="00760CE0">
        <w:rPr>
          <w:highlight w:val="white"/>
        </w:rPr>
        <w:t xml:space="preserve">                                         Operator).Replace("_", " ");</w:t>
      </w:r>
    </w:p>
    <w:p w14:paraId="351C2146" w14:textId="77777777" w:rsidR="00760CE0" w:rsidRPr="00760CE0" w:rsidRDefault="00760CE0" w:rsidP="00760CE0">
      <w:pPr>
        <w:pStyle w:val="Code"/>
        <w:rPr>
          <w:highlight w:val="white"/>
        </w:rPr>
      </w:pPr>
    </w:p>
    <w:p w14:paraId="1335407E" w14:textId="77777777" w:rsidR="00760CE0" w:rsidRPr="00760CE0" w:rsidRDefault="00760CE0" w:rsidP="00760CE0">
      <w:pPr>
        <w:pStyle w:val="Code"/>
        <w:rPr>
          <w:highlight w:val="white"/>
        </w:rPr>
      </w:pPr>
      <w:r w:rsidRPr="00760CE0">
        <w:rPr>
          <w:highlight w:val="white"/>
        </w:rPr>
        <w:t xml:space="preserve">      if ((Operator == AssemblyOperator.empty) ||</w:t>
      </w:r>
    </w:p>
    <w:p w14:paraId="7CF7CEE0" w14:textId="77777777" w:rsidR="00760CE0" w:rsidRPr="00760CE0" w:rsidRDefault="00760CE0" w:rsidP="00760CE0">
      <w:pPr>
        <w:pStyle w:val="Code"/>
        <w:rPr>
          <w:highlight w:val="white"/>
        </w:rPr>
      </w:pPr>
      <w:r w:rsidRPr="00760CE0">
        <w:rPr>
          <w:highlight w:val="white"/>
        </w:rPr>
        <w:t xml:space="preserve">          (Operator == AssemblyOperator.new_middle_code)) {</w:t>
      </w:r>
    </w:p>
    <w:p w14:paraId="49C874EA" w14:textId="77777777" w:rsidR="00760CE0" w:rsidRPr="00760CE0" w:rsidRDefault="00760CE0" w:rsidP="00760CE0">
      <w:pPr>
        <w:pStyle w:val="Code"/>
        <w:rPr>
          <w:highlight w:val="white"/>
        </w:rPr>
      </w:pPr>
      <w:r w:rsidRPr="00760CE0">
        <w:rPr>
          <w:highlight w:val="white"/>
        </w:rPr>
        <w:t xml:space="preserve">        return null;</w:t>
      </w:r>
    </w:p>
    <w:p w14:paraId="2A3A137E" w14:textId="77777777" w:rsidR="00760CE0" w:rsidRPr="00760CE0" w:rsidRDefault="00760CE0" w:rsidP="00760CE0">
      <w:pPr>
        <w:pStyle w:val="Code"/>
        <w:rPr>
          <w:highlight w:val="white"/>
        </w:rPr>
      </w:pPr>
      <w:r w:rsidRPr="00760CE0">
        <w:rPr>
          <w:highlight w:val="white"/>
        </w:rPr>
        <w:t xml:space="preserve">      }</w:t>
      </w:r>
    </w:p>
    <w:p w14:paraId="110AA47D" w14:textId="77777777" w:rsidR="00760CE0" w:rsidRPr="00760CE0" w:rsidRDefault="00760CE0" w:rsidP="00760CE0">
      <w:pPr>
        <w:pStyle w:val="Code"/>
        <w:rPr>
          <w:highlight w:val="white"/>
        </w:rPr>
      </w:pPr>
      <w:r w:rsidRPr="00760CE0">
        <w:rPr>
          <w:highlight w:val="white"/>
        </w:rPr>
        <w:t xml:space="preserve">      else if (Operator == AssemblyOperator.label) {</w:t>
      </w:r>
    </w:p>
    <w:p w14:paraId="60550F79" w14:textId="77777777" w:rsidR="00760CE0" w:rsidRPr="00760CE0" w:rsidRDefault="00760CE0" w:rsidP="00760CE0">
      <w:pPr>
        <w:pStyle w:val="Code"/>
        <w:rPr>
          <w:highlight w:val="white"/>
        </w:rPr>
      </w:pPr>
      <w:r w:rsidRPr="00760CE0">
        <w:rPr>
          <w:highlight w:val="white"/>
        </w:rPr>
        <w:t xml:space="preserve">        return ((operand0 != null) ? ("\n" + operand0 + ":") : "") +</w:t>
      </w:r>
    </w:p>
    <w:p w14:paraId="3A3F7A69" w14:textId="77777777" w:rsidR="00760CE0" w:rsidRPr="00760CE0" w:rsidRDefault="00760CE0" w:rsidP="00760CE0">
      <w:pPr>
        <w:pStyle w:val="Code"/>
        <w:rPr>
          <w:highlight w:val="white"/>
        </w:rPr>
      </w:pPr>
      <w:r w:rsidRPr="00760CE0">
        <w:rPr>
          <w:highlight w:val="white"/>
        </w:rPr>
        <w:t xml:space="preserve">                ((operand1 != null) ? ("\t; " + operand1) : "");</w:t>
      </w:r>
    </w:p>
    <w:p w14:paraId="3047E5BD" w14:textId="77777777" w:rsidR="00760CE0" w:rsidRPr="00760CE0" w:rsidRDefault="00760CE0" w:rsidP="00760CE0">
      <w:pPr>
        <w:pStyle w:val="Code"/>
        <w:rPr>
          <w:highlight w:val="white"/>
        </w:rPr>
      </w:pPr>
      <w:r w:rsidRPr="00760CE0">
        <w:rPr>
          <w:highlight w:val="white"/>
        </w:rPr>
        <w:t xml:space="preserve">      }</w:t>
      </w:r>
    </w:p>
    <w:p w14:paraId="51454419" w14:textId="77777777" w:rsidR="00760CE0" w:rsidRPr="00760CE0" w:rsidRDefault="00760CE0" w:rsidP="00760CE0">
      <w:pPr>
        <w:pStyle w:val="Code"/>
        <w:rPr>
          <w:highlight w:val="white"/>
        </w:rPr>
      </w:pPr>
      <w:r w:rsidRPr="00760CE0">
        <w:rPr>
          <w:highlight w:val="white"/>
        </w:rPr>
        <w:t xml:space="preserve">      else if (Operator == AssemblyOperator.comment) {</w:t>
      </w:r>
    </w:p>
    <w:p w14:paraId="69525503" w14:textId="77777777" w:rsidR="00760CE0" w:rsidRPr="00760CE0" w:rsidRDefault="00760CE0" w:rsidP="00760CE0">
      <w:pPr>
        <w:pStyle w:val="Code"/>
        <w:rPr>
          <w:highlight w:val="white"/>
        </w:rPr>
      </w:pPr>
      <w:r w:rsidRPr="00760CE0">
        <w:rPr>
          <w:highlight w:val="white"/>
        </w:rPr>
        <w:t xml:space="preserve">        return "\n\t" + ((operand0 != null) ? ("; " + operand0) : "");</w:t>
      </w:r>
    </w:p>
    <w:p w14:paraId="16943D71" w14:textId="77777777" w:rsidR="00760CE0" w:rsidRPr="00760CE0" w:rsidRDefault="00760CE0" w:rsidP="00760CE0">
      <w:pPr>
        <w:pStyle w:val="Code"/>
        <w:rPr>
          <w:highlight w:val="white"/>
        </w:rPr>
      </w:pPr>
      <w:r w:rsidRPr="00760CE0">
        <w:rPr>
          <w:highlight w:val="white"/>
        </w:rPr>
        <w:t xml:space="preserve">      }</w:t>
      </w:r>
    </w:p>
    <w:p w14:paraId="5005DA5D" w14:textId="77777777" w:rsidR="00760CE0" w:rsidRPr="00760CE0" w:rsidRDefault="00760CE0" w:rsidP="00760CE0">
      <w:pPr>
        <w:pStyle w:val="Code"/>
        <w:rPr>
          <w:highlight w:val="white"/>
        </w:rPr>
      </w:pPr>
      <w:r w:rsidRPr="00760CE0">
        <w:rPr>
          <w:highlight w:val="white"/>
        </w:rPr>
        <w:t xml:space="preserve">      else if (Operator == AssemblyOperator.define_address) {</w:t>
      </w:r>
    </w:p>
    <w:p w14:paraId="0B96F21D" w14:textId="77777777" w:rsidR="00760CE0" w:rsidRPr="00760CE0" w:rsidRDefault="00760CE0" w:rsidP="00760CE0">
      <w:pPr>
        <w:pStyle w:val="Code"/>
        <w:rPr>
          <w:highlight w:val="white"/>
        </w:rPr>
      </w:pPr>
      <w:r w:rsidRPr="00760CE0">
        <w:rPr>
          <w:highlight w:val="white"/>
        </w:rPr>
        <w:t xml:space="preserve">        string aname = (string) operand0;</w:t>
      </w:r>
    </w:p>
    <w:p w14:paraId="38D2EB39" w14:textId="77777777" w:rsidR="00760CE0" w:rsidRPr="00760CE0" w:rsidRDefault="00760CE0" w:rsidP="00760CE0">
      <w:pPr>
        <w:pStyle w:val="Code"/>
        <w:rPr>
          <w:highlight w:val="white"/>
        </w:rPr>
      </w:pPr>
      <w:r w:rsidRPr="00760CE0">
        <w:rPr>
          <w:highlight w:val="white"/>
        </w:rPr>
        <w:t xml:space="preserve">        int offset = (int) operand1;</w:t>
      </w:r>
    </w:p>
    <w:p w14:paraId="0E96B563" w14:textId="77777777" w:rsidR="00760CE0" w:rsidRPr="00760CE0" w:rsidRDefault="00760CE0" w:rsidP="00760CE0">
      <w:pPr>
        <w:pStyle w:val="Code"/>
        <w:rPr>
          <w:highlight w:val="white"/>
        </w:rPr>
      </w:pPr>
      <w:r w:rsidRPr="00760CE0">
        <w:rPr>
          <w:highlight w:val="white"/>
        </w:rPr>
        <w:t xml:space="preserve">        return "\tdq " + aname + WithSign(offset);</w:t>
      </w:r>
    </w:p>
    <w:p w14:paraId="46B95BF9" w14:textId="77777777" w:rsidR="00760CE0" w:rsidRPr="00760CE0" w:rsidRDefault="00760CE0" w:rsidP="00760CE0">
      <w:pPr>
        <w:pStyle w:val="Code"/>
        <w:rPr>
          <w:highlight w:val="white"/>
        </w:rPr>
      </w:pPr>
      <w:r w:rsidRPr="00760CE0">
        <w:rPr>
          <w:highlight w:val="white"/>
        </w:rPr>
        <w:t xml:space="preserve">      }</w:t>
      </w:r>
    </w:p>
    <w:p w14:paraId="500A4476" w14:textId="77777777" w:rsidR="00760CE0" w:rsidRPr="00760CE0" w:rsidRDefault="00760CE0" w:rsidP="00760CE0">
      <w:pPr>
        <w:pStyle w:val="Code"/>
        <w:rPr>
          <w:highlight w:val="white"/>
        </w:rPr>
      </w:pPr>
      <w:r w:rsidRPr="00760CE0">
        <w:rPr>
          <w:highlight w:val="white"/>
        </w:rPr>
        <w:t xml:space="preserve">      else if (Operator == AssemblyOperator.define_zero_sequence) {</w:t>
      </w:r>
    </w:p>
    <w:p w14:paraId="34F13703" w14:textId="77777777" w:rsidR="00760CE0" w:rsidRPr="00760CE0" w:rsidRDefault="00760CE0" w:rsidP="00760CE0">
      <w:pPr>
        <w:pStyle w:val="Code"/>
        <w:rPr>
          <w:highlight w:val="white"/>
        </w:rPr>
      </w:pPr>
      <w:r w:rsidRPr="00760CE0">
        <w:rPr>
          <w:highlight w:val="white"/>
        </w:rPr>
        <w:t xml:space="preserve">        int size = (int) operand0;</w:t>
      </w:r>
    </w:p>
    <w:p w14:paraId="24D84742" w14:textId="77777777" w:rsidR="00760CE0" w:rsidRPr="00760CE0" w:rsidRDefault="00760CE0" w:rsidP="00760CE0">
      <w:pPr>
        <w:pStyle w:val="Code"/>
        <w:rPr>
          <w:highlight w:val="white"/>
        </w:rPr>
      </w:pPr>
      <w:r w:rsidRPr="00760CE0">
        <w:rPr>
          <w:highlight w:val="white"/>
        </w:rPr>
        <w:t xml:space="preserve">        return "\ttimes " + size + " db 0";</w:t>
      </w:r>
    </w:p>
    <w:p w14:paraId="1832684D" w14:textId="77777777" w:rsidR="00760CE0" w:rsidRPr="00760CE0" w:rsidRDefault="00760CE0" w:rsidP="00760CE0">
      <w:pPr>
        <w:pStyle w:val="Code"/>
        <w:rPr>
          <w:highlight w:val="white"/>
        </w:rPr>
      </w:pPr>
      <w:r w:rsidRPr="00760CE0">
        <w:rPr>
          <w:highlight w:val="white"/>
        </w:rPr>
        <w:t xml:space="preserve">      }</w:t>
      </w:r>
    </w:p>
    <w:p w14:paraId="60D803B9" w14:textId="77777777" w:rsidR="00760CE0" w:rsidRPr="00760CE0" w:rsidRDefault="00760CE0" w:rsidP="00760CE0">
      <w:pPr>
        <w:pStyle w:val="Code"/>
        <w:rPr>
          <w:highlight w:val="white"/>
        </w:rPr>
      </w:pPr>
      <w:r w:rsidRPr="00760CE0">
        <w:rPr>
          <w:highlight w:val="white"/>
        </w:rPr>
        <w:t xml:space="preserve">      else if (Operator == AssemblyOperator.define_value) {</w:t>
      </w:r>
    </w:p>
    <w:p w14:paraId="5A13C16C" w14:textId="77777777" w:rsidR="00760CE0" w:rsidRPr="00760CE0" w:rsidRDefault="00760CE0" w:rsidP="00760CE0">
      <w:pPr>
        <w:pStyle w:val="Code"/>
        <w:rPr>
          <w:highlight w:val="white"/>
        </w:rPr>
      </w:pPr>
      <w:r w:rsidRPr="00760CE0">
        <w:rPr>
          <w:highlight w:val="white"/>
        </w:rPr>
        <w:t xml:space="preserve">        Sort sort = (Sort) operand0;</w:t>
      </w:r>
    </w:p>
    <w:p w14:paraId="42F037AF" w14:textId="77777777" w:rsidR="00760CE0" w:rsidRPr="00760CE0" w:rsidRDefault="00760CE0" w:rsidP="00760CE0">
      <w:pPr>
        <w:pStyle w:val="Code"/>
        <w:rPr>
          <w:highlight w:val="white"/>
        </w:rPr>
      </w:pPr>
      <w:r w:rsidRPr="00760CE0">
        <w:rPr>
          <w:highlight w:val="white"/>
        </w:rPr>
        <w:t xml:space="preserve">        object value = operand1;</w:t>
      </w:r>
    </w:p>
    <w:p w14:paraId="1494FA30" w14:textId="77777777" w:rsidR="00760CE0" w:rsidRPr="00760CE0" w:rsidRDefault="00760CE0" w:rsidP="00760CE0">
      <w:pPr>
        <w:pStyle w:val="Code"/>
        <w:rPr>
          <w:highlight w:val="white"/>
        </w:rPr>
      </w:pPr>
    </w:p>
    <w:p w14:paraId="324EAD19" w14:textId="77777777" w:rsidR="00760CE0" w:rsidRPr="00760CE0" w:rsidRDefault="00760CE0" w:rsidP="00760CE0">
      <w:pPr>
        <w:pStyle w:val="Code"/>
        <w:rPr>
          <w:highlight w:val="white"/>
        </w:rPr>
      </w:pPr>
      <w:r w:rsidRPr="00760CE0">
        <w:rPr>
          <w:highlight w:val="white"/>
        </w:rPr>
        <w:t xml:space="preserve">        if (sort == Sort.String) {</w:t>
      </w:r>
    </w:p>
    <w:p w14:paraId="0F5371A0" w14:textId="77777777" w:rsidR="00760CE0" w:rsidRPr="00760CE0" w:rsidRDefault="00760CE0" w:rsidP="00760CE0">
      <w:pPr>
        <w:pStyle w:val="Code"/>
        <w:rPr>
          <w:highlight w:val="white"/>
        </w:rPr>
      </w:pPr>
      <w:r w:rsidRPr="00760CE0">
        <w:rPr>
          <w:highlight w:val="white"/>
        </w:rPr>
        <w:t xml:space="preserve">          StringBuilder buffer = new StringBuilder();</w:t>
      </w:r>
    </w:p>
    <w:p w14:paraId="0F3ABCED" w14:textId="77777777" w:rsidR="00760CE0" w:rsidRPr="00760CE0" w:rsidRDefault="00760CE0" w:rsidP="00760CE0">
      <w:pPr>
        <w:pStyle w:val="Code"/>
        <w:rPr>
          <w:highlight w:val="white"/>
        </w:rPr>
      </w:pPr>
      <w:r w:rsidRPr="00760CE0">
        <w:rPr>
          <w:highlight w:val="white"/>
        </w:rPr>
        <w:t xml:space="preserve">          string text = (string) operand1;</w:t>
      </w:r>
    </w:p>
    <w:p w14:paraId="5B6E939B" w14:textId="77777777" w:rsidR="00760CE0" w:rsidRPr="00760CE0" w:rsidRDefault="00760CE0" w:rsidP="00760CE0">
      <w:pPr>
        <w:pStyle w:val="Code"/>
        <w:rPr>
          <w:highlight w:val="white"/>
        </w:rPr>
      </w:pPr>
      <w:r w:rsidRPr="00760CE0">
        <w:rPr>
          <w:highlight w:val="white"/>
        </w:rPr>
        <w:t xml:space="preserve">          bool graph = false;</w:t>
      </w:r>
    </w:p>
    <w:p w14:paraId="3C219466" w14:textId="77777777" w:rsidR="00760CE0" w:rsidRPr="00760CE0" w:rsidRDefault="00760CE0" w:rsidP="00760CE0">
      <w:pPr>
        <w:pStyle w:val="Code"/>
        <w:rPr>
          <w:highlight w:val="white"/>
        </w:rPr>
      </w:pPr>
    </w:p>
    <w:p w14:paraId="6F46E6E4" w14:textId="77777777" w:rsidR="00760CE0" w:rsidRPr="00760CE0" w:rsidRDefault="00760CE0" w:rsidP="00760CE0">
      <w:pPr>
        <w:pStyle w:val="Code"/>
        <w:rPr>
          <w:highlight w:val="white"/>
        </w:rPr>
      </w:pPr>
      <w:r w:rsidRPr="00760CE0">
        <w:rPr>
          <w:highlight w:val="white"/>
        </w:rPr>
        <w:t xml:space="preserve">          foreach (char c in text) {</w:t>
      </w:r>
    </w:p>
    <w:p w14:paraId="0E14B0DE" w14:textId="77777777" w:rsidR="00760CE0" w:rsidRPr="00760CE0" w:rsidRDefault="00760CE0" w:rsidP="00760CE0">
      <w:pPr>
        <w:pStyle w:val="Code"/>
        <w:rPr>
          <w:highlight w:val="white"/>
        </w:rPr>
      </w:pPr>
      <w:r w:rsidRPr="00760CE0">
        <w:rPr>
          <w:highlight w:val="white"/>
        </w:rPr>
        <w:t xml:space="preserve">            if (Char.IsControl(c) || (c == '\"') || (c == '\'')) {</w:t>
      </w:r>
    </w:p>
    <w:p w14:paraId="4AD1E7D3" w14:textId="77777777" w:rsidR="00760CE0" w:rsidRPr="00760CE0" w:rsidRDefault="00760CE0" w:rsidP="00760CE0">
      <w:pPr>
        <w:pStyle w:val="Code"/>
        <w:rPr>
          <w:highlight w:val="white"/>
        </w:rPr>
      </w:pPr>
      <w:r w:rsidRPr="00760CE0">
        <w:rPr>
          <w:highlight w:val="white"/>
        </w:rPr>
        <w:t xml:space="preserve">              if (graph) {</w:t>
      </w:r>
    </w:p>
    <w:p w14:paraId="71B765D0" w14:textId="77777777" w:rsidR="00760CE0" w:rsidRPr="00760CE0" w:rsidRDefault="00760CE0" w:rsidP="00760CE0">
      <w:pPr>
        <w:pStyle w:val="Code"/>
        <w:rPr>
          <w:highlight w:val="white"/>
        </w:rPr>
      </w:pPr>
      <w:r w:rsidRPr="00760CE0">
        <w:rPr>
          <w:highlight w:val="white"/>
        </w:rPr>
        <w:t xml:space="preserve">                buffer.Append("\", " + ((int) c).ToString() + ", ");</w:t>
      </w:r>
    </w:p>
    <w:p w14:paraId="23C9C670" w14:textId="77777777" w:rsidR="00760CE0" w:rsidRPr="00760CE0" w:rsidRDefault="00760CE0" w:rsidP="00760CE0">
      <w:pPr>
        <w:pStyle w:val="Code"/>
        <w:rPr>
          <w:highlight w:val="white"/>
        </w:rPr>
      </w:pPr>
      <w:r w:rsidRPr="00760CE0">
        <w:rPr>
          <w:highlight w:val="white"/>
        </w:rPr>
        <w:t xml:space="preserve">                graph = false;</w:t>
      </w:r>
    </w:p>
    <w:p w14:paraId="0ECE837E" w14:textId="77777777" w:rsidR="00760CE0" w:rsidRPr="00760CE0" w:rsidRDefault="00760CE0" w:rsidP="00760CE0">
      <w:pPr>
        <w:pStyle w:val="Code"/>
        <w:rPr>
          <w:highlight w:val="white"/>
        </w:rPr>
      </w:pPr>
      <w:r w:rsidRPr="00760CE0">
        <w:rPr>
          <w:highlight w:val="white"/>
        </w:rPr>
        <w:t xml:space="preserve">              }</w:t>
      </w:r>
    </w:p>
    <w:p w14:paraId="23973338" w14:textId="77777777" w:rsidR="00760CE0" w:rsidRPr="00760CE0" w:rsidRDefault="00760CE0" w:rsidP="00760CE0">
      <w:pPr>
        <w:pStyle w:val="Code"/>
        <w:rPr>
          <w:highlight w:val="white"/>
        </w:rPr>
      </w:pPr>
      <w:r w:rsidRPr="00760CE0">
        <w:rPr>
          <w:highlight w:val="white"/>
        </w:rPr>
        <w:t xml:space="preserve">              else {</w:t>
      </w:r>
    </w:p>
    <w:p w14:paraId="7A94B8E4" w14:textId="77777777" w:rsidR="00760CE0" w:rsidRPr="00760CE0" w:rsidRDefault="00760CE0" w:rsidP="00760CE0">
      <w:pPr>
        <w:pStyle w:val="Code"/>
        <w:rPr>
          <w:highlight w:val="white"/>
        </w:rPr>
      </w:pPr>
      <w:r w:rsidRPr="00760CE0">
        <w:rPr>
          <w:highlight w:val="white"/>
        </w:rPr>
        <w:t xml:space="preserve">                buffer.Append(((int) c).ToString() + ", ");</w:t>
      </w:r>
    </w:p>
    <w:p w14:paraId="368602F5" w14:textId="77777777" w:rsidR="00760CE0" w:rsidRPr="00760CE0" w:rsidRDefault="00760CE0" w:rsidP="00760CE0">
      <w:pPr>
        <w:pStyle w:val="Code"/>
        <w:rPr>
          <w:highlight w:val="white"/>
        </w:rPr>
      </w:pPr>
      <w:r w:rsidRPr="00760CE0">
        <w:rPr>
          <w:highlight w:val="white"/>
        </w:rPr>
        <w:t xml:space="preserve">              }</w:t>
      </w:r>
    </w:p>
    <w:p w14:paraId="4E2C3BDB" w14:textId="77777777" w:rsidR="00760CE0" w:rsidRPr="00760CE0" w:rsidRDefault="00760CE0" w:rsidP="00760CE0">
      <w:pPr>
        <w:pStyle w:val="Code"/>
        <w:rPr>
          <w:highlight w:val="white"/>
        </w:rPr>
      </w:pPr>
      <w:r w:rsidRPr="00760CE0">
        <w:rPr>
          <w:highlight w:val="white"/>
        </w:rPr>
        <w:t xml:space="preserve">            }</w:t>
      </w:r>
    </w:p>
    <w:p w14:paraId="12012C02" w14:textId="77777777" w:rsidR="00760CE0" w:rsidRPr="00760CE0" w:rsidRDefault="00760CE0" w:rsidP="00760CE0">
      <w:pPr>
        <w:pStyle w:val="Code"/>
        <w:rPr>
          <w:highlight w:val="white"/>
        </w:rPr>
      </w:pPr>
      <w:r w:rsidRPr="00760CE0">
        <w:rPr>
          <w:highlight w:val="white"/>
        </w:rPr>
        <w:t xml:space="preserve">            else {</w:t>
      </w:r>
    </w:p>
    <w:p w14:paraId="52020E56" w14:textId="77777777" w:rsidR="00760CE0" w:rsidRPr="00760CE0" w:rsidRDefault="00760CE0" w:rsidP="00760CE0">
      <w:pPr>
        <w:pStyle w:val="Code"/>
        <w:rPr>
          <w:highlight w:val="white"/>
        </w:rPr>
      </w:pPr>
      <w:r w:rsidRPr="00760CE0">
        <w:rPr>
          <w:highlight w:val="white"/>
        </w:rPr>
        <w:t xml:space="preserve">              if (graph) {</w:t>
      </w:r>
    </w:p>
    <w:p w14:paraId="33ECC944" w14:textId="77777777" w:rsidR="00760CE0" w:rsidRPr="00760CE0" w:rsidRDefault="00760CE0" w:rsidP="00760CE0">
      <w:pPr>
        <w:pStyle w:val="Code"/>
        <w:rPr>
          <w:highlight w:val="white"/>
        </w:rPr>
      </w:pPr>
      <w:r w:rsidRPr="00760CE0">
        <w:rPr>
          <w:highlight w:val="white"/>
        </w:rPr>
        <w:t xml:space="preserve">                buffer.Append(c);</w:t>
      </w:r>
    </w:p>
    <w:p w14:paraId="1DF20F3F" w14:textId="77777777" w:rsidR="00760CE0" w:rsidRPr="00760CE0" w:rsidRDefault="00760CE0" w:rsidP="00760CE0">
      <w:pPr>
        <w:pStyle w:val="Code"/>
        <w:rPr>
          <w:highlight w:val="white"/>
        </w:rPr>
      </w:pPr>
      <w:r w:rsidRPr="00760CE0">
        <w:rPr>
          <w:highlight w:val="white"/>
        </w:rPr>
        <w:t xml:space="preserve">              }</w:t>
      </w:r>
    </w:p>
    <w:p w14:paraId="6A3F99AF" w14:textId="77777777" w:rsidR="00760CE0" w:rsidRPr="00760CE0" w:rsidRDefault="00760CE0" w:rsidP="00760CE0">
      <w:pPr>
        <w:pStyle w:val="Code"/>
        <w:rPr>
          <w:highlight w:val="white"/>
        </w:rPr>
      </w:pPr>
      <w:r w:rsidRPr="00760CE0">
        <w:rPr>
          <w:highlight w:val="white"/>
        </w:rPr>
        <w:t xml:space="preserve">              else {</w:t>
      </w:r>
    </w:p>
    <w:p w14:paraId="24F7B873" w14:textId="77777777" w:rsidR="00760CE0" w:rsidRPr="00760CE0" w:rsidRDefault="00760CE0" w:rsidP="00760CE0">
      <w:pPr>
        <w:pStyle w:val="Code"/>
        <w:rPr>
          <w:highlight w:val="white"/>
        </w:rPr>
      </w:pPr>
      <w:r w:rsidRPr="00760CE0">
        <w:rPr>
          <w:highlight w:val="white"/>
        </w:rPr>
        <w:t xml:space="preserve">                buffer.Append("\"" + c.ToString());</w:t>
      </w:r>
    </w:p>
    <w:p w14:paraId="4E6BE081" w14:textId="77777777" w:rsidR="00760CE0" w:rsidRPr="00760CE0" w:rsidRDefault="00760CE0" w:rsidP="00760CE0">
      <w:pPr>
        <w:pStyle w:val="Code"/>
        <w:rPr>
          <w:highlight w:val="white"/>
        </w:rPr>
      </w:pPr>
      <w:r w:rsidRPr="00760CE0">
        <w:rPr>
          <w:highlight w:val="white"/>
        </w:rPr>
        <w:t xml:space="preserve">                graph = true;</w:t>
      </w:r>
    </w:p>
    <w:p w14:paraId="1B908EB4" w14:textId="77777777" w:rsidR="00760CE0" w:rsidRPr="00760CE0" w:rsidRDefault="00760CE0" w:rsidP="00760CE0">
      <w:pPr>
        <w:pStyle w:val="Code"/>
        <w:rPr>
          <w:highlight w:val="white"/>
        </w:rPr>
      </w:pPr>
      <w:r w:rsidRPr="00760CE0">
        <w:rPr>
          <w:highlight w:val="white"/>
        </w:rPr>
        <w:t xml:space="preserve">              }</w:t>
      </w:r>
    </w:p>
    <w:p w14:paraId="13BF6111" w14:textId="77777777" w:rsidR="00760CE0" w:rsidRPr="00760CE0" w:rsidRDefault="00760CE0" w:rsidP="00760CE0">
      <w:pPr>
        <w:pStyle w:val="Code"/>
        <w:rPr>
          <w:highlight w:val="white"/>
        </w:rPr>
      </w:pPr>
      <w:r w:rsidRPr="00760CE0">
        <w:rPr>
          <w:highlight w:val="white"/>
        </w:rPr>
        <w:t xml:space="preserve">            }</w:t>
      </w:r>
    </w:p>
    <w:p w14:paraId="2FFB7C34" w14:textId="77777777" w:rsidR="00760CE0" w:rsidRPr="00760CE0" w:rsidRDefault="00760CE0" w:rsidP="00760CE0">
      <w:pPr>
        <w:pStyle w:val="Code"/>
        <w:rPr>
          <w:highlight w:val="white"/>
        </w:rPr>
      </w:pPr>
      <w:r w:rsidRPr="00760CE0">
        <w:rPr>
          <w:highlight w:val="white"/>
        </w:rPr>
        <w:t xml:space="preserve">          }</w:t>
      </w:r>
    </w:p>
    <w:p w14:paraId="5DD8A51D" w14:textId="77777777" w:rsidR="00760CE0" w:rsidRPr="00760CE0" w:rsidRDefault="00760CE0" w:rsidP="00760CE0">
      <w:pPr>
        <w:pStyle w:val="Code"/>
        <w:rPr>
          <w:highlight w:val="white"/>
        </w:rPr>
      </w:pPr>
    </w:p>
    <w:p w14:paraId="5B433BA6" w14:textId="77777777" w:rsidR="00760CE0" w:rsidRPr="00760CE0" w:rsidRDefault="00760CE0" w:rsidP="00760CE0">
      <w:pPr>
        <w:pStyle w:val="Code"/>
        <w:rPr>
          <w:highlight w:val="white"/>
        </w:rPr>
      </w:pPr>
      <w:r w:rsidRPr="00760CE0">
        <w:rPr>
          <w:highlight w:val="white"/>
        </w:rPr>
        <w:t xml:space="preserve">          if (graph) {</w:t>
      </w:r>
    </w:p>
    <w:p w14:paraId="3D5441A5" w14:textId="77777777" w:rsidR="00760CE0" w:rsidRPr="00760CE0" w:rsidRDefault="00760CE0" w:rsidP="00760CE0">
      <w:pPr>
        <w:pStyle w:val="Code"/>
        <w:rPr>
          <w:highlight w:val="white"/>
        </w:rPr>
      </w:pPr>
      <w:r w:rsidRPr="00760CE0">
        <w:rPr>
          <w:highlight w:val="white"/>
        </w:rPr>
        <w:t xml:space="preserve">            buffer.Append("\", 0");</w:t>
      </w:r>
    </w:p>
    <w:p w14:paraId="646737D2" w14:textId="77777777" w:rsidR="00760CE0" w:rsidRPr="00760CE0" w:rsidRDefault="00760CE0" w:rsidP="00760CE0">
      <w:pPr>
        <w:pStyle w:val="Code"/>
        <w:rPr>
          <w:highlight w:val="white"/>
        </w:rPr>
      </w:pPr>
      <w:r w:rsidRPr="00760CE0">
        <w:rPr>
          <w:highlight w:val="white"/>
        </w:rPr>
        <w:t xml:space="preserve">          }</w:t>
      </w:r>
    </w:p>
    <w:p w14:paraId="66D56E2B" w14:textId="77777777" w:rsidR="00760CE0" w:rsidRPr="00760CE0" w:rsidRDefault="00760CE0" w:rsidP="00760CE0">
      <w:pPr>
        <w:pStyle w:val="Code"/>
        <w:rPr>
          <w:highlight w:val="white"/>
        </w:rPr>
      </w:pPr>
      <w:r w:rsidRPr="00760CE0">
        <w:rPr>
          <w:highlight w:val="white"/>
        </w:rPr>
        <w:t xml:space="preserve">          else {</w:t>
      </w:r>
    </w:p>
    <w:p w14:paraId="24F063A1" w14:textId="77777777" w:rsidR="00760CE0" w:rsidRPr="00760CE0" w:rsidRDefault="00760CE0" w:rsidP="00760CE0">
      <w:pPr>
        <w:pStyle w:val="Code"/>
        <w:rPr>
          <w:highlight w:val="white"/>
        </w:rPr>
      </w:pPr>
      <w:r w:rsidRPr="00760CE0">
        <w:rPr>
          <w:highlight w:val="white"/>
        </w:rPr>
        <w:t xml:space="preserve">            buffer.Append("0");</w:t>
      </w:r>
    </w:p>
    <w:p w14:paraId="352AE291" w14:textId="77777777" w:rsidR="00760CE0" w:rsidRPr="00760CE0" w:rsidRDefault="00760CE0" w:rsidP="00760CE0">
      <w:pPr>
        <w:pStyle w:val="Code"/>
        <w:rPr>
          <w:highlight w:val="white"/>
        </w:rPr>
      </w:pPr>
      <w:r w:rsidRPr="00760CE0">
        <w:rPr>
          <w:highlight w:val="white"/>
        </w:rPr>
        <w:t xml:space="preserve">          }</w:t>
      </w:r>
    </w:p>
    <w:p w14:paraId="4942AEAA" w14:textId="77777777" w:rsidR="00760CE0" w:rsidRPr="00760CE0" w:rsidRDefault="00760CE0" w:rsidP="00760CE0">
      <w:pPr>
        <w:pStyle w:val="Code"/>
        <w:rPr>
          <w:highlight w:val="white"/>
        </w:rPr>
      </w:pPr>
    </w:p>
    <w:p w14:paraId="1E338F5E" w14:textId="77777777" w:rsidR="00760CE0" w:rsidRPr="00760CE0" w:rsidRDefault="00760CE0" w:rsidP="00760CE0">
      <w:pPr>
        <w:pStyle w:val="Code"/>
        <w:rPr>
          <w:highlight w:val="white"/>
        </w:rPr>
      </w:pPr>
      <w:r w:rsidRPr="00760CE0">
        <w:rPr>
          <w:highlight w:val="white"/>
        </w:rPr>
        <w:t xml:space="preserve">          return "\tdb " + buffer.ToString();</w:t>
      </w:r>
    </w:p>
    <w:p w14:paraId="3B0FDA4C" w14:textId="77777777" w:rsidR="00760CE0" w:rsidRPr="00760CE0" w:rsidRDefault="00760CE0" w:rsidP="00760CE0">
      <w:pPr>
        <w:pStyle w:val="Code"/>
        <w:rPr>
          <w:highlight w:val="white"/>
        </w:rPr>
      </w:pPr>
      <w:r w:rsidRPr="00760CE0">
        <w:rPr>
          <w:highlight w:val="white"/>
        </w:rPr>
        <w:t xml:space="preserve">        }</w:t>
      </w:r>
    </w:p>
    <w:p w14:paraId="6A366495" w14:textId="77777777" w:rsidR="00760CE0" w:rsidRPr="00760CE0" w:rsidRDefault="00760CE0" w:rsidP="00760CE0">
      <w:pPr>
        <w:pStyle w:val="Code"/>
        <w:rPr>
          <w:highlight w:val="white"/>
        </w:rPr>
      </w:pPr>
      <w:r w:rsidRPr="00760CE0">
        <w:rPr>
          <w:highlight w:val="white"/>
        </w:rPr>
        <w:t xml:space="preserve">        else {</w:t>
      </w:r>
    </w:p>
    <w:p w14:paraId="43BD9334" w14:textId="77777777" w:rsidR="00760CE0" w:rsidRPr="00760CE0" w:rsidRDefault="00760CE0" w:rsidP="00760CE0">
      <w:pPr>
        <w:pStyle w:val="Code"/>
        <w:rPr>
          <w:highlight w:val="white"/>
        </w:rPr>
      </w:pPr>
      <w:r w:rsidRPr="00760CE0">
        <w:rPr>
          <w:highlight w:val="white"/>
        </w:rPr>
        <w:t xml:space="preserve">          string text = operand1.ToString();</w:t>
      </w:r>
    </w:p>
    <w:p w14:paraId="5AC4FB05" w14:textId="77777777" w:rsidR="00760CE0" w:rsidRPr="00760CE0" w:rsidRDefault="00760CE0" w:rsidP="00760CE0">
      <w:pPr>
        <w:pStyle w:val="Code"/>
        <w:rPr>
          <w:highlight w:val="white"/>
        </w:rPr>
      </w:pPr>
    </w:p>
    <w:p w14:paraId="51DED372" w14:textId="77777777" w:rsidR="00760CE0" w:rsidRPr="00760CE0" w:rsidRDefault="00760CE0" w:rsidP="00760CE0">
      <w:pPr>
        <w:pStyle w:val="Code"/>
        <w:rPr>
          <w:highlight w:val="white"/>
        </w:rPr>
      </w:pPr>
      <w:r w:rsidRPr="00760CE0">
        <w:rPr>
          <w:highlight w:val="white"/>
        </w:rPr>
        <w:t xml:space="preserve">          if (((sort == Sort.Float) || (sort == Sort.Double) ||</w:t>
      </w:r>
    </w:p>
    <w:p w14:paraId="6C629414" w14:textId="77777777" w:rsidR="00760CE0" w:rsidRPr="00760CE0" w:rsidRDefault="00760CE0" w:rsidP="00760CE0">
      <w:pPr>
        <w:pStyle w:val="Code"/>
        <w:rPr>
          <w:highlight w:val="white"/>
        </w:rPr>
      </w:pPr>
      <w:r w:rsidRPr="00760CE0">
        <w:rPr>
          <w:highlight w:val="white"/>
        </w:rPr>
        <w:t xml:space="preserve">                (sort == Sort.Long_Double)) &amp;&amp; !text.Contains(".")) {</w:t>
      </w:r>
    </w:p>
    <w:p w14:paraId="1CD7B10A" w14:textId="77777777" w:rsidR="00760CE0" w:rsidRPr="00760CE0" w:rsidRDefault="00760CE0" w:rsidP="00760CE0">
      <w:pPr>
        <w:pStyle w:val="Code"/>
        <w:rPr>
          <w:highlight w:val="white"/>
        </w:rPr>
      </w:pPr>
      <w:r w:rsidRPr="00760CE0">
        <w:rPr>
          <w:highlight w:val="white"/>
        </w:rPr>
        <w:t xml:space="preserve">            text += ".0";</w:t>
      </w:r>
    </w:p>
    <w:p w14:paraId="19AF8428" w14:textId="77777777" w:rsidR="00760CE0" w:rsidRPr="00760CE0" w:rsidRDefault="00760CE0" w:rsidP="00760CE0">
      <w:pPr>
        <w:pStyle w:val="Code"/>
        <w:rPr>
          <w:highlight w:val="white"/>
        </w:rPr>
      </w:pPr>
      <w:r w:rsidRPr="00760CE0">
        <w:rPr>
          <w:highlight w:val="white"/>
        </w:rPr>
        <w:t xml:space="preserve">          }</w:t>
      </w:r>
    </w:p>
    <w:p w14:paraId="7D6DBCDB" w14:textId="77777777" w:rsidR="00760CE0" w:rsidRPr="00760CE0" w:rsidRDefault="00760CE0" w:rsidP="00760CE0">
      <w:pPr>
        <w:pStyle w:val="Code"/>
        <w:rPr>
          <w:highlight w:val="white"/>
        </w:rPr>
      </w:pPr>
    </w:p>
    <w:p w14:paraId="75F324F3" w14:textId="77777777" w:rsidR="00760CE0" w:rsidRPr="00760CE0" w:rsidRDefault="00760CE0" w:rsidP="00760CE0">
      <w:pPr>
        <w:pStyle w:val="Code"/>
        <w:rPr>
          <w:highlight w:val="white"/>
        </w:rPr>
      </w:pPr>
      <w:r w:rsidRPr="00760CE0">
        <w:rPr>
          <w:highlight w:val="white"/>
        </w:rPr>
        <w:t xml:space="preserve">          switch (TypeSize.Size(sort)) {</w:t>
      </w:r>
    </w:p>
    <w:p w14:paraId="0BDD872D" w14:textId="77777777" w:rsidR="00760CE0" w:rsidRPr="00760CE0" w:rsidRDefault="00760CE0" w:rsidP="00760CE0">
      <w:pPr>
        <w:pStyle w:val="Code"/>
        <w:rPr>
          <w:highlight w:val="white"/>
        </w:rPr>
      </w:pPr>
      <w:r w:rsidRPr="00760CE0">
        <w:rPr>
          <w:highlight w:val="white"/>
        </w:rPr>
        <w:t xml:space="preserve">            case 1:</w:t>
      </w:r>
    </w:p>
    <w:p w14:paraId="4C97776E" w14:textId="77777777" w:rsidR="00760CE0" w:rsidRPr="00760CE0" w:rsidRDefault="00760CE0" w:rsidP="00760CE0">
      <w:pPr>
        <w:pStyle w:val="Code"/>
        <w:rPr>
          <w:highlight w:val="white"/>
        </w:rPr>
      </w:pPr>
      <w:r w:rsidRPr="00760CE0">
        <w:rPr>
          <w:highlight w:val="white"/>
        </w:rPr>
        <w:t xml:space="preserve">              return "\tdb " + text;</w:t>
      </w:r>
    </w:p>
    <w:p w14:paraId="69CD85A2" w14:textId="77777777" w:rsidR="00760CE0" w:rsidRPr="00760CE0" w:rsidRDefault="00760CE0" w:rsidP="00760CE0">
      <w:pPr>
        <w:pStyle w:val="Code"/>
        <w:rPr>
          <w:highlight w:val="white"/>
        </w:rPr>
      </w:pPr>
    </w:p>
    <w:p w14:paraId="0C8C8D6B" w14:textId="77777777" w:rsidR="00760CE0" w:rsidRPr="00760CE0" w:rsidRDefault="00760CE0" w:rsidP="00760CE0">
      <w:pPr>
        <w:pStyle w:val="Code"/>
        <w:rPr>
          <w:highlight w:val="white"/>
        </w:rPr>
      </w:pPr>
      <w:r w:rsidRPr="00760CE0">
        <w:rPr>
          <w:highlight w:val="white"/>
        </w:rPr>
        <w:t xml:space="preserve">            case 2:</w:t>
      </w:r>
    </w:p>
    <w:p w14:paraId="0719F520" w14:textId="77777777" w:rsidR="00760CE0" w:rsidRPr="00760CE0" w:rsidRDefault="00760CE0" w:rsidP="00760CE0">
      <w:pPr>
        <w:pStyle w:val="Code"/>
        <w:rPr>
          <w:highlight w:val="white"/>
        </w:rPr>
      </w:pPr>
      <w:r w:rsidRPr="00760CE0">
        <w:rPr>
          <w:highlight w:val="white"/>
        </w:rPr>
        <w:t xml:space="preserve">              return "\tdw " + text;</w:t>
      </w:r>
    </w:p>
    <w:p w14:paraId="09DD8965" w14:textId="77777777" w:rsidR="00760CE0" w:rsidRPr="00760CE0" w:rsidRDefault="00760CE0" w:rsidP="00760CE0">
      <w:pPr>
        <w:pStyle w:val="Code"/>
        <w:rPr>
          <w:highlight w:val="white"/>
        </w:rPr>
      </w:pPr>
    </w:p>
    <w:p w14:paraId="12ECA715" w14:textId="77777777" w:rsidR="00760CE0" w:rsidRPr="00760CE0" w:rsidRDefault="00760CE0" w:rsidP="00760CE0">
      <w:pPr>
        <w:pStyle w:val="Code"/>
        <w:rPr>
          <w:highlight w:val="white"/>
        </w:rPr>
      </w:pPr>
      <w:r w:rsidRPr="00760CE0">
        <w:rPr>
          <w:highlight w:val="white"/>
        </w:rPr>
        <w:t xml:space="preserve">            case 4:</w:t>
      </w:r>
    </w:p>
    <w:p w14:paraId="1BD29DBC" w14:textId="77777777" w:rsidR="00760CE0" w:rsidRPr="00760CE0" w:rsidRDefault="00760CE0" w:rsidP="00760CE0">
      <w:pPr>
        <w:pStyle w:val="Code"/>
        <w:rPr>
          <w:highlight w:val="white"/>
        </w:rPr>
      </w:pPr>
      <w:r w:rsidRPr="00760CE0">
        <w:rPr>
          <w:highlight w:val="white"/>
        </w:rPr>
        <w:t xml:space="preserve">              return "\tdd " + text;</w:t>
      </w:r>
    </w:p>
    <w:p w14:paraId="79F9E53F" w14:textId="77777777" w:rsidR="00760CE0" w:rsidRPr="00760CE0" w:rsidRDefault="00760CE0" w:rsidP="00760CE0">
      <w:pPr>
        <w:pStyle w:val="Code"/>
        <w:rPr>
          <w:highlight w:val="white"/>
        </w:rPr>
      </w:pPr>
    </w:p>
    <w:p w14:paraId="02DCABAF" w14:textId="77777777" w:rsidR="00760CE0" w:rsidRPr="00760CE0" w:rsidRDefault="00760CE0" w:rsidP="00760CE0">
      <w:pPr>
        <w:pStyle w:val="Code"/>
        <w:rPr>
          <w:highlight w:val="white"/>
        </w:rPr>
      </w:pPr>
      <w:r w:rsidRPr="00760CE0">
        <w:rPr>
          <w:highlight w:val="white"/>
        </w:rPr>
        <w:t xml:space="preserve">            case 8:</w:t>
      </w:r>
    </w:p>
    <w:p w14:paraId="66B30D8C" w14:textId="77777777" w:rsidR="00760CE0" w:rsidRPr="00760CE0" w:rsidRDefault="00760CE0" w:rsidP="00760CE0">
      <w:pPr>
        <w:pStyle w:val="Code"/>
        <w:rPr>
          <w:highlight w:val="white"/>
        </w:rPr>
      </w:pPr>
      <w:r w:rsidRPr="00760CE0">
        <w:rPr>
          <w:highlight w:val="white"/>
        </w:rPr>
        <w:t xml:space="preserve">              return "\tdq " + text;</w:t>
      </w:r>
    </w:p>
    <w:p w14:paraId="7E1B9DCF" w14:textId="77777777" w:rsidR="00760CE0" w:rsidRPr="00760CE0" w:rsidRDefault="00760CE0" w:rsidP="00760CE0">
      <w:pPr>
        <w:pStyle w:val="Code"/>
        <w:rPr>
          <w:highlight w:val="white"/>
        </w:rPr>
      </w:pPr>
    </w:p>
    <w:p w14:paraId="0481F8E7" w14:textId="77777777" w:rsidR="00760CE0" w:rsidRPr="00760CE0" w:rsidRDefault="00760CE0" w:rsidP="00760CE0">
      <w:pPr>
        <w:pStyle w:val="Code"/>
        <w:rPr>
          <w:highlight w:val="white"/>
        </w:rPr>
      </w:pPr>
      <w:r w:rsidRPr="00760CE0">
        <w:rPr>
          <w:highlight w:val="white"/>
        </w:rPr>
        <w:t xml:space="preserve">            default:</w:t>
      </w:r>
    </w:p>
    <w:p w14:paraId="09365C36" w14:textId="77777777" w:rsidR="00760CE0" w:rsidRPr="00760CE0" w:rsidRDefault="00760CE0" w:rsidP="00760CE0">
      <w:pPr>
        <w:pStyle w:val="Code"/>
        <w:rPr>
          <w:highlight w:val="white"/>
        </w:rPr>
      </w:pPr>
      <w:r w:rsidRPr="00760CE0">
        <w:rPr>
          <w:highlight w:val="white"/>
        </w:rPr>
        <w:t xml:space="preserve">              Assert.ErrorXXX(false);</w:t>
      </w:r>
    </w:p>
    <w:p w14:paraId="057C3021" w14:textId="77777777" w:rsidR="00760CE0" w:rsidRPr="00760CE0" w:rsidRDefault="00760CE0" w:rsidP="00760CE0">
      <w:pPr>
        <w:pStyle w:val="Code"/>
        <w:rPr>
          <w:highlight w:val="white"/>
        </w:rPr>
      </w:pPr>
      <w:r w:rsidRPr="00760CE0">
        <w:rPr>
          <w:highlight w:val="white"/>
        </w:rPr>
        <w:t xml:space="preserve">              return null;</w:t>
      </w:r>
    </w:p>
    <w:p w14:paraId="084F116C" w14:textId="77777777" w:rsidR="00760CE0" w:rsidRPr="00760CE0" w:rsidRDefault="00760CE0" w:rsidP="00760CE0">
      <w:pPr>
        <w:pStyle w:val="Code"/>
        <w:rPr>
          <w:highlight w:val="white"/>
        </w:rPr>
      </w:pPr>
      <w:r w:rsidRPr="00760CE0">
        <w:rPr>
          <w:highlight w:val="white"/>
        </w:rPr>
        <w:t xml:space="preserve">          }</w:t>
      </w:r>
    </w:p>
    <w:p w14:paraId="5C5C0EE2" w14:textId="77777777" w:rsidR="00760CE0" w:rsidRPr="00760CE0" w:rsidRDefault="00760CE0" w:rsidP="00760CE0">
      <w:pPr>
        <w:pStyle w:val="Code"/>
        <w:rPr>
          <w:highlight w:val="white"/>
        </w:rPr>
      </w:pPr>
      <w:r w:rsidRPr="00760CE0">
        <w:rPr>
          <w:highlight w:val="white"/>
        </w:rPr>
        <w:t xml:space="preserve">        }</w:t>
      </w:r>
    </w:p>
    <w:p w14:paraId="52B3EC36" w14:textId="77777777" w:rsidR="00760CE0" w:rsidRPr="00760CE0" w:rsidRDefault="00760CE0" w:rsidP="00760CE0">
      <w:pPr>
        <w:pStyle w:val="Code"/>
        <w:rPr>
          <w:highlight w:val="white"/>
        </w:rPr>
      </w:pPr>
      <w:r w:rsidRPr="00760CE0">
        <w:rPr>
          <w:highlight w:val="white"/>
        </w:rPr>
        <w:lastRenderedPageBreak/>
        <w:t xml:space="preserve">      }</w:t>
      </w:r>
    </w:p>
    <w:p w14:paraId="5B79B3F9" w14:textId="77777777" w:rsidR="00760CE0" w:rsidRPr="00760CE0" w:rsidRDefault="00760CE0" w:rsidP="00760CE0">
      <w:pPr>
        <w:pStyle w:val="Code"/>
        <w:rPr>
          <w:highlight w:val="white"/>
        </w:rPr>
      </w:pPr>
      <w:r w:rsidRPr="00760CE0">
        <w:rPr>
          <w:highlight w:val="white"/>
        </w:rPr>
        <w:t xml:space="preserve">      else if (IsJumpRegister() || IsCallRegister() ||</w:t>
      </w:r>
    </w:p>
    <w:p w14:paraId="66FA47EC" w14:textId="77777777" w:rsidR="00760CE0" w:rsidRPr="00760CE0" w:rsidRDefault="00760CE0" w:rsidP="00760CE0">
      <w:pPr>
        <w:pStyle w:val="Code"/>
        <w:rPr>
          <w:highlight w:val="white"/>
        </w:rPr>
      </w:pPr>
      <w:r w:rsidRPr="00760CE0">
        <w:rPr>
          <w:highlight w:val="white"/>
        </w:rPr>
        <w:t xml:space="preserve">               IsCallNotRegister()) {</w:t>
      </w:r>
    </w:p>
    <w:p w14:paraId="2AA61B3A" w14:textId="77777777" w:rsidR="00760CE0" w:rsidRPr="00760CE0" w:rsidRDefault="00760CE0" w:rsidP="00760CE0">
      <w:pPr>
        <w:pStyle w:val="Code"/>
        <w:rPr>
          <w:highlight w:val="white"/>
        </w:rPr>
      </w:pPr>
      <w:r w:rsidRPr="00760CE0">
        <w:rPr>
          <w:highlight w:val="white"/>
        </w:rPr>
        <w:t xml:space="preserve">        if (operand2 is string) {</w:t>
      </w:r>
    </w:p>
    <w:p w14:paraId="416F4887" w14:textId="77777777" w:rsidR="00760CE0" w:rsidRPr="00760CE0" w:rsidRDefault="00760CE0" w:rsidP="00760CE0">
      <w:pPr>
        <w:pStyle w:val="Code"/>
        <w:rPr>
          <w:highlight w:val="white"/>
        </w:rPr>
      </w:pPr>
      <w:r w:rsidRPr="00760CE0">
        <w:rPr>
          <w:highlight w:val="white"/>
        </w:rPr>
        <w:t xml:space="preserve">          return "\tjmp " + operand2;</w:t>
      </w:r>
    </w:p>
    <w:p w14:paraId="653E2F51" w14:textId="77777777" w:rsidR="00760CE0" w:rsidRPr="00760CE0" w:rsidRDefault="00760CE0" w:rsidP="00760CE0">
      <w:pPr>
        <w:pStyle w:val="Code"/>
        <w:rPr>
          <w:highlight w:val="white"/>
        </w:rPr>
      </w:pPr>
      <w:r w:rsidRPr="00760CE0">
        <w:rPr>
          <w:highlight w:val="white"/>
        </w:rPr>
        <w:t xml:space="preserve">        }</w:t>
      </w:r>
    </w:p>
    <w:p w14:paraId="1DAA332F" w14:textId="77777777" w:rsidR="00760CE0" w:rsidRPr="00760CE0" w:rsidRDefault="00760CE0" w:rsidP="00760CE0">
      <w:pPr>
        <w:pStyle w:val="Code"/>
        <w:rPr>
          <w:highlight w:val="white"/>
        </w:rPr>
      </w:pPr>
      <w:r w:rsidRPr="00760CE0">
        <w:rPr>
          <w:highlight w:val="white"/>
        </w:rPr>
        <w:t xml:space="preserve">        else {</w:t>
      </w:r>
    </w:p>
    <w:p w14:paraId="257A561C" w14:textId="77777777" w:rsidR="00760CE0" w:rsidRPr="00760CE0" w:rsidRDefault="00760CE0" w:rsidP="00760CE0">
      <w:pPr>
        <w:pStyle w:val="Code"/>
        <w:rPr>
          <w:highlight w:val="white"/>
        </w:rPr>
      </w:pPr>
      <w:r w:rsidRPr="00760CE0">
        <w:rPr>
          <w:highlight w:val="white"/>
        </w:rPr>
        <w:t xml:space="preserve">          return "\tjmp " + operand0;</w:t>
      </w:r>
    </w:p>
    <w:p w14:paraId="61464750" w14:textId="77777777" w:rsidR="00760CE0" w:rsidRPr="00760CE0" w:rsidRDefault="00760CE0" w:rsidP="00760CE0">
      <w:pPr>
        <w:pStyle w:val="Code"/>
        <w:rPr>
          <w:highlight w:val="white"/>
        </w:rPr>
      </w:pPr>
      <w:r w:rsidRPr="00760CE0">
        <w:rPr>
          <w:highlight w:val="white"/>
        </w:rPr>
        <w:t xml:space="preserve">        }</w:t>
      </w:r>
    </w:p>
    <w:p w14:paraId="602AAB6A" w14:textId="77777777" w:rsidR="00760CE0" w:rsidRPr="00760CE0" w:rsidRDefault="00760CE0" w:rsidP="00760CE0">
      <w:pPr>
        <w:pStyle w:val="Code"/>
        <w:rPr>
          <w:highlight w:val="white"/>
        </w:rPr>
      </w:pPr>
      <w:r w:rsidRPr="00760CE0">
        <w:rPr>
          <w:highlight w:val="white"/>
        </w:rPr>
        <w:t xml:space="preserve">      }</w:t>
      </w:r>
    </w:p>
    <w:p w14:paraId="5FFEFC2A" w14:textId="77777777" w:rsidR="00760CE0" w:rsidRPr="00760CE0" w:rsidRDefault="00760CE0" w:rsidP="00760CE0">
      <w:pPr>
        <w:pStyle w:val="Code"/>
        <w:rPr>
          <w:highlight w:val="white"/>
        </w:rPr>
      </w:pPr>
      <w:r w:rsidRPr="00760CE0">
        <w:rPr>
          <w:highlight w:val="white"/>
        </w:rPr>
        <w:t xml:space="preserve">      else if (Operator == AssemblyOperator.address_return) {</w:t>
      </w:r>
    </w:p>
    <w:p w14:paraId="541CBE5C" w14:textId="77777777" w:rsidR="00760CE0" w:rsidRPr="00760CE0" w:rsidRDefault="00760CE0" w:rsidP="00760CE0">
      <w:pPr>
        <w:pStyle w:val="Code"/>
        <w:rPr>
          <w:highlight w:val="white"/>
        </w:rPr>
      </w:pPr>
      <w:r w:rsidRPr="00760CE0">
        <w:rPr>
          <w:highlight w:val="white"/>
        </w:rPr>
        <w:t xml:space="preserve">        string target = SymbolTable.CurrentFunction.UniqueName +</w:t>
      </w:r>
    </w:p>
    <w:p w14:paraId="6DBFA6DC" w14:textId="77777777" w:rsidR="00760CE0" w:rsidRPr="00760CE0" w:rsidRDefault="00760CE0" w:rsidP="00760CE0">
      <w:pPr>
        <w:pStyle w:val="Code"/>
        <w:rPr>
          <w:highlight w:val="white"/>
        </w:rPr>
      </w:pPr>
      <w:r w:rsidRPr="00760CE0">
        <w:rPr>
          <w:highlight w:val="white"/>
        </w:rPr>
        <w:t xml:space="preserve">                        Symbol.SeparatorId + operand2;</w:t>
      </w:r>
    </w:p>
    <w:p w14:paraId="6C714526" w14:textId="77777777" w:rsidR="00760CE0" w:rsidRPr="00760CE0" w:rsidRDefault="00760CE0" w:rsidP="00760CE0">
      <w:pPr>
        <w:pStyle w:val="Code"/>
        <w:rPr>
          <w:highlight w:val="white"/>
        </w:rPr>
      </w:pPr>
      <w:r w:rsidRPr="00760CE0">
        <w:rPr>
          <w:highlight w:val="white"/>
        </w:rPr>
        <w:t xml:space="preserve">        return "\tmov qword [" + operand0 + WithSign(operand1) + "], " +</w:t>
      </w:r>
    </w:p>
    <w:p w14:paraId="5076AD21" w14:textId="77777777" w:rsidR="00760CE0" w:rsidRPr="00760CE0" w:rsidRDefault="00760CE0" w:rsidP="00760CE0">
      <w:pPr>
        <w:pStyle w:val="Code"/>
        <w:rPr>
          <w:highlight w:val="white"/>
        </w:rPr>
      </w:pPr>
      <w:r w:rsidRPr="00760CE0">
        <w:rPr>
          <w:highlight w:val="white"/>
        </w:rPr>
        <w:t xml:space="preserve">               target;</w:t>
      </w:r>
    </w:p>
    <w:p w14:paraId="73DC9B3C" w14:textId="77777777" w:rsidR="00760CE0" w:rsidRPr="00760CE0" w:rsidRDefault="00760CE0" w:rsidP="00760CE0">
      <w:pPr>
        <w:pStyle w:val="Code"/>
        <w:rPr>
          <w:highlight w:val="white"/>
        </w:rPr>
      </w:pPr>
      <w:r w:rsidRPr="00760CE0">
        <w:rPr>
          <w:highlight w:val="white"/>
        </w:rPr>
        <w:t xml:space="preserve">      }</w:t>
      </w:r>
    </w:p>
    <w:p w14:paraId="713C3B3D" w14:textId="77777777" w:rsidR="00760CE0" w:rsidRPr="00760CE0" w:rsidRDefault="00760CE0" w:rsidP="00760CE0">
      <w:pPr>
        <w:pStyle w:val="Code"/>
        <w:rPr>
          <w:highlight w:val="white"/>
        </w:rPr>
      </w:pPr>
      <w:r w:rsidRPr="00760CE0">
        <w:rPr>
          <w:highlight w:val="white"/>
        </w:rPr>
        <w:t xml:space="preserve">      else if (IsRelationNotRegister() || IsJumpNotRegister()) {</w:t>
      </w:r>
    </w:p>
    <w:p w14:paraId="2EB98979" w14:textId="77777777" w:rsidR="00760CE0" w:rsidRPr="00760CE0" w:rsidRDefault="00760CE0" w:rsidP="00760CE0">
      <w:pPr>
        <w:pStyle w:val="Code"/>
        <w:rPr>
          <w:highlight w:val="white"/>
        </w:rPr>
      </w:pPr>
      <w:r w:rsidRPr="00760CE0">
        <w:rPr>
          <w:highlight w:val="white"/>
        </w:rPr>
        <w:t xml:space="preserve">        if (operand2 is int) {</w:t>
      </w:r>
    </w:p>
    <w:p w14:paraId="1EDBB99B" w14:textId="77777777" w:rsidR="00760CE0" w:rsidRPr="00760CE0" w:rsidRDefault="00760CE0" w:rsidP="00760CE0">
      <w:pPr>
        <w:pStyle w:val="Code"/>
        <w:rPr>
          <w:highlight w:val="white"/>
        </w:rPr>
      </w:pPr>
      <w:r w:rsidRPr="00760CE0">
        <w:rPr>
          <w:highlight w:val="white"/>
        </w:rPr>
        <w:t xml:space="preserve">          string label = SymbolTable.CurrentFunction.UniqueName +</w:t>
      </w:r>
    </w:p>
    <w:p w14:paraId="6E6C3032" w14:textId="77777777" w:rsidR="00760CE0" w:rsidRPr="00760CE0" w:rsidRDefault="00760CE0" w:rsidP="00760CE0">
      <w:pPr>
        <w:pStyle w:val="Code"/>
        <w:rPr>
          <w:highlight w:val="white"/>
        </w:rPr>
      </w:pPr>
      <w:r w:rsidRPr="00760CE0">
        <w:rPr>
          <w:highlight w:val="white"/>
        </w:rPr>
        <w:t xml:space="preserve">                          Symbol.SeparatorId + operand2;</w:t>
      </w:r>
    </w:p>
    <w:p w14:paraId="4781D38B" w14:textId="77777777" w:rsidR="00760CE0" w:rsidRPr="00760CE0" w:rsidRDefault="00760CE0" w:rsidP="00760CE0">
      <w:pPr>
        <w:pStyle w:val="Code"/>
        <w:rPr>
          <w:highlight w:val="white"/>
        </w:rPr>
      </w:pPr>
      <w:r w:rsidRPr="00760CE0">
        <w:rPr>
          <w:highlight w:val="white"/>
        </w:rPr>
        <w:t xml:space="preserve">          return "\t" + operatorName + " " + label;</w:t>
      </w:r>
    </w:p>
    <w:p w14:paraId="5A9D4C31" w14:textId="77777777" w:rsidR="00760CE0" w:rsidRPr="00760CE0" w:rsidRDefault="00760CE0" w:rsidP="00760CE0">
      <w:pPr>
        <w:pStyle w:val="Code"/>
        <w:rPr>
          <w:highlight w:val="white"/>
        </w:rPr>
      </w:pPr>
      <w:r w:rsidRPr="00760CE0">
        <w:rPr>
          <w:highlight w:val="white"/>
        </w:rPr>
        <w:t xml:space="preserve">        }</w:t>
      </w:r>
    </w:p>
    <w:p w14:paraId="5F80E5B1" w14:textId="77777777" w:rsidR="00760CE0" w:rsidRPr="00760CE0" w:rsidRDefault="00760CE0" w:rsidP="00760CE0">
      <w:pPr>
        <w:pStyle w:val="Code"/>
        <w:rPr>
          <w:highlight w:val="white"/>
        </w:rPr>
      </w:pPr>
      <w:r w:rsidRPr="00760CE0">
        <w:rPr>
          <w:highlight w:val="white"/>
        </w:rPr>
        <w:t xml:space="preserve">        else if (operand2 is string) {</w:t>
      </w:r>
    </w:p>
    <w:p w14:paraId="6EF894BC" w14:textId="77777777" w:rsidR="00760CE0" w:rsidRPr="00760CE0" w:rsidRDefault="00760CE0" w:rsidP="00760CE0">
      <w:pPr>
        <w:pStyle w:val="Code"/>
        <w:rPr>
          <w:highlight w:val="white"/>
        </w:rPr>
      </w:pPr>
      <w:r w:rsidRPr="00760CE0">
        <w:rPr>
          <w:highlight w:val="white"/>
        </w:rPr>
        <w:t xml:space="preserve">          return "\t" + operatorName + " " + operand2;</w:t>
      </w:r>
    </w:p>
    <w:p w14:paraId="516EDD8B" w14:textId="77777777" w:rsidR="00760CE0" w:rsidRPr="00760CE0" w:rsidRDefault="00760CE0" w:rsidP="00760CE0">
      <w:pPr>
        <w:pStyle w:val="Code"/>
        <w:rPr>
          <w:highlight w:val="white"/>
        </w:rPr>
      </w:pPr>
      <w:r w:rsidRPr="00760CE0">
        <w:rPr>
          <w:highlight w:val="white"/>
        </w:rPr>
        <w:t xml:space="preserve">        }</w:t>
      </w:r>
    </w:p>
    <w:p w14:paraId="2535F10B" w14:textId="77777777" w:rsidR="00760CE0" w:rsidRPr="00760CE0" w:rsidRDefault="00760CE0" w:rsidP="00760CE0">
      <w:pPr>
        <w:pStyle w:val="Code"/>
        <w:rPr>
          <w:highlight w:val="white"/>
        </w:rPr>
      </w:pPr>
      <w:r w:rsidRPr="00760CE0">
        <w:rPr>
          <w:highlight w:val="white"/>
        </w:rPr>
        <w:t xml:space="preserve">        else {</w:t>
      </w:r>
    </w:p>
    <w:p w14:paraId="216CFAC8" w14:textId="77777777" w:rsidR="00760CE0" w:rsidRPr="00760CE0" w:rsidRDefault="00760CE0" w:rsidP="00760CE0">
      <w:pPr>
        <w:pStyle w:val="Code"/>
        <w:rPr>
          <w:highlight w:val="white"/>
        </w:rPr>
      </w:pPr>
      <w:r w:rsidRPr="00760CE0">
        <w:rPr>
          <w:highlight w:val="white"/>
        </w:rPr>
        <w:t xml:space="preserve">          return "\t" + operatorName + " x" + operand1;</w:t>
      </w:r>
    </w:p>
    <w:p w14:paraId="6CDD7E94" w14:textId="77777777" w:rsidR="00760CE0" w:rsidRPr="00760CE0" w:rsidRDefault="00760CE0" w:rsidP="00760CE0">
      <w:pPr>
        <w:pStyle w:val="Code"/>
        <w:rPr>
          <w:highlight w:val="white"/>
        </w:rPr>
      </w:pPr>
      <w:r w:rsidRPr="00760CE0">
        <w:rPr>
          <w:highlight w:val="white"/>
        </w:rPr>
        <w:t xml:space="preserve">        }</w:t>
      </w:r>
    </w:p>
    <w:p w14:paraId="084DEF40" w14:textId="77777777" w:rsidR="00760CE0" w:rsidRPr="00760CE0" w:rsidRDefault="00760CE0" w:rsidP="00760CE0">
      <w:pPr>
        <w:pStyle w:val="Code"/>
        <w:rPr>
          <w:highlight w:val="white"/>
        </w:rPr>
      </w:pPr>
      <w:r w:rsidRPr="00760CE0">
        <w:rPr>
          <w:highlight w:val="white"/>
        </w:rPr>
        <w:t xml:space="preserve">      }</w:t>
      </w:r>
    </w:p>
    <w:p w14:paraId="30E02AEA" w14:textId="77777777" w:rsidR="00760CE0" w:rsidRPr="00760CE0" w:rsidRDefault="00760CE0" w:rsidP="00760CE0">
      <w:pPr>
        <w:pStyle w:val="Code"/>
        <w:rPr>
          <w:highlight w:val="white"/>
        </w:rPr>
      </w:pPr>
      <w:r w:rsidRPr="00760CE0">
        <w:rPr>
          <w:highlight w:val="white"/>
        </w:rPr>
        <w:t xml:space="preserve">      // mov ax, [bp + 2]; mov ax, [global + 4]</w:t>
      </w:r>
    </w:p>
    <w:p w14:paraId="22DB237C" w14:textId="77777777" w:rsidR="00760CE0" w:rsidRPr="00760CE0" w:rsidRDefault="00760CE0" w:rsidP="00760CE0">
      <w:pPr>
        <w:pStyle w:val="Code"/>
        <w:rPr>
          <w:highlight w:val="white"/>
        </w:rPr>
      </w:pPr>
      <w:r w:rsidRPr="00760CE0">
        <w:rPr>
          <w:highlight w:val="white"/>
        </w:rPr>
        <w:t xml:space="preserve">      else if ((operand0 is Register) &amp;&amp; (operand1 != null) &amp;&amp;</w:t>
      </w:r>
    </w:p>
    <w:p w14:paraId="4BED02AB" w14:textId="77777777" w:rsidR="00760CE0" w:rsidRPr="00760CE0" w:rsidRDefault="00760CE0" w:rsidP="00760CE0">
      <w:pPr>
        <w:pStyle w:val="Code"/>
        <w:rPr>
          <w:highlight w:val="white"/>
        </w:rPr>
      </w:pPr>
      <w:r w:rsidRPr="00760CE0">
        <w:rPr>
          <w:highlight w:val="white"/>
        </w:rPr>
        <w:t xml:space="preserve">               (operand2 is int)) {</w:t>
      </w:r>
    </w:p>
    <w:p w14:paraId="5E8C43EB" w14:textId="77777777" w:rsidR="00760CE0" w:rsidRPr="00760CE0" w:rsidRDefault="00760CE0" w:rsidP="00760CE0">
      <w:pPr>
        <w:pStyle w:val="Code"/>
        <w:rPr>
          <w:highlight w:val="white"/>
        </w:rPr>
      </w:pPr>
      <w:r w:rsidRPr="00760CE0">
        <w:rPr>
          <w:highlight w:val="white"/>
        </w:rPr>
        <w:t xml:space="preserve">        Assert.ErrorXXX((operand1 is Register) || (operand1 is string));</w:t>
      </w:r>
    </w:p>
    <w:p w14:paraId="46167A7E" w14:textId="77777777" w:rsidR="00760CE0" w:rsidRPr="00760CE0" w:rsidRDefault="00760CE0" w:rsidP="00760CE0">
      <w:pPr>
        <w:pStyle w:val="Code"/>
        <w:rPr>
          <w:highlight w:val="white"/>
        </w:rPr>
      </w:pPr>
      <w:r w:rsidRPr="00760CE0">
        <w:rPr>
          <w:highlight w:val="white"/>
        </w:rPr>
        <w:t xml:space="preserve">        return "\t" + operatorName + " " + operand0 +</w:t>
      </w:r>
    </w:p>
    <w:p w14:paraId="676611BB" w14:textId="77777777" w:rsidR="00760CE0" w:rsidRPr="00760CE0" w:rsidRDefault="00760CE0" w:rsidP="00760CE0">
      <w:pPr>
        <w:pStyle w:val="Code"/>
        <w:rPr>
          <w:highlight w:val="white"/>
        </w:rPr>
      </w:pPr>
      <w:r w:rsidRPr="00760CE0">
        <w:rPr>
          <w:highlight w:val="white"/>
        </w:rPr>
        <w:t xml:space="preserve">               ", [" + operand1 + WithSign(operand2) + "]";</w:t>
      </w:r>
    </w:p>
    <w:p w14:paraId="51C32A98" w14:textId="77777777" w:rsidR="00760CE0" w:rsidRPr="00760CE0" w:rsidRDefault="00760CE0" w:rsidP="00760CE0">
      <w:pPr>
        <w:pStyle w:val="Code"/>
        <w:rPr>
          <w:highlight w:val="white"/>
        </w:rPr>
      </w:pPr>
      <w:r w:rsidRPr="00760CE0">
        <w:rPr>
          <w:highlight w:val="white"/>
        </w:rPr>
        <w:t xml:space="preserve">      }</w:t>
      </w:r>
    </w:p>
    <w:p w14:paraId="4745E621" w14:textId="77777777" w:rsidR="00760CE0" w:rsidRPr="00760CE0" w:rsidRDefault="00760CE0" w:rsidP="00760CE0">
      <w:pPr>
        <w:pStyle w:val="Code"/>
        <w:rPr>
          <w:highlight w:val="white"/>
        </w:rPr>
      </w:pPr>
      <w:r w:rsidRPr="00760CE0">
        <w:rPr>
          <w:highlight w:val="white"/>
        </w:rPr>
        <w:t xml:space="preserve">      // mov ax, [null + 4]</w:t>
      </w:r>
    </w:p>
    <w:p w14:paraId="5F9A62D1" w14:textId="77777777" w:rsidR="00760CE0" w:rsidRPr="00760CE0" w:rsidRDefault="00760CE0" w:rsidP="00760CE0">
      <w:pPr>
        <w:pStyle w:val="Code"/>
        <w:rPr>
          <w:highlight w:val="white"/>
        </w:rPr>
      </w:pPr>
      <w:r w:rsidRPr="00760CE0">
        <w:rPr>
          <w:highlight w:val="white"/>
        </w:rPr>
        <w:t xml:space="preserve">      else if ((operand0 is Register) &amp;&amp; (operand1 == null) &amp;&amp;</w:t>
      </w:r>
    </w:p>
    <w:p w14:paraId="40CDDC2B" w14:textId="77777777" w:rsidR="00760CE0" w:rsidRPr="00760CE0" w:rsidRDefault="00760CE0" w:rsidP="00760CE0">
      <w:pPr>
        <w:pStyle w:val="Code"/>
        <w:rPr>
          <w:highlight w:val="white"/>
        </w:rPr>
      </w:pPr>
      <w:r w:rsidRPr="00760CE0">
        <w:rPr>
          <w:highlight w:val="white"/>
        </w:rPr>
        <w:t xml:space="preserve">               (operand2 is int)) {</w:t>
      </w:r>
    </w:p>
    <w:p w14:paraId="34843B35" w14:textId="77777777" w:rsidR="00760CE0" w:rsidRPr="00760CE0" w:rsidRDefault="00760CE0" w:rsidP="00760CE0">
      <w:pPr>
        <w:pStyle w:val="Code"/>
        <w:rPr>
          <w:highlight w:val="white"/>
        </w:rPr>
      </w:pPr>
      <w:r w:rsidRPr="00760CE0">
        <w:rPr>
          <w:highlight w:val="white"/>
        </w:rPr>
        <w:t xml:space="preserve">        return "\t" + operatorName + " " + operand0 +</w:t>
      </w:r>
    </w:p>
    <w:p w14:paraId="4FE03512" w14:textId="77777777" w:rsidR="00760CE0" w:rsidRPr="00760CE0" w:rsidRDefault="00760CE0" w:rsidP="00760CE0">
      <w:pPr>
        <w:pStyle w:val="Code"/>
        <w:rPr>
          <w:highlight w:val="white"/>
        </w:rPr>
      </w:pPr>
      <w:r w:rsidRPr="00760CE0">
        <w:rPr>
          <w:highlight w:val="white"/>
        </w:rPr>
        <w:t xml:space="preserve">                ", [" + operand2 + "]";</w:t>
      </w:r>
    </w:p>
    <w:p w14:paraId="6760E50E" w14:textId="77777777" w:rsidR="00760CE0" w:rsidRPr="00760CE0" w:rsidRDefault="00760CE0" w:rsidP="00760CE0">
      <w:pPr>
        <w:pStyle w:val="Code"/>
        <w:rPr>
          <w:highlight w:val="white"/>
        </w:rPr>
      </w:pPr>
      <w:r w:rsidRPr="00760CE0">
        <w:rPr>
          <w:highlight w:val="white"/>
        </w:rPr>
        <w:t xml:space="preserve">      }</w:t>
      </w:r>
    </w:p>
    <w:p w14:paraId="0B402B0C" w14:textId="77777777" w:rsidR="00760CE0" w:rsidRPr="00760CE0" w:rsidRDefault="00760CE0" w:rsidP="00760CE0">
      <w:pPr>
        <w:pStyle w:val="Code"/>
        <w:rPr>
          <w:highlight w:val="white"/>
        </w:rPr>
      </w:pPr>
      <w:r w:rsidRPr="00760CE0">
        <w:rPr>
          <w:highlight w:val="white"/>
        </w:rPr>
        <w:t xml:space="preserve">      // mov [bp + 2], ax; mov [global + 4], ax; mov [bp + 2], 123; mov [global + 4], 123; mov [bp + 2], global; mov [global + 4], global</w:t>
      </w:r>
    </w:p>
    <w:p w14:paraId="37C0207C" w14:textId="77777777" w:rsidR="00760CE0" w:rsidRPr="00760CE0" w:rsidRDefault="00760CE0" w:rsidP="00760CE0">
      <w:pPr>
        <w:pStyle w:val="Code"/>
        <w:rPr>
          <w:highlight w:val="white"/>
        </w:rPr>
      </w:pPr>
      <w:r w:rsidRPr="00760CE0">
        <w:rPr>
          <w:highlight w:val="white"/>
        </w:rPr>
        <w:t xml:space="preserve">      else if ((operand0 != null) &amp;&amp; (operand1 is int) &amp;&amp;</w:t>
      </w:r>
    </w:p>
    <w:p w14:paraId="60AB0691" w14:textId="77777777" w:rsidR="00760CE0" w:rsidRPr="00760CE0" w:rsidRDefault="00760CE0" w:rsidP="00760CE0">
      <w:pPr>
        <w:pStyle w:val="Code"/>
        <w:rPr>
          <w:highlight w:val="white"/>
        </w:rPr>
      </w:pPr>
      <w:r w:rsidRPr="00760CE0">
        <w:rPr>
          <w:highlight w:val="white"/>
        </w:rPr>
        <w:t xml:space="preserve">               (operand2 != null)) {</w:t>
      </w:r>
    </w:p>
    <w:p w14:paraId="1C27DA7F" w14:textId="77777777" w:rsidR="00760CE0" w:rsidRPr="00760CE0" w:rsidRDefault="00760CE0" w:rsidP="00760CE0">
      <w:pPr>
        <w:pStyle w:val="Code"/>
        <w:rPr>
          <w:highlight w:val="white"/>
        </w:rPr>
      </w:pPr>
      <w:r w:rsidRPr="00760CE0">
        <w:rPr>
          <w:highlight w:val="white"/>
        </w:rPr>
        <w:t xml:space="preserve">        Assert.ErrorXXX((operand0 is Register) || (operand0 is string));</w:t>
      </w:r>
    </w:p>
    <w:p w14:paraId="3FF5EA3E" w14:textId="77777777" w:rsidR="00760CE0" w:rsidRPr="00760CE0" w:rsidRDefault="00760CE0" w:rsidP="00760CE0">
      <w:pPr>
        <w:pStyle w:val="Code"/>
        <w:rPr>
          <w:highlight w:val="white"/>
        </w:rPr>
      </w:pPr>
      <w:r w:rsidRPr="00760CE0">
        <w:rPr>
          <w:highlight w:val="white"/>
        </w:rPr>
        <w:t xml:space="preserve">        Assert.ErrorXXX((operand2 is Register) || (operand2 is BigInteger)</w:t>
      </w:r>
    </w:p>
    <w:p w14:paraId="58281787" w14:textId="77777777" w:rsidR="00760CE0" w:rsidRPr="00760CE0" w:rsidRDefault="00760CE0" w:rsidP="00760CE0">
      <w:pPr>
        <w:pStyle w:val="Code"/>
        <w:rPr>
          <w:highlight w:val="white"/>
        </w:rPr>
      </w:pPr>
      <w:r w:rsidRPr="00760CE0">
        <w:rPr>
          <w:highlight w:val="white"/>
        </w:rPr>
        <w:t xml:space="preserve">                      || (operand2 is string));</w:t>
      </w:r>
    </w:p>
    <w:p w14:paraId="151B6911" w14:textId="77777777" w:rsidR="00760CE0" w:rsidRPr="00760CE0" w:rsidRDefault="00760CE0" w:rsidP="00760CE0">
      <w:pPr>
        <w:pStyle w:val="Code"/>
        <w:rPr>
          <w:highlight w:val="white"/>
        </w:rPr>
      </w:pPr>
      <w:r w:rsidRPr="00760CE0">
        <w:rPr>
          <w:highlight w:val="white"/>
        </w:rPr>
        <w:t xml:space="preserve">        return "\t" + operatorName +</w:t>
      </w:r>
    </w:p>
    <w:p w14:paraId="579A6E8A" w14:textId="77777777" w:rsidR="00760CE0" w:rsidRPr="00760CE0" w:rsidRDefault="00760CE0" w:rsidP="00760CE0">
      <w:pPr>
        <w:pStyle w:val="Code"/>
        <w:rPr>
          <w:highlight w:val="white"/>
        </w:rPr>
      </w:pPr>
      <w:r w:rsidRPr="00760CE0">
        <w:rPr>
          <w:highlight w:val="white"/>
        </w:rPr>
        <w:t xml:space="preserve">               " [" + operand0 + WithSign(operand1) + "], " + operand2;</w:t>
      </w:r>
    </w:p>
    <w:p w14:paraId="5A8F9B44" w14:textId="77777777" w:rsidR="00760CE0" w:rsidRPr="00760CE0" w:rsidRDefault="00760CE0" w:rsidP="00760CE0">
      <w:pPr>
        <w:pStyle w:val="Code"/>
        <w:rPr>
          <w:highlight w:val="white"/>
        </w:rPr>
      </w:pPr>
      <w:r w:rsidRPr="00760CE0">
        <w:rPr>
          <w:highlight w:val="white"/>
        </w:rPr>
        <w:t xml:space="preserve">      }</w:t>
      </w:r>
    </w:p>
    <w:p w14:paraId="52447890" w14:textId="77777777" w:rsidR="00760CE0" w:rsidRPr="00760CE0" w:rsidRDefault="00760CE0" w:rsidP="00760CE0">
      <w:pPr>
        <w:pStyle w:val="Code"/>
        <w:rPr>
          <w:highlight w:val="white"/>
        </w:rPr>
      </w:pPr>
      <w:r w:rsidRPr="00760CE0">
        <w:rPr>
          <w:highlight w:val="white"/>
        </w:rPr>
        <w:t xml:space="preserve">      // mov [null + 4], ax; mov [null + 4], 123; mov [null + 4], global</w:t>
      </w:r>
    </w:p>
    <w:p w14:paraId="27D205A1" w14:textId="77777777" w:rsidR="00760CE0" w:rsidRPr="00760CE0" w:rsidRDefault="00760CE0" w:rsidP="00760CE0">
      <w:pPr>
        <w:pStyle w:val="Code"/>
        <w:rPr>
          <w:highlight w:val="white"/>
        </w:rPr>
      </w:pPr>
      <w:r w:rsidRPr="00760CE0">
        <w:rPr>
          <w:highlight w:val="white"/>
        </w:rPr>
        <w:t xml:space="preserve">      else if ((operand0 == null) &amp;&amp; (operand1 is int) &amp;&amp;</w:t>
      </w:r>
    </w:p>
    <w:p w14:paraId="3F2EB8BF" w14:textId="77777777" w:rsidR="00760CE0" w:rsidRPr="00760CE0" w:rsidRDefault="00760CE0" w:rsidP="00760CE0">
      <w:pPr>
        <w:pStyle w:val="Code"/>
        <w:rPr>
          <w:highlight w:val="white"/>
        </w:rPr>
      </w:pPr>
      <w:r w:rsidRPr="00760CE0">
        <w:rPr>
          <w:highlight w:val="white"/>
        </w:rPr>
        <w:t xml:space="preserve">               (operand2 != null)) {</w:t>
      </w:r>
    </w:p>
    <w:p w14:paraId="7E724742" w14:textId="77777777" w:rsidR="00760CE0" w:rsidRPr="00760CE0" w:rsidRDefault="00760CE0" w:rsidP="00760CE0">
      <w:pPr>
        <w:pStyle w:val="Code"/>
        <w:rPr>
          <w:highlight w:val="white"/>
        </w:rPr>
      </w:pPr>
      <w:r w:rsidRPr="00760CE0">
        <w:rPr>
          <w:highlight w:val="white"/>
        </w:rPr>
        <w:t xml:space="preserve">        Assert.ErrorXXX((operand2 is Register) || (operand2 is BigInteger)</w:t>
      </w:r>
    </w:p>
    <w:p w14:paraId="0124A0F2" w14:textId="77777777" w:rsidR="00760CE0" w:rsidRPr="00760CE0" w:rsidRDefault="00760CE0" w:rsidP="00760CE0">
      <w:pPr>
        <w:pStyle w:val="Code"/>
        <w:rPr>
          <w:highlight w:val="white"/>
        </w:rPr>
      </w:pPr>
      <w:r w:rsidRPr="00760CE0">
        <w:rPr>
          <w:highlight w:val="white"/>
        </w:rPr>
        <w:t xml:space="preserve">                      || (operand2 is string));</w:t>
      </w:r>
    </w:p>
    <w:p w14:paraId="753F2207" w14:textId="77777777" w:rsidR="00760CE0" w:rsidRPr="00760CE0" w:rsidRDefault="00760CE0" w:rsidP="00760CE0">
      <w:pPr>
        <w:pStyle w:val="Code"/>
        <w:rPr>
          <w:highlight w:val="white"/>
        </w:rPr>
      </w:pPr>
      <w:r w:rsidRPr="00760CE0">
        <w:rPr>
          <w:highlight w:val="white"/>
        </w:rPr>
        <w:lastRenderedPageBreak/>
        <w:t xml:space="preserve">        return "\t" + operatorName + " [" + operand1 + "], " + operand2;</w:t>
      </w:r>
    </w:p>
    <w:p w14:paraId="120956A4" w14:textId="77777777" w:rsidR="00760CE0" w:rsidRPr="00760CE0" w:rsidRDefault="00760CE0" w:rsidP="00760CE0">
      <w:pPr>
        <w:pStyle w:val="Code"/>
        <w:rPr>
          <w:highlight w:val="white"/>
        </w:rPr>
      </w:pPr>
      <w:r w:rsidRPr="00760CE0">
        <w:rPr>
          <w:highlight w:val="white"/>
        </w:rPr>
        <w:t xml:space="preserve">      }</w:t>
      </w:r>
    </w:p>
    <w:p w14:paraId="0B4D8668" w14:textId="77777777" w:rsidR="00760CE0" w:rsidRPr="00760CE0" w:rsidRDefault="00760CE0" w:rsidP="00760CE0">
      <w:pPr>
        <w:pStyle w:val="Code"/>
        <w:rPr>
          <w:highlight w:val="white"/>
        </w:rPr>
      </w:pPr>
      <w:r w:rsidRPr="00760CE0">
        <w:rPr>
          <w:highlight w:val="white"/>
        </w:rPr>
        <w:t xml:space="preserve">      // inc [bp + 2]; inc [global + 4]</w:t>
      </w:r>
    </w:p>
    <w:p w14:paraId="3829F96E" w14:textId="77777777" w:rsidR="00760CE0" w:rsidRPr="00760CE0" w:rsidRDefault="00760CE0" w:rsidP="00760CE0">
      <w:pPr>
        <w:pStyle w:val="Code"/>
        <w:rPr>
          <w:highlight w:val="white"/>
        </w:rPr>
      </w:pPr>
      <w:r w:rsidRPr="00760CE0">
        <w:rPr>
          <w:highlight w:val="white"/>
        </w:rPr>
        <w:t xml:space="preserve">      else if ((operand0 != null) &amp;&amp; (operand1 is int)) {</w:t>
      </w:r>
    </w:p>
    <w:p w14:paraId="3D52CCE6" w14:textId="77777777" w:rsidR="00760CE0" w:rsidRPr="00760CE0" w:rsidRDefault="00760CE0" w:rsidP="00760CE0">
      <w:pPr>
        <w:pStyle w:val="Code"/>
        <w:rPr>
          <w:highlight w:val="white"/>
        </w:rPr>
      </w:pPr>
      <w:r w:rsidRPr="00760CE0">
        <w:rPr>
          <w:highlight w:val="white"/>
        </w:rPr>
        <w:t xml:space="preserve">        Assert.ErrorXXX((operand0 is Register) || (operand0 is string));</w:t>
      </w:r>
    </w:p>
    <w:p w14:paraId="2C8B6886" w14:textId="77777777" w:rsidR="00760CE0" w:rsidRPr="00760CE0" w:rsidRDefault="00760CE0" w:rsidP="00760CE0">
      <w:pPr>
        <w:pStyle w:val="Code"/>
        <w:rPr>
          <w:highlight w:val="white"/>
        </w:rPr>
      </w:pPr>
      <w:r w:rsidRPr="00760CE0">
        <w:rPr>
          <w:highlight w:val="white"/>
        </w:rPr>
        <w:t xml:space="preserve">        Assert.ErrorXXX(operand2 == null);</w:t>
      </w:r>
    </w:p>
    <w:p w14:paraId="7B35B5C4" w14:textId="77777777" w:rsidR="00760CE0" w:rsidRPr="00760CE0" w:rsidRDefault="00760CE0" w:rsidP="00760CE0">
      <w:pPr>
        <w:pStyle w:val="Code"/>
        <w:rPr>
          <w:highlight w:val="white"/>
        </w:rPr>
      </w:pPr>
      <w:r w:rsidRPr="00760CE0">
        <w:rPr>
          <w:highlight w:val="white"/>
        </w:rPr>
        <w:t xml:space="preserve">        return "\t" + operatorName +</w:t>
      </w:r>
    </w:p>
    <w:p w14:paraId="568B1F48" w14:textId="77777777" w:rsidR="00760CE0" w:rsidRPr="00760CE0" w:rsidRDefault="00760CE0" w:rsidP="00760CE0">
      <w:pPr>
        <w:pStyle w:val="Code"/>
        <w:rPr>
          <w:highlight w:val="white"/>
        </w:rPr>
      </w:pPr>
      <w:r w:rsidRPr="00760CE0">
        <w:rPr>
          <w:highlight w:val="white"/>
        </w:rPr>
        <w:t xml:space="preserve">               " [" + operand0 + WithSign(operand1) + "]";</w:t>
      </w:r>
    </w:p>
    <w:p w14:paraId="323BE965" w14:textId="77777777" w:rsidR="00760CE0" w:rsidRPr="00760CE0" w:rsidRDefault="00760CE0" w:rsidP="00760CE0">
      <w:pPr>
        <w:pStyle w:val="Code"/>
        <w:rPr>
          <w:highlight w:val="white"/>
        </w:rPr>
      </w:pPr>
      <w:r w:rsidRPr="00760CE0">
        <w:rPr>
          <w:highlight w:val="white"/>
        </w:rPr>
        <w:t xml:space="preserve">      }</w:t>
      </w:r>
    </w:p>
    <w:p w14:paraId="3F75922C" w14:textId="77777777" w:rsidR="00760CE0" w:rsidRPr="00760CE0" w:rsidRDefault="00760CE0" w:rsidP="00760CE0">
      <w:pPr>
        <w:pStyle w:val="Code"/>
        <w:rPr>
          <w:highlight w:val="white"/>
        </w:rPr>
      </w:pPr>
      <w:r w:rsidRPr="00760CE0">
        <w:rPr>
          <w:highlight w:val="white"/>
        </w:rPr>
        <w:t xml:space="preserve">      // mov ax, bx; mov ax, 123; mov ax, global</w:t>
      </w:r>
    </w:p>
    <w:p w14:paraId="1C756A98" w14:textId="77777777" w:rsidR="00760CE0" w:rsidRPr="00760CE0" w:rsidRDefault="00760CE0" w:rsidP="00760CE0">
      <w:pPr>
        <w:pStyle w:val="Code"/>
        <w:rPr>
          <w:highlight w:val="white"/>
        </w:rPr>
      </w:pPr>
      <w:r w:rsidRPr="00760CE0">
        <w:rPr>
          <w:highlight w:val="white"/>
        </w:rPr>
        <w:t xml:space="preserve">      else if ((operand0 is Register) &amp;&amp; (operand1 != null)) {</w:t>
      </w:r>
    </w:p>
    <w:p w14:paraId="5F86FD11" w14:textId="77777777" w:rsidR="00760CE0" w:rsidRPr="00760CE0" w:rsidRDefault="00760CE0" w:rsidP="00760CE0">
      <w:pPr>
        <w:pStyle w:val="Code"/>
        <w:rPr>
          <w:highlight w:val="white"/>
        </w:rPr>
      </w:pPr>
      <w:r w:rsidRPr="00760CE0">
        <w:rPr>
          <w:highlight w:val="white"/>
        </w:rPr>
        <w:t xml:space="preserve">        Assert.ErrorXXX(operand2 == null);</w:t>
      </w:r>
    </w:p>
    <w:p w14:paraId="58A769B0" w14:textId="77777777" w:rsidR="00760CE0" w:rsidRPr="00760CE0" w:rsidRDefault="00760CE0" w:rsidP="00760CE0">
      <w:pPr>
        <w:pStyle w:val="Code"/>
        <w:rPr>
          <w:highlight w:val="white"/>
        </w:rPr>
      </w:pPr>
      <w:r w:rsidRPr="00760CE0">
        <w:rPr>
          <w:highlight w:val="white"/>
        </w:rPr>
        <w:t xml:space="preserve">        Assert.ErrorXXX((operand1 is Register) || (operand1 is BigInteger)</w:t>
      </w:r>
    </w:p>
    <w:p w14:paraId="298E7016" w14:textId="77777777" w:rsidR="00760CE0" w:rsidRPr="00760CE0" w:rsidRDefault="00760CE0" w:rsidP="00760CE0">
      <w:pPr>
        <w:pStyle w:val="Code"/>
        <w:rPr>
          <w:highlight w:val="white"/>
        </w:rPr>
      </w:pPr>
      <w:r w:rsidRPr="00760CE0">
        <w:rPr>
          <w:highlight w:val="white"/>
        </w:rPr>
        <w:t xml:space="preserve">                      || (operand1 is string));</w:t>
      </w:r>
    </w:p>
    <w:p w14:paraId="586ECC17" w14:textId="77777777" w:rsidR="00760CE0" w:rsidRPr="00760CE0" w:rsidRDefault="00760CE0" w:rsidP="00760CE0">
      <w:pPr>
        <w:pStyle w:val="Code"/>
        <w:rPr>
          <w:highlight w:val="white"/>
        </w:rPr>
      </w:pPr>
      <w:r w:rsidRPr="00760CE0">
        <w:rPr>
          <w:highlight w:val="white"/>
        </w:rPr>
        <w:t xml:space="preserve">        return "\t" + operatorName + " " + operand0 + ", " + operand1;</w:t>
      </w:r>
    </w:p>
    <w:p w14:paraId="2D986EDD" w14:textId="77777777" w:rsidR="00760CE0" w:rsidRPr="00760CE0" w:rsidRDefault="00760CE0" w:rsidP="00760CE0">
      <w:pPr>
        <w:pStyle w:val="Code"/>
        <w:rPr>
          <w:highlight w:val="white"/>
        </w:rPr>
      </w:pPr>
      <w:r w:rsidRPr="00760CE0">
        <w:rPr>
          <w:highlight w:val="white"/>
        </w:rPr>
        <w:t xml:space="preserve">      }</w:t>
      </w:r>
    </w:p>
    <w:p w14:paraId="4BE1EC53" w14:textId="77777777" w:rsidR="00760CE0" w:rsidRPr="00760CE0" w:rsidRDefault="00760CE0" w:rsidP="00760CE0">
      <w:pPr>
        <w:pStyle w:val="Code"/>
        <w:rPr>
          <w:highlight w:val="white"/>
        </w:rPr>
      </w:pPr>
      <w:r w:rsidRPr="00760CE0">
        <w:rPr>
          <w:highlight w:val="white"/>
        </w:rPr>
        <w:t xml:space="preserve">      // inc [null + 4]</w:t>
      </w:r>
    </w:p>
    <w:p w14:paraId="35341667" w14:textId="77777777" w:rsidR="00760CE0" w:rsidRPr="00760CE0" w:rsidRDefault="00760CE0" w:rsidP="00760CE0">
      <w:pPr>
        <w:pStyle w:val="Code"/>
        <w:rPr>
          <w:highlight w:val="white"/>
        </w:rPr>
      </w:pPr>
      <w:r w:rsidRPr="00760CE0">
        <w:rPr>
          <w:highlight w:val="white"/>
        </w:rPr>
        <w:t xml:space="preserve">      else if ((operand0 == null) &amp;&amp; (operand1 is int)) {</w:t>
      </w:r>
    </w:p>
    <w:p w14:paraId="2A4C36A0" w14:textId="77777777" w:rsidR="00760CE0" w:rsidRPr="00760CE0" w:rsidRDefault="00760CE0" w:rsidP="00760CE0">
      <w:pPr>
        <w:pStyle w:val="Code"/>
        <w:rPr>
          <w:highlight w:val="white"/>
        </w:rPr>
      </w:pPr>
      <w:r w:rsidRPr="00760CE0">
        <w:rPr>
          <w:highlight w:val="white"/>
        </w:rPr>
        <w:t xml:space="preserve">        Assert.ErrorXXX(operand2 == null);</w:t>
      </w:r>
    </w:p>
    <w:p w14:paraId="48D85D5C" w14:textId="77777777" w:rsidR="00760CE0" w:rsidRPr="00760CE0" w:rsidRDefault="00760CE0" w:rsidP="00760CE0">
      <w:pPr>
        <w:pStyle w:val="Code"/>
        <w:rPr>
          <w:highlight w:val="white"/>
        </w:rPr>
      </w:pPr>
      <w:r w:rsidRPr="00760CE0">
        <w:rPr>
          <w:highlight w:val="white"/>
        </w:rPr>
        <w:t xml:space="preserve">        return "\t" + operatorName + " [" + operand1 + "]";</w:t>
      </w:r>
    </w:p>
    <w:p w14:paraId="2F8265F8" w14:textId="77777777" w:rsidR="00760CE0" w:rsidRPr="00760CE0" w:rsidRDefault="00760CE0" w:rsidP="00760CE0">
      <w:pPr>
        <w:pStyle w:val="Code"/>
        <w:rPr>
          <w:highlight w:val="white"/>
        </w:rPr>
      </w:pPr>
      <w:r w:rsidRPr="00760CE0">
        <w:rPr>
          <w:highlight w:val="white"/>
        </w:rPr>
        <w:t xml:space="preserve">      }</w:t>
      </w:r>
    </w:p>
    <w:p w14:paraId="388EA2E0" w14:textId="77777777" w:rsidR="00760CE0" w:rsidRPr="00760CE0" w:rsidRDefault="00760CE0" w:rsidP="00760CE0">
      <w:pPr>
        <w:pStyle w:val="Code"/>
        <w:rPr>
          <w:highlight w:val="white"/>
        </w:rPr>
      </w:pPr>
      <w:r w:rsidRPr="00760CE0">
        <w:rPr>
          <w:highlight w:val="white"/>
        </w:rPr>
        <w:t xml:space="preserve">      // inc ax; int 33</w:t>
      </w:r>
    </w:p>
    <w:p w14:paraId="530B45AA" w14:textId="77777777" w:rsidR="00760CE0" w:rsidRPr="00760CE0" w:rsidRDefault="00760CE0" w:rsidP="00760CE0">
      <w:pPr>
        <w:pStyle w:val="Code"/>
        <w:rPr>
          <w:highlight w:val="white"/>
        </w:rPr>
      </w:pPr>
      <w:r w:rsidRPr="00760CE0">
        <w:rPr>
          <w:highlight w:val="white"/>
        </w:rPr>
        <w:t xml:space="preserve">      else if (operand0 != null) {</w:t>
      </w:r>
    </w:p>
    <w:p w14:paraId="727C5FE0" w14:textId="77777777" w:rsidR="00760CE0" w:rsidRPr="00760CE0" w:rsidRDefault="00760CE0" w:rsidP="00760CE0">
      <w:pPr>
        <w:pStyle w:val="Code"/>
        <w:rPr>
          <w:highlight w:val="white"/>
        </w:rPr>
      </w:pPr>
      <w:r w:rsidRPr="00760CE0">
        <w:rPr>
          <w:highlight w:val="white"/>
        </w:rPr>
        <w:t xml:space="preserve">        Assert.ErrorXXX((operand0 is Register) || (operand0 is BigInteger));</w:t>
      </w:r>
    </w:p>
    <w:p w14:paraId="2876FB67" w14:textId="77777777" w:rsidR="00760CE0" w:rsidRPr="00760CE0" w:rsidRDefault="00760CE0" w:rsidP="00760CE0">
      <w:pPr>
        <w:pStyle w:val="Code"/>
        <w:rPr>
          <w:highlight w:val="white"/>
        </w:rPr>
      </w:pPr>
      <w:r w:rsidRPr="00760CE0">
        <w:rPr>
          <w:highlight w:val="white"/>
        </w:rPr>
        <w:t xml:space="preserve">        Assert.ErrorXXX((operand1 == null) &amp;&amp; (operand2 == null));</w:t>
      </w:r>
    </w:p>
    <w:p w14:paraId="77976EF6" w14:textId="77777777" w:rsidR="00760CE0" w:rsidRPr="00760CE0" w:rsidRDefault="00760CE0" w:rsidP="00760CE0">
      <w:pPr>
        <w:pStyle w:val="Code"/>
        <w:rPr>
          <w:highlight w:val="white"/>
        </w:rPr>
      </w:pPr>
      <w:r w:rsidRPr="00760CE0">
        <w:rPr>
          <w:highlight w:val="white"/>
        </w:rPr>
        <w:t xml:space="preserve">        return "\t" + operatorName + " " + operand0;</w:t>
      </w:r>
    </w:p>
    <w:p w14:paraId="0788DDB0" w14:textId="77777777" w:rsidR="00760CE0" w:rsidRPr="00760CE0" w:rsidRDefault="00760CE0" w:rsidP="00760CE0">
      <w:pPr>
        <w:pStyle w:val="Code"/>
        <w:rPr>
          <w:highlight w:val="white"/>
        </w:rPr>
      </w:pPr>
      <w:r w:rsidRPr="00760CE0">
        <w:rPr>
          <w:highlight w:val="white"/>
        </w:rPr>
        <w:t xml:space="preserve">      }</w:t>
      </w:r>
    </w:p>
    <w:p w14:paraId="28AD6867" w14:textId="77777777" w:rsidR="00760CE0" w:rsidRPr="00760CE0" w:rsidRDefault="00760CE0" w:rsidP="00760CE0">
      <w:pPr>
        <w:pStyle w:val="Code"/>
        <w:rPr>
          <w:highlight w:val="white"/>
        </w:rPr>
      </w:pPr>
      <w:r w:rsidRPr="00760CE0">
        <w:rPr>
          <w:highlight w:val="white"/>
        </w:rPr>
        <w:t xml:space="preserve">      // lahf</w:t>
      </w:r>
    </w:p>
    <w:p w14:paraId="1F8B0B7D" w14:textId="77777777" w:rsidR="00760CE0" w:rsidRPr="00760CE0" w:rsidRDefault="00760CE0" w:rsidP="00760CE0">
      <w:pPr>
        <w:pStyle w:val="Code"/>
        <w:rPr>
          <w:highlight w:val="white"/>
        </w:rPr>
      </w:pPr>
      <w:r w:rsidRPr="00760CE0">
        <w:rPr>
          <w:highlight w:val="white"/>
        </w:rPr>
        <w:t xml:space="preserve">      else {</w:t>
      </w:r>
    </w:p>
    <w:p w14:paraId="34448C9C" w14:textId="77777777" w:rsidR="00760CE0" w:rsidRPr="00760CE0" w:rsidRDefault="00760CE0" w:rsidP="00760CE0">
      <w:pPr>
        <w:pStyle w:val="Code"/>
        <w:rPr>
          <w:highlight w:val="white"/>
        </w:rPr>
      </w:pPr>
      <w:r w:rsidRPr="00760CE0">
        <w:rPr>
          <w:highlight w:val="white"/>
        </w:rPr>
        <w:t xml:space="preserve">        Assert.ErrorXXX((operand0 == null) &amp;&amp; (operand1 == null) &amp;&amp;</w:t>
      </w:r>
    </w:p>
    <w:p w14:paraId="44D2FA1D" w14:textId="77777777" w:rsidR="00760CE0" w:rsidRPr="00760CE0" w:rsidRDefault="00760CE0" w:rsidP="00760CE0">
      <w:pPr>
        <w:pStyle w:val="Code"/>
        <w:rPr>
          <w:highlight w:val="white"/>
        </w:rPr>
      </w:pPr>
      <w:r w:rsidRPr="00760CE0">
        <w:rPr>
          <w:highlight w:val="white"/>
        </w:rPr>
        <w:t xml:space="preserve">                      (operand2 == null));</w:t>
      </w:r>
    </w:p>
    <w:p w14:paraId="6CD20246" w14:textId="77777777" w:rsidR="00760CE0" w:rsidRPr="00760CE0" w:rsidRDefault="00760CE0" w:rsidP="00760CE0">
      <w:pPr>
        <w:pStyle w:val="Code"/>
        <w:rPr>
          <w:highlight w:val="white"/>
        </w:rPr>
      </w:pPr>
      <w:r w:rsidRPr="00760CE0">
        <w:rPr>
          <w:highlight w:val="white"/>
        </w:rPr>
        <w:t xml:space="preserve">        return "\t" + operatorName + " ";</w:t>
      </w:r>
    </w:p>
    <w:p w14:paraId="4FAE2C2B" w14:textId="77777777" w:rsidR="00760CE0" w:rsidRPr="00760CE0" w:rsidRDefault="00760CE0" w:rsidP="00760CE0">
      <w:pPr>
        <w:pStyle w:val="Code"/>
        <w:rPr>
          <w:highlight w:val="white"/>
        </w:rPr>
      </w:pPr>
      <w:r w:rsidRPr="00760CE0">
        <w:rPr>
          <w:highlight w:val="white"/>
        </w:rPr>
        <w:t xml:space="preserve">      }</w:t>
      </w:r>
    </w:p>
    <w:p w14:paraId="67E14775" w14:textId="77777777" w:rsidR="00760CE0" w:rsidRPr="00760CE0" w:rsidRDefault="00760CE0" w:rsidP="00760CE0">
      <w:pPr>
        <w:pStyle w:val="Code"/>
        <w:rPr>
          <w:highlight w:val="white"/>
        </w:rPr>
      </w:pPr>
      <w:r w:rsidRPr="00760CE0">
        <w:rPr>
          <w:highlight w:val="white"/>
        </w:rPr>
        <w:t xml:space="preserve">    }</w:t>
      </w:r>
    </w:p>
    <w:p w14:paraId="487F4B8A" w14:textId="77777777" w:rsidR="00760CE0" w:rsidRPr="00760CE0" w:rsidRDefault="00760CE0" w:rsidP="00760CE0">
      <w:pPr>
        <w:pStyle w:val="Code"/>
        <w:rPr>
          <w:highlight w:val="white"/>
        </w:rPr>
      </w:pPr>
      <w:r w:rsidRPr="00760CE0">
        <w:rPr>
          <w:highlight w:val="white"/>
        </w:rPr>
        <w:t xml:space="preserve">  </w:t>
      </w:r>
    </w:p>
    <w:p w14:paraId="5681C685" w14:textId="77777777" w:rsidR="00760CE0" w:rsidRPr="00760CE0" w:rsidRDefault="00760CE0" w:rsidP="00760CE0">
      <w:pPr>
        <w:pStyle w:val="Code"/>
        <w:rPr>
          <w:highlight w:val="white"/>
        </w:rPr>
      </w:pPr>
      <w:r w:rsidRPr="00760CE0">
        <w:rPr>
          <w:highlight w:val="white"/>
        </w:rPr>
        <w:t xml:space="preserve">    private string WithSign(object value) {</w:t>
      </w:r>
    </w:p>
    <w:p w14:paraId="4BA9D0E8" w14:textId="77777777" w:rsidR="00760CE0" w:rsidRPr="00760CE0" w:rsidRDefault="00760CE0" w:rsidP="00760CE0">
      <w:pPr>
        <w:pStyle w:val="Code"/>
        <w:rPr>
          <w:highlight w:val="white"/>
        </w:rPr>
      </w:pPr>
      <w:r w:rsidRPr="00760CE0">
        <w:rPr>
          <w:highlight w:val="white"/>
        </w:rPr>
        <w:t xml:space="preserve">      int offset = (int) value;</w:t>
      </w:r>
    </w:p>
    <w:p w14:paraId="4CC02009" w14:textId="77777777" w:rsidR="00760CE0" w:rsidRPr="00760CE0" w:rsidRDefault="00760CE0" w:rsidP="00760CE0">
      <w:pPr>
        <w:pStyle w:val="Code"/>
        <w:rPr>
          <w:highlight w:val="white"/>
        </w:rPr>
      </w:pPr>
      <w:r w:rsidRPr="00760CE0">
        <w:rPr>
          <w:highlight w:val="white"/>
        </w:rPr>
        <w:t xml:space="preserve">      </w:t>
      </w:r>
    </w:p>
    <w:p w14:paraId="0199C540" w14:textId="77777777" w:rsidR="00760CE0" w:rsidRPr="00760CE0" w:rsidRDefault="00760CE0" w:rsidP="00760CE0">
      <w:pPr>
        <w:pStyle w:val="Code"/>
        <w:rPr>
          <w:highlight w:val="white"/>
        </w:rPr>
      </w:pPr>
      <w:r w:rsidRPr="00760CE0">
        <w:rPr>
          <w:highlight w:val="white"/>
        </w:rPr>
        <w:t xml:space="preserve">      if (offset &gt; 0) {</w:t>
      </w:r>
    </w:p>
    <w:p w14:paraId="0330E2C6" w14:textId="77777777" w:rsidR="00760CE0" w:rsidRPr="00760CE0" w:rsidRDefault="00760CE0" w:rsidP="00760CE0">
      <w:pPr>
        <w:pStyle w:val="Code"/>
        <w:rPr>
          <w:highlight w:val="white"/>
        </w:rPr>
      </w:pPr>
      <w:r w:rsidRPr="00760CE0">
        <w:rPr>
          <w:highlight w:val="white"/>
        </w:rPr>
        <w:t xml:space="preserve">        return " + " + offset;</w:t>
      </w:r>
    </w:p>
    <w:p w14:paraId="05787417" w14:textId="77777777" w:rsidR="00760CE0" w:rsidRPr="00760CE0" w:rsidRDefault="00760CE0" w:rsidP="00760CE0">
      <w:pPr>
        <w:pStyle w:val="Code"/>
        <w:rPr>
          <w:highlight w:val="white"/>
        </w:rPr>
      </w:pPr>
      <w:r w:rsidRPr="00760CE0">
        <w:rPr>
          <w:highlight w:val="white"/>
        </w:rPr>
        <w:t xml:space="preserve">      }</w:t>
      </w:r>
    </w:p>
    <w:p w14:paraId="790A5122" w14:textId="77777777" w:rsidR="00760CE0" w:rsidRPr="00760CE0" w:rsidRDefault="00760CE0" w:rsidP="00760CE0">
      <w:pPr>
        <w:pStyle w:val="Code"/>
        <w:rPr>
          <w:highlight w:val="white"/>
        </w:rPr>
      </w:pPr>
      <w:r w:rsidRPr="00760CE0">
        <w:rPr>
          <w:highlight w:val="white"/>
        </w:rPr>
        <w:t xml:space="preserve">      else if (offset &lt; 0) {</w:t>
      </w:r>
    </w:p>
    <w:p w14:paraId="1BD76E73" w14:textId="77777777" w:rsidR="00760CE0" w:rsidRPr="00760CE0" w:rsidRDefault="00760CE0" w:rsidP="00760CE0">
      <w:pPr>
        <w:pStyle w:val="Code"/>
        <w:rPr>
          <w:highlight w:val="white"/>
        </w:rPr>
      </w:pPr>
      <w:r w:rsidRPr="00760CE0">
        <w:rPr>
          <w:highlight w:val="white"/>
        </w:rPr>
        <w:t xml:space="preserve">        return " - " + (-offset);</w:t>
      </w:r>
    </w:p>
    <w:p w14:paraId="32B4FE48" w14:textId="77777777" w:rsidR="00760CE0" w:rsidRPr="00760CE0" w:rsidRDefault="00760CE0" w:rsidP="00760CE0">
      <w:pPr>
        <w:pStyle w:val="Code"/>
        <w:rPr>
          <w:highlight w:val="white"/>
        </w:rPr>
      </w:pPr>
      <w:r w:rsidRPr="00760CE0">
        <w:rPr>
          <w:highlight w:val="white"/>
        </w:rPr>
        <w:t xml:space="preserve">      }</w:t>
      </w:r>
    </w:p>
    <w:p w14:paraId="648BD517" w14:textId="77777777" w:rsidR="00760CE0" w:rsidRPr="00760CE0" w:rsidRDefault="00760CE0" w:rsidP="00760CE0">
      <w:pPr>
        <w:pStyle w:val="Code"/>
        <w:rPr>
          <w:highlight w:val="white"/>
        </w:rPr>
      </w:pPr>
      <w:r w:rsidRPr="00760CE0">
        <w:rPr>
          <w:highlight w:val="white"/>
        </w:rPr>
        <w:t xml:space="preserve">      else {</w:t>
      </w:r>
    </w:p>
    <w:p w14:paraId="637AB163" w14:textId="77777777" w:rsidR="00760CE0" w:rsidRPr="00760CE0" w:rsidRDefault="00760CE0" w:rsidP="00760CE0">
      <w:pPr>
        <w:pStyle w:val="Code"/>
        <w:rPr>
          <w:highlight w:val="white"/>
        </w:rPr>
      </w:pPr>
      <w:r w:rsidRPr="00760CE0">
        <w:rPr>
          <w:highlight w:val="white"/>
        </w:rPr>
        <w:t xml:space="preserve">        return "";</w:t>
      </w:r>
    </w:p>
    <w:p w14:paraId="74F42197" w14:textId="77777777" w:rsidR="00760CE0" w:rsidRPr="00760CE0" w:rsidRDefault="00760CE0" w:rsidP="00760CE0">
      <w:pPr>
        <w:pStyle w:val="Code"/>
        <w:rPr>
          <w:highlight w:val="white"/>
        </w:rPr>
      </w:pPr>
      <w:r w:rsidRPr="00760CE0">
        <w:rPr>
          <w:highlight w:val="white"/>
        </w:rPr>
        <w:t xml:space="preserve">      }</w:t>
      </w:r>
    </w:p>
    <w:p w14:paraId="54B99D02" w14:textId="77777777" w:rsidR="00760CE0" w:rsidRPr="00760CE0" w:rsidRDefault="00760CE0" w:rsidP="00760CE0">
      <w:pPr>
        <w:pStyle w:val="Code"/>
        <w:rPr>
          <w:highlight w:val="white"/>
        </w:rPr>
      </w:pPr>
      <w:r w:rsidRPr="00760CE0">
        <w:rPr>
          <w:highlight w:val="white"/>
        </w:rPr>
        <w:t xml:space="preserve">    }</w:t>
      </w:r>
    </w:p>
    <w:p w14:paraId="6FC93901" w14:textId="77777777" w:rsidR="00760CE0" w:rsidRPr="00760CE0" w:rsidRDefault="00760CE0" w:rsidP="00760CE0">
      <w:pPr>
        <w:pStyle w:val="Code"/>
        <w:rPr>
          <w:highlight w:val="white"/>
        </w:rPr>
      </w:pPr>
      <w:r w:rsidRPr="00760CE0">
        <w:rPr>
          <w:highlight w:val="white"/>
        </w:rPr>
        <w:t xml:space="preserve">  }</w:t>
      </w:r>
    </w:p>
    <w:p w14:paraId="0C665482" w14:textId="159CCF0E" w:rsidR="007E07E9" w:rsidRPr="00760CE0" w:rsidRDefault="00760CE0" w:rsidP="00760CE0">
      <w:pPr>
        <w:pStyle w:val="Code"/>
      </w:pPr>
      <w:r w:rsidRPr="00760CE0">
        <w:rPr>
          <w:highlight w:val="white"/>
        </w:rPr>
        <w:t>}</w:t>
      </w:r>
    </w:p>
    <w:p w14:paraId="35405183" w14:textId="03838DA3" w:rsidR="00B616B1" w:rsidRDefault="00B616B1" w:rsidP="00565A0A">
      <w:pPr>
        <w:pStyle w:val="Rubrik2"/>
      </w:pPr>
      <w:r>
        <w:t>Tracks</w:t>
      </w:r>
    </w:p>
    <w:p w14:paraId="68DD47DB" w14:textId="71762644" w:rsidR="00B616B1" w:rsidRDefault="00B616B1" w:rsidP="00283127">
      <w:pPr>
        <w:pStyle w:val="CodeHeader"/>
      </w:pPr>
      <w:r>
        <w:t>Track.cs</w:t>
      </w:r>
    </w:p>
    <w:p w14:paraId="5CA6F53D" w14:textId="5E3B2D87" w:rsidR="00283127" w:rsidRDefault="00283127" w:rsidP="00283127">
      <w:pPr>
        <w:pStyle w:val="CodeHeader"/>
      </w:pPr>
      <w:r>
        <w:t>TrackEntry.cs</w:t>
      </w:r>
    </w:p>
    <w:p w14:paraId="54A7115F" w14:textId="77777777" w:rsidR="008D65FB" w:rsidRDefault="008D65FB" w:rsidP="00C36173">
      <w:pPr>
        <w:pStyle w:val="Rubrik2"/>
      </w:pPr>
    </w:p>
    <w:p w14:paraId="1F4E6E7C" w14:textId="339234A3" w:rsidR="00283127" w:rsidRDefault="00C36173" w:rsidP="00C36173">
      <w:pPr>
        <w:pStyle w:val="Rubrik2"/>
      </w:pPr>
      <w:r>
        <w:t>Register Allocation</w:t>
      </w:r>
    </w:p>
    <w:p w14:paraId="6D9EAF1D" w14:textId="671308F0" w:rsidR="00730167" w:rsidRPr="00730167" w:rsidRDefault="00EA6732" w:rsidP="00EA6732">
      <w:pPr>
        <w:rPr>
          <w:highlight w:val="white"/>
        </w:rPr>
      </w:pPr>
      <w:r>
        <w:rPr>
          <w:highlight w:val="white"/>
        </w:rPr>
        <w:t xml:space="preserve">The </w:t>
      </w:r>
      <w:r w:rsidRPr="00EA6732">
        <w:rPr>
          <w:rStyle w:val="KeyWord0"/>
          <w:highlight w:val="white"/>
        </w:rPr>
        <w:t>RegisterAllocator</w:t>
      </w:r>
      <w:r>
        <w:rPr>
          <w:highlight w:val="white"/>
        </w:rPr>
        <w:t xml:space="preserve"> method </w:t>
      </w:r>
      <w:r w:rsidR="005151D4">
        <w:rPr>
          <w:highlight w:val="white"/>
        </w:rPr>
        <w:t xml:space="preserve">take the total track set and total assembly list; that is, the track set for the whole function, and the assembly list for the whole function. </w:t>
      </w:r>
      <w:r w:rsidR="00150BA5">
        <w:rPr>
          <w:highlight w:val="white"/>
        </w:rPr>
        <w:t>The first task is the find out which tracks overlaps each other.</w:t>
      </w:r>
      <w:r w:rsidR="004117D3">
        <w:rPr>
          <w:highlight w:val="white"/>
        </w:rPr>
        <w:t xml:space="preserve"> We const</w:t>
      </w:r>
      <w:r w:rsidR="007376AC">
        <w:rPr>
          <w:highlight w:val="white"/>
        </w:rPr>
        <w:t>r</w:t>
      </w:r>
      <w:r w:rsidR="00025FE2">
        <w:rPr>
          <w:highlight w:val="white"/>
        </w:rPr>
        <w:t>uct</w:t>
      </w:r>
      <w:r w:rsidR="004117D3">
        <w:rPr>
          <w:highlight w:val="white"/>
        </w:rPr>
        <w:t xml:space="preserve"> the graph in this way: </w:t>
      </w:r>
      <w:r w:rsidR="00025FE2">
        <w:rPr>
          <w:highlight w:val="white"/>
        </w:rPr>
        <w:t xml:space="preserve">the tracks are the </w:t>
      </w:r>
      <w:r w:rsidR="007376AC">
        <w:rPr>
          <w:highlight w:val="white"/>
        </w:rPr>
        <w:t>vertices</w:t>
      </w:r>
      <w:r w:rsidR="00025FE2">
        <w:rPr>
          <w:highlight w:val="white"/>
        </w:rPr>
        <w:t xml:space="preserve"> of the graph and two vertices have an edge if the two tracks overlaps.</w:t>
      </w:r>
      <w:r w:rsidR="000D3ED7">
        <w:rPr>
          <w:highlight w:val="white"/>
        </w:rPr>
        <w:t xml:space="preserve"> The register allocation is then perform</w:t>
      </w:r>
      <w:r w:rsidR="00A11FF1">
        <w:rPr>
          <w:highlight w:val="white"/>
        </w:rPr>
        <w:t>ed</w:t>
      </w:r>
      <w:r w:rsidR="000D3ED7">
        <w:rPr>
          <w:highlight w:val="white"/>
        </w:rPr>
        <w:t xml:space="preserve"> as a graph coloring, two tracks that overlaps cannot be assigned the sam</w:t>
      </w:r>
      <w:r w:rsidR="00F05E6D">
        <w:rPr>
          <w:highlight w:val="white"/>
        </w:rPr>
        <w:t>e</w:t>
      </w:r>
      <w:r w:rsidR="000D3ED7">
        <w:rPr>
          <w:highlight w:val="white"/>
        </w:rPr>
        <w:t xml:space="preserve"> register.</w:t>
      </w:r>
    </w:p>
    <w:p w14:paraId="04DE6171" w14:textId="77777777" w:rsidR="003958DE" w:rsidRDefault="003958DE" w:rsidP="003958DE">
      <w:pPr>
        <w:pStyle w:val="CodeHeader"/>
      </w:pPr>
      <w:r>
        <w:t>RegisterAllocator.cs</w:t>
      </w:r>
    </w:p>
    <w:p w14:paraId="624CEA8A" w14:textId="77777777" w:rsidR="003958DE" w:rsidRPr="00730167" w:rsidRDefault="003958DE" w:rsidP="003958DE">
      <w:pPr>
        <w:pStyle w:val="Code"/>
        <w:rPr>
          <w:highlight w:val="white"/>
        </w:rPr>
      </w:pPr>
      <w:r w:rsidRPr="00730167">
        <w:rPr>
          <w:highlight w:val="white"/>
        </w:rPr>
        <w:t>using System.Collections.Generic;</w:t>
      </w:r>
    </w:p>
    <w:p w14:paraId="005E86CD" w14:textId="77777777" w:rsidR="003958DE" w:rsidRDefault="003958DE" w:rsidP="00730167">
      <w:pPr>
        <w:pStyle w:val="Code"/>
        <w:rPr>
          <w:highlight w:val="white"/>
        </w:rPr>
      </w:pPr>
    </w:p>
    <w:p w14:paraId="7BB0EEBB" w14:textId="3BCE9CB4" w:rsidR="00730167" w:rsidRPr="00730167" w:rsidRDefault="00730167" w:rsidP="00730167">
      <w:pPr>
        <w:pStyle w:val="Code"/>
        <w:rPr>
          <w:highlight w:val="white"/>
        </w:rPr>
      </w:pPr>
      <w:r w:rsidRPr="00730167">
        <w:rPr>
          <w:highlight w:val="white"/>
        </w:rPr>
        <w:t>namespace CCompiler {</w:t>
      </w:r>
    </w:p>
    <w:p w14:paraId="4DC37E3C" w14:textId="77777777" w:rsidR="00730167" w:rsidRPr="00730167" w:rsidRDefault="00730167" w:rsidP="00730167">
      <w:pPr>
        <w:pStyle w:val="Code"/>
        <w:rPr>
          <w:highlight w:val="white"/>
        </w:rPr>
      </w:pPr>
      <w:r w:rsidRPr="00730167">
        <w:rPr>
          <w:highlight w:val="white"/>
        </w:rPr>
        <w:t xml:space="preserve">  public class RegisterAllocator {</w:t>
      </w:r>
    </w:p>
    <w:p w14:paraId="0F0D1531" w14:textId="77777777" w:rsidR="00730167" w:rsidRDefault="00730167" w:rsidP="00730167">
      <w:pPr>
        <w:pStyle w:val="Code"/>
        <w:rPr>
          <w:highlight w:val="white"/>
        </w:rPr>
      </w:pPr>
      <w:r w:rsidRPr="00730167">
        <w:rPr>
          <w:highlight w:val="white"/>
        </w:rPr>
        <w:t xml:space="preserve">    public RegisterAllocator(ISet&lt;Track&gt; totalTrackSet,</w:t>
      </w:r>
    </w:p>
    <w:p w14:paraId="5FCE98D7" w14:textId="6031B995" w:rsidR="00730167" w:rsidRPr="00730167" w:rsidRDefault="00730167" w:rsidP="00730167">
      <w:pPr>
        <w:pStyle w:val="Code"/>
        <w:rPr>
          <w:highlight w:val="white"/>
        </w:rPr>
      </w:pPr>
      <w:r>
        <w:rPr>
          <w:highlight w:val="white"/>
        </w:rPr>
        <w:t xml:space="preserve">                            </w:t>
      </w:r>
      <w:r w:rsidRPr="00730167">
        <w:rPr>
          <w:highlight w:val="white"/>
        </w:rPr>
        <w:t xml:space="preserve"> List&lt;AssemblyCode&gt; assemblyCodeList) {</w:t>
      </w:r>
    </w:p>
    <w:p w14:paraId="13CA502B" w14:textId="77777777" w:rsidR="00730167" w:rsidRPr="00730167" w:rsidRDefault="00730167" w:rsidP="00730167">
      <w:pPr>
        <w:pStyle w:val="Code"/>
        <w:rPr>
          <w:highlight w:val="white"/>
        </w:rPr>
      </w:pPr>
      <w:r w:rsidRPr="00730167">
        <w:rPr>
          <w:highlight w:val="white"/>
        </w:rPr>
        <w:t xml:space="preserve">      Graph&lt;Track&gt; totalTrackGraph = new Graph&lt;Track&gt;(totalTrackSet);</w:t>
      </w:r>
    </w:p>
    <w:p w14:paraId="53722FDA" w14:textId="77777777" w:rsidR="00730167" w:rsidRPr="00730167" w:rsidRDefault="00730167" w:rsidP="00730167">
      <w:pPr>
        <w:pStyle w:val="Code"/>
        <w:rPr>
          <w:highlight w:val="white"/>
        </w:rPr>
      </w:pPr>
    </w:p>
    <w:p w14:paraId="5EA29ACE" w14:textId="77777777" w:rsidR="00730167" w:rsidRPr="00730167" w:rsidRDefault="00730167" w:rsidP="00730167">
      <w:pPr>
        <w:pStyle w:val="Code"/>
        <w:rPr>
          <w:highlight w:val="white"/>
        </w:rPr>
      </w:pPr>
      <w:r w:rsidRPr="00730167">
        <w:rPr>
          <w:highlight w:val="white"/>
        </w:rPr>
        <w:t xml:space="preserve">      foreach (Track track1 in totalTrackSet) {</w:t>
      </w:r>
    </w:p>
    <w:p w14:paraId="1F19BE29" w14:textId="77777777" w:rsidR="00730167" w:rsidRPr="00730167" w:rsidRDefault="00730167" w:rsidP="00730167">
      <w:pPr>
        <w:pStyle w:val="Code"/>
        <w:rPr>
          <w:highlight w:val="white"/>
        </w:rPr>
      </w:pPr>
      <w:r w:rsidRPr="00730167">
        <w:rPr>
          <w:highlight w:val="white"/>
        </w:rPr>
        <w:t xml:space="preserve">        foreach (Track track2 in totalTrackSet) {</w:t>
      </w:r>
    </w:p>
    <w:p w14:paraId="39A0DEE5" w14:textId="77777777" w:rsidR="00730167" w:rsidRPr="00730167" w:rsidRDefault="00730167" w:rsidP="00730167">
      <w:pPr>
        <w:pStyle w:val="Code"/>
        <w:rPr>
          <w:highlight w:val="white"/>
        </w:rPr>
      </w:pPr>
      <w:r w:rsidRPr="00730167">
        <w:rPr>
          <w:highlight w:val="white"/>
        </w:rPr>
        <w:t xml:space="preserve">          if (!track1.Equals(track2) &amp;&amp; Track.Overlaps(track1, track2)) {</w:t>
      </w:r>
    </w:p>
    <w:p w14:paraId="6B93D347" w14:textId="77777777" w:rsidR="00730167" w:rsidRPr="00730167" w:rsidRDefault="00730167" w:rsidP="00730167">
      <w:pPr>
        <w:pStyle w:val="Code"/>
        <w:rPr>
          <w:highlight w:val="white"/>
        </w:rPr>
      </w:pPr>
      <w:r w:rsidRPr="00730167">
        <w:rPr>
          <w:highlight w:val="white"/>
        </w:rPr>
        <w:t xml:space="preserve">            totalTrackGraph.AddEdge(track1, track2);</w:t>
      </w:r>
    </w:p>
    <w:p w14:paraId="211D2DB3" w14:textId="77777777" w:rsidR="00730167" w:rsidRPr="00730167" w:rsidRDefault="00730167" w:rsidP="00730167">
      <w:pPr>
        <w:pStyle w:val="Code"/>
        <w:rPr>
          <w:highlight w:val="white"/>
        </w:rPr>
      </w:pPr>
      <w:r w:rsidRPr="00730167">
        <w:rPr>
          <w:highlight w:val="white"/>
        </w:rPr>
        <w:t xml:space="preserve">          }</w:t>
      </w:r>
    </w:p>
    <w:p w14:paraId="776EFCDF" w14:textId="77777777" w:rsidR="00730167" w:rsidRPr="00730167" w:rsidRDefault="00730167" w:rsidP="00730167">
      <w:pPr>
        <w:pStyle w:val="Code"/>
        <w:rPr>
          <w:highlight w:val="white"/>
        </w:rPr>
      </w:pPr>
      <w:r w:rsidRPr="00730167">
        <w:rPr>
          <w:highlight w:val="white"/>
        </w:rPr>
        <w:t xml:space="preserve">        }</w:t>
      </w:r>
    </w:p>
    <w:p w14:paraId="77E7F6D6" w14:textId="77777777" w:rsidR="00730167" w:rsidRPr="00730167" w:rsidRDefault="00730167" w:rsidP="00730167">
      <w:pPr>
        <w:pStyle w:val="Code"/>
        <w:rPr>
          <w:highlight w:val="white"/>
        </w:rPr>
      </w:pPr>
      <w:r w:rsidRPr="00730167">
        <w:rPr>
          <w:highlight w:val="white"/>
        </w:rPr>
        <w:t xml:space="preserve">      }</w:t>
      </w:r>
    </w:p>
    <w:p w14:paraId="18F56B74" w14:textId="77777777" w:rsidR="00730167" w:rsidRPr="00730167" w:rsidRDefault="00730167" w:rsidP="00730167">
      <w:pPr>
        <w:pStyle w:val="Code"/>
        <w:rPr>
          <w:highlight w:val="white"/>
        </w:rPr>
      </w:pPr>
    </w:p>
    <w:p w14:paraId="1A27F06C" w14:textId="77777777" w:rsidR="00730167" w:rsidRPr="00730167" w:rsidRDefault="00730167" w:rsidP="00730167">
      <w:pPr>
        <w:pStyle w:val="Code"/>
        <w:rPr>
          <w:highlight w:val="white"/>
        </w:rPr>
      </w:pPr>
      <w:r w:rsidRPr="00730167">
        <w:rPr>
          <w:highlight w:val="white"/>
        </w:rPr>
        <w:t xml:space="preserve">      ISet&lt;Graph&lt;Track&gt;&gt; split = totalTrackGraph.Split();</w:t>
      </w:r>
    </w:p>
    <w:p w14:paraId="093F2A51" w14:textId="77777777" w:rsidR="00730167" w:rsidRPr="00730167" w:rsidRDefault="00730167" w:rsidP="00730167">
      <w:pPr>
        <w:pStyle w:val="Code"/>
        <w:rPr>
          <w:highlight w:val="white"/>
        </w:rPr>
      </w:pPr>
      <w:r w:rsidRPr="00730167">
        <w:rPr>
          <w:highlight w:val="white"/>
        </w:rPr>
        <w:t xml:space="preserve">      int index = 0;</w:t>
      </w:r>
    </w:p>
    <w:p w14:paraId="5747190D" w14:textId="77777777" w:rsidR="00730167" w:rsidRPr="00730167" w:rsidRDefault="00730167" w:rsidP="00730167">
      <w:pPr>
        <w:pStyle w:val="Code"/>
        <w:rPr>
          <w:highlight w:val="white"/>
        </w:rPr>
      </w:pPr>
      <w:r w:rsidRPr="00730167">
        <w:rPr>
          <w:highlight w:val="white"/>
        </w:rPr>
        <w:t xml:space="preserve">      foreach (Graph&lt;Track&gt; trackGraph in split) {</w:t>
      </w:r>
    </w:p>
    <w:p w14:paraId="5D98E754" w14:textId="77777777" w:rsidR="00730167" w:rsidRPr="00730167" w:rsidRDefault="00730167" w:rsidP="00730167">
      <w:pPr>
        <w:pStyle w:val="Code"/>
        <w:rPr>
          <w:highlight w:val="white"/>
        </w:rPr>
      </w:pPr>
      <w:r w:rsidRPr="00730167">
        <w:rPr>
          <w:highlight w:val="white"/>
        </w:rPr>
        <w:t xml:space="preserve">        List&lt;Track&gt; trackList = new List&lt;Track&gt;(trackGraph.VertexSet);</w:t>
      </w:r>
    </w:p>
    <w:p w14:paraId="740CECD7" w14:textId="3EDF38CF" w:rsidR="00730167" w:rsidRDefault="00730167" w:rsidP="00730167">
      <w:pPr>
        <w:pStyle w:val="Code"/>
        <w:rPr>
          <w:highlight w:val="white"/>
        </w:rPr>
      </w:pPr>
      <w:r w:rsidRPr="00730167">
        <w:rPr>
          <w:highlight w:val="white"/>
        </w:rPr>
        <w:t xml:space="preserve">        Assert.Error(</w:t>
      </w:r>
      <w:r w:rsidR="00D03DAF">
        <w:rPr>
          <w:highlight w:val="white"/>
        </w:rPr>
        <w:t>DeepFirstSearch</w:t>
      </w:r>
      <w:r w:rsidRPr="00730167">
        <w:rPr>
          <w:highlight w:val="white"/>
        </w:rPr>
        <w:t>(trackList, 0, trackGraph),</w:t>
      </w:r>
    </w:p>
    <w:p w14:paraId="4DEF7907" w14:textId="6532B6D1" w:rsidR="00730167" w:rsidRPr="00730167" w:rsidRDefault="00730167" w:rsidP="00730167">
      <w:pPr>
        <w:pStyle w:val="Code"/>
        <w:rPr>
          <w:highlight w:val="white"/>
        </w:rPr>
      </w:pPr>
      <w:r>
        <w:rPr>
          <w:highlight w:val="white"/>
        </w:rPr>
        <w:t xml:space="preserve">                    </w:t>
      </w:r>
      <w:r w:rsidRPr="00730167">
        <w:rPr>
          <w:highlight w:val="white"/>
        </w:rPr>
        <w:t xml:space="preserve"> Message.Out_of_registers);</w:t>
      </w:r>
    </w:p>
    <w:p w14:paraId="7702D084" w14:textId="77777777" w:rsidR="00730167" w:rsidRPr="00730167" w:rsidRDefault="00730167" w:rsidP="00730167">
      <w:pPr>
        <w:pStyle w:val="Code"/>
        <w:rPr>
          <w:highlight w:val="white"/>
        </w:rPr>
      </w:pPr>
      <w:r w:rsidRPr="00730167">
        <w:rPr>
          <w:highlight w:val="white"/>
        </w:rPr>
        <w:t xml:space="preserve">        ++index;</w:t>
      </w:r>
    </w:p>
    <w:p w14:paraId="42064307" w14:textId="77777777" w:rsidR="00730167" w:rsidRPr="00730167" w:rsidRDefault="00730167" w:rsidP="00730167">
      <w:pPr>
        <w:pStyle w:val="Code"/>
        <w:rPr>
          <w:highlight w:val="white"/>
        </w:rPr>
      </w:pPr>
      <w:r w:rsidRPr="00730167">
        <w:rPr>
          <w:highlight w:val="white"/>
        </w:rPr>
        <w:t xml:space="preserve">      }</w:t>
      </w:r>
    </w:p>
    <w:p w14:paraId="05462CC0" w14:textId="77777777" w:rsidR="00730167" w:rsidRPr="00730167" w:rsidRDefault="00730167" w:rsidP="00730167">
      <w:pPr>
        <w:pStyle w:val="Code"/>
        <w:rPr>
          <w:highlight w:val="white"/>
        </w:rPr>
      </w:pPr>
    </w:p>
    <w:p w14:paraId="702F86FB" w14:textId="77777777" w:rsidR="00730167" w:rsidRPr="00730167" w:rsidRDefault="00730167" w:rsidP="00730167">
      <w:pPr>
        <w:pStyle w:val="Code"/>
        <w:rPr>
          <w:highlight w:val="white"/>
        </w:rPr>
      </w:pPr>
      <w:r w:rsidRPr="00730167">
        <w:rPr>
          <w:highlight w:val="white"/>
        </w:rPr>
        <w:t xml:space="preserve">      foreach (Track track in totalTrackSet) {</w:t>
      </w:r>
    </w:p>
    <w:p w14:paraId="6A5A4517" w14:textId="77777777" w:rsidR="00730167" w:rsidRPr="00730167" w:rsidRDefault="00730167" w:rsidP="00730167">
      <w:pPr>
        <w:pStyle w:val="Code"/>
        <w:rPr>
          <w:highlight w:val="white"/>
        </w:rPr>
      </w:pPr>
      <w:r w:rsidRPr="00730167">
        <w:rPr>
          <w:highlight w:val="white"/>
        </w:rPr>
        <w:t xml:space="preserve">        track.Generate(assemblyCodeList);</w:t>
      </w:r>
    </w:p>
    <w:p w14:paraId="24197194" w14:textId="77777777" w:rsidR="00730167" w:rsidRPr="00730167" w:rsidRDefault="00730167" w:rsidP="00730167">
      <w:pPr>
        <w:pStyle w:val="Code"/>
        <w:rPr>
          <w:highlight w:val="white"/>
        </w:rPr>
      </w:pPr>
      <w:r w:rsidRPr="00730167">
        <w:rPr>
          <w:highlight w:val="white"/>
        </w:rPr>
        <w:t xml:space="preserve">      }</w:t>
      </w:r>
    </w:p>
    <w:p w14:paraId="7F26F5A8" w14:textId="77777777" w:rsidR="00730167" w:rsidRPr="00730167" w:rsidRDefault="00730167" w:rsidP="00730167">
      <w:pPr>
        <w:pStyle w:val="Code"/>
        <w:rPr>
          <w:highlight w:val="white"/>
        </w:rPr>
      </w:pPr>
      <w:r w:rsidRPr="00730167">
        <w:rPr>
          <w:highlight w:val="white"/>
        </w:rPr>
        <w:t xml:space="preserve">    }</w:t>
      </w:r>
    </w:p>
    <w:p w14:paraId="14AB2565" w14:textId="754C82A9" w:rsidR="00730167" w:rsidRPr="00730167" w:rsidRDefault="00F05E6D" w:rsidP="003C6850">
      <w:pPr>
        <w:rPr>
          <w:highlight w:val="white"/>
        </w:rPr>
      </w:pPr>
      <w:r>
        <w:rPr>
          <w:highlight w:val="white"/>
        </w:rPr>
        <w:t xml:space="preserve">The </w:t>
      </w:r>
      <w:r w:rsidR="00D03DAF">
        <w:rPr>
          <w:rStyle w:val="KeyWord0"/>
          <w:highlight w:val="white"/>
        </w:rPr>
        <w:t>DeepFirstSearch</w:t>
      </w:r>
      <w:r w:rsidR="00730167" w:rsidRPr="00730167">
        <w:rPr>
          <w:highlight w:val="white"/>
        </w:rPr>
        <w:t xml:space="preserve"> </w:t>
      </w:r>
      <w:r w:rsidR="003C6850">
        <w:rPr>
          <w:highlight w:val="white"/>
        </w:rPr>
        <w:t>method searches the graph in a deep</w:t>
      </w:r>
      <w:r w:rsidR="00B90F03">
        <w:rPr>
          <w:highlight w:val="white"/>
        </w:rPr>
        <w:t>-first manner.</w:t>
      </w:r>
      <w:r w:rsidR="002A6EAE">
        <w:rPr>
          <w:highlight w:val="white"/>
        </w:rPr>
        <w:t xml:space="preserve"> It takes the track list and the current index in that list as well as the track graph.</w:t>
      </w:r>
    </w:p>
    <w:p w14:paraId="2426E601" w14:textId="27D4C788" w:rsidR="00B727A9" w:rsidRDefault="00730167" w:rsidP="00730167">
      <w:pPr>
        <w:pStyle w:val="Code"/>
        <w:rPr>
          <w:highlight w:val="white"/>
        </w:rPr>
      </w:pPr>
      <w:r w:rsidRPr="00730167">
        <w:rPr>
          <w:highlight w:val="white"/>
        </w:rPr>
        <w:t xml:space="preserve">    private bool </w:t>
      </w:r>
      <w:r w:rsidR="00D03DAF">
        <w:rPr>
          <w:highlight w:val="white"/>
        </w:rPr>
        <w:t>DeepFirstSearch</w:t>
      </w:r>
      <w:r w:rsidRPr="00730167">
        <w:rPr>
          <w:highlight w:val="white"/>
        </w:rPr>
        <w:t>(List&lt;Track&gt; trackList, int listIndex,</w:t>
      </w:r>
    </w:p>
    <w:p w14:paraId="04C654CF" w14:textId="41B5973D" w:rsidR="00730167" w:rsidRDefault="00B727A9" w:rsidP="00730167">
      <w:pPr>
        <w:pStyle w:val="Code"/>
        <w:rPr>
          <w:highlight w:val="white"/>
        </w:rPr>
      </w:pPr>
      <w:r>
        <w:rPr>
          <w:highlight w:val="white"/>
        </w:rPr>
        <w:t xml:space="preserve">                          </w:t>
      </w:r>
      <w:r w:rsidR="00D03DAF">
        <w:rPr>
          <w:highlight w:val="white"/>
        </w:rPr>
        <w:t xml:space="preserve">     </w:t>
      </w:r>
      <w:r>
        <w:rPr>
          <w:highlight w:val="white"/>
        </w:rPr>
        <w:t xml:space="preserve"> </w:t>
      </w:r>
      <w:r w:rsidR="00730167" w:rsidRPr="00730167">
        <w:rPr>
          <w:highlight w:val="white"/>
        </w:rPr>
        <w:t xml:space="preserve"> Graph&lt;Track&gt; trackGraph) {</w:t>
      </w:r>
    </w:p>
    <w:p w14:paraId="6E77DB8B" w14:textId="02DC24BA" w:rsidR="00DC5811" w:rsidRPr="00730167" w:rsidRDefault="00DC5811" w:rsidP="00DC5811">
      <w:pPr>
        <w:rPr>
          <w:highlight w:val="white"/>
        </w:rPr>
      </w:pPr>
      <w:r>
        <w:rPr>
          <w:highlight w:val="white"/>
        </w:rPr>
        <w:t xml:space="preserve">If the index equals the size of the track list, </w:t>
      </w:r>
      <w:r w:rsidR="00EA7D5C">
        <w:rPr>
          <w:highlight w:val="white"/>
        </w:rPr>
        <w:t xml:space="preserve">we return true because </w:t>
      </w:r>
      <w:r>
        <w:rPr>
          <w:highlight w:val="white"/>
        </w:rPr>
        <w:t>we have iterated th</w:t>
      </w:r>
      <w:r w:rsidR="00EA7D5C">
        <w:rPr>
          <w:highlight w:val="white"/>
        </w:rPr>
        <w:t>rough</w:t>
      </w:r>
      <w:r>
        <w:rPr>
          <w:highlight w:val="white"/>
        </w:rPr>
        <w:t xml:space="preserve"> the list and found a match; that is, </w:t>
      </w:r>
      <w:r w:rsidR="00EA7D5C">
        <w:rPr>
          <w:highlight w:val="white"/>
        </w:rPr>
        <w:t>each track has been assigned a register and no overlapping tracks have the same register.</w:t>
      </w:r>
    </w:p>
    <w:p w14:paraId="47B036C1" w14:textId="77777777" w:rsidR="00730167" w:rsidRPr="00730167" w:rsidRDefault="00730167" w:rsidP="00730167">
      <w:pPr>
        <w:pStyle w:val="Code"/>
        <w:rPr>
          <w:highlight w:val="white"/>
        </w:rPr>
      </w:pPr>
      <w:r w:rsidRPr="00730167">
        <w:rPr>
          <w:highlight w:val="white"/>
        </w:rPr>
        <w:t xml:space="preserve">      if (listIndex == trackList.Count) {</w:t>
      </w:r>
    </w:p>
    <w:p w14:paraId="4E3174BC" w14:textId="77777777" w:rsidR="00730167" w:rsidRPr="00730167" w:rsidRDefault="00730167" w:rsidP="00730167">
      <w:pPr>
        <w:pStyle w:val="Code"/>
        <w:rPr>
          <w:highlight w:val="white"/>
        </w:rPr>
      </w:pPr>
      <w:r w:rsidRPr="00730167">
        <w:rPr>
          <w:highlight w:val="white"/>
        </w:rPr>
        <w:t xml:space="preserve">        return true;</w:t>
      </w:r>
    </w:p>
    <w:p w14:paraId="5A583C58" w14:textId="77777777" w:rsidR="00730167" w:rsidRPr="00730167" w:rsidRDefault="00730167" w:rsidP="00730167">
      <w:pPr>
        <w:pStyle w:val="Code"/>
        <w:rPr>
          <w:highlight w:val="white"/>
        </w:rPr>
      </w:pPr>
      <w:r w:rsidRPr="00730167">
        <w:rPr>
          <w:highlight w:val="white"/>
        </w:rPr>
        <w:t xml:space="preserve">      }</w:t>
      </w:r>
    </w:p>
    <w:p w14:paraId="1EFEF510" w14:textId="64EBB2C4" w:rsidR="00EA7D5C" w:rsidRPr="00730167" w:rsidRDefault="00EA7D5C" w:rsidP="00E53BEB">
      <w:pPr>
        <w:rPr>
          <w:highlight w:val="white"/>
        </w:rPr>
      </w:pPr>
      <w:r>
        <w:rPr>
          <w:highlight w:val="white"/>
        </w:rPr>
        <w:t xml:space="preserve">If the current track has </w:t>
      </w:r>
      <w:r w:rsidR="00E53BEB">
        <w:rPr>
          <w:highlight w:val="white"/>
        </w:rPr>
        <w:t>already</w:t>
      </w:r>
      <w:r>
        <w:rPr>
          <w:highlight w:val="white"/>
        </w:rPr>
        <w:t xml:space="preserve"> been assigned a </w:t>
      </w:r>
      <w:r w:rsidR="00E53BEB">
        <w:rPr>
          <w:highlight w:val="white"/>
        </w:rPr>
        <w:t>register</w:t>
      </w:r>
      <w:r w:rsidR="00F84275">
        <w:rPr>
          <w:highlight w:val="white"/>
        </w:rPr>
        <w:t xml:space="preserve">, </w:t>
      </w:r>
      <w:r w:rsidR="00D050F5">
        <w:rPr>
          <w:highlight w:val="white"/>
        </w:rPr>
        <w:t xml:space="preserve">we just call </w:t>
      </w:r>
      <w:r w:rsidR="00D050F5" w:rsidRPr="00D050F5">
        <w:rPr>
          <w:rStyle w:val="KeyWord0"/>
          <w:highlight w:val="white"/>
        </w:rPr>
        <w:t>DeepFirstSearch</w:t>
      </w:r>
      <w:r w:rsidR="00D050F5">
        <w:rPr>
          <w:highlight w:val="white"/>
        </w:rPr>
        <w:t xml:space="preserve"> with the next index.</w:t>
      </w:r>
    </w:p>
    <w:p w14:paraId="281CFCCA" w14:textId="77777777" w:rsidR="00730167" w:rsidRPr="00730167" w:rsidRDefault="00730167" w:rsidP="00730167">
      <w:pPr>
        <w:pStyle w:val="Code"/>
        <w:rPr>
          <w:highlight w:val="white"/>
        </w:rPr>
      </w:pPr>
      <w:r w:rsidRPr="00730167">
        <w:rPr>
          <w:highlight w:val="white"/>
        </w:rPr>
        <w:lastRenderedPageBreak/>
        <w:t xml:space="preserve">      Track track = trackList[listIndex];</w:t>
      </w:r>
    </w:p>
    <w:p w14:paraId="7B1A878D" w14:textId="77777777" w:rsidR="00730167" w:rsidRPr="00730167" w:rsidRDefault="00730167" w:rsidP="00730167">
      <w:pPr>
        <w:pStyle w:val="Code"/>
        <w:rPr>
          <w:highlight w:val="white"/>
        </w:rPr>
      </w:pPr>
      <w:r w:rsidRPr="00730167">
        <w:rPr>
          <w:highlight w:val="white"/>
        </w:rPr>
        <w:t xml:space="preserve">      if (track.Register != null) {</w:t>
      </w:r>
    </w:p>
    <w:p w14:paraId="43CF38F0" w14:textId="3A9B33EC" w:rsidR="00730167" w:rsidRPr="00730167" w:rsidRDefault="00730167" w:rsidP="00730167">
      <w:pPr>
        <w:pStyle w:val="Code"/>
        <w:rPr>
          <w:highlight w:val="white"/>
        </w:rPr>
      </w:pPr>
      <w:r w:rsidRPr="00730167">
        <w:rPr>
          <w:highlight w:val="white"/>
        </w:rPr>
        <w:t xml:space="preserve">        return </w:t>
      </w:r>
      <w:r w:rsidR="00D03DAF">
        <w:rPr>
          <w:highlight w:val="white"/>
        </w:rPr>
        <w:t>DeepFirstSearch</w:t>
      </w:r>
      <w:r w:rsidRPr="00730167">
        <w:rPr>
          <w:highlight w:val="white"/>
        </w:rPr>
        <w:t>(trackList, listIndex + 1, trackGraph);</w:t>
      </w:r>
    </w:p>
    <w:p w14:paraId="7FC82DD2" w14:textId="77777777" w:rsidR="00730167" w:rsidRPr="00730167" w:rsidRDefault="00730167" w:rsidP="00730167">
      <w:pPr>
        <w:pStyle w:val="Code"/>
        <w:rPr>
          <w:highlight w:val="white"/>
        </w:rPr>
      </w:pPr>
      <w:r w:rsidRPr="00730167">
        <w:rPr>
          <w:highlight w:val="white"/>
        </w:rPr>
        <w:t xml:space="preserve">      }</w:t>
      </w:r>
    </w:p>
    <w:p w14:paraId="3D92BAF0" w14:textId="54FA2C54" w:rsidR="00730167" w:rsidRPr="00730167" w:rsidRDefault="00D050F5" w:rsidP="00D050F5">
      <w:pPr>
        <w:rPr>
          <w:highlight w:val="white"/>
        </w:rPr>
      </w:pPr>
      <w:r>
        <w:rPr>
          <w:highlight w:val="white"/>
        </w:rPr>
        <w:t>If the current track has not been assigned a register, we look up the set of possible register</w:t>
      </w:r>
      <w:r w:rsidR="00323206">
        <w:rPr>
          <w:highlight w:val="white"/>
        </w:rPr>
        <w:t xml:space="preserve"> and the set of neighbor vertices; that is, the set of overl</w:t>
      </w:r>
      <w:r w:rsidR="00957006">
        <w:rPr>
          <w:highlight w:val="white"/>
        </w:rPr>
        <w:t>app</w:t>
      </w:r>
      <w:r w:rsidR="00323206">
        <w:rPr>
          <w:highlight w:val="white"/>
        </w:rPr>
        <w:t>ing tracks.</w:t>
      </w:r>
    </w:p>
    <w:p w14:paraId="411A6786" w14:textId="77777777" w:rsidR="00730167" w:rsidRPr="00730167" w:rsidRDefault="00730167" w:rsidP="00730167">
      <w:pPr>
        <w:pStyle w:val="Code"/>
        <w:rPr>
          <w:highlight w:val="white"/>
        </w:rPr>
      </w:pPr>
      <w:r w:rsidRPr="00730167">
        <w:rPr>
          <w:highlight w:val="white"/>
        </w:rPr>
        <w:t xml:space="preserve">      ISet&lt;Register&gt; possibleSet = GetPossibleSet(track);</w:t>
      </w:r>
    </w:p>
    <w:p w14:paraId="2D024D75" w14:textId="77777777" w:rsidR="00730167" w:rsidRPr="00730167" w:rsidRDefault="00730167" w:rsidP="00730167">
      <w:pPr>
        <w:pStyle w:val="Code"/>
        <w:rPr>
          <w:highlight w:val="white"/>
        </w:rPr>
      </w:pPr>
      <w:r w:rsidRPr="00730167">
        <w:rPr>
          <w:highlight w:val="white"/>
        </w:rPr>
        <w:t xml:space="preserve">      ISet&lt;Track&gt; neighbourSet = trackGraph.GetNeighbourSet(track);</w:t>
      </w:r>
    </w:p>
    <w:p w14:paraId="4C6249CF" w14:textId="2CFAA753" w:rsidR="00730167" w:rsidRPr="00730167" w:rsidRDefault="009F45F4" w:rsidP="009F45F4">
      <w:pPr>
        <w:rPr>
          <w:highlight w:val="white"/>
        </w:rPr>
      </w:pPr>
      <w:r>
        <w:rPr>
          <w:highlight w:val="white"/>
        </w:rPr>
        <w:t xml:space="preserve">We iterate </w:t>
      </w:r>
      <w:r w:rsidR="00D935A0">
        <w:rPr>
          <w:highlight w:val="white"/>
        </w:rPr>
        <w:t>through</w:t>
      </w:r>
      <w:r>
        <w:rPr>
          <w:highlight w:val="white"/>
        </w:rPr>
        <w:t xml:space="preserve"> the set of possible register and, for each register that does not cause an overlapping, we assign the track the register and call</w:t>
      </w:r>
      <w:r w:rsidRPr="009F45F4">
        <w:rPr>
          <w:highlight w:val="white"/>
        </w:rPr>
        <w:t xml:space="preserve"> </w:t>
      </w:r>
      <w:r w:rsidRPr="00FF1C15">
        <w:rPr>
          <w:rStyle w:val="KeyWord0"/>
          <w:highlight w:val="white"/>
        </w:rPr>
        <w:t>DeepFirstSearch</w:t>
      </w:r>
      <w:r w:rsidR="005C5B2A">
        <w:rPr>
          <w:highlight w:val="white"/>
        </w:rPr>
        <w:t xml:space="preserve"> recursively with the next index.</w:t>
      </w:r>
      <w:r w:rsidR="00FF1C15">
        <w:rPr>
          <w:highlight w:val="white"/>
        </w:rPr>
        <w:t xml:space="preserve"> If the </w:t>
      </w:r>
      <w:r w:rsidR="00E671DB">
        <w:rPr>
          <w:highlight w:val="white"/>
        </w:rPr>
        <w:t>call returns true</w:t>
      </w:r>
      <w:r w:rsidR="004669E0">
        <w:rPr>
          <w:highlight w:val="white"/>
        </w:rPr>
        <w:t>,</w:t>
      </w:r>
      <w:r w:rsidR="00E671DB">
        <w:rPr>
          <w:highlight w:val="white"/>
        </w:rPr>
        <w:t xml:space="preserve"> we have found a total mapping of registers to the track, and we </w:t>
      </w:r>
      <w:r w:rsidR="00DB7F63">
        <w:rPr>
          <w:highlight w:val="white"/>
        </w:rPr>
        <w:t xml:space="preserve">just </w:t>
      </w:r>
      <w:r w:rsidR="00E671DB">
        <w:rPr>
          <w:highlight w:val="white"/>
        </w:rPr>
        <w:t xml:space="preserve">return true. In this way, </w:t>
      </w:r>
      <w:r w:rsidR="004E49A1">
        <w:rPr>
          <w:highlight w:val="white"/>
        </w:rPr>
        <w:t xml:space="preserve">every call to </w:t>
      </w:r>
      <w:r w:rsidR="004E49A1" w:rsidRPr="00FF1C15">
        <w:rPr>
          <w:rStyle w:val="KeyWord0"/>
          <w:highlight w:val="white"/>
        </w:rPr>
        <w:t>DeepFirstSearch</w:t>
      </w:r>
      <w:r w:rsidR="00DB7F63">
        <w:rPr>
          <w:highlight w:val="white"/>
        </w:rPr>
        <w:t xml:space="preserve">, including the first call in </w:t>
      </w:r>
      <w:r w:rsidR="00DB7F63" w:rsidRPr="00EA6732">
        <w:rPr>
          <w:rStyle w:val="KeyWord0"/>
          <w:highlight w:val="white"/>
        </w:rPr>
        <w:t>RegisterAllocator</w:t>
      </w:r>
      <w:r w:rsidR="00DB7F63">
        <w:rPr>
          <w:highlight w:val="white"/>
        </w:rPr>
        <w:t>. However, if the call does not return false, we just try</w:t>
      </w:r>
      <w:r w:rsidR="007B1DA6">
        <w:rPr>
          <w:highlight w:val="white"/>
        </w:rPr>
        <w:t xml:space="preserve"> with another of the possible register. If the none of the registers causes a match, we clear the register of the track and return false.</w:t>
      </w:r>
    </w:p>
    <w:p w14:paraId="71B66EE6" w14:textId="77777777" w:rsidR="00730167" w:rsidRPr="00730167" w:rsidRDefault="00730167" w:rsidP="00730167">
      <w:pPr>
        <w:pStyle w:val="Code"/>
        <w:rPr>
          <w:highlight w:val="white"/>
        </w:rPr>
      </w:pPr>
      <w:r w:rsidRPr="00730167">
        <w:rPr>
          <w:highlight w:val="white"/>
        </w:rPr>
        <w:t xml:space="preserve">      foreach (Register possibleRegister in possibleSet) {</w:t>
      </w:r>
    </w:p>
    <w:p w14:paraId="7EC9728D" w14:textId="77777777" w:rsidR="00730167" w:rsidRPr="00730167" w:rsidRDefault="00730167" w:rsidP="00730167">
      <w:pPr>
        <w:pStyle w:val="Code"/>
        <w:rPr>
          <w:highlight w:val="white"/>
        </w:rPr>
      </w:pPr>
      <w:r w:rsidRPr="00730167">
        <w:rPr>
          <w:highlight w:val="white"/>
        </w:rPr>
        <w:t xml:space="preserve">        if (!OverlapNeighbourSet(possibleRegister, neighbourSet)) {</w:t>
      </w:r>
    </w:p>
    <w:p w14:paraId="113C74F3" w14:textId="77777777" w:rsidR="00730167" w:rsidRPr="00730167" w:rsidRDefault="00730167" w:rsidP="00730167">
      <w:pPr>
        <w:pStyle w:val="Code"/>
        <w:rPr>
          <w:highlight w:val="white"/>
        </w:rPr>
      </w:pPr>
      <w:r w:rsidRPr="00730167">
        <w:rPr>
          <w:highlight w:val="white"/>
        </w:rPr>
        <w:t xml:space="preserve">          track.Register = possibleRegister;</w:t>
      </w:r>
    </w:p>
    <w:p w14:paraId="575F4D24" w14:textId="77777777" w:rsidR="00730167" w:rsidRPr="00730167" w:rsidRDefault="00730167" w:rsidP="00730167">
      <w:pPr>
        <w:pStyle w:val="Code"/>
        <w:rPr>
          <w:highlight w:val="white"/>
        </w:rPr>
      </w:pPr>
    </w:p>
    <w:p w14:paraId="7E1F4720" w14:textId="4810ED8F" w:rsidR="00730167" w:rsidRPr="00730167" w:rsidRDefault="00730167" w:rsidP="00730167">
      <w:pPr>
        <w:pStyle w:val="Code"/>
        <w:rPr>
          <w:highlight w:val="white"/>
        </w:rPr>
      </w:pPr>
      <w:r w:rsidRPr="00730167">
        <w:rPr>
          <w:highlight w:val="white"/>
        </w:rPr>
        <w:t xml:space="preserve">          if (</w:t>
      </w:r>
      <w:r w:rsidR="00D03DAF">
        <w:rPr>
          <w:highlight w:val="white"/>
        </w:rPr>
        <w:t>DeepFirstSearch</w:t>
      </w:r>
      <w:r w:rsidRPr="00730167">
        <w:rPr>
          <w:highlight w:val="white"/>
        </w:rPr>
        <w:t>(trackList, listIndex + 1, trackGraph)) {</w:t>
      </w:r>
    </w:p>
    <w:p w14:paraId="10F889CB" w14:textId="77777777" w:rsidR="00730167" w:rsidRPr="00730167" w:rsidRDefault="00730167" w:rsidP="00730167">
      <w:pPr>
        <w:pStyle w:val="Code"/>
        <w:rPr>
          <w:highlight w:val="white"/>
        </w:rPr>
      </w:pPr>
      <w:r w:rsidRPr="00730167">
        <w:rPr>
          <w:highlight w:val="white"/>
        </w:rPr>
        <w:t xml:space="preserve">            return true;</w:t>
      </w:r>
    </w:p>
    <w:p w14:paraId="29CAEB44" w14:textId="77777777" w:rsidR="00730167" w:rsidRPr="00730167" w:rsidRDefault="00730167" w:rsidP="00730167">
      <w:pPr>
        <w:pStyle w:val="Code"/>
        <w:rPr>
          <w:highlight w:val="white"/>
        </w:rPr>
      </w:pPr>
      <w:r w:rsidRPr="00730167">
        <w:rPr>
          <w:highlight w:val="white"/>
        </w:rPr>
        <w:t xml:space="preserve">          }</w:t>
      </w:r>
    </w:p>
    <w:p w14:paraId="68B06438" w14:textId="77777777" w:rsidR="00730167" w:rsidRPr="00730167" w:rsidRDefault="00730167" w:rsidP="00730167">
      <w:pPr>
        <w:pStyle w:val="Code"/>
        <w:rPr>
          <w:highlight w:val="white"/>
        </w:rPr>
      </w:pPr>
    </w:p>
    <w:p w14:paraId="5201B459" w14:textId="77777777" w:rsidR="00730167" w:rsidRPr="00730167" w:rsidRDefault="00730167" w:rsidP="00730167">
      <w:pPr>
        <w:pStyle w:val="Code"/>
        <w:rPr>
          <w:highlight w:val="white"/>
        </w:rPr>
      </w:pPr>
      <w:r w:rsidRPr="00730167">
        <w:rPr>
          <w:highlight w:val="white"/>
        </w:rPr>
        <w:t xml:space="preserve">          track.Register = null;</w:t>
      </w:r>
    </w:p>
    <w:p w14:paraId="2670ABC6" w14:textId="77777777" w:rsidR="00730167" w:rsidRPr="00730167" w:rsidRDefault="00730167" w:rsidP="00730167">
      <w:pPr>
        <w:pStyle w:val="Code"/>
        <w:rPr>
          <w:highlight w:val="white"/>
        </w:rPr>
      </w:pPr>
      <w:r w:rsidRPr="00730167">
        <w:rPr>
          <w:highlight w:val="white"/>
        </w:rPr>
        <w:t xml:space="preserve">        }</w:t>
      </w:r>
    </w:p>
    <w:p w14:paraId="4B7AA4EB" w14:textId="77777777" w:rsidR="00730167" w:rsidRPr="00730167" w:rsidRDefault="00730167" w:rsidP="00730167">
      <w:pPr>
        <w:pStyle w:val="Code"/>
        <w:rPr>
          <w:highlight w:val="white"/>
        </w:rPr>
      </w:pPr>
      <w:r w:rsidRPr="00730167">
        <w:rPr>
          <w:highlight w:val="white"/>
        </w:rPr>
        <w:t xml:space="preserve">      }</w:t>
      </w:r>
    </w:p>
    <w:p w14:paraId="3B15AAFB" w14:textId="77777777" w:rsidR="00730167" w:rsidRPr="00730167" w:rsidRDefault="00730167" w:rsidP="00730167">
      <w:pPr>
        <w:pStyle w:val="Code"/>
        <w:rPr>
          <w:highlight w:val="white"/>
        </w:rPr>
      </w:pPr>
    </w:p>
    <w:p w14:paraId="494D3055" w14:textId="77777777" w:rsidR="00730167" w:rsidRPr="00730167" w:rsidRDefault="00730167" w:rsidP="00730167">
      <w:pPr>
        <w:pStyle w:val="Code"/>
        <w:rPr>
          <w:highlight w:val="white"/>
        </w:rPr>
      </w:pPr>
      <w:r w:rsidRPr="00730167">
        <w:rPr>
          <w:highlight w:val="white"/>
        </w:rPr>
        <w:t xml:space="preserve">      track.Register = null;</w:t>
      </w:r>
    </w:p>
    <w:p w14:paraId="3143FBDB" w14:textId="77777777" w:rsidR="00730167" w:rsidRPr="00730167" w:rsidRDefault="00730167" w:rsidP="00730167">
      <w:pPr>
        <w:pStyle w:val="Code"/>
        <w:rPr>
          <w:highlight w:val="white"/>
        </w:rPr>
      </w:pPr>
      <w:r w:rsidRPr="00730167">
        <w:rPr>
          <w:highlight w:val="white"/>
        </w:rPr>
        <w:t xml:space="preserve">      return false;</w:t>
      </w:r>
    </w:p>
    <w:p w14:paraId="1821C545" w14:textId="77777777" w:rsidR="00730167" w:rsidRPr="00730167" w:rsidRDefault="00730167" w:rsidP="00730167">
      <w:pPr>
        <w:pStyle w:val="Code"/>
        <w:rPr>
          <w:highlight w:val="white"/>
        </w:rPr>
      </w:pPr>
      <w:r w:rsidRPr="00730167">
        <w:rPr>
          <w:highlight w:val="white"/>
        </w:rPr>
        <w:t xml:space="preserve">    }</w:t>
      </w:r>
    </w:p>
    <w:p w14:paraId="6299B132" w14:textId="74605A0A" w:rsidR="00730167" w:rsidRPr="00730167" w:rsidRDefault="00CA4630" w:rsidP="000C6A6F">
      <w:pPr>
        <w:rPr>
          <w:highlight w:val="white"/>
        </w:rPr>
      </w:pPr>
      <w:r>
        <w:rPr>
          <w:highlight w:val="white"/>
        </w:rPr>
        <w:t xml:space="preserve">The </w:t>
      </w:r>
      <w:r w:rsidRPr="004247EA">
        <w:rPr>
          <w:rStyle w:val="KeyWord0"/>
          <w:highlight w:val="white"/>
        </w:rPr>
        <w:t>OverlapNeighbourSet</w:t>
      </w:r>
      <w:r>
        <w:rPr>
          <w:highlight w:val="white"/>
        </w:rPr>
        <w:t xml:space="preserve"> </w:t>
      </w:r>
      <w:r w:rsidR="00D83418">
        <w:rPr>
          <w:highlight w:val="white"/>
        </w:rPr>
        <w:t>method</w:t>
      </w:r>
      <w:r w:rsidR="00E76D50">
        <w:rPr>
          <w:highlight w:val="white"/>
        </w:rPr>
        <w:t xml:space="preserve"> return true if the register overlaps any of its </w:t>
      </w:r>
      <w:r w:rsidR="000C6A6F">
        <w:rPr>
          <w:highlight w:val="white"/>
        </w:rPr>
        <w:t>neighbors</w:t>
      </w:r>
      <w:r w:rsidR="00E76D50">
        <w:rPr>
          <w:highlight w:val="white"/>
        </w:rPr>
        <w:t>.</w:t>
      </w:r>
      <w:r w:rsidR="000C6A6F">
        <w:rPr>
          <w:highlight w:val="white"/>
        </w:rPr>
        <w:t xml:space="preserve"> The </w:t>
      </w:r>
      <w:r w:rsidR="000C6A6F" w:rsidRPr="000C6A6F">
        <w:rPr>
          <w:rStyle w:val="KeyWord0"/>
          <w:highlight w:val="white"/>
        </w:rPr>
        <w:t>RegisterOverlap</w:t>
      </w:r>
      <w:r w:rsidR="000C6A6F">
        <w:rPr>
          <w:highlight w:val="white"/>
        </w:rPr>
        <w:t xml:space="preserve"> method in the </w:t>
      </w:r>
      <w:r w:rsidR="000C6A6F" w:rsidRPr="000C6A6F">
        <w:rPr>
          <w:rStyle w:val="KeyWord0"/>
          <w:highlight w:val="white"/>
        </w:rPr>
        <w:t>AssemblyCode</w:t>
      </w:r>
      <w:r w:rsidR="000C6A6F">
        <w:rPr>
          <w:highlight w:val="white"/>
        </w:rPr>
        <w:t xml:space="preserve"> class test whether two register overlaps.</w:t>
      </w:r>
    </w:p>
    <w:p w14:paraId="40307742" w14:textId="77777777" w:rsidR="00B727A9" w:rsidRDefault="00730167" w:rsidP="00730167">
      <w:pPr>
        <w:pStyle w:val="Code"/>
        <w:rPr>
          <w:highlight w:val="white"/>
        </w:rPr>
      </w:pPr>
      <w:r w:rsidRPr="00730167">
        <w:rPr>
          <w:highlight w:val="white"/>
        </w:rPr>
        <w:t xml:space="preserve">    private bool OverlapNeighbourSet(Register register,</w:t>
      </w:r>
    </w:p>
    <w:p w14:paraId="3D2FAFCB" w14:textId="60AD0F60" w:rsidR="00730167" w:rsidRPr="00730167" w:rsidRDefault="00B727A9" w:rsidP="00730167">
      <w:pPr>
        <w:pStyle w:val="Code"/>
        <w:rPr>
          <w:highlight w:val="white"/>
        </w:rPr>
      </w:pPr>
      <w:r>
        <w:rPr>
          <w:highlight w:val="white"/>
        </w:rPr>
        <w:t xml:space="preserve">                                    </w:t>
      </w:r>
      <w:r w:rsidR="00730167" w:rsidRPr="00730167">
        <w:rPr>
          <w:highlight w:val="white"/>
        </w:rPr>
        <w:t xml:space="preserve"> ISet&lt;Track&gt; neighbourSet) {</w:t>
      </w:r>
    </w:p>
    <w:p w14:paraId="6977D669" w14:textId="77777777" w:rsidR="00730167" w:rsidRPr="00730167" w:rsidRDefault="00730167" w:rsidP="00730167">
      <w:pPr>
        <w:pStyle w:val="Code"/>
        <w:rPr>
          <w:highlight w:val="white"/>
        </w:rPr>
      </w:pPr>
      <w:r w:rsidRPr="00730167">
        <w:rPr>
          <w:highlight w:val="white"/>
        </w:rPr>
        <w:t xml:space="preserve">      foreach (Track neighbourTrack in neighbourSet) {</w:t>
      </w:r>
    </w:p>
    <w:p w14:paraId="356967EA" w14:textId="77777777" w:rsidR="00730167" w:rsidRPr="00730167" w:rsidRDefault="00730167" w:rsidP="00730167">
      <w:pPr>
        <w:pStyle w:val="Code"/>
        <w:rPr>
          <w:highlight w:val="white"/>
        </w:rPr>
      </w:pPr>
      <w:r w:rsidRPr="00730167">
        <w:rPr>
          <w:highlight w:val="white"/>
        </w:rPr>
        <w:t xml:space="preserve">        if (AssemblyCode.RegisterOverlap(register, neighbourTrack.Register)) {</w:t>
      </w:r>
    </w:p>
    <w:p w14:paraId="27C459D2" w14:textId="77777777" w:rsidR="00730167" w:rsidRPr="00730167" w:rsidRDefault="00730167" w:rsidP="00730167">
      <w:pPr>
        <w:pStyle w:val="Code"/>
        <w:rPr>
          <w:highlight w:val="white"/>
        </w:rPr>
      </w:pPr>
      <w:r w:rsidRPr="00730167">
        <w:rPr>
          <w:highlight w:val="white"/>
        </w:rPr>
        <w:t xml:space="preserve">          return true;</w:t>
      </w:r>
    </w:p>
    <w:p w14:paraId="32B690A7" w14:textId="77777777" w:rsidR="00730167" w:rsidRPr="00730167" w:rsidRDefault="00730167" w:rsidP="00730167">
      <w:pPr>
        <w:pStyle w:val="Code"/>
        <w:rPr>
          <w:highlight w:val="white"/>
        </w:rPr>
      </w:pPr>
      <w:r w:rsidRPr="00730167">
        <w:rPr>
          <w:highlight w:val="white"/>
        </w:rPr>
        <w:t xml:space="preserve">        }</w:t>
      </w:r>
    </w:p>
    <w:p w14:paraId="20D81576" w14:textId="77777777" w:rsidR="00730167" w:rsidRPr="00730167" w:rsidRDefault="00730167" w:rsidP="00730167">
      <w:pPr>
        <w:pStyle w:val="Code"/>
        <w:rPr>
          <w:highlight w:val="white"/>
        </w:rPr>
      </w:pPr>
      <w:r w:rsidRPr="00730167">
        <w:rPr>
          <w:highlight w:val="white"/>
        </w:rPr>
        <w:t xml:space="preserve">      }</w:t>
      </w:r>
    </w:p>
    <w:p w14:paraId="1CBC0B96" w14:textId="77777777" w:rsidR="00730167" w:rsidRPr="00730167" w:rsidRDefault="00730167" w:rsidP="00730167">
      <w:pPr>
        <w:pStyle w:val="Code"/>
        <w:rPr>
          <w:highlight w:val="white"/>
        </w:rPr>
      </w:pPr>
    </w:p>
    <w:p w14:paraId="75154A69" w14:textId="77777777" w:rsidR="00730167" w:rsidRPr="00730167" w:rsidRDefault="00730167" w:rsidP="00730167">
      <w:pPr>
        <w:pStyle w:val="Code"/>
        <w:rPr>
          <w:highlight w:val="white"/>
        </w:rPr>
      </w:pPr>
      <w:r w:rsidRPr="00730167">
        <w:rPr>
          <w:highlight w:val="white"/>
        </w:rPr>
        <w:t xml:space="preserve">      return false;</w:t>
      </w:r>
    </w:p>
    <w:p w14:paraId="4CD4A4F1" w14:textId="77777777" w:rsidR="00730167" w:rsidRPr="00730167" w:rsidRDefault="00730167" w:rsidP="00730167">
      <w:pPr>
        <w:pStyle w:val="Code"/>
        <w:rPr>
          <w:highlight w:val="white"/>
        </w:rPr>
      </w:pPr>
      <w:r w:rsidRPr="00730167">
        <w:rPr>
          <w:highlight w:val="white"/>
        </w:rPr>
        <w:t xml:space="preserve">    }</w:t>
      </w:r>
    </w:p>
    <w:p w14:paraId="14C882B3" w14:textId="6EFF5019" w:rsidR="00730167" w:rsidRPr="00D94A0A" w:rsidRDefault="00636B1C" w:rsidP="00636B1C">
      <w:pPr>
        <w:rPr>
          <w:highlight w:val="white"/>
        </w:rPr>
      </w:pPr>
      <w:r>
        <w:rPr>
          <w:highlight w:val="white"/>
        </w:rPr>
        <w:t xml:space="preserve">The </w:t>
      </w:r>
      <w:r w:rsidRPr="00636B1C">
        <w:rPr>
          <w:rStyle w:val="KeyWord0"/>
          <w:highlight w:val="white"/>
        </w:rPr>
        <w:t>PointerRegisterSetWithEllipse</w:t>
      </w:r>
      <w:r>
        <w:rPr>
          <w:highlight w:val="white"/>
        </w:rPr>
        <w:t xml:space="preserve"> set</w:t>
      </w:r>
      <w:r w:rsidR="007B0D7A">
        <w:rPr>
          <w:highlight w:val="white"/>
        </w:rPr>
        <w:t xml:space="preserve"> holds the possible pointer registers of an elli</w:t>
      </w:r>
      <w:r w:rsidR="00625E52">
        <w:rPr>
          <w:highlight w:val="white"/>
        </w:rPr>
        <w:t>ptic</w:t>
      </w:r>
      <w:r w:rsidR="00DA7877">
        <w:rPr>
          <w:highlight w:val="white"/>
        </w:rPr>
        <w:t xml:space="preserve"> function</w:t>
      </w:r>
      <w:r w:rsidR="00625E52">
        <w:rPr>
          <w:highlight w:val="white"/>
        </w:rPr>
        <w:t xml:space="preserve"> while </w:t>
      </w:r>
      <w:r w:rsidR="00625E52" w:rsidRPr="00D8653A">
        <w:rPr>
          <w:rStyle w:val="KeyWord0"/>
          <w:highlight w:val="white"/>
        </w:rPr>
        <w:t>PointerRegisterSetWithoutEllipse</w:t>
      </w:r>
      <w:r w:rsidR="00625E52">
        <w:rPr>
          <w:highlight w:val="white"/>
        </w:rPr>
        <w:t xml:space="preserve"> holds the possible pointer registers of an non-elliptic function.</w:t>
      </w:r>
      <w:r w:rsidR="00D8653A">
        <w:rPr>
          <w:highlight w:val="white"/>
        </w:rPr>
        <w:t xml:space="preserve"> The </w:t>
      </w:r>
      <w:r w:rsidR="00D8653A" w:rsidRPr="00D8653A">
        <w:rPr>
          <w:rStyle w:val="KeyWord0"/>
          <w:highlight w:val="white"/>
        </w:rPr>
        <w:t>Byte1RegisterSet</w:t>
      </w:r>
      <w:r w:rsidR="00D8653A">
        <w:rPr>
          <w:highlight w:val="white"/>
        </w:rPr>
        <w:t xml:space="preserve"> ste holds all registers of one byte while </w:t>
      </w:r>
      <w:r w:rsidR="00D8653A" w:rsidRPr="00D8653A">
        <w:rPr>
          <w:rStyle w:val="KeyWord0"/>
          <w:highlight w:val="white"/>
        </w:rPr>
        <w:t>Byte2RegisterSet</w:t>
      </w:r>
      <w:r w:rsidR="00D8653A">
        <w:rPr>
          <w:highlight w:val="white"/>
        </w:rPr>
        <w:t xml:space="preserve"> holds all registers of two bytes.</w:t>
      </w:r>
    </w:p>
    <w:p w14:paraId="3B055A93" w14:textId="77777777" w:rsidR="00D94A0A" w:rsidRPr="00D94A0A" w:rsidRDefault="00D94A0A" w:rsidP="00D94A0A">
      <w:pPr>
        <w:pStyle w:val="Code"/>
        <w:rPr>
          <w:highlight w:val="white"/>
        </w:rPr>
      </w:pPr>
      <w:r w:rsidRPr="00D94A0A">
        <w:rPr>
          <w:highlight w:val="white"/>
        </w:rPr>
        <w:t xml:space="preserve">    public static ISet&lt;Register&gt;</w:t>
      </w:r>
    </w:p>
    <w:p w14:paraId="577083BB" w14:textId="77777777" w:rsidR="00D94A0A" w:rsidRPr="00D94A0A" w:rsidRDefault="00D94A0A" w:rsidP="00D94A0A">
      <w:pPr>
        <w:pStyle w:val="Code"/>
        <w:rPr>
          <w:highlight w:val="white"/>
        </w:rPr>
      </w:pPr>
      <w:r w:rsidRPr="00D94A0A">
        <w:rPr>
          <w:highlight w:val="white"/>
        </w:rPr>
        <w:t xml:space="preserve">      PointerRegisterSetWithEllipse = new HashSet&lt;Register&gt;(),</w:t>
      </w:r>
    </w:p>
    <w:p w14:paraId="127A7DF8" w14:textId="77777777" w:rsidR="00D94A0A" w:rsidRPr="00D94A0A" w:rsidRDefault="00D94A0A" w:rsidP="00D94A0A">
      <w:pPr>
        <w:pStyle w:val="Code"/>
        <w:rPr>
          <w:highlight w:val="white"/>
        </w:rPr>
      </w:pPr>
      <w:r w:rsidRPr="00D94A0A">
        <w:rPr>
          <w:highlight w:val="white"/>
        </w:rPr>
        <w:t xml:space="preserve">      PointerRegisterSetWithoutEllipse = new HashSet&lt;Register&gt;(),</w:t>
      </w:r>
    </w:p>
    <w:p w14:paraId="003F4F31" w14:textId="77777777" w:rsidR="00D94A0A" w:rsidRPr="00D94A0A" w:rsidRDefault="00D94A0A" w:rsidP="00D94A0A">
      <w:pPr>
        <w:pStyle w:val="Code"/>
        <w:rPr>
          <w:highlight w:val="white"/>
        </w:rPr>
      </w:pPr>
      <w:r w:rsidRPr="00D94A0A">
        <w:rPr>
          <w:highlight w:val="white"/>
        </w:rPr>
        <w:t xml:space="preserve">      Byte1RegisterSet = new HashSet&lt;Register&gt;(),</w:t>
      </w:r>
    </w:p>
    <w:p w14:paraId="17CDB1D7" w14:textId="77777777" w:rsidR="00D94A0A" w:rsidRPr="00D94A0A" w:rsidRDefault="00D94A0A" w:rsidP="00D94A0A">
      <w:pPr>
        <w:pStyle w:val="Code"/>
        <w:rPr>
          <w:highlight w:val="white"/>
        </w:rPr>
      </w:pPr>
      <w:r w:rsidRPr="00D94A0A">
        <w:rPr>
          <w:highlight w:val="white"/>
        </w:rPr>
        <w:t xml:space="preserve">      Byte2RegisterSet = new HashSet&lt;Register&gt;();</w:t>
      </w:r>
    </w:p>
    <w:p w14:paraId="492C50EF" w14:textId="77777777" w:rsidR="00D94A0A" w:rsidRPr="00D94A0A" w:rsidRDefault="00D94A0A" w:rsidP="00D94A0A">
      <w:pPr>
        <w:pStyle w:val="Code"/>
        <w:rPr>
          <w:highlight w:val="white"/>
        </w:rPr>
      </w:pPr>
    </w:p>
    <w:p w14:paraId="4429C223" w14:textId="77777777" w:rsidR="00D94A0A" w:rsidRPr="00D94A0A" w:rsidRDefault="00D94A0A" w:rsidP="00D94A0A">
      <w:pPr>
        <w:pStyle w:val="Code"/>
        <w:rPr>
          <w:highlight w:val="white"/>
        </w:rPr>
      </w:pPr>
      <w:r w:rsidRPr="00D94A0A">
        <w:rPr>
          <w:highlight w:val="white"/>
        </w:rPr>
        <w:t xml:space="preserve">    static RegisterAllocator() {</w:t>
      </w:r>
    </w:p>
    <w:p w14:paraId="09C4234B" w14:textId="77777777" w:rsidR="00A44C2B" w:rsidRDefault="00636B1C" w:rsidP="00636B1C">
      <w:pPr>
        <w:pStyle w:val="Code"/>
        <w:rPr>
          <w:highlight w:val="white"/>
        </w:rPr>
      </w:pPr>
      <w:r w:rsidRPr="00636B1C">
        <w:rPr>
          <w:highlight w:val="white"/>
        </w:rPr>
        <w:t xml:space="preserve">      PointerRegisterSetWithEllipse.</w:t>
      </w:r>
    </w:p>
    <w:p w14:paraId="4644267E" w14:textId="19D8E49C"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Add(AssemblyCode.RegisterToSize(Register.si, TypeSize.PointerSize));</w:t>
      </w:r>
    </w:p>
    <w:p w14:paraId="5C2BEFCD" w14:textId="77777777" w:rsidR="00A44C2B" w:rsidRDefault="00636B1C" w:rsidP="00636B1C">
      <w:pPr>
        <w:pStyle w:val="Code"/>
        <w:rPr>
          <w:highlight w:val="white"/>
        </w:rPr>
      </w:pPr>
      <w:r w:rsidRPr="00636B1C">
        <w:rPr>
          <w:highlight w:val="white"/>
        </w:rPr>
        <w:t xml:space="preserve">      PointerRegisterSetWithEllipse.</w:t>
      </w:r>
    </w:p>
    <w:p w14:paraId="3F85771B" w14:textId="10964CBE"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Add(AssemblyCode.RegisterToSize(Register.di, TypeSize.PointerSize));</w:t>
      </w:r>
    </w:p>
    <w:p w14:paraId="45C627A8" w14:textId="77777777" w:rsidR="00A44C2B" w:rsidRDefault="00636B1C" w:rsidP="00636B1C">
      <w:pPr>
        <w:pStyle w:val="Code"/>
        <w:rPr>
          <w:highlight w:val="white"/>
        </w:rPr>
      </w:pPr>
      <w:r w:rsidRPr="00636B1C">
        <w:rPr>
          <w:highlight w:val="white"/>
        </w:rPr>
        <w:t xml:space="preserve">      PointerRegisterSetWithEllipse.</w:t>
      </w:r>
    </w:p>
    <w:p w14:paraId="7E371DA6" w14:textId="6A7CC6FF"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Add(AssemblyCode.RegisterToSize(Register.bx, TypeSize.PointerSize));</w:t>
      </w:r>
    </w:p>
    <w:p w14:paraId="1931CC7F" w14:textId="4F324217" w:rsidR="00D94A0A" w:rsidRPr="00636B1C" w:rsidRDefault="00F91594" w:rsidP="00F91594">
      <w:pPr>
        <w:rPr>
          <w:highlight w:val="white"/>
        </w:rPr>
      </w:pPr>
      <w:r>
        <w:rPr>
          <w:highlight w:val="white"/>
        </w:rPr>
        <w:t xml:space="preserve">The </w:t>
      </w:r>
      <w:r w:rsidRPr="00F91594">
        <w:rPr>
          <w:rStyle w:val="KeyWord0"/>
          <w:highlight w:val="white"/>
        </w:rPr>
        <w:t>PointerRegisterSetWithoutEllipse</w:t>
      </w:r>
      <w:r>
        <w:rPr>
          <w:highlight w:val="white"/>
        </w:rPr>
        <w:t xml:space="preserve"> holds the registers of </w:t>
      </w:r>
      <w:r w:rsidRPr="00F91594">
        <w:rPr>
          <w:rStyle w:val="KeyWord0"/>
          <w:highlight w:val="white"/>
        </w:rPr>
        <w:t>PointerRegisterSetWithEllipse</w:t>
      </w:r>
      <w:r>
        <w:rPr>
          <w:highlight w:val="white"/>
        </w:rPr>
        <w:t xml:space="preserve"> minus the </w:t>
      </w:r>
      <w:r w:rsidRPr="00F91594">
        <w:rPr>
          <w:rStyle w:val="KeyWord0"/>
          <w:highlight w:val="white"/>
        </w:rPr>
        <w:t>EllipseRegister</w:t>
      </w:r>
      <w:r>
        <w:rPr>
          <w:highlight w:val="white"/>
        </w:rPr>
        <w:t xml:space="preserve"> register since we need it to keep track of the ellipse frame pointer in elliptic functions.</w:t>
      </w:r>
    </w:p>
    <w:p w14:paraId="5F2B04A3" w14:textId="77777777" w:rsidR="00610294" w:rsidRDefault="00D94A0A" w:rsidP="00D94A0A">
      <w:pPr>
        <w:pStyle w:val="Code"/>
        <w:rPr>
          <w:highlight w:val="white"/>
        </w:rPr>
      </w:pPr>
      <w:r w:rsidRPr="00D94A0A">
        <w:rPr>
          <w:highlight w:val="white"/>
        </w:rPr>
        <w:t xml:space="preserve">      PointerRegisterSetWithoutEllipse.</w:t>
      </w:r>
    </w:p>
    <w:p w14:paraId="6FA5FFB7" w14:textId="4932D5C4" w:rsidR="00D94A0A" w:rsidRPr="00D94A0A" w:rsidRDefault="00610294" w:rsidP="00D94A0A">
      <w:pPr>
        <w:pStyle w:val="Code"/>
        <w:rPr>
          <w:highlight w:val="white"/>
        </w:rPr>
      </w:pPr>
      <w:r>
        <w:rPr>
          <w:highlight w:val="white"/>
        </w:rPr>
        <w:t xml:space="preserve">        </w:t>
      </w:r>
      <w:r w:rsidR="00D94A0A" w:rsidRPr="00D94A0A">
        <w:rPr>
          <w:highlight w:val="white"/>
        </w:rPr>
        <w:t>UnionWith(PointerRegisterSetWithEllipse);</w:t>
      </w:r>
    </w:p>
    <w:p w14:paraId="6F570B40" w14:textId="2BE8123F" w:rsidR="00D94A0A" w:rsidRPr="00D94A0A" w:rsidRDefault="00D94A0A" w:rsidP="00D94A0A">
      <w:pPr>
        <w:pStyle w:val="Code"/>
        <w:rPr>
          <w:highlight w:val="white"/>
        </w:rPr>
      </w:pPr>
      <w:r w:rsidRPr="00D94A0A">
        <w:rPr>
          <w:highlight w:val="white"/>
        </w:rPr>
        <w:t xml:space="preserve">      PointerRegisterSetWithoutEllipse.Remove(AssemblyCode.EllipseRegister);</w:t>
      </w:r>
    </w:p>
    <w:p w14:paraId="79579314" w14:textId="77777777" w:rsidR="00D94A0A" w:rsidRPr="00D94A0A" w:rsidRDefault="00D94A0A" w:rsidP="00D94A0A">
      <w:pPr>
        <w:pStyle w:val="Code"/>
        <w:rPr>
          <w:highlight w:val="white"/>
        </w:rPr>
      </w:pPr>
    </w:p>
    <w:p w14:paraId="2FB257C9" w14:textId="77777777" w:rsidR="00D94A0A" w:rsidRPr="00D94A0A" w:rsidRDefault="00D94A0A" w:rsidP="00D94A0A">
      <w:pPr>
        <w:pStyle w:val="Code"/>
        <w:rPr>
          <w:highlight w:val="white"/>
        </w:rPr>
      </w:pPr>
      <w:r w:rsidRPr="00D94A0A">
        <w:rPr>
          <w:highlight w:val="white"/>
        </w:rPr>
        <w:t xml:space="preserve">      Byte1RegisterSet.Add(Register.al);</w:t>
      </w:r>
    </w:p>
    <w:p w14:paraId="67DE74B0" w14:textId="77777777" w:rsidR="00D94A0A" w:rsidRPr="00D94A0A" w:rsidRDefault="00D94A0A" w:rsidP="00D94A0A">
      <w:pPr>
        <w:pStyle w:val="Code"/>
        <w:rPr>
          <w:highlight w:val="white"/>
        </w:rPr>
      </w:pPr>
      <w:r w:rsidRPr="00D94A0A">
        <w:rPr>
          <w:highlight w:val="white"/>
        </w:rPr>
        <w:t xml:space="preserve">      Byte1RegisterSet.Add(Register.ah);</w:t>
      </w:r>
    </w:p>
    <w:p w14:paraId="5C2F6664" w14:textId="77777777" w:rsidR="00D94A0A" w:rsidRPr="00D94A0A" w:rsidRDefault="00D94A0A" w:rsidP="00D94A0A">
      <w:pPr>
        <w:pStyle w:val="Code"/>
        <w:rPr>
          <w:highlight w:val="white"/>
        </w:rPr>
      </w:pPr>
      <w:r w:rsidRPr="00D94A0A">
        <w:rPr>
          <w:highlight w:val="white"/>
        </w:rPr>
        <w:t xml:space="preserve">      Byte1RegisterSet.Add(Register.bl);</w:t>
      </w:r>
    </w:p>
    <w:p w14:paraId="2177FE18" w14:textId="77777777" w:rsidR="00D94A0A" w:rsidRPr="00D94A0A" w:rsidRDefault="00D94A0A" w:rsidP="00D94A0A">
      <w:pPr>
        <w:pStyle w:val="Code"/>
        <w:rPr>
          <w:highlight w:val="white"/>
        </w:rPr>
      </w:pPr>
      <w:r w:rsidRPr="00D94A0A">
        <w:rPr>
          <w:highlight w:val="white"/>
        </w:rPr>
        <w:t xml:space="preserve">      Byte1RegisterSet.Add(Register.bh);</w:t>
      </w:r>
    </w:p>
    <w:p w14:paraId="135BAA8D" w14:textId="77777777" w:rsidR="00D94A0A" w:rsidRPr="00D94A0A" w:rsidRDefault="00D94A0A" w:rsidP="00D94A0A">
      <w:pPr>
        <w:pStyle w:val="Code"/>
        <w:rPr>
          <w:highlight w:val="white"/>
        </w:rPr>
      </w:pPr>
      <w:r w:rsidRPr="00D94A0A">
        <w:rPr>
          <w:highlight w:val="white"/>
        </w:rPr>
        <w:t xml:space="preserve">      Byte1RegisterSet.Add(Register.cl);</w:t>
      </w:r>
    </w:p>
    <w:p w14:paraId="3EAA8FCE" w14:textId="77777777" w:rsidR="00D94A0A" w:rsidRPr="00D94A0A" w:rsidRDefault="00D94A0A" w:rsidP="00D94A0A">
      <w:pPr>
        <w:pStyle w:val="Code"/>
        <w:rPr>
          <w:highlight w:val="white"/>
        </w:rPr>
      </w:pPr>
      <w:r w:rsidRPr="00D94A0A">
        <w:rPr>
          <w:highlight w:val="white"/>
        </w:rPr>
        <w:t xml:space="preserve">      Byte1RegisterSet.Add(Register.ch);</w:t>
      </w:r>
    </w:p>
    <w:p w14:paraId="305BAE99" w14:textId="77777777" w:rsidR="00D94A0A" w:rsidRPr="00D94A0A" w:rsidRDefault="00D94A0A" w:rsidP="00D94A0A">
      <w:pPr>
        <w:pStyle w:val="Code"/>
        <w:rPr>
          <w:highlight w:val="white"/>
        </w:rPr>
      </w:pPr>
      <w:r w:rsidRPr="00D94A0A">
        <w:rPr>
          <w:highlight w:val="white"/>
        </w:rPr>
        <w:t xml:space="preserve">      Byte1RegisterSet.Add(Register.dl);</w:t>
      </w:r>
    </w:p>
    <w:p w14:paraId="4845F87A" w14:textId="77777777" w:rsidR="00D94A0A" w:rsidRPr="00D94A0A" w:rsidRDefault="00D94A0A" w:rsidP="00D94A0A">
      <w:pPr>
        <w:pStyle w:val="Code"/>
        <w:rPr>
          <w:highlight w:val="white"/>
        </w:rPr>
      </w:pPr>
      <w:r w:rsidRPr="00D94A0A">
        <w:rPr>
          <w:highlight w:val="white"/>
        </w:rPr>
        <w:t xml:space="preserve">      Byte1RegisterSet.Add(Register.dh);</w:t>
      </w:r>
    </w:p>
    <w:p w14:paraId="3F5A3271" w14:textId="77777777" w:rsidR="00D94A0A" w:rsidRPr="00D94A0A" w:rsidRDefault="00D94A0A" w:rsidP="00D94A0A">
      <w:pPr>
        <w:pStyle w:val="Code"/>
        <w:rPr>
          <w:highlight w:val="white"/>
        </w:rPr>
      </w:pPr>
    </w:p>
    <w:p w14:paraId="024DF5E4" w14:textId="77777777" w:rsidR="00D94A0A" w:rsidRPr="00D94A0A" w:rsidRDefault="00D94A0A" w:rsidP="00D94A0A">
      <w:pPr>
        <w:pStyle w:val="Code"/>
        <w:rPr>
          <w:highlight w:val="white"/>
        </w:rPr>
      </w:pPr>
      <w:r w:rsidRPr="00D94A0A">
        <w:rPr>
          <w:highlight w:val="white"/>
        </w:rPr>
        <w:t xml:space="preserve">      Byte2RegisterSet.Add(Register.ax);</w:t>
      </w:r>
    </w:p>
    <w:p w14:paraId="03DEE155" w14:textId="77777777" w:rsidR="00D94A0A" w:rsidRPr="00D94A0A" w:rsidRDefault="00D94A0A" w:rsidP="00D94A0A">
      <w:pPr>
        <w:pStyle w:val="Code"/>
        <w:rPr>
          <w:highlight w:val="white"/>
        </w:rPr>
      </w:pPr>
      <w:r w:rsidRPr="00D94A0A">
        <w:rPr>
          <w:highlight w:val="white"/>
        </w:rPr>
        <w:t xml:space="preserve">      Byte2RegisterSet.Add(Register.bx);</w:t>
      </w:r>
    </w:p>
    <w:p w14:paraId="18772185" w14:textId="77777777" w:rsidR="00D94A0A" w:rsidRPr="00D94A0A" w:rsidRDefault="00D94A0A" w:rsidP="00D94A0A">
      <w:pPr>
        <w:pStyle w:val="Code"/>
        <w:rPr>
          <w:highlight w:val="white"/>
        </w:rPr>
      </w:pPr>
      <w:r w:rsidRPr="00D94A0A">
        <w:rPr>
          <w:highlight w:val="white"/>
        </w:rPr>
        <w:t xml:space="preserve">      Byte2RegisterSet.Add(Register.cx);</w:t>
      </w:r>
    </w:p>
    <w:p w14:paraId="2D4DB929" w14:textId="77777777" w:rsidR="00D94A0A" w:rsidRPr="00D94A0A" w:rsidRDefault="00D94A0A" w:rsidP="00D94A0A">
      <w:pPr>
        <w:pStyle w:val="Code"/>
        <w:rPr>
          <w:highlight w:val="white"/>
        </w:rPr>
      </w:pPr>
      <w:r w:rsidRPr="00D94A0A">
        <w:rPr>
          <w:highlight w:val="white"/>
        </w:rPr>
        <w:t xml:space="preserve">      Byte2RegisterSet.Add(Register.dx);</w:t>
      </w:r>
    </w:p>
    <w:p w14:paraId="19C519EC" w14:textId="77777777" w:rsidR="00D94A0A" w:rsidRPr="00D94A0A" w:rsidRDefault="00D94A0A" w:rsidP="00D94A0A">
      <w:pPr>
        <w:pStyle w:val="Code"/>
        <w:rPr>
          <w:highlight w:val="white"/>
        </w:rPr>
      </w:pPr>
      <w:r w:rsidRPr="00D94A0A">
        <w:rPr>
          <w:highlight w:val="white"/>
        </w:rPr>
        <w:t xml:space="preserve">    }</w:t>
      </w:r>
    </w:p>
    <w:p w14:paraId="39804186" w14:textId="42B5E670" w:rsidR="00D94A0A" w:rsidRPr="00D94A0A" w:rsidRDefault="00F91594" w:rsidP="00F91594">
      <w:pPr>
        <w:rPr>
          <w:highlight w:val="white"/>
        </w:rPr>
      </w:pPr>
      <w:r>
        <w:rPr>
          <w:highlight w:val="white"/>
        </w:rPr>
        <w:t xml:space="preserve">The </w:t>
      </w:r>
      <w:r w:rsidRPr="00F91594">
        <w:rPr>
          <w:rStyle w:val="KeyWord0"/>
          <w:highlight w:val="white"/>
        </w:rPr>
        <w:t>GetPossibleSet</w:t>
      </w:r>
      <w:r>
        <w:rPr>
          <w:highlight w:val="white"/>
        </w:rPr>
        <w:t xml:space="preserve"> method returns the possible set a track, depending on whether the track hold</w:t>
      </w:r>
      <w:r w:rsidR="00E74B57">
        <w:rPr>
          <w:highlight w:val="white"/>
        </w:rPr>
        <w:t>s</w:t>
      </w:r>
      <w:r>
        <w:rPr>
          <w:highlight w:val="white"/>
        </w:rPr>
        <w:t xml:space="preserve"> a pointer</w:t>
      </w:r>
      <w:r w:rsidR="00E74B57">
        <w:rPr>
          <w:highlight w:val="white"/>
        </w:rPr>
        <w:t>, or the size of the track.</w:t>
      </w:r>
    </w:p>
    <w:p w14:paraId="085E7827" w14:textId="77777777" w:rsidR="00D94A0A" w:rsidRPr="00D94A0A" w:rsidRDefault="00D94A0A" w:rsidP="00D94A0A">
      <w:pPr>
        <w:pStyle w:val="Code"/>
        <w:rPr>
          <w:highlight w:val="white"/>
        </w:rPr>
      </w:pPr>
      <w:r w:rsidRPr="00D94A0A">
        <w:rPr>
          <w:highlight w:val="white"/>
        </w:rPr>
        <w:t xml:space="preserve">    private static ISet&lt;Register&gt; GetPossibleSet(Track track) {</w:t>
      </w:r>
    </w:p>
    <w:p w14:paraId="2B343075" w14:textId="77777777" w:rsidR="00D94A0A" w:rsidRPr="00D94A0A" w:rsidRDefault="00D94A0A" w:rsidP="00D94A0A">
      <w:pPr>
        <w:pStyle w:val="Code"/>
        <w:rPr>
          <w:highlight w:val="white"/>
        </w:rPr>
      </w:pPr>
      <w:r w:rsidRPr="00D94A0A">
        <w:rPr>
          <w:highlight w:val="white"/>
        </w:rPr>
        <w:t xml:space="preserve">      if (track.Pointer) {</w:t>
      </w:r>
    </w:p>
    <w:p w14:paraId="0C33CC81" w14:textId="77777777" w:rsidR="00D94A0A" w:rsidRPr="00D94A0A" w:rsidRDefault="00D94A0A" w:rsidP="00D94A0A">
      <w:pPr>
        <w:pStyle w:val="Code"/>
        <w:rPr>
          <w:highlight w:val="white"/>
        </w:rPr>
      </w:pPr>
      <w:r w:rsidRPr="00D94A0A">
        <w:rPr>
          <w:highlight w:val="white"/>
        </w:rPr>
        <w:t xml:space="preserve">        if (SymbolTable.CurrentFunction.Type.IsEllipse()) {</w:t>
      </w:r>
    </w:p>
    <w:p w14:paraId="3A3915BB" w14:textId="77777777" w:rsidR="00D94A0A" w:rsidRPr="00D94A0A" w:rsidRDefault="00D94A0A" w:rsidP="00D94A0A">
      <w:pPr>
        <w:pStyle w:val="Code"/>
        <w:rPr>
          <w:highlight w:val="white"/>
        </w:rPr>
      </w:pPr>
      <w:r w:rsidRPr="00D94A0A">
        <w:rPr>
          <w:highlight w:val="white"/>
        </w:rPr>
        <w:t xml:space="preserve">          return PointerRegisterSetWithoutEllipse;</w:t>
      </w:r>
    </w:p>
    <w:p w14:paraId="3B03687F" w14:textId="77777777" w:rsidR="00D94A0A" w:rsidRPr="00D94A0A" w:rsidRDefault="00D94A0A" w:rsidP="00D94A0A">
      <w:pPr>
        <w:pStyle w:val="Code"/>
        <w:rPr>
          <w:highlight w:val="white"/>
        </w:rPr>
      </w:pPr>
      <w:r w:rsidRPr="00D94A0A">
        <w:rPr>
          <w:highlight w:val="white"/>
        </w:rPr>
        <w:t xml:space="preserve">        }</w:t>
      </w:r>
    </w:p>
    <w:p w14:paraId="0CCCA782" w14:textId="77777777" w:rsidR="00D94A0A" w:rsidRPr="00D94A0A" w:rsidRDefault="00D94A0A" w:rsidP="00D94A0A">
      <w:pPr>
        <w:pStyle w:val="Code"/>
        <w:rPr>
          <w:highlight w:val="white"/>
        </w:rPr>
      </w:pPr>
      <w:r w:rsidRPr="00D94A0A">
        <w:rPr>
          <w:highlight w:val="white"/>
        </w:rPr>
        <w:t xml:space="preserve">        else {</w:t>
      </w:r>
    </w:p>
    <w:p w14:paraId="2242D1C3" w14:textId="77777777" w:rsidR="00D94A0A" w:rsidRPr="00D94A0A" w:rsidRDefault="00D94A0A" w:rsidP="00D94A0A">
      <w:pPr>
        <w:pStyle w:val="Code"/>
        <w:rPr>
          <w:highlight w:val="white"/>
        </w:rPr>
      </w:pPr>
      <w:r w:rsidRPr="00D94A0A">
        <w:rPr>
          <w:highlight w:val="white"/>
        </w:rPr>
        <w:t xml:space="preserve">          return PointerRegisterSetWithEllipse;</w:t>
      </w:r>
    </w:p>
    <w:p w14:paraId="7875EDC5" w14:textId="77777777" w:rsidR="00D94A0A" w:rsidRPr="00D94A0A" w:rsidRDefault="00D94A0A" w:rsidP="00D94A0A">
      <w:pPr>
        <w:pStyle w:val="Code"/>
        <w:rPr>
          <w:highlight w:val="white"/>
        </w:rPr>
      </w:pPr>
      <w:r w:rsidRPr="00D94A0A">
        <w:rPr>
          <w:highlight w:val="white"/>
        </w:rPr>
        <w:t xml:space="preserve">        }</w:t>
      </w:r>
    </w:p>
    <w:p w14:paraId="5F2F86CA" w14:textId="57562E5A" w:rsidR="00D94A0A" w:rsidRDefault="00D94A0A" w:rsidP="00D94A0A">
      <w:pPr>
        <w:pStyle w:val="Code"/>
        <w:rPr>
          <w:highlight w:val="white"/>
        </w:rPr>
      </w:pPr>
      <w:r w:rsidRPr="00D94A0A">
        <w:rPr>
          <w:highlight w:val="white"/>
        </w:rPr>
        <w:t xml:space="preserve">      }</w:t>
      </w:r>
    </w:p>
    <w:p w14:paraId="203D2078" w14:textId="39E8C81B" w:rsidR="00E74B57" w:rsidRPr="00D94A0A" w:rsidRDefault="00E74B57" w:rsidP="00E74B57">
      <w:pPr>
        <w:rPr>
          <w:highlight w:val="white"/>
        </w:rPr>
      </w:pPr>
      <w:r>
        <w:rPr>
          <w:highlight w:val="white"/>
        </w:rPr>
        <w:t>If the track does not hold a pointer wee look into its size.</w:t>
      </w:r>
      <w:r w:rsidR="0034309C">
        <w:rPr>
          <w:highlight w:val="white"/>
        </w:rPr>
        <w:t xml:space="preserve"> If the size is one, we have a larger set to choose from. There are eight non-pointer register</w:t>
      </w:r>
      <w:r w:rsidR="00007EF6">
        <w:rPr>
          <w:highlight w:val="white"/>
        </w:rPr>
        <w:t>s</w:t>
      </w:r>
      <w:r w:rsidR="0034309C">
        <w:rPr>
          <w:highlight w:val="white"/>
        </w:rPr>
        <w:t xml:space="preserve"> of size one while there is four registers of the other sizes. </w:t>
      </w:r>
    </w:p>
    <w:p w14:paraId="3D52E6B3" w14:textId="77777777" w:rsidR="00D94A0A" w:rsidRPr="00D94A0A" w:rsidRDefault="00D94A0A" w:rsidP="00D94A0A">
      <w:pPr>
        <w:pStyle w:val="Code"/>
        <w:rPr>
          <w:highlight w:val="white"/>
        </w:rPr>
      </w:pPr>
      <w:r w:rsidRPr="00D94A0A">
        <w:rPr>
          <w:highlight w:val="white"/>
        </w:rPr>
        <w:t xml:space="preserve">      else if (track.MaxSize == 1) {</w:t>
      </w:r>
    </w:p>
    <w:p w14:paraId="30692969" w14:textId="77777777" w:rsidR="00D94A0A" w:rsidRPr="00D94A0A" w:rsidRDefault="00D94A0A" w:rsidP="00D94A0A">
      <w:pPr>
        <w:pStyle w:val="Code"/>
        <w:rPr>
          <w:highlight w:val="white"/>
        </w:rPr>
      </w:pPr>
      <w:r w:rsidRPr="00D94A0A">
        <w:rPr>
          <w:highlight w:val="white"/>
        </w:rPr>
        <w:t xml:space="preserve">        return Byte1RegisterSet;</w:t>
      </w:r>
    </w:p>
    <w:p w14:paraId="4D666674" w14:textId="116ABF46" w:rsidR="00D94A0A" w:rsidRDefault="00D94A0A" w:rsidP="00D94A0A">
      <w:pPr>
        <w:pStyle w:val="Code"/>
        <w:rPr>
          <w:highlight w:val="white"/>
        </w:rPr>
      </w:pPr>
      <w:r w:rsidRPr="00D94A0A">
        <w:rPr>
          <w:highlight w:val="white"/>
        </w:rPr>
        <w:t xml:space="preserve">      }</w:t>
      </w:r>
    </w:p>
    <w:p w14:paraId="47388944" w14:textId="55FF004F" w:rsidR="005E7B07" w:rsidRPr="00D94A0A" w:rsidRDefault="00100200" w:rsidP="00100200">
      <w:pPr>
        <w:rPr>
          <w:highlight w:val="white"/>
        </w:rPr>
      </w:pPr>
      <w:r>
        <w:rPr>
          <w:highlight w:val="white"/>
        </w:rPr>
        <w:t xml:space="preserve">We return the set of registers of size two, even if the size is actually larger than two. In that case, the </w:t>
      </w:r>
      <w:r w:rsidRPr="00100200">
        <w:rPr>
          <w:rStyle w:val="KeyWord0"/>
          <w:highlight w:val="white"/>
        </w:rPr>
        <w:t>RegisterToSize</w:t>
      </w:r>
      <w:r>
        <w:rPr>
          <w:highlight w:val="white"/>
        </w:rPr>
        <w:t xml:space="preserve"> method in the </w:t>
      </w:r>
      <w:r w:rsidRPr="00100200">
        <w:rPr>
          <w:rStyle w:val="KeyWord0"/>
          <w:highlight w:val="white"/>
        </w:rPr>
        <w:t>AssemblyCode</w:t>
      </w:r>
      <w:r>
        <w:rPr>
          <w:highlight w:val="white"/>
        </w:rPr>
        <w:t xml:space="preserve"> class will find the register of correct size.</w:t>
      </w:r>
    </w:p>
    <w:p w14:paraId="6C754AA7" w14:textId="77777777" w:rsidR="00D94A0A" w:rsidRPr="00D94A0A" w:rsidRDefault="00D94A0A" w:rsidP="00D94A0A">
      <w:pPr>
        <w:pStyle w:val="Code"/>
        <w:rPr>
          <w:highlight w:val="white"/>
        </w:rPr>
      </w:pPr>
      <w:r w:rsidRPr="00D94A0A">
        <w:rPr>
          <w:highlight w:val="white"/>
        </w:rPr>
        <w:t xml:space="preserve">      else {</w:t>
      </w:r>
    </w:p>
    <w:p w14:paraId="6ABDD2B0" w14:textId="77777777" w:rsidR="00D94A0A" w:rsidRPr="00D94A0A" w:rsidRDefault="00D94A0A" w:rsidP="00D94A0A">
      <w:pPr>
        <w:pStyle w:val="Code"/>
        <w:rPr>
          <w:highlight w:val="white"/>
        </w:rPr>
      </w:pPr>
      <w:r w:rsidRPr="00D94A0A">
        <w:rPr>
          <w:highlight w:val="white"/>
        </w:rPr>
        <w:t xml:space="preserve">        return Byte2RegisterSet;</w:t>
      </w:r>
    </w:p>
    <w:p w14:paraId="0F48AB0B" w14:textId="77777777" w:rsidR="00D94A0A" w:rsidRPr="00D94A0A" w:rsidRDefault="00D94A0A" w:rsidP="00D94A0A">
      <w:pPr>
        <w:pStyle w:val="Code"/>
        <w:rPr>
          <w:highlight w:val="white"/>
        </w:rPr>
      </w:pPr>
      <w:r w:rsidRPr="00D94A0A">
        <w:rPr>
          <w:highlight w:val="white"/>
        </w:rPr>
        <w:t xml:space="preserve">      }</w:t>
      </w:r>
    </w:p>
    <w:p w14:paraId="71D67732" w14:textId="77777777" w:rsidR="00D94A0A" w:rsidRPr="00D94A0A" w:rsidRDefault="00D94A0A" w:rsidP="00D94A0A">
      <w:pPr>
        <w:pStyle w:val="Code"/>
        <w:rPr>
          <w:highlight w:val="white"/>
        </w:rPr>
      </w:pPr>
      <w:r w:rsidRPr="00D94A0A">
        <w:rPr>
          <w:highlight w:val="white"/>
        </w:rPr>
        <w:t xml:space="preserve">    }</w:t>
      </w:r>
    </w:p>
    <w:p w14:paraId="4BA7ADD4" w14:textId="77777777" w:rsidR="00D94A0A" w:rsidRPr="00D94A0A" w:rsidRDefault="00D94A0A" w:rsidP="00D94A0A">
      <w:pPr>
        <w:pStyle w:val="Code"/>
        <w:rPr>
          <w:highlight w:val="white"/>
        </w:rPr>
      </w:pPr>
      <w:r w:rsidRPr="00D94A0A">
        <w:rPr>
          <w:highlight w:val="white"/>
        </w:rPr>
        <w:t xml:space="preserve">  }</w:t>
      </w:r>
    </w:p>
    <w:p w14:paraId="7AC470CF" w14:textId="77777777" w:rsidR="00D94A0A" w:rsidRPr="00D94A0A" w:rsidRDefault="00D94A0A" w:rsidP="00D94A0A">
      <w:pPr>
        <w:pStyle w:val="Code"/>
        <w:rPr>
          <w:highlight w:val="white"/>
        </w:rPr>
      </w:pPr>
      <w:r w:rsidRPr="00D94A0A">
        <w:rPr>
          <w:highlight w:val="white"/>
        </w:rPr>
        <w:lastRenderedPageBreak/>
        <w:t>}</w:t>
      </w:r>
    </w:p>
    <w:p w14:paraId="55CD0915" w14:textId="6CB747CA" w:rsidR="00E920BB" w:rsidRDefault="00A11FF1" w:rsidP="00565A0A">
      <w:pPr>
        <w:pStyle w:val="Rubrik2"/>
      </w:pPr>
      <w:r>
        <w:t>Assembly Code Generation</w:t>
      </w:r>
    </w:p>
    <w:p w14:paraId="4E4A0DBD" w14:textId="26F1EC74" w:rsidR="00A11FF1" w:rsidRDefault="00A11FF1" w:rsidP="00D935A0">
      <w:pPr>
        <w:pStyle w:val="CodeHeader"/>
      </w:pPr>
      <w:r>
        <w:t>AssemblyCodeGenerator.cs</w:t>
      </w:r>
    </w:p>
    <w:p w14:paraId="06436D4D" w14:textId="77777777" w:rsidR="00D935A0" w:rsidRPr="002135A0" w:rsidRDefault="00D935A0" w:rsidP="002135A0">
      <w:pPr>
        <w:pStyle w:val="Code"/>
        <w:rPr>
          <w:highlight w:val="white"/>
        </w:rPr>
      </w:pPr>
      <w:r w:rsidRPr="002135A0">
        <w:rPr>
          <w:highlight w:val="white"/>
        </w:rPr>
        <w:t>using System;</w:t>
      </w:r>
    </w:p>
    <w:p w14:paraId="63C4E775" w14:textId="77777777" w:rsidR="00D935A0" w:rsidRPr="002135A0" w:rsidRDefault="00D935A0" w:rsidP="002135A0">
      <w:pPr>
        <w:pStyle w:val="Code"/>
        <w:rPr>
          <w:highlight w:val="white"/>
        </w:rPr>
      </w:pPr>
      <w:r w:rsidRPr="002135A0">
        <w:rPr>
          <w:highlight w:val="white"/>
        </w:rPr>
        <w:t>using System.Linq;</w:t>
      </w:r>
    </w:p>
    <w:p w14:paraId="13F04E18" w14:textId="77777777" w:rsidR="00D935A0" w:rsidRPr="002135A0" w:rsidRDefault="00D935A0" w:rsidP="002135A0">
      <w:pPr>
        <w:pStyle w:val="Code"/>
        <w:rPr>
          <w:highlight w:val="white"/>
        </w:rPr>
      </w:pPr>
      <w:r w:rsidRPr="002135A0">
        <w:rPr>
          <w:highlight w:val="white"/>
        </w:rPr>
        <w:t>using System.Numerics;</w:t>
      </w:r>
    </w:p>
    <w:p w14:paraId="04F0B95A" w14:textId="77777777" w:rsidR="00D935A0" w:rsidRPr="002135A0" w:rsidRDefault="00D935A0" w:rsidP="002135A0">
      <w:pPr>
        <w:pStyle w:val="Code"/>
        <w:rPr>
          <w:highlight w:val="white"/>
        </w:rPr>
      </w:pPr>
      <w:r w:rsidRPr="002135A0">
        <w:rPr>
          <w:highlight w:val="white"/>
        </w:rPr>
        <w:t>using System.Collections.Generic;</w:t>
      </w:r>
    </w:p>
    <w:p w14:paraId="220361E0" w14:textId="77777777" w:rsidR="00D935A0" w:rsidRPr="002135A0" w:rsidRDefault="00D935A0" w:rsidP="002135A0">
      <w:pPr>
        <w:pStyle w:val="Code"/>
        <w:rPr>
          <w:highlight w:val="white"/>
        </w:rPr>
      </w:pPr>
    </w:p>
    <w:p w14:paraId="76CEA058" w14:textId="77777777" w:rsidR="00D935A0" w:rsidRPr="002135A0" w:rsidRDefault="00D935A0" w:rsidP="002135A0">
      <w:pPr>
        <w:pStyle w:val="Code"/>
        <w:rPr>
          <w:highlight w:val="white"/>
        </w:rPr>
      </w:pPr>
      <w:r w:rsidRPr="002135A0">
        <w:rPr>
          <w:highlight w:val="white"/>
        </w:rPr>
        <w:t>namespace CCompiler {</w:t>
      </w:r>
    </w:p>
    <w:p w14:paraId="6FEA453B" w14:textId="77777777" w:rsidR="00D935A0" w:rsidRPr="002135A0" w:rsidRDefault="00D935A0" w:rsidP="002135A0">
      <w:pPr>
        <w:pStyle w:val="Code"/>
        <w:rPr>
          <w:highlight w:val="white"/>
        </w:rPr>
      </w:pPr>
      <w:r w:rsidRPr="002135A0">
        <w:rPr>
          <w:highlight w:val="white"/>
        </w:rPr>
        <w:t xml:space="preserve">  public class AssemblyCodeGenerator {</w:t>
      </w:r>
    </w:p>
    <w:p w14:paraId="096ECC9E" w14:textId="77777777" w:rsidR="00D935A0" w:rsidRPr="002135A0" w:rsidRDefault="00D935A0" w:rsidP="002135A0">
      <w:pPr>
        <w:pStyle w:val="Code"/>
        <w:rPr>
          <w:highlight w:val="white"/>
        </w:rPr>
      </w:pPr>
      <w:r w:rsidRPr="002135A0">
        <w:rPr>
          <w:highlight w:val="white"/>
        </w:rPr>
        <w:t xml:space="preserve">    public IDictionary&lt;Symbol,Track&gt; m_trackMap =</w:t>
      </w:r>
    </w:p>
    <w:p w14:paraId="7AAC7754" w14:textId="77777777" w:rsidR="00D935A0" w:rsidRPr="002135A0" w:rsidRDefault="00D935A0" w:rsidP="002135A0">
      <w:pPr>
        <w:pStyle w:val="Code"/>
        <w:rPr>
          <w:highlight w:val="white"/>
        </w:rPr>
      </w:pPr>
      <w:r w:rsidRPr="002135A0">
        <w:rPr>
          <w:highlight w:val="white"/>
        </w:rPr>
        <w:t xml:space="preserve">      new Dictionary&lt;Symbol,Track&gt;();</w:t>
      </w:r>
    </w:p>
    <w:p w14:paraId="456AB89E" w14:textId="77777777" w:rsidR="00D935A0" w:rsidRPr="002135A0" w:rsidRDefault="00D935A0" w:rsidP="002135A0">
      <w:pPr>
        <w:pStyle w:val="Code"/>
        <w:rPr>
          <w:highlight w:val="white"/>
        </w:rPr>
      </w:pPr>
      <w:r w:rsidRPr="002135A0">
        <w:rPr>
          <w:highlight w:val="white"/>
        </w:rPr>
        <w:t xml:space="preserve">    public List&lt;AssemblyCode&gt; m_assemblyCodeList;</w:t>
      </w:r>
    </w:p>
    <w:p w14:paraId="2A395CD7" w14:textId="77777777" w:rsidR="00D935A0" w:rsidRPr="002135A0" w:rsidRDefault="00D935A0" w:rsidP="002135A0">
      <w:pPr>
        <w:pStyle w:val="Code"/>
        <w:rPr>
          <w:highlight w:val="white"/>
        </w:rPr>
      </w:pPr>
      <w:r w:rsidRPr="002135A0">
        <w:rPr>
          <w:highlight w:val="white"/>
        </w:rPr>
        <w:t xml:space="preserve">    public const int FloatingStackMaxSize = 7;</w:t>
      </w:r>
    </w:p>
    <w:p w14:paraId="75AB7CF8" w14:textId="77777777" w:rsidR="00D935A0" w:rsidRPr="002135A0" w:rsidRDefault="00D935A0" w:rsidP="002135A0">
      <w:pPr>
        <w:pStyle w:val="Code"/>
        <w:rPr>
          <w:highlight w:val="white"/>
        </w:rPr>
      </w:pPr>
    </w:p>
    <w:p w14:paraId="4EE62044" w14:textId="77777777" w:rsidR="00D935A0" w:rsidRPr="002135A0" w:rsidRDefault="00D935A0" w:rsidP="002135A0">
      <w:pPr>
        <w:pStyle w:val="Code"/>
        <w:rPr>
          <w:highlight w:val="white"/>
        </w:rPr>
      </w:pPr>
      <w:r w:rsidRPr="002135A0">
        <w:rPr>
          <w:highlight w:val="white"/>
        </w:rPr>
        <w:t xml:space="preserve">    private int m_floatStackSize = 0, m_totalRecordSize = 0;</w:t>
      </w:r>
    </w:p>
    <w:p w14:paraId="6D70B960" w14:textId="77777777" w:rsidR="00D935A0" w:rsidRPr="002135A0" w:rsidRDefault="00D935A0" w:rsidP="002135A0">
      <w:pPr>
        <w:pStyle w:val="Code"/>
        <w:rPr>
          <w:highlight w:val="white"/>
        </w:rPr>
      </w:pPr>
      <w:r w:rsidRPr="002135A0">
        <w:rPr>
          <w:highlight w:val="white"/>
        </w:rPr>
        <w:t xml:space="preserve">    private bool m_returnFloating = false;</w:t>
      </w:r>
    </w:p>
    <w:p w14:paraId="18848E90" w14:textId="77777777" w:rsidR="00D935A0" w:rsidRPr="002135A0" w:rsidRDefault="00D935A0" w:rsidP="002135A0">
      <w:pPr>
        <w:pStyle w:val="Code"/>
        <w:rPr>
          <w:highlight w:val="white"/>
        </w:rPr>
      </w:pPr>
      <w:r w:rsidRPr="002135A0">
        <w:rPr>
          <w:highlight w:val="white"/>
        </w:rPr>
        <w:t xml:space="preserve">    private Stack&lt;int&gt; m_recordSizeStack = new Stack&lt;int&gt;();</w:t>
      </w:r>
    </w:p>
    <w:p w14:paraId="305DF95D" w14:textId="77777777" w:rsidR="00D935A0" w:rsidRPr="002135A0" w:rsidRDefault="00D935A0" w:rsidP="002135A0">
      <w:pPr>
        <w:pStyle w:val="Code"/>
        <w:rPr>
          <w:highlight w:val="white"/>
        </w:rPr>
      </w:pPr>
      <w:r w:rsidRPr="002135A0">
        <w:rPr>
          <w:highlight w:val="white"/>
        </w:rPr>
        <w:t xml:space="preserve">    private Stack&lt;IDictionary&lt;Symbol,Track&gt;&gt; m_trackMapStack =</w:t>
      </w:r>
    </w:p>
    <w:p w14:paraId="20343077" w14:textId="77777777" w:rsidR="00D935A0" w:rsidRPr="002135A0" w:rsidRDefault="00D935A0" w:rsidP="002135A0">
      <w:pPr>
        <w:pStyle w:val="Code"/>
        <w:rPr>
          <w:highlight w:val="white"/>
        </w:rPr>
      </w:pPr>
      <w:r w:rsidRPr="002135A0">
        <w:rPr>
          <w:highlight w:val="white"/>
        </w:rPr>
        <w:t xml:space="preserve">      new Stack&lt;IDictionary&lt;Symbol,Track&gt;&gt;();</w:t>
      </w:r>
    </w:p>
    <w:p w14:paraId="0D340A3E" w14:textId="77777777" w:rsidR="00D935A0" w:rsidRPr="002135A0" w:rsidRDefault="00D935A0" w:rsidP="002135A0">
      <w:pPr>
        <w:pStyle w:val="Code"/>
        <w:rPr>
          <w:highlight w:val="white"/>
        </w:rPr>
      </w:pPr>
      <w:r w:rsidRPr="002135A0">
        <w:rPr>
          <w:highlight w:val="white"/>
        </w:rPr>
        <w:t xml:space="preserve">    private Stack&lt;IDictionary&lt;Track, int&gt;&gt; m_postMapStack =</w:t>
      </w:r>
    </w:p>
    <w:p w14:paraId="2079AB2A" w14:textId="77777777" w:rsidR="00D935A0" w:rsidRPr="002135A0" w:rsidRDefault="00D935A0" w:rsidP="002135A0">
      <w:pPr>
        <w:pStyle w:val="Code"/>
        <w:rPr>
          <w:highlight w:val="white"/>
        </w:rPr>
      </w:pPr>
      <w:r w:rsidRPr="002135A0">
        <w:rPr>
          <w:highlight w:val="white"/>
        </w:rPr>
        <w:t xml:space="preserve">      new Stack&lt;IDictionary&lt;Track, int&gt;&gt;();</w:t>
      </w:r>
    </w:p>
    <w:p w14:paraId="76A83E66" w14:textId="77777777" w:rsidR="00D935A0" w:rsidRPr="002135A0" w:rsidRDefault="00D935A0" w:rsidP="002135A0">
      <w:pPr>
        <w:pStyle w:val="Code"/>
        <w:rPr>
          <w:highlight w:val="white"/>
        </w:rPr>
      </w:pPr>
      <w:r w:rsidRPr="002135A0">
        <w:rPr>
          <w:highlight w:val="white"/>
        </w:rPr>
        <w:t xml:space="preserve">    private ISet&lt;Track&gt; m_syscallSet = new HashSet&lt;Track&gt;();</w:t>
      </w:r>
    </w:p>
    <w:p w14:paraId="2F6ECE96" w14:textId="77777777" w:rsidR="00D935A0" w:rsidRPr="002135A0" w:rsidRDefault="00D935A0" w:rsidP="002135A0">
      <w:pPr>
        <w:pStyle w:val="Code"/>
        <w:rPr>
          <w:highlight w:val="white"/>
        </w:rPr>
      </w:pPr>
    </w:p>
    <w:p w14:paraId="48F809F6" w14:textId="77777777" w:rsidR="00D935A0" w:rsidRPr="002135A0" w:rsidRDefault="00D935A0" w:rsidP="002135A0">
      <w:pPr>
        <w:pStyle w:val="Code"/>
        <w:rPr>
          <w:highlight w:val="white"/>
        </w:rPr>
      </w:pPr>
      <w:r w:rsidRPr="002135A0">
        <w:rPr>
          <w:highlight w:val="white"/>
        </w:rPr>
        <w:t xml:space="preserve">    public static string IntegralStorageName =</w:t>
      </w:r>
    </w:p>
    <w:p w14:paraId="6EA3086B" w14:textId="77777777" w:rsidR="00D935A0" w:rsidRPr="002135A0" w:rsidRDefault="00D935A0" w:rsidP="002135A0">
      <w:pPr>
        <w:pStyle w:val="Code"/>
        <w:rPr>
          <w:highlight w:val="white"/>
        </w:rPr>
      </w:pPr>
      <w:r w:rsidRPr="002135A0">
        <w:rPr>
          <w:highlight w:val="white"/>
        </w:rPr>
        <w:t xml:space="preserve">      Symbol.SeparatorId + "IntegralStorage" + Symbol.NumberId;</w:t>
      </w:r>
    </w:p>
    <w:p w14:paraId="7F86D9D8" w14:textId="77777777" w:rsidR="00D935A0" w:rsidRPr="002135A0" w:rsidRDefault="00D935A0" w:rsidP="002135A0">
      <w:pPr>
        <w:pStyle w:val="Code"/>
        <w:rPr>
          <w:highlight w:val="white"/>
        </w:rPr>
      </w:pPr>
      <w:r w:rsidRPr="002135A0">
        <w:rPr>
          <w:highlight w:val="white"/>
        </w:rPr>
        <w:t xml:space="preserve">    public static string MainName = "main";</w:t>
      </w:r>
    </w:p>
    <w:p w14:paraId="73601FBD" w14:textId="77777777" w:rsidR="00D935A0" w:rsidRPr="002135A0" w:rsidRDefault="00D935A0" w:rsidP="002135A0">
      <w:pPr>
        <w:pStyle w:val="Code"/>
        <w:rPr>
          <w:highlight w:val="white"/>
        </w:rPr>
      </w:pPr>
      <w:r w:rsidRPr="002135A0">
        <w:rPr>
          <w:highlight w:val="white"/>
        </w:rPr>
        <w:t xml:space="preserve">    public static string InitializerName = Symbol.SeparatorId + "initializer";</w:t>
      </w:r>
    </w:p>
    <w:p w14:paraId="49AE81A2" w14:textId="77777777" w:rsidR="00D935A0" w:rsidRPr="002135A0" w:rsidRDefault="00D935A0" w:rsidP="002135A0">
      <w:pPr>
        <w:pStyle w:val="Code"/>
        <w:rPr>
          <w:highlight w:val="white"/>
        </w:rPr>
      </w:pPr>
      <w:r w:rsidRPr="002135A0">
        <w:rPr>
          <w:highlight w:val="white"/>
        </w:rPr>
        <w:t xml:space="preserve">    public static string ArgsName = Symbol.SeparatorId + "args";</w:t>
      </w:r>
    </w:p>
    <w:p w14:paraId="46AFF3F3" w14:textId="77777777" w:rsidR="00D935A0" w:rsidRPr="002135A0" w:rsidRDefault="00D935A0" w:rsidP="002135A0">
      <w:pPr>
        <w:pStyle w:val="Code"/>
        <w:rPr>
          <w:highlight w:val="white"/>
        </w:rPr>
      </w:pPr>
      <w:r w:rsidRPr="002135A0">
        <w:rPr>
          <w:highlight w:val="white"/>
        </w:rPr>
        <w:t xml:space="preserve">    public static string PathName = Symbol.SeparatorId + "PathName";</w:t>
      </w:r>
    </w:p>
    <w:p w14:paraId="672E91C8" w14:textId="77777777" w:rsidR="00D935A0" w:rsidRPr="002135A0" w:rsidRDefault="00D935A0" w:rsidP="002135A0">
      <w:pPr>
        <w:pStyle w:val="Code"/>
        <w:rPr>
          <w:highlight w:val="white"/>
        </w:rPr>
      </w:pPr>
      <w:r w:rsidRPr="002135A0">
        <w:rPr>
          <w:highlight w:val="white"/>
        </w:rPr>
        <w:t xml:space="preserve">    public static string PathText = "";</w:t>
      </w:r>
    </w:p>
    <w:p w14:paraId="009BA411" w14:textId="77777777" w:rsidR="00D935A0" w:rsidRPr="002135A0" w:rsidRDefault="00D935A0" w:rsidP="002135A0">
      <w:pPr>
        <w:pStyle w:val="Code"/>
        <w:rPr>
          <w:highlight w:val="white"/>
        </w:rPr>
      </w:pPr>
      <w:r w:rsidRPr="002135A0">
        <w:rPr>
          <w:highlight w:val="white"/>
        </w:rPr>
        <w:t xml:space="preserve">  </w:t>
      </w:r>
    </w:p>
    <w:p w14:paraId="6DF1BDB2" w14:textId="77777777" w:rsidR="00D935A0" w:rsidRPr="002135A0" w:rsidRDefault="00D935A0" w:rsidP="002135A0">
      <w:pPr>
        <w:pStyle w:val="Code"/>
        <w:rPr>
          <w:highlight w:val="white"/>
        </w:rPr>
      </w:pPr>
      <w:r w:rsidRPr="002135A0">
        <w:rPr>
          <w:highlight w:val="white"/>
        </w:rPr>
        <w:t xml:space="preserve">    public AssemblyCodeGenerator(List&lt;AssemblyCode&gt; assemblyCodeList) {</w:t>
      </w:r>
    </w:p>
    <w:p w14:paraId="6E07453B" w14:textId="77777777" w:rsidR="00D935A0" w:rsidRPr="002135A0" w:rsidRDefault="00D935A0" w:rsidP="002135A0">
      <w:pPr>
        <w:pStyle w:val="Code"/>
        <w:rPr>
          <w:highlight w:val="white"/>
        </w:rPr>
      </w:pPr>
      <w:r w:rsidRPr="002135A0">
        <w:rPr>
          <w:highlight w:val="white"/>
        </w:rPr>
        <w:t xml:space="preserve">      m_assemblyCodeList = assemblyCodeList;</w:t>
      </w:r>
    </w:p>
    <w:p w14:paraId="27F7DFA5" w14:textId="77777777" w:rsidR="00D935A0" w:rsidRPr="002135A0" w:rsidRDefault="00D935A0" w:rsidP="002135A0">
      <w:pPr>
        <w:pStyle w:val="Code"/>
        <w:rPr>
          <w:highlight w:val="white"/>
        </w:rPr>
      </w:pPr>
      <w:r w:rsidRPr="002135A0">
        <w:rPr>
          <w:highlight w:val="white"/>
        </w:rPr>
        <w:t xml:space="preserve">    }</w:t>
      </w:r>
    </w:p>
    <w:p w14:paraId="6B4B967A" w14:textId="77777777" w:rsidR="00D935A0" w:rsidRPr="002135A0" w:rsidRDefault="00D935A0" w:rsidP="002135A0">
      <w:pPr>
        <w:pStyle w:val="Code"/>
        <w:rPr>
          <w:highlight w:val="white"/>
        </w:rPr>
      </w:pPr>
    </w:p>
    <w:p w14:paraId="4DD8C8D8" w14:textId="77777777" w:rsidR="00D935A0" w:rsidRPr="002135A0" w:rsidRDefault="00D935A0" w:rsidP="002135A0">
      <w:pPr>
        <w:pStyle w:val="Code"/>
        <w:rPr>
          <w:highlight w:val="white"/>
        </w:rPr>
      </w:pPr>
      <w:r w:rsidRPr="002135A0">
        <w:rPr>
          <w:highlight w:val="white"/>
        </w:rPr>
        <w:t xml:space="preserve">    private void RegisterAllocation(ISet&lt;Track&gt; trackSet) {</w:t>
      </w:r>
    </w:p>
    <w:p w14:paraId="109DF07F" w14:textId="77777777" w:rsidR="00D935A0" w:rsidRPr="002135A0" w:rsidRDefault="00D935A0" w:rsidP="002135A0">
      <w:pPr>
        <w:pStyle w:val="Code"/>
        <w:rPr>
          <w:highlight w:val="white"/>
        </w:rPr>
      </w:pPr>
      <w:r w:rsidRPr="002135A0">
        <w:rPr>
          <w:highlight w:val="white"/>
        </w:rPr>
        <w:t xml:space="preserve">     new RegisterAllocator(trackSet, m_assemblyCodeList);</w:t>
      </w:r>
    </w:p>
    <w:p w14:paraId="161FEC71" w14:textId="77777777" w:rsidR="00D935A0" w:rsidRPr="002135A0" w:rsidRDefault="00D935A0" w:rsidP="002135A0">
      <w:pPr>
        <w:pStyle w:val="Code"/>
        <w:rPr>
          <w:highlight w:val="white"/>
        </w:rPr>
      </w:pPr>
      <w:r w:rsidRPr="002135A0">
        <w:rPr>
          <w:highlight w:val="white"/>
        </w:rPr>
        <w:t xml:space="preserve">    }</w:t>
      </w:r>
    </w:p>
    <w:p w14:paraId="61BE5648" w14:textId="77777777" w:rsidR="00D935A0" w:rsidRPr="002135A0" w:rsidRDefault="00D935A0" w:rsidP="002135A0">
      <w:pPr>
        <w:pStyle w:val="Code"/>
        <w:rPr>
          <w:highlight w:val="white"/>
        </w:rPr>
      </w:pPr>
    </w:p>
    <w:p w14:paraId="5E0100F0" w14:textId="77777777" w:rsidR="00D935A0" w:rsidRPr="002135A0" w:rsidRDefault="00D935A0" w:rsidP="002135A0">
      <w:pPr>
        <w:pStyle w:val="Code"/>
        <w:rPr>
          <w:highlight w:val="white"/>
        </w:rPr>
      </w:pPr>
      <w:r w:rsidRPr="002135A0">
        <w:rPr>
          <w:highlight w:val="white"/>
        </w:rPr>
        <w:t xml:space="preserve">    public static void GenerateAssembly(List&lt;MiddleCode&gt; middleCodeList,</w:t>
      </w:r>
    </w:p>
    <w:p w14:paraId="678DEFE5" w14:textId="77777777" w:rsidR="00D935A0" w:rsidRPr="002135A0" w:rsidRDefault="00D935A0" w:rsidP="002135A0">
      <w:pPr>
        <w:pStyle w:val="Code"/>
        <w:rPr>
          <w:highlight w:val="white"/>
        </w:rPr>
      </w:pPr>
      <w:r w:rsidRPr="002135A0">
        <w:rPr>
          <w:highlight w:val="white"/>
        </w:rPr>
        <w:t xml:space="preserve">                                   List&lt;AssemblyCode&gt; assemblyCodeList) {</w:t>
      </w:r>
    </w:p>
    <w:p w14:paraId="4B3915EF" w14:textId="77777777" w:rsidR="00D935A0" w:rsidRPr="002135A0" w:rsidRDefault="00D935A0" w:rsidP="002135A0">
      <w:pPr>
        <w:pStyle w:val="Code"/>
        <w:rPr>
          <w:highlight w:val="white"/>
        </w:rPr>
      </w:pPr>
      <w:r w:rsidRPr="002135A0">
        <w:rPr>
          <w:highlight w:val="white"/>
        </w:rPr>
        <w:t xml:space="preserve">      AssemblyCodeGenerator objectCodeGenerator =</w:t>
      </w:r>
    </w:p>
    <w:p w14:paraId="680B4152" w14:textId="77777777" w:rsidR="00D935A0" w:rsidRPr="002135A0" w:rsidRDefault="00D935A0" w:rsidP="002135A0">
      <w:pPr>
        <w:pStyle w:val="Code"/>
        <w:rPr>
          <w:highlight w:val="white"/>
        </w:rPr>
      </w:pPr>
      <w:r w:rsidRPr="002135A0">
        <w:rPr>
          <w:highlight w:val="white"/>
        </w:rPr>
        <w:t xml:space="preserve">        new AssemblyCodeGenerator(assemblyCodeList);</w:t>
      </w:r>
    </w:p>
    <w:p w14:paraId="12D5DC48" w14:textId="77777777" w:rsidR="00D935A0" w:rsidRPr="002135A0" w:rsidRDefault="00D935A0" w:rsidP="002135A0">
      <w:pPr>
        <w:pStyle w:val="Code"/>
        <w:rPr>
          <w:highlight w:val="white"/>
        </w:rPr>
      </w:pPr>
      <w:r w:rsidRPr="002135A0">
        <w:rPr>
          <w:highlight w:val="white"/>
        </w:rPr>
        <w:t xml:space="preserve">      objectCodeGenerator.AssemblyCodeList(middleCodeList);</w:t>
      </w:r>
    </w:p>
    <w:p w14:paraId="31706271" w14:textId="77777777" w:rsidR="00D935A0" w:rsidRPr="002135A0" w:rsidRDefault="00D935A0" w:rsidP="002135A0">
      <w:pPr>
        <w:pStyle w:val="Code"/>
        <w:rPr>
          <w:highlight w:val="white"/>
        </w:rPr>
      </w:pPr>
      <w:r w:rsidRPr="002135A0">
        <w:rPr>
          <w:highlight w:val="white"/>
        </w:rPr>
        <w:t xml:space="preserve">      ISet&lt;Track&gt; trackSet = objectCodeGenerator.TrackSet();</w:t>
      </w:r>
    </w:p>
    <w:p w14:paraId="3F7D49F0" w14:textId="77777777" w:rsidR="00D935A0" w:rsidRPr="002135A0" w:rsidRDefault="00D935A0" w:rsidP="002135A0">
      <w:pPr>
        <w:pStyle w:val="Code"/>
        <w:rPr>
          <w:highlight w:val="white"/>
        </w:rPr>
      </w:pPr>
      <w:r w:rsidRPr="002135A0">
        <w:rPr>
          <w:highlight w:val="white"/>
        </w:rPr>
        <w:t xml:space="preserve">      objectCodeGenerator.RegisterAllocation(trackSet);</w:t>
      </w:r>
    </w:p>
    <w:p w14:paraId="448A6191" w14:textId="77777777" w:rsidR="00D935A0" w:rsidRPr="002135A0" w:rsidRDefault="00D935A0" w:rsidP="002135A0">
      <w:pPr>
        <w:pStyle w:val="Code"/>
        <w:rPr>
          <w:highlight w:val="white"/>
        </w:rPr>
      </w:pPr>
      <w:r w:rsidRPr="002135A0">
        <w:rPr>
          <w:highlight w:val="white"/>
        </w:rPr>
        <w:t xml:space="preserve">    }</w:t>
      </w:r>
    </w:p>
    <w:p w14:paraId="0BCDC84D" w14:textId="77777777" w:rsidR="00D935A0" w:rsidRPr="002135A0" w:rsidRDefault="00D935A0" w:rsidP="002135A0">
      <w:pPr>
        <w:pStyle w:val="Code"/>
        <w:rPr>
          <w:highlight w:val="white"/>
        </w:rPr>
      </w:pPr>
      <w:r w:rsidRPr="002135A0">
        <w:rPr>
          <w:highlight w:val="white"/>
        </w:rPr>
        <w:t xml:space="preserve">  </w:t>
      </w:r>
    </w:p>
    <w:p w14:paraId="7089F688" w14:textId="77777777" w:rsidR="00D935A0" w:rsidRPr="002135A0" w:rsidRDefault="00D935A0" w:rsidP="002135A0">
      <w:pPr>
        <w:pStyle w:val="Code"/>
        <w:rPr>
          <w:highlight w:val="white"/>
        </w:rPr>
      </w:pPr>
      <w:r w:rsidRPr="002135A0">
        <w:rPr>
          <w:highlight w:val="white"/>
        </w:rPr>
        <w:t xml:space="preserve">    public static void GenerateTargetWindows</w:t>
      </w:r>
    </w:p>
    <w:p w14:paraId="77C3A0F6" w14:textId="77777777" w:rsidR="00D935A0" w:rsidRPr="002135A0" w:rsidRDefault="00D935A0" w:rsidP="002135A0">
      <w:pPr>
        <w:pStyle w:val="Code"/>
        <w:rPr>
          <w:highlight w:val="white"/>
        </w:rPr>
      </w:pPr>
      <w:r w:rsidRPr="002135A0">
        <w:rPr>
          <w:highlight w:val="white"/>
        </w:rPr>
        <w:t xml:space="preserve">      (List&lt;AssemblyCode&gt; assemblyCodeList, List&lt;byte&gt; byteList,</w:t>
      </w:r>
    </w:p>
    <w:p w14:paraId="2702EA64" w14:textId="77777777" w:rsidR="00D935A0" w:rsidRPr="002135A0" w:rsidRDefault="00D935A0" w:rsidP="002135A0">
      <w:pPr>
        <w:pStyle w:val="Code"/>
        <w:rPr>
          <w:highlight w:val="white"/>
        </w:rPr>
      </w:pPr>
      <w:r w:rsidRPr="002135A0">
        <w:rPr>
          <w:highlight w:val="white"/>
        </w:rPr>
        <w:t xml:space="preserve">       IDictionary&lt;int,string&gt; accessMap, IDictionary&lt;int,string&gt; callMap,</w:t>
      </w:r>
    </w:p>
    <w:p w14:paraId="35E6BCE5" w14:textId="77777777" w:rsidR="00D935A0" w:rsidRPr="002135A0" w:rsidRDefault="00D935A0" w:rsidP="002135A0">
      <w:pPr>
        <w:pStyle w:val="Code"/>
        <w:rPr>
          <w:highlight w:val="white"/>
        </w:rPr>
      </w:pPr>
      <w:r w:rsidRPr="002135A0">
        <w:rPr>
          <w:highlight w:val="white"/>
        </w:rPr>
        <w:t xml:space="preserve">       ISet&lt;int&gt; returnSet) {</w:t>
      </w:r>
    </w:p>
    <w:p w14:paraId="6FE96A5D" w14:textId="77777777" w:rsidR="00D935A0" w:rsidRPr="002135A0" w:rsidRDefault="00D935A0" w:rsidP="002135A0">
      <w:pPr>
        <w:pStyle w:val="Code"/>
        <w:rPr>
          <w:highlight w:val="white"/>
        </w:rPr>
      </w:pPr>
      <w:r w:rsidRPr="002135A0">
        <w:rPr>
          <w:highlight w:val="white"/>
        </w:rPr>
        <w:t xml:space="preserve">      AssemblyCodeGenerator objectCodeGenerator =</w:t>
      </w:r>
    </w:p>
    <w:p w14:paraId="68A2756F" w14:textId="77777777" w:rsidR="00D935A0" w:rsidRPr="002135A0" w:rsidRDefault="00D935A0" w:rsidP="002135A0">
      <w:pPr>
        <w:pStyle w:val="Code"/>
        <w:rPr>
          <w:highlight w:val="white"/>
        </w:rPr>
      </w:pPr>
      <w:r w:rsidRPr="002135A0">
        <w:rPr>
          <w:highlight w:val="white"/>
        </w:rPr>
        <w:t xml:space="preserve">        new AssemblyCodeGenerator(assemblyCodeList);</w:t>
      </w:r>
    </w:p>
    <w:p w14:paraId="3B8002B5" w14:textId="77777777" w:rsidR="00D935A0" w:rsidRPr="002135A0" w:rsidRDefault="00D935A0" w:rsidP="002135A0">
      <w:pPr>
        <w:pStyle w:val="Code"/>
        <w:rPr>
          <w:highlight w:val="white"/>
        </w:rPr>
      </w:pPr>
      <w:r w:rsidRPr="002135A0">
        <w:rPr>
          <w:highlight w:val="white"/>
        </w:rPr>
        <w:lastRenderedPageBreak/>
        <w:t xml:space="preserve">      objectCodeGenerator.JumpInfo();</w:t>
      </w:r>
    </w:p>
    <w:p w14:paraId="38F4BC5C" w14:textId="77777777" w:rsidR="00D935A0" w:rsidRPr="002135A0" w:rsidRDefault="00D935A0" w:rsidP="002135A0">
      <w:pPr>
        <w:pStyle w:val="Code"/>
        <w:rPr>
          <w:highlight w:val="white"/>
        </w:rPr>
      </w:pPr>
      <w:r w:rsidRPr="002135A0">
        <w:rPr>
          <w:highlight w:val="white"/>
        </w:rPr>
        <w:t xml:space="preserve">      objectCodeGenerator.TargetByteList</w:t>
      </w:r>
    </w:p>
    <w:p w14:paraId="1FEAF0C3" w14:textId="77777777" w:rsidR="00D935A0" w:rsidRPr="002135A0" w:rsidRDefault="00D935A0" w:rsidP="002135A0">
      <w:pPr>
        <w:pStyle w:val="Code"/>
        <w:rPr>
          <w:highlight w:val="white"/>
        </w:rPr>
      </w:pPr>
      <w:r w:rsidRPr="002135A0">
        <w:rPr>
          <w:highlight w:val="white"/>
        </w:rPr>
        <w:t xml:space="preserve">                          (byteList, accessMap, callMap, returnSet);</w:t>
      </w:r>
    </w:p>
    <w:p w14:paraId="13232C6E" w14:textId="77777777" w:rsidR="00D935A0" w:rsidRPr="002135A0" w:rsidRDefault="00D935A0" w:rsidP="002135A0">
      <w:pPr>
        <w:pStyle w:val="Code"/>
        <w:rPr>
          <w:highlight w:val="white"/>
        </w:rPr>
      </w:pPr>
      <w:r w:rsidRPr="002135A0">
        <w:rPr>
          <w:highlight w:val="white"/>
        </w:rPr>
        <w:t xml:space="preserve">    }</w:t>
      </w:r>
    </w:p>
    <w:p w14:paraId="476C254B" w14:textId="12DE9CA1" w:rsidR="00D935A0" w:rsidRPr="002135A0" w:rsidRDefault="004B25F5" w:rsidP="004B25F5">
      <w:pPr>
        <w:rPr>
          <w:highlight w:val="white"/>
        </w:rPr>
      </w:pPr>
      <w:r>
        <w:rPr>
          <w:highlight w:val="white"/>
        </w:rPr>
        <w:t>The</w:t>
      </w:r>
      <w:r w:rsidR="00202633">
        <w:rPr>
          <w:highlight w:val="white"/>
        </w:rPr>
        <w:t xml:space="preserve"> first</w:t>
      </w:r>
      <w:r>
        <w:rPr>
          <w:highlight w:val="white"/>
        </w:rPr>
        <w:t xml:space="preserve"> </w:t>
      </w:r>
      <w:r w:rsidRPr="004B25F5">
        <w:rPr>
          <w:rStyle w:val="KeyWord0"/>
          <w:highlight w:val="white"/>
        </w:rPr>
        <w:t>AddAssemblyCode</w:t>
      </w:r>
      <w:r>
        <w:rPr>
          <w:highlight w:val="white"/>
        </w:rPr>
        <w:t xml:space="preserve"> method adds a new assembly instruction to the assembly code list </w:t>
      </w:r>
      <w:r w:rsidRPr="004B25F5">
        <w:rPr>
          <w:rStyle w:val="KeyWord0"/>
          <w:highlight w:val="white"/>
        </w:rPr>
        <w:t>m_assemblyCodeList</w:t>
      </w:r>
      <w:r>
        <w:rPr>
          <w:highlight w:val="white"/>
        </w:rPr>
        <w:t>.</w:t>
      </w:r>
    </w:p>
    <w:p w14:paraId="1ADF83F7" w14:textId="77777777" w:rsidR="00D935A0" w:rsidRPr="002135A0" w:rsidRDefault="00D935A0" w:rsidP="002135A0">
      <w:pPr>
        <w:pStyle w:val="Code"/>
        <w:rPr>
          <w:highlight w:val="white"/>
        </w:rPr>
      </w:pPr>
      <w:r w:rsidRPr="002135A0">
        <w:rPr>
          <w:highlight w:val="white"/>
        </w:rPr>
        <w:t xml:space="preserve">    public AssemblyCode AddAssemblyCode(AssemblyOperator objectOp,</w:t>
      </w:r>
    </w:p>
    <w:p w14:paraId="0BD66CC8" w14:textId="77777777" w:rsidR="00D935A0" w:rsidRPr="002135A0" w:rsidRDefault="00D935A0" w:rsidP="002135A0">
      <w:pPr>
        <w:pStyle w:val="Code"/>
        <w:rPr>
          <w:highlight w:val="white"/>
        </w:rPr>
      </w:pPr>
      <w:r w:rsidRPr="002135A0">
        <w:rPr>
          <w:highlight w:val="white"/>
        </w:rPr>
        <w:t xml:space="preserve">                          object operand0 = null, object operand1 = null,</w:t>
      </w:r>
    </w:p>
    <w:p w14:paraId="3C17E429" w14:textId="77777777" w:rsidR="00D935A0" w:rsidRPr="002135A0" w:rsidRDefault="00D935A0" w:rsidP="002135A0">
      <w:pPr>
        <w:pStyle w:val="Code"/>
        <w:rPr>
          <w:highlight w:val="white"/>
        </w:rPr>
      </w:pPr>
      <w:r w:rsidRPr="002135A0">
        <w:rPr>
          <w:highlight w:val="white"/>
        </w:rPr>
        <w:t xml:space="preserve">                          object operand2 = null) {</w:t>
      </w:r>
    </w:p>
    <w:p w14:paraId="7B98D8E0" w14:textId="77777777" w:rsidR="00D935A0" w:rsidRPr="002135A0" w:rsidRDefault="00D935A0" w:rsidP="002135A0">
      <w:pPr>
        <w:pStyle w:val="Code"/>
        <w:rPr>
          <w:highlight w:val="white"/>
        </w:rPr>
      </w:pPr>
      <w:r w:rsidRPr="002135A0">
        <w:rPr>
          <w:highlight w:val="white"/>
        </w:rPr>
        <w:t xml:space="preserve">      AssemblyCode assemblyCode =</w:t>
      </w:r>
    </w:p>
    <w:p w14:paraId="31C4FD5D" w14:textId="77777777" w:rsidR="00D935A0" w:rsidRPr="002135A0" w:rsidRDefault="00D935A0" w:rsidP="002135A0">
      <w:pPr>
        <w:pStyle w:val="Code"/>
        <w:rPr>
          <w:highlight w:val="white"/>
        </w:rPr>
      </w:pPr>
      <w:r w:rsidRPr="002135A0">
        <w:rPr>
          <w:highlight w:val="white"/>
        </w:rPr>
        <w:t xml:space="preserve">        new AssemblyCode(objectOp, operand0, operand1, operand2);</w:t>
      </w:r>
    </w:p>
    <w:p w14:paraId="6D38B984" w14:textId="77777777" w:rsidR="00D935A0" w:rsidRPr="002135A0" w:rsidRDefault="00D935A0" w:rsidP="002135A0">
      <w:pPr>
        <w:pStyle w:val="Code"/>
        <w:rPr>
          <w:highlight w:val="white"/>
        </w:rPr>
      </w:pPr>
      <w:r w:rsidRPr="002135A0">
        <w:rPr>
          <w:highlight w:val="white"/>
        </w:rPr>
        <w:t xml:space="preserve">      m_assemblyCodeList.Add(assemblyCode);</w:t>
      </w:r>
    </w:p>
    <w:p w14:paraId="3431E9E6" w14:textId="77777777" w:rsidR="00D935A0" w:rsidRPr="002135A0" w:rsidRDefault="00D935A0" w:rsidP="002135A0">
      <w:pPr>
        <w:pStyle w:val="Code"/>
        <w:rPr>
          <w:highlight w:val="white"/>
        </w:rPr>
      </w:pPr>
      <w:r w:rsidRPr="002135A0">
        <w:rPr>
          <w:highlight w:val="white"/>
        </w:rPr>
        <w:t xml:space="preserve">      return assemblyCode;</w:t>
      </w:r>
    </w:p>
    <w:p w14:paraId="79E6FA96" w14:textId="77777777" w:rsidR="00D935A0" w:rsidRPr="002135A0" w:rsidRDefault="00D935A0" w:rsidP="002135A0">
      <w:pPr>
        <w:pStyle w:val="Code"/>
        <w:rPr>
          <w:highlight w:val="white"/>
        </w:rPr>
      </w:pPr>
      <w:r w:rsidRPr="002135A0">
        <w:rPr>
          <w:highlight w:val="white"/>
        </w:rPr>
        <w:t xml:space="preserve">    }</w:t>
      </w:r>
    </w:p>
    <w:p w14:paraId="714761EC" w14:textId="6A116DAE" w:rsidR="00202633" w:rsidRPr="002135A0" w:rsidRDefault="00202633" w:rsidP="00202633">
      <w:pPr>
        <w:rPr>
          <w:highlight w:val="white"/>
        </w:rPr>
      </w:pPr>
      <w:r>
        <w:rPr>
          <w:highlight w:val="white"/>
        </w:rPr>
        <w:t xml:space="preserve">The second </w:t>
      </w:r>
      <w:r w:rsidRPr="004B25F5">
        <w:rPr>
          <w:rStyle w:val="KeyWord0"/>
          <w:highlight w:val="white"/>
        </w:rPr>
        <w:t>AddAssemblyCode</w:t>
      </w:r>
      <w:r>
        <w:rPr>
          <w:highlight w:val="white"/>
        </w:rPr>
        <w:t xml:space="preserve"> method adds a new assembly instruction to the </w:t>
      </w:r>
      <w:r w:rsidR="009F5447">
        <w:rPr>
          <w:highlight w:val="white"/>
        </w:rPr>
        <w:t xml:space="preserve">given </w:t>
      </w:r>
      <w:r>
        <w:rPr>
          <w:highlight w:val="white"/>
        </w:rPr>
        <w:t>assembly code list</w:t>
      </w:r>
      <w:r w:rsidR="009F5447">
        <w:rPr>
          <w:highlight w:val="white"/>
        </w:rPr>
        <w:t>.</w:t>
      </w:r>
      <w:r w:rsidR="00A76A09">
        <w:rPr>
          <w:highlight w:val="white"/>
        </w:rPr>
        <w:t xml:space="preserve"> </w:t>
      </w:r>
      <w:r w:rsidR="00741CEA">
        <w:rPr>
          <w:highlight w:val="white"/>
        </w:rPr>
        <w:t>It</w:t>
      </w:r>
      <w:r w:rsidR="00A76A09">
        <w:rPr>
          <w:highlight w:val="white"/>
        </w:rPr>
        <w:t xml:space="preserve"> is static and is called </w:t>
      </w:r>
      <w:r w:rsidR="00607EF0">
        <w:rPr>
          <w:highlight w:val="white"/>
        </w:rPr>
        <w:t xml:space="preserve">when generating special assembly code, such as </w:t>
      </w:r>
      <w:r w:rsidR="0032579A">
        <w:rPr>
          <w:highlight w:val="white"/>
        </w:rPr>
        <w:t xml:space="preserve">initialization code and </w:t>
      </w:r>
      <w:r w:rsidR="008D22C7">
        <w:rPr>
          <w:highlight w:val="white"/>
        </w:rPr>
        <w:t xml:space="preserve">code for </w:t>
      </w:r>
      <w:r w:rsidR="0032579A">
        <w:rPr>
          <w:highlight w:val="white"/>
        </w:rPr>
        <w:t xml:space="preserve">command </w:t>
      </w:r>
      <w:r w:rsidR="008D22C7">
        <w:rPr>
          <w:highlight w:val="white"/>
        </w:rPr>
        <w:t>line arguments.</w:t>
      </w:r>
    </w:p>
    <w:p w14:paraId="7DD6BD33" w14:textId="77777777" w:rsidR="00D935A0" w:rsidRPr="002135A0" w:rsidRDefault="00D935A0" w:rsidP="002135A0">
      <w:pPr>
        <w:pStyle w:val="Code"/>
        <w:rPr>
          <w:highlight w:val="white"/>
        </w:rPr>
      </w:pPr>
      <w:r w:rsidRPr="002135A0">
        <w:rPr>
          <w:highlight w:val="white"/>
        </w:rPr>
        <w:t xml:space="preserve">    public static AssemblyCode AddAssemblyCode(List&lt;AssemblyCode&gt; list,</w:t>
      </w:r>
    </w:p>
    <w:p w14:paraId="32253EAC" w14:textId="77777777" w:rsidR="00D935A0" w:rsidRPr="002135A0" w:rsidRDefault="00D935A0" w:rsidP="002135A0">
      <w:pPr>
        <w:pStyle w:val="Code"/>
        <w:rPr>
          <w:highlight w:val="white"/>
        </w:rPr>
      </w:pPr>
      <w:r w:rsidRPr="002135A0">
        <w:rPr>
          <w:highlight w:val="white"/>
        </w:rPr>
        <w:t xml:space="preserve">                    AssemblyOperator objectOp, object operand0 = null,</w:t>
      </w:r>
    </w:p>
    <w:p w14:paraId="59E20AC0" w14:textId="77777777" w:rsidR="00D935A0" w:rsidRPr="002135A0" w:rsidRDefault="00D935A0" w:rsidP="002135A0">
      <w:pPr>
        <w:pStyle w:val="Code"/>
        <w:rPr>
          <w:highlight w:val="white"/>
        </w:rPr>
      </w:pPr>
      <w:r w:rsidRPr="002135A0">
        <w:rPr>
          <w:highlight w:val="white"/>
        </w:rPr>
        <w:t xml:space="preserve">                    object operand1 = null, object operand2 = null) {</w:t>
      </w:r>
    </w:p>
    <w:p w14:paraId="4FC33F6A" w14:textId="77777777" w:rsidR="00D935A0" w:rsidRPr="002135A0" w:rsidRDefault="00D935A0" w:rsidP="002135A0">
      <w:pPr>
        <w:pStyle w:val="Code"/>
        <w:rPr>
          <w:highlight w:val="white"/>
        </w:rPr>
      </w:pPr>
      <w:r w:rsidRPr="002135A0">
        <w:rPr>
          <w:highlight w:val="white"/>
        </w:rPr>
        <w:t xml:space="preserve">      AssemblyCode assemblyCode =</w:t>
      </w:r>
    </w:p>
    <w:p w14:paraId="1064B348" w14:textId="77777777" w:rsidR="00D935A0" w:rsidRPr="002135A0" w:rsidRDefault="00D935A0" w:rsidP="002135A0">
      <w:pPr>
        <w:pStyle w:val="Code"/>
        <w:rPr>
          <w:highlight w:val="white"/>
        </w:rPr>
      </w:pPr>
      <w:r w:rsidRPr="002135A0">
        <w:rPr>
          <w:highlight w:val="white"/>
        </w:rPr>
        <w:t xml:space="preserve">        new AssemblyCode(objectOp, operand0, operand1, operand2);</w:t>
      </w:r>
    </w:p>
    <w:p w14:paraId="023E889B" w14:textId="77777777" w:rsidR="00D935A0" w:rsidRPr="002135A0" w:rsidRDefault="00D935A0" w:rsidP="002135A0">
      <w:pPr>
        <w:pStyle w:val="Code"/>
        <w:rPr>
          <w:highlight w:val="white"/>
        </w:rPr>
      </w:pPr>
      <w:r w:rsidRPr="002135A0">
        <w:rPr>
          <w:highlight w:val="white"/>
        </w:rPr>
        <w:t xml:space="preserve">      list.Add(assemblyCode);</w:t>
      </w:r>
    </w:p>
    <w:p w14:paraId="340B65AC" w14:textId="77777777" w:rsidR="00D935A0" w:rsidRPr="002135A0" w:rsidRDefault="00D935A0" w:rsidP="002135A0">
      <w:pPr>
        <w:pStyle w:val="Code"/>
        <w:rPr>
          <w:highlight w:val="white"/>
        </w:rPr>
      </w:pPr>
      <w:r w:rsidRPr="002135A0">
        <w:rPr>
          <w:highlight w:val="white"/>
        </w:rPr>
        <w:t xml:space="preserve">      return assemblyCode;</w:t>
      </w:r>
    </w:p>
    <w:p w14:paraId="34483647" w14:textId="77777777" w:rsidR="00D935A0" w:rsidRPr="002135A0" w:rsidRDefault="00D935A0" w:rsidP="002135A0">
      <w:pPr>
        <w:pStyle w:val="Code"/>
        <w:rPr>
          <w:highlight w:val="white"/>
        </w:rPr>
      </w:pPr>
      <w:r w:rsidRPr="002135A0">
        <w:rPr>
          <w:highlight w:val="white"/>
        </w:rPr>
        <w:t xml:space="preserve">    }</w:t>
      </w:r>
    </w:p>
    <w:p w14:paraId="51571483" w14:textId="1EACB82F" w:rsidR="00D935A0" w:rsidRPr="002135A0" w:rsidRDefault="008B2CCC" w:rsidP="008B2CCC">
      <w:pPr>
        <w:rPr>
          <w:highlight w:val="white"/>
        </w:rPr>
      </w:pPr>
      <w:r>
        <w:rPr>
          <w:highlight w:val="white"/>
        </w:rPr>
        <w:t xml:space="preserve">The constructor </w:t>
      </w:r>
      <w:r w:rsidR="00053383">
        <w:rPr>
          <w:highlight w:val="white"/>
        </w:rPr>
        <w:t xml:space="preserve">iterates </w:t>
      </w:r>
      <w:r w:rsidR="004B61D4">
        <w:rPr>
          <w:highlight w:val="white"/>
        </w:rPr>
        <w:t>through</w:t>
      </w:r>
      <w:r w:rsidR="00053383">
        <w:rPr>
          <w:highlight w:val="white"/>
        </w:rPr>
        <w:t xml:space="preserve"> the middle code list</w:t>
      </w:r>
      <w:r w:rsidR="004B61D4">
        <w:rPr>
          <w:highlight w:val="white"/>
        </w:rPr>
        <w:t>, and calls an appropriate method for each kind of instruction.</w:t>
      </w:r>
    </w:p>
    <w:p w14:paraId="14BAD3D0" w14:textId="77777777" w:rsidR="00D935A0" w:rsidRPr="002135A0" w:rsidRDefault="00D935A0" w:rsidP="002135A0">
      <w:pPr>
        <w:pStyle w:val="Code"/>
        <w:rPr>
          <w:highlight w:val="white"/>
        </w:rPr>
      </w:pPr>
      <w:r w:rsidRPr="002135A0">
        <w:rPr>
          <w:highlight w:val="white"/>
        </w:rPr>
        <w:t xml:space="preserve">    public void AssemblyCodeList(List&lt;MiddleCode&gt; middleCodeList){</w:t>
      </w:r>
    </w:p>
    <w:p w14:paraId="5E5C8D74" w14:textId="77777777" w:rsidR="00D935A0" w:rsidRPr="002135A0" w:rsidRDefault="00D935A0" w:rsidP="002135A0">
      <w:pPr>
        <w:pStyle w:val="Code"/>
        <w:rPr>
          <w:highlight w:val="white"/>
        </w:rPr>
      </w:pPr>
      <w:r w:rsidRPr="002135A0">
        <w:rPr>
          <w:highlight w:val="white"/>
        </w:rPr>
        <w:t xml:space="preserve">      for (int middleIndex = 0; middleIndex &lt; middleCodeList.Count;</w:t>
      </w:r>
    </w:p>
    <w:p w14:paraId="1FAB9281" w14:textId="77777777" w:rsidR="00D935A0" w:rsidRPr="002135A0" w:rsidRDefault="00D935A0" w:rsidP="002135A0">
      <w:pPr>
        <w:pStyle w:val="Code"/>
        <w:rPr>
          <w:highlight w:val="white"/>
        </w:rPr>
      </w:pPr>
      <w:r w:rsidRPr="002135A0">
        <w:rPr>
          <w:highlight w:val="white"/>
        </w:rPr>
        <w:t xml:space="preserve">           ++middleIndex) {</w:t>
      </w:r>
    </w:p>
    <w:p w14:paraId="14201FE7" w14:textId="77777777" w:rsidR="00D935A0" w:rsidRPr="002135A0" w:rsidRDefault="00D935A0" w:rsidP="002135A0">
      <w:pPr>
        <w:pStyle w:val="Code"/>
        <w:rPr>
          <w:highlight w:val="white"/>
        </w:rPr>
      </w:pPr>
      <w:r w:rsidRPr="002135A0">
        <w:rPr>
          <w:highlight w:val="white"/>
        </w:rPr>
        <w:t xml:space="preserve">        MiddleCode middleCode = middleCodeList[middleIndex];</w:t>
      </w:r>
    </w:p>
    <w:p w14:paraId="2F74ADDF" w14:textId="77777777" w:rsidR="00D935A0" w:rsidRPr="002135A0" w:rsidRDefault="00D935A0" w:rsidP="002135A0">
      <w:pPr>
        <w:pStyle w:val="Code"/>
        <w:rPr>
          <w:highlight w:val="white"/>
        </w:rPr>
      </w:pPr>
      <w:r w:rsidRPr="002135A0">
        <w:rPr>
          <w:highlight w:val="white"/>
        </w:rPr>
        <w:t xml:space="preserve">        AddAssemblyCode(AssemblyOperator.new_middle_code, middleIndex);</w:t>
      </w:r>
    </w:p>
    <w:p w14:paraId="2A3F0C65" w14:textId="20E5FB14" w:rsidR="00D935A0" w:rsidRPr="002135A0" w:rsidRDefault="00D77E69" w:rsidP="00D77E69">
      <w:pPr>
        <w:rPr>
          <w:highlight w:val="white"/>
        </w:rPr>
      </w:pPr>
      <w:r>
        <w:rPr>
          <w:highlight w:val="white"/>
        </w:rPr>
        <w:t xml:space="preserve">If the current function is not null (if the code </w:t>
      </w:r>
      <w:r w:rsidR="00907C93">
        <w:rPr>
          <w:highlight w:val="white"/>
        </w:rPr>
        <w:t>is in</w:t>
      </w:r>
      <w:r>
        <w:rPr>
          <w:highlight w:val="white"/>
        </w:rPr>
        <w:t xml:space="preserve"> function scope rather the global scope)</w:t>
      </w:r>
      <w:r w:rsidR="00C66325">
        <w:rPr>
          <w:highlight w:val="white"/>
        </w:rPr>
        <w:t xml:space="preserve">, we add a label. If the middle code instruction is an initializer, </w:t>
      </w:r>
      <w:r w:rsidR="00B51A55">
        <w:rPr>
          <w:highlight w:val="white"/>
        </w:rPr>
        <w:t>we just add a label with the text of the middle code instruction.</w:t>
      </w:r>
    </w:p>
    <w:p w14:paraId="4FCB4400" w14:textId="77777777" w:rsidR="00D935A0" w:rsidRPr="002135A0" w:rsidRDefault="00D935A0" w:rsidP="002135A0">
      <w:pPr>
        <w:pStyle w:val="Code"/>
        <w:rPr>
          <w:highlight w:val="white"/>
        </w:rPr>
      </w:pPr>
      <w:r w:rsidRPr="002135A0">
        <w:rPr>
          <w:highlight w:val="white"/>
        </w:rPr>
        <w:t xml:space="preserve">        if (SymbolTable.CurrentFunction != null) {</w:t>
      </w:r>
    </w:p>
    <w:p w14:paraId="43FC8E83" w14:textId="77777777" w:rsidR="00D935A0" w:rsidRPr="002135A0" w:rsidRDefault="00D935A0" w:rsidP="002135A0">
      <w:pPr>
        <w:pStyle w:val="Code"/>
        <w:rPr>
          <w:highlight w:val="white"/>
        </w:rPr>
      </w:pPr>
      <w:r w:rsidRPr="002135A0">
        <w:rPr>
          <w:highlight w:val="white"/>
        </w:rPr>
        <w:t xml:space="preserve">          if (middleCode.Operator == MiddleOperator.Initializer) {</w:t>
      </w:r>
    </w:p>
    <w:p w14:paraId="4AF4219D" w14:textId="77777777" w:rsidR="00D935A0" w:rsidRPr="002135A0" w:rsidRDefault="00D935A0" w:rsidP="002135A0">
      <w:pPr>
        <w:pStyle w:val="Code"/>
        <w:rPr>
          <w:highlight w:val="white"/>
        </w:rPr>
      </w:pPr>
      <w:r w:rsidRPr="002135A0">
        <w:rPr>
          <w:highlight w:val="white"/>
        </w:rPr>
        <w:t xml:space="preserve">            AddAssemblyCode(AssemblyOperator.label, null,</w:t>
      </w:r>
    </w:p>
    <w:p w14:paraId="12BA5EB4" w14:textId="77777777" w:rsidR="00D935A0" w:rsidRPr="002135A0" w:rsidRDefault="00D935A0" w:rsidP="002135A0">
      <w:pPr>
        <w:pStyle w:val="Code"/>
        <w:rPr>
          <w:highlight w:val="white"/>
        </w:rPr>
      </w:pPr>
      <w:r w:rsidRPr="002135A0">
        <w:rPr>
          <w:highlight w:val="white"/>
        </w:rPr>
        <w:t xml:space="preserve">                            middleCode.ToString());</w:t>
      </w:r>
    </w:p>
    <w:p w14:paraId="12CFCAA1" w14:textId="3539091A" w:rsidR="00D935A0" w:rsidRDefault="00D935A0" w:rsidP="002135A0">
      <w:pPr>
        <w:pStyle w:val="Code"/>
        <w:rPr>
          <w:highlight w:val="white"/>
        </w:rPr>
      </w:pPr>
      <w:r w:rsidRPr="002135A0">
        <w:rPr>
          <w:highlight w:val="white"/>
        </w:rPr>
        <w:t xml:space="preserve">          }</w:t>
      </w:r>
    </w:p>
    <w:p w14:paraId="681EFEAA" w14:textId="163BC01F" w:rsidR="00C66325" w:rsidRPr="002135A0" w:rsidRDefault="00C66325" w:rsidP="00515D56">
      <w:pPr>
        <w:rPr>
          <w:highlight w:val="white"/>
        </w:rPr>
      </w:pPr>
      <w:r>
        <w:rPr>
          <w:highlight w:val="white"/>
        </w:rPr>
        <w:t xml:space="preserve">If the </w:t>
      </w:r>
      <w:r w:rsidR="00B83B74">
        <w:rPr>
          <w:highlight w:val="white"/>
        </w:rPr>
        <w:t xml:space="preserve">middle code instruction is not </w:t>
      </w:r>
      <w:r w:rsidR="001811B8">
        <w:rPr>
          <w:highlight w:val="white"/>
        </w:rPr>
        <w:t xml:space="preserve">an initializer, we add a label with the unique name of the function. If the middle code index is greater the zero, we also add </w:t>
      </w:r>
      <w:r w:rsidR="005A671D">
        <w:rPr>
          <w:highlight w:val="white"/>
        </w:rPr>
        <w:t>it to the label.</w:t>
      </w:r>
    </w:p>
    <w:p w14:paraId="489D2E8C" w14:textId="77777777" w:rsidR="00D935A0" w:rsidRPr="002135A0" w:rsidRDefault="00D935A0" w:rsidP="002135A0">
      <w:pPr>
        <w:pStyle w:val="Code"/>
        <w:rPr>
          <w:highlight w:val="white"/>
        </w:rPr>
      </w:pPr>
      <w:r w:rsidRPr="002135A0">
        <w:rPr>
          <w:highlight w:val="white"/>
        </w:rPr>
        <w:t xml:space="preserve">          else {</w:t>
      </w:r>
    </w:p>
    <w:p w14:paraId="510F8334" w14:textId="77777777" w:rsidR="00D935A0" w:rsidRPr="002135A0" w:rsidRDefault="00D935A0" w:rsidP="002135A0">
      <w:pPr>
        <w:pStyle w:val="Code"/>
        <w:rPr>
          <w:highlight w:val="white"/>
        </w:rPr>
      </w:pPr>
      <w:r w:rsidRPr="002135A0">
        <w:rPr>
          <w:highlight w:val="white"/>
        </w:rPr>
        <w:t xml:space="preserve">            string label = SymbolTable.CurrentFunction.UniqueName;</w:t>
      </w:r>
    </w:p>
    <w:p w14:paraId="5B2953A1" w14:textId="77777777" w:rsidR="00D935A0" w:rsidRPr="002135A0" w:rsidRDefault="00D935A0" w:rsidP="002135A0">
      <w:pPr>
        <w:pStyle w:val="Code"/>
        <w:rPr>
          <w:highlight w:val="white"/>
        </w:rPr>
      </w:pPr>
      <w:r w:rsidRPr="002135A0">
        <w:rPr>
          <w:highlight w:val="white"/>
        </w:rPr>
        <w:t xml:space="preserve">            </w:t>
      </w:r>
    </w:p>
    <w:p w14:paraId="5B7A3D59" w14:textId="77777777" w:rsidR="00D935A0" w:rsidRPr="002135A0" w:rsidRDefault="00D935A0" w:rsidP="002135A0">
      <w:pPr>
        <w:pStyle w:val="Code"/>
        <w:rPr>
          <w:highlight w:val="white"/>
        </w:rPr>
      </w:pPr>
      <w:r w:rsidRPr="002135A0">
        <w:rPr>
          <w:highlight w:val="white"/>
        </w:rPr>
        <w:t xml:space="preserve">            if (middleIndex &gt; 0) {</w:t>
      </w:r>
    </w:p>
    <w:p w14:paraId="7B9074D1" w14:textId="77777777" w:rsidR="00D935A0" w:rsidRPr="002135A0" w:rsidRDefault="00D935A0" w:rsidP="002135A0">
      <w:pPr>
        <w:pStyle w:val="Code"/>
        <w:rPr>
          <w:highlight w:val="white"/>
        </w:rPr>
      </w:pPr>
      <w:r w:rsidRPr="002135A0">
        <w:rPr>
          <w:highlight w:val="white"/>
        </w:rPr>
        <w:t xml:space="preserve">              label += Symbol.SeparatorId + middleIndex;</w:t>
      </w:r>
    </w:p>
    <w:p w14:paraId="6FDE6EEF" w14:textId="77777777" w:rsidR="00D935A0" w:rsidRPr="002135A0" w:rsidRDefault="00D935A0" w:rsidP="002135A0">
      <w:pPr>
        <w:pStyle w:val="Code"/>
        <w:rPr>
          <w:highlight w:val="white"/>
        </w:rPr>
      </w:pPr>
      <w:r w:rsidRPr="002135A0">
        <w:rPr>
          <w:highlight w:val="white"/>
        </w:rPr>
        <w:t xml:space="preserve">            }</w:t>
      </w:r>
    </w:p>
    <w:p w14:paraId="4352AE27" w14:textId="77777777" w:rsidR="00D935A0" w:rsidRPr="002135A0" w:rsidRDefault="00D935A0" w:rsidP="002135A0">
      <w:pPr>
        <w:pStyle w:val="Code"/>
        <w:rPr>
          <w:highlight w:val="white"/>
        </w:rPr>
      </w:pPr>
      <w:r w:rsidRPr="002135A0">
        <w:rPr>
          <w:highlight w:val="white"/>
        </w:rPr>
        <w:t xml:space="preserve">            </w:t>
      </w:r>
    </w:p>
    <w:p w14:paraId="55EFD43A" w14:textId="77777777" w:rsidR="00D935A0" w:rsidRPr="002135A0" w:rsidRDefault="00D935A0" w:rsidP="002135A0">
      <w:pPr>
        <w:pStyle w:val="Code"/>
        <w:rPr>
          <w:highlight w:val="white"/>
        </w:rPr>
      </w:pPr>
      <w:r w:rsidRPr="002135A0">
        <w:rPr>
          <w:highlight w:val="white"/>
        </w:rPr>
        <w:t xml:space="preserve">            AddAssemblyCode(AssemblyOperator.label, label,</w:t>
      </w:r>
    </w:p>
    <w:p w14:paraId="6CAD888A" w14:textId="77777777" w:rsidR="00D935A0" w:rsidRPr="002135A0" w:rsidRDefault="00D935A0" w:rsidP="002135A0">
      <w:pPr>
        <w:pStyle w:val="Code"/>
        <w:rPr>
          <w:highlight w:val="white"/>
        </w:rPr>
      </w:pPr>
      <w:r w:rsidRPr="002135A0">
        <w:rPr>
          <w:highlight w:val="white"/>
        </w:rPr>
        <w:lastRenderedPageBreak/>
        <w:t xml:space="preserve">                            middleCode.ToString());</w:t>
      </w:r>
    </w:p>
    <w:p w14:paraId="585BFD4F" w14:textId="77777777" w:rsidR="00D935A0" w:rsidRPr="002135A0" w:rsidRDefault="00D935A0" w:rsidP="002135A0">
      <w:pPr>
        <w:pStyle w:val="Code"/>
        <w:rPr>
          <w:highlight w:val="white"/>
        </w:rPr>
      </w:pPr>
      <w:r w:rsidRPr="002135A0">
        <w:rPr>
          <w:highlight w:val="white"/>
        </w:rPr>
        <w:t xml:space="preserve">          }</w:t>
      </w:r>
    </w:p>
    <w:p w14:paraId="5C119E2F" w14:textId="77777777" w:rsidR="00D935A0" w:rsidRPr="002135A0" w:rsidRDefault="00D935A0" w:rsidP="002135A0">
      <w:pPr>
        <w:pStyle w:val="Code"/>
        <w:rPr>
          <w:highlight w:val="white"/>
        </w:rPr>
      </w:pPr>
      <w:r w:rsidRPr="002135A0">
        <w:rPr>
          <w:highlight w:val="white"/>
        </w:rPr>
        <w:t xml:space="preserve">        }</w:t>
      </w:r>
    </w:p>
    <w:p w14:paraId="2AEE4CCA" w14:textId="53821666" w:rsidR="00D935A0" w:rsidRPr="002135A0" w:rsidRDefault="00B36515" w:rsidP="00B36515">
      <w:pPr>
        <w:rPr>
          <w:highlight w:val="white"/>
        </w:rPr>
      </w:pPr>
      <w:r>
        <w:rPr>
          <w:highlight w:val="white"/>
        </w:rPr>
        <w:t>Now follows a long switch statement, where each middle code instruction is matched to a function call.</w:t>
      </w:r>
    </w:p>
    <w:p w14:paraId="2C254B8E" w14:textId="77777777" w:rsidR="00D935A0" w:rsidRPr="007B4210" w:rsidRDefault="00D935A0" w:rsidP="007B4210">
      <w:pPr>
        <w:pStyle w:val="Code"/>
        <w:rPr>
          <w:highlight w:val="white"/>
        </w:rPr>
      </w:pPr>
      <w:r w:rsidRPr="007B4210">
        <w:rPr>
          <w:highlight w:val="white"/>
        </w:rPr>
        <w:t xml:space="preserve">        switch (middleCode.Operator) {</w:t>
      </w:r>
    </w:p>
    <w:p w14:paraId="2DD0436E" w14:textId="30B4E5DE" w:rsidR="00D935A0" w:rsidRPr="007B4210" w:rsidRDefault="00D935A0" w:rsidP="007B4210">
      <w:pPr>
        <w:pStyle w:val="Code"/>
        <w:rPr>
          <w:highlight w:val="white"/>
        </w:rPr>
      </w:pPr>
      <w:r w:rsidRPr="007B4210">
        <w:rPr>
          <w:highlight w:val="white"/>
        </w:rPr>
        <w:t xml:space="preserve">          case MiddleOperator.</w:t>
      </w:r>
      <w:r w:rsidR="005C7890">
        <w:rPr>
          <w:highlight w:val="white"/>
        </w:rPr>
        <w:t>PreCall</w:t>
      </w:r>
      <w:r w:rsidRPr="007B4210">
        <w:rPr>
          <w:highlight w:val="white"/>
        </w:rPr>
        <w:t>:</w:t>
      </w:r>
    </w:p>
    <w:p w14:paraId="29B79952" w14:textId="791CC3B3" w:rsidR="00D935A0" w:rsidRPr="007B4210" w:rsidRDefault="00D935A0" w:rsidP="007B4210">
      <w:pPr>
        <w:pStyle w:val="Code"/>
        <w:rPr>
          <w:highlight w:val="white"/>
        </w:rPr>
      </w:pPr>
      <w:r w:rsidRPr="007B4210">
        <w:rPr>
          <w:highlight w:val="white"/>
        </w:rPr>
        <w:t xml:space="preserve">            </w:t>
      </w:r>
      <w:r w:rsidR="005C7890">
        <w:rPr>
          <w:highlight w:val="white"/>
        </w:rPr>
        <w:t>PreCall</w:t>
      </w:r>
      <w:r w:rsidRPr="007B4210">
        <w:rPr>
          <w:highlight w:val="white"/>
        </w:rPr>
        <w:t>(middleCode);</w:t>
      </w:r>
    </w:p>
    <w:p w14:paraId="0381A7C6" w14:textId="77777777" w:rsidR="00D935A0" w:rsidRPr="007B4210" w:rsidRDefault="00D935A0" w:rsidP="007B4210">
      <w:pPr>
        <w:pStyle w:val="Code"/>
        <w:rPr>
          <w:highlight w:val="white"/>
        </w:rPr>
      </w:pPr>
      <w:r w:rsidRPr="007B4210">
        <w:rPr>
          <w:highlight w:val="white"/>
        </w:rPr>
        <w:t xml:space="preserve">            break;</w:t>
      </w:r>
    </w:p>
    <w:p w14:paraId="200E0743" w14:textId="77777777" w:rsidR="00D935A0" w:rsidRPr="007B4210" w:rsidRDefault="00D935A0" w:rsidP="007B4210">
      <w:pPr>
        <w:pStyle w:val="Code"/>
        <w:rPr>
          <w:highlight w:val="white"/>
        </w:rPr>
      </w:pPr>
    </w:p>
    <w:p w14:paraId="55394EE2" w14:textId="77777777" w:rsidR="00D935A0" w:rsidRPr="007B4210" w:rsidRDefault="00D935A0" w:rsidP="007B4210">
      <w:pPr>
        <w:pStyle w:val="Code"/>
        <w:rPr>
          <w:highlight w:val="white"/>
        </w:rPr>
      </w:pPr>
      <w:r w:rsidRPr="007B4210">
        <w:rPr>
          <w:highlight w:val="white"/>
        </w:rPr>
        <w:t xml:space="preserve">          case MiddleOperator.Call:</w:t>
      </w:r>
    </w:p>
    <w:p w14:paraId="12942120" w14:textId="77777777" w:rsidR="00D935A0" w:rsidRPr="007B4210" w:rsidRDefault="00D935A0" w:rsidP="007B4210">
      <w:pPr>
        <w:pStyle w:val="Code"/>
        <w:rPr>
          <w:highlight w:val="white"/>
        </w:rPr>
      </w:pPr>
      <w:r w:rsidRPr="007B4210">
        <w:rPr>
          <w:highlight w:val="white"/>
        </w:rPr>
        <w:t xml:space="preserve">            FunctionCall(middleCode, middleIndex);</w:t>
      </w:r>
    </w:p>
    <w:p w14:paraId="57C7871D" w14:textId="77777777" w:rsidR="00D935A0" w:rsidRPr="007B4210" w:rsidRDefault="00D935A0" w:rsidP="007B4210">
      <w:pPr>
        <w:pStyle w:val="Code"/>
        <w:rPr>
          <w:highlight w:val="white"/>
        </w:rPr>
      </w:pPr>
      <w:r w:rsidRPr="007B4210">
        <w:rPr>
          <w:highlight w:val="white"/>
        </w:rPr>
        <w:t xml:space="preserve">            break;</w:t>
      </w:r>
    </w:p>
    <w:p w14:paraId="1C97501C" w14:textId="77777777" w:rsidR="00D935A0" w:rsidRPr="007B4210" w:rsidRDefault="00D935A0" w:rsidP="007B4210">
      <w:pPr>
        <w:pStyle w:val="Code"/>
        <w:rPr>
          <w:highlight w:val="white"/>
        </w:rPr>
      </w:pPr>
    </w:p>
    <w:p w14:paraId="73E8FD36" w14:textId="77777777" w:rsidR="00D935A0" w:rsidRPr="007B4210" w:rsidRDefault="00D935A0" w:rsidP="007B4210">
      <w:pPr>
        <w:pStyle w:val="Code"/>
        <w:rPr>
          <w:highlight w:val="white"/>
        </w:rPr>
      </w:pPr>
      <w:r w:rsidRPr="007B4210">
        <w:rPr>
          <w:highlight w:val="white"/>
        </w:rPr>
        <w:t xml:space="preserve">          case MiddleOperator.PostCall:</w:t>
      </w:r>
    </w:p>
    <w:p w14:paraId="4C4705EA" w14:textId="77777777" w:rsidR="00D935A0" w:rsidRPr="007B4210" w:rsidRDefault="00D935A0" w:rsidP="007B4210">
      <w:pPr>
        <w:pStyle w:val="Code"/>
        <w:rPr>
          <w:highlight w:val="white"/>
        </w:rPr>
      </w:pPr>
      <w:r w:rsidRPr="007B4210">
        <w:rPr>
          <w:highlight w:val="white"/>
        </w:rPr>
        <w:t xml:space="preserve">            FunctionPostCall(middleCode);</w:t>
      </w:r>
    </w:p>
    <w:p w14:paraId="5BBAC13E" w14:textId="77777777" w:rsidR="00D935A0" w:rsidRPr="007B4210" w:rsidRDefault="00D935A0" w:rsidP="007B4210">
      <w:pPr>
        <w:pStyle w:val="Code"/>
        <w:rPr>
          <w:highlight w:val="white"/>
        </w:rPr>
      </w:pPr>
      <w:r w:rsidRPr="007B4210">
        <w:rPr>
          <w:highlight w:val="white"/>
        </w:rPr>
        <w:t xml:space="preserve">            break;</w:t>
      </w:r>
    </w:p>
    <w:p w14:paraId="26943C32" w14:textId="77777777" w:rsidR="00D935A0" w:rsidRPr="007B4210" w:rsidRDefault="00D935A0" w:rsidP="007B4210">
      <w:pPr>
        <w:pStyle w:val="Code"/>
        <w:rPr>
          <w:highlight w:val="white"/>
        </w:rPr>
      </w:pPr>
    </w:p>
    <w:p w14:paraId="1FD60762" w14:textId="77777777" w:rsidR="00D935A0" w:rsidRPr="007B4210" w:rsidRDefault="00D935A0" w:rsidP="007B4210">
      <w:pPr>
        <w:pStyle w:val="Code"/>
        <w:rPr>
          <w:highlight w:val="white"/>
        </w:rPr>
      </w:pPr>
      <w:r w:rsidRPr="007B4210">
        <w:rPr>
          <w:highlight w:val="white"/>
        </w:rPr>
        <w:t xml:space="preserve">          case MiddleOperator.Return:</w:t>
      </w:r>
    </w:p>
    <w:p w14:paraId="70E5FD6F" w14:textId="77777777" w:rsidR="00D935A0" w:rsidRPr="007B4210" w:rsidRDefault="00D935A0" w:rsidP="007B4210">
      <w:pPr>
        <w:pStyle w:val="Code"/>
        <w:rPr>
          <w:highlight w:val="white"/>
        </w:rPr>
      </w:pPr>
      <w:r w:rsidRPr="007B4210">
        <w:rPr>
          <w:highlight w:val="white"/>
        </w:rPr>
        <w:t xml:space="preserve">            Return(middleCode);</w:t>
      </w:r>
    </w:p>
    <w:p w14:paraId="42388C6D" w14:textId="77777777" w:rsidR="00D935A0" w:rsidRPr="007B4210" w:rsidRDefault="00D935A0" w:rsidP="007B4210">
      <w:pPr>
        <w:pStyle w:val="Code"/>
        <w:rPr>
          <w:highlight w:val="white"/>
        </w:rPr>
      </w:pPr>
      <w:r w:rsidRPr="007B4210">
        <w:rPr>
          <w:highlight w:val="white"/>
        </w:rPr>
        <w:t xml:space="preserve">            break;</w:t>
      </w:r>
    </w:p>
    <w:p w14:paraId="0E700A3E" w14:textId="77777777" w:rsidR="00D935A0" w:rsidRPr="007B4210" w:rsidRDefault="00D935A0" w:rsidP="007B4210">
      <w:pPr>
        <w:pStyle w:val="Code"/>
        <w:rPr>
          <w:highlight w:val="white"/>
        </w:rPr>
      </w:pPr>
    </w:p>
    <w:p w14:paraId="7B459B6D" w14:textId="77777777" w:rsidR="00D935A0" w:rsidRPr="007B4210" w:rsidRDefault="00D935A0" w:rsidP="007B4210">
      <w:pPr>
        <w:pStyle w:val="Code"/>
        <w:rPr>
          <w:highlight w:val="white"/>
        </w:rPr>
      </w:pPr>
      <w:r w:rsidRPr="007B4210">
        <w:rPr>
          <w:highlight w:val="white"/>
        </w:rPr>
        <w:t xml:space="preserve">          case MiddleOperator.Exit:</w:t>
      </w:r>
    </w:p>
    <w:p w14:paraId="38689990" w14:textId="77777777" w:rsidR="00D935A0" w:rsidRPr="007B4210" w:rsidRDefault="00D935A0" w:rsidP="007B4210">
      <w:pPr>
        <w:pStyle w:val="Code"/>
        <w:rPr>
          <w:highlight w:val="white"/>
        </w:rPr>
      </w:pPr>
      <w:r w:rsidRPr="007B4210">
        <w:rPr>
          <w:highlight w:val="white"/>
        </w:rPr>
        <w:t xml:space="preserve">            Exit(middleCode);</w:t>
      </w:r>
    </w:p>
    <w:p w14:paraId="1FD7F19F" w14:textId="77777777" w:rsidR="00D935A0" w:rsidRPr="007B4210" w:rsidRDefault="00D935A0" w:rsidP="007B4210">
      <w:pPr>
        <w:pStyle w:val="Code"/>
        <w:rPr>
          <w:highlight w:val="white"/>
        </w:rPr>
      </w:pPr>
      <w:r w:rsidRPr="007B4210">
        <w:rPr>
          <w:highlight w:val="white"/>
        </w:rPr>
        <w:t xml:space="preserve">            break;</w:t>
      </w:r>
    </w:p>
    <w:p w14:paraId="3A5D1F1A" w14:textId="77777777" w:rsidR="00D935A0" w:rsidRPr="007B4210" w:rsidRDefault="00D935A0" w:rsidP="007B4210">
      <w:pPr>
        <w:pStyle w:val="Code"/>
        <w:rPr>
          <w:highlight w:val="white"/>
        </w:rPr>
      </w:pPr>
    </w:p>
    <w:p w14:paraId="217F0715" w14:textId="77777777" w:rsidR="00D935A0" w:rsidRPr="007B4210" w:rsidRDefault="00D935A0" w:rsidP="007B4210">
      <w:pPr>
        <w:pStyle w:val="Code"/>
        <w:rPr>
          <w:highlight w:val="white"/>
        </w:rPr>
      </w:pPr>
      <w:r w:rsidRPr="007B4210">
        <w:rPr>
          <w:highlight w:val="white"/>
        </w:rPr>
        <w:t xml:space="preserve">          case MiddleOperator.Goto:</w:t>
      </w:r>
    </w:p>
    <w:p w14:paraId="213F73EB" w14:textId="77777777" w:rsidR="00D935A0" w:rsidRPr="007B4210" w:rsidRDefault="00D935A0" w:rsidP="007B4210">
      <w:pPr>
        <w:pStyle w:val="Code"/>
        <w:rPr>
          <w:highlight w:val="white"/>
        </w:rPr>
      </w:pPr>
      <w:r w:rsidRPr="007B4210">
        <w:rPr>
          <w:highlight w:val="white"/>
        </w:rPr>
        <w:t xml:space="preserve">            Goto(middleCode);</w:t>
      </w:r>
    </w:p>
    <w:p w14:paraId="1A4EB632" w14:textId="77777777" w:rsidR="00D935A0" w:rsidRPr="007B4210" w:rsidRDefault="00D935A0" w:rsidP="007B4210">
      <w:pPr>
        <w:pStyle w:val="Code"/>
        <w:rPr>
          <w:highlight w:val="white"/>
        </w:rPr>
      </w:pPr>
      <w:r w:rsidRPr="007B4210">
        <w:rPr>
          <w:highlight w:val="white"/>
        </w:rPr>
        <w:t xml:space="preserve">            break;</w:t>
      </w:r>
    </w:p>
    <w:p w14:paraId="58B05C00" w14:textId="77777777" w:rsidR="00D935A0" w:rsidRPr="007B4210" w:rsidRDefault="00D935A0" w:rsidP="007B4210">
      <w:pPr>
        <w:pStyle w:val="Code"/>
        <w:rPr>
          <w:highlight w:val="white"/>
        </w:rPr>
      </w:pPr>
    </w:p>
    <w:p w14:paraId="00C662EA" w14:textId="77777777" w:rsidR="00D935A0" w:rsidRPr="007B4210" w:rsidRDefault="00D935A0" w:rsidP="007B4210">
      <w:pPr>
        <w:pStyle w:val="Code"/>
        <w:rPr>
          <w:highlight w:val="white"/>
        </w:rPr>
      </w:pPr>
      <w:r w:rsidRPr="007B4210">
        <w:rPr>
          <w:highlight w:val="white"/>
        </w:rPr>
        <w:t xml:space="preserve">          case MiddleOperator.AssignRegister:</w:t>
      </w:r>
    </w:p>
    <w:p w14:paraId="55CD6899" w14:textId="77777777" w:rsidR="00D935A0" w:rsidRPr="007B4210" w:rsidRDefault="00D935A0" w:rsidP="007B4210">
      <w:pPr>
        <w:pStyle w:val="Code"/>
        <w:rPr>
          <w:highlight w:val="white"/>
        </w:rPr>
      </w:pPr>
      <w:r w:rsidRPr="007B4210">
        <w:rPr>
          <w:highlight w:val="white"/>
        </w:rPr>
        <w:t xml:space="preserve">            LoadToRegister(middleCode);</w:t>
      </w:r>
    </w:p>
    <w:p w14:paraId="44329B43" w14:textId="77777777" w:rsidR="00D935A0" w:rsidRPr="007B4210" w:rsidRDefault="00D935A0" w:rsidP="007B4210">
      <w:pPr>
        <w:pStyle w:val="Code"/>
        <w:rPr>
          <w:highlight w:val="white"/>
        </w:rPr>
      </w:pPr>
      <w:r w:rsidRPr="007B4210">
        <w:rPr>
          <w:highlight w:val="white"/>
        </w:rPr>
        <w:t xml:space="preserve">            break;</w:t>
      </w:r>
    </w:p>
    <w:p w14:paraId="647B2AEF" w14:textId="77777777" w:rsidR="00D935A0" w:rsidRPr="007B4210" w:rsidRDefault="00D935A0" w:rsidP="007B4210">
      <w:pPr>
        <w:pStyle w:val="Code"/>
        <w:rPr>
          <w:highlight w:val="white"/>
        </w:rPr>
      </w:pPr>
    </w:p>
    <w:p w14:paraId="642B0B9B" w14:textId="77777777" w:rsidR="00D935A0" w:rsidRPr="007B4210" w:rsidRDefault="00D935A0" w:rsidP="007B4210">
      <w:pPr>
        <w:pStyle w:val="Code"/>
        <w:rPr>
          <w:highlight w:val="white"/>
        </w:rPr>
      </w:pPr>
      <w:r w:rsidRPr="007B4210">
        <w:rPr>
          <w:highlight w:val="white"/>
        </w:rPr>
        <w:t xml:space="preserve">          case MiddleOperator.InspectRegister:</w:t>
      </w:r>
    </w:p>
    <w:p w14:paraId="62693204" w14:textId="77777777" w:rsidR="00D935A0" w:rsidRPr="007B4210" w:rsidRDefault="00D935A0" w:rsidP="007B4210">
      <w:pPr>
        <w:pStyle w:val="Code"/>
        <w:rPr>
          <w:highlight w:val="white"/>
        </w:rPr>
      </w:pPr>
      <w:r w:rsidRPr="007B4210">
        <w:rPr>
          <w:highlight w:val="white"/>
        </w:rPr>
        <w:t xml:space="preserve">            InspectRegister(middleCode);</w:t>
      </w:r>
    </w:p>
    <w:p w14:paraId="78B0B531" w14:textId="77777777" w:rsidR="00D935A0" w:rsidRPr="007B4210" w:rsidRDefault="00D935A0" w:rsidP="007B4210">
      <w:pPr>
        <w:pStyle w:val="Code"/>
        <w:rPr>
          <w:highlight w:val="white"/>
        </w:rPr>
      </w:pPr>
      <w:r w:rsidRPr="007B4210">
        <w:rPr>
          <w:highlight w:val="white"/>
        </w:rPr>
        <w:t xml:space="preserve">            break;</w:t>
      </w:r>
    </w:p>
    <w:p w14:paraId="2E240EAA" w14:textId="77777777" w:rsidR="00D935A0" w:rsidRPr="007B4210" w:rsidRDefault="00D935A0" w:rsidP="007B4210">
      <w:pPr>
        <w:pStyle w:val="Code"/>
        <w:rPr>
          <w:highlight w:val="white"/>
        </w:rPr>
      </w:pPr>
    </w:p>
    <w:p w14:paraId="38535EF5" w14:textId="77777777" w:rsidR="00D935A0" w:rsidRPr="007B4210" w:rsidRDefault="00D935A0" w:rsidP="007B4210">
      <w:pPr>
        <w:pStyle w:val="Code"/>
        <w:rPr>
          <w:highlight w:val="white"/>
        </w:rPr>
      </w:pPr>
      <w:r w:rsidRPr="007B4210">
        <w:rPr>
          <w:highlight w:val="white"/>
        </w:rPr>
        <w:t xml:space="preserve">          case MiddleOperator.JumpRegister:</w:t>
      </w:r>
    </w:p>
    <w:p w14:paraId="716EB69E" w14:textId="77777777" w:rsidR="00D935A0" w:rsidRPr="007B4210" w:rsidRDefault="00D935A0" w:rsidP="007B4210">
      <w:pPr>
        <w:pStyle w:val="Code"/>
        <w:rPr>
          <w:highlight w:val="white"/>
        </w:rPr>
      </w:pPr>
      <w:r w:rsidRPr="007B4210">
        <w:rPr>
          <w:highlight w:val="white"/>
        </w:rPr>
        <w:t xml:space="preserve">            JumpRegister(middleCode);</w:t>
      </w:r>
    </w:p>
    <w:p w14:paraId="3F60AE87" w14:textId="77777777" w:rsidR="00D935A0" w:rsidRPr="007B4210" w:rsidRDefault="00D935A0" w:rsidP="007B4210">
      <w:pPr>
        <w:pStyle w:val="Code"/>
        <w:rPr>
          <w:highlight w:val="white"/>
        </w:rPr>
      </w:pPr>
      <w:r w:rsidRPr="007B4210">
        <w:rPr>
          <w:highlight w:val="white"/>
        </w:rPr>
        <w:t xml:space="preserve">            break;</w:t>
      </w:r>
    </w:p>
    <w:p w14:paraId="7B1456DE" w14:textId="77777777" w:rsidR="00D935A0" w:rsidRPr="007B4210" w:rsidRDefault="00D935A0" w:rsidP="007B4210">
      <w:pPr>
        <w:pStyle w:val="Code"/>
        <w:rPr>
          <w:highlight w:val="white"/>
        </w:rPr>
      </w:pPr>
    </w:p>
    <w:p w14:paraId="56557D15" w14:textId="77777777" w:rsidR="00D935A0" w:rsidRPr="007B4210" w:rsidRDefault="00D935A0" w:rsidP="007B4210">
      <w:pPr>
        <w:pStyle w:val="Code"/>
        <w:rPr>
          <w:highlight w:val="white"/>
        </w:rPr>
      </w:pPr>
      <w:r w:rsidRPr="007B4210">
        <w:rPr>
          <w:highlight w:val="white"/>
        </w:rPr>
        <w:t xml:space="preserve">          case MiddleOperator.Interrupt:</w:t>
      </w:r>
    </w:p>
    <w:p w14:paraId="28AC60FA" w14:textId="77777777" w:rsidR="00D935A0" w:rsidRPr="007B4210" w:rsidRDefault="00D935A0" w:rsidP="007B4210">
      <w:pPr>
        <w:pStyle w:val="Code"/>
        <w:rPr>
          <w:highlight w:val="white"/>
        </w:rPr>
      </w:pPr>
      <w:r w:rsidRPr="007B4210">
        <w:rPr>
          <w:highlight w:val="white"/>
        </w:rPr>
        <w:t xml:space="preserve">            Interrupt(middleCode);</w:t>
      </w:r>
    </w:p>
    <w:p w14:paraId="78112232" w14:textId="77777777" w:rsidR="00D935A0" w:rsidRPr="007B4210" w:rsidRDefault="00D935A0" w:rsidP="007B4210">
      <w:pPr>
        <w:pStyle w:val="Code"/>
        <w:rPr>
          <w:highlight w:val="white"/>
        </w:rPr>
      </w:pPr>
      <w:r w:rsidRPr="007B4210">
        <w:rPr>
          <w:highlight w:val="white"/>
        </w:rPr>
        <w:t xml:space="preserve">            break;</w:t>
      </w:r>
    </w:p>
    <w:p w14:paraId="4459CE07" w14:textId="77777777" w:rsidR="00D935A0" w:rsidRPr="007B4210" w:rsidRDefault="00D935A0" w:rsidP="007B4210">
      <w:pPr>
        <w:pStyle w:val="Code"/>
        <w:rPr>
          <w:highlight w:val="white"/>
        </w:rPr>
      </w:pPr>
    </w:p>
    <w:p w14:paraId="4441B1BE" w14:textId="77777777" w:rsidR="00D935A0" w:rsidRPr="007B4210" w:rsidRDefault="00D935A0" w:rsidP="007B4210">
      <w:pPr>
        <w:pStyle w:val="Code"/>
        <w:rPr>
          <w:highlight w:val="white"/>
        </w:rPr>
      </w:pPr>
      <w:r w:rsidRPr="007B4210">
        <w:rPr>
          <w:highlight w:val="white"/>
        </w:rPr>
        <w:t xml:space="preserve">          case MiddleOperator.SysCall:</w:t>
      </w:r>
    </w:p>
    <w:p w14:paraId="274C9FA4" w14:textId="77777777" w:rsidR="00D935A0" w:rsidRPr="007B4210" w:rsidRDefault="00D935A0" w:rsidP="007B4210">
      <w:pPr>
        <w:pStyle w:val="Code"/>
        <w:rPr>
          <w:highlight w:val="white"/>
        </w:rPr>
      </w:pPr>
      <w:r w:rsidRPr="007B4210">
        <w:rPr>
          <w:highlight w:val="white"/>
        </w:rPr>
        <w:t xml:space="preserve">            SystemCall(middleCode);</w:t>
      </w:r>
    </w:p>
    <w:p w14:paraId="41951358" w14:textId="77777777" w:rsidR="00D935A0" w:rsidRPr="007B4210" w:rsidRDefault="00D935A0" w:rsidP="007B4210">
      <w:pPr>
        <w:pStyle w:val="Code"/>
        <w:rPr>
          <w:highlight w:val="white"/>
        </w:rPr>
      </w:pPr>
      <w:r w:rsidRPr="007B4210">
        <w:rPr>
          <w:highlight w:val="white"/>
        </w:rPr>
        <w:t xml:space="preserve">            break;</w:t>
      </w:r>
    </w:p>
    <w:p w14:paraId="0F13FCBA" w14:textId="77777777" w:rsidR="00D935A0" w:rsidRPr="00D16742" w:rsidRDefault="00D935A0" w:rsidP="00D16742">
      <w:pPr>
        <w:pStyle w:val="Code"/>
        <w:rPr>
          <w:highlight w:val="white"/>
        </w:rPr>
      </w:pPr>
    </w:p>
    <w:p w14:paraId="7C53EDD0" w14:textId="77777777" w:rsidR="00D16742" w:rsidRPr="00D16742" w:rsidRDefault="00D16742" w:rsidP="00D16742">
      <w:pPr>
        <w:pStyle w:val="Code"/>
        <w:rPr>
          <w:highlight w:val="white"/>
        </w:rPr>
      </w:pPr>
      <w:r w:rsidRPr="00D16742">
        <w:rPr>
          <w:highlight w:val="white"/>
        </w:rPr>
        <w:t xml:space="preserve">          case MiddleOperator.Initializer:</w:t>
      </w:r>
    </w:p>
    <w:p w14:paraId="3AD735C8" w14:textId="77777777" w:rsidR="00D16742" w:rsidRPr="00D16742" w:rsidRDefault="00D16742" w:rsidP="00D16742">
      <w:pPr>
        <w:pStyle w:val="Code"/>
        <w:rPr>
          <w:highlight w:val="white"/>
        </w:rPr>
      </w:pPr>
      <w:r w:rsidRPr="00D16742">
        <w:rPr>
          <w:highlight w:val="white"/>
        </w:rPr>
        <w:t xml:space="preserve">            Initializer(middleCode);</w:t>
      </w:r>
    </w:p>
    <w:p w14:paraId="6D36FED0" w14:textId="77777777" w:rsidR="00D16742" w:rsidRPr="00D16742" w:rsidRDefault="00D16742" w:rsidP="00D16742">
      <w:pPr>
        <w:pStyle w:val="Code"/>
        <w:rPr>
          <w:highlight w:val="white"/>
        </w:rPr>
      </w:pPr>
      <w:r w:rsidRPr="00D16742">
        <w:rPr>
          <w:highlight w:val="white"/>
        </w:rPr>
        <w:t xml:space="preserve">            break;</w:t>
      </w:r>
    </w:p>
    <w:p w14:paraId="71DA6480" w14:textId="77777777" w:rsidR="00D16742" w:rsidRPr="00D16742" w:rsidRDefault="00D16742" w:rsidP="00D16742">
      <w:pPr>
        <w:pStyle w:val="Code"/>
        <w:rPr>
          <w:highlight w:val="white"/>
        </w:rPr>
      </w:pPr>
    </w:p>
    <w:p w14:paraId="624E74EA" w14:textId="77777777" w:rsidR="00D16742" w:rsidRPr="00D16742" w:rsidRDefault="00D16742" w:rsidP="00D16742">
      <w:pPr>
        <w:pStyle w:val="Code"/>
        <w:rPr>
          <w:highlight w:val="white"/>
        </w:rPr>
      </w:pPr>
      <w:r w:rsidRPr="00D16742">
        <w:rPr>
          <w:highlight w:val="white"/>
        </w:rPr>
        <w:t xml:space="preserve">          case MiddleOperator.InitializerZero:</w:t>
      </w:r>
    </w:p>
    <w:p w14:paraId="76E81CEE" w14:textId="77777777" w:rsidR="00D16742" w:rsidRPr="00D16742" w:rsidRDefault="00D16742" w:rsidP="00D16742">
      <w:pPr>
        <w:pStyle w:val="Code"/>
        <w:rPr>
          <w:highlight w:val="white"/>
        </w:rPr>
      </w:pPr>
      <w:r w:rsidRPr="00D16742">
        <w:rPr>
          <w:highlight w:val="white"/>
        </w:rPr>
        <w:t xml:space="preserve">            InitializerZero(middleCode);</w:t>
      </w:r>
    </w:p>
    <w:p w14:paraId="41AAD431" w14:textId="77777777" w:rsidR="00D16742" w:rsidRPr="00D16742" w:rsidRDefault="00D16742" w:rsidP="00D16742">
      <w:pPr>
        <w:pStyle w:val="Code"/>
        <w:rPr>
          <w:highlight w:val="white"/>
        </w:rPr>
      </w:pPr>
      <w:r w:rsidRPr="00D16742">
        <w:rPr>
          <w:highlight w:val="white"/>
        </w:rPr>
        <w:lastRenderedPageBreak/>
        <w:t xml:space="preserve">            break;</w:t>
      </w:r>
    </w:p>
    <w:p w14:paraId="7DBCB1E6" w14:textId="06AD3300" w:rsidR="00D935A0" w:rsidRPr="00D16742" w:rsidRDefault="00C90D35" w:rsidP="00C90D35">
      <w:pPr>
        <w:rPr>
          <w:highlight w:val="white"/>
        </w:rPr>
      </w:pPr>
      <w:r>
        <w:rPr>
          <w:highlight w:val="white"/>
        </w:rPr>
        <w:t xml:space="preserve">In case of assignment, </w:t>
      </w:r>
      <w:r w:rsidR="00CA78AD">
        <w:rPr>
          <w:highlight w:val="white"/>
        </w:rPr>
        <w:t xml:space="preserve">we </w:t>
      </w:r>
      <w:r w:rsidR="00B615E5">
        <w:rPr>
          <w:highlight w:val="white"/>
        </w:rPr>
        <w:t xml:space="preserve">inspect </w:t>
      </w:r>
      <w:r w:rsidR="00CA78AD">
        <w:rPr>
          <w:highlight w:val="white"/>
        </w:rPr>
        <w:t xml:space="preserve">the type </w:t>
      </w:r>
      <w:r w:rsidR="00C70C53">
        <w:rPr>
          <w:highlight w:val="white"/>
        </w:rPr>
        <w:t xml:space="preserve">of the symbol </w:t>
      </w:r>
      <w:r w:rsidR="00CA78AD">
        <w:rPr>
          <w:highlight w:val="white"/>
        </w:rPr>
        <w:t>to be assigned</w:t>
      </w:r>
      <w:r w:rsidR="00C70C53">
        <w:rPr>
          <w:highlight w:val="white"/>
        </w:rPr>
        <w:t>. If it is</w:t>
      </w:r>
      <w:r w:rsidR="00B615E5">
        <w:rPr>
          <w:highlight w:val="white"/>
        </w:rPr>
        <w:t xml:space="preserve"> a struct or union, we call</w:t>
      </w:r>
      <w:r w:rsidR="00247F6C">
        <w:rPr>
          <w:highlight w:val="white"/>
        </w:rPr>
        <w:t xml:space="preserve"> </w:t>
      </w:r>
      <w:r w:rsidR="00247F6C" w:rsidRPr="00247F6C">
        <w:rPr>
          <w:rStyle w:val="KeyWord0"/>
          <w:highlight w:val="white"/>
        </w:rPr>
        <w:t>StructUnionAssign</w:t>
      </w:r>
      <w:r w:rsidR="00247F6C">
        <w:rPr>
          <w:highlight w:val="white"/>
        </w:rPr>
        <w:t xml:space="preserve">. Otherwise, the type must be integral, and we call </w:t>
      </w:r>
      <w:r w:rsidR="00247F6C" w:rsidRPr="00247F6C">
        <w:rPr>
          <w:rStyle w:val="KeyWord0"/>
          <w:highlight w:val="white"/>
        </w:rPr>
        <w:t>IntegralAssign</w:t>
      </w:r>
      <w:r w:rsidR="00247F6C">
        <w:rPr>
          <w:highlight w:val="white"/>
        </w:rPr>
        <w:t xml:space="preserve">. Note that the assignment middle code instruction is not used for assignment of floating values. In those case, we </w:t>
      </w:r>
      <w:r w:rsidR="006F41FF">
        <w:rPr>
          <w:highlight w:val="white"/>
        </w:rPr>
        <w:t>instead top or pop the floating value stack.</w:t>
      </w:r>
    </w:p>
    <w:p w14:paraId="4B01CC8D" w14:textId="77777777" w:rsidR="00D935A0" w:rsidRPr="007B4210" w:rsidRDefault="00D935A0" w:rsidP="007B4210">
      <w:pPr>
        <w:pStyle w:val="Code"/>
        <w:rPr>
          <w:highlight w:val="white"/>
        </w:rPr>
      </w:pPr>
      <w:r w:rsidRPr="007B4210">
        <w:rPr>
          <w:highlight w:val="white"/>
        </w:rPr>
        <w:t xml:space="preserve">          case MiddleOperator.Assign: {</w:t>
      </w:r>
    </w:p>
    <w:p w14:paraId="1F110AC7" w14:textId="471B256B" w:rsidR="00D935A0" w:rsidRPr="007B4210" w:rsidRDefault="00D935A0" w:rsidP="007B4210">
      <w:pPr>
        <w:pStyle w:val="Code"/>
        <w:rPr>
          <w:highlight w:val="white"/>
        </w:rPr>
      </w:pPr>
      <w:r w:rsidRPr="007B4210">
        <w:rPr>
          <w:highlight w:val="white"/>
        </w:rPr>
        <w:t xml:space="preserve">              Symbol symbol = (Symbol) middleCode[</w:t>
      </w:r>
      <w:r w:rsidR="00CE79D6">
        <w:rPr>
          <w:highlight w:val="white"/>
        </w:rPr>
        <w:t>0</w:t>
      </w:r>
      <w:r w:rsidRPr="007B4210">
        <w:rPr>
          <w:highlight w:val="white"/>
        </w:rPr>
        <w:t>];</w:t>
      </w:r>
    </w:p>
    <w:p w14:paraId="6BD727B1" w14:textId="77777777" w:rsidR="00D935A0" w:rsidRPr="007B4210" w:rsidRDefault="00D935A0" w:rsidP="007B4210">
      <w:pPr>
        <w:pStyle w:val="Code"/>
        <w:rPr>
          <w:highlight w:val="white"/>
        </w:rPr>
      </w:pPr>
    </w:p>
    <w:p w14:paraId="381AA25E" w14:textId="77777777" w:rsidR="00D935A0" w:rsidRPr="007B4210" w:rsidRDefault="00D935A0" w:rsidP="007B4210">
      <w:pPr>
        <w:pStyle w:val="Code"/>
        <w:rPr>
          <w:highlight w:val="white"/>
        </w:rPr>
      </w:pPr>
      <w:r w:rsidRPr="007B4210">
        <w:rPr>
          <w:highlight w:val="white"/>
        </w:rPr>
        <w:t xml:space="preserve">              if (symbol.Type.IsStructOrUnion()) {</w:t>
      </w:r>
    </w:p>
    <w:p w14:paraId="70D3CDBB" w14:textId="77777777" w:rsidR="00D935A0" w:rsidRPr="007B4210" w:rsidRDefault="00D935A0" w:rsidP="007B4210">
      <w:pPr>
        <w:pStyle w:val="Code"/>
        <w:rPr>
          <w:highlight w:val="white"/>
        </w:rPr>
      </w:pPr>
      <w:r w:rsidRPr="007B4210">
        <w:rPr>
          <w:highlight w:val="white"/>
        </w:rPr>
        <w:t xml:space="preserve">                StructUnionAssign(middleCode, middleIndex);</w:t>
      </w:r>
    </w:p>
    <w:p w14:paraId="08887A1F" w14:textId="77777777" w:rsidR="00D935A0" w:rsidRPr="007B4210" w:rsidRDefault="00D935A0" w:rsidP="007B4210">
      <w:pPr>
        <w:pStyle w:val="Code"/>
        <w:rPr>
          <w:highlight w:val="white"/>
        </w:rPr>
      </w:pPr>
      <w:r w:rsidRPr="007B4210">
        <w:rPr>
          <w:highlight w:val="white"/>
        </w:rPr>
        <w:t xml:space="preserve">              }</w:t>
      </w:r>
    </w:p>
    <w:p w14:paraId="76C19C0C" w14:textId="77777777" w:rsidR="00D935A0" w:rsidRPr="007B4210" w:rsidRDefault="00D935A0" w:rsidP="007B4210">
      <w:pPr>
        <w:pStyle w:val="Code"/>
        <w:rPr>
          <w:highlight w:val="white"/>
        </w:rPr>
      </w:pPr>
      <w:r w:rsidRPr="007B4210">
        <w:rPr>
          <w:highlight w:val="white"/>
        </w:rPr>
        <w:t xml:space="preserve">              else {</w:t>
      </w:r>
    </w:p>
    <w:p w14:paraId="7C8C7FAD" w14:textId="77777777" w:rsidR="00D935A0" w:rsidRPr="007B4210" w:rsidRDefault="00D935A0" w:rsidP="007B4210">
      <w:pPr>
        <w:pStyle w:val="Code"/>
        <w:rPr>
          <w:highlight w:val="white"/>
        </w:rPr>
      </w:pPr>
      <w:r w:rsidRPr="007B4210">
        <w:rPr>
          <w:highlight w:val="white"/>
        </w:rPr>
        <w:t xml:space="preserve">                IntegralAssign(middleCode);</w:t>
      </w:r>
    </w:p>
    <w:p w14:paraId="350B11D9" w14:textId="77777777" w:rsidR="00D935A0" w:rsidRPr="007B4210" w:rsidRDefault="00D935A0" w:rsidP="007B4210">
      <w:pPr>
        <w:pStyle w:val="Code"/>
        <w:rPr>
          <w:highlight w:val="white"/>
        </w:rPr>
      </w:pPr>
      <w:r w:rsidRPr="007B4210">
        <w:rPr>
          <w:highlight w:val="white"/>
        </w:rPr>
        <w:t xml:space="preserve">              }</w:t>
      </w:r>
    </w:p>
    <w:p w14:paraId="04B8915F" w14:textId="77777777" w:rsidR="00D935A0" w:rsidRPr="007B4210" w:rsidRDefault="00D935A0" w:rsidP="007B4210">
      <w:pPr>
        <w:pStyle w:val="Code"/>
        <w:rPr>
          <w:highlight w:val="white"/>
        </w:rPr>
      </w:pPr>
      <w:r w:rsidRPr="007B4210">
        <w:rPr>
          <w:highlight w:val="white"/>
        </w:rPr>
        <w:t xml:space="preserve">            }</w:t>
      </w:r>
    </w:p>
    <w:p w14:paraId="37AD8D54" w14:textId="77777777" w:rsidR="00D935A0" w:rsidRPr="007B4210" w:rsidRDefault="00D935A0" w:rsidP="007B4210">
      <w:pPr>
        <w:pStyle w:val="Code"/>
        <w:rPr>
          <w:highlight w:val="white"/>
        </w:rPr>
      </w:pPr>
      <w:r w:rsidRPr="007B4210">
        <w:rPr>
          <w:highlight w:val="white"/>
        </w:rPr>
        <w:t xml:space="preserve">            break;</w:t>
      </w:r>
    </w:p>
    <w:p w14:paraId="1813A29D" w14:textId="77777777" w:rsidR="00D935A0" w:rsidRPr="007B4210" w:rsidRDefault="00D935A0" w:rsidP="007B4210">
      <w:pPr>
        <w:pStyle w:val="Code"/>
        <w:rPr>
          <w:highlight w:val="white"/>
        </w:rPr>
      </w:pPr>
      <w:r w:rsidRPr="007B4210">
        <w:rPr>
          <w:highlight w:val="white"/>
        </w:rPr>
        <w:t xml:space="preserve">        </w:t>
      </w:r>
    </w:p>
    <w:p w14:paraId="4452255F" w14:textId="77777777" w:rsidR="00D935A0" w:rsidRPr="007B4210" w:rsidRDefault="00D935A0" w:rsidP="007B4210">
      <w:pPr>
        <w:pStyle w:val="Code"/>
        <w:rPr>
          <w:highlight w:val="white"/>
        </w:rPr>
      </w:pPr>
      <w:r w:rsidRPr="007B4210">
        <w:rPr>
          <w:highlight w:val="white"/>
        </w:rPr>
        <w:t xml:space="preserve">          case MiddleOperator.BitwiseAnd:</w:t>
      </w:r>
    </w:p>
    <w:p w14:paraId="1E707A2A" w14:textId="77777777" w:rsidR="00D935A0" w:rsidRPr="007B4210" w:rsidRDefault="00D935A0" w:rsidP="007B4210">
      <w:pPr>
        <w:pStyle w:val="Code"/>
        <w:rPr>
          <w:highlight w:val="white"/>
        </w:rPr>
      </w:pPr>
      <w:r w:rsidRPr="007B4210">
        <w:rPr>
          <w:highlight w:val="white"/>
        </w:rPr>
        <w:t xml:space="preserve">          case MiddleOperator.BitwiseOr:</w:t>
      </w:r>
    </w:p>
    <w:p w14:paraId="5C0B7021" w14:textId="77777777" w:rsidR="00D935A0" w:rsidRPr="007B4210" w:rsidRDefault="00D935A0" w:rsidP="007B4210">
      <w:pPr>
        <w:pStyle w:val="Code"/>
        <w:rPr>
          <w:highlight w:val="white"/>
        </w:rPr>
      </w:pPr>
      <w:r w:rsidRPr="007B4210">
        <w:rPr>
          <w:highlight w:val="white"/>
        </w:rPr>
        <w:t xml:space="preserve">          case MiddleOperator.BitwiseXOr:</w:t>
      </w:r>
    </w:p>
    <w:p w14:paraId="3DD977C8" w14:textId="77777777" w:rsidR="00D935A0" w:rsidRPr="007B4210" w:rsidRDefault="00D935A0" w:rsidP="007B4210">
      <w:pPr>
        <w:pStyle w:val="Code"/>
        <w:rPr>
          <w:highlight w:val="white"/>
        </w:rPr>
      </w:pPr>
      <w:r w:rsidRPr="007B4210">
        <w:rPr>
          <w:highlight w:val="white"/>
        </w:rPr>
        <w:t xml:space="preserve">          case MiddleOperator.ShiftLeft:</w:t>
      </w:r>
    </w:p>
    <w:p w14:paraId="5AD50CAB" w14:textId="77777777" w:rsidR="00D935A0" w:rsidRPr="007B4210" w:rsidRDefault="00D935A0" w:rsidP="007B4210">
      <w:pPr>
        <w:pStyle w:val="Code"/>
        <w:rPr>
          <w:highlight w:val="white"/>
        </w:rPr>
      </w:pPr>
      <w:r w:rsidRPr="007B4210">
        <w:rPr>
          <w:highlight w:val="white"/>
        </w:rPr>
        <w:t xml:space="preserve">          case MiddleOperator.ShiftRight:</w:t>
      </w:r>
    </w:p>
    <w:p w14:paraId="3A53F43B" w14:textId="77777777" w:rsidR="00D935A0" w:rsidRPr="007B4210" w:rsidRDefault="00D935A0" w:rsidP="007B4210">
      <w:pPr>
        <w:pStyle w:val="Code"/>
        <w:rPr>
          <w:highlight w:val="white"/>
        </w:rPr>
      </w:pPr>
      <w:r w:rsidRPr="007B4210">
        <w:rPr>
          <w:highlight w:val="white"/>
        </w:rPr>
        <w:t xml:space="preserve">            IntegralAdditionBitwiseShift(middleCode);</w:t>
      </w:r>
    </w:p>
    <w:p w14:paraId="41CD5BCB" w14:textId="77777777" w:rsidR="00D935A0" w:rsidRPr="007B4210" w:rsidRDefault="00D935A0" w:rsidP="007B4210">
      <w:pPr>
        <w:pStyle w:val="Code"/>
        <w:rPr>
          <w:highlight w:val="white"/>
        </w:rPr>
      </w:pPr>
      <w:r w:rsidRPr="007B4210">
        <w:rPr>
          <w:highlight w:val="white"/>
        </w:rPr>
        <w:t xml:space="preserve">            break;</w:t>
      </w:r>
    </w:p>
    <w:p w14:paraId="7E4744D9" w14:textId="23F4720A" w:rsidR="00D935A0" w:rsidRPr="007B4210" w:rsidRDefault="00473A8D" w:rsidP="00165FB2">
      <w:pPr>
        <w:rPr>
          <w:highlight w:val="white"/>
        </w:rPr>
      </w:pPr>
      <w:r>
        <w:rPr>
          <w:highlight w:val="white"/>
        </w:rPr>
        <w:t>In case of addition or subtract, we check the type of the</w:t>
      </w:r>
      <w:r w:rsidR="00165FB2">
        <w:rPr>
          <w:highlight w:val="white"/>
        </w:rPr>
        <w:t xml:space="preserve"> left</w:t>
      </w:r>
      <w:r>
        <w:rPr>
          <w:highlight w:val="white"/>
        </w:rPr>
        <w:t xml:space="preserve"> operan</w:t>
      </w:r>
      <w:r w:rsidR="00165FB2">
        <w:rPr>
          <w:highlight w:val="white"/>
        </w:rPr>
        <w:t xml:space="preserve">d. If it is a floating value, we call </w:t>
      </w:r>
      <w:r w:rsidR="00165FB2" w:rsidRPr="00165FB2">
        <w:rPr>
          <w:rStyle w:val="KeyWord0"/>
          <w:highlight w:val="white"/>
        </w:rPr>
        <w:t>FloatingBinary</w:t>
      </w:r>
      <w:r w:rsidR="00165FB2">
        <w:rPr>
          <w:highlight w:val="white"/>
        </w:rPr>
        <w:t xml:space="preserve">. Otherwise, the type must be integral, and we call </w:t>
      </w:r>
      <w:r w:rsidR="00165FB2" w:rsidRPr="00165FB2">
        <w:rPr>
          <w:rStyle w:val="KeyWord0"/>
          <w:highlight w:val="white"/>
        </w:rPr>
        <w:t>IntegralAdditionBitwiseShift</w:t>
      </w:r>
      <w:r w:rsidR="00165FB2">
        <w:rPr>
          <w:highlight w:val="white"/>
        </w:rPr>
        <w:t>.</w:t>
      </w:r>
    </w:p>
    <w:p w14:paraId="0F292B53" w14:textId="77777777" w:rsidR="00D935A0" w:rsidRPr="007B4210" w:rsidRDefault="00D935A0" w:rsidP="007B4210">
      <w:pPr>
        <w:pStyle w:val="Code"/>
        <w:rPr>
          <w:highlight w:val="white"/>
        </w:rPr>
      </w:pPr>
      <w:r w:rsidRPr="007B4210">
        <w:rPr>
          <w:highlight w:val="white"/>
        </w:rPr>
        <w:t xml:space="preserve">          case MiddleOperator.BinaryAdd:</w:t>
      </w:r>
    </w:p>
    <w:p w14:paraId="396FD79C" w14:textId="77777777" w:rsidR="00D935A0" w:rsidRPr="007B4210" w:rsidRDefault="00D935A0" w:rsidP="007B4210">
      <w:pPr>
        <w:pStyle w:val="Code"/>
        <w:rPr>
          <w:highlight w:val="white"/>
        </w:rPr>
      </w:pPr>
      <w:r w:rsidRPr="007B4210">
        <w:rPr>
          <w:highlight w:val="white"/>
        </w:rPr>
        <w:t xml:space="preserve">          case MiddleOperator.BinarySubtract: {</w:t>
      </w:r>
    </w:p>
    <w:p w14:paraId="12AF47F4" w14:textId="77777777" w:rsidR="00D935A0" w:rsidRPr="007B4210" w:rsidRDefault="00D935A0" w:rsidP="007B4210">
      <w:pPr>
        <w:pStyle w:val="Code"/>
        <w:rPr>
          <w:highlight w:val="white"/>
        </w:rPr>
      </w:pPr>
      <w:r w:rsidRPr="007B4210">
        <w:rPr>
          <w:highlight w:val="white"/>
        </w:rPr>
        <w:t xml:space="preserve">              Symbol resultSymbol = (Symbol) middleCode[1];</w:t>
      </w:r>
    </w:p>
    <w:p w14:paraId="69680BAB" w14:textId="77777777" w:rsidR="00D935A0" w:rsidRPr="007B4210" w:rsidRDefault="00D935A0" w:rsidP="007B4210">
      <w:pPr>
        <w:pStyle w:val="Code"/>
        <w:rPr>
          <w:highlight w:val="white"/>
        </w:rPr>
      </w:pPr>
    </w:p>
    <w:p w14:paraId="57948985" w14:textId="77777777" w:rsidR="00D935A0" w:rsidRPr="007B4210" w:rsidRDefault="00D935A0" w:rsidP="007B4210">
      <w:pPr>
        <w:pStyle w:val="Code"/>
        <w:rPr>
          <w:highlight w:val="white"/>
        </w:rPr>
      </w:pPr>
      <w:r w:rsidRPr="007B4210">
        <w:rPr>
          <w:highlight w:val="white"/>
        </w:rPr>
        <w:t xml:space="preserve">              if (resultSymbol.Type.IsFloating()) {</w:t>
      </w:r>
    </w:p>
    <w:p w14:paraId="786C8A74" w14:textId="77777777" w:rsidR="00D935A0" w:rsidRPr="007B4210" w:rsidRDefault="00D935A0" w:rsidP="007B4210">
      <w:pPr>
        <w:pStyle w:val="Code"/>
        <w:rPr>
          <w:highlight w:val="white"/>
        </w:rPr>
      </w:pPr>
      <w:r w:rsidRPr="007B4210">
        <w:rPr>
          <w:highlight w:val="white"/>
        </w:rPr>
        <w:t xml:space="preserve">                FloatingBinary(middleCode);</w:t>
      </w:r>
    </w:p>
    <w:p w14:paraId="77088DDB" w14:textId="77777777" w:rsidR="00D935A0" w:rsidRPr="007B4210" w:rsidRDefault="00D935A0" w:rsidP="007B4210">
      <w:pPr>
        <w:pStyle w:val="Code"/>
        <w:rPr>
          <w:highlight w:val="white"/>
        </w:rPr>
      </w:pPr>
      <w:r w:rsidRPr="007B4210">
        <w:rPr>
          <w:highlight w:val="white"/>
        </w:rPr>
        <w:t xml:space="preserve">              }</w:t>
      </w:r>
    </w:p>
    <w:p w14:paraId="1E37055E" w14:textId="77777777" w:rsidR="00D935A0" w:rsidRPr="007B4210" w:rsidRDefault="00D935A0" w:rsidP="007B4210">
      <w:pPr>
        <w:pStyle w:val="Code"/>
        <w:rPr>
          <w:highlight w:val="white"/>
        </w:rPr>
      </w:pPr>
      <w:r w:rsidRPr="007B4210">
        <w:rPr>
          <w:highlight w:val="white"/>
        </w:rPr>
        <w:t xml:space="preserve">              else {</w:t>
      </w:r>
    </w:p>
    <w:p w14:paraId="3FD5B5E6" w14:textId="77777777" w:rsidR="00D935A0" w:rsidRPr="007B4210" w:rsidRDefault="00D935A0" w:rsidP="007B4210">
      <w:pPr>
        <w:pStyle w:val="Code"/>
        <w:rPr>
          <w:highlight w:val="white"/>
        </w:rPr>
      </w:pPr>
      <w:r w:rsidRPr="007B4210">
        <w:rPr>
          <w:highlight w:val="white"/>
        </w:rPr>
        <w:t xml:space="preserve">                IntegralAdditionBitwiseShift(middleCode);</w:t>
      </w:r>
    </w:p>
    <w:p w14:paraId="04B00EBA" w14:textId="77777777" w:rsidR="00D935A0" w:rsidRPr="007B4210" w:rsidRDefault="00D935A0" w:rsidP="007B4210">
      <w:pPr>
        <w:pStyle w:val="Code"/>
        <w:rPr>
          <w:highlight w:val="white"/>
        </w:rPr>
      </w:pPr>
      <w:r w:rsidRPr="007B4210">
        <w:rPr>
          <w:highlight w:val="white"/>
        </w:rPr>
        <w:t xml:space="preserve">              }</w:t>
      </w:r>
    </w:p>
    <w:p w14:paraId="7131A4B3" w14:textId="77777777" w:rsidR="00D935A0" w:rsidRPr="007B4210" w:rsidRDefault="00D935A0" w:rsidP="007B4210">
      <w:pPr>
        <w:pStyle w:val="Code"/>
        <w:rPr>
          <w:highlight w:val="white"/>
        </w:rPr>
      </w:pPr>
      <w:r w:rsidRPr="007B4210">
        <w:rPr>
          <w:highlight w:val="white"/>
        </w:rPr>
        <w:t xml:space="preserve">            }</w:t>
      </w:r>
    </w:p>
    <w:p w14:paraId="18884A89" w14:textId="77777777" w:rsidR="00D935A0" w:rsidRPr="007B4210" w:rsidRDefault="00D935A0" w:rsidP="007B4210">
      <w:pPr>
        <w:pStyle w:val="Code"/>
        <w:rPr>
          <w:highlight w:val="white"/>
        </w:rPr>
      </w:pPr>
      <w:r w:rsidRPr="007B4210">
        <w:rPr>
          <w:highlight w:val="white"/>
        </w:rPr>
        <w:t xml:space="preserve">            break;</w:t>
      </w:r>
    </w:p>
    <w:p w14:paraId="3FA025A3" w14:textId="000E03E9" w:rsidR="00D935A0" w:rsidRPr="007B4210" w:rsidRDefault="00B35460" w:rsidP="00B35460">
      <w:pPr>
        <w:rPr>
          <w:highlight w:val="white"/>
        </w:rPr>
      </w:pPr>
      <w:r>
        <w:rPr>
          <w:highlight w:val="white"/>
        </w:rPr>
        <w:t xml:space="preserve">We have a similar case when performing multiplication or division. If case of floating values, we call </w:t>
      </w:r>
      <w:r w:rsidRPr="00B35460">
        <w:rPr>
          <w:rStyle w:val="KeyWord0"/>
          <w:highlight w:val="white"/>
        </w:rPr>
        <w:t>FloatingBinary</w:t>
      </w:r>
      <w:r w:rsidR="00397FD4">
        <w:rPr>
          <w:highlight w:val="white"/>
        </w:rPr>
        <w:t xml:space="preserve"> (the same method as in the floating addition and subtracting case). </w:t>
      </w:r>
      <w:r>
        <w:rPr>
          <w:highlight w:val="white"/>
        </w:rPr>
        <w:t xml:space="preserve">Otherwise, the type must be integral, and we call </w:t>
      </w:r>
      <w:r w:rsidR="004F22C1" w:rsidRPr="004F22C1">
        <w:rPr>
          <w:rStyle w:val="KeyWord0"/>
          <w:highlight w:val="white"/>
        </w:rPr>
        <w:t>IntegralMultiply</w:t>
      </w:r>
      <w:r>
        <w:rPr>
          <w:highlight w:val="white"/>
        </w:rPr>
        <w:t>.</w:t>
      </w:r>
    </w:p>
    <w:p w14:paraId="7DD0BD12" w14:textId="77777777" w:rsidR="00D935A0" w:rsidRPr="007B4210" w:rsidRDefault="00D935A0" w:rsidP="007B4210">
      <w:pPr>
        <w:pStyle w:val="Code"/>
        <w:rPr>
          <w:highlight w:val="white"/>
        </w:rPr>
      </w:pPr>
      <w:r w:rsidRPr="007B4210">
        <w:rPr>
          <w:highlight w:val="white"/>
        </w:rPr>
        <w:t xml:space="preserve">          case MiddleOperator.SignedMultiply:</w:t>
      </w:r>
    </w:p>
    <w:p w14:paraId="4BF25A18" w14:textId="77777777" w:rsidR="00D935A0" w:rsidRPr="007B4210" w:rsidRDefault="00D935A0" w:rsidP="007B4210">
      <w:pPr>
        <w:pStyle w:val="Code"/>
        <w:rPr>
          <w:highlight w:val="white"/>
        </w:rPr>
      </w:pPr>
      <w:r w:rsidRPr="007B4210">
        <w:rPr>
          <w:highlight w:val="white"/>
        </w:rPr>
        <w:t xml:space="preserve">          case MiddleOperator.SignedDivide:</w:t>
      </w:r>
    </w:p>
    <w:p w14:paraId="2B771C9E" w14:textId="77777777" w:rsidR="00D935A0" w:rsidRPr="007B4210" w:rsidRDefault="00D935A0" w:rsidP="007B4210">
      <w:pPr>
        <w:pStyle w:val="Code"/>
        <w:rPr>
          <w:highlight w:val="white"/>
        </w:rPr>
      </w:pPr>
      <w:r w:rsidRPr="007B4210">
        <w:rPr>
          <w:highlight w:val="white"/>
        </w:rPr>
        <w:t xml:space="preserve">          case MiddleOperator.SignedModulo:</w:t>
      </w:r>
    </w:p>
    <w:p w14:paraId="1391A155" w14:textId="77777777" w:rsidR="00D935A0" w:rsidRPr="007B4210" w:rsidRDefault="00D935A0" w:rsidP="007B4210">
      <w:pPr>
        <w:pStyle w:val="Code"/>
        <w:rPr>
          <w:highlight w:val="white"/>
        </w:rPr>
      </w:pPr>
      <w:r w:rsidRPr="007B4210">
        <w:rPr>
          <w:highlight w:val="white"/>
        </w:rPr>
        <w:t xml:space="preserve">          case MiddleOperator.UnsignedMultiply:</w:t>
      </w:r>
    </w:p>
    <w:p w14:paraId="54E6FBBD" w14:textId="77777777" w:rsidR="00D935A0" w:rsidRPr="007B4210" w:rsidRDefault="00D935A0" w:rsidP="007B4210">
      <w:pPr>
        <w:pStyle w:val="Code"/>
        <w:rPr>
          <w:highlight w:val="white"/>
        </w:rPr>
      </w:pPr>
      <w:r w:rsidRPr="007B4210">
        <w:rPr>
          <w:highlight w:val="white"/>
        </w:rPr>
        <w:t xml:space="preserve">          case MiddleOperator.UnsignedDivide:</w:t>
      </w:r>
    </w:p>
    <w:p w14:paraId="3C5474E7" w14:textId="77777777" w:rsidR="00D935A0" w:rsidRPr="007B4210" w:rsidRDefault="00D935A0" w:rsidP="007B4210">
      <w:pPr>
        <w:pStyle w:val="Code"/>
        <w:rPr>
          <w:highlight w:val="white"/>
        </w:rPr>
      </w:pPr>
      <w:r w:rsidRPr="007B4210">
        <w:rPr>
          <w:highlight w:val="white"/>
        </w:rPr>
        <w:t xml:space="preserve">          case MiddleOperator.UnsignedModulo: {</w:t>
      </w:r>
    </w:p>
    <w:p w14:paraId="0F158355" w14:textId="77777777" w:rsidR="00D935A0" w:rsidRPr="007B4210" w:rsidRDefault="00D935A0" w:rsidP="007B4210">
      <w:pPr>
        <w:pStyle w:val="Code"/>
        <w:rPr>
          <w:highlight w:val="white"/>
        </w:rPr>
      </w:pPr>
      <w:r w:rsidRPr="007B4210">
        <w:rPr>
          <w:highlight w:val="white"/>
        </w:rPr>
        <w:t xml:space="preserve">              Symbol symbol = (Symbol) middleCode[1];</w:t>
      </w:r>
    </w:p>
    <w:p w14:paraId="475C1D4F" w14:textId="77777777" w:rsidR="00D935A0" w:rsidRPr="007B4210" w:rsidRDefault="00D935A0" w:rsidP="007B4210">
      <w:pPr>
        <w:pStyle w:val="Code"/>
        <w:rPr>
          <w:highlight w:val="white"/>
        </w:rPr>
      </w:pPr>
    </w:p>
    <w:p w14:paraId="33DD39D7" w14:textId="77777777" w:rsidR="00D935A0" w:rsidRPr="007B4210" w:rsidRDefault="00D935A0" w:rsidP="007B4210">
      <w:pPr>
        <w:pStyle w:val="Code"/>
        <w:rPr>
          <w:highlight w:val="white"/>
        </w:rPr>
      </w:pPr>
      <w:r w:rsidRPr="007B4210">
        <w:rPr>
          <w:highlight w:val="white"/>
        </w:rPr>
        <w:t xml:space="preserve">              if (symbol.Type.IsFloating()) {</w:t>
      </w:r>
    </w:p>
    <w:p w14:paraId="4900B44A" w14:textId="77777777" w:rsidR="00D935A0" w:rsidRPr="007B4210" w:rsidRDefault="00D935A0" w:rsidP="007B4210">
      <w:pPr>
        <w:pStyle w:val="Code"/>
        <w:rPr>
          <w:highlight w:val="white"/>
        </w:rPr>
      </w:pPr>
      <w:r w:rsidRPr="007B4210">
        <w:rPr>
          <w:highlight w:val="white"/>
        </w:rPr>
        <w:t xml:space="preserve">                FloatingBinary(middleCode);</w:t>
      </w:r>
    </w:p>
    <w:p w14:paraId="3B1143CA" w14:textId="77777777" w:rsidR="00D935A0" w:rsidRPr="007B4210" w:rsidRDefault="00D935A0" w:rsidP="007B4210">
      <w:pPr>
        <w:pStyle w:val="Code"/>
        <w:rPr>
          <w:highlight w:val="white"/>
        </w:rPr>
      </w:pPr>
      <w:r w:rsidRPr="007B4210">
        <w:rPr>
          <w:highlight w:val="white"/>
        </w:rPr>
        <w:t xml:space="preserve">              }</w:t>
      </w:r>
    </w:p>
    <w:p w14:paraId="20626C1C" w14:textId="77777777" w:rsidR="00D935A0" w:rsidRPr="007B4210" w:rsidRDefault="00D935A0" w:rsidP="007B4210">
      <w:pPr>
        <w:pStyle w:val="Code"/>
        <w:rPr>
          <w:highlight w:val="white"/>
        </w:rPr>
      </w:pPr>
      <w:r w:rsidRPr="007B4210">
        <w:rPr>
          <w:highlight w:val="white"/>
        </w:rPr>
        <w:lastRenderedPageBreak/>
        <w:t xml:space="preserve">              else {</w:t>
      </w:r>
    </w:p>
    <w:p w14:paraId="7ADA2BD6" w14:textId="77777777" w:rsidR="00D935A0" w:rsidRPr="007B4210" w:rsidRDefault="00D935A0" w:rsidP="007B4210">
      <w:pPr>
        <w:pStyle w:val="Code"/>
        <w:rPr>
          <w:highlight w:val="white"/>
        </w:rPr>
      </w:pPr>
      <w:r w:rsidRPr="007B4210">
        <w:rPr>
          <w:highlight w:val="white"/>
        </w:rPr>
        <w:t xml:space="preserve">                IntegralMultiply(middleCode);</w:t>
      </w:r>
    </w:p>
    <w:p w14:paraId="1ED09D64" w14:textId="77777777" w:rsidR="00D935A0" w:rsidRPr="007B4210" w:rsidRDefault="00D935A0" w:rsidP="007B4210">
      <w:pPr>
        <w:pStyle w:val="Code"/>
        <w:rPr>
          <w:highlight w:val="white"/>
        </w:rPr>
      </w:pPr>
      <w:r w:rsidRPr="007B4210">
        <w:rPr>
          <w:highlight w:val="white"/>
        </w:rPr>
        <w:t xml:space="preserve">              }</w:t>
      </w:r>
    </w:p>
    <w:p w14:paraId="4432C77D" w14:textId="77777777" w:rsidR="00D935A0" w:rsidRPr="007B4210" w:rsidRDefault="00D935A0" w:rsidP="007B4210">
      <w:pPr>
        <w:pStyle w:val="Code"/>
        <w:rPr>
          <w:highlight w:val="white"/>
        </w:rPr>
      </w:pPr>
      <w:r w:rsidRPr="007B4210">
        <w:rPr>
          <w:highlight w:val="white"/>
        </w:rPr>
        <w:t xml:space="preserve">            }</w:t>
      </w:r>
    </w:p>
    <w:p w14:paraId="6B1BEF28" w14:textId="77777777" w:rsidR="00D935A0" w:rsidRPr="007B4210" w:rsidRDefault="00D935A0" w:rsidP="007B4210">
      <w:pPr>
        <w:pStyle w:val="Code"/>
        <w:rPr>
          <w:highlight w:val="white"/>
        </w:rPr>
      </w:pPr>
      <w:r w:rsidRPr="007B4210">
        <w:rPr>
          <w:highlight w:val="white"/>
        </w:rPr>
        <w:t xml:space="preserve">            break;</w:t>
      </w:r>
    </w:p>
    <w:p w14:paraId="29B2CF30" w14:textId="77777777" w:rsidR="00D935A0" w:rsidRPr="007B4210" w:rsidRDefault="00D935A0" w:rsidP="007B4210">
      <w:pPr>
        <w:pStyle w:val="Code"/>
        <w:rPr>
          <w:highlight w:val="white"/>
        </w:rPr>
      </w:pPr>
    </w:p>
    <w:p w14:paraId="4BC32F71" w14:textId="77777777" w:rsidR="00D935A0" w:rsidRPr="007B4210" w:rsidRDefault="00D935A0" w:rsidP="007B4210">
      <w:pPr>
        <w:pStyle w:val="Code"/>
        <w:rPr>
          <w:highlight w:val="white"/>
        </w:rPr>
      </w:pPr>
      <w:r w:rsidRPr="007B4210">
        <w:rPr>
          <w:highlight w:val="white"/>
        </w:rPr>
        <w:t xml:space="preserve">          case MiddleOperator.Carry:</w:t>
      </w:r>
    </w:p>
    <w:p w14:paraId="19FFD513" w14:textId="77777777" w:rsidR="00D935A0" w:rsidRPr="007B4210" w:rsidRDefault="00D935A0" w:rsidP="007B4210">
      <w:pPr>
        <w:pStyle w:val="Code"/>
        <w:rPr>
          <w:highlight w:val="white"/>
        </w:rPr>
      </w:pPr>
      <w:r w:rsidRPr="007B4210">
        <w:rPr>
          <w:highlight w:val="white"/>
        </w:rPr>
        <w:t xml:space="preserve">          case MiddleOperator.NotCarry:</w:t>
      </w:r>
    </w:p>
    <w:p w14:paraId="069DF746" w14:textId="77777777" w:rsidR="00D935A0" w:rsidRPr="007B4210" w:rsidRDefault="00D935A0" w:rsidP="007B4210">
      <w:pPr>
        <w:pStyle w:val="Code"/>
        <w:rPr>
          <w:highlight w:val="white"/>
        </w:rPr>
      </w:pPr>
      <w:r w:rsidRPr="007B4210">
        <w:rPr>
          <w:highlight w:val="white"/>
        </w:rPr>
        <w:t xml:space="preserve">            CarryExpression(middleCode);</w:t>
      </w:r>
    </w:p>
    <w:p w14:paraId="7523E2D6" w14:textId="77777777" w:rsidR="00D935A0" w:rsidRPr="007B4210" w:rsidRDefault="00D935A0" w:rsidP="007B4210">
      <w:pPr>
        <w:pStyle w:val="Code"/>
        <w:rPr>
          <w:highlight w:val="white"/>
        </w:rPr>
      </w:pPr>
      <w:r w:rsidRPr="007B4210">
        <w:rPr>
          <w:highlight w:val="white"/>
        </w:rPr>
        <w:t xml:space="preserve">            break;</w:t>
      </w:r>
    </w:p>
    <w:p w14:paraId="7CC22499" w14:textId="572AB010" w:rsidR="00D935A0" w:rsidRPr="007B4210" w:rsidRDefault="00EE5D6D" w:rsidP="00EE5D6D">
      <w:pPr>
        <w:rPr>
          <w:highlight w:val="white"/>
        </w:rPr>
      </w:pPr>
      <w:r>
        <w:rPr>
          <w:highlight w:val="white"/>
        </w:rPr>
        <w:t>In case of</w:t>
      </w:r>
      <w:r w:rsidR="00D35D02">
        <w:rPr>
          <w:highlight w:val="white"/>
        </w:rPr>
        <w:t xml:space="preserve"> equality </w:t>
      </w:r>
      <w:r>
        <w:rPr>
          <w:highlight w:val="white"/>
        </w:rPr>
        <w:t xml:space="preserve">and relational operators, </w:t>
      </w:r>
      <w:r w:rsidR="00551EE1">
        <w:rPr>
          <w:highlight w:val="white"/>
        </w:rPr>
        <w:t xml:space="preserve">we call </w:t>
      </w:r>
      <w:r w:rsidR="00551EE1" w:rsidRPr="00551EE1">
        <w:rPr>
          <w:rStyle w:val="KeyWord0"/>
          <w:highlight w:val="white"/>
        </w:rPr>
        <w:t>FloatingRelation</w:t>
      </w:r>
      <w:r w:rsidR="00551EE1">
        <w:rPr>
          <w:highlight w:val="white"/>
        </w:rPr>
        <w:t xml:space="preserve"> in case of floating values and </w:t>
      </w:r>
      <w:r w:rsidR="00551EE1" w:rsidRPr="00551EE1">
        <w:rPr>
          <w:rStyle w:val="KeyWord0"/>
          <w:highlight w:val="white"/>
        </w:rPr>
        <w:t>IntegralRelation</w:t>
      </w:r>
      <w:r w:rsidR="00551EE1">
        <w:rPr>
          <w:highlight w:val="white"/>
        </w:rPr>
        <w:t xml:space="preserve"> otherwise.</w:t>
      </w:r>
    </w:p>
    <w:p w14:paraId="3F030156" w14:textId="77777777" w:rsidR="00D935A0" w:rsidRPr="007B4210" w:rsidRDefault="00D935A0" w:rsidP="007B4210">
      <w:pPr>
        <w:pStyle w:val="Code"/>
        <w:rPr>
          <w:highlight w:val="white"/>
        </w:rPr>
      </w:pPr>
      <w:r w:rsidRPr="007B4210">
        <w:rPr>
          <w:highlight w:val="white"/>
        </w:rPr>
        <w:t xml:space="preserve">          case MiddleOperator.Equal:</w:t>
      </w:r>
    </w:p>
    <w:p w14:paraId="71570E8A" w14:textId="77777777" w:rsidR="00D935A0" w:rsidRPr="007B4210" w:rsidRDefault="00D935A0" w:rsidP="007B4210">
      <w:pPr>
        <w:pStyle w:val="Code"/>
        <w:rPr>
          <w:highlight w:val="white"/>
        </w:rPr>
      </w:pPr>
      <w:r w:rsidRPr="007B4210">
        <w:rPr>
          <w:highlight w:val="white"/>
        </w:rPr>
        <w:t xml:space="preserve">          case MiddleOperator.NotEqual:</w:t>
      </w:r>
    </w:p>
    <w:p w14:paraId="33D5BD38" w14:textId="77777777" w:rsidR="00D935A0" w:rsidRPr="007B4210" w:rsidRDefault="00D935A0" w:rsidP="007B4210">
      <w:pPr>
        <w:pStyle w:val="Code"/>
        <w:rPr>
          <w:highlight w:val="white"/>
        </w:rPr>
      </w:pPr>
      <w:r w:rsidRPr="007B4210">
        <w:rPr>
          <w:highlight w:val="white"/>
        </w:rPr>
        <w:t xml:space="preserve">          case MiddleOperator.SignedLessThan:</w:t>
      </w:r>
    </w:p>
    <w:p w14:paraId="29C8D534" w14:textId="77777777" w:rsidR="00D935A0" w:rsidRPr="007B4210" w:rsidRDefault="00D935A0" w:rsidP="007B4210">
      <w:pPr>
        <w:pStyle w:val="Code"/>
        <w:rPr>
          <w:highlight w:val="white"/>
        </w:rPr>
      </w:pPr>
      <w:r w:rsidRPr="007B4210">
        <w:rPr>
          <w:highlight w:val="white"/>
        </w:rPr>
        <w:t xml:space="preserve">          case MiddleOperator.SignedLessThanEqual:</w:t>
      </w:r>
    </w:p>
    <w:p w14:paraId="18A7E6C9" w14:textId="77777777" w:rsidR="00D935A0" w:rsidRPr="007B4210" w:rsidRDefault="00D935A0" w:rsidP="007B4210">
      <w:pPr>
        <w:pStyle w:val="Code"/>
        <w:rPr>
          <w:highlight w:val="white"/>
        </w:rPr>
      </w:pPr>
      <w:r w:rsidRPr="007B4210">
        <w:rPr>
          <w:highlight w:val="white"/>
        </w:rPr>
        <w:t xml:space="preserve">          case MiddleOperator.SignedGreaterThan:</w:t>
      </w:r>
    </w:p>
    <w:p w14:paraId="7C4D7E03" w14:textId="77777777" w:rsidR="00D935A0" w:rsidRPr="007B4210" w:rsidRDefault="00D935A0" w:rsidP="007B4210">
      <w:pPr>
        <w:pStyle w:val="Code"/>
        <w:rPr>
          <w:highlight w:val="white"/>
        </w:rPr>
      </w:pPr>
      <w:r w:rsidRPr="007B4210">
        <w:rPr>
          <w:highlight w:val="white"/>
        </w:rPr>
        <w:t xml:space="preserve">          case MiddleOperator.SignedGreaterThanEqual:</w:t>
      </w:r>
    </w:p>
    <w:p w14:paraId="43E846DB" w14:textId="77777777" w:rsidR="00D935A0" w:rsidRPr="007B4210" w:rsidRDefault="00D935A0" w:rsidP="007B4210">
      <w:pPr>
        <w:pStyle w:val="Code"/>
        <w:rPr>
          <w:highlight w:val="white"/>
        </w:rPr>
      </w:pPr>
      <w:r w:rsidRPr="007B4210">
        <w:rPr>
          <w:highlight w:val="white"/>
        </w:rPr>
        <w:t xml:space="preserve">          case MiddleOperator.UnsignedLessThan:</w:t>
      </w:r>
    </w:p>
    <w:p w14:paraId="40F30C83" w14:textId="77777777" w:rsidR="00D935A0" w:rsidRPr="007B4210" w:rsidRDefault="00D935A0" w:rsidP="007B4210">
      <w:pPr>
        <w:pStyle w:val="Code"/>
        <w:rPr>
          <w:highlight w:val="white"/>
        </w:rPr>
      </w:pPr>
      <w:r w:rsidRPr="007B4210">
        <w:rPr>
          <w:highlight w:val="white"/>
        </w:rPr>
        <w:t xml:space="preserve">          case MiddleOperator.UnsignedLessThanEqual:</w:t>
      </w:r>
    </w:p>
    <w:p w14:paraId="4733C5F8" w14:textId="77777777" w:rsidR="00D935A0" w:rsidRPr="007B4210" w:rsidRDefault="00D935A0" w:rsidP="007B4210">
      <w:pPr>
        <w:pStyle w:val="Code"/>
        <w:rPr>
          <w:highlight w:val="white"/>
        </w:rPr>
      </w:pPr>
      <w:r w:rsidRPr="007B4210">
        <w:rPr>
          <w:highlight w:val="white"/>
        </w:rPr>
        <w:t xml:space="preserve">          case MiddleOperator.UnsignedGreaterThan:</w:t>
      </w:r>
    </w:p>
    <w:p w14:paraId="283EA6C4" w14:textId="77777777" w:rsidR="00D935A0" w:rsidRPr="007B4210" w:rsidRDefault="00D935A0" w:rsidP="007B4210">
      <w:pPr>
        <w:pStyle w:val="Code"/>
        <w:rPr>
          <w:highlight w:val="white"/>
        </w:rPr>
      </w:pPr>
      <w:r w:rsidRPr="007B4210">
        <w:rPr>
          <w:highlight w:val="white"/>
        </w:rPr>
        <w:t xml:space="preserve">          case MiddleOperator.UnsignedGreaterThanEqual: {</w:t>
      </w:r>
    </w:p>
    <w:p w14:paraId="069087B8" w14:textId="77777777" w:rsidR="00D935A0" w:rsidRPr="007B4210" w:rsidRDefault="00D935A0" w:rsidP="007B4210">
      <w:pPr>
        <w:pStyle w:val="Code"/>
        <w:rPr>
          <w:highlight w:val="white"/>
        </w:rPr>
      </w:pPr>
      <w:r w:rsidRPr="007B4210">
        <w:rPr>
          <w:highlight w:val="white"/>
        </w:rPr>
        <w:t xml:space="preserve">              Symbol symbol = (Symbol) middleCode[1];</w:t>
      </w:r>
    </w:p>
    <w:p w14:paraId="71B36180" w14:textId="77777777" w:rsidR="00D935A0" w:rsidRPr="007B4210" w:rsidRDefault="00D935A0" w:rsidP="007B4210">
      <w:pPr>
        <w:pStyle w:val="Code"/>
        <w:rPr>
          <w:highlight w:val="white"/>
        </w:rPr>
      </w:pPr>
    </w:p>
    <w:p w14:paraId="09B06C88" w14:textId="77777777" w:rsidR="00D935A0" w:rsidRPr="007B4210" w:rsidRDefault="00D935A0" w:rsidP="007B4210">
      <w:pPr>
        <w:pStyle w:val="Code"/>
        <w:rPr>
          <w:highlight w:val="white"/>
        </w:rPr>
      </w:pPr>
      <w:r w:rsidRPr="007B4210">
        <w:rPr>
          <w:highlight w:val="white"/>
        </w:rPr>
        <w:t xml:space="preserve">              if (symbol.Type.IsFloating()) {</w:t>
      </w:r>
    </w:p>
    <w:p w14:paraId="504048CA" w14:textId="77777777" w:rsidR="00D935A0" w:rsidRPr="007B4210" w:rsidRDefault="00D935A0" w:rsidP="007B4210">
      <w:pPr>
        <w:pStyle w:val="Code"/>
        <w:rPr>
          <w:highlight w:val="white"/>
        </w:rPr>
      </w:pPr>
      <w:r w:rsidRPr="007B4210">
        <w:rPr>
          <w:highlight w:val="white"/>
        </w:rPr>
        <w:t xml:space="preserve">                FloatingRelation(middleCode, middleIndex);</w:t>
      </w:r>
    </w:p>
    <w:p w14:paraId="4D354DBD" w14:textId="77777777" w:rsidR="00D935A0" w:rsidRPr="007B4210" w:rsidRDefault="00D935A0" w:rsidP="007B4210">
      <w:pPr>
        <w:pStyle w:val="Code"/>
        <w:rPr>
          <w:highlight w:val="white"/>
        </w:rPr>
      </w:pPr>
      <w:r w:rsidRPr="007B4210">
        <w:rPr>
          <w:highlight w:val="white"/>
        </w:rPr>
        <w:t xml:space="preserve">              }</w:t>
      </w:r>
    </w:p>
    <w:p w14:paraId="10F43C21" w14:textId="77777777" w:rsidR="00D935A0" w:rsidRPr="007B4210" w:rsidRDefault="00D935A0" w:rsidP="007B4210">
      <w:pPr>
        <w:pStyle w:val="Code"/>
        <w:rPr>
          <w:highlight w:val="white"/>
        </w:rPr>
      </w:pPr>
      <w:r w:rsidRPr="007B4210">
        <w:rPr>
          <w:highlight w:val="white"/>
        </w:rPr>
        <w:t xml:space="preserve">              else {</w:t>
      </w:r>
    </w:p>
    <w:p w14:paraId="04B38A1F" w14:textId="77777777" w:rsidR="00D935A0" w:rsidRPr="007B4210" w:rsidRDefault="00D935A0" w:rsidP="007B4210">
      <w:pPr>
        <w:pStyle w:val="Code"/>
        <w:rPr>
          <w:highlight w:val="white"/>
        </w:rPr>
      </w:pPr>
      <w:r w:rsidRPr="007B4210">
        <w:rPr>
          <w:highlight w:val="white"/>
        </w:rPr>
        <w:t xml:space="preserve">                IntegralRelation(middleCode, middleIndex);</w:t>
      </w:r>
    </w:p>
    <w:p w14:paraId="76C6695A" w14:textId="77777777" w:rsidR="00D935A0" w:rsidRPr="007B4210" w:rsidRDefault="00D935A0" w:rsidP="007B4210">
      <w:pPr>
        <w:pStyle w:val="Code"/>
        <w:rPr>
          <w:highlight w:val="white"/>
        </w:rPr>
      </w:pPr>
      <w:r w:rsidRPr="007B4210">
        <w:rPr>
          <w:highlight w:val="white"/>
        </w:rPr>
        <w:t xml:space="preserve">              }</w:t>
      </w:r>
    </w:p>
    <w:p w14:paraId="34C49456" w14:textId="77777777" w:rsidR="00D935A0" w:rsidRPr="007B4210" w:rsidRDefault="00D935A0" w:rsidP="007B4210">
      <w:pPr>
        <w:pStyle w:val="Code"/>
        <w:rPr>
          <w:highlight w:val="white"/>
        </w:rPr>
      </w:pPr>
      <w:r w:rsidRPr="007B4210">
        <w:rPr>
          <w:highlight w:val="white"/>
        </w:rPr>
        <w:t xml:space="preserve">            }</w:t>
      </w:r>
    </w:p>
    <w:p w14:paraId="747B7DC8" w14:textId="77777777" w:rsidR="00D935A0" w:rsidRPr="007B4210" w:rsidRDefault="00D935A0" w:rsidP="007B4210">
      <w:pPr>
        <w:pStyle w:val="Code"/>
        <w:rPr>
          <w:highlight w:val="white"/>
        </w:rPr>
      </w:pPr>
      <w:r w:rsidRPr="007B4210">
        <w:rPr>
          <w:highlight w:val="white"/>
        </w:rPr>
        <w:t xml:space="preserve">            break;</w:t>
      </w:r>
    </w:p>
    <w:p w14:paraId="409559FE" w14:textId="77777777" w:rsidR="00D935A0" w:rsidRPr="007B4210" w:rsidRDefault="00D935A0" w:rsidP="007B4210">
      <w:pPr>
        <w:pStyle w:val="Code"/>
        <w:rPr>
          <w:highlight w:val="white"/>
        </w:rPr>
      </w:pPr>
      <w:r w:rsidRPr="007B4210">
        <w:rPr>
          <w:highlight w:val="white"/>
        </w:rPr>
        <w:t xml:space="preserve">        </w:t>
      </w:r>
    </w:p>
    <w:p w14:paraId="3CAA3453" w14:textId="77777777" w:rsidR="00D935A0" w:rsidRPr="007B4210" w:rsidRDefault="00D935A0" w:rsidP="007B4210">
      <w:pPr>
        <w:pStyle w:val="Code"/>
        <w:rPr>
          <w:highlight w:val="white"/>
        </w:rPr>
      </w:pPr>
      <w:r w:rsidRPr="007B4210">
        <w:rPr>
          <w:highlight w:val="white"/>
        </w:rPr>
        <w:t xml:space="preserve">          case MiddleOperator.Case:</w:t>
      </w:r>
    </w:p>
    <w:p w14:paraId="68A61FD4" w14:textId="77777777" w:rsidR="00D935A0" w:rsidRPr="007B4210" w:rsidRDefault="00D935A0" w:rsidP="007B4210">
      <w:pPr>
        <w:pStyle w:val="Code"/>
        <w:rPr>
          <w:highlight w:val="white"/>
        </w:rPr>
      </w:pPr>
      <w:r w:rsidRPr="007B4210">
        <w:rPr>
          <w:highlight w:val="white"/>
        </w:rPr>
        <w:t xml:space="preserve">            Case(middleCode);</w:t>
      </w:r>
    </w:p>
    <w:p w14:paraId="481FF363" w14:textId="77777777" w:rsidR="00D935A0" w:rsidRPr="007B4210" w:rsidRDefault="00D935A0" w:rsidP="007B4210">
      <w:pPr>
        <w:pStyle w:val="Code"/>
        <w:rPr>
          <w:highlight w:val="white"/>
        </w:rPr>
      </w:pPr>
      <w:r w:rsidRPr="007B4210">
        <w:rPr>
          <w:highlight w:val="white"/>
        </w:rPr>
        <w:t xml:space="preserve">            break;</w:t>
      </w:r>
    </w:p>
    <w:p w14:paraId="0CC901F9" w14:textId="77777777" w:rsidR="00D935A0" w:rsidRPr="007B4210" w:rsidRDefault="00D935A0" w:rsidP="007B4210">
      <w:pPr>
        <w:pStyle w:val="Code"/>
        <w:rPr>
          <w:highlight w:val="white"/>
        </w:rPr>
      </w:pPr>
    </w:p>
    <w:p w14:paraId="165D5B3E" w14:textId="77777777" w:rsidR="00D935A0" w:rsidRPr="007B4210" w:rsidRDefault="00D935A0" w:rsidP="007B4210">
      <w:pPr>
        <w:pStyle w:val="Code"/>
        <w:rPr>
          <w:highlight w:val="white"/>
        </w:rPr>
      </w:pPr>
      <w:r w:rsidRPr="007B4210">
        <w:rPr>
          <w:highlight w:val="white"/>
        </w:rPr>
        <w:t xml:space="preserve">          case MiddleOperator.CaseEnd:</w:t>
      </w:r>
    </w:p>
    <w:p w14:paraId="16820C54" w14:textId="77777777" w:rsidR="00D935A0" w:rsidRPr="007B4210" w:rsidRDefault="00D935A0" w:rsidP="007B4210">
      <w:pPr>
        <w:pStyle w:val="Code"/>
        <w:rPr>
          <w:highlight w:val="white"/>
        </w:rPr>
      </w:pPr>
      <w:r w:rsidRPr="007B4210">
        <w:rPr>
          <w:highlight w:val="white"/>
        </w:rPr>
        <w:t xml:space="preserve">            CaseEnd(middleCode);</w:t>
      </w:r>
    </w:p>
    <w:p w14:paraId="161FABD7" w14:textId="77777777" w:rsidR="00D935A0" w:rsidRPr="007B4210" w:rsidRDefault="00D935A0" w:rsidP="007B4210">
      <w:pPr>
        <w:pStyle w:val="Code"/>
        <w:rPr>
          <w:highlight w:val="white"/>
        </w:rPr>
      </w:pPr>
      <w:r w:rsidRPr="007B4210">
        <w:rPr>
          <w:highlight w:val="white"/>
        </w:rPr>
        <w:t xml:space="preserve">            break;</w:t>
      </w:r>
    </w:p>
    <w:p w14:paraId="581008DB" w14:textId="77777777" w:rsidR="00D935A0" w:rsidRPr="007B4210" w:rsidRDefault="00D935A0" w:rsidP="007B4210">
      <w:pPr>
        <w:pStyle w:val="Code"/>
        <w:rPr>
          <w:highlight w:val="white"/>
        </w:rPr>
      </w:pPr>
    </w:p>
    <w:p w14:paraId="7A30AAC6" w14:textId="77777777" w:rsidR="00D935A0" w:rsidRPr="007B4210" w:rsidRDefault="00D935A0" w:rsidP="007B4210">
      <w:pPr>
        <w:pStyle w:val="Code"/>
        <w:rPr>
          <w:highlight w:val="white"/>
        </w:rPr>
      </w:pPr>
      <w:r w:rsidRPr="007B4210">
        <w:rPr>
          <w:highlight w:val="white"/>
        </w:rPr>
        <w:t xml:space="preserve">          case MiddleOperator.Increment:</w:t>
      </w:r>
    </w:p>
    <w:p w14:paraId="38145961" w14:textId="77777777" w:rsidR="00D935A0" w:rsidRPr="007B4210" w:rsidRDefault="00D935A0" w:rsidP="007B4210">
      <w:pPr>
        <w:pStyle w:val="Code"/>
        <w:rPr>
          <w:highlight w:val="white"/>
        </w:rPr>
      </w:pPr>
      <w:r w:rsidRPr="007B4210">
        <w:rPr>
          <w:highlight w:val="white"/>
        </w:rPr>
        <w:t xml:space="preserve">          case MiddleOperator.Decrement:</w:t>
      </w:r>
    </w:p>
    <w:p w14:paraId="7FB5A3FE" w14:textId="77777777" w:rsidR="00D935A0" w:rsidRPr="007B4210" w:rsidRDefault="00D935A0" w:rsidP="007B4210">
      <w:pPr>
        <w:pStyle w:val="Code"/>
        <w:rPr>
          <w:highlight w:val="white"/>
        </w:rPr>
      </w:pPr>
      <w:r w:rsidRPr="007B4210">
        <w:rPr>
          <w:highlight w:val="white"/>
        </w:rPr>
        <w:t xml:space="preserve">            IntegralIncrementDecrement(middleCode);</w:t>
      </w:r>
    </w:p>
    <w:p w14:paraId="76614B98" w14:textId="77777777" w:rsidR="00D935A0" w:rsidRPr="007B4210" w:rsidRDefault="00D935A0" w:rsidP="007B4210">
      <w:pPr>
        <w:pStyle w:val="Code"/>
        <w:rPr>
          <w:highlight w:val="white"/>
        </w:rPr>
      </w:pPr>
      <w:r w:rsidRPr="007B4210">
        <w:rPr>
          <w:highlight w:val="white"/>
        </w:rPr>
        <w:t xml:space="preserve">            break;</w:t>
      </w:r>
    </w:p>
    <w:p w14:paraId="0D9DFE08" w14:textId="77777777" w:rsidR="00D935A0" w:rsidRPr="007B4210" w:rsidRDefault="00D935A0" w:rsidP="007B4210">
      <w:pPr>
        <w:pStyle w:val="Code"/>
        <w:rPr>
          <w:highlight w:val="white"/>
        </w:rPr>
      </w:pPr>
    </w:p>
    <w:p w14:paraId="01273D78" w14:textId="77777777" w:rsidR="00D935A0" w:rsidRPr="007B4210" w:rsidRDefault="00D935A0" w:rsidP="007B4210">
      <w:pPr>
        <w:pStyle w:val="Code"/>
        <w:rPr>
          <w:highlight w:val="white"/>
        </w:rPr>
      </w:pPr>
      <w:r w:rsidRPr="007B4210">
        <w:rPr>
          <w:highlight w:val="white"/>
        </w:rPr>
        <w:t xml:space="preserve">          case MiddleOperator.UnaryAdd:</w:t>
      </w:r>
    </w:p>
    <w:p w14:paraId="596DDFC9" w14:textId="77777777" w:rsidR="00D935A0" w:rsidRPr="007B4210" w:rsidRDefault="00D935A0" w:rsidP="007B4210">
      <w:pPr>
        <w:pStyle w:val="Code"/>
        <w:rPr>
          <w:highlight w:val="white"/>
        </w:rPr>
      </w:pPr>
      <w:r w:rsidRPr="007B4210">
        <w:rPr>
          <w:highlight w:val="white"/>
        </w:rPr>
        <w:t xml:space="preserve">          case MiddleOperator.UnarySubtract:</w:t>
      </w:r>
    </w:p>
    <w:p w14:paraId="672F0EE4" w14:textId="77777777" w:rsidR="00D935A0" w:rsidRPr="007B4210" w:rsidRDefault="00D935A0" w:rsidP="007B4210">
      <w:pPr>
        <w:pStyle w:val="Code"/>
        <w:rPr>
          <w:highlight w:val="white"/>
        </w:rPr>
      </w:pPr>
      <w:r w:rsidRPr="007B4210">
        <w:rPr>
          <w:highlight w:val="white"/>
        </w:rPr>
        <w:t xml:space="preserve">          case MiddleOperator.BitwiseNot: {</w:t>
      </w:r>
    </w:p>
    <w:p w14:paraId="135B2336" w14:textId="77777777" w:rsidR="00D935A0" w:rsidRPr="007B4210" w:rsidRDefault="00D935A0" w:rsidP="007B4210">
      <w:pPr>
        <w:pStyle w:val="Code"/>
        <w:rPr>
          <w:highlight w:val="white"/>
        </w:rPr>
      </w:pPr>
      <w:r w:rsidRPr="007B4210">
        <w:rPr>
          <w:highlight w:val="white"/>
        </w:rPr>
        <w:t xml:space="preserve">              Symbol symbol = (Symbol) middleCode[1];</w:t>
      </w:r>
    </w:p>
    <w:p w14:paraId="2A62950D" w14:textId="77777777" w:rsidR="00D935A0" w:rsidRPr="007B4210" w:rsidRDefault="00D935A0" w:rsidP="007B4210">
      <w:pPr>
        <w:pStyle w:val="Code"/>
        <w:rPr>
          <w:highlight w:val="white"/>
        </w:rPr>
      </w:pPr>
    </w:p>
    <w:p w14:paraId="22FCE3AC" w14:textId="77777777" w:rsidR="00D935A0" w:rsidRPr="007B4210" w:rsidRDefault="00D935A0" w:rsidP="007B4210">
      <w:pPr>
        <w:pStyle w:val="Code"/>
        <w:rPr>
          <w:highlight w:val="white"/>
        </w:rPr>
      </w:pPr>
      <w:r w:rsidRPr="007B4210">
        <w:rPr>
          <w:highlight w:val="white"/>
        </w:rPr>
        <w:t xml:space="preserve">              if (symbol.Type.IsFloating()) {</w:t>
      </w:r>
    </w:p>
    <w:p w14:paraId="5AB7100E" w14:textId="77777777" w:rsidR="00D935A0" w:rsidRPr="007B4210" w:rsidRDefault="00D935A0" w:rsidP="007B4210">
      <w:pPr>
        <w:pStyle w:val="Code"/>
        <w:rPr>
          <w:highlight w:val="white"/>
        </w:rPr>
      </w:pPr>
      <w:r w:rsidRPr="007B4210">
        <w:rPr>
          <w:highlight w:val="white"/>
        </w:rPr>
        <w:t xml:space="preserve">                FloatingUnary(middleCode);</w:t>
      </w:r>
    </w:p>
    <w:p w14:paraId="3BEFC95F" w14:textId="77777777" w:rsidR="00D935A0" w:rsidRPr="007B4210" w:rsidRDefault="00D935A0" w:rsidP="007B4210">
      <w:pPr>
        <w:pStyle w:val="Code"/>
        <w:rPr>
          <w:highlight w:val="white"/>
        </w:rPr>
      </w:pPr>
      <w:r w:rsidRPr="007B4210">
        <w:rPr>
          <w:highlight w:val="white"/>
        </w:rPr>
        <w:t xml:space="preserve">              }</w:t>
      </w:r>
    </w:p>
    <w:p w14:paraId="790D04A5" w14:textId="77777777" w:rsidR="00D935A0" w:rsidRPr="007B4210" w:rsidRDefault="00D935A0" w:rsidP="007B4210">
      <w:pPr>
        <w:pStyle w:val="Code"/>
        <w:rPr>
          <w:highlight w:val="white"/>
        </w:rPr>
      </w:pPr>
      <w:r w:rsidRPr="007B4210">
        <w:rPr>
          <w:highlight w:val="white"/>
        </w:rPr>
        <w:t xml:space="preserve">              else {</w:t>
      </w:r>
    </w:p>
    <w:p w14:paraId="0378248F" w14:textId="77777777" w:rsidR="00D935A0" w:rsidRPr="007B4210" w:rsidRDefault="00D935A0" w:rsidP="007B4210">
      <w:pPr>
        <w:pStyle w:val="Code"/>
        <w:rPr>
          <w:highlight w:val="white"/>
        </w:rPr>
      </w:pPr>
      <w:r w:rsidRPr="007B4210">
        <w:rPr>
          <w:highlight w:val="white"/>
        </w:rPr>
        <w:lastRenderedPageBreak/>
        <w:t xml:space="preserve">                IntegralUnary(middleCode);</w:t>
      </w:r>
    </w:p>
    <w:p w14:paraId="331F23BE" w14:textId="77777777" w:rsidR="00D935A0" w:rsidRPr="007B4210" w:rsidRDefault="00D935A0" w:rsidP="007B4210">
      <w:pPr>
        <w:pStyle w:val="Code"/>
        <w:rPr>
          <w:highlight w:val="white"/>
        </w:rPr>
      </w:pPr>
      <w:r w:rsidRPr="007B4210">
        <w:rPr>
          <w:highlight w:val="white"/>
        </w:rPr>
        <w:t xml:space="preserve">              }</w:t>
      </w:r>
    </w:p>
    <w:p w14:paraId="4CAB06CA" w14:textId="77777777" w:rsidR="00D935A0" w:rsidRPr="007B4210" w:rsidRDefault="00D935A0" w:rsidP="007B4210">
      <w:pPr>
        <w:pStyle w:val="Code"/>
        <w:rPr>
          <w:highlight w:val="white"/>
        </w:rPr>
      </w:pPr>
      <w:r w:rsidRPr="007B4210">
        <w:rPr>
          <w:highlight w:val="white"/>
        </w:rPr>
        <w:t xml:space="preserve">            }</w:t>
      </w:r>
    </w:p>
    <w:p w14:paraId="58305A42" w14:textId="77777777" w:rsidR="00D935A0" w:rsidRPr="007B4210" w:rsidRDefault="00D935A0" w:rsidP="007B4210">
      <w:pPr>
        <w:pStyle w:val="Code"/>
        <w:rPr>
          <w:highlight w:val="white"/>
        </w:rPr>
      </w:pPr>
      <w:r w:rsidRPr="007B4210">
        <w:rPr>
          <w:highlight w:val="white"/>
        </w:rPr>
        <w:t xml:space="preserve">            break;</w:t>
      </w:r>
    </w:p>
    <w:p w14:paraId="52037EE0" w14:textId="77777777" w:rsidR="00D935A0" w:rsidRPr="007B4210" w:rsidRDefault="00D935A0" w:rsidP="007B4210">
      <w:pPr>
        <w:pStyle w:val="Code"/>
        <w:rPr>
          <w:highlight w:val="white"/>
        </w:rPr>
      </w:pPr>
      <w:r w:rsidRPr="007B4210">
        <w:rPr>
          <w:highlight w:val="white"/>
        </w:rPr>
        <w:t xml:space="preserve">          </w:t>
      </w:r>
    </w:p>
    <w:p w14:paraId="6B273C9A" w14:textId="77777777" w:rsidR="00D935A0" w:rsidRPr="007B4210" w:rsidRDefault="00D935A0" w:rsidP="007B4210">
      <w:pPr>
        <w:pStyle w:val="Code"/>
        <w:rPr>
          <w:highlight w:val="white"/>
        </w:rPr>
      </w:pPr>
      <w:r w:rsidRPr="007B4210">
        <w:rPr>
          <w:highlight w:val="white"/>
        </w:rPr>
        <w:t xml:space="preserve">          case MiddleOperator.Address:</w:t>
      </w:r>
    </w:p>
    <w:p w14:paraId="5B4CC8FE" w14:textId="77777777" w:rsidR="00D935A0" w:rsidRPr="007B4210" w:rsidRDefault="00D935A0" w:rsidP="007B4210">
      <w:pPr>
        <w:pStyle w:val="Code"/>
        <w:rPr>
          <w:highlight w:val="white"/>
        </w:rPr>
      </w:pPr>
      <w:r w:rsidRPr="007B4210">
        <w:rPr>
          <w:highlight w:val="white"/>
        </w:rPr>
        <w:t xml:space="preserve">            Address(middleCode);</w:t>
      </w:r>
    </w:p>
    <w:p w14:paraId="2BC7AB97" w14:textId="77777777" w:rsidR="00D935A0" w:rsidRPr="007B4210" w:rsidRDefault="00D935A0" w:rsidP="007B4210">
      <w:pPr>
        <w:pStyle w:val="Code"/>
        <w:rPr>
          <w:highlight w:val="white"/>
        </w:rPr>
      </w:pPr>
      <w:r w:rsidRPr="007B4210">
        <w:rPr>
          <w:highlight w:val="white"/>
        </w:rPr>
        <w:t xml:space="preserve">            break;</w:t>
      </w:r>
    </w:p>
    <w:p w14:paraId="260E883D" w14:textId="77777777" w:rsidR="00D935A0" w:rsidRPr="007B4210" w:rsidRDefault="00D935A0" w:rsidP="007B4210">
      <w:pPr>
        <w:pStyle w:val="Code"/>
        <w:rPr>
          <w:highlight w:val="white"/>
        </w:rPr>
      </w:pPr>
    </w:p>
    <w:p w14:paraId="168D5179" w14:textId="77777777" w:rsidR="00D935A0" w:rsidRPr="007B4210" w:rsidRDefault="00D935A0" w:rsidP="007B4210">
      <w:pPr>
        <w:pStyle w:val="Code"/>
        <w:rPr>
          <w:highlight w:val="white"/>
        </w:rPr>
      </w:pPr>
      <w:r w:rsidRPr="007B4210">
        <w:rPr>
          <w:highlight w:val="white"/>
        </w:rPr>
        <w:t xml:space="preserve">          case MiddleOperator.Dereference: {</w:t>
      </w:r>
    </w:p>
    <w:p w14:paraId="467B431B" w14:textId="77777777" w:rsidR="00D935A0" w:rsidRPr="007B4210" w:rsidRDefault="00D935A0" w:rsidP="007B4210">
      <w:pPr>
        <w:pStyle w:val="Code"/>
        <w:rPr>
          <w:highlight w:val="white"/>
        </w:rPr>
      </w:pPr>
      <w:r w:rsidRPr="007B4210">
        <w:rPr>
          <w:highlight w:val="white"/>
        </w:rPr>
        <w:t xml:space="preserve">              Symbol symbol = (Symbol) middleCode[1];</w:t>
      </w:r>
    </w:p>
    <w:p w14:paraId="01CA4CD6" w14:textId="77777777" w:rsidR="00D935A0" w:rsidRPr="007B4210" w:rsidRDefault="00D935A0" w:rsidP="007B4210">
      <w:pPr>
        <w:pStyle w:val="Code"/>
        <w:rPr>
          <w:highlight w:val="white"/>
        </w:rPr>
      </w:pPr>
    </w:p>
    <w:p w14:paraId="48F2620B" w14:textId="77777777" w:rsidR="00D935A0" w:rsidRPr="007B4210" w:rsidRDefault="00D935A0" w:rsidP="007B4210">
      <w:pPr>
        <w:pStyle w:val="Code"/>
        <w:rPr>
          <w:highlight w:val="white"/>
        </w:rPr>
      </w:pPr>
      <w:r w:rsidRPr="007B4210">
        <w:rPr>
          <w:highlight w:val="white"/>
        </w:rPr>
        <w:t xml:space="preserve">              if (symbol.Type.IsFloating()) {</w:t>
      </w:r>
    </w:p>
    <w:p w14:paraId="15A81199" w14:textId="77777777" w:rsidR="00D935A0" w:rsidRPr="007B4210" w:rsidRDefault="00D935A0" w:rsidP="007B4210">
      <w:pPr>
        <w:pStyle w:val="Code"/>
        <w:rPr>
          <w:highlight w:val="white"/>
        </w:rPr>
      </w:pPr>
      <w:r w:rsidRPr="007B4210">
        <w:rPr>
          <w:highlight w:val="white"/>
        </w:rPr>
        <w:t xml:space="preserve">                FloatingDereference(middleCode);</w:t>
      </w:r>
    </w:p>
    <w:p w14:paraId="6BB7DDA4" w14:textId="77777777" w:rsidR="00D935A0" w:rsidRPr="007B4210" w:rsidRDefault="00D935A0" w:rsidP="007B4210">
      <w:pPr>
        <w:pStyle w:val="Code"/>
        <w:rPr>
          <w:highlight w:val="white"/>
        </w:rPr>
      </w:pPr>
      <w:r w:rsidRPr="007B4210">
        <w:rPr>
          <w:highlight w:val="white"/>
        </w:rPr>
        <w:t xml:space="preserve">              }</w:t>
      </w:r>
    </w:p>
    <w:p w14:paraId="07BECC3A" w14:textId="77777777" w:rsidR="00D935A0" w:rsidRPr="007B4210" w:rsidRDefault="00D935A0" w:rsidP="007B4210">
      <w:pPr>
        <w:pStyle w:val="Code"/>
        <w:rPr>
          <w:highlight w:val="white"/>
        </w:rPr>
      </w:pPr>
      <w:r w:rsidRPr="007B4210">
        <w:rPr>
          <w:highlight w:val="white"/>
        </w:rPr>
        <w:t xml:space="preserve">              else {</w:t>
      </w:r>
    </w:p>
    <w:p w14:paraId="3DAD730F" w14:textId="77777777" w:rsidR="00D935A0" w:rsidRPr="007B4210" w:rsidRDefault="00D935A0" w:rsidP="007B4210">
      <w:pPr>
        <w:pStyle w:val="Code"/>
        <w:rPr>
          <w:highlight w:val="white"/>
        </w:rPr>
      </w:pPr>
      <w:r w:rsidRPr="007B4210">
        <w:rPr>
          <w:highlight w:val="white"/>
        </w:rPr>
        <w:t xml:space="preserve">                IntegralDereference(middleCode);</w:t>
      </w:r>
    </w:p>
    <w:p w14:paraId="4223E3CF" w14:textId="77777777" w:rsidR="00D935A0" w:rsidRPr="007B4210" w:rsidRDefault="00D935A0" w:rsidP="007B4210">
      <w:pPr>
        <w:pStyle w:val="Code"/>
        <w:rPr>
          <w:highlight w:val="white"/>
        </w:rPr>
      </w:pPr>
      <w:r w:rsidRPr="007B4210">
        <w:rPr>
          <w:highlight w:val="white"/>
        </w:rPr>
        <w:t xml:space="preserve">              }</w:t>
      </w:r>
    </w:p>
    <w:p w14:paraId="75E76279" w14:textId="77777777" w:rsidR="00D935A0" w:rsidRPr="007B4210" w:rsidRDefault="00D935A0" w:rsidP="007B4210">
      <w:pPr>
        <w:pStyle w:val="Code"/>
        <w:rPr>
          <w:highlight w:val="white"/>
        </w:rPr>
      </w:pPr>
      <w:r w:rsidRPr="007B4210">
        <w:rPr>
          <w:highlight w:val="white"/>
        </w:rPr>
        <w:t xml:space="preserve">            }</w:t>
      </w:r>
    </w:p>
    <w:p w14:paraId="48B9B9D6" w14:textId="77777777" w:rsidR="00D935A0" w:rsidRPr="007B4210" w:rsidRDefault="00D935A0" w:rsidP="007B4210">
      <w:pPr>
        <w:pStyle w:val="Code"/>
        <w:rPr>
          <w:highlight w:val="white"/>
        </w:rPr>
      </w:pPr>
      <w:r w:rsidRPr="007B4210">
        <w:rPr>
          <w:highlight w:val="white"/>
        </w:rPr>
        <w:t xml:space="preserve">            break;</w:t>
      </w:r>
    </w:p>
    <w:p w14:paraId="181B2694" w14:textId="77777777" w:rsidR="00D935A0" w:rsidRPr="007B4210" w:rsidRDefault="00D935A0" w:rsidP="007B4210">
      <w:pPr>
        <w:pStyle w:val="Code"/>
        <w:rPr>
          <w:highlight w:val="white"/>
        </w:rPr>
      </w:pPr>
    </w:p>
    <w:p w14:paraId="64A3BB74" w14:textId="77777777" w:rsidR="00D935A0" w:rsidRPr="007B4210" w:rsidRDefault="00D935A0" w:rsidP="007B4210">
      <w:pPr>
        <w:pStyle w:val="Code"/>
        <w:rPr>
          <w:highlight w:val="white"/>
        </w:rPr>
      </w:pPr>
      <w:r w:rsidRPr="007B4210">
        <w:rPr>
          <w:highlight w:val="white"/>
        </w:rPr>
        <w:t xml:space="preserve">          case MiddleOperator.DecreaseStack:</w:t>
      </w:r>
    </w:p>
    <w:p w14:paraId="785B3A1D" w14:textId="77777777" w:rsidR="00D935A0" w:rsidRPr="007B4210" w:rsidRDefault="00D935A0" w:rsidP="007B4210">
      <w:pPr>
        <w:pStyle w:val="Code"/>
        <w:rPr>
          <w:highlight w:val="white"/>
        </w:rPr>
      </w:pPr>
      <w:r w:rsidRPr="007B4210">
        <w:rPr>
          <w:highlight w:val="white"/>
        </w:rPr>
        <w:t xml:space="preserve">            Assert.ErrorXXX((--m_floatStackSize) &gt;= 0);</w:t>
      </w:r>
    </w:p>
    <w:p w14:paraId="5ED156BB" w14:textId="77777777" w:rsidR="00D935A0" w:rsidRPr="007B4210" w:rsidRDefault="00D935A0" w:rsidP="007B4210">
      <w:pPr>
        <w:pStyle w:val="Code"/>
        <w:rPr>
          <w:highlight w:val="white"/>
        </w:rPr>
      </w:pPr>
      <w:r w:rsidRPr="007B4210">
        <w:rPr>
          <w:highlight w:val="white"/>
        </w:rPr>
        <w:t xml:space="preserve">            break;</w:t>
      </w:r>
    </w:p>
    <w:p w14:paraId="1FF928DD" w14:textId="77777777" w:rsidR="00D935A0" w:rsidRPr="007B4210" w:rsidRDefault="00D935A0" w:rsidP="007B4210">
      <w:pPr>
        <w:pStyle w:val="Code"/>
        <w:rPr>
          <w:highlight w:val="white"/>
        </w:rPr>
      </w:pPr>
    </w:p>
    <w:p w14:paraId="34A17376" w14:textId="77777777" w:rsidR="00D935A0" w:rsidRPr="007B4210" w:rsidRDefault="00D935A0" w:rsidP="007B4210">
      <w:pPr>
        <w:pStyle w:val="Code"/>
        <w:rPr>
          <w:highlight w:val="white"/>
        </w:rPr>
      </w:pPr>
      <w:r w:rsidRPr="007B4210">
        <w:rPr>
          <w:highlight w:val="white"/>
        </w:rPr>
        <w:t xml:space="preserve">          case MiddleOperator.CheckTrackMapFloatStack:</w:t>
      </w:r>
    </w:p>
    <w:p w14:paraId="30D75327" w14:textId="77777777" w:rsidR="00D935A0" w:rsidRPr="007B4210" w:rsidRDefault="00D935A0" w:rsidP="007B4210">
      <w:pPr>
        <w:pStyle w:val="Code"/>
        <w:rPr>
          <w:highlight w:val="white"/>
        </w:rPr>
      </w:pPr>
      <w:r w:rsidRPr="007B4210">
        <w:rPr>
          <w:highlight w:val="white"/>
        </w:rPr>
        <w:t xml:space="preserve">            Assert.ErrorXXX((m_trackMap.Count == 0) &amp;&amp;</w:t>
      </w:r>
    </w:p>
    <w:p w14:paraId="4F9DDE7A" w14:textId="77777777" w:rsidR="00D935A0" w:rsidRPr="007B4210" w:rsidRDefault="00D935A0" w:rsidP="007B4210">
      <w:pPr>
        <w:pStyle w:val="Code"/>
        <w:rPr>
          <w:highlight w:val="white"/>
        </w:rPr>
      </w:pPr>
      <w:r w:rsidRPr="007B4210">
        <w:rPr>
          <w:highlight w:val="white"/>
        </w:rPr>
        <w:t xml:space="preserve">                          (m_floatStackSize == 0));</w:t>
      </w:r>
    </w:p>
    <w:p w14:paraId="766CC9F4" w14:textId="77777777" w:rsidR="00D935A0" w:rsidRPr="007B4210" w:rsidRDefault="00D935A0" w:rsidP="007B4210">
      <w:pPr>
        <w:pStyle w:val="Code"/>
        <w:rPr>
          <w:highlight w:val="white"/>
        </w:rPr>
      </w:pPr>
      <w:r w:rsidRPr="007B4210">
        <w:rPr>
          <w:highlight w:val="white"/>
        </w:rPr>
        <w:t xml:space="preserve">            break;</w:t>
      </w:r>
    </w:p>
    <w:p w14:paraId="468C9B76" w14:textId="77777777" w:rsidR="00D935A0" w:rsidRPr="007B4210" w:rsidRDefault="00D935A0" w:rsidP="007B4210">
      <w:pPr>
        <w:pStyle w:val="Code"/>
        <w:rPr>
          <w:highlight w:val="white"/>
        </w:rPr>
      </w:pPr>
    </w:p>
    <w:p w14:paraId="1B34E798" w14:textId="77777777" w:rsidR="00D935A0" w:rsidRPr="007B4210" w:rsidRDefault="00D935A0" w:rsidP="007B4210">
      <w:pPr>
        <w:pStyle w:val="Code"/>
        <w:rPr>
          <w:highlight w:val="white"/>
        </w:rPr>
      </w:pPr>
      <w:r w:rsidRPr="007B4210">
        <w:rPr>
          <w:highlight w:val="white"/>
        </w:rPr>
        <w:t xml:space="preserve">          case MiddleOperator.PushZero:</w:t>
      </w:r>
    </w:p>
    <w:p w14:paraId="57A57102" w14:textId="77777777" w:rsidR="00D935A0" w:rsidRPr="007B4210" w:rsidRDefault="00D935A0" w:rsidP="007B4210">
      <w:pPr>
        <w:pStyle w:val="Code"/>
        <w:rPr>
          <w:highlight w:val="white"/>
        </w:rPr>
      </w:pPr>
      <w:r w:rsidRPr="007B4210">
        <w:rPr>
          <w:highlight w:val="white"/>
        </w:rPr>
        <w:t xml:space="preserve">            PushSymbol(new Symbol(Type.DoubleType, (decimal) 0));</w:t>
      </w:r>
    </w:p>
    <w:p w14:paraId="00ED3BD0" w14:textId="77777777" w:rsidR="00D935A0" w:rsidRPr="007B4210" w:rsidRDefault="00D935A0" w:rsidP="007B4210">
      <w:pPr>
        <w:pStyle w:val="Code"/>
        <w:rPr>
          <w:highlight w:val="white"/>
        </w:rPr>
      </w:pPr>
      <w:r w:rsidRPr="007B4210">
        <w:rPr>
          <w:highlight w:val="white"/>
        </w:rPr>
        <w:t xml:space="preserve">            break;</w:t>
      </w:r>
    </w:p>
    <w:p w14:paraId="281C4520" w14:textId="77777777" w:rsidR="00D935A0" w:rsidRPr="007B4210" w:rsidRDefault="00D935A0" w:rsidP="007B4210">
      <w:pPr>
        <w:pStyle w:val="Code"/>
        <w:rPr>
          <w:highlight w:val="white"/>
        </w:rPr>
      </w:pPr>
    </w:p>
    <w:p w14:paraId="5F9496B2" w14:textId="77777777" w:rsidR="00D935A0" w:rsidRPr="007B4210" w:rsidRDefault="00D935A0" w:rsidP="007B4210">
      <w:pPr>
        <w:pStyle w:val="Code"/>
        <w:rPr>
          <w:highlight w:val="white"/>
        </w:rPr>
      </w:pPr>
      <w:r w:rsidRPr="007B4210">
        <w:rPr>
          <w:highlight w:val="white"/>
        </w:rPr>
        <w:t xml:space="preserve">          case MiddleOperator.PushOne:</w:t>
      </w:r>
    </w:p>
    <w:p w14:paraId="6266073C" w14:textId="77777777" w:rsidR="00D935A0" w:rsidRPr="007B4210" w:rsidRDefault="00D935A0" w:rsidP="007B4210">
      <w:pPr>
        <w:pStyle w:val="Code"/>
        <w:rPr>
          <w:highlight w:val="white"/>
        </w:rPr>
      </w:pPr>
      <w:r w:rsidRPr="007B4210">
        <w:rPr>
          <w:highlight w:val="white"/>
        </w:rPr>
        <w:t xml:space="preserve">            PushSymbol(new Symbol(Type.DoubleType, (decimal) 1));</w:t>
      </w:r>
    </w:p>
    <w:p w14:paraId="7F3085C6" w14:textId="77777777" w:rsidR="00D935A0" w:rsidRPr="007B4210" w:rsidRDefault="00D935A0" w:rsidP="007B4210">
      <w:pPr>
        <w:pStyle w:val="Code"/>
        <w:rPr>
          <w:highlight w:val="white"/>
        </w:rPr>
      </w:pPr>
      <w:r w:rsidRPr="007B4210">
        <w:rPr>
          <w:highlight w:val="white"/>
        </w:rPr>
        <w:t xml:space="preserve">            break;</w:t>
      </w:r>
    </w:p>
    <w:p w14:paraId="0388FC3D" w14:textId="77777777" w:rsidR="00D935A0" w:rsidRPr="007B4210" w:rsidRDefault="00D935A0" w:rsidP="007B4210">
      <w:pPr>
        <w:pStyle w:val="Code"/>
        <w:rPr>
          <w:highlight w:val="white"/>
        </w:rPr>
      </w:pPr>
    </w:p>
    <w:p w14:paraId="394154A7" w14:textId="77777777" w:rsidR="00D935A0" w:rsidRPr="007B4210" w:rsidRDefault="00D935A0" w:rsidP="007B4210">
      <w:pPr>
        <w:pStyle w:val="Code"/>
        <w:rPr>
          <w:highlight w:val="white"/>
        </w:rPr>
      </w:pPr>
      <w:r w:rsidRPr="007B4210">
        <w:rPr>
          <w:highlight w:val="white"/>
        </w:rPr>
        <w:t xml:space="preserve">          case MiddleOperator.PushFloat:</w:t>
      </w:r>
    </w:p>
    <w:p w14:paraId="1A594FC1" w14:textId="77777777" w:rsidR="00D935A0" w:rsidRPr="007B4210" w:rsidRDefault="00D935A0" w:rsidP="007B4210">
      <w:pPr>
        <w:pStyle w:val="Code"/>
        <w:rPr>
          <w:highlight w:val="white"/>
        </w:rPr>
      </w:pPr>
      <w:r w:rsidRPr="007B4210">
        <w:rPr>
          <w:highlight w:val="white"/>
        </w:rPr>
        <w:t xml:space="preserve">            PushSymbol((Symbol) middleCode[0]);</w:t>
      </w:r>
    </w:p>
    <w:p w14:paraId="6F5564B8" w14:textId="77777777" w:rsidR="00D935A0" w:rsidRPr="007B4210" w:rsidRDefault="00D935A0" w:rsidP="007B4210">
      <w:pPr>
        <w:pStyle w:val="Code"/>
        <w:rPr>
          <w:highlight w:val="white"/>
        </w:rPr>
      </w:pPr>
      <w:r w:rsidRPr="007B4210">
        <w:rPr>
          <w:highlight w:val="white"/>
        </w:rPr>
        <w:t xml:space="preserve">            break;</w:t>
      </w:r>
    </w:p>
    <w:p w14:paraId="3A05DD3B" w14:textId="77777777" w:rsidR="00D935A0" w:rsidRPr="007B4210" w:rsidRDefault="00D935A0" w:rsidP="007B4210">
      <w:pPr>
        <w:pStyle w:val="Code"/>
        <w:rPr>
          <w:highlight w:val="white"/>
        </w:rPr>
      </w:pPr>
    </w:p>
    <w:p w14:paraId="0E04F9FA" w14:textId="77777777" w:rsidR="00D935A0" w:rsidRPr="007B4210" w:rsidRDefault="00D935A0" w:rsidP="007B4210">
      <w:pPr>
        <w:pStyle w:val="Code"/>
        <w:rPr>
          <w:highlight w:val="white"/>
        </w:rPr>
      </w:pPr>
      <w:r w:rsidRPr="007B4210">
        <w:rPr>
          <w:highlight w:val="white"/>
        </w:rPr>
        <w:t xml:space="preserve">          case MiddleOperator.TopFloat:</w:t>
      </w:r>
    </w:p>
    <w:p w14:paraId="6FF6A19E" w14:textId="77777777" w:rsidR="00D935A0" w:rsidRPr="007B4210" w:rsidRDefault="00D935A0" w:rsidP="007B4210">
      <w:pPr>
        <w:pStyle w:val="Code"/>
        <w:rPr>
          <w:highlight w:val="white"/>
        </w:rPr>
      </w:pPr>
      <w:r w:rsidRPr="007B4210">
        <w:rPr>
          <w:highlight w:val="white"/>
        </w:rPr>
        <w:t xml:space="preserve">            TopPopSymbol((Symbol) middleCode[0], TopOrPop.Top);</w:t>
      </w:r>
    </w:p>
    <w:p w14:paraId="63A31445" w14:textId="77777777" w:rsidR="00D935A0" w:rsidRPr="007B4210" w:rsidRDefault="00D935A0" w:rsidP="007B4210">
      <w:pPr>
        <w:pStyle w:val="Code"/>
        <w:rPr>
          <w:highlight w:val="white"/>
        </w:rPr>
      </w:pPr>
      <w:r w:rsidRPr="007B4210">
        <w:rPr>
          <w:highlight w:val="white"/>
        </w:rPr>
        <w:t xml:space="preserve">            break;</w:t>
      </w:r>
    </w:p>
    <w:p w14:paraId="024D8E3C" w14:textId="77777777" w:rsidR="00D935A0" w:rsidRPr="007B4210" w:rsidRDefault="00D935A0" w:rsidP="007B4210">
      <w:pPr>
        <w:pStyle w:val="Code"/>
        <w:rPr>
          <w:highlight w:val="white"/>
        </w:rPr>
      </w:pPr>
      <w:r w:rsidRPr="007B4210">
        <w:rPr>
          <w:highlight w:val="white"/>
        </w:rPr>
        <w:t xml:space="preserve">          </w:t>
      </w:r>
    </w:p>
    <w:p w14:paraId="74564E3D" w14:textId="77777777" w:rsidR="00D935A0" w:rsidRPr="007B4210" w:rsidRDefault="00D935A0" w:rsidP="007B4210">
      <w:pPr>
        <w:pStyle w:val="Code"/>
        <w:rPr>
          <w:highlight w:val="white"/>
        </w:rPr>
      </w:pPr>
      <w:r w:rsidRPr="007B4210">
        <w:rPr>
          <w:highlight w:val="white"/>
        </w:rPr>
        <w:t xml:space="preserve">          case MiddleOperator.PopFloat:</w:t>
      </w:r>
    </w:p>
    <w:p w14:paraId="2E046E14" w14:textId="77777777" w:rsidR="00D935A0" w:rsidRPr="007B4210" w:rsidRDefault="00D935A0" w:rsidP="007B4210">
      <w:pPr>
        <w:pStyle w:val="Code"/>
        <w:rPr>
          <w:highlight w:val="white"/>
        </w:rPr>
      </w:pPr>
      <w:r w:rsidRPr="007B4210">
        <w:rPr>
          <w:highlight w:val="white"/>
        </w:rPr>
        <w:t xml:space="preserve">            TopPopSymbol((Symbol) middleCode[0], TopOrPop.Pop);</w:t>
      </w:r>
    </w:p>
    <w:p w14:paraId="7AFFBFAB" w14:textId="77777777" w:rsidR="00D935A0" w:rsidRPr="007B4210" w:rsidRDefault="00D935A0" w:rsidP="007B4210">
      <w:pPr>
        <w:pStyle w:val="Code"/>
        <w:rPr>
          <w:highlight w:val="white"/>
        </w:rPr>
      </w:pPr>
      <w:r w:rsidRPr="007B4210">
        <w:rPr>
          <w:highlight w:val="white"/>
        </w:rPr>
        <w:t xml:space="preserve">            break;</w:t>
      </w:r>
    </w:p>
    <w:p w14:paraId="4068EB1F" w14:textId="77777777" w:rsidR="00D935A0" w:rsidRPr="007B4210" w:rsidRDefault="00D935A0" w:rsidP="007B4210">
      <w:pPr>
        <w:pStyle w:val="Code"/>
        <w:rPr>
          <w:highlight w:val="white"/>
        </w:rPr>
      </w:pPr>
    </w:p>
    <w:p w14:paraId="1410E299" w14:textId="77777777" w:rsidR="00D935A0" w:rsidRPr="007B4210" w:rsidRDefault="00D935A0" w:rsidP="007B4210">
      <w:pPr>
        <w:pStyle w:val="Code"/>
        <w:rPr>
          <w:highlight w:val="white"/>
        </w:rPr>
      </w:pPr>
      <w:r w:rsidRPr="007B4210">
        <w:rPr>
          <w:highlight w:val="white"/>
        </w:rPr>
        <w:t xml:space="preserve">          case MiddleOperator.PopEmpty:</w:t>
      </w:r>
    </w:p>
    <w:p w14:paraId="66D1D55B" w14:textId="77777777" w:rsidR="00D935A0" w:rsidRPr="007B4210" w:rsidRDefault="00D935A0" w:rsidP="007B4210">
      <w:pPr>
        <w:pStyle w:val="Code"/>
        <w:rPr>
          <w:highlight w:val="white"/>
        </w:rPr>
      </w:pPr>
      <w:r w:rsidRPr="007B4210">
        <w:rPr>
          <w:highlight w:val="white"/>
        </w:rPr>
        <w:t xml:space="preserve">            PopEmpty();</w:t>
      </w:r>
    </w:p>
    <w:p w14:paraId="1AF2F2BB" w14:textId="77777777" w:rsidR="00D935A0" w:rsidRPr="007B4210" w:rsidRDefault="00D935A0" w:rsidP="007B4210">
      <w:pPr>
        <w:pStyle w:val="Code"/>
        <w:rPr>
          <w:highlight w:val="white"/>
        </w:rPr>
      </w:pPr>
      <w:r w:rsidRPr="007B4210">
        <w:rPr>
          <w:highlight w:val="white"/>
        </w:rPr>
        <w:t xml:space="preserve">            break;</w:t>
      </w:r>
    </w:p>
    <w:p w14:paraId="7556AE45" w14:textId="77777777" w:rsidR="00D935A0" w:rsidRPr="007B4210" w:rsidRDefault="00D935A0" w:rsidP="007B4210">
      <w:pPr>
        <w:pStyle w:val="Code"/>
        <w:rPr>
          <w:highlight w:val="white"/>
        </w:rPr>
      </w:pPr>
    </w:p>
    <w:p w14:paraId="19689211" w14:textId="77777777" w:rsidR="00D935A0" w:rsidRPr="007B4210" w:rsidRDefault="00D935A0" w:rsidP="007B4210">
      <w:pPr>
        <w:pStyle w:val="Code"/>
        <w:rPr>
          <w:highlight w:val="white"/>
        </w:rPr>
      </w:pPr>
      <w:r w:rsidRPr="007B4210">
        <w:rPr>
          <w:highlight w:val="white"/>
        </w:rPr>
        <w:t xml:space="preserve">          case MiddleOperator.IntegralToIntegral:</w:t>
      </w:r>
    </w:p>
    <w:p w14:paraId="5BB85989" w14:textId="77777777" w:rsidR="00D935A0" w:rsidRPr="007B4210" w:rsidRDefault="00D935A0" w:rsidP="007B4210">
      <w:pPr>
        <w:pStyle w:val="Code"/>
        <w:rPr>
          <w:highlight w:val="white"/>
        </w:rPr>
      </w:pPr>
      <w:r w:rsidRPr="007B4210">
        <w:rPr>
          <w:highlight w:val="white"/>
        </w:rPr>
        <w:t xml:space="preserve">            IntegralToIntegral(middleCode, middleIndex);</w:t>
      </w:r>
    </w:p>
    <w:p w14:paraId="4A4FC1EC" w14:textId="77777777" w:rsidR="00D935A0" w:rsidRPr="007B4210" w:rsidRDefault="00D935A0" w:rsidP="007B4210">
      <w:pPr>
        <w:pStyle w:val="Code"/>
        <w:rPr>
          <w:highlight w:val="white"/>
        </w:rPr>
      </w:pPr>
      <w:r w:rsidRPr="007B4210">
        <w:rPr>
          <w:highlight w:val="white"/>
        </w:rPr>
        <w:t xml:space="preserve">            break;</w:t>
      </w:r>
    </w:p>
    <w:p w14:paraId="70CF5CD0" w14:textId="77777777" w:rsidR="00D935A0" w:rsidRPr="007B4210" w:rsidRDefault="00D935A0" w:rsidP="007B4210">
      <w:pPr>
        <w:pStyle w:val="Code"/>
        <w:rPr>
          <w:highlight w:val="white"/>
        </w:rPr>
      </w:pPr>
    </w:p>
    <w:p w14:paraId="5E288ED9" w14:textId="77777777" w:rsidR="00D935A0" w:rsidRPr="007B4210" w:rsidRDefault="00D935A0" w:rsidP="007B4210">
      <w:pPr>
        <w:pStyle w:val="Code"/>
        <w:rPr>
          <w:highlight w:val="white"/>
        </w:rPr>
      </w:pPr>
      <w:r w:rsidRPr="007B4210">
        <w:rPr>
          <w:highlight w:val="white"/>
        </w:rPr>
        <w:t xml:space="preserve">          case MiddleOperator.IntegralToFloating:</w:t>
      </w:r>
    </w:p>
    <w:p w14:paraId="54FCFB44" w14:textId="77777777" w:rsidR="00D935A0" w:rsidRPr="007B4210" w:rsidRDefault="00D935A0" w:rsidP="007B4210">
      <w:pPr>
        <w:pStyle w:val="Code"/>
        <w:rPr>
          <w:highlight w:val="white"/>
        </w:rPr>
      </w:pPr>
      <w:r w:rsidRPr="007B4210">
        <w:rPr>
          <w:highlight w:val="white"/>
        </w:rPr>
        <w:t xml:space="preserve">            IntegralToFloating(middleCode);</w:t>
      </w:r>
    </w:p>
    <w:p w14:paraId="084030C7" w14:textId="77777777" w:rsidR="00D935A0" w:rsidRPr="007B4210" w:rsidRDefault="00D935A0" w:rsidP="007B4210">
      <w:pPr>
        <w:pStyle w:val="Code"/>
        <w:rPr>
          <w:highlight w:val="white"/>
        </w:rPr>
      </w:pPr>
      <w:r w:rsidRPr="007B4210">
        <w:rPr>
          <w:highlight w:val="white"/>
        </w:rPr>
        <w:t xml:space="preserve">            break;</w:t>
      </w:r>
    </w:p>
    <w:p w14:paraId="219C0A4D" w14:textId="77777777" w:rsidR="00D935A0" w:rsidRPr="007B4210" w:rsidRDefault="00D935A0" w:rsidP="007B4210">
      <w:pPr>
        <w:pStyle w:val="Code"/>
        <w:rPr>
          <w:highlight w:val="white"/>
        </w:rPr>
      </w:pPr>
    </w:p>
    <w:p w14:paraId="7A43F4CD" w14:textId="77777777" w:rsidR="00D935A0" w:rsidRPr="007B4210" w:rsidRDefault="00D935A0" w:rsidP="007B4210">
      <w:pPr>
        <w:pStyle w:val="Code"/>
        <w:rPr>
          <w:highlight w:val="white"/>
        </w:rPr>
      </w:pPr>
      <w:r w:rsidRPr="007B4210">
        <w:rPr>
          <w:highlight w:val="white"/>
        </w:rPr>
        <w:t xml:space="preserve">          case MiddleOperator.FloatingToIntegral:</w:t>
      </w:r>
    </w:p>
    <w:p w14:paraId="1C134B98" w14:textId="77777777" w:rsidR="00D935A0" w:rsidRPr="007B4210" w:rsidRDefault="00D935A0" w:rsidP="007B4210">
      <w:pPr>
        <w:pStyle w:val="Code"/>
        <w:rPr>
          <w:highlight w:val="white"/>
        </w:rPr>
      </w:pPr>
      <w:r w:rsidRPr="007B4210">
        <w:rPr>
          <w:highlight w:val="white"/>
        </w:rPr>
        <w:t xml:space="preserve">            FloatingToIntegral(middleCode);</w:t>
      </w:r>
    </w:p>
    <w:p w14:paraId="2B47C815" w14:textId="77777777" w:rsidR="00D935A0" w:rsidRPr="007B4210" w:rsidRDefault="00D935A0" w:rsidP="007B4210">
      <w:pPr>
        <w:pStyle w:val="Code"/>
        <w:rPr>
          <w:highlight w:val="white"/>
        </w:rPr>
      </w:pPr>
      <w:r w:rsidRPr="007B4210">
        <w:rPr>
          <w:highlight w:val="white"/>
        </w:rPr>
        <w:t xml:space="preserve">            break;</w:t>
      </w:r>
    </w:p>
    <w:p w14:paraId="7BD39A81" w14:textId="77777777" w:rsidR="00D935A0" w:rsidRPr="007B4210" w:rsidRDefault="00D935A0" w:rsidP="007B4210">
      <w:pPr>
        <w:pStyle w:val="Code"/>
        <w:rPr>
          <w:highlight w:val="white"/>
        </w:rPr>
      </w:pPr>
    </w:p>
    <w:p w14:paraId="7FDB2EA3" w14:textId="77777777" w:rsidR="00D935A0" w:rsidRPr="007B4210" w:rsidRDefault="00D935A0" w:rsidP="007B4210">
      <w:pPr>
        <w:pStyle w:val="Code"/>
        <w:rPr>
          <w:highlight w:val="white"/>
        </w:rPr>
      </w:pPr>
      <w:r w:rsidRPr="007B4210">
        <w:rPr>
          <w:highlight w:val="white"/>
        </w:rPr>
        <w:t xml:space="preserve">          case MiddleOperator.Parameter: {</w:t>
      </w:r>
    </w:p>
    <w:p w14:paraId="16991316" w14:textId="77777777" w:rsidR="00D935A0" w:rsidRPr="007B4210" w:rsidRDefault="00D935A0" w:rsidP="007B4210">
      <w:pPr>
        <w:pStyle w:val="Code"/>
        <w:rPr>
          <w:highlight w:val="white"/>
        </w:rPr>
      </w:pPr>
      <w:r w:rsidRPr="007B4210">
        <w:rPr>
          <w:highlight w:val="white"/>
        </w:rPr>
        <w:t xml:space="preserve">              Symbol symbol = (Symbol) middleCode[1];</w:t>
      </w:r>
    </w:p>
    <w:p w14:paraId="097DEDD1" w14:textId="77777777" w:rsidR="00D935A0" w:rsidRPr="007B4210" w:rsidRDefault="00D935A0" w:rsidP="007B4210">
      <w:pPr>
        <w:pStyle w:val="Code"/>
        <w:rPr>
          <w:highlight w:val="white"/>
        </w:rPr>
      </w:pPr>
    </w:p>
    <w:p w14:paraId="3F190E98" w14:textId="77777777" w:rsidR="00D935A0" w:rsidRPr="007B4210" w:rsidRDefault="00D935A0" w:rsidP="007B4210">
      <w:pPr>
        <w:pStyle w:val="Code"/>
        <w:rPr>
          <w:highlight w:val="white"/>
        </w:rPr>
      </w:pPr>
      <w:r w:rsidRPr="007B4210">
        <w:rPr>
          <w:highlight w:val="white"/>
        </w:rPr>
        <w:t xml:space="preserve">              if (symbol.Type.IsFloating()) {</w:t>
      </w:r>
    </w:p>
    <w:p w14:paraId="3F51A261" w14:textId="77777777" w:rsidR="00D935A0" w:rsidRPr="007B4210" w:rsidRDefault="00D935A0" w:rsidP="007B4210">
      <w:pPr>
        <w:pStyle w:val="Code"/>
        <w:rPr>
          <w:highlight w:val="white"/>
        </w:rPr>
      </w:pPr>
      <w:r w:rsidRPr="007B4210">
        <w:rPr>
          <w:highlight w:val="white"/>
        </w:rPr>
        <w:t xml:space="preserve">                FloatingParameter(middleCode);</w:t>
      </w:r>
    </w:p>
    <w:p w14:paraId="39CF2FD1" w14:textId="77777777" w:rsidR="00D935A0" w:rsidRPr="007B4210" w:rsidRDefault="00D935A0" w:rsidP="007B4210">
      <w:pPr>
        <w:pStyle w:val="Code"/>
        <w:rPr>
          <w:highlight w:val="white"/>
        </w:rPr>
      </w:pPr>
      <w:r w:rsidRPr="007B4210">
        <w:rPr>
          <w:highlight w:val="white"/>
        </w:rPr>
        <w:t xml:space="preserve">              }</w:t>
      </w:r>
    </w:p>
    <w:p w14:paraId="5C6A30D4" w14:textId="77777777" w:rsidR="00D935A0" w:rsidRPr="007B4210" w:rsidRDefault="00D935A0" w:rsidP="007B4210">
      <w:pPr>
        <w:pStyle w:val="Code"/>
        <w:rPr>
          <w:highlight w:val="white"/>
        </w:rPr>
      </w:pPr>
      <w:r w:rsidRPr="007B4210">
        <w:rPr>
          <w:highlight w:val="white"/>
        </w:rPr>
        <w:t xml:space="preserve">              else if (symbol.Type.IsStructOrUnion()) {</w:t>
      </w:r>
    </w:p>
    <w:p w14:paraId="70E00EED" w14:textId="77777777" w:rsidR="00D935A0" w:rsidRPr="007B4210" w:rsidRDefault="00D935A0" w:rsidP="007B4210">
      <w:pPr>
        <w:pStyle w:val="Code"/>
        <w:rPr>
          <w:highlight w:val="white"/>
        </w:rPr>
      </w:pPr>
      <w:r w:rsidRPr="007B4210">
        <w:rPr>
          <w:highlight w:val="white"/>
        </w:rPr>
        <w:t xml:space="preserve">                StructUnionParameter(middleCode, middleIndex);</w:t>
      </w:r>
    </w:p>
    <w:p w14:paraId="5EA99919" w14:textId="77777777" w:rsidR="00D935A0" w:rsidRPr="007B4210" w:rsidRDefault="00D935A0" w:rsidP="007B4210">
      <w:pPr>
        <w:pStyle w:val="Code"/>
        <w:rPr>
          <w:highlight w:val="white"/>
        </w:rPr>
      </w:pPr>
      <w:r w:rsidRPr="007B4210">
        <w:rPr>
          <w:highlight w:val="white"/>
        </w:rPr>
        <w:t xml:space="preserve">              }</w:t>
      </w:r>
    </w:p>
    <w:p w14:paraId="2B634FCA" w14:textId="77777777" w:rsidR="00D935A0" w:rsidRPr="007B4210" w:rsidRDefault="00D935A0" w:rsidP="007B4210">
      <w:pPr>
        <w:pStyle w:val="Code"/>
        <w:rPr>
          <w:highlight w:val="white"/>
        </w:rPr>
      </w:pPr>
      <w:r w:rsidRPr="007B4210">
        <w:rPr>
          <w:highlight w:val="white"/>
        </w:rPr>
        <w:t xml:space="preserve">              else {</w:t>
      </w:r>
    </w:p>
    <w:p w14:paraId="1BF8CDF4" w14:textId="77777777" w:rsidR="00D935A0" w:rsidRPr="007B4210" w:rsidRDefault="00D935A0" w:rsidP="007B4210">
      <w:pPr>
        <w:pStyle w:val="Code"/>
        <w:rPr>
          <w:highlight w:val="white"/>
        </w:rPr>
      </w:pPr>
      <w:r w:rsidRPr="007B4210">
        <w:rPr>
          <w:highlight w:val="white"/>
        </w:rPr>
        <w:t xml:space="preserve">                IntegralParameter(middleCode);</w:t>
      </w:r>
    </w:p>
    <w:p w14:paraId="3301CDC0" w14:textId="77777777" w:rsidR="00D935A0" w:rsidRPr="007B4210" w:rsidRDefault="00D935A0" w:rsidP="007B4210">
      <w:pPr>
        <w:pStyle w:val="Code"/>
        <w:rPr>
          <w:highlight w:val="white"/>
        </w:rPr>
      </w:pPr>
      <w:r w:rsidRPr="007B4210">
        <w:rPr>
          <w:highlight w:val="white"/>
        </w:rPr>
        <w:t xml:space="preserve">              }</w:t>
      </w:r>
    </w:p>
    <w:p w14:paraId="673F1CDC" w14:textId="77777777" w:rsidR="00D935A0" w:rsidRPr="007B4210" w:rsidRDefault="00D935A0" w:rsidP="007B4210">
      <w:pPr>
        <w:pStyle w:val="Code"/>
        <w:rPr>
          <w:highlight w:val="white"/>
        </w:rPr>
      </w:pPr>
      <w:r w:rsidRPr="007B4210">
        <w:rPr>
          <w:highlight w:val="white"/>
        </w:rPr>
        <w:t xml:space="preserve">            }</w:t>
      </w:r>
    </w:p>
    <w:p w14:paraId="7B430327" w14:textId="77777777" w:rsidR="00D935A0" w:rsidRPr="007B4210" w:rsidRDefault="00D935A0" w:rsidP="007B4210">
      <w:pPr>
        <w:pStyle w:val="Code"/>
        <w:rPr>
          <w:highlight w:val="white"/>
        </w:rPr>
      </w:pPr>
      <w:r w:rsidRPr="007B4210">
        <w:rPr>
          <w:highlight w:val="white"/>
        </w:rPr>
        <w:t xml:space="preserve">            break;</w:t>
      </w:r>
    </w:p>
    <w:p w14:paraId="54DCEA33" w14:textId="77777777" w:rsidR="00D935A0" w:rsidRPr="007B4210" w:rsidRDefault="00D935A0" w:rsidP="007B4210">
      <w:pPr>
        <w:pStyle w:val="Code"/>
        <w:rPr>
          <w:highlight w:val="white"/>
        </w:rPr>
      </w:pPr>
      <w:r w:rsidRPr="007B4210">
        <w:rPr>
          <w:highlight w:val="white"/>
        </w:rPr>
        <w:t xml:space="preserve">          </w:t>
      </w:r>
    </w:p>
    <w:p w14:paraId="3A118A42" w14:textId="77777777" w:rsidR="00D935A0" w:rsidRPr="007B4210" w:rsidRDefault="00D935A0" w:rsidP="007B4210">
      <w:pPr>
        <w:pStyle w:val="Code"/>
        <w:rPr>
          <w:highlight w:val="white"/>
        </w:rPr>
      </w:pPr>
      <w:r w:rsidRPr="007B4210">
        <w:rPr>
          <w:highlight w:val="white"/>
        </w:rPr>
        <w:t xml:space="preserve">          case MiddleOperator.GetReturnValue: {</w:t>
      </w:r>
    </w:p>
    <w:p w14:paraId="4DF1D6C0" w14:textId="77777777" w:rsidR="00D935A0" w:rsidRPr="007B4210" w:rsidRDefault="00D935A0" w:rsidP="007B4210">
      <w:pPr>
        <w:pStyle w:val="Code"/>
        <w:rPr>
          <w:highlight w:val="white"/>
        </w:rPr>
      </w:pPr>
      <w:r w:rsidRPr="007B4210">
        <w:rPr>
          <w:highlight w:val="white"/>
        </w:rPr>
        <w:t xml:space="preserve">              Symbol symbol = (Symbol) middleCode[0];</w:t>
      </w:r>
    </w:p>
    <w:p w14:paraId="51C8563F" w14:textId="77777777" w:rsidR="00D935A0" w:rsidRPr="007B4210" w:rsidRDefault="00D935A0" w:rsidP="007B4210">
      <w:pPr>
        <w:pStyle w:val="Code"/>
        <w:rPr>
          <w:highlight w:val="white"/>
        </w:rPr>
      </w:pPr>
    </w:p>
    <w:p w14:paraId="0DA18834" w14:textId="77777777" w:rsidR="00D935A0" w:rsidRPr="007B4210" w:rsidRDefault="00D935A0" w:rsidP="007B4210">
      <w:pPr>
        <w:pStyle w:val="Code"/>
        <w:rPr>
          <w:highlight w:val="white"/>
        </w:rPr>
      </w:pPr>
      <w:r w:rsidRPr="007B4210">
        <w:rPr>
          <w:highlight w:val="white"/>
        </w:rPr>
        <w:t xml:space="preserve">              if (symbol.Type.IsStructOrUnion()) {</w:t>
      </w:r>
    </w:p>
    <w:p w14:paraId="08F2FA27" w14:textId="77777777" w:rsidR="00D935A0" w:rsidRPr="007B4210" w:rsidRDefault="00D935A0" w:rsidP="007B4210">
      <w:pPr>
        <w:pStyle w:val="Code"/>
        <w:rPr>
          <w:highlight w:val="white"/>
        </w:rPr>
      </w:pPr>
      <w:r w:rsidRPr="007B4210">
        <w:rPr>
          <w:highlight w:val="white"/>
        </w:rPr>
        <w:t xml:space="preserve">                StructUnionGetReturnValue(middleCode);</w:t>
      </w:r>
    </w:p>
    <w:p w14:paraId="6C7353AD" w14:textId="77777777" w:rsidR="00D935A0" w:rsidRPr="007B4210" w:rsidRDefault="00D935A0" w:rsidP="007B4210">
      <w:pPr>
        <w:pStyle w:val="Code"/>
        <w:rPr>
          <w:highlight w:val="white"/>
        </w:rPr>
      </w:pPr>
      <w:r w:rsidRPr="007B4210">
        <w:rPr>
          <w:highlight w:val="white"/>
        </w:rPr>
        <w:t xml:space="preserve">              }</w:t>
      </w:r>
    </w:p>
    <w:p w14:paraId="1F5E05D1" w14:textId="77777777" w:rsidR="00D935A0" w:rsidRPr="007B4210" w:rsidRDefault="00D935A0" w:rsidP="007B4210">
      <w:pPr>
        <w:pStyle w:val="Code"/>
        <w:rPr>
          <w:highlight w:val="white"/>
        </w:rPr>
      </w:pPr>
      <w:r w:rsidRPr="007B4210">
        <w:rPr>
          <w:highlight w:val="white"/>
        </w:rPr>
        <w:t xml:space="preserve">              else if (symbol.Type.IsFloating()) {</w:t>
      </w:r>
    </w:p>
    <w:p w14:paraId="7511E10A" w14:textId="77777777" w:rsidR="00D935A0" w:rsidRPr="007B4210" w:rsidRDefault="00D935A0" w:rsidP="007B4210">
      <w:pPr>
        <w:pStyle w:val="Code"/>
        <w:rPr>
          <w:highlight w:val="white"/>
        </w:rPr>
      </w:pPr>
      <w:r w:rsidRPr="007B4210">
        <w:rPr>
          <w:highlight w:val="white"/>
        </w:rPr>
        <w:t xml:space="preserve">                Assert.Error((++m_floatStackSize) &lt;= FloatingStackMaxSize,</w:t>
      </w:r>
    </w:p>
    <w:p w14:paraId="49F32CBA" w14:textId="77777777" w:rsidR="00D935A0" w:rsidRPr="007B4210" w:rsidRDefault="00D935A0" w:rsidP="007B4210">
      <w:pPr>
        <w:pStyle w:val="Code"/>
        <w:rPr>
          <w:highlight w:val="white"/>
        </w:rPr>
      </w:pPr>
      <w:r w:rsidRPr="007B4210">
        <w:rPr>
          <w:highlight w:val="white"/>
        </w:rPr>
        <w:t xml:space="preserve">                             null, Message.Floating_stack_overflow);</w:t>
      </w:r>
    </w:p>
    <w:p w14:paraId="1107AB39" w14:textId="77777777" w:rsidR="00D935A0" w:rsidRPr="007B4210" w:rsidRDefault="00D935A0" w:rsidP="007B4210">
      <w:pPr>
        <w:pStyle w:val="Code"/>
        <w:rPr>
          <w:highlight w:val="white"/>
        </w:rPr>
      </w:pPr>
      <w:r w:rsidRPr="007B4210">
        <w:rPr>
          <w:highlight w:val="white"/>
        </w:rPr>
        <w:t xml:space="preserve">              }</w:t>
      </w:r>
    </w:p>
    <w:p w14:paraId="6E406067" w14:textId="77777777" w:rsidR="00D935A0" w:rsidRPr="007B4210" w:rsidRDefault="00D935A0" w:rsidP="007B4210">
      <w:pPr>
        <w:pStyle w:val="Code"/>
        <w:rPr>
          <w:highlight w:val="white"/>
        </w:rPr>
      </w:pPr>
      <w:r w:rsidRPr="007B4210">
        <w:rPr>
          <w:highlight w:val="white"/>
        </w:rPr>
        <w:t xml:space="preserve">              else {</w:t>
      </w:r>
    </w:p>
    <w:p w14:paraId="36BF4030" w14:textId="77777777" w:rsidR="00D935A0" w:rsidRPr="007B4210" w:rsidRDefault="00D935A0" w:rsidP="007B4210">
      <w:pPr>
        <w:pStyle w:val="Code"/>
        <w:rPr>
          <w:highlight w:val="white"/>
        </w:rPr>
      </w:pPr>
      <w:r w:rsidRPr="007B4210">
        <w:rPr>
          <w:highlight w:val="white"/>
        </w:rPr>
        <w:t xml:space="preserve">                IntegralGetReturnValue(middleCode);</w:t>
      </w:r>
    </w:p>
    <w:p w14:paraId="620E3326" w14:textId="77777777" w:rsidR="00D935A0" w:rsidRPr="007B4210" w:rsidRDefault="00D935A0" w:rsidP="007B4210">
      <w:pPr>
        <w:pStyle w:val="Code"/>
        <w:rPr>
          <w:highlight w:val="white"/>
        </w:rPr>
      </w:pPr>
      <w:r w:rsidRPr="007B4210">
        <w:rPr>
          <w:highlight w:val="white"/>
        </w:rPr>
        <w:t xml:space="preserve">              }</w:t>
      </w:r>
    </w:p>
    <w:p w14:paraId="55CD1E1B" w14:textId="77777777" w:rsidR="00D935A0" w:rsidRPr="007B4210" w:rsidRDefault="00D935A0" w:rsidP="007B4210">
      <w:pPr>
        <w:pStyle w:val="Code"/>
        <w:rPr>
          <w:highlight w:val="white"/>
        </w:rPr>
      </w:pPr>
      <w:r w:rsidRPr="007B4210">
        <w:rPr>
          <w:highlight w:val="white"/>
        </w:rPr>
        <w:t xml:space="preserve">            }</w:t>
      </w:r>
    </w:p>
    <w:p w14:paraId="3908E1D4" w14:textId="77777777" w:rsidR="00D935A0" w:rsidRPr="007B4210" w:rsidRDefault="00D935A0" w:rsidP="007B4210">
      <w:pPr>
        <w:pStyle w:val="Code"/>
        <w:rPr>
          <w:highlight w:val="white"/>
        </w:rPr>
      </w:pPr>
      <w:r w:rsidRPr="007B4210">
        <w:rPr>
          <w:highlight w:val="white"/>
        </w:rPr>
        <w:t xml:space="preserve">            break;</w:t>
      </w:r>
    </w:p>
    <w:p w14:paraId="24CC4AB3" w14:textId="77777777" w:rsidR="00D935A0" w:rsidRPr="007B4210" w:rsidRDefault="00D935A0" w:rsidP="007B4210">
      <w:pPr>
        <w:pStyle w:val="Code"/>
        <w:rPr>
          <w:highlight w:val="white"/>
        </w:rPr>
      </w:pPr>
      <w:r w:rsidRPr="007B4210">
        <w:rPr>
          <w:highlight w:val="white"/>
        </w:rPr>
        <w:t xml:space="preserve">          </w:t>
      </w:r>
    </w:p>
    <w:p w14:paraId="4C5A6FD8" w14:textId="77777777" w:rsidR="00D935A0" w:rsidRPr="007B4210" w:rsidRDefault="00D935A0" w:rsidP="007B4210">
      <w:pPr>
        <w:pStyle w:val="Code"/>
        <w:rPr>
          <w:highlight w:val="white"/>
        </w:rPr>
      </w:pPr>
      <w:r w:rsidRPr="007B4210">
        <w:rPr>
          <w:highlight w:val="white"/>
        </w:rPr>
        <w:t xml:space="preserve">          case MiddleOperator.SetReturnValue: {</w:t>
      </w:r>
    </w:p>
    <w:p w14:paraId="4481A1DC" w14:textId="77777777" w:rsidR="00D935A0" w:rsidRPr="007B4210" w:rsidRDefault="00D935A0" w:rsidP="007B4210">
      <w:pPr>
        <w:pStyle w:val="Code"/>
        <w:rPr>
          <w:highlight w:val="white"/>
        </w:rPr>
      </w:pPr>
      <w:r w:rsidRPr="007B4210">
        <w:rPr>
          <w:highlight w:val="white"/>
        </w:rPr>
        <w:t xml:space="preserve">              Symbol symbol = (Symbol) middleCode[1];</w:t>
      </w:r>
    </w:p>
    <w:p w14:paraId="3C2B6072" w14:textId="77777777" w:rsidR="00D935A0" w:rsidRPr="007B4210" w:rsidRDefault="00D935A0" w:rsidP="007B4210">
      <w:pPr>
        <w:pStyle w:val="Code"/>
        <w:rPr>
          <w:highlight w:val="white"/>
        </w:rPr>
      </w:pPr>
    </w:p>
    <w:p w14:paraId="671FC1FD" w14:textId="77777777" w:rsidR="00D935A0" w:rsidRPr="007B4210" w:rsidRDefault="00D935A0" w:rsidP="007B4210">
      <w:pPr>
        <w:pStyle w:val="Code"/>
        <w:rPr>
          <w:highlight w:val="white"/>
        </w:rPr>
      </w:pPr>
      <w:r w:rsidRPr="007B4210">
        <w:rPr>
          <w:highlight w:val="white"/>
        </w:rPr>
        <w:t xml:space="preserve">              if (symbol.Type.IsStructOrUnion()) {</w:t>
      </w:r>
    </w:p>
    <w:p w14:paraId="4861F92D" w14:textId="77777777" w:rsidR="00D935A0" w:rsidRPr="007B4210" w:rsidRDefault="00D935A0" w:rsidP="007B4210">
      <w:pPr>
        <w:pStyle w:val="Code"/>
        <w:rPr>
          <w:highlight w:val="white"/>
        </w:rPr>
      </w:pPr>
      <w:r w:rsidRPr="007B4210">
        <w:rPr>
          <w:highlight w:val="white"/>
        </w:rPr>
        <w:t xml:space="preserve">                StructUnionSetReturnValue(middleCode);</w:t>
      </w:r>
    </w:p>
    <w:p w14:paraId="71A10D42" w14:textId="77777777" w:rsidR="00D935A0" w:rsidRPr="007B4210" w:rsidRDefault="00D935A0" w:rsidP="007B4210">
      <w:pPr>
        <w:pStyle w:val="Code"/>
        <w:rPr>
          <w:highlight w:val="white"/>
        </w:rPr>
      </w:pPr>
      <w:r w:rsidRPr="007B4210">
        <w:rPr>
          <w:highlight w:val="white"/>
        </w:rPr>
        <w:t xml:space="preserve">              }</w:t>
      </w:r>
    </w:p>
    <w:p w14:paraId="4A869BFB" w14:textId="77777777" w:rsidR="00D935A0" w:rsidRPr="007B4210" w:rsidRDefault="00D935A0" w:rsidP="007B4210">
      <w:pPr>
        <w:pStyle w:val="Code"/>
        <w:rPr>
          <w:highlight w:val="white"/>
        </w:rPr>
      </w:pPr>
      <w:r w:rsidRPr="007B4210">
        <w:rPr>
          <w:highlight w:val="white"/>
        </w:rPr>
        <w:t xml:space="preserve">              else if (symbol.Type.IsFloating()) {</w:t>
      </w:r>
    </w:p>
    <w:p w14:paraId="291AC187" w14:textId="77777777" w:rsidR="00D935A0" w:rsidRPr="007B4210" w:rsidRDefault="00D935A0" w:rsidP="007B4210">
      <w:pPr>
        <w:pStyle w:val="Code"/>
        <w:rPr>
          <w:highlight w:val="white"/>
        </w:rPr>
      </w:pPr>
      <w:r w:rsidRPr="007B4210">
        <w:rPr>
          <w:highlight w:val="white"/>
        </w:rPr>
        <w:t xml:space="preserve">                Assert.ErrorXXX((--m_floatStackSize) == 0);</w:t>
      </w:r>
    </w:p>
    <w:p w14:paraId="027F2D9D" w14:textId="77777777" w:rsidR="00D935A0" w:rsidRPr="007B4210" w:rsidRDefault="00D935A0" w:rsidP="007B4210">
      <w:pPr>
        <w:pStyle w:val="Code"/>
        <w:rPr>
          <w:highlight w:val="white"/>
        </w:rPr>
      </w:pPr>
      <w:r w:rsidRPr="007B4210">
        <w:rPr>
          <w:highlight w:val="white"/>
        </w:rPr>
        <w:t xml:space="preserve">              }</w:t>
      </w:r>
    </w:p>
    <w:p w14:paraId="6405A425" w14:textId="77777777" w:rsidR="00D935A0" w:rsidRPr="007B4210" w:rsidRDefault="00D935A0" w:rsidP="007B4210">
      <w:pPr>
        <w:pStyle w:val="Code"/>
        <w:rPr>
          <w:highlight w:val="white"/>
        </w:rPr>
      </w:pPr>
      <w:r w:rsidRPr="007B4210">
        <w:rPr>
          <w:highlight w:val="white"/>
        </w:rPr>
        <w:t xml:space="preserve">              else {</w:t>
      </w:r>
    </w:p>
    <w:p w14:paraId="4776FD8E" w14:textId="77777777" w:rsidR="00D935A0" w:rsidRPr="007B4210" w:rsidRDefault="00D935A0" w:rsidP="007B4210">
      <w:pPr>
        <w:pStyle w:val="Code"/>
        <w:rPr>
          <w:highlight w:val="white"/>
        </w:rPr>
      </w:pPr>
      <w:r w:rsidRPr="007B4210">
        <w:rPr>
          <w:highlight w:val="white"/>
        </w:rPr>
        <w:t xml:space="preserve">                IntegralSetReturnValue(middleCode);</w:t>
      </w:r>
    </w:p>
    <w:p w14:paraId="3AEA0076" w14:textId="77777777" w:rsidR="00D935A0" w:rsidRPr="007B4210" w:rsidRDefault="00D935A0" w:rsidP="007B4210">
      <w:pPr>
        <w:pStyle w:val="Code"/>
        <w:rPr>
          <w:highlight w:val="white"/>
        </w:rPr>
      </w:pPr>
      <w:r w:rsidRPr="007B4210">
        <w:rPr>
          <w:highlight w:val="white"/>
        </w:rPr>
        <w:t xml:space="preserve">              }</w:t>
      </w:r>
    </w:p>
    <w:p w14:paraId="3E207A78" w14:textId="77777777" w:rsidR="00D935A0" w:rsidRPr="007B4210" w:rsidRDefault="00D935A0" w:rsidP="007B4210">
      <w:pPr>
        <w:pStyle w:val="Code"/>
        <w:rPr>
          <w:highlight w:val="white"/>
        </w:rPr>
      </w:pPr>
      <w:r w:rsidRPr="007B4210">
        <w:rPr>
          <w:highlight w:val="white"/>
        </w:rPr>
        <w:t xml:space="preserve">            }</w:t>
      </w:r>
    </w:p>
    <w:p w14:paraId="7F0731FE" w14:textId="77777777" w:rsidR="00D935A0" w:rsidRPr="007B4210" w:rsidRDefault="00D935A0" w:rsidP="007B4210">
      <w:pPr>
        <w:pStyle w:val="Code"/>
        <w:rPr>
          <w:highlight w:val="white"/>
        </w:rPr>
      </w:pPr>
      <w:r w:rsidRPr="007B4210">
        <w:rPr>
          <w:highlight w:val="white"/>
        </w:rPr>
        <w:t xml:space="preserve">            break;</w:t>
      </w:r>
    </w:p>
    <w:p w14:paraId="5215ECC3" w14:textId="77777777" w:rsidR="00D935A0" w:rsidRPr="007B4210" w:rsidRDefault="00D935A0" w:rsidP="007B4210">
      <w:pPr>
        <w:pStyle w:val="Code"/>
        <w:rPr>
          <w:highlight w:val="white"/>
        </w:rPr>
      </w:pPr>
    </w:p>
    <w:p w14:paraId="2E28C8B0" w14:textId="77777777" w:rsidR="00D935A0" w:rsidRPr="007B4210" w:rsidRDefault="00D935A0" w:rsidP="007B4210">
      <w:pPr>
        <w:pStyle w:val="Code"/>
        <w:rPr>
          <w:highlight w:val="white"/>
        </w:rPr>
      </w:pPr>
      <w:r w:rsidRPr="007B4210">
        <w:rPr>
          <w:highlight w:val="white"/>
        </w:rPr>
        <w:t xml:space="preserve">          case MiddleOperator.Dot:</w:t>
      </w:r>
    </w:p>
    <w:p w14:paraId="6DA7C53A" w14:textId="77777777" w:rsidR="00D935A0" w:rsidRPr="007B4210" w:rsidRDefault="00D935A0" w:rsidP="007B4210">
      <w:pPr>
        <w:pStyle w:val="Code"/>
        <w:rPr>
          <w:highlight w:val="white"/>
        </w:rPr>
      </w:pPr>
      <w:r w:rsidRPr="007B4210">
        <w:rPr>
          <w:highlight w:val="white"/>
        </w:rPr>
        <w:t xml:space="preserve">          case MiddleOperator.FunctionEnd:</w:t>
      </w:r>
    </w:p>
    <w:p w14:paraId="5846323D" w14:textId="77777777" w:rsidR="00D935A0" w:rsidRPr="007B4210" w:rsidRDefault="00D935A0" w:rsidP="007B4210">
      <w:pPr>
        <w:pStyle w:val="Code"/>
        <w:rPr>
          <w:highlight w:val="white"/>
        </w:rPr>
      </w:pPr>
      <w:r w:rsidRPr="007B4210">
        <w:rPr>
          <w:highlight w:val="white"/>
        </w:rPr>
        <w:lastRenderedPageBreak/>
        <w:t xml:space="preserve">          case MiddleOperator.Empty:</w:t>
      </w:r>
    </w:p>
    <w:p w14:paraId="180224DB" w14:textId="77777777" w:rsidR="00D935A0" w:rsidRPr="007B4210" w:rsidRDefault="00D935A0" w:rsidP="007B4210">
      <w:pPr>
        <w:pStyle w:val="Code"/>
        <w:rPr>
          <w:highlight w:val="white"/>
        </w:rPr>
      </w:pPr>
      <w:r w:rsidRPr="007B4210">
        <w:rPr>
          <w:highlight w:val="white"/>
        </w:rPr>
        <w:t xml:space="preserve">            break;</w:t>
      </w:r>
    </w:p>
    <w:p w14:paraId="254C9F1B" w14:textId="77777777" w:rsidR="00D935A0" w:rsidRPr="007B4210" w:rsidRDefault="00D935A0" w:rsidP="007B4210">
      <w:pPr>
        <w:pStyle w:val="Code"/>
        <w:rPr>
          <w:highlight w:val="white"/>
        </w:rPr>
      </w:pPr>
    </w:p>
    <w:p w14:paraId="07809578" w14:textId="77777777" w:rsidR="00D935A0" w:rsidRPr="007B4210" w:rsidRDefault="00D935A0" w:rsidP="007B4210">
      <w:pPr>
        <w:pStyle w:val="Code"/>
        <w:rPr>
          <w:highlight w:val="white"/>
        </w:rPr>
      </w:pPr>
      <w:r w:rsidRPr="007B4210">
        <w:rPr>
          <w:highlight w:val="white"/>
        </w:rPr>
        <w:t xml:space="preserve">          default:</w:t>
      </w:r>
    </w:p>
    <w:p w14:paraId="6AF2DB15" w14:textId="77777777" w:rsidR="00D935A0" w:rsidRPr="007B4210" w:rsidRDefault="00D935A0" w:rsidP="007B4210">
      <w:pPr>
        <w:pStyle w:val="Code"/>
        <w:rPr>
          <w:highlight w:val="white"/>
        </w:rPr>
      </w:pPr>
      <w:r w:rsidRPr="007B4210">
        <w:rPr>
          <w:highlight w:val="white"/>
        </w:rPr>
        <w:t xml:space="preserve">            Assert.ErrorXXX(false);</w:t>
      </w:r>
    </w:p>
    <w:p w14:paraId="01CBA134" w14:textId="77777777" w:rsidR="00D935A0" w:rsidRPr="007B4210" w:rsidRDefault="00D935A0" w:rsidP="007B4210">
      <w:pPr>
        <w:pStyle w:val="Code"/>
        <w:rPr>
          <w:highlight w:val="white"/>
        </w:rPr>
      </w:pPr>
      <w:r w:rsidRPr="007B4210">
        <w:rPr>
          <w:highlight w:val="white"/>
        </w:rPr>
        <w:t xml:space="preserve">            break;</w:t>
      </w:r>
    </w:p>
    <w:p w14:paraId="7BF40301" w14:textId="77777777" w:rsidR="00D935A0" w:rsidRPr="007B4210" w:rsidRDefault="00D935A0" w:rsidP="007B4210">
      <w:pPr>
        <w:pStyle w:val="Code"/>
        <w:rPr>
          <w:highlight w:val="white"/>
        </w:rPr>
      </w:pPr>
      <w:r w:rsidRPr="007B4210">
        <w:rPr>
          <w:highlight w:val="white"/>
        </w:rPr>
        <w:t xml:space="preserve">        }</w:t>
      </w:r>
    </w:p>
    <w:p w14:paraId="5B2449A1" w14:textId="77777777" w:rsidR="00D935A0" w:rsidRPr="007B4210" w:rsidRDefault="00D935A0" w:rsidP="007B4210">
      <w:pPr>
        <w:pStyle w:val="Code"/>
        <w:rPr>
          <w:highlight w:val="white"/>
        </w:rPr>
      </w:pPr>
      <w:r w:rsidRPr="007B4210">
        <w:rPr>
          <w:highlight w:val="white"/>
        </w:rPr>
        <w:t xml:space="preserve">      }</w:t>
      </w:r>
    </w:p>
    <w:p w14:paraId="1A29979B" w14:textId="77777777" w:rsidR="00D935A0" w:rsidRPr="007B4210" w:rsidRDefault="00D935A0" w:rsidP="007B4210">
      <w:pPr>
        <w:pStyle w:val="Code"/>
        <w:rPr>
          <w:highlight w:val="white"/>
        </w:rPr>
      </w:pPr>
      <w:r w:rsidRPr="007B4210">
        <w:rPr>
          <w:highlight w:val="white"/>
        </w:rPr>
        <w:t xml:space="preserve">    }</w:t>
      </w:r>
    </w:p>
    <w:p w14:paraId="48A9E149" w14:textId="4D05C123" w:rsidR="00D935A0" w:rsidRPr="007B4210" w:rsidRDefault="00C353E5" w:rsidP="00D23A03">
      <w:pPr>
        <w:rPr>
          <w:highlight w:val="white"/>
        </w:rPr>
      </w:pPr>
      <w:r>
        <w:rPr>
          <w:highlight w:val="white"/>
        </w:rPr>
        <w:t>When the assembly code was generated</w:t>
      </w:r>
      <w:r w:rsidR="00C00170">
        <w:rPr>
          <w:highlight w:val="white"/>
        </w:rPr>
        <w:t>,</w:t>
      </w:r>
      <w:r>
        <w:rPr>
          <w:highlight w:val="white"/>
        </w:rPr>
        <w:t xml:space="preserve"> </w:t>
      </w:r>
      <w:r w:rsidR="00E0305B">
        <w:rPr>
          <w:highlight w:val="white"/>
        </w:rPr>
        <w:t xml:space="preserve">we put </w:t>
      </w:r>
      <w:r w:rsidR="00E0305B" w:rsidRPr="00603D1A">
        <w:rPr>
          <w:rStyle w:val="KeyWord0"/>
          <w:highlight w:val="white"/>
        </w:rPr>
        <w:t>Track</w:t>
      </w:r>
      <w:r w:rsidR="00E0305B">
        <w:rPr>
          <w:highlight w:val="white"/>
        </w:rPr>
        <w:t xml:space="preserve"> markers in place of registers. </w:t>
      </w:r>
      <w:r w:rsidR="00E31493">
        <w:rPr>
          <w:highlight w:val="white"/>
        </w:rPr>
        <w:t xml:space="preserve">The </w:t>
      </w:r>
      <w:r w:rsidR="00E31493" w:rsidRPr="00CB43C7">
        <w:rPr>
          <w:rStyle w:val="KeyWord0"/>
          <w:highlight w:val="white"/>
        </w:rPr>
        <w:t>TrackSet</w:t>
      </w:r>
      <w:r w:rsidR="00E31493">
        <w:rPr>
          <w:highlight w:val="white"/>
        </w:rPr>
        <w:t xml:space="preserve"> method</w:t>
      </w:r>
      <w:r w:rsidR="00813326">
        <w:rPr>
          <w:highlight w:val="white"/>
        </w:rPr>
        <w:t xml:space="preserve"> iterates through the assembly code and </w:t>
      </w:r>
      <w:r w:rsidR="00E31493">
        <w:rPr>
          <w:highlight w:val="white"/>
        </w:rPr>
        <w:t xml:space="preserve">generates the total </w:t>
      </w:r>
      <w:r w:rsidR="005505CB">
        <w:rPr>
          <w:highlight w:val="white"/>
        </w:rPr>
        <w:t xml:space="preserve">set of </w:t>
      </w:r>
      <w:r w:rsidR="00E31493">
        <w:rPr>
          <w:highlight w:val="white"/>
        </w:rPr>
        <w:t>track</w:t>
      </w:r>
      <w:r w:rsidR="005505CB">
        <w:rPr>
          <w:highlight w:val="white"/>
        </w:rPr>
        <w:t xml:space="preserve">s </w:t>
      </w:r>
      <w:r w:rsidR="00E31493">
        <w:rPr>
          <w:highlight w:val="white"/>
        </w:rPr>
        <w:t>of the function</w:t>
      </w:r>
    </w:p>
    <w:p w14:paraId="38348E67" w14:textId="77777777" w:rsidR="00D935A0" w:rsidRPr="007B4210" w:rsidRDefault="00D935A0" w:rsidP="007B4210">
      <w:pPr>
        <w:pStyle w:val="Code"/>
        <w:rPr>
          <w:highlight w:val="white"/>
        </w:rPr>
      </w:pPr>
      <w:r w:rsidRPr="007B4210">
        <w:rPr>
          <w:highlight w:val="white"/>
        </w:rPr>
        <w:t xml:space="preserve">    private ISet&lt;Track&gt; TrackSet() {</w:t>
      </w:r>
    </w:p>
    <w:p w14:paraId="5347D9F0" w14:textId="77777777" w:rsidR="00D935A0" w:rsidRPr="007B4210" w:rsidRDefault="00D935A0" w:rsidP="007B4210">
      <w:pPr>
        <w:pStyle w:val="Code"/>
        <w:rPr>
          <w:highlight w:val="white"/>
        </w:rPr>
      </w:pPr>
      <w:r w:rsidRPr="007B4210">
        <w:rPr>
          <w:highlight w:val="white"/>
        </w:rPr>
        <w:t xml:space="preserve">      ISet&lt;Track&gt; trackSet = new HashSet&lt;Track&gt;();</w:t>
      </w:r>
    </w:p>
    <w:p w14:paraId="0680A1D6" w14:textId="77777777" w:rsidR="00D935A0" w:rsidRPr="007B4210" w:rsidRDefault="00D935A0" w:rsidP="007B4210">
      <w:pPr>
        <w:pStyle w:val="Code"/>
        <w:rPr>
          <w:highlight w:val="white"/>
        </w:rPr>
      </w:pPr>
    </w:p>
    <w:p w14:paraId="0FCD3376" w14:textId="77777777" w:rsidR="00D935A0" w:rsidRPr="007B4210" w:rsidRDefault="00D935A0" w:rsidP="007B4210">
      <w:pPr>
        <w:pStyle w:val="Code"/>
        <w:rPr>
          <w:highlight w:val="white"/>
        </w:rPr>
      </w:pPr>
      <w:r w:rsidRPr="007B4210">
        <w:rPr>
          <w:highlight w:val="white"/>
        </w:rPr>
        <w:t xml:space="preserve">      for (int index = 0; index &lt; m_assemblyCodeList.Count; ++index) {</w:t>
      </w:r>
    </w:p>
    <w:p w14:paraId="4E3BE97E" w14:textId="77777777" w:rsidR="00D935A0" w:rsidRPr="007B4210" w:rsidRDefault="00D935A0" w:rsidP="007B4210">
      <w:pPr>
        <w:pStyle w:val="Code"/>
        <w:rPr>
          <w:highlight w:val="white"/>
        </w:rPr>
      </w:pPr>
      <w:r w:rsidRPr="007B4210">
        <w:rPr>
          <w:highlight w:val="white"/>
        </w:rPr>
        <w:t xml:space="preserve">        AssemblyCode assamblyCode = m_assemblyCodeList[index];</w:t>
      </w:r>
    </w:p>
    <w:p w14:paraId="6B796661" w14:textId="77777777" w:rsidR="00D935A0" w:rsidRPr="007B4210" w:rsidRDefault="00D935A0" w:rsidP="007B4210">
      <w:pPr>
        <w:pStyle w:val="Code"/>
        <w:rPr>
          <w:highlight w:val="white"/>
        </w:rPr>
      </w:pPr>
      <w:r w:rsidRPr="007B4210">
        <w:rPr>
          <w:highlight w:val="white"/>
        </w:rPr>
        <w:t xml:space="preserve">     </w:t>
      </w:r>
    </w:p>
    <w:p w14:paraId="2B598EC0" w14:textId="77777777" w:rsidR="00D935A0" w:rsidRPr="007B4210" w:rsidRDefault="00D935A0" w:rsidP="007B4210">
      <w:pPr>
        <w:pStyle w:val="Code"/>
        <w:rPr>
          <w:highlight w:val="white"/>
        </w:rPr>
      </w:pPr>
      <w:r w:rsidRPr="007B4210">
        <w:rPr>
          <w:highlight w:val="white"/>
        </w:rPr>
        <w:t xml:space="preserve">        object operand0 = assamblyCode[0],</w:t>
      </w:r>
    </w:p>
    <w:p w14:paraId="25C62ACD" w14:textId="77777777" w:rsidR="00D935A0" w:rsidRPr="007B4210" w:rsidRDefault="00D935A0" w:rsidP="007B4210">
      <w:pPr>
        <w:pStyle w:val="Code"/>
        <w:rPr>
          <w:highlight w:val="white"/>
        </w:rPr>
      </w:pPr>
      <w:r w:rsidRPr="007B4210">
        <w:rPr>
          <w:highlight w:val="white"/>
        </w:rPr>
        <w:t xml:space="preserve">               operand1 = assamblyCode[1],</w:t>
      </w:r>
    </w:p>
    <w:p w14:paraId="3E64C627" w14:textId="77777777" w:rsidR="00D935A0" w:rsidRPr="007B4210" w:rsidRDefault="00D935A0" w:rsidP="007B4210">
      <w:pPr>
        <w:pStyle w:val="Code"/>
        <w:rPr>
          <w:highlight w:val="white"/>
        </w:rPr>
      </w:pPr>
      <w:r w:rsidRPr="007B4210">
        <w:rPr>
          <w:highlight w:val="white"/>
        </w:rPr>
        <w:t xml:space="preserve">               operand2 = assamblyCode[2];</w:t>
      </w:r>
    </w:p>
    <w:p w14:paraId="3B128B2D" w14:textId="7BC9C758" w:rsidR="00D935A0" w:rsidRPr="007B4210" w:rsidRDefault="002B7B4F" w:rsidP="002B7B4F">
      <w:pPr>
        <w:rPr>
          <w:highlight w:val="white"/>
        </w:rPr>
      </w:pPr>
      <w:r>
        <w:rPr>
          <w:highlight w:val="white"/>
        </w:rPr>
        <w:t>In case of the set-track-size operator, we set the size of its track</w:t>
      </w:r>
      <w:r w:rsidR="00154690">
        <w:rPr>
          <w:highlight w:val="white"/>
        </w:rPr>
        <w:t xml:space="preserve"> and replace the instruction with an empty instruction.</w:t>
      </w:r>
    </w:p>
    <w:p w14:paraId="5172225A" w14:textId="77777777" w:rsidR="00D935A0" w:rsidRPr="007B4210" w:rsidRDefault="00D935A0" w:rsidP="007B4210">
      <w:pPr>
        <w:pStyle w:val="Code"/>
        <w:rPr>
          <w:highlight w:val="white"/>
        </w:rPr>
      </w:pPr>
      <w:r w:rsidRPr="007B4210">
        <w:rPr>
          <w:highlight w:val="white"/>
        </w:rPr>
        <w:t xml:space="preserve">        if (assamblyCode.Operator == AssemblyOperator.set_track_size) {</w:t>
      </w:r>
    </w:p>
    <w:p w14:paraId="229CAAD8" w14:textId="77777777" w:rsidR="00D935A0" w:rsidRPr="007B4210" w:rsidRDefault="00D935A0" w:rsidP="007B4210">
      <w:pPr>
        <w:pStyle w:val="Code"/>
        <w:rPr>
          <w:highlight w:val="white"/>
        </w:rPr>
      </w:pPr>
      <w:r w:rsidRPr="007B4210">
        <w:rPr>
          <w:highlight w:val="white"/>
        </w:rPr>
        <w:t xml:space="preserve">          Track track = (Track) operand0;</w:t>
      </w:r>
    </w:p>
    <w:p w14:paraId="6F52D344" w14:textId="77777777" w:rsidR="00D935A0" w:rsidRPr="007B4210" w:rsidRDefault="00D935A0" w:rsidP="007B4210">
      <w:pPr>
        <w:pStyle w:val="Code"/>
        <w:rPr>
          <w:highlight w:val="white"/>
        </w:rPr>
      </w:pPr>
    </w:p>
    <w:p w14:paraId="577FDDC0" w14:textId="77777777" w:rsidR="00D935A0" w:rsidRPr="007B4210" w:rsidRDefault="00D935A0" w:rsidP="007B4210">
      <w:pPr>
        <w:pStyle w:val="Code"/>
        <w:rPr>
          <w:highlight w:val="white"/>
        </w:rPr>
      </w:pPr>
      <w:r w:rsidRPr="007B4210">
        <w:rPr>
          <w:highlight w:val="white"/>
        </w:rPr>
        <w:t xml:space="preserve">          if (operand1 is int) {</w:t>
      </w:r>
    </w:p>
    <w:p w14:paraId="5F6AE6F0" w14:textId="77777777" w:rsidR="00D935A0" w:rsidRPr="007B4210" w:rsidRDefault="00D935A0" w:rsidP="007B4210">
      <w:pPr>
        <w:pStyle w:val="Code"/>
        <w:rPr>
          <w:highlight w:val="white"/>
        </w:rPr>
      </w:pPr>
      <w:r w:rsidRPr="007B4210">
        <w:rPr>
          <w:highlight w:val="white"/>
        </w:rPr>
        <w:t xml:space="preserve">            track.Size = (int) operand1;</w:t>
      </w:r>
    </w:p>
    <w:p w14:paraId="232A7D60" w14:textId="77777777" w:rsidR="00D935A0" w:rsidRPr="007B4210" w:rsidRDefault="00D935A0" w:rsidP="007B4210">
      <w:pPr>
        <w:pStyle w:val="Code"/>
        <w:rPr>
          <w:highlight w:val="white"/>
        </w:rPr>
      </w:pPr>
      <w:r w:rsidRPr="007B4210">
        <w:rPr>
          <w:highlight w:val="white"/>
        </w:rPr>
        <w:t xml:space="preserve">          }</w:t>
      </w:r>
    </w:p>
    <w:p w14:paraId="30188CD7" w14:textId="77777777" w:rsidR="00D935A0" w:rsidRPr="007B4210" w:rsidRDefault="00D935A0" w:rsidP="007B4210">
      <w:pPr>
        <w:pStyle w:val="Code"/>
        <w:rPr>
          <w:highlight w:val="white"/>
        </w:rPr>
      </w:pPr>
      <w:r w:rsidRPr="007B4210">
        <w:rPr>
          <w:highlight w:val="white"/>
        </w:rPr>
        <w:t xml:space="preserve">          else {</w:t>
      </w:r>
    </w:p>
    <w:p w14:paraId="38DFDA17" w14:textId="77777777" w:rsidR="00D935A0" w:rsidRPr="007B4210" w:rsidRDefault="00D935A0" w:rsidP="007B4210">
      <w:pPr>
        <w:pStyle w:val="Code"/>
        <w:rPr>
          <w:highlight w:val="white"/>
        </w:rPr>
      </w:pPr>
      <w:r w:rsidRPr="007B4210">
        <w:rPr>
          <w:highlight w:val="white"/>
        </w:rPr>
        <w:t xml:space="preserve">            track.Size = ((Track) operand1).Size;</w:t>
      </w:r>
    </w:p>
    <w:p w14:paraId="7EBE70DB" w14:textId="77777777" w:rsidR="00D935A0" w:rsidRPr="007B4210" w:rsidRDefault="00D935A0" w:rsidP="007B4210">
      <w:pPr>
        <w:pStyle w:val="Code"/>
        <w:rPr>
          <w:highlight w:val="white"/>
        </w:rPr>
      </w:pPr>
      <w:r w:rsidRPr="007B4210">
        <w:rPr>
          <w:highlight w:val="white"/>
        </w:rPr>
        <w:t xml:space="preserve">          }</w:t>
      </w:r>
    </w:p>
    <w:p w14:paraId="6AFC6CDB" w14:textId="77777777" w:rsidR="00D935A0" w:rsidRPr="007B4210" w:rsidRDefault="00D935A0" w:rsidP="007B4210">
      <w:pPr>
        <w:pStyle w:val="Code"/>
        <w:rPr>
          <w:highlight w:val="white"/>
        </w:rPr>
      </w:pPr>
    </w:p>
    <w:p w14:paraId="70E8EB97" w14:textId="77777777" w:rsidR="00D935A0" w:rsidRPr="007B4210" w:rsidRDefault="00D935A0" w:rsidP="007B4210">
      <w:pPr>
        <w:pStyle w:val="Code"/>
        <w:rPr>
          <w:highlight w:val="white"/>
        </w:rPr>
      </w:pPr>
      <w:r w:rsidRPr="007B4210">
        <w:rPr>
          <w:highlight w:val="white"/>
        </w:rPr>
        <w:t xml:space="preserve">          assamblyCode.Operator = AssemblyOperator.empty;</w:t>
      </w:r>
    </w:p>
    <w:p w14:paraId="32A2FE8F" w14:textId="2FB3F3B4" w:rsidR="00D935A0" w:rsidRDefault="00D935A0" w:rsidP="007B4210">
      <w:pPr>
        <w:pStyle w:val="Code"/>
        <w:rPr>
          <w:highlight w:val="white"/>
        </w:rPr>
      </w:pPr>
      <w:r w:rsidRPr="007B4210">
        <w:rPr>
          <w:highlight w:val="white"/>
        </w:rPr>
        <w:t xml:space="preserve">        }</w:t>
      </w:r>
    </w:p>
    <w:p w14:paraId="5A9B39E6" w14:textId="77777777" w:rsidR="004D7299" w:rsidRDefault="004D7299" w:rsidP="004D7299">
      <w:pPr>
        <w:rPr>
          <w:highlight w:val="white"/>
        </w:rPr>
      </w:pPr>
      <w:r>
        <w:rPr>
          <w:highlight w:val="white"/>
        </w:rPr>
        <w:t xml:space="preserve">In all others cases, we exam the operators of the instruction by calling </w:t>
      </w:r>
      <w:r w:rsidRPr="004D7299">
        <w:rPr>
          <w:rStyle w:val="KeyWord0"/>
          <w:highlight w:val="white"/>
        </w:rPr>
        <w:t>CheckTrack</w:t>
      </w:r>
      <w:r>
        <w:rPr>
          <w:highlight w:val="white"/>
        </w:rPr>
        <w:t>.</w:t>
      </w:r>
    </w:p>
    <w:p w14:paraId="320C93C9" w14:textId="77777777" w:rsidR="00D935A0" w:rsidRPr="007B4210" w:rsidRDefault="00D935A0" w:rsidP="007B4210">
      <w:pPr>
        <w:pStyle w:val="Code"/>
        <w:rPr>
          <w:highlight w:val="white"/>
        </w:rPr>
      </w:pPr>
      <w:r w:rsidRPr="007B4210">
        <w:rPr>
          <w:highlight w:val="white"/>
        </w:rPr>
        <w:t xml:space="preserve">        else {</w:t>
      </w:r>
    </w:p>
    <w:p w14:paraId="278E45B6" w14:textId="77777777" w:rsidR="00D935A0" w:rsidRPr="007B4210" w:rsidRDefault="00D935A0" w:rsidP="007B4210">
      <w:pPr>
        <w:pStyle w:val="Code"/>
        <w:rPr>
          <w:highlight w:val="white"/>
        </w:rPr>
      </w:pPr>
      <w:r w:rsidRPr="007B4210">
        <w:rPr>
          <w:highlight w:val="white"/>
        </w:rPr>
        <w:t xml:space="preserve">          CheckTrack(trackSet, operand0, 0, index);</w:t>
      </w:r>
    </w:p>
    <w:p w14:paraId="181519BB" w14:textId="77777777" w:rsidR="00D935A0" w:rsidRPr="007B4210" w:rsidRDefault="00D935A0" w:rsidP="007B4210">
      <w:pPr>
        <w:pStyle w:val="Code"/>
        <w:rPr>
          <w:highlight w:val="white"/>
        </w:rPr>
      </w:pPr>
      <w:r w:rsidRPr="007B4210">
        <w:rPr>
          <w:highlight w:val="white"/>
        </w:rPr>
        <w:t xml:space="preserve">          CheckTrack(trackSet, operand1, 1, index);</w:t>
      </w:r>
    </w:p>
    <w:p w14:paraId="7C88E0C3" w14:textId="77777777" w:rsidR="00D935A0" w:rsidRPr="007B4210" w:rsidRDefault="00D935A0" w:rsidP="007B4210">
      <w:pPr>
        <w:pStyle w:val="Code"/>
        <w:rPr>
          <w:highlight w:val="white"/>
        </w:rPr>
      </w:pPr>
      <w:r w:rsidRPr="007B4210">
        <w:rPr>
          <w:highlight w:val="white"/>
        </w:rPr>
        <w:t xml:space="preserve">          CheckTrack(trackSet, operand2, 2, index);</w:t>
      </w:r>
    </w:p>
    <w:p w14:paraId="2A23A422" w14:textId="77777777" w:rsidR="00D935A0" w:rsidRPr="007B4210" w:rsidRDefault="00D935A0" w:rsidP="007B4210">
      <w:pPr>
        <w:pStyle w:val="Code"/>
        <w:rPr>
          <w:highlight w:val="white"/>
        </w:rPr>
      </w:pPr>
      <w:r w:rsidRPr="007B4210">
        <w:rPr>
          <w:highlight w:val="white"/>
        </w:rPr>
        <w:t xml:space="preserve">        }</w:t>
      </w:r>
    </w:p>
    <w:p w14:paraId="345C799B" w14:textId="77777777" w:rsidR="00D935A0" w:rsidRPr="007B4210" w:rsidRDefault="00D935A0" w:rsidP="007B4210">
      <w:pPr>
        <w:pStyle w:val="Code"/>
        <w:rPr>
          <w:highlight w:val="white"/>
        </w:rPr>
      </w:pPr>
      <w:r w:rsidRPr="007B4210">
        <w:rPr>
          <w:highlight w:val="white"/>
        </w:rPr>
        <w:t xml:space="preserve">      }</w:t>
      </w:r>
    </w:p>
    <w:p w14:paraId="5AB1ED33" w14:textId="77777777" w:rsidR="00D935A0" w:rsidRPr="007B4210" w:rsidRDefault="00D935A0" w:rsidP="007B4210">
      <w:pPr>
        <w:pStyle w:val="Code"/>
        <w:rPr>
          <w:highlight w:val="white"/>
        </w:rPr>
      </w:pPr>
    </w:p>
    <w:p w14:paraId="76E598B6" w14:textId="77777777" w:rsidR="00D935A0" w:rsidRPr="007B4210" w:rsidRDefault="00D935A0" w:rsidP="007B4210">
      <w:pPr>
        <w:pStyle w:val="Code"/>
        <w:rPr>
          <w:highlight w:val="white"/>
        </w:rPr>
      </w:pPr>
      <w:r w:rsidRPr="007B4210">
        <w:rPr>
          <w:highlight w:val="white"/>
        </w:rPr>
        <w:t xml:space="preserve">      return trackSet;</w:t>
      </w:r>
    </w:p>
    <w:p w14:paraId="6120807E" w14:textId="77777777" w:rsidR="00D935A0" w:rsidRPr="007B4210" w:rsidRDefault="00D935A0" w:rsidP="007B4210">
      <w:pPr>
        <w:pStyle w:val="Code"/>
        <w:rPr>
          <w:highlight w:val="white"/>
        </w:rPr>
      </w:pPr>
      <w:r w:rsidRPr="007B4210">
        <w:rPr>
          <w:highlight w:val="white"/>
        </w:rPr>
        <w:t xml:space="preserve">    }</w:t>
      </w:r>
    </w:p>
    <w:p w14:paraId="36EE3DB6" w14:textId="3B17794E" w:rsidR="00D935A0" w:rsidRPr="007B4210" w:rsidRDefault="004D7299" w:rsidP="004D7299">
      <w:pPr>
        <w:rPr>
          <w:highlight w:val="white"/>
        </w:rPr>
      </w:pPr>
      <w:r>
        <w:rPr>
          <w:highlight w:val="white"/>
        </w:rPr>
        <w:t xml:space="preserve">The </w:t>
      </w:r>
      <w:r w:rsidRPr="00B135FB">
        <w:rPr>
          <w:rStyle w:val="KeyWord0"/>
          <w:highlight w:val="white"/>
        </w:rPr>
        <w:t>CheckTrack</w:t>
      </w:r>
      <w:r>
        <w:rPr>
          <w:highlight w:val="white"/>
        </w:rPr>
        <w:t xml:space="preserve"> method takes </w:t>
      </w:r>
      <w:r w:rsidR="0066049D">
        <w:rPr>
          <w:highlight w:val="white"/>
        </w:rPr>
        <w:t>the track set, one of the operand</w:t>
      </w:r>
      <w:r w:rsidR="00384998">
        <w:rPr>
          <w:highlight w:val="white"/>
        </w:rPr>
        <w:t>s</w:t>
      </w:r>
      <w:r w:rsidR="0066049D">
        <w:rPr>
          <w:highlight w:val="white"/>
        </w:rPr>
        <w:t xml:space="preserve"> in an assembly code instruction, the position of the operand (zero, one, or two), and the index of the assembly code instruction in the assembly code list.</w:t>
      </w:r>
    </w:p>
    <w:p w14:paraId="6CC24415" w14:textId="77777777" w:rsidR="00D935A0" w:rsidRPr="007B4210" w:rsidRDefault="00D935A0" w:rsidP="007B4210">
      <w:pPr>
        <w:pStyle w:val="Code"/>
        <w:rPr>
          <w:highlight w:val="white"/>
        </w:rPr>
      </w:pPr>
      <w:r w:rsidRPr="007B4210">
        <w:rPr>
          <w:highlight w:val="white"/>
        </w:rPr>
        <w:t xml:space="preserve">    private void CheckTrack(ISet&lt;Track&gt; trackSet, object operand,</w:t>
      </w:r>
    </w:p>
    <w:p w14:paraId="73BAD914" w14:textId="77777777" w:rsidR="00D935A0" w:rsidRPr="007B4210" w:rsidRDefault="00D935A0" w:rsidP="007B4210">
      <w:pPr>
        <w:pStyle w:val="Code"/>
        <w:rPr>
          <w:highlight w:val="white"/>
        </w:rPr>
      </w:pPr>
      <w:r w:rsidRPr="007B4210">
        <w:rPr>
          <w:highlight w:val="white"/>
        </w:rPr>
        <w:t xml:space="preserve">                            int position, int index) {</w:t>
      </w:r>
    </w:p>
    <w:p w14:paraId="6226D36B" w14:textId="77777777" w:rsidR="00D935A0" w:rsidRPr="007B4210" w:rsidRDefault="00D935A0" w:rsidP="007B4210">
      <w:pPr>
        <w:pStyle w:val="Code"/>
        <w:rPr>
          <w:highlight w:val="white"/>
        </w:rPr>
      </w:pPr>
      <w:r w:rsidRPr="007B4210">
        <w:rPr>
          <w:highlight w:val="white"/>
        </w:rPr>
        <w:t xml:space="preserve">      if (operand is Track) {</w:t>
      </w:r>
    </w:p>
    <w:p w14:paraId="06899328" w14:textId="77777777" w:rsidR="00D935A0" w:rsidRPr="007B4210" w:rsidRDefault="00D935A0" w:rsidP="007B4210">
      <w:pPr>
        <w:pStyle w:val="Code"/>
        <w:rPr>
          <w:highlight w:val="white"/>
        </w:rPr>
      </w:pPr>
      <w:r w:rsidRPr="007B4210">
        <w:rPr>
          <w:highlight w:val="white"/>
        </w:rPr>
        <w:t xml:space="preserve">        Track track = (Track) operand;</w:t>
      </w:r>
    </w:p>
    <w:p w14:paraId="66DF0C7E" w14:textId="77777777" w:rsidR="00D935A0" w:rsidRPr="007B4210" w:rsidRDefault="00D935A0" w:rsidP="007B4210">
      <w:pPr>
        <w:pStyle w:val="Code"/>
        <w:rPr>
          <w:highlight w:val="white"/>
        </w:rPr>
      </w:pPr>
      <w:r w:rsidRPr="007B4210">
        <w:rPr>
          <w:highlight w:val="white"/>
        </w:rPr>
        <w:lastRenderedPageBreak/>
        <w:t xml:space="preserve">        trackSet.Add(track);</w:t>
      </w:r>
    </w:p>
    <w:p w14:paraId="15EF2900" w14:textId="77777777" w:rsidR="00D935A0" w:rsidRPr="007B4210" w:rsidRDefault="00D935A0" w:rsidP="007B4210">
      <w:pPr>
        <w:pStyle w:val="Code"/>
        <w:rPr>
          <w:highlight w:val="white"/>
        </w:rPr>
      </w:pPr>
      <w:r w:rsidRPr="007B4210">
        <w:rPr>
          <w:highlight w:val="white"/>
        </w:rPr>
        <w:t xml:space="preserve">        track.AddEntry(position, index);</w:t>
      </w:r>
    </w:p>
    <w:p w14:paraId="130495B5" w14:textId="77777777" w:rsidR="00D935A0" w:rsidRPr="007B4210" w:rsidRDefault="00D935A0" w:rsidP="007B4210">
      <w:pPr>
        <w:pStyle w:val="Code"/>
        <w:rPr>
          <w:highlight w:val="white"/>
        </w:rPr>
      </w:pPr>
      <w:r w:rsidRPr="007B4210">
        <w:rPr>
          <w:highlight w:val="white"/>
        </w:rPr>
        <w:t xml:space="preserve">      }</w:t>
      </w:r>
    </w:p>
    <w:p w14:paraId="31EFF6C7" w14:textId="77777777" w:rsidR="00D935A0" w:rsidRPr="007B4210" w:rsidRDefault="00D935A0" w:rsidP="007B4210">
      <w:pPr>
        <w:pStyle w:val="Code"/>
        <w:rPr>
          <w:highlight w:val="white"/>
        </w:rPr>
      </w:pPr>
      <w:r w:rsidRPr="007B4210">
        <w:rPr>
          <w:highlight w:val="white"/>
        </w:rPr>
        <w:t xml:space="preserve">    }</w:t>
      </w:r>
    </w:p>
    <w:p w14:paraId="5DDB08B5" w14:textId="77777777" w:rsidR="00D935A0" w:rsidRPr="007B4210" w:rsidRDefault="00D935A0" w:rsidP="007B4210">
      <w:pPr>
        <w:pStyle w:val="Code"/>
        <w:rPr>
          <w:highlight w:val="white"/>
        </w:rPr>
      </w:pPr>
    </w:p>
    <w:p w14:paraId="36E9EE7B" w14:textId="01132E10" w:rsidR="00D935A0" w:rsidRPr="007B4210" w:rsidRDefault="00D935A0" w:rsidP="007B4210">
      <w:pPr>
        <w:pStyle w:val="Code"/>
        <w:rPr>
          <w:highlight w:val="white"/>
        </w:rPr>
      </w:pPr>
      <w:r w:rsidRPr="007B4210">
        <w:rPr>
          <w:highlight w:val="white"/>
        </w:rPr>
        <w:t xml:space="preserve">    // -----------------------------------------------------------------------</w:t>
      </w:r>
    </w:p>
    <w:p w14:paraId="476EBFA5" w14:textId="3265AB71" w:rsidR="00D935A0" w:rsidRPr="007B4210" w:rsidRDefault="00384998" w:rsidP="00384998">
      <w:pPr>
        <w:rPr>
          <w:highlight w:val="white"/>
        </w:rPr>
      </w:pPr>
      <w:r>
        <w:rPr>
          <w:highlight w:val="white"/>
        </w:rPr>
        <w:t xml:space="preserve">The </w:t>
      </w:r>
      <w:r w:rsidR="005C7890">
        <w:rPr>
          <w:rStyle w:val="KeyWord0"/>
          <w:highlight w:val="white"/>
        </w:rPr>
        <w:t>PreCall</w:t>
      </w:r>
      <w:r>
        <w:rPr>
          <w:highlight w:val="white"/>
        </w:rPr>
        <w:t xml:space="preserve"> methods is called before the actual call </w:t>
      </w:r>
      <w:r w:rsidR="00772B97">
        <w:rPr>
          <w:highlight w:val="white"/>
        </w:rPr>
        <w:t>to</w:t>
      </w:r>
      <w:r>
        <w:rPr>
          <w:highlight w:val="white"/>
        </w:rPr>
        <w:t xml:space="preserve"> prepare for the call.</w:t>
      </w:r>
      <w:r w:rsidR="006A6C8B">
        <w:rPr>
          <w:highlight w:val="white"/>
        </w:rPr>
        <w:t xml:space="preserve"> Its task is to store the values currently stored in registers and in the floating value stack at the activation record.</w:t>
      </w:r>
    </w:p>
    <w:p w14:paraId="7EBB0A68" w14:textId="4A2604ED" w:rsidR="00D935A0" w:rsidRPr="007B4210" w:rsidRDefault="00D935A0" w:rsidP="007B4210">
      <w:pPr>
        <w:pStyle w:val="Code"/>
        <w:rPr>
          <w:highlight w:val="white"/>
        </w:rPr>
      </w:pPr>
      <w:r w:rsidRPr="007B4210">
        <w:rPr>
          <w:highlight w:val="white"/>
        </w:rPr>
        <w:t xml:space="preserve">    public void </w:t>
      </w:r>
      <w:r w:rsidR="005C7890">
        <w:rPr>
          <w:highlight w:val="white"/>
        </w:rPr>
        <w:t>PreCall</w:t>
      </w:r>
      <w:r w:rsidRPr="007B4210">
        <w:rPr>
          <w:highlight w:val="white"/>
        </w:rPr>
        <w:t>(MiddleCode middleCode) {</w:t>
      </w:r>
    </w:p>
    <w:p w14:paraId="688B4671" w14:textId="77777777" w:rsidR="00D935A0" w:rsidRPr="007B4210" w:rsidRDefault="00D935A0" w:rsidP="007B4210">
      <w:pPr>
        <w:pStyle w:val="Code"/>
        <w:rPr>
          <w:highlight w:val="white"/>
        </w:rPr>
      </w:pPr>
      <w:r w:rsidRPr="007B4210">
        <w:rPr>
          <w:highlight w:val="white"/>
        </w:rPr>
        <w:t xml:space="preserve">      ISet&lt;Symbol&gt; integralSet = (ISet&lt;Symbol&gt;) middleCode[1];</w:t>
      </w:r>
    </w:p>
    <w:p w14:paraId="421A5742" w14:textId="77777777" w:rsidR="00D935A0" w:rsidRPr="007B4210" w:rsidRDefault="00D935A0" w:rsidP="007B4210">
      <w:pPr>
        <w:pStyle w:val="Code"/>
        <w:rPr>
          <w:highlight w:val="white"/>
        </w:rPr>
      </w:pPr>
      <w:r w:rsidRPr="007B4210">
        <w:rPr>
          <w:highlight w:val="white"/>
        </w:rPr>
        <w:t xml:space="preserve">      Assert.ErrorXXX(integralSet.SequenceEqual(m_trackMap.Keys));</w:t>
      </w:r>
    </w:p>
    <w:p w14:paraId="079262A3" w14:textId="77777777" w:rsidR="00D935A0" w:rsidRPr="007B4210" w:rsidRDefault="00D935A0" w:rsidP="007B4210">
      <w:pPr>
        <w:pStyle w:val="Code"/>
        <w:rPr>
          <w:highlight w:val="white"/>
        </w:rPr>
      </w:pPr>
      <w:r w:rsidRPr="007B4210">
        <w:rPr>
          <w:highlight w:val="white"/>
        </w:rPr>
        <w:t xml:space="preserve">      int stackSize = (int) middleCode[2];</w:t>
      </w:r>
    </w:p>
    <w:p w14:paraId="15DEAAA9" w14:textId="77777777" w:rsidR="00D935A0" w:rsidRPr="007B4210" w:rsidRDefault="00D935A0" w:rsidP="007B4210">
      <w:pPr>
        <w:pStyle w:val="Code"/>
        <w:rPr>
          <w:highlight w:val="white"/>
        </w:rPr>
      </w:pPr>
      <w:r w:rsidRPr="007B4210">
        <w:rPr>
          <w:highlight w:val="white"/>
        </w:rPr>
        <w:t xml:space="preserve">      Assert.ErrorXXX(stackSize == m_floatStackSize);</w:t>
      </w:r>
    </w:p>
    <w:p w14:paraId="1A45C5A7" w14:textId="77777777" w:rsidR="00D935A0" w:rsidRPr="007B4210" w:rsidRDefault="00D935A0" w:rsidP="007B4210">
      <w:pPr>
        <w:pStyle w:val="Code"/>
        <w:rPr>
          <w:highlight w:val="white"/>
        </w:rPr>
      </w:pPr>
      <w:r w:rsidRPr="007B4210">
        <w:rPr>
          <w:highlight w:val="white"/>
        </w:rPr>
        <w:t xml:space="preserve">      Register baseRegister = BaseRegister(null);</w:t>
      </w:r>
    </w:p>
    <w:p w14:paraId="01BC4A40" w14:textId="77777777" w:rsidR="00D935A0" w:rsidRPr="007B4210" w:rsidRDefault="00D935A0" w:rsidP="007B4210">
      <w:pPr>
        <w:pStyle w:val="Code"/>
        <w:rPr>
          <w:highlight w:val="white"/>
        </w:rPr>
      </w:pPr>
      <w:r w:rsidRPr="007B4210">
        <w:rPr>
          <w:highlight w:val="white"/>
        </w:rPr>
        <w:t xml:space="preserve">      int recordOffset = (int) middleCode[0], recordSize = 0;</w:t>
      </w:r>
    </w:p>
    <w:p w14:paraId="2F791DAB" w14:textId="77777777" w:rsidR="00D935A0" w:rsidRPr="007B4210" w:rsidRDefault="00D935A0" w:rsidP="007B4210">
      <w:pPr>
        <w:pStyle w:val="Code"/>
        <w:rPr>
          <w:highlight w:val="white"/>
        </w:rPr>
      </w:pPr>
    </w:p>
    <w:p w14:paraId="5473E73D" w14:textId="77777777" w:rsidR="00D935A0" w:rsidRPr="007B4210" w:rsidRDefault="00D935A0" w:rsidP="007B4210">
      <w:pPr>
        <w:pStyle w:val="Code"/>
        <w:rPr>
          <w:highlight w:val="white"/>
        </w:rPr>
      </w:pPr>
      <w:r w:rsidRPr="007B4210">
        <w:rPr>
          <w:highlight w:val="white"/>
        </w:rPr>
        <w:t xml:space="preserve">      IDictionary&lt;Track,int&gt; postMap = new Dictionary&lt;Track,int&gt;();</w:t>
      </w:r>
    </w:p>
    <w:p w14:paraId="7D7AEFE4" w14:textId="77777777" w:rsidR="00D935A0" w:rsidRPr="007B4210" w:rsidRDefault="00D935A0" w:rsidP="007B4210">
      <w:pPr>
        <w:pStyle w:val="Code"/>
        <w:rPr>
          <w:highlight w:val="white"/>
        </w:rPr>
      </w:pPr>
      <w:r w:rsidRPr="007B4210">
        <w:rPr>
          <w:highlight w:val="white"/>
        </w:rPr>
        <w:t xml:space="preserve">      foreach (KeyValuePair&lt;Symbol, Track&gt; pair in m_trackMap) {</w:t>
      </w:r>
    </w:p>
    <w:p w14:paraId="7051EAC5" w14:textId="77777777" w:rsidR="00D935A0" w:rsidRPr="007B4210" w:rsidRDefault="00D935A0" w:rsidP="007B4210">
      <w:pPr>
        <w:pStyle w:val="Code"/>
        <w:rPr>
          <w:highlight w:val="white"/>
        </w:rPr>
      </w:pPr>
      <w:r w:rsidRPr="007B4210">
        <w:rPr>
          <w:highlight w:val="white"/>
        </w:rPr>
        <w:t xml:space="preserve">        Track track = pair.Value;</w:t>
      </w:r>
    </w:p>
    <w:p w14:paraId="11A88BF8" w14:textId="77777777" w:rsidR="00D935A0" w:rsidRPr="007B4210" w:rsidRDefault="00D935A0" w:rsidP="007B4210">
      <w:pPr>
        <w:pStyle w:val="Code"/>
        <w:rPr>
          <w:highlight w:val="white"/>
        </w:rPr>
      </w:pPr>
      <w:r w:rsidRPr="007B4210">
        <w:rPr>
          <w:highlight w:val="white"/>
        </w:rPr>
        <w:t xml:space="preserve">        AddAssemblyCode(AssemblyOperator.mov, baseRegister,</w:t>
      </w:r>
    </w:p>
    <w:p w14:paraId="0A0E5B13" w14:textId="77777777" w:rsidR="00D935A0" w:rsidRPr="007B4210" w:rsidRDefault="00D935A0" w:rsidP="007B4210">
      <w:pPr>
        <w:pStyle w:val="Code"/>
        <w:rPr>
          <w:highlight w:val="white"/>
        </w:rPr>
      </w:pPr>
      <w:r w:rsidRPr="007B4210">
        <w:rPr>
          <w:highlight w:val="white"/>
        </w:rPr>
        <w:t xml:space="preserve">                        recordOffset + recordSize, track);</w:t>
      </w:r>
    </w:p>
    <w:p w14:paraId="63C8A14C" w14:textId="77777777" w:rsidR="00D935A0" w:rsidRPr="007B4210" w:rsidRDefault="00D935A0" w:rsidP="007B4210">
      <w:pPr>
        <w:pStyle w:val="Code"/>
        <w:rPr>
          <w:highlight w:val="white"/>
        </w:rPr>
      </w:pPr>
      <w:r w:rsidRPr="007B4210">
        <w:rPr>
          <w:highlight w:val="white"/>
        </w:rPr>
        <w:t xml:space="preserve">        postMap.Add(track, recordOffset + recordSize);</w:t>
      </w:r>
    </w:p>
    <w:p w14:paraId="22E0BFB2" w14:textId="77777777" w:rsidR="00D935A0" w:rsidRPr="007B4210" w:rsidRDefault="00D935A0" w:rsidP="007B4210">
      <w:pPr>
        <w:pStyle w:val="Code"/>
        <w:rPr>
          <w:highlight w:val="white"/>
        </w:rPr>
      </w:pPr>
      <w:r w:rsidRPr="007B4210">
        <w:rPr>
          <w:highlight w:val="white"/>
        </w:rPr>
        <w:t xml:space="preserve">        Symbol symbol = pair.Key;</w:t>
      </w:r>
    </w:p>
    <w:p w14:paraId="2326D666" w14:textId="77777777" w:rsidR="00D935A0" w:rsidRPr="007B4210" w:rsidRDefault="00D935A0" w:rsidP="007B4210">
      <w:pPr>
        <w:pStyle w:val="Code"/>
        <w:rPr>
          <w:highlight w:val="white"/>
        </w:rPr>
      </w:pPr>
      <w:r w:rsidRPr="007B4210">
        <w:rPr>
          <w:highlight w:val="white"/>
        </w:rPr>
        <w:t xml:space="preserve">        recordSize += symbol.Type.Size();</w:t>
      </w:r>
    </w:p>
    <w:p w14:paraId="23FBCC84" w14:textId="77777777" w:rsidR="00D935A0" w:rsidRPr="007B4210" w:rsidRDefault="00D935A0" w:rsidP="007B4210">
      <w:pPr>
        <w:pStyle w:val="Code"/>
        <w:rPr>
          <w:highlight w:val="white"/>
        </w:rPr>
      </w:pPr>
      <w:r w:rsidRPr="007B4210">
        <w:rPr>
          <w:highlight w:val="white"/>
        </w:rPr>
        <w:t xml:space="preserve">      }</w:t>
      </w:r>
    </w:p>
    <w:p w14:paraId="0DE1A60B" w14:textId="77777777" w:rsidR="00D935A0" w:rsidRPr="007B4210" w:rsidRDefault="00D935A0" w:rsidP="007B4210">
      <w:pPr>
        <w:pStyle w:val="Code"/>
        <w:rPr>
          <w:highlight w:val="white"/>
        </w:rPr>
      </w:pPr>
    </w:p>
    <w:p w14:paraId="24ABAF6B" w14:textId="77777777" w:rsidR="00D935A0" w:rsidRPr="007B4210" w:rsidRDefault="00D935A0" w:rsidP="007B4210">
      <w:pPr>
        <w:pStyle w:val="Code"/>
        <w:rPr>
          <w:highlight w:val="white"/>
        </w:rPr>
      </w:pPr>
      <w:r w:rsidRPr="007B4210">
        <w:rPr>
          <w:highlight w:val="white"/>
        </w:rPr>
        <w:t xml:space="preserve">      for (int count = 0; count &lt; m_floatStackSize; ++count) {</w:t>
      </w:r>
    </w:p>
    <w:p w14:paraId="697550EB" w14:textId="77777777" w:rsidR="00D935A0" w:rsidRPr="007B4210" w:rsidRDefault="00D935A0" w:rsidP="007B4210">
      <w:pPr>
        <w:pStyle w:val="Code"/>
        <w:rPr>
          <w:highlight w:val="white"/>
        </w:rPr>
      </w:pPr>
      <w:r w:rsidRPr="007B4210">
        <w:rPr>
          <w:highlight w:val="white"/>
        </w:rPr>
        <w:t xml:space="preserve">        AddAssemblyCode(AssemblyOperator.fstp_qword, baseRegister,</w:t>
      </w:r>
    </w:p>
    <w:p w14:paraId="54AE3849" w14:textId="77777777" w:rsidR="00D935A0" w:rsidRPr="007B4210" w:rsidRDefault="00D935A0" w:rsidP="007B4210">
      <w:pPr>
        <w:pStyle w:val="Code"/>
        <w:rPr>
          <w:highlight w:val="white"/>
        </w:rPr>
      </w:pPr>
      <w:r w:rsidRPr="007B4210">
        <w:rPr>
          <w:highlight w:val="white"/>
        </w:rPr>
        <w:t xml:space="preserve">                        recordOffset + recordSize);</w:t>
      </w:r>
    </w:p>
    <w:p w14:paraId="3AB23E75" w14:textId="77777777" w:rsidR="00D935A0" w:rsidRPr="007B4210" w:rsidRDefault="00D935A0" w:rsidP="007B4210">
      <w:pPr>
        <w:pStyle w:val="Code"/>
        <w:rPr>
          <w:highlight w:val="white"/>
        </w:rPr>
      </w:pPr>
      <w:r w:rsidRPr="007B4210">
        <w:rPr>
          <w:highlight w:val="white"/>
        </w:rPr>
        <w:t xml:space="preserve">        recordSize += 8;</w:t>
      </w:r>
    </w:p>
    <w:p w14:paraId="6312E498" w14:textId="77777777" w:rsidR="00D935A0" w:rsidRPr="007B4210" w:rsidRDefault="00D935A0" w:rsidP="007B4210">
      <w:pPr>
        <w:pStyle w:val="Code"/>
        <w:rPr>
          <w:highlight w:val="white"/>
        </w:rPr>
      </w:pPr>
      <w:r w:rsidRPr="007B4210">
        <w:rPr>
          <w:highlight w:val="white"/>
        </w:rPr>
        <w:t xml:space="preserve">      }</w:t>
      </w:r>
    </w:p>
    <w:p w14:paraId="66D8901B" w14:textId="77777777" w:rsidR="00D935A0" w:rsidRPr="007B4210" w:rsidRDefault="00D935A0" w:rsidP="007B4210">
      <w:pPr>
        <w:pStyle w:val="Code"/>
        <w:rPr>
          <w:highlight w:val="white"/>
        </w:rPr>
      </w:pPr>
    </w:p>
    <w:p w14:paraId="1D1D4370" w14:textId="77777777" w:rsidR="00D935A0" w:rsidRPr="007B4210" w:rsidRDefault="00D935A0" w:rsidP="007B4210">
      <w:pPr>
        <w:pStyle w:val="Code"/>
        <w:rPr>
          <w:highlight w:val="white"/>
        </w:rPr>
      </w:pPr>
      <w:r w:rsidRPr="007B4210">
        <w:rPr>
          <w:highlight w:val="white"/>
        </w:rPr>
        <w:t xml:space="preserve">      m_recordSizeStack.Push(recordSize);</w:t>
      </w:r>
    </w:p>
    <w:p w14:paraId="06B0DB2F" w14:textId="77777777" w:rsidR="00D935A0" w:rsidRPr="007B4210" w:rsidRDefault="00D935A0" w:rsidP="007B4210">
      <w:pPr>
        <w:pStyle w:val="Code"/>
        <w:rPr>
          <w:highlight w:val="white"/>
        </w:rPr>
      </w:pPr>
      <w:r w:rsidRPr="007B4210">
        <w:rPr>
          <w:highlight w:val="white"/>
        </w:rPr>
        <w:t xml:space="preserve">      m_totalRecordSize += recordSize;</w:t>
      </w:r>
    </w:p>
    <w:p w14:paraId="49D55617" w14:textId="77777777" w:rsidR="00D935A0" w:rsidRPr="007B4210" w:rsidRDefault="00D935A0" w:rsidP="007B4210">
      <w:pPr>
        <w:pStyle w:val="Code"/>
        <w:rPr>
          <w:highlight w:val="white"/>
        </w:rPr>
      </w:pPr>
      <w:r w:rsidRPr="007B4210">
        <w:rPr>
          <w:highlight w:val="white"/>
        </w:rPr>
        <w:t xml:space="preserve">      m_trackMapStack.Push(m_trackMap);</w:t>
      </w:r>
    </w:p>
    <w:p w14:paraId="18549D27" w14:textId="77777777" w:rsidR="00D935A0" w:rsidRPr="007B4210" w:rsidRDefault="00D935A0" w:rsidP="007B4210">
      <w:pPr>
        <w:pStyle w:val="Code"/>
        <w:rPr>
          <w:highlight w:val="white"/>
        </w:rPr>
      </w:pPr>
      <w:r w:rsidRPr="007B4210">
        <w:rPr>
          <w:highlight w:val="white"/>
        </w:rPr>
        <w:t xml:space="preserve">      m_postMapStack.Push(postMap);</w:t>
      </w:r>
    </w:p>
    <w:p w14:paraId="011DB11F" w14:textId="77777777" w:rsidR="00D935A0" w:rsidRPr="007B4210" w:rsidRDefault="00D935A0" w:rsidP="007B4210">
      <w:pPr>
        <w:pStyle w:val="Code"/>
        <w:rPr>
          <w:highlight w:val="white"/>
        </w:rPr>
      </w:pPr>
      <w:r w:rsidRPr="007B4210">
        <w:rPr>
          <w:highlight w:val="white"/>
        </w:rPr>
        <w:t xml:space="preserve">      m_trackMap = new Dictionary&lt;Symbol, Track&gt;();</w:t>
      </w:r>
    </w:p>
    <w:p w14:paraId="6B209E78" w14:textId="529F9CED" w:rsidR="00D935A0" w:rsidRDefault="00D935A0" w:rsidP="007B4210">
      <w:pPr>
        <w:pStyle w:val="Code"/>
        <w:rPr>
          <w:highlight w:val="white"/>
        </w:rPr>
      </w:pPr>
      <w:r w:rsidRPr="007B4210">
        <w:rPr>
          <w:highlight w:val="white"/>
        </w:rPr>
        <w:t xml:space="preserve">    }</w:t>
      </w:r>
    </w:p>
    <w:p w14:paraId="009E91A1" w14:textId="7AC3AFFB" w:rsidR="00D5503D" w:rsidRDefault="00D5503D" w:rsidP="00D5503D">
      <w:pPr>
        <w:rPr>
          <w:color w:val="auto"/>
          <w:highlight w:val="white"/>
        </w:rPr>
      </w:pPr>
      <w:r>
        <w:rPr>
          <w:highlight w:val="white"/>
        </w:rPr>
        <w:t>When calling a function there are several cases to consider: the function symbol may be a function or a pointer to a function, the call</w:t>
      </w:r>
      <w:r w:rsidR="00870AEF">
        <w:rPr>
          <w:highlight w:val="white"/>
        </w:rPr>
        <w:t>er</w:t>
      </w:r>
      <w:r>
        <w:rPr>
          <w:highlight w:val="white"/>
        </w:rPr>
        <w:t xml:space="preserve"> and calle</w:t>
      </w:r>
      <w:r w:rsidR="002376C0">
        <w:rPr>
          <w:highlight w:val="white"/>
        </w:rPr>
        <w:t>e</w:t>
      </w:r>
      <w:r>
        <w:rPr>
          <w:highlight w:val="white"/>
        </w:rPr>
        <w:t xml:space="preserve"> function may be elliptic.</w:t>
      </w:r>
    </w:p>
    <w:p w14:paraId="65EAEEFA" w14:textId="77777777" w:rsidR="004D4C39" w:rsidRPr="00CA79AF" w:rsidRDefault="004D4C39" w:rsidP="004D4C39">
      <w:pPr>
        <w:pStyle w:val="Code"/>
        <w:rPr>
          <w:highlight w:val="white"/>
        </w:rPr>
      </w:pPr>
      <w:bookmarkStart w:id="5842" w:name="_Hlk43301151"/>
      <w:r w:rsidRPr="00CA79AF">
        <w:rPr>
          <w:highlight w:val="white"/>
        </w:rPr>
        <w:t xml:space="preserve">    public void FunctionCall(MiddleCode middleCode, int index) {</w:t>
      </w:r>
    </w:p>
    <w:p w14:paraId="00DED067" w14:textId="77777777" w:rsidR="004D4C39" w:rsidRPr="00CA79AF" w:rsidRDefault="004D4C39" w:rsidP="004D4C39">
      <w:pPr>
        <w:pStyle w:val="Code"/>
        <w:rPr>
          <w:highlight w:val="white"/>
        </w:rPr>
      </w:pPr>
      <w:r w:rsidRPr="00CA79AF">
        <w:rPr>
          <w:highlight w:val="white"/>
        </w:rPr>
        <w:t xml:space="preserve">      int recordSize = ((int) middleCode[1]) +</w:t>
      </w:r>
    </w:p>
    <w:p w14:paraId="7EEDC240" w14:textId="77777777" w:rsidR="004D4C39" w:rsidRPr="00CA79AF" w:rsidRDefault="004D4C39" w:rsidP="004D4C39">
      <w:pPr>
        <w:pStyle w:val="Code"/>
        <w:rPr>
          <w:highlight w:val="white"/>
        </w:rPr>
      </w:pPr>
      <w:r w:rsidRPr="00CA79AF">
        <w:rPr>
          <w:highlight w:val="white"/>
        </w:rPr>
        <w:t xml:space="preserve">                       m_totalRecordSize;</w:t>
      </w:r>
    </w:p>
    <w:p w14:paraId="0242125B" w14:textId="77777777" w:rsidR="004D4C39" w:rsidRPr="00CA79AF" w:rsidRDefault="004D4C39" w:rsidP="004D4C39">
      <w:pPr>
        <w:pStyle w:val="Code"/>
        <w:rPr>
          <w:highlight w:val="white"/>
        </w:rPr>
      </w:pPr>
      <w:r w:rsidRPr="00CA79AF">
        <w:rPr>
          <w:highlight w:val="white"/>
        </w:rPr>
        <w:t xml:space="preserve">      Symbol calleeSymbol = (Symbol) middleCode[0];</w:t>
      </w:r>
    </w:p>
    <w:p w14:paraId="3BC6EAE0" w14:textId="77777777" w:rsidR="004D4C39" w:rsidRPr="00CA79AF" w:rsidRDefault="004D4C39" w:rsidP="004D4C39">
      <w:pPr>
        <w:pStyle w:val="Code"/>
        <w:rPr>
          <w:highlight w:val="white"/>
        </w:rPr>
      </w:pPr>
      <w:r w:rsidRPr="00CA79AF">
        <w:rPr>
          <w:highlight w:val="white"/>
        </w:rPr>
        <w:t xml:space="preserve">      int extraSize = (int) middleCode[2];</w:t>
      </w:r>
    </w:p>
    <w:p w14:paraId="7C4D0FF8" w14:textId="77777777" w:rsidR="00D5503D" w:rsidRDefault="00D5503D" w:rsidP="00D5503D">
      <w:pPr>
        <w:rPr>
          <w:color w:val="auto"/>
          <w:highlight w:val="white"/>
        </w:rPr>
      </w:pPr>
      <w:r>
        <w:rPr>
          <w:highlight w:val="white"/>
        </w:rPr>
        <w:t>The type is the function or, in case of a pointer the pointer type, the function the pointer points at.</w:t>
      </w:r>
    </w:p>
    <w:p w14:paraId="3DEC295B" w14:textId="77777777" w:rsidR="004D4C39" w:rsidRPr="00CA79AF" w:rsidRDefault="004D4C39" w:rsidP="004D4C39">
      <w:pPr>
        <w:pStyle w:val="Code"/>
        <w:rPr>
          <w:highlight w:val="white"/>
        </w:rPr>
      </w:pPr>
      <w:r w:rsidRPr="00CA79AF">
        <w:rPr>
          <w:highlight w:val="white"/>
        </w:rPr>
        <w:t xml:space="preserve">      Type calleeType = calleeSymbol.Type.IsFunction()</w:t>
      </w:r>
    </w:p>
    <w:p w14:paraId="27FB5A8E" w14:textId="77777777" w:rsidR="004D4C39" w:rsidRPr="00CA79AF" w:rsidRDefault="004D4C39" w:rsidP="004D4C39">
      <w:pPr>
        <w:pStyle w:val="Code"/>
        <w:rPr>
          <w:highlight w:val="white"/>
        </w:rPr>
      </w:pPr>
      <w:r w:rsidRPr="00CA79AF">
        <w:rPr>
          <w:highlight w:val="white"/>
        </w:rPr>
        <w:t xml:space="preserve">                      ? calleeSymbol.Type : calleeSymbol.Type.PointerType;</w:t>
      </w:r>
    </w:p>
    <w:p w14:paraId="70CDD2E6" w14:textId="0049C914" w:rsidR="004D4C39" w:rsidRPr="00CA79AF" w:rsidRDefault="00D5503D" w:rsidP="00D5503D">
      <w:pPr>
        <w:rPr>
          <w:highlight w:val="white"/>
        </w:rPr>
      </w:pPr>
      <w:r>
        <w:rPr>
          <w:highlight w:val="white"/>
        </w:rPr>
        <w:t xml:space="preserve">Both the caller and callee function may be </w:t>
      </w:r>
      <w:r w:rsidR="003225A4">
        <w:rPr>
          <w:highlight w:val="white"/>
        </w:rPr>
        <w:t>elliptic</w:t>
      </w:r>
      <w:r w:rsidR="00D45BBB">
        <w:rPr>
          <w:highlight w:val="white"/>
        </w:rPr>
        <w:t>.</w:t>
      </w:r>
    </w:p>
    <w:p w14:paraId="2320AF2D" w14:textId="77777777" w:rsidR="004D4C39" w:rsidRPr="00CA79AF" w:rsidRDefault="004D4C39" w:rsidP="004D4C39">
      <w:pPr>
        <w:pStyle w:val="Code"/>
        <w:rPr>
          <w:highlight w:val="white"/>
        </w:rPr>
      </w:pPr>
      <w:r w:rsidRPr="00CA79AF">
        <w:rPr>
          <w:highlight w:val="white"/>
        </w:rPr>
        <w:t xml:space="preserve">      bool callerEllipse = SymbolTable.CurrentFunction.Type.IsEllipse(),</w:t>
      </w:r>
    </w:p>
    <w:p w14:paraId="37ED214C" w14:textId="29B3AB3B" w:rsidR="004D4C39" w:rsidRDefault="004D4C39" w:rsidP="004D4C39">
      <w:pPr>
        <w:pStyle w:val="Code"/>
        <w:rPr>
          <w:highlight w:val="white"/>
        </w:rPr>
      </w:pPr>
      <w:r w:rsidRPr="00CA79AF">
        <w:rPr>
          <w:highlight w:val="white"/>
        </w:rPr>
        <w:t xml:space="preserve">           calleeEllipse = calleeType.IsEllipse();</w:t>
      </w:r>
    </w:p>
    <w:p w14:paraId="6CBCBB4B" w14:textId="0C45E13F" w:rsidR="00D45BBB" w:rsidRPr="00CA79AF" w:rsidRDefault="003B7755" w:rsidP="00D45BBB">
      <w:pPr>
        <w:rPr>
          <w:highlight w:val="white"/>
        </w:rPr>
      </w:pPr>
      <w:r>
        <w:rPr>
          <w:highlight w:val="white"/>
        </w:rPr>
        <w:lastRenderedPageBreak/>
        <w:t xml:space="preserve">The frame register is the elliptic frame pointer </w:t>
      </w:r>
      <w:r w:rsidR="00C666BF">
        <w:rPr>
          <w:highlight w:val="white"/>
        </w:rPr>
        <w:t xml:space="preserve">register if the caller function is elliptic. </w:t>
      </w:r>
      <w:r w:rsidR="006323A0">
        <w:rPr>
          <w:highlight w:val="white"/>
        </w:rPr>
        <w:t>If it not, i</w:t>
      </w:r>
      <w:r w:rsidR="00C666BF">
        <w:rPr>
          <w:highlight w:val="white"/>
        </w:rPr>
        <w:t>t is the regular frame pointer register</w:t>
      </w:r>
      <w:r w:rsidR="006323A0">
        <w:rPr>
          <w:highlight w:val="white"/>
        </w:rPr>
        <w:t>.</w:t>
      </w:r>
    </w:p>
    <w:p w14:paraId="5CC338C5" w14:textId="77777777" w:rsidR="004D4C39" w:rsidRDefault="004D4C39" w:rsidP="004D4C39">
      <w:pPr>
        <w:pStyle w:val="Code"/>
        <w:rPr>
          <w:highlight w:val="white"/>
        </w:rPr>
      </w:pPr>
      <w:r w:rsidRPr="00CA79AF">
        <w:rPr>
          <w:highlight w:val="white"/>
        </w:rPr>
        <w:t xml:space="preserve">      Register frameRegister = callerEllipse ? AssemblyCode.EllipseRegister</w:t>
      </w:r>
    </w:p>
    <w:p w14:paraId="4865D42D" w14:textId="77777777" w:rsidR="004D4C39" w:rsidRPr="00CA79AF" w:rsidRDefault="004D4C39" w:rsidP="004D4C39">
      <w:pPr>
        <w:pStyle w:val="Code"/>
        <w:rPr>
          <w:highlight w:val="white"/>
        </w:rPr>
      </w:pPr>
      <w:r>
        <w:rPr>
          <w:highlight w:val="white"/>
        </w:rPr>
        <w:t xml:space="preserve">                                            </w:t>
      </w:r>
      <w:r w:rsidRPr="00CA79AF">
        <w:rPr>
          <w:highlight w:val="white"/>
        </w:rPr>
        <w:t xml:space="preserve"> : AssemblyCode.FrameRegister;               </w:t>
      </w:r>
    </w:p>
    <w:p w14:paraId="1E9812D6" w14:textId="1E6D08CC" w:rsidR="0029649A" w:rsidRDefault="0029649A" w:rsidP="0029649A">
      <w:pPr>
        <w:rPr>
          <w:color w:val="auto"/>
          <w:highlight w:val="white"/>
        </w:rPr>
      </w:pPr>
      <w:r>
        <w:rPr>
          <w:highlight w:val="white"/>
        </w:rPr>
        <w:t xml:space="preserve">We start by adding the assembly code instruction for the return address. To begin with, we set it to the index of the next middle code instruction. However, the address will be changed </w:t>
      </w:r>
      <w:r w:rsidR="00D36CCF">
        <w:rPr>
          <w:highlight w:val="white"/>
        </w:rPr>
        <w:t>by</w:t>
      </w:r>
      <w:r w:rsidR="002A5B54">
        <w:rPr>
          <w:highlight w:val="white"/>
        </w:rPr>
        <w:t xml:space="preserve"> the</w:t>
      </w:r>
      <w:r w:rsidR="00D36CCF">
        <w:rPr>
          <w:highlight w:val="white"/>
        </w:rPr>
        <w:t xml:space="preserve"> </w:t>
      </w:r>
      <w:r w:rsidR="00D36CCF" w:rsidRPr="00D36CCF">
        <w:rPr>
          <w:rStyle w:val="KeyWord0"/>
          <w:highlight w:val="white"/>
        </w:rPr>
        <w:t>JumpInfo</w:t>
      </w:r>
      <w:r w:rsidR="00D36CCF">
        <w:rPr>
          <w:highlight w:val="white"/>
        </w:rPr>
        <w:t xml:space="preserve"> </w:t>
      </w:r>
      <w:r w:rsidR="002A5B54">
        <w:rPr>
          <w:highlight w:val="white"/>
        </w:rPr>
        <w:t xml:space="preserve">method </w:t>
      </w:r>
      <w:r>
        <w:rPr>
          <w:highlight w:val="white"/>
        </w:rPr>
        <w:t>to a proper assembly code address.</w:t>
      </w:r>
    </w:p>
    <w:p w14:paraId="0E502B8C" w14:textId="77777777" w:rsidR="004D4C39" w:rsidRPr="00CA79AF" w:rsidRDefault="004D4C39" w:rsidP="004D4C39">
      <w:pPr>
        <w:pStyle w:val="Code"/>
        <w:rPr>
          <w:highlight w:val="white"/>
        </w:rPr>
      </w:pPr>
      <w:r w:rsidRPr="00CA79AF">
        <w:rPr>
          <w:highlight w:val="white"/>
        </w:rPr>
        <w:t xml:space="preserve">      AddAssemblyCode(AssemblyOperator.address_return, frameRegister,</w:t>
      </w:r>
    </w:p>
    <w:p w14:paraId="34A35E7F" w14:textId="77777777" w:rsidR="004D4C39" w:rsidRPr="00CA79AF" w:rsidRDefault="004D4C39" w:rsidP="004D4C39">
      <w:pPr>
        <w:pStyle w:val="Code"/>
        <w:rPr>
          <w:highlight w:val="white"/>
        </w:rPr>
      </w:pPr>
      <w:r w:rsidRPr="00CA79AF">
        <w:rPr>
          <w:highlight w:val="white"/>
        </w:rPr>
        <w:t xml:space="preserve">                      recordSize + SymbolTable.ReturnAddressOffset,</w:t>
      </w:r>
    </w:p>
    <w:p w14:paraId="7A6CF04C" w14:textId="77777777" w:rsidR="004D4C39" w:rsidRPr="00CA79AF" w:rsidRDefault="004D4C39" w:rsidP="004D4C39">
      <w:pPr>
        <w:pStyle w:val="Code"/>
        <w:rPr>
          <w:highlight w:val="white"/>
        </w:rPr>
      </w:pPr>
      <w:r w:rsidRPr="00CA79AF">
        <w:rPr>
          <w:highlight w:val="white"/>
        </w:rPr>
        <w:t xml:space="preserve">                      (BigInteger) (index + 1));</w:t>
      </w:r>
    </w:p>
    <w:p w14:paraId="2FDF911E" w14:textId="25C03E53" w:rsidR="0085524D" w:rsidRDefault="0085524D" w:rsidP="0085524D">
      <w:pPr>
        <w:rPr>
          <w:color w:val="auto"/>
          <w:highlight w:val="white"/>
        </w:rPr>
      </w:pPr>
      <w:r>
        <w:rPr>
          <w:highlight w:val="white"/>
        </w:rPr>
        <w:t xml:space="preserve">We set the current regular </w:t>
      </w:r>
      <w:r w:rsidR="00784B16">
        <w:rPr>
          <w:highlight w:val="white"/>
        </w:rPr>
        <w:t xml:space="preserve">frame pointer </w:t>
      </w:r>
      <w:r>
        <w:rPr>
          <w:highlight w:val="white"/>
        </w:rPr>
        <w:t>and</w:t>
      </w:r>
      <w:r w:rsidR="004B36F4">
        <w:rPr>
          <w:highlight w:val="white"/>
        </w:rPr>
        <w:t xml:space="preserve">, in case of </w:t>
      </w:r>
      <w:r w:rsidR="00784B16">
        <w:rPr>
          <w:highlight w:val="white"/>
        </w:rPr>
        <w:t xml:space="preserve">an </w:t>
      </w:r>
      <w:r w:rsidR="004B36F4">
        <w:rPr>
          <w:highlight w:val="white"/>
        </w:rPr>
        <w:t xml:space="preserve">elliptic caller function, </w:t>
      </w:r>
      <w:r w:rsidR="00784B16">
        <w:rPr>
          <w:highlight w:val="white"/>
        </w:rPr>
        <w:t xml:space="preserve">the </w:t>
      </w:r>
      <w:r>
        <w:rPr>
          <w:highlight w:val="white"/>
        </w:rPr>
        <w:t xml:space="preserve">elliptic pointer to their offset in the activations record of the callee function. </w:t>
      </w:r>
      <w:r w:rsidR="00FF6DE2">
        <w:rPr>
          <w:highlight w:val="white"/>
        </w:rPr>
        <w:t>In this way, we can reset their values in accordance with the caller function r</w:t>
      </w:r>
      <w:r>
        <w:rPr>
          <w:highlight w:val="white"/>
        </w:rPr>
        <w:t>eturning from the function call.</w:t>
      </w:r>
    </w:p>
    <w:p w14:paraId="2AEEACDD" w14:textId="77777777" w:rsidR="004D4C39" w:rsidRPr="00CA79AF" w:rsidRDefault="004D4C39" w:rsidP="004D4C39">
      <w:pPr>
        <w:pStyle w:val="Code"/>
        <w:rPr>
          <w:highlight w:val="white"/>
        </w:rPr>
      </w:pPr>
      <w:r w:rsidRPr="00CA79AF">
        <w:rPr>
          <w:highlight w:val="white"/>
        </w:rPr>
        <w:t xml:space="preserve">      AddAssemblyCode(AssemblyOperator.mov, frameRegister,</w:t>
      </w:r>
    </w:p>
    <w:p w14:paraId="216A7327" w14:textId="77777777" w:rsidR="004D4C39" w:rsidRPr="00CA79AF" w:rsidRDefault="004D4C39" w:rsidP="004D4C39">
      <w:pPr>
        <w:pStyle w:val="Code"/>
        <w:rPr>
          <w:highlight w:val="white"/>
        </w:rPr>
      </w:pPr>
      <w:r w:rsidRPr="00CA79AF">
        <w:rPr>
          <w:highlight w:val="white"/>
        </w:rPr>
        <w:t xml:space="preserve">                      recordSize + SymbolTable.RegularFrameOffset,</w:t>
      </w:r>
    </w:p>
    <w:p w14:paraId="0BD062FB" w14:textId="77777777" w:rsidR="004D4C39" w:rsidRPr="00CA79AF" w:rsidRDefault="004D4C39" w:rsidP="004D4C39">
      <w:pPr>
        <w:pStyle w:val="Code"/>
        <w:rPr>
          <w:highlight w:val="white"/>
        </w:rPr>
      </w:pPr>
      <w:r w:rsidRPr="00CA79AF">
        <w:rPr>
          <w:highlight w:val="white"/>
        </w:rPr>
        <w:t xml:space="preserve">                      AssemblyCode.FrameRegister);</w:t>
      </w:r>
    </w:p>
    <w:p w14:paraId="5471F96B" w14:textId="77777777" w:rsidR="004D4C39" w:rsidRPr="00CA79AF" w:rsidRDefault="004D4C39" w:rsidP="004D4C39">
      <w:pPr>
        <w:pStyle w:val="Code"/>
        <w:rPr>
          <w:highlight w:val="white"/>
        </w:rPr>
      </w:pPr>
    </w:p>
    <w:p w14:paraId="337A6D97" w14:textId="77777777" w:rsidR="004D4C39" w:rsidRPr="00CA79AF" w:rsidRDefault="004D4C39" w:rsidP="004D4C39">
      <w:pPr>
        <w:pStyle w:val="Code"/>
        <w:rPr>
          <w:highlight w:val="white"/>
        </w:rPr>
      </w:pPr>
      <w:r w:rsidRPr="00CA79AF">
        <w:rPr>
          <w:highlight w:val="white"/>
        </w:rPr>
        <w:t xml:space="preserve">      if (callerEllipse) {</w:t>
      </w:r>
    </w:p>
    <w:p w14:paraId="7ACB0D06" w14:textId="77777777" w:rsidR="004D4C39" w:rsidRPr="00CA79AF" w:rsidRDefault="004D4C39" w:rsidP="004D4C39">
      <w:pPr>
        <w:pStyle w:val="Code"/>
        <w:rPr>
          <w:highlight w:val="white"/>
        </w:rPr>
      </w:pPr>
      <w:r w:rsidRPr="00CA79AF">
        <w:rPr>
          <w:highlight w:val="white"/>
        </w:rPr>
        <w:t xml:space="preserve">        AddAssemblyCode(AssemblyOperator.mov, frameRegister,</w:t>
      </w:r>
    </w:p>
    <w:p w14:paraId="5ABF90D8" w14:textId="77777777" w:rsidR="004D4C39" w:rsidRPr="00CA79AF" w:rsidRDefault="004D4C39" w:rsidP="004D4C39">
      <w:pPr>
        <w:pStyle w:val="Code"/>
        <w:rPr>
          <w:highlight w:val="white"/>
        </w:rPr>
      </w:pPr>
      <w:r w:rsidRPr="00CA79AF">
        <w:rPr>
          <w:highlight w:val="white"/>
        </w:rPr>
        <w:t xml:space="preserve">                        recordSize + SymbolTable.EllipseFrameOffset,</w:t>
      </w:r>
    </w:p>
    <w:p w14:paraId="02249D71" w14:textId="77777777" w:rsidR="004D4C39" w:rsidRPr="00CA79AF" w:rsidRDefault="004D4C39" w:rsidP="004D4C39">
      <w:pPr>
        <w:pStyle w:val="Code"/>
        <w:rPr>
          <w:highlight w:val="white"/>
        </w:rPr>
      </w:pPr>
      <w:r w:rsidRPr="00CA79AF">
        <w:rPr>
          <w:highlight w:val="white"/>
        </w:rPr>
        <w:t xml:space="preserve">                        AssemblyCode.EllipseRegister);</w:t>
      </w:r>
    </w:p>
    <w:p w14:paraId="51B8ABE7" w14:textId="77777777" w:rsidR="004D4C39" w:rsidRPr="00CA79AF" w:rsidRDefault="004D4C39" w:rsidP="004D4C39">
      <w:pPr>
        <w:pStyle w:val="Code"/>
        <w:rPr>
          <w:highlight w:val="white"/>
        </w:rPr>
      </w:pPr>
      <w:r w:rsidRPr="00CA79AF">
        <w:rPr>
          <w:highlight w:val="white"/>
        </w:rPr>
        <w:t xml:space="preserve">      }</w:t>
      </w:r>
    </w:p>
    <w:p w14:paraId="34A78B12" w14:textId="0613A090" w:rsidR="004D4C39" w:rsidRPr="00CA79AF" w:rsidRDefault="00A01914" w:rsidP="00A01914">
      <w:pPr>
        <w:rPr>
          <w:highlight w:val="white"/>
        </w:rPr>
      </w:pPr>
      <w:r>
        <w:rPr>
          <w:highlight w:val="white"/>
        </w:rPr>
        <w:t>We add the size of the caller function’s activation record to the frame pointer, so that it pointes at the activation record of the callee function.</w:t>
      </w:r>
    </w:p>
    <w:p w14:paraId="1A8F0D54" w14:textId="77777777" w:rsidR="004D4C39" w:rsidRPr="00CA79AF" w:rsidRDefault="004D4C39" w:rsidP="004D4C39">
      <w:pPr>
        <w:pStyle w:val="Code"/>
        <w:rPr>
          <w:highlight w:val="white"/>
        </w:rPr>
      </w:pPr>
      <w:r w:rsidRPr="00CA79AF">
        <w:rPr>
          <w:highlight w:val="white"/>
        </w:rPr>
        <w:t xml:space="preserve">      AddAssemblyCode(AssemblyOperator.add, frameRegister, // add di, 10</w:t>
      </w:r>
    </w:p>
    <w:p w14:paraId="7CFF168B" w14:textId="77777777" w:rsidR="004D4C39" w:rsidRPr="00CA79AF" w:rsidRDefault="004D4C39" w:rsidP="004D4C39">
      <w:pPr>
        <w:pStyle w:val="Code"/>
        <w:rPr>
          <w:highlight w:val="white"/>
        </w:rPr>
      </w:pPr>
      <w:r w:rsidRPr="00CA79AF">
        <w:rPr>
          <w:highlight w:val="white"/>
        </w:rPr>
        <w:t xml:space="preserve">                      (BigInteger) recordSize);</w:t>
      </w:r>
    </w:p>
    <w:p w14:paraId="3309EDFA" w14:textId="77777777" w:rsidR="00FE22BA" w:rsidRDefault="00FE22BA" w:rsidP="00FE22BA">
      <w:pPr>
        <w:rPr>
          <w:highlight w:val="white"/>
        </w:rPr>
      </w:pPr>
      <w:r>
        <w:rPr>
          <w:highlight w:val="white"/>
        </w:rPr>
        <w:t>If the caller function is elliptic, the frame pointer that we just added is the elliptic frame pointer, and we also need to set the regular frame pointer to the same value.</w:t>
      </w:r>
    </w:p>
    <w:p w14:paraId="5E8F61D7" w14:textId="77777777" w:rsidR="004D4C39" w:rsidRPr="00CA79AF" w:rsidRDefault="004D4C39" w:rsidP="004D4C39">
      <w:pPr>
        <w:pStyle w:val="Code"/>
        <w:rPr>
          <w:highlight w:val="white"/>
        </w:rPr>
      </w:pPr>
      <w:r w:rsidRPr="00CA79AF">
        <w:rPr>
          <w:highlight w:val="white"/>
        </w:rPr>
        <w:t xml:space="preserve">      if (callerEllipse) { // mov bp, di</w:t>
      </w:r>
    </w:p>
    <w:p w14:paraId="3DA95F5B" w14:textId="77777777" w:rsidR="004D4C39" w:rsidRPr="00CA79AF" w:rsidRDefault="004D4C39" w:rsidP="004D4C39">
      <w:pPr>
        <w:pStyle w:val="Code"/>
        <w:rPr>
          <w:highlight w:val="white"/>
        </w:rPr>
      </w:pPr>
      <w:r w:rsidRPr="00CA79AF">
        <w:rPr>
          <w:highlight w:val="white"/>
        </w:rPr>
        <w:t xml:space="preserve">        AddAssemblyCode(AssemblyOperator.mov, AssemblyCode.FrameRegister,</w:t>
      </w:r>
    </w:p>
    <w:p w14:paraId="25BBEF44" w14:textId="77777777" w:rsidR="004D4C39" w:rsidRPr="00CA79AF" w:rsidRDefault="004D4C39" w:rsidP="004D4C39">
      <w:pPr>
        <w:pStyle w:val="Code"/>
        <w:rPr>
          <w:highlight w:val="white"/>
        </w:rPr>
      </w:pPr>
      <w:r w:rsidRPr="00CA79AF">
        <w:rPr>
          <w:highlight w:val="white"/>
        </w:rPr>
        <w:t xml:space="preserve">                        AssemblyCode.EllipseRegister);</w:t>
      </w:r>
    </w:p>
    <w:p w14:paraId="35D6C8F0" w14:textId="77777777" w:rsidR="004D4C39" w:rsidRPr="00CA79AF" w:rsidRDefault="004D4C39" w:rsidP="004D4C39">
      <w:pPr>
        <w:pStyle w:val="Code"/>
        <w:rPr>
          <w:highlight w:val="white"/>
        </w:rPr>
      </w:pPr>
      <w:r w:rsidRPr="00CA79AF">
        <w:rPr>
          <w:highlight w:val="white"/>
        </w:rPr>
        <w:t xml:space="preserve">      }</w:t>
      </w:r>
    </w:p>
    <w:p w14:paraId="7B797A1C" w14:textId="38653BBE" w:rsidR="00727492" w:rsidRDefault="00727492" w:rsidP="00727492">
      <w:pPr>
        <w:rPr>
          <w:highlight w:val="white"/>
        </w:rPr>
      </w:pPr>
      <w:r>
        <w:rPr>
          <w:highlight w:val="white"/>
        </w:rPr>
        <w:t>If the callee function, but not the caller function, is elliptic, the frame pointer that we just added is the elliptic frame pointer, and we also need to set the regular frame pointer to the same value.</w:t>
      </w:r>
    </w:p>
    <w:p w14:paraId="0BE772BC" w14:textId="77777777" w:rsidR="004D4C39" w:rsidRPr="00CA79AF" w:rsidRDefault="004D4C39" w:rsidP="004D4C39">
      <w:pPr>
        <w:pStyle w:val="Code"/>
        <w:rPr>
          <w:highlight w:val="white"/>
        </w:rPr>
      </w:pPr>
      <w:r w:rsidRPr="00CA79AF">
        <w:rPr>
          <w:highlight w:val="white"/>
        </w:rPr>
        <w:t xml:space="preserve">      else if (calleeEllipse) {</w:t>
      </w:r>
    </w:p>
    <w:p w14:paraId="49295E14" w14:textId="77777777" w:rsidR="004D4C39" w:rsidRPr="00CA79AF" w:rsidRDefault="004D4C39" w:rsidP="004D4C39">
      <w:pPr>
        <w:pStyle w:val="Code"/>
        <w:rPr>
          <w:highlight w:val="white"/>
        </w:rPr>
      </w:pPr>
      <w:r w:rsidRPr="00CA79AF">
        <w:rPr>
          <w:highlight w:val="white"/>
        </w:rPr>
        <w:t xml:space="preserve">        AddAssemblyCode(AssemblyOperator.mov, AssemblyCode.EllipseRegister,</w:t>
      </w:r>
    </w:p>
    <w:p w14:paraId="530AFF8E" w14:textId="77777777" w:rsidR="004D4C39" w:rsidRPr="00CA79AF" w:rsidRDefault="004D4C39" w:rsidP="004D4C39">
      <w:pPr>
        <w:pStyle w:val="Code"/>
        <w:rPr>
          <w:highlight w:val="white"/>
        </w:rPr>
      </w:pPr>
      <w:r w:rsidRPr="00CA79AF">
        <w:rPr>
          <w:highlight w:val="white"/>
        </w:rPr>
        <w:t xml:space="preserve">                        AssemblyCode.FrameRegister);</w:t>
      </w:r>
    </w:p>
    <w:p w14:paraId="67FABFB4" w14:textId="77777777" w:rsidR="004D4C39" w:rsidRPr="00CA79AF" w:rsidRDefault="004D4C39" w:rsidP="004D4C39">
      <w:pPr>
        <w:pStyle w:val="Code"/>
        <w:rPr>
          <w:highlight w:val="white"/>
        </w:rPr>
      </w:pPr>
      <w:r w:rsidRPr="00CA79AF">
        <w:rPr>
          <w:highlight w:val="white"/>
        </w:rPr>
        <w:t xml:space="preserve">      }</w:t>
      </w:r>
    </w:p>
    <w:p w14:paraId="1999436B" w14:textId="4DD7C61B" w:rsidR="004D4C39" w:rsidRPr="00CA79AF" w:rsidRDefault="0066665E" w:rsidP="0066665E">
      <w:pPr>
        <w:rPr>
          <w:highlight w:val="white"/>
        </w:rPr>
      </w:pPr>
      <w:r>
        <w:rPr>
          <w:highlight w:val="white"/>
        </w:rPr>
        <w:t>If the callee function is elliptic, and the ext</w:t>
      </w:r>
      <w:r w:rsidR="00B05A64">
        <w:rPr>
          <w:highlight w:val="white"/>
        </w:rPr>
        <w:t>ra</w:t>
      </w:r>
      <w:r>
        <w:rPr>
          <w:highlight w:val="white"/>
        </w:rPr>
        <w:t xml:space="preserve"> size is more than zero (</w:t>
      </w:r>
      <w:r w:rsidR="00BD6141">
        <w:rPr>
          <w:highlight w:val="white"/>
        </w:rPr>
        <w:t xml:space="preserve">there are extra arguments in the function calls </w:t>
      </w:r>
      <w:r w:rsidR="00B05A64">
        <w:rPr>
          <w:highlight w:val="white"/>
        </w:rPr>
        <w:t xml:space="preserve">that </w:t>
      </w:r>
      <w:r w:rsidR="00724EE6">
        <w:rPr>
          <w:highlight w:val="white"/>
        </w:rPr>
        <w:t xml:space="preserve">are </w:t>
      </w:r>
      <w:r w:rsidR="00B05A64">
        <w:rPr>
          <w:highlight w:val="white"/>
        </w:rPr>
        <w:t xml:space="preserve">not matched </w:t>
      </w:r>
      <w:r w:rsidR="00724EE6">
        <w:rPr>
          <w:highlight w:val="white"/>
        </w:rPr>
        <w:t xml:space="preserve">to the </w:t>
      </w:r>
      <w:r w:rsidR="00B05A64">
        <w:rPr>
          <w:highlight w:val="white"/>
        </w:rPr>
        <w:t>declared parameters</w:t>
      </w:r>
      <w:r>
        <w:rPr>
          <w:highlight w:val="white"/>
        </w:rPr>
        <w:t>)</w:t>
      </w:r>
      <w:r w:rsidR="00724EE6">
        <w:rPr>
          <w:highlight w:val="white"/>
        </w:rPr>
        <w:t>, we add the size to the elliptic frame pointer.</w:t>
      </w:r>
      <w:r w:rsidR="003F24C8">
        <w:rPr>
          <w:highlight w:val="white"/>
        </w:rPr>
        <w:t xml:space="preserve"> The callee function </w:t>
      </w:r>
      <w:r w:rsidR="003A3642">
        <w:rPr>
          <w:highlight w:val="white"/>
        </w:rPr>
        <w:t>will have both a regular frame pointer and an e</w:t>
      </w:r>
      <w:r w:rsidR="00753AF5">
        <w:rPr>
          <w:highlight w:val="white"/>
        </w:rPr>
        <w:t>l</w:t>
      </w:r>
      <w:r w:rsidR="003A3642">
        <w:rPr>
          <w:highlight w:val="white"/>
        </w:rPr>
        <w:t>liptic frame pointer.</w:t>
      </w:r>
      <w:r w:rsidR="003A5CAF">
        <w:rPr>
          <w:highlight w:val="white"/>
        </w:rPr>
        <w:t xml:space="preserve"> However, the elliptic pointer will point to a higher address to give space to the extra arguments.</w:t>
      </w:r>
    </w:p>
    <w:p w14:paraId="316E7D29" w14:textId="77777777" w:rsidR="004D4C39" w:rsidRPr="00CA79AF" w:rsidRDefault="004D4C39" w:rsidP="004D4C39">
      <w:pPr>
        <w:pStyle w:val="Code"/>
        <w:rPr>
          <w:highlight w:val="white"/>
        </w:rPr>
      </w:pPr>
      <w:r w:rsidRPr="00CA79AF">
        <w:rPr>
          <w:highlight w:val="white"/>
        </w:rPr>
        <w:t xml:space="preserve">      if (calleeEllipse &amp;&amp; (extraSize &gt; 0)) {</w:t>
      </w:r>
    </w:p>
    <w:p w14:paraId="76C45F30" w14:textId="77777777" w:rsidR="004D4C39" w:rsidRPr="00CA79AF" w:rsidRDefault="004D4C39" w:rsidP="004D4C39">
      <w:pPr>
        <w:pStyle w:val="Code"/>
        <w:rPr>
          <w:highlight w:val="white"/>
        </w:rPr>
      </w:pPr>
      <w:r w:rsidRPr="00CA79AF">
        <w:rPr>
          <w:highlight w:val="white"/>
        </w:rPr>
        <w:t xml:space="preserve">        AddAssemblyCode(AssemblyOperator.add, AssemblyCode.EllipseRegister,</w:t>
      </w:r>
    </w:p>
    <w:p w14:paraId="6684B7B6" w14:textId="77777777" w:rsidR="004D4C39" w:rsidRPr="00CA79AF" w:rsidRDefault="004D4C39" w:rsidP="004D4C39">
      <w:pPr>
        <w:pStyle w:val="Code"/>
        <w:rPr>
          <w:highlight w:val="white"/>
        </w:rPr>
      </w:pPr>
      <w:r w:rsidRPr="00CA79AF">
        <w:rPr>
          <w:highlight w:val="white"/>
        </w:rPr>
        <w:t xml:space="preserve">                        (BigInteger) extraSize);</w:t>
      </w:r>
    </w:p>
    <w:p w14:paraId="0C88A3F3" w14:textId="77777777" w:rsidR="004D4C39" w:rsidRPr="00CA79AF" w:rsidRDefault="004D4C39" w:rsidP="004D4C39">
      <w:pPr>
        <w:pStyle w:val="Code"/>
        <w:rPr>
          <w:highlight w:val="white"/>
        </w:rPr>
      </w:pPr>
      <w:r w:rsidRPr="00CA79AF">
        <w:rPr>
          <w:highlight w:val="white"/>
        </w:rPr>
        <w:t xml:space="preserve">      }</w:t>
      </w:r>
    </w:p>
    <w:p w14:paraId="71066B27" w14:textId="7BB3EA79" w:rsidR="004D4C39" w:rsidRPr="00CA79AF" w:rsidRDefault="00AB00DC" w:rsidP="00FD5BC2">
      <w:pPr>
        <w:rPr>
          <w:highlight w:val="white"/>
        </w:rPr>
      </w:pPr>
      <w:r>
        <w:rPr>
          <w:highlight w:val="white"/>
        </w:rPr>
        <w:lastRenderedPageBreak/>
        <w:t>Finally. i</w:t>
      </w:r>
      <w:r w:rsidR="00385478">
        <w:rPr>
          <w:highlight w:val="white"/>
        </w:rPr>
        <w:t xml:space="preserve">f the callee function </w:t>
      </w:r>
      <w:r w:rsidR="00870AEF">
        <w:rPr>
          <w:highlight w:val="white"/>
        </w:rPr>
        <w:t xml:space="preserve">is </w:t>
      </w:r>
      <w:r w:rsidR="00CB2C9D">
        <w:rPr>
          <w:highlight w:val="white"/>
        </w:rPr>
        <w:t>a function (not a pointer to a function)</w:t>
      </w:r>
      <w:r>
        <w:rPr>
          <w:highlight w:val="white"/>
        </w:rPr>
        <w:t xml:space="preserve"> we </w:t>
      </w:r>
      <w:r w:rsidR="00FD5BC2">
        <w:rPr>
          <w:highlight w:val="white"/>
        </w:rPr>
        <w:t xml:space="preserve">a middle code call instruction. The </w:t>
      </w:r>
      <w:r w:rsidR="00054AE3" w:rsidRPr="00054AE3">
        <w:rPr>
          <w:rStyle w:val="KeyWord0"/>
          <w:highlight w:val="white"/>
        </w:rPr>
        <w:t>m_</w:t>
      </w:r>
      <w:r w:rsidR="00FD5BC2" w:rsidRPr="00054AE3">
        <w:rPr>
          <w:rStyle w:val="KeyWord0"/>
          <w:highlight w:val="white"/>
        </w:rPr>
        <w:t>return</w:t>
      </w:r>
      <w:r w:rsidR="00054AE3" w:rsidRPr="00054AE3">
        <w:rPr>
          <w:rStyle w:val="KeyWord0"/>
          <w:highlight w:val="white"/>
        </w:rPr>
        <w:t>F</w:t>
      </w:r>
      <w:r w:rsidR="00FD5BC2" w:rsidRPr="00054AE3">
        <w:rPr>
          <w:rStyle w:val="KeyWord0"/>
          <w:highlight w:val="white"/>
        </w:rPr>
        <w:t>loating</w:t>
      </w:r>
      <w:r w:rsidR="00FD5BC2">
        <w:rPr>
          <w:highlight w:val="white"/>
        </w:rPr>
        <w:t xml:space="preserve"> field is set to true if the callee function returns a floating value. It will later be inspected by the </w:t>
      </w:r>
      <w:r w:rsidR="00FD5BC2" w:rsidRPr="00FD5BC2">
        <w:rPr>
          <w:rStyle w:val="KeyWord0"/>
          <w:highlight w:val="white"/>
        </w:rPr>
        <w:t>FunctionPostCall</w:t>
      </w:r>
      <w:r w:rsidR="00FD5BC2">
        <w:rPr>
          <w:highlight w:val="white"/>
        </w:rPr>
        <w:t xml:space="preserve"> method.</w:t>
      </w:r>
    </w:p>
    <w:p w14:paraId="1E49BB1E" w14:textId="77777777" w:rsidR="004D4C39" w:rsidRPr="00CA79AF" w:rsidRDefault="004D4C39" w:rsidP="004D4C39">
      <w:pPr>
        <w:pStyle w:val="Code"/>
        <w:rPr>
          <w:highlight w:val="white"/>
        </w:rPr>
      </w:pPr>
      <w:r w:rsidRPr="00CA79AF">
        <w:rPr>
          <w:highlight w:val="white"/>
        </w:rPr>
        <w:t xml:space="preserve">      if (calleeSymbol.Type.IsFunction()) {</w:t>
      </w:r>
    </w:p>
    <w:p w14:paraId="0D9C42CC" w14:textId="77777777" w:rsidR="004D4C39" w:rsidRPr="00CA79AF" w:rsidRDefault="004D4C39" w:rsidP="004D4C39">
      <w:pPr>
        <w:pStyle w:val="Code"/>
        <w:rPr>
          <w:highlight w:val="white"/>
        </w:rPr>
      </w:pPr>
      <w:r w:rsidRPr="00CA79AF">
        <w:rPr>
          <w:highlight w:val="white"/>
        </w:rPr>
        <w:t xml:space="preserve">        AddAssemblyCode(AssemblyOperator.call, calleeSymbol.UniqueName);</w:t>
      </w:r>
    </w:p>
    <w:p w14:paraId="3EBB37DE" w14:textId="77777777" w:rsidR="004D4C39" w:rsidRPr="00CA79AF" w:rsidRDefault="004D4C39" w:rsidP="004D4C39">
      <w:pPr>
        <w:pStyle w:val="Code"/>
        <w:rPr>
          <w:highlight w:val="white"/>
        </w:rPr>
      </w:pPr>
      <w:r w:rsidRPr="00CA79AF">
        <w:rPr>
          <w:highlight w:val="white"/>
        </w:rPr>
        <w:t xml:space="preserve">        m_returnFloating = calleeSymbol.Type.ReturnType.IsFloating();</w:t>
      </w:r>
    </w:p>
    <w:p w14:paraId="2F5B1C7C" w14:textId="77777777" w:rsidR="004D4C39" w:rsidRPr="00CA79AF" w:rsidRDefault="004D4C39" w:rsidP="004D4C39">
      <w:pPr>
        <w:pStyle w:val="Code"/>
        <w:rPr>
          <w:highlight w:val="white"/>
        </w:rPr>
      </w:pPr>
      <w:r w:rsidRPr="00CA79AF">
        <w:rPr>
          <w:highlight w:val="white"/>
        </w:rPr>
        <w:t xml:space="preserve">      }</w:t>
      </w:r>
    </w:p>
    <w:p w14:paraId="7CFDE240" w14:textId="6B6F0198" w:rsidR="00824926" w:rsidRDefault="00380E1B" w:rsidP="00824926">
      <w:pPr>
        <w:rPr>
          <w:color w:val="auto"/>
          <w:highlight w:val="white"/>
        </w:rPr>
      </w:pPr>
      <w:r>
        <w:rPr>
          <w:highlight w:val="white"/>
        </w:rPr>
        <w:t xml:space="preserve">If the callee function is a pointer to a function, we load its value into the </w:t>
      </w:r>
      <w:r w:rsidRPr="00380E1B">
        <w:rPr>
          <w:rStyle w:val="KeyWord0"/>
          <w:highlight w:val="white"/>
        </w:rPr>
        <w:t>jumpTrack</w:t>
      </w:r>
      <w:r>
        <w:rPr>
          <w:highlight w:val="white"/>
        </w:rPr>
        <w:t xml:space="preserve"> track</w:t>
      </w:r>
      <w:r w:rsidR="00B00B59">
        <w:rPr>
          <w:highlight w:val="white"/>
        </w:rPr>
        <w:t xml:space="preserve">. The call becomes in this case a jump to the address stored in </w:t>
      </w:r>
      <w:r w:rsidR="00B00B59" w:rsidRPr="00B00B59">
        <w:rPr>
          <w:rStyle w:val="KeyWord0"/>
          <w:highlight w:val="white"/>
        </w:rPr>
        <w:t>jumpTrack</w:t>
      </w:r>
      <w:r w:rsidR="00B00B59">
        <w:rPr>
          <w:highlight w:val="white"/>
        </w:rPr>
        <w:t>.</w:t>
      </w:r>
    </w:p>
    <w:p w14:paraId="7BC652E7" w14:textId="77777777" w:rsidR="00824926" w:rsidRPr="00CA79AF" w:rsidRDefault="00824926" w:rsidP="00824926">
      <w:pPr>
        <w:pStyle w:val="Code"/>
        <w:rPr>
          <w:highlight w:val="white"/>
        </w:rPr>
      </w:pPr>
      <w:r w:rsidRPr="00CA79AF">
        <w:rPr>
          <w:highlight w:val="white"/>
        </w:rPr>
        <w:t xml:space="preserve">      else {</w:t>
      </w:r>
    </w:p>
    <w:p w14:paraId="7D2A09AE" w14:textId="77777777" w:rsidR="00824926" w:rsidRPr="00824926" w:rsidRDefault="00824926" w:rsidP="00824926">
      <w:pPr>
        <w:pStyle w:val="Code"/>
        <w:rPr>
          <w:highlight w:val="white"/>
        </w:rPr>
      </w:pPr>
      <w:r w:rsidRPr="00824926">
        <w:rPr>
          <w:highlight w:val="white"/>
        </w:rPr>
        <w:t xml:space="preserve">        Track jumpTrack = LoadValueToRegister(calleeSymbol);</w:t>
      </w:r>
    </w:p>
    <w:p w14:paraId="767064A4" w14:textId="77777777" w:rsidR="004D4C39" w:rsidRPr="00CA79AF" w:rsidRDefault="004D4C39" w:rsidP="004D4C39">
      <w:pPr>
        <w:pStyle w:val="Code"/>
        <w:rPr>
          <w:highlight w:val="white"/>
        </w:rPr>
      </w:pPr>
      <w:r w:rsidRPr="00CA79AF">
        <w:rPr>
          <w:highlight w:val="white"/>
        </w:rPr>
        <w:t xml:space="preserve">        AddAssemblyCode(AssemblyOperator.jmp, jumpTrack);</w:t>
      </w:r>
    </w:p>
    <w:p w14:paraId="50D1EB27" w14:textId="77777777" w:rsidR="004D4C39" w:rsidRPr="00CA79AF" w:rsidRDefault="004D4C39" w:rsidP="004D4C39">
      <w:pPr>
        <w:pStyle w:val="Code"/>
        <w:rPr>
          <w:highlight w:val="white"/>
        </w:rPr>
      </w:pPr>
      <w:r w:rsidRPr="00CA79AF">
        <w:rPr>
          <w:highlight w:val="white"/>
        </w:rPr>
        <w:t xml:space="preserve">        m_returnFloating =</w:t>
      </w:r>
    </w:p>
    <w:p w14:paraId="20370F83" w14:textId="77777777" w:rsidR="004D4C39" w:rsidRPr="00CA79AF" w:rsidRDefault="004D4C39" w:rsidP="004D4C39">
      <w:pPr>
        <w:pStyle w:val="Code"/>
        <w:rPr>
          <w:highlight w:val="white"/>
        </w:rPr>
      </w:pPr>
      <w:r w:rsidRPr="00CA79AF">
        <w:rPr>
          <w:highlight w:val="white"/>
        </w:rPr>
        <w:t xml:space="preserve">          calleeSymbol.Type.PointerType.ReturnType.IsFloating();</w:t>
      </w:r>
    </w:p>
    <w:p w14:paraId="7B5ACDFB" w14:textId="77777777" w:rsidR="004D4C39" w:rsidRPr="00CA79AF" w:rsidRDefault="004D4C39" w:rsidP="004D4C39">
      <w:pPr>
        <w:pStyle w:val="Code"/>
        <w:rPr>
          <w:highlight w:val="white"/>
        </w:rPr>
      </w:pPr>
      <w:r w:rsidRPr="00CA79AF">
        <w:rPr>
          <w:highlight w:val="white"/>
        </w:rPr>
        <w:t xml:space="preserve">      }            </w:t>
      </w:r>
    </w:p>
    <w:p w14:paraId="659D1BA1" w14:textId="77777777" w:rsidR="004D4C39" w:rsidRPr="00CA79AF" w:rsidRDefault="004D4C39" w:rsidP="004D4C39">
      <w:pPr>
        <w:pStyle w:val="Code"/>
        <w:rPr>
          <w:highlight w:val="white"/>
        </w:rPr>
      </w:pPr>
      <w:r w:rsidRPr="00CA79AF">
        <w:rPr>
          <w:highlight w:val="white"/>
        </w:rPr>
        <w:t xml:space="preserve">    }</w:t>
      </w:r>
    </w:p>
    <w:bookmarkEnd w:id="5842"/>
    <w:p w14:paraId="2C8CD2A5" w14:textId="0EDC9D83" w:rsidR="00C55256" w:rsidRDefault="000D08BE" w:rsidP="000D08BE">
      <w:pPr>
        <w:rPr>
          <w:highlight w:val="white"/>
        </w:rPr>
      </w:pPr>
      <w:r>
        <w:rPr>
          <w:highlight w:val="white"/>
        </w:rPr>
        <w:t xml:space="preserve">The </w:t>
      </w:r>
      <w:r w:rsidRPr="000D08BE">
        <w:rPr>
          <w:rStyle w:val="KeyWord0"/>
          <w:highlight w:val="white"/>
        </w:rPr>
        <w:t>FunctionPostCall</w:t>
      </w:r>
      <w:r>
        <w:rPr>
          <w:highlight w:val="white"/>
        </w:rPr>
        <w:t xml:space="preserve"> method is called after a function call. Its task is to </w:t>
      </w:r>
      <w:r w:rsidR="007B5560">
        <w:rPr>
          <w:highlight w:val="white"/>
        </w:rPr>
        <w:t xml:space="preserve">restore the actions </w:t>
      </w:r>
      <w:r w:rsidR="006E2142">
        <w:rPr>
          <w:highlight w:val="white"/>
        </w:rPr>
        <w:t>performed</w:t>
      </w:r>
      <w:r w:rsidR="007B5560">
        <w:rPr>
          <w:highlight w:val="white"/>
        </w:rPr>
        <w:t xml:space="preserve"> by </w:t>
      </w:r>
      <w:r w:rsidR="007B5560" w:rsidRPr="007B5560">
        <w:rPr>
          <w:rStyle w:val="KeyWord0"/>
          <w:highlight w:val="white"/>
        </w:rPr>
        <w:t>FunctionPreCall</w:t>
      </w:r>
      <w:r w:rsidR="007B5560">
        <w:rPr>
          <w:highlight w:val="white"/>
        </w:rPr>
        <w:t xml:space="preserve"> above.</w:t>
      </w:r>
    </w:p>
    <w:p w14:paraId="715F2EC4" w14:textId="600B4CC4" w:rsidR="00D935A0" w:rsidRPr="007B4210" w:rsidRDefault="00D935A0" w:rsidP="007B4210">
      <w:pPr>
        <w:pStyle w:val="Code"/>
        <w:rPr>
          <w:highlight w:val="white"/>
        </w:rPr>
      </w:pPr>
      <w:r w:rsidRPr="007B4210">
        <w:rPr>
          <w:highlight w:val="white"/>
        </w:rPr>
        <w:t xml:space="preserve">    public void FunctionPostCall(MiddleCode middleCode) {</w:t>
      </w:r>
    </w:p>
    <w:p w14:paraId="6B9215A1" w14:textId="77777777" w:rsidR="00D935A0" w:rsidRPr="007B4210" w:rsidRDefault="00D935A0" w:rsidP="007B4210">
      <w:pPr>
        <w:pStyle w:val="Code"/>
        <w:rPr>
          <w:highlight w:val="white"/>
        </w:rPr>
      </w:pPr>
      <w:r w:rsidRPr="007B4210">
        <w:rPr>
          <w:highlight w:val="white"/>
        </w:rPr>
        <w:t xml:space="preserve">      Register baseRegister = BaseRegister(null);</w:t>
      </w:r>
    </w:p>
    <w:p w14:paraId="5E54A837" w14:textId="77777777" w:rsidR="00D935A0" w:rsidRPr="007B4210" w:rsidRDefault="00D935A0" w:rsidP="007B4210">
      <w:pPr>
        <w:pStyle w:val="Code"/>
        <w:rPr>
          <w:highlight w:val="white"/>
        </w:rPr>
      </w:pPr>
      <w:r w:rsidRPr="007B4210">
        <w:rPr>
          <w:highlight w:val="white"/>
        </w:rPr>
        <w:t xml:space="preserve">      m_trackMap = m_trackMapStack.Pop();</w:t>
      </w:r>
    </w:p>
    <w:p w14:paraId="70C62104" w14:textId="77777777" w:rsidR="00D935A0" w:rsidRPr="007B4210" w:rsidRDefault="00D935A0" w:rsidP="007B4210">
      <w:pPr>
        <w:pStyle w:val="Code"/>
        <w:rPr>
          <w:highlight w:val="white"/>
        </w:rPr>
      </w:pPr>
      <w:r w:rsidRPr="007B4210">
        <w:rPr>
          <w:highlight w:val="white"/>
        </w:rPr>
        <w:t xml:space="preserve">      IDictionary&lt;Track,int&gt; postMap = m_postMapStack.Pop();</w:t>
      </w:r>
    </w:p>
    <w:p w14:paraId="7BED8AE3" w14:textId="369933F9" w:rsidR="00D935A0" w:rsidRPr="007B4210" w:rsidRDefault="007B5560" w:rsidP="007B5560">
      <w:pPr>
        <w:rPr>
          <w:highlight w:val="white"/>
        </w:rPr>
      </w:pPr>
      <w:r>
        <w:rPr>
          <w:highlight w:val="white"/>
        </w:rPr>
        <w:t xml:space="preserve">First, we iterate </w:t>
      </w:r>
      <w:r w:rsidR="00533491">
        <w:rPr>
          <w:highlight w:val="white"/>
        </w:rPr>
        <w:t>through</w:t>
      </w:r>
      <w:r>
        <w:rPr>
          <w:highlight w:val="white"/>
        </w:rPr>
        <w:t xml:space="preserve"> the post map defined in </w:t>
      </w:r>
      <w:r w:rsidRPr="007B5560">
        <w:rPr>
          <w:rStyle w:val="KeyWord0"/>
          <w:highlight w:val="white"/>
        </w:rPr>
        <w:t>FunctionPreCall</w:t>
      </w:r>
      <w:r>
        <w:rPr>
          <w:highlight w:val="white"/>
        </w:rPr>
        <w:t xml:space="preserve"> before the function call. </w:t>
      </w:r>
      <w:r w:rsidR="001C1F9D">
        <w:rPr>
          <w:highlight w:val="white"/>
        </w:rPr>
        <w:t>We load the values stored in the map into the registers.</w:t>
      </w:r>
    </w:p>
    <w:p w14:paraId="62F63128" w14:textId="77777777" w:rsidR="00D935A0" w:rsidRPr="007B4210" w:rsidRDefault="00D935A0" w:rsidP="007B4210">
      <w:pPr>
        <w:pStyle w:val="Code"/>
        <w:rPr>
          <w:highlight w:val="white"/>
        </w:rPr>
      </w:pPr>
      <w:r w:rsidRPr="007B4210">
        <w:rPr>
          <w:highlight w:val="white"/>
        </w:rPr>
        <w:t xml:space="preserve">      foreach (KeyValuePair&lt;Track,int&gt; pair in postMap) {</w:t>
      </w:r>
    </w:p>
    <w:p w14:paraId="19C8ADC4" w14:textId="77777777" w:rsidR="00D935A0" w:rsidRPr="007B4210" w:rsidRDefault="00D935A0" w:rsidP="007B4210">
      <w:pPr>
        <w:pStyle w:val="Code"/>
        <w:rPr>
          <w:highlight w:val="white"/>
        </w:rPr>
      </w:pPr>
      <w:r w:rsidRPr="007B4210">
        <w:rPr>
          <w:highlight w:val="white"/>
        </w:rPr>
        <w:t xml:space="preserve">        Track track = pair.Key;</w:t>
      </w:r>
    </w:p>
    <w:p w14:paraId="42BEF0B3" w14:textId="77777777" w:rsidR="00D935A0" w:rsidRPr="007B4210" w:rsidRDefault="00D935A0" w:rsidP="007B4210">
      <w:pPr>
        <w:pStyle w:val="Code"/>
        <w:rPr>
          <w:highlight w:val="white"/>
        </w:rPr>
      </w:pPr>
      <w:r w:rsidRPr="007B4210">
        <w:rPr>
          <w:highlight w:val="white"/>
        </w:rPr>
        <w:t xml:space="preserve">        int offset = pair.Value;</w:t>
      </w:r>
    </w:p>
    <w:p w14:paraId="3224DB38" w14:textId="65DCADD5" w:rsidR="00D935A0" w:rsidRPr="007B4210" w:rsidRDefault="00D935A0" w:rsidP="007B4210">
      <w:pPr>
        <w:pStyle w:val="Code"/>
        <w:rPr>
          <w:highlight w:val="white"/>
        </w:rPr>
      </w:pPr>
      <w:r w:rsidRPr="007B4210">
        <w:rPr>
          <w:highlight w:val="white"/>
        </w:rPr>
        <w:t xml:space="preserve">        AddAssemblyCode(AssemblyOperator.mov, track, baseRegister,</w:t>
      </w:r>
      <w:r w:rsidR="00533491">
        <w:rPr>
          <w:highlight w:val="white"/>
        </w:rPr>
        <w:t xml:space="preserve"> </w:t>
      </w:r>
      <w:r w:rsidRPr="007B4210">
        <w:rPr>
          <w:highlight w:val="white"/>
        </w:rPr>
        <w:t>offset);</w:t>
      </w:r>
    </w:p>
    <w:p w14:paraId="4AFAC52A" w14:textId="77777777" w:rsidR="00D935A0" w:rsidRPr="007B4210" w:rsidRDefault="00D935A0" w:rsidP="007B4210">
      <w:pPr>
        <w:pStyle w:val="Code"/>
        <w:rPr>
          <w:highlight w:val="white"/>
        </w:rPr>
      </w:pPr>
      <w:r w:rsidRPr="007B4210">
        <w:rPr>
          <w:highlight w:val="white"/>
        </w:rPr>
        <w:t xml:space="preserve">      }</w:t>
      </w:r>
    </w:p>
    <w:p w14:paraId="116AC396" w14:textId="08197AA1" w:rsidR="00D935A0" w:rsidRPr="007B4210" w:rsidRDefault="00A46821" w:rsidP="00A46821">
      <w:pPr>
        <w:rPr>
          <w:highlight w:val="white"/>
        </w:rPr>
      </w:pPr>
      <w:r>
        <w:rPr>
          <w:highlight w:val="white"/>
        </w:rPr>
        <w:t>The</w:t>
      </w:r>
      <w:r w:rsidR="00AB1B4F">
        <w:rPr>
          <w:highlight w:val="white"/>
        </w:rPr>
        <w:t>n</w:t>
      </w:r>
      <w:r>
        <w:rPr>
          <w:highlight w:val="white"/>
        </w:rPr>
        <w:t xml:space="preserve"> we </w:t>
      </w:r>
      <w:r w:rsidR="00FE73F9">
        <w:rPr>
          <w:highlight w:val="white"/>
        </w:rPr>
        <w:t>investigate</w:t>
      </w:r>
      <w:r>
        <w:rPr>
          <w:highlight w:val="white"/>
        </w:rPr>
        <w:t xml:space="preserve"> the </w:t>
      </w:r>
      <w:r w:rsidR="009F0215">
        <w:rPr>
          <w:highlight w:val="white"/>
        </w:rPr>
        <w:t xml:space="preserve">floating value stack. If </w:t>
      </w:r>
      <w:r w:rsidR="00AB1B4F">
        <w:rPr>
          <w:highlight w:val="white"/>
        </w:rPr>
        <w:t>floating stack value before the function call was non-empty, we need to restore it.</w:t>
      </w:r>
      <w:r w:rsidR="0042515F">
        <w:rPr>
          <w:highlight w:val="white"/>
        </w:rPr>
        <w:t xml:space="preserve"> </w:t>
      </w:r>
    </w:p>
    <w:p w14:paraId="47DE177A" w14:textId="77777777" w:rsidR="00D935A0" w:rsidRPr="007B4210" w:rsidRDefault="00D935A0" w:rsidP="007B4210">
      <w:pPr>
        <w:pStyle w:val="Code"/>
        <w:rPr>
          <w:highlight w:val="white"/>
        </w:rPr>
      </w:pPr>
      <w:r w:rsidRPr="007B4210">
        <w:rPr>
          <w:highlight w:val="white"/>
        </w:rPr>
        <w:t xml:space="preserve">      if (m_floatStackSize &gt; 0) {</w:t>
      </w:r>
    </w:p>
    <w:p w14:paraId="2E376FD3" w14:textId="77777777" w:rsidR="00D935A0" w:rsidRPr="007B4210" w:rsidRDefault="00D935A0" w:rsidP="007B4210">
      <w:pPr>
        <w:pStyle w:val="Code"/>
        <w:rPr>
          <w:highlight w:val="white"/>
        </w:rPr>
      </w:pPr>
      <w:r w:rsidRPr="007B4210">
        <w:rPr>
          <w:highlight w:val="white"/>
        </w:rPr>
        <w:t xml:space="preserve">        int recordOffset = (int) middleCode[2];</w:t>
      </w:r>
    </w:p>
    <w:p w14:paraId="1FC9B697" w14:textId="77777777" w:rsidR="00D935A0" w:rsidRPr="007B4210" w:rsidRDefault="00D935A0" w:rsidP="007B4210">
      <w:pPr>
        <w:pStyle w:val="Code"/>
        <w:rPr>
          <w:highlight w:val="white"/>
        </w:rPr>
      </w:pPr>
      <w:r w:rsidRPr="007B4210">
        <w:rPr>
          <w:highlight w:val="white"/>
        </w:rPr>
        <w:t xml:space="preserve">        int recordSize = m_recordSizeStack.Pop();</w:t>
      </w:r>
    </w:p>
    <w:p w14:paraId="186E7688" w14:textId="3A2CA00A" w:rsidR="00D935A0" w:rsidRPr="007B4210" w:rsidRDefault="0042515F" w:rsidP="0042515F">
      <w:pPr>
        <w:rPr>
          <w:highlight w:val="white"/>
        </w:rPr>
      </w:pPr>
      <w:r>
        <w:rPr>
          <w:highlight w:val="white"/>
        </w:rPr>
        <w:t>If the return value of the previous function call is a floating value, we need to temporary restore it when we restore the</w:t>
      </w:r>
      <w:r w:rsidR="00D05D54">
        <w:rPr>
          <w:highlight w:val="white"/>
        </w:rPr>
        <w:t xml:space="preserve"> floating value stack, since the return value shall be placed at the top of the floating stack.</w:t>
      </w:r>
    </w:p>
    <w:p w14:paraId="60C5F14F" w14:textId="77777777" w:rsidR="00D935A0" w:rsidRPr="007B4210" w:rsidRDefault="00D935A0" w:rsidP="007B4210">
      <w:pPr>
        <w:pStyle w:val="Code"/>
        <w:rPr>
          <w:highlight w:val="white"/>
        </w:rPr>
      </w:pPr>
      <w:r w:rsidRPr="007B4210">
        <w:rPr>
          <w:highlight w:val="white"/>
        </w:rPr>
        <w:t xml:space="preserve">        if (m_returnFloating) {</w:t>
      </w:r>
    </w:p>
    <w:p w14:paraId="24C73C7E" w14:textId="77777777" w:rsidR="00D935A0" w:rsidRPr="007B4210" w:rsidRDefault="00D935A0" w:rsidP="007B4210">
      <w:pPr>
        <w:pStyle w:val="Code"/>
        <w:rPr>
          <w:highlight w:val="white"/>
        </w:rPr>
      </w:pPr>
      <w:r w:rsidRPr="007B4210">
        <w:rPr>
          <w:highlight w:val="white"/>
        </w:rPr>
        <w:t xml:space="preserve">          AddAssemblyCode(AssemblyOperator.fstp_qword, baseRegister,</w:t>
      </w:r>
    </w:p>
    <w:p w14:paraId="0A686A9E" w14:textId="77777777" w:rsidR="00D935A0" w:rsidRPr="007B4210" w:rsidRDefault="00D935A0" w:rsidP="007B4210">
      <w:pPr>
        <w:pStyle w:val="Code"/>
        <w:rPr>
          <w:highlight w:val="white"/>
        </w:rPr>
      </w:pPr>
      <w:r w:rsidRPr="007B4210">
        <w:rPr>
          <w:highlight w:val="white"/>
        </w:rPr>
        <w:t xml:space="preserve">                          recordOffset + recordSize);</w:t>
      </w:r>
    </w:p>
    <w:p w14:paraId="62CEF5C1" w14:textId="77777777" w:rsidR="00D935A0" w:rsidRPr="007B4210" w:rsidRDefault="00D935A0" w:rsidP="007B4210">
      <w:pPr>
        <w:pStyle w:val="Code"/>
        <w:rPr>
          <w:highlight w:val="white"/>
        </w:rPr>
      </w:pPr>
      <w:r w:rsidRPr="007B4210">
        <w:rPr>
          <w:highlight w:val="white"/>
        </w:rPr>
        <w:t xml:space="preserve">        }</w:t>
      </w:r>
    </w:p>
    <w:p w14:paraId="38B6DC75" w14:textId="49DBD742" w:rsidR="00D935A0" w:rsidRPr="007B4210" w:rsidRDefault="001D78E8" w:rsidP="001D78E8">
      <w:pPr>
        <w:rPr>
          <w:highlight w:val="white"/>
        </w:rPr>
      </w:pPr>
      <w:r>
        <w:rPr>
          <w:highlight w:val="white"/>
        </w:rPr>
        <w:t>We iterate through the floating values, as they are located above the activation record.</w:t>
      </w:r>
      <w:r w:rsidR="002C1888">
        <w:rPr>
          <w:highlight w:val="white"/>
        </w:rPr>
        <w:t xml:space="preserve"> We begin by pushing the </w:t>
      </w:r>
      <w:r w:rsidR="009B15FB">
        <w:rPr>
          <w:highlight w:val="white"/>
        </w:rPr>
        <w:t>top-most value</w:t>
      </w:r>
      <w:r w:rsidR="002B43D9">
        <w:rPr>
          <w:highlight w:val="white"/>
        </w:rPr>
        <w:t xml:space="preserve"> and iterate to the bottom-most value.</w:t>
      </w:r>
    </w:p>
    <w:p w14:paraId="5A344B32" w14:textId="77777777" w:rsidR="00D935A0" w:rsidRPr="007B4210" w:rsidRDefault="00D935A0" w:rsidP="007B4210">
      <w:pPr>
        <w:pStyle w:val="Code"/>
        <w:rPr>
          <w:highlight w:val="white"/>
        </w:rPr>
      </w:pPr>
      <w:r w:rsidRPr="007B4210">
        <w:rPr>
          <w:highlight w:val="white"/>
        </w:rPr>
        <w:t xml:space="preserve">        int currentOffset = recordOffset + recordSize;</w:t>
      </w:r>
    </w:p>
    <w:p w14:paraId="23359D13" w14:textId="77777777" w:rsidR="00D935A0" w:rsidRPr="007B4210" w:rsidRDefault="00D935A0" w:rsidP="007B4210">
      <w:pPr>
        <w:pStyle w:val="Code"/>
        <w:rPr>
          <w:highlight w:val="white"/>
        </w:rPr>
      </w:pPr>
      <w:r w:rsidRPr="007B4210">
        <w:rPr>
          <w:highlight w:val="white"/>
        </w:rPr>
        <w:t xml:space="preserve">        for (int count = 0; count &lt; m_floatStackSize; ++count) {</w:t>
      </w:r>
    </w:p>
    <w:p w14:paraId="5AD7A88F" w14:textId="77777777" w:rsidR="00D935A0" w:rsidRPr="007B4210" w:rsidRDefault="00D935A0" w:rsidP="007B4210">
      <w:pPr>
        <w:pStyle w:val="Code"/>
        <w:rPr>
          <w:highlight w:val="white"/>
        </w:rPr>
      </w:pPr>
      <w:r w:rsidRPr="007B4210">
        <w:rPr>
          <w:highlight w:val="white"/>
        </w:rPr>
        <w:t xml:space="preserve">          currentOffset -= 8;</w:t>
      </w:r>
    </w:p>
    <w:p w14:paraId="1E6A5ACE" w14:textId="77777777" w:rsidR="00D935A0" w:rsidRPr="007B4210" w:rsidRDefault="00D935A0" w:rsidP="007B4210">
      <w:pPr>
        <w:pStyle w:val="Code"/>
        <w:rPr>
          <w:highlight w:val="white"/>
        </w:rPr>
      </w:pPr>
      <w:r w:rsidRPr="007B4210">
        <w:rPr>
          <w:highlight w:val="white"/>
        </w:rPr>
        <w:t xml:space="preserve">          AddAssemblyCode(AssemblyOperator.fld_qword, baseRegister,</w:t>
      </w:r>
    </w:p>
    <w:p w14:paraId="712A570B" w14:textId="77777777" w:rsidR="00D935A0" w:rsidRPr="007B4210" w:rsidRDefault="00D935A0" w:rsidP="007B4210">
      <w:pPr>
        <w:pStyle w:val="Code"/>
        <w:rPr>
          <w:highlight w:val="white"/>
        </w:rPr>
      </w:pPr>
      <w:r w:rsidRPr="007B4210">
        <w:rPr>
          <w:highlight w:val="white"/>
        </w:rPr>
        <w:t xml:space="preserve">                          currentOffset);</w:t>
      </w:r>
    </w:p>
    <w:p w14:paraId="005A2268" w14:textId="77777777" w:rsidR="00D935A0" w:rsidRPr="007B4210" w:rsidRDefault="00D935A0" w:rsidP="007B4210">
      <w:pPr>
        <w:pStyle w:val="Code"/>
        <w:rPr>
          <w:highlight w:val="white"/>
        </w:rPr>
      </w:pPr>
      <w:r w:rsidRPr="007B4210">
        <w:rPr>
          <w:highlight w:val="white"/>
        </w:rPr>
        <w:lastRenderedPageBreak/>
        <w:t xml:space="preserve">        }</w:t>
      </w:r>
    </w:p>
    <w:p w14:paraId="1CE6A85B" w14:textId="79865819" w:rsidR="00D935A0" w:rsidRPr="007B4210" w:rsidRDefault="002B43D9" w:rsidP="002B43D9">
      <w:pPr>
        <w:rPr>
          <w:highlight w:val="white"/>
        </w:rPr>
      </w:pPr>
      <w:r>
        <w:rPr>
          <w:highlight w:val="white"/>
        </w:rPr>
        <w:t>If the function returned a floating value, we push it from its temporary location to the top of the floating value stack.</w:t>
      </w:r>
    </w:p>
    <w:p w14:paraId="57D563DB" w14:textId="77777777" w:rsidR="00D935A0" w:rsidRPr="007B4210" w:rsidRDefault="00D935A0" w:rsidP="007B4210">
      <w:pPr>
        <w:pStyle w:val="Code"/>
        <w:rPr>
          <w:highlight w:val="white"/>
        </w:rPr>
      </w:pPr>
      <w:r w:rsidRPr="007B4210">
        <w:rPr>
          <w:highlight w:val="white"/>
        </w:rPr>
        <w:t xml:space="preserve">        if (m_returnFloating) {</w:t>
      </w:r>
    </w:p>
    <w:p w14:paraId="3064A4A6" w14:textId="77777777" w:rsidR="00D935A0" w:rsidRPr="007B4210" w:rsidRDefault="00D935A0" w:rsidP="007B4210">
      <w:pPr>
        <w:pStyle w:val="Code"/>
        <w:rPr>
          <w:highlight w:val="white"/>
        </w:rPr>
      </w:pPr>
      <w:r w:rsidRPr="007B4210">
        <w:rPr>
          <w:highlight w:val="white"/>
        </w:rPr>
        <w:t xml:space="preserve">          AddAssemblyCode(AssemblyOperator.fld_qword, baseRegister,</w:t>
      </w:r>
    </w:p>
    <w:p w14:paraId="200D30D9" w14:textId="77777777" w:rsidR="00D935A0" w:rsidRPr="007B4210" w:rsidRDefault="00D935A0" w:rsidP="007B4210">
      <w:pPr>
        <w:pStyle w:val="Code"/>
        <w:rPr>
          <w:highlight w:val="white"/>
        </w:rPr>
      </w:pPr>
      <w:r w:rsidRPr="007B4210">
        <w:rPr>
          <w:highlight w:val="white"/>
        </w:rPr>
        <w:t xml:space="preserve">                          recordOffset + recordSize);</w:t>
      </w:r>
    </w:p>
    <w:p w14:paraId="3517C5AE" w14:textId="77777777" w:rsidR="00D935A0" w:rsidRPr="007B4210" w:rsidRDefault="00D935A0" w:rsidP="007B4210">
      <w:pPr>
        <w:pStyle w:val="Code"/>
        <w:rPr>
          <w:highlight w:val="white"/>
        </w:rPr>
      </w:pPr>
      <w:r w:rsidRPr="007B4210">
        <w:rPr>
          <w:highlight w:val="white"/>
        </w:rPr>
        <w:t xml:space="preserve">        }</w:t>
      </w:r>
    </w:p>
    <w:p w14:paraId="6C077DAC" w14:textId="77777777" w:rsidR="00D935A0" w:rsidRPr="007B4210" w:rsidRDefault="00D935A0" w:rsidP="007B4210">
      <w:pPr>
        <w:pStyle w:val="Code"/>
        <w:rPr>
          <w:highlight w:val="white"/>
        </w:rPr>
      </w:pPr>
    </w:p>
    <w:p w14:paraId="766D2B0A" w14:textId="77777777" w:rsidR="00D935A0" w:rsidRPr="007B4210" w:rsidRDefault="00D935A0" w:rsidP="007B4210">
      <w:pPr>
        <w:pStyle w:val="Code"/>
        <w:rPr>
          <w:highlight w:val="white"/>
        </w:rPr>
      </w:pPr>
      <w:r w:rsidRPr="007B4210">
        <w:rPr>
          <w:highlight w:val="white"/>
        </w:rPr>
        <w:t xml:space="preserve">        m_totalRecordSize -= recordSize;</w:t>
      </w:r>
    </w:p>
    <w:p w14:paraId="55190CB4" w14:textId="77777777" w:rsidR="00D935A0" w:rsidRPr="007B4210" w:rsidRDefault="00D935A0" w:rsidP="007B4210">
      <w:pPr>
        <w:pStyle w:val="Code"/>
        <w:rPr>
          <w:highlight w:val="white"/>
        </w:rPr>
      </w:pPr>
      <w:r w:rsidRPr="007B4210">
        <w:rPr>
          <w:highlight w:val="white"/>
        </w:rPr>
        <w:t xml:space="preserve">      }</w:t>
      </w:r>
    </w:p>
    <w:p w14:paraId="3D0928C9" w14:textId="77777777" w:rsidR="00D935A0" w:rsidRPr="007B4210" w:rsidRDefault="00D935A0" w:rsidP="007B4210">
      <w:pPr>
        <w:pStyle w:val="Code"/>
        <w:rPr>
          <w:highlight w:val="white"/>
        </w:rPr>
      </w:pPr>
      <w:r w:rsidRPr="007B4210">
        <w:rPr>
          <w:highlight w:val="white"/>
        </w:rPr>
        <w:t xml:space="preserve">      else {</w:t>
      </w:r>
    </w:p>
    <w:p w14:paraId="236E873B" w14:textId="77777777" w:rsidR="00D935A0" w:rsidRPr="007B4210" w:rsidRDefault="00D935A0" w:rsidP="007B4210">
      <w:pPr>
        <w:pStyle w:val="Code"/>
        <w:rPr>
          <w:highlight w:val="white"/>
        </w:rPr>
      </w:pPr>
      <w:r w:rsidRPr="007B4210">
        <w:rPr>
          <w:highlight w:val="white"/>
        </w:rPr>
        <w:t xml:space="preserve">        m_totalRecordSize -= m_recordSizeStack.Pop();</w:t>
      </w:r>
    </w:p>
    <w:p w14:paraId="62469E99" w14:textId="77777777" w:rsidR="00D935A0" w:rsidRPr="007B4210" w:rsidRDefault="00D935A0" w:rsidP="007B4210">
      <w:pPr>
        <w:pStyle w:val="Code"/>
        <w:rPr>
          <w:highlight w:val="white"/>
        </w:rPr>
      </w:pPr>
      <w:r w:rsidRPr="007B4210">
        <w:rPr>
          <w:highlight w:val="white"/>
        </w:rPr>
        <w:t xml:space="preserve">      }</w:t>
      </w:r>
    </w:p>
    <w:p w14:paraId="4A3F4E50" w14:textId="77777777" w:rsidR="00D935A0" w:rsidRPr="007B4210" w:rsidRDefault="00D935A0" w:rsidP="007B4210">
      <w:pPr>
        <w:pStyle w:val="Code"/>
        <w:rPr>
          <w:highlight w:val="white"/>
        </w:rPr>
      </w:pPr>
      <w:r w:rsidRPr="007B4210">
        <w:rPr>
          <w:highlight w:val="white"/>
        </w:rPr>
        <w:t xml:space="preserve">    }</w:t>
      </w:r>
    </w:p>
    <w:p w14:paraId="2FA14416" w14:textId="1AE3FE53" w:rsidR="00455BBD" w:rsidRPr="007B4210" w:rsidRDefault="0024340B" w:rsidP="0024340B">
      <w:pPr>
        <w:rPr>
          <w:highlight w:val="white"/>
        </w:rPr>
      </w:pPr>
      <w:r>
        <w:rPr>
          <w:highlight w:val="white"/>
        </w:rPr>
        <w:t xml:space="preserve">The </w:t>
      </w:r>
      <w:r w:rsidRPr="0024340B">
        <w:rPr>
          <w:rStyle w:val="KeyWord0"/>
          <w:highlight w:val="white"/>
        </w:rPr>
        <w:t>LoadValueToRegister</w:t>
      </w:r>
      <w:r>
        <w:rPr>
          <w:highlight w:val="white"/>
        </w:rPr>
        <w:t xml:space="preserve"> method </w:t>
      </w:r>
      <w:r w:rsidR="00894787">
        <w:rPr>
          <w:highlight w:val="white"/>
        </w:rPr>
        <w:t xml:space="preserve">loads the value of a symbol into a register. </w:t>
      </w:r>
      <w:r w:rsidR="00AF77DE">
        <w:rPr>
          <w:highlight w:val="white"/>
        </w:rPr>
        <w:t xml:space="preserve">A specific register may be given. </w:t>
      </w:r>
      <w:r w:rsidR="00894787">
        <w:rPr>
          <w:highlight w:val="white"/>
        </w:rPr>
        <w:t xml:space="preserve">However, the register is represented by a track object that will be replaced by a proper register </w:t>
      </w:r>
      <w:r w:rsidR="009B4BC0">
        <w:rPr>
          <w:highlight w:val="white"/>
        </w:rPr>
        <w:t>by the register allocator.</w:t>
      </w:r>
    </w:p>
    <w:p w14:paraId="0A802ADD" w14:textId="77777777" w:rsidR="00D935A0" w:rsidRPr="007B4210" w:rsidRDefault="00D935A0" w:rsidP="007B4210">
      <w:pPr>
        <w:pStyle w:val="Code"/>
        <w:rPr>
          <w:highlight w:val="white"/>
        </w:rPr>
      </w:pPr>
      <w:r w:rsidRPr="007B4210">
        <w:rPr>
          <w:highlight w:val="white"/>
        </w:rPr>
        <w:t xml:space="preserve">    public Track LoadValueToRegister(Symbol symbol,</w:t>
      </w:r>
    </w:p>
    <w:p w14:paraId="71F90DEA" w14:textId="78F93F20" w:rsidR="00D935A0" w:rsidRDefault="00D935A0" w:rsidP="007B4210">
      <w:pPr>
        <w:pStyle w:val="Code"/>
        <w:rPr>
          <w:highlight w:val="white"/>
        </w:rPr>
      </w:pPr>
      <w:r w:rsidRPr="007B4210">
        <w:rPr>
          <w:highlight w:val="white"/>
        </w:rPr>
        <w:t xml:space="preserve">                                     Register? register = null) {</w:t>
      </w:r>
    </w:p>
    <w:p w14:paraId="0CF7B307" w14:textId="6163E9F5" w:rsidR="00707D84" w:rsidRPr="007B4210" w:rsidRDefault="00707D84" w:rsidP="00707D84">
      <w:pPr>
        <w:rPr>
          <w:highlight w:val="white"/>
        </w:rPr>
      </w:pPr>
      <w:r>
        <w:rPr>
          <w:highlight w:val="white"/>
        </w:rPr>
        <w:t>If the register is specified, we must check that no other value is stored in that register. If it is, we must move it to another register.</w:t>
      </w:r>
    </w:p>
    <w:p w14:paraId="7A97BB99" w14:textId="77777777" w:rsidR="00D935A0" w:rsidRPr="007B4210" w:rsidRDefault="00D935A0" w:rsidP="007B4210">
      <w:pPr>
        <w:pStyle w:val="Code"/>
        <w:rPr>
          <w:highlight w:val="white"/>
        </w:rPr>
      </w:pPr>
      <w:r w:rsidRPr="007B4210">
        <w:rPr>
          <w:highlight w:val="white"/>
        </w:rPr>
        <w:t xml:space="preserve">      if (register != null) {</w:t>
      </w:r>
    </w:p>
    <w:p w14:paraId="2A04C482" w14:textId="0754316B" w:rsidR="00D935A0" w:rsidRPr="007B4210" w:rsidRDefault="00D935A0" w:rsidP="007B4210">
      <w:pPr>
        <w:pStyle w:val="Code"/>
        <w:rPr>
          <w:highlight w:val="white"/>
        </w:rPr>
      </w:pPr>
      <w:r w:rsidRPr="007B4210">
        <w:rPr>
          <w:highlight w:val="white"/>
        </w:rPr>
        <w:t xml:space="preserve">        CheckRegister(symbol, register</w:t>
      </w:r>
      <w:r w:rsidR="00AF748F">
        <w:rPr>
          <w:highlight w:val="white"/>
        </w:rPr>
        <w:t>.Value</w:t>
      </w:r>
      <w:r w:rsidRPr="007B4210">
        <w:rPr>
          <w:highlight w:val="white"/>
        </w:rPr>
        <w:t>);</w:t>
      </w:r>
    </w:p>
    <w:p w14:paraId="13F386AC" w14:textId="77777777" w:rsidR="00D935A0" w:rsidRPr="007B4210" w:rsidRDefault="00D935A0" w:rsidP="007B4210">
      <w:pPr>
        <w:pStyle w:val="Code"/>
        <w:rPr>
          <w:highlight w:val="white"/>
        </w:rPr>
      </w:pPr>
      <w:r w:rsidRPr="007B4210">
        <w:rPr>
          <w:highlight w:val="white"/>
        </w:rPr>
        <w:t xml:space="preserve">      }</w:t>
      </w:r>
    </w:p>
    <w:p w14:paraId="008226FE" w14:textId="51CAF451" w:rsidR="00D935A0" w:rsidRPr="007B4210" w:rsidRDefault="00D87096" w:rsidP="00D87096">
      <w:pPr>
        <w:rPr>
          <w:highlight w:val="white"/>
        </w:rPr>
      </w:pPr>
      <w:r>
        <w:rPr>
          <w:highlight w:val="white"/>
        </w:rPr>
        <w:t>Then we check if the value is alr</w:t>
      </w:r>
      <w:r w:rsidR="007A706C">
        <w:rPr>
          <w:highlight w:val="white"/>
        </w:rPr>
        <w:t>e</w:t>
      </w:r>
      <w:r>
        <w:rPr>
          <w:highlight w:val="white"/>
        </w:rPr>
        <w:t xml:space="preserve">ady stored in a register. </w:t>
      </w:r>
      <w:r w:rsidR="007A706C">
        <w:rPr>
          <w:highlight w:val="white"/>
        </w:rPr>
        <w:t xml:space="preserve">If it is, </w:t>
      </w:r>
      <w:r w:rsidR="002D0236">
        <w:rPr>
          <w:highlight w:val="white"/>
        </w:rPr>
        <w:t xml:space="preserve">we look up it track and compare the specified register with the register of the track. If the </w:t>
      </w:r>
    </w:p>
    <w:p w14:paraId="1C1E7BB9" w14:textId="77777777" w:rsidR="00D935A0" w:rsidRPr="007B4210" w:rsidRDefault="00D935A0" w:rsidP="007B4210">
      <w:pPr>
        <w:pStyle w:val="Code"/>
        <w:rPr>
          <w:highlight w:val="white"/>
        </w:rPr>
      </w:pPr>
      <w:r w:rsidRPr="007B4210">
        <w:rPr>
          <w:highlight w:val="white"/>
        </w:rPr>
        <w:t xml:space="preserve">      Track track;</w:t>
      </w:r>
    </w:p>
    <w:p w14:paraId="587D2A72" w14:textId="77777777" w:rsidR="00D935A0" w:rsidRPr="007B4210" w:rsidRDefault="00D935A0" w:rsidP="007B4210">
      <w:pPr>
        <w:pStyle w:val="Code"/>
        <w:rPr>
          <w:highlight w:val="white"/>
        </w:rPr>
      </w:pPr>
      <w:r w:rsidRPr="007B4210">
        <w:rPr>
          <w:highlight w:val="white"/>
        </w:rPr>
        <w:t xml:space="preserve">      if (m_trackMap.TryGetValue(symbol, out track)) {</w:t>
      </w:r>
    </w:p>
    <w:p w14:paraId="54D22C45" w14:textId="77777777" w:rsidR="00D935A0" w:rsidRPr="007B4210" w:rsidRDefault="00D935A0" w:rsidP="007B4210">
      <w:pPr>
        <w:pStyle w:val="Code"/>
        <w:rPr>
          <w:highlight w:val="white"/>
        </w:rPr>
      </w:pPr>
      <w:r w:rsidRPr="007B4210">
        <w:rPr>
          <w:highlight w:val="white"/>
        </w:rPr>
        <w:t xml:space="preserve">        m_trackMap.Remove(symbol);</w:t>
      </w:r>
    </w:p>
    <w:p w14:paraId="4CEBCE3F" w14:textId="79F08321" w:rsidR="00E369C4" w:rsidRDefault="000C7C88" w:rsidP="00E369C4">
      <w:pPr>
        <w:rPr>
          <w:highlight w:val="white"/>
        </w:rPr>
      </w:pPr>
      <w:r>
        <w:rPr>
          <w:highlight w:val="white"/>
        </w:rPr>
        <w:t xml:space="preserve">If the </w:t>
      </w:r>
      <w:r w:rsidR="00E369C4">
        <w:rPr>
          <w:highlight w:val="white"/>
        </w:rPr>
        <w:t>track register is null, we assign it the specified register (w</w:t>
      </w:r>
      <w:r w:rsidR="00521536">
        <w:rPr>
          <w:highlight w:val="white"/>
        </w:rPr>
        <w:t>h</w:t>
      </w:r>
      <w:r w:rsidR="00E369C4">
        <w:rPr>
          <w:highlight w:val="white"/>
        </w:rPr>
        <w:t>ich may or may not be null).</w:t>
      </w:r>
    </w:p>
    <w:p w14:paraId="4CE5B89D" w14:textId="38C8F4EE" w:rsidR="002D0236" w:rsidRPr="007B4210" w:rsidRDefault="002D0236" w:rsidP="002D0236">
      <w:pPr>
        <w:pStyle w:val="Code"/>
        <w:rPr>
          <w:highlight w:val="white"/>
        </w:rPr>
      </w:pPr>
      <w:r>
        <w:rPr>
          <w:highlight w:val="white"/>
        </w:rPr>
        <w:t xml:space="preserve">  </w:t>
      </w:r>
      <w:r w:rsidRPr="007B4210">
        <w:rPr>
          <w:highlight w:val="white"/>
        </w:rPr>
        <w:t xml:space="preserve">      if (</w:t>
      </w:r>
      <w:r w:rsidR="00E369C4">
        <w:rPr>
          <w:highlight w:val="white"/>
        </w:rPr>
        <w:t>t</w:t>
      </w:r>
      <w:r w:rsidRPr="007B4210">
        <w:rPr>
          <w:highlight w:val="white"/>
        </w:rPr>
        <w:t xml:space="preserve">rack.Register </w:t>
      </w:r>
      <w:r w:rsidR="000C7C88">
        <w:rPr>
          <w:highlight w:val="white"/>
        </w:rPr>
        <w:t>=</w:t>
      </w:r>
      <w:r w:rsidRPr="007B4210">
        <w:rPr>
          <w:highlight w:val="white"/>
        </w:rPr>
        <w:t>= null) {</w:t>
      </w:r>
    </w:p>
    <w:p w14:paraId="23E832F5" w14:textId="77777777" w:rsidR="002D0236" w:rsidRPr="007B4210" w:rsidRDefault="002D0236" w:rsidP="002D0236">
      <w:pPr>
        <w:pStyle w:val="Code"/>
        <w:rPr>
          <w:highlight w:val="white"/>
        </w:rPr>
      </w:pPr>
      <w:r w:rsidRPr="007B4210">
        <w:rPr>
          <w:highlight w:val="white"/>
        </w:rPr>
        <w:t xml:space="preserve">          track.Register = register;</w:t>
      </w:r>
    </w:p>
    <w:p w14:paraId="1DF7A544" w14:textId="1AE38718" w:rsidR="002D0236" w:rsidRDefault="002D0236" w:rsidP="002D0236">
      <w:pPr>
        <w:pStyle w:val="Code"/>
        <w:rPr>
          <w:highlight w:val="white"/>
        </w:rPr>
      </w:pPr>
      <w:r w:rsidRPr="007B4210">
        <w:rPr>
          <w:highlight w:val="white"/>
        </w:rPr>
        <w:t xml:space="preserve">        }</w:t>
      </w:r>
    </w:p>
    <w:p w14:paraId="25C2722C" w14:textId="3CE3AB25" w:rsidR="00521536" w:rsidRPr="007B4210" w:rsidRDefault="00521536" w:rsidP="00521536">
      <w:pPr>
        <w:rPr>
          <w:highlight w:val="white"/>
        </w:rPr>
      </w:pPr>
      <w:r>
        <w:rPr>
          <w:highlight w:val="white"/>
        </w:rPr>
        <w:t xml:space="preserve">However, if both the specified register and the track register is non-null, and they do not overlap each other, </w:t>
      </w:r>
      <w:r w:rsidR="00A86CD6">
        <w:rPr>
          <w:highlight w:val="white"/>
        </w:rPr>
        <w:t xml:space="preserve">we need to move the value of the track register to </w:t>
      </w:r>
      <w:r w:rsidR="009657A3">
        <w:rPr>
          <w:highlight w:val="white"/>
        </w:rPr>
        <w:t xml:space="preserve">specified </w:t>
      </w:r>
      <w:r w:rsidR="00A86CD6">
        <w:rPr>
          <w:highlight w:val="white"/>
        </w:rPr>
        <w:t>register.</w:t>
      </w:r>
      <w:r w:rsidR="009657A3">
        <w:rPr>
          <w:highlight w:val="white"/>
        </w:rPr>
        <w:t xml:space="preserve"> We create a</w:t>
      </w:r>
      <w:r w:rsidR="009F686D">
        <w:rPr>
          <w:highlight w:val="white"/>
        </w:rPr>
        <w:t>nd return a</w:t>
      </w:r>
      <w:r w:rsidR="009657A3">
        <w:rPr>
          <w:highlight w:val="white"/>
        </w:rPr>
        <w:t xml:space="preserve"> new track for the </w:t>
      </w:r>
      <w:r w:rsidR="009F686D">
        <w:rPr>
          <w:highlight w:val="white"/>
        </w:rPr>
        <w:t>specified register.</w:t>
      </w:r>
      <w:r w:rsidR="009657A3">
        <w:rPr>
          <w:highlight w:val="white"/>
        </w:rPr>
        <w:t xml:space="preserve"> </w:t>
      </w:r>
    </w:p>
    <w:p w14:paraId="7C70241D" w14:textId="0A55E307" w:rsidR="00D935A0" w:rsidRPr="007B4210" w:rsidRDefault="00D935A0" w:rsidP="007B4210">
      <w:pPr>
        <w:pStyle w:val="Code"/>
        <w:rPr>
          <w:highlight w:val="white"/>
        </w:rPr>
      </w:pPr>
      <w:r w:rsidRPr="007B4210">
        <w:rPr>
          <w:highlight w:val="white"/>
        </w:rPr>
        <w:t xml:space="preserve">        </w:t>
      </w:r>
      <w:r w:rsidR="002D0236">
        <w:rPr>
          <w:highlight w:val="white"/>
        </w:rPr>
        <w:t xml:space="preserve">else </w:t>
      </w:r>
      <w:r w:rsidRPr="007B4210">
        <w:rPr>
          <w:highlight w:val="white"/>
        </w:rPr>
        <w:t>if ((register != null) &amp;&amp; (track.Register != null) &amp;&amp;</w:t>
      </w:r>
    </w:p>
    <w:p w14:paraId="75265954" w14:textId="46927FAD" w:rsidR="00D935A0" w:rsidRPr="007B4210" w:rsidRDefault="00D935A0" w:rsidP="007B4210">
      <w:pPr>
        <w:pStyle w:val="Code"/>
        <w:rPr>
          <w:highlight w:val="white"/>
        </w:rPr>
      </w:pPr>
      <w:r w:rsidRPr="007B4210">
        <w:rPr>
          <w:highlight w:val="white"/>
        </w:rPr>
        <w:t xml:space="preserve">            </w:t>
      </w:r>
      <w:r w:rsidR="002D0236">
        <w:rPr>
          <w:highlight w:val="white"/>
        </w:rPr>
        <w:t xml:space="preserve">     </w:t>
      </w:r>
      <w:r w:rsidRPr="007B4210">
        <w:rPr>
          <w:highlight w:val="white"/>
        </w:rPr>
        <w:t>!AssemblyCode.RegisterOverlap(register, track.Register)) {</w:t>
      </w:r>
    </w:p>
    <w:p w14:paraId="5B3DE1D3" w14:textId="77777777" w:rsidR="00D935A0" w:rsidRPr="007B4210" w:rsidRDefault="00D935A0" w:rsidP="007B4210">
      <w:pPr>
        <w:pStyle w:val="Code"/>
        <w:rPr>
          <w:highlight w:val="white"/>
        </w:rPr>
      </w:pPr>
      <w:r w:rsidRPr="007B4210">
        <w:rPr>
          <w:highlight w:val="white"/>
        </w:rPr>
        <w:t xml:space="preserve">          Track newTrack = new Track(symbol, register);</w:t>
      </w:r>
    </w:p>
    <w:p w14:paraId="700D54A9" w14:textId="77777777" w:rsidR="00D935A0" w:rsidRPr="007B4210" w:rsidRDefault="00D935A0" w:rsidP="007B4210">
      <w:pPr>
        <w:pStyle w:val="Code"/>
        <w:rPr>
          <w:highlight w:val="white"/>
        </w:rPr>
      </w:pPr>
      <w:r w:rsidRPr="007B4210">
        <w:rPr>
          <w:highlight w:val="white"/>
        </w:rPr>
        <w:t xml:space="preserve">          AddAssemblyCode(AssemblyOperator.set_track_size,</w:t>
      </w:r>
    </w:p>
    <w:p w14:paraId="4A75BEA5" w14:textId="77777777" w:rsidR="00D935A0" w:rsidRPr="007B4210" w:rsidRDefault="00D935A0" w:rsidP="007B4210">
      <w:pPr>
        <w:pStyle w:val="Code"/>
        <w:rPr>
          <w:highlight w:val="white"/>
        </w:rPr>
      </w:pPr>
      <w:r w:rsidRPr="007B4210">
        <w:rPr>
          <w:highlight w:val="white"/>
        </w:rPr>
        <w:t xml:space="preserve">                          newTrack, track);</w:t>
      </w:r>
    </w:p>
    <w:p w14:paraId="221FA579" w14:textId="77777777" w:rsidR="00D935A0" w:rsidRPr="007B4210" w:rsidRDefault="00D935A0" w:rsidP="007B4210">
      <w:pPr>
        <w:pStyle w:val="Code"/>
        <w:rPr>
          <w:highlight w:val="white"/>
        </w:rPr>
      </w:pPr>
      <w:r w:rsidRPr="007B4210">
        <w:rPr>
          <w:highlight w:val="white"/>
        </w:rPr>
        <w:t xml:space="preserve">          AddAssemblyCode(AssemblyOperator.mov, newTrack, track);</w:t>
      </w:r>
    </w:p>
    <w:p w14:paraId="331BCB28" w14:textId="77777777" w:rsidR="00D935A0" w:rsidRPr="007B4210" w:rsidRDefault="00D935A0" w:rsidP="007B4210">
      <w:pPr>
        <w:pStyle w:val="Code"/>
        <w:rPr>
          <w:highlight w:val="white"/>
        </w:rPr>
      </w:pPr>
      <w:r w:rsidRPr="007B4210">
        <w:rPr>
          <w:highlight w:val="white"/>
        </w:rPr>
        <w:t xml:space="preserve">          track = newTrack;</w:t>
      </w:r>
    </w:p>
    <w:p w14:paraId="4C4D79D9" w14:textId="77777777" w:rsidR="00D935A0" w:rsidRPr="007B4210" w:rsidRDefault="00D935A0" w:rsidP="007B4210">
      <w:pPr>
        <w:pStyle w:val="Code"/>
        <w:rPr>
          <w:highlight w:val="white"/>
        </w:rPr>
      </w:pPr>
      <w:r w:rsidRPr="007B4210">
        <w:rPr>
          <w:highlight w:val="white"/>
        </w:rPr>
        <w:t xml:space="preserve">        }</w:t>
      </w:r>
    </w:p>
    <w:p w14:paraId="7368A4DF" w14:textId="77777777" w:rsidR="00D935A0" w:rsidRPr="007B4210" w:rsidRDefault="00D935A0" w:rsidP="007B4210">
      <w:pPr>
        <w:pStyle w:val="Code"/>
        <w:rPr>
          <w:highlight w:val="white"/>
        </w:rPr>
      </w:pPr>
    </w:p>
    <w:p w14:paraId="1089E2D2" w14:textId="77777777" w:rsidR="00D935A0" w:rsidRPr="007B4210" w:rsidRDefault="00D935A0" w:rsidP="007B4210">
      <w:pPr>
        <w:pStyle w:val="Code"/>
        <w:rPr>
          <w:highlight w:val="white"/>
        </w:rPr>
      </w:pPr>
      <w:r w:rsidRPr="007B4210">
        <w:rPr>
          <w:highlight w:val="white"/>
        </w:rPr>
        <w:t xml:space="preserve">        return track;</w:t>
      </w:r>
    </w:p>
    <w:p w14:paraId="14CF43AB" w14:textId="052976F2" w:rsidR="00D935A0" w:rsidRDefault="00D935A0" w:rsidP="007B4210">
      <w:pPr>
        <w:pStyle w:val="Code"/>
        <w:rPr>
          <w:highlight w:val="white"/>
        </w:rPr>
      </w:pPr>
      <w:r w:rsidRPr="007B4210">
        <w:rPr>
          <w:highlight w:val="white"/>
        </w:rPr>
        <w:t xml:space="preserve">      }</w:t>
      </w:r>
    </w:p>
    <w:p w14:paraId="22C4E6DA" w14:textId="633F1067" w:rsidR="009F686D" w:rsidRPr="007B4210" w:rsidRDefault="009F686D" w:rsidP="009F686D">
      <w:pPr>
        <w:rPr>
          <w:highlight w:val="white"/>
        </w:rPr>
      </w:pPr>
      <w:r>
        <w:rPr>
          <w:highlight w:val="white"/>
        </w:rPr>
        <w:lastRenderedPageBreak/>
        <w:t>If the</w:t>
      </w:r>
      <w:r w:rsidR="00CB62E7">
        <w:rPr>
          <w:highlight w:val="white"/>
        </w:rPr>
        <w:t xml:space="preserve"> symbol does not already have a track</w:t>
      </w:r>
      <w:r w:rsidR="001D4287">
        <w:rPr>
          <w:highlight w:val="white"/>
        </w:rPr>
        <w:t>, we create a new track for it.</w:t>
      </w:r>
    </w:p>
    <w:p w14:paraId="6E63C57E" w14:textId="77777777" w:rsidR="00D935A0" w:rsidRPr="007B4210" w:rsidRDefault="00D935A0" w:rsidP="007B4210">
      <w:pPr>
        <w:pStyle w:val="Code"/>
        <w:rPr>
          <w:highlight w:val="white"/>
        </w:rPr>
      </w:pPr>
      <w:r w:rsidRPr="007B4210">
        <w:rPr>
          <w:highlight w:val="white"/>
        </w:rPr>
        <w:t xml:space="preserve">      else {</w:t>
      </w:r>
    </w:p>
    <w:p w14:paraId="049C72D4" w14:textId="77777777" w:rsidR="00D935A0" w:rsidRPr="007B4210" w:rsidRDefault="00D935A0" w:rsidP="007B4210">
      <w:pPr>
        <w:pStyle w:val="Code"/>
        <w:rPr>
          <w:highlight w:val="white"/>
        </w:rPr>
      </w:pPr>
      <w:r w:rsidRPr="007B4210">
        <w:rPr>
          <w:highlight w:val="white"/>
        </w:rPr>
        <w:t xml:space="preserve">        track = new Track(symbol, register);</w:t>
      </w:r>
    </w:p>
    <w:p w14:paraId="00EDF2D4" w14:textId="77777777" w:rsidR="00D935A0" w:rsidRPr="007B4210" w:rsidRDefault="00D935A0" w:rsidP="007B4210">
      <w:pPr>
        <w:pStyle w:val="Code"/>
        <w:rPr>
          <w:highlight w:val="white"/>
        </w:rPr>
      </w:pPr>
      <w:r w:rsidRPr="007B4210">
        <w:rPr>
          <w:highlight w:val="white"/>
        </w:rPr>
        <w:t xml:space="preserve">        Assert.ErrorXXX(!(symbol.Type.IsFunction()));</w:t>
      </w:r>
    </w:p>
    <w:p w14:paraId="43897141" w14:textId="0058AB65" w:rsidR="00D935A0" w:rsidRPr="007B4210" w:rsidRDefault="00D462AD" w:rsidP="004F004E">
      <w:pPr>
        <w:rPr>
          <w:highlight w:val="white"/>
        </w:rPr>
      </w:pPr>
      <w:r>
        <w:rPr>
          <w:highlight w:val="white"/>
        </w:rPr>
        <w:t>If the symbol is constant</w:t>
      </w:r>
      <w:r w:rsidR="00811614">
        <w:rPr>
          <w:highlight w:val="white"/>
        </w:rPr>
        <w:t>,</w:t>
      </w:r>
      <w:r>
        <w:rPr>
          <w:highlight w:val="white"/>
        </w:rPr>
        <w:t xml:space="preserve"> </w:t>
      </w:r>
      <w:r w:rsidR="00415DE8">
        <w:rPr>
          <w:highlight w:val="white"/>
        </w:rPr>
        <w:t>we load its value to the register</w:t>
      </w:r>
      <w:r w:rsidR="00811614">
        <w:rPr>
          <w:highlight w:val="white"/>
        </w:rPr>
        <w:t>. I</w:t>
      </w:r>
      <w:r w:rsidR="00415DE8">
        <w:rPr>
          <w:highlight w:val="white"/>
        </w:rPr>
        <w:t>f it</w:t>
      </w:r>
      <w:r>
        <w:rPr>
          <w:highlight w:val="white"/>
        </w:rPr>
        <w:t xml:space="preserve"> </w:t>
      </w:r>
      <w:r w:rsidR="00AA6887">
        <w:rPr>
          <w:highlight w:val="white"/>
        </w:rPr>
        <w:t xml:space="preserve">is a </w:t>
      </w:r>
      <w:r>
        <w:rPr>
          <w:highlight w:val="white"/>
        </w:rPr>
        <w:t>static</w:t>
      </w:r>
      <w:r w:rsidR="00AA6887">
        <w:rPr>
          <w:highlight w:val="white"/>
        </w:rPr>
        <w:t xml:space="preserve"> array, function, struct, or union</w:t>
      </w:r>
      <w:r w:rsidR="00811614">
        <w:rPr>
          <w:highlight w:val="white"/>
        </w:rPr>
        <w:t>,</w:t>
      </w:r>
      <w:r>
        <w:rPr>
          <w:highlight w:val="white"/>
        </w:rPr>
        <w:t xml:space="preserve"> we load its value or address to the register.</w:t>
      </w:r>
    </w:p>
    <w:p w14:paraId="0ACA93F9" w14:textId="77777777" w:rsidR="00D935A0" w:rsidRPr="007B4210" w:rsidRDefault="00D935A0" w:rsidP="007B4210">
      <w:pPr>
        <w:pStyle w:val="Code"/>
        <w:rPr>
          <w:highlight w:val="white"/>
        </w:rPr>
      </w:pPr>
      <w:r w:rsidRPr="007B4210">
        <w:rPr>
          <w:highlight w:val="white"/>
        </w:rPr>
        <w:t xml:space="preserve">        if ((symbol.Value is BigInteger) ||</w:t>
      </w:r>
    </w:p>
    <w:p w14:paraId="189B6FBB" w14:textId="77777777" w:rsidR="00D935A0" w:rsidRPr="007B4210" w:rsidRDefault="00D935A0" w:rsidP="007B4210">
      <w:pPr>
        <w:pStyle w:val="Code"/>
        <w:rPr>
          <w:highlight w:val="white"/>
        </w:rPr>
      </w:pPr>
      <w:r w:rsidRPr="007B4210">
        <w:rPr>
          <w:highlight w:val="white"/>
        </w:rPr>
        <w:t xml:space="preserve">            (symbol.IsExternOrStatic() &amp;&amp;</w:t>
      </w:r>
    </w:p>
    <w:p w14:paraId="1E1A1C39" w14:textId="77777777" w:rsidR="00D935A0" w:rsidRPr="007B4210" w:rsidRDefault="00D935A0" w:rsidP="007B4210">
      <w:pPr>
        <w:pStyle w:val="Code"/>
        <w:rPr>
          <w:highlight w:val="white"/>
        </w:rPr>
      </w:pPr>
      <w:r w:rsidRPr="007B4210">
        <w:rPr>
          <w:highlight w:val="white"/>
        </w:rPr>
        <w:t xml:space="preserve">             symbol.Type.IsArrayFunctionStringStructOrUnion())) {</w:t>
      </w:r>
    </w:p>
    <w:p w14:paraId="6AB96E87" w14:textId="77777777" w:rsidR="00D935A0" w:rsidRPr="007B4210" w:rsidRDefault="00D935A0" w:rsidP="007B4210">
      <w:pPr>
        <w:pStyle w:val="Code"/>
        <w:rPr>
          <w:highlight w:val="white"/>
        </w:rPr>
      </w:pPr>
      <w:r w:rsidRPr="007B4210">
        <w:rPr>
          <w:highlight w:val="white"/>
        </w:rPr>
        <w:t xml:space="preserve">          AddAssemblyCode(AssemblyOperator.mov, track,</w:t>
      </w:r>
    </w:p>
    <w:p w14:paraId="66D2173E" w14:textId="77777777" w:rsidR="00D935A0" w:rsidRPr="007B4210" w:rsidRDefault="00D935A0" w:rsidP="007B4210">
      <w:pPr>
        <w:pStyle w:val="Code"/>
        <w:rPr>
          <w:highlight w:val="white"/>
        </w:rPr>
      </w:pPr>
      <w:r w:rsidRPr="007B4210">
        <w:rPr>
          <w:highlight w:val="white"/>
        </w:rPr>
        <w:t xml:space="preserve">                          ValueOrAddress(symbol));</w:t>
      </w:r>
    </w:p>
    <w:p w14:paraId="24D29C70" w14:textId="5577AFC4" w:rsidR="00D935A0" w:rsidRDefault="00D935A0" w:rsidP="007B4210">
      <w:pPr>
        <w:pStyle w:val="Code"/>
        <w:rPr>
          <w:highlight w:val="white"/>
        </w:rPr>
      </w:pPr>
      <w:r w:rsidRPr="007B4210">
        <w:rPr>
          <w:highlight w:val="white"/>
        </w:rPr>
        <w:t xml:space="preserve">        }</w:t>
      </w:r>
    </w:p>
    <w:p w14:paraId="6B9EDC27" w14:textId="2F1A0A64" w:rsidR="004F004E" w:rsidRPr="007B4210" w:rsidRDefault="00AC3288" w:rsidP="00AC3288">
      <w:pPr>
        <w:rPr>
          <w:highlight w:val="white"/>
        </w:rPr>
      </w:pPr>
      <w:r>
        <w:rPr>
          <w:highlight w:val="white"/>
        </w:rPr>
        <w:t>If the symbol is a static addreess, we load its address into the register.</w:t>
      </w:r>
      <w:r w:rsidR="00BE6101">
        <w:rPr>
          <w:highlight w:val="white"/>
        </w:rPr>
        <w:t xml:space="preserve"> At the moment</w:t>
      </w:r>
      <w:r w:rsidR="00A044A4">
        <w:rPr>
          <w:highlight w:val="white"/>
        </w:rPr>
        <w:t>,</w:t>
      </w:r>
      <w:r w:rsidR="00BE6101">
        <w:rPr>
          <w:highlight w:val="white"/>
        </w:rPr>
        <w:t xml:space="preserve"> we load its name into the register</w:t>
      </w:r>
      <w:r w:rsidR="00970DB5">
        <w:rPr>
          <w:highlight w:val="white"/>
        </w:rPr>
        <w:t xml:space="preserve"> </w:t>
      </w:r>
      <w:r w:rsidR="00BE6101">
        <w:rPr>
          <w:highlight w:val="white"/>
        </w:rPr>
        <w:t>and add its offset</w:t>
      </w:r>
      <w:r w:rsidR="00C51ADA">
        <w:rPr>
          <w:highlight w:val="white"/>
        </w:rPr>
        <w:t>,</w:t>
      </w:r>
      <w:r w:rsidR="00BE6101">
        <w:rPr>
          <w:highlight w:val="white"/>
        </w:rPr>
        <w:t xml:space="preserve"> if more than zero. The name will </w:t>
      </w:r>
      <w:r w:rsidR="00F51ABF">
        <w:rPr>
          <w:highlight w:val="white"/>
        </w:rPr>
        <w:t xml:space="preserve">later </w:t>
      </w:r>
      <w:r w:rsidR="00BE6101">
        <w:rPr>
          <w:highlight w:val="white"/>
        </w:rPr>
        <w:t>be replaced by the address by the linker.</w:t>
      </w:r>
    </w:p>
    <w:p w14:paraId="3EC83247" w14:textId="77777777" w:rsidR="00D935A0" w:rsidRPr="007B4210" w:rsidRDefault="00D935A0" w:rsidP="007B4210">
      <w:pPr>
        <w:pStyle w:val="Code"/>
        <w:rPr>
          <w:highlight w:val="white"/>
        </w:rPr>
      </w:pPr>
      <w:r w:rsidRPr="007B4210">
        <w:rPr>
          <w:highlight w:val="white"/>
        </w:rPr>
        <w:t xml:space="preserve">        else if (symbol.Value is StaticAddress) {</w:t>
      </w:r>
    </w:p>
    <w:p w14:paraId="213DB379" w14:textId="77777777" w:rsidR="00D935A0" w:rsidRPr="007B4210" w:rsidRDefault="00D935A0" w:rsidP="007B4210">
      <w:pPr>
        <w:pStyle w:val="Code"/>
        <w:rPr>
          <w:highlight w:val="white"/>
        </w:rPr>
      </w:pPr>
      <w:r w:rsidRPr="007B4210">
        <w:rPr>
          <w:highlight w:val="white"/>
        </w:rPr>
        <w:t xml:space="preserve">          StaticAddress staticAddress = (StaticAddress) symbol.Value;</w:t>
      </w:r>
    </w:p>
    <w:p w14:paraId="571AEF17" w14:textId="77777777" w:rsidR="00D935A0" w:rsidRPr="007B4210" w:rsidRDefault="00D935A0" w:rsidP="007B4210">
      <w:pPr>
        <w:pStyle w:val="Code"/>
        <w:rPr>
          <w:highlight w:val="white"/>
        </w:rPr>
      </w:pPr>
      <w:r w:rsidRPr="007B4210">
        <w:rPr>
          <w:highlight w:val="white"/>
        </w:rPr>
        <w:t xml:space="preserve">          AddAssemblyCode(AssemblyOperator.mov, track,</w:t>
      </w:r>
    </w:p>
    <w:p w14:paraId="3F531FCB" w14:textId="77777777" w:rsidR="00D935A0" w:rsidRPr="007B4210" w:rsidRDefault="00D935A0" w:rsidP="007B4210">
      <w:pPr>
        <w:pStyle w:val="Code"/>
        <w:rPr>
          <w:highlight w:val="white"/>
        </w:rPr>
      </w:pPr>
      <w:r w:rsidRPr="007B4210">
        <w:rPr>
          <w:highlight w:val="white"/>
        </w:rPr>
        <w:t xml:space="preserve">                          staticAddress.UniqueName);</w:t>
      </w:r>
    </w:p>
    <w:p w14:paraId="72F791CC" w14:textId="77777777" w:rsidR="00D935A0" w:rsidRPr="007B4210" w:rsidRDefault="00D935A0" w:rsidP="007B4210">
      <w:pPr>
        <w:pStyle w:val="Code"/>
        <w:rPr>
          <w:highlight w:val="white"/>
        </w:rPr>
      </w:pPr>
    </w:p>
    <w:p w14:paraId="1EA14442" w14:textId="77777777" w:rsidR="00D935A0" w:rsidRPr="007B4210" w:rsidRDefault="00D935A0" w:rsidP="007B4210">
      <w:pPr>
        <w:pStyle w:val="Code"/>
        <w:rPr>
          <w:highlight w:val="white"/>
        </w:rPr>
      </w:pPr>
      <w:r w:rsidRPr="007B4210">
        <w:rPr>
          <w:highlight w:val="white"/>
        </w:rPr>
        <w:t xml:space="preserve">          if (staticAddress.Offset &gt; 0) {</w:t>
      </w:r>
    </w:p>
    <w:p w14:paraId="2BC46946" w14:textId="77777777" w:rsidR="00D935A0" w:rsidRPr="007B4210" w:rsidRDefault="00D935A0" w:rsidP="007B4210">
      <w:pPr>
        <w:pStyle w:val="Code"/>
        <w:rPr>
          <w:highlight w:val="white"/>
        </w:rPr>
      </w:pPr>
      <w:r w:rsidRPr="007B4210">
        <w:rPr>
          <w:highlight w:val="white"/>
        </w:rPr>
        <w:t xml:space="preserve">            AddAssemblyCode(AssemblyOperator.add, track,</w:t>
      </w:r>
    </w:p>
    <w:p w14:paraId="29077F58" w14:textId="77777777" w:rsidR="00D935A0" w:rsidRPr="007B4210" w:rsidRDefault="00D935A0" w:rsidP="007B4210">
      <w:pPr>
        <w:pStyle w:val="Code"/>
        <w:rPr>
          <w:highlight w:val="white"/>
        </w:rPr>
      </w:pPr>
      <w:r w:rsidRPr="007B4210">
        <w:rPr>
          <w:highlight w:val="white"/>
        </w:rPr>
        <w:t xml:space="preserve">                            (BigInteger) staticAddress.Offset);</w:t>
      </w:r>
    </w:p>
    <w:p w14:paraId="1FAD0F70" w14:textId="77777777" w:rsidR="00D935A0" w:rsidRPr="007B4210" w:rsidRDefault="00D935A0" w:rsidP="007B4210">
      <w:pPr>
        <w:pStyle w:val="Code"/>
        <w:rPr>
          <w:highlight w:val="white"/>
        </w:rPr>
      </w:pPr>
      <w:r w:rsidRPr="007B4210">
        <w:rPr>
          <w:highlight w:val="white"/>
        </w:rPr>
        <w:t xml:space="preserve">          }</w:t>
      </w:r>
    </w:p>
    <w:p w14:paraId="4D360591" w14:textId="4FD8CD32" w:rsidR="00D935A0" w:rsidRDefault="00D935A0" w:rsidP="007B4210">
      <w:pPr>
        <w:pStyle w:val="Code"/>
        <w:rPr>
          <w:highlight w:val="white"/>
        </w:rPr>
      </w:pPr>
      <w:r w:rsidRPr="007B4210">
        <w:rPr>
          <w:highlight w:val="white"/>
        </w:rPr>
        <w:t xml:space="preserve">        }</w:t>
      </w:r>
    </w:p>
    <w:p w14:paraId="4B44C7F0" w14:textId="48C2BBA6" w:rsidR="00C51ADA" w:rsidRPr="007B4210" w:rsidRDefault="00C51ADA" w:rsidP="00C51ADA">
      <w:pPr>
        <w:rPr>
          <w:highlight w:val="white"/>
        </w:rPr>
      </w:pPr>
      <w:r>
        <w:rPr>
          <w:highlight w:val="white"/>
        </w:rPr>
        <w:t>If the symbol is an array, we load i</w:t>
      </w:r>
      <w:r w:rsidR="001D73E2">
        <w:rPr>
          <w:highlight w:val="white"/>
        </w:rPr>
        <w:t>ts base</w:t>
      </w:r>
      <w:r>
        <w:rPr>
          <w:highlight w:val="white"/>
        </w:rPr>
        <w:t xml:space="preserve"> into the register</w:t>
      </w:r>
      <w:r w:rsidR="001D73E2">
        <w:rPr>
          <w:highlight w:val="white"/>
        </w:rPr>
        <w:t xml:space="preserve"> and add its offset, if more than zero</w:t>
      </w:r>
      <w:r>
        <w:rPr>
          <w:highlight w:val="white"/>
        </w:rPr>
        <w:t xml:space="preserve">. The base may be the unique name of a static symbol, </w:t>
      </w:r>
      <w:r w:rsidR="001A7ED9">
        <w:rPr>
          <w:highlight w:val="white"/>
        </w:rPr>
        <w:t xml:space="preserve">or </w:t>
      </w:r>
      <w:r>
        <w:rPr>
          <w:highlight w:val="white"/>
        </w:rPr>
        <w:t>the regular or elliptic frame pointer</w:t>
      </w:r>
      <w:r w:rsidR="001A7ED9">
        <w:rPr>
          <w:highlight w:val="white"/>
        </w:rPr>
        <w:t xml:space="preserve"> in case of a parameter or local variable.</w:t>
      </w:r>
    </w:p>
    <w:p w14:paraId="2C806943" w14:textId="77777777" w:rsidR="00D935A0" w:rsidRPr="007B4210" w:rsidRDefault="00D935A0" w:rsidP="007B4210">
      <w:pPr>
        <w:pStyle w:val="Code"/>
        <w:rPr>
          <w:highlight w:val="white"/>
        </w:rPr>
      </w:pPr>
      <w:r w:rsidRPr="007B4210">
        <w:rPr>
          <w:highlight w:val="white"/>
        </w:rPr>
        <w:t xml:space="preserve">        else if (symbol.Type.IsArray()) {</w:t>
      </w:r>
    </w:p>
    <w:p w14:paraId="55530428" w14:textId="77777777" w:rsidR="00D935A0" w:rsidRPr="007B4210" w:rsidRDefault="00D935A0" w:rsidP="007B4210">
      <w:pPr>
        <w:pStyle w:val="Code"/>
        <w:rPr>
          <w:highlight w:val="white"/>
        </w:rPr>
      </w:pPr>
      <w:r w:rsidRPr="007B4210">
        <w:rPr>
          <w:highlight w:val="white"/>
        </w:rPr>
        <w:t xml:space="preserve">          AddAssemblyCode(AssemblyOperator.mov, track, Base(symbol));</w:t>
      </w:r>
    </w:p>
    <w:p w14:paraId="6CD3640C" w14:textId="77777777" w:rsidR="00D935A0" w:rsidRPr="007B4210" w:rsidRDefault="00D935A0" w:rsidP="007B4210">
      <w:pPr>
        <w:pStyle w:val="Code"/>
        <w:rPr>
          <w:highlight w:val="white"/>
        </w:rPr>
      </w:pPr>
    </w:p>
    <w:p w14:paraId="04B20152" w14:textId="77777777" w:rsidR="00D935A0" w:rsidRPr="007B4210" w:rsidRDefault="00D935A0" w:rsidP="007B4210">
      <w:pPr>
        <w:pStyle w:val="Code"/>
        <w:rPr>
          <w:highlight w:val="white"/>
        </w:rPr>
      </w:pPr>
      <w:r w:rsidRPr="007B4210">
        <w:rPr>
          <w:highlight w:val="white"/>
        </w:rPr>
        <w:t xml:space="preserve">          int symbolOffset = Offset(symbol);</w:t>
      </w:r>
    </w:p>
    <w:p w14:paraId="3BE95C10" w14:textId="77777777" w:rsidR="00D935A0" w:rsidRPr="007B4210" w:rsidRDefault="00D935A0" w:rsidP="007B4210">
      <w:pPr>
        <w:pStyle w:val="Code"/>
        <w:rPr>
          <w:highlight w:val="white"/>
        </w:rPr>
      </w:pPr>
      <w:r w:rsidRPr="007B4210">
        <w:rPr>
          <w:highlight w:val="white"/>
        </w:rPr>
        <w:t xml:space="preserve">          if (symbolOffset != 0) {</w:t>
      </w:r>
    </w:p>
    <w:p w14:paraId="027DB146" w14:textId="77777777" w:rsidR="00D935A0" w:rsidRPr="007B4210" w:rsidRDefault="00D935A0" w:rsidP="007B4210">
      <w:pPr>
        <w:pStyle w:val="Code"/>
        <w:rPr>
          <w:highlight w:val="white"/>
        </w:rPr>
      </w:pPr>
      <w:r w:rsidRPr="007B4210">
        <w:rPr>
          <w:highlight w:val="white"/>
        </w:rPr>
        <w:t xml:space="preserve">            AddAssemblyCode(AssemblyOperator.add, track,</w:t>
      </w:r>
    </w:p>
    <w:p w14:paraId="2B068DA4" w14:textId="77777777" w:rsidR="00D935A0" w:rsidRPr="007B4210" w:rsidRDefault="00D935A0" w:rsidP="007B4210">
      <w:pPr>
        <w:pStyle w:val="Code"/>
        <w:rPr>
          <w:highlight w:val="white"/>
        </w:rPr>
      </w:pPr>
      <w:r w:rsidRPr="007B4210">
        <w:rPr>
          <w:highlight w:val="white"/>
        </w:rPr>
        <w:t xml:space="preserve">                            (BigInteger) symbolOffset);</w:t>
      </w:r>
    </w:p>
    <w:p w14:paraId="3574A3CC" w14:textId="77777777" w:rsidR="00D935A0" w:rsidRPr="007B4210" w:rsidRDefault="00D935A0" w:rsidP="007B4210">
      <w:pPr>
        <w:pStyle w:val="Code"/>
        <w:rPr>
          <w:highlight w:val="white"/>
        </w:rPr>
      </w:pPr>
      <w:r w:rsidRPr="007B4210">
        <w:rPr>
          <w:highlight w:val="white"/>
        </w:rPr>
        <w:t xml:space="preserve">          }</w:t>
      </w:r>
    </w:p>
    <w:p w14:paraId="56BCA412" w14:textId="50C04619" w:rsidR="00D935A0" w:rsidRDefault="00D935A0" w:rsidP="007B4210">
      <w:pPr>
        <w:pStyle w:val="Code"/>
        <w:rPr>
          <w:highlight w:val="white"/>
        </w:rPr>
      </w:pPr>
      <w:r w:rsidRPr="007B4210">
        <w:rPr>
          <w:highlight w:val="white"/>
        </w:rPr>
        <w:t xml:space="preserve">        }</w:t>
      </w:r>
    </w:p>
    <w:p w14:paraId="7B4E033F" w14:textId="29DB7CAC" w:rsidR="002D1301" w:rsidRPr="007B4210" w:rsidRDefault="002D1301" w:rsidP="002D1301">
      <w:pPr>
        <w:rPr>
          <w:highlight w:val="white"/>
        </w:rPr>
      </w:pPr>
      <w:r>
        <w:rPr>
          <w:highlight w:val="white"/>
        </w:rPr>
        <w:t xml:space="preserve">If the symbol is not a constant, an array, or a static function, struct, or union, we </w:t>
      </w:r>
      <w:r w:rsidR="00F31AFE">
        <w:rPr>
          <w:highlight w:val="white"/>
        </w:rPr>
        <w:t>load the value of the symbol to the register with the help of the symbol’s base and offset. The base may be the unique name of a static</w:t>
      </w:r>
      <w:r>
        <w:rPr>
          <w:highlight w:val="white"/>
        </w:rPr>
        <w:t xml:space="preserve"> </w:t>
      </w:r>
      <w:r w:rsidR="00F31AFE">
        <w:rPr>
          <w:highlight w:val="white"/>
        </w:rPr>
        <w:t xml:space="preserve">symbol, or the regular or elliptic frame pointer. </w:t>
      </w:r>
    </w:p>
    <w:p w14:paraId="1DEF3403" w14:textId="77777777" w:rsidR="00D935A0" w:rsidRPr="007B4210" w:rsidRDefault="00D935A0" w:rsidP="007B4210">
      <w:pPr>
        <w:pStyle w:val="Code"/>
        <w:rPr>
          <w:highlight w:val="white"/>
        </w:rPr>
      </w:pPr>
      <w:r w:rsidRPr="007B4210">
        <w:rPr>
          <w:highlight w:val="white"/>
        </w:rPr>
        <w:t xml:space="preserve">        else {</w:t>
      </w:r>
    </w:p>
    <w:p w14:paraId="7CAB1906" w14:textId="77777777" w:rsidR="00D935A0" w:rsidRPr="007B4210" w:rsidRDefault="00D935A0" w:rsidP="007B4210">
      <w:pPr>
        <w:pStyle w:val="Code"/>
        <w:rPr>
          <w:highlight w:val="white"/>
        </w:rPr>
      </w:pPr>
      <w:r w:rsidRPr="007B4210">
        <w:rPr>
          <w:highlight w:val="white"/>
        </w:rPr>
        <w:t xml:space="preserve">          AddAssemblyCode(AssemblyOperator.mov, track,</w:t>
      </w:r>
    </w:p>
    <w:p w14:paraId="4AEBF563" w14:textId="77777777" w:rsidR="00D935A0" w:rsidRPr="007B4210" w:rsidRDefault="00D935A0" w:rsidP="007B4210">
      <w:pPr>
        <w:pStyle w:val="Code"/>
        <w:rPr>
          <w:highlight w:val="white"/>
        </w:rPr>
      </w:pPr>
      <w:r w:rsidRPr="007B4210">
        <w:rPr>
          <w:highlight w:val="white"/>
        </w:rPr>
        <w:t xml:space="preserve">                          Base(symbol), Offset(symbol));</w:t>
      </w:r>
    </w:p>
    <w:p w14:paraId="5931BAB1" w14:textId="77777777" w:rsidR="00D935A0" w:rsidRPr="007B4210" w:rsidRDefault="00D935A0" w:rsidP="007B4210">
      <w:pPr>
        <w:pStyle w:val="Code"/>
        <w:rPr>
          <w:highlight w:val="white"/>
        </w:rPr>
      </w:pPr>
      <w:r w:rsidRPr="007B4210">
        <w:rPr>
          <w:highlight w:val="white"/>
        </w:rPr>
        <w:t xml:space="preserve">        }</w:t>
      </w:r>
    </w:p>
    <w:p w14:paraId="63D40F6F" w14:textId="77777777" w:rsidR="00D935A0" w:rsidRPr="007B4210" w:rsidRDefault="00D935A0" w:rsidP="007B4210">
      <w:pPr>
        <w:pStyle w:val="Code"/>
        <w:rPr>
          <w:highlight w:val="white"/>
        </w:rPr>
      </w:pPr>
      <w:r w:rsidRPr="007B4210">
        <w:rPr>
          <w:highlight w:val="white"/>
        </w:rPr>
        <w:t xml:space="preserve">        </w:t>
      </w:r>
    </w:p>
    <w:p w14:paraId="59610E2F" w14:textId="77777777" w:rsidR="00D935A0" w:rsidRPr="007B4210" w:rsidRDefault="00D935A0" w:rsidP="007B4210">
      <w:pPr>
        <w:pStyle w:val="Code"/>
        <w:rPr>
          <w:highlight w:val="white"/>
        </w:rPr>
      </w:pPr>
      <w:r w:rsidRPr="007B4210">
        <w:rPr>
          <w:highlight w:val="white"/>
        </w:rPr>
        <w:t xml:space="preserve">        return track;</w:t>
      </w:r>
    </w:p>
    <w:p w14:paraId="7B69FA63" w14:textId="77777777" w:rsidR="00D935A0" w:rsidRPr="007B4210" w:rsidRDefault="00D935A0" w:rsidP="007B4210">
      <w:pPr>
        <w:pStyle w:val="Code"/>
        <w:rPr>
          <w:highlight w:val="white"/>
        </w:rPr>
      </w:pPr>
      <w:r w:rsidRPr="007B4210">
        <w:rPr>
          <w:highlight w:val="white"/>
        </w:rPr>
        <w:t xml:space="preserve">      }</w:t>
      </w:r>
    </w:p>
    <w:p w14:paraId="2BB79596" w14:textId="77777777" w:rsidR="00D935A0" w:rsidRPr="007B4210" w:rsidRDefault="00D935A0" w:rsidP="007B4210">
      <w:pPr>
        <w:pStyle w:val="Code"/>
        <w:rPr>
          <w:highlight w:val="white"/>
        </w:rPr>
      </w:pPr>
      <w:r w:rsidRPr="007B4210">
        <w:rPr>
          <w:highlight w:val="white"/>
        </w:rPr>
        <w:t xml:space="preserve">    }</w:t>
      </w:r>
    </w:p>
    <w:p w14:paraId="3CF26B71" w14:textId="202F2B28" w:rsidR="00D935A0" w:rsidRPr="007B4210" w:rsidRDefault="00491FCF" w:rsidP="00491FCF">
      <w:pPr>
        <w:rPr>
          <w:highlight w:val="white"/>
        </w:rPr>
      </w:pPr>
      <w:r>
        <w:rPr>
          <w:highlight w:val="white"/>
        </w:rPr>
        <w:lastRenderedPageBreak/>
        <w:t xml:space="preserve">The </w:t>
      </w:r>
      <w:r w:rsidR="00002FC0">
        <w:rPr>
          <w:rStyle w:val="KeyWord0"/>
          <w:highlight w:val="white"/>
        </w:rPr>
        <w:t>StoreValueFromRegister</w:t>
      </w:r>
      <w:r>
        <w:rPr>
          <w:highlight w:val="white"/>
        </w:rPr>
        <w:t xml:space="preserve"> method </w:t>
      </w:r>
      <w:r w:rsidR="00002FC0">
        <w:rPr>
          <w:highlight w:val="white"/>
        </w:rPr>
        <w:t>stores the value of a register</w:t>
      </w:r>
      <w:r w:rsidR="00A044A4">
        <w:rPr>
          <w:highlight w:val="white"/>
        </w:rPr>
        <w:t xml:space="preserve">. This method is much shorter that </w:t>
      </w:r>
      <w:r w:rsidR="00A044A4" w:rsidRPr="0024340B">
        <w:rPr>
          <w:rStyle w:val="KeyWord0"/>
          <w:highlight w:val="white"/>
        </w:rPr>
        <w:t>LoadValueToRegister</w:t>
      </w:r>
      <w:r w:rsidR="00A044A4" w:rsidRPr="00A044A4">
        <w:rPr>
          <w:highlight w:val="white"/>
        </w:rPr>
        <w:t xml:space="preserve"> since we only need to </w:t>
      </w:r>
      <w:r w:rsidR="00A044A4">
        <w:rPr>
          <w:highlight w:val="white"/>
        </w:rPr>
        <w:t>take the last case into consideration. We cannot assign a value to an array or a function.</w:t>
      </w:r>
    </w:p>
    <w:p w14:paraId="3B10A09F" w14:textId="18EC7D61" w:rsidR="00D935A0" w:rsidRPr="007B4210" w:rsidRDefault="00D935A0" w:rsidP="007B4210">
      <w:pPr>
        <w:pStyle w:val="Code"/>
        <w:rPr>
          <w:highlight w:val="white"/>
        </w:rPr>
      </w:pPr>
      <w:r w:rsidRPr="007B4210">
        <w:rPr>
          <w:highlight w:val="white"/>
        </w:rPr>
        <w:t xml:space="preserve">    public void </w:t>
      </w:r>
      <w:r w:rsidR="00002FC0">
        <w:rPr>
          <w:highlight w:val="white"/>
        </w:rPr>
        <w:t>StoreValueFromRegister</w:t>
      </w:r>
      <w:r w:rsidRPr="007B4210">
        <w:rPr>
          <w:highlight w:val="white"/>
        </w:rPr>
        <w:t>(Track track, Symbol symbol) {</w:t>
      </w:r>
    </w:p>
    <w:p w14:paraId="07EED40C" w14:textId="77777777" w:rsidR="00D935A0" w:rsidRPr="007B4210" w:rsidRDefault="00D935A0" w:rsidP="007B4210">
      <w:pPr>
        <w:pStyle w:val="Code"/>
        <w:rPr>
          <w:highlight w:val="white"/>
        </w:rPr>
      </w:pPr>
      <w:r w:rsidRPr="007B4210">
        <w:rPr>
          <w:highlight w:val="white"/>
        </w:rPr>
        <w:t xml:space="preserve">      AddAssemblyCode(AssemblyOperator.mov, Base(symbol),</w:t>
      </w:r>
    </w:p>
    <w:p w14:paraId="7049937E" w14:textId="77777777" w:rsidR="00D935A0" w:rsidRPr="007B4210" w:rsidRDefault="00D935A0" w:rsidP="007B4210">
      <w:pPr>
        <w:pStyle w:val="Code"/>
        <w:rPr>
          <w:highlight w:val="white"/>
        </w:rPr>
      </w:pPr>
      <w:r w:rsidRPr="007B4210">
        <w:rPr>
          <w:highlight w:val="white"/>
        </w:rPr>
        <w:t xml:space="preserve">                      Offset(symbol), track);</w:t>
      </w:r>
    </w:p>
    <w:p w14:paraId="51AC3F62" w14:textId="77777777" w:rsidR="00D935A0" w:rsidRPr="007B4210" w:rsidRDefault="00D935A0" w:rsidP="007B4210">
      <w:pPr>
        <w:pStyle w:val="Code"/>
        <w:rPr>
          <w:highlight w:val="white"/>
        </w:rPr>
      </w:pPr>
      <w:r w:rsidRPr="007B4210">
        <w:rPr>
          <w:highlight w:val="white"/>
        </w:rPr>
        <w:t xml:space="preserve">    }</w:t>
      </w:r>
    </w:p>
    <w:p w14:paraId="5808811F" w14:textId="41D89ACA" w:rsidR="00D935A0" w:rsidRPr="007B4210" w:rsidRDefault="00A044A4" w:rsidP="00A044A4">
      <w:pPr>
        <w:rPr>
          <w:highlight w:val="white"/>
        </w:rPr>
      </w:pPr>
      <w:r>
        <w:rPr>
          <w:highlight w:val="white"/>
        </w:rPr>
        <w:t xml:space="preserve">The </w:t>
      </w:r>
      <w:r w:rsidRPr="00A044A4">
        <w:rPr>
          <w:rStyle w:val="KeyWord0"/>
          <w:highlight w:val="white"/>
        </w:rPr>
        <w:t>CheckRegister</w:t>
      </w:r>
      <w:r>
        <w:rPr>
          <w:highlight w:val="white"/>
        </w:rPr>
        <w:t xml:space="preserve"> method checks whether </w:t>
      </w:r>
      <w:r w:rsidR="00D27687">
        <w:rPr>
          <w:highlight w:val="white"/>
        </w:rPr>
        <w:t xml:space="preserve">a symbol value is stored in the register </w:t>
      </w:r>
    </w:p>
    <w:p w14:paraId="594E5907" w14:textId="77777777" w:rsidR="00D935A0" w:rsidRPr="007B4210" w:rsidRDefault="00D935A0" w:rsidP="007B4210">
      <w:pPr>
        <w:pStyle w:val="Code"/>
        <w:rPr>
          <w:highlight w:val="white"/>
        </w:rPr>
      </w:pPr>
      <w:r w:rsidRPr="007B4210">
        <w:rPr>
          <w:highlight w:val="white"/>
        </w:rPr>
        <w:t xml:space="preserve">    public void CheckRegister(Symbol symbol, Register? register) {</w:t>
      </w:r>
    </w:p>
    <w:p w14:paraId="2DBA486C" w14:textId="77777777" w:rsidR="00D935A0" w:rsidRPr="007B4210" w:rsidRDefault="00D935A0" w:rsidP="007B4210">
      <w:pPr>
        <w:pStyle w:val="Code"/>
        <w:rPr>
          <w:highlight w:val="white"/>
        </w:rPr>
      </w:pPr>
      <w:r w:rsidRPr="007B4210">
        <w:rPr>
          <w:highlight w:val="white"/>
        </w:rPr>
        <w:t xml:space="preserve">      foreach (KeyValuePair&lt;Symbol,Track&gt; entry in m_trackMap) {</w:t>
      </w:r>
    </w:p>
    <w:p w14:paraId="5E7919C5" w14:textId="77777777" w:rsidR="00D935A0" w:rsidRPr="007B4210" w:rsidRDefault="00D935A0" w:rsidP="007B4210">
      <w:pPr>
        <w:pStyle w:val="Code"/>
        <w:rPr>
          <w:highlight w:val="white"/>
        </w:rPr>
      </w:pPr>
      <w:r w:rsidRPr="007B4210">
        <w:rPr>
          <w:highlight w:val="white"/>
        </w:rPr>
        <w:t xml:space="preserve">        Symbol oldSymbol = entry.Key;</w:t>
      </w:r>
    </w:p>
    <w:p w14:paraId="66DE7FCB" w14:textId="77777777" w:rsidR="00D935A0" w:rsidRPr="007B4210" w:rsidRDefault="00D935A0" w:rsidP="007B4210">
      <w:pPr>
        <w:pStyle w:val="Code"/>
        <w:rPr>
          <w:highlight w:val="white"/>
        </w:rPr>
      </w:pPr>
      <w:r w:rsidRPr="007B4210">
        <w:rPr>
          <w:highlight w:val="white"/>
        </w:rPr>
        <w:t xml:space="preserve">        Track oldTrack = entry.Value;</w:t>
      </w:r>
    </w:p>
    <w:p w14:paraId="00D977CD" w14:textId="66BFEBC8" w:rsidR="00D935A0" w:rsidRPr="007B4210" w:rsidRDefault="00DC29EA" w:rsidP="00DC29EA">
      <w:pPr>
        <w:rPr>
          <w:highlight w:val="white"/>
        </w:rPr>
      </w:pPr>
      <w:r>
        <w:rPr>
          <w:highlight w:val="white"/>
        </w:rPr>
        <w:t xml:space="preserve">We iterate thorught the track map </w:t>
      </w:r>
      <w:r w:rsidR="004C0702">
        <w:rPr>
          <w:highlight w:val="white"/>
        </w:rPr>
        <w:t>and check if any track holds a register overlapping the specified register.</w:t>
      </w:r>
    </w:p>
    <w:p w14:paraId="31D599E9" w14:textId="77777777" w:rsidR="00D935A0" w:rsidRPr="007B4210" w:rsidRDefault="00D935A0" w:rsidP="007B4210">
      <w:pPr>
        <w:pStyle w:val="Code"/>
        <w:rPr>
          <w:highlight w:val="white"/>
        </w:rPr>
      </w:pPr>
      <w:r w:rsidRPr="007B4210">
        <w:rPr>
          <w:highlight w:val="white"/>
        </w:rPr>
        <w:t xml:space="preserve">        if (!oldSymbol.Equals(symbol) &amp;&amp;</w:t>
      </w:r>
    </w:p>
    <w:p w14:paraId="6A7E6073" w14:textId="02A90F5F" w:rsidR="00D935A0" w:rsidRDefault="00D935A0" w:rsidP="007B4210">
      <w:pPr>
        <w:pStyle w:val="Code"/>
        <w:rPr>
          <w:highlight w:val="white"/>
        </w:rPr>
      </w:pPr>
      <w:r w:rsidRPr="007B4210">
        <w:rPr>
          <w:highlight w:val="white"/>
        </w:rPr>
        <w:t xml:space="preserve">            AssemblyCode.RegisterOverlap(register, oldTrack.Register)) {</w:t>
      </w:r>
    </w:p>
    <w:p w14:paraId="2ABF592C" w14:textId="0A601919" w:rsidR="00DE4DC0" w:rsidRPr="007B4210" w:rsidRDefault="00DE4DC0" w:rsidP="00DE4DC0">
      <w:pPr>
        <w:rPr>
          <w:highlight w:val="white"/>
        </w:rPr>
      </w:pPr>
      <w:r>
        <w:rPr>
          <w:highlight w:val="white"/>
        </w:rPr>
        <w:t>If the find a match, we create a new track and insert instructions for setting the size of the track and moving the value from the previous track to the new track.</w:t>
      </w:r>
    </w:p>
    <w:p w14:paraId="0D471B32" w14:textId="77777777" w:rsidR="00D935A0" w:rsidRPr="007B4210" w:rsidRDefault="00D935A0" w:rsidP="007B4210">
      <w:pPr>
        <w:pStyle w:val="Code"/>
        <w:rPr>
          <w:highlight w:val="white"/>
        </w:rPr>
      </w:pPr>
      <w:r w:rsidRPr="007B4210">
        <w:rPr>
          <w:highlight w:val="white"/>
        </w:rPr>
        <w:t xml:space="preserve">          Track newTrack = new Track(oldSymbol);</w:t>
      </w:r>
    </w:p>
    <w:p w14:paraId="7BEB0F3F" w14:textId="77777777" w:rsidR="00D935A0" w:rsidRPr="007B4210" w:rsidRDefault="00D935A0" w:rsidP="007B4210">
      <w:pPr>
        <w:pStyle w:val="Code"/>
        <w:rPr>
          <w:highlight w:val="white"/>
        </w:rPr>
      </w:pPr>
      <w:r w:rsidRPr="007B4210">
        <w:rPr>
          <w:highlight w:val="white"/>
        </w:rPr>
        <w:t xml:space="preserve">          m_trackMap[oldSymbol] = newTrack;</w:t>
      </w:r>
    </w:p>
    <w:p w14:paraId="03B4EC09" w14:textId="77777777" w:rsidR="00D935A0" w:rsidRPr="007B4210" w:rsidRDefault="00D935A0" w:rsidP="007B4210">
      <w:pPr>
        <w:pStyle w:val="Code"/>
        <w:rPr>
          <w:highlight w:val="white"/>
        </w:rPr>
      </w:pPr>
    </w:p>
    <w:p w14:paraId="4ECFCA65" w14:textId="77777777" w:rsidR="00D935A0" w:rsidRPr="007B4210" w:rsidRDefault="00D935A0" w:rsidP="007B4210">
      <w:pPr>
        <w:pStyle w:val="Code"/>
        <w:rPr>
          <w:highlight w:val="white"/>
        </w:rPr>
      </w:pPr>
      <w:r w:rsidRPr="007B4210">
        <w:rPr>
          <w:highlight w:val="white"/>
        </w:rPr>
        <w:t xml:space="preserve">          int lastLine;</w:t>
      </w:r>
    </w:p>
    <w:p w14:paraId="14945637" w14:textId="77777777" w:rsidR="00D935A0" w:rsidRPr="007B4210" w:rsidRDefault="00D935A0" w:rsidP="007B4210">
      <w:pPr>
        <w:pStyle w:val="Code"/>
        <w:rPr>
          <w:highlight w:val="white"/>
        </w:rPr>
      </w:pPr>
      <w:r w:rsidRPr="007B4210">
        <w:rPr>
          <w:highlight w:val="white"/>
        </w:rPr>
        <w:t xml:space="preserve">          for (lastLine = m_assemblyCodeList.Count - 1; lastLine &gt;= 0;</w:t>
      </w:r>
    </w:p>
    <w:p w14:paraId="19BC4770" w14:textId="77777777" w:rsidR="00D935A0" w:rsidRPr="007B4210" w:rsidRDefault="00D935A0" w:rsidP="007B4210">
      <w:pPr>
        <w:pStyle w:val="Code"/>
        <w:rPr>
          <w:highlight w:val="white"/>
        </w:rPr>
      </w:pPr>
      <w:r w:rsidRPr="007B4210">
        <w:rPr>
          <w:highlight w:val="white"/>
        </w:rPr>
        <w:t xml:space="preserve">               --lastLine) {</w:t>
      </w:r>
    </w:p>
    <w:p w14:paraId="670D43CA" w14:textId="77777777" w:rsidR="00D935A0" w:rsidRPr="007B4210" w:rsidRDefault="00D935A0" w:rsidP="007B4210">
      <w:pPr>
        <w:pStyle w:val="Code"/>
        <w:rPr>
          <w:highlight w:val="white"/>
        </w:rPr>
      </w:pPr>
      <w:r w:rsidRPr="007B4210">
        <w:rPr>
          <w:highlight w:val="white"/>
        </w:rPr>
        <w:t xml:space="preserve">            AssemblyCode assemblyCode = m_assemblyCodeList[lastLine];</w:t>
      </w:r>
    </w:p>
    <w:p w14:paraId="02EE8DC1" w14:textId="77777777" w:rsidR="00D935A0" w:rsidRPr="007B4210" w:rsidRDefault="00D935A0" w:rsidP="007B4210">
      <w:pPr>
        <w:pStyle w:val="Code"/>
        <w:rPr>
          <w:highlight w:val="white"/>
        </w:rPr>
      </w:pPr>
      <w:r w:rsidRPr="007B4210">
        <w:rPr>
          <w:highlight w:val="white"/>
        </w:rPr>
        <w:t xml:space="preserve">            if (oldTrack.Equals(assemblyCode[0])) {</w:t>
      </w:r>
    </w:p>
    <w:p w14:paraId="14C0D1C6" w14:textId="77777777" w:rsidR="00D935A0" w:rsidRPr="007B4210" w:rsidRDefault="00D935A0" w:rsidP="007B4210">
      <w:pPr>
        <w:pStyle w:val="Code"/>
        <w:rPr>
          <w:highlight w:val="white"/>
        </w:rPr>
      </w:pPr>
      <w:r w:rsidRPr="007B4210">
        <w:rPr>
          <w:highlight w:val="white"/>
        </w:rPr>
        <w:t xml:space="preserve">              break;</w:t>
      </w:r>
    </w:p>
    <w:p w14:paraId="443C564C" w14:textId="77777777" w:rsidR="00D935A0" w:rsidRPr="007B4210" w:rsidRDefault="00D935A0" w:rsidP="007B4210">
      <w:pPr>
        <w:pStyle w:val="Code"/>
        <w:rPr>
          <w:highlight w:val="white"/>
        </w:rPr>
      </w:pPr>
      <w:r w:rsidRPr="007B4210">
        <w:rPr>
          <w:highlight w:val="white"/>
        </w:rPr>
        <w:t xml:space="preserve">            }    </w:t>
      </w:r>
    </w:p>
    <w:p w14:paraId="59C78962" w14:textId="77777777" w:rsidR="00D935A0" w:rsidRPr="007B4210" w:rsidRDefault="00D935A0" w:rsidP="007B4210">
      <w:pPr>
        <w:pStyle w:val="Code"/>
        <w:rPr>
          <w:highlight w:val="white"/>
        </w:rPr>
      </w:pPr>
      <w:r w:rsidRPr="007B4210">
        <w:rPr>
          <w:highlight w:val="white"/>
        </w:rPr>
        <w:t xml:space="preserve">          }</w:t>
      </w:r>
    </w:p>
    <w:p w14:paraId="56EE6465" w14:textId="77777777" w:rsidR="00D935A0" w:rsidRPr="007B4210" w:rsidRDefault="00D935A0" w:rsidP="007B4210">
      <w:pPr>
        <w:pStyle w:val="Code"/>
        <w:rPr>
          <w:highlight w:val="white"/>
        </w:rPr>
      </w:pPr>
      <w:r w:rsidRPr="007B4210">
        <w:rPr>
          <w:highlight w:val="white"/>
        </w:rPr>
        <w:t xml:space="preserve">          Assert.ErrorXXX(lastLine &gt;= 0);</w:t>
      </w:r>
    </w:p>
    <w:p w14:paraId="128E50D5" w14:textId="77777777" w:rsidR="00D935A0" w:rsidRPr="007B4210" w:rsidRDefault="00D935A0" w:rsidP="007B4210">
      <w:pPr>
        <w:pStyle w:val="Code"/>
        <w:rPr>
          <w:highlight w:val="white"/>
        </w:rPr>
      </w:pPr>
    </w:p>
    <w:p w14:paraId="78BFC28F" w14:textId="77777777" w:rsidR="00D935A0" w:rsidRPr="007B4210" w:rsidRDefault="00D935A0" w:rsidP="007B4210">
      <w:pPr>
        <w:pStyle w:val="Code"/>
        <w:rPr>
          <w:highlight w:val="white"/>
        </w:rPr>
      </w:pPr>
      <w:r w:rsidRPr="007B4210">
        <w:rPr>
          <w:highlight w:val="white"/>
        </w:rPr>
        <w:t xml:space="preserve">          AssemblyCode setCode =</w:t>
      </w:r>
    </w:p>
    <w:p w14:paraId="6F97D737" w14:textId="77777777" w:rsidR="00D935A0" w:rsidRPr="007B4210" w:rsidRDefault="00D935A0" w:rsidP="007B4210">
      <w:pPr>
        <w:pStyle w:val="Code"/>
        <w:rPr>
          <w:highlight w:val="white"/>
        </w:rPr>
      </w:pPr>
      <w:r w:rsidRPr="007B4210">
        <w:rPr>
          <w:highlight w:val="white"/>
        </w:rPr>
        <w:t xml:space="preserve">            new AssemblyCode(AssemblyOperator.set_track_size,</w:t>
      </w:r>
    </w:p>
    <w:p w14:paraId="2F284F25" w14:textId="77777777" w:rsidR="00D935A0" w:rsidRPr="007B4210" w:rsidRDefault="00D935A0" w:rsidP="007B4210">
      <w:pPr>
        <w:pStyle w:val="Code"/>
        <w:rPr>
          <w:highlight w:val="white"/>
        </w:rPr>
      </w:pPr>
      <w:r w:rsidRPr="007B4210">
        <w:rPr>
          <w:highlight w:val="white"/>
        </w:rPr>
        <w:t xml:space="preserve">                             newTrack, oldTrack);</w:t>
      </w:r>
    </w:p>
    <w:p w14:paraId="38710327" w14:textId="77777777" w:rsidR="00D935A0" w:rsidRPr="007B4210" w:rsidRDefault="00D935A0" w:rsidP="007B4210">
      <w:pPr>
        <w:pStyle w:val="Code"/>
        <w:rPr>
          <w:highlight w:val="white"/>
        </w:rPr>
      </w:pPr>
      <w:r w:rsidRPr="007B4210">
        <w:rPr>
          <w:highlight w:val="white"/>
        </w:rPr>
        <w:t xml:space="preserve">          AssemblyCode movCode =</w:t>
      </w:r>
    </w:p>
    <w:p w14:paraId="6292B84C" w14:textId="77777777" w:rsidR="00D935A0" w:rsidRPr="007B4210" w:rsidRDefault="00D935A0" w:rsidP="007B4210">
      <w:pPr>
        <w:pStyle w:val="Code"/>
        <w:rPr>
          <w:highlight w:val="white"/>
        </w:rPr>
      </w:pPr>
      <w:r w:rsidRPr="007B4210">
        <w:rPr>
          <w:highlight w:val="white"/>
        </w:rPr>
        <w:t xml:space="preserve">            new AssemblyCode(AssemblyOperator.mov, newTrack, oldTrack);</w:t>
      </w:r>
    </w:p>
    <w:p w14:paraId="31B5203D" w14:textId="77777777" w:rsidR="00D935A0" w:rsidRPr="007B4210" w:rsidRDefault="00D935A0" w:rsidP="007B4210">
      <w:pPr>
        <w:pStyle w:val="Code"/>
        <w:rPr>
          <w:highlight w:val="white"/>
        </w:rPr>
      </w:pPr>
      <w:r w:rsidRPr="007B4210">
        <w:rPr>
          <w:highlight w:val="white"/>
        </w:rPr>
        <w:t xml:space="preserve">          m_assemblyCodeList.Insert(lastLine + 1, setCode);</w:t>
      </w:r>
    </w:p>
    <w:p w14:paraId="0CA29BD4" w14:textId="77777777" w:rsidR="00D935A0" w:rsidRPr="007B4210" w:rsidRDefault="00D935A0" w:rsidP="007B4210">
      <w:pPr>
        <w:pStyle w:val="Code"/>
        <w:rPr>
          <w:highlight w:val="white"/>
        </w:rPr>
      </w:pPr>
      <w:r w:rsidRPr="007B4210">
        <w:rPr>
          <w:highlight w:val="white"/>
        </w:rPr>
        <w:t xml:space="preserve">          m_assemblyCodeList.Insert(lastLine + 2, movCode);</w:t>
      </w:r>
    </w:p>
    <w:p w14:paraId="5540DB6C" w14:textId="77777777" w:rsidR="00D935A0" w:rsidRPr="007B4210" w:rsidRDefault="00D935A0" w:rsidP="007B4210">
      <w:pPr>
        <w:pStyle w:val="Code"/>
        <w:rPr>
          <w:highlight w:val="white"/>
        </w:rPr>
      </w:pPr>
      <w:r w:rsidRPr="007B4210">
        <w:rPr>
          <w:highlight w:val="white"/>
        </w:rPr>
        <w:t xml:space="preserve">          break;</w:t>
      </w:r>
    </w:p>
    <w:p w14:paraId="342E9C0C" w14:textId="77777777" w:rsidR="00D935A0" w:rsidRPr="007B4210" w:rsidRDefault="00D935A0" w:rsidP="007B4210">
      <w:pPr>
        <w:pStyle w:val="Code"/>
        <w:rPr>
          <w:highlight w:val="white"/>
        </w:rPr>
      </w:pPr>
      <w:r w:rsidRPr="007B4210">
        <w:rPr>
          <w:highlight w:val="white"/>
        </w:rPr>
        <w:t xml:space="preserve">        }</w:t>
      </w:r>
    </w:p>
    <w:p w14:paraId="7B253BB7" w14:textId="77777777" w:rsidR="00D935A0" w:rsidRPr="007B4210" w:rsidRDefault="00D935A0" w:rsidP="007B4210">
      <w:pPr>
        <w:pStyle w:val="Code"/>
        <w:rPr>
          <w:highlight w:val="white"/>
        </w:rPr>
      </w:pPr>
      <w:r w:rsidRPr="007B4210">
        <w:rPr>
          <w:highlight w:val="white"/>
        </w:rPr>
        <w:t xml:space="preserve">      }</w:t>
      </w:r>
    </w:p>
    <w:p w14:paraId="5E70E6FF" w14:textId="77777777" w:rsidR="00D935A0" w:rsidRPr="007B4210" w:rsidRDefault="00D935A0" w:rsidP="007B4210">
      <w:pPr>
        <w:pStyle w:val="Code"/>
        <w:rPr>
          <w:highlight w:val="white"/>
        </w:rPr>
      </w:pPr>
      <w:r w:rsidRPr="007B4210">
        <w:rPr>
          <w:highlight w:val="white"/>
        </w:rPr>
        <w:t xml:space="preserve">    }</w:t>
      </w:r>
    </w:p>
    <w:p w14:paraId="2C5AA6DF" w14:textId="0FD74F1B" w:rsidR="00D935A0" w:rsidRPr="007B4210" w:rsidRDefault="00DE4DC0" w:rsidP="003E4E87">
      <w:pPr>
        <w:rPr>
          <w:highlight w:val="white"/>
        </w:rPr>
      </w:pPr>
      <w:r>
        <w:rPr>
          <w:highlight w:val="white"/>
        </w:rPr>
        <w:t xml:space="preserve">The </w:t>
      </w:r>
      <w:r w:rsidRPr="00B14BFC">
        <w:rPr>
          <w:rStyle w:val="KeyWord0"/>
          <w:highlight w:val="white"/>
        </w:rPr>
        <w:t>Return</w:t>
      </w:r>
      <w:r>
        <w:rPr>
          <w:highlight w:val="white"/>
        </w:rPr>
        <w:t xml:space="preserve"> method generate</w:t>
      </w:r>
      <w:r w:rsidR="003E4E87">
        <w:rPr>
          <w:highlight w:val="white"/>
        </w:rPr>
        <w:t xml:space="preserve">s the code for returning from a function call. </w:t>
      </w:r>
      <w:r w:rsidR="0070076E">
        <w:rPr>
          <w:highlight w:val="white"/>
        </w:rPr>
        <w:t>W</w:t>
      </w:r>
      <w:r w:rsidR="00B14BFC">
        <w:rPr>
          <w:highlight w:val="white"/>
        </w:rPr>
        <w:t>e catch the return address</w:t>
      </w:r>
      <w:r w:rsidR="0070076E">
        <w:rPr>
          <w:highlight w:val="white"/>
        </w:rPr>
        <w:t xml:space="preserve"> (which we have to do before we reset the pointers), </w:t>
      </w:r>
      <w:r w:rsidR="003E4E87">
        <w:rPr>
          <w:highlight w:val="white"/>
        </w:rPr>
        <w:t xml:space="preserve">reset the </w:t>
      </w:r>
      <w:r w:rsidR="00B14BFC">
        <w:rPr>
          <w:highlight w:val="white"/>
        </w:rPr>
        <w:t>regular frame pointer and elliptic frame pointer</w:t>
      </w:r>
      <w:r w:rsidR="0070076E">
        <w:rPr>
          <w:highlight w:val="white"/>
        </w:rPr>
        <w:t>, and jump back to the return address.</w:t>
      </w:r>
    </w:p>
    <w:p w14:paraId="2CC07182" w14:textId="77777777" w:rsidR="00D935A0" w:rsidRPr="007B4210" w:rsidRDefault="00D935A0" w:rsidP="007B4210">
      <w:pPr>
        <w:pStyle w:val="Code"/>
        <w:rPr>
          <w:highlight w:val="white"/>
        </w:rPr>
      </w:pPr>
      <w:r w:rsidRPr="007B4210">
        <w:rPr>
          <w:highlight w:val="white"/>
        </w:rPr>
        <w:t xml:space="preserve">    public void Return(MiddleCode middleCode) {</w:t>
      </w:r>
    </w:p>
    <w:p w14:paraId="6DCF606A" w14:textId="77777777" w:rsidR="00D935A0" w:rsidRPr="007B4210" w:rsidRDefault="00D935A0" w:rsidP="007B4210">
      <w:pPr>
        <w:pStyle w:val="Code"/>
        <w:rPr>
          <w:highlight w:val="white"/>
        </w:rPr>
      </w:pPr>
      <w:r w:rsidRPr="007B4210">
        <w:rPr>
          <w:highlight w:val="white"/>
        </w:rPr>
        <w:t xml:space="preserve">      Assert.ErrorXXX(m_floatStackSize == 0);</w:t>
      </w:r>
    </w:p>
    <w:p w14:paraId="2EB0FFA1" w14:textId="77777777" w:rsidR="00D935A0" w:rsidRPr="007B4210" w:rsidRDefault="00D935A0" w:rsidP="007B4210">
      <w:pPr>
        <w:pStyle w:val="Code"/>
        <w:rPr>
          <w:highlight w:val="white"/>
        </w:rPr>
      </w:pPr>
      <w:r w:rsidRPr="007B4210">
        <w:rPr>
          <w:highlight w:val="white"/>
        </w:rPr>
        <w:t xml:space="preserve">      Track track = new Track(Type.VoidPointerType);</w:t>
      </w:r>
    </w:p>
    <w:p w14:paraId="07E5B376" w14:textId="7CC1ACC9" w:rsidR="00D935A0" w:rsidRPr="007B4210" w:rsidRDefault="00D935A0" w:rsidP="007B4210">
      <w:pPr>
        <w:pStyle w:val="Code"/>
        <w:rPr>
          <w:highlight w:val="white"/>
        </w:rPr>
      </w:pPr>
      <w:r w:rsidRPr="007B4210">
        <w:rPr>
          <w:highlight w:val="white"/>
        </w:rPr>
        <w:t xml:space="preserve">      AddAssemblyCode(AssemblyOperator.mov, track, AssemblyCode.FrameRegister,</w:t>
      </w:r>
    </w:p>
    <w:p w14:paraId="12227ACE" w14:textId="77777777" w:rsidR="00D935A0" w:rsidRPr="007B4210" w:rsidRDefault="00D935A0" w:rsidP="007B4210">
      <w:pPr>
        <w:pStyle w:val="Code"/>
        <w:rPr>
          <w:highlight w:val="white"/>
        </w:rPr>
      </w:pPr>
      <w:r w:rsidRPr="007B4210">
        <w:rPr>
          <w:highlight w:val="white"/>
        </w:rPr>
        <w:t xml:space="preserve">                      SymbolTable.ReturnAddressOffset);                </w:t>
      </w:r>
    </w:p>
    <w:p w14:paraId="4FCDE882" w14:textId="77777777" w:rsidR="00D935A0" w:rsidRPr="007B4210" w:rsidRDefault="00D935A0" w:rsidP="007B4210">
      <w:pPr>
        <w:pStyle w:val="Code"/>
        <w:rPr>
          <w:highlight w:val="white"/>
        </w:rPr>
      </w:pPr>
      <w:r w:rsidRPr="007B4210">
        <w:rPr>
          <w:highlight w:val="white"/>
        </w:rPr>
        <w:t xml:space="preserve">      AddAssemblyCode(AssemblyOperator.mov, AssemblyCode.EllipseRegister,</w:t>
      </w:r>
    </w:p>
    <w:p w14:paraId="152371CC" w14:textId="77777777" w:rsidR="00BD48E0" w:rsidRDefault="00D935A0" w:rsidP="007B4210">
      <w:pPr>
        <w:pStyle w:val="Code"/>
        <w:rPr>
          <w:highlight w:val="white"/>
        </w:rPr>
      </w:pPr>
      <w:r w:rsidRPr="007B4210">
        <w:rPr>
          <w:highlight w:val="white"/>
        </w:rPr>
        <w:lastRenderedPageBreak/>
        <w:t xml:space="preserve">                      AssemblyCode.FrameRegister,</w:t>
      </w:r>
      <w:r w:rsidR="00BD48E0">
        <w:rPr>
          <w:highlight w:val="white"/>
        </w:rPr>
        <w:t xml:space="preserve">  </w:t>
      </w:r>
    </w:p>
    <w:p w14:paraId="07230991" w14:textId="1071909D" w:rsidR="00D935A0" w:rsidRPr="007B4210" w:rsidRDefault="00BD48E0" w:rsidP="007B4210">
      <w:pPr>
        <w:pStyle w:val="Code"/>
        <w:rPr>
          <w:highlight w:val="white"/>
        </w:rPr>
      </w:pPr>
      <w:r>
        <w:rPr>
          <w:highlight w:val="white"/>
        </w:rPr>
        <w:t xml:space="preserve">                      </w:t>
      </w:r>
      <w:r w:rsidR="00D935A0" w:rsidRPr="007B4210">
        <w:rPr>
          <w:highlight w:val="white"/>
        </w:rPr>
        <w:t>SymbolTable.EllipseFrameOffset);</w:t>
      </w:r>
    </w:p>
    <w:p w14:paraId="6632BC84" w14:textId="77777777" w:rsidR="00D935A0" w:rsidRPr="007B4210" w:rsidRDefault="00D935A0" w:rsidP="007B4210">
      <w:pPr>
        <w:pStyle w:val="Code"/>
        <w:rPr>
          <w:highlight w:val="white"/>
        </w:rPr>
      </w:pPr>
      <w:r w:rsidRPr="007B4210">
        <w:rPr>
          <w:highlight w:val="white"/>
        </w:rPr>
        <w:t xml:space="preserve">      AddAssemblyCode(AssemblyOperator.mov, AssemblyCode.FrameRegister,</w:t>
      </w:r>
    </w:p>
    <w:p w14:paraId="437700AD" w14:textId="77777777" w:rsidR="00D935A0" w:rsidRPr="007B4210" w:rsidRDefault="00D935A0" w:rsidP="007B4210">
      <w:pPr>
        <w:pStyle w:val="Code"/>
        <w:rPr>
          <w:highlight w:val="white"/>
        </w:rPr>
      </w:pPr>
      <w:r w:rsidRPr="007B4210">
        <w:rPr>
          <w:highlight w:val="white"/>
        </w:rPr>
        <w:t xml:space="preserve">                      AssemblyCode.FrameRegister,</w:t>
      </w:r>
    </w:p>
    <w:p w14:paraId="4761B5D4" w14:textId="77777777" w:rsidR="00D935A0" w:rsidRPr="007B4210" w:rsidRDefault="00D935A0" w:rsidP="007B4210">
      <w:pPr>
        <w:pStyle w:val="Code"/>
        <w:rPr>
          <w:highlight w:val="white"/>
        </w:rPr>
      </w:pPr>
      <w:r w:rsidRPr="007B4210">
        <w:rPr>
          <w:highlight w:val="white"/>
        </w:rPr>
        <w:t xml:space="preserve">                      SymbolTable.RegularFrameOffset);</w:t>
      </w:r>
    </w:p>
    <w:p w14:paraId="0A895CB6" w14:textId="77777777" w:rsidR="00D935A0" w:rsidRPr="007B4210" w:rsidRDefault="00D935A0" w:rsidP="007B4210">
      <w:pPr>
        <w:pStyle w:val="Code"/>
        <w:rPr>
          <w:highlight w:val="white"/>
        </w:rPr>
      </w:pPr>
      <w:r w:rsidRPr="007B4210">
        <w:rPr>
          <w:highlight w:val="white"/>
        </w:rPr>
        <w:t xml:space="preserve">      AddAssemblyCode(AssemblyOperator.jmp, track);</w:t>
      </w:r>
    </w:p>
    <w:p w14:paraId="52B66BA9" w14:textId="77777777" w:rsidR="00D935A0" w:rsidRPr="007B4210" w:rsidRDefault="00D935A0" w:rsidP="007B4210">
      <w:pPr>
        <w:pStyle w:val="Code"/>
        <w:rPr>
          <w:highlight w:val="white"/>
        </w:rPr>
      </w:pPr>
      <w:r w:rsidRPr="007B4210">
        <w:rPr>
          <w:highlight w:val="white"/>
        </w:rPr>
        <w:t xml:space="preserve">    }</w:t>
      </w:r>
    </w:p>
    <w:p w14:paraId="3B4D1F6A" w14:textId="163F638E" w:rsidR="00D935A0" w:rsidRPr="007B4210" w:rsidRDefault="000F132E" w:rsidP="0064474B">
      <w:pPr>
        <w:rPr>
          <w:highlight w:val="white"/>
        </w:rPr>
      </w:pPr>
      <w:r>
        <w:rPr>
          <w:highlight w:val="white"/>
        </w:rPr>
        <w:t xml:space="preserve">The </w:t>
      </w:r>
      <w:r w:rsidRPr="0064474B">
        <w:rPr>
          <w:rStyle w:val="KeyWord0"/>
          <w:highlight w:val="white"/>
        </w:rPr>
        <w:t>Exit</w:t>
      </w:r>
      <w:r>
        <w:rPr>
          <w:highlight w:val="white"/>
        </w:rPr>
        <w:t xml:space="preserve"> method</w:t>
      </w:r>
      <w:r w:rsidR="0064474B">
        <w:rPr>
          <w:highlight w:val="white"/>
        </w:rPr>
        <w:t xml:space="preserve"> generates code for exit the execution of the program. However, the code is different depending on whether we generate Windows or Linux code</w:t>
      </w:r>
      <w:r w:rsidR="000776ED">
        <w:rPr>
          <w:highlight w:val="white"/>
        </w:rPr>
        <w:t xml:space="preserve">, and whether there is an </w:t>
      </w:r>
      <w:r w:rsidR="0033532B">
        <w:rPr>
          <w:highlight w:val="white"/>
        </w:rPr>
        <w:t xml:space="preserve">exit symbol </w:t>
      </w:r>
      <w:r w:rsidR="000776ED">
        <w:rPr>
          <w:highlight w:val="white"/>
        </w:rPr>
        <w:t>given.</w:t>
      </w:r>
    </w:p>
    <w:p w14:paraId="18BB0A5D" w14:textId="77777777" w:rsidR="00D935A0" w:rsidRPr="007B4210" w:rsidRDefault="00D935A0" w:rsidP="007B4210">
      <w:pPr>
        <w:pStyle w:val="Code"/>
        <w:rPr>
          <w:highlight w:val="white"/>
        </w:rPr>
      </w:pPr>
      <w:r w:rsidRPr="007B4210">
        <w:rPr>
          <w:highlight w:val="white"/>
        </w:rPr>
        <w:t xml:space="preserve">    public void Exit(MiddleCode middleCode) {</w:t>
      </w:r>
    </w:p>
    <w:p w14:paraId="5A8957FE" w14:textId="77777777" w:rsidR="00D935A0" w:rsidRPr="007B4210" w:rsidRDefault="00D935A0" w:rsidP="007B4210">
      <w:pPr>
        <w:pStyle w:val="Code"/>
        <w:rPr>
          <w:highlight w:val="white"/>
        </w:rPr>
      </w:pPr>
      <w:r w:rsidRPr="007B4210">
        <w:rPr>
          <w:highlight w:val="white"/>
        </w:rPr>
        <w:t xml:space="preserve">      Symbol exitSymbol = (Symbol) middleCode[0];</w:t>
      </w:r>
    </w:p>
    <w:p w14:paraId="602C7482" w14:textId="33C94CB6" w:rsidR="00DD2A11" w:rsidRPr="007B4210" w:rsidRDefault="00DD2A11" w:rsidP="00DD2A11">
      <w:pPr>
        <w:rPr>
          <w:highlight w:val="white"/>
        </w:rPr>
      </w:pPr>
      <w:r>
        <w:rPr>
          <w:highlight w:val="white"/>
        </w:rPr>
        <w:t xml:space="preserve">If the exit symbol is not null, we load its value into </w:t>
      </w:r>
      <w:r w:rsidR="007467FA">
        <w:rPr>
          <w:highlight w:val="white"/>
        </w:rPr>
        <w:t>the</w:t>
      </w:r>
      <w:r>
        <w:rPr>
          <w:highlight w:val="white"/>
        </w:rPr>
        <w:t xml:space="preserve"> </w:t>
      </w:r>
      <w:r w:rsidR="007467FA">
        <w:rPr>
          <w:rStyle w:val="KeyWord0"/>
          <w:highlight w:val="white"/>
        </w:rPr>
        <w:t>rdi</w:t>
      </w:r>
      <w:r w:rsidR="007467FA">
        <w:rPr>
          <w:highlight w:val="white"/>
        </w:rPr>
        <w:t xml:space="preserve"> register</w:t>
      </w:r>
      <w:r>
        <w:rPr>
          <w:highlight w:val="white"/>
        </w:rPr>
        <w:t xml:space="preserve"> If it is null, we just load zero into the register. This value will be returned to the surrounding operation system.</w:t>
      </w:r>
    </w:p>
    <w:p w14:paraId="34B8CDBD" w14:textId="77777777" w:rsidR="00D935A0" w:rsidRPr="007B4210" w:rsidRDefault="00D935A0" w:rsidP="007B4210">
      <w:pPr>
        <w:pStyle w:val="Code"/>
        <w:rPr>
          <w:highlight w:val="white"/>
        </w:rPr>
      </w:pPr>
      <w:r w:rsidRPr="007B4210">
        <w:rPr>
          <w:highlight w:val="white"/>
        </w:rPr>
        <w:t xml:space="preserve">      if (Start.Linux) {        </w:t>
      </w:r>
    </w:p>
    <w:p w14:paraId="30B9983D" w14:textId="0FF04429" w:rsidR="00D935A0" w:rsidRPr="007B4210" w:rsidRDefault="00D935A0" w:rsidP="007B4210">
      <w:pPr>
        <w:pStyle w:val="Code"/>
        <w:rPr>
          <w:highlight w:val="white"/>
        </w:rPr>
      </w:pPr>
      <w:r w:rsidRPr="007B4210">
        <w:rPr>
          <w:highlight w:val="white"/>
        </w:rPr>
        <w:t xml:space="preserve">        if (exitSymbol </w:t>
      </w:r>
      <w:r w:rsidR="0033532B">
        <w:rPr>
          <w:highlight w:val="white"/>
        </w:rPr>
        <w:t>!</w:t>
      </w:r>
      <w:r w:rsidRPr="007B4210">
        <w:rPr>
          <w:highlight w:val="white"/>
        </w:rPr>
        <w:t>= null) {</w:t>
      </w:r>
    </w:p>
    <w:p w14:paraId="5ADB38EE" w14:textId="77777777" w:rsidR="0033532B" w:rsidRPr="007B4210" w:rsidRDefault="0033532B" w:rsidP="0033532B">
      <w:pPr>
        <w:pStyle w:val="Code"/>
        <w:rPr>
          <w:highlight w:val="white"/>
        </w:rPr>
      </w:pPr>
      <w:r w:rsidRPr="007B4210">
        <w:rPr>
          <w:highlight w:val="white"/>
        </w:rPr>
        <w:t xml:space="preserve">          LoadValueToRegister(exitSymbol, Register.rdi);</w:t>
      </w:r>
    </w:p>
    <w:p w14:paraId="73D60335" w14:textId="77777777" w:rsidR="00D935A0" w:rsidRPr="007B4210" w:rsidRDefault="00D935A0" w:rsidP="007B4210">
      <w:pPr>
        <w:pStyle w:val="Code"/>
        <w:rPr>
          <w:highlight w:val="white"/>
        </w:rPr>
      </w:pPr>
      <w:r w:rsidRPr="007B4210">
        <w:rPr>
          <w:highlight w:val="white"/>
        </w:rPr>
        <w:t xml:space="preserve">        }</w:t>
      </w:r>
    </w:p>
    <w:p w14:paraId="744603E2" w14:textId="77777777" w:rsidR="00D935A0" w:rsidRPr="007B4210" w:rsidRDefault="00D935A0" w:rsidP="007B4210">
      <w:pPr>
        <w:pStyle w:val="Code"/>
        <w:rPr>
          <w:highlight w:val="white"/>
        </w:rPr>
      </w:pPr>
      <w:r w:rsidRPr="007B4210">
        <w:rPr>
          <w:highlight w:val="white"/>
        </w:rPr>
        <w:t xml:space="preserve">        else {</w:t>
      </w:r>
    </w:p>
    <w:p w14:paraId="38DBF476" w14:textId="77777777" w:rsidR="0033532B" w:rsidRPr="007B4210" w:rsidRDefault="0033532B" w:rsidP="0033532B">
      <w:pPr>
        <w:pStyle w:val="Code"/>
        <w:rPr>
          <w:highlight w:val="white"/>
        </w:rPr>
      </w:pPr>
      <w:r w:rsidRPr="007B4210">
        <w:rPr>
          <w:highlight w:val="white"/>
        </w:rPr>
        <w:t xml:space="preserve">          AddAssemblyCode(AssemblyOperator.mov, Register.rdi,</w:t>
      </w:r>
    </w:p>
    <w:p w14:paraId="693E1780" w14:textId="77777777" w:rsidR="0033532B" w:rsidRPr="007B4210" w:rsidRDefault="0033532B" w:rsidP="0033532B">
      <w:pPr>
        <w:pStyle w:val="Code"/>
        <w:rPr>
          <w:highlight w:val="white"/>
        </w:rPr>
      </w:pPr>
      <w:r w:rsidRPr="007B4210">
        <w:rPr>
          <w:highlight w:val="white"/>
        </w:rPr>
        <w:t xml:space="preserve">                          </w:t>
      </w:r>
      <w:r>
        <w:rPr>
          <w:highlight w:val="white"/>
        </w:rPr>
        <w:t>BigInteger.Zero</w:t>
      </w:r>
      <w:r w:rsidRPr="007B4210">
        <w:rPr>
          <w:highlight w:val="white"/>
        </w:rPr>
        <w:t>);</w:t>
      </w:r>
    </w:p>
    <w:p w14:paraId="2699163A" w14:textId="77777777" w:rsidR="00D935A0" w:rsidRPr="007B4210" w:rsidRDefault="00D935A0" w:rsidP="007B4210">
      <w:pPr>
        <w:pStyle w:val="Code"/>
        <w:rPr>
          <w:highlight w:val="white"/>
        </w:rPr>
      </w:pPr>
      <w:r w:rsidRPr="007B4210">
        <w:rPr>
          <w:highlight w:val="white"/>
        </w:rPr>
        <w:t xml:space="preserve">        }</w:t>
      </w:r>
    </w:p>
    <w:p w14:paraId="0388AA84" w14:textId="35A6E85C" w:rsidR="009E5010" w:rsidRPr="007B4210" w:rsidRDefault="009E5010" w:rsidP="009E5010">
      <w:pPr>
        <w:rPr>
          <w:highlight w:val="white"/>
        </w:rPr>
      </w:pPr>
      <w:r>
        <w:rPr>
          <w:highlight w:val="white"/>
        </w:rPr>
        <w:t xml:space="preserve">The </w:t>
      </w:r>
      <w:r w:rsidR="00B61B21">
        <w:rPr>
          <w:highlight w:val="white"/>
        </w:rPr>
        <w:t xml:space="preserve">Linux </w:t>
      </w:r>
      <w:r>
        <w:rPr>
          <w:highlight w:val="white"/>
        </w:rPr>
        <w:t xml:space="preserve">exit code is to load value </w:t>
      </w:r>
      <w:r w:rsidR="003F0859">
        <w:rPr>
          <w:highlight w:val="white"/>
        </w:rPr>
        <w:t>60</w:t>
      </w:r>
      <w:r>
        <w:rPr>
          <w:highlight w:val="white"/>
        </w:rPr>
        <w:t xml:space="preserve"> to register </w:t>
      </w:r>
      <w:r w:rsidR="003F0859">
        <w:rPr>
          <w:rStyle w:val="KeyWord0"/>
          <w:highlight w:val="white"/>
        </w:rPr>
        <w:t>rax</w:t>
      </w:r>
      <w:r>
        <w:rPr>
          <w:highlight w:val="white"/>
        </w:rPr>
        <w:t xml:space="preserve"> and</w:t>
      </w:r>
      <w:r w:rsidR="00B61B21">
        <w:rPr>
          <w:highlight w:val="white"/>
        </w:rPr>
        <w:t xml:space="preserve"> do a system call.</w:t>
      </w:r>
    </w:p>
    <w:p w14:paraId="5C940201" w14:textId="77777777" w:rsidR="00D935A0" w:rsidRPr="007B4210" w:rsidRDefault="00D935A0" w:rsidP="007B4210">
      <w:pPr>
        <w:pStyle w:val="Code"/>
        <w:rPr>
          <w:highlight w:val="white"/>
        </w:rPr>
      </w:pPr>
      <w:r w:rsidRPr="007B4210">
        <w:rPr>
          <w:highlight w:val="white"/>
        </w:rPr>
        <w:t xml:space="preserve">        AddAssemblyCode(AssemblyOperator.mov, Register.rax,</w:t>
      </w:r>
    </w:p>
    <w:p w14:paraId="351DC2F8" w14:textId="5455C4B6" w:rsidR="00D935A0" w:rsidRPr="007B4210" w:rsidRDefault="00D935A0" w:rsidP="007B4210">
      <w:pPr>
        <w:pStyle w:val="Code"/>
        <w:rPr>
          <w:highlight w:val="white"/>
        </w:rPr>
      </w:pPr>
      <w:r w:rsidRPr="007B4210">
        <w:rPr>
          <w:highlight w:val="white"/>
        </w:rPr>
        <w:t xml:space="preserve">                        </w:t>
      </w:r>
      <w:r w:rsidR="008B0F59">
        <w:rPr>
          <w:highlight w:val="white"/>
        </w:rPr>
        <w:t>(BigInteger)</w:t>
      </w:r>
      <w:r w:rsidR="004760C9">
        <w:rPr>
          <w:highlight w:val="white"/>
        </w:rPr>
        <w:t xml:space="preserve"> 60); // </w:t>
      </w:r>
      <w:r w:rsidR="008B0F59">
        <w:rPr>
          <w:highlight w:val="white"/>
        </w:rPr>
        <w:t>0x3C</w:t>
      </w:r>
    </w:p>
    <w:p w14:paraId="51CD7F6E" w14:textId="77777777" w:rsidR="00D935A0" w:rsidRPr="007B4210" w:rsidRDefault="00D935A0" w:rsidP="007B4210">
      <w:pPr>
        <w:pStyle w:val="Code"/>
        <w:rPr>
          <w:highlight w:val="white"/>
        </w:rPr>
      </w:pPr>
      <w:r w:rsidRPr="007B4210">
        <w:rPr>
          <w:highlight w:val="white"/>
        </w:rPr>
        <w:t xml:space="preserve">        AddAssemblyCode(AssemblyOperator.syscall);</w:t>
      </w:r>
    </w:p>
    <w:p w14:paraId="539E88E9" w14:textId="77777777" w:rsidR="00D935A0" w:rsidRPr="007B4210" w:rsidRDefault="00D935A0" w:rsidP="007B4210">
      <w:pPr>
        <w:pStyle w:val="Code"/>
        <w:rPr>
          <w:highlight w:val="white"/>
        </w:rPr>
      </w:pPr>
      <w:r w:rsidRPr="007B4210">
        <w:rPr>
          <w:highlight w:val="white"/>
        </w:rPr>
        <w:t xml:space="preserve">      }</w:t>
      </w:r>
    </w:p>
    <w:p w14:paraId="4DBF50AA" w14:textId="23FD00DA" w:rsidR="00EC4BC5" w:rsidRPr="007B4210" w:rsidRDefault="007467FA" w:rsidP="00EC4BC5">
      <w:pPr>
        <w:rPr>
          <w:highlight w:val="white"/>
        </w:rPr>
      </w:pPr>
      <w:r>
        <w:rPr>
          <w:highlight w:val="white"/>
        </w:rPr>
        <w:t xml:space="preserve">In case of Windows code, </w:t>
      </w:r>
      <w:r w:rsidR="00EC4BC5">
        <w:rPr>
          <w:highlight w:val="white"/>
        </w:rPr>
        <w:t xml:space="preserve">we load </w:t>
      </w:r>
      <w:r>
        <w:rPr>
          <w:highlight w:val="white"/>
        </w:rPr>
        <w:t xml:space="preserve">the exit symbol value </w:t>
      </w:r>
      <w:r w:rsidR="00EC4BC5">
        <w:rPr>
          <w:highlight w:val="white"/>
        </w:rPr>
        <w:t xml:space="preserve">into register </w:t>
      </w:r>
      <w:r w:rsidR="00EC4BC5" w:rsidRPr="00BB38E6">
        <w:rPr>
          <w:rStyle w:val="KeyWord0"/>
          <w:highlight w:val="white"/>
        </w:rPr>
        <w:t>al</w:t>
      </w:r>
      <w:r w:rsidR="00EC4BC5">
        <w:rPr>
          <w:highlight w:val="white"/>
        </w:rPr>
        <w:t>.</w:t>
      </w:r>
    </w:p>
    <w:p w14:paraId="3F867295" w14:textId="77777777" w:rsidR="00EC4BC5" w:rsidRPr="007B4210" w:rsidRDefault="00EC4BC5" w:rsidP="00EC4BC5">
      <w:pPr>
        <w:pStyle w:val="Code"/>
        <w:rPr>
          <w:highlight w:val="white"/>
        </w:rPr>
      </w:pPr>
      <w:r w:rsidRPr="007B4210">
        <w:rPr>
          <w:highlight w:val="white"/>
        </w:rPr>
        <w:t xml:space="preserve">      if (Start.Windows) {        </w:t>
      </w:r>
    </w:p>
    <w:p w14:paraId="23E69C64" w14:textId="77777777" w:rsidR="00EC4BC5" w:rsidRPr="007B4210" w:rsidRDefault="00EC4BC5" w:rsidP="00EC4BC5">
      <w:pPr>
        <w:pStyle w:val="Code"/>
        <w:rPr>
          <w:highlight w:val="white"/>
        </w:rPr>
      </w:pPr>
      <w:r w:rsidRPr="007B4210">
        <w:rPr>
          <w:highlight w:val="white"/>
        </w:rPr>
        <w:t xml:space="preserve">        if (exitSymbol </w:t>
      </w:r>
      <w:r>
        <w:rPr>
          <w:highlight w:val="white"/>
        </w:rPr>
        <w:t>!</w:t>
      </w:r>
      <w:r w:rsidRPr="007B4210">
        <w:rPr>
          <w:highlight w:val="white"/>
        </w:rPr>
        <w:t>= null) {</w:t>
      </w:r>
    </w:p>
    <w:p w14:paraId="610A6F22" w14:textId="77777777" w:rsidR="00EC4BC5" w:rsidRPr="007B4210" w:rsidRDefault="00EC4BC5" w:rsidP="00EC4BC5">
      <w:pPr>
        <w:pStyle w:val="Code"/>
        <w:rPr>
          <w:highlight w:val="white"/>
        </w:rPr>
      </w:pPr>
      <w:r w:rsidRPr="007B4210">
        <w:rPr>
          <w:highlight w:val="white"/>
        </w:rPr>
        <w:t xml:space="preserve">          LoadValueToRegister(exitSymbol, Register.al);</w:t>
      </w:r>
    </w:p>
    <w:p w14:paraId="68565E24" w14:textId="77777777" w:rsidR="00EC4BC5" w:rsidRPr="007B4210" w:rsidRDefault="00EC4BC5" w:rsidP="00EC4BC5">
      <w:pPr>
        <w:pStyle w:val="Code"/>
        <w:rPr>
          <w:highlight w:val="white"/>
        </w:rPr>
      </w:pPr>
      <w:r w:rsidRPr="007B4210">
        <w:rPr>
          <w:highlight w:val="white"/>
        </w:rPr>
        <w:t xml:space="preserve">        }</w:t>
      </w:r>
    </w:p>
    <w:p w14:paraId="54666F68" w14:textId="77777777" w:rsidR="00EC4BC5" w:rsidRPr="007B4210" w:rsidRDefault="00EC4BC5" w:rsidP="00EC4BC5">
      <w:pPr>
        <w:pStyle w:val="Code"/>
        <w:rPr>
          <w:highlight w:val="white"/>
        </w:rPr>
      </w:pPr>
      <w:r w:rsidRPr="007B4210">
        <w:rPr>
          <w:highlight w:val="white"/>
        </w:rPr>
        <w:t xml:space="preserve">        else {</w:t>
      </w:r>
    </w:p>
    <w:p w14:paraId="78CCCAEF" w14:textId="77777777" w:rsidR="00EC4BC5" w:rsidRPr="007B4210" w:rsidRDefault="00EC4BC5" w:rsidP="00EC4BC5">
      <w:pPr>
        <w:pStyle w:val="Code"/>
        <w:rPr>
          <w:highlight w:val="white"/>
        </w:rPr>
      </w:pPr>
      <w:r w:rsidRPr="007B4210">
        <w:rPr>
          <w:highlight w:val="white"/>
        </w:rPr>
        <w:t xml:space="preserve">          AddAssemblyCode(AssemblyOperator.mov, Register.al,</w:t>
      </w:r>
    </w:p>
    <w:p w14:paraId="63923114" w14:textId="77777777" w:rsidR="00EC4BC5" w:rsidRPr="007B4210" w:rsidRDefault="00EC4BC5" w:rsidP="00EC4BC5">
      <w:pPr>
        <w:pStyle w:val="Code"/>
        <w:rPr>
          <w:highlight w:val="white"/>
        </w:rPr>
      </w:pPr>
      <w:r w:rsidRPr="007B4210">
        <w:rPr>
          <w:highlight w:val="white"/>
        </w:rPr>
        <w:t xml:space="preserve">                          </w:t>
      </w:r>
      <w:r>
        <w:rPr>
          <w:highlight w:val="white"/>
        </w:rPr>
        <w:t>BigInteger.Zero</w:t>
      </w:r>
      <w:r w:rsidRPr="007B4210">
        <w:rPr>
          <w:highlight w:val="white"/>
        </w:rPr>
        <w:t>);</w:t>
      </w:r>
    </w:p>
    <w:p w14:paraId="7A71A8A6" w14:textId="77777777" w:rsidR="00EC4BC5" w:rsidRPr="007B4210" w:rsidRDefault="00EC4BC5" w:rsidP="00EC4BC5">
      <w:pPr>
        <w:pStyle w:val="Code"/>
        <w:rPr>
          <w:highlight w:val="white"/>
        </w:rPr>
      </w:pPr>
      <w:r w:rsidRPr="007B4210">
        <w:rPr>
          <w:highlight w:val="white"/>
        </w:rPr>
        <w:t xml:space="preserve">        }</w:t>
      </w:r>
    </w:p>
    <w:p w14:paraId="755FE715" w14:textId="77777777" w:rsidR="00EC4BC5" w:rsidRPr="007B4210" w:rsidRDefault="00EC4BC5" w:rsidP="00EC4BC5">
      <w:pPr>
        <w:rPr>
          <w:highlight w:val="white"/>
        </w:rPr>
      </w:pPr>
      <w:r>
        <w:rPr>
          <w:highlight w:val="white"/>
        </w:rPr>
        <w:t xml:space="preserve">The Windows exit code is to load value 76 to register </w:t>
      </w:r>
      <w:r w:rsidRPr="00A42DE0">
        <w:rPr>
          <w:rStyle w:val="KeyWord0"/>
          <w:highlight w:val="white"/>
        </w:rPr>
        <w:t>ah</w:t>
      </w:r>
      <w:r>
        <w:rPr>
          <w:highlight w:val="white"/>
        </w:rPr>
        <w:t xml:space="preserve"> and do interrupt number 33.</w:t>
      </w:r>
    </w:p>
    <w:p w14:paraId="7B30F75A" w14:textId="77777777" w:rsidR="00EC4BC5" w:rsidRPr="007B4210" w:rsidRDefault="00EC4BC5" w:rsidP="00EC4BC5">
      <w:pPr>
        <w:pStyle w:val="Code"/>
        <w:rPr>
          <w:highlight w:val="white"/>
        </w:rPr>
      </w:pPr>
      <w:r w:rsidRPr="007B4210">
        <w:rPr>
          <w:highlight w:val="white"/>
        </w:rPr>
        <w:t xml:space="preserve">        AddAssemblyCode(AssemblyOperator.mov, Register.ah,</w:t>
      </w:r>
    </w:p>
    <w:p w14:paraId="208E3919" w14:textId="64A5364E" w:rsidR="00EC4BC5" w:rsidRPr="007B4210" w:rsidRDefault="00EC4BC5" w:rsidP="00EC4BC5">
      <w:pPr>
        <w:pStyle w:val="Code"/>
        <w:rPr>
          <w:highlight w:val="white"/>
        </w:rPr>
      </w:pPr>
      <w:r w:rsidRPr="007B4210">
        <w:rPr>
          <w:highlight w:val="white"/>
        </w:rPr>
        <w:t xml:space="preserve">                        </w:t>
      </w:r>
      <w:r>
        <w:rPr>
          <w:highlight w:val="white"/>
        </w:rPr>
        <w:t>(BigInteger) 76</w:t>
      </w:r>
      <w:r w:rsidRPr="007B4210">
        <w:rPr>
          <w:highlight w:val="white"/>
        </w:rPr>
        <w:t>);</w:t>
      </w:r>
      <w:r w:rsidR="004760C9">
        <w:rPr>
          <w:highlight w:val="white"/>
        </w:rPr>
        <w:t xml:space="preserve"> // 0x4C</w:t>
      </w:r>
    </w:p>
    <w:p w14:paraId="0B31423C" w14:textId="544B8B1D" w:rsidR="00EC4BC5" w:rsidRPr="007B4210" w:rsidRDefault="00EC4BC5" w:rsidP="00EC4BC5">
      <w:pPr>
        <w:pStyle w:val="Code"/>
        <w:rPr>
          <w:highlight w:val="white"/>
        </w:rPr>
      </w:pPr>
      <w:r w:rsidRPr="007B4210">
        <w:rPr>
          <w:highlight w:val="white"/>
        </w:rPr>
        <w:t xml:space="preserve">        AddAssemblyCode(AssemblyOperator.interrupt, (BigInteger) 33);</w:t>
      </w:r>
      <w:r w:rsidR="00707F85">
        <w:rPr>
          <w:highlight w:val="white"/>
        </w:rPr>
        <w:t xml:space="preserve"> // 0x21</w:t>
      </w:r>
    </w:p>
    <w:p w14:paraId="7BC6BC94" w14:textId="77777777" w:rsidR="00EC4BC5" w:rsidRPr="007B4210" w:rsidRDefault="00EC4BC5" w:rsidP="00EC4BC5">
      <w:pPr>
        <w:pStyle w:val="Code"/>
        <w:rPr>
          <w:highlight w:val="white"/>
        </w:rPr>
      </w:pPr>
      <w:r w:rsidRPr="007B4210">
        <w:rPr>
          <w:highlight w:val="white"/>
        </w:rPr>
        <w:t xml:space="preserve">      }</w:t>
      </w:r>
    </w:p>
    <w:p w14:paraId="03F72658" w14:textId="77777777" w:rsidR="00D935A0" w:rsidRPr="007B4210" w:rsidRDefault="00D935A0" w:rsidP="007B4210">
      <w:pPr>
        <w:pStyle w:val="Code"/>
        <w:rPr>
          <w:highlight w:val="white"/>
        </w:rPr>
      </w:pPr>
      <w:r w:rsidRPr="007B4210">
        <w:rPr>
          <w:highlight w:val="white"/>
        </w:rPr>
        <w:t xml:space="preserve">    }</w:t>
      </w:r>
    </w:p>
    <w:p w14:paraId="3B86AD53" w14:textId="2C55BD42" w:rsidR="00D935A0" w:rsidRPr="007B4210" w:rsidRDefault="000E514A" w:rsidP="005046A3">
      <w:pPr>
        <w:rPr>
          <w:highlight w:val="white"/>
        </w:rPr>
      </w:pPr>
      <w:r>
        <w:rPr>
          <w:highlight w:val="white"/>
        </w:rPr>
        <w:t xml:space="preserve">The </w:t>
      </w:r>
      <w:r w:rsidRPr="005046A3">
        <w:rPr>
          <w:rStyle w:val="KeyWord0"/>
          <w:highlight w:val="white"/>
        </w:rPr>
        <w:t>Goto</w:t>
      </w:r>
      <w:r w:rsidR="005046A3">
        <w:rPr>
          <w:highlight w:val="white"/>
        </w:rPr>
        <w:t xml:space="preserve"> method simply add a jump instruction with the index a middle code instruction as target. The target will </w:t>
      </w:r>
      <w:r w:rsidR="00E27350">
        <w:rPr>
          <w:highlight w:val="white"/>
        </w:rPr>
        <w:t xml:space="preserve">be changed by the </w:t>
      </w:r>
      <w:r w:rsidR="00E27350" w:rsidRPr="00D36CCF">
        <w:rPr>
          <w:rStyle w:val="KeyWord0"/>
          <w:highlight w:val="white"/>
        </w:rPr>
        <w:t>JumpInfo</w:t>
      </w:r>
      <w:r w:rsidR="00E27350">
        <w:rPr>
          <w:highlight w:val="white"/>
        </w:rPr>
        <w:t xml:space="preserve"> method t</w:t>
      </w:r>
      <w:r w:rsidR="005046A3">
        <w:rPr>
          <w:highlight w:val="white"/>
        </w:rPr>
        <w:t>o a proper assembly code target.</w:t>
      </w:r>
    </w:p>
    <w:p w14:paraId="38B41B33" w14:textId="6B581ABD" w:rsidR="00D935A0" w:rsidRDefault="00D935A0" w:rsidP="007B4210">
      <w:pPr>
        <w:pStyle w:val="Code"/>
        <w:rPr>
          <w:highlight w:val="white"/>
        </w:rPr>
      </w:pPr>
      <w:r w:rsidRPr="007B4210">
        <w:rPr>
          <w:highlight w:val="white"/>
        </w:rPr>
        <w:t xml:space="preserve">    public void Goto(MiddleCode middleCode) {</w:t>
      </w:r>
    </w:p>
    <w:p w14:paraId="2E06B37B" w14:textId="014E8616" w:rsidR="009059EC" w:rsidRPr="007B4210" w:rsidRDefault="009059EC" w:rsidP="007B4210">
      <w:pPr>
        <w:pStyle w:val="Code"/>
        <w:rPr>
          <w:highlight w:val="white"/>
        </w:rPr>
      </w:pPr>
      <w:r>
        <w:rPr>
          <w:highlight w:val="white"/>
        </w:rPr>
        <w:t xml:space="preserve">      int jumpTarget = (int)</w:t>
      </w:r>
      <w:r w:rsidRPr="007B4210">
        <w:rPr>
          <w:highlight w:val="white"/>
        </w:rPr>
        <w:t xml:space="preserve"> middleCode[0]</w:t>
      </w:r>
      <w:r>
        <w:rPr>
          <w:highlight w:val="white"/>
        </w:rPr>
        <w:t>;</w:t>
      </w:r>
    </w:p>
    <w:p w14:paraId="1E0087AD" w14:textId="48A37721" w:rsidR="00D935A0" w:rsidRPr="007B4210" w:rsidRDefault="00D935A0" w:rsidP="009059EC">
      <w:pPr>
        <w:pStyle w:val="Code"/>
        <w:rPr>
          <w:highlight w:val="white"/>
        </w:rPr>
      </w:pPr>
      <w:r w:rsidRPr="007B4210">
        <w:rPr>
          <w:highlight w:val="white"/>
        </w:rPr>
        <w:t xml:space="preserve">      AddAssemblyCode(AssemblyOperator.jmp, null, null,</w:t>
      </w:r>
      <w:r w:rsidR="009059EC">
        <w:rPr>
          <w:highlight w:val="white"/>
        </w:rPr>
        <w:t xml:space="preserve"> jumpTarget);</w:t>
      </w:r>
    </w:p>
    <w:p w14:paraId="1561C58D" w14:textId="77777777" w:rsidR="00D935A0" w:rsidRPr="007B4210" w:rsidRDefault="00D935A0" w:rsidP="007B4210">
      <w:pPr>
        <w:pStyle w:val="Code"/>
        <w:rPr>
          <w:highlight w:val="white"/>
        </w:rPr>
      </w:pPr>
      <w:r w:rsidRPr="007B4210">
        <w:rPr>
          <w:highlight w:val="white"/>
        </w:rPr>
        <w:t xml:space="preserve">    }</w:t>
      </w:r>
    </w:p>
    <w:p w14:paraId="62E4738F" w14:textId="019A9E98" w:rsidR="00D935A0" w:rsidRPr="007B4210" w:rsidRDefault="0088021F" w:rsidP="0088021F">
      <w:pPr>
        <w:rPr>
          <w:highlight w:val="white"/>
        </w:rPr>
      </w:pPr>
      <w:r>
        <w:rPr>
          <w:highlight w:val="white"/>
        </w:rPr>
        <w:lastRenderedPageBreak/>
        <w:t xml:space="preserve">The </w:t>
      </w:r>
      <w:r>
        <w:rPr>
          <w:rStyle w:val="KeyWord0"/>
          <w:highlight w:val="white"/>
        </w:rPr>
        <w:t>LoadToRegister</w:t>
      </w:r>
      <w:r>
        <w:rPr>
          <w:highlight w:val="white"/>
        </w:rPr>
        <w:t xml:space="preserve"> method </w:t>
      </w:r>
      <w:r w:rsidR="00E228CE">
        <w:rPr>
          <w:highlight w:val="white"/>
        </w:rPr>
        <w:t xml:space="preserve">adds assembly code that </w:t>
      </w:r>
      <w:r w:rsidR="00CE3538">
        <w:rPr>
          <w:highlight w:val="white"/>
        </w:rPr>
        <w:t>loads the value of a symbol into a specified register. This method</w:t>
      </w:r>
      <w:r w:rsidR="00AF2B56">
        <w:rPr>
          <w:highlight w:val="white"/>
        </w:rPr>
        <w:t xml:space="preserve">, as well as </w:t>
      </w:r>
      <w:r w:rsidR="00AF2B56" w:rsidRPr="00AF2B56">
        <w:rPr>
          <w:rStyle w:val="KeyWord0"/>
          <w:highlight w:val="white"/>
        </w:rPr>
        <w:t>InspectRegister</w:t>
      </w:r>
      <w:r w:rsidR="00AF2B56">
        <w:rPr>
          <w:highlight w:val="white"/>
        </w:rPr>
        <w:t xml:space="preserve">, </w:t>
      </w:r>
      <w:r w:rsidR="00AF2B56" w:rsidRPr="00AF2B56">
        <w:rPr>
          <w:rStyle w:val="KeyWord0"/>
          <w:highlight w:val="white"/>
        </w:rPr>
        <w:t>CarryExpression</w:t>
      </w:r>
      <w:r w:rsidR="00AF2B56">
        <w:rPr>
          <w:highlight w:val="white"/>
        </w:rPr>
        <w:t xml:space="preserve">, </w:t>
      </w:r>
      <w:r w:rsidR="00AF2B56" w:rsidRPr="00AF2B56">
        <w:rPr>
          <w:rStyle w:val="KeyWord0"/>
          <w:highlight w:val="white"/>
        </w:rPr>
        <w:t>JumpRegister</w:t>
      </w:r>
      <w:r w:rsidR="00AF2B56">
        <w:rPr>
          <w:highlight w:val="white"/>
        </w:rPr>
        <w:t xml:space="preserve">, </w:t>
      </w:r>
      <w:r w:rsidR="00AF2B56" w:rsidRPr="00AF2B56">
        <w:rPr>
          <w:rStyle w:val="KeyWord0"/>
          <w:highlight w:val="white"/>
        </w:rPr>
        <w:t>Interrupt</w:t>
      </w:r>
      <w:r w:rsidR="00AF2B56">
        <w:rPr>
          <w:highlight w:val="white"/>
        </w:rPr>
        <w:t xml:space="preserve">, and </w:t>
      </w:r>
      <w:r w:rsidR="00AF2B56" w:rsidRPr="00AF2B56">
        <w:rPr>
          <w:rStyle w:val="KeyWord0"/>
          <w:highlight w:val="white"/>
        </w:rPr>
        <w:t>SystemCall</w:t>
      </w:r>
      <w:r w:rsidR="00AF2B56">
        <w:rPr>
          <w:highlight w:val="white"/>
        </w:rPr>
        <w:t xml:space="preserve">, </w:t>
      </w:r>
      <w:r w:rsidR="00CE3538">
        <w:rPr>
          <w:highlight w:val="white"/>
        </w:rPr>
        <w:t xml:space="preserve">is only used </w:t>
      </w:r>
      <w:r w:rsidR="00AF2B56">
        <w:rPr>
          <w:highlight w:val="white"/>
        </w:rPr>
        <w:t>by the standard library in internal system calls.</w:t>
      </w:r>
    </w:p>
    <w:p w14:paraId="71321DC5" w14:textId="77777777" w:rsidR="00D935A0" w:rsidRPr="007B4210" w:rsidRDefault="00D935A0" w:rsidP="007B4210">
      <w:pPr>
        <w:pStyle w:val="Code"/>
        <w:rPr>
          <w:highlight w:val="white"/>
        </w:rPr>
      </w:pPr>
      <w:r w:rsidRPr="007B4210">
        <w:rPr>
          <w:highlight w:val="white"/>
        </w:rPr>
        <w:t xml:space="preserve">    public void LoadToRegister(MiddleCode middleCode) {</w:t>
      </w:r>
    </w:p>
    <w:p w14:paraId="2AAD1331" w14:textId="77777777" w:rsidR="00D935A0" w:rsidRPr="007B4210" w:rsidRDefault="00D935A0" w:rsidP="007B4210">
      <w:pPr>
        <w:pStyle w:val="Code"/>
        <w:rPr>
          <w:highlight w:val="white"/>
        </w:rPr>
      </w:pPr>
      <w:r w:rsidRPr="007B4210">
        <w:rPr>
          <w:highlight w:val="white"/>
        </w:rPr>
        <w:t xml:space="preserve">      Register register = (Register) middleCode[0];</w:t>
      </w:r>
    </w:p>
    <w:p w14:paraId="4CC605C2" w14:textId="77777777" w:rsidR="00D935A0" w:rsidRPr="007B4210" w:rsidRDefault="00D935A0" w:rsidP="007B4210">
      <w:pPr>
        <w:pStyle w:val="Code"/>
        <w:rPr>
          <w:highlight w:val="white"/>
        </w:rPr>
      </w:pPr>
      <w:r w:rsidRPr="007B4210">
        <w:rPr>
          <w:highlight w:val="white"/>
        </w:rPr>
        <w:t xml:space="preserve">      Symbol symbol = (Symbol) middleCode[1];</w:t>
      </w:r>
    </w:p>
    <w:p w14:paraId="63D7BDD7" w14:textId="77777777" w:rsidR="00D935A0" w:rsidRPr="007B4210" w:rsidRDefault="00D935A0" w:rsidP="007B4210">
      <w:pPr>
        <w:pStyle w:val="Code"/>
        <w:rPr>
          <w:highlight w:val="white"/>
        </w:rPr>
      </w:pPr>
      <w:r w:rsidRPr="007B4210">
        <w:rPr>
          <w:highlight w:val="white"/>
        </w:rPr>
        <w:t xml:space="preserve">      Track track = LoadValueToRegister(symbol, register);</w:t>
      </w:r>
    </w:p>
    <w:p w14:paraId="669ABD31" w14:textId="77777777" w:rsidR="00D935A0" w:rsidRPr="007B4210" w:rsidRDefault="00D935A0" w:rsidP="007B4210">
      <w:pPr>
        <w:pStyle w:val="Code"/>
        <w:rPr>
          <w:highlight w:val="white"/>
        </w:rPr>
      </w:pPr>
      <w:r w:rsidRPr="007B4210">
        <w:rPr>
          <w:highlight w:val="white"/>
        </w:rPr>
        <w:t xml:space="preserve">      m_syscallSet.Add(track);</w:t>
      </w:r>
    </w:p>
    <w:p w14:paraId="5958E3B4" w14:textId="77777777" w:rsidR="00D935A0" w:rsidRPr="007B4210" w:rsidRDefault="00D935A0" w:rsidP="007B4210">
      <w:pPr>
        <w:pStyle w:val="Code"/>
        <w:rPr>
          <w:highlight w:val="white"/>
        </w:rPr>
      </w:pPr>
      <w:r w:rsidRPr="007B4210">
        <w:rPr>
          <w:highlight w:val="white"/>
        </w:rPr>
        <w:t xml:space="preserve">    }</w:t>
      </w:r>
    </w:p>
    <w:p w14:paraId="4224679A" w14:textId="1AFA4166" w:rsidR="00D935A0" w:rsidRPr="007B4210" w:rsidRDefault="00EF070C" w:rsidP="00EF070C">
      <w:pPr>
        <w:rPr>
          <w:highlight w:val="white"/>
        </w:rPr>
      </w:pPr>
      <w:r>
        <w:rPr>
          <w:highlight w:val="white"/>
        </w:rPr>
        <w:t xml:space="preserve">The </w:t>
      </w:r>
      <w:r w:rsidRPr="00047B40">
        <w:rPr>
          <w:rStyle w:val="KeyWord0"/>
          <w:highlight w:val="white"/>
        </w:rPr>
        <w:t>InspectRegister</w:t>
      </w:r>
      <w:r>
        <w:rPr>
          <w:highlight w:val="white"/>
        </w:rPr>
        <w:t xml:space="preserve"> method </w:t>
      </w:r>
      <w:r w:rsidR="001C3004">
        <w:rPr>
          <w:highlight w:val="white"/>
        </w:rPr>
        <w:t xml:space="preserve">loads the value of a register to a symbol. More specifically, it </w:t>
      </w:r>
      <w:r w:rsidR="003303A2">
        <w:rPr>
          <w:highlight w:val="white"/>
        </w:rPr>
        <w:t>adds a track holding the symbol and register to the track map.</w:t>
      </w:r>
    </w:p>
    <w:p w14:paraId="09A7586A" w14:textId="77777777" w:rsidR="00D935A0" w:rsidRPr="007B4210" w:rsidRDefault="00D935A0" w:rsidP="007B4210">
      <w:pPr>
        <w:pStyle w:val="Code"/>
        <w:rPr>
          <w:highlight w:val="white"/>
        </w:rPr>
      </w:pPr>
      <w:r w:rsidRPr="007B4210">
        <w:rPr>
          <w:highlight w:val="white"/>
        </w:rPr>
        <w:t xml:space="preserve">    public void InspectRegister(MiddleCode middleCode) {</w:t>
      </w:r>
    </w:p>
    <w:p w14:paraId="73F78956" w14:textId="77777777" w:rsidR="00D935A0" w:rsidRPr="007B4210" w:rsidRDefault="00D935A0" w:rsidP="007B4210">
      <w:pPr>
        <w:pStyle w:val="Code"/>
        <w:rPr>
          <w:highlight w:val="white"/>
        </w:rPr>
      </w:pPr>
      <w:r w:rsidRPr="007B4210">
        <w:rPr>
          <w:highlight w:val="white"/>
        </w:rPr>
        <w:t xml:space="preserve">      Symbol symbol = (Symbol) middleCode[0];</w:t>
      </w:r>
    </w:p>
    <w:p w14:paraId="7A5C963C" w14:textId="77777777" w:rsidR="00D935A0" w:rsidRPr="007B4210" w:rsidRDefault="00D935A0" w:rsidP="007B4210">
      <w:pPr>
        <w:pStyle w:val="Code"/>
        <w:rPr>
          <w:highlight w:val="white"/>
        </w:rPr>
      </w:pPr>
      <w:r w:rsidRPr="007B4210">
        <w:rPr>
          <w:highlight w:val="white"/>
        </w:rPr>
        <w:t xml:space="preserve">      Register register = (Register) middleCode[1];</w:t>
      </w:r>
    </w:p>
    <w:p w14:paraId="4CFC6E83" w14:textId="77777777" w:rsidR="00D935A0" w:rsidRPr="007B4210" w:rsidRDefault="00D935A0" w:rsidP="007B4210">
      <w:pPr>
        <w:pStyle w:val="Code"/>
        <w:rPr>
          <w:highlight w:val="white"/>
        </w:rPr>
      </w:pPr>
      <w:r w:rsidRPr="007B4210">
        <w:rPr>
          <w:highlight w:val="white"/>
        </w:rPr>
        <w:t xml:space="preserve">      Track track = new Track(symbol, register);</w:t>
      </w:r>
    </w:p>
    <w:p w14:paraId="0B287507" w14:textId="77777777" w:rsidR="00D935A0" w:rsidRPr="007B4210" w:rsidRDefault="00D935A0" w:rsidP="007B4210">
      <w:pPr>
        <w:pStyle w:val="Code"/>
        <w:rPr>
          <w:highlight w:val="white"/>
        </w:rPr>
      </w:pPr>
      <w:r w:rsidRPr="007B4210">
        <w:rPr>
          <w:highlight w:val="white"/>
        </w:rPr>
        <w:t xml:space="preserve">      m_trackMap.Add(symbol, track);</w:t>
      </w:r>
    </w:p>
    <w:p w14:paraId="2A1E546D" w14:textId="77777777" w:rsidR="00D935A0" w:rsidRPr="007B4210" w:rsidRDefault="00D935A0" w:rsidP="007B4210">
      <w:pPr>
        <w:pStyle w:val="Code"/>
        <w:rPr>
          <w:highlight w:val="white"/>
        </w:rPr>
      </w:pPr>
      <w:r w:rsidRPr="007B4210">
        <w:rPr>
          <w:highlight w:val="white"/>
        </w:rPr>
        <w:t xml:space="preserve">    }</w:t>
      </w:r>
    </w:p>
    <w:p w14:paraId="6899ACFE" w14:textId="02DF2875" w:rsidR="00D935A0" w:rsidRPr="007B4210" w:rsidRDefault="003303A2" w:rsidP="003303A2">
      <w:pPr>
        <w:rPr>
          <w:highlight w:val="white"/>
        </w:rPr>
      </w:pPr>
      <w:r>
        <w:rPr>
          <w:highlight w:val="white"/>
        </w:rPr>
        <w:t xml:space="preserve">The </w:t>
      </w:r>
      <w:r w:rsidRPr="00A00653">
        <w:rPr>
          <w:rStyle w:val="KeyWord0"/>
          <w:highlight w:val="white"/>
        </w:rPr>
        <w:t>CarryExpression</w:t>
      </w:r>
      <w:r>
        <w:rPr>
          <w:highlight w:val="white"/>
        </w:rPr>
        <w:t xml:space="preserve"> method</w:t>
      </w:r>
      <w:r w:rsidR="002F1D03">
        <w:rPr>
          <w:highlight w:val="white"/>
        </w:rPr>
        <w:t xml:space="preserve"> </w:t>
      </w:r>
      <w:r w:rsidR="00E228CE">
        <w:rPr>
          <w:highlight w:val="white"/>
        </w:rPr>
        <w:t xml:space="preserve">adds assembly code that </w:t>
      </w:r>
      <w:r w:rsidR="00D36CCF">
        <w:rPr>
          <w:highlight w:val="white"/>
        </w:rPr>
        <w:t>jumps to a middle code target if the carry flag is set. The target will later be changed</w:t>
      </w:r>
      <w:r w:rsidR="000635D0">
        <w:rPr>
          <w:highlight w:val="white"/>
        </w:rPr>
        <w:t xml:space="preserve"> by the </w:t>
      </w:r>
      <w:r w:rsidR="000635D0" w:rsidRPr="000635D0">
        <w:rPr>
          <w:rStyle w:val="KeyWord0"/>
          <w:highlight w:val="white"/>
        </w:rPr>
        <w:t>JumpInfo</w:t>
      </w:r>
      <w:r w:rsidR="000635D0">
        <w:rPr>
          <w:highlight w:val="white"/>
        </w:rPr>
        <w:t xml:space="preserve"> method</w:t>
      </w:r>
      <w:r w:rsidR="00D36CCF">
        <w:rPr>
          <w:highlight w:val="white"/>
        </w:rPr>
        <w:t xml:space="preserve"> to a proper assembly code target.</w:t>
      </w:r>
    </w:p>
    <w:p w14:paraId="788AC5DB" w14:textId="77777777" w:rsidR="009C0DFD" w:rsidRPr="009C0DFD" w:rsidRDefault="009C0DFD" w:rsidP="009C0DFD">
      <w:pPr>
        <w:pStyle w:val="Code"/>
        <w:rPr>
          <w:highlight w:val="white"/>
        </w:rPr>
      </w:pPr>
      <w:r w:rsidRPr="009C0DFD">
        <w:rPr>
          <w:highlight w:val="white"/>
        </w:rPr>
        <w:t xml:space="preserve">    public void CarryExpression(MiddleCode middleCode) {</w:t>
      </w:r>
    </w:p>
    <w:p w14:paraId="7ED5630F" w14:textId="77777777" w:rsidR="009C0DFD" w:rsidRPr="009C0DFD" w:rsidRDefault="009C0DFD" w:rsidP="009C0DFD">
      <w:pPr>
        <w:pStyle w:val="Code"/>
        <w:rPr>
          <w:highlight w:val="white"/>
        </w:rPr>
      </w:pPr>
      <w:r w:rsidRPr="009C0DFD">
        <w:rPr>
          <w:highlight w:val="white"/>
        </w:rPr>
        <w:t xml:space="preserve">      AssemblyOperator objectOperator =</w:t>
      </w:r>
    </w:p>
    <w:p w14:paraId="5B462411" w14:textId="77777777" w:rsidR="009C0DFD" w:rsidRPr="009C0DFD" w:rsidRDefault="009C0DFD" w:rsidP="009C0DFD">
      <w:pPr>
        <w:pStyle w:val="Code"/>
        <w:rPr>
          <w:highlight w:val="white"/>
        </w:rPr>
      </w:pPr>
      <w:r w:rsidRPr="009C0DFD">
        <w:rPr>
          <w:highlight w:val="white"/>
        </w:rPr>
        <w:t xml:space="preserve">        m_middleToIntegralMap[middleCode.Operator];</w:t>
      </w:r>
    </w:p>
    <w:p w14:paraId="2CE2967D" w14:textId="77777777" w:rsidR="009C0DFD" w:rsidRPr="009C0DFD" w:rsidRDefault="009C0DFD" w:rsidP="009C0DFD">
      <w:pPr>
        <w:pStyle w:val="Code"/>
        <w:rPr>
          <w:highlight w:val="white"/>
        </w:rPr>
      </w:pPr>
      <w:r w:rsidRPr="009C0DFD">
        <w:rPr>
          <w:highlight w:val="white"/>
        </w:rPr>
        <w:t xml:space="preserve">      int jumpTarget = (int) middleCode[0];</w:t>
      </w:r>
    </w:p>
    <w:p w14:paraId="0BB40BFC" w14:textId="77777777" w:rsidR="009C0DFD" w:rsidRPr="009C0DFD" w:rsidRDefault="009C0DFD" w:rsidP="009C0DFD">
      <w:pPr>
        <w:pStyle w:val="Code"/>
        <w:rPr>
          <w:highlight w:val="white"/>
        </w:rPr>
      </w:pPr>
      <w:r w:rsidRPr="009C0DFD">
        <w:rPr>
          <w:highlight w:val="white"/>
        </w:rPr>
        <w:t xml:space="preserve">      AddAssemblyCode(objectOperator, null, null, jumpTarget);</w:t>
      </w:r>
    </w:p>
    <w:p w14:paraId="153C7C78" w14:textId="77777777" w:rsidR="009C0DFD" w:rsidRPr="009C0DFD" w:rsidRDefault="009C0DFD" w:rsidP="009C0DFD">
      <w:pPr>
        <w:pStyle w:val="Code"/>
        <w:rPr>
          <w:highlight w:val="white"/>
        </w:rPr>
      </w:pPr>
      <w:r w:rsidRPr="009C0DFD">
        <w:rPr>
          <w:highlight w:val="white"/>
        </w:rPr>
        <w:t xml:space="preserve">    }</w:t>
      </w:r>
    </w:p>
    <w:p w14:paraId="74F13057" w14:textId="1AD8587F" w:rsidR="00E228CE" w:rsidRPr="007B4210" w:rsidRDefault="00E228CE" w:rsidP="00E228CE">
      <w:pPr>
        <w:rPr>
          <w:highlight w:val="white"/>
        </w:rPr>
      </w:pPr>
      <w:r>
        <w:rPr>
          <w:highlight w:val="white"/>
        </w:rPr>
        <w:t xml:space="preserve">The </w:t>
      </w:r>
      <w:r w:rsidRPr="000F0212">
        <w:rPr>
          <w:rStyle w:val="KeyWord0"/>
          <w:highlight w:val="white"/>
        </w:rPr>
        <w:t>JumpRegister</w:t>
      </w:r>
      <w:r>
        <w:rPr>
          <w:highlight w:val="white"/>
        </w:rPr>
        <w:t xml:space="preserve"> method adds assembly code that</w:t>
      </w:r>
      <w:r w:rsidR="009E72E5">
        <w:rPr>
          <w:highlight w:val="white"/>
        </w:rPr>
        <w:t xml:space="preserve"> jumps to the address stored in a register.</w:t>
      </w:r>
    </w:p>
    <w:p w14:paraId="6A8E6C7B" w14:textId="77777777" w:rsidR="00D935A0" w:rsidRPr="007B4210" w:rsidRDefault="00D935A0" w:rsidP="007B4210">
      <w:pPr>
        <w:pStyle w:val="Code"/>
        <w:rPr>
          <w:highlight w:val="white"/>
        </w:rPr>
      </w:pPr>
      <w:r w:rsidRPr="007B4210">
        <w:rPr>
          <w:highlight w:val="white"/>
        </w:rPr>
        <w:t xml:space="preserve">    public void JumpRegister(MiddleCode middleCode) {</w:t>
      </w:r>
    </w:p>
    <w:p w14:paraId="74E48D36" w14:textId="77777777" w:rsidR="00D935A0" w:rsidRPr="007B4210" w:rsidRDefault="00D935A0" w:rsidP="007B4210">
      <w:pPr>
        <w:pStyle w:val="Code"/>
        <w:rPr>
          <w:highlight w:val="white"/>
        </w:rPr>
      </w:pPr>
      <w:r w:rsidRPr="007B4210">
        <w:rPr>
          <w:highlight w:val="white"/>
        </w:rPr>
        <w:t xml:space="preserve">      Register jumpRegister = (Register) middleCode[0];</w:t>
      </w:r>
    </w:p>
    <w:p w14:paraId="7F0A4B59" w14:textId="77777777" w:rsidR="00D935A0" w:rsidRPr="007B4210" w:rsidRDefault="00D935A0" w:rsidP="007B4210">
      <w:pPr>
        <w:pStyle w:val="Code"/>
        <w:rPr>
          <w:highlight w:val="white"/>
        </w:rPr>
      </w:pPr>
      <w:r w:rsidRPr="007B4210">
        <w:rPr>
          <w:highlight w:val="white"/>
        </w:rPr>
        <w:t xml:space="preserve">      AddAssemblyCode(AssemblyOperator.jmp, jumpRegister);</w:t>
      </w:r>
    </w:p>
    <w:p w14:paraId="48F9838D" w14:textId="77777777" w:rsidR="00D935A0" w:rsidRPr="007B4210" w:rsidRDefault="00D935A0" w:rsidP="007B4210">
      <w:pPr>
        <w:pStyle w:val="Code"/>
        <w:rPr>
          <w:highlight w:val="white"/>
        </w:rPr>
      </w:pPr>
      <w:r w:rsidRPr="007B4210">
        <w:rPr>
          <w:highlight w:val="white"/>
        </w:rPr>
        <w:t xml:space="preserve">    }</w:t>
      </w:r>
    </w:p>
    <w:p w14:paraId="2738998E" w14:textId="1F6C90D6" w:rsidR="00D935A0" w:rsidRPr="007B4210" w:rsidRDefault="009B54E1" w:rsidP="00631894">
      <w:pPr>
        <w:rPr>
          <w:highlight w:val="white"/>
        </w:rPr>
      </w:pPr>
      <w:r>
        <w:rPr>
          <w:highlight w:val="white"/>
        </w:rPr>
        <w:t xml:space="preserve">The </w:t>
      </w:r>
      <w:r w:rsidRPr="001966DA">
        <w:rPr>
          <w:rStyle w:val="KeyWord0"/>
          <w:highlight w:val="white"/>
        </w:rPr>
        <w:t>Interrupt</w:t>
      </w:r>
      <w:r>
        <w:rPr>
          <w:highlight w:val="white"/>
        </w:rPr>
        <w:t xml:space="preserve"> method adds code that performs an interrupt</w:t>
      </w:r>
      <w:r w:rsidR="008673BA">
        <w:rPr>
          <w:highlight w:val="white"/>
        </w:rPr>
        <w:t xml:space="preserve"> call</w:t>
      </w:r>
      <w:r>
        <w:rPr>
          <w:highlight w:val="white"/>
        </w:rPr>
        <w:t xml:space="preserve">. </w:t>
      </w:r>
      <w:r w:rsidR="008673BA">
        <w:rPr>
          <w:highlight w:val="white"/>
        </w:rPr>
        <w:t xml:space="preserve">Before the call, we clear the </w:t>
      </w:r>
      <w:r w:rsidR="00460475">
        <w:rPr>
          <w:highlight w:val="white"/>
        </w:rPr>
        <w:t>system call set.</w:t>
      </w:r>
    </w:p>
    <w:p w14:paraId="4167B48D" w14:textId="77777777" w:rsidR="00D935A0" w:rsidRPr="007B4210" w:rsidRDefault="00D935A0" w:rsidP="007B4210">
      <w:pPr>
        <w:pStyle w:val="Code"/>
        <w:rPr>
          <w:highlight w:val="white"/>
        </w:rPr>
      </w:pPr>
      <w:r w:rsidRPr="007B4210">
        <w:rPr>
          <w:highlight w:val="white"/>
        </w:rPr>
        <w:t xml:space="preserve">    public void Interrupt(MiddleCode middleCode) {</w:t>
      </w:r>
    </w:p>
    <w:p w14:paraId="42866881" w14:textId="77777777" w:rsidR="00D935A0" w:rsidRPr="007B4210" w:rsidRDefault="00D935A0" w:rsidP="007B4210">
      <w:pPr>
        <w:pStyle w:val="Code"/>
        <w:rPr>
          <w:highlight w:val="white"/>
        </w:rPr>
      </w:pPr>
      <w:r w:rsidRPr="007B4210">
        <w:rPr>
          <w:highlight w:val="white"/>
        </w:rPr>
        <w:t xml:space="preserve">      foreach (Track track in m_syscallSet) {        </w:t>
      </w:r>
    </w:p>
    <w:p w14:paraId="3963EA31" w14:textId="77777777" w:rsidR="00D935A0" w:rsidRPr="007B4210" w:rsidRDefault="00D935A0" w:rsidP="007B4210">
      <w:pPr>
        <w:pStyle w:val="Code"/>
        <w:rPr>
          <w:highlight w:val="white"/>
        </w:rPr>
      </w:pPr>
      <w:r w:rsidRPr="007B4210">
        <w:rPr>
          <w:highlight w:val="white"/>
        </w:rPr>
        <w:t xml:space="preserve">        AddAssemblyCode(AssemblyOperator.empty, track);</w:t>
      </w:r>
    </w:p>
    <w:p w14:paraId="491C1EA9" w14:textId="77777777" w:rsidR="00D935A0" w:rsidRPr="007B4210" w:rsidRDefault="00D935A0" w:rsidP="007B4210">
      <w:pPr>
        <w:pStyle w:val="Code"/>
        <w:rPr>
          <w:highlight w:val="white"/>
        </w:rPr>
      </w:pPr>
      <w:r w:rsidRPr="007B4210">
        <w:rPr>
          <w:highlight w:val="white"/>
        </w:rPr>
        <w:t xml:space="preserve">      }</w:t>
      </w:r>
    </w:p>
    <w:p w14:paraId="56D11076" w14:textId="7FAD9137" w:rsidR="00D935A0" w:rsidRDefault="00D935A0" w:rsidP="007B4210">
      <w:pPr>
        <w:pStyle w:val="Code"/>
        <w:rPr>
          <w:highlight w:val="white"/>
        </w:rPr>
      </w:pPr>
    </w:p>
    <w:p w14:paraId="40A8F7D9" w14:textId="37CB2C2E" w:rsidR="00835AEA" w:rsidRPr="007B4210" w:rsidRDefault="00835AEA" w:rsidP="007B4210">
      <w:pPr>
        <w:pStyle w:val="Code"/>
        <w:rPr>
          <w:highlight w:val="white"/>
        </w:rPr>
      </w:pPr>
      <w:r>
        <w:rPr>
          <w:highlight w:val="white"/>
        </w:rPr>
        <w:t xml:space="preserve">      BigInteger interruptCode = </w:t>
      </w:r>
      <w:r w:rsidRPr="007B4210">
        <w:rPr>
          <w:highlight w:val="white"/>
        </w:rPr>
        <w:t>(BigInteger) middleCode[0]</w:t>
      </w:r>
      <w:r>
        <w:rPr>
          <w:highlight w:val="white"/>
        </w:rPr>
        <w:t>;</w:t>
      </w:r>
    </w:p>
    <w:p w14:paraId="70C6A507" w14:textId="726CF543" w:rsidR="00D935A0" w:rsidRPr="007B4210" w:rsidRDefault="00D935A0" w:rsidP="007B4210">
      <w:pPr>
        <w:pStyle w:val="Code"/>
        <w:rPr>
          <w:highlight w:val="white"/>
        </w:rPr>
      </w:pPr>
      <w:r w:rsidRPr="007B4210">
        <w:rPr>
          <w:highlight w:val="white"/>
        </w:rPr>
        <w:t xml:space="preserve">      AddAssemblyCode(AssemblyOperator.interrupt,</w:t>
      </w:r>
      <w:r w:rsidR="00835AEA">
        <w:rPr>
          <w:highlight w:val="white"/>
        </w:rPr>
        <w:t xml:space="preserve"> interruptCode</w:t>
      </w:r>
      <w:r w:rsidRPr="007B4210">
        <w:rPr>
          <w:highlight w:val="white"/>
        </w:rPr>
        <w:t>);</w:t>
      </w:r>
    </w:p>
    <w:p w14:paraId="0FB5E446" w14:textId="77777777" w:rsidR="00D935A0" w:rsidRPr="007B4210" w:rsidRDefault="00D935A0" w:rsidP="007B4210">
      <w:pPr>
        <w:pStyle w:val="Code"/>
        <w:rPr>
          <w:highlight w:val="white"/>
        </w:rPr>
      </w:pPr>
      <w:r w:rsidRPr="007B4210">
        <w:rPr>
          <w:highlight w:val="white"/>
        </w:rPr>
        <w:t xml:space="preserve">      m_trackMap.Clear();</w:t>
      </w:r>
    </w:p>
    <w:p w14:paraId="5003061B" w14:textId="77777777" w:rsidR="00D935A0" w:rsidRPr="007B4210" w:rsidRDefault="00D935A0" w:rsidP="007B4210">
      <w:pPr>
        <w:pStyle w:val="Code"/>
        <w:rPr>
          <w:highlight w:val="white"/>
        </w:rPr>
      </w:pPr>
      <w:r w:rsidRPr="007B4210">
        <w:rPr>
          <w:highlight w:val="white"/>
        </w:rPr>
        <w:t xml:space="preserve">    }</w:t>
      </w:r>
    </w:p>
    <w:p w14:paraId="236C365F" w14:textId="273F5159" w:rsidR="003B2CE4" w:rsidRPr="007B4210" w:rsidRDefault="003B2CE4" w:rsidP="003B2CE4">
      <w:pPr>
        <w:rPr>
          <w:highlight w:val="white"/>
        </w:rPr>
      </w:pPr>
      <w:r>
        <w:rPr>
          <w:highlight w:val="white"/>
        </w:rPr>
        <w:t xml:space="preserve">The </w:t>
      </w:r>
      <w:r>
        <w:rPr>
          <w:rStyle w:val="KeyWord0"/>
          <w:highlight w:val="white"/>
        </w:rPr>
        <w:t>SystemCall</w:t>
      </w:r>
      <w:r>
        <w:rPr>
          <w:highlight w:val="white"/>
        </w:rPr>
        <w:t xml:space="preserve"> method adds code that performs an interrupt call. </w:t>
      </w:r>
      <w:r w:rsidR="00A954D1">
        <w:rPr>
          <w:highlight w:val="white"/>
        </w:rPr>
        <w:t>Like</w:t>
      </w:r>
      <w:r>
        <w:rPr>
          <w:highlight w:val="white"/>
        </w:rPr>
        <w:t xml:space="preserve"> the interrupt case, we clear the system call set before the call.</w:t>
      </w:r>
    </w:p>
    <w:p w14:paraId="78514D47" w14:textId="77777777" w:rsidR="00D935A0" w:rsidRPr="007B4210" w:rsidRDefault="00D935A0" w:rsidP="007B4210">
      <w:pPr>
        <w:pStyle w:val="Code"/>
        <w:rPr>
          <w:highlight w:val="white"/>
        </w:rPr>
      </w:pPr>
      <w:r w:rsidRPr="007B4210">
        <w:rPr>
          <w:highlight w:val="white"/>
        </w:rPr>
        <w:t xml:space="preserve">    public void SystemCall(MiddleCode middleCode) {</w:t>
      </w:r>
    </w:p>
    <w:p w14:paraId="620E9760" w14:textId="77777777" w:rsidR="00D935A0" w:rsidRPr="007B4210" w:rsidRDefault="00D935A0" w:rsidP="007B4210">
      <w:pPr>
        <w:pStyle w:val="Code"/>
        <w:rPr>
          <w:highlight w:val="white"/>
        </w:rPr>
      </w:pPr>
      <w:r w:rsidRPr="007B4210">
        <w:rPr>
          <w:highlight w:val="white"/>
        </w:rPr>
        <w:t xml:space="preserve">      foreach (Track track in m_syscallSet) {        </w:t>
      </w:r>
    </w:p>
    <w:p w14:paraId="64D21E02" w14:textId="77777777" w:rsidR="00D935A0" w:rsidRPr="007B4210" w:rsidRDefault="00D935A0" w:rsidP="007B4210">
      <w:pPr>
        <w:pStyle w:val="Code"/>
        <w:rPr>
          <w:highlight w:val="white"/>
        </w:rPr>
      </w:pPr>
      <w:r w:rsidRPr="007B4210">
        <w:rPr>
          <w:highlight w:val="white"/>
        </w:rPr>
        <w:t xml:space="preserve">        AddAssemblyCode(AssemblyOperator.empty, track);</w:t>
      </w:r>
    </w:p>
    <w:p w14:paraId="6BD60E49" w14:textId="77777777" w:rsidR="00D935A0" w:rsidRPr="007B4210" w:rsidRDefault="00D935A0" w:rsidP="007B4210">
      <w:pPr>
        <w:pStyle w:val="Code"/>
        <w:rPr>
          <w:highlight w:val="white"/>
        </w:rPr>
      </w:pPr>
      <w:r w:rsidRPr="007B4210">
        <w:rPr>
          <w:highlight w:val="white"/>
        </w:rPr>
        <w:t xml:space="preserve">      }</w:t>
      </w:r>
    </w:p>
    <w:p w14:paraId="0DEF0560" w14:textId="77777777" w:rsidR="00D935A0" w:rsidRPr="007B4210" w:rsidRDefault="00D935A0" w:rsidP="007B4210">
      <w:pPr>
        <w:pStyle w:val="Code"/>
        <w:rPr>
          <w:highlight w:val="white"/>
        </w:rPr>
      </w:pPr>
    </w:p>
    <w:p w14:paraId="25ADFB49" w14:textId="77777777" w:rsidR="00D935A0" w:rsidRPr="007B4210" w:rsidRDefault="00D935A0" w:rsidP="007B4210">
      <w:pPr>
        <w:pStyle w:val="Code"/>
        <w:rPr>
          <w:highlight w:val="white"/>
        </w:rPr>
      </w:pPr>
      <w:r w:rsidRPr="007B4210">
        <w:rPr>
          <w:highlight w:val="white"/>
        </w:rPr>
        <w:lastRenderedPageBreak/>
        <w:t xml:space="preserve">      AddAssemblyCode(AssemblyOperator.syscall);</w:t>
      </w:r>
    </w:p>
    <w:p w14:paraId="1E8DD6F8" w14:textId="77777777" w:rsidR="00D935A0" w:rsidRPr="007B4210" w:rsidRDefault="00D935A0" w:rsidP="007B4210">
      <w:pPr>
        <w:pStyle w:val="Code"/>
        <w:rPr>
          <w:highlight w:val="white"/>
        </w:rPr>
      </w:pPr>
      <w:r w:rsidRPr="007B4210">
        <w:rPr>
          <w:highlight w:val="white"/>
        </w:rPr>
        <w:t xml:space="preserve">      m_trackMap.Clear();</w:t>
      </w:r>
    </w:p>
    <w:p w14:paraId="427CAB74" w14:textId="77777777" w:rsidR="00D935A0" w:rsidRPr="007B4210" w:rsidRDefault="00D935A0" w:rsidP="007B4210">
      <w:pPr>
        <w:pStyle w:val="Code"/>
        <w:rPr>
          <w:highlight w:val="white"/>
        </w:rPr>
      </w:pPr>
      <w:r w:rsidRPr="007B4210">
        <w:rPr>
          <w:highlight w:val="white"/>
        </w:rPr>
        <w:t xml:space="preserve">    }</w:t>
      </w:r>
    </w:p>
    <w:p w14:paraId="43CA664B" w14:textId="7F285CED" w:rsidR="00D935A0" w:rsidRPr="007B4210" w:rsidRDefault="00A25AF5" w:rsidP="00A25AF5">
      <w:pPr>
        <w:rPr>
          <w:highlight w:val="white"/>
        </w:rPr>
      </w:pPr>
      <w:r>
        <w:rPr>
          <w:highlight w:val="white"/>
        </w:rPr>
        <w:t xml:space="preserve">The </w:t>
      </w:r>
      <w:r w:rsidRPr="00A25AF5">
        <w:rPr>
          <w:rStyle w:val="KeyWord0"/>
          <w:highlight w:val="white"/>
        </w:rPr>
        <w:t>Initializer</w:t>
      </w:r>
      <w:r>
        <w:rPr>
          <w:highlight w:val="white"/>
        </w:rPr>
        <w:t xml:space="preserve"> method </w:t>
      </w:r>
      <w:r w:rsidR="00FE0CF2">
        <w:rPr>
          <w:highlight w:val="white"/>
        </w:rPr>
        <w:t>adds code initializing a value.</w:t>
      </w:r>
      <w:r w:rsidR="00E10662">
        <w:rPr>
          <w:highlight w:val="white"/>
        </w:rPr>
        <w:t xml:space="preserve"> The value becomes static block, or a part of a static block</w:t>
      </w:r>
      <w:r w:rsidR="00E449AA">
        <w:rPr>
          <w:highlight w:val="white"/>
        </w:rPr>
        <w:t xml:space="preserve">, </w:t>
      </w:r>
      <w:r w:rsidR="00561A94">
        <w:rPr>
          <w:highlight w:val="white"/>
        </w:rPr>
        <w:t xml:space="preserve">which </w:t>
      </w:r>
    </w:p>
    <w:p w14:paraId="5B0BBF87" w14:textId="77777777" w:rsidR="002D7019" w:rsidRPr="002D7019" w:rsidRDefault="002D7019" w:rsidP="002D7019">
      <w:pPr>
        <w:pStyle w:val="Code"/>
        <w:rPr>
          <w:highlight w:val="white"/>
        </w:rPr>
      </w:pPr>
      <w:r w:rsidRPr="002D7019">
        <w:rPr>
          <w:highlight w:val="white"/>
        </w:rPr>
        <w:t xml:space="preserve">    private void Initializer(MiddleCode middleCode) {</w:t>
      </w:r>
    </w:p>
    <w:p w14:paraId="6CBF9507" w14:textId="77777777" w:rsidR="002D7019" w:rsidRPr="002D7019" w:rsidRDefault="002D7019" w:rsidP="002D7019">
      <w:pPr>
        <w:pStyle w:val="Code"/>
        <w:rPr>
          <w:highlight w:val="white"/>
        </w:rPr>
      </w:pPr>
      <w:r w:rsidRPr="002D7019">
        <w:rPr>
          <w:highlight w:val="white"/>
        </w:rPr>
        <w:t xml:space="preserve">      Sort sort = (Sort) middleCode[0];</w:t>
      </w:r>
    </w:p>
    <w:p w14:paraId="0CC51878" w14:textId="77777777" w:rsidR="002D7019" w:rsidRPr="002D7019" w:rsidRDefault="002D7019" w:rsidP="002D7019">
      <w:pPr>
        <w:pStyle w:val="Code"/>
        <w:rPr>
          <w:highlight w:val="white"/>
        </w:rPr>
      </w:pPr>
      <w:r w:rsidRPr="002D7019">
        <w:rPr>
          <w:highlight w:val="white"/>
        </w:rPr>
        <w:t xml:space="preserve">      object value = middleCode[1];</w:t>
      </w:r>
    </w:p>
    <w:p w14:paraId="0AF3F281" w14:textId="1D5C2601" w:rsidR="002D7019" w:rsidRPr="002D7019" w:rsidRDefault="00E10662" w:rsidP="00E10662">
      <w:pPr>
        <w:rPr>
          <w:highlight w:val="white"/>
        </w:rPr>
      </w:pPr>
      <w:r>
        <w:rPr>
          <w:highlight w:val="white"/>
        </w:rPr>
        <w:t xml:space="preserve">If the value is a static address, </w:t>
      </w:r>
      <w:r w:rsidR="00FB25DC">
        <w:rPr>
          <w:highlight w:val="white"/>
        </w:rPr>
        <w:t xml:space="preserve">we </w:t>
      </w:r>
      <w:r>
        <w:rPr>
          <w:highlight w:val="white"/>
        </w:rPr>
        <w:t xml:space="preserve">add code for defining the address with </w:t>
      </w:r>
      <w:r w:rsidR="00010D69">
        <w:rPr>
          <w:highlight w:val="white"/>
        </w:rPr>
        <w:t>its</w:t>
      </w:r>
      <w:r>
        <w:rPr>
          <w:highlight w:val="white"/>
        </w:rPr>
        <w:t xml:space="preserve"> name and offset.</w:t>
      </w:r>
    </w:p>
    <w:p w14:paraId="2B9B4FE9" w14:textId="0FCEC8A4" w:rsidR="00D935A0" w:rsidRPr="007B4210" w:rsidRDefault="00D935A0" w:rsidP="007B4210">
      <w:pPr>
        <w:pStyle w:val="Code"/>
        <w:rPr>
          <w:highlight w:val="white"/>
        </w:rPr>
      </w:pPr>
      <w:r w:rsidRPr="007B4210">
        <w:rPr>
          <w:highlight w:val="white"/>
        </w:rPr>
        <w:t xml:space="preserve">      if (value is StaticAddress) {</w:t>
      </w:r>
    </w:p>
    <w:p w14:paraId="005560C9" w14:textId="77777777" w:rsidR="00D935A0" w:rsidRPr="007B4210" w:rsidRDefault="00D935A0" w:rsidP="007B4210">
      <w:pPr>
        <w:pStyle w:val="Code"/>
        <w:rPr>
          <w:highlight w:val="white"/>
        </w:rPr>
      </w:pPr>
      <w:r w:rsidRPr="007B4210">
        <w:rPr>
          <w:highlight w:val="white"/>
        </w:rPr>
        <w:t xml:space="preserve">        StaticAddress staticAddress = (StaticAddress) value;</w:t>
      </w:r>
    </w:p>
    <w:p w14:paraId="666EA8E7" w14:textId="77777777" w:rsidR="00D935A0" w:rsidRPr="007B4210" w:rsidRDefault="00D935A0" w:rsidP="007B4210">
      <w:pPr>
        <w:pStyle w:val="Code"/>
        <w:rPr>
          <w:highlight w:val="white"/>
        </w:rPr>
      </w:pPr>
      <w:r w:rsidRPr="007B4210">
        <w:rPr>
          <w:highlight w:val="white"/>
        </w:rPr>
        <w:t xml:space="preserve">        string name = staticAddress.UniqueName;</w:t>
      </w:r>
    </w:p>
    <w:p w14:paraId="2F1690A4" w14:textId="1A5C150D" w:rsidR="00455BBD" w:rsidRPr="007B4210" w:rsidRDefault="00D935A0" w:rsidP="007B4210">
      <w:pPr>
        <w:pStyle w:val="Code"/>
        <w:rPr>
          <w:highlight w:val="white"/>
        </w:rPr>
      </w:pPr>
      <w:r w:rsidRPr="007B4210">
        <w:rPr>
          <w:highlight w:val="white"/>
        </w:rPr>
        <w:t xml:space="preserve">        int offset = staticAddress.Offset;</w:t>
      </w:r>
      <w:r w:rsidR="00BD307F">
        <w:rPr>
          <w:highlight w:val="white"/>
        </w:rPr>
        <w:t xml:space="preserve"> </w:t>
      </w:r>
      <w:r w:rsidR="00455BBD" w:rsidRPr="007B4210">
        <w:rPr>
          <w:highlight w:val="white"/>
        </w:rPr>
        <w:t>// dw name + offset</w:t>
      </w:r>
    </w:p>
    <w:p w14:paraId="011291F9" w14:textId="4E8FD3E1" w:rsidR="00D935A0" w:rsidRPr="007B4210" w:rsidRDefault="00D935A0" w:rsidP="007B4210">
      <w:pPr>
        <w:pStyle w:val="Code"/>
        <w:rPr>
          <w:highlight w:val="white"/>
        </w:rPr>
      </w:pPr>
      <w:r w:rsidRPr="007B4210">
        <w:rPr>
          <w:highlight w:val="white"/>
        </w:rPr>
        <w:t xml:space="preserve">        AddAssemblyCode(AssemblyOperator.define_address, name, offset);</w:t>
      </w:r>
    </w:p>
    <w:p w14:paraId="4076BD4C" w14:textId="10B567D4" w:rsidR="00D935A0" w:rsidRDefault="00D935A0" w:rsidP="007B4210">
      <w:pPr>
        <w:pStyle w:val="Code"/>
        <w:rPr>
          <w:highlight w:val="white"/>
        </w:rPr>
      </w:pPr>
      <w:r w:rsidRPr="007B4210">
        <w:rPr>
          <w:highlight w:val="white"/>
        </w:rPr>
        <w:t xml:space="preserve">      }</w:t>
      </w:r>
    </w:p>
    <w:p w14:paraId="1A5CE0F2" w14:textId="7FADAD40" w:rsidR="00E10662" w:rsidRPr="007B4210" w:rsidRDefault="00FB25DC" w:rsidP="00BA20ED">
      <w:pPr>
        <w:rPr>
          <w:highlight w:val="white"/>
        </w:rPr>
      </w:pPr>
      <w:r>
        <w:rPr>
          <w:highlight w:val="white"/>
        </w:rPr>
        <w:t>Otherwise, we add code for defining the value.</w:t>
      </w:r>
      <w:r w:rsidR="000B4E76">
        <w:rPr>
          <w:highlight w:val="white"/>
        </w:rPr>
        <w:t xml:space="preserve"> The initialization</w:t>
      </w:r>
      <w:r w:rsidR="00CC006A">
        <w:rPr>
          <w:highlight w:val="white"/>
        </w:rPr>
        <w:t xml:space="preserve"> instruction will later be transformed to a sequence of instructions in the Linux case and memory block in the Windows case.</w:t>
      </w:r>
    </w:p>
    <w:p w14:paraId="2648DD29" w14:textId="77777777" w:rsidR="00D935A0" w:rsidRPr="007B4210" w:rsidRDefault="00D935A0" w:rsidP="007B4210">
      <w:pPr>
        <w:pStyle w:val="Code"/>
        <w:rPr>
          <w:highlight w:val="white"/>
        </w:rPr>
      </w:pPr>
      <w:r w:rsidRPr="007B4210">
        <w:rPr>
          <w:highlight w:val="white"/>
        </w:rPr>
        <w:t xml:space="preserve">      else {</w:t>
      </w:r>
    </w:p>
    <w:p w14:paraId="545936F3" w14:textId="77777777" w:rsidR="00D935A0" w:rsidRPr="007B4210" w:rsidRDefault="00D935A0" w:rsidP="007B4210">
      <w:pPr>
        <w:pStyle w:val="Code"/>
        <w:rPr>
          <w:highlight w:val="white"/>
        </w:rPr>
      </w:pPr>
      <w:r w:rsidRPr="007B4210">
        <w:rPr>
          <w:highlight w:val="white"/>
        </w:rPr>
        <w:t xml:space="preserve">        AddAssemblyCode(AssemblyOperator.define_value, sort, value);</w:t>
      </w:r>
    </w:p>
    <w:p w14:paraId="7D9DE5EF" w14:textId="77777777" w:rsidR="00D935A0" w:rsidRPr="007B4210" w:rsidRDefault="00D935A0" w:rsidP="007B4210">
      <w:pPr>
        <w:pStyle w:val="Code"/>
        <w:rPr>
          <w:highlight w:val="white"/>
        </w:rPr>
      </w:pPr>
      <w:r w:rsidRPr="007B4210">
        <w:rPr>
          <w:highlight w:val="white"/>
        </w:rPr>
        <w:t xml:space="preserve">      }</w:t>
      </w:r>
    </w:p>
    <w:p w14:paraId="2D8B03FA" w14:textId="77777777" w:rsidR="00D935A0" w:rsidRPr="007B4210" w:rsidRDefault="00D935A0" w:rsidP="007B4210">
      <w:pPr>
        <w:pStyle w:val="Code"/>
        <w:rPr>
          <w:highlight w:val="white"/>
        </w:rPr>
      </w:pPr>
      <w:r w:rsidRPr="007B4210">
        <w:rPr>
          <w:highlight w:val="white"/>
        </w:rPr>
        <w:t xml:space="preserve">    }</w:t>
      </w:r>
    </w:p>
    <w:p w14:paraId="492454ED" w14:textId="3F0E38D0" w:rsidR="00D935A0" w:rsidRPr="002D7019" w:rsidRDefault="00CC006A" w:rsidP="00612BF2">
      <w:pPr>
        <w:rPr>
          <w:highlight w:val="white"/>
        </w:rPr>
      </w:pPr>
      <w:r>
        <w:rPr>
          <w:highlight w:val="white"/>
        </w:rPr>
        <w:t xml:space="preserve">The </w:t>
      </w:r>
      <w:r w:rsidRPr="00806C87">
        <w:rPr>
          <w:rStyle w:val="KeyWord0"/>
          <w:highlight w:val="white"/>
        </w:rPr>
        <w:t>InitializerZero</w:t>
      </w:r>
      <w:r>
        <w:rPr>
          <w:highlight w:val="white"/>
        </w:rPr>
        <w:t xml:space="preserve"> adds an instruction for </w:t>
      </w:r>
      <w:r w:rsidR="00612BF2">
        <w:rPr>
          <w:highlight w:val="white"/>
        </w:rPr>
        <w:t>a sequence of zero values, each holding one byte.</w:t>
      </w:r>
      <w:r w:rsidR="00806C87" w:rsidRPr="00806C87">
        <w:rPr>
          <w:highlight w:val="white"/>
        </w:rPr>
        <w:t xml:space="preserve"> </w:t>
      </w:r>
      <w:r w:rsidR="00806C87">
        <w:rPr>
          <w:highlight w:val="white"/>
        </w:rPr>
        <w:t>Like the Initializer method above, the initialization instruction will later be transformed to a sequence of instructions in the Linux case and memory block in the Windows case.</w:t>
      </w:r>
    </w:p>
    <w:p w14:paraId="67F44033" w14:textId="77777777" w:rsidR="002D7019" w:rsidRPr="002D7019" w:rsidRDefault="002D7019" w:rsidP="002D7019">
      <w:pPr>
        <w:pStyle w:val="Code"/>
        <w:rPr>
          <w:highlight w:val="white"/>
        </w:rPr>
      </w:pPr>
      <w:r w:rsidRPr="002D7019">
        <w:rPr>
          <w:highlight w:val="white"/>
        </w:rPr>
        <w:t xml:space="preserve">    private void InitializerZero(MiddleCode middleCode) {</w:t>
      </w:r>
    </w:p>
    <w:p w14:paraId="204FCE41" w14:textId="77777777" w:rsidR="002D7019" w:rsidRPr="002D7019" w:rsidRDefault="002D7019" w:rsidP="002D7019">
      <w:pPr>
        <w:pStyle w:val="Code"/>
        <w:rPr>
          <w:highlight w:val="white"/>
        </w:rPr>
      </w:pPr>
      <w:r w:rsidRPr="002D7019">
        <w:rPr>
          <w:highlight w:val="white"/>
        </w:rPr>
        <w:t xml:space="preserve">      int size = (int) middleCode[0];</w:t>
      </w:r>
    </w:p>
    <w:p w14:paraId="17454CE7" w14:textId="050E8747" w:rsidR="00D935A0" w:rsidRPr="007B4210" w:rsidRDefault="00D935A0" w:rsidP="007B4210">
      <w:pPr>
        <w:pStyle w:val="Code"/>
        <w:rPr>
          <w:highlight w:val="white"/>
        </w:rPr>
      </w:pPr>
      <w:r w:rsidRPr="007B4210">
        <w:rPr>
          <w:highlight w:val="white"/>
        </w:rPr>
        <w:t xml:space="preserve">      Assert.ErrorXXX(size &gt; 0);</w:t>
      </w:r>
    </w:p>
    <w:p w14:paraId="254F9C6C" w14:textId="54834341" w:rsidR="00D935A0" w:rsidRPr="007B4210" w:rsidRDefault="00D935A0" w:rsidP="007B4210">
      <w:pPr>
        <w:pStyle w:val="Code"/>
        <w:rPr>
          <w:highlight w:val="white"/>
        </w:rPr>
      </w:pPr>
      <w:r w:rsidRPr="007B4210">
        <w:rPr>
          <w:highlight w:val="white"/>
        </w:rPr>
        <w:t xml:space="preserve">      AddAssemblyCode(AssemblyOperator.define_zero_sequence, size);</w:t>
      </w:r>
    </w:p>
    <w:p w14:paraId="3923D123" w14:textId="77777777" w:rsidR="00D935A0" w:rsidRPr="007B4210" w:rsidRDefault="00D935A0" w:rsidP="007B4210">
      <w:pPr>
        <w:pStyle w:val="Code"/>
        <w:rPr>
          <w:highlight w:val="white"/>
        </w:rPr>
      </w:pPr>
      <w:r w:rsidRPr="007B4210">
        <w:rPr>
          <w:highlight w:val="white"/>
        </w:rPr>
        <w:t xml:space="preserve">    }</w:t>
      </w:r>
    </w:p>
    <w:p w14:paraId="151E6D18" w14:textId="40B7F699" w:rsidR="00485CEA" w:rsidRDefault="00485CEA" w:rsidP="00485CEA">
      <w:pPr>
        <w:rPr>
          <w:highlight w:val="white"/>
        </w:rPr>
      </w:pPr>
      <w:r>
        <w:rPr>
          <w:highlight w:val="white"/>
        </w:rPr>
        <w:t xml:space="preserve">The </w:t>
      </w:r>
      <w:r w:rsidRPr="00485CEA">
        <w:rPr>
          <w:rStyle w:val="KeyWord0"/>
          <w:highlight w:val="white"/>
        </w:rPr>
        <w:t>IntegralAssign</w:t>
      </w:r>
      <w:r>
        <w:rPr>
          <w:highlight w:val="white"/>
        </w:rPr>
        <w:t xml:space="preserve"> </w:t>
      </w:r>
      <w:r w:rsidR="00145C0D">
        <w:rPr>
          <w:highlight w:val="white"/>
        </w:rPr>
        <w:t xml:space="preserve">adds code assignment of an integral value. What makes it a bit complicated is that we </w:t>
      </w:r>
      <w:r w:rsidR="00591689">
        <w:rPr>
          <w:highlight w:val="white"/>
        </w:rPr>
        <w:t>must</w:t>
      </w:r>
      <w:r w:rsidR="00145C0D">
        <w:rPr>
          <w:highlight w:val="white"/>
        </w:rPr>
        <w:t xml:space="preserve"> take into consideration of</w:t>
      </w:r>
      <w:r w:rsidR="00AB478C">
        <w:rPr>
          <w:highlight w:val="white"/>
        </w:rPr>
        <w:t xml:space="preserve"> the assignment of a conditional expression. </w:t>
      </w:r>
      <w:r w:rsidR="00591689">
        <w:rPr>
          <w:highlight w:val="white"/>
        </w:rPr>
        <w:t>Both the values of the true and false expression shall be assigned to the same register.</w:t>
      </w:r>
    </w:p>
    <w:p w14:paraId="01769ED3" w14:textId="56EE757F" w:rsidR="00D935A0" w:rsidRPr="007B4210" w:rsidRDefault="00D935A0" w:rsidP="007B4210">
      <w:pPr>
        <w:pStyle w:val="Code"/>
        <w:rPr>
          <w:highlight w:val="white"/>
        </w:rPr>
      </w:pPr>
      <w:r w:rsidRPr="007B4210">
        <w:rPr>
          <w:highlight w:val="white"/>
        </w:rPr>
        <w:t xml:space="preserve">    public void IntegralAssign(MiddleCode middleCode) {</w:t>
      </w:r>
    </w:p>
    <w:p w14:paraId="3EB7B7D4" w14:textId="77777777" w:rsidR="00D935A0" w:rsidRPr="007B4210" w:rsidRDefault="00D935A0" w:rsidP="007B4210">
      <w:pPr>
        <w:pStyle w:val="Code"/>
        <w:rPr>
          <w:highlight w:val="white"/>
        </w:rPr>
      </w:pPr>
      <w:r w:rsidRPr="007B4210">
        <w:rPr>
          <w:highlight w:val="white"/>
        </w:rPr>
        <w:t xml:space="preserve">      Symbol resultSymbol = (Symbol) middleCode[0],</w:t>
      </w:r>
    </w:p>
    <w:p w14:paraId="29141C2E" w14:textId="77777777" w:rsidR="00D935A0" w:rsidRPr="007B4210" w:rsidRDefault="00D935A0" w:rsidP="007B4210">
      <w:pPr>
        <w:pStyle w:val="Code"/>
        <w:rPr>
          <w:highlight w:val="white"/>
        </w:rPr>
      </w:pPr>
      <w:r w:rsidRPr="007B4210">
        <w:rPr>
          <w:highlight w:val="white"/>
        </w:rPr>
        <w:t xml:space="preserve">             assignSymbol = (Symbol) middleCode[1];</w:t>
      </w:r>
    </w:p>
    <w:p w14:paraId="0389DFB0" w14:textId="77777777" w:rsidR="00D935A0" w:rsidRPr="007B4210" w:rsidRDefault="00D935A0" w:rsidP="007B4210">
      <w:pPr>
        <w:pStyle w:val="Code"/>
        <w:rPr>
          <w:highlight w:val="white"/>
        </w:rPr>
      </w:pPr>
    </w:p>
    <w:p w14:paraId="5B5727A5" w14:textId="77777777" w:rsidR="00D935A0" w:rsidRPr="007B4210" w:rsidRDefault="00D935A0" w:rsidP="007B4210">
      <w:pPr>
        <w:pStyle w:val="Code"/>
        <w:rPr>
          <w:highlight w:val="white"/>
        </w:rPr>
      </w:pPr>
      <w:r w:rsidRPr="007B4210">
        <w:rPr>
          <w:highlight w:val="white"/>
        </w:rPr>
        <w:t xml:space="preserve">      Track resultTrack = null, assignTrack = null;</w:t>
      </w:r>
    </w:p>
    <w:p w14:paraId="3998D46F" w14:textId="77777777" w:rsidR="00D935A0" w:rsidRPr="007B4210" w:rsidRDefault="00D935A0" w:rsidP="007B4210">
      <w:pPr>
        <w:pStyle w:val="Code"/>
        <w:rPr>
          <w:highlight w:val="white"/>
        </w:rPr>
      </w:pPr>
      <w:r w:rsidRPr="007B4210">
        <w:rPr>
          <w:highlight w:val="white"/>
        </w:rPr>
        <w:t xml:space="preserve">      m_trackMap.TryGetValue(resultSymbol, out resultTrack);</w:t>
      </w:r>
    </w:p>
    <w:p w14:paraId="371A8AF4" w14:textId="77777777" w:rsidR="00D935A0" w:rsidRPr="007B4210" w:rsidRDefault="00D935A0" w:rsidP="007B4210">
      <w:pPr>
        <w:pStyle w:val="Code"/>
        <w:rPr>
          <w:highlight w:val="white"/>
        </w:rPr>
      </w:pPr>
      <w:r w:rsidRPr="007B4210">
        <w:rPr>
          <w:highlight w:val="white"/>
        </w:rPr>
        <w:t xml:space="preserve">      m_trackMap.TryGetValue(assignSymbol, out assignTrack);</w:t>
      </w:r>
    </w:p>
    <w:p w14:paraId="10518A4F" w14:textId="2A0776C5" w:rsidR="00D935A0" w:rsidRPr="007B4210" w:rsidRDefault="00D63824" w:rsidP="00D63824">
      <w:pPr>
        <w:rPr>
          <w:highlight w:val="white"/>
        </w:rPr>
      </w:pPr>
      <w:r>
        <w:rPr>
          <w:highlight w:val="white"/>
        </w:rPr>
        <w:t xml:space="preserve">If the result symbol is temporary and its address symbol is null, </w:t>
      </w:r>
      <w:r w:rsidR="00E042DC">
        <w:rPr>
          <w:highlight w:val="white"/>
        </w:rPr>
        <w:t>we are facing the assignment of a conditional expression. The only</w:t>
      </w:r>
      <w:r w:rsidR="00FD57EA">
        <w:rPr>
          <w:highlight w:val="white"/>
        </w:rPr>
        <w:t xml:space="preserve"> other cases </w:t>
      </w:r>
      <w:r w:rsidR="00E042DC">
        <w:rPr>
          <w:highlight w:val="white"/>
        </w:rPr>
        <w:t xml:space="preserve">when a temporary symbol is assigned </w:t>
      </w:r>
      <w:r w:rsidR="00FD57EA">
        <w:rPr>
          <w:highlight w:val="white"/>
        </w:rPr>
        <w:t xml:space="preserve">is </w:t>
      </w:r>
      <w:r w:rsidR="001548AD">
        <w:rPr>
          <w:highlight w:val="white"/>
        </w:rPr>
        <w:t xml:space="preserve">in case of </w:t>
      </w:r>
      <w:r w:rsidR="00FD57EA">
        <w:rPr>
          <w:highlight w:val="white"/>
        </w:rPr>
        <w:t>a dereferred</w:t>
      </w:r>
      <w:r w:rsidR="00061313">
        <w:rPr>
          <w:highlight w:val="white"/>
        </w:rPr>
        <w:t>, index</w:t>
      </w:r>
      <w:r w:rsidR="00104898">
        <w:rPr>
          <w:highlight w:val="white"/>
        </w:rPr>
        <w:t xml:space="preserve">, or </w:t>
      </w:r>
      <w:r w:rsidR="00061313">
        <w:rPr>
          <w:highlight w:val="white"/>
        </w:rPr>
        <w:t xml:space="preserve">arrow </w:t>
      </w:r>
      <w:r w:rsidR="00104898">
        <w:rPr>
          <w:highlight w:val="white"/>
        </w:rPr>
        <w:t xml:space="preserve">expression. </w:t>
      </w:r>
      <w:r w:rsidR="00061313">
        <w:rPr>
          <w:highlight w:val="white"/>
        </w:rPr>
        <w:t>However, i</w:t>
      </w:r>
      <w:r w:rsidR="00104898">
        <w:rPr>
          <w:highlight w:val="white"/>
        </w:rPr>
        <w:t>n those cases, the address symbol is not null.</w:t>
      </w:r>
    </w:p>
    <w:p w14:paraId="2333C01C" w14:textId="77777777" w:rsidR="00D935A0" w:rsidRPr="007B4210" w:rsidRDefault="00D935A0" w:rsidP="007B4210">
      <w:pPr>
        <w:pStyle w:val="Code"/>
        <w:rPr>
          <w:highlight w:val="white"/>
        </w:rPr>
      </w:pPr>
      <w:r w:rsidRPr="007B4210">
        <w:rPr>
          <w:highlight w:val="white"/>
        </w:rPr>
        <w:t xml:space="preserve">      if ((resultSymbol.IsTemporary()) &amp;&amp;</w:t>
      </w:r>
    </w:p>
    <w:p w14:paraId="135DA99F" w14:textId="0DBF98D2" w:rsidR="00D935A0" w:rsidRDefault="00D935A0" w:rsidP="007B4210">
      <w:pPr>
        <w:pStyle w:val="Code"/>
        <w:rPr>
          <w:highlight w:val="white"/>
        </w:rPr>
      </w:pPr>
      <w:r w:rsidRPr="007B4210">
        <w:rPr>
          <w:highlight w:val="white"/>
        </w:rPr>
        <w:t xml:space="preserve">          (resultSymbol.AddressSymbol == null)) {</w:t>
      </w:r>
    </w:p>
    <w:p w14:paraId="0A567108" w14:textId="4039BE1F" w:rsidR="00AF4483" w:rsidRPr="007B4210" w:rsidRDefault="00AF4483" w:rsidP="005A31EC">
      <w:pPr>
        <w:rPr>
          <w:highlight w:val="white"/>
        </w:rPr>
      </w:pPr>
      <w:r>
        <w:rPr>
          <w:highlight w:val="white"/>
        </w:rPr>
        <w:lastRenderedPageBreak/>
        <w:t xml:space="preserve">If the </w:t>
      </w:r>
      <w:r w:rsidR="00432ACD">
        <w:rPr>
          <w:highlight w:val="white"/>
        </w:rPr>
        <w:t xml:space="preserve">assignment </w:t>
      </w:r>
      <w:r w:rsidR="005A31EC">
        <w:rPr>
          <w:highlight w:val="white"/>
        </w:rPr>
        <w:t xml:space="preserve">symbol is </w:t>
      </w:r>
      <w:r w:rsidR="00432ACD">
        <w:rPr>
          <w:highlight w:val="white"/>
        </w:rPr>
        <w:t>stored in the track map</w:t>
      </w:r>
      <w:r w:rsidR="005A31EC">
        <w:rPr>
          <w:highlight w:val="white"/>
        </w:rPr>
        <w:t>,</w:t>
      </w:r>
      <w:r w:rsidR="008C2FDF">
        <w:rPr>
          <w:highlight w:val="white"/>
        </w:rPr>
        <w:t xml:space="preserve"> it means that we assign the true expression of the conditional expression, and we start by copying </w:t>
      </w:r>
      <w:r w:rsidR="00432ACD">
        <w:rPr>
          <w:highlight w:val="white"/>
        </w:rPr>
        <w:t xml:space="preserve">its track to the assignment track. Then we add the assignment track to the track map, </w:t>
      </w:r>
    </w:p>
    <w:p w14:paraId="0B40FC20" w14:textId="77777777" w:rsidR="00D935A0" w:rsidRPr="007B4210" w:rsidRDefault="00D935A0" w:rsidP="007B4210">
      <w:pPr>
        <w:pStyle w:val="Code"/>
        <w:rPr>
          <w:highlight w:val="white"/>
        </w:rPr>
      </w:pPr>
      <w:r w:rsidRPr="007B4210">
        <w:rPr>
          <w:highlight w:val="white"/>
        </w:rPr>
        <w:t xml:space="preserve">        if (assignTrack != null) {</w:t>
      </w:r>
    </w:p>
    <w:p w14:paraId="5715166A" w14:textId="77777777" w:rsidR="00D935A0" w:rsidRPr="007B4210" w:rsidRDefault="00D935A0" w:rsidP="007B4210">
      <w:pPr>
        <w:pStyle w:val="Code"/>
        <w:rPr>
          <w:highlight w:val="white"/>
        </w:rPr>
      </w:pPr>
      <w:r w:rsidRPr="007B4210">
        <w:rPr>
          <w:highlight w:val="white"/>
        </w:rPr>
        <w:t xml:space="preserve">          if (resultTrack != null) {</w:t>
      </w:r>
    </w:p>
    <w:p w14:paraId="5F09C296" w14:textId="77777777" w:rsidR="00D935A0" w:rsidRPr="007B4210" w:rsidRDefault="00D935A0" w:rsidP="007B4210">
      <w:pPr>
        <w:pStyle w:val="Code"/>
        <w:rPr>
          <w:highlight w:val="white"/>
        </w:rPr>
      </w:pPr>
      <w:r w:rsidRPr="007B4210">
        <w:rPr>
          <w:highlight w:val="white"/>
        </w:rPr>
        <w:t xml:space="preserve">            resultTrack.Replace(m_assemblyCodeList, assignTrack);</w:t>
      </w:r>
    </w:p>
    <w:p w14:paraId="147AEBC8" w14:textId="77777777" w:rsidR="00D935A0" w:rsidRPr="007B4210" w:rsidRDefault="00D935A0" w:rsidP="007B4210">
      <w:pPr>
        <w:pStyle w:val="Code"/>
        <w:rPr>
          <w:highlight w:val="white"/>
        </w:rPr>
      </w:pPr>
      <w:r w:rsidRPr="007B4210">
        <w:rPr>
          <w:highlight w:val="white"/>
        </w:rPr>
        <w:t xml:space="preserve">          }</w:t>
      </w:r>
    </w:p>
    <w:p w14:paraId="4AB411BA" w14:textId="77777777" w:rsidR="00D935A0" w:rsidRPr="007B4210" w:rsidRDefault="00D935A0" w:rsidP="007B4210">
      <w:pPr>
        <w:pStyle w:val="Code"/>
        <w:rPr>
          <w:highlight w:val="white"/>
        </w:rPr>
      </w:pPr>
    </w:p>
    <w:p w14:paraId="7918DDA4" w14:textId="77777777" w:rsidR="00D935A0" w:rsidRPr="007B4210" w:rsidRDefault="00D935A0" w:rsidP="007B4210">
      <w:pPr>
        <w:pStyle w:val="Code"/>
        <w:rPr>
          <w:highlight w:val="white"/>
        </w:rPr>
      </w:pPr>
      <w:r w:rsidRPr="007B4210">
        <w:rPr>
          <w:highlight w:val="white"/>
        </w:rPr>
        <w:t xml:space="preserve">          m_trackMap[resultSymbol] = assignTrack;</w:t>
      </w:r>
    </w:p>
    <w:p w14:paraId="49FBCAF2" w14:textId="77777777" w:rsidR="00D935A0" w:rsidRPr="007B4210" w:rsidRDefault="00D935A0" w:rsidP="007B4210">
      <w:pPr>
        <w:pStyle w:val="Code"/>
        <w:rPr>
          <w:highlight w:val="white"/>
        </w:rPr>
      </w:pPr>
      <w:r w:rsidRPr="007B4210">
        <w:rPr>
          <w:highlight w:val="white"/>
        </w:rPr>
        <w:t xml:space="preserve">          m_trackMap.Remove(assignSymbol);</w:t>
      </w:r>
    </w:p>
    <w:p w14:paraId="5BA5952E" w14:textId="77777777" w:rsidR="00D935A0" w:rsidRPr="007B4210" w:rsidRDefault="00D935A0" w:rsidP="007B4210">
      <w:pPr>
        <w:pStyle w:val="Code"/>
        <w:rPr>
          <w:highlight w:val="white"/>
        </w:rPr>
      </w:pPr>
      <w:r w:rsidRPr="007B4210">
        <w:rPr>
          <w:highlight w:val="white"/>
        </w:rPr>
        <w:t xml:space="preserve">        }</w:t>
      </w:r>
    </w:p>
    <w:p w14:paraId="7A58FBCB" w14:textId="77777777" w:rsidR="00D935A0" w:rsidRPr="007B4210" w:rsidRDefault="00D935A0" w:rsidP="007B4210">
      <w:pPr>
        <w:pStyle w:val="Code"/>
        <w:rPr>
          <w:highlight w:val="white"/>
        </w:rPr>
      </w:pPr>
      <w:r w:rsidRPr="007B4210">
        <w:rPr>
          <w:highlight w:val="white"/>
        </w:rPr>
        <w:t xml:space="preserve">        else {</w:t>
      </w:r>
    </w:p>
    <w:p w14:paraId="42C0A524" w14:textId="77777777" w:rsidR="00D935A0" w:rsidRPr="007B4210" w:rsidRDefault="00D935A0" w:rsidP="007B4210">
      <w:pPr>
        <w:pStyle w:val="Code"/>
        <w:rPr>
          <w:highlight w:val="white"/>
        </w:rPr>
      </w:pPr>
      <w:r w:rsidRPr="007B4210">
        <w:rPr>
          <w:highlight w:val="white"/>
        </w:rPr>
        <w:t xml:space="preserve">          if (resultTrack == null) {</w:t>
      </w:r>
    </w:p>
    <w:p w14:paraId="738C1C6F" w14:textId="77777777" w:rsidR="00D935A0" w:rsidRPr="007B4210" w:rsidRDefault="00D935A0" w:rsidP="007B4210">
      <w:pPr>
        <w:pStyle w:val="Code"/>
        <w:rPr>
          <w:highlight w:val="white"/>
        </w:rPr>
      </w:pPr>
      <w:r w:rsidRPr="007B4210">
        <w:rPr>
          <w:highlight w:val="white"/>
        </w:rPr>
        <w:t xml:space="preserve">            resultTrack = new Track(resultSymbol);</w:t>
      </w:r>
    </w:p>
    <w:p w14:paraId="612BBDAA" w14:textId="77777777" w:rsidR="00D935A0" w:rsidRPr="007B4210" w:rsidRDefault="00D935A0" w:rsidP="007B4210">
      <w:pPr>
        <w:pStyle w:val="Code"/>
        <w:rPr>
          <w:highlight w:val="white"/>
        </w:rPr>
      </w:pPr>
      <w:r w:rsidRPr="007B4210">
        <w:rPr>
          <w:highlight w:val="white"/>
        </w:rPr>
        <w:t xml:space="preserve">            m_trackMap.Add(resultSymbol, resultTrack);</w:t>
      </w:r>
    </w:p>
    <w:p w14:paraId="66181FF6" w14:textId="77777777" w:rsidR="00D935A0" w:rsidRPr="007B4210" w:rsidRDefault="00D935A0" w:rsidP="007B4210">
      <w:pPr>
        <w:pStyle w:val="Code"/>
        <w:rPr>
          <w:highlight w:val="white"/>
        </w:rPr>
      </w:pPr>
      <w:r w:rsidRPr="007B4210">
        <w:rPr>
          <w:highlight w:val="white"/>
        </w:rPr>
        <w:t xml:space="preserve">          }</w:t>
      </w:r>
    </w:p>
    <w:p w14:paraId="468F0E36" w14:textId="77777777" w:rsidR="00D935A0" w:rsidRPr="007B4210" w:rsidRDefault="00D935A0" w:rsidP="007B4210">
      <w:pPr>
        <w:pStyle w:val="Code"/>
        <w:rPr>
          <w:highlight w:val="white"/>
        </w:rPr>
      </w:pPr>
    </w:p>
    <w:p w14:paraId="79211264" w14:textId="77777777" w:rsidR="00D935A0" w:rsidRPr="007B4210" w:rsidRDefault="00D935A0" w:rsidP="007B4210">
      <w:pPr>
        <w:pStyle w:val="Code"/>
        <w:rPr>
          <w:highlight w:val="white"/>
        </w:rPr>
      </w:pPr>
      <w:r w:rsidRPr="007B4210">
        <w:rPr>
          <w:highlight w:val="white"/>
        </w:rPr>
        <w:t xml:space="preserve">          if ((assignSymbol.Value is BigInteger) ||</w:t>
      </w:r>
    </w:p>
    <w:p w14:paraId="04CB924C" w14:textId="77777777" w:rsidR="00D935A0" w:rsidRPr="007B4210" w:rsidRDefault="00D935A0" w:rsidP="007B4210">
      <w:pPr>
        <w:pStyle w:val="Code"/>
        <w:rPr>
          <w:highlight w:val="white"/>
        </w:rPr>
      </w:pPr>
      <w:r w:rsidRPr="007B4210">
        <w:rPr>
          <w:highlight w:val="white"/>
        </w:rPr>
        <w:t xml:space="preserve">              (assignSymbol.IsExternOrStatic() &amp;&amp;</w:t>
      </w:r>
    </w:p>
    <w:p w14:paraId="10B82CC7" w14:textId="77777777" w:rsidR="00D935A0" w:rsidRPr="007B4210" w:rsidRDefault="00D935A0" w:rsidP="007B4210">
      <w:pPr>
        <w:pStyle w:val="Code"/>
        <w:rPr>
          <w:highlight w:val="white"/>
        </w:rPr>
      </w:pPr>
      <w:r w:rsidRPr="007B4210">
        <w:rPr>
          <w:highlight w:val="white"/>
        </w:rPr>
        <w:t xml:space="preserve">               assignSymbol.Type.IsArrayFunctionOrString())) {</w:t>
      </w:r>
    </w:p>
    <w:p w14:paraId="049A867E" w14:textId="77777777" w:rsidR="00D935A0" w:rsidRPr="007B4210" w:rsidRDefault="00D935A0" w:rsidP="007B4210">
      <w:pPr>
        <w:pStyle w:val="Code"/>
        <w:rPr>
          <w:highlight w:val="white"/>
        </w:rPr>
      </w:pPr>
      <w:r w:rsidRPr="007B4210">
        <w:rPr>
          <w:highlight w:val="white"/>
        </w:rPr>
        <w:t xml:space="preserve">            AddAssemblyCode(AssemblyOperator.mov, resultTrack,</w:t>
      </w:r>
    </w:p>
    <w:p w14:paraId="37264C17" w14:textId="77777777" w:rsidR="00D935A0" w:rsidRPr="007B4210" w:rsidRDefault="00D935A0" w:rsidP="007B4210">
      <w:pPr>
        <w:pStyle w:val="Code"/>
        <w:rPr>
          <w:highlight w:val="white"/>
        </w:rPr>
      </w:pPr>
      <w:r w:rsidRPr="007B4210">
        <w:rPr>
          <w:highlight w:val="white"/>
        </w:rPr>
        <w:t xml:space="preserve">                            ValueOrAddress(assignSymbol));</w:t>
      </w:r>
    </w:p>
    <w:p w14:paraId="5341F0A9" w14:textId="77777777" w:rsidR="00D935A0" w:rsidRPr="007B4210" w:rsidRDefault="00D935A0" w:rsidP="007B4210">
      <w:pPr>
        <w:pStyle w:val="Code"/>
        <w:rPr>
          <w:highlight w:val="white"/>
        </w:rPr>
      </w:pPr>
      <w:r w:rsidRPr="007B4210">
        <w:rPr>
          <w:highlight w:val="white"/>
        </w:rPr>
        <w:t xml:space="preserve">          }</w:t>
      </w:r>
    </w:p>
    <w:p w14:paraId="23BA6939" w14:textId="77777777" w:rsidR="00D935A0" w:rsidRPr="007B4210" w:rsidRDefault="00D935A0" w:rsidP="007B4210">
      <w:pPr>
        <w:pStyle w:val="Code"/>
        <w:rPr>
          <w:highlight w:val="white"/>
        </w:rPr>
      </w:pPr>
      <w:r w:rsidRPr="007B4210">
        <w:rPr>
          <w:highlight w:val="white"/>
        </w:rPr>
        <w:t xml:space="preserve">          else if (assignSymbol.Type.IsArrayOrFunction()) {</w:t>
      </w:r>
    </w:p>
    <w:p w14:paraId="416383C7" w14:textId="77777777" w:rsidR="00D935A0" w:rsidRPr="007B4210" w:rsidRDefault="00D935A0" w:rsidP="007B4210">
      <w:pPr>
        <w:pStyle w:val="Code"/>
        <w:rPr>
          <w:highlight w:val="white"/>
        </w:rPr>
      </w:pPr>
      <w:r w:rsidRPr="007B4210">
        <w:rPr>
          <w:highlight w:val="white"/>
        </w:rPr>
        <w:t xml:space="preserve">            AddAssemblyCode(AssemblyOperator.mov, resultTrack,</w:t>
      </w:r>
    </w:p>
    <w:p w14:paraId="21C33B7E" w14:textId="77777777" w:rsidR="00D935A0" w:rsidRPr="007B4210" w:rsidRDefault="00D935A0" w:rsidP="007B4210">
      <w:pPr>
        <w:pStyle w:val="Code"/>
        <w:rPr>
          <w:highlight w:val="white"/>
        </w:rPr>
      </w:pPr>
      <w:r w:rsidRPr="007B4210">
        <w:rPr>
          <w:highlight w:val="white"/>
        </w:rPr>
        <w:t xml:space="preserve">                            Base(assignSymbol));</w:t>
      </w:r>
    </w:p>
    <w:p w14:paraId="59CE0E37" w14:textId="77777777" w:rsidR="00D935A0" w:rsidRPr="007B4210" w:rsidRDefault="00D935A0" w:rsidP="007B4210">
      <w:pPr>
        <w:pStyle w:val="Code"/>
        <w:rPr>
          <w:highlight w:val="white"/>
        </w:rPr>
      </w:pPr>
      <w:r w:rsidRPr="007B4210">
        <w:rPr>
          <w:highlight w:val="white"/>
        </w:rPr>
        <w:t xml:space="preserve">            AddAssemblyCode(AssemblyOperator.add, resultTrack,</w:t>
      </w:r>
    </w:p>
    <w:p w14:paraId="51042BB9" w14:textId="77777777" w:rsidR="00D935A0" w:rsidRPr="007B4210" w:rsidRDefault="00D935A0" w:rsidP="007B4210">
      <w:pPr>
        <w:pStyle w:val="Code"/>
        <w:rPr>
          <w:highlight w:val="white"/>
        </w:rPr>
      </w:pPr>
      <w:r w:rsidRPr="007B4210">
        <w:rPr>
          <w:highlight w:val="white"/>
        </w:rPr>
        <w:t xml:space="preserve">                            (BigInteger) Offset(assignSymbol));</w:t>
      </w:r>
    </w:p>
    <w:p w14:paraId="280E2695" w14:textId="77777777" w:rsidR="00D935A0" w:rsidRPr="007B4210" w:rsidRDefault="00D935A0" w:rsidP="007B4210">
      <w:pPr>
        <w:pStyle w:val="Code"/>
        <w:rPr>
          <w:highlight w:val="white"/>
        </w:rPr>
      </w:pPr>
      <w:r w:rsidRPr="007B4210">
        <w:rPr>
          <w:highlight w:val="white"/>
        </w:rPr>
        <w:t xml:space="preserve">          }</w:t>
      </w:r>
    </w:p>
    <w:p w14:paraId="41EAFBD1" w14:textId="77777777" w:rsidR="00D935A0" w:rsidRPr="007B4210" w:rsidRDefault="00D935A0" w:rsidP="007B4210">
      <w:pPr>
        <w:pStyle w:val="Code"/>
        <w:rPr>
          <w:highlight w:val="white"/>
        </w:rPr>
      </w:pPr>
      <w:r w:rsidRPr="007B4210">
        <w:rPr>
          <w:highlight w:val="white"/>
        </w:rPr>
        <w:t xml:space="preserve">          else {</w:t>
      </w:r>
    </w:p>
    <w:p w14:paraId="6ECB6B06" w14:textId="77777777" w:rsidR="00D935A0" w:rsidRPr="007B4210" w:rsidRDefault="00D935A0" w:rsidP="007B4210">
      <w:pPr>
        <w:pStyle w:val="Code"/>
        <w:rPr>
          <w:highlight w:val="white"/>
        </w:rPr>
      </w:pPr>
      <w:r w:rsidRPr="007B4210">
        <w:rPr>
          <w:highlight w:val="white"/>
        </w:rPr>
        <w:t xml:space="preserve">            AddAssemblyCode(AssemblyOperator.mov, resultTrack,</w:t>
      </w:r>
    </w:p>
    <w:p w14:paraId="0CD5A6D1" w14:textId="77777777" w:rsidR="00D935A0" w:rsidRPr="007B4210" w:rsidRDefault="00D935A0" w:rsidP="007B4210">
      <w:pPr>
        <w:pStyle w:val="Code"/>
        <w:rPr>
          <w:highlight w:val="white"/>
        </w:rPr>
      </w:pPr>
      <w:r w:rsidRPr="007B4210">
        <w:rPr>
          <w:highlight w:val="white"/>
        </w:rPr>
        <w:t xml:space="preserve">                            Base(assignSymbol), Offset(assignSymbol));</w:t>
      </w:r>
    </w:p>
    <w:p w14:paraId="7B6D471C" w14:textId="77777777" w:rsidR="00D935A0" w:rsidRPr="007B4210" w:rsidRDefault="00D935A0" w:rsidP="007B4210">
      <w:pPr>
        <w:pStyle w:val="Code"/>
        <w:rPr>
          <w:highlight w:val="white"/>
        </w:rPr>
      </w:pPr>
      <w:r w:rsidRPr="007B4210">
        <w:rPr>
          <w:highlight w:val="white"/>
        </w:rPr>
        <w:t xml:space="preserve">          }</w:t>
      </w:r>
    </w:p>
    <w:p w14:paraId="2A4DFD4D" w14:textId="77777777" w:rsidR="00D935A0" w:rsidRPr="007B4210" w:rsidRDefault="00D935A0" w:rsidP="007B4210">
      <w:pPr>
        <w:pStyle w:val="Code"/>
        <w:rPr>
          <w:highlight w:val="white"/>
        </w:rPr>
      </w:pPr>
      <w:r w:rsidRPr="007B4210">
        <w:rPr>
          <w:highlight w:val="white"/>
        </w:rPr>
        <w:t xml:space="preserve">        }</w:t>
      </w:r>
    </w:p>
    <w:p w14:paraId="0CFB3DD4" w14:textId="77777777" w:rsidR="00D935A0" w:rsidRPr="007B4210" w:rsidRDefault="00D935A0" w:rsidP="007B4210">
      <w:pPr>
        <w:pStyle w:val="Code"/>
        <w:rPr>
          <w:highlight w:val="white"/>
        </w:rPr>
      </w:pPr>
      <w:r w:rsidRPr="007B4210">
        <w:rPr>
          <w:highlight w:val="white"/>
        </w:rPr>
        <w:t xml:space="preserve">      }</w:t>
      </w:r>
    </w:p>
    <w:p w14:paraId="1D7FB31A" w14:textId="77777777" w:rsidR="00D935A0" w:rsidRPr="007B4210" w:rsidRDefault="00D935A0" w:rsidP="007B4210">
      <w:pPr>
        <w:pStyle w:val="Code"/>
        <w:rPr>
          <w:highlight w:val="white"/>
        </w:rPr>
      </w:pPr>
      <w:r w:rsidRPr="007B4210">
        <w:rPr>
          <w:highlight w:val="white"/>
        </w:rPr>
        <w:t xml:space="preserve">      else {</w:t>
      </w:r>
    </w:p>
    <w:p w14:paraId="4706B20E" w14:textId="77777777" w:rsidR="00D935A0" w:rsidRPr="007B4210" w:rsidRDefault="00D935A0" w:rsidP="007B4210">
      <w:pPr>
        <w:pStyle w:val="Code"/>
        <w:rPr>
          <w:highlight w:val="white"/>
        </w:rPr>
      </w:pPr>
      <w:r w:rsidRPr="007B4210">
        <w:rPr>
          <w:highlight w:val="white"/>
        </w:rPr>
        <w:t xml:space="preserve">        if (assignSymbol.Value is BigInteger) {</w:t>
      </w:r>
    </w:p>
    <w:p w14:paraId="66E9931B" w14:textId="77777777" w:rsidR="00D935A0" w:rsidRPr="007B4210" w:rsidRDefault="00D935A0" w:rsidP="007B4210">
      <w:pPr>
        <w:pStyle w:val="Code"/>
        <w:rPr>
          <w:highlight w:val="white"/>
        </w:rPr>
      </w:pPr>
      <w:r w:rsidRPr="007B4210">
        <w:rPr>
          <w:highlight w:val="white"/>
        </w:rPr>
        <w:t xml:space="preserve">          AssemblyOperator sizeOperator =</w:t>
      </w:r>
    </w:p>
    <w:p w14:paraId="29BD72B6" w14:textId="77777777" w:rsidR="00D935A0" w:rsidRPr="007B4210" w:rsidRDefault="00D935A0" w:rsidP="007B4210">
      <w:pPr>
        <w:pStyle w:val="Code"/>
        <w:rPr>
          <w:highlight w:val="white"/>
        </w:rPr>
      </w:pPr>
      <w:r w:rsidRPr="007B4210">
        <w:rPr>
          <w:highlight w:val="white"/>
        </w:rPr>
        <w:t xml:space="preserve">            AssemblyCode.OperatorToSize(AssemblyOperator.mov,</w:t>
      </w:r>
    </w:p>
    <w:p w14:paraId="63E68C47" w14:textId="77777777" w:rsidR="00D935A0" w:rsidRPr="007B4210" w:rsidRDefault="00D935A0" w:rsidP="007B4210">
      <w:pPr>
        <w:pStyle w:val="Code"/>
        <w:rPr>
          <w:highlight w:val="white"/>
        </w:rPr>
      </w:pPr>
      <w:r w:rsidRPr="007B4210">
        <w:rPr>
          <w:highlight w:val="white"/>
        </w:rPr>
        <w:t xml:space="preserve">                                        assignSymbol.Type.Size());</w:t>
      </w:r>
    </w:p>
    <w:p w14:paraId="1EA069AB" w14:textId="77777777" w:rsidR="00D935A0" w:rsidRPr="007B4210" w:rsidRDefault="00D935A0" w:rsidP="007B4210">
      <w:pPr>
        <w:pStyle w:val="Code"/>
        <w:rPr>
          <w:highlight w:val="white"/>
        </w:rPr>
      </w:pPr>
      <w:r w:rsidRPr="007B4210">
        <w:rPr>
          <w:highlight w:val="white"/>
        </w:rPr>
        <w:t xml:space="preserve">          BigInteger assignValue = (BigInteger) assignSymbol.Value;</w:t>
      </w:r>
    </w:p>
    <w:p w14:paraId="0B0291DA" w14:textId="77777777" w:rsidR="00D935A0" w:rsidRPr="007B4210" w:rsidRDefault="00D935A0" w:rsidP="007B4210">
      <w:pPr>
        <w:pStyle w:val="Code"/>
        <w:rPr>
          <w:highlight w:val="white"/>
        </w:rPr>
      </w:pPr>
      <w:r w:rsidRPr="007B4210">
        <w:rPr>
          <w:highlight w:val="white"/>
        </w:rPr>
        <w:t xml:space="preserve">          AddAssemblyCode(sizeOperator, Base(resultSymbol),</w:t>
      </w:r>
    </w:p>
    <w:p w14:paraId="7CA20BAB" w14:textId="77777777" w:rsidR="00D935A0" w:rsidRPr="007B4210" w:rsidRDefault="00D935A0" w:rsidP="007B4210">
      <w:pPr>
        <w:pStyle w:val="Code"/>
        <w:rPr>
          <w:highlight w:val="white"/>
        </w:rPr>
      </w:pPr>
      <w:r w:rsidRPr="007B4210">
        <w:rPr>
          <w:highlight w:val="white"/>
        </w:rPr>
        <w:t xml:space="preserve">                          Offset(resultSymbol), assignValue);</w:t>
      </w:r>
    </w:p>
    <w:p w14:paraId="6FA69727" w14:textId="77777777" w:rsidR="00D935A0" w:rsidRPr="007B4210" w:rsidRDefault="00D935A0" w:rsidP="007B4210">
      <w:pPr>
        <w:pStyle w:val="Code"/>
        <w:rPr>
          <w:highlight w:val="white"/>
        </w:rPr>
      </w:pPr>
      <w:r w:rsidRPr="007B4210">
        <w:rPr>
          <w:highlight w:val="white"/>
        </w:rPr>
        <w:t xml:space="preserve">        }</w:t>
      </w:r>
    </w:p>
    <w:p w14:paraId="6501B312" w14:textId="77777777" w:rsidR="00D935A0" w:rsidRPr="007B4210" w:rsidRDefault="00D935A0" w:rsidP="007B4210">
      <w:pPr>
        <w:pStyle w:val="Code"/>
        <w:rPr>
          <w:highlight w:val="white"/>
        </w:rPr>
      </w:pPr>
      <w:r w:rsidRPr="007B4210">
        <w:rPr>
          <w:highlight w:val="white"/>
        </w:rPr>
        <w:t xml:space="preserve">        else if (assignTrack != null) {</w:t>
      </w:r>
    </w:p>
    <w:p w14:paraId="0D3F95C7" w14:textId="77777777" w:rsidR="00D935A0" w:rsidRPr="007B4210" w:rsidRDefault="00D935A0" w:rsidP="007B4210">
      <w:pPr>
        <w:pStyle w:val="Code"/>
        <w:rPr>
          <w:highlight w:val="white"/>
        </w:rPr>
      </w:pPr>
      <w:r w:rsidRPr="007B4210">
        <w:rPr>
          <w:highlight w:val="white"/>
        </w:rPr>
        <w:t xml:space="preserve">          AddAssemblyCode(AssemblyOperator.mov, Base(resultSymbol),</w:t>
      </w:r>
    </w:p>
    <w:p w14:paraId="5B61BDC5" w14:textId="77777777" w:rsidR="00D935A0" w:rsidRPr="007B4210" w:rsidRDefault="00D935A0" w:rsidP="007B4210">
      <w:pPr>
        <w:pStyle w:val="Code"/>
        <w:rPr>
          <w:highlight w:val="white"/>
        </w:rPr>
      </w:pPr>
      <w:r w:rsidRPr="007B4210">
        <w:rPr>
          <w:highlight w:val="white"/>
        </w:rPr>
        <w:t xml:space="preserve">                          Offset(resultSymbol), assignTrack);</w:t>
      </w:r>
    </w:p>
    <w:p w14:paraId="4FBA1D89" w14:textId="77777777" w:rsidR="00D935A0" w:rsidRPr="007B4210" w:rsidRDefault="00D935A0" w:rsidP="007B4210">
      <w:pPr>
        <w:pStyle w:val="Code"/>
        <w:rPr>
          <w:highlight w:val="white"/>
        </w:rPr>
      </w:pPr>
      <w:r w:rsidRPr="007B4210">
        <w:rPr>
          <w:highlight w:val="white"/>
        </w:rPr>
        <w:t xml:space="preserve">          m_trackMap.Remove(assignSymbol);</w:t>
      </w:r>
    </w:p>
    <w:p w14:paraId="320BEAFC" w14:textId="77777777" w:rsidR="00D935A0" w:rsidRPr="007B4210" w:rsidRDefault="00D935A0" w:rsidP="007B4210">
      <w:pPr>
        <w:pStyle w:val="Code"/>
        <w:rPr>
          <w:highlight w:val="white"/>
        </w:rPr>
      </w:pPr>
      <w:r w:rsidRPr="007B4210">
        <w:rPr>
          <w:highlight w:val="white"/>
        </w:rPr>
        <w:t xml:space="preserve">        }</w:t>
      </w:r>
    </w:p>
    <w:p w14:paraId="0E4293B3" w14:textId="77777777" w:rsidR="00D935A0" w:rsidRPr="007B4210" w:rsidRDefault="00D935A0" w:rsidP="007B4210">
      <w:pPr>
        <w:pStyle w:val="Code"/>
        <w:rPr>
          <w:highlight w:val="white"/>
        </w:rPr>
      </w:pPr>
      <w:r w:rsidRPr="007B4210">
        <w:rPr>
          <w:highlight w:val="white"/>
        </w:rPr>
        <w:t xml:space="preserve">        else if (assignSymbol.Type.IsArrayFunctionOrString()) {</w:t>
      </w:r>
    </w:p>
    <w:p w14:paraId="2B28FED0" w14:textId="77777777" w:rsidR="00D935A0" w:rsidRPr="007B4210" w:rsidRDefault="00D935A0" w:rsidP="007B4210">
      <w:pPr>
        <w:pStyle w:val="Code"/>
        <w:rPr>
          <w:highlight w:val="white"/>
        </w:rPr>
      </w:pPr>
      <w:r w:rsidRPr="007B4210">
        <w:rPr>
          <w:highlight w:val="white"/>
        </w:rPr>
        <w:t xml:space="preserve">          if (assignSymbol.IsExternOrStatic()) {</w:t>
      </w:r>
    </w:p>
    <w:p w14:paraId="5EC441A9" w14:textId="77777777" w:rsidR="00D935A0" w:rsidRPr="007B4210" w:rsidRDefault="00D935A0" w:rsidP="007B4210">
      <w:pPr>
        <w:pStyle w:val="Code"/>
        <w:rPr>
          <w:highlight w:val="white"/>
        </w:rPr>
      </w:pPr>
      <w:r w:rsidRPr="007B4210">
        <w:rPr>
          <w:highlight w:val="white"/>
        </w:rPr>
        <w:t xml:space="preserve">            AssemblyOperator sizeMovOperator =</w:t>
      </w:r>
    </w:p>
    <w:p w14:paraId="2A17D0E7" w14:textId="77777777" w:rsidR="00D935A0" w:rsidRPr="007B4210" w:rsidRDefault="00D935A0" w:rsidP="007B4210">
      <w:pPr>
        <w:pStyle w:val="Code"/>
        <w:rPr>
          <w:highlight w:val="white"/>
        </w:rPr>
      </w:pPr>
      <w:r w:rsidRPr="007B4210">
        <w:rPr>
          <w:highlight w:val="white"/>
        </w:rPr>
        <w:t xml:space="preserve">               AssemblyCode.OperatorToSize(AssemblyOperator.mov,</w:t>
      </w:r>
    </w:p>
    <w:p w14:paraId="6EB605F5" w14:textId="77777777" w:rsidR="00D935A0" w:rsidRPr="007B4210" w:rsidRDefault="00D935A0" w:rsidP="007B4210">
      <w:pPr>
        <w:pStyle w:val="Code"/>
        <w:rPr>
          <w:highlight w:val="white"/>
        </w:rPr>
      </w:pPr>
      <w:r w:rsidRPr="007B4210">
        <w:rPr>
          <w:highlight w:val="white"/>
        </w:rPr>
        <w:t xml:space="preserve">                                           TypeSize.PointerSize);</w:t>
      </w:r>
    </w:p>
    <w:p w14:paraId="580F7240" w14:textId="77777777" w:rsidR="00D935A0" w:rsidRPr="007B4210" w:rsidRDefault="00D935A0" w:rsidP="007B4210">
      <w:pPr>
        <w:pStyle w:val="Code"/>
        <w:rPr>
          <w:highlight w:val="white"/>
        </w:rPr>
      </w:pPr>
      <w:r w:rsidRPr="007B4210">
        <w:rPr>
          <w:highlight w:val="white"/>
        </w:rPr>
        <w:t xml:space="preserve">            AddAssemblyCode(sizeMovOperator, Base(resultSymbol),</w:t>
      </w:r>
    </w:p>
    <w:p w14:paraId="639EF0F7" w14:textId="77777777" w:rsidR="00D935A0" w:rsidRPr="007B4210" w:rsidRDefault="00D935A0" w:rsidP="007B4210">
      <w:pPr>
        <w:pStyle w:val="Code"/>
        <w:rPr>
          <w:highlight w:val="white"/>
        </w:rPr>
      </w:pPr>
      <w:r w:rsidRPr="007B4210">
        <w:rPr>
          <w:highlight w:val="white"/>
        </w:rPr>
        <w:t xml:space="preserve">                            Offset(resultSymbol), assignSymbol.UniqueName);</w:t>
      </w:r>
    </w:p>
    <w:p w14:paraId="638F2D43" w14:textId="77777777" w:rsidR="00D935A0" w:rsidRPr="007B4210" w:rsidRDefault="00D935A0" w:rsidP="007B4210">
      <w:pPr>
        <w:pStyle w:val="Code"/>
        <w:rPr>
          <w:highlight w:val="white"/>
        </w:rPr>
      </w:pPr>
      <w:r w:rsidRPr="007B4210">
        <w:rPr>
          <w:highlight w:val="white"/>
        </w:rPr>
        <w:lastRenderedPageBreak/>
        <w:t xml:space="preserve">          }</w:t>
      </w:r>
    </w:p>
    <w:p w14:paraId="06C85503" w14:textId="77777777" w:rsidR="00D935A0" w:rsidRPr="007B4210" w:rsidRDefault="00D935A0" w:rsidP="007B4210">
      <w:pPr>
        <w:pStyle w:val="Code"/>
        <w:rPr>
          <w:highlight w:val="white"/>
        </w:rPr>
      </w:pPr>
      <w:r w:rsidRPr="007B4210">
        <w:rPr>
          <w:highlight w:val="white"/>
        </w:rPr>
        <w:t xml:space="preserve">          else  {</w:t>
      </w:r>
    </w:p>
    <w:p w14:paraId="4E71F642" w14:textId="77777777" w:rsidR="00D935A0" w:rsidRPr="007B4210" w:rsidRDefault="00D935A0" w:rsidP="007B4210">
      <w:pPr>
        <w:pStyle w:val="Code"/>
        <w:rPr>
          <w:highlight w:val="white"/>
        </w:rPr>
      </w:pPr>
      <w:r w:rsidRPr="007B4210">
        <w:rPr>
          <w:highlight w:val="white"/>
        </w:rPr>
        <w:t xml:space="preserve">            AddAssemblyCode(AssemblyOperator.mov, Base(resultSymbol),</w:t>
      </w:r>
    </w:p>
    <w:p w14:paraId="0501153A" w14:textId="77777777" w:rsidR="00D935A0" w:rsidRPr="007B4210" w:rsidRDefault="00D935A0" w:rsidP="007B4210">
      <w:pPr>
        <w:pStyle w:val="Code"/>
        <w:rPr>
          <w:highlight w:val="white"/>
        </w:rPr>
      </w:pPr>
      <w:r w:rsidRPr="007B4210">
        <w:rPr>
          <w:highlight w:val="white"/>
        </w:rPr>
        <w:t xml:space="preserve">                            Offset(resultSymbol), Base(assignSymbol));</w:t>
      </w:r>
    </w:p>
    <w:p w14:paraId="1597FDFB" w14:textId="77777777" w:rsidR="00D935A0" w:rsidRPr="007B4210" w:rsidRDefault="00D935A0" w:rsidP="007B4210">
      <w:pPr>
        <w:pStyle w:val="Code"/>
        <w:rPr>
          <w:highlight w:val="white"/>
        </w:rPr>
      </w:pPr>
      <w:r w:rsidRPr="007B4210">
        <w:rPr>
          <w:highlight w:val="white"/>
        </w:rPr>
        <w:t xml:space="preserve">            AssemblyOperator sizeAddOperator =</w:t>
      </w:r>
    </w:p>
    <w:p w14:paraId="02F74A99" w14:textId="77777777" w:rsidR="00D935A0" w:rsidRPr="007B4210" w:rsidRDefault="00D935A0" w:rsidP="007B4210">
      <w:pPr>
        <w:pStyle w:val="Code"/>
        <w:rPr>
          <w:highlight w:val="white"/>
        </w:rPr>
      </w:pPr>
      <w:r w:rsidRPr="007B4210">
        <w:rPr>
          <w:highlight w:val="white"/>
        </w:rPr>
        <w:t xml:space="preserve">               AssemblyCode.OperatorToSize(AssemblyOperator.add,</w:t>
      </w:r>
    </w:p>
    <w:p w14:paraId="63F57CD6" w14:textId="77777777" w:rsidR="00D935A0" w:rsidRPr="007B4210" w:rsidRDefault="00D935A0" w:rsidP="007B4210">
      <w:pPr>
        <w:pStyle w:val="Code"/>
        <w:rPr>
          <w:highlight w:val="white"/>
        </w:rPr>
      </w:pPr>
      <w:r w:rsidRPr="007B4210">
        <w:rPr>
          <w:highlight w:val="white"/>
        </w:rPr>
        <w:t xml:space="preserve">                                           TypeSize.PointerSize);</w:t>
      </w:r>
    </w:p>
    <w:p w14:paraId="5BC312DB" w14:textId="77777777" w:rsidR="00D935A0" w:rsidRPr="007B4210" w:rsidRDefault="00D935A0" w:rsidP="007B4210">
      <w:pPr>
        <w:pStyle w:val="Code"/>
        <w:rPr>
          <w:highlight w:val="white"/>
        </w:rPr>
      </w:pPr>
    </w:p>
    <w:p w14:paraId="65B748BA" w14:textId="77777777" w:rsidR="00D935A0" w:rsidRPr="007B4210" w:rsidRDefault="00D935A0" w:rsidP="007B4210">
      <w:pPr>
        <w:pStyle w:val="Code"/>
        <w:rPr>
          <w:highlight w:val="white"/>
        </w:rPr>
      </w:pPr>
      <w:r w:rsidRPr="007B4210">
        <w:rPr>
          <w:highlight w:val="white"/>
        </w:rPr>
        <w:t xml:space="preserve">            if (assignSymbol.Offset &gt; 0) {</w:t>
      </w:r>
    </w:p>
    <w:p w14:paraId="436DFA5C" w14:textId="77777777" w:rsidR="00D935A0" w:rsidRPr="007B4210" w:rsidRDefault="00D935A0" w:rsidP="007B4210">
      <w:pPr>
        <w:pStyle w:val="Code"/>
        <w:rPr>
          <w:highlight w:val="white"/>
        </w:rPr>
      </w:pPr>
      <w:r w:rsidRPr="007B4210">
        <w:rPr>
          <w:highlight w:val="white"/>
        </w:rPr>
        <w:t xml:space="preserve">              AddAssemblyCode(sizeAddOperator, Base(resultSymbol),</w:t>
      </w:r>
    </w:p>
    <w:p w14:paraId="6D2A7FC0" w14:textId="77777777" w:rsidR="00D935A0" w:rsidRPr="007B4210" w:rsidRDefault="00D935A0" w:rsidP="007B4210">
      <w:pPr>
        <w:pStyle w:val="Code"/>
        <w:rPr>
          <w:highlight w:val="white"/>
        </w:rPr>
      </w:pPr>
      <w:r w:rsidRPr="007B4210">
        <w:rPr>
          <w:highlight w:val="white"/>
        </w:rPr>
        <w:t xml:space="preserve">                  Offset(resultSymbol), (BigInteger) assignSymbol.Offset);</w:t>
      </w:r>
    </w:p>
    <w:p w14:paraId="1273CAE9" w14:textId="77777777" w:rsidR="00D935A0" w:rsidRPr="007B4210" w:rsidRDefault="00D935A0" w:rsidP="007B4210">
      <w:pPr>
        <w:pStyle w:val="Code"/>
        <w:rPr>
          <w:highlight w:val="white"/>
        </w:rPr>
      </w:pPr>
      <w:r w:rsidRPr="007B4210">
        <w:rPr>
          <w:highlight w:val="white"/>
        </w:rPr>
        <w:t xml:space="preserve">            }</w:t>
      </w:r>
    </w:p>
    <w:p w14:paraId="7F3BFE52" w14:textId="77777777" w:rsidR="00D935A0" w:rsidRPr="007B4210" w:rsidRDefault="00D935A0" w:rsidP="007B4210">
      <w:pPr>
        <w:pStyle w:val="Code"/>
        <w:rPr>
          <w:highlight w:val="white"/>
        </w:rPr>
      </w:pPr>
      <w:r w:rsidRPr="007B4210">
        <w:rPr>
          <w:highlight w:val="white"/>
        </w:rPr>
        <w:t xml:space="preserve">          }</w:t>
      </w:r>
    </w:p>
    <w:p w14:paraId="3B987A0A" w14:textId="77777777" w:rsidR="00D935A0" w:rsidRPr="007B4210" w:rsidRDefault="00D935A0" w:rsidP="007B4210">
      <w:pPr>
        <w:pStyle w:val="Code"/>
        <w:rPr>
          <w:highlight w:val="white"/>
        </w:rPr>
      </w:pPr>
      <w:r w:rsidRPr="007B4210">
        <w:rPr>
          <w:highlight w:val="white"/>
        </w:rPr>
        <w:t xml:space="preserve">        }</w:t>
      </w:r>
    </w:p>
    <w:p w14:paraId="638E9AFC" w14:textId="77777777" w:rsidR="00D935A0" w:rsidRPr="007B4210" w:rsidRDefault="00D935A0" w:rsidP="007B4210">
      <w:pPr>
        <w:pStyle w:val="Code"/>
        <w:rPr>
          <w:highlight w:val="white"/>
        </w:rPr>
      </w:pPr>
      <w:r w:rsidRPr="007B4210">
        <w:rPr>
          <w:highlight w:val="white"/>
        </w:rPr>
        <w:t xml:space="preserve">        /*else if (assignSymbol.Value is StaticAddress) {</w:t>
      </w:r>
    </w:p>
    <w:p w14:paraId="70DCAF14" w14:textId="77777777" w:rsidR="00D935A0" w:rsidRPr="007B4210" w:rsidRDefault="00D935A0" w:rsidP="007B4210">
      <w:pPr>
        <w:pStyle w:val="Code"/>
        <w:rPr>
          <w:highlight w:val="white"/>
        </w:rPr>
      </w:pPr>
      <w:r w:rsidRPr="007B4210">
        <w:rPr>
          <w:highlight w:val="white"/>
        </w:rPr>
        <w:t xml:space="preserve">          StaticAddress staticAddress = (StaticAddress) assignSymbol.Value;</w:t>
      </w:r>
    </w:p>
    <w:p w14:paraId="5D3583EE" w14:textId="77777777" w:rsidR="00D935A0" w:rsidRPr="007B4210" w:rsidRDefault="00D935A0" w:rsidP="007B4210">
      <w:pPr>
        <w:pStyle w:val="Code"/>
        <w:rPr>
          <w:highlight w:val="white"/>
        </w:rPr>
      </w:pPr>
      <w:r w:rsidRPr="007B4210">
        <w:rPr>
          <w:highlight w:val="white"/>
        </w:rPr>
        <w:t xml:space="preserve">          AddAssemblyCode(AssemblyOperator.mov, Base(resultSymbol),</w:t>
      </w:r>
    </w:p>
    <w:p w14:paraId="6913306D" w14:textId="77777777" w:rsidR="00D935A0" w:rsidRPr="007B4210" w:rsidRDefault="00D935A0" w:rsidP="007B4210">
      <w:pPr>
        <w:pStyle w:val="Code"/>
        <w:rPr>
          <w:highlight w:val="white"/>
        </w:rPr>
      </w:pPr>
      <w:r w:rsidRPr="007B4210">
        <w:rPr>
          <w:highlight w:val="white"/>
        </w:rPr>
        <w:t xml:space="preserve">                          Offset(resultSymbol), staticAddress.UniqueName);</w:t>
      </w:r>
    </w:p>
    <w:p w14:paraId="2035C62D" w14:textId="77777777" w:rsidR="00D935A0" w:rsidRPr="007B4210" w:rsidRDefault="00D935A0" w:rsidP="007B4210">
      <w:pPr>
        <w:pStyle w:val="Code"/>
        <w:rPr>
          <w:highlight w:val="white"/>
        </w:rPr>
      </w:pPr>
    </w:p>
    <w:p w14:paraId="4A007A7F" w14:textId="77777777" w:rsidR="00D935A0" w:rsidRPr="007B4210" w:rsidRDefault="00D935A0" w:rsidP="007B4210">
      <w:pPr>
        <w:pStyle w:val="Code"/>
        <w:rPr>
          <w:highlight w:val="white"/>
        </w:rPr>
      </w:pPr>
      <w:r w:rsidRPr="007B4210">
        <w:rPr>
          <w:highlight w:val="white"/>
        </w:rPr>
        <w:t xml:space="preserve">          if (staticAddress.Offset != 0) {</w:t>
      </w:r>
    </w:p>
    <w:p w14:paraId="0F68454A" w14:textId="77777777" w:rsidR="00D935A0" w:rsidRPr="00533A30" w:rsidRDefault="00D935A0" w:rsidP="00533A30">
      <w:pPr>
        <w:pStyle w:val="Code"/>
        <w:rPr>
          <w:highlight w:val="white"/>
        </w:rPr>
      </w:pPr>
      <w:r w:rsidRPr="00533A30">
        <w:rPr>
          <w:highlight w:val="white"/>
        </w:rPr>
        <w:t xml:space="preserve">            AddAssemblyCode(AssemblyOperator.add, Base(resultSymbol),</w:t>
      </w:r>
    </w:p>
    <w:p w14:paraId="2E36D19F" w14:textId="77777777" w:rsidR="00D935A0" w:rsidRPr="00533A30" w:rsidRDefault="00D935A0" w:rsidP="00533A30">
      <w:pPr>
        <w:pStyle w:val="Code"/>
        <w:rPr>
          <w:highlight w:val="white"/>
        </w:rPr>
      </w:pPr>
      <w:r w:rsidRPr="00533A30">
        <w:rPr>
          <w:highlight w:val="white"/>
        </w:rPr>
        <w:t xml:space="preserve">                            Offset(resultSymbol), staticAddress.Offset);</w:t>
      </w:r>
    </w:p>
    <w:p w14:paraId="08147AE9" w14:textId="77777777" w:rsidR="00D935A0" w:rsidRPr="00533A30" w:rsidRDefault="00D935A0" w:rsidP="00533A30">
      <w:pPr>
        <w:pStyle w:val="Code"/>
        <w:rPr>
          <w:highlight w:val="white"/>
        </w:rPr>
      </w:pPr>
      <w:r w:rsidRPr="00533A30">
        <w:rPr>
          <w:highlight w:val="white"/>
        </w:rPr>
        <w:t xml:space="preserve">          }</w:t>
      </w:r>
    </w:p>
    <w:p w14:paraId="14BBEE53" w14:textId="77777777" w:rsidR="00D935A0" w:rsidRPr="00533A30" w:rsidRDefault="00D935A0" w:rsidP="00533A30">
      <w:pPr>
        <w:pStyle w:val="Code"/>
        <w:rPr>
          <w:highlight w:val="white"/>
        </w:rPr>
      </w:pPr>
      <w:r w:rsidRPr="00533A30">
        <w:rPr>
          <w:highlight w:val="white"/>
        </w:rPr>
        <w:t xml:space="preserve">        }*/</w:t>
      </w:r>
    </w:p>
    <w:p w14:paraId="08B2AA0B" w14:textId="77777777" w:rsidR="00D935A0" w:rsidRPr="00533A30" w:rsidRDefault="00D935A0" w:rsidP="00533A30">
      <w:pPr>
        <w:pStyle w:val="Code"/>
        <w:rPr>
          <w:highlight w:val="white"/>
        </w:rPr>
      </w:pPr>
      <w:r w:rsidRPr="00533A30">
        <w:rPr>
          <w:highlight w:val="white"/>
        </w:rPr>
        <w:t xml:space="preserve">        else {</w:t>
      </w:r>
    </w:p>
    <w:p w14:paraId="49320AD6" w14:textId="77777777" w:rsidR="00D935A0" w:rsidRPr="00533A30" w:rsidRDefault="00D935A0" w:rsidP="00533A30">
      <w:pPr>
        <w:pStyle w:val="Code"/>
        <w:rPr>
          <w:highlight w:val="white"/>
        </w:rPr>
      </w:pPr>
      <w:r w:rsidRPr="00533A30">
        <w:rPr>
          <w:highlight w:val="white"/>
        </w:rPr>
        <w:t xml:space="preserve">          assignTrack = LoadValueToRegister(assignSymbol);</w:t>
      </w:r>
    </w:p>
    <w:p w14:paraId="1FD69F57" w14:textId="77777777" w:rsidR="00D935A0" w:rsidRPr="00533A30" w:rsidRDefault="00D935A0" w:rsidP="00533A30">
      <w:pPr>
        <w:pStyle w:val="Code"/>
        <w:rPr>
          <w:highlight w:val="white"/>
        </w:rPr>
      </w:pPr>
      <w:r w:rsidRPr="00533A30">
        <w:rPr>
          <w:highlight w:val="white"/>
        </w:rPr>
        <w:t xml:space="preserve">          AddAssemblyCode(AssemblyOperator.mov, Base(resultSymbol),</w:t>
      </w:r>
    </w:p>
    <w:p w14:paraId="07ABA027" w14:textId="77777777" w:rsidR="00D935A0" w:rsidRPr="00533A30" w:rsidRDefault="00D935A0" w:rsidP="00533A30">
      <w:pPr>
        <w:pStyle w:val="Code"/>
        <w:rPr>
          <w:highlight w:val="white"/>
        </w:rPr>
      </w:pPr>
      <w:r w:rsidRPr="00533A30">
        <w:rPr>
          <w:highlight w:val="white"/>
        </w:rPr>
        <w:t xml:space="preserve">                          Offset(resultSymbol), assignTrack);</w:t>
      </w:r>
    </w:p>
    <w:p w14:paraId="5E2BBFF3" w14:textId="77777777" w:rsidR="00D935A0" w:rsidRPr="00533A30" w:rsidRDefault="00D935A0" w:rsidP="00533A30">
      <w:pPr>
        <w:pStyle w:val="Code"/>
        <w:rPr>
          <w:highlight w:val="white"/>
        </w:rPr>
      </w:pPr>
      <w:r w:rsidRPr="00533A30">
        <w:rPr>
          <w:highlight w:val="white"/>
        </w:rPr>
        <w:t xml:space="preserve">          m_trackMap.Remove(assignSymbol);</w:t>
      </w:r>
    </w:p>
    <w:p w14:paraId="4F6FA791" w14:textId="77777777" w:rsidR="00D935A0" w:rsidRPr="00533A30" w:rsidRDefault="00D935A0" w:rsidP="00533A30">
      <w:pPr>
        <w:pStyle w:val="Code"/>
        <w:rPr>
          <w:highlight w:val="white"/>
        </w:rPr>
      </w:pPr>
      <w:r w:rsidRPr="00533A30">
        <w:rPr>
          <w:highlight w:val="white"/>
        </w:rPr>
        <w:t xml:space="preserve">        }</w:t>
      </w:r>
    </w:p>
    <w:p w14:paraId="097C3ACC" w14:textId="77777777" w:rsidR="00D935A0" w:rsidRPr="00533A30" w:rsidRDefault="00D935A0" w:rsidP="00533A30">
      <w:pPr>
        <w:pStyle w:val="Code"/>
        <w:rPr>
          <w:highlight w:val="white"/>
        </w:rPr>
      </w:pPr>
      <w:r w:rsidRPr="00533A30">
        <w:rPr>
          <w:highlight w:val="white"/>
        </w:rPr>
        <w:t xml:space="preserve">      }</w:t>
      </w:r>
    </w:p>
    <w:p w14:paraId="7DE864C5" w14:textId="77777777" w:rsidR="00D935A0" w:rsidRPr="00533A30" w:rsidRDefault="00D935A0" w:rsidP="00533A30">
      <w:pPr>
        <w:pStyle w:val="Code"/>
        <w:rPr>
          <w:highlight w:val="white"/>
        </w:rPr>
      </w:pPr>
      <w:r w:rsidRPr="00533A30">
        <w:rPr>
          <w:highlight w:val="white"/>
        </w:rPr>
        <w:t xml:space="preserve">    }</w:t>
      </w:r>
    </w:p>
    <w:p w14:paraId="576ED067" w14:textId="77777777" w:rsidR="00D935A0" w:rsidRPr="00533A30" w:rsidRDefault="00D935A0" w:rsidP="00533A30">
      <w:pPr>
        <w:pStyle w:val="Code"/>
        <w:rPr>
          <w:highlight w:val="white"/>
        </w:rPr>
      </w:pPr>
    </w:p>
    <w:p w14:paraId="513DDC8E" w14:textId="77777777" w:rsidR="00D935A0" w:rsidRPr="00533A30" w:rsidRDefault="00D935A0" w:rsidP="00533A30">
      <w:pPr>
        <w:pStyle w:val="Code"/>
        <w:rPr>
          <w:highlight w:val="white"/>
        </w:rPr>
      </w:pPr>
      <w:r w:rsidRPr="00533A30">
        <w:rPr>
          <w:highlight w:val="white"/>
        </w:rPr>
        <w:t xml:space="preserve">    public static IDictionary&lt;MiddleOperator,AssemblyOperator&gt;</w:t>
      </w:r>
    </w:p>
    <w:p w14:paraId="4D4304F5" w14:textId="77777777" w:rsidR="00D935A0" w:rsidRPr="00533A30" w:rsidRDefault="00D935A0" w:rsidP="00533A30">
      <w:pPr>
        <w:pStyle w:val="Code"/>
        <w:rPr>
          <w:highlight w:val="white"/>
        </w:rPr>
      </w:pPr>
      <w:r w:rsidRPr="00533A30">
        <w:rPr>
          <w:highlight w:val="white"/>
        </w:rPr>
        <w:t xml:space="preserve">                       m_middleToIntegralMap =</w:t>
      </w:r>
    </w:p>
    <w:p w14:paraId="1F220EE3" w14:textId="77777777" w:rsidR="00D935A0" w:rsidRPr="00533A30" w:rsidRDefault="00D935A0" w:rsidP="00533A30">
      <w:pPr>
        <w:pStyle w:val="Code"/>
        <w:rPr>
          <w:highlight w:val="white"/>
        </w:rPr>
      </w:pPr>
      <w:r w:rsidRPr="00533A30">
        <w:rPr>
          <w:highlight w:val="white"/>
        </w:rPr>
        <w:t xml:space="preserve">                       new Dictionary&lt;MiddleOperator,AssemblyOperator&gt;();</w:t>
      </w:r>
    </w:p>
    <w:p w14:paraId="78A1D2CF" w14:textId="77777777" w:rsidR="00D935A0" w:rsidRPr="00533A30" w:rsidRDefault="00D935A0" w:rsidP="00533A30">
      <w:pPr>
        <w:pStyle w:val="Code"/>
        <w:rPr>
          <w:highlight w:val="white"/>
        </w:rPr>
      </w:pPr>
    </w:p>
    <w:p w14:paraId="73213FD0" w14:textId="77777777" w:rsidR="00D935A0" w:rsidRPr="00533A30" w:rsidRDefault="00D935A0" w:rsidP="00533A30">
      <w:pPr>
        <w:pStyle w:val="Code"/>
        <w:rPr>
          <w:highlight w:val="white"/>
        </w:rPr>
      </w:pPr>
      <w:r w:rsidRPr="00533A30">
        <w:rPr>
          <w:highlight w:val="white"/>
        </w:rPr>
        <w:t xml:space="preserve">    public static IDictionary&lt;int,Register&gt; LeftMultiplyMap =</w:t>
      </w:r>
    </w:p>
    <w:p w14:paraId="5D9A0F10" w14:textId="77777777" w:rsidR="00D935A0" w:rsidRPr="00533A30" w:rsidRDefault="00D935A0" w:rsidP="00533A30">
      <w:pPr>
        <w:pStyle w:val="Code"/>
        <w:rPr>
          <w:highlight w:val="white"/>
        </w:rPr>
      </w:pPr>
      <w:r w:rsidRPr="00533A30">
        <w:rPr>
          <w:highlight w:val="white"/>
        </w:rPr>
        <w:t xml:space="preserve">       new Dictionary&lt;int,Register&gt;();</w:t>
      </w:r>
    </w:p>
    <w:p w14:paraId="7A40C66E" w14:textId="77777777" w:rsidR="00D935A0" w:rsidRPr="00533A30" w:rsidRDefault="00D935A0" w:rsidP="00533A30">
      <w:pPr>
        <w:pStyle w:val="Code"/>
        <w:rPr>
          <w:highlight w:val="white"/>
        </w:rPr>
      </w:pPr>
    </w:p>
    <w:p w14:paraId="22096033" w14:textId="77777777" w:rsidR="00D935A0" w:rsidRPr="00533A30" w:rsidRDefault="00D935A0" w:rsidP="00533A30">
      <w:pPr>
        <w:pStyle w:val="Code"/>
        <w:rPr>
          <w:highlight w:val="white"/>
        </w:rPr>
      </w:pPr>
      <w:r w:rsidRPr="00533A30">
        <w:rPr>
          <w:highlight w:val="white"/>
        </w:rPr>
        <w:t xml:space="preserve">    public static IDictionary&lt;Pair&lt;MiddleOperator,int&gt;, Register&gt;</w:t>
      </w:r>
    </w:p>
    <w:p w14:paraId="5CBC5047" w14:textId="77777777" w:rsidR="00D935A0" w:rsidRPr="00533A30" w:rsidRDefault="00D935A0" w:rsidP="00533A30">
      <w:pPr>
        <w:pStyle w:val="Code"/>
        <w:rPr>
          <w:highlight w:val="white"/>
        </w:rPr>
      </w:pPr>
      <w:r w:rsidRPr="00533A30">
        <w:rPr>
          <w:highlight w:val="white"/>
        </w:rPr>
        <w:t xml:space="preserve">     ResultMultiplyMap = new Dictionary&lt;Pair&lt;MiddleOperator,int&gt;, Register&gt;();</w:t>
      </w:r>
    </w:p>
    <w:p w14:paraId="3F60A622" w14:textId="77777777" w:rsidR="00D935A0" w:rsidRPr="00533A30" w:rsidRDefault="00D935A0" w:rsidP="00533A30">
      <w:pPr>
        <w:pStyle w:val="Code"/>
        <w:rPr>
          <w:highlight w:val="white"/>
        </w:rPr>
      </w:pPr>
    </w:p>
    <w:p w14:paraId="79D2473B" w14:textId="77777777" w:rsidR="00D935A0" w:rsidRPr="00533A30" w:rsidRDefault="00D935A0" w:rsidP="00533A30">
      <w:pPr>
        <w:pStyle w:val="Code"/>
        <w:rPr>
          <w:highlight w:val="white"/>
        </w:rPr>
      </w:pPr>
      <w:r w:rsidRPr="00533A30">
        <w:rPr>
          <w:highlight w:val="white"/>
        </w:rPr>
        <w:t xml:space="preserve">    public static IDictionary&lt;Pair&lt;MiddleOperator,int&gt;,Register&gt;</w:t>
      </w:r>
    </w:p>
    <w:p w14:paraId="13039D52" w14:textId="77777777" w:rsidR="00D935A0" w:rsidRPr="00533A30" w:rsidRDefault="00D935A0" w:rsidP="00533A30">
      <w:pPr>
        <w:pStyle w:val="Code"/>
        <w:rPr>
          <w:highlight w:val="white"/>
        </w:rPr>
      </w:pPr>
      <w:r w:rsidRPr="00533A30">
        <w:rPr>
          <w:highlight w:val="white"/>
        </w:rPr>
        <w:t xml:space="preserve">     ClearMultiplyMap = new Dictionary&lt;Pair&lt;MiddleOperator,int&gt;, Register&gt;();</w:t>
      </w:r>
    </w:p>
    <w:p w14:paraId="0CB70213" w14:textId="77777777" w:rsidR="00D935A0" w:rsidRPr="00533A30" w:rsidRDefault="00D935A0" w:rsidP="00533A30">
      <w:pPr>
        <w:pStyle w:val="Code"/>
        <w:rPr>
          <w:highlight w:val="white"/>
        </w:rPr>
      </w:pPr>
    </w:p>
    <w:p w14:paraId="63D7379E" w14:textId="77777777" w:rsidR="00D935A0" w:rsidRPr="00533A30" w:rsidRDefault="00D935A0" w:rsidP="00533A30">
      <w:pPr>
        <w:pStyle w:val="Code"/>
        <w:rPr>
          <w:highlight w:val="white"/>
        </w:rPr>
      </w:pPr>
      <w:r w:rsidRPr="00533A30">
        <w:rPr>
          <w:highlight w:val="white"/>
        </w:rPr>
        <w:t xml:space="preserve">    /*public static IDictionary&lt;MiddleOperator, AssemblyOperator&gt;</w:t>
      </w:r>
    </w:p>
    <w:p w14:paraId="527D8263" w14:textId="77777777" w:rsidR="00D935A0" w:rsidRPr="00533A30" w:rsidRDefault="00D935A0" w:rsidP="00533A30">
      <w:pPr>
        <w:pStyle w:val="Code"/>
        <w:rPr>
          <w:highlight w:val="white"/>
        </w:rPr>
      </w:pPr>
      <w:r w:rsidRPr="00533A30">
        <w:rPr>
          <w:highlight w:val="white"/>
        </w:rPr>
        <w:t xml:space="preserve">      m_middleToIntegralUnaryTargetMap =</w:t>
      </w:r>
    </w:p>
    <w:p w14:paraId="33FFEF93" w14:textId="77777777" w:rsidR="00D935A0" w:rsidRPr="00533A30" w:rsidRDefault="00D935A0" w:rsidP="00533A30">
      <w:pPr>
        <w:pStyle w:val="Code"/>
        <w:rPr>
          <w:highlight w:val="white"/>
        </w:rPr>
      </w:pPr>
      <w:r w:rsidRPr="00533A30">
        <w:rPr>
          <w:highlight w:val="white"/>
        </w:rPr>
        <w:t xml:space="preserve">        new Dictionary&lt;MiddleOperator, AssemblyOperator&gt;();*/</w:t>
      </w:r>
    </w:p>
    <w:p w14:paraId="7C96AB8C" w14:textId="77777777" w:rsidR="00D935A0" w:rsidRPr="00533A30" w:rsidRDefault="00D935A0" w:rsidP="00533A30">
      <w:pPr>
        <w:pStyle w:val="Code"/>
        <w:rPr>
          <w:highlight w:val="white"/>
        </w:rPr>
      </w:pPr>
    </w:p>
    <w:p w14:paraId="3B400F33" w14:textId="77777777" w:rsidR="00D935A0" w:rsidRPr="00533A30" w:rsidRDefault="00D935A0" w:rsidP="00533A30">
      <w:pPr>
        <w:pStyle w:val="Code"/>
        <w:rPr>
          <w:highlight w:val="white"/>
        </w:rPr>
      </w:pPr>
      <w:r w:rsidRPr="00533A30">
        <w:rPr>
          <w:highlight w:val="white"/>
        </w:rPr>
        <w:t xml:space="preserve">    public static IDictionary&lt;Sort, AssemblyOperator&gt; m_floatPushMap =</w:t>
      </w:r>
    </w:p>
    <w:p w14:paraId="2393DC63" w14:textId="77777777" w:rsidR="00D935A0" w:rsidRPr="00533A30" w:rsidRDefault="00D935A0" w:rsidP="00533A30">
      <w:pPr>
        <w:pStyle w:val="Code"/>
        <w:rPr>
          <w:highlight w:val="white"/>
        </w:rPr>
      </w:pPr>
      <w:r w:rsidRPr="00533A30">
        <w:rPr>
          <w:highlight w:val="white"/>
        </w:rPr>
        <w:t xml:space="preserve">      new Dictionary&lt;Sort, AssemblyOperator&gt;();</w:t>
      </w:r>
    </w:p>
    <w:p w14:paraId="7A7A9907" w14:textId="77777777" w:rsidR="00D935A0" w:rsidRPr="00533A30" w:rsidRDefault="00D935A0" w:rsidP="00533A30">
      <w:pPr>
        <w:pStyle w:val="Code"/>
        <w:rPr>
          <w:highlight w:val="white"/>
        </w:rPr>
      </w:pPr>
    </w:p>
    <w:p w14:paraId="4C4DA44B" w14:textId="77777777" w:rsidR="00D935A0" w:rsidRPr="00533A30" w:rsidRDefault="00D935A0" w:rsidP="00533A30">
      <w:pPr>
        <w:pStyle w:val="Code"/>
        <w:rPr>
          <w:highlight w:val="white"/>
        </w:rPr>
      </w:pPr>
      <w:r w:rsidRPr="00533A30">
        <w:rPr>
          <w:highlight w:val="white"/>
        </w:rPr>
        <w:t xml:space="preserve">    public static IDictionary&lt;Sort,AssemblyOperator&gt;</w:t>
      </w:r>
    </w:p>
    <w:p w14:paraId="59A4A9BC" w14:textId="77777777" w:rsidR="00D935A0" w:rsidRPr="00533A30" w:rsidRDefault="00D935A0" w:rsidP="00533A30">
      <w:pPr>
        <w:pStyle w:val="Code"/>
        <w:rPr>
          <w:highlight w:val="white"/>
        </w:rPr>
      </w:pPr>
      <w:r w:rsidRPr="00533A30">
        <w:rPr>
          <w:highlight w:val="white"/>
        </w:rPr>
        <w:t xml:space="preserve">      m_floatTopMap = new Dictionary&lt;Sort,AssemblyOperator&gt;(),</w:t>
      </w:r>
    </w:p>
    <w:p w14:paraId="1D107EFF" w14:textId="77777777" w:rsidR="00D935A0" w:rsidRPr="00533A30" w:rsidRDefault="00D935A0" w:rsidP="00533A30">
      <w:pPr>
        <w:pStyle w:val="Code"/>
        <w:rPr>
          <w:highlight w:val="white"/>
        </w:rPr>
      </w:pPr>
      <w:r w:rsidRPr="00533A30">
        <w:rPr>
          <w:highlight w:val="white"/>
        </w:rPr>
        <w:t xml:space="preserve">      m_floatPopMap = new Dictionary&lt;Sort,AssemblyOperator&gt;();</w:t>
      </w:r>
    </w:p>
    <w:p w14:paraId="1CE4AD1E" w14:textId="77777777" w:rsidR="00D935A0" w:rsidRPr="00533A30" w:rsidRDefault="00D935A0" w:rsidP="00533A30">
      <w:pPr>
        <w:pStyle w:val="Code"/>
        <w:rPr>
          <w:highlight w:val="white"/>
        </w:rPr>
      </w:pPr>
    </w:p>
    <w:p w14:paraId="0BD21F62" w14:textId="77777777" w:rsidR="00D935A0" w:rsidRPr="00533A30" w:rsidRDefault="00D935A0" w:rsidP="00533A30">
      <w:pPr>
        <w:pStyle w:val="Code"/>
        <w:rPr>
          <w:highlight w:val="white"/>
        </w:rPr>
      </w:pPr>
      <w:r w:rsidRPr="00533A30">
        <w:rPr>
          <w:highlight w:val="white"/>
        </w:rPr>
        <w:lastRenderedPageBreak/>
        <w:t xml:space="preserve">    public static IDictionary&lt;MiddleOperator,AssemblyOperator&gt;</w:t>
      </w:r>
    </w:p>
    <w:p w14:paraId="170AB105" w14:textId="77777777" w:rsidR="00D935A0" w:rsidRPr="00533A30" w:rsidRDefault="00D935A0" w:rsidP="00533A30">
      <w:pPr>
        <w:pStyle w:val="Code"/>
        <w:rPr>
          <w:highlight w:val="white"/>
        </w:rPr>
      </w:pPr>
      <w:r w:rsidRPr="00533A30">
        <w:rPr>
          <w:highlight w:val="white"/>
        </w:rPr>
        <w:t xml:space="preserve">      m_middleToFloatingMap =</w:t>
      </w:r>
    </w:p>
    <w:p w14:paraId="1035CC0F" w14:textId="77777777" w:rsidR="00D935A0" w:rsidRPr="00533A30" w:rsidRDefault="00D935A0" w:rsidP="00533A30">
      <w:pPr>
        <w:pStyle w:val="Code"/>
        <w:rPr>
          <w:highlight w:val="white"/>
        </w:rPr>
      </w:pPr>
      <w:r w:rsidRPr="00533A30">
        <w:rPr>
          <w:highlight w:val="white"/>
        </w:rPr>
        <w:t xml:space="preserve">        new Dictionary&lt;MiddleOperator,AssemblyOperator&gt;();</w:t>
      </w:r>
    </w:p>
    <w:p w14:paraId="7AE21A9C" w14:textId="77777777" w:rsidR="00D935A0" w:rsidRPr="00533A30" w:rsidRDefault="00D935A0" w:rsidP="00533A30">
      <w:pPr>
        <w:pStyle w:val="Code"/>
        <w:rPr>
          <w:highlight w:val="white"/>
        </w:rPr>
      </w:pPr>
    </w:p>
    <w:p w14:paraId="4F23D798" w14:textId="77777777" w:rsidR="00D935A0" w:rsidRPr="00533A30" w:rsidRDefault="00D935A0" w:rsidP="00533A30">
      <w:pPr>
        <w:pStyle w:val="Code"/>
        <w:rPr>
          <w:highlight w:val="white"/>
        </w:rPr>
      </w:pPr>
      <w:r w:rsidRPr="00533A30">
        <w:rPr>
          <w:highlight w:val="white"/>
        </w:rPr>
        <w:t xml:space="preserve">    static AssemblyCodeGenerator() {</w:t>
      </w:r>
    </w:p>
    <w:p w14:paraId="2D12C50D" w14:textId="77777777" w:rsidR="00D935A0" w:rsidRPr="00533A30" w:rsidRDefault="00D935A0" w:rsidP="00533A30">
      <w:pPr>
        <w:pStyle w:val="Code"/>
        <w:rPr>
          <w:highlight w:val="white"/>
        </w:rPr>
      </w:pPr>
      <w:r w:rsidRPr="00533A30">
        <w:rPr>
          <w:highlight w:val="white"/>
        </w:rPr>
        <w:t xml:space="preserve">      m_middleToIntegralMap.</w:t>
      </w:r>
    </w:p>
    <w:p w14:paraId="441E4D9A" w14:textId="77777777" w:rsidR="00D935A0" w:rsidRPr="00533A30" w:rsidRDefault="00D935A0" w:rsidP="00533A30">
      <w:pPr>
        <w:pStyle w:val="Code"/>
        <w:rPr>
          <w:highlight w:val="white"/>
        </w:rPr>
      </w:pPr>
      <w:r w:rsidRPr="00533A30">
        <w:rPr>
          <w:highlight w:val="white"/>
        </w:rPr>
        <w:t xml:space="preserve">        Add(MiddleOperator.Assign, AssemblyOperator.mov);</w:t>
      </w:r>
    </w:p>
    <w:p w14:paraId="5993EA88" w14:textId="77777777" w:rsidR="00D935A0" w:rsidRPr="00533A30" w:rsidRDefault="00D935A0" w:rsidP="00533A30">
      <w:pPr>
        <w:pStyle w:val="Code"/>
        <w:rPr>
          <w:highlight w:val="white"/>
        </w:rPr>
      </w:pPr>
      <w:r w:rsidRPr="00533A30">
        <w:rPr>
          <w:highlight w:val="white"/>
        </w:rPr>
        <w:t xml:space="preserve">      m_middleToIntegralMap.</w:t>
      </w:r>
    </w:p>
    <w:p w14:paraId="1A99383A" w14:textId="77777777" w:rsidR="00D935A0" w:rsidRPr="00533A30" w:rsidRDefault="00D935A0" w:rsidP="00533A30">
      <w:pPr>
        <w:pStyle w:val="Code"/>
        <w:rPr>
          <w:highlight w:val="white"/>
        </w:rPr>
      </w:pPr>
      <w:r w:rsidRPr="00533A30">
        <w:rPr>
          <w:highlight w:val="white"/>
        </w:rPr>
        <w:t xml:space="preserve">        Add(MiddleOperator.Parameter, AssemblyOperator.mov);</w:t>
      </w:r>
    </w:p>
    <w:p w14:paraId="030ED43A" w14:textId="77777777" w:rsidR="00D935A0" w:rsidRPr="00533A30" w:rsidRDefault="00D935A0" w:rsidP="00533A30">
      <w:pPr>
        <w:pStyle w:val="Code"/>
        <w:rPr>
          <w:highlight w:val="white"/>
        </w:rPr>
      </w:pPr>
      <w:r w:rsidRPr="00533A30">
        <w:rPr>
          <w:highlight w:val="white"/>
        </w:rPr>
        <w:t xml:space="preserve">      m_middleToIntegralMap.</w:t>
      </w:r>
    </w:p>
    <w:p w14:paraId="6AF06FA9" w14:textId="77777777" w:rsidR="00D935A0" w:rsidRPr="00533A30" w:rsidRDefault="00D935A0" w:rsidP="00533A30">
      <w:pPr>
        <w:pStyle w:val="Code"/>
        <w:rPr>
          <w:highlight w:val="white"/>
        </w:rPr>
      </w:pPr>
      <w:r w:rsidRPr="00533A30">
        <w:rPr>
          <w:highlight w:val="white"/>
        </w:rPr>
        <w:t xml:space="preserve">        Add(MiddleOperator.Compare, AssemblyOperator.cmp);</w:t>
      </w:r>
    </w:p>
    <w:p w14:paraId="24F8A840" w14:textId="77777777" w:rsidR="00D935A0" w:rsidRPr="00533A30" w:rsidRDefault="00D935A0" w:rsidP="00533A30">
      <w:pPr>
        <w:pStyle w:val="Code"/>
        <w:rPr>
          <w:highlight w:val="white"/>
        </w:rPr>
      </w:pPr>
      <w:r w:rsidRPr="00533A30">
        <w:rPr>
          <w:highlight w:val="white"/>
        </w:rPr>
        <w:t xml:space="preserve">      m_middleToIntegralMap.</w:t>
      </w:r>
    </w:p>
    <w:p w14:paraId="725B6169" w14:textId="77777777" w:rsidR="00D935A0" w:rsidRPr="00533A30" w:rsidRDefault="00D935A0" w:rsidP="00533A30">
      <w:pPr>
        <w:pStyle w:val="Code"/>
        <w:rPr>
          <w:highlight w:val="white"/>
        </w:rPr>
      </w:pPr>
      <w:r w:rsidRPr="00533A30">
        <w:rPr>
          <w:highlight w:val="white"/>
        </w:rPr>
        <w:t xml:space="preserve">        Add(MiddleOperator.BinaryAdd, AssemblyOperator.add);</w:t>
      </w:r>
    </w:p>
    <w:p w14:paraId="36B4E1E5" w14:textId="77777777" w:rsidR="00D935A0" w:rsidRPr="00533A30" w:rsidRDefault="00D935A0" w:rsidP="00533A30">
      <w:pPr>
        <w:pStyle w:val="Code"/>
        <w:rPr>
          <w:highlight w:val="white"/>
        </w:rPr>
      </w:pPr>
      <w:r w:rsidRPr="00533A30">
        <w:rPr>
          <w:highlight w:val="white"/>
        </w:rPr>
        <w:t xml:space="preserve">      m_middleToIntegralMap.</w:t>
      </w:r>
    </w:p>
    <w:p w14:paraId="544AE5A2" w14:textId="77777777" w:rsidR="00D935A0" w:rsidRPr="00533A30" w:rsidRDefault="00D935A0" w:rsidP="00533A30">
      <w:pPr>
        <w:pStyle w:val="Code"/>
        <w:rPr>
          <w:highlight w:val="white"/>
        </w:rPr>
      </w:pPr>
      <w:r w:rsidRPr="00533A30">
        <w:rPr>
          <w:highlight w:val="white"/>
        </w:rPr>
        <w:t xml:space="preserve">        Add(MiddleOperator.BinarySubtract, AssemblyOperator.sub);</w:t>
      </w:r>
    </w:p>
    <w:p w14:paraId="585850B7" w14:textId="77777777" w:rsidR="00D935A0" w:rsidRPr="00533A30" w:rsidRDefault="00D935A0" w:rsidP="00533A30">
      <w:pPr>
        <w:pStyle w:val="Code"/>
        <w:rPr>
          <w:highlight w:val="white"/>
        </w:rPr>
      </w:pPr>
      <w:r w:rsidRPr="00533A30">
        <w:rPr>
          <w:highlight w:val="white"/>
        </w:rPr>
        <w:t xml:space="preserve">      m_middleToIntegralMap.</w:t>
      </w:r>
    </w:p>
    <w:p w14:paraId="4F1D66A7" w14:textId="77777777" w:rsidR="00D935A0" w:rsidRPr="00533A30" w:rsidRDefault="00D935A0" w:rsidP="00533A30">
      <w:pPr>
        <w:pStyle w:val="Code"/>
        <w:rPr>
          <w:highlight w:val="white"/>
        </w:rPr>
      </w:pPr>
      <w:r w:rsidRPr="00533A30">
        <w:rPr>
          <w:highlight w:val="white"/>
        </w:rPr>
        <w:t xml:space="preserve">        Add(MiddleOperator.BitwiseAnd, AssemblyOperator.and);</w:t>
      </w:r>
    </w:p>
    <w:p w14:paraId="35F7FD45" w14:textId="77777777" w:rsidR="00D935A0" w:rsidRPr="00533A30" w:rsidRDefault="00D935A0" w:rsidP="00533A30">
      <w:pPr>
        <w:pStyle w:val="Code"/>
        <w:rPr>
          <w:highlight w:val="white"/>
        </w:rPr>
      </w:pPr>
      <w:r w:rsidRPr="00533A30">
        <w:rPr>
          <w:highlight w:val="white"/>
        </w:rPr>
        <w:t xml:space="preserve">      m_middleToIntegralMap.</w:t>
      </w:r>
    </w:p>
    <w:p w14:paraId="05BC096D" w14:textId="77777777" w:rsidR="00D935A0" w:rsidRPr="00533A30" w:rsidRDefault="00D935A0" w:rsidP="00533A30">
      <w:pPr>
        <w:pStyle w:val="Code"/>
        <w:rPr>
          <w:highlight w:val="white"/>
        </w:rPr>
      </w:pPr>
      <w:r w:rsidRPr="00533A30">
        <w:rPr>
          <w:highlight w:val="white"/>
        </w:rPr>
        <w:t xml:space="preserve">        Add(MiddleOperator.BitwiseOr, AssemblyOperator.or);</w:t>
      </w:r>
    </w:p>
    <w:p w14:paraId="19C24768" w14:textId="77777777" w:rsidR="00D935A0" w:rsidRPr="00533A30" w:rsidRDefault="00D935A0" w:rsidP="00533A30">
      <w:pPr>
        <w:pStyle w:val="Code"/>
        <w:rPr>
          <w:highlight w:val="white"/>
        </w:rPr>
      </w:pPr>
      <w:r w:rsidRPr="00533A30">
        <w:rPr>
          <w:highlight w:val="white"/>
        </w:rPr>
        <w:t xml:space="preserve">      m_middleToIntegralMap.</w:t>
      </w:r>
    </w:p>
    <w:p w14:paraId="4D3A2C15" w14:textId="77777777" w:rsidR="00D935A0" w:rsidRPr="00533A30" w:rsidRDefault="00D935A0" w:rsidP="00533A30">
      <w:pPr>
        <w:pStyle w:val="Code"/>
        <w:rPr>
          <w:highlight w:val="white"/>
        </w:rPr>
      </w:pPr>
      <w:r w:rsidRPr="00533A30">
        <w:rPr>
          <w:highlight w:val="white"/>
        </w:rPr>
        <w:t xml:space="preserve">        Add(MiddleOperator.BitwiseXOr, AssemblyOperator.xor);</w:t>
      </w:r>
    </w:p>
    <w:p w14:paraId="4BBA1086" w14:textId="77777777" w:rsidR="00D935A0" w:rsidRPr="00533A30" w:rsidRDefault="00D935A0" w:rsidP="00533A30">
      <w:pPr>
        <w:pStyle w:val="Code"/>
        <w:rPr>
          <w:highlight w:val="white"/>
        </w:rPr>
      </w:pPr>
      <w:r w:rsidRPr="00533A30">
        <w:rPr>
          <w:highlight w:val="white"/>
        </w:rPr>
        <w:t xml:space="preserve">      m_middleToIntegralMap.</w:t>
      </w:r>
    </w:p>
    <w:p w14:paraId="3C18B7ED" w14:textId="77777777" w:rsidR="00D935A0" w:rsidRPr="00533A30" w:rsidRDefault="00D935A0" w:rsidP="00533A30">
      <w:pPr>
        <w:pStyle w:val="Code"/>
        <w:rPr>
          <w:highlight w:val="white"/>
        </w:rPr>
      </w:pPr>
      <w:r w:rsidRPr="00533A30">
        <w:rPr>
          <w:highlight w:val="white"/>
        </w:rPr>
        <w:t xml:space="preserve">        Add(MiddleOperator.ShiftLeft, AssemblyOperator.shl);</w:t>
      </w:r>
    </w:p>
    <w:p w14:paraId="1B54D15F" w14:textId="77777777" w:rsidR="00D935A0" w:rsidRPr="00533A30" w:rsidRDefault="00D935A0" w:rsidP="00533A30">
      <w:pPr>
        <w:pStyle w:val="Code"/>
        <w:rPr>
          <w:highlight w:val="white"/>
        </w:rPr>
      </w:pPr>
      <w:r w:rsidRPr="00533A30">
        <w:rPr>
          <w:highlight w:val="white"/>
        </w:rPr>
        <w:t xml:space="preserve">      m_middleToIntegralMap.</w:t>
      </w:r>
    </w:p>
    <w:p w14:paraId="1FF0EDEC" w14:textId="77777777" w:rsidR="00D935A0" w:rsidRPr="00533A30" w:rsidRDefault="00D935A0" w:rsidP="00533A30">
      <w:pPr>
        <w:pStyle w:val="Code"/>
        <w:rPr>
          <w:highlight w:val="white"/>
        </w:rPr>
      </w:pPr>
      <w:r w:rsidRPr="00533A30">
        <w:rPr>
          <w:highlight w:val="white"/>
        </w:rPr>
        <w:t xml:space="preserve">        Add(MiddleOperator.ShiftRight, AssemblyOperator.shr);</w:t>
      </w:r>
    </w:p>
    <w:p w14:paraId="78E44A5A" w14:textId="77777777" w:rsidR="00D935A0" w:rsidRPr="00533A30" w:rsidRDefault="00D935A0" w:rsidP="00533A30">
      <w:pPr>
        <w:pStyle w:val="Code"/>
        <w:rPr>
          <w:highlight w:val="white"/>
        </w:rPr>
      </w:pPr>
    </w:p>
    <w:p w14:paraId="690553CE" w14:textId="77777777" w:rsidR="00D935A0" w:rsidRPr="00533A30" w:rsidRDefault="00D935A0" w:rsidP="00533A30">
      <w:pPr>
        <w:pStyle w:val="Code"/>
        <w:rPr>
          <w:highlight w:val="white"/>
        </w:rPr>
      </w:pPr>
      <w:r w:rsidRPr="00533A30">
        <w:rPr>
          <w:highlight w:val="white"/>
        </w:rPr>
        <w:t xml:space="preserve">      m_middleToIntegralMap.</w:t>
      </w:r>
    </w:p>
    <w:p w14:paraId="0C6D0272" w14:textId="77777777" w:rsidR="00D935A0" w:rsidRPr="00533A30" w:rsidRDefault="00D935A0" w:rsidP="00533A30">
      <w:pPr>
        <w:pStyle w:val="Code"/>
        <w:rPr>
          <w:highlight w:val="white"/>
        </w:rPr>
      </w:pPr>
      <w:r w:rsidRPr="00533A30">
        <w:rPr>
          <w:highlight w:val="white"/>
        </w:rPr>
        <w:t xml:space="preserve">        Add(MiddleOperator.Equal, AssemblyOperator.je);</w:t>
      </w:r>
    </w:p>
    <w:p w14:paraId="4D038583" w14:textId="77777777" w:rsidR="00D935A0" w:rsidRPr="00533A30" w:rsidRDefault="00D935A0" w:rsidP="00533A30">
      <w:pPr>
        <w:pStyle w:val="Code"/>
        <w:rPr>
          <w:highlight w:val="white"/>
        </w:rPr>
      </w:pPr>
      <w:r w:rsidRPr="00533A30">
        <w:rPr>
          <w:highlight w:val="white"/>
        </w:rPr>
        <w:t xml:space="preserve">      m_middleToIntegralMap.</w:t>
      </w:r>
    </w:p>
    <w:p w14:paraId="1B25D1FA" w14:textId="77777777" w:rsidR="00D935A0" w:rsidRPr="00533A30" w:rsidRDefault="00D935A0" w:rsidP="00533A30">
      <w:pPr>
        <w:pStyle w:val="Code"/>
        <w:rPr>
          <w:highlight w:val="white"/>
        </w:rPr>
      </w:pPr>
      <w:r w:rsidRPr="00533A30">
        <w:rPr>
          <w:highlight w:val="white"/>
        </w:rPr>
        <w:t xml:space="preserve">        Add(MiddleOperator.NotEqual, AssemblyOperator.jne);</w:t>
      </w:r>
    </w:p>
    <w:p w14:paraId="14F52011" w14:textId="77777777" w:rsidR="00D935A0" w:rsidRPr="00533A30" w:rsidRDefault="00D935A0" w:rsidP="00533A30">
      <w:pPr>
        <w:pStyle w:val="Code"/>
        <w:rPr>
          <w:highlight w:val="white"/>
        </w:rPr>
      </w:pPr>
      <w:r w:rsidRPr="00533A30">
        <w:rPr>
          <w:highlight w:val="white"/>
        </w:rPr>
        <w:t xml:space="preserve">      m_middleToIntegralMap.</w:t>
      </w:r>
    </w:p>
    <w:p w14:paraId="1ADBE127" w14:textId="77777777" w:rsidR="00D935A0" w:rsidRPr="00533A30" w:rsidRDefault="00D935A0" w:rsidP="00533A30">
      <w:pPr>
        <w:pStyle w:val="Code"/>
        <w:rPr>
          <w:highlight w:val="white"/>
        </w:rPr>
      </w:pPr>
      <w:r w:rsidRPr="00533A30">
        <w:rPr>
          <w:highlight w:val="white"/>
        </w:rPr>
        <w:t xml:space="preserve">        Add(MiddleOperator.Carry, AssemblyOperator.jc);</w:t>
      </w:r>
    </w:p>
    <w:p w14:paraId="005958C2" w14:textId="77777777" w:rsidR="00D935A0" w:rsidRPr="00533A30" w:rsidRDefault="00D935A0" w:rsidP="00533A30">
      <w:pPr>
        <w:pStyle w:val="Code"/>
        <w:rPr>
          <w:highlight w:val="white"/>
        </w:rPr>
      </w:pPr>
      <w:r w:rsidRPr="00533A30">
        <w:rPr>
          <w:highlight w:val="white"/>
        </w:rPr>
        <w:t xml:space="preserve">      m_middleToIntegralMap.</w:t>
      </w:r>
    </w:p>
    <w:p w14:paraId="7EAEB7CE" w14:textId="77777777" w:rsidR="00D935A0" w:rsidRPr="00533A30" w:rsidRDefault="00D935A0" w:rsidP="00533A30">
      <w:pPr>
        <w:pStyle w:val="Code"/>
        <w:rPr>
          <w:highlight w:val="white"/>
        </w:rPr>
      </w:pPr>
      <w:r w:rsidRPr="00533A30">
        <w:rPr>
          <w:highlight w:val="white"/>
        </w:rPr>
        <w:t xml:space="preserve">        Add(MiddleOperator.NotCarry, AssemblyOperator.jnc);</w:t>
      </w:r>
    </w:p>
    <w:p w14:paraId="0FCE55EC" w14:textId="77777777" w:rsidR="00D935A0" w:rsidRPr="00533A30" w:rsidRDefault="00D935A0" w:rsidP="00533A30">
      <w:pPr>
        <w:pStyle w:val="Code"/>
        <w:rPr>
          <w:highlight w:val="white"/>
        </w:rPr>
      </w:pPr>
      <w:r w:rsidRPr="00533A30">
        <w:rPr>
          <w:highlight w:val="white"/>
        </w:rPr>
        <w:t xml:space="preserve">      m_middleToIntegralMap.</w:t>
      </w:r>
    </w:p>
    <w:p w14:paraId="79C2F8CD" w14:textId="77777777" w:rsidR="00D935A0" w:rsidRPr="00533A30" w:rsidRDefault="00D935A0" w:rsidP="00533A30">
      <w:pPr>
        <w:pStyle w:val="Code"/>
        <w:rPr>
          <w:highlight w:val="white"/>
        </w:rPr>
      </w:pPr>
      <w:r w:rsidRPr="00533A30">
        <w:rPr>
          <w:highlight w:val="white"/>
        </w:rPr>
        <w:t xml:space="preserve">        Add(MiddleOperator.SignedLessThan, AssemblyOperator.jl);</w:t>
      </w:r>
    </w:p>
    <w:p w14:paraId="47CFC7E9" w14:textId="77777777" w:rsidR="00D935A0" w:rsidRPr="00533A30" w:rsidRDefault="00D935A0" w:rsidP="00533A30">
      <w:pPr>
        <w:pStyle w:val="Code"/>
        <w:rPr>
          <w:highlight w:val="white"/>
        </w:rPr>
      </w:pPr>
      <w:r w:rsidRPr="00533A30">
        <w:rPr>
          <w:highlight w:val="white"/>
        </w:rPr>
        <w:t xml:space="preserve">      m_middleToIntegralMap.</w:t>
      </w:r>
    </w:p>
    <w:p w14:paraId="0934FDCE" w14:textId="77777777" w:rsidR="00D935A0" w:rsidRPr="00533A30" w:rsidRDefault="00D935A0" w:rsidP="00533A30">
      <w:pPr>
        <w:pStyle w:val="Code"/>
        <w:rPr>
          <w:highlight w:val="white"/>
        </w:rPr>
      </w:pPr>
      <w:r w:rsidRPr="00533A30">
        <w:rPr>
          <w:highlight w:val="white"/>
        </w:rPr>
        <w:t xml:space="preserve">        Add(MiddleOperator.SignedLessThanEqual,AssemblyOperator.jle);</w:t>
      </w:r>
    </w:p>
    <w:p w14:paraId="50F9783D" w14:textId="77777777" w:rsidR="00D935A0" w:rsidRPr="00533A30" w:rsidRDefault="00D935A0" w:rsidP="00533A30">
      <w:pPr>
        <w:pStyle w:val="Code"/>
        <w:rPr>
          <w:highlight w:val="white"/>
        </w:rPr>
      </w:pPr>
      <w:r w:rsidRPr="00533A30">
        <w:rPr>
          <w:highlight w:val="white"/>
        </w:rPr>
        <w:t xml:space="preserve">      m_middleToIntegralMap.</w:t>
      </w:r>
    </w:p>
    <w:p w14:paraId="0D86A30A" w14:textId="77777777" w:rsidR="00D935A0" w:rsidRPr="00533A30" w:rsidRDefault="00D935A0" w:rsidP="00533A30">
      <w:pPr>
        <w:pStyle w:val="Code"/>
        <w:rPr>
          <w:highlight w:val="white"/>
        </w:rPr>
      </w:pPr>
      <w:r w:rsidRPr="00533A30">
        <w:rPr>
          <w:highlight w:val="white"/>
        </w:rPr>
        <w:t xml:space="preserve">        Add(MiddleOperator.SignedGreaterThan, AssemblyOperator.jg);</w:t>
      </w:r>
    </w:p>
    <w:p w14:paraId="0129792C" w14:textId="77777777" w:rsidR="00D935A0" w:rsidRPr="00533A30" w:rsidRDefault="00D935A0" w:rsidP="00533A30">
      <w:pPr>
        <w:pStyle w:val="Code"/>
        <w:rPr>
          <w:highlight w:val="white"/>
        </w:rPr>
      </w:pPr>
      <w:r w:rsidRPr="00533A30">
        <w:rPr>
          <w:highlight w:val="white"/>
        </w:rPr>
        <w:t xml:space="preserve">      m_middleToIntegralMap.</w:t>
      </w:r>
    </w:p>
    <w:p w14:paraId="2F1A4BDA" w14:textId="77777777" w:rsidR="00D935A0" w:rsidRPr="00533A30" w:rsidRDefault="00D935A0" w:rsidP="00533A30">
      <w:pPr>
        <w:pStyle w:val="Code"/>
        <w:rPr>
          <w:highlight w:val="white"/>
        </w:rPr>
      </w:pPr>
      <w:r w:rsidRPr="00533A30">
        <w:rPr>
          <w:highlight w:val="white"/>
        </w:rPr>
        <w:t xml:space="preserve">        Add(MiddleOperator.SignedGreaterThanEqual, AssemblyOperator.jge);</w:t>
      </w:r>
    </w:p>
    <w:p w14:paraId="1EDCACE3" w14:textId="77777777" w:rsidR="00D935A0" w:rsidRPr="00533A30" w:rsidRDefault="00D935A0" w:rsidP="00533A30">
      <w:pPr>
        <w:pStyle w:val="Code"/>
        <w:rPr>
          <w:highlight w:val="white"/>
        </w:rPr>
      </w:pPr>
      <w:r w:rsidRPr="00533A30">
        <w:rPr>
          <w:highlight w:val="white"/>
        </w:rPr>
        <w:t xml:space="preserve">      m_middleToIntegralMap.</w:t>
      </w:r>
    </w:p>
    <w:p w14:paraId="12E13268" w14:textId="77777777" w:rsidR="00D935A0" w:rsidRPr="00533A30" w:rsidRDefault="00D935A0" w:rsidP="00533A30">
      <w:pPr>
        <w:pStyle w:val="Code"/>
        <w:rPr>
          <w:highlight w:val="white"/>
        </w:rPr>
      </w:pPr>
      <w:r w:rsidRPr="00533A30">
        <w:rPr>
          <w:highlight w:val="white"/>
        </w:rPr>
        <w:t xml:space="preserve">        Add(MiddleOperator.UnsignedLessThan, AssemblyOperator.jb);</w:t>
      </w:r>
    </w:p>
    <w:p w14:paraId="645788DF" w14:textId="77777777" w:rsidR="00D935A0" w:rsidRPr="00533A30" w:rsidRDefault="00D935A0" w:rsidP="00533A30">
      <w:pPr>
        <w:pStyle w:val="Code"/>
        <w:rPr>
          <w:highlight w:val="white"/>
        </w:rPr>
      </w:pPr>
      <w:r w:rsidRPr="00533A30">
        <w:rPr>
          <w:highlight w:val="white"/>
        </w:rPr>
        <w:t xml:space="preserve">      m_middleToIntegralMap.</w:t>
      </w:r>
    </w:p>
    <w:p w14:paraId="0D2AC757" w14:textId="77777777" w:rsidR="00D935A0" w:rsidRPr="00533A30" w:rsidRDefault="00D935A0" w:rsidP="00533A30">
      <w:pPr>
        <w:pStyle w:val="Code"/>
        <w:rPr>
          <w:highlight w:val="white"/>
        </w:rPr>
      </w:pPr>
      <w:r w:rsidRPr="00533A30">
        <w:rPr>
          <w:highlight w:val="white"/>
        </w:rPr>
        <w:t xml:space="preserve">        Add(MiddleOperator.UnsignedLessThanEqual, AssemblyOperator.jbe);</w:t>
      </w:r>
    </w:p>
    <w:p w14:paraId="3D2E1B30" w14:textId="77777777" w:rsidR="00D935A0" w:rsidRPr="00533A30" w:rsidRDefault="00D935A0" w:rsidP="00533A30">
      <w:pPr>
        <w:pStyle w:val="Code"/>
        <w:rPr>
          <w:highlight w:val="white"/>
        </w:rPr>
      </w:pPr>
      <w:r w:rsidRPr="00533A30">
        <w:rPr>
          <w:highlight w:val="white"/>
        </w:rPr>
        <w:t xml:space="preserve">      m_middleToIntegralMap.</w:t>
      </w:r>
    </w:p>
    <w:p w14:paraId="2CD5DE53" w14:textId="77777777" w:rsidR="00D935A0" w:rsidRPr="00533A30" w:rsidRDefault="00D935A0" w:rsidP="00533A30">
      <w:pPr>
        <w:pStyle w:val="Code"/>
        <w:rPr>
          <w:highlight w:val="white"/>
        </w:rPr>
      </w:pPr>
      <w:r w:rsidRPr="00533A30">
        <w:rPr>
          <w:highlight w:val="white"/>
        </w:rPr>
        <w:t xml:space="preserve">        Add(MiddleOperator.UnsignedGreaterThan, AssemblyOperator.ja);</w:t>
      </w:r>
    </w:p>
    <w:p w14:paraId="23BEE07C" w14:textId="77777777" w:rsidR="00D935A0" w:rsidRPr="00533A30" w:rsidRDefault="00D935A0" w:rsidP="00533A30">
      <w:pPr>
        <w:pStyle w:val="Code"/>
        <w:rPr>
          <w:highlight w:val="white"/>
        </w:rPr>
      </w:pPr>
      <w:r w:rsidRPr="00533A30">
        <w:rPr>
          <w:highlight w:val="white"/>
        </w:rPr>
        <w:t xml:space="preserve">      m_middleToIntegralMap.</w:t>
      </w:r>
    </w:p>
    <w:p w14:paraId="6CB6AFB7" w14:textId="77777777" w:rsidR="00D935A0" w:rsidRPr="00533A30" w:rsidRDefault="00D935A0" w:rsidP="00533A30">
      <w:pPr>
        <w:pStyle w:val="Code"/>
        <w:rPr>
          <w:highlight w:val="white"/>
        </w:rPr>
      </w:pPr>
      <w:r w:rsidRPr="00533A30">
        <w:rPr>
          <w:highlight w:val="white"/>
        </w:rPr>
        <w:t xml:space="preserve">        Add(MiddleOperator.UnsignedGreaterThanEqual, AssemblyOperator.jae);</w:t>
      </w:r>
    </w:p>
    <w:p w14:paraId="377FE1F0" w14:textId="77777777" w:rsidR="00D935A0" w:rsidRPr="00533A30" w:rsidRDefault="00D935A0" w:rsidP="00533A30">
      <w:pPr>
        <w:pStyle w:val="Code"/>
        <w:rPr>
          <w:highlight w:val="white"/>
        </w:rPr>
      </w:pPr>
    </w:p>
    <w:p w14:paraId="400B81BD" w14:textId="77777777" w:rsidR="00D935A0" w:rsidRPr="00533A30" w:rsidRDefault="00D935A0" w:rsidP="00533A30">
      <w:pPr>
        <w:pStyle w:val="Code"/>
        <w:rPr>
          <w:highlight w:val="white"/>
        </w:rPr>
      </w:pPr>
      <w:r w:rsidRPr="00533A30">
        <w:rPr>
          <w:highlight w:val="white"/>
        </w:rPr>
        <w:t xml:space="preserve">      LeftMultiplyMap.Add(1, Register.al);</w:t>
      </w:r>
    </w:p>
    <w:p w14:paraId="147D096D" w14:textId="77777777" w:rsidR="00D935A0" w:rsidRPr="00533A30" w:rsidRDefault="00D935A0" w:rsidP="00533A30">
      <w:pPr>
        <w:pStyle w:val="Code"/>
        <w:rPr>
          <w:highlight w:val="white"/>
        </w:rPr>
      </w:pPr>
      <w:r w:rsidRPr="00533A30">
        <w:rPr>
          <w:highlight w:val="white"/>
        </w:rPr>
        <w:t xml:space="preserve">      LeftMultiplyMap.Add(2, Register.ax);</w:t>
      </w:r>
    </w:p>
    <w:p w14:paraId="1BDF654E" w14:textId="77777777" w:rsidR="00D935A0" w:rsidRPr="00533A30" w:rsidRDefault="00D935A0" w:rsidP="00533A30">
      <w:pPr>
        <w:pStyle w:val="Code"/>
        <w:rPr>
          <w:highlight w:val="white"/>
        </w:rPr>
      </w:pPr>
      <w:r w:rsidRPr="00533A30">
        <w:rPr>
          <w:highlight w:val="white"/>
        </w:rPr>
        <w:t xml:space="preserve">      LeftMultiplyMap.Add(4, Register.eax);</w:t>
      </w:r>
    </w:p>
    <w:p w14:paraId="643E187B" w14:textId="77777777" w:rsidR="00D935A0" w:rsidRPr="00533A30" w:rsidRDefault="00D935A0" w:rsidP="00533A30">
      <w:pPr>
        <w:pStyle w:val="Code"/>
        <w:rPr>
          <w:highlight w:val="white"/>
        </w:rPr>
      </w:pPr>
      <w:r w:rsidRPr="00533A30">
        <w:rPr>
          <w:highlight w:val="white"/>
        </w:rPr>
        <w:t xml:space="preserve">      LeftMultiplyMap.Add(8, Register.rax);</w:t>
      </w:r>
    </w:p>
    <w:p w14:paraId="3D3E1AE6" w14:textId="77777777" w:rsidR="00D935A0" w:rsidRPr="00533A30" w:rsidRDefault="00D935A0" w:rsidP="00533A30">
      <w:pPr>
        <w:pStyle w:val="Code"/>
        <w:rPr>
          <w:highlight w:val="white"/>
        </w:rPr>
      </w:pPr>
    </w:p>
    <w:p w14:paraId="129AB8D5"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54B17D99" w14:textId="77777777" w:rsidR="00D935A0" w:rsidRPr="00533A30" w:rsidRDefault="00D935A0" w:rsidP="00533A30">
      <w:pPr>
        <w:pStyle w:val="Code"/>
        <w:rPr>
          <w:highlight w:val="white"/>
        </w:rPr>
      </w:pPr>
      <w:r w:rsidRPr="00533A30">
        <w:rPr>
          <w:highlight w:val="white"/>
        </w:rPr>
        <w:lastRenderedPageBreak/>
        <w:t xml:space="preserve">        (MiddleOperator.SignedMultiply, 1), Register.al);</w:t>
      </w:r>
    </w:p>
    <w:p w14:paraId="382C3598"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1310C7FC" w14:textId="77777777" w:rsidR="00D935A0" w:rsidRPr="00533A30" w:rsidRDefault="00D935A0" w:rsidP="00533A30">
      <w:pPr>
        <w:pStyle w:val="Code"/>
        <w:rPr>
          <w:highlight w:val="white"/>
        </w:rPr>
      </w:pPr>
      <w:r w:rsidRPr="00533A30">
        <w:rPr>
          <w:highlight w:val="white"/>
        </w:rPr>
        <w:t xml:space="preserve">        (MiddleOperator.SignedMultiply, 2), Register.ax);</w:t>
      </w:r>
    </w:p>
    <w:p w14:paraId="05D4D821"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51742BB3" w14:textId="77777777" w:rsidR="00D935A0" w:rsidRPr="00533A30" w:rsidRDefault="00D935A0" w:rsidP="00533A30">
      <w:pPr>
        <w:pStyle w:val="Code"/>
        <w:rPr>
          <w:highlight w:val="white"/>
        </w:rPr>
      </w:pPr>
      <w:r w:rsidRPr="00533A30">
        <w:rPr>
          <w:highlight w:val="white"/>
        </w:rPr>
        <w:t xml:space="preserve">        (MiddleOperator.SignedMultiply, 4), Register.eax);</w:t>
      </w:r>
    </w:p>
    <w:p w14:paraId="70BD5754"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2ACC2189" w14:textId="77777777" w:rsidR="00D935A0" w:rsidRPr="00533A30" w:rsidRDefault="00D935A0" w:rsidP="00533A30">
      <w:pPr>
        <w:pStyle w:val="Code"/>
        <w:rPr>
          <w:highlight w:val="white"/>
        </w:rPr>
      </w:pPr>
      <w:r w:rsidRPr="00533A30">
        <w:rPr>
          <w:highlight w:val="white"/>
        </w:rPr>
        <w:t xml:space="preserve">        (MiddleOperator.SignedMultiply, 8), Register.rax);</w:t>
      </w:r>
    </w:p>
    <w:p w14:paraId="742F4D86"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55BDF5D4" w14:textId="77777777" w:rsidR="00D935A0" w:rsidRPr="00533A30" w:rsidRDefault="00D935A0" w:rsidP="00533A30">
      <w:pPr>
        <w:pStyle w:val="Code"/>
        <w:rPr>
          <w:highlight w:val="white"/>
        </w:rPr>
      </w:pPr>
      <w:r w:rsidRPr="00533A30">
        <w:rPr>
          <w:highlight w:val="white"/>
        </w:rPr>
        <w:t xml:space="preserve">        (MiddleOperator.UnsignedMultiply, 1), Register.al);</w:t>
      </w:r>
    </w:p>
    <w:p w14:paraId="738CB26F"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77A64628" w14:textId="77777777" w:rsidR="00D935A0" w:rsidRPr="00533A30" w:rsidRDefault="00D935A0" w:rsidP="00533A30">
      <w:pPr>
        <w:pStyle w:val="Code"/>
        <w:rPr>
          <w:highlight w:val="white"/>
        </w:rPr>
      </w:pPr>
      <w:r w:rsidRPr="00533A30">
        <w:rPr>
          <w:highlight w:val="white"/>
        </w:rPr>
        <w:t xml:space="preserve">        (MiddleOperator.UnsignedMultiply, 2), Register.ax);</w:t>
      </w:r>
    </w:p>
    <w:p w14:paraId="40DE53DC"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2C43E4FB" w14:textId="77777777" w:rsidR="00D935A0" w:rsidRPr="00533A30" w:rsidRDefault="00D935A0" w:rsidP="00533A30">
      <w:pPr>
        <w:pStyle w:val="Code"/>
        <w:rPr>
          <w:highlight w:val="white"/>
        </w:rPr>
      </w:pPr>
      <w:r w:rsidRPr="00533A30">
        <w:rPr>
          <w:highlight w:val="white"/>
        </w:rPr>
        <w:t xml:space="preserve">        (MiddleOperator.UnsignedMultiply, 4), Register.eax);</w:t>
      </w:r>
    </w:p>
    <w:p w14:paraId="43B444A7"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75BAA1D7" w14:textId="77777777" w:rsidR="00D935A0" w:rsidRPr="00533A30" w:rsidRDefault="00D935A0" w:rsidP="00533A30">
      <w:pPr>
        <w:pStyle w:val="Code"/>
        <w:rPr>
          <w:highlight w:val="white"/>
        </w:rPr>
      </w:pPr>
      <w:r w:rsidRPr="00533A30">
        <w:rPr>
          <w:highlight w:val="white"/>
        </w:rPr>
        <w:t xml:space="preserve">        (MiddleOperator.UnsignedMultiply, 8), Register.rax);</w:t>
      </w:r>
    </w:p>
    <w:p w14:paraId="13DFB9E2" w14:textId="77777777" w:rsidR="00D935A0" w:rsidRPr="00533A30" w:rsidRDefault="00D935A0" w:rsidP="00533A30">
      <w:pPr>
        <w:pStyle w:val="Code"/>
        <w:rPr>
          <w:highlight w:val="white"/>
        </w:rPr>
      </w:pPr>
    </w:p>
    <w:p w14:paraId="08EAC17C"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310D763C" w14:textId="77777777" w:rsidR="00D935A0" w:rsidRPr="00533A30" w:rsidRDefault="00D935A0" w:rsidP="00533A30">
      <w:pPr>
        <w:pStyle w:val="Code"/>
        <w:rPr>
          <w:highlight w:val="white"/>
        </w:rPr>
      </w:pPr>
      <w:r w:rsidRPr="00533A30">
        <w:rPr>
          <w:highlight w:val="white"/>
        </w:rPr>
        <w:t xml:space="preserve">        (MiddleOperator.SignedDivide, 1), Register.al);</w:t>
      </w:r>
    </w:p>
    <w:p w14:paraId="6C7D9A82"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299D6EB4" w14:textId="77777777" w:rsidR="00D935A0" w:rsidRPr="00533A30" w:rsidRDefault="00D935A0" w:rsidP="00533A30">
      <w:pPr>
        <w:pStyle w:val="Code"/>
        <w:rPr>
          <w:highlight w:val="white"/>
        </w:rPr>
      </w:pPr>
      <w:r w:rsidRPr="00533A30">
        <w:rPr>
          <w:highlight w:val="white"/>
        </w:rPr>
        <w:t xml:space="preserve">        (MiddleOperator.SignedDivide, 2), Register.ax);</w:t>
      </w:r>
    </w:p>
    <w:p w14:paraId="17ACC470"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59F8B662" w14:textId="77777777" w:rsidR="00D935A0" w:rsidRPr="00533A30" w:rsidRDefault="00D935A0" w:rsidP="00533A30">
      <w:pPr>
        <w:pStyle w:val="Code"/>
        <w:rPr>
          <w:highlight w:val="white"/>
        </w:rPr>
      </w:pPr>
      <w:r w:rsidRPr="00533A30">
        <w:rPr>
          <w:highlight w:val="white"/>
        </w:rPr>
        <w:t xml:space="preserve">        (MiddleOperator.SignedDivide, 4), Register.eax);</w:t>
      </w:r>
    </w:p>
    <w:p w14:paraId="3579A232"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165034C7" w14:textId="77777777" w:rsidR="00D935A0" w:rsidRPr="00533A30" w:rsidRDefault="00D935A0" w:rsidP="00533A30">
      <w:pPr>
        <w:pStyle w:val="Code"/>
        <w:rPr>
          <w:highlight w:val="white"/>
        </w:rPr>
      </w:pPr>
      <w:r w:rsidRPr="00533A30">
        <w:rPr>
          <w:highlight w:val="white"/>
        </w:rPr>
        <w:t xml:space="preserve">        (MiddleOperator.SignedDivide, 8), Register.rax);</w:t>
      </w:r>
    </w:p>
    <w:p w14:paraId="1E057D41"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53A2DA9D" w14:textId="77777777" w:rsidR="00D935A0" w:rsidRPr="00533A30" w:rsidRDefault="00D935A0" w:rsidP="00533A30">
      <w:pPr>
        <w:pStyle w:val="Code"/>
        <w:rPr>
          <w:highlight w:val="white"/>
        </w:rPr>
      </w:pPr>
      <w:r w:rsidRPr="00533A30">
        <w:rPr>
          <w:highlight w:val="white"/>
        </w:rPr>
        <w:t xml:space="preserve">        (MiddleOperator.UnsignedDivide, 1), Register.al);</w:t>
      </w:r>
    </w:p>
    <w:p w14:paraId="29A99520"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69CAA92A" w14:textId="77777777" w:rsidR="00D935A0" w:rsidRPr="00533A30" w:rsidRDefault="00D935A0" w:rsidP="00533A30">
      <w:pPr>
        <w:pStyle w:val="Code"/>
        <w:rPr>
          <w:highlight w:val="white"/>
        </w:rPr>
      </w:pPr>
      <w:r w:rsidRPr="00533A30">
        <w:rPr>
          <w:highlight w:val="white"/>
        </w:rPr>
        <w:t xml:space="preserve">        (MiddleOperator.UnsignedDivide, 2), Register.ax);</w:t>
      </w:r>
    </w:p>
    <w:p w14:paraId="1EC8A779"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12CD8010" w14:textId="77777777" w:rsidR="00D935A0" w:rsidRPr="00533A30" w:rsidRDefault="00D935A0" w:rsidP="00533A30">
      <w:pPr>
        <w:pStyle w:val="Code"/>
        <w:rPr>
          <w:highlight w:val="white"/>
        </w:rPr>
      </w:pPr>
      <w:r w:rsidRPr="00533A30">
        <w:rPr>
          <w:highlight w:val="white"/>
        </w:rPr>
        <w:t xml:space="preserve">        (MiddleOperator.UnsignedDivide, 4), Register.eax);</w:t>
      </w:r>
    </w:p>
    <w:p w14:paraId="70B694A4"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27714593" w14:textId="77777777" w:rsidR="00D935A0" w:rsidRPr="00533A30" w:rsidRDefault="00D935A0" w:rsidP="00533A30">
      <w:pPr>
        <w:pStyle w:val="Code"/>
        <w:rPr>
          <w:highlight w:val="white"/>
        </w:rPr>
      </w:pPr>
      <w:r w:rsidRPr="00533A30">
        <w:rPr>
          <w:highlight w:val="white"/>
        </w:rPr>
        <w:t xml:space="preserve">        (MiddleOperator.UnsignedDivide, 8), Register.rax);</w:t>
      </w:r>
    </w:p>
    <w:p w14:paraId="3F86E4C1" w14:textId="77777777" w:rsidR="00D935A0" w:rsidRPr="00533A30" w:rsidRDefault="00D935A0" w:rsidP="00533A30">
      <w:pPr>
        <w:pStyle w:val="Code"/>
        <w:rPr>
          <w:highlight w:val="white"/>
        </w:rPr>
      </w:pPr>
    </w:p>
    <w:p w14:paraId="35029D7A"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4060113C" w14:textId="77777777" w:rsidR="00D935A0" w:rsidRPr="00533A30" w:rsidRDefault="00D935A0" w:rsidP="00533A30">
      <w:pPr>
        <w:pStyle w:val="Code"/>
        <w:rPr>
          <w:highlight w:val="white"/>
        </w:rPr>
      </w:pPr>
      <w:r w:rsidRPr="00533A30">
        <w:rPr>
          <w:highlight w:val="white"/>
        </w:rPr>
        <w:t xml:space="preserve">        (MiddleOperator.SignedModulo, 1), Register.ah);</w:t>
      </w:r>
    </w:p>
    <w:p w14:paraId="40820250"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569F96E5" w14:textId="77777777" w:rsidR="00D935A0" w:rsidRPr="00533A30" w:rsidRDefault="00D935A0" w:rsidP="00533A30">
      <w:pPr>
        <w:pStyle w:val="Code"/>
        <w:rPr>
          <w:highlight w:val="white"/>
        </w:rPr>
      </w:pPr>
      <w:r w:rsidRPr="00533A30">
        <w:rPr>
          <w:highlight w:val="white"/>
        </w:rPr>
        <w:t xml:space="preserve">        (MiddleOperator.SignedModulo, 2), Register.dx);</w:t>
      </w:r>
    </w:p>
    <w:p w14:paraId="436CB53E"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3C71F480" w14:textId="77777777" w:rsidR="00D935A0" w:rsidRPr="00533A30" w:rsidRDefault="00D935A0" w:rsidP="00533A30">
      <w:pPr>
        <w:pStyle w:val="Code"/>
        <w:rPr>
          <w:highlight w:val="white"/>
        </w:rPr>
      </w:pPr>
      <w:r w:rsidRPr="00533A30">
        <w:rPr>
          <w:highlight w:val="white"/>
        </w:rPr>
        <w:t xml:space="preserve">        (MiddleOperator.SignedModulo, 4), Register.edx);</w:t>
      </w:r>
    </w:p>
    <w:p w14:paraId="7ABD9854"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5689D9CE" w14:textId="77777777" w:rsidR="00D935A0" w:rsidRPr="00533A30" w:rsidRDefault="00D935A0" w:rsidP="00533A30">
      <w:pPr>
        <w:pStyle w:val="Code"/>
        <w:rPr>
          <w:highlight w:val="white"/>
        </w:rPr>
      </w:pPr>
      <w:r w:rsidRPr="00533A30">
        <w:rPr>
          <w:highlight w:val="white"/>
        </w:rPr>
        <w:t xml:space="preserve">        (MiddleOperator.SignedModulo, 8), Register.rdx);</w:t>
      </w:r>
    </w:p>
    <w:p w14:paraId="0175A774"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19A5CB09" w14:textId="77777777" w:rsidR="00D935A0" w:rsidRPr="00533A30" w:rsidRDefault="00D935A0" w:rsidP="00533A30">
      <w:pPr>
        <w:pStyle w:val="Code"/>
        <w:rPr>
          <w:highlight w:val="white"/>
        </w:rPr>
      </w:pPr>
      <w:r w:rsidRPr="00533A30">
        <w:rPr>
          <w:highlight w:val="white"/>
        </w:rPr>
        <w:t xml:space="preserve">        (MiddleOperator.UnsignedModulo, 1), Register.ah);</w:t>
      </w:r>
    </w:p>
    <w:p w14:paraId="086ACD19"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044AF93C" w14:textId="77777777" w:rsidR="00D935A0" w:rsidRPr="00533A30" w:rsidRDefault="00D935A0" w:rsidP="00533A30">
      <w:pPr>
        <w:pStyle w:val="Code"/>
        <w:rPr>
          <w:highlight w:val="white"/>
        </w:rPr>
      </w:pPr>
      <w:r w:rsidRPr="00533A30">
        <w:rPr>
          <w:highlight w:val="white"/>
        </w:rPr>
        <w:t xml:space="preserve">        (MiddleOperator.UnsignedModulo, 2), Register.dx);</w:t>
      </w:r>
    </w:p>
    <w:p w14:paraId="4B483705"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2C739033" w14:textId="77777777" w:rsidR="00D935A0" w:rsidRPr="00533A30" w:rsidRDefault="00D935A0" w:rsidP="00533A30">
      <w:pPr>
        <w:pStyle w:val="Code"/>
        <w:rPr>
          <w:highlight w:val="white"/>
        </w:rPr>
      </w:pPr>
      <w:r w:rsidRPr="00533A30">
        <w:rPr>
          <w:highlight w:val="white"/>
        </w:rPr>
        <w:t xml:space="preserve">        (MiddleOperator.UnsignedModulo, 4), Register.edx);</w:t>
      </w:r>
    </w:p>
    <w:p w14:paraId="686FBA5C" w14:textId="77777777" w:rsidR="00D935A0" w:rsidRPr="00533A30" w:rsidRDefault="00D935A0" w:rsidP="00533A30">
      <w:pPr>
        <w:pStyle w:val="Code"/>
        <w:rPr>
          <w:highlight w:val="white"/>
        </w:rPr>
      </w:pPr>
      <w:r w:rsidRPr="00533A30">
        <w:rPr>
          <w:highlight w:val="white"/>
        </w:rPr>
        <w:t xml:space="preserve">      ResultMultiplyMap.Add(new Pair&lt;MiddleOperator,int&gt;</w:t>
      </w:r>
    </w:p>
    <w:p w14:paraId="214D405A" w14:textId="77777777" w:rsidR="00D935A0" w:rsidRPr="00533A30" w:rsidRDefault="00D935A0" w:rsidP="00533A30">
      <w:pPr>
        <w:pStyle w:val="Code"/>
        <w:rPr>
          <w:highlight w:val="white"/>
        </w:rPr>
      </w:pPr>
      <w:r w:rsidRPr="00533A30">
        <w:rPr>
          <w:highlight w:val="white"/>
        </w:rPr>
        <w:t xml:space="preserve">        (MiddleOperator.UnsignedModulo, 8), Register.rdx);</w:t>
      </w:r>
    </w:p>
    <w:p w14:paraId="2BAA89DF" w14:textId="77777777" w:rsidR="00D935A0" w:rsidRPr="00533A30" w:rsidRDefault="00D935A0" w:rsidP="00533A30">
      <w:pPr>
        <w:pStyle w:val="Code"/>
        <w:rPr>
          <w:highlight w:val="white"/>
        </w:rPr>
      </w:pPr>
    </w:p>
    <w:p w14:paraId="48780D4C"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40A2FBEB" w14:textId="77777777" w:rsidR="00D935A0" w:rsidRPr="00533A30" w:rsidRDefault="00D935A0" w:rsidP="00533A30">
      <w:pPr>
        <w:pStyle w:val="Code"/>
        <w:rPr>
          <w:highlight w:val="white"/>
        </w:rPr>
      </w:pPr>
      <w:r w:rsidRPr="00533A30">
        <w:rPr>
          <w:highlight w:val="white"/>
        </w:rPr>
        <w:t xml:space="preserve">        (MiddleOperator.SignedMultiply, 1), Register.ah);</w:t>
      </w:r>
    </w:p>
    <w:p w14:paraId="47A74202"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769C262F" w14:textId="77777777" w:rsidR="00D935A0" w:rsidRPr="00533A30" w:rsidRDefault="00D935A0" w:rsidP="00533A30">
      <w:pPr>
        <w:pStyle w:val="Code"/>
        <w:rPr>
          <w:highlight w:val="white"/>
        </w:rPr>
      </w:pPr>
      <w:r w:rsidRPr="00533A30">
        <w:rPr>
          <w:highlight w:val="white"/>
        </w:rPr>
        <w:t xml:space="preserve">        (MiddleOperator.SignedMultiply, 2), Register.dx);</w:t>
      </w:r>
    </w:p>
    <w:p w14:paraId="5F71C2A6"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2A453199" w14:textId="77777777" w:rsidR="00D935A0" w:rsidRPr="00533A30" w:rsidRDefault="00D935A0" w:rsidP="00533A30">
      <w:pPr>
        <w:pStyle w:val="Code"/>
        <w:rPr>
          <w:highlight w:val="white"/>
        </w:rPr>
      </w:pPr>
      <w:r w:rsidRPr="00533A30">
        <w:rPr>
          <w:highlight w:val="white"/>
        </w:rPr>
        <w:t xml:space="preserve">       (MiddleOperator.SignedMultiply, 4), Register.edx);</w:t>
      </w:r>
    </w:p>
    <w:p w14:paraId="3B8C8583"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18EABEA5" w14:textId="77777777" w:rsidR="00D935A0" w:rsidRPr="00533A30" w:rsidRDefault="00D935A0" w:rsidP="00533A30">
      <w:pPr>
        <w:pStyle w:val="Code"/>
        <w:rPr>
          <w:highlight w:val="white"/>
        </w:rPr>
      </w:pPr>
      <w:r w:rsidRPr="00533A30">
        <w:rPr>
          <w:highlight w:val="white"/>
        </w:rPr>
        <w:lastRenderedPageBreak/>
        <w:t xml:space="preserve">        (MiddleOperator.SignedMultiply, 8), Register.rdx);</w:t>
      </w:r>
    </w:p>
    <w:p w14:paraId="00A0816F"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2892295C" w14:textId="77777777" w:rsidR="00D935A0" w:rsidRPr="00533A30" w:rsidRDefault="00D935A0" w:rsidP="00533A30">
      <w:pPr>
        <w:pStyle w:val="Code"/>
        <w:rPr>
          <w:highlight w:val="white"/>
        </w:rPr>
      </w:pPr>
      <w:r w:rsidRPr="00533A30">
        <w:rPr>
          <w:highlight w:val="white"/>
        </w:rPr>
        <w:t xml:space="preserve">       (MiddleOperator.UnsignedMultiply, 1), Register.ah);</w:t>
      </w:r>
    </w:p>
    <w:p w14:paraId="0A498472"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416AB61C" w14:textId="77777777" w:rsidR="00D935A0" w:rsidRPr="00533A30" w:rsidRDefault="00D935A0" w:rsidP="00533A30">
      <w:pPr>
        <w:pStyle w:val="Code"/>
        <w:rPr>
          <w:highlight w:val="white"/>
        </w:rPr>
      </w:pPr>
      <w:r w:rsidRPr="00533A30">
        <w:rPr>
          <w:highlight w:val="white"/>
        </w:rPr>
        <w:t xml:space="preserve">        (MiddleOperator.UnsignedMultiply, 2), Register.dx);</w:t>
      </w:r>
    </w:p>
    <w:p w14:paraId="35D92434"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664EC0BF" w14:textId="77777777" w:rsidR="00D935A0" w:rsidRPr="00533A30" w:rsidRDefault="00D935A0" w:rsidP="00533A30">
      <w:pPr>
        <w:pStyle w:val="Code"/>
        <w:rPr>
          <w:highlight w:val="white"/>
        </w:rPr>
      </w:pPr>
      <w:r w:rsidRPr="00533A30">
        <w:rPr>
          <w:highlight w:val="white"/>
        </w:rPr>
        <w:t xml:space="preserve">        (MiddleOperator.UnsignedMultiply, 4), Register.edx);</w:t>
      </w:r>
    </w:p>
    <w:p w14:paraId="764541C4"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59F8E8FF" w14:textId="77777777" w:rsidR="00D935A0" w:rsidRPr="00533A30" w:rsidRDefault="00D935A0" w:rsidP="00533A30">
      <w:pPr>
        <w:pStyle w:val="Code"/>
        <w:rPr>
          <w:highlight w:val="white"/>
        </w:rPr>
      </w:pPr>
      <w:r w:rsidRPr="00533A30">
        <w:rPr>
          <w:highlight w:val="white"/>
        </w:rPr>
        <w:t xml:space="preserve">        (MiddleOperator.UnsignedMultiply, 8), Register.rdx);</w:t>
      </w:r>
    </w:p>
    <w:p w14:paraId="3D0F74F3" w14:textId="77777777" w:rsidR="00D935A0" w:rsidRPr="00533A30" w:rsidRDefault="00D935A0" w:rsidP="00533A30">
      <w:pPr>
        <w:pStyle w:val="Code"/>
        <w:rPr>
          <w:highlight w:val="white"/>
        </w:rPr>
      </w:pPr>
    </w:p>
    <w:p w14:paraId="150660DA"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30BE451E" w14:textId="77777777" w:rsidR="00D935A0" w:rsidRPr="00533A30" w:rsidRDefault="00D935A0" w:rsidP="00533A30">
      <w:pPr>
        <w:pStyle w:val="Code"/>
        <w:rPr>
          <w:highlight w:val="white"/>
        </w:rPr>
      </w:pPr>
      <w:r w:rsidRPr="00533A30">
        <w:rPr>
          <w:highlight w:val="white"/>
        </w:rPr>
        <w:t xml:space="preserve">        (MiddleOperator.SignedDivide, 1), Register.ah);</w:t>
      </w:r>
    </w:p>
    <w:p w14:paraId="0E6E530A"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39745085" w14:textId="77777777" w:rsidR="00D935A0" w:rsidRPr="00533A30" w:rsidRDefault="00D935A0" w:rsidP="00533A30">
      <w:pPr>
        <w:pStyle w:val="Code"/>
        <w:rPr>
          <w:highlight w:val="white"/>
        </w:rPr>
      </w:pPr>
      <w:r w:rsidRPr="00533A30">
        <w:rPr>
          <w:highlight w:val="white"/>
        </w:rPr>
        <w:t xml:space="preserve">        (MiddleOperator.SignedDivide, 2), Register.dx);</w:t>
      </w:r>
    </w:p>
    <w:p w14:paraId="3E41C666"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7C6506DA" w14:textId="77777777" w:rsidR="00D935A0" w:rsidRPr="00533A30" w:rsidRDefault="00D935A0" w:rsidP="00533A30">
      <w:pPr>
        <w:pStyle w:val="Code"/>
        <w:rPr>
          <w:highlight w:val="white"/>
        </w:rPr>
      </w:pPr>
      <w:r w:rsidRPr="00533A30">
        <w:rPr>
          <w:highlight w:val="white"/>
        </w:rPr>
        <w:t xml:space="preserve">        (MiddleOperator.SignedDivide, 4), Register.edx);</w:t>
      </w:r>
    </w:p>
    <w:p w14:paraId="4AC4C431"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79A77453" w14:textId="77777777" w:rsidR="00D935A0" w:rsidRPr="00533A30" w:rsidRDefault="00D935A0" w:rsidP="00533A30">
      <w:pPr>
        <w:pStyle w:val="Code"/>
        <w:rPr>
          <w:highlight w:val="white"/>
        </w:rPr>
      </w:pPr>
      <w:r w:rsidRPr="00533A30">
        <w:rPr>
          <w:highlight w:val="white"/>
        </w:rPr>
        <w:t xml:space="preserve">        (MiddleOperator.SignedDivide, 8), Register.rdx);</w:t>
      </w:r>
    </w:p>
    <w:p w14:paraId="28267CE7"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6792815B" w14:textId="77777777" w:rsidR="00D935A0" w:rsidRPr="00533A30" w:rsidRDefault="00D935A0" w:rsidP="00533A30">
      <w:pPr>
        <w:pStyle w:val="Code"/>
        <w:rPr>
          <w:highlight w:val="white"/>
        </w:rPr>
      </w:pPr>
      <w:r w:rsidRPr="00533A30">
        <w:rPr>
          <w:highlight w:val="white"/>
        </w:rPr>
        <w:t xml:space="preserve">        (MiddleOperator.UnsignedDivide, 1), Register.ah);</w:t>
      </w:r>
    </w:p>
    <w:p w14:paraId="7A797F49"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2214FDB2" w14:textId="77777777" w:rsidR="00D935A0" w:rsidRPr="00533A30" w:rsidRDefault="00D935A0" w:rsidP="00533A30">
      <w:pPr>
        <w:pStyle w:val="Code"/>
        <w:rPr>
          <w:highlight w:val="white"/>
        </w:rPr>
      </w:pPr>
      <w:r w:rsidRPr="00533A30">
        <w:rPr>
          <w:highlight w:val="white"/>
        </w:rPr>
        <w:t xml:space="preserve">        (MiddleOperator.UnsignedDivide, 2), Register.dx);</w:t>
      </w:r>
    </w:p>
    <w:p w14:paraId="1A5557FA"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571CE224" w14:textId="77777777" w:rsidR="00D935A0" w:rsidRPr="00533A30" w:rsidRDefault="00D935A0" w:rsidP="00533A30">
      <w:pPr>
        <w:pStyle w:val="Code"/>
        <w:rPr>
          <w:highlight w:val="white"/>
        </w:rPr>
      </w:pPr>
      <w:r w:rsidRPr="00533A30">
        <w:rPr>
          <w:highlight w:val="white"/>
        </w:rPr>
        <w:t xml:space="preserve">        (MiddleOperator.UnsignedDivide, 4), Register.edx);</w:t>
      </w:r>
    </w:p>
    <w:p w14:paraId="0A1C747F"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00ADD175" w14:textId="77777777" w:rsidR="00D935A0" w:rsidRPr="00533A30" w:rsidRDefault="00D935A0" w:rsidP="00533A30">
      <w:pPr>
        <w:pStyle w:val="Code"/>
        <w:rPr>
          <w:highlight w:val="white"/>
        </w:rPr>
      </w:pPr>
      <w:r w:rsidRPr="00533A30">
        <w:rPr>
          <w:highlight w:val="white"/>
        </w:rPr>
        <w:t xml:space="preserve">        (MiddleOperator.UnsignedDivide, 8), Register.rdx);</w:t>
      </w:r>
    </w:p>
    <w:p w14:paraId="27491427" w14:textId="77777777" w:rsidR="00D935A0" w:rsidRPr="00533A30" w:rsidRDefault="00D935A0" w:rsidP="00533A30">
      <w:pPr>
        <w:pStyle w:val="Code"/>
        <w:rPr>
          <w:highlight w:val="white"/>
        </w:rPr>
      </w:pPr>
    </w:p>
    <w:p w14:paraId="3996DACF"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6B5516D8" w14:textId="77777777" w:rsidR="00D935A0" w:rsidRPr="00533A30" w:rsidRDefault="00D935A0" w:rsidP="00533A30">
      <w:pPr>
        <w:pStyle w:val="Code"/>
        <w:rPr>
          <w:highlight w:val="white"/>
        </w:rPr>
      </w:pPr>
      <w:r w:rsidRPr="00533A30">
        <w:rPr>
          <w:highlight w:val="white"/>
        </w:rPr>
        <w:t xml:space="preserve">        (MiddleOperator.SignedModulo, 1), Register.ah);</w:t>
      </w:r>
    </w:p>
    <w:p w14:paraId="3A5A4452"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33FBCE57" w14:textId="77777777" w:rsidR="00D935A0" w:rsidRPr="00533A30" w:rsidRDefault="00D935A0" w:rsidP="00533A30">
      <w:pPr>
        <w:pStyle w:val="Code"/>
        <w:rPr>
          <w:highlight w:val="white"/>
        </w:rPr>
      </w:pPr>
      <w:r w:rsidRPr="00533A30">
        <w:rPr>
          <w:highlight w:val="white"/>
        </w:rPr>
        <w:t xml:space="preserve">        (MiddleOperator.SignedModulo, 2), Register.dx);</w:t>
      </w:r>
    </w:p>
    <w:p w14:paraId="5E279D32"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30C66CD8" w14:textId="77777777" w:rsidR="00D935A0" w:rsidRPr="00533A30" w:rsidRDefault="00D935A0" w:rsidP="00533A30">
      <w:pPr>
        <w:pStyle w:val="Code"/>
        <w:rPr>
          <w:highlight w:val="white"/>
        </w:rPr>
      </w:pPr>
      <w:r w:rsidRPr="00533A30">
        <w:rPr>
          <w:highlight w:val="white"/>
        </w:rPr>
        <w:t xml:space="preserve">        (MiddleOperator.SignedModulo, 4), Register.edx);</w:t>
      </w:r>
    </w:p>
    <w:p w14:paraId="474A609A"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0B68CE63" w14:textId="77777777" w:rsidR="00D935A0" w:rsidRPr="00533A30" w:rsidRDefault="00D935A0" w:rsidP="00533A30">
      <w:pPr>
        <w:pStyle w:val="Code"/>
        <w:rPr>
          <w:highlight w:val="white"/>
        </w:rPr>
      </w:pPr>
      <w:r w:rsidRPr="00533A30">
        <w:rPr>
          <w:highlight w:val="white"/>
        </w:rPr>
        <w:t xml:space="preserve">        (MiddleOperator.SignedModulo, 8), Register.rdx);</w:t>
      </w:r>
    </w:p>
    <w:p w14:paraId="4EC268A8"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1335D3D2" w14:textId="77777777" w:rsidR="00D935A0" w:rsidRPr="00533A30" w:rsidRDefault="00D935A0" w:rsidP="00533A30">
      <w:pPr>
        <w:pStyle w:val="Code"/>
        <w:rPr>
          <w:highlight w:val="white"/>
        </w:rPr>
      </w:pPr>
      <w:r w:rsidRPr="00533A30">
        <w:rPr>
          <w:highlight w:val="white"/>
        </w:rPr>
        <w:t xml:space="preserve">        (MiddleOperator.UnsignedModulo, 1), Register.ah);</w:t>
      </w:r>
    </w:p>
    <w:p w14:paraId="130BCA27"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4656E9BF" w14:textId="77777777" w:rsidR="00D935A0" w:rsidRPr="00533A30" w:rsidRDefault="00D935A0" w:rsidP="00533A30">
      <w:pPr>
        <w:pStyle w:val="Code"/>
        <w:rPr>
          <w:highlight w:val="white"/>
        </w:rPr>
      </w:pPr>
      <w:r w:rsidRPr="00533A30">
        <w:rPr>
          <w:highlight w:val="white"/>
        </w:rPr>
        <w:t xml:space="preserve">        (MiddleOperator.UnsignedModulo, 2), Register.dx);</w:t>
      </w:r>
    </w:p>
    <w:p w14:paraId="0F522B57"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5E55721C" w14:textId="77777777" w:rsidR="00D935A0" w:rsidRPr="00533A30" w:rsidRDefault="00D935A0" w:rsidP="00533A30">
      <w:pPr>
        <w:pStyle w:val="Code"/>
        <w:rPr>
          <w:highlight w:val="white"/>
        </w:rPr>
      </w:pPr>
      <w:r w:rsidRPr="00533A30">
        <w:rPr>
          <w:highlight w:val="white"/>
        </w:rPr>
        <w:t xml:space="preserve">        (MiddleOperator.UnsignedModulo, 4), Register.edx);</w:t>
      </w:r>
    </w:p>
    <w:p w14:paraId="0F077D48" w14:textId="77777777" w:rsidR="00D935A0" w:rsidRPr="00533A30" w:rsidRDefault="00D935A0" w:rsidP="00533A30">
      <w:pPr>
        <w:pStyle w:val="Code"/>
        <w:rPr>
          <w:highlight w:val="white"/>
        </w:rPr>
      </w:pPr>
      <w:r w:rsidRPr="00533A30">
        <w:rPr>
          <w:highlight w:val="white"/>
        </w:rPr>
        <w:t xml:space="preserve">      ClearMultiplyMap.Add(new Pair&lt;MiddleOperator,int&gt;</w:t>
      </w:r>
    </w:p>
    <w:p w14:paraId="2D5DF638" w14:textId="77777777" w:rsidR="00D935A0" w:rsidRPr="00533A30" w:rsidRDefault="00D935A0" w:rsidP="00533A30">
      <w:pPr>
        <w:pStyle w:val="Code"/>
        <w:rPr>
          <w:highlight w:val="white"/>
        </w:rPr>
      </w:pPr>
      <w:r w:rsidRPr="00533A30">
        <w:rPr>
          <w:highlight w:val="white"/>
        </w:rPr>
        <w:t xml:space="preserve">        (MiddleOperator.UnsignedModulo, 8), Register.rdx);</w:t>
      </w:r>
    </w:p>
    <w:p w14:paraId="08BB8BA1" w14:textId="77777777" w:rsidR="00D935A0" w:rsidRPr="00533A30" w:rsidRDefault="00D935A0" w:rsidP="00533A30">
      <w:pPr>
        <w:pStyle w:val="Code"/>
        <w:rPr>
          <w:highlight w:val="white"/>
        </w:rPr>
      </w:pPr>
    </w:p>
    <w:p w14:paraId="1DE84554" w14:textId="77777777" w:rsidR="00D935A0" w:rsidRPr="00533A30" w:rsidRDefault="00D935A0" w:rsidP="00533A30">
      <w:pPr>
        <w:pStyle w:val="Code"/>
        <w:rPr>
          <w:highlight w:val="white"/>
        </w:rPr>
      </w:pPr>
      <w:r w:rsidRPr="00533A30">
        <w:rPr>
          <w:highlight w:val="white"/>
        </w:rPr>
        <w:t xml:space="preserve">      m_middleToIntegralMap.</w:t>
      </w:r>
    </w:p>
    <w:p w14:paraId="72B876F0" w14:textId="77777777" w:rsidR="00D935A0" w:rsidRPr="00533A30" w:rsidRDefault="00D935A0" w:rsidP="00533A30">
      <w:pPr>
        <w:pStyle w:val="Code"/>
        <w:rPr>
          <w:highlight w:val="white"/>
        </w:rPr>
      </w:pPr>
      <w:r w:rsidRPr="00533A30">
        <w:rPr>
          <w:highlight w:val="white"/>
        </w:rPr>
        <w:t xml:space="preserve">        Add(MiddleOperator.UnaryAdd, AssemblyOperator.empty);</w:t>
      </w:r>
    </w:p>
    <w:p w14:paraId="29B7C3B5" w14:textId="77777777" w:rsidR="00D935A0" w:rsidRPr="00533A30" w:rsidRDefault="00D935A0" w:rsidP="00533A30">
      <w:pPr>
        <w:pStyle w:val="Code"/>
        <w:rPr>
          <w:highlight w:val="white"/>
        </w:rPr>
      </w:pPr>
      <w:r w:rsidRPr="00533A30">
        <w:rPr>
          <w:highlight w:val="white"/>
        </w:rPr>
        <w:t xml:space="preserve">      m_middleToIntegralMap.</w:t>
      </w:r>
    </w:p>
    <w:p w14:paraId="09DBCD99" w14:textId="77777777" w:rsidR="00D935A0" w:rsidRPr="00533A30" w:rsidRDefault="00D935A0" w:rsidP="00533A30">
      <w:pPr>
        <w:pStyle w:val="Code"/>
        <w:rPr>
          <w:highlight w:val="white"/>
        </w:rPr>
      </w:pPr>
      <w:r w:rsidRPr="00533A30">
        <w:rPr>
          <w:highlight w:val="white"/>
        </w:rPr>
        <w:t xml:space="preserve">        Add(MiddleOperator.BitwiseNot, AssemblyOperator.not);</w:t>
      </w:r>
    </w:p>
    <w:p w14:paraId="506B2E10" w14:textId="77777777" w:rsidR="00D935A0" w:rsidRPr="00533A30" w:rsidRDefault="00D935A0" w:rsidP="00533A30">
      <w:pPr>
        <w:pStyle w:val="Code"/>
        <w:rPr>
          <w:highlight w:val="white"/>
        </w:rPr>
      </w:pPr>
      <w:r w:rsidRPr="00533A30">
        <w:rPr>
          <w:highlight w:val="white"/>
        </w:rPr>
        <w:t xml:space="preserve">      m_middleToIntegralMap.</w:t>
      </w:r>
    </w:p>
    <w:p w14:paraId="3AD30097" w14:textId="77777777" w:rsidR="00D935A0" w:rsidRPr="00533A30" w:rsidRDefault="00D935A0" w:rsidP="00533A30">
      <w:pPr>
        <w:pStyle w:val="Code"/>
        <w:rPr>
          <w:highlight w:val="white"/>
        </w:rPr>
      </w:pPr>
      <w:r w:rsidRPr="00533A30">
        <w:rPr>
          <w:highlight w:val="white"/>
        </w:rPr>
        <w:t xml:space="preserve">        Add(MiddleOperator.UnarySubtract, AssemblyOperator.neg);</w:t>
      </w:r>
    </w:p>
    <w:p w14:paraId="4BCA8675" w14:textId="77777777" w:rsidR="00D935A0" w:rsidRPr="00533A30" w:rsidRDefault="00D935A0" w:rsidP="00533A30">
      <w:pPr>
        <w:pStyle w:val="Code"/>
        <w:rPr>
          <w:highlight w:val="white"/>
        </w:rPr>
      </w:pPr>
      <w:r w:rsidRPr="00533A30">
        <w:rPr>
          <w:highlight w:val="white"/>
        </w:rPr>
        <w:t xml:space="preserve">      m_middleToIntegralMap.</w:t>
      </w:r>
    </w:p>
    <w:p w14:paraId="33951C08" w14:textId="77777777" w:rsidR="00D935A0" w:rsidRPr="00533A30" w:rsidRDefault="00D935A0" w:rsidP="00533A30">
      <w:pPr>
        <w:pStyle w:val="Code"/>
        <w:rPr>
          <w:highlight w:val="white"/>
        </w:rPr>
      </w:pPr>
      <w:r w:rsidRPr="00533A30">
        <w:rPr>
          <w:highlight w:val="white"/>
        </w:rPr>
        <w:t xml:space="preserve">        Add(MiddleOperator.Increment, AssemblyOperator.inc);</w:t>
      </w:r>
    </w:p>
    <w:p w14:paraId="7A613D76" w14:textId="77777777" w:rsidR="00D935A0" w:rsidRPr="00533A30" w:rsidRDefault="00D935A0" w:rsidP="00533A30">
      <w:pPr>
        <w:pStyle w:val="Code"/>
        <w:rPr>
          <w:highlight w:val="white"/>
        </w:rPr>
      </w:pPr>
      <w:r w:rsidRPr="00533A30">
        <w:rPr>
          <w:highlight w:val="white"/>
        </w:rPr>
        <w:t xml:space="preserve">      m_middleToIntegralMap.</w:t>
      </w:r>
    </w:p>
    <w:p w14:paraId="7F7FE0E8" w14:textId="77777777" w:rsidR="00D935A0" w:rsidRPr="00533A30" w:rsidRDefault="00D935A0" w:rsidP="00533A30">
      <w:pPr>
        <w:pStyle w:val="Code"/>
        <w:rPr>
          <w:highlight w:val="white"/>
        </w:rPr>
      </w:pPr>
      <w:r w:rsidRPr="00533A30">
        <w:rPr>
          <w:highlight w:val="white"/>
        </w:rPr>
        <w:t xml:space="preserve">        Add(MiddleOperator.Decrement, AssemblyOperator.dec);</w:t>
      </w:r>
    </w:p>
    <w:p w14:paraId="67E42D06" w14:textId="77777777" w:rsidR="00D935A0" w:rsidRPr="00533A30" w:rsidRDefault="00D935A0" w:rsidP="00533A30">
      <w:pPr>
        <w:pStyle w:val="Code"/>
        <w:rPr>
          <w:highlight w:val="white"/>
        </w:rPr>
      </w:pPr>
      <w:r w:rsidRPr="00533A30">
        <w:rPr>
          <w:highlight w:val="white"/>
        </w:rPr>
        <w:t xml:space="preserve">      m_middleToIntegralMap.</w:t>
      </w:r>
    </w:p>
    <w:p w14:paraId="37A02C0D" w14:textId="77777777" w:rsidR="00D935A0" w:rsidRPr="00533A30" w:rsidRDefault="00D935A0" w:rsidP="00533A30">
      <w:pPr>
        <w:pStyle w:val="Code"/>
        <w:rPr>
          <w:highlight w:val="white"/>
        </w:rPr>
      </w:pPr>
      <w:r w:rsidRPr="00533A30">
        <w:rPr>
          <w:highlight w:val="white"/>
        </w:rPr>
        <w:t xml:space="preserve">        Add(MiddleOperator.SignedMultiply, AssemblyOperator.imul);</w:t>
      </w:r>
    </w:p>
    <w:p w14:paraId="16C6C5A4" w14:textId="77777777" w:rsidR="00D935A0" w:rsidRPr="00533A30" w:rsidRDefault="00D935A0" w:rsidP="00533A30">
      <w:pPr>
        <w:pStyle w:val="Code"/>
        <w:rPr>
          <w:highlight w:val="white"/>
        </w:rPr>
      </w:pPr>
      <w:r w:rsidRPr="00533A30">
        <w:rPr>
          <w:highlight w:val="white"/>
        </w:rPr>
        <w:t xml:space="preserve">      m_middleToIntegralMap.</w:t>
      </w:r>
    </w:p>
    <w:p w14:paraId="6298F307" w14:textId="77777777" w:rsidR="00D935A0" w:rsidRPr="00533A30" w:rsidRDefault="00D935A0" w:rsidP="00533A30">
      <w:pPr>
        <w:pStyle w:val="Code"/>
        <w:rPr>
          <w:highlight w:val="white"/>
        </w:rPr>
      </w:pPr>
      <w:r w:rsidRPr="00533A30">
        <w:rPr>
          <w:highlight w:val="white"/>
        </w:rPr>
        <w:lastRenderedPageBreak/>
        <w:t xml:space="preserve">        Add(MiddleOperator.SignedDivide, AssemblyOperator.idiv);</w:t>
      </w:r>
    </w:p>
    <w:p w14:paraId="20B03434" w14:textId="77777777" w:rsidR="00D935A0" w:rsidRPr="00533A30" w:rsidRDefault="00D935A0" w:rsidP="00533A30">
      <w:pPr>
        <w:pStyle w:val="Code"/>
        <w:rPr>
          <w:highlight w:val="white"/>
        </w:rPr>
      </w:pPr>
      <w:r w:rsidRPr="00533A30">
        <w:rPr>
          <w:highlight w:val="white"/>
        </w:rPr>
        <w:t xml:space="preserve">      m_middleToIntegralMap.</w:t>
      </w:r>
    </w:p>
    <w:p w14:paraId="22CF6E82" w14:textId="77777777" w:rsidR="00D935A0" w:rsidRPr="00533A30" w:rsidRDefault="00D935A0" w:rsidP="00533A30">
      <w:pPr>
        <w:pStyle w:val="Code"/>
        <w:rPr>
          <w:highlight w:val="white"/>
        </w:rPr>
      </w:pPr>
      <w:r w:rsidRPr="00533A30">
        <w:rPr>
          <w:highlight w:val="white"/>
        </w:rPr>
        <w:t xml:space="preserve">        Add(MiddleOperator.SignedModulo, AssemblyOperator.idiv);</w:t>
      </w:r>
    </w:p>
    <w:p w14:paraId="0ACF2CE0" w14:textId="77777777" w:rsidR="00D935A0" w:rsidRPr="00533A30" w:rsidRDefault="00D935A0" w:rsidP="00533A30">
      <w:pPr>
        <w:pStyle w:val="Code"/>
        <w:rPr>
          <w:highlight w:val="white"/>
        </w:rPr>
      </w:pPr>
      <w:r w:rsidRPr="00533A30">
        <w:rPr>
          <w:highlight w:val="white"/>
        </w:rPr>
        <w:t xml:space="preserve">      m_middleToIntegralMap.</w:t>
      </w:r>
    </w:p>
    <w:p w14:paraId="48F930F7" w14:textId="77777777" w:rsidR="00D935A0" w:rsidRPr="00533A30" w:rsidRDefault="00D935A0" w:rsidP="00533A30">
      <w:pPr>
        <w:pStyle w:val="Code"/>
        <w:rPr>
          <w:highlight w:val="white"/>
        </w:rPr>
      </w:pPr>
      <w:r w:rsidRPr="00533A30">
        <w:rPr>
          <w:highlight w:val="white"/>
        </w:rPr>
        <w:t xml:space="preserve">        Add(MiddleOperator.UnsignedMultiply, AssemblyOperator.mul);</w:t>
      </w:r>
    </w:p>
    <w:p w14:paraId="1AD85849" w14:textId="77777777" w:rsidR="00D935A0" w:rsidRPr="00533A30" w:rsidRDefault="00D935A0" w:rsidP="00533A30">
      <w:pPr>
        <w:pStyle w:val="Code"/>
        <w:rPr>
          <w:highlight w:val="white"/>
        </w:rPr>
      </w:pPr>
      <w:r w:rsidRPr="00533A30">
        <w:rPr>
          <w:highlight w:val="white"/>
        </w:rPr>
        <w:t xml:space="preserve">      m_middleToIntegralMap.</w:t>
      </w:r>
    </w:p>
    <w:p w14:paraId="78BFB937" w14:textId="77777777" w:rsidR="00D935A0" w:rsidRPr="00533A30" w:rsidRDefault="00D935A0" w:rsidP="00533A30">
      <w:pPr>
        <w:pStyle w:val="Code"/>
        <w:rPr>
          <w:highlight w:val="white"/>
        </w:rPr>
      </w:pPr>
      <w:r w:rsidRPr="00533A30">
        <w:rPr>
          <w:highlight w:val="white"/>
        </w:rPr>
        <w:t xml:space="preserve">        Add(MiddleOperator.UnsignedDivide, AssemblyOperator.div);</w:t>
      </w:r>
    </w:p>
    <w:p w14:paraId="6E3164DE" w14:textId="77777777" w:rsidR="00D935A0" w:rsidRPr="00533A30" w:rsidRDefault="00D935A0" w:rsidP="00533A30">
      <w:pPr>
        <w:pStyle w:val="Code"/>
        <w:rPr>
          <w:highlight w:val="white"/>
        </w:rPr>
      </w:pPr>
      <w:r w:rsidRPr="00533A30">
        <w:rPr>
          <w:highlight w:val="white"/>
        </w:rPr>
        <w:t xml:space="preserve">      m_middleToIntegralMap.</w:t>
      </w:r>
    </w:p>
    <w:p w14:paraId="77F79C72" w14:textId="77777777" w:rsidR="00D935A0" w:rsidRPr="00533A30" w:rsidRDefault="00D935A0" w:rsidP="00533A30">
      <w:pPr>
        <w:pStyle w:val="Code"/>
        <w:rPr>
          <w:highlight w:val="white"/>
        </w:rPr>
      </w:pPr>
      <w:r w:rsidRPr="00533A30">
        <w:rPr>
          <w:highlight w:val="white"/>
        </w:rPr>
        <w:t xml:space="preserve">        Add(MiddleOperator.UnsignedModulo, AssemblyOperator.div);</w:t>
      </w:r>
    </w:p>
    <w:p w14:paraId="7139AEBB" w14:textId="77777777" w:rsidR="00D935A0" w:rsidRPr="00533A30" w:rsidRDefault="00D935A0" w:rsidP="00533A30">
      <w:pPr>
        <w:pStyle w:val="Code"/>
        <w:rPr>
          <w:highlight w:val="white"/>
        </w:rPr>
      </w:pPr>
    </w:p>
    <w:p w14:paraId="4CF13CBC" w14:textId="77777777" w:rsidR="00D935A0" w:rsidRPr="00533A30" w:rsidRDefault="00D935A0" w:rsidP="00533A30">
      <w:pPr>
        <w:pStyle w:val="Code"/>
        <w:rPr>
          <w:highlight w:val="white"/>
        </w:rPr>
      </w:pPr>
      <w:r w:rsidRPr="00533A30">
        <w:rPr>
          <w:highlight w:val="white"/>
        </w:rPr>
        <w:t xml:space="preserve">      m_floatPushMap.Add(Sort.Signed_Int, AssemblyOperator.fild_word);</w:t>
      </w:r>
    </w:p>
    <w:p w14:paraId="5DB3DB6D" w14:textId="77777777" w:rsidR="00D935A0" w:rsidRPr="00533A30" w:rsidRDefault="00D935A0" w:rsidP="00533A30">
      <w:pPr>
        <w:pStyle w:val="Code"/>
        <w:rPr>
          <w:highlight w:val="white"/>
        </w:rPr>
      </w:pPr>
      <w:r w:rsidRPr="00533A30">
        <w:rPr>
          <w:highlight w:val="white"/>
        </w:rPr>
        <w:t xml:space="preserve">      m_floatPushMap.Add(Sort.Unsigned_Int, AssemblyOperator.fild_word);</w:t>
      </w:r>
    </w:p>
    <w:p w14:paraId="57F5CA59" w14:textId="77777777" w:rsidR="00D935A0" w:rsidRPr="00533A30" w:rsidRDefault="00D935A0" w:rsidP="00533A30">
      <w:pPr>
        <w:pStyle w:val="Code"/>
        <w:rPr>
          <w:highlight w:val="white"/>
        </w:rPr>
      </w:pPr>
      <w:r w:rsidRPr="00533A30">
        <w:rPr>
          <w:highlight w:val="white"/>
        </w:rPr>
        <w:t xml:space="preserve">      m_floatPushMap.Add(Sort.Signed_Long_Int, AssemblyOperator.fild_dword);</w:t>
      </w:r>
    </w:p>
    <w:p w14:paraId="0B60ABCD" w14:textId="77777777" w:rsidR="00D935A0" w:rsidRPr="00533A30" w:rsidRDefault="00D935A0" w:rsidP="00533A30">
      <w:pPr>
        <w:pStyle w:val="Code"/>
        <w:rPr>
          <w:highlight w:val="white"/>
        </w:rPr>
      </w:pPr>
      <w:r w:rsidRPr="00533A30">
        <w:rPr>
          <w:highlight w:val="white"/>
        </w:rPr>
        <w:t xml:space="preserve">      m_floatPushMap.Add(Sort.Unsigned_Long_Int, AssemblyOperator.fild_dword);</w:t>
      </w:r>
    </w:p>
    <w:p w14:paraId="16AB876E" w14:textId="77777777" w:rsidR="00D935A0" w:rsidRPr="00533A30" w:rsidRDefault="00D935A0" w:rsidP="00533A30">
      <w:pPr>
        <w:pStyle w:val="Code"/>
        <w:rPr>
          <w:highlight w:val="white"/>
        </w:rPr>
      </w:pPr>
      <w:r w:rsidRPr="00533A30">
        <w:rPr>
          <w:highlight w:val="white"/>
        </w:rPr>
        <w:t xml:space="preserve">      m_floatPushMap.Add(Sort.Float, AssemblyOperator.fld_dword);</w:t>
      </w:r>
    </w:p>
    <w:p w14:paraId="4D774407" w14:textId="77777777" w:rsidR="00D935A0" w:rsidRPr="00533A30" w:rsidRDefault="00D935A0" w:rsidP="00533A30">
      <w:pPr>
        <w:pStyle w:val="Code"/>
        <w:rPr>
          <w:highlight w:val="white"/>
        </w:rPr>
      </w:pPr>
      <w:r w:rsidRPr="00533A30">
        <w:rPr>
          <w:highlight w:val="white"/>
        </w:rPr>
        <w:t xml:space="preserve">      m_floatPushMap.Add(Sort.Double, AssemblyOperator.fld_qword);</w:t>
      </w:r>
    </w:p>
    <w:p w14:paraId="73799BCE" w14:textId="77777777" w:rsidR="00D935A0" w:rsidRPr="00533A30" w:rsidRDefault="00D935A0" w:rsidP="00533A30">
      <w:pPr>
        <w:pStyle w:val="Code"/>
        <w:rPr>
          <w:highlight w:val="white"/>
        </w:rPr>
      </w:pPr>
      <w:r w:rsidRPr="00533A30">
        <w:rPr>
          <w:highlight w:val="white"/>
        </w:rPr>
        <w:t xml:space="preserve">      m_floatPushMap.Add(Sort.Long_Double, AssemblyOperator.fld_qword);</w:t>
      </w:r>
    </w:p>
    <w:p w14:paraId="1B5B10D2" w14:textId="77777777" w:rsidR="00D935A0" w:rsidRPr="00533A30" w:rsidRDefault="00D935A0" w:rsidP="00533A30">
      <w:pPr>
        <w:pStyle w:val="Code"/>
        <w:rPr>
          <w:highlight w:val="white"/>
        </w:rPr>
      </w:pPr>
    </w:p>
    <w:p w14:paraId="0FA0F9D2" w14:textId="77777777" w:rsidR="00D935A0" w:rsidRPr="00533A30" w:rsidRDefault="00D935A0" w:rsidP="00533A30">
      <w:pPr>
        <w:pStyle w:val="Code"/>
        <w:rPr>
          <w:highlight w:val="white"/>
        </w:rPr>
      </w:pPr>
      <w:r w:rsidRPr="00533A30">
        <w:rPr>
          <w:highlight w:val="white"/>
        </w:rPr>
        <w:t xml:space="preserve">      m_floatTopMap.Add(Sort.Signed_Int, AssemblyOperator.fist_word);</w:t>
      </w:r>
    </w:p>
    <w:p w14:paraId="2D9CA33D" w14:textId="77777777" w:rsidR="00D935A0" w:rsidRPr="00533A30" w:rsidRDefault="00D935A0" w:rsidP="00533A30">
      <w:pPr>
        <w:pStyle w:val="Code"/>
        <w:rPr>
          <w:highlight w:val="white"/>
        </w:rPr>
      </w:pPr>
      <w:r w:rsidRPr="00533A30">
        <w:rPr>
          <w:highlight w:val="white"/>
        </w:rPr>
        <w:t xml:space="preserve">      m_floatTopMap.Add(Sort.Unsigned_Int, AssemblyOperator.fist_word);</w:t>
      </w:r>
    </w:p>
    <w:p w14:paraId="6D2F2C9B" w14:textId="77777777" w:rsidR="00D935A0" w:rsidRPr="00533A30" w:rsidRDefault="00D935A0" w:rsidP="00533A30">
      <w:pPr>
        <w:pStyle w:val="Code"/>
        <w:rPr>
          <w:highlight w:val="white"/>
        </w:rPr>
      </w:pPr>
      <w:r w:rsidRPr="00533A30">
        <w:rPr>
          <w:highlight w:val="white"/>
        </w:rPr>
        <w:t xml:space="preserve">      m_floatTopMap.Add(Sort.Pointer, AssemblyOperator.fist_word);</w:t>
      </w:r>
    </w:p>
    <w:p w14:paraId="45CF2128" w14:textId="77777777" w:rsidR="00D935A0" w:rsidRPr="00533A30" w:rsidRDefault="00D935A0" w:rsidP="00533A30">
      <w:pPr>
        <w:pStyle w:val="Code"/>
        <w:rPr>
          <w:highlight w:val="white"/>
        </w:rPr>
      </w:pPr>
      <w:r w:rsidRPr="00533A30">
        <w:rPr>
          <w:highlight w:val="white"/>
        </w:rPr>
        <w:t xml:space="preserve">      m_floatTopMap.Add(Sort.Signed_Long_Int, AssemblyOperator.fist_dword);</w:t>
      </w:r>
    </w:p>
    <w:p w14:paraId="3637D645" w14:textId="77777777" w:rsidR="00D935A0" w:rsidRPr="00533A30" w:rsidRDefault="00D935A0" w:rsidP="00533A30">
      <w:pPr>
        <w:pStyle w:val="Code"/>
        <w:rPr>
          <w:highlight w:val="white"/>
        </w:rPr>
      </w:pPr>
      <w:r w:rsidRPr="00533A30">
        <w:rPr>
          <w:highlight w:val="white"/>
        </w:rPr>
        <w:t xml:space="preserve">      m_floatTopMap.Add(Sort.Unsigned_Long_Int, AssemblyOperator.fist_dword);</w:t>
      </w:r>
    </w:p>
    <w:p w14:paraId="1723EDA2" w14:textId="77777777" w:rsidR="00D935A0" w:rsidRPr="00533A30" w:rsidRDefault="00D935A0" w:rsidP="00533A30">
      <w:pPr>
        <w:pStyle w:val="Code"/>
        <w:rPr>
          <w:highlight w:val="white"/>
        </w:rPr>
      </w:pPr>
      <w:r w:rsidRPr="00533A30">
        <w:rPr>
          <w:highlight w:val="white"/>
        </w:rPr>
        <w:t xml:space="preserve">      m_floatTopMap.Add(Sort.Float, AssemblyOperator.fst_dword);</w:t>
      </w:r>
    </w:p>
    <w:p w14:paraId="58602E27" w14:textId="77777777" w:rsidR="00D935A0" w:rsidRPr="00533A30" w:rsidRDefault="00D935A0" w:rsidP="00533A30">
      <w:pPr>
        <w:pStyle w:val="Code"/>
        <w:rPr>
          <w:highlight w:val="white"/>
        </w:rPr>
      </w:pPr>
      <w:r w:rsidRPr="00533A30">
        <w:rPr>
          <w:highlight w:val="white"/>
        </w:rPr>
        <w:t xml:space="preserve">      m_floatTopMap.Add(Sort.Double, AssemblyOperator.fst_qword);</w:t>
      </w:r>
    </w:p>
    <w:p w14:paraId="7CD760E3" w14:textId="77777777" w:rsidR="00D935A0" w:rsidRPr="00533A30" w:rsidRDefault="00D935A0" w:rsidP="00533A30">
      <w:pPr>
        <w:pStyle w:val="Code"/>
        <w:rPr>
          <w:highlight w:val="white"/>
        </w:rPr>
      </w:pPr>
      <w:r w:rsidRPr="00533A30">
        <w:rPr>
          <w:highlight w:val="white"/>
        </w:rPr>
        <w:t xml:space="preserve">      m_floatTopMap.Add(Sort.Long_Double, AssemblyOperator.fst_qword);</w:t>
      </w:r>
    </w:p>
    <w:p w14:paraId="6DACD2AF" w14:textId="77777777" w:rsidR="00D935A0" w:rsidRPr="00533A30" w:rsidRDefault="00D935A0" w:rsidP="00533A30">
      <w:pPr>
        <w:pStyle w:val="Code"/>
        <w:rPr>
          <w:highlight w:val="white"/>
        </w:rPr>
      </w:pPr>
      <w:r w:rsidRPr="00533A30">
        <w:rPr>
          <w:highlight w:val="white"/>
        </w:rPr>
        <w:t xml:space="preserve">  </w:t>
      </w:r>
    </w:p>
    <w:p w14:paraId="1A1B64E9" w14:textId="77777777" w:rsidR="00D935A0" w:rsidRPr="00533A30" w:rsidRDefault="00D935A0" w:rsidP="00533A30">
      <w:pPr>
        <w:pStyle w:val="Code"/>
        <w:rPr>
          <w:highlight w:val="white"/>
        </w:rPr>
      </w:pPr>
      <w:r w:rsidRPr="00533A30">
        <w:rPr>
          <w:highlight w:val="white"/>
        </w:rPr>
        <w:t xml:space="preserve">      m_floatPopMap.Add(Sort.Signed_Int, AssemblyOperator.fistp_word);</w:t>
      </w:r>
    </w:p>
    <w:p w14:paraId="27FAF053" w14:textId="77777777" w:rsidR="00D935A0" w:rsidRPr="00533A30" w:rsidRDefault="00D935A0" w:rsidP="00533A30">
      <w:pPr>
        <w:pStyle w:val="Code"/>
        <w:rPr>
          <w:highlight w:val="white"/>
        </w:rPr>
      </w:pPr>
      <w:r w:rsidRPr="00533A30">
        <w:rPr>
          <w:highlight w:val="white"/>
        </w:rPr>
        <w:t xml:space="preserve">      m_floatPopMap.Add(Sort.Unsigned_Int, AssemblyOperator.fistp_word);</w:t>
      </w:r>
    </w:p>
    <w:p w14:paraId="60E26409" w14:textId="77777777" w:rsidR="00D935A0" w:rsidRPr="00533A30" w:rsidRDefault="00D935A0" w:rsidP="00533A30">
      <w:pPr>
        <w:pStyle w:val="Code"/>
        <w:rPr>
          <w:highlight w:val="white"/>
        </w:rPr>
      </w:pPr>
      <w:r w:rsidRPr="00533A30">
        <w:rPr>
          <w:highlight w:val="white"/>
        </w:rPr>
        <w:t xml:space="preserve">      m_floatPopMap.Add(Sort.Pointer, AssemblyOperator.fistp_word);</w:t>
      </w:r>
    </w:p>
    <w:p w14:paraId="68249CD6" w14:textId="77777777" w:rsidR="00D935A0" w:rsidRPr="00533A30" w:rsidRDefault="00D935A0" w:rsidP="00533A30">
      <w:pPr>
        <w:pStyle w:val="Code"/>
        <w:rPr>
          <w:highlight w:val="white"/>
        </w:rPr>
      </w:pPr>
      <w:r w:rsidRPr="00533A30">
        <w:rPr>
          <w:highlight w:val="white"/>
        </w:rPr>
        <w:t xml:space="preserve">      m_floatPopMap.Add(Sort.Signed_Long_Int, AssemblyOperator.fistp_dword);</w:t>
      </w:r>
    </w:p>
    <w:p w14:paraId="5FA1A956" w14:textId="77777777" w:rsidR="00D935A0" w:rsidRPr="00533A30" w:rsidRDefault="00D935A0" w:rsidP="00533A30">
      <w:pPr>
        <w:pStyle w:val="Code"/>
        <w:rPr>
          <w:highlight w:val="white"/>
        </w:rPr>
      </w:pPr>
      <w:r w:rsidRPr="00533A30">
        <w:rPr>
          <w:highlight w:val="white"/>
        </w:rPr>
        <w:t xml:space="preserve">      m_floatPopMap.Add(Sort.Unsigned_Long_Int, AssemblyOperator.fistp_dword);</w:t>
      </w:r>
    </w:p>
    <w:p w14:paraId="57EA4226" w14:textId="77777777" w:rsidR="00D935A0" w:rsidRPr="00533A30" w:rsidRDefault="00D935A0" w:rsidP="00533A30">
      <w:pPr>
        <w:pStyle w:val="Code"/>
        <w:rPr>
          <w:highlight w:val="white"/>
        </w:rPr>
      </w:pPr>
      <w:r w:rsidRPr="00533A30">
        <w:rPr>
          <w:highlight w:val="white"/>
        </w:rPr>
        <w:t xml:space="preserve">      m_floatPopMap.Add(Sort.Float, AssemblyOperator.fstp_dword);</w:t>
      </w:r>
    </w:p>
    <w:p w14:paraId="50F899F3" w14:textId="77777777" w:rsidR="00D935A0" w:rsidRPr="00533A30" w:rsidRDefault="00D935A0" w:rsidP="00533A30">
      <w:pPr>
        <w:pStyle w:val="Code"/>
        <w:rPr>
          <w:highlight w:val="white"/>
        </w:rPr>
      </w:pPr>
      <w:r w:rsidRPr="00533A30">
        <w:rPr>
          <w:highlight w:val="white"/>
        </w:rPr>
        <w:t xml:space="preserve">      m_floatPopMap.Add(Sort.Double, AssemblyOperator.fstp_qword);</w:t>
      </w:r>
    </w:p>
    <w:p w14:paraId="6C36D990" w14:textId="77777777" w:rsidR="00D935A0" w:rsidRPr="00533A30" w:rsidRDefault="00D935A0" w:rsidP="00533A30">
      <w:pPr>
        <w:pStyle w:val="Code"/>
        <w:rPr>
          <w:highlight w:val="white"/>
        </w:rPr>
      </w:pPr>
      <w:r w:rsidRPr="00533A30">
        <w:rPr>
          <w:highlight w:val="white"/>
        </w:rPr>
        <w:t xml:space="preserve">      m_floatPopMap.Add(Sort.Long_Double, AssemblyOperator.fstp_qword);    </w:t>
      </w:r>
    </w:p>
    <w:p w14:paraId="0F4564CC" w14:textId="77777777" w:rsidR="00D935A0" w:rsidRPr="00533A30" w:rsidRDefault="00D935A0" w:rsidP="00533A30">
      <w:pPr>
        <w:pStyle w:val="Code"/>
        <w:rPr>
          <w:highlight w:val="white"/>
        </w:rPr>
      </w:pPr>
    </w:p>
    <w:p w14:paraId="7438A6C5" w14:textId="77777777" w:rsidR="00D935A0" w:rsidRPr="00533A30" w:rsidRDefault="00D935A0" w:rsidP="00533A30">
      <w:pPr>
        <w:pStyle w:val="Code"/>
        <w:rPr>
          <w:highlight w:val="white"/>
        </w:rPr>
      </w:pPr>
      <w:r w:rsidRPr="00533A30">
        <w:rPr>
          <w:highlight w:val="white"/>
        </w:rPr>
        <w:t xml:space="preserve">      m_middleToFloatingMap.</w:t>
      </w:r>
    </w:p>
    <w:p w14:paraId="3C62CA67" w14:textId="77777777" w:rsidR="00D935A0" w:rsidRPr="00533A30" w:rsidRDefault="00D935A0" w:rsidP="00533A30">
      <w:pPr>
        <w:pStyle w:val="Code"/>
        <w:rPr>
          <w:highlight w:val="white"/>
        </w:rPr>
      </w:pPr>
      <w:r w:rsidRPr="00533A30">
        <w:rPr>
          <w:highlight w:val="white"/>
        </w:rPr>
        <w:t xml:space="preserve">        Add(MiddleOperator.BinaryAdd, AssemblyOperator.fadd);</w:t>
      </w:r>
    </w:p>
    <w:p w14:paraId="34FBAE8E" w14:textId="77777777" w:rsidR="00D935A0" w:rsidRPr="00533A30" w:rsidRDefault="00D935A0" w:rsidP="00533A30">
      <w:pPr>
        <w:pStyle w:val="Code"/>
        <w:rPr>
          <w:highlight w:val="white"/>
        </w:rPr>
      </w:pPr>
      <w:r w:rsidRPr="00533A30">
        <w:rPr>
          <w:highlight w:val="white"/>
        </w:rPr>
        <w:t xml:space="preserve">      m_middleToFloatingMap.</w:t>
      </w:r>
    </w:p>
    <w:p w14:paraId="36644EF5" w14:textId="77777777" w:rsidR="00D935A0" w:rsidRPr="00533A30" w:rsidRDefault="00D935A0" w:rsidP="00533A30">
      <w:pPr>
        <w:pStyle w:val="Code"/>
        <w:rPr>
          <w:highlight w:val="white"/>
        </w:rPr>
      </w:pPr>
      <w:r w:rsidRPr="00533A30">
        <w:rPr>
          <w:highlight w:val="white"/>
        </w:rPr>
        <w:t xml:space="preserve">        Add(MiddleOperator.BinarySubtract, AssemblyOperator.fsub);</w:t>
      </w:r>
    </w:p>
    <w:p w14:paraId="4135F0E2" w14:textId="77777777" w:rsidR="00D935A0" w:rsidRPr="00533A30" w:rsidRDefault="00D935A0" w:rsidP="00533A30">
      <w:pPr>
        <w:pStyle w:val="Code"/>
        <w:rPr>
          <w:highlight w:val="white"/>
        </w:rPr>
      </w:pPr>
      <w:r w:rsidRPr="00533A30">
        <w:rPr>
          <w:highlight w:val="white"/>
        </w:rPr>
        <w:t xml:space="preserve">      m_middleToFloatingMap.</w:t>
      </w:r>
    </w:p>
    <w:p w14:paraId="4D66ECCF" w14:textId="77777777" w:rsidR="00D935A0" w:rsidRPr="00533A30" w:rsidRDefault="00D935A0" w:rsidP="00533A30">
      <w:pPr>
        <w:pStyle w:val="Code"/>
        <w:rPr>
          <w:highlight w:val="white"/>
        </w:rPr>
      </w:pPr>
      <w:r w:rsidRPr="00533A30">
        <w:rPr>
          <w:highlight w:val="white"/>
        </w:rPr>
        <w:t xml:space="preserve">        Add(MiddleOperator.SignedMultiply, AssemblyOperator.fmul);</w:t>
      </w:r>
    </w:p>
    <w:p w14:paraId="0097B1D2" w14:textId="77777777" w:rsidR="00D935A0" w:rsidRPr="00533A30" w:rsidRDefault="00D935A0" w:rsidP="00533A30">
      <w:pPr>
        <w:pStyle w:val="Code"/>
        <w:rPr>
          <w:highlight w:val="white"/>
        </w:rPr>
      </w:pPr>
      <w:r w:rsidRPr="00533A30">
        <w:rPr>
          <w:highlight w:val="white"/>
        </w:rPr>
        <w:t xml:space="preserve">      m_middleToFloatingMap.</w:t>
      </w:r>
    </w:p>
    <w:p w14:paraId="568D78FD" w14:textId="77777777" w:rsidR="00D935A0" w:rsidRPr="00533A30" w:rsidRDefault="00D935A0" w:rsidP="00533A30">
      <w:pPr>
        <w:pStyle w:val="Code"/>
        <w:rPr>
          <w:highlight w:val="white"/>
        </w:rPr>
      </w:pPr>
      <w:r w:rsidRPr="00533A30">
        <w:rPr>
          <w:highlight w:val="white"/>
        </w:rPr>
        <w:t xml:space="preserve">        Add(MiddleOperator.SignedDivide, AssemblyOperator.fdiv);</w:t>
      </w:r>
    </w:p>
    <w:p w14:paraId="0C67687E" w14:textId="77777777" w:rsidR="00D935A0" w:rsidRPr="00533A30" w:rsidRDefault="00D935A0" w:rsidP="00533A30">
      <w:pPr>
        <w:pStyle w:val="Code"/>
        <w:rPr>
          <w:highlight w:val="white"/>
        </w:rPr>
      </w:pPr>
    </w:p>
    <w:p w14:paraId="76205BE6" w14:textId="77777777" w:rsidR="00D935A0" w:rsidRPr="00533A30" w:rsidRDefault="00D935A0" w:rsidP="00533A30">
      <w:pPr>
        <w:pStyle w:val="Code"/>
        <w:rPr>
          <w:highlight w:val="white"/>
        </w:rPr>
      </w:pPr>
      <w:r w:rsidRPr="00533A30">
        <w:rPr>
          <w:highlight w:val="white"/>
        </w:rPr>
        <w:t xml:space="preserve">      m_middleToFloatingMap.</w:t>
      </w:r>
    </w:p>
    <w:p w14:paraId="52727440" w14:textId="77777777" w:rsidR="00D935A0" w:rsidRPr="00533A30" w:rsidRDefault="00D935A0" w:rsidP="00533A30">
      <w:pPr>
        <w:pStyle w:val="Code"/>
        <w:rPr>
          <w:highlight w:val="white"/>
        </w:rPr>
      </w:pPr>
      <w:r w:rsidRPr="00533A30">
        <w:rPr>
          <w:highlight w:val="white"/>
        </w:rPr>
        <w:t xml:space="preserve">        Add(MiddleOperator.Equal, AssemblyOperator.je);</w:t>
      </w:r>
    </w:p>
    <w:p w14:paraId="0BE29218" w14:textId="77777777" w:rsidR="00D935A0" w:rsidRPr="00533A30" w:rsidRDefault="00D935A0" w:rsidP="00533A30">
      <w:pPr>
        <w:pStyle w:val="Code"/>
        <w:rPr>
          <w:highlight w:val="white"/>
        </w:rPr>
      </w:pPr>
      <w:r w:rsidRPr="00533A30">
        <w:rPr>
          <w:highlight w:val="white"/>
        </w:rPr>
        <w:t xml:space="preserve">      m_middleToFloatingMap.</w:t>
      </w:r>
    </w:p>
    <w:p w14:paraId="0E0B6A34" w14:textId="77777777" w:rsidR="00D935A0" w:rsidRPr="00533A30" w:rsidRDefault="00D935A0" w:rsidP="00533A30">
      <w:pPr>
        <w:pStyle w:val="Code"/>
        <w:rPr>
          <w:highlight w:val="white"/>
        </w:rPr>
      </w:pPr>
      <w:r w:rsidRPr="00533A30">
        <w:rPr>
          <w:highlight w:val="white"/>
        </w:rPr>
        <w:t xml:space="preserve">        Add(MiddleOperator.NotEqual, AssemblyOperator.jne);</w:t>
      </w:r>
    </w:p>
    <w:p w14:paraId="66F60B4E" w14:textId="77777777" w:rsidR="00D935A0" w:rsidRPr="00533A30" w:rsidRDefault="00D935A0" w:rsidP="00533A30">
      <w:pPr>
        <w:pStyle w:val="Code"/>
        <w:rPr>
          <w:highlight w:val="white"/>
        </w:rPr>
      </w:pPr>
      <w:r w:rsidRPr="00533A30">
        <w:rPr>
          <w:highlight w:val="white"/>
        </w:rPr>
        <w:t xml:space="preserve">      m_middleToFloatingMap.</w:t>
      </w:r>
    </w:p>
    <w:p w14:paraId="081C94F1" w14:textId="77777777" w:rsidR="00D935A0" w:rsidRPr="00533A30" w:rsidRDefault="00D935A0" w:rsidP="00533A30">
      <w:pPr>
        <w:pStyle w:val="Code"/>
        <w:rPr>
          <w:highlight w:val="white"/>
        </w:rPr>
      </w:pPr>
      <w:r w:rsidRPr="00533A30">
        <w:rPr>
          <w:highlight w:val="white"/>
        </w:rPr>
        <w:t xml:space="preserve">        Add(MiddleOperator.SignedLessThan, AssemblyOperator.ja);</w:t>
      </w:r>
    </w:p>
    <w:p w14:paraId="4B8AA0B7" w14:textId="77777777" w:rsidR="00D935A0" w:rsidRPr="00533A30" w:rsidRDefault="00D935A0" w:rsidP="00533A30">
      <w:pPr>
        <w:pStyle w:val="Code"/>
        <w:rPr>
          <w:highlight w:val="white"/>
        </w:rPr>
      </w:pPr>
      <w:r w:rsidRPr="00533A30">
        <w:rPr>
          <w:highlight w:val="white"/>
        </w:rPr>
        <w:t xml:space="preserve">      m_middleToFloatingMap.</w:t>
      </w:r>
    </w:p>
    <w:p w14:paraId="20446B0B" w14:textId="77777777" w:rsidR="00D935A0" w:rsidRPr="00533A30" w:rsidRDefault="00D935A0" w:rsidP="00533A30">
      <w:pPr>
        <w:pStyle w:val="Code"/>
        <w:rPr>
          <w:highlight w:val="white"/>
        </w:rPr>
      </w:pPr>
      <w:r w:rsidRPr="00533A30">
        <w:rPr>
          <w:highlight w:val="white"/>
        </w:rPr>
        <w:t xml:space="preserve">        Add(MiddleOperator.SignedLessThanEqual, AssemblyOperator.jae);</w:t>
      </w:r>
    </w:p>
    <w:p w14:paraId="7BCB414F" w14:textId="77777777" w:rsidR="00D935A0" w:rsidRPr="00533A30" w:rsidRDefault="00D935A0" w:rsidP="00533A30">
      <w:pPr>
        <w:pStyle w:val="Code"/>
        <w:rPr>
          <w:highlight w:val="white"/>
        </w:rPr>
      </w:pPr>
      <w:r w:rsidRPr="00533A30">
        <w:rPr>
          <w:highlight w:val="white"/>
        </w:rPr>
        <w:t xml:space="preserve">      m_middleToFloatingMap.</w:t>
      </w:r>
    </w:p>
    <w:p w14:paraId="3F957C5E" w14:textId="77777777" w:rsidR="00D935A0" w:rsidRPr="00533A30" w:rsidRDefault="00D935A0" w:rsidP="00533A30">
      <w:pPr>
        <w:pStyle w:val="Code"/>
        <w:rPr>
          <w:highlight w:val="white"/>
        </w:rPr>
      </w:pPr>
      <w:r w:rsidRPr="00533A30">
        <w:rPr>
          <w:highlight w:val="white"/>
        </w:rPr>
        <w:t xml:space="preserve">        Add(MiddleOperator.SignedGreaterThan, AssemblyOperator.jb);</w:t>
      </w:r>
    </w:p>
    <w:p w14:paraId="64D107F9" w14:textId="77777777" w:rsidR="00D935A0" w:rsidRPr="00533A30" w:rsidRDefault="00D935A0" w:rsidP="00533A30">
      <w:pPr>
        <w:pStyle w:val="Code"/>
        <w:rPr>
          <w:highlight w:val="white"/>
        </w:rPr>
      </w:pPr>
      <w:r w:rsidRPr="00533A30">
        <w:rPr>
          <w:highlight w:val="white"/>
        </w:rPr>
        <w:t xml:space="preserve">      m_middleToFloatingMap.</w:t>
      </w:r>
    </w:p>
    <w:p w14:paraId="422BD5E4" w14:textId="77777777" w:rsidR="00D935A0" w:rsidRPr="00533A30" w:rsidRDefault="00D935A0" w:rsidP="00533A30">
      <w:pPr>
        <w:pStyle w:val="Code"/>
        <w:rPr>
          <w:highlight w:val="white"/>
        </w:rPr>
      </w:pPr>
      <w:r w:rsidRPr="00533A30">
        <w:rPr>
          <w:highlight w:val="white"/>
        </w:rPr>
        <w:t xml:space="preserve">        Add(MiddleOperator.SignedGreaterThanEqual, AssemblyOperator.jbe);</w:t>
      </w:r>
    </w:p>
    <w:p w14:paraId="26B95E07" w14:textId="77777777" w:rsidR="00D935A0" w:rsidRPr="00533A30" w:rsidRDefault="00D935A0" w:rsidP="00533A30">
      <w:pPr>
        <w:pStyle w:val="Code"/>
        <w:rPr>
          <w:highlight w:val="white"/>
        </w:rPr>
      </w:pPr>
    </w:p>
    <w:p w14:paraId="3058EFFC" w14:textId="77777777" w:rsidR="00D935A0" w:rsidRPr="00533A30" w:rsidRDefault="00D935A0" w:rsidP="00533A30">
      <w:pPr>
        <w:pStyle w:val="Code"/>
        <w:rPr>
          <w:highlight w:val="white"/>
        </w:rPr>
      </w:pPr>
      <w:r w:rsidRPr="00533A30">
        <w:rPr>
          <w:highlight w:val="white"/>
        </w:rPr>
        <w:t xml:space="preserve">      m_middleToFloatingMap.</w:t>
      </w:r>
    </w:p>
    <w:p w14:paraId="5EFB6E49" w14:textId="77777777" w:rsidR="00D935A0" w:rsidRPr="00533A30" w:rsidRDefault="00D935A0" w:rsidP="00533A30">
      <w:pPr>
        <w:pStyle w:val="Code"/>
        <w:rPr>
          <w:highlight w:val="white"/>
        </w:rPr>
      </w:pPr>
      <w:r w:rsidRPr="00533A30">
        <w:rPr>
          <w:highlight w:val="white"/>
        </w:rPr>
        <w:t xml:space="preserve">        Add(MiddleOperator.UnaryAdd,AssemblyOperator.empty);</w:t>
      </w:r>
    </w:p>
    <w:p w14:paraId="6EC2DB41" w14:textId="77777777" w:rsidR="00D935A0" w:rsidRPr="00533A30" w:rsidRDefault="00D935A0" w:rsidP="00533A30">
      <w:pPr>
        <w:pStyle w:val="Code"/>
        <w:rPr>
          <w:highlight w:val="white"/>
        </w:rPr>
      </w:pPr>
      <w:r w:rsidRPr="00533A30">
        <w:rPr>
          <w:highlight w:val="white"/>
        </w:rPr>
        <w:t xml:space="preserve">      m_middleToFloatingMap.</w:t>
      </w:r>
    </w:p>
    <w:p w14:paraId="44624CAA" w14:textId="77777777" w:rsidR="00D935A0" w:rsidRPr="00533A30" w:rsidRDefault="00D935A0" w:rsidP="00533A30">
      <w:pPr>
        <w:pStyle w:val="Code"/>
        <w:rPr>
          <w:highlight w:val="white"/>
        </w:rPr>
      </w:pPr>
      <w:r w:rsidRPr="00533A30">
        <w:rPr>
          <w:highlight w:val="white"/>
        </w:rPr>
        <w:t xml:space="preserve">        Add(MiddleOperator.BitwiseNot,AssemblyOperator.empty);</w:t>
      </w:r>
    </w:p>
    <w:p w14:paraId="0A23FFEF" w14:textId="77777777" w:rsidR="00D935A0" w:rsidRPr="00533A30" w:rsidRDefault="00D935A0" w:rsidP="00533A30">
      <w:pPr>
        <w:pStyle w:val="Code"/>
        <w:rPr>
          <w:highlight w:val="white"/>
        </w:rPr>
      </w:pPr>
      <w:r w:rsidRPr="00533A30">
        <w:rPr>
          <w:highlight w:val="white"/>
        </w:rPr>
        <w:t xml:space="preserve">      m_middleToFloatingMap.</w:t>
      </w:r>
    </w:p>
    <w:p w14:paraId="221E3610" w14:textId="77777777" w:rsidR="00D935A0" w:rsidRPr="00533A30" w:rsidRDefault="00D935A0" w:rsidP="00533A30">
      <w:pPr>
        <w:pStyle w:val="Code"/>
        <w:rPr>
          <w:highlight w:val="white"/>
        </w:rPr>
      </w:pPr>
      <w:r w:rsidRPr="00533A30">
        <w:rPr>
          <w:highlight w:val="white"/>
        </w:rPr>
        <w:t xml:space="preserve">        Add(MiddleOperator.UnarySubtract, AssemblyOperator.fchs);</w:t>
      </w:r>
    </w:p>
    <w:p w14:paraId="7C0CCD2A" w14:textId="77777777" w:rsidR="00D935A0" w:rsidRPr="00533A30" w:rsidRDefault="00D935A0" w:rsidP="00533A30">
      <w:pPr>
        <w:pStyle w:val="Code"/>
        <w:rPr>
          <w:highlight w:val="white"/>
        </w:rPr>
      </w:pPr>
      <w:r w:rsidRPr="00533A30">
        <w:rPr>
          <w:highlight w:val="white"/>
        </w:rPr>
        <w:t xml:space="preserve">    }</w:t>
      </w:r>
    </w:p>
    <w:p w14:paraId="1227BDCB" w14:textId="55D38AAB" w:rsidR="00D935A0" w:rsidRPr="00533A30" w:rsidRDefault="00313F42" w:rsidP="00313F42">
      <w:pPr>
        <w:rPr>
          <w:highlight w:val="white"/>
        </w:rPr>
      </w:pPr>
      <w:r>
        <w:rPr>
          <w:highlight w:val="white"/>
        </w:rPr>
        <w:t xml:space="preserve">The </w:t>
      </w:r>
      <w:r w:rsidRPr="00313F42">
        <w:rPr>
          <w:rStyle w:val="KeyWord0"/>
          <w:highlight w:val="white"/>
        </w:rPr>
        <w:t>FloatingRelation</w:t>
      </w:r>
      <w:r>
        <w:rPr>
          <w:highlight w:val="white"/>
        </w:rPr>
        <w:t xml:space="preserve"> method </w:t>
      </w:r>
      <w:r w:rsidR="00EF0A9A">
        <w:rPr>
          <w:highlight w:val="white"/>
        </w:rPr>
        <w:t>generate code for relation operators for floating types.</w:t>
      </w:r>
      <w:r w:rsidR="00813DE2">
        <w:rPr>
          <w:highlight w:val="white"/>
        </w:rPr>
        <w:t xml:space="preserve"> </w:t>
      </w:r>
      <w:r w:rsidR="00842E0E">
        <w:rPr>
          <w:highlight w:val="white"/>
        </w:rPr>
        <w:t xml:space="preserve">The </w:t>
      </w:r>
      <w:r w:rsidR="00842E0E" w:rsidRPr="00842E0E">
        <w:rPr>
          <w:rStyle w:val="KeyWord0"/>
          <w:highlight w:val="white"/>
        </w:rPr>
        <w:t>fcompp</w:t>
      </w:r>
      <w:r w:rsidR="00842E0E">
        <w:rPr>
          <w:highlight w:val="white"/>
        </w:rPr>
        <w:t xml:space="preserve"> </w:t>
      </w:r>
      <w:r w:rsidR="002833E0">
        <w:rPr>
          <w:highlight w:val="white"/>
        </w:rPr>
        <w:t xml:space="preserve">(float compare pop) </w:t>
      </w:r>
      <w:r w:rsidR="00842E0E">
        <w:rPr>
          <w:highlight w:val="white"/>
        </w:rPr>
        <w:t>assembly code instruction</w:t>
      </w:r>
      <w:r w:rsidR="00873D25">
        <w:rPr>
          <w:highlight w:val="white"/>
        </w:rPr>
        <w:t xml:space="preserve"> perform</w:t>
      </w:r>
      <w:r w:rsidR="006B4354">
        <w:rPr>
          <w:highlight w:val="white"/>
        </w:rPr>
        <w:t>s</w:t>
      </w:r>
      <w:r w:rsidR="00873D25">
        <w:rPr>
          <w:highlight w:val="white"/>
        </w:rPr>
        <w:t xml:space="preserve"> a comparation on the two values on top of the floating value stack</w:t>
      </w:r>
      <w:r w:rsidR="006B4354">
        <w:rPr>
          <w:highlight w:val="white"/>
        </w:rPr>
        <w:t xml:space="preserve">, </w:t>
      </w:r>
      <w:r w:rsidR="00A3338E">
        <w:rPr>
          <w:highlight w:val="white"/>
        </w:rPr>
        <w:t>stores</w:t>
      </w:r>
      <w:r w:rsidR="006B4354">
        <w:rPr>
          <w:highlight w:val="white"/>
        </w:rPr>
        <w:t xml:space="preserve"> the result in the </w:t>
      </w:r>
      <w:r w:rsidR="00A3338E">
        <w:rPr>
          <w:highlight w:val="white"/>
        </w:rPr>
        <w:t xml:space="preserve">internal </w:t>
      </w:r>
      <w:r w:rsidR="006B4354">
        <w:rPr>
          <w:highlight w:val="white"/>
        </w:rPr>
        <w:t xml:space="preserve">float status word, </w:t>
      </w:r>
      <w:r w:rsidR="00873D25">
        <w:rPr>
          <w:highlight w:val="white"/>
        </w:rPr>
        <w:t>and pops the values from the stack</w:t>
      </w:r>
      <w:r w:rsidR="00842E0E">
        <w:rPr>
          <w:highlight w:val="white"/>
        </w:rPr>
        <w:t>.</w:t>
      </w:r>
      <w:r w:rsidR="00842E0E" w:rsidRPr="00842E0E">
        <w:rPr>
          <w:highlight w:val="white"/>
        </w:rPr>
        <w:t xml:space="preserve"> </w:t>
      </w:r>
      <w:r w:rsidR="00842E0E">
        <w:rPr>
          <w:highlight w:val="white"/>
        </w:rPr>
        <w:t xml:space="preserve">The </w:t>
      </w:r>
      <w:r w:rsidR="00842E0E" w:rsidRPr="00842E0E">
        <w:rPr>
          <w:rStyle w:val="KeyWord0"/>
          <w:highlight w:val="white"/>
        </w:rPr>
        <w:t>fstsw</w:t>
      </w:r>
      <w:r w:rsidR="00842E0E">
        <w:rPr>
          <w:highlight w:val="white"/>
        </w:rPr>
        <w:t xml:space="preserve"> </w:t>
      </w:r>
      <w:r w:rsidR="007215ED">
        <w:rPr>
          <w:highlight w:val="white"/>
        </w:rPr>
        <w:t xml:space="preserve">(float store status word) </w:t>
      </w:r>
      <w:r w:rsidR="00842E0E">
        <w:rPr>
          <w:highlight w:val="white"/>
        </w:rPr>
        <w:t>assembly code instruction</w:t>
      </w:r>
      <w:r w:rsidR="000773C5">
        <w:rPr>
          <w:highlight w:val="white"/>
        </w:rPr>
        <w:t xml:space="preserve"> </w:t>
      </w:r>
      <w:r w:rsidR="00A3338E">
        <w:rPr>
          <w:highlight w:val="white"/>
        </w:rPr>
        <w:t xml:space="preserve">stores the floating </w:t>
      </w:r>
      <w:r w:rsidR="00C13E01">
        <w:rPr>
          <w:highlight w:val="white"/>
        </w:rPr>
        <w:t xml:space="preserve">status word in the </w:t>
      </w:r>
      <w:r w:rsidR="00C13E01" w:rsidRPr="00C13E01">
        <w:rPr>
          <w:rStyle w:val="KeyWord0"/>
          <w:highlight w:val="white"/>
        </w:rPr>
        <w:t>ax</w:t>
      </w:r>
      <w:r w:rsidR="00C13E01">
        <w:rPr>
          <w:highlight w:val="white"/>
        </w:rPr>
        <w:t xml:space="preserve"> register</w:t>
      </w:r>
      <w:r w:rsidR="00842E0E">
        <w:rPr>
          <w:highlight w:val="white"/>
        </w:rPr>
        <w:t>.</w:t>
      </w:r>
      <w:r w:rsidR="00842E0E" w:rsidRPr="00842E0E">
        <w:rPr>
          <w:highlight w:val="white"/>
        </w:rPr>
        <w:t xml:space="preserve"> </w:t>
      </w:r>
      <w:r w:rsidR="00842E0E">
        <w:rPr>
          <w:highlight w:val="white"/>
        </w:rPr>
        <w:t xml:space="preserve">The </w:t>
      </w:r>
      <w:r w:rsidR="00842E0E" w:rsidRPr="00842E0E">
        <w:rPr>
          <w:rStyle w:val="KeyWord0"/>
          <w:highlight w:val="white"/>
        </w:rPr>
        <w:t>sahf</w:t>
      </w:r>
      <w:r w:rsidR="00842E0E">
        <w:rPr>
          <w:highlight w:val="white"/>
        </w:rPr>
        <w:t xml:space="preserve"> </w:t>
      </w:r>
      <w:r w:rsidR="00DF3DBA">
        <w:rPr>
          <w:highlight w:val="white"/>
        </w:rPr>
        <w:t xml:space="preserve">(store ah into flags) </w:t>
      </w:r>
      <w:r w:rsidR="001B18E4">
        <w:rPr>
          <w:highlight w:val="white"/>
        </w:rPr>
        <w:t xml:space="preserve">stores the value of register </w:t>
      </w:r>
      <w:r w:rsidR="001B18E4" w:rsidRPr="001B18E4">
        <w:rPr>
          <w:rStyle w:val="KeyWord0"/>
          <w:highlight w:val="white"/>
        </w:rPr>
        <w:t>ah</w:t>
      </w:r>
      <w:r w:rsidR="001B18E4">
        <w:rPr>
          <w:highlight w:val="white"/>
        </w:rPr>
        <w:t xml:space="preserve"> (which hold the </w:t>
      </w:r>
      <w:r w:rsidR="000773C5">
        <w:rPr>
          <w:highlight w:val="white"/>
        </w:rPr>
        <w:t>higher</w:t>
      </w:r>
      <w:r w:rsidR="001B18E4">
        <w:rPr>
          <w:highlight w:val="white"/>
        </w:rPr>
        <w:t xml:space="preserve"> byte of register </w:t>
      </w:r>
      <w:r w:rsidR="001B18E4" w:rsidRPr="001B18E4">
        <w:rPr>
          <w:rStyle w:val="KeyWord0"/>
          <w:highlight w:val="white"/>
        </w:rPr>
        <w:t>ax</w:t>
      </w:r>
      <w:r w:rsidR="001B18E4">
        <w:rPr>
          <w:highlight w:val="white"/>
        </w:rPr>
        <w:t xml:space="preserve">) into </w:t>
      </w:r>
      <w:r w:rsidR="00FF22CB">
        <w:rPr>
          <w:highlight w:val="white"/>
        </w:rPr>
        <w:t xml:space="preserve">the integral flags. Finally, we add </w:t>
      </w:r>
      <w:r w:rsidR="001A3E69">
        <w:rPr>
          <w:highlight w:val="white"/>
        </w:rPr>
        <w:t>a jump instruction</w:t>
      </w:r>
      <w:r w:rsidR="00A90482">
        <w:rPr>
          <w:highlight w:val="white"/>
        </w:rPr>
        <w:t xml:space="preserve"> that matches the original middle code instruction, and is looked up in the middle to floating map.</w:t>
      </w:r>
    </w:p>
    <w:p w14:paraId="19A8E034" w14:textId="77777777" w:rsidR="00D935A0" w:rsidRPr="00533A30" w:rsidRDefault="00D935A0" w:rsidP="00533A30">
      <w:pPr>
        <w:pStyle w:val="Code"/>
        <w:rPr>
          <w:highlight w:val="white"/>
        </w:rPr>
      </w:pPr>
      <w:r w:rsidRPr="00533A30">
        <w:rPr>
          <w:highlight w:val="white"/>
        </w:rPr>
        <w:t xml:space="preserve">    public void FloatingRelation(MiddleCode middleCode, int index) {</w:t>
      </w:r>
    </w:p>
    <w:p w14:paraId="7EADDAFE" w14:textId="77777777" w:rsidR="00D935A0" w:rsidRPr="00533A30" w:rsidRDefault="00D935A0" w:rsidP="00533A30">
      <w:pPr>
        <w:pStyle w:val="Code"/>
        <w:rPr>
          <w:highlight w:val="white"/>
        </w:rPr>
      </w:pPr>
      <w:r w:rsidRPr="00533A30">
        <w:rPr>
          <w:highlight w:val="white"/>
        </w:rPr>
        <w:t xml:space="preserve">      Assert.ErrorXXX((m_floatStackSize -= 2) &gt;= 0);</w:t>
      </w:r>
    </w:p>
    <w:p w14:paraId="6EB733A3" w14:textId="77777777" w:rsidR="00D935A0" w:rsidRPr="00533A30" w:rsidRDefault="00D935A0" w:rsidP="00533A30">
      <w:pPr>
        <w:pStyle w:val="Code"/>
        <w:rPr>
          <w:highlight w:val="white"/>
        </w:rPr>
      </w:pPr>
      <w:r w:rsidRPr="00533A30">
        <w:rPr>
          <w:highlight w:val="white"/>
        </w:rPr>
        <w:t xml:space="preserve">      int target = (int) middleCode[0];</w:t>
      </w:r>
    </w:p>
    <w:p w14:paraId="0544EDAD" w14:textId="77777777" w:rsidR="00D935A0" w:rsidRPr="00533A30" w:rsidRDefault="00D935A0" w:rsidP="00533A30">
      <w:pPr>
        <w:pStyle w:val="Code"/>
        <w:rPr>
          <w:highlight w:val="white"/>
        </w:rPr>
      </w:pPr>
      <w:r w:rsidRPr="00533A30">
        <w:rPr>
          <w:highlight w:val="white"/>
        </w:rPr>
        <w:t xml:space="preserve">      AddAssemblyCode(AssemblyOperator.fcompp);</w:t>
      </w:r>
    </w:p>
    <w:p w14:paraId="405ECA42" w14:textId="77777777" w:rsidR="00D935A0" w:rsidRPr="00533A30" w:rsidRDefault="00D935A0" w:rsidP="00533A30">
      <w:pPr>
        <w:pStyle w:val="Code"/>
        <w:rPr>
          <w:highlight w:val="white"/>
        </w:rPr>
      </w:pPr>
      <w:r w:rsidRPr="00533A30">
        <w:rPr>
          <w:highlight w:val="white"/>
        </w:rPr>
        <w:t xml:space="preserve">      AddAssemblyCode(AssemblyOperator.fstsw, Register.ax);</w:t>
      </w:r>
    </w:p>
    <w:p w14:paraId="0F82199A" w14:textId="77777777" w:rsidR="00D935A0" w:rsidRPr="00533A30" w:rsidRDefault="00D935A0" w:rsidP="00533A30">
      <w:pPr>
        <w:pStyle w:val="Code"/>
        <w:rPr>
          <w:highlight w:val="white"/>
        </w:rPr>
      </w:pPr>
      <w:r w:rsidRPr="00533A30">
        <w:rPr>
          <w:highlight w:val="white"/>
        </w:rPr>
        <w:t xml:space="preserve">      AddAssemblyCode(AssemblyOperator.sahf);</w:t>
      </w:r>
    </w:p>
    <w:p w14:paraId="0D1CD156" w14:textId="77777777" w:rsidR="00D935A0" w:rsidRPr="00533A30" w:rsidRDefault="00D935A0" w:rsidP="00533A30">
      <w:pPr>
        <w:pStyle w:val="Code"/>
        <w:rPr>
          <w:highlight w:val="white"/>
        </w:rPr>
      </w:pPr>
      <w:r w:rsidRPr="00533A30">
        <w:rPr>
          <w:highlight w:val="white"/>
        </w:rPr>
        <w:t xml:space="preserve">      AssemblyOperator objectOperator =</w:t>
      </w:r>
    </w:p>
    <w:p w14:paraId="2597800C" w14:textId="77777777" w:rsidR="00D935A0" w:rsidRPr="00533A30" w:rsidRDefault="00D935A0" w:rsidP="00533A30">
      <w:pPr>
        <w:pStyle w:val="Code"/>
        <w:rPr>
          <w:highlight w:val="white"/>
        </w:rPr>
      </w:pPr>
      <w:r w:rsidRPr="00533A30">
        <w:rPr>
          <w:highlight w:val="white"/>
        </w:rPr>
        <w:t xml:space="preserve">        m_middleToFloatingMap[middleCode.Operator];</w:t>
      </w:r>
    </w:p>
    <w:p w14:paraId="401821DA" w14:textId="77777777" w:rsidR="00D935A0" w:rsidRPr="00533A30" w:rsidRDefault="00D935A0" w:rsidP="00533A30">
      <w:pPr>
        <w:pStyle w:val="Code"/>
        <w:rPr>
          <w:highlight w:val="white"/>
        </w:rPr>
      </w:pPr>
      <w:r w:rsidRPr="00533A30">
        <w:rPr>
          <w:highlight w:val="white"/>
        </w:rPr>
        <w:t xml:space="preserve">      AddAssemblyCode(objectOperator, null, null, target);</w:t>
      </w:r>
    </w:p>
    <w:p w14:paraId="78D78BB2" w14:textId="77777777" w:rsidR="00D935A0" w:rsidRPr="00533A30" w:rsidRDefault="00D935A0" w:rsidP="00533A30">
      <w:pPr>
        <w:pStyle w:val="Code"/>
        <w:rPr>
          <w:highlight w:val="white"/>
        </w:rPr>
      </w:pPr>
      <w:r w:rsidRPr="00533A30">
        <w:rPr>
          <w:highlight w:val="white"/>
        </w:rPr>
        <w:t xml:space="preserve">    }</w:t>
      </w:r>
    </w:p>
    <w:p w14:paraId="00173443" w14:textId="2F7AFA47" w:rsidR="00D935A0" w:rsidRPr="00533A30" w:rsidRDefault="005C30E2" w:rsidP="005C30E2">
      <w:pPr>
        <w:rPr>
          <w:highlight w:val="white"/>
        </w:rPr>
      </w:pPr>
      <w:r>
        <w:rPr>
          <w:highlight w:val="white"/>
        </w:rPr>
        <w:t xml:space="preserve">The </w:t>
      </w:r>
      <w:r w:rsidRPr="006D380C">
        <w:rPr>
          <w:rStyle w:val="KeyWord0"/>
          <w:highlight w:val="white"/>
        </w:rPr>
        <w:t>IntegralAdditionBitwiseShift</w:t>
      </w:r>
      <w:r>
        <w:rPr>
          <w:highlight w:val="white"/>
        </w:rPr>
        <w:t xml:space="preserve"> method</w:t>
      </w:r>
      <w:r w:rsidR="000116F4">
        <w:rPr>
          <w:highlight w:val="white"/>
        </w:rPr>
        <w:t xml:space="preserve"> generates assembly code </w:t>
      </w:r>
      <w:r w:rsidR="00732DA4">
        <w:rPr>
          <w:highlight w:val="white"/>
        </w:rPr>
        <w:t xml:space="preserve">for binary </w:t>
      </w:r>
      <w:r w:rsidR="00C8424F">
        <w:rPr>
          <w:highlight w:val="white"/>
        </w:rPr>
        <w:t>integral, addition, bitwise, and shift expressions.</w:t>
      </w:r>
      <w:r w:rsidR="00732DA4">
        <w:rPr>
          <w:highlight w:val="white"/>
        </w:rPr>
        <w:t xml:space="preserve"> If the result operand </w:t>
      </w:r>
      <w:r w:rsidR="00AD5735">
        <w:rPr>
          <w:highlight w:val="white"/>
        </w:rPr>
        <w:t xml:space="preserve">is not temporary and </w:t>
      </w:r>
      <w:r w:rsidR="00732DA4">
        <w:rPr>
          <w:highlight w:val="white"/>
        </w:rPr>
        <w:t xml:space="preserve">equals the </w:t>
      </w:r>
      <w:r w:rsidR="00AD5735">
        <w:rPr>
          <w:highlight w:val="white"/>
        </w:rPr>
        <w:t>left operand, we have a compound operation</w:t>
      </w:r>
      <w:r w:rsidR="0035004C">
        <w:rPr>
          <w:highlight w:val="white"/>
        </w:rPr>
        <w:t xml:space="preserve">, for instance </w:t>
      </w:r>
      <w:r w:rsidR="0035004C" w:rsidRPr="0035004C">
        <w:rPr>
          <w:rStyle w:val="KeyWord0"/>
          <w:highlight w:val="white"/>
        </w:rPr>
        <w:t>a</w:t>
      </w:r>
      <w:r w:rsidR="0035004C">
        <w:rPr>
          <w:highlight w:val="white"/>
        </w:rPr>
        <w:t xml:space="preserve"> </w:t>
      </w:r>
      <w:r w:rsidR="0035004C" w:rsidRPr="0035004C">
        <w:rPr>
          <w:rStyle w:val="KeyWord0"/>
          <w:highlight w:val="white"/>
        </w:rPr>
        <w:t>+=</w:t>
      </w:r>
      <w:r w:rsidR="0035004C">
        <w:rPr>
          <w:highlight w:val="white"/>
        </w:rPr>
        <w:t xml:space="preserve"> </w:t>
      </w:r>
      <w:r w:rsidR="0035004C" w:rsidRPr="0035004C">
        <w:rPr>
          <w:rStyle w:val="KeyWord0"/>
          <w:highlight w:val="white"/>
        </w:rPr>
        <w:t>b;</w:t>
      </w:r>
      <w:r w:rsidR="00AD5735">
        <w:rPr>
          <w:highlight w:val="white"/>
        </w:rPr>
        <w:t>. Otherwise, we have a simple operation</w:t>
      </w:r>
      <w:r w:rsidR="005A3036">
        <w:rPr>
          <w:highlight w:val="white"/>
        </w:rPr>
        <w:t>.</w:t>
      </w:r>
    </w:p>
    <w:p w14:paraId="153CA6EA" w14:textId="77777777" w:rsidR="00D935A0" w:rsidRPr="00533A30" w:rsidRDefault="00D935A0" w:rsidP="00533A30">
      <w:pPr>
        <w:pStyle w:val="Code"/>
        <w:rPr>
          <w:highlight w:val="white"/>
        </w:rPr>
      </w:pPr>
      <w:r w:rsidRPr="00533A30">
        <w:rPr>
          <w:highlight w:val="white"/>
        </w:rPr>
        <w:t xml:space="preserve">    public void IntegralAdditionBitwiseShift(MiddleCode middleCode) {</w:t>
      </w:r>
    </w:p>
    <w:p w14:paraId="52DC17CE" w14:textId="77777777" w:rsidR="00D935A0" w:rsidRPr="00533A30" w:rsidRDefault="00D935A0" w:rsidP="00533A30">
      <w:pPr>
        <w:pStyle w:val="Code"/>
        <w:rPr>
          <w:highlight w:val="white"/>
        </w:rPr>
      </w:pPr>
      <w:r w:rsidRPr="00533A30">
        <w:rPr>
          <w:highlight w:val="white"/>
        </w:rPr>
        <w:t xml:space="preserve">      Symbol resultSymbol = (Symbol) middleCode[0],</w:t>
      </w:r>
    </w:p>
    <w:p w14:paraId="608A1531" w14:textId="77777777" w:rsidR="00D935A0" w:rsidRPr="00533A30" w:rsidRDefault="00D935A0" w:rsidP="00533A30">
      <w:pPr>
        <w:pStyle w:val="Code"/>
        <w:rPr>
          <w:highlight w:val="white"/>
        </w:rPr>
      </w:pPr>
      <w:r w:rsidRPr="00533A30">
        <w:rPr>
          <w:highlight w:val="white"/>
        </w:rPr>
        <w:t xml:space="preserve">             leftSymbol = (Symbol) middleCode[1],</w:t>
      </w:r>
    </w:p>
    <w:p w14:paraId="2C5BDAE2" w14:textId="77777777" w:rsidR="00D935A0" w:rsidRPr="00533A30" w:rsidRDefault="00D935A0" w:rsidP="00533A30">
      <w:pPr>
        <w:pStyle w:val="Code"/>
        <w:rPr>
          <w:highlight w:val="white"/>
        </w:rPr>
      </w:pPr>
      <w:r w:rsidRPr="00533A30">
        <w:rPr>
          <w:highlight w:val="white"/>
        </w:rPr>
        <w:t xml:space="preserve">             rightSymbol = (Symbol) middleCode[2];</w:t>
      </w:r>
    </w:p>
    <w:p w14:paraId="5AE8E106" w14:textId="77777777" w:rsidR="00D935A0" w:rsidRPr="00533A30" w:rsidRDefault="00D935A0" w:rsidP="00533A30">
      <w:pPr>
        <w:pStyle w:val="Code"/>
        <w:rPr>
          <w:highlight w:val="white"/>
        </w:rPr>
      </w:pPr>
    </w:p>
    <w:p w14:paraId="330D839D" w14:textId="74DE2B63" w:rsidR="00D935A0" w:rsidRPr="00533A30" w:rsidRDefault="00D935A0" w:rsidP="00533A30">
      <w:pPr>
        <w:pStyle w:val="Code"/>
        <w:rPr>
          <w:highlight w:val="white"/>
        </w:rPr>
      </w:pPr>
      <w:r w:rsidRPr="00533A30">
        <w:rPr>
          <w:highlight w:val="white"/>
        </w:rPr>
        <w:t xml:space="preserve">      if (</w:t>
      </w:r>
      <w:r w:rsidR="00732DA4" w:rsidRPr="00533A30">
        <w:rPr>
          <w:highlight w:val="white"/>
        </w:rPr>
        <w:t>!resultSymbol.IsTemporary()</w:t>
      </w:r>
      <w:r w:rsidR="00732DA4">
        <w:rPr>
          <w:highlight w:val="white"/>
        </w:rPr>
        <w:t xml:space="preserve"> &amp;&amp; </w:t>
      </w:r>
      <w:r w:rsidRPr="00533A30">
        <w:rPr>
          <w:highlight w:val="white"/>
        </w:rPr>
        <w:t>resultSymbol.Equals(leftSymbol)) {</w:t>
      </w:r>
    </w:p>
    <w:p w14:paraId="28A7CD2E" w14:textId="607954D7" w:rsidR="00D935A0" w:rsidRPr="00533A30" w:rsidRDefault="00D935A0" w:rsidP="00533A30">
      <w:pPr>
        <w:pStyle w:val="Code"/>
        <w:rPr>
          <w:highlight w:val="white"/>
        </w:rPr>
      </w:pPr>
      <w:r w:rsidRPr="00533A30">
        <w:rPr>
          <w:highlight w:val="white"/>
        </w:rPr>
        <w:t xml:space="preserve">        CompoundIntegralBinary(middleCode.Operator, leftSymbol, rightSymbol);</w:t>
      </w:r>
    </w:p>
    <w:p w14:paraId="4877268B" w14:textId="77777777" w:rsidR="00D935A0" w:rsidRPr="00533A30" w:rsidRDefault="00D935A0" w:rsidP="00533A30">
      <w:pPr>
        <w:pStyle w:val="Code"/>
        <w:rPr>
          <w:highlight w:val="white"/>
        </w:rPr>
      </w:pPr>
      <w:r w:rsidRPr="00533A30">
        <w:rPr>
          <w:highlight w:val="white"/>
        </w:rPr>
        <w:t xml:space="preserve">      }</w:t>
      </w:r>
    </w:p>
    <w:p w14:paraId="1E0E6B41" w14:textId="77777777" w:rsidR="00D935A0" w:rsidRPr="00533A30" w:rsidRDefault="00D935A0" w:rsidP="00533A30">
      <w:pPr>
        <w:pStyle w:val="Code"/>
        <w:rPr>
          <w:highlight w:val="white"/>
        </w:rPr>
      </w:pPr>
      <w:r w:rsidRPr="00533A30">
        <w:rPr>
          <w:highlight w:val="white"/>
        </w:rPr>
        <w:t xml:space="preserve">      else {</w:t>
      </w:r>
    </w:p>
    <w:p w14:paraId="2A355E67" w14:textId="77777777" w:rsidR="00D935A0" w:rsidRPr="00533A30" w:rsidRDefault="00D935A0" w:rsidP="00533A30">
      <w:pPr>
        <w:pStyle w:val="Code"/>
        <w:rPr>
          <w:highlight w:val="white"/>
        </w:rPr>
      </w:pPr>
      <w:r w:rsidRPr="00533A30">
        <w:rPr>
          <w:highlight w:val="white"/>
        </w:rPr>
        <w:t xml:space="preserve">        SimpleIntegralBinary(middleCode.Operator, resultSymbol,</w:t>
      </w:r>
    </w:p>
    <w:p w14:paraId="5C735B53" w14:textId="77777777" w:rsidR="00D935A0" w:rsidRPr="00533A30" w:rsidRDefault="00D935A0" w:rsidP="00533A30">
      <w:pPr>
        <w:pStyle w:val="Code"/>
        <w:rPr>
          <w:highlight w:val="white"/>
        </w:rPr>
      </w:pPr>
      <w:r w:rsidRPr="00533A30">
        <w:rPr>
          <w:highlight w:val="white"/>
        </w:rPr>
        <w:t xml:space="preserve">                             leftSymbol, rightSymbol);</w:t>
      </w:r>
    </w:p>
    <w:p w14:paraId="50836B0C" w14:textId="77777777" w:rsidR="00D935A0" w:rsidRPr="00533A30" w:rsidRDefault="00D935A0" w:rsidP="00533A30">
      <w:pPr>
        <w:pStyle w:val="Code"/>
        <w:rPr>
          <w:highlight w:val="white"/>
        </w:rPr>
      </w:pPr>
      <w:r w:rsidRPr="00533A30">
        <w:rPr>
          <w:highlight w:val="white"/>
        </w:rPr>
        <w:t xml:space="preserve">      }</w:t>
      </w:r>
    </w:p>
    <w:p w14:paraId="5CAE9AC7" w14:textId="77777777" w:rsidR="00D935A0" w:rsidRPr="00533A30" w:rsidRDefault="00D935A0" w:rsidP="00533A30">
      <w:pPr>
        <w:pStyle w:val="Code"/>
        <w:rPr>
          <w:highlight w:val="white"/>
        </w:rPr>
      </w:pPr>
      <w:r w:rsidRPr="00533A30">
        <w:rPr>
          <w:highlight w:val="white"/>
        </w:rPr>
        <w:t xml:space="preserve">    }</w:t>
      </w:r>
    </w:p>
    <w:p w14:paraId="3174A1F4" w14:textId="44BFC455" w:rsidR="00D935A0" w:rsidRPr="00533A30" w:rsidRDefault="00572552" w:rsidP="00572552">
      <w:pPr>
        <w:rPr>
          <w:highlight w:val="white"/>
        </w:rPr>
      </w:pPr>
      <w:r>
        <w:rPr>
          <w:highlight w:val="white"/>
        </w:rPr>
        <w:t xml:space="preserve">The </w:t>
      </w:r>
      <w:r w:rsidRPr="00572552">
        <w:rPr>
          <w:rStyle w:val="KeyWord0"/>
          <w:highlight w:val="white"/>
        </w:rPr>
        <w:t>CompoundIntegralBinary</w:t>
      </w:r>
      <w:r>
        <w:rPr>
          <w:highlight w:val="white"/>
        </w:rPr>
        <w:t xml:space="preserve"> method </w:t>
      </w:r>
      <w:r w:rsidR="00ED5E93">
        <w:rPr>
          <w:highlight w:val="white"/>
        </w:rPr>
        <w:t>adds code for compound binary integral operations</w:t>
      </w:r>
      <w:r w:rsidR="00E6507B">
        <w:rPr>
          <w:highlight w:val="white"/>
        </w:rPr>
        <w:t>.</w:t>
      </w:r>
    </w:p>
    <w:p w14:paraId="06E72945" w14:textId="77777777" w:rsidR="00256C80" w:rsidRDefault="00D935A0" w:rsidP="00533A30">
      <w:pPr>
        <w:pStyle w:val="Code"/>
        <w:rPr>
          <w:highlight w:val="white"/>
        </w:rPr>
      </w:pPr>
      <w:r w:rsidRPr="00533A30">
        <w:rPr>
          <w:highlight w:val="white"/>
        </w:rPr>
        <w:t xml:space="preserve">    public void CompoundIntegralBinary(MiddleOperator middleOperator,</w:t>
      </w:r>
    </w:p>
    <w:p w14:paraId="7F38DC9A" w14:textId="40162C1F" w:rsidR="00D935A0" w:rsidRPr="00533A30" w:rsidRDefault="00256C80" w:rsidP="00533A30">
      <w:pPr>
        <w:pStyle w:val="Code"/>
        <w:rPr>
          <w:highlight w:val="white"/>
        </w:rPr>
      </w:pPr>
      <w:r>
        <w:rPr>
          <w:highlight w:val="white"/>
        </w:rPr>
        <w:t xml:space="preserve">                                      </w:t>
      </w:r>
      <w:r w:rsidR="00D935A0" w:rsidRPr="00533A30">
        <w:rPr>
          <w:highlight w:val="white"/>
        </w:rPr>
        <w:t xml:space="preserve"> Symbol leftSymbol,</w:t>
      </w:r>
      <w:r>
        <w:rPr>
          <w:highlight w:val="white"/>
        </w:rPr>
        <w:t xml:space="preserve"> </w:t>
      </w:r>
      <w:r w:rsidR="00D935A0" w:rsidRPr="00533A30">
        <w:rPr>
          <w:highlight w:val="white"/>
        </w:rPr>
        <w:t>Symbol rightSymbol){</w:t>
      </w:r>
    </w:p>
    <w:p w14:paraId="4373FE46" w14:textId="77777777" w:rsidR="00D935A0" w:rsidRPr="00533A30" w:rsidRDefault="00D935A0" w:rsidP="00533A30">
      <w:pPr>
        <w:pStyle w:val="Code"/>
        <w:rPr>
          <w:highlight w:val="white"/>
        </w:rPr>
      </w:pPr>
      <w:r w:rsidRPr="00533A30">
        <w:rPr>
          <w:highlight w:val="white"/>
        </w:rPr>
        <w:t xml:space="preserve">      AssemblyOperator objectOperator =</w:t>
      </w:r>
    </w:p>
    <w:p w14:paraId="53EEA6DC" w14:textId="77777777" w:rsidR="00D935A0" w:rsidRPr="00533A30" w:rsidRDefault="00D935A0" w:rsidP="00533A30">
      <w:pPr>
        <w:pStyle w:val="Code"/>
        <w:rPr>
          <w:highlight w:val="white"/>
        </w:rPr>
      </w:pPr>
      <w:r w:rsidRPr="00533A30">
        <w:rPr>
          <w:highlight w:val="white"/>
        </w:rPr>
        <w:t xml:space="preserve">        m_middleToIntegralMap[middleOperator];</w:t>
      </w:r>
    </w:p>
    <w:p w14:paraId="05842130" w14:textId="77777777" w:rsidR="00D935A0" w:rsidRPr="00533A30" w:rsidRDefault="00D935A0" w:rsidP="00533A30">
      <w:pPr>
        <w:pStyle w:val="Code"/>
        <w:rPr>
          <w:highlight w:val="white"/>
        </w:rPr>
      </w:pPr>
      <w:r w:rsidRPr="00533A30">
        <w:rPr>
          <w:highlight w:val="white"/>
        </w:rPr>
        <w:t xml:space="preserve">      Assert.ErrorXXX(!m_trackMap.ContainsKey(leftSymbol));</w:t>
      </w:r>
    </w:p>
    <w:p w14:paraId="38F9EB0E" w14:textId="77777777" w:rsidR="00D935A0" w:rsidRPr="00533A30" w:rsidRDefault="00D935A0" w:rsidP="00533A30">
      <w:pPr>
        <w:pStyle w:val="Code"/>
        <w:rPr>
          <w:highlight w:val="white"/>
        </w:rPr>
      </w:pPr>
    </w:p>
    <w:p w14:paraId="66BB4FE6" w14:textId="77777777" w:rsidR="00D935A0" w:rsidRPr="00533A30" w:rsidRDefault="00D935A0" w:rsidP="00533A30">
      <w:pPr>
        <w:pStyle w:val="Code"/>
        <w:rPr>
          <w:highlight w:val="white"/>
        </w:rPr>
      </w:pPr>
      <w:r w:rsidRPr="00533A30">
        <w:rPr>
          <w:highlight w:val="white"/>
        </w:rPr>
        <w:t xml:space="preserve">      if (rightSymbol.Value is BigInteger) {</w:t>
      </w:r>
    </w:p>
    <w:p w14:paraId="3AF52643" w14:textId="77777777" w:rsidR="00D935A0" w:rsidRPr="00533A30" w:rsidRDefault="00D935A0" w:rsidP="00533A30">
      <w:pPr>
        <w:pStyle w:val="Code"/>
        <w:rPr>
          <w:highlight w:val="white"/>
        </w:rPr>
      </w:pPr>
      <w:r w:rsidRPr="00533A30">
        <w:rPr>
          <w:highlight w:val="white"/>
        </w:rPr>
        <w:t xml:space="preserve">        AssemblyOperator sizeOperator =</w:t>
      </w:r>
    </w:p>
    <w:p w14:paraId="69C9ADE8" w14:textId="77777777" w:rsidR="00D935A0" w:rsidRPr="00533A30" w:rsidRDefault="00D935A0" w:rsidP="00533A30">
      <w:pPr>
        <w:pStyle w:val="Code"/>
        <w:rPr>
          <w:highlight w:val="white"/>
        </w:rPr>
      </w:pPr>
      <w:r w:rsidRPr="00533A30">
        <w:rPr>
          <w:highlight w:val="white"/>
        </w:rPr>
        <w:t xml:space="preserve">          AssemblyCode.OperatorToSize(objectOperator,</w:t>
      </w:r>
    </w:p>
    <w:p w14:paraId="792187C0" w14:textId="77777777" w:rsidR="00D935A0" w:rsidRPr="00533A30" w:rsidRDefault="00D935A0" w:rsidP="00533A30">
      <w:pPr>
        <w:pStyle w:val="Code"/>
        <w:rPr>
          <w:highlight w:val="white"/>
        </w:rPr>
      </w:pPr>
      <w:r w:rsidRPr="00533A30">
        <w:rPr>
          <w:highlight w:val="white"/>
        </w:rPr>
        <w:lastRenderedPageBreak/>
        <w:t xml:space="preserve">                                      leftSymbol.Type.Size());</w:t>
      </w:r>
    </w:p>
    <w:p w14:paraId="1661D53A" w14:textId="77777777" w:rsidR="00D935A0" w:rsidRPr="00533A30" w:rsidRDefault="00D935A0" w:rsidP="00533A30">
      <w:pPr>
        <w:pStyle w:val="Code"/>
        <w:rPr>
          <w:highlight w:val="white"/>
        </w:rPr>
      </w:pPr>
      <w:r w:rsidRPr="00533A30">
        <w:rPr>
          <w:highlight w:val="white"/>
        </w:rPr>
        <w:t xml:space="preserve">        AddAssemblyCode(sizeOperator, Base(leftSymbol),</w:t>
      </w:r>
    </w:p>
    <w:p w14:paraId="423DCAF1" w14:textId="77777777" w:rsidR="00D935A0" w:rsidRPr="00533A30" w:rsidRDefault="00D935A0" w:rsidP="00533A30">
      <w:pPr>
        <w:pStyle w:val="Code"/>
        <w:rPr>
          <w:highlight w:val="white"/>
        </w:rPr>
      </w:pPr>
      <w:r w:rsidRPr="00533A30">
        <w:rPr>
          <w:highlight w:val="white"/>
        </w:rPr>
        <w:t xml:space="preserve">                        Offset(leftSymbol), ValueOrAddress(rightSymbol));</w:t>
      </w:r>
    </w:p>
    <w:p w14:paraId="579F5438" w14:textId="77777777" w:rsidR="00D935A0" w:rsidRPr="00533A30" w:rsidRDefault="00D935A0" w:rsidP="00533A30">
      <w:pPr>
        <w:pStyle w:val="Code"/>
        <w:rPr>
          <w:highlight w:val="white"/>
        </w:rPr>
      </w:pPr>
      <w:r w:rsidRPr="00533A30">
        <w:rPr>
          <w:highlight w:val="white"/>
        </w:rPr>
        <w:t xml:space="preserve">      }</w:t>
      </w:r>
    </w:p>
    <w:p w14:paraId="166ECBED" w14:textId="77777777" w:rsidR="00D935A0" w:rsidRPr="00533A30" w:rsidRDefault="00D935A0" w:rsidP="00533A30">
      <w:pPr>
        <w:pStyle w:val="Code"/>
        <w:rPr>
          <w:highlight w:val="white"/>
        </w:rPr>
      </w:pPr>
      <w:r w:rsidRPr="00533A30">
        <w:rPr>
          <w:highlight w:val="white"/>
        </w:rPr>
        <w:t xml:space="preserve">      else if (rightSymbol.IsExternOrStatic() &amp;&amp;</w:t>
      </w:r>
    </w:p>
    <w:p w14:paraId="339205EF" w14:textId="77777777" w:rsidR="00D935A0" w:rsidRPr="00533A30" w:rsidRDefault="00D935A0" w:rsidP="00533A30">
      <w:pPr>
        <w:pStyle w:val="Code"/>
        <w:rPr>
          <w:highlight w:val="white"/>
        </w:rPr>
      </w:pPr>
      <w:r w:rsidRPr="00533A30">
        <w:rPr>
          <w:highlight w:val="white"/>
        </w:rPr>
        <w:t xml:space="preserve">               rightSymbol.Type.IsArrayFunctionOrString()) {</w:t>
      </w:r>
    </w:p>
    <w:p w14:paraId="03FA7C91" w14:textId="77777777" w:rsidR="00D935A0" w:rsidRPr="00533A30" w:rsidRDefault="00D935A0" w:rsidP="00533A30">
      <w:pPr>
        <w:pStyle w:val="Code"/>
        <w:rPr>
          <w:highlight w:val="white"/>
        </w:rPr>
      </w:pPr>
      <w:r w:rsidRPr="00533A30">
        <w:rPr>
          <w:highlight w:val="white"/>
        </w:rPr>
        <w:t xml:space="preserve">        AssemblyOperator sizeOperator =</w:t>
      </w:r>
    </w:p>
    <w:p w14:paraId="3B8978E1" w14:textId="77777777" w:rsidR="00D935A0" w:rsidRPr="00533A30" w:rsidRDefault="00D935A0" w:rsidP="00533A30">
      <w:pPr>
        <w:pStyle w:val="Code"/>
        <w:rPr>
          <w:highlight w:val="white"/>
        </w:rPr>
      </w:pPr>
      <w:r w:rsidRPr="00533A30">
        <w:rPr>
          <w:highlight w:val="white"/>
        </w:rPr>
        <w:t xml:space="preserve">          AssemblyCode.OperatorToSize(objectOperator, TypeSize.PointerSize);</w:t>
      </w:r>
    </w:p>
    <w:p w14:paraId="23EF1E0A" w14:textId="77777777" w:rsidR="00D935A0" w:rsidRPr="00533A30" w:rsidRDefault="00D935A0" w:rsidP="00533A30">
      <w:pPr>
        <w:pStyle w:val="Code"/>
        <w:rPr>
          <w:highlight w:val="white"/>
        </w:rPr>
      </w:pPr>
      <w:r w:rsidRPr="00533A30">
        <w:rPr>
          <w:highlight w:val="white"/>
        </w:rPr>
        <w:t xml:space="preserve">        AddAssemblyCode(sizeOperator, Base(leftSymbol),</w:t>
      </w:r>
    </w:p>
    <w:p w14:paraId="2760385B" w14:textId="77777777" w:rsidR="00D935A0" w:rsidRPr="00533A30" w:rsidRDefault="00D935A0" w:rsidP="00533A30">
      <w:pPr>
        <w:pStyle w:val="Code"/>
        <w:rPr>
          <w:highlight w:val="white"/>
        </w:rPr>
      </w:pPr>
      <w:r w:rsidRPr="00533A30">
        <w:rPr>
          <w:highlight w:val="white"/>
        </w:rPr>
        <w:t xml:space="preserve">                        Offset(leftSymbol), ValueOrAddress(rightSymbol));</w:t>
      </w:r>
    </w:p>
    <w:p w14:paraId="315EC2EB" w14:textId="77777777" w:rsidR="00D935A0" w:rsidRPr="00533A30" w:rsidRDefault="00D935A0" w:rsidP="00533A30">
      <w:pPr>
        <w:pStyle w:val="Code"/>
        <w:rPr>
          <w:highlight w:val="white"/>
        </w:rPr>
      </w:pPr>
      <w:r w:rsidRPr="00533A30">
        <w:rPr>
          <w:highlight w:val="white"/>
        </w:rPr>
        <w:t xml:space="preserve">      }</w:t>
      </w:r>
    </w:p>
    <w:p w14:paraId="1B686C44" w14:textId="77777777" w:rsidR="00D935A0" w:rsidRPr="00533A30" w:rsidRDefault="00D935A0" w:rsidP="00533A30">
      <w:pPr>
        <w:pStyle w:val="Code"/>
        <w:rPr>
          <w:highlight w:val="white"/>
        </w:rPr>
      </w:pPr>
      <w:r w:rsidRPr="00533A30">
        <w:rPr>
          <w:highlight w:val="white"/>
        </w:rPr>
        <w:t xml:space="preserve">      else if (MiddleCode.IsShift(middleOperator)) {</w:t>
      </w:r>
    </w:p>
    <w:p w14:paraId="100E3DB4" w14:textId="77777777" w:rsidR="00D935A0" w:rsidRPr="00533A30" w:rsidRDefault="00D935A0" w:rsidP="00533A30">
      <w:pPr>
        <w:pStyle w:val="Code"/>
        <w:rPr>
          <w:highlight w:val="white"/>
        </w:rPr>
      </w:pPr>
      <w:r w:rsidRPr="00533A30">
        <w:rPr>
          <w:highlight w:val="white"/>
        </w:rPr>
        <w:t xml:space="preserve">        Track rightTrack =</w:t>
      </w:r>
    </w:p>
    <w:p w14:paraId="0D61E36F" w14:textId="77777777" w:rsidR="00D935A0" w:rsidRPr="00533A30" w:rsidRDefault="00D935A0" w:rsidP="00533A30">
      <w:pPr>
        <w:pStyle w:val="Code"/>
        <w:rPr>
          <w:highlight w:val="white"/>
        </w:rPr>
      </w:pPr>
      <w:r w:rsidRPr="00533A30">
        <w:rPr>
          <w:highlight w:val="white"/>
        </w:rPr>
        <w:t xml:space="preserve">          LoadValueToRegister(rightSymbol, AssemblyCode.ShiftRegister);</w:t>
      </w:r>
    </w:p>
    <w:p w14:paraId="7F5EBFE9" w14:textId="77777777" w:rsidR="00D935A0" w:rsidRPr="00533A30" w:rsidRDefault="00D935A0" w:rsidP="00533A30">
      <w:pPr>
        <w:pStyle w:val="Code"/>
        <w:rPr>
          <w:highlight w:val="white"/>
        </w:rPr>
      </w:pPr>
      <w:r w:rsidRPr="00533A30">
        <w:rPr>
          <w:highlight w:val="white"/>
        </w:rPr>
        <w:t xml:space="preserve">        AddAssemblyCode(AssemblyOperator.mov, Base(leftSymbol),</w:t>
      </w:r>
    </w:p>
    <w:p w14:paraId="70F53C63" w14:textId="77777777" w:rsidR="00D935A0" w:rsidRPr="00533A30" w:rsidRDefault="00D935A0" w:rsidP="00533A30">
      <w:pPr>
        <w:pStyle w:val="Code"/>
        <w:rPr>
          <w:highlight w:val="white"/>
        </w:rPr>
      </w:pPr>
      <w:r w:rsidRPr="00533A30">
        <w:rPr>
          <w:highlight w:val="white"/>
        </w:rPr>
        <w:t xml:space="preserve">                        Offset(leftSymbol), rightTrack);</w:t>
      </w:r>
    </w:p>
    <w:p w14:paraId="0B1A8DCA" w14:textId="77777777" w:rsidR="00D935A0" w:rsidRPr="00533A30" w:rsidRDefault="00D935A0" w:rsidP="00533A30">
      <w:pPr>
        <w:pStyle w:val="Code"/>
        <w:rPr>
          <w:highlight w:val="white"/>
        </w:rPr>
      </w:pPr>
      <w:r w:rsidRPr="00533A30">
        <w:rPr>
          <w:highlight w:val="white"/>
        </w:rPr>
        <w:t xml:space="preserve">      }</w:t>
      </w:r>
    </w:p>
    <w:p w14:paraId="14BE408C" w14:textId="77777777" w:rsidR="00D935A0" w:rsidRPr="00533A30" w:rsidRDefault="00D935A0" w:rsidP="00533A30">
      <w:pPr>
        <w:pStyle w:val="Code"/>
        <w:rPr>
          <w:highlight w:val="white"/>
        </w:rPr>
      </w:pPr>
      <w:r w:rsidRPr="00533A30">
        <w:rPr>
          <w:highlight w:val="white"/>
        </w:rPr>
        <w:t xml:space="preserve">      else {</w:t>
      </w:r>
    </w:p>
    <w:p w14:paraId="61BEFD3E" w14:textId="77777777" w:rsidR="00D935A0" w:rsidRPr="00533A30" w:rsidRDefault="00D935A0" w:rsidP="00533A30">
      <w:pPr>
        <w:pStyle w:val="Code"/>
        <w:rPr>
          <w:highlight w:val="white"/>
        </w:rPr>
      </w:pPr>
      <w:r w:rsidRPr="00533A30">
        <w:rPr>
          <w:highlight w:val="white"/>
        </w:rPr>
        <w:t xml:space="preserve">        Track rightTrack = LoadValueToRegister(rightSymbol);</w:t>
      </w:r>
    </w:p>
    <w:p w14:paraId="7706312D" w14:textId="77777777" w:rsidR="00D935A0" w:rsidRPr="00533A30" w:rsidRDefault="00D935A0" w:rsidP="00533A30">
      <w:pPr>
        <w:pStyle w:val="Code"/>
        <w:rPr>
          <w:highlight w:val="white"/>
        </w:rPr>
      </w:pPr>
      <w:r w:rsidRPr="00533A30">
        <w:rPr>
          <w:highlight w:val="white"/>
        </w:rPr>
        <w:t xml:space="preserve">        AddAssemblyCode(AssemblyOperator.mov, Base(leftSymbol),</w:t>
      </w:r>
    </w:p>
    <w:p w14:paraId="43997CA4" w14:textId="77777777" w:rsidR="00D935A0" w:rsidRPr="00533A30" w:rsidRDefault="00D935A0" w:rsidP="00533A30">
      <w:pPr>
        <w:pStyle w:val="Code"/>
        <w:rPr>
          <w:highlight w:val="white"/>
        </w:rPr>
      </w:pPr>
      <w:r w:rsidRPr="00533A30">
        <w:rPr>
          <w:highlight w:val="white"/>
        </w:rPr>
        <w:t xml:space="preserve">                        Offset(leftSymbol), rightTrack);</w:t>
      </w:r>
    </w:p>
    <w:p w14:paraId="724F6BA1" w14:textId="77777777" w:rsidR="00D935A0" w:rsidRPr="00533A30" w:rsidRDefault="00D935A0" w:rsidP="00533A30">
      <w:pPr>
        <w:pStyle w:val="Code"/>
        <w:rPr>
          <w:highlight w:val="white"/>
        </w:rPr>
      </w:pPr>
      <w:r w:rsidRPr="00533A30">
        <w:rPr>
          <w:highlight w:val="white"/>
        </w:rPr>
        <w:t xml:space="preserve">      }</w:t>
      </w:r>
    </w:p>
    <w:p w14:paraId="6BE0E756" w14:textId="77777777" w:rsidR="00D935A0" w:rsidRPr="00533A30" w:rsidRDefault="00D935A0" w:rsidP="00533A30">
      <w:pPr>
        <w:pStyle w:val="Code"/>
        <w:rPr>
          <w:highlight w:val="white"/>
        </w:rPr>
      </w:pPr>
      <w:r w:rsidRPr="00533A30">
        <w:rPr>
          <w:highlight w:val="white"/>
        </w:rPr>
        <w:t xml:space="preserve">    }</w:t>
      </w:r>
    </w:p>
    <w:p w14:paraId="2E17C528" w14:textId="77777777" w:rsidR="00D935A0" w:rsidRPr="00533A30" w:rsidRDefault="00D935A0" w:rsidP="00533A30">
      <w:pPr>
        <w:pStyle w:val="Code"/>
        <w:rPr>
          <w:highlight w:val="white"/>
        </w:rPr>
      </w:pPr>
    </w:p>
    <w:p w14:paraId="60F34D32" w14:textId="77777777" w:rsidR="00D935A0" w:rsidRPr="00533A30" w:rsidRDefault="00D935A0" w:rsidP="00533A30">
      <w:pPr>
        <w:pStyle w:val="Code"/>
        <w:rPr>
          <w:highlight w:val="white"/>
        </w:rPr>
      </w:pPr>
      <w:r w:rsidRPr="00533A30">
        <w:rPr>
          <w:highlight w:val="white"/>
        </w:rPr>
        <w:t xml:space="preserve">    public void SimpleIntegralBinary(MiddleOperator middleOperator,</w:t>
      </w:r>
    </w:p>
    <w:p w14:paraId="70E563CF" w14:textId="77777777" w:rsidR="00D935A0" w:rsidRPr="00533A30" w:rsidRDefault="00D935A0" w:rsidP="00533A30">
      <w:pPr>
        <w:pStyle w:val="Code"/>
        <w:rPr>
          <w:highlight w:val="white"/>
        </w:rPr>
      </w:pPr>
      <w:r w:rsidRPr="00533A30">
        <w:rPr>
          <w:highlight w:val="white"/>
        </w:rPr>
        <w:t xml:space="preserve">                                     Symbol resultSymbol, Symbol leftSymbol,</w:t>
      </w:r>
    </w:p>
    <w:p w14:paraId="2B32E493" w14:textId="77777777" w:rsidR="00D935A0" w:rsidRPr="00533A30" w:rsidRDefault="00D935A0" w:rsidP="00533A30">
      <w:pPr>
        <w:pStyle w:val="Code"/>
        <w:rPr>
          <w:highlight w:val="white"/>
        </w:rPr>
      </w:pPr>
      <w:r w:rsidRPr="00533A30">
        <w:rPr>
          <w:highlight w:val="white"/>
        </w:rPr>
        <w:t xml:space="preserve">                                     Symbol rightSymbol) {</w:t>
      </w:r>
    </w:p>
    <w:p w14:paraId="5A77B64A" w14:textId="77777777" w:rsidR="00D935A0" w:rsidRPr="00533A30" w:rsidRDefault="00D935A0" w:rsidP="00533A30">
      <w:pPr>
        <w:pStyle w:val="Code"/>
        <w:rPr>
          <w:highlight w:val="white"/>
        </w:rPr>
      </w:pPr>
      <w:r w:rsidRPr="00533A30">
        <w:rPr>
          <w:highlight w:val="white"/>
        </w:rPr>
        <w:t xml:space="preserve">      AssemblyOperator objectOperator =</w:t>
      </w:r>
    </w:p>
    <w:p w14:paraId="3D991B63" w14:textId="77777777" w:rsidR="00D935A0" w:rsidRPr="00533A30" w:rsidRDefault="00D935A0" w:rsidP="00533A30">
      <w:pPr>
        <w:pStyle w:val="Code"/>
        <w:rPr>
          <w:highlight w:val="white"/>
        </w:rPr>
      </w:pPr>
      <w:r w:rsidRPr="00533A30">
        <w:rPr>
          <w:highlight w:val="white"/>
        </w:rPr>
        <w:t xml:space="preserve">        m_middleToIntegralMap[middleOperator];</w:t>
      </w:r>
    </w:p>
    <w:p w14:paraId="35BC6B06" w14:textId="77777777" w:rsidR="00D935A0" w:rsidRPr="00533A30" w:rsidRDefault="00D935A0" w:rsidP="00533A30">
      <w:pPr>
        <w:pStyle w:val="Code"/>
        <w:rPr>
          <w:highlight w:val="white"/>
        </w:rPr>
      </w:pPr>
      <w:r w:rsidRPr="00533A30">
        <w:rPr>
          <w:highlight w:val="white"/>
        </w:rPr>
        <w:t xml:space="preserve">      Track leftTrack = LoadValueToRegister(leftSymbol), rightTrack;</w:t>
      </w:r>
    </w:p>
    <w:p w14:paraId="186298A7" w14:textId="77777777" w:rsidR="00D935A0" w:rsidRPr="00533A30" w:rsidRDefault="00D935A0" w:rsidP="00533A30">
      <w:pPr>
        <w:pStyle w:val="Code"/>
        <w:rPr>
          <w:highlight w:val="white"/>
        </w:rPr>
      </w:pPr>
    </w:p>
    <w:p w14:paraId="1986FF7C" w14:textId="77777777" w:rsidR="00D935A0" w:rsidRPr="00533A30" w:rsidRDefault="00D935A0" w:rsidP="00533A30">
      <w:pPr>
        <w:pStyle w:val="Code"/>
        <w:rPr>
          <w:highlight w:val="white"/>
        </w:rPr>
      </w:pPr>
      <w:r w:rsidRPr="00533A30">
        <w:rPr>
          <w:highlight w:val="white"/>
        </w:rPr>
        <w:t xml:space="preserve">      if (m_trackMap.TryGetValue(rightSymbol, out rightTrack)) {</w:t>
      </w:r>
    </w:p>
    <w:p w14:paraId="6B03F017" w14:textId="77777777" w:rsidR="00D935A0" w:rsidRPr="00533A30" w:rsidRDefault="00D935A0" w:rsidP="00533A30">
      <w:pPr>
        <w:pStyle w:val="Code"/>
        <w:rPr>
          <w:highlight w:val="white"/>
        </w:rPr>
      </w:pPr>
      <w:r w:rsidRPr="00533A30">
        <w:rPr>
          <w:highlight w:val="white"/>
        </w:rPr>
        <w:t xml:space="preserve">        AddAssemblyCode(objectOperator, leftTrack, rightTrack);</w:t>
      </w:r>
    </w:p>
    <w:p w14:paraId="111E9D77" w14:textId="77777777" w:rsidR="00D935A0" w:rsidRPr="00533A30" w:rsidRDefault="00D935A0" w:rsidP="00533A30">
      <w:pPr>
        <w:pStyle w:val="Code"/>
        <w:rPr>
          <w:highlight w:val="white"/>
        </w:rPr>
      </w:pPr>
      <w:r w:rsidRPr="00533A30">
        <w:rPr>
          <w:highlight w:val="white"/>
        </w:rPr>
        <w:t xml:space="preserve">        m_trackMap.Remove(rightSymbol);</w:t>
      </w:r>
    </w:p>
    <w:p w14:paraId="5E8BA27D" w14:textId="77777777" w:rsidR="00D935A0" w:rsidRPr="00533A30" w:rsidRDefault="00D935A0" w:rsidP="00533A30">
      <w:pPr>
        <w:pStyle w:val="Code"/>
        <w:rPr>
          <w:highlight w:val="white"/>
        </w:rPr>
      </w:pPr>
      <w:r w:rsidRPr="00533A30">
        <w:rPr>
          <w:highlight w:val="white"/>
        </w:rPr>
        <w:t xml:space="preserve">      }</w:t>
      </w:r>
    </w:p>
    <w:p w14:paraId="2DE58175" w14:textId="77777777" w:rsidR="00D935A0" w:rsidRPr="00533A30" w:rsidRDefault="00D935A0" w:rsidP="00533A30">
      <w:pPr>
        <w:pStyle w:val="Code"/>
        <w:rPr>
          <w:highlight w:val="white"/>
        </w:rPr>
      </w:pPr>
      <w:r w:rsidRPr="00533A30">
        <w:rPr>
          <w:highlight w:val="white"/>
        </w:rPr>
        <w:t xml:space="preserve">      else if ((rightSymbol.Value is BigInteger) ||</w:t>
      </w:r>
    </w:p>
    <w:p w14:paraId="58A43C7F" w14:textId="77777777" w:rsidR="00D935A0" w:rsidRPr="00533A30" w:rsidRDefault="00D935A0" w:rsidP="00533A30">
      <w:pPr>
        <w:pStyle w:val="Code"/>
        <w:rPr>
          <w:highlight w:val="white"/>
        </w:rPr>
      </w:pPr>
      <w:r w:rsidRPr="00533A30">
        <w:rPr>
          <w:highlight w:val="white"/>
        </w:rPr>
        <w:t xml:space="preserve">               rightSymbol.Type.IsArrayFunctionOrString()) {</w:t>
      </w:r>
    </w:p>
    <w:p w14:paraId="2FB1A98E" w14:textId="77777777" w:rsidR="00D935A0" w:rsidRPr="00533A30" w:rsidRDefault="00D935A0" w:rsidP="00533A30">
      <w:pPr>
        <w:pStyle w:val="Code"/>
        <w:rPr>
          <w:highlight w:val="white"/>
        </w:rPr>
      </w:pPr>
      <w:r w:rsidRPr="00533A30">
        <w:rPr>
          <w:highlight w:val="white"/>
        </w:rPr>
        <w:t xml:space="preserve">        AddAssemblyCode(objectOperator, leftTrack,</w:t>
      </w:r>
    </w:p>
    <w:p w14:paraId="4DC2891F" w14:textId="77777777" w:rsidR="00D935A0" w:rsidRPr="00533A30" w:rsidRDefault="00D935A0" w:rsidP="00533A30">
      <w:pPr>
        <w:pStyle w:val="Code"/>
        <w:rPr>
          <w:highlight w:val="white"/>
        </w:rPr>
      </w:pPr>
      <w:r w:rsidRPr="00533A30">
        <w:rPr>
          <w:highlight w:val="white"/>
        </w:rPr>
        <w:t xml:space="preserve">                        ValueOrAddress(rightSymbol));</w:t>
      </w:r>
    </w:p>
    <w:p w14:paraId="3B13509D" w14:textId="77777777" w:rsidR="00D935A0" w:rsidRPr="00533A30" w:rsidRDefault="00D935A0" w:rsidP="00533A30">
      <w:pPr>
        <w:pStyle w:val="Code"/>
        <w:rPr>
          <w:highlight w:val="white"/>
        </w:rPr>
      </w:pPr>
      <w:r w:rsidRPr="00533A30">
        <w:rPr>
          <w:highlight w:val="white"/>
        </w:rPr>
        <w:t xml:space="preserve">      }</w:t>
      </w:r>
    </w:p>
    <w:p w14:paraId="6F087584" w14:textId="77777777" w:rsidR="00D935A0" w:rsidRPr="00533A30" w:rsidRDefault="00D935A0" w:rsidP="00533A30">
      <w:pPr>
        <w:pStyle w:val="Code"/>
        <w:rPr>
          <w:highlight w:val="white"/>
        </w:rPr>
      </w:pPr>
      <w:r w:rsidRPr="00533A30">
        <w:rPr>
          <w:highlight w:val="white"/>
        </w:rPr>
        <w:t xml:space="preserve">      else if (MiddleCode.IsShift(middleOperator)) {</w:t>
      </w:r>
    </w:p>
    <w:p w14:paraId="32914B08" w14:textId="77777777" w:rsidR="00D935A0" w:rsidRPr="00533A30" w:rsidRDefault="00D935A0" w:rsidP="00533A30">
      <w:pPr>
        <w:pStyle w:val="Code"/>
        <w:rPr>
          <w:highlight w:val="white"/>
        </w:rPr>
      </w:pPr>
      <w:r w:rsidRPr="00533A30">
        <w:rPr>
          <w:highlight w:val="white"/>
        </w:rPr>
        <w:t xml:space="preserve">        rightTrack =</w:t>
      </w:r>
    </w:p>
    <w:p w14:paraId="0AF831F9" w14:textId="77777777" w:rsidR="00D935A0" w:rsidRPr="00533A30" w:rsidRDefault="00D935A0" w:rsidP="00533A30">
      <w:pPr>
        <w:pStyle w:val="Code"/>
        <w:rPr>
          <w:highlight w:val="white"/>
        </w:rPr>
      </w:pPr>
      <w:r w:rsidRPr="00533A30">
        <w:rPr>
          <w:highlight w:val="white"/>
        </w:rPr>
        <w:t xml:space="preserve">          LoadValueToRegister(rightSymbol, AssemblyCode.ShiftRegister);</w:t>
      </w:r>
    </w:p>
    <w:p w14:paraId="6EA1DC8B" w14:textId="77777777" w:rsidR="00D935A0" w:rsidRPr="00533A30" w:rsidRDefault="00D935A0" w:rsidP="00533A30">
      <w:pPr>
        <w:pStyle w:val="Code"/>
        <w:rPr>
          <w:highlight w:val="white"/>
        </w:rPr>
      </w:pPr>
      <w:r w:rsidRPr="00533A30">
        <w:rPr>
          <w:highlight w:val="white"/>
        </w:rPr>
        <w:t xml:space="preserve">        AddAssemblyCode(objectOperator, leftTrack, rightTrack);</w:t>
      </w:r>
    </w:p>
    <w:p w14:paraId="5296BE73" w14:textId="77777777" w:rsidR="00D935A0" w:rsidRPr="00533A30" w:rsidRDefault="00D935A0" w:rsidP="00533A30">
      <w:pPr>
        <w:pStyle w:val="Code"/>
        <w:rPr>
          <w:highlight w:val="white"/>
        </w:rPr>
      </w:pPr>
      <w:r w:rsidRPr="00533A30">
        <w:rPr>
          <w:highlight w:val="white"/>
        </w:rPr>
        <w:t xml:space="preserve">      }</w:t>
      </w:r>
    </w:p>
    <w:p w14:paraId="7C1528A7" w14:textId="77777777" w:rsidR="00D935A0" w:rsidRPr="00533A30" w:rsidRDefault="00D935A0" w:rsidP="00533A30">
      <w:pPr>
        <w:pStyle w:val="Code"/>
        <w:rPr>
          <w:highlight w:val="white"/>
        </w:rPr>
      </w:pPr>
      <w:r w:rsidRPr="00533A30">
        <w:rPr>
          <w:highlight w:val="white"/>
        </w:rPr>
        <w:t xml:space="preserve">      else {</w:t>
      </w:r>
    </w:p>
    <w:p w14:paraId="52C57791" w14:textId="77777777" w:rsidR="00D935A0" w:rsidRPr="00533A30" w:rsidRDefault="00D935A0" w:rsidP="00533A30">
      <w:pPr>
        <w:pStyle w:val="Code"/>
        <w:rPr>
          <w:highlight w:val="white"/>
        </w:rPr>
      </w:pPr>
      <w:r w:rsidRPr="00533A30">
        <w:rPr>
          <w:highlight w:val="white"/>
        </w:rPr>
        <w:t xml:space="preserve">        AddAssemblyCode(objectOperator, leftTrack,</w:t>
      </w:r>
    </w:p>
    <w:p w14:paraId="7C88DAE7" w14:textId="77777777" w:rsidR="00D935A0" w:rsidRPr="00533A30" w:rsidRDefault="00D935A0" w:rsidP="00533A30">
      <w:pPr>
        <w:pStyle w:val="Code"/>
        <w:rPr>
          <w:highlight w:val="white"/>
        </w:rPr>
      </w:pPr>
      <w:r w:rsidRPr="00533A30">
        <w:rPr>
          <w:highlight w:val="white"/>
        </w:rPr>
        <w:t xml:space="preserve">                        Base(rightSymbol), Offset(rightSymbol));</w:t>
      </w:r>
    </w:p>
    <w:p w14:paraId="2942B8F8" w14:textId="77777777" w:rsidR="00D935A0" w:rsidRPr="00533A30" w:rsidRDefault="00D935A0" w:rsidP="00533A30">
      <w:pPr>
        <w:pStyle w:val="Code"/>
        <w:rPr>
          <w:highlight w:val="white"/>
        </w:rPr>
      </w:pPr>
      <w:r w:rsidRPr="00533A30">
        <w:rPr>
          <w:highlight w:val="white"/>
        </w:rPr>
        <w:t xml:space="preserve">      }</w:t>
      </w:r>
    </w:p>
    <w:p w14:paraId="7FBECF0B" w14:textId="77777777" w:rsidR="00D935A0" w:rsidRPr="00533A30" w:rsidRDefault="00D935A0" w:rsidP="00533A30">
      <w:pPr>
        <w:pStyle w:val="Code"/>
        <w:rPr>
          <w:highlight w:val="white"/>
        </w:rPr>
      </w:pPr>
    </w:p>
    <w:p w14:paraId="5619C7BD" w14:textId="77777777" w:rsidR="00D935A0" w:rsidRPr="00533A30" w:rsidRDefault="00D935A0" w:rsidP="00533A30">
      <w:pPr>
        <w:pStyle w:val="Code"/>
        <w:rPr>
          <w:highlight w:val="white"/>
        </w:rPr>
      </w:pPr>
      <w:r w:rsidRPr="00533A30">
        <w:rPr>
          <w:highlight w:val="white"/>
        </w:rPr>
        <w:t xml:space="preserve">      Assert.ErrorXXX(resultSymbol.IsTemporary() &amp;&amp;</w:t>
      </w:r>
    </w:p>
    <w:p w14:paraId="3610897C" w14:textId="77777777" w:rsidR="00D935A0" w:rsidRPr="00533A30" w:rsidRDefault="00D935A0" w:rsidP="00533A30">
      <w:pPr>
        <w:pStyle w:val="Code"/>
        <w:rPr>
          <w:highlight w:val="white"/>
        </w:rPr>
      </w:pPr>
      <w:r w:rsidRPr="00533A30">
        <w:rPr>
          <w:highlight w:val="white"/>
        </w:rPr>
        <w:t xml:space="preserve">                    (resultSymbol.AddressSymbol == null));</w:t>
      </w:r>
    </w:p>
    <w:p w14:paraId="33771C22" w14:textId="77777777" w:rsidR="00D935A0" w:rsidRPr="00533A30" w:rsidRDefault="00D935A0" w:rsidP="00533A30">
      <w:pPr>
        <w:pStyle w:val="Code"/>
        <w:rPr>
          <w:highlight w:val="white"/>
        </w:rPr>
      </w:pPr>
      <w:r w:rsidRPr="00533A30">
        <w:rPr>
          <w:highlight w:val="white"/>
        </w:rPr>
        <w:t xml:space="preserve">      m_trackMap.Add(resultSymbol, leftTrack);</w:t>
      </w:r>
    </w:p>
    <w:p w14:paraId="7B7F2621" w14:textId="77777777" w:rsidR="00D935A0" w:rsidRPr="00533A30" w:rsidRDefault="00D935A0" w:rsidP="00533A30">
      <w:pPr>
        <w:pStyle w:val="Code"/>
        <w:rPr>
          <w:highlight w:val="white"/>
        </w:rPr>
      </w:pPr>
      <w:r w:rsidRPr="00533A30">
        <w:rPr>
          <w:highlight w:val="white"/>
        </w:rPr>
        <w:t xml:space="preserve">    }</w:t>
      </w:r>
    </w:p>
    <w:p w14:paraId="57E6C1C3" w14:textId="77777777" w:rsidR="00D935A0" w:rsidRPr="00533A30" w:rsidRDefault="00D935A0" w:rsidP="00533A30">
      <w:pPr>
        <w:pStyle w:val="Code"/>
        <w:rPr>
          <w:highlight w:val="white"/>
        </w:rPr>
      </w:pPr>
    </w:p>
    <w:p w14:paraId="4AA446C2" w14:textId="77777777" w:rsidR="00D935A0" w:rsidRPr="00533A30" w:rsidRDefault="00D935A0" w:rsidP="00533A30">
      <w:pPr>
        <w:pStyle w:val="Code"/>
        <w:rPr>
          <w:highlight w:val="white"/>
        </w:rPr>
      </w:pPr>
      <w:r w:rsidRPr="00533A30">
        <w:rPr>
          <w:highlight w:val="white"/>
        </w:rPr>
        <w:t xml:space="preserve">    public void IntegralRelationBinary(Symbol leftSymbol,</w:t>
      </w:r>
    </w:p>
    <w:p w14:paraId="1B3B500E" w14:textId="77777777" w:rsidR="00D935A0" w:rsidRPr="00533A30" w:rsidRDefault="00D935A0" w:rsidP="00533A30">
      <w:pPr>
        <w:pStyle w:val="Code"/>
        <w:rPr>
          <w:highlight w:val="white"/>
        </w:rPr>
      </w:pPr>
      <w:r w:rsidRPr="00533A30">
        <w:rPr>
          <w:highlight w:val="white"/>
        </w:rPr>
        <w:t xml:space="preserve">                                       Symbol rightSymbol) {</w:t>
      </w:r>
    </w:p>
    <w:p w14:paraId="4D7AD8D1" w14:textId="77777777" w:rsidR="00D935A0" w:rsidRPr="00533A30" w:rsidRDefault="00D935A0" w:rsidP="00533A30">
      <w:pPr>
        <w:pStyle w:val="Code"/>
        <w:rPr>
          <w:highlight w:val="white"/>
        </w:rPr>
      </w:pPr>
      <w:r w:rsidRPr="00533A30">
        <w:rPr>
          <w:highlight w:val="white"/>
        </w:rPr>
        <w:lastRenderedPageBreak/>
        <w:t xml:space="preserve">      Track leftTrack = null, rightTrack = null;</w:t>
      </w:r>
    </w:p>
    <w:p w14:paraId="7CDC9872" w14:textId="77777777" w:rsidR="00D935A0" w:rsidRPr="00533A30" w:rsidRDefault="00D935A0" w:rsidP="00533A30">
      <w:pPr>
        <w:pStyle w:val="Code"/>
        <w:rPr>
          <w:highlight w:val="white"/>
        </w:rPr>
      </w:pPr>
      <w:r w:rsidRPr="00533A30">
        <w:rPr>
          <w:highlight w:val="white"/>
        </w:rPr>
        <w:t xml:space="preserve">      m_trackMap.TryGetValue(leftSymbol, out leftTrack);</w:t>
      </w:r>
    </w:p>
    <w:p w14:paraId="35D15B67" w14:textId="77777777" w:rsidR="00D935A0" w:rsidRPr="00533A30" w:rsidRDefault="00D935A0" w:rsidP="00533A30">
      <w:pPr>
        <w:pStyle w:val="Code"/>
        <w:rPr>
          <w:highlight w:val="white"/>
        </w:rPr>
      </w:pPr>
      <w:r w:rsidRPr="00533A30">
        <w:rPr>
          <w:highlight w:val="white"/>
        </w:rPr>
        <w:t xml:space="preserve">      m_trackMap.TryGetValue(rightSymbol, out rightTrack);</w:t>
      </w:r>
    </w:p>
    <w:p w14:paraId="3BAC605A" w14:textId="77777777" w:rsidR="00D935A0" w:rsidRPr="00533A30" w:rsidRDefault="00D935A0" w:rsidP="00533A30">
      <w:pPr>
        <w:pStyle w:val="Code"/>
        <w:rPr>
          <w:highlight w:val="white"/>
        </w:rPr>
      </w:pPr>
    </w:p>
    <w:p w14:paraId="5EF91FAE" w14:textId="77777777" w:rsidR="00D935A0" w:rsidRPr="00533A30" w:rsidRDefault="00D935A0" w:rsidP="00533A30">
      <w:pPr>
        <w:pStyle w:val="Code"/>
        <w:rPr>
          <w:highlight w:val="white"/>
        </w:rPr>
      </w:pPr>
      <w:r w:rsidRPr="00533A30">
        <w:rPr>
          <w:highlight w:val="white"/>
        </w:rPr>
        <w:t xml:space="preserve">      if ((leftTrack == null) &amp;&amp; (rightTrack == null)) {</w:t>
      </w:r>
    </w:p>
    <w:p w14:paraId="16413EE3" w14:textId="77777777" w:rsidR="00D935A0" w:rsidRPr="00533A30" w:rsidRDefault="00D935A0" w:rsidP="00533A30">
      <w:pPr>
        <w:pStyle w:val="Code"/>
        <w:rPr>
          <w:highlight w:val="white"/>
        </w:rPr>
      </w:pPr>
      <w:r w:rsidRPr="00533A30">
        <w:rPr>
          <w:highlight w:val="white"/>
        </w:rPr>
        <w:t xml:space="preserve">        if ((leftSymbol.AddressSymbol != null) ||</w:t>
      </w:r>
    </w:p>
    <w:p w14:paraId="60165AC9" w14:textId="77777777" w:rsidR="00D935A0" w:rsidRPr="00533A30" w:rsidRDefault="00D935A0" w:rsidP="00533A30">
      <w:pPr>
        <w:pStyle w:val="Code"/>
        <w:rPr>
          <w:highlight w:val="white"/>
        </w:rPr>
      </w:pPr>
      <w:r w:rsidRPr="00533A30">
        <w:rPr>
          <w:highlight w:val="white"/>
        </w:rPr>
        <w:t xml:space="preserve">            (leftSymbol.IsExternOrStatic() &amp;&amp;</w:t>
      </w:r>
    </w:p>
    <w:p w14:paraId="54A5C66E" w14:textId="77777777" w:rsidR="00D935A0" w:rsidRPr="00533A30" w:rsidRDefault="00D935A0" w:rsidP="00533A30">
      <w:pPr>
        <w:pStyle w:val="Code"/>
        <w:rPr>
          <w:highlight w:val="white"/>
        </w:rPr>
      </w:pPr>
      <w:r w:rsidRPr="00533A30">
        <w:rPr>
          <w:highlight w:val="white"/>
        </w:rPr>
        <w:t xml:space="preserve">             !leftSymbol.Type.IsArrayFunctionOrString()) ||</w:t>
      </w:r>
    </w:p>
    <w:p w14:paraId="76BA5C00" w14:textId="77777777" w:rsidR="00D935A0" w:rsidRPr="00533A30" w:rsidRDefault="00D935A0" w:rsidP="00533A30">
      <w:pPr>
        <w:pStyle w:val="Code"/>
        <w:rPr>
          <w:highlight w:val="white"/>
        </w:rPr>
      </w:pPr>
      <w:r w:rsidRPr="00533A30">
        <w:rPr>
          <w:highlight w:val="white"/>
        </w:rPr>
        <w:t xml:space="preserve">            (leftSymbol.IsAutoOrRegister() &amp;&amp;</w:t>
      </w:r>
    </w:p>
    <w:p w14:paraId="6668575F" w14:textId="77777777" w:rsidR="00D935A0" w:rsidRPr="00533A30" w:rsidRDefault="00D935A0" w:rsidP="00533A30">
      <w:pPr>
        <w:pStyle w:val="Code"/>
        <w:rPr>
          <w:highlight w:val="white"/>
        </w:rPr>
      </w:pPr>
      <w:r w:rsidRPr="00533A30">
        <w:rPr>
          <w:highlight w:val="white"/>
        </w:rPr>
        <w:t xml:space="preserve">             !leftSymbol.Type.IsArray())) {</w:t>
      </w:r>
    </w:p>
    <w:p w14:paraId="4BECBC97" w14:textId="77777777" w:rsidR="00D935A0" w:rsidRPr="00533A30" w:rsidRDefault="00D935A0" w:rsidP="00533A30">
      <w:pPr>
        <w:pStyle w:val="Code"/>
        <w:rPr>
          <w:highlight w:val="white"/>
        </w:rPr>
      </w:pPr>
      <w:r w:rsidRPr="00533A30">
        <w:rPr>
          <w:highlight w:val="white"/>
        </w:rPr>
        <w:t xml:space="preserve">          AssemblyOperator sizeOperator =</w:t>
      </w:r>
    </w:p>
    <w:p w14:paraId="540BC7F8" w14:textId="77777777" w:rsidR="00D935A0" w:rsidRPr="00533A30" w:rsidRDefault="00D935A0" w:rsidP="00533A30">
      <w:pPr>
        <w:pStyle w:val="Code"/>
        <w:rPr>
          <w:highlight w:val="white"/>
        </w:rPr>
      </w:pPr>
      <w:r w:rsidRPr="00533A30">
        <w:rPr>
          <w:highlight w:val="white"/>
        </w:rPr>
        <w:t xml:space="preserve">            AssemblyCode.OperatorToSize(AssemblyOperator.cmp,</w:t>
      </w:r>
    </w:p>
    <w:p w14:paraId="63034A23" w14:textId="77777777" w:rsidR="00D935A0" w:rsidRPr="00533A30" w:rsidRDefault="00D935A0" w:rsidP="00533A30">
      <w:pPr>
        <w:pStyle w:val="Code"/>
        <w:rPr>
          <w:highlight w:val="white"/>
        </w:rPr>
      </w:pPr>
      <w:r w:rsidRPr="00533A30">
        <w:rPr>
          <w:highlight w:val="white"/>
        </w:rPr>
        <w:t xml:space="preserve">                                        leftSymbol.Type.Size());</w:t>
      </w:r>
    </w:p>
    <w:p w14:paraId="104000C7" w14:textId="77777777" w:rsidR="00D935A0" w:rsidRPr="00533A30" w:rsidRDefault="00D935A0" w:rsidP="00533A30">
      <w:pPr>
        <w:pStyle w:val="Code"/>
        <w:rPr>
          <w:highlight w:val="white"/>
        </w:rPr>
      </w:pPr>
    </w:p>
    <w:p w14:paraId="026A8087" w14:textId="77777777" w:rsidR="00D935A0" w:rsidRPr="00533A30" w:rsidRDefault="00D935A0" w:rsidP="00533A30">
      <w:pPr>
        <w:pStyle w:val="Code"/>
        <w:rPr>
          <w:highlight w:val="white"/>
        </w:rPr>
      </w:pPr>
      <w:r w:rsidRPr="00533A30">
        <w:rPr>
          <w:highlight w:val="white"/>
        </w:rPr>
        <w:t xml:space="preserve">          if ((rightSymbol.Value is BigInteger) ||</w:t>
      </w:r>
    </w:p>
    <w:p w14:paraId="4AD1714A" w14:textId="77777777" w:rsidR="00D935A0" w:rsidRPr="00533A30" w:rsidRDefault="00D935A0" w:rsidP="00533A30">
      <w:pPr>
        <w:pStyle w:val="Code"/>
        <w:rPr>
          <w:highlight w:val="white"/>
        </w:rPr>
      </w:pPr>
      <w:r w:rsidRPr="00533A30">
        <w:rPr>
          <w:highlight w:val="white"/>
        </w:rPr>
        <w:t xml:space="preserve">              (rightSymbol.IsExternOrStatic() &amp;&amp;</w:t>
      </w:r>
    </w:p>
    <w:p w14:paraId="5FF41134" w14:textId="77777777" w:rsidR="00D935A0" w:rsidRPr="00533A30" w:rsidRDefault="00D935A0" w:rsidP="00533A30">
      <w:pPr>
        <w:pStyle w:val="Code"/>
        <w:rPr>
          <w:highlight w:val="white"/>
        </w:rPr>
      </w:pPr>
      <w:r w:rsidRPr="00533A30">
        <w:rPr>
          <w:highlight w:val="white"/>
        </w:rPr>
        <w:t xml:space="preserve">              rightSymbol.Type.IsArrayFunctionOrString())) {</w:t>
      </w:r>
    </w:p>
    <w:p w14:paraId="3144E942" w14:textId="77777777" w:rsidR="00D935A0" w:rsidRPr="00533A30" w:rsidRDefault="00D935A0" w:rsidP="00533A30">
      <w:pPr>
        <w:pStyle w:val="Code"/>
        <w:rPr>
          <w:highlight w:val="white"/>
        </w:rPr>
      </w:pPr>
      <w:r w:rsidRPr="00533A30">
        <w:rPr>
          <w:highlight w:val="white"/>
        </w:rPr>
        <w:t xml:space="preserve">            AddAssemblyCode(sizeOperator, Base(leftSymbol),</w:t>
      </w:r>
    </w:p>
    <w:p w14:paraId="3BB55BFF" w14:textId="77777777" w:rsidR="00D935A0" w:rsidRPr="00533A30" w:rsidRDefault="00D935A0" w:rsidP="00533A30">
      <w:pPr>
        <w:pStyle w:val="Code"/>
        <w:rPr>
          <w:highlight w:val="white"/>
        </w:rPr>
      </w:pPr>
      <w:r w:rsidRPr="00533A30">
        <w:rPr>
          <w:highlight w:val="white"/>
        </w:rPr>
        <w:t xml:space="preserve">                            Offset(leftSymbol), ValueOrAddress(rightSymbol));</w:t>
      </w:r>
    </w:p>
    <w:p w14:paraId="3797295E" w14:textId="77777777" w:rsidR="00D935A0" w:rsidRPr="00533A30" w:rsidRDefault="00D935A0" w:rsidP="00533A30">
      <w:pPr>
        <w:pStyle w:val="Code"/>
        <w:rPr>
          <w:highlight w:val="white"/>
        </w:rPr>
      </w:pPr>
      <w:r w:rsidRPr="00533A30">
        <w:rPr>
          <w:highlight w:val="white"/>
        </w:rPr>
        <w:t xml:space="preserve">            return;</w:t>
      </w:r>
    </w:p>
    <w:p w14:paraId="3D1ACBEC" w14:textId="77777777" w:rsidR="00D935A0" w:rsidRPr="00533A30" w:rsidRDefault="00D935A0" w:rsidP="00533A30">
      <w:pPr>
        <w:pStyle w:val="Code"/>
        <w:rPr>
          <w:highlight w:val="white"/>
        </w:rPr>
      </w:pPr>
      <w:r w:rsidRPr="00533A30">
        <w:rPr>
          <w:highlight w:val="white"/>
        </w:rPr>
        <w:t xml:space="preserve">          }</w:t>
      </w:r>
    </w:p>
    <w:p w14:paraId="480DEF3B" w14:textId="77777777" w:rsidR="00D935A0" w:rsidRPr="00533A30" w:rsidRDefault="00D935A0" w:rsidP="00533A30">
      <w:pPr>
        <w:pStyle w:val="Code"/>
        <w:rPr>
          <w:highlight w:val="white"/>
        </w:rPr>
      </w:pPr>
      <w:r w:rsidRPr="00533A30">
        <w:rPr>
          <w:highlight w:val="white"/>
        </w:rPr>
        <w:t xml:space="preserve">        }</w:t>
      </w:r>
    </w:p>
    <w:p w14:paraId="599F83BF" w14:textId="77777777" w:rsidR="00D935A0" w:rsidRPr="00533A30" w:rsidRDefault="00D935A0" w:rsidP="00533A30">
      <w:pPr>
        <w:pStyle w:val="Code"/>
        <w:rPr>
          <w:highlight w:val="white"/>
        </w:rPr>
      </w:pPr>
    </w:p>
    <w:p w14:paraId="578E2401" w14:textId="77777777" w:rsidR="00D935A0" w:rsidRPr="00533A30" w:rsidRDefault="00D935A0" w:rsidP="00533A30">
      <w:pPr>
        <w:pStyle w:val="Code"/>
        <w:rPr>
          <w:highlight w:val="white"/>
        </w:rPr>
      </w:pPr>
      <w:r w:rsidRPr="00533A30">
        <w:rPr>
          <w:highlight w:val="white"/>
        </w:rPr>
        <w:t xml:space="preserve">        if (rightSymbol.IsAutoOrRegister() &amp;&amp;</w:t>
      </w:r>
    </w:p>
    <w:p w14:paraId="0308309B" w14:textId="77777777" w:rsidR="00D935A0" w:rsidRPr="00533A30" w:rsidRDefault="00D935A0" w:rsidP="00533A30">
      <w:pPr>
        <w:pStyle w:val="Code"/>
        <w:rPr>
          <w:highlight w:val="white"/>
        </w:rPr>
      </w:pPr>
      <w:r w:rsidRPr="00533A30">
        <w:rPr>
          <w:highlight w:val="white"/>
        </w:rPr>
        <w:t xml:space="preserve">            rightSymbol.Type.IsArray()) {</w:t>
      </w:r>
    </w:p>
    <w:p w14:paraId="6C3D4F8C" w14:textId="77777777" w:rsidR="00D935A0" w:rsidRPr="00533A30" w:rsidRDefault="00D935A0" w:rsidP="00533A30">
      <w:pPr>
        <w:pStyle w:val="Code"/>
        <w:rPr>
          <w:highlight w:val="white"/>
        </w:rPr>
      </w:pPr>
      <w:r w:rsidRPr="00533A30">
        <w:rPr>
          <w:highlight w:val="white"/>
        </w:rPr>
        <w:t xml:space="preserve">          rightTrack = LoadValueToRegister(rightSymbol);</w:t>
      </w:r>
    </w:p>
    <w:p w14:paraId="07219245" w14:textId="77777777" w:rsidR="00D935A0" w:rsidRPr="00533A30" w:rsidRDefault="00D935A0" w:rsidP="00533A30">
      <w:pPr>
        <w:pStyle w:val="Code"/>
        <w:rPr>
          <w:highlight w:val="white"/>
        </w:rPr>
      </w:pPr>
      <w:r w:rsidRPr="00533A30">
        <w:rPr>
          <w:highlight w:val="white"/>
        </w:rPr>
        <w:t xml:space="preserve">        }</w:t>
      </w:r>
    </w:p>
    <w:p w14:paraId="2DF5148B" w14:textId="77777777" w:rsidR="00D935A0" w:rsidRPr="00533A30" w:rsidRDefault="00D935A0" w:rsidP="00533A30">
      <w:pPr>
        <w:pStyle w:val="Code"/>
        <w:rPr>
          <w:highlight w:val="white"/>
        </w:rPr>
      </w:pPr>
      <w:r w:rsidRPr="00533A30">
        <w:rPr>
          <w:highlight w:val="white"/>
        </w:rPr>
        <w:t xml:space="preserve">        else {</w:t>
      </w:r>
    </w:p>
    <w:p w14:paraId="2E21EA2B" w14:textId="77777777" w:rsidR="00D935A0" w:rsidRPr="00533A30" w:rsidRDefault="00D935A0" w:rsidP="00533A30">
      <w:pPr>
        <w:pStyle w:val="Code"/>
        <w:rPr>
          <w:highlight w:val="white"/>
        </w:rPr>
      </w:pPr>
      <w:r w:rsidRPr="00533A30">
        <w:rPr>
          <w:highlight w:val="white"/>
        </w:rPr>
        <w:t xml:space="preserve">          leftTrack = LoadValueToRegister(leftSymbol);</w:t>
      </w:r>
    </w:p>
    <w:p w14:paraId="66214D02" w14:textId="77777777" w:rsidR="00D935A0" w:rsidRPr="00533A30" w:rsidRDefault="00D935A0" w:rsidP="00533A30">
      <w:pPr>
        <w:pStyle w:val="Code"/>
        <w:rPr>
          <w:highlight w:val="white"/>
        </w:rPr>
      </w:pPr>
      <w:r w:rsidRPr="00533A30">
        <w:rPr>
          <w:highlight w:val="white"/>
        </w:rPr>
        <w:t xml:space="preserve">        }</w:t>
      </w:r>
    </w:p>
    <w:p w14:paraId="26943A51" w14:textId="77777777" w:rsidR="00D935A0" w:rsidRPr="00533A30" w:rsidRDefault="00D935A0" w:rsidP="00533A30">
      <w:pPr>
        <w:pStyle w:val="Code"/>
        <w:rPr>
          <w:highlight w:val="white"/>
        </w:rPr>
      </w:pPr>
      <w:r w:rsidRPr="00533A30">
        <w:rPr>
          <w:highlight w:val="white"/>
        </w:rPr>
        <w:t xml:space="preserve">      }</w:t>
      </w:r>
    </w:p>
    <w:p w14:paraId="1F8E012E" w14:textId="77777777" w:rsidR="00D935A0" w:rsidRPr="00533A30" w:rsidRDefault="00D935A0" w:rsidP="00533A30">
      <w:pPr>
        <w:pStyle w:val="Code"/>
        <w:rPr>
          <w:highlight w:val="white"/>
        </w:rPr>
      </w:pPr>
    </w:p>
    <w:p w14:paraId="25D00DB1" w14:textId="77777777" w:rsidR="00D935A0" w:rsidRPr="00533A30" w:rsidRDefault="00D935A0" w:rsidP="00533A30">
      <w:pPr>
        <w:pStyle w:val="Code"/>
        <w:rPr>
          <w:highlight w:val="white"/>
        </w:rPr>
      </w:pPr>
      <w:r w:rsidRPr="00533A30">
        <w:rPr>
          <w:highlight w:val="white"/>
        </w:rPr>
        <w:t xml:space="preserve">      if (leftTrack != null) {</w:t>
      </w:r>
    </w:p>
    <w:p w14:paraId="39A9F9D2" w14:textId="77777777" w:rsidR="00D935A0" w:rsidRPr="00533A30" w:rsidRDefault="00D935A0" w:rsidP="00533A30">
      <w:pPr>
        <w:pStyle w:val="Code"/>
        <w:rPr>
          <w:highlight w:val="white"/>
        </w:rPr>
      </w:pPr>
      <w:r w:rsidRPr="00533A30">
        <w:rPr>
          <w:highlight w:val="white"/>
        </w:rPr>
        <w:t xml:space="preserve">        if (rightSymbol.Type.IsArrayOrFunction()) {</w:t>
      </w:r>
    </w:p>
    <w:p w14:paraId="48E1C1CF" w14:textId="77777777" w:rsidR="00D935A0" w:rsidRPr="00533A30" w:rsidRDefault="00D935A0" w:rsidP="00533A30">
      <w:pPr>
        <w:pStyle w:val="Code"/>
        <w:rPr>
          <w:highlight w:val="white"/>
        </w:rPr>
      </w:pPr>
      <w:r w:rsidRPr="00533A30">
        <w:rPr>
          <w:highlight w:val="white"/>
        </w:rPr>
        <w:t xml:space="preserve">          rightTrack = LoadValueToRegister(rightSymbol);</w:t>
      </w:r>
    </w:p>
    <w:p w14:paraId="17D4F7D8" w14:textId="77777777" w:rsidR="00D935A0" w:rsidRPr="00533A30" w:rsidRDefault="00D935A0" w:rsidP="00533A30">
      <w:pPr>
        <w:pStyle w:val="Code"/>
        <w:rPr>
          <w:highlight w:val="white"/>
        </w:rPr>
      </w:pPr>
      <w:r w:rsidRPr="00533A30">
        <w:rPr>
          <w:highlight w:val="white"/>
        </w:rPr>
        <w:t xml:space="preserve">        }</w:t>
      </w:r>
    </w:p>
    <w:p w14:paraId="6034E48C" w14:textId="77777777" w:rsidR="00D935A0" w:rsidRPr="00533A30" w:rsidRDefault="00D935A0" w:rsidP="00533A30">
      <w:pPr>
        <w:pStyle w:val="Code"/>
        <w:rPr>
          <w:highlight w:val="white"/>
        </w:rPr>
      </w:pPr>
    </w:p>
    <w:p w14:paraId="6830A8D9" w14:textId="77777777" w:rsidR="00D935A0" w:rsidRPr="00533A30" w:rsidRDefault="00D935A0" w:rsidP="00533A30">
      <w:pPr>
        <w:pStyle w:val="Code"/>
        <w:rPr>
          <w:highlight w:val="white"/>
        </w:rPr>
      </w:pPr>
      <w:r w:rsidRPr="00533A30">
        <w:rPr>
          <w:highlight w:val="white"/>
        </w:rPr>
        <w:t xml:space="preserve">        if ((rightSymbol.Value is BigInteger) ||</w:t>
      </w:r>
    </w:p>
    <w:p w14:paraId="2DCA6C71" w14:textId="77777777" w:rsidR="00D935A0" w:rsidRPr="00533A30" w:rsidRDefault="00D935A0" w:rsidP="00533A30">
      <w:pPr>
        <w:pStyle w:val="Code"/>
        <w:rPr>
          <w:highlight w:val="white"/>
        </w:rPr>
      </w:pPr>
      <w:r w:rsidRPr="00533A30">
        <w:rPr>
          <w:highlight w:val="white"/>
        </w:rPr>
        <w:t xml:space="preserve">            (rightSymbol.IsExternOrStatic() &amp;&amp;</w:t>
      </w:r>
    </w:p>
    <w:p w14:paraId="49AEFC33" w14:textId="77777777" w:rsidR="00D935A0" w:rsidRPr="00533A30" w:rsidRDefault="00D935A0" w:rsidP="00533A30">
      <w:pPr>
        <w:pStyle w:val="Code"/>
        <w:rPr>
          <w:highlight w:val="white"/>
        </w:rPr>
      </w:pPr>
      <w:r w:rsidRPr="00533A30">
        <w:rPr>
          <w:highlight w:val="white"/>
        </w:rPr>
        <w:t xml:space="preserve">             rightSymbol.Type.IsArrayFunctionOrString())) {</w:t>
      </w:r>
    </w:p>
    <w:p w14:paraId="590DFF80" w14:textId="77777777" w:rsidR="00D935A0" w:rsidRPr="00533A30" w:rsidRDefault="00D935A0" w:rsidP="00533A30">
      <w:pPr>
        <w:pStyle w:val="Code"/>
        <w:rPr>
          <w:highlight w:val="white"/>
        </w:rPr>
      </w:pPr>
      <w:r w:rsidRPr="00533A30">
        <w:rPr>
          <w:highlight w:val="white"/>
        </w:rPr>
        <w:t xml:space="preserve">          AddAssemblyCode(AssemblyOperator.cmp, leftTrack,</w:t>
      </w:r>
    </w:p>
    <w:p w14:paraId="090FBC94" w14:textId="77777777" w:rsidR="00D935A0" w:rsidRPr="00533A30" w:rsidRDefault="00D935A0" w:rsidP="00533A30">
      <w:pPr>
        <w:pStyle w:val="Code"/>
        <w:rPr>
          <w:highlight w:val="white"/>
        </w:rPr>
      </w:pPr>
      <w:r w:rsidRPr="00533A30">
        <w:rPr>
          <w:highlight w:val="white"/>
        </w:rPr>
        <w:t xml:space="preserve">                          ValueOrAddress(rightSymbol)); // cmp ax, 123</w:t>
      </w:r>
    </w:p>
    <w:p w14:paraId="3BC21C88" w14:textId="77777777" w:rsidR="00D935A0" w:rsidRPr="00533A30" w:rsidRDefault="00D935A0" w:rsidP="00533A30">
      <w:pPr>
        <w:pStyle w:val="Code"/>
        <w:rPr>
          <w:highlight w:val="white"/>
        </w:rPr>
      </w:pPr>
      <w:r w:rsidRPr="00533A30">
        <w:rPr>
          <w:highlight w:val="white"/>
        </w:rPr>
        <w:t xml:space="preserve">        }</w:t>
      </w:r>
    </w:p>
    <w:p w14:paraId="20CD720A" w14:textId="33DC24AA" w:rsidR="00D935A0" w:rsidRPr="00533A30" w:rsidRDefault="00D935A0" w:rsidP="00533A30">
      <w:pPr>
        <w:pStyle w:val="Code"/>
        <w:rPr>
          <w:highlight w:val="white"/>
        </w:rPr>
      </w:pPr>
      <w:r w:rsidRPr="00533A30">
        <w:rPr>
          <w:highlight w:val="white"/>
        </w:rPr>
        <w:t xml:space="preserve">        else if (rightTrack != null) {</w:t>
      </w:r>
      <w:r w:rsidR="00654CA1" w:rsidRPr="00533A30">
        <w:rPr>
          <w:highlight w:val="white"/>
        </w:rPr>
        <w:t xml:space="preserve"> // cmp ax, bx</w:t>
      </w:r>
    </w:p>
    <w:p w14:paraId="049C9AF1" w14:textId="3DD8D83F" w:rsidR="00D935A0" w:rsidRPr="00533A30" w:rsidRDefault="00D935A0" w:rsidP="00533A30">
      <w:pPr>
        <w:pStyle w:val="Code"/>
        <w:rPr>
          <w:highlight w:val="white"/>
        </w:rPr>
      </w:pPr>
      <w:r w:rsidRPr="00533A30">
        <w:rPr>
          <w:highlight w:val="white"/>
        </w:rPr>
        <w:t xml:space="preserve">          AddAssemblyCode(AssemblyOperator.cmp, leftTrack, rightTrack);</w:t>
      </w:r>
    </w:p>
    <w:p w14:paraId="06F0B099" w14:textId="77777777" w:rsidR="00D935A0" w:rsidRPr="00533A30" w:rsidRDefault="00D935A0" w:rsidP="00533A30">
      <w:pPr>
        <w:pStyle w:val="Code"/>
        <w:rPr>
          <w:highlight w:val="white"/>
        </w:rPr>
      </w:pPr>
      <w:r w:rsidRPr="00533A30">
        <w:rPr>
          <w:highlight w:val="white"/>
        </w:rPr>
        <w:t xml:space="preserve">          m_trackMap.Remove(rightSymbol);</w:t>
      </w:r>
    </w:p>
    <w:p w14:paraId="5AB39507" w14:textId="77777777" w:rsidR="00D935A0" w:rsidRPr="00533A30" w:rsidRDefault="00D935A0" w:rsidP="00533A30">
      <w:pPr>
        <w:pStyle w:val="Code"/>
        <w:rPr>
          <w:highlight w:val="white"/>
        </w:rPr>
      </w:pPr>
      <w:r w:rsidRPr="00533A30">
        <w:rPr>
          <w:highlight w:val="white"/>
        </w:rPr>
        <w:t xml:space="preserve">        }</w:t>
      </w:r>
    </w:p>
    <w:p w14:paraId="36691745" w14:textId="0747A187" w:rsidR="00D935A0" w:rsidRPr="00533A30" w:rsidRDefault="00D935A0" w:rsidP="00533A30">
      <w:pPr>
        <w:pStyle w:val="Code"/>
        <w:rPr>
          <w:highlight w:val="white"/>
        </w:rPr>
      </w:pPr>
      <w:r w:rsidRPr="00533A30">
        <w:rPr>
          <w:highlight w:val="white"/>
        </w:rPr>
        <w:t xml:space="preserve">        else {</w:t>
      </w:r>
      <w:r w:rsidR="00CC27A9" w:rsidRPr="00533A30">
        <w:rPr>
          <w:highlight w:val="white"/>
        </w:rPr>
        <w:t xml:space="preserve"> // cmp ax, [bp + 2]</w:t>
      </w:r>
    </w:p>
    <w:p w14:paraId="78AE70DA" w14:textId="77777777" w:rsidR="00D935A0" w:rsidRPr="00533A30" w:rsidRDefault="00D935A0" w:rsidP="00533A30">
      <w:pPr>
        <w:pStyle w:val="Code"/>
        <w:rPr>
          <w:highlight w:val="white"/>
        </w:rPr>
      </w:pPr>
      <w:r w:rsidRPr="00533A30">
        <w:rPr>
          <w:highlight w:val="white"/>
        </w:rPr>
        <w:t xml:space="preserve">          AddAssemblyCode(AssemblyOperator.cmp, leftTrack,</w:t>
      </w:r>
    </w:p>
    <w:p w14:paraId="572C63A3" w14:textId="016F712E" w:rsidR="00D935A0" w:rsidRPr="00533A30" w:rsidRDefault="00D935A0" w:rsidP="00533A30">
      <w:pPr>
        <w:pStyle w:val="Code"/>
        <w:rPr>
          <w:highlight w:val="white"/>
        </w:rPr>
      </w:pPr>
      <w:r w:rsidRPr="00533A30">
        <w:rPr>
          <w:highlight w:val="white"/>
        </w:rPr>
        <w:t xml:space="preserve">                          Base(rightSymbol), Offset(rightSymbol));</w:t>
      </w:r>
    </w:p>
    <w:p w14:paraId="5CF75B93" w14:textId="77777777" w:rsidR="00D935A0" w:rsidRPr="00533A30" w:rsidRDefault="00D935A0" w:rsidP="00533A30">
      <w:pPr>
        <w:pStyle w:val="Code"/>
        <w:rPr>
          <w:highlight w:val="white"/>
        </w:rPr>
      </w:pPr>
      <w:r w:rsidRPr="00533A30">
        <w:rPr>
          <w:highlight w:val="white"/>
        </w:rPr>
        <w:t xml:space="preserve">        }</w:t>
      </w:r>
    </w:p>
    <w:p w14:paraId="1880FDCE" w14:textId="77777777" w:rsidR="00D935A0" w:rsidRPr="00533A30" w:rsidRDefault="00D935A0" w:rsidP="00533A30">
      <w:pPr>
        <w:pStyle w:val="Code"/>
        <w:rPr>
          <w:highlight w:val="white"/>
        </w:rPr>
      </w:pPr>
    </w:p>
    <w:p w14:paraId="279594CA" w14:textId="77777777" w:rsidR="00D935A0" w:rsidRPr="00533A30" w:rsidRDefault="00D935A0" w:rsidP="00533A30">
      <w:pPr>
        <w:pStyle w:val="Code"/>
        <w:rPr>
          <w:highlight w:val="white"/>
        </w:rPr>
      </w:pPr>
      <w:r w:rsidRPr="00533A30">
        <w:rPr>
          <w:highlight w:val="white"/>
        </w:rPr>
        <w:t xml:space="preserve">        m_trackMap.Remove(leftSymbol);</w:t>
      </w:r>
    </w:p>
    <w:p w14:paraId="3079D1C4" w14:textId="77777777" w:rsidR="00D935A0" w:rsidRPr="00533A30" w:rsidRDefault="00D935A0" w:rsidP="00533A30">
      <w:pPr>
        <w:pStyle w:val="Code"/>
        <w:rPr>
          <w:highlight w:val="white"/>
        </w:rPr>
      </w:pPr>
      <w:r w:rsidRPr="00533A30">
        <w:rPr>
          <w:highlight w:val="white"/>
        </w:rPr>
        <w:t xml:space="preserve">      }</w:t>
      </w:r>
    </w:p>
    <w:p w14:paraId="4C711183" w14:textId="77777777" w:rsidR="00D935A0" w:rsidRPr="00533A30" w:rsidRDefault="00D935A0" w:rsidP="00533A30">
      <w:pPr>
        <w:pStyle w:val="Code"/>
        <w:rPr>
          <w:highlight w:val="white"/>
        </w:rPr>
      </w:pPr>
      <w:r w:rsidRPr="00533A30">
        <w:rPr>
          <w:highlight w:val="white"/>
        </w:rPr>
        <w:t xml:space="preserve">      else { // rightTrack != null</w:t>
      </w:r>
    </w:p>
    <w:p w14:paraId="28B9A91B" w14:textId="77777777" w:rsidR="00D935A0" w:rsidRPr="00533A30" w:rsidRDefault="00D935A0" w:rsidP="00533A30">
      <w:pPr>
        <w:pStyle w:val="Code"/>
        <w:rPr>
          <w:highlight w:val="white"/>
        </w:rPr>
      </w:pPr>
      <w:r w:rsidRPr="00533A30">
        <w:rPr>
          <w:highlight w:val="white"/>
        </w:rPr>
        <w:t xml:space="preserve">        Assert.ErrorXXX(!(leftSymbol.Value is BigInteger));</w:t>
      </w:r>
    </w:p>
    <w:p w14:paraId="75993477" w14:textId="77777777" w:rsidR="00D935A0" w:rsidRPr="00533A30" w:rsidRDefault="00D935A0" w:rsidP="00533A30">
      <w:pPr>
        <w:pStyle w:val="Code"/>
        <w:rPr>
          <w:highlight w:val="white"/>
        </w:rPr>
      </w:pPr>
    </w:p>
    <w:p w14:paraId="117EBA43" w14:textId="77777777" w:rsidR="00D935A0" w:rsidRPr="00533A30" w:rsidRDefault="00D935A0" w:rsidP="00533A30">
      <w:pPr>
        <w:pStyle w:val="Code"/>
        <w:rPr>
          <w:highlight w:val="white"/>
        </w:rPr>
      </w:pPr>
      <w:r w:rsidRPr="00533A30">
        <w:rPr>
          <w:highlight w:val="white"/>
        </w:rPr>
        <w:lastRenderedPageBreak/>
        <w:t xml:space="preserve">        if ((leftSymbol.IsExternOrStatic() &amp;&amp;</w:t>
      </w:r>
    </w:p>
    <w:p w14:paraId="45BC47B9" w14:textId="77777777" w:rsidR="00D935A0" w:rsidRPr="00533A30" w:rsidRDefault="00D935A0" w:rsidP="00533A30">
      <w:pPr>
        <w:pStyle w:val="Code"/>
        <w:rPr>
          <w:highlight w:val="white"/>
        </w:rPr>
      </w:pPr>
      <w:r w:rsidRPr="00533A30">
        <w:rPr>
          <w:highlight w:val="white"/>
        </w:rPr>
        <w:t xml:space="preserve">             leftSymbol.Type.IsArrayFunctionOrString()) ||</w:t>
      </w:r>
    </w:p>
    <w:p w14:paraId="63186490" w14:textId="77777777" w:rsidR="00D935A0" w:rsidRPr="00533A30" w:rsidRDefault="00D935A0" w:rsidP="00533A30">
      <w:pPr>
        <w:pStyle w:val="Code"/>
        <w:rPr>
          <w:highlight w:val="white"/>
        </w:rPr>
      </w:pPr>
      <w:r w:rsidRPr="00533A30">
        <w:rPr>
          <w:highlight w:val="white"/>
        </w:rPr>
        <w:t xml:space="preserve">             (leftSymbol.IsAutoOrRegister() &amp;&amp;</w:t>
      </w:r>
    </w:p>
    <w:p w14:paraId="39D6D8C8" w14:textId="77777777" w:rsidR="00D935A0" w:rsidRPr="00533A30" w:rsidRDefault="00D935A0" w:rsidP="00533A30">
      <w:pPr>
        <w:pStyle w:val="Code"/>
        <w:rPr>
          <w:highlight w:val="white"/>
        </w:rPr>
      </w:pPr>
      <w:r w:rsidRPr="00533A30">
        <w:rPr>
          <w:highlight w:val="white"/>
        </w:rPr>
        <w:t xml:space="preserve">              leftSymbol.Type.IsArray())) {</w:t>
      </w:r>
    </w:p>
    <w:p w14:paraId="02473CCA" w14:textId="77777777" w:rsidR="00D935A0" w:rsidRPr="00533A30" w:rsidRDefault="00D935A0" w:rsidP="00533A30">
      <w:pPr>
        <w:pStyle w:val="Code"/>
        <w:rPr>
          <w:highlight w:val="white"/>
        </w:rPr>
      </w:pPr>
      <w:r w:rsidRPr="00533A30">
        <w:rPr>
          <w:highlight w:val="white"/>
        </w:rPr>
        <w:t xml:space="preserve">          leftTrack = LoadValueToRegister(leftSymbol);</w:t>
      </w:r>
    </w:p>
    <w:p w14:paraId="01F3B37B" w14:textId="77777777" w:rsidR="00D935A0" w:rsidRPr="00533A30" w:rsidRDefault="00D935A0" w:rsidP="00533A30">
      <w:pPr>
        <w:pStyle w:val="Code"/>
        <w:rPr>
          <w:highlight w:val="white"/>
        </w:rPr>
      </w:pPr>
      <w:r w:rsidRPr="00533A30">
        <w:rPr>
          <w:highlight w:val="white"/>
        </w:rPr>
        <w:t xml:space="preserve">          AddAssemblyCode(AssemblyOperator.cmp, leftTrack, rightTrack);</w:t>
      </w:r>
    </w:p>
    <w:p w14:paraId="7D391B99" w14:textId="77777777" w:rsidR="00D935A0" w:rsidRPr="00533A30" w:rsidRDefault="00D935A0" w:rsidP="00533A30">
      <w:pPr>
        <w:pStyle w:val="Code"/>
        <w:rPr>
          <w:highlight w:val="white"/>
        </w:rPr>
      </w:pPr>
      <w:r w:rsidRPr="00533A30">
        <w:rPr>
          <w:highlight w:val="white"/>
        </w:rPr>
        <w:t xml:space="preserve">        }</w:t>
      </w:r>
    </w:p>
    <w:p w14:paraId="12E4A9FA" w14:textId="77777777" w:rsidR="00D935A0" w:rsidRPr="00533A30" w:rsidRDefault="00D935A0" w:rsidP="00533A30">
      <w:pPr>
        <w:pStyle w:val="Code"/>
        <w:rPr>
          <w:highlight w:val="white"/>
        </w:rPr>
      </w:pPr>
      <w:r w:rsidRPr="00533A30">
        <w:rPr>
          <w:highlight w:val="white"/>
        </w:rPr>
        <w:t xml:space="preserve">        else {</w:t>
      </w:r>
    </w:p>
    <w:p w14:paraId="69598F4B" w14:textId="77777777" w:rsidR="00D935A0" w:rsidRPr="00533A30" w:rsidRDefault="00D935A0" w:rsidP="00533A30">
      <w:pPr>
        <w:pStyle w:val="Code"/>
        <w:rPr>
          <w:highlight w:val="white"/>
        </w:rPr>
      </w:pPr>
      <w:r w:rsidRPr="00533A30">
        <w:rPr>
          <w:highlight w:val="white"/>
        </w:rPr>
        <w:t xml:space="preserve">          AddAssemblyCode(AssemblyOperator.cmp, Base(leftSymbol),</w:t>
      </w:r>
    </w:p>
    <w:p w14:paraId="2BDB2848" w14:textId="77777777" w:rsidR="00D935A0" w:rsidRPr="00533A30" w:rsidRDefault="00D935A0" w:rsidP="00533A30">
      <w:pPr>
        <w:pStyle w:val="Code"/>
        <w:rPr>
          <w:highlight w:val="white"/>
        </w:rPr>
      </w:pPr>
      <w:r w:rsidRPr="00533A30">
        <w:rPr>
          <w:highlight w:val="white"/>
        </w:rPr>
        <w:t xml:space="preserve">                          Offset(leftSymbol), rightTrack);</w:t>
      </w:r>
    </w:p>
    <w:p w14:paraId="11A52B8D" w14:textId="77777777" w:rsidR="00D935A0" w:rsidRPr="00533A30" w:rsidRDefault="00D935A0" w:rsidP="00533A30">
      <w:pPr>
        <w:pStyle w:val="Code"/>
        <w:rPr>
          <w:highlight w:val="white"/>
        </w:rPr>
      </w:pPr>
      <w:r w:rsidRPr="00533A30">
        <w:rPr>
          <w:highlight w:val="white"/>
        </w:rPr>
        <w:t xml:space="preserve">        }</w:t>
      </w:r>
    </w:p>
    <w:p w14:paraId="08846817" w14:textId="77777777" w:rsidR="00D935A0" w:rsidRPr="00533A30" w:rsidRDefault="00D935A0" w:rsidP="00533A30">
      <w:pPr>
        <w:pStyle w:val="Code"/>
        <w:rPr>
          <w:highlight w:val="white"/>
        </w:rPr>
      </w:pPr>
    </w:p>
    <w:p w14:paraId="5A99DFBE" w14:textId="77777777" w:rsidR="00D935A0" w:rsidRPr="00533A30" w:rsidRDefault="00D935A0" w:rsidP="00533A30">
      <w:pPr>
        <w:pStyle w:val="Code"/>
        <w:rPr>
          <w:highlight w:val="white"/>
        </w:rPr>
      </w:pPr>
      <w:r w:rsidRPr="00533A30">
        <w:rPr>
          <w:highlight w:val="white"/>
        </w:rPr>
        <w:t xml:space="preserve">        m_trackMap.Remove(rightSymbol);</w:t>
      </w:r>
    </w:p>
    <w:p w14:paraId="5C296E5D" w14:textId="77777777" w:rsidR="00D935A0" w:rsidRPr="00533A30" w:rsidRDefault="00D935A0" w:rsidP="00533A30">
      <w:pPr>
        <w:pStyle w:val="Code"/>
        <w:rPr>
          <w:highlight w:val="white"/>
        </w:rPr>
      </w:pPr>
      <w:r w:rsidRPr="00533A30">
        <w:rPr>
          <w:highlight w:val="white"/>
        </w:rPr>
        <w:t xml:space="preserve">      }</w:t>
      </w:r>
    </w:p>
    <w:p w14:paraId="3C7BC6AB" w14:textId="77777777" w:rsidR="00D935A0" w:rsidRPr="00533A30" w:rsidRDefault="00D935A0" w:rsidP="00533A30">
      <w:pPr>
        <w:pStyle w:val="Code"/>
        <w:rPr>
          <w:highlight w:val="white"/>
        </w:rPr>
      </w:pPr>
      <w:r w:rsidRPr="00533A30">
        <w:rPr>
          <w:highlight w:val="white"/>
        </w:rPr>
        <w:t xml:space="preserve">    }</w:t>
      </w:r>
    </w:p>
    <w:p w14:paraId="738162A3" w14:textId="6C33EF0C" w:rsidR="00D935A0" w:rsidRPr="00533A30" w:rsidRDefault="007A4296" w:rsidP="007A4296">
      <w:pPr>
        <w:rPr>
          <w:highlight w:val="white"/>
        </w:rPr>
      </w:pPr>
      <w:r>
        <w:rPr>
          <w:highlight w:val="white"/>
        </w:rPr>
        <w:t xml:space="preserve">The </w:t>
      </w:r>
      <w:r w:rsidRPr="00913F4D">
        <w:rPr>
          <w:rStyle w:val="KeyWord0"/>
          <w:highlight w:val="white"/>
        </w:rPr>
        <w:t>ValueOrAddress</w:t>
      </w:r>
      <w:r>
        <w:rPr>
          <w:highlight w:val="white"/>
        </w:rPr>
        <w:t xml:space="preserve"> method </w:t>
      </w:r>
      <w:r w:rsidR="00913F4D">
        <w:rPr>
          <w:highlight w:val="white"/>
        </w:rPr>
        <w:t xml:space="preserve">return the value of a symbol, as a </w:t>
      </w:r>
      <w:r w:rsidR="00913F4D" w:rsidRPr="00913F4D">
        <w:rPr>
          <w:rStyle w:val="KeyWord0"/>
          <w:highlight w:val="white"/>
        </w:rPr>
        <w:t>BigInteger</w:t>
      </w:r>
      <w:r w:rsidR="00913F4D">
        <w:rPr>
          <w:highlight w:val="white"/>
        </w:rPr>
        <w:t xml:space="preserve"> object, or </w:t>
      </w:r>
      <w:r w:rsidR="005C48DC">
        <w:rPr>
          <w:highlight w:val="white"/>
        </w:rPr>
        <w:t xml:space="preserve">its address, as a </w:t>
      </w:r>
      <w:r w:rsidR="005C48DC" w:rsidRPr="005C48DC">
        <w:rPr>
          <w:rStyle w:val="KeyWord0"/>
          <w:highlight w:val="white"/>
        </w:rPr>
        <w:t>Track</w:t>
      </w:r>
      <w:r w:rsidR="005C48DC">
        <w:rPr>
          <w:highlight w:val="white"/>
        </w:rPr>
        <w:t xml:space="preserve"> object, </w:t>
      </w:r>
      <w:r w:rsidR="00120E0B">
        <w:rPr>
          <w:highlight w:val="white"/>
        </w:rPr>
        <w:t>or its name.</w:t>
      </w:r>
    </w:p>
    <w:p w14:paraId="45B20339" w14:textId="77777777" w:rsidR="00D935A0" w:rsidRPr="00533A30" w:rsidRDefault="00D935A0" w:rsidP="00533A30">
      <w:pPr>
        <w:pStyle w:val="Code"/>
        <w:rPr>
          <w:highlight w:val="white"/>
        </w:rPr>
      </w:pPr>
      <w:r w:rsidRPr="00533A30">
        <w:rPr>
          <w:highlight w:val="white"/>
        </w:rPr>
        <w:t xml:space="preserve">    private object ValueOrAddress(Symbol symbol) {</w:t>
      </w:r>
    </w:p>
    <w:p w14:paraId="59326CDC" w14:textId="77777777" w:rsidR="00D935A0" w:rsidRPr="00533A30" w:rsidRDefault="00D935A0" w:rsidP="00533A30">
      <w:pPr>
        <w:pStyle w:val="Code"/>
        <w:rPr>
          <w:highlight w:val="white"/>
        </w:rPr>
      </w:pPr>
      <w:r w:rsidRPr="00533A30">
        <w:rPr>
          <w:highlight w:val="white"/>
        </w:rPr>
        <w:t xml:space="preserve">      if (symbol.Value is BigInteger) {</w:t>
      </w:r>
    </w:p>
    <w:p w14:paraId="7E8714E0" w14:textId="77777777" w:rsidR="00D935A0" w:rsidRPr="00533A30" w:rsidRDefault="00D935A0" w:rsidP="00533A30">
      <w:pPr>
        <w:pStyle w:val="Code"/>
        <w:rPr>
          <w:highlight w:val="white"/>
        </w:rPr>
      </w:pPr>
      <w:r w:rsidRPr="00533A30">
        <w:rPr>
          <w:highlight w:val="white"/>
        </w:rPr>
        <w:t xml:space="preserve">        return ((BigInteger) symbol.Value);</w:t>
      </w:r>
    </w:p>
    <w:p w14:paraId="1F38D73A" w14:textId="77777777" w:rsidR="00D935A0" w:rsidRPr="00533A30" w:rsidRDefault="00D935A0" w:rsidP="00533A30">
      <w:pPr>
        <w:pStyle w:val="Code"/>
        <w:rPr>
          <w:highlight w:val="white"/>
        </w:rPr>
      </w:pPr>
      <w:r w:rsidRPr="00533A30">
        <w:rPr>
          <w:highlight w:val="white"/>
        </w:rPr>
        <w:t xml:space="preserve">      }</w:t>
      </w:r>
    </w:p>
    <w:p w14:paraId="62A59DAA" w14:textId="77777777" w:rsidR="00D935A0" w:rsidRPr="00533A30" w:rsidRDefault="00D935A0" w:rsidP="00533A30">
      <w:pPr>
        <w:pStyle w:val="Code"/>
        <w:rPr>
          <w:highlight w:val="white"/>
        </w:rPr>
      </w:pPr>
      <w:r w:rsidRPr="00533A30">
        <w:rPr>
          <w:highlight w:val="white"/>
        </w:rPr>
        <w:t xml:space="preserve">      else if (symbol.IsAutoOrRegister()) {</w:t>
      </w:r>
    </w:p>
    <w:p w14:paraId="069E7B8C" w14:textId="77777777" w:rsidR="00D935A0" w:rsidRPr="00533A30" w:rsidRDefault="00D935A0" w:rsidP="00533A30">
      <w:pPr>
        <w:pStyle w:val="Code"/>
        <w:rPr>
          <w:highlight w:val="white"/>
        </w:rPr>
      </w:pPr>
      <w:r w:rsidRPr="00533A30">
        <w:rPr>
          <w:highlight w:val="white"/>
        </w:rPr>
        <w:t xml:space="preserve">        Track track = new Track(symbol);</w:t>
      </w:r>
    </w:p>
    <w:p w14:paraId="08F655D9" w14:textId="77777777" w:rsidR="00D935A0" w:rsidRPr="00533A30" w:rsidRDefault="00D935A0" w:rsidP="00533A30">
      <w:pPr>
        <w:pStyle w:val="Code"/>
        <w:rPr>
          <w:highlight w:val="white"/>
        </w:rPr>
      </w:pPr>
      <w:r w:rsidRPr="00533A30">
        <w:rPr>
          <w:highlight w:val="white"/>
        </w:rPr>
        <w:t xml:space="preserve">        AddAssemblyCode(AssemblyOperator.mov, track, Base(symbol));</w:t>
      </w:r>
    </w:p>
    <w:p w14:paraId="6D480AD8" w14:textId="77777777" w:rsidR="00D935A0" w:rsidRPr="00533A30" w:rsidRDefault="00D935A0" w:rsidP="00533A30">
      <w:pPr>
        <w:pStyle w:val="Code"/>
        <w:rPr>
          <w:highlight w:val="white"/>
        </w:rPr>
      </w:pPr>
      <w:r w:rsidRPr="00533A30">
        <w:rPr>
          <w:highlight w:val="white"/>
        </w:rPr>
        <w:t xml:space="preserve">        AddAssemblyCode(AssemblyOperator.add, track,</w:t>
      </w:r>
    </w:p>
    <w:p w14:paraId="7FD4F654" w14:textId="77777777" w:rsidR="00D935A0" w:rsidRPr="00533A30" w:rsidRDefault="00D935A0" w:rsidP="00533A30">
      <w:pPr>
        <w:pStyle w:val="Code"/>
        <w:rPr>
          <w:highlight w:val="white"/>
        </w:rPr>
      </w:pPr>
      <w:r w:rsidRPr="00533A30">
        <w:rPr>
          <w:highlight w:val="white"/>
        </w:rPr>
        <w:t xml:space="preserve">                        (BigInteger) Offset(symbol));</w:t>
      </w:r>
    </w:p>
    <w:p w14:paraId="27FAEA14" w14:textId="77777777" w:rsidR="00D935A0" w:rsidRPr="00533A30" w:rsidRDefault="00D935A0" w:rsidP="00533A30">
      <w:pPr>
        <w:pStyle w:val="Code"/>
        <w:rPr>
          <w:highlight w:val="white"/>
        </w:rPr>
      </w:pPr>
      <w:r w:rsidRPr="00533A30">
        <w:rPr>
          <w:highlight w:val="white"/>
        </w:rPr>
        <w:t xml:space="preserve">        return track;</w:t>
      </w:r>
    </w:p>
    <w:p w14:paraId="5FF2DAF4" w14:textId="77777777" w:rsidR="00D935A0" w:rsidRPr="00533A30" w:rsidRDefault="00D935A0" w:rsidP="00533A30">
      <w:pPr>
        <w:pStyle w:val="Code"/>
        <w:rPr>
          <w:highlight w:val="white"/>
        </w:rPr>
      </w:pPr>
      <w:r w:rsidRPr="00533A30">
        <w:rPr>
          <w:highlight w:val="white"/>
        </w:rPr>
        <w:t xml:space="preserve">      }</w:t>
      </w:r>
    </w:p>
    <w:p w14:paraId="02C6ACBE" w14:textId="77777777" w:rsidR="00D935A0" w:rsidRPr="00533A30" w:rsidRDefault="00D935A0" w:rsidP="00533A30">
      <w:pPr>
        <w:pStyle w:val="Code"/>
        <w:rPr>
          <w:highlight w:val="white"/>
        </w:rPr>
      </w:pPr>
      <w:r w:rsidRPr="00533A30">
        <w:rPr>
          <w:highlight w:val="white"/>
        </w:rPr>
        <w:t xml:space="preserve">      else {</w:t>
      </w:r>
    </w:p>
    <w:p w14:paraId="1ADDB04B" w14:textId="77777777" w:rsidR="00D935A0" w:rsidRPr="00533A30" w:rsidRDefault="00D935A0" w:rsidP="00533A30">
      <w:pPr>
        <w:pStyle w:val="Code"/>
        <w:rPr>
          <w:highlight w:val="white"/>
        </w:rPr>
      </w:pPr>
      <w:r w:rsidRPr="00533A30">
        <w:rPr>
          <w:highlight w:val="white"/>
        </w:rPr>
        <w:t xml:space="preserve">        return symbol.UniqueName;</w:t>
      </w:r>
    </w:p>
    <w:p w14:paraId="45C0FAB9" w14:textId="77777777" w:rsidR="00D935A0" w:rsidRPr="00533A30" w:rsidRDefault="00D935A0" w:rsidP="00533A30">
      <w:pPr>
        <w:pStyle w:val="Code"/>
        <w:rPr>
          <w:highlight w:val="white"/>
        </w:rPr>
      </w:pPr>
      <w:r w:rsidRPr="00533A30">
        <w:rPr>
          <w:highlight w:val="white"/>
        </w:rPr>
        <w:t xml:space="preserve">      }</w:t>
      </w:r>
    </w:p>
    <w:p w14:paraId="175F7502" w14:textId="77777777" w:rsidR="00D935A0" w:rsidRPr="00533A30" w:rsidRDefault="00D935A0" w:rsidP="00533A30">
      <w:pPr>
        <w:pStyle w:val="Code"/>
        <w:rPr>
          <w:highlight w:val="white"/>
        </w:rPr>
      </w:pPr>
      <w:r w:rsidRPr="00533A30">
        <w:rPr>
          <w:highlight w:val="white"/>
        </w:rPr>
        <w:t xml:space="preserve">    }</w:t>
      </w:r>
    </w:p>
    <w:p w14:paraId="4418937C" w14:textId="77777777" w:rsidR="00D935A0" w:rsidRPr="00533A30" w:rsidRDefault="00D935A0" w:rsidP="00533A30">
      <w:pPr>
        <w:pStyle w:val="Code"/>
        <w:rPr>
          <w:highlight w:val="white"/>
        </w:rPr>
      </w:pPr>
    </w:p>
    <w:p w14:paraId="7DDEDA01" w14:textId="77777777" w:rsidR="00D935A0" w:rsidRPr="00533A30" w:rsidRDefault="00D935A0" w:rsidP="00533A30">
      <w:pPr>
        <w:pStyle w:val="Code"/>
        <w:rPr>
          <w:highlight w:val="white"/>
        </w:rPr>
      </w:pPr>
      <w:r w:rsidRPr="00533A30">
        <w:rPr>
          <w:highlight w:val="white"/>
        </w:rPr>
        <w:t xml:space="preserve">    public Register BaseRegister(Symbol symbol) {</w:t>
      </w:r>
    </w:p>
    <w:p w14:paraId="695E5006" w14:textId="77777777" w:rsidR="00D935A0" w:rsidRPr="00533A30" w:rsidRDefault="00D935A0" w:rsidP="00533A30">
      <w:pPr>
        <w:pStyle w:val="Code"/>
        <w:rPr>
          <w:highlight w:val="white"/>
        </w:rPr>
      </w:pPr>
      <w:r w:rsidRPr="00533A30">
        <w:rPr>
          <w:highlight w:val="white"/>
        </w:rPr>
        <w:t xml:space="preserve">      Assert.ErrorXXX((symbol == null) || symbol.IsAutoOrRegister());</w:t>
      </w:r>
    </w:p>
    <w:p w14:paraId="6230D32A" w14:textId="77777777" w:rsidR="00D935A0" w:rsidRPr="00533A30" w:rsidRDefault="00D935A0" w:rsidP="00533A30">
      <w:pPr>
        <w:pStyle w:val="Code"/>
        <w:rPr>
          <w:highlight w:val="white"/>
        </w:rPr>
      </w:pPr>
      <w:r w:rsidRPr="00533A30">
        <w:rPr>
          <w:highlight w:val="white"/>
        </w:rPr>
        <w:t xml:space="preserve">    </w:t>
      </w:r>
    </w:p>
    <w:p w14:paraId="0621DC0F" w14:textId="77777777" w:rsidR="00D935A0" w:rsidRPr="00533A30" w:rsidRDefault="00D935A0" w:rsidP="00533A30">
      <w:pPr>
        <w:pStyle w:val="Code"/>
        <w:rPr>
          <w:highlight w:val="white"/>
        </w:rPr>
      </w:pPr>
      <w:r w:rsidRPr="00533A30">
        <w:rPr>
          <w:highlight w:val="white"/>
        </w:rPr>
        <w:t xml:space="preserve">      if (SymbolTable.CurrentFunction.Type.IsEllipse() &amp;&amp;</w:t>
      </w:r>
    </w:p>
    <w:p w14:paraId="5C03F135" w14:textId="77777777" w:rsidR="00D935A0" w:rsidRPr="00533A30" w:rsidRDefault="00D935A0" w:rsidP="00533A30">
      <w:pPr>
        <w:pStyle w:val="Code"/>
        <w:rPr>
          <w:highlight w:val="white"/>
        </w:rPr>
      </w:pPr>
      <w:r w:rsidRPr="00533A30">
        <w:rPr>
          <w:highlight w:val="white"/>
        </w:rPr>
        <w:t xml:space="preserve">          ((symbol == null) || !symbol.IsParameter())) {</w:t>
      </w:r>
    </w:p>
    <w:p w14:paraId="1E495C37" w14:textId="77777777" w:rsidR="00D935A0" w:rsidRPr="00533A30" w:rsidRDefault="00D935A0" w:rsidP="00533A30">
      <w:pPr>
        <w:pStyle w:val="Code"/>
        <w:rPr>
          <w:highlight w:val="white"/>
        </w:rPr>
      </w:pPr>
      <w:r w:rsidRPr="00533A30">
        <w:rPr>
          <w:highlight w:val="white"/>
        </w:rPr>
        <w:t xml:space="preserve">        return AssemblyCode.EllipseRegister;</w:t>
      </w:r>
    </w:p>
    <w:p w14:paraId="7F637B46" w14:textId="77777777" w:rsidR="00D935A0" w:rsidRPr="00533A30" w:rsidRDefault="00D935A0" w:rsidP="00533A30">
      <w:pPr>
        <w:pStyle w:val="Code"/>
        <w:rPr>
          <w:highlight w:val="white"/>
        </w:rPr>
      </w:pPr>
      <w:r w:rsidRPr="00533A30">
        <w:rPr>
          <w:highlight w:val="white"/>
        </w:rPr>
        <w:t xml:space="preserve">      }</w:t>
      </w:r>
    </w:p>
    <w:p w14:paraId="267D2FB5" w14:textId="77777777" w:rsidR="00D935A0" w:rsidRPr="00533A30" w:rsidRDefault="00D935A0" w:rsidP="00533A30">
      <w:pPr>
        <w:pStyle w:val="Code"/>
        <w:rPr>
          <w:highlight w:val="white"/>
        </w:rPr>
      </w:pPr>
      <w:r w:rsidRPr="00533A30">
        <w:rPr>
          <w:highlight w:val="white"/>
        </w:rPr>
        <w:t xml:space="preserve">      else {</w:t>
      </w:r>
    </w:p>
    <w:p w14:paraId="2B9BEF39" w14:textId="77777777" w:rsidR="00D935A0" w:rsidRPr="00533A30" w:rsidRDefault="00D935A0" w:rsidP="00533A30">
      <w:pPr>
        <w:pStyle w:val="Code"/>
        <w:rPr>
          <w:highlight w:val="white"/>
        </w:rPr>
      </w:pPr>
      <w:r w:rsidRPr="00533A30">
        <w:rPr>
          <w:highlight w:val="white"/>
        </w:rPr>
        <w:t xml:space="preserve">        return AssemblyCode.FrameRegister;</w:t>
      </w:r>
    </w:p>
    <w:p w14:paraId="18352797" w14:textId="77777777" w:rsidR="00D935A0" w:rsidRPr="00533A30" w:rsidRDefault="00D935A0" w:rsidP="00533A30">
      <w:pPr>
        <w:pStyle w:val="Code"/>
        <w:rPr>
          <w:highlight w:val="white"/>
        </w:rPr>
      </w:pPr>
      <w:r w:rsidRPr="00533A30">
        <w:rPr>
          <w:highlight w:val="white"/>
        </w:rPr>
        <w:t xml:space="preserve">      }</w:t>
      </w:r>
    </w:p>
    <w:p w14:paraId="4A3C8314" w14:textId="77777777" w:rsidR="00D935A0" w:rsidRPr="00533A30" w:rsidRDefault="00D935A0" w:rsidP="00533A30">
      <w:pPr>
        <w:pStyle w:val="Code"/>
        <w:rPr>
          <w:highlight w:val="white"/>
        </w:rPr>
      </w:pPr>
      <w:r w:rsidRPr="00533A30">
        <w:rPr>
          <w:highlight w:val="white"/>
        </w:rPr>
        <w:t xml:space="preserve">    }</w:t>
      </w:r>
    </w:p>
    <w:p w14:paraId="0E7D6B16" w14:textId="77777777" w:rsidR="00D935A0" w:rsidRPr="00533A30" w:rsidRDefault="00D935A0" w:rsidP="00533A30">
      <w:pPr>
        <w:pStyle w:val="Code"/>
        <w:rPr>
          <w:highlight w:val="white"/>
        </w:rPr>
      </w:pPr>
    </w:p>
    <w:p w14:paraId="7C81F624" w14:textId="77777777" w:rsidR="00D935A0" w:rsidRPr="00533A30" w:rsidRDefault="00D935A0" w:rsidP="00533A30">
      <w:pPr>
        <w:pStyle w:val="Code"/>
        <w:rPr>
          <w:highlight w:val="white"/>
        </w:rPr>
      </w:pPr>
      <w:r w:rsidRPr="00533A30">
        <w:rPr>
          <w:highlight w:val="white"/>
        </w:rPr>
        <w:t xml:space="preserve">    private object Base(Symbol symbol) {</w:t>
      </w:r>
    </w:p>
    <w:p w14:paraId="20CCCA67" w14:textId="77777777" w:rsidR="00D935A0" w:rsidRPr="00533A30" w:rsidRDefault="00D935A0" w:rsidP="00533A30">
      <w:pPr>
        <w:pStyle w:val="Code"/>
        <w:rPr>
          <w:highlight w:val="white"/>
        </w:rPr>
      </w:pPr>
      <w:r w:rsidRPr="00533A30">
        <w:rPr>
          <w:highlight w:val="white"/>
        </w:rPr>
        <w:t xml:space="preserve">      if (symbol.Value is StaticAddress) {</w:t>
      </w:r>
    </w:p>
    <w:p w14:paraId="6B7D86B1" w14:textId="77777777" w:rsidR="00D935A0" w:rsidRPr="00533A30" w:rsidRDefault="00D935A0" w:rsidP="00533A30">
      <w:pPr>
        <w:pStyle w:val="Code"/>
        <w:rPr>
          <w:highlight w:val="white"/>
        </w:rPr>
      </w:pPr>
      <w:r w:rsidRPr="00533A30">
        <w:rPr>
          <w:highlight w:val="white"/>
        </w:rPr>
        <w:t xml:space="preserve">        StaticAddress staticAddress = (StaticAddress) symbol.Value;</w:t>
      </w:r>
    </w:p>
    <w:p w14:paraId="49A513C2" w14:textId="77777777" w:rsidR="00D935A0" w:rsidRPr="00533A30" w:rsidRDefault="00D935A0" w:rsidP="00533A30">
      <w:pPr>
        <w:pStyle w:val="Code"/>
        <w:rPr>
          <w:highlight w:val="white"/>
        </w:rPr>
      </w:pPr>
      <w:r w:rsidRPr="00533A30">
        <w:rPr>
          <w:highlight w:val="white"/>
        </w:rPr>
        <w:t xml:space="preserve">        return staticAddress.UniqueName;</w:t>
      </w:r>
    </w:p>
    <w:p w14:paraId="5CF3E333" w14:textId="77777777" w:rsidR="00D935A0" w:rsidRPr="00533A30" w:rsidRDefault="00D935A0" w:rsidP="00533A30">
      <w:pPr>
        <w:pStyle w:val="Code"/>
        <w:rPr>
          <w:highlight w:val="white"/>
        </w:rPr>
      </w:pPr>
      <w:r w:rsidRPr="00533A30">
        <w:rPr>
          <w:highlight w:val="white"/>
        </w:rPr>
        <w:t xml:space="preserve">      }</w:t>
      </w:r>
    </w:p>
    <w:p w14:paraId="136000AF" w14:textId="77777777" w:rsidR="00D935A0" w:rsidRPr="00533A30" w:rsidRDefault="00D935A0" w:rsidP="00533A30">
      <w:pPr>
        <w:pStyle w:val="Code"/>
        <w:rPr>
          <w:highlight w:val="white"/>
        </w:rPr>
      </w:pPr>
      <w:r w:rsidRPr="00533A30">
        <w:rPr>
          <w:highlight w:val="white"/>
        </w:rPr>
        <w:t xml:space="preserve">      else if (symbol.AddressSymbol != null) {</w:t>
      </w:r>
    </w:p>
    <w:p w14:paraId="6506F54A" w14:textId="77777777" w:rsidR="00D935A0" w:rsidRPr="00533A30" w:rsidRDefault="00D935A0" w:rsidP="00533A30">
      <w:pPr>
        <w:pStyle w:val="Code"/>
        <w:rPr>
          <w:highlight w:val="white"/>
        </w:rPr>
      </w:pPr>
      <w:r w:rsidRPr="00533A30">
        <w:rPr>
          <w:highlight w:val="white"/>
        </w:rPr>
        <w:t xml:space="preserve">        Track addressTrack = LoadValueToRegister(symbol.AddressSymbol);</w:t>
      </w:r>
    </w:p>
    <w:p w14:paraId="56FD0F2B" w14:textId="77777777" w:rsidR="00D935A0" w:rsidRPr="00533A30" w:rsidRDefault="00D935A0" w:rsidP="00533A30">
      <w:pPr>
        <w:pStyle w:val="Code"/>
        <w:rPr>
          <w:highlight w:val="white"/>
        </w:rPr>
      </w:pPr>
      <w:r w:rsidRPr="00533A30">
        <w:rPr>
          <w:highlight w:val="white"/>
        </w:rPr>
        <w:t xml:space="preserve">        Assert.ErrorXXX((addressTrack.Register == null) ||</w:t>
      </w:r>
    </w:p>
    <w:p w14:paraId="6244FDD2" w14:textId="537A3DC9" w:rsidR="00C0492B" w:rsidRDefault="00D935A0" w:rsidP="00533A30">
      <w:pPr>
        <w:pStyle w:val="Code"/>
        <w:rPr>
          <w:highlight w:val="white"/>
        </w:rPr>
      </w:pPr>
      <w:r w:rsidRPr="00533A30">
        <w:rPr>
          <w:highlight w:val="white"/>
        </w:rPr>
        <w:t xml:space="preserve">                </w:t>
      </w:r>
      <w:r w:rsidR="00C0492B">
        <w:rPr>
          <w:highlight w:val="white"/>
        </w:rPr>
        <w:t xml:space="preserve">  </w:t>
      </w:r>
      <w:r w:rsidRPr="00533A30">
        <w:rPr>
          <w:highlight w:val="white"/>
        </w:rPr>
        <w:t xml:space="preserve">      RegisterAllocator.PointerRegisterSetWithEllipse.</w:t>
      </w:r>
    </w:p>
    <w:p w14:paraId="453BC50E" w14:textId="5806FEC8" w:rsidR="00D935A0" w:rsidRPr="00533A30" w:rsidRDefault="00C0492B" w:rsidP="00533A30">
      <w:pPr>
        <w:pStyle w:val="Code"/>
        <w:rPr>
          <w:highlight w:val="white"/>
        </w:rPr>
      </w:pPr>
      <w:r>
        <w:rPr>
          <w:highlight w:val="white"/>
        </w:rPr>
        <w:t xml:space="preserve">                        </w:t>
      </w:r>
      <w:r w:rsidR="00D935A0" w:rsidRPr="00533A30">
        <w:rPr>
          <w:highlight w:val="white"/>
        </w:rPr>
        <w:t>Contains(addressTrack.Register.Value));</w:t>
      </w:r>
    </w:p>
    <w:p w14:paraId="21037B29" w14:textId="77777777" w:rsidR="00D935A0" w:rsidRPr="00533A30" w:rsidRDefault="00D935A0" w:rsidP="00533A30">
      <w:pPr>
        <w:pStyle w:val="Code"/>
        <w:rPr>
          <w:highlight w:val="white"/>
        </w:rPr>
      </w:pPr>
      <w:r w:rsidRPr="00533A30">
        <w:rPr>
          <w:highlight w:val="white"/>
        </w:rPr>
        <w:lastRenderedPageBreak/>
        <w:t xml:space="preserve">        addressTrack.Pointer = true;</w:t>
      </w:r>
    </w:p>
    <w:p w14:paraId="1D989BE7" w14:textId="77777777" w:rsidR="00D935A0" w:rsidRPr="00533A30" w:rsidRDefault="00D935A0" w:rsidP="00533A30">
      <w:pPr>
        <w:pStyle w:val="Code"/>
        <w:rPr>
          <w:highlight w:val="white"/>
        </w:rPr>
      </w:pPr>
      <w:r w:rsidRPr="00533A30">
        <w:rPr>
          <w:highlight w:val="white"/>
        </w:rPr>
        <w:t xml:space="preserve">        m_trackMap.Remove(symbol.AddressSymbol);</w:t>
      </w:r>
    </w:p>
    <w:p w14:paraId="02A1B5C1" w14:textId="77777777" w:rsidR="00D935A0" w:rsidRPr="00533A30" w:rsidRDefault="00D935A0" w:rsidP="00533A30">
      <w:pPr>
        <w:pStyle w:val="Code"/>
        <w:rPr>
          <w:highlight w:val="white"/>
        </w:rPr>
      </w:pPr>
      <w:r w:rsidRPr="00533A30">
        <w:rPr>
          <w:highlight w:val="white"/>
        </w:rPr>
        <w:t xml:space="preserve">        return addressTrack;</w:t>
      </w:r>
    </w:p>
    <w:p w14:paraId="10C64F82" w14:textId="77777777" w:rsidR="00D935A0" w:rsidRPr="00533A30" w:rsidRDefault="00D935A0" w:rsidP="00533A30">
      <w:pPr>
        <w:pStyle w:val="Code"/>
        <w:rPr>
          <w:highlight w:val="white"/>
        </w:rPr>
      </w:pPr>
      <w:r w:rsidRPr="00533A30">
        <w:rPr>
          <w:highlight w:val="white"/>
        </w:rPr>
        <w:t xml:space="preserve">      }</w:t>
      </w:r>
    </w:p>
    <w:p w14:paraId="22E4F005" w14:textId="77777777" w:rsidR="00D935A0" w:rsidRPr="00533A30" w:rsidRDefault="00D935A0" w:rsidP="00533A30">
      <w:pPr>
        <w:pStyle w:val="Code"/>
        <w:rPr>
          <w:highlight w:val="white"/>
        </w:rPr>
      </w:pPr>
      <w:r w:rsidRPr="00533A30">
        <w:rPr>
          <w:highlight w:val="white"/>
        </w:rPr>
        <w:t xml:space="preserve">      else if (symbol.IsExternOrStatic()) {</w:t>
      </w:r>
    </w:p>
    <w:p w14:paraId="43D8A65D" w14:textId="77777777" w:rsidR="00D935A0" w:rsidRPr="00533A30" w:rsidRDefault="00D935A0" w:rsidP="00533A30">
      <w:pPr>
        <w:pStyle w:val="Code"/>
        <w:rPr>
          <w:highlight w:val="white"/>
        </w:rPr>
      </w:pPr>
      <w:r w:rsidRPr="00533A30">
        <w:rPr>
          <w:highlight w:val="white"/>
        </w:rPr>
        <w:t xml:space="preserve">        return symbol.UniqueName;</w:t>
      </w:r>
    </w:p>
    <w:p w14:paraId="6973209D" w14:textId="77777777" w:rsidR="00D935A0" w:rsidRPr="00533A30" w:rsidRDefault="00D935A0" w:rsidP="00533A30">
      <w:pPr>
        <w:pStyle w:val="Code"/>
        <w:rPr>
          <w:highlight w:val="white"/>
        </w:rPr>
      </w:pPr>
      <w:r w:rsidRPr="00533A30">
        <w:rPr>
          <w:highlight w:val="white"/>
        </w:rPr>
        <w:t xml:space="preserve">      }</w:t>
      </w:r>
    </w:p>
    <w:p w14:paraId="00B71748" w14:textId="77777777" w:rsidR="00D935A0" w:rsidRPr="00533A30" w:rsidRDefault="00D935A0" w:rsidP="00533A30">
      <w:pPr>
        <w:pStyle w:val="Code"/>
        <w:rPr>
          <w:highlight w:val="white"/>
        </w:rPr>
      </w:pPr>
      <w:r w:rsidRPr="00533A30">
        <w:rPr>
          <w:highlight w:val="white"/>
        </w:rPr>
        <w:t xml:space="preserve">      else { //resultSymbol.IsAutoOrRegister()</w:t>
      </w:r>
    </w:p>
    <w:p w14:paraId="0B04DC62" w14:textId="77777777" w:rsidR="00D935A0" w:rsidRPr="00533A30" w:rsidRDefault="00D935A0" w:rsidP="00533A30">
      <w:pPr>
        <w:pStyle w:val="Code"/>
        <w:rPr>
          <w:highlight w:val="white"/>
        </w:rPr>
      </w:pPr>
      <w:r w:rsidRPr="00533A30">
        <w:rPr>
          <w:highlight w:val="white"/>
        </w:rPr>
        <w:t xml:space="preserve">        return BaseRegister(symbol);</w:t>
      </w:r>
    </w:p>
    <w:p w14:paraId="54874A0F" w14:textId="77777777" w:rsidR="00D935A0" w:rsidRPr="00533A30" w:rsidRDefault="00D935A0" w:rsidP="00533A30">
      <w:pPr>
        <w:pStyle w:val="Code"/>
        <w:rPr>
          <w:highlight w:val="white"/>
        </w:rPr>
      </w:pPr>
      <w:r w:rsidRPr="00533A30">
        <w:rPr>
          <w:highlight w:val="white"/>
        </w:rPr>
        <w:t xml:space="preserve">      }</w:t>
      </w:r>
    </w:p>
    <w:p w14:paraId="6530F81A" w14:textId="77777777" w:rsidR="00D935A0" w:rsidRPr="00533A30" w:rsidRDefault="00D935A0" w:rsidP="00533A30">
      <w:pPr>
        <w:pStyle w:val="Code"/>
        <w:rPr>
          <w:highlight w:val="white"/>
        </w:rPr>
      </w:pPr>
      <w:r w:rsidRPr="00533A30">
        <w:rPr>
          <w:highlight w:val="white"/>
        </w:rPr>
        <w:t xml:space="preserve">    }</w:t>
      </w:r>
    </w:p>
    <w:p w14:paraId="22AAED17" w14:textId="77777777" w:rsidR="00D935A0" w:rsidRPr="00533A30" w:rsidRDefault="00D935A0" w:rsidP="00533A30">
      <w:pPr>
        <w:pStyle w:val="Code"/>
        <w:rPr>
          <w:highlight w:val="white"/>
        </w:rPr>
      </w:pPr>
    </w:p>
    <w:p w14:paraId="12565790" w14:textId="77777777" w:rsidR="00D935A0" w:rsidRPr="00533A30" w:rsidRDefault="00D935A0" w:rsidP="00533A30">
      <w:pPr>
        <w:pStyle w:val="Code"/>
        <w:rPr>
          <w:highlight w:val="white"/>
        </w:rPr>
      </w:pPr>
      <w:r w:rsidRPr="00533A30">
        <w:rPr>
          <w:highlight w:val="white"/>
        </w:rPr>
        <w:t xml:space="preserve">    private int Offset(Symbol symbol) {</w:t>
      </w:r>
    </w:p>
    <w:p w14:paraId="1569D860" w14:textId="77777777" w:rsidR="00D935A0" w:rsidRPr="00533A30" w:rsidRDefault="00D935A0" w:rsidP="00533A30">
      <w:pPr>
        <w:pStyle w:val="Code"/>
        <w:rPr>
          <w:highlight w:val="white"/>
        </w:rPr>
      </w:pPr>
      <w:r w:rsidRPr="00533A30">
        <w:rPr>
          <w:highlight w:val="white"/>
        </w:rPr>
        <w:t xml:space="preserve">      if (symbol.Value is StaticAddress) {</w:t>
      </w:r>
    </w:p>
    <w:p w14:paraId="189EA309" w14:textId="77777777" w:rsidR="00D935A0" w:rsidRPr="00533A30" w:rsidRDefault="00D935A0" w:rsidP="00533A30">
      <w:pPr>
        <w:pStyle w:val="Code"/>
        <w:rPr>
          <w:highlight w:val="white"/>
        </w:rPr>
      </w:pPr>
      <w:r w:rsidRPr="00533A30">
        <w:rPr>
          <w:highlight w:val="white"/>
        </w:rPr>
        <w:t xml:space="preserve">        StaticAddress staticAddress = (StaticAddress) symbol.Value;</w:t>
      </w:r>
    </w:p>
    <w:p w14:paraId="18E140AD" w14:textId="77777777" w:rsidR="00D935A0" w:rsidRPr="00533A30" w:rsidRDefault="00D935A0" w:rsidP="00533A30">
      <w:pPr>
        <w:pStyle w:val="Code"/>
        <w:rPr>
          <w:highlight w:val="white"/>
        </w:rPr>
      </w:pPr>
      <w:r w:rsidRPr="00533A30">
        <w:rPr>
          <w:highlight w:val="white"/>
        </w:rPr>
        <w:t xml:space="preserve">        return staticAddress.Offset;</w:t>
      </w:r>
    </w:p>
    <w:p w14:paraId="147AED5D" w14:textId="77777777" w:rsidR="00D935A0" w:rsidRPr="00533A30" w:rsidRDefault="00D935A0" w:rsidP="00533A30">
      <w:pPr>
        <w:pStyle w:val="Code"/>
        <w:rPr>
          <w:highlight w:val="white"/>
        </w:rPr>
      </w:pPr>
      <w:r w:rsidRPr="00533A30">
        <w:rPr>
          <w:highlight w:val="white"/>
        </w:rPr>
        <w:t xml:space="preserve">      }</w:t>
      </w:r>
    </w:p>
    <w:p w14:paraId="4AF0CB52" w14:textId="77777777" w:rsidR="00D935A0" w:rsidRPr="00533A30" w:rsidRDefault="00D935A0" w:rsidP="00533A30">
      <w:pPr>
        <w:pStyle w:val="Code"/>
        <w:rPr>
          <w:highlight w:val="white"/>
        </w:rPr>
      </w:pPr>
      <w:r w:rsidRPr="00533A30">
        <w:rPr>
          <w:highlight w:val="white"/>
        </w:rPr>
        <w:t xml:space="preserve">      else if (symbol.AddressSymbol != null) {</w:t>
      </w:r>
    </w:p>
    <w:p w14:paraId="12B4EE05" w14:textId="77777777" w:rsidR="00D935A0" w:rsidRPr="00533A30" w:rsidRDefault="00D935A0" w:rsidP="00533A30">
      <w:pPr>
        <w:pStyle w:val="Code"/>
        <w:rPr>
          <w:highlight w:val="white"/>
        </w:rPr>
      </w:pPr>
      <w:r w:rsidRPr="00533A30">
        <w:rPr>
          <w:highlight w:val="white"/>
        </w:rPr>
        <w:t xml:space="preserve">        return symbol.AddressOffset;</w:t>
      </w:r>
    </w:p>
    <w:p w14:paraId="421BF881" w14:textId="77777777" w:rsidR="00D935A0" w:rsidRPr="00533A30" w:rsidRDefault="00D935A0" w:rsidP="00533A30">
      <w:pPr>
        <w:pStyle w:val="Code"/>
        <w:rPr>
          <w:highlight w:val="white"/>
        </w:rPr>
      </w:pPr>
      <w:r w:rsidRPr="00533A30">
        <w:rPr>
          <w:highlight w:val="white"/>
        </w:rPr>
        <w:t xml:space="preserve">      }</w:t>
      </w:r>
    </w:p>
    <w:p w14:paraId="461939AA" w14:textId="77777777" w:rsidR="00D935A0" w:rsidRPr="00533A30" w:rsidRDefault="00D935A0" w:rsidP="00533A30">
      <w:pPr>
        <w:pStyle w:val="Code"/>
        <w:rPr>
          <w:highlight w:val="white"/>
        </w:rPr>
      </w:pPr>
      <w:r w:rsidRPr="00533A30">
        <w:rPr>
          <w:highlight w:val="white"/>
        </w:rPr>
        <w:t xml:space="preserve">      else {</w:t>
      </w:r>
    </w:p>
    <w:p w14:paraId="50C60F91" w14:textId="77777777" w:rsidR="00D935A0" w:rsidRPr="00533A30" w:rsidRDefault="00D935A0" w:rsidP="00533A30">
      <w:pPr>
        <w:pStyle w:val="Code"/>
        <w:rPr>
          <w:highlight w:val="white"/>
        </w:rPr>
      </w:pPr>
      <w:r w:rsidRPr="00533A30">
        <w:rPr>
          <w:highlight w:val="white"/>
        </w:rPr>
        <w:t xml:space="preserve">        return symbol.Offset;</w:t>
      </w:r>
    </w:p>
    <w:p w14:paraId="594FFB3A" w14:textId="77777777" w:rsidR="00D935A0" w:rsidRPr="00533A30" w:rsidRDefault="00D935A0" w:rsidP="00533A30">
      <w:pPr>
        <w:pStyle w:val="Code"/>
        <w:rPr>
          <w:highlight w:val="white"/>
        </w:rPr>
      </w:pPr>
      <w:r w:rsidRPr="00533A30">
        <w:rPr>
          <w:highlight w:val="white"/>
        </w:rPr>
        <w:t xml:space="preserve">      }</w:t>
      </w:r>
    </w:p>
    <w:p w14:paraId="6C65B9D5" w14:textId="77777777" w:rsidR="00D935A0" w:rsidRPr="00533A30" w:rsidRDefault="00D935A0" w:rsidP="00533A30">
      <w:pPr>
        <w:pStyle w:val="Code"/>
        <w:rPr>
          <w:highlight w:val="white"/>
        </w:rPr>
      </w:pPr>
      <w:r w:rsidRPr="00533A30">
        <w:rPr>
          <w:highlight w:val="white"/>
        </w:rPr>
        <w:t xml:space="preserve">    }</w:t>
      </w:r>
    </w:p>
    <w:p w14:paraId="15971173" w14:textId="77777777" w:rsidR="00D935A0" w:rsidRPr="00533A30" w:rsidRDefault="00D935A0" w:rsidP="00533A30">
      <w:pPr>
        <w:pStyle w:val="Code"/>
        <w:rPr>
          <w:highlight w:val="white"/>
        </w:rPr>
      </w:pPr>
      <w:r w:rsidRPr="00533A30">
        <w:rPr>
          <w:highlight w:val="white"/>
        </w:rPr>
        <w:t xml:space="preserve">  </w:t>
      </w:r>
    </w:p>
    <w:p w14:paraId="5F851FFF" w14:textId="77777777" w:rsidR="00D935A0" w:rsidRPr="00533A30" w:rsidRDefault="00D935A0" w:rsidP="00533A30">
      <w:pPr>
        <w:pStyle w:val="Code"/>
        <w:rPr>
          <w:highlight w:val="white"/>
        </w:rPr>
      </w:pPr>
      <w:r w:rsidRPr="00533A30">
        <w:rPr>
          <w:highlight w:val="white"/>
        </w:rPr>
        <w:t xml:space="preserve">    public void Unary(MiddleOperator middleOperator, Symbol resultSymbol,</w:t>
      </w:r>
    </w:p>
    <w:p w14:paraId="112974D2" w14:textId="77777777" w:rsidR="00D935A0" w:rsidRPr="00533A30" w:rsidRDefault="00D935A0" w:rsidP="00533A30">
      <w:pPr>
        <w:pStyle w:val="Code"/>
        <w:rPr>
          <w:highlight w:val="white"/>
        </w:rPr>
      </w:pPr>
      <w:r w:rsidRPr="00533A30">
        <w:rPr>
          <w:highlight w:val="white"/>
        </w:rPr>
        <w:t xml:space="preserve">                              Symbol unarySymbol) {</w:t>
      </w:r>
    </w:p>
    <w:p w14:paraId="7E736770" w14:textId="77777777" w:rsidR="00D935A0" w:rsidRPr="00533A30" w:rsidRDefault="00D935A0" w:rsidP="00533A30">
      <w:pPr>
        <w:pStyle w:val="Code"/>
        <w:rPr>
          <w:highlight w:val="white"/>
        </w:rPr>
      </w:pPr>
      <w:r w:rsidRPr="00533A30">
        <w:rPr>
          <w:highlight w:val="white"/>
        </w:rPr>
        <w:t xml:space="preserve">      AssemblyOperator objectOperator =</w:t>
      </w:r>
    </w:p>
    <w:p w14:paraId="2C543B02" w14:textId="77777777" w:rsidR="00D935A0" w:rsidRPr="00533A30" w:rsidRDefault="00D935A0" w:rsidP="00533A30">
      <w:pPr>
        <w:pStyle w:val="Code"/>
        <w:rPr>
          <w:highlight w:val="white"/>
        </w:rPr>
      </w:pPr>
      <w:r w:rsidRPr="00533A30">
        <w:rPr>
          <w:highlight w:val="white"/>
        </w:rPr>
        <w:t xml:space="preserve">        m_middleToIntegralMap[middleOperator];</w:t>
      </w:r>
    </w:p>
    <w:p w14:paraId="3668975D" w14:textId="77777777" w:rsidR="00D935A0" w:rsidRPr="00533A30" w:rsidRDefault="00D935A0" w:rsidP="00533A30">
      <w:pPr>
        <w:pStyle w:val="Code"/>
        <w:rPr>
          <w:highlight w:val="white"/>
        </w:rPr>
      </w:pPr>
    </w:p>
    <w:p w14:paraId="13295FAA" w14:textId="2C6065FB" w:rsidR="00117935" w:rsidRPr="00533A30" w:rsidRDefault="00117935" w:rsidP="00117935">
      <w:pPr>
        <w:pStyle w:val="Code"/>
        <w:rPr>
          <w:highlight w:val="white"/>
        </w:rPr>
      </w:pPr>
      <w:r>
        <w:rPr>
          <w:highlight w:val="white"/>
        </w:rPr>
        <w:t xml:space="preserve">      </w:t>
      </w:r>
      <w:r w:rsidRPr="00533A30">
        <w:rPr>
          <w:highlight w:val="white"/>
        </w:rPr>
        <w:t>// ++i; i = ~i; dec [bp + 6]; not [bp + 6]</w:t>
      </w:r>
    </w:p>
    <w:p w14:paraId="6583AA3E" w14:textId="41C73AD9" w:rsidR="00D935A0" w:rsidRPr="00533A30" w:rsidRDefault="00D935A0" w:rsidP="00533A30">
      <w:pPr>
        <w:pStyle w:val="Code"/>
        <w:rPr>
          <w:highlight w:val="white"/>
        </w:rPr>
      </w:pPr>
      <w:r w:rsidRPr="00533A30">
        <w:rPr>
          <w:highlight w:val="white"/>
        </w:rPr>
        <w:t xml:space="preserve">      if ((resultSymbol == null) || resultSymbol.Equals(unarySymbol)) {</w:t>
      </w:r>
    </w:p>
    <w:p w14:paraId="0726F61A" w14:textId="77777777" w:rsidR="00D935A0" w:rsidRPr="00533A30" w:rsidRDefault="00D935A0" w:rsidP="00533A30">
      <w:pPr>
        <w:pStyle w:val="Code"/>
        <w:rPr>
          <w:highlight w:val="white"/>
        </w:rPr>
      </w:pPr>
      <w:r w:rsidRPr="00533A30">
        <w:rPr>
          <w:highlight w:val="white"/>
        </w:rPr>
        <w:t xml:space="preserve">        AssemblyOperator sizeOperator =</w:t>
      </w:r>
    </w:p>
    <w:p w14:paraId="7CBBF44C" w14:textId="77777777" w:rsidR="00D935A0" w:rsidRPr="00533A30" w:rsidRDefault="00D935A0" w:rsidP="00533A30">
      <w:pPr>
        <w:pStyle w:val="Code"/>
        <w:rPr>
          <w:highlight w:val="white"/>
        </w:rPr>
      </w:pPr>
      <w:r w:rsidRPr="00533A30">
        <w:rPr>
          <w:highlight w:val="white"/>
        </w:rPr>
        <w:t xml:space="preserve">          AssemblyCode.OperatorToSize(objectOperator,</w:t>
      </w:r>
    </w:p>
    <w:p w14:paraId="5197F1EF" w14:textId="77777777" w:rsidR="00D935A0" w:rsidRPr="00533A30" w:rsidRDefault="00D935A0" w:rsidP="00533A30">
      <w:pPr>
        <w:pStyle w:val="Code"/>
        <w:rPr>
          <w:highlight w:val="white"/>
        </w:rPr>
      </w:pPr>
      <w:r w:rsidRPr="00533A30">
        <w:rPr>
          <w:highlight w:val="white"/>
        </w:rPr>
        <w:t xml:space="preserve">                                      unarySymbol.Type.Size());</w:t>
      </w:r>
    </w:p>
    <w:p w14:paraId="4D292E12" w14:textId="77777777" w:rsidR="00D935A0" w:rsidRPr="00533A30" w:rsidRDefault="00D935A0" w:rsidP="00533A30">
      <w:pPr>
        <w:pStyle w:val="Code"/>
        <w:rPr>
          <w:highlight w:val="white"/>
        </w:rPr>
      </w:pPr>
      <w:r w:rsidRPr="00533A30">
        <w:rPr>
          <w:highlight w:val="white"/>
        </w:rPr>
        <w:t xml:space="preserve">        AddAssemblyCode(sizeOperator, Base(unarySymbol),</w:t>
      </w:r>
    </w:p>
    <w:p w14:paraId="3FD956FC" w14:textId="77777777" w:rsidR="00D935A0" w:rsidRPr="00533A30" w:rsidRDefault="00D935A0" w:rsidP="00533A30">
      <w:pPr>
        <w:pStyle w:val="Code"/>
        <w:rPr>
          <w:highlight w:val="white"/>
        </w:rPr>
      </w:pPr>
      <w:r w:rsidRPr="00533A30">
        <w:rPr>
          <w:highlight w:val="white"/>
        </w:rPr>
        <w:t xml:space="preserve">                        Offset(unarySymbol));</w:t>
      </w:r>
    </w:p>
    <w:p w14:paraId="0FEAD159" w14:textId="77777777" w:rsidR="00D935A0" w:rsidRPr="00533A30" w:rsidRDefault="00D935A0" w:rsidP="00533A30">
      <w:pPr>
        <w:pStyle w:val="Code"/>
        <w:rPr>
          <w:highlight w:val="white"/>
        </w:rPr>
      </w:pPr>
      <w:r w:rsidRPr="00533A30">
        <w:rPr>
          <w:highlight w:val="white"/>
        </w:rPr>
        <w:t xml:space="preserve">      }</w:t>
      </w:r>
    </w:p>
    <w:p w14:paraId="3E6E07F7" w14:textId="47EA4557" w:rsidR="00D935A0" w:rsidRPr="00533A30" w:rsidRDefault="00D935A0" w:rsidP="00533A30">
      <w:pPr>
        <w:pStyle w:val="Code"/>
        <w:rPr>
          <w:highlight w:val="white"/>
        </w:rPr>
      </w:pPr>
      <w:r w:rsidRPr="00533A30">
        <w:rPr>
          <w:highlight w:val="white"/>
        </w:rPr>
        <w:t xml:space="preserve">      else {</w:t>
      </w:r>
      <w:r w:rsidR="00117935" w:rsidRPr="00533A30">
        <w:rPr>
          <w:highlight w:val="white"/>
        </w:rPr>
        <w:t xml:space="preserve"> // t0 = -i; mov ax, [i], neg ax</w:t>
      </w:r>
    </w:p>
    <w:p w14:paraId="1E347742" w14:textId="5797FC7D" w:rsidR="00D935A0" w:rsidRPr="00533A30" w:rsidRDefault="00D935A0" w:rsidP="00533A30">
      <w:pPr>
        <w:pStyle w:val="Code"/>
        <w:rPr>
          <w:highlight w:val="white"/>
        </w:rPr>
      </w:pPr>
      <w:r w:rsidRPr="00533A30">
        <w:rPr>
          <w:highlight w:val="white"/>
        </w:rPr>
        <w:t xml:space="preserve">        Track unaryTrack = LoadValueToRegister(unarySymbol);</w:t>
      </w:r>
    </w:p>
    <w:p w14:paraId="5DCFE15D" w14:textId="77777777" w:rsidR="00D935A0" w:rsidRPr="00533A30" w:rsidRDefault="00D935A0" w:rsidP="00533A30">
      <w:pPr>
        <w:pStyle w:val="Code"/>
        <w:rPr>
          <w:highlight w:val="white"/>
        </w:rPr>
      </w:pPr>
      <w:r w:rsidRPr="00533A30">
        <w:rPr>
          <w:highlight w:val="white"/>
        </w:rPr>
        <w:t xml:space="preserve">        AddAssemblyCode(objectOperator, unaryTrack);</w:t>
      </w:r>
    </w:p>
    <w:p w14:paraId="0B058415" w14:textId="77777777" w:rsidR="00D935A0" w:rsidRPr="00533A30" w:rsidRDefault="00D935A0" w:rsidP="00533A30">
      <w:pPr>
        <w:pStyle w:val="Code"/>
        <w:rPr>
          <w:highlight w:val="white"/>
        </w:rPr>
      </w:pPr>
      <w:r w:rsidRPr="00533A30">
        <w:rPr>
          <w:highlight w:val="white"/>
        </w:rPr>
        <w:t xml:space="preserve">        m_trackMap.Add(resultSymbol, unaryTrack);</w:t>
      </w:r>
    </w:p>
    <w:p w14:paraId="6DA8BE31" w14:textId="77777777" w:rsidR="00D935A0" w:rsidRPr="00533A30" w:rsidRDefault="00D935A0" w:rsidP="00533A30">
      <w:pPr>
        <w:pStyle w:val="Code"/>
        <w:rPr>
          <w:highlight w:val="white"/>
        </w:rPr>
      </w:pPr>
      <w:r w:rsidRPr="00533A30">
        <w:rPr>
          <w:highlight w:val="white"/>
        </w:rPr>
        <w:t xml:space="preserve">      }</w:t>
      </w:r>
    </w:p>
    <w:p w14:paraId="7D955036" w14:textId="77777777" w:rsidR="00D935A0" w:rsidRPr="00533A30" w:rsidRDefault="00D935A0" w:rsidP="00533A30">
      <w:pPr>
        <w:pStyle w:val="Code"/>
        <w:rPr>
          <w:highlight w:val="white"/>
        </w:rPr>
      </w:pPr>
      <w:r w:rsidRPr="00533A30">
        <w:rPr>
          <w:highlight w:val="white"/>
        </w:rPr>
        <w:t xml:space="preserve">    }</w:t>
      </w:r>
    </w:p>
    <w:p w14:paraId="643335E7" w14:textId="77777777" w:rsidR="00D935A0" w:rsidRPr="00533A30" w:rsidRDefault="00D935A0" w:rsidP="00533A30">
      <w:pPr>
        <w:pStyle w:val="Code"/>
        <w:rPr>
          <w:highlight w:val="white"/>
        </w:rPr>
      </w:pPr>
    </w:p>
    <w:p w14:paraId="1BA7DCBA" w14:textId="77777777" w:rsidR="00D935A0" w:rsidRPr="00E30569" w:rsidRDefault="00D935A0" w:rsidP="00E30569">
      <w:pPr>
        <w:pStyle w:val="Code"/>
        <w:rPr>
          <w:highlight w:val="white"/>
        </w:rPr>
      </w:pPr>
      <w:r w:rsidRPr="00E30569">
        <w:rPr>
          <w:highlight w:val="white"/>
        </w:rPr>
        <w:t xml:space="preserve">    public void IntegralMultiply(MiddleCode middleCode) {</w:t>
      </w:r>
    </w:p>
    <w:p w14:paraId="11CB7E13" w14:textId="77777777" w:rsidR="00D935A0" w:rsidRPr="00E30569" w:rsidRDefault="00D935A0" w:rsidP="00E30569">
      <w:pPr>
        <w:pStyle w:val="Code"/>
        <w:rPr>
          <w:highlight w:val="white"/>
        </w:rPr>
      </w:pPr>
      <w:r w:rsidRPr="00E30569">
        <w:rPr>
          <w:highlight w:val="white"/>
        </w:rPr>
        <w:t xml:space="preserve">      Symbol leftSymbol = (Symbol) middleCode[1];</w:t>
      </w:r>
    </w:p>
    <w:p w14:paraId="46B062B6" w14:textId="77777777" w:rsidR="00D935A0" w:rsidRPr="00E30569" w:rsidRDefault="00D935A0" w:rsidP="00E30569">
      <w:pPr>
        <w:pStyle w:val="Code"/>
        <w:rPr>
          <w:highlight w:val="white"/>
        </w:rPr>
      </w:pPr>
      <w:r w:rsidRPr="00E30569">
        <w:rPr>
          <w:highlight w:val="white"/>
        </w:rPr>
        <w:t xml:space="preserve">      Register leftRegister = LeftMultiplyMap[leftSymbol.Type.SizeX()];</w:t>
      </w:r>
    </w:p>
    <w:p w14:paraId="77C7C8B7" w14:textId="77777777" w:rsidR="00D935A0" w:rsidRPr="00E30569" w:rsidRDefault="00D935A0" w:rsidP="00E30569">
      <w:pPr>
        <w:pStyle w:val="Code"/>
        <w:rPr>
          <w:highlight w:val="white"/>
        </w:rPr>
      </w:pPr>
      <w:r w:rsidRPr="00E30569">
        <w:rPr>
          <w:highlight w:val="white"/>
        </w:rPr>
        <w:t xml:space="preserve">      Track leftTrack = LoadValueToRegister(leftSymbol, leftRegister);</w:t>
      </w:r>
    </w:p>
    <w:p w14:paraId="466C0433" w14:textId="77777777" w:rsidR="00D935A0" w:rsidRPr="00E30569" w:rsidRDefault="00D935A0" w:rsidP="00E30569">
      <w:pPr>
        <w:pStyle w:val="Code"/>
        <w:rPr>
          <w:highlight w:val="white"/>
        </w:rPr>
      </w:pPr>
      <w:r w:rsidRPr="00E30569">
        <w:rPr>
          <w:highlight w:val="white"/>
        </w:rPr>
        <w:t xml:space="preserve">      AddAssemblyCode(AssemblyOperator.empty, leftTrack);</w:t>
      </w:r>
    </w:p>
    <w:p w14:paraId="38E9EBC6" w14:textId="77777777" w:rsidR="00D935A0" w:rsidRPr="00E30569" w:rsidRDefault="00D935A0" w:rsidP="00E30569">
      <w:pPr>
        <w:pStyle w:val="Code"/>
        <w:rPr>
          <w:highlight w:val="white"/>
        </w:rPr>
      </w:pPr>
    </w:p>
    <w:p w14:paraId="0106DD35" w14:textId="77777777" w:rsidR="00D935A0" w:rsidRPr="00E30569" w:rsidRDefault="00D935A0" w:rsidP="00E30569">
      <w:pPr>
        <w:pStyle w:val="Code"/>
        <w:rPr>
          <w:highlight w:val="white"/>
        </w:rPr>
      </w:pPr>
      <w:r w:rsidRPr="00E30569">
        <w:rPr>
          <w:highlight w:val="white"/>
        </w:rPr>
        <w:t xml:space="preserve">      Pair&lt;MiddleOperator,int&gt; pair =</w:t>
      </w:r>
    </w:p>
    <w:p w14:paraId="7F60D84C" w14:textId="77777777" w:rsidR="00D935A0" w:rsidRPr="00E30569" w:rsidRDefault="00D935A0" w:rsidP="00E30569">
      <w:pPr>
        <w:pStyle w:val="Code"/>
        <w:rPr>
          <w:highlight w:val="white"/>
        </w:rPr>
      </w:pPr>
      <w:r w:rsidRPr="00E30569">
        <w:rPr>
          <w:highlight w:val="white"/>
        </w:rPr>
        <w:t xml:space="preserve">        new Pair&lt;MiddleOperator,int&gt;(middleCode.Operator,</w:t>
      </w:r>
    </w:p>
    <w:p w14:paraId="4156D598" w14:textId="77777777" w:rsidR="00D935A0" w:rsidRPr="00E30569" w:rsidRDefault="00D935A0" w:rsidP="00E30569">
      <w:pPr>
        <w:pStyle w:val="Code"/>
        <w:rPr>
          <w:highlight w:val="white"/>
        </w:rPr>
      </w:pPr>
      <w:r w:rsidRPr="00E30569">
        <w:rPr>
          <w:highlight w:val="white"/>
        </w:rPr>
        <w:t xml:space="preserve">                                     leftSymbol.Type.SizeX());</w:t>
      </w:r>
    </w:p>
    <w:p w14:paraId="3B4D0282" w14:textId="77777777" w:rsidR="00D935A0" w:rsidRPr="00E30569" w:rsidRDefault="00D935A0" w:rsidP="00E30569">
      <w:pPr>
        <w:pStyle w:val="Code"/>
        <w:rPr>
          <w:highlight w:val="white"/>
        </w:rPr>
      </w:pPr>
      <w:r w:rsidRPr="00E30569">
        <w:rPr>
          <w:highlight w:val="white"/>
        </w:rPr>
        <w:t xml:space="preserve">      Register clearRegister = ClearMultiplyMap[pair];</w:t>
      </w:r>
    </w:p>
    <w:p w14:paraId="14660A59" w14:textId="77777777" w:rsidR="00D935A0" w:rsidRPr="00E30569" w:rsidRDefault="00D935A0" w:rsidP="00E30569">
      <w:pPr>
        <w:pStyle w:val="Code"/>
        <w:rPr>
          <w:highlight w:val="white"/>
        </w:rPr>
      </w:pPr>
      <w:r w:rsidRPr="00E30569">
        <w:rPr>
          <w:highlight w:val="white"/>
        </w:rPr>
        <w:t xml:space="preserve">      Track clearTrack = new Track(leftSymbol, clearRegister);</w:t>
      </w:r>
    </w:p>
    <w:p w14:paraId="29A7B8FF" w14:textId="77777777" w:rsidR="00D935A0" w:rsidRPr="00E30569" w:rsidRDefault="00D935A0" w:rsidP="00E30569">
      <w:pPr>
        <w:pStyle w:val="Code"/>
        <w:rPr>
          <w:highlight w:val="white"/>
        </w:rPr>
      </w:pPr>
      <w:r w:rsidRPr="00E30569">
        <w:rPr>
          <w:highlight w:val="white"/>
        </w:rPr>
        <w:t xml:space="preserve">      AddAssemblyCode(AssemblyOperator.xor, clearTrack, clearTrack);</w:t>
      </w:r>
    </w:p>
    <w:p w14:paraId="2270DF1D" w14:textId="77777777" w:rsidR="00D935A0" w:rsidRPr="00E30569" w:rsidRDefault="00D935A0" w:rsidP="00E30569">
      <w:pPr>
        <w:pStyle w:val="Code"/>
        <w:rPr>
          <w:highlight w:val="white"/>
        </w:rPr>
      </w:pPr>
    </w:p>
    <w:p w14:paraId="5F2C1228" w14:textId="77777777" w:rsidR="00D935A0" w:rsidRPr="00E30569" w:rsidRDefault="00D935A0" w:rsidP="00E30569">
      <w:pPr>
        <w:pStyle w:val="Code"/>
        <w:rPr>
          <w:highlight w:val="white"/>
        </w:rPr>
      </w:pPr>
      <w:r w:rsidRPr="00E30569">
        <w:rPr>
          <w:highlight w:val="white"/>
        </w:rPr>
        <w:t xml:space="preserve">      Symbol rightSymbol = (Symbol) middleCode[2];</w:t>
      </w:r>
    </w:p>
    <w:p w14:paraId="38C17255" w14:textId="77777777" w:rsidR="00D935A0" w:rsidRPr="00E30569" w:rsidRDefault="00D935A0" w:rsidP="00E30569">
      <w:pPr>
        <w:pStyle w:val="Code"/>
        <w:rPr>
          <w:highlight w:val="white"/>
        </w:rPr>
      </w:pPr>
      <w:r w:rsidRPr="00E30569">
        <w:rPr>
          <w:highlight w:val="white"/>
        </w:rPr>
        <w:t xml:space="preserve">      AssemblyOperator objectOperator =</w:t>
      </w:r>
    </w:p>
    <w:p w14:paraId="704BECA2" w14:textId="77777777" w:rsidR="00D935A0" w:rsidRPr="00E30569" w:rsidRDefault="00D935A0" w:rsidP="00E30569">
      <w:pPr>
        <w:pStyle w:val="Code"/>
        <w:rPr>
          <w:highlight w:val="white"/>
        </w:rPr>
      </w:pPr>
      <w:r w:rsidRPr="00E30569">
        <w:rPr>
          <w:highlight w:val="white"/>
        </w:rPr>
        <w:t xml:space="preserve">        m_middleToIntegralMap[middleCode.Operator];</w:t>
      </w:r>
    </w:p>
    <w:p w14:paraId="2BC2072D" w14:textId="77777777" w:rsidR="00D935A0" w:rsidRPr="00E30569" w:rsidRDefault="00D935A0" w:rsidP="00E30569">
      <w:pPr>
        <w:pStyle w:val="Code"/>
        <w:rPr>
          <w:highlight w:val="white"/>
        </w:rPr>
      </w:pPr>
    </w:p>
    <w:p w14:paraId="4D9A1ACB" w14:textId="77777777" w:rsidR="00D935A0" w:rsidRPr="00E30569" w:rsidRDefault="00D935A0" w:rsidP="00E30569">
      <w:pPr>
        <w:pStyle w:val="Code"/>
        <w:rPr>
          <w:highlight w:val="white"/>
        </w:rPr>
      </w:pPr>
      <w:r w:rsidRPr="00E30569">
        <w:rPr>
          <w:highlight w:val="white"/>
        </w:rPr>
        <w:t xml:space="preserve">      if (rightSymbol.IsTemporary() &amp;&amp; (rightSymbol.AddressSymbol == null)) {</w:t>
      </w:r>
    </w:p>
    <w:p w14:paraId="2C02C898" w14:textId="77777777" w:rsidR="00D935A0" w:rsidRPr="00E30569" w:rsidRDefault="00D935A0" w:rsidP="00E30569">
      <w:pPr>
        <w:pStyle w:val="Code"/>
        <w:rPr>
          <w:highlight w:val="white"/>
        </w:rPr>
      </w:pPr>
      <w:r w:rsidRPr="00E30569">
        <w:rPr>
          <w:highlight w:val="white"/>
        </w:rPr>
        <w:t xml:space="preserve">        Track rightTrack = LoadValueToRegister(rightSymbol);</w:t>
      </w:r>
    </w:p>
    <w:p w14:paraId="01D649D0" w14:textId="77777777" w:rsidR="00D935A0" w:rsidRPr="00E30569" w:rsidRDefault="00D935A0" w:rsidP="00E30569">
      <w:pPr>
        <w:pStyle w:val="Code"/>
        <w:rPr>
          <w:highlight w:val="white"/>
        </w:rPr>
      </w:pPr>
      <w:r w:rsidRPr="00E30569">
        <w:rPr>
          <w:highlight w:val="white"/>
        </w:rPr>
        <w:t xml:space="preserve">        AddAssemblyCode(objectOperator, rightTrack);</w:t>
      </w:r>
    </w:p>
    <w:p w14:paraId="14DA54D5" w14:textId="77777777" w:rsidR="00D935A0" w:rsidRPr="00E30569" w:rsidRDefault="00D935A0" w:rsidP="00E30569">
      <w:pPr>
        <w:pStyle w:val="Code"/>
        <w:rPr>
          <w:highlight w:val="white"/>
        </w:rPr>
      </w:pPr>
      <w:r w:rsidRPr="00E30569">
        <w:rPr>
          <w:highlight w:val="white"/>
        </w:rPr>
        <w:t xml:space="preserve">      }</w:t>
      </w:r>
    </w:p>
    <w:p w14:paraId="16F51F90" w14:textId="77777777" w:rsidR="00D935A0" w:rsidRPr="00E30569" w:rsidRDefault="00D935A0" w:rsidP="00E30569">
      <w:pPr>
        <w:pStyle w:val="Code"/>
        <w:rPr>
          <w:highlight w:val="white"/>
        </w:rPr>
      </w:pPr>
      <w:r w:rsidRPr="00E30569">
        <w:rPr>
          <w:highlight w:val="white"/>
        </w:rPr>
        <w:t xml:space="preserve">      else {</w:t>
      </w:r>
    </w:p>
    <w:p w14:paraId="54C899EC" w14:textId="77777777" w:rsidR="00D935A0" w:rsidRPr="00E30569" w:rsidRDefault="00D935A0" w:rsidP="00E30569">
      <w:pPr>
        <w:pStyle w:val="Code"/>
        <w:rPr>
          <w:highlight w:val="white"/>
        </w:rPr>
      </w:pPr>
      <w:r w:rsidRPr="00E30569">
        <w:rPr>
          <w:highlight w:val="white"/>
        </w:rPr>
        <w:t xml:space="preserve">        AssemblyOperator sizeOperator =</w:t>
      </w:r>
    </w:p>
    <w:p w14:paraId="2EC5DEEF" w14:textId="77777777" w:rsidR="00D935A0" w:rsidRPr="00E30569" w:rsidRDefault="00D935A0" w:rsidP="00E30569">
      <w:pPr>
        <w:pStyle w:val="Code"/>
        <w:rPr>
          <w:highlight w:val="white"/>
        </w:rPr>
      </w:pPr>
      <w:r w:rsidRPr="00E30569">
        <w:rPr>
          <w:highlight w:val="white"/>
        </w:rPr>
        <w:t xml:space="preserve">          AssemblyCode.OperatorToSize(objectOperator,</w:t>
      </w:r>
    </w:p>
    <w:p w14:paraId="78063563" w14:textId="77777777" w:rsidR="00D935A0" w:rsidRPr="00E30569" w:rsidRDefault="00D935A0" w:rsidP="00E30569">
      <w:pPr>
        <w:pStyle w:val="Code"/>
        <w:rPr>
          <w:highlight w:val="white"/>
        </w:rPr>
      </w:pPr>
      <w:r w:rsidRPr="00E30569">
        <w:rPr>
          <w:highlight w:val="white"/>
        </w:rPr>
        <w:t xml:space="preserve">                                      rightSymbol.Type.SizeX());</w:t>
      </w:r>
    </w:p>
    <w:p w14:paraId="213B0A82" w14:textId="77777777" w:rsidR="00D935A0" w:rsidRPr="00E30569" w:rsidRDefault="00D935A0" w:rsidP="00E30569">
      <w:pPr>
        <w:pStyle w:val="Code"/>
        <w:rPr>
          <w:highlight w:val="white"/>
        </w:rPr>
      </w:pPr>
      <w:r w:rsidRPr="00E30569">
        <w:rPr>
          <w:highlight w:val="white"/>
        </w:rPr>
        <w:t xml:space="preserve">        AddAssemblyCode(sizeOperator, Base(rightSymbol),</w:t>
      </w:r>
    </w:p>
    <w:p w14:paraId="710ED44C" w14:textId="77777777" w:rsidR="00D935A0" w:rsidRPr="00E30569" w:rsidRDefault="00D935A0" w:rsidP="00E30569">
      <w:pPr>
        <w:pStyle w:val="Code"/>
        <w:rPr>
          <w:highlight w:val="white"/>
        </w:rPr>
      </w:pPr>
      <w:r w:rsidRPr="00E30569">
        <w:rPr>
          <w:highlight w:val="white"/>
        </w:rPr>
        <w:t xml:space="preserve">                        Offset(rightSymbol));</w:t>
      </w:r>
    </w:p>
    <w:p w14:paraId="60F354DA" w14:textId="77777777" w:rsidR="00D935A0" w:rsidRPr="00E30569" w:rsidRDefault="00D935A0" w:rsidP="00E30569">
      <w:pPr>
        <w:pStyle w:val="Code"/>
        <w:rPr>
          <w:highlight w:val="white"/>
        </w:rPr>
      </w:pPr>
    </w:p>
    <w:p w14:paraId="720B291A" w14:textId="77777777" w:rsidR="00D935A0" w:rsidRPr="00E30569" w:rsidRDefault="00D935A0" w:rsidP="00E30569">
      <w:pPr>
        <w:pStyle w:val="Code"/>
        <w:rPr>
          <w:highlight w:val="white"/>
        </w:rPr>
      </w:pPr>
      <w:r w:rsidRPr="00E30569">
        <w:rPr>
          <w:highlight w:val="white"/>
        </w:rPr>
        <w:t xml:space="preserve">        if (rightSymbol.Value != null) {</w:t>
      </w:r>
    </w:p>
    <w:p w14:paraId="3134B897" w14:textId="77777777" w:rsidR="00D935A0" w:rsidRPr="00E30569" w:rsidRDefault="00D935A0" w:rsidP="00E30569">
      <w:pPr>
        <w:pStyle w:val="Code"/>
        <w:rPr>
          <w:highlight w:val="white"/>
        </w:rPr>
      </w:pPr>
      <w:r w:rsidRPr="00E30569">
        <w:rPr>
          <w:highlight w:val="white"/>
        </w:rPr>
        <w:t xml:space="preserve">          SymbolTable.StaticSet.Add(ConstantExpression.Value(rightSymbol));</w:t>
      </w:r>
    </w:p>
    <w:p w14:paraId="4E9A534B" w14:textId="77777777" w:rsidR="00D935A0" w:rsidRPr="00E30569" w:rsidRDefault="00D935A0" w:rsidP="00E30569">
      <w:pPr>
        <w:pStyle w:val="Code"/>
        <w:rPr>
          <w:highlight w:val="white"/>
        </w:rPr>
      </w:pPr>
      <w:r w:rsidRPr="00E30569">
        <w:rPr>
          <w:highlight w:val="white"/>
        </w:rPr>
        <w:t xml:space="preserve">        }</w:t>
      </w:r>
    </w:p>
    <w:p w14:paraId="117A474E" w14:textId="77777777" w:rsidR="00D935A0" w:rsidRPr="00E30569" w:rsidRDefault="00D935A0" w:rsidP="00E30569">
      <w:pPr>
        <w:pStyle w:val="Code"/>
        <w:rPr>
          <w:highlight w:val="white"/>
        </w:rPr>
      </w:pPr>
      <w:r w:rsidRPr="00E30569">
        <w:rPr>
          <w:highlight w:val="white"/>
        </w:rPr>
        <w:t xml:space="preserve">      }</w:t>
      </w:r>
    </w:p>
    <w:p w14:paraId="1B0E33C2" w14:textId="77777777" w:rsidR="00D935A0" w:rsidRPr="00E30569" w:rsidRDefault="00D935A0" w:rsidP="00E30569">
      <w:pPr>
        <w:pStyle w:val="Code"/>
        <w:rPr>
          <w:highlight w:val="white"/>
        </w:rPr>
      </w:pPr>
    </w:p>
    <w:p w14:paraId="0AE46AB4" w14:textId="77777777" w:rsidR="00D935A0" w:rsidRPr="00E30569" w:rsidRDefault="00D935A0" w:rsidP="00E30569">
      <w:pPr>
        <w:pStyle w:val="Code"/>
        <w:rPr>
          <w:highlight w:val="white"/>
        </w:rPr>
      </w:pPr>
      <w:r w:rsidRPr="00E30569">
        <w:rPr>
          <w:highlight w:val="white"/>
        </w:rPr>
        <w:t xml:space="preserve">      Symbol resultSymbol = (Symbol) middleCode[0];</w:t>
      </w:r>
    </w:p>
    <w:p w14:paraId="77DE2AF8" w14:textId="77777777" w:rsidR="00D935A0" w:rsidRPr="00E30569" w:rsidRDefault="00D935A0" w:rsidP="00E30569">
      <w:pPr>
        <w:pStyle w:val="Code"/>
        <w:rPr>
          <w:highlight w:val="white"/>
        </w:rPr>
      </w:pPr>
      <w:r w:rsidRPr="00E30569">
        <w:rPr>
          <w:highlight w:val="white"/>
        </w:rPr>
        <w:t xml:space="preserve">      Register resultRegister = ResultMultiplyMap[pair];</w:t>
      </w:r>
    </w:p>
    <w:p w14:paraId="2123530C" w14:textId="77777777" w:rsidR="00D935A0" w:rsidRPr="00E30569" w:rsidRDefault="00D935A0" w:rsidP="00E30569">
      <w:pPr>
        <w:pStyle w:val="Code"/>
        <w:rPr>
          <w:highlight w:val="white"/>
        </w:rPr>
      </w:pPr>
      <w:r w:rsidRPr="00E30569">
        <w:rPr>
          <w:highlight w:val="white"/>
        </w:rPr>
        <w:t xml:space="preserve">      Track resultTrack = new Track(resultSymbol, resultRegister);</w:t>
      </w:r>
    </w:p>
    <w:p w14:paraId="6335BD03" w14:textId="77777777" w:rsidR="00D935A0" w:rsidRPr="00E30569" w:rsidRDefault="00D935A0" w:rsidP="00E30569">
      <w:pPr>
        <w:pStyle w:val="Code"/>
        <w:rPr>
          <w:highlight w:val="white"/>
        </w:rPr>
      </w:pPr>
    </w:p>
    <w:p w14:paraId="1FA10B23" w14:textId="77777777" w:rsidR="00D935A0" w:rsidRPr="00E30569" w:rsidRDefault="00D935A0" w:rsidP="00E30569">
      <w:pPr>
        <w:pStyle w:val="Code"/>
        <w:rPr>
          <w:highlight w:val="white"/>
        </w:rPr>
      </w:pPr>
      <w:r w:rsidRPr="00E30569">
        <w:rPr>
          <w:highlight w:val="white"/>
        </w:rPr>
        <w:t xml:space="preserve">      Assert.ErrorXXX(resultSymbol.IsTemporary() &amp;&amp;</w:t>
      </w:r>
    </w:p>
    <w:p w14:paraId="0034F88A" w14:textId="77777777" w:rsidR="00D935A0" w:rsidRPr="00E30569" w:rsidRDefault="00D935A0" w:rsidP="00E30569">
      <w:pPr>
        <w:pStyle w:val="Code"/>
        <w:rPr>
          <w:highlight w:val="white"/>
        </w:rPr>
      </w:pPr>
      <w:r w:rsidRPr="00E30569">
        <w:rPr>
          <w:highlight w:val="white"/>
        </w:rPr>
        <w:t xml:space="preserve">                    (resultSymbol.AddressSymbol == null));</w:t>
      </w:r>
    </w:p>
    <w:p w14:paraId="0B2F69CD" w14:textId="77777777" w:rsidR="00D935A0" w:rsidRPr="00E30569" w:rsidRDefault="00D935A0" w:rsidP="00E30569">
      <w:pPr>
        <w:pStyle w:val="Code"/>
        <w:rPr>
          <w:highlight w:val="white"/>
        </w:rPr>
      </w:pPr>
      <w:r w:rsidRPr="00E30569">
        <w:rPr>
          <w:highlight w:val="white"/>
        </w:rPr>
        <w:t xml:space="preserve">      m_trackMap.Add(resultSymbol, resultTrack);</w:t>
      </w:r>
    </w:p>
    <w:p w14:paraId="34FAA2A2" w14:textId="77777777" w:rsidR="00D935A0" w:rsidRPr="00E30569" w:rsidRDefault="00D935A0" w:rsidP="00E30569">
      <w:pPr>
        <w:pStyle w:val="Code"/>
        <w:rPr>
          <w:highlight w:val="white"/>
        </w:rPr>
      </w:pPr>
      <w:r w:rsidRPr="00E30569">
        <w:rPr>
          <w:highlight w:val="white"/>
        </w:rPr>
        <w:t xml:space="preserve">      AddAssemblyCode(AssemblyOperator.empty, resultTrack);</w:t>
      </w:r>
    </w:p>
    <w:p w14:paraId="0E3DFBCF" w14:textId="77777777" w:rsidR="00D935A0" w:rsidRPr="00E30569" w:rsidRDefault="00D935A0" w:rsidP="00E30569">
      <w:pPr>
        <w:pStyle w:val="Code"/>
        <w:rPr>
          <w:highlight w:val="white"/>
        </w:rPr>
      </w:pPr>
      <w:r w:rsidRPr="00E30569">
        <w:rPr>
          <w:highlight w:val="white"/>
        </w:rPr>
        <w:t xml:space="preserve">    }</w:t>
      </w:r>
    </w:p>
    <w:p w14:paraId="7AF1EC0E" w14:textId="77777777" w:rsidR="00D935A0" w:rsidRPr="00E30569" w:rsidRDefault="00D935A0" w:rsidP="00E30569">
      <w:pPr>
        <w:pStyle w:val="Code"/>
        <w:rPr>
          <w:highlight w:val="white"/>
        </w:rPr>
      </w:pPr>
    </w:p>
    <w:p w14:paraId="2DF9D1F5" w14:textId="77777777" w:rsidR="00D935A0" w:rsidRPr="00E30569" w:rsidRDefault="00D935A0" w:rsidP="00E30569">
      <w:pPr>
        <w:pStyle w:val="Code"/>
        <w:rPr>
          <w:highlight w:val="white"/>
        </w:rPr>
      </w:pPr>
      <w:r w:rsidRPr="00E30569">
        <w:rPr>
          <w:highlight w:val="white"/>
        </w:rPr>
        <w:t xml:space="preserve">    public void Case(MiddleCode middleCode) {</w:t>
      </w:r>
    </w:p>
    <w:p w14:paraId="63F85F6C" w14:textId="77777777" w:rsidR="00D935A0" w:rsidRPr="00E30569" w:rsidRDefault="00D935A0" w:rsidP="00E30569">
      <w:pPr>
        <w:pStyle w:val="Code"/>
        <w:rPr>
          <w:highlight w:val="white"/>
        </w:rPr>
      </w:pPr>
      <w:r w:rsidRPr="00E30569">
        <w:rPr>
          <w:highlight w:val="white"/>
        </w:rPr>
        <w:t xml:space="preserve">      Symbol switchSymbol = (Symbol) middleCode[1];</w:t>
      </w:r>
    </w:p>
    <w:p w14:paraId="4A718DA6" w14:textId="77777777" w:rsidR="00D935A0" w:rsidRPr="00E30569" w:rsidRDefault="00D935A0" w:rsidP="00E30569">
      <w:pPr>
        <w:pStyle w:val="Code"/>
        <w:rPr>
          <w:highlight w:val="white"/>
        </w:rPr>
      </w:pPr>
      <w:r w:rsidRPr="00E30569">
        <w:rPr>
          <w:highlight w:val="white"/>
        </w:rPr>
        <w:t xml:space="preserve">      Track switchTrack;</w:t>
      </w:r>
    </w:p>
    <w:p w14:paraId="0153E3DD" w14:textId="77777777" w:rsidR="00D935A0" w:rsidRPr="00E30569" w:rsidRDefault="00D935A0" w:rsidP="00E30569">
      <w:pPr>
        <w:pStyle w:val="Code"/>
        <w:rPr>
          <w:highlight w:val="white"/>
        </w:rPr>
      </w:pPr>
    </w:p>
    <w:p w14:paraId="0A593E80" w14:textId="77777777" w:rsidR="00D935A0" w:rsidRPr="00E30569" w:rsidRDefault="00D935A0" w:rsidP="00E30569">
      <w:pPr>
        <w:pStyle w:val="Code"/>
        <w:rPr>
          <w:highlight w:val="white"/>
        </w:rPr>
      </w:pPr>
      <w:r w:rsidRPr="00E30569">
        <w:rPr>
          <w:highlight w:val="white"/>
        </w:rPr>
        <w:t xml:space="preserve">      if (m_trackMap.ContainsKey(switchSymbol)) {</w:t>
      </w:r>
    </w:p>
    <w:p w14:paraId="1CBF643C" w14:textId="77777777" w:rsidR="00D935A0" w:rsidRPr="00E30569" w:rsidRDefault="00D935A0" w:rsidP="00E30569">
      <w:pPr>
        <w:pStyle w:val="Code"/>
        <w:rPr>
          <w:highlight w:val="white"/>
        </w:rPr>
      </w:pPr>
      <w:r w:rsidRPr="00E30569">
        <w:rPr>
          <w:highlight w:val="white"/>
        </w:rPr>
        <w:t xml:space="preserve">        switchTrack = m_trackMap[switchSymbol];</w:t>
      </w:r>
    </w:p>
    <w:p w14:paraId="75750575" w14:textId="77777777" w:rsidR="00D935A0" w:rsidRPr="00E30569" w:rsidRDefault="00D935A0" w:rsidP="00E30569">
      <w:pPr>
        <w:pStyle w:val="Code"/>
        <w:rPr>
          <w:highlight w:val="white"/>
        </w:rPr>
      </w:pPr>
      <w:r w:rsidRPr="00E30569">
        <w:rPr>
          <w:highlight w:val="white"/>
        </w:rPr>
        <w:t xml:space="preserve">      }</w:t>
      </w:r>
    </w:p>
    <w:p w14:paraId="255F4FC8" w14:textId="77777777" w:rsidR="00D935A0" w:rsidRPr="00E30569" w:rsidRDefault="00D935A0" w:rsidP="00E30569">
      <w:pPr>
        <w:pStyle w:val="Code"/>
        <w:rPr>
          <w:highlight w:val="white"/>
        </w:rPr>
      </w:pPr>
      <w:r w:rsidRPr="00E30569">
        <w:rPr>
          <w:highlight w:val="white"/>
        </w:rPr>
        <w:t xml:space="preserve">      else {</w:t>
      </w:r>
    </w:p>
    <w:p w14:paraId="548467AC" w14:textId="77777777" w:rsidR="00D935A0" w:rsidRPr="00E30569" w:rsidRDefault="00D935A0" w:rsidP="00E30569">
      <w:pPr>
        <w:pStyle w:val="Code"/>
        <w:rPr>
          <w:highlight w:val="white"/>
        </w:rPr>
      </w:pPr>
      <w:r w:rsidRPr="00E30569">
        <w:rPr>
          <w:highlight w:val="white"/>
        </w:rPr>
        <w:t xml:space="preserve">        switchTrack = new Track(switchSymbol);</w:t>
      </w:r>
    </w:p>
    <w:p w14:paraId="768A1E47" w14:textId="77777777" w:rsidR="00D935A0" w:rsidRPr="00E30569" w:rsidRDefault="00D935A0" w:rsidP="00E30569">
      <w:pPr>
        <w:pStyle w:val="Code"/>
        <w:rPr>
          <w:highlight w:val="white"/>
        </w:rPr>
      </w:pPr>
      <w:r w:rsidRPr="00E30569">
        <w:rPr>
          <w:highlight w:val="white"/>
        </w:rPr>
        <w:t xml:space="preserve">        m_trackMap.Add(switchSymbol, switchTrack);</w:t>
      </w:r>
    </w:p>
    <w:p w14:paraId="2BB8801B" w14:textId="77777777" w:rsidR="00D935A0" w:rsidRPr="00E30569" w:rsidRDefault="00D935A0" w:rsidP="00E30569">
      <w:pPr>
        <w:pStyle w:val="Code"/>
        <w:rPr>
          <w:highlight w:val="white"/>
        </w:rPr>
      </w:pPr>
      <w:r w:rsidRPr="00E30569">
        <w:rPr>
          <w:highlight w:val="white"/>
        </w:rPr>
        <w:t xml:space="preserve">        AddAssemblyCode(AssemblyOperator.mov, switchTrack,</w:t>
      </w:r>
    </w:p>
    <w:p w14:paraId="60175E74" w14:textId="77777777" w:rsidR="00D935A0" w:rsidRPr="00E30569" w:rsidRDefault="00D935A0" w:rsidP="00E30569">
      <w:pPr>
        <w:pStyle w:val="Code"/>
        <w:rPr>
          <w:highlight w:val="white"/>
        </w:rPr>
      </w:pPr>
      <w:r w:rsidRPr="00E30569">
        <w:rPr>
          <w:highlight w:val="white"/>
        </w:rPr>
        <w:t xml:space="preserve">                        Base(switchSymbol), Offset(switchSymbol));</w:t>
      </w:r>
    </w:p>
    <w:p w14:paraId="7B8F6F63" w14:textId="77777777" w:rsidR="00D935A0" w:rsidRPr="00E30569" w:rsidRDefault="00D935A0" w:rsidP="00E30569">
      <w:pPr>
        <w:pStyle w:val="Code"/>
        <w:rPr>
          <w:highlight w:val="white"/>
        </w:rPr>
      </w:pPr>
      <w:r w:rsidRPr="00E30569">
        <w:rPr>
          <w:highlight w:val="white"/>
        </w:rPr>
        <w:t xml:space="preserve">      }</w:t>
      </w:r>
    </w:p>
    <w:p w14:paraId="48B134B5" w14:textId="77777777" w:rsidR="00D935A0" w:rsidRPr="00E30569" w:rsidRDefault="00D935A0" w:rsidP="00E30569">
      <w:pPr>
        <w:pStyle w:val="Code"/>
        <w:rPr>
          <w:highlight w:val="white"/>
        </w:rPr>
      </w:pPr>
    </w:p>
    <w:p w14:paraId="513FD473" w14:textId="77777777" w:rsidR="00D935A0" w:rsidRPr="00E30569" w:rsidRDefault="00D935A0" w:rsidP="00E30569">
      <w:pPr>
        <w:pStyle w:val="Code"/>
        <w:rPr>
          <w:highlight w:val="white"/>
        </w:rPr>
      </w:pPr>
      <w:r w:rsidRPr="00E30569">
        <w:rPr>
          <w:highlight w:val="white"/>
        </w:rPr>
        <w:t xml:space="preserve">      Symbol caseSymbol = (Symbol) middleCode[2];</w:t>
      </w:r>
    </w:p>
    <w:p w14:paraId="18C631AC" w14:textId="21D6804F" w:rsidR="00D935A0" w:rsidRPr="00E30569" w:rsidRDefault="00D935A0" w:rsidP="00E30569">
      <w:pPr>
        <w:pStyle w:val="Code"/>
        <w:rPr>
          <w:highlight w:val="white"/>
        </w:rPr>
      </w:pPr>
      <w:r w:rsidRPr="00E30569">
        <w:rPr>
          <w:highlight w:val="white"/>
        </w:rPr>
        <w:t xml:space="preserve">      BigInteger caseValue = (BigInteger) caseSymbol.Value;</w:t>
      </w:r>
      <w:r w:rsidR="00117935" w:rsidRPr="00E30569">
        <w:rPr>
          <w:highlight w:val="white"/>
        </w:rPr>
        <w:t xml:space="preserve"> // cmp ax, 123</w:t>
      </w:r>
    </w:p>
    <w:p w14:paraId="066C4A8F" w14:textId="324F28A1" w:rsidR="00D935A0" w:rsidRPr="00E30569" w:rsidRDefault="00D935A0" w:rsidP="00E30569">
      <w:pPr>
        <w:pStyle w:val="Code"/>
        <w:rPr>
          <w:highlight w:val="white"/>
        </w:rPr>
      </w:pPr>
      <w:r w:rsidRPr="00E30569">
        <w:rPr>
          <w:highlight w:val="white"/>
        </w:rPr>
        <w:t xml:space="preserve">      AddAssemblyCode(AssemblyOperator.cmp, switchTrack, caseValue);</w:t>
      </w:r>
    </w:p>
    <w:p w14:paraId="037516D6" w14:textId="2BD59CE8" w:rsidR="00D935A0" w:rsidRPr="00E30569" w:rsidRDefault="00D935A0" w:rsidP="00E30569">
      <w:pPr>
        <w:pStyle w:val="Code"/>
        <w:rPr>
          <w:highlight w:val="white"/>
        </w:rPr>
      </w:pPr>
      <w:r w:rsidRPr="00E30569">
        <w:rPr>
          <w:highlight w:val="white"/>
        </w:rPr>
        <w:t xml:space="preserve">      //</w:t>
      </w:r>
      <w:r w:rsidR="0009010B">
        <w:rPr>
          <w:highlight w:val="white"/>
        </w:rPr>
        <w:t xml:space="preserve"> </w:t>
      </w:r>
      <w:r w:rsidRPr="00E30569">
        <w:rPr>
          <w:highlight w:val="white"/>
        </w:rPr>
        <w:t>Note: no m_trackMap.Remove(symbol);</w:t>
      </w:r>
    </w:p>
    <w:p w14:paraId="3DF9BCC6" w14:textId="77777777" w:rsidR="00D935A0" w:rsidRPr="00E30569" w:rsidRDefault="00D935A0" w:rsidP="00E30569">
      <w:pPr>
        <w:pStyle w:val="Code"/>
        <w:rPr>
          <w:highlight w:val="white"/>
        </w:rPr>
      </w:pPr>
      <w:r w:rsidRPr="00E30569">
        <w:rPr>
          <w:highlight w:val="white"/>
        </w:rPr>
        <w:t xml:space="preserve">      int target = (int) middleCode[0];</w:t>
      </w:r>
    </w:p>
    <w:p w14:paraId="30CBD824" w14:textId="77777777" w:rsidR="00D935A0" w:rsidRPr="00E30569" w:rsidRDefault="00D935A0" w:rsidP="00E30569">
      <w:pPr>
        <w:pStyle w:val="Code"/>
        <w:rPr>
          <w:highlight w:val="white"/>
        </w:rPr>
      </w:pPr>
      <w:r w:rsidRPr="00E30569">
        <w:rPr>
          <w:highlight w:val="white"/>
        </w:rPr>
        <w:t xml:space="preserve">      AddAssemblyCode(AssemblyOperator.je, null, null, target);</w:t>
      </w:r>
    </w:p>
    <w:p w14:paraId="172F9940" w14:textId="77777777" w:rsidR="00D935A0" w:rsidRPr="00E30569" w:rsidRDefault="00D935A0" w:rsidP="00E30569">
      <w:pPr>
        <w:pStyle w:val="Code"/>
        <w:rPr>
          <w:highlight w:val="white"/>
        </w:rPr>
      </w:pPr>
      <w:r w:rsidRPr="00E30569">
        <w:rPr>
          <w:highlight w:val="white"/>
        </w:rPr>
        <w:t xml:space="preserve">    }</w:t>
      </w:r>
    </w:p>
    <w:p w14:paraId="1816DA42" w14:textId="77777777" w:rsidR="00D935A0" w:rsidRPr="00E30569" w:rsidRDefault="00D935A0" w:rsidP="00E30569">
      <w:pPr>
        <w:pStyle w:val="Code"/>
        <w:rPr>
          <w:highlight w:val="white"/>
        </w:rPr>
      </w:pPr>
      <w:r w:rsidRPr="00E30569">
        <w:rPr>
          <w:highlight w:val="white"/>
        </w:rPr>
        <w:t xml:space="preserve">    </w:t>
      </w:r>
    </w:p>
    <w:p w14:paraId="3FBFDDAF" w14:textId="77777777" w:rsidR="00D935A0" w:rsidRPr="00E30569" w:rsidRDefault="00D935A0" w:rsidP="00E30569">
      <w:pPr>
        <w:pStyle w:val="Code"/>
        <w:rPr>
          <w:highlight w:val="white"/>
        </w:rPr>
      </w:pPr>
      <w:r w:rsidRPr="00E30569">
        <w:rPr>
          <w:highlight w:val="white"/>
        </w:rPr>
        <w:t xml:space="preserve">    public void CaseEnd(MiddleCode middleCode) {</w:t>
      </w:r>
    </w:p>
    <w:p w14:paraId="3EA855E5" w14:textId="77777777" w:rsidR="00D935A0" w:rsidRPr="00E30569" w:rsidRDefault="00D935A0" w:rsidP="00E30569">
      <w:pPr>
        <w:pStyle w:val="Code"/>
        <w:rPr>
          <w:highlight w:val="white"/>
        </w:rPr>
      </w:pPr>
      <w:r w:rsidRPr="00E30569">
        <w:rPr>
          <w:highlight w:val="white"/>
        </w:rPr>
        <w:t xml:space="preserve">      Symbol symbol = (Symbol) middleCode[0];</w:t>
      </w:r>
    </w:p>
    <w:p w14:paraId="5AF40B6E" w14:textId="77777777" w:rsidR="00D935A0" w:rsidRPr="00E30569" w:rsidRDefault="00D935A0" w:rsidP="00E30569">
      <w:pPr>
        <w:pStyle w:val="Code"/>
        <w:rPr>
          <w:highlight w:val="white"/>
        </w:rPr>
      </w:pPr>
      <w:r w:rsidRPr="00E30569">
        <w:rPr>
          <w:highlight w:val="white"/>
        </w:rPr>
        <w:t xml:space="preserve">      m_trackMap.Remove(symbol);</w:t>
      </w:r>
    </w:p>
    <w:p w14:paraId="5F67619C" w14:textId="77777777" w:rsidR="00D935A0" w:rsidRPr="00E30569" w:rsidRDefault="00D935A0" w:rsidP="00E30569">
      <w:pPr>
        <w:pStyle w:val="Code"/>
        <w:rPr>
          <w:highlight w:val="white"/>
        </w:rPr>
      </w:pPr>
      <w:r w:rsidRPr="00E30569">
        <w:rPr>
          <w:highlight w:val="white"/>
        </w:rPr>
        <w:t xml:space="preserve">    }</w:t>
      </w:r>
    </w:p>
    <w:p w14:paraId="1C189808" w14:textId="77777777" w:rsidR="00D935A0" w:rsidRPr="00E30569" w:rsidRDefault="00D935A0" w:rsidP="00E30569">
      <w:pPr>
        <w:pStyle w:val="Code"/>
        <w:rPr>
          <w:highlight w:val="white"/>
        </w:rPr>
      </w:pPr>
    </w:p>
    <w:p w14:paraId="768D3622" w14:textId="77777777" w:rsidR="00D935A0" w:rsidRPr="00E30569" w:rsidRDefault="00D935A0" w:rsidP="00E30569">
      <w:pPr>
        <w:pStyle w:val="Code"/>
        <w:rPr>
          <w:highlight w:val="white"/>
        </w:rPr>
      </w:pPr>
      <w:r w:rsidRPr="00E30569">
        <w:rPr>
          <w:highlight w:val="white"/>
        </w:rPr>
        <w:t xml:space="preserve">    public void IntegralRelation(MiddleCode middleCode, int index) {</w:t>
      </w:r>
    </w:p>
    <w:p w14:paraId="22629E47" w14:textId="77777777" w:rsidR="00D935A0" w:rsidRPr="00E30569" w:rsidRDefault="00D935A0" w:rsidP="00E30569">
      <w:pPr>
        <w:pStyle w:val="Code"/>
        <w:rPr>
          <w:highlight w:val="white"/>
        </w:rPr>
      </w:pPr>
      <w:r w:rsidRPr="00E30569">
        <w:rPr>
          <w:highlight w:val="white"/>
        </w:rPr>
        <w:t xml:space="preserve">      IntegralRelationBinary((Symbol) middleCode[1],</w:t>
      </w:r>
    </w:p>
    <w:p w14:paraId="3C5EE13C" w14:textId="77777777" w:rsidR="00D935A0" w:rsidRPr="00E30569" w:rsidRDefault="00D935A0" w:rsidP="00E30569">
      <w:pPr>
        <w:pStyle w:val="Code"/>
        <w:rPr>
          <w:highlight w:val="white"/>
        </w:rPr>
      </w:pPr>
      <w:r w:rsidRPr="00E30569">
        <w:rPr>
          <w:highlight w:val="white"/>
        </w:rPr>
        <w:t xml:space="preserve">                             (Symbol) middleCode[2]);</w:t>
      </w:r>
    </w:p>
    <w:p w14:paraId="1EF393AA" w14:textId="77777777" w:rsidR="00D935A0" w:rsidRPr="00E30569" w:rsidRDefault="00D935A0" w:rsidP="00E30569">
      <w:pPr>
        <w:pStyle w:val="Code"/>
        <w:rPr>
          <w:highlight w:val="white"/>
        </w:rPr>
      </w:pPr>
      <w:r w:rsidRPr="00E30569">
        <w:rPr>
          <w:highlight w:val="white"/>
        </w:rPr>
        <w:t xml:space="preserve">      AssemblyOperator objectOperator =</w:t>
      </w:r>
    </w:p>
    <w:p w14:paraId="0174A492" w14:textId="77777777" w:rsidR="00D935A0" w:rsidRPr="00E30569" w:rsidRDefault="00D935A0" w:rsidP="00E30569">
      <w:pPr>
        <w:pStyle w:val="Code"/>
        <w:rPr>
          <w:highlight w:val="white"/>
        </w:rPr>
      </w:pPr>
      <w:r w:rsidRPr="00E30569">
        <w:rPr>
          <w:highlight w:val="white"/>
        </w:rPr>
        <w:t xml:space="preserve">        m_middleToIntegralMap[middleCode.Operator];</w:t>
      </w:r>
    </w:p>
    <w:p w14:paraId="72DA3746" w14:textId="77777777" w:rsidR="00D935A0" w:rsidRPr="00E30569" w:rsidRDefault="00D935A0" w:rsidP="00E30569">
      <w:pPr>
        <w:pStyle w:val="Code"/>
        <w:rPr>
          <w:highlight w:val="white"/>
        </w:rPr>
      </w:pPr>
      <w:r w:rsidRPr="00E30569">
        <w:rPr>
          <w:highlight w:val="white"/>
        </w:rPr>
        <w:t xml:space="preserve">      int target = (int) middleCode[0];</w:t>
      </w:r>
    </w:p>
    <w:p w14:paraId="38876826" w14:textId="77777777" w:rsidR="00D935A0" w:rsidRPr="00E30569" w:rsidRDefault="00D935A0" w:rsidP="00E30569">
      <w:pPr>
        <w:pStyle w:val="Code"/>
        <w:rPr>
          <w:highlight w:val="white"/>
        </w:rPr>
      </w:pPr>
      <w:r w:rsidRPr="00E30569">
        <w:rPr>
          <w:highlight w:val="white"/>
        </w:rPr>
        <w:t xml:space="preserve">      AddAssemblyCode(objectOperator, null, null, target);</w:t>
      </w:r>
    </w:p>
    <w:p w14:paraId="3DB35897" w14:textId="77777777" w:rsidR="00D935A0" w:rsidRPr="00E30569" w:rsidRDefault="00D935A0" w:rsidP="00E30569">
      <w:pPr>
        <w:pStyle w:val="Code"/>
        <w:rPr>
          <w:highlight w:val="white"/>
        </w:rPr>
      </w:pPr>
      <w:r w:rsidRPr="00E30569">
        <w:rPr>
          <w:highlight w:val="white"/>
        </w:rPr>
        <w:t xml:space="preserve">    }</w:t>
      </w:r>
    </w:p>
    <w:p w14:paraId="245A6A14" w14:textId="77777777" w:rsidR="00D935A0" w:rsidRPr="00E30569" w:rsidRDefault="00D935A0" w:rsidP="00E30569">
      <w:pPr>
        <w:pStyle w:val="Code"/>
        <w:rPr>
          <w:highlight w:val="white"/>
        </w:rPr>
      </w:pPr>
    </w:p>
    <w:p w14:paraId="3BA45735" w14:textId="77777777" w:rsidR="00D935A0" w:rsidRPr="00E30569" w:rsidRDefault="00D935A0" w:rsidP="00E30569">
      <w:pPr>
        <w:pStyle w:val="Code"/>
        <w:rPr>
          <w:highlight w:val="white"/>
        </w:rPr>
      </w:pPr>
      <w:r w:rsidRPr="00E30569">
        <w:rPr>
          <w:highlight w:val="white"/>
        </w:rPr>
        <w:t xml:space="preserve">    public void IntegralIncrementDecrement(MiddleCode middleCode) {</w:t>
      </w:r>
    </w:p>
    <w:p w14:paraId="2AB27335" w14:textId="77777777" w:rsidR="00D935A0" w:rsidRPr="00E30569" w:rsidRDefault="00D935A0" w:rsidP="00E30569">
      <w:pPr>
        <w:pStyle w:val="Code"/>
        <w:rPr>
          <w:highlight w:val="white"/>
        </w:rPr>
      </w:pPr>
      <w:r w:rsidRPr="00E30569">
        <w:rPr>
          <w:highlight w:val="white"/>
        </w:rPr>
        <w:t xml:space="preserve">      Unary(middleCode.Operator, (Symbol) middleCode[0],</w:t>
      </w:r>
    </w:p>
    <w:p w14:paraId="1AFA81C3" w14:textId="77777777" w:rsidR="00D935A0" w:rsidRPr="00E30569" w:rsidRDefault="00D935A0" w:rsidP="00E30569">
      <w:pPr>
        <w:pStyle w:val="Code"/>
        <w:rPr>
          <w:highlight w:val="white"/>
        </w:rPr>
      </w:pPr>
      <w:r w:rsidRPr="00E30569">
        <w:rPr>
          <w:highlight w:val="white"/>
        </w:rPr>
        <w:t xml:space="preserve">                    (Symbol) middleCode[1]);</w:t>
      </w:r>
    </w:p>
    <w:p w14:paraId="1750D096" w14:textId="77777777" w:rsidR="00D935A0" w:rsidRPr="00E30569" w:rsidRDefault="00D935A0" w:rsidP="00E30569">
      <w:pPr>
        <w:pStyle w:val="Code"/>
        <w:rPr>
          <w:highlight w:val="white"/>
        </w:rPr>
      </w:pPr>
      <w:r w:rsidRPr="00E30569">
        <w:rPr>
          <w:highlight w:val="white"/>
        </w:rPr>
        <w:t xml:space="preserve">    }</w:t>
      </w:r>
    </w:p>
    <w:p w14:paraId="125ECD8E" w14:textId="77777777" w:rsidR="00D935A0" w:rsidRPr="00E30569" w:rsidRDefault="00D935A0" w:rsidP="00E30569">
      <w:pPr>
        <w:pStyle w:val="Code"/>
        <w:rPr>
          <w:highlight w:val="white"/>
        </w:rPr>
      </w:pPr>
    </w:p>
    <w:p w14:paraId="5A0089DD" w14:textId="77777777" w:rsidR="00D935A0" w:rsidRPr="00E30569" w:rsidRDefault="00D935A0" w:rsidP="00E30569">
      <w:pPr>
        <w:pStyle w:val="Code"/>
        <w:rPr>
          <w:highlight w:val="white"/>
        </w:rPr>
      </w:pPr>
      <w:r w:rsidRPr="00E30569">
        <w:rPr>
          <w:highlight w:val="white"/>
        </w:rPr>
        <w:t xml:space="preserve">    public void IntegralUnary(MiddleCode middleCode) {</w:t>
      </w:r>
    </w:p>
    <w:p w14:paraId="61B5D5D9" w14:textId="77777777" w:rsidR="00D935A0" w:rsidRPr="00E30569" w:rsidRDefault="00D935A0" w:rsidP="00E30569">
      <w:pPr>
        <w:pStyle w:val="Code"/>
        <w:rPr>
          <w:highlight w:val="white"/>
        </w:rPr>
      </w:pPr>
      <w:r w:rsidRPr="00E30569">
        <w:rPr>
          <w:highlight w:val="white"/>
        </w:rPr>
        <w:t xml:space="preserve">      Unary(middleCode.Operator, (Symbol) middleCode[0],</w:t>
      </w:r>
    </w:p>
    <w:p w14:paraId="17D9DB9F" w14:textId="77777777" w:rsidR="00D935A0" w:rsidRPr="00E30569" w:rsidRDefault="00D935A0" w:rsidP="00E30569">
      <w:pPr>
        <w:pStyle w:val="Code"/>
        <w:rPr>
          <w:highlight w:val="white"/>
        </w:rPr>
      </w:pPr>
      <w:r w:rsidRPr="00E30569">
        <w:rPr>
          <w:highlight w:val="white"/>
        </w:rPr>
        <w:t xml:space="preserve">                    (Symbol) middleCode[1]);</w:t>
      </w:r>
    </w:p>
    <w:p w14:paraId="1BCB2AEC" w14:textId="77777777" w:rsidR="00D935A0" w:rsidRPr="00E30569" w:rsidRDefault="00D935A0" w:rsidP="00E30569">
      <w:pPr>
        <w:pStyle w:val="Code"/>
        <w:rPr>
          <w:highlight w:val="white"/>
        </w:rPr>
      </w:pPr>
      <w:r w:rsidRPr="00E30569">
        <w:rPr>
          <w:highlight w:val="white"/>
        </w:rPr>
        <w:t xml:space="preserve">    }</w:t>
      </w:r>
    </w:p>
    <w:p w14:paraId="5C3A5023" w14:textId="77777777" w:rsidR="00D935A0" w:rsidRPr="00E30569" w:rsidRDefault="00D935A0" w:rsidP="00E30569">
      <w:pPr>
        <w:pStyle w:val="Code"/>
        <w:rPr>
          <w:highlight w:val="white"/>
        </w:rPr>
      </w:pPr>
    </w:p>
    <w:p w14:paraId="44213597" w14:textId="77777777" w:rsidR="00D935A0" w:rsidRPr="00E30569" w:rsidRDefault="00D935A0" w:rsidP="00E30569">
      <w:pPr>
        <w:pStyle w:val="Code"/>
        <w:rPr>
          <w:highlight w:val="white"/>
        </w:rPr>
      </w:pPr>
      <w:r w:rsidRPr="00E30569">
        <w:rPr>
          <w:highlight w:val="white"/>
        </w:rPr>
        <w:t xml:space="preserve">    public void Address(MiddleCode middleCode) {</w:t>
      </w:r>
    </w:p>
    <w:p w14:paraId="4911CAC1" w14:textId="77777777" w:rsidR="00D935A0" w:rsidRPr="00E30569" w:rsidRDefault="00D935A0" w:rsidP="00E30569">
      <w:pPr>
        <w:pStyle w:val="Code"/>
        <w:rPr>
          <w:highlight w:val="white"/>
        </w:rPr>
      </w:pPr>
      <w:r w:rsidRPr="00E30569">
        <w:rPr>
          <w:highlight w:val="white"/>
        </w:rPr>
        <w:t xml:space="preserve">      Symbol resultSymbol = (Symbol) middleCode[0],</w:t>
      </w:r>
    </w:p>
    <w:p w14:paraId="4A9C3357" w14:textId="77777777" w:rsidR="00D935A0" w:rsidRPr="00E30569" w:rsidRDefault="00D935A0" w:rsidP="00E30569">
      <w:pPr>
        <w:pStyle w:val="Code"/>
        <w:rPr>
          <w:highlight w:val="white"/>
        </w:rPr>
      </w:pPr>
      <w:r w:rsidRPr="00E30569">
        <w:rPr>
          <w:highlight w:val="white"/>
        </w:rPr>
        <w:t xml:space="preserve">             addressSymbol = (Symbol) middleCode[1];</w:t>
      </w:r>
    </w:p>
    <w:p w14:paraId="656A79A7" w14:textId="77777777" w:rsidR="00D935A0" w:rsidRPr="00E30569" w:rsidRDefault="00D935A0" w:rsidP="00E30569">
      <w:pPr>
        <w:pStyle w:val="Code"/>
        <w:rPr>
          <w:highlight w:val="white"/>
        </w:rPr>
      </w:pPr>
    </w:p>
    <w:p w14:paraId="40C9EED5" w14:textId="77777777" w:rsidR="00D935A0" w:rsidRPr="00E30569" w:rsidRDefault="00D935A0" w:rsidP="00E30569">
      <w:pPr>
        <w:pStyle w:val="Code"/>
        <w:rPr>
          <w:highlight w:val="white"/>
        </w:rPr>
      </w:pPr>
      <w:r w:rsidRPr="00E30569">
        <w:rPr>
          <w:highlight w:val="white"/>
        </w:rPr>
        <w:t xml:space="preserve">      Track track = LoadAddressToRegister(addressSymbol);</w:t>
      </w:r>
    </w:p>
    <w:p w14:paraId="1DDC4230" w14:textId="77777777" w:rsidR="00D935A0" w:rsidRPr="00E30569" w:rsidRDefault="00D935A0" w:rsidP="00E30569">
      <w:pPr>
        <w:pStyle w:val="Code"/>
        <w:rPr>
          <w:highlight w:val="white"/>
        </w:rPr>
      </w:pPr>
      <w:r w:rsidRPr="00E30569">
        <w:rPr>
          <w:highlight w:val="white"/>
        </w:rPr>
        <w:t xml:space="preserve">      m_trackMap.Add(resultSymbol, track);</w:t>
      </w:r>
    </w:p>
    <w:p w14:paraId="25E3F8FD" w14:textId="77777777" w:rsidR="00D935A0" w:rsidRPr="00E30569" w:rsidRDefault="00D935A0" w:rsidP="00E30569">
      <w:pPr>
        <w:pStyle w:val="Code"/>
        <w:rPr>
          <w:highlight w:val="white"/>
        </w:rPr>
      </w:pPr>
      <w:r w:rsidRPr="00E30569">
        <w:rPr>
          <w:highlight w:val="white"/>
        </w:rPr>
        <w:t xml:space="preserve">      m_trackMap.Remove(addressSymbol);</w:t>
      </w:r>
    </w:p>
    <w:p w14:paraId="35D3DBAD" w14:textId="77777777" w:rsidR="00D935A0" w:rsidRPr="00E30569" w:rsidRDefault="00D935A0" w:rsidP="00E30569">
      <w:pPr>
        <w:pStyle w:val="Code"/>
        <w:rPr>
          <w:highlight w:val="white"/>
        </w:rPr>
      </w:pPr>
      <w:r w:rsidRPr="00E30569">
        <w:rPr>
          <w:highlight w:val="white"/>
        </w:rPr>
        <w:t xml:space="preserve">    }</w:t>
      </w:r>
    </w:p>
    <w:p w14:paraId="1B9F468E" w14:textId="77777777" w:rsidR="00D935A0" w:rsidRPr="00E30569" w:rsidRDefault="00D935A0" w:rsidP="00E30569">
      <w:pPr>
        <w:pStyle w:val="Code"/>
        <w:rPr>
          <w:highlight w:val="white"/>
        </w:rPr>
      </w:pPr>
    </w:p>
    <w:p w14:paraId="48626CBC" w14:textId="77777777" w:rsidR="00D935A0" w:rsidRPr="00E30569" w:rsidRDefault="00D935A0" w:rsidP="00E30569">
      <w:pPr>
        <w:pStyle w:val="Code"/>
        <w:rPr>
          <w:highlight w:val="white"/>
        </w:rPr>
      </w:pPr>
      <w:r w:rsidRPr="00E30569">
        <w:rPr>
          <w:highlight w:val="white"/>
        </w:rPr>
        <w:t xml:space="preserve">    public void FloatingDereference(MiddleCode middleCode) {</w:t>
      </w:r>
    </w:p>
    <w:p w14:paraId="02F23627" w14:textId="77777777" w:rsidR="00D935A0" w:rsidRPr="00E30569" w:rsidRDefault="00D935A0" w:rsidP="00E30569">
      <w:pPr>
        <w:pStyle w:val="Code"/>
        <w:rPr>
          <w:highlight w:val="white"/>
        </w:rPr>
      </w:pPr>
      <w:r w:rsidRPr="00E30569">
        <w:rPr>
          <w:highlight w:val="white"/>
        </w:rPr>
        <w:t xml:space="preserve">      Symbol resultSymbol = (Symbol) middleCode[0];</w:t>
      </w:r>
    </w:p>
    <w:p w14:paraId="21141F15" w14:textId="77777777" w:rsidR="00D935A0" w:rsidRPr="00E30569" w:rsidRDefault="00D935A0" w:rsidP="00E30569">
      <w:pPr>
        <w:pStyle w:val="Code"/>
        <w:rPr>
          <w:highlight w:val="white"/>
        </w:rPr>
      </w:pPr>
      <w:r w:rsidRPr="00E30569">
        <w:rPr>
          <w:highlight w:val="white"/>
        </w:rPr>
        <w:t xml:space="preserve">      Track addressTrack = LoadValueToRegister(resultSymbol.AddressSymbol);</w:t>
      </w:r>
    </w:p>
    <w:p w14:paraId="1BF922DA" w14:textId="77777777" w:rsidR="00D935A0" w:rsidRPr="00E30569" w:rsidRDefault="00D935A0" w:rsidP="00E30569">
      <w:pPr>
        <w:pStyle w:val="Code"/>
        <w:rPr>
          <w:highlight w:val="white"/>
        </w:rPr>
      </w:pPr>
      <w:r w:rsidRPr="00E30569">
        <w:rPr>
          <w:highlight w:val="white"/>
        </w:rPr>
        <w:t xml:space="preserve">      m_trackMap.Add(resultSymbol.AddressSymbol, addressTrack);</w:t>
      </w:r>
    </w:p>
    <w:p w14:paraId="3FBAD4D8" w14:textId="77777777" w:rsidR="00D935A0" w:rsidRPr="00E30569" w:rsidRDefault="00D935A0" w:rsidP="00E30569">
      <w:pPr>
        <w:pStyle w:val="Code"/>
        <w:rPr>
          <w:highlight w:val="white"/>
        </w:rPr>
      </w:pPr>
      <w:r w:rsidRPr="00E30569">
        <w:rPr>
          <w:highlight w:val="white"/>
        </w:rPr>
        <w:t xml:space="preserve">    }</w:t>
      </w:r>
    </w:p>
    <w:p w14:paraId="7D843F87" w14:textId="77777777" w:rsidR="00D935A0" w:rsidRPr="00E30569" w:rsidRDefault="00D935A0" w:rsidP="00E30569">
      <w:pPr>
        <w:pStyle w:val="Code"/>
        <w:rPr>
          <w:highlight w:val="white"/>
        </w:rPr>
      </w:pPr>
    </w:p>
    <w:p w14:paraId="55860ECF" w14:textId="77777777" w:rsidR="00D935A0" w:rsidRPr="00E30569" w:rsidRDefault="00D935A0" w:rsidP="00E30569">
      <w:pPr>
        <w:pStyle w:val="Code"/>
        <w:rPr>
          <w:highlight w:val="white"/>
        </w:rPr>
      </w:pPr>
      <w:r w:rsidRPr="00E30569">
        <w:rPr>
          <w:highlight w:val="white"/>
        </w:rPr>
        <w:t xml:space="preserve">    public void IntegralDereference(MiddleCode middleCode) {</w:t>
      </w:r>
    </w:p>
    <w:p w14:paraId="12F30347" w14:textId="77777777" w:rsidR="00D935A0" w:rsidRPr="00E30569" w:rsidRDefault="00D935A0" w:rsidP="00E30569">
      <w:pPr>
        <w:pStyle w:val="Code"/>
        <w:rPr>
          <w:highlight w:val="white"/>
        </w:rPr>
      </w:pPr>
      <w:r w:rsidRPr="00E30569">
        <w:rPr>
          <w:highlight w:val="white"/>
        </w:rPr>
        <w:t xml:space="preserve">      Symbol resultSymbol = (Symbol) middleCode[0];</w:t>
      </w:r>
    </w:p>
    <w:p w14:paraId="0FD179BC" w14:textId="77777777" w:rsidR="00D935A0" w:rsidRPr="00E30569" w:rsidRDefault="00D935A0" w:rsidP="00E30569">
      <w:pPr>
        <w:pStyle w:val="Code"/>
        <w:rPr>
          <w:highlight w:val="white"/>
        </w:rPr>
      </w:pPr>
      <w:r w:rsidRPr="00E30569">
        <w:rPr>
          <w:highlight w:val="white"/>
        </w:rPr>
        <w:t xml:space="preserve">      Track addressTrack = LoadValueToRegister(resultSymbol.AddressSymbol);</w:t>
      </w:r>
    </w:p>
    <w:p w14:paraId="7237EAF3" w14:textId="77777777" w:rsidR="00D935A0" w:rsidRPr="00E30569" w:rsidRDefault="00D935A0" w:rsidP="00E30569">
      <w:pPr>
        <w:pStyle w:val="Code"/>
        <w:rPr>
          <w:highlight w:val="white"/>
        </w:rPr>
      </w:pPr>
      <w:r w:rsidRPr="00E30569">
        <w:rPr>
          <w:highlight w:val="white"/>
        </w:rPr>
        <w:t xml:space="preserve">      m_trackMap.Add(resultSymbol.AddressSymbol, addressTrack);</w:t>
      </w:r>
    </w:p>
    <w:p w14:paraId="663D5B52" w14:textId="77777777" w:rsidR="00D935A0" w:rsidRPr="00E30569" w:rsidRDefault="00D935A0" w:rsidP="00E30569">
      <w:pPr>
        <w:pStyle w:val="Code"/>
        <w:rPr>
          <w:highlight w:val="white"/>
        </w:rPr>
      </w:pPr>
      <w:r w:rsidRPr="00E30569">
        <w:rPr>
          <w:highlight w:val="white"/>
        </w:rPr>
        <w:t xml:space="preserve">    }</w:t>
      </w:r>
    </w:p>
    <w:p w14:paraId="5AE53A1F" w14:textId="77777777" w:rsidR="00D935A0" w:rsidRPr="00E30569" w:rsidRDefault="00D935A0" w:rsidP="00E30569">
      <w:pPr>
        <w:pStyle w:val="Code"/>
        <w:rPr>
          <w:highlight w:val="white"/>
        </w:rPr>
      </w:pPr>
    </w:p>
    <w:p w14:paraId="26F38F3B" w14:textId="77777777" w:rsidR="00D935A0" w:rsidRPr="00E30569" w:rsidRDefault="00D935A0" w:rsidP="00E30569">
      <w:pPr>
        <w:pStyle w:val="Code"/>
        <w:rPr>
          <w:highlight w:val="white"/>
        </w:rPr>
      </w:pPr>
      <w:r w:rsidRPr="00E30569">
        <w:rPr>
          <w:highlight w:val="white"/>
        </w:rPr>
        <w:t xml:space="preserve">    public Track LoadAddressToRegister(Symbol symbol,</w:t>
      </w:r>
    </w:p>
    <w:p w14:paraId="68CA8759" w14:textId="77777777" w:rsidR="00D935A0" w:rsidRPr="00E30569" w:rsidRDefault="00D935A0" w:rsidP="00E30569">
      <w:pPr>
        <w:pStyle w:val="Code"/>
        <w:rPr>
          <w:highlight w:val="white"/>
        </w:rPr>
      </w:pPr>
      <w:r w:rsidRPr="00E30569">
        <w:rPr>
          <w:highlight w:val="white"/>
        </w:rPr>
        <w:t xml:space="preserve">                                       Register? register = null) {</w:t>
      </w:r>
    </w:p>
    <w:p w14:paraId="3CB75506" w14:textId="77777777" w:rsidR="00D935A0" w:rsidRPr="00E30569" w:rsidRDefault="00D935A0" w:rsidP="00E30569">
      <w:pPr>
        <w:pStyle w:val="Code"/>
        <w:rPr>
          <w:highlight w:val="white"/>
        </w:rPr>
      </w:pPr>
      <w:r w:rsidRPr="00E30569">
        <w:rPr>
          <w:highlight w:val="white"/>
        </w:rPr>
        <w:t xml:space="preserve">      Symbol addressSymbol = symbol.AddressSymbol;</w:t>
      </w:r>
    </w:p>
    <w:p w14:paraId="60458C0A" w14:textId="77777777" w:rsidR="00D935A0" w:rsidRPr="00E30569" w:rsidRDefault="00D935A0" w:rsidP="00E30569">
      <w:pPr>
        <w:pStyle w:val="Code"/>
        <w:rPr>
          <w:highlight w:val="white"/>
        </w:rPr>
      </w:pPr>
      <w:r w:rsidRPr="00E30569">
        <w:rPr>
          <w:highlight w:val="white"/>
        </w:rPr>
        <w:t xml:space="preserve">    </w:t>
      </w:r>
    </w:p>
    <w:p w14:paraId="671A32B3" w14:textId="77777777" w:rsidR="00D935A0" w:rsidRPr="00E30569" w:rsidRDefault="00D935A0" w:rsidP="00E30569">
      <w:pPr>
        <w:pStyle w:val="Code"/>
        <w:rPr>
          <w:highlight w:val="white"/>
        </w:rPr>
      </w:pPr>
      <w:r w:rsidRPr="00E30569">
        <w:rPr>
          <w:highlight w:val="white"/>
        </w:rPr>
        <w:t xml:space="preserve">      if (addressSymbol != null) {</w:t>
      </w:r>
    </w:p>
    <w:p w14:paraId="7317D969" w14:textId="77777777" w:rsidR="00D935A0" w:rsidRPr="00E30569" w:rsidRDefault="00D935A0" w:rsidP="00E30569">
      <w:pPr>
        <w:pStyle w:val="Code"/>
        <w:rPr>
          <w:highlight w:val="white"/>
        </w:rPr>
      </w:pPr>
      <w:r w:rsidRPr="00E30569">
        <w:rPr>
          <w:highlight w:val="white"/>
        </w:rPr>
        <w:t xml:space="preserve">        Track addressTrack = LoadValueToRegister(addressSymbol);</w:t>
      </w:r>
    </w:p>
    <w:p w14:paraId="74FC8FEC" w14:textId="77777777" w:rsidR="00D935A0" w:rsidRPr="00E30569" w:rsidRDefault="00D935A0" w:rsidP="00E30569">
      <w:pPr>
        <w:pStyle w:val="Code"/>
        <w:rPr>
          <w:highlight w:val="white"/>
        </w:rPr>
      </w:pPr>
      <w:r w:rsidRPr="00E30569">
        <w:rPr>
          <w:highlight w:val="white"/>
        </w:rPr>
        <w:t xml:space="preserve">        Assert.ErrorXXX((addressTrack.Register == null) ||</w:t>
      </w:r>
    </w:p>
    <w:p w14:paraId="0EDDCE23" w14:textId="48EC6457" w:rsidR="0009010B" w:rsidRDefault="0009010B" w:rsidP="00E30569">
      <w:pPr>
        <w:pStyle w:val="Code"/>
        <w:rPr>
          <w:highlight w:val="white"/>
        </w:rPr>
      </w:pPr>
      <w:r>
        <w:rPr>
          <w:highlight w:val="white"/>
        </w:rPr>
        <w:t xml:space="preserve">  </w:t>
      </w:r>
      <w:r w:rsidR="00D935A0" w:rsidRPr="00E30569">
        <w:rPr>
          <w:highlight w:val="white"/>
        </w:rPr>
        <w:t xml:space="preserve">                      RegisterAllocator.PointerRegisterSetWithEllipse.</w:t>
      </w:r>
    </w:p>
    <w:p w14:paraId="182A3777" w14:textId="337BE02A" w:rsidR="00D935A0" w:rsidRPr="00E30569" w:rsidRDefault="0009010B" w:rsidP="00E30569">
      <w:pPr>
        <w:pStyle w:val="Code"/>
        <w:rPr>
          <w:highlight w:val="white"/>
        </w:rPr>
      </w:pPr>
      <w:r>
        <w:rPr>
          <w:highlight w:val="white"/>
        </w:rPr>
        <w:t xml:space="preserve">                        </w:t>
      </w:r>
      <w:r w:rsidR="00D935A0" w:rsidRPr="00E30569">
        <w:rPr>
          <w:highlight w:val="white"/>
        </w:rPr>
        <w:t>Contains(addressTrack.Register.Value));</w:t>
      </w:r>
    </w:p>
    <w:p w14:paraId="269E84E8" w14:textId="77777777" w:rsidR="00D935A0" w:rsidRPr="00E30569" w:rsidRDefault="00D935A0" w:rsidP="00E30569">
      <w:pPr>
        <w:pStyle w:val="Code"/>
        <w:rPr>
          <w:highlight w:val="white"/>
        </w:rPr>
      </w:pPr>
      <w:r w:rsidRPr="00E30569">
        <w:rPr>
          <w:highlight w:val="white"/>
        </w:rPr>
        <w:t xml:space="preserve">        addressTrack.Pointer = true;</w:t>
      </w:r>
    </w:p>
    <w:p w14:paraId="2A5D865C" w14:textId="77777777" w:rsidR="00D935A0" w:rsidRPr="00E30569" w:rsidRDefault="00D935A0" w:rsidP="00E30569">
      <w:pPr>
        <w:pStyle w:val="Code"/>
        <w:rPr>
          <w:highlight w:val="white"/>
        </w:rPr>
      </w:pPr>
    </w:p>
    <w:p w14:paraId="60F8353C" w14:textId="77777777" w:rsidR="00D935A0" w:rsidRPr="00E30569" w:rsidRDefault="00D935A0" w:rsidP="00E30569">
      <w:pPr>
        <w:pStyle w:val="Code"/>
        <w:rPr>
          <w:highlight w:val="white"/>
        </w:rPr>
      </w:pPr>
      <w:r w:rsidRPr="00E30569">
        <w:rPr>
          <w:highlight w:val="white"/>
        </w:rPr>
        <w:t xml:space="preserve">        if ((register != null) &amp;&amp; (addressTrack.Register == null) &amp;&amp;</w:t>
      </w:r>
    </w:p>
    <w:p w14:paraId="2D1F3962" w14:textId="77777777" w:rsidR="00D935A0" w:rsidRPr="00E30569" w:rsidRDefault="00D935A0" w:rsidP="00E30569">
      <w:pPr>
        <w:pStyle w:val="Code"/>
        <w:rPr>
          <w:highlight w:val="white"/>
        </w:rPr>
      </w:pPr>
      <w:r w:rsidRPr="00E30569">
        <w:rPr>
          <w:highlight w:val="white"/>
        </w:rPr>
        <w:t xml:space="preserve">            !AssemblyCode.RegisterOverlap(register, addressTrack.Register)) {</w:t>
      </w:r>
    </w:p>
    <w:p w14:paraId="21E91E60" w14:textId="77777777" w:rsidR="00D935A0" w:rsidRPr="00E30569" w:rsidRDefault="00D935A0" w:rsidP="00E30569">
      <w:pPr>
        <w:pStyle w:val="Code"/>
        <w:rPr>
          <w:highlight w:val="white"/>
        </w:rPr>
      </w:pPr>
      <w:r w:rsidRPr="00E30569">
        <w:rPr>
          <w:highlight w:val="white"/>
        </w:rPr>
        <w:t xml:space="preserve">          Track newAddressTrack = new Track(symbol, register);</w:t>
      </w:r>
    </w:p>
    <w:p w14:paraId="073EFE14" w14:textId="77777777" w:rsidR="00D935A0" w:rsidRPr="00E30569" w:rsidRDefault="00D935A0" w:rsidP="00E30569">
      <w:pPr>
        <w:pStyle w:val="Code"/>
        <w:rPr>
          <w:highlight w:val="white"/>
        </w:rPr>
      </w:pPr>
      <w:r w:rsidRPr="00E30569">
        <w:rPr>
          <w:highlight w:val="white"/>
        </w:rPr>
        <w:t xml:space="preserve">          newAddressTrack.Pointer = true;</w:t>
      </w:r>
    </w:p>
    <w:p w14:paraId="16A5F765" w14:textId="77777777" w:rsidR="00D935A0" w:rsidRPr="00E30569" w:rsidRDefault="00D935A0" w:rsidP="00E30569">
      <w:pPr>
        <w:pStyle w:val="Code"/>
        <w:rPr>
          <w:highlight w:val="white"/>
        </w:rPr>
      </w:pPr>
      <w:r w:rsidRPr="00E30569">
        <w:rPr>
          <w:highlight w:val="white"/>
        </w:rPr>
        <w:t xml:space="preserve">          AddAssemblyCode(AssemblyOperator.set_track_size,</w:t>
      </w:r>
    </w:p>
    <w:p w14:paraId="7810A505" w14:textId="77777777" w:rsidR="00D935A0" w:rsidRPr="00E30569" w:rsidRDefault="00D935A0" w:rsidP="00E30569">
      <w:pPr>
        <w:pStyle w:val="Code"/>
        <w:rPr>
          <w:highlight w:val="white"/>
        </w:rPr>
      </w:pPr>
      <w:r w:rsidRPr="00E30569">
        <w:rPr>
          <w:highlight w:val="white"/>
        </w:rPr>
        <w:lastRenderedPageBreak/>
        <w:t xml:space="preserve">                          newAddressTrack, addressTrack);</w:t>
      </w:r>
    </w:p>
    <w:p w14:paraId="3197AE06" w14:textId="77777777" w:rsidR="00D935A0" w:rsidRPr="00E30569" w:rsidRDefault="00D935A0" w:rsidP="00E30569">
      <w:pPr>
        <w:pStyle w:val="Code"/>
        <w:rPr>
          <w:highlight w:val="white"/>
        </w:rPr>
      </w:pPr>
      <w:r w:rsidRPr="00E30569">
        <w:rPr>
          <w:highlight w:val="white"/>
        </w:rPr>
        <w:t xml:space="preserve">          AddAssemblyCode(AssemblyOperator.mov, newAddressTrack,</w:t>
      </w:r>
    </w:p>
    <w:p w14:paraId="22FBE3BD" w14:textId="77777777" w:rsidR="00D935A0" w:rsidRPr="00E30569" w:rsidRDefault="00D935A0" w:rsidP="00E30569">
      <w:pPr>
        <w:pStyle w:val="Code"/>
        <w:rPr>
          <w:highlight w:val="white"/>
        </w:rPr>
      </w:pPr>
      <w:r w:rsidRPr="00E30569">
        <w:rPr>
          <w:highlight w:val="white"/>
        </w:rPr>
        <w:t xml:space="preserve">                          addressTrack);</w:t>
      </w:r>
    </w:p>
    <w:p w14:paraId="345C8F0B" w14:textId="77777777" w:rsidR="00D935A0" w:rsidRPr="00E30569" w:rsidRDefault="00D935A0" w:rsidP="00E30569">
      <w:pPr>
        <w:pStyle w:val="Code"/>
        <w:rPr>
          <w:highlight w:val="white"/>
        </w:rPr>
      </w:pPr>
      <w:r w:rsidRPr="00E30569">
        <w:rPr>
          <w:highlight w:val="white"/>
        </w:rPr>
        <w:t xml:space="preserve">          addressTrack = newAddressTrack;</w:t>
      </w:r>
    </w:p>
    <w:p w14:paraId="5DE87A7A" w14:textId="77777777" w:rsidR="00D935A0" w:rsidRPr="00E30569" w:rsidRDefault="00D935A0" w:rsidP="00E30569">
      <w:pPr>
        <w:pStyle w:val="Code"/>
        <w:rPr>
          <w:highlight w:val="white"/>
        </w:rPr>
      </w:pPr>
      <w:r w:rsidRPr="00E30569">
        <w:rPr>
          <w:highlight w:val="white"/>
        </w:rPr>
        <w:t xml:space="preserve">        }</w:t>
      </w:r>
    </w:p>
    <w:p w14:paraId="3AAF8039" w14:textId="77777777" w:rsidR="00D935A0" w:rsidRPr="00E30569" w:rsidRDefault="00D935A0" w:rsidP="00E30569">
      <w:pPr>
        <w:pStyle w:val="Code"/>
        <w:rPr>
          <w:highlight w:val="white"/>
        </w:rPr>
      </w:pPr>
      <w:r w:rsidRPr="00E30569">
        <w:rPr>
          <w:highlight w:val="white"/>
        </w:rPr>
        <w:t xml:space="preserve">        else if (register != null) {</w:t>
      </w:r>
    </w:p>
    <w:p w14:paraId="79D6E5BE" w14:textId="77777777" w:rsidR="00D935A0" w:rsidRPr="00E30569" w:rsidRDefault="00D935A0" w:rsidP="00E30569">
      <w:pPr>
        <w:pStyle w:val="Code"/>
        <w:rPr>
          <w:highlight w:val="white"/>
        </w:rPr>
      </w:pPr>
      <w:r w:rsidRPr="00E30569">
        <w:rPr>
          <w:highlight w:val="white"/>
        </w:rPr>
        <w:t xml:space="preserve">          addressTrack.Register = register;</w:t>
      </w:r>
    </w:p>
    <w:p w14:paraId="44389E76" w14:textId="77777777" w:rsidR="00D935A0" w:rsidRPr="00E30569" w:rsidRDefault="00D935A0" w:rsidP="00E30569">
      <w:pPr>
        <w:pStyle w:val="Code"/>
        <w:rPr>
          <w:highlight w:val="white"/>
        </w:rPr>
      </w:pPr>
      <w:r w:rsidRPr="00E30569">
        <w:rPr>
          <w:highlight w:val="white"/>
        </w:rPr>
        <w:t xml:space="preserve">        }</w:t>
      </w:r>
    </w:p>
    <w:p w14:paraId="4B23F932" w14:textId="77777777" w:rsidR="00D935A0" w:rsidRPr="00E30569" w:rsidRDefault="00D935A0" w:rsidP="00E30569">
      <w:pPr>
        <w:pStyle w:val="Code"/>
        <w:rPr>
          <w:highlight w:val="white"/>
        </w:rPr>
      </w:pPr>
    </w:p>
    <w:p w14:paraId="3E1BD552" w14:textId="77777777" w:rsidR="00D935A0" w:rsidRPr="00E30569" w:rsidRDefault="00D935A0" w:rsidP="00E30569">
      <w:pPr>
        <w:pStyle w:val="Code"/>
        <w:rPr>
          <w:highlight w:val="white"/>
        </w:rPr>
      </w:pPr>
      <w:r w:rsidRPr="00E30569">
        <w:rPr>
          <w:highlight w:val="white"/>
        </w:rPr>
        <w:t xml:space="preserve">        return addressTrack;</w:t>
      </w:r>
    </w:p>
    <w:p w14:paraId="4CD382AE" w14:textId="77777777" w:rsidR="00D935A0" w:rsidRPr="00E30569" w:rsidRDefault="00D935A0" w:rsidP="00E30569">
      <w:pPr>
        <w:pStyle w:val="Code"/>
        <w:rPr>
          <w:highlight w:val="white"/>
        </w:rPr>
      </w:pPr>
      <w:r w:rsidRPr="00E30569">
        <w:rPr>
          <w:highlight w:val="white"/>
        </w:rPr>
        <w:t xml:space="preserve">      }</w:t>
      </w:r>
    </w:p>
    <w:p w14:paraId="69492985" w14:textId="77777777" w:rsidR="00D935A0" w:rsidRPr="00E30569" w:rsidRDefault="00D935A0" w:rsidP="00E30569">
      <w:pPr>
        <w:pStyle w:val="Code"/>
        <w:rPr>
          <w:highlight w:val="white"/>
        </w:rPr>
      </w:pPr>
      <w:r w:rsidRPr="00E30569">
        <w:rPr>
          <w:highlight w:val="white"/>
        </w:rPr>
        <w:t xml:space="preserve">      else {</w:t>
      </w:r>
    </w:p>
    <w:p w14:paraId="36CACB21" w14:textId="77777777" w:rsidR="00D935A0" w:rsidRPr="00E30569" w:rsidRDefault="00D935A0" w:rsidP="00E30569">
      <w:pPr>
        <w:pStyle w:val="Code"/>
        <w:rPr>
          <w:highlight w:val="white"/>
        </w:rPr>
      </w:pPr>
      <w:r w:rsidRPr="00E30569">
        <w:rPr>
          <w:highlight w:val="white"/>
        </w:rPr>
        <w:t xml:space="preserve">        Symbol pointerSymbol = new Symbol(new Type(symbol.Type));</w:t>
      </w:r>
    </w:p>
    <w:p w14:paraId="1CDF757A" w14:textId="77777777" w:rsidR="00D935A0" w:rsidRPr="00E30569" w:rsidRDefault="00D935A0" w:rsidP="00E30569">
      <w:pPr>
        <w:pStyle w:val="Code"/>
        <w:rPr>
          <w:highlight w:val="white"/>
        </w:rPr>
      </w:pPr>
      <w:r w:rsidRPr="00E30569">
        <w:rPr>
          <w:highlight w:val="white"/>
        </w:rPr>
        <w:t xml:space="preserve">        Track addressTrack = new Track(pointerSymbol, register);</w:t>
      </w:r>
    </w:p>
    <w:p w14:paraId="43AA7D8C" w14:textId="77777777" w:rsidR="00D935A0" w:rsidRPr="00E30569" w:rsidRDefault="00D935A0" w:rsidP="00E30569">
      <w:pPr>
        <w:pStyle w:val="Code"/>
        <w:rPr>
          <w:highlight w:val="white"/>
        </w:rPr>
      </w:pPr>
      <w:r w:rsidRPr="00E30569">
        <w:rPr>
          <w:highlight w:val="white"/>
        </w:rPr>
        <w:t xml:space="preserve">        Assert.ErrorXXX((addressTrack.Register == null) ||</w:t>
      </w:r>
    </w:p>
    <w:p w14:paraId="4FE1DA7F" w14:textId="06A216C6" w:rsidR="0038420A" w:rsidRDefault="0038420A" w:rsidP="00E30569">
      <w:pPr>
        <w:pStyle w:val="Code"/>
        <w:rPr>
          <w:highlight w:val="white"/>
        </w:rPr>
      </w:pPr>
      <w:r>
        <w:rPr>
          <w:highlight w:val="white"/>
        </w:rPr>
        <w:t xml:space="preserve">  </w:t>
      </w:r>
      <w:r w:rsidR="00D935A0" w:rsidRPr="00E30569">
        <w:rPr>
          <w:highlight w:val="white"/>
        </w:rPr>
        <w:t xml:space="preserve">                      RegisterAllocator.PointerRegisterSetWithEllipse.</w:t>
      </w:r>
    </w:p>
    <w:p w14:paraId="7E9F2E7C" w14:textId="37866091" w:rsidR="00D935A0" w:rsidRPr="00E30569" w:rsidRDefault="0038420A" w:rsidP="00E30569">
      <w:pPr>
        <w:pStyle w:val="Code"/>
        <w:rPr>
          <w:highlight w:val="white"/>
        </w:rPr>
      </w:pPr>
      <w:r>
        <w:rPr>
          <w:highlight w:val="white"/>
        </w:rPr>
        <w:t xml:space="preserve">                        </w:t>
      </w:r>
      <w:r w:rsidR="00D935A0" w:rsidRPr="00E30569">
        <w:rPr>
          <w:highlight w:val="white"/>
        </w:rPr>
        <w:t>Contains(addressTrack.Register.Value));</w:t>
      </w:r>
    </w:p>
    <w:p w14:paraId="3BC747F4" w14:textId="77777777" w:rsidR="00D935A0" w:rsidRPr="00E30569" w:rsidRDefault="00D935A0" w:rsidP="00E30569">
      <w:pPr>
        <w:pStyle w:val="Code"/>
        <w:rPr>
          <w:highlight w:val="white"/>
        </w:rPr>
      </w:pPr>
      <w:r w:rsidRPr="00E30569">
        <w:rPr>
          <w:highlight w:val="white"/>
        </w:rPr>
        <w:t xml:space="preserve">        addressTrack.Pointer = true;</w:t>
      </w:r>
    </w:p>
    <w:p w14:paraId="67202DAF" w14:textId="77777777" w:rsidR="00D935A0" w:rsidRPr="00E30569" w:rsidRDefault="00D935A0" w:rsidP="00E30569">
      <w:pPr>
        <w:pStyle w:val="Code"/>
        <w:rPr>
          <w:highlight w:val="white"/>
        </w:rPr>
      </w:pPr>
    </w:p>
    <w:p w14:paraId="58858ECE" w14:textId="77777777" w:rsidR="00D935A0" w:rsidRPr="00E30569" w:rsidRDefault="00D935A0" w:rsidP="00E30569">
      <w:pPr>
        <w:pStyle w:val="Code"/>
        <w:rPr>
          <w:highlight w:val="white"/>
        </w:rPr>
      </w:pPr>
      <w:r w:rsidRPr="00E30569">
        <w:rPr>
          <w:highlight w:val="white"/>
        </w:rPr>
        <w:t xml:space="preserve">        if (symbol.IsAutoOrRegister()) {</w:t>
      </w:r>
    </w:p>
    <w:p w14:paraId="16C454D2" w14:textId="77777777" w:rsidR="00D935A0" w:rsidRPr="00E30569" w:rsidRDefault="00D935A0" w:rsidP="00E30569">
      <w:pPr>
        <w:pStyle w:val="Code"/>
        <w:rPr>
          <w:highlight w:val="white"/>
        </w:rPr>
      </w:pPr>
      <w:r w:rsidRPr="00E30569">
        <w:rPr>
          <w:highlight w:val="white"/>
        </w:rPr>
        <w:t xml:space="preserve">          AddAssemblyCode(AssemblyOperator.mov, addressTrack,</w:t>
      </w:r>
    </w:p>
    <w:p w14:paraId="04F6C9EB" w14:textId="77777777" w:rsidR="00D935A0" w:rsidRPr="00E30569" w:rsidRDefault="00D935A0" w:rsidP="00E30569">
      <w:pPr>
        <w:pStyle w:val="Code"/>
        <w:rPr>
          <w:highlight w:val="white"/>
        </w:rPr>
      </w:pPr>
      <w:r w:rsidRPr="00E30569">
        <w:rPr>
          <w:highlight w:val="white"/>
        </w:rPr>
        <w:t xml:space="preserve">                          BaseRegister(symbol));</w:t>
      </w:r>
    </w:p>
    <w:p w14:paraId="0AACF6BE" w14:textId="77777777" w:rsidR="00D935A0" w:rsidRPr="00E30569" w:rsidRDefault="00D935A0" w:rsidP="00E30569">
      <w:pPr>
        <w:pStyle w:val="Code"/>
        <w:rPr>
          <w:highlight w:val="white"/>
        </w:rPr>
      </w:pPr>
      <w:r w:rsidRPr="00E30569">
        <w:rPr>
          <w:highlight w:val="white"/>
        </w:rPr>
        <w:t xml:space="preserve">          AddAssemblyCode(AssemblyOperator.add, addressTrack,</w:t>
      </w:r>
    </w:p>
    <w:p w14:paraId="28829D9C" w14:textId="77777777" w:rsidR="00D935A0" w:rsidRPr="00E30569" w:rsidRDefault="00D935A0" w:rsidP="00E30569">
      <w:pPr>
        <w:pStyle w:val="Code"/>
        <w:rPr>
          <w:highlight w:val="white"/>
        </w:rPr>
      </w:pPr>
      <w:r w:rsidRPr="00E30569">
        <w:rPr>
          <w:highlight w:val="white"/>
        </w:rPr>
        <w:t xml:space="preserve">                          (BigInteger) symbol.Offset);</w:t>
      </w:r>
    </w:p>
    <w:p w14:paraId="35E52132" w14:textId="77777777" w:rsidR="00D935A0" w:rsidRPr="00E30569" w:rsidRDefault="00D935A0" w:rsidP="00E30569">
      <w:pPr>
        <w:pStyle w:val="Code"/>
        <w:rPr>
          <w:highlight w:val="white"/>
        </w:rPr>
      </w:pPr>
      <w:r w:rsidRPr="00E30569">
        <w:rPr>
          <w:highlight w:val="white"/>
        </w:rPr>
        <w:t xml:space="preserve">        }</w:t>
      </w:r>
    </w:p>
    <w:p w14:paraId="3237457E" w14:textId="77777777" w:rsidR="00D935A0" w:rsidRPr="00E30569" w:rsidRDefault="00D935A0" w:rsidP="00E30569">
      <w:pPr>
        <w:pStyle w:val="Code"/>
        <w:rPr>
          <w:highlight w:val="white"/>
        </w:rPr>
      </w:pPr>
      <w:r w:rsidRPr="00E30569">
        <w:rPr>
          <w:highlight w:val="white"/>
        </w:rPr>
        <w:t xml:space="preserve">        else {</w:t>
      </w:r>
    </w:p>
    <w:p w14:paraId="0D71D3CF" w14:textId="77777777" w:rsidR="00D935A0" w:rsidRPr="00E30569" w:rsidRDefault="00D935A0" w:rsidP="00E30569">
      <w:pPr>
        <w:pStyle w:val="Code"/>
        <w:rPr>
          <w:highlight w:val="white"/>
        </w:rPr>
      </w:pPr>
      <w:r w:rsidRPr="00E30569">
        <w:rPr>
          <w:highlight w:val="white"/>
        </w:rPr>
        <w:t xml:space="preserve">          AddAssemblyCode(AssemblyOperator.mov, addressTrack,</w:t>
      </w:r>
    </w:p>
    <w:p w14:paraId="62D7684A" w14:textId="77777777" w:rsidR="00D935A0" w:rsidRPr="00E30569" w:rsidRDefault="00D935A0" w:rsidP="00E30569">
      <w:pPr>
        <w:pStyle w:val="Code"/>
        <w:rPr>
          <w:highlight w:val="white"/>
        </w:rPr>
      </w:pPr>
      <w:r w:rsidRPr="00E30569">
        <w:rPr>
          <w:highlight w:val="white"/>
        </w:rPr>
        <w:t xml:space="preserve">                          symbol.UniqueName);</w:t>
      </w:r>
    </w:p>
    <w:p w14:paraId="7CC8D2A5" w14:textId="77777777" w:rsidR="00D935A0" w:rsidRPr="00E30569" w:rsidRDefault="00D935A0" w:rsidP="00E30569">
      <w:pPr>
        <w:pStyle w:val="Code"/>
        <w:rPr>
          <w:highlight w:val="white"/>
        </w:rPr>
      </w:pPr>
      <w:r w:rsidRPr="00E30569">
        <w:rPr>
          <w:highlight w:val="white"/>
        </w:rPr>
        <w:t xml:space="preserve">        }</w:t>
      </w:r>
    </w:p>
    <w:p w14:paraId="3F45F622" w14:textId="77777777" w:rsidR="00D935A0" w:rsidRPr="00E30569" w:rsidRDefault="00D935A0" w:rsidP="00E30569">
      <w:pPr>
        <w:pStyle w:val="Code"/>
        <w:rPr>
          <w:highlight w:val="white"/>
        </w:rPr>
      </w:pPr>
    </w:p>
    <w:p w14:paraId="7A00494B" w14:textId="77777777" w:rsidR="00D935A0" w:rsidRPr="00E30569" w:rsidRDefault="00D935A0" w:rsidP="00E30569">
      <w:pPr>
        <w:pStyle w:val="Code"/>
        <w:rPr>
          <w:highlight w:val="white"/>
        </w:rPr>
      </w:pPr>
      <w:r w:rsidRPr="00E30569">
        <w:rPr>
          <w:highlight w:val="white"/>
        </w:rPr>
        <w:t xml:space="preserve">        return addressTrack;</w:t>
      </w:r>
    </w:p>
    <w:p w14:paraId="7808C55E" w14:textId="77777777" w:rsidR="00D935A0" w:rsidRPr="00E30569" w:rsidRDefault="00D935A0" w:rsidP="00E30569">
      <w:pPr>
        <w:pStyle w:val="Code"/>
        <w:rPr>
          <w:highlight w:val="white"/>
        </w:rPr>
      </w:pPr>
      <w:r w:rsidRPr="00E30569">
        <w:rPr>
          <w:highlight w:val="white"/>
        </w:rPr>
        <w:t xml:space="preserve">      }</w:t>
      </w:r>
    </w:p>
    <w:p w14:paraId="0388A28F" w14:textId="77777777" w:rsidR="00D935A0" w:rsidRPr="00E30569" w:rsidRDefault="00D935A0" w:rsidP="00E30569">
      <w:pPr>
        <w:pStyle w:val="Code"/>
        <w:rPr>
          <w:highlight w:val="white"/>
        </w:rPr>
      </w:pPr>
      <w:r w:rsidRPr="00E30569">
        <w:rPr>
          <w:highlight w:val="white"/>
        </w:rPr>
        <w:t xml:space="preserve">    }</w:t>
      </w:r>
    </w:p>
    <w:p w14:paraId="2BD101B8" w14:textId="77777777" w:rsidR="00D935A0" w:rsidRPr="00E30569" w:rsidRDefault="00D935A0" w:rsidP="00E30569">
      <w:pPr>
        <w:pStyle w:val="Code"/>
        <w:rPr>
          <w:highlight w:val="white"/>
        </w:rPr>
      </w:pPr>
    </w:p>
    <w:p w14:paraId="0C3BCB69" w14:textId="77777777" w:rsidR="00D935A0" w:rsidRPr="00E30569" w:rsidRDefault="00D935A0" w:rsidP="00E30569">
      <w:pPr>
        <w:pStyle w:val="Code"/>
        <w:rPr>
          <w:highlight w:val="white"/>
        </w:rPr>
      </w:pPr>
      <w:r w:rsidRPr="00E30569">
        <w:rPr>
          <w:highlight w:val="white"/>
        </w:rPr>
        <w:t xml:space="preserve">    public void PushSymbol(Symbol symbol) {</w:t>
      </w:r>
    </w:p>
    <w:p w14:paraId="6CF72D45" w14:textId="77777777" w:rsidR="00D935A0" w:rsidRPr="00E30569" w:rsidRDefault="00D935A0" w:rsidP="00E30569">
      <w:pPr>
        <w:pStyle w:val="Code"/>
        <w:rPr>
          <w:highlight w:val="white"/>
        </w:rPr>
      </w:pPr>
      <w:r w:rsidRPr="00E30569">
        <w:rPr>
          <w:highlight w:val="white"/>
        </w:rPr>
        <w:t xml:space="preserve">      Assert.ErrorXXX((++m_floatStackSize) &lt;= FloatingStackMaxSize);</w:t>
      </w:r>
    </w:p>
    <w:p w14:paraId="61909DC2" w14:textId="77777777" w:rsidR="00D935A0" w:rsidRPr="00E30569" w:rsidRDefault="00D935A0" w:rsidP="00E30569">
      <w:pPr>
        <w:pStyle w:val="Code"/>
        <w:rPr>
          <w:highlight w:val="white"/>
        </w:rPr>
      </w:pPr>
      <w:r w:rsidRPr="00E30569">
        <w:rPr>
          <w:highlight w:val="white"/>
        </w:rPr>
        <w:t xml:space="preserve">      AssemblyOperator objectOperator = m_floatPushMap[symbol.Type.Sort];</w:t>
      </w:r>
    </w:p>
    <w:p w14:paraId="040118B0" w14:textId="77777777" w:rsidR="00D935A0" w:rsidRPr="00E30569" w:rsidRDefault="00D935A0" w:rsidP="00E30569">
      <w:pPr>
        <w:pStyle w:val="Code"/>
        <w:rPr>
          <w:highlight w:val="white"/>
        </w:rPr>
      </w:pPr>
      <w:r w:rsidRPr="00E30569">
        <w:rPr>
          <w:highlight w:val="white"/>
        </w:rPr>
        <w:t xml:space="preserve">      Track track;</w:t>
      </w:r>
    </w:p>
    <w:p w14:paraId="391CB90E" w14:textId="77777777" w:rsidR="00D935A0" w:rsidRPr="00E30569" w:rsidRDefault="00D935A0" w:rsidP="00E30569">
      <w:pPr>
        <w:pStyle w:val="Code"/>
        <w:rPr>
          <w:highlight w:val="white"/>
        </w:rPr>
      </w:pPr>
    </w:p>
    <w:p w14:paraId="1DF432DE" w14:textId="77777777" w:rsidR="00D935A0" w:rsidRPr="00E30569" w:rsidRDefault="00D935A0" w:rsidP="00E30569">
      <w:pPr>
        <w:pStyle w:val="Code"/>
        <w:rPr>
          <w:highlight w:val="white"/>
        </w:rPr>
      </w:pPr>
      <w:r w:rsidRPr="00E30569">
        <w:rPr>
          <w:highlight w:val="white"/>
        </w:rPr>
        <w:t xml:space="preserve">      if (((symbol.Value is BigInteger) &amp;&amp;</w:t>
      </w:r>
    </w:p>
    <w:p w14:paraId="3C502DE3" w14:textId="77777777" w:rsidR="00D935A0" w:rsidRPr="00E30569" w:rsidRDefault="00D935A0" w:rsidP="00E30569">
      <w:pPr>
        <w:pStyle w:val="Code"/>
        <w:rPr>
          <w:highlight w:val="white"/>
        </w:rPr>
      </w:pPr>
      <w:r w:rsidRPr="00E30569">
        <w:rPr>
          <w:highlight w:val="white"/>
        </w:rPr>
        <w:t xml:space="preserve">          (((BigInteger) symbol.Value).IsZero)) ||</w:t>
      </w:r>
    </w:p>
    <w:p w14:paraId="6AFD42FE" w14:textId="77777777" w:rsidR="00D935A0" w:rsidRPr="00E30569" w:rsidRDefault="00D935A0" w:rsidP="00E30569">
      <w:pPr>
        <w:pStyle w:val="Code"/>
        <w:rPr>
          <w:highlight w:val="white"/>
        </w:rPr>
      </w:pPr>
      <w:r w:rsidRPr="00E30569">
        <w:rPr>
          <w:highlight w:val="white"/>
        </w:rPr>
        <w:t xml:space="preserve">          ((symbol.Value is decimal) &amp;&amp; (((decimal) symbol.Value) == 0))) {</w:t>
      </w:r>
    </w:p>
    <w:p w14:paraId="10FFE8D6" w14:textId="77777777" w:rsidR="00D935A0" w:rsidRPr="00E30569" w:rsidRDefault="00D935A0" w:rsidP="00E30569">
      <w:pPr>
        <w:pStyle w:val="Code"/>
        <w:rPr>
          <w:highlight w:val="white"/>
        </w:rPr>
      </w:pPr>
      <w:r w:rsidRPr="00E30569">
        <w:rPr>
          <w:highlight w:val="white"/>
        </w:rPr>
        <w:t xml:space="preserve">        AddAssemblyCode(AssemblyOperator.fldz);</w:t>
      </w:r>
    </w:p>
    <w:p w14:paraId="44941636" w14:textId="77777777" w:rsidR="00D935A0" w:rsidRPr="00E30569" w:rsidRDefault="00D935A0" w:rsidP="00E30569">
      <w:pPr>
        <w:pStyle w:val="Code"/>
        <w:rPr>
          <w:highlight w:val="white"/>
        </w:rPr>
      </w:pPr>
      <w:r w:rsidRPr="00E30569">
        <w:rPr>
          <w:highlight w:val="white"/>
        </w:rPr>
        <w:t xml:space="preserve">      }</w:t>
      </w:r>
    </w:p>
    <w:p w14:paraId="0024DF80" w14:textId="77777777" w:rsidR="00D935A0" w:rsidRPr="00E30569" w:rsidRDefault="00D935A0" w:rsidP="00E30569">
      <w:pPr>
        <w:pStyle w:val="Code"/>
        <w:rPr>
          <w:highlight w:val="white"/>
        </w:rPr>
      </w:pPr>
      <w:r w:rsidRPr="00E30569">
        <w:rPr>
          <w:highlight w:val="white"/>
        </w:rPr>
        <w:t xml:space="preserve">      else if (((symbol.Value is BigInteger) &amp;&amp;</w:t>
      </w:r>
    </w:p>
    <w:p w14:paraId="219EE8B9" w14:textId="77777777" w:rsidR="00D935A0" w:rsidRPr="00E30569" w:rsidRDefault="00D935A0" w:rsidP="00E30569">
      <w:pPr>
        <w:pStyle w:val="Code"/>
        <w:rPr>
          <w:highlight w:val="white"/>
        </w:rPr>
      </w:pPr>
      <w:r w:rsidRPr="00E30569">
        <w:rPr>
          <w:highlight w:val="white"/>
        </w:rPr>
        <w:t xml:space="preserve">                (((BigInteger) symbol.Value).IsOne)) ||</w:t>
      </w:r>
    </w:p>
    <w:p w14:paraId="6852D606" w14:textId="77777777" w:rsidR="00D935A0" w:rsidRPr="00E30569" w:rsidRDefault="00D935A0" w:rsidP="00E30569">
      <w:pPr>
        <w:pStyle w:val="Code"/>
        <w:rPr>
          <w:highlight w:val="white"/>
        </w:rPr>
      </w:pPr>
      <w:r w:rsidRPr="00E30569">
        <w:rPr>
          <w:highlight w:val="white"/>
        </w:rPr>
        <w:t xml:space="preserve">               ((symbol.Value is decimal) &amp;&amp;</w:t>
      </w:r>
    </w:p>
    <w:p w14:paraId="4CE9A415" w14:textId="77777777" w:rsidR="00D935A0" w:rsidRPr="00E30569" w:rsidRDefault="00D935A0" w:rsidP="00E30569">
      <w:pPr>
        <w:pStyle w:val="Code"/>
        <w:rPr>
          <w:highlight w:val="white"/>
        </w:rPr>
      </w:pPr>
      <w:r w:rsidRPr="00E30569">
        <w:rPr>
          <w:highlight w:val="white"/>
        </w:rPr>
        <w:t xml:space="preserve">                (((decimal) symbol.Value) == 1))) {</w:t>
      </w:r>
    </w:p>
    <w:p w14:paraId="3A4895CB" w14:textId="77777777" w:rsidR="00D935A0" w:rsidRPr="00E30569" w:rsidRDefault="00D935A0" w:rsidP="00E30569">
      <w:pPr>
        <w:pStyle w:val="Code"/>
        <w:rPr>
          <w:highlight w:val="white"/>
        </w:rPr>
      </w:pPr>
      <w:r w:rsidRPr="00E30569">
        <w:rPr>
          <w:highlight w:val="white"/>
        </w:rPr>
        <w:t xml:space="preserve">        AddAssemblyCode(AssemblyOperator.fld1);</w:t>
      </w:r>
    </w:p>
    <w:p w14:paraId="0DA75043" w14:textId="77777777" w:rsidR="00D935A0" w:rsidRPr="00E30569" w:rsidRDefault="00D935A0" w:rsidP="00E30569">
      <w:pPr>
        <w:pStyle w:val="Code"/>
        <w:rPr>
          <w:highlight w:val="white"/>
        </w:rPr>
      </w:pPr>
      <w:r w:rsidRPr="00E30569">
        <w:rPr>
          <w:highlight w:val="white"/>
        </w:rPr>
        <w:t xml:space="preserve">      }</w:t>
      </w:r>
    </w:p>
    <w:p w14:paraId="66BEC0B3" w14:textId="77777777" w:rsidR="00D935A0" w:rsidRPr="00E30569" w:rsidRDefault="00D935A0" w:rsidP="00E30569">
      <w:pPr>
        <w:pStyle w:val="Code"/>
        <w:rPr>
          <w:highlight w:val="white"/>
        </w:rPr>
      </w:pPr>
      <w:r w:rsidRPr="00E30569">
        <w:rPr>
          <w:highlight w:val="white"/>
        </w:rPr>
        <w:t xml:space="preserve">      else if ((symbol.Value is BigInteger) || (symbol.Value is decimal)) {</w:t>
      </w:r>
    </w:p>
    <w:p w14:paraId="3EF3933B" w14:textId="77777777" w:rsidR="00D935A0" w:rsidRPr="00E30569" w:rsidRDefault="00D935A0" w:rsidP="00E30569">
      <w:pPr>
        <w:pStyle w:val="Code"/>
        <w:rPr>
          <w:highlight w:val="white"/>
        </w:rPr>
      </w:pPr>
      <w:r w:rsidRPr="00E30569">
        <w:rPr>
          <w:highlight w:val="white"/>
        </w:rPr>
        <w:t xml:space="preserve">        AddAssemblyCode(objectOperator, symbol.UniqueName, 0);</w:t>
      </w:r>
    </w:p>
    <w:p w14:paraId="2164101C" w14:textId="77777777" w:rsidR="00D935A0" w:rsidRPr="00E30569" w:rsidRDefault="00D935A0" w:rsidP="00E30569">
      <w:pPr>
        <w:pStyle w:val="Code"/>
        <w:rPr>
          <w:highlight w:val="white"/>
        </w:rPr>
      </w:pPr>
      <w:r w:rsidRPr="00E30569">
        <w:rPr>
          <w:highlight w:val="white"/>
        </w:rPr>
        <w:t xml:space="preserve">        SymbolTable.StaticSet.Add(ConstantExpression.Value(symbol));</w:t>
      </w:r>
    </w:p>
    <w:p w14:paraId="16CAB533" w14:textId="77777777" w:rsidR="00D935A0" w:rsidRPr="00E30569" w:rsidRDefault="00D935A0" w:rsidP="00E30569">
      <w:pPr>
        <w:pStyle w:val="Code"/>
        <w:rPr>
          <w:highlight w:val="white"/>
        </w:rPr>
      </w:pPr>
      <w:r w:rsidRPr="00E30569">
        <w:rPr>
          <w:highlight w:val="white"/>
        </w:rPr>
        <w:t xml:space="preserve">      }</w:t>
      </w:r>
    </w:p>
    <w:p w14:paraId="799633C0" w14:textId="77777777" w:rsidR="00D935A0" w:rsidRPr="00E30569" w:rsidRDefault="00D935A0" w:rsidP="00E30569">
      <w:pPr>
        <w:pStyle w:val="Code"/>
        <w:rPr>
          <w:highlight w:val="white"/>
        </w:rPr>
      </w:pPr>
      <w:r w:rsidRPr="00E30569">
        <w:rPr>
          <w:highlight w:val="white"/>
        </w:rPr>
        <w:t xml:space="preserve">      else if (symbol.Type.IsArrayFunctionStringStructOrUnion()) {</w:t>
      </w:r>
    </w:p>
    <w:p w14:paraId="124C3EDE" w14:textId="77777777" w:rsidR="00D935A0" w:rsidRPr="00E30569" w:rsidRDefault="00D935A0" w:rsidP="00E30569">
      <w:pPr>
        <w:pStyle w:val="Code"/>
        <w:rPr>
          <w:highlight w:val="white"/>
        </w:rPr>
      </w:pPr>
      <w:r w:rsidRPr="00E30569">
        <w:rPr>
          <w:highlight w:val="white"/>
        </w:rPr>
        <w:t xml:space="preserve">        if (symbol.IsAutoOrRegister()) {</w:t>
      </w:r>
    </w:p>
    <w:p w14:paraId="121496B4" w14:textId="77777777" w:rsidR="00D935A0" w:rsidRPr="00E30569" w:rsidRDefault="00D935A0" w:rsidP="00E30569">
      <w:pPr>
        <w:pStyle w:val="Code"/>
        <w:rPr>
          <w:highlight w:val="white"/>
        </w:rPr>
      </w:pPr>
      <w:r w:rsidRPr="00E30569">
        <w:rPr>
          <w:highlight w:val="white"/>
        </w:rPr>
        <w:t xml:space="preserve">          AddAssemblyCode(AssemblyOperator.mov, IntegralStorageName, 0,</w:t>
      </w:r>
    </w:p>
    <w:p w14:paraId="3AE638E1" w14:textId="77777777" w:rsidR="00D935A0" w:rsidRPr="00E30569" w:rsidRDefault="00D935A0" w:rsidP="00E30569">
      <w:pPr>
        <w:pStyle w:val="Code"/>
        <w:rPr>
          <w:highlight w:val="white"/>
        </w:rPr>
      </w:pPr>
      <w:r w:rsidRPr="00E30569">
        <w:rPr>
          <w:highlight w:val="white"/>
        </w:rPr>
        <w:lastRenderedPageBreak/>
        <w:t xml:space="preserve">                          BaseRegister(symbol));</w:t>
      </w:r>
    </w:p>
    <w:p w14:paraId="2D20E023" w14:textId="77777777" w:rsidR="00D935A0" w:rsidRPr="00E30569" w:rsidRDefault="00D935A0" w:rsidP="00E30569">
      <w:pPr>
        <w:pStyle w:val="Code"/>
        <w:rPr>
          <w:highlight w:val="white"/>
        </w:rPr>
      </w:pPr>
      <w:r w:rsidRPr="00E30569">
        <w:rPr>
          <w:highlight w:val="white"/>
        </w:rPr>
        <w:t xml:space="preserve">          AssemblyOperator addObjectOp =</w:t>
      </w:r>
    </w:p>
    <w:p w14:paraId="614374BB" w14:textId="77777777" w:rsidR="00D935A0" w:rsidRPr="00E30569" w:rsidRDefault="00D935A0" w:rsidP="00E30569">
      <w:pPr>
        <w:pStyle w:val="Code"/>
        <w:rPr>
          <w:highlight w:val="white"/>
        </w:rPr>
      </w:pPr>
      <w:r w:rsidRPr="00E30569">
        <w:rPr>
          <w:highlight w:val="white"/>
        </w:rPr>
        <w:t xml:space="preserve">            AssemblyCode.OperatorToSize(AssemblyOperator.add,</w:t>
      </w:r>
    </w:p>
    <w:p w14:paraId="73E217DA" w14:textId="77777777" w:rsidR="00D935A0" w:rsidRPr="00E30569" w:rsidRDefault="00D935A0" w:rsidP="00E30569">
      <w:pPr>
        <w:pStyle w:val="Code"/>
        <w:rPr>
          <w:highlight w:val="white"/>
        </w:rPr>
      </w:pPr>
      <w:r w:rsidRPr="00E30569">
        <w:rPr>
          <w:highlight w:val="white"/>
        </w:rPr>
        <w:t xml:space="preserve">                                        TypeSize.PointerSize);</w:t>
      </w:r>
    </w:p>
    <w:p w14:paraId="43B9F1F1" w14:textId="77777777" w:rsidR="00D935A0" w:rsidRPr="00E30569" w:rsidRDefault="00D935A0" w:rsidP="00E30569">
      <w:pPr>
        <w:pStyle w:val="Code"/>
        <w:rPr>
          <w:highlight w:val="white"/>
        </w:rPr>
      </w:pPr>
      <w:r w:rsidRPr="00E30569">
        <w:rPr>
          <w:highlight w:val="white"/>
        </w:rPr>
        <w:t xml:space="preserve">          AddAssemblyCode(addObjectOp, IntegralStorageName, 0,</w:t>
      </w:r>
    </w:p>
    <w:p w14:paraId="4F838C2F" w14:textId="77777777" w:rsidR="00D935A0" w:rsidRPr="00E30569" w:rsidRDefault="00D935A0" w:rsidP="00E30569">
      <w:pPr>
        <w:pStyle w:val="Code"/>
        <w:rPr>
          <w:highlight w:val="white"/>
        </w:rPr>
      </w:pPr>
      <w:r w:rsidRPr="00E30569">
        <w:rPr>
          <w:highlight w:val="white"/>
        </w:rPr>
        <w:t xml:space="preserve">                          (BigInteger) symbol.Offset);</w:t>
      </w:r>
    </w:p>
    <w:p w14:paraId="04A5B48E" w14:textId="77777777" w:rsidR="00D935A0" w:rsidRPr="00E30569" w:rsidRDefault="00D935A0" w:rsidP="00E30569">
      <w:pPr>
        <w:pStyle w:val="Code"/>
        <w:rPr>
          <w:highlight w:val="white"/>
        </w:rPr>
      </w:pPr>
      <w:r w:rsidRPr="00E30569">
        <w:rPr>
          <w:highlight w:val="white"/>
        </w:rPr>
        <w:t xml:space="preserve">        }</w:t>
      </w:r>
    </w:p>
    <w:p w14:paraId="640C5804" w14:textId="77777777" w:rsidR="00D935A0" w:rsidRPr="00E30569" w:rsidRDefault="00D935A0" w:rsidP="00E30569">
      <w:pPr>
        <w:pStyle w:val="Code"/>
        <w:rPr>
          <w:highlight w:val="white"/>
        </w:rPr>
      </w:pPr>
      <w:r w:rsidRPr="00E30569">
        <w:rPr>
          <w:highlight w:val="white"/>
        </w:rPr>
        <w:t xml:space="preserve">        else {</w:t>
      </w:r>
    </w:p>
    <w:p w14:paraId="489986A4" w14:textId="77777777" w:rsidR="00D935A0" w:rsidRPr="00E30569" w:rsidRDefault="00D935A0" w:rsidP="00E30569">
      <w:pPr>
        <w:pStyle w:val="Code"/>
        <w:rPr>
          <w:highlight w:val="white"/>
        </w:rPr>
      </w:pPr>
      <w:r w:rsidRPr="00E30569">
        <w:rPr>
          <w:highlight w:val="white"/>
        </w:rPr>
        <w:t xml:space="preserve">          AssemblyOperator movObjectOp =</w:t>
      </w:r>
    </w:p>
    <w:p w14:paraId="44CF1EB7" w14:textId="77777777" w:rsidR="00D935A0" w:rsidRPr="00E30569" w:rsidRDefault="00D935A0" w:rsidP="00E30569">
      <w:pPr>
        <w:pStyle w:val="Code"/>
        <w:rPr>
          <w:highlight w:val="white"/>
        </w:rPr>
      </w:pPr>
      <w:r w:rsidRPr="00E30569">
        <w:rPr>
          <w:highlight w:val="white"/>
        </w:rPr>
        <w:t xml:space="preserve">            AssemblyCode.OperatorToSize(AssemblyOperator.mov,</w:t>
      </w:r>
    </w:p>
    <w:p w14:paraId="58DA23DA" w14:textId="77777777" w:rsidR="00D935A0" w:rsidRPr="00E30569" w:rsidRDefault="00D935A0" w:rsidP="00E30569">
      <w:pPr>
        <w:pStyle w:val="Code"/>
        <w:rPr>
          <w:highlight w:val="white"/>
        </w:rPr>
      </w:pPr>
      <w:r w:rsidRPr="00E30569">
        <w:rPr>
          <w:highlight w:val="white"/>
        </w:rPr>
        <w:t xml:space="preserve">                                        TypeSize.PointerSize);</w:t>
      </w:r>
    </w:p>
    <w:p w14:paraId="439E4613" w14:textId="77777777" w:rsidR="00D935A0" w:rsidRPr="00E30569" w:rsidRDefault="00D935A0" w:rsidP="00E30569">
      <w:pPr>
        <w:pStyle w:val="Code"/>
        <w:rPr>
          <w:highlight w:val="white"/>
        </w:rPr>
      </w:pPr>
      <w:r w:rsidRPr="00E30569">
        <w:rPr>
          <w:highlight w:val="white"/>
        </w:rPr>
        <w:t xml:space="preserve">          AddAssemblyCode(movObjectOp, IntegralStorageName, 0,</w:t>
      </w:r>
    </w:p>
    <w:p w14:paraId="29F3259D" w14:textId="77777777" w:rsidR="00D935A0" w:rsidRPr="00E30569" w:rsidRDefault="00D935A0" w:rsidP="00E30569">
      <w:pPr>
        <w:pStyle w:val="Code"/>
        <w:rPr>
          <w:highlight w:val="white"/>
        </w:rPr>
      </w:pPr>
      <w:r w:rsidRPr="00E30569">
        <w:rPr>
          <w:highlight w:val="white"/>
        </w:rPr>
        <w:t xml:space="preserve">                          symbol.UniqueName);</w:t>
      </w:r>
    </w:p>
    <w:p w14:paraId="6FF6C249" w14:textId="77777777" w:rsidR="00D935A0" w:rsidRPr="00E30569" w:rsidRDefault="00D935A0" w:rsidP="00E30569">
      <w:pPr>
        <w:pStyle w:val="Code"/>
        <w:rPr>
          <w:highlight w:val="white"/>
        </w:rPr>
      </w:pPr>
      <w:r w:rsidRPr="00E30569">
        <w:rPr>
          <w:highlight w:val="white"/>
        </w:rPr>
        <w:t xml:space="preserve">        }</w:t>
      </w:r>
    </w:p>
    <w:p w14:paraId="68886AF2" w14:textId="77777777" w:rsidR="00D935A0" w:rsidRPr="00E30569" w:rsidRDefault="00D935A0" w:rsidP="00E30569">
      <w:pPr>
        <w:pStyle w:val="Code"/>
        <w:rPr>
          <w:highlight w:val="white"/>
        </w:rPr>
      </w:pPr>
    </w:p>
    <w:p w14:paraId="547BACA4" w14:textId="77777777" w:rsidR="00D935A0" w:rsidRPr="00E30569" w:rsidRDefault="00D935A0" w:rsidP="00E30569">
      <w:pPr>
        <w:pStyle w:val="Code"/>
        <w:rPr>
          <w:highlight w:val="white"/>
        </w:rPr>
      </w:pPr>
      <w:r w:rsidRPr="00E30569">
        <w:rPr>
          <w:highlight w:val="white"/>
        </w:rPr>
        <w:t xml:space="preserve">        AddAssemblyCode(objectOperator, IntegralStorageName, 0);</w:t>
      </w:r>
    </w:p>
    <w:p w14:paraId="279AEA8B" w14:textId="77777777" w:rsidR="00D935A0" w:rsidRPr="00E30569" w:rsidRDefault="00D935A0" w:rsidP="00E30569">
      <w:pPr>
        <w:pStyle w:val="Code"/>
        <w:rPr>
          <w:highlight w:val="white"/>
        </w:rPr>
      </w:pPr>
      <w:r w:rsidRPr="00E30569">
        <w:rPr>
          <w:highlight w:val="white"/>
        </w:rPr>
        <w:t xml:space="preserve">      }</w:t>
      </w:r>
    </w:p>
    <w:p w14:paraId="7D249D9A" w14:textId="77777777" w:rsidR="00D935A0" w:rsidRPr="00E30569" w:rsidRDefault="00D935A0" w:rsidP="00E30569">
      <w:pPr>
        <w:pStyle w:val="Code"/>
        <w:rPr>
          <w:highlight w:val="white"/>
        </w:rPr>
      </w:pPr>
      <w:r w:rsidRPr="00E30569">
        <w:rPr>
          <w:highlight w:val="white"/>
        </w:rPr>
        <w:t xml:space="preserve">      else if (m_trackMap.TryGetValue(symbol, out track)) {</w:t>
      </w:r>
    </w:p>
    <w:p w14:paraId="00BF0540" w14:textId="77777777" w:rsidR="00D935A0" w:rsidRPr="00E30569" w:rsidRDefault="00D935A0" w:rsidP="00E30569">
      <w:pPr>
        <w:pStyle w:val="Code"/>
        <w:rPr>
          <w:highlight w:val="white"/>
        </w:rPr>
      </w:pPr>
      <w:r w:rsidRPr="00E30569">
        <w:rPr>
          <w:highlight w:val="white"/>
        </w:rPr>
        <w:t xml:space="preserve">        m_trackMap.Remove(symbol);</w:t>
      </w:r>
    </w:p>
    <w:p w14:paraId="3B3915BB" w14:textId="77777777" w:rsidR="00D935A0" w:rsidRPr="00E30569" w:rsidRDefault="00D935A0" w:rsidP="00E30569">
      <w:pPr>
        <w:pStyle w:val="Code"/>
        <w:rPr>
          <w:highlight w:val="white"/>
        </w:rPr>
      </w:pPr>
      <w:r w:rsidRPr="00E30569">
        <w:rPr>
          <w:highlight w:val="white"/>
        </w:rPr>
        <w:t xml:space="preserve">        AddAssemblyCode(AssemblyOperator.mov, IntegralStorageName, 0,</w:t>
      </w:r>
    </w:p>
    <w:p w14:paraId="18038A98" w14:textId="77777777" w:rsidR="00D935A0" w:rsidRPr="00E30569" w:rsidRDefault="00D935A0" w:rsidP="00E30569">
      <w:pPr>
        <w:pStyle w:val="Code"/>
        <w:rPr>
          <w:highlight w:val="white"/>
        </w:rPr>
      </w:pPr>
      <w:r w:rsidRPr="00E30569">
        <w:rPr>
          <w:highlight w:val="white"/>
        </w:rPr>
        <w:t xml:space="preserve">                        track);</w:t>
      </w:r>
    </w:p>
    <w:p w14:paraId="5AE8981F" w14:textId="77777777" w:rsidR="00D935A0" w:rsidRPr="00E30569" w:rsidRDefault="00D935A0" w:rsidP="00E30569">
      <w:pPr>
        <w:pStyle w:val="Code"/>
        <w:rPr>
          <w:highlight w:val="white"/>
        </w:rPr>
      </w:pPr>
      <w:r w:rsidRPr="00E30569">
        <w:rPr>
          <w:highlight w:val="white"/>
        </w:rPr>
        <w:t xml:space="preserve">        AddAssemblyCode(objectOperator, IntegralStorageName, 0);</w:t>
      </w:r>
    </w:p>
    <w:p w14:paraId="2820D23A" w14:textId="77777777" w:rsidR="00D935A0" w:rsidRPr="00E30569" w:rsidRDefault="00D935A0" w:rsidP="00E30569">
      <w:pPr>
        <w:pStyle w:val="Code"/>
        <w:rPr>
          <w:highlight w:val="white"/>
        </w:rPr>
      </w:pPr>
      <w:r w:rsidRPr="00E30569">
        <w:rPr>
          <w:highlight w:val="white"/>
        </w:rPr>
        <w:t xml:space="preserve">      }</w:t>
      </w:r>
    </w:p>
    <w:p w14:paraId="0E2DC34E" w14:textId="77777777" w:rsidR="00D935A0" w:rsidRPr="00E30569" w:rsidRDefault="00D935A0" w:rsidP="00E30569">
      <w:pPr>
        <w:pStyle w:val="Code"/>
        <w:rPr>
          <w:highlight w:val="white"/>
        </w:rPr>
      </w:pPr>
      <w:r w:rsidRPr="00E30569">
        <w:rPr>
          <w:highlight w:val="white"/>
        </w:rPr>
        <w:t xml:space="preserve">      else {</w:t>
      </w:r>
    </w:p>
    <w:p w14:paraId="0CAA3EB6" w14:textId="77777777" w:rsidR="00D935A0" w:rsidRPr="00E30569" w:rsidRDefault="00D935A0" w:rsidP="00E30569">
      <w:pPr>
        <w:pStyle w:val="Code"/>
        <w:rPr>
          <w:highlight w:val="white"/>
        </w:rPr>
      </w:pPr>
      <w:r w:rsidRPr="00E30569">
        <w:rPr>
          <w:highlight w:val="white"/>
        </w:rPr>
        <w:t xml:space="preserve">        AddAssemblyCode(objectOperator, Base(symbol), Offset(symbol));</w:t>
      </w:r>
    </w:p>
    <w:p w14:paraId="7A348882" w14:textId="77777777" w:rsidR="00D935A0" w:rsidRPr="00E30569" w:rsidRDefault="00D935A0" w:rsidP="00E30569">
      <w:pPr>
        <w:pStyle w:val="Code"/>
        <w:rPr>
          <w:highlight w:val="white"/>
        </w:rPr>
      </w:pPr>
      <w:r w:rsidRPr="00E30569">
        <w:rPr>
          <w:highlight w:val="white"/>
        </w:rPr>
        <w:t xml:space="preserve">      }</w:t>
      </w:r>
    </w:p>
    <w:p w14:paraId="4C65CC80" w14:textId="77777777" w:rsidR="00D935A0" w:rsidRPr="00E30569" w:rsidRDefault="00D935A0" w:rsidP="00E30569">
      <w:pPr>
        <w:pStyle w:val="Code"/>
        <w:rPr>
          <w:highlight w:val="white"/>
        </w:rPr>
      </w:pPr>
      <w:r w:rsidRPr="00E30569">
        <w:rPr>
          <w:highlight w:val="white"/>
        </w:rPr>
        <w:t xml:space="preserve">    }</w:t>
      </w:r>
    </w:p>
    <w:p w14:paraId="78632C47" w14:textId="77777777" w:rsidR="00D935A0" w:rsidRPr="00E30569" w:rsidRDefault="00D935A0" w:rsidP="00E30569">
      <w:pPr>
        <w:pStyle w:val="Code"/>
        <w:rPr>
          <w:highlight w:val="white"/>
        </w:rPr>
      </w:pPr>
    </w:p>
    <w:p w14:paraId="0FA6A192" w14:textId="77777777" w:rsidR="00D935A0" w:rsidRPr="00E30569" w:rsidRDefault="00D935A0" w:rsidP="00E30569">
      <w:pPr>
        <w:pStyle w:val="Code"/>
        <w:rPr>
          <w:highlight w:val="white"/>
        </w:rPr>
      </w:pPr>
      <w:r w:rsidRPr="00E30569">
        <w:rPr>
          <w:highlight w:val="white"/>
        </w:rPr>
        <w:t xml:space="preserve">    public enum TopOrPop {Top, Pop};</w:t>
      </w:r>
    </w:p>
    <w:p w14:paraId="06912899" w14:textId="77777777" w:rsidR="00D935A0" w:rsidRPr="00E30569" w:rsidRDefault="00D935A0" w:rsidP="00E30569">
      <w:pPr>
        <w:pStyle w:val="Code"/>
        <w:rPr>
          <w:highlight w:val="white"/>
        </w:rPr>
      </w:pPr>
    </w:p>
    <w:p w14:paraId="09CF1ECC" w14:textId="77777777" w:rsidR="00D935A0" w:rsidRPr="00E30569" w:rsidRDefault="00D935A0" w:rsidP="00E30569">
      <w:pPr>
        <w:pStyle w:val="Code"/>
        <w:rPr>
          <w:highlight w:val="white"/>
        </w:rPr>
      </w:pPr>
      <w:r w:rsidRPr="00E30569">
        <w:rPr>
          <w:highlight w:val="white"/>
        </w:rPr>
        <w:t xml:space="preserve">    public void PopEmpty() {</w:t>
      </w:r>
    </w:p>
    <w:p w14:paraId="69DD27D6" w14:textId="77777777" w:rsidR="00D935A0" w:rsidRPr="00E30569" w:rsidRDefault="00D935A0" w:rsidP="00E30569">
      <w:pPr>
        <w:pStyle w:val="Code"/>
        <w:rPr>
          <w:highlight w:val="white"/>
        </w:rPr>
      </w:pPr>
      <w:r w:rsidRPr="00E30569">
        <w:rPr>
          <w:highlight w:val="white"/>
        </w:rPr>
        <w:t xml:space="preserve">      AddAssemblyCode(AssemblyOperator.fistp_word,</w:t>
      </w:r>
    </w:p>
    <w:p w14:paraId="644E31A1" w14:textId="77777777" w:rsidR="00D935A0" w:rsidRPr="00E30569" w:rsidRDefault="00D935A0" w:rsidP="00E30569">
      <w:pPr>
        <w:pStyle w:val="Code"/>
        <w:rPr>
          <w:highlight w:val="white"/>
        </w:rPr>
      </w:pPr>
      <w:r w:rsidRPr="00E30569">
        <w:rPr>
          <w:highlight w:val="white"/>
        </w:rPr>
        <w:t xml:space="preserve">                      AssemblyCodeGenerator.IntegralStorageName, 0);</w:t>
      </w:r>
    </w:p>
    <w:p w14:paraId="26D2D51E" w14:textId="77777777" w:rsidR="00D935A0" w:rsidRPr="00E30569" w:rsidRDefault="00D935A0" w:rsidP="00E30569">
      <w:pPr>
        <w:pStyle w:val="Code"/>
        <w:rPr>
          <w:highlight w:val="white"/>
        </w:rPr>
      </w:pPr>
      <w:r w:rsidRPr="00E30569">
        <w:rPr>
          <w:highlight w:val="white"/>
        </w:rPr>
        <w:t xml:space="preserve">    }</w:t>
      </w:r>
    </w:p>
    <w:p w14:paraId="01469B65" w14:textId="77777777" w:rsidR="00D935A0" w:rsidRPr="00E30569" w:rsidRDefault="00D935A0" w:rsidP="00E30569">
      <w:pPr>
        <w:pStyle w:val="Code"/>
        <w:rPr>
          <w:highlight w:val="white"/>
        </w:rPr>
      </w:pPr>
      <w:r w:rsidRPr="00E30569">
        <w:rPr>
          <w:highlight w:val="white"/>
        </w:rPr>
        <w:t xml:space="preserve">      </w:t>
      </w:r>
    </w:p>
    <w:p w14:paraId="0CC42DB6" w14:textId="77777777" w:rsidR="00D935A0" w:rsidRPr="00E30569" w:rsidRDefault="00D935A0" w:rsidP="00E30569">
      <w:pPr>
        <w:pStyle w:val="Code"/>
        <w:rPr>
          <w:highlight w:val="white"/>
        </w:rPr>
      </w:pPr>
      <w:r w:rsidRPr="00E30569">
        <w:rPr>
          <w:highlight w:val="white"/>
        </w:rPr>
        <w:t xml:space="preserve">    public void TopPopSymbol(Symbol symbol, TopOrPop topOrPop) {</w:t>
      </w:r>
    </w:p>
    <w:p w14:paraId="5D1A658D" w14:textId="77777777" w:rsidR="00D935A0" w:rsidRPr="00E30569" w:rsidRDefault="00D935A0" w:rsidP="00E30569">
      <w:pPr>
        <w:pStyle w:val="Code"/>
        <w:rPr>
          <w:highlight w:val="white"/>
        </w:rPr>
      </w:pPr>
      <w:r w:rsidRPr="00E30569">
        <w:rPr>
          <w:highlight w:val="white"/>
        </w:rPr>
        <w:t xml:space="preserve">      Assert.ErrorXXX(symbol != null);</w:t>
      </w:r>
    </w:p>
    <w:p w14:paraId="58B6ADAC" w14:textId="77777777" w:rsidR="00D935A0" w:rsidRPr="00E30569" w:rsidRDefault="00D935A0" w:rsidP="00E30569">
      <w:pPr>
        <w:pStyle w:val="Code"/>
        <w:rPr>
          <w:highlight w:val="white"/>
        </w:rPr>
      </w:pPr>
      <w:r w:rsidRPr="00E30569">
        <w:rPr>
          <w:highlight w:val="white"/>
        </w:rPr>
        <w:t xml:space="preserve">      AssemblyOperator objectOperator;</w:t>
      </w:r>
    </w:p>
    <w:p w14:paraId="733180BD" w14:textId="77777777" w:rsidR="00D935A0" w:rsidRPr="00E30569" w:rsidRDefault="00D935A0" w:rsidP="00E30569">
      <w:pPr>
        <w:pStyle w:val="Code"/>
        <w:rPr>
          <w:highlight w:val="white"/>
        </w:rPr>
      </w:pPr>
    </w:p>
    <w:p w14:paraId="4D24CA05" w14:textId="77777777" w:rsidR="00D935A0" w:rsidRPr="00E30569" w:rsidRDefault="00D935A0" w:rsidP="00E30569">
      <w:pPr>
        <w:pStyle w:val="Code"/>
        <w:rPr>
          <w:highlight w:val="white"/>
        </w:rPr>
      </w:pPr>
      <w:r w:rsidRPr="00E30569">
        <w:rPr>
          <w:highlight w:val="white"/>
        </w:rPr>
        <w:t xml:space="preserve">      if (topOrPop == TopOrPop.Pop) {</w:t>
      </w:r>
    </w:p>
    <w:p w14:paraId="1767094C" w14:textId="77777777" w:rsidR="00D935A0" w:rsidRPr="00E30569" w:rsidRDefault="00D935A0" w:rsidP="00E30569">
      <w:pPr>
        <w:pStyle w:val="Code"/>
        <w:rPr>
          <w:highlight w:val="white"/>
        </w:rPr>
      </w:pPr>
      <w:r w:rsidRPr="00E30569">
        <w:rPr>
          <w:highlight w:val="white"/>
        </w:rPr>
        <w:t xml:space="preserve">        objectOperator = m_floatPopMap[symbol.Type.Sort];</w:t>
      </w:r>
    </w:p>
    <w:p w14:paraId="66DC562A" w14:textId="77777777" w:rsidR="00D935A0" w:rsidRPr="00E30569" w:rsidRDefault="00D935A0" w:rsidP="00E30569">
      <w:pPr>
        <w:pStyle w:val="Code"/>
        <w:rPr>
          <w:highlight w:val="white"/>
        </w:rPr>
      </w:pPr>
      <w:r w:rsidRPr="00E30569">
        <w:rPr>
          <w:highlight w:val="white"/>
        </w:rPr>
        <w:t xml:space="preserve">        Assert.ErrorXXX((--m_floatStackSize) &gt;= 0);</w:t>
      </w:r>
    </w:p>
    <w:p w14:paraId="2DE273E2" w14:textId="77777777" w:rsidR="00D935A0" w:rsidRPr="00E30569" w:rsidRDefault="00D935A0" w:rsidP="00E30569">
      <w:pPr>
        <w:pStyle w:val="Code"/>
        <w:rPr>
          <w:highlight w:val="white"/>
        </w:rPr>
      </w:pPr>
      <w:r w:rsidRPr="00E30569">
        <w:rPr>
          <w:highlight w:val="white"/>
        </w:rPr>
        <w:t xml:space="preserve">      }</w:t>
      </w:r>
    </w:p>
    <w:p w14:paraId="63846AC8" w14:textId="77777777" w:rsidR="00D935A0" w:rsidRPr="00E30569" w:rsidRDefault="00D935A0" w:rsidP="00E30569">
      <w:pPr>
        <w:pStyle w:val="Code"/>
        <w:rPr>
          <w:highlight w:val="white"/>
        </w:rPr>
      </w:pPr>
      <w:r w:rsidRPr="00E30569">
        <w:rPr>
          <w:highlight w:val="white"/>
        </w:rPr>
        <w:t xml:space="preserve">      else {</w:t>
      </w:r>
    </w:p>
    <w:p w14:paraId="6A017802" w14:textId="77777777" w:rsidR="00D935A0" w:rsidRPr="00E30569" w:rsidRDefault="00D935A0" w:rsidP="00E30569">
      <w:pPr>
        <w:pStyle w:val="Code"/>
        <w:rPr>
          <w:highlight w:val="white"/>
        </w:rPr>
      </w:pPr>
      <w:r w:rsidRPr="00E30569">
        <w:rPr>
          <w:highlight w:val="white"/>
        </w:rPr>
        <w:t xml:space="preserve">        objectOperator = m_floatTopMap[symbol.Type.Sort];</w:t>
      </w:r>
    </w:p>
    <w:p w14:paraId="5565E082" w14:textId="77777777" w:rsidR="00D935A0" w:rsidRPr="00E30569" w:rsidRDefault="00D935A0" w:rsidP="00E30569">
      <w:pPr>
        <w:pStyle w:val="Code"/>
        <w:rPr>
          <w:highlight w:val="white"/>
        </w:rPr>
      </w:pPr>
      <w:r w:rsidRPr="00E30569">
        <w:rPr>
          <w:highlight w:val="white"/>
        </w:rPr>
        <w:t xml:space="preserve">      }</w:t>
      </w:r>
    </w:p>
    <w:p w14:paraId="4062B7C3" w14:textId="77777777" w:rsidR="00D935A0" w:rsidRPr="00E30569" w:rsidRDefault="00D935A0" w:rsidP="00E30569">
      <w:pPr>
        <w:pStyle w:val="Code"/>
        <w:rPr>
          <w:highlight w:val="white"/>
        </w:rPr>
      </w:pPr>
      <w:r w:rsidRPr="00E30569">
        <w:rPr>
          <w:highlight w:val="white"/>
        </w:rPr>
        <w:t xml:space="preserve">    </w:t>
      </w:r>
    </w:p>
    <w:p w14:paraId="26309A32" w14:textId="77777777" w:rsidR="00D935A0" w:rsidRPr="00E30569" w:rsidRDefault="00D935A0" w:rsidP="00E30569">
      <w:pPr>
        <w:pStyle w:val="Code"/>
        <w:rPr>
          <w:highlight w:val="white"/>
        </w:rPr>
      </w:pPr>
      <w:r w:rsidRPr="00E30569">
        <w:rPr>
          <w:highlight w:val="white"/>
        </w:rPr>
        <w:t xml:space="preserve">      if (symbol.IsTemporary() &amp;&amp; (symbol.AddressSymbol == null) &amp;&amp;</w:t>
      </w:r>
    </w:p>
    <w:p w14:paraId="31982849" w14:textId="77777777" w:rsidR="00D935A0" w:rsidRPr="00E30569" w:rsidRDefault="00D935A0" w:rsidP="00E30569">
      <w:pPr>
        <w:pStyle w:val="Code"/>
        <w:rPr>
          <w:highlight w:val="white"/>
        </w:rPr>
      </w:pPr>
      <w:r w:rsidRPr="00E30569">
        <w:rPr>
          <w:highlight w:val="white"/>
        </w:rPr>
        <w:t xml:space="preserve">          (symbol.Offset == 0)) {</w:t>
      </w:r>
    </w:p>
    <w:p w14:paraId="354E543C" w14:textId="77777777" w:rsidR="00D935A0" w:rsidRPr="00E30569" w:rsidRDefault="00D935A0" w:rsidP="00E30569">
      <w:pPr>
        <w:pStyle w:val="Code"/>
        <w:rPr>
          <w:highlight w:val="white"/>
        </w:rPr>
      </w:pPr>
      <w:r w:rsidRPr="00E30569">
        <w:rPr>
          <w:highlight w:val="white"/>
        </w:rPr>
        <w:t xml:space="preserve">        AddAssemblyCode(objectOperator,</w:t>
      </w:r>
    </w:p>
    <w:p w14:paraId="190241DD" w14:textId="77777777" w:rsidR="00D935A0" w:rsidRPr="00E30569" w:rsidRDefault="00D935A0" w:rsidP="00E30569">
      <w:pPr>
        <w:pStyle w:val="Code"/>
        <w:rPr>
          <w:highlight w:val="white"/>
        </w:rPr>
      </w:pPr>
      <w:r w:rsidRPr="00E30569">
        <w:rPr>
          <w:highlight w:val="white"/>
        </w:rPr>
        <w:t xml:space="preserve">                        AssemblyCodeGenerator.IntegralStorageName, 0);</w:t>
      </w:r>
    </w:p>
    <w:p w14:paraId="06A57A61" w14:textId="77777777" w:rsidR="00D935A0" w:rsidRPr="00E30569" w:rsidRDefault="00D935A0" w:rsidP="00E30569">
      <w:pPr>
        <w:pStyle w:val="Code"/>
        <w:rPr>
          <w:highlight w:val="white"/>
        </w:rPr>
      </w:pPr>
      <w:r w:rsidRPr="00E30569">
        <w:rPr>
          <w:highlight w:val="white"/>
        </w:rPr>
        <w:t xml:space="preserve">        Track track = new Track(symbol);</w:t>
      </w:r>
    </w:p>
    <w:p w14:paraId="15548C78" w14:textId="77777777" w:rsidR="00D935A0" w:rsidRPr="00E30569" w:rsidRDefault="00D935A0" w:rsidP="00E30569">
      <w:pPr>
        <w:pStyle w:val="Code"/>
        <w:rPr>
          <w:highlight w:val="white"/>
        </w:rPr>
      </w:pPr>
      <w:r w:rsidRPr="00E30569">
        <w:rPr>
          <w:highlight w:val="white"/>
        </w:rPr>
        <w:t xml:space="preserve">        AddAssemblyCode(AssemblyOperator.mov, track,</w:t>
      </w:r>
    </w:p>
    <w:p w14:paraId="679D9808" w14:textId="77777777" w:rsidR="00D935A0" w:rsidRPr="00E30569" w:rsidRDefault="00D935A0" w:rsidP="00E30569">
      <w:pPr>
        <w:pStyle w:val="Code"/>
        <w:rPr>
          <w:highlight w:val="white"/>
        </w:rPr>
      </w:pPr>
      <w:r w:rsidRPr="00E30569">
        <w:rPr>
          <w:highlight w:val="white"/>
        </w:rPr>
        <w:t xml:space="preserve">                        AssemblyCodeGenerator.IntegralStorageName, 0);</w:t>
      </w:r>
    </w:p>
    <w:p w14:paraId="23DE4CD7" w14:textId="77777777" w:rsidR="00D935A0" w:rsidRPr="00E30569" w:rsidRDefault="00D935A0" w:rsidP="00E30569">
      <w:pPr>
        <w:pStyle w:val="Code"/>
        <w:rPr>
          <w:highlight w:val="white"/>
        </w:rPr>
      </w:pPr>
      <w:r w:rsidRPr="00E30569">
        <w:rPr>
          <w:highlight w:val="white"/>
        </w:rPr>
        <w:t xml:space="preserve">        m_trackMap.Add(symbol, track);</w:t>
      </w:r>
    </w:p>
    <w:p w14:paraId="22369718" w14:textId="77777777" w:rsidR="00D935A0" w:rsidRPr="00E30569" w:rsidRDefault="00D935A0" w:rsidP="00E30569">
      <w:pPr>
        <w:pStyle w:val="Code"/>
        <w:rPr>
          <w:highlight w:val="white"/>
        </w:rPr>
      </w:pPr>
      <w:r w:rsidRPr="00E30569">
        <w:rPr>
          <w:highlight w:val="white"/>
        </w:rPr>
        <w:t xml:space="preserve">      }</w:t>
      </w:r>
    </w:p>
    <w:p w14:paraId="234F3608" w14:textId="77777777" w:rsidR="00D935A0" w:rsidRPr="00E30569" w:rsidRDefault="00D935A0" w:rsidP="00E30569">
      <w:pPr>
        <w:pStyle w:val="Code"/>
        <w:rPr>
          <w:highlight w:val="white"/>
        </w:rPr>
      </w:pPr>
      <w:r w:rsidRPr="00E30569">
        <w:rPr>
          <w:highlight w:val="white"/>
        </w:rPr>
        <w:t xml:space="preserve">      else {</w:t>
      </w:r>
    </w:p>
    <w:p w14:paraId="30D8A13B" w14:textId="77777777" w:rsidR="00D935A0" w:rsidRPr="00E30569" w:rsidRDefault="00D935A0" w:rsidP="00E30569">
      <w:pPr>
        <w:pStyle w:val="Code"/>
        <w:rPr>
          <w:highlight w:val="white"/>
        </w:rPr>
      </w:pPr>
      <w:r w:rsidRPr="00E30569">
        <w:rPr>
          <w:highlight w:val="white"/>
        </w:rPr>
        <w:lastRenderedPageBreak/>
        <w:t xml:space="preserve">        AddAssemblyCode(objectOperator, Base(symbol), Offset(symbol));</w:t>
      </w:r>
    </w:p>
    <w:p w14:paraId="01AE237D" w14:textId="77777777" w:rsidR="00D935A0" w:rsidRPr="00E30569" w:rsidRDefault="00D935A0" w:rsidP="00E30569">
      <w:pPr>
        <w:pStyle w:val="Code"/>
        <w:rPr>
          <w:highlight w:val="white"/>
        </w:rPr>
      </w:pPr>
      <w:r w:rsidRPr="00E30569">
        <w:rPr>
          <w:highlight w:val="white"/>
        </w:rPr>
        <w:t xml:space="preserve">      }</w:t>
      </w:r>
    </w:p>
    <w:p w14:paraId="109417BA" w14:textId="77777777" w:rsidR="00D935A0" w:rsidRPr="00E30569" w:rsidRDefault="00D935A0" w:rsidP="00E30569">
      <w:pPr>
        <w:pStyle w:val="Code"/>
        <w:rPr>
          <w:highlight w:val="white"/>
        </w:rPr>
      </w:pPr>
      <w:r w:rsidRPr="00E30569">
        <w:rPr>
          <w:highlight w:val="white"/>
        </w:rPr>
        <w:t xml:space="preserve">    }</w:t>
      </w:r>
    </w:p>
    <w:p w14:paraId="1C5EFF96" w14:textId="77777777" w:rsidR="00D935A0" w:rsidRPr="00E30569" w:rsidRDefault="00D935A0" w:rsidP="00E30569">
      <w:pPr>
        <w:pStyle w:val="Code"/>
        <w:rPr>
          <w:highlight w:val="white"/>
        </w:rPr>
      </w:pPr>
    </w:p>
    <w:p w14:paraId="037FCCC7" w14:textId="77777777" w:rsidR="00D935A0" w:rsidRPr="00E30569" w:rsidRDefault="00D935A0" w:rsidP="00E30569">
      <w:pPr>
        <w:pStyle w:val="Code"/>
        <w:rPr>
          <w:highlight w:val="white"/>
        </w:rPr>
      </w:pPr>
      <w:r w:rsidRPr="00E30569">
        <w:rPr>
          <w:highlight w:val="white"/>
        </w:rPr>
        <w:t xml:space="preserve">    public void IntegralToIntegral(MiddleCode middleCode, int index) {</w:t>
      </w:r>
    </w:p>
    <w:p w14:paraId="58DF9302" w14:textId="77777777" w:rsidR="00D935A0" w:rsidRPr="00E30569" w:rsidRDefault="00D935A0" w:rsidP="00E30569">
      <w:pPr>
        <w:pStyle w:val="Code"/>
        <w:rPr>
          <w:highlight w:val="white"/>
        </w:rPr>
      </w:pPr>
      <w:r w:rsidRPr="00E30569">
        <w:rPr>
          <w:highlight w:val="white"/>
        </w:rPr>
        <w:t xml:space="preserve">      Symbol toSymbol = (Symbol) middleCode[0],</w:t>
      </w:r>
    </w:p>
    <w:p w14:paraId="14178DB8" w14:textId="77777777" w:rsidR="00D935A0" w:rsidRPr="00E30569" w:rsidRDefault="00D935A0" w:rsidP="00E30569">
      <w:pPr>
        <w:pStyle w:val="Code"/>
        <w:rPr>
          <w:highlight w:val="white"/>
        </w:rPr>
      </w:pPr>
      <w:r w:rsidRPr="00E30569">
        <w:rPr>
          <w:highlight w:val="white"/>
        </w:rPr>
        <w:t xml:space="preserve">             fromSymbol = (Symbol) middleCode[1];</w:t>
      </w:r>
    </w:p>
    <w:p w14:paraId="66A48516" w14:textId="77777777" w:rsidR="00D935A0" w:rsidRPr="00E30569" w:rsidRDefault="00D935A0" w:rsidP="00E30569">
      <w:pPr>
        <w:pStyle w:val="Code"/>
        <w:rPr>
          <w:highlight w:val="white"/>
        </w:rPr>
      </w:pPr>
    </w:p>
    <w:p w14:paraId="50929481" w14:textId="77777777" w:rsidR="00D935A0" w:rsidRPr="00E30569" w:rsidRDefault="00D935A0" w:rsidP="00E30569">
      <w:pPr>
        <w:pStyle w:val="Code"/>
        <w:rPr>
          <w:highlight w:val="white"/>
        </w:rPr>
      </w:pPr>
      <w:r w:rsidRPr="00E30569">
        <w:rPr>
          <w:highlight w:val="white"/>
        </w:rPr>
        <w:t xml:space="preserve">      Type toType = toSymbol.Type, fromType = fromSymbol.Type;</w:t>
      </w:r>
    </w:p>
    <w:p w14:paraId="2257E7D7" w14:textId="77777777" w:rsidR="00D935A0" w:rsidRPr="00E30569" w:rsidRDefault="00D935A0" w:rsidP="00E30569">
      <w:pPr>
        <w:pStyle w:val="Code"/>
        <w:rPr>
          <w:highlight w:val="white"/>
        </w:rPr>
      </w:pPr>
      <w:r w:rsidRPr="00E30569">
        <w:rPr>
          <w:highlight w:val="white"/>
        </w:rPr>
        <w:t xml:space="preserve">      int toSize = toType.SizeX(), fromSize = fromType.SizeX();</w:t>
      </w:r>
    </w:p>
    <w:p w14:paraId="2165E7D1" w14:textId="77777777" w:rsidR="00D935A0" w:rsidRPr="00E30569" w:rsidRDefault="00D935A0" w:rsidP="00E30569">
      <w:pPr>
        <w:pStyle w:val="Code"/>
        <w:rPr>
          <w:highlight w:val="white"/>
        </w:rPr>
      </w:pPr>
    </w:p>
    <w:p w14:paraId="5D7B060E" w14:textId="77777777" w:rsidR="00D935A0" w:rsidRPr="00E30569" w:rsidRDefault="00D935A0" w:rsidP="00E30569">
      <w:pPr>
        <w:pStyle w:val="Code"/>
        <w:rPr>
          <w:highlight w:val="white"/>
        </w:rPr>
      </w:pPr>
      <w:r w:rsidRPr="00E30569">
        <w:rPr>
          <w:highlight w:val="white"/>
        </w:rPr>
        <w:t xml:space="preserve">      Track fromTrack = LoadValueToRegister(fromSymbol);</w:t>
      </w:r>
    </w:p>
    <w:p w14:paraId="53A42BB7" w14:textId="77777777" w:rsidR="00D935A0" w:rsidRPr="00E30569" w:rsidRDefault="00D935A0" w:rsidP="00E30569">
      <w:pPr>
        <w:pStyle w:val="Code"/>
        <w:rPr>
          <w:highlight w:val="white"/>
        </w:rPr>
      </w:pPr>
      <w:r w:rsidRPr="00E30569">
        <w:rPr>
          <w:highlight w:val="white"/>
        </w:rPr>
        <w:t xml:space="preserve">      AddAssemblyCode(AssemblyOperator.set_track_size, fromTrack, toSize);</w:t>
      </w:r>
    </w:p>
    <w:p w14:paraId="5C2DE325" w14:textId="77777777" w:rsidR="00D935A0" w:rsidRPr="00E30569" w:rsidRDefault="00D935A0" w:rsidP="00E30569">
      <w:pPr>
        <w:pStyle w:val="Code"/>
        <w:rPr>
          <w:highlight w:val="white"/>
        </w:rPr>
      </w:pPr>
    </w:p>
    <w:p w14:paraId="676FF036" w14:textId="77777777" w:rsidR="00D935A0" w:rsidRPr="00E30569" w:rsidRDefault="00D935A0" w:rsidP="00E30569">
      <w:pPr>
        <w:pStyle w:val="Code"/>
        <w:rPr>
          <w:highlight w:val="white"/>
        </w:rPr>
      </w:pPr>
      <w:r w:rsidRPr="00E30569">
        <w:rPr>
          <w:highlight w:val="white"/>
        </w:rPr>
        <w:t xml:space="preserve">      if (fromSize != toSize) {</w:t>
      </w:r>
    </w:p>
    <w:p w14:paraId="4C5F256D" w14:textId="77777777" w:rsidR="00D935A0" w:rsidRPr="00E30569" w:rsidRDefault="00D935A0" w:rsidP="00E30569">
      <w:pPr>
        <w:pStyle w:val="Code"/>
        <w:rPr>
          <w:highlight w:val="white"/>
        </w:rPr>
      </w:pPr>
      <w:r w:rsidRPr="00E30569">
        <w:rPr>
          <w:highlight w:val="white"/>
        </w:rPr>
        <w:t xml:space="preserve">        if (fromSize &lt; toSize) {</w:t>
      </w:r>
    </w:p>
    <w:p w14:paraId="792BB051" w14:textId="77777777" w:rsidR="00D935A0" w:rsidRPr="00E30569" w:rsidRDefault="00D935A0" w:rsidP="00E30569">
      <w:pPr>
        <w:pStyle w:val="Code"/>
        <w:rPr>
          <w:highlight w:val="white"/>
        </w:rPr>
      </w:pPr>
      <w:r w:rsidRPr="00E30569">
        <w:rPr>
          <w:highlight w:val="white"/>
        </w:rPr>
        <w:t xml:space="preserve">          if (toSize == 8) {</w:t>
      </w:r>
    </w:p>
    <w:p w14:paraId="1C181EF2" w14:textId="77777777" w:rsidR="00D935A0" w:rsidRPr="00E30569" w:rsidRDefault="00D935A0" w:rsidP="00E30569">
      <w:pPr>
        <w:pStyle w:val="Code"/>
        <w:rPr>
          <w:highlight w:val="white"/>
        </w:rPr>
      </w:pPr>
      <w:r w:rsidRPr="00E30569">
        <w:rPr>
          <w:highlight w:val="white"/>
        </w:rPr>
        <w:t xml:space="preserve">            Track toTrack = new Track(toSymbol);</w:t>
      </w:r>
    </w:p>
    <w:p w14:paraId="6467E5C8" w14:textId="77777777" w:rsidR="00D935A0" w:rsidRPr="00E30569" w:rsidRDefault="00D935A0" w:rsidP="00E30569">
      <w:pPr>
        <w:pStyle w:val="Code"/>
        <w:rPr>
          <w:highlight w:val="white"/>
        </w:rPr>
      </w:pPr>
      <w:r w:rsidRPr="00E30569">
        <w:rPr>
          <w:highlight w:val="white"/>
        </w:rPr>
        <w:t xml:space="preserve">            AddAssemblyCode(AssemblyOperator.mov, toTrack,</w:t>
      </w:r>
    </w:p>
    <w:p w14:paraId="00E70885" w14:textId="77777777" w:rsidR="00D935A0" w:rsidRPr="00E30569" w:rsidRDefault="00D935A0" w:rsidP="00E30569">
      <w:pPr>
        <w:pStyle w:val="Code"/>
        <w:rPr>
          <w:highlight w:val="white"/>
        </w:rPr>
      </w:pPr>
      <w:r w:rsidRPr="00E30569">
        <w:rPr>
          <w:highlight w:val="white"/>
        </w:rPr>
        <w:t xml:space="preserve">                            TypeSize.GetMask(fromType.Sort));</w:t>
      </w:r>
    </w:p>
    <w:p w14:paraId="3A3E8825" w14:textId="77777777" w:rsidR="00D935A0" w:rsidRPr="00E30569" w:rsidRDefault="00D935A0" w:rsidP="00E30569">
      <w:pPr>
        <w:pStyle w:val="Code"/>
        <w:rPr>
          <w:highlight w:val="white"/>
        </w:rPr>
      </w:pPr>
      <w:r w:rsidRPr="00E30569">
        <w:rPr>
          <w:highlight w:val="white"/>
        </w:rPr>
        <w:t xml:space="preserve">            AddAssemblyCode(AssemblyOperator.and, fromTrack, toTrack);</w:t>
      </w:r>
    </w:p>
    <w:p w14:paraId="0BF9C545" w14:textId="77777777" w:rsidR="00D935A0" w:rsidRPr="00E30569" w:rsidRDefault="00D935A0" w:rsidP="00E30569">
      <w:pPr>
        <w:pStyle w:val="Code"/>
        <w:rPr>
          <w:highlight w:val="white"/>
        </w:rPr>
      </w:pPr>
      <w:r w:rsidRPr="00E30569">
        <w:rPr>
          <w:highlight w:val="white"/>
        </w:rPr>
        <w:t xml:space="preserve">          }</w:t>
      </w:r>
    </w:p>
    <w:p w14:paraId="08118E22" w14:textId="77777777" w:rsidR="00D935A0" w:rsidRPr="00E30569" w:rsidRDefault="00D935A0" w:rsidP="00E30569">
      <w:pPr>
        <w:pStyle w:val="Code"/>
        <w:rPr>
          <w:highlight w:val="white"/>
        </w:rPr>
      </w:pPr>
      <w:r w:rsidRPr="00E30569">
        <w:rPr>
          <w:highlight w:val="white"/>
        </w:rPr>
        <w:t xml:space="preserve">          else {</w:t>
      </w:r>
    </w:p>
    <w:p w14:paraId="24866C52" w14:textId="77777777" w:rsidR="00D935A0" w:rsidRPr="00E30569" w:rsidRDefault="00D935A0" w:rsidP="00E30569">
      <w:pPr>
        <w:pStyle w:val="Code"/>
        <w:rPr>
          <w:highlight w:val="white"/>
        </w:rPr>
      </w:pPr>
      <w:r w:rsidRPr="00E30569">
        <w:rPr>
          <w:highlight w:val="white"/>
        </w:rPr>
        <w:t xml:space="preserve">            AddAssemblyCode(AssemblyOperator.and, fromTrack,</w:t>
      </w:r>
    </w:p>
    <w:p w14:paraId="53F64195" w14:textId="77777777" w:rsidR="00D935A0" w:rsidRPr="00E30569" w:rsidRDefault="00D935A0" w:rsidP="00E30569">
      <w:pPr>
        <w:pStyle w:val="Code"/>
        <w:rPr>
          <w:highlight w:val="white"/>
        </w:rPr>
      </w:pPr>
      <w:r w:rsidRPr="00E30569">
        <w:rPr>
          <w:highlight w:val="white"/>
        </w:rPr>
        <w:t xml:space="preserve">                            TypeSize.GetMask(fromType.Sort));</w:t>
      </w:r>
    </w:p>
    <w:p w14:paraId="293EC906" w14:textId="77777777" w:rsidR="00D935A0" w:rsidRPr="00E30569" w:rsidRDefault="00D935A0" w:rsidP="00E30569">
      <w:pPr>
        <w:pStyle w:val="Code"/>
        <w:rPr>
          <w:highlight w:val="white"/>
        </w:rPr>
      </w:pPr>
      <w:r w:rsidRPr="00E30569">
        <w:rPr>
          <w:highlight w:val="white"/>
        </w:rPr>
        <w:t xml:space="preserve">          }</w:t>
      </w:r>
    </w:p>
    <w:p w14:paraId="68B2A120" w14:textId="77777777" w:rsidR="00D935A0" w:rsidRPr="00E30569" w:rsidRDefault="00D935A0" w:rsidP="00E30569">
      <w:pPr>
        <w:pStyle w:val="Code"/>
        <w:rPr>
          <w:highlight w:val="white"/>
        </w:rPr>
      </w:pPr>
    </w:p>
    <w:p w14:paraId="27DC4070" w14:textId="77777777" w:rsidR="00D935A0" w:rsidRPr="00E30569" w:rsidRDefault="00D935A0" w:rsidP="00E30569">
      <w:pPr>
        <w:pStyle w:val="Code"/>
        <w:rPr>
          <w:highlight w:val="white"/>
        </w:rPr>
      </w:pPr>
      <w:r w:rsidRPr="00E30569">
        <w:rPr>
          <w:highlight w:val="white"/>
        </w:rPr>
        <w:t xml:space="preserve">        }</w:t>
      </w:r>
    </w:p>
    <w:p w14:paraId="47A0CD2C" w14:textId="77777777" w:rsidR="00D935A0" w:rsidRPr="00E30569" w:rsidRDefault="00D935A0" w:rsidP="00E30569">
      <w:pPr>
        <w:pStyle w:val="Code"/>
        <w:rPr>
          <w:highlight w:val="white"/>
        </w:rPr>
      </w:pPr>
    </w:p>
    <w:p w14:paraId="7EEBEB92" w14:textId="77777777" w:rsidR="00D935A0" w:rsidRPr="00E30569" w:rsidRDefault="00D935A0" w:rsidP="00E30569">
      <w:pPr>
        <w:pStyle w:val="Code"/>
        <w:rPr>
          <w:highlight w:val="white"/>
        </w:rPr>
      </w:pPr>
      <w:r w:rsidRPr="00E30569">
        <w:rPr>
          <w:highlight w:val="white"/>
        </w:rPr>
        <w:t xml:space="preserve">        if (fromType.IsSigned() &amp;&amp; toType.IsSigned()) {</w:t>
      </w:r>
    </w:p>
    <w:p w14:paraId="3BB93108" w14:textId="77777777" w:rsidR="00D935A0" w:rsidRPr="00E30569" w:rsidRDefault="00D935A0" w:rsidP="00E30569">
      <w:pPr>
        <w:pStyle w:val="Code"/>
        <w:rPr>
          <w:highlight w:val="white"/>
        </w:rPr>
      </w:pPr>
      <w:r w:rsidRPr="00E30569">
        <w:rPr>
          <w:highlight w:val="white"/>
        </w:rPr>
        <w:t xml:space="preserve">          AddAssemblyCode(AssemblyOperator.set_track_size,</w:t>
      </w:r>
    </w:p>
    <w:p w14:paraId="4A9AD673" w14:textId="77777777" w:rsidR="00D935A0" w:rsidRPr="00E30569" w:rsidRDefault="00D935A0" w:rsidP="00E30569">
      <w:pPr>
        <w:pStyle w:val="Code"/>
        <w:rPr>
          <w:highlight w:val="white"/>
        </w:rPr>
      </w:pPr>
      <w:r w:rsidRPr="00E30569">
        <w:rPr>
          <w:highlight w:val="white"/>
        </w:rPr>
        <w:t xml:space="preserve">                          fromTrack, fromSize);</w:t>
      </w:r>
    </w:p>
    <w:p w14:paraId="3121CBC0" w14:textId="331588D7" w:rsidR="00D935A0" w:rsidRPr="00E30569" w:rsidRDefault="00D935A0" w:rsidP="00E30569">
      <w:pPr>
        <w:pStyle w:val="Code"/>
        <w:rPr>
          <w:highlight w:val="white"/>
        </w:rPr>
      </w:pPr>
      <w:r w:rsidRPr="00E30569">
        <w:rPr>
          <w:highlight w:val="white"/>
        </w:rPr>
        <w:t xml:space="preserve">          AddAssemblyCode(AssemblyOperator.cmp, fromTrack, </w:t>
      </w:r>
      <w:r w:rsidR="00EF0D34">
        <w:rPr>
          <w:highlight w:val="white"/>
        </w:rPr>
        <w:t>BigInteger.Zero</w:t>
      </w:r>
      <w:r w:rsidRPr="00E30569">
        <w:rPr>
          <w:highlight w:val="white"/>
        </w:rPr>
        <w:t>);</w:t>
      </w:r>
    </w:p>
    <w:p w14:paraId="789253A5" w14:textId="77777777" w:rsidR="00D935A0" w:rsidRPr="00E30569" w:rsidRDefault="00D935A0" w:rsidP="00E30569">
      <w:pPr>
        <w:pStyle w:val="Code"/>
        <w:rPr>
          <w:highlight w:val="white"/>
        </w:rPr>
      </w:pPr>
      <w:r w:rsidRPr="00E30569">
        <w:rPr>
          <w:highlight w:val="white"/>
        </w:rPr>
        <w:t xml:space="preserve">          AddAssemblyCode(AssemblyOperator.jge, null, null, index + 1);</w:t>
      </w:r>
    </w:p>
    <w:p w14:paraId="209FEB69" w14:textId="77777777" w:rsidR="00D935A0" w:rsidRPr="00E30569" w:rsidRDefault="00D935A0" w:rsidP="00E30569">
      <w:pPr>
        <w:pStyle w:val="Code"/>
        <w:rPr>
          <w:highlight w:val="white"/>
        </w:rPr>
      </w:pPr>
      <w:r w:rsidRPr="00E30569">
        <w:rPr>
          <w:highlight w:val="white"/>
        </w:rPr>
        <w:t xml:space="preserve">          AddAssemblyCode(AssemblyOperator.neg, fromTrack);</w:t>
      </w:r>
    </w:p>
    <w:p w14:paraId="3216E866" w14:textId="77777777" w:rsidR="00D935A0" w:rsidRPr="00E30569" w:rsidRDefault="00D935A0" w:rsidP="00E30569">
      <w:pPr>
        <w:pStyle w:val="Code"/>
        <w:rPr>
          <w:highlight w:val="white"/>
        </w:rPr>
      </w:pPr>
      <w:r w:rsidRPr="00E30569">
        <w:rPr>
          <w:highlight w:val="white"/>
        </w:rPr>
        <w:t xml:space="preserve">          AddAssemblyCode(AssemblyOperator.set_track_size, fromTrack, toSize);</w:t>
      </w:r>
    </w:p>
    <w:p w14:paraId="33DE4EF2" w14:textId="77777777" w:rsidR="00D935A0" w:rsidRPr="00E30569" w:rsidRDefault="00D935A0" w:rsidP="00E30569">
      <w:pPr>
        <w:pStyle w:val="Code"/>
        <w:rPr>
          <w:highlight w:val="white"/>
        </w:rPr>
      </w:pPr>
      <w:r w:rsidRPr="00E30569">
        <w:rPr>
          <w:highlight w:val="white"/>
        </w:rPr>
        <w:t xml:space="preserve">          AddAssemblyCode(AssemblyOperator.neg, fromTrack);</w:t>
      </w:r>
    </w:p>
    <w:p w14:paraId="72877519" w14:textId="77777777" w:rsidR="00D935A0" w:rsidRPr="00E30569" w:rsidRDefault="00D935A0" w:rsidP="00E30569">
      <w:pPr>
        <w:pStyle w:val="Code"/>
        <w:rPr>
          <w:highlight w:val="white"/>
        </w:rPr>
      </w:pPr>
      <w:r w:rsidRPr="00E30569">
        <w:rPr>
          <w:highlight w:val="white"/>
        </w:rPr>
        <w:t xml:space="preserve">        }</w:t>
      </w:r>
    </w:p>
    <w:p w14:paraId="51A44275" w14:textId="77777777" w:rsidR="00D935A0" w:rsidRPr="00E30569" w:rsidRDefault="00D935A0" w:rsidP="00E30569">
      <w:pPr>
        <w:pStyle w:val="Code"/>
        <w:rPr>
          <w:highlight w:val="white"/>
        </w:rPr>
      </w:pPr>
      <w:r w:rsidRPr="00E30569">
        <w:rPr>
          <w:highlight w:val="white"/>
        </w:rPr>
        <w:t xml:space="preserve">      }</w:t>
      </w:r>
    </w:p>
    <w:p w14:paraId="25965E71" w14:textId="77777777" w:rsidR="00D935A0" w:rsidRPr="00E30569" w:rsidRDefault="00D935A0" w:rsidP="00E30569">
      <w:pPr>
        <w:pStyle w:val="Code"/>
        <w:rPr>
          <w:highlight w:val="white"/>
        </w:rPr>
      </w:pPr>
    </w:p>
    <w:p w14:paraId="14B1EA06" w14:textId="77777777" w:rsidR="00D935A0" w:rsidRPr="00E30569" w:rsidRDefault="00D935A0" w:rsidP="00E30569">
      <w:pPr>
        <w:pStyle w:val="Code"/>
        <w:rPr>
          <w:highlight w:val="white"/>
        </w:rPr>
      </w:pPr>
      <w:r w:rsidRPr="00E30569">
        <w:rPr>
          <w:highlight w:val="white"/>
        </w:rPr>
        <w:t xml:space="preserve">      m_trackMap.Add(toSymbol, fromTrack);</w:t>
      </w:r>
    </w:p>
    <w:p w14:paraId="086B9AE9" w14:textId="77777777" w:rsidR="00D935A0" w:rsidRPr="00E30569" w:rsidRDefault="00D935A0" w:rsidP="00E30569">
      <w:pPr>
        <w:pStyle w:val="Code"/>
        <w:rPr>
          <w:highlight w:val="white"/>
        </w:rPr>
      </w:pPr>
      <w:r w:rsidRPr="00E30569">
        <w:rPr>
          <w:highlight w:val="white"/>
        </w:rPr>
        <w:t xml:space="preserve">    }</w:t>
      </w:r>
    </w:p>
    <w:p w14:paraId="23228F00" w14:textId="77777777" w:rsidR="00D935A0" w:rsidRPr="00E30569" w:rsidRDefault="00D935A0" w:rsidP="00E30569">
      <w:pPr>
        <w:pStyle w:val="Code"/>
        <w:rPr>
          <w:highlight w:val="white"/>
        </w:rPr>
      </w:pPr>
    </w:p>
    <w:p w14:paraId="7FD4A8DF" w14:textId="77777777" w:rsidR="00D935A0" w:rsidRPr="00E30569" w:rsidRDefault="00D935A0" w:rsidP="00E30569">
      <w:pPr>
        <w:pStyle w:val="Code"/>
        <w:rPr>
          <w:highlight w:val="white"/>
        </w:rPr>
      </w:pPr>
      <w:r w:rsidRPr="00E30569">
        <w:rPr>
          <w:highlight w:val="white"/>
        </w:rPr>
        <w:t xml:space="preserve">    public void IntegralToFloating(MiddleCode middleCode) {</w:t>
      </w:r>
    </w:p>
    <w:p w14:paraId="1C5F63DB" w14:textId="77777777" w:rsidR="00D935A0" w:rsidRPr="00E30569" w:rsidRDefault="00D935A0" w:rsidP="00E30569">
      <w:pPr>
        <w:pStyle w:val="Code"/>
        <w:rPr>
          <w:highlight w:val="white"/>
        </w:rPr>
      </w:pPr>
      <w:r w:rsidRPr="00E30569">
        <w:rPr>
          <w:highlight w:val="white"/>
        </w:rPr>
        <w:t xml:space="preserve">      Symbol fromSymbol = (Symbol) middleCode[1];</w:t>
      </w:r>
    </w:p>
    <w:p w14:paraId="12869151" w14:textId="77777777" w:rsidR="00D935A0" w:rsidRPr="00E30569" w:rsidRDefault="00D935A0" w:rsidP="00E30569">
      <w:pPr>
        <w:pStyle w:val="Code"/>
        <w:rPr>
          <w:highlight w:val="white"/>
        </w:rPr>
      </w:pPr>
      <w:r w:rsidRPr="00E30569">
        <w:rPr>
          <w:highlight w:val="white"/>
        </w:rPr>
        <w:t xml:space="preserve">      PushSymbol(fromSymbol);</w:t>
      </w:r>
    </w:p>
    <w:p w14:paraId="4F819236" w14:textId="77777777" w:rsidR="00D935A0" w:rsidRPr="00E30569" w:rsidRDefault="00D935A0" w:rsidP="00E30569">
      <w:pPr>
        <w:pStyle w:val="Code"/>
        <w:rPr>
          <w:highlight w:val="white"/>
        </w:rPr>
      </w:pPr>
      <w:r w:rsidRPr="00E30569">
        <w:rPr>
          <w:highlight w:val="white"/>
        </w:rPr>
        <w:t xml:space="preserve">    }</w:t>
      </w:r>
    </w:p>
    <w:p w14:paraId="38D30DE4" w14:textId="77777777" w:rsidR="00D935A0" w:rsidRPr="00E30569" w:rsidRDefault="00D935A0" w:rsidP="00E30569">
      <w:pPr>
        <w:pStyle w:val="Code"/>
        <w:rPr>
          <w:highlight w:val="white"/>
        </w:rPr>
      </w:pPr>
      <w:r w:rsidRPr="00E30569">
        <w:rPr>
          <w:highlight w:val="white"/>
        </w:rPr>
        <w:t xml:space="preserve">  </w:t>
      </w:r>
    </w:p>
    <w:p w14:paraId="13C8A95D" w14:textId="77777777" w:rsidR="00D935A0" w:rsidRPr="00E30569" w:rsidRDefault="00D935A0" w:rsidP="00E30569">
      <w:pPr>
        <w:pStyle w:val="Code"/>
        <w:rPr>
          <w:highlight w:val="white"/>
        </w:rPr>
      </w:pPr>
      <w:r w:rsidRPr="00E30569">
        <w:rPr>
          <w:highlight w:val="white"/>
        </w:rPr>
        <w:t xml:space="preserve">    public void FloatingToIntegral(MiddleCode middleCode) {</w:t>
      </w:r>
    </w:p>
    <w:p w14:paraId="14161DD8" w14:textId="77777777" w:rsidR="00D935A0" w:rsidRPr="00E30569" w:rsidRDefault="00D935A0" w:rsidP="00E30569">
      <w:pPr>
        <w:pStyle w:val="Code"/>
        <w:rPr>
          <w:highlight w:val="white"/>
        </w:rPr>
      </w:pPr>
      <w:r w:rsidRPr="00E30569">
        <w:rPr>
          <w:highlight w:val="white"/>
        </w:rPr>
        <w:t xml:space="preserve">      Symbol toSymbol = (Symbol) middleCode[0];</w:t>
      </w:r>
    </w:p>
    <w:p w14:paraId="2F839EC4" w14:textId="77777777" w:rsidR="00D935A0" w:rsidRPr="00E30569" w:rsidRDefault="00D935A0" w:rsidP="00E30569">
      <w:pPr>
        <w:pStyle w:val="Code"/>
        <w:rPr>
          <w:highlight w:val="white"/>
        </w:rPr>
      </w:pPr>
      <w:r w:rsidRPr="00E30569">
        <w:rPr>
          <w:highlight w:val="white"/>
        </w:rPr>
        <w:t xml:space="preserve">      TopPopSymbol(toSymbol, TopOrPop.Pop);</w:t>
      </w:r>
    </w:p>
    <w:p w14:paraId="676EA0FD" w14:textId="77777777" w:rsidR="00D935A0" w:rsidRPr="00E30569" w:rsidRDefault="00D935A0" w:rsidP="00E30569">
      <w:pPr>
        <w:pStyle w:val="Code"/>
        <w:rPr>
          <w:highlight w:val="white"/>
        </w:rPr>
      </w:pPr>
      <w:r w:rsidRPr="00E30569">
        <w:rPr>
          <w:highlight w:val="white"/>
        </w:rPr>
        <w:t xml:space="preserve">    }</w:t>
      </w:r>
    </w:p>
    <w:p w14:paraId="1A22F74F" w14:textId="77777777" w:rsidR="00D935A0" w:rsidRPr="00E30569" w:rsidRDefault="00D935A0" w:rsidP="00E30569">
      <w:pPr>
        <w:pStyle w:val="Code"/>
        <w:rPr>
          <w:highlight w:val="white"/>
        </w:rPr>
      </w:pPr>
    </w:p>
    <w:p w14:paraId="4A764CAB" w14:textId="77777777" w:rsidR="00D935A0" w:rsidRPr="00E30569" w:rsidRDefault="00D935A0" w:rsidP="00E30569">
      <w:pPr>
        <w:pStyle w:val="Code"/>
        <w:rPr>
          <w:highlight w:val="white"/>
        </w:rPr>
      </w:pPr>
      <w:r w:rsidRPr="00E30569">
        <w:rPr>
          <w:highlight w:val="white"/>
        </w:rPr>
        <w:t xml:space="preserve">    public void IntegralParameter(MiddleCode middleCode) {</w:t>
      </w:r>
    </w:p>
    <w:p w14:paraId="37681416" w14:textId="77777777" w:rsidR="00D935A0" w:rsidRPr="00E30569" w:rsidRDefault="00D935A0" w:rsidP="00E30569">
      <w:pPr>
        <w:pStyle w:val="Code"/>
        <w:rPr>
          <w:highlight w:val="white"/>
        </w:rPr>
      </w:pPr>
      <w:r w:rsidRPr="00E30569">
        <w:rPr>
          <w:highlight w:val="white"/>
        </w:rPr>
        <w:t xml:space="preserve">      Symbol fromSymbol = (Symbol) middleCode[1];</w:t>
      </w:r>
    </w:p>
    <w:p w14:paraId="2ED77346" w14:textId="77777777" w:rsidR="00D935A0" w:rsidRPr="00E30569" w:rsidRDefault="00D935A0" w:rsidP="00E30569">
      <w:pPr>
        <w:pStyle w:val="Code"/>
        <w:rPr>
          <w:highlight w:val="white"/>
        </w:rPr>
      </w:pPr>
    </w:p>
    <w:p w14:paraId="1A6E11C2" w14:textId="77777777" w:rsidR="00D935A0" w:rsidRPr="00E30569" w:rsidRDefault="00D935A0" w:rsidP="00E30569">
      <w:pPr>
        <w:pStyle w:val="Code"/>
        <w:rPr>
          <w:highlight w:val="white"/>
        </w:rPr>
      </w:pPr>
      <w:r w:rsidRPr="00E30569">
        <w:rPr>
          <w:highlight w:val="white"/>
        </w:rPr>
        <w:t xml:space="preserve">      Symbol toSymbol;</w:t>
      </w:r>
    </w:p>
    <w:p w14:paraId="0BAC0457" w14:textId="77777777" w:rsidR="00D935A0" w:rsidRPr="00E30569" w:rsidRDefault="00D935A0" w:rsidP="00E30569">
      <w:pPr>
        <w:pStyle w:val="Code"/>
        <w:rPr>
          <w:highlight w:val="white"/>
        </w:rPr>
      </w:pPr>
      <w:r w:rsidRPr="00E30569">
        <w:rPr>
          <w:highlight w:val="white"/>
        </w:rPr>
        <w:lastRenderedPageBreak/>
        <w:t xml:space="preserve">      if (fromSymbol.Type.IsArray()) {</w:t>
      </w:r>
    </w:p>
    <w:p w14:paraId="612F2E4F" w14:textId="77777777" w:rsidR="00D935A0" w:rsidRPr="00E30569" w:rsidRDefault="00D935A0" w:rsidP="00E30569">
      <w:pPr>
        <w:pStyle w:val="Code"/>
        <w:rPr>
          <w:highlight w:val="white"/>
        </w:rPr>
      </w:pPr>
      <w:r w:rsidRPr="00E30569">
        <w:rPr>
          <w:highlight w:val="white"/>
        </w:rPr>
        <w:t xml:space="preserve">        toSymbol = new Symbol(new Type(fromSymbol.Type.ArrayType));</w:t>
      </w:r>
    </w:p>
    <w:p w14:paraId="6A106915" w14:textId="77777777" w:rsidR="00D935A0" w:rsidRPr="00E30569" w:rsidRDefault="00D935A0" w:rsidP="00E30569">
      <w:pPr>
        <w:pStyle w:val="Code"/>
        <w:rPr>
          <w:highlight w:val="white"/>
        </w:rPr>
      </w:pPr>
      <w:r w:rsidRPr="00E30569">
        <w:rPr>
          <w:highlight w:val="white"/>
        </w:rPr>
        <w:t xml:space="preserve">      }</w:t>
      </w:r>
    </w:p>
    <w:p w14:paraId="129C4969" w14:textId="77777777" w:rsidR="00D935A0" w:rsidRPr="00E30569" w:rsidRDefault="00D935A0" w:rsidP="00E30569">
      <w:pPr>
        <w:pStyle w:val="Code"/>
        <w:rPr>
          <w:highlight w:val="white"/>
        </w:rPr>
      </w:pPr>
      <w:r w:rsidRPr="00E30569">
        <w:rPr>
          <w:highlight w:val="white"/>
        </w:rPr>
        <w:t xml:space="preserve">      else if (fromSymbol.Type.IsFunction()) {</w:t>
      </w:r>
    </w:p>
    <w:p w14:paraId="10B90183" w14:textId="77777777" w:rsidR="00D935A0" w:rsidRPr="00E30569" w:rsidRDefault="00D935A0" w:rsidP="00E30569">
      <w:pPr>
        <w:pStyle w:val="Code"/>
        <w:rPr>
          <w:highlight w:val="white"/>
        </w:rPr>
      </w:pPr>
      <w:r w:rsidRPr="00E30569">
        <w:rPr>
          <w:highlight w:val="white"/>
        </w:rPr>
        <w:t xml:space="preserve">        toSymbol = new Symbol(new Type(fromSymbol.Type));</w:t>
      </w:r>
    </w:p>
    <w:p w14:paraId="247BB331" w14:textId="77777777" w:rsidR="00D935A0" w:rsidRPr="00E30569" w:rsidRDefault="00D935A0" w:rsidP="00E30569">
      <w:pPr>
        <w:pStyle w:val="Code"/>
        <w:rPr>
          <w:highlight w:val="white"/>
        </w:rPr>
      </w:pPr>
      <w:r w:rsidRPr="00E30569">
        <w:rPr>
          <w:highlight w:val="white"/>
        </w:rPr>
        <w:t xml:space="preserve">      }</w:t>
      </w:r>
    </w:p>
    <w:p w14:paraId="389625E9" w14:textId="77777777" w:rsidR="00D935A0" w:rsidRPr="00E30569" w:rsidRDefault="00D935A0" w:rsidP="00E30569">
      <w:pPr>
        <w:pStyle w:val="Code"/>
        <w:rPr>
          <w:highlight w:val="white"/>
        </w:rPr>
      </w:pPr>
      <w:r w:rsidRPr="00E30569">
        <w:rPr>
          <w:highlight w:val="white"/>
        </w:rPr>
        <w:t xml:space="preserve">      else {</w:t>
      </w:r>
    </w:p>
    <w:p w14:paraId="73391D94" w14:textId="77777777" w:rsidR="00D935A0" w:rsidRPr="00E30569" w:rsidRDefault="00D935A0" w:rsidP="00E30569">
      <w:pPr>
        <w:pStyle w:val="Code"/>
        <w:rPr>
          <w:highlight w:val="white"/>
        </w:rPr>
      </w:pPr>
      <w:r w:rsidRPr="00E30569">
        <w:rPr>
          <w:highlight w:val="white"/>
        </w:rPr>
        <w:t xml:space="preserve">        toSymbol = new Symbol(fromSymbol.Type);</w:t>
      </w:r>
    </w:p>
    <w:p w14:paraId="7130B0F9" w14:textId="77777777" w:rsidR="00D935A0" w:rsidRPr="00E30569" w:rsidRDefault="00D935A0" w:rsidP="00E30569">
      <w:pPr>
        <w:pStyle w:val="Code"/>
        <w:rPr>
          <w:highlight w:val="white"/>
        </w:rPr>
      </w:pPr>
      <w:r w:rsidRPr="00E30569">
        <w:rPr>
          <w:highlight w:val="white"/>
        </w:rPr>
        <w:t xml:space="preserve">      }</w:t>
      </w:r>
    </w:p>
    <w:p w14:paraId="7402242F" w14:textId="77777777" w:rsidR="00D935A0" w:rsidRPr="00E30569" w:rsidRDefault="00D935A0" w:rsidP="00E30569">
      <w:pPr>
        <w:pStyle w:val="Code"/>
        <w:rPr>
          <w:highlight w:val="white"/>
        </w:rPr>
      </w:pPr>
    </w:p>
    <w:p w14:paraId="1133164A" w14:textId="77777777" w:rsidR="00D935A0" w:rsidRPr="00E30569" w:rsidRDefault="00D935A0" w:rsidP="00E30569">
      <w:pPr>
        <w:pStyle w:val="Code"/>
        <w:rPr>
          <w:highlight w:val="white"/>
        </w:rPr>
      </w:pPr>
      <w:r w:rsidRPr="00E30569">
        <w:rPr>
          <w:highlight w:val="white"/>
        </w:rPr>
        <w:t xml:space="preserve">      toSymbol.Offset = m_totalRecordSize +</w:t>
      </w:r>
    </w:p>
    <w:p w14:paraId="6FEAC80E" w14:textId="77777777" w:rsidR="00D935A0" w:rsidRPr="00E30569" w:rsidRDefault="00D935A0" w:rsidP="00E30569">
      <w:pPr>
        <w:pStyle w:val="Code"/>
        <w:rPr>
          <w:highlight w:val="white"/>
        </w:rPr>
      </w:pPr>
      <w:r w:rsidRPr="00E30569">
        <w:rPr>
          <w:highlight w:val="white"/>
        </w:rPr>
        <w:t xml:space="preserve">                        ((int) middleCode[2]);</w:t>
      </w:r>
    </w:p>
    <w:p w14:paraId="1D09C39D" w14:textId="77777777" w:rsidR="00D935A0" w:rsidRPr="00E30569" w:rsidRDefault="00D935A0" w:rsidP="00E30569">
      <w:pPr>
        <w:pStyle w:val="Code"/>
        <w:rPr>
          <w:highlight w:val="white"/>
        </w:rPr>
      </w:pPr>
    </w:p>
    <w:p w14:paraId="1AA221B3" w14:textId="77777777" w:rsidR="00D935A0" w:rsidRPr="00E30569" w:rsidRDefault="00D935A0" w:rsidP="00E30569">
      <w:pPr>
        <w:pStyle w:val="Code"/>
        <w:rPr>
          <w:highlight w:val="white"/>
        </w:rPr>
      </w:pPr>
      <w:r w:rsidRPr="00E30569">
        <w:rPr>
          <w:highlight w:val="white"/>
        </w:rPr>
        <w:t xml:space="preserve">      if (fromSymbol.Value is BigInteger) {</w:t>
      </w:r>
    </w:p>
    <w:p w14:paraId="58F38453" w14:textId="77777777" w:rsidR="00D935A0" w:rsidRPr="00E30569" w:rsidRDefault="00D935A0" w:rsidP="00E30569">
      <w:pPr>
        <w:pStyle w:val="Code"/>
        <w:rPr>
          <w:highlight w:val="white"/>
        </w:rPr>
      </w:pPr>
      <w:r w:rsidRPr="00E30569">
        <w:rPr>
          <w:highlight w:val="white"/>
        </w:rPr>
        <w:t xml:space="preserve">        BigInteger fromValue = (BigInteger) fromSymbol.Value;</w:t>
      </w:r>
    </w:p>
    <w:p w14:paraId="11285C1E" w14:textId="77777777" w:rsidR="00D935A0" w:rsidRPr="00E30569" w:rsidRDefault="00D935A0" w:rsidP="00E30569">
      <w:pPr>
        <w:pStyle w:val="Code"/>
        <w:rPr>
          <w:highlight w:val="white"/>
        </w:rPr>
      </w:pPr>
    </w:p>
    <w:p w14:paraId="546296F5" w14:textId="77777777" w:rsidR="00D935A0" w:rsidRPr="00E30569" w:rsidRDefault="00D935A0" w:rsidP="00E30569">
      <w:pPr>
        <w:pStyle w:val="Code"/>
        <w:rPr>
          <w:highlight w:val="white"/>
        </w:rPr>
      </w:pPr>
      <w:r w:rsidRPr="00E30569">
        <w:rPr>
          <w:highlight w:val="white"/>
        </w:rPr>
        <w:t xml:space="preserve">        if (toSymbol.Type.Size() == 8) {</w:t>
      </w:r>
    </w:p>
    <w:p w14:paraId="65460759" w14:textId="77777777" w:rsidR="00D935A0" w:rsidRPr="00E30569" w:rsidRDefault="00D935A0" w:rsidP="00E30569">
      <w:pPr>
        <w:pStyle w:val="Code"/>
        <w:rPr>
          <w:highlight w:val="white"/>
        </w:rPr>
      </w:pPr>
      <w:r w:rsidRPr="00E30569">
        <w:rPr>
          <w:highlight w:val="white"/>
        </w:rPr>
        <w:t xml:space="preserve">          Track fromTrack = new Track(fromSymbol);</w:t>
      </w:r>
    </w:p>
    <w:p w14:paraId="4A94D313" w14:textId="77777777" w:rsidR="00D935A0" w:rsidRPr="00E30569" w:rsidRDefault="00D935A0" w:rsidP="00E30569">
      <w:pPr>
        <w:pStyle w:val="Code"/>
        <w:rPr>
          <w:highlight w:val="white"/>
        </w:rPr>
      </w:pPr>
      <w:r w:rsidRPr="00E30569">
        <w:rPr>
          <w:highlight w:val="white"/>
        </w:rPr>
        <w:t xml:space="preserve">          AddAssemblyCode(AssemblyOperator.mov, fromTrack, fromValue);</w:t>
      </w:r>
    </w:p>
    <w:p w14:paraId="4A724F67" w14:textId="77777777" w:rsidR="00D935A0" w:rsidRPr="00E30569" w:rsidRDefault="00D935A0" w:rsidP="00E30569">
      <w:pPr>
        <w:pStyle w:val="Code"/>
        <w:rPr>
          <w:highlight w:val="white"/>
        </w:rPr>
      </w:pPr>
      <w:r w:rsidRPr="00E30569">
        <w:rPr>
          <w:highlight w:val="white"/>
        </w:rPr>
        <w:t xml:space="preserve">          AddAssemblyCode(AssemblyOperator.mov, Base(toSymbol),</w:t>
      </w:r>
    </w:p>
    <w:p w14:paraId="1E5CF18B" w14:textId="77777777" w:rsidR="00D935A0" w:rsidRPr="00E30569" w:rsidRDefault="00D935A0" w:rsidP="00E30569">
      <w:pPr>
        <w:pStyle w:val="Code"/>
        <w:rPr>
          <w:highlight w:val="white"/>
        </w:rPr>
      </w:pPr>
      <w:r w:rsidRPr="00E30569">
        <w:rPr>
          <w:highlight w:val="white"/>
        </w:rPr>
        <w:t xml:space="preserve">                          Offset(toSymbol), fromTrack);</w:t>
      </w:r>
    </w:p>
    <w:p w14:paraId="6EAB3424" w14:textId="77777777" w:rsidR="00D935A0" w:rsidRPr="00E30569" w:rsidRDefault="00D935A0" w:rsidP="00E30569">
      <w:pPr>
        <w:pStyle w:val="Code"/>
        <w:rPr>
          <w:highlight w:val="white"/>
        </w:rPr>
      </w:pPr>
      <w:r w:rsidRPr="00E30569">
        <w:rPr>
          <w:highlight w:val="white"/>
        </w:rPr>
        <w:t xml:space="preserve">        }</w:t>
      </w:r>
    </w:p>
    <w:p w14:paraId="38FC3055" w14:textId="77777777" w:rsidR="00D935A0" w:rsidRPr="00E30569" w:rsidRDefault="00D935A0" w:rsidP="00E30569">
      <w:pPr>
        <w:pStyle w:val="Code"/>
        <w:rPr>
          <w:highlight w:val="white"/>
        </w:rPr>
      </w:pPr>
      <w:r w:rsidRPr="00E30569">
        <w:rPr>
          <w:highlight w:val="white"/>
        </w:rPr>
        <w:t xml:space="preserve">        else {</w:t>
      </w:r>
    </w:p>
    <w:p w14:paraId="3DD6EC0B" w14:textId="77777777" w:rsidR="00D935A0" w:rsidRPr="00E30569" w:rsidRDefault="00D935A0" w:rsidP="00E30569">
      <w:pPr>
        <w:pStyle w:val="Code"/>
        <w:rPr>
          <w:highlight w:val="white"/>
        </w:rPr>
      </w:pPr>
      <w:r w:rsidRPr="00E30569">
        <w:rPr>
          <w:highlight w:val="white"/>
        </w:rPr>
        <w:t xml:space="preserve">          AssemblyOperator sizeOperator =</w:t>
      </w:r>
    </w:p>
    <w:p w14:paraId="792A408D" w14:textId="77777777" w:rsidR="00D935A0" w:rsidRPr="00E30569" w:rsidRDefault="00D935A0" w:rsidP="00E30569">
      <w:pPr>
        <w:pStyle w:val="Code"/>
        <w:rPr>
          <w:highlight w:val="white"/>
        </w:rPr>
      </w:pPr>
      <w:r w:rsidRPr="00E30569">
        <w:rPr>
          <w:highlight w:val="white"/>
        </w:rPr>
        <w:t xml:space="preserve">            AssemblyCode.OperatorToSize(AssemblyOperator.mov,</w:t>
      </w:r>
    </w:p>
    <w:p w14:paraId="64FB6A44" w14:textId="77777777" w:rsidR="00D935A0" w:rsidRPr="00E30569" w:rsidRDefault="00D935A0" w:rsidP="00E30569">
      <w:pPr>
        <w:pStyle w:val="Code"/>
        <w:rPr>
          <w:highlight w:val="white"/>
        </w:rPr>
      </w:pPr>
      <w:r w:rsidRPr="00E30569">
        <w:rPr>
          <w:highlight w:val="white"/>
        </w:rPr>
        <w:t xml:space="preserve">                                        toSymbol.Type.Size());</w:t>
      </w:r>
    </w:p>
    <w:p w14:paraId="1C289516" w14:textId="77777777" w:rsidR="00D935A0" w:rsidRPr="00E30569" w:rsidRDefault="00D935A0" w:rsidP="00E30569">
      <w:pPr>
        <w:pStyle w:val="Code"/>
        <w:rPr>
          <w:highlight w:val="white"/>
        </w:rPr>
      </w:pPr>
      <w:r w:rsidRPr="00E30569">
        <w:rPr>
          <w:highlight w:val="white"/>
        </w:rPr>
        <w:t xml:space="preserve">          AddAssemblyCode(sizeOperator, Base(toSymbol),</w:t>
      </w:r>
    </w:p>
    <w:p w14:paraId="5BEC336C" w14:textId="77777777" w:rsidR="00D935A0" w:rsidRPr="00E30569" w:rsidRDefault="00D935A0" w:rsidP="00E30569">
      <w:pPr>
        <w:pStyle w:val="Code"/>
        <w:rPr>
          <w:highlight w:val="white"/>
        </w:rPr>
      </w:pPr>
      <w:r w:rsidRPr="00E30569">
        <w:rPr>
          <w:highlight w:val="white"/>
        </w:rPr>
        <w:t xml:space="preserve">                          Offset(toSymbol), fromValue);</w:t>
      </w:r>
    </w:p>
    <w:p w14:paraId="0F7DAC8D" w14:textId="77777777" w:rsidR="00D935A0" w:rsidRPr="00E30569" w:rsidRDefault="00D935A0" w:rsidP="00E30569">
      <w:pPr>
        <w:pStyle w:val="Code"/>
        <w:rPr>
          <w:highlight w:val="white"/>
        </w:rPr>
      </w:pPr>
      <w:r w:rsidRPr="00E30569">
        <w:rPr>
          <w:highlight w:val="white"/>
        </w:rPr>
        <w:t xml:space="preserve">        }</w:t>
      </w:r>
    </w:p>
    <w:p w14:paraId="6351496E" w14:textId="77777777" w:rsidR="00D935A0" w:rsidRPr="00E30569" w:rsidRDefault="00D935A0" w:rsidP="00E30569">
      <w:pPr>
        <w:pStyle w:val="Code"/>
        <w:rPr>
          <w:highlight w:val="white"/>
        </w:rPr>
      </w:pPr>
      <w:r w:rsidRPr="00E30569">
        <w:rPr>
          <w:highlight w:val="white"/>
        </w:rPr>
        <w:t xml:space="preserve">      }</w:t>
      </w:r>
    </w:p>
    <w:p w14:paraId="407AE13E" w14:textId="77777777" w:rsidR="00D935A0" w:rsidRPr="00E30569" w:rsidRDefault="00D935A0" w:rsidP="00E30569">
      <w:pPr>
        <w:pStyle w:val="Code"/>
        <w:rPr>
          <w:highlight w:val="white"/>
        </w:rPr>
      </w:pPr>
      <w:r w:rsidRPr="00E30569">
        <w:rPr>
          <w:highlight w:val="white"/>
        </w:rPr>
        <w:t xml:space="preserve">      else if (fromSymbol.IsExternOrStatic() &amp;&amp;</w:t>
      </w:r>
    </w:p>
    <w:p w14:paraId="451FF106" w14:textId="77777777" w:rsidR="00D935A0" w:rsidRPr="00E30569" w:rsidRDefault="00D935A0" w:rsidP="00E30569">
      <w:pPr>
        <w:pStyle w:val="Code"/>
        <w:rPr>
          <w:highlight w:val="white"/>
        </w:rPr>
      </w:pPr>
      <w:r w:rsidRPr="00E30569">
        <w:rPr>
          <w:highlight w:val="white"/>
        </w:rPr>
        <w:t xml:space="preserve">               fromSymbol.Type.IsArrayFunctionOrString()) {</w:t>
      </w:r>
    </w:p>
    <w:p w14:paraId="756E436D" w14:textId="77777777" w:rsidR="00D935A0" w:rsidRPr="00E30569" w:rsidRDefault="00D935A0" w:rsidP="00E30569">
      <w:pPr>
        <w:pStyle w:val="Code"/>
        <w:rPr>
          <w:highlight w:val="white"/>
        </w:rPr>
      </w:pPr>
      <w:r w:rsidRPr="00E30569">
        <w:rPr>
          <w:highlight w:val="white"/>
        </w:rPr>
        <w:t xml:space="preserve">        AssemblyOperator sizeOperator =</w:t>
      </w:r>
    </w:p>
    <w:p w14:paraId="221D9B0B" w14:textId="77777777" w:rsidR="00D935A0" w:rsidRPr="00E30569" w:rsidRDefault="00D935A0" w:rsidP="00E30569">
      <w:pPr>
        <w:pStyle w:val="Code"/>
        <w:rPr>
          <w:highlight w:val="white"/>
        </w:rPr>
      </w:pPr>
      <w:r w:rsidRPr="00E30569">
        <w:rPr>
          <w:highlight w:val="white"/>
        </w:rPr>
        <w:t xml:space="preserve">          AssemblyCode.OperatorToSize(AssemblyOperator.mov,</w:t>
      </w:r>
    </w:p>
    <w:p w14:paraId="64D1C4F1" w14:textId="77777777" w:rsidR="00D935A0" w:rsidRPr="00E30569" w:rsidRDefault="00D935A0" w:rsidP="00E30569">
      <w:pPr>
        <w:pStyle w:val="Code"/>
        <w:rPr>
          <w:highlight w:val="white"/>
        </w:rPr>
      </w:pPr>
      <w:r w:rsidRPr="00E30569">
        <w:rPr>
          <w:highlight w:val="white"/>
        </w:rPr>
        <w:t xml:space="preserve">                                      TypeSize.PointerSize);</w:t>
      </w:r>
    </w:p>
    <w:p w14:paraId="5E7D4A7C" w14:textId="77777777" w:rsidR="00D935A0" w:rsidRPr="00E30569" w:rsidRDefault="00D935A0" w:rsidP="00E30569">
      <w:pPr>
        <w:pStyle w:val="Code"/>
        <w:rPr>
          <w:highlight w:val="white"/>
        </w:rPr>
      </w:pPr>
      <w:r w:rsidRPr="00E30569">
        <w:rPr>
          <w:highlight w:val="white"/>
        </w:rPr>
        <w:t xml:space="preserve">        AddAssemblyCode(sizeOperator, Base(toSymbol), Offset(toSymbol),</w:t>
      </w:r>
    </w:p>
    <w:p w14:paraId="079F5755" w14:textId="77777777" w:rsidR="00D935A0" w:rsidRPr="00E30569" w:rsidRDefault="00D935A0" w:rsidP="00E30569">
      <w:pPr>
        <w:pStyle w:val="Code"/>
        <w:rPr>
          <w:highlight w:val="white"/>
        </w:rPr>
      </w:pPr>
      <w:r w:rsidRPr="00E30569">
        <w:rPr>
          <w:highlight w:val="white"/>
        </w:rPr>
        <w:t xml:space="preserve">                        fromSymbol.UniqueName);</w:t>
      </w:r>
    </w:p>
    <w:p w14:paraId="06E61B05" w14:textId="77777777" w:rsidR="00D935A0" w:rsidRPr="00E30569" w:rsidRDefault="00D935A0" w:rsidP="00E30569">
      <w:pPr>
        <w:pStyle w:val="Code"/>
        <w:rPr>
          <w:highlight w:val="white"/>
        </w:rPr>
      </w:pPr>
      <w:r w:rsidRPr="00E30569">
        <w:rPr>
          <w:highlight w:val="white"/>
        </w:rPr>
        <w:t xml:space="preserve">      }</w:t>
      </w:r>
    </w:p>
    <w:p w14:paraId="44A738B4" w14:textId="77777777" w:rsidR="00D935A0" w:rsidRPr="00E30569" w:rsidRDefault="00D935A0" w:rsidP="00E30569">
      <w:pPr>
        <w:pStyle w:val="Code"/>
        <w:rPr>
          <w:highlight w:val="white"/>
        </w:rPr>
      </w:pPr>
      <w:r w:rsidRPr="00E30569">
        <w:rPr>
          <w:highlight w:val="white"/>
        </w:rPr>
        <w:t xml:space="preserve">      else if (fromSymbol.IsAutoOrRegister() &amp;&amp;</w:t>
      </w:r>
    </w:p>
    <w:p w14:paraId="5E371978" w14:textId="77777777" w:rsidR="00D935A0" w:rsidRPr="00E30569" w:rsidRDefault="00D935A0" w:rsidP="00E30569">
      <w:pPr>
        <w:pStyle w:val="Code"/>
        <w:rPr>
          <w:highlight w:val="white"/>
        </w:rPr>
      </w:pPr>
      <w:r w:rsidRPr="00E30569">
        <w:rPr>
          <w:highlight w:val="white"/>
        </w:rPr>
        <w:t xml:space="preserve">               fromSymbol.Type.IsArrayOrFunction()) {</w:t>
      </w:r>
    </w:p>
    <w:p w14:paraId="02D906C2" w14:textId="77777777" w:rsidR="00D935A0" w:rsidRPr="00E30569" w:rsidRDefault="00D935A0" w:rsidP="00E30569">
      <w:pPr>
        <w:pStyle w:val="Code"/>
        <w:rPr>
          <w:highlight w:val="white"/>
        </w:rPr>
      </w:pPr>
      <w:r w:rsidRPr="00E30569">
        <w:rPr>
          <w:highlight w:val="white"/>
        </w:rPr>
        <w:t xml:space="preserve">        AddAssemblyCode(AssemblyOperator.mov, Base(toSymbol),</w:t>
      </w:r>
    </w:p>
    <w:p w14:paraId="5AE5051C" w14:textId="77777777" w:rsidR="00D935A0" w:rsidRPr="00E30569" w:rsidRDefault="00D935A0" w:rsidP="00E30569">
      <w:pPr>
        <w:pStyle w:val="Code"/>
        <w:rPr>
          <w:highlight w:val="white"/>
        </w:rPr>
      </w:pPr>
      <w:r w:rsidRPr="00E30569">
        <w:rPr>
          <w:highlight w:val="white"/>
        </w:rPr>
        <w:t xml:space="preserve">                        Offset(toSymbol), Base(fromSymbol));</w:t>
      </w:r>
    </w:p>
    <w:p w14:paraId="1F01EBB4" w14:textId="77777777" w:rsidR="00D935A0" w:rsidRPr="00E30569" w:rsidRDefault="00D935A0" w:rsidP="00E30569">
      <w:pPr>
        <w:pStyle w:val="Code"/>
        <w:rPr>
          <w:highlight w:val="white"/>
        </w:rPr>
      </w:pPr>
      <w:r w:rsidRPr="00E30569">
        <w:rPr>
          <w:highlight w:val="white"/>
        </w:rPr>
        <w:t xml:space="preserve">        AssemblyOperator sizeOperator =</w:t>
      </w:r>
    </w:p>
    <w:p w14:paraId="27BC0B6B" w14:textId="77777777" w:rsidR="00D935A0" w:rsidRPr="00E30569" w:rsidRDefault="00D935A0" w:rsidP="00E30569">
      <w:pPr>
        <w:pStyle w:val="Code"/>
        <w:rPr>
          <w:highlight w:val="white"/>
        </w:rPr>
      </w:pPr>
      <w:r w:rsidRPr="00E30569">
        <w:rPr>
          <w:highlight w:val="white"/>
        </w:rPr>
        <w:t xml:space="preserve">          AssemblyCode.OperatorToSize(AssemblyOperator.add,</w:t>
      </w:r>
    </w:p>
    <w:p w14:paraId="740ED618" w14:textId="77777777" w:rsidR="00D935A0" w:rsidRPr="00E30569" w:rsidRDefault="00D935A0" w:rsidP="00E30569">
      <w:pPr>
        <w:pStyle w:val="Code"/>
        <w:rPr>
          <w:highlight w:val="white"/>
        </w:rPr>
      </w:pPr>
      <w:r w:rsidRPr="00E30569">
        <w:rPr>
          <w:highlight w:val="white"/>
        </w:rPr>
        <w:t xml:space="preserve">                                      toSymbol.Type.Size());</w:t>
      </w:r>
    </w:p>
    <w:p w14:paraId="783848D5" w14:textId="77777777" w:rsidR="00D935A0" w:rsidRPr="00E30569" w:rsidRDefault="00D935A0" w:rsidP="00E30569">
      <w:pPr>
        <w:pStyle w:val="Code"/>
        <w:rPr>
          <w:highlight w:val="white"/>
        </w:rPr>
      </w:pPr>
    </w:p>
    <w:p w14:paraId="224F05CC" w14:textId="77777777" w:rsidR="00D935A0" w:rsidRPr="00E30569" w:rsidRDefault="00D935A0" w:rsidP="00E30569">
      <w:pPr>
        <w:pStyle w:val="Code"/>
        <w:rPr>
          <w:highlight w:val="white"/>
        </w:rPr>
      </w:pPr>
      <w:r w:rsidRPr="00E30569">
        <w:rPr>
          <w:highlight w:val="white"/>
        </w:rPr>
        <w:t xml:space="preserve">        int offset = Offset(fromSymbol);</w:t>
      </w:r>
    </w:p>
    <w:p w14:paraId="4C9E24AC" w14:textId="77777777" w:rsidR="00D935A0" w:rsidRPr="00E30569" w:rsidRDefault="00D935A0" w:rsidP="00E30569">
      <w:pPr>
        <w:pStyle w:val="Code"/>
        <w:rPr>
          <w:highlight w:val="white"/>
        </w:rPr>
      </w:pPr>
      <w:r w:rsidRPr="00E30569">
        <w:rPr>
          <w:highlight w:val="white"/>
        </w:rPr>
        <w:t xml:space="preserve">        if (offset &gt; 0) {</w:t>
      </w:r>
    </w:p>
    <w:p w14:paraId="69F1B1D9" w14:textId="77777777" w:rsidR="00D935A0" w:rsidRPr="00E30569" w:rsidRDefault="00D935A0" w:rsidP="00E30569">
      <w:pPr>
        <w:pStyle w:val="Code"/>
        <w:rPr>
          <w:highlight w:val="white"/>
        </w:rPr>
      </w:pPr>
      <w:r w:rsidRPr="00E30569">
        <w:rPr>
          <w:highlight w:val="white"/>
        </w:rPr>
        <w:t xml:space="preserve">          AddAssemblyCode(sizeOperator, Base(toSymbol), Offset(toSymbol),</w:t>
      </w:r>
    </w:p>
    <w:p w14:paraId="7840CA17" w14:textId="77777777" w:rsidR="00D935A0" w:rsidRPr="00E30569" w:rsidRDefault="00D935A0" w:rsidP="00E30569">
      <w:pPr>
        <w:pStyle w:val="Code"/>
        <w:rPr>
          <w:highlight w:val="white"/>
        </w:rPr>
      </w:pPr>
      <w:r w:rsidRPr="00E30569">
        <w:rPr>
          <w:highlight w:val="white"/>
        </w:rPr>
        <w:t xml:space="preserve">                          (BigInteger) offset);</w:t>
      </w:r>
    </w:p>
    <w:p w14:paraId="6895C2A6" w14:textId="77777777" w:rsidR="00D935A0" w:rsidRPr="00E30569" w:rsidRDefault="00D935A0" w:rsidP="00E30569">
      <w:pPr>
        <w:pStyle w:val="Code"/>
        <w:rPr>
          <w:highlight w:val="white"/>
        </w:rPr>
      </w:pPr>
      <w:r w:rsidRPr="00E30569">
        <w:rPr>
          <w:highlight w:val="white"/>
        </w:rPr>
        <w:t xml:space="preserve">        }</w:t>
      </w:r>
    </w:p>
    <w:p w14:paraId="54594287" w14:textId="77777777" w:rsidR="00D935A0" w:rsidRPr="00E30569" w:rsidRDefault="00D935A0" w:rsidP="00E30569">
      <w:pPr>
        <w:pStyle w:val="Code"/>
        <w:rPr>
          <w:highlight w:val="white"/>
        </w:rPr>
      </w:pPr>
      <w:r w:rsidRPr="00E30569">
        <w:rPr>
          <w:highlight w:val="white"/>
        </w:rPr>
        <w:t xml:space="preserve">      }</w:t>
      </w:r>
    </w:p>
    <w:p w14:paraId="7F5A2847" w14:textId="77777777" w:rsidR="00D935A0" w:rsidRPr="00E30569" w:rsidRDefault="00D935A0" w:rsidP="00E30569">
      <w:pPr>
        <w:pStyle w:val="Code"/>
        <w:rPr>
          <w:highlight w:val="white"/>
        </w:rPr>
      </w:pPr>
      <w:r w:rsidRPr="00E30569">
        <w:rPr>
          <w:highlight w:val="white"/>
        </w:rPr>
        <w:t xml:space="preserve">      else {</w:t>
      </w:r>
    </w:p>
    <w:p w14:paraId="40C839EF" w14:textId="77777777" w:rsidR="00D935A0" w:rsidRPr="00E30569" w:rsidRDefault="00D935A0" w:rsidP="00E30569">
      <w:pPr>
        <w:pStyle w:val="Code"/>
        <w:rPr>
          <w:highlight w:val="white"/>
        </w:rPr>
      </w:pPr>
      <w:r w:rsidRPr="00E30569">
        <w:rPr>
          <w:highlight w:val="white"/>
        </w:rPr>
        <w:t xml:space="preserve">        Track fromTrack = LoadValueToRegister(fromSymbol);</w:t>
      </w:r>
    </w:p>
    <w:p w14:paraId="5C634F54" w14:textId="77777777" w:rsidR="00D935A0" w:rsidRPr="00E30569" w:rsidRDefault="00D935A0" w:rsidP="00E30569">
      <w:pPr>
        <w:pStyle w:val="Code"/>
        <w:rPr>
          <w:highlight w:val="white"/>
        </w:rPr>
      </w:pPr>
      <w:r w:rsidRPr="00E30569">
        <w:rPr>
          <w:highlight w:val="white"/>
        </w:rPr>
        <w:t xml:space="preserve">        AddAssemblyCode(AssemblyOperator.mov, Base(toSymbol),</w:t>
      </w:r>
    </w:p>
    <w:p w14:paraId="68E72A9F" w14:textId="77777777" w:rsidR="00D935A0" w:rsidRPr="00E30569" w:rsidRDefault="00D935A0" w:rsidP="00E30569">
      <w:pPr>
        <w:pStyle w:val="Code"/>
        <w:rPr>
          <w:highlight w:val="white"/>
        </w:rPr>
      </w:pPr>
      <w:r w:rsidRPr="00E30569">
        <w:rPr>
          <w:highlight w:val="white"/>
        </w:rPr>
        <w:t xml:space="preserve">                        Offset(toSymbol), fromTrack);</w:t>
      </w:r>
    </w:p>
    <w:p w14:paraId="075AFF31" w14:textId="77777777" w:rsidR="00D935A0" w:rsidRPr="00E30569" w:rsidRDefault="00D935A0" w:rsidP="00E30569">
      <w:pPr>
        <w:pStyle w:val="Code"/>
        <w:rPr>
          <w:highlight w:val="white"/>
        </w:rPr>
      </w:pPr>
      <w:r w:rsidRPr="00E30569">
        <w:rPr>
          <w:highlight w:val="white"/>
        </w:rPr>
        <w:t xml:space="preserve">        m_trackMap.Remove(fromSymbol);</w:t>
      </w:r>
    </w:p>
    <w:p w14:paraId="48FC9DB8" w14:textId="77777777" w:rsidR="00D935A0" w:rsidRPr="00E30569" w:rsidRDefault="00D935A0" w:rsidP="00E30569">
      <w:pPr>
        <w:pStyle w:val="Code"/>
        <w:rPr>
          <w:highlight w:val="white"/>
        </w:rPr>
      </w:pPr>
      <w:r w:rsidRPr="00E30569">
        <w:rPr>
          <w:highlight w:val="white"/>
        </w:rPr>
        <w:lastRenderedPageBreak/>
        <w:t xml:space="preserve">      }</w:t>
      </w:r>
    </w:p>
    <w:p w14:paraId="1E3B680C" w14:textId="77777777" w:rsidR="00D935A0" w:rsidRPr="00E30569" w:rsidRDefault="00D935A0" w:rsidP="00E30569">
      <w:pPr>
        <w:pStyle w:val="Code"/>
        <w:rPr>
          <w:highlight w:val="white"/>
        </w:rPr>
      </w:pPr>
      <w:r w:rsidRPr="00E30569">
        <w:rPr>
          <w:highlight w:val="white"/>
        </w:rPr>
        <w:t xml:space="preserve">    }</w:t>
      </w:r>
    </w:p>
    <w:p w14:paraId="681363C8" w14:textId="77777777" w:rsidR="00D935A0" w:rsidRPr="00E30569" w:rsidRDefault="00D935A0" w:rsidP="00E30569">
      <w:pPr>
        <w:pStyle w:val="Code"/>
        <w:rPr>
          <w:highlight w:val="white"/>
        </w:rPr>
      </w:pPr>
    </w:p>
    <w:p w14:paraId="4AE7DE2D" w14:textId="77777777" w:rsidR="00D935A0" w:rsidRPr="00E30569" w:rsidRDefault="00D935A0" w:rsidP="00E30569">
      <w:pPr>
        <w:pStyle w:val="Code"/>
        <w:rPr>
          <w:highlight w:val="white"/>
        </w:rPr>
      </w:pPr>
      <w:r w:rsidRPr="00E30569">
        <w:rPr>
          <w:highlight w:val="white"/>
        </w:rPr>
        <w:t xml:space="preserve">    public void IntegralGetReturnValue(MiddleCode middleCode) {</w:t>
      </w:r>
    </w:p>
    <w:p w14:paraId="3C433B1D" w14:textId="77777777" w:rsidR="00D935A0" w:rsidRPr="00E30569" w:rsidRDefault="00D935A0" w:rsidP="00E30569">
      <w:pPr>
        <w:pStyle w:val="Code"/>
        <w:rPr>
          <w:highlight w:val="white"/>
        </w:rPr>
      </w:pPr>
      <w:r w:rsidRPr="00E30569">
        <w:rPr>
          <w:highlight w:val="white"/>
        </w:rPr>
        <w:t xml:space="preserve">      Symbol returnSymbol = (Symbol) middleCode[0];</w:t>
      </w:r>
    </w:p>
    <w:p w14:paraId="7A3FAE69" w14:textId="77777777" w:rsidR="00D935A0" w:rsidRPr="00E30569" w:rsidRDefault="00D935A0" w:rsidP="00E30569">
      <w:pPr>
        <w:pStyle w:val="Code"/>
        <w:rPr>
          <w:highlight w:val="white"/>
        </w:rPr>
      </w:pPr>
      <w:r w:rsidRPr="00E30569">
        <w:rPr>
          <w:highlight w:val="white"/>
        </w:rPr>
        <w:t xml:space="preserve">      Register returnRegister =</w:t>
      </w:r>
    </w:p>
    <w:p w14:paraId="7812DB0B" w14:textId="77777777" w:rsidR="00D935A0" w:rsidRPr="00E30569" w:rsidRDefault="00D935A0" w:rsidP="00E30569">
      <w:pPr>
        <w:pStyle w:val="Code"/>
        <w:rPr>
          <w:highlight w:val="white"/>
        </w:rPr>
      </w:pPr>
      <w:r w:rsidRPr="00E30569">
        <w:rPr>
          <w:highlight w:val="white"/>
        </w:rPr>
        <w:t xml:space="preserve">        AssemblyCode.RegisterToSize(AssemblyCode.ReturnValueRegister,</w:t>
      </w:r>
    </w:p>
    <w:p w14:paraId="066A1A3A" w14:textId="77777777" w:rsidR="00D935A0" w:rsidRPr="005A3D17" w:rsidRDefault="00D935A0" w:rsidP="005A3D17">
      <w:pPr>
        <w:pStyle w:val="Code"/>
        <w:rPr>
          <w:highlight w:val="white"/>
        </w:rPr>
      </w:pPr>
      <w:r w:rsidRPr="005A3D17">
        <w:rPr>
          <w:highlight w:val="white"/>
        </w:rPr>
        <w:t xml:space="preserve">                                    returnSymbol.Type.Size());</w:t>
      </w:r>
    </w:p>
    <w:p w14:paraId="2F7CE5D5" w14:textId="77777777" w:rsidR="00D935A0" w:rsidRPr="005A3D17" w:rsidRDefault="00D935A0" w:rsidP="005A3D17">
      <w:pPr>
        <w:pStyle w:val="Code"/>
        <w:rPr>
          <w:highlight w:val="white"/>
        </w:rPr>
      </w:pPr>
      <w:r w:rsidRPr="005A3D17">
        <w:rPr>
          <w:highlight w:val="white"/>
        </w:rPr>
        <w:t xml:space="preserve">      CheckRegister(returnSymbol, returnRegister);</w:t>
      </w:r>
    </w:p>
    <w:p w14:paraId="6589F026" w14:textId="77777777" w:rsidR="00D935A0" w:rsidRPr="005A3D17" w:rsidRDefault="00D935A0" w:rsidP="005A3D17">
      <w:pPr>
        <w:pStyle w:val="Code"/>
        <w:rPr>
          <w:highlight w:val="white"/>
        </w:rPr>
      </w:pPr>
      <w:r w:rsidRPr="005A3D17">
        <w:rPr>
          <w:highlight w:val="white"/>
        </w:rPr>
        <w:t xml:space="preserve">      Track returnTrack = new Track(returnSymbol, returnRegister);</w:t>
      </w:r>
    </w:p>
    <w:p w14:paraId="77CEBE7D" w14:textId="77777777" w:rsidR="00D935A0" w:rsidRPr="005A3D17" w:rsidRDefault="00D935A0" w:rsidP="005A3D17">
      <w:pPr>
        <w:pStyle w:val="Code"/>
        <w:rPr>
          <w:highlight w:val="white"/>
        </w:rPr>
      </w:pPr>
      <w:r w:rsidRPr="005A3D17">
        <w:rPr>
          <w:highlight w:val="white"/>
        </w:rPr>
        <w:t xml:space="preserve">      m_trackMap.Add(returnSymbol, returnTrack);</w:t>
      </w:r>
    </w:p>
    <w:p w14:paraId="516EB5B3" w14:textId="77777777" w:rsidR="00D935A0" w:rsidRPr="005A3D17" w:rsidRDefault="00D935A0" w:rsidP="005A3D17">
      <w:pPr>
        <w:pStyle w:val="Code"/>
        <w:rPr>
          <w:highlight w:val="white"/>
        </w:rPr>
      </w:pPr>
      <w:r w:rsidRPr="005A3D17">
        <w:rPr>
          <w:highlight w:val="white"/>
        </w:rPr>
        <w:t xml:space="preserve">      AddAssemblyCode(AssemblyOperator.empty, returnTrack);</w:t>
      </w:r>
    </w:p>
    <w:p w14:paraId="1F3D6A46" w14:textId="77777777" w:rsidR="00D935A0" w:rsidRPr="005A3D17" w:rsidRDefault="00D935A0" w:rsidP="005A3D17">
      <w:pPr>
        <w:pStyle w:val="Code"/>
        <w:rPr>
          <w:highlight w:val="white"/>
        </w:rPr>
      </w:pPr>
      <w:r w:rsidRPr="005A3D17">
        <w:rPr>
          <w:highlight w:val="white"/>
        </w:rPr>
        <w:t xml:space="preserve">    }</w:t>
      </w:r>
    </w:p>
    <w:p w14:paraId="1222B588" w14:textId="77777777" w:rsidR="00D935A0" w:rsidRPr="005A3D17" w:rsidRDefault="00D935A0" w:rsidP="005A3D17">
      <w:pPr>
        <w:pStyle w:val="Code"/>
        <w:rPr>
          <w:highlight w:val="white"/>
        </w:rPr>
      </w:pPr>
    </w:p>
    <w:p w14:paraId="589ADB6D" w14:textId="77777777" w:rsidR="00D935A0" w:rsidRPr="005A3D17" w:rsidRDefault="00D935A0" w:rsidP="005A3D17">
      <w:pPr>
        <w:pStyle w:val="Code"/>
        <w:rPr>
          <w:highlight w:val="white"/>
        </w:rPr>
      </w:pPr>
      <w:r w:rsidRPr="005A3D17">
        <w:rPr>
          <w:highlight w:val="white"/>
        </w:rPr>
        <w:t xml:space="preserve">    public void IntegralSetReturnValue(MiddleCode middleCode) {</w:t>
      </w:r>
    </w:p>
    <w:p w14:paraId="47E0C734" w14:textId="77777777" w:rsidR="00D935A0" w:rsidRPr="005A3D17" w:rsidRDefault="00D935A0" w:rsidP="005A3D17">
      <w:pPr>
        <w:pStyle w:val="Code"/>
        <w:rPr>
          <w:highlight w:val="white"/>
        </w:rPr>
      </w:pPr>
      <w:r w:rsidRPr="005A3D17">
        <w:rPr>
          <w:highlight w:val="white"/>
        </w:rPr>
        <w:t xml:space="preserve">      Symbol returnSymbol = (Symbol) middleCode[1];</w:t>
      </w:r>
    </w:p>
    <w:p w14:paraId="1546F13B" w14:textId="77777777" w:rsidR="00D935A0" w:rsidRPr="005A3D17" w:rsidRDefault="00D935A0" w:rsidP="005A3D17">
      <w:pPr>
        <w:pStyle w:val="Code"/>
        <w:rPr>
          <w:highlight w:val="white"/>
        </w:rPr>
      </w:pPr>
      <w:r w:rsidRPr="005A3D17">
        <w:rPr>
          <w:highlight w:val="white"/>
        </w:rPr>
        <w:t xml:space="preserve">      Register returnRegister =</w:t>
      </w:r>
    </w:p>
    <w:p w14:paraId="5DA12804" w14:textId="77777777" w:rsidR="00D935A0" w:rsidRPr="005A3D17" w:rsidRDefault="00D935A0" w:rsidP="005A3D17">
      <w:pPr>
        <w:pStyle w:val="Code"/>
        <w:rPr>
          <w:highlight w:val="white"/>
        </w:rPr>
      </w:pPr>
      <w:r w:rsidRPr="005A3D17">
        <w:rPr>
          <w:highlight w:val="white"/>
        </w:rPr>
        <w:t xml:space="preserve">        AssemblyCode.RegisterToSize(AssemblyCode.ReturnValueRegister,</w:t>
      </w:r>
    </w:p>
    <w:p w14:paraId="0A891B84" w14:textId="77777777" w:rsidR="00D935A0" w:rsidRPr="005A3D17" w:rsidRDefault="00D935A0" w:rsidP="005A3D17">
      <w:pPr>
        <w:pStyle w:val="Code"/>
        <w:rPr>
          <w:highlight w:val="white"/>
        </w:rPr>
      </w:pPr>
      <w:r w:rsidRPr="005A3D17">
        <w:rPr>
          <w:highlight w:val="white"/>
        </w:rPr>
        <w:t xml:space="preserve">                                    returnSymbol.Type.Size());</w:t>
      </w:r>
    </w:p>
    <w:p w14:paraId="48F1464F" w14:textId="77777777" w:rsidR="00D935A0" w:rsidRPr="005A3D17" w:rsidRDefault="00D935A0" w:rsidP="005A3D17">
      <w:pPr>
        <w:pStyle w:val="Code"/>
        <w:rPr>
          <w:highlight w:val="white"/>
        </w:rPr>
      </w:pPr>
      <w:r w:rsidRPr="005A3D17">
        <w:rPr>
          <w:highlight w:val="white"/>
        </w:rPr>
        <w:t xml:space="preserve">      LoadValueToRegister(returnSymbol, returnRegister);</w:t>
      </w:r>
    </w:p>
    <w:p w14:paraId="6B2316BE" w14:textId="77777777" w:rsidR="00D935A0" w:rsidRPr="005A3D17" w:rsidRDefault="00D935A0" w:rsidP="005A3D17">
      <w:pPr>
        <w:pStyle w:val="Code"/>
        <w:rPr>
          <w:highlight w:val="white"/>
        </w:rPr>
      </w:pPr>
      <w:r w:rsidRPr="005A3D17">
        <w:rPr>
          <w:highlight w:val="white"/>
        </w:rPr>
        <w:t xml:space="preserve">      m_trackMap.Remove(returnSymbol);</w:t>
      </w:r>
    </w:p>
    <w:p w14:paraId="3C2C7341" w14:textId="77777777" w:rsidR="00D935A0" w:rsidRPr="005A3D17" w:rsidRDefault="00D935A0" w:rsidP="005A3D17">
      <w:pPr>
        <w:pStyle w:val="Code"/>
        <w:rPr>
          <w:highlight w:val="white"/>
        </w:rPr>
      </w:pPr>
      <w:r w:rsidRPr="005A3D17">
        <w:rPr>
          <w:highlight w:val="white"/>
        </w:rPr>
        <w:t xml:space="preserve">    }</w:t>
      </w:r>
    </w:p>
    <w:p w14:paraId="104E64C0" w14:textId="77777777" w:rsidR="00D935A0" w:rsidRPr="005A3D17" w:rsidRDefault="00D935A0" w:rsidP="005A3D17">
      <w:pPr>
        <w:pStyle w:val="Code"/>
        <w:rPr>
          <w:highlight w:val="white"/>
        </w:rPr>
      </w:pPr>
    </w:p>
    <w:p w14:paraId="2A7BCEF3" w14:textId="77777777" w:rsidR="00D935A0" w:rsidRPr="005A3D17" w:rsidRDefault="00D935A0" w:rsidP="005A3D17">
      <w:pPr>
        <w:pStyle w:val="Code"/>
        <w:rPr>
          <w:highlight w:val="white"/>
        </w:rPr>
      </w:pPr>
      <w:r w:rsidRPr="005A3D17">
        <w:rPr>
          <w:highlight w:val="white"/>
        </w:rPr>
        <w:t xml:space="preserve">    public void FloatingBinary(MiddleCode middleCode) {</w:t>
      </w:r>
    </w:p>
    <w:p w14:paraId="6ABF18C4" w14:textId="77777777" w:rsidR="00D935A0" w:rsidRPr="005A3D17" w:rsidRDefault="00D935A0" w:rsidP="005A3D17">
      <w:pPr>
        <w:pStyle w:val="Code"/>
        <w:rPr>
          <w:highlight w:val="white"/>
        </w:rPr>
      </w:pPr>
      <w:r w:rsidRPr="005A3D17">
        <w:rPr>
          <w:highlight w:val="white"/>
        </w:rPr>
        <w:t xml:space="preserve">      Assert.ErrorXXX((--m_floatStackSize) &gt;= 0);</w:t>
      </w:r>
    </w:p>
    <w:p w14:paraId="402604E6" w14:textId="77777777" w:rsidR="00D935A0" w:rsidRPr="005A3D17" w:rsidRDefault="00D935A0" w:rsidP="005A3D17">
      <w:pPr>
        <w:pStyle w:val="Code"/>
        <w:rPr>
          <w:highlight w:val="white"/>
        </w:rPr>
      </w:pPr>
      <w:r w:rsidRPr="005A3D17">
        <w:rPr>
          <w:highlight w:val="white"/>
        </w:rPr>
        <w:t xml:space="preserve">      AddAssemblyCode(m_middleToFloatingMap[middleCode.Operator]);</w:t>
      </w:r>
    </w:p>
    <w:p w14:paraId="0D96C266" w14:textId="77777777" w:rsidR="00D935A0" w:rsidRPr="005A3D17" w:rsidRDefault="00D935A0" w:rsidP="005A3D17">
      <w:pPr>
        <w:pStyle w:val="Code"/>
        <w:rPr>
          <w:highlight w:val="white"/>
        </w:rPr>
      </w:pPr>
      <w:r w:rsidRPr="005A3D17">
        <w:rPr>
          <w:highlight w:val="white"/>
        </w:rPr>
        <w:t xml:space="preserve">    }</w:t>
      </w:r>
    </w:p>
    <w:p w14:paraId="6BAC8A89" w14:textId="77777777" w:rsidR="00D935A0" w:rsidRPr="005A3D17" w:rsidRDefault="00D935A0" w:rsidP="005A3D17">
      <w:pPr>
        <w:pStyle w:val="Code"/>
        <w:rPr>
          <w:highlight w:val="white"/>
        </w:rPr>
      </w:pPr>
    </w:p>
    <w:p w14:paraId="554B8E8C" w14:textId="77777777" w:rsidR="00D935A0" w:rsidRPr="005A3D17" w:rsidRDefault="00D935A0" w:rsidP="005A3D17">
      <w:pPr>
        <w:pStyle w:val="Code"/>
        <w:rPr>
          <w:highlight w:val="white"/>
        </w:rPr>
      </w:pPr>
      <w:r w:rsidRPr="005A3D17">
        <w:rPr>
          <w:highlight w:val="white"/>
        </w:rPr>
        <w:t xml:space="preserve">    public void FloatingUnary(MiddleCode middleCode) {</w:t>
      </w:r>
    </w:p>
    <w:p w14:paraId="4EA87689" w14:textId="77777777" w:rsidR="00D935A0" w:rsidRPr="005A3D17" w:rsidRDefault="00D935A0" w:rsidP="005A3D17">
      <w:pPr>
        <w:pStyle w:val="Code"/>
        <w:rPr>
          <w:highlight w:val="white"/>
        </w:rPr>
      </w:pPr>
      <w:r w:rsidRPr="005A3D17">
        <w:rPr>
          <w:highlight w:val="white"/>
        </w:rPr>
        <w:t xml:space="preserve">      AddAssemblyCode(m_middleToFloatingMap[middleCode.Operator]);</w:t>
      </w:r>
    </w:p>
    <w:p w14:paraId="2FD85244" w14:textId="77777777" w:rsidR="00D935A0" w:rsidRPr="005A3D17" w:rsidRDefault="00D935A0" w:rsidP="005A3D17">
      <w:pPr>
        <w:pStyle w:val="Code"/>
        <w:rPr>
          <w:highlight w:val="white"/>
        </w:rPr>
      </w:pPr>
      <w:r w:rsidRPr="005A3D17">
        <w:rPr>
          <w:highlight w:val="white"/>
        </w:rPr>
        <w:t xml:space="preserve">    }</w:t>
      </w:r>
    </w:p>
    <w:p w14:paraId="18D8D525" w14:textId="77777777" w:rsidR="00D935A0" w:rsidRPr="005A3D17" w:rsidRDefault="00D935A0" w:rsidP="005A3D17">
      <w:pPr>
        <w:pStyle w:val="Code"/>
        <w:rPr>
          <w:highlight w:val="white"/>
        </w:rPr>
      </w:pPr>
    </w:p>
    <w:p w14:paraId="5175A922" w14:textId="77777777" w:rsidR="00D935A0" w:rsidRPr="005A3D17" w:rsidRDefault="00D935A0" w:rsidP="005A3D17">
      <w:pPr>
        <w:pStyle w:val="Code"/>
        <w:rPr>
          <w:highlight w:val="white"/>
        </w:rPr>
      </w:pPr>
      <w:r w:rsidRPr="005A3D17">
        <w:rPr>
          <w:highlight w:val="white"/>
        </w:rPr>
        <w:t xml:space="preserve">    public void FloatingParameter(MiddleCode middleCode) {</w:t>
      </w:r>
    </w:p>
    <w:p w14:paraId="29E65C23" w14:textId="77777777" w:rsidR="00D935A0" w:rsidRPr="005A3D17" w:rsidRDefault="00D935A0" w:rsidP="005A3D17">
      <w:pPr>
        <w:pStyle w:val="Code"/>
        <w:rPr>
          <w:highlight w:val="white"/>
        </w:rPr>
      </w:pPr>
      <w:r w:rsidRPr="005A3D17">
        <w:rPr>
          <w:highlight w:val="white"/>
        </w:rPr>
        <w:t xml:space="preserve">      Symbol paramSymbol = (Symbol) middleCode[1];</w:t>
      </w:r>
    </w:p>
    <w:p w14:paraId="05697BF1" w14:textId="77777777" w:rsidR="00D935A0" w:rsidRPr="005A3D17" w:rsidRDefault="00D935A0" w:rsidP="005A3D17">
      <w:pPr>
        <w:pStyle w:val="Code"/>
        <w:rPr>
          <w:highlight w:val="white"/>
        </w:rPr>
      </w:pPr>
      <w:r w:rsidRPr="005A3D17">
        <w:rPr>
          <w:highlight w:val="white"/>
        </w:rPr>
        <w:t xml:space="preserve">      Symbol saveSymbol = new Symbol(paramSymbol.Type);</w:t>
      </w:r>
    </w:p>
    <w:p w14:paraId="3AC47C22" w14:textId="77777777" w:rsidR="00D935A0" w:rsidRPr="005A3D17" w:rsidRDefault="00D935A0" w:rsidP="005A3D17">
      <w:pPr>
        <w:pStyle w:val="Code"/>
        <w:rPr>
          <w:highlight w:val="white"/>
        </w:rPr>
      </w:pPr>
      <w:r w:rsidRPr="005A3D17">
        <w:rPr>
          <w:highlight w:val="white"/>
        </w:rPr>
        <w:t xml:space="preserve">      saveSymbol.Offset = ((int) middleCode[2]) + m_totalRecordSize;</w:t>
      </w:r>
    </w:p>
    <w:p w14:paraId="1EDAE4F1" w14:textId="77777777" w:rsidR="00D935A0" w:rsidRPr="005A3D17" w:rsidRDefault="00D935A0" w:rsidP="005A3D17">
      <w:pPr>
        <w:pStyle w:val="Code"/>
        <w:rPr>
          <w:highlight w:val="white"/>
        </w:rPr>
      </w:pPr>
      <w:r w:rsidRPr="005A3D17">
        <w:rPr>
          <w:highlight w:val="white"/>
        </w:rPr>
        <w:t xml:space="preserve">      TopPopSymbol(saveSymbol, TopOrPop.Pop);</w:t>
      </w:r>
    </w:p>
    <w:p w14:paraId="4E8DBB0E" w14:textId="77777777" w:rsidR="00D935A0" w:rsidRPr="005A3D17" w:rsidRDefault="00D935A0" w:rsidP="005A3D17">
      <w:pPr>
        <w:pStyle w:val="Code"/>
        <w:rPr>
          <w:highlight w:val="white"/>
        </w:rPr>
      </w:pPr>
      <w:r w:rsidRPr="005A3D17">
        <w:rPr>
          <w:highlight w:val="white"/>
        </w:rPr>
        <w:t xml:space="preserve">    }</w:t>
      </w:r>
    </w:p>
    <w:p w14:paraId="2E4DE932" w14:textId="77777777" w:rsidR="00D935A0" w:rsidRPr="005A3D17" w:rsidRDefault="00D935A0" w:rsidP="005A3D17">
      <w:pPr>
        <w:pStyle w:val="Code"/>
        <w:rPr>
          <w:highlight w:val="white"/>
        </w:rPr>
      </w:pPr>
    </w:p>
    <w:p w14:paraId="7DF7E639" w14:textId="77777777" w:rsidR="00D935A0" w:rsidRPr="005A3D17" w:rsidRDefault="00D935A0" w:rsidP="005A3D17">
      <w:pPr>
        <w:pStyle w:val="Code"/>
        <w:rPr>
          <w:highlight w:val="white"/>
        </w:rPr>
      </w:pPr>
      <w:r w:rsidRPr="005A3D17">
        <w:rPr>
          <w:highlight w:val="white"/>
        </w:rPr>
        <w:t xml:space="preserve">    public void StructUnionAssign(MiddleCode middleCode, int index) {</w:t>
      </w:r>
    </w:p>
    <w:p w14:paraId="2A48085A" w14:textId="77777777" w:rsidR="00D935A0" w:rsidRPr="005A3D17" w:rsidRDefault="00D935A0" w:rsidP="005A3D17">
      <w:pPr>
        <w:pStyle w:val="Code"/>
        <w:rPr>
          <w:highlight w:val="white"/>
        </w:rPr>
      </w:pPr>
      <w:r w:rsidRPr="005A3D17">
        <w:rPr>
          <w:highlight w:val="white"/>
        </w:rPr>
        <w:t xml:space="preserve">      Symbol targetSymbol = (Symbol) middleCode[0],</w:t>
      </w:r>
    </w:p>
    <w:p w14:paraId="2875310D" w14:textId="77777777" w:rsidR="00D935A0" w:rsidRPr="005A3D17" w:rsidRDefault="00D935A0" w:rsidP="005A3D17">
      <w:pPr>
        <w:pStyle w:val="Code"/>
        <w:rPr>
          <w:highlight w:val="white"/>
        </w:rPr>
      </w:pPr>
      <w:r w:rsidRPr="005A3D17">
        <w:rPr>
          <w:highlight w:val="white"/>
        </w:rPr>
        <w:t xml:space="preserve">             sourceSymbol = (Symbol) middleCode[1];</w:t>
      </w:r>
    </w:p>
    <w:p w14:paraId="32E776B9" w14:textId="77777777" w:rsidR="00D935A0" w:rsidRPr="005A3D17" w:rsidRDefault="00D935A0" w:rsidP="005A3D17">
      <w:pPr>
        <w:pStyle w:val="Code"/>
        <w:rPr>
          <w:highlight w:val="white"/>
        </w:rPr>
      </w:pPr>
    </w:p>
    <w:p w14:paraId="74C2571E" w14:textId="77777777" w:rsidR="00D935A0" w:rsidRPr="005A3D17" w:rsidRDefault="00D935A0" w:rsidP="005A3D17">
      <w:pPr>
        <w:pStyle w:val="Code"/>
        <w:rPr>
          <w:highlight w:val="white"/>
        </w:rPr>
      </w:pPr>
      <w:r w:rsidRPr="005A3D17">
        <w:rPr>
          <w:highlight w:val="white"/>
        </w:rPr>
        <w:t xml:space="preserve">      Track targetAddressTrack = LoadAddressToRegister(targetSymbol),</w:t>
      </w:r>
    </w:p>
    <w:p w14:paraId="5E9517C7" w14:textId="77777777" w:rsidR="00D935A0" w:rsidRPr="005A3D17" w:rsidRDefault="00D935A0" w:rsidP="005A3D17">
      <w:pPr>
        <w:pStyle w:val="Code"/>
        <w:rPr>
          <w:highlight w:val="white"/>
        </w:rPr>
      </w:pPr>
      <w:r w:rsidRPr="005A3D17">
        <w:rPr>
          <w:highlight w:val="white"/>
        </w:rPr>
        <w:t xml:space="preserve">            sourceAddressTrack = LoadAddressToRegister(sourceSymbol);</w:t>
      </w:r>
    </w:p>
    <w:p w14:paraId="18BE0D21" w14:textId="77777777" w:rsidR="00D935A0" w:rsidRPr="005A3D17" w:rsidRDefault="00D935A0" w:rsidP="005A3D17">
      <w:pPr>
        <w:pStyle w:val="Code"/>
        <w:rPr>
          <w:highlight w:val="white"/>
        </w:rPr>
      </w:pPr>
    </w:p>
    <w:p w14:paraId="4E0A6AAD" w14:textId="77777777" w:rsidR="00D935A0" w:rsidRPr="005A3D17" w:rsidRDefault="00D935A0" w:rsidP="005A3D17">
      <w:pPr>
        <w:pStyle w:val="Code"/>
        <w:rPr>
          <w:highlight w:val="white"/>
        </w:rPr>
      </w:pPr>
      <w:r w:rsidRPr="005A3D17">
        <w:rPr>
          <w:highlight w:val="white"/>
        </w:rPr>
        <w:t xml:space="preserve">      MemoryCopy(targetAddressTrack, sourceAddressTrack,</w:t>
      </w:r>
    </w:p>
    <w:p w14:paraId="00AB57D4" w14:textId="77777777" w:rsidR="00D935A0" w:rsidRPr="005A3D17" w:rsidRDefault="00D935A0" w:rsidP="005A3D17">
      <w:pPr>
        <w:pStyle w:val="Code"/>
        <w:rPr>
          <w:highlight w:val="white"/>
        </w:rPr>
      </w:pPr>
      <w:r w:rsidRPr="005A3D17">
        <w:rPr>
          <w:highlight w:val="white"/>
        </w:rPr>
        <w:t xml:space="preserve">                         targetSymbol.Type.Size(), index);</w:t>
      </w:r>
    </w:p>
    <w:p w14:paraId="4854FF7C" w14:textId="77777777" w:rsidR="00D935A0" w:rsidRPr="005A3D17" w:rsidRDefault="00D935A0" w:rsidP="005A3D17">
      <w:pPr>
        <w:pStyle w:val="Code"/>
        <w:rPr>
          <w:highlight w:val="white"/>
        </w:rPr>
      </w:pPr>
      <w:r w:rsidRPr="005A3D17">
        <w:rPr>
          <w:highlight w:val="white"/>
        </w:rPr>
        <w:t xml:space="preserve">    }</w:t>
      </w:r>
    </w:p>
    <w:p w14:paraId="7FDA1CF9" w14:textId="77777777" w:rsidR="00D935A0" w:rsidRPr="005A3D17" w:rsidRDefault="00D935A0" w:rsidP="005A3D17">
      <w:pPr>
        <w:pStyle w:val="Code"/>
        <w:rPr>
          <w:highlight w:val="white"/>
        </w:rPr>
      </w:pPr>
    </w:p>
    <w:p w14:paraId="6D967B75" w14:textId="77777777" w:rsidR="00D935A0" w:rsidRPr="005A3D17" w:rsidRDefault="00D935A0" w:rsidP="005A3D17">
      <w:pPr>
        <w:pStyle w:val="Code"/>
        <w:rPr>
          <w:highlight w:val="white"/>
        </w:rPr>
      </w:pPr>
      <w:r w:rsidRPr="005A3D17">
        <w:rPr>
          <w:highlight w:val="white"/>
        </w:rPr>
        <w:t xml:space="preserve">    public void StructUnionParameter(MiddleCode middleCode, int index) {</w:t>
      </w:r>
    </w:p>
    <w:p w14:paraId="410B3336" w14:textId="77777777" w:rsidR="00D935A0" w:rsidRPr="005A3D17" w:rsidRDefault="00D935A0" w:rsidP="005A3D17">
      <w:pPr>
        <w:pStyle w:val="Code"/>
        <w:rPr>
          <w:highlight w:val="white"/>
        </w:rPr>
      </w:pPr>
      <w:r w:rsidRPr="005A3D17">
        <w:rPr>
          <w:highlight w:val="white"/>
        </w:rPr>
        <w:t xml:space="preserve">      Symbol sourceSymbol = (Symbol) middleCode[1];</w:t>
      </w:r>
    </w:p>
    <w:p w14:paraId="65B87442" w14:textId="77777777" w:rsidR="00D935A0" w:rsidRPr="005A3D17" w:rsidRDefault="00D935A0" w:rsidP="005A3D17">
      <w:pPr>
        <w:pStyle w:val="Code"/>
        <w:rPr>
          <w:highlight w:val="white"/>
        </w:rPr>
      </w:pPr>
      <w:r w:rsidRPr="005A3D17">
        <w:rPr>
          <w:highlight w:val="white"/>
        </w:rPr>
        <w:t xml:space="preserve">      Symbol targetSymbol = new Symbol(Type.PointerTypeX);</w:t>
      </w:r>
    </w:p>
    <w:p w14:paraId="7050F96A" w14:textId="77777777" w:rsidR="00D935A0" w:rsidRPr="005A3D17" w:rsidRDefault="00D935A0" w:rsidP="005A3D17">
      <w:pPr>
        <w:pStyle w:val="Code"/>
        <w:rPr>
          <w:highlight w:val="white"/>
        </w:rPr>
      </w:pPr>
    </w:p>
    <w:p w14:paraId="6D7D57DC" w14:textId="77777777" w:rsidR="00D935A0" w:rsidRPr="005A3D17" w:rsidRDefault="00D935A0" w:rsidP="005A3D17">
      <w:pPr>
        <w:pStyle w:val="Code"/>
        <w:rPr>
          <w:highlight w:val="white"/>
        </w:rPr>
      </w:pPr>
      <w:r w:rsidRPr="005A3D17">
        <w:rPr>
          <w:highlight w:val="white"/>
        </w:rPr>
        <w:t xml:space="preserve">      int paramOffset = ((int) middleCode[2]) +</w:t>
      </w:r>
    </w:p>
    <w:p w14:paraId="7CA0729A" w14:textId="77777777" w:rsidR="00D935A0" w:rsidRPr="005A3D17" w:rsidRDefault="00D935A0" w:rsidP="005A3D17">
      <w:pPr>
        <w:pStyle w:val="Code"/>
        <w:rPr>
          <w:highlight w:val="white"/>
        </w:rPr>
      </w:pPr>
      <w:r w:rsidRPr="005A3D17">
        <w:rPr>
          <w:highlight w:val="white"/>
        </w:rPr>
        <w:t xml:space="preserve">                        m_totalRecordSize;</w:t>
      </w:r>
    </w:p>
    <w:p w14:paraId="32597C80" w14:textId="77777777" w:rsidR="00D935A0" w:rsidRPr="005A3D17" w:rsidRDefault="00D935A0" w:rsidP="005A3D17">
      <w:pPr>
        <w:pStyle w:val="Code"/>
        <w:rPr>
          <w:highlight w:val="white"/>
        </w:rPr>
      </w:pPr>
      <w:r w:rsidRPr="005A3D17">
        <w:rPr>
          <w:highlight w:val="white"/>
        </w:rPr>
        <w:t xml:space="preserve">      targetSymbol.Offset = paramOffset;</w:t>
      </w:r>
    </w:p>
    <w:p w14:paraId="2E0A0C66" w14:textId="77777777" w:rsidR="00D935A0" w:rsidRPr="005A3D17" w:rsidRDefault="00D935A0" w:rsidP="005A3D17">
      <w:pPr>
        <w:pStyle w:val="Code"/>
        <w:rPr>
          <w:highlight w:val="white"/>
        </w:rPr>
      </w:pPr>
    </w:p>
    <w:p w14:paraId="528A6CFC" w14:textId="77777777" w:rsidR="00D935A0" w:rsidRPr="005A3D17" w:rsidRDefault="00D935A0" w:rsidP="005A3D17">
      <w:pPr>
        <w:pStyle w:val="Code"/>
        <w:rPr>
          <w:highlight w:val="white"/>
        </w:rPr>
      </w:pPr>
      <w:r w:rsidRPr="005A3D17">
        <w:rPr>
          <w:highlight w:val="white"/>
        </w:rPr>
        <w:t xml:space="preserve">      Track sourceAddressTrack = LoadAddressToRegister(sourceSymbol);</w:t>
      </w:r>
    </w:p>
    <w:p w14:paraId="2383E7C6" w14:textId="77777777" w:rsidR="00D935A0" w:rsidRPr="005A3D17" w:rsidRDefault="00D935A0" w:rsidP="005A3D17">
      <w:pPr>
        <w:pStyle w:val="Code"/>
        <w:rPr>
          <w:highlight w:val="white"/>
        </w:rPr>
      </w:pPr>
      <w:r w:rsidRPr="005A3D17">
        <w:rPr>
          <w:highlight w:val="white"/>
        </w:rPr>
        <w:t xml:space="preserve">      Track targetAddressTrack = LoadAddressToRegister(targetSymbol);</w:t>
      </w:r>
    </w:p>
    <w:p w14:paraId="165F63CF" w14:textId="77777777" w:rsidR="00D935A0" w:rsidRPr="005A3D17" w:rsidRDefault="00D935A0" w:rsidP="005A3D17">
      <w:pPr>
        <w:pStyle w:val="Code"/>
        <w:rPr>
          <w:highlight w:val="white"/>
        </w:rPr>
      </w:pPr>
    </w:p>
    <w:p w14:paraId="6484BD9C" w14:textId="77777777" w:rsidR="00D935A0" w:rsidRPr="005A3D17" w:rsidRDefault="00D935A0" w:rsidP="005A3D17">
      <w:pPr>
        <w:pStyle w:val="Code"/>
        <w:rPr>
          <w:highlight w:val="white"/>
        </w:rPr>
      </w:pPr>
      <w:r w:rsidRPr="005A3D17">
        <w:rPr>
          <w:highlight w:val="white"/>
        </w:rPr>
        <w:t xml:space="preserve">      MemoryCopy(targetAddressTrack, sourceAddressTrack,</w:t>
      </w:r>
    </w:p>
    <w:p w14:paraId="536AF977" w14:textId="77777777" w:rsidR="00D935A0" w:rsidRPr="005A3D17" w:rsidRDefault="00D935A0" w:rsidP="005A3D17">
      <w:pPr>
        <w:pStyle w:val="Code"/>
        <w:rPr>
          <w:highlight w:val="white"/>
        </w:rPr>
      </w:pPr>
      <w:r w:rsidRPr="005A3D17">
        <w:rPr>
          <w:highlight w:val="white"/>
        </w:rPr>
        <w:t xml:space="preserve">                         sourceSymbol.Type.Size(), index);    </w:t>
      </w:r>
    </w:p>
    <w:p w14:paraId="49F1245E" w14:textId="77777777" w:rsidR="00D935A0" w:rsidRPr="005A3D17" w:rsidRDefault="00D935A0" w:rsidP="005A3D17">
      <w:pPr>
        <w:pStyle w:val="Code"/>
        <w:rPr>
          <w:highlight w:val="white"/>
        </w:rPr>
      </w:pPr>
      <w:r w:rsidRPr="005A3D17">
        <w:rPr>
          <w:highlight w:val="white"/>
        </w:rPr>
        <w:t xml:space="preserve">    }</w:t>
      </w:r>
    </w:p>
    <w:p w14:paraId="430D17B2" w14:textId="77777777" w:rsidR="00D935A0" w:rsidRPr="005A3D17" w:rsidRDefault="00D935A0" w:rsidP="005A3D17">
      <w:pPr>
        <w:pStyle w:val="Code"/>
        <w:rPr>
          <w:highlight w:val="white"/>
        </w:rPr>
      </w:pPr>
    </w:p>
    <w:p w14:paraId="6852D091" w14:textId="77777777" w:rsidR="00D935A0" w:rsidRPr="005A3D17" w:rsidRDefault="00D935A0" w:rsidP="005A3D17">
      <w:pPr>
        <w:pStyle w:val="Code"/>
        <w:rPr>
          <w:highlight w:val="white"/>
        </w:rPr>
      </w:pPr>
      <w:r w:rsidRPr="005A3D17">
        <w:rPr>
          <w:highlight w:val="white"/>
        </w:rPr>
        <w:t xml:space="preserve">    public void StructUnionGetReturnValue(MiddleCode middleCode) {</w:t>
      </w:r>
    </w:p>
    <w:p w14:paraId="4C1840C3" w14:textId="77777777" w:rsidR="00D935A0" w:rsidRPr="005A3D17" w:rsidRDefault="00D935A0" w:rsidP="005A3D17">
      <w:pPr>
        <w:pStyle w:val="Code"/>
        <w:rPr>
          <w:highlight w:val="white"/>
        </w:rPr>
      </w:pPr>
      <w:r w:rsidRPr="005A3D17">
        <w:rPr>
          <w:highlight w:val="white"/>
        </w:rPr>
        <w:t xml:space="preserve">      Symbol targetSymbol = (Symbol) middleCode[0];</w:t>
      </w:r>
    </w:p>
    <w:p w14:paraId="59795CDE" w14:textId="77777777" w:rsidR="00D935A0" w:rsidRPr="005A3D17" w:rsidRDefault="00D935A0" w:rsidP="005A3D17">
      <w:pPr>
        <w:pStyle w:val="Code"/>
        <w:rPr>
          <w:highlight w:val="white"/>
        </w:rPr>
      </w:pPr>
      <w:r w:rsidRPr="005A3D17">
        <w:rPr>
          <w:highlight w:val="white"/>
        </w:rPr>
        <w:t xml:space="preserve">      CheckRegister(targetSymbol, AssemblyCode.ReturnPointerRegister);</w:t>
      </w:r>
    </w:p>
    <w:p w14:paraId="1FEC9D4C" w14:textId="77777777" w:rsidR="00D935A0" w:rsidRPr="005A3D17" w:rsidRDefault="00D935A0" w:rsidP="005A3D17">
      <w:pPr>
        <w:pStyle w:val="Code"/>
        <w:rPr>
          <w:highlight w:val="white"/>
        </w:rPr>
      </w:pPr>
      <w:r w:rsidRPr="005A3D17">
        <w:rPr>
          <w:highlight w:val="white"/>
        </w:rPr>
        <w:t xml:space="preserve">      Track targetAddressTrack =</w:t>
      </w:r>
    </w:p>
    <w:p w14:paraId="535B2E9F" w14:textId="77777777" w:rsidR="00D935A0" w:rsidRPr="005A3D17" w:rsidRDefault="00D935A0" w:rsidP="005A3D17">
      <w:pPr>
        <w:pStyle w:val="Code"/>
        <w:rPr>
          <w:highlight w:val="white"/>
        </w:rPr>
      </w:pPr>
      <w:r w:rsidRPr="005A3D17">
        <w:rPr>
          <w:highlight w:val="white"/>
        </w:rPr>
        <w:t xml:space="preserve">        new Track(targetSymbol.AddressSymbol, </w:t>
      </w:r>
    </w:p>
    <w:p w14:paraId="6C186493" w14:textId="77777777" w:rsidR="00D935A0" w:rsidRPr="005A3D17" w:rsidRDefault="00D935A0" w:rsidP="005A3D17">
      <w:pPr>
        <w:pStyle w:val="Code"/>
        <w:rPr>
          <w:highlight w:val="white"/>
        </w:rPr>
      </w:pPr>
      <w:r w:rsidRPr="005A3D17">
        <w:rPr>
          <w:highlight w:val="white"/>
        </w:rPr>
        <w:t xml:space="preserve">                  AssemblyCode.ReturnPointerRegister);</w:t>
      </w:r>
    </w:p>
    <w:p w14:paraId="7ED73AEF" w14:textId="77777777" w:rsidR="00D935A0" w:rsidRPr="005A3D17" w:rsidRDefault="00D935A0" w:rsidP="005A3D17">
      <w:pPr>
        <w:pStyle w:val="Code"/>
        <w:rPr>
          <w:highlight w:val="white"/>
        </w:rPr>
      </w:pPr>
      <w:r w:rsidRPr="005A3D17">
        <w:rPr>
          <w:highlight w:val="white"/>
        </w:rPr>
        <w:t xml:space="preserve">      m_trackMap.Add(targetSymbol.AddressSymbol, targetAddressTrack);</w:t>
      </w:r>
    </w:p>
    <w:p w14:paraId="21FCD372" w14:textId="77777777" w:rsidR="00D935A0" w:rsidRPr="005A3D17" w:rsidRDefault="00D935A0" w:rsidP="005A3D17">
      <w:pPr>
        <w:pStyle w:val="Code"/>
        <w:rPr>
          <w:highlight w:val="white"/>
        </w:rPr>
      </w:pPr>
      <w:r w:rsidRPr="005A3D17">
        <w:rPr>
          <w:highlight w:val="white"/>
        </w:rPr>
        <w:t xml:space="preserve">    }</w:t>
      </w:r>
    </w:p>
    <w:p w14:paraId="7B487030" w14:textId="77777777" w:rsidR="00D935A0" w:rsidRPr="005A3D17" w:rsidRDefault="00D935A0" w:rsidP="005A3D17">
      <w:pPr>
        <w:pStyle w:val="Code"/>
        <w:rPr>
          <w:highlight w:val="white"/>
        </w:rPr>
      </w:pPr>
    </w:p>
    <w:p w14:paraId="2504CEFC" w14:textId="77777777" w:rsidR="00D935A0" w:rsidRPr="005A3D17" w:rsidRDefault="00D935A0" w:rsidP="005A3D17">
      <w:pPr>
        <w:pStyle w:val="Code"/>
        <w:rPr>
          <w:highlight w:val="white"/>
        </w:rPr>
      </w:pPr>
      <w:r w:rsidRPr="005A3D17">
        <w:rPr>
          <w:highlight w:val="white"/>
        </w:rPr>
        <w:t xml:space="preserve">    public void StructUnionSetReturnValue(MiddleCode middleCode) {</w:t>
      </w:r>
    </w:p>
    <w:p w14:paraId="4485629A" w14:textId="77777777" w:rsidR="00D935A0" w:rsidRPr="005A3D17" w:rsidRDefault="00D935A0" w:rsidP="005A3D17">
      <w:pPr>
        <w:pStyle w:val="Code"/>
        <w:rPr>
          <w:highlight w:val="white"/>
        </w:rPr>
      </w:pPr>
      <w:r w:rsidRPr="005A3D17">
        <w:rPr>
          <w:highlight w:val="white"/>
        </w:rPr>
        <w:t xml:space="preserve">      Symbol returnSymbol = (Symbol) middleCode[1];</w:t>
      </w:r>
    </w:p>
    <w:p w14:paraId="4C248B9B" w14:textId="77777777" w:rsidR="00D935A0" w:rsidRPr="005A3D17" w:rsidRDefault="00D935A0" w:rsidP="005A3D17">
      <w:pPr>
        <w:pStyle w:val="Code"/>
        <w:rPr>
          <w:highlight w:val="white"/>
        </w:rPr>
      </w:pPr>
      <w:r w:rsidRPr="005A3D17">
        <w:rPr>
          <w:highlight w:val="white"/>
        </w:rPr>
        <w:t xml:space="preserve">      LoadAddressToRegister(returnSymbol, AssemblyCode.ReturnPointerRegister);</w:t>
      </w:r>
    </w:p>
    <w:p w14:paraId="310C9519" w14:textId="77777777" w:rsidR="00D935A0" w:rsidRPr="005A3D17" w:rsidRDefault="00D935A0" w:rsidP="005A3D17">
      <w:pPr>
        <w:pStyle w:val="Code"/>
        <w:rPr>
          <w:highlight w:val="white"/>
        </w:rPr>
      </w:pPr>
      <w:r w:rsidRPr="005A3D17">
        <w:rPr>
          <w:highlight w:val="white"/>
        </w:rPr>
        <w:t xml:space="preserve">    }</w:t>
      </w:r>
    </w:p>
    <w:p w14:paraId="4AC0A71D" w14:textId="77777777" w:rsidR="00D935A0" w:rsidRPr="005A3D17" w:rsidRDefault="00D935A0" w:rsidP="005A3D17">
      <w:pPr>
        <w:pStyle w:val="Code"/>
        <w:rPr>
          <w:highlight w:val="white"/>
        </w:rPr>
      </w:pPr>
    </w:p>
    <w:p w14:paraId="5BD7E4DE" w14:textId="77777777" w:rsidR="00D935A0" w:rsidRPr="005A3D17" w:rsidRDefault="00D935A0" w:rsidP="005A3D17">
      <w:pPr>
        <w:pStyle w:val="Code"/>
        <w:rPr>
          <w:highlight w:val="white"/>
        </w:rPr>
      </w:pPr>
      <w:r w:rsidRPr="005A3D17">
        <w:rPr>
          <w:highlight w:val="white"/>
        </w:rPr>
        <w:t xml:space="preserve">    private static int m_labelCount = 0;</w:t>
      </w:r>
    </w:p>
    <w:p w14:paraId="0473F09E" w14:textId="77777777" w:rsidR="00D935A0" w:rsidRPr="005A3D17" w:rsidRDefault="00D935A0" w:rsidP="005A3D17">
      <w:pPr>
        <w:pStyle w:val="Code"/>
        <w:rPr>
          <w:highlight w:val="white"/>
        </w:rPr>
      </w:pPr>
      <w:r w:rsidRPr="005A3D17">
        <w:rPr>
          <w:highlight w:val="white"/>
        </w:rPr>
        <w:t xml:space="preserve">    public void MemoryCopy(Track targetAddressTrack,</w:t>
      </w:r>
    </w:p>
    <w:p w14:paraId="6EE29A50" w14:textId="77777777" w:rsidR="00D935A0" w:rsidRPr="005A3D17" w:rsidRDefault="00D935A0" w:rsidP="005A3D17">
      <w:pPr>
        <w:pStyle w:val="Code"/>
        <w:rPr>
          <w:highlight w:val="white"/>
        </w:rPr>
      </w:pPr>
      <w:r w:rsidRPr="005A3D17">
        <w:rPr>
          <w:highlight w:val="white"/>
        </w:rPr>
        <w:t xml:space="preserve">                           Track sourceAddressTrack, int size, int index) {</w:t>
      </w:r>
    </w:p>
    <w:p w14:paraId="0646E2C1" w14:textId="77777777" w:rsidR="00D935A0" w:rsidRPr="005A3D17" w:rsidRDefault="00D935A0" w:rsidP="005A3D17">
      <w:pPr>
        <w:pStyle w:val="Code"/>
        <w:rPr>
          <w:highlight w:val="white"/>
        </w:rPr>
      </w:pPr>
      <w:r w:rsidRPr="005A3D17">
        <w:rPr>
          <w:highlight w:val="white"/>
        </w:rPr>
        <w:t xml:space="preserve">      Type countType = (size &lt; 256) ? Type.UnsignedCharType</w:t>
      </w:r>
    </w:p>
    <w:p w14:paraId="6875CAF8" w14:textId="77777777" w:rsidR="00D935A0" w:rsidRPr="005A3D17" w:rsidRDefault="00D935A0" w:rsidP="005A3D17">
      <w:pPr>
        <w:pStyle w:val="Code"/>
        <w:rPr>
          <w:highlight w:val="white"/>
        </w:rPr>
      </w:pPr>
      <w:r w:rsidRPr="005A3D17">
        <w:rPr>
          <w:highlight w:val="white"/>
        </w:rPr>
        <w:t xml:space="preserve">                                    : Type.UnsignedIntegerType;</w:t>
      </w:r>
    </w:p>
    <w:p w14:paraId="09F88987" w14:textId="77777777" w:rsidR="00D935A0" w:rsidRPr="005A3D17" w:rsidRDefault="00D935A0" w:rsidP="005A3D17">
      <w:pPr>
        <w:pStyle w:val="Code"/>
        <w:rPr>
          <w:highlight w:val="white"/>
        </w:rPr>
      </w:pPr>
      <w:r w:rsidRPr="005A3D17">
        <w:rPr>
          <w:highlight w:val="white"/>
        </w:rPr>
        <w:t xml:space="preserve">      Track countTrack = new Track(countType),</w:t>
      </w:r>
    </w:p>
    <w:p w14:paraId="1EC0B612" w14:textId="77777777" w:rsidR="00D935A0" w:rsidRPr="005A3D17" w:rsidRDefault="00D935A0" w:rsidP="005A3D17">
      <w:pPr>
        <w:pStyle w:val="Code"/>
        <w:rPr>
          <w:highlight w:val="white"/>
        </w:rPr>
      </w:pPr>
      <w:r w:rsidRPr="005A3D17">
        <w:rPr>
          <w:highlight w:val="white"/>
        </w:rPr>
        <w:t xml:space="preserve">            valueTrack = new Track(Type.UnsignedCharType);</w:t>
      </w:r>
    </w:p>
    <w:p w14:paraId="62158297" w14:textId="77777777" w:rsidR="00D935A0" w:rsidRPr="005A3D17" w:rsidRDefault="00D935A0" w:rsidP="005A3D17">
      <w:pPr>
        <w:pStyle w:val="Code"/>
        <w:rPr>
          <w:highlight w:val="white"/>
        </w:rPr>
      </w:pPr>
    </w:p>
    <w:p w14:paraId="6E3FC194" w14:textId="77777777" w:rsidR="00D935A0" w:rsidRPr="005A3D17" w:rsidRDefault="00D935A0" w:rsidP="005A3D17">
      <w:pPr>
        <w:pStyle w:val="Code"/>
        <w:rPr>
          <w:highlight w:val="white"/>
        </w:rPr>
      </w:pPr>
      <w:r w:rsidRPr="005A3D17">
        <w:rPr>
          <w:highlight w:val="white"/>
        </w:rPr>
        <w:t xml:space="preserve">      AddAssemblyCode(AssemblyOperator.mov, countTrack, (BigInteger) size);</w:t>
      </w:r>
    </w:p>
    <w:p w14:paraId="1EF24C18" w14:textId="77777777" w:rsidR="00D935A0" w:rsidRPr="005A3D17" w:rsidRDefault="00D935A0" w:rsidP="005A3D17">
      <w:pPr>
        <w:pStyle w:val="Code"/>
        <w:rPr>
          <w:highlight w:val="white"/>
        </w:rPr>
      </w:pPr>
      <w:r w:rsidRPr="005A3D17">
        <w:rPr>
          <w:highlight w:val="white"/>
        </w:rPr>
        <w:t xml:space="preserve">      int labelIndex = m_labelCount++;</w:t>
      </w:r>
    </w:p>
    <w:p w14:paraId="505DFBFA" w14:textId="77777777" w:rsidR="00D935A0" w:rsidRPr="005A3D17" w:rsidRDefault="00D935A0" w:rsidP="005A3D17">
      <w:pPr>
        <w:pStyle w:val="Code"/>
        <w:rPr>
          <w:highlight w:val="white"/>
        </w:rPr>
      </w:pPr>
      <w:r w:rsidRPr="005A3D17">
        <w:rPr>
          <w:highlight w:val="white"/>
        </w:rPr>
        <w:t xml:space="preserve">      AddAssemblyCode(AssemblyOperator.label, "x" + labelIndex);</w:t>
      </w:r>
    </w:p>
    <w:p w14:paraId="44647153" w14:textId="77777777" w:rsidR="0038420A" w:rsidRDefault="00D935A0" w:rsidP="005A3D17">
      <w:pPr>
        <w:pStyle w:val="Code"/>
        <w:rPr>
          <w:highlight w:val="white"/>
        </w:rPr>
      </w:pPr>
      <w:r w:rsidRPr="005A3D17">
        <w:rPr>
          <w:highlight w:val="white"/>
        </w:rPr>
        <w:t xml:space="preserve">      AddAssemblyCode(AssemblyOperator.mov, valueTrack,</w:t>
      </w:r>
    </w:p>
    <w:p w14:paraId="409875B2" w14:textId="615EEEF2" w:rsidR="00D935A0" w:rsidRPr="005A3D17" w:rsidRDefault="0038420A" w:rsidP="005A3D17">
      <w:pPr>
        <w:pStyle w:val="Code"/>
        <w:rPr>
          <w:highlight w:val="white"/>
        </w:rPr>
      </w:pPr>
      <w:r>
        <w:rPr>
          <w:highlight w:val="white"/>
        </w:rPr>
        <w:t xml:space="preserve">                      </w:t>
      </w:r>
      <w:r w:rsidR="00D935A0" w:rsidRPr="005A3D17">
        <w:rPr>
          <w:highlight w:val="white"/>
        </w:rPr>
        <w:t>sourceAddressTrack,</w:t>
      </w:r>
      <w:r>
        <w:rPr>
          <w:highlight w:val="white"/>
        </w:rPr>
        <w:t xml:space="preserve"> </w:t>
      </w:r>
      <w:r w:rsidR="00D935A0" w:rsidRPr="005A3D17">
        <w:rPr>
          <w:highlight w:val="white"/>
        </w:rPr>
        <w:t>0);</w:t>
      </w:r>
    </w:p>
    <w:p w14:paraId="542E88BC" w14:textId="77777777" w:rsidR="0099220E" w:rsidRDefault="00D935A0" w:rsidP="005A3D17">
      <w:pPr>
        <w:pStyle w:val="Code"/>
        <w:rPr>
          <w:highlight w:val="white"/>
        </w:rPr>
      </w:pPr>
      <w:r w:rsidRPr="005A3D17">
        <w:rPr>
          <w:highlight w:val="white"/>
        </w:rPr>
        <w:t xml:space="preserve">      AddAssemblyCode(AssemblyOperator.mov, targetAddressTrack,</w:t>
      </w:r>
    </w:p>
    <w:p w14:paraId="33E7F945" w14:textId="2375142D" w:rsidR="00D935A0" w:rsidRPr="005A3D17" w:rsidRDefault="0099220E" w:rsidP="005A3D17">
      <w:pPr>
        <w:pStyle w:val="Code"/>
        <w:rPr>
          <w:highlight w:val="white"/>
        </w:rPr>
      </w:pPr>
      <w:r>
        <w:rPr>
          <w:highlight w:val="white"/>
        </w:rPr>
        <w:t xml:space="preserve">                     </w:t>
      </w:r>
      <w:r w:rsidR="00D935A0" w:rsidRPr="005A3D17">
        <w:rPr>
          <w:highlight w:val="white"/>
        </w:rPr>
        <w:t xml:space="preserve"> 0, valueTrack);</w:t>
      </w:r>
    </w:p>
    <w:p w14:paraId="65528A1B" w14:textId="77777777" w:rsidR="00D935A0" w:rsidRPr="005A3D17" w:rsidRDefault="00D935A0" w:rsidP="005A3D17">
      <w:pPr>
        <w:pStyle w:val="Code"/>
        <w:rPr>
          <w:highlight w:val="white"/>
        </w:rPr>
      </w:pPr>
      <w:r w:rsidRPr="005A3D17">
        <w:rPr>
          <w:highlight w:val="white"/>
        </w:rPr>
        <w:t xml:space="preserve">      AddAssemblyCode(AssemblyOperator.inc, sourceAddressTrack);</w:t>
      </w:r>
    </w:p>
    <w:p w14:paraId="2A8916EF" w14:textId="77777777" w:rsidR="00D935A0" w:rsidRPr="005A3D17" w:rsidRDefault="00D935A0" w:rsidP="005A3D17">
      <w:pPr>
        <w:pStyle w:val="Code"/>
        <w:rPr>
          <w:highlight w:val="white"/>
        </w:rPr>
      </w:pPr>
      <w:r w:rsidRPr="005A3D17">
        <w:rPr>
          <w:highlight w:val="white"/>
        </w:rPr>
        <w:t xml:space="preserve">      AddAssemblyCode(AssemblyOperator.inc, targetAddressTrack);</w:t>
      </w:r>
    </w:p>
    <w:p w14:paraId="6841A298" w14:textId="77777777" w:rsidR="00D935A0" w:rsidRPr="005A3D17" w:rsidRDefault="00D935A0" w:rsidP="005A3D17">
      <w:pPr>
        <w:pStyle w:val="Code"/>
        <w:rPr>
          <w:highlight w:val="white"/>
        </w:rPr>
      </w:pPr>
      <w:r w:rsidRPr="005A3D17">
        <w:rPr>
          <w:highlight w:val="white"/>
        </w:rPr>
        <w:t xml:space="preserve">      AddAssemblyCode(AssemblyOperator.dec, countTrack);</w:t>
      </w:r>
    </w:p>
    <w:p w14:paraId="39077DE8" w14:textId="25715E8F" w:rsidR="00D935A0" w:rsidRPr="005A3D17" w:rsidRDefault="00D935A0" w:rsidP="005A3D17">
      <w:pPr>
        <w:pStyle w:val="Code"/>
        <w:rPr>
          <w:highlight w:val="white"/>
        </w:rPr>
      </w:pPr>
      <w:r w:rsidRPr="005A3D17">
        <w:rPr>
          <w:highlight w:val="white"/>
        </w:rPr>
        <w:t xml:space="preserve">      AddAssemblyCode(AssemblyOperator.cmp, countTrack, </w:t>
      </w:r>
      <w:r w:rsidR="00EF0D34">
        <w:rPr>
          <w:highlight w:val="white"/>
        </w:rPr>
        <w:t>BigInteger.Zero</w:t>
      </w:r>
      <w:r w:rsidRPr="005A3D17">
        <w:rPr>
          <w:highlight w:val="white"/>
        </w:rPr>
        <w:t>);</w:t>
      </w:r>
    </w:p>
    <w:p w14:paraId="6F75FB34" w14:textId="77777777" w:rsidR="00D935A0" w:rsidRPr="005A3D17" w:rsidRDefault="00D935A0" w:rsidP="005A3D17">
      <w:pPr>
        <w:pStyle w:val="Code"/>
        <w:rPr>
          <w:highlight w:val="white"/>
        </w:rPr>
      </w:pPr>
      <w:r w:rsidRPr="005A3D17">
        <w:rPr>
          <w:highlight w:val="white"/>
        </w:rPr>
        <w:t xml:space="preserve">      AddAssemblyCode(AssemblyOperator.jne, null, labelIndex);</w:t>
      </w:r>
    </w:p>
    <w:p w14:paraId="1C32F680" w14:textId="77777777" w:rsidR="00D935A0" w:rsidRPr="005A3D17" w:rsidRDefault="00D935A0" w:rsidP="005A3D17">
      <w:pPr>
        <w:pStyle w:val="Code"/>
        <w:rPr>
          <w:highlight w:val="white"/>
        </w:rPr>
      </w:pPr>
      <w:r w:rsidRPr="005A3D17">
        <w:rPr>
          <w:highlight w:val="white"/>
        </w:rPr>
        <w:t xml:space="preserve">    }</w:t>
      </w:r>
    </w:p>
    <w:p w14:paraId="6A2742AC" w14:textId="77777777" w:rsidR="00D935A0" w:rsidRPr="005A3D17" w:rsidRDefault="00D935A0" w:rsidP="005A3D17">
      <w:pPr>
        <w:pStyle w:val="Code"/>
        <w:rPr>
          <w:highlight w:val="white"/>
        </w:rPr>
      </w:pPr>
    </w:p>
    <w:p w14:paraId="7F35A6D5" w14:textId="77777777" w:rsidR="00D935A0" w:rsidRPr="005A3D17" w:rsidRDefault="00D935A0" w:rsidP="005A3D17">
      <w:pPr>
        <w:pStyle w:val="Code"/>
        <w:rPr>
          <w:highlight w:val="white"/>
        </w:rPr>
      </w:pPr>
      <w:r w:rsidRPr="005A3D17">
        <w:rPr>
          <w:highlight w:val="white"/>
        </w:rPr>
        <w:t xml:space="preserve">    public static void InitializerializationCodeList() {</w:t>
      </w:r>
    </w:p>
    <w:p w14:paraId="484E3E3A" w14:textId="77777777" w:rsidR="00D935A0" w:rsidRPr="005A3D17" w:rsidRDefault="00D935A0" w:rsidP="005A3D17">
      <w:pPr>
        <w:pStyle w:val="Code"/>
        <w:rPr>
          <w:highlight w:val="white"/>
        </w:rPr>
      </w:pPr>
      <w:r w:rsidRPr="005A3D17">
        <w:rPr>
          <w:highlight w:val="white"/>
        </w:rPr>
        <w:t xml:space="preserve">      List&lt;AssemblyCode&gt; assemblyCodeList = new List&lt;AssemblyCode&gt;();</w:t>
      </w:r>
    </w:p>
    <w:p w14:paraId="7CB612DB" w14:textId="77777777" w:rsidR="00D935A0" w:rsidRPr="005A3D17" w:rsidRDefault="00D935A0" w:rsidP="005A3D17">
      <w:pPr>
        <w:pStyle w:val="Code"/>
        <w:rPr>
          <w:highlight w:val="white"/>
        </w:rPr>
      </w:pPr>
      <w:r w:rsidRPr="005A3D17">
        <w:rPr>
          <w:highlight w:val="white"/>
        </w:rPr>
        <w:t xml:space="preserve">      AddAssemblyCode(assemblyCodeList, AssemblyOperator.comment,</w:t>
      </w:r>
    </w:p>
    <w:p w14:paraId="6FFE48F4" w14:textId="77777777" w:rsidR="00D935A0" w:rsidRPr="005A3D17" w:rsidRDefault="00D935A0" w:rsidP="005A3D17">
      <w:pPr>
        <w:pStyle w:val="Code"/>
        <w:rPr>
          <w:highlight w:val="white"/>
        </w:rPr>
      </w:pPr>
      <w:r w:rsidRPr="005A3D17">
        <w:rPr>
          <w:highlight w:val="white"/>
        </w:rPr>
        <w:t xml:space="preserve">                      "Initializerialize Stack Pointer");</w:t>
      </w:r>
    </w:p>
    <w:p w14:paraId="094199FA" w14:textId="77777777" w:rsidR="00D935A0" w:rsidRPr="005A3D17" w:rsidRDefault="00D935A0" w:rsidP="005A3D17">
      <w:pPr>
        <w:pStyle w:val="Code"/>
        <w:rPr>
          <w:highlight w:val="white"/>
        </w:rPr>
      </w:pPr>
      <w:r w:rsidRPr="005A3D17">
        <w:rPr>
          <w:highlight w:val="white"/>
        </w:rPr>
        <w:t xml:space="preserve">      AddAssemblyCode(assemblyCodeList, AssemblyOperator.mov,</w:t>
      </w:r>
    </w:p>
    <w:p w14:paraId="34BCBD80" w14:textId="77777777" w:rsidR="00D935A0" w:rsidRPr="005A3D17" w:rsidRDefault="00D935A0" w:rsidP="005A3D17">
      <w:pPr>
        <w:pStyle w:val="Code"/>
        <w:rPr>
          <w:highlight w:val="white"/>
        </w:rPr>
      </w:pPr>
      <w:r w:rsidRPr="005A3D17">
        <w:rPr>
          <w:highlight w:val="white"/>
        </w:rPr>
        <w:t xml:space="preserve">                 AssemblyCode.FrameRegister, LinkerWindows.StackTopName);</w:t>
      </w:r>
    </w:p>
    <w:p w14:paraId="47BE9B63" w14:textId="77777777" w:rsidR="00D935A0" w:rsidRPr="005A3D17" w:rsidRDefault="00D935A0" w:rsidP="005A3D17">
      <w:pPr>
        <w:pStyle w:val="Code"/>
        <w:rPr>
          <w:highlight w:val="white"/>
        </w:rPr>
      </w:pPr>
    </w:p>
    <w:p w14:paraId="765BEE2B" w14:textId="77777777" w:rsidR="00D935A0" w:rsidRPr="005A3D17" w:rsidRDefault="00D935A0" w:rsidP="005A3D17">
      <w:pPr>
        <w:pStyle w:val="Code"/>
        <w:rPr>
          <w:highlight w:val="white"/>
        </w:rPr>
      </w:pPr>
      <w:r w:rsidRPr="005A3D17">
        <w:rPr>
          <w:highlight w:val="white"/>
        </w:rPr>
        <w:t xml:space="preserve">      if (Start.Windows) {</w:t>
      </w:r>
    </w:p>
    <w:p w14:paraId="3FCCD338" w14:textId="77777777" w:rsidR="00D935A0" w:rsidRPr="005A3D17" w:rsidRDefault="00D935A0" w:rsidP="005A3D17">
      <w:pPr>
        <w:pStyle w:val="Code"/>
        <w:rPr>
          <w:highlight w:val="white"/>
        </w:rPr>
      </w:pPr>
      <w:r w:rsidRPr="005A3D17">
        <w:rPr>
          <w:highlight w:val="white"/>
        </w:rPr>
        <w:t xml:space="preserve">        AddAssemblyCode(assemblyCodeList, AssemblyOperator.comment,</w:t>
      </w:r>
    </w:p>
    <w:p w14:paraId="2FCFDEE4" w14:textId="77777777" w:rsidR="00D935A0" w:rsidRPr="005A3D17" w:rsidRDefault="00D935A0" w:rsidP="005A3D17">
      <w:pPr>
        <w:pStyle w:val="Code"/>
        <w:rPr>
          <w:highlight w:val="white"/>
        </w:rPr>
      </w:pPr>
      <w:r w:rsidRPr="005A3D17">
        <w:rPr>
          <w:highlight w:val="white"/>
        </w:rPr>
        <w:t xml:space="preserve">                        "Initializerialize Heap Pointer");</w:t>
      </w:r>
    </w:p>
    <w:p w14:paraId="54A6989C" w14:textId="77777777" w:rsidR="00D935A0" w:rsidRPr="005A3D17" w:rsidRDefault="00D935A0" w:rsidP="005A3D17">
      <w:pPr>
        <w:pStyle w:val="Code"/>
        <w:rPr>
          <w:highlight w:val="white"/>
        </w:rPr>
      </w:pPr>
      <w:r w:rsidRPr="005A3D17">
        <w:rPr>
          <w:highlight w:val="white"/>
        </w:rPr>
        <w:t xml:space="preserve">        AddAssemblyCode(assemblyCodeList, AssemblyOperator.mov_word,</w:t>
      </w:r>
    </w:p>
    <w:p w14:paraId="163972F7" w14:textId="77777777" w:rsidR="00D935A0" w:rsidRPr="005A3D17" w:rsidRDefault="00D935A0" w:rsidP="005A3D17">
      <w:pPr>
        <w:pStyle w:val="Code"/>
        <w:rPr>
          <w:highlight w:val="white"/>
        </w:rPr>
      </w:pPr>
      <w:r w:rsidRPr="005A3D17">
        <w:rPr>
          <w:highlight w:val="white"/>
        </w:rPr>
        <w:t xml:space="preserve">                        null, 65534, (BigInteger) 65534);</w:t>
      </w:r>
    </w:p>
    <w:p w14:paraId="34FC1C7D" w14:textId="77777777" w:rsidR="00D935A0" w:rsidRPr="005A3D17" w:rsidRDefault="00D935A0" w:rsidP="005A3D17">
      <w:pPr>
        <w:pStyle w:val="Code"/>
        <w:rPr>
          <w:highlight w:val="white"/>
        </w:rPr>
      </w:pPr>
      <w:r w:rsidRPr="005A3D17">
        <w:rPr>
          <w:highlight w:val="white"/>
        </w:rPr>
        <w:t xml:space="preserve">      }</w:t>
      </w:r>
    </w:p>
    <w:p w14:paraId="46DDA813" w14:textId="77777777" w:rsidR="00D935A0" w:rsidRPr="005A3D17" w:rsidRDefault="00D935A0" w:rsidP="005A3D17">
      <w:pPr>
        <w:pStyle w:val="Code"/>
        <w:rPr>
          <w:highlight w:val="white"/>
        </w:rPr>
      </w:pPr>
    </w:p>
    <w:p w14:paraId="4085B160" w14:textId="77777777" w:rsidR="00D935A0" w:rsidRPr="005A3D17" w:rsidRDefault="00D935A0" w:rsidP="005A3D17">
      <w:pPr>
        <w:pStyle w:val="Code"/>
        <w:rPr>
          <w:highlight w:val="white"/>
        </w:rPr>
      </w:pPr>
      <w:r w:rsidRPr="005A3D17">
        <w:rPr>
          <w:highlight w:val="white"/>
        </w:rPr>
        <w:t xml:space="preserve">      if (Start.Linux) {</w:t>
      </w:r>
    </w:p>
    <w:p w14:paraId="63F28CDC" w14:textId="77777777" w:rsidR="00D935A0" w:rsidRPr="005A3D17" w:rsidRDefault="00D935A0" w:rsidP="005A3D17">
      <w:pPr>
        <w:pStyle w:val="Code"/>
        <w:rPr>
          <w:highlight w:val="white"/>
        </w:rPr>
      </w:pPr>
      <w:r w:rsidRPr="005A3D17">
        <w:rPr>
          <w:highlight w:val="white"/>
        </w:rPr>
        <w:t xml:space="preserve">        AddAssemblyCode(assemblyCodeList, AssemblyOperator.comment,</w:t>
      </w:r>
    </w:p>
    <w:p w14:paraId="6B12BDB8" w14:textId="77777777" w:rsidR="00D935A0" w:rsidRPr="005A3D17" w:rsidRDefault="00D935A0" w:rsidP="005A3D17">
      <w:pPr>
        <w:pStyle w:val="Code"/>
        <w:rPr>
          <w:highlight w:val="white"/>
        </w:rPr>
      </w:pPr>
      <w:r w:rsidRPr="005A3D17">
        <w:rPr>
          <w:highlight w:val="white"/>
        </w:rPr>
        <w:t xml:space="preserve">                        "Initializerialize Heap Pointer");</w:t>
      </w:r>
    </w:p>
    <w:p w14:paraId="490527F7" w14:textId="77777777" w:rsidR="00D935A0" w:rsidRPr="005A3D17" w:rsidRDefault="00D935A0" w:rsidP="005A3D17">
      <w:pPr>
        <w:pStyle w:val="Code"/>
        <w:rPr>
          <w:highlight w:val="white"/>
        </w:rPr>
      </w:pPr>
      <w:r w:rsidRPr="005A3D17">
        <w:rPr>
          <w:highlight w:val="white"/>
        </w:rPr>
        <w:t xml:space="preserve">        AddAssemblyCode(assemblyCodeList, AssemblyOperator.mov_dword,</w:t>
      </w:r>
    </w:p>
    <w:p w14:paraId="65DB0CC3" w14:textId="77777777" w:rsidR="00D935A0" w:rsidRPr="005A3D17" w:rsidRDefault="00D935A0" w:rsidP="005A3D17">
      <w:pPr>
        <w:pStyle w:val="Code"/>
        <w:rPr>
          <w:highlight w:val="white"/>
        </w:rPr>
      </w:pPr>
      <w:r w:rsidRPr="005A3D17">
        <w:rPr>
          <w:highlight w:val="white"/>
        </w:rPr>
        <w:t xml:space="preserve">                        LinkerWindows.StackTopName, 65534,</w:t>
      </w:r>
    </w:p>
    <w:p w14:paraId="1F859379" w14:textId="77777777" w:rsidR="00D935A0" w:rsidRPr="005A3D17" w:rsidRDefault="00D935A0" w:rsidP="005A3D17">
      <w:pPr>
        <w:pStyle w:val="Code"/>
        <w:rPr>
          <w:highlight w:val="white"/>
        </w:rPr>
      </w:pPr>
      <w:r w:rsidRPr="005A3D17">
        <w:rPr>
          <w:highlight w:val="white"/>
        </w:rPr>
        <w:t xml:space="preserve">                        LinkerWindows.StackTopName);</w:t>
      </w:r>
    </w:p>
    <w:p w14:paraId="62773B62" w14:textId="77777777" w:rsidR="00D935A0" w:rsidRPr="005A3D17" w:rsidRDefault="00D935A0" w:rsidP="005A3D17">
      <w:pPr>
        <w:pStyle w:val="Code"/>
        <w:rPr>
          <w:highlight w:val="white"/>
        </w:rPr>
      </w:pPr>
      <w:r w:rsidRPr="005A3D17">
        <w:rPr>
          <w:highlight w:val="white"/>
        </w:rPr>
        <w:t xml:space="preserve">        AddAssemblyCode(assemblyCodeList, AssemblyOperator.add_dword,</w:t>
      </w:r>
    </w:p>
    <w:p w14:paraId="132E01CF" w14:textId="77777777" w:rsidR="00D935A0" w:rsidRPr="005A3D17" w:rsidRDefault="00D935A0" w:rsidP="005A3D17">
      <w:pPr>
        <w:pStyle w:val="Code"/>
        <w:rPr>
          <w:highlight w:val="white"/>
        </w:rPr>
      </w:pPr>
      <w:r w:rsidRPr="005A3D17">
        <w:rPr>
          <w:highlight w:val="white"/>
        </w:rPr>
        <w:t xml:space="preserve">                        LinkerWindows.StackTopName, 65534,</w:t>
      </w:r>
    </w:p>
    <w:p w14:paraId="6708288E" w14:textId="77777777" w:rsidR="00D935A0" w:rsidRPr="005A3D17" w:rsidRDefault="00D935A0" w:rsidP="005A3D17">
      <w:pPr>
        <w:pStyle w:val="Code"/>
        <w:rPr>
          <w:highlight w:val="white"/>
        </w:rPr>
      </w:pPr>
      <w:r w:rsidRPr="005A3D17">
        <w:rPr>
          <w:highlight w:val="white"/>
        </w:rPr>
        <w:t xml:space="preserve">                        (BigInteger) 65534);</w:t>
      </w:r>
    </w:p>
    <w:p w14:paraId="3F08BEEE" w14:textId="77777777" w:rsidR="00D935A0" w:rsidRPr="005A3D17" w:rsidRDefault="00D935A0" w:rsidP="005A3D17">
      <w:pPr>
        <w:pStyle w:val="Code"/>
        <w:rPr>
          <w:highlight w:val="white"/>
        </w:rPr>
      </w:pPr>
      <w:r w:rsidRPr="005A3D17">
        <w:rPr>
          <w:highlight w:val="white"/>
        </w:rPr>
        <w:t xml:space="preserve">      }</w:t>
      </w:r>
    </w:p>
    <w:p w14:paraId="4D918727" w14:textId="77777777" w:rsidR="00D935A0" w:rsidRPr="005A3D17" w:rsidRDefault="00D935A0" w:rsidP="005A3D17">
      <w:pPr>
        <w:pStyle w:val="Code"/>
        <w:rPr>
          <w:highlight w:val="white"/>
        </w:rPr>
      </w:pPr>
    </w:p>
    <w:p w14:paraId="62FAC313" w14:textId="77777777" w:rsidR="00D935A0" w:rsidRPr="005A3D17" w:rsidRDefault="00D935A0" w:rsidP="005A3D17">
      <w:pPr>
        <w:pStyle w:val="Code"/>
        <w:rPr>
          <w:highlight w:val="white"/>
        </w:rPr>
      </w:pPr>
      <w:r w:rsidRPr="005A3D17">
        <w:rPr>
          <w:highlight w:val="white"/>
        </w:rPr>
        <w:t xml:space="preserve">      AddAssemblyCode(assemblyCodeList, AssemblyOperator.comment,</w:t>
      </w:r>
    </w:p>
    <w:p w14:paraId="115582DC" w14:textId="77777777" w:rsidR="00857FA1" w:rsidRDefault="00D935A0" w:rsidP="005A3D17">
      <w:pPr>
        <w:pStyle w:val="Code"/>
        <w:rPr>
          <w:highlight w:val="white"/>
        </w:rPr>
      </w:pPr>
      <w:r w:rsidRPr="005A3D17">
        <w:rPr>
          <w:highlight w:val="white"/>
        </w:rPr>
        <w:t xml:space="preserve">                      "Initializerialize FPU Control Word, truncate mode </w:t>
      </w:r>
      <w:r w:rsidR="00857FA1">
        <w:rPr>
          <w:highlight w:val="white"/>
        </w:rPr>
        <w:t>" +</w:t>
      </w:r>
    </w:p>
    <w:p w14:paraId="491A9CEC" w14:textId="7BE3CA9C" w:rsidR="00D935A0" w:rsidRPr="005A3D17" w:rsidRDefault="00857FA1" w:rsidP="005A3D17">
      <w:pPr>
        <w:pStyle w:val="Code"/>
        <w:rPr>
          <w:highlight w:val="white"/>
        </w:rPr>
      </w:pPr>
      <w:r>
        <w:rPr>
          <w:highlight w:val="white"/>
        </w:rPr>
        <w:t xml:space="preserve">                      "</w:t>
      </w:r>
      <w:r w:rsidR="00D935A0" w:rsidRPr="005A3D17">
        <w:rPr>
          <w:highlight w:val="white"/>
        </w:rPr>
        <w:t>=&gt; set bit 10 and 11.");</w:t>
      </w:r>
    </w:p>
    <w:p w14:paraId="1D02EE97" w14:textId="77777777" w:rsidR="00D935A0" w:rsidRPr="005A3D17" w:rsidRDefault="00D935A0" w:rsidP="005A3D17">
      <w:pPr>
        <w:pStyle w:val="Code"/>
        <w:rPr>
          <w:highlight w:val="white"/>
        </w:rPr>
      </w:pPr>
      <w:r w:rsidRPr="005A3D17">
        <w:rPr>
          <w:highlight w:val="white"/>
        </w:rPr>
        <w:t xml:space="preserve">      AddAssemblyCode(assemblyCodeList, AssemblyOperator.fstcw,</w:t>
      </w:r>
    </w:p>
    <w:p w14:paraId="1487DD11" w14:textId="77777777" w:rsidR="00D935A0" w:rsidRPr="005A3D17" w:rsidRDefault="00D935A0" w:rsidP="005A3D17">
      <w:pPr>
        <w:pStyle w:val="Code"/>
        <w:rPr>
          <w:highlight w:val="white"/>
        </w:rPr>
      </w:pPr>
      <w:r w:rsidRPr="005A3D17">
        <w:rPr>
          <w:highlight w:val="white"/>
        </w:rPr>
        <w:t xml:space="preserve">                      AssemblyCode.FrameRegister, 0);</w:t>
      </w:r>
    </w:p>
    <w:p w14:paraId="3B389038" w14:textId="77777777" w:rsidR="00D935A0" w:rsidRPr="005A3D17" w:rsidRDefault="00D935A0" w:rsidP="005A3D17">
      <w:pPr>
        <w:pStyle w:val="Code"/>
        <w:rPr>
          <w:highlight w:val="white"/>
        </w:rPr>
      </w:pPr>
      <w:r w:rsidRPr="005A3D17">
        <w:rPr>
          <w:highlight w:val="white"/>
        </w:rPr>
        <w:t xml:space="preserve">      AddAssemblyCode(assemblyCodeList, AssemblyOperator.or_word,</w:t>
      </w:r>
    </w:p>
    <w:p w14:paraId="04019348" w14:textId="70235793" w:rsidR="00D935A0" w:rsidRPr="005A3D17" w:rsidRDefault="00D935A0" w:rsidP="005A3D17">
      <w:pPr>
        <w:pStyle w:val="Code"/>
        <w:rPr>
          <w:highlight w:val="white"/>
        </w:rPr>
      </w:pPr>
      <w:r w:rsidRPr="005A3D17">
        <w:rPr>
          <w:highlight w:val="white"/>
        </w:rPr>
        <w:t xml:space="preserve">                      AssemblyCode.FrameRegister, 0, </w:t>
      </w:r>
      <w:r w:rsidR="008B0F59">
        <w:rPr>
          <w:highlight w:val="white"/>
        </w:rPr>
        <w:t>(BigInteger) 0x0C00</w:t>
      </w:r>
      <w:r w:rsidRPr="005A3D17">
        <w:rPr>
          <w:highlight w:val="white"/>
        </w:rPr>
        <w:t>);</w:t>
      </w:r>
    </w:p>
    <w:p w14:paraId="4B7BE9F4" w14:textId="77777777" w:rsidR="00D935A0" w:rsidRPr="005A3D17" w:rsidRDefault="00D935A0" w:rsidP="005A3D17">
      <w:pPr>
        <w:pStyle w:val="Code"/>
        <w:rPr>
          <w:highlight w:val="white"/>
        </w:rPr>
      </w:pPr>
      <w:r w:rsidRPr="005A3D17">
        <w:rPr>
          <w:highlight w:val="white"/>
        </w:rPr>
        <w:t xml:space="preserve">      AddAssemblyCode(assemblyCodeList, AssemblyOperator.fldcw,</w:t>
      </w:r>
    </w:p>
    <w:p w14:paraId="6BCB0357" w14:textId="77777777" w:rsidR="00D935A0" w:rsidRPr="005A3D17" w:rsidRDefault="00D935A0" w:rsidP="005A3D17">
      <w:pPr>
        <w:pStyle w:val="Code"/>
        <w:rPr>
          <w:highlight w:val="white"/>
        </w:rPr>
      </w:pPr>
      <w:r w:rsidRPr="005A3D17">
        <w:rPr>
          <w:highlight w:val="white"/>
        </w:rPr>
        <w:t xml:space="preserve">                      AssemblyCode.FrameRegister, 0);</w:t>
      </w:r>
    </w:p>
    <w:p w14:paraId="664C084E" w14:textId="77777777" w:rsidR="00D935A0" w:rsidRPr="005A3D17" w:rsidRDefault="00D935A0" w:rsidP="005A3D17">
      <w:pPr>
        <w:pStyle w:val="Code"/>
        <w:rPr>
          <w:highlight w:val="white"/>
        </w:rPr>
      </w:pPr>
    </w:p>
    <w:p w14:paraId="0DE7812A" w14:textId="77777777" w:rsidR="00D935A0" w:rsidRPr="005A3D17" w:rsidRDefault="00D935A0" w:rsidP="005A3D17">
      <w:pPr>
        <w:pStyle w:val="Code"/>
        <w:rPr>
          <w:highlight w:val="white"/>
        </w:rPr>
      </w:pPr>
      <w:r w:rsidRPr="005A3D17">
        <w:rPr>
          <w:highlight w:val="white"/>
        </w:rPr>
        <w:t xml:space="preserve">      if (Start.Windows) {</w:t>
      </w:r>
    </w:p>
    <w:p w14:paraId="0552E029" w14:textId="77777777" w:rsidR="00D935A0" w:rsidRPr="005A3D17" w:rsidRDefault="00D935A0" w:rsidP="005A3D17">
      <w:pPr>
        <w:pStyle w:val="Code"/>
        <w:rPr>
          <w:highlight w:val="white"/>
        </w:rPr>
      </w:pPr>
      <w:r w:rsidRPr="005A3D17">
        <w:rPr>
          <w:highlight w:val="white"/>
        </w:rPr>
        <w:t xml:space="preserve">        List&lt;byte&gt; byteList = new List&lt;byte&gt;();</w:t>
      </w:r>
    </w:p>
    <w:p w14:paraId="576E2556" w14:textId="77777777" w:rsidR="00D935A0" w:rsidRPr="005A3D17" w:rsidRDefault="00D935A0" w:rsidP="005A3D17">
      <w:pPr>
        <w:pStyle w:val="Code"/>
        <w:rPr>
          <w:highlight w:val="white"/>
        </w:rPr>
      </w:pPr>
      <w:r w:rsidRPr="005A3D17">
        <w:rPr>
          <w:highlight w:val="white"/>
        </w:rPr>
        <w:t xml:space="preserve">        IDictionary&lt;int, string&gt; accessMap = new Dictionary&lt;int, string&gt;();</w:t>
      </w:r>
    </w:p>
    <w:p w14:paraId="379B4708" w14:textId="77777777" w:rsidR="00D935A0" w:rsidRPr="005A3D17" w:rsidRDefault="00D935A0" w:rsidP="005A3D17">
      <w:pPr>
        <w:pStyle w:val="Code"/>
        <w:rPr>
          <w:highlight w:val="white"/>
        </w:rPr>
      </w:pPr>
      <w:r w:rsidRPr="005A3D17">
        <w:rPr>
          <w:highlight w:val="white"/>
        </w:rPr>
        <w:t xml:space="preserve">        IDictionary&lt;int, string&gt; callMap = new Dictionary&lt;int, string&gt;();</w:t>
      </w:r>
    </w:p>
    <w:p w14:paraId="5B00E23C" w14:textId="77777777" w:rsidR="00D935A0" w:rsidRPr="00D935A0" w:rsidRDefault="00D935A0" w:rsidP="00D935A0">
      <w:pPr>
        <w:pStyle w:val="Code"/>
        <w:rPr>
          <w:highlight w:val="white"/>
        </w:rPr>
      </w:pPr>
      <w:r w:rsidRPr="00D935A0">
        <w:rPr>
          <w:highlight w:val="white"/>
        </w:rPr>
        <w:t xml:space="preserve">        ISet&lt;int&gt; returnSet = new HashSet&lt;int&gt;();</w:t>
      </w:r>
    </w:p>
    <w:p w14:paraId="4BF3F9F4" w14:textId="77777777" w:rsidR="00D935A0" w:rsidRPr="00D935A0" w:rsidRDefault="00D935A0" w:rsidP="00D935A0">
      <w:pPr>
        <w:pStyle w:val="Code"/>
        <w:rPr>
          <w:highlight w:val="white"/>
        </w:rPr>
      </w:pPr>
      <w:r w:rsidRPr="00D935A0">
        <w:rPr>
          <w:highlight w:val="white"/>
        </w:rPr>
        <w:t xml:space="preserve">        AssemblyCodeGenerator.GenerateTargetWindows(assemblyCodeList,</w:t>
      </w:r>
    </w:p>
    <w:p w14:paraId="69C8DD87" w14:textId="77777777" w:rsidR="00D935A0" w:rsidRPr="00D935A0" w:rsidRDefault="00D935A0" w:rsidP="00D935A0">
      <w:pPr>
        <w:pStyle w:val="Code"/>
        <w:rPr>
          <w:highlight w:val="white"/>
        </w:rPr>
      </w:pPr>
      <w:r w:rsidRPr="00D935A0">
        <w:rPr>
          <w:highlight w:val="white"/>
        </w:rPr>
        <w:t xml:space="preserve">                              byteList, accessMap, callMap, returnSet);</w:t>
      </w:r>
    </w:p>
    <w:p w14:paraId="59E786B7" w14:textId="77777777" w:rsidR="00D935A0" w:rsidRPr="00D935A0" w:rsidRDefault="00D935A0" w:rsidP="00D935A0">
      <w:pPr>
        <w:pStyle w:val="Code"/>
        <w:rPr>
          <w:highlight w:val="white"/>
        </w:rPr>
      </w:pPr>
      <w:r w:rsidRPr="00D935A0">
        <w:rPr>
          <w:highlight w:val="white"/>
        </w:rPr>
        <w:t xml:space="preserve">        StaticSymbol staticSymbol =</w:t>
      </w:r>
    </w:p>
    <w:p w14:paraId="18266D44" w14:textId="77777777" w:rsidR="00AF6508" w:rsidRDefault="00D935A0" w:rsidP="00D935A0">
      <w:pPr>
        <w:pStyle w:val="Code"/>
        <w:rPr>
          <w:highlight w:val="white"/>
        </w:rPr>
      </w:pPr>
      <w:r w:rsidRPr="00D935A0">
        <w:rPr>
          <w:highlight w:val="white"/>
        </w:rPr>
        <w:t xml:space="preserve">          new StaticSymbolWindows(AssemblyCodeGenerator.InitializerName,</w:t>
      </w:r>
    </w:p>
    <w:p w14:paraId="76528BBA" w14:textId="1B968109" w:rsidR="00D935A0" w:rsidRPr="00D935A0" w:rsidRDefault="00AF6508" w:rsidP="00D935A0">
      <w:pPr>
        <w:pStyle w:val="Code"/>
        <w:rPr>
          <w:highlight w:val="white"/>
        </w:rPr>
      </w:pPr>
      <w:r>
        <w:rPr>
          <w:highlight w:val="white"/>
        </w:rPr>
        <w:t xml:space="preserve">                                 </w:t>
      </w:r>
      <w:r w:rsidR="00D935A0" w:rsidRPr="00D935A0">
        <w:rPr>
          <w:highlight w:val="white"/>
        </w:rPr>
        <w:t xml:space="preserve"> byteList,</w:t>
      </w:r>
      <w:r>
        <w:rPr>
          <w:highlight w:val="white"/>
        </w:rPr>
        <w:t xml:space="preserve"> </w:t>
      </w:r>
      <w:r w:rsidR="00D935A0" w:rsidRPr="00D935A0">
        <w:rPr>
          <w:highlight w:val="white"/>
        </w:rPr>
        <w:t>accessMap, callMap, returnSet);</w:t>
      </w:r>
    </w:p>
    <w:p w14:paraId="57C75F85" w14:textId="77777777" w:rsidR="00D935A0" w:rsidRPr="00D935A0" w:rsidRDefault="00D935A0" w:rsidP="00D935A0">
      <w:pPr>
        <w:pStyle w:val="Code"/>
        <w:rPr>
          <w:highlight w:val="white"/>
        </w:rPr>
      </w:pPr>
      <w:r w:rsidRPr="00D935A0">
        <w:rPr>
          <w:highlight w:val="white"/>
        </w:rPr>
        <w:t xml:space="preserve">        SymbolTable.StaticSet.Add(staticSymbol);</w:t>
      </w:r>
    </w:p>
    <w:p w14:paraId="16A86263" w14:textId="77777777" w:rsidR="00D935A0" w:rsidRPr="00D935A0" w:rsidRDefault="00D935A0" w:rsidP="00D935A0">
      <w:pPr>
        <w:pStyle w:val="Code"/>
        <w:rPr>
          <w:highlight w:val="white"/>
        </w:rPr>
      </w:pPr>
      <w:r w:rsidRPr="00D935A0">
        <w:rPr>
          <w:highlight w:val="white"/>
        </w:rPr>
        <w:t xml:space="preserve">      }</w:t>
      </w:r>
    </w:p>
    <w:p w14:paraId="54D3271C" w14:textId="77777777" w:rsidR="00D935A0" w:rsidRPr="00D935A0" w:rsidRDefault="00D935A0" w:rsidP="00D935A0">
      <w:pPr>
        <w:pStyle w:val="Code"/>
        <w:rPr>
          <w:highlight w:val="white"/>
        </w:rPr>
      </w:pPr>
    </w:p>
    <w:p w14:paraId="43905163" w14:textId="77777777" w:rsidR="00D935A0" w:rsidRPr="00D935A0" w:rsidRDefault="00D935A0" w:rsidP="00D935A0">
      <w:pPr>
        <w:pStyle w:val="Code"/>
        <w:rPr>
          <w:highlight w:val="white"/>
        </w:rPr>
      </w:pPr>
      <w:r w:rsidRPr="00D935A0">
        <w:rPr>
          <w:highlight w:val="white"/>
        </w:rPr>
        <w:t xml:space="preserve">      if (Start.Linux) {</w:t>
      </w:r>
    </w:p>
    <w:p w14:paraId="128F123E" w14:textId="77777777" w:rsidR="00D935A0" w:rsidRPr="00D935A0" w:rsidRDefault="00D935A0" w:rsidP="00D935A0">
      <w:pPr>
        <w:pStyle w:val="Code"/>
        <w:rPr>
          <w:highlight w:val="white"/>
        </w:rPr>
      </w:pPr>
      <w:r w:rsidRPr="00D935A0">
        <w:rPr>
          <w:highlight w:val="white"/>
        </w:rPr>
        <w:t xml:space="preserve">        List&lt;string&gt; textList = new List&lt;string&gt;();</w:t>
      </w:r>
    </w:p>
    <w:p w14:paraId="15BB8EBF" w14:textId="77777777" w:rsidR="00D935A0" w:rsidRPr="00D935A0" w:rsidRDefault="00D935A0" w:rsidP="00D935A0">
      <w:pPr>
        <w:pStyle w:val="Code"/>
        <w:rPr>
          <w:highlight w:val="white"/>
        </w:rPr>
      </w:pPr>
      <w:r w:rsidRPr="00D935A0">
        <w:rPr>
          <w:highlight w:val="white"/>
        </w:rPr>
        <w:t xml:space="preserve">        ISet&lt;string&gt; externSet = new HashSet&lt;string&gt;();</w:t>
      </w:r>
    </w:p>
    <w:p w14:paraId="575FEE08" w14:textId="77777777" w:rsidR="00D935A0" w:rsidRPr="00D935A0" w:rsidRDefault="00D935A0" w:rsidP="00D935A0">
      <w:pPr>
        <w:pStyle w:val="Code"/>
        <w:rPr>
          <w:highlight w:val="white"/>
        </w:rPr>
      </w:pPr>
      <w:r w:rsidRPr="00D935A0">
        <w:rPr>
          <w:highlight w:val="white"/>
        </w:rPr>
        <w:t xml:space="preserve">        AssemblyCodeGenerator.TextList(assemblyCodeList, textList, externSet);</w:t>
      </w:r>
    </w:p>
    <w:p w14:paraId="163B8F09" w14:textId="77777777" w:rsidR="00D935A0" w:rsidRPr="00D935A0" w:rsidRDefault="00D935A0" w:rsidP="00D935A0">
      <w:pPr>
        <w:pStyle w:val="Code"/>
        <w:rPr>
          <w:highlight w:val="white"/>
        </w:rPr>
      </w:pPr>
      <w:r w:rsidRPr="00D935A0">
        <w:rPr>
          <w:highlight w:val="white"/>
        </w:rPr>
        <w:t xml:space="preserve">        //GenerateStaticInitializerLinux.TextList</w:t>
      </w:r>
    </w:p>
    <w:p w14:paraId="05EB15DA" w14:textId="77777777" w:rsidR="00D935A0" w:rsidRPr="00D935A0" w:rsidRDefault="00D935A0" w:rsidP="00D935A0">
      <w:pPr>
        <w:pStyle w:val="Code"/>
        <w:rPr>
          <w:highlight w:val="white"/>
        </w:rPr>
      </w:pPr>
      <w:r w:rsidRPr="00D935A0">
        <w:rPr>
          <w:highlight w:val="white"/>
        </w:rPr>
        <w:t xml:space="preserve">        //                         (assemblyCodeList, textList, externSet);</w:t>
      </w:r>
    </w:p>
    <w:p w14:paraId="26B20DE9" w14:textId="77777777" w:rsidR="00D935A0" w:rsidRPr="00D935A0" w:rsidRDefault="00D935A0" w:rsidP="00D935A0">
      <w:pPr>
        <w:pStyle w:val="Code"/>
        <w:rPr>
          <w:highlight w:val="white"/>
        </w:rPr>
      </w:pPr>
      <w:r w:rsidRPr="00D935A0">
        <w:rPr>
          <w:highlight w:val="white"/>
        </w:rPr>
        <w:t xml:space="preserve">        SymbolTable.StaticSet.Add(new StaticSymbolLinux</w:t>
      </w:r>
    </w:p>
    <w:p w14:paraId="090DE5AA" w14:textId="77777777" w:rsidR="00614B16" w:rsidRDefault="00D935A0" w:rsidP="00D935A0">
      <w:pPr>
        <w:pStyle w:val="Code"/>
        <w:rPr>
          <w:highlight w:val="white"/>
        </w:rPr>
      </w:pPr>
      <w:r w:rsidRPr="00D935A0">
        <w:rPr>
          <w:highlight w:val="white"/>
        </w:rPr>
        <w:t xml:space="preserve">       (StaticSymbolLinux.TextOrData.Text,</w:t>
      </w:r>
    </w:p>
    <w:p w14:paraId="17CC6296" w14:textId="5FD46277" w:rsidR="00D935A0" w:rsidRPr="00D935A0" w:rsidRDefault="00614B16" w:rsidP="00D935A0">
      <w:pPr>
        <w:pStyle w:val="Code"/>
        <w:rPr>
          <w:highlight w:val="white"/>
        </w:rPr>
      </w:pPr>
      <w:r>
        <w:rPr>
          <w:highlight w:val="white"/>
        </w:rPr>
        <w:t xml:space="preserve">       </w:t>
      </w:r>
      <w:r w:rsidR="00D935A0" w:rsidRPr="00D935A0">
        <w:rPr>
          <w:highlight w:val="white"/>
        </w:rPr>
        <w:t xml:space="preserve"> AssemblyCodeGenerator.InitializerName, textList, externSet));</w:t>
      </w:r>
    </w:p>
    <w:p w14:paraId="16EEDE26" w14:textId="77777777" w:rsidR="00D935A0" w:rsidRPr="00D935A0" w:rsidRDefault="00D935A0" w:rsidP="00D935A0">
      <w:pPr>
        <w:pStyle w:val="Code"/>
        <w:rPr>
          <w:highlight w:val="white"/>
        </w:rPr>
      </w:pPr>
      <w:r w:rsidRPr="00D935A0">
        <w:rPr>
          <w:highlight w:val="white"/>
        </w:rPr>
        <w:t xml:space="preserve">      }</w:t>
      </w:r>
    </w:p>
    <w:p w14:paraId="64CD207C" w14:textId="77777777" w:rsidR="00D935A0" w:rsidRPr="00D935A0" w:rsidRDefault="00D935A0" w:rsidP="00D935A0">
      <w:pPr>
        <w:pStyle w:val="Code"/>
        <w:rPr>
          <w:highlight w:val="white"/>
        </w:rPr>
      </w:pPr>
      <w:r w:rsidRPr="00D935A0">
        <w:rPr>
          <w:highlight w:val="white"/>
        </w:rPr>
        <w:t xml:space="preserve">    }</w:t>
      </w:r>
    </w:p>
    <w:p w14:paraId="2C64163B" w14:textId="77777777" w:rsidR="00D935A0" w:rsidRPr="00D935A0" w:rsidRDefault="00D935A0" w:rsidP="00D935A0">
      <w:pPr>
        <w:pStyle w:val="Code"/>
        <w:rPr>
          <w:highlight w:val="white"/>
        </w:rPr>
      </w:pPr>
    </w:p>
    <w:p w14:paraId="16B59F77" w14:textId="77777777" w:rsidR="00D935A0" w:rsidRPr="00D935A0" w:rsidRDefault="00D935A0" w:rsidP="00D935A0">
      <w:pPr>
        <w:pStyle w:val="Code"/>
        <w:rPr>
          <w:highlight w:val="white"/>
        </w:rPr>
      </w:pPr>
      <w:r w:rsidRPr="00D935A0">
        <w:rPr>
          <w:highlight w:val="white"/>
        </w:rPr>
        <w:t xml:space="preserve">    public static void ArgumentCodeList() {</w:t>
      </w:r>
    </w:p>
    <w:p w14:paraId="50B35D63" w14:textId="77777777" w:rsidR="00D935A0" w:rsidRPr="00D935A0" w:rsidRDefault="00D935A0" w:rsidP="00D935A0">
      <w:pPr>
        <w:pStyle w:val="Code"/>
        <w:rPr>
          <w:highlight w:val="white"/>
        </w:rPr>
      </w:pPr>
      <w:r w:rsidRPr="00D935A0">
        <w:rPr>
          <w:highlight w:val="white"/>
        </w:rPr>
        <w:t xml:space="preserve">      List&lt;AssemblyCode&gt; assemblyCodeList = new List&lt;AssemblyCode&gt;();</w:t>
      </w:r>
    </w:p>
    <w:p w14:paraId="0C1291E9" w14:textId="77777777" w:rsidR="00D935A0" w:rsidRPr="00D935A0" w:rsidRDefault="00D935A0" w:rsidP="00D935A0">
      <w:pPr>
        <w:pStyle w:val="Code"/>
        <w:rPr>
          <w:highlight w:val="white"/>
        </w:rPr>
      </w:pPr>
    </w:p>
    <w:p w14:paraId="3F743D2F" w14:textId="77777777" w:rsidR="00D935A0" w:rsidRPr="00D935A0" w:rsidRDefault="00D935A0" w:rsidP="00D935A0">
      <w:pPr>
        <w:pStyle w:val="Code"/>
        <w:rPr>
          <w:highlight w:val="white"/>
        </w:rPr>
      </w:pPr>
      <w:r w:rsidRPr="00D935A0">
        <w:rPr>
          <w:highlight w:val="white"/>
        </w:rPr>
        <w:t xml:space="preserve">      if (Start.Windows) {</w:t>
      </w:r>
    </w:p>
    <w:p w14:paraId="3BA1ABC7" w14:textId="77777777" w:rsidR="00B44D9E" w:rsidRDefault="00D935A0" w:rsidP="00D935A0">
      <w:pPr>
        <w:pStyle w:val="Code"/>
        <w:rPr>
          <w:highlight w:val="white"/>
        </w:rPr>
      </w:pPr>
      <w:r w:rsidRPr="00D935A0">
        <w:rPr>
          <w:highlight w:val="white"/>
        </w:rPr>
        <w:t xml:space="preserve">        AddAssemblyCode(assemblyCodeList, AssemblyOperator.mov,</w:t>
      </w:r>
    </w:p>
    <w:p w14:paraId="695C0DFC" w14:textId="51CADE5C" w:rsidR="00D935A0" w:rsidRPr="00D935A0" w:rsidRDefault="00B44D9E" w:rsidP="00D935A0">
      <w:pPr>
        <w:pStyle w:val="Code"/>
        <w:rPr>
          <w:highlight w:val="white"/>
        </w:rPr>
      </w:pPr>
      <w:r>
        <w:rPr>
          <w:highlight w:val="white"/>
        </w:rPr>
        <w:t xml:space="preserve">                       </w:t>
      </w:r>
      <w:r w:rsidR="00D935A0" w:rsidRPr="00D935A0">
        <w:rPr>
          <w:highlight w:val="white"/>
        </w:rPr>
        <w:t xml:space="preserve"> Register.si, Register.bp);</w:t>
      </w:r>
    </w:p>
    <w:p w14:paraId="635D789B" w14:textId="77777777" w:rsidR="00717305" w:rsidRDefault="00D935A0" w:rsidP="00D935A0">
      <w:pPr>
        <w:pStyle w:val="Code"/>
        <w:rPr>
          <w:highlight w:val="white"/>
        </w:rPr>
      </w:pPr>
      <w:r w:rsidRPr="00D935A0">
        <w:rPr>
          <w:highlight w:val="white"/>
        </w:rPr>
        <w:t xml:space="preserve">        AddAssemblyCode(assemblyCodeList, AssemblyOperator.mov_word,</w:t>
      </w:r>
    </w:p>
    <w:p w14:paraId="0B917B8E" w14:textId="2FE26B0D" w:rsidR="00D935A0" w:rsidRPr="00D935A0" w:rsidRDefault="00717305" w:rsidP="00D935A0">
      <w:pPr>
        <w:pStyle w:val="Code"/>
        <w:rPr>
          <w:highlight w:val="white"/>
        </w:rPr>
      </w:pPr>
      <w:r>
        <w:rPr>
          <w:highlight w:val="white"/>
        </w:rPr>
        <w:t xml:space="preserve">                       </w:t>
      </w:r>
      <w:r w:rsidR="00D935A0" w:rsidRPr="00D935A0">
        <w:rPr>
          <w:highlight w:val="white"/>
        </w:rPr>
        <w:t xml:space="preserve"> Register.bp, 0, AssemblyCodeGenerator.PathName);</w:t>
      </w:r>
    </w:p>
    <w:p w14:paraId="36B81A32" w14:textId="77777777" w:rsidR="00717305" w:rsidRDefault="00D935A0" w:rsidP="00D935A0">
      <w:pPr>
        <w:pStyle w:val="Code"/>
        <w:rPr>
          <w:highlight w:val="white"/>
        </w:rPr>
      </w:pPr>
      <w:r w:rsidRPr="00D935A0">
        <w:rPr>
          <w:highlight w:val="white"/>
        </w:rPr>
        <w:t xml:space="preserve">        AddAssemblyCode(assemblyCodeList, AssemblyOperator.add,</w:t>
      </w:r>
    </w:p>
    <w:p w14:paraId="673DA57D" w14:textId="49075AAA" w:rsidR="00D935A0" w:rsidRPr="00D935A0" w:rsidRDefault="00717305" w:rsidP="00D935A0">
      <w:pPr>
        <w:pStyle w:val="Code"/>
        <w:rPr>
          <w:highlight w:val="white"/>
        </w:rPr>
      </w:pPr>
      <w:r>
        <w:rPr>
          <w:highlight w:val="white"/>
        </w:rPr>
        <w:t xml:space="preserve">                       </w:t>
      </w:r>
      <w:r w:rsidR="00D935A0" w:rsidRPr="00D935A0">
        <w:rPr>
          <w:highlight w:val="white"/>
        </w:rPr>
        <w:t xml:space="preserve"> Register.bp, (BigInteger) 2);</w:t>
      </w:r>
    </w:p>
    <w:p w14:paraId="14C4574C" w14:textId="77777777" w:rsidR="00717305" w:rsidRDefault="00D935A0" w:rsidP="00D935A0">
      <w:pPr>
        <w:pStyle w:val="Code"/>
        <w:rPr>
          <w:highlight w:val="white"/>
        </w:rPr>
      </w:pPr>
      <w:r w:rsidRPr="00D935A0">
        <w:rPr>
          <w:highlight w:val="white"/>
        </w:rPr>
        <w:lastRenderedPageBreak/>
        <w:t xml:space="preserve">        AddAssemblyCode(assemblyCodeList, AssemblyOperator.mov,</w:t>
      </w:r>
    </w:p>
    <w:p w14:paraId="4302A160" w14:textId="10BE960C" w:rsidR="00D935A0" w:rsidRPr="00D935A0" w:rsidRDefault="00717305" w:rsidP="00D935A0">
      <w:pPr>
        <w:pStyle w:val="Code"/>
        <w:rPr>
          <w:highlight w:val="white"/>
        </w:rPr>
      </w:pPr>
      <w:r>
        <w:rPr>
          <w:highlight w:val="white"/>
        </w:rPr>
        <w:t xml:space="preserve">                       </w:t>
      </w:r>
      <w:r w:rsidR="00D935A0" w:rsidRPr="00D935A0">
        <w:rPr>
          <w:highlight w:val="white"/>
        </w:rPr>
        <w:t xml:space="preserve"> Register.ax, BigInteger</w:t>
      </w:r>
      <w:r>
        <w:rPr>
          <w:highlight w:val="white"/>
        </w:rPr>
        <w:t>.One</w:t>
      </w:r>
      <w:r w:rsidR="00D935A0" w:rsidRPr="00D935A0">
        <w:rPr>
          <w:highlight w:val="white"/>
        </w:rPr>
        <w:t>);</w:t>
      </w:r>
    </w:p>
    <w:p w14:paraId="5AF4A92E" w14:textId="77777777" w:rsidR="00717305" w:rsidRDefault="00D935A0" w:rsidP="00D935A0">
      <w:pPr>
        <w:pStyle w:val="Code"/>
        <w:rPr>
          <w:highlight w:val="white"/>
        </w:rPr>
      </w:pPr>
      <w:r w:rsidRPr="00D935A0">
        <w:rPr>
          <w:highlight w:val="white"/>
        </w:rPr>
        <w:t xml:space="preserve">        AddAssemblyCode(assemblyCodeList, AssemblyOperator.mov,</w:t>
      </w:r>
    </w:p>
    <w:p w14:paraId="56F5A81B" w14:textId="4B8BC53C" w:rsidR="00D935A0" w:rsidRPr="00D935A0" w:rsidRDefault="00717305" w:rsidP="00D935A0">
      <w:pPr>
        <w:pStyle w:val="Code"/>
        <w:rPr>
          <w:highlight w:val="white"/>
        </w:rPr>
      </w:pPr>
      <w:r>
        <w:rPr>
          <w:highlight w:val="white"/>
        </w:rPr>
        <w:t xml:space="preserve">                       </w:t>
      </w:r>
      <w:r w:rsidR="00D935A0" w:rsidRPr="00D935A0">
        <w:rPr>
          <w:highlight w:val="white"/>
        </w:rPr>
        <w:t xml:space="preserve"> Register.bx, </w:t>
      </w:r>
      <w:r w:rsidR="008B0F59">
        <w:rPr>
          <w:highlight w:val="white"/>
        </w:rPr>
        <w:t>(BigInteger) 129</w:t>
      </w:r>
      <w:r w:rsidR="00D935A0" w:rsidRPr="00D935A0">
        <w:rPr>
          <w:highlight w:val="white"/>
        </w:rPr>
        <w:t>);</w:t>
      </w:r>
    </w:p>
    <w:p w14:paraId="293EF18C" w14:textId="77777777" w:rsidR="00D935A0" w:rsidRPr="00D935A0" w:rsidRDefault="00D935A0" w:rsidP="00D935A0">
      <w:pPr>
        <w:pStyle w:val="Code"/>
        <w:rPr>
          <w:highlight w:val="white"/>
        </w:rPr>
      </w:pPr>
    </w:p>
    <w:p w14:paraId="695FE364" w14:textId="77777777" w:rsidR="00717305" w:rsidRDefault="00D935A0" w:rsidP="00D935A0">
      <w:pPr>
        <w:pStyle w:val="Code"/>
        <w:rPr>
          <w:highlight w:val="white"/>
        </w:rPr>
      </w:pPr>
      <w:r w:rsidRPr="00D935A0">
        <w:rPr>
          <w:highlight w:val="white"/>
        </w:rPr>
        <w:t xml:space="preserve">        AddAssemblyCode(assemblyCodeList, AssemblyOperator.cmp_byte,</w:t>
      </w:r>
    </w:p>
    <w:p w14:paraId="6EC54440" w14:textId="0C6F950C" w:rsidR="00D935A0" w:rsidRPr="00D935A0" w:rsidRDefault="00717305" w:rsidP="00D935A0">
      <w:pPr>
        <w:pStyle w:val="Code"/>
        <w:rPr>
          <w:highlight w:val="white"/>
        </w:rPr>
      </w:pPr>
      <w:r>
        <w:rPr>
          <w:highlight w:val="white"/>
        </w:rPr>
        <w:t xml:space="preserve">                       </w:t>
      </w:r>
      <w:r w:rsidR="00D935A0" w:rsidRPr="00D935A0">
        <w:rPr>
          <w:highlight w:val="white"/>
        </w:rPr>
        <w:t xml:space="preserve"> Register.bx, 0, (BigInteger) 32);</w:t>
      </w:r>
    </w:p>
    <w:p w14:paraId="1D73B846" w14:textId="77777777" w:rsidR="00717305" w:rsidRDefault="00D935A0" w:rsidP="00D935A0">
      <w:pPr>
        <w:pStyle w:val="Code"/>
        <w:rPr>
          <w:highlight w:val="white"/>
        </w:rPr>
      </w:pPr>
      <w:r w:rsidRPr="00D935A0">
        <w:rPr>
          <w:highlight w:val="white"/>
        </w:rPr>
        <w:t xml:space="preserve">        AddAssemblyCode(assemblyCodeList, AssemblyOperator.je,</w:t>
      </w:r>
    </w:p>
    <w:p w14:paraId="20D83487" w14:textId="37F2438D" w:rsidR="00D935A0" w:rsidRPr="00D935A0" w:rsidRDefault="00717305" w:rsidP="00D935A0">
      <w:pPr>
        <w:pStyle w:val="Code"/>
        <w:rPr>
          <w:highlight w:val="white"/>
        </w:rPr>
      </w:pPr>
      <w:r>
        <w:rPr>
          <w:highlight w:val="white"/>
        </w:rPr>
        <w:t xml:space="preserve">                       </w:t>
      </w:r>
      <w:r w:rsidR="00D935A0" w:rsidRPr="00D935A0">
        <w:rPr>
          <w:highlight w:val="white"/>
        </w:rPr>
        <w:t xml:space="preserve"> null, assemblyCodeList.Count + 5);</w:t>
      </w:r>
    </w:p>
    <w:p w14:paraId="46150FF8" w14:textId="77777777" w:rsidR="00717305" w:rsidRDefault="00D935A0" w:rsidP="00D935A0">
      <w:pPr>
        <w:pStyle w:val="Code"/>
        <w:rPr>
          <w:highlight w:val="white"/>
        </w:rPr>
      </w:pPr>
      <w:r w:rsidRPr="00D935A0">
        <w:rPr>
          <w:highlight w:val="white"/>
        </w:rPr>
        <w:t xml:space="preserve">        AddAssemblyCode(assemblyCodeList, AssemblyOperator.cmp_byte,</w:t>
      </w:r>
    </w:p>
    <w:p w14:paraId="2163DA77" w14:textId="18F31613" w:rsidR="00D935A0" w:rsidRPr="00D935A0" w:rsidRDefault="00717305" w:rsidP="00D935A0">
      <w:pPr>
        <w:pStyle w:val="Code"/>
        <w:rPr>
          <w:highlight w:val="white"/>
        </w:rPr>
      </w:pPr>
      <w:r>
        <w:rPr>
          <w:highlight w:val="white"/>
        </w:rPr>
        <w:t xml:space="preserve">                       </w:t>
      </w:r>
      <w:r w:rsidR="00D935A0" w:rsidRPr="00D935A0">
        <w:rPr>
          <w:highlight w:val="white"/>
        </w:rPr>
        <w:t xml:space="preserve"> Register.bx, 0, </w:t>
      </w:r>
      <w:r w:rsidR="008B0F59">
        <w:rPr>
          <w:highlight w:val="white"/>
        </w:rPr>
        <w:t>(BigInteger) 13</w:t>
      </w:r>
      <w:r w:rsidR="00D935A0" w:rsidRPr="00D935A0">
        <w:rPr>
          <w:highlight w:val="white"/>
        </w:rPr>
        <w:t>);</w:t>
      </w:r>
    </w:p>
    <w:p w14:paraId="01A53BFA" w14:textId="77777777" w:rsidR="00717305" w:rsidRDefault="00D935A0" w:rsidP="00D935A0">
      <w:pPr>
        <w:pStyle w:val="Code"/>
        <w:rPr>
          <w:highlight w:val="white"/>
        </w:rPr>
      </w:pPr>
      <w:r w:rsidRPr="00D935A0">
        <w:rPr>
          <w:highlight w:val="white"/>
        </w:rPr>
        <w:t xml:space="preserve">        AddAssemblyCode(assemblyCodeList, AssemblyOperator.je,</w:t>
      </w:r>
    </w:p>
    <w:p w14:paraId="0EC0BC48" w14:textId="7E5C3B81" w:rsidR="00D935A0" w:rsidRPr="00D935A0" w:rsidRDefault="00717305" w:rsidP="00D935A0">
      <w:pPr>
        <w:pStyle w:val="Code"/>
        <w:rPr>
          <w:highlight w:val="white"/>
        </w:rPr>
      </w:pPr>
      <w:r>
        <w:rPr>
          <w:highlight w:val="white"/>
        </w:rPr>
        <w:t xml:space="preserve">                       </w:t>
      </w:r>
      <w:r w:rsidR="00D935A0" w:rsidRPr="00D935A0">
        <w:rPr>
          <w:highlight w:val="white"/>
        </w:rPr>
        <w:t xml:space="preserve"> null, assemblyCodeList.Count + 13);</w:t>
      </w:r>
    </w:p>
    <w:p w14:paraId="1303E0B7" w14:textId="77777777" w:rsidR="00D935A0" w:rsidRPr="00D935A0" w:rsidRDefault="00D935A0" w:rsidP="00D935A0">
      <w:pPr>
        <w:pStyle w:val="Code"/>
        <w:rPr>
          <w:highlight w:val="white"/>
        </w:rPr>
      </w:pPr>
      <w:r w:rsidRPr="00D935A0">
        <w:rPr>
          <w:highlight w:val="white"/>
        </w:rPr>
        <w:t xml:space="preserve">        AddAssemblyCode(assemblyCodeList, AssemblyOperator.inc, Register.bx);</w:t>
      </w:r>
    </w:p>
    <w:p w14:paraId="13156C91" w14:textId="77777777" w:rsidR="00717305" w:rsidRDefault="00D935A0" w:rsidP="00D935A0">
      <w:pPr>
        <w:pStyle w:val="Code"/>
        <w:rPr>
          <w:highlight w:val="white"/>
        </w:rPr>
      </w:pPr>
      <w:r w:rsidRPr="00D935A0">
        <w:rPr>
          <w:highlight w:val="white"/>
        </w:rPr>
        <w:t xml:space="preserve">        AddAssemblyCode(assemblyCodeList, AssemblyOperator.jmp,</w:t>
      </w:r>
    </w:p>
    <w:p w14:paraId="16D075B2" w14:textId="4C340F50" w:rsidR="00D935A0" w:rsidRPr="00D935A0" w:rsidRDefault="00717305" w:rsidP="00D935A0">
      <w:pPr>
        <w:pStyle w:val="Code"/>
        <w:rPr>
          <w:highlight w:val="white"/>
        </w:rPr>
      </w:pPr>
      <w:r>
        <w:rPr>
          <w:highlight w:val="white"/>
        </w:rPr>
        <w:t xml:space="preserve">                       </w:t>
      </w:r>
      <w:r w:rsidR="00D935A0" w:rsidRPr="00D935A0">
        <w:rPr>
          <w:highlight w:val="white"/>
        </w:rPr>
        <w:t xml:space="preserve"> null, assemblyCodeList.Count - 5);</w:t>
      </w:r>
    </w:p>
    <w:p w14:paraId="563FDD64" w14:textId="77777777" w:rsidR="00D935A0" w:rsidRPr="00D935A0" w:rsidRDefault="00D935A0" w:rsidP="00D935A0">
      <w:pPr>
        <w:pStyle w:val="Code"/>
        <w:rPr>
          <w:highlight w:val="white"/>
        </w:rPr>
      </w:pPr>
    </w:p>
    <w:p w14:paraId="42998D83" w14:textId="77777777" w:rsidR="007E7541" w:rsidRDefault="00D935A0" w:rsidP="00D935A0">
      <w:pPr>
        <w:pStyle w:val="Code"/>
        <w:rPr>
          <w:highlight w:val="white"/>
        </w:rPr>
      </w:pPr>
      <w:r w:rsidRPr="00D935A0">
        <w:rPr>
          <w:highlight w:val="white"/>
        </w:rPr>
        <w:t xml:space="preserve">        AddAssemblyCode(assemblyCodeList, AssemblyOperator.cmp,</w:t>
      </w:r>
    </w:p>
    <w:p w14:paraId="6B1D3A37" w14:textId="02796235" w:rsidR="00D935A0" w:rsidRPr="00D935A0" w:rsidRDefault="007E7541" w:rsidP="00D935A0">
      <w:pPr>
        <w:pStyle w:val="Code"/>
        <w:rPr>
          <w:highlight w:val="white"/>
        </w:rPr>
      </w:pPr>
      <w:r>
        <w:rPr>
          <w:highlight w:val="white"/>
        </w:rPr>
        <w:t xml:space="preserve">                       </w:t>
      </w:r>
      <w:r w:rsidR="00D935A0" w:rsidRPr="00D935A0">
        <w:rPr>
          <w:highlight w:val="white"/>
        </w:rPr>
        <w:t xml:space="preserve"> Register.ax, </w:t>
      </w:r>
      <w:r>
        <w:rPr>
          <w:highlight w:val="white"/>
        </w:rPr>
        <w:t>BigInteger.One</w:t>
      </w:r>
      <w:r w:rsidR="00D935A0" w:rsidRPr="00D935A0">
        <w:rPr>
          <w:highlight w:val="white"/>
        </w:rPr>
        <w:t>);</w:t>
      </w:r>
    </w:p>
    <w:p w14:paraId="56D839F8" w14:textId="77777777" w:rsidR="008B0F59" w:rsidRDefault="00D935A0" w:rsidP="00D935A0">
      <w:pPr>
        <w:pStyle w:val="Code"/>
        <w:rPr>
          <w:highlight w:val="white"/>
        </w:rPr>
      </w:pPr>
      <w:r w:rsidRPr="00D935A0">
        <w:rPr>
          <w:highlight w:val="white"/>
        </w:rPr>
        <w:t xml:space="preserve">        AddAssemblyCode(assemblyCodeList, AssemblyOperator.je,</w:t>
      </w:r>
    </w:p>
    <w:p w14:paraId="5B4F379B" w14:textId="38C9BE89" w:rsidR="00D935A0" w:rsidRPr="00D935A0" w:rsidRDefault="008B0F59" w:rsidP="00D935A0">
      <w:pPr>
        <w:pStyle w:val="Code"/>
        <w:rPr>
          <w:highlight w:val="white"/>
        </w:rPr>
      </w:pPr>
      <w:r>
        <w:rPr>
          <w:highlight w:val="white"/>
        </w:rPr>
        <w:t xml:space="preserve">                       </w:t>
      </w:r>
      <w:r w:rsidR="00D935A0" w:rsidRPr="00D935A0">
        <w:rPr>
          <w:highlight w:val="white"/>
        </w:rPr>
        <w:t xml:space="preserve"> null, assemblyCodeList.Count + 2);</w:t>
      </w:r>
    </w:p>
    <w:p w14:paraId="357050AC" w14:textId="77777777" w:rsidR="008B0F59" w:rsidRDefault="00D935A0" w:rsidP="00D935A0">
      <w:pPr>
        <w:pStyle w:val="Code"/>
        <w:rPr>
          <w:highlight w:val="white"/>
        </w:rPr>
      </w:pPr>
      <w:r w:rsidRPr="00D935A0">
        <w:rPr>
          <w:highlight w:val="white"/>
        </w:rPr>
        <w:t xml:space="preserve">        AddAssemblyCode(assemblyCodeList, AssemblyOperator.mov_byte,</w:t>
      </w:r>
    </w:p>
    <w:p w14:paraId="0915173E" w14:textId="4A0DE4ED" w:rsidR="00D935A0" w:rsidRPr="00D935A0" w:rsidRDefault="008B0F59" w:rsidP="00D935A0">
      <w:pPr>
        <w:pStyle w:val="Code"/>
        <w:rPr>
          <w:highlight w:val="white"/>
        </w:rPr>
      </w:pPr>
      <w:r>
        <w:rPr>
          <w:highlight w:val="white"/>
        </w:rPr>
        <w:t xml:space="preserve">                       </w:t>
      </w:r>
      <w:r w:rsidR="00D935A0" w:rsidRPr="00D935A0">
        <w:rPr>
          <w:highlight w:val="white"/>
        </w:rPr>
        <w:t xml:space="preserve"> Register.bx, 0, BigInteger.Zero);</w:t>
      </w:r>
    </w:p>
    <w:p w14:paraId="09296883" w14:textId="77777777" w:rsidR="00D935A0" w:rsidRPr="00D935A0" w:rsidRDefault="00D935A0" w:rsidP="00D935A0">
      <w:pPr>
        <w:pStyle w:val="Code"/>
        <w:rPr>
          <w:highlight w:val="white"/>
        </w:rPr>
      </w:pPr>
    </w:p>
    <w:p w14:paraId="149B2BE8" w14:textId="77777777" w:rsidR="00D935A0" w:rsidRPr="00D935A0" w:rsidRDefault="00D935A0" w:rsidP="00D935A0">
      <w:pPr>
        <w:pStyle w:val="Code"/>
        <w:rPr>
          <w:highlight w:val="white"/>
        </w:rPr>
      </w:pPr>
      <w:r w:rsidRPr="00D935A0">
        <w:rPr>
          <w:highlight w:val="white"/>
        </w:rPr>
        <w:t xml:space="preserve">        AddAssemblyCode(assemblyCodeList, AssemblyOperator.inc, Register.bx);</w:t>
      </w:r>
    </w:p>
    <w:p w14:paraId="3E57F5AF" w14:textId="77777777" w:rsidR="007232A3" w:rsidRDefault="00D935A0" w:rsidP="00D935A0">
      <w:pPr>
        <w:pStyle w:val="Code"/>
        <w:rPr>
          <w:highlight w:val="white"/>
        </w:rPr>
      </w:pPr>
      <w:r w:rsidRPr="00D935A0">
        <w:rPr>
          <w:highlight w:val="white"/>
        </w:rPr>
        <w:t xml:space="preserve">        AddAssemblyCode(assemblyCodeList, AssemblyOperator.cmp_byte,</w:t>
      </w:r>
    </w:p>
    <w:p w14:paraId="1FF00D3E" w14:textId="2BE03F16" w:rsidR="00D935A0" w:rsidRPr="00D935A0" w:rsidRDefault="007232A3" w:rsidP="00D935A0">
      <w:pPr>
        <w:pStyle w:val="Code"/>
        <w:rPr>
          <w:highlight w:val="white"/>
        </w:rPr>
      </w:pPr>
      <w:r>
        <w:rPr>
          <w:highlight w:val="white"/>
        </w:rPr>
        <w:t xml:space="preserve">                       </w:t>
      </w:r>
      <w:r w:rsidR="00D935A0" w:rsidRPr="00D935A0">
        <w:rPr>
          <w:highlight w:val="white"/>
        </w:rPr>
        <w:t xml:space="preserve"> Register.bx, 0, (BigInteger) 32);</w:t>
      </w:r>
    </w:p>
    <w:p w14:paraId="54932DCA" w14:textId="77777777" w:rsidR="007232A3" w:rsidRDefault="00D935A0" w:rsidP="00D935A0">
      <w:pPr>
        <w:pStyle w:val="Code"/>
        <w:rPr>
          <w:highlight w:val="white"/>
        </w:rPr>
      </w:pPr>
      <w:r w:rsidRPr="00D935A0">
        <w:rPr>
          <w:highlight w:val="white"/>
        </w:rPr>
        <w:t xml:space="preserve">        AddAssemblyCode(assemblyCodeList, AssemblyOperator.je,</w:t>
      </w:r>
    </w:p>
    <w:p w14:paraId="5738D292" w14:textId="340A4AB7" w:rsidR="00D935A0" w:rsidRPr="00D935A0" w:rsidRDefault="007232A3" w:rsidP="00D935A0">
      <w:pPr>
        <w:pStyle w:val="Code"/>
        <w:rPr>
          <w:highlight w:val="white"/>
        </w:rPr>
      </w:pPr>
      <w:r>
        <w:rPr>
          <w:highlight w:val="white"/>
        </w:rPr>
        <w:t xml:space="preserve">                       </w:t>
      </w:r>
      <w:r w:rsidR="00D935A0" w:rsidRPr="00D935A0">
        <w:rPr>
          <w:highlight w:val="white"/>
        </w:rPr>
        <w:t xml:space="preserve"> null, assemblyCodeList.Count - 2);</w:t>
      </w:r>
    </w:p>
    <w:p w14:paraId="39F31D15" w14:textId="77777777" w:rsidR="00D935A0" w:rsidRPr="00D935A0" w:rsidRDefault="00D935A0" w:rsidP="00D935A0">
      <w:pPr>
        <w:pStyle w:val="Code"/>
        <w:rPr>
          <w:highlight w:val="white"/>
        </w:rPr>
      </w:pPr>
      <w:r w:rsidRPr="00D935A0">
        <w:rPr>
          <w:highlight w:val="white"/>
        </w:rPr>
        <w:t xml:space="preserve">    </w:t>
      </w:r>
    </w:p>
    <w:p w14:paraId="1CEBCDF0" w14:textId="77777777" w:rsidR="007232A3" w:rsidRDefault="00D935A0" w:rsidP="00D935A0">
      <w:pPr>
        <w:pStyle w:val="Code"/>
        <w:rPr>
          <w:highlight w:val="white"/>
        </w:rPr>
      </w:pPr>
      <w:r w:rsidRPr="00D935A0">
        <w:rPr>
          <w:highlight w:val="white"/>
        </w:rPr>
        <w:t xml:space="preserve">        AddAssemblyCode(assemblyCodeList, AssemblyOperator.mov,</w:t>
      </w:r>
    </w:p>
    <w:p w14:paraId="3EAF73A3" w14:textId="7517454B" w:rsidR="00D935A0" w:rsidRPr="00D935A0" w:rsidRDefault="007232A3" w:rsidP="00D935A0">
      <w:pPr>
        <w:pStyle w:val="Code"/>
        <w:rPr>
          <w:highlight w:val="white"/>
        </w:rPr>
      </w:pPr>
      <w:r>
        <w:rPr>
          <w:highlight w:val="white"/>
        </w:rPr>
        <w:t xml:space="preserve">                       </w:t>
      </w:r>
      <w:r w:rsidR="00D935A0" w:rsidRPr="00D935A0">
        <w:rPr>
          <w:highlight w:val="white"/>
        </w:rPr>
        <w:t xml:space="preserve"> Register.bp, 0, Register.bx);</w:t>
      </w:r>
    </w:p>
    <w:p w14:paraId="24306387" w14:textId="77777777" w:rsidR="007232A3" w:rsidRDefault="00D935A0" w:rsidP="00D935A0">
      <w:pPr>
        <w:pStyle w:val="Code"/>
        <w:rPr>
          <w:highlight w:val="white"/>
        </w:rPr>
      </w:pPr>
      <w:r w:rsidRPr="00D935A0">
        <w:rPr>
          <w:highlight w:val="white"/>
        </w:rPr>
        <w:t xml:space="preserve">        AddAssemblyCode(assemblyCodeList, AssemblyOperator.add,</w:t>
      </w:r>
    </w:p>
    <w:p w14:paraId="6BF41937" w14:textId="561299C6" w:rsidR="00D935A0" w:rsidRPr="00D935A0" w:rsidRDefault="007232A3" w:rsidP="00D935A0">
      <w:pPr>
        <w:pStyle w:val="Code"/>
        <w:rPr>
          <w:highlight w:val="white"/>
        </w:rPr>
      </w:pPr>
      <w:r>
        <w:rPr>
          <w:highlight w:val="white"/>
        </w:rPr>
        <w:t xml:space="preserve">                       </w:t>
      </w:r>
      <w:r w:rsidR="00D935A0" w:rsidRPr="00D935A0">
        <w:rPr>
          <w:highlight w:val="white"/>
        </w:rPr>
        <w:t xml:space="preserve"> Register.bp, (BigInteger) 2);</w:t>
      </w:r>
    </w:p>
    <w:p w14:paraId="0E784D7E" w14:textId="77777777" w:rsidR="00D935A0" w:rsidRPr="00D935A0" w:rsidRDefault="00D935A0" w:rsidP="00D935A0">
      <w:pPr>
        <w:pStyle w:val="Code"/>
        <w:rPr>
          <w:highlight w:val="white"/>
        </w:rPr>
      </w:pPr>
      <w:r w:rsidRPr="00D935A0">
        <w:rPr>
          <w:highlight w:val="white"/>
        </w:rPr>
        <w:t xml:space="preserve">        AddAssemblyCode(assemblyCodeList, AssemblyOperator.inc, Register.ax);</w:t>
      </w:r>
    </w:p>
    <w:p w14:paraId="42902AB8" w14:textId="77777777" w:rsidR="007232A3" w:rsidRDefault="00D935A0" w:rsidP="00D935A0">
      <w:pPr>
        <w:pStyle w:val="Code"/>
        <w:rPr>
          <w:highlight w:val="white"/>
        </w:rPr>
      </w:pPr>
      <w:r w:rsidRPr="00D935A0">
        <w:rPr>
          <w:highlight w:val="white"/>
        </w:rPr>
        <w:t xml:space="preserve">        AddAssemblyCode(assemblyCodeList, AssemblyOperator.jmp,</w:t>
      </w:r>
    </w:p>
    <w:p w14:paraId="38418DA7" w14:textId="7762EE89" w:rsidR="00D935A0" w:rsidRPr="00D935A0" w:rsidRDefault="007232A3" w:rsidP="00D935A0">
      <w:pPr>
        <w:pStyle w:val="Code"/>
        <w:rPr>
          <w:highlight w:val="white"/>
        </w:rPr>
      </w:pPr>
      <w:r>
        <w:rPr>
          <w:highlight w:val="white"/>
        </w:rPr>
        <w:t xml:space="preserve">                       </w:t>
      </w:r>
      <w:r w:rsidR="00D935A0" w:rsidRPr="00D935A0">
        <w:rPr>
          <w:highlight w:val="white"/>
        </w:rPr>
        <w:t xml:space="preserve"> null, assemblyCodeList.Count - 15);</w:t>
      </w:r>
    </w:p>
    <w:p w14:paraId="45E3FFF5" w14:textId="77777777" w:rsidR="00D935A0" w:rsidRPr="00D935A0" w:rsidRDefault="00D935A0" w:rsidP="00D935A0">
      <w:pPr>
        <w:pStyle w:val="Code"/>
        <w:rPr>
          <w:highlight w:val="white"/>
        </w:rPr>
      </w:pPr>
    </w:p>
    <w:p w14:paraId="492355B6" w14:textId="77777777" w:rsidR="007232A3" w:rsidRDefault="00D935A0" w:rsidP="00D935A0">
      <w:pPr>
        <w:pStyle w:val="Code"/>
        <w:rPr>
          <w:highlight w:val="white"/>
        </w:rPr>
      </w:pPr>
      <w:r w:rsidRPr="00D935A0">
        <w:rPr>
          <w:highlight w:val="white"/>
        </w:rPr>
        <w:t xml:space="preserve">        AddAssemblyCode(assemblyCodeList, AssemblyOperator.mov_byte,</w:t>
      </w:r>
    </w:p>
    <w:p w14:paraId="56DF2DFF" w14:textId="3D25A044" w:rsidR="00D935A0" w:rsidRPr="00D935A0" w:rsidRDefault="007232A3" w:rsidP="00D935A0">
      <w:pPr>
        <w:pStyle w:val="Code"/>
        <w:rPr>
          <w:highlight w:val="white"/>
        </w:rPr>
      </w:pPr>
      <w:r>
        <w:rPr>
          <w:highlight w:val="white"/>
        </w:rPr>
        <w:t xml:space="preserve">                       </w:t>
      </w:r>
      <w:r w:rsidR="00D935A0" w:rsidRPr="00D935A0">
        <w:rPr>
          <w:highlight w:val="white"/>
        </w:rPr>
        <w:t xml:space="preserve"> Register.bx, 0, BigInteger.Zero);</w:t>
      </w:r>
    </w:p>
    <w:p w14:paraId="09C62FBB" w14:textId="77777777" w:rsidR="007232A3" w:rsidRDefault="00D935A0" w:rsidP="00D935A0">
      <w:pPr>
        <w:pStyle w:val="Code"/>
        <w:rPr>
          <w:highlight w:val="white"/>
        </w:rPr>
      </w:pPr>
      <w:r w:rsidRPr="00D935A0">
        <w:rPr>
          <w:highlight w:val="white"/>
        </w:rPr>
        <w:t xml:space="preserve">        AddAssemblyCode(assemblyCodeList, AssemblyOperator.mov_word,</w:t>
      </w:r>
    </w:p>
    <w:p w14:paraId="4AF4813A" w14:textId="2871C015" w:rsidR="00D935A0" w:rsidRPr="00D935A0" w:rsidRDefault="007232A3" w:rsidP="00D935A0">
      <w:pPr>
        <w:pStyle w:val="Code"/>
        <w:rPr>
          <w:highlight w:val="white"/>
        </w:rPr>
      </w:pPr>
      <w:r>
        <w:rPr>
          <w:highlight w:val="white"/>
        </w:rPr>
        <w:t xml:space="preserve">                       </w:t>
      </w:r>
      <w:r w:rsidR="00D935A0" w:rsidRPr="00D935A0">
        <w:rPr>
          <w:highlight w:val="white"/>
        </w:rPr>
        <w:t xml:space="preserve"> Register.bp, 0, BigInteger.Zero);</w:t>
      </w:r>
    </w:p>
    <w:p w14:paraId="4BC6F10B" w14:textId="77777777" w:rsidR="007232A3" w:rsidRDefault="00D935A0" w:rsidP="00D935A0">
      <w:pPr>
        <w:pStyle w:val="Code"/>
        <w:rPr>
          <w:highlight w:val="white"/>
        </w:rPr>
      </w:pPr>
      <w:r w:rsidRPr="00D935A0">
        <w:rPr>
          <w:highlight w:val="white"/>
        </w:rPr>
        <w:t xml:space="preserve">        AddAssemblyCode(assemblyCodeList, AssemblyOperator.add,</w:t>
      </w:r>
    </w:p>
    <w:p w14:paraId="210E7600" w14:textId="67B2467D" w:rsidR="00D935A0" w:rsidRPr="00D935A0" w:rsidRDefault="007232A3" w:rsidP="00D935A0">
      <w:pPr>
        <w:pStyle w:val="Code"/>
        <w:rPr>
          <w:highlight w:val="white"/>
        </w:rPr>
      </w:pPr>
      <w:r>
        <w:rPr>
          <w:highlight w:val="white"/>
        </w:rPr>
        <w:t xml:space="preserve">                       </w:t>
      </w:r>
      <w:r w:rsidR="00D935A0" w:rsidRPr="00D935A0">
        <w:rPr>
          <w:highlight w:val="white"/>
        </w:rPr>
        <w:t xml:space="preserve"> Register.bp, (BigInteger) 2);</w:t>
      </w:r>
    </w:p>
    <w:p w14:paraId="6A3A4A10" w14:textId="77777777" w:rsidR="007232A3" w:rsidRDefault="00D935A0" w:rsidP="00D935A0">
      <w:pPr>
        <w:pStyle w:val="Code"/>
        <w:rPr>
          <w:highlight w:val="white"/>
        </w:rPr>
      </w:pPr>
      <w:r w:rsidRPr="00D935A0">
        <w:rPr>
          <w:highlight w:val="white"/>
        </w:rPr>
        <w:t xml:space="preserve">        AddAssemblyCode(assemblyCodeList, AssemblyOperator.mov,</w:t>
      </w:r>
    </w:p>
    <w:p w14:paraId="42D18F01" w14:textId="2B1EBEB2" w:rsidR="00D935A0" w:rsidRPr="00D935A0" w:rsidRDefault="007232A3" w:rsidP="00D935A0">
      <w:pPr>
        <w:pStyle w:val="Code"/>
        <w:rPr>
          <w:highlight w:val="white"/>
        </w:rPr>
      </w:pPr>
      <w:r>
        <w:rPr>
          <w:highlight w:val="white"/>
        </w:rPr>
        <w:t xml:space="preserve">                       </w:t>
      </w:r>
      <w:r w:rsidR="00D935A0" w:rsidRPr="00D935A0">
        <w:rPr>
          <w:highlight w:val="white"/>
        </w:rPr>
        <w:t xml:space="preserve"> Register.bp, 6, Register.ax);</w:t>
      </w:r>
    </w:p>
    <w:p w14:paraId="21E38F6A" w14:textId="77777777" w:rsidR="007232A3" w:rsidRDefault="00D935A0" w:rsidP="00D935A0">
      <w:pPr>
        <w:pStyle w:val="Code"/>
        <w:rPr>
          <w:highlight w:val="white"/>
        </w:rPr>
      </w:pPr>
      <w:r w:rsidRPr="00D935A0">
        <w:rPr>
          <w:highlight w:val="white"/>
        </w:rPr>
        <w:t xml:space="preserve">        AddAssemblyCode(assemblyCodeList, AssemblyOperator.mov,</w:t>
      </w:r>
    </w:p>
    <w:p w14:paraId="7C67EB42" w14:textId="51385F54" w:rsidR="00D935A0" w:rsidRPr="00D935A0" w:rsidRDefault="007232A3" w:rsidP="00D935A0">
      <w:pPr>
        <w:pStyle w:val="Code"/>
        <w:rPr>
          <w:highlight w:val="white"/>
        </w:rPr>
      </w:pPr>
      <w:r>
        <w:rPr>
          <w:highlight w:val="white"/>
        </w:rPr>
        <w:t xml:space="preserve">                       </w:t>
      </w:r>
      <w:r w:rsidR="00D935A0" w:rsidRPr="00D935A0">
        <w:rPr>
          <w:highlight w:val="white"/>
        </w:rPr>
        <w:t xml:space="preserve"> Register.bp, 8, Register.si);</w:t>
      </w:r>
    </w:p>
    <w:p w14:paraId="39B93146" w14:textId="77777777" w:rsidR="00D935A0" w:rsidRPr="00D935A0" w:rsidRDefault="00D935A0" w:rsidP="00D935A0">
      <w:pPr>
        <w:pStyle w:val="Code"/>
        <w:rPr>
          <w:highlight w:val="white"/>
        </w:rPr>
      </w:pPr>
    </w:p>
    <w:p w14:paraId="10A40C4B" w14:textId="77777777" w:rsidR="00D935A0" w:rsidRPr="00D935A0" w:rsidRDefault="00D935A0" w:rsidP="00D935A0">
      <w:pPr>
        <w:pStyle w:val="Code"/>
        <w:rPr>
          <w:highlight w:val="white"/>
        </w:rPr>
      </w:pPr>
      <w:r w:rsidRPr="00D935A0">
        <w:rPr>
          <w:highlight w:val="white"/>
        </w:rPr>
        <w:t xml:space="preserve">        List&lt;byte&gt; byteList = new List&lt;byte&gt;();</w:t>
      </w:r>
    </w:p>
    <w:p w14:paraId="00786620" w14:textId="77777777" w:rsidR="00D935A0" w:rsidRPr="00D935A0" w:rsidRDefault="00D935A0" w:rsidP="00D935A0">
      <w:pPr>
        <w:pStyle w:val="Code"/>
        <w:rPr>
          <w:highlight w:val="white"/>
        </w:rPr>
      </w:pPr>
      <w:r w:rsidRPr="00D935A0">
        <w:rPr>
          <w:highlight w:val="white"/>
        </w:rPr>
        <w:t xml:space="preserve">        IDictionary&lt;int, string&gt; accessMap = new Dictionary&lt;int, string&gt;();</w:t>
      </w:r>
    </w:p>
    <w:p w14:paraId="25F29B0A" w14:textId="77777777" w:rsidR="00D935A0" w:rsidRPr="00D935A0" w:rsidRDefault="00D935A0" w:rsidP="00D935A0">
      <w:pPr>
        <w:pStyle w:val="Code"/>
        <w:rPr>
          <w:highlight w:val="white"/>
        </w:rPr>
      </w:pPr>
      <w:r w:rsidRPr="00D935A0">
        <w:rPr>
          <w:highlight w:val="white"/>
        </w:rPr>
        <w:t xml:space="preserve">        IDictionary&lt;int, string&gt; callMap = new Dictionary&lt;int, string&gt;();</w:t>
      </w:r>
    </w:p>
    <w:p w14:paraId="67329810" w14:textId="77777777" w:rsidR="00D935A0" w:rsidRPr="00D935A0" w:rsidRDefault="00D935A0" w:rsidP="00D935A0">
      <w:pPr>
        <w:pStyle w:val="Code"/>
        <w:rPr>
          <w:highlight w:val="white"/>
        </w:rPr>
      </w:pPr>
      <w:r w:rsidRPr="00D935A0">
        <w:rPr>
          <w:highlight w:val="white"/>
        </w:rPr>
        <w:t xml:space="preserve">        ISet&lt;int&gt; returnSet = new HashSet&lt;int&gt;();</w:t>
      </w:r>
    </w:p>
    <w:p w14:paraId="7FF8C93C" w14:textId="77777777" w:rsidR="007232A3" w:rsidRDefault="00D935A0" w:rsidP="00D935A0">
      <w:pPr>
        <w:pStyle w:val="Code"/>
        <w:rPr>
          <w:highlight w:val="white"/>
        </w:rPr>
      </w:pPr>
      <w:r w:rsidRPr="00D935A0">
        <w:rPr>
          <w:highlight w:val="white"/>
        </w:rPr>
        <w:t xml:space="preserve">        AssemblyCodeGenerator.</w:t>
      </w:r>
    </w:p>
    <w:p w14:paraId="456B12E4" w14:textId="77777777" w:rsidR="007232A3" w:rsidRDefault="007232A3" w:rsidP="00D935A0">
      <w:pPr>
        <w:pStyle w:val="Code"/>
        <w:rPr>
          <w:highlight w:val="white"/>
        </w:rPr>
      </w:pPr>
      <w:r>
        <w:rPr>
          <w:highlight w:val="white"/>
        </w:rPr>
        <w:t xml:space="preserve">          </w:t>
      </w:r>
      <w:r w:rsidR="00D935A0" w:rsidRPr="00D935A0">
        <w:rPr>
          <w:highlight w:val="white"/>
        </w:rPr>
        <w:t>GenerateTargetWindows(assemblyCodeList, byteList,</w:t>
      </w:r>
    </w:p>
    <w:p w14:paraId="1B008375" w14:textId="5DE893F6" w:rsidR="00D935A0" w:rsidRPr="00D935A0" w:rsidRDefault="007232A3" w:rsidP="00D935A0">
      <w:pPr>
        <w:pStyle w:val="Code"/>
        <w:rPr>
          <w:highlight w:val="white"/>
        </w:rPr>
      </w:pPr>
      <w:r>
        <w:rPr>
          <w:highlight w:val="white"/>
        </w:rPr>
        <w:t xml:space="preserve">                               </w:t>
      </w:r>
      <w:r w:rsidR="00D935A0" w:rsidRPr="00D935A0">
        <w:rPr>
          <w:highlight w:val="white"/>
        </w:rPr>
        <w:t xml:space="preserve"> accessMap, callMap, returnSet);</w:t>
      </w:r>
    </w:p>
    <w:p w14:paraId="7167AE9B" w14:textId="77777777" w:rsidR="005A6D59" w:rsidRDefault="00D935A0" w:rsidP="00D935A0">
      <w:pPr>
        <w:pStyle w:val="Code"/>
        <w:rPr>
          <w:highlight w:val="white"/>
        </w:rPr>
      </w:pPr>
      <w:r w:rsidRPr="00D935A0">
        <w:rPr>
          <w:highlight w:val="white"/>
        </w:rPr>
        <w:t xml:space="preserve">        StaticSymbol staticSymbol =</w:t>
      </w:r>
    </w:p>
    <w:p w14:paraId="1C70C06A" w14:textId="77777777" w:rsidR="005A6D59" w:rsidRDefault="005A6D59" w:rsidP="00D935A0">
      <w:pPr>
        <w:pStyle w:val="Code"/>
        <w:rPr>
          <w:highlight w:val="white"/>
        </w:rPr>
      </w:pPr>
      <w:r>
        <w:rPr>
          <w:highlight w:val="white"/>
        </w:rPr>
        <w:lastRenderedPageBreak/>
        <w:t xml:space="preserve">         </w:t>
      </w:r>
      <w:r w:rsidR="00D935A0" w:rsidRPr="00D935A0">
        <w:rPr>
          <w:highlight w:val="white"/>
        </w:rPr>
        <w:t xml:space="preserve"> new StaticSymbolWindows(AssemblyCodeGenerator.ArgsName, byteList,</w:t>
      </w:r>
    </w:p>
    <w:p w14:paraId="7DBFCF01" w14:textId="52DC7F26" w:rsidR="00D935A0" w:rsidRPr="00D935A0" w:rsidRDefault="005A6D59" w:rsidP="00D935A0">
      <w:pPr>
        <w:pStyle w:val="Code"/>
        <w:rPr>
          <w:highlight w:val="white"/>
        </w:rPr>
      </w:pPr>
      <w:r>
        <w:rPr>
          <w:highlight w:val="white"/>
        </w:rPr>
        <w:t xml:space="preserve">                                 </w:t>
      </w:r>
      <w:r w:rsidR="00D935A0" w:rsidRPr="00D935A0">
        <w:rPr>
          <w:highlight w:val="white"/>
        </w:rPr>
        <w:t xml:space="preserve"> accessMap, callMap, returnSet);</w:t>
      </w:r>
    </w:p>
    <w:p w14:paraId="42755FB6" w14:textId="77777777" w:rsidR="00D935A0" w:rsidRPr="00D935A0" w:rsidRDefault="00D935A0" w:rsidP="00D935A0">
      <w:pPr>
        <w:pStyle w:val="Code"/>
        <w:rPr>
          <w:highlight w:val="white"/>
        </w:rPr>
      </w:pPr>
      <w:r w:rsidRPr="00D935A0">
        <w:rPr>
          <w:highlight w:val="white"/>
        </w:rPr>
        <w:t xml:space="preserve">        SymbolTable.StaticSet.Add(staticSymbol);</w:t>
      </w:r>
    </w:p>
    <w:p w14:paraId="2BE596D2" w14:textId="77777777" w:rsidR="00D935A0" w:rsidRPr="00D935A0" w:rsidRDefault="00D935A0" w:rsidP="00D935A0">
      <w:pPr>
        <w:pStyle w:val="Code"/>
        <w:rPr>
          <w:highlight w:val="white"/>
        </w:rPr>
      </w:pPr>
      <w:r w:rsidRPr="00D935A0">
        <w:rPr>
          <w:highlight w:val="white"/>
        </w:rPr>
        <w:t xml:space="preserve">      }</w:t>
      </w:r>
    </w:p>
    <w:p w14:paraId="21D7B7A1" w14:textId="77777777" w:rsidR="00D935A0" w:rsidRPr="00D935A0" w:rsidRDefault="00D935A0" w:rsidP="00D935A0">
      <w:pPr>
        <w:pStyle w:val="Code"/>
        <w:rPr>
          <w:highlight w:val="white"/>
        </w:rPr>
      </w:pPr>
    </w:p>
    <w:p w14:paraId="6BAC5DF3" w14:textId="77777777" w:rsidR="00D935A0" w:rsidRPr="00D935A0" w:rsidRDefault="00D935A0" w:rsidP="00D935A0">
      <w:pPr>
        <w:pStyle w:val="Code"/>
        <w:rPr>
          <w:highlight w:val="white"/>
        </w:rPr>
      </w:pPr>
      <w:r w:rsidRPr="00D935A0">
        <w:rPr>
          <w:highlight w:val="white"/>
        </w:rPr>
        <w:t xml:space="preserve">      if (Start.Linux) {</w:t>
      </w:r>
    </w:p>
    <w:p w14:paraId="3016ABD0" w14:textId="77777777" w:rsidR="00EF0D34" w:rsidRDefault="00D935A0" w:rsidP="00D935A0">
      <w:pPr>
        <w:pStyle w:val="Code"/>
        <w:rPr>
          <w:highlight w:val="white"/>
        </w:rPr>
      </w:pPr>
      <w:r w:rsidRPr="00D935A0">
        <w:rPr>
          <w:highlight w:val="white"/>
        </w:rPr>
        <w:t xml:space="preserve">        AddAssemblyCode(assemblyCodeList, AssemblyOperator.comment,</w:t>
      </w:r>
    </w:p>
    <w:p w14:paraId="4E9D1189" w14:textId="0A98F709" w:rsidR="00D935A0" w:rsidRPr="00D935A0" w:rsidRDefault="00EF0D34" w:rsidP="00D935A0">
      <w:pPr>
        <w:pStyle w:val="Code"/>
        <w:rPr>
          <w:highlight w:val="white"/>
        </w:rPr>
      </w:pPr>
      <w:r>
        <w:rPr>
          <w:highlight w:val="white"/>
        </w:rPr>
        <w:t xml:space="preserve">                       </w:t>
      </w:r>
      <w:r w:rsidR="00D935A0" w:rsidRPr="00D935A0">
        <w:rPr>
          <w:highlight w:val="white"/>
        </w:rPr>
        <w:t xml:space="preserve"> "Initializerialize Command Line Arguments");</w:t>
      </w:r>
    </w:p>
    <w:p w14:paraId="7AB6A216" w14:textId="77777777" w:rsidR="00D935A0" w:rsidRPr="00D935A0" w:rsidRDefault="00D935A0" w:rsidP="00D935A0">
      <w:pPr>
        <w:pStyle w:val="Code"/>
        <w:rPr>
          <w:highlight w:val="white"/>
        </w:rPr>
      </w:pPr>
      <w:r w:rsidRPr="00D935A0">
        <w:rPr>
          <w:highlight w:val="white"/>
        </w:rPr>
        <w:t xml:space="preserve">        AddAssemblyCode(assemblyCodeList, AssemblyOperator.pop, Register.rbx);</w:t>
      </w:r>
    </w:p>
    <w:p w14:paraId="0E4A1E85" w14:textId="77777777" w:rsidR="00EF0D34" w:rsidRDefault="00D935A0" w:rsidP="00D935A0">
      <w:pPr>
        <w:pStyle w:val="Code"/>
        <w:rPr>
          <w:highlight w:val="white"/>
        </w:rPr>
      </w:pPr>
      <w:r w:rsidRPr="00D935A0">
        <w:rPr>
          <w:highlight w:val="white"/>
        </w:rPr>
        <w:t xml:space="preserve">        AddAssemblyCode(assemblyCodeList, AssemblyOperator.mov,</w:t>
      </w:r>
    </w:p>
    <w:p w14:paraId="4B7526B8" w14:textId="449FBA3B" w:rsidR="00D935A0" w:rsidRPr="00D935A0" w:rsidRDefault="00EF0D34" w:rsidP="00D935A0">
      <w:pPr>
        <w:pStyle w:val="Code"/>
        <w:rPr>
          <w:highlight w:val="white"/>
        </w:rPr>
      </w:pPr>
      <w:r>
        <w:rPr>
          <w:highlight w:val="white"/>
        </w:rPr>
        <w:t xml:space="preserve">                       </w:t>
      </w:r>
      <w:r w:rsidR="00D935A0" w:rsidRPr="00D935A0">
        <w:rPr>
          <w:highlight w:val="white"/>
        </w:rPr>
        <w:t xml:space="preserve"> Register.rax, Register.rbx);</w:t>
      </w:r>
    </w:p>
    <w:p w14:paraId="3B2546B1" w14:textId="77777777" w:rsidR="00EF0D34" w:rsidRDefault="00D935A0" w:rsidP="00D935A0">
      <w:pPr>
        <w:pStyle w:val="Code"/>
        <w:rPr>
          <w:highlight w:val="white"/>
        </w:rPr>
      </w:pPr>
      <w:r w:rsidRPr="00D935A0">
        <w:rPr>
          <w:highlight w:val="white"/>
        </w:rPr>
        <w:t xml:space="preserve">        AddAssemblyCode(assemblyCodeList, AssemblyOperator.mov,</w:t>
      </w:r>
    </w:p>
    <w:p w14:paraId="685B3D14" w14:textId="35CDD51D" w:rsidR="00D935A0" w:rsidRPr="00D935A0" w:rsidRDefault="00EF0D34" w:rsidP="00D935A0">
      <w:pPr>
        <w:pStyle w:val="Code"/>
        <w:rPr>
          <w:highlight w:val="white"/>
        </w:rPr>
      </w:pPr>
      <w:r>
        <w:rPr>
          <w:highlight w:val="white"/>
        </w:rPr>
        <w:t xml:space="preserve">                       </w:t>
      </w:r>
      <w:r w:rsidR="00D935A0" w:rsidRPr="00D935A0">
        <w:rPr>
          <w:highlight w:val="white"/>
        </w:rPr>
        <w:t xml:space="preserve"> Register.rdx, Register.rbp);</w:t>
      </w:r>
    </w:p>
    <w:p w14:paraId="0F43191C" w14:textId="77777777" w:rsidR="00D935A0" w:rsidRPr="00D935A0" w:rsidRDefault="00D935A0" w:rsidP="00D935A0">
      <w:pPr>
        <w:pStyle w:val="Code"/>
        <w:rPr>
          <w:highlight w:val="white"/>
        </w:rPr>
      </w:pPr>
    </w:p>
    <w:p w14:paraId="1C9B2773" w14:textId="77777777" w:rsidR="00EF0D34" w:rsidRDefault="00D935A0" w:rsidP="00D935A0">
      <w:pPr>
        <w:pStyle w:val="Code"/>
        <w:rPr>
          <w:highlight w:val="white"/>
        </w:rPr>
      </w:pPr>
      <w:r w:rsidRPr="00D935A0">
        <w:rPr>
          <w:highlight w:val="white"/>
        </w:rPr>
        <w:t xml:space="preserve">        AddAssemblyCode(assemblyCodeList, AssemblyOperator.label,</w:t>
      </w:r>
    </w:p>
    <w:p w14:paraId="1C270FC8" w14:textId="15A748A1" w:rsidR="00D935A0" w:rsidRPr="00D935A0" w:rsidRDefault="00EF0D34" w:rsidP="00D935A0">
      <w:pPr>
        <w:pStyle w:val="Code"/>
        <w:rPr>
          <w:highlight w:val="white"/>
        </w:rPr>
      </w:pPr>
      <w:r>
        <w:rPr>
          <w:highlight w:val="white"/>
        </w:rPr>
        <w:t xml:space="preserve">                       </w:t>
      </w:r>
      <w:r w:rsidR="00D935A0" w:rsidRPr="00D935A0">
        <w:rPr>
          <w:highlight w:val="white"/>
        </w:rPr>
        <w:t xml:space="preserve"> "$args$loop");</w:t>
      </w:r>
    </w:p>
    <w:p w14:paraId="28FF11E9" w14:textId="77777777" w:rsidR="00EF0D34" w:rsidRDefault="00D935A0" w:rsidP="00D935A0">
      <w:pPr>
        <w:pStyle w:val="Code"/>
        <w:rPr>
          <w:highlight w:val="white"/>
        </w:rPr>
      </w:pPr>
      <w:r w:rsidRPr="00D935A0">
        <w:rPr>
          <w:highlight w:val="white"/>
        </w:rPr>
        <w:t xml:space="preserve">        AddAssemblyCode(assemblyCodeList, AssemblyOperator.cmp,</w:t>
      </w:r>
    </w:p>
    <w:p w14:paraId="21951F82" w14:textId="47D32640" w:rsidR="00D935A0" w:rsidRPr="00D935A0" w:rsidRDefault="00EF0D34" w:rsidP="00D935A0">
      <w:pPr>
        <w:pStyle w:val="Code"/>
        <w:rPr>
          <w:highlight w:val="white"/>
        </w:rPr>
      </w:pPr>
      <w:r>
        <w:rPr>
          <w:highlight w:val="white"/>
        </w:rPr>
        <w:t xml:space="preserve">                       </w:t>
      </w:r>
      <w:r w:rsidR="00D935A0" w:rsidRPr="00D935A0">
        <w:rPr>
          <w:highlight w:val="white"/>
        </w:rPr>
        <w:t xml:space="preserve"> Register.rbx, </w:t>
      </w:r>
      <w:r>
        <w:rPr>
          <w:highlight w:val="white"/>
        </w:rPr>
        <w:t>BigInteger.Zero</w:t>
      </w:r>
      <w:r w:rsidR="00D935A0" w:rsidRPr="00D935A0">
        <w:rPr>
          <w:highlight w:val="white"/>
        </w:rPr>
        <w:t>);</w:t>
      </w:r>
    </w:p>
    <w:p w14:paraId="1F87025E" w14:textId="77777777" w:rsidR="00562521" w:rsidRDefault="00D935A0" w:rsidP="00D935A0">
      <w:pPr>
        <w:pStyle w:val="Code"/>
        <w:rPr>
          <w:highlight w:val="white"/>
        </w:rPr>
      </w:pPr>
      <w:r w:rsidRPr="00D935A0">
        <w:rPr>
          <w:highlight w:val="white"/>
        </w:rPr>
        <w:t xml:space="preserve">        AddAssemblyCode(assemblyCodeList, AssemblyOperator.je,</w:t>
      </w:r>
    </w:p>
    <w:p w14:paraId="70E68C60" w14:textId="2F9290D8" w:rsidR="00D935A0" w:rsidRPr="00D935A0" w:rsidRDefault="00562521" w:rsidP="00D935A0">
      <w:pPr>
        <w:pStyle w:val="Code"/>
        <w:rPr>
          <w:highlight w:val="white"/>
        </w:rPr>
      </w:pPr>
      <w:r>
        <w:rPr>
          <w:highlight w:val="white"/>
        </w:rPr>
        <w:t xml:space="preserve">                       </w:t>
      </w:r>
      <w:r w:rsidR="00D935A0" w:rsidRPr="00D935A0">
        <w:rPr>
          <w:highlight w:val="white"/>
        </w:rPr>
        <w:t xml:space="preserve"> null, null, "$args$exit");</w:t>
      </w:r>
    </w:p>
    <w:p w14:paraId="57A42A05" w14:textId="77777777" w:rsidR="00D935A0" w:rsidRPr="00D935A0" w:rsidRDefault="00D935A0" w:rsidP="00D935A0">
      <w:pPr>
        <w:pStyle w:val="Code"/>
        <w:rPr>
          <w:highlight w:val="white"/>
        </w:rPr>
      </w:pPr>
    </w:p>
    <w:p w14:paraId="4FECF86D" w14:textId="77777777" w:rsidR="00D935A0" w:rsidRPr="00D935A0" w:rsidRDefault="00D935A0" w:rsidP="00D935A0">
      <w:pPr>
        <w:pStyle w:val="Code"/>
        <w:rPr>
          <w:highlight w:val="white"/>
        </w:rPr>
      </w:pPr>
      <w:r w:rsidRPr="00D935A0">
        <w:rPr>
          <w:highlight w:val="white"/>
        </w:rPr>
        <w:t xml:space="preserve">        AddAssemblyCode(assemblyCodeList, AssemblyOperator.pop, Register.rsi);</w:t>
      </w:r>
    </w:p>
    <w:p w14:paraId="2CE056E7" w14:textId="77777777" w:rsidR="00562521" w:rsidRDefault="00D935A0" w:rsidP="00D935A0">
      <w:pPr>
        <w:pStyle w:val="Code"/>
        <w:rPr>
          <w:highlight w:val="white"/>
        </w:rPr>
      </w:pPr>
      <w:r w:rsidRPr="00D935A0">
        <w:rPr>
          <w:highlight w:val="white"/>
        </w:rPr>
        <w:t xml:space="preserve">        AddAssemblyCode(assemblyCodeList, AssemblyOperator.mov,</w:t>
      </w:r>
    </w:p>
    <w:p w14:paraId="51035C0B" w14:textId="36008599" w:rsidR="00D935A0" w:rsidRPr="00D935A0" w:rsidRDefault="00562521" w:rsidP="00D935A0">
      <w:pPr>
        <w:pStyle w:val="Code"/>
        <w:rPr>
          <w:highlight w:val="white"/>
        </w:rPr>
      </w:pPr>
      <w:r>
        <w:rPr>
          <w:highlight w:val="white"/>
        </w:rPr>
        <w:t xml:space="preserve">                       </w:t>
      </w:r>
      <w:r w:rsidR="00D935A0" w:rsidRPr="00D935A0">
        <w:rPr>
          <w:highlight w:val="white"/>
        </w:rPr>
        <w:t xml:space="preserve"> Register.rbp, 0, Register.rsi);</w:t>
      </w:r>
    </w:p>
    <w:p w14:paraId="2CF955F3" w14:textId="77777777" w:rsidR="000848D9" w:rsidRDefault="00D935A0" w:rsidP="00D935A0">
      <w:pPr>
        <w:pStyle w:val="Code"/>
        <w:rPr>
          <w:highlight w:val="white"/>
        </w:rPr>
      </w:pPr>
      <w:r w:rsidRPr="00D935A0">
        <w:rPr>
          <w:highlight w:val="white"/>
        </w:rPr>
        <w:t xml:space="preserve">        AddAssemblyCode(assemblyCodeList, AssemblyOperator.add, Register.rbp,</w:t>
      </w:r>
    </w:p>
    <w:p w14:paraId="08EEE1CC" w14:textId="4AB6DA41" w:rsidR="00D935A0" w:rsidRPr="00D935A0" w:rsidRDefault="000848D9" w:rsidP="00D935A0">
      <w:pPr>
        <w:pStyle w:val="Code"/>
        <w:rPr>
          <w:highlight w:val="white"/>
        </w:rPr>
      </w:pPr>
      <w:r>
        <w:rPr>
          <w:highlight w:val="white"/>
        </w:rPr>
        <w:t xml:space="preserve">                       </w:t>
      </w:r>
      <w:r w:rsidR="00D935A0" w:rsidRPr="00D935A0">
        <w:rPr>
          <w:highlight w:val="white"/>
        </w:rPr>
        <w:t xml:space="preserve"> (BigInteger) TypeSize.PointerSize);</w:t>
      </w:r>
    </w:p>
    <w:p w14:paraId="4F5913BE" w14:textId="77777777" w:rsidR="00D935A0" w:rsidRPr="00D935A0" w:rsidRDefault="00D935A0" w:rsidP="00D935A0">
      <w:pPr>
        <w:pStyle w:val="Code"/>
        <w:rPr>
          <w:highlight w:val="white"/>
        </w:rPr>
      </w:pPr>
      <w:r w:rsidRPr="00D935A0">
        <w:rPr>
          <w:highlight w:val="white"/>
        </w:rPr>
        <w:t xml:space="preserve">        AddAssemblyCode(assemblyCodeList, AssemblyOperator.dec, Register.rbx);</w:t>
      </w:r>
    </w:p>
    <w:p w14:paraId="1DAA3D03" w14:textId="77777777" w:rsidR="000848D9" w:rsidRDefault="00D935A0" w:rsidP="00D935A0">
      <w:pPr>
        <w:pStyle w:val="Code"/>
        <w:rPr>
          <w:highlight w:val="white"/>
        </w:rPr>
      </w:pPr>
      <w:r w:rsidRPr="00D935A0">
        <w:rPr>
          <w:highlight w:val="white"/>
        </w:rPr>
        <w:t xml:space="preserve">        AddAssemblyCode(assemblyCodeList, AssemblyOperator.jmp,</w:t>
      </w:r>
    </w:p>
    <w:p w14:paraId="2757488D" w14:textId="728A1747" w:rsidR="00D935A0" w:rsidRPr="00D935A0" w:rsidRDefault="000848D9" w:rsidP="00D935A0">
      <w:pPr>
        <w:pStyle w:val="Code"/>
        <w:rPr>
          <w:highlight w:val="white"/>
        </w:rPr>
      </w:pPr>
      <w:r>
        <w:rPr>
          <w:highlight w:val="white"/>
        </w:rPr>
        <w:t xml:space="preserve">                       </w:t>
      </w:r>
      <w:r w:rsidR="00D935A0" w:rsidRPr="00D935A0">
        <w:rPr>
          <w:highlight w:val="white"/>
        </w:rPr>
        <w:t xml:space="preserve"> null, null, "$args$loop");</w:t>
      </w:r>
    </w:p>
    <w:p w14:paraId="5A870B9C" w14:textId="77777777" w:rsidR="00D935A0" w:rsidRPr="00D935A0" w:rsidRDefault="00D935A0" w:rsidP="00D935A0">
      <w:pPr>
        <w:pStyle w:val="Code"/>
        <w:rPr>
          <w:highlight w:val="white"/>
        </w:rPr>
      </w:pPr>
    </w:p>
    <w:p w14:paraId="000EC6A1" w14:textId="77777777" w:rsidR="000848D9" w:rsidRDefault="00D935A0" w:rsidP="00D935A0">
      <w:pPr>
        <w:pStyle w:val="Code"/>
        <w:rPr>
          <w:highlight w:val="white"/>
        </w:rPr>
      </w:pPr>
      <w:r w:rsidRPr="00D935A0">
        <w:rPr>
          <w:highlight w:val="white"/>
        </w:rPr>
        <w:t xml:space="preserve">        AddAssemblyCode(assemblyCodeList, AssemblyOperator.label,</w:t>
      </w:r>
    </w:p>
    <w:p w14:paraId="09D536F8" w14:textId="3ED887CB" w:rsidR="00D935A0" w:rsidRPr="00D935A0" w:rsidRDefault="000848D9" w:rsidP="00D935A0">
      <w:pPr>
        <w:pStyle w:val="Code"/>
        <w:rPr>
          <w:highlight w:val="white"/>
        </w:rPr>
      </w:pPr>
      <w:r>
        <w:rPr>
          <w:highlight w:val="white"/>
        </w:rPr>
        <w:t xml:space="preserve">                       </w:t>
      </w:r>
      <w:r w:rsidR="00D935A0" w:rsidRPr="00D935A0">
        <w:rPr>
          <w:highlight w:val="white"/>
        </w:rPr>
        <w:t xml:space="preserve"> "$args$exit");</w:t>
      </w:r>
    </w:p>
    <w:p w14:paraId="4FA7401E" w14:textId="77777777" w:rsidR="000848D9" w:rsidRDefault="00D935A0" w:rsidP="00D935A0">
      <w:pPr>
        <w:pStyle w:val="Code"/>
        <w:rPr>
          <w:highlight w:val="white"/>
        </w:rPr>
      </w:pPr>
      <w:r w:rsidRPr="00D935A0">
        <w:rPr>
          <w:highlight w:val="white"/>
        </w:rPr>
        <w:t xml:space="preserve">        AddAssemblyCode(assemblyCodeList, AssemblyOperator.mov_qword,</w:t>
      </w:r>
    </w:p>
    <w:p w14:paraId="53AA6CA8" w14:textId="262332B0" w:rsidR="00D935A0" w:rsidRPr="00D935A0" w:rsidRDefault="000848D9" w:rsidP="00D935A0">
      <w:pPr>
        <w:pStyle w:val="Code"/>
        <w:rPr>
          <w:highlight w:val="white"/>
        </w:rPr>
      </w:pPr>
      <w:r>
        <w:rPr>
          <w:highlight w:val="white"/>
        </w:rPr>
        <w:t xml:space="preserve">                       </w:t>
      </w:r>
      <w:r w:rsidR="00D935A0" w:rsidRPr="00D935A0">
        <w:rPr>
          <w:highlight w:val="white"/>
        </w:rPr>
        <w:t xml:space="preserve"> Register.rbp, 0, </w:t>
      </w:r>
      <w:r w:rsidR="00EF0D34">
        <w:rPr>
          <w:highlight w:val="white"/>
        </w:rPr>
        <w:t>BigInteger.Zero</w:t>
      </w:r>
      <w:r w:rsidR="00D935A0" w:rsidRPr="00D935A0">
        <w:rPr>
          <w:highlight w:val="white"/>
        </w:rPr>
        <w:t>);</w:t>
      </w:r>
    </w:p>
    <w:p w14:paraId="1C8CFEC9" w14:textId="77777777" w:rsidR="000848D9" w:rsidRDefault="00D935A0" w:rsidP="00D935A0">
      <w:pPr>
        <w:pStyle w:val="Code"/>
        <w:rPr>
          <w:highlight w:val="white"/>
        </w:rPr>
      </w:pPr>
      <w:r w:rsidRPr="00D935A0">
        <w:rPr>
          <w:highlight w:val="white"/>
        </w:rPr>
        <w:t xml:space="preserve">        AddAssemblyCode(assemblyCodeList, AssemblyOperator.add, Register.rbp,</w:t>
      </w:r>
    </w:p>
    <w:p w14:paraId="4C175B72" w14:textId="55D92A95" w:rsidR="00D935A0" w:rsidRPr="00D935A0" w:rsidRDefault="000848D9" w:rsidP="00D935A0">
      <w:pPr>
        <w:pStyle w:val="Code"/>
        <w:rPr>
          <w:highlight w:val="white"/>
        </w:rPr>
      </w:pPr>
      <w:r>
        <w:rPr>
          <w:highlight w:val="white"/>
        </w:rPr>
        <w:t xml:space="preserve">                       </w:t>
      </w:r>
      <w:r w:rsidR="00D935A0" w:rsidRPr="00D935A0">
        <w:rPr>
          <w:highlight w:val="white"/>
        </w:rPr>
        <w:t xml:space="preserve"> (BigInteger) TypeSize.PointerSize);</w:t>
      </w:r>
    </w:p>
    <w:p w14:paraId="41BB084D" w14:textId="77777777" w:rsidR="000848D9" w:rsidRDefault="00D935A0" w:rsidP="00D935A0">
      <w:pPr>
        <w:pStyle w:val="Code"/>
        <w:rPr>
          <w:highlight w:val="white"/>
        </w:rPr>
      </w:pPr>
      <w:r w:rsidRPr="00D935A0">
        <w:rPr>
          <w:highlight w:val="white"/>
        </w:rPr>
        <w:t xml:space="preserve">        AddAssemblyCode(assemblyCodeList, AssemblyOperator.mov, Register.rbp,</w:t>
      </w:r>
    </w:p>
    <w:p w14:paraId="371C0C44" w14:textId="6268F720" w:rsidR="00D935A0" w:rsidRPr="00D935A0" w:rsidRDefault="000848D9" w:rsidP="00D935A0">
      <w:pPr>
        <w:pStyle w:val="Code"/>
        <w:rPr>
          <w:highlight w:val="white"/>
        </w:rPr>
      </w:pPr>
      <w:r>
        <w:rPr>
          <w:highlight w:val="white"/>
        </w:rPr>
        <w:t xml:space="preserve">                       </w:t>
      </w:r>
      <w:r w:rsidR="00D935A0" w:rsidRPr="00D935A0">
        <w:rPr>
          <w:highlight w:val="white"/>
        </w:rPr>
        <w:t xml:space="preserve"> SymbolTable.FunctionHeaderSize, Register.eax);</w:t>
      </w:r>
    </w:p>
    <w:p w14:paraId="15AE89C4" w14:textId="77777777" w:rsidR="002743A8" w:rsidRDefault="00D935A0" w:rsidP="00D935A0">
      <w:pPr>
        <w:pStyle w:val="Code"/>
        <w:rPr>
          <w:highlight w:val="white"/>
        </w:rPr>
      </w:pPr>
      <w:r w:rsidRPr="00D935A0">
        <w:rPr>
          <w:highlight w:val="white"/>
        </w:rPr>
        <w:t xml:space="preserve">        AddAssemblyCode(assemblyCodeList, AssemblyOperator.mov, Register.rbp,</w:t>
      </w:r>
    </w:p>
    <w:p w14:paraId="46F0A1D9" w14:textId="77777777" w:rsidR="002743A8" w:rsidRDefault="002743A8" w:rsidP="00D935A0">
      <w:pPr>
        <w:pStyle w:val="Code"/>
        <w:rPr>
          <w:highlight w:val="white"/>
        </w:rPr>
      </w:pPr>
      <w:r>
        <w:rPr>
          <w:highlight w:val="white"/>
        </w:rPr>
        <w:t xml:space="preserve">                       </w:t>
      </w:r>
      <w:r w:rsidR="00D935A0" w:rsidRPr="00D935A0">
        <w:rPr>
          <w:highlight w:val="white"/>
        </w:rPr>
        <w:t xml:space="preserve"> SymbolTable.FunctionHeaderSize +</w:t>
      </w:r>
    </w:p>
    <w:p w14:paraId="4A0F5D1A" w14:textId="0E79F6C1" w:rsidR="00D935A0" w:rsidRPr="00D935A0" w:rsidRDefault="002743A8" w:rsidP="00D935A0">
      <w:pPr>
        <w:pStyle w:val="Code"/>
        <w:rPr>
          <w:highlight w:val="white"/>
        </w:rPr>
      </w:pPr>
      <w:r>
        <w:rPr>
          <w:highlight w:val="white"/>
        </w:rPr>
        <w:t xml:space="preserve">                       </w:t>
      </w:r>
      <w:r w:rsidR="00D935A0" w:rsidRPr="00D935A0">
        <w:rPr>
          <w:highlight w:val="white"/>
        </w:rPr>
        <w:t xml:space="preserve"> TypeSize.SignedIntegerSize, Register.rdx);</w:t>
      </w:r>
    </w:p>
    <w:p w14:paraId="4A738476" w14:textId="77777777" w:rsidR="00D935A0" w:rsidRPr="00D935A0" w:rsidRDefault="00D935A0" w:rsidP="00D935A0">
      <w:pPr>
        <w:pStyle w:val="Code"/>
        <w:rPr>
          <w:highlight w:val="white"/>
        </w:rPr>
      </w:pPr>
    </w:p>
    <w:p w14:paraId="4CAD90C9" w14:textId="77777777" w:rsidR="00D935A0" w:rsidRPr="00D935A0" w:rsidRDefault="00D935A0" w:rsidP="00D935A0">
      <w:pPr>
        <w:pStyle w:val="Code"/>
        <w:rPr>
          <w:highlight w:val="white"/>
        </w:rPr>
      </w:pPr>
      <w:r w:rsidRPr="00D935A0">
        <w:rPr>
          <w:highlight w:val="white"/>
        </w:rPr>
        <w:t xml:space="preserve">        List&lt;string&gt; textList = new List&lt;string&gt;();</w:t>
      </w:r>
    </w:p>
    <w:p w14:paraId="39985AC4" w14:textId="77777777" w:rsidR="00D935A0" w:rsidRPr="00D935A0" w:rsidRDefault="00D935A0" w:rsidP="00D935A0">
      <w:pPr>
        <w:pStyle w:val="Code"/>
        <w:rPr>
          <w:highlight w:val="white"/>
        </w:rPr>
      </w:pPr>
      <w:r w:rsidRPr="00D935A0">
        <w:rPr>
          <w:highlight w:val="white"/>
        </w:rPr>
        <w:t xml:space="preserve">        ISet&lt;string&gt; externSet = new HashSet&lt;string&gt;();</w:t>
      </w:r>
    </w:p>
    <w:p w14:paraId="24DEF2B0" w14:textId="77777777" w:rsidR="00D935A0" w:rsidRPr="00D935A0" w:rsidRDefault="00D935A0" w:rsidP="00D935A0">
      <w:pPr>
        <w:pStyle w:val="Code"/>
        <w:rPr>
          <w:highlight w:val="white"/>
        </w:rPr>
      </w:pPr>
      <w:r w:rsidRPr="00D935A0">
        <w:rPr>
          <w:highlight w:val="white"/>
        </w:rPr>
        <w:t xml:space="preserve">        AssemblyCodeGenerator.TextList(assemblyCodeList, textList, externSet);</w:t>
      </w:r>
    </w:p>
    <w:p w14:paraId="18DD7FCC" w14:textId="77777777" w:rsidR="002743A8" w:rsidRDefault="00D935A0" w:rsidP="00D935A0">
      <w:pPr>
        <w:pStyle w:val="Code"/>
        <w:rPr>
          <w:highlight w:val="white"/>
        </w:rPr>
      </w:pPr>
      <w:r w:rsidRPr="00D935A0">
        <w:rPr>
          <w:highlight w:val="white"/>
        </w:rPr>
        <w:t xml:space="preserve">        //GenerateStaticInitializerLinux.TextList(assemblyCodeList, textList,</w:t>
      </w:r>
    </w:p>
    <w:p w14:paraId="1811097B" w14:textId="3D68F089" w:rsidR="00D935A0" w:rsidRPr="00D935A0" w:rsidRDefault="002743A8" w:rsidP="00D935A0">
      <w:pPr>
        <w:pStyle w:val="Code"/>
        <w:rPr>
          <w:highlight w:val="white"/>
        </w:rPr>
      </w:pPr>
      <w:r>
        <w:rPr>
          <w:highlight w:val="white"/>
        </w:rPr>
        <w:t xml:space="preserve">        </w:t>
      </w:r>
      <w:r w:rsidR="008656D2">
        <w:rPr>
          <w:highlight w:val="white"/>
        </w:rPr>
        <w:t>//</w:t>
      </w:r>
      <w:r>
        <w:rPr>
          <w:highlight w:val="white"/>
        </w:rPr>
        <w:t xml:space="preserve">                                       </w:t>
      </w:r>
      <w:r w:rsidR="00D935A0" w:rsidRPr="00D935A0">
        <w:rPr>
          <w:highlight w:val="white"/>
        </w:rPr>
        <w:t xml:space="preserve"> externSet);</w:t>
      </w:r>
    </w:p>
    <w:p w14:paraId="0A3A8D01" w14:textId="77777777" w:rsidR="002743A8" w:rsidRDefault="00D935A0" w:rsidP="00D935A0">
      <w:pPr>
        <w:pStyle w:val="Code"/>
        <w:rPr>
          <w:highlight w:val="white"/>
        </w:rPr>
      </w:pPr>
      <w:r w:rsidRPr="00D935A0">
        <w:rPr>
          <w:highlight w:val="white"/>
        </w:rPr>
        <w:t xml:space="preserve">        SymbolTable.StaticSet.</w:t>
      </w:r>
    </w:p>
    <w:p w14:paraId="67117840" w14:textId="77777777" w:rsidR="002743A8" w:rsidRDefault="002743A8" w:rsidP="00D935A0">
      <w:pPr>
        <w:pStyle w:val="Code"/>
        <w:rPr>
          <w:highlight w:val="white"/>
        </w:rPr>
      </w:pPr>
      <w:r>
        <w:rPr>
          <w:highlight w:val="white"/>
        </w:rPr>
        <w:t xml:space="preserve">          </w:t>
      </w:r>
      <w:r w:rsidR="00D935A0" w:rsidRPr="00D935A0">
        <w:rPr>
          <w:highlight w:val="white"/>
        </w:rPr>
        <w:t>Add(new StaticSymbolLinux(StaticSymbolLinux.TextOrData.Text,</w:t>
      </w:r>
    </w:p>
    <w:p w14:paraId="60A5685B" w14:textId="5F4F7239" w:rsidR="00D935A0" w:rsidRPr="00D935A0" w:rsidRDefault="002743A8" w:rsidP="00D935A0">
      <w:pPr>
        <w:pStyle w:val="Code"/>
        <w:rPr>
          <w:highlight w:val="white"/>
        </w:rPr>
      </w:pPr>
      <w:r>
        <w:rPr>
          <w:highlight w:val="white"/>
        </w:rPr>
        <w:t xml:space="preserve">                     </w:t>
      </w:r>
      <w:r w:rsidR="00D935A0" w:rsidRPr="00D935A0">
        <w:rPr>
          <w:highlight w:val="white"/>
        </w:rPr>
        <w:t xml:space="preserve"> AssemblyCodeGenerator.ArgsName, textList, externSet));</w:t>
      </w:r>
    </w:p>
    <w:p w14:paraId="44A15F7F" w14:textId="77777777" w:rsidR="00D935A0" w:rsidRPr="00D935A0" w:rsidRDefault="00D935A0" w:rsidP="00D935A0">
      <w:pPr>
        <w:pStyle w:val="Code"/>
        <w:rPr>
          <w:highlight w:val="white"/>
        </w:rPr>
      </w:pPr>
      <w:r w:rsidRPr="00D935A0">
        <w:rPr>
          <w:highlight w:val="white"/>
        </w:rPr>
        <w:t xml:space="preserve">      }</w:t>
      </w:r>
    </w:p>
    <w:p w14:paraId="7DD96F50" w14:textId="77777777" w:rsidR="00D935A0" w:rsidRPr="00D935A0" w:rsidRDefault="00D935A0" w:rsidP="00D935A0">
      <w:pPr>
        <w:pStyle w:val="Code"/>
        <w:rPr>
          <w:highlight w:val="white"/>
        </w:rPr>
      </w:pPr>
      <w:r w:rsidRPr="00D935A0">
        <w:rPr>
          <w:highlight w:val="white"/>
        </w:rPr>
        <w:t xml:space="preserve">    }</w:t>
      </w:r>
    </w:p>
    <w:p w14:paraId="19904AA6" w14:textId="77777777" w:rsidR="00D935A0" w:rsidRPr="00D935A0" w:rsidRDefault="00D935A0" w:rsidP="00D935A0">
      <w:pPr>
        <w:pStyle w:val="Code"/>
        <w:rPr>
          <w:highlight w:val="white"/>
        </w:rPr>
      </w:pPr>
    </w:p>
    <w:p w14:paraId="4F8C7C13" w14:textId="77777777" w:rsidR="00D935A0" w:rsidRPr="00D935A0" w:rsidRDefault="00D935A0" w:rsidP="00D935A0">
      <w:pPr>
        <w:pStyle w:val="Code"/>
        <w:rPr>
          <w:highlight w:val="white"/>
        </w:rPr>
      </w:pPr>
      <w:r w:rsidRPr="00D935A0">
        <w:rPr>
          <w:highlight w:val="white"/>
        </w:rPr>
        <w:t xml:space="preserve">    private void JumpInfo() {</w:t>
      </w:r>
    </w:p>
    <w:p w14:paraId="5B80C077" w14:textId="77777777" w:rsidR="00D935A0" w:rsidRPr="00D935A0" w:rsidRDefault="00D935A0" w:rsidP="00D935A0">
      <w:pPr>
        <w:pStyle w:val="Code"/>
        <w:rPr>
          <w:highlight w:val="white"/>
        </w:rPr>
      </w:pPr>
      <w:r w:rsidRPr="00D935A0">
        <w:rPr>
          <w:highlight w:val="white"/>
        </w:rPr>
        <w:t xml:space="preserve">      IDictionary&lt;int,int&gt; middleToAssemblyMap = new Dictionary&lt;int,int&gt;();</w:t>
      </w:r>
    </w:p>
    <w:p w14:paraId="75646DB8" w14:textId="77777777" w:rsidR="00D935A0" w:rsidRPr="00D935A0" w:rsidRDefault="00D935A0" w:rsidP="00D935A0">
      <w:pPr>
        <w:pStyle w:val="Code"/>
        <w:rPr>
          <w:highlight w:val="white"/>
        </w:rPr>
      </w:pPr>
    </w:p>
    <w:p w14:paraId="28D2198A" w14:textId="77777777" w:rsidR="00D935A0" w:rsidRPr="00D935A0" w:rsidRDefault="00D935A0" w:rsidP="00D935A0">
      <w:pPr>
        <w:pStyle w:val="Code"/>
        <w:rPr>
          <w:highlight w:val="white"/>
        </w:rPr>
      </w:pPr>
      <w:r w:rsidRPr="00D935A0">
        <w:rPr>
          <w:highlight w:val="white"/>
        </w:rPr>
        <w:t xml:space="preserve">      for (int assemblyIndex = 0;</w:t>
      </w:r>
    </w:p>
    <w:p w14:paraId="1F2A99FA" w14:textId="77777777" w:rsidR="00D935A0" w:rsidRPr="00D935A0" w:rsidRDefault="00D935A0" w:rsidP="00D935A0">
      <w:pPr>
        <w:pStyle w:val="Code"/>
        <w:rPr>
          <w:highlight w:val="white"/>
        </w:rPr>
      </w:pPr>
      <w:r w:rsidRPr="00D935A0">
        <w:rPr>
          <w:highlight w:val="white"/>
        </w:rPr>
        <w:lastRenderedPageBreak/>
        <w:t xml:space="preserve">           assemblyIndex &lt; m_assemblyCodeList.Count; ++assemblyIndex) {</w:t>
      </w:r>
    </w:p>
    <w:p w14:paraId="4061D34D" w14:textId="77777777" w:rsidR="00D935A0" w:rsidRPr="00D935A0" w:rsidRDefault="00D935A0" w:rsidP="00D935A0">
      <w:pPr>
        <w:pStyle w:val="Code"/>
        <w:rPr>
          <w:highlight w:val="white"/>
        </w:rPr>
      </w:pPr>
      <w:r w:rsidRPr="00D935A0">
        <w:rPr>
          <w:highlight w:val="white"/>
        </w:rPr>
        <w:t xml:space="preserve">        AssemblyCode assemblyCode = m_assemblyCodeList[assemblyIndex];</w:t>
      </w:r>
    </w:p>
    <w:p w14:paraId="03F415C1" w14:textId="77777777" w:rsidR="00D935A0" w:rsidRPr="00D935A0" w:rsidRDefault="00D935A0" w:rsidP="00D935A0">
      <w:pPr>
        <w:pStyle w:val="Code"/>
        <w:rPr>
          <w:highlight w:val="white"/>
        </w:rPr>
      </w:pPr>
    </w:p>
    <w:p w14:paraId="45F34C5A" w14:textId="77777777" w:rsidR="00D935A0" w:rsidRPr="00D935A0" w:rsidRDefault="00D935A0" w:rsidP="00D935A0">
      <w:pPr>
        <w:pStyle w:val="Code"/>
        <w:rPr>
          <w:highlight w:val="white"/>
        </w:rPr>
      </w:pPr>
      <w:r w:rsidRPr="00D935A0">
        <w:rPr>
          <w:highlight w:val="white"/>
        </w:rPr>
        <w:t xml:space="preserve">        if (assemblyCode.Operator == AssemblyOperator.new_middle_code) {</w:t>
      </w:r>
    </w:p>
    <w:p w14:paraId="21C4FE3A" w14:textId="77777777" w:rsidR="00D935A0" w:rsidRPr="00D935A0" w:rsidRDefault="00D935A0" w:rsidP="00D935A0">
      <w:pPr>
        <w:pStyle w:val="Code"/>
        <w:rPr>
          <w:highlight w:val="white"/>
        </w:rPr>
      </w:pPr>
      <w:r w:rsidRPr="00D935A0">
        <w:rPr>
          <w:highlight w:val="white"/>
        </w:rPr>
        <w:t xml:space="preserve">          int middleIndex = (int) assemblyCode[0];</w:t>
      </w:r>
    </w:p>
    <w:p w14:paraId="1D59AF45" w14:textId="77777777" w:rsidR="00D935A0" w:rsidRPr="00D935A0" w:rsidRDefault="00D935A0" w:rsidP="00D935A0">
      <w:pPr>
        <w:pStyle w:val="Code"/>
        <w:rPr>
          <w:highlight w:val="white"/>
        </w:rPr>
      </w:pPr>
      <w:r w:rsidRPr="00D935A0">
        <w:rPr>
          <w:highlight w:val="white"/>
        </w:rPr>
        <w:t xml:space="preserve">          middleToAssemblyMap.Add(middleIndex, assemblyIndex);</w:t>
      </w:r>
    </w:p>
    <w:p w14:paraId="14A5A663" w14:textId="77777777" w:rsidR="00D935A0" w:rsidRPr="00D935A0" w:rsidRDefault="00D935A0" w:rsidP="00D935A0">
      <w:pPr>
        <w:pStyle w:val="Code"/>
        <w:rPr>
          <w:highlight w:val="white"/>
        </w:rPr>
      </w:pPr>
      <w:r w:rsidRPr="00D935A0">
        <w:rPr>
          <w:highlight w:val="white"/>
        </w:rPr>
        <w:t xml:space="preserve">          assemblyCode.Operator = AssemblyOperator.empty;</w:t>
      </w:r>
    </w:p>
    <w:p w14:paraId="31ECDFE9" w14:textId="77777777" w:rsidR="00D935A0" w:rsidRPr="00D935A0" w:rsidRDefault="00D935A0" w:rsidP="00D935A0">
      <w:pPr>
        <w:pStyle w:val="Code"/>
        <w:rPr>
          <w:highlight w:val="white"/>
        </w:rPr>
      </w:pPr>
      <w:r w:rsidRPr="00D935A0">
        <w:rPr>
          <w:highlight w:val="white"/>
        </w:rPr>
        <w:t xml:space="preserve">        }</w:t>
      </w:r>
    </w:p>
    <w:p w14:paraId="6756AD1B" w14:textId="77777777" w:rsidR="00D935A0" w:rsidRPr="00D935A0" w:rsidRDefault="00D935A0" w:rsidP="00D935A0">
      <w:pPr>
        <w:pStyle w:val="Code"/>
        <w:rPr>
          <w:highlight w:val="white"/>
        </w:rPr>
      </w:pPr>
      <w:r w:rsidRPr="00D935A0">
        <w:rPr>
          <w:highlight w:val="white"/>
        </w:rPr>
        <w:t xml:space="preserve">      }</w:t>
      </w:r>
    </w:p>
    <w:p w14:paraId="033BDF3F" w14:textId="77777777" w:rsidR="00D935A0" w:rsidRPr="00D935A0" w:rsidRDefault="00D935A0" w:rsidP="00D935A0">
      <w:pPr>
        <w:pStyle w:val="Code"/>
        <w:rPr>
          <w:highlight w:val="white"/>
        </w:rPr>
      </w:pPr>
    </w:p>
    <w:p w14:paraId="2AF01FB9" w14:textId="77777777" w:rsidR="00D935A0" w:rsidRPr="00D935A0" w:rsidRDefault="00D935A0" w:rsidP="00D935A0">
      <w:pPr>
        <w:pStyle w:val="Code"/>
        <w:rPr>
          <w:highlight w:val="white"/>
        </w:rPr>
      </w:pPr>
      <w:r w:rsidRPr="00D935A0">
        <w:rPr>
          <w:highlight w:val="white"/>
        </w:rPr>
        <w:t xml:space="preserve">      for (int line = 0; line &lt; m_assemblyCodeList.Count; ++line) {</w:t>
      </w:r>
    </w:p>
    <w:p w14:paraId="58FDB9A6" w14:textId="77777777" w:rsidR="00D935A0" w:rsidRPr="00D935A0" w:rsidRDefault="00D935A0" w:rsidP="00D935A0">
      <w:pPr>
        <w:pStyle w:val="Code"/>
        <w:rPr>
          <w:highlight w:val="white"/>
        </w:rPr>
      </w:pPr>
      <w:r w:rsidRPr="00D935A0">
        <w:rPr>
          <w:highlight w:val="white"/>
        </w:rPr>
        <w:t xml:space="preserve">        AssemblyCode assemblyCode = m_assemblyCodeList[line];</w:t>
      </w:r>
    </w:p>
    <w:p w14:paraId="18C8040D" w14:textId="77777777" w:rsidR="00D935A0" w:rsidRPr="00D935A0" w:rsidRDefault="00D935A0" w:rsidP="00D935A0">
      <w:pPr>
        <w:pStyle w:val="Code"/>
        <w:rPr>
          <w:highlight w:val="white"/>
        </w:rPr>
      </w:pPr>
    </w:p>
    <w:p w14:paraId="4C502C08" w14:textId="77777777" w:rsidR="00D935A0" w:rsidRPr="00D935A0" w:rsidRDefault="00D935A0" w:rsidP="00D935A0">
      <w:pPr>
        <w:pStyle w:val="Code"/>
        <w:rPr>
          <w:highlight w:val="white"/>
        </w:rPr>
      </w:pPr>
      <w:r w:rsidRPr="00D935A0">
        <w:rPr>
          <w:highlight w:val="white"/>
        </w:rPr>
        <w:t xml:space="preserve">        if (assemblyCode.IsRelationNotRegister() ||</w:t>
      </w:r>
    </w:p>
    <w:p w14:paraId="3AB6096C" w14:textId="77777777" w:rsidR="00D935A0" w:rsidRPr="00D935A0" w:rsidRDefault="00D935A0" w:rsidP="00D935A0">
      <w:pPr>
        <w:pStyle w:val="Code"/>
        <w:rPr>
          <w:highlight w:val="white"/>
        </w:rPr>
      </w:pPr>
      <w:r w:rsidRPr="00D935A0">
        <w:rPr>
          <w:highlight w:val="white"/>
        </w:rPr>
        <w:t xml:space="preserve">            assemblyCode.IsJumpNotRegister()) {</w:t>
      </w:r>
    </w:p>
    <w:p w14:paraId="749437E4" w14:textId="77777777" w:rsidR="00D935A0" w:rsidRPr="00D935A0" w:rsidRDefault="00D935A0" w:rsidP="00D935A0">
      <w:pPr>
        <w:pStyle w:val="Code"/>
        <w:rPr>
          <w:highlight w:val="white"/>
        </w:rPr>
      </w:pPr>
      <w:r w:rsidRPr="00D935A0">
        <w:rPr>
          <w:highlight w:val="white"/>
        </w:rPr>
        <w:t xml:space="preserve">          if (!(assemblyCode[1] is int)) {</w:t>
      </w:r>
    </w:p>
    <w:p w14:paraId="753126DA" w14:textId="77777777" w:rsidR="00D935A0" w:rsidRPr="00D935A0" w:rsidRDefault="00D935A0" w:rsidP="00D935A0">
      <w:pPr>
        <w:pStyle w:val="Code"/>
        <w:rPr>
          <w:highlight w:val="white"/>
        </w:rPr>
      </w:pPr>
      <w:r w:rsidRPr="00D935A0">
        <w:rPr>
          <w:highlight w:val="white"/>
        </w:rPr>
        <w:t xml:space="preserve">            int middleTarget = (int) assemblyCode[2];</w:t>
      </w:r>
    </w:p>
    <w:p w14:paraId="79AC714D" w14:textId="77777777" w:rsidR="00D935A0" w:rsidRPr="00D935A0" w:rsidRDefault="00D935A0" w:rsidP="00D935A0">
      <w:pPr>
        <w:pStyle w:val="Code"/>
        <w:rPr>
          <w:highlight w:val="white"/>
        </w:rPr>
      </w:pPr>
      <w:r w:rsidRPr="00D935A0">
        <w:rPr>
          <w:highlight w:val="white"/>
        </w:rPr>
        <w:t xml:space="preserve">            assemblyCode[1] = middleToAssemblyMap[middleTarget];</w:t>
      </w:r>
    </w:p>
    <w:p w14:paraId="67839DC4" w14:textId="77777777" w:rsidR="00D935A0" w:rsidRPr="00D935A0" w:rsidRDefault="00D935A0" w:rsidP="00D935A0">
      <w:pPr>
        <w:pStyle w:val="Code"/>
        <w:rPr>
          <w:highlight w:val="white"/>
        </w:rPr>
      </w:pPr>
      <w:r w:rsidRPr="00D935A0">
        <w:rPr>
          <w:highlight w:val="white"/>
        </w:rPr>
        <w:t xml:space="preserve">          }</w:t>
      </w:r>
    </w:p>
    <w:p w14:paraId="3F485FB7" w14:textId="77777777" w:rsidR="00D935A0" w:rsidRPr="00D935A0" w:rsidRDefault="00D935A0" w:rsidP="00D935A0">
      <w:pPr>
        <w:pStyle w:val="Code"/>
        <w:rPr>
          <w:highlight w:val="white"/>
        </w:rPr>
      </w:pPr>
      <w:r w:rsidRPr="00D935A0">
        <w:rPr>
          <w:highlight w:val="white"/>
        </w:rPr>
        <w:t xml:space="preserve">        }</w:t>
      </w:r>
    </w:p>
    <w:p w14:paraId="568CBE74" w14:textId="77777777" w:rsidR="00D935A0" w:rsidRPr="00D935A0" w:rsidRDefault="00D935A0" w:rsidP="00D935A0">
      <w:pPr>
        <w:pStyle w:val="Code"/>
        <w:rPr>
          <w:highlight w:val="white"/>
        </w:rPr>
      </w:pPr>
      <w:r w:rsidRPr="00D935A0">
        <w:rPr>
          <w:highlight w:val="white"/>
        </w:rPr>
        <w:t xml:space="preserve">      }</w:t>
      </w:r>
    </w:p>
    <w:p w14:paraId="70735336" w14:textId="77777777" w:rsidR="00D935A0" w:rsidRPr="00D935A0" w:rsidRDefault="00D935A0" w:rsidP="00D935A0">
      <w:pPr>
        <w:pStyle w:val="Code"/>
        <w:rPr>
          <w:highlight w:val="white"/>
        </w:rPr>
      </w:pPr>
    </w:p>
    <w:p w14:paraId="134C2E1D" w14:textId="77777777" w:rsidR="00D935A0" w:rsidRPr="00D935A0" w:rsidRDefault="00D935A0" w:rsidP="00D935A0">
      <w:pPr>
        <w:pStyle w:val="Code"/>
        <w:rPr>
          <w:highlight w:val="white"/>
        </w:rPr>
      </w:pPr>
      <w:r w:rsidRPr="00D935A0">
        <w:rPr>
          <w:highlight w:val="white"/>
        </w:rPr>
        <w:t xml:space="preserve">      IDictionary&lt;int,int&gt; assemblyToByteMap = new Dictionary&lt;int,int&gt;();</w:t>
      </w:r>
    </w:p>
    <w:p w14:paraId="6C91CCCC" w14:textId="77777777" w:rsidR="00D935A0" w:rsidRPr="00D935A0" w:rsidRDefault="00D935A0" w:rsidP="00D935A0">
      <w:pPr>
        <w:pStyle w:val="Code"/>
        <w:rPr>
          <w:highlight w:val="white"/>
        </w:rPr>
      </w:pPr>
    </w:p>
    <w:p w14:paraId="306AAC24" w14:textId="77777777" w:rsidR="00D935A0" w:rsidRPr="00D935A0" w:rsidRDefault="00D935A0" w:rsidP="00D935A0">
      <w:pPr>
        <w:pStyle w:val="Code"/>
        <w:rPr>
          <w:highlight w:val="white"/>
        </w:rPr>
      </w:pPr>
      <w:r w:rsidRPr="00D935A0">
        <w:rPr>
          <w:highlight w:val="white"/>
        </w:rPr>
        <w:t xml:space="preserve">      { int byteSize = 0, line = 0;</w:t>
      </w:r>
    </w:p>
    <w:p w14:paraId="075AA8A3" w14:textId="77777777" w:rsidR="00D935A0" w:rsidRPr="00D935A0" w:rsidRDefault="00D935A0" w:rsidP="00D935A0">
      <w:pPr>
        <w:pStyle w:val="Code"/>
        <w:rPr>
          <w:highlight w:val="white"/>
        </w:rPr>
      </w:pPr>
      <w:r w:rsidRPr="00D935A0">
        <w:rPr>
          <w:highlight w:val="white"/>
        </w:rPr>
        <w:t xml:space="preserve">        foreach (AssemblyCode assemblyCode in m_assemblyCodeList) {</w:t>
      </w:r>
    </w:p>
    <w:p w14:paraId="3C043A99" w14:textId="77777777" w:rsidR="00D935A0" w:rsidRPr="00D935A0" w:rsidRDefault="00D935A0" w:rsidP="00D935A0">
      <w:pPr>
        <w:pStyle w:val="Code"/>
        <w:rPr>
          <w:highlight w:val="white"/>
        </w:rPr>
      </w:pPr>
      <w:r w:rsidRPr="00D935A0">
        <w:rPr>
          <w:highlight w:val="white"/>
        </w:rPr>
        <w:t xml:space="preserve">          assemblyToByteMap.Add(line++, byteSize);</w:t>
      </w:r>
    </w:p>
    <w:p w14:paraId="0948E111" w14:textId="77777777" w:rsidR="00D935A0" w:rsidRPr="00D935A0" w:rsidRDefault="00D935A0" w:rsidP="00D935A0">
      <w:pPr>
        <w:pStyle w:val="Code"/>
        <w:rPr>
          <w:highlight w:val="white"/>
        </w:rPr>
      </w:pPr>
      <w:r w:rsidRPr="00D935A0">
        <w:rPr>
          <w:highlight w:val="white"/>
        </w:rPr>
        <w:t xml:space="preserve">  </w:t>
      </w:r>
    </w:p>
    <w:p w14:paraId="4BEF08B7" w14:textId="77777777" w:rsidR="00D935A0" w:rsidRPr="00D935A0" w:rsidRDefault="00D935A0" w:rsidP="00D935A0">
      <w:pPr>
        <w:pStyle w:val="Code"/>
        <w:rPr>
          <w:highlight w:val="white"/>
        </w:rPr>
      </w:pPr>
      <w:r w:rsidRPr="00D935A0">
        <w:rPr>
          <w:highlight w:val="white"/>
        </w:rPr>
        <w:t xml:space="preserve">          if (!(assemblyCode.IsRelationNotRegister() ||</w:t>
      </w:r>
    </w:p>
    <w:p w14:paraId="2C2E2F85" w14:textId="77777777" w:rsidR="00D935A0" w:rsidRPr="00D935A0" w:rsidRDefault="00D935A0" w:rsidP="00D935A0">
      <w:pPr>
        <w:pStyle w:val="Code"/>
        <w:rPr>
          <w:highlight w:val="white"/>
        </w:rPr>
      </w:pPr>
      <w:r w:rsidRPr="00D935A0">
        <w:rPr>
          <w:highlight w:val="white"/>
        </w:rPr>
        <w:t xml:space="preserve">                assemblyCode.IsJumpNotRegister())) {</w:t>
      </w:r>
    </w:p>
    <w:p w14:paraId="02E1CF65" w14:textId="77777777" w:rsidR="00D935A0" w:rsidRPr="00D935A0" w:rsidRDefault="00D935A0" w:rsidP="00D935A0">
      <w:pPr>
        <w:pStyle w:val="Code"/>
        <w:rPr>
          <w:highlight w:val="white"/>
        </w:rPr>
      </w:pPr>
      <w:r w:rsidRPr="00D935A0">
        <w:rPr>
          <w:highlight w:val="white"/>
        </w:rPr>
        <w:t xml:space="preserve">            byteSize += assemblyCode.ByteList().Count;</w:t>
      </w:r>
    </w:p>
    <w:p w14:paraId="2BDE1382" w14:textId="77777777" w:rsidR="00D935A0" w:rsidRPr="00D935A0" w:rsidRDefault="00D935A0" w:rsidP="00D935A0">
      <w:pPr>
        <w:pStyle w:val="Code"/>
        <w:rPr>
          <w:highlight w:val="white"/>
        </w:rPr>
      </w:pPr>
      <w:r w:rsidRPr="00D935A0">
        <w:rPr>
          <w:highlight w:val="white"/>
        </w:rPr>
        <w:t xml:space="preserve">          }</w:t>
      </w:r>
    </w:p>
    <w:p w14:paraId="019F3674" w14:textId="77777777" w:rsidR="00D935A0" w:rsidRPr="00D935A0" w:rsidRDefault="00D935A0" w:rsidP="00D935A0">
      <w:pPr>
        <w:pStyle w:val="Code"/>
        <w:rPr>
          <w:highlight w:val="white"/>
        </w:rPr>
      </w:pPr>
      <w:r w:rsidRPr="00D935A0">
        <w:rPr>
          <w:highlight w:val="white"/>
        </w:rPr>
        <w:t xml:space="preserve">        }</w:t>
      </w:r>
    </w:p>
    <w:p w14:paraId="53F8AA8D" w14:textId="77777777" w:rsidR="00D935A0" w:rsidRPr="00D935A0" w:rsidRDefault="00D935A0" w:rsidP="00D935A0">
      <w:pPr>
        <w:pStyle w:val="Code"/>
        <w:rPr>
          <w:highlight w:val="white"/>
        </w:rPr>
      </w:pPr>
      <w:r w:rsidRPr="00D935A0">
        <w:rPr>
          <w:highlight w:val="white"/>
        </w:rPr>
        <w:t xml:space="preserve">        assemblyToByteMap.Add(m_assemblyCodeList.Count, byteSize);</w:t>
      </w:r>
    </w:p>
    <w:p w14:paraId="05B3B5B9" w14:textId="77777777" w:rsidR="00D935A0" w:rsidRPr="00D935A0" w:rsidRDefault="00D935A0" w:rsidP="00D935A0">
      <w:pPr>
        <w:pStyle w:val="Code"/>
        <w:rPr>
          <w:highlight w:val="white"/>
        </w:rPr>
      </w:pPr>
      <w:r w:rsidRPr="00D935A0">
        <w:rPr>
          <w:highlight w:val="white"/>
        </w:rPr>
        <w:t xml:space="preserve">      }</w:t>
      </w:r>
    </w:p>
    <w:p w14:paraId="5A4F389F" w14:textId="77777777" w:rsidR="00D935A0" w:rsidRPr="00D935A0" w:rsidRDefault="00D935A0" w:rsidP="00D935A0">
      <w:pPr>
        <w:pStyle w:val="Code"/>
        <w:rPr>
          <w:highlight w:val="white"/>
        </w:rPr>
      </w:pPr>
    </w:p>
    <w:p w14:paraId="2C3C115E" w14:textId="77777777" w:rsidR="00D935A0" w:rsidRPr="00D935A0" w:rsidRDefault="00D935A0" w:rsidP="00D935A0">
      <w:pPr>
        <w:pStyle w:val="Code"/>
        <w:rPr>
          <w:highlight w:val="white"/>
        </w:rPr>
      </w:pPr>
      <w:r w:rsidRPr="00D935A0">
        <w:rPr>
          <w:highlight w:val="white"/>
        </w:rPr>
        <w:t xml:space="preserve">      while (true) {</w:t>
      </w:r>
    </w:p>
    <w:p w14:paraId="17730251" w14:textId="77777777" w:rsidR="00D935A0" w:rsidRPr="00D935A0" w:rsidRDefault="00D935A0" w:rsidP="00D935A0">
      <w:pPr>
        <w:pStyle w:val="Code"/>
        <w:rPr>
          <w:highlight w:val="white"/>
        </w:rPr>
      </w:pPr>
      <w:r w:rsidRPr="00D935A0">
        <w:rPr>
          <w:highlight w:val="white"/>
        </w:rPr>
        <w:t xml:space="preserve">        for (int line = 0; line &lt; (m_assemblyCodeList.Count - 1); ++line) {</w:t>
      </w:r>
    </w:p>
    <w:p w14:paraId="322C95A0" w14:textId="77777777" w:rsidR="00D935A0" w:rsidRPr="00D935A0" w:rsidRDefault="00D935A0" w:rsidP="00D935A0">
      <w:pPr>
        <w:pStyle w:val="Code"/>
        <w:rPr>
          <w:highlight w:val="white"/>
        </w:rPr>
      </w:pPr>
      <w:r w:rsidRPr="00D935A0">
        <w:rPr>
          <w:highlight w:val="white"/>
        </w:rPr>
        <w:t xml:space="preserve">          AssemblyCode thisCode = m_assemblyCodeList[line],</w:t>
      </w:r>
    </w:p>
    <w:p w14:paraId="7374D771" w14:textId="77777777" w:rsidR="00D935A0" w:rsidRPr="00D935A0" w:rsidRDefault="00D935A0" w:rsidP="00D935A0">
      <w:pPr>
        <w:pStyle w:val="Code"/>
        <w:rPr>
          <w:highlight w:val="white"/>
        </w:rPr>
      </w:pPr>
      <w:r w:rsidRPr="00D935A0">
        <w:rPr>
          <w:highlight w:val="white"/>
        </w:rPr>
        <w:t xml:space="preserve">                       nextCode = m_assemblyCodeList[line + 1];</w:t>
      </w:r>
    </w:p>
    <w:p w14:paraId="6479EC5B" w14:textId="77777777" w:rsidR="00D935A0" w:rsidRPr="00D935A0" w:rsidRDefault="00D935A0" w:rsidP="00D935A0">
      <w:pPr>
        <w:pStyle w:val="Code"/>
        <w:rPr>
          <w:highlight w:val="white"/>
        </w:rPr>
      </w:pPr>
    </w:p>
    <w:p w14:paraId="346D44E3" w14:textId="77777777" w:rsidR="00D935A0" w:rsidRPr="00D935A0" w:rsidRDefault="00D935A0" w:rsidP="00D935A0">
      <w:pPr>
        <w:pStyle w:val="Code"/>
        <w:rPr>
          <w:highlight w:val="white"/>
        </w:rPr>
      </w:pPr>
      <w:r w:rsidRPr="00D935A0">
        <w:rPr>
          <w:highlight w:val="white"/>
        </w:rPr>
        <w:t xml:space="preserve">          if (thisCode.IsRelationNotRegister() ||</w:t>
      </w:r>
    </w:p>
    <w:p w14:paraId="5EF88C88" w14:textId="77777777" w:rsidR="00D935A0" w:rsidRPr="00D935A0" w:rsidRDefault="00D935A0" w:rsidP="00D935A0">
      <w:pPr>
        <w:pStyle w:val="Code"/>
        <w:rPr>
          <w:highlight w:val="white"/>
        </w:rPr>
      </w:pPr>
      <w:r w:rsidRPr="00D935A0">
        <w:rPr>
          <w:highlight w:val="white"/>
        </w:rPr>
        <w:t xml:space="preserve">              thisCode.IsJumpNotRegister()) {</w:t>
      </w:r>
    </w:p>
    <w:p w14:paraId="003435F8" w14:textId="77777777" w:rsidR="00D935A0" w:rsidRPr="00D935A0" w:rsidRDefault="00D935A0" w:rsidP="00D935A0">
      <w:pPr>
        <w:pStyle w:val="Code"/>
        <w:rPr>
          <w:highlight w:val="white"/>
        </w:rPr>
      </w:pPr>
      <w:r w:rsidRPr="00D935A0">
        <w:rPr>
          <w:highlight w:val="white"/>
        </w:rPr>
        <w:t xml:space="preserve">            int assemblyTarget = (int) thisCode[1];</w:t>
      </w:r>
    </w:p>
    <w:p w14:paraId="6E072888" w14:textId="77777777" w:rsidR="00D935A0" w:rsidRPr="00D935A0" w:rsidRDefault="00D935A0" w:rsidP="00D935A0">
      <w:pPr>
        <w:pStyle w:val="Code"/>
        <w:rPr>
          <w:highlight w:val="white"/>
        </w:rPr>
      </w:pPr>
      <w:r w:rsidRPr="00D935A0">
        <w:rPr>
          <w:highlight w:val="white"/>
        </w:rPr>
        <w:t xml:space="preserve">            int byteSource = assemblyToByteMap[line + 1],</w:t>
      </w:r>
    </w:p>
    <w:p w14:paraId="23AAE784" w14:textId="77777777" w:rsidR="00D935A0" w:rsidRPr="00D935A0" w:rsidRDefault="00D935A0" w:rsidP="00D935A0">
      <w:pPr>
        <w:pStyle w:val="Code"/>
        <w:rPr>
          <w:highlight w:val="white"/>
        </w:rPr>
      </w:pPr>
      <w:r w:rsidRPr="00D935A0">
        <w:rPr>
          <w:highlight w:val="white"/>
        </w:rPr>
        <w:t xml:space="preserve">                byteTarget = assemblyToByteMap[assemblyTarget];</w:t>
      </w:r>
    </w:p>
    <w:p w14:paraId="6E80696C" w14:textId="77777777" w:rsidR="00D935A0" w:rsidRPr="00D935A0" w:rsidRDefault="00D935A0" w:rsidP="00D935A0">
      <w:pPr>
        <w:pStyle w:val="Code"/>
        <w:rPr>
          <w:highlight w:val="white"/>
        </w:rPr>
      </w:pPr>
      <w:r w:rsidRPr="00D935A0">
        <w:rPr>
          <w:highlight w:val="white"/>
        </w:rPr>
        <w:t xml:space="preserve">            int byteDistance = byteTarget - byteSource;</w:t>
      </w:r>
    </w:p>
    <w:p w14:paraId="4F595676" w14:textId="77777777" w:rsidR="00D935A0" w:rsidRPr="00D935A0" w:rsidRDefault="00D935A0" w:rsidP="00D935A0">
      <w:pPr>
        <w:pStyle w:val="Code"/>
        <w:rPr>
          <w:highlight w:val="white"/>
        </w:rPr>
      </w:pPr>
      <w:r w:rsidRPr="00D935A0">
        <w:rPr>
          <w:highlight w:val="white"/>
        </w:rPr>
        <w:t xml:space="preserve">            Assert.ErrorXXX(byteDistance != 0);</w:t>
      </w:r>
    </w:p>
    <w:p w14:paraId="3156BB05" w14:textId="77777777" w:rsidR="00D935A0" w:rsidRPr="00D935A0" w:rsidRDefault="00D935A0" w:rsidP="00D935A0">
      <w:pPr>
        <w:pStyle w:val="Code"/>
        <w:rPr>
          <w:highlight w:val="white"/>
        </w:rPr>
      </w:pPr>
      <w:r w:rsidRPr="00D935A0">
        <w:rPr>
          <w:highlight w:val="white"/>
        </w:rPr>
        <w:t xml:space="preserve">            thisCode[0] = byteDistance;</w:t>
      </w:r>
    </w:p>
    <w:p w14:paraId="67517399" w14:textId="77777777" w:rsidR="00D935A0" w:rsidRPr="00D935A0" w:rsidRDefault="00D935A0" w:rsidP="00D935A0">
      <w:pPr>
        <w:pStyle w:val="Code"/>
        <w:rPr>
          <w:highlight w:val="white"/>
        </w:rPr>
      </w:pPr>
      <w:r w:rsidRPr="00D935A0">
        <w:rPr>
          <w:highlight w:val="white"/>
        </w:rPr>
        <w:t xml:space="preserve">          }</w:t>
      </w:r>
    </w:p>
    <w:p w14:paraId="3ACCAB0B" w14:textId="77777777" w:rsidR="00D935A0" w:rsidRPr="00D935A0" w:rsidRDefault="00D935A0" w:rsidP="00D935A0">
      <w:pPr>
        <w:pStyle w:val="Code"/>
        <w:rPr>
          <w:highlight w:val="white"/>
        </w:rPr>
      </w:pPr>
      <w:r w:rsidRPr="00D935A0">
        <w:rPr>
          <w:highlight w:val="white"/>
        </w:rPr>
        <w:t xml:space="preserve">        }</w:t>
      </w:r>
    </w:p>
    <w:p w14:paraId="58CAA581" w14:textId="77777777" w:rsidR="00D935A0" w:rsidRPr="00D935A0" w:rsidRDefault="00D935A0" w:rsidP="00D935A0">
      <w:pPr>
        <w:pStyle w:val="Code"/>
        <w:rPr>
          <w:highlight w:val="white"/>
        </w:rPr>
      </w:pPr>
    </w:p>
    <w:p w14:paraId="713C1DE7" w14:textId="77777777" w:rsidR="00D935A0" w:rsidRPr="00D935A0" w:rsidRDefault="00D935A0" w:rsidP="00D935A0">
      <w:pPr>
        <w:pStyle w:val="Code"/>
        <w:rPr>
          <w:highlight w:val="white"/>
        </w:rPr>
      </w:pPr>
      <w:r w:rsidRPr="00D935A0">
        <w:rPr>
          <w:highlight w:val="white"/>
        </w:rPr>
        <w:t xml:space="preserve">        bool update = false;</w:t>
      </w:r>
    </w:p>
    <w:p w14:paraId="2A54112B" w14:textId="77777777" w:rsidR="00D935A0" w:rsidRPr="00D935A0" w:rsidRDefault="00D935A0" w:rsidP="00D935A0">
      <w:pPr>
        <w:pStyle w:val="Code"/>
        <w:rPr>
          <w:highlight w:val="white"/>
        </w:rPr>
      </w:pPr>
      <w:r w:rsidRPr="00D935A0">
        <w:rPr>
          <w:highlight w:val="white"/>
        </w:rPr>
        <w:t xml:space="preserve">        { int byteSize = 0, line = 0;</w:t>
      </w:r>
    </w:p>
    <w:p w14:paraId="762367F9" w14:textId="77777777" w:rsidR="00D935A0" w:rsidRPr="00D935A0" w:rsidRDefault="00D935A0" w:rsidP="00D935A0">
      <w:pPr>
        <w:pStyle w:val="Code"/>
        <w:rPr>
          <w:highlight w:val="white"/>
        </w:rPr>
      </w:pPr>
      <w:r w:rsidRPr="00D935A0">
        <w:rPr>
          <w:highlight w:val="white"/>
        </w:rPr>
        <w:t xml:space="preserve">          foreach (AssemblyCode objectCode in m_assemblyCodeList) {</w:t>
      </w:r>
    </w:p>
    <w:p w14:paraId="4758B4FE" w14:textId="77777777" w:rsidR="00D935A0" w:rsidRPr="00D935A0" w:rsidRDefault="00D935A0" w:rsidP="00D935A0">
      <w:pPr>
        <w:pStyle w:val="Code"/>
        <w:rPr>
          <w:highlight w:val="white"/>
        </w:rPr>
      </w:pPr>
      <w:r w:rsidRPr="00D935A0">
        <w:rPr>
          <w:highlight w:val="white"/>
        </w:rPr>
        <w:t xml:space="preserve">            if (assemblyToByteMap[line] != byteSize) {</w:t>
      </w:r>
    </w:p>
    <w:p w14:paraId="31243FBA" w14:textId="77777777" w:rsidR="00D935A0" w:rsidRPr="00D935A0" w:rsidRDefault="00D935A0" w:rsidP="00D935A0">
      <w:pPr>
        <w:pStyle w:val="Code"/>
        <w:rPr>
          <w:highlight w:val="white"/>
        </w:rPr>
      </w:pPr>
      <w:r w:rsidRPr="00D935A0">
        <w:rPr>
          <w:highlight w:val="white"/>
        </w:rPr>
        <w:t xml:space="preserve">              assemblyToByteMap[line] = byteSize;</w:t>
      </w:r>
    </w:p>
    <w:p w14:paraId="56AD9909" w14:textId="77777777" w:rsidR="00D935A0" w:rsidRPr="00D935A0" w:rsidRDefault="00D935A0" w:rsidP="00D935A0">
      <w:pPr>
        <w:pStyle w:val="Code"/>
        <w:rPr>
          <w:highlight w:val="white"/>
        </w:rPr>
      </w:pPr>
      <w:r w:rsidRPr="00D935A0">
        <w:rPr>
          <w:highlight w:val="white"/>
        </w:rPr>
        <w:lastRenderedPageBreak/>
        <w:t xml:space="preserve">              update = true;</w:t>
      </w:r>
    </w:p>
    <w:p w14:paraId="5CD4DFA2" w14:textId="77777777" w:rsidR="00D935A0" w:rsidRPr="00D935A0" w:rsidRDefault="00D935A0" w:rsidP="00D935A0">
      <w:pPr>
        <w:pStyle w:val="Code"/>
        <w:rPr>
          <w:highlight w:val="white"/>
        </w:rPr>
      </w:pPr>
      <w:r w:rsidRPr="00D935A0">
        <w:rPr>
          <w:highlight w:val="white"/>
        </w:rPr>
        <w:t xml:space="preserve">            }</w:t>
      </w:r>
    </w:p>
    <w:p w14:paraId="6D94433C" w14:textId="77777777" w:rsidR="00D935A0" w:rsidRPr="00D935A0" w:rsidRDefault="00D935A0" w:rsidP="00D935A0">
      <w:pPr>
        <w:pStyle w:val="Code"/>
        <w:rPr>
          <w:highlight w:val="white"/>
        </w:rPr>
      </w:pPr>
      <w:r w:rsidRPr="00D935A0">
        <w:rPr>
          <w:highlight w:val="white"/>
        </w:rPr>
        <w:t xml:space="preserve">            </w:t>
      </w:r>
    </w:p>
    <w:p w14:paraId="6BE43886" w14:textId="77777777" w:rsidR="00D935A0" w:rsidRPr="00D935A0" w:rsidRDefault="00D935A0" w:rsidP="00D935A0">
      <w:pPr>
        <w:pStyle w:val="Code"/>
        <w:rPr>
          <w:highlight w:val="white"/>
        </w:rPr>
      </w:pPr>
      <w:r w:rsidRPr="00D935A0">
        <w:rPr>
          <w:highlight w:val="white"/>
        </w:rPr>
        <w:t xml:space="preserve">            byteSize += objectCode.ByteList().Count;</w:t>
      </w:r>
    </w:p>
    <w:p w14:paraId="2D5963E4" w14:textId="77777777" w:rsidR="00D935A0" w:rsidRPr="00D935A0" w:rsidRDefault="00D935A0" w:rsidP="00D935A0">
      <w:pPr>
        <w:pStyle w:val="Code"/>
        <w:rPr>
          <w:highlight w:val="white"/>
        </w:rPr>
      </w:pPr>
      <w:r w:rsidRPr="00D935A0">
        <w:rPr>
          <w:highlight w:val="white"/>
        </w:rPr>
        <w:t xml:space="preserve">            ++line;</w:t>
      </w:r>
    </w:p>
    <w:p w14:paraId="5959FB5E" w14:textId="77777777" w:rsidR="00D935A0" w:rsidRPr="00D935A0" w:rsidRDefault="00D935A0" w:rsidP="00D935A0">
      <w:pPr>
        <w:pStyle w:val="Code"/>
        <w:rPr>
          <w:highlight w:val="white"/>
        </w:rPr>
      </w:pPr>
      <w:r w:rsidRPr="00D935A0">
        <w:rPr>
          <w:highlight w:val="white"/>
        </w:rPr>
        <w:t xml:space="preserve">          }</w:t>
      </w:r>
    </w:p>
    <w:p w14:paraId="6C0D214F" w14:textId="77777777" w:rsidR="00D935A0" w:rsidRPr="00D935A0" w:rsidRDefault="00D935A0" w:rsidP="00D935A0">
      <w:pPr>
        <w:pStyle w:val="Code"/>
        <w:rPr>
          <w:highlight w:val="white"/>
        </w:rPr>
      </w:pPr>
      <w:r w:rsidRPr="00D935A0">
        <w:rPr>
          <w:highlight w:val="white"/>
        </w:rPr>
        <w:t xml:space="preserve">        }</w:t>
      </w:r>
    </w:p>
    <w:p w14:paraId="4EC3BD93" w14:textId="77777777" w:rsidR="00D935A0" w:rsidRPr="00D935A0" w:rsidRDefault="00D935A0" w:rsidP="00D935A0">
      <w:pPr>
        <w:pStyle w:val="Code"/>
        <w:rPr>
          <w:highlight w:val="white"/>
        </w:rPr>
      </w:pPr>
    </w:p>
    <w:p w14:paraId="464C7D34" w14:textId="77777777" w:rsidR="00D935A0" w:rsidRPr="00D935A0" w:rsidRDefault="00D935A0" w:rsidP="00D935A0">
      <w:pPr>
        <w:pStyle w:val="Code"/>
        <w:rPr>
          <w:highlight w:val="white"/>
        </w:rPr>
      </w:pPr>
      <w:r w:rsidRPr="00D935A0">
        <w:rPr>
          <w:highlight w:val="white"/>
        </w:rPr>
        <w:t xml:space="preserve">        if (!update) {</w:t>
      </w:r>
    </w:p>
    <w:p w14:paraId="7F6C14B2" w14:textId="77777777" w:rsidR="00D935A0" w:rsidRPr="00D935A0" w:rsidRDefault="00D935A0" w:rsidP="00D935A0">
      <w:pPr>
        <w:pStyle w:val="Code"/>
        <w:rPr>
          <w:highlight w:val="white"/>
        </w:rPr>
      </w:pPr>
      <w:r w:rsidRPr="00D935A0">
        <w:rPr>
          <w:highlight w:val="white"/>
        </w:rPr>
        <w:t xml:space="preserve">          break;</w:t>
      </w:r>
    </w:p>
    <w:p w14:paraId="7062E493" w14:textId="77777777" w:rsidR="00D935A0" w:rsidRPr="00D935A0" w:rsidRDefault="00D935A0" w:rsidP="00D935A0">
      <w:pPr>
        <w:pStyle w:val="Code"/>
        <w:rPr>
          <w:highlight w:val="white"/>
        </w:rPr>
      </w:pPr>
      <w:r w:rsidRPr="00D935A0">
        <w:rPr>
          <w:highlight w:val="white"/>
        </w:rPr>
        <w:t xml:space="preserve">        }</w:t>
      </w:r>
    </w:p>
    <w:p w14:paraId="1CE7DB9B" w14:textId="77777777" w:rsidR="00D935A0" w:rsidRPr="00D935A0" w:rsidRDefault="00D935A0" w:rsidP="00D935A0">
      <w:pPr>
        <w:pStyle w:val="Code"/>
        <w:rPr>
          <w:highlight w:val="white"/>
        </w:rPr>
      </w:pPr>
      <w:r w:rsidRPr="00D935A0">
        <w:rPr>
          <w:highlight w:val="white"/>
        </w:rPr>
        <w:t xml:space="preserve">      }</w:t>
      </w:r>
    </w:p>
    <w:p w14:paraId="05E09B0F" w14:textId="77777777" w:rsidR="00D935A0" w:rsidRPr="00D935A0" w:rsidRDefault="00D935A0" w:rsidP="00D935A0">
      <w:pPr>
        <w:pStyle w:val="Code"/>
        <w:rPr>
          <w:highlight w:val="white"/>
        </w:rPr>
      </w:pPr>
    </w:p>
    <w:p w14:paraId="14A94872" w14:textId="77777777" w:rsidR="00D935A0" w:rsidRPr="00D935A0" w:rsidRDefault="00D935A0" w:rsidP="00D935A0">
      <w:pPr>
        <w:pStyle w:val="Code"/>
        <w:rPr>
          <w:highlight w:val="white"/>
        </w:rPr>
      </w:pPr>
      <w:r w:rsidRPr="00D935A0">
        <w:rPr>
          <w:highlight w:val="white"/>
        </w:rPr>
        <w:t xml:space="preserve">      for (int line = 0; line &lt; (m_assemblyCodeList.Count - 1); ++line) {</w:t>
      </w:r>
    </w:p>
    <w:p w14:paraId="3D4D0785" w14:textId="77777777" w:rsidR="00D935A0" w:rsidRPr="00D935A0" w:rsidRDefault="00D935A0" w:rsidP="00D935A0">
      <w:pPr>
        <w:pStyle w:val="Code"/>
        <w:rPr>
          <w:highlight w:val="white"/>
        </w:rPr>
      </w:pPr>
      <w:r w:rsidRPr="00D935A0">
        <w:rPr>
          <w:highlight w:val="white"/>
        </w:rPr>
        <w:t xml:space="preserve">        AssemblyCode assemblyCode = m_assemblyCodeList[line];</w:t>
      </w:r>
    </w:p>
    <w:p w14:paraId="4F264571" w14:textId="77777777" w:rsidR="00D935A0" w:rsidRPr="00D935A0" w:rsidRDefault="00D935A0" w:rsidP="00D935A0">
      <w:pPr>
        <w:pStyle w:val="Code"/>
        <w:rPr>
          <w:highlight w:val="white"/>
        </w:rPr>
      </w:pPr>
    </w:p>
    <w:p w14:paraId="0A42EEE0" w14:textId="77777777" w:rsidR="00D935A0" w:rsidRPr="00D935A0" w:rsidRDefault="00D935A0" w:rsidP="00D935A0">
      <w:pPr>
        <w:pStyle w:val="Code"/>
        <w:rPr>
          <w:highlight w:val="white"/>
        </w:rPr>
      </w:pPr>
      <w:r w:rsidRPr="00D935A0">
        <w:rPr>
          <w:highlight w:val="white"/>
        </w:rPr>
        <w:t xml:space="preserve">        if (assemblyCode.Operator == AssemblyOperator.address_return) {</w:t>
      </w:r>
    </w:p>
    <w:p w14:paraId="44D2AD4A" w14:textId="77777777" w:rsidR="00D935A0" w:rsidRPr="00D935A0" w:rsidRDefault="00D935A0" w:rsidP="00D935A0">
      <w:pPr>
        <w:pStyle w:val="Code"/>
        <w:rPr>
          <w:highlight w:val="white"/>
        </w:rPr>
      </w:pPr>
      <w:r w:rsidRPr="00D935A0">
        <w:rPr>
          <w:highlight w:val="white"/>
        </w:rPr>
        <w:t xml:space="preserve">          int middleAddress = (int) ((BigInteger) assemblyCode[2]);</w:t>
      </w:r>
    </w:p>
    <w:p w14:paraId="614EC646" w14:textId="77777777" w:rsidR="00D935A0" w:rsidRPr="00D935A0" w:rsidRDefault="00D935A0" w:rsidP="00D935A0">
      <w:pPr>
        <w:pStyle w:val="Code"/>
        <w:rPr>
          <w:highlight w:val="white"/>
        </w:rPr>
      </w:pPr>
      <w:r w:rsidRPr="00D935A0">
        <w:rPr>
          <w:highlight w:val="white"/>
        </w:rPr>
        <w:t xml:space="preserve">          int assemblyAddress = middleToAssemblyMap[middleAddress];</w:t>
      </w:r>
    </w:p>
    <w:p w14:paraId="261955D4" w14:textId="77777777" w:rsidR="00D935A0" w:rsidRPr="00D935A0" w:rsidRDefault="00D935A0" w:rsidP="00D935A0">
      <w:pPr>
        <w:pStyle w:val="Code"/>
        <w:rPr>
          <w:highlight w:val="white"/>
        </w:rPr>
      </w:pPr>
      <w:r w:rsidRPr="00D935A0">
        <w:rPr>
          <w:highlight w:val="white"/>
        </w:rPr>
        <w:t xml:space="preserve">          int byteAddress = assemblyToByteMap[assemblyAddress];</w:t>
      </w:r>
    </w:p>
    <w:p w14:paraId="34FE7D29" w14:textId="77777777" w:rsidR="00D935A0" w:rsidRPr="00D935A0" w:rsidRDefault="00D935A0" w:rsidP="00D935A0">
      <w:pPr>
        <w:pStyle w:val="Code"/>
        <w:rPr>
          <w:highlight w:val="white"/>
        </w:rPr>
      </w:pPr>
      <w:r w:rsidRPr="00D935A0">
        <w:rPr>
          <w:highlight w:val="white"/>
        </w:rPr>
        <w:t xml:space="preserve">          int nextAddress = assemblyToByteMap[line + 1];</w:t>
      </w:r>
    </w:p>
    <w:p w14:paraId="22144AE3" w14:textId="77777777" w:rsidR="00D935A0" w:rsidRPr="00D935A0" w:rsidRDefault="00D935A0" w:rsidP="00D935A0">
      <w:pPr>
        <w:pStyle w:val="Code"/>
        <w:rPr>
          <w:highlight w:val="white"/>
        </w:rPr>
      </w:pPr>
      <w:r w:rsidRPr="00D935A0">
        <w:rPr>
          <w:highlight w:val="white"/>
        </w:rPr>
        <w:t xml:space="preserve">          BigInteger byteReturn = byteAddress - nextAddress +</w:t>
      </w:r>
    </w:p>
    <w:p w14:paraId="7F89BAC1" w14:textId="77777777" w:rsidR="00D935A0" w:rsidRPr="00D935A0" w:rsidRDefault="00D935A0" w:rsidP="00D935A0">
      <w:pPr>
        <w:pStyle w:val="Code"/>
        <w:rPr>
          <w:highlight w:val="white"/>
        </w:rPr>
      </w:pPr>
      <w:r w:rsidRPr="00D935A0">
        <w:rPr>
          <w:highlight w:val="white"/>
        </w:rPr>
        <w:t xml:space="preserve">                                  TypeSize.PointerSize;</w:t>
      </w:r>
    </w:p>
    <w:p w14:paraId="61CE8B93" w14:textId="77777777" w:rsidR="00D935A0" w:rsidRPr="00D935A0" w:rsidRDefault="00D935A0" w:rsidP="00D935A0">
      <w:pPr>
        <w:pStyle w:val="Code"/>
        <w:rPr>
          <w:highlight w:val="white"/>
        </w:rPr>
      </w:pPr>
      <w:r w:rsidRPr="00D935A0">
        <w:rPr>
          <w:highlight w:val="white"/>
        </w:rPr>
        <w:t xml:space="preserve">          assemblyCode[2] = byteReturn;</w:t>
      </w:r>
    </w:p>
    <w:p w14:paraId="4BCD8435" w14:textId="77777777" w:rsidR="00D935A0" w:rsidRPr="00D935A0" w:rsidRDefault="00D935A0" w:rsidP="00D935A0">
      <w:pPr>
        <w:pStyle w:val="Code"/>
        <w:rPr>
          <w:highlight w:val="white"/>
        </w:rPr>
      </w:pPr>
      <w:r w:rsidRPr="00D935A0">
        <w:rPr>
          <w:highlight w:val="white"/>
        </w:rPr>
        <w:t xml:space="preserve">        }</w:t>
      </w:r>
    </w:p>
    <w:p w14:paraId="2655BE1F" w14:textId="77777777" w:rsidR="00D935A0" w:rsidRPr="00D935A0" w:rsidRDefault="00D935A0" w:rsidP="00D935A0">
      <w:pPr>
        <w:pStyle w:val="Code"/>
        <w:rPr>
          <w:highlight w:val="white"/>
        </w:rPr>
      </w:pPr>
      <w:r w:rsidRPr="00D935A0">
        <w:rPr>
          <w:highlight w:val="white"/>
        </w:rPr>
        <w:t xml:space="preserve">      }</w:t>
      </w:r>
    </w:p>
    <w:p w14:paraId="426B6F12" w14:textId="77777777" w:rsidR="00D935A0" w:rsidRPr="00D935A0" w:rsidRDefault="00D935A0" w:rsidP="00D935A0">
      <w:pPr>
        <w:pStyle w:val="Code"/>
        <w:rPr>
          <w:highlight w:val="white"/>
        </w:rPr>
      </w:pPr>
      <w:r w:rsidRPr="00D935A0">
        <w:rPr>
          <w:highlight w:val="white"/>
        </w:rPr>
        <w:t xml:space="preserve">    }</w:t>
      </w:r>
    </w:p>
    <w:p w14:paraId="2E90EE24" w14:textId="77777777" w:rsidR="00D935A0" w:rsidRPr="00D935A0" w:rsidRDefault="00D935A0" w:rsidP="00D935A0">
      <w:pPr>
        <w:pStyle w:val="Code"/>
        <w:rPr>
          <w:highlight w:val="white"/>
        </w:rPr>
      </w:pPr>
    </w:p>
    <w:p w14:paraId="1C2764EF" w14:textId="77777777" w:rsidR="00726A5C" w:rsidRDefault="00D935A0" w:rsidP="00D935A0">
      <w:pPr>
        <w:pStyle w:val="Code"/>
        <w:rPr>
          <w:highlight w:val="white"/>
        </w:rPr>
      </w:pPr>
      <w:r w:rsidRPr="00D935A0">
        <w:rPr>
          <w:highlight w:val="white"/>
        </w:rPr>
        <w:t xml:space="preserve">    public static void TextList(IList&lt;AssemblyCode&gt; assemblyCodeList,</w:t>
      </w:r>
    </w:p>
    <w:p w14:paraId="090CA470" w14:textId="4D72AB3F" w:rsidR="00D935A0" w:rsidRPr="00D935A0" w:rsidRDefault="00726A5C" w:rsidP="00D935A0">
      <w:pPr>
        <w:pStyle w:val="Code"/>
        <w:rPr>
          <w:highlight w:val="white"/>
        </w:rPr>
      </w:pPr>
      <w:r>
        <w:rPr>
          <w:highlight w:val="white"/>
        </w:rPr>
        <w:t xml:space="preserve">                               </w:t>
      </w:r>
      <w:r w:rsidR="00D935A0" w:rsidRPr="00D935A0">
        <w:rPr>
          <w:highlight w:val="white"/>
        </w:rPr>
        <w:t xml:space="preserve"> IList&lt;string&gt; textList,</w:t>
      </w:r>
    </w:p>
    <w:p w14:paraId="450D097F" w14:textId="77777777" w:rsidR="00D935A0" w:rsidRPr="00D935A0" w:rsidRDefault="00D935A0" w:rsidP="00D935A0">
      <w:pPr>
        <w:pStyle w:val="Code"/>
        <w:rPr>
          <w:highlight w:val="white"/>
        </w:rPr>
      </w:pPr>
      <w:r w:rsidRPr="00D935A0">
        <w:rPr>
          <w:highlight w:val="white"/>
        </w:rPr>
        <w:t xml:space="preserve">                                ISet&lt;string&gt; externSet) {</w:t>
      </w:r>
    </w:p>
    <w:p w14:paraId="20321871" w14:textId="77777777" w:rsidR="00D935A0" w:rsidRPr="00D935A0" w:rsidRDefault="00D935A0" w:rsidP="00D935A0">
      <w:pPr>
        <w:pStyle w:val="Code"/>
        <w:rPr>
          <w:highlight w:val="white"/>
        </w:rPr>
      </w:pPr>
      <w:r w:rsidRPr="00D935A0">
        <w:rPr>
          <w:highlight w:val="white"/>
        </w:rPr>
        <w:t xml:space="preserve">      foreach (AssemblyCode assemblyCode in assemblyCodeList) {</w:t>
      </w:r>
    </w:p>
    <w:p w14:paraId="3CE06F95" w14:textId="77777777" w:rsidR="00D935A0" w:rsidRPr="00D935A0" w:rsidRDefault="00D935A0" w:rsidP="00D935A0">
      <w:pPr>
        <w:pStyle w:val="Code"/>
        <w:rPr>
          <w:highlight w:val="white"/>
        </w:rPr>
      </w:pPr>
      <w:r w:rsidRPr="00D935A0">
        <w:rPr>
          <w:highlight w:val="white"/>
        </w:rPr>
        <w:t xml:space="preserve">        AssemblyOperator assemblyOperator = assemblyCode.Operator;</w:t>
      </w:r>
    </w:p>
    <w:p w14:paraId="09257A61" w14:textId="77777777" w:rsidR="00D935A0" w:rsidRPr="00D935A0" w:rsidRDefault="00D935A0" w:rsidP="00D935A0">
      <w:pPr>
        <w:pStyle w:val="Code"/>
        <w:rPr>
          <w:highlight w:val="white"/>
        </w:rPr>
      </w:pPr>
      <w:r w:rsidRPr="00D935A0">
        <w:rPr>
          <w:highlight w:val="white"/>
        </w:rPr>
        <w:t xml:space="preserve">        object operand0 = assemblyCode[0],</w:t>
      </w:r>
    </w:p>
    <w:p w14:paraId="7DD48725" w14:textId="77777777" w:rsidR="00D935A0" w:rsidRPr="00D935A0" w:rsidRDefault="00D935A0" w:rsidP="00D935A0">
      <w:pPr>
        <w:pStyle w:val="Code"/>
        <w:rPr>
          <w:highlight w:val="white"/>
        </w:rPr>
      </w:pPr>
      <w:r w:rsidRPr="00D935A0">
        <w:rPr>
          <w:highlight w:val="white"/>
        </w:rPr>
        <w:t xml:space="preserve">               operand1 = assemblyCode[1],</w:t>
      </w:r>
    </w:p>
    <w:p w14:paraId="5D518136" w14:textId="77777777" w:rsidR="00D935A0" w:rsidRPr="00D935A0" w:rsidRDefault="00D935A0" w:rsidP="00D935A0">
      <w:pPr>
        <w:pStyle w:val="Code"/>
        <w:rPr>
          <w:highlight w:val="white"/>
        </w:rPr>
      </w:pPr>
      <w:r w:rsidRPr="00D935A0">
        <w:rPr>
          <w:highlight w:val="white"/>
        </w:rPr>
        <w:t xml:space="preserve">               operand2 = assemblyCode[2];</w:t>
      </w:r>
    </w:p>
    <w:p w14:paraId="1AD6EEAE" w14:textId="77777777" w:rsidR="00D935A0" w:rsidRPr="00D935A0" w:rsidRDefault="00D935A0" w:rsidP="00D935A0">
      <w:pPr>
        <w:pStyle w:val="Code"/>
        <w:rPr>
          <w:highlight w:val="white"/>
        </w:rPr>
      </w:pPr>
    </w:p>
    <w:p w14:paraId="428F3891" w14:textId="77777777" w:rsidR="00D935A0" w:rsidRPr="00D935A0" w:rsidRDefault="00D935A0" w:rsidP="00D935A0">
      <w:pPr>
        <w:pStyle w:val="Code"/>
        <w:rPr>
          <w:highlight w:val="white"/>
        </w:rPr>
      </w:pPr>
      <w:r w:rsidRPr="00D935A0">
        <w:rPr>
          <w:highlight w:val="white"/>
        </w:rPr>
        <w:t xml:space="preserve">        if (assemblyOperator == AssemblyOperator.define_value) {</w:t>
      </w:r>
    </w:p>
    <w:p w14:paraId="0B79E4BA" w14:textId="77777777" w:rsidR="00D935A0" w:rsidRPr="00D935A0" w:rsidRDefault="00D935A0" w:rsidP="00D935A0">
      <w:pPr>
        <w:pStyle w:val="Code"/>
        <w:rPr>
          <w:highlight w:val="white"/>
        </w:rPr>
      </w:pPr>
      <w:r w:rsidRPr="00D935A0">
        <w:rPr>
          <w:highlight w:val="white"/>
        </w:rPr>
        <w:t xml:space="preserve">          Sort sort = (Sort) operand0;</w:t>
      </w:r>
    </w:p>
    <w:p w14:paraId="5E486313" w14:textId="77777777" w:rsidR="00D935A0" w:rsidRPr="00D935A0" w:rsidRDefault="00D935A0" w:rsidP="00D935A0">
      <w:pPr>
        <w:pStyle w:val="Code"/>
        <w:rPr>
          <w:highlight w:val="white"/>
        </w:rPr>
      </w:pPr>
    </w:p>
    <w:p w14:paraId="1A0DAFE3" w14:textId="77777777" w:rsidR="00D935A0" w:rsidRPr="00D935A0" w:rsidRDefault="00D935A0" w:rsidP="00D935A0">
      <w:pPr>
        <w:pStyle w:val="Code"/>
        <w:rPr>
          <w:highlight w:val="white"/>
        </w:rPr>
      </w:pPr>
      <w:r w:rsidRPr="00D935A0">
        <w:rPr>
          <w:highlight w:val="white"/>
        </w:rPr>
        <w:t xml:space="preserve">          if ((sort != Sort.String) &amp;&amp; (operand1 is string)) {</w:t>
      </w:r>
    </w:p>
    <w:p w14:paraId="1A216518" w14:textId="77777777" w:rsidR="00D935A0" w:rsidRPr="00D935A0" w:rsidRDefault="00D935A0" w:rsidP="00D935A0">
      <w:pPr>
        <w:pStyle w:val="Code"/>
        <w:rPr>
          <w:highlight w:val="white"/>
        </w:rPr>
      </w:pPr>
      <w:r w:rsidRPr="00D935A0">
        <w:rPr>
          <w:highlight w:val="white"/>
        </w:rPr>
        <w:t xml:space="preserve">            string name1 = (string) operand1;</w:t>
      </w:r>
    </w:p>
    <w:p w14:paraId="0E300417" w14:textId="77777777" w:rsidR="00D935A0" w:rsidRPr="00D935A0" w:rsidRDefault="00D935A0" w:rsidP="00D935A0">
      <w:pPr>
        <w:pStyle w:val="Code"/>
        <w:rPr>
          <w:highlight w:val="white"/>
        </w:rPr>
      </w:pPr>
      <w:r w:rsidRPr="00D935A0">
        <w:rPr>
          <w:highlight w:val="white"/>
        </w:rPr>
        <w:t xml:space="preserve">               </w:t>
      </w:r>
    </w:p>
    <w:p w14:paraId="6319ACF0" w14:textId="77777777" w:rsidR="00D935A0" w:rsidRPr="00D935A0" w:rsidRDefault="00D935A0" w:rsidP="00D935A0">
      <w:pPr>
        <w:pStyle w:val="Code"/>
        <w:rPr>
          <w:highlight w:val="white"/>
        </w:rPr>
      </w:pPr>
      <w:r w:rsidRPr="00D935A0">
        <w:rPr>
          <w:highlight w:val="white"/>
        </w:rPr>
        <w:t xml:space="preserve">            if (!name1.Contains(Symbol.SeparatorId)) {</w:t>
      </w:r>
    </w:p>
    <w:p w14:paraId="6B0C5112" w14:textId="77777777" w:rsidR="00D935A0" w:rsidRPr="00D935A0" w:rsidRDefault="00D935A0" w:rsidP="00D935A0">
      <w:pPr>
        <w:pStyle w:val="Code"/>
        <w:rPr>
          <w:highlight w:val="white"/>
        </w:rPr>
      </w:pPr>
      <w:r w:rsidRPr="00D935A0">
        <w:rPr>
          <w:highlight w:val="white"/>
        </w:rPr>
        <w:t xml:space="preserve">              externSet.Add(name1);</w:t>
      </w:r>
    </w:p>
    <w:p w14:paraId="528F103B" w14:textId="77777777" w:rsidR="00D935A0" w:rsidRPr="00D935A0" w:rsidRDefault="00D935A0" w:rsidP="00D935A0">
      <w:pPr>
        <w:pStyle w:val="Code"/>
        <w:rPr>
          <w:highlight w:val="white"/>
        </w:rPr>
      </w:pPr>
      <w:r w:rsidRPr="00D935A0">
        <w:rPr>
          <w:highlight w:val="white"/>
        </w:rPr>
        <w:t xml:space="preserve">            }</w:t>
      </w:r>
    </w:p>
    <w:p w14:paraId="556E8877" w14:textId="77777777" w:rsidR="00D935A0" w:rsidRPr="00D935A0" w:rsidRDefault="00D935A0" w:rsidP="00D935A0">
      <w:pPr>
        <w:pStyle w:val="Code"/>
        <w:rPr>
          <w:highlight w:val="white"/>
        </w:rPr>
      </w:pPr>
      <w:r w:rsidRPr="00D935A0">
        <w:rPr>
          <w:highlight w:val="white"/>
        </w:rPr>
        <w:t xml:space="preserve">          }</w:t>
      </w:r>
    </w:p>
    <w:p w14:paraId="0C761FB1" w14:textId="77777777" w:rsidR="00D935A0" w:rsidRPr="00D935A0" w:rsidRDefault="00D935A0" w:rsidP="00D935A0">
      <w:pPr>
        <w:pStyle w:val="Code"/>
        <w:rPr>
          <w:highlight w:val="white"/>
        </w:rPr>
      </w:pPr>
      <w:r w:rsidRPr="00D935A0">
        <w:rPr>
          <w:highlight w:val="white"/>
        </w:rPr>
        <w:t xml:space="preserve">        }</w:t>
      </w:r>
    </w:p>
    <w:p w14:paraId="2AAA7057" w14:textId="77777777" w:rsidR="00D935A0" w:rsidRPr="00D935A0" w:rsidRDefault="00D935A0" w:rsidP="00D935A0">
      <w:pPr>
        <w:pStyle w:val="Code"/>
        <w:rPr>
          <w:highlight w:val="white"/>
        </w:rPr>
      </w:pPr>
      <w:r w:rsidRPr="00D935A0">
        <w:rPr>
          <w:highlight w:val="white"/>
        </w:rPr>
        <w:t xml:space="preserve">        else if ((assemblyOperator != AssemblyOperator.label) &amp;&amp;</w:t>
      </w:r>
    </w:p>
    <w:p w14:paraId="67A4856E" w14:textId="77777777" w:rsidR="00D935A0" w:rsidRPr="00D935A0" w:rsidRDefault="00D935A0" w:rsidP="00D935A0">
      <w:pPr>
        <w:pStyle w:val="Code"/>
        <w:rPr>
          <w:highlight w:val="white"/>
        </w:rPr>
      </w:pPr>
      <w:r w:rsidRPr="00D935A0">
        <w:rPr>
          <w:highlight w:val="white"/>
        </w:rPr>
        <w:t xml:space="preserve">                 (assemblyOperator != AssemblyOperator.comment)) {</w:t>
      </w:r>
    </w:p>
    <w:p w14:paraId="2D9FC645" w14:textId="77777777" w:rsidR="00D935A0" w:rsidRPr="00D935A0" w:rsidRDefault="00D935A0" w:rsidP="00D935A0">
      <w:pPr>
        <w:pStyle w:val="Code"/>
        <w:rPr>
          <w:highlight w:val="white"/>
        </w:rPr>
      </w:pPr>
      <w:r w:rsidRPr="00D935A0">
        <w:rPr>
          <w:highlight w:val="white"/>
        </w:rPr>
        <w:t xml:space="preserve">          if (operand0 is string) {</w:t>
      </w:r>
    </w:p>
    <w:p w14:paraId="658621D3" w14:textId="77777777" w:rsidR="00D935A0" w:rsidRPr="00D935A0" w:rsidRDefault="00D935A0" w:rsidP="00D935A0">
      <w:pPr>
        <w:pStyle w:val="Code"/>
        <w:rPr>
          <w:highlight w:val="white"/>
        </w:rPr>
      </w:pPr>
      <w:r w:rsidRPr="00D935A0">
        <w:rPr>
          <w:highlight w:val="white"/>
        </w:rPr>
        <w:t xml:space="preserve">            string name0 = (string) operand0;</w:t>
      </w:r>
    </w:p>
    <w:p w14:paraId="65CC96E8" w14:textId="77777777" w:rsidR="00D935A0" w:rsidRPr="00D935A0" w:rsidRDefault="00D935A0" w:rsidP="00D935A0">
      <w:pPr>
        <w:pStyle w:val="Code"/>
        <w:rPr>
          <w:highlight w:val="white"/>
        </w:rPr>
      </w:pPr>
      <w:r w:rsidRPr="00D935A0">
        <w:rPr>
          <w:highlight w:val="white"/>
        </w:rPr>
        <w:t xml:space="preserve">               </w:t>
      </w:r>
    </w:p>
    <w:p w14:paraId="74C63AC3" w14:textId="77777777" w:rsidR="00D935A0" w:rsidRPr="00D935A0" w:rsidRDefault="00D935A0" w:rsidP="00D935A0">
      <w:pPr>
        <w:pStyle w:val="Code"/>
        <w:rPr>
          <w:highlight w:val="white"/>
        </w:rPr>
      </w:pPr>
      <w:r w:rsidRPr="00D935A0">
        <w:rPr>
          <w:highlight w:val="white"/>
        </w:rPr>
        <w:t xml:space="preserve">            if (!name0.Contains(Symbol.SeparatorId)) {</w:t>
      </w:r>
    </w:p>
    <w:p w14:paraId="73C94E09" w14:textId="77777777" w:rsidR="00D935A0" w:rsidRPr="00D935A0" w:rsidRDefault="00D935A0" w:rsidP="00D935A0">
      <w:pPr>
        <w:pStyle w:val="Code"/>
        <w:rPr>
          <w:highlight w:val="white"/>
        </w:rPr>
      </w:pPr>
      <w:r w:rsidRPr="00D935A0">
        <w:rPr>
          <w:highlight w:val="white"/>
        </w:rPr>
        <w:t xml:space="preserve">              externSet.Add(name0);</w:t>
      </w:r>
    </w:p>
    <w:p w14:paraId="0CC3B193" w14:textId="77777777" w:rsidR="00D935A0" w:rsidRPr="00D935A0" w:rsidRDefault="00D935A0" w:rsidP="00D935A0">
      <w:pPr>
        <w:pStyle w:val="Code"/>
        <w:rPr>
          <w:highlight w:val="white"/>
        </w:rPr>
      </w:pPr>
      <w:r w:rsidRPr="00D935A0">
        <w:rPr>
          <w:highlight w:val="white"/>
        </w:rPr>
        <w:t xml:space="preserve">            }</w:t>
      </w:r>
    </w:p>
    <w:p w14:paraId="4A800315" w14:textId="77777777" w:rsidR="00D935A0" w:rsidRPr="00D935A0" w:rsidRDefault="00D935A0" w:rsidP="00D935A0">
      <w:pPr>
        <w:pStyle w:val="Code"/>
        <w:rPr>
          <w:highlight w:val="white"/>
        </w:rPr>
      </w:pPr>
      <w:r w:rsidRPr="00D935A0">
        <w:rPr>
          <w:highlight w:val="white"/>
        </w:rPr>
        <w:t xml:space="preserve">          }</w:t>
      </w:r>
    </w:p>
    <w:p w14:paraId="2C031CB0" w14:textId="77777777" w:rsidR="00D935A0" w:rsidRPr="00D935A0" w:rsidRDefault="00D935A0" w:rsidP="00D935A0">
      <w:pPr>
        <w:pStyle w:val="Code"/>
        <w:rPr>
          <w:highlight w:val="white"/>
        </w:rPr>
      </w:pPr>
    </w:p>
    <w:p w14:paraId="0E706089" w14:textId="77777777" w:rsidR="00D935A0" w:rsidRPr="00D935A0" w:rsidRDefault="00D935A0" w:rsidP="00D935A0">
      <w:pPr>
        <w:pStyle w:val="Code"/>
        <w:rPr>
          <w:highlight w:val="white"/>
        </w:rPr>
      </w:pPr>
      <w:r w:rsidRPr="00D935A0">
        <w:rPr>
          <w:highlight w:val="white"/>
        </w:rPr>
        <w:t xml:space="preserve">          if (operand1 is string) {</w:t>
      </w:r>
    </w:p>
    <w:p w14:paraId="08341E05" w14:textId="77777777" w:rsidR="00D935A0" w:rsidRPr="00D935A0" w:rsidRDefault="00D935A0" w:rsidP="00D935A0">
      <w:pPr>
        <w:pStyle w:val="Code"/>
        <w:rPr>
          <w:highlight w:val="white"/>
        </w:rPr>
      </w:pPr>
      <w:r w:rsidRPr="00D935A0">
        <w:rPr>
          <w:highlight w:val="white"/>
        </w:rPr>
        <w:t xml:space="preserve">            string name1 = (string) operand1;</w:t>
      </w:r>
    </w:p>
    <w:p w14:paraId="52706CC6" w14:textId="77777777" w:rsidR="00D935A0" w:rsidRPr="00D935A0" w:rsidRDefault="00D935A0" w:rsidP="00D935A0">
      <w:pPr>
        <w:pStyle w:val="Code"/>
        <w:rPr>
          <w:highlight w:val="white"/>
        </w:rPr>
      </w:pPr>
      <w:r w:rsidRPr="00D935A0">
        <w:rPr>
          <w:highlight w:val="white"/>
        </w:rPr>
        <w:t xml:space="preserve">               </w:t>
      </w:r>
    </w:p>
    <w:p w14:paraId="3E09C24B" w14:textId="77777777" w:rsidR="00D935A0" w:rsidRPr="00D935A0" w:rsidRDefault="00D935A0" w:rsidP="00D935A0">
      <w:pPr>
        <w:pStyle w:val="Code"/>
        <w:rPr>
          <w:highlight w:val="white"/>
        </w:rPr>
      </w:pPr>
      <w:r w:rsidRPr="00D935A0">
        <w:rPr>
          <w:highlight w:val="white"/>
        </w:rPr>
        <w:t xml:space="preserve">            if (!name1.Contains(Symbol.SeparatorId)) {</w:t>
      </w:r>
    </w:p>
    <w:p w14:paraId="176F9356" w14:textId="77777777" w:rsidR="00D935A0" w:rsidRPr="00D935A0" w:rsidRDefault="00D935A0" w:rsidP="00D935A0">
      <w:pPr>
        <w:pStyle w:val="Code"/>
        <w:rPr>
          <w:highlight w:val="white"/>
        </w:rPr>
      </w:pPr>
      <w:r w:rsidRPr="00D935A0">
        <w:rPr>
          <w:highlight w:val="white"/>
        </w:rPr>
        <w:t xml:space="preserve">              externSet.Add(name1);</w:t>
      </w:r>
    </w:p>
    <w:p w14:paraId="2E7406C9" w14:textId="77777777" w:rsidR="00D935A0" w:rsidRPr="00D935A0" w:rsidRDefault="00D935A0" w:rsidP="00D935A0">
      <w:pPr>
        <w:pStyle w:val="Code"/>
        <w:rPr>
          <w:highlight w:val="white"/>
        </w:rPr>
      </w:pPr>
      <w:r w:rsidRPr="00D935A0">
        <w:rPr>
          <w:highlight w:val="white"/>
        </w:rPr>
        <w:t xml:space="preserve">            }</w:t>
      </w:r>
    </w:p>
    <w:p w14:paraId="34351DDE" w14:textId="77777777" w:rsidR="00D935A0" w:rsidRPr="00D935A0" w:rsidRDefault="00D935A0" w:rsidP="00D935A0">
      <w:pPr>
        <w:pStyle w:val="Code"/>
        <w:rPr>
          <w:highlight w:val="white"/>
        </w:rPr>
      </w:pPr>
      <w:r w:rsidRPr="00D935A0">
        <w:rPr>
          <w:highlight w:val="white"/>
        </w:rPr>
        <w:t xml:space="preserve">          }</w:t>
      </w:r>
    </w:p>
    <w:p w14:paraId="74C7A71C" w14:textId="77777777" w:rsidR="00D935A0" w:rsidRPr="00D935A0" w:rsidRDefault="00D935A0" w:rsidP="00D935A0">
      <w:pPr>
        <w:pStyle w:val="Code"/>
        <w:rPr>
          <w:highlight w:val="white"/>
        </w:rPr>
      </w:pPr>
    </w:p>
    <w:p w14:paraId="2A62D8BB" w14:textId="77777777" w:rsidR="00D935A0" w:rsidRPr="00D935A0" w:rsidRDefault="00D935A0" w:rsidP="00D935A0">
      <w:pPr>
        <w:pStyle w:val="Code"/>
        <w:rPr>
          <w:highlight w:val="white"/>
        </w:rPr>
      </w:pPr>
      <w:r w:rsidRPr="00D935A0">
        <w:rPr>
          <w:highlight w:val="white"/>
        </w:rPr>
        <w:t xml:space="preserve">          if (operand2 is string) {</w:t>
      </w:r>
    </w:p>
    <w:p w14:paraId="2D2145A4" w14:textId="77777777" w:rsidR="00D935A0" w:rsidRPr="00D935A0" w:rsidRDefault="00D935A0" w:rsidP="00D935A0">
      <w:pPr>
        <w:pStyle w:val="Code"/>
        <w:rPr>
          <w:highlight w:val="white"/>
        </w:rPr>
      </w:pPr>
      <w:r w:rsidRPr="00D935A0">
        <w:rPr>
          <w:highlight w:val="white"/>
        </w:rPr>
        <w:t xml:space="preserve">            string name2 = (string) operand2;</w:t>
      </w:r>
    </w:p>
    <w:p w14:paraId="707977E5" w14:textId="77777777" w:rsidR="00D935A0" w:rsidRPr="00D935A0" w:rsidRDefault="00D935A0" w:rsidP="00D935A0">
      <w:pPr>
        <w:pStyle w:val="Code"/>
        <w:rPr>
          <w:highlight w:val="white"/>
        </w:rPr>
      </w:pPr>
      <w:r w:rsidRPr="00D935A0">
        <w:rPr>
          <w:highlight w:val="white"/>
        </w:rPr>
        <w:t xml:space="preserve">               </w:t>
      </w:r>
    </w:p>
    <w:p w14:paraId="7EF98BCA" w14:textId="77777777" w:rsidR="00D935A0" w:rsidRPr="00D935A0" w:rsidRDefault="00D935A0" w:rsidP="00D935A0">
      <w:pPr>
        <w:pStyle w:val="Code"/>
        <w:rPr>
          <w:highlight w:val="white"/>
        </w:rPr>
      </w:pPr>
      <w:r w:rsidRPr="00D935A0">
        <w:rPr>
          <w:highlight w:val="white"/>
        </w:rPr>
        <w:t xml:space="preserve">            if (!name2.Contains(Symbol.SeparatorId)) {</w:t>
      </w:r>
    </w:p>
    <w:p w14:paraId="4674D179" w14:textId="77777777" w:rsidR="00D935A0" w:rsidRPr="00D935A0" w:rsidRDefault="00D935A0" w:rsidP="00D935A0">
      <w:pPr>
        <w:pStyle w:val="Code"/>
        <w:rPr>
          <w:highlight w:val="white"/>
        </w:rPr>
      </w:pPr>
      <w:r w:rsidRPr="00D935A0">
        <w:rPr>
          <w:highlight w:val="white"/>
        </w:rPr>
        <w:t xml:space="preserve">              externSet.Add(name2);</w:t>
      </w:r>
    </w:p>
    <w:p w14:paraId="0A94EA00" w14:textId="77777777" w:rsidR="00D935A0" w:rsidRPr="00D935A0" w:rsidRDefault="00D935A0" w:rsidP="00D935A0">
      <w:pPr>
        <w:pStyle w:val="Code"/>
        <w:rPr>
          <w:highlight w:val="white"/>
        </w:rPr>
      </w:pPr>
      <w:r w:rsidRPr="00D935A0">
        <w:rPr>
          <w:highlight w:val="white"/>
        </w:rPr>
        <w:t xml:space="preserve">            }</w:t>
      </w:r>
    </w:p>
    <w:p w14:paraId="0DE1A9B7" w14:textId="77777777" w:rsidR="00D935A0" w:rsidRPr="00D935A0" w:rsidRDefault="00D935A0" w:rsidP="00D935A0">
      <w:pPr>
        <w:pStyle w:val="Code"/>
        <w:rPr>
          <w:highlight w:val="white"/>
        </w:rPr>
      </w:pPr>
      <w:r w:rsidRPr="00D935A0">
        <w:rPr>
          <w:highlight w:val="white"/>
        </w:rPr>
        <w:t xml:space="preserve">          }</w:t>
      </w:r>
    </w:p>
    <w:p w14:paraId="25388F4C" w14:textId="77777777" w:rsidR="00D935A0" w:rsidRPr="00D935A0" w:rsidRDefault="00D935A0" w:rsidP="00D935A0">
      <w:pPr>
        <w:pStyle w:val="Code"/>
        <w:rPr>
          <w:highlight w:val="white"/>
        </w:rPr>
      </w:pPr>
      <w:r w:rsidRPr="00D935A0">
        <w:rPr>
          <w:highlight w:val="white"/>
        </w:rPr>
        <w:t xml:space="preserve">        }</w:t>
      </w:r>
    </w:p>
    <w:p w14:paraId="05DE2AD5" w14:textId="77777777" w:rsidR="00D935A0" w:rsidRPr="00D935A0" w:rsidRDefault="00D935A0" w:rsidP="00D935A0">
      <w:pPr>
        <w:pStyle w:val="Code"/>
        <w:rPr>
          <w:highlight w:val="white"/>
        </w:rPr>
      </w:pPr>
    </w:p>
    <w:p w14:paraId="371DE726" w14:textId="77777777" w:rsidR="00D935A0" w:rsidRPr="00D935A0" w:rsidRDefault="00D935A0" w:rsidP="00D935A0">
      <w:pPr>
        <w:pStyle w:val="Code"/>
        <w:rPr>
          <w:highlight w:val="white"/>
        </w:rPr>
      </w:pPr>
      <w:r w:rsidRPr="00D935A0">
        <w:rPr>
          <w:highlight w:val="white"/>
        </w:rPr>
        <w:t xml:space="preserve">        string text = assemblyCode.ToString();</w:t>
      </w:r>
    </w:p>
    <w:p w14:paraId="1139785F" w14:textId="77777777" w:rsidR="00D935A0" w:rsidRPr="00D935A0" w:rsidRDefault="00D935A0" w:rsidP="00D935A0">
      <w:pPr>
        <w:pStyle w:val="Code"/>
        <w:rPr>
          <w:highlight w:val="white"/>
        </w:rPr>
      </w:pPr>
      <w:r w:rsidRPr="00D935A0">
        <w:rPr>
          <w:highlight w:val="white"/>
        </w:rPr>
        <w:t xml:space="preserve">        if (text != null) {</w:t>
      </w:r>
    </w:p>
    <w:p w14:paraId="64CB86A3" w14:textId="77777777" w:rsidR="00D935A0" w:rsidRPr="00D935A0" w:rsidRDefault="00D935A0" w:rsidP="00D935A0">
      <w:pPr>
        <w:pStyle w:val="Code"/>
        <w:rPr>
          <w:highlight w:val="white"/>
        </w:rPr>
      </w:pPr>
      <w:r w:rsidRPr="00D935A0">
        <w:rPr>
          <w:highlight w:val="white"/>
        </w:rPr>
        <w:t xml:space="preserve">          textList.Add(text);</w:t>
      </w:r>
    </w:p>
    <w:p w14:paraId="6EF908E8" w14:textId="77777777" w:rsidR="00D935A0" w:rsidRPr="00D935A0" w:rsidRDefault="00D935A0" w:rsidP="00D935A0">
      <w:pPr>
        <w:pStyle w:val="Code"/>
        <w:rPr>
          <w:highlight w:val="white"/>
        </w:rPr>
      </w:pPr>
      <w:r w:rsidRPr="00D935A0">
        <w:rPr>
          <w:highlight w:val="white"/>
        </w:rPr>
        <w:t xml:space="preserve">        }</w:t>
      </w:r>
    </w:p>
    <w:p w14:paraId="62D7A97C" w14:textId="77777777" w:rsidR="00D935A0" w:rsidRPr="00D935A0" w:rsidRDefault="00D935A0" w:rsidP="00D935A0">
      <w:pPr>
        <w:pStyle w:val="Code"/>
        <w:rPr>
          <w:highlight w:val="white"/>
        </w:rPr>
      </w:pPr>
      <w:r w:rsidRPr="00D935A0">
        <w:rPr>
          <w:highlight w:val="white"/>
        </w:rPr>
        <w:t xml:space="preserve">      }</w:t>
      </w:r>
    </w:p>
    <w:p w14:paraId="068DE7F8" w14:textId="77777777" w:rsidR="00D935A0" w:rsidRPr="00D935A0" w:rsidRDefault="00D935A0" w:rsidP="00D935A0">
      <w:pPr>
        <w:pStyle w:val="Code"/>
        <w:rPr>
          <w:highlight w:val="white"/>
        </w:rPr>
      </w:pPr>
      <w:r w:rsidRPr="00D935A0">
        <w:rPr>
          <w:highlight w:val="white"/>
        </w:rPr>
        <w:t xml:space="preserve">    }</w:t>
      </w:r>
    </w:p>
    <w:p w14:paraId="0D08DA7B" w14:textId="77777777" w:rsidR="00D935A0" w:rsidRPr="00D935A0" w:rsidRDefault="00D935A0" w:rsidP="00D935A0">
      <w:pPr>
        <w:pStyle w:val="Code"/>
        <w:rPr>
          <w:highlight w:val="white"/>
        </w:rPr>
      </w:pPr>
    </w:p>
    <w:p w14:paraId="27B25BCE" w14:textId="77777777" w:rsidR="00D935A0" w:rsidRPr="00D935A0" w:rsidRDefault="00D935A0" w:rsidP="00D935A0">
      <w:pPr>
        <w:pStyle w:val="Code"/>
        <w:rPr>
          <w:highlight w:val="white"/>
        </w:rPr>
      </w:pPr>
      <w:r w:rsidRPr="00D935A0">
        <w:rPr>
          <w:highlight w:val="white"/>
        </w:rPr>
        <w:t xml:space="preserve">    private void TargetByteList(List&lt;byte&gt; byteList,</w:t>
      </w:r>
    </w:p>
    <w:p w14:paraId="0078AD61" w14:textId="77777777" w:rsidR="00D935A0" w:rsidRPr="00D935A0" w:rsidRDefault="00D935A0" w:rsidP="00D935A0">
      <w:pPr>
        <w:pStyle w:val="Code"/>
        <w:rPr>
          <w:highlight w:val="white"/>
        </w:rPr>
      </w:pPr>
      <w:r w:rsidRPr="00D935A0">
        <w:rPr>
          <w:highlight w:val="white"/>
        </w:rPr>
        <w:t xml:space="preserve">                       IDictionary&lt;int,string&gt; accessMap,</w:t>
      </w:r>
    </w:p>
    <w:p w14:paraId="30A016EA" w14:textId="77777777" w:rsidR="00D935A0" w:rsidRPr="00D935A0" w:rsidRDefault="00D935A0" w:rsidP="00D935A0">
      <w:pPr>
        <w:pStyle w:val="Code"/>
        <w:rPr>
          <w:highlight w:val="white"/>
        </w:rPr>
      </w:pPr>
      <w:r w:rsidRPr="00D935A0">
        <w:rPr>
          <w:highlight w:val="white"/>
        </w:rPr>
        <w:t xml:space="preserve">                       IDictionary&lt;int,string&gt; callMap, ISet&lt;int&gt; returnSet) {</w:t>
      </w:r>
    </w:p>
    <w:p w14:paraId="089BDD17" w14:textId="77777777" w:rsidR="00D935A0" w:rsidRPr="00D935A0" w:rsidRDefault="00D935A0" w:rsidP="00D935A0">
      <w:pPr>
        <w:pStyle w:val="Code"/>
        <w:rPr>
          <w:highlight w:val="white"/>
        </w:rPr>
      </w:pPr>
      <w:r w:rsidRPr="00D935A0">
        <w:rPr>
          <w:highlight w:val="white"/>
        </w:rPr>
        <w:t xml:space="preserve">      int lastSize = 0;</w:t>
      </w:r>
    </w:p>
    <w:p w14:paraId="5E7D5E4F" w14:textId="77777777" w:rsidR="00D935A0" w:rsidRPr="00D935A0" w:rsidRDefault="00D935A0" w:rsidP="00D935A0">
      <w:pPr>
        <w:pStyle w:val="Code"/>
        <w:rPr>
          <w:highlight w:val="white"/>
        </w:rPr>
      </w:pPr>
      <w:r w:rsidRPr="00D935A0">
        <w:rPr>
          <w:highlight w:val="white"/>
        </w:rPr>
        <w:t xml:space="preserve">      for (int line = 0; line &lt; m_assemblyCodeList.Count; ++line) {</w:t>
      </w:r>
    </w:p>
    <w:p w14:paraId="0A97DF92" w14:textId="77777777" w:rsidR="00D935A0" w:rsidRPr="00D935A0" w:rsidRDefault="00D935A0" w:rsidP="00D935A0">
      <w:pPr>
        <w:pStyle w:val="Code"/>
        <w:rPr>
          <w:highlight w:val="white"/>
        </w:rPr>
      </w:pPr>
      <w:r w:rsidRPr="00D935A0">
        <w:rPr>
          <w:highlight w:val="white"/>
        </w:rPr>
        <w:t xml:space="preserve">        AssemblyCode assemblyCode = m_assemblyCodeList[line];</w:t>
      </w:r>
    </w:p>
    <w:p w14:paraId="7F689E2E" w14:textId="77777777" w:rsidR="00D935A0" w:rsidRPr="00D935A0" w:rsidRDefault="00D935A0" w:rsidP="00D935A0">
      <w:pPr>
        <w:pStyle w:val="Code"/>
        <w:rPr>
          <w:highlight w:val="white"/>
        </w:rPr>
      </w:pPr>
    </w:p>
    <w:p w14:paraId="6B89491D" w14:textId="77777777" w:rsidR="00D935A0" w:rsidRPr="00D935A0" w:rsidRDefault="00D935A0" w:rsidP="00D935A0">
      <w:pPr>
        <w:pStyle w:val="Code"/>
        <w:rPr>
          <w:highlight w:val="white"/>
        </w:rPr>
      </w:pPr>
      <w:r w:rsidRPr="00D935A0">
        <w:rPr>
          <w:highlight w:val="white"/>
        </w:rPr>
        <w:t xml:space="preserve">        byteList.AddRange(assemblyCode.ByteList());</w:t>
      </w:r>
    </w:p>
    <w:p w14:paraId="0CC6C7DD" w14:textId="77777777" w:rsidR="00D935A0" w:rsidRPr="00D935A0" w:rsidRDefault="00D935A0" w:rsidP="00D935A0">
      <w:pPr>
        <w:pStyle w:val="Code"/>
        <w:rPr>
          <w:highlight w:val="white"/>
        </w:rPr>
      </w:pPr>
      <w:r w:rsidRPr="00D935A0">
        <w:rPr>
          <w:highlight w:val="white"/>
        </w:rPr>
        <w:t xml:space="preserve">        int codeSize = byteList.Count - lastSize;</w:t>
      </w:r>
    </w:p>
    <w:p w14:paraId="40EE132C" w14:textId="77777777" w:rsidR="00D935A0" w:rsidRPr="00D935A0" w:rsidRDefault="00D935A0" w:rsidP="00D935A0">
      <w:pPr>
        <w:pStyle w:val="Code"/>
        <w:rPr>
          <w:highlight w:val="white"/>
        </w:rPr>
      </w:pPr>
      <w:r w:rsidRPr="00D935A0">
        <w:rPr>
          <w:highlight w:val="white"/>
        </w:rPr>
        <w:t xml:space="preserve">        lastSize = byteList.Count;</w:t>
      </w:r>
    </w:p>
    <w:p w14:paraId="08624712" w14:textId="77777777" w:rsidR="00D935A0" w:rsidRPr="00D935A0" w:rsidRDefault="00D935A0" w:rsidP="00D935A0">
      <w:pPr>
        <w:pStyle w:val="Code"/>
        <w:rPr>
          <w:highlight w:val="white"/>
        </w:rPr>
      </w:pPr>
      <w:r w:rsidRPr="00D935A0">
        <w:rPr>
          <w:highlight w:val="white"/>
        </w:rPr>
        <w:t xml:space="preserve">    </w:t>
      </w:r>
    </w:p>
    <w:p w14:paraId="3D4D26FA" w14:textId="77777777" w:rsidR="00D935A0" w:rsidRPr="00D935A0" w:rsidRDefault="00D935A0" w:rsidP="00D935A0">
      <w:pPr>
        <w:pStyle w:val="Code"/>
        <w:rPr>
          <w:highlight w:val="white"/>
        </w:rPr>
      </w:pPr>
      <w:r w:rsidRPr="00D935A0">
        <w:rPr>
          <w:highlight w:val="white"/>
        </w:rPr>
        <w:t xml:space="preserve">        AssemblyOperator objectOp = assemblyCode.Operator;</w:t>
      </w:r>
    </w:p>
    <w:p w14:paraId="53DD0974" w14:textId="77777777" w:rsidR="00D935A0" w:rsidRPr="00D935A0" w:rsidRDefault="00D935A0" w:rsidP="00D935A0">
      <w:pPr>
        <w:pStyle w:val="Code"/>
        <w:rPr>
          <w:highlight w:val="white"/>
        </w:rPr>
      </w:pPr>
      <w:r w:rsidRPr="00D935A0">
        <w:rPr>
          <w:highlight w:val="white"/>
        </w:rPr>
        <w:t xml:space="preserve">        object operand0 = assemblyCode[0],</w:t>
      </w:r>
    </w:p>
    <w:p w14:paraId="61C08FAA" w14:textId="77777777" w:rsidR="00D935A0" w:rsidRPr="00D935A0" w:rsidRDefault="00D935A0" w:rsidP="00D935A0">
      <w:pPr>
        <w:pStyle w:val="Code"/>
        <w:rPr>
          <w:highlight w:val="white"/>
        </w:rPr>
      </w:pPr>
      <w:r w:rsidRPr="00D935A0">
        <w:rPr>
          <w:highlight w:val="white"/>
        </w:rPr>
        <w:t xml:space="preserve">               operand1 = assemblyCode[1],</w:t>
      </w:r>
    </w:p>
    <w:p w14:paraId="33545582" w14:textId="77777777" w:rsidR="00D935A0" w:rsidRPr="00D935A0" w:rsidRDefault="00D935A0" w:rsidP="00D935A0">
      <w:pPr>
        <w:pStyle w:val="Code"/>
        <w:rPr>
          <w:highlight w:val="white"/>
        </w:rPr>
      </w:pPr>
      <w:r w:rsidRPr="00D935A0">
        <w:rPr>
          <w:highlight w:val="white"/>
        </w:rPr>
        <w:t xml:space="preserve">               operand2 = assemblyCode[2];</w:t>
      </w:r>
    </w:p>
    <w:p w14:paraId="45613385" w14:textId="77777777" w:rsidR="00D935A0" w:rsidRPr="00D935A0" w:rsidRDefault="00D935A0" w:rsidP="00D935A0">
      <w:pPr>
        <w:pStyle w:val="Code"/>
        <w:rPr>
          <w:highlight w:val="white"/>
        </w:rPr>
      </w:pPr>
    </w:p>
    <w:p w14:paraId="3D02403F" w14:textId="77777777" w:rsidR="00D935A0" w:rsidRPr="00D935A0" w:rsidRDefault="00D935A0" w:rsidP="00D935A0">
      <w:pPr>
        <w:pStyle w:val="Code"/>
        <w:rPr>
          <w:highlight w:val="white"/>
        </w:rPr>
      </w:pPr>
      <w:r w:rsidRPr="00D935A0">
        <w:rPr>
          <w:highlight w:val="white"/>
        </w:rPr>
        <w:t xml:space="preserve">        if ((assemblyCode.Operator != AssemblyOperator.label) &amp;&amp;</w:t>
      </w:r>
    </w:p>
    <w:p w14:paraId="1A677CF1" w14:textId="77777777" w:rsidR="00D935A0" w:rsidRPr="00D935A0" w:rsidRDefault="00D935A0" w:rsidP="00D935A0">
      <w:pPr>
        <w:pStyle w:val="Code"/>
        <w:rPr>
          <w:highlight w:val="white"/>
        </w:rPr>
      </w:pPr>
      <w:r w:rsidRPr="00D935A0">
        <w:rPr>
          <w:highlight w:val="white"/>
        </w:rPr>
        <w:t xml:space="preserve">            (assemblyCode.Operator != AssemblyOperator.comment) &amp;&amp;</w:t>
      </w:r>
    </w:p>
    <w:p w14:paraId="0F30EB0B" w14:textId="43206ED2" w:rsidR="00D935A0" w:rsidRPr="00D935A0" w:rsidRDefault="00D935A0" w:rsidP="00D935A0">
      <w:pPr>
        <w:pStyle w:val="Code"/>
        <w:rPr>
          <w:highlight w:val="white"/>
        </w:rPr>
      </w:pPr>
      <w:r w:rsidRPr="00D935A0">
        <w:rPr>
          <w:highlight w:val="white"/>
        </w:rPr>
        <w:t xml:space="preserve">            (assemblyCode.Operator != AssemblyOperator.define_zero_sequence)){</w:t>
      </w:r>
    </w:p>
    <w:p w14:paraId="62B5AF07" w14:textId="77777777" w:rsidR="00D935A0" w:rsidRPr="00D935A0" w:rsidRDefault="00D935A0" w:rsidP="00D935A0">
      <w:pPr>
        <w:pStyle w:val="Code"/>
        <w:rPr>
          <w:highlight w:val="white"/>
        </w:rPr>
      </w:pPr>
      <w:r w:rsidRPr="00D935A0">
        <w:rPr>
          <w:highlight w:val="white"/>
        </w:rPr>
        <w:t xml:space="preserve">           if (assemblyCode.Operator == AssemblyOperator.define_address) {</w:t>
      </w:r>
    </w:p>
    <w:p w14:paraId="6F089BEC" w14:textId="77777777" w:rsidR="00D935A0" w:rsidRPr="00D935A0" w:rsidRDefault="00D935A0" w:rsidP="00D935A0">
      <w:pPr>
        <w:pStyle w:val="Code"/>
        <w:rPr>
          <w:highlight w:val="white"/>
        </w:rPr>
      </w:pPr>
      <w:r w:rsidRPr="00D935A0">
        <w:rPr>
          <w:highlight w:val="white"/>
        </w:rPr>
        <w:t xml:space="preserve">            string name = (string) assemblyCode[0];</w:t>
      </w:r>
    </w:p>
    <w:p w14:paraId="38529AA8" w14:textId="77777777" w:rsidR="00D935A0" w:rsidRPr="00D935A0" w:rsidRDefault="00D935A0" w:rsidP="00D935A0">
      <w:pPr>
        <w:pStyle w:val="Code"/>
        <w:rPr>
          <w:highlight w:val="white"/>
        </w:rPr>
      </w:pPr>
      <w:r w:rsidRPr="00D935A0">
        <w:rPr>
          <w:highlight w:val="white"/>
        </w:rPr>
        <w:t xml:space="preserve">            accessMap.Add(byteList.Count - TypeSize.PointerSize, name);</w:t>
      </w:r>
    </w:p>
    <w:p w14:paraId="5403E47D" w14:textId="77777777" w:rsidR="00D935A0" w:rsidRPr="00D935A0" w:rsidRDefault="00D935A0" w:rsidP="00D935A0">
      <w:pPr>
        <w:pStyle w:val="Code"/>
        <w:rPr>
          <w:highlight w:val="white"/>
        </w:rPr>
      </w:pPr>
      <w:r w:rsidRPr="00D935A0">
        <w:rPr>
          <w:highlight w:val="white"/>
        </w:rPr>
        <w:t xml:space="preserve">          }</w:t>
      </w:r>
    </w:p>
    <w:p w14:paraId="346177DC" w14:textId="77777777" w:rsidR="00D935A0" w:rsidRPr="00D935A0" w:rsidRDefault="00D935A0" w:rsidP="00D935A0">
      <w:pPr>
        <w:pStyle w:val="Code"/>
        <w:rPr>
          <w:highlight w:val="white"/>
        </w:rPr>
      </w:pPr>
      <w:r w:rsidRPr="00D935A0">
        <w:rPr>
          <w:highlight w:val="white"/>
        </w:rPr>
        <w:t xml:space="preserve">          else if (assemblyCode.Operator == AssemblyOperator.define_value) {</w:t>
      </w:r>
    </w:p>
    <w:p w14:paraId="1A4014B5" w14:textId="77777777" w:rsidR="00D935A0" w:rsidRPr="00D935A0" w:rsidRDefault="00D935A0" w:rsidP="00D935A0">
      <w:pPr>
        <w:pStyle w:val="Code"/>
        <w:rPr>
          <w:highlight w:val="white"/>
        </w:rPr>
      </w:pPr>
      <w:r w:rsidRPr="00D935A0">
        <w:rPr>
          <w:highlight w:val="white"/>
        </w:rPr>
        <w:t xml:space="preserve">            Sort sort = (Sort) assemblyCode[0];</w:t>
      </w:r>
    </w:p>
    <w:p w14:paraId="276718CE" w14:textId="77777777" w:rsidR="00D935A0" w:rsidRPr="00D935A0" w:rsidRDefault="00D935A0" w:rsidP="00D935A0">
      <w:pPr>
        <w:pStyle w:val="Code"/>
        <w:rPr>
          <w:highlight w:val="white"/>
        </w:rPr>
      </w:pPr>
      <w:r w:rsidRPr="00D935A0">
        <w:rPr>
          <w:highlight w:val="white"/>
        </w:rPr>
        <w:t xml:space="preserve">            object value = assemblyCode[1];</w:t>
      </w:r>
    </w:p>
    <w:p w14:paraId="392F6164" w14:textId="77777777" w:rsidR="00D935A0" w:rsidRPr="00D935A0" w:rsidRDefault="00D935A0" w:rsidP="00D935A0">
      <w:pPr>
        <w:pStyle w:val="Code"/>
        <w:rPr>
          <w:highlight w:val="white"/>
        </w:rPr>
      </w:pPr>
    </w:p>
    <w:p w14:paraId="69B808E6" w14:textId="77777777" w:rsidR="00D935A0" w:rsidRPr="00D935A0" w:rsidRDefault="00D935A0" w:rsidP="00D935A0">
      <w:pPr>
        <w:pStyle w:val="Code"/>
        <w:rPr>
          <w:highlight w:val="white"/>
        </w:rPr>
      </w:pPr>
      <w:r w:rsidRPr="00D935A0">
        <w:rPr>
          <w:highlight w:val="white"/>
        </w:rPr>
        <w:t xml:space="preserve">            if (sort == Sort.Pointer) {</w:t>
      </w:r>
    </w:p>
    <w:p w14:paraId="543A5C02" w14:textId="77777777" w:rsidR="00D935A0" w:rsidRPr="00D935A0" w:rsidRDefault="00D935A0" w:rsidP="00D935A0">
      <w:pPr>
        <w:pStyle w:val="Code"/>
        <w:rPr>
          <w:highlight w:val="white"/>
        </w:rPr>
      </w:pPr>
      <w:r w:rsidRPr="00D935A0">
        <w:rPr>
          <w:highlight w:val="white"/>
        </w:rPr>
        <w:t xml:space="preserve">              if (value is string) {</w:t>
      </w:r>
    </w:p>
    <w:p w14:paraId="46D0027A" w14:textId="77777777" w:rsidR="00726A5C" w:rsidRDefault="00D935A0" w:rsidP="00D935A0">
      <w:pPr>
        <w:pStyle w:val="Code"/>
        <w:rPr>
          <w:highlight w:val="white"/>
        </w:rPr>
      </w:pPr>
      <w:r w:rsidRPr="00D935A0">
        <w:rPr>
          <w:highlight w:val="white"/>
        </w:rPr>
        <w:t xml:space="preserve">                accessMap.Add(byteList.Count - TypeSize.PointerSize,</w:t>
      </w:r>
    </w:p>
    <w:p w14:paraId="5DE8AD9D" w14:textId="42E57EC4" w:rsidR="00D935A0" w:rsidRPr="00D935A0" w:rsidRDefault="00726A5C" w:rsidP="00D935A0">
      <w:pPr>
        <w:pStyle w:val="Code"/>
        <w:rPr>
          <w:highlight w:val="white"/>
        </w:rPr>
      </w:pPr>
      <w:r>
        <w:rPr>
          <w:highlight w:val="white"/>
        </w:rPr>
        <w:t xml:space="preserve">                             </w:t>
      </w:r>
      <w:r w:rsidR="00D935A0" w:rsidRPr="00D935A0">
        <w:rPr>
          <w:highlight w:val="white"/>
        </w:rPr>
        <w:t xml:space="preserve"> (string)</w:t>
      </w:r>
      <w:r>
        <w:rPr>
          <w:highlight w:val="white"/>
        </w:rPr>
        <w:t xml:space="preserve"> </w:t>
      </w:r>
      <w:r w:rsidR="00D935A0" w:rsidRPr="00D935A0">
        <w:rPr>
          <w:highlight w:val="white"/>
        </w:rPr>
        <w:t>value);</w:t>
      </w:r>
    </w:p>
    <w:p w14:paraId="425947A9" w14:textId="77777777" w:rsidR="00D935A0" w:rsidRPr="00D935A0" w:rsidRDefault="00D935A0" w:rsidP="00D935A0">
      <w:pPr>
        <w:pStyle w:val="Code"/>
        <w:rPr>
          <w:highlight w:val="white"/>
        </w:rPr>
      </w:pPr>
      <w:r w:rsidRPr="00D935A0">
        <w:rPr>
          <w:highlight w:val="white"/>
        </w:rPr>
        <w:t xml:space="preserve">              }</w:t>
      </w:r>
    </w:p>
    <w:p w14:paraId="761F003F" w14:textId="77777777" w:rsidR="00D935A0" w:rsidRPr="00D935A0" w:rsidRDefault="00D935A0" w:rsidP="00D935A0">
      <w:pPr>
        <w:pStyle w:val="Code"/>
        <w:rPr>
          <w:highlight w:val="white"/>
        </w:rPr>
      </w:pPr>
      <w:r w:rsidRPr="00D935A0">
        <w:rPr>
          <w:highlight w:val="white"/>
        </w:rPr>
        <w:lastRenderedPageBreak/>
        <w:t xml:space="preserve">              else if (value is StaticAddress) {</w:t>
      </w:r>
    </w:p>
    <w:p w14:paraId="1E5979A2" w14:textId="77777777" w:rsidR="00D935A0" w:rsidRPr="00D935A0" w:rsidRDefault="00D935A0" w:rsidP="00D935A0">
      <w:pPr>
        <w:pStyle w:val="Code"/>
        <w:rPr>
          <w:highlight w:val="white"/>
        </w:rPr>
      </w:pPr>
      <w:r w:rsidRPr="00D935A0">
        <w:rPr>
          <w:highlight w:val="white"/>
        </w:rPr>
        <w:t xml:space="preserve">                StaticAddress staticAddress = (StaticAddress) value;</w:t>
      </w:r>
    </w:p>
    <w:p w14:paraId="367DFEBC" w14:textId="77777777" w:rsidR="00726A5C" w:rsidRDefault="00D935A0" w:rsidP="00D935A0">
      <w:pPr>
        <w:pStyle w:val="Code"/>
        <w:rPr>
          <w:highlight w:val="white"/>
        </w:rPr>
      </w:pPr>
      <w:r w:rsidRPr="00D935A0">
        <w:rPr>
          <w:highlight w:val="white"/>
        </w:rPr>
        <w:t xml:space="preserve">                accessMap.Add(byteList.Count - TypeSize.PointerSize,</w:t>
      </w:r>
    </w:p>
    <w:p w14:paraId="699C025B" w14:textId="5C529118" w:rsidR="00D935A0" w:rsidRPr="00D935A0" w:rsidRDefault="00726A5C" w:rsidP="00D935A0">
      <w:pPr>
        <w:pStyle w:val="Code"/>
        <w:rPr>
          <w:highlight w:val="white"/>
        </w:rPr>
      </w:pPr>
      <w:r>
        <w:rPr>
          <w:highlight w:val="white"/>
        </w:rPr>
        <w:t xml:space="preserve">                             </w:t>
      </w:r>
      <w:r w:rsidR="00D935A0" w:rsidRPr="00D935A0">
        <w:rPr>
          <w:highlight w:val="white"/>
        </w:rPr>
        <w:t xml:space="preserve"> staticAddress.UniqueName);</w:t>
      </w:r>
    </w:p>
    <w:p w14:paraId="21135A57" w14:textId="77777777" w:rsidR="00D935A0" w:rsidRPr="00D935A0" w:rsidRDefault="00D935A0" w:rsidP="00D935A0">
      <w:pPr>
        <w:pStyle w:val="Code"/>
        <w:rPr>
          <w:highlight w:val="white"/>
        </w:rPr>
      </w:pPr>
      <w:r w:rsidRPr="00D935A0">
        <w:rPr>
          <w:highlight w:val="white"/>
        </w:rPr>
        <w:t xml:space="preserve">              }</w:t>
      </w:r>
    </w:p>
    <w:p w14:paraId="7E7D8A0D" w14:textId="77777777" w:rsidR="00D935A0" w:rsidRPr="00D935A0" w:rsidRDefault="00D935A0" w:rsidP="00D935A0">
      <w:pPr>
        <w:pStyle w:val="Code"/>
        <w:rPr>
          <w:highlight w:val="white"/>
        </w:rPr>
      </w:pPr>
      <w:r w:rsidRPr="00D935A0">
        <w:rPr>
          <w:highlight w:val="white"/>
        </w:rPr>
        <w:t xml:space="preserve">            }</w:t>
      </w:r>
    </w:p>
    <w:p w14:paraId="31261BBF" w14:textId="77777777" w:rsidR="00D935A0" w:rsidRPr="00D935A0" w:rsidRDefault="00D935A0" w:rsidP="00D935A0">
      <w:pPr>
        <w:pStyle w:val="Code"/>
        <w:rPr>
          <w:highlight w:val="white"/>
        </w:rPr>
      </w:pPr>
      <w:r w:rsidRPr="00D935A0">
        <w:rPr>
          <w:highlight w:val="white"/>
        </w:rPr>
        <w:t xml:space="preserve">          }</w:t>
      </w:r>
    </w:p>
    <w:p w14:paraId="1E032E27" w14:textId="77777777" w:rsidR="00D935A0" w:rsidRPr="00D935A0" w:rsidRDefault="00D935A0" w:rsidP="00D935A0">
      <w:pPr>
        <w:pStyle w:val="Code"/>
        <w:rPr>
          <w:highlight w:val="white"/>
        </w:rPr>
      </w:pPr>
      <w:r w:rsidRPr="00D935A0">
        <w:rPr>
          <w:highlight w:val="white"/>
        </w:rPr>
        <w:t xml:space="preserve">          else if ((assemblyCode.Operator == AssemblyOperator.call) &amp;&amp;</w:t>
      </w:r>
    </w:p>
    <w:p w14:paraId="7B0E57BF" w14:textId="77777777" w:rsidR="00D935A0" w:rsidRPr="00D935A0" w:rsidRDefault="00D935A0" w:rsidP="00D935A0">
      <w:pPr>
        <w:pStyle w:val="Code"/>
        <w:rPr>
          <w:highlight w:val="white"/>
        </w:rPr>
      </w:pPr>
      <w:r w:rsidRPr="00D935A0">
        <w:rPr>
          <w:highlight w:val="white"/>
        </w:rPr>
        <w:t xml:space="preserve">                   (assemblyCode[0] is string)) {</w:t>
      </w:r>
    </w:p>
    <w:p w14:paraId="70492276" w14:textId="77777777" w:rsidR="00D935A0" w:rsidRPr="00D935A0" w:rsidRDefault="00D935A0" w:rsidP="00D935A0">
      <w:pPr>
        <w:pStyle w:val="Code"/>
        <w:rPr>
          <w:highlight w:val="white"/>
        </w:rPr>
      </w:pPr>
      <w:r w:rsidRPr="00D935A0">
        <w:rPr>
          <w:highlight w:val="white"/>
        </w:rPr>
        <w:t xml:space="preserve">            string calleeName = (string) assemblyCode[0];</w:t>
      </w:r>
    </w:p>
    <w:p w14:paraId="40BBEE3F" w14:textId="77777777" w:rsidR="00D935A0" w:rsidRPr="00D935A0" w:rsidRDefault="00D935A0" w:rsidP="00D935A0">
      <w:pPr>
        <w:pStyle w:val="Code"/>
        <w:rPr>
          <w:highlight w:val="white"/>
        </w:rPr>
      </w:pPr>
      <w:r w:rsidRPr="00D935A0">
        <w:rPr>
          <w:highlight w:val="white"/>
        </w:rPr>
        <w:t xml:space="preserve">            int address = byteList.Count - TypeSize.PointerSize;</w:t>
      </w:r>
    </w:p>
    <w:p w14:paraId="04AFB797" w14:textId="77777777" w:rsidR="00D935A0" w:rsidRPr="00D935A0" w:rsidRDefault="00D935A0" w:rsidP="00D935A0">
      <w:pPr>
        <w:pStyle w:val="Code"/>
        <w:rPr>
          <w:highlight w:val="white"/>
        </w:rPr>
      </w:pPr>
      <w:r w:rsidRPr="00D935A0">
        <w:rPr>
          <w:highlight w:val="white"/>
        </w:rPr>
        <w:t xml:space="preserve">            callMap.Add(address, calleeName);</w:t>
      </w:r>
    </w:p>
    <w:p w14:paraId="6422C105" w14:textId="77777777" w:rsidR="00D935A0" w:rsidRPr="00D935A0" w:rsidRDefault="00D935A0" w:rsidP="00D935A0">
      <w:pPr>
        <w:pStyle w:val="Code"/>
        <w:rPr>
          <w:highlight w:val="white"/>
        </w:rPr>
      </w:pPr>
      <w:r w:rsidRPr="00D935A0">
        <w:rPr>
          <w:highlight w:val="white"/>
        </w:rPr>
        <w:t xml:space="preserve">          }</w:t>
      </w:r>
    </w:p>
    <w:p w14:paraId="2453BA41" w14:textId="77777777" w:rsidR="00D935A0" w:rsidRPr="00D935A0" w:rsidRDefault="00D935A0" w:rsidP="00D935A0">
      <w:pPr>
        <w:pStyle w:val="Code"/>
        <w:rPr>
          <w:highlight w:val="white"/>
        </w:rPr>
      </w:pPr>
      <w:r w:rsidRPr="00D935A0">
        <w:rPr>
          <w:highlight w:val="white"/>
        </w:rPr>
        <w:t xml:space="preserve">          else if (assemblyCode.Operator == AssemblyOperator.address_return) {</w:t>
      </w:r>
    </w:p>
    <w:p w14:paraId="3B1D167F" w14:textId="77777777" w:rsidR="00D935A0" w:rsidRPr="00D935A0" w:rsidRDefault="00D935A0" w:rsidP="00D935A0">
      <w:pPr>
        <w:pStyle w:val="Code"/>
        <w:rPr>
          <w:highlight w:val="white"/>
        </w:rPr>
      </w:pPr>
      <w:r w:rsidRPr="00D935A0">
        <w:rPr>
          <w:highlight w:val="white"/>
        </w:rPr>
        <w:t xml:space="preserve">            int address = byteList.Count - TypeSize.PointerSize;</w:t>
      </w:r>
    </w:p>
    <w:p w14:paraId="65F4D988" w14:textId="77777777" w:rsidR="00D935A0" w:rsidRPr="00D935A0" w:rsidRDefault="00D935A0" w:rsidP="00D935A0">
      <w:pPr>
        <w:pStyle w:val="Code"/>
        <w:rPr>
          <w:highlight w:val="white"/>
        </w:rPr>
      </w:pPr>
      <w:r w:rsidRPr="00D935A0">
        <w:rPr>
          <w:highlight w:val="white"/>
        </w:rPr>
        <w:t xml:space="preserve">            returnSet.Add(address);</w:t>
      </w:r>
    </w:p>
    <w:p w14:paraId="7D4A169C" w14:textId="77777777" w:rsidR="00D935A0" w:rsidRPr="00D935A0" w:rsidRDefault="00D935A0" w:rsidP="00D935A0">
      <w:pPr>
        <w:pStyle w:val="Code"/>
        <w:rPr>
          <w:highlight w:val="white"/>
        </w:rPr>
      </w:pPr>
      <w:r w:rsidRPr="00D935A0">
        <w:rPr>
          <w:highlight w:val="white"/>
        </w:rPr>
        <w:t xml:space="preserve">          }</w:t>
      </w:r>
    </w:p>
    <w:p w14:paraId="1E526791" w14:textId="77777777" w:rsidR="00D935A0" w:rsidRPr="00D935A0" w:rsidRDefault="00D935A0" w:rsidP="00D935A0">
      <w:pPr>
        <w:pStyle w:val="Code"/>
        <w:rPr>
          <w:highlight w:val="white"/>
        </w:rPr>
      </w:pPr>
      <w:r w:rsidRPr="00D935A0">
        <w:rPr>
          <w:highlight w:val="white"/>
        </w:rPr>
        <w:t xml:space="preserve">          else if (operand0 is string) { // Add [g + 1], 2</w:t>
      </w:r>
    </w:p>
    <w:p w14:paraId="5A5BFA1E" w14:textId="77777777" w:rsidR="00D935A0" w:rsidRPr="00D935A0" w:rsidRDefault="00D935A0" w:rsidP="00D935A0">
      <w:pPr>
        <w:pStyle w:val="Code"/>
        <w:rPr>
          <w:highlight w:val="white"/>
        </w:rPr>
      </w:pPr>
      <w:r w:rsidRPr="00D935A0">
        <w:rPr>
          <w:highlight w:val="white"/>
        </w:rPr>
        <w:t xml:space="preserve">            int size = 0;</w:t>
      </w:r>
    </w:p>
    <w:p w14:paraId="159745F0" w14:textId="77777777" w:rsidR="00D935A0" w:rsidRPr="00D935A0" w:rsidRDefault="00D935A0" w:rsidP="00D935A0">
      <w:pPr>
        <w:pStyle w:val="Code"/>
        <w:rPr>
          <w:highlight w:val="white"/>
        </w:rPr>
      </w:pPr>
      <w:r w:rsidRPr="00D935A0">
        <w:rPr>
          <w:highlight w:val="white"/>
        </w:rPr>
        <w:t xml:space="preserve">            if (operand2 is BigInteger) {</w:t>
      </w:r>
    </w:p>
    <w:p w14:paraId="6762D762" w14:textId="77777777" w:rsidR="00D935A0" w:rsidRPr="00D935A0" w:rsidRDefault="00D935A0" w:rsidP="00D935A0">
      <w:pPr>
        <w:pStyle w:val="Code"/>
        <w:rPr>
          <w:highlight w:val="white"/>
        </w:rPr>
      </w:pPr>
      <w:r w:rsidRPr="00D935A0">
        <w:rPr>
          <w:highlight w:val="white"/>
        </w:rPr>
        <w:t xml:space="preserve">               size = AssemblyCode.SizeOfValue((BigInteger) operand2,</w:t>
      </w:r>
    </w:p>
    <w:p w14:paraId="55EDCA94" w14:textId="77777777" w:rsidR="00D935A0" w:rsidRPr="00D935A0" w:rsidRDefault="00D935A0" w:rsidP="00D935A0">
      <w:pPr>
        <w:pStyle w:val="Code"/>
        <w:rPr>
          <w:highlight w:val="white"/>
        </w:rPr>
      </w:pPr>
      <w:r w:rsidRPr="00D935A0">
        <w:rPr>
          <w:highlight w:val="white"/>
        </w:rPr>
        <w:t xml:space="preserve">                                               assemblyCode.Operator);</w:t>
      </w:r>
    </w:p>
    <w:p w14:paraId="1E8172E6" w14:textId="77777777" w:rsidR="00D935A0" w:rsidRPr="00D935A0" w:rsidRDefault="00D935A0" w:rsidP="00D935A0">
      <w:pPr>
        <w:pStyle w:val="Code"/>
        <w:rPr>
          <w:highlight w:val="white"/>
        </w:rPr>
      </w:pPr>
      <w:r w:rsidRPr="00D935A0">
        <w:rPr>
          <w:highlight w:val="white"/>
        </w:rPr>
        <w:t xml:space="preserve">            }</w:t>
      </w:r>
    </w:p>
    <w:p w14:paraId="6721A0F1" w14:textId="77777777" w:rsidR="00D935A0" w:rsidRPr="00D935A0" w:rsidRDefault="00D935A0" w:rsidP="00D935A0">
      <w:pPr>
        <w:pStyle w:val="Code"/>
        <w:rPr>
          <w:highlight w:val="white"/>
        </w:rPr>
      </w:pPr>
      <w:r w:rsidRPr="00D935A0">
        <w:rPr>
          <w:highlight w:val="white"/>
        </w:rPr>
        <w:t xml:space="preserve">          </w:t>
      </w:r>
    </w:p>
    <w:p w14:paraId="10283105" w14:textId="77777777" w:rsidR="00D935A0" w:rsidRPr="00D935A0" w:rsidRDefault="00D935A0" w:rsidP="00D935A0">
      <w:pPr>
        <w:pStyle w:val="Code"/>
        <w:rPr>
          <w:highlight w:val="white"/>
        </w:rPr>
      </w:pPr>
      <w:r w:rsidRPr="00D935A0">
        <w:rPr>
          <w:highlight w:val="white"/>
        </w:rPr>
        <w:t xml:space="preserve">            int address = byteList.Count - TypeSize.PointerSize - size;</w:t>
      </w:r>
    </w:p>
    <w:p w14:paraId="70ED3CC5" w14:textId="77777777" w:rsidR="00D935A0" w:rsidRPr="00D935A0" w:rsidRDefault="00D935A0" w:rsidP="00D935A0">
      <w:pPr>
        <w:pStyle w:val="Code"/>
        <w:rPr>
          <w:highlight w:val="white"/>
        </w:rPr>
      </w:pPr>
      <w:r w:rsidRPr="00D935A0">
        <w:rPr>
          <w:highlight w:val="white"/>
        </w:rPr>
        <w:t xml:space="preserve">            accessMap.Add(address, (string) operand0);</w:t>
      </w:r>
    </w:p>
    <w:p w14:paraId="584134FF" w14:textId="77777777" w:rsidR="00D935A0" w:rsidRPr="00D935A0" w:rsidRDefault="00D935A0" w:rsidP="00D935A0">
      <w:pPr>
        <w:pStyle w:val="Code"/>
        <w:rPr>
          <w:highlight w:val="white"/>
        </w:rPr>
      </w:pPr>
      <w:r w:rsidRPr="00D935A0">
        <w:rPr>
          <w:highlight w:val="white"/>
        </w:rPr>
        <w:t xml:space="preserve">          }</w:t>
      </w:r>
    </w:p>
    <w:p w14:paraId="589AF5F9" w14:textId="77777777" w:rsidR="00D935A0" w:rsidRPr="00D935A0" w:rsidRDefault="00D935A0" w:rsidP="00D935A0">
      <w:pPr>
        <w:pStyle w:val="Code"/>
        <w:rPr>
          <w:highlight w:val="white"/>
        </w:rPr>
      </w:pPr>
      <w:r w:rsidRPr="00D935A0">
        <w:rPr>
          <w:highlight w:val="white"/>
        </w:rPr>
        <w:t xml:space="preserve">          else if (operand1 is string) {</w:t>
      </w:r>
    </w:p>
    <w:p w14:paraId="4BDB3B68" w14:textId="77777777" w:rsidR="00D935A0" w:rsidRPr="00D935A0" w:rsidRDefault="00D935A0" w:rsidP="00D935A0">
      <w:pPr>
        <w:pStyle w:val="Code"/>
        <w:rPr>
          <w:highlight w:val="white"/>
        </w:rPr>
      </w:pPr>
      <w:r w:rsidRPr="00D935A0">
        <w:rPr>
          <w:highlight w:val="white"/>
        </w:rPr>
        <w:t xml:space="preserve">            if (operand2 is int) { // mov ax, [g + 1]</w:t>
      </w:r>
    </w:p>
    <w:p w14:paraId="3482D87A" w14:textId="77777777" w:rsidR="00D935A0" w:rsidRPr="00D935A0" w:rsidRDefault="00D935A0" w:rsidP="00D935A0">
      <w:pPr>
        <w:pStyle w:val="Code"/>
        <w:rPr>
          <w:highlight w:val="white"/>
        </w:rPr>
      </w:pPr>
      <w:r w:rsidRPr="00D935A0">
        <w:rPr>
          <w:highlight w:val="white"/>
        </w:rPr>
        <w:t xml:space="preserve">              int address = byteList.Count - TypeSize.PointerSize;</w:t>
      </w:r>
    </w:p>
    <w:p w14:paraId="1AB7960A" w14:textId="77777777" w:rsidR="00D935A0" w:rsidRPr="00D935A0" w:rsidRDefault="00D935A0" w:rsidP="00D935A0">
      <w:pPr>
        <w:pStyle w:val="Code"/>
        <w:rPr>
          <w:highlight w:val="white"/>
        </w:rPr>
      </w:pPr>
      <w:r w:rsidRPr="00D935A0">
        <w:rPr>
          <w:highlight w:val="white"/>
        </w:rPr>
        <w:t xml:space="preserve">              accessMap.Add(address, (string) operand1);</w:t>
      </w:r>
    </w:p>
    <w:p w14:paraId="1003CFAF" w14:textId="77777777" w:rsidR="00D935A0" w:rsidRPr="00D935A0" w:rsidRDefault="00D935A0" w:rsidP="00D935A0">
      <w:pPr>
        <w:pStyle w:val="Code"/>
        <w:rPr>
          <w:highlight w:val="white"/>
        </w:rPr>
      </w:pPr>
      <w:r w:rsidRPr="00D935A0">
        <w:rPr>
          <w:highlight w:val="white"/>
        </w:rPr>
        <w:t xml:space="preserve">            }</w:t>
      </w:r>
    </w:p>
    <w:p w14:paraId="7D431C13" w14:textId="356C5D01" w:rsidR="00D935A0" w:rsidRPr="00D935A0" w:rsidRDefault="00D935A0" w:rsidP="00D935A0">
      <w:pPr>
        <w:pStyle w:val="Code"/>
        <w:rPr>
          <w:highlight w:val="white"/>
        </w:rPr>
      </w:pPr>
      <w:r w:rsidRPr="00D935A0">
        <w:rPr>
          <w:highlight w:val="white"/>
        </w:rPr>
        <w:t xml:space="preserve">            else {</w:t>
      </w:r>
      <w:r w:rsidR="00726A5C" w:rsidRPr="00D935A0">
        <w:rPr>
          <w:highlight w:val="white"/>
        </w:rPr>
        <w:t xml:space="preserve"> // mov ax, g</w:t>
      </w:r>
    </w:p>
    <w:p w14:paraId="12990B40" w14:textId="10DB5930" w:rsidR="00D935A0" w:rsidRPr="00D935A0" w:rsidRDefault="00D935A0" w:rsidP="00D935A0">
      <w:pPr>
        <w:pStyle w:val="Code"/>
        <w:rPr>
          <w:highlight w:val="white"/>
        </w:rPr>
      </w:pPr>
      <w:r w:rsidRPr="00D935A0">
        <w:rPr>
          <w:highlight w:val="white"/>
        </w:rPr>
        <w:t xml:space="preserve">              int address = byteList.Count - TypeSize.PointerSize;</w:t>
      </w:r>
    </w:p>
    <w:p w14:paraId="145163F4" w14:textId="77777777" w:rsidR="00D935A0" w:rsidRPr="00D935A0" w:rsidRDefault="00D935A0" w:rsidP="00D935A0">
      <w:pPr>
        <w:pStyle w:val="Code"/>
        <w:rPr>
          <w:highlight w:val="white"/>
        </w:rPr>
      </w:pPr>
      <w:r w:rsidRPr="00D935A0">
        <w:rPr>
          <w:highlight w:val="white"/>
        </w:rPr>
        <w:t xml:space="preserve">              accessMap.Add(address, (string) operand1);</w:t>
      </w:r>
    </w:p>
    <w:p w14:paraId="117448FB" w14:textId="77777777" w:rsidR="00D935A0" w:rsidRPr="00D935A0" w:rsidRDefault="00D935A0" w:rsidP="00D935A0">
      <w:pPr>
        <w:pStyle w:val="Code"/>
        <w:rPr>
          <w:highlight w:val="white"/>
        </w:rPr>
      </w:pPr>
      <w:r w:rsidRPr="00D935A0">
        <w:rPr>
          <w:highlight w:val="white"/>
        </w:rPr>
        <w:t xml:space="preserve">            }</w:t>
      </w:r>
    </w:p>
    <w:p w14:paraId="352087A5" w14:textId="77777777" w:rsidR="00D935A0" w:rsidRPr="00D935A0" w:rsidRDefault="00D935A0" w:rsidP="00D935A0">
      <w:pPr>
        <w:pStyle w:val="Code"/>
        <w:rPr>
          <w:highlight w:val="white"/>
        </w:rPr>
      </w:pPr>
      <w:r w:rsidRPr="00D935A0">
        <w:rPr>
          <w:highlight w:val="white"/>
        </w:rPr>
        <w:t xml:space="preserve">          }</w:t>
      </w:r>
    </w:p>
    <w:p w14:paraId="3C00A334" w14:textId="77777777" w:rsidR="00D935A0" w:rsidRPr="00D935A0" w:rsidRDefault="00D935A0" w:rsidP="00D935A0">
      <w:pPr>
        <w:pStyle w:val="Code"/>
        <w:rPr>
          <w:highlight w:val="white"/>
        </w:rPr>
      </w:pPr>
      <w:r w:rsidRPr="00D935A0">
        <w:rPr>
          <w:highlight w:val="white"/>
        </w:rPr>
        <w:t xml:space="preserve">          else if (operand2 is string) { // Add [bp + 2], g</w:t>
      </w:r>
    </w:p>
    <w:p w14:paraId="7F81C8B2" w14:textId="77777777" w:rsidR="00D935A0" w:rsidRPr="00D935A0" w:rsidRDefault="00D935A0" w:rsidP="00D935A0">
      <w:pPr>
        <w:pStyle w:val="Code"/>
        <w:rPr>
          <w:highlight w:val="white"/>
        </w:rPr>
      </w:pPr>
      <w:r w:rsidRPr="00D935A0">
        <w:rPr>
          <w:highlight w:val="white"/>
        </w:rPr>
        <w:t xml:space="preserve">            int address = byteList.Count - TypeSize.PointerSize;</w:t>
      </w:r>
    </w:p>
    <w:p w14:paraId="30FD4775" w14:textId="77777777" w:rsidR="00D935A0" w:rsidRPr="00D935A0" w:rsidRDefault="00D935A0" w:rsidP="00D935A0">
      <w:pPr>
        <w:pStyle w:val="Code"/>
        <w:rPr>
          <w:highlight w:val="white"/>
        </w:rPr>
      </w:pPr>
      <w:r w:rsidRPr="00D935A0">
        <w:rPr>
          <w:highlight w:val="white"/>
        </w:rPr>
        <w:t xml:space="preserve">            accessMap.Add(address, (string) operand2);</w:t>
      </w:r>
    </w:p>
    <w:p w14:paraId="7FAB1177" w14:textId="77777777" w:rsidR="00D935A0" w:rsidRPr="00D935A0" w:rsidRDefault="00D935A0" w:rsidP="00D935A0">
      <w:pPr>
        <w:pStyle w:val="Code"/>
        <w:rPr>
          <w:highlight w:val="white"/>
        </w:rPr>
      </w:pPr>
      <w:r w:rsidRPr="00D935A0">
        <w:rPr>
          <w:highlight w:val="white"/>
        </w:rPr>
        <w:t xml:space="preserve">          }</w:t>
      </w:r>
    </w:p>
    <w:p w14:paraId="60CA0AC0" w14:textId="77777777" w:rsidR="00D935A0" w:rsidRPr="00D935A0" w:rsidRDefault="00D935A0" w:rsidP="00D935A0">
      <w:pPr>
        <w:pStyle w:val="Code"/>
        <w:rPr>
          <w:highlight w:val="white"/>
        </w:rPr>
      </w:pPr>
      <w:r w:rsidRPr="00D935A0">
        <w:rPr>
          <w:highlight w:val="white"/>
        </w:rPr>
        <w:t xml:space="preserve">        }</w:t>
      </w:r>
    </w:p>
    <w:p w14:paraId="420B3FCA" w14:textId="77777777" w:rsidR="00D935A0" w:rsidRPr="00D935A0" w:rsidRDefault="00D935A0" w:rsidP="00D935A0">
      <w:pPr>
        <w:pStyle w:val="Code"/>
        <w:rPr>
          <w:highlight w:val="white"/>
        </w:rPr>
      </w:pPr>
      <w:r w:rsidRPr="00D935A0">
        <w:rPr>
          <w:highlight w:val="white"/>
        </w:rPr>
        <w:t xml:space="preserve">      }</w:t>
      </w:r>
    </w:p>
    <w:p w14:paraId="449B12A2" w14:textId="77777777" w:rsidR="00D935A0" w:rsidRPr="00D935A0" w:rsidRDefault="00D935A0" w:rsidP="00D935A0">
      <w:pPr>
        <w:pStyle w:val="Code"/>
        <w:rPr>
          <w:highlight w:val="white"/>
        </w:rPr>
      </w:pPr>
      <w:r w:rsidRPr="00D935A0">
        <w:rPr>
          <w:highlight w:val="white"/>
        </w:rPr>
        <w:t xml:space="preserve">    }</w:t>
      </w:r>
    </w:p>
    <w:p w14:paraId="0C269A0F" w14:textId="77777777" w:rsidR="00D935A0" w:rsidRPr="00D935A0" w:rsidRDefault="00D935A0" w:rsidP="00D935A0">
      <w:pPr>
        <w:pStyle w:val="Code"/>
        <w:rPr>
          <w:highlight w:val="white"/>
        </w:rPr>
      </w:pPr>
      <w:r w:rsidRPr="00D935A0">
        <w:rPr>
          <w:highlight w:val="white"/>
        </w:rPr>
        <w:t xml:space="preserve">  }</w:t>
      </w:r>
    </w:p>
    <w:p w14:paraId="2A08D4B1" w14:textId="3FF0F6AF" w:rsidR="00D935A0" w:rsidRPr="00D935A0" w:rsidRDefault="00D935A0" w:rsidP="00D935A0">
      <w:pPr>
        <w:pStyle w:val="Code"/>
      </w:pPr>
      <w:r w:rsidRPr="00D935A0">
        <w:rPr>
          <w:highlight w:val="white"/>
        </w:rPr>
        <w:t>}</w:t>
      </w:r>
    </w:p>
    <w:p w14:paraId="497A438F" w14:textId="3517315A" w:rsidR="00565A0A" w:rsidRPr="00EC76D5" w:rsidRDefault="00565A0A" w:rsidP="00565A0A">
      <w:pPr>
        <w:pStyle w:val="Rubrik2"/>
      </w:pPr>
      <w:r w:rsidRPr="00EC76D5">
        <w:t>Generation</w:t>
      </w:r>
      <w:bookmarkEnd w:id="5841"/>
    </w:p>
    <w:p w14:paraId="727E97AB" w14:textId="28602421" w:rsidR="004741DE" w:rsidRPr="00EC76D5" w:rsidRDefault="004741DE" w:rsidP="004741DE">
      <w:r w:rsidRPr="00EC76D5">
        <w:t xml:space="preserve">When the middle code has been </w:t>
      </w:r>
      <w:r w:rsidR="00540E32" w:rsidRPr="00EC76D5">
        <w:t>optimized</w:t>
      </w:r>
      <w:r w:rsidRPr="00EC76D5">
        <w:t>, we need to generate base blocks and live sets.</w:t>
      </w:r>
    </w:p>
    <w:p w14:paraId="334CA192" w14:textId="77777777" w:rsidR="00806BE8" w:rsidRPr="00EC76D5" w:rsidRDefault="00806BE8" w:rsidP="00806BE8">
      <w:pPr>
        <w:pStyle w:val="Code"/>
      </w:pPr>
      <w:r w:rsidRPr="00EC76D5">
        <w:t xml:space="preserve">  public void generate() {</w:t>
      </w:r>
    </w:p>
    <w:p w14:paraId="1DDF2244" w14:textId="77777777" w:rsidR="00806BE8" w:rsidRPr="00EC76D5" w:rsidRDefault="00806BE8" w:rsidP="00806BE8">
      <w:pPr>
        <w:pStyle w:val="Code"/>
      </w:pPr>
      <w:r w:rsidRPr="00EC76D5">
        <w:t xml:space="preserve">    { generateDefAndUseLineSets();</w:t>
      </w:r>
    </w:p>
    <w:p w14:paraId="143239B9" w14:textId="77777777" w:rsidR="00806BE8" w:rsidRPr="00EC76D5" w:rsidRDefault="00806BE8" w:rsidP="00806BE8">
      <w:pPr>
        <w:pStyle w:val="Code"/>
      </w:pPr>
      <w:r w:rsidRPr="00EC76D5">
        <w:t xml:space="preserve">      Map&lt;Integer,BaseBlock&gt; leaderMap = new ListMap&lt;&gt;();</w:t>
      </w:r>
    </w:p>
    <w:p w14:paraId="65DD3413" w14:textId="77777777" w:rsidR="00806BE8" w:rsidRPr="00EC76D5" w:rsidRDefault="00806BE8" w:rsidP="00806BE8">
      <w:pPr>
        <w:pStyle w:val="Code"/>
      </w:pPr>
      <w:r w:rsidRPr="00EC76D5">
        <w:t xml:space="preserve">      Set&lt;BaseBlock&gt; baseBlockSet = generateBaseBlockSet(leaderMap);</w:t>
      </w:r>
    </w:p>
    <w:p w14:paraId="7223B87E" w14:textId="77777777" w:rsidR="00806BE8" w:rsidRPr="00EC76D5" w:rsidRDefault="00806BE8" w:rsidP="00806BE8">
      <w:pPr>
        <w:pStyle w:val="Code"/>
      </w:pPr>
      <w:r w:rsidRPr="00EC76D5">
        <w:t xml:space="preserve">      redundantExpressions(baseBlockSet);</w:t>
      </w:r>
    </w:p>
    <w:p w14:paraId="5F69BE65" w14:textId="77777777" w:rsidR="00806BE8" w:rsidRPr="00EC76D5" w:rsidRDefault="00806BE8" w:rsidP="00806BE8">
      <w:pPr>
        <w:pStyle w:val="Code"/>
      </w:pPr>
      <w:r w:rsidRPr="00EC76D5">
        <w:t xml:space="preserve">      removeClearedCode();</w:t>
      </w:r>
    </w:p>
    <w:p w14:paraId="76BA1602" w14:textId="77777777" w:rsidR="00806BE8" w:rsidRPr="00EC76D5" w:rsidRDefault="00806BE8" w:rsidP="00806BE8">
      <w:pPr>
        <w:pStyle w:val="Code"/>
      </w:pPr>
      <w:r w:rsidRPr="00EC76D5">
        <w:lastRenderedPageBreak/>
        <w:t xml:space="preserve">    }</w:t>
      </w:r>
    </w:p>
    <w:p w14:paraId="5BEB4B74" w14:textId="77777777" w:rsidR="00806BE8" w:rsidRPr="00EC76D5" w:rsidRDefault="00806BE8" w:rsidP="00806BE8">
      <w:pPr>
        <w:pStyle w:val="Code"/>
      </w:pPr>
      <w:r w:rsidRPr="00EC76D5">
        <w:t xml:space="preserve">    </w:t>
      </w:r>
    </w:p>
    <w:p w14:paraId="6CBA7D60" w14:textId="77777777" w:rsidR="00806BE8" w:rsidRPr="00EC76D5" w:rsidRDefault="00806BE8" w:rsidP="00806BE8">
      <w:pPr>
        <w:pStyle w:val="Code"/>
      </w:pPr>
      <w:r w:rsidRPr="00EC76D5">
        <w:t xml:space="preserve">    BaseBlock.clearCount();</w:t>
      </w:r>
    </w:p>
    <w:p w14:paraId="4968BCB7" w14:textId="77777777" w:rsidR="00806BE8" w:rsidRPr="00EC76D5" w:rsidRDefault="00806BE8" w:rsidP="00806BE8">
      <w:pPr>
        <w:pStyle w:val="Code"/>
      </w:pPr>
      <w:r w:rsidRPr="00EC76D5">
        <w:t xml:space="preserve">    Map&lt;Integer,BaseBlock&gt; leaderMap = new ListMap&lt;&gt;();</w:t>
      </w:r>
    </w:p>
    <w:p w14:paraId="521CA799" w14:textId="77777777" w:rsidR="00806BE8" w:rsidRPr="00EC76D5" w:rsidRDefault="00806BE8" w:rsidP="00806BE8">
      <w:pPr>
        <w:pStyle w:val="Code"/>
      </w:pPr>
      <w:r w:rsidRPr="00EC76D5">
        <w:t xml:space="preserve">    Set&lt;BaseBlock&gt; baseBlockSet = generateBaseBlockSet(leaderMap);</w:t>
      </w:r>
    </w:p>
    <w:p w14:paraId="0FA19D00" w14:textId="77777777" w:rsidR="00E228EA" w:rsidRPr="00EC76D5" w:rsidRDefault="00806BE8" w:rsidP="00806BE8">
      <w:pPr>
        <w:pStyle w:val="Code"/>
      </w:pPr>
      <w:r w:rsidRPr="00EC76D5">
        <w:t xml:space="preserve">    Set&lt;Pair&lt;BaseBlock,BaseBlock&gt;&gt; edgeSet =</w:t>
      </w:r>
    </w:p>
    <w:p w14:paraId="305680BC" w14:textId="0BC03CEF" w:rsidR="00806BE8" w:rsidRPr="00EC76D5" w:rsidRDefault="00AD7547" w:rsidP="00806BE8">
      <w:pPr>
        <w:pStyle w:val="Code"/>
      </w:pPr>
      <w:r w:rsidRPr="00EC76D5">
        <w:t xml:space="preserve">      </w:t>
      </w:r>
      <w:r w:rsidR="00806BE8" w:rsidRPr="00EC76D5">
        <w:t>generateEdgeSet(baseBlockSet, leaderMap);</w:t>
      </w:r>
    </w:p>
    <w:p w14:paraId="01957236" w14:textId="77777777" w:rsidR="00806BE8" w:rsidRPr="00EC76D5" w:rsidRDefault="00806BE8" w:rsidP="00806BE8">
      <w:pPr>
        <w:pStyle w:val="Code"/>
      </w:pPr>
      <w:r w:rsidRPr="00EC76D5">
        <w:t xml:space="preserve">    m_controlFlowGraph = new DirectedGraph&lt;&gt;(baseBlockSet, edgeSet);</w:t>
      </w:r>
    </w:p>
    <w:p w14:paraId="5D4B20C9" w14:textId="77777777" w:rsidR="00806BE8" w:rsidRPr="00EC76D5" w:rsidRDefault="00806BE8" w:rsidP="00806BE8">
      <w:pPr>
        <w:pStyle w:val="Code"/>
      </w:pPr>
      <w:r w:rsidRPr="00EC76D5">
        <w:t xml:space="preserve">    generateLiveMaps();</w:t>
      </w:r>
    </w:p>
    <w:p w14:paraId="2635AE71" w14:textId="5E35796F" w:rsidR="00806BE8" w:rsidRPr="00EC76D5" w:rsidRDefault="00E228EA" w:rsidP="00806BE8">
      <w:pPr>
        <w:pStyle w:val="Code"/>
      </w:pPr>
      <w:r w:rsidRPr="00EC76D5">
        <w:t xml:space="preserve">    </w:t>
      </w:r>
      <w:r w:rsidR="00806BE8" w:rsidRPr="00EC76D5">
        <w:t>generatePathSets();</w:t>
      </w:r>
    </w:p>
    <w:p w14:paraId="7471E7CF" w14:textId="77777777" w:rsidR="00806BE8" w:rsidRPr="00EC76D5" w:rsidRDefault="00806BE8" w:rsidP="00806BE8">
      <w:pPr>
        <w:pStyle w:val="Code"/>
      </w:pPr>
      <w:r w:rsidRPr="00EC76D5">
        <w:t xml:space="preserve">    </w:t>
      </w:r>
    </w:p>
    <w:p w14:paraId="50D6EA55" w14:textId="77777777" w:rsidR="00806BE8" w:rsidRPr="00EC76D5" w:rsidRDefault="00806BE8" w:rsidP="00806BE8">
      <w:pPr>
        <w:pStyle w:val="Code"/>
      </w:pPr>
      <w:r w:rsidRPr="00EC76D5">
        <w:t xml:space="preserve">    if (Main.SmallWarning) {</w:t>
      </w:r>
    </w:p>
    <w:p w14:paraId="5FE89BB7" w14:textId="77777777" w:rsidR="00806BE8" w:rsidRPr="00EC76D5" w:rsidRDefault="00806BE8" w:rsidP="00806BE8">
      <w:pPr>
        <w:pStyle w:val="Code"/>
      </w:pPr>
      <w:r w:rsidRPr="00EC76D5">
        <w:t xml:space="preserve">      generateDefAndUseLineSets();</w:t>
      </w:r>
    </w:p>
    <w:p w14:paraId="79AA9757" w14:textId="77777777" w:rsidR="00806BE8" w:rsidRPr="00EC76D5" w:rsidRDefault="00806BE8" w:rsidP="00806BE8">
      <w:pPr>
        <w:pStyle w:val="Code"/>
      </w:pPr>
      <w:r w:rsidRPr="00EC76D5">
        <w:t xml:space="preserve">      generateDefAndUseBlockSets();</w:t>
      </w:r>
    </w:p>
    <w:p w14:paraId="207CD8F9" w14:textId="77777777" w:rsidR="00806BE8" w:rsidRPr="00EC76D5" w:rsidRDefault="00806BE8" w:rsidP="00806BE8">
      <w:pPr>
        <w:pStyle w:val="Code"/>
      </w:pPr>
    </w:p>
    <w:p w14:paraId="709C7F60" w14:textId="77777777" w:rsidR="00806BE8" w:rsidRPr="00EC76D5" w:rsidRDefault="00806BE8" w:rsidP="00806BE8">
      <w:pPr>
        <w:pStyle w:val="Code"/>
      </w:pPr>
      <w:r w:rsidRPr="00EC76D5">
        <w:t xml:space="preserve">      generatePathSets();</w:t>
      </w:r>
    </w:p>
    <w:p w14:paraId="3ECF8B8C" w14:textId="3DBFA57D" w:rsidR="00806BE8" w:rsidRPr="00EC76D5" w:rsidRDefault="00806BE8" w:rsidP="00806BE8">
      <w:pPr>
        <w:pStyle w:val="Code"/>
      </w:pPr>
      <w:r w:rsidRPr="00EC76D5">
        <w:t xml:space="preserve">      generateOutPathSets();</w:t>
      </w:r>
    </w:p>
    <w:p w14:paraId="03701206" w14:textId="77777777" w:rsidR="00806BE8" w:rsidRPr="00EC76D5" w:rsidRDefault="00806BE8" w:rsidP="00806BE8">
      <w:pPr>
        <w:pStyle w:val="Code"/>
      </w:pPr>
      <w:r w:rsidRPr="00EC76D5">
        <w:t xml:space="preserve">    }</w:t>
      </w:r>
    </w:p>
    <w:p w14:paraId="7D701C4F" w14:textId="77777777" w:rsidR="00806BE8" w:rsidRPr="00EC76D5" w:rsidRDefault="00806BE8" w:rsidP="00806BE8">
      <w:pPr>
        <w:pStyle w:val="Code"/>
      </w:pPr>
      <w:r w:rsidRPr="00EC76D5">
        <w:t xml:space="preserve">    </w:t>
      </w:r>
    </w:p>
    <w:p w14:paraId="50FB0260" w14:textId="77777777" w:rsidR="00806BE8" w:rsidRPr="00EC76D5" w:rsidRDefault="00806BE8" w:rsidP="00806BE8">
      <w:pPr>
        <w:pStyle w:val="Code"/>
      </w:pPr>
      <w:r w:rsidRPr="00EC76D5">
        <w:t xml:space="preserve">    for (BaseBlock baseBlock : m_controlFlowGraph.getVertexSet()) {</w:t>
      </w:r>
    </w:p>
    <w:p w14:paraId="48970A7F" w14:textId="77777777" w:rsidR="00806BE8" w:rsidRPr="00EC76D5" w:rsidRDefault="00806BE8" w:rsidP="00806BE8">
      <w:pPr>
        <w:pStyle w:val="Code"/>
      </w:pPr>
      <w:r w:rsidRPr="00EC76D5">
        <w:t xml:space="preserve">      int firstIndex = baseBlock.getFirst(), lastIndex = baseBlock.getLast();</w:t>
      </w:r>
    </w:p>
    <w:p w14:paraId="657A7A02" w14:textId="3EA5242C" w:rsidR="00806BE8" w:rsidRPr="00EC76D5" w:rsidRDefault="00806BE8" w:rsidP="00806BE8">
      <w:pPr>
        <w:pStyle w:val="Code"/>
      </w:pPr>
      <w:r w:rsidRPr="00EC76D5">
        <w:t xml:space="preserve">      new </w:t>
      </w:r>
      <w:r w:rsidR="007505C0" w:rsidRPr="00EC76D5">
        <w:t>RegisterPreparator</w:t>
      </w:r>
      <w:r w:rsidRPr="00EC76D5">
        <w:t>(m_middleCodeList, firstIndex, lastIndex);</w:t>
      </w:r>
    </w:p>
    <w:p w14:paraId="26A790B2" w14:textId="77777777" w:rsidR="00806BE8" w:rsidRPr="00EC76D5" w:rsidRDefault="00806BE8" w:rsidP="00806BE8">
      <w:pPr>
        <w:pStyle w:val="Code"/>
      </w:pPr>
      <w:r w:rsidRPr="00EC76D5">
        <w:t xml:space="preserve">      </w:t>
      </w:r>
    </w:p>
    <w:p w14:paraId="0566BAB5" w14:textId="77777777" w:rsidR="00806BE8" w:rsidRPr="00EC76D5" w:rsidRDefault="00806BE8" w:rsidP="00806BE8">
      <w:pPr>
        <w:pStyle w:val="Code"/>
      </w:pPr>
      <w:r w:rsidRPr="00EC76D5">
        <w:t xml:space="preserve">      for (int index = firstIndex; index &lt;= lastIndex; ++index) {</w:t>
      </w:r>
    </w:p>
    <w:p w14:paraId="51157484" w14:textId="77777777" w:rsidR="00806BE8" w:rsidRPr="00EC76D5" w:rsidRDefault="00806BE8" w:rsidP="00806BE8">
      <w:pPr>
        <w:pStyle w:val="Code"/>
      </w:pPr>
      <w:r w:rsidRPr="00EC76D5">
        <w:t xml:space="preserve">        Main.DebugStream.println(index + ": " + m_middleCodeList.get(index));</w:t>
      </w:r>
    </w:p>
    <w:p w14:paraId="3F23BFB9" w14:textId="77777777" w:rsidR="00806BE8" w:rsidRPr="00EC76D5" w:rsidRDefault="00806BE8" w:rsidP="00806BE8">
      <w:pPr>
        <w:pStyle w:val="Code"/>
      </w:pPr>
      <w:r w:rsidRPr="00EC76D5">
        <w:t xml:space="preserve">      }</w:t>
      </w:r>
    </w:p>
    <w:p w14:paraId="597EF8E4" w14:textId="77777777" w:rsidR="00806BE8" w:rsidRPr="00EC76D5" w:rsidRDefault="00806BE8" w:rsidP="00806BE8">
      <w:pPr>
        <w:pStyle w:val="Code"/>
      </w:pPr>
      <w:r w:rsidRPr="00EC76D5">
        <w:t xml:space="preserve">    }</w:t>
      </w:r>
    </w:p>
    <w:p w14:paraId="0B56D365" w14:textId="771F371D" w:rsidR="00BD1C8B" w:rsidRPr="00EC76D5" w:rsidRDefault="00806BE8" w:rsidP="00806BE8">
      <w:pPr>
        <w:pStyle w:val="Code"/>
      </w:pPr>
      <w:r w:rsidRPr="00EC76D5">
        <w:t xml:space="preserve">  }</w:t>
      </w:r>
    </w:p>
    <w:p w14:paraId="7D8D6956" w14:textId="581FB703" w:rsidR="00BA6016" w:rsidRPr="00EC76D5" w:rsidRDefault="00BA6016" w:rsidP="00BA6016">
      <w:pPr>
        <w:pStyle w:val="Rubrik3"/>
      </w:pPr>
      <w:bookmarkStart w:id="5843" w:name="_Ref418278230"/>
      <w:bookmarkStart w:id="5844" w:name="_Toc481936425"/>
      <w:r w:rsidRPr="00EC76D5">
        <w:t>Base Blocks Generation</w:t>
      </w:r>
      <w:bookmarkEnd w:id="5843"/>
      <w:bookmarkEnd w:id="5844"/>
    </w:p>
    <w:p w14:paraId="350F0FF0" w14:textId="77777777" w:rsidR="00540E32" w:rsidRPr="00EC76D5" w:rsidRDefault="00540E32" w:rsidP="00540E32">
      <w:r w:rsidRPr="00EC76D5">
        <w:t xml:space="preserve">A base block is a maximal sequence of middle code where only the first instruction is a jump target. </w:t>
      </w:r>
      <w:r w:rsidR="00A35B8D" w:rsidRPr="00EC76D5">
        <w:t>The idea is that we shall be able to trust that the registers hold the expected values thorugh the base block.</w:t>
      </w:r>
      <w:r w:rsidR="001E0C73" w:rsidRPr="00EC76D5">
        <w:t xml:space="preserve"> </w:t>
      </w:r>
      <w:r w:rsidRPr="00EC76D5">
        <w:t xml:space="preserve">In the first step, we look into </w:t>
      </w:r>
      <w:r w:rsidR="00BE1E20" w:rsidRPr="00EC76D5">
        <w:t xml:space="preserve">all conditional and unconditional </w:t>
      </w:r>
      <w:r w:rsidR="000763E9" w:rsidRPr="00EC76D5">
        <w:t>jump instructions and ma</w:t>
      </w:r>
      <w:r w:rsidR="00B65DA9" w:rsidRPr="00EC76D5">
        <w:t>rk</w:t>
      </w:r>
      <w:r w:rsidR="000763E9" w:rsidRPr="00EC76D5">
        <w:t xml:space="preserve"> their targets as </w:t>
      </w:r>
      <w:r w:rsidR="000763E9" w:rsidRPr="00EC76D5">
        <w:rPr>
          <w:rStyle w:val="CodeInText"/>
        </w:rPr>
        <w:t>leaders</w:t>
      </w:r>
      <w:r w:rsidR="000763E9" w:rsidRPr="00EC76D5">
        <w:t xml:space="preserve">, </w:t>
      </w:r>
      <w:r w:rsidR="00284FC9" w:rsidRPr="00EC76D5">
        <w:t>which</w:t>
      </w:r>
      <w:r w:rsidR="000763E9" w:rsidRPr="00EC76D5">
        <w:t xml:space="preserve"> will form the beginning of a base block.</w:t>
      </w:r>
      <w:r w:rsidR="001268C3" w:rsidRPr="00EC76D5">
        <w:t xml:space="preserve"> The first instruction o</w:t>
      </w:r>
      <w:r w:rsidR="001378AC" w:rsidRPr="00EC76D5">
        <w:t xml:space="preserve">f a function is always a leader and all instructions following a function all an </w:t>
      </w:r>
      <w:r w:rsidR="00533E02" w:rsidRPr="00EC76D5">
        <w:t>interrupts</w:t>
      </w:r>
      <w:r w:rsidR="001378AC" w:rsidRPr="00EC76D5">
        <w:t xml:space="preserve"> system call is also marked as leaders, since a function or system call may affect the registers of the object code.</w:t>
      </w:r>
    </w:p>
    <w:p w14:paraId="1DE3423B" w14:textId="77777777" w:rsidR="00533E02" w:rsidRPr="00EC76D5" w:rsidRDefault="00533E02" w:rsidP="00540E32">
      <w:r w:rsidRPr="00EC76D5">
        <w:t>When all leaders have been established in the first step, we generate a list of pairs holding the first and last line number of each base block.</w:t>
      </w:r>
    </w:p>
    <w:p w14:paraId="611647E9" w14:textId="77777777" w:rsidR="007B08D8" w:rsidRPr="00EC76D5" w:rsidRDefault="00FC04A6" w:rsidP="00FC04A6">
      <w:pPr>
        <w:pStyle w:val="Code"/>
      </w:pPr>
      <w:r w:rsidRPr="00EC76D5">
        <w:t xml:space="preserve">  private Set&lt;BaseBlock&gt; generateBaseBlockSet</w:t>
      </w:r>
    </w:p>
    <w:p w14:paraId="0F497D13" w14:textId="5C4FA43F" w:rsidR="00FC04A6" w:rsidRPr="00EC76D5" w:rsidRDefault="007B08D8" w:rsidP="00FC04A6">
      <w:pPr>
        <w:pStyle w:val="Code"/>
      </w:pPr>
      <w:r w:rsidRPr="00EC76D5">
        <w:t xml:space="preserve">                         </w:t>
      </w:r>
      <w:r w:rsidR="00FC04A6" w:rsidRPr="00EC76D5">
        <w:t>(Map&lt;Integer,BaseBlock&gt; leaderMap) {</w:t>
      </w:r>
    </w:p>
    <w:p w14:paraId="114FE8DE" w14:textId="77777777" w:rsidR="00FC04A6" w:rsidRPr="00EC76D5" w:rsidRDefault="00FC04A6" w:rsidP="00FC04A6">
      <w:pPr>
        <w:pStyle w:val="Code"/>
      </w:pPr>
      <w:r w:rsidRPr="00EC76D5">
        <w:t xml:space="preserve">    m_middleCodeList.get(0).setLeader(); // Function Start</w:t>
      </w:r>
    </w:p>
    <w:p w14:paraId="41A55182" w14:textId="77777777" w:rsidR="00FC04A6" w:rsidRPr="00EC76D5" w:rsidRDefault="00FC04A6" w:rsidP="00FC04A6">
      <w:pPr>
        <w:pStyle w:val="Code"/>
      </w:pPr>
      <w:r w:rsidRPr="00EC76D5">
        <w:t xml:space="preserve">    </w:t>
      </w:r>
    </w:p>
    <w:p w14:paraId="7E34BF4A" w14:textId="77777777" w:rsidR="00FC04A6" w:rsidRPr="00EC76D5" w:rsidRDefault="00FC04A6" w:rsidP="00FC04A6">
      <w:pPr>
        <w:pStyle w:val="Code"/>
      </w:pPr>
      <w:r w:rsidRPr="00EC76D5">
        <w:t xml:space="preserve">    for (int index = 0; index &lt; (m_middleCodeList.size() - 1); ++index) {</w:t>
      </w:r>
    </w:p>
    <w:p w14:paraId="489B7CA2" w14:textId="77777777" w:rsidR="00FC04A6" w:rsidRPr="00EC76D5" w:rsidRDefault="00FC04A6" w:rsidP="00FC04A6">
      <w:pPr>
        <w:pStyle w:val="Code"/>
      </w:pPr>
      <w:r w:rsidRPr="00EC76D5">
        <w:t xml:space="preserve">      MiddleCode middleCode = m_middleCodeList.get(index);</w:t>
      </w:r>
    </w:p>
    <w:p w14:paraId="10092B58" w14:textId="77777777" w:rsidR="00FC04A6" w:rsidRPr="00EC76D5" w:rsidRDefault="00FC04A6" w:rsidP="00FC04A6">
      <w:pPr>
        <w:pStyle w:val="Code"/>
      </w:pPr>
    </w:p>
    <w:p w14:paraId="4AD0964D" w14:textId="77777777" w:rsidR="00FC04A6" w:rsidRPr="00EC76D5" w:rsidRDefault="00FC04A6" w:rsidP="00FC04A6">
      <w:pPr>
        <w:pStyle w:val="Code"/>
      </w:pPr>
      <w:r w:rsidRPr="00EC76D5">
        <w:t xml:space="preserve">      if (Main.CheckStackHeap &amp;&amp;</w:t>
      </w:r>
    </w:p>
    <w:p w14:paraId="3F22DED1" w14:textId="77777777" w:rsidR="00FC04A6" w:rsidRPr="00EC76D5" w:rsidRDefault="00FC04A6" w:rsidP="00FC04A6">
      <w:pPr>
        <w:pStyle w:val="Code"/>
      </w:pPr>
      <w:r w:rsidRPr="00EC76D5">
        <w:t xml:space="preserve">          (middleCode.getOperator() == MiddleOperator.FunctionStart)) {</w:t>
      </w:r>
    </w:p>
    <w:p w14:paraId="37CABF68" w14:textId="77777777" w:rsidR="00FC04A6" w:rsidRPr="00EC76D5" w:rsidRDefault="00FC04A6" w:rsidP="00FC04A6">
      <w:pPr>
        <w:pStyle w:val="Code"/>
      </w:pPr>
      <w:r w:rsidRPr="00EC76D5">
        <w:t xml:space="preserve">        m_middleCodeList.get(index + 1).setLeader();</w:t>
      </w:r>
    </w:p>
    <w:p w14:paraId="781DDD8F" w14:textId="77777777" w:rsidR="00FC04A6" w:rsidRPr="00EC76D5" w:rsidRDefault="00FC04A6" w:rsidP="00FC04A6">
      <w:pPr>
        <w:pStyle w:val="Code"/>
      </w:pPr>
      <w:r w:rsidRPr="00EC76D5">
        <w:t xml:space="preserve">      }</w:t>
      </w:r>
    </w:p>
    <w:p w14:paraId="2CC99C8E" w14:textId="77777777" w:rsidR="00FC04A6" w:rsidRPr="00EC76D5" w:rsidRDefault="00FC04A6" w:rsidP="00FC04A6">
      <w:pPr>
        <w:pStyle w:val="Code"/>
      </w:pPr>
      <w:r w:rsidRPr="00EC76D5">
        <w:t xml:space="preserve">      if (middleCode.isRelationOrGoto()) {</w:t>
      </w:r>
    </w:p>
    <w:p w14:paraId="4D87B2C0" w14:textId="77777777" w:rsidR="00FC04A6" w:rsidRPr="00EC76D5" w:rsidRDefault="00FC04A6" w:rsidP="00FC04A6">
      <w:pPr>
        <w:pStyle w:val="Code"/>
      </w:pPr>
      <w:r w:rsidRPr="00EC76D5">
        <w:t xml:space="preserve">        int target = (Integer) middleCode.getOperand(1);</w:t>
      </w:r>
    </w:p>
    <w:p w14:paraId="69E14E4F" w14:textId="77777777" w:rsidR="00FC04A6" w:rsidRPr="00EC76D5" w:rsidRDefault="00FC04A6" w:rsidP="00FC04A6">
      <w:pPr>
        <w:pStyle w:val="Code"/>
      </w:pPr>
      <w:r w:rsidRPr="00EC76D5">
        <w:t xml:space="preserve">        m_middleCodeList.get(target).setLeader();</w:t>
      </w:r>
    </w:p>
    <w:p w14:paraId="03860F62" w14:textId="77777777" w:rsidR="00FC04A6" w:rsidRPr="00EC76D5" w:rsidRDefault="00FC04A6" w:rsidP="00FC04A6">
      <w:pPr>
        <w:pStyle w:val="Code"/>
      </w:pPr>
      <w:r w:rsidRPr="00EC76D5">
        <w:t xml:space="preserve">        m_middleCodeList.get(index + 1).setLeader();</w:t>
      </w:r>
    </w:p>
    <w:p w14:paraId="4908DE8B" w14:textId="77777777" w:rsidR="00FC04A6" w:rsidRPr="00EC76D5" w:rsidRDefault="00FC04A6" w:rsidP="00FC04A6">
      <w:pPr>
        <w:pStyle w:val="Code"/>
      </w:pPr>
      <w:r w:rsidRPr="00EC76D5">
        <w:lastRenderedPageBreak/>
        <w:t xml:space="preserve">      }</w:t>
      </w:r>
    </w:p>
    <w:p w14:paraId="744E6052" w14:textId="77777777" w:rsidR="00FC04A6" w:rsidRPr="00EC76D5" w:rsidRDefault="00FC04A6" w:rsidP="00FC04A6">
      <w:pPr>
        <w:pStyle w:val="Code"/>
      </w:pPr>
      <w:r w:rsidRPr="00EC76D5">
        <w:t xml:space="preserve">      else if ((middleCode.getOperator() == MiddleOperator.Call) ||</w:t>
      </w:r>
    </w:p>
    <w:p w14:paraId="7DD22438" w14:textId="77777777" w:rsidR="00FC04A6" w:rsidRPr="00EC76D5" w:rsidRDefault="00FC04A6" w:rsidP="00FC04A6">
      <w:pPr>
        <w:pStyle w:val="Code"/>
      </w:pPr>
      <w:r w:rsidRPr="00EC76D5">
        <w:t xml:space="preserve">               (middleCode.getOperator() == MiddleOperator.Interrupt)) {</w:t>
      </w:r>
    </w:p>
    <w:p w14:paraId="01C4710F" w14:textId="77777777" w:rsidR="00FC04A6" w:rsidRPr="00EC76D5" w:rsidRDefault="00FC04A6" w:rsidP="00FC04A6">
      <w:pPr>
        <w:pStyle w:val="Code"/>
      </w:pPr>
      <w:r w:rsidRPr="00EC76D5">
        <w:t xml:space="preserve">        m_middleCodeList.get(index + 1).setLeader();</w:t>
      </w:r>
    </w:p>
    <w:p w14:paraId="6831F189" w14:textId="77777777" w:rsidR="00FC04A6" w:rsidRPr="00EC76D5" w:rsidRDefault="00FC04A6" w:rsidP="00FC04A6">
      <w:pPr>
        <w:pStyle w:val="Code"/>
      </w:pPr>
      <w:r w:rsidRPr="00EC76D5">
        <w:t xml:space="preserve">      }</w:t>
      </w:r>
    </w:p>
    <w:p w14:paraId="5F0C119A" w14:textId="77777777" w:rsidR="00FC04A6" w:rsidRPr="00EC76D5" w:rsidRDefault="00FC04A6" w:rsidP="00FC04A6">
      <w:pPr>
        <w:pStyle w:val="Code"/>
      </w:pPr>
      <w:r w:rsidRPr="00EC76D5">
        <w:t xml:space="preserve">    }</w:t>
      </w:r>
    </w:p>
    <w:p w14:paraId="6D0C22F3" w14:textId="77777777" w:rsidR="00FC04A6" w:rsidRPr="00EC76D5" w:rsidRDefault="00FC04A6" w:rsidP="00FC04A6">
      <w:pPr>
        <w:pStyle w:val="Code"/>
      </w:pPr>
    </w:p>
    <w:p w14:paraId="05A5B499" w14:textId="77777777" w:rsidR="00FC04A6" w:rsidRPr="00EC76D5" w:rsidRDefault="00FC04A6" w:rsidP="00FC04A6">
      <w:pPr>
        <w:pStyle w:val="Code"/>
      </w:pPr>
      <w:r w:rsidRPr="00EC76D5">
        <w:t xml:space="preserve">    int startIndex = 0;</w:t>
      </w:r>
    </w:p>
    <w:p w14:paraId="410E0FD9" w14:textId="77777777" w:rsidR="00FC04A6" w:rsidRPr="00EC76D5" w:rsidRDefault="00FC04A6" w:rsidP="00FC04A6">
      <w:pPr>
        <w:pStyle w:val="Code"/>
      </w:pPr>
      <w:r w:rsidRPr="00EC76D5">
        <w:t xml:space="preserve">    Set&lt;BaseBlock&gt; baseBlockSet = new ListSet&lt;&gt;();</w:t>
      </w:r>
    </w:p>
    <w:p w14:paraId="5382CF7F" w14:textId="77777777" w:rsidR="00FC04A6" w:rsidRPr="00EC76D5" w:rsidRDefault="00FC04A6" w:rsidP="00FC04A6">
      <w:pPr>
        <w:pStyle w:val="Code"/>
      </w:pPr>
    </w:p>
    <w:p w14:paraId="5C5F28E8" w14:textId="77777777" w:rsidR="00FC04A6" w:rsidRPr="00EC76D5" w:rsidRDefault="00FC04A6" w:rsidP="00FC04A6">
      <w:pPr>
        <w:pStyle w:val="Code"/>
      </w:pPr>
      <w:r w:rsidRPr="00EC76D5">
        <w:t xml:space="preserve">    for (int index = 1; index &lt; m_middleCodeList.size(); ++index) {</w:t>
      </w:r>
    </w:p>
    <w:p w14:paraId="49B12A17" w14:textId="77777777" w:rsidR="00FC04A6" w:rsidRPr="00EC76D5" w:rsidRDefault="00FC04A6" w:rsidP="00FC04A6">
      <w:pPr>
        <w:pStyle w:val="Code"/>
      </w:pPr>
      <w:r w:rsidRPr="00EC76D5">
        <w:t xml:space="preserve">      if (m_middleCodeList.get(index).isLeader()) {</w:t>
      </w:r>
    </w:p>
    <w:p w14:paraId="2CA89E15" w14:textId="77777777" w:rsidR="00FC04A6" w:rsidRPr="00EC76D5" w:rsidRDefault="00FC04A6" w:rsidP="00FC04A6">
      <w:pPr>
        <w:pStyle w:val="Code"/>
      </w:pPr>
      <w:r w:rsidRPr="00EC76D5">
        <w:t xml:space="preserve">        BaseBlock baseBlock = new BaseBlock(startIndex, index - 1);</w:t>
      </w:r>
    </w:p>
    <w:p w14:paraId="5BC54A6B" w14:textId="77777777" w:rsidR="00FC04A6" w:rsidRPr="00EC76D5" w:rsidRDefault="00FC04A6" w:rsidP="00FC04A6">
      <w:pPr>
        <w:pStyle w:val="Code"/>
      </w:pPr>
      <w:r w:rsidRPr="00EC76D5">
        <w:t xml:space="preserve">        leaderMap.put(startIndex, baseBlock);</w:t>
      </w:r>
    </w:p>
    <w:p w14:paraId="3AC4CCF4" w14:textId="77777777" w:rsidR="00FC04A6" w:rsidRPr="00EC76D5" w:rsidRDefault="00FC04A6" w:rsidP="00FC04A6">
      <w:pPr>
        <w:pStyle w:val="Code"/>
      </w:pPr>
      <w:r w:rsidRPr="00EC76D5">
        <w:t xml:space="preserve">        baseBlockSet.add(baseBlock);</w:t>
      </w:r>
    </w:p>
    <w:p w14:paraId="2AF77D91" w14:textId="77777777" w:rsidR="00FC04A6" w:rsidRPr="00EC76D5" w:rsidRDefault="00FC04A6" w:rsidP="00FC04A6">
      <w:pPr>
        <w:pStyle w:val="Code"/>
      </w:pPr>
      <w:r w:rsidRPr="00EC76D5">
        <w:t xml:space="preserve">        startIndex = index;</w:t>
      </w:r>
    </w:p>
    <w:p w14:paraId="7398DDBE" w14:textId="77777777" w:rsidR="00FC04A6" w:rsidRPr="00EC76D5" w:rsidRDefault="00FC04A6" w:rsidP="00FC04A6">
      <w:pPr>
        <w:pStyle w:val="Code"/>
      </w:pPr>
      <w:r w:rsidRPr="00EC76D5">
        <w:t xml:space="preserve">      }</w:t>
      </w:r>
    </w:p>
    <w:p w14:paraId="4A7FB975" w14:textId="77777777" w:rsidR="00FC04A6" w:rsidRPr="00EC76D5" w:rsidRDefault="00FC04A6" w:rsidP="00FC04A6">
      <w:pPr>
        <w:pStyle w:val="Code"/>
      </w:pPr>
      <w:r w:rsidRPr="00EC76D5">
        <w:t xml:space="preserve">    }</w:t>
      </w:r>
    </w:p>
    <w:p w14:paraId="20FAAC06" w14:textId="77777777" w:rsidR="00FC04A6" w:rsidRPr="00EC76D5" w:rsidRDefault="00FC04A6" w:rsidP="00FC04A6">
      <w:pPr>
        <w:pStyle w:val="Code"/>
      </w:pPr>
    </w:p>
    <w:p w14:paraId="225213C1" w14:textId="77777777" w:rsidR="000E5597" w:rsidRPr="00EC76D5" w:rsidRDefault="00FC04A6" w:rsidP="00FC04A6">
      <w:pPr>
        <w:pStyle w:val="Code"/>
      </w:pPr>
      <w:r w:rsidRPr="00EC76D5">
        <w:t xml:space="preserve"> </w:t>
      </w:r>
      <w:r w:rsidR="000E5597" w:rsidRPr="00EC76D5">
        <w:t xml:space="preserve">   { BaseBlock baseBlock =</w:t>
      </w:r>
    </w:p>
    <w:p w14:paraId="4BA638F2" w14:textId="64DAC974" w:rsidR="00FC04A6" w:rsidRPr="00EC76D5" w:rsidRDefault="000E5597" w:rsidP="00FC04A6">
      <w:pPr>
        <w:pStyle w:val="Code"/>
      </w:pPr>
      <w:r w:rsidRPr="00EC76D5">
        <w:t xml:space="preserve">        </w:t>
      </w:r>
      <w:r w:rsidR="00FC04A6" w:rsidRPr="00EC76D5">
        <w:t>new BaseBlock(startIndex, m_middleCodeList.size() - 1);</w:t>
      </w:r>
    </w:p>
    <w:p w14:paraId="42E382CA" w14:textId="77777777" w:rsidR="00FC04A6" w:rsidRPr="00EC76D5" w:rsidRDefault="00FC04A6" w:rsidP="00FC04A6">
      <w:pPr>
        <w:pStyle w:val="Code"/>
      </w:pPr>
      <w:r w:rsidRPr="00EC76D5">
        <w:t xml:space="preserve">      leaderMap.put(startIndex, baseBlock);</w:t>
      </w:r>
    </w:p>
    <w:p w14:paraId="2D1D6849" w14:textId="77777777" w:rsidR="00FC04A6" w:rsidRPr="00EC76D5" w:rsidRDefault="00FC04A6" w:rsidP="00FC04A6">
      <w:pPr>
        <w:pStyle w:val="Code"/>
      </w:pPr>
      <w:r w:rsidRPr="00EC76D5">
        <w:t xml:space="preserve">      baseBlockSet.add(baseBlock);</w:t>
      </w:r>
    </w:p>
    <w:p w14:paraId="5C367762" w14:textId="77777777" w:rsidR="00FC04A6" w:rsidRPr="00EC76D5" w:rsidRDefault="00FC04A6" w:rsidP="00FC04A6">
      <w:pPr>
        <w:pStyle w:val="Code"/>
      </w:pPr>
      <w:r w:rsidRPr="00EC76D5">
        <w:t xml:space="preserve">    }</w:t>
      </w:r>
    </w:p>
    <w:p w14:paraId="308ED3A7" w14:textId="77777777" w:rsidR="00FC04A6" w:rsidRPr="00EC76D5" w:rsidRDefault="00FC04A6" w:rsidP="00FC04A6">
      <w:pPr>
        <w:pStyle w:val="Code"/>
      </w:pPr>
      <w:r w:rsidRPr="00EC76D5">
        <w:t xml:space="preserve">    </w:t>
      </w:r>
    </w:p>
    <w:p w14:paraId="725A7A77" w14:textId="77777777" w:rsidR="00FC04A6" w:rsidRPr="00EC76D5" w:rsidRDefault="00FC04A6" w:rsidP="00FC04A6">
      <w:pPr>
        <w:pStyle w:val="Code"/>
      </w:pPr>
      <w:r w:rsidRPr="00EC76D5">
        <w:t xml:space="preserve">    return baseBlockSet;</w:t>
      </w:r>
    </w:p>
    <w:p w14:paraId="658A0245" w14:textId="0A2C6B5A" w:rsidR="001D1BEE" w:rsidRPr="00EC76D5" w:rsidRDefault="00FC04A6" w:rsidP="00FC04A6">
      <w:pPr>
        <w:pStyle w:val="Code"/>
      </w:pPr>
      <w:r w:rsidRPr="00EC76D5">
        <w:t xml:space="preserve">  }</w:t>
      </w:r>
    </w:p>
    <w:p w14:paraId="651F05E1" w14:textId="72316CB1" w:rsidR="003F7075" w:rsidRPr="00EC76D5" w:rsidRDefault="003F7075" w:rsidP="003F7075">
      <w:pPr>
        <w:pStyle w:val="Code"/>
      </w:pPr>
    </w:p>
    <w:p w14:paraId="02F53EA6" w14:textId="77777777" w:rsidR="003F7075" w:rsidRPr="00EC76D5" w:rsidRDefault="003F7075" w:rsidP="003F7075">
      <w:pPr>
        <w:pStyle w:val="Code"/>
      </w:pPr>
      <w:r w:rsidRPr="00EC76D5">
        <w:t xml:space="preserve">  private Set&lt;Pair&lt;BaseBlock,BaseBlock&gt;&gt; generateEdgeSet(Set&lt;BaseBlock&gt; baseBlockSet,</w:t>
      </w:r>
    </w:p>
    <w:p w14:paraId="15712300" w14:textId="77777777" w:rsidR="003F7075" w:rsidRPr="00EC76D5" w:rsidRDefault="003F7075" w:rsidP="003F7075">
      <w:pPr>
        <w:pStyle w:val="Code"/>
      </w:pPr>
      <w:r w:rsidRPr="00EC76D5">
        <w:t xml:space="preserve">                                                         Map&lt;Integer,BaseBlock&gt; leaderMap) {</w:t>
      </w:r>
    </w:p>
    <w:p w14:paraId="30586F6D" w14:textId="77777777" w:rsidR="003F7075" w:rsidRPr="00EC76D5" w:rsidRDefault="003F7075" w:rsidP="003F7075">
      <w:pPr>
        <w:pStyle w:val="Code"/>
      </w:pPr>
      <w:r w:rsidRPr="00EC76D5">
        <w:t xml:space="preserve">    Set&lt;Pair&lt;BaseBlock,BaseBlock&gt;&gt; edgeSet = new ListSet&lt;&gt;();</w:t>
      </w:r>
    </w:p>
    <w:p w14:paraId="4BB76A76" w14:textId="77777777" w:rsidR="003F7075" w:rsidRPr="00EC76D5" w:rsidRDefault="003F7075" w:rsidP="003F7075">
      <w:pPr>
        <w:pStyle w:val="Code"/>
      </w:pPr>
      <w:r w:rsidRPr="00EC76D5">
        <w:t xml:space="preserve">    </w:t>
      </w:r>
    </w:p>
    <w:p w14:paraId="567BFDBE" w14:textId="77777777" w:rsidR="003F7075" w:rsidRPr="00EC76D5" w:rsidRDefault="003F7075" w:rsidP="003F7075">
      <w:pPr>
        <w:pStyle w:val="Code"/>
      </w:pPr>
      <w:r w:rsidRPr="00EC76D5">
        <w:t xml:space="preserve">    for (BaseBlock baseBlock : baseBlockSet) {</w:t>
      </w:r>
    </w:p>
    <w:p w14:paraId="6DC249CC" w14:textId="77777777" w:rsidR="003F7075" w:rsidRPr="00EC76D5" w:rsidRDefault="003F7075" w:rsidP="003F7075">
      <w:pPr>
        <w:pStyle w:val="Code"/>
      </w:pPr>
      <w:r w:rsidRPr="00EC76D5">
        <w:t xml:space="preserve">      int firstIndex = baseBlock.getFirst(), lastIndex = baseBlock.getLast();</w:t>
      </w:r>
    </w:p>
    <w:p w14:paraId="519606E7" w14:textId="77777777" w:rsidR="003F7075" w:rsidRPr="00EC76D5" w:rsidRDefault="003F7075" w:rsidP="003F7075">
      <w:pPr>
        <w:pStyle w:val="Code"/>
      </w:pPr>
      <w:r w:rsidRPr="00EC76D5">
        <w:t xml:space="preserve">      </w:t>
      </w:r>
    </w:p>
    <w:p w14:paraId="0393A610" w14:textId="77777777" w:rsidR="003F7075" w:rsidRPr="00EC76D5" w:rsidRDefault="003F7075" w:rsidP="003F7075">
      <w:pPr>
        <w:pStyle w:val="Code"/>
      </w:pPr>
      <w:r w:rsidRPr="00EC76D5">
        <w:t xml:space="preserve">      for (int index = firstIndex; index &lt;= lastIndex; ++index) {</w:t>
      </w:r>
    </w:p>
    <w:p w14:paraId="525654A1" w14:textId="77777777" w:rsidR="003F7075" w:rsidRPr="00EC76D5" w:rsidRDefault="003F7075" w:rsidP="003F7075">
      <w:pPr>
        <w:pStyle w:val="Code"/>
      </w:pPr>
      <w:r w:rsidRPr="00EC76D5">
        <w:t xml:space="preserve">        MiddleCode middleCode = m_middleCodeList.get(index);</w:t>
      </w:r>
    </w:p>
    <w:p w14:paraId="54F993C1" w14:textId="77777777" w:rsidR="003F7075" w:rsidRPr="00EC76D5" w:rsidRDefault="003F7075" w:rsidP="003F7075">
      <w:pPr>
        <w:pStyle w:val="Code"/>
      </w:pPr>
    </w:p>
    <w:p w14:paraId="05A64934" w14:textId="77777777" w:rsidR="003F7075" w:rsidRPr="00EC76D5" w:rsidRDefault="003F7075" w:rsidP="003F7075">
      <w:pPr>
        <w:pStyle w:val="Code"/>
      </w:pPr>
      <w:r w:rsidRPr="00EC76D5">
        <w:t xml:space="preserve">        switch (middleCode.getOperator()) {</w:t>
      </w:r>
    </w:p>
    <w:p w14:paraId="57530D8E" w14:textId="77777777" w:rsidR="003F7075" w:rsidRPr="00EC76D5" w:rsidRDefault="003F7075" w:rsidP="003F7075">
      <w:pPr>
        <w:pStyle w:val="Code"/>
      </w:pPr>
      <w:r w:rsidRPr="00EC76D5">
        <w:t xml:space="preserve">          case Goto: {</w:t>
      </w:r>
    </w:p>
    <w:p w14:paraId="283BED3C" w14:textId="77777777" w:rsidR="003F7075" w:rsidRPr="00EC76D5" w:rsidRDefault="003F7075" w:rsidP="003F7075">
      <w:pPr>
        <w:pStyle w:val="Code"/>
      </w:pPr>
      <w:r w:rsidRPr="00EC76D5">
        <w:t xml:space="preserve">              int targetAddress = (int) middleCode.getOperand(1);</w:t>
      </w:r>
    </w:p>
    <w:p w14:paraId="1E08D8D0" w14:textId="77777777" w:rsidR="003F7075" w:rsidRPr="00EC76D5" w:rsidRDefault="003F7075" w:rsidP="003F7075">
      <w:pPr>
        <w:pStyle w:val="Code"/>
      </w:pPr>
      <w:r w:rsidRPr="00EC76D5">
        <w:t xml:space="preserve">              BaseBlock targetBlock = leaderMap.get(targetAddress);</w:t>
      </w:r>
    </w:p>
    <w:p w14:paraId="54725803" w14:textId="77777777" w:rsidR="003F7075" w:rsidRPr="00EC76D5" w:rsidRDefault="003F7075" w:rsidP="003F7075">
      <w:pPr>
        <w:pStyle w:val="Code"/>
      </w:pPr>
      <w:r w:rsidRPr="00EC76D5">
        <w:t xml:space="preserve">              edgeSet.add(new Pair&lt;&gt;(baseBlock, targetBlock));</w:t>
      </w:r>
    </w:p>
    <w:p w14:paraId="41A74AA0" w14:textId="77777777" w:rsidR="003F7075" w:rsidRPr="00EC76D5" w:rsidRDefault="003F7075" w:rsidP="003F7075">
      <w:pPr>
        <w:pStyle w:val="Code"/>
      </w:pPr>
      <w:r w:rsidRPr="00EC76D5">
        <w:t xml:space="preserve">            }</w:t>
      </w:r>
    </w:p>
    <w:p w14:paraId="49E6A64E" w14:textId="77777777" w:rsidR="003F7075" w:rsidRPr="00EC76D5" w:rsidRDefault="003F7075" w:rsidP="003F7075">
      <w:pPr>
        <w:pStyle w:val="Code"/>
      </w:pPr>
      <w:r w:rsidRPr="00EC76D5">
        <w:t xml:space="preserve">            break;</w:t>
      </w:r>
    </w:p>
    <w:p w14:paraId="3086D16F" w14:textId="77777777" w:rsidR="003F7075" w:rsidRPr="00EC76D5" w:rsidRDefault="003F7075" w:rsidP="003F7075">
      <w:pPr>
        <w:pStyle w:val="Code"/>
      </w:pPr>
    </w:p>
    <w:p w14:paraId="3F1D53A9" w14:textId="77777777" w:rsidR="003F7075" w:rsidRPr="00EC76D5" w:rsidRDefault="003F7075" w:rsidP="003F7075">
      <w:pPr>
        <w:pStyle w:val="Code"/>
      </w:pPr>
      <w:r w:rsidRPr="00EC76D5">
        <w:t xml:space="preserve">          case Equal:</w:t>
      </w:r>
    </w:p>
    <w:p w14:paraId="631F470B" w14:textId="77777777" w:rsidR="003F7075" w:rsidRPr="00EC76D5" w:rsidRDefault="003F7075" w:rsidP="003F7075">
      <w:pPr>
        <w:pStyle w:val="Code"/>
      </w:pPr>
      <w:r w:rsidRPr="00EC76D5">
        <w:t xml:space="preserve">          case NotEqual:</w:t>
      </w:r>
    </w:p>
    <w:p w14:paraId="41F56A3B" w14:textId="77777777" w:rsidR="003F7075" w:rsidRPr="00EC76D5" w:rsidRDefault="003F7075" w:rsidP="003F7075">
      <w:pPr>
        <w:pStyle w:val="Code"/>
      </w:pPr>
      <w:r w:rsidRPr="00EC76D5">
        <w:t xml:space="preserve">          case LessThan:</w:t>
      </w:r>
    </w:p>
    <w:p w14:paraId="7EF92F39" w14:textId="77777777" w:rsidR="003F7075" w:rsidRPr="00EC76D5" w:rsidRDefault="003F7075" w:rsidP="003F7075">
      <w:pPr>
        <w:pStyle w:val="Code"/>
      </w:pPr>
      <w:r w:rsidRPr="00EC76D5">
        <w:t xml:space="preserve">          case LessThanEqual:</w:t>
      </w:r>
    </w:p>
    <w:p w14:paraId="38959D16" w14:textId="77777777" w:rsidR="003F7075" w:rsidRPr="00EC76D5" w:rsidRDefault="003F7075" w:rsidP="003F7075">
      <w:pPr>
        <w:pStyle w:val="Code"/>
      </w:pPr>
      <w:r w:rsidRPr="00EC76D5">
        <w:t xml:space="preserve">          case GreaterThan:</w:t>
      </w:r>
    </w:p>
    <w:p w14:paraId="5EB826BD" w14:textId="77777777" w:rsidR="003F7075" w:rsidRPr="00EC76D5" w:rsidRDefault="003F7075" w:rsidP="003F7075">
      <w:pPr>
        <w:pStyle w:val="Code"/>
      </w:pPr>
      <w:r w:rsidRPr="00EC76D5">
        <w:t xml:space="preserve">          case GreaterThanEqual: {</w:t>
      </w:r>
    </w:p>
    <w:p w14:paraId="59B30104" w14:textId="77777777" w:rsidR="003F7075" w:rsidRPr="00EC76D5" w:rsidRDefault="003F7075" w:rsidP="003F7075">
      <w:pPr>
        <w:pStyle w:val="Code"/>
      </w:pPr>
      <w:r w:rsidRPr="00EC76D5">
        <w:t xml:space="preserve">              BaseBlock nextBlock = leaderMap.get(index + 1);</w:t>
      </w:r>
    </w:p>
    <w:p w14:paraId="433AE6EC" w14:textId="77777777" w:rsidR="003F7075" w:rsidRPr="00EC76D5" w:rsidRDefault="003F7075" w:rsidP="003F7075">
      <w:pPr>
        <w:pStyle w:val="Code"/>
      </w:pPr>
      <w:r w:rsidRPr="00EC76D5">
        <w:t xml:space="preserve">              edgeSet.add(new Pair&lt;&gt;(baseBlock, nextBlock));</w:t>
      </w:r>
    </w:p>
    <w:p w14:paraId="45B9B7DD" w14:textId="77777777" w:rsidR="003F7075" w:rsidRPr="00EC76D5" w:rsidRDefault="003F7075" w:rsidP="003F7075">
      <w:pPr>
        <w:pStyle w:val="Code"/>
      </w:pPr>
      <w:r w:rsidRPr="00EC76D5">
        <w:t xml:space="preserve">              int targetAddress = (int) middleCode.getOperand(1);</w:t>
      </w:r>
    </w:p>
    <w:p w14:paraId="00CF61BF" w14:textId="77777777" w:rsidR="003F7075" w:rsidRPr="00EC76D5" w:rsidRDefault="003F7075" w:rsidP="003F7075">
      <w:pPr>
        <w:pStyle w:val="Code"/>
      </w:pPr>
      <w:r w:rsidRPr="00EC76D5">
        <w:lastRenderedPageBreak/>
        <w:t xml:space="preserve">              BaseBlock targetBlock = leaderMap.get(targetAddress);</w:t>
      </w:r>
    </w:p>
    <w:p w14:paraId="2EE5824D" w14:textId="77777777" w:rsidR="003F7075" w:rsidRPr="00EC76D5" w:rsidRDefault="003F7075" w:rsidP="003F7075">
      <w:pPr>
        <w:pStyle w:val="Code"/>
      </w:pPr>
      <w:r w:rsidRPr="00EC76D5">
        <w:t xml:space="preserve">              edgeSet.add(new Pair&lt;&gt;(baseBlock, targetBlock));</w:t>
      </w:r>
    </w:p>
    <w:p w14:paraId="35C49A5E" w14:textId="77777777" w:rsidR="003F7075" w:rsidRPr="00EC76D5" w:rsidRDefault="003F7075" w:rsidP="003F7075">
      <w:pPr>
        <w:pStyle w:val="Code"/>
      </w:pPr>
      <w:r w:rsidRPr="00EC76D5">
        <w:t xml:space="preserve">            }</w:t>
      </w:r>
    </w:p>
    <w:p w14:paraId="5262D7AF" w14:textId="77777777" w:rsidR="003F7075" w:rsidRPr="00EC76D5" w:rsidRDefault="003F7075" w:rsidP="003F7075">
      <w:pPr>
        <w:pStyle w:val="Code"/>
      </w:pPr>
      <w:r w:rsidRPr="00EC76D5">
        <w:t xml:space="preserve">            break;</w:t>
      </w:r>
    </w:p>
    <w:p w14:paraId="34F93A54" w14:textId="77777777" w:rsidR="003F7075" w:rsidRPr="00EC76D5" w:rsidRDefault="003F7075" w:rsidP="003F7075">
      <w:pPr>
        <w:pStyle w:val="Code"/>
      </w:pPr>
    </w:p>
    <w:p w14:paraId="583F759E" w14:textId="77777777" w:rsidR="003F7075" w:rsidRPr="00EC76D5" w:rsidRDefault="003F7075" w:rsidP="003F7075">
      <w:pPr>
        <w:pStyle w:val="Code"/>
      </w:pPr>
      <w:r w:rsidRPr="00EC76D5">
        <w:t xml:space="preserve">          case FunctionEnd:</w:t>
      </w:r>
    </w:p>
    <w:p w14:paraId="159004B8" w14:textId="77777777" w:rsidR="003F7075" w:rsidRPr="00EC76D5" w:rsidRDefault="003F7075" w:rsidP="003F7075">
      <w:pPr>
        <w:pStyle w:val="Code"/>
      </w:pPr>
      <w:r w:rsidRPr="00EC76D5">
        <w:t xml:space="preserve">          case Return:</w:t>
      </w:r>
    </w:p>
    <w:p w14:paraId="5111C3E9" w14:textId="77777777" w:rsidR="003F7075" w:rsidRPr="00EC76D5" w:rsidRDefault="003F7075" w:rsidP="003F7075">
      <w:pPr>
        <w:pStyle w:val="Code"/>
      </w:pPr>
      <w:r w:rsidRPr="00EC76D5">
        <w:t xml:space="preserve">          case Exit:</w:t>
      </w:r>
    </w:p>
    <w:p w14:paraId="31959CE9" w14:textId="77777777" w:rsidR="003F7075" w:rsidRPr="00EC76D5" w:rsidRDefault="003F7075" w:rsidP="003F7075">
      <w:pPr>
        <w:pStyle w:val="Code"/>
      </w:pPr>
      <w:r w:rsidRPr="00EC76D5">
        <w:t xml:space="preserve">            break;</w:t>
      </w:r>
    </w:p>
    <w:p w14:paraId="53B15343" w14:textId="77777777" w:rsidR="003F7075" w:rsidRPr="00EC76D5" w:rsidRDefault="003F7075" w:rsidP="003F7075">
      <w:pPr>
        <w:pStyle w:val="Code"/>
      </w:pPr>
    </w:p>
    <w:p w14:paraId="54D40928" w14:textId="77777777" w:rsidR="003F7075" w:rsidRPr="00EC76D5" w:rsidRDefault="003F7075" w:rsidP="003F7075">
      <w:pPr>
        <w:pStyle w:val="Code"/>
      </w:pPr>
      <w:r w:rsidRPr="00EC76D5">
        <w:t xml:space="preserve">          default: </w:t>
      </w:r>
    </w:p>
    <w:p w14:paraId="657018DF" w14:textId="77777777" w:rsidR="003F7075" w:rsidRPr="00EC76D5" w:rsidRDefault="003F7075" w:rsidP="003F7075">
      <w:pPr>
        <w:pStyle w:val="Code"/>
      </w:pPr>
      <w:r w:rsidRPr="00EC76D5">
        <w:t xml:space="preserve">            if (index == lastIndex) {</w:t>
      </w:r>
    </w:p>
    <w:p w14:paraId="18771EF2" w14:textId="77777777" w:rsidR="003F7075" w:rsidRPr="00EC76D5" w:rsidRDefault="003F7075" w:rsidP="003F7075">
      <w:pPr>
        <w:pStyle w:val="Code"/>
      </w:pPr>
      <w:r w:rsidRPr="00EC76D5">
        <w:t xml:space="preserve">              BaseBlock nextBlock = leaderMap.get(index + 1);</w:t>
      </w:r>
    </w:p>
    <w:p w14:paraId="2CEAEE06" w14:textId="77777777" w:rsidR="003F7075" w:rsidRPr="00EC76D5" w:rsidRDefault="003F7075" w:rsidP="003F7075">
      <w:pPr>
        <w:pStyle w:val="Code"/>
      </w:pPr>
      <w:r w:rsidRPr="00EC76D5">
        <w:t xml:space="preserve">              edgeSet.add(new Pair&lt;&gt;(baseBlock, nextBlock));</w:t>
      </w:r>
    </w:p>
    <w:p w14:paraId="4BBA3A4A" w14:textId="77777777" w:rsidR="003F7075" w:rsidRPr="00EC76D5" w:rsidRDefault="003F7075" w:rsidP="003F7075">
      <w:pPr>
        <w:pStyle w:val="Code"/>
      </w:pPr>
      <w:r w:rsidRPr="00EC76D5">
        <w:t xml:space="preserve">            }</w:t>
      </w:r>
    </w:p>
    <w:p w14:paraId="425B081E" w14:textId="77777777" w:rsidR="003F7075" w:rsidRPr="00EC76D5" w:rsidRDefault="003F7075" w:rsidP="003F7075">
      <w:pPr>
        <w:pStyle w:val="Code"/>
      </w:pPr>
      <w:r w:rsidRPr="00EC76D5">
        <w:t xml:space="preserve">            break;</w:t>
      </w:r>
    </w:p>
    <w:p w14:paraId="39533B91" w14:textId="77777777" w:rsidR="003F7075" w:rsidRPr="00EC76D5" w:rsidRDefault="003F7075" w:rsidP="003F7075">
      <w:pPr>
        <w:pStyle w:val="Code"/>
      </w:pPr>
      <w:r w:rsidRPr="00EC76D5">
        <w:t xml:space="preserve">        }</w:t>
      </w:r>
    </w:p>
    <w:p w14:paraId="49210D41" w14:textId="77777777" w:rsidR="003F7075" w:rsidRPr="00EC76D5" w:rsidRDefault="003F7075" w:rsidP="003F7075">
      <w:pPr>
        <w:pStyle w:val="Code"/>
      </w:pPr>
      <w:r w:rsidRPr="00EC76D5">
        <w:t xml:space="preserve">      }</w:t>
      </w:r>
    </w:p>
    <w:p w14:paraId="14065FD1" w14:textId="77777777" w:rsidR="003F7075" w:rsidRPr="00EC76D5" w:rsidRDefault="003F7075" w:rsidP="003F7075">
      <w:pPr>
        <w:pStyle w:val="Code"/>
      </w:pPr>
      <w:r w:rsidRPr="00EC76D5">
        <w:t xml:space="preserve">    }</w:t>
      </w:r>
    </w:p>
    <w:p w14:paraId="5396894D" w14:textId="77777777" w:rsidR="003F7075" w:rsidRPr="00EC76D5" w:rsidRDefault="003F7075" w:rsidP="003F7075">
      <w:pPr>
        <w:pStyle w:val="Code"/>
      </w:pPr>
      <w:r w:rsidRPr="00EC76D5">
        <w:t xml:space="preserve">    </w:t>
      </w:r>
    </w:p>
    <w:p w14:paraId="511E278A" w14:textId="77777777" w:rsidR="003F7075" w:rsidRPr="00EC76D5" w:rsidRDefault="003F7075" w:rsidP="003F7075">
      <w:pPr>
        <w:pStyle w:val="Code"/>
      </w:pPr>
      <w:r w:rsidRPr="00EC76D5">
        <w:t xml:space="preserve">    return edgeSet;</w:t>
      </w:r>
    </w:p>
    <w:p w14:paraId="6D23A7FA" w14:textId="0CDFA770" w:rsidR="003F7075" w:rsidRPr="00EC76D5" w:rsidRDefault="003F7075" w:rsidP="003F7075">
      <w:pPr>
        <w:pStyle w:val="Code"/>
      </w:pPr>
      <w:r w:rsidRPr="00EC76D5">
        <w:t xml:space="preserve">  }</w:t>
      </w:r>
    </w:p>
    <w:p w14:paraId="7A85F744" w14:textId="5DA4D1E8" w:rsidR="001D1BEE" w:rsidRPr="00EC76D5" w:rsidRDefault="00BA6016" w:rsidP="00BA6016">
      <w:pPr>
        <w:pStyle w:val="Rubrik3"/>
      </w:pPr>
      <w:bookmarkStart w:id="5845" w:name="_Toc481936426"/>
      <w:r w:rsidRPr="00EC76D5">
        <w:t>Live Sets Generation</w:t>
      </w:r>
      <w:bookmarkEnd w:id="5845"/>
    </w:p>
    <w:p w14:paraId="006BE29E" w14:textId="77777777" w:rsidR="00E74BC2" w:rsidRPr="00EC76D5" w:rsidRDefault="00E74BC2" w:rsidP="00E74BC2">
      <w:r w:rsidRPr="00EC76D5">
        <w:t xml:space="preserve">We equip each middle code instruction with a </w:t>
      </w:r>
      <w:r w:rsidRPr="00EC76D5">
        <w:rPr>
          <w:rStyle w:val="CodeInText"/>
        </w:rPr>
        <w:t>live</w:t>
      </w:r>
      <w:r w:rsidRPr="00EC76D5">
        <w:t xml:space="preserve"> </w:t>
      </w:r>
      <w:r w:rsidRPr="00EC76D5">
        <w:rPr>
          <w:rStyle w:val="CodeInText"/>
        </w:rPr>
        <w:t>set</w:t>
      </w:r>
      <w:r w:rsidRPr="00EC76D5">
        <w:t xml:space="preserve">; that is, </w:t>
      </w:r>
      <w:r w:rsidR="000C51A1" w:rsidRPr="00EC76D5">
        <w:t>the set of all sym</w:t>
      </w:r>
      <w:r w:rsidR="004E020E" w:rsidRPr="00EC76D5">
        <w:t>bols which values are in demand</w:t>
      </w:r>
      <w:r w:rsidR="000C51A1" w:rsidRPr="00EC76D5">
        <w:t xml:space="preserve"> later in the base block</w:t>
      </w:r>
      <w:r w:rsidR="004E020E" w:rsidRPr="00EC76D5">
        <w:t>.</w:t>
      </w:r>
      <w:r w:rsidR="00870D3F" w:rsidRPr="00EC76D5">
        <w:t xml:space="preserve"> A symbol is live if it is an operand in a </w:t>
      </w:r>
      <w:r w:rsidR="0063082F" w:rsidRPr="00EC76D5">
        <w:t xml:space="preserve">unary or binary </w:t>
      </w:r>
      <w:r w:rsidR="00870D3F" w:rsidRPr="00EC76D5">
        <w:t>expression</w:t>
      </w:r>
      <w:r w:rsidR="00757A67" w:rsidRPr="00EC76D5">
        <w:t>, or as a parameter or return value.</w:t>
      </w:r>
      <w:r w:rsidR="002A5FC7" w:rsidRPr="00EC76D5">
        <w:t xml:space="preserve"> However, it is not live if it is the result of an expression.</w:t>
      </w:r>
    </w:p>
    <w:p w14:paraId="5815DCF6" w14:textId="77777777" w:rsidR="00B02EA2" w:rsidRPr="00EC76D5" w:rsidRDefault="00B02EA2" w:rsidP="00B02EA2">
      <w:pPr>
        <w:pStyle w:val="Code"/>
      </w:pPr>
      <w:r w:rsidRPr="00EC76D5">
        <w:t xml:space="preserve">  private void generateLiveMaps() {</w:t>
      </w:r>
    </w:p>
    <w:p w14:paraId="59CABD2B" w14:textId="77777777" w:rsidR="00B02EA2" w:rsidRPr="00EC76D5" w:rsidRDefault="00B02EA2" w:rsidP="00B02EA2">
      <w:pPr>
        <w:pStyle w:val="Code"/>
      </w:pPr>
      <w:r w:rsidRPr="00EC76D5">
        <w:t xml:space="preserve">    for (BaseBlock baseBlock : m_controlFlowGraph.getVertexSet()) {</w:t>
      </w:r>
    </w:p>
    <w:p w14:paraId="51C7FD13" w14:textId="77777777" w:rsidR="00B02EA2" w:rsidRPr="00EC76D5" w:rsidRDefault="00B02EA2" w:rsidP="00B02EA2">
      <w:pPr>
        <w:pStyle w:val="Code"/>
      </w:pPr>
      <w:r w:rsidRPr="00EC76D5">
        <w:t xml:space="preserve">      int firstIndex = baseBlock.getFirst(), lastIndex = baseBlock.getLast();</w:t>
      </w:r>
    </w:p>
    <w:p w14:paraId="0044B5AC" w14:textId="77777777" w:rsidR="00B02EA2" w:rsidRPr="00EC76D5" w:rsidRDefault="00B02EA2" w:rsidP="00B02EA2">
      <w:pPr>
        <w:pStyle w:val="Code"/>
      </w:pPr>
      <w:r w:rsidRPr="00EC76D5">
        <w:t xml:space="preserve">      Map&lt;Symbol,Integer&gt; liveMap = new ListMap&lt;&gt;();</w:t>
      </w:r>
    </w:p>
    <w:p w14:paraId="66FA2CF2" w14:textId="77777777" w:rsidR="00B02EA2" w:rsidRPr="00EC76D5" w:rsidRDefault="00B02EA2" w:rsidP="00B02EA2">
      <w:pPr>
        <w:pStyle w:val="Code"/>
      </w:pPr>
    </w:p>
    <w:p w14:paraId="269B393A" w14:textId="77777777" w:rsidR="00B02EA2" w:rsidRPr="00EC76D5" w:rsidRDefault="00B02EA2" w:rsidP="00B02EA2">
      <w:pPr>
        <w:pStyle w:val="Code"/>
      </w:pPr>
      <w:r w:rsidRPr="00EC76D5">
        <w:t xml:space="preserve">      for (int index = lastIndex; index &gt;= firstIndex; --index) {</w:t>
      </w:r>
    </w:p>
    <w:p w14:paraId="2BEF2ADB" w14:textId="77777777" w:rsidR="00B02EA2" w:rsidRPr="00EC76D5" w:rsidRDefault="00B02EA2" w:rsidP="00B02EA2">
      <w:pPr>
        <w:pStyle w:val="Code"/>
      </w:pPr>
      <w:r w:rsidRPr="00EC76D5">
        <w:t xml:space="preserve">        MiddleCode middleCode = m_middleCodeList.get(index);</w:t>
      </w:r>
    </w:p>
    <w:p w14:paraId="114BE3A9" w14:textId="77777777" w:rsidR="00B02EA2" w:rsidRPr="00EC76D5" w:rsidRDefault="00B02EA2" w:rsidP="00B02EA2">
      <w:pPr>
        <w:pStyle w:val="Code"/>
      </w:pPr>
      <w:r w:rsidRPr="00EC76D5">
        <w:t xml:space="preserve">        middleCode.setLiveMap(((ListMap) liveMap).clone());</w:t>
      </w:r>
    </w:p>
    <w:p w14:paraId="2769848A" w14:textId="77777777" w:rsidR="00B02EA2" w:rsidRPr="00EC76D5" w:rsidRDefault="00B02EA2" w:rsidP="00B02EA2">
      <w:pPr>
        <w:pStyle w:val="Code"/>
      </w:pPr>
      <w:r w:rsidRPr="00EC76D5">
        <w:t xml:space="preserve">        MiddleOperator middleOp = middleCode.getOperator();        </w:t>
      </w:r>
    </w:p>
    <w:p w14:paraId="160E7A2D" w14:textId="77777777" w:rsidR="00B02EA2" w:rsidRPr="00EC76D5" w:rsidRDefault="00B02EA2" w:rsidP="00B02EA2">
      <w:pPr>
        <w:pStyle w:val="Code"/>
      </w:pPr>
    </w:p>
    <w:p w14:paraId="4471D43C" w14:textId="77777777" w:rsidR="00B02EA2" w:rsidRPr="00EC76D5" w:rsidRDefault="00B02EA2" w:rsidP="00B02EA2">
      <w:pPr>
        <w:pStyle w:val="Code"/>
      </w:pPr>
      <w:r w:rsidRPr="00EC76D5">
        <w:t xml:space="preserve">        switch (middleOp) {</w:t>
      </w:r>
    </w:p>
    <w:p w14:paraId="5DE7CB00" w14:textId="77777777" w:rsidR="00B02EA2" w:rsidRPr="00EC76D5" w:rsidRDefault="00B02EA2" w:rsidP="00B02EA2">
      <w:pPr>
        <w:pStyle w:val="Code"/>
      </w:pPr>
      <w:r w:rsidRPr="00EC76D5">
        <w:t xml:space="preserve">          case Address:</w:t>
      </w:r>
    </w:p>
    <w:p w14:paraId="2063AA99" w14:textId="77777777" w:rsidR="00B02EA2" w:rsidRPr="00EC76D5" w:rsidRDefault="00B02EA2" w:rsidP="00B02EA2">
      <w:pPr>
        <w:pStyle w:val="Code"/>
      </w:pPr>
      <w:r w:rsidRPr="00EC76D5">
        <w:t xml:space="preserve">            break;</w:t>
      </w:r>
    </w:p>
    <w:p w14:paraId="2A948321" w14:textId="77777777" w:rsidR="00B02EA2" w:rsidRPr="00EC76D5" w:rsidRDefault="00B02EA2" w:rsidP="00B02EA2">
      <w:pPr>
        <w:pStyle w:val="Code"/>
      </w:pPr>
      <w:r w:rsidRPr="00EC76D5">
        <w:t xml:space="preserve">            </w:t>
      </w:r>
    </w:p>
    <w:p w14:paraId="1E7750C6" w14:textId="77777777" w:rsidR="00B02EA2" w:rsidRPr="00EC76D5" w:rsidRDefault="00B02EA2" w:rsidP="00B02EA2">
      <w:pPr>
        <w:pStyle w:val="Code"/>
      </w:pPr>
      <w:r w:rsidRPr="00EC76D5">
        <w:t xml:space="preserve">          default: {</w:t>
      </w:r>
    </w:p>
    <w:p w14:paraId="62626FDA" w14:textId="77777777" w:rsidR="00B02EA2" w:rsidRPr="00EC76D5" w:rsidRDefault="00B02EA2" w:rsidP="00B02EA2">
      <w:pPr>
        <w:pStyle w:val="Code"/>
      </w:pPr>
      <w:r w:rsidRPr="00EC76D5">
        <w:t xml:space="preserve">            Object resultObject = middleCode.getOperand(1),</w:t>
      </w:r>
    </w:p>
    <w:p w14:paraId="7569F9AD" w14:textId="77777777" w:rsidR="00B02EA2" w:rsidRPr="00EC76D5" w:rsidRDefault="00B02EA2" w:rsidP="00B02EA2">
      <w:pPr>
        <w:pStyle w:val="Code"/>
      </w:pPr>
      <w:r w:rsidRPr="00EC76D5">
        <w:t xml:space="preserve">                   leftObject = middleCode.getOperand(2),</w:t>
      </w:r>
    </w:p>
    <w:p w14:paraId="7D9C48DF" w14:textId="77777777" w:rsidR="00B02EA2" w:rsidRPr="00EC76D5" w:rsidRDefault="00B02EA2" w:rsidP="00B02EA2">
      <w:pPr>
        <w:pStyle w:val="Code"/>
      </w:pPr>
      <w:r w:rsidRPr="00EC76D5">
        <w:t xml:space="preserve">                   rightObject = middleCode.getOperand(3);</w:t>
      </w:r>
    </w:p>
    <w:p w14:paraId="6FA489EC" w14:textId="77777777" w:rsidR="00B02EA2" w:rsidRPr="00EC76D5" w:rsidRDefault="00B02EA2" w:rsidP="00B02EA2">
      <w:pPr>
        <w:pStyle w:val="Code"/>
      </w:pPr>
    </w:p>
    <w:p w14:paraId="164C06C4" w14:textId="77777777" w:rsidR="00B02EA2" w:rsidRPr="00EC76D5" w:rsidRDefault="00B02EA2" w:rsidP="00B02EA2">
      <w:pPr>
        <w:pStyle w:val="Code"/>
      </w:pPr>
      <w:r w:rsidRPr="00EC76D5">
        <w:t xml:space="preserve">            Symbol resultSymbol, leftSymbol, rightSymbol;</w:t>
      </w:r>
    </w:p>
    <w:p w14:paraId="7DAC538F" w14:textId="77777777" w:rsidR="00B02EA2" w:rsidRPr="00EC76D5" w:rsidRDefault="00B02EA2" w:rsidP="00B02EA2">
      <w:pPr>
        <w:pStyle w:val="Code"/>
      </w:pPr>
    </w:p>
    <w:p w14:paraId="570E844B" w14:textId="77777777" w:rsidR="00B02EA2" w:rsidRPr="00EC76D5" w:rsidRDefault="00B02EA2" w:rsidP="00B02EA2">
      <w:pPr>
        <w:pStyle w:val="Code"/>
      </w:pPr>
      <w:r w:rsidRPr="00EC76D5">
        <w:t xml:space="preserve">            if (middleCode.getOperator() == MiddleOperator.Assign) {</w:t>
      </w:r>
    </w:p>
    <w:p w14:paraId="62F60816" w14:textId="77777777" w:rsidR="00B02EA2" w:rsidRPr="00EC76D5" w:rsidRDefault="00B02EA2" w:rsidP="00B02EA2">
      <w:pPr>
        <w:pStyle w:val="Code"/>
      </w:pPr>
      <w:r w:rsidRPr="00EC76D5">
        <w:t xml:space="preserve">              resultSymbol = (leftObject instanceof Symbol) ? ((Symbol) leftObject) : null;</w:t>
      </w:r>
    </w:p>
    <w:p w14:paraId="13A121D7" w14:textId="77777777" w:rsidR="00B02EA2" w:rsidRPr="00EC76D5" w:rsidRDefault="00B02EA2" w:rsidP="00B02EA2">
      <w:pPr>
        <w:pStyle w:val="Code"/>
      </w:pPr>
      <w:r w:rsidRPr="00EC76D5">
        <w:t xml:space="preserve">              leftSymbol = (rightObject instanceof Symbol) ? ((Symbol) rightObject) : null;</w:t>
      </w:r>
    </w:p>
    <w:p w14:paraId="279BF386" w14:textId="77777777" w:rsidR="00B02EA2" w:rsidRPr="00EC76D5" w:rsidRDefault="00B02EA2" w:rsidP="00B02EA2">
      <w:pPr>
        <w:pStyle w:val="Code"/>
      </w:pPr>
      <w:r w:rsidRPr="00EC76D5">
        <w:t xml:space="preserve">              rightSymbol = null;</w:t>
      </w:r>
    </w:p>
    <w:p w14:paraId="24DA1AEC" w14:textId="77777777" w:rsidR="00B02EA2" w:rsidRPr="00EC76D5" w:rsidRDefault="00B02EA2" w:rsidP="00B02EA2">
      <w:pPr>
        <w:pStyle w:val="Code"/>
      </w:pPr>
      <w:r w:rsidRPr="00EC76D5">
        <w:t xml:space="preserve">            }</w:t>
      </w:r>
    </w:p>
    <w:p w14:paraId="5E478EE6" w14:textId="77777777" w:rsidR="00B02EA2" w:rsidRPr="00EC76D5" w:rsidRDefault="00B02EA2" w:rsidP="00B02EA2">
      <w:pPr>
        <w:pStyle w:val="Code"/>
      </w:pPr>
      <w:r w:rsidRPr="00EC76D5">
        <w:t xml:space="preserve">            else {</w:t>
      </w:r>
    </w:p>
    <w:p w14:paraId="7A41EC1C" w14:textId="77777777" w:rsidR="00B02EA2" w:rsidRPr="00EC76D5" w:rsidRDefault="00B02EA2" w:rsidP="00B02EA2">
      <w:pPr>
        <w:pStyle w:val="Code"/>
      </w:pPr>
      <w:r w:rsidRPr="00EC76D5">
        <w:lastRenderedPageBreak/>
        <w:t xml:space="preserve">              resultSymbol = (resultObject instanceof Symbol) ? ((Symbol) resultObject) : null;</w:t>
      </w:r>
    </w:p>
    <w:p w14:paraId="4E0BF737" w14:textId="77777777" w:rsidR="00B02EA2" w:rsidRPr="00EC76D5" w:rsidRDefault="00B02EA2" w:rsidP="00B02EA2">
      <w:pPr>
        <w:pStyle w:val="Code"/>
      </w:pPr>
      <w:r w:rsidRPr="00EC76D5">
        <w:t xml:space="preserve">              leftSymbol = (leftObject instanceof Symbol) ? ((Symbol) leftObject) : null;</w:t>
      </w:r>
    </w:p>
    <w:p w14:paraId="3C17DB5D" w14:textId="77777777" w:rsidR="00B02EA2" w:rsidRPr="00EC76D5" w:rsidRDefault="00B02EA2" w:rsidP="00B02EA2">
      <w:pPr>
        <w:pStyle w:val="Code"/>
      </w:pPr>
      <w:r w:rsidRPr="00EC76D5">
        <w:t xml:space="preserve">              rightSymbol = (rightObject instanceof Symbol) ? ((Symbol) rightObject) : null;</w:t>
      </w:r>
    </w:p>
    <w:p w14:paraId="7A474537" w14:textId="77777777" w:rsidR="00B02EA2" w:rsidRPr="00EC76D5" w:rsidRDefault="00B02EA2" w:rsidP="00B02EA2">
      <w:pPr>
        <w:pStyle w:val="Code"/>
      </w:pPr>
      <w:r w:rsidRPr="00EC76D5">
        <w:t xml:space="preserve">            }</w:t>
      </w:r>
    </w:p>
    <w:p w14:paraId="1B37454B" w14:textId="77777777" w:rsidR="00B02EA2" w:rsidRPr="00EC76D5" w:rsidRDefault="00B02EA2" w:rsidP="00B02EA2">
      <w:pPr>
        <w:pStyle w:val="Code"/>
      </w:pPr>
      <w:r w:rsidRPr="00EC76D5">
        <w:t xml:space="preserve">            </w:t>
      </w:r>
    </w:p>
    <w:p w14:paraId="326A20E5" w14:textId="77777777" w:rsidR="00B02EA2" w:rsidRPr="00EC76D5" w:rsidRDefault="00B02EA2" w:rsidP="00B02EA2">
      <w:pPr>
        <w:pStyle w:val="Code"/>
      </w:pPr>
      <w:r w:rsidRPr="00EC76D5">
        <w:t xml:space="preserve">            Symbol resultAddressSymbol = (resultSymbol != null) ? resultSymbol.getAddressSymbol() : null,</w:t>
      </w:r>
    </w:p>
    <w:p w14:paraId="2C7CB215" w14:textId="77777777" w:rsidR="00B02EA2" w:rsidRPr="00EC76D5" w:rsidRDefault="00B02EA2" w:rsidP="00B02EA2">
      <w:pPr>
        <w:pStyle w:val="Code"/>
      </w:pPr>
      <w:r w:rsidRPr="00EC76D5">
        <w:t xml:space="preserve">                 leftAddressSymbol = (leftSymbol != null) ? leftSymbol.getAddressSymbol() : null,</w:t>
      </w:r>
    </w:p>
    <w:p w14:paraId="46C88EA5" w14:textId="77777777" w:rsidR="00B02EA2" w:rsidRPr="00EC76D5" w:rsidRDefault="00B02EA2" w:rsidP="00B02EA2">
      <w:pPr>
        <w:pStyle w:val="Code"/>
      </w:pPr>
      <w:r w:rsidRPr="00EC76D5">
        <w:t xml:space="preserve">                 rightAddressSymbol = (rightSymbol != null) ? rightSymbol.getAddressSymbol() : null;</w:t>
      </w:r>
    </w:p>
    <w:p w14:paraId="17152091" w14:textId="77777777" w:rsidR="00B02EA2" w:rsidRPr="00EC76D5" w:rsidRDefault="00B02EA2" w:rsidP="00B02EA2">
      <w:pPr>
        <w:pStyle w:val="Code"/>
      </w:pPr>
      <w:r w:rsidRPr="00EC76D5">
        <w:t xml:space="preserve">            </w:t>
      </w:r>
    </w:p>
    <w:p w14:paraId="208F1F3D" w14:textId="77777777" w:rsidR="00B02EA2" w:rsidRPr="00EC76D5" w:rsidRDefault="00B02EA2" w:rsidP="00B02EA2">
      <w:pPr>
        <w:pStyle w:val="Code"/>
      </w:pPr>
      <w:r w:rsidRPr="00EC76D5">
        <w:t xml:space="preserve">            removeIfNotNull(resultSymbol, liveMap);</w:t>
      </w:r>
    </w:p>
    <w:p w14:paraId="2DAE225B" w14:textId="77777777" w:rsidR="00B02EA2" w:rsidRPr="00EC76D5" w:rsidRDefault="00B02EA2" w:rsidP="00B02EA2">
      <w:pPr>
        <w:pStyle w:val="Code"/>
      </w:pPr>
      <w:r w:rsidRPr="00EC76D5">
        <w:t xml:space="preserve">            addIfNotNull(resultAddressSymbol, liveMap);</w:t>
      </w:r>
    </w:p>
    <w:p w14:paraId="0C68C392" w14:textId="77777777" w:rsidR="00B02EA2" w:rsidRPr="00EC76D5" w:rsidRDefault="00B02EA2" w:rsidP="00B02EA2">
      <w:pPr>
        <w:pStyle w:val="Code"/>
      </w:pPr>
      <w:r w:rsidRPr="00EC76D5">
        <w:t xml:space="preserve">            addIfNotNull(leftSymbol, liveMap);</w:t>
      </w:r>
    </w:p>
    <w:p w14:paraId="2A236898" w14:textId="77777777" w:rsidR="00B02EA2" w:rsidRPr="00EC76D5" w:rsidRDefault="00B02EA2" w:rsidP="00B02EA2">
      <w:pPr>
        <w:pStyle w:val="Code"/>
      </w:pPr>
      <w:r w:rsidRPr="00EC76D5">
        <w:t xml:space="preserve">            addIfNotNull(leftAddressSymbol, liveMap);</w:t>
      </w:r>
    </w:p>
    <w:p w14:paraId="2B705DAC" w14:textId="77777777" w:rsidR="00B02EA2" w:rsidRPr="00EC76D5" w:rsidRDefault="00B02EA2" w:rsidP="00B02EA2">
      <w:pPr>
        <w:pStyle w:val="Code"/>
      </w:pPr>
      <w:r w:rsidRPr="00EC76D5">
        <w:t xml:space="preserve">            addIfNotNull(rightSymbol, liveMap);</w:t>
      </w:r>
    </w:p>
    <w:p w14:paraId="10C649C8" w14:textId="77777777" w:rsidR="00B02EA2" w:rsidRPr="00EC76D5" w:rsidRDefault="00B02EA2" w:rsidP="00B02EA2">
      <w:pPr>
        <w:pStyle w:val="Code"/>
      </w:pPr>
      <w:r w:rsidRPr="00EC76D5">
        <w:t xml:space="preserve">            addIfNotNull(rightAddressSymbol, liveMap);</w:t>
      </w:r>
    </w:p>
    <w:p w14:paraId="22093D46" w14:textId="77777777" w:rsidR="00B02EA2" w:rsidRPr="00EC76D5" w:rsidRDefault="00B02EA2" w:rsidP="00B02EA2">
      <w:pPr>
        <w:pStyle w:val="Code"/>
      </w:pPr>
      <w:r w:rsidRPr="00EC76D5">
        <w:t xml:space="preserve">            </w:t>
      </w:r>
    </w:p>
    <w:p w14:paraId="57806212" w14:textId="77777777" w:rsidR="00B02EA2" w:rsidRPr="00EC76D5" w:rsidRDefault="00B02EA2" w:rsidP="00B02EA2">
      <w:pPr>
        <w:pStyle w:val="Code"/>
      </w:pPr>
      <w:r w:rsidRPr="00EC76D5">
        <w:t>/*            if (middleCode.isMultiply()) {</w:t>
      </w:r>
    </w:p>
    <w:p w14:paraId="733F3CDB" w14:textId="77777777" w:rsidR="00B02EA2" w:rsidRPr="00EC76D5" w:rsidRDefault="00B02EA2" w:rsidP="00B02EA2">
      <w:pPr>
        <w:pStyle w:val="Code"/>
      </w:pPr>
      <w:r w:rsidRPr="00EC76D5">
        <w:t xml:space="preserve">              Set&lt;Symbol&gt; removeSet = new ListSet&lt;&gt;();</w:t>
      </w:r>
    </w:p>
    <w:p w14:paraId="5C0E821C" w14:textId="77777777" w:rsidR="00B02EA2" w:rsidRPr="00EC76D5" w:rsidRDefault="00B02EA2" w:rsidP="00B02EA2">
      <w:pPr>
        <w:pStyle w:val="Code"/>
      </w:pPr>
      <w:r w:rsidRPr="00EC76D5">
        <w:t xml:space="preserve">              </w:t>
      </w:r>
    </w:p>
    <w:p w14:paraId="33A26362" w14:textId="77777777" w:rsidR="00B02EA2" w:rsidRPr="00EC76D5" w:rsidRDefault="00B02EA2" w:rsidP="00B02EA2">
      <w:pPr>
        <w:pStyle w:val="Code"/>
      </w:pPr>
      <w:r w:rsidRPr="00EC76D5">
        <w:t xml:space="preserve">              for (Map.Entry&lt;Symbol,Pair&lt;Integer,Boolean&gt;&gt; entry : liveMap.entrySet()) {</w:t>
      </w:r>
    </w:p>
    <w:p w14:paraId="77CB8010" w14:textId="77777777" w:rsidR="00B02EA2" w:rsidRPr="00EC76D5" w:rsidRDefault="00B02EA2" w:rsidP="00B02EA2">
      <w:pPr>
        <w:pStyle w:val="Code"/>
      </w:pPr>
      <w:r w:rsidRPr="00EC76D5">
        <w:t xml:space="preserve">                Symbol symbol = entry.getKey();</w:t>
      </w:r>
    </w:p>
    <w:p w14:paraId="54FCE15E" w14:textId="77777777" w:rsidR="00B02EA2" w:rsidRPr="00EC76D5" w:rsidRDefault="00B02EA2" w:rsidP="00B02EA2">
      <w:pPr>
        <w:pStyle w:val="Code"/>
      </w:pPr>
      <w:r w:rsidRPr="00EC76D5">
        <w:t xml:space="preserve">                Pair&lt;&gt; pair = entry.getValue();</w:t>
      </w:r>
    </w:p>
    <w:p w14:paraId="045EC139" w14:textId="77777777" w:rsidR="00B02EA2" w:rsidRPr="00EC76D5" w:rsidRDefault="00B02EA2" w:rsidP="00B02EA2">
      <w:pPr>
        <w:pStyle w:val="Code"/>
      </w:pPr>
      <w:r w:rsidRPr="00EC76D5">
        <w:t xml:space="preserve">                boolean isMul = pair.getSecond();</w:t>
      </w:r>
    </w:p>
    <w:p w14:paraId="422754AA" w14:textId="77777777" w:rsidR="00B02EA2" w:rsidRPr="00EC76D5" w:rsidRDefault="00B02EA2" w:rsidP="00B02EA2">
      <w:pPr>
        <w:pStyle w:val="Code"/>
      </w:pPr>
      <w:r w:rsidRPr="00EC76D5">
        <w:t xml:space="preserve">                </w:t>
      </w:r>
    </w:p>
    <w:p w14:paraId="79E7D6FF" w14:textId="77777777" w:rsidR="00B02EA2" w:rsidRPr="00EC76D5" w:rsidRDefault="00B02EA2" w:rsidP="00B02EA2">
      <w:pPr>
        <w:pStyle w:val="Code"/>
      </w:pPr>
      <w:r w:rsidRPr="00EC76D5">
        <w:t xml:space="preserve">                if (isMul) {</w:t>
      </w:r>
    </w:p>
    <w:p w14:paraId="4E2FDB4A" w14:textId="77777777" w:rsidR="00B02EA2" w:rsidRPr="00EC76D5" w:rsidRDefault="00B02EA2" w:rsidP="00B02EA2">
      <w:pPr>
        <w:pStyle w:val="Code"/>
      </w:pPr>
      <w:r w:rsidRPr="00EC76D5">
        <w:t xml:space="preserve">                  removeSet.add(symbol);</w:t>
      </w:r>
    </w:p>
    <w:p w14:paraId="1CFC7A08" w14:textId="77777777" w:rsidR="00B02EA2" w:rsidRPr="00EC76D5" w:rsidRDefault="00B02EA2" w:rsidP="00B02EA2">
      <w:pPr>
        <w:pStyle w:val="Code"/>
      </w:pPr>
      <w:r w:rsidRPr="00EC76D5">
        <w:t xml:space="preserve">                }</w:t>
      </w:r>
    </w:p>
    <w:p w14:paraId="1CE237B6" w14:textId="77777777" w:rsidR="00B02EA2" w:rsidRPr="00EC76D5" w:rsidRDefault="00B02EA2" w:rsidP="00B02EA2">
      <w:pPr>
        <w:pStyle w:val="Code"/>
      </w:pPr>
      <w:r w:rsidRPr="00EC76D5">
        <w:t xml:space="preserve">              }</w:t>
      </w:r>
    </w:p>
    <w:p w14:paraId="2D7FFA70" w14:textId="77777777" w:rsidR="00B02EA2" w:rsidRPr="00EC76D5" w:rsidRDefault="00B02EA2" w:rsidP="00B02EA2">
      <w:pPr>
        <w:pStyle w:val="Code"/>
      </w:pPr>
      <w:r w:rsidRPr="00EC76D5">
        <w:t xml:space="preserve">              </w:t>
      </w:r>
    </w:p>
    <w:p w14:paraId="21B772CE" w14:textId="77777777" w:rsidR="00B02EA2" w:rsidRPr="00EC76D5" w:rsidRDefault="00B02EA2" w:rsidP="00B02EA2">
      <w:pPr>
        <w:pStyle w:val="Code"/>
      </w:pPr>
      <w:r w:rsidRPr="00EC76D5">
        <w:t xml:space="preserve">              for (Symbol symbol : removeSet) {</w:t>
      </w:r>
    </w:p>
    <w:p w14:paraId="15BC13B1" w14:textId="77777777" w:rsidR="00B02EA2" w:rsidRPr="00EC76D5" w:rsidRDefault="00B02EA2" w:rsidP="00B02EA2">
      <w:pPr>
        <w:pStyle w:val="Code"/>
      </w:pPr>
      <w:r w:rsidRPr="00EC76D5">
        <w:t xml:space="preserve">                liveMap.removeParentsAndChildSymbols(symbol);</w:t>
      </w:r>
    </w:p>
    <w:p w14:paraId="6B4C3262" w14:textId="77777777" w:rsidR="00B02EA2" w:rsidRPr="00EC76D5" w:rsidRDefault="00B02EA2" w:rsidP="00B02EA2">
      <w:pPr>
        <w:pStyle w:val="Code"/>
      </w:pPr>
      <w:r w:rsidRPr="00EC76D5">
        <w:t xml:space="preserve">              }</w:t>
      </w:r>
    </w:p>
    <w:p w14:paraId="6535C592" w14:textId="77777777" w:rsidR="00B02EA2" w:rsidRPr="00EC76D5" w:rsidRDefault="00B02EA2" w:rsidP="00B02EA2">
      <w:pPr>
        <w:pStyle w:val="Code"/>
      </w:pPr>
      <w:r w:rsidRPr="00EC76D5">
        <w:t xml:space="preserve">            }*/</w:t>
      </w:r>
    </w:p>
    <w:p w14:paraId="5AE96880" w14:textId="77777777" w:rsidR="00B02EA2" w:rsidRPr="00EC76D5" w:rsidRDefault="00B02EA2" w:rsidP="00B02EA2">
      <w:pPr>
        <w:pStyle w:val="Code"/>
      </w:pPr>
      <w:r w:rsidRPr="00EC76D5">
        <w:t xml:space="preserve">          }</w:t>
      </w:r>
    </w:p>
    <w:p w14:paraId="475AD702" w14:textId="77777777" w:rsidR="00B02EA2" w:rsidRPr="00EC76D5" w:rsidRDefault="00B02EA2" w:rsidP="00B02EA2">
      <w:pPr>
        <w:pStyle w:val="Code"/>
      </w:pPr>
      <w:r w:rsidRPr="00EC76D5">
        <w:t xml:space="preserve">        }</w:t>
      </w:r>
    </w:p>
    <w:p w14:paraId="02F73FC5" w14:textId="77777777" w:rsidR="00B02EA2" w:rsidRPr="00EC76D5" w:rsidRDefault="00B02EA2" w:rsidP="00B02EA2">
      <w:pPr>
        <w:pStyle w:val="Code"/>
      </w:pPr>
      <w:r w:rsidRPr="00EC76D5">
        <w:t xml:space="preserve">      }</w:t>
      </w:r>
    </w:p>
    <w:p w14:paraId="62562C73" w14:textId="77777777" w:rsidR="00B02EA2" w:rsidRPr="00EC76D5" w:rsidRDefault="00B02EA2" w:rsidP="00B02EA2">
      <w:pPr>
        <w:pStyle w:val="Code"/>
      </w:pPr>
      <w:r w:rsidRPr="00EC76D5">
        <w:t xml:space="preserve">    }</w:t>
      </w:r>
    </w:p>
    <w:p w14:paraId="5C17F278" w14:textId="5567F6C0" w:rsidR="00FA4E58" w:rsidRPr="00EC76D5" w:rsidRDefault="00B02EA2" w:rsidP="00B02EA2">
      <w:pPr>
        <w:pStyle w:val="Code"/>
      </w:pPr>
      <w:r w:rsidRPr="00EC76D5">
        <w:t xml:space="preserve">  }</w:t>
      </w:r>
    </w:p>
    <w:p w14:paraId="1072186B" w14:textId="77777777" w:rsidR="00217748" w:rsidRPr="00EC76D5" w:rsidRDefault="00217748" w:rsidP="00B02EA2">
      <w:pPr>
        <w:pStyle w:val="Code"/>
      </w:pPr>
    </w:p>
    <w:p w14:paraId="1DBDDF94" w14:textId="7E9D26AD" w:rsidR="00FA4E58" w:rsidRPr="00EC76D5" w:rsidRDefault="00FA4E58" w:rsidP="00FA4E58">
      <w:pPr>
        <w:pStyle w:val="Code"/>
      </w:pPr>
      <w:r w:rsidRPr="00EC76D5">
        <w:t xml:space="preserve">  private void removeIfNotNull(</w:t>
      </w:r>
      <w:r w:rsidR="00E82F0F" w:rsidRPr="00EC76D5">
        <w:t>Symbol</w:t>
      </w:r>
      <w:r w:rsidRPr="00EC76D5">
        <w:t xml:space="preserve"> symbol, Set&lt;</w:t>
      </w:r>
      <w:r w:rsidR="00E82F0F" w:rsidRPr="00EC76D5">
        <w:t>Symbol</w:t>
      </w:r>
      <w:r w:rsidRPr="00EC76D5">
        <w:t>&gt; liveSet) {</w:t>
      </w:r>
    </w:p>
    <w:p w14:paraId="1836FF85" w14:textId="77777777" w:rsidR="00FA4E58" w:rsidRPr="00EC76D5" w:rsidRDefault="00FA4E58" w:rsidP="00FA4E58">
      <w:pPr>
        <w:pStyle w:val="Code"/>
      </w:pPr>
      <w:r w:rsidRPr="00EC76D5">
        <w:t xml:space="preserve">    if (symbol != null) {</w:t>
      </w:r>
    </w:p>
    <w:p w14:paraId="10F54120" w14:textId="77777777" w:rsidR="00FA4E58" w:rsidRPr="00EC76D5" w:rsidRDefault="00FA4E58" w:rsidP="00FA4E58">
      <w:pPr>
        <w:pStyle w:val="Code"/>
      </w:pPr>
      <w:r w:rsidRPr="00EC76D5">
        <w:t xml:space="preserve">      liveSet.remove(symbol);</w:t>
      </w:r>
    </w:p>
    <w:p w14:paraId="2BD017C2" w14:textId="77777777" w:rsidR="00FA4E58" w:rsidRPr="00EC76D5" w:rsidRDefault="00FA4E58" w:rsidP="00FA4E58">
      <w:pPr>
        <w:pStyle w:val="Code"/>
      </w:pPr>
      <w:r w:rsidRPr="00EC76D5">
        <w:t xml:space="preserve">    }</w:t>
      </w:r>
    </w:p>
    <w:p w14:paraId="692C2A9E" w14:textId="77777777" w:rsidR="00FA4E58" w:rsidRPr="00EC76D5" w:rsidRDefault="00FA4E58" w:rsidP="00FA4E58">
      <w:pPr>
        <w:pStyle w:val="Code"/>
      </w:pPr>
      <w:r w:rsidRPr="00EC76D5">
        <w:t xml:space="preserve">  }</w:t>
      </w:r>
    </w:p>
    <w:p w14:paraId="5E6BD1A1" w14:textId="77777777" w:rsidR="00FA4E58" w:rsidRPr="00EC76D5" w:rsidRDefault="00FA4E58" w:rsidP="00FA4E58">
      <w:pPr>
        <w:pStyle w:val="Code"/>
      </w:pPr>
      <w:r w:rsidRPr="00EC76D5">
        <w:t xml:space="preserve">  </w:t>
      </w:r>
    </w:p>
    <w:p w14:paraId="6955EC58" w14:textId="02739BEB" w:rsidR="00FA4E58" w:rsidRPr="00EC76D5" w:rsidRDefault="00FA4E58" w:rsidP="00FA4E58">
      <w:pPr>
        <w:pStyle w:val="Code"/>
      </w:pPr>
      <w:r w:rsidRPr="00EC76D5">
        <w:t xml:space="preserve">  private void addIfNotNull(</w:t>
      </w:r>
      <w:r w:rsidR="00E82F0F" w:rsidRPr="00EC76D5">
        <w:t>Symbol</w:t>
      </w:r>
      <w:r w:rsidRPr="00EC76D5">
        <w:t xml:space="preserve"> symbol, Set&lt;</w:t>
      </w:r>
      <w:r w:rsidR="00E82F0F" w:rsidRPr="00EC76D5">
        <w:t>Symbol</w:t>
      </w:r>
      <w:r w:rsidRPr="00EC76D5">
        <w:t>&gt; liveSet) {</w:t>
      </w:r>
    </w:p>
    <w:p w14:paraId="2058EA86" w14:textId="77777777" w:rsidR="00FA4E58" w:rsidRPr="00EC76D5" w:rsidRDefault="00FA4E58" w:rsidP="00FA4E58">
      <w:pPr>
        <w:pStyle w:val="Code"/>
      </w:pPr>
      <w:r w:rsidRPr="00EC76D5">
        <w:t xml:space="preserve">    if (symbol != null) {</w:t>
      </w:r>
    </w:p>
    <w:p w14:paraId="0E29E881" w14:textId="77777777" w:rsidR="00FA4E58" w:rsidRPr="00EC76D5" w:rsidRDefault="00FA4E58" w:rsidP="00FA4E58">
      <w:pPr>
        <w:pStyle w:val="Code"/>
      </w:pPr>
      <w:r w:rsidRPr="00EC76D5">
        <w:t xml:space="preserve">      liveSet.add(symbol);</w:t>
      </w:r>
    </w:p>
    <w:p w14:paraId="78C95DD3" w14:textId="77777777" w:rsidR="00FA4E58" w:rsidRPr="00EC76D5" w:rsidRDefault="00FA4E58" w:rsidP="00FA4E58">
      <w:pPr>
        <w:pStyle w:val="Code"/>
      </w:pPr>
      <w:r w:rsidRPr="00EC76D5">
        <w:t xml:space="preserve">    }</w:t>
      </w:r>
    </w:p>
    <w:p w14:paraId="602153FF" w14:textId="77777777" w:rsidR="00FA4E58" w:rsidRPr="00EC76D5" w:rsidRDefault="00FA4E58" w:rsidP="00FA4E58">
      <w:pPr>
        <w:pStyle w:val="Code"/>
      </w:pPr>
      <w:r w:rsidRPr="00EC76D5">
        <w:t xml:space="preserve">  }</w:t>
      </w:r>
    </w:p>
    <w:p w14:paraId="10C476C3" w14:textId="003C7606" w:rsidR="00217748" w:rsidRPr="00EC76D5" w:rsidRDefault="00217748" w:rsidP="00BA6016">
      <w:pPr>
        <w:pStyle w:val="Rubrik3"/>
      </w:pPr>
      <w:bookmarkStart w:id="5846" w:name="_Toc481936427"/>
      <w:r w:rsidRPr="00EC76D5">
        <w:lastRenderedPageBreak/>
        <w:t>Path Sets</w:t>
      </w:r>
      <w:bookmarkEnd w:id="5846"/>
    </w:p>
    <w:p w14:paraId="0C044632" w14:textId="77777777" w:rsidR="00217748" w:rsidRPr="00EC76D5" w:rsidRDefault="00217748" w:rsidP="00217748">
      <w:pPr>
        <w:pStyle w:val="Code"/>
      </w:pPr>
      <w:r w:rsidRPr="00EC76D5">
        <w:t xml:space="preserve">  private void generatePathSets() {</w:t>
      </w:r>
    </w:p>
    <w:p w14:paraId="1B0595C0" w14:textId="77777777" w:rsidR="00217748" w:rsidRPr="00EC76D5" w:rsidRDefault="00217748" w:rsidP="00217748">
      <w:pPr>
        <w:pStyle w:val="Code"/>
      </w:pPr>
      <w:r w:rsidRPr="00EC76D5">
        <w:t xml:space="preserve">    BaseBlock firstBlock = m_controlFlowGraph.getVertexSet().iterator().next();</w:t>
      </w:r>
    </w:p>
    <w:p w14:paraId="404EB952" w14:textId="77777777" w:rsidR="00217748" w:rsidRPr="00EC76D5" w:rsidRDefault="00217748" w:rsidP="00217748">
      <w:pPr>
        <w:pStyle w:val="Code"/>
      </w:pPr>
      <w:r w:rsidRPr="00EC76D5">
        <w:t xml:space="preserve">    Assert.error(m_controlFlowGraph.getInNeighbourSet(firstBlock).isEmpty());</w:t>
      </w:r>
    </w:p>
    <w:p w14:paraId="27285F13" w14:textId="77777777" w:rsidR="00217748" w:rsidRPr="00EC76D5" w:rsidRDefault="00217748" w:rsidP="00217748">
      <w:pPr>
        <w:pStyle w:val="Code"/>
      </w:pPr>
      <w:r w:rsidRPr="00EC76D5">
        <w:t xml:space="preserve">    </w:t>
      </w:r>
    </w:p>
    <w:p w14:paraId="52D41F0A" w14:textId="77777777" w:rsidR="00217748" w:rsidRPr="00EC76D5" w:rsidRDefault="00217748" w:rsidP="00217748">
      <w:pPr>
        <w:pStyle w:val="Code"/>
      </w:pPr>
      <w:r w:rsidRPr="00EC76D5">
        <w:t xml:space="preserve">    int size = m_controlFlowGraph.getVertexSet().size();</w:t>
      </w:r>
    </w:p>
    <w:p w14:paraId="2EB792E2" w14:textId="77777777" w:rsidR="00217748" w:rsidRPr="00EC76D5" w:rsidRDefault="00217748" w:rsidP="00217748">
      <w:pPr>
        <w:pStyle w:val="Code"/>
      </w:pPr>
      <w:r w:rsidRPr="00EC76D5">
        <w:t xml:space="preserve">    for (BaseBlock startBlock : m_controlFlowGraph.getVertexSet()) {</w:t>
      </w:r>
    </w:p>
    <w:p w14:paraId="538AB02F" w14:textId="77777777" w:rsidR="00217748" w:rsidRPr="00EC76D5" w:rsidRDefault="00217748" w:rsidP="00217748">
      <w:pPr>
        <w:pStyle w:val="Code"/>
      </w:pPr>
      <w:r w:rsidRPr="00EC76D5">
        <w:t xml:space="preserve">      for (BaseBlock inBlock:m_controlFlowGraph.getInNeighbourSet(startBlock)) {</w:t>
      </w:r>
    </w:p>
    <w:p w14:paraId="0A95CAE0" w14:textId="77777777" w:rsidR="00217748" w:rsidRPr="00EC76D5" w:rsidRDefault="00217748" w:rsidP="00217748">
      <w:pPr>
        <w:pStyle w:val="Code"/>
      </w:pPr>
      <w:r w:rsidRPr="00EC76D5">
        <w:t xml:space="preserve">        generateInPathSet(firstBlock, startBlock, inBlock,</w:t>
      </w:r>
    </w:p>
    <w:p w14:paraId="2F94B803" w14:textId="77777777" w:rsidR="00217748" w:rsidRPr="00EC76D5" w:rsidRDefault="00217748" w:rsidP="00217748">
      <w:pPr>
        <w:pStyle w:val="Code"/>
      </w:pPr>
      <w:r w:rsidRPr="00EC76D5">
        <w:t xml:space="preserve">                          new LinkedList&lt;Object&gt;(), startBlock.getInPathSet());</w:t>
      </w:r>
    </w:p>
    <w:p w14:paraId="77640D40" w14:textId="77777777" w:rsidR="00217748" w:rsidRPr="00EC76D5" w:rsidRDefault="00217748" w:rsidP="00217748">
      <w:pPr>
        <w:pStyle w:val="Code"/>
      </w:pPr>
      <w:r w:rsidRPr="00EC76D5">
        <w:t xml:space="preserve">      }</w:t>
      </w:r>
    </w:p>
    <w:p w14:paraId="545D3900" w14:textId="77777777" w:rsidR="00217748" w:rsidRPr="00EC76D5" w:rsidRDefault="00217748" w:rsidP="00217748">
      <w:pPr>
        <w:pStyle w:val="Code"/>
      </w:pPr>
    </w:p>
    <w:p w14:paraId="17608C72" w14:textId="77777777" w:rsidR="00217748" w:rsidRPr="00EC76D5" w:rsidRDefault="00217748" w:rsidP="00217748">
      <w:pPr>
        <w:pStyle w:val="Code"/>
      </w:pPr>
      <w:r w:rsidRPr="00EC76D5">
        <w:t xml:space="preserve">      for (BaseBlock outBlock:m_controlFlowGraph.getOutNeighbourSet(startBlock)){</w:t>
      </w:r>
    </w:p>
    <w:p w14:paraId="6DF8A3EA" w14:textId="77777777" w:rsidR="00217748" w:rsidRPr="00EC76D5" w:rsidRDefault="00217748" w:rsidP="00217748">
      <w:pPr>
        <w:pStyle w:val="Code"/>
      </w:pPr>
      <w:r w:rsidRPr="00EC76D5">
        <w:t xml:space="preserve">        generateOutPathSet(startBlock, outBlock, new LinkedList&lt;Object&gt;(),</w:t>
      </w:r>
    </w:p>
    <w:p w14:paraId="76B5322E" w14:textId="77777777" w:rsidR="00217748" w:rsidRPr="00EC76D5" w:rsidRDefault="00217748" w:rsidP="00217748">
      <w:pPr>
        <w:pStyle w:val="Code"/>
      </w:pPr>
      <w:r w:rsidRPr="00EC76D5">
        <w:t xml:space="preserve">                           startBlock.getOutPathSet());</w:t>
      </w:r>
    </w:p>
    <w:p w14:paraId="2052F763" w14:textId="77777777" w:rsidR="00217748" w:rsidRPr="00EC76D5" w:rsidRDefault="00217748" w:rsidP="00217748">
      <w:pPr>
        <w:pStyle w:val="Code"/>
      </w:pPr>
      <w:r w:rsidRPr="00EC76D5">
        <w:t xml:space="preserve">      }</w:t>
      </w:r>
    </w:p>
    <w:p w14:paraId="71B9ADDE" w14:textId="77777777" w:rsidR="00217748" w:rsidRPr="00EC76D5" w:rsidRDefault="00217748" w:rsidP="00217748">
      <w:pPr>
        <w:pStyle w:val="Code"/>
      </w:pPr>
      <w:r w:rsidRPr="00EC76D5">
        <w:t xml:space="preserve">    }</w:t>
      </w:r>
    </w:p>
    <w:p w14:paraId="3C04974F" w14:textId="41106860" w:rsidR="00217748" w:rsidRPr="00EC76D5" w:rsidRDefault="00217748" w:rsidP="00217748">
      <w:pPr>
        <w:pStyle w:val="Code"/>
      </w:pPr>
      <w:r w:rsidRPr="00EC76D5">
        <w:t xml:space="preserve">  }</w:t>
      </w:r>
    </w:p>
    <w:p w14:paraId="2D80F641" w14:textId="4773EB1D" w:rsidR="00DD1B19" w:rsidRPr="00EC76D5" w:rsidRDefault="00DD1B19" w:rsidP="00217748">
      <w:pPr>
        <w:pStyle w:val="Code"/>
      </w:pPr>
    </w:p>
    <w:p w14:paraId="1F0CFA36" w14:textId="77777777" w:rsidR="00DD1B19" w:rsidRPr="00EC76D5" w:rsidRDefault="00DD1B19" w:rsidP="00DD1B19">
      <w:pPr>
        <w:pStyle w:val="Code"/>
      </w:pPr>
      <w:r w:rsidRPr="00EC76D5">
        <w:t xml:space="preserve">  private void generateInPathSet(BaseBlock firstBlock, BaseBlock startBlock,</w:t>
      </w:r>
    </w:p>
    <w:p w14:paraId="4FE7AF3A" w14:textId="77777777" w:rsidR="00DD1B19" w:rsidRPr="00EC76D5" w:rsidRDefault="00DD1B19" w:rsidP="00DD1B19">
      <w:pPr>
        <w:pStyle w:val="Code"/>
      </w:pPr>
      <w:r w:rsidRPr="00EC76D5">
        <w:t xml:space="preserve">                                 BaseBlock currBlock, List&lt;Object&gt; inPath,</w:t>
      </w:r>
    </w:p>
    <w:p w14:paraId="063A1419" w14:textId="77777777" w:rsidR="00DD1B19" w:rsidRPr="00EC76D5" w:rsidRDefault="00DD1B19" w:rsidP="00DD1B19">
      <w:pPr>
        <w:pStyle w:val="Code"/>
      </w:pPr>
      <w:r w:rsidRPr="00EC76D5">
        <w:t xml:space="preserve">                                 Set&lt;List&lt;Object&gt;&gt; inPathSet){</w:t>
      </w:r>
    </w:p>
    <w:p w14:paraId="7D21B641" w14:textId="77777777" w:rsidR="00DD1B19" w:rsidRPr="00EC76D5" w:rsidRDefault="00DD1B19" w:rsidP="00DD1B19">
      <w:pPr>
        <w:pStyle w:val="Code"/>
      </w:pPr>
      <w:r w:rsidRPr="00EC76D5">
        <w:t xml:space="preserve">    if (currBlock == firstBlock) {</w:t>
      </w:r>
    </w:p>
    <w:p w14:paraId="1159DE24" w14:textId="77777777" w:rsidR="00DD1B19" w:rsidRPr="00EC76D5" w:rsidRDefault="00DD1B19" w:rsidP="00DD1B19">
      <w:pPr>
        <w:pStyle w:val="Code"/>
      </w:pPr>
      <w:r w:rsidRPr="00EC76D5">
        <w:t xml:space="preserve">      inPath.add(0, currBlock);</w:t>
      </w:r>
    </w:p>
    <w:p w14:paraId="3FABCEBD" w14:textId="77777777" w:rsidR="00DD1B19" w:rsidRPr="00EC76D5" w:rsidRDefault="00DD1B19" w:rsidP="00DD1B19">
      <w:pPr>
        <w:pStyle w:val="Code"/>
      </w:pPr>
      <w:r w:rsidRPr="00EC76D5">
        <w:t xml:space="preserve">      inPathSet.add(new LinkedList&lt;&gt;(inPath));</w:t>
      </w:r>
    </w:p>
    <w:p w14:paraId="3D270353" w14:textId="77777777" w:rsidR="00DD1B19" w:rsidRPr="00EC76D5" w:rsidRDefault="00DD1B19" w:rsidP="00DD1B19">
      <w:pPr>
        <w:pStyle w:val="Code"/>
      </w:pPr>
      <w:r w:rsidRPr="00EC76D5">
        <w:t xml:space="preserve">      inPath.remove(0);</w:t>
      </w:r>
    </w:p>
    <w:p w14:paraId="1CB758C0" w14:textId="77777777" w:rsidR="00DD1B19" w:rsidRPr="00EC76D5" w:rsidRDefault="00DD1B19" w:rsidP="00DD1B19">
      <w:pPr>
        <w:pStyle w:val="Code"/>
      </w:pPr>
      <w:r w:rsidRPr="00EC76D5">
        <w:t xml:space="preserve">    }</w:t>
      </w:r>
    </w:p>
    <w:p w14:paraId="40D4902C" w14:textId="77777777" w:rsidR="00DD1B19" w:rsidRPr="00EC76D5" w:rsidRDefault="00DD1B19" w:rsidP="00DD1B19">
      <w:pPr>
        <w:pStyle w:val="Code"/>
      </w:pPr>
      <w:r w:rsidRPr="00EC76D5">
        <w:t xml:space="preserve">    else if ((currBlock != startBlock) &amp;&amp; !inPath.contains(currBlock)) {</w:t>
      </w:r>
    </w:p>
    <w:p w14:paraId="35ABBA55" w14:textId="77777777" w:rsidR="00DD1B19" w:rsidRPr="00EC76D5" w:rsidRDefault="00DD1B19" w:rsidP="00DD1B19">
      <w:pPr>
        <w:pStyle w:val="Code"/>
      </w:pPr>
      <w:r w:rsidRPr="00EC76D5">
        <w:t xml:space="preserve">      inPath.add(0, currBlock);</w:t>
      </w:r>
    </w:p>
    <w:p w14:paraId="18181A42" w14:textId="77777777" w:rsidR="00DD1B19" w:rsidRPr="00EC76D5" w:rsidRDefault="00DD1B19" w:rsidP="00DD1B19">
      <w:pPr>
        <w:pStyle w:val="Code"/>
      </w:pPr>
    </w:p>
    <w:p w14:paraId="6FB42579" w14:textId="77777777" w:rsidR="00DD1B19" w:rsidRPr="00EC76D5" w:rsidRDefault="00DD1B19" w:rsidP="00DD1B19">
      <w:pPr>
        <w:pStyle w:val="Code"/>
      </w:pPr>
      <w:r w:rsidRPr="00EC76D5">
        <w:t xml:space="preserve">      for (BaseBlock inBlock:m_controlFlowGraph.getInNeighbourSet(currBlock)) {</w:t>
      </w:r>
    </w:p>
    <w:p w14:paraId="6D0E8871" w14:textId="77777777" w:rsidR="00DD1B19" w:rsidRPr="00EC76D5" w:rsidRDefault="00DD1B19" w:rsidP="00DD1B19">
      <w:pPr>
        <w:pStyle w:val="Code"/>
      </w:pPr>
      <w:r w:rsidRPr="00EC76D5">
        <w:t xml:space="preserve">        generateInPathSet(firstBlock, startBlock, inBlock, inPath, inPathSet);</w:t>
      </w:r>
    </w:p>
    <w:p w14:paraId="6195500F" w14:textId="77777777" w:rsidR="00DD1B19" w:rsidRPr="00EC76D5" w:rsidRDefault="00DD1B19" w:rsidP="00DD1B19">
      <w:pPr>
        <w:pStyle w:val="Code"/>
      </w:pPr>
      <w:r w:rsidRPr="00EC76D5">
        <w:t xml:space="preserve">      }</w:t>
      </w:r>
    </w:p>
    <w:p w14:paraId="382D36C7" w14:textId="77777777" w:rsidR="00DD1B19" w:rsidRPr="00EC76D5" w:rsidRDefault="00DD1B19" w:rsidP="00DD1B19">
      <w:pPr>
        <w:pStyle w:val="Code"/>
      </w:pPr>
    </w:p>
    <w:p w14:paraId="399B3647" w14:textId="77777777" w:rsidR="00DD1B19" w:rsidRPr="00EC76D5" w:rsidRDefault="00DD1B19" w:rsidP="00DD1B19">
      <w:pPr>
        <w:pStyle w:val="Code"/>
      </w:pPr>
      <w:r w:rsidRPr="00EC76D5">
        <w:t xml:space="preserve">      inPath.remove(0);</w:t>
      </w:r>
    </w:p>
    <w:p w14:paraId="127E0E4C" w14:textId="77777777" w:rsidR="00DD1B19" w:rsidRPr="00EC76D5" w:rsidRDefault="00DD1B19" w:rsidP="00DD1B19">
      <w:pPr>
        <w:pStyle w:val="Code"/>
      </w:pPr>
      <w:r w:rsidRPr="00EC76D5">
        <w:t xml:space="preserve">    }</w:t>
      </w:r>
    </w:p>
    <w:p w14:paraId="08F73E8C" w14:textId="77777777" w:rsidR="00DD1B19" w:rsidRPr="00EC76D5" w:rsidRDefault="00DD1B19" w:rsidP="00DD1B19">
      <w:pPr>
        <w:pStyle w:val="Code"/>
      </w:pPr>
      <w:r w:rsidRPr="00EC76D5">
        <w:t xml:space="preserve">  }</w:t>
      </w:r>
    </w:p>
    <w:p w14:paraId="10273889" w14:textId="77777777" w:rsidR="00DD1B19" w:rsidRPr="00EC76D5" w:rsidRDefault="00DD1B19" w:rsidP="00DD1B19">
      <w:pPr>
        <w:pStyle w:val="Code"/>
      </w:pPr>
    </w:p>
    <w:p w14:paraId="4BB091AC" w14:textId="77777777" w:rsidR="00DD1B19" w:rsidRPr="00EC76D5" w:rsidRDefault="00DD1B19" w:rsidP="00DD1B19">
      <w:pPr>
        <w:pStyle w:val="Code"/>
      </w:pPr>
      <w:r w:rsidRPr="00EC76D5">
        <w:t xml:space="preserve">  </w:t>
      </w:r>
    </w:p>
    <w:p w14:paraId="4FD14C46" w14:textId="77777777" w:rsidR="00DD1B19" w:rsidRPr="00EC76D5" w:rsidRDefault="00DD1B19" w:rsidP="00DD1B19">
      <w:pPr>
        <w:pStyle w:val="Code"/>
      </w:pPr>
      <w:r w:rsidRPr="00EC76D5">
        <w:t xml:space="preserve">  private void generateOutPathSet(BaseBlock startBlock, BaseBlock currBlock,</w:t>
      </w:r>
    </w:p>
    <w:p w14:paraId="2B67FCA3" w14:textId="77777777" w:rsidR="00DD1B19" w:rsidRPr="00EC76D5" w:rsidRDefault="00DD1B19" w:rsidP="00DD1B19">
      <w:pPr>
        <w:pStyle w:val="Code"/>
      </w:pPr>
      <w:r w:rsidRPr="00EC76D5">
        <w:t xml:space="preserve">                    List&lt;Object&gt; outPath, Set&lt;List&lt;Object&gt;&gt; outPathSet) {</w:t>
      </w:r>
    </w:p>
    <w:p w14:paraId="4F53BF92" w14:textId="77777777" w:rsidR="00DD1B19" w:rsidRPr="00EC76D5" w:rsidRDefault="00DD1B19" w:rsidP="00DD1B19">
      <w:pPr>
        <w:pStyle w:val="Code"/>
      </w:pPr>
      <w:r w:rsidRPr="00EC76D5">
        <w:t xml:space="preserve">    Set&lt;BaseBlock&gt; outNeighbourSet =</w:t>
      </w:r>
    </w:p>
    <w:p w14:paraId="5AE93362" w14:textId="77777777" w:rsidR="00DD1B19" w:rsidRPr="00EC76D5" w:rsidRDefault="00DD1B19" w:rsidP="00DD1B19">
      <w:pPr>
        <w:pStyle w:val="Code"/>
      </w:pPr>
      <w:r w:rsidRPr="00EC76D5">
        <w:t xml:space="preserve">                   m_controlFlowGraph.getOutNeighbourSet(currBlock);</w:t>
      </w:r>
    </w:p>
    <w:p w14:paraId="3F650D4B" w14:textId="77777777" w:rsidR="00DD1B19" w:rsidRPr="00EC76D5" w:rsidRDefault="00DD1B19" w:rsidP="00DD1B19">
      <w:pPr>
        <w:pStyle w:val="Code"/>
      </w:pPr>
    </w:p>
    <w:p w14:paraId="22BBD628" w14:textId="77777777" w:rsidR="00DD1B19" w:rsidRPr="00EC76D5" w:rsidRDefault="00DD1B19" w:rsidP="00DD1B19">
      <w:pPr>
        <w:pStyle w:val="Code"/>
      </w:pPr>
      <w:r w:rsidRPr="00EC76D5">
        <w:t xml:space="preserve">    if ((currBlock == startBlock) || outNeighbourSet.isEmpty()) {</w:t>
      </w:r>
    </w:p>
    <w:p w14:paraId="1B138331" w14:textId="77777777" w:rsidR="00DD1B19" w:rsidRPr="00EC76D5" w:rsidRDefault="00DD1B19" w:rsidP="00DD1B19">
      <w:pPr>
        <w:pStyle w:val="Code"/>
      </w:pPr>
      <w:r w:rsidRPr="00EC76D5">
        <w:t xml:space="preserve">      outPath.add(currBlock);</w:t>
      </w:r>
    </w:p>
    <w:p w14:paraId="569CAD4A" w14:textId="77777777" w:rsidR="00DD1B19" w:rsidRPr="00EC76D5" w:rsidRDefault="00DD1B19" w:rsidP="00DD1B19">
      <w:pPr>
        <w:pStyle w:val="Code"/>
      </w:pPr>
      <w:r w:rsidRPr="00EC76D5">
        <w:t xml:space="preserve">      outPathSet.add(new LinkedList&lt;&gt;(outPath));</w:t>
      </w:r>
    </w:p>
    <w:p w14:paraId="53B0DC74" w14:textId="77777777" w:rsidR="00DD1B19" w:rsidRPr="00EC76D5" w:rsidRDefault="00DD1B19" w:rsidP="00DD1B19">
      <w:pPr>
        <w:pStyle w:val="Code"/>
      </w:pPr>
      <w:r w:rsidRPr="00EC76D5">
        <w:t xml:space="preserve">      outPath.remove(outPath.size() - 1);</w:t>
      </w:r>
    </w:p>
    <w:p w14:paraId="43062F8C" w14:textId="77777777" w:rsidR="00DD1B19" w:rsidRPr="00EC76D5" w:rsidRDefault="00DD1B19" w:rsidP="00DD1B19">
      <w:pPr>
        <w:pStyle w:val="Code"/>
      </w:pPr>
      <w:r w:rsidRPr="00EC76D5">
        <w:t xml:space="preserve">    }</w:t>
      </w:r>
    </w:p>
    <w:p w14:paraId="5F5AECCB" w14:textId="77777777" w:rsidR="00DD1B19" w:rsidRPr="00EC76D5" w:rsidRDefault="00DD1B19" w:rsidP="00DD1B19">
      <w:pPr>
        <w:pStyle w:val="Code"/>
      </w:pPr>
      <w:r w:rsidRPr="00EC76D5">
        <w:t xml:space="preserve">    else if (outPath.contains(currBlock)) {</w:t>
      </w:r>
    </w:p>
    <w:p w14:paraId="3E3B06E8" w14:textId="77777777" w:rsidR="00DD1B19" w:rsidRPr="00EC76D5" w:rsidRDefault="00DD1B19" w:rsidP="00DD1B19">
      <w:pPr>
        <w:pStyle w:val="Code"/>
      </w:pPr>
      <w:r w:rsidRPr="00EC76D5">
        <w:lastRenderedPageBreak/>
        <w:t xml:space="preserve">      outPathSet.add(new LinkedList&lt;&gt;(outPath));</w:t>
      </w:r>
    </w:p>
    <w:p w14:paraId="7984BFFB" w14:textId="77777777" w:rsidR="00DD1B19" w:rsidRPr="00EC76D5" w:rsidRDefault="00DD1B19" w:rsidP="00DD1B19">
      <w:pPr>
        <w:pStyle w:val="Code"/>
      </w:pPr>
      <w:r w:rsidRPr="00EC76D5">
        <w:t xml:space="preserve">    }</w:t>
      </w:r>
    </w:p>
    <w:p w14:paraId="74C5E7E2" w14:textId="77777777" w:rsidR="00DD1B19" w:rsidRPr="00EC76D5" w:rsidRDefault="00DD1B19" w:rsidP="00DD1B19">
      <w:pPr>
        <w:pStyle w:val="Code"/>
      </w:pPr>
      <w:r w:rsidRPr="00EC76D5">
        <w:t xml:space="preserve">    else {</w:t>
      </w:r>
    </w:p>
    <w:p w14:paraId="675DB1ED" w14:textId="77777777" w:rsidR="00DD1B19" w:rsidRPr="00EC76D5" w:rsidRDefault="00DD1B19" w:rsidP="00DD1B19">
      <w:pPr>
        <w:pStyle w:val="Code"/>
      </w:pPr>
      <w:r w:rsidRPr="00EC76D5">
        <w:t xml:space="preserve">      outPath.add(currBlock);</w:t>
      </w:r>
    </w:p>
    <w:p w14:paraId="0D7A031A" w14:textId="77777777" w:rsidR="00DD1B19" w:rsidRPr="00EC76D5" w:rsidRDefault="00DD1B19" w:rsidP="00DD1B19">
      <w:pPr>
        <w:pStyle w:val="Code"/>
      </w:pPr>
      <w:r w:rsidRPr="00EC76D5">
        <w:t xml:space="preserve">      Set&lt;List&lt;Object&gt;&gt; longPathSet = new ListSet&lt;&gt;();</w:t>
      </w:r>
    </w:p>
    <w:p w14:paraId="1CD5C4C1" w14:textId="77777777" w:rsidR="00DD1B19" w:rsidRPr="00EC76D5" w:rsidRDefault="00DD1B19" w:rsidP="00DD1B19">
      <w:pPr>
        <w:pStyle w:val="Code"/>
      </w:pPr>
    </w:p>
    <w:p w14:paraId="19D5CA8F" w14:textId="77777777" w:rsidR="00DD1B19" w:rsidRPr="00EC76D5" w:rsidRDefault="00DD1B19" w:rsidP="00DD1B19">
      <w:pPr>
        <w:pStyle w:val="Code"/>
      </w:pPr>
      <w:r w:rsidRPr="00EC76D5">
        <w:t xml:space="preserve">      for (BaseBlock outBlock : outNeighbourSet) {</w:t>
      </w:r>
    </w:p>
    <w:p w14:paraId="39C8811A" w14:textId="77777777" w:rsidR="00DD1B19" w:rsidRPr="00EC76D5" w:rsidRDefault="00DD1B19" w:rsidP="00DD1B19">
      <w:pPr>
        <w:pStyle w:val="Code"/>
      </w:pPr>
      <w:r w:rsidRPr="00EC76D5">
        <w:t xml:space="preserve">        generateOutPathSet(startBlock, outBlock, outPath, longPathSet);</w:t>
      </w:r>
    </w:p>
    <w:p w14:paraId="5C0DA247" w14:textId="77777777" w:rsidR="00DD1B19" w:rsidRPr="00EC76D5" w:rsidRDefault="00DD1B19" w:rsidP="00DD1B19">
      <w:pPr>
        <w:pStyle w:val="Code"/>
      </w:pPr>
      <w:r w:rsidRPr="00EC76D5">
        <w:t xml:space="preserve">      }</w:t>
      </w:r>
    </w:p>
    <w:p w14:paraId="121763D9" w14:textId="77777777" w:rsidR="00DD1B19" w:rsidRPr="00EC76D5" w:rsidRDefault="00DD1B19" w:rsidP="00DD1B19">
      <w:pPr>
        <w:pStyle w:val="Code"/>
      </w:pPr>
    </w:p>
    <w:p w14:paraId="265E3E72" w14:textId="77777777" w:rsidR="00DD1B19" w:rsidRPr="00EC76D5" w:rsidRDefault="00DD1B19" w:rsidP="00DD1B19">
      <w:pPr>
        <w:pStyle w:val="Code"/>
      </w:pPr>
      <w:r w:rsidRPr="00EC76D5">
        <w:t xml:space="preserve">      if (!longPathSet.isEmpty()) {</w:t>
      </w:r>
    </w:p>
    <w:p w14:paraId="088E6140" w14:textId="77777777" w:rsidR="00DD1B19" w:rsidRPr="00EC76D5" w:rsidRDefault="00DD1B19" w:rsidP="00DD1B19">
      <w:pPr>
        <w:pStyle w:val="Code"/>
      </w:pPr>
      <w:r w:rsidRPr="00EC76D5">
        <w:t xml:space="preserve">        Set&lt;List&lt;Object&gt;&gt; shortPathSet = new ListSet&lt;&gt;();</w:t>
      </w:r>
    </w:p>
    <w:p w14:paraId="593592D0" w14:textId="77777777" w:rsidR="00DD1B19" w:rsidRPr="00EC76D5" w:rsidRDefault="00DD1B19" w:rsidP="00DD1B19">
      <w:pPr>
        <w:pStyle w:val="Code"/>
      </w:pPr>
    </w:p>
    <w:p w14:paraId="774E2919" w14:textId="77777777" w:rsidR="00DD1B19" w:rsidRPr="00EC76D5" w:rsidRDefault="00DD1B19" w:rsidP="00DD1B19">
      <w:pPr>
        <w:pStyle w:val="Code"/>
      </w:pPr>
      <w:r w:rsidRPr="00EC76D5">
        <w:t xml:space="preserve">        for (List&lt;Object&gt; longPath : longPathSet) {</w:t>
      </w:r>
    </w:p>
    <w:p w14:paraId="0C8BA7BC" w14:textId="77777777" w:rsidR="00DD1B19" w:rsidRPr="00EC76D5" w:rsidRDefault="00DD1B19" w:rsidP="00DD1B19">
      <w:pPr>
        <w:pStyle w:val="Code"/>
      </w:pPr>
      <w:r w:rsidRPr="00EC76D5">
        <w:t xml:space="preserve">          shortPathSet.add(longPath.subList(outPath.size(), longPath.size()));</w:t>
      </w:r>
    </w:p>
    <w:p w14:paraId="64AE9051" w14:textId="77777777" w:rsidR="00DD1B19" w:rsidRPr="00EC76D5" w:rsidRDefault="00DD1B19" w:rsidP="00DD1B19">
      <w:pPr>
        <w:pStyle w:val="Code"/>
      </w:pPr>
      <w:r w:rsidRPr="00EC76D5">
        <w:t xml:space="preserve">        }</w:t>
      </w:r>
    </w:p>
    <w:p w14:paraId="17E35609" w14:textId="77777777" w:rsidR="00DD1B19" w:rsidRPr="00EC76D5" w:rsidRDefault="00DD1B19" w:rsidP="00DD1B19">
      <w:pPr>
        <w:pStyle w:val="Code"/>
      </w:pPr>
      <w:r w:rsidRPr="00EC76D5">
        <w:t xml:space="preserve">      </w:t>
      </w:r>
    </w:p>
    <w:p w14:paraId="07684C3F" w14:textId="77777777" w:rsidR="00DD1B19" w:rsidRPr="00EC76D5" w:rsidRDefault="00DD1B19" w:rsidP="00DD1B19">
      <w:pPr>
        <w:pStyle w:val="Code"/>
      </w:pPr>
      <w:r w:rsidRPr="00EC76D5">
        <w:t xml:space="preserve">        List&lt;Object&gt; newPath = new LinkedList&lt;&gt;(outPath);</w:t>
      </w:r>
    </w:p>
    <w:p w14:paraId="4741D079" w14:textId="77777777" w:rsidR="00DD1B19" w:rsidRPr="00EC76D5" w:rsidRDefault="00DD1B19" w:rsidP="00DD1B19">
      <w:pPr>
        <w:pStyle w:val="Code"/>
      </w:pPr>
      <w:r w:rsidRPr="00EC76D5">
        <w:t xml:space="preserve">        </w:t>
      </w:r>
    </w:p>
    <w:p w14:paraId="42E785A7" w14:textId="77777777" w:rsidR="00DD1B19" w:rsidRPr="00EC76D5" w:rsidRDefault="00DD1B19" w:rsidP="00DD1B19">
      <w:pPr>
        <w:pStyle w:val="Code"/>
      </w:pPr>
      <w:r w:rsidRPr="00EC76D5">
        <w:t xml:space="preserve">        if (shortPathSet.size() == 1) {</w:t>
      </w:r>
    </w:p>
    <w:p w14:paraId="46FF2D63" w14:textId="77777777" w:rsidR="00DD1B19" w:rsidRPr="00EC76D5" w:rsidRDefault="00DD1B19" w:rsidP="00DD1B19">
      <w:pPr>
        <w:pStyle w:val="Code"/>
      </w:pPr>
      <w:r w:rsidRPr="00EC76D5">
        <w:t xml:space="preserve">          newPath.addAll(shortPathSet.iterator().next());</w:t>
      </w:r>
    </w:p>
    <w:p w14:paraId="467D0103" w14:textId="77777777" w:rsidR="00DD1B19" w:rsidRPr="00EC76D5" w:rsidRDefault="00DD1B19" w:rsidP="00DD1B19">
      <w:pPr>
        <w:pStyle w:val="Code"/>
      </w:pPr>
      <w:r w:rsidRPr="00EC76D5">
        <w:t xml:space="preserve">          outPathSet.add(newPath);</w:t>
      </w:r>
    </w:p>
    <w:p w14:paraId="449CA5F5" w14:textId="77777777" w:rsidR="00DD1B19" w:rsidRPr="00EC76D5" w:rsidRDefault="00DD1B19" w:rsidP="00DD1B19">
      <w:pPr>
        <w:pStyle w:val="Code"/>
      </w:pPr>
      <w:r w:rsidRPr="00EC76D5">
        <w:t xml:space="preserve">        }</w:t>
      </w:r>
    </w:p>
    <w:p w14:paraId="489787FD" w14:textId="77777777" w:rsidR="00DD1B19" w:rsidRPr="00EC76D5" w:rsidRDefault="00DD1B19" w:rsidP="00DD1B19">
      <w:pPr>
        <w:pStyle w:val="Code"/>
      </w:pPr>
      <w:r w:rsidRPr="00EC76D5">
        <w:t xml:space="preserve">        else {</w:t>
      </w:r>
    </w:p>
    <w:p w14:paraId="7848C288" w14:textId="77777777" w:rsidR="00DD1B19" w:rsidRPr="00EC76D5" w:rsidRDefault="00DD1B19" w:rsidP="00DD1B19">
      <w:pPr>
        <w:pStyle w:val="Code"/>
      </w:pPr>
      <w:r w:rsidRPr="00EC76D5">
        <w:t xml:space="preserve">          newPath.add(shortPathSet);</w:t>
      </w:r>
    </w:p>
    <w:p w14:paraId="1A5BE281" w14:textId="77777777" w:rsidR="00DD1B19" w:rsidRPr="00EC76D5" w:rsidRDefault="00DD1B19" w:rsidP="00DD1B19">
      <w:pPr>
        <w:pStyle w:val="Code"/>
      </w:pPr>
      <w:r w:rsidRPr="00EC76D5">
        <w:t xml:space="preserve">          outPathSet.add(newPath);</w:t>
      </w:r>
    </w:p>
    <w:p w14:paraId="520D3585" w14:textId="77777777" w:rsidR="00DD1B19" w:rsidRPr="00EC76D5" w:rsidRDefault="00DD1B19" w:rsidP="00DD1B19">
      <w:pPr>
        <w:pStyle w:val="Code"/>
      </w:pPr>
      <w:r w:rsidRPr="00EC76D5">
        <w:t xml:space="preserve">        }</w:t>
      </w:r>
    </w:p>
    <w:p w14:paraId="5FCB142B" w14:textId="77777777" w:rsidR="00DD1B19" w:rsidRPr="00EC76D5" w:rsidRDefault="00DD1B19" w:rsidP="00DD1B19">
      <w:pPr>
        <w:pStyle w:val="Code"/>
      </w:pPr>
      <w:r w:rsidRPr="00EC76D5">
        <w:t xml:space="preserve">      }</w:t>
      </w:r>
    </w:p>
    <w:p w14:paraId="0CD1A232" w14:textId="77777777" w:rsidR="00DD1B19" w:rsidRPr="00EC76D5" w:rsidRDefault="00DD1B19" w:rsidP="00DD1B19">
      <w:pPr>
        <w:pStyle w:val="Code"/>
      </w:pPr>
      <w:r w:rsidRPr="00EC76D5">
        <w:t xml:space="preserve">      </w:t>
      </w:r>
    </w:p>
    <w:p w14:paraId="61481335" w14:textId="77777777" w:rsidR="00DD1B19" w:rsidRPr="00EC76D5" w:rsidRDefault="00DD1B19" w:rsidP="00DD1B19">
      <w:pPr>
        <w:pStyle w:val="Code"/>
      </w:pPr>
      <w:r w:rsidRPr="00EC76D5">
        <w:t xml:space="preserve">      outPath.remove(outPath.size() - 1);</w:t>
      </w:r>
    </w:p>
    <w:p w14:paraId="2515B731" w14:textId="77777777" w:rsidR="00DD1B19" w:rsidRPr="00EC76D5" w:rsidRDefault="00DD1B19" w:rsidP="00DD1B19">
      <w:pPr>
        <w:pStyle w:val="Code"/>
      </w:pPr>
      <w:r w:rsidRPr="00EC76D5">
        <w:t xml:space="preserve">    }</w:t>
      </w:r>
    </w:p>
    <w:p w14:paraId="450F86A9" w14:textId="7D503A87" w:rsidR="00DD1B19" w:rsidRPr="00EC76D5" w:rsidRDefault="00DD1B19" w:rsidP="00DD1B19">
      <w:pPr>
        <w:pStyle w:val="Code"/>
      </w:pPr>
      <w:r w:rsidRPr="00EC76D5">
        <w:t xml:space="preserve">  }</w:t>
      </w:r>
    </w:p>
    <w:p w14:paraId="09E23CB1" w14:textId="473EF84A" w:rsidR="00C6312B" w:rsidRPr="00EC76D5" w:rsidRDefault="00C6312B" w:rsidP="00DD1B19">
      <w:pPr>
        <w:pStyle w:val="Code"/>
      </w:pPr>
    </w:p>
    <w:p w14:paraId="75B81E20" w14:textId="77777777" w:rsidR="00C6312B" w:rsidRPr="00EC76D5" w:rsidRDefault="00C6312B" w:rsidP="00C6312B">
      <w:pPr>
        <w:pStyle w:val="Code"/>
      </w:pPr>
      <w:r w:rsidRPr="00EC76D5">
        <w:t xml:space="preserve">  private void generateDefAndUseBlockSets() {</w:t>
      </w:r>
    </w:p>
    <w:p w14:paraId="3368B9FF" w14:textId="77777777" w:rsidR="00C6312B" w:rsidRPr="00EC76D5" w:rsidRDefault="00C6312B" w:rsidP="00C6312B">
      <w:pPr>
        <w:pStyle w:val="Code"/>
      </w:pPr>
      <w:r w:rsidRPr="00EC76D5">
        <w:t xml:space="preserve">    for (BaseBlock baseBlock : m_controlFlowGraph.getVertexSet()) {</w:t>
      </w:r>
    </w:p>
    <w:p w14:paraId="53B43597" w14:textId="77777777" w:rsidR="00C6312B" w:rsidRPr="00EC76D5" w:rsidRDefault="00C6312B" w:rsidP="00C6312B">
      <w:pPr>
        <w:pStyle w:val="Code"/>
      </w:pPr>
      <w:r w:rsidRPr="00EC76D5">
        <w:t xml:space="preserve">      int firstIndex = baseBlock.getFirst(), lastIndex = baseBlock.getLast();</w:t>
      </w:r>
    </w:p>
    <w:p w14:paraId="4378C669" w14:textId="77777777" w:rsidR="00C6312B" w:rsidRPr="00EC76D5" w:rsidRDefault="00C6312B" w:rsidP="00C6312B">
      <w:pPr>
        <w:pStyle w:val="Code"/>
      </w:pPr>
    </w:p>
    <w:p w14:paraId="0B607AD9" w14:textId="77777777" w:rsidR="00C6312B" w:rsidRPr="00EC76D5" w:rsidRDefault="00C6312B" w:rsidP="00C6312B">
      <w:pPr>
        <w:pStyle w:val="Code"/>
      </w:pPr>
      <w:r w:rsidRPr="00EC76D5">
        <w:t xml:space="preserve">      for (int index = lastIndex; index &gt;= firstIndex; --index) {</w:t>
      </w:r>
    </w:p>
    <w:p w14:paraId="0F557C00" w14:textId="77777777" w:rsidR="00C6312B" w:rsidRPr="00EC76D5" w:rsidRDefault="00C6312B" w:rsidP="00C6312B">
      <w:pPr>
        <w:pStyle w:val="Code"/>
      </w:pPr>
      <w:r w:rsidRPr="00EC76D5">
        <w:t xml:space="preserve">        MiddleCode middleCode = m_middleCodeList.get(index);</w:t>
      </w:r>
    </w:p>
    <w:p w14:paraId="5D82C312" w14:textId="77777777" w:rsidR="00C6312B" w:rsidRPr="00EC76D5" w:rsidRDefault="00C6312B" w:rsidP="00C6312B">
      <w:pPr>
        <w:pStyle w:val="Code"/>
      </w:pPr>
      <w:r w:rsidRPr="00EC76D5">
        <w:t xml:space="preserve">        </w:t>
      </w:r>
    </w:p>
    <w:p w14:paraId="7C8276C8" w14:textId="77777777" w:rsidR="00C6312B" w:rsidRPr="00EC76D5" w:rsidRDefault="00C6312B" w:rsidP="00C6312B">
      <w:pPr>
        <w:pStyle w:val="Code"/>
      </w:pPr>
      <w:r w:rsidRPr="00EC76D5">
        <w:t xml:space="preserve">        addParentsAndChildSymbols(baseBlock.getHardDefSymbolSet(),</w:t>
      </w:r>
    </w:p>
    <w:p w14:paraId="3413D06A" w14:textId="77777777" w:rsidR="00C6312B" w:rsidRPr="00EC76D5" w:rsidRDefault="00C6312B" w:rsidP="00C6312B">
      <w:pPr>
        <w:pStyle w:val="Code"/>
      </w:pPr>
      <w:r w:rsidRPr="00EC76D5">
        <w:t xml:space="preserve">                                  middleCode.getDefSymbolSet());</w:t>
      </w:r>
    </w:p>
    <w:p w14:paraId="772F52CA" w14:textId="77777777" w:rsidR="00C6312B" w:rsidRPr="00EC76D5" w:rsidRDefault="00C6312B" w:rsidP="00C6312B">
      <w:pPr>
        <w:pStyle w:val="Code"/>
      </w:pPr>
      <w:r w:rsidRPr="00EC76D5">
        <w:t xml:space="preserve">        addParentsAndChildSymbols(baseBlock.getHardUseSymbolSet(),</w:t>
      </w:r>
    </w:p>
    <w:p w14:paraId="6D87F8E1" w14:textId="77777777" w:rsidR="00C6312B" w:rsidRPr="00EC76D5" w:rsidRDefault="00C6312B" w:rsidP="00C6312B">
      <w:pPr>
        <w:pStyle w:val="Code"/>
      </w:pPr>
      <w:r w:rsidRPr="00EC76D5">
        <w:t xml:space="preserve">                                  middleCode.getUseSymbolSet());</w:t>
      </w:r>
    </w:p>
    <w:p w14:paraId="1463C65A" w14:textId="77777777" w:rsidR="00C6312B" w:rsidRPr="00EC76D5" w:rsidRDefault="00C6312B" w:rsidP="00C6312B">
      <w:pPr>
        <w:pStyle w:val="Code"/>
      </w:pPr>
    </w:p>
    <w:p w14:paraId="52BD32DA" w14:textId="77777777" w:rsidR="00C6312B" w:rsidRPr="00EC76D5" w:rsidRDefault="00C6312B" w:rsidP="00C6312B">
      <w:pPr>
        <w:pStyle w:val="Code"/>
      </w:pPr>
      <w:r w:rsidRPr="00EC76D5">
        <w:t xml:space="preserve">        addParentsAndChildSymbols(baseBlock.getSoftDefSymbolSet(),</w:t>
      </w:r>
    </w:p>
    <w:p w14:paraId="3F54ABF6" w14:textId="77777777" w:rsidR="00C6312B" w:rsidRPr="00EC76D5" w:rsidRDefault="00C6312B" w:rsidP="00C6312B">
      <w:pPr>
        <w:pStyle w:val="Code"/>
      </w:pPr>
      <w:r w:rsidRPr="00EC76D5">
        <w:t xml:space="preserve">                                  middleCode.getDefSymbolSet());</w:t>
      </w:r>
    </w:p>
    <w:p w14:paraId="2E55E33F" w14:textId="77777777" w:rsidR="00C6312B" w:rsidRPr="00EC76D5" w:rsidRDefault="00C6312B" w:rsidP="00C6312B">
      <w:pPr>
        <w:pStyle w:val="Code"/>
      </w:pPr>
      <w:r w:rsidRPr="00EC76D5">
        <w:t xml:space="preserve">        removeParentsAndChildSymbols(baseBlock.getSoftDefSymbolSet(),</w:t>
      </w:r>
    </w:p>
    <w:p w14:paraId="2FFBAA6D" w14:textId="77777777" w:rsidR="00C6312B" w:rsidRPr="00EC76D5" w:rsidRDefault="00C6312B" w:rsidP="00C6312B">
      <w:pPr>
        <w:pStyle w:val="Code"/>
      </w:pPr>
      <w:r w:rsidRPr="00EC76D5">
        <w:t xml:space="preserve">                                     baseBlock.getHardUseSymbolSet());</w:t>
      </w:r>
    </w:p>
    <w:p w14:paraId="64C5D676" w14:textId="77777777" w:rsidR="00C6312B" w:rsidRPr="00EC76D5" w:rsidRDefault="00C6312B" w:rsidP="00C6312B">
      <w:pPr>
        <w:pStyle w:val="Code"/>
      </w:pPr>
    </w:p>
    <w:p w14:paraId="14C155EB" w14:textId="77777777" w:rsidR="00C6312B" w:rsidRPr="00EC76D5" w:rsidRDefault="00C6312B" w:rsidP="00C6312B">
      <w:pPr>
        <w:pStyle w:val="Code"/>
      </w:pPr>
      <w:r w:rsidRPr="00EC76D5">
        <w:t xml:space="preserve">        removeParentsAndChildSymbols(baseBlock.getSoftUseSymbolSet(),</w:t>
      </w:r>
    </w:p>
    <w:p w14:paraId="5809E52C" w14:textId="77777777" w:rsidR="00C6312B" w:rsidRPr="00EC76D5" w:rsidRDefault="00C6312B" w:rsidP="00C6312B">
      <w:pPr>
        <w:pStyle w:val="Code"/>
      </w:pPr>
      <w:r w:rsidRPr="00EC76D5">
        <w:t xml:space="preserve">                                     middleCode.getDefSymbolSet());</w:t>
      </w:r>
    </w:p>
    <w:p w14:paraId="0EA9A9CC" w14:textId="77777777" w:rsidR="00C6312B" w:rsidRPr="00EC76D5" w:rsidRDefault="00C6312B" w:rsidP="00C6312B">
      <w:pPr>
        <w:pStyle w:val="Code"/>
      </w:pPr>
      <w:r w:rsidRPr="00EC76D5">
        <w:t xml:space="preserve">        addParentsAndChildSymbols(baseBlock.getSoftUseSymbolSet(),</w:t>
      </w:r>
    </w:p>
    <w:p w14:paraId="1DE39E4D" w14:textId="77777777" w:rsidR="00C6312B" w:rsidRPr="00EC76D5" w:rsidRDefault="00C6312B" w:rsidP="00C6312B">
      <w:pPr>
        <w:pStyle w:val="Code"/>
      </w:pPr>
      <w:r w:rsidRPr="00EC76D5">
        <w:t xml:space="preserve">                                  middleCode.getUseSymbolSet());</w:t>
      </w:r>
    </w:p>
    <w:p w14:paraId="201B9F5B" w14:textId="77777777" w:rsidR="00C6312B" w:rsidRPr="00EC76D5" w:rsidRDefault="00C6312B" w:rsidP="00C6312B">
      <w:pPr>
        <w:pStyle w:val="Code"/>
      </w:pPr>
      <w:r w:rsidRPr="00EC76D5">
        <w:t xml:space="preserve">      }</w:t>
      </w:r>
    </w:p>
    <w:p w14:paraId="5EBD24FF" w14:textId="77777777" w:rsidR="00C6312B" w:rsidRPr="00EC76D5" w:rsidRDefault="00C6312B" w:rsidP="00C6312B">
      <w:pPr>
        <w:pStyle w:val="Code"/>
      </w:pPr>
      <w:r w:rsidRPr="00EC76D5">
        <w:t xml:space="preserve">    }</w:t>
      </w:r>
    </w:p>
    <w:p w14:paraId="19413AA8" w14:textId="77777777" w:rsidR="00C6312B" w:rsidRPr="00EC76D5" w:rsidRDefault="00C6312B" w:rsidP="00C6312B">
      <w:pPr>
        <w:pStyle w:val="Code"/>
      </w:pPr>
      <w:r w:rsidRPr="00EC76D5">
        <w:t xml:space="preserve">  }</w:t>
      </w:r>
    </w:p>
    <w:p w14:paraId="767407B5" w14:textId="77777777" w:rsidR="00C6312B" w:rsidRPr="00EC76D5" w:rsidRDefault="00C6312B" w:rsidP="00C6312B">
      <w:pPr>
        <w:pStyle w:val="Code"/>
      </w:pPr>
    </w:p>
    <w:p w14:paraId="3AC37C34" w14:textId="77777777" w:rsidR="00C6312B" w:rsidRPr="00EC76D5" w:rsidRDefault="00C6312B" w:rsidP="00C6312B">
      <w:pPr>
        <w:pStyle w:val="Code"/>
      </w:pPr>
      <w:r w:rsidRPr="00EC76D5">
        <w:t xml:space="preserve">  private void addParentsAndChildSymbols(Set&lt;Symbol&gt; mainSet,</w:t>
      </w:r>
    </w:p>
    <w:p w14:paraId="5C58B24C" w14:textId="1AA8EA5D" w:rsidR="00C6312B" w:rsidRPr="00EC76D5" w:rsidRDefault="00C6312B" w:rsidP="00C6312B">
      <w:pPr>
        <w:pStyle w:val="Code"/>
      </w:pPr>
      <w:r w:rsidRPr="00EC76D5">
        <w:t xml:space="preserve">                                         Set&lt;Symbol&gt; addSet) {</w:t>
      </w:r>
    </w:p>
    <w:p w14:paraId="51BCFE13" w14:textId="77777777" w:rsidR="00C6312B" w:rsidRPr="00EC76D5" w:rsidRDefault="00C6312B" w:rsidP="00C6312B">
      <w:pPr>
        <w:pStyle w:val="Code"/>
      </w:pPr>
      <w:r w:rsidRPr="00EC76D5">
        <w:t xml:space="preserve">    for (Symbol symbol : addSet) {</w:t>
      </w:r>
    </w:p>
    <w:p w14:paraId="5A6C1164" w14:textId="77777777" w:rsidR="00C6312B" w:rsidRPr="00EC76D5" w:rsidRDefault="00C6312B" w:rsidP="00C6312B">
      <w:pPr>
        <w:pStyle w:val="Code"/>
      </w:pPr>
      <w:r w:rsidRPr="00EC76D5">
        <w:t xml:space="preserve">      Symbol parentSymbol = symbol;</w:t>
      </w:r>
    </w:p>
    <w:p w14:paraId="7EE41825" w14:textId="77777777" w:rsidR="00C6312B" w:rsidRPr="00EC76D5" w:rsidRDefault="00C6312B" w:rsidP="00C6312B">
      <w:pPr>
        <w:pStyle w:val="Code"/>
      </w:pPr>
      <w:r w:rsidRPr="00EC76D5">
        <w:t xml:space="preserve">      </w:t>
      </w:r>
    </w:p>
    <w:p w14:paraId="0F7F3616" w14:textId="77777777" w:rsidR="00C6312B" w:rsidRPr="00EC76D5" w:rsidRDefault="00C6312B" w:rsidP="00C6312B">
      <w:pPr>
        <w:pStyle w:val="Code"/>
      </w:pPr>
      <w:r w:rsidRPr="00EC76D5">
        <w:t xml:space="preserve">      while (parentSymbol != null) {</w:t>
      </w:r>
    </w:p>
    <w:p w14:paraId="1E4A9A2C" w14:textId="77777777" w:rsidR="00C6312B" w:rsidRPr="00EC76D5" w:rsidRDefault="00C6312B" w:rsidP="00C6312B">
      <w:pPr>
        <w:pStyle w:val="Code"/>
      </w:pPr>
      <w:r w:rsidRPr="00EC76D5">
        <w:t xml:space="preserve">        mainSet.add(parentSymbol);</w:t>
      </w:r>
    </w:p>
    <w:p w14:paraId="2F095BF5" w14:textId="77777777" w:rsidR="00C6312B" w:rsidRPr="00EC76D5" w:rsidRDefault="00C6312B" w:rsidP="00C6312B">
      <w:pPr>
        <w:pStyle w:val="Code"/>
      </w:pPr>
      <w:r w:rsidRPr="00EC76D5">
        <w:t xml:space="preserve">        parentSymbol = parentSymbol.getParentSymbol();</w:t>
      </w:r>
    </w:p>
    <w:p w14:paraId="151994E8" w14:textId="77777777" w:rsidR="00C6312B" w:rsidRPr="00EC76D5" w:rsidRDefault="00C6312B" w:rsidP="00C6312B">
      <w:pPr>
        <w:pStyle w:val="Code"/>
      </w:pPr>
      <w:r w:rsidRPr="00EC76D5">
        <w:t xml:space="preserve">      }</w:t>
      </w:r>
    </w:p>
    <w:p w14:paraId="11724606" w14:textId="77777777" w:rsidR="00C6312B" w:rsidRPr="00EC76D5" w:rsidRDefault="00C6312B" w:rsidP="00C6312B">
      <w:pPr>
        <w:pStyle w:val="Code"/>
      </w:pPr>
      <w:r w:rsidRPr="00EC76D5">
        <w:t xml:space="preserve">      </w:t>
      </w:r>
    </w:p>
    <w:p w14:paraId="67F5216E" w14:textId="77777777" w:rsidR="00C6312B" w:rsidRPr="00EC76D5" w:rsidRDefault="00C6312B" w:rsidP="00C6312B">
      <w:pPr>
        <w:pStyle w:val="Code"/>
      </w:pPr>
      <w:r w:rsidRPr="00EC76D5">
        <w:t xml:space="preserve">      addChildSet(mainSet, symbol.getChildSymbolSet());</w:t>
      </w:r>
    </w:p>
    <w:p w14:paraId="42105D37" w14:textId="77777777" w:rsidR="00C6312B" w:rsidRPr="00EC76D5" w:rsidRDefault="00C6312B" w:rsidP="00C6312B">
      <w:pPr>
        <w:pStyle w:val="Code"/>
      </w:pPr>
      <w:r w:rsidRPr="00EC76D5">
        <w:t xml:space="preserve">    }</w:t>
      </w:r>
    </w:p>
    <w:p w14:paraId="08D4E22C" w14:textId="77777777" w:rsidR="00C6312B" w:rsidRPr="00EC76D5" w:rsidRDefault="00C6312B" w:rsidP="00C6312B">
      <w:pPr>
        <w:pStyle w:val="Code"/>
      </w:pPr>
      <w:r w:rsidRPr="00EC76D5">
        <w:t xml:space="preserve">  }</w:t>
      </w:r>
    </w:p>
    <w:p w14:paraId="69F567A1" w14:textId="77777777" w:rsidR="00C6312B" w:rsidRPr="00EC76D5" w:rsidRDefault="00C6312B" w:rsidP="00C6312B">
      <w:pPr>
        <w:pStyle w:val="Code"/>
      </w:pPr>
    </w:p>
    <w:p w14:paraId="06958DCB" w14:textId="77777777" w:rsidR="00C6312B" w:rsidRPr="00EC76D5" w:rsidRDefault="00C6312B" w:rsidP="00C6312B">
      <w:pPr>
        <w:pStyle w:val="Code"/>
      </w:pPr>
      <w:r w:rsidRPr="00EC76D5">
        <w:t xml:space="preserve">  private void addChildSet(Set&lt;Symbol&gt; mainSet, Set&lt;Symbol&gt; childSet) {</w:t>
      </w:r>
    </w:p>
    <w:p w14:paraId="326D535A" w14:textId="77777777" w:rsidR="00C6312B" w:rsidRPr="00EC76D5" w:rsidRDefault="00C6312B" w:rsidP="00C6312B">
      <w:pPr>
        <w:pStyle w:val="Code"/>
      </w:pPr>
      <w:r w:rsidRPr="00EC76D5">
        <w:t xml:space="preserve">    for (Symbol childSymbol : childSet) {</w:t>
      </w:r>
    </w:p>
    <w:p w14:paraId="27237CC9" w14:textId="77777777" w:rsidR="00C6312B" w:rsidRPr="00EC76D5" w:rsidRDefault="00C6312B" w:rsidP="00C6312B">
      <w:pPr>
        <w:pStyle w:val="Code"/>
      </w:pPr>
      <w:r w:rsidRPr="00EC76D5">
        <w:t xml:space="preserve">      mainSet.add(childSymbol);</w:t>
      </w:r>
    </w:p>
    <w:p w14:paraId="177703BD" w14:textId="77777777" w:rsidR="00C6312B" w:rsidRPr="00EC76D5" w:rsidRDefault="00C6312B" w:rsidP="00C6312B">
      <w:pPr>
        <w:pStyle w:val="Code"/>
      </w:pPr>
      <w:r w:rsidRPr="00EC76D5">
        <w:t xml:space="preserve">      addChildSet(mainSet, childSymbol.getChildSymbolSet());</w:t>
      </w:r>
    </w:p>
    <w:p w14:paraId="4BD71F89" w14:textId="77777777" w:rsidR="00C6312B" w:rsidRPr="00EC76D5" w:rsidRDefault="00C6312B" w:rsidP="00C6312B">
      <w:pPr>
        <w:pStyle w:val="Code"/>
      </w:pPr>
      <w:r w:rsidRPr="00EC76D5">
        <w:t xml:space="preserve">    }</w:t>
      </w:r>
    </w:p>
    <w:p w14:paraId="16E19540" w14:textId="77777777" w:rsidR="00C6312B" w:rsidRPr="00EC76D5" w:rsidRDefault="00C6312B" w:rsidP="00C6312B">
      <w:pPr>
        <w:pStyle w:val="Code"/>
      </w:pPr>
      <w:r w:rsidRPr="00EC76D5">
        <w:t xml:space="preserve">  }</w:t>
      </w:r>
    </w:p>
    <w:p w14:paraId="672780DA" w14:textId="77777777" w:rsidR="00C6312B" w:rsidRPr="00EC76D5" w:rsidRDefault="00C6312B" w:rsidP="00C6312B">
      <w:pPr>
        <w:pStyle w:val="Code"/>
      </w:pPr>
    </w:p>
    <w:p w14:paraId="71872BC5" w14:textId="77777777" w:rsidR="00C6312B" w:rsidRPr="00EC76D5" w:rsidRDefault="00C6312B" w:rsidP="00C6312B">
      <w:pPr>
        <w:pStyle w:val="Code"/>
      </w:pPr>
      <w:r w:rsidRPr="00EC76D5">
        <w:t xml:space="preserve">  private void removeParentsAndChildSymbols(Set&lt;Symbol&gt; mainSet,</w:t>
      </w:r>
    </w:p>
    <w:p w14:paraId="69A71914" w14:textId="77777777" w:rsidR="00C6312B" w:rsidRPr="00EC76D5" w:rsidRDefault="00C6312B" w:rsidP="00C6312B">
      <w:pPr>
        <w:pStyle w:val="Code"/>
      </w:pPr>
      <w:r w:rsidRPr="00EC76D5">
        <w:t xml:space="preserve">                                            Set&lt;Symbol&gt; removeSet) {</w:t>
      </w:r>
    </w:p>
    <w:p w14:paraId="4A79FF7D" w14:textId="77777777" w:rsidR="00C6312B" w:rsidRPr="00EC76D5" w:rsidRDefault="00C6312B" w:rsidP="00C6312B">
      <w:pPr>
        <w:pStyle w:val="Code"/>
      </w:pPr>
      <w:r w:rsidRPr="00EC76D5">
        <w:t xml:space="preserve">    for (Symbol removeSymbol : removeSet) {</w:t>
      </w:r>
    </w:p>
    <w:p w14:paraId="454B357A" w14:textId="77777777" w:rsidR="00C6312B" w:rsidRPr="00EC76D5" w:rsidRDefault="00C6312B" w:rsidP="00C6312B">
      <w:pPr>
        <w:pStyle w:val="Code"/>
      </w:pPr>
      <w:r w:rsidRPr="00EC76D5">
        <w:t xml:space="preserve">      Symbol parentSymbol = removeSymbol;</w:t>
      </w:r>
    </w:p>
    <w:p w14:paraId="714F65B4" w14:textId="77777777" w:rsidR="00C6312B" w:rsidRPr="00EC76D5" w:rsidRDefault="00C6312B" w:rsidP="00C6312B">
      <w:pPr>
        <w:pStyle w:val="Code"/>
      </w:pPr>
      <w:r w:rsidRPr="00EC76D5">
        <w:t xml:space="preserve">      </w:t>
      </w:r>
    </w:p>
    <w:p w14:paraId="0DFDA92C" w14:textId="77777777" w:rsidR="00C6312B" w:rsidRPr="00EC76D5" w:rsidRDefault="00C6312B" w:rsidP="00C6312B">
      <w:pPr>
        <w:pStyle w:val="Code"/>
      </w:pPr>
      <w:r w:rsidRPr="00EC76D5">
        <w:t xml:space="preserve">      while (parentSymbol != null) {</w:t>
      </w:r>
    </w:p>
    <w:p w14:paraId="574FBD59" w14:textId="77777777" w:rsidR="00C6312B" w:rsidRPr="00EC76D5" w:rsidRDefault="00C6312B" w:rsidP="00C6312B">
      <w:pPr>
        <w:pStyle w:val="Code"/>
      </w:pPr>
      <w:r w:rsidRPr="00EC76D5">
        <w:t xml:space="preserve">        mainSet.remove(parentSymbol);</w:t>
      </w:r>
    </w:p>
    <w:p w14:paraId="291FDA4C" w14:textId="77777777" w:rsidR="00C6312B" w:rsidRPr="00EC76D5" w:rsidRDefault="00C6312B" w:rsidP="00C6312B">
      <w:pPr>
        <w:pStyle w:val="Code"/>
      </w:pPr>
      <w:r w:rsidRPr="00EC76D5">
        <w:t xml:space="preserve">        parentSymbol = parentSymbol.getParentSymbol();</w:t>
      </w:r>
    </w:p>
    <w:p w14:paraId="46065CB7" w14:textId="77777777" w:rsidR="00C6312B" w:rsidRPr="00EC76D5" w:rsidRDefault="00C6312B" w:rsidP="00C6312B">
      <w:pPr>
        <w:pStyle w:val="Code"/>
      </w:pPr>
      <w:r w:rsidRPr="00EC76D5">
        <w:t xml:space="preserve">      }</w:t>
      </w:r>
    </w:p>
    <w:p w14:paraId="7D1FC0C7" w14:textId="77777777" w:rsidR="00C6312B" w:rsidRPr="00EC76D5" w:rsidRDefault="00C6312B" w:rsidP="00C6312B">
      <w:pPr>
        <w:pStyle w:val="Code"/>
      </w:pPr>
      <w:r w:rsidRPr="00EC76D5">
        <w:t xml:space="preserve">      </w:t>
      </w:r>
    </w:p>
    <w:p w14:paraId="46338C80" w14:textId="77777777" w:rsidR="00C6312B" w:rsidRPr="00EC76D5" w:rsidRDefault="00C6312B" w:rsidP="00C6312B">
      <w:pPr>
        <w:pStyle w:val="Code"/>
      </w:pPr>
      <w:r w:rsidRPr="00EC76D5">
        <w:t xml:space="preserve">      removeChildSet(mainSet, removeSymbol.getChildSymbolSet());</w:t>
      </w:r>
    </w:p>
    <w:p w14:paraId="42A1EE3B" w14:textId="77777777" w:rsidR="00C6312B" w:rsidRPr="00EC76D5" w:rsidRDefault="00C6312B" w:rsidP="00C6312B">
      <w:pPr>
        <w:pStyle w:val="Code"/>
      </w:pPr>
      <w:r w:rsidRPr="00EC76D5">
        <w:t xml:space="preserve">    }</w:t>
      </w:r>
    </w:p>
    <w:p w14:paraId="593D1E35" w14:textId="77777777" w:rsidR="00C6312B" w:rsidRPr="00EC76D5" w:rsidRDefault="00C6312B" w:rsidP="00C6312B">
      <w:pPr>
        <w:pStyle w:val="Code"/>
      </w:pPr>
      <w:r w:rsidRPr="00EC76D5">
        <w:t xml:space="preserve">  }</w:t>
      </w:r>
    </w:p>
    <w:p w14:paraId="18BCA9C1" w14:textId="77777777" w:rsidR="00C6312B" w:rsidRPr="00EC76D5" w:rsidRDefault="00C6312B" w:rsidP="00C6312B">
      <w:pPr>
        <w:pStyle w:val="Code"/>
      </w:pPr>
    </w:p>
    <w:p w14:paraId="18C90411" w14:textId="77777777" w:rsidR="00C6312B" w:rsidRPr="00EC76D5" w:rsidRDefault="00C6312B" w:rsidP="00C6312B">
      <w:pPr>
        <w:pStyle w:val="Code"/>
      </w:pPr>
      <w:r w:rsidRPr="00EC76D5">
        <w:t xml:space="preserve">  private void removeChildSet(Set&lt;Symbol&gt; mainSet, Set&lt;Symbol&gt; childSet) {</w:t>
      </w:r>
    </w:p>
    <w:p w14:paraId="72ADC76E" w14:textId="77777777" w:rsidR="00C6312B" w:rsidRPr="00EC76D5" w:rsidRDefault="00C6312B" w:rsidP="00C6312B">
      <w:pPr>
        <w:pStyle w:val="Code"/>
      </w:pPr>
      <w:r w:rsidRPr="00EC76D5">
        <w:t xml:space="preserve">    for (Symbol childSymbol : childSet) {</w:t>
      </w:r>
    </w:p>
    <w:p w14:paraId="0FC8BD33" w14:textId="77777777" w:rsidR="00C6312B" w:rsidRPr="00EC76D5" w:rsidRDefault="00C6312B" w:rsidP="00C6312B">
      <w:pPr>
        <w:pStyle w:val="Code"/>
      </w:pPr>
      <w:r w:rsidRPr="00EC76D5">
        <w:t xml:space="preserve">      mainSet.remove(childSymbol);</w:t>
      </w:r>
    </w:p>
    <w:p w14:paraId="230F1948" w14:textId="77777777" w:rsidR="00C6312B" w:rsidRPr="00EC76D5" w:rsidRDefault="00C6312B" w:rsidP="00C6312B">
      <w:pPr>
        <w:pStyle w:val="Code"/>
      </w:pPr>
      <w:r w:rsidRPr="00EC76D5">
        <w:t xml:space="preserve">      removeChildSet(mainSet, childSymbol.getChildSymbolSet());</w:t>
      </w:r>
    </w:p>
    <w:p w14:paraId="1549AB23" w14:textId="77777777" w:rsidR="00C6312B" w:rsidRPr="00EC76D5" w:rsidRDefault="00C6312B" w:rsidP="00C6312B">
      <w:pPr>
        <w:pStyle w:val="Code"/>
      </w:pPr>
      <w:r w:rsidRPr="00EC76D5">
        <w:t xml:space="preserve">    }</w:t>
      </w:r>
    </w:p>
    <w:p w14:paraId="4637183C" w14:textId="77777777" w:rsidR="00C6312B" w:rsidRPr="00EC76D5" w:rsidRDefault="00C6312B" w:rsidP="00C6312B">
      <w:pPr>
        <w:pStyle w:val="Code"/>
      </w:pPr>
      <w:r w:rsidRPr="00EC76D5">
        <w:t xml:space="preserve">  }</w:t>
      </w:r>
    </w:p>
    <w:p w14:paraId="4AA98A51" w14:textId="77777777" w:rsidR="00C6312B" w:rsidRPr="00EC76D5" w:rsidRDefault="00C6312B" w:rsidP="00C6312B">
      <w:pPr>
        <w:pStyle w:val="Code"/>
      </w:pPr>
    </w:p>
    <w:p w14:paraId="652C1B11" w14:textId="77777777" w:rsidR="00C6312B" w:rsidRPr="00EC76D5" w:rsidRDefault="00C6312B" w:rsidP="00C6312B">
      <w:pPr>
        <w:pStyle w:val="Code"/>
      </w:pPr>
      <w:r w:rsidRPr="00EC76D5">
        <w:t xml:space="preserve">  private void removeIfNotNull(Symbol symbol, Map&lt;Symbol,Integer&gt; liveMap) {</w:t>
      </w:r>
    </w:p>
    <w:p w14:paraId="68174C9D" w14:textId="77777777" w:rsidR="00C6312B" w:rsidRPr="00EC76D5" w:rsidRDefault="00C6312B" w:rsidP="00C6312B">
      <w:pPr>
        <w:pStyle w:val="Code"/>
      </w:pPr>
      <w:r w:rsidRPr="00EC76D5">
        <w:t xml:space="preserve">    if (symbol != null) {</w:t>
      </w:r>
    </w:p>
    <w:p w14:paraId="60E32363" w14:textId="77777777" w:rsidR="00C6312B" w:rsidRPr="00EC76D5" w:rsidRDefault="00C6312B" w:rsidP="00C6312B">
      <w:pPr>
        <w:pStyle w:val="Code"/>
      </w:pPr>
      <w:r w:rsidRPr="00EC76D5">
        <w:t xml:space="preserve">      liveMap.remove(symbol);</w:t>
      </w:r>
    </w:p>
    <w:p w14:paraId="04D16C94" w14:textId="77777777" w:rsidR="00C6312B" w:rsidRPr="00EC76D5" w:rsidRDefault="00C6312B" w:rsidP="00C6312B">
      <w:pPr>
        <w:pStyle w:val="Code"/>
      </w:pPr>
      <w:r w:rsidRPr="00EC76D5">
        <w:t xml:space="preserve">    }</w:t>
      </w:r>
    </w:p>
    <w:p w14:paraId="713F148C" w14:textId="77777777" w:rsidR="00C6312B" w:rsidRPr="00EC76D5" w:rsidRDefault="00C6312B" w:rsidP="00C6312B">
      <w:pPr>
        <w:pStyle w:val="Code"/>
      </w:pPr>
      <w:r w:rsidRPr="00EC76D5">
        <w:t xml:space="preserve">  }</w:t>
      </w:r>
    </w:p>
    <w:p w14:paraId="1C043433" w14:textId="77777777" w:rsidR="00C6312B" w:rsidRPr="00EC76D5" w:rsidRDefault="00C6312B" w:rsidP="00C6312B">
      <w:pPr>
        <w:pStyle w:val="Code"/>
      </w:pPr>
      <w:r w:rsidRPr="00EC76D5">
        <w:t xml:space="preserve">  </w:t>
      </w:r>
    </w:p>
    <w:p w14:paraId="68534D62" w14:textId="77777777" w:rsidR="00C6312B" w:rsidRPr="00EC76D5" w:rsidRDefault="00C6312B" w:rsidP="00C6312B">
      <w:pPr>
        <w:pStyle w:val="Code"/>
      </w:pPr>
      <w:r w:rsidRPr="00EC76D5">
        <w:t xml:space="preserve">  private void addIfNotNull(Symbol symbol, Map&lt;Symbol,Integer&gt; liveMap) {</w:t>
      </w:r>
    </w:p>
    <w:p w14:paraId="5ECCA608" w14:textId="77777777" w:rsidR="00C6312B" w:rsidRPr="00EC76D5" w:rsidRDefault="00C6312B" w:rsidP="00C6312B">
      <w:pPr>
        <w:pStyle w:val="Code"/>
      </w:pPr>
      <w:r w:rsidRPr="00EC76D5">
        <w:t xml:space="preserve">    if ((symbol != null) &amp;&amp; !symbol.hasValue() &amp;&amp; !symbol.isSolid()) {</w:t>
      </w:r>
    </w:p>
    <w:p w14:paraId="6C0A5D4A" w14:textId="77777777" w:rsidR="00C6312B" w:rsidRPr="00EC76D5" w:rsidRDefault="00C6312B" w:rsidP="00C6312B">
      <w:pPr>
        <w:pStyle w:val="Code"/>
      </w:pPr>
      <w:r w:rsidRPr="00EC76D5">
        <w:t xml:space="preserve">      int count = liveMap.containsKey(symbol) ? liveMap.get(symbol) : 0;</w:t>
      </w:r>
    </w:p>
    <w:p w14:paraId="64A9DEA9" w14:textId="77777777" w:rsidR="00C6312B" w:rsidRPr="00EC76D5" w:rsidRDefault="00C6312B" w:rsidP="00C6312B">
      <w:pPr>
        <w:pStyle w:val="Code"/>
      </w:pPr>
      <w:r w:rsidRPr="00EC76D5">
        <w:t xml:space="preserve">      liveMap.put(symbol, count + 1);</w:t>
      </w:r>
    </w:p>
    <w:p w14:paraId="63CFE01F" w14:textId="77777777" w:rsidR="00C6312B" w:rsidRPr="00EC76D5" w:rsidRDefault="00C6312B" w:rsidP="00C6312B">
      <w:pPr>
        <w:pStyle w:val="Code"/>
      </w:pPr>
      <w:r w:rsidRPr="00EC76D5">
        <w:t xml:space="preserve">    }</w:t>
      </w:r>
    </w:p>
    <w:p w14:paraId="55C80C3E" w14:textId="6527B984" w:rsidR="00C6312B" w:rsidRPr="00EC76D5" w:rsidRDefault="00C6312B" w:rsidP="00C6312B">
      <w:pPr>
        <w:pStyle w:val="Code"/>
      </w:pPr>
      <w:r w:rsidRPr="00EC76D5">
        <w:t xml:space="preserve">  }</w:t>
      </w:r>
    </w:p>
    <w:p w14:paraId="4004F404" w14:textId="71A734A4" w:rsidR="00500A53" w:rsidRPr="00EC76D5" w:rsidRDefault="00500A53" w:rsidP="00C6312B">
      <w:pPr>
        <w:pStyle w:val="Code"/>
      </w:pPr>
      <w:r w:rsidRPr="00EC76D5">
        <w:t>}</w:t>
      </w:r>
    </w:p>
    <w:p w14:paraId="79A050A6" w14:textId="1FD4A9A1" w:rsidR="001D1BEE" w:rsidRPr="00EC76D5" w:rsidRDefault="00605CC1" w:rsidP="00BA6016">
      <w:pPr>
        <w:pStyle w:val="Rubrik3"/>
      </w:pPr>
      <w:bookmarkStart w:id="5847" w:name="_Toc481936428"/>
      <w:r w:rsidRPr="00EC76D5">
        <w:lastRenderedPageBreak/>
        <w:t xml:space="preserve">Removal of </w:t>
      </w:r>
      <w:r w:rsidR="00BA6016" w:rsidRPr="00EC76D5">
        <w:t>Unused Code</w:t>
      </w:r>
      <w:bookmarkEnd w:id="5847"/>
    </w:p>
    <w:p w14:paraId="1642E98B" w14:textId="77777777" w:rsidR="00155263" w:rsidRPr="00EC76D5" w:rsidRDefault="009970C2" w:rsidP="00155263">
      <w:r w:rsidRPr="00EC76D5">
        <w:t>Unused code is code that does not perform any meaningful task, such as: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4B29E7" w:rsidRPr="00EC76D5" w14:paraId="5B2959EB" w14:textId="77777777" w:rsidTr="00073206">
        <w:tc>
          <w:tcPr>
            <w:tcW w:w="3116" w:type="dxa"/>
          </w:tcPr>
          <w:p w14:paraId="20062914" w14:textId="77777777" w:rsidR="004B29E7" w:rsidRPr="00EC76D5" w:rsidRDefault="004B29E7" w:rsidP="00AB62EE">
            <w:pPr>
              <w:pStyle w:val="Code"/>
            </w:pPr>
            <w:r w:rsidRPr="00EC76D5">
              <w:t>x * y;</w:t>
            </w:r>
          </w:p>
        </w:tc>
        <w:tc>
          <w:tcPr>
            <w:tcW w:w="3117" w:type="dxa"/>
          </w:tcPr>
          <w:p w14:paraId="2762A4DB" w14:textId="77777777" w:rsidR="004B29E7" w:rsidRPr="00EC76D5" w:rsidRDefault="004B29E7" w:rsidP="00AB62EE">
            <w:pPr>
              <w:pStyle w:val="Code"/>
            </w:pPr>
            <w:r w:rsidRPr="00EC76D5">
              <w:t>1. $0 = x * y</w:t>
            </w:r>
          </w:p>
        </w:tc>
        <w:tc>
          <w:tcPr>
            <w:tcW w:w="3117" w:type="dxa"/>
          </w:tcPr>
          <w:p w14:paraId="0E5B2F11" w14:textId="77777777" w:rsidR="004B29E7" w:rsidRPr="00EC76D5" w:rsidRDefault="004B29E7" w:rsidP="00AB62EE">
            <w:pPr>
              <w:pStyle w:val="Code"/>
            </w:pPr>
          </w:p>
        </w:tc>
      </w:tr>
    </w:tbl>
    <w:p w14:paraId="5C6B75CB" w14:textId="77777777" w:rsidR="00AB62EE" w:rsidRPr="00EC76D5" w:rsidRDefault="00073206" w:rsidP="00073206">
      <w:r w:rsidRPr="00EC76D5">
        <w:t>We use the live sets and remove all instructions that temporary symbols that a</w:t>
      </w:r>
      <w:r w:rsidR="00D6371B" w:rsidRPr="00EC76D5">
        <w:t xml:space="preserve">re not </w:t>
      </w:r>
      <w:r w:rsidR="00C27682" w:rsidRPr="00EC76D5">
        <w:t xml:space="preserve">a </w:t>
      </w:r>
      <w:r w:rsidR="00D6371B" w:rsidRPr="00EC76D5">
        <w:t>member of the live set.</w:t>
      </w:r>
    </w:p>
    <w:p w14:paraId="21C7426B" w14:textId="77777777" w:rsidR="00406266" w:rsidRPr="00EC76D5" w:rsidRDefault="00406266" w:rsidP="007E1080">
      <w:pPr>
        <w:pStyle w:val="Rubrik1"/>
      </w:pPr>
      <w:bookmarkStart w:id="5848" w:name="_Toc481936429"/>
      <w:bookmarkStart w:id="5849" w:name="_Ref419628490"/>
      <w:r w:rsidRPr="00EC76D5">
        <w:lastRenderedPageBreak/>
        <w:t>Object Code Preparation</w:t>
      </w:r>
      <w:bookmarkEnd w:id="5848"/>
    </w:p>
    <w:p w14:paraId="754899A5" w14:textId="0065A2EE" w:rsidR="007E1080" w:rsidRPr="00EC76D5" w:rsidRDefault="001111A0" w:rsidP="00406266">
      <w:pPr>
        <w:pStyle w:val="Rubrik2"/>
      </w:pPr>
      <w:bookmarkStart w:id="5850" w:name="_Toc481936430"/>
      <w:r w:rsidRPr="00EC76D5">
        <w:t>Register</w:t>
      </w:r>
      <w:r w:rsidR="007E1080" w:rsidRPr="00EC76D5">
        <w:t xml:space="preserve"> Preparation</w:t>
      </w:r>
      <w:bookmarkEnd w:id="5850"/>
    </w:p>
    <w:p w14:paraId="5628298D" w14:textId="7AACA180" w:rsidR="00605CC1" w:rsidRPr="00EC76D5" w:rsidRDefault="00D215CA" w:rsidP="00661487">
      <w:pPr>
        <w:pStyle w:val="CodeListing"/>
      </w:pPr>
      <w:r w:rsidRPr="00EC76D5">
        <w:t>RegisterPreparator.java</w:t>
      </w:r>
    </w:p>
    <w:p w14:paraId="30A306AF" w14:textId="77777777" w:rsidR="006929AD" w:rsidRPr="00EC76D5" w:rsidRDefault="006929AD" w:rsidP="006929AD">
      <w:pPr>
        <w:pStyle w:val="Code"/>
      </w:pPr>
      <w:r w:rsidRPr="00EC76D5">
        <w:t>package c_compiler;</w:t>
      </w:r>
    </w:p>
    <w:p w14:paraId="79442A68" w14:textId="77777777" w:rsidR="006929AD" w:rsidRPr="00EC76D5" w:rsidRDefault="006929AD" w:rsidP="006929AD">
      <w:pPr>
        <w:pStyle w:val="Code"/>
      </w:pPr>
      <w:r w:rsidRPr="00EC76D5">
        <w:t>import java.util.*;</w:t>
      </w:r>
    </w:p>
    <w:p w14:paraId="471BD8E2" w14:textId="77777777" w:rsidR="006929AD" w:rsidRPr="00EC76D5" w:rsidRDefault="006929AD" w:rsidP="006929AD">
      <w:pPr>
        <w:pStyle w:val="Code"/>
      </w:pPr>
    </w:p>
    <w:p w14:paraId="125C2EBF" w14:textId="77777777" w:rsidR="006929AD" w:rsidRPr="00EC76D5" w:rsidRDefault="006929AD" w:rsidP="006929AD">
      <w:pPr>
        <w:pStyle w:val="Code"/>
      </w:pPr>
      <w:r w:rsidRPr="00EC76D5">
        <w:t>public class RegisterPreparator {</w:t>
      </w:r>
    </w:p>
    <w:p w14:paraId="757A044A" w14:textId="77777777" w:rsidR="006929AD" w:rsidRPr="00EC76D5" w:rsidRDefault="006929AD" w:rsidP="006929AD">
      <w:pPr>
        <w:pStyle w:val="Code"/>
      </w:pPr>
      <w:r w:rsidRPr="00EC76D5">
        <w:t xml:space="preserve">  private List&lt;MiddleCode&gt; m_middleCodeList;</w:t>
      </w:r>
    </w:p>
    <w:p w14:paraId="65037FD8" w14:textId="77777777" w:rsidR="006929AD" w:rsidRPr="00EC76D5" w:rsidRDefault="006929AD" w:rsidP="006929AD">
      <w:pPr>
        <w:pStyle w:val="Code"/>
      </w:pPr>
      <w:r w:rsidRPr="00EC76D5">
        <w:t xml:space="preserve">  private int m_axLog = -1;</w:t>
      </w:r>
    </w:p>
    <w:p w14:paraId="524C7023" w14:textId="77777777" w:rsidR="006929AD" w:rsidRPr="00EC76D5" w:rsidRDefault="006929AD" w:rsidP="006929AD">
      <w:pPr>
        <w:pStyle w:val="Code"/>
      </w:pPr>
    </w:p>
    <w:p w14:paraId="5976D36B" w14:textId="77777777" w:rsidR="006929AD" w:rsidRPr="00EC76D5" w:rsidRDefault="006929AD" w:rsidP="006929AD">
      <w:pPr>
        <w:pStyle w:val="Code"/>
      </w:pPr>
      <w:r w:rsidRPr="00EC76D5">
        <w:t xml:space="preserve">  public RegisterPreparator(List&lt;MiddleCode&gt; middleCodeList,</w:t>
      </w:r>
    </w:p>
    <w:p w14:paraId="3E998E82" w14:textId="77777777" w:rsidR="006929AD" w:rsidRPr="00EC76D5" w:rsidRDefault="006929AD" w:rsidP="006929AD">
      <w:pPr>
        <w:pStyle w:val="Code"/>
      </w:pPr>
      <w:r w:rsidRPr="00EC76D5">
        <w:t xml:space="preserve">                            int firstIndex, int lastIndex,Set&lt;Track&gt; trackSet){</w:t>
      </w:r>
    </w:p>
    <w:p w14:paraId="23FCD484" w14:textId="77777777" w:rsidR="006929AD" w:rsidRPr="00EC76D5" w:rsidRDefault="006929AD" w:rsidP="006929AD">
      <w:pPr>
        <w:pStyle w:val="Code"/>
      </w:pPr>
      <w:r w:rsidRPr="00EC76D5">
        <w:t xml:space="preserve">    m_middleCodeList = middleCodeList;</w:t>
      </w:r>
    </w:p>
    <w:p w14:paraId="357183C7" w14:textId="77777777" w:rsidR="006929AD" w:rsidRPr="00EC76D5" w:rsidRDefault="006929AD" w:rsidP="006929AD">
      <w:pPr>
        <w:pStyle w:val="Code"/>
      </w:pPr>
      <w:r w:rsidRPr="00EC76D5">
        <w:t xml:space="preserve">    prepareRegister(firstIndex, lastIndex, trackSet);</w:t>
      </w:r>
    </w:p>
    <w:p w14:paraId="5ED92921" w14:textId="77777777" w:rsidR="006929AD" w:rsidRPr="00EC76D5" w:rsidRDefault="006929AD" w:rsidP="006929AD">
      <w:pPr>
        <w:pStyle w:val="Code"/>
      </w:pPr>
      <w:r w:rsidRPr="00EC76D5">
        <w:t xml:space="preserve">  }</w:t>
      </w:r>
    </w:p>
    <w:p w14:paraId="4C0BCDE6" w14:textId="77777777" w:rsidR="006929AD" w:rsidRPr="00EC76D5" w:rsidRDefault="006929AD" w:rsidP="006929AD">
      <w:pPr>
        <w:pStyle w:val="Code"/>
      </w:pPr>
    </w:p>
    <w:p w14:paraId="7BE6D481" w14:textId="77777777" w:rsidR="006929AD" w:rsidRPr="00EC76D5" w:rsidRDefault="006929AD" w:rsidP="006929AD">
      <w:pPr>
        <w:pStyle w:val="Code"/>
      </w:pPr>
      <w:r w:rsidRPr="00EC76D5">
        <w:t xml:space="preserve">  public static final Map&lt;Integer,Register&gt; LeftMultiplyMap = new ListMap&lt;&gt;(),</w:t>
      </w:r>
    </w:p>
    <w:p w14:paraId="617364E7" w14:textId="77777777" w:rsidR="006929AD" w:rsidRPr="00EC76D5" w:rsidRDefault="006929AD" w:rsidP="006929AD">
      <w:pPr>
        <w:pStyle w:val="Code"/>
      </w:pPr>
      <w:r w:rsidRPr="00EC76D5">
        <w:t xml:space="preserve">                                            ClearMultiplyMap = new ListMap&lt;&gt;();</w:t>
      </w:r>
    </w:p>
    <w:p w14:paraId="22F2DE7E" w14:textId="77777777" w:rsidR="006929AD" w:rsidRPr="00EC76D5" w:rsidRDefault="006929AD" w:rsidP="006929AD">
      <w:pPr>
        <w:pStyle w:val="Code"/>
      </w:pPr>
      <w:r w:rsidRPr="00EC76D5">
        <w:t xml:space="preserve">  public static final Map&lt;Pair&lt;MiddleOperator,Integer&gt;,Register&gt;</w:t>
      </w:r>
    </w:p>
    <w:p w14:paraId="5A4E42D1" w14:textId="77777777" w:rsidR="006929AD" w:rsidRPr="00EC76D5" w:rsidRDefault="006929AD" w:rsidP="006929AD">
      <w:pPr>
        <w:pStyle w:val="Code"/>
      </w:pPr>
      <w:r w:rsidRPr="00EC76D5">
        <w:t xml:space="preserve">                      ResultMultiplyMap = new ListMap&lt;&gt;();</w:t>
      </w:r>
    </w:p>
    <w:p w14:paraId="07662ADD" w14:textId="77777777" w:rsidR="006929AD" w:rsidRPr="00EC76D5" w:rsidRDefault="006929AD" w:rsidP="006929AD">
      <w:pPr>
        <w:pStyle w:val="Code"/>
      </w:pPr>
      <w:r w:rsidRPr="00EC76D5">
        <w:t xml:space="preserve">  </w:t>
      </w:r>
    </w:p>
    <w:p w14:paraId="75871914" w14:textId="77777777" w:rsidR="006929AD" w:rsidRPr="00EC76D5" w:rsidRDefault="006929AD" w:rsidP="006929AD">
      <w:pPr>
        <w:pStyle w:val="Code"/>
      </w:pPr>
      <w:r w:rsidRPr="00EC76D5">
        <w:t xml:space="preserve">  static {</w:t>
      </w:r>
    </w:p>
    <w:p w14:paraId="5ADA0854" w14:textId="77777777" w:rsidR="006929AD" w:rsidRPr="00EC76D5" w:rsidRDefault="006929AD" w:rsidP="006929AD">
      <w:pPr>
        <w:pStyle w:val="Code"/>
      </w:pPr>
      <w:r w:rsidRPr="00EC76D5">
        <w:t xml:space="preserve">    LeftMultiplyMap.put(Type.ShortSize, Register.al);</w:t>
      </w:r>
    </w:p>
    <w:p w14:paraId="797E664A" w14:textId="77777777" w:rsidR="006929AD" w:rsidRPr="00EC76D5" w:rsidRDefault="006929AD" w:rsidP="006929AD">
      <w:pPr>
        <w:pStyle w:val="Code"/>
      </w:pPr>
      <w:r w:rsidRPr="00EC76D5">
        <w:t xml:space="preserve">    LeftMultiplyMap.put(Type.IntegerSize, Register.ax);</w:t>
      </w:r>
    </w:p>
    <w:p w14:paraId="012714AE" w14:textId="77777777" w:rsidR="006929AD" w:rsidRPr="00EC76D5" w:rsidRDefault="006929AD" w:rsidP="006929AD">
      <w:pPr>
        <w:pStyle w:val="Code"/>
      </w:pPr>
      <w:r w:rsidRPr="00EC76D5">
        <w:t xml:space="preserve">    LeftMultiplyMap.put(Type.LongSize, Register.eax);</w:t>
      </w:r>
    </w:p>
    <w:p w14:paraId="53510AFC" w14:textId="77777777" w:rsidR="006929AD" w:rsidRPr="00EC76D5" w:rsidRDefault="006929AD" w:rsidP="006929AD">
      <w:pPr>
        <w:pStyle w:val="Code"/>
      </w:pPr>
    </w:p>
    <w:p w14:paraId="671F5317" w14:textId="77777777" w:rsidR="006929AD" w:rsidRPr="00EC76D5" w:rsidRDefault="006929AD" w:rsidP="006929AD">
      <w:pPr>
        <w:pStyle w:val="Code"/>
      </w:pPr>
      <w:r w:rsidRPr="00EC76D5">
        <w:t xml:space="preserve">    ClearMultiplyMap.put(Type.ShortSize,Register.ah);</w:t>
      </w:r>
    </w:p>
    <w:p w14:paraId="37C39417" w14:textId="77777777" w:rsidR="006929AD" w:rsidRPr="00EC76D5" w:rsidRDefault="006929AD" w:rsidP="006929AD">
      <w:pPr>
        <w:pStyle w:val="Code"/>
      </w:pPr>
      <w:r w:rsidRPr="00EC76D5">
        <w:t xml:space="preserve">    ClearMultiplyMap.put(Type.IntegerSize, Register.dx);</w:t>
      </w:r>
    </w:p>
    <w:p w14:paraId="6514FE0F" w14:textId="77777777" w:rsidR="006929AD" w:rsidRPr="00EC76D5" w:rsidRDefault="006929AD" w:rsidP="006929AD">
      <w:pPr>
        <w:pStyle w:val="Code"/>
      </w:pPr>
      <w:r w:rsidRPr="00EC76D5">
        <w:t xml:space="preserve">    ClearMultiplyMap.put(Type.LongSize, Register.edx);</w:t>
      </w:r>
    </w:p>
    <w:p w14:paraId="71637F21" w14:textId="77777777" w:rsidR="006929AD" w:rsidRPr="00EC76D5" w:rsidRDefault="006929AD" w:rsidP="006929AD">
      <w:pPr>
        <w:pStyle w:val="Code"/>
      </w:pPr>
    </w:p>
    <w:p w14:paraId="11111498" w14:textId="77777777" w:rsidR="006929AD" w:rsidRPr="00EC76D5" w:rsidRDefault="006929AD" w:rsidP="006929AD">
      <w:pPr>
        <w:pStyle w:val="Code"/>
      </w:pPr>
      <w:r w:rsidRPr="00EC76D5">
        <w:t xml:space="preserve">    ResultMultiplyMap.put(new Pair&lt;&gt;(MiddleOperator.Multiply, Type.ShortSize),</w:t>
      </w:r>
    </w:p>
    <w:p w14:paraId="574FCB95" w14:textId="77777777" w:rsidR="006929AD" w:rsidRPr="00EC76D5" w:rsidRDefault="006929AD" w:rsidP="006929AD">
      <w:pPr>
        <w:pStyle w:val="Code"/>
      </w:pPr>
      <w:r w:rsidRPr="00EC76D5">
        <w:t xml:space="preserve">                          Register.al);</w:t>
      </w:r>
    </w:p>
    <w:p w14:paraId="2B41EE18" w14:textId="77777777" w:rsidR="006929AD" w:rsidRPr="00EC76D5" w:rsidRDefault="006929AD" w:rsidP="006929AD">
      <w:pPr>
        <w:pStyle w:val="Code"/>
      </w:pPr>
      <w:r w:rsidRPr="00EC76D5">
        <w:t xml:space="preserve">    ResultMultiplyMap.put(new Pair&lt;&gt;(MiddleOperator.Multiply,Type.IntegerSize),</w:t>
      </w:r>
    </w:p>
    <w:p w14:paraId="1B57D5D4" w14:textId="77777777" w:rsidR="006929AD" w:rsidRPr="00EC76D5" w:rsidRDefault="006929AD" w:rsidP="006929AD">
      <w:pPr>
        <w:pStyle w:val="Code"/>
      </w:pPr>
      <w:r w:rsidRPr="00EC76D5">
        <w:t xml:space="preserve">                          Register.ax);</w:t>
      </w:r>
    </w:p>
    <w:p w14:paraId="13B2E7F5" w14:textId="77777777" w:rsidR="006929AD" w:rsidRPr="00EC76D5" w:rsidRDefault="006929AD" w:rsidP="006929AD">
      <w:pPr>
        <w:pStyle w:val="Code"/>
      </w:pPr>
      <w:r w:rsidRPr="00EC76D5">
        <w:t xml:space="preserve">    ResultMultiplyMap.put(new Pair&lt;&gt;(MiddleOperator.Multiply, Type.LongSize),</w:t>
      </w:r>
    </w:p>
    <w:p w14:paraId="51794F7C" w14:textId="77777777" w:rsidR="006929AD" w:rsidRPr="00EC76D5" w:rsidRDefault="006929AD" w:rsidP="006929AD">
      <w:pPr>
        <w:pStyle w:val="Code"/>
      </w:pPr>
      <w:r w:rsidRPr="00EC76D5">
        <w:t xml:space="preserve">                          Register.eax);</w:t>
      </w:r>
    </w:p>
    <w:p w14:paraId="35EB2BB4" w14:textId="77777777" w:rsidR="006929AD" w:rsidRPr="00EC76D5" w:rsidRDefault="006929AD" w:rsidP="006929AD">
      <w:pPr>
        <w:pStyle w:val="Code"/>
      </w:pPr>
    </w:p>
    <w:p w14:paraId="19F86233" w14:textId="77777777" w:rsidR="006929AD" w:rsidRPr="00EC76D5" w:rsidRDefault="006929AD" w:rsidP="006929AD">
      <w:pPr>
        <w:pStyle w:val="Code"/>
      </w:pPr>
      <w:r w:rsidRPr="00EC76D5">
        <w:t xml:space="preserve">    ResultMultiplyMap.put(new Pair&lt;&gt;(MiddleOperator.Divide, Type.ShortSize),</w:t>
      </w:r>
    </w:p>
    <w:p w14:paraId="68DBEEC7" w14:textId="77777777" w:rsidR="006929AD" w:rsidRPr="00EC76D5" w:rsidRDefault="006929AD" w:rsidP="006929AD">
      <w:pPr>
        <w:pStyle w:val="Code"/>
      </w:pPr>
      <w:r w:rsidRPr="00EC76D5">
        <w:t xml:space="preserve">                          Register.al);</w:t>
      </w:r>
    </w:p>
    <w:p w14:paraId="58644798" w14:textId="77777777" w:rsidR="006929AD" w:rsidRPr="00EC76D5" w:rsidRDefault="006929AD" w:rsidP="006929AD">
      <w:pPr>
        <w:pStyle w:val="Code"/>
      </w:pPr>
      <w:r w:rsidRPr="00EC76D5">
        <w:t xml:space="preserve">    ResultMultiplyMap.put(new Pair&lt;&gt;(MiddleOperator.Divide, Type.IntegerSize),</w:t>
      </w:r>
    </w:p>
    <w:p w14:paraId="1A1B835D" w14:textId="77777777" w:rsidR="006929AD" w:rsidRPr="00EC76D5" w:rsidRDefault="006929AD" w:rsidP="006929AD">
      <w:pPr>
        <w:pStyle w:val="Code"/>
      </w:pPr>
      <w:r w:rsidRPr="00EC76D5">
        <w:t xml:space="preserve">                          Register.ax);</w:t>
      </w:r>
    </w:p>
    <w:p w14:paraId="2C8B44E7" w14:textId="77777777" w:rsidR="006929AD" w:rsidRPr="00EC76D5" w:rsidRDefault="006929AD" w:rsidP="006929AD">
      <w:pPr>
        <w:pStyle w:val="Code"/>
      </w:pPr>
      <w:r w:rsidRPr="00EC76D5">
        <w:t xml:space="preserve">    ResultMultiplyMap.put(new Pair&lt;&gt;(MiddleOperator.Divide, Type.LongSize),</w:t>
      </w:r>
    </w:p>
    <w:p w14:paraId="75DF1BA5" w14:textId="77777777" w:rsidR="006929AD" w:rsidRPr="00EC76D5" w:rsidRDefault="006929AD" w:rsidP="006929AD">
      <w:pPr>
        <w:pStyle w:val="Code"/>
      </w:pPr>
      <w:r w:rsidRPr="00EC76D5">
        <w:t xml:space="preserve">                          Register.eax);</w:t>
      </w:r>
    </w:p>
    <w:p w14:paraId="0B347EF5" w14:textId="77777777" w:rsidR="006929AD" w:rsidRPr="00EC76D5" w:rsidRDefault="006929AD" w:rsidP="006929AD">
      <w:pPr>
        <w:pStyle w:val="Code"/>
      </w:pPr>
    </w:p>
    <w:p w14:paraId="77F733C6" w14:textId="77777777" w:rsidR="006929AD" w:rsidRPr="00EC76D5" w:rsidRDefault="006929AD" w:rsidP="006929AD">
      <w:pPr>
        <w:pStyle w:val="Code"/>
      </w:pPr>
      <w:r w:rsidRPr="00EC76D5">
        <w:t xml:space="preserve">    ResultMultiplyMap.put(new Pair&lt;&gt;(MiddleOperator.Modulo, Type.ShortSize),</w:t>
      </w:r>
    </w:p>
    <w:p w14:paraId="618A2AAA" w14:textId="77777777" w:rsidR="006929AD" w:rsidRPr="00EC76D5" w:rsidRDefault="006929AD" w:rsidP="006929AD">
      <w:pPr>
        <w:pStyle w:val="Code"/>
      </w:pPr>
      <w:r w:rsidRPr="00EC76D5">
        <w:t xml:space="preserve">                          Register.ah);</w:t>
      </w:r>
    </w:p>
    <w:p w14:paraId="0C939FCA" w14:textId="77777777" w:rsidR="006929AD" w:rsidRPr="00EC76D5" w:rsidRDefault="006929AD" w:rsidP="006929AD">
      <w:pPr>
        <w:pStyle w:val="Code"/>
      </w:pPr>
      <w:r w:rsidRPr="00EC76D5">
        <w:t xml:space="preserve">    ResultMultiplyMap.put(new Pair&lt;&gt;(MiddleOperator.Modulo, Type.IntegerSize),</w:t>
      </w:r>
    </w:p>
    <w:p w14:paraId="1665CEAB" w14:textId="77777777" w:rsidR="006929AD" w:rsidRPr="00EC76D5" w:rsidRDefault="006929AD" w:rsidP="006929AD">
      <w:pPr>
        <w:pStyle w:val="Code"/>
      </w:pPr>
      <w:r w:rsidRPr="00EC76D5">
        <w:t xml:space="preserve">                          Register.dx);</w:t>
      </w:r>
    </w:p>
    <w:p w14:paraId="5AB63822" w14:textId="77777777" w:rsidR="006929AD" w:rsidRPr="00EC76D5" w:rsidRDefault="006929AD" w:rsidP="006929AD">
      <w:pPr>
        <w:pStyle w:val="Code"/>
      </w:pPr>
      <w:r w:rsidRPr="00EC76D5">
        <w:t xml:space="preserve">    ResultMultiplyMap.put(new Pair&lt;&gt;(MiddleOperator.Modulo, Type.LongSize),</w:t>
      </w:r>
    </w:p>
    <w:p w14:paraId="1B944B2B" w14:textId="77777777" w:rsidR="006929AD" w:rsidRPr="00EC76D5" w:rsidRDefault="006929AD" w:rsidP="006929AD">
      <w:pPr>
        <w:pStyle w:val="Code"/>
      </w:pPr>
      <w:r w:rsidRPr="00EC76D5">
        <w:lastRenderedPageBreak/>
        <w:t xml:space="preserve">                          Register.edx);</w:t>
      </w:r>
    </w:p>
    <w:p w14:paraId="231469CB" w14:textId="77777777" w:rsidR="006929AD" w:rsidRPr="00EC76D5" w:rsidRDefault="006929AD" w:rsidP="006929AD">
      <w:pPr>
        <w:pStyle w:val="Code"/>
      </w:pPr>
      <w:r w:rsidRPr="00EC76D5">
        <w:t xml:space="preserve">  }</w:t>
      </w:r>
    </w:p>
    <w:p w14:paraId="612B5AEC" w14:textId="77777777" w:rsidR="006929AD" w:rsidRPr="00EC76D5" w:rsidRDefault="006929AD" w:rsidP="006929AD">
      <w:pPr>
        <w:pStyle w:val="Code"/>
      </w:pPr>
    </w:p>
    <w:p w14:paraId="574C0931" w14:textId="77777777" w:rsidR="006929AD" w:rsidRPr="00EC76D5" w:rsidRDefault="006929AD" w:rsidP="006929AD">
      <w:pPr>
        <w:pStyle w:val="Code"/>
      </w:pPr>
      <w:r w:rsidRPr="00EC76D5">
        <w:t xml:space="preserve">  private Track createTrack(Symbol symbol, Map&lt;Symbol,Track&gt; trackMap,</w:t>
      </w:r>
    </w:p>
    <w:p w14:paraId="1B098780" w14:textId="77777777" w:rsidR="006929AD" w:rsidRPr="00EC76D5" w:rsidRDefault="006929AD" w:rsidP="006929AD">
      <w:pPr>
        <w:pStyle w:val="Code"/>
      </w:pPr>
      <w:r w:rsidRPr="00EC76D5">
        <w:t xml:space="preserve">                            Set&lt;Track&gt; trackSet) {</w:t>
      </w:r>
    </w:p>
    <w:p w14:paraId="57A00627" w14:textId="77777777" w:rsidR="006929AD" w:rsidRPr="00EC76D5" w:rsidRDefault="006929AD" w:rsidP="006929AD">
      <w:pPr>
        <w:pStyle w:val="Code"/>
      </w:pPr>
      <w:r w:rsidRPr="00EC76D5">
        <w:t xml:space="preserve">    Track track = new Track(symbol);</w:t>
      </w:r>
    </w:p>
    <w:p w14:paraId="3118D90A" w14:textId="77777777" w:rsidR="006929AD" w:rsidRPr="00EC76D5" w:rsidRDefault="006929AD" w:rsidP="006929AD">
      <w:pPr>
        <w:pStyle w:val="Code"/>
      </w:pPr>
    </w:p>
    <w:p w14:paraId="214B2A6E" w14:textId="77777777" w:rsidR="006929AD" w:rsidRPr="00EC76D5" w:rsidRDefault="006929AD" w:rsidP="006929AD">
      <w:pPr>
        <w:pStyle w:val="Code"/>
      </w:pPr>
      <w:r w:rsidRPr="00EC76D5">
        <w:t xml:space="preserve">    if (!symbol.isSolid()) {</w:t>
      </w:r>
    </w:p>
    <w:p w14:paraId="5BA7709C" w14:textId="77777777" w:rsidR="006929AD" w:rsidRPr="00EC76D5" w:rsidRDefault="006929AD" w:rsidP="006929AD">
      <w:pPr>
        <w:pStyle w:val="Code"/>
      </w:pPr>
      <w:r w:rsidRPr="00EC76D5">
        <w:t xml:space="preserve">      trackMap.put(symbol, track);</w:t>
      </w:r>
    </w:p>
    <w:p w14:paraId="419808C8" w14:textId="77777777" w:rsidR="006929AD" w:rsidRPr="00EC76D5" w:rsidRDefault="006929AD" w:rsidP="006929AD">
      <w:pPr>
        <w:pStyle w:val="Code"/>
      </w:pPr>
      <w:r w:rsidRPr="00EC76D5">
        <w:t xml:space="preserve">    }</w:t>
      </w:r>
    </w:p>
    <w:p w14:paraId="0095C105" w14:textId="77777777" w:rsidR="006929AD" w:rsidRPr="00EC76D5" w:rsidRDefault="006929AD" w:rsidP="006929AD">
      <w:pPr>
        <w:pStyle w:val="Code"/>
      </w:pPr>
      <w:r w:rsidRPr="00EC76D5">
        <w:t xml:space="preserve">    </w:t>
      </w:r>
    </w:p>
    <w:p w14:paraId="0C1A8090" w14:textId="77777777" w:rsidR="006929AD" w:rsidRPr="00EC76D5" w:rsidRDefault="006929AD" w:rsidP="006929AD">
      <w:pPr>
        <w:pStyle w:val="Code"/>
      </w:pPr>
      <w:r w:rsidRPr="00EC76D5">
        <w:t xml:space="preserve">    trackSet.add(track);</w:t>
      </w:r>
    </w:p>
    <w:p w14:paraId="6FC2BA13" w14:textId="77777777" w:rsidR="006929AD" w:rsidRPr="00EC76D5" w:rsidRDefault="006929AD" w:rsidP="006929AD">
      <w:pPr>
        <w:pStyle w:val="Code"/>
      </w:pPr>
      <w:r w:rsidRPr="00EC76D5">
        <w:t xml:space="preserve">    return track;</w:t>
      </w:r>
    </w:p>
    <w:p w14:paraId="1C69653A" w14:textId="77777777" w:rsidR="006929AD" w:rsidRPr="00EC76D5" w:rsidRDefault="006929AD" w:rsidP="006929AD">
      <w:pPr>
        <w:pStyle w:val="Code"/>
      </w:pPr>
      <w:r w:rsidRPr="00EC76D5">
        <w:t xml:space="preserve">  }</w:t>
      </w:r>
    </w:p>
    <w:p w14:paraId="125D16BF" w14:textId="77777777" w:rsidR="006929AD" w:rsidRPr="00EC76D5" w:rsidRDefault="006929AD" w:rsidP="006929AD">
      <w:pPr>
        <w:pStyle w:val="Code"/>
      </w:pPr>
      <w:r w:rsidRPr="00EC76D5">
        <w:t xml:space="preserve">  </w:t>
      </w:r>
    </w:p>
    <w:p w14:paraId="183E6B77" w14:textId="77777777" w:rsidR="006929AD" w:rsidRPr="00EC76D5" w:rsidRDefault="006929AD" w:rsidP="006929AD">
      <w:pPr>
        <w:pStyle w:val="Code"/>
      </w:pPr>
      <w:r w:rsidRPr="00EC76D5">
        <w:t xml:space="preserve">  private Track createTrack(Type type, Set&lt;Track&gt; trackSet) {</w:t>
      </w:r>
    </w:p>
    <w:p w14:paraId="2DAD720C" w14:textId="77777777" w:rsidR="006929AD" w:rsidRPr="00EC76D5" w:rsidRDefault="006929AD" w:rsidP="006929AD">
      <w:pPr>
        <w:pStyle w:val="Code"/>
      </w:pPr>
      <w:r w:rsidRPr="00EC76D5">
        <w:t xml:space="preserve">    Track track = new Track(type);</w:t>
      </w:r>
    </w:p>
    <w:p w14:paraId="71FD0A93" w14:textId="77777777" w:rsidR="006929AD" w:rsidRPr="00EC76D5" w:rsidRDefault="006929AD" w:rsidP="006929AD">
      <w:pPr>
        <w:pStyle w:val="Code"/>
      </w:pPr>
      <w:r w:rsidRPr="00EC76D5">
        <w:t xml:space="preserve">    trackSet.add(track);</w:t>
      </w:r>
    </w:p>
    <w:p w14:paraId="138BAFE7" w14:textId="77777777" w:rsidR="006929AD" w:rsidRPr="00EC76D5" w:rsidRDefault="006929AD" w:rsidP="006929AD">
      <w:pPr>
        <w:pStyle w:val="Code"/>
      </w:pPr>
      <w:r w:rsidRPr="00EC76D5">
        <w:t xml:space="preserve">    return track;</w:t>
      </w:r>
    </w:p>
    <w:p w14:paraId="70E7E630" w14:textId="77777777" w:rsidR="006929AD" w:rsidRPr="00EC76D5" w:rsidRDefault="006929AD" w:rsidP="006929AD">
      <w:pPr>
        <w:pStyle w:val="Code"/>
      </w:pPr>
      <w:r w:rsidRPr="00EC76D5">
        <w:t xml:space="preserve">  }</w:t>
      </w:r>
    </w:p>
    <w:p w14:paraId="0B76C543" w14:textId="77777777" w:rsidR="006929AD" w:rsidRPr="00EC76D5" w:rsidRDefault="006929AD" w:rsidP="006929AD">
      <w:pPr>
        <w:pStyle w:val="Code"/>
      </w:pPr>
      <w:r w:rsidRPr="00EC76D5">
        <w:t xml:space="preserve">  </w:t>
      </w:r>
    </w:p>
    <w:p w14:paraId="667A5EB3" w14:textId="77777777" w:rsidR="006929AD" w:rsidRPr="00EC76D5" w:rsidRDefault="006929AD" w:rsidP="006929AD">
      <w:pPr>
        <w:pStyle w:val="Code"/>
      </w:pPr>
      <w:r w:rsidRPr="00EC76D5">
        <w:t xml:space="preserve">  /*private boolean mustLoadAddressRegister(int position, int index, Symbol symbol,</w:t>
      </w:r>
    </w:p>
    <w:p w14:paraId="7F8FDE2D" w14:textId="77777777" w:rsidR="006929AD" w:rsidRPr="00EC76D5" w:rsidRDefault="006929AD" w:rsidP="006929AD">
      <w:pPr>
        <w:pStyle w:val="Code"/>
      </w:pPr>
      <w:r w:rsidRPr="00EC76D5">
        <w:t xml:space="preserve">                                          Map&lt;Symbol,Track&gt;trackMap, Set&lt;Track&gt; trackSet) {</w:t>
      </w:r>
    </w:p>
    <w:p w14:paraId="4D4B6CCB" w14:textId="77777777" w:rsidR="006929AD" w:rsidRPr="00EC76D5" w:rsidRDefault="006929AD" w:rsidP="006929AD">
      <w:pPr>
        <w:pStyle w:val="Code"/>
      </w:pPr>
      <w:r w:rsidRPr="00EC76D5">
        <w:t xml:space="preserve">    Symbol getAddressSymbol = symbol.getAddressSymbol();</w:t>
      </w:r>
    </w:p>
    <w:p w14:paraId="619978BE" w14:textId="77777777" w:rsidR="006929AD" w:rsidRPr="00EC76D5" w:rsidRDefault="006929AD" w:rsidP="006929AD">
      <w:pPr>
        <w:pStyle w:val="Code"/>
      </w:pPr>
      <w:r w:rsidRPr="00EC76D5">
        <w:t xml:space="preserve">    boolean load = false;</w:t>
      </w:r>
    </w:p>
    <w:p w14:paraId="57B9F86C" w14:textId="77777777" w:rsidR="006929AD" w:rsidRPr="00EC76D5" w:rsidRDefault="006929AD" w:rsidP="006929AD">
      <w:pPr>
        <w:pStyle w:val="Code"/>
      </w:pPr>
      <w:r w:rsidRPr="00EC76D5">
        <w:t xml:space="preserve">    </w:t>
      </w:r>
    </w:p>
    <w:p w14:paraId="147C3A8D" w14:textId="77777777" w:rsidR="006929AD" w:rsidRPr="00EC76D5" w:rsidRDefault="006929AD" w:rsidP="006929AD">
      <w:pPr>
        <w:pStyle w:val="Code"/>
      </w:pPr>
      <w:r w:rsidRPr="00EC76D5">
        <w:t xml:space="preserve">    if (getAddressSymbol != null) {</w:t>
      </w:r>
    </w:p>
    <w:p w14:paraId="7CDEFB9A" w14:textId="77777777" w:rsidR="006929AD" w:rsidRPr="00EC76D5" w:rsidRDefault="006929AD" w:rsidP="006929AD">
      <w:pPr>
        <w:pStyle w:val="Code"/>
      </w:pPr>
      <w:r w:rsidRPr="00EC76D5">
        <w:t xml:space="preserve">      Track addressTrack = trackMap.get(getAddressSymbol);</w:t>
      </w:r>
    </w:p>
    <w:p w14:paraId="11672E9F" w14:textId="77777777" w:rsidR="006929AD" w:rsidRPr="00EC76D5" w:rsidRDefault="006929AD" w:rsidP="006929AD">
      <w:pPr>
        <w:pStyle w:val="Code"/>
      </w:pPr>
      <w:r w:rsidRPr="00EC76D5">
        <w:t xml:space="preserve">      </w:t>
      </w:r>
    </w:p>
    <w:p w14:paraId="3E743DFD" w14:textId="77777777" w:rsidR="006929AD" w:rsidRPr="00EC76D5" w:rsidRDefault="006929AD" w:rsidP="006929AD">
      <w:pPr>
        <w:pStyle w:val="Code"/>
      </w:pPr>
      <w:r w:rsidRPr="00EC76D5">
        <w:t xml:space="preserve">      if (addressTrack == null) {</w:t>
      </w:r>
    </w:p>
    <w:p w14:paraId="0C7ADD8B" w14:textId="77777777" w:rsidR="006929AD" w:rsidRPr="00EC76D5" w:rsidRDefault="006929AD" w:rsidP="006929AD">
      <w:pPr>
        <w:pStyle w:val="Code"/>
      </w:pPr>
      <w:r w:rsidRPr="00EC76D5">
        <w:t xml:space="preserve">        addressTrack = createTrack(getAddressSymbol, trackMap, trackSet);</w:t>
      </w:r>
    </w:p>
    <w:p w14:paraId="6091CDAC" w14:textId="77777777" w:rsidR="006929AD" w:rsidRPr="00EC76D5" w:rsidRDefault="006929AD" w:rsidP="006929AD">
      <w:pPr>
        <w:pStyle w:val="Code"/>
      </w:pPr>
      <w:r w:rsidRPr="00EC76D5">
        <w:t xml:space="preserve">        load = true;</w:t>
      </w:r>
    </w:p>
    <w:p w14:paraId="548C37D1" w14:textId="77777777" w:rsidR="006929AD" w:rsidRPr="00EC76D5" w:rsidRDefault="006929AD" w:rsidP="006929AD">
      <w:pPr>
        <w:pStyle w:val="Code"/>
      </w:pPr>
      <w:r w:rsidRPr="00EC76D5">
        <w:t xml:space="preserve">      }</w:t>
      </w:r>
    </w:p>
    <w:p w14:paraId="22464231" w14:textId="77777777" w:rsidR="006929AD" w:rsidRPr="00EC76D5" w:rsidRDefault="006929AD" w:rsidP="006929AD">
      <w:pPr>
        <w:pStyle w:val="Code"/>
      </w:pPr>
    </w:p>
    <w:p w14:paraId="7C660F8A" w14:textId="77777777" w:rsidR="006929AD" w:rsidRPr="00EC76D5" w:rsidRDefault="006929AD" w:rsidP="006929AD">
      <w:pPr>
        <w:pStyle w:val="Code"/>
      </w:pPr>
      <w:r w:rsidRPr="00EC76D5">
        <w:t xml:space="preserve">      addressTrack.addCode(position, index);</w:t>
      </w:r>
    </w:p>
    <w:p w14:paraId="726F14BF" w14:textId="77777777" w:rsidR="006929AD" w:rsidRPr="00EC76D5" w:rsidRDefault="006929AD" w:rsidP="006929AD">
      <w:pPr>
        <w:pStyle w:val="Code"/>
      </w:pPr>
      <w:r w:rsidRPr="00EC76D5">
        <w:t xml:space="preserve">      addressTrack.setPointer();</w:t>
      </w:r>
    </w:p>
    <w:p w14:paraId="2A7BC7B8" w14:textId="77777777" w:rsidR="006929AD" w:rsidRPr="00EC76D5" w:rsidRDefault="006929AD" w:rsidP="006929AD">
      <w:pPr>
        <w:pStyle w:val="Code"/>
      </w:pPr>
      <w:r w:rsidRPr="00EC76D5">
        <w:t xml:space="preserve">    }</w:t>
      </w:r>
    </w:p>
    <w:p w14:paraId="69A999B6" w14:textId="77777777" w:rsidR="006929AD" w:rsidRPr="00EC76D5" w:rsidRDefault="006929AD" w:rsidP="006929AD">
      <w:pPr>
        <w:pStyle w:val="Code"/>
      </w:pPr>
    </w:p>
    <w:p w14:paraId="2A7AB9FA" w14:textId="77777777" w:rsidR="006929AD" w:rsidRPr="00EC76D5" w:rsidRDefault="006929AD" w:rsidP="006929AD">
      <w:pPr>
        <w:pStyle w:val="Code"/>
      </w:pPr>
      <w:r w:rsidRPr="00EC76D5">
        <w:t xml:space="preserve">    return load;</w:t>
      </w:r>
    </w:p>
    <w:p w14:paraId="413D8403" w14:textId="77777777" w:rsidR="006929AD" w:rsidRPr="00EC76D5" w:rsidRDefault="006929AD" w:rsidP="006929AD">
      <w:pPr>
        <w:pStyle w:val="Code"/>
      </w:pPr>
      <w:r w:rsidRPr="00EC76D5">
        <w:t xml:space="preserve">  }*/</w:t>
      </w:r>
    </w:p>
    <w:p w14:paraId="6FFE38E9" w14:textId="77777777" w:rsidR="006929AD" w:rsidRPr="00EC76D5" w:rsidRDefault="006929AD" w:rsidP="006929AD">
      <w:pPr>
        <w:pStyle w:val="Code"/>
      </w:pPr>
      <w:r w:rsidRPr="00EC76D5">
        <w:t xml:space="preserve">  </w:t>
      </w:r>
    </w:p>
    <w:p w14:paraId="06DA29F9" w14:textId="77777777" w:rsidR="006929AD" w:rsidRPr="00EC76D5" w:rsidRDefault="006929AD" w:rsidP="006929AD">
      <w:pPr>
        <w:pStyle w:val="Code"/>
      </w:pPr>
      <w:r w:rsidRPr="00EC76D5">
        <w:t xml:space="preserve">  /*private Track mayLoadAddressRegister(int position, int index, Symbol symbol,</w:t>
      </w:r>
    </w:p>
    <w:p w14:paraId="7A88FB83" w14:textId="77777777" w:rsidR="006929AD" w:rsidRPr="00EC76D5" w:rsidRDefault="006929AD" w:rsidP="006929AD">
      <w:pPr>
        <w:pStyle w:val="Code"/>
      </w:pPr>
      <w:r w:rsidRPr="00EC76D5">
        <w:t xml:space="preserve">                              Map&lt;Symbol,Track&gt;trackMap, Set&lt;Track&gt; trackSet) {</w:t>
      </w:r>
    </w:p>
    <w:p w14:paraId="7425CA6C" w14:textId="77777777" w:rsidR="006929AD" w:rsidRPr="00EC76D5" w:rsidRDefault="006929AD" w:rsidP="006929AD">
      <w:pPr>
        <w:pStyle w:val="Code"/>
      </w:pPr>
      <w:r w:rsidRPr="00EC76D5">
        <w:t xml:space="preserve">    Symbol getAddressSymbol = symbol.getAddressSymbol();</w:t>
      </w:r>
    </w:p>
    <w:p w14:paraId="68D3788F" w14:textId="77777777" w:rsidR="006929AD" w:rsidRPr="00EC76D5" w:rsidRDefault="006929AD" w:rsidP="006929AD">
      <w:pPr>
        <w:pStyle w:val="Code"/>
      </w:pPr>
      <w:r w:rsidRPr="00EC76D5">
        <w:t xml:space="preserve">    </w:t>
      </w:r>
    </w:p>
    <w:p w14:paraId="13C4F260" w14:textId="77777777" w:rsidR="006929AD" w:rsidRPr="00EC76D5" w:rsidRDefault="006929AD" w:rsidP="006929AD">
      <w:pPr>
        <w:pStyle w:val="Code"/>
      </w:pPr>
      <w:r w:rsidRPr="00EC76D5">
        <w:t xml:space="preserve">    if (getAddressSymbol != null) {</w:t>
      </w:r>
    </w:p>
    <w:p w14:paraId="0592F9FC" w14:textId="77777777" w:rsidR="006929AD" w:rsidRPr="00EC76D5" w:rsidRDefault="006929AD" w:rsidP="006929AD">
      <w:pPr>
        <w:pStyle w:val="Code"/>
      </w:pPr>
      <w:r w:rsidRPr="00EC76D5">
        <w:t xml:space="preserve">      Track addressTrack = trackMap.get(getAddressSymbol);</w:t>
      </w:r>
    </w:p>
    <w:p w14:paraId="728CF95B" w14:textId="77777777" w:rsidR="006929AD" w:rsidRPr="00EC76D5" w:rsidRDefault="006929AD" w:rsidP="006929AD">
      <w:pPr>
        <w:pStyle w:val="Code"/>
      </w:pPr>
      <w:r w:rsidRPr="00EC76D5">
        <w:t xml:space="preserve">      </w:t>
      </w:r>
    </w:p>
    <w:p w14:paraId="25471CD5" w14:textId="77777777" w:rsidR="006929AD" w:rsidRPr="00EC76D5" w:rsidRDefault="006929AD" w:rsidP="006929AD">
      <w:pPr>
        <w:pStyle w:val="Code"/>
      </w:pPr>
      <w:r w:rsidRPr="00EC76D5">
        <w:t xml:space="preserve">      if (addressTrack != null) {</w:t>
      </w:r>
    </w:p>
    <w:p w14:paraId="3429EC20" w14:textId="77777777" w:rsidR="006929AD" w:rsidRPr="00EC76D5" w:rsidRDefault="006929AD" w:rsidP="006929AD">
      <w:pPr>
        <w:pStyle w:val="Code"/>
      </w:pPr>
      <w:r w:rsidRPr="00EC76D5">
        <w:t xml:space="preserve">        addressTrack.addCode(position, index);</w:t>
      </w:r>
    </w:p>
    <w:p w14:paraId="47544BCF" w14:textId="77777777" w:rsidR="006929AD" w:rsidRPr="00EC76D5" w:rsidRDefault="006929AD" w:rsidP="006929AD">
      <w:pPr>
        <w:pStyle w:val="Code"/>
      </w:pPr>
      <w:r w:rsidRPr="00EC76D5">
        <w:t xml:space="preserve">        addressTrack.setPointer();</w:t>
      </w:r>
    </w:p>
    <w:p w14:paraId="07ED2948" w14:textId="77777777" w:rsidR="006929AD" w:rsidRPr="00EC76D5" w:rsidRDefault="006929AD" w:rsidP="006929AD">
      <w:pPr>
        <w:pStyle w:val="Code"/>
      </w:pPr>
      <w:r w:rsidRPr="00EC76D5">
        <w:t xml:space="preserve">        return addressTrack;</w:t>
      </w:r>
    </w:p>
    <w:p w14:paraId="305563E8" w14:textId="77777777" w:rsidR="006929AD" w:rsidRPr="00EC76D5" w:rsidRDefault="006929AD" w:rsidP="006929AD">
      <w:pPr>
        <w:pStyle w:val="Code"/>
      </w:pPr>
      <w:r w:rsidRPr="00EC76D5">
        <w:t xml:space="preserve">      }</w:t>
      </w:r>
    </w:p>
    <w:p w14:paraId="56E69053" w14:textId="77777777" w:rsidR="006929AD" w:rsidRPr="00EC76D5" w:rsidRDefault="006929AD" w:rsidP="006929AD">
      <w:pPr>
        <w:pStyle w:val="Code"/>
      </w:pPr>
      <w:r w:rsidRPr="00EC76D5">
        <w:lastRenderedPageBreak/>
        <w:t xml:space="preserve">    }</w:t>
      </w:r>
    </w:p>
    <w:p w14:paraId="663BA035" w14:textId="77777777" w:rsidR="006929AD" w:rsidRPr="00EC76D5" w:rsidRDefault="006929AD" w:rsidP="006929AD">
      <w:pPr>
        <w:pStyle w:val="Code"/>
      </w:pPr>
      <w:r w:rsidRPr="00EC76D5">
        <w:t xml:space="preserve">    </w:t>
      </w:r>
    </w:p>
    <w:p w14:paraId="187E0C37" w14:textId="77777777" w:rsidR="006929AD" w:rsidRPr="00EC76D5" w:rsidRDefault="006929AD" w:rsidP="006929AD">
      <w:pPr>
        <w:pStyle w:val="Code"/>
      </w:pPr>
      <w:r w:rsidRPr="00EC76D5">
        <w:t xml:space="preserve">    return null;</w:t>
      </w:r>
    </w:p>
    <w:p w14:paraId="36A7503B" w14:textId="77777777" w:rsidR="006929AD" w:rsidRPr="00EC76D5" w:rsidRDefault="006929AD" w:rsidP="006929AD">
      <w:pPr>
        <w:pStyle w:val="Code"/>
      </w:pPr>
      <w:r w:rsidRPr="00EC76D5">
        <w:t xml:space="preserve">  }</w:t>
      </w:r>
    </w:p>
    <w:p w14:paraId="4BBDAE64" w14:textId="77777777" w:rsidR="006929AD" w:rsidRPr="00EC76D5" w:rsidRDefault="006929AD" w:rsidP="006929AD">
      <w:pPr>
        <w:pStyle w:val="Code"/>
      </w:pPr>
      <w:r w:rsidRPr="00EC76D5">
        <w:t xml:space="preserve">  </w:t>
      </w:r>
    </w:p>
    <w:p w14:paraId="46D80CB1" w14:textId="77777777" w:rsidR="006929AD" w:rsidRPr="00EC76D5" w:rsidRDefault="006929AD" w:rsidP="006929AD">
      <w:pPr>
        <w:pStyle w:val="Code"/>
      </w:pPr>
      <w:r w:rsidRPr="00EC76D5">
        <w:t xml:space="preserve">  private Symbol lookupRegister(Register register, Map&lt;Symbol,Track&gt; trackMap) {</w:t>
      </w:r>
    </w:p>
    <w:p w14:paraId="696BBE63" w14:textId="77777777" w:rsidR="006929AD" w:rsidRPr="00EC76D5" w:rsidRDefault="006929AD" w:rsidP="006929AD">
      <w:pPr>
        <w:pStyle w:val="Code"/>
      </w:pPr>
      <w:r w:rsidRPr="00EC76D5">
        <w:t xml:space="preserve">    for (Map.Entry&lt;Symbol,Track&gt; entry : trackMap.entrySet()) {</w:t>
      </w:r>
    </w:p>
    <w:p w14:paraId="6573BEDE" w14:textId="77777777" w:rsidR="006929AD" w:rsidRPr="00EC76D5" w:rsidRDefault="006929AD" w:rsidP="006929AD">
      <w:pPr>
        <w:pStyle w:val="Code"/>
      </w:pPr>
      <w:r w:rsidRPr="00EC76D5">
        <w:t xml:space="preserve">      Symbol symbol = entry.getKey();</w:t>
      </w:r>
    </w:p>
    <w:p w14:paraId="246E41DD" w14:textId="77777777" w:rsidR="006929AD" w:rsidRPr="00EC76D5" w:rsidRDefault="006929AD" w:rsidP="006929AD">
      <w:pPr>
        <w:pStyle w:val="Code"/>
      </w:pPr>
      <w:r w:rsidRPr="00EC76D5">
        <w:t xml:space="preserve">      Track track = entry.getValue();</w:t>
      </w:r>
    </w:p>
    <w:p w14:paraId="34E16E63" w14:textId="77777777" w:rsidR="006929AD" w:rsidRPr="00EC76D5" w:rsidRDefault="006929AD" w:rsidP="006929AD">
      <w:pPr>
        <w:pStyle w:val="Code"/>
      </w:pPr>
      <w:r w:rsidRPr="00EC76D5">
        <w:t xml:space="preserve">      </w:t>
      </w:r>
    </w:p>
    <w:p w14:paraId="4754A128" w14:textId="77777777" w:rsidR="006929AD" w:rsidRPr="00EC76D5" w:rsidRDefault="006929AD" w:rsidP="006929AD">
      <w:pPr>
        <w:pStyle w:val="Code"/>
      </w:pPr>
      <w:r w:rsidRPr="00EC76D5">
        <w:t xml:space="preserve">      if (ObjectCode.registerOverlap(register, track.getRegister())) {</w:t>
      </w:r>
    </w:p>
    <w:p w14:paraId="14B76987" w14:textId="77777777" w:rsidR="006929AD" w:rsidRPr="00EC76D5" w:rsidRDefault="006929AD" w:rsidP="006929AD">
      <w:pPr>
        <w:pStyle w:val="Code"/>
      </w:pPr>
      <w:r w:rsidRPr="00EC76D5">
        <w:t xml:space="preserve">        return symbol;</w:t>
      </w:r>
    </w:p>
    <w:p w14:paraId="5B582C65" w14:textId="77777777" w:rsidR="006929AD" w:rsidRPr="00EC76D5" w:rsidRDefault="006929AD" w:rsidP="006929AD">
      <w:pPr>
        <w:pStyle w:val="Code"/>
      </w:pPr>
      <w:r w:rsidRPr="00EC76D5">
        <w:t xml:space="preserve">      }</w:t>
      </w:r>
    </w:p>
    <w:p w14:paraId="60ABFC0D" w14:textId="77777777" w:rsidR="006929AD" w:rsidRPr="00EC76D5" w:rsidRDefault="006929AD" w:rsidP="006929AD">
      <w:pPr>
        <w:pStyle w:val="Code"/>
      </w:pPr>
      <w:r w:rsidRPr="00EC76D5">
        <w:t xml:space="preserve">    }</w:t>
      </w:r>
    </w:p>
    <w:p w14:paraId="40F16500" w14:textId="77777777" w:rsidR="006929AD" w:rsidRPr="00EC76D5" w:rsidRDefault="006929AD" w:rsidP="006929AD">
      <w:pPr>
        <w:pStyle w:val="Code"/>
      </w:pPr>
      <w:r w:rsidRPr="00EC76D5">
        <w:t xml:space="preserve">    </w:t>
      </w:r>
    </w:p>
    <w:p w14:paraId="07BC8885" w14:textId="77777777" w:rsidR="006929AD" w:rsidRPr="00EC76D5" w:rsidRDefault="006929AD" w:rsidP="006929AD">
      <w:pPr>
        <w:pStyle w:val="Code"/>
      </w:pPr>
      <w:r w:rsidRPr="00EC76D5">
        <w:t xml:space="preserve">    return null;</w:t>
      </w:r>
    </w:p>
    <w:p w14:paraId="66CE0FC9" w14:textId="77777777" w:rsidR="006929AD" w:rsidRPr="00EC76D5" w:rsidRDefault="006929AD" w:rsidP="006929AD">
      <w:pPr>
        <w:pStyle w:val="Code"/>
      </w:pPr>
      <w:r w:rsidRPr="00EC76D5">
        <w:t xml:space="preserve">  }*/</w:t>
      </w:r>
    </w:p>
    <w:p w14:paraId="0A407813" w14:textId="77777777" w:rsidR="006929AD" w:rsidRPr="00EC76D5" w:rsidRDefault="006929AD" w:rsidP="006929AD">
      <w:pPr>
        <w:pStyle w:val="Code"/>
      </w:pPr>
      <w:r w:rsidRPr="00EC76D5">
        <w:t xml:space="preserve">  </w:t>
      </w:r>
    </w:p>
    <w:p w14:paraId="664B3383" w14:textId="77777777" w:rsidR="006929AD" w:rsidRPr="00EC76D5" w:rsidRDefault="006929AD" w:rsidP="006929AD">
      <w:pPr>
        <w:pStyle w:val="Code"/>
      </w:pPr>
      <w:r w:rsidRPr="00EC76D5">
        <w:t xml:space="preserve">  public void prepareRegister(int firstLine, int lastLine,Set&lt;Track&gt; trackSet){</w:t>
      </w:r>
    </w:p>
    <w:p w14:paraId="6E0414C9" w14:textId="77777777" w:rsidR="006929AD" w:rsidRPr="00EC76D5" w:rsidRDefault="006929AD" w:rsidP="006929AD">
      <w:pPr>
        <w:pStyle w:val="Code"/>
      </w:pPr>
      <w:r w:rsidRPr="00EC76D5">
        <w:t xml:space="preserve">    Map&lt;Symbol,Track&gt; trackMap = new ListMap&lt;&gt;();</w:t>
      </w:r>
    </w:p>
    <w:p w14:paraId="2D9E47F3" w14:textId="77777777" w:rsidR="006929AD" w:rsidRPr="00EC76D5" w:rsidRDefault="006929AD" w:rsidP="006929AD">
      <w:pPr>
        <w:pStyle w:val="Code"/>
      </w:pPr>
    </w:p>
    <w:p w14:paraId="2C3B0288" w14:textId="77777777" w:rsidR="006929AD" w:rsidRPr="00EC76D5" w:rsidRDefault="006929AD" w:rsidP="006929AD">
      <w:pPr>
        <w:pStyle w:val="Code"/>
      </w:pPr>
      <w:r w:rsidRPr="00EC76D5">
        <w:t xml:space="preserve">    for (int line = firstLine; line &lt;= lastLine; ++line) {</w:t>
      </w:r>
    </w:p>
    <w:p w14:paraId="6EDCD94B" w14:textId="77777777" w:rsidR="006929AD" w:rsidRPr="00EC76D5" w:rsidRDefault="006929AD" w:rsidP="006929AD">
      <w:pPr>
        <w:pStyle w:val="Code"/>
      </w:pPr>
      <w:r w:rsidRPr="00EC76D5">
        <w:t xml:space="preserve">      MiddleCode middleCode = m_middleCodeList.get(line);</w:t>
      </w:r>
    </w:p>
    <w:p w14:paraId="298913CC" w14:textId="77777777" w:rsidR="006929AD" w:rsidRPr="00EC76D5" w:rsidRDefault="006929AD" w:rsidP="006929AD">
      <w:pPr>
        <w:pStyle w:val="Code"/>
      </w:pPr>
      <w:r w:rsidRPr="00EC76D5">
        <w:t xml:space="preserve">      MiddleOperator operator = middleCode.getOperator();</w:t>
      </w:r>
    </w:p>
    <w:p w14:paraId="0AC95533" w14:textId="77777777" w:rsidR="006929AD" w:rsidRPr="00EC76D5" w:rsidRDefault="006929AD" w:rsidP="006929AD">
      <w:pPr>
        <w:pStyle w:val="Code"/>
      </w:pPr>
    </w:p>
    <w:p w14:paraId="68D64211" w14:textId="77777777" w:rsidR="006929AD" w:rsidRPr="00EC76D5" w:rsidRDefault="006929AD" w:rsidP="006929AD">
      <w:pPr>
        <w:pStyle w:val="Code"/>
      </w:pPr>
      <w:r w:rsidRPr="00EC76D5">
        <w:t xml:space="preserve">      /*Set&lt;Symbol&gt; removeSet = new ListSet&lt;&gt;();</w:t>
      </w:r>
    </w:p>
    <w:p w14:paraId="7EB17D62" w14:textId="77777777" w:rsidR="006929AD" w:rsidRPr="00EC76D5" w:rsidRDefault="006929AD" w:rsidP="006929AD">
      <w:pPr>
        <w:pStyle w:val="Code"/>
      </w:pPr>
      <w:r w:rsidRPr="00EC76D5">
        <w:t xml:space="preserve">      for (Symbol symbol : trackMap.keySet()) {</w:t>
      </w:r>
    </w:p>
    <w:p w14:paraId="7A24186D" w14:textId="77777777" w:rsidR="006929AD" w:rsidRPr="00EC76D5" w:rsidRDefault="006929AD" w:rsidP="006929AD">
      <w:pPr>
        <w:pStyle w:val="Code"/>
      </w:pPr>
      <w:r w:rsidRPr="00EC76D5">
        <w:t xml:space="preserve">        if (!middleCode.isLive(symbol)) {</w:t>
      </w:r>
    </w:p>
    <w:p w14:paraId="55CA094E" w14:textId="77777777" w:rsidR="006929AD" w:rsidRPr="00EC76D5" w:rsidRDefault="006929AD" w:rsidP="006929AD">
      <w:pPr>
        <w:pStyle w:val="Code"/>
      </w:pPr>
      <w:r w:rsidRPr="00EC76D5">
        <w:t xml:space="preserve">          removeSet.add(symbol);</w:t>
      </w:r>
    </w:p>
    <w:p w14:paraId="42D3CAFB" w14:textId="77777777" w:rsidR="006929AD" w:rsidRPr="00EC76D5" w:rsidRDefault="006929AD" w:rsidP="006929AD">
      <w:pPr>
        <w:pStyle w:val="Code"/>
      </w:pPr>
      <w:r w:rsidRPr="00EC76D5">
        <w:t xml:space="preserve">        }</w:t>
      </w:r>
    </w:p>
    <w:p w14:paraId="521ECA43" w14:textId="77777777" w:rsidR="006929AD" w:rsidRPr="00EC76D5" w:rsidRDefault="006929AD" w:rsidP="006929AD">
      <w:pPr>
        <w:pStyle w:val="Code"/>
      </w:pPr>
      <w:r w:rsidRPr="00EC76D5">
        <w:t xml:space="preserve">      }</w:t>
      </w:r>
    </w:p>
    <w:p w14:paraId="02424655" w14:textId="77777777" w:rsidR="006929AD" w:rsidRPr="00EC76D5" w:rsidRDefault="006929AD" w:rsidP="006929AD">
      <w:pPr>
        <w:pStyle w:val="Code"/>
      </w:pPr>
    </w:p>
    <w:p w14:paraId="4390E420" w14:textId="77777777" w:rsidR="006929AD" w:rsidRPr="00EC76D5" w:rsidRDefault="006929AD" w:rsidP="006929AD">
      <w:pPr>
        <w:pStyle w:val="Code"/>
      </w:pPr>
      <w:r w:rsidRPr="00EC76D5">
        <w:t xml:space="preserve">      for (Symbol symbol : removeSet) {</w:t>
      </w:r>
    </w:p>
    <w:p w14:paraId="288C70C7" w14:textId="77777777" w:rsidR="006929AD" w:rsidRPr="00EC76D5" w:rsidRDefault="006929AD" w:rsidP="006929AD">
      <w:pPr>
        <w:pStyle w:val="Code"/>
      </w:pPr>
      <w:r w:rsidRPr="00EC76D5">
        <w:t xml:space="preserve">        trackMap.remove(symbol);</w:t>
      </w:r>
    </w:p>
    <w:p w14:paraId="2ECF41E9" w14:textId="77777777" w:rsidR="006929AD" w:rsidRPr="00EC76D5" w:rsidRDefault="006929AD" w:rsidP="006929AD">
      <w:pPr>
        <w:pStyle w:val="Code"/>
      </w:pPr>
      <w:r w:rsidRPr="00EC76D5">
        <w:t xml:space="preserve">      }*/</w:t>
      </w:r>
    </w:p>
    <w:p w14:paraId="60204349" w14:textId="77777777" w:rsidR="006929AD" w:rsidRPr="00EC76D5" w:rsidRDefault="006929AD" w:rsidP="006929AD">
      <w:pPr>
        <w:pStyle w:val="Code"/>
      </w:pPr>
    </w:p>
    <w:p w14:paraId="50C237D6" w14:textId="77777777" w:rsidR="006929AD" w:rsidRPr="00EC76D5" w:rsidRDefault="006929AD" w:rsidP="006929AD">
      <w:pPr>
        <w:pStyle w:val="Code"/>
      </w:pPr>
      <w:r w:rsidRPr="00EC76D5">
        <w:t xml:space="preserve">      Object operand1 = middleCode.getOperand(1),</w:t>
      </w:r>
    </w:p>
    <w:p w14:paraId="45E4F14C" w14:textId="77777777" w:rsidR="006929AD" w:rsidRPr="00EC76D5" w:rsidRDefault="006929AD" w:rsidP="006929AD">
      <w:pPr>
        <w:pStyle w:val="Code"/>
      </w:pPr>
      <w:r w:rsidRPr="00EC76D5">
        <w:t xml:space="preserve">             operand2 = middleCode.getOperand(2),</w:t>
      </w:r>
    </w:p>
    <w:p w14:paraId="7B09C14E" w14:textId="77777777" w:rsidR="006929AD" w:rsidRPr="00EC76D5" w:rsidRDefault="006929AD" w:rsidP="006929AD">
      <w:pPr>
        <w:pStyle w:val="Code"/>
      </w:pPr>
      <w:r w:rsidRPr="00EC76D5">
        <w:t xml:space="preserve">             operand3 = middleCode.getOperand(3);</w:t>
      </w:r>
    </w:p>
    <w:p w14:paraId="4049BF3A" w14:textId="77777777" w:rsidR="006929AD" w:rsidRPr="00EC76D5" w:rsidRDefault="006929AD" w:rsidP="006929AD">
      <w:pPr>
        <w:pStyle w:val="Code"/>
      </w:pPr>
    </w:p>
    <w:p w14:paraId="6839F181" w14:textId="77777777" w:rsidR="006929AD" w:rsidRPr="00EC76D5" w:rsidRDefault="006929AD" w:rsidP="006929AD">
      <w:pPr>
        <w:pStyle w:val="Code"/>
      </w:pPr>
      <w:r w:rsidRPr="00EC76D5">
        <w:t xml:space="preserve">      switch (operator) {</w:t>
      </w:r>
    </w:p>
    <w:p w14:paraId="11F2CF1D" w14:textId="77777777" w:rsidR="006929AD" w:rsidRPr="00EC76D5" w:rsidRDefault="006929AD" w:rsidP="006929AD">
      <w:pPr>
        <w:pStyle w:val="Code"/>
      </w:pPr>
      <w:r w:rsidRPr="00EC76D5">
        <w:t xml:space="preserve">        case UnaryAdd:</w:t>
      </w:r>
    </w:p>
    <w:p w14:paraId="2B003892" w14:textId="77777777" w:rsidR="006929AD" w:rsidRPr="00EC76D5" w:rsidRDefault="006929AD" w:rsidP="006929AD">
      <w:pPr>
        <w:pStyle w:val="Code"/>
      </w:pPr>
      <w:r w:rsidRPr="00EC76D5">
        <w:t xml:space="preserve">        case UnarySubtract:</w:t>
      </w:r>
    </w:p>
    <w:p w14:paraId="4286F2E2" w14:textId="77777777" w:rsidR="006929AD" w:rsidRPr="00EC76D5" w:rsidRDefault="006929AD" w:rsidP="006929AD">
      <w:pPr>
        <w:pStyle w:val="Code"/>
      </w:pPr>
      <w:r w:rsidRPr="00EC76D5">
        <w:t xml:space="preserve">        case BitwiseNot: {</w:t>
      </w:r>
    </w:p>
    <w:p w14:paraId="4E20AAA2" w14:textId="77777777" w:rsidR="006929AD" w:rsidRPr="00EC76D5" w:rsidRDefault="006929AD" w:rsidP="006929AD">
      <w:pPr>
        <w:pStyle w:val="Code"/>
      </w:pPr>
      <w:r w:rsidRPr="00EC76D5">
        <w:t xml:space="preserve">            Symbol resultSymbol = (Symbol) operand1,</w:t>
      </w:r>
    </w:p>
    <w:p w14:paraId="563EDD38" w14:textId="77777777" w:rsidR="006929AD" w:rsidRPr="00EC76D5" w:rsidRDefault="006929AD" w:rsidP="006929AD">
      <w:pPr>
        <w:pStyle w:val="Code"/>
      </w:pPr>
      <w:r w:rsidRPr="00EC76D5">
        <w:t xml:space="preserve">                   unarySymbol = (Symbol) operand2;</w:t>
      </w:r>
    </w:p>
    <w:p w14:paraId="44B99B6A" w14:textId="77777777" w:rsidR="006929AD" w:rsidRPr="00EC76D5" w:rsidRDefault="006929AD" w:rsidP="006929AD">
      <w:pPr>
        <w:pStyle w:val="Code"/>
      </w:pPr>
    </w:p>
    <w:p w14:paraId="1F8C04D5" w14:textId="77777777" w:rsidR="006929AD" w:rsidRPr="00EC76D5" w:rsidRDefault="006929AD" w:rsidP="006929AD">
      <w:pPr>
        <w:pStyle w:val="Code"/>
      </w:pPr>
      <w:r w:rsidRPr="00EC76D5">
        <w:t xml:space="preserve">            if (resultSymbol.getType().isIntegralOrPointer()) {</w:t>
      </w:r>
    </w:p>
    <w:p w14:paraId="59A21241" w14:textId="77777777" w:rsidR="006929AD" w:rsidRPr="00EC76D5" w:rsidRDefault="006929AD" w:rsidP="006929AD">
      <w:pPr>
        <w:pStyle w:val="Code"/>
      </w:pPr>
      <w:r w:rsidRPr="00EC76D5">
        <w:t xml:space="preserve">              Track unaryTrack = trackMap.get(unarySymbol);</w:t>
      </w:r>
    </w:p>
    <w:p w14:paraId="39A32E44" w14:textId="77777777" w:rsidR="006929AD" w:rsidRPr="00EC76D5" w:rsidRDefault="006929AD" w:rsidP="006929AD">
      <w:pPr>
        <w:pStyle w:val="Code"/>
      </w:pPr>
    </w:p>
    <w:p w14:paraId="4432BAB3" w14:textId="77777777" w:rsidR="006929AD" w:rsidRPr="00EC76D5" w:rsidRDefault="006929AD" w:rsidP="006929AD">
      <w:pPr>
        <w:pStyle w:val="Code"/>
      </w:pPr>
      <w:r w:rsidRPr="00EC76D5">
        <w:t xml:space="preserve">              if (unaryTrack == null) {</w:t>
      </w:r>
    </w:p>
    <w:p w14:paraId="69313041" w14:textId="77777777" w:rsidR="006929AD" w:rsidRPr="00EC76D5" w:rsidRDefault="006929AD" w:rsidP="006929AD">
      <w:pPr>
        <w:pStyle w:val="Code"/>
      </w:pPr>
      <w:r w:rsidRPr="00EC76D5">
        <w:t xml:space="preserve">                middleCode.setLoad(Track.Left);</w:t>
      </w:r>
    </w:p>
    <w:p w14:paraId="1F15158B" w14:textId="77777777" w:rsidR="006929AD" w:rsidRPr="00EC76D5" w:rsidRDefault="006929AD" w:rsidP="006929AD">
      <w:pPr>
        <w:pStyle w:val="Code"/>
      </w:pPr>
      <w:r w:rsidRPr="00EC76D5">
        <w:t xml:space="preserve">                unaryTrack = createTrack(unarySymbol, trackMap, trackSet);</w:t>
      </w:r>
    </w:p>
    <w:p w14:paraId="06E82681" w14:textId="77777777" w:rsidR="006929AD" w:rsidRPr="00EC76D5" w:rsidRDefault="006929AD" w:rsidP="006929AD">
      <w:pPr>
        <w:pStyle w:val="Code"/>
      </w:pPr>
      <w:r w:rsidRPr="00EC76D5">
        <w:t xml:space="preserve">                tryLoadAddressSymbol(Track.LeftAddress, line,</w:t>
      </w:r>
    </w:p>
    <w:p w14:paraId="1319CE66" w14:textId="77777777" w:rsidR="006929AD" w:rsidRPr="00EC76D5" w:rsidRDefault="006929AD" w:rsidP="006929AD">
      <w:pPr>
        <w:pStyle w:val="Code"/>
      </w:pPr>
      <w:r w:rsidRPr="00EC76D5">
        <w:t xml:space="preserve">                                     unarySymbol, trackMap);</w:t>
      </w:r>
    </w:p>
    <w:p w14:paraId="600FE6FC" w14:textId="77777777" w:rsidR="006929AD" w:rsidRPr="00EC76D5" w:rsidRDefault="006929AD" w:rsidP="006929AD">
      <w:pPr>
        <w:pStyle w:val="Code"/>
      </w:pPr>
      <w:r w:rsidRPr="00EC76D5">
        <w:t xml:space="preserve">                </w:t>
      </w:r>
    </w:p>
    <w:p w14:paraId="5D1D39C5" w14:textId="77777777" w:rsidR="006929AD" w:rsidRPr="00EC76D5" w:rsidRDefault="006929AD" w:rsidP="006929AD">
      <w:pPr>
        <w:pStyle w:val="Code"/>
      </w:pPr>
      <w:r w:rsidRPr="00EC76D5">
        <w:lastRenderedPageBreak/>
        <w:t xml:space="preserve">                /*Symbol getAddressSymbol = unarySymbol.getAddressSymbol();</w:t>
      </w:r>
    </w:p>
    <w:p w14:paraId="453E2DCE" w14:textId="77777777" w:rsidR="006929AD" w:rsidRPr="00EC76D5" w:rsidRDefault="006929AD" w:rsidP="006929AD">
      <w:pPr>
        <w:pStyle w:val="Code"/>
      </w:pPr>
      <w:r w:rsidRPr="00EC76D5">
        <w:t xml:space="preserve">                if (getAddressSymbol != null) {</w:t>
      </w:r>
    </w:p>
    <w:p w14:paraId="7D701F9C" w14:textId="77777777" w:rsidR="006929AD" w:rsidRPr="00EC76D5" w:rsidRDefault="006929AD" w:rsidP="006929AD">
      <w:pPr>
        <w:pStyle w:val="Code"/>
      </w:pPr>
      <w:r w:rsidRPr="00EC76D5">
        <w:t xml:space="preserve">                  Track addressTrack = trackMap.get(getAddressSymbol);</w:t>
      </w:r>
    </w:p>
    <w:p w14:paraId="51799377" w14:textId="77777777" w:rsidR="006929AD" w:rsidRPr="00EC76D5" w:rsidRDefault="006929AD" w:rsidP="006929AD">
      <w:pPr>
        <w:pStyle w:val="Code"/>
      </w:pPr>
    </w:p>
    <w:p w14:paraId="401B165F" w14:textId="77777777" w:rsidR="006929AD" w:rsidRPr="00EC76D5" w:rsidRDefault="006929AD" w:rsidP="006929AD">
      <w:pPr>
        <w:pStyle w:val="Code"/>
      </w:pPr>
      <w:r w:rsidRPr="00EC76D5">
        <w:t xml:space="preserve">                  if (addressTrack != null) {</w:t>
      </w:r>
    </w:p>
    <w:p w14:paraId="6A3601B1" w14:textId="77777777" w:rsidR="006929AD" w:rsidRPr="00EC76D5" w:rsidRDefault="006929AD" w:rsidP="006929AD">
      <w:pPr>
        <w:pStyle w:val="Code"/>
      </w:pPr>
      <w:r w:rsidRPr="00EC76D5">
        <w:t xml:space="preserve">                    addressTrack.addCode(Track.LeftAddress, line, unarySymbol.getType());</w:t>
      </w:r>
    </w:p>
    <w:p w14:paraId="34EBD292" w14:textId="77777777" w:rsidR="006929AD" w:rsidRPr="00EC76D5" w:rsidRDefault="006929AD" w:rsidP="006929AD">
      <w:pPr>
        <w:pStyle w:val="Code"/>
      </w:pPr>
      <w:r w:rsidRPr="00EC76D5">
        <w:t xml:space="preserve">                  }</w:t>
      </w:r>
    </w:p>
    <w:p w14:paraId="55F9FAC3" w14:textId="77777777" w:rsidR="006929AD" w:rsidRPr="00EC76D5" w:rsidRDefault="006929AD" w:rsidP="006929AD">
      <w:pPr>
        <w:pStyle w:val="Code"/>
      </w:pPr>
      <w:r w:rsidRPr="00EC76D5">
        <w:t xml:space="preserve">                }*/</w:t>
      </w:r>
    </w:p>
    <w:p w14:paraId="7215EEDE" w14:textId="77777777" w:rsidR="006929AD" w:rsidRPr="00EC76D5" w:rsidRDefault="006929AD" w:rsidP="006929AD">
      <w:pPr>
        <w:pStyle w:val="Code"/>
      </w:pPr>
      <w:r w:rsidRPr="00EC76D5">
        <w:t xml:space="preserve">              }</w:t>
      </w:r>
    </w:p>
    <w:p w14:paraId="4E79A74B" w14:textId="77777777" w:rsidR="006929AD" w:rsidRPr="00EC76D5" w:rsidRDefault="006929AD" w:rsidP="006929AD">
      <w:pPr>
        <w:pStyle w:val="Code"/>
      </w:pPr>
      <w:r w:rsidRPr="00EC76D5">
        <w:t xml:space="preserve">              </w:t>
      </w:r>
    </w:p>
    <w:p w14:paraId="2C13D0C6" w14:textId="77777777" w:rsidR="006929AD" w:rsidRPr="00EC76D5" w:rsidRDefault="006929AD" w:rsidP="006929AD">
      <w:pPr>
        <w:pStyle w:val="Code"/>
      </w:pPr>
      <w:r w:rsidRPr="00EC76D5">
        <w:t xml:space="preserve">              trackMap.remove(unarySymbol);</w:t>
      </w:r>
    </w:p>
    <w:p w14:paraId="0F3CFE52" w14:textId="77777777" w:rsidR="006929AD" w:rsidRPr="00EC76D5" w:rsidRDefault="006929AD" w:rsidP="006929AD">
      <w:pPr>
        <w:pStyle w:val="Code"/>
      </w:pPr>
      <w:r w:rsidRPr="00EC76D5">
        <w:t xml:space="preserve">              trackMap.put(resultSymbol, unaryTrack);</w:t>
      </w:r>
    </w:p>
    <w:p w14:paraId="31F540B8" w14:textId="77777777" w:rsidR="006929AD" w:rsidRPr="00EC76D5" w:rsidRDefault="006929AD" w:rsidP="006929AD">
      <w:pPr>
        <w:pStyle w:val="Code"/>
      </w:pPr>
      <w:r w:rsidRPr="00EC76D5">
        <w:t xml:space="preserve">              unaryTrack.addCode(Track.Left, line, unarySymbol.getType());</w:t>
      </w:r>
    </w:p>
    <w:p w14:paraId="28C09DC6" w14:textId="77777777" w:rsidR="006929AD" w:rsidRPr="00EC76D5" w:rsidRDefault="006929AD" w:rsidP="006929AD">
      <w:pPr>
        <w:pStyle w:val="Code"/>
      </w:pPr>
      <w:r w:rsidRPr="00EC76D5">
        <w:t xml:space="preserve">            }</w:t>
      </w:r>
    </w:p>
    <w:p w14:paraId="007180FC" w14:textId="77777777" w:rsidR="006929AD" w:rsidRPr="00EC76D5" w:rsidRDefault="006929AD" w:rsidP="006929AD">
      <w:pPr>
        <w:pStyle w:val="Code"/>
      </w:pPr>
      <w:r w:rsidRPr="00EC76D5">
        <w:t xml:space="preserve">          }</w:t>
      </w:r>
    </w:p>
    <w:p w14:paraId="1D6E0509" w14:textId="77777777" w:rsidR="006929AD" w:rsidRPr="00EC76D5" w:rsidRDefault="006929AD" w:rsidP="006929AD">
      <w:pPr>
        <w:pStyle w:val="Code"/>
      </w:pPr>
      <w:r w:rsidRPr="00EC76D5">
        <w:t xml:space="preserve">          break;</w:t>
      </w:r>
    </w:p>
    <w:p w14:paraId="20C3FAAC" w14:textId="77777777" w:rsidR="006929AD" w:rsidRPr="00EC76D5" w:rsidRDefault="006929AD" w:rsidP="006929AD">
      <w:pPr>
        <w:pStyle w:val="Code"/>
      </w:pPr>
    </w:p>
    <w:p w14:paraId="197453A5" w14:textId="77777777" w:rsidR="006929AD" w:rsidRPr="00EC76D5" w:rsidRDefault="006929AD" w:rsidP="006929AD">
      <w:pPr>
        <w:pStyle w:val="Code"/>
      </w:pPr>
      <w:r w:rsidRPr="00EC76D5">
        <w:t>/*</w:t>
      </w:r>
    </w:p>
    <w:p w14:paraId="1EB990C9" w14:textId="77777777" w:rsidR="006929AD" w:rsidRPr="00EC76D5" w:rsidRDefault="006929AD" w:rsidP="006929AD">
      <w:pPr>
        <w:pStyle w:val="Code"/>
      </w:pPr>
      <w:r w:rsidRPr="00EC76D5">
        <w:t xml:space="preserve">        case UnaryAdd:</w:t>
      </w:r>
    </w:p>
    <w:p w14:paraId="4FF434D1" w14:textId="77777777" w:rsidR="006929AD" w:rsidRPr="00EC76D5" w:rsidRDefault="006929AD" w:rsidP="006929AD">
      <w:pPr>
        <w:pStyle w:val="Code"/>
      </w:pPr>
      <w:r w:rsidRPr="00EC76D5">
        <w:t xml:space="preserve">        case UnarySubtract:</w:t>
      </w:r>
    </w:p>
    <w:p w14:paraId="669B0430" w14:textId="77777777" w:rsidR="006929AD" w:rsidRPr="00EC76D5" w:rsidRDefault="006929AD" w:rsidP="006929AD">
      <w:pPr>
        <w:pStyle w:val="Code"/>
      </w:pPr>
      <w:r w:rsidRPr="00EC76D5">
        <w:t xml:space="preserve">        case BitwiseNot: {</w:t>
      </w:r>
    </w:p>
    <w:p w14:paraId="63FC87E4" w14:textId="77777777" w:rsidR="006929AD" w:rsidRPr="00EC76D5" w:rsidRDefault="006929AD" w:rsidP="006929AD">
      <w:pPr>
        <w:pStyle w:val="Code"/>
      </w:pPr>
      <w:r w:rsidRPr="00EC76D5">
        <w:t xml:space="preserve">            if (middleCode.toString().contains("UnarySubtract $temp141 count")) {</w:t>
      </w:r>
    </w:p>
    <w:p w14:paraId="69F62997" w14:textId="77777777" w:rsidR="006929AD" w:rsidRPr="00EC76D5" w:rsidRDefault="006929AD" w:rsidP="006929AD">
      <w:pPr>
        <w:pStyle w:val="Code"/>
      </w:pPr>
      <w:r w:rsidRPr="00EC76D5">
        <w:t xml:space="preserve">              int i = 1;</w:t>
      </w:r>
    </w:p>
    <w:p w14:paraId="23A6780C" w14:textId="77777777" w:rsidR="006929AD" w:rsidRPr="00EC76D5" w:rsidRDefault="006929AD" w:rsidP="006929AD">
      <w:pPr>
        <w:pStyle w:val="Code"/>
      </w:pPr>
      <w:r w:rsidRPr="00EC76D5">
        <w:t xml:space="preserve">            }</w:t>
      </w:r>
    </w:p>
    <w:p w14:paraId="4458374E" w14:textId="77777777" w:rsidR="006929AD" w:rsidRPr="00EC76D5" w:rsidRDefault="006929AD" w:rsidP="006929AD">
      <w:pPr>
        <w:pStyle w:val="Code"/>
      </w:pPr>
      <w:r w:rsidRPr="00EC76D5">
        <w:t xml:space="preserve">          </w:t>
      </w:r>
    </w:p>
    <w:p w14:paraId="074E881A" w14:textId="77777777" w:rsidR="006929AD" w:rsidRPr="00EC76D5" w:rsidRDefault="006929AD" w:rsidP="006929AD">
      <w:pPr>
        <w:pStyle w:val="Code"/>
      </w:pPr>
      <w:r w:rsidRPr="00EC76D5">
        <w:t xml:space="preserve">            Symbol resultSymbol = (Symbol) getOperand1,</w:t>
      </w:r>
    </w:p>
    <w:p w14:paraId="6AC7FBF9" w14:textId="77777777" w:rsidR="006929AD" w:rsidRPr="00EC76D5" w:rsidRDefault="006929AD" w:rsidP="006929AD">
      <w:pPr>
        <w:pStyle w:val="Code"/>
      </w:pPr>
      <w:r w:rsidRPr="00EC76D5">
        <w:t xml:space="preserve">                   unarySymbol = (Symbol) getOperand2;</w:t>
      </w:r>
    </w:p>
    <w:p w14:paraId="151A77F2" w14:textId="77777777" w:rsidR="006929AD" w:rsidRPr="00EC76D5" w:rsidRDefault="006929AD" w:rsidP="006929AD">
      <w:pPr>
        <w:pStyle w:val="Code"/>
      </w:pPr>
    </w:p>
    <w:p w14:paraId="33783563" w14:textId="77777777" w:rsidR="006929AD" w:rsidRPr="00EC76D5" w:rsidRDefault="006929AD" w:rsidP="006929AD">
      <w:pPr>
        <w:pStyle w:val="Code"/>
      </w:pPr>
      <w:r w:rsidRPr="00EC76D5">
        <w:t xml:space="preserve">            if (resultSymbol.getType().isIntegralOrPointer()) {</w:t>
      </w:r>
    </w:p>
    <w:p w14:paraId="25A4F2D4" w14:textId="77777777" w:rsidR="006929AD" w:rsidRPr="00EC76D5" w:rsidRDefault="006929AD" w:rsidP="006929AD">
      <w:pPr>
        <w:pStyle w:val="Code"/>
      </w:pPr>
      <w:r w:rsidRPr="00EC76D5">
        <w:t xml:space="preserve">              Track unaryTrack = trackMap.get(unarySymbol);</w:t>
      </w:r>
    </w:p>
    <w:p w14:paraId="44047D04" w14:textId="77777777" w:rsidR="006929AD" w:rsidRPr="00EC76D5" w:rsidRDefault="006929AD" w:rsidP="006929AD">
      <w:pPr>
        <w:pStyle w:val="Code"/>
      </w:pPr>
    </w:p>
    <w:p w14:paraId="7B3CDFA9" w14:textId="77777777" w:rsidR="006929AD" w:rsidRPr="00EC76D5" w:rsidRDefault="006929AD" w:rsidP="006929AD">
      <w:pPr>
        <w:pStyle w:val="Code"/>
      </w:pPr>
      <w:r w:rsidRPr="00EC76D5">
        <w:t xml:space="preserve">              if (unaryTrack != null) {</w:t>
      </w:r>
    </w:p>
    <w:p w14:paraId="695D5519" w14:textId="77777777" w:rsidR="006929AD" w:rsidRPr="00EC76D5" w:rsidRDefault="006929AD" w:rsidP="006929AD">
      <w:pPr>
        <w:pStyle w:val="Code"/>
      </w:pPr>
      <w:r w:rsidRPr="00EC76D5">
        <w:t xml:space="preserve">                unaryTrack.addCode(Track.Left, line, unarySymbol.getType());</w:t>
      </w:r>
    </w:p>
    <w:p w14:paraId="3C967FEA" w14:textId="77777777" w:rsidR="006929AD" w:rsidRPr="00EC76D5" w:rsidRDefault="006929AD" w:rsidP="006929AD">
      <w:pPr>
        <w:pStyle w:val="Code"/>
      </w:pPr>
      <w:r w:rsidRPr="00EC76D5">
        <w:t xml:space="preserve">                trackMap.remove(unarySymbol);</w:t>
      </w:r>
    </w:p>
    <w:p w14:paraId="74B61A0F" w14:textId="77777777" w:rsidR="006929AD" w:rsidRPr="00EC76D5" w:rsidRDefault="006929AD" w:rsidP="006929AD">
      <w:pPr>
        <w:pStyle w:val="Code"/>
      </w:pPr>
      <w:r w:rsidRPr="00EC76D5">
        <w:t xml:space="preserve">                trackMap.put(resultSymbol, unaryTrack);</w:t>
      </w:r>
    </w:p>
    <w:p w14:paraId="09129A6D" w14:textId="77777777" w:rsidR="006929AD" w:rsidRPr="00EC76D5" w:rsidRDefault="006929AD" w:rsidP="006929AD">
      <w:pPr>
        <w:pStyle w:val="Code"/>
      </w:pPr>
      <w:r w:rsidRPr="00EC76D5">
        <w:t xml:space="preserve">              }</w:t>
      </w:r>
    </w:p>
    <w:p w14:paraId="29BB0D82" w14:textId="77777777" w:rsidR="006929AD" w:rsidRPr="00EC76D5" w:rsidRDefault="006929AD" w:rsidP="006929AD">
      <w:pPr>
        <w:pStyle w:val="Code"/>
      </w:pPr>
      <w:r w:rsidRPr="00EC76D5">
        <w:t xml:space="preserve">              else if (middleCode.isLive(resultSymbol)) {</w:t>
      </w:r>
    </w:p>
    <w:p w14:paraId="0801F9C4" w14:textId="77777777" w:rsidR="006929AD" w:rsidRPr="00EC76D5" w:rsidRDefault="006929AD" w:rsidP="006929AD">
      <w:pPr>
        <w:pStyle w:val="Code"/>
      </w:pPr>
      <w:r w:rsidRPr="00EC76D5">
        <w:t xml:space="preserve">                middleCode.setLoad(Track.Left);</w:t>
      </w:r>
    </w:p>
    <w:p w14:paraId="4ED776E5" w14:textId="77777777" w:rsidR="006929AD" w:rsidRPr="00EC76D5" w:rsidRDefault="006929AD" w:rsidP="006929AD">
      <w:pPr>
        <w:pStyle w:val="Code"/>
      </w:pPr>
      <w:r w:rsidRPr="00EC76D5">
        <w:t xml:space="preserve">                unaryTrack = createTrack(unarySymbol, trackMap, trackSet);</w:t>
      </w:r>
    </w:p>
    <w:p w14:paraId="3AF90CDA" w14:textId="77777777" w:rsidR="006929AD" w:rsidRPr="00EC76D5" w:rsidRDefault="006929AD" w:rsidP="006929AD">
      <w:pPr>
        <w:pStyle w:val="Code"/>
      </w:pPr>
      <w:r w:rsidRPr="00EC76D5">
        <w:t xml:space="preserve">                unaryTrack.addCode(Track.Left, line, unarySymbol.getType());</w:t>
      </w:r>
    </w:p>
    <w:p w14:paraId="7F6EE2FB" w14:textId="77777777" w:rsidR="006929AD" w:rsidRPr="00EC76D5" w:rsidRDefault="006929AD" w:rsidP="006929AD">
      <w:pPr>
        <w:pStyle w:val="Code"/>
      </w:pPr>
      <w:r w:rsidRPr="00EC76D5">
        <w:t xml:space="preserve">                trackMap.put(resultSymbol, unaryTrack);</w:t>
      </w:r>
    </w:p>
    <w:p w14:paraId="5C06A494" w14:textId="77777777" w:rsidR="006929AD" w:rsidRPr="00EC76D5" w:rsidRDefault="006929AD" w:rsidP="006929AD">
      <w:pPr>
        <w:pStyle w:val="Code"/>
      </w:pPr>
      <w:r w:rsidRPr="00EC76D5">
        <w:t xml:space="preserve">              }</w:t>
      </w:r>
    </w:p>
    <w:p w14:paraId="05E4A31A" w14:textId="77777777" w:rsidR="006929AD" w:rsidRPr="00EC76D5" w:rsidRDefault="006929AD" w:rsidP="006929AD">
      <w:pPr>
        <w:pStyle w:val="Code"/>
      </w:pPr>
      <w:r w:rsidRPr="00EC76D5">
        <w:t xml:space="preserve">              </w:t>
      </w:r>
    </w:p>
    <w:p w14:paraId="2F51CE0D" w14:textId="77777777" w:rsidR="006929AD" w:rsidRPr="00EC76D5" w:rsidRDefault="006929AD" w:rsidP="006929AD">
      <w:pPr>
        <w:pStyle w:val="Code"/>
      </w:pPr>
      <w:r w:rsidRPr="00EC76D5">
        <w:t xml:space="preserve">              if (unaryTrack == null) {</w:t>
      </w:r>
    </w:p>
    <w:p w14:paraId="705A85A3" w14:textId="77777777" w:rsidR="006929AD" w:rsidRPr="00EC76D5" w:rsidRDefault="006929AD" w:rsidP="006929AD">
      <w:pPr>
        <w:pStyle w:val="Code"/>
      </w:pPr>
      <w:r w:rsidRPr="00EC76D5">
        <w:t xml:space="preserve">                mayLoadAddressRegister(Track.LeftAddress, line, unarySymbol, trackMap, trackSet);</w:t>
      </w:r>
    </w:p>
    <w:p w14:paraId="5BC5B1E7" w14:textId="77777777" w:rsidR="006929AD" w:rsidRPr="00EC76D5" w:rsidRDefault="006929AD" w:rsidP="006929AD">
      <w:pPr>
        <w:pStyle w:val="Code"/>
      </w:pPr>
      <w:r w:rsidRPr="00EC76D5">
        <w:t xml:space="preserve">              }</w:t>
      </w:r>
    </w:p>
    <w:p w14:paraId="4A46D624" w14:textId="77777777" w:rsidR="006929AD" w:rsidRPr="00EC76D5" w:rsidRDefault="006929AD" w:rsidP="006929AD">
      <w:pPr>
        <w:pStyle w:val="Code"/>
      </w:pPr>
      <w:r w:rsidRPr="00EC76D5">
        <w:t xml:space="preserve">            }</w:t>
      </w:r>
    </w:p>
    <w:p w14:paraId="1A91FA26" w14:textId="77777777" w:rsidR="006929AD" w:rsidRPr="00EC76D5" w:rsidRDefault="006929AD" w:rsidP="006929AD">
      <w:pPr>
        <w:pStyle w:val="Code"/>
      </w:pPr>
      <w:r w:rsidRPr="00EC76D5">
        <w:t xml:space="preserve">          }</w:t>
      </w:r>
    </w:p>
    <w:p w14:paraId="6D3639D3" w14:textId="77777777" w:rsidR="006929AD" w:rsidRPr="00EC76D5" w:rsidRDefault="006929AD" w:rsidP="006929AD">
      <w:pPr>
        <w:pStyle w:val="Code"/>
      </w:pPr>
      <w:r w:rsidRPr="00EC76D5">
        <w:t xml:space="preserve">          break;</w:t>
      </w:r>
    </w:p>
    <w:p w14:paraId="5455526E" w14:textId="77777777" w:rsidR="006929AD" w:rsidRPr="00EC76D5" w:rsidRDefault="006929AD" w:rsidP="006929AD">
      <w:pPr>
        <w:pStyle w:val="Code"/>
      </w:pPr>
      <w:r w:rsidRPr="00EC76D5">
        <w:t>*/</w:t>
      </w:r>
    </w:p>
    <w:p w14:paraId="68482CAF" w14:textId="77777777" w:rsidR="006929AD" w:rsidRPr="00EC76D5" w:rsidRDefault="006929AD" w:rsidP="006929AD">
      <w:pPr>
        <w:pStyle w:val="Code"/>
      </w:pPr>
    </w:p>
    <w:p w14:paraId="33E736E7" w14:textId="77777777" w:rsidR="006929AD" w:rsidRPr="00EC76D5" w:rsidRDefault="006929AD" w:rsidP="006929AD">
      <w:pPr>
        <w:pStyle w:val="Code"/>
      </w:pPr>
      <w:r w:rsidRPr="00EC76D5">
        <w:t xml:space="preserve">        case EqualZero: {</w:t>
      </w:r>
    </w:p>
    <w:p w14:paraId="48320306" w14:textId="77777777" w:rsidR="006929AD" w:rsidRPr="00EC76D5" w:rsidRDefault="006929AD" w:rsidP="006929AD">
      <w:pPr>
        <w:pStyle w:val="Code"/>
      </w:pPr>
      <w:r w:rsidRPr="00EC76D5">
        <w:t xml:space="preserve">            Symbol equalSymbol = (Symbol) operand2;</w:t>
      </w:r>
    </w:p>
    <w:p w14:paraId="41AAE57B" w14:textId="77777777" w:rsidR="006929AD" w:rsidRPr="00EC76D5" w:rsidRDefault="006929AD" w:rsidP="006929AD">
      <w:pPr>
        <w:pStyle w:val="Code"/>
      </w:pPr>
    </w:p>
    <w:p w14:paraId="54327387" w14:textId="77777777" w:rsidR="006929AD" w:rsidRPr="00EC76D5" w:rsidRDefault="006929AD" w:rsidP="006929AD">
      <w:pPr>
        <w:pStyle w:val="Code"/>
      </w:pPr>
      <w:r w:rsidRPr="00EC76D5">
        <w:lastRenderedPageBreak/>
        <w:t xml:space="preserve">            if (equalSymbol.getType().isIntegralOrPointer()) {</w:t>
      </w:r>
    </w:p>
    <w:p w14:paraId="2E86E5B3" w14:textId="77777777" w:rsidR="006929AD" w:rsidRPr="00EC76D5" w:rsidRDefault="006929AD" w:rsidP="006929AD">
      <w:pPr>
        <w:pStyle w:val="Code"/>
      </w:pPr>
      <w:r w:rsidRPr="00EC76D5">
        <w:t xml:space="preserve">              Track equalTrack = trackMap.get(equalSymbol);</w:t>
      </w:r>
    </w:p>
    <w:p w14:paraId="0826CDD6" w14:textId="77777777" w:rsidR="006929AD" w:rsidRPr="00EC76D5" w:rsidRDefault="006929AD" w:rsidP="006929AD">
      <w:pPr>
        <w:pStyle w:val="Code"/>
      </w:pPr>
    </w:p>
    <w:p w14:paraId="53B33AFF" w14:textId="77777777" w:rsidR="006929AD" w:rsidRPr="00EC76D5" w:rsidRDefault="006929AD" w:rsidP="006929AD">
      <w:pPr>
        <w:pStyle w:val="Code"/>
      </w:pPr>
      <w:r w:rsidRPr="00EC76D5">
        <w:t xml:space="preserve">              if (equalTrack != null) {</w:t>
      </w:r>
    </w:p>
    <w:p w14:paraId="1DEB2194" w14:textId="77777777" w:rsidR="006929AD" w:rsidRPr="00EC76D5" w:rsidRDefault="006929AD" w:rsidP="006929AD">
      <w:pPr>
        <w:pStyle w:val="Code"/>
      </w:pPr>
      <w:r w:rsidRPr="00EC76D5">
        <w:t xml:space="preserve">                equalTrack.addCode(Track.Left, line, equalSymbol.getType());</w:t>
      </w:r>
    </w:p>
    <w:p w14:paraId="6073F58B" w14:textId="77777777" w:rsidR="006929AD" w:rsidRPr="00EC76D5" w:rsidRDefault="006929AD" w:rsidP="006929AD">
      <w:pPr>
        <w:pStyle w:val="Code"/>
      </w:pPr>
      <w:r w:rsidRPr="00EC76D5">
        <w:t xml:space="preserve">              }</w:t>
      </w:r>
    </w:p>
    <w:p w14:paraId="5B9FB9F9" w14:textId="77777777" w:rsidR="006929AD" w:rsidRPr="00EC76D5" w:rsidRDefault="006929AD" w:rsidP="006929AD">
      <w:pPr>
        <w:pStyle w:val="Code"/>
      </w:pPr>
      <w:r w:rsidRPr="00EC76D5">
        <w:t xml:space="preserve">              else if (middleCode.isLive(equalSymbol)) {</w:t>
      </w:r>
    </w:p>
    <w:p w14:paraId="19AE758D" w14:textId="77777777" w:rsidR="006929AD" w:rsidRPr="00EC76D5" w:rsidRDefault="006929AD" w:rsidP="006929AD">
      <w:pPr>
        <w:pStyle w:val="Code"/>
      </w:pPr>
      <w:r w:rsidRPr="00EC76D5">
        <w:t xml:space="preserve">                middleCode.setLoad(Track.Left);</w:t>
      </w:r>
    </w:p>
    <w:p w14:paraId="54E071DF" w14:textId="77777777" w:rsidR="006929AD" w:rsidRPr="00EC76D5" w:rsidRDefault="006929AD" w:rsidP="006929AD">
      <w:pPr>
        <w:pStyle w:val="Code"/>
      </w:pPr>
      <w:r w:rsidRPr="00EC76D5">
        <w:t xml:space="preserve">                equalTrack = createTrack(equalSymbol, trackMap, trackSet);</w:t>
      </w:r>
    </w:p>
    <w:p w14:paraId="417D5513" w14:textId="77777777" w:rsidR="006929AD" w:rsidRPr="00EC76D5" w:rsidRDefault="006929AD" w:rsidP="006929AD">
      <w:pPr>
        <w:pStyle w:val="Code"/>
      </w:pPr>
      <w:r w:rsidRPr="00EC76D5">
        <w:t xml:space="preserve">                equalTrack.addCode(Track.Left, line, equalSymbol.getType());</w:t>
      </w:r>
    </w:p>
    <w:p w14:paraId="0035844F" w14:textId="77777777" w:rsidR="006929AD" w:rsidRPr="00EC76D5" w:rsidRDefault="006929AD" w:rsidP="006929AD">
      <w:pPr>
        <w:pStyle w:val="Code"/>
      </w:pPr>
      <w:r w:rsidRPr="00EC76D5">
        <w:t xml:space="preserve">                trackMap.put(equalSymbol, equalTrack);</w:t>
      </w:r>
    </w:p>
    <w:p w14:paraId="20218C57" w14:textId="77777777" w:rsidR="006929AD" w:rsidRPr="00EC76D5" w:rsidRDefault="006929AD" w:rsidP="006929AD">
      <w:pPr>
        <w:pStyle w:val="Code"/>
      </w:pPr>
      <w:r w:rsidRPr="00EC76D5">
        <w:t xml:space="preserve">              }</w:t>
      </w:r>
    </w:p>
    <w:p w14:paraId="42119D94" w14:textId="77777777" w:rsidR="006929AD" w:rsidRPr="00EC76D5" w:rsidRDefault="006929AD" w:rsidP="006929AD">
      <w:pPr>
        <w:pStyle w:val="Code"/>
      </w:pPr>
      <w:r w:rsidRPr="00EC76D5">
        <w:t xml:space="preserve">              </w:t>
      </w:r>
    </w:p>
    <w:p w14:paraId="38D712EE" w14:textId="77777777" w:rsidR="006929AD" w:rsidRPr="00EC76D5" w:rsidRDefault="006929AD" w:rsidP="006929AD">
      <w:pPr>
        <w:pStyle w:val="Code"/>
      </w:pPr>
      <w:r w:rsidRPr="00EC76D5">
        <w:t xml:space="preserve">              if (equalTrack == null) {</w:t>
      </w:r>
    </w:p>
    <w:p w14:paraId="2DFDF7F9" w14:textId="77777777" w:rsidR="006929AD" w:rsidRPr="00EC76D5" w:rsidRDefault="006929AD" w:rsidP="006929AD">
      <w:pPr>
        <w:pStyle w:val="Code"/>
      </w:pPr>
      <w:r w:rsidRPr="00EC76D5">
        <w:t xml:space="preserve">                tryLoadAddressSymbol(Track.LeftAddress, line,</w:t>
      </w:r>
    </w:p>
    <w:p w14:paraId="031ED830" w14:textId="77777777" w:rsidR="006929AD" w:rsidRPr="00EC76D5" w:rsidRDefault="006929AD" w:rsidP="006929AD">
      <w:pPr>
        <w:pStyle w:val="Code"/>
      </w:pPr>
      <w:r w:rsidRPr="00EC76D5">
        <w:t xml:space="preserve">                                     equalSymbol, trackMap);</w:t>
      </w:r>
    </w:p>
    <w:p w14:paraId="51585CEA" w14:textId="77777777" w:rsidR="006929AD" w:rsidRPr="00EC76D5" w:rsidRDefault="006929AD" w:rsidP="006929AD">
      <w:pPr>
        <w:pStyle w:val="Code"/>
      </w:pPr>
      <w:r w:rsidRPr="00EC76D5">
        <w:t xml:space="preserve">              }</w:t>
      </w:r>
    </w:p>
    <w:p w14:paraId="45F14EAF" w14:textId="77777777" w:rsidR="006929AD" w:rsidRPr="00EC76D5" w:rsidRDefault="006929AD" w:rsidP="006929AD">
      <w:pPr>
        <w:pStyle w:val="Code"/>
      </w:pPr>
      <w:r w:rsidRPr="00EC76D5">
        <w:t xml:space="preserve">            }</w:t>
      </w:r>
    </w:p>
    <w:p w14:paraId="5564599A" w14:textId="77777777" w:rsidR="006929AD" w:rsidRPr="00EC76D5" w:rsidRDefault="006929AD" w:rsidP="006929AD">
      <w:pPr>
        <w:pStyle w:val="Code"/>
      </w:pPr>
      <w:r w:rsidRPr="00EC76D5">
        <w:t xml:space="preserve">          }</w:t>
      </w:r>
    </w:p>
    <w:p w14:paraId="05CE5479" w14:textId="77777777" w:rsidR="006929AD" w:rsidRPr="00EC76D5" w:rsidRDefault="006929AD" w:rsidP="006929AD">
      <w:pPr>
        <w:pStyle w:val="Code"/>
      </w:pPr>
      <w:r w:rsidRPr="00EC76D5">
        <w:t xml:space="preserve">          break;</w:t>
      </w:r>
    </w:p>
    <w:p w14:paraId="578B4C2B" w14:textId="77777777" w:rsidR="006929AD" w:rsidRPr="00EC76D5" w:rsidRDefault="006929AD" w:rsidP="006929AD">
      <w:pPr>
        <w:pStyle w:val="Code"/>
      </w:pPr>
    </w:p>
    <w:p w14:paraId="15F5FFE4" w14:textId="77777777" w:rsidR="006929AD" w:rsidRPr="00EC76D5" w:rsidRDefault="006929AD" w:rsidP="006929AD">
      <w:pPr>
        <w:pStyle w:val="Code"/>
      </w:pPr>
      <w:r w:rsidRPr="00EC76D5">
        <w:t xml:space="preserve">        case Address: {</w:t>
      </w:r>
    </w:p>
    <w:p w14:paraId="19668162" w14:textId="77777777" w:rsidR="006929AD" w:rsidRPr="00EC76D5" w:rsidRDefault="006929AD" w:rsidP="006929AD">
      <w:pPr>
        <w:pStyle w:val="Code"/>
      </w:pPr>
      <w:r w:rsidRPr="00EC76D5">
        <w:t xml:space="preserve">            Symbol resultSymbol = (Symbol) operand1,</w:t>
      </w:r>
    </w:p>
    <w:p w14:paraId="0C7E3EE2" w14:textId="77777777" w:rsidR="006929AD" w:rsidRPr="00EC76D5" w:rsidRDefault="006929AD" w:rsidP="006929AD">
      <w:pPr>
        <w:pStyle w:val="Code"/>
      </w:pPr>
      <w:r w:rsidRPr="00EC76D5">
        <w:t xml:space="preserve">                   symbol = (Symbol) operand2;</w:t>
      </w:r>
    </w:p>
    <w:p w14:paraId="623F1301" w14:textId="77777777" w:rsidR="006929AD" w:rsidRPr="00EC76D5" w:rsidRDefault="006929AD" w:rsidP="006929AD">
      <w:pPr>
        <w:pStyle w:val="Code"/>
      </w:pPr>
      <w:r w:rsidRPr="00EC76D5">
        <w:t xml:space="preserve">            Symbol addressSymbol = symbol.getAddressSymbol();</w:t>
      </w:r>
    </w:p>
    <w:p w14:paraId="28C90254" w14:textId="77777777" w:rsidR="006929AD" w:rsidRPr="00EC76D5" w:rsidRDefault="006929AD" w:rsidP="006929AD">
      <w:pPr>
        <w:pStyle w:val="Code"/>
      </w:pPr>
      <w:r w:rsidRPr="00EC76D5">
        <w:t xml:space="preserve">            </w:t>
      </w:r>
    </w:p>
    <w:p w14:paraId="426B18BF" w14:textId="77777777" w:rsidR="006929AD" w:rsidRPr="00EC76D5" w:rsidRDefault="006929AD" w:rsidP="006929AD">
      <w:pPr>
        <w:pStyle w:val="Code"/>
      </w:pPr>
      <w:r w:rsidRPr="00EC76D5">
        <w:t xml:space="preserve">            // &amp;a[i]</w:t>
      </w:r>
    </w:p>
    <w:p w14:paraId="21A13520" w14:textId="77777777" w:rsidR="006929AD" w:rsidRPr="00EC76D5" w:rsidRDefault="006929AD" w:rsidP="006929AD">
      <w:pPr>
        <w:pStyle w:val="Code"/>
      </w:pPr>
      <w:r w:rsidRPr="00EC76D5">
        <w:t xml:space="preserve">            // &amp;p-&gt;m</w:t>
      </w:r>
    </w:p>
    <w:p w14:paraId="407FC904" w14:textId="77777777" w:rsidR="006929AD" w:rsidRPr="00EC76D5" w:rsidRDefault="006929AD" w:rsidP="006929AD">
      <w:pPr>
        <w:pStyle w:val="Code"/>
      </w:pPr>
      <w:r w:rsidRPr="00EC76D5">
        <w:t xml:space="preserve">            // &amp;s.m</w:t>
      </w:r>
    </w:p>
    <w:p w14:paraId="014F87BB" w14:textId="77777777" w:rsidR="006929AD" w:rsidRPr="00EC76D5" w:rsidRDefault="006929AD" w:rsidP="006929AD">
      <w:pPr>
        <w:pStyle w:val="Code"/>
      </w:pPr>
      <w:r w:rsidRPr="00EC76D5">
        <w:t xml:space="preserve">            </w:t>
      </w:r>
    </w:p>
    <w:p w14:paraId="6316CC46" w14:textId="77777777" w:rsidR="006929AD" w:rsidRPr="00EC76D5" w:rsidRDefault="006929AD" w:rsidP="006929AD">
      <w:pPr>
        <w:pStyle w:val="Code"/>
      </w:pPr>
      <w:r w:rsidRPr="00EC76D5">
        <w:t xml:space="preserve">            if (addressSymbol != null) {</w:t>
      </w:r>
    </w:p>
    <w:p w14:paraId="7CA7943C" w14:textId="77777777" w:rsidR="006929AD" w:rsidRPr="00EC76D5" w:rsidRDefault="006929AD" w:rsidP="006929AD">
      <w:pPr>
        <w:pStyle w:val="Code"/>
      </w:pPr>
      <w:r w:rsidRPr="00EC76D5">
        <w:t xml:space="preserve">              Track addressTrack = trackMap.get(addressSymbol);</w:t>
      </w:r>
    </w:p>
    <w:p w14:paraId="43EEC24D" w14:textId="77777777" w:rsidR="006929AD" w:rsidRPr="00EC76D5" w:rsidRDefault="006929AD" w:rsidP="006929AD">
      <w:pPr>
        <w:pStyle w:val="Code"/>
      </w:pPr>
      <w:r w:rsidRPr="00EC76D5">
        <w:t xml:space="preserve">              </w:t>
      </w:r>
    </w:p>
    <w:p w14:paraId="39A0CB3B" w14:textId="77777777" w:rsidR="006929AD" w:rsidRPr="00EC76D5" w:rsidRDefault="006929AD" w:rsidP="006929AD">
      <w:pPr>
        <w:pStyle w:val="Code"/>
      </w:pPr>
      <w:r w:rsidRPr="00EC76D5">
        <w:t xml:space="preserve">              if (addressTrack == null) {</w:t>
      </w:r>
    </w:p>
    <w:p w14:paraId="68A1664E" w14:textId="77777777" w:rsidR="006929AD" w:rsidRPr="00EC76D5" w:rsidRDefault="006929AD" w:rsidP="006929AD">
      <w:pPr>
        <w:pStyle w:val="Code"/>
      </w:pPr>
      <w:r w:rsidRPr="00EC76D5">
        <w:t xml:space="preserve">                middleCode.setLoad(Track.Right);</w:t>
      </w:r>
    </w:p>
    <w:p w14:paraId="12DEB04E" w14:textId="77777777" w:rsidR="006929AD" w:rsidRPr="00EC76D5" w:rsidRDefault="006929AD" w:rsidP="006929AD">
      <w:pPr>
        <w:pStyle w:val="Code"/>
      </w:pPr>
      <w:r w:rsidRPr="00EC76D5">
        <w:t xml:space="preserve">                addressTrack = createTrack(addressSymbol, trackMap, trackSet);</w:t>
      </w:r>
    </w:p>
    <w:p w14:paraId="041E5E61" w14:textId="77777777" w:rsidR="006929AD" w:rsidRPr="00EC76D5" w:rsidRDefault="006929AD" w:rsidP="006929AD">
      <w:pPr>
        <w:pStyle w:val="Code"/>
      </w:pPr>
      <w:r w:rsidRPr="00EC76D5">
        <w:t xml:space="preserve">              }</w:t>
      </w:r>
    </w:p>
    <w:p w14:paraId="1C177200" w14:textId="77777777" w:rsidR="006929AD" w:rsidRPr="00EC76D5" w:rsidRDefault="006929AD" w:rsidP="006929AD">
      <w:pPr>
        <w:pStyle w:val="Code"/>
      </w:pPr>
    </w:p>
    <w:p w14:paraId="4A7D3DC5" w14:textId="77777777" w:rsidR="006929AD" w:rsidRPr="00EC76D5" w:rsidRDefault="006929AD" w:rsidP="006929AD">
      <w:pPr>
        <w:pStyle w:val="Code"/>
      </w:pPr>
      <w:r w:rsidRPr="00EC76D5">
        <w:t xml:space="preserve">              addressTrack.addCode(Track.Right, line);</w:t>
      </w:r>
    </w:p>
    <w:p w14:paraId="41B78B41" w14:textId="77777777" w:rsidR="006929AD" w:rsidRPr="00EC76D5" w:rsidRDefault="006929AD" w:rsidP="006929AD">
      <w:pPr>
        <w:pStyle w:val="Code"/>
      </w:pPr>
      <w:r w:rsidRPr="00EC76D5">
        <w:t xml:space="preserve">              addressTrack.addCode(Track.Left, line);</w:t>
      </w:r>
    </w:p>
    <w:p w14:paraId="39660A8A" w14:textId="77777777" w:rsidR="006929AD" w:rsidRPr="00EC76D5" w:rsidRDefault="006929AD" w:rsidP="006929AD">
      <w:pPr>
        <w:pStyle w:val="Code"/>
      </w:pPr>
      <w:r w:rsidRPr="00EC76D5">
        <w:t xml:space="preserve">              trackMap.put(resultSymbol, addressTrack);</w:t>
      </w:r>
    </w:p>
    <w:p w14:paraId="1AAF2661" w14:textId="77777777" w:rsidR="006929AD" w:rsidRPr="00EC76D5" w:rsidRDefault="006929AD" w:rsidP="006929AD">
      <w:pPr>
        <w:pStyle w:val="Code"/>
      </w:pPr>
      <w:r w:rsidRPr="00EC76D5">
        <w:t xml:space="preserve">            }</w:t>
      </w:r>
    </w:p>
    <w:p w14:paraId="4C600D56" w14:textId="77777777" w:rsidR="006929AD" w:rsidRPr="00EC76D5" w:rsidRDefault="006929AD" w:rsidP="006929AD">
      <w:pPr>
        <w:pStyle w:val="Code"/>
      </w:pPr>
      <w:r w:rsidRPr="00EC76D5">
        <w:t xml:space="preserve">            else {</w:t>
      </w:r>
    </w:p>
    <w:p w14:paraId="1BEC7BA1" w14:textId="77777777" w:rsidR="006929AD" w:rsidRPr="00EC76D5" w:rsidRDefault="006929AD" w:rsidP="006929AD">
      <w:pPr>
        <w:pStyle w:val="Code"/>
      </w:pPr>
      <w:r w:rsidRPr="00EC76D5">
        <w:t xml:space="preserve">              Track resultTrack = createTrack(resultSymbol, trackMap,trackSet);</w:t>
      </w:r>
    </w:p>
    <w:p w14:paraId="5A4F8BBB" w14:textId="77777777" w:rsidR="006929AD" w:rsidRPr="00EC76D5" w:rsidRDefault="006929AD" w:rsidP="006929AD">
      <w:pPr>
        <w:pStyle w:val="Code"/>
      </w:pPr>
      <w:r w:rsidRPr="00EC76D5">
        <w:t xml:space="preserve">              resultTrack.addCode(Track.Left, line);</w:t>
      </w:r>
    </w:p>
    <w:p w14:paraId="38B06046" w14:textId="77777777" w:rsidR="006929AD" w:rsidRPr="00EC76D5" w:rsidRDefault="006929AD" w:rsidP="006929AD">
      <w:pPr>
        <w:pStyle w:val="Code"/>
      </w:pPr>
      <w:r w:rsidRPr="00EC76D5">
        <w:t xml:space="preserve">            }</w:t>
      </w:r>
    </w:p>
    <w:p w14:paraId="616A2103" w14:textId="77777777" w:rsidR="006929AD" w:rsidRPr="00EC76D5" w:rsidRDefault="006929AD" w:rsidP="006929AD">
      <w:pPr>
        <w:pStyle w:val="Code"/>
      </w:pPr>
      <w:r w:rsidRPr="00EC76D5">
        <w:t xml:space="preserve">          }</w:t>
      </w:r>
    </w:p>
    <w:p w14:paraId="3F816A26" w14:textId="77777777" w:rsidR="006929AD" w:rsidRPr="00EC76D5" w:rsidRDefault="006929AD" w:rsidP="006929AD">
      <w:pPr>
        <w:pStyle w:val="Code"/>
      </w:pPr>
      <w:r w:rsidRPr="00EC76D5">
        <w:t xml:space="preserve">          break;</w:t>
      </w:r>
    </w:p>
    <w:p w14:paraId="62D20985" w14:textId="77777777" w:rsidR="006929AD" w:rsidRPr="00EC76D5" w:rsidRDefault="006929AD" w:rsidP="006929AD">
      <w:pPr>
        <w:pStyle w:val="Code"/>
      </w:pPr>
    </w:p>
    <w:p w14:paraId="2EC42BBA" w14:textId="77777777" w:rsidR="006929AD" w:rsidRPr="00EC76D5" w:rsidRDefault="006929AD" w:rsidP="006929AD">
      <w:pPr>
        <w:pStyle w:val="Code"/>
      </w:pPr>
      <w:r w:rsidRPr="00EC76D5">
        <w:t xml:space="preserve">        case PrefixIncrement:</w:t>
      </w:r>
    </w:p>
    <w:p w14:paraId="36CE5470" w14:textId="77777777" w:rsidR="006929AD" w:rsidRPr="00EC76D5" w:rsidRDefault="006929AD" w:rsidP="006929AD">
      <w:pPr>
        <w:pStyle w:val="Code"/>
      </w:pPr>
      <w:r w:rsidRPr="00EC76D5">
        <w:t xml:space="preserve">        case PrefixDecrement: {</w:t>
      </w:r>
    </w:p>
    <w:p w14:paraId="248A2CAC" w14:textId="77777777" w:rsidR="006929AD" w:rsidRPr="00EC76D5" w:rsidRDefault="006929AD" w:rsidP="006929AD">
      <w:pPr>
        <w:pStyle w:val="Code"/>
      </w:pPr>
      <w:r w:rsidRPr="00EC76D5">
        <w:t xml:space="preserve">            Symbol incSymbol = (Symbol) operand3;</w:t>
      </w:r>
    </w:p>
    <w:p w14:paraId="63E0901C" w14:textId="77777777" w:rsidR="006929AD" w:rsidRPr="00EC76D5" w:rsidRDefault="006929AD" w:rsidP="006929AD">
      <w:pPr>
        <w:pStyle w:val="Code"/>
      </w:pPr>
    </w:p>
    <w:p w14:paraId="390562E8" w14:textId="77777777" w:rsidR="006929AD" w:rsidRPr="00EC76D5" w:rsidRDefault="006929AD" w:rsidP="006929AD">
      <w:pPr>
        <w:pStyle w:val="Code"/>
      </w:pPr>
      <w:r w:rsidRPr="00EC76D5">
        <w:t xml:space="preserve">            if (incSymbol.getType().isIntegralOrPointer()) {</w:t>
      </w:r>
    </w:p>
    <w:p w14:paraId="1EB024DE" w14:textId="77777777" w:rsidR="006929AD" w:rsidRPr="00EC76D5" w:rsidRDefault="006929AD" w:rsidP="006929AD">
      <w:pPr>
        <w:pStyle w:val="Code"/>
      </w:pPr>
      <w:r w:rsidRPr="00EC76D5">
        <w:t xml:space="preserve">              Track incTrack = trackMap.get(incSymbol);</w:t>
      </w:r>
    </w:p>
    <w:p w14:paraId="6683102B" w14:textId="77777777" w:rsidR="006929AD" w:rsidRPr="00EC76D5" w:rsidRDefault="006929AD" w:rsidP="006929AD">
      <w:pPr>
        <w:pStyle w:val="Code"/>
      </w:pPr>
    </w:p>
    <w:p w14:paraId="4D103250" w14:textId="77777777" w:rsidR="006929AD" w:rsidRPr="00EC76D5" w:rsidRDefault="006929AD" w:rsidP="006929AD">
      <w:pPr>
        <w:pStyle w:val="Code"/>
      </w:pPr>
      <w:r w:rsidRPr="00EC76D5">
        <w:lastRenderedPageBreak/>
        <w:t xml:space="preserve">              if (incTrack != null) {</w:t>
      </w:r>
    </w:p>
    <w:p w14:paraId="01670819" w14:textId="77777777" w:rsidR="006929AD" w:rsidRPr="00EC76D5" w:rsidRDefault="006929AD" w:rsidP="006929AD">
      <w:pPr>
        <w:pStyle w:val="Code"/>
      </w:pPr>
      <w:r w:rsidRPr="00EC76D5">
        <w:t xml:space="preserve">                incTrack.addCode(Track.Right, line, incSymbol.getType());</w:t>
      </w:r>
    </w:p>
    <w:p w14:paraId="68AE632C" w14:textId="77777777" w:rsidR="006929AD" w:rsidRPr="00EC76D5" w:rsidRDefault="006929AD" w:rsidP="006929AD">
      <w:pPr>
        <w:pStyle w:val="Code"/>
      </w:pPr>
      <w:r w:rsidRPr="00EC76D5">
        <w:t xml:space="preserve">                trackMap.put(incSymbol, incTrack);</w:t>
      </w:r>
    </w:p>
    <w:p w14:paraId="051F82C1" w14:textId="77777777" w:rsidR="006929AD" w:rsidRPr="00EC76D5" w:rsidRDefault="006929AD" w:rsidP="006929AD">
      <w:pPr>
        <w:pStyle w:val="Code"/>
      </w:pPr>
      <w:r w:rsidRPr="00EC76D5">
        <w:t xml:space="preserve">              }</w:t>
      </w:r>
    </w:p>
    <w:p w14:paraId="24E7D70B" w14:textId="77777777" w:rsidR="006929AD" w:rsidRPr="00EC76D5" w:rsidRDefault="006929AD" w:rsidP="006929AD">
      <w:pPr>
        <w:pStyle w:val="Code"/>
      </w:pPr>
      <w:r w:rsidRPr="00EC76D5">
        <w:t xml:space="preserve">              else {</w:t>
      </w:r>
    </w:p>
    <w:p w14:paraId="6D318BEC" w14:textId="77777777" w:rsidR="006929AD" w:rsidRPr="00EC76D5" w:rsidRDefault="006929AD" w:rsidP="006929AD">
      <w:pPr>
        <w:pStyle w:val="Code"/>
      </w:pPr>
      <w:r w:rsidRPr="00EC76D5">
        <w:t xml:space="preserve">                tryLoadAddressSymbol(Track.RightAddress, line,</w:t>
      </w:r>
    </w:p>
    <w:p w14:paraId="20D1CF27" w14:textId="77777777" w:rsidR="006929AD" w:rsidRPr="00EC76D5" w:rsidRDefault="006929AD" w:rsidP="006929AD">
      <w:pPr>
        <w:pStyle w:val="Code"/>
      </w:pPr>
      <w:r w:rsidRPr="00EC76D5">
        <w:t xml:space="preserve">                                     incSymbol, trackMap);</w:t>
      </w:r>
    </w:p>
    <w:p w14:paraId="2C04CCBB" w14:textId="77777777" w:rsidR="006929AD" w:rsidRPr="00EC76D5" w:rsidRDefault="006929AD" w:rsidP="006929AD">
      <w:pPr>
        <w:pStyle w:val="Code"/>
      </w:pPr>
    </w:p>
    <w:p w14:paraId="4F2EF94D" w14:textId="77777777" w:rsidR="006929AD" w:rsidRPr="00EC76D5" w:rsidRDefault="006929AD" w:rsidP="006929AD">
      <w:pPr>
        <w:pStyle w:val="Code"/>
      </w:pPr>
      <w:r w:rsidRPr="00EC76D5">
        <w:t xml:space="preserve">                if (middleCode.isLive(incSymbol)) {</w:t>
      </w:r>
    </w:p>
    <w:p w14:paraId="581ED0DE" w14:textId="77777777" w:rsidR="006929AD" w:rsidRPr="00EC76D5" w:rsidRDefault="006929AD" w:rsidP="006929AD">
      <w:pPr>
        <w:pStyle w:val="Code"/>
      </w:pPr>
      <w:r w:rsidRPr="00EC76D5">
        <w:t xml:space="preserve">                  middleCode.setLoad(Track.Right);</w:t>
      </w:r>
    </w:p>
    <w:p w14:paraId="313FC2F2" w14:textId="77777777" w:rsidR="006929AD" w:rsidRPr="00EC76D5" w:rsidRDefault="006929AD" w:rsidP="006929AD">
      <w:pPr>
        <w:pStyle w:val="Code"/>
      </w:pPr>
      <w:r w:rsidRPr="00EC76D5">
        <w:t xml:space="preserve">                  incTrack = createTrack(incSymbol, trackMap, trackSet);</w:t>
      </w:r>
    </w:p>
    <w:p w14:paraId="76267FC6" w14:textId="77777777" w:rsidR="006929AD" w:rsidRPr="00EC76D5" w:rsidRDefault="006929AD" w:rsidP="006929AD">
      <w:pPr>
        <w:pStyle w:val="Code"/>
      </w:pPr>
      <w:r w:rsidRPr="00EC76D5">
        <w:t xml:space="preserve">                  incTrack.addCode(Track.Right, line, incSymbol.getType());</w:t>
      </w:r>
    </w:p>
    <w:p w14:paraId="3E00C22B" w14:textId="77777777" w:rsidR="006929AD" w:rsidRPr="00EC76D5" w:rsidRDefault="006929AD" w:rsidP="006929AD">
      <w:pPr>
        <w:pStyle w:val="Code"/>
      </w:pPr>
      <w:r w:rsidRPr="00EC76D5">
        <w:t xml:space="preserve">                  trackMap.put(incSymbol, incTrack);                </w:t>
      </w:r>
    </w:p>
    <w:p w14:paraId="3E25D38C" w14:textId="77777777" w:rsidR="006929AD" w:rsidRPr="00EC76D5" w:rsidRDefault="006929AD" w:rsidP="006929AD">
      <w:pPr>
        <w:pStyle w:val="Code"/>
      </w:pPr>
      <w:r w:rsidRPr="00EC76D5">
        <w:t xml:space="preserve">                }</w:t>
      </w:r>
    </w:p>
    <w:p w14:paraId="4C31793A" w14:textId="77777777" w:rsidR="006929AD" w:rsidRPr="00EC76D5" w:rsidRDefault="006929AD" w:rsidP="006929AD">
      <w:pPr>
        <w:pStyle w:val="Code"/>
      </w:pPr>
      <w:r w:rsidRPr="00EC76D5">
        <w:t xml:space="preserve">              }</w:t>
      </w:r>
    </w:p>
    <w:p w14:paraId="210477F8" w14:textId="77777777" w:rsidR="006929AD" w:rsidRPr="00EC76D5" w:rsidRDefault="006929AD" w:rsidP="006929AD">
      <w:pPr>
        <w:pStyle w:val="Code"/>
      </w:pPr>
      <w:r w:rsidRPr="00EC76D5">
        <w:t xml:space="preserve">            }</w:t>
      </w:r>
    </w:p>
    <w:p w14:paraId="437B2D06" w14:textId="77777777" w:rsidR="006929AD" w:rsidRPr="00EC76D5" w:rsidRDefault="006929AD" w:rsidP="006929AD">
      <w:pPr>
        <w:pStyle w:val="Code"/>
      </w:pPr>
      <w:r w:rsidRPr="00EC76D5">
        <w:t xml:space="preserve">          }</w:t>
      </w:r>
    </w:p>
    <w:p w14:paraId="677B2767" w14:textId="77777777" w:rsidR="006929AD" w:rsidRPr="00EC76D5" w:rsidRDefault="006929AD" w:rsidP="006929AD">
      <w:pPr>
        <w:pStyle w:val="Code"/>
      </w:pPr>
      <w:r w:rsidRPr="00EC76D5">
        <w:t xml:space="preserve">          break;</w:t>
      </w:r>
    </w:p>
    <w:p w14:paraId="7AA38DA8" w14:textId="77777777" w:rsidR="006929AD" w:rsidRPr="00EC76D5" w:rsidRDefault="006929AD" w:rsidP="006929AD">
      <w:pPr>
        <w:pStyle w:val="Code"/>
      </w:pPr>
    </w:p>
    <w:p w14:paraId="6F7E4DCE" w14:textId="77777777" w:rsidR="006929AD" w:rsidRPr="00EC76D5" w:rsidRDefault="006929AD" w:rsidP="006929AD">
      <w:pPr>
        <w:pStyle w:val="Code"/>
      </w:pPr>
      <w:r w:rsidRPr="00EC76D5">
        <w:t xml:space="preserve">        case PostfixIncrement:</w:t>
      </w:r>
    </w:p>
    <w:p w14:paraId="5B7BC7B4" w14:textId="77777777" w:rsidR="006929AD" w:rsidRPr="00EC76D5" w:rsidRDefault="006929AD" w:rsidP="006929AD">
      <w:pPr>
        <w:pStyle w:val="Code"/>
      </w:pPr>
      <w:r w:rsidRPr="00EC76D5">
        <w:t xml:space="preserve">        case PostfixDecrement: {</w:t>
      </w:r>
    </w:p>
    <w:p w14:paraId="36A92593" w14:textId="77777777" w:rsidR="006929AD" w:rsidRPr="00EC76D5" w:rsidRDefault="006929AD" w:rsidP="006929AD">
      <w:pPr>
        <w:pStyle w:val="Code"/>
      </w:pPr>
      <w:r w:rsidRPr="00EC76D5">
        <w:t xml:space="preserve">            Symbol resultSymbol = (Symbol) operand2,</w:t>
      </w:r>
    </w:p>
    <w:p w14:paraId="1213426F" w14:textId="77777777" w:rsidR="006929AD" w:rsidRPr="00EC76D5" w:rsidRDefault="006929AD" w:rsidP="006929AD">
      <w:pPr>
        <w:pStyle w:val="Code"/>
      </w:pPr>
      <w:r w:rsidRPr="00EC76D5">
        <w:t xml:space="preserve">                   incSymbol = (Symbol) operand3;</w:t>
      </w:r>
    </w:p>
    <w:p w14:paraId="07E8617D" w14:textId="77777777" w:rsidR="006929AD" w:rsidRPr="00EC76D5" w:rsidRDefault="006929AD" w:rsidP="006929AD">
      <w:pPr>
        <w:pStyle w:val="Code"/>
      </w:pPr>
    </w:p>
    <w:p w14:paraId="78F09E9F" w14:textId="77777777" w:rsidR="006929AD" w:rsidRPr="00EC76D5" w:rsidRDefault="006929AD" w:rsidP="006929AD">
      <w:pPr>
        <w:pStyle w:val="Code"/>
      </w:pPr>
      <w:r w:rsidRPr="00EC76D5">
        <w:t xml:space="preserve">            if (incSymbol.getType().isIntegralOrPointer()) {</w:t>
      </w:r>
    </w:p>
    <w:p w14:paraId="42022C07" w14:textId="77777777" w:rsidR="006929AD" w:rsidRPr="00EC76D5" w:rsidRDefault="006929AD" w:rsidP="006929AD">
      <w:pPr>
        <w:pStyle w:val="Code"/>
      </w:pPr>
      <w:r w:rsidRPr="00EC76D5">
        <w:t xml:space="preserve">              Track incTrack = trackMap.get(incSymbol);</w:t>
      </w:r>
    </w:p>
    <w:p w14:paraId="685FE288" w14:textId="77777777" w:rsidR="006929AD" w:rsidRPr="00EC76D5" w:rsidRDefault="006929AD" w:rsidP="006929AD">
      <w:pPr>
        <w:pStyle w:val="Code"/>
      </w:pPr>
    </w:p>
    <w:p w14:paraId="41825B04" w14:textId="77777777" w:rsidR="006929AD" w:rsidRPr="00EC76D5" w:rsidRDefault="006929AD" w:rsidP="006929AD">
      <w:pPr>
        <w:pStyle w:val="Code"/>
      </w:pPr>
      <w:r w:rsidRPr="00EC76D5">
        <w:t xml:space="preserve">              if (incTrack != null) {</w:t>
      </w:r>
    </w:p>
    <w:p w14:paraId="40EA799A" w14:textId="77777777" w:rsidR="006929AD" w:rsidRPr="00EC76D5" w:rsidRDefault="006929AD" w:rsidP="006929AD">
      <w:pPr>
        <w:pStyle w:val="Code"/>
      </w:pPr>
      <w:r w:rsidRPr="00EC76D5">
        <w:t xml:space="preserve">                incTrack.addCode(Track.Right, line, incSymbol.getType());</w:t>
      </w:r>
    </w:p>
    <w:p w14:paraId="7E47D7EB" w14:textId="77777777" w:rsidR="006929AD" w:rsidRPr="00EC76D5" w:rsidRDefault="006929AD" w:rsidP="006929AD">
      <w:pPr>
        <w:pStyle w:val="Code"/>
      </w:pPr>
      <w:r w:rsidRPr="00EC76D5">
        <w:t xml:space="preserve">                trackMap.put(incSymbol, incTrack);</w:t>
      </w:r>
    </w:p>
    <w:p w14:paraId="25333D72" w14:textId="77777777" w:rsidR="006929AD" w:rsidRPr="00EC76D5" w:rsidRDefault="006929AD" w:rsidP="006929AD">
      <w:pPr>
        <w:pStyle w:val="Code"/>
      </w:pPr>
      <w:r w:rsidRPr="00EC76D5">
        <w:t xml:space="preserve">              }</w:t>
      </w:r>
    </w:p>
    <w:p w14:paraId="39C9079F" w14:textId="77777777" w:rsidR="006929AD" w:rsidRPr="00EC76D5" w:rsidRDefault="006929AD" w:rsidP="006929AD">
      <w:pPr>
        <w:pStyle w:val="Code"/>
      </w:pPr>
      <w:r w:rsidRPr="00EC76D5">
        <w:t xml:space="preserve">              else {</w:t>
      </w:r>
    </w:p>
    <w:p w14:paraId="703623FE" w14:textId="77777777" w:rsidR="006929AD" w:rsidRPr="00EC76D5" w:rsidRDefault="006929AD" w:rsidP="006929AD">
      <w:pPr>
        <w:pStyle w:val="Code"/>
      </w:pPr>
      <w:r w:rsidRPr="00EC76D5">
        <w:t xml:space="preserve">                tryLoadAddressSymbol(Track.RightAddress, line,</w:t>
      </w:r>
    </w:p>
    <w:p w14:paraId="680FC12E" w14:textId="77777777" w:rsidR="006929AD" w:rsidRPr="00EC76D5" w:rsidRDefault="006929AD" w:rsidP="006929AD">
      <w:pPr>
        <w:pStyle w:val="Code"/>
      </w:pPr>
      <w:r w:rsidRPr="00EC76D5">
        <w:t xml:space="preserve">                                     incSymbol, trackMap);</w:t>
      </w:r>
    </w:p>
    <w:p w14:paraId="3F72EFEE" w14:textId="77777777" w:rsidR="006929AD" w:rsidRPr="00EC76D5" w:rsidRDefault="006929AD" w:rsidP="006929AD">
      <w:pPr>
        <w:pStyle w:val="Code"/>
      </w:pPr>
    </w:p>
    <w:p w14:paraId="376B5EB8" w14:textId="77777777" w:rsidR="006929AD" w:rsidRPr="00EC76D5" w:rsidRDefault="006929AD" w:rsidP="006929AD">
      <w:pPr>
        <w:pStyle w:val="Code"/>
      </w:pPr>
      <w:r w:rsidRPr="00EC76D5">
        <w:t xml:space="preserve">                if (middleCode.isLive(incSymbol)) {</w:t>
      </w:r>
    </w:p>
    <w:p w14:paraId="2D1D89D8" w14:textId="77777777" w:rsidR="006929AD" w:rsidRPr="00EC76D5" w:rsidRDefault="006929AD" w:rsidP="006929AD">
      <w:pPr>
        <w:pStyle w:val="Code"/>
      </w:pPr>
      <w:r w:rsidRPr="00EC76D5">
        <w:t xml:space="preserve">                  middleCode.setLoad(Track.Right);</w:t>
      </w:r>
    </w:p>
    <w:p w14:paraId="613DE481" w14:textId="77777777" w:rsidR="006929AD" w:rsidRPr="00EC76D5" w:rsidRDefault="006929AD" w:rsidP="006929AD">
      <w:pPr>
        <w:pStyle w:val="Code"/>
      </w:pPr>
      <w:r w:rsidRPr="00EC76D5">
        <w:t xml:space="preserve">                  incTrack = createTrack(incSymbol, trackMap, trackSet);</w:t>
      </w:r>
    </w:p>
    <w:p w14:paraId="1E741C2E" w14:textId="77777777" w:rsidR="006929AD" w:rsidRPr="00EC76D5" w:rsidRDefault="006929AD" w:rsidP="006929AD">
      <w:pPr>
        <w:pStyle w:val="Code"/>
      </w:pPr>
      <w:r w:rsidRPr="00EC76D5">
        <w:t xml:space="preserve">                  incTrack.addCode(Track.Right, line, incSymbol.getType());</w:t>
      </w:r>
    </w:p>
    <w:p w14:paraId="6769D917" w14:textId="77777777" w:rsidR="006929AD" w:rsidRPr="00EC76D5" w:rsidRDefault="006929AD" w:rsidP="006929AD">
      <w:pPr>
        <w:pStyle w:val="Code"/>
      </w:pPr>
      <w:r w:rsidRPr="00EC76D5">
        <w:t xml:space="preserve">                  trackMap.put(incSymbol, incTrack);                </w:t>
      </w:r>
    </w:p>
    <w:p w14:paraId="62BA3307" w14:textId="77777777" w:rsidR="006929AD" w:rsidRPr="00EC76D5" w:rsidRDefault="006929AD" w:rsidP="006929AD">
      <w:pPr>
        <w:pStyle w:val="Code"/>
      </w:pPr>
      <w:r w:rsidRPr="00EC76D5">
        <w:t xml:space="preserve">                }</w:t>
      </w:r>
    </w:p>
    <w:p w14:paraId="1C446E0F" w14:textId="77777777" w:rsidR="006929AD" w:rsidRPr="00EC76D5" w:rsidRDefault="006929AD" w:rsidP="006929AD">
      <w:pPr>
        <w:pStyle w:val="Code"/>
      </w:pPr>
      <w:r w:rsidRPr="00EC76D5">
        <w:t xml:space="preserve">              }</w:t>
      </w:r>
    </w:p>
    <w:p w14:paraId="083EF91D" w14:textId="77777777" w:rsidR="006929AD" w:rsidRPr="00EC76D5" w:rsidRDefault="006929AD" w:rsidP="006929AD">
      <w:pPr>
        <w:pStyle w:val="Code"/>
      </w:pPr>
      <w:r w:rsidRPr="00EC76D5">
        <w:t xml:space="preserve">              </w:t>
      </w:r>
    </w:p>
    <w:p w14:paraId="72E781D5" w14:textId="77777777" w:rsidR="006929AD" w:rsidRPr="00EC76D5" w:rsidRDefault="006929AD" w:rsidP="006929AD">
      <w:pPr>
        <w:pStyle w:val="Code"/>
      </w:pPr>
      <w:r w:rsidRPr="00EC76D5">
        <w:t xml:space="preserve">              Track resultTrack = createTrack(resultSymbol, trackMap,trackSet);</w:t>
      </w:r>
    </w:p>
    <w:p w14:paraId="366CC057" w14:textId="77777777" w:rsidR="006929AD" w:rsidRPr="00EC76D5" w:rsidRDefault="006929AD" w:rsidP="006929AD">
      <w:pPr>
        <w:pStyle w:val="Code"/>
      </w:pPr>
      <w:r w:rsidRPr="00EC76D5">
        <w:t xml:space="preserve">              resultTrack.addCode(Track.Left, line, resultSymbol.getType());</w:t>
      </w:r>
    </w:p>
    <w:p w14:paraId="051B9C1B" w14:textId="77777777" w:rsidR="006929AD" w:rsidRPr="00EC76D5" w:rsidRDefault="006929AD" w:rsidP="006929AD">
      <w:pPr>
        <w:pStyle w:val="Code"/>
      </w:pPr>
      <w:r w:rsidRPr="00EC76D5">
        <w:t xml:space="preserve">              trackMap.put(resultSymbol, resultTrack);</w:t>
      </w:r>
    </w:p>
    <w:p w14:paraId="0F406AC3" w14:textId="77777777" w:rsidR="006929AD" w:rsidRPr="00EC76D5" w:rsidRDefault="006929AD" w:rsidP="006929AD">
      <w:pPr>
        <w:pStyle w:val="Code"/>
      </w:pPr>
      <w:r w:rsidRPr="00EC76D5">
        <w:t xml:space="preserve">            }</w:t>
      </w:r>
    </w:p>
    <w:p w14:paraId="354C8219" w14:textId="77777777" w:rsidR="006929AD" w:rsidRPr="00EC76D5" w:rsidRDefault="006929AD" w:rsidP="006929AD">
      <w:pPr>
        <w:pStyle w:val="Code"/>
      </w:pPr>
      <w:r w:rsidRPr="00EC76D5">
        <w:t xml:space="preserve">          }</w:t>
      </w:r>
    </w:p>
    <w:p w14:paraId="5327C8F4" w14:textId="77777777" w:rsidR="006929AD" w:rsidRPr="00EC76D5" w:rsidRDefault="006929AD" w:rsidP="006929AD">
      <w:pPr>
        <w:pStyle w:val="Code"/>
      </w:pPr>
      <w:r w:rsidRPr="00EC76D5">
        <w:t xml:space="preserve">          break;</w:t>
      </w:r>
    </w:p>
    <w:p w14:paraId="38552A9B" w14:textId="77777777" w:rsidR="006929AD" w:rsidRPr="00EC76D5" w:rsidRDefault="006929AD" w:rsidP="006929AD">
      <w:pPr>
        <w:pStyle w:val="Code"/>
      </w:pPr>
    </w:p>
    <w:p w14:paraId="365060B7" w14:textId="77777777" w:rsidR="006929AD" w:rsidRPr="00EC76D5" w:rsidRDefault="006929AD" w:rsidP="006929AD">
      <w:pPr>
        <w:pStyle w:val="Code"/>
      </w:pPr>
      <w:r w:rsidRPr="00EC76D5">
        <w:t xml:space="preserve">        case Return: {</w:t>
      </w:r>
    </w:p>
    <w:p w14:paraId="449B0F3E" w14:textId="77777777" w:rsidR="006929AD" w:rsidRPr="00EC76D5" w:rsidRDefault="006929AD" w:rsidP="006929AD">
      <w:pPr>
        <w:pStyle w:val="Code"/>
      </w:pPr>
      <w:r w:rsidRPr="00EC76D5">
        <w:t xml:space="preserve">            middleCode.setLoad(Track.Left);</w:t>
      </w:r>
    </w:p>
    <w:p w14:paraId="0BA4914C" w14:textId="77777777" w:rsidR="006929AD" w:rsidRPr="00EC76D5" w:rsidRDefault="006929AD" w:rsidP="006929AD">
      <w:pPr>
        <w:pStyle w:val="Code"/>
      </w:pPr>
      <w:r w:rsidRPr="00EC76D5">
        <w:t xml:space="preserve">            Track returnTrack = createTrack(Type.PointerType, trackSet);</w:t>
      </w:r>
    </w:p>
    <w:p w14:paraId="4366C6EF" w14:textId="77777777" w:rsidR="006929AD" w:rsidRPr="00EC76D5" w:rsidRDefault="006929AD" w:rsidP="006929AD">
      <w:pPr>
        <w:pStyle w:val="Code"/>
      </w:pPr>
      <w:r w:rsidRPr="00EC76D5">
        <w:t xml:space="preserve">            returnTrack.addCode(Track.Left, line);</w:t>
      </w:r>
    </w:p>
    <w:p w14:paraId="58EA8CC0" w14:textId="77777777" w:rsidR="006929AD" w:rsidRPr="00EC76D5" w:rsidRDefault="006929AD" w:rsidP="006929AD">
      <w:pPr>
        <w:pStyle w:val="Code"/>
      </w:pPr>
      <w:r w:rsidRPr="00EC76D5">
        <w:t xml:space="preserve">          }</w:t>
      </w:r>
    </w:p>
    <w:p w14:paraId="392677FE" w14:textId="77777777" w:rsidR="006929AD" w:rsidRPr="00EC76D5" w:rsidRDefault="006929AD" w:rsidP="006929AD">
      <w:pPr>
        <w:pStyle w:val="Code"/>
      </w:pPr>
      <w:r w:rsidRPr="00EC76D5">
        <w:t xml:space="preserve">          break;</w:t>
      </w:r>
    </w:p>
    <w:p w14:paraId="13D627BD" w14:textId="77777777" w:rsidR="006929AD" w:rsidRPr="00EC76D5" w:rsidRDefault="006929AD" w:rsidP="006929AD">
      <w:pPr>
        <w:pStyle w:val="Code"/>
      </w:pPr>
      <w:r w:rsidRPr="00EC76D5">
        <w:lastRenderedPageBreak/>
        <w:t xml:space="preserve">          </w:t>
      </w:r>
    </w:p>
    <w:p w14:paraId="19BF36AF" w14:textId="77777777" w:rsidR="006929AD" w:rsidRPr="00EC76D5" w:rsidRDefault="006929AD" w:rsidP="006929AD">
      <w:pPr>
        <w:pStyle w:val="Code"/>
      </w:pPr>
      <w:r w:rsidRPr="00EC76D5">
        <w:t xml:space="preserve">        case Parameter: { // mov [bp + 10], 123; mov [bp + 10], ax</w:t>
      </w:r>
    </w:p>
    <w:p w14:paraId="57A193D1" w14:textId="77777777" w:rsidR="006929AD" w:rsidRPr="00EC76D5" w:rsidRDefault="006929AD" w:rsidP="006929AD">
      <w:pPr>
        <w:pStyle w:val="Code"/>
      </w:pPr>
      <w:r w:rsidRPr="00EC76D5">
        <w:t xml:space="preserve">            Symbol paramSymbol = (Symbol) operand2;</w:t>
      </w:r>
    </w:p>
    <w:p w14:paraId="6CB09443" w14:textId="77777777" w:rsidR="006929AD" w:rsidRPr="00EC76D5" w:rsidRDefault="006929AD" w:rsidP="006929AD">
      <w:pPr>
        <w:pStyle w:val="Code"/>
      </w:pPr>
      <w:r w:rsidRPr="00EC76D5">
        <w:t xml:space="preserve">            </w:t>
      </w:r>
    </w:p>
    <w:p w14:paraId="4D34B84A" w14:textId="77777777" w:rsidR="006929AD" w:rsidRPr="00EC76D5" w:rsidRDefault="006929AD" w:rsidP="006929AD">
      <w:pPr>
        <w:pStyle w:val="Code"/>
      </w:pPr>
      <w:r w:rsidRPr="00EC76D5">
        <w:t xml:space="preserve">            if ((paramSymbol.getType().isIntegralOrPointer() ||</w:t>
      </w:r>
    </w:p>
    <w:p w14:paraId="7A8EC2B9" w14:textId="77777777" w:rsidR="006929AD" w:rsidRPr="00EC76D5" w:rsidRDefault="006929AD" w:rsidP="006929AD">
      <w:pPr>
        <w:pStyle w:val="Code"/>
      </w:pPr>
      <w:r w:rsidRPr="00EC76D5">
        <w:t xml:space="preserve">                 paramSymbol.getType().isFunctionOrArray()) &amp;&amp;</w:t>
      </w:r>
    </w:p>
    <w:p w14:paraId="51D13D39" w14:textId="77777777" w:rsidR="006929AD" w:rsidRPr="00EC76D5" w:rsidRDefault="006929AD" w:rsidP="006929AD">
      <w:pPr>
        <w:pStyle w:val="Code"/>
      </w:pPr>
      <w:r w:rsidRPr="00EC76D5">
        <w:t xml:space="preserve">                 !paramSymbol.hasValue()) {</w:t>
      </w:r>
    </w:p>
    <w:p w14:paraId="6326A406" w14:textId="77777777" w:rsidR="006929AD" w:rsidRPr="00EC76D5" w:rsidRDefault="006929AD" w:rsidP="006929AD">
      <w:pPr>
        <w:pStyle w:val="Code"/>
      </w:pPr>
      <w:r w:rsidRPr="00EC76D5">
        <w:t xml:space="preserve">              Track paramTrack = trackMap.get(paramSymbol);</w:t>
      </w:r>
    </w:p>
    <w:p w14:paraId="5C6F5EBB" w14:textId="77777777" w:rsidR="006929AD" w:rsidRPr="00EC76D5" w:rsidRDefault="006929AD" w:rsidP="006929AD">
      <w:pPr>
        <w:pStyle w:val="Code"/>
      </w:pPr>
    </w:p>
    <w:p w14:paraId="379222FF" w14:textId="77777777" w:rsidR="006929AD" w:rsidRPr="00EC76D5" w:rsidRDefault="006929AD" w:rsidP="006929AD">
      <w:pPr>
        <w:pStyle w:val="Code"/>
      </w:pPr>
      <w:r w:rsidRPr="00EC76D5">
        <w:t xml:space="preserve">              if (paramTrack == null) {</w:t>
      </w:r>
    </w:p>
    <w:p w14:paraId="7C555C29" w14:textId="77777777" w:rsidR="006929AD" w:rsidRPr="00EC76D5" w:rsidRDefault="006929AD" w:rsidP="006929AD">
      <w:pPr>
        <w:pStyle w:val="Code"/>
      </w:pPr>
      <w:r w:rsidRPr="00EC76D5">
        <w:t xml:space="preserve">                middleCode.setLoad(Track.Left);</w:t>
      </w:r>
    </w:p>
    <w:p w14:paraId="71BD94B1" w14:textId="77777777" w:rsidR="006929AD" w:rsidRPr="00EC76D5" w:rsidRDefault="006929AD" w:rsidP="006929AD">
      <w:pPr>
        <w:pStyle w:val="Code"/>
      </w:pPr>
      <w:r w:rsidRPr="00EC76D5">
        <w:t xml:space="preserve">                paramTrack = createTrack(paramSymbol, trackMap, trackSet);</w:t>
      </w:r>
    </w:p>
    <w:p w14:paraId="10FE37A0" w14:textId="77777777" w:rsidR="006929AD" w:rsidRPr="00EC76D5" w:rsidRDefault="006929AD" w:rsidP="006929AD">
      <w:pPr>
        <w:pStyle w:val="Code"/>
      </w:pPr>
      <w:r w:rsidRPr="00EC76D5">
        <w:t xml:space="preserve">                tryLoadAddressSymbol(Track.LeftAddress, line,</w:t>
      </w:r>
    </w:p>
    <w:p w14:paraId="03A8A934" w14:textId="77777777" w:rsidR="006929AD" w:rsidRPr="00EC76D5" w:rsidRDefault="006929AD" w:rsidP="006929AD">
      <w:pPr>
        <w:pStyle w:val="Code"/>
      </w:pPr>
      <w:r w:rsidRPr="00EC76D5">
        <w:t xml:space="preserve">                                     paramSymbol, trackMap);</w:t>
      </w:r>
    </w:p>
    <w:p w14:paraId="786FEC94" w14:textId="77777777" w:rsidR="006929AD" w:rsidRPr="00EC76D5" w:rsidRDefault="006929AD" w:rsidP="006929AD">
      <w:pPr>
        <w:pStyle w:val="Code"/>
      </w:pPr>
      <w:r w:rsidRPr="00EC76D5">
        <w:t xml:space="preserve">              }</w:t>
      </w:r>
    </w:p>
    <w:p w14:paraId="78D3EEE9" w14:textId="77777777" w:rsidR="006929AD" w:rsidRPr="00EC76D5" w:rsidRDefault="006929AD" w:rsidP="006929AD">
      <w:pPr>
        <w:pStyle w:val="Code"/>
      </w:pPr>
    </w:p>
    <w:p w14:paraId="7581584D" w14:textId="77777777" w:rsidR="006929AD" w:rsidRPr="00EC76D5" w:rsidRDefault="006929AD" w:rsidP="006929AD">
      <w:pPr>
        <w:pStyle w:val="Code"/>
      </w:pPr>
      <w:r w:rsidRPr="00EC76D5">
        <w:t xml:space="preserve">              paramTrack.addCode(Track.Left, line, paramSymbol.getType());</w:t>
      </w:r>
    </w:p>
    <w:p w14:paraId="7E258552" w14:textId="77777777" w:rsidR="006929AD" w:rsidRPr="00EC76D5" w:rsidRDefault="006929AD" w:rsidP="006929AD">
      <w:pPr>
        <w:pStyle w:val="Code"/>
      </w:pPr>
      <w:r w:rsidRPr="00EC76D5">
        <w:t xml:space="preserve">            }              </w:t>
      </w:r>
    </w:p>
    <w:p w14:paraId="007884AB" w14:textId="77777777" w:rsidR="006929AD" w:rsidRPr="00EC76D5" w:rsidRDefault="006929AD" w:rsidP="006929AD">
      <w:pPr>
        <w:pStyle w:val="Code"/>
      </w:pPr>
      <w:r w:rsidRPr="00EC76D5">
        <w:t xml:space="preserve">            else if (paramSymbol.getType().isStructOrUnion()) {</w:t>
      </w:r>
    </w:p>
    <w:p w14:paraId="2A863A90" w14:textId="77777777" w:rsidR="006929AD" w:rsidRPr="00EC76D5" w:rsidRDefault="006929AD" w:rsidP="006929AD">
      <w:pPr>
        <w:pStyle w:val="Code"/>
      </w:pPr>
      <w:r w:rsidRPr="00EC76D5">
        <w:t xml:space="preserve">              Symbol rightAddressSymbol = paramSymbol.getAddressSymbol();</w:t>
      </w:r>
    </w:p>
    <w:p w14:paraId="7A8160C1" w14:textId="77777777" w:rsidR="006929AD" w:rsidRPr="00EC76D5" w:rsidRDefault="006929AD" w:rsidP="006929AD">
      <w:pPr>
        <w:pStyle w:val="Code"/>
      </w:pPr>
      <w:r w:rsidRPr="00EC76D5">
        <w:t xml:space="preserve">              Track rightAddressTrack;</w:t>
      </w:r>
    </w:p>
    <w:p w14:paraId="5069CB87" w14:textId="77777777" w:rsidR="006929AD" w:rsidRPr="00EC76D5" w:rsidRDefault="006929AD" w:rsidP="006929AD">
      <w:pPr>
        <w:pStyle w:val="Code"/>
      </w:pPr>
    </w:p>
    <w:p w14:paraId="05B1E292" w14:textId="77777777" w:rsidR="006929AD" w:rsidRPr="00EC76D5" w:rsidRDefault="006929AD" w:rsidP="006929AD">
      <w:pPr>
        <w:pStyle w:val="Code"/>
      </w:pPr>
      <w:r w:rsidRPr="00EC76D5">
        <w:t xml:space="preserve">              if (rightAddressSymbol != null) {</w:t>
      </w:r>
    </w:p>
    <w:p w14:paraId="144DBD6E" w14:textId="77777777" w:rsidR="006929AD" w:rsidRPr="00EC76D5" w:rsidRDefault="006929AD" w:rsidP="006929AD">
      <w:pPr>
        <w:pStyle w:val="Code"/>
      </w:pPr>
      <w:r w:rsidRPr="00EC76D5">
        <w:t xml:space="preserve">                rightAddressTrack = trackMap.get(rightAddressSymbol);</w:t>
      </w:r>
    </w:p>
    <w:p w14:paraId="0568D5E5" w14:textId="77777777" w:rsidR="006929AD" w:rsidRPr="00EC76D5" w:rsidRDefault="006929AD" w:rsidP="006929AD">
      <w:pPr>
        <w:pStyle w:val="Code"/>
      </w:pPr>
    </w:p>
    <w:p w14:paraId="21E256C2" w14:textId="77777777" w:rsidR="006929AD" w:rsidRPr="00EC76D5" w:rsidRDefault="006929AD" w:rsidP="006929AD">
      <w:pPr>
        <w:pStyle w:val="Code"/>
      </w:pPr>
      <w:r w:rsidRPr="00EC76D5">
        <w:t xml:space="preserve">                if (rightAddressTrack == null) {</w:t>
      </w:r>
    </w:p>
    <w:p w14:paraId="03271C88" w14:textId="77777777" w:rsidR="006929AD" w:rsidRPr="00EC76D5" w:rsidRDefault="006929AD" w:rsidP="006929AD">
      <w:pPr>
        <w:pStyle w:val="Code"/>
      </w:pPr>
      <w:r w:rsidRPr="00EC76D5">
        <w:t xml:space="preserve">                  middleCode.setLoad(Track.Right);</w:t>
      </w:r>
    </w:p>
    <w:p w14:paraId="0E7E4EE6" w14:textId="77777777" w:rsidR="006929AD" w:rsidRPr="00EC76D5" w:rsidRDefault="006929AD" w:rsidP="006929AD">
      <w:pPr>
        <w:pStyle w:val="Code"/>
      </w:pPr>
      <w:r w:rsidRPr="00EC76D5">
        <w:t xml:space="preserve">                  rightAddressTrack = createTrack(rightAddressSymbol,</w:t>
      </w:r>
    </w:p>
    <w:p w14:paraId="1EA57798" w14:textId="77777777" w:rsidR="006929AD" w:rsidRPr="00EC76D5" w:rsidRDefault="006929AD" w:rsidP="006929AD">
      <w:pPr>
        <w:pStyle w:val="Code"/>
      </w:pPr>
      <w:r w:rsidRPr="00EC76D5">
        <w:t xml:space="preserve">                                                  trackMap, trackSet);</w:t>
      </w:r>
    </w:p>
    <w:p w14:paraId="4CE9C8E0" w14:textId="77777777" w:rsidR="006929AD" w:rsidRPr="00EC76D5" w:rsidRDefault="006929AD" w:rsidP="006929AD">
      <w:pPr>
        <w:pStyle w:val="Code"/>
      </w:pPr>
      <w:r w:rsidRPr="00EC76D5">
        <w:t xml:space="preserve">                }</w:t>
      </w:r>
    </w:p>
    <w:p w14:paraId="3FCC1E3B" w14:textId="77777777" w:rsidR="006929AD" w:rsidRPr="00EC76D5" w:rsidRDefault="006929AD" w:rsidP="006929AD">
      <w:pPr>
        <w:pStyle w:val="Code"/>
      </w:pPr>
      <w:r w:rsidRPr="00EC76D5">
        <w:t xml:space="preserve">              }</w:t>
      </w:r>
    </w:p>
    <w:p w14:paraId="14B083A5" w14:textId="77777777" w:rsidR="006929AD" w:rsidRPr="00EC76D5" w:rsidRDefault="006929AD" w:rsidP="006929AD">
      <w:pPr>
        <w:pStyle w:val="Code"/>
      </w:pPr>
      <w:r w:rsidRPr="00EC76D5">
        <w:t xml:space="preserve">              else {</w:t>
      </w:r>
    </w:p>
    <w:p w14:paraId="52B70BFC" w14:textId="77777777" w:rsidR="006929AD" w:rsidRPr="00EC76D5" w:rsidRDefault="006929AD" w:rsidP="006929AD">
      <w:pPr>
        <w:pStyle w:val="Code"/>
      </w:pPr>
      <w:r w:rsidRPr="00EC76D5">
        <w:t xml:space="preserve">                middleCode.setLoad(Track.Right);</w:t>
      </w:r>
    </w:p>
    <w:p w14:paraId="5353A17B" w14:textId="77777777" w:rsidR="006929AD" w:rsidRPr="00EC76D5" w:rsidRDefault="006929AD" w:rsidP="006929AD">
      <w:pPr>
        <w:pStyle w:val="Code"/>
      </w:pPr>
      <w:r w:rsidRPr="00EC76D5">
        <w:t xml:space="preserve">                rightAddressTrack = createTrack(Type.PointerType, trackSet);</w:t>
      </w:r>
    </w:p>
    <w:p w14:paraId="4A66CAD8" w14:textId="77777777" w:rsidR="006929AD" w:rsidRPr="00EC76D5" w:rsidRDefault="006929AD" w:rsidP="006929AD">
      <w:pPr>
        <w:pStyle w:val="Code"/>
      </w:pPr>
      <w:r w:rsidRPr="00EC76D5">
        <w:t xml:space="preserve">              }</w:t>
      </w:r>
    </w:p>
    <w:p w14:paraId="64808E2B" w14:textId="77777777" w:rsidR="006929AD" w:rsidRPr="00EC76D5" w:rsidRDefault="006929AD" w:rsidP="006929AD">
      <w:pPr>
        <w:pStyle w:val="Code"/>
      </w:pPr>
    </w:p>
    <w:p w14:paraId="32DAEF53" w14:textId="77777777" w:rsidR="006929AD" w:rsidRPr="00EC76D5" w:rsidRDefault="006929AD" w:rsidP="006929AD">
      <w:pPr>
        <w:pStyle w:val="Code"/>
      </w:pPr>
      <w:r w:rsidRPr="00EC76D5">
        <w:t xml:space="preserve">              rightAddressTrack.addCode(Track.RightAddress, line);</w:t>
      </w:r>
    </w:p>
    <w:p w14:paraId="141C059E" w14:textId="77777777" w:rsidR="006929AD" w:rsidRPr="00EC76D5" w:rsidRDefault="006929AD" w:rsidP="006929AD">
      <w:pPr>
        <w:pStyle w:val="Code"/>
      </w:pPr>
      <w:r w:rsidRPr="00EC76D5">
        <w:t xml:space="preserve">              rightAddressTrack.setPointer();</w:t>
      </w:r>
    </w:p>
    <w:p w14:paraId="1210364C" w14:textId="77777777" w:rsidR="006929AD" w:rsidRPr="00EC76D5" w:rsidRDefault="006929AD" w:rsidP="006929AD">
      <w:pPr>
        <w:pStyle w:val="Code"/>
      </w:pPr>
      <w:r w:rsidRPr="00EC76D5">
        <w:t xml:space="preserve">              trackMap.remove(rightAddressSymbol);</w:t>
      </w:r>
    </w:p>
    <w:p w14:paraId="12FFC86B" w14:textId="77777777" w:rsidR="006929AD" w:rsidRPr="00EC76D5" w:rsidRDefault="006929AD" w:rsidP="006929AD">
      <w:pPr>
        <w:pStyle w:val="Code"/>
      </w:pPr>
    </w:p>
    <w:p w14:paraId="79B87D4B" w14:textId="77777777" w:rsidR="006929AD" w:rsidRPr="00EC76D5" w:rsidRDefault="006929AD" w:rsidP="006929AD">
      <w:pPr>
        <w:pStyle w:val="Code"/>
      </w:pPr>
      <w:r w:rsidRPr="00EC76D5">
        <w:t xml:space="preserve">              middleCode.setLoad(Track.Left);</w:t>
      </w:r>
    </w:p>
    <w:p w14:paraId="35ABB0F0" w14:textId="77777777" w:rsidR="006929AD" w:rsidRPr="00EC76D5" w:rsidRDefault="006929AD" w:rsidP="006929AD">
      <w:pPr>
        <w:pStyle w:val="Code"/>
      </w:pPr>
      <w:r w:rsidRPr="00EC76D5">
        <w:t xml:space="preserve">              Track targetAddressTrack =</w:t>
      </w:r>
    </w:p>
    <w:p w14:paraId="16AFC96C" w14:textId="77777777" w:rsidR="006929AD" w:rsidRPr="00EC76D5" w:rsidRDefault="006929AD" w:rsidP="006929AD">
      <w:pPr>
        <w:pStyle w:val="Code"/>
      </w:pPr>
      <w:r w:rsidRPr="00EC76D5">
        <w:t xml:space="preserve">                createTrack(Type.PointerType, trackSet);</w:t>
      </w:r>
    </w:p>
    <w:p w14:paraId="70CEECBA" w14:textId="77777777" w:rsidR="006929AD" w:rsidRPr="00EC76D5" w:rsidRDefault="006929AD" w:rsidP="006929AD">
      <w:pPr>
        <w:pStyle w:val="Code"/>
      </w:pPr>
      <w:r w:rsidRPr="00EC76D5">
        <w:t xml:space="preserve">              targetAddressTrack.addCode(Track.LeftAddress, line);</w:t>
      </w:r>
    </w:p>
    <w:p w14:paraId="4D5C9A20" w14:textId="77777777" w:rsidR="006929AD" w:rsidRPr="00EC76D5" w:rsidRDefault="006929AD" w:rsidP="006929AD">
      <w:pPr>
        <w:pStyle w:val="Code"/>
      </w:pPr>
      <w:r w:rsidRPr="00EC76D5">
        <w:t xml:space="preserve">              targetAddressTrack.setPointer();</w:t>
      </w:r>
    </w:p>
    <w:p w14:paraId="74918F85" w14:textId="77777777" w:rsidR="006929AD" w:rsidRPr="00EC76D5" w:rsidRDefault="006929AD" w:rsidP="006929AD">
      <w:pPr>
        <w:pStyle w:val="Code"/>
      </w:pPr>
    </w:p>
    <w:p w14:paraId="0F3BCF9D" w14:textId="77777777" w:rsidR="006929AD" w:rsidRPr="00EC76D5" w:rsidRDefault="006929AD" w:rsidP="006929AD">
      <w:pPr>
        <w:pStyle w:val="Code"/>
      </w:pPr>
      <w:r w:rsidRPr="00EC76D5">
        <w:t xml:space="preserve">              Symbol valueSymbol =</w:t>
      </w:r>
    </w:p>
    <w:p w14:paraId="04987BE7" w14:textId="77777777" w:rsidR="006929AD" w:rsidRPr="00EC76D5" w:rsidRDefault="006929AD" w:rsidP="006929AD">
      <w:pPr>
        <w:pStyle w:val="Code"/>
      </w:pPr>
      <w:r w:rsidRPr="00EC76D5">
        <w:t xml:space="preserve">                Symbol.createTemporarySymbol(Type.SignedCharType);</w:t>
      </w:r>
    </w:p>
    <w:p w14:paraId="68D5F36E" w14:textId="77777777" w:rsidR="006929AD" w:rsidRPr="00EC76D5" w:rsidRDefault="006929AD" w:rsidP="006929AD">
      <w:pPr>
        <w:pStyle w:val="Code"/>
      </w:pPr>
      <w:r w:rsidRPr="00EC76D5">
        <w:t xml:space="preserve">              Track valueTrack = createTrack(valueSymbol, trackMap, trackSet);</w:t>
      </w:r>
    </w:p>
    <w:p w14:paraId="72E8AABC" w14:textId="77777777" w:rsidR="006929AD" w:rsidRPr="00EC76D5" w:rsidRDefault="006929AD" w:rsidP="006929AD">
      <w:pPr>
        <w:pStyle w:val="Code"/>
      </w:pPr>
      <w:r w:rsidRPr="00EC76D5">
        <w:t xml:space="preserve">              valueTrack.addCode(Track.Left, line);</w:t>
      </w:r>
    </w:p>
    <w:p w14:paraId="62EADE17" w14:textId="77777777" w:rsidR="006929AD" w:rsidRPr="00EC76D5" w:rsidRDefault="006929AD" w:rsidP="006929AD">
      <w:pPr>
        <w:pStyle w:val="Code"/>
      </w:pPr>
    </w:p>
    <w:p w14:paraId="6756F27E" w14:textId="77777777" w:rsidR="006929AD" w:rsidRPr="00EC76D5" w:rsidRDefault="006929AD" w:rsidP="006929AD">
      <w:pPr>
        <w:pStyle w:val="Code"/>
      </w:pPr>
      <w:r w:rsidRPr="00EC76D5">
        <w:t xml:space="preserve">              int typeSize = paramSymbol.getType().getSize();</w:t>
      </w:r>
    </w:p>
    <w:p w14:paraId="0DA1B952" w14:textId="77777777" w:rsidR="006929AD" w:rsidRPr="00EC76D5" w:rsidRDefault="006929AD" w:rsidP="006929AD">
      <w:pPr>
        <w:pStyle w:val="Code"/>
      </w:pPr>
      <w:r w:rsidRPr="00EC76D5">
        <w:t xml:space="preserve">              Type countType = (typeSize &lt; 256) ? Type.SignedCharType</w:t>
      </w:r>
    </w:p>
    <w:p w14:paraId="104F47B3" w14:textId="77777777" w:rsidR="006929AD" w:rsidRPr="00EC76D5" w:rsidRDefault="006929AD" w:rsidP="006929AD">
      <w:pPr>
        <w:pStyle w:val="Code"/>
      </w:pPr>
      <w:r w:rsidRPr="00EC76D5">
        <w:t xml:space="preserve">                                                : Type.SignedIntegerType;</w:t>
      </w:r>
    </w:p>
    <w:p w14:paraId="4C7E4763" w14:textId="77777777" w:rsidR="006929AD" w:rsidRPr="00EC76D5" w:rsidRDefault="006929AD" w:rsidP="006929AD">
      <w:pPr>
        <w:pStyle w:val="Code"/>
      </w:pPr>
      <w:r w:rsidRPr="00EC76D5">
        <w:t xml:space="preserve">              Symbol countSymbol = Symbol.createTemporarySymbol(countType);</w:t>
      </w:r>
    </w:p>
    <w:p w14:paraId="238584FF" w14:textId="77777777" w:rsidR="006929AD" w:rsidRPr="00EC76D5" w:rsidRDefault="006929AD" w:rsidP="006929AD">
      <w:pPr>
        <w:pStyle w:val="Code"/>
      </w:pPr>
      <w:r w:rsidRPr="00EC76D5">
        <w:t xml:space="preserve">              Track countTrack = createTrack(countSymbol, trackMap, trackSet);</w:t>
      </w:r>
    </w:p>
    <w:p w14:paraId="544BF0EB" w14:textId="77777777" w:rsidR="006929AD" w:rsidRPr="00EC76D5" w:rsidRDefault="006929AD" w:rsidP="006929AD">
      <w:pPr>
        <w:pStyle w:val="Code"/>
      </w:pPr>
      <w:r w:rsidRPr="00EC76D5">
        <w:t xml:space="preserve">              countTrack.addCode(Track.Right, line);</w:t>
      </w:r>
    </w:p>
    <w:p w14:paraId="00664FC0" w14:textId="77777777" w:rsidR="006929AD" w:rsidRPr="00EC76D5" w:rsidRDefault="006929AD" w:rsidP="006929AD">
      <w:pPr>
        <w:pStyle w:val="Code"/>
      </w:pPr>
      <w:r w:rsidRPr="00EC76D5">
        <w:lastRenderedPageBreak/>
        <w:t xml:space="preserve">            }</w:t>
      </w:r>
    </w:p>
    <w:p w14:paraId="700E2D32" w14:textId="77777777" w:rsidR="006929AD" w:rsidRPr="00EC76D5" w:rsidRDefault="006929AD" w:rsidP="006929AD">
      <w:pPr>
        <w:pStyle w:val="Code"/>
      </w:pPr>
      <w:r w:rsidRPr="00EC76D5">
        <w:t xml:space="preserve">          }</w:t>
      </w:r>
    </w:p>
    <w:p w14:paraId="6AE8DD0F" w14:textId="77777777" w:rsidR="006929AD" w:rsidRPr="00EC76D5" w:rsidRDefault="006929AD" w:rsidP="006929AD">
      <w:pPr>
        <w:pStyle w:val="Code"/>
      </w:pPr>
      <w:r w:rsidRPr="00EC76D5">
        <w:t xml:space="preserve">          break;</w:t>
      </w:r>
    </w:p>
    <w:p w14:paraId="02758775" w14:textId="77777777" w:rsidR="006929AD" w:rsidRPr="00EC76D5" w:rsidRDefault="006929AD" w:rsidP="006929AD">
      <w:pPr>
        <w:pStyle w:val="Code"/>
      </w:pPr>
      <w:r w:rsidRPr="00EC76D5">
        <w:t xml:space="preserve">          </w:t>
      </w:r>
    </w:p>
    <w:p w14:paraId="71DA427B" w14:textId="77777777" w:rsidR="006929AD" w:rsidRPr="00EC76D5" w:rsidRDefault="006929AD" w:rsidP="006929AD">
      <w:pPr>
        <w:pStyle w:val="Code"/>
      </w:pPr>
      <w:r w:rsidRPr="00EC76D5">
        <w:t xml:space="preserve">        case SetReturnValue: {</w:t>
      </w:r>
    </w:p>
    <w:p w14:paraId="5D35649E" w14:textId="77777777" w:rsidR="006929AD" w:rsidRPr="00EC76D5" w:rsidRDefault="006929AD" w:rsidP="006929AD">
      <w:pPr>
        <w:pStyle w:val="Code"/>
      </w:pPr>
      <w:r w:rsidRPr="00EC76D5">
        <w:t xml:space="preserve">            Symbol returnSymbol = (Symbol) operand2;</w:t>
      </w:r>
    </w:p>
    <w:p w14:paraId="6461DC96" w14:textId="77777777" w:rsidR="006929AD" w:rsidRPr="00EC76D5" w:rsidRDefault="006929AD" w:rsidP="006929AD">
      <w:pPr>
        <w:pStyle w:val="Code"/>
      </w:pPr>
    </w:p>
    <w:p w14:paraId="19584282" w14:textId="77777777" w:rsidR="006929AD" w:rsidRPr="00EC76D5" w:rsidRDefault="006929AD" w:rsidP="006929AD">
      <w:pPr>
        <w:pStyle w:val="Code"/>
      </w:pPr>
      <w:r w:rsidRPr="00EC76D5">
        <w:t xml:space="preserve">            if (returnSymbol.getType().isIntegralOrPointer() ||</w:t>
      </w:r>
    </w:p>
    <w:p w14:paraId="69FC2ACC" w14:textId="77777777" w:rsidR="006929AD" w:rsidRPr="00EC76D5" w:rsidRDefault="006929AD" w:rsidP="006929AD">
      <w:pPr>
        <w:pStyle w:val="Code"/>
      </w:pPr>
      <w:r w:rsidRPr="00EC76D5">
        <w:t xml:space="preserve">                     returnSymbol.getType().isFunctionArrayOrString()) {</w:t>
      </w:r>
    </w:p>
    <w:p w14:paraId="0A02CF72" w14:textId="77777777" w:rsidR="006929AD" w:rsidRPr="00EC76D5" w:rsidRDefault="006929AD" w:rsidP="006929AD">
      <w:pPr>
        <w:pStyle w:val="Code"/>
      </w:pPr>
      <w:r w:rsidRPr="00EC76D5">
        <w:t xml:space="preserve">              int typeSize = returnSymbol.getType().isFunctionArrayOrString() ?</w:t>
      </w:r>
    </w:p>
    <w:p w14:paraId="28DCFB24" w14:textId="38C16C15" w:rsidR="006929AD" w:rsidRPr="00EC76D5" w:rsidRDefault="006929AD" w:rsidP="006929AD">
      <w:pPr>
        <w:pStyle w:val="Code"/>
      </w:pPr>
      <w:r w:rsidRPr="00EC76D5">
        <w:t xml:space="preserve">                           </w:t>
      </w:r>
      <w:r w:rsidR="00BA53A2">
        <w:t>TypeSize.PointerSize</w:t>
      </w:r>
      <w:r w:rsidRPr="00EC76D5">
        <w:t xml:space="preserve"> : returnSymbol.getType().getSize();</w:t>
      </w:r>
    </w:p>
    <w:p w14:paraId="409B6CCB" w14:textId="77777777" w:rsidR="006929AD" w:rsidRPr="00EC76D5" w:rsidRDefault="006929AD" w:rsidP="006929AD">
      <w:pPr>
        <w:pStyle w:val="Code"/>
      </w:pPr>
      <w:r w:rsidRPr="00EC76D5">
        <w:t xml:space="preserve">              Register returnRegister =</w:t>
      </w:r>
    </w:p>
    <w:p w14:paraId="25A983FC" w14:textId="77777777" w:rsidR="006929AD" w:rsidRPr="00EC76D5" w:rsidRDefault="006929AD" w:rsidP="006929AD">
      <w:pPr>
        <w:pStyle w:val="Code"/>
      </w:pPr>
      <w:r w:rsidRPr="00EC76D5">
        <w:t xml:space="preserve">                ObjectCode.registerToSize(ObjectCode.ReturnValueRegister, typeSize);</w:t>
      </w:r>
    </w:p>
    <w:p w14:paraId="73392506" w14:textId="77777777" w:rsidR="006929AD" w:rsidRPr="00EC76D5" w:rsidRDefault="006929AD" w:rsidP="006929AD">
      <w:pPr>
        <w:pStyle w:val="Code"/>
      </w:pPr>
      <w:r w:rsidRPr="00EC76D5">
        <w:t xml:space="preserve">              Track returnTrack = trackMap.get(returnSymbol);</w:t>
      </w:r>
    </w:p>
    <w:p w14:paraId="724E4625" w14:textId="77777777" w:rsidR="006929AD" w:rsidRPr="00EC76D5" w:rsidRDefault="006929AD" w:rsidP="006929AD">
      <w:pPr>
        <w:pStyle w:val="Code"/>
      </w:pPr>
      <w:r w:rsidRPr="00EC76D5">
        <w:t xml:space="preserve">              </w:t>
      </w:r>
    </w:p>
    <w:p w14:paraId="3FE5FA18" w14:textId="77777777" w:rsidR="006929AD" w:rsidRPr="00EC76D5" w:rsidRDefault="006929AD" w:rsidP="006929AD">
      <w:pPr>
        <w:pStyle w:val="Code"/>
      </w:pPr>
      <w:r w:rsidRPr="00EC76D5">
        <w:t xml:space="preserve">              if (returnTrack != null) {</w:t>
      </w:r>
    </w:p>
    <w:p w14:paraId="74B83FE9" w14:textId="77777777" w:rsidR="006929AD" w:rsidRPr="00EC76D5" w:rsidRDefault="006929AD" w:rsidP="006929AD">
      <w:pPr>
        <w:pStyle w:val="Code"/>
      </w:pPr>
      <w:r w:rsidRPr="00EC76D5">
        <w:t xml:space="preserve">                if (returnTrack.getRegister() == null) {</w:t>
      </w:r>
    </w:p>
    <w:p w14:paraId="5B78BBA3" w14:textId="77777777" w:rsidR="006929AD" w:rsidRPr="00EC76D5" w:rsidRDefault="006929AD" w:rsidP="006929AD">
      <w:pPr>
        <w:pStyle w:val="Code"/>
      </w:pPr>
      <w:r w:rsidRPr="00EC76D5">
        <w:t xml:space="preserve">                  returnTrack.setRegister(returnRegister);</w:t>
      </w:r>
    </w:p>
    <w:p w14:paraId="41C34EEE" w14:textId="77777777" w:rsidR="006929AD" w:rsidRPr="00EC76D5" w:rsidRDefault="006929AD" w:rsidP="006929AD">
      <w:pPr>
        <w:pStyle w:val="Code"/>
      </w:pPr>
      <w:r w:rsidRPr="00EC76D5">
        <w:t xml:space="preserve">                }</w:t>
      </w:r>
    </w:p>
    <w:p w14:paraId="7CB7DDD1" w14:textId="77777777" w:rsidR="006929AD" w:rsidRPr="00EC76D5" w:rsidRDefault="006929AD" w:rsidP="006929AD">
      <w:pPr>
        <w:pStyle w:val="Code"/>
      </w:pPr>
      <w:r w:rsidRPr="00EC76D5">
        <w:t xml:space="preserve">              }</w:t>
      </w:r>
    </w:p>
    <w:p w14:paraId="34C5A791" w14:textId="77777777" w:rsidR="006929AD" w:rsidRPr="00EC76D5" w:rsidRDefault="006929AD" w:rsidP="006929AD">
      <w:pPr>
        <w:pStyle w:val="Code"/>
      </w:pPr>
      <w:r w:rsidRPr="00EC76D5">
        <w:t xml:space="preserve">              else {</w:t>
      </w:r>
    </w:p>
    <w:p w14:paraId="1DBA3D45" w14:textId="77777777" w:rsidR="006929AD" w:rsidRPr="00EC76D5" w:rsidRDefault="006929AD" w:rsidP="006929AD">
      <w:pPr>
        <w:pStyle w:val="Code"/>
      </w:pPr>
      <w:r w:rsidRPr="00EC76D5">
        <w:t xml:space="preserve">                middleCode.setLoad(Track.Left);</w:t>
      </w:r>
    </w:p>
    <w:p w14:paraId="0CCD4082" w14:textId="77777777" w:rsidR="006929AD" w:rsidRPr="00EC76D5" w:rsidRDefault="006929AD" w:rsidP="006929AD">
      <w:pPr>
        <w:pStyle w:val="Code"/>
      </w:pPr>
      <w:r w:rsidRPr="00EC76D5">
        <w:t xml:space="preserve">                returnTrack = createTrack(returnSymbol, trackMap, trackSet);</w:t>
      </w:r>
    </w:p>
    <w:p w14:paraId="393076CC" w14:textId="77777777" w:rsidR="006929AD" w:rsidRPr="00EC76D5" w:rsidRDefault="006929AD" w:rsidP="006929AD">
      <w:pPr>
        <w:pStyle w:val="Code"/>
      </w:pPr>
      <w:r w:rsidRPr="00EC76D5">
        <w:t xml:space="preserve">                returnTrack.setRegister(returnRegister);</w:t>
      </w:r>
    </w:p>
    <w:p w14:paraId="134A3319" w14:textId="77777777" w:rsidR="006929AD" w:rsidRPr="00EC76D5" w:rsidRDefault="006929AD" w:rsidP="006929AD">
      <w:pPr>
        <w:pStyle w:val="Code"/>
      </w:pPr>
      <w:r w:rsidRPr="00EC76D5">
        <w:t xml:space="preserve">                tryLoadAddressSymbol(Track.LeftAddress, line,</w:t>
      </w:r>
    </w:p>
    <w:p w14:paraId="20970865" w14:textId="77777777" w:rsidR="006929AD" w:rsidRPr="00EC76D5" w:rsidRDefault="006929AD" w:rsidP="006929AD">
      <w:pPr>
        <w:pStyle w:val="Code"/>
      </w:pPr>
      <w:r w:rsidRPr="00EC76D5">
        <w:t xml:space="preserve">                                     returnSymbol, trackMap);</w:t>
      </w:r>
    </w:p>
    <w:p w14:paraId="5D29DB03" w14:textId="77777777" w:rsidR="006929AD" w:rsidRPr="00EC76D5" w:rsidRDefault="006929AD" w:rsidP="006929AD">
      <w:pPr>
        <w:pStyle w:val="Code"/>
      </w:pPr>
      <w:r w:rsidRPr="00EC76D5">
        <w:t xml:space="preserve">              }</w:t>
      </w:r>
    </w:p>
    <w:p w14:paraId="29C3F781" w14:textId="77777777" w:rsidR="006929AD" w:rsidRPr="00EC76D5" w:rsidRDefault="006929AD" w:rsidP="006929AD">
      <w:pPr>
        <w:pStyle w:val="Code"/>
      </w:pPr>
      <w:r w:rsidRPr="00EC76D5">
        <w:t xml:space="preserve">              </w:t>
      </w:r>
    </w:p>
    <w:p w14:paraId="5DFADB8A" w14:textId="77777777" w:rsidR="006929AD" w:rsidRPr="00EC76D5" w:rsidRDefault="006929AD" w:rsidP="006929AD">
      <w:pPr>
        <w:pStyle w:val="Code"/>
      </w:pPr>
      <w:r w:rsidRPr="00EC76D5">
        <w:t xml:space="preserve">              returnTrack.addCode(Track.Left, line, returnSymbol.getType());</w:t>
      </w:r>
    </w:p>
    <w:p w14:paraId="7BC52880" w14:textId="77777777" w:rsidR="006929AD" w:rsidRPr="00EC76D5" w:rsidRDefault="006929AD" w:rsidP="006929AD">
      <w:pPr>
        <w:pStyle w:val="Code"/>
      </w:pPr>
      <w:r w:rsidRPr="00EC76D5">
        <w:t xml:space="preserve">            }</w:t>
      </w:r>
    </w:p>
    <w:p w14:paraId="55AFC1DE" w14:textId="77777777" w:rsidR="006929AD" w:rsidRPr="00EC76D5" w:rsidRDefault="006929AD" w:rsidP="006929AD">
      <w:pPr>
        <w:pStyle w:val="Code"/>
      </w:pPr>
      <w:r w:rsidRPr="00EC76D5">
        <w:t xml:space="preserve">            else if (returnSymbol.getType().isStructOrUnion()) {</w:t>
      </w:r>
    </w:p>
    <w:p w14:paraId="52AD35CB" w14:textId="77777777" w:rsidR="006929AD" w:rsidRPr="00EC76D5" w:rsidRDefault="006929AD" w:rsidP="006929AD">
      <w:pPr>
        <w:pStyle w:val="Code"/>
      </w:pPr>
      <w:r w:rsidRPr="00EC76D5">
        <w:t xml:space="preserve">              Symbol returnAddressSymbol = returnSymbol.getAddressSymbol();</w:t>
      </w:r>
    </w:p>
    <w:p w14:paraId="59F585E9" w14:textId="77777777" w:rsidR="006929AD" w:rsidRPr="00EC76D5" w:rsidRDefault="006929AD" w:rsidP="006929AD">
      <w:pPr>
        <w:pStyle w:val="Code"/>
      </w:pPr>
      <w:r w:rsidRPr="00EC76D5">
        <w:t xml:space="preserve">              Track returnAddressTrack;</w:t>
      </w:r>
    </w:p>
    <w:p w14:paraId="3B1F1B54" w14:textId="77777777" w:rsidR="006929AD" w:rsidRPr="00EC76D5" w:rsidRDefault="006929AD" w:rsidP="006929AD">
      <w:pPr>
        <w:pStyle w:val="Code"/>
      </w:pPr>
      <w:r w:rsidRPr="00EC76D5">
        <w:t xml:space="preserve">              </w:t>
      </w:r>
    </w:p>
    <w:p w14:paraId="33683DA2" w14:textId="77777777" w:rsidR="006929AD" w:rsidRPr="00EC76D5" w:rsidRDefault="006929AD" w:rsidP="006929AD">
      <w:pPr>
        <w:pStyle w:val="Code"/>
      </w:pPr>
      <w:r w:rsidRPr="00EC76D5">
        <w:t xml:space="preserve">              if (returnAddressSymbol != null) {</w:t>
      </w:r>
    </w:p>
    <w:p w14:paraId="41113AB5" w14:textId="77777777" w:rsidR="006929AD" w:rsidRPr="00EC76D5" w:rsidRDefault="006929AD" w:rsidP="006929AD">
      <w:pPr>
        <w:pStyle w:val="Code"/>
      </w:pPr>
      <w:r w:rsidRPr="00EC76D5">
        <w:t xml:space="preserve">                returnAddressTrack = trackMap.get(returnAddressSymbol);</w:t>
      </w:r>
    </w:p>
    <w:p w14:paraId="4D05F6D6" w14:textId="77777777" w:rsidR="006929AD" w:rsidRPr="00EC76D5" w:rsidRDefault="006929AD" w:rsidP="006929AD">
      <w:pPr>
        <w:pStyle w:val="Code"/>
      </w:pPr>
    </w:p>
    <w:p w14:paraId="78DB5BB6" w14:textId="77777777" w:rsidR="006929AD" w:rsidRPr="00EC76D5" w:rsidRDefault="006929AD" w:rsidP="006929AD">
      <w:pPr>
        <w:pStyle w:val="Code"/>
      </w:pPr>
      <w:r w:rsidRPr="00EC76D5">
        <w:t xml:space="preserve">                if (returnAddressTrack == null) {</w:t>
      </w:r>
    </w:p>
    <w:p w14:paraId="125A4B82" w14:textId="77777777" w:rsidR="006929AD" w:rsidRPr="00EC76D5" w:rsidRDefault="006929AD" w:rsidP="006929AD">
      <w:pPr>
        <w:pStyle w:val="Code"/>
      </w:pPr>
      <w:r w:rsidRPr="00EC76D5">
        <w:t xml:space="preserve">                  middleCode.setLoad(Track.Right);</w:t>
      </w:r>
    </w:p>
    <w:p w14:paraId="2D0F6D67" w14:textId="77777777" w:rsidR="006929AD" w:rsidRPr="00EC76D5" w:rsidRDefault="006929AD" w:rsidP="006929AD">
      <w:pPr>
        <w:pStyle w:val="Code"/>
      </w:pPr>
      <w:r w:rsidRPr="00EC76D5">
        <w:t xml:space="preserve">                  returnAddressTrack =</w:t>
      </w:r>
    </w:p>
    <w:p w14:paraId="43E4E494" w14:textId="77777777" w:rsidR="006929AD" w:rsidRPr="00EC76D5" w:rsidRDefault="006929AD" w:rsidP="006929AD">
      <w:pPr>
        <w:pStyle w:val="Code"/>
      </w:pPr>
      <w:r w:rsidRPr="00EC76D5">
        <w:t xml:space="preserve">                    createTrack(returnAddressSymbol, trackMap, trackSet);</w:t>
      </w:r>
    </w:p>
    <w:p w14:paraId="3F21EBA4" w14:textId="77777777" w:rsidR="006929AD" w:rsidRPr="00EC76D5" w:rsidRDefault="006929AD" w:rsidP="006929AD">
      <w:pPr>
        <w:pStyle w:val="Code"/>
      </w:pPr>
      <w:r w:rsidRPr="00EC76D5">
        <w:t xml:space="preserve">                }</w:t>
      </w:r>
    </w:p>
    <w:p w14:paraId="1359BF4F" w14:textId="77777777" w:rsidR="006929AD" w:rsidRPr="00EC76D5" w:rsidRDefault="006929AD" w:rsidP="006929AD">
      <w:pPr>
        <w:pStyle w:val="Code"/>
      </w:pPr>
      <w:r w:rsidRPr="00EC76D5">
        <w:t xml:space="preserve">              }</w:t>
      </w:r>
    </w:p>
    <w:p w14:paraId="750CED2C" w14:textId="77777777" w:rsidR="006929AD" w:rsidRPr="00EC76D5" w:rsidRDefault="006929AD" w:rsidP="006929AD">
      <w:pPr>
        <w:pStyle w:val="Code"/>
      </w:pPr>
      <w:r w:rsidRPr="00EC76D5">
        <w:t xml:space="preserve">              else {</w:t>
      </w:r>
    </w:p>
    <w:p w14:paraId="0BF3A906" w14:textId="77777777" w:rsidR="006929AD" w:rsidRPr="00EC76D5" w:rsidRDefault="006929AD" w:rsidP="006929AD">
      <w:pPr>
        <w:pStyle w:val="Code"/>
      </w:pPr>
      <w:r w:rsidRPr="00EC76D5">
        <w:t xml:space="preserve">                middleCode.setLoad(Track.Right);</w:t>
      </w:r>
    </w:p>
    <w:p w14:paraId="1DA7FE5C" w14:textId="77777777" w:rsidR="006929AD" w:rsidRPr="00EC76D5" w:rsidRDefault="006929AD" w:rsidP="006929AD">
      <w:pPr>
        <w:pStyle w:val="Code"/>
      </w:pPr>
      <w:r w:rsidRPr="00EC76D5">
        <w:t xml:space="preserve">                returnAddressTrack = createTrack(Type.PointerType, trackSet);</w:t>
      </w:r>
    </w:p>
    <w:p w14:paraId="50D5C538" w14:textId="77777777" w:rsidR="006929AD" w:rsidRPr="00EC76D5" w:rsidRDefault="006929AD" w:rsidP="006929AD">
      <w:pPr>
        <w:pStyle w:val="Code"/>
      </w:pPr>
      <w:r w:rsidRPr="00EC76D5">
        <w:t xml:space="preserve">              }</w:t>
      </w:r>
    </w:p>
    <w:p w14:paraId="33FBDF38" w14:textId="77777777" w:rsidR="006929AD" w:rsidRPr="00EC76D5" w:rsidRDefault="006929AD" w:rsidP="006929AD">
      <w:pPr>
        <w:pStyle w:val="Code"/>
      </w:pPr>
    </w:p>
    <w:p w14:paraId="60AF3412" w14:textId="77777777" w:rsidR="006929AD" w:rsidRPr="00EC76D5" w:rsidRDefault="006929AD" w:rsidP="006929AD">
      <w:pPr>
        <w:pStyle w:val="Code"/>
      </w:pPr>
      <w:r w:rsidRPr="00EC76D5">
        <w:t xml:space="preserve">              returnAddressTrack.addCode(Track.LeftAddress, line);</w:t>
      </w:r>
    </w:p>
    <w:p w14:paraId="3C6D7061" w14:textId="77777777" w:rsidR="006929AD" w:rsidRPr="00EC76D5" w:rsidRDefault="006929AD" w:rsidP="006929AD">
      <w:pPr>
        <w:pStyle w:val="Code"/>
      </w:pPr>
      <w:r w:rsidRPr="00EC76D5">
        <w:t xml:space="preserve">            }</w:t>
      </w:r>
    </w:p>
    <w:p w14:paraId="4D7D0AE9" w14:textId="77777777" w:rsidR="006929AD" w:rsidRPr="00EC76D5" w:rsidRDefault="006929AD" w:rsidP="006929AD">
      <w:pPr>
        <w:pStyle w:val="Code"/>
      </w:pPr>
      <w:r w:rsidRPr="00EC76D5">
        <w:t xml:space="preserve">          }</w:t>
      </w:r>
    </w:p>
    <w:p w14:paraId="51186609" w14:textId="77777777" w:rsidR="006929AD" w:rsidRPr="00EC76D5" w:rsidRDefault="006929AD" w:rsidP="006929AD">
      <w:pPr>
        <w:pStyle w:val="Code"/>
      </w:pPr>
      <w:r w:rsidRPr="00EC76D5">
        <w:t xml:space="preserve">          break;</w:t>
      </w:r>
    </w:p>
    <w:p w14:paraId="300F357F" w14:textId="77777777" w:rsidR="006929AD" w:rsidRPr="00EC76D5" w:rsidRDefault="006929AD" w:rsidP="006929AD">
      <w:pPr>
        <w:pStyle w:val="Code"/>
      </w:pPr>
      <w:r w:rsidRPr="00EC76D5">
        <w:t xml:space="preserve">          </w:t>
      </w:r>
    </w:p>
    <w:p w14:paraId="528414E3" w14:textId="77777777" w:rsidR="006929AD" w:rsidRPr="00EC76D5" w:rsidRDefault="006929AD" w:rsidP="006929AD">
      <w:pPr>
        <w:pStyle w:val="Code"/>
      </w:pPr>
      <w:r w:rsidRPr="00EC76D5">
        <w:t xml:space="preserve">        case GetReturnValue: {</w:t>
      </w:r>
    </w:p>
    <w:p w14:paraId="30223ACF" w14:textId="77777777" w:rsidR="006929AD" w:rsidRPr="00EC76D5" w:rsidRDefault="006929AD" w:rsidP="006929AD">
      <w:pPr>
        <w:pStyle w:val="Code"/>
      </w:pPr>
      <w:r w:rsidRPr="00EC76D5">
        <w:lastRenderedPageBreak/>
        <w:t xml:space="preserve">            Symbol returnSymbol = (Symbol) operand1;</w:t>
      </w:r>
    </w:p>
    <w:p w14:paraId="2C36D1B8" w14:textId="77777777" w:rsidR="006929AD" w:rsidRPr="00EC76D5" w:rsidRDefault="006929AD" w:rsidP="006929AD">
      <w:pPr>
        <w:pStyle w:val="Code"/>
      </w:pPr>
    </w:p>
    <w:p w14:paraId="4E18545D" w14:textId="77777777" w:rsidR="006929AD" w:rsidRPr="00EC76D5" w:rsidRDefault="006929AD" w:rsidP="006929AD">
      <w:pPr>
        <w:pStyle w:val="Code"/>
      </w:pPr>
      <w:r w:rsidRPr="00EC76D5">
        <w:t xml:space="preserve">            if (returnSymbol.getType().isIntegralOrPointer()) {</w:t>
      </w:r>
    </w:p>
    <w:p w14:paraId="1669496E" w14:textId="77777777" w:rsidR="006929AD" w:rsidRPr="00EC76D5" w:rsidRDefault="006929AD" w:rsidP="006929AD">
      <w:pPr>
        <w:pStyle w:val="Code"/>
      </w:pPr>
      <w:r w:rsidRPr="00EC76D5">
        <w:t xml:space="preserve">              Track returnTrack = createTrack(returnSymbol, trackMap, trackSet);</w:t>
      </w:r>
    </w:p>
    <w:p w14:paraId="6032CC0A" w14:textId="77777777" w:rsidR="006929AD" w:rsidRPr="00EC76D5" w:rsidRDefault="006929AD" w:rsidP="006929AD">
      <w:pPr>
        <w:pStyle w:val="Code"/>
      </w:pPr>
      <w:r w:rsidRPr="00EC76D5">
        <w:t xml:space="preserve">              returnTrack.addCode(Track.Left, line,</w:t>
      </w:r>
    </w:p>
    <w:p w14:paraId="17CA75A0" w14:textId="77777777" w:rsidR="006929AD" w:rsidRPr="00EC76D5" w:rsidRDefault="006929AD" w:rsidP="006929AD">
      <w:pPr>
        <w:pStyle w:val="Code"/>
      </w:pPr>
      <w:r w:rsidRPr="00EC76D5">
        <w:t xml:space="preserve">                                  ObjectCode.ReturnValueRegister);</w:t>
      </w:r>
    </w:p>
    <w:p w14:paraId="4D0F345F" w14:textId="77777777" w:rsidR="006929AD" w:rsidRPr="00EC76D5" w:rsidRDefault="006929AD" w:rsidP="006929AD">
      <w:pPr>
        <w:pStyle w:val="Code"/>
      </w:pPr>
      <w:r w:rsidRPr="00EC76D5">
        <w:t xml:space="preserve">              </w:t>
      </w:r>
    </w:p>
    <w:p w14:paraId="5B58F1A8" w14:textId="77777777" w:rsidR="006929AD" w:rsidRPr="00EC76D5" w:rsidRDefault="006929AD" w:rsidP="006929AD">
      <w:pPr>
        <w:pStyle w:val="Code"/>
      </w:pPr>
      <w:r w:rsidRPr="00EC76D5">
        <w:t xml:space="preserve">              if (!middleCode.isLive(returnSymbol)) {</w:t>
      </w:r>
    </w:p>
    <w:p w14:paraId="7E3BAF5E" w14:textId="77777777" w:rsidR="006929AD" w:rsidRPr="00EC76D5" w:rsidRDefault="006929AD" w:rsidP="006929AD">
      <w:pPr>
        <w:pStyle w:val="Code"/>
      </w:pPr>
      <w:r w:rsidRPr="00EC76D5">
        <w:t xml:space="preserve">                middleCode.setSave();</w:t>
      </w:r>
    </w:p>
    <w:p w14:paraId="52C39438" w14:textId="77777777" w:rsidR="006929AD" w:rsidRPr="00EC76D5" w:rsidRDefault="006929AD" w:rsidP="006929AD">
      <w:pPr>
        <w:pStyle w:val="Code"/>
      </w:pPr>
      <w:r w:rsidRPr="00EC76D5">
        <w:t xml:space="preserve">                Main.CurrentTable.addSymbol(returnSymbol);</w:t>
      </w:r>
    </w:p>
    <w:p w14:paraId="341A17EA" w14:textId="77777777" w:rsidR="006929AD" w:rsidRPr="00EC76D5" w:rsidRDefault="006929AD" w:rsidP="006929AD">
      <w:pPr>
        <w:pStyle w:val="Code"/>
      </w:pPr>
      <w:r w:rsidRPr="00EC76D5">
        <w:t xml:space="preserve">              }</w:t>
      </w:r>
    </w:p>
    <w:p w14:paraId="6814313D" w14:textId="77777777" w:rsidR="006929AD" w:rsidRPr="00EC76D5" w:rsidRDefault="006929AD" w:rsidP="006929AD">
      <w:pPr>
        <w:pStyle w:val="Code"/>
      </w:pPr>
      <w:r w:rsidRPr="00EC76D5">
        <w:t xml:space="preserve">            }</w:t>
      </w:r>
    </w:p>
    <w:p w14:paraId="69B1EB11" w14:textId="77777777" w:rsidR="006929AD" w:rsidRPr="00EC76D5" w:rsidRDefault="006929AD" w:rsidP="006929AD">
      <w:pPr>
        <w:pStyle w:val="Code"/>
      </w:pPr>
      <w:r w:rsidRPr="00EC76D5">
        <w:t xml:space="preserve">            else if (returnSymbol.getType().isFloating()) {</w:t>
      </w:r>
    </w:p>
    <w:p w14:paraId="6993D951" w14:textId="77777777" w:rsidR="006929AD" w:rsidRPr="00EC76D5" w:rsidRDefault="006929AD" w:rsidP="006929AD">
      <w:pPr>
        <w:pStyle w:val="Code"/>
      </w:pPr>
      <w:r w:rsidRPr="00EC76D5">
        <w:t xml:space="preserve">              // Empty.</w:t>
      </w:r>
    </w:p>
    <w:p w14:paraId="6804F913" w14:textId="77777777" w:rsidR="006929AD" w:rsidRPr="00EC76D5" w:rsidRDefault="006929AD" w:rsidP="006929AD">
      <w:pPr>
        <w:pStyle w:val="Code"/>
      </w:pPr>
      <w:r w:rsidRPr="00EC76D5">
        <w:t xml:space="preserve">            }</w:t>
      </w:r>
    </w:p>
    <w:p w14:paraId="21D44963" w14:textId="77777777" w:rsidR="006929AD" w:rsidRPr="00EC76D5" w:rsidRDefault="006929AD" w:rsidP="006929AD">
      <w:pPr>
        <w:pStyle w:val="Code"/>
      </w:pPr>
      <w:r w:rsidRPr="00EC76D5">
        <w:t xml:space="preserve">            else if (returnSymbol.getType().isStructOrUnion()) {</w:t>
      </w:r>
    </w:p>
    <w:p w14:paraId="68101BA0" w14:textId="77777777" w:rsidR="006929AD" w:rsidRPr="00EC76D5" w:rsidRDefault="006929AD" w:rsidP="006929AD">
      <w:pPr>
        <w:pStyle w:val="Code"/>
      </w:pPr>
      <w:r w:rsidRPr="00EC76D5">
        <w:t xml:space="preserve">              Symbol returnAddressSymbol = returnSymbol.getAddressSymbol();</w:t>
      </w:r>
    </w:p>
    <w:p w14:paraId="4D00BFF6" w14:textId="77777777" w:rsidR="006929AD" w:rsidRPr="00EC76D5" w:rsidRDefault="006929AD" w:rsidP="006929AD">
      <w:pPr>
        <w:pStyle w:val="Code"/>
      </w:pPr>
      <w:r w:rsidRPr="00EC76D5">
        <w:t xml:space="preserve">              Track returnAddressTrack;</w:t>
      </w:r>
    </w:p>
    <w:p w14:paraId="30D11D5B" w14:textId="77777777" w:rsidR="006929AD" w:rsidRPr="00EC76D5" w:rsidRDefault="006929AD" w:rsidP="006929AD">
      <w:pPr>
        <w:pStyle w:val="Code"/>
      </w:pPr>
    </w:p>
    <w:p w14:paraId="615FEF7E" w14:textId="77777777" w:rsidR="006929AD" w:rsidRPr="00EC76D5" w:rsidRDefault="006929AD" w:rsidP="006929AD">
      <w:pPr>
        <w:pStyle w:val="Code"/>
      </w:pPr>
      <w:r w:rsidRPr="00EC76D5">
        <w:t xml:space="preserve">              if (returnAddressSymbol != null) {</w:t>
      </w:r>
    </w:p>
    <w:p w14:paraId="3873A0E5" w14:textId="77777777" w:rsidR="006929AD" w:rsidRPr="00EC76D5" w:rsidRDefault="006929AD" w:rsidP="006929AD">
      <w:pPr>
        <w:pStyle w:val="Code"/>
      </w:pPr>
      <w:r w:rsidRPr="00EC76D5">
        <w:t xml:space="preserve">                returnAddressTrack = trackMap.get(returnAddressSymbol);</w:t>
      </w:r>
    </w:p>
    <w:p w14:paraId="46F04F27" w14:textId="77777777" w:rsidR="006929AD" w:rsidRPr="00EC76D5" w:rsidRDefault="006929AD" w:rsidP="006929AD">
      <w:pPr>
        <w:pStyle w:val="Code"/>
      </w:pPr>
    </w:p>
    <w:p w14:paraId="0C195C78" w14:textId="77777777" w:rsidR="006929AD" w:rsidRPr="00EC76D5" w:rsidRDefault="006929AD" w:rsidP="006929AD">
      <w:pPr>
        <w:pStyle w:val="Code"/>
      </w:pPr>
      <w:r w:rsidRPr="00EC76D5">
        <w:t xml:space="preserve">                if (returnAddressTrack == null) {</w:t>
      </w:r>
    </w:p>
    <w:p w14:paraId="43FD1E24" w14:textId="77777777" w:rsidR="006929AD" w:rsidRPr="00EC76D5" w:rsidRDefault="006929AD" w:rsidP="006929AD">
      <w:pPr>
        <w:pStyle w:val="Code"/>
      </w:pPr>
      <w:r w:rsidRPr="00EC76D5">
        <w:t xml:space="preserve">                  middleCode.setLoad(Track.Left);</w:t>
      </w:r>
    </w:p>
    <w:p w14:paraId="607A2DE8" w14:textId="77777777" w:rsidR="006929AD" w:rsidRPr="00EC76D5" w:rsidRDefault="006929AD" w:rsidP="006929AD">
      <w:pPr>
        <w:pStyle w:val="Code"/>
      </w:pPr>
      <w:r w:rsidRPr="00EC76D5">
        <w:t xml:space="preserve">                  returnAddressTrack =</w:t>
      </w:r>
    </w:p>
    <w:p w14:paraId="4A400D86" w14:textId="77777777" w:rsidR="006929AD" w:rsidRPr="00EC76D5" w:rsidRDefault="006929AD" w:rsidP="006929AD">
      <w:pPr>
        <w:pStyle w:val="Code"/>
      </w:pPr>
      <w:r w:rsidRPr="00EC76D5">
        <w:t xml:space="preserve">                    createTrack(returnAddressSymbol, trackMap, trackSet);</w:t>
      </w:r>
    </w:p>
    <w:p w14:paraId="1653AB45" w14:textId="77777777" w:rsidR="006929AD" w:rsidRPr="00EC76D5" w:rsidRDefault="006929AD" w:rsidP="006929AD">
      <w:pPr>
        <w:pStyle w:val="Code"/>
      </w:pPr>
      <w:r w:rsidRPr="00EC76D5">
        <w:t xml:space="preserve">                }</w:t>
      </w:r>
    </w:p>
    <w:p w14:paraId="22DE2486" w14:textId="77777777" w:rsidR="006929AD" w:rsidRPr="00EC76D5" w:rsidRDefault="006929AD" w:rsidP="006929AD">
      <w:pPr>
        <w:pStyle w:val="Code"/>
      </w:pPr>
      <w:r w:rsidRPr="00EC76D5">
        <w:t xml:space="preserve">              }</w:t>
      </w:r>
    </w:p>
    <w:p w14:paraId="3F2BF3D5" w14:textId="77777777" w:rsidR="006929AD" w:rsidRPr="00EC76D5" w:rsidRDefault="006929AD" w:rsidP="006929AD">
      <w:pPr>
        <w:pStyle w:val="Code"/>
      </w:pPr>
      <w:r w:rsidRPr="00EC76D5">
        <w:t xml:space="preserve">              else {</w:t>
      </w:r>
    </w:p>
    <w:p w14:paraId="14361357" w14:textId="77777777" w:rsidR="006929AD" w:rsidRPr="00EC76D5" w:rsidRDefault="006929AD" w:rsidP="006929AD">
      <w:pPr>
        <w:pStyle w:val="Code"/>
      </w:pPr>
      <w:r w:rsidRPr="00EC76D5">
        <w:t xml:space="preserve">                middleCode.setLoad(Track.Left);</w:t>
      </w:r>
    </w:p>
    <w:p w14:paraId="7990A5BA" w14:textId="77777777" w:rsidR="006929AD" w:rsidRPr="00EC76D5" w:rsidRDefault="006929AD" w:rsidP="006929AD">
      <w:pPr>
        <w:pStyle w:val="Code"/>
      </w:pPr>
      <w:r w:rsidRPr="00EC76D5">
        <w:t xml:space="preserve">                returnAddressTrack = createTrack(Type.PointerType, trackSet);</w:t>
      </w:r>
    </w:p>
    <w:p w14:paraId="3D32C875" w14:textId="77777777" w:rsidR="006929AD" w:rsidRPr="00EC76D5" w:rsidRDefault="006929AD" w:rsidP="006929AD">
      <w:pPr>
        <w:pStyle w:val="Code"/>
      </w:pPr>
      <w:r w:rsidRPr="00EC76D5">
        <w:t xml:space="preserve">              }</w:t>
      </w:r>
    </w:p>
    <w:p w14:paraId="6040FBF4" w14:textId="77777777" w:rsidR="006929AD" w:rsidRPr="00EC76D5" w:rsidRDefault="006929AD" w:rsidP="006929AD">
      <w:pPr>
        <w:pStyle w:val="Code"/>
      </w:pPr>
    </w:p>
    <w:p w14:paraId="380EBC79" w14:textId="77777777" w:rsidR="006929AD" w:rsidRPr="00EC76D5" w:rsidRDefault="006929AD" w:rsidP="006929AD">
      <w:pPr>
        <w:pStyle w:val="Code"/>
      </w:pPr>
      <w:r w:rsidRPr="00EC76D5">
        <w:t xml:space="preserve">              returnAddressTrack.addCode(Track.LeftAddress, line);</w:t>
      </w:r>
    </w:p>
    <w:p w14:paraId="286138F6" w14:textId="77777777" w:rsidR="006929AD" w:rsidRPr="00EC76D5" w:rsidRDefault="006929AD" w:rsidP="006929AD">
      <w:pPr>
        <w:pStyle w:val="Code"/>
      </w:pPr>
      <w:r w:rsidRPr="00EC76D5">
        <w:t xml:space="preserve">              returnAddressTrack.setPointer();</w:t>
      </w:r>
    </w:p>
    <w:p w14:paraId="34D30864" w14:textId="77777777" w:rsidR="006929AD" w:rsidRPr="00EC76D5" w:rsidRDefault="006929AD" w:rsidP="006929AD">
      <w:pPr>
        <w:pStyle w:val="Code"/>
      </w:pPr>
    </w:p>
    <w:p w14:paraId="1EF5A1B2" w14:textId="77777777" w:rsidR="006929AD" w:rsidRPr="00EC76D5" w:rsidRDefault="006929AD" w:rsidP="006929AD">
      <w:pPr>
        <w:pStyle w:val="Code"/>
      </w:pPr>
      <w:r w:rsidRPr="00EC76D5">
        <w:t xml:space="preserve">              Symbol valueSymbol =</w:t>
      </w:r>
    </w:p>
    <w:p w14:paraId="5048FA70" w14:textId="77777777" w:rsidR="006929AD" w:rsidRPr="00EC76D5" w:rsidRDefault="006929AD" w:rsidP="006929AD">
      <w:pPr>
        <w:pStyle w:val="Code"/>
      </w:pPr>
      <w:r w:rsidRPr="00EC76D5">
        <w:t xml:space="preserve">                Symbol.createTemporarySymbol(Type.SignedCharType);</w:t>
      </w:r>
    </w:p>
    <w:p w14:paraId="1ABC6D30" w14:textId="77777777" w:rsidR="006929AD" w:rsidRPr="00EC76D5" w:rsidRDefault="006929AD" w:rsidP="006929AD">
      <w:pPr>
        <w:pStyle w:val="Code"/>
      </w:pPr>
      <w:r w:rsidRPr="00EC76D5">
        <w:t xml:space="preserve">              Track valueTrack = createTrack(valueSymbol, trackMap, trackSet);</w:t>
      </w:r>
    </w:p>
    <w:p w14:paraId="49B57D63" w14:textId="77777777" w:rsidR="006929AD" w:rsidRPr="00EC76D5" w:rsidRDefault="006929AD" w:rsidP="006929AD">
      <w:pPr>
        <w:pStyle w:val="Code"/>
      </w:pPr>
      <w:r w:rsidRPr="00EC76D5">
        <w:t xml:space="preserve">              valueTrack.addCode(Track.Left, line);</w:t>
      </w:r>
    </w:p>
    <w:p w14:paraId="52982C96" w14:textId="77777777" w:rsidR="006929AD" w:rsidRPr="00EC76D5" w:rsidRDefault="006929AD" w:rsidP="006929AD">
      <w:pPr>
        <w:pStyle w:val="Code"/>
      </w:pPr>
    </w:p>
    <w:p w14:paraId="32F3465E" w14:textId="77777777" w:rsidR="006929AD" w:rsidRPr="00EC76D5" w:rsidRDefault="006929AD" w:rsidP="006929AD">
      <w:pPr>
        <w:pStyle w:val="Code"/>
      </w:pPr>
      <w:r w:rsidRPr="00EC76D5">
        <w:t xml:space="preserve">              int typeSize = returnSymbol.getType().getSize();</w:t>
      </w:r>
    </w:p>
    <w:p w14:paraId="39DF4FC0" w14:textId="77777777" w:rsidR="006929AD" w:rsidRPr="00EC76D5" w:rsidRDefault="006929AD" w:rsidP="006929AD">
      <w:pPr>
        <w:pStyle w:val="Code"/>
      </w:pPr>
      <w:r w:rsidRPr="00EC76D5">
        <w:t xml:space="preserve">              Type countType = (typeSize &lt; 256) ? Type.SignedCharType</w:t>
      </w:r>
    </w:p>
    <w:p w14:paraId="47035D27" w14:textId="77777777" w:rsidR="006929AD" w:rsidRPr="00EC76D5" w:rsidRDefault="006929AD" w:rsidP="006929AD">
      <w:pPr>
        <w:pStyle w:val="Code"/>
      </w:pPr>
      <w:r w:rsidRPr="00EC76D5">
        <w:t xml:space="preserve">                                                : Type.SignedIntegerType;</w:t>
      </w:r>
    </w:p>
    <w:p w14:paraId="67198A4A" w14:textId="77777777" w:rsidR="006929AD" w:rsidRPr="00EC76D5" w:rsidRDefault="006929AD" w:rsidP="006929AD">
      <w:pPr>
        <w:pStyle w:val="Code"/>
      </w:pPr>
      <w:r w:rsidRPr="00EC76D5">
        <w:t xml:space="preserve">              Symbol countSymbol = Symbol.createTemporarySymbol(countType);</w:t>
      </w:r>
    </w:p>
    <w:p w14:paraId="59DB3304" w14:textId="77777777" w:rsidR="006929AD" w:rsidRPr="00EC76D5" w:rsidRDefault="006929AD" w:rsidP="006929AD">
      <w:pPr>
        <w:pStyle w:val="Code"/>
      </w:pPr>
      <w:r w:rsidRPr="00EC76D5">
        <w:t xml:space="preserve">              Track countTrack = createTrack(countSymbol, trackMap, trackSet);</w:t>
      </w:r>
    </w:p>
    <w:p w14:paraId="4940FD24" w14:textId="77777777" w:rsidR="006929AD" w:rsidRPr="00EC76D5" w:rsidRDefault="006929AD" w:rsidP="006929AD">
      <w:pPr>
        <w:pStyle w:val="Code"/>
      </w:pPr>
      <w:r w:rsidRPr="00EC76D5">
        <w:t xml:space="preserve">              countTrack.addCode(Track.Right, line);</w:t>
      </w:r>
    </w:p>
    <w:p w14:paraId="5D3C1C01" w14:textId="77777777" w:rsidR="006929AD" w:rsidRPr="00EC76D5" w:rsidRDefault="006929AD" w:rsidP="006929AD">
      <w:pPr>
        <w:pStyle w:val="Code"/>
      </w:pPr>
      <w:r w:rsidRPr="00EC76D5">
        <w:t xml:space="preserve">            }</w:t>
      </w:r>
    </w:p>
    <w:p w14:paraId="660B289B" w14:textId="77777777" w:rsidR="006929AD" w:rsidRPr="00EC76D5" w:rsidRDefault="006929AD" w:rsidP="006929AD">
      <w:pPr>
        <w:pStyle w:val="Code"/>
      </w:pPr>
      <w:r w:rsidRPr="00EC76D5">
        <w:t xml:space="preserve">          }</w:t>
      </w:r>
    </w:p>
    <w:p w14:paraId="55219EC5" w14:textId="77777777" w:rsidR="006929AD" w:rsidRPr="00EC76D5" w:rsidRDefault="006929AD" w:rsidP="006929AD">
      <w:pPr>
        <w:pStyle w:val="Code"/>
      </w:pPr>
      <w:r w:rsidRPr="00EC76D5">
        <w:t xml:space="preserve">          break;</w:t>
      </w:r>
    </w:p>
    <w:p w14:paraId="05D4CAF4" w14:textId="77777777" w:rsidR="006929AD" w:rsidRPr="00EC76D5" w:rsidRDefault="006929AD" w:rsidP="006929AD">
      <w:pPr>
        <w:pStyle w:val="Code"/>
      </w:pPr>
    </w:p>
    <w:p w14:paraId="4F7AAEE2" w14:textId="77777777" w:rsidR="006929AD" w:rsidRPr="00EC76D5" w:rsidRDefault="006929AD" w:rsidP="006929AD">
      <w:pPr>
        <w:pStyle w:val="Code"/>
      </w:pPr>
      <w:r w:rsidRPr="00EC76D5">
        <w:t xml:space="preserve">        case Exit:</w:t>
      </w:r>
    </w:p>
    <w:p w14:paraId="3093EF71" w14:textId="77777777" w:rsidR="006929AD" w:rsidRPr="00EC76D5" w:rsidRDefault="006929AD" w:rsidP="006929AD">
      <w:pPr>
        <w:pStyle w:val="Code"/>
      </w:pPr>
      <w:r w:rsidRPr="00EC76D5">
        <w:t xml:space="preserve">          if (operand2 != null) {</w:t>
      </w:r>
    </w:p>
    <w:p w14:paraId="365585A3" w14:textId="77777777" w:rsidR="006929AD" w:rsidRPr="00EC76D5" w:rsidRDefault="006929AD" w:rsidP="006929AD">
      <w:pPr>
        <w:pStyle w:val="Code"/>
      </w:pPr>
      <w:r w:rsidRPr="00EC76D5">
        <w:t xml:space="preserve">            Symbol exitSymbol = (Symbol) operand2;</w:t>
      </w:r>
    </w:p>
    <w:p w14:paraId="09F491EA" w14:textId="77777777" w:rsidR="006929AD" w:rsidRPr="00EC76D5" w:rsidRDefault="006929AD" w:rsidP="006929AD">
      <w:pPr>
        <w:pStyle w:val="Code"/>
      </w:pPr>
    </w:p>
    <w:p w14:paraId="068E6D5E" w14:textId="77777777" w:rsidR="006929AD" w:rsidRPr="00EC76D5" w:rsidRDefault="006929AD" w:rsidP="006929AD">
      <w:pPr>
        <w:pStyle w:val="Code"/>
      </w:pPr>
      <w:r w:rsidRPr="00EC76D5">
        <w:t xml:space="preserve">            if (exitSymbol.getType().isIntegralOrPointer()) {</w:t>
      </w:r>
    </w:p>
    <w:p w14:paraId="21065AD5" w14:textId="77777777" w:rsidR="006929AD" w:rsidRPr="00EC76D5" w:rsidRDefault="006929AD" w:rsidP="006929AD">
      <w:pPr>
        <w:pStyle w:val="Code"/>
      </w:pPr>
      <w:r w:rsidRPr="00EC76D5">
        <w:lastRenderedPageBreak/>
        <w:t xml:space="preserve">              Track exitTrack = trackMap.get(exitSymbol);</w:t>
      </w:r>
    </w:p>
    <w:p w14:paraId="0BD77340" w14:textId="77777777" w:rsidR="006929AD" w:rsidRPr="00EC76D5" w:rsidRDefault="006929AD" w:rsidP="006929AD">
      <w:pPr>
        <w:pStyle w:val="Code"/>
      </w:pPr>
    </w:p>
    <w:p w14:paraId="636D17DE" w14:textId="77777777" w:rsidR="006929AD" w:rsidRPr="00EC76D5" w:rsidRDefault="006929AD" w:rsidP="006929AD">
      <w:pPr>
        <w:pStyle w:val="Code"/>
      </w:pPr>
      <w:r w:rsidRPr="00EC76D5">
        <w:t xml:space="preserve">              if (exitTrack != null) {</w:t>
      </w:r>
    </w:p>
    <w:p w14:paraId="6B3993A3" w14:textId="77777777" w:rsidR="006929AD" w:rsidRPr="00EC76D5" w:rsidRDefault="006929AD" w:rsidP="006929AD">
      <w:pPr>
        <w:pStyle w:val="Code"/>
      </w:pPr>
      <w:r w:rsidRPr="00EC76D5">
        <w:t xml:space="preserve">                if (exitTrack.getRegister() == null) {</w:t>
      </w:r>
    </w:p>
    <w:p w14:paraId="1AE1B4F3" w14:textId="77777777" w:rsidR="006929AD" w:rsidRPr="00EC76D5" w:rsidRDefault="006929AD" w:rsidP="006929AD">
      <w:pPr>
        <w:pStyle w:val="Code"/>
      </w:pPr>
      <w:r w:rsidRPr="00EC76D5">
        <w:t xml:space="preserve">                  exitTrack.setRegister(Register.dl);</w:t>
      </w:r>
    </w:p>
    <w:p w14:paraId="5FE794EF" w14:textId="77777777" w:rsidR="006929AD" w:rsidRPr="00EC76D5" w:rsidRDefault="006929AD" w:rsidP="006929AD">
      <w:pPr>
        <w:pStyle w:val="Code"/>
      </w:pPr>
      <w:r w:rsidRPr="00EC76D5">
        <w:t xml:space="preserve">                }</w:t>
      </w:r>
    </w:p>
    <w:p w14:paraId="524979AD" w14:textId="77777777" w:rsidR="006929AD" w:rsidRPr="00EC76D5" w:rsidRDefault="006929AD" w:rsidP="006929AD">
      <w:pPr>
        <w:pStyle w:val="Code"/>
      </w:pPr>
      <w:r w:rsidRPr="00EC76D5">
        <w:t xml:space="preserve">              }</w:t>
      </w:r>
    </w:p>
    <w:p w14:paraId="67CDCE6B" w14:textId="77777777" w:rsidR="006929AD" w:rsidRPr="00EC76D5" w:rsidRDefault="006929AD" w:rsidP="006929AD">
      <w:pPr>
        <w:pStyle w:val="Code"/>
      </w:pPr>
      <w:r w:rsidRPr="00EC76D5">
        <w:t xml:space="preserve">              else {</w:t>
      </w:r>
    </w:p>
    <w:p w14:paraId="5D74C047" w14:textId="77777777" w:rsidR="006929AD" w:rsidRPr="00EC76D5" w:rsidRDefault="006929AD" w:rsidP="006929AD">
      <w:pPr>
        <w:pStyle w:val="Code"/>
      </w:pPr>
      <w:r w:rsidRPr="00EC76D5">
        <w:t xml:space="preserve">                middleCode.setLoad(Track.Left);</w:t>
      </w:r>
    </w:p>
    <w:p w14:paraId="630142BA" w14:textId="77777777" w:rsidR="006929AD" w:rsidRPr="00EC76D5" w:rsidRDefault="006929AD" w:rsidP="006929AD">
      <w:pPr>
        <w:pStyle w:val="Code"/>
      </w:pPr>
      <w:r w:rsidRPr="00EC76D5">
        <w:t xml:space="preserve">                exitTrack = createTrack(exitSymbol, trackMap, trackSet);</w:t>
      </w:r>
    </w:p>
    <w:p w14:paraId="4269B8BB" w14:textId="77777777" w:rsidR="006929AD" w:rsidRPr="00EC76D5" w:rsidRDefault="006929AD" w:rsidP="006929AD">
      <w:pPr>
        <w:pStyle w:val="Code"/>
      </w:pPr>
      <w:r w:rsidRPr="00EC76D5">
        <w:t xml:space="preserve">                tryLoadAddressSymbol(Track.LeftAddress, line,</w:t>
      </w:r>
    </w:p>
    <w:p w14:paraId="6CE0ABA2" w14:textId="77777777" w:rsidR="006929AD" w:rsidRPr="00EC76D5" w:rsidRDefault="006929AD" w:rsidP="006929AD">
      <w:pPr>
        <w:pStyle w:val="Code"/>
      </w:pPr>
      <w:r w:rsidRPr="00EC76D5">
        <w:t xml:space="preserve">                                     exitSymbol, trackMap);</w:t>
      </w:r>
    </w:p>
    <w:p w14:paraId="02254D8E" w14:textId="77777777" w:rsidR="006929AD" w:rsidRPr="00EC76D5" w:rsidRDefault="006929AD" w:rsidP="006929AD">
      <w:pPr>
        <w:pStyle w:val="Code"/>
      </w:pPr>
      <w:r w:rsidRPr="00EC76D5">
        <w:t xml:space="preserve">              }</w:t>
      </w:r>
    </w:p>
    <w:p w14:paraId="6C1D030C" w14:textId="77777777" w:rsidR="006929AD" w:rsidRPr="00EC76D5" w:rsidRDefault="006929AD" w:rsidP="006929AD">
      <w:pPr>
        <w:pStyle w:val="Code"/>
      </w:pPr>
    </w:p>
    <w:p w14:paraId="300AC19F" w14:textId="77777777" w:rsidR="006929AD" w:rsidRPr="00EC76D5" w:rsidRDefault="006929AD" w:rsidP="006929AD">
      <w:pPr>
        <w:pStyle w:val="Code"/>
      </w:pPr>
      <w:r w:rsidRPr="00EC76D5">
        <w:t xml:space="preserve">              exitTrack.addCode(Track.Left, line, Register.dl);</w:t>
      </w:r>
    </w:p>
    <w:p w14:paraId="27B2CEA6" w14:textId="77777777" w:rsidR="006929AD" w:rsidRPr="00EC76D5" w:rsidRDefault="006929AD" w:rsidP="006929AD">
      <w:pPr>
        <w:pStyle w:val="Code"/>
      </w:pPr>
      <w:r w:rsidRPr="00EC76D5">
        <w:t xml:space="preserve">            }</w:t>
      </w:r>
    </w:p>
    <w:p w14:paraId="11AE80A3" w14:textId="77777777" w:rsidR="006929AD" w:rsidRPr="00EC76D5" w:rsidRDefault="006929AD" w:rsidP="006929AD">
      <w:pPr>
        <w:pStyle w:val="Code"/>
      </w:pPr>
      <w:r w:rsidRPr="00EC76D5">
        <w:t xml:space="preserve">          }</w:t>
      </w:r>
    </w:p>
    <w:p w14:paraId="6E89A7E2" w14:textId="77777777" w:rsidR="006929AD" w:rsidRPr="00EC76D5" w:rsidRDefault="006929AD" w:rsidP="006929AD">
      <w:pPr>
        <w:pStyle w:val="Code"/>
      </w:pPr>
      <w:r w:rsidRPr="00EC76D5">
        <w:t xml:space="preserve">          break;</w:t>
      </w:r>
    </w:p>
    <w:p w14:paraId="31FA6B8F" w14:textId="77777777" w:rsidR="006929AD" w:rsidRPr="00EC76D5" w:rsidRDefault="006929AD" w:rsidP="006929AD">
      <w:pPr>
        <w:pStyle w:val="Code"/>
      </w:pPr>
      <w:r w:rsidRPr="00EC76D5">
        <w:t xml:space="preserve">          </w:t>
      </w:r>
    </w:p>
    <w:p w14:paraId="6EFD1A7F" w14:textId="77777777" w:rsidR="006929AD" w:rsidRPr="00EC76D5" w:rsidRDefault="006929AD" w:rsidP="006929AD">
      <w:pPr>
        <w:pStyle w:val="Code"/>
      </w:pPr>
      <w:r w:rsidRPr="00EC76D5">
        <w:t xml:space="preserve">        case Call: {</w:t>
      </w:r>
    </w:p>
    <w:p w14:paraId="7EEE7A43" w14:textId="77777777" w:rsidR="006929AD" w:rsidRPr="00EC76D5" w:rsidRDefault="006929AD" w:rsidP="006929AD">
      <w:pPr>
        <w:pStyle w:val="Code"/>
      </w:pPr>
      <w:r w:rsidRPr="00EC76D5">
        <w:t xml:space="preserve">            Symbol calleeSymbol = (Symbol) operand1;</w:t>
      </w:r>
    </w:p>
    <w:p w14:paraId="1DD54D8F" w14:textId="77777777" w:rsidR="006929AD" w:rsidRPr="00EC76D5" w:rsidRDefault="006929AD" w:rsidP="006929AD">
      <w:pPr>
        <w:pStyle w:val="Code"/>
      </w:pPr>
    </w:p>
    <w:p w14:paraId="1B0D2C1C" w14:textId="77777777" w:rsidR="006929AD" w:rsidRPr="00EC76D5" w:rsidRDefault="006929AD" w:rsidP="006929AD">
      <w:pPr>
        <w:pStyle w:val="Code"/>
      </w:pPr>
      <w:r w:rsidRPr="00EC76D5">
        <w:t xml:space="preserve">            if (calleeSymbol.getType().isPointer()) {</w:t>
      </w:r>
    </w:p>
    <w:p w14:paraId="6361FABF" w14:textId="77777777" w:rsidR="006929AD" w:rsidRPr="00EC76D5" w:rsidRDefault="006929AD" w:rsidP="006929AD">
      <w:pPr>
        <w:pStyle w:val="Code"/>
      </w:pPr>
      <w:r w:rsidRPr="00EC76D5">
        <w:t xml:space="preserve">              Track calleeTrack = trackMap.get(calleeSymbol);</w:t>
      </w:r>
    </w:p>
    <w:p w14:paraId="40DD63A7" w14:textId="77777777" w:rsidR="006929AD" w:rsidRPr="00EC76D5" w:rsidRDefault="006929AD" w:rsidP="006929AD">
      <w:pPr>
        <w:pStyle w:val="Code"/>
      </w:pPr>
    </w:p>
    <w:p w14:paraId="0844D796" w14:textId="77777777" w:rsidR="006929AD" w:rsidRPr="00EC76D5" w:rsidRDefault="006929AD" w:rsidP="006929AD">
      <w:pPr>
        <w:pStyle w:val="Code"/>
      </w:pPr>
      <w:r w:rsidRPr="00EC76D5">
        <w:t xml:space="preserve">              if (calleeTrack != null) {</w:t>
      </w:r>
    </w:p>
    <w:p w14:paraId="540F47C5" w14:textId="77777777" w:rsidR="006929AD" w:rsidRPr="00EC76D5" w:rsidRDefault="006929AD" w:rsidP="006929AD">
      <w:pPr>
        <w:pStyle w:val="Code"/>
      </w:pPr>
      <w:r w:rsidRPr="00EC76D5">
        <w:t xml:space="preserve">                calleeTrack.addCode(Track.Left, line, calleeSymbol.getType());</w:t>
      </w:r>
    </w:p>
    <w:p w14:paraId="694125D5" w14:textId="77777777" w:rsidR="006929AD" w:rsidRPr="00EC76D5" w:rsidRDefault="006929AD" w:rsidP="006929AD">
      <w:pPr>
        <w:pStyle w:val="Code"/>
      </w:pPr>
      <w:r w:rsidRPr="00EC76D5">
        <w:t xml:space="preserve">              }</w:t>
      </w:r>
    </w:p>
    <w:p w14:paraId="03555159" w14:textId="77777777" w:rsidR="006929AD" w:rsidRPr="00EC76D5" w:rsidRDefault="006929AD" w:rsidP="006929AD">
      <w:pPr>
        <w:pStyle w:val="Code"/>
      </w:pPr>
      <w:r w:rsidRPr="00EC76D5">
        <w:t xml:space="preserve">              else {</w:t>
      </w:r>
    </w:p>
    <w:p w14:paraId="7B1E6532" w14:textId="77777777" w:rsidR="006929AD" w:rsidRPr="00EC76D5" w:rsidRDefault="006929AD" w:rsidP="006929AD">
      <w:pPr>
        <w:pStyle w:val="Code"/>
      </w:pPr>
      <w:r w:rsidRPr="00EC76D5">
        <w:t xml:space="preserve">                tryLoadAddressSymbol(Track.LeftAddress, line, calleeSymbol, trackMap);</w:t>
      </w:r>
    </w:p>
    <w:p w14:paraId="581D3344" w14:textId="77777777" w:rsidR="006929AD" w:rsidRPr="00EC76D5" w:rsidRDefault="006929AD" w:rsidP="006929AD">
      <w:pPr>
        <w:pStyle w:val="Code"/>
      </w:pPr>
      <w:r w:rsidRPr="00EC76D5">
        <w:t xml:space="preserve">              }</w:t>
      </w:r>
    </w:p>
    <w:p w14:paraId="73448B18" w14:textId="77777777" w:rsidR="006929AD" w:rsidRPr="00EC76D5" w:rsidRDefault="006929AD" w:rsidP="006929AD">
      <w:pPr>
        <w:pStyle w:val="Code"/>
      </w:pPr>
      <w:r w:rsidRPr="00EC76D5">
        <w:t xml:space="preserve">            }</w:t>
      </w:r>
    </w:p>
    <w:p w14:paraId="27991E4B" w14:textId="77777777" w:rsidR="006929AD" w:rsidRPr="00EC76D5" w:rsidRDefault="006929AD" w:rsidP="006929AD">
      <w:pPr>
        <w:pStyle w:val="Code"/>
      </w:pPr>
      <w:r w:rsidRPr="00EC76D5">
        <w:t xml:space="preserve">          }</w:t>
      </w:r>
    </w:p>
    <w:p w14:paraId="382BDF6A" w14:textId="77777777" w:rsidR="006929AD" w:rsidRPr="00EC76D5" w:rsidRDefault="006929AD" w:rsidP="006929AD">
      <w:pPr>
        <w:pStyle w:val="Code"/>
      </w:pPr>
      <w:r w:rsidRPr="00EC76D5">
        <w:t xml:space="preserve">          break;</w:t>
      </w:r>
    </w:p>
    <w:p w14:paraId="0626B9E2" w14:textId="77777777" w:rsidR="006929AD" w:rsidRPr="00EC76D5" w:rsidRDefault="006929AD" w:rsidP="006929AD">
      <w:pPr>
        <w:pStyle w:val="Code"/>
      </w:pPr>
      <w:r w:rsidRPr="00EC76D5">
        <w:t xml:space="preserve">          </w:t>
      </w:r>
    </w:p>
    <w:p w14:paraId="16B5B473" w14:textId="35FD454F" w:rsidR="006929AD" w:rsidRPr="00EC76D5" w:rsidRDefault="006929AD" w:rsidP="006929AD">
      <w:pPr>
        <w:pStyle w:val="Code"/>
      </w:pPr>
      <w:r w:rsidRPr="00EC76D5">
        <w:t xml:space="preserve">        case </w:t>
      </w:r>
      <w:r w:rsidR="00B02345">
        <w:t>Dereference</w:t>
      </w:r>
      <w:r w:rsidRPr="00EC76D5">
        <w:t>:</w:t>
      </w:r>
    </w:p>
    <w:p w14:paraId="53D84CBC" w14:textId="77777777" w:rsidR="006929AD" w:rsidRPr="00EC76D5" w:rsidRDefault="006929AD" w:rsidP="006929AD">
      <w:pPr>
        <w:pStyle w:val="Code"/>
      </w:pPr>
      <w:r w:rsidRPr="00EC76D5">
        <w:t xml:space="preserve">        case Arrow:</w:t>
      </w:r>
    </w:p>
    <w:p w14:paraId="2C04A18A" w14:textId="77777777" w:rsidR="006929AD" w:rsidRPr="00EC76D5" w:rsidRDefault="006929AD" w:rsidP="006929AD">
      <w:pPr>
        <w:pStyle w:val="Code"/>
      </w:pPr>
      <w:r w:rsidRPr="00EC76D5">
        <w:t xml:space="preserve">        case Index: {</w:t>
      </w:r>
    </w:p>
    <w:p w14:paraId="48B5EB6C" w14:textId="77777777" w:rsidR="006929AD" w:rsidRPr="00EC76D5" w:rsidRDefault="006929AD" w:rsidP="006929AD">
      <w:pPr>
        <w:pStyle w:val="Code"/>
      </w:pPr>
      <w:r w:rsidRPr="00EC76D5">
        <w:t xml:space="preserve">            Symbol leftSymbol = (Symbol) operand2,</w:t>
      </w:r>
    </w:p>
    <w:p w14:paraId="0615623C" w14:textId="77777777" w:rsidR="006929AD" w:rsidRPr="00EC76D5" w:rsidRDefault="006929AD" w:rsidP="006929AD">
      <w:pPr>
        <w:pStyle w:val="Code"/>
      </w:pPr>
      <w:r w:rsidRPr="00EC76D5">
        <w:t xml:space="preserve">                   rightSymbol = (Symbol) operand3;</w:t>
      </w:r>
    </w:p>
    <w:p w14:paraId="7D663CA8" w14:textId="77777777" w:rsidR="006929AD" w:rsidRPr="00EC76D5" w:rsidRDefault="006929AD" w:rsidP="006929AD">
      <w:pPr>
        <w:pStyle w:val="Code"/>
      </w:pPr>
      <w:r w:rsidRPr="00EC76D5">
        <w:t xml:space="preserve">            Track rightTrack = trackMap.get(rightSymbol);</w:t>
      </w:r>
    </w:p>
    <w:p w14:paraId="56320752" w14:textId="77777777" w:rsidR="006929AD" w:rsidRPr="00EC76D5" w:rsidRDefault="006929AD" w:rsidP="006929AD">
      <w:pPr>
        <w:pStyle w:val="Code"/>
      </w:pPr>
    </w:p>
    <w:p w14:paraId="584FAC3B" w14:textId="77777777" w:rsidR="006929AD" w:rsidRPr="00EC76D5" w:rsidRDefault="006929AD" w:rsidP="006929AD">
      <w:pPr>
        <w:pStyle w:val="Code"/>
      </w:pPr>
      <w:r w:rsidRPr="00EC76D5">
        <w:t xml:space="preserve">            if (rightTrack == null) {</w:t>
      </w:r>
    </w:p>
    <w:p w14:paraId="038F2C4D" w14:textId="77777777" w:rsidR="006929AD" w:rsidRPr="00EC76D5" w:rsidRDefault="006929AD" w:rsidP="006929AD">
      <w:pPr>
        <w:pStyle w:val="Code"/>
      </w:pPr>
      <w:r w:rsidRPr="00EC76D5">
        <w:t xml:space="preserve">              middleCode.setLoad(Track.Right);</w:t>
      </w:r>
    </w:p>
    <w:p w14:paraId="26A349C9" w14:textId="77777777" w:rsidR="006929AD" w:rsidRPr="00EC76D5" w:rsidRDefault="006929AD" w:rsidP="006929AD">
      <w:pPr>
        <w:pStyle w:val="Code"/>
      </w:pPr>
      <w:r w:rsidRPr="00EC76D5">
        <w:t xml:space="preserve">              rightTrack = createTrack(rightSymbol, trackMap, trackSet);</w:t>
      </w:r>
    </w:p>
    <w:p w14:paraId="61526641" w14:textId="77777777" w:rsidR="006929AD" w:rsidRPr="00EC76D5" w:rsidRDefault="006929AD" w:rsidP="006929AD">
      <w:pPr>
        <w:pStyle w:val="Code"/>
      </w:pPr>
      <w:r w:rsidRPr="00EC76D5">
        <w:t xml:space="preserve">              tryLoadAddressSymbol(Track.RightAddress, line,</w:t>
      </w:r>
    </w:p>
    <w:p w14:paraId="3129BB55" w14:textId="77777777" w:rsidR="006929AD" w:rsidRPr="00EC76D5" w:rsidRDefault="006929AD" w:rsidP="006929AD">
      <w:pPr>
        <w:pStyle w:val="Code"/>
      </w:pPr>
      <w:r w:rsidRPr="00EC76D5">
        <w:t xml:space="preserve">                                   rightSymbol, trackMap);</w:t>
      </w:r>
    </w:p>
    <w:p w14:paraId="29047F0D" w14:textId="77777777" w:rsidR="006929AD" w:rsidRPr="00EC76D5" w:rsidRDefault="006929AD" w:rsidP="006929AD">
      <w:pPr>
        <w:pStyle w:val="Code"/>
      </w:pPr>
      <w:r w:rsidRPr="00EC76D5">
        <w:t xml:space="preserve">            }</w:t>
      </w:r>
    </w:p>
    <w:p w14:paraId="2C8AE107" w14:textId="77777777" w:rsidR="006929AD" w:rsidRPr="00EC76D5" w:rsidRDefault="006929AD" w:rsidP="006929AD">
      <w:pPr>
        <w:pStyle w:val="Code"/>
      </w:pPr>
    </w:p>
    <w:p w14:paraId="66E79212" w14:textId="77777777" w:rsidR="006929AD" w:rsidRPr="00EC76D5" w:rsidRDefault="006929AD" w:rsidP="006929AD">
      <w:pPr>
        <w:pStyle w:val="Code"/>
      </w:pPr>
      <w:r w:rsidRPr="00EC76D5">
        <w:t xml:space="preserve">            rightTrack.addCode(Track.Right, line);</w:t>
      </w:r>
    </w:p>
    <w:p w14:paraId="5CDBB625" w14:textId="77777777" w:rsidR="006929AD" w:rsidRPr="00EC76D5" w:rsidRDefault="006929AD" w:rsidP="006929AD">
      <w:pPr>
        <w:pStyle w:val="Code"/>
      </w:pPr>
      <w:r w:rsidRPr="00EC76D5">
        <w:t xml:space="preserve">            rightTrack.addCode(Track.LeftAddress, line);</w:t>
      </w:r>
    </w:p>
    <w:p w14:paraId="73E7A213" w14:textId="77777777" w:rsidR="006929AD" w:rsidRPr="00EC76D5" w:rsidRDefault="006929AD" w:rsidP="006929AD">
      <w:pPr>
        <w:pStyle w:val="Code"/>
      </w:pPr>
      <w:r w:rsidRPr="00EC76D5">
        <w:t xml:space="preserve">            rightTrack.setPointer();</w:t>
      </w:r>
    </w:p>
    <w:p w14:paraId="18419DAE" w14:textId="77777777" w:rsidR="006929AD" w:rsidRPr="00EC76D5" w:rsidRDefault="006929AD" w:rsidP="006929AD">
      <w:pPr>
        <w:pStyle w:val="Code"/>
      </w:pPr>
    </w:p>
    <w:p w14:paraId="284AC98B" w14:textId="77777777" w:rsidR="006929AD" w:rsidRPr="00EC76D5" w:rsidRDefault="006929AD" w:rsidP="006929AD">
      <w:pPr>
        <w:pStyle w:val="Code"/>
      </w:pPr>
      <w:r w:rsidRPr="00EC76D5">
        <w:t xml:space="preserve">            if (leftSymbol.getType().isIntegralOrPointer()) {</w:t>
      </w:r>
    </w:p>
    <w:p w14:paraId="5822AF37" w14:textId="77777777" w:rsidR="006929AD" w:rsidRPr="00EC76D5" w:rsidRDefault="006929AD" w:rsidP="006929AD">
      <w:pPr>
        <w:pStyle w:val="Code"/>
      </w:pPr>
      <w:r w:rsidRPr="00EC76D5">
        <w:t xml:space="preserve">              if (!leftSymbol.isTemporary()) { // XXX</w:t>
      </w:r>
    </w:p>
    <w:p w14:paraId="45A8A307" w14:textId="77777777" w:rsidR="006929AD" w:rsidRPr="00EC76D5" w:rsidRDefault="006929AD" w:rsidP="006929AD">
      <w:pPr>
        <w:pStyle w:val="Code"/>
      </w:pPr>
      <w:r w:rsidRPr="00EC76D5">
        <w:t xml:space="preserve">                Track leftTrack = createTrack(leftSymbol, trackMap, trackSet);</w:t>
      </w:r>
    </w:p>
    <w:p w14:paraId="71831968" w14:textId="77777777" w:rsidR="006929AD" w:rsidRPr="00EC76D5" w:rsidRDefault="006929AD" w:rsidP="006929AD">
      <w:pPr>
        <w:pStyle w:val="Code"/>
      </w:pPr>
      <w:r w:rsidRPr="00EC76D5">
        <w:lastRenderedPageBreak/>
        <w:t xml:space="preserve">                leftTrack.addCode(Track.Left, line, leftSymbol.getType());</w:t>
      </w:r>
    </w:p>
    <w:p w14:paraId="4D72B121" w14:textId="77777777" w:rsidR="006929AD" w:rsidRPr="00EC76D5" w:rsidRDefault="006929AD" w:rsidP="006929AD">
      <w:pPr>
        <w:pStyle w:val="Code"/>
      </w:pPr>
      <w:r w:rsidRPr="00EC76D5">
        <w:t xml:space="preserve">                middleCode.setSave();</w:t>
      </w:r>
    </w:p>
    <w:p w14:paraId="44020CB0" w14:textId="77777777" w:rsidR="006929AD" w:rsidRPr="00EC76D5" w:rsidRDefault="006929AD" w:rsidP="006929AD">
      <w:pPr>
        <w:pStyle w:val="Code"/>
      </w:pPr>
      <w:r w:rsidRPr="00EC76D5">
        <w:t xml:space="preserve">              }</w:t>
      </w:r>
    </w:p>
    <w:p w14:paraId="1DADA3A4" w14:textId="77777777" w:rsidR="006929AD" w:rsidRPr="00EC76D5" w:rsidRDefault="006929AD" w:rsidP="006929AD">
      <w:pPr>
        <w:pStyle w:val="Code"/>
      </w:pPr>
      <w:r w:rsidRPr="00EC76D5">
        <w:t xml:space="preserve">            }</w:t>
      </w:r>
    </w:p>
    <w:p w14:paraId="296B8D0B" w14:textId="77777777" w:rsidR="006929AD" w:rsidRPr="00EC76D5" w:rsidRDefault="006929AD" w:rsidP="006929AD">
      <w:pPr>
        <w:pStyle w:val="Code"/>
      </w:pPr>
      <w:r w:rsidRPr="00EC76D5">
        <w:t xml:space="preserve">          }</w:t>
      </w:r>
    </w:p>
    <w:p w14:paraId="1E0E96E5" w14:textId="77777777" w:rsidR="006929AD" w:rsidRPr="00EC76D5" w:rsidRDefault="006929AD" w:rsidP="006929AD">
      <w:pPr>
        <w:pStyle w:val="Code"/>
      </w:pPr>
      <w:r w:rsidRPr="00EC76D5">
        <w:t xml:space="preserve">          break;</w:t>
      </w:r>
    </w:p>
    <w:p w14:paraId="30BF9600" w14:textId="77777777" w:rsidR="006929AD" w:rsidRPr="00EC76D5" w:rsidRDefault="006929AD" w:rsidP="006929AD">
      <w:pPr>
        <w:pStyle w:val="Code"/>
      </w:pPr>
    </w:p>
    <w:p w14:paraId="40EA4A6D" w14:textId="77777777" w:rsidR="006929AD" w:rsidRPr="00EC76D5" w:rsidRDefault="006929AD" w:rsidP="006929AD">
      <w:pPr>
        <w:pStyle w:val="Code"/>
      </w:pPr>
      <w:r w:rsidRPr="00EC76D5">
        <w:t xml:space="preserve">        case PushFloat: {</w:t>
      </w:r>
    </w:p>
    <w:p w14:paraId="77361BEC" w14:textId="77777777" w:rsidR="006929AD" w:rsidRPr="00EC76D5" w:rsidRDefault="006929AD" w:rsidP="006929AD">
      <w:pPr>
        <w:pStyle w:val="Code"/>
      </w:pPr>
      <w:r w:rsidRPr="00EC76D5">
        <w:t xml:space="preserve">              Symbol pushSymbol = (Symbol) middleCode.getOperand(1);</w:t>
      </w:r>
    </w:p>
    <w:p w14:paraId="71DA3540" w14:textId="77777777" w:rsidR="006929AD" w:rsidRPr="00EC76D5" w:rsidRDefault="006929AD" w:rsidP="006929AD">
      <w:pPr>
        <w:pStyle w:val="Code"/>
      </w:pPr>
      <w:r w:rsidRPr="00EC76D5">
        <w:t xml:space="preserve">              </w:t>
      </w:r>
    </w:p>
    <w:p w14:paraId="5B39D6A7" w14:textId="77777777" w:rsidR="006929AD" w:rsidRPr="00EC76D5" w:rsidRDefault="006929AD" w:rsidP="006929AD">
      <w:pPr>
        <w:pStyle w:val="Code"/>
      </w:pPr>
      <w:r w:rsidRPr="00EC76D5">
        <w:t xml:space="preserve">              if (pushSymbol.getType().isIntegralOrPointer()) {</w:t>
      </w:r>
    </w:p>
    <w:p w14:paraId="54ECAEFE" w14:textId="77777777" w:rsidR="006929AD" w:rsidRPr="00EC76D5" w:rsidRDefault="006929AD" w:rsidP="006929AD">
      <w:pPr>
        <w:pStyle w:val="Code"/>
      </w:pPr>
      <w:r w:rsidRPr="00EC76D5">
        <w:t xml:space="preserve">                Track pushTrack = trackMap.get(pushSymbol);</w:t>
      </w:r>
    </w:p>
    <w:p w14:paraId="17021673" w14:textId="77777777" w:rsidR="006929AD" w:rsidRPr="00EC76D5" w:rsidRDefault="006929AD" w:rsidP="006929AD">
      <w:pPr>
        <w:pStyle w:val="Code"/>
      </w:pPr>
    </w:p>
    <w:p w14:paraId="4623FAE4" w14:textId="77777777" w:rsidR="006929AD" w:rsidRPr="00EC76D5" w:rsidRDefault="006929AD" w:rsidP="006929AD">
      <w:pPr>
        <w:pStyle w:val="Code"/>
      </w:pPr>
      <w:r w:rsidRPr="00EC76D5">
        <w:t xml:space="preserve">                if (pushTrack != null) {</w:t>
      </w:r>
    </w:p>
    <w:p w14:paraId="6D5CD0BF" w14:textId="77777777" w:rsidR="006929AD" w:rsidRPr="00EC76D5" w:rsidRDefault="006929AD" w:rsidP="006929AD">
      <w:pPr>
        <w:pStyle w:val="Code"/>
      </w:pPr>
      <w:r w:rsidRPr="00EC76D5">
        <w:t xml:space="preserve">                  pushTrack.addCode(Track.Left, line);</w:t>
      </w:r>
    </w:p>
    <w:p w14:paraId="1CC11A03" w14:textId="77777777" w:rsidR="006929AD" w:rsidRPr="00EC76D5" w:rsidRDefault="006929AD" w:rsidP="006929AD">
      <w:pPr>
        <w:pStyle w:val="Code"/>
      </w:pPr>
      <w:r w:rsidRPr="00EC76D5">
        <w:t xml:space="preserve">                }</w:t>
      </w:r>
    </w:p>
    <w:p w14:paraId="370FAAD9" w14:textId="77777777" w:rsidR="006929AD" w:rsidRPr="00EC76D5" w:rsidRDefault="006929AD" w:rsidP="006929AD">
      <w:pPr>
        <w:pStyle w:val="Code"/>
      </w:pPr>
      <w:r w:rsidRPr="00EC76D5">
        <w:t xml:space="preserve">                else {</w:t>
      </w:r>
    </w:p>
    <w:p w14:paraId="6F1A24CA" w14:textId="77777777" w:rsidR="006929AD" w:rsidRPr="00EC76D5" w:rsidRDefault="006929AD" w:rsidP="006929AD">
      <w:pPr>
        <w:pStyle w:val="Code"/>
      </w:pPr>
      <w:r w:rsidRPr="00EC76D5">
        <w:t xml:space="preserve">                  tryLoadAddressSymbol(Track.LeftAddress, line,</w:t>
      </w:r>
    </w:p>
    <w:p w14:paraId="5902510B" w14:textId="77777777" w:rsidR="006929AD" w:rsidRPr="00EC76D5" w:rsidRDefault="006929AD" w:rsidP="006929AD">
      <w:pPr>
        <w:pStyle w:val="Code"/>
      </w:pPr>
      <w:r w:rsidRPr="00EC76D5">
        <w:t xml:space="preserve">                                       pushSymbol, trackMap);</w:t>
      </w:r>
    </w:p>
    <w:p w14:paraId="48EBEFFB" w14:textId="77777777" w:rsidR="006929AD" w:rsidRPr="00EC76D5" w:rsidRDefault="006929AD" w:rsidP="006929AD">
      <w:pPr>
        <w:pStyle w:val="Code"/>
      </w:pPr>
      <w:r w:rsidRPr="00EC76D5">
        <w:t xml:space="preserve">                }</w:t>
      </w:r>
    </w:p>
    <w:p w14:paraId="1E6259FC" w14:textId="77777777" w:rsidR="006929AD" w:rsidRPr="00EC76D5" w:rsidRDefault="006929AD" w:rsidP="006929AD">
      <w:pPr>
        <w:pStyle w:val="Code"/>
      </w:pPr>
      <w:r w:rsidRPr="00EC76D5">
        <w:t xml:space="preserve">              }</w:t>
      </w:r>
    </w:p>
    <w:p w14:paraId="3E22DE4E" w14:textId="77777777" w:rsidR="006929AD" w:rsidRPr="00EC76D5" w:rsidRDefault="006929AD" w:rsidP="006929AD">
      <w:pPr>
        <w:pStyle w:val="Code"/>
      </w:pPr>
      <w:r w:rsidRPr="00EC76D5">
        <w:t xml:space="preserve">            }</w:t>
      </w:r>
    </w:p>
    <w:p w14:paraId="5AB7344B" w14:textId="77777777" w:rsidR="006929AD" w:rsidRPr="00EC76D5" w:rsidRDefault="006929AD" w:rsidP="006929AD">
      <w:pPr>
        <w:pStyle w:val="Code"/>
      </w:pPr>
      <w:r w:rsidRPr="00EC76D5">
        <w:t xml:space="preserve">            break;</w:t>
      </w:r>
    </w:p>
    <w:p w14:paraId="415E18E8" w14:textId="77777777" w:rsidR="006929AD" w:rsidRPr="00EC76D5" w:rsidRDefault="006929AD" w:rsidP="006929AD">
      <w:pPr>
        <w:pStyle w:val="Code"/>
      </w:pPr>
      <w:r w:rsidRPr="00EC76D5">
        <w:t xml:space="preserve">          </w:t>
      </w:r>
    </w:p>
    <w:p w14:paraId="51EE5931" w14:textId="77777777" w:rsidR="006929AD" w:rsidRPr="00EC76D5" w:rsidRDefault="006929AD" w:rsidP="006929AD">
      <w:pPr>
        <w:pStyle w:val="Code"/>
      </w:pPr>
      <w:r w:rsidRPr="00EC76D5">
        <w:t xml:space="preserve">        case Assign: {</w:t>
      </w:r>
    </w:p>
    <w:p w14:paraId="3FE08FA2" w14:textId="77777777" w:rsidR="006929AD" w:rsidRPr="00EC76D5" w:rsidRDefault="006929AD" w:rsidP="006929AD">
      <w:pPr>
        <w:pStyle w:val="Code"/>
      </w:pPr>
      <w:r w:rsidRPr="00EC76D5">
        <w:t xml:space="preserve">            Symbol leftSymbol = (Symbol) operand2,</w:t>
      </w:r>
    </w:p>
    <w:p w14:paraId="24F303BC" w14:textId="77777777" w:rsidR="006929AD" w:rsidRPr="00EC76D5" w:rsidRDefault="006929AD" w:rsidP="006929AD">
      <w:pPr>
        <w:pStyle w:val="Code"/>
      </w:pPr>
      <w:r w:rsidRPr="00EC76D5">
        <w:t xml:space="preserve">                   rightSymbol = (Symbol) operand3;</w:t>
      </w:r>
    </w:p>
    <w:p w14:paraId="19E2FA86" w14:textId="77777777" w:rsidR="006929AD" w:rsidRPr="00EC76D5" w:rsidRDefault="006929AD" w:rsidP="006929AD">
      <w:pPr>
        <w:pStyle w:val="Code"/>
      </w:pPr>
      <w:r w:rsidRPr="00EC76D5">
        <w:t xml:space="preserve">            </w:t>
      </w:r>
    </w:p>
    <w:p w14:paraId="33B19523" w14:textId="77777777" w:rsidR="006929AD" w:rsidRPr="00EC76D5" w:rsidRDefault="006929AD" w:rsidP="006929AD">
      <w:pPr>
        <w:pStyle w:val="Code"/>
      </w:pPr>
      <w:r w:rsidRPr="00EC76D5">
        <w:t xml:space="preserve">            tryLoadAddressSymbol(Track.LeftAddress, line, leftSymbol,trackMap);</w:t>
      </w:r>
    </w:p>
    <w:p w14:paraId="3EB32ADE" w14:textId="77777777" w:rsidR="006929AD" w:rsidRPr="00EC76D5" w:rsidRDefault="006929AD" w:rsidP="006929AD">
      <w:pPr>
        <w:pStyle w:val="Code"/>
      </w:pPr>
      <w:r w:rsidRPr="00EC76D5">
        <w:t xml:space="preserve">            tryLoadAddressSymbol(Track.RightAddress,line,rightSymbol,trackMap);</w:t>
      </w:r>
    </w:p>
    <w:p w14:paraId="7A80679A" w14:textId="77777777" w:rsidR="006929AD" w:rsidRPr="00EC76D5" w:rsidRDefault="006929AD" w:rsidP="006929AD">
      <w:pPr>
        <w:pStyle w:val="Code"/>
      </w:pPr>
    </w:p>
    <w:p w14:paraId="2B1380CC" w14:textId="77777777" w:rsidR="006929AD" w:rsidRPr="00EC76D5" w:rsidRDefault="006929AD" w:rsidP="006929AD">
      <w:pPr>
        <w:pStyle w:val="Code"/>
      </w:pPr>
      <w:r w:rsidRPr="00EC76D5">
        <w:t xml:space="preserve">            if (leftSymbol.getType().isIntegralOrPointer()) {</w:t>
      </w:r>
    </w:p>
    <w:p w14:paraId="2640E3B5" w14:textId="77777777" w:rsidR="006929AD" w:rsidRPr="00EC76D5" w:rsidRDefault="006929AD" w:rsidP="006929AD">
      <w:pPr>
        <w:pStyle w:val="Code"/>
      </w:pPr>
      <w:r w:rsidRPr="00EC76D5">
        <w:t xml:space="preserve">              if (rightSymbol.hasValue()) {</w:t>
      </w:r>
    </w:p>
    <w:p w14:paraId="226C692D" w14:textId="77777777" w:rsidR="006929AD" w:rsidRPr="00EC76D5" w:rsidRDefault="006929AD" w:rsidP="006929AD">
      <w:pPr>
        <w:pStyle w:val="Code"/>
      </w:pPr>
      <w:r w:rsidRPr="00EC76D5">
        <w:t xml:space="preserve">                if (middleCode.isLive(leftSymbol)) {</w:t>
      </w:r>
    </w:p>
    <w:p w14:paraId="340BB5B2" w14:textId="77777777" w:rsidR="006929AD" w:rsidRPr="00EC76D5" w:rsidRDefault="006929AD" w:rsidP="006929AD">
      <w:pPr>
        <w:pStyle w:val="Code"/>
      </w:pPr>
      <w:r w:rsidRPr="00EC76D5">
        <w:t xml:space="preserve">                  Track leftTrack = createTrack(leftSymbol, trackMap,trackSet);</w:t>
      </w:r>
    </w:p>
    <w:p w14:paraId="4046390B" w14:textId="77777777" w:rsidR="006929AD" w:rsidRPr="00EC76D5" w:rsidRDefault="006929AD" w:rsidP="006929AD">
      <w:pPr>
        <w:pStyle w:val="Code"/>
      </w:pPr>
      <w:r w:rsidRPr="00EC76D5">
        <w:t xml:space="preserve">                  leftTrack.addCode(Track.Left, line, leftSymbol.getType());</w:t>
      </w:r>
    </w:p>
    <w:p w14:paraId="61072A7E" w14:textId="77777777" w:rsidR="006929AD" w:rsidRPr="00EC76D5" w:rsidRDefault="006929AD" w:rsidP="006929AD">
      <w:pPr>
        <w:pStyle w:val="Code"/>
      </w:pPr>
      <w:r w:rsidRPr="00EC76D5">
        <w:t xml:space="preserve">                  trackMap.put(leftSymbol, leftTrack);</w:t>
      </w:r>
    </w:p>
    <w:p w14:paraId="6AF61942" w14:textId="77777777" w:rsidR="006929AD" w:rsidRPr="00EC76D5" w:rsidRDefault="006929AD" w:rsidP="006929AD">
      <w:pPr>
        <w:pStyle w:val="Code"/>
      </w:pPr>
      <w:r w:rsidRPr="00EC76D5">
        <w:t xml:space="preserve">                }</w:t>
      </w:r>
    </w:p>
    <w:p w14:paraId="7E33F1FB" w14:textId="77777777" w:rsidR="006929AD" w:rsidRPr="00EC76D5" w:rsidRDefault="006929AD" w:rsidP="006929AD">
      <w:pPr>
        <w:pStyle w:val="Code"/>
      </w:pPr>
      <w:r w:rsidRPr="00EC76D5">
        <w:t xml:space="preserve">              }</w:t>
      </w:r>
    </w:p>
    <w:p w14:paraId="29D737E0" w14:textId="77777777" w:rsidR="006929AD" w:rsidRPr="00EC76D5" w:rsidRDefault="006929AD" w:rsidP="006929AD">
      <w:pPr>
        <w:pStyle w:val="Code"/>
      </w:pPr>
      <w:r w:rsidRPr="00EC76D5">
        <w:t xml:space="preserve">              else {</w:t>
      </w:r>
    </w:p>
    <w:p w14:paraId="4087526F" w14:textId="77777777" w:rsidR="006929AD" w:rsidRPr="00EC76D5" w:rsidRDefault="006929AD" w:rsidP="006929AD">
      <w:pPr>
        <w:pStyle w:val="Code"/>
      </w:pPr>
      <w:r w:rsidRPr="00EC76D5">
        <w:t xml:space="preserve">                Track rightTrack = trackMap.get(rightSymbol);</w:t>
      </w:r>
    </w:p>
    <w:p w14:paraId="22723FCC" w14:textId="77777777" w:rsidR="006929AD" w:rsidRPr="00EC76D5" w:rsidRDefault="006929AD" w:rsidP="006929AD">
      <w:pPr>
        <w:pStyle w:val="Code"/>
      </w:pPr>
    </w:p>
    <w:p w14:paraId="140635ED" w14:textId="77777777" w:rsidR="006929AD" w:rsidRPr="00EC76D5" w:rsidRDefault="006929AD" w:rsidP="006929AD">
      <w:pPr>
        <w:pStyle w:val="Code"/>
      </w:pPr>
      <w:r w:rsidRPr="00EC76D5">
        <w:t xml:space="preserve">                if (rightTrack == null) {</w:t>
      </w:r>
    </w:p>
    <w:p w14:paraId="4D4F7D25" w14:textId="77777777" w:rsidR="006929AD" w:rsidRPr="00EC76D5" w:rsidRDefault="006929AD" w:rsidP="006929AD">
      <w:pPr>
        <w:pStyle w:val="Code"/>
      </w:pPr>
      <w:r w:rsidRPr="00EC76D5">
        <w:t xml:space="preserve">                  middleCode.setLoad(Track.Right);</w:t>
      </w:r>
    </w:p>
    <w:p w14:paraId="7D80C92F" w14:textId="77777777" w:rsidR="006929AD" w:rsidRPr="00EC76D5" w:rsidRDefault="006929AD" w:rsidP="006929AD">
      <w:pPr>
        <w:pStyle w:val="Code"/>
      </w:pPr>
      <w:r w:rsidRPr="00EC76D5">
        <w:t xml:space="preserve">                  rightTrack = createTrack(rightSymbol, trackMap, trackSet);</w:t>
      </w:r>
    </w:p>
    <w:p w14:paraId="50B2FA9F" w14:textId="77777777" w:rsidR="006929AD" w:rsidRPr="00EC76D5" w:rsidRDefault="006929AD" w:rsidP="006929AD">
      <w:pPr>
        <w:pStyle w:val="Code"/>
      </w:pPr>
      <w:r w:rsidRPr="00EC76D5">
        <w:t xml:space="preserve">                  tryLoadAddressSymbol(Track.RightAddress, line,</w:t>
      </w:r>
    </w:p>
    <w:p w14:paraId="7D458AFD" w14:textId="77777777" w:rsidR="006929AD" w:rsidRPr="00EC76D5" w:rsidRDefault="006929AD" w:rsidP="006929AD">
      <w:pPr>
        <w:pStyle w:val="Code"/>
      </w:pPr>
      <w:r w:rsidRPr="00EC76D5">
        <w:t xml:space="preserve">                                       rightSymbol, trackMap);</w:t>
      </w:r>
    </w:p>
    <w:p w14:paraId="6FF1F4F5" w14:textId="77777777" w:rsidR="006929AD" w:rsidRPr="00EC76D5" w:rsidRDefault="006929AD" w:rsidP="006929AD">
      <w:pPr>
        <w:pStyle w:val="Code"/>
      </w:pPr>
      <w:r w:rsidRPr="00EC76D5">
        <w:t xml:space="preserve">                  trackMap.put(rightSymbol, rightTrack);</w:t>
      </w:r>
    </w:p>
    <w:p w14:paraId="304F4E52" w14:textId="77777777" w:rsidR="006929AD" w:rsidRPr="00EC76D5" w:rsidRDefault="006929AD" w:rsidP="006929AD">
      <w:pPr>
        <w:pStyle w:val="Code"/>
      </w:pPr>
      <w:r w:rsidRPr="00EC76D5">
        <w:t xml:space="preserve">                }                  </w:t>
      </w:r>
    </w:p>
    <w:p w14:paraId="6D7C683E" w14:textId="77777777" w:rsidR="006929AD" w:rsidRPr="00EC76D5" w:rsidRDefault="006929AD" w:rsidP="006929AD">
      <w:pPr>
        <w:pStyle w:val="Code"/>
      </w:pPr>
    </w:p>
    <w:p w14:paraId="58B8052A" w14:textId="77777777" w:rsidR="006929AD" w:rsidRPr="00EC76D5" w:rsidRDefault="006929AD" w:rsidP="006929AD">
      <w:pPr>
        <w:pStyle w:val="Code"/>
      </w:pPr>
      <w:r w:rsidRPr="00EC76D5">
        <w:t xml:space="preserve">                rightTrack.addCode(Track.Left, line, leftSymbol.getType());</w:t>
      </w:r>
    </w:p>
    <w:p w14:paraId="26AAF2CD" w14:textId="77777777" w:rsidR="006929AD" w:rsidRPr="00EC76D5" w:rsidRDefault="006929AD" w:rsidP="006929AD">
      <w:pPr>
        <w:pStyle w:val="Code"/>
      </w:pPr>
      <w:r w:rsidRPr="00EC76D5">
        <w:t xml:space="preserve">                rightTrack.addCode(Track.Right, line, rightSymbol.getType());</w:t>
      </w:r>
    </w:p>
    <w:p w14:paraId="07317473" w14:textId="77777777" w:rsidR="006929AD" w:rsidRPr="00EC76D5" w:rsidRDefault="006929AD" w:rsidP="006929AD">
      <w:pPr>
        <w:pStyle w:val="Code"/>
      </w:pPr>
      <w:r w:rsidRPr="00EC76D5">
        <w:t xml:space="preserve">                trackMap.put(leftSymbol, rightTrack);</w:t>
      </w:r>
    </w:p>
    <w:p w14:paraId="0F4D0851" w14:textId="77777777" w:rsidR="006929AD" w:rsidRPr="00EC76D5" w:rsidRDefault="006929AD" w:rsidP="006929AD">
      <w:pPr>
        <w:pStyle w:val="Code"/>
      </w:pPr>
      <w:r w:rsidRPr="00EC76D5">
        <w:t xml:space="preserve">              }</w:t>
      </w:r>
    </w:p>
    <w:p w14:paraId="1944C92B" w14:textId="77777777" w:rsidR="006929AD" w:rsidRPr="00EC76D5" w:rsidRDefault="006929AD" w:rsidP="006929AD">
      <w:pPr>
        <w:pStyle w:val="Code"/>
      </w:pPr>
    </w:p>
    <w:p w14:paraId="7EE643DE" w14:textId="77777777" w:rsidR="006929AD" w:rsidRPr="00EC76D5" w:rsidRDefault="006929AD" w:rsidP="006929AD">
      <w:pPr>
        <w:pStyle w:val="Code"/>
      </w:pPr>
      <w:r w:rsidRPr="00EC76D5">
        <w:t xml:space="preserve">              mustLoadAddressSymbol(Track.LeftAddress, line, leftSymbol,</w:t>
      </w:r>
    </w:p>
    <w:p w14:paraId="62C6A644" w14:textId="77777777" w:rsidR="006929AD" w:rsidRPr="00EC76D5" w:rsidRDefault="006929AD" w:rsidP="006929AD">
      <w:pPr>
        <w:pStyle w:val="Code"/>
      </w:pPr>
      <w:r w:rsidRPr="00EC76D5">
        <w:t xml:space="preserve">                                    middleCode, trackMap, trackSet);</w:t>
      </w:r>
    </w:p>
    <w:p w14:paraId="79E55A0A" w14:textId="77777777" w:rsidR="006929AD" w:rsidRPr="00EC76D5" w:rsidRDefault="006929AD" w:rsidP="006929AD">
      <w:pPr>
        <w:pStyle w:val="Code"/>
      </w:pPr>
      <w:r w:rsidRPr="00EC76D5">
        <w:t xml:space="preserve">              middleCode.setSave();</w:t>
      </w:r>
    </w:p>
    <w:p w14:paraId="6EBC1B94" w14:textId="77777777" w:rsidR="006929AD" w:rsidRPr="00EC76D5" w:rsidRDefault="006929AD" w:rsidP="006929AD">
      <w:pPr>
        <w:pStyle w:val="Code"/>
      </w:pPr>
      <w:r w:rsidRPr="00EC76D5">
        <w:t xml:space="preserve">            }</w:t>
      </w:r>
    </w:p>
    <w:p w14:paraId="417AF6F9" w14:textId="77777777" w:rsidR="006929AD" w:rsidRPr="00EC76D5" w:rsidRDefault="006929AD" w:rsidP="006929AD">
      <w:pPr>
        <w:pStyle w:val="Code"/>
      </w:pPr>
      <w:r w:rsidRPr="00EC76D5">
        <w:t xml:space="preserve">            else if (leftSymbol.getType().isFloating()) {</w:t>
      </w:r>
    </w:p>
    <w:p w14:paraId="25619230" w14:textId="77777777" w:rsidR="006929AD" w:rsidRPr="00EC76D5" w:rsidRDefault="006929AD" w:rsidP="006929AD">
      <w:pPr>
        <w:pStyle w:val="Code"/>
      </w:pPr>
      <w:r w:rsidRPr="00EC76D5">
        <w:t xml:space="preserve">              mustLoadAddressSymbol(Track.LeftAddress, line, leftSymbol,</w:t>
      </w:r>
    </w:p>
    <w:p w14:paraId="2B320C36" w14:textId="77777777" w:rsidR="006929AD" w:rsidRPr="00EC76D5" w:rsidRDefault="006929AD" w:rsidP="006929AD">
      <w:pPr>
        <w:pStyle w:val="Code"/>
      </w:pPr>
      <w:r w:rsidRPr="00EC76D5">
        <w:t xml:space="preserve">                                    middleCode, trackMap, trackSet);</w:t>
      </w:r>
    </w:p>
    <w:p w14:paraId="3A0B461D" w14:textId="77777777" w:rsidR="006929AD" w:rsidRPr="00EC76D5" w:rsidRDefault="006929AD" w:rsidP="006929AD">
      <w:pPr>
        <w:pStyle w:val="Code"/>
      </w:pPr>
      <w:r w:rsidRPr="00EC76D5">
        <w:t xml:space="preserve">            }</w:t>
      </w:r>
    </w:p>
    <w:p w14:paraId="5D8D9FD9" w14:textId="77777777" w:rsidR="006929AD" w:rsidRPr="00EC76D5" w:rsidRDefault="006929AD" w:rsidP="006929AD">
      <w:pPr>
        <w:pStyle w:val="Code"/>
      </w:pPr>
      <w:r w:rsidRPr="00EC76D5">
        <w:t xml:space="preserve">            else if (leftSymbol.getType().isStructOrUnion()) {</w:t>
      </w:r>
    </w:p>
    <w:p w14:paraId="1D3A3574" w14:textId="77777777" w:rsidR="006929AD" w:rsidRPr="00EC76D5" w:rsidRDefault="006929AD" w:rsidP="006929AD">
      <w:pPr>
        <w:pStyle w:val="Code"/>
      </w:pPr>
      <w:r w:rsidRPr="00EC76D5">
        <w:t xml:space="preserve">              Symbol leftAddressSymbol = leftSymbol.getAddressSymbol(),</w:t>
      </w:r>
    </w:p>
    <w:p w14:paraId="5D217303" w14:textId="77777777" w:rsidR="006929AD" w:rsidRPr="00EC76D5" w:rsidRDefault="006929AD" w:rsidP="006929AD">
      <w:pPr>
        <w:pStyle w:val="Code"/>
      </w:pPr>
      <w:r w:rsidRPr="00EC76D5">
        <w:t xml:space="preserve">                     rightAddressSymbol = rightSymbol.getAddressSymbol();</w:t>
      </w:r>
    </w:p>
    <w:p w14:paraId="67462C0E" w14:textId="77777777" w:rsidR="006929AD" w:rsidRPr="00EC76D5" w:rsidRDefault="006929AD" w:rsidP="006929AD">
      <w:pPr>
        <w:pStyle w:val="Code"/>
      </w:pPr>
      <w:r w:rsidRPr="00EC76D5">
        <w:t xml:space="preserve">              Track leftAddressTrack, rightAddressTrack;</w:t>
      </w:r>
    </w:p>
    <w:p w14:paraId="0A14F97E" w14:textId="77777777" w:rsidR="006929AD" w:rsidRPr="00EC76D5" w:rsidRDefault="006929AD" w:rsidP="006929AD">
      <w:pPr>
        <w:pStyle w:val="Code"/>
      </w:pPr>
    </w:p>
    <w:p w14:paraId="61B41988" w14:textId="77777777" w:rsidR="006929AD" w:rsidRPr="00EC76D5" w:rsidRDefault="006929AD" w:rsidP="006929AD">
      <w:pPr>
        <w:pStyle w:val="Code"/>
      </w:pPr>
      <w:r w:rsidRPr="00EC76D5">
        <w:t xml:space="preserve">              if (leftAddressSymbol != null) {</w:t>
      </w:r>
    </w:p>
    <w:p w14:paraId="5544708A" w14:textId="77777777" w:rsidR="006929AD" w:rsidRPr="00EC76D5" w:rsidRDefault="006929AD" w:rsidP="006929AD">
      <w:pPr>
        <w:pStyle w:val="Code"/>
      </w:pPr>
      <w:r w:rsidRPr="00EC76D5">
        <w:t xml:space="preserve">                leftAddressTrack = trackMap.get(leftAddressSymbol);</w:t>
      </w:r>
    </w:p>
    <w:p w14:paraId="3D9E3AD2" w14:textId="77777777" w:rsidR="006929AD" w:rsidRPr="00EC76D5" w:rsidRDefault="006929AD" w:rsidP="006929AD">
      <w:pPr>
        <w:pStyle w:val="Code"/>
      </w:pPr>
    </w:p>
    <w:p w14:paraId="7A435836" w14:textId="77777777" w:rsidR="006929AD" w:rsidRPr="00EC76D5" w:rsidRDefault="006929AD" w:rsidP="006929AD">
      <w:pPr>
        <w:pStyle w:val="Code"/>
      </w:pPr>
      <w:r w:rsidRPr="00EC76D5">
        <w:t xml:space="preserve">                if (leftAddressTrack == null) {</w:t>
      </w:r>
    </w:p>
    <w:p w14:paraId="049C0C3A" w14:textId="77777777" w:rsidR="006929AD" w:rsidRPr="00EC76D5" w:rsidRDefault="006929AD" w:rsidP="006929AD">
      <w:pPr>
        <w:pStyle w:val="Code"/>
      </w:pPr>
      <w:r w:rsidRPr="00EC76D5">
        <w:t xml:space="preserve">                  middleCode.setLoad(Track.Left);</w:t>
      </w:r>
    </w:p>
    <w:p w14:paraId="718DC33E" w14:textId="77777777" w:rsidR="006929AD" w:rsidRPr="00EC76D5" w:rsidRDefault="006929AD" w:rsidP="006929AD">
      <w:pPr>
        <w:pStyle w:val="Code"/>
      </w:pPr>
      <w:r w:rsidRPr="00EC76D5">
        <w:t xml:space="preserve">                  leftAddressTrack =</w:t>
      </w:r>
    </w:p>
    <w:p w14:paraId="668807E0" w14:textId="77777777" w:rsidR="006929AD" w:rsidRPr="00EC76D5" w:rsidRDefault="006929AD" w:rsidP="006929AD">
      <w:pPr>
        <w:pStyle w:val="Code"/>
      </w:pPr>
      <w:r w:rsidRPr="00EC76D5">
        <w:t xml:space="preserve">                    createTrack(leftAddressSymbol, trackMap, trackSet);</w:t>
      </w:r>
    </w:p>
    <w:p w14:paraId="0BA2FB03" w14:textId="77777777" w:rsidR="006929AD" w:rsidRPr="00EC76D5" w:rsidRDefault="006929AD" w:rsidP="006929AD">
      <w:pPr>
        <w:pStyle w:val="Code"/>
      </w:pPr>
      <w:r w:rsidRPr="00EC76D5">
        <w:t xml:space="preserve">                }</w:t>
      </w:r>
    </w:p>
    <w:p w14:paraId="06846561" w14:textId="77777777" w:rsidR="006929AD" w:rsidRPr="00EC76D5" w:rsidRDefault="006929AD" w:rsidP="006929AD">
      <w:pPr>
        <w:pStyle w:val="Code"/>
      </w:pPr>
      <w:r w:rsidRPr="00EC76D5">
        <w:t xml:space="preserve">              }</w:t>
      </w:r>
    </w:p>
    <w:p w14:paraId="2031F210" w14:textId="77777777" w:rsidR="006929AD" w:rsidRPr="00EC76D5" w:rsidRDefault="006929AD" w:rsidP="006929AD">
      <w:pPr>
        <w:pStyle w:val="Code"/>
      </w:pPr>
      <w:r w:rsidRPr="00EC76D5">
        <w:t xml:space="preserve">              else {</w:t>
      </w:r>
    </w:p>
    <w:p w14:paraId="37200FA7" w14:textId="77777777" w:rsidR="006929AD" w:rsidRPr="00EC76D5" w:rsidRDefault="006929AD" w:rsidP="006929AD">
      <w:pPr>
        <w:pStyle w:val="Code"/>
      </w:pPr>
      <w:r w:rsidRPr="00EC76D5">
        <w:t xml:space="preserve">                middleCode.setLoad(Track.Left);</w:t>
      </w:r>
    </w:p>
    <w:p w14:paraId="64054A37" w14:textId="77777777" w:rsidR="006929AD" w:rsidRPr="00EC76D5" w:rsidRDefault="006929AD" w:rsidP="006929AD">
      <w:pPr>
        <w:pStyle w:val="Code"/>
      </w:pPr>
      <w:r w:rsidRPr="00EC76D5">
        <w:t xml:space="preserve">                leftAddressTrack = createTrack(Type.PointerType, trackSet);</w:t>
      </w:r>
    </w:p>
    <w:p w14:paraId="39FD03EF" w14:textId="77777777" w:rsidR="006929AD" w:rsidRPr="00EC76D5" w:rsidRDefault="006929AD" w:rsidP="006929AD">
      <w:pPr>
        <w:pStyle w:val="Code"/>
      </w:pPr>
      <w:r w:rsidRPr="00EC76D5">
        <w:t xml:space="preserve">              }</w:t>
      </w:r>
    </w:p>
    <w:p w14:paraId="3A8CCD81" w14:textId="77777777" w:rsidR="006929AD" w:rsidRPr="00EC76D5" w:rsidRDefault="006929AD" w:rsidP="006929AD">
      <w:pPr>
        <w:pStyle w:val="Code"/>
      </w:pPr>
    </w:p>
    <w:p w14:paraId="46B493FF" w14:textId="77777777" w:rsidR="006929AD" w:rsidRPr="00EC76D5" w:rsidRDefault="006929AD" w:rsidP="006929AD">
      <w:pPr>
        <w:pStyle w:val="Code"/>
      </w:pPr>
      <w:r w:rsidRPr="00EC76D5">
        <w:t xml:space="preserve">              leftAddressTrack.addCode(Track.LeftAddress, line);</w:t>
      </w:r>
    </w:p>
    <w:p w14:paraId="189E7814" w14:textId="77777777" w:rsidR="006929AD" w:rsidRPr="00EC76D5" w:rsidRDefault="006929AD" w:rsidP="006929AD">
      <w:pPr>
        <w:pStyle w:val="Code"/>
      </w:pPr>
      <w:r w:rsidRPr="00EC76D5">
        <w:t xml:space="preserve">              leftAddressTrack.setPointer();</w:t>
      </w:r>
    </w:p>
    <w:p w14:paraId="127153F6" w14:textId="77777777" w:rsidR="006929AD" w:rsidRPr="00EC76D5" w:rsidRDefault="006929AD" w:rsidP="006929AD">
      <w:pPr>
        <w:pStyle w:val="Code"/>
      </w:pPr>
      <w:r w:rsidRPr="00EC76D5">
        <w:t xml:space="preserve">              trackMap.remove(leftAddressSymbol);</w:t>
      </w:r>
    </w:p>
    <w:p w14:paraId="20AEBCCA" w14:textId="77777777" w:rsidR="006929AD" w:rsidRPr="00EC76D5" w:rsidRDefault="006929AD" w:rsidP="006929AD">
      <w:pPr>
        <w:pStyle w:val="Code"/>
      </w:pPr>
    </w:p>
    <w:p w14:paraId="6A8D629A" w14:textId="77777777" w:rsidR="006929AD" w:rsidRPr="00EC76D5" w:rsidRDefault="006929AD" w:rsidP="006929AD">
      <w:pPr>
        <w:pStyle w:val="Code"/>
      </w:pPr>
      <w:r w:rsidRPr="00EC76D5">
        <w:t xml:space="preserve">              if (rightAddressSymbol != null) {</w:t>
      </w:r>
    </w:p>
    <w:p w14:paraId="4D0CAA40" w14:textId="77777777" w:rsidR="006929AD" w:rsidRPr="00EC76D5" w:rsidRDefault="006929AD" w:rsidP="006929AD">
      <w:pPr>
        <w:pStyle w:val="Code"/>
      </w:pPr>
      <w:r w:rsidRPr="00EC76D5">
        <w:t xml:space="preserve">                rightAddressTrack = trackMap.get(rightAddressSymbol);</w:t>
      </w:r>
    </w:p>
    <w:p w14:paraId="79EC4033" w14:textId="77777777" w:rsidR="006929AD" w:rsidRPr="00EC76D5" w:rsidRDefault="006929AD" w:rsidP="006929AD">
      <w:pPr>
        <w:pStyle w:val="Code"/>
      </w:pPr>
    </w:p>
    <w:p w14:paraId="7767D464" w14:textId="77777777" w:rsidR="006929AD" w:rsidRPr="00EC76D5" w:rsidRDefault="006929AD" w:rsidP="006929AD">
      <w:pPr>
        <w:pStyle w:val="Code"/>
      </w:pPr>
      <w:r w:rsidRPr="00EC76D5">
        <w:t xml:space="preserve">                if (rightAddressTrack == null) {</w:t>
      </w:r>
    </w:p>
    <w:p w14:paraId="654C07DF" w14:textId="77777777" w:rsidR="006929AD" w:rsidRPr="00EC76D5" w:rsidRDefault="006929AD" w:rsidP="006929AD">
      <w:pPr>
        <w:pStyle w:val="Code"/>
      </w:pPr>
      <w:r w:rsidRPr="00EC76D5">
        <w:t xml:space="preserve">                  middleCode.setLoad(Track.Right);</w:t>
      </w:r>
    </w:p>
    <w:p w14:paraId="30D6E67B" w14:textId="77777777" w:rsidR="006929AD" w:rsidRPr="00EC76D5" w:rsidRDefault="006929AD" w:rsidP="006929AD">
      <w:pPr>
        <w:pStyle w:val="Code"/>
      </w:pPr>
      <w:r w:rsidRPr="00EC76D5">
        <w:t xml:space="preserve">                  rightAddressTrack =</w:t>
      </w:r>
    </w:p>
    <w:p w14:paraId="3F54C8D0" w14:textId="77777777" w:rsidR="006929AD" w:rsidRPr="00EC76D5" w:rsidRDefault="006929AD" w:rsidP="006929AD">
      <w:pPr>
        <w:pStyle w:val="Code"/>
      </w:pPr>
      <w:r w:rsidRPr="00EC76D5">
        <w:t xml:space="preserve">                    createTrack(rightAddressSymbol, trackMap, trackSet);</w:t>
      </w:r>
    </w:p>
    <w:p w14:paraId="32A89C05" w14:textId="77777777" w:rsidR="006929AD" w:rsidRPr="00EC76D5" w:rsidRDefault="006929AD" w:rsidP="006929AD">
      <w:pPr>
        <w:pStyle w:val="Code"/>
      </w:pPr>
      <w:r w:rsidRPr="00EC76D5">
        <w:t xml:space="preserve">                }</w:t>
      </w:r>
    </w:p>
    <w:p w14:paraId="09763819" w14:textId="77777777" w:rsidR="006929AD" w:rsidRPr="00EC76D5" w:rsidRDefault="006929AD" w:rsidP="006929AD">
      <w:pPr>
        <w:pStyle w:val="Code"/>
      </w:pPr>
      <w:r w:rsidRPr="00EC76D5">
        <w:t xml:space="preserve">              }</w:t>
      </w:r>
    </w:p>
    <w:p w14:paraId="1752C71D" w14:textId="77777777" w:rsidR="006929AD" w:rsidRPr="00EC76D5" w:rsidRDefault="006929AD" w:rsidP="006929AD">
      <w:pPr>
        <w:pStyle w:val="Code"/>
      </w:pPr>
      <w:r w:rsidRPr="00EC76D5">
        <w:t xml:space="preserve">              else {</w:t>
      </w:r>
    </w:p>
    <w:p w14:paraId="5DAD6792" w14:textId="77777777" w:rsidR="006929AD" w:rsidRPr="00EC76D5" w:rsidRDefault="006929AD" w:rsidP="006929AD">
      <w:pPr>
        <w:pStyle w:val="Code"/>
      </w:pPr>
      <w:r w:rsidRPr="00EC76D5">
        <w:t xml:space="preserve">                middleCode.setLoad(Track.Right);</w:t>
      </w:r>
    </w:p>
    <w:p w14:paraId="606B232E" w14:textId="77777777" w:rsidR="006929AD" w:rsidRPr="00EC76D5" w:rsidRDefault="006929AD" w:rsidP="006929AD">
      <w:pPr>
        <w:pStyle w:val="Code"/>
      </w:pPr>
      <w:r w:rsidRPr="00EC76D5">
        <w:t xml:space="preserve">                rightAddressTrack = createTrack(Type.PointerType, trackSet);</w:t>
      </w:r>
    </w:p>
    <w:p w14:paraId="09317F12" w14:textId="77777777" w:rsidR="006929AD" w:rsidRPr="00EC76D5" w:rsidRDefault="006929AD" w:rsidP="006929AD">
      <w:pPr>
        <w:pStyle w:val="Code"/>
      </w:pPr>
      <w:r w:rsidRPr="00EC76D5">
        <w:t xml:space="preserve">              }</w:t>
      </w:r>
    </w:p>
    <w:p w14:paraId="4AE48378" w14:textId="77777777" w:rsidR="006929AD" w:rsidRPr="00EC76D5" w:rsidRDefault="006929AD" w:rsidP="006929AD">
      <w:pPr>
        <w:pStyle w:val="Code"/>
      </w:pPr>
    </w:p>
    <w:p w14:paraId="3B9479B2" w14:textId="77777777" w:rsidR="006929AD" w:rsidRPr="00EC76D5" w:rsidRDefault="006929AD" w:rsidP="006929AD">
      <w:pPr>
        <w:pStyle w:val="Code"/>
      </w:pPr>
      <w:r w:rsidRPr="00EC76D5">
        <w:t xml:space="preserve">              rightAddressTrack.addCode(Track.RightAddress, line);</w:t>
      </w:r>
    </w:p>
    <w:p w14:paraId="4A0D791B" w14:textId="77777777" w:rsidR="006929AD" w:rsidRPr="00EC76D5" w:rsidRDefault="006929AD" w:rsidP="006929AD">
      <w:pPr>
        <w:pStyle w:val="Code"/>
      </w:pPr>
      <w:r w:rsidRPr="00EC76D5">
        <w:t xml:space="preserve">              rightAddressTrack.setPointer();</w:t>
      </w:r>
    </w:p>
    <w:p w14:paraId="01EBD9AD" w14:textId="77777777" w:rsidR="006929AD" w:rsidRPr="00EC76D5" w:rsidRDefault="006929AD" w:rsidP="006929AD">
      <w:pPr>
        <w:pStyle w:val="Code"/>
      </w:pPr>
      <w:r w:rsidRPr="00EC76D5">
        <w:t xml:space="preserve">              trackMap.remove(rightAddressSymbol);</w:t>
      </w:r>
    </w:p>
    <w:p w14:paraId="500A85A8" w14:textId="77777777" w:rsidR="006929AD" w:rsidRPr="00EC76D5" w:rsidRDefault="006929AD" w:rsidP="006929AD">
      <w:pPr>
        <w:pStyle w:val="Code"/>
      </w:pPr>
    </w:p>
    <w:p w14:paraId="3EB666A2" w14:textId="77777777" w:rsidR="006929AD" w:rsidRPr="00EC76D5" w:rsidRDefault="006929AD" w:rsidP="006929AD">
      <w:pPr>
        <w:pStyle w:val="Code"/>
      </w:pPr>
      <w:r w:rsidRPr="00EC76D5">
        <w:t xml:space="preserve">              Symbol valueSymbol =</w:t>
      </w:r>
    </w:p>
    <w:p w14:paraId="768C3535" w14:textId="77777777" w:rsidR="006929AD" w:rsidRPr="00EC76D5" w:rsidRDefault="006929AD" w:rsidP="006929AD">
      <w:pPr>
        <w:pStyle w:val="Code"/>
      </w:pPr>
      <w:r w:rsidRPr="00EC76D5">
        <w:t xml:space="preserve">                Symbol.createTemporarySymbol(Type.SignedCharType);</w:t>
      </w:r>
    </w:p>
    <w:p w14:paraId="7BE222B8" w14:textId="77777777" w:rsidR="006929AD" w:rsidRPr="00EC76D5" w:rsidRDefault="006929AD" w:rsidP="006929AD">
      <w:pPr>
        <w:pStyle w:val="Code"/>
      </w:pPr>
      <w:r w:rsidRPr="00EC76D5">
        <w:t xml:space="preserve">              Track valueTrack = createTrack(valueSymbol, trackMap, trackSet);</w:t>
      </w:r>
    </w:p>
    <w:p w14:paraId="2D5ADF69" w14:textId="77777777" w:rsidR="006929AD" w:rsidRPr="00EC76D5" w:rsidRDefault="006929AD" w:rsidP="006929AD">
      <w:pPr>
        <w:pStyle w:val="Code"/>
      </w:pPr>
      <w:r w:rsidRPr="00EC76D5">
        <w:t xml:space="preserve">              valueTrack.addCode(Track.Left, line);</w:t>
      </w:r>
    </w:p>
    <w:p w14:paraId="12398EA6" w14:textId="77777777" w:rsidR="006929AD" w:rsidRPr="00EC76D5" w:rsidRDefault="006929AD" w:rsidP="006929AD">
      <w:pPr>
        <w:pStyle w:val="Code"/>
      </w:pPr>
    </w:p>
    <w:p w14:paraId="45221F11" w14:textId="77777777" w:rsidR="006929AD" w:rsidRPr="00EC76D5" w:rsidRDefault="006929AD" w:rsidP="006929AD">
      <w:pPr>
        <w:pStyle w:val="Code"/>
      </w:pPr>
      <w:r w:rsidRPr="00EC76D5">
        <w:t xml:space="preserve">              int typeSize = leftSymbol.getType().getSize();</w:t>
      </w:r>
    </w:p>
    <w:p w14:paraId="490EA1D2" w14:textId="77777777" w:rsidR="006929AD" w:rsidRPr="00EC76D5" w:rsidRDefault="006929AD" w:rsidP="006929AD">
      <w:pPr>
        <w:pStyle w:val="Code"/>
      </w:pPr>
      <w:r w:rsidRPr="00EC76D5">
        <w:t xml:space="preserve">              Type countType = (typeSize &lt; 256) ? Type.SignedCharType</w:t>
      </w:r>
    </w:p>
    <w:p w14:paraId="5162DC8A" w14:textId="77777777" w:rsidR="006929AD" w:rsidRPr="00EC76D5" w:rsidRDefault="006929AD" w:rsidP="006929AD">
      <w:pPr>
        <w:pStyle w:val="Code"/>
      </w:pPr>
      <w:r w:rsidRPr="00EC76D5">
        <w:lastRenderedPageBreak/>
        <w:t xml:space="preserve">                                                : Type.SignedIntegerType;</w:t>
      </w:r>
    </w:p>
    <w:p w14:paraId="58B37F82" w14:textId="77777777" w:rsidR="006929AD" w:rsidRPr="00EC76D5" w:rsidRDefault="006929AD" w:rsidP="006929AD">
      <w:pPr>
        <w:pStyle w:val="Code"/>
      </w:pPr>
      <w:r w:rsidRPr="00EC76D5">
        <w:t xml:space="preserve">              Symbol countSymbol = Symbol.createTemporarySymbol(countType);</w:t>
      </w:r>
    </w:p>
    <w:p w14:paraId="792F9536" w14:textId="77777777" w:rsidR="006929AD" w:rsidRPr="00EC76D5" w:rsidRDefault="006929AD" w:rsidP="006929AD">
      <w:pPr>
        <w:pStyle w:val="Code"/>
      </w:pPr>
      <w:r w:rsidRPr="00EC76D5">
        <w:t xml:space="preserve">              Track countTrack = createTrack(countSymbol, trackMap, trackSet);</w:t>
      </w:r>
    </w:p>
    <w:p w14:paraId="317C238B" w14:textId="77777777" w:rsidR="006929AD" w:rsidRPr="00EC76D5" w:rsidRDefault="006929AD" w:rsidP="006929AD">
      <w:pPr>
        <w:pStyle w:val="Code"/>
      </w:pPr>
      <w:r w:rsidRPr="00EC76D5">
        <w:t xml:space="preserve">              countTrack.addCode(Track.Right, line);</w:t>
      </w:r>
    </w:p>
    <w:p w14:paraId="026C46C5" w14:textId="77777777" w:rsidR="006929AD" w:rsidRPr="00EC76D5" w:rsidRDefault="006929AD" w:rsidP="006929AD">
      <w:pPr>
        <w:pStyle w:val="Code"/>
      </w:pPr>
      <w:r w:rsidRPr="00EC76D5">
        <w:t xml:space="preserve">            }</w:t>
      </w:r>
    </w:p>
    <w:p w14:paraId="0EE39AAF" w14:textId="77777777" w:rsidR="006929AD" w:rsidRPr="00EC76D5" w:rsidRDefault="006929AD" w:rsidP="006929AD">
      <w:pPr>
        <w:pStyle w:val="Code"/>
      </w:pPr>
      <w:r w:rsidRPr="00EC76D5">
        <w:t xml:space="preserve">          }</w:t>
      </w:r>
    </w:p>
    <w:p w14:paraId="4CB1D802" w14:textId="77777777" w:rsidR="006929AD" w:rsidRPr="00EC76D5" w:rsidRDefault="006929AD" w:rsidP="006929AD">
      <w:pPr>
        <w:pStyle w:val="Code"/>
      </w:pPr>
      <w:r w:rsidRPr="00EC76D5">
        <w:t xml:space="preserve">          break;</w:t>
      </w:r>
    </w:p>
    <w:p w14:paraId="5DB8AA8D" w14:textId="77777777" w:rsidR="006929AD" w:rsidRPr="00EC76D5" w:rsidRDefault="006929AD" w:rsidP="006929AD">
      <w:pPr>
        <w:pStyle w:val="Code"/>
      </w:pPr>
    </w:p>
    <w:p w14:paraId="1073DDA9" w14:textId="77777777" w:rsidR="006929AD" w:rsidRPr="00EC76D5" w:rsidRDefault="006929AD" w:rsidP="006929AD">
      <w:pPr>
        <w:pStyle w:val="Code"/>
      </w:pPr>
      <w:r w:rsidRPr="00EC76D5">
        <w:t xml:space="preserve">        case Equal:</w:t>
      </w:r>
    </w:p>
    <w:p w14:paraId="480B483A" w14:textId="77777777" w:rsidR="006929AD" w:rsidRPr="00EC76D5" w:rsidRDefault="006929AD" w:rsidP="006929AD">
      <w:pPr>
        <w:pStyle w:val="Code"/>
      </w:pPr>
      <w:r w:rsidRPr="00EC76D5">
        <w:t xml:space="preserve">        case NotEqual:</w:t>
      </w:r>
    </w:p>
    <w:p w14:paraId="73DEBCDF" w14:textId="77777777" w:rsidR="006929AD" w:rsidRPr="00EC76D5" w:rsidRDefault="006929AD" w:rsidP="006929AD">
      <w:pPr>
        <w:pStyle w:val="Code"/>
      </w:pPr>
      <w:r w:rsidRPr="00EC76D5">
        <w:t xml:space="preserve">        case LessThan:</w:t>
      </w:r>
    </w:p>
    <w:p w14:paraId="4300B51E" w14:textId="77777777" w:rsidR="006929AD" w:rsidRPr="00EC76D5" w:rsidRDefault="006929AD" w:rsidP="006929AD">
      <w:pPr>
        <w:pStyle w:val="Code"/>
      </w:pPr>
      <w:r w:rsidRPr="00EC76D5">
        <w:t xml:space="preserve">        case LessThanEqual:</w:t>
      </w:r>
    </w:p>
    <w:p w14:paraId="0D310E5A" w14:textId="77777777" w:rsidR="006929AD" w:rsidRPr="00EC76D5" w:rsidRDefault="006929AD" w:rsidP="006929AD">
      <w:pPr>
        <w:pStyle w:val="Code"/>
      </w:pPr>
      <w:r w:rsidRPr="00EC76D5">
        <w:t xml:space="preserve">        case GreaterThan:</w:t>
      </w:r>
    </w:p>
    <w:p w14:paraId="2E004CFE" w14:textId="77777777" w:rsidR="006929AD" w:rsidRPr="00EC76D5" w:rsidRDefault="006929AD" w:rsidP="006929AD">
      <w:pPr>
        <w:pStyle w:val="Code"/>
      </w:pPr>
      <w:r w:rsidRPr="00EC76D5">
        <w:t xml:space="preserve">        case GreaterThanEqual: {</w:t>
      </w:r>
    </w:p>
    <w:p w14:paraId="5C966BE3" w14:textId="77777777" w:rsidR="006929AD" w:rsidRPr="00EC76D5" w:rsidRDefault="006929AD" w:rsidP="006929AD">
      <w:pPr>
        <w:pStyle w:val="Code"/>
      </w:pPr>
      <w:r w:rsidRPr="00EC76D5">
        <w:t xml:space="preserve">            Symbol leftSymbol = (Symbol) operand2,</w:t>
      </w:r>
    </w:p>
    <w:p w14:paraId="11B5C579" w14:textId="77777777" w:rsidR="006929AD" w:rsidRPr="00EC76D5" w:rsidRDefault="006929AD" w:rsidP="006929AD">
      <w:pPr>
        <w:pStyle w:val="Code"/>
      </w:pPr>
      <w:r w:rsidRPr="00EC76D5">
        <w:t xml:space="preserve">                   rightSymbol = (Symbol) operand3;</w:t>
      </w:r>
    </w:p>
    <w:p w14:paraId="05657CEA" w14:textId="77777777" w:rsidR="006929AD" w:rsidRPr="00EC76D5" w:rsidRDefault="006929AD" w:rsidP="006929AD">
      <w:pPr>
        <w:pStyle w:val="Code"/>
      </w:pPr>
      <w:r w:rsidRPr="00EC76D5">
        <w:t xml:space="preserve">            </w:t>
      </w:r>
    </w:p>
    <w:p w14:paraId="2175DB33" w14:textId="77777777" w:rsidR="006929AD" w:rsidRPr="00EC76D5" w:rsidRDefault="006929AD" w:rsidP="006929AD">
      <w:pPr>
        <w:pStyle w:val="Code"/>
      </w:pPr>
      <w:r w:rsidRPr="00EC76D5">
        <w:t xml:space="preserve">            tryLoadAddressSymbol(Track.LeftAddress, line,leftSymbol, trackMap);</w:t>
      </w:r>
    </w:p>
    <w:p w14:paraId="4167043A" w14:textId="77777777" w:rsidR="006929AD" w:rsidRPr="00EC76D5" w:rsidRDefault="006929AD" w:rsidP="006929AD">
      <w:pPr>
        <w:pStyle w:val="Code"/>
      </w:pPr>
      <w:r w:rsidRPr="00EC76D5">
        <w:t xml:space="preserve">            tryLoadAddressSymbol(Track.RightAddress,line,rightSymbol,trackMap);</w:t>
      </w:r>
    </w:p>
    <w:p w14:paraId="2819F09A" w14:textId="77777777" w:rsidR="006929AD" w:rsidRPr="00EC76D5" w:rsidRDefault="006929AD" w:rsidP="006929AD">
      <w:pPr>
        <w:pStyle w:val="Code"/>
      </w:pPr>
    </w:p>
    <w:p w14:paraId="062FFB05" w14:textId="77777777" w:rsidR="006929AD" w:rsidRPr="00EC76D5" w:rsidRDefault="006929AD" w:rsidP="006929AD">
      <w:pPr>
        <w:pStyle w:val="Code"/>
      </w:pPr>
      <w:r w:rsidRPr="00EC76D5">
        <w:t xml:space="preserve">            if (leftSymbol.getType().isIntegralOrPointer()) {</w:t>
      </w:r>
    </w:p>
    <w:p w14:paraId="79BDB5B2" w14:textId="77777777" w:rsidR="006929AD" w:rsidRPr="00EC76D5" w:rsidRDefault="006929AD" w:rsidP="006929AD">
      <w:pPr>
        <w:pStyle w:val="Code"/>
      </w:pPr>
      <w:r w:rsidRPr="00EC76D5">
        <w:t xml:space="preserve">              if (leftSymbol.hasValue()) {</w:t>
      </w:r>
    </w:p>
    <w:p w14:paraId="7DF0676B" w14:textId="77777777" w:rsidR="006929AD" w:rsidRPr="00EC76D5" w:rsidRDefault="006929AD" w:rsidP="006929AD">
      <w:pPr>
        <w:pStyle w:val="Code"/>
      </w:pPr>
      <w:r w:rsidRPr="00EC76D5">
        <w:t xml:space="preserve">                Track rightTrack = trackMap.get(rightSymbol);</w:t>
      </w:r>
    </w:p>
    <w:p w14:paraId="0ABC7A85" w14:textId="77777777" w:rsidR="006929AD" w:rsidRPr="00EC76D5" w:rsidRDefault="006929AD" w:rsidP="006929AD">
      <w:pPr>
        <w:pStyle w:val="Code"/>
      </w:pPr>
      <w:r w:rsidRPr="00EC76D5">
        <w:t xml:space="preserve">                </w:t>
      </w:r>
    </w:p>
    <w:p w14:paraId="7BB50386" w14:textId="77777777" w:rsidR="006929AD" w:rsidRPr="00EC76D5" w:rsidRDefault="006929AD" w:rsidP="006929AD">
      <w:pPr>
        <w:pStyle w:val="Code"/>
      </w:pPr>
      <w:r w:rsidRPr="00EC76D5">
        <w:t xml:space="preserve">                if ((rightTrack != null) &amp;&amp; rightSymbol.hasValue()) {</w:t>
      </w:r>
    </w:p>
    <w:p w14:paraId="6A552942" w14:textId="77777777" w:rsidR="006929AD" w:rsidRPr="00EC76D5" w:rsidRDefault="006929AD" w:rsidP="006929AD">
      <w:pPr>
        <w:pStyle w:val="Code"/>
      </w:pPr>
      <w:r w:rsidRPr="00EC76D5">
        <w:t xml:space="preserve">                  rightTrack.addCode(Track.Right, line, rightSymbol.getType());</w:t>
      </w:r>
    </w:p>
    <w:p w14:paraId="601CB34C" w14:textId="77777777" w:rsidR="006929AD" w:rsidRPr="00EC76D5" w:rsidRDefault="006929AD" w:rsidP="006929AD">
      <w:pPr>
        <w:pStyle w:val="Code"/>
      </w:pPr>
      <w:r w:rsidRPr="00EC76D5">
        <w:t xml:space="preserve">                }</w:t>
      </w:r>
    </w:p>
    <w:p w14:paraId="48176125" w14:textId="77777777" w:rsidR="006929AD" w:rsidRPr="00EC76D5" w:rsidRDefault="006929AD" w:rsidP="006929AD">
      <w:pPr>
        <w:pStyle w:val="Code"/>
      </w:pPr>
      <w:r w:rsidRPr="00EC76D5">
        <w:t xml:space="preserve">                else if (middleCode.isLive(rightSymbol) &amp;&amp; rightSymbol.hasValue()) {</w:t>
      </w:r>
    </w:p>
    <w:p w14:paraId="43F6AFEB" w14:textId="77777777" w:rsidR="006929AD" w:rsidRPr="00EC76D5" w:rsidRDefault="006929AD" w:rsidP="006929AD">
      <w:pPr>
        <w:pStyle w:val="Code"/>
      </w:pPr>
      <w:r w:rsidRPr="00EC76D5">
        <w:t xml:space="preserve">                  middleCode.setLoad(Track.Right);</w:t>
      </w:r>
    </w:p>
    <w:p w14:paraId="69C79E4A" w14:textId="77777777" w:rsidR="006929AD" w:rsidRPr="00EC76D5" w:rsidRDefault="006929AD" w:rsidP="006929AD">
      <w:pPr>
        <w:pStyle w:val="Code"/>
      </w:pPr>
      <w:r w:rsidRPr="00EC76D5">
        <w:t xml:space="preserve">                  rightTrack = createTrack(rightSymbol, trackMap, trackSet);</w:t>
      </w:r>
    </w:p>
    <w:p w14:paraId="2A106782" w14:textId="77777777" w:rsidR="006929AD" w:rsidRPr="00EC76D5" w:rsidRDefault="006929AD" w:rsidP="006929AD">
      <w:pPr>
        <w:pStyle w:val="Code"/>
      </w:pPr>
      <w:r w:rsidRPr="00EC76D5">
        <w:t xml:space="preserve">                  rightTrack.addCode(Track.Right, line, rightSymbol.getType());</w:t>
      </w:r>
    </w:p>
    <w:p w14:paraId="525FABE9" w14:textId="77777777" w:rsidR="006929AD" w:rsidRPr="00EC76D5" w:rsidRDefault="006929AD" w:rsidP="006929AD">
      <w:pPr>
        <w:pStyle w:val="Code"/>
      </w:pPr>
      <w:r w:rsidRPr="00EC76D5">
        <w:t xml:space="preserve">                }</w:t>
      </w:r>
    </w:p>
    <w:p w14:paraId="3B52E0A3" w14:textId="77777777" w:rsidR="006929AD" w:rsidRPr="00EC76D5" w:rsidRDefault="006929AD" w:rsidP="006929AD">
      <w:pPr>
        <w:pStyle w:val="Code"/>
      </w:pPr>
      <w:r w:rsidRPr="00EC76D5">
        <w:t xml:space="preserve">              }</w:t>
      </w:r>
    </w:p>
    <w:p w14:paraId="7580A2A1" w14:textId="77777777" w:rsidR="006929AD" w:rsidRPr="00EC76D5" w:rsidRDefault="006929AD" w:rsidP="006929AD">
      <w:pPr>
        <w:pStyle w:val="Code"/>
      </w:pPr>
      <w:r w:rsidRPr="00EC76D5">
        <w:t xml:space="preserve">              else if (rightSymbol.hasValue()) {</w:t>
      </w:r>
    </w:p>
    <w:p w14:paraId="62EBFD63" w14:textId="77777777" w:rsidR="006929AD" w:rsidRPr="00EC76D5" w:rsidRDefault="006929AD" w:rsidP="006929AD">
      <w:pPr>
        <w:pStyle w:val="Code"/>
      </w:pPr>
      <w:r w:rsidRPr="00EC76D5">
        <w:t xml:space="preserve">                Track leftTrack = trackMap.get(leftSymbol);</w:t>
      </w:r>
    </w:p>
    <w:p w14:paraId="1264A565" w14:textId="77777777" w:rsidR="006929AD" w:rsidRPr="00EC76D5" w:rsidRDefault="006929AD" w:rsidP="006929AD">
      <w:pPr>
        <w:pStyle w:val="Code"/>
      </w:pPr>
      <w:r w:rsidRPr="00EC76D5">
        <w:t xml:space="preserve">                </w:t>
      </w:r>
    </w:p>
    <w:p w14:paraId="3A29D2C8" w14:textId="77777777" w:rsidR="006929AD" w:rsidRPr="00EC76D5" w:rsidRDefault="006929AD" w:rsidP="006929AD">
      <w:pPr>
        <w:pStyle w:val="Code"/>
      </w:pPr>
      <w:r w:rsidRPr="00EC76D5">
        <w:t xml:space="preserve">                if ((leftTrack != null) &amp;&amp; rightSymbol.hasValue()) {</w:t>
      </w:r>
    </w:p>
    <w:p w14:paraId="71881A3F" w14:textId="77777777" w:rsidR="006929AD" w:rsidRPr="00EC76D5" w:rsidRDefault="006929AD" w:rsidP="006929AD">
      <w:pPr>
        <w:pStyle w:val="Code"/>
      </w:pPr>
      <w:r w:rsidRPr="00EC76D5">
        <w:t xml:space="preserve">                  leftTrack.addCode(Track.Left, line, leftSymbol.getType());</w:t>
      </w:r>
    </w:p>
    <w:p w14:paraId="0D63C9B1" w14:textId="77777777" w:rsidR="006929AD" w:rsidRPr="00EC76D5" w:rsidRDefault="006929AD" w:rsidP="006929AD">
      <w:pPr>
        <w:pStyle w:val="Code"/>
      </w:pPr>
      <w:r w:rsidRPr="00EC76D5">
        <w:t xml:space="preserve">                }</w:t>
      </w:r>
    </w:p>
    <w:p w14:paraId="483D46DE" w14:textId="77777777" w:rsidR="006929AD" w:rsidRPr="00EC76D5" w:rsidRDefault="006929AD" w:rsidP="006929AD">
      <w:pPr>
        <w:pStyle w:val="Code"/>
      </w:pPr>
      <w:r w:rsidRPr="00EC76D5">
        <w:t xml:space="preserve">                else if (middleCode.isLive(leftSymbol) &amp;&amp; rightSymbol.hasValue()) {</w:t>
      </w:r>
    </w:p>
    <w:p w14:paraId="71D49BFF" w14:textId="77777777" w:rsidR="006929AD" w:rsidRPr="00EC76D5" w:rsidRDefault="006929AD" w:rsidP="006929AD">
      <w:pPr>
        <w:pStyle w:val="Code"/>
      </w:pPr>
      <w:r w:rsidRPr="00EC76D5">
        <w:t xml:space="preserve">                  middleCode.setLoad(Track.Left);</w:t>
      </w:r>
    </w:p>
    <w:p w14:paraId="04716E51" w14:textId="77777777" w:rsidR="006929AD" w:rsidRPr="00EC76D5" w:rsidRDefault="006929AD" w:rsidP="006929AD">
      <w:pPr>
        <w:pStyle w:val="Code"/>
      </w:pPr>
      <w:r w:rsidRPr="00EC76D5">
        <w:t xml:space="preserve">                  leftTrack = createTrack(leftSymbol, trackMap, trackSet);</w:t>
      </w:r>
    </w:p>
    <w:p w14:paraId="0EA1C377" w14:textId="77777777" w:rsidR="006929AD" w:rsidRPr="00EC76D5" w:rsidRDefault="006929AD" w:rsidP="006929AD">
      <w:pPr>
        <w:pStyle w:val="Code"/>
      </w:pPr>
      <w:r w:rsidRPr="00EC76D5">
        <w:t xml:space="preserve">                  leftTrack.addCode(Track.Left, line, leftSymbol.getType());</w:t>
      </w:r>
    </w:p>
    <w:p w14:paraId="6ED45BE2" w14:textId="77777777" w:rsidR="006929AD" w:rsidRPr="00EC76D5" w:rsidRDefault="006929AD" w:rsidP="006929AD">
      <w:pPr>
        <w:pStyle w:val="Code"/>
      </w:pPr>
      <w:r w:rsidRPr="00EC76D5">
        <w:t xml:space="preserve">                }</w:t>
      </w:r>
    </w:p>
    <w:p w14:paraId="63D5DB05" w14:textId="77777777" w:rsidR="006929AD" w:rsidRPr="00EC76D5" w:rsidRDefault="006929AD" w:rsidP="006929AD">
      <w:pPr>
        <w:pStyle w:val="Code"/>
      </w:pPr>
      <w:r w:rsidRPr="00EC76D5">
        <w:t xml:space="preserve">              }</w:t>
      </w:r>
    </w:p>
    <w:p w14:paraId="1E403AA4" w14:textId="77777777" w:rsidR="006929AD" w:rsidRPr="00EC76D5" w:rsidRDefault="006929AD" w:rsidP="006929AD">
      <w:pPr>
        <w:pStyle w:val="Code"/>
      </w:pPr>
      <w:r w:rsidRPr="00EC76D5">
        <w:t xml:space="preserve">              else {</w:t>
      </w:r>
    </w:p>
    <w:p w14:paraId="211667AB" w14:textId="77777777" w:rsidR="006929AD" w:rsidRPr="00EC76D5" w:rsidRDefault="006929AD" w:rsidP="006929AD">
      <w:pPr>
        <w:pStyle w:val="Code"/>
      </w:pPr>
      <w:r w:rsidRPr="00EC76D5">
        <w:t xml:space="preserve">                Track leftTrack = trackMap.get(leftSymbol),</w:t>
      </w:r>
    </w:p>
    <w:p w14:paraId="7393C689" w14:textId="77777777" w:rsidR="006929AD" w:rsidRPr="00EC76D5" w:rsidRDefault="006929AD" w:rsidP="006929AD">
      <w:pPr>
        <w:pStyle w:val="Code"/>
      </w:pPr>
      <w:r w:rsidRPr="00EC76D5">
        <w:t xml:space="preserve">                      rightTrack = trackMap.get(rightSymbol);</w:t>
      </w:r>
    </w:p>
    <w:p w14:paraId="0734778D" w14:textId="77777777" w:rsidR="006929AD" w:rsidRPr="00EC76D5" w:rsidRDefault="006929AD" w:rsidP="006929AD">
      <w:pPr>
        <w:pStyle w:val="Code"/>
      </w:pPr>
      <w:r w:rsidRPr="00EC76D5">
        <w:t xml:space="preserve">                        </w:t>
      </w:r>
    </w:p>
    <w:p w14:paraId="02DB006B" w14:textId="77777777" w:rsidR="006929AD" w:rsidRPr="00EC76D5" w:rsidRDefault="006929AD" w:rsidP="006929AD">
      <w:pPr>
        <w:pStyle w:val="Code"/>
      </w:pPr>
      <w:r w:rsidRPr="00EC76D5">
        <w:t xml:space="preserve">                if ((leftTrack == null) &amp;&amp; middleCode.isLive(leftSymbol)) {</w:t>
      </w:r>
    </w:p>
    <w:p w14:paraId="26ABB215" w14:textId="77777777" w:rsidR="006929AD" w:rsidRPr="00EC76D5" w:rsidRDefault="006929AD" w:rsidP="006929AD">
      <w:pPr>
        <w:pStyle w:val="Code"/>
      </w:pPr>
      <w:r w:rsidRPr="00EC76D5">
        <w:t xml:space="preserve">                  middleCode.setLoad(Track.Left);</w:t>
      </w:r>
    </w:p>
    <w:p w14:paraId="23DBA5BA" w14:textId="77777777" w:rsidR="006929AD" w:rsidRPr="00EC76D5" w:rsidRDefault="006929AD" w:rsidP="006929AD">
      <w:pPr>
        <w:pStyle w:val="Code"/>
      </w:pPr>
      <w:r w:rsidRPr="00EC76D5">
        <w:lastRenderedPageBreak/>
        <w:t xml:space="preserve">                  leftTrack = createTrack(leftSymbol, trackMap, trackSet);</w:t>
      </w:r>
    </w:p>
    <w:p w14:paraId="3C718FBC" w14:textId="77777777" w:rsidR="006929AD" w:rsidRPr="00EC76D5" w:rsidRDefault="006929AD" w:rsidP="006929AD">
      <w:pPr>
        <w:pStyle w:val="Code"/>
      </w:pPr>
      <w:r w:rsidRPr="00EC76D5">
        <w:t xml:space="preserve">                }</w:t>
      </w:r>
    </w:p>
    <w:p w14:paraId="6BA3FDDB" w14:textId="77777777" w:rsidR="006929AD" w:rsidRPr="00EC76D5" w:rsidRDefault="006929AD" w:rsidP="006929AD">
      <w:pPr>
        <w:pStyle w:val="Code"/>
      </w:pPr>
    </w:p>
    <w:p w14:paraId="0D4E9D3E" w14:textId="77777777" w:rsidR="006929AD" w:rsidRPr="00EC76D5" w:rsidRDefault="006929AD" w:rsidP="006929AD">
      <w:pPr>
        <w:pStyle w:val="Code"/>
      </w:pPr>
      <w:r w:rsidRPr="00EC76D5">
        <w:t xml:space="preserve">                if ((rightTrack == null) &amp;&amp; middleCode.isLive(rightSymbol)) {</w:t>
      </w:r>
    </w:p>
    <w:p w14:paraId="1BF30F8B" w14:textId="77777777" w:rsidR="006929AD" w:rsidRPr="00EC76D5" w:rsidRDefault="006929AD" w:rsidP="006929AD">
      <w:pPr>
        <w:pStyle w:val="Code"/>
      </w:pPr>
      <w:r w:rsidRPr="00EC76D5">
        <w:t xml:space="preserve">                  middleCode.setLoad(Track.Right);</w:t>
      </w:r>
    </w:p>
    <w:p w14:paraId="56A80DED" w14:textId="77777777" w:rsidR="006929AD" w:rsidRPr="00EC76D5" w:rsidRDefault="006929AD" w:rsidP="006929AD">
      <w:pPr>
        <w:pStyle w:val="Code"/>
      </w:pPr>
      <w:r w:rsidRPr="00EC76D5">
        <w:t xml:space="preserve">                  rightTrack = createTrack(rightSymbol, trackMap, trackSet);</w:t>
      </w:r>
    </w:p>
    <w:p w14:paraId="082B336A" w14:textId="77777777" w:rsidR="006929AD" w:rsidRPr="00EC76D5" w:rsidRDefault="006929AD" w:rsidP="006929AD">
      <w:pPr>
        <w:pStyle w:val="Code"/>
      </w:pPr>
      <w:r w:rsidRPr="00EC76D5">
        <w:t xml:space="preserve">                }</w:t>
      </w:r>
    </w:p>
    <w:p w14:paraId="7C6015B6" w14:textId="77777777" w:rsidR="006929AD" w:rsidRPr="00EC76D5" w:rsidRDefault="006929AD" w:rsidP="006929AD">
      <w:pPr>
        <w:pStyle w:val="Code"/>
      </w:pPr>
    </w:p>
    <w:p w14:paraId="0D2DEDC4" w14:textId="77777777" w:rsidR="006929AD" w:rsidRPr="00EC76D5" w:rsidRDefault="006929AD" w:rsidP="006929AD">
      <w:pPr>
        <w:pStyle w:val="Code"/>
      </w:pPr>
      <w:r w:rsidRPr="00EC76D5">
        <w:t xml:space="preserve">                if (leftTrack != null) {</w:t>
      </w:r>
    </w:p>
    <w:p w14:paraId="36073B6A" w14:textId="77777777" w:rsidR="006929AD" w:rsidRPr="00EC76D5" w:rsidRDefault="006929AD" w:rsidP="006929AD">
      <w:pPr>
        <w:pStyle w:val="Code"/>
      </w:pPr>
      <w:r w:rsidRPr="00EC76D5">
        <w:t xml:space="preserve">                  leftTrack.addCode(Track.Left, line, leftSymbol.getType());</w:t>
      </w:r>
    </w:p>
    <w:p w14:paraId="4E7F28B9" w14:textId="77777777" w:rsidR="006929AD" w:rsidRPr="00EC76D5" w:rsidRDefault="006929AD" w:rsidP="006929AD">
      <w:pPr>
        <w:pStyle w:val="Code"/>
      </w:pPr>
      <w:r w:rsidRPr="00EC76D5">
        <w:t xml:space="preserve">                }</w:t>
      </w:r>
    </w:p>
    <w:p w14:paraId="7F4A2B87" w14:textId="77777777" w:rsidR="006929AD" w:rsidRPr="00EC76D5" w:rsidRDefault="006929AD" w:rsidP="006929AD">
      <w:pPr>
        <w:pStyle w:val="Code"/>
      </w:pPr>
    </w:p>
    <w:p w14:paraId="5B74D094" w14:textId="77777777" w:rsidR="006929AD" w:rsidRPr="00EC76D5" w:rsidRDefault="006929AD" w:rsidP="006929AD">
      <w:pPr>
        <w:pStyle w:val="Code"/>
      </w:pPr>
      <w:r w:rsidRPr="00EC76D5">
        <w:t xml:space="preserve">                if (rightTrack != null) {</w:t>
      </w:r>
    </w:p>
    <w:p w14:paraId="2B72A565" w14:textId="77777777" w:rsidR="006929AD" w:rsidRPr="00EC76D5" w:rsidRDefault="006929AD" w:rsidP="006929AD">
      <w:pPr>
        <w:pStyle w:val="Code"/>
      </w:pPr>
      <w:r w:rsidRPr="00EC76D5">
        <w:t xml:space="preserve">                  rightTrack.addCode(Track.Right, line, rightSymbol.getType());</w:t>
      </w:r>
    </w:p>
    <w:p w14:paraId="683FCF2F" w14:textId="77777777" w:rsidR="006929AD" w:rsidRPr="00EC76D5" w:rsidRDefault="006929AD" w:rsidP="006929AD">
      <w:pPr>
        <w:pStyle w:val="Code"/>
      </w:pPr>
      <w:r w:rsidRPr="00EC76D5">
        <w:t xml:space="preserve">                }</w:t>
      </w:r>
    </w:p>
    <w:p w14:paraId="72FC2074" w14:textId="77777777" w:rsidR="006929AD" w:rsidRPr="00EC76D5" w:rsidRDefault="006929AD" w:rsidP="006929AD">
      <w:pPr>
        <w:pStyle w:val="Code"/>
      </w:pPr>
    </w:p>
    <w:p w14:paraId="4D75EEF0" w14:textId="77777777" w:rsidR="006929AD" w:rsidRPr="00EC76D5" w:rsidRDefault="006929AD" w:rsidP="006929AD">
      <w:pPr>
        <w:pStyle w:val="Code"/>
      </w:pPr>
      <w:r w:rsidRPr="00EC76D5">
        <w:t xml:space="preserve">                if ((leftTrack == null) &amp;&amp; (rightTrack == null)) {</w:t>
      </w:r>
    </w:p>
    <w:p w14:paraId="405C3D23" w14:textId="77777777" w:rsidR="006929AD" w:rsidRPr="00EC76D5" w:rsidRDefault="006929AD" w:rsidP="006929AD">
      <w:pPr>
        <w:pStyle w:val="Code"/>
      </w:pPr>
      <w:r w:rsidRPr="00EC76D5">
        <w:t xml:space="preserve">                  int leftCount = middleCode.getCount(leftSymbol),</w:t>
      </w:r>
    </w:p>
    <w:p w14:paraId="2DA23A4A" w14:textId="77777777" w:rsidR="006929AD" w:rsidRPr="00EC76D5" w:rsidRDefault="006929AD" w:rsidP="006929AD">
      <w:pPr>
        <w:pStyle w:val="Code"/>
      </w:pPr>
      <w:r w:rsidRPr="00EC76D5">
        <w:t xml:space="preserve">                      rightCount = middleCode.getCount(leftSymbol);</w:t>
      </w:r>
    </w:p>
    <w:p w14:paraId="43A2E2CD" w14:textId="77777777" w:rsidR="006929AD" w:rsidRPr="00EC76D5" w:rsidRDefault="006929AD" w:rsidP="006929AD">
      <w:pPr>
        <w:pStyle w:val="Code"/>
      </w:pPr>
    </w:p>
    <w:p w14:paraId="5AE3BBF8" w14:textId="77777777" w:rsidR="006929AD" w:rsidRPr="00EC76D5" w:rsidRDefault="006929AD" w:rsidP="006929AD">
      <w:pPr>
        <w:pStyle w:val="Code"/>
      </w:pPr>
      <w:r w:rsidRPr="00EC76D5">
        <w:t xml:space="preserve">                  if (leftCount &gt;= rightCount) {</w:t>
      </w:r>
    </w:p>
    <w:p w14:paraId="6DAF0FB4" w14:textId="77777777" w:rsidR="006929AD" w:rsidRPr="00EC76D5" w:rsidRDefault="006929AD" w:rsidP="006929AD">
      <w:pPr>
        <w:pStyle w:val="Code"/>
      </w:pPr>
      <w:r w:rsidRPr="00EC76D5">
        <w:t xml:space="preserve">                    middleCode.setLoad(Track.Left);</w:t>
      </w:r>
    </w:p>
    <w:p w14:paraId="6FFA5AD5" w14:textId="77777777" w:rsidR="006929AD" w:rsidRPr="00EC76D5" w:rsidRDefault="006929AD" w:rsidP="006929AD">
      <w:pPr>
        <w:pStyle w:val="Code"/>
      </w:pPr>
      <w:r w:rsidRPr="00EC76D5">
        <w:t xml:space="preserve">                    leftTrack = createTrack(leftSymbol, trackMap, trackSet);</w:t>
      </w:r>
    </w:p>
    <w:p w14:paraId="727B93B0" w14:textId="77777777" w:rsidR="006929AD" w:rsidRPr="00EC76D5" w:rsidRDefault="006929AD" w:rsidP="006929AD">
      <w:pPr>
        <w:pStyle w:val="Code"/>
      </w:pPr>
      <w:r w:rsidRPr="00EC76D5">
        <w:t xml:space="preserve">                    leftTrack.addCode(Track.Left, line, leftSymbol.getType());</w:t>
      </w:r>
    </w:p>
    <w:p w14:paraId="09DDBFF3" w14:textId="77777777" w:rsidR="006929AD" w:rsidRPr="00EC76D5" w:rsidRDefault="006929AD" w:rsidP="006929AD">
      <w:pPr>
        <w:pStyle w:val="Code"/>
      </w:pPr>
      <w:r w:rsidRPr="00EC76D5">
        <w:t xml:space="preserve">                  }</w:t>
      </w:r>
    </w:p>
    <w:p w14:paraId="1B198E3E" w14:textId="77777777" w:rsidR="006929AD" w:rsidRPr="00EC76D5" w:rsidRDefault="006929AD" w:rsidP="006929AD">
      <w:pPr>
        <w:pStyle w:val="Code"/>
      </w:pPr>
      <w:r w:rsidRPr="00EC76D5">
        <w:t xml:space="preserve">                  else {</w:t>
      </w:r>
    </w:p>
    <w:p w14:paraId="3E72A682" w14:textId="77777777" w:rsidR="006929AD" w:rsidRPr="00EC76D5" w:rsidRDefault="006929AD" w:rsidP="006929AD">
      <w:pPr>
        <w:pStyle w:val="Code"/>
      </w:pPr>
      <w:r w:rsidRPr="00EC76D5">
        <w:t xml:space="preserve">                    middleCode.setLoad(Track.Right);</w:t>
      </w:r>
    </w:p>
    <w:p w14:paraId="4F6A95BA" w14:textId="77777777" w:rsidR="006929AD" w:rsidRPr="00EC76D5" w:rsidRDefault="006929AD" w:rsidP="006929AD">
      <w:pPr>
        <w:pStyle w:val="Code"/>
      </w:pPr>
      <w:r w:rsidRPr="00EC76D5">
        <w:t xml:space="preserve">                    rightTrack = createTrack(rightSymbol, trackMap, trackSet);</w:t>
      </w:r>
    </w:p>
    <w:p w14:paraId="46FEEBDE" w14:textId="77777777" w:rsidR="006929AD" w:rsidRPr="00EC76D5" w:rsidRDefault="006929AD" w:rsidP="006929AD">
      <w:pPr>
        <w:pStyle w:val="Code"/>
      </w:pPr>
      <w:r w:rsidRPr="00EC76D5">
        <w:t xml:space="preserve">                    rightTrack.addCode(Track.Right,line,rightSymbol.getType());</w:t>
      </w:r>
    </w:p>
    <w:p w14:paraId="3CAB81AF" w14:textId="77777777" w:rsidR="006929AD" w:rsidRPr="00EC76D5" w:rsidRDefault="006929AD" w:rsidP="006929AD">
      <w:pPr>
        <w:pStyle w:val="Code"/>
      </w:pPr>
      <w:r w:rsidRPr="00EC76D5">
        <w:t xml:space="preserve">                  }</w:t>
      </w:r>
    </w:p>
    <w:p w14:paraId="1A9AEED8" w14:textId="77777777" w:rsidR="006929AD" w:rsidRPr="00EC76D5" w:rsidRDefault="006929AD" w:rsidP="006929AD">
      <w:pPr>
        <w:pStyle w:val="Code"/>
      </w:pPr>
      <w:r w:rsidRPr="00EC76D5">
        <w:t xml:space="preserve">                }</w:t>
      </w:r>
    </w:p>
    <w:p w14:paraId="44C986E5" w14:textId="77777777" w:rsidR="006929AD" w:rsidRPr="00EC76D5" w:rsidRDefault="006929AD" w:rsidP="006929AD">
      <w:pPr>
        <w:pStyle w:val="Code"/>
      </w:pPr>
      <w:r w:rsidRPr="00EC76D5">
        <w:t xml:space="preserve">              }</w:t>
      </w:r>
    </w:p>
    <w:p w14:paraId="0248E267" w14:textId="77777777" w:rsidR="006929AD" w:rsidRPr="00EC76D5" w:rsidRDefault="006929AD" w:rsidP="006929AD">
      <w:pPr>
        <w:pStyle w:val="Code"/>
      </w:pPr>
      <w:r w:rsidRPr="00EC76D5">
        <w:t xml:space="preserve">            }</w:t>
      </w:r>
    </w:p>
    <w:p w14:paraId="4122296A" w14:textId="77777777" w:rsidR="006929AD" w:rsidRPr="00EC76D5" w:rsidRDefault="006929AD" w:rsidP="006929AD">
      <w:pPr>
        <w:pStyle w:val="Code"/>
      </w:pPr>
      <w:r w:rsidRPr="00EC76D5">
        <w:t xml:space="preserve">          }</w:t>
      </w:r>
    </w:p>
    <w:p w14:paraId="569B907D" w14:textId="77777777" w:rsidR="006929AD" w:rsidRPr="00EC76D5" w:rsidRDefault="006929AD" w:rsidP="006929AD">
      <w:pPr>
        <w:pStyle w:val="Code"/>
      </w:pPr>
      <w:r w:rsidRPr="00EC76D5">
        <w:t xml:space="preserve">          break;</w:t>
      </w:r>
    </w:p>
    <w:p w14:paraId="2902F91B" w14:textId="77777777" w:rsidR="006929AD" w:rsidRPr="00EC76D5" w:rsidRDefault="006929AD" w:rsidP="006929AD">
      <w:pPr>
        <w:pStyle w:val="Code"/>
      </w:pPr>
    </w:p>
    <w:p w14:paraId="721B57A6" w14:textId="77777777" w:rsidR="006929AD" w:rsidRPr="00EC76D5" w:rsidRDefault="006929AD" w:rsidP="006929AD">
      <w:pPr>
        <w:pStyle w:val="Code"/>
      </w:pPr>
      <w:r w:rsidRPr="00EC76D5">
        <w:t xml:space="preserve">        case BinaryAdd:</w:t>
      </w:r>
    </w:p>
    <w:p w14:paraId="1DFE6927" w14:textId="77777777" w:rsidR="006929AD" w:rsidRPr="00EC76D5" w:rsidRDefault="006929AD" w:rsidP="006929AD">
      <w:pPr>
        <w:pStyle w:val="Code"/>
      </w:pPr>
      <w:r w:rsidRPr="00EC76D5">
        <w:t xml:space="preserve">        case BinarySubtract:</w:t>
      </w:r>
    </w:p>
    <w:p w14:paraId="4414BBBC" w14:textId="1D24D81D" w:rsidR="006929AD" w:rsidRPr="00EC76D5" w:rsidRDefault="006929AD" w:rsidP="006929AD">
      <w:pPr>
        <w:pStyle w:val="Code"/>
      </w:pPr>
      <w:r w:rsidRPr="00EC76D5">
        <w:t xml:space="preserve">        case Bitwise</w:t>
      </w:r>
      <w:r w:rsidR="00414C74">
        <w:t>Or</w:t>
      </w:r>
      <w:r w:rsidRPr="00EC76D5">
        <w:t>:</w:t>
      </w:r>
    </w:p>
    <w:p w14:paraId="6A72E879" w14:textId="77777777" w:rsidR="006929AD" w:rsidRPr="00EC76D5" w:rsidRDefault="006929AD" w:rsidP="006929AD">
      <w:pPr>
        <w:pStyle w:val="Code"/>
      </w:pPr>
      <w:r w:rsidRPr="00EC76D5">
        <w:t xml:space="preserve">        case BitwiseXOr:</w:t>
      </w:r>
    </w:p>
    <w:p w14:paraId="554D473E" w14:textId="77777777" w:rsidR="006929AD" w:rsidRPr="00EC76D5" w:rsidRDefault="006929AD" w:rsidP="006929AD">
      <w:pPr>
        <w:pStyle w:val="Code"/>
      </w:pPr>
      <w:r w:rsidRPr="00EC76D5">
        <w:t xml:space="preserve">        case BitwiseAnd: {</w:t>
      </w:r>
    </w:p>
    <w:p w14:paraId="10B2F4D6" w14:textId="77777777" w:rsidR="006929AD" w:rsidRPr="00EC76D5" w:rsidRDefault="006929AD" w:rsidP="006929AD">
      <w:pPr>
        <w:pStyle w:val="Code"/>
      </w:pPr>
      <w:r w:rsidRPr="00EC76D5">
        <w:t xml:space="preserve">            Symbol resultSymbol = (Symbol) operand1,</w:t>
      </w:r>
    </w:p>
    <w:p w14:paraId="3C676B04" w14:textId="77777777" w:rsidR="006929AD" w:rsidRPr="00EC76D5" w:rsidRDefault="006929AD" w:rsidP="006929AD">
      <w:pPr>
        <w:pStyle w:val="Code"/>
      </w:pPr>
      <w:r w:rsidRPr="00EC76D5">
        <w:t xml:space="preserve">                   leftSymbol = (Symbol) operand2,</w:t>
      </w:r>
    </w:p>
    <w:p w14:paraId="668157E9" w14:textId="77777777" w:rsidR="006929AD" w:rsidRPr="00EC76D5" w:rsidRDefault="006929AD" w:rsidP="006929AD">
      <w:pPr>
        <w:pStyle w:val="Code"/>
      </w:pPr>
      <w:r w:rsidRPr="00EC76D5">
        <w:t xml:space="preserve">                   rightSymbol = (Symbol) operand3;</w:t>
      </w:r>
    </w:p>
    <w:p w14:paraId="0B166F39" w14:textId="77777777" w:rsidR="006929AD" w:rsidRPr="00EC76D5" w:rsidRDefault="006929AD" w:rsidP="006929AD">
      <w:pPr>
        <w:pStyle w:val="Code"/>
      </w:pPr>
      <w:r w:rsidRPr="00EC76D5">
        <w:t xml:space="preserve">            </w:t>
      </w:r>
    </w:p>
    <w:p w14:paraId="76B58E8F" w14:textId="77777777" w:rsidR="006929AD" w:rsidRPr="00EC76D5" w:rsidRDefault="006929AD" w:rsidP="006929AD">
      <w:pPr>
        <w:pStyle w:val="Code"/>
      </w:pPr>
      <w:r w:rsidRPr="00EC76D5">
        <w:t xml:space="preserve">            if (resultSymbol.getType().isIntegralOrPointer()) {</w:t>
      </w:r>
    </w:p>
    <w:p w14:paraId="2E2AEE46" w14:textId="77777777" w:rsidR="006929AD" w:rsidRPr="00EC76D5" w:rsidRDefault="006929AD" w:rsidP="006929AD">
      <w:pPr>
        <w:pStyle w:val="Code"/>
      </w:pPr>
      <w:r w:rsidRPr="00EC76D5">
        <w:t xml:space="preserve">              Track leftTrack = trackMap.get(leftSymbol);</w:t>
      </w:r>
    </w:p>
    <w:p w14:paraId="4003C3AE" w14:textId="77777777" w:rsidR="006929AD" w:rsidRPr="00EC76D5" w:rsidRDefault="006929AD" w:rsidP="006929AD">
      <w:pPr>
        <w:pStyle w:val="Code"/>
      </w:pPr>
    </w:p>
    <w:p w14:paraId="6B76B24A" w14:textId="77777777" w:rsidR="006929AD" w:rsidRPr="00EC76D5" w:rsidRDefault="006929AD" w:rsidP="006929AD">
      <w:pPr>
        <w:pStyle w:val="Code"/>
      </w:pPr>
      <w:r w:rsidRPr="00EC76D5">
        <w:t xml:space="preserve">              if (leftTrack == null) {</w:t>
      </w:r>
    </w:p>
    <w:p w14:paraId="43A2B70B" w14:textId="77777777" w:rsidR="006929AD" w:rsidRPr="00EC76D5" w:rsidRDefault="006929AD" w:rsidP="006929AD">
      <w:pPr>
        <w:pStyle w:val="Code"/>
      </w:pPr>
      <w:r w:rsidRPr="00EC76D5">
        <w:t xml:space="preserve">                middleCode.setLoad(Track.Left);</w:t>
      </w:r>
    </w:p>
    <w:p w14:paraId="54550C11" w14:textId="77777777" w:rsidR="006929AD" w:rsidRPr="00EC76D5" w:rsidRDefault="006929AD" w:rsidP="006929AD">
      <w:pPr>
        <w:pStyle w:val="Code"/>
      </w:pPr>
      <w:r w:rsidRPr="00EC76D5">
        <w:t xml:space="preserve">                leftTrack = createTrack(leftSymbol, trackMap, trackSet);</w:t>
      </w:r>
    </w:p>
    <w:p w14:paraId="5DBCD7AB" w14:textId="77777777" w:rsidR="006929AD" w:rsidRPr="00EC76D5" w:rsidRDefault="006929AD" w:rsidP="006929AD">
      <w:pPr>
        <w:pStyle w:val="Code"/>
      </w:pPr>
      <w:r w:rsidRPr="00EC76D5">
        <w:t xml:space="preserve">                tryLoadAddressSymbol(Track.LeftAddress, line,</w:t>
      </w:r>
    </w:p>
    <w:p w14:paraId="30AA9FC0" w14:textId="77777777" w:rsidR="006929AD" w:rsidRPr="00EC76D5" w:rsidRDefault="006929AD" w:rsidP="006929AD">
      <w:pPr>
        <w:pStyle w:val="Code"/>
      </w:pPr>
      <w:r w:rsidRPr="00EC76D5">
        <w:t xml:space="preserve">                                     leftSymbol, trackMap);</w:t>
      </w:r>
    </w:p>
    <w:p w14:paraId="1CBF606B" w14:textId="77777777" w:rsidR="006929AD" w:rsidRPr="00EC76D5" w:rsidRDefault="006929AD" w:rsidP="006929AD">
      <w:pPr>
        <w:pStyle w:val="Code"/>
      </w:pPr>
      <w:r w:rsidRPr="00EC76D5">
        <w:t xml:space="preserve">              }</w:t>
      </w:r>
    </w:p>
    <w:p w14:paraId="74E2B046" w14:textId="77777777" w:rsidR="006929AD" w:rsidRPr="00EC76D5" w:rsidRDefault="006929AD" w:rsidP="006929AD">
      <w:pPr>
        <w:pStyle w:val="Code"/>
      </w:pPr>
    </w:p>
    <w:p w14:paraId="3791719B" w14:textId="77777777" w:rsidR="006929AD" w:rsidRPr="00EC76D5" w:rsidRDefault="006929AD" w:rsidP="006929AD">
      <w:pPr>
        <w:pStyle w:val="Code"/>
      </w:pPr>
      <w:r w:rsidRPr="00EC76D5">
        <w:lastRenderedPageBreak/>
        <w:t xml:space="preserve">              leftTrack.addCode(Track.Left, line, leftSymbol.getType());</w:t>
      </w:r>
    </w:p>
    <w:p w14:paraId="61C00AAB" w14:textId="77777777" w:rsidR="006929AD" w:rsidRPr="00EC76D5" w:rsidRDefault="006929AD" w:rsidP="006929AD">
      <w:pPr>
        <w:pStyle w:val="Code"/>
      </w:pPr>
    </w:p>
    <w:p w14:paraId="1F662747" w14:textId="77777777" w:rsidR="006929AD" w:rsidRPr="00EC76D5" w:rsidRDefault="006929AD" w:rsidP="006929AD">
      <w:pPr>
        <w:pStyle w:val="Code"/>
      </w:pPr>
      <w:r w:rsidRPr="00EC76D5">
        <w:t xml:space="preserve">              if (!rightSymbol.hasValue()) {</w:t>
      </w:r>
    </w:p>
    <w:p w14:paraId="2CFD8A83" w14:textId="77777777" w:rsidR="006929AD" w:rsidRPr="00EC76D5" w:rsidRDefault="006929AD" w:rsidP="006929AD">
      <w:pPr>
        <w:pStyle w:val="Code"/>
      </w:pPr>
      <w:r w:rsidRPr="00EC76D5">
        <w:t xml:space="preserve">                Track rightTrack = trackMap.get(rightSymbol);</w:t>
      </w:r>
    </w:p>
    <w:p w14:paraId="15B79484" w14:textId="77777777" w:rsidR="006929AD" w:rsidRPr="00EC76D5" w:rsidRDefault="006929AD" w:rsidP="006929AD">
      <w:pPr>
        <w:pStyle w:val="Code"/>
      </w:pPr>
    </w:p>
    <w:p w14:paraId="3EC94606" w14:textId="77777777" w:rsidR="006929AD" w:rsidRPr="00EC76D5" w:rsidRDefault="006929AD" w:rsidP="006929AD">
      <w:pPr>
        <w:pStyle w:val="Code"/>
      </w:pPr>
      <w:r w:rsidRPr="00EC76D5">
        <w:t xml:space="preserve">                if (rightTrack != null) {</w:t>
      </w:r>
    </w:p>
    <w:p w14:paraId="4A902540" w14:textId="77777777" w:rsidR="006929AD" w:rsidRPr="00EC76D5" w:rsidRDefault="006929AD" w:rsidP="006929AD">
      <w:pPr>
        <w:pStyle w:val="Code"/>
      </w:pPr>
      <w:r w:rsidRPr="00EC76D5">
        <w:t xml:space="preserve">                  rightTrack.addCode(Track.Right, line, rightSymbol.getType());              </w:t>
      </w:r>
    </w:p>
    <w:p w14:paraId="16F1F69F" w14:textId="77777777" w:rsidR="006929AD" w:rsidRPr="00EC76D5" w:rsidRDefault="006929AD" w:rsidP="006929AD">
      <w:pPr>
        <w:pStyle w:val="Code"/>
      </w:pPr>
      <w:r w:rsidRPr="00EC76D5">
        <w:t xml:space="preserve">                }</w:t>
      </w:r>
    </w:p>
    <w:p w14:paraId="5B8EFA97" w14:textId="77777777" w:rsidR="006929AD" w:rsidRPr="00EC76D5" w:rsidRDefault="006929AD" w:rsidP="006929AD">
      <w:pPr>
        <w:pStyle w:val="Code"/>
      </w:pPr>
      <w:r w:rsidRPr="00EC76D5">
        <w:t xml:space="preserve">                else {</w:t>
      </w:r>
    </w:p>
    <w:p w14:paraId="173061FA" w14:textId="77777777" w:rsidR="006929AD" w:rsidRPr="00EC76D5" w:rsidRDefault="006929AD" w:rsidP="006929AD">
      <w:pPr>
        <w:pStyle w:val="Code"/>
      </w:pPr>
      <w:r w:rsidRPr="00EC76D5">
        <w:t xml:space="preserve">                  if (middleCode.isLive(rightSymbol)) {</w:t>
      </w:r>
    </w:p>
    <w:p w14:paraId="362B759C" w14:textId="77777777" w:rsidR="006929AD" w:rsidRPr="00EC76D5" w:rsidRDefault="006929AD" w:rsidP="006929AD">
      <w:pPr>
        <w:pStyle w:val="Code"/>
      </w:pPr>
      <w:r w:rsidRPr="00EC76D5">
        <w:t xml:space="preserve">                    middleCode.setLoad(Track.Right);</w:t>
      </w:r>
    </w:p>
    <w:p w14:paraId="3C4BA795" w14:textId="77777777" w:rsidR="006929AD" w:rsidRPr="00EC76D5" w:rsidRDefault="006929AD" w:rsidP="006929AD">
      <w:pPr>
        <w:pStyle w:val="Code"/>
      </w:pPr>
      <w:r w:rsidRPr="00EC76D5">
        <w:t xml:space="preserve">                    rightTrack = createTrack(rightSymbol, trackMap, trackSet);</w:t>
      </w:r>
    </w:p>
    <w:p w14:paraId="3D68C4AA" w14:textId="77777777" w:rsidR="006929AD" w:rsidRPr="00EC76D5" w:rsidRDefault="006929AD" w:rsidP="006929AD">
      <w:pPr>
        <w:pStyle w:val="Code"/>
      </w:pPr>
      <w:r w:rsidRPr="00EC76D5">
        <w:t xml:space="preserve">                    rightTrack.addCode(Track.Right,line,rightSymbol.getType());</w:t>
      </w:r>
    </w:p>
    <w:p w14:paraId="774D76CF" w14:textId="77777777" w:rsidR="006929AD" w:rsidRPr="00EC76D5" w:rsidRDefault="006929AD" w:rsidP="006929AD">
      <w:pPr>
        <w:pStyle w:val="Code"/>
      </w:pPr>
      <w:r w:rsidRPr="00EC76D5">
        <w:t xml:space="preserve">                  }</w:t>
      </w:r>
    </w:p>
    <w:p w14:paraId="71D3E738" w14:textId="77777777" w:rsidR="006929AD" w:rsidRPr="00EC76D5" w:rsidRDefault="006929AD" w:rsidP="006929AD">
      <w:pPr>
        <w:pStyle w:val="Code"/>
      </w:pPr>
    </w:p>
    <w:p w14:paraId="695A51A4" w14:textId="77777777" w:rsidR="006929AD" w:rsidRPr="00EC76D5" w:rsidRDefault="006929AD" w:rsidP="006929AD">
      <w:pPr>
        <w:pStyle w:val="Code"/>
      </w:pPr>
      <w:r w:rsidRPr="00EC76D5">
        <w:t xml:space="preserve">                  tryLoadAddressSymbol(Track.RightAddress, line,</w:t>
      </w:r>
    </w:p>
    <w:p w14:paraId="48FAFBFC" w14:textId="77777777" w:rsidR="006929AD" w:rsidRPr="00EC76D5" w:rsidRDefault="006929AD" w:rsidP="006929AD">
      <w:pPr>
        <w:pStyle w:val="Code"/>
      </w:pPr>
      <w:r w:rsidRPr="00EC76D5">
        <w:t xml:space="preserve">                                       rightSymbol, trackMap);</w:t>
      </w:r>
    </w:p>
    <w:p w14:paraId="5FA1D29A" w14:textId="77777777" w:rsidR="006929AD" w:rsidRPr="00EC76D5" w:rsidRDefault="006929AD" w:rsidP="006929AD">
      <w:pPr>
        <w:pStyle w:val="Code"/>
      </w:pPr>
      <w:r w:rsidRPr="00EC76D5">
        <w:t xml:space="preserve">                }</w:t>
      </w:r>
    </w:p>
    <w:p w14:paraId="5E1958E7" w14:textId="77777777" w:rsidR="006929AD" w:rsidRPr="00EC76D5" w:rsidRDefault="006929AD" w:rsidP="006929AD">
      <w:pPr>
        <w:pStyle w:val="Code"/>
      </w:pPr>
      <w:r w:rsidRPr="00EC76D5">
        <w:t xml:space="preserve">              }</w:t>
      </w:r>
    </w:p>
    <w:p w14:paraId="0D747288" w14:textId="77777777" w:rsidR="006929AD" w:rsidRPr="00EC76D5" w:rsidRDefault="006929AD" w:rsidP="006929AD">
      <w:pPr>
        <w:pStyle w:val="Code"/>
      </w:pPr>
    </w:p>
    <w:p w14:paraId="475A925D" w14:textId="77777777" w:rsidR="006929AD" w:rsidRPr="00EC76D5" w:rsidRDefault="006929AD" w:rsidP="006929AD">
      <w:pPr>
        <w:pStyle w:val="Code"/>
      </w:pPr>
      <w:r w:rsidRPr="00EC76D5">
        <w:t xml:space="preserve">              trackMap.remove(leftSymbol);</w:t>
      </w:r>
    </w:p>
    <w:p w14:paraId="78ADD425" w14:textId="77777777" w:rsidR="006929AD" w:rsidRPr="00EC76D5" w:rsidRDefault="006929AD" w:rsidP="006929AD">
      <w:pPr>
        <w:pStyle w:val="Code"/>
      </w:pPr>
      <w:r w:rsidRPr="00EC76D5">
        <w:t xml:space="preserve">              Symbol rightAddressSymbol = rightSymbol.getAddressSymbol();</w:t>
      </w:r>
    </w:p>
    <w:p w14:paraId="3FB091E4" w14:textId="77777777" w:rsidR="006929AD" w:rsidRPr="00EC76D5" w:rsidRDefault="006929AD" w:rsidP="006929AD">
      <w:pPr>
        <w:pStyle w:val="Code"/>
      </w:pPr>
      <w:r w:rsidRPr="00EC76D5">
        <w:t xml:space="preserve">              </w:t>
      </w:r>
    </w:p>
    <w:p w14:paraId="73D9BACE" w14:textId="77777777" w:rsidR="006929AD" w:rsidRPr="00EC76D5" w:rsidRDefault="006929AD" w:rsidP="006929AD">
      <w:pPr>
        <w:pStyle w:val="Code"/>
      </w:pPr>
      <w:r w:rsidRPr="00EC76D5">
        <w:t xml:space="preserve">              if ((rightAddressSymbol != null) &amp;&amp;</w:t>
      </w:r>
    </w:p>
    <w:p w14:paraId="02E06F05" w14:textId="77777777" w:rsidR="006929AD" w:rsidRPr="00EC76D5" w:rsidRDefault="006929AD" w:rsidP="006929AD">
      <w:pPr>
        <w:pStyle w:val="Code"/>
      </w:pPr>
      <w:r w:rsidRPr="00EC76D5">
        <w:t xml:space="preserve">                  leftTrack == trackMap.get(rightAddressSymbol)) {</w:t>
      </w:r>
    </w:p>
    <w:p w14:paraId="770FC1CB" w14:textId="77777777" w:rsidR="006929AD" w:rsidRPr="00EC76D5" w:rsidRDefault="006929AD" w:rsidP="006929AD">
      <w:pPr>
        <w:pStyle w:val="Code"/>
      </w:pPr>
      <w:r w:rsidRPr="00EC76D5">
        <w:t xml:space="preserve">                trackMap.remove(rightAddressSymbol);</w:t>
      </w:r>
    </w:p>
    <w:p w14:paraId="328A84AE" w14:textId="77777777" w:rsidR="006929AD" w:rsidRPr="00EC76D5" w:rsidRDefault="006929AD" w:rsidP="006929AD">
      <w:pPr>
        <w:pStyle w:val="Code"/>
      </w:pPr>
      <w:r w:rsidRPr="00EC76D5">
        <w:t xml:space="preserve">              }</w:t>
      </w:r>
    </w:p>
    <w:p w14:paraId="0710E267" w14:textId="77777777" w:rsidR="006929AD" w:rsidRPr="00EC76D5" w:rsidRDefault="006929AD" w:rsidP="006929AD">
      <w:pPr>
        <w:pStyle w:val="Code"/>
      </w:pPr>
    </w:p>
    <w:p w14:paraId="2DCA3F11" w14:textId="77777777" w:rsidR="006929AD" w:rsidRPr="00EC76D5" w:rsidRDefault="006929AD" w:rsidP="006929AD">
      <w:pPr>
        <w:pStyle w:val="Code"/>
      </w:pPr>
      <w:r w:rsidRPr="00EC76D5">
        <w:t xml:space="preserve">              trackMap.put(resultSymbol, leftTrack);</w:t>
      </w:r>
    </w:p>
    <w:p w14:paraId="42E24B1D" w14:textId="77777777" w:rsidR="006929AD" w:rsidRPr="00EC76D5" w:rsidRDefault="006929AD" w:rsidP="006929AD">
      <w:pPr>
        <w:pStyle w:val="Code"/>
      </w:pPr>
      <w:r w:rsidRPr="00EC76D5">
        <w:t xml:space="preserve">            }</w:t>
      </w:r>
    </w:p>
    <w:p w14:paraId="7E686C80" w14:textId="77777777" w:rsidR="006929AD" w:rsidRPr="00EC76D5" w:rsidRDefault="006929AD" w:rsidP="006929AD">
      <w:pPr>
        <w:pStyle w:val="Code"/>
      </w:pPr>
      <w:r w:rsidRPr="00EC76D5">
        <w:t xml:space="preserve">          }</w:t>
      </w:r>
    </w:p>
    <w:p w14:paraId="071769F5" w14:textId="77777777" w:rsidR="006929AD" w:rsidRPr="00EC76D5" w:rsidRDefault="006929AD" w:rsidP="006929AD">
      <w:pPr>
        <w:pStyle w:val="Code"/>
      </w:pPr>
      <w:r w:rsidRPr="00EC76D5">
        <w:t xml:space="preserve">          break;</w:t>
      </w:r>
    </w:p>
    <w:p w14:paraId="28488E6F" w14:textId="77777777" w:rsidR="006929AD" w:rsidRPr="00EC76D5" w:rsidRDefault="006929AD" w:rsidP="006929AD">
      <w:pPr>
        <w:pStyle w:val="Code"/>
      </w:pPr>
    </w:p>
    <w:p w14:paraId="028CF52C" w14:textId="77777777" w:rsidR="006929AD" w:rsidRPr="00EC76D5" w:rsidRDefault="006929AD" w:rsidP="006929AD">
      <w:pPr>
        <w:pStyle w:val="Code"/>
      </w:pPr>
      <w:r w:rsidRPr="00EC76D5">
        <w:t xml:space="preserve">        case LeftShift:</w:t>
      </w:r>
    </w:p>
    <w:p w14:paraId="74A638FA" w14:textId="77777777" w:rsidR="006929AD" w:rsidRPr="00EC76D5" w:rsidRDefault="006929AD" w:rsidP="006929AD">
      <w:pPr>
        <w:pStyle w:val="Code"/>
      </w:pPr>
      <w:r w:rsidRPr="00EC76D5">
        <w:t xml:space="preserve">        case RightShift: {</w:t>
      </w:r>
    </w:p>
    <w:p w14:paraId="27E4BE2B" w14:textId="77777777" w:rsidR="006929AD" w:rsidRPr="00EC76D5" w:rsidRDefault="006929AD" w:rsidP="006929AD">
      <w:pPr>
        <w:pStyle w:val="Code"/>
      </w:pPr>
      <w:r w:rsidRPr="00EC76D5">
        <w:t xml:space="preserve">            Symbol resultSymbol = (Symbol) operand1,</w:t>
      </w:r>
    </w:p>
    <w:p w14:paraId="0D603F08" w14:textId="77777777" w:rsidR="006929AD" w:rsidRPr="00EC76D5" w:rsidRDefault="006929AD" w:rsidP="006929AD">
      <w:pPr>
        <w:pStyle w:val="Code"/>
      </w:pPr>
      <w:r w:rsidRPr="00EC76D5">
        <w:t xml:space="preserve">                   leftSymbol = (Symbol) operand2,</w:t>
      </w:r>
    </w:p>
    <w:p w14:paraId="405ECD5A" w14:textId="77777777" w:rsidR="006929AD" w:rsidRPr="00EC76D5" w:rsidRDefault="006929AD" w:rsidP="006929AD">
      <w:pPr>
        <w:pStyle w:val="Code"/>
      </w:pPr>
      <w:r w:rsidRPr="00EC76D5">
        <w:t xml:space="preserve">                   rightSymbol = (Symbol) operand3;</w:t>
      </w:r>
    </w:p>
    <w:p w14:paraId="0FF8DF6C" w14:textId="77777777" w:rsidR="006929AD" w:rsidRPr="00EC76D5" w:rsidRDefault="006929AD" w:rsidP="006929AD">
      <w:pPr>
        <w:pStyle w:val="Code"/>
      </w:pPr>
    </w:p>
    <w:p w14:paraId="599FF106" w14:textId="77777777" w:rsidR="006929AD" w:rsidRPr="00EC76D5" w:rsidRDefault="006929AD" w:rsidP="006929AD">
      <w:pPr>
        <w:pStyle w:val="Code"/>
      </w:pPr>
      <w:r w:rsidRPr="00EC76D5">
        <w:t xml:space="preserve">            Track leftTrack = trackMap.get(leftSymbol),</w:t>
      </w:r>
    </w:p>
    <w:p w14:paraId="67EE5542" w14:textId="77777777" w:rsidR="006929AD" w:rsidRPr="00EC76D5" w:rsidRDefault="006929AD" w:rsidP="006929AD">
      <w:pPr>
        <w:pStyle w:val="Code"/>
      </w:pPr>
      <w:r w:rsidRPr="00EC76D5">
        <w:t xml:space="preserve">                  rightTrack = trackMap.get(rightSymbol);</w:t>
      </w:r>
    </w:p>
    <w:p w14:paraId="3D49BC43" w14:textId="77777777" w:rsidR="006929AD" w:rsidRPr="00EC76D5" w:rsidRDefault="006929AD" w:rsidP="006929AD">
      <w:pPr>
        <w:pStyle w:val="Code"/>
      </w:pPr>
    </w:p>
    <w:p w14:paraId="50C836C6" w14:textId="77777777" w:rsidR="006929AD" w:rsidRPr="00EC76D5" w:rsidRDefault="006929AD" w:rsidP="006929AD">
      <w:pPr>
        <w:pStyle w:val="Code"/>
      </w:pPr>
      <w:r w:rsidRPr="00EC76D5">
        <w:t xml:space="preserve">            if (leftTrack == null) {</w:t>
      </w:r>
    </w:p>
    <w:p w14:paraId="2BEA1B01" w14:textId="77777777" w:rsidR="006929AD" w:rsidRPr="00EC76D5" w:rsidRDefault="006929AD" w:rsidP="006929AD">
      <w:pPr>
        <w:pStyle w:val="Code"/>
      </w:pPr>
      <w:r w:rsidRPr="00EC76D5">
        <w:t xml:space="preserve">              middleCode.setLoad(Track.Left);</w:t>
      </w:r>
    </w:p>
    <w:p w14:paraId="4F1ABD5E" w14:textId="77777777" w:rsidR="006929AD" w:rsidRPr="00EC76D5" w:rsidRDefault="006929AD" w:rsidP="006929AD">
      <w:pPr>
        <w:pStyle w:val="Code"/>
      </w:pPr>
      <w:r w:rsidRPr="00EC76D5">
        <w:t xml:space="preserve">              leftTrack = createTrack(leftSymbol, trackMap, trackSet);</w:t>
      </w:r>
    </w:p>
    <w:p w14:paraId="4FDFAE57" w14:textId="77777777" w:rsidR="006929AD" w:rsidRPr="00EC76D5" w:rsidRDefault="006929AD" w:rsidP="006929AD">
      <w:pPr>
        <w:pStyle w:val="Code"/>
      </w:pPr>
      <w:r w:rsidRPr="00EC76D5">
        <w:t xml:space="preserve">              tryLoadAddressSymbol(Track.LeftAddress,line,leftSymbol,trackMap);</w:t>
      </w:r>
    </w:p>
    <w:p w14:paraId="53302EB9" w14:textId="77777777" w:rsidR="006929AD" w:rsidRPr="00EC76D5" w:rsidRDefault="006929AD" w:rsidP="006929AD">
      <w:pPr>
        <w:pStyle w:val="Code"/>
      </w:pPr>
      <w:r w:rsidRPr="00EC76D5">
        <w:t xml:space="preserve">            }</w:t>
      </w:r>
    </w:p>
    <w:p w14:paraId="7A7D575B" w14:textId="77777777" w:rsidR="006929AD" w:rsidRPr="00EC76D5" w:rsidRDefault="006929AD" w:rsidP="006929AD">
      <w:pPr>
        <w:pStyle w:val="Code"/>
      </w:pPr>
    </w:p>
    <w:p w14:paraId="358D2A55" w14:textId="77777777" w:rsidR="006929AD" w:rsidRPr="00EC76D5" w:rsidRDefault="006929AD" w:rsidP="006929AD">
      <w:pPr>
        <w:pStyle w:val="Code"/>
      </w:pPr>
      <w:r w:rsidRPr="00EC76D5">
        <w:t xml:space="preserve">            leftTrack.addCode(Track.Left, line, leftSymbol.getType());</w:t>
      </w:r>
    </w:p>
    <w:p w14:paraId="039DC47E" w14:textId="77777777" w:rsidR="006929AD" w:rsidRPr="00EC76D5" w:rsidRDefault="006929AD" w:rsidP="006929AD">
      <w:pPr>
        <w:pStyle w:val="Code"/>
      </w:pPr>
      <w:r w:rsidRPr="00EC76D5">
        <w:t xml:space="preserve">            trackMap.remove(leftSymbol);</w:t>
      </w:r>
    </w:p>
    <w:p w14:paraId="5687BF6F" w14:textId="77777777" w:rsidR="006929AD" w:rsidRPr="00EC76D5" w:rsidRDefault="006929AD" w:rsidP="006929AD">
      <w:pPr>
        <w:pStyle w:val="Code"/>
      </w:pPr>
      <w:r w:rsidRPr="00EC76D5">
        <w:t xml:space="preserve">            trackMap.put(resultSymbol, leftTrack);</w:t>
      </w:r>
    </w:p>
    <w:p w14:paraId="30C7DEDD" w14:textId="77777777" w:rsidR="006929AD" w:rsidRPr="00EC76D5" w:rsidRDefault="006929AD" w:rsidP="006929AD">
      <w:pPr>
        <w:pStyle w:val="Code"/>
      </w:pPr>
    </w:p>
    <w:p w14:paraId="7EBDA072" w14:textId="77777777" w:rsidR="006929AD" w:rsidRPr="00EC76D5" w:rsidRDefault="006929AD" w:rsidP="006929AD">
      <w:pPr>
        <w:pStyle w:val="Code"/>
      </w:pPr>
      <w:r w:rsidRPr="00EC76D5">
        <w:t xml:space="preserve">            if (!rightSymbol.hasValue()) {            </w:t>
      </w:r>
    </w:p>
    <w:p w14:paraId="4BC11F4A" w14:textId="77777777" w:rsidR="006929AD" w:rsidRPr="00EC76D5" w:rsidRDefault="006929AD" w:rsidP="006929AD">
      <w:pPr>
        <w:pStyle w:val="Code"/>
      </w:pPr>
      <w:r w:rsidRPr="00EC76D5">
        <w:t xml:space="preserve">              leftTrack.setNotCL(true);              </w:t>
      </w:r>
    </w:p>
    <w:p w14:paraId="4ADA26AF" w14:textId="77777777" w:rsidR="006929AD" w:rsidRPr="00EC76D5" w:rsidRDefault="006929AD" w:rsidP="006929AD">
      <w:pPr>
        <w:pStyle w:val="Code"/>
      </w:pPr>
      <w:r w:rsidRPr="00EC76D5">
        <w:lastRenderedPageBreak/>
        <w:t xml:space="preserve">              saveTemporarySymbol(middleCode,rightSymbol,Register.dl,trackMap); // XXX</w:t>
      </w:r>
    </w:p>
    <w:p w14:paraId="2E0AE862" w14:textId="77777777" w:rsidR="006929AD" w:rsidRPr="00EC76D5" w:rsidRDefault="006929AD" w:rsidP="006929AD">
      <w:pPr>
        <w:pStyle w:val="Code"/>
      </w:pPr>
      <w:r w:rsidRPr="00EC76D5">
        <w:t xml:space="preserve">              </w:t>
      </w:r>
    </w:p>
    <w:p w14:paraId="7381C526" w14:textId="77777777" w:rsidR="006929AD" w:rsidRPr="00EC76D5" w:rsidRDefault="006929AD" w:rsidP="006929AD">
      <w:pPr>
        <w:pStyle w:val="Code"/>
      </w:pPr>
      <w:r w:rsidRPr="00EC76D5">
        <w:t xml:space="preserve">              if (rightTrack != null) {</w:t>
      </w:r>
    </w:p>
    <w:p w14:paraId="547542EE" w14:textId="77777777" w:rsidR="006929AD" w:rsidRPr="00EC76D5" w:rsidRDefault="006929AD" w:rsidP="006929AD">
      <w:pPr>
        <w:pStyle w:val="Code"/>
      </w:pPr>
      <w:r w:rsidRPr="00EC76D5">
        <w:t xml:space="preserve">                if (rightTrack.getRegister() == null) {</w:t>
      </w:r>
    </w:p>
    <w:p w14:paraId="319595AE" w14:textId="77777777" w:rsidR="006929AD" w:rsidRPr="00EC76D5" w:rsidRDefault="006929AD" w:rsidP="006929AD">
      <w:pPr>
        <w:pStyle w:val="Code"/>
      </w:pPr>
      <w:r w:rsidRPr="00EC76D5">
        <w:t xml:space="preserve">                  rightTrack.setRegister(Register.cl);</w:t>
      </w:r>
    </w:p>
    <w:p w14:paraId="529BF94B" w14:textId="77777777" w:rsidR="006929AD" w:rsidRPr="00EC76D5" w:rsidRDefault="006929AD" w:rsidP="006929AD">
      <w:pPr>
        <w:pStyle w:val="Code"/>
      </w:pPr>
      <w:r w:rsidRPr="00EC76D5">
        <w:t xml:space="preserve">                }</w:t>
      </w:r>
    </w:p>
    <w:p w14:paraId="44B79E38" w14:textId="77777777" w:rsidR="006929AD" w:rsidRPr="00EC76D5" w:rsidRDefault="006929AD" w:rsidP="006929AD">
      <w:pPr>
        <w:pStyle w:val="Code"/>
      </w:pPr>
    </w:p>
    <w:p w14:paraId="533D9A5E" w14:textId="77777777" w:rsidR="006929AD" w:rsidRPr="00EC76D5" w:rsidRDefault="006929AD" w:rsidP="006929AD">
      <w:pPr>
        <w:pStyle w:val="Code"/>
      </w:pPr>
      <w:r w:rsidRPr="00EC76D5">
        <w:t xml:space="preserve">                rightTrack.addCode(Track.Right, line, rightSymbol.getType());</w:t>
      </w:r>
    </w:p>
    <w:p w14:paraId="7D57E1AF" w14:textId="77777777" w:rsidR="006929AD" w:rsidRPr="00EC76D5" w:rsidRDefault="006929AD" w:rsidP="006929AD">
      <w:pPr>
        <w:pStyle w:val="Code"/>
      </w:pPr>
      <w:r w:rsidRPr="00EC76D5">
        <w:t xml:space="preserve">              }</w:t>
      </w:r>
    </w:p>
    <w:p w14:paraId="2F79F91A" w14:textId="77777777" w:rsidR="006929AD" w:rsidRPr="00EC76D5" w:rsidRDefault="006929AD" w:rsidP="006929AD">
      <w:pPr>
        <w:pStyle w:val="Code"/>
      </w:pPr>
      <w:r w:rsidRPr="00EC76D5">
        <w:t xml:space="preserve">              else {</w:t>
      </w:r>
    </w:p>
    <w:p w14:paraId="75561E1A" w14:textId="77777777" w:rsidR="006929AD" w:rsidRPr="00EC76D5" w:rsidRDefault="006929AD" w:rsidP="006929AD">
      <w:pPr>
        <w:pStyle w:val="Code"/>
      </w:pPr>
      <w:r w:rsidRPr="00EC76D5">
        <w:t xml:space="preserve">                if (middleCode.isLive(rightSymbol)) {</w:t>
      </w:r>
    </w:p>
    <w:p w14:paraId="03CDCC7A" w14:textId="77777777" w:rsidR="006929AD" w:rsidRPr="00EC76D5" w:rsidRDefault="006929AD" w:rsidP="006929AD">
      <w:pPr>
        <w:pStyle w:val="Code"/>
      </w:pPr>
      <w:r w:rsidRPr="00EC76D5">
        <w:t xml:space="preserve">                  middleCode.setLoad(Track.Right);</w:t>
      </w:r>
    </w:p>
    <w:p w14:paraId="092A0FB5" w14:textId="77777777" w:rsidR="006929AD" w:rsidRPr="00EC76D5" w:rsidRDefault="006929AD" w:rsidP="006929AD">
      <w:pPr>
        <w:pStyle w:val="Code"/>
      </w:pPr>
      <w:r w:rsidRPr="00EC76D5">
        <w:t xml:space="preserve">                  rightTrack = createTrack(rightSymbol, trackMap, trackSet);</w:t>
      </w:r>
    </w:p>
    <w:p w14:paraId="2DA94CC0" w14:textId="77777777" w:rsidR="006929AD" w:rsidRPr="00EC76D5" w:rsidRDefault="006929AD" w:rsidP="006929AD">
      <w:pPr>
        <w:pStyle w:val="Code"/>
      </w:pPr>
      <w:r w:rsidRPr="00EC76D5">
        <w:t xml:space="preserve">                  rightTrack.addCode(Track.Right, line, rightSymbol.getType());</w:t>
      </w:r>
    </w:p>
    <w:p w14:paraId="52F22BDA" w14:textId="77777777" w:rsidR="006929AD" w:rsidRPr="00EC76D5" w:rsidRDefault="006929AD" w:rsidP="006929AD">
      <w:pPr>
        <w:pStyle w:val="Code"/>
      </w:pPr>
      <w:r w:rsidRPr="00EC76D5">
        <w:t xml:space="preserve">                }</w:t>
      </w:r>
    </w:p>
    <w:p w14:paraId="2F893CB0" w14:textId="77777777" w:rsidR="006929AD" w:rsidRPr="00EC76D5" w:rsidRDefault="006929AD" w:rsidP="006929AD">
      <w:pPr>
        <w:pStyle w:val="Code"/>
      </w:pPr>
    </w:p>
    <w:p w14:paraId="3EE9F465" w14:textId="77777777" w:rsidR="006929AD" w:rsidRPr="00EC76D5" w:rsidRDefault="006929AD" w:rsidP="006929AD">
      <w:pPr>
        <w:pStyle w:val="Code"/>
      </w:pPr>
      <w:r w:rsidRPr="00EC76D5">
        <w:t xml:space="preserve">                tryLoadAddressSymbol(Track.RightAddress, line,</w:t>
      </w:r>
    </w:p>
    <w:p w14:paraId="305192F8" w14:textId="77777777" w:rsidR="006929AD" w:rsidRPr="00EC76D5" w:rsidRDefault="006929AD" w:rsidP="006929AD">
      <w:pPr>
        <w:pStyle w:val="Code"/>
      </w:pPr>
      <w:r w:rsidRPr="00EC76D5">
        <w:t xml:space="preserve">                                     rightSymbol, trackMap);</w:t>
      </w:r>
    </w:p>
    <w:p w14:paraId="44800A7C" w14:textId="77777777" w:rsidR="006929AD" w:rsidRPr="00EC76D5" w:rsidRDefault="006929AD" w:rsidP="006929AD">
      <w:pPr>
        <w:pStyle w:val="Code"/>
      </w:pPr>
      <w:r w:rsidRPr="00EC76D5">
        <w:t xml:space="preserve">              }</w:t>
      </w:r>
    </w:p>
    <w:p w14:paraId="7F1F2171" w14:textId="77777777" w:rsidR="006929AD" w:rsidRPr="00EC76D5" w:rsidRDefault="006929AD" w:rsidP="006929AD">
      <w:pPr>
        <w:pStyle w:val="Code"/>
      </w:pPr>
      <w:r w:rsidRPr="00EC76D5">
        <w:t xml:space="preserve">            }</w:t>
      </w:r>
    </w:p>
    <w:p w14:paraId="6852E98E" w14:textId="77777777" w:rsidR="006929AD" w:rsidRPr="00EC76D5" w:rsidRDefault="006929AD" w:rsidP="006929AD">
      <w:pPr>
        <w:pStyle w:val="Code"/>
      </w:pPr>
      <w:r w:rsidRPr="00EC76D5">
        <w:t xml:space="preserve">          }</w:t>
      </w:r>
    </w:p>
    <w:p w14:paraId="4FD6D004" w14:textId="77777777" w:rsidR="006929AD" w:rsidRPr="00EC76D5" w:rsidRDefault="006929AD" w:rsidP="006929AD">
      <w:pPr>
        <w:pStyle w:val="Code"/>
      </w:pPr>
      <w:r w:rsidRPr="00EC76D5">
        <w:t xml:space="preserve">          break;</w:t>
      </w:r>
    </w:p>
    <w:p w14:paraId="7EF704B6" w14:textId="77777777" w:rsidR="006929AD" w:rsidRPr="00EC76D5" w:rsidRDefault="006929AD" w:rsidP="006929AD">
      <w:pPr>
        <w:pStyle w:val="Code"/>
      </w:pPr>
    </w:p>
    <w:p w14:paraId="657CC375" w14:textId="77777777" w:rsidR="006929AD" w:rsidRPr="00EC76D5" w:rsidRDefault="006929AD" w:rsidP="006929AD">
      <w:pPr>
        <w:pStyle w:val="Code"/>
      </w:pPr>
      <w:r w:rsidRPr="00EC76D5">
        <w:t xml:space="preserve">        case Multiply:</w:t>
      </w:r>
    </w:p>
    <w:p w14:paraId="7E635DC1" w14:textId="77777777" w:rsidR="006929AD" w:rsidRPr="00EC76D5" w:rsidRDefault="006929AD" w:rsidP="006929AD">
      <w:pPr>
        <w:pStyle w:val="Code"/>
      </w:pPr>
      <w:r w:rsidRPr="00EC76D5">
        <w:t xml:space="preserve">        case Divide:</w:t>
      </w:r>
    </w:p>
    <w:p w14:paraId="4510B7CA" w14:textId="77777777" w:rsidR="006929AD" w:rsidRPr="00EC76D5" w:rsidRDefault="006929AD" w:rsidP="006929AD">
      <w:pPr>
        <w:pStyle w:val="Code"/>
      </w:pPr>
      <w:r w:rsidRPr="00EC76D5">
        <w:t xml:space="preserve">        case Modulo: {</w:t>
      </w:r>
    </w:p>
    <w:p w14:paraId="2D6791D5" w14:textId="77777777" w:rsidR="006929AD" w:rsidRPr="00EC76D5" w:rsidRDefault="006929AD" w:rsidP="006929AD">
      <w:pPr>
        <w:pStyle w:val="Code"/>
      </w:pPr>
      <w:r w:rsidRPr="00EC76D5">
        <w:t xml:space="preserve">            Symbol resultSymbol = (Symbol) operand1,</w:t>
      </w:r>
    </w:p>
    <w:p w14:paraId="79525CDC" w14:textId="77777777" w:rsidR="006929AD" w:rsidRPr="00EC76D5" w:rsidRDefault="006929AD" w:rsidP="006929AD">
      <w:pPr>
        <w:pStyle w:val="Code"/>
      </w:pPr>
      <w:r w:rsidRPr="00EC76D5">
        <w:t xml:space="preserve">                   leftSymbol = (Symbol) operand2,</w:t>
      </w:r>
    </w:p>
    <w:p w14:paraId="67C164DF" w14:textId="77777777" w:rsidR="006929AD" w:rsidRPr="00EC76D5" w:rsidRDefault="006929AD" w:rsidP="006929AD">
      <w:pPr>
        <w:pStyle w:val="Code"/>
      </w:pPr>
      <w:r w:rsidRPr="00EC76D5">
        <w:t xml:space="preserve">                   rightSymbol = (Symbol) operand3;</w:t>
      </w:r>
    </w:p>
    <w:p w14:paraId="0147B015" w14:textId="77777777" w:rsidR="006929AD" w:rsidRPr="00EC76D5" w:rsidRDefault="006929AD" w:rsidP="006929AD">
      <w:pPr>
        <w:pStyle w:val="Code"/>
      </w:pPr>
    </w:p>
    <w:p w14:paraId="363ACCC7" w14:textId="77777777" w:rsidR="006929AD" w:rsidRPr="00EC76D5" w:rsidRDefault="006929AD" w:rsidP="006929AD">
      <w:pPr>
        <w:pStyle w:val="Code"/>
      </w:pPr>
      <w:r w:rsidRPr="00EC76D5">
        <w:t xml:space="preserve">            if (resultSymbol.getType().isIntegralOrPointer()) {</w:t>
      </w:r>
    </w:p>
    <w:p w14:paraId="08CEBC26" w14:textId="77777777" w:rsidR="006929AD" w:rsidRPr="00EC76D5" w:rsidRDefault="006929AD" w:rsidP="006929AD">
      <w:pPr>
        <w:pStyle w:val="Code"/>
      </w:pPr>
      <w:r w:rsidRPr="00EC76D5">
        <w:t xml:space="preserve">              int typeSize = leftSymbol.getType().getSize();</w:t>
      </w:r>
    </w:p>
    <w:p w14:paraId="7E14B22D" w14:textId="77777777" w:rsidR="006929AD" w:rsidRPr="00EC76D5" w:rsidRDefault="006929AD" w:rsidP="006929AD">
      <w:pPr>
        <w:pStyle w:val="Code"/>
      </w:pPr>
      <w:r w:rsidRPr="00EC76D5">
        <w:t xml:space="preserve">              Register axRegister = LeftMultiplyMap.get(typeSize);</w:t>
      </w:r>
    </w:p>
    <w:p w14:paraId="7B046746" w14:textId="77777777" w:rsidR="006929AD" w:rsidRPr="00EC76D5" w:rsidRDefault="006929AD" w:rsidP="006929AD">
      <w:pPr>
        <w:pStyle w:val="Code"/>
      </w:pPr>
      <w:r w:rsidRPr="00EC76D5">
        <w:t xml:space="preserve">              saveTemporarySymbol(middleCode, leftSymbol, axRegister,trackMap);</w:t>
      </w:r>
    </w:p>
    <w:p w14:paraId="72FADD3D" w14:textId="77777777" w:rsidR="006929AD" w:rsidRPr="00EC76D5" w:rsidRDefault="006929AD" w:rsidP="006929AD">
      <w:pPr>
        <w:pStyle w:val="Code"/>
      </w:pPr>
      <w:r w:rsidRPr="00EC76D5">
        <w:t xml:space="preserve">              Track leftTrack = trackMap.get(leftSymbol);</w:t>
      </w:r>
    </w:p>
    <w:p w14:paraId="1D067442" w14:textId="77777777" w:rsidR="006929AD" w:rsidRPr="00EC76D5" w:rsidRDefault="006929AD" w:rsidP="006929AD">
      <w:pPr>
        <w:pStyle w:val="Code"/>
      </w:pPr>
    </w:p>
    <w:p w14:paraId="1BA6CEA3" w14:textId="77777777" w:rsidR="006929AD" w:rsidRPr="00EC76D5" w:rsidRDefault="006929AD" w:rsidP="006929AD">
      <w:pPr>
        <w:pStyle w:val="Code"/>
      </w:pPr>
      <w:r w:rsidRPr="00EC76D5">
        <w:t xml:space="preserve">              if (leftTrack != null) {</w:t>
      </w:r>
    </w:p>
    <w:p w14:paraId="695201B4" w14:textId="77777777" w:rsidR="006929AD" w:rsidRPr="00EC76D5" w:rsidRDefault="006929AD" w:rsidP="006929AD">
      <w:pPr>
        <w:pStyle w:val="Code"/>
      </w:pPr>
      <w:r w:rsidRPr="00EC76D5">
        <w:t xml:space="preserve">                if (!leftTrack.isEmpty()) {</w:t>
      </w:r>
    </w:p>
    <w:p w14:paraId="0A1842F7" w14:textId="77777777" w:rsidR="006929AD" w:rsidRPr="00EC76D5" w:rsidRDefault="006929AD" w:rsidP="006929AD">
      <w:pPr>
        <w:pStyle w:val="Code"/>
      </w:pPr>
      <w:r w:rsidRPr="00EC76D5">
        <w:t xml:space="preserve">                  int lastTrackLine = leftTrack.getLastLine();</w:t>
      </w:r>
    </w:p>
    <w:p w14:paraId="5FCDB8C6" w14:textId="77777777" w:rsidR="006929AD" w:rsidRPr="00EC76D5" w:rsidRDefault="006929AD" w:rsidP="006929AD">
      <w:pPr>
        <w:pStyle w:val="Code"/>
      </w:pPr>
    </w:p>
    <w:p w14:paraId="723662DC" w14:textId="77777777" w:rsidR="006929AD" w:rsidRPr="00EC76D5" w:rsidRDefault="006929AD" w:rsidP="006929AD">
      <w:pPr>
        <w:pStyle w:val="Code"/>
      </w:pPr>
      <w:r w:rsidRPr="00EC76D5">
        <w:t xml:space="preserve">                  if (lastTrackLine &lt;= m_axLog) {</w:t>
      </w:r>
    </w:p>
    <w:p w14:paraId="2B7B9772" w14:textId="77777777" w:rsidR="006929AD" w:rsidRPr="00EC76D5" w:rsidRDefault="006929AD" w:rsidP="006929AD">
      <w:pPr>
        <w:pStyle w:val="Code"/>
      </w:pPr>
      <w:r w:rsidRPr="00EC76D5">
        <w:t xml:space="preserve">                    middleCode.setLoad(Track.Left);</w:t>
      </w:r>
    </w:p>
    <w:p w14:paraId="3F6DBE44" w14:textId="77777777" w:rsidR="006929AD" w:rsidRPr="00EC76D5" w:rsidRDefault="006929AD" w:rsidP="006929AD">
      <w:pPr>
        <w:pStyle w:val="Code"/>
      </w:pPr>
      <w:r w:rsidRPr="00EC76D5">
        <w:t xml:space="preserve">                    leftTrack = createTrack(leftSymbol, trackMap, trackSet);</w:t>
      </w:r>
    </w:p>
    <w:p w14:paraId="702905FA" w14:textId="77777777" w:rsidR="006929AD" w:rsidRPr="00EC76D5" w:rsidRDefault="006929AD" w:rsidP="006929AD">
      <w:pPr>
        <w:pStyle w:val="Code"/>
      </w:pPr>
      <w:r w:rsidRPr="00EC76D5">
        <w:t xml:space="preserve">                    m_middleCodeList.get(lastTrackLine).setSave();</w:t>
      </w:r>
    </w:p>
    <w:p w14:paraId="70D72866" w14:textId="77777777" w:rsidR="006929AD" w:rsidRPr="00EC76D5" w:rsidRDefault="006929AD" w:rsidP="006929AD">
      <w:pPr>
        <w:pStyle w:val="Code"/>
      </w:pPr>
      <w:r w:rsidRPr="00EC76D5">
        <w:t xml:space="preserve">                  }</w:t>
      </w:r>
    </w:p>
    <w:p w14:paraId="0935D681" w14:textId="77777777" w:rsidR="006929AD" w:rsidRPr="00EC76D5" w:rsidRDefault="006929AD" w:rsidP="006929AD">
      <w:pPr>
        <w:pStyle w:val="Code"/>
      </w:pPr>
      <w:r w:rsidRPr="00EC76D5">
        <w:t xml:space="preserve">                }</w:t>
      </w:r>
    </w:p>
    <w:p w14:paraId="7172D9AB" w14:textId="77777777" w:rsidR="006929AD" w:rsidRPr="00EC76D5" w:rsidRDefault="006929AD" w:rsidP="006929AD">
      <w:pPr>
        <w:pStyle w:val="Code"/>
      </w:pPr>
    </w:p>
    <w:p w14:paraId="5E1567E9" w14:textId="77777777" w:rsidR="006929AD" w:rsidRPr="00EC76D5" w:rsidRDefault="006929AD" w:rsidP="006929AD">
      <w:pPr>
        <w:pStyle w:val="Code"/>
      </w:pPr>
      <w:r w:rsidRPr="00EC76D5">
        <w:t xml:space="preserve">                Register trackRegister = leftTrack.getRegister();</w:t>
      </w:r>
    </w:p>
    <w:p w14:paraId="764039F8" w14:textId="77777777" w:rsidR="006929AD" w:rsidRPr="00EC76D5" w:rsidRDefault="006929AD" w:rsidP="006929AD">
      <w:pPr>
        <w:pStyle w:val="Code"/>
      </w:pPr>
      <w:r w:rsidRPr="00EC76D5">
        <w:t xml:space="preserve">                </w:t>
      </w:r>
    </w:p>
    <w:p w14:paraId="18FCE79E" w14:textId="77777777" w:rsidR="006929AD" w:rsidRPr="00EC76D5" w:rsidRDefault="006929AD" w:rsidP="006929AD">
      <w:pPr>
        <w:pStyle w:val="Code"/>
      </w:pPr>
      <w:r w:rsidRPr="00EC76D5">
        <w:t xml:space="preserve">                if (trackRegister == null) {</w:t>
      </w:r>
    </w:p>
    <w:p w14:paraId="394E4A14" w14:textId="77777777" w:rsidR="006929AD" w:rsidRPr="00EC76D5" w:rsidRDefault="006929AD" w:rsidP="006929AD">
      <w:pPr>
        <w:pStyle w:val="Code"/>
      </w:pPr>
      <w:r w:rsidRPr="00EC76D5">
        <w:t xml:space="preserve">                  leftTrack.setRegister(axRegister);</w:t>
      </w:r>
    </w:p>
    <w:p w14:paraId="0B7CA527" w14:textId="77777777" w:rsidR="006929AD" w:rsidRPr="00EC76D5" w:rsidRDefault="006929AD" w:rsidP="006929AD">
      <w:pPr>
        <w:pStyle w:val="Code"/>
      </w:pPr>
      <w:r w:rsidRPr="00EC76D5">
        <w:t xml:space="preserve">                  leftTrack.addCode(Track.Left, line, axRegister);</w:t>
      </w:r>
    </w:p>
    <w:p w14:paraId="47D8925F" w14:textId="77777777" w:rsidR="006929AD" w:rsidRPr="00EC76D5" w:rsidRDefault="006929AD" w:rsidP="006929AD">
      <w:pPr>
        <w:pStyle w:val="Code"/>
      </w:pPr>
      <w:r w:rsidRPr="00EC76D5">
        <w:t xml:space="preserve">                }</w:t>
      </w:r>
    </w:p>
    <w:p w14:paraId="5A74321C" w14:textId="77777777" w:rsidR="006929AD" w:rsidRPr="00EC76D5" w:rsidRDefault="006929AD" w:rsidP="006929AD">
      <w:pPr>
        <w:pStyle w:val="Code"/>
      </w:pPr>
      <w:r w:rsidRPr="00EC76D5">
        <w:t xml:space="preserve">                else {</w:t>
      </w:r>
    </w:p>
    <w:p w14:paraId="36B32FB8" w14:textId="77777777" w:rsidR="006929AD" w:rsidRPr="00EC76D5" w:rsidRDefault="006929AD" w:rsidP="006929AD">
      <w:pPr>
        <w:pStyle w:val="Code"/>
      </w:pPr>
      <w:r w:rsidRPr="00EC76D5">
        <w:lastRenderedPageBreak/>
        <w:t xml:space="preserve">                  leftTrack.addCode(Track.Left, line, trackRegister);</w:t>
      </w:r>
    </w:p>
    <w:p w14:paraId="133A6DA1" w14:textId="77777777" w:rsidR="006929AD" w:rsidRPr="00EC76D5" w:rsidRDefault="006929AD" w:rsidP="006929AD">
      <w:pPr>
        <w:pStyle w:val="Code"/>
      </w:pPr>
      <w:r w:rsidRPr="00EC76D5">
        <w:t xml:space="preserve">                }</w:t>
      </w:r>
    </w:p>
    <w:p w14:paraId="438C6D6A" w14:textId="77777777" w:rsidR="006929AD" w:rsidRPr="00EC76D5" w:rsidRDefault="006929AD" w:rsidP="006929AD">
      <w:pPr>
        <w:pStyle w:val="Code"/>
      </w:pPr>
      <w:r w:rsidRPr="00EC76D5">
        <w:t xml:space="preserve">              }</w:t>
      </w:r>
    </w:p>
    <w:p w14:paraId="7D4E509F" w14:textId="77777777" w:rsidR="006929AD" w:rsidRPr="00EC76D5" w:rsidRDefault="006929AD" w:rsidP="006929AD">
      <w:pPr>
        <w:pStyle w:val="Code"/>
      </w:pPr>
      <w:r w:rsidRPr="00EC76D5">
        <w:t xml:space="preserve">              else {</w:t>
      </w:r>
    </w:p>
    <w:p w14:paraId="4077F127" w14:textId="77777777" w:rsidR="006929AD" w:rsidRPr="00EC76D5" w:rsidRDefault="006929AD" w:rsidP="006929AD">
      <w:pPr>
        <w:pStyle w:val="Code"/>
      </w:pPr>
      <w:r w:rsidRPr="00EC76D5">
        <w:t xml:space="preserve">                middleCode.setLoad(Track.Left);</w:t>
      </w:r>
    </w:p>
    <w:p w14:paraId="546B35B7" w14:textId="77777777" w:rsidR="006929AD" w:rsidRPr="00EC76D5" w:rsidRDefault="006929AD" w:rsidP="006929AD">
      <w:pPr>
        <w:pStyle w:val="Code"/>
      </w:pPr>
      <w:r w:rsidRPr="00EC76D5">
        <w:t xml:space="preserve">                leftTrack = createTrack(leftSymbol, trackMap, trackSet);</w:t>
      </w:r>
    </w:p>
    <w:p w14:paraId="2FF89170" w14:textId="77777777" w:rsidR="006929AD" w:rsidRPr="00EC76D5" w:rsidRDefault="006929AD" w:rsidP="006929AD">
      <w:pPr>
        <w:pStyle w:val="Code"/>
      </w:pPr>
      <w:r w:rsidRPr="00EC76D5">
        <w:t xml:space="preserve">                tryLoadAddressSymbol(Track.LeftAddress, line,</w:t>
      </w:r>
    </w:p>
    <w:p w14:paraId="6DF03500" w14:textId="77777777" w:rsidR="006929AD" w:rsidRPr="00EC76D5" w:rsidRDefault="006929AD" w:rsidP="006929AD">
      <w:pPr>
        <w:pStyle w:val="Code"/>
      </w:pPr>
      <w:r w:rsidRPr="00EC76D5">
        <w:t xml:space="preserve">                                     leftSymbol, trackMap);</w:t>
      </w:r>
    </w:p>
    <w:p w14:paraId="332E2D7F" w14:textId="77777777" w:rsidR="006929AD" w:rsidRPr="00EC76D5" w:rsidRDefault="006929AD" w:rsidP="006929AD">
      <w:pPr>
        <w:pStyle w:val="Code"/>
      </w:pPr>
      <w:r w:rsidRPr="00EC76D5">
        <w:t xml:space="preserve">                leftTrack.addCode(Track.Left, line, axRegister);</w:t>
      </w:r>
    </w:p>
    <w:p w14:paraId="0D943B94" w14:textId="77777777" w:rsidR="006929AD" w:rsidRPr="00EC76D5" w:rsidRDefault="006929AD" w:rsidP="006929AD">
      <w:pPr>
        <w:pStyle w:val="Code"/>
      </w:pPr>
      <w:r w:rsidRPr="00EC76D5">
        <w:t xml:space="preserve">              }</w:t>
      </w:r>
    </w:p>
    <w:p w14:paraId="0ABE5976" w14:textId="77777777" w:rsidR="006929AD" w:rsidRPr="00EC76D5" w:rsidRDefault="006929AD" w:rsidP="006929AD">
      <w:pPr>
        <w:pStyle w:val="Code"/>
      </w:pPr>
    </w:p>
    <w:p w14:paraId="437ABC4A" w14:textId="77777777" w:rsidR="006929AD" w:rsidRPr="00EC76D5" w:rsidRDefault="006929AD" w:rsidP="006929AD">
      <w:pPr>
        <w:pStyle w:val="Code"/>
      </w:pPr>
      <w:r w:rsidRPr="00EC76D5">
        <w:t xml:space="preserve">              trackMap.remove(leftSymbol);</w:t>
      </w:r>
    </w:p>
    <w:p w14:paraId="5696341B" w14:textId="77777777" w:rsidR="006929AD" w:rsidRPr="00EC76D5" w:rsidRDefault="006929AD" w:rsidP="006929AD">
      <w:pPr>
        <w:pStyle w:val="Code"/>
      </w:pPr>
      <w:r w:rsidRPr="00EC76D5">
        <w:t xml:space="preserve">              Track rightTrack = trackMap.get(rightSymbol);</w:t>
      </w:r>
    </w:p>
    <w:p w14:paraId="5B59C5C0" w14:textId="77777777" w:rsidR="006929AD" w:rsidRPr="00EC76D5" w:rsidRDefault="006929AD" w:rsidP="006929AD">
      <w:pPr>
        <w:pStyle w:val="Code"/>
      </w:pPr>
      <w:r w:rsidRPr="00EC76D5">
        <w:t xml:space="preserve">              </w:t>
      </w:r>
    </w:p>
    <w:p w14:paraId="1E043DB4" w14:textId="77777777" w:rsidR="006929AD" w:rsidRPr="00EC76D5" w:rsidRDefault="006929AD" w:rsidP="006929AD">
      <w:pPr>
        <w:pStyle w:val="Code"/>
      </w:pPr>
      <w:r w:rsidRPr="00EC76D5">
        <w:t xml:space="preserve">              if (rightTrack != null) {</w:t>
      </w:r>
    </w:p>
    <w:p w14:paraId="23BFEBE6" w14:textId="77777777" w:rsidR="006929AD" w:rsidRPr="00EC76D5" w:rsidRDefault="006929AD" w:rsidP="006929AD">
      <w:pPr>
        <w:pStyle w:val="Code"/>
      </w:pPr>
      <w:r w:rsidRPr="00EC76D5">
        <w:t xml:space="preserve">                rightTrack.addCode(Track.Right, line, rightSymbol.getType());</w:t>
      </w:r>
    </w:p>
    <w:p w14:paraId="14C9914D" w14:textId="77777777" w:rsidR="006929AD" w:rsidRPr="00EC76D5" w:rsidRDefault="006929AD" w:rsidP="006929AD">
      <w:pPr>
        <w:pStyle w:val="Code"/>
      </w:pPr>
      <w:r w:rsidRPr="00EC76D5">
        <w:t xml:space="preserve">              }</w:t>
      </w:r>
    </w:p>
    <w:p w14:paraId="13D7FA09" w14:textId="77777777" w:rsidR="006929AD" w:rsidRPr="00EC76D5" w:rsidRDefault="006929AD" w:rsidP="006929AD">
      <w:pPr>
        <w:pStyle w:val="Code"/>
      </w:pPr>
      <w:r w:rsidRPr="00EC76D5">
        <w:t xml:space="preserve">              else {</w:t>
      </w:r>
    </w:p>
    <w:p w14:paraId="5F9FF48C" w14:textId="77777777" w:rsidR="006929AD" w:rsidRPr="00EC76D5" w:rsidRDefault="006929AD" w:rsidP="006929AD">
      <w:pPr>
        <w:pStyle w:val="Code"/>
      </w:pPr>
      <w:r w:rsidRPr="00EC76D5">
        <w:t xml:space="preserve">                tryLoadAddressSymbol(Track.RightAddress, line,</w:t>
      </w:r>
    </w:p>
    <w:p w14:paraId="1675916D" w14:textId="77777777" w:rsidR="006929AD" w:rsidRPr="00EC76D5" w:rsidRDefault="006929AD" w:rsidP="006929AD">
      <w:pPr>
        <w:pStyle w:val="Code"/>
      </w:pPr>
      <w:r w:rsidRPr="00EC76D5">
        <w:t xml:space="preserve">                                     rightSymbol, trackMap);</w:t>
      </w:r>
    </w:p>
    <w:p w14:paraId="3758D206" w14:textId="77777777" w:rsidR="006929AD" w:rsidRPr="00EC76D5" w:rsidRDefault="006929AD" w:rsidP="006929AD">
      <w:pPr>
        <w:pStyle w:val="Code"/>
      </w:pPr>
      <w:r w:rsidRPr="00EC76D5">
        <w:t xml:space="preserve">              }</w:t>
      </w:r>
    </w:p>
    <w:p w14:paraId="657DF855" w14:textId="77777777" w:rsidR="006929AD" w:rsidRPr="00EC76D5" w:rsidRDefault="006929AD" w:rsidP="006929AD">
      <w:pPr>
        <w:pStyle w:val="Code"/>
      </w:pPr>
    </w:p>
    <w:p w14:paraId="2CACD203" w14:textId="77777777" w:rsidR="006929AD" w:rsidRPr="00EC76D5" w:rsidRDefault="006929AD" w:rsidP="006929AD">
      <w:pPr>
        <w:pStyle w:val="Code"/>
      </w:pPr>
      <w:r w:rsidRPr="00EC76D5">
        <w:t xml:space="preserve">              Register dxRegister = ClearMultiplyMap.get(typeSize);</w:t>
      </w:r>
    </w:p>
    <w:p w14:paraId="7D017D9A" w14:textId="77777777" w:rsidR="006929AD" w:rsidRPr="00EC76D5" w:rsidRDefault="006929AD" w:rsidP="006929AD">
      <w:pPr>
        <w:pStyle w:val="Code"/>
      </w:pPr>
    </w:p>
    <w:p w14:paraId="3D3C65D8" w14:textId="77777777" w:rsidR="006929AD" w:rsidRPr="00EC76D5" w:rsidRDefault="006929AD" w:rsidP="006929AD">
      <w:pPr>
        <w:pStyle w:val="Code"/>
      </w:pPr>
      <w:r w:rsidRPr="00EC76D5">
        <w:t xml:space="preserve">              if (!((leftTrack != null) &amp;&amp;</w:t>
      </w:r>
    </w:p>
    <w:p w14:paraId="511BF4B2" w14:textId="77777777" w:rsidR="006929AD" w:rsidRPr="00EC76D5" w:rsidRDefault="006929AD" w:rsidP="006929AD">
      <w:pPr>
        <w:pStyle w:val="Code"/>
      </w:pPr>
      <w:r w:rsidRPr="00EC76D5">
        <w:t xml:space="preserve">                   ObjectCode.registerOverlap(dxRegister, leftTrack.getRegister())) &amp;&amp;</w:t>
      </w:r>
    </w:p>
    <w:p w14:paraId="388739B7" w14:textId="77777777" w:rsidR="006929AD" w:rsidRPr="00EC76D5" w:rsidRDefault="006929AD" w:rsidP="006929AD">
      <w:pPr>
        <w:pStyle w:val="Code"/>
      </w:pPr>
      <w:r w:rsidRPr="00EC76D5">
        <w:t xml:space="preserve">                  !((rightTrack != null) &amp;&amp;</w:t>
      </w:r>
    </w:p>
    <w:p w14:paraId="36BDEE48" w14:textId="77777777" w:rsidR="006929AD" w:rsidRPr="00EC76D5" w:rsidRDefault="006929AD" w:rsidP="006929AD">
      <w:pPr>
        <w:pStyle w:val="Code"/>
      </w:pPr>
      <w:r w:rsidRPr="00EC76D5">
        <w:t xml:space="preserve">                   ObjectCode.registerOverlap(dxRegister, rightTrack.getRegister()))) {</w:t>
      </w:r>
    </w:p>
    <w:p w14:paraId="2F6B20F7" w14:textId="77777777" w:rsidR="006929AD" w:rsidRPr="00EC76D5" w:rsidRDefault="006929AD" w:rsidP="006929AD">
      <w:pPr>
        <w:pStyle w:val="Code"/>
      </w:pPr>
      <w:r w:rsidRPr="00EC76D5">
        <w:t xml:space="preserve">                saveTemporarySymbol(middleCode, null, dxRegister, trackMap);</w:t>
      </w:r>
    </w:p>
    <w:p w14:paraId="3BDC7148" w14:textId="77777777" w:rsidR="006929AD" w:rsidRPr="00EC76D5" w:rsidRDefault="006929AD" w:rsidP="006929AD">
      <w:pPr>
        <w:pStyle w:val="Code"/>
      </w:pPr>
      <w:r w:rsidRPr="00EC76D5">
        <w:t xml:space="preserve">                Track clearTrack = new Track(leftSymbol.getType());</w:t>
      </w:r>
    </w:p>
    <w:p w14:paraId="12F2B0EC" w14:textId="77777777" w:rsidR="006929AD" w:rsidRPr="00EC76D5" w:rsidRDefault="006929AD" w:rsidP="006929AD">
      <w:pPr>
        <w:pStyle w:val="Code"/>
      </w:pPr>
      <w:r w:rsidRPr="00EC76D5">
        <w:t xml:space="preserve">                trackSet.add(clearTrack);</w:t>
      </w:r>
    </w:p>
    <w:p w14:paraId="037A1871" w14:textId="77777777" w:rsidR="006929AD" w:rsidRPr="00EC76D5" w:rsidRDefault="006929AD" w:rsidP="006929AD">
      <w:pPr>
        <w:pStyle w:val="Code"/>
      </w:pPr>
      <w:r w:rsidRPr="00EC76D5">
        <w:t xml:space="preserve">                clearTrack.addCode(Track.Clear, line, dxRegister);</w:t>
      </w:r>
    </w:p>
    <w:p w14:paraId="7E085E32" w14:textId="77777777" w:rsidR="006929AD" w:rsidRPr="00EC76D5" w:rsidRDefault="006929AD" w:rsidP="006929AD">
      <w:pPr>
        <w:pStyle w:val="Code"/>
      </w:pPr>
      <w:r w:rsidRPr="00EC76D5">
        <w:t xml:space="preserve">              }</w:t>
      </w:r>
    </w:p>
    <w:p w14:paraId="22129861" w14:textId="77777777" w:rsidR="006929AD" w:rsidRPr="00EC76D5" w:rsidRDefault="006929AD" w:rsidP="006929AD">
      <w:pPr>
        <w:pStyle w:val="Code"/>
      </w:pPr>
    </w:p>
    <w:p w14:paraId="3E6C9096" w14:textId="77777777" w:rsidR="006929AD" w:rsidRPr="00EC76D5" w:rsidRDefault="006929AD" w:rsidP="006929AD">
      <w:pPr>
        <w:pStyle w:val="Code"/>
      </w:pPr>
      <w:r w:rsidRPr="00EC76D5">
        <w:t xml:space="preserve">              Track resultTrack = createTrack(resultSymbol, trackMap, trackSet);</w:t>
      </w:r>
    </w:p>
    <w:p w14:paraId="65F3B20B" w14:textId="77777777" w:rsidR="006929AD" w:rsidRPr="00EC76D5" w:rsidRDefault="006929AD" w:rsidP="006929AD">
      <w:pPr>
        <w:pStyle w:val="Code"/>
      </w:pPr>
      <w:r w:rsidRPr="00EC76D5">
        <w:t xml:space="preserve">              Register resultRegister =</w:t>
      </w:r>
    </w:p>
    <w:p w14:paraId="51022AE2" w14:textId="77777777" w:rsidR="006929AD" w:rsidRPr="00EC76D5" w:rsidRDefault="006929AD" w:rsidP="006929AD">
      <w:pPr>
        <w:pStyle w:val="Code"/>
      </w:pPr>
      <w:r w:rsidRPr="00EC76D5">
        <w:t xml:space="preserve">                ResultMultiplyMap.get(new Pair&lt;&gt;(operator, typeSize));</w:t>
      </w:r>
    </w:p>
    <w:p w14:paraId="5B34069A" w14:textId="77777777" w:rsidR="006929AD" w:rsidRPr="00EC76D5" w:rsidRDefault="006929AD" w:rsidP="006929AD">
      <w:pPr>
        <w:pStyle w:val="Code"/>
      </w:pPr>
      <w:r w:rsidRPr="00EC76D5">
        <w:t xml:space="preserve">              resultTrack.setRegister(resultRegister);</w:t>
      </w:r>
    </w:p>
    <w:p w14:paraId="75EE2E5D" w14:textId="77777777" w:rsidR="006929AD" w:rsidRPr="00EC76D5" w:rsidRDefault="006929AD" w:rsidP="006929AD">
      <w:pPr>
        <w:pStyle w:val="Code"/>
      </w:pPr>
      <w:r w:rsidRPr="00EC76D5">
        <w:t xml:space="preserve">              trackMap.put(resultSymbol, resultTrack);</w:t>
      </w:r>
    </w:p>
    <w:p w14:paraId="4D759F9E" w14:textId="77777777" w:rsidR="006929AD" w:rsidRPr="00EC76D5" w:rsidRDefault="006929AD" w:rsidP="006929AD">
      <w:pPr>
        <w:pStyle w:val="Code"/>
      </w:pPr>
      <w:r w:rsidRPr="00EC76D5">
        <w:t xml:space="preserve">            }</w:t>
      </w:r>
    </w:p>
    <w:p w14:paraId="347957BA" w14:textId="77777777" w:rsidR="006929AD" w:rsidRPr="00EC76D5" w:rsidRDefault="006929AD" w:rsidP="006929AD">
      <w:pPr>
        <w:pStyle w:val="Code"/>
      </w:pPr>
      <w:r w:rsidRPr="00EC76D5">
        <w:t xml:space="preserve">            </w:t>
      </w:r>
    </w:p>
    <w:p w14:paraId="2E27408E" w14:textId="77777777" w:rsidR="006929AD" w:rsidRPr="00EC76D5" w:rsidRDefault="006929AD" w:rsidP="006929AD">
      <w:pPr>
        <w:pStyle w:val="Code"/>
      </w:pPr>
      <w:r w:rsidRPr="00EC76D5">
        <w:t xml:space="preserve">            m_axLog = line;</w:t>
      </w:r>
    </w:p>
    <w:p w14:paraId="32E45417" w14:textId="77777777" w:rsidR="006929AD" w:rsidRPr="00EC76D5" w:rsidRDefault="006929AD" w:rsidP="006929AD">
      <w:pPr>
        <w:pStyle w:val="Code"/>
      </w:pPr>
      <w:r w:rsidRPr="00EC76D5">
        <w:t xml:space="preserve">            // left ax, clear dx, right bx</w:t>
      </w:r>
    </w:p>
    <w:p w14:paraId="7C7ABB49" w14:textId="77777777" w:rsidR="006929AD" w:rsidRPr="00EC76D5" w:rsidRDefault="006929AD" w:rsidP="006929AD">
      <w:pPr>
        <w:pStyle w:val="Code"/>
      </w:pPr>
      <w:r w:rsidRPr="00EC76D5">
        <w:t xml:space="preserve">            // mul bx</w:t>
      </w:r>
    </w:p>
    <w:p w14:paraId="0B6FE3EC" w14:textId="77777777" w:rsidR="006929AD" w:rsidRPr="00EC76D5" w:rsidRDefault="006929AD" w:rsidP="006929AD">
      <w:pPr>
        <w:pStyle w:val="Code"/>
      </w:pPr>
      <w:r w:rsidRPr="00EC76D5">
        <w:t xml:space="preserve">          }</w:t>
      </w:r>
    </w:p>
    <w:p w14:paraId="5E8786B6" w14:textId="77777777" w:rsidR="006929AD" w:rsidRPr="00EC76D5" w:rsidRDefault="006929AD" w:rsidP="006929AD">
      <w:pPr>
        <w:pStyle w:val="Code"/>
      </w:pPr>
      <w:r w:rsidRPr="00EC76D5">
        <w:t xml:space="preserve">          break;</w:t>
      </w:r>
    </w:p>
    <w:p w14:paraId="1047D3E1" w14:textId="77777777" w:rsidR="006929AD" w:rsidRPr="00EC76D5" w:rsidRDefault="006929AD" w:rsidP="006929AD">
      <w:pPr>
        <w:pStyle w:val="Code"/>
      </w:pPr>
    </w:p>
    <w:p w14:paraId="2E981776" w14:textId="77777777" w:rsidR="006929AD" w:rsidRPr="00EC76D5" w:rsidRDefault="006929AD" w:rsidP="006929AD">
      <w:pPr>
        <w:pStyle w:val="Code"/>
      </w:pPr>
      <w:r w:rsidRPr="00EC76D5">
        <w:t xml:space="preserve">        case LoadToRegister: { // load_register(bx, a * b);</w:t>
      </w:r>
    </w:p>
    <w:p w14:paraId="1BC8D09A" w14:textId="77777777" w:rsidR="006929AD" w:rsidRPr="00EC76D5" w:rsidRDefault="006929AD" w:rsidP="006929AD">
      <w:pPr>
        <w:pStyle w:val="Code"/>
      </w:pPr>
      <w:r w:rsidRPr="00EC76D5">
        <w:t xml:space="preserve">            Symbol symbol = (Symbol) operand2;</w:t>
      </w:r>
    </w:p>
    <w:p w14:paraId="01F76968" w14:textId="77777777" w:rsidR="006929AD" w:rsidRPr="00EC76D5" w:rsidRDefault="006929AD" w:rsidP="006929AD">
      <w:pPr>
        <w:pStyle w:val="Code"/>
      </w:pPr>
      <w:r w:rsidRPr="00EC76D5">
        <w:t xml:space="preserve">            </w:t>
      </w:r>
    </w:p>
    <w:p w14:paraId="0B937CDF" w14:textId="77777777" w:rsidR="006929AD" w:rsidRPr="00EC76D5" w:rsidRDefault="006929AD" w:rsidP="006929AD">
      <w:pPr>
        <w:pStyle w:val="Code"/>
      </w:pPr>
      <w:r w:rsidRPr="00EC76D5">
        <w:t xml:space="preserve">            if (!symbol.hasValue()) {</w:t>
      </w:r>
    </w:p>
    <w:p w14:paraId="342A326F" w14:textId="77777777" w:rsidR="006929AD" w:rsidRPr="00EC76D5" w:rsidRDefault="006929AD" w:rsidP="006929AD">
      <w:pPr>
        <w:pStyle w:val="Code"/>
      </w:pPr>
      <w:r w:rsidRPr="00EC76D5">
        <w:t xml:space="preserve">              Register register = (Register) operand1;</w:t>
      </w:r>
    </w:p>
    <w:p w14:paraId="51DD985E" w14:textId="77777777" w:rsidR="006929AD" w:rsidRPr="00EC76D5" w:rsidRDefault="006929AD" w:rsidP="006929AD">
      <w:pPr>
        <w:pStyle w:val="Code"/>
      </w:pPr>
      <w:r w:rsidRPr="00EC76D5">
        <w:t xml:space="preserve">              middleCode.setRegister(Track.Left, register);</w:t>
      </w:r>
    </w:p>
    <w:p w14:paraId="3D2B26C0" w14:textId="77777777" w:rsidR="006929AD" w:rsidRPr="00EC76D5" w:rsidRDefault="006929AD" w:rsidP="006929AD">
      <w:pPr>
        <w:pStyle w:val="Code"/>
      </w:pPr>
      <w:r w:rsidRPr="00EC76D5">
        <w:t xml:space="preserve">              Track track = trackMap.get(symbol);</w:t>
      </w:r>
    </w:p>
    <w:p w14:paraId="3B7A78C1" w14:textId="77777777" w:rsidR="006929AD" w:rsidRPr="00EC76D5" w:rsidRDefault="006929AD" w:rsidP="006929AD">
      <w:pPr>
        <w:pStyle w:val="Code"/>
      </w:pPr>
    </w:p>
    <w:p w14:paraId="64775841" w14:textId="77777777" w:rsidR="006929AD" w:rsidRPr="00EC76D5" w:rsidRDefault="006929AD" w:rsidP="006929AD">
      <w:pPr>
        <w:pStyle w:val="Code"/>
      </w:pPr>
      <w:r w:rsidRPr="00EC76D5">
        <w:t xml:space="preserve">              if (track != null) {</w:t>
      </w:r>
    </w:p>
    <w:p w14:paraId="5181B524" w14:textId="77777777" w:rsidR="006929AD" w:rsidRPr="00EC76D5" w:rsidRDefault="006929AD" w:rsidP="006929AD">
      <w:pPr>
        <w:pStyle w:val="Code"/>
      </w:pPr>
      <w:r w:rsidRPr="00EC76D5">
        <w:t xml:space="preserve">                if (track.getRegister() == null) {</w:t>
      </w:r>
    </w:p>
    <w:p w14:paraId="780F05C2" w14:textId="77777777" w:rsidR="006929AD" w:rsidRPr="00EC76D5" w:rsidRDefault="006929AD" w:rsidP="006929AD">
      <w:pPr>
        <w:pStyle w:val="Code"/>
      </w:pPr>
      <w:r w:rsidRPr="00EC76D5">
        <w:t xml:space="preserve">                  track.addCode(Track.Left, line, register);</w:t>
      </w:r>
    </w:p>
    <w:p w14:paraId="735CE1F4" w14:textId="77777777" w:rsidR="006929AD" w:rsidRPr="00EC76D5" w:rsidRDefault="006929AD" w:rsidP="006929AD">
      <w:pPr>
        <w:pStyle w:val="Code"/>
      </w:pPr>
      <w:r w:rsidRPr="00EC76D5">
        <w:t xml:space="preserve">                }</w:t>
      </w:r>
    </w:p>
    <w:p w14:paraId="4D553EDB" w14:textId="77777777" w:rsidR="006929AD" w:rsidRPr="00EC76D5" w:rsidRDefault="006929AD" w:rsidP="006929AD">
      <w:pPr>
        <w:pStyle w:val="Code"/>
      </w:pPr>
      <w:r w:rsidRPr="00EC76D5">
        <w:t xml:space="preserve">                else {</w:t>
      </w:r>
    </w:p>
    <w:p w14:paraId="5A594314" w14:textId="77777777" w:rsidR="006929AD" w:rsidRPr="00EC76D5" w:rsidRDefault="006929AD" w:rsidP="006929AD">
      <w:pPr>
        <w:pStyle w:val="Code"/>
      </w:pPr>
      <w:r w:rsidRPr="00EC76D5">
        <w:t xml:space="preserve">                  track.addCode(Track.Left, line, symbol.getType());</w:t>
      </w:r>
    </w:p>
    <w:p w14:paraId="2D6F4935" w14:textId="77777777" w:rsidR="006929AD" w:rsidRPr="00EC76D5" w:rsidRDefault="006929AD" w:rsidP="006929AD">
      <w:pPr>
        <w:pStyle w:val="Code"/>
      </w:pPr>
      <w:r w:rsidRPr="00EC76D5">
        <w:t xml:space="preserve">                }</w:t>
      </w:r>
    </w:p>
    <w:p w14:paraId="21584229" w14:textId="77777777" w:rsidR="006929AD" w:rsidRPr="00EC76D5" w:rsidRDefault="006929AD" w:rsidP="006929AD">
      <w:pPr>
        <w:pStyle w:val="Code"/>
      </w:pPr>
      <w:r w:rsidRPr="00EC76D5">
        <w:t xml:space="preserve">              }</w:t>
      </w:r>
    </w:p>
    <w:p w14:paraId="51EED272" w14:textId="77777777" w:rsidR="006929AD" w:rsidRPr="00EC76D5" w:rsidRDefault="006929AD" w:rsidP="006929AD">
      <w:pPr>
        <w:pStyle w:val="Code"/>
      </w:pPr>
      <w:r w:rsidRPr="00EC76D5">
        <w:t xml:space="preserve">              else {</w:t>
      </w:r>
    </w:p>
    <w:p w14:paraId="520C380E" w14:textId="77777777" w:rsidR="006929AD" w:rsidRPr="00EC76D5" w:rsidRDefault="006929AD" w:rsidP="006929AD">
      <w:pPr>
        <w:pStyle w:val="Code"/>
      </w:pPr>
      <w:r w:rsidRPr="00EC76D5">
        <w:t xml:space="preserve">                middleCode.setLoad(Track.Left);</w:t>
      </w:r>
    </w:p>
    <w:p w14:paraId="39CF465B" w14:textId="77777777" w:rsidR="006929AD" w:rsidRPr="00EC76D5" w:rsidRDefault="006929AD" w:rsidP="006929AD">
      <w:pPr>
        <w:pStyle w:val="Code"/>
      </w:pPr>
      <w:r w:rsidRPr="00EC76D5">
        <w:t xml:space="preserve">                track = createTrack(symbol, trackMap, trackSet);</w:t>
      </w:r>
    </w:p>
    <w:p w14:paraId="5FCADFA8" w14:textId="77777777" w:rsidR="006929AD" w:rsidRPr="00EC76D5" w:rsidRDefault="006929AD" w:rsidP="006929AD">
      <w:pPr>
        <w:pStyle w:val="Code"/>
      </w:pPr>
      <w:r w:rsidRPr="00EC76D5">
        <w:t xml:space="preserve">                track.addCode(Track.Left, line, register);</w:t>
      </w:r>
    </w:p>
    <w:p w14:paraId="04F31EA1" w14:textId="77777777" w:rsidR="006929AD" w:rsidRPr="00EC76D5" w:rsidRDefault="006929AD" w:rsidP="006929AD">
      <w:pPr>
        <w:pStyle w:val="Code"/>
      </w:pPr>
      <w:r w:rsidRPr="00EC76D5">
        <w:t xml:space="preserve">                tryLoadAddressSymbol(Track.LeftAddress, line, symbol, trackMap);</w:t>
      </w:r>
    </w:p>
    <w:p w14:paraId="7DEABDDB" w14:textId="77777777" w:rsidR="006929AD" w:rsidRPr="00EC76D5" w:rsidRDefault="006929AD" w:rsidP="006929AD">
      <w:pPr>
        <w:pStyle w:val="Code"/>
      </w:pPr>
      <w:r w:rsidRPr="00EC76D5">
        <w:t xml:space="preserve">              }</w:t>
      </w:r>
    </w:p>
    <w:p w14:paraId="318283AE" w14:textId="77777777" w:rsidR="006929AD" w:rsidRPr="00EC76D5" w:rsidRDefault="006929AD" w:rsidP="006929AD">
      <w:pPr>
        <w:pStyle w:val="Code"/>
      </w:pPr>
      <w:r w:rsidRPr="00EC76D5">
        <w:t xml:space="preserve">            }</w:t>
      </w:r>
    </w:p>
    <w:p w14:paraId="77026D45" w14:textId="77777777" w:rsidR="006929AD" w:rsidRPr="00EC76D5" w:rsidRDefault="006929AD" w:rsidP="006929AD">
      <w:pPr>
        <w:pStyle w:val="Code"/>
      </w:pPr>
      <w:r w:rsidRPr="00EC76D5">
        <w:t xml:space="preserve">          }</w:t>
      </w:r>
    </w:p>
    <w:p w14:paraId="3326DFB6" w14:textId="77777777" w:rsidR="006929AD" w:rsidRPr="00EC76D5" w:rsidRDefault="006929AD" w:rsidP="006929AD">
      <w:pPr>
        <w:pStyle w:val="Code"/>
      </w:pPr>
      <w:r w:rsidRPr="00EC76D5">
        <w:t xml:space="preserve">          break;</w:t>
      </w:r>
    </w:p>
    <w:p w14:paraId="75611577" w14:textId="77777777" w:rsidR="006929AD" w:rsidRPr="00EC76D5" w:rsidRDefault="006929AD" w:rsidP="006929AD">
      <w:pPr>
        <w:pStyle w:val="Code"/>
      </w:pPr>
    </w:p>
    <w:p w14:paraId="288179F5" w14:textId="77777777" w:rsidR="006929AD" w:rsidRPr="00EC76D5" w:rsidRDefault="006929AD" w:rsidP="006929AD">
      <w:pPr>
        <w:pStyle w:val="Code"/>
      </w:pPr>
      <w:r w:rsidRPr="00EC76D5">
        <w:t xml:space="preserve">        case SaveFromRegister: {              </w:t>
      </w:r>
    </w:p>
    <w:p w14:paraId="0A306C12" w14:textId="77777777" w:rsidR="006929AD" w:rsidRPr="00EC76D5" w:rsidRDefault="006929AD" w:rsidP="006929AD">
      <w:pPr>
        <w:pStyle w:val="Code"/>
      </w:pPr>
      <w:r w:rsidRPr="00EC76D5">
        <w:t xml:space="preserve">            Symbol symbol = (Symbol) operand1;</w:t>
      </w:r>
    </w:p>
    <w:p w14:paraId="7EAEADA0" w14:textId="77777777" w:rsidR="006929AD" w:rsidRPr="00EC76D5" w:rsidRDefault="006929AD" w:rsidP="006929AD">
      <w:pPr>
        <w:pStyle w:val="Code"/>
      </w:pPr>
      <w:r w:rsidRPr="00EC76D5">
        <w:t xml:space="preserve">            trackMap.remove(symbol);</w:t>
      </w:r>
    </w:p>
    <w:p w14:paraId="0E47D115" w14:textId="77777777" w:rsidR="006929AD" w:rsidRPr="00EC76D5" w:rsidRDefault="006929AD" w:rsidP="006929AD">
      <w:pPr>
        <w:pStyle w:val="Code"/>
      </w:pPr>
    </w:p>
    <w:p w14:paraId="742CD324" w14:textId="77777777" w:rsidR="006929AD" w:rsidRPr="00EC76D5" w:rsidRDefault="006929AD" w:rsidP="006929AD">
      <w:pPr>
        <w:pStyle w:val="Code"/>
      </w:pPr>
      <w:r w:rsidRPr="00EC76D5">
        <w:t xml:space="preserve">            Track track = createTrack(symbol, trackMap, trackSet);</w:t>
      </w:r>
    </w:p>
    <w:p w14:paraId="76ACF4FA" w14:textId="77777777" w:rsidR="006929AD" w:rsidRPr="00EC76D5" w:rsidRDefault="006929AD" w:rsidP="006929AD">
      <w:pPr>
        <w:pStyle w:val="Code"/>
      </w:pPr>
      <w:r w:rsidRPr="00EC76D5">
        <w:t xml:space="preserve">            Register register = (Register) operand2;</w:t>
      </w:r>
    </w:p>
    <w:p w14:paraId="643F000C" w14:textId="77777777" w:rsidR="006929AD" w:rsidRPr="00EC76D5" w:rsidRDefault="006929AD" w:rsidP="006929AD">
      <w:pPr>
        <w:pStyle w:val="Code"/>
      </w:pPr>
      <w:r w:rsidRPr="00EC76D5">
        <w:t xml:space="preserve">            track.addCode(Track.Left, line, register);</w:t>
      </w:r>
    </w:p>
    <w:p w14:paraId="5FF1B57B" w14:textId="77777777" w:rsidR="006929AD" w:rsidRPr="00EC76D5" w:rsidRDefault="006929AD" w:rsidP="006929AD">
      <w:pPr>
        <w:pStyle w:val="Code"/>
      </w:pPr>
      <w:r w:rsidRPr="00EC76D5">
        <w:t xml:space="preserve">          }</w:t>
      </w:r>
    </w:p>
    <w:p w14:paraId="56CC29D1" w14:textId="77777777" w:rsidR="006929AD" w:rsidRPr="00EC76D5" w:rsidRDefault="006929AD" w:rsidP="006929AD">
      <w:pPr>
        <w:pStyle w:val="Code"/>
      </w:pPr>
      <w:r w:rsidRPr="00EC76D5">
        <w:t xml:space="preserve">          break;</w:t>
      </w:r>
    </w:p>
    <w:p w14:paraId="716D139C" w14:textId="77777777" w:rsidR="006929AD" w:rsidRPr="00EC76D5" w:rsidRDefault="006929AD" w:rsidP="006929AD">
      <w:pPr>
        <w:pStyle w:val="Code"/>
      </w:pPr>
    </w:p>
    <w:p w14:paraId="00963BF7" w14:textId="77777777" w:rsidR="006929AD" w:rsidRPr="00EC76D5" w:rsidRDefault="006929AD" w:rsidP="006929AD">
      <w:pPr>
        <w:pStyle w:val="Code"/>
      </w:pPr>
      <w:r w:rsidRPr="00EC76D5">
        <w:t xml:space="preserve">        case ClearRegisters: {</w:t>
      </w:r>
    </w:p>
    <w:p w14:paraId="1E87229D" w14:textId="77777777" w:rsidR="006929AD" w:rsidRPr="00EC76D5" w:rsidRDefault="006929AD" w:rsidP="006929AD">
      <w:pPr>
        <w:pStyle w:val="Code"/>
      </w:pPr>
      <w:r w:rsidRPr="00EC76D5">
        <w:t xml:space="preserve">            trackMap.clear();</w:t>
      </w:r>
    </w:p>
    <w:p w14:paraId="41479723" w14:textId="77777777" w:rsidR="006929AD" w:rsidRPr="00EC76D5" w:rsidRDefault="006929AD" w:rsidP="006929AD">
      <w:pPr>
        <w:pStyle w:val="Code"/>
      </w:pPr>
      <w:r w:rsidRPr="00EC76D5">
        <w:t xml:space="preserve">          }</w:t>
      </w:r>
    </w:p>
    <w:p w14:paraId="727DDE3C" w14:textId="77777777" w:rsidR="006929AD" w:rsidRPr="00EC76D5" w:rsidRDefault="006929AD" w:rsidP="006929AD">
      <w:pPr>
        <w:pStyle w:val="Code"/>
      </w:pPr>
      <w:r w:rsidRPr="00EC76D5">
        <w:t xml:space="preserve">          break;</w:t>
      </w:r>
    </w:p>
    <w:p w14:paraId="61C39516" w14:textId="77777777" w:rsidR="006929AD" w:rsidRPr="00EC76D5" w:rsidRDefault="006929AD" w:rsidP="006929AD">
      <w:pPr>
        <w:pStyle w:val="Code"/>
      </w:pPr>
    </w:p>
    <w:p w14:paraId="273B5F69" w14:textId="77777777" w:rsidR="006929AD" w:rsidRPr="00EC76D5" w:rsidRDefault="006929AD" w:rsidP="006929AD">
      <w:pPr>
        <w:pStyle w:val="Code"/>
      </w:pPr>
      <w:r w:rsidRPr="00EC76D5">
        <w:t xml:space="preserve">        case LoadStatusByte:</w:t>
      </w:r>
    </w:p>
    <w:p w14:paraId="2BC800A2" w14:textId="77777777" w:rsidR="006929AD" w:rsidRPr="00EC76D5" w:rsidRDefault="006929AD" w:rsidP="006929AD">
      <w:pPr>
        <w:pStyle w:val="Code"/>
      </w:pPr>
      <w:r w:rsidRPr="00EC76D5">
        <w:t xml:space="preserve">          break;</w:t>
      </w:r>
    </w:p>
    <w:p w14:paraId="32CD1740" w14:textId="77777777" w:rsidR="006929AD" w:rsidRPr="00EC76D5" w:rsidRDefault="006929AD" w:rsidP="006929AD">
      <w:pPr>
        <w:pStyle w:val="Code"/>
      </w:pPr>
    </w:p>
    <w:p w14:paraId="0101C846" w14:textId="77777777" w:rsidR="006929AD" w:rsidRPr="00EC76D5" w:rsidRDefault="006929AD" w:rsidP="006929AD">
      <w:pPr>
        <w:pStyle w:val="Code"/>
      </w:pPr>
      <w:r w:rsidRPr="00EC76D5">
        <w:t xml:space="preserve">        case SaveFromFlagByte: {</w:t>
      </w:r>
    </w:p>
    <w:p w14:paraId="3C6CC6A0" w14:textId="77777777" w:rsidR="006929AD" w:rsidRPr="00EC76D5" w:rsidRDefault="006929AD" w:rsidP="006929AD">
      <w:pPr>
        <w:pStyle w:val="Code"/>
      </w:pPr>
      <w:r w:rsidRPr="00EC76D5">
        <w:t xml:space="preserve">            Symbol symbol = (Symbol) operand1;</w:t>
      </w:r>
    </w:p>
    <w:p w14:paraId="340CAD83" w14:textId="77777777" w:rsidR="006929AD" w:rsidRPr="00EC76D5" w:rsidRDefault="006929AD" w:rsidP="006929AD">
      <w:pPr>
        <w:pStyle w:val="Code"/>
      </w:pPr>
      <w:r w:rsidRPr="00EC76D5">
        <w:t xml:space="preserve">            saveTemporarySymbol(middleCode, null, Register.ax, trackMap);</w:t>
      </w:r>
    </w:p>
    <w:p w14:paraId="6569412C" w14:textId="77777777" w:rsidR="006929AD" w:rsidRPr="00EC76D5" w:rsidRDefault="006929AD" w:rsidP="006929AD">
      <w:pPr>
        <w:pStyle w:val="Code"/>
      </w:pPr>
      <w:r w:rsidRPr="00EC76D5">
        <w:t xml:space="preserve">            Track track = createTrack(symbol, trackMap, trackSet);</w:t>
      </w:r>
    </w:p>
    <w:p w14:paraId="11F612DF" w14:textId="77777777" w:rsidR="006929AD" w:rsidRPr="00EC76D5" w:rsidRDefault="006929AD" w:rsidP="006929AD">
      <w:pPr>
        <w:pStyle w:val="Code"/>
      </w:pPr>
      <w:r w:rsidRPr="00EC76D5">
        <w:t xml:space="preserve">            track.addCode(Track.Left, line, Register.al);</w:t>
      </w:r>
    </w:p>
    <w:p w14:paraId="283EBF58" w14:textId="77777777" w:rsidR="006929AD" w:rsidRPr="00EC76D5" w:rsidRDefault="006929AD" w:rsidP="006929AD">
      <w:pPr>
        <w:pStyle w:val="Code"/>
      </w:pPr>
      <w:r w:rsidRPr="00EC76D5">
        <w:t xml:space="preserve">            middleCode.setSave();</w:t>
      </w:r>
    </w:p>
    <w:p w14:paraId="0A3F4DA4" w14:textId="77777777" w:rsidR="006929AD" w:rsidRPr="00EC76D5" w:rsidRDefault="006929AD" w:rsidP="006929AD">
      <w:pPr>
        <w:pStyle w:val="Code"/>
      </w:pPr>
      <w:r w:rsidRPr="00EC76D5">
        <w:t xml:space="preserve">          }</w:t>
      </w:r>
    </w:p>
    <w:p w14:paraId="399248AC" w14:textId="77777777" w:rsidR="006929AD" w:rsidRPr="00EC76D5" w:rsidRDefault="006929AD" w:rsidP="006929AD">
      <w:pPr>
        <w:pStyle w:val="Code"/>
      </w:pPr>
      <w:r w:rsidRPr="00EC76D5">
        <w:t xml:space="preserve">          break;</w:t>
      </w:r>
    </w:p>
    <w:p w14:paraId="3BFABBE3" w14:textId="77777777" w:rsidR="006929AD" w:rsidRPr="00EC76D5" w:rsidRDefault="006929AD" w:rsidP="006929AD">
      <w:pPr>
        <w:pStyle w:val="Code"/>
      </w:pPr>
    </w:p>
    <w:p w14:paraId="1D06BF4B" w14:textId="77777777" w:rsidR="006929AD" w:rsidRPr="00EC76D5" w:rsidRDefault="006929AD" w:rsidP="006929AD">
      <w:pPr>
        <w:pStyle w:val="Code"/>
      </w:pPr>
      <w:r w:rsidRPr="00EC76D5">
        <w:t xml:space="preserve">        case IntegralToIntegral: {</w:t>
      </w:r>
    </w:p>
    <w:p w14:paraId="26E57332" w14:textId="77777777" w:rsidR="006929AD" w:rsidRPr="00EC76D5" w:rsidRDefault="006929AD" w:rsidP="006929AD">
      <w:pPr>
        <w:pStyle w:val="Code"/>
      </w:pPr>
      <w:r w:rsidRPr="00EC76D5">
        <w:t xml:space="preserve">            Symbol leftSymbol = (Symbol) operand2,</w:t>
      </w:r>
    </w:p>
    <w:p w14:paraId="4B80FB90" w14:textId="77777777" w:rsidR="006929AD" w:rsidRPr="00EC76D5" w:rsidRDefault="006929AD" w:rsidP="006929AD">
      <w:pPr>
        <w:pStyle w:val="Code"/>
      </w:pPr>
      <w:r w:rsidRPr="00EC76D5">
        <w:t xml:space="preserve">                   rightSymbol = (Symbol) operand3;</w:t>
      </w:r>
    </w:p>
    <w:p w14:paraId="2E3F9835" w14:textId="77777777" w:rsidR="006929AD" w:rsidRPr="00EC76D5" w:rsidRDefault="006929AD" w:rsidP="006929AD">
      <w:pPr>
        <w:pStyle w:val="Code"/>
      </w:pPr>
      <w:r w:rsidRPr="00EC76D5">
        <w:t xml:space="preserve">            </w:t>
      </w:r>
    </w:p>
    <w:p w14:paraId="58BEFB60" w14:textId="77777777" w:rsidR="006929AD" w:rsidRPr="00EC76D5" w:rsidRDefault="006929AD" w:rsidP="006929AD">
      <w:pPr>
        <w:pStyle w:val="Code"/>
      </w:pPr>
      <w:r w:rsidRPr="00EC76D5">
        <w:t xml:space="preserve">            Track fromTrack = trackMap.get(rightSymbol);</w:t>
      </w:r>
    </w:p>
    <w:p w14:paraId="31BE6EB6" w14:textId="77777777" w:rsidR="006929AD" w:rsidRPr="00EC76D5" w:rsidRDefault="006929AD" w:rsidP="006929AD">
      <w:pPr>
        <w:pStyle w:val="Code"/>
      </w:pPr>
      <w:r w:rsidRPr="00EC76D5">
        <w:t xml:space="preserve">            boolean set = false;</w:t>
      </w:r>
    </w:p>
    <w:p w14:paraId="71AA17FA" w14:textId="77777777" w:rsidR="006929AD" w:rsidRPr="00EC76D5" w:rsidRDefault="006929AD" w:rsidP="006929AD">
      <w:pPr>
        <w:pStyle w:val="Code"/>
      </w:pPr>
    </w:p>
    <w:p w14:paraId="2566C630" w14:textId="77777777" w:rsidR="006929AD" w:rsidRPr="00EC76D5" w:rsidRDefault="006929AD" w:rsidP="006929AD">
      <w:pPr>
        <w:pStyle w:val="Code"/>
      </w:pPr>
      <w:r w:rsidRPr="00EC76D5">
        <w:t xml:space="preserve">            tryLoadAddressSymbol(Track.RightAddress, line, rightSymbol, trackMap);</w:t>
      </w:r>
    </w:p>
    <w:p w14:paraId="72CDD65B" w14:textId="77777777" w:rsidR="006929AD" w:rsidRPr="00EC76D5" w:rsidRDefault="006929AD" w:rsidP="006929AD">
      <w:pPr>
        <w:pStyle w:val="Code"/>
      </w:pPr>
    </w:p>
    <w:p w14:paraId="5DA566BB" w14:textId="77777777" w:rsidR="006929AD" w:rsidRPr="00EC76D5" w:rsidRDefault="006929AD" w:rsidP="006929AD">
      <w:pPr>
        <w:pStyle w:val="Code"/>
      </w:pPr>
      <w:r w:rsidRPr="00EC76D5">
        <w:lastRenderedPageBreak/>
        <w:t xml:space="preserve">            if (fromTrack == null) {</w:t>
      </w:r>
    </w:p>
    <w:p w14:paraId="2D62EF93" w14:textId="77777777" w:rsidR="006929AD" w:rsidRPr="00EC76D5" w:rsidRDefault="006929AD" w:rsidP="006929AD">
      <w:pPr>
        <w:pStyle w:val="Code"/>
      </w:pPr>
      <w:r w:rsidRPr="00EC76D5">
        <w:t xml:space="preserve">              middleCode.setLoad(Track.Right);</w:t>
      </w:r>
    </w:p>
    <w:p w14:paraId="478D937F" w14:textId="77777777" w:rsidR="006929AD" w:rsidRPr="00EC76D5" w:rsidRDefault="006929AD" w:rsidP="006929AD">
      <w:pPr>
        <w:pStyle w:val="Code"/>
      </w:pPr>
      <w:r w:rsidRPr="00EC76D5">
        <w:t xml:space="preserve">              fromTrack = createTrack(rightSymbol, trackMap, trackSet);</w:t>
      </w:r>
    </w:p>
    <w:p w14:paraId="1D6058B7" w14:textId="77777777" w:rsidR="006929AD" w:rsidRPr="00EC76D5" w:rsidRDefault="006929AD" w:rsidP="006929AD">
      <w:pPr>
        <w:pStyle w:val="Code"/>
      </w:pPr>
      <w:r w:rsidRPr="00EC76D5">
        <w:t xml:space="preserve">              fromTrack.addCode(Track.Right, line, rightSymbol.getType());</w:t>
      </w:r>
    </w:p>
    <w:p w14:paraId="14381556" w14:textId="77777777" w:rsidR="006929AD" w:rsidRPr="00EC76D5" w:rsidRDefault="006929AD" w:rsidP="006929AD">
      <w:pPr>
        <w:pStyle w:val="Code"/>
      </w:pPr>
      <w:r w:rsidRPr="00EC76D5">
        <w:t xml:space="preserve">              set = true;</w:t>
      </w:r>
    </w:p>
    <w:p w14:paraId="46974834" w14:textId="77777777" w:rsidR="006929AD" w:rsidRPr="00EC76D5" w:rsidRDefault="006929AD" w:rsidP="006929AD">
      <w:pPr>
        <w:pStyle w:val="Code"/>
      </w:pPr>
      <w:r w:rsidRPr="00EC76D5">
        <w:t xml:space="preserve">            }</w:t>
      </w:r>
    </w:p>
    <w:p w14:paraId="34B9C311" w14:textId="77777777" w:rsidR="006929AD" w:rsidRPr="00EC76D5" w:rsidRDefault="006929AD" w:rsidP="006929AD">
      <w:pPr>
        <w:pStyle w:val="Code"/>
      </w:pPr>
    </w:p>
    <w:p w14:paraId="557D244A" w14:textId="77777777" w:rsidR="006929AD" w:rsidRPr="00EC76D5" w:rsidRDefault="006929AD" w:rsidP="006929AD">
      <w:pPr>
        <w:pStyle w:val="Code"/>
      </w:pPr>
      <w:r w:rsidRPr="00EC76D5">
        <w:t xml:space="preserve">            if (leftSymbol.getType().getSize() != rightSymbol.getType().getSize()) {</w:t>
      </w:r>
    </w:p>
    <w:p w14:paraId="3CE5FECE" w14:textId="77777777" w:rsidR="006929AD" w:rsidRPr="00EC76D5" w:rsidRDefault="006929AD" w:rsidP="006929AD">
      <w:pPr>
        <w:pStyle w:val="Code"/>
      </w:pPr>
      <w:r w:rsidRPr="00EC76D5">
        <w:t xml:space="preserve">              fromTrack.addCode(Track.Left, line, leftSymbol.getType());</w:t>
      </w:r>
    </w:p>
    <w:p w14:paraId="5E6CE918" w14:textId="77777777" w:rsidR="006929AD" w:rsidRPr="00EC76D5" w:rsidRDefault="006929AD" w:rsidP="006929AD">
      <w:pPr>
        <w:pStyle w:val="Code"/>
      </w:pPr>
      <w:r w:rsidRPr="00EC76D5">
        <w:t xml:space="preserve">              </w:t>
      </w:r>
    </w:p>
    <w:p w14:paraId="133729C5" w14:textId="77777777" w:rsidR="006929AD" w:rsidRPr="00EC76D5" w:rsidRDefault="006929AD" w:rsidP="006929AD">
      <w:pPr>
        <w:pStyle w:val="Code"/>
      </w:pPr>
      <w:r w:rsidRPr="00EC76D5">
        <w:t xml:space="preserve">              if (!set) {</w:t>
      </w:r>
    </w:p>
    <w:p w14:paraId="464A1B32" w14:textId="77777777" w:rsidR="006929AD" w:rsidRPr="00EC76D5" w:rsidRDefault="006929AD" w:rsidP="006929AD">
      <w:pPr>
        <w:pStyle w:val="Code"/>
      </w:pPr>
      <w:r w:rsidRPr="00EC76D5">
        <w:t xml:space="preserve">                fromTrack.addCode(Track.Right, line, rightSymbol.getType());</w:t>
      </w:r>
    </w:p>
    <w:p w14:paraId="24022296" w14:textId="77777777" w:rsidR="006929AD" w:rsidRPr="00EC76D5" w:rsidRDefault="006929AD" w:rsidP="006929AD">
      <w:pPr>
        <w:pStyle w:val="Code"/>
      </w:pPr>
      <w:r w:rsidRPr="00EC76D5">
        <w:t xml:space="preserve">              }</w:t>
      </w:r>
    </w:p>
    <w:p w14:paraId="00F58AAB" w14:textId="77777777" w:rsidR="006929AD" w:rsidRPr="00EC76D5" w:rsidRDefault="006929AD" w:rsidP="006929AD">
      <w:pPr>
        <w:pStyle w:val="Code"/>
      </w:pPr>
      <w:r w:rsidRPr="00EC76D5">
        <w:t xml:space="preserve">            }</w:t>
      </w:r>
    </w:p>
    <w:p w14:paraId="66D5821C" w14:textId="77777777" w:rsidR="006929AD" w:rsidRPr="00EC76D5" w:rsidRDefault="006929AD" w:rsidP="006929AD">
      <w:pPr>
        <w:pStyle w:val="Code"/>
      </w:pPr>
      <w:r w:rsidRPr="00EC76D5">
        <w:t xml:space="preserve">            </w:t>
      </w:r>
    </w:p>
    <w:p w14:paraId="27ED4AA9" w14:textId="77777777" w:rsidR="006929AD" w:rsidRPr="00EC76D5" w:rsidRDefault="006929AD" w:rsidP="006929AD">
      <w:pPr>
        <w:pStyle w:val="Code"/>
      </w:pPr>
      <w:r w:rsidRPr="00EC76D5">
        <w:t xml:space="preserve">            trackMap.put(leftSymbol, fromTrack);</w:t>
      </w:r>
    </w:p>
    <w:p w14:paraId="5555F635" w14:textId="77777777" w:rsidR="006929AD" w:rsidRPr="00EC76D5" w:rsidRDefault="006929AD" w:rsidP="006929AD">
      <w:pPr>
        <w:pStyle w:val="Code"/>
      </w:pPr>
      <w:r w:rsidRPr="00EC76D5">
        <w:t xml:space="preserve">          }</w:t>
      </w:r>
    </w:p>
    <w:p w14:paraId="5DD32DA9" w14:textId="77777777" w:rsidR="006929AD" w:rsidRPr="00EC76D5" w:rsidRDefault="006929AD" w:rsidP="006929AD">
      <w:pPr>
        <w:pStyle w:val="Code"/>
      </w:pPr>
      <w:r w:rsidRPr="00EC76D5">
        <w:t xml:space="preserve">          break;</w:t>
      </w:r>
    </w:p>
    <w:p w14:paraId="098BA781" w14:textId="77777777" w:rsidR="006929AD" w:rsidRPr="00EC76D5" w:rsidRDefault="006929AD" w:rsidP="006929AD">
      <w:pPr>
        <w:pStyle w:val="Code"/>
      </w:pPr>
    </w:p>
    <w:p w14:paraId="4DA5C40C" w14:textId="77777777" w:rsidR="006929AD" w:rsidRPr="00EC76D5" w:rsidRDefault="006929AD" w:rsidP="006929AD">
      <w:pPr>
        <w:pStyle w:val="Code"/>
      </w:pPr>
      <w:r w:rsidRPr="00EC76D5">
        <w:t xml:space="preserve">        case IntegralToFloating: {</w:t>
      </w:r>
    </w:p>
    <w:p w14:paraId="6B5EE56F" w14:textId="77777777" w:rsidR="006929AD" w:rsidRPr="00EC76D5" w:rsidRDefault="006929AD" w:rsidP="006929AD">
      <w:pPr>
        <w:pStyle w:val="Code"/>
      </w:pPr>
      <w:r w:rsidRPr="00EC76D5">
        <w:t xml:space="preserve">            Symbol fromSymbol = (Symbol) operand3;</w:t>
      </w:r>
    </w:p>
    <w:p w14:paraId="3294D4CD" w14:textId="77777777" w:rsidR="006929AD" w:rsidRPr="00EC76D5" w:rsidRDefault="006929AD" w:rsidP="006929AD">
      <w:pPr>
        <w:pStyle w:val="Code"/>
      </w:pPr>
      <w:r w:rsidRPr="00EC76D5">
        <w:t xml:space="preserve">            Track fromTrack = trackMap.get(fromSymbol);</w:t>
      </w:r>
    </w:p>
    <w:p w14:paraId="12B49185" w14:textId="77777777" w:rsidR="006929AD" w:rsidRPr="00EC76D5" w:rsidRDefault="006929AD" w:rsidP="006929AD">
      <w:pPr>
        <w:pStyle w:val="Code"/>
      </w:pPr>
    </w:p>
    <w:p w14:paraId="343F5503" w14:textId="77777777" w:rsidR="006929AD" w:rsidRPr="00EC76D5" w:rsidRDefault="006929AD" w:rsidP="006929AD">
      <w:pPr>
        <w:pStyle w:val="Code"/>
      </w:pPr>
      <w:r w:rsidRPr="00EC76D5">
        <w:t xml:space="preserve">            if (fromTrack != null) {</w:t>
      </w:r>
    </w:p>
    <w:p w14:paraId="7CAD28AE" w14:textId="77777777" w:rsidR="006929AD" w:rsidRPr="00EC76D5" w:rsidRDefault="006929AD" w:rsidP="006929AD">
      <w:pPr>
        <w:pStyle w:val="Code"/>
      </w:pPr>
      <w:r w:rsidRPr="00EC76D5">
        <w:t xml:space="preserve">              fromTrack.addCode(Track.Right, line);</w:t>
      </w:r>
    </w:p>
    <w:p w14:paraId="19FE9E30" w14:textId="77777777" w:rsidR="006929AD" w:rsidRPr="00EC76D5" w:rsidRDefault="006929AD" w:rsidP="006929AD">
      <w:pPr>
        <w:pStyle w:val="Code"/>
      </w:pPr>
      <w:r w:rsidRPr="00EC76D5">
        <w:t xml:space="preserve">            }</w:t>
      </w:r>
    </w:p>
    <w:p w14:paraId="58075E65" w14:textId="77777777" w:rsidR="006929AD" w:rsidRPr="00EC76D5" w:rsidRDefault="006929AD" w:rsidP="006929AD">
      <w:pPr>
        <w:pStyle w:val="Code"/>
      </w:pPr>
      <w:r w:rsidRPr="00EC76D5">
        <w:t xml:space="preserve">          }</w:t>
      </w:r>
    </w:p>
    <w:p w14:paraId="2DBD230E" w14:textId="77777777" w:rsidR="006929AD" w:rsidRPr="00EC76D5" w:rsidRDefault="006929AD" w:rsidP="006929AD">
      <w:pPr>
        <w:pStyle w:val="Code"/>
      </w:pPr>
      <w:r w:rsidRPr="00EC76D5">
        <w:t xml:space="preserve">          break;</w:t>
      </w:r>
    </w:p>
    <w:p w14:paraId="4BF6AC2C" w14:textId="77777777" w:rsidR="006929AD" w:rsidRPr="00EC76D5" w:rsidRDefault="006929AD" w:rsidP="006929AD">
      <w:pPr>
        <w:pStyle w:val="Code"/>
      </w:pPr>
    </w:p>
    <w:p w14:paraId="5137F6E4" w14:textId="77777777" w:rsidR="006929AD" w:rsidRPr="00EC76D5" w:rsidRDefault="006929AD" w:rsidP="006929AD">
      <w:pPr>
        <w:pStyle w:val="Code"/>
      </w:pPr>
      <w:r w:rsidRPr="00EC76D5">
        <w:t xml:space="preserve">        case FloatingToIntegral:</w:t>
      </w:r>
    </w:p>
    <w:p w14:paraId="6B0759AC" w14:textId="77777777" w:rsidR="006929AD" w:rsidRPr="00EC76D5" w:rsidRDefault="006929AD" w:rsidP="006929AD">
      <w:pPr>
        <w:pStyle w:val="Code"/>
      </w:pPr>
      <w:r w:rsidRPr="00EC76D5">
        <w:t xml:space="preserve">          break;</w:t>
      </w:r>
    </w:p>
    <w:p w14:paraId="14081B51" w14:textId="77777777" w:rsidR="006929AD" w:rsidRPr="00EC76D5" w:rsidRDefault="006929AD" w:rsidP="006929AD">
      <w:pPr>
        <w:pStyle w:val="Code"/>
      </w:pPr>
      <w:r w:rsidRPr="00EC76D5">
        <w:t xml:space="preserve">      }</w:t>
      </w:r>
    </w:p>
    <w:p w14:paraId="160CA169" w14:textId="77777777" w:rsidR="006929AD" w:rsidRPr="00EC76D5" w:rsidRDefault="006929AD" w:rsidP="006929AD">
      <w:pPr>
        <w:pStyle w:val="Code"/>
      </w:pPr>
      <w:r w:rsidRPr="00EC76D5">
        <w:t xml:space="preserve">    }</w:t>
      </w:r>
    </w:p>
    <w:p w14:paraId="7D98E859" w14:textId="77777777" w:rsidR="006929AD" w:rsidRPr="00EC76D5" w:rsidRDefault="006929AD" w:rsidP="006929AD">
      <w:pPr>
        <w:pStyle w:val="Code"/>
      </w:pPr>
      <w:r w:rsidRPr="00EC76D5">
        <w:t xml:space="preserve">  }</w:t>
      </w:r>
    </w:p>
    <w:p w14:paraId="6E1688CD" w14:textId="77777777" w:rsidR="006929AD" w:rsidRPr="00EC76D5" w:rsidRDefault="006929AD" w:rsidP="006929AD">
      <w:pPr>
        <w:pStyle w:val="Code"/>
      </w:pPr>
      <w:r w:rsidRPr="00EC76D5">
        <w:t xml:space="preserve">  </w:t>
      </w:r>
    </w:p>
    <w:p w14:paraId="718B2505" w14:textId="77777777" w:rsidR="006929AD" w:rsidRPr="00EC76D5" w:rsidRDefault="006929AD" w:rsidP="006929AD">
      <w:pPr>
        <w:pStyle w:val="Code"/>
      </w:pPr>
      <w:r w:rsidRPr="00EC76D5">
        <w:t xml:space="preserve">  private void tryLoadAddressSymbol(int position, int line, Symbol symbol,</w:t>
      </w:r>
    </w:p>
    <w:p w14:paraId="02181719" w14:textId="77777777" w:rsidR="006929AD" w:rsidRPr="00EC76D5" w:rsidRDefault="006929AD" w:rsidP="006929AD">
      <w:pPr>
        <w:pStyle w:val="Code"/>
      </w:pPr>
      <w:r w:rsidRPr="00EC76D5">
        <w:t xml:space="preserve">                                    Map&lt;Symbol,Track&gt; trackMap) {</w:t>
      </w:r>
    </w:p>
    <w:p w14:paraId="713ACB4F" w14:textId="77777777" w:rsidR="006929AD" w:rsidRPr="00EC76D5" w:rsidRDefault="006929AD" w:rsidP="006929AD">
      <w:pPr>
        <w:pStyle w:val="Code"/>
      </w:pPr>
      <w:r w:rsidRPr="00EC76D5">
        <w:t xml:space="preserve">    Symbol addressSymbol = symbol.getAddressSymbol();</w:t>
      </w:r>
    </w:p>
    <w:p w14:paraId="77967C80" w14:textId="77777777" w:rsidR="006929AD" w:rsidRPr="00EC76D5" w:rsidRDefault="006929AD" w:rsidP="006929AD">
      <w:pPr>
        <w:pStyle w:val="Code"/>
      </w:pPr>
    </w:p>
    <w:p w14:paraId="63333382" w14:textId="77777777" w:rsidR="006929AD" w:rsidRPr="00EC76D5" w:rsidRDefault="006929AD" w:rsidP="006929AD">
      <w:pPr>
        <w:pStyle w:val="Code"/>
      </w:pPr>
      <w:r w:rsidRPr="00EC76D5">
        <w:t xml:space="preserve">    if (addressSymbol != null) {</w:t>
      </w:r>
    </w:p>
    <w:p w14:paraId="3E4BE98E" w14:textId="77777777" w:rsidR="006929AD" w:rsidRPr="00EC76D5" w:rsidRDefault="006929AD" w:rsidP="006929AD">
      <w:pPr>
        <w:pStyle w:val="Code"/>
      </w:pPr>
      <w:r w:rsidRPr="00EC76D5">
        <w:t xml:space="preserve">      Track addressTrack = trackMap.get(addressSymbol);</w:t>
      </w:r>
    </w:p>
    <w:p w14:paraId="014BB293" w14:textId="77777777" w:rsidR="006929AD" w:rsidRPr="00EC76D5" w:rsidRDefault="006929AD" w:rsidP="006929AD">
      <w:pPr>
        <w:pStyle w:val="Code"/>
      </w:pPr>
    </w:p>
    <w:p w14:paraId="500E578A" w14:textId="77777777" w:rsidR="006929AD" w:rsidRPr="00EC76D5" w:rsidRDefault="006929AD" w:rsidP="006929AD">
      <w:pPr>
        <w:pStyle w:val="Code"/>
      </w:pPr>
      <w:r w:rsidRPr="00EC76D5">
        <w:t xml:space="preserve">      if (addressTrack != null) {</w:t>
      </w:r>
    </w:p>
    <w:p w14:paraId="5141346E" w14:textId="77777777" w:rsidR="006929AD" w:rsidRPr="00EC76D5" w:rsidRDefault="006929AD" w:rsidP="006929AD">
      <w:pPr>
        <w:pStyle w:val="Code"/>
      </w:pPr>
      <w:r w:rsidRPr="00EC76D5">
        <w:t xml:space="preserve">        addressTrack.addCode(position, line);</w:t>
      </w:r>
    </w:p>
    <w:p w14:paraId="4D854976" w14:textId="77777777" w:rsidR="006929AD" w:rsidRPr="00EC76D5" w:rsidRDefault="006929AD" w:rsidP="006929AD">
      <w:pPr>
        <w:pStyle w:val="Code"/>
      </w:pPr>
      <w:r w:rsidRPr="00EC76D5">
        <w:t xml:space="preserve">        m_middleCodeList.get(line).setAddressOffset(position, symbol.getAddressOffset());</w:t>
      </w:r>
    </w:p>
    <w:p w14:paraId="0D60041E" w14:textId="77777777" w:rsidR="006929AD" w:rsidRPr="00EC76D5" w:rsidRDefault="006929AD" w:rsidP="006929AD">
      <w:pPr>
        <w:pStyle w:val="Code"/>
      </w:pPr>
      <w:r w:rsidRPr="00EC76D5">
        <w:t xml:space="preserve">      }</w:t>
      </w:r>
    </w:p>
    <w:p w14:paraId="378ABAFB" w14:textId="77777777" w:rsidR="006929AD" w:rsidRPr="00EC76D5" w:rsidRDefault="006929AD" w:rsidP="006929AD">
      <w:pPr>
        <w:pStyle w:val="Code"/>
      </w:pPr>
      <w:r w:rsidRPr="00EC76D5">
        <w:t xml:space="preserve">    }</w:t>
      </w:r>
    </w:p>
    <w:p w14:paraId="6033FEFB" w14:textId="77777777" w:rsidR="006929AD" w:rsidRPr="00EC76D5" w:rsidRDefault="006929AD" w:rsidP="006929AD">
      <w:pPr>
        <w:pStyle w:val="Code"/>
      </w:pPr>
      <w:r w:rsidRPr="00EC76D5">
        <w:t xml:space="preserve">  }</w:t>
      </w:r>
    </w:p>
    <w:p w14:paraId="45C9CE2E" w14:textId="77777777" w:rsidR="006929AD" w:rsidRPr="00EC76D5" w:rsidRDefault="006929AD" w:rsidP="006929AD">
      <w:pPr>
        <w:pStyle w:val="Code"/>
      </w:pPr>
    </w:p>
    <w:p w14:paraId="69F7A33C" w14:textId="77777777" w:rsidR="006929AD" w:rsidRPr="00EC76D5" w:rsidRDefault="006929AD" w:rsidP="006929AD">
      <w:pPr>
        <w:pStyle w:val="Code"/>
      </w:pPr>
      <w:r w:rsidRPr="00EC76D5">
        <w:t xml:space="preserve">  private void mustLoadAddressSymbol(int position, int line, Symbol symbol, MiddleCode middleCode,</w:t>
      </w:r>
    </w:p>
    <w:p w14:paraId="5C3E1D8C" w14:textId="77777777" w:rsidR="006929AD" w:rsidRPr="00EC76D5" w:rsidRDefault="006929AD" w:rsidP="006929AD">
      <w:pPr>
        <w:pStyle w:val="Code"/>
      </w:pPr>
      <w:r w:rsidRPr="00EC76D5">
        <w:t xml:space="preserve">                                     Map&lt;Symbol,Track&gt; trackMap, Set&lt;Track&gt; trackSet) {</w:t>
      </w:r>
    </w:p>
    <w:p w14:paraId="56005B26" w14:textId="77777777" w:rsidR="006929AD" w:rsidRPr="00EC76D5" w:rsidRDefault="006929AD" w:rsidP="006929AD">
      <w:pPr>
        <w:pStyle w:val="Code"/>
      </w:pPr>
      <w:r w:rsidRPr="00EC76D5">
        <w:t xml:space="preserve">    Symbol addressSymbol = symbol.getAddressSymbol();</w:t>
      </w:r>
    </w:p>
    <w:p w14:paraId="66B5B218" w14:textId="77777777" w:rsidR="006929AD" w:rsidRPr="00EC76D5" w:rsidRDefault="006929AD" w:rsidP="006929AD">
      <w:pPr>
        <w:pStyle w:val="Code"/>
      </w:pPr>
    </w:p>
    <w:p w14:paraId="637E3522" w14:textId="77777777" w:rsidR="006929AD" w:rsidRPr="00EC76D5" w:rsidRDefault="006929AD" w:rsidP="006929AD">
      <w:pPr>
        <w:pStyle w:val="Code"/>
      </w:pPr>
      <w:r w:rsidRPr="00EC76D5">
        <w:lastRenderedPageBreak/>
        <w:t xml:space="preserve">    if (addressSymbol != null) {</w:t>
      </w:r>
    </w:p>
    <w:p w14:paraId="7BC94133" w14:textId="77777777" w:rsidR="006929AD" w:rsidRPr="00EC76D5" w:rsidRDefault="006929AD" w:rsidP="006929AD">
      <w:pPr>
        <w:pStyle w:val="Code"/>
      </w:pPr>
      <w:r w:rsidRPr="00EC76D5">
        <w:t xml:space="preserve">      Track addressTrack = trackMap.get(addressSymbol);</w:t>
      </w:r>
    </w:p>
    <w:p w14:paraId="72D73849" w14:textId="77777777" w:rsidR="006929AD" w:rsidRPr="00EC76D5" w:rsidRDefault="006929AD" w:rsidP="006929AD">
      <w:pPr>
        <w:pStyle w:val="Code"/>
      </w:pPr>
    </w:p>
    <w:p w14:paraId="459744FA" w14:textId="77777777" w:rsidR="006929AD" w:rsidRPr="00EC76D5" w:rsidRDefault="006929AD" w:rsidP="006929AD">
      <w:pPr>
        <w:pStyle w:val="Code"/>
      </w:pPr>
      <w:r w:rsidRPr="00EC76D5">
        <w:t xml:space="preserve">      if (addressTrack == null) {</w:t>
      </w:r>
    </w:p>
    <w:p w14:paraId="573DF96B" w14:textId="77777777" w:rsidR="006929AD" w:rsidRPr="00EC76D5" w:rsidRDefault="006929AD" w:rsidP="006929AD">
      <w:pPr>
        <w:pStyle w:val="Code"/>
      </w:pPr>
      <w:r w:rsidRPr="00EC76D5">
        <w:t xml:space="preserve">        middleCode.setLoad(position);</w:t>
      </w:r>
    </w:p>
    <w:p w14:paraId="7F966C76" w14:textId="77777777" w:rsidR="006929AD" w:rsidRPr="00EC76D5" w:rsidRDefault="006929AD" w:rsidP="006929AD">
      <w:pPr>
        <w:pStyle w:val="Code"/>
      </w:pPr>
      <w:r w:rsidRPr="00EC76D5">
        <w:t xml:space="preserve">        addressTrack = createTrack(addressSymbol, trackMap, trackSet);</w:t>
      </w:r>
    </w:p>
    <w:p w14:paraId="48CBEEF7" w14:textId="77777777" w:rsidR="006929AD" w:rsidRPr="00EC76D5" w:rsidRDefault="006929AD" w:rsidP="006929AD">
      <w:pPr>
        <w:pStyle w:val="Code"/>
      </w:pPr>
      <w:r w:rsidRPr="00EC76D5">
        <w:t xml:space="preserve">      }</w:t>
      </w:r>
    </w:p>
    <w:p w14:paraId="529B5C8F" w14:textId="77777777" w:rsidR="006929AD" w:rsidRPr="00EC76D5" w:rsidRDefault="006929AD" w:rsidP="006929AD">
      <w:pPr>
        <w:pStyle w:val="Code"/>
      </w:pPr>
    </w:p>
    <w:p w14:paraId="2D3ACA31" w14:textId="77777777" w:rsidR="006929AD" w:rsidRPr="00EC76D5" w:rsidRDefault="006929AD" w:rsidP="006929AD">
      <w:pPr>
        <w:pStyle w:val="Code"/>
      </w:pPr>
      <w:r w:rsidRPr="00EC76D5">
        <w:t xml:space="preserve">      middleCode.setAddressOffset(position, symbol.getAddressOffset());</w:t>
      </w:r>
    </w:p>
    <w:p w14:paraId="436B9763" w14:textId="77777777" w:rsidR="006929AD" w:rsidRPr="00EC76D5" w:rsidRDefault="006929AD" w:rsidP="006929AD">
      <w:pPr>
        <w:pStyle w:val="Code"/>
      </w:pPr>
      <w:r w:rsidRPr="00EC76D5">
        <w:t xml:space="preserve">      addressTrack.addCode(position, line);</w:t>
      </w:r>
    </w:p>
    <w:p w14:paraId="119B85C9" w14:textId="77777777" w:rsidR="006929AD" w:rsidRPr="00EC76D5" w:rsidRDefault="006929AD" w:rsidP="006929AD">
      <w:pPr>
        <w:pStyle w:val="Code"/>
      </w:pPr>
      <w:r w:rsidRPr="00EC76D5">
        <w:t xml:space="preserve">      addressTrack.setPointer();</w:t>
      </w:r>
    </w:p>
    <w:p w14:paraId="16683B2D" w14:textId="77777777" w:rsidR="006929AD" w:rsidRPr="00EC76D5" w:rsidRDefault="006929AD" w:rsidP="006929AD">
      <w:pPr>
        <w:pStyle w:val="Code"/>
      </w:pPr>
      <w:r w:rsidRPr="00EC76D5">
        <w:t xml:space="preserve">    }</w:t>
      </w:r>
    </w:p>
    <w:p w14:paraId="37B2E7F1" w14:textId="77777777" w:rsidR="006929AD" w:rsidRPr="00EC76D5" w:rsidRDefault="006929AD" w:rsidP="006929AD">
      <w:pPr>
        <w:pStyle w:val="Code"/>
      </w:pPr>
      <w:r w:rsidRPr="00EC76D5">
        <w:t xml:space="preserve">  }          </w:t>
      </w:r>
    </w:p>
    <w:p w14:paraId="6578E409" w14:textId="77777777" w:rsidR="006929AD" w:rsidRPr="00EC76D5" w:rsidRDefault="006929AD" w:rsidP="006929AD">
      <w:pPr>
        <w:pStyle w:val="Code"/>
      </w:pPr>
      <w:r w:rsidRPr="00EC76D5">
        <w:t xml:space="preserve">  </w:t>
      </w:r>
    </w:p>
    <w:p w14:paraId="69D12527" w14:textId="77777777" w:rsidR="006929AD" w:rsidRPr="00EC76D5" w:rsidRDefault="006929AD" w:rsidP="006929AD">
      <w:pPr>
        <w:pStyle w:val="Code"/>
      </w:pPr>
      <w:r w:rsidRPr="00EC76D5">
        <w:t xml:space="preserve">  private void saveTemporarySymbol(MiddleCode middleCode, Symbol saveSymbol,</w:t>
      </w:r>
    </w:p>
    <w:p w14:paraId="178B3AFD" w14:textId="77777777" w:rsidR="006929AD" w:rsidRPr="00EC76D5" w:rsidRDefault="006929AD" w:rsidP="006929AD">
      <w:pPr>
        <w:pStyle w:val="Code"/>
      </w:pPr>
      <w:r w:rsidRPr="00EC76D5">
        <w:t xml:space="preserve">                            Register register, Map&lt;Symbol,Track&gt; trackMap) {</w:t>
      </w:r>
    </w:p>
    <w:p w14:paraId="5362AC03" w14:textId="77777777" w:rsidR="006929AD" w:rsidRPr="00EC76D5" w:rsidRDefault="006929AD" w:rsidP="006929AD">
      <w:pPr>
        <w:pStyle w:val="Code"/>
      </w:pPr>
      <w:r w:rsidRPr="00EC76D5">
        <w:t xml:space="preserve">    Set&lt;Pair&lt;Symbol,Register&gt;&gt; axPairSet =</w:t>
      </w:r>
    </w:p>
    <w:p w14:paraId="0B6DE076" w14:textId="77777777" w:rsidR="006929AD" w:rsidRPr="00EC76D5" w:rsidRDefault="006929AD" w:rsidP="006929AD">
      <w:pPr>
        <w:pStyle w:val="Code"/>
      </w:pPr>
      <w:r w:rsidRPr="00EC76D5">
        <w:t xml:space="preserve">      extractSymbolSet(register, trackMap);</w:t>
      </w:r>
    </w:p>
    <w:p w14:paraId="1148BB87" w14:textId="77777777" w:rsidR="006929AD" w:rsidRPr="00EC76D5" w:rsidRDefault="006929AD" w:rsidP="006929AD">
      <w:pPr>
        <w:pStyle w:val="Code"/>
      </w:pPr>
      <w:r w:rsidRPr="00EC76D5">
        <w:t xml:space="preserve">    </w:t>
      </w:r>
    </w:p>
    <w:p w14:paraId="2E4EE769" w14:textId="77777777" w:rsidR="006929AD" w:rsidRPr="00EC76D5" w:rsidRDefault="006929AD" w:rsidP="006929AD">
      <w:pPr>
        <w:pStyle w:val="Code"/>
      </w:pPr>
      <w:r w:rsidRPr="00EC76D5">
        <w:t xml:space="preserve">    for (Pair&lt;Symbol,Register&gt; pair : axPairSet) {</w:t>
      </w:r>
    </w:p>
    <w:p w14:paraId="241077EB" w14:textId="77777777" w:rsidR="006929AD" w:rsidRPr="00EC76D5" w:rsidRDefault="006929AD" w:rsidP="006929AD">
      <w:pPr>
        <w:pStyle w:val="Code"/>
      </w:pPr>
      <w:r w:rsidRPr="00EC76D5">
        <w:t xml:space="preserve">      Symbol symbol = pair.getFirst();</w:t>
      </w:r>
    </w:p>
    <w:p w14:paraId="26D544DE" w14:textId="77777777" w:rsidR="006929AD" w:rsidRPr="00EC76D5" w:rsidRDefault="006929AD" w:rsidP="006929AD">
      <w:pPr>
        <w:pStyle w:val="Code"/>
      </w:pPr>
    </w:p>
    <w:p w14:paraId="5EBFD1F6" w14:textId="77777777" w:rsidR="006929AD" w:rsidRPr="00EC76D5" w:rsidRDefault="006929AD" w:rsidP="006929AD">
      <w:pPr>
        <w:pStyle w:val="Code"/>
      </w:pPr>
      <w:r w:rsidRPr="00EC76D5">
        <w:t xml:space="preserve">      if (symbol.isTemporary() &amp;&amp; middleCode.isLive(symbol)) {</w:t>
      </w:r>
    </w:p>
    <w:p w14:paraId="7FE6B7FC" w14:textId="77777777" w:rsidR="006929AD" w:rsidRPr="00EC76D5" w:rsidRDefault="006929AD" w:rsidP="006929AD">
      <w:pPr>
        <w:pStyle w:val="Code"/>
      </w:pPr>
      <w:r w:rsidRPr="00EC76D5">
        <w:t xml:space="preserve">        Assert.error(middleCode.axPair() == null);</w:t>
      </w:r>
    </w:p>
    <w:p w14:paraId="512D34C8" w14:textId="77777777" w:rsidR="006929AD" w:rsidRPr="00EC76D5" w:rsidRDefault="006929AD" w:rsidP="006929AD">
      <w:pPr>
        <w:pStyle w:val="Code"/>
      </w:pPr>
      <w:r w:rsidRPr="00EC76D5">
        <w:t xml:space="preserve">        middleCode.axSetPair(pair);</w:t>
      </w:r>
    </w:p>
    <w:p w14:paraId="4E4ECEC6" w14:textId="77777777" w:rsidR="006929AD" w:rsidRPr="00EC76D5" w:rsidRDefault="006929AD" w:rsidP="006929AD">
      <w:pPr>
        <w:pStyle w:val="Code"/>
      </w:pPr>
    </w:p>
    <w:p w14:paraId="405F4DE8" w14:textId="77777777" w:rsidR="006929AD" w:rsidRPr="00EC76D5" w:rsidRDefault="006929AD" w:rsidP="006929AD">
      <w:pPr>
        <w:pStyle w:val="Code"/>
      </w:pPr>
      <w:r w:rsidRPr="00EC76D5">
        <w:t xml:space="preserve">        if (symbol.getOffset() == 0) {</w:t>
      </w:r>
    </w:p>
    <w:p w14:paraId="233C9E2A" w14:textId="77777777" w:rsidR="006929AD" w:rsidRPr="00EC76D5" w:rsidRDefault="006929AD" w:rsidP="006929AD">
      <w:pPr>
        <w:pStyle w:val="Code"/>
      </w:pPr>
      <w:r w:rsidRPr="00EC76D5">
        <w:t xml:space="preserve">          //symbol.addToSymbolTable();</w:t>
      </w:r>
    </w:p>
    <w:p w14:paraId="678C85C6" w14:textId="77777777" w:rsidR="006929AD" w:rsidRPr="00EC76D5" w:rsidRDefault="006929AD" w:rsidP="006929AD">
      <w:pPr>
        <w:pStyle w:val="Code"/>
      </w:pPr>
      <w:r w:rsidRPr="00EC76D5">
        <w:t xml:space="preserve">          Main.CurrentTable.addSymbol(symbol);</w:t>
      </w:r>
    </w:p>
    <w:p w14:paraId="14F4F8F0" w14:textId="77777777" w:rsidR="006929AD" w:rsidRPr="00EC76D5" w:rsidRDefault="006929AD" w:rsidP="006929AD">
      <w:pPr>
        <w:pStyle w:val="Code"/>
      </w:pPr>
      <w:r w:rsidRPr="00EC76D5">
        <w:t xml:space="preserve">        }</w:t>
      </w:r>
    </w:p>
    <w:p w14:paraId="14FEDA45" w14:textId="77777777" w:rsidR="006929AD" w:rsidRPr="00EC76D5" w:rsidRDefault="006929AD" w:rsidP="006929AD">
      <w:pPr>
        <w:pStyle w:val="Code"/>
      </w:pPr>
      <w:r w:rsidRPr="00EC76D5">
        <w:t xml:space="preserve">      }</w:t>
      </w:r>
    </w:p>
    <w:p w14:paraId="10083CB2" w14:textId="77777777" w:rsidR="006929AD" w:rsidRPr="00EC76D5" w:rsidRDefault="006929AD" w:rsidP="006929AD">
      <w:pPr>
        <w:pStyle w:val="Code"/>
      </w:pPr>
    </w:p>
    <w:p w14:paraId="270D31E9" w14:textId="77777777" w:rsidR="006929AD" w:rsidRPr="00EC76D5" w:rsidRDefault="006929AD" w:rsidP="006929AD">
      <w:pPr>
        <w:pStyle w:val="Code"/>
      </w:pPr>
      <w:r w:rsidRPr="00EC76D5">
        <w:t xml:space="preserve">      if (!symbol.equals(saveSymbol)) {</w:t>
      </w:r>
    </w:p>
    <w:p w14:paraId="404088CB" w14:textId="77777777" w:rsidR="006929AD" w:rsidRPr="00EC76D5" w:rsidRDefault="006929AD" w:rsidP="006929AD">
      <w:pPr>
        <w:pStyle w:val="Code"/>
      </w:pPr>
      <w:r w:rsidRPr="00EC76D5">
        <w:t xml:space="preserve">        trackMap.remove(symbol);</w:t>
      </w:r>
    </w:p>
    <w:p w14:paraId="06CCA2B9" w14:textId="77777777" w:rsidR="006929AD" w:rsidRPr="00EC76D5" w:rsidRDefault="006929AD" w:rsidP="006929AD">
      <w:pPr>
        <w:pStyle w:val="Code"/>
      </w:pPr>
      <w:r w:rsidRPr="00EC76D5">
        <w:t xml:space="preserve">      }</w:t>
      </w:r>
    </w:p>
    <w:p w14:paraId="738B57EA" w14:textId="77777777" w:rsidR="006929AD" w:rsidRPr="00EC76D5" w:rsidRDefault="006929AD" w:rsidP="006929AD">
      <w:pPr>
        <w:pStyle w:val="Code"/>
      </w:pPr>
      <w:r w:rsidRPr="00EC76D5">
        <w:t xml:space="preserve">    }</w:t>
      </w:r>
    </w:p>
    <w:p w14:paraId="43B89B80" w14:textId="77777777" w:rsidR="006929AD" w:rsidRPr="00EC76D5" w:rsidRDefault="006929AD" w:rsidP="006929AD">
      <w:pPr>
        <w:pStyle w:val="Code"/>
      </w:pPr>
      <w:r w:rsidRPr="00EC76D5">
        <w:t xml:space="preserve">  }</w:t>
      </w:r>
    </w:p>
    <w:p w14:paraId="1C326222" w14:textId="77777777" w:rsidR="006929AD" w:rsidRPr="00EC76D5" w:rsidRDefault="006929AD" w:rsidP="006929AD">
      <w:pPr>
        <w:pStyle w:val="Code"/>
      </w:pPr>
      <w:r w:rsidRPr="00EC76D5">
        <w:t xml:space="preserve">  </w:t>
      </w:r>
    </w:p>
    <w:p w14:paraId="53EB63A7" w14:textId="77777777" w:rsidR="006929AD" w:rsidRPr="00EC76D5" w:rsidRDefault="006929AD" w:rsidP="006929AD">
      <w:pPr>
        <w:pStyle w:val="Code"/>
      </w:pPr>
      <w:r w:rsidRPr="00EC76D5">
        <w:t xml:space="preserve">  private Set&lt;Pair&lt;Symbol,Register&gt;&gt; extractSymbolSet(Register register,</w:t>
      </w:r>
    </w:p>
    <w:p w14:paraId="085AEB71" w14:textId="6F3B21B2" w:rsidR="006929AD" w:rsidRPr="00EC76D5" w:rsidRDefault="006929AD" w:rsidP="006929AD">
      <w:pPr>
        <w:pStyle w:val="Code"/>
      </w:pPr>
      <w:r w:rsidRPr="00EC76D5">
        <w:t xml:space="preserve">                                                  Map&lt;Symbol,Track&gt; trackMap){</w:t>
      </w:r>
    </w:p>
    <w:p w14:paraId="23070580" w14:textId="77777777" w:rsidR="006929AD" w:rsidRPr="00EC76D5" w:rsidRDefault="006929AD" w:rsidP="006929AD">
      <w:pPr>
        <w:pStyle w:val="Code"/>
      </w:pPr>
      <w:r w:rsidRPr="00EC76D5">
        <w:t xml:space="preserve">    Set&lt;Pair&lt;Symbol,Register&gt;&gt; resultSet = new ListSet&lt;&gt;();</w:t>
      </w:r>
    </w:p>
    <w:p w14:paraId="5F6AC2DC" w14:textId="77777777" w:rsidR="006929AD" w:rsidRPr="00EC76D5" w:rsidRDefault="006929AD" w:rsidP="006929AD">
      <w:pPr>
        <w:pStyle w:val="Code"/>
      </w:pPr>
      <w:r w:rsidRPr="00EC76D5">
        <w:t xml:space="preserve">  </w:t>
      </w:r>
    </w:p>
    <w:p w14:paraId="1DC25714" w14:textId="77777777" w:rsidR="006929AD" w:rsidRPr="00EC76D5" w:rsidRDefault="006929AD" w:rsidP="006929AD">
      <w:pPr>
        <w:pStyle w:val="Code"/>
      </w:pPr>
      <w:r w:rsidRPr="00EC76D5">
        <w:t xml:space="preserve">    for (Map.Entry&lt;Symbol,Track&gt; entry : trackMap.entrySet()) {</w:t>
      </w:r>
    </w:p>
    <w:p w14:paraId="439355FC" w14:textId="77777777" w:rsidR="006929AD" w:rsidRPr="00EC76D5" w:rsidRDefault="006929AD" w:rsidP="006929AD">
      <w:pPr>
        <w:pStyle w:val="Code"/>
      </w:pPr>
      <w:r w:rsidRPr="00EC76D5">
        <w:t xml:space="preserve">      Symbol symbol = entry.getKey();</w:t>
      </w:r>
    </w:p>
    <w:p w14:paraId="06567579" w14:textId="77777777" w:rsidR="006929AD" w:rsidRPr="00EC76D5" w:rsidRDefault="006929AD" w:rsidP="006929AD">
      <w:pPr>
        <w:pStyle w:val="Code"/>
      </w:pPr>
      <w:r w:rsidRPr="00EC76D5">
        <w:t xml:space="preserve">      Track track = entry.getValue();</w:t>
      </w:r>
    </w:p>
    <w:p w14:paraId="3DE55D07" w14:textId="77777777" w:rsidR="006929AD" w:rsidRPr="00EC76D5" w:rsidRDefault="006929AD" w:rsidP="006929AD">
      <w:pPr>
        <w:pStyle w:val="Code"/>
      </w:pPr>
      <w:r w:rsidRPr="00EC76D5">
        <w:t xml:space="preserve">      Register trackRegister = track.getRegister();</w:t>
      </w:r>
    </w:p>
    <w:p w14:paraId="232EA69E" w14:textId="77777777" w:rsidR="006929AD" w:rsidRPr="00EC76D5" w:rsidRDefault="006929AD" w:rsidP="006929AD">
      <w:pPr>
        <w:pStyle w:val="Code"/>
      </w:pPr>
    </w:p>
    <w:p w14:paraId="4FBAC367" w14:textId="77777777" w:rsidR="006929AD" w:rsidRPr="00EC76D5" w:rsidRDefault="006929AD" w:rsidP="006929AD">
      <w:pPr>
        <w:pStyle w:val="Code"/>
      </w:pPr>
      <w:r w:rsidRPr="00EC76D5">
        <w:t xml:space="preserve">      if (ObjectCode.registerOverlap(register, trackRegister)) {</w:t>
      </w:r>
    </w:p>
    <w:p w14:paraId="4AE7359C" w14:textId="77777777" w:rsidR="006929AD" w:rsidRPr="00EC76D5" w:rsidRDefault="006929AD" w:rsidP="006929AD">
      <w:pPr>
        <w:pStyle w:val="Code"/>
      </w:pPr>
      <w:r w:rsidRPr="00EC76D5">
        <w:t xml:space="preserve">        resultSet.add(new Pair&lt;&gt;(symbol, trackRegister));</w:t>
      </w:r>
    </w:p>
    <w:p w14:paraId="230090CB" w14:textId="77777777" w:rsidR="006929AD" w:rsidRPr="00EC76D5" w:rsidRDefault="006929AD" w:rsidP="006929AD">
      <w:pPr>
        <w:pStyle w:val="Code"/>
      </w:pPr>
      <w:r w:rsidRPr="00EC76D5">
        <w:t xml:space="preserve">      }</w:t>
      </w:r>
    </w:p>
    <w:p w14:paraId="67BF7D88" w14:textId="77777777" w:rsidR="006929AD" w:rsidRPr="00EC76D5" w:rsidRDefault="006929AD" w:rsidP="006929AD">
      <w:pPr>
        <w:pStyle w:val="Code"/>
      </w:pPr>
      <w:r w:rsidRPr="00EC76D5">
        <w:t xml:space="preserve">    }</w:t>
      </w:r>
    </w:p>
    <w:p w14:paraId="383FB6AE" w14:textId="77777777" w:rsidR="006929AD" w:rsidRPr="00EC76D5" w:rsidRDefault="006929AD" w:rsidP="006929AD">
      <w:pPr>
        <w:pStyle w:val="Code"/>
      </w:pPr>
      <w:r w:rsidRPr="00EC76D5">
        <w:t xml:space="preserve">    </w:t>
      </w:r>
    </w:p>
    <w:p w14:paraId="7F4FF6BE" w14:textId="77777777" w:rsidR="006929AD" w:rsidRPr="00EC76D5" w:rsidRDefault="006929AD" w:rsidP="006929AD">
      <w:pPr>
        <w:pStyle w:val="Code"/>
      </w:pPr>
      <w:r w:rsidRPr="00EC76D5">
        <w:t xml:space="preserve">    return resultSet;</w:t>
      </w:r>
    </w:p>
    <w:p w14:paraId="39B9C671" w14:textId="77777777" w:rsidR="006929AD" w:rsidRPr="00EC76D5" w:rsidRDefault="006929AD" w:rsidP="006929AD">
      <w:pPr>
        <w:pStyle w:val="Code"/>
      </w:pPr>
      <w:r w:rsidRPr="00EC76D5">
        <w:t xml:space="preserve">  }  </w:t>
      </w:r>
    </w:p>
    <w:p w14:paraId="4BBCB644" w14:textId="26FEBACA" w:rsidR="00661487" w:rsidRPr="00EC76D5" w:rsidRDefault="006929AD" w:rsidP="006929AD">
      <w:pPr>
        <w:pStyle w:val="Code"/>
      </w:pPr>
      <w:r w:rsidRPr="00EC76D5">
        <w:t>}</w:t>
      </w:r>
    </w:p>
    <w:p w14:paraId="1703935C" w14:textId="77777777" w:rsidR="00AA2921" w:rsidRPr="00EC76D5" w:rsidRDefault="00AA2921" w:rsidP="00AA2921">
      <w:pPr>
        <w:pStyle w:val="Rubrik2"/>
      </w:pPr>
      <w:bookmarkStart w:id="5851" w:name="_Toc481936431"/>
      <w:r w:rsidRPr="00EC76D5">
        <w:lastRenderedPageBreak/>
        <w:t>Register Allocation</w:t>
      </w:r>
      <w:bookmarkEnd w:id="5851"/>
    </w:p>
    <w:p w14:paraId="7F38E6F7" w14:textId="77777777" w:rsidR="00AA2921" w:rsidRPr="00EC76D5" w:rsidRDefault="00AA2921" w:rsidP="00AA2921">
      <w:r w:rsidRPr="00EC76D5">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EC76D5">
        <w:rPr>
          <w:rStyle w:val="CodeInText"/>
        </w:rPr>
        <w:t>deep search</w:t>
      </w:r>
      <w:r w:rsidRPr="00EC76D5">
        <w:t>, where we sort the vertices into a list and for each vertices try to found a register not already allocated by any of its neighbors. If we cannot find such register we backtrack and try another combination. If we finally find a solution where each vertex is mapped to a register not mapped by any of its neighbors, we have found an optimal solution.</w:t>
      </w:r>
    </w:p>
    <w:p w14:paraId="45019AED" w14:textId="77777777" w:rsidR="00AA2921" w:rsidRPr="00EC76D5" w:rsidRDefault="00AA2921" w:rsidP="00AA2921">
      <w:r w:rsidRPr="00EC76D5">
        <w:t>If the deep search does not found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have to share we one register and that we have to add store and load instruction for the code to work. When we need to remove an edge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69A1400D" w14:textId="77777777" w:rsidR="00AA2921" w:rsidRPr="00EC76D5" w:rsidRDefault="00AA2921" w:rsidP="00AA2921">
      <w:pPr>
        <w:pStyle w:val="CodeHeader"/>
      </w:pPr>
      <w:r w:rsidRPr="00EC76D5">
        <w:t>RegisterAllocator.java</w:t>
      </w:r>
    </w:p>
    <w:p w14:paraId="6A231746" w14:textId="77777777" w:rsidR="00AA2921" w:rsidRPr="00EC76D5" w:rsidRDefault="00AA2921" w:rsidP="00AA2921">
      <w:pPr>
        <w:pStyle w:val="Code"/>
      </w:pPr>
      <w:r w:rsidRPr="00EC76D5">
        <w:t>package c_compiler;</w:t>
      </w:r>
    </w:p>
    <w:p w14:paraId="5F40CF7D" w14:textId="77777777" w:rsidR="00AA2921" w:rsidRPr="00EC76D5" w:rsidRDefault="00AA2921" w:rsidP="00AA2921">
      <w:pPr>
        <w:pStyle w:val="Code"/>
      </w:pPr>
      <w:r w:rsidRPr="00EC76D5">
        <w:t>import java.util.*;</w:t>
      </w:r>
    </w:p>
    <w:p w14:paraId="5464E04D" w14:textId="77777777" w:rsidR="00AA2921" w:rsidRPr="00EC76D5" w:rsidRDefault="00AA2921" w:rsidP="00AA2921">
      <w:pPr>
        <w:pStyle w:val="Code"/>
      </w:pPr>
    </w:p>
    <w:p w14:paraId="3CFDC769" w14:textId="77777777" w:rsidR="00AA2921" w:rsidRPr="00EC76D5" w:rsidRDefault="00AA2921" w:rsidP="00AA2921">
      <w:pPr>
        <w:pStyle w:val="Code"/>
      </w:pPr>
      <w:r w:rsidRPr="00EC76D5">
        <w:t>public class RegisterAllocator {</w:t>
      </w:r>
    </w:p>
    <w:p w14:paraId="6ED7CE06" w14:textId="77777777" w:rsidR="00AA2921" w:rsidRPr="00EC76D5" w:rsidRDefault="00AA2921" w:rsidP="00AA2921">
      <w:pPr>
        <w:pStyle w:val="Code"/>
      </w:pPr>
      <w:r w:rsidRPr="00EC76D5">
        <w:t xml:space="preserve">  public RegisterAllocator(List&lt;MiddleCode&gt; middleCodeList,</w:t>
      </w:r>
    </w:p>
    <w:p w14:paraId="6807B5F0" w14:textId="77777777" w:rsidR="00AA2921" w:rsidRPr="00EC76D5" w:rsidRDefault="00AA2921" w:rsidP="00AA2921">
      <w:pPr>
        <w:pStyle w:val="Code"/>
      </w:pPr>
      <w:r w:rsidRPr="00EC76D5">
        <w:t xml:space="preserve">                           Set&lt;Track&gt; trackSet) {</w:t>
      </w:r>
    </w:p>
    <w:p w14:paraId="0ADB9879" w14:textId="77777777" w:rsidR="00AA2921" w:rsidRPr="00EC76D5" w:rsidRDefault="00AA2921" w:rsidP="00AA2921">
      <w:pPr>
        <w:pStyle w:val="Code"/>
      </w:pPr>
      <w:r w:rsidRPr="00EC76D5">
        <w:t xml:space="preserve">    Graph&lt;Track&gt; totalTrackGraph = new Graph&lt;Track&gt;(trackSet);</w:t>
      </w:r>
    </w:p>
    <w:p w14:paraId="25751D18" w14:textId="77777777" w:rsidR="00AA2921" w:rsidRPr="00EC76D5" w:rsidRDefault="00AA2921" w:rsidP="00AA2921">
      <w:pPr>
        <w:pStyle w:val="Code"/>
      </w:pPr>
      <w:r w:rsidRPr="00EC76D5">
        <w:t xml:space="preserve">    generateEdgeSet(totalTrackGraph);</w:t>
      </w:r>
    </w:p>
    <w:p w14:paraId="18E9F1F8" w14:textId="77777777" w:rsidR="00AA2921" w:rsidRPr="00EC76D5" w:rsidRDefault="00AA2921" w:rsidP="00AA2921">
      <w:pPr>
        <w:pStyle w:val="Code"/>
      </w:pPr>
      <w:r w:rsidRPr="00EC76D5">
        <w:t xml:space="preserve">    Set&lt;Graph&lt;Track&gt;&gt; trackGraphSet = totalTrackGraph.partitionate();</w:t>
      </w:r>
    </w:p>
    <w:p w14:paraId="61F47F2C" w14:textId="77777777" w:rsidR="00AA2921" w:rsidRPr="00EC76D5" w:rsidRDefault="00AA2921" w:rsidP="00AA2921">
      <w:pPr>
        <w:pStyle w:val="Code"/>
      </w:pPr>
    </w:p>
    <w:p w14:paraId="7BBFB125" w14:textId="77777777" w:rsidR="00AA2921" w:rsidRPr="00EC76D5" w:rsidRDefault="00AA2921" w:rsidP="00AA2921">
      <w:pPr>
        <w:pStyle w:val="Code"/>
      </w:pPr>
      <w:r w:rsidRPr="00EC76D5">
        <w:t xml:space="preserve">    for (Graph&lt;Track&gt; trackGraph : trackGraphSet) {</w:t>
      </w:r>
    </w:p>
    <w:p w14:paraId="03FBC371" w14:textId="77777777" w:rsidR="00AA2921" w:rsidRPr="00EC76D5" w:rsidRDefault="00AA2921" w:rsidP="00AA2921">
      <w:pPr>
        <w:pStyle w:val="Code"/>
      </w:pPr>
      <w:r w:rsidRPr="00EC76D5">
        <w:t xml:space="preserve">      checkColorEdge(trackGraph);</w:t>
      </w:r>
    </w:p>
    <w:p w14:paraId="6C858836" w14:textId="77777777" w:rsidR="00AA2921" w:rsidRPr="00EC76D5" w:rsidRDefault="00AA2921" w:rsidP="00AA2921">
      <w:pPr>
        <w:pStyle w:val="Code"/>
      </w:pPr>
      <w:r w:rsidRPr="00EC76D5">
        <w:t xml:space="preserve">      generateMatch(middleCodeList, trackGraph);</w:t>
      </w:r>
    </w:p>
    <w:p w14:paraId="59C7685E" w14:textId="77777777" w:rsidR="00AA2921" w:rsidRPr="00EC76D5" w:rsidRDefault="00AA2921" w:rsidP="00AA2921">
      <w:pPr>
        <w:pStyle w:val="Code"/>
      </w:pPr>
      <w:r w:rsidRPr="00EC76D5">
        <w:t xml:space="preserve">    }</w:t>
      </w:r>
    </w:p>
    <w:p w14:paraId="51FBB597" w14:textId="77777777" w:rsidR="00AA2921" w:rsidRPr="00EC76D5" w:rsidRDefault="00AA2921" w:rsidP="00AA2921">
      <w:pPr>
        <w:pStyle w:val="Code"/>
      </w:pPr>
      <w:r w:rsidRPr="00EC76D5">
        <w:t xml:space="preserve">  }</w:t>
      </w:r>
    </w:p>
    <w:p w14:paraId="40723AB9" w14:textId="77777777" w:rsidR="00AA2921" w:rsidRPr="00EC76D5" w:rsidRDefault="00AA2921" w:rsidP="00AA2921">
      <w:pPr>
        <w:pStyle w:val="Code"/>
      </w:pPr>
      <w:r w:rsidRPr="00EC76D5">
        <w:t xml:space="preserve">  </w:t>
      </w:r>
    </w:p>
    <w:p w14:paraId="02CDD851" w14:textId="77777777" w:rsidR="00B25242" w:rsidRPr="00EC76D5" w:rsidRDefault="00B25242" w:rsidP="00B25242">
      <w:pPr>
        <w:pStyle w:val="Code"/>
      </w:pPr>
      <w:r w:rsidRPr="00EC76D5">
        <w:t xml:space="preserve">  private void checkColorEdge(Graph&lt;Track&gt; trackGraph) {</w:t>
      </w:r>
    </w:p>
    <w:p w14:paraId="2DF05F63" w14:textId="77777777" w:rsidR="00B25242" w:rsidRPr="00EC76D5" w:rsidRDefault="00B25242" w:rsidP="00B25242">
      <w:pPr>
        <w:pStyle w:val="Code"/>
      </w:pPr>
      <w:r w:rsidRPr="00EC76D5">
        <w:t xml:space="preserve">    for (UnorderedPair&lt;Track,Track&gt; pair : trackGraph.getEdgeSet()) {</w:t>
      </w:r>
    </w:p>
    <w:p w14:paraId="79882923" w14:textId="77777777" w:rsidR="00B25242" w:rsidRPr="00EC76D5" w:rsidRDefault="00B25242" w:rsidP="00B25242">
      <w:pPr>
        <w:pStyle w:val="Code"/>
      </w:pPr>
      <w:r w:rsidRPr="00EC76D5">
        <w:t xml:space="preserve">      Track track1 = pair.getFirst(), track2 = pair.getSecond();</w:t>
      </w:r>
    </w:p>
    <w:p w14:paraId="779F2231" w14:textId="77777777" w:rsidR="00B25242" w:rsidRPr="00EC76D5" w:rsidRDefault="00B25242" w:rsidP="00B25242">
      <w:pPr>
        <w:pStyle w:val="Code"/>
      </w:pPr>
      <w:r w:rsidRPr="00EC76D5">
        <w:t xml:space="preserve">      Assert.error(!ObjectCode.registerOverlap(track1.getRegister(),</w:t>
      </w:r>
    </w:p>
    <w:p w14:paraId="2EEFA305" w14:textId="77777777" w:rsidR="00B25242" w:rsidRPr="00EC76D5" w:rsidRDefault="00B25242" w:rsidP="00B25242">
      <w:pPr>
        <w:pStyle w:val="Code"/>
      </w:pPr>
      <w:r w:rsidRPr="00EC76D5">
        <w:t xml:space="preserve">                                               track2.getRegister()),</w:t>
      </w:r>
    </w:p>
    <w:p w14:paraId="3A4DBBFA" w14:textId="77777777" w:rsidR="00B25242" w:rsidRPr="00EC76D5" w:rsidRDefault="00B25242" w:rsidP="00B25242">
      <w:pPr>
        <w:pStyle w:val="Code"/>
      </w:pPr>
      <w:r w:rsidRPr="00EC76D5">
        <w:t xml:space="preserve">                   "register overlap " + track1.getRegister() +</w:t>
      </w:r>
    </w:p>
    <w:p w14:paraId="53313265" w14:textId="77777777" w:rsidR="00B25242" w:rsidRPr="00EC76D5" w:rsidRDefault="00B25242" w:rsidP="00B25242">
      <w:pPr>
        <w:pStyle w:val="Code"/>
      </w:pPr>
      <w:r w:rsidRPr="00EC76D5">
        <w:t xml:space="preserve">                   " " + track2.getRegister());</w:t>
      </w:r>
    </w:p>
    <w:p w14:paraId="21673EF6" w14:textId="77777777" w:rsidR="00B25242" w:rsidRPr="00EC76D5" w:rsidRDefault="00B25242" w:rsidP="00B25242">
      <w:pPr>
        <w:pStyle w:val="Code"/>
      </w:pPr>
      <w:r w:rsidRPr="00EC76D5">
        <w:t xml:space="preserve">    }</w:t>
      </w:r>
    </w:p>
    <w:p w14:paraId="2B42854B" w14:textId="0C670E04" w:rsidR="00AA2921" w:rsidRPr="00EC76D5" w:rsidRDefault="00B25242" w:rsidP="00B25242">
      <w:pPr>
        <w:pStyle w:val="Code"/>
      </w:pPr>
      <w:r w:rsidRPr="00EC76D5">
        <w:t xml:space="preserve">  }</w:t>
      </w:r>
    </w:p>
    <w:p w14:paraId="68915E5B" w14:textId="77777777" w:rsidR="00B25242" w:rsidRPr="00EC76D5" w:rsidRDefault="00B25242" w:rsidP="00B25242">
      <w:pPr>
        <w:pStyle w:val="Code"/>
      </w:pPr>
    </w:p>
    <w:p w14:paraId="32006457" w14:textId="77777777" w:rsidR="00AA2921" w:rsidRPr="00EC76D5" w:rsidRDefault="00AA2921" w:rsidP="00AA2921">
      <w:pPr>
        <w:pStyle w:val="Code"/>
      </w:pPr>
      <w:r w:rsidRPr="00EC76D5">
        <w:t xml:space="preserve">  private void generateEdgeSet(Graph&lt;Track&gt; trackGraph) {</w:t>
      </w:r>
    </w:p>
    <w:p w14:paraId="54162C21" w14:textId="77777777" w:rsidR="00AA2921" w:rsidRPr="00EC76D5" w:rsidRDefault="00AA2921" w:rsidP="00AA2921">
      <w:pPr>
        <w:pStyle w:val="Code"/>
      </w:pPr>
      <w:r w:rsidRPr="00EC76D5">
        <w:t xml:space="preserve">    Set&lt;Track&gt; trackSet = trackGraph.getVertexSet();</w:t>
      </w:r>
    </w:p>
    <w:p w14:paraId="71A7D59D" w14:textId="77777777" w:rsidR="00AA2921" w:rsidRPr="00EC76D5" w:rsidRDefault="00AA2921" w:rsidP="00AA2921">
      <w:pPr>
        <w:pStyle w:val="Code"/>
      </w:pPr>
    </w:p>
    <w:p w14:paraId="4EBAC9E4" w14:textId="77777777" w:rsidR="00AA2921" w:rsidRPr="00EC76D5" w:rsidRDefault="00AA2921" w:rsidP="00AA2921">
      <w:pPr>
        <w:pStyle w:val="Code"/>
      </w:pPr>
      <w:r w:rsidRPr="00EC76D5">
        <w:t xml:space="preserve">    for (Track track1 : trackSet) {</w:t>
      </w:r>
    </w:p>
    <w:p w14:paraId="6EE0125B" w14:textId="77777777" w:rsidR="00AA2921" w:rsidRPr="00EC76D5" w:rsidRDefault="00AA2921" w:rsidP="00AA2921">
      <w:pPr>
        <w:pStyle w:val="Code"/>
      </w:pPr>
      <w:r w:rsidRPr="00EC76D5">
        <w:t xml:space="preserve">      for (Track track2 : trackSet) {</w:t>
      </w:r>
    </w:p>
    <w:p w14:paraId="252D27CB" w14:textId="77777777" w:rsidR="00AA2921" w:rsidRPr="00EC76D5" w:rsidRDefault="00AA2921" w:rsidP="00AA2921">
      <w:pPr>
        <w:pStyle w:val="Code"/>
      </w:pPr>
      <w:r w:rsidRPr="00EC76D5">
        <w:t xml:space="preserve">        if (!track1.equals(track2) &amp;&amp; track1.doesOverlap(track2)) {</w:t>
      </w:r>
    </w:p>
    <w:p w14:paraId="505C5E9A" w14:textId="77777777" w:rsidR="00AA2921" w:rsidRPr="00EC76D5" w:rsidRDefault="00AA2921" w:rsidP="00AA2921">
      <w:pPr>
        <w:pStyle w:val="Code"/>
      </w:pPr>
      <w:r w:rsidRPr="00EC76D5">
        <w:t xml:space="preserve">          trackGraph.addEdge(track1, track2);</w:t>
      </w:r>
    </w:p>
    <w:p w14:paraId="02A61B35" w14:textId="77777777" w:rsidR="00AA2921" w:rsidRPr="00EC76D5" w:rsidRDefault="00AA2921" w:rsidP="00AA2921">
      <w:pPr>
        <w:pStyle w:val="Code"/>
      </w:pPr>
      <w:r w:rsidRPr="00EC76D5">
        <w:t xml:space="preserve">        }</w:t>
      </w:r>
    </w:p>
    <w:p w14:paraId="396E6AE4" w14:textId="77777777" w:rsidR="00AA2921" w:rsidRPr="00EC76D5" w:rsidRDefault="00AA2921" w:rsidP="00AA2921">
      <w:pPr>
        <w:pStyle w:val="Code"/>
      </w:pPr>
      <w:r w:rsidRPr="00EC76D5">
        <w:lastRenderedPageBreak/>
        <w:t xml:space="preserve">      }</w:t>
      </w:r>
    </w:p>
    <w:p w14:paraId="5C076DDE" w14:textId="77777777" w:rsidR="00AA2921" w:rsidRPr="00EC76D5" w:rsidRDefault="00AA2921" w:rsidP="00AA2921">
      <w:pPr>
        <w:pStyle w:val="Code"/>
      </w:pPr>
      <w:r w:rsidRPr="00EC76D5">
        <w:t xml:space="preserve">    }</w:t>
      </w:r>
    </w:p>
    <w:p w14:paraId="240EC19B" w14:textId="77777777" w:rsidR="00AA2921" w:rsidRPr="00EC76D5" w:rsidRDefault="00AA2921" w:rsidP="00AA2921">
      <w:pPr>
        <w:pStyle w:val="Code"/>
      </w:pPr>
      <w:r w:rsidRPr="00EC76D5">
        <w:t xml:space="preserve">  }</w:t>
      </w:r>
    </w:p>
    <w:p w14:paraId="6526169F" w14:textId="77777777" w:rsidR="00AA2921" w:rsidRPr="00EC76D5" w:rsidRDefault="00AA2921" w:rsidP="00AA2921">
      <w:pPr>
        <w:pStyle w:val="Code"/>
      </w:pPr>
    </w:p>
    <w:p w14:paraId="013EBE43" w14:textId="77777777" w:rsidR="00AA2921" w:rsidRPr="00EC76D5" w:rsidRDefault="00AA2921" w:rsidP="00AA2921">
      <w:pPr>
        <w:pStyle w:val="Code"/>
      </w:pPr>
      <w:r w:rsidRPr="00EC76D5">
        <w:t xml:space="preserve">  //Track x;</w:t>
      </w:r>
    </w:p>
    <w:p w14:paraId="5F15C46A" w14:textId="77777777" w:rsidR="00AA2921" w:rsidRPr="00EC76D5" w:rsidRDefault="00AA2921" w:rsidP="00AA2921">
      <w:pPr>
        <w:pStyle w:val="Code"/>
      </w:pPr>
      <w:r w:rsidRPr="00EC76D5">
        <w:t xml:space="preserve">  </w:t>
      </w:r>
    </w:p>
    <w:p w14:paraId="611CF990" w14:textId="77777777" w:rsidR="00AA2921" w:rsidRPr="00EC76D5" w:rsidRDefault="00AA2921" w:rsidP="00AA2921">
      <w:pPr>
        <w:pStyle w:val="Code"/>
      </w:pPr>
      <w:r w:rsidRPr="00EC76D5">
        <w:t xml:space="preserve">  private void generateMatch(List&lt;MiddleCode&gt; middleCodeList,</w:t>
      </w:r>
    </w:p>
    <w:p w14:paraId="2F9EF390" w14:textId="77777777" w:rsidR="00AA2921" w:rsidRPr="00EC76D5" w:rsidRDefault="00AA2921" w:rsidP="00AA2921">
      <w:pPr>
        <w:pStyle w:val="Code"/>
      </w:pPr>
      <w:r w:rsidRPr="00EC76D5">
        <w:t xml:space="preserve">                             Graph&lt;Track&gt; trackGraph) {</w:t>
      </w:r>
    </w:p>
    <w:p w14:paraId="7FF2A484" w14:textId="77777777" w:rsidR="00AA2921" w:rsidRPr="00EC76D5" w:rsidRDefault="00AA2921" w:rsidP="00AA2921">
      <w:pPr>
        <w:pStyle w:val="Code"/>
      </w:pPr>
      <w:r w:rsidRPr="00EC76D5">
        <w:t xml:space="preserve">    List&lt;Track&gt; trackList = new LinkedList&lt;&gt;(trackGraph.getVertexSet());</w:t>
      </w:r>
    </w:p>
    <w:p w14:paraId="1A9E478E" w14:textId="77777777" w:rsidR="00AA2921" w:rsidRPr="00EC76D5" w:rsidRDefault="00AA2921" w:rsidP="00AA2921">
      <w:pPr>
        <w:pStyle w:val="Code"/>
      </w:pPr>
    </w:p>
    <w:p w14:paraId="452BBFC5" w14:textId="77777777" w:rsidR="00AA2921" w:rsidRPr="00EC76D5" w:rsidRDefault="00AA2921" w:rsidP="00AA2921">
      <w:pPr>
        <w:pStyle w:val="Code"/>
      </w:pPr>
      <w:r w:rsidRPr="00EC76D5">
        <w:t xml:space="preserve">    for (Pair&lt;Track,Track&gt; edge : trackGraph.getEdgeSet()) {</w:t>
      </w:r>
    </w:p>
    <w:p w14:paraId="3A68B059" w14:textId="77777777" w:rsidR="00AA2921" w:rsidRPr="00EC76D5" w:rsidRDefault="00AA2921" w:rsidP="00AA2921">
      <w:pPr>
        <w:pStyle w:val="Code"/>
      </w:pPr>
      <w:r w:rsidRPr="00EC76D5">
        <w:t xml:space="preserve">      Assert.error(((edge.getFirst().getRegister() == null) &amp;&amp;</w:t>
      </w:r>
    </w:p>
    <w:p w14:paraId="5D42209F" w14:textId="77777777" w:rsidR="00AA2921" w:rsidRPr="00EC76D5" w:rsidRDefault="00AA2921" w:rsidP="00AA2921">
      <w:pPr>
        <w:pStyle w:val="Code"/>
      </w:pPr>
      <w:r w:rsidRPr="00EC76D5">
        <w:t xml:space="preserve">                    (edge.getFirst().getRegister() == null)) ||</w:t>
      </w:r>
    </w:p>
    <w:p w14:paraId="4CEA48E1" w14:textId="77777777" w:rsidR="00AA2921" w:rsidRPr="00EC76D5" w:rsidRDefault="00AA2921" w:rsidP="00AA2921">
      <w:pPr>
        <w:pStyle w:val="Code"/>
      </w:pPr>
      <w:r w:rsidRPr="00EC76D5">
        <w:t xml:space="preserve">                   (edge.getFirst().getRegister() !=</w:t>
      </w:r>
    </w:p>
    <w:p w14:paraId="52FAC6C4" w14:textId="77777777" w:rsidR="00AA2921" w:rsidRPr="00EC76D5" w:rsidRDefault="00AA2921" w:rsidP="00AA2921">
      <w:pPr>
        <w:pStyle w:val="Code"/>
      </w:pPr>
      <w:r w:rsidRPr="00EC76D5">
        <w:t xml:space="preserve">                    edge.getSecond().getRegister()));</w:t>
      </w:r>
    </w:p>
    <w:p w14:paraId="79A81DAC" w14:textId="77777777" w:rsidR="00AA2921" w:rsidRPr="00EC76D5" w:rsidRDefault="00AA2921" w:rsidP="00AA2921">
      <w:pPr>
        <w:pStyle w:val="Code"/>
      </w:pPr>
      <w:r w:rsidRPr="00EC76D5">
        <w:t xml:space="preserve">    }</w:t>
      </w:r>
    </w:p>
    <w:p w14:paraId="418752D5" w14:textId="77777777" w:rsidR="00AA2921" w:rsidRPr="00EC76D5" w:rsidRDefault="00AA2921" w:rsidP="00AA2921">
      <w:pPr>
        <w:pStyle w:val="Code"/>
      </w:pPr>
    </w:p>
    <w:p w14:paraId="7F819F40" w14:textId="77777777" w:rsidR="00AA2921" w:rsidRPr="00EC76D5" w:rsidRDefault="00AA2921" w:rsidP="00AA2921">
      <w:pPr>
        <w:pStyle w:val="Code"/>
      </w:pPr>
      <w:r w:rsidRPr="00EC76D5">
        <w:t xml:space="preserve">    try {</w:t>
      </w:r>
    </w:p>
    <w:p w14:paraId="2AC74D57" w14:textId="77777777" w:rsidR="00AA2921" w:rsidRPr="00EC76D5" w:rsidRDefault="00AA2921" w:rsidP="00AA2921">
      <w:pPr>
        <w:pStyle w:val="Code"/>
      </w:pPr>
      <w:r w:rsidRPr="00EC76D5">
        <w:t xml:space="preserve">      listSearch(trackList, trackGraph);</w:t>
      </w:r>
    </w:p>
    <w:p w14:paraId="3AEEDC72" w14:textId="77777777" w:rsidR="00AA2921" w:rsidRPr="00EC76D5" w:rsidRDefault="00AA2921" w:rsidP="00AA2921">
      <w:pPr>
        <w:pStyle w:val="Code"/>
      </w:pPr>
      <w:r w:rsidRPr="00EC76D5">
        <w:t xml:space="preserve">      Assert.error("Out of registers");</w:t>
      </w:r>
    </w:p>
    <w:p w14:paraId="788BD315" w14:textId="77777777" w:rsidR="00AA2921" w:rsidRPr="00EC76D5" w:rsidRDefault="00AA2921" w:rsidP="00AA2921">
      <w:pPr>
        <w:pStyle w:val="Code"/>
      </w:pPr>
      <w:r w:rsidRPr="00EC76D5">
        <w:t xml:space="preserve">    }</w:t>
      </w:r>
    </w:p>
    <w:p w14:paraId="272DCC62" w14:textId="77777777" w:rsidR="00AA2921" w:rsidRPr="00EC76D5" w:rsidRDefault="00AA2921" w:rsidP="00AA2921">
      <w:pPr>
        <w:pStyle w:val="Code"/>
      </w:pPr>
      <w:r w:rsidRPr="00EC76D5">
        <w:t xml:space="preserve">    catch (FoundColorMatchException exception) {</w:t>
      </w:r>
    </w:p>
    <w:p w14:paraId="230699E7" w14:textId="77777777" w:rsidR="00AA2921" w:rsidRPr="00EC76D5" w:rsidRDefault="00AA2921" w:rsidP="00AA2921">
      <w:pPr>
        <w:pStyle w:val="Code"/>
      </w:pPr>
      <w:r w:rsidRPr="00EC76D5">
        <w:t xml:space="preserve">      for (Track track : trackGraph.getVertexSet()) {</w:t>
      </w:r>
    </w:p>
    <w:p w14:paraId="4F4B05A3" w14:textId="77777777" w:rsidR="00AA2921" w:rsidRPr="00EC76D5" w:rsidRDefault="00AA2921" w:rsidP="00AA2921">
      <w:pPr>
        <w:pStyle w:val="Code"/>
      </w:pPr>
      <w:r w:rsidRPr="00EC76D5">
        <w:t xml:space="preserve">        Assert.error(track.getRegister() != null);</w:t>
      </w:r>
    </w:p>
    <w:p w14:paraId="0C242C70" w14:textId="77777777" w:rsidR="00AA2921" w:rsidRPr="00EC76D5" w:rsidRDefault="00AA2921" w:rsidP="00AA2921">
      <w:pPr>
        <w:pStyle w:val="Code"/>
      </w:pPr>
      <w:r w:rsidRPr="00EC76D5">
        <w:t xml:space="preserve">      }</w:t>
      </w:r>
    </w:p>
    <w:p w14:paraId="62C97F94" w14:textId="77777777" w:rsidR="00AA2921" w:rsidRPr="00EC76D5" w:rsidRDefault="00AA2921" w:rsidP="00AA2921">
      <w:pPr>
        <w:pStyle w:val="Code"/>
      </w:pPr>
    </w:p>
    <w:p w14:paraId="67304820" w14:textId="77777777" w:rsidR="00AA2921" w:rsidRPr="00EC76D5" w:rsidRDefault="00AA2921" w:rsidP="00AA2921">
      <w:pPr>
        <w:pStyle w:val="Code"/>
      </w:pPr>
      <w:r w:rsidRPr="00EC76D5">
        <w:t xml:space="preserve">      for (Pair&lt;Track,Track&gt; edge : trackGraph.getEdgeSet()) {</w:t>
      </w:r>
    </w:p>
    <w:p w14:paraId="424BDB07" w14:textId="77777777" w:rsidR="00AA2921" w:rsidRPr="00EC76D5" w:rsidRDefault="00AA2921" w:rsidP="00AA2921">
      <w:pPr>
        <w:pStyle w:val="Code"/>
      </w:pPr>
      <w:r w:rsidRPr="00EC76D5">
        <w:t xml:space="preserve">        Assert.error(edge.getFirst().getRegister() != edge.getSecond().getRegister());</w:t>
      </w:r>
    </w:p>
    <w:p w14:paraId="731E687E" w14:textId="77777777" w:rsidR="00AA2921" w:rsidRPr="00EC76D5" w:rsidRDefault="00AA2921" w:rsidP="00AA2921">
      <w:pPr>
        <w:pStyle w:val="Code"/>
      </w:pPr>
      <w:r w:rsidRPr="00EC76D5">
        <w:t xml:space="preserve">      }</w:t>
      </w:r>
    </w:p>
    <w:p w14:paraId="709B9884" w14:textId="77777777" w:rsidR="00AA2921" w:rsidRPr="00EC76D5" w:rsidRDefault="00AA2921" w:rsidP="00AA2921">
      <w:pPr>
        <w:pStyle w:val="Code"/>
      </w:pPr>
      <w:r w:rsidRPr="00EC76D5">
        <w:t xml:space="preserve">    }</w:t>
      </w:r>
    </w:p>
    <w:p w14:paraId="1C36EBC7" w14:textId="77777777" w:rsidR="00AA2921" w:rsidRPr="00EC76D5" w:rsidRDefault="00AA2921" w:rsidP="00AA2921">
      <w:pPr>
        <w:pStyle w:val="Code"/>
      </w:pPr>
      <w:r w:rsidRPr="00EC76D5">
        <w:t xml:space="preserve">    </w:t>
      </w:r>
    </w:p>
    <w:p w14:paraId="01FFF375" w14:textId="77777777" w:rsidR="00AA2921" w:rsidRPr="00EC76D5" w:rsidRDefault="00AA2921" w:rsidP="00AA2921">
      <w:pPr>
        <w:pStyle w:val="Code"/>
      </w:pPr>
      <w:r w:rsidRPr="00EC76D5">
        <w:t xml:space="preserve">    for (Track track : trackGraph.getVertexSet()) {</w:t>
      </w:r>
    </w:p>
    <w:p w14:paraId="532B91E4" w14:textId="77777777" w:rsidR="00AA2921" w:rsidRPr="00EC76D5" w:rsidRDefault="00AA2921" w:rsidP="00AA2921">
      <w:pPr>
        <w:pStyle w:val="Code"/>
      </w:pPr>
      <w:r w:rsidRPr="00EC76D5">
        <w:t xml:space="preserve">      track.generate(middleCodeList, track.getRegister());</w:t>
      </w:r>
    </w:p>
    <w:p w14:paraId="4988AF1F" w14:textId="77777777" w:rsidR="00AA2921" w:rsidRPr="00EC76D5" w:rsidRDefault="00AA2921" w:rsidP="00AA2921">
      <w:pPr>
        <w:pStyle w:val="Code"/>
      </w:pPr>
      <w:r w:rsidRPr="00EC76D5">
        <w:t xml:space="preserve">    }</w:t>
      </w:r>
    </w:p>
    <w:p w14:paraId="1BB31A32" w14:textId="77777777" w:rsidR="00AA2921" w:rsidRPr="00EC76D5" w:rsidRDefault="00AA2921" w:rsidP="00AA2921">
      <w:pPr>
        <w:pStyle w:val="Code"/>
      </w:pPr>
      <w:r w:rsidRPr="00EC76D5">
        <w:t xml:space="preserve">  }</w:t>
      </w:r>
    </w:p>
    <w:p w14:paraId="4100B326" w14:textId="77777777" w:rsidR="00AA2921" w:rsidRPr="00EC76D5" w:rsidRDefault="00AA2921" w:rsidP="00AA2921">
      <w:pPr>
        <w:pStyle w:val="Code"/>
      </w:pPr>
      <w:r w:rsidRPr="00EC76D5">
        <w:t xml:space="preserve">    </w:t>
      </w:r>
    </w:p>
    <w:p w14:paraId="52E5A17B" w14:textId="77777777" w:rsidR="00AA2921" w:rsidRPr="00EC76D5" w:rsidRDefault="00AA2921" w:rsidP="00AA2921">
      <w:pPr>
        <w:pStyle w:val="Code"/>
      </w:pPr>
      <w:r w:rsidRPr="00EC76D5">
        <w:t xml:space="preserve">  private  void listSearch(List&lt;Track&gt; trackList, Graph&lt;Track&gt; trackGraph)</w:t>
      </w:r>
    </w:p>
    <w:p w14:paraId="4E70BC02" w14:textId="77777777" w:rsidR="00AA2921" w:rsidRPr="00EC76D5" w:rsidRDefault="00AA2921" w:rsidP="00AA2921">
      <w:pPr>
        <w:pStyle w:val="Code"/>
      </w:pPr>
      <w:r w:rsidRPr="00EC76D5">
        <w:t xml:space="preserve">                          throws FoundColorMatchException {</w:t>
      </w:r>
    </w:p>
    <w:p w14:paraId="55E967C6" w14:textId="77777777" w:rsidR="00AA2921" w:rsidRPr="00EC76D5" w:rsidRDefault="00AA2921" w:rsidP="00AA2921">
      <w:pPr>
        <w:pStyle w:val="Code"/>
      </w:pPr>
      <w:r w:rsidRPr="00EC76D5">
        <w:t xml:space="preserve">    if (trackList.isEmpty()) {</w:t>
      </w:r>
    </w:p>
    <w:p w14:paraId="763F08F8" w14:textId="77777777" w:rsidR="00AA2921" w:rsidRPr="00EC76D5" w:rsidRDefault="00AA2921" w:rsidP="00AA2921">
      <w:pPr>
        <w:pStyle w:val="Code"/>
      </w:pPr>
      <w:r w:rsidRPr="00EC76D5">
        <w:t xml:space="preserve">      throw (new FoundColorMatchException());</w:t>
      </w:r>
    </w:p>
    <w:p w14:paraId="6B47FD77" w14:textId="77777777" w:rsidR="00AA2921" w:rsidRPr="00EC76D5" w:rsidRDefault="00AA2921" w:rsidP="00AA2921">
      <w:pPr>
        <w:pStyle w:val="Code"/>
      </w:pPr>
      <w:r w:rsidRPr="00EC76D5">
        <w:t xml:space="preserve">    }</w:t>
      </w:r>
    </w:p>
    <w:p w14:paraId="43D3A34F" w14:textId="77777777" w:rsidR="00AA2921" w:rsidRPr="00EC76D5" w:rsidRDefault="00AA2921" w:rsidP="00AA2921">
      <w:pPr>
        <w:pStyle w:val="Code"/>
      </w:pPr>
      <w:r w:rsidRPr="00EC76D5">
        <w:t xml:space="preserve">    else {</w:t>
      </w:r>
    </w:p>
    <w:p w14:paraId="292CE8E3" w14:textId="77777777" w:rsidR="00AA2921" w:rsidRPr="00EC76D5" w:rsidRDefault="00AA2921" w:rsidP="00AA2921">
      <w:pPr>
        <w:pStyle w:val="Code"/>
      </w:pPr>
      <w:r w:rsidRPr="00EC76D5">
        <w:t xml:space="preserve">      Track track = trackList.remove(0);</w:t>
      </w:r>
    </w:p>
    <w:p w14:paraId="3AEF287A" w14:textId="77777777" w:rsidR="00AA2921" w:rsidRPr="00EC76D5" w:rsidRDefault="00AA2921" w:rsidP="00AA2921">
      <w:pPr>
        <w:pStyle w:val="Code"/>
      </w:pPr>
    </w:p>
    <w:p w14:paraId="03F0AC43" w14:textId="77777777" w:rsidR="00AA2921" w:rsidRPr="00EC76D5" w:rsidRDefault="00AA2921" w:rsidP="00AA2921">
      <w:pPr>
        <w:pStyle w:val="Code"/>
      </w:pPr>
      <w:r w:rsidRPr="00EC76D5">
        <w:t xml:space="preserve">      if (track.getRegister() != null) {</w:t>
      </w:r>
    </w:p>
    <w:p w14:paraId="430D34F2" w14:textId="77777777" w:rsidR="00AA2921" w:rsidRPr="00EC76D5" w:rsidRDefault="00AA2921" w:rsidP="00AA2921">
      <w:pPr>
        <w:pStyle w:val="Code"/>
      </w:pPr>
      <w:r w:rsidRPr="00EC76D5">
        <w:t xml:space="preserve">        listSearch(trackList, trackGraph);</w:t>
      </w:r>
    </w:p>
    <w:p w14:paraId="6CB50100" w14:textId="77777777" w:rsidR="00AA2921" w:rsidRPr="00EC76D5" w:rsidRDefault="00AA2921" w:rsidP="00AA2921">
      <w:pPr>
        <w:pStyle w:val="Code"/>
      </w:pPr>
      <w:r w:rsidRPr="00EC76D5">
        <w:t xml:space="preserve">      }</w:t>
      </w:r>
    </w:p>
    <w:p w14:paraId="76F45C13" w14:textId="77777777" w:rsidR="00AA2921" w:rsidRPr="00EC76D5" w:rsidRDefault="00AA2921" w:rsidP="00AA2921">
      <w:pPr>
        <w:pStyle w:val="Code"/>
      </w:pPr>
      <w:r w:rsidRPr="00EC76D5">
        <w:t xml:space="preserve">      else {</w:t>
      </w:r>
    </w:p>
    <w:p w14:paraId="177D4781" w14:textId="77777777" w:rsidR="00AA2921" w:rsidRPr="00EC76D5" w:rsidRDefault="00AA2921" w:rsidP="00AA2921">
      <w:pPr>
        <w:pStyle w:val="Code"/>
      </w:pPr>
      <w:r w:rsidRPr="00EC76D5">
        <w:t xml:space="preserve">        Set&lt;Register&gt; possibleSet = getPossibleSet(track, track.getNotCL());</w:t>
      </w:r>
    </w:p>
    <w:p w14:paraId="3C2CEA6B" w14:textId="77777777" w:rsidR="00AA2921" w:rsidRPr="00EC76D5" w:rsidRDefault="00AA2921" w:rsidP="00AA2921">
      <w:pPr>
        <w:pStyle w:val="Code"/>
      </w:pPr>
      <w:r w:rsidRPr="00EC76D5">
        <w:t xml:space="preserve">        Set&lt;Track&gt; neighbourSet = trackGraph.getNeighbourSet(track);</w:t>
      </w:r>
    </w:p>
    <w:p w14:paraId="2229DA72" w14:textId="77777777" w:rsidR="00AA2921" w:rsidRPr="00EC76D5" w:rsidRDefault="00AA2921" w:rsidP="00AA2921">
      <w:pPr>
        <w:pStyle w:val="Code"/>
      </w:pPr>
    </w:p>
    <w:p w14:paraId="3AAE1D82" w14:textId="77777777" w:rsidR="00AA2921" w:rsidRPr="00EC76D5" w:rsidRDefault="00AA2921" w:rsidP="00AA2921">
      <w:pPr>
        <w:pStyle w:val="Code"/>
      </w:pPr>
      <w:r w:rsidRPr="00EC76D5">
        <w:t xml:space="preserve">        for (Register possibleRegister : possibleSet) {</w:t>
      </w:r>
    </w:p>
    <w:p w14:paraId="44AED2C0" w14:textId="77777777" w:rsidR="00AA2921" w:rsidRPr="00EC76D5" w:rsidRDefault="00AA2921" w:rsidP="00AA2921">
      <w:pPr>
        <w:pStyle w:val="Code"/>
      </w:pPr>
      <w:r w:rsidRPr="00EC76D5">
        <w:t xml:space="preserve">          boolean match = true;</w:t>
      </w:r>
    </w:p>
    <w:p w14:paraId="01D7F761" w14:textId="77777777" w:rsidR="00AA2921" w:rsidRPr="00EC76D5" w:rsidRDefault="00AA2921" w:rsidP="00AA2921">
      <w:pPr>
        <w:pStyle w:val="Code"/>
      </w:pPr>
    </w:p>
    <w:p w14:paraId="5539FFBB" w14:textId="77777777" w:rsidR="00AA2921" w:rsidRPr="00EC76D5" w:rsidRDefault="00AA2921" w:rsidP="00AA2921">
      <w:pPr>
        <w:pStyle w:val="Code"/>
      </w:pPr>
      <w:r w:rsidRPr="00EC76D5">
        <w:t xml:space="preserve">          for (Track neighbourTrack : neighbourSet) {</w:t>
      </w:r>
    </w:p>
    <w:p w14:paraId="2D148B51" w14:textId="77777777" w:rsidR="00AA2921" w:rsidRPr="00EC76D5" w:rsidRDefault="00AA2921" w:rsidP="00AA2921">
      <w:pPr>
        <w:pStyle w:val="Code"/>
      </w:pPr>
      <w:r w:rsidRPr="00EC76D5">
        <w:t xml:space="preserve">            Register neighbourRegister = neighbourTrack.getRegister();</w:t>
      </w:r>
    </w:p>
    <w:p w14:paraId="08317FDD" w14:textId="77777777" w:rsidR="00AA2921" w:rsidRPr="00EC76D5" w:rsidRDefault="00AA2921" w:rsidP="00AA2921">
      <w:pPr>
        <w:pStyle w:val="Code"/>
      </w:pPr>
      <w:r w:rsidRPr="00EC76D5">
        <w:lastRenderedPageBreak/>
        <w:t xml:space="preserve">            </w:t>
      </w:r>
    </w:p>
    <w:p w14:paraId="6E03082A" w14:textId="77777777" w:rsidR="00AA2921" w:rsidRPr="00EC76D5" w:rsidRDefault="00AA2921" w:rsidP="00AA2921">
      <w:pPr>
        <w:pStyle w:val="Code"/>
      </w:pPr>
      <w:r w:rsidRPr="00EC76D5">
        <w:t xml:space="preserve">            if (ObjectCode.registerOverlap(possibleRegister, neighbourRegister)) {</w:t>
      </w:r>
    </w:p>
    <w:p w14:paraId="055D2D05" w14:textId="77777777" w:rsidR="00AA2921" w:rsidRPr="00EC76D5" w:rsidRDefault="00AA2921" w:rsidP="00AA2921">
      <w:pPr>
        <w:pStyle w:val="Code"/>
      </w:pPr>
      <w:r w:rsidRPr="00EC76D5">
        <w:t xml:space="preserve">              match = false;</w:t>
      </w:r>
    </w:p>
    <w:p w14:paraId="6294D2BC" w14:textId="77777777" w:rsidR="00AA2921" w:rsidRPr="00EC76D5" w:rsidRDefault="00AA2921" w:rsidP="00AA2921">
      <w:pPr>
        <w:pStyle w:val="Code"/>
      </w:pPr>
      <w:r w:rsidRPr="00EC76D5">
        <w:t xml:space="preserve">              break;</w:t>
      </w:r>
    </w:p>
    <w:p w14:paraId="02655FCD" w14:textId="77777777" w:rsidR="00AA2921" w:rsidRPr="00EC76D5" w:rsidRDefault="00AA2921" w:rsidP="00AA2921">
      <w:pPr>
        <w:pStyle w:val="Code"/>
      </w:pPr>
      <w:r w:rsidRPr="00EC76D5">
        <w:t xml:space="preserve">            }</w:t>
      </w:r>
    </w:p>
    <w:p w14:paraId="0618E55D" w14:textId="77777777" w:rsidR="00AA2921" w:rsidRPr="00EC76D5" w:rsidRDefault="00AA2921" w:rsidP="00AA2921">
      <w:pPr>
        <w:pStyle w:val="Code"/>
      </w:pPr>
      <w:r w:rsidRPr="00EC76D5">
        <w:t xml:space="preserve">          }</w:t>
      </w:r>
    </w:p>
    <w:p w14:paraId="0423C282" w14:textId="77777777" w:rsidR="00AA2921" w:rsidRPr="00EC76D5" w:rsidRDefault="00AA2921" w:rsidP="00AA2921">
      <w:pPr>
        <w:pStyle w:val="Code"/>
      </w:pPr>
    </w:p>
    <w:p w14:paraId="6AE9B5A7" w14:textId="77777777" w:rsidR="00AA2921" w:rsidRPr="00EC76D5" w:rsidRDefault="00AA2921" w:rsidP="00AA2921">
      <w:pPr>
        <w:pStyle w:val="Code"/>
      </w:pPr>
      <w:r w:rsidRPr="00EC76D5">
        <w:t xml:space="preserve">          if (match) {</w:t>
      </w:r>
    </w:p>
    <w:p w14:paraId="22EAC0B5" w14:textId="77777777" w:rsidR="00AA2921" w:rsidRPr="00EC76D5" w:rsidRDefault="00AA2921" w:rsidP="00AA2921">
      <w:pPr>
        <w:pStyle w:val="Code"/>
      </w:pPr>
      <w:r w:rsidRPr="00EC76D5">
        <w:t xml:space="preserve">            //System.out.println(indent + "match\n\n");</w:t>
      </w:r>
    </w:p>
    <w:p w14:paraId="22EFA810" w14:textId="77777777" w:rsidR="00AA2921" w:rsidRPr="00EC76D5" w:rsidRDefault="00AA2921" w:rsidP="00AA2921">
      <w:pPr>
        <w:pStyle w:val="Code"/>
      </w:pPr>
      <w:r w:rsidRPr="00EC76D5">
        <w:t xml:space="preserve">            track.setRegister(possibleRegister);</w:t>
      </w:r>
    </w:p>
    <w:p w14:paraId="5F0F2C27" w14:textId="77777777" w:rsidR="00AA2921" w:rsidRPr="00EC76D5" w:rsidRDefault="00AA2921" w:rsidP="00AA2921">
      <w:pPr>
        <w:pStyle w:val="Code"/>
      </w:pPr>
      <w:r w:rsidRPr="00EC76D5">
        <w:t xml:space="preserve">            listSearch(trackList, trackGraph);</w:t>
      </w:r>
    </w:p>
    <w:p w14:paraId="641DB2CD" w14:textId="77777777" w:rsidR="00AA2921" w:rsidRPr="00EC76D5" w:rsidRDefault="00AA2921" w:rsidP="00AA2921">
      <w:pPr>
        <w:pStyle w:val="Code"/>
      </w:pPr>
      <w:r w:rsidRPr="00EC76D5">
        <w:t xml:space="preserve">          }</w:t>
      </w:r>
    </w:p>
    <w:p w14:paraId="62614C1F" w14:textId="77777777" w:rsidR="00AA2921" w:rsidRPr="00EC76D5" w:rsidRDefault="00AA2921" w:rsidP="00AA2921">
      <w:pPr>
        <w:pStyle w:val="Code"/>
      </w:pPr>
      <w:r w:rsidRPr="00EC76D5">
        <w:t xml:space="preserve">        }</w:t>
      </w:r>
    </w:p>
    <w:p w14:paraId="49B21F72" w14:textId="77777777" w:rsidR="00AA2921" w:rsidRPr="00EC76D5" w:rsidRDefault="00AA2921" w:rsidP="00AA2921">
      <w:pPr>
        <w:pStyle w:val="Code"/>
      </w:pPr>
      <w:r w:rsidRPr="00EC76D5">
        <w:t xml:space="preserve">        </w:t>
      </w:r>
    </w:p>
    <w:p w14:paraId="516D3E9E" w14:textId="77777777" w:rsidR="00AA2921" w:rsidRPr="00EC76D5" w:rsidRDefault="00AA2921" w:rsidP="00AA2921">
      <w:pPr>
        <w:pStyle w:val="Code"/>
      </w:pPr>
      <w:r w:rsidRPr="00EC76D5">
        <w:t xml:space="preserve">        //System.out.println();        </w:t>
      </w:r>
    </w:p>
    <w:p w14:paraId="670803F2" w14:textId="77777777" w:rsidR="00AA2921" w:rsidRPr="00EC76D5" w:rsidRDefault="00AA2921" w:rsidP="00AA2921">
      <w:pPr>
        <w:pStyle w:val="Code"/>
      </w:pPr>
      <w:r w:rsidRPr="00EC76D5">
        <w:t xml:space="preserve">        track.setRegister(null);</w:t>
      </w:r>
    </w:p>
    <w:p w14:paraId="398C3EDE" w14:textId="77777777" w:rsidR="00AA2921" w:rsidRPr="00EC76D5" w:rsidRDefault="00AA2921" w:rsidP="00AA2921">
      <w:pPr>
        <w:pStyle w:val="Code"/>
      </w:pPr>
      <w:r w:rsidRPr="00EC76D5">
        <w:t xml:space="preserve">      }</w:t>
      </w:r>
    </w:p>
    <w:p w14:paraId="5454B053" w14:textId="77777777" w:rsidR="00AA2921" w:rsidRPr="00EC76D5" w:rsidRDefault="00AA2921" w:rsidP="00AA2921">
      <w:pPr>
        <w:pStyle w:val="Code"/>
      </w:pPr>
      <w:r w:rsidRPr="00EC76D5">
        <w:t xml:space="preserve">      </w:t>
      </w:r>
    </w:p>
    <w:p w14:paraId="4FFD4CA6" w14:textId="77777777" w:rsidR="00AA2921" w:rsidRPr="00EC76D5" w:rsidRDefault="00AA2921" w:rsidP="00AA2921">
      <w:pPr>
        <w:pStyle w:val="Code"/>
      </w:pPr>
      <w:r w:rsidRPr="00EC76D5">
        <w:t xml:space="preserve">      trackList.add(0, track);</w:t>
      </w:r>
    </w:p>
    <w:p w14:paraId="437256BE" w14:textId="77777777" w:rsidR="00AA2921" w:rsidRPr="00EC76D5" w:rsidRDefault="00AA2921" w:rsidP="00AA2921">
      <w:pPr>
        <w:pStyle w:val="Code"/>
      </w:pPr>
      <w:r w:rsidRPr="00EC76D5">
        <w:t xml:space="preserve">    }</w:t>
      </w:r>
    </w:p>
    <w:p w14:paraId="14769A15" w14:textId="77777777" w:rsidR="00AA2921" w:rsidRPr="00EC76D5" w:rsidRDefault="00AA2921" w:rsidP="00AA2921">
      <w:pPr>
        <w:pStyle w:val="Code"/>
      </w:pPr>
      <w:r w:rsidRPr="00EC76D5">
        <w:t xml:space="preserve">  }</w:t>
      </w:r>
    </w:p>
    <w:p w14:paraId="2501D00D" w14:textId="77777777" w:rsidR="00AA2921" w:rsidRPr="00EC76D5" w:rsidRDefault="00AA2921" w:rsidP="00AA2921">
      <w:pPr>
        <w:pStyle w:val="Code"/>
      </w:pPr>
    </w:p>
    <w:p w14:paraId="519753F2" w14:textId="77777777" w:rsidR="00AA2921" w:rsidRPr="00EC76D5" w:rsidRDefault="00AA2921" w:rsidP="00AA2921">
      <w:pPr>
        <w:pStyle w:val="Code"/>
      </w:pPr>
      <w:r w:rsidRPr="00EC76D5">
        <w:t xml:space="preserve">  /*private boolean matchNeighbourSet(Register register,</w:t>
      </w:r>
    </w:p>
    <w:p w14:paraId="357C40DC" w14:textId="77777777" w:rsidR="00AA2921" w:rsidRPr="00EC76D5" w:rsidRDefault="00AA2921" w:rsidP="00AA2921">
      <w:pPr>
        <w:pStyle w:val="Code"/>
      </w:pPr>
      <w:r w:rsidRPr="00EC76D5">
        <w:t xml:space="preserve">                                    Set&lt;Track&gt; neighbourSet) {</w:t>
      </w:r>
    </w:p>
    <w:p w14:paraId="7AD0F882" w14:textId="77777777" w:rsidR="00AA2921" w:rsidRPr="00EC76D5" w:rsidRDefault="00AA2921" w:rsidP="00AA2921">
      <w:pPr>
        <w:pStyle w:val="Code"/>
      </w:pPr>
      <w:r w:rsidRPr="00EC76D5">
        <w:t xml:space="preserve">    for (Track neighbourTrack : neighbourSet) {</w:t>
      </w:r>
    </w:p>
    <w:p w14:paraId="3DDA8318" w14:textId="77777777" w:rsidR="00AA2921" w:rsidRPr="00EC76D5" w:rsidRDefault="00AA2921" w:rsidP="00AA2921">
      <w:pPr>
        <w:pStyle w:val="Code"/>
      </w:pPr>
      <w:r w:rsidRPr="00EC76D5">
        <w:t xml:space="preserve">      if (ObjectCode.registerOverlap(register, neighbourTrack.getRegister())){</w:t>
      </w:r>
    </w:p>
    <w:p w14:paraId="02E410E8" w14:textId="77777777" w:rsidR="00AA2921" w:rsidRPr="00EC76D5" w:rsidRDefault="00AA2921" w:rsidP="00AA2921">
      <w:pPr>
        <w:pStyle w:val="Code"/>
      </w:pPr>
      <w:r w:rsidRPr="00EC76D5">
        <w:t xml:space="preserve">        return false;</w:t>
      </w:r>
    </w:p>
    <w:p w14:paraId="026937F4" w14:textId="77777777" w:rsidR="00AA2921" w:rsidRPr="00EC76D5" w:rsidRDefault="00AA2921" w:rsidP="00AA2921">
      <w:pPr>
        <w:pStyle w:val="Code"/>
      </w:pPr>
      <w:r w:rsidRPr="00EC76D5">
        <w:t xml:space="preserve">      }</w:t>
      </w:r>
    </w:p>
    <w:p w14:paraId="19942A71" w14:textId="77777777" w:rsidR="00AA2921" w:rsidRPr="00EC76D5" w:rsidRDefault="00AA2921" w:rsidP="00AA2921">
      <w:pPr>
        <w:pStyle w:val="Code"/>
      </w:pPr>
      <w:r w:rsidRPr="00EC76D5">
        <w:t xml:space="preserve">    }</w:t>
      </w:r>
    </w:p>
    <w:p w14:paraId="642CEE43" w14:textId="77777777" w:rsidR="00AA2921" w:rsidRPr="00EC76D5" w:rsidRDefault="00AA2921" w:rsidP="00AA2921">
      <w:pPr>
        <w:pStyle w:val="Code"/>
      </w:pPr>
      <w:r w:rsidRPr="00EC76D5">
        <w:t xml:space="preserve">    </w:t>
      </w:r>
    </w:p>
    <w:p w14:paraId="2ABD61EB" w14:textId="77777777" w:rsidR="00AA2921" w:rsidRPr="00EC76D5" w:rsidRDefault="00AA2921" w:rsidP="00AA2921">
      <w:pPr>
        <w:pStyle w:val="Code"/>
      </w:pPr>
      <w:r w:rsidRPr="00EC76D5">
        <w:t xml:space="preserve">    return true;</w:t>
      </w:r>
    </w:p>
    <w:p w14:paraId="3E623303" w14:textId="77777777" w:rsidR="00AA2921" w:rsidRPr="00EC76D5" w:rsidRDefault="00AA2921" w:rsidP="00AA2921">
      <w:pPr>
        <w:pStyle w:val="Code"/>
      </w:pPr>
      <w:r w:rsidRPr="00EC76D5">
        <w:t xml:space="preserve">  }*/</w:t>
      </w:r>
    </w:p>
    <w:p w14:paraId="584BCE3C" w14:textId="77777777" w:rsidR="00AA2921" w:rsidRPr="00EC76D5" w:rsidRDefault="00AA2921" w:rsidP="00AA2921">
      <w:pPr>
        <w:pStyle w:val="Code"/>
      </w:pPr>
    </w:p>
    <w:p w14:paraId="6F33ACF6" w14:textId="77777777" w:rsidR="00AA2921" w:rsidRPr="00EC76D5" w:rsidRDefault="00AA2921" w:rsidP="00AA2921">
      <w:pPr>
        <w:pStyle w:val="Code"/>
      </w:pPr>
      <w:r w:rsidRPr="00EC76D5">
        <w:t xml:space="preserve">  public static Set&lt;Register&gt; m_pointerRegisterSet =</w:t>
      </w:r>
    </w:p>
    <w:p w14:paraId="2C7F390D" w14:textId="77777777" w:rsidR="00AA2921" w:rsidRPr="00EC76D5" w:rsidRDefault="00AA2921" w:rsidP="00AA2921">
      <w:pPr>
        <w:pStyle w:val="Code"/>
      </w:pPr>
      <w:r w:rsidRPr="00EC76D5">
        <w:t xml:space="preserve">    new ListSet&lt;&gt;(Arrays.asList(Register.si, Register.di, Register.bx));</w:t>
      </w:r>
    </w:p>
    <w:p w14:paraId="27BC7FEA" w14:textId="77777777" w:rsidR="00AA2921" w:rsidRPr="00EC76D5" w:rsidRDefault="00AA2921" w:rsidP="00AA2921">
      <w:pPr>
        <w:pStyle w:val="Code"/>
      </w:pPr>
    </w:p>
    <w:p w14:paraId="058405D5" w14:textId="77777777" w:rsidR="00AA2921" w:rsidRPr="00EC76D5" w:rsidRDefault="00AA2921" w:rsidP="00AA2921">
      <w:pPr>
        <w:pStyle w:val="Code"/>
      </w:pPr>
      <w:r w:rsidRPr="00EC76D5">
        <w:t xml:space="preserve">  private static Set&lt;Register&gt; m_shortRegisterSet =</w:t>
      </w:r>
    </w:p>
    <w:p w14:paraId="34E07D58" w14:textId="77777777" w:rsidR="00AA2921" w:rsidRPr="00EC76D5" w:rsidRDefault="00AA2921" w:rsidP="00AA2921">
      <w:pPr>
        <w:pStyle w:val="Code"/>
      </w:pPr>
      <w:r w:rsidRPr="00EC76D5">
        <w:t xml:space="preserve">    new ListSet&lt;&gt;(Arrays.asList(Register.al, Register.ah, Register.bl,</w:t>
      </w:r>
    </w:p>
    <w:p w14:paraId="23355EF4" w14:textId="77777777" w:rsidR="00AA2921" w:rsidRPr="00EC76D5" w:rsidRDefault="00AA2921" w:rsidP="00AA2921">
      <w:pPr>
        <w:pStyle w:val="Code"/>
      </w:pPr>
      <w:r w:rsidRPr="00EC76D5">
        <w:t xml:space="preserve">                              Register.bh, Register.cl, Register.ch,</w:t>
      </w:r>
    </w:p>
    <w:p w14:paraId="51888324" w14:textId="77777777" w:rsidR="00AA2921" w:rsidRPr="00EC76D5" w:rsidRDefault="00AA2921" w:rsidP="00AA2921">
      <w:pPr>
        <w:pStyle w:val="Code"/>
      </w:pPr>
      <w:r w:rsidRPr="00EC76D5">
        <w:t xml:space="preserve">                              Register.dl, Register.dh)),</w:t>
      </w:r>
    </w:p>
    <w:p w14:paraId="7D1BE75F" w14:textId="77777777" w:rsidR="00AA2921" w:rsidRPr="00EC76D5" w:rsidRDefault="00AA2921" w:rsidP="00AA2921">
      <w:pPr>
        <w:pStyle w:val="Code"/>
      </w:pPr>
      <w:r w:rsidRPr="00EC76D5">
        <w:t xml:space="preserve">                               m_normalRegisterSet =</w:t>
      </w:r>
    </w:p>
    <w:p w14:paraId="32882BE9" w14:textId="77777777" w:rsidR="00AA2921" w:rsidRPr="00EC76D5" w:rsidRDefault="00AA2921" w:rsidP="00AA2921">
      <w:pPr>
        <w:pStyle w:val="Code"/>
      </w:pPr>
      <w:r w:rsidRPr="00EC76D5">
        <w:t xml:space="preserve">    new ListSet&lt;&gt;(Arrays.asList(Register.ax, Register.bx,</w:t>
      </w:r>
    </w:p>
    <w:p w14:paraId="2D0961FD" w14:textId="77777777" w:rsidR="00AA2921" w:rsidRPr="00EC76D5" w:rsidRDefault="00AA2921" w:rsidP="00AA2921">
      <w:pPr>
        <w:pStyle w:val="Code"/>
      </w:pPr>
      <w:r w:rsidRPr="00EC76D5">
        <w:t xml:space="preserve">                                Register.cx, Register.dx));</w:t>
      </w:r>
    </w:p>
    <w:p w14:paraId="5C00E04E" w14:textId="77777777" w:rsidR="00AA2921" w:rsidRPr="00EC76D5" w:rsidRDefault="00AA2921" w:rsidP="00AA2921">
      <w:pPr>
        <w:pStyle w:val="Code"/>
      </w:pPr>
    </w:p>
    <w:p w14:paraId="28A9EF6C" w14:textId="77777777" w:rsidR="00AA2921" w:rsidRPr="00EC76D5" w:rsidRDefault="00AA2921" w:rsidP="00AA2921">
      <w:pPr>
        <w:pStyle w:val="Code"/>
      </w:pPr>
      <w:r w:rsidRPr="00EC76D5">
        <w:t xml:space="preserve">  private static Set&lt;Register&gt; getPossibleSet(Track track, boolean notDL) {</w:t>
      </w:r>
    </w:p>
    <w:p w14:paraId="1A52C8F8" w14:textId="77777777" w:rsidR="00AA2921" w:rsidRPr="00EC76D5" w:rsidRDefault="00AA2921" w:rsidP="00AA2921">
      <w:pPr>
        <w:pStyle w:val="Code"/>
      </w:pPr>
      <w:r w:rsidRPr="00EC76D5">
        <w:t xml:space="preserve">    Set&lt;Register&gt; possibleSet = new ListSet&lt;&gt;();</w:t>
      </w:r>
    </w:p>
    <w:p w14:paraId="74F4978D" w14:textId="77777777" w:rsidR="00AA2921" w:rsidRPr="00EC76D5" w:rsidRDefault="00AA2921" w:rsidP="00AA2921">
      <w:pPr>
        <w:pStyle w:val="Code"/>
      </w:pPr>
      <w:r w:rsidRPr="00EC76D5">
        <w:t xml:space="preserve">    </w:t>
      </w:r>
    </w:p>
    <w:p w14:paraId="6666E4AC" w14:textId="77777777" w:rsidR="00AA2921" w:rsidRPr="00EC76D5" w:rsidRDefault="00AA2921" w:rsidP="00AA2921">
      <w:pPr>
        <w:pStyle w:val="Code"/>
      </w:pPr>
      <w:r w:rsidRPr="00EC76D5">
        <w:t xml:space="preserve">    if (track.isPointer()) {</w:t>
      </w:r>
    </w:p>
    <w:p w14:paraId="145F7C6B" w14:textId="77777777" w:rsidR="00AA2921" w:rsidRPr="00EC76D5" w:rsidRDefault="00AA2921" w:rsidP="00AA2921">
      <w:pPr>
        <w:pStyle w:val="Code"/>
      </w:pPr>
      <w:r w:rsidRPr="00EC76D5">
        <w:t xml:space="preserve">      possibleSet.addAll(m_pointerRegisterSet);</w:t>
      </w:r>
    </w:p>
    <w:p w14:paraId="2E34D7DC" w14:textId="77777777" w:rsidR="00AA2921" w:rsidRPr="00EC76D5" w:rsidRDefault="00AA2921" w:rsidP="00AA2921">
      <w:pPr>
        <w:pStyle w:val="Code"/>
      </w:pPr>
      <w:r w:rsidRPr="00EC76D5">
        <w:t xml:space="preserve">      </w:t>
      </w:r>
    </w:p>
    <w:p w14:paraId="3C49D53C" w14:textId="77777777" w:rsidR="00AA2921" w:rsidRPr="00EC76D5" w:rsidRDefault="00AA2921" w:rsidP="00AA2921">
      <w:pPr>
        <w:pStyle w:val="Code"/>
      </w:pPr>
      <w:r w:rsidRPr="00EC76D5">
        <w:t xml:space="preserve">      if (Main.FuncSymbol.getType().isEllipse()) {</w:t>
      </w:r>
    </w:p>
    <w:p w14:paraId="77862F1E" w14:textId="77777777" w:rsidR="00AA2921" w:rsidRPr="00EC76D5" w:rsidRDefault="00AA2921" w:rsidP="00AA2921">
      <w:pPr>
        <w:pStyle w:val="Code"/>
      </w:pPr>
      <w:r w:rsidRPr="00EC76D5">
        <w:t xml:space="preserve">        possibleSet.remove(ObjectCode.EllipseRegister);</w:t>
      </w:r>
    </w:p>
    <w:p w14:paraId="71CA874F" w14:textId="77777777" w:rsidR="00AA2921" w:rsidRPr="00EC76D5" w:rsidRDefault="00AA2921" w:rsidP="00AA2921">
      <w:pPr>
        <w:pStyle w:val="Code"/>
      </w:pPr>
      <w:r w:rsidRPr="00EC76D5">
        <w:t xml:space="preserve">      }</w:t>
      </w:r>
    </w:p>
    <w:p w14:paraId="01B5D3D2" w14:textId="77777777" w:rsidR="00AA2921" w:rsidRPr="00EC76D5" w:rsidRDefault="00AA2921" w:rsidP="00AA2921">
      <w:pPr>
        <w:pStyle w:val="Code"/>
      </w:pPr>
      <w:r w:rsidRPr="00EC76D5">
        <w:t xml:space="preserve">    }</w:t>
      </w:r>
    </w:p>
    <w:p w14:paraId="378BC4FB" w14:textId="77777777" w:rsidR="00AA2921" w:rsidRPr="00EC76D5" w:rsidRDefault="00AA2921" w:rsidP="00AA2921">
      <w:pPr>
        <w:pStyle w:val="Code"/>
      </w:pPr>
      <w:r w:rsidRPr="00EC76D5">
        <w:t xml:space="preserve">    else if (track.getMaxSize() == Type.ShortSize) {</w:t>
      </w:r>
    </w:p>
    <w:p w14:paraId="081092AD" w14:textId="77777777" w:rsidR="00AA2921" w:rsidRPr="00EC76D5" w:rsidRDefault="00AA2921" w:rsidP="00AA2921">
      <w:pPr>
        <w:pStyle w:val="Code"/>
      </w:pPr>
      <w:r w:rsidRPr="00EC76D5">
        <w:t xml:space="preserve">      possibleSet.addAll(m_shortRegisterSet);</w:t>
      </w:r>
    </w:p>
    <w:p w14:paraId="7ED7B7E2" w14:textId="77777777" w:rsidR="00AA2921" w:rsidRPr="00EC76D5" w:rsidRDefault="00AA2921" w:rsidP="00AA2921">
      <w:pPr>
        <w:pStyle w:val="Code"/>
      </w:pPr>
      <w:r w:rsidRPr="00EC76D5">
        <w:lastRenderedPageBreak/>
        <w:t xml:space="preserve">      </w:t>
      </w:r>
    </w:p>
    <w:p w14:paraId="34B64C6B" w14:textId="77777777" w:rsidR="00AA2921" w:rsidRPr="00EC76D5" w:rsidRDefault="00AA2921" w:rsidP="00AA2921">
      <w:pPr>
        <w:pStyle w:val="Code"/>
      </w:pPr>
      <w:r w:rsidRPr="00EC76D5">
        <w:t xml:space="preserve">      if (notDL) {</w:t>
      </w:r>
    </w:p>
    <w:p w14:paraId="509E6D53" w14:textId="77777777" w:rsidR="00AA2921" w:rsidRPr="00EC76D5" w:rsidRDefault="00AA2921" w:rsidP="00AA2921">
      <w:pPr>
        <w:pStyle w:val="Code"/>
      </w:pPr>
      <w:r w:rsidRPr="00EC76D5">
        <w:t xml:space="preserve">        possibleSet.remove(Register.dl);</w:t>
      </w:r>
    </w:p>
    <w:p w14:paraId="68D4FBCA" w14:textId="77777777" w:rsidR="00AA2921" w:rsidRPr="00EC76D5" w:rsidRDefault="00AA2921" w:rsidP="00AA2921">
      <w:pPr>
        <w:pStyle w:val="Code"/>
      </w:pPr>
      <w:r w:rsidRPr="00EC76D5">
        <w:t xml:space="preserve">      }</w:t>
      </w:r>
    </w:p>
    <w:p w14:paraId="4DCC7123" w14:textId="77777777" w:rsidR="00AA2921" w:rsidRPr="00EC76D5" w:rsidRDefault="00AA2921" w:rsidP="00AA2921">
      <w:pPr>
        <w:pStyle w:val="Code"/>
      </w:pPr>
      <w:r w:rsidRPr="00EC76D5">
        <w:t xml:space="preserve">    }</w:t>
      </w:r>
    </w:p>
    <w:p w14:paraId="371D361D" w14:textId="77777777" w:rsidR="00AA2921" w:rsidRPr="00EC76D5" w:rsidRDefault="00AA2921" w:rsidP="00AA2921">
      <w:pPr>
        <w:pStyle w:val="Code"/>
      </w:pPr>
      <w:r w:rsidRPr="00EC76D5">
        <w:t xml:space="preserve">    else {</w:t>
      </w:r>
    </w:p>
    <w:p w14:paraId="76B1CDAC" w14:textId="77777777" w:rsidR="00AA2921" w:rsidRPr="00EC76D5" w:rsidRDefault="00AA2921" w:rsidP="00AA2921">
      <w:pPr>
        <w:pStyle w:val="Code"/>
      </w:pPr>
      <w:r w:rsidRPr="00EC76D5">
        <w:t xml:space="preserve">      possibleSet.addAll(m_normalRegisterSet);</w:t>
      </w:r>
    </w:p>
    <w:p w14:paraId="1E2C4934" w14:textId="77777777" w:rsidR="00AA2921" w:rsidRPr="00EC76D5" w:rsidRDefault="00AA2921" w:rsidP="00AA2921">
      <w:pPr>
        <w:pStyle w:val="Code"/>
      </w:pPr>
    </w:p>
    <w:p w14:paraId="24012456" w14:textId="77777777" w:rsidR="00AA2921" w:rsidRPr="00EC76D5" w:rsidRDefault="00AA2921" w:rsidP="00AA2921">
      <w:pPr>
        <w:pStyle w:val="Code"/>
      </w:pPr>
      <w:r w:rsidRPr="00EC76D5">
        <w:t xml:space="preserve">      if (notDL) {</w:t>
      </w:r>
    </w:p>
    <w:p w14:paraId="5ADBC5EA" w14:textId="77777777" w:rsidR="00AA2921" w:rsidRPr="00EC76D5" w:rsidRDefault="00AA2921" w:rsidP="00AA2921">
      <w:pPr>
        <w:pStyle w:val="Code"/>
      </w:pPr>
      <w:r w:rsidRPr="00EC76D5">
        <w:t xml:space="preserve">        possibleSet.remove(Register.dx);</w:t>
      </w:r>
    </w:p>
    <w:p w14:paraId="3C449792" w14:textId="77777777" w:rsidR="00AA2921" w:rsidRPr="00EC76D5" w:rsidRDefault="00AA2921" w:rsidP="00AA2921">
      <w:pPr>
        <w:pStyle w:val="Code"/>
      </w:pPr>
      <w:r w:rsidRPr="00EC76D5">
        <w:t xml:space="preserve">      }</w:t>
      </w:r>
    </w:p>
    <w:p w14:paraId="2E7795A8" w14:textId="77777777" w:rsidR="00AA2921" w:rsidRPr="00EC76D5" w:rsidRDefault="00AA2921" w:rsidP="00AA2921">
      <w:pPr>
        <w:pStyle w:val="Code"/>
      </w:pPr>
      <w:r w:rsidRPr="00EC76D5">
        <w:t xml:space="preserve">    }</w:t>
      </w:r>
    </w:p>
    <w:p w14:paraId="3CB50ACC" w14:textId="77777777" w:rsidR="00AA2921" w:rsidRPr="00EC76D5" w:rsidRDefault="00AA2921" w:rsidP="00AA2921">
      <w:pPr>
        <w:pStyle w:val="Code"/>
      </w:pPr>
    </w:p>
    <w:p w14:paraId="086C19DE" w14:textId="77777777" w:rsidR="00AA2921" w:rsidRPr="00EC76D5" w:rsidRDefault="00AA2921" w:rsidP="00AA2921">
      <w:pPr>
        <w:pStyle w:val="Code"/>
      </w:pPr>
      <w:r w:rsidRPr="00EC76D5">
        <w:t xml:space="preserve">    return possibleSet;</w:t>
      </w:r>
    </w:p>
    <w:p w14:paraId="36290063" w14:textId="77777777" w:rsidR="00AA2921" w:rsidRPr="00EC76D5" w:rsidRDefault="00AA2921" w:rsidP="00AA2921">
      <w:pPr>
        <w:pStyle w:val="Code"/>
      </w:pPr>
      <w:r w:rsidRPr="00EC76D5">
        <w:t xml:space="preserve">  }</w:t>
      </w:r>
    </w:p>
    <w:p w14:paraId="14DDAB5C" w14:textId="5E00AC48" w:rsidR="00AA2921" w:rsidRPr="00EC76D5" w:rsidRDefault="00AA2921" w:rsidP="00AA2921">
      <w:pPr>
        <w:pStyle w:val="Code"/>
      </w:pPr>
      <w:r w:rsidRPr="00EC76D5">
        <w:t>}</w:t>
      </w:r>
    </w:p>
    <w:p w14:paraId="333C53B3" w14:textId="58357F87" w:rsidR="00AD7B52" w:rsidRPr="00EC76D5" w:rsidRDefault="00526593" w:rsidP="006A31DF">
      <w:pPr>
        <w:pStyle w:val="Rubrik1"/>
      </w:pPr>
      <w:bookmarkStart w:id="5852" w:name="_Toc481936432"/>
      <w:r w:rsidRPr="00EC76D5">
        <w:lastRenderedPageBreak/>
        <w:t>Object</w:t>
      </w:r>
      <w:r w:rsidR="00AD7B52" w:rsidRPr="00EC76D5">
        <w:t xml:space="preserve"> Code Generation</w:t>
      </w:r>
      <w:bookmarkEnd w:id="5849"/>
      <w:bookmarkEnd w:id="5852"/>
    </w:p>
    <w:p w14:paraId="2C63DB5C" w14:textId="60DF0CFB" w:rsidR="008A39BB" w:rsidRPr="00EC76D5" w:rsidRDefault="008A39BB" w:rsidP="008A39BB">
      <w:r w:rsidRPr="00EC76D5">
        <w:t>The object code generation</w:t>
      </w:r>
      <w:r w:rsidRPr="00EC76D5">
        <w:rPr>
          <w:rStyle w:val="Fotnotsreferens"/>
        </w:rPr>
        <w:footnoteReference w:id="9"/>
      </w:r>
      <w:r w:rsidR="00644F00" w:rsidRPr="00EC76D5">
        <w:t xml:space="preserve"> is the …</w:t>
      </w:r>
    </w:p>
    <w:p w14:paraId="0DE33064" w14:textId="06D09017" w:rsidR="00730572" w:rsidRPr="00EC76D5" w:rsidRDefault="00730572" w:rsidP="00730572">
      <w:pPr>
        <w:pStyle w:val="Rubrik2"/>
      </w:pPr>
      <w:bookmarkStart w:id="5853" w:name="_Toc481936433"/>
      <w:r w:rsidRPr="00EC76D5">
        <w:t xml:space="preserve">The </w:t>
      </w:r>
      <w:r w:rsidR="00C339AA" w:rsidRPr="00EC76D5">
        <w:t>Object</w:t>
      </w:r>
      <w:r w:rsidRPr="00EC76D5">
        <w:t xml:space="preserve"> Operator</w:t>
      </w:r>
      <w:bookmarkEnd w:id="5853"/>
    </w:p>
    <w:p w14:paraId="5FC4293E" w14:textId="1F67F37F" w:rsidR="00090F04" w:rsidRPr="00EC76D5" w:rsidRDefault="00946DC7" w:rsidP="00201C51">
      <w:pPr>
        <w:pStyle w:val="CodeHeader"/>
      </w:pPr>
      <w:r w:rsidRPr="00EC76D5">
        <w:t>Object</w:t>
      </w:r>
      <w:r w:rsidR="00090F04" w:rsidRPr="00EC76D5">
        <w:t>Operator.java</w:t>
      </w:r>
    </w:p>
    <w:p w14:paraId="13B402D0" w14:textId="77777777" w:rsidR="00EB2C40" w:rsidRPr="00EC76D5" w:rsidRDefault="00EB2C40" w:rsidP="00EB2C40">
      <w:pPr>
        <w:pStyle w:val="Code"/>
      </w:pPr>
      <w:r w:rsidRPr="00EC76D5">
        <w:t>package c_compiler;</w:t>
      </w:r>
    </w:p>
    <w:p w14:paraId="7BDC9510" w14:textId="77777777" w:rsidR="00EB2C40" w:rsidRPr="00EC76D5" w:rsidRDefault="00EB2C40" w:rsidP="00EB2C40">
      <w:pPr>
        <w:pStyle w:val="Code"/>
      </w:pPr>
    </w:p>
    <w:p w14:paraId="584F8D28" w14:textId="77777777" w:rsidR="00EB2C40" w:rsidRPr="00EC76D5" w:rsidRDefault="00EB2C40" w:rsidP="00EB2C40">
      <w:pPr>
        <w:pStyle w:val="Code"/>
      </w:pPr>
      <w:r w:rsidRPr="00EC76D5">
        <w:t>public enum ObjectOperator {add, add_byte, add_dword, add_word,</w:t>
      </w:r>
    </w:p>
    <w:p w14:paraId="7EE72B97" w14:textId="77777777" w:rsidR="00EB2C40" w:rsidRPr="00EC76D5" w:rsidRDefault="00EB2C40" w:rsidP="00EB2C40">
      <w:pPr>
        <w:pStyle w:val="Code"/>
      </w:pPr>
      <w:r w:rsidRPr="00EC76D5">
        <w:t xml:space="preserve">                            and, and_byte, and_dword, and_word,</w:t>
      </w:r>
    </w:p>
    <w:p w14:paraId="05804DEC" w14:textId="77777777" w:rsidR="00EB2C40" w:rsidRPr="00EC76D5" w:rsidRDefault="00EB2C40" w:rsidP="00EB2C40">
      <w:pPr>
        <w:pStyle w:val="Code"/>
      </w:pPr>
      <w:r w:rsidRPr="00EC76D5">
        <w:t xml:space="preserve">                            cmp, cmp_byte, cmp_dword, cmp_word,</w:t>
      </w:r>
    </w:p>
    <w:p w14:paraId="263A1933" w14:textId="77777777" w:rsidR="00EB2C40" w:rsidRPr="00EC76D5" w:rsidRDefault="00EB2C40" w:rsidP="00EB2C40">
      <w:pPr>
        <w:pStyle w:val="Code"/>
      </w:pPr>
      <w:r w:rsidRPr="00EC76D5">
        <w:t xml:space="preserve">                            dec, dec_byte, dec_dword, dec_word,</w:t>
      </w:r>
    </w:p>
    <w:p w14:paraId="1DE5716D" w14:textId="77777777" w:rsidR="00EB2C40" w:rsidRPr="00EC76D5" w:rsidRDefault="00EB2C40" w:rsidP="00EB2C40">
      <w:pPr>
        <w:pStyle w:val="Code"/>
      </w:pPr>
      <w:r w:rsidRPr="00EC76D5">
        <w:t xml:space="preserve">                            div, div_byte, div_dword, div_word,</w:t>
      </w:r>
    </w:p>
    <w:p w14:paraId="063D2969" w14:textId="77777777" w:rsidR="00EB2C40" w:rsidRPr="00EC76D5" w:rsidRDefault="00EB2C40" w:rsidP="00EB2C40">
      <w:pPr>
        <w:pStyle w:val="Code"/>
      </w:pPr>
      <w:r w:rsidRPr="00EC76D5">
        <w:t xml:space="preserve">                            fabs, faddp, fadd, fchs, fcompp,</w:t>
      </w:r>
    </w:p>
    <w:p w14:paraId="736A4735" w14:textId="77777777" w:rsidR="00EB2C40" w:rsidRPr="00EC76D5" w:rsidRDefault="00EB2C40" w:rsidP="00EB2C40">
      <w:pPr>
        <w:pStyle w:val="Code"/>
      </w:pPr>
      <w:r w:rsidRPr="00EC76D5">
        <w:t xml:space="preserve">                            fdivp, fdivrp, fdivr, fdiv,</w:t>
      </w:r>
    </w:p>
    <w:p w14:paraId="4F3AA095" w14:textId="28FB38D8" w:rsidR="00EB2C40" w:rsidRPr="00EC76D5" w:rsidRDefault="00EB2C40" w:rsidP="00EB2C40">
      <w:pPr>
        <w:pStyle w:val="Code"/>
      </w:pPr>
      <w:r w:rsidRPr="00EC76D5">
        <w:t xml:space="preserve">                            fild_dword, fild_word, f</w:t>
      </w:r>
      <w:r w:rsidR="002F35C1">
        <w:t>initializer</w:t>
      </w:r>
      <w:r w:rsidRPr="00EC76D5">
        <w:t>,</w:t>
      </w:r>
    </w:p>
    <w:p w14:paraId="172F565D" w14:textId="77777777" w:rsidR="00EB2C40" w:rsidRPr="00EC76D5" w:rsidRDefault="00EB2C40" w:rsidP="00EB2C40">
      <w:pPr>
        <w:pStyle w:val="Code"/>
      </w:pPr>
      <w:r w:rsidRPr="00EC76D5">
        <w:t xml:space="preserve">                            fistp_dword, fistp_word, fist_dword,</w:t>
      </w:r>
    </w:p>
    <w:p w14:paraId="0E10E649" w14:textId="77777777" w:rsidR="00EB2C40" w:rsidRPr="00EC76D5" w:rsidRDefault="00EB2C40" w:rsidP="00EB2C40">
      <w:pPr>
        <w:pStyle w:val="Code"/>
      </w:pPr>
      <w:r w:rsidRPr="00EC76D5">
        <w:t xml:space="preserve">                            fist_word, fld1, fldcw, fldz,</w:t>
      </w:r>
    </w:p>
    <w:p w14:paraId="395F3059" w14:textId="77777777" w:rsidR="00EB2C40" w:rsidRPr="00EC76D5" w:rsidRDefault="00EB2C40" w:rsidP="00EB2C40">
      <w:pPr>
        <w:pStyle w:val="Code"/>
      </w:pPr>
      <w:r w:rsidRPr="00EC76D5">
        <w:t xml:space="preserve">                            fld_dword, fld_qword, fmulp, fmul,</w:t>
      </w:r>
    </w:p>
    <w:p w14:paraId="13CE9828" w14:textId="77777777" w:rsidR="00EB2C40" w:rsidRPr="00EC76D5" w:rsidRDefault="00EB2C40" w:rsidP="00EB2C40">
      <w:pPr>
        <w:pStyle w:val="Code"/>
      </w:pPr>
      <w:r w:rsidRPr="00EC76D5">
        <w:t xml:space="preserve">                            fstcw, fstp_dword, fstp_qword, </w:t>
      </w:r>
    </w:p>
    <w:p w14:paraId="77AFF77E" w14:textId="77777777" w:rsidR="00EB2C40" w:rsidRPr="00EC76D5" w:rsidRDefault="00EB2C40" w:rsidP="00EB2C40">
      <w:pPr>
        <w:pStyle w:val="Code"/>
      </w:pPr>
      <w:r w:rsidRPr="00EC76D5">
        <w:t xml:space="preserve">                            fstsw, fst_dword, fst_qword, fsubp,</w:t>
      </w:r>
    </w:p>
    <w:p w14:paraId="34B6891F" w14:textId="77777777" w:rsidR="00EB2C40" w:rsidRPr="00EC76D5" w:rsidRDefault="00EB2C40" w:rsidP="00EB2C40">
      <w:pPr>
        <w:pStyle w:val="Code"/>
      </w:pPr>
      <w:r w:rsidRPr="00EC76D5">
        <w:t xml:space="preserve">                            fsubrp, fsubr, fsub, ftst, fwait,</w:t>
      </w:r>
    </w:p>
    <w:p w14:paraId="59B736EA" w14:textId="77777777" w:rsidR="00EB2C40" w:rsidRPr="00EC76D5" w:rsidRDefault="00EB2C40" w:rsidP="00EB2C40">
      <w:pPr>
        <w:pStyle w:val="Code"/>
      </w:pPr>
      <w:r w:rsidRPr="00EC76D5">
        <w:t xml:space="preserve">                            idiv, idiv_byte, idiv_dword,</w:t>
      </w:r>
    </w:p>
    <w:p w14:paraId="64C281E0" w14:textId="77777777" w:rsidR="00EB2C40" w:rsidRPr="00EC76D5" w:rsidRDefault="00EB2C40" w:rsidP="00EB2C40">
      <w:pPr>
        <w:pStyle w:val="Code"/>
      </w:pPr>
      <w:r w:rsidRPr="00EC76D5">
        <w:t xml:space="preserve">                            idiv_word, imul, imul_byte,</w:t>
      </w:r>
    </w:p>
    <w:p w14:paraId="14FD6A89" w14:textId="77777777" w:rsidR="00EB2C40" w:rsidRPr="00EC76D5" w:rsidRDefault="00EB2C40" w:rsidP="00EB2C40">
      <w:pPr>
        <w:pStyle w:val="Code"/>
      </w:pPr>
      <w:r w:rsidRPr="00EC76D5">
        <w:t xml:space="preserve">                            imul_dword, imul_word, inc,</w:t>
      </w:r>
    </w:p>
    <w:p w14:paraId="58ECBC6B" w14:textId="77777777" w:rsidR="00EB2C40" w:rsidRPr="00EC76D5" w:rsidRDefault="00EB2C40" w:rsidP="00EB2C40">
      <w:pPr>
        <w:pStyle w:val="Code"/>
      </w:pPr>
      <w:r w:rsidRPr="00EC76D5">
        <w:t xml:space="preserve">                            inc_byte, inc_dword, inc_word,</w:t>
      </w:r>
    </w:p>
    <w:p w14:paraId="0D054CFC" w14:textId="77777777" w:rsidR="00EB2C40" w:rsidRPr="00EC76D5" w:rsidRDefault="00EB2C40" w:rsidP="00EB2C40">
      <w:pPr>
        <w:pStyle w:val="Code"/>
      </w:pPr>
      <w:r w:rsidRPr="00EC76D5">
        <w:t xml:space="preserve">                            interrupt, jae, ja, jbe, jb, jc, je,</w:t>
      </w:r>
    </w:p>
    <w:p w14:paraId="1F67198B" w14:textId="77777777" w:rsidR="00EB2C40" w:rsidRPr="00EC76D5" w:rsidRDefault="00EB2C40" w:rsidP="00EB2C40">
      <w:pPr>
        <w:pStyle w:val="Code"/>
      </w:pPr>
      <w:r w:rsidRPr="00EC76D5">
        <w:t xml:space="preserve">                            jge, jg, jle, jl, jmp, short_jmp,</w:t>
      </w:r>
    </w:p>
    <w:p w14:paraId="514BB399" w14:textId="77777777" w:rsidR="00EB2C40" w:rsidRPr="00EC76D5" w:rsidRDefault="00EB2C40" w:rsidP="00EB2C40">
      <w:pPr>
        <w:pStyle w:val="Code"/>
      </w:pPr>
      <w:r w:rsidRPr="00EC76D5">
        <w:t xml:space="preserve">                            long_jmp, jnc, jne, jnz, jz, lahf, </w:t>
      </w:r>
    </w:p>
    <w:p w14:paraId="6035E712" w14:textId="77777777" w:rsidR="00EB2C40" w:rsidRPr="00EC76D5" w:rsidRDefault="00EB2C40" w:rsidP="00EB2C40">
      <w:pPr>
        <w:pStyle w:val="Code"/>
      </w:pPr>
      <w:r w:rsidRPr="00EC76D5">
        <w:t xml:space="preserve">                            mov, mov_byte, mov_dword, mov_word,</w:t>
      </w:r>
    </w:p>
    <w:p w14:paraId="0EEE8C5C" w14:textId="77777777" w:rsidR="00EB2C40" w:rsidRPr="00EC76D5" w:rsidRDefault="00EB2C40" w:rsidP="00EB2C40">
      <w:pPr>
        <w:pStyle w:val="Code"/>
      </w:pPr>
      <w:r w:rsidRPr="00EC76D5">
        <w:t xml:space="preserve">                            mul, mul_byte, mul_dword, mul_word,</w:t>
      </w:r>
    </w:p>
    <w:p w14:paraId="708B71B2" w14:textId="77777777" w:rsidR="00EB2C40" w:rsidRPr="00EC76D5" w:rsidRDefault="00EB2C40" w:rsidP="00EB2C40">
      <w:pPr>
        <w:pStyle w:val="Code"/>
      </w:pPr>
      <w:r w:rsidRPr="00EC76D5">
        <w:t xml:space="preserve">                            neg, neg_byte, neg_dword, neg_word,</w:t>
      </w:r>
    </w:p>
    <w:p w14:paraId="3095B66C" w14:textId="77777777" w:rsidR="00EB2C40" w:rsidRPr="00EC76D5" w:rsidRDefault="00EB2C40" w:rsidP="00EB2C40">
      <w:pPr>
        <w:pStyle w:val="Code"/>
      </w:pPr>
      <w:r w:rsidRPr="00EC76D5">
        <w:t xml:space="preserve">                            nop, not, not_byte, not_dword,</w:t>
      </w:r>
    </w:p>
    <w:p w14:paraId="7A841157" w14:textId="77777777" w:rsidR="00EB2C40" w:rsidRPr="00EC76D5" w:rsidRDefault="00EB2C40" w:rsidP="00EB2C40">
      <w:pPr>
        <w:pStyle w:val="Code"/>
      </w:pPr>
      <w:r w:rsidRPr="00EC76D5">
        <w:t xml:space="preserve">                            not_word, or, or_byte, or_dword,</w:t>
      </w:r>
    </w:p>
    <w:p w14:paraId="379A3B14" w14:textId="77777777" w:rsidR="00EB2C40" w:rsidRPr="00EC76D5" w:rsidRDefault="00EB2C40" w:rsidP="00EB2C40">
      <w:pPr>
        <w:pStyle w:val="Code"/>
      </w:pPr>
      <w:r w:rsidRPr="00EC76D5">
        <w:t xml:space="preserve">                            or_word, sahf, shl, shr, sub,</w:t>
      </w:r>
    </w:p>
    <w:p w14:paraId="32D94D80" w14:textId="77777777" w:rsidR="00EB2C40" w:rsidRPr="00EC76D5" w:rsidRDefault="00EB2C40" w:rsidP="00EB2C40">
      <w:pPr>
        <w:pStyle w:val="Code"/>
      </w:pPr>
      <w:r w:rsidRPr="00EC76D5">
        <w:t xml:space="preserve">                            sub_byte, sub_dword, sub_word, xor,</w:t>
      </w:r>
    </w:p>
    <w:p w14:paraId="557EFC2B" w14:textId="77777777" w:rsidR="00EB2C40" w:rsidRPr="00EC76D5" w:rsidRDefault="00EB2C40" w:rsidP="00EB2C40">
      <w:pPr>
        <w:pStyle w:val="Code"/>
      </w:pPr>
      <w:r w:rsidRPr="00EC76D5">
        <w:t xml:space="preserve">                            xor_byte, xor_dword, xor_word, call,</w:t>
      </w:r>
    </w:p>
    <w:p w14:paraId="5ED4C50E" w14:textId="77777777" w:rsidR="00EB2C40" w:rsidRPr="00EC76D5" w:rsidRDefault="00EB2C40" w:rsidP="00EB2C40">
      <w:pPr>
        <w:pStyle w:val="Code"/>
        <w:rPr>
          <w:rFonts w:ascii="Times New Roman" w:eastAsiaTheme="majorEastAsia" w:hAnsi="Times New Roman" w:cstheme="majorBidi"/>
          <w:b/>
          <w:sz w:val="40"/>
          <w:szCs w:val="26"/>
        </w:rPr>
      </w:pPr>
      <w:r w:rsidRPr="00EC76D5">
        <w:t xml:space="preserve">                            empty, label, label2, comment};</w:t>
      </w:r>
    </w:p>
    <w:p w14:paraId="59A6B9D7" w14:textId="2FB65A6F" w:rsidR="00201DB0" w:rsidRPr="00EC76D5" w:rsidRDefault="00201DB0" w:rsidP="00EB2C40">
      <w:pPr>
        <w:pStyle w:val="Rubrik2"/>
      </w:pPr>
      <w:bookmarkStart w:id="5854" w:name="_Toc481936434"/>
      <w:r w:rsidRPr="00EC76D5">
        <w:t xml:space="preserve">The </w:t>
      </w:r>
      <w:r w:rsidR="00CA4231" w:rsidRPr="00EC76D5">
        <w:t>Object</w:t>
      </w:r>
      <w:r w:rsidRPr="00EC76D5">
        <w:t xml:space="preserve"> Code</w:t>
      </w:r>
      <w:bookmarkEnd w:id="5854"/>
    </w:p>
    <w:p w14:paraId="6C34442B" w14:textId="191902C7" w:rsidR="00201C51" w:rsidRPr="00EC76D5" w:rsidRDefault="00162AA9" w:rsidP="00201C51">
      <w:pPr>
        <w:pStyle w:val="CodeHeader"/>
      </w:pPr>
      <w:r w:rsidRPr="00EC76D5">
        <w:t>ObjectCode</w:t>
      </w:r>
      <w:r w:rsidR="00201C51" w:rsidRPr="00EC76D5">
        <w:t>.java</w:t>
      </w:r>
    </w:p>
    <w:p w14:paraId="475F5B5C" w14:textId="77777777" w:rsidR="009B66F3" w:rsidRPr="00EC76D5" w:rsidRDefault="009B66F3" w:rsidP="009B66F3">
      <w:pPr>
        <w:pStyle w:val="Code"/>
      </w:pPr>
      <w:r w:rsidRPr="00EC76D5">
        <w:t>package c_compiler;</w:t>
      </w:r>
    </w:p>
    <w:p w14:paraId="3040AFB7" w14:textId="77777777" w:rsidR="009B66F3" w:rsidRPr="00EC76D5" w:rsidRDefault="009B66F3" w:rsidP="009B66F3">
      <w:pPr>
        <w:pStyle w:val="Code"/>
      </w:pPr>
      <w:r w:rsidRPr="00EC76D5">
        <w:t>import java.util.*;</w:t>
      </w:r>
    </w:p>
    <w:p w14:paraId="3CA1CA69" w14:textId="77777777" w:rsidR="009B66F3" w:rsidRPr="00EC76D5" w:rsidRDefault="009B66F3" w:rsidP="009B66F3">
      <w:pPr>
        <w:pStyle w:val="Code"/>
      </w:pPr>
      <w:r w:rsidRPr="00EC76D5">
        <w:t>import java.lang.reflect.*;</w:t>
      </w:r>
    </w:p>
    <w:p w14:paraId="25DEEA33" w14:textId="77777777" w:rsidR="009B66F3" w:rsidRPr="00EC76D5" w:rsidRDefault="009B66F3" w:rsidP="009B66F3">
      <w:pPr>
        <w:pStyle w:val="Code"/>
      </w:pPr>
    </w:p>
    <w:p w14:paraId="73CB6803" w14:textId="77777777" w:rsidR="009B66F3" w:rsidRPr="00EC76D5" w:rsidRDefault="009B66F3" w:rsidP="009B66F3">
      <w:pPr>
        <w:pStyle w:val="Code"/>
      </w:pPr>
      <w:r w:rsidRPr="00EC76D5">
        <w:t>public class ObjectCode {</w:t>
      </w:r>
    </w:p>
    <w:p w14:paraId="5D6231DA" w14:textId="77777777" w:rsidR="009B66F3" w:rsidRPr="00EC76D5" w:rsidRDefault="009B66F3" w:rsidP="009B66F3">
      <w:pPr>
        <w:pStyle w:val="Code"/>
      </w:pPr>
      <w:r w:rsidRPr="00EC76D5">
        <w:t xml:space="preserve">  public static final int CallSize = 3;</w:t>
      </w:r>
    </w:p>
    <w:p w14:paraId="1B1F4E4A" w14:textId="77777777" w:rsidR="009B66F3" w:rsidRPr="00EC76D5" w:rsidRDefault="009B66F3" w:rsidP="009B66F3">
      <w:pPr>
        <w:pStyle w:val="Code"/>
      </w:pPr>
      <w:r w:rsidRPr="00EC76D5">
        <w:lastRenderedPageBreak/>
        <w:t xml:space="preserve">  public static final int RelationSize = 2;</w:t>
      </w:r>
    </w:p>
    <w:p w14:paraId="1B0B3B69" w14:textId="77777777" w:rsidR="009B66F3" w:rsidRPr="00EC76D5" w:rsidRDefault="009B66F3" w:rsidP="009B66F3">
      <w:pPr>
        <w:pStyle w:val="Code"/>
      </w:pPr>
      <w:r w:rsidRPr="00EC76D5">
        <w:t xml:space="preserve">  public static final int LongJumpSize = 3;</w:t>
      </w:r>
    </w:p>
    <w:p w14:paraId="18F2EC69" w14:textId="77777777" w:rsidR="009B66F3" w:rsidRPr="00EC76D5" w:rsidRDefault="009B66F3" w:rsidP="009B66F3">
      <w:pPr>
        <w:pStyle w:val="Code"/>
      </w:pPr>
      <w:r w:rsidRPr="00EC76D5">
        <w:t xml:space="preserve">  public static final int ShortJumpSize = 2;</w:t>
      </w:r>
    </w:p>
    <w:p w14:paraId="3A6433A3" w14:textId="77777777" w:rsidR="009B66F3" w:rsidRPr="00EC76D5" w:rsidRDefault="009B66F3" w:rsidP="009B66F3">
      <w:pPr>
        <w:pStyle w:val="Code"/>
      </w:pPr>
      <w:r w:rsidRPr="00EC76D5">
        <w:t xml:space="preserve">  public static final int JumpDifference = LongJumpSize - ShortJumpSize;</w:t>
      </w:r>
    </w:p>
    <w:p w14:paraId="311DD699" w14:textId="77777777" w:rsidR="009B66F3" w:rsidRPr="00EC76D5" w:rsidRDefault="009B66F3" w:rsidP="009B66F3">
      <w:pPr>
        <w:pStyle w:val="Code"/>
      </w:pPr>
      <w:r w:rsidRPr="00EC76D5">
        <w:t xml:space="preserve">  </w:t>
      </w:r>
    </w:p>
    <w:p w14:paraId="60BE7203" w14:textId="77777777" w:rsidR="009B66F3" w:rsidRPr="00EC76D5" w:rsidRDefault="009B66F3" w:rsidP="009B66F3">
      <w:pPr>
        <w:pStyle w:val="Code"/>
      </w:pPr>
      <w:r w:rsidRPr="00EC76D5">
        <w:t xml:space="preserve">  public static final byte NopOperator = -112;</w:t>
      </w:r>
    </w:p>
    <w:p w14:paraId="0528D368" w14:textId="77777777" w:rsidR="009B66F3" w:rsidRPr="00EC76D5" w:rsidRDefault="009B66F3" w:rsidP="009B66F3">
      <w:pPr>
        <w:pStyle w:val="Code"/>
      </w:pPr>
      <w:r w:rsidRPr="00EC76D5">
        <w:t xml:space="preserve">  public static final byte ShortJumpOperator = -21;</w:t>
      </w:r>
    </w:p>
    <w:p w14:paraId="0A42E8FE" w14:textId="77777777" w:rsidR="009B66F3" w:rsidRPr="00EC76D5" w:rsidRDefault="009B66F3" w:rsidP="009B66F3">
      <w:pPr>
        <w:pStyle w:val="Code"/>
      </w:pPr>
      <w:r w:rsidRPr="00EC76D5">
        <w:t xml:space="preserve">  public static final byte LongJumpOperator = -23;</w:t>
      </w:r>
    </w:p>
    <w:p w14:paraId="43F11231" w14:textId="77777777" w:rsidR="009B66F3" w:rsidRPr="00EC76D5" w:rsidRDefault="009B66F3" w:rsidP="009B66F3">
      <w:pPr>
        <w:pStyle w:val="Code"/>
      </w:pPr>
    </w:p>
    <w:p w14:paraId="1253CB4E" w14:textId="6083E71A" w:rsidR="009B66F3" w:rsidRPr="00EC76D5" w:rsidRDefault="009B66F3" w:rsidP="009B66F3">
      <w:pPr>
        <w:pStyle w:val="Code"/>
      </w:pPr>
      <w:r w:rsidRPr="00EC76D5">
        <w:t xml:space="preserve">  public static final int Main</w:t>
      </w:r>
      <w:r w:rsidR="002F35C1">
        <w:t>Initializer</w:t>
      </w:r>
      <w:r w:rsidRPr="00EC76D5">
        <w:t>Size = 31;</w:t>
      </w:r>
    </w:p>
    <w:p w14:paraId="33AB1939" w14:textId="6FC7B6FF" w:rsidR="009B66F3" w:rsidRPr="00EC76D5" w:rsidRDefault="009B66F3" w:rsidP="009B66F3">
      <w:pPr>
        <w:pStyle w:val="Code"/>
      </w:pPr>
      <w:r w:rsidRPr="00EC76D5">
        <w:t xml:space="preserve">  public static final int Main</w:t>
      </w:r>
      <w:r w:rsidR="002F35C1">
        <w:t>Initializer</w:t>
      </w:r>
      <w:r w:rsidRPr="00EC76D5">
        <w:t>ArgsSize = 74;</w:t>
      </w:r>
    </w:p>
    <w:p w14:paraId="45F367CA" w14:textId="77777777" w:rsidR="009B66F3" w:rsidRPr="00EC76D5" w:rsidRDefault="009B66F3" w:rsidP="009B66F3">
      <w:pPr>
        <w:pStyle w:val="Code"/>
      </w:pPr>
    </w:p>
    <w:p w14:paraId="25E1802F" w14:textId="77777777" w:rsidR="009B66F3" w:rsidRPr="00EC76D5" w:rsidRDefault="009B66F3" w:rsidP="009B66F3">
      <w:pPr>
        <w:pStyle w:val="Code"/>
      </w:pPr>
      <w:r w:rsidRPr="00EC76D5">
        <w:t xml:space="preserve">  public static final Register CallRegister = Register.ax;</w:t>
      </w:r>
    </w:p>
    <w:p w14:paraId="56FF4FB5" w14:textId="77777777" w:rsidR="009B66F3" w:rsidRPr="00EC76D5" w:rsidRDefault="009B66F3" w:rsidP="009B66F3">
      <w:pPr>
        <w:pStyle w:val="Code"/>
      </w:pPr>
      <w:r w:rsidRPr="00EC76D5">
        <w:t xml:space="preserve">  public static final Register FrameRegister = Register.bp;</w:t>
      </w:r>
    </w:p>
    <w:p w14:paraId="1BA1BB48" w14:textId="77777777" w:rsidR="009B66F3" w:rsidRPr="00EC76D5" w:rsidRDefault="009B66F3" w:rsidP="009B66F3">
      <w:pPr>
        <w:pStyle w:val="Code"/>
      </w:pPr>
      <w:r w:rsidRPr="00EC76D5">
        <w:t xml:space="preserve">  public static final Register EllipseRegister = Register.di;</w:t>
      </w:r>
    </w:p>
    <w:p w14:paraId="269A7B8B" w14:textId="77777777" w:rsidR="009B66F3" w:rsidRPr="00EC76D5" w:rsidRDefault="009B66F3" w:rsidP="009B66F3">
      <w:pPr>
        <w:pStyle w:val="Code"/>
      </w:pPr>
      <w:r w:rsidRPr="00EC76D5">
        <w:t xml:space="preserve">  public static final Register ReturnValueRegister = Register.bx;</w:t>
      </w:r>
    </w:p>
    <w:p w14:paraId="0F825ACA" w14:textId="77777777" w:rsidR="009B66F3" w:rsidRPr="00EC76D5" w:rsidRDefault="009B66F3" w:rsidP="009B66F3">
      <w:pPr>
        <w:pStyle w:val="Code"/>
      </w:pPr>
      <w:r w:rsidRPr="00EC76D5">
        <w:t xml:space="preserve">  public static final Register ReturnPointerRegister = Register.bx;</w:t>
      </w:r>
    </w:p>
    <w:p w14:paraId="16E1C250" w14:textId="77777777" w:rsidR="009B66F3" w:rsidRPr="00EC76D5" w:rsidRDefault="009B66F3" w:rsidP="009B66F3">
      <w:pPr>
        <w:pStyle w:val="Code"/>
      </w:pPr>
      <w:r w:rsidRPr="00EC76D5">
        <w:t xml:space="preserve">  public static final Register ExitValueRegister = Register.al;</w:t>
      </w:r>
    </w:p>
    <w:p w14:paraId="6DE8431D" w14:textId="77777777" w:rsidR="009B66F3" w:rsidRPr="00EC76D5" w:rsidRDefault="009B66F3" w:rsidP="009B66F3">
      <w:pPr>
        <w:pStyle w:val="Code"/>
      </w:pPr>
    </w:p>
    <w:p w14:paraId="02639764" w14:textId="77777777" w:rsidR="009B66F3" w:rsidRPr="00EC76D5" w:rsidRDefault="009B66F3" w:rsidP="009B66F3">
      <w:pPr>
        <w:pStyle w:val="Code"/>
      </w:pPr>
      <w:r w:rsidRPr="00EC76D5">
        <w:t xml:space="preserve">  public static final Register ShiftRegister = Register.cl;</w:t>
      </w:r>
    </w:p>
    <w:p w14:paraId="41B38183" w14:textId="77777777" w:rsidR="009B66F3" w:rsidRPr="00EC76D5" w:rsidRDefault="009B66F3" w:rsidP="009B66F3">
      <w:pPr>
        <w:pStyle w:val="Code"/>
      </w:pPr>
      <w:r w:rsidRPr="00EC76D5">
        <w:t xml:space="preserve">  public static final Register MultiplyRegister = Register.ax;</w:t>
      </w:r>
    </w:p>
    <w:p w14:paraId="1E7C628D" w14:textId="77777777" w:rsidR="009B66F3" w:rsidRPr="00EC76D5" w:rsidRDefault="009B66F3" w:rsidP="009B66F3">
      <w:pPr>
        <w:pStyle w:val="Code"/>
      </w:pPr>
      <w:r w:rsidRPr="00EC76D5">
        <w:t xml:space="preserve">  public static final Register MultiplyResult = Register.ax;</w:t>
      </w:r>
    </w:p>
    <w:p w14:paraId="24DD6B2E" w14:textId="77777777" w:rsidR="009B66F3" w:rsidRPr="00EC76D5" w:rsidRDefault="009B66F3" w:rsidP="009B66F3">
      <w:pPr>
        <w:pStyle w:val="Code"/>
      </w:pPr>
      <w:r w:rsidRPr="00EC76D5">
        <w:t xml:space="preserve">  public static final Register DivideResult = Register.ah;</w:t>
      </w:r>
    </w:p>
    <w:p w14:paraId="5D6580C7" w14:textId="77777777" w:rsidR="009B66F3" w:rsidRPr="00EC76D5" w:rsidRDefault="009B66F3" w:rsidP="009B66F3">
      <w:pPr>
        <w:pStyle w:val="Code"/>
      </w:pPr>
      <w:r w:rsidRPr="00EC76D5">
        <w:t xml:space="preserve">  public static final Register ModuloResult = Register.al;</w:t>
      </w:r>
    </w:p>
    <w:p w14:paraId="1A0A2D8F" w14:textId="77777777" w:rsidR="009B66F3" w:rsidRPr="00EC76D5" w:rsidRDefault="009B66F3" w:rsidP="009B66F3">
      <w:pPr>
        <w:pStyle w:val="Code"/>
      </w:pPr>
      <w:r w:rsidRPr="00EC76D5">
        <w:t xml:space="preserve">  </w:t>
      </w:r>
    </w:p>
    <w:p w14:paraId="13828392" w14:textId="77777777" w:rsidR="009B66F3" w:rsidRPr="00EC76D5" w:rsidRDefault="009B66F3" w:rsidP="009B66F3">
      <w:pPr>
        <w:pStyle w:val="Code"/>
      </w:pPr>
      <w:r w:rsidRPr="00EC76D5">
        <w:t xml:space="preserve">  public static final Register SourceRegister = Register.dx;</w:t>
      </w:r>
    </w:p>
    <w:p w14:paraId="10FE297F" w14:textId="77777777" w:rsidR="009B66F3" w:rsidRPr="00EC76D5" w:rsidRDefault="009B66F3" w:rsidP="009B66F3">
      <w:pPr>
        <w:pStyle w:val="Code"/>
      </w:pPr>
      <w:r w:rsidRPr="00EC76D5">
        <w:t xml:space="preserve">  public static final Register TargetRegister = Register.dx;</w:t>
      </w:r>
    </w:p>
    <w:p w14:paraId="018A9C1F" w14:textId="77777777" w:rsidR="009B66F3" w:rsidRPr="00EC76D5" w:rsidRDefault="009B66F3" w:rsidP="009B66F3">
      <w:pPr>
        <w:pStyle w:val="Code"/>
      </w:pPr>
      <w:r w:rsidRPr="00EC76D5">
        <w:t xml:space="preserve">  public static final Register MemoryCount = Register.ax;</w:t>
      </w:r>
    </w:p>
    <w:p w14:paraId="3D940078" w14:textId="77777777" w:rsidR="009B66F3" w:rsidRPr="00EC76D5" w:rsidRDefault="009B66F3" w:rsidP="009B66F3">
      <w:pPr>
        <w:pStyle w:val="Code"/>
      </w:pPr>
      <w:r w:rsidRPr="00EC76D5">
        <w:t xml:space="preserve">  public static final Register MemoryValue = Register.bl;</w:t>
      </w:r>
    </w:p>
    <w:p w14:paraId="71E2BFB4" w14:textId="77777777" w:rsidR="009B66F3" w:rsidRPr="00EC76D5" w:rsidRDefault="009B66F3" w:rsidP="009B66F3">
      <w:pPr>
        <w:pStyle w:val="Code"/>
      </w:pPr>
      <w:r w:rsidRPr="00EC76D5">
        <w:t xml:space="preserve">    </w:t>
      </w:r>
    </w:p>
    <w:p w14:paraId="22E145F7" w14:textId="77777777" w:rsidR="009B66F3" w:rsidRPr="00EC76D5" w:rsidRDefault="009B66F3" w:rsidP="009B66F3">
      <w:pPr>
        <w:pStyle w:val="Code"/>
      </w:pPr>
      <w:r w:rsidRPr="00EC76D5">
        <w:t xml:space="preserve">  private ObjectOperator m_operator;</w:t>
      </w:r>
    </w:p>
    <w:p w14:paraId="3745EC06" w14:textId="77777777" w:rsidR="009B66F3" w:rsidRPr="00EC76D5" w:rsidRDefault="009B66F3" w:rsidP="009B66F3">
      <w:pPr>
        <w:pStyle w:val="Code"/>
      </w:pPr>
      <w:r w:rsidRPr="00EC76D5">
        <w:t xml:space="preserve">  private Object m_operandArray[] = new Object[3];</w:t>
      </w:r>
    </w:p>
    <w:p w14:paraId="107C6D1C" w14:textId="77777777" w:rsidR="009B66F3" w:rsidRPr="00EC76D5" w:rsidRDefault="009B66F3" w:rsidP="009B66F3">
      <w:pPr>
        <w:pStyle w:val="Code"/>
      </w:pPr>
      <w:r w:rsidRPr="00EC76D5">
        <w:t xml:space="preserve">  //private Object m_operandArray[0], m_operandArray[1], m_operandArray[2];</w:t>
      </w:r>
    </w:p>
    <w:p w14:paraId="1072973A" w14:textId="77777777" w:rsidR="009B66F3" w:rsidRPr="00EC76D5" w:rsidRDefault="009B66F3" w:rsidP="009B66F3">
      <w:pPr>
        <w:pStyle w:val="Code"/>
      </w:pPr>
      <w:r w:rsidRPr="00EC76D5">
        <w:t xml:space="preserve">  private String m_returnLabel;</w:t>
      </w:r>
    </w:p>
    <w:p w14:paraId="17204D8F" w14:textId="77777777" w:rsidR="009B66F3" w:rsidRPr="00EC76D5" w:rsidRDefault="009B66F3" w:rsidP="009B66F3">
      <w:pPr>
        <w:pStyle w:val="Code"/>
      </w:pPr>
      <w:r w:rsidRPr="00EC76D5">
        <w:t xml:space="preserve">  private boolean m_longToShort = false;</w:t>
      </w:r>
    </w:p>
    <w:p w14:paraId="4D4C3759" w14:textId="77777777" w:rsidR="009B66F3" w:rsidRPr="00EC76D5" w:rsidRDefault="009B66F3" w:rsidP="009B66F3">
      <w:pPr>
        <w:pStyle w:val="Code"/>
      </w:pPr>
      <w:r w:rsidRPr="00EC76D5">
        <w:t xml:space="preserve">  </w:t>
      </w:r>
    </w:p>
    <w:p w14:paraId="7FF42759" w14:textId="77777777" w:rsidR="009B66F3" w:rsidRPr="00EC76D5" w:rsidRDefault="009B66F3" w:rsidP="009B66F3">
      <w:pPr>
        <w:pStyle w:val="Code"/>
      </w:pPr>
      <w:r w:rsidRPr="00EC76D5">
        <w:t xml:space="preserve">  public boolean isLongToShort() {</w:t>
      </w:r>
    </w:p>
    <w:p w14:paraId="54966F40" w14:textId="77777777" w:rsidR="009B66F3" w:rsidRPr="00EC76D5" w:rsidRDefault="009B66F3" w:rsidP="009B66F3">
      <w:pPr>
        <w:pStyle w:val="Code"/>
      </w:pPr>
      <w:r w:rsidRPr="00EC76D5">
        <w:t xml:space="preserve">    return m_longToShort;</w:t>
      </w:r>
    </w:p>
    <w:p w14:paraId="2A36D613" w14:textId="77777777" w:rsidR="009B66F3" w:rsidRPr="00EC76D5" w:rsidRDefault="009B66F3" w:rsidP="009B66F3">
      <w:pPr>
        <w:pStyle w:val="Code"/>
      </w:pPr>
      <w:r w:rsidRPr="00EC76D5">
        <w:t xml:space="preserve">  }</w:t>
      </w:r>
    </w:p>
    <w:p w14:paraId="14BF58FE" w14:textId="77777777" w:rsidR="009B66F3" w:rsidRPr="00EC76D5" w:rsidRDefault="009B66F3" w:rsidP="009B66F3">
      <w:pPr>
        <w:pStyle w:val="Code"/>
      </w:pPr>
      <w:r w:rsidRPr="00EC76D5">
        <w:t xml:space="preserve">  </w:t>
      </w:r>
    </w:p>
    <w:p w14:paraId="0BC5C3B2" w14:textId="77777777" w:rsidR="009B66F3" w:rsidRPr="00EC76D5" w:rsidRDefault="009B66F3" w:rsidP="009B66F3">
      <w:pPr>
        <w:pStyle w:val="Code"/>
      </w:pPr>
      <w:r w:rsidRPr="00EC76D5">
        <w:t xml:space="preserve">  public void setLongToShort() {</w:t>
      </w:r>
    </w:p>
    <w:p w14:paraId="3CF138B7" w14:textId="77777777" w:rsidR="009B66F3" w:rsidRPr="00EC76D5" w:rsidRDefault="009B66F3" w:rsidP="009B66F3">
      <w:pPr>
        <w:pStyle w:val="Code"/>
      </w:pPr>
      <w:r w:rsidRPr="00EC76D5">
        <w:t xml:space="preserve">    m_longToShort = true;</w:t>
      </w:r>
    </w:p>
    <w:p w14:paraId="0D198F0A" w14:textId="77777777" w:rsidR="009B66F3" w:rsidRPr="00EC76D5" w:rsidRDefault="009B66F3" w:rsidP="009B66F3">
      <w:pPr>
        <w:pStyle w:val="Code"/>
      </w:pPr>
      <w:r w:rsidRPr="00EC76D5">
        <w:t xml:space="preserve">  }</w:t>
      </w:r>
    </w:p>
    <w:p w14:paraId="28911BD8" w14:textId="77777777" w:rsidR="009B66F3" w:rsidRPr="00EC76D5" w:rsidRDefault="009B66F3" w:rsidP="009B66F3">
      <w:pPr>
        <w:pStyle w:val="Code"/>
      </w:pPr>
      <w:r w:rsidRPr="00EC76D5">
        <w:t xml:space="preserve">  </w:t>
      </w:r>
    </w:p>
    <w:p w14:paraId="61E6038F" w14:textId="77777777" w:rsidR="009B66F3" w:rsidRPr="00EC76D5" w:rsidRDefault="009B66F3" w:rsidP="009B66F3">
      <w:pPr>
        <w:pStyle w:val="Code"/>
      </w:pPr>
      <w:r w:rsidRPr="00EC76D5">
        <w:t xml:space="preserve">  public ObjectCode(ObjectOperator operator, Object operand1,</w:t>
      </w:r>
    </w:p>
    <w:p w14:paraId="502379D6" w14:textId="77777777" w:rsidR="009B66F3" w:rsidRPr="00EC76D5" w:rsidRDefault="009B66F3" w:rsidP="009B66F3">
      <w:pPr>
        <w:pStyle w:val="Code"/>
      </w:pPr>
      <w:r w:rsidRPr="00EC76D5">
        <w:t xml:space="preserve">                    Object operand2, Object operand3) {</w:t>
      </w:r>
    </w:p>
    <w:p w14:paraId="7C05EE5D" w14:textId="77777777" w:rsidR="009B66F3" w:rsidRPr="00EC76D5" w:rsidRDefault="009B66F3" w:rsidP="009B66F3">
      <w:pPr>
        <w:pStyle w:val="Code"/>
      </w:pPr>
      <w:r w:rsidRPr="00EC76D5">
        <w:t xml:space="preserve">    this(operator, operand1, operand2, operand3, null);</w:t>
      </w:r>
    </w:p>
    <w:p w14:paraId="0A966E02" w14:textId="77777777" w:rsidR="009B66F3" w:rsidRPr="00EC76D5" w:rsidRDefault="009B66F3" w:rsidP="009B66F3">
      <w:pPr>
        <w:pStyle w:val="Code"/>
      </w:pPr>
      <w:r w:rsidRPr="00EC76D5">
        <w:t xml:space="preserve">  }</w:t>
      </w:r>
    </w:p>
    <w:p w14:paraId="4806FEE5" w14:textId="77777777" w:rsidR="009B66F3" w:rsidRPr="00EC76D5" w:rsidRDefault="009B66F3" w:rsidP="009B66F3">
      <w:pPr>
        <w:pStyle w:val="Code"/>
      </w:pPr>
      <w:r w:rsidRPr="00EC76D5">
        <w:t xml:space="preserve">  </w:t>
      </w:r>
    </w:p>
    <w:p w14:paraId="4F6D6B8F" w14:textId="77777777" w:rsidR="009B66F3" w:rsidRPr="00EC76D5" w:rsidRDefault="009B66F3" w:rsidP="009B66F3">
      <w:pPr>
        <w:pStyle w:val="Code"/>
      </w:pPr>
      <w:r w:rsidRPr="00EC76D5">
        <w:t xml:space="preserve">  public ObjectCode(ObjectOperator operator, Object operand1,</w:t>
      </w:r>
    </w:p>
    <w:p w14:paraId="33C43B05" w14:textId="77777777" w:rsidR="009B66F3" w:rsidRPr="00EC76D5" w:rsidRDefault="009B66F3" w:rsidP="009B66F3">
      <w:pPr>
        <w:pStyle w:val="Code"/>
      </w:pPr>
      <w:r w:rsidRPr="00EC76D5">
        <w:t xml:space="preserve">                    Object operand2, Object operand3, String returnLabel) {</w:t>
      </w:r>
    </w:p>
    <w:p w14:paraId="0A190224" w14:textId="77777777" w:rsidR="009B66F3" w:rsidRPr="00EC76D5" w:rsidRDefault="009B66F3" w:rsidP="009B66F3">
      <w:pPr>
        <w:pStyle w:val="Code"/>
      </w:pPr>
      <w:r w:rsidRPr="00EC76D5">
        <w:t xml:space="preserve">    m_operator = operator;</w:t>
      </w:r>
    </w:p>
    <w:p w14:paraId="7C73D1F3" w14:textId="77777777" w:rsidR="009B66F3" w:rsidRPr="00EC76D5" w:rsidRDefault="009B66F3" w:rsidP="009B66F3">
      <w:pPr>
        <w:pStyle w:val="Code"/>
      </w:pPr>
      <w:r w:rsidRPr="00EC76D5">
        <w:t xml:space="preserve">    m_operandArray[0] = operand1;</w:t>
      </w:r>
    </w:p>
    <w:p w14:paraId="024A644C" w14:textId="77777777" w:rsidR="009B66F3" w:rsidRPr="00EC76D5" w:rsidRDefault="009B66F3" w:rsidP="009B66F3">
      <w:pPr>
        <w:pStyle w:val="Code"/>
      </w:pPr>
      <w:r w:rsidRPr="00EC76D5">
        <w:t xml:space="preserve">    m_operandArray[1] = operand2;</w:t>
      </w:r>
    </w:p>
    <w:p w14:paraId="7AF66563" w14:textId="77777777" w:rsidR="009B66F3" w:rsidRPr="00EC76D5" w:rsidRDefault="009B66F3" w:rsidP="009B66F3">
      <w:pPr>
        <w:pStyle w:val="Code"/>
      </w:pPr>
      <w:r w:rsidRPr="00EC76D5">
        <w:t xml:space="preserve">    m_operandArray[2] = operand3;</w:t>
      </w:r>
    </w:p>
    <w:p w14:paraId="599C867E" w14:textId="77777777" w:rsidR="009B66F3" w:rsidRPr="00EC76D5" w:rsidRDefault="009B66F3" w:rsidP="009B66F3">
      <w:pPr>
        <w:pStyle w:val="Code"/>
      </w:pPr>
      <w:r w:rsidRPr="00EC76D5">
        <w:t xml:space="preserve">    m_returnLabel = returnLabel;</w:t>
      </w:r>
    </w:p>
    <w:p w14:paraId="64E08688" w14:textId="77777777" w:rsidR="009B66F3" w:rsidRPr="00EC76D5" w:rsidRDefault="009B66F3" w:rsidP="009B66F3">
      <w:pPr>
        <w:pStyle w:val="Code"/>
      </w:pPr>
      <w:r w:rsidRPr="00EC76D5">
        <w:t xml:space="preserve">    optimizeIncrement();</w:t>
      </w:r>
    </w:p>
    <w:p w14:paraId="686FE6EC" w14:textId="77777777" w:rsidR="009B66F3" w:rsidRPr="00EC76D5" w:rsidRDefault="009B66F3" w:rsidP="009B66F3">
      <w:pPr>
        <w:pStyle w:val="Code"/>
      </w:pPr>
      <w:r w:rsidRPr="00EC76D5">
        <w:lastRenderedPageBreak/>
        <w:t xml:space="preserve">  }</w:t>
      </w:r>
    </w:p>
    <w:p w14:paraId="27FADA55" w14:textId="77777777" w:rsidR="009B66F3" w:rsidRPr="00EC76D5" w:rsidRDefault="009B66F3" w:rsidP="009B66F3">
      <w:pPr>
        <w:pStyle w:val="Code"/>
      </w:pPr>
    </w:p>
    <w:p w14:paraId="5D96A640" w14:textId="77777777" w:rsidR="009B66F3" w:rsidRPr="00EC76D5" w:rsidRDefault="009B66F3" w:rsidP="009B66F3">
      <w:pPr>
        <w:pStyle w:val="Code"/>
      </w:pPr>
      <w:r w:rsidRPr="00EC76D5">
        <w:t xml:space="preserve">  public static final Map&lt;Pair&lt;ObjectOperator,Integer&gt;,ObjectOperator&gt;</w:t>
      </w:r>
    </w:p>
    <w:p w14:paraId="7774C801" w14:textId="77777777" w:rsidR="009B66F3" w:rsidRPr="00EC76D5" w:rsidRDefault="009B66F3" w:rsidP="009B66F3">
      <w:pPr>
        <w:pStyle w:val="Code"/>
      </w:pPr>
      <w:r w:rsidRPr="00EC76D5">
        <w:t xml:space="preserve">                      m_incrementMap = new ListMap&lt;&gt;();</w:t>
      </w:r>
    </w:p>
    <w:p w14:paraId="5629B7A3" w14:textId="77777777" w:rsidR="009B66F3" w:rsidRPr="00EC76D5" w:rsidRDefault="009B66F3" w:rsidP="009B66F3">
      <w:pPr>
        <w:pStyle w:val="Code"/>
      </w:pPr>
    </w:p>
    <w:p w14:paraId="1976CA00" w14:textId="77777777" w:rsidR="009B66F3" w:rsidRPr="00EC76D5" w:rsidRDefault="009B66F3" w:rsidP="009B66F3">
      <w:pPr>
        <w:pStyle w:val="Code"/>
      </w:pPr>
      <w:r w:rsidRPr="00EC76D5">
        <w:t xml:space="preserve">  static {</w:t>
      </w:r>
    </w:p>
    <w:p w14:paraId="3973E659" w14:textId="77777777" w:rsidR="00C654DC" w:rsidRPr="00EC76D5" w:rsidRDefault="009B66F3" w:rsidP="009B66F3">
      <w:pPr>
        <w:pStyle w:val="Code"/>
      </w:pPr>
      <w:r w:rsidRPr="00EC76D5">
        <w:t xml:space="preserve">    m_incrementMap.put(new Pair&lt;&gt;(ObjectOperator.add,  1),</w:t>
      </w:r>
    </w:p>
    <w:p w14:paraId="7D30170C" w14:textId="570E229E" w:rsidR="009B66F3" w:rsidRPr="00EC76D5" w:rsidRDefault="00C654DC" w:rsidP="009B66F3">
      <w:pPr>
        <w:pStyle w:val="Code"/>
      </w:pPr>
      <w:r w:rsidRPr="00EC76D5">
        <w:t xml:space="preserve">                      </w:t>
      </w:r>
      <w:r w:rsidR="009B66F3" w:rsidRPr="00EC76D5">
        <w:t xml:space="preserve"> ObjectOperator.inc);</w:t>
      </w:r>
    </w:p>
    <w:p w14:paraId="0A2797E1" w14:textId="77777777" w:rsidR="00C654DC" w:rsidRPr="00EC76D5" w:rsidRDefault="009B66F3" w:rsidP="009B66F3">
      <w:pPr>
        <w:pStyle w:val="Code"/>
      </w:pPr>
      <w:r w:rsidRPr="00EC76D5">
        <w:t xml:space="preserve">    m_incrementMap.put(new Pair&lt;&gt;(ObjectOperator.add, -1),</w:t>
      </w:r>
    </w:p>
    <w:p w14:paraId="38F11847" w14:textId="59B01CE8" w:rsidR="009B66F3" w:rsidRPr="00EC76D5" w:rsidRDefault="00C654DC" w:rsidP="009B66F3">
      <w:pPr>
        <w:pStyle w:val="Code"/>
      </w:pPr>
      <w:r w:rsidRPr="00EC76D5">
        <w:t xml:space="preserve">                      </w:t>
      </w:r>
      <w:r w:rsidR="009B66F3" w:rsidRPr="00EC76D5">
        <w:t xml:space="preserve"> ObjectOperator.dec);</w:t>
      </w:r>
    </w:p>
    <w:p w14:paraId="143D2B72" w14:textId="77777777" w:rsidR="009B66F3" w:rsidRPr="00EC76D5" w:rsidRDefault="009B66F3" w:rsidP="009B66F3">
      <w:pPr>
        <w:pStyle w:val="Code"/>
      </w:pPr>
      <w:r w:rsidRPr="00EC76D5">
        <w:t xml:space="preserve">    m_incrementMap.put(new Pair&lt;&gt;(ObjectOperator.sub, 1), ObjectOperator.dec);</w:t>
      </w:r>
    </w:p>
    <w:p w14:paraId="604DFE3C" w14:textId="77777777" w:rsidR="00C654DC" w:rsidRPr="00EC76D5" w:rsidRDefault="009B66F3" w:rsidP="009B66F3">
      <w:pPr>
        <w:pStyle w:val="Code"/>
      </w:pPr>
      <w:r w:rsidRPr="00EC76D5">
        <w:t xml:space="preserve">    m_incrementMap.put(new Pair&lt;&gt;(ObjectOperator.sub, -1),</w:t>
      </w:r>
    </w:p>
    <w:p w14:paraId="09B86B1E" w14:textId="5C9F607F" w:rsidR="009B66F3" w:rsidRPr="00EC76D5" w:rsidRDefault="00C654DC" w:rsidP="009B66F3">
      <w:pPr>
        <w:pStyle w:val="Code"/>
      </w:pPr>
      <w:r w:rsidRPr="00EC76D5">
        <w:t xml:space="preserve">                      </w:t>
      </w:r>
      <w:r w:rsidR="009B66F3" w:rsidRPr="00EC76D5">
        <w:t xml:space="preserve"> ObjectOperator.inc);</w:t>
      </w:r>
    </w:p>
    <w:p w14:paraId="02F201F1" w14:textId="77777777" w:rsidR="009B66F3" w:rsidRPr="00EC76D5" w:rsidRDefault="009B66F3" w:rsidP="009B66F3">
      <w:pPr>
        <w:pStyle w:val="Code"/>
      </w:pPr>
      <w:r w:rsidRPr="00EC76D5">
        <w:t xml:space="preserve">  }  </w:t>
      </w:r>
    </w:p>
    <w:p w14:paraId="19413C31" w14:textId="77777777" w:rsidR="009B66F3" w:rsidRPr="00EC76D5" w:rsidRDefault="009B66F3" w:rsidP="009B66F3">
      <w:pPr>
        <w:pStyle w:val="Code"/>
      </w:pPr>
      <w:r w:rsidRPr="00EC76D5">
        <w:t xml:space="preserve">  </w:t>
      </w:r>
    </w:p>
    <w:p w14:paraId="76AEDBC6" w14:textId="77777777" w:rsidR="009B66F3" w:rsidRPr="00EC76D5" w:rsidRDefault="009B66F3" w:rsidP="009B66F3">
      <w:pPr>
        <w:pStyle w:val="Code"/>
      </w:pPr>
      <w:r w:rsidRPr="00EC76D5">
        <w:t xml:space="preserve">  private void optimizeIncrement() {</w:t>
      </w:r>
    </w:p>
    <w:p w14:paraId="2D321FB6" w14:textId="77777777" w:rsidR="009B66F3" w:rsidRPr="00EC76D5" w:rsidRDefault="009B66F3" w:rsidP="009B66F3">
      <w:pPr>
        <w:pStyle w:val="Code"/>
      </w:pPr>
      <w:r w:rsidRPr="00EC76D5">
        <w:t xml:space="preserve">    if ((m_operator == ObjectOperator.add) ||</w:t>
      </w:r>
    </w:p>
    <w:p w14:paraId="76F7486E" w14:textId="77777777" w:rsidR="009B66F3" w:rsidRPr="00EC76D5" w:rsidRDefault="009B66F3" w:rsidP="009B66F3">
      <w:pPr>
        <w:pStyle w:val="Code"/>
      </w:pPr>
      <w:r w:rsidRPr="00EC76D5">
        <w:t xml:space="preserve">        (m_operator == ObjectOperator.sub)) {</w:t>
      </w:r>
    </w:p>
    <w:p w14:paraId="07A29076" w14:textId="77777777" w:rsidR="009B66F3" w:rsidRPr="00EC76D5" w:rsidRDefault="009B66F3" w:rsidP="009B66F3">
      <w:pPr>
        <w:pStyle w:val="Code"/>
      </w:pPr>
      <w:r w:rsidRPr="00EC76D5">
        <w:t xml:space="preserve">      if ((m_operandArray[0] instanceof Register) &amp;&amp;</w:t>
      </w:r>
    </w:p>
    <w:p w14:paraId="028CB2F2" w14:textId="77777777" w:rsidR="009B66F3" w:rsidRPr="00EC76D5" w:rsidRDefault="009B66F3" w:rsidP="009B66F3">
      <w:pPr>
        <w:pStyle w:val="Code"/>
      </w:pPr>
      <w:r w:rsidRPr="00EC76D5">
        <w:t xml:space="preserve">          ((m_operandArray[1] != null) &amp;&amp;</w:t>
      </w:r>
    </w:p>
    <w:p w14:paraId="6AB9AA9B" w14:textId="77777777" w:rsidR="009B66F3" w:rsidRPr="00EC76D5" w:rsidRDefault="009B66F3" w:rsidP="009B66F3">
      <w:pPr>
        <w:pStyle w:val="Code"/>
      </w:pPr>
      <w:r w:rsidRPr="00EC76D5">
        <w:t xml:space="preserve">           (m_operandArray[1].equals(1) || m_operandArray[1].equals(-1))) &amp;&amp;</w:t>
      </w:r>
    </w:p>
    <w:p w14:paraId="6FD2DB18" w14:textId="77777777" w:rsidR="009B66F3" w:rsidRPr="00EC76D5" w:rsidRDefault="009B66F3" w:rsidP="009B66F3">
      <w:pPr>
        <w:pStyle w:val="Code"/>
      </w:pPr>
      <w:r w:rsidRPr="00EC76D5">
        <w:t xml:space="preserve">          (m_operandArray[2] == null)) {</w:t>
      </w:r>
    </w:p>
    <w:p w14:paraId="072C0FF3" w14:textId="77777777" w:rsidR="009B66F3" w:rsidRPr="00EC76D5" w:rsidRDefault="009B66F3" w:rsidP="009B66F3">
      <w:pPr>
        <w:pStyle w:val="Code"/>
      </w:pPr>
      <w:r w:rsidRPr="00EC76D5">
        <w:t xml:space="preserve">        m_operator =</w:t>
      </w:r>
    </w:p>
    <w:p w14:paraId="406C83DE" w14:textId="77777777" w:rsidR="009B66F3" w:rsidRPr="00EC76D5" w:rsidRDefault="009B66F3" w:rsidP="009B66F3">
      <w:pPr>
        <w:pStyle w:val="Code"/>
      </w:pPr>
      <w:r w:rsidRPr="00EC76D5">
        <w:t xml:space="preserve">          m_incrementMap.get(new Pair&lt;&gt;(m_operator, m_operandArray[1]));</w:t>
      </w:r>
    </w:p>
    <w:p w14:paraId="1E0BA408" w14:textId="77777777" w:rsidR="009B66F3" w:rsidRPr="00EC76D5" w:rsidRDefault="009B66F3" w:rsidP="009B66F3">
      <w:pPr>
        <w:pStyle w:val="Code"/>
      </w:pPr>
      <w:r w:rsidRPr="00EC76D5">
        <w:t xml:space="preserve">        m_operandArray[1] = null;</w:t>
      </w:r>
    </w:p>
    <w:p w14:paraId="3FA08C37" w14:textId="77777777" w:rsidR="009B66F3" w:rsidRPr="00EC76D5" w:rsidRDefault="009B66F3" w:rsidP="009B66F3">
      <w:pPr>
        <w:pStyle w:val="Code"/>
      </w:pPr>
      <w:r w:rsidRPr="00EC76D5">
        <w:t xml:space="preserve">      }</w:t>
      </w:r>
    </w:p>
    <w:p w14:paraId="0D2FF47F" w14:textId="77777777" w:rsidR="009B66F3" w:rsidRPr="00EC76D5" w:rsidRDefault="009B66F3" w:rsidP="009B66F3">
      <w:pPr>
        <w:pStyle w:val="Code"/>
      </w:pPr>
      <w:r w:rsidRPr="00EC76D5">
        <w:t xml:space="preserve">      else if ((m_operandArray[0] instanceof Register) &amp;&amp;</w:t>
      </w:r>
    </w:p>
    <w:p w14:paraId="03C36FCD" w14:textId="77777777" w:rsidR="009B66F3" w:rsidRPr="00EC76D5" w:rsidRDefault="009B66F3" w:rsidP="009B66F3">
      <w:pPr>
        <w:pStyle w:val="Code"/>
      </w:pPr>
      <w:r w:rsidRPr="00EC76D5">
        <w:t xml:space="preserve">               (m_operandArray[1] instanceof Integer) &amp;&amp;</w:t>
      </w:r>
    </w:p>
    <w:p w14:paraId="7BA4BFC5" w14:textId="77777777" w:rsidR="009B66F3" w:rsidRPr="00EC76D5" w:rsidRDefault="009B66F3" w:rsidP="009B66F3">
      <w:pPr>
        <w:pStyle w:val="Code"/>
      </w:pPr>
      <w:r w:rsidRPr="00EC76D5">
        <w:t xml:space="preserve">               ((m_operandArray[2] != null) &amp;&amp;</w:t>
      </w:r>
    </w:p>
    <w:p w14:paraId="65C86E14" w14:textId="77777777" w:rsidR="00215429" w:rsidRPr="00EC76D5" w:rsidRDefault="009B66F3" w:rsidP="009B66F3">
      <w:pPr>
        <w:pStyle w:val="Code"/>
      </w:pPr>
      <w:r w:rsidRPr="00EC76D5">
        <w:t xml:space="preserve">                (m_operandArray[2].equals(1)</w:t>
      </w:r>
      <w:r w:rsidR="00215429" w:rsidRPr="00EC76D5">
        <w:t xml:space="preserve"> </w:t>
      </w:r>
      <w:r w:rsidRPr="00EC76D5">
        <w:t>||</w:t>
      </w:r>
    </w:p>
    <w:p w14:paraId="7A5DE086" w14:textId="16DDE094" w:rsidR="009B66F3" w:rsidRPr="00EC76D5" w:rsidRDefault="00215429" w:rsidP="009B66F3">
      <w:pPr>
        <w:pStyle w:val="Code"/>
      </w:pPr>
      <w:r w:rsidRPr="00EC76D5">
        <w:t xml:space="preserve">                 </w:t>
      </w:r>
      <w:r w:rsidR="009B66F3" w:rsidRPr="00EC76D5">
        <w:t>m_operandArray[2].equals(-1)))) {</w:t>
      </w:r>
    </w:p>
    <w:p w14:paraId="7E7B6D89" w14:textId="77777777" w:rsidR="009B66F3" w:rsidRPr="00EC76D5" w:rsidRDefault="009B66F3" w:rsidP="009B66F3">
      <w:pPr>
        <w:pStyle w:val="Code"/>
      </w:pPr>
      <w:r w:rsidRPr="00EC76D5">
        <w:t xml:space="preserve">        m_operator =</w:t>
      </w:r>
    </w:p>
    <w:p w14:paraId="60262085" w14:textId="77777777" w:rsidR="009B66F3" w:rsidRPr="00EC76D5" w:rsidRDefault="009B66F3" w:rsidP="009B66F3">
      <w:pPr>
        <w:pStyle w:val="Code"/>
      </w:pPr>
      <w:r w:rsidRPr="00EC76D5">
        <w:t xml:space="preserve">          m_incrementMap.get(new Pair&lt;&gt;(m_operator, m_operandArray[2]));</w:t>
      </w:r>
    </w:p>
    <w:p w14:paraId="31BA82FB" w14:textId="77777777" w:rsidR="009B66F3" w:rsidRPr="00EC76D5" w:rsidRDefault="009B66F3" w:rsidP="009B66F3">
      <w:pPr>
        <w:pStyle w:val="Code"/>
      </w:pPr>
      <w:r w:rsidRPr="00EC76D5">
        <w:t xml:space="preserve">        m_operandArray[2] = null;</w:t>
      </w:r>
    </w:p>
    <w:p w14:paraId="5B3FA9E7" w14:textId="77777777" w:rsidR="009B66F3" w:rsidRPr="00EC76D5" w:rsidRDefault="009B66F3" w:rsidP="009B66F3">
      <w:pPr>
        <w:pStyle w:val="Code"/>
      </w:pPr>
      <w:r w:rsidRPr="00EC76D5">
        <w:t xml:space="preserve">      }</w:t>
      </w:r>
    </w:p>
    <w:p w14:paraId="3465F123" w14:textId="77777777" w:rsidR="009B66F3" w:rsidRPr="00EC76D5" w:rsidRDefault="009B66F3" w:rsidP="009B66F3">
      <w:pPr>
        <w:pStyle w:val="Code"/>
      </w:pPr>
      <w:r w:rsidRPr="00EC76D5">
        <w:t xml:space="preserve">    }</w:t>
      </w:r>
    </w:p>
    <w:p w14:paraId="45E0ACF9" w14:textId="77777777" w:rsidR="009B66F3" w:rsidRPr="00EC76D5" w:rsidRDefault="009B66F3" w:rsidP="009B66F3">
      <w:pPr>
        <w:pStyle w:val="Code"/>
      </w:pPr>
      <w:r w:rsidRPr="00EC76D5">
        <w:t xml:space="preserve">  }</w:t>
      </w:r>
    </w:p>
    <w:p w14:paraId="57589D74" w14:textId="77777777" w:rsidR="009B66F3" w:rsidRPr="00EC76D5" w:rsidRDefault="009B66F3" w:rsidP="009B66F3">
      <w:pPr>
        <w:pStyle w:val="Code"/>
      </w:pPr>
      <w:r w:rsidRPr="00EC76D5">
        <w:t xml:space="preserve">  </w:t>
      </w:r>
    </w:p>
    <w:p w14:paraId="7D9D528A" w14:textId="77777777" w:rsidR="009B66F3" w:rsidRPr="00EC76D5" w:rsidRDefault="009B66F3" w:rsidP="009B66F3">
      <w:pPr>
        <w:pStyle w:val="Code"/>
      </w:pPr>
      <w:r w:rsidRPr="00EC76D5">
        <w:t xml:space="preserve">  public String getReturnLabel() {</w:t>
      </w:r>
    </w:p>
    <w:p w14:paraId="17746B73" w14:textId="77777777" w:rsidR="009B66F3" w:rsidRPr="00EC76D5" w:rsidRDefault="009B66F3" w:rsidP="009B66F3">
      <w:pPr>
        <w:pStyle w:val="Code"/>
      </w:pPr>
      <w:r w:rsidRPr="00EC76D5">
        <w:t xml:space="preserve">    return m_returnLabel;</w:t>
      </w:r>
    </w:p>
    <w:p w14:paraId="684AE33B" w14:textId="77777777" w:rsidR="009B66F3" w:rsidRPr="00EC76D5" w:rsidRDefault="009B66F3" w:rsidP="009B66F3">
      <w:pPr>
        <w:pStyle w:val="Code"/>
      </w:pPr>
      <w:r w:rsidRPr="00EC76D5">
        <w:t xml:space="preserve">  }</w:t>
      </w:r>
    </w:p>
    <w:p w14:paraId="1BFC4114" w14:textId="77777777" w:rsidR="009B66F3" w:rsidRPr="00EC76D5" w:rsidRDefault="009B66F3" w:rsidP="009B66F3">
      <w:pPr>
        <w:pStyle w:val="Code"/>
      </w:pPr>
      <w:r w:rsidRPr="00EC76D5">
        <w:t xml:space="preserve">  </w:t>
      </w:r>
    </w:p>
    <w:p w14:paraId="37594C4C" w14:textId="77777777" w:rsidR="009B66F3" w:rsidRPr="00EC76D5" w:rsidRDefault="009B66F3" w:rsidP="009B66F3">
      <w:pPr>
        <w:pStyle w:val="Code"/>
      </w:pPr>
      <w:r w:rsidRPr="00EC76D5">
        <w:t xml:space="preserve">  public ObjectOperator getOperator() {</w:t>
      </w:r>
    </w:p>
    <w:p w14:paraId="77D0C3A4" w14:textId="77777777" w:rsidR="009B66F3" w:rsidRPr="00EC76D5" w:rsidRDefault="009B66F3" w:rsidP="009B66F3">
      <w:pPr>
        <w:pStyle w:val="Code"/>
      </w:pPr>
      <w:r w:rsidRPr="00EC76D5">
        <w:t xml:space="preserve">    return m_operator;</w:t>
      </w:r>
    </w:p>
    <w:p w14:paraId="1EEE6816" w14:textId="77777777" w:rsidR="009B66F3" w:rsidRPr="00EC76D5" w:rsidRDefault="009B66F3" w:rsidP="009B66F3">
      <w:pPr>
        <w:pStyle w:val="Code"/>
      </w:pPr>
      <w:r w:rsidRPr="00EC76D5">
        <w:t xml:space="preserve">  }</w:t>
      </w:r>
    </w:p>
    <w:p w14:paraId="3B1BD10F" w14:textId="77777777" w:rsidR="009B66F3" w:rsidRPr="00EC76D5" w:rsidRDefault="009B66F3" w:rsidP="009B66F3">
      <w:pPr>
        <w:pStyle w:val="Code"/>
      </w:pPr>
      <w:r w:rsidRPr="00EC76D5">
        <w:t xml:space="preserve">  </w:t>
      </w:r>
    </w:p>
    <w:p w14:paraId="353007B6" w14:textId="77777777" w:rsidR="009B66F3" w:rsidRPr="00EC76D5" w:rsidRDefault="009B66F3" w:rsidP="009B66F3">
      <w:pPr>
        <w:pStyle w:val="Code"/>
      </w:pPr>
      <w:r w:rsidRPr="00EC76D5">
        <w:t xml:space="preserve">  public void setOperator(ObjectOperator operator) {</w:t>
      </w:r>
    </w:p>
    <w:p w14:paraId="0EA4B41A" w14:textId="77777777" w:rsidR="009B66F3" w:rsidRPr="00EC76D5" w:rsidRDefault="009B66F3" w:rsidP="009B66F3">
      <w:pPr>
        <w:pStyle w:val="Code"/>
      </w:pPr>
      <w:r w:rsidRPr="00EC76D5">
        <w:t xml:space="preserve">    m_operator = operator;</w:t>
      </w:r>
    </w:p>
    <w:p w14:paraId="5F9DFAE5" w14:textId="77777777" w:rsidR="009B66F3" w:rsidRPr="00EC76D5" w:rsidRDefault="009B66F3" w:rsidP="009B66F3">
      <w:pPr>
        <w:pStyle w:val="Code"/>
      </w:pPr>
      <w:r w:rsidRPr="00EC76D5">
        <w:t xml:space="preserve">  }</w:t>
      </w:r>
    </w:p>
    <w:p w14:paraId="4AAF1EE6" w14:textId="77777777" w:rsidR="009B66F3" w:rsidRPr="00EC76D5" w:rsidRDefault="009B66F3" w:rsidP="009B66F3">
      <w:pPr>
        <w:pStyle w:val="Code"/>
      </w:pPr>
    </w:p>
    <w:p w14:paraId="3B413320" w14:textId="77777777" w:rsidR="009B66F3" w:rsidRPr="00EC76D5" w:rsidRDefault="009B66F3" w:rsidP="009B66F3">
      <w:pPr>
        <w:pStyle w:val="Code"/>
      </w:pPr>
      <w:r w:rsidRPr="00EC76D5">
        <w:t xml:space="preserve">  public Object getOperand(int index) {</w:t>
      </w:r>
    </w:p>
    <w:p w14:paraId="4F5316BC" w14:textId="77777777" w:rsidR="009B66F3" w:rsidRPr="00EC76D5" w:rsidRDefault="009B66F3" w:rsidP="009B66F3">
      <w:pPr>
        <w:pStyle w:val="Code"/>
      </w:pPr>
      <w:r w:rsidRPr="00EC76D5">
        <w:t xml:space="preserve">    return m_operandArray[index - 1];</w:t>
      </w:r>
    </w:p>
    <w:p w14:paraId="419C0868" w14:textId="77777777" w:rsidR="009B66F3" w:rsidRPr="00EC76D5" w:rsidRDefault="009B66F3" w:rsidP="009B66F3">
      <w:pPr>
        <w:pStyle w:val="Code"/>
      </w:pPr>
      <w:r w:rsidRPr="00EC76D5">
        <w:t xml:space="preserve">  }</w:t>
      </w:r>
    </w:p>
    <w:p w14:paraId="19FB5D05" w14:textId="77777777" w:rsidR="009B66F3" w:rsidRPr="00EC76D5" w:rsidRDefault="009B66F3" w:rsidP="009B66F3">
      <w:pPr>
        <w:pStyle w:val="Code"/>
      </w:pPr>
      <w:r w:rsidRPr="00EC76D5">
        <w:t xml:space="preserve">  </w:t>
      </w:r>
    </w:p>
    <w:p w14:paraId="5B2C371F" w14:textId="77777777" w:rsidR="009B66F3" w:rsidRPr="00EC76D5" w:rsidRDefault="009B66F3" w:rsidP="009B66F3">
      <w:pPr>
        <w:pStyle w:val="Code"/>
      </w:pPr>
      <w:r w:rsidRPr="00EC76D5">
        <w:t xml:space="preserve">  public void setOperand(int index, Object operand) {</w:t>
      </w:r>
    </w:p>
    <w:p w14:paraId="4A4B83D7" w14:textId="77777777" w:rsidR="009B66F3" w:rsidRPr="00EC76D5" w:rsidRDefault="009B66F3" w:rsidP="009B66F3">
      <w:pPr>
        <w:pStyle w:val="Code"/>
      </w:pPr>
      <w:r w:rsidRPr="00EC76D5">
        <w:t xml:space="preserve">    m_operandArray[index - 1] = operand;</w:t>
      </w:r>
    </w:p>
    <w:p w14:paraId="4E0DB84E" w14:textId="77777777" w:rsidR="009B66F3" w:rsidRPr="00EC76D5" w:rsidRDefault="009B66F3" w:rsidP="009B66F3">
      <w:pPr>
        <w:pStyle w:val="Code"/>
      </w:pPr>
      <w:r w:rsidRPr="00EC76D5">
        <w:t xml:space="preserve">  }</w:t>
      </w:r>
    </w:p>
    <w:p w14:paraId="2F8DC6A4" w14:textId="77777777" w:rsidR="005571E8" w:rsidRPr="00EC76D5" w:rsidRDefault="005571E8" w:rsidP="009B66F3">
      <w:pPr>
        <w:pStyle w:val="Code"/>
      </w:pPr>
    </w:p>
    <w:p w14:paraId="6E86D0A7" w14:textId="1F021FE1" w:rsidR="009B66F3" w:rsidRPr="00EC76D5" w:rsidRDefault="009B66F3" w:rsidP="009B66F3">
      <w:pPr>
        <w:pStyle w:val="Code"/>
      </w:pPr>
      <w:r w:rsidRPr="00EC76D5">
        <w:t xml:space="preserve">  public boolean isRelation() {</w:t>
      </w:r>
    </w:p>
    <w:p w14:paraId="44FF7CA5" w14:textId="77777777" w:rsidR="009B66F3" w:rsidRPr="00EC76D5" w:rsidRDefault="009B66F3" w:rsidP="009B66F3">
      <w:pPr>
        <w:pStyle w:val="Code"/>
      </w:pPr>
      <w:r w:rsidRPr="00EC76D5">
        <w:t xml:space="preserve">    switch (m_operator) {</w:t>
      </w:r>
    </w:p>
    <w:p w14:paraId="185DA806" w14:textId="77777777" w:rsidR="009B66F3" w:rsidRPr="00EC76D5" w:rsidRDefault="009B66F3" w:rsidP="009B66F3">
      <w:pPr>
        <w:pStyle w:val="Code"/>
      </w:pPr>
      <w:r w:rsidRPr="00EC76D5">
        <w:t xml:space="preserve">      case je:</w:t>
      </w:r>
    </w:p>
    <w:p w14:paraId="5C03BF1A" w14:textId="77777777" w:rsidR="009B66F3" w:rsidRPr="00EC76D5" w:rsidRDefault="009B66F3" w:rsidP="009B66F3">
      <w:pPr>
        <w:pStyle w:val="Code"/>
      </w:pPr>
      <w:r w:rsidRPr="00EC76D5">
        <w:t xml:space="preserve">      case jne:</w:t>
      </w:r>
    </w:p>
    <w:p w14:paraId="16C728E2" w14:textId="77777777" w:rsidR="009B66F3" w:rsidRPr="00EC76D5" w:rsidRDefault="009B66F3" w:rsidP="009B66F3">
      <w:pPr>
        <w:pStyle w:val="Code"/>
      </w:pPr>
      <w:r w:rsidRPr="00EC76D5">
        <w:t xml:space="preserve">      case jl:</w:t>
      </w:r>
    </w:p>
    <w:p w14:paraId="717810CF" w14:textId="77777777" w:rsidR="009B66F3" w:rsidRPr="00EC76D5" w:rsidRDefault="009B66F3" w:rsidP="009B66F3">
      <w:pPr>
        <w:pStyle w:val="Code"/>
      </w:pPr>
      <w:r w:rsidRPr="00EC76D5">
        <w:t xml:space="preserve">      case jle:</w:t>
      </w:r>
    </w:p>
    <w:p w14:paraId="2629C392" w14:textId="77777777" w:rsidR="009B66F3" w:rsidRPr="00EC76D5" w:rsidRDefault="009B66F3" w:rsidP="009B66F3">
      <w:pPr>
        <w:pStyle w:val="Code"/>
      </w:pPr>
      <w:r w:rsidRPr="00EC76D5">
        <w:t xml:space="preserve">      case jg:</w:t>
      </w:r>
    </w:p>
    <w:p w14:paraId="2B4080F2" w14:textId="77777777" w:rsidR="009B66F3" w:rsidRPr="00EC76D5" w:rsidRDefault="009B66F3" w:rsidP="009B66F3">
      <w:pPr>
        <w:pStyle w:val="Code"/>
      </w:pPr>
      <w:r w:rsidRPr="00EC76D5">
        <w:t xml:space="preserve">      case jge:</w:t>
      </w:r>
    </w:p>
    <w:p w14:paraId="649F93A3" w14:textId="77777777" w:rsidR="009B66F3" w:rsidRPr="00EC76D5" w:rsidRDefault="009B66F3" w:rsidP="009B66F3">
      <w:pPr>
        <w:pStyle w:val="Code"/>
      </w:pPr>
      <w:r w:rsidRPr="00EC76D5">
        <w:t xml:space="preserve">      case jb:</w:t>
      </w:r>
    </w:p>
    <w:p w14:paraId="58EFB83E" w14:textId="77777777" w:rsidR="009B66F3" w:rsidRPr="00EC76D5" w:rsidRDefault="009B66F3" w:rsidP="009B66F3">
      <w:pPr>
        <w:pStyle w:val="Code"/>
      </w:pPr>
      <w:r w:rsidRPr="00EC76D5">
        <w:t xml:space="preserve">      case jbe:</w:t>
      </w:r>
    </w:p>
    <w:p w14:paraId="7F7C0F2A" w14:textId="77777777" w:rsidR="009B66F3" w:rsidRPr="00EC76D5" w:rsidRDefault="009B66F3" w:rsidP="009B66F3">
      <w:pPr>
        <w:pStyle w:val="Code"/>
      </w:pPr>
      <w:r w:rsidRPr="00EC76D5">
        <w:t xml:space="preserve">      case ja:</w:t>
      </w:r>
    </w:p>
    <w:p w14:paraId="555ECCFF" w14:textId="77777777" w:rsidR="009B66F3" w:rsidRPr="00EC76D5" w:rsidRDefault="009B66F3" w:rsidP="009B66F3">
      <w:pPr>
        <w:pStyle w:val="Code"/>
      </w:pPr>
      <w:r w:rsidRPr="00EC76D5">
        <w:t xml:space="preserve">      case jae:</w:t>
      </w:r>
    </w:p>
    <w:p w14:paraId="30EB2D87" w14:textId="77777777" w:rsidR="009B66F3" w:rsidRPr="00EC76D5" w:rsidRDefault="009B66F3" w:rsidP="009B66F3">
      <w:pPr>
        <w:pStyle w:val="Code"/>
      </w:pPr>
      <w:r w:rsidRPr="00EC76D5">
        <w:t xml:space="preserve">      case jc:</w:t>
      </w:r>
    </w:p>
    <w:p w14:paraId="493E542E" w14:textId="77777777" w:rsidR="009B66F3" w:rsidRPr="00EC76D5" w:rsidRDefault="009B66F3" w:rsidP="009B66F3">
      <w:pPr>
        <w:pStyle w:val="Code"/>
      </w:pPr>
      <w:r w:rsidRPr="00EC76D5">
        <w:t xml:space="preserve">      case jnc:</w:t>
      </w:r>
    </w:p>
    <w:p w14:paraId="77305521" w14:textId="77777777" w:rsidR="009B66F3" w:rsidRPr="00EC76D5" w:rsidRDefault="009B66F3" w:rsidP="009B66F3">
      <w:pPr>
        <w:pStyle w:val="Code"/>
      </w:pPr>
      <w:r w:rsidRPr="00EC76D5">
        <w:t xml:space="preserve">        return true;</w:t>
      </w:r>
    </w:p>
    <w:p w14:paraId="143ECCD3" w14:textId="77777777" w:rsidR="009B66F3" w:rsidRPr="00EC76D5" w:rsidRDefault="009B66F3" w:rsidP="009B66F3">
      <w:pPr>
        <w:pStyle w:val="Code"/>
      </w:pPr>
      <w:r w:rsidRPr="00EC76D5">
        <w:t xml:space="preserve">        </w:t>
      </w:r>
    </w:p>
    <w:p w14:paraId="48447B9D" w14:textId="77777777" w:rsidR="009B66F3" w:rsidRPr="00EC76D5" w:rsidRDefault="009B66F3" w:rsidP="009B66F3">
      <w:pPr>
        <w:pStyle w:val="Code"/>
      </w:pPr>
      <w:r w:rsidRPr="00EC76D5">
        <w:t xml:space="preserve">      default:</w:t>
      </w:r>
    </w:p>
    <w:p w14:paraId="06472263" w14:textId="77777777" w:rsidR="009B66F3" w:rsidRPr="00EC76D5" w:rsidRDefault="009B66F3" w:rsidP="009B66F3">
      <w:pPr>
        <w:pStyle w:val="Code"/>
      </w:pPr>
      <w:r w:rsidRPr="00EC76D5">
        <w:t xml:space="preserve">        return false;        </w:t>
      </w:r>
    </w:p>
    <w:p w14:paraId="71FED61A" w14:textId="77777777" w:rsidR="009B66F3" w:rsidRPr="00EC76D5" w:rsidRDefault="009B66F3" w:rsidP="009B66F3">
      <w:pPr>
        <w:pStyle w:val="Code"/>
      </w:pPr>
      <w:r w:rsidRPr="00EC76D5">
        <w:t xml:space="preserve">    }</w:t>
      </w:r>
    </w:p>
    <w:p w14:paraId="58688EBE" w14:textId="77777777" w:rsidR="009B66F3" w:rsidRPr="00EC76D5" w:rsidRDefault="009B66F3" w:rsidP="009B66F3">
      <w:pPr>
        <w:pStyle w:val="Code"/>
      </w:pPr>
      <w:r w:rsidRPr="00EC76D5">
        <w:t xml:space="preserve">  }</w:t>
      </w:r>
    </w:p>
    <w:p w14:paraId="3E38ED0F" w14:textId="77777777" w:rsidR="009B66F3" w:rsidRPr="00EC76D5" w:rsidRDefault="009B66F3" w:rsidP="009B66F3">
      <w:pPr>
        <w:pStyle w:val="Code"/>
      </w:pPr>
      <w:r w:rsidRPr="00EC76D5">
        <w:t xml:space="preserve">  </w:t>
      </w:r>
    </w:p>
    <w:p w14:paraId="28EB30B7" w14:textId="77777777" w:rsidR="009B66F3" w:rsidRPr="00EC76D5" w:rsidRDefault="009B66F3" w:rsidP="009B66F3">
      <w:pPr>
        <w:pStyle w:val="Code"/>
      </w:pPr>
      <w:r w:rsidRPr="00EC76D5">
        <w:t xml:space="preserve">  public boolean isJump() {</w:t>
      </w:r>
    </w:p>
    <w:p w14:paraId="61B8B545" w14:textId="77777777" w:rsidR="009B66F3" w:rsidRPr="00EC76D5" w:rsidRDefault="009B66F3" w:rsidP="009B66F3">
      <w:pPr>
        <w:pStyle w:val="Code"/>
      </w:pPr>
      <w:r w:rsidRPr="00EC76D5">
        <w:t xml:space="preserve">    return isJump(m_operator);</w:t>
      </w:r>
    </w:p>
    <w:p w14:paraId="060EFB46" w14:textId="77777777" w:rsidR="009B66F3" w:rsidRPr="00EC76D5" w:rsidRDefault="009B66F3" w:rsidP="009B66F3">
      <w:pPr>
        <w:pStyle w:val="Code"/>
      </w:pPr>
      <w:r w:rsidRPr="00EC76D5">
        <w:t xml:space="preserve">  }</w:t>
      </w:r>
    </w:p>
    <w:p w14:paraId="07CA72CB" w14:textId="77777777" w:rsidR="009B66F3" w:rsidRPr="00EC76D5" w:rsidRDefault="009B66F3" w:rsidP="009B66F3">
      <w:pPr>
        <w:pStyle w:val="Code"/>
      </w:pPr>
    </w:p>
    <w:p w14:paraId="7CA2785C" w14:textId="77777777" w:rsidR="009B66F3" w:rsidRPr="00EC76D5" w:rsidRDefault="009B66F3" w:rsidP="009B66F3">
      <w:pPr>
        <w:pStyle w:val="Code"/>
      </w:pPr>
      <w:r w:rsidRPr="00EC76D5">
        <w:t xml:space="preserve">  public boolean isCallRegular() {</w:t>
      </w:r>
    </w:p>
    <w:p w14:paraId="7FF05E79" w14:textId="77777777" w:rsidR="009B66F3" w:rsidRPr="00EC76D5" w:rsidRDefault="009B66F3" w:rsidP="009B66F3">
      <w:pPr>
        <w:pStyle w:val="Code"/>
      </w:pPr>
      <w:r w:rsidRPr="00EC76D5">
        <w:t xml:space="preserve">    return isCallRegular(m_operator);</w:t>
      </w:r>
    </w:p>
    <w:p w14:paraId="43654E4E" w14:textId="77777777" w:rsidR="009B66F3" w:rsidRPr="00EC76D5" w:rsidRDefault="009B66F3" w:rsidP="009B66F3">
      <w:pPr>
        <w:pStyle w:val="Code"/>
      </w:pPr>
      <w:r w:rsidRPr="00EC76D5">
        <w:t xml:space="preserve">  }</w:t>
      </w:r>
    </w:p>
    <w:p w14:paraId="2079D40A" w14:textId="77777777" w:rsidR="009B66F3" w:rsidRPr="00EC76D5" w:rsidRDefault="009B66F3" w:rsidP="009B66F3">
      <w:pPr>
        <w:pStyle w:val="Code"/>
      </w:pPr>
    </w:p>
    <w:p w14:paraId="7CC844F8" w14:textId="77777777" w:rsidR="009B66F3" w:rsidRPr="00EC76D5" w:rsidRDefault="009B66F3" w:rsidP="009B66F3">
      <w:pPr>
        <w:pStyle w:val="Code"/>
      </w:pPr>
      <w:r w:rsidRPr="00EC76D5">
        <w:t xml:space="preserve">  public boolean isCallRegister() {</w:t>
      </w:r>
    </w:p>
    <w:p w14:paraId="2A0AC6EC" w14:textId="77777777" w:rsidR="009B66F3" w:rsidRPr="00EC76D5" w:rsidRDefault="009B66F3" w:rsidP="009B66F3">
      <w:pPr>
        <w:pStyle w:val="Code"/>
      </w:pPr>
      <w:r w:rsidRPr="00EC76D5">
        <w:t xml:space="preserve">    return isCallRegister(m_operator);</w:t>
      </w:r>
    </w:p>
    <w:p w14:paraId="7A7E03B4" w14:textId="77777777" w:rsidR="009B66F3" w:rsidRPr="00EC76D5" w:rsidRDefault="009B66F3" w:rsidP="009B66F3">
      <w:pPr>
        <w:pStyle w:val="Code"/>
      </w:pPr>
      <w:r w:rsidRPr="00EC76D5">
        <w:t xml:space="preserve">  }</w:t>
      </w:r>
    </w:p>
    <w:p w14:paraId="4F610487" w14:textId="77777777" w:rsidR="009B66F3" w:rsidRPr="00EC76D5" w:rsidRDefault="009B66F3" w:rsidP="009B66F3">
      <w:pPr>
        <w:pStyle w:val="Code"/>
      </w:pPr>
    </w:p>
    <w:p w14:paraId="57F79DDC" w14:textId="77777777" w:rsidR="009B66F3" w:rsidRPr="00EC76D5" w:rsidRDefault="009B66F3" w:rsidP="009B66F3">
      <w:pPr>
        <w:pStyle w:val="Code"/>
      </w:pPr>
      <w:r w:rsidRPr="00EC76D5">
        <w:t xml:space="preserve">  public boolean isCallMemory() {</w:t>
      </w:r>
    </w:p>
    <w:p w14:paraId="516FF390" w14:textId="77777777" w:rsidR="009B66F3" w:rsidRPr="00EC76D5" w:rsidRDefault="009B66F3" w:rsidP="009B66F3">
      <w:pPr>
        <w:pStyle w:val="Code"/>
      </w:pPr>
      <w:r w:rsidRPr="00EC76D5">
        <w:t xml:space="preserve">    return isCallMemory(m_operator);</w:t>
      </w:r>
    </w:p>
    <w:p w14:paraId="4EDFB1B4" w14:textId="77777777" w:rsidR="009B66F3" w:rsidRPr="00EC76D5" w:rsidRDefault="009B66F3" w:rsidP="009B66F3">
      <w:pPr>
        <w:pStyle w:val="Code"/>
      </w:pPr>
      <w:r w:rsidRPr="00EC76D5">
        <w:t xml:space="preserve">  }</w:t>
      </w:r>
    </w:p>
    <w:p w14:paraId="76B130C9" w14:textId="77777777" w:rsidR="009B66F3" w:rsidRPr="00EC76D5" w:rsidRDefault="009B66F3" w:rsidP="009B66F3">
      <w:pPr>
        <w:pStyle w:val="Code"/>
      </w:pPr>
    </w:p>
    <w:p w14:paraId="06A98C87" w14:textId="77777777" w:rsidR="009B66F3" w:rsidRPr="00EC76D5" w:rsidRDefault="009B66F3" w:rsidP="009B66F3">
      <w:pPr>
        <w:pStyle w:val="Code"/>
      </w:pPr>
      <w:r w:rsidRPr="00EC76D5">
        <w:t xml:space="preserve">  public boolean isCallAuto() {</w:t>
      </w:r>
    </w:p>
    <w:p w14:paraId="3180D41C" w14:textId="77777777" w:rsidR="009B66F3" w:rsidRPr="00EC76D5" w:rsidRDefault="009B66F3" w:rsidP="009B66F3">
      <w:pPr>
        <w:pStyle w:val="Code"/>
      </w:pPr>
      <w:r w:rsidRPr="00EC76D5">
        <w:t xml:space="preserve">    return isCallAuto(m_operator);</w:t>
      </w:r>
    </w:p>
    <w:p w14:paraId="3656116F" w14:textId="77777777" w:rsidR="009B66F3" w:rsidRPr="00EC76D5" w:rsidRDefault="009B66F3" w:rsidP="009B66F3">
      <w:pPr>
        <w:pStyle w:val="Code"/>
      </w:pPr>
      <w:r w:rsidRPr="00EC76D5">
        <w:t xml:space="preserve">  }</w:t>
      </w:r>
    </w:p>
    <w:p w14:paraId="1EE7B24F" w14:textId="77777777" w:rsidR="009B66F3" w:rsidRPr="00EC76D5" w:rsidRDefault="009B66F3" w:rsidP="009B66F3">
      <w:pPr>
        <w:pStyle w:val="Code"/>
      </w:pPr>
    </w:p>
    <w:p w14:paraId="39B03227" w14:textId="77777777" w:rsidR="009B66F3" w:rsidRPr="00EC76D5" w:rsidRDefault="009B66F3" w:rsidP="009B66F3">
      <w:pPr>
        <w:pStyle w:val="Code"/>
      </w:pPr>
      <w:r w:rsidRPr="00EC76D5">
        <w:t xml:space="preserve">  public boolean isCallStatic() {</w:t>
      </w:r>
    </w:p>
    <w:p w14:paraId="3780D783" w14:textId="77777777" w:rsidR="009B66F3" w:rsidRPr="00EC76D5" w:rsidRDefault="009B66F3" w:rsidP="009B66F3">
      <w:pPr>
        <w:pStyle w:val="Code"/>
      </w:pPr>
      <w:r w:rsidRPr="00EC76D5">
        <w:t xml:space="preserve">    return isCallStatic(m_operator);</w:t>
      </w:r>
    </w:p>
    <w:p w14:paraId="64D89228" w14:textId="77777777" w:rsidR="009B66F3" w:rsidRPr="00EC76D5" w:rsidRDefault="009B66F3" w:rsidP="009B66F3">
      <w:pPr>
        <w:pStyle w:val="Code"/>
      </w:pPr>
      <w:r w:rsidRPr="00EC76D5">
        <w:t xml:space="preserve">  }</w:t>
      </w:r>
    </w:p>
    <w:p w14:paraId="636BF301" w14:textId="77777777" w:rsidR="009B66F3" w:rsidRPr="00EC76D5" w:rsidRDefault="009B66F3" w:rsidP="009B66F3">
      <w:pPr>
        <w:pStyle w:val="Code"/>
      </w:pPr>
    </w:p>
    <w:p w14:paraId="3F564B79" w14:textId="77777777" w:rsidR="009B66F3" w:rsidRPr="00EC76D5" w:rsidRDefault="009B66F3" w:rsidP="009B66F3">
      <w:pPr>
        <w:pStyle w:val="Code"/>
      </w:pPr>
      <w:r w:rsidRPr="00EC76D5">
        <w:t xml:space="preserve">  public boolean isJump(ObjectOperator operator) {</w:t>
      </w:r>
    </w:p>
    <w:p w14:paraId="6C9A4030" w14:textId="77777777" w:rsidR="009B66F3" w:rsidRPr="00EC76D5" w:rsidRDefault="009B66F3" w:rsidP="009B66F3">
      <w:pPr>
        <w:pStyle w:val="Code"/>
      </w:pPr>
      <w:r w:rsidRPr="00EC76D5">
        <w:t xml:space="preserve">    return ((m_operator == ObjectOperator.short_jmp) ||</w:t>
      </w:r>
    </w:p>
    <w:p w14:paraId="749D6C78" w14:textId="77777777" w:rsidR="009B66F3" w:rsidRPr="00EC76D5" w:rsidRDefault="009B66F3" w:rsidP="009B66F3">
      <w:pPr>
        <w:pStyle w:val="Code"/>
      </w:pPr>
      <w:r w:rsidRPr="00EC76D5">
        <w:t xml:space="preserve">            (m_operator == ObjectOperator.long_jmp)) &amp;&amp;</w:t>
      </w:r>
    </w:p>
    <w:p w14:paraId="56571B53" w14:textId="77777777" w:rsidR="009B66F3" w:rsidRPr="00EC76D5" w:rsidRDefault="009B66F3" w:rsidP="009B66F3">
      <w:pPr>
        <w:pStyle w:val="Code"/>
      </w:pPr>
      <w:r w:rsidRPr="00EC76D5">
        <w:t xml:space="preserve">           !(m_operandArray[0] instanceof Register);</w:t>
      </w:r>
    </w:p>
    <w:p w14:paraId="66C00FFF" w14:textId="77777777" w:rsidR="009B66F3" w:rsidRPr="00EC76D5" w:rsidRDefault="009B66F3" w:rsidP="009B66F3">
      <w:pPr>
        <w:pStyle w:val="Code"/>
      </w:pPr>
      <w:r w:rsidRPr="00EC76D5">
        <w:t xml:space="preserve">  }</w:t>
      </w:r>
    </w:p>
    <w:p w14:paraId="7132A976" w14:textId="77777777" w:rsidR="009B66F3" w:rsidRPr="00EC76D5" w:rsidRDefault="009B66F3" w:rsidP="009B66F3">
      <w:pPr>
        <w:pStyle w:val="Code"/>
      </w:pPr>
    </w:p>
    <w:p w14:paraId="3F9C0F6D" w14:textId="77777777" w:rsidR="009B66F3" w:rsidRPr="00EC76D5" w:rsidRDefault="009B66F3" w:rsidP="009B66F3">
      <w:pPr>
        <w:pStyle w:val="Code"/>
      </w:pPr>
      <w:r w:rsidRPr="00EC76D5">
        <w:t xml:space="preserve">  // call test      Integer null null</w:t>
      </w:r>
    </w:p>
    <w:p w14:paraId="6108904D" w14:textId="77777777" w:rsidR="009B66F3" w:rsidRPr="00EC76D5" w:rsidRDefault="009B66F3" w:rsidP="009B66F3">
      <w:pPr>
        <w:pStyle w:val="Code"/>
      </w:pPr>
      <w:r w:rsidRPr="00EC76D5">
        <w:t xml:space="preserve">  public boolean isCallRegular(ObjectOperator operator) {</w:t>
      </w:r>
    </w:p>
    <w:p w14:paraId="2094D3A9" w14:textId="77777777" w:rsidR="009B66F3" w:rsidRPr="00EC76D5" w:rsidRDefault="009B66F3" w:rsidP="009B66F3">
      <w:pPr>
        <w:pStyle w:val="Code"/>
      </w:pPr>
      <w:r w:rsidRPr="00EC76D5">
        <w:t xml:space="preserve">    return (m_operator == ObjectOperator.call) &amp;&amp;</w:t>
      </w:r>
    </w:p>
    <w:p w14:paraId="0888AD46" w14:textId="77777777" w:rsidR="009B66F3" w:rsidRPr="00EC76D5" w:rsidRDefault="009B66F3" w:rsidP="009B66F3">
      <w:pPr>
        <w:pStyle w:val="Code"/>
      </w:pPr>
      <w:r w:rsidRPr="00EC76D5">
        <w:t xml:space="preserve">           (m_operandArray[0] instanceof String) &amp;&amp; </w:t>
      </w:r>
    </w:p>
    <w:p w14:paraId="7E6C16B7" w14:textId="77777777" w:rsidR="009B66F3" w:rsidRPr="00EC76D5" w:rsidRDefault="009B66F3" w:rsidP="009B66F3">
      <w:pPr>
        <w:pStyle w:val="Code"/>
      </w:pPr>
      <w:r w:rsidRPr="00EC76D5">
        <w:t xml:space="preserve">           (m_operandArray[1] == null) &amp;&amp;</w:t>
      </w:r>
    </w:p>
    <w:p w14:paraId="13B064D7" w14:textId="77777777" w:rsidR="009B66F3" w:rsidRPr="00EC76D5" w:rsidRDefault="009B66F3" w:rsidP="009B66F3">
      <w:pPr>
        <w:pStyle w:val="Code"/>
      </w:pPr>
      <w:r w:rsidRPr="00EC76D5">
        <w:lastRenderedPageBreak/>
        <w:t xml:space="preserve">           (m_operandArray[2] == null);</w:t>
      </w:r>
    </w:p>
    <w:p w14:paraId="71195768" w14:textId="77777777" w:rsidR="009B66F3" w:rsidRPr="00EC76D5" w:rsidRDefault="009B66F3" w:rsidP="009B66F3">
      <w:pPr>
        <w:pStyle w:val="Code"/>
      </w:pPr>
      <w:r w:rsidRPr="00EC76D5">
        <w:t xml:space="preserve">  }</w:t>
      </w:r>
    </w:p>
    <w:p w14:paraId="743B1FAC" w14:textId="77777777" w:rsidR="009B66F3" w:rsidRPr="00EC76D5" w:rsidRDefault="009B66F3" w:rsidP="009B66F3">
      <w:pPr>
        <w:pStyle w:val="Code"/>
      </w:pPr>
    </w:p>
    <w:p w14:paraId="1B3B0318" w14:textId="77777777" w:rsidR="009B66F3" w:rsidRPr="00EC76D5" w:rsidRDefault="009B66F3" w:rsidP="009B66F3">
      <w:pPr>
        <w:pStyle w:val="Code"/>
      </w:pPr>
      <w:r w:rsidRPr="00EC76D5">
        <w:t xml:space="preserve">  // call ax        Register null null</w:t>
      </w:r>
    </w:p>
    <w:p w14:paraId="41F28211" w14:textId="77777777" w:rsidR="009B66F3" w:rsidRPr="00EC76D5" w:rsidRDefault="009B66F3" w:rsidP="009B66F3">
      <w:pPr>
        <w:pStyle w:val="Code"/>
      </w:pPr>
      <w:r w:rsidRPr="00EC76D5">
        <w:t xml:space="preserve">  public boolean isCallRegister(ObjectOperator operator) {</w:t>
      </w:r>
    </w:p>
    <w:p w14:paraId="0F74918F" w14:textId="77777777" w:rsidR="009B66F3" w:rsidRPr="00EC76D5" w:rsidRDefault="009B66F3" w:rsidP="009B66F3">
      <w:pPr>
        <w:pStyle w:val="Code"/>
      </w:pPr>
      <w:r w:rsidRPr="00EC76D5">
        <w:t xml:space="preserve">    return (m_operator == ObjectOperator.call) &amp;&amp;</w:t>
      </w:r>
    </w:p>
    <w:p w14:paraId="0600C417" w14:textId="77777777" w:rsidR="009B66F3" w:rsidRPr="00EC76D5" w:rsidRDefault="009B66F3" w:rsidP="009B66F3">
      <w:pPr>
        <w:pStyle w:val="Code"/>
      </w:pPr>
      <w:r w:rsidRPr="00EC76D5">
        <w:t xml:space="preserve">           (m_operandArray[0] instanceof Register) &amp;&amp; </w:t>
      </w:r>
    </w:p>
    <w:p w14:paraId="666F4F1D" w14:textId="77777777" w:rsidR="009B66F3" w:rsidRPr="00EC76D5" w:rsidRDefault="009B66F3" w:rsidP="009B66F3">
      <w:pPr>
        <w:pStyle w:val="Code"/>
      </w:pPr>
      <w:r w:rsidRPr="00EC76D5">
        <w:t xml:space="preserve">           (m_operandArray[1] == null) &amp;&amp;</w:t>
      </w:r>
    </w:p>
    <w:p w14:paraId="573B048B" w14:textId="77777777" w:rsidR="009B66F3" w:rsidRPr="00EC76D5" w:rsidRDefault="009B66F3" w:rsidP="009B66F3">
      <w:pPr>
        <w:pStyle w:val="Code"/>
      </w:pPr>
      <w:r w:rsidRPr="00EC76D5">
        <w:t xml:space="preserve">           (m_operandArray[2] == null);</w:t>
      </w:r>
    </w:p>
    <w:p w14:paraId="0E2A2FC0" w14:textId="77777777" w:rsidR="009B66F3" w:rsidRPr="00EC76D5" w:rsidRDefault="009B66F3" w:rsidP="009B66F3">
      <w:pPr>
        <w:pStyle w:val="Code"/>
      </w:pPr>
      <w:r w:rsidRPr="00EC76D5">
        <w:t xml:space="preserve">  }</w:t>
      </w:r>
    </w:p>
    <w:p w14:paraId="037697C5" w14:textId="77777777" w:rsidR="009B66F3" w:rsidRPr="00EC76D5" w:rsidRDefault="009B66F3" w:rsidP="009B66F3">
      <w:pPr>
        <w:pStyle w:val="Code"/>
      </w:pPr>
    </w:p>
    <w:p w14:paraId="77A90AD3" w14:textId="77777777" w:rsidR="009B66F3" w:rsidRPr="00EC76D5" w:rsidRDefault="009B66F3" w:rsidP="009B66F3">
      <w:pPr>
        <w:pStyle w:val="Code"/>
      </w:pPr>
      <w:r w:rsidRPr="00EC76D5">
        <w:t xml:space="preserve">  public boolean isCallMemory(ObjectOperator operator) {</w:t>
      </w:r>
    </w:p>
    <w:p w14:paraId="2B112B94" w14:textId="77777777" w:rsidR="009B66F3" w:rsidRPr="00EC76D5" w:rsidRDefault="009B66F3" w:rsidP="009B66F3">
      <w:pPr>
        <w:pStyle w:val="Code"/>
      </w:pPr>
      <w:r w:rsidRPr="00EC76D5">
        <w:t xml:space="preserve">    return isCallAuto(operator) || isCallStatic(operator);</w:t>
      </w:r>
    </w:p>
    <w:p w14:paraId="4CC18809" w14:textId="77777777" w:rsidR="009B66F3" w:rsidRPr="00EC76D5" w:rsidRDefault="009B66F3" w:rsidP="009B66F3">
      <w:pPr>
        <w:pStyle w:val="Code"/>
      </w:pPr>
      <w:r w:rsidRPr="00EC76D5">
        <w:t xml:space="preserve">  }</w:t>
      </w:r>
    </w:p>
    <w:p w14:paraId="378C8EBF" w14:textId="77777777" w:rsidR="009B66F3" w:rsidRPr="00EC76D5" w:rsidRDefault="009B66F3" w:rsidP="009B66F3">
      <w:pPr>
        <w:pStyle w:val="Code"/>
      </w:pPr>
      <w:r w:rsidRPr="00EC76D5">
        <w:t xml:space="preserve">  </w:t>
      </w:r>
    </w:p>
    <w:p w14:paraId="264D082F" w14:textId="77777777" w:rsidR="009B66F3" w:rsidRPr="00EC76D5" w:rsidRDefault="009B66F3" w:rsidP="009B66F3">
      <w:pPr>
        <w:pStyle w:val="Code"/>
      </w:pPr>
      <w:r w:rsidRPr="00EC76D5">
        <w:t xml:space="preserve">  // call [bp + 10] Register Integer null</w:t>
      </w:r>
    </w:p>
    <w:p w14:paraId="743FC1E5" w14:textId="77777777" w:rsidR="009B66F3" w:rsidRPr="00EC76D5" w:rsidRDefault="009B66F3" w:rsidP="009B66F3">
      <w:pPr>
        <w:pStyle w:val="Code"/>
      </w:pPr>
      <w:r w:rsidRPr="00EC76D5">
        <w:t xml:space="preserve">  public boolean isCallAuto(ObjectOperator operator) {</w:t>
      </w:r>
    </w:p>
    <w:p w14:paraId="4CFE71B1" w14:textId="77777777" w:rsidR="009B66F3" w:rsidRPr="00EC76D5" w:rsidRDefault="009B66F3" w:rsidP="009B66F3">
      <w:pPr>
        <w:pStyle w:val="Code"/>
      </w:pPr>
      <w:r w:rsidRPr="00EC76D5">
        <w:t xml:space="preserve">    return (m_operator == ObjectOperator.call) &amp;&amp;</w:t>
      </w:r>
    </w:p>
    <w:p w14:paraId="585C64BF" w14:textId="77777777" w:rsidR="009B66F3" w:rsidRPr="00EC76D5" w:rsidRDefault="009B66F3" w:rsidP="009B66F3">
      <w:pPr>
        <w:pStyle w:val="Code"/>
      </w:pPr>
      <w:r w:rsidRPr="00EC76D5">
        <w:t xml:space="preserve">           (m_operandArray[0] instanceof Register) &amp;&amp;</w:t>
      </w:r>
    </w:p>
    <w:p w14:paraId="6B91DE3B" w14:textId="77777777" w:rsidR="009B66F3" w:rsidRPr="00EC76D5" w:rsidRDefault="009B66F3" w:rsidP="009B66F3">
      <w:pPr>
        <w:pStyle w:val="Code"/>
      </w:pPr>
      <w:r w:rsidRPr="00EC76D5">
        <w:t xml:space="preserve">           (m_operandArray[1] instanceof Integer) &amp;&amp;</w:t>
      </w:r>
    </w:p>
    <w:p w14:paraId="56077E62" w14:textId="77777777" w:rsidR="009B66F3" w:rsidRPr="00EC76D5" w:rsidRDefault="009B66F3" w:rsidP="009B66F3">
      <w:pPr>
        <w:pStyle w:val="Code"/>
      </w:pPr>
      <w:r w:rsidRPr="00EC76D5">
        <w:t xml:space="preserve">           (m_operandArray[2] == null);</w:t>
      </w:r>
    </w:p>
    <w:p w14:paraId="788866AA" w14:textId="77777777" w:rsidR="009B66F3" w:rsidRPr="00EC76D5" w:rsidRDefault="009B66F3" w:rsidP="009B66F3">
      <w:pPr>
        <w:pStyle w:val="Code"/>
      </w:pPr>
      <w:r w:rsidRPr="00EC76D5">
        <w:t xml:space="preserve">  }</w:t>
      </w:r>
    </w:p>
    <w:p w14:paraId="23D78BA2" w14:textId="77777777" w:rsidR="009B66F3" w:rsidRPr="00EC76D5" w:rsidRDefault="009B66F3" w:rsidP="009B66F3">
      <w:pPr>
        <w:pStyle w:val="Code"/>
      </w:pPr>
    </w:p>
    <w:p w14:paraId="1F1493B4" w14:textId="77777777" w:rsidR="009B66F3" w:rsidRPr="00EC76D5" w:rsidRDefault="009B66F3" w:rsidP="009B66F3">
      <w:pPr>
        <w:pStyle w:val="Code"/>
      </w:pPr>
      <w:r w:rsidRPr="00EC76D5">
        <w:t xml:space="preserve">  // call [1000]   null Integer null</w:t>
      </w:r>
    </w:p>
    <w:p w14:paraId="73732FA9" w14:textId="77777777" w:rsidR="009B66F3" w:rsidRPr="00EC76D5" w:rsidRDefault="009B66F3" w:rsidP="009B66F3">
      <w:pPr>
        <w:pStyle w:val="Code"/>
      </w:pPr>
      <w:r w:rsidRPr="00EC76D5">
        <w:t xml:space="preserve">  public boolean isCallStatic(ObjectOperator operator) {</w:t>
      </w:r>
    </w:p>
    <w:p w14:paraId="24F86D58" w14:textId="77777777" w:rsidR="009B66F3" w:rsidRPr="00EC76D5" w:rsidRDefault="009B66F3" w:rsidP="009B66F3">
      <w:pPr>
        <w:pStyle w:val="Code"/>
      </w:pPr>
      <w:r w:rsidRPr="00EC76D5">
        <w:t xml:space="preserve">    return (m_operator == ObjectOperator.call) &amp;&amp;</w:t>
      </w:r>
    </w:p>
    <w:p w14:paraId="698781B0" w14:textId="77777777" w:rsidR="009B66F3" w:rsidRPr="00EC76D5" w:rsidRDefault="009B66F3" w:rsidP="009B66F3">
      <w:pPr>
        <w:pStyle w:val="Code"/>
      </w:pPr>
      <w:r w:rsidRPr="00EC76D5">
        <w:t xml:space="preserve">           (m_operandArray[0] == null) &amp;&amp;</w:t>
      </w:r>
    </w:p>
    <w:p w14:paraId="0E872A09" w14:textId="77777777" w:rsidR="009B66F3" w:rsidRPr="00EC76D5" w:rsidRDefault="009B66F3" w:rsidP="009B66F3">
      <w:pPr>
        <w:pStyle w:val="Code"/>
      </w:pPr>
      <w:r w:rsidRPr="00EC76D5">
        <w:t xml:space="preserve">           (m_operandArray[1] instanceof Pair) &amp;&amp;</w:t>
      </w:r>
    </w:p>
    <w:p w14:paraId="726460BA" w14:textId="77777777" w:rsidR="009B66F3" w:rsidRPr="00EC76D5" w:rsidRDefault="009B66F3" w:rsidP="009B66F3">
      <w:pPr>
        <w:pStyle w:val="Code"/>
      </w:pPr>
      <w:r w:rsidRPr="00EC76D5">
        <w:t xml:space="preserve">           (m_operandArray[2] == null);</w:t>
      </w:r>
    </w:p>
    <w:p w14:paraId="0FDFA806" w14:textId="77777777" w:rsidR="009B66F3" w:rsidRPr="00EC76D5" w:rsidRDefault="009B66F3" w:rsidP="009B66F3">
      <w:pPr>
        <w:pStyle w:val="Code"/>
      </w:pPr>
      <w:r w:rsidRPr="00EC76D5">
        <w:t xml:space="preserve">  }</w:t>
      </w:r>
    </w:p>
    <w:p w14:paraId="123DA9C0" w14:textId="77777777" w:rsidR="009B66F3" w:rsidRPr="00EC76D5" w:rsidRDefault="009B66F3" w:rsidP="009B66F3">
      <w:pPr>
        <w:pStyle w:val="Code"/>
      </w:pPr>
    </w:p>
    <w:p w14:paraId="62A5EDBC" w14:textId="77777777" w:rsidR="009B66F3" w:rsidRPr="00EC76D5" w:rsidRDefault="009B66F3" w:rsidP="009B66F3">
      <w:pPr>
        <w:pStyle w:val="Code"/>
      </w:pPr>
      <w:r w:rsidRPr="00EC76D5">
        <w:t xml:space="preserve">  public boolean isRegisterLoad(int position) {</w:t>
      </w:r>
    </w:p>
    <w:p w14:paraId="129E2DFA" w14:textId="77777777" w:rsidR="009B66F3" w:rsidRPr="00EC76D5" w:rsidRDefault="009B66F3" w:rsidP="009B66F3">
      <w:pPr>
        <w:pStyle w:val="Code"/>
      </w:pPr>
      <w:r w:rsidRPr="00EC76D5">
        <w:t xml:space="preserve">    return ((position == 1) &amp;&amp; (m_operandArray[0] instanceof Register) &amp;&amp;</w:t>
      </w:r>
    </w:p>
    <w:p w14:paraId="595679C7" w14:textId="77777777" w:rsidR="009B66F3" w:rsidRPr="00EC76D5" w:rsidRDefault="009B66F3" w:rsidP="009B66F3">
      <w:pPr>
        <w:pStyle w:val="Code"/>
      </w:pPr>
      <w:r w:rsidRPr="00EC76D5">
        <w:t xml:space="preserve">            ((m_operandArray[1] instanceof Register) ||</w:t>
      </w:r>
    </w:p>
    <w:p w14:paraId="658ABCB4" w14:textId="77777777" w:rsidR="009B66F3" w:rsidRPr="00EC76D5" w:rsidRDefault="009B66F3" w:rsidP="009B66F3">
      <w:pPr>
        <w:pStyle w:val="Code"/>
      </w:pPr>
      <w:r w:rsidRPr="00EC76D5">
        <w:t xml:space="preserve">             (m_operandArray[1] instanceof Integer)));</w:t>
      </w:r>
    </w:p>
    <w:p w14:paraId="1676376F" w14:textId="77777777" w:rsidR="009B66F3" w:rsidRPr="00EC76D5" w:rsidRDefault="009B66F3" w:rsidP="009B66F3">
      <w:pPr>
        <w:pStyle w:val="Code"/>
      </w:pPr>
      <w:r w:rsidRPr="00EC76D5">
        <w:t xml:space="preserve">  }</w:t>
      </w:r>
    </w:p>
    <w:p w14:paraId="50396255" w14:textId="77777777" w:rsidR="009B66F3" w:rsidRPr="00EC76D5" w:rsidRDefault="009B66F3" w:rsidP="009B66F3">
      <w:pPr>
        <w:pStyle w:val="Code"/>
      </w:pPr>
      <w:r w:rsidRPr="00EC76D5">
        <w:t xml:space="preserve">  </w:t>
      </w:r>
    </w:p>
    <w:p w14:paraId="447E3BE2" w14:textId="77777777" w:rsidR="009B66F3" w:rsidRPr="00EC76D5" w:rsidRDefault="009B66F3" w:rsidP="009B66F3">
      <w:pPr>
        <w:pStyle w:val="Code"/>
      </w:pPr>
      <w:r w:rsidRPr="00EC76D5">
        <w:t xml:space="preserve">  public boolean isRegisterSave(int position) {</w:t>
      </w:r>
    </w:p>
    <w:p w14:paraId="39CC213F" w14:textId="77777777" w:rsidR="009B66F3" w:rsidRPr="00EC76D5" w:rsidRDefault="009B66F3" w:rsidP="009B66F3">
      <w:pPr>
        <w:pStyle w:val="Code"/>
      </w:pPr>
      <w:r w:rsidRPr="00EC76D5">
        <w:t xml:space="preserve">    return ((position == 3) &amp;&amp; (m_operandArray[2] instanceof Register));</w:t>
      </w:r>
    </w:p>
    <w:p w14:paraId="6724470D" w14:textId="77777777" w:rsidR="009B66F3" w:rsidRPr="00EC76D5" w:rsidRDefault="009B66F3" w:rsidP="009B66F3">
      <w:pPr>
        <w:pStyle w:val="Code"/>
      </w:pPr>
      <w:r w:rsidRPr="00EC76D5">
        <w:t xml:space="preserve">  }</w:t>
      </w:r>
    </w:p>
    <w:p w14:paraId="75C69D67" w14:textId="77777777" w:rsidR="009B66F3" w:rsidRPr="00EC76D5" w:rsidRDefault="009B66F3" w:rsidP="009B66F3">
      <w:pPr>
        <w:pStyle w:val="Code"/>
      </w:pPr>
      <w:r w:rsidRPr="00EC76D5">
        <w:t xml:space="preserve">  </w:t>
      </w:r>
    </w:p>
    <w:p w14:paraId="7667213A" w14:textId="77777777" w:rsidR="009B66F3" w:rsidRPr="00EC76D5" w:rsidRDefault="009B66F3" w:rsidP="009B66F3">
      <w:pPr>
        <w:pStyle w:val="Code"/>
      </w:pPr>
      <w:r w:rsidRPr="00EC76D5">
        <w:t xml:space="preserve">  public static boolean registerOverlap(Register register1,</w:t>
      </w:r>
    </w:p>
    <w:p w14:paraId="6D729A0A" w14:textId="77777777" w:rsidR="009B66F3" w:rsidRPr="00EC76D5" w:rsidRDefault="009B66F3" w:rsidP="009B66F3">
      <w:pPr>
        <w:pStyle w:val="Code"/>
      </w:pPr>
      <w:r w:rsidRPr="00EC76D5">
        <w:t xml:space="preserve">                                        Register register2) {</w:t>
      </w:r>
    </w:p>
    <w:p w14:paraId="608C6818" w14:textId="77777777" w:rsidR="009B66F3" w:rsidRPr="00EC76D5" w:rsidRDefault="009B66F3" w:rsidP="009B66F3">
      <w:pPr>
        <w:pStyle w:val="Code"/>
      </w:pPr>
      <w:r w:rsidRPr="00EC76D5">
        <w:t xml:space="preserve">    if ((register1 == null) || (register2 == null)) {</w:t>
      </w:r>
    </w:p>
    <w:p w14:paraId="0582414E" w14:textId="77777777" w:rsidR="009B66F3" w:rsidRPr="00EC76D5" w:rsidRDefault="009B66F3" w:rsidP="009B66F3">
      <w:pPr>
        <w:pStyle w:val="Code"/>
      </w:pPr>
      <w:r w:rsidRPr="00EC76D5">
        <w:t xml:space="preserve">      return false;</w:t>
      </w:r>
    </w:p>
    <w:p w14:paraId="711005FB" w14:textId="77777777" w:rsidR="009B66F3" w:rsidRPr="00EC76D5" w:rsidRDefault="009B66F3" w:rsidP="009B66F3">
      <w:pPr>
        <w:pStyle w:val="Code"/>
      </w:pPr>
      <w:r w:rsidRPr="00EC76D5">
        <w:t xml:space="preserve">    }</w:t>
      </w:r>
    </w:p>
    <w:p w14:paraId="0EC25450" w14:textId="77777777" w:rsidR="009B66F3" w:rsidRPr="00EC76D5" w:rsidRDefault="009B66F3" w:rsidP="009B66F3">
      <w:pPr>
        <w:pStyle w:val="Code"/>
      </w:pPr>
      <w:r w:rsidRPr="00EC76D5">
        <w:t xml:space="preserve">    </w:t>
      </w:r>
    </w:p>
    <w:p w14:paraId="50294AB7" w14:textId="77777777" w:rsidR="009B66F3" w:rsidRPr="00EC76D5" w:rsidRDefault="009B66F3" w:rsidP="009B66F3">
      <w:pPr>
        <w:pStyle w:val="Code"/>
      </w:pPr>
      <w:r w:rsidRPr="00EC76D5">
        <w:t xml:space="preserve">    if (register1.equals(register2)) {</w:t>
      </w:r>
    </w:p>
    <w:p w14:paraId="5B243D86" w14:textId="77777777" w:rsidR="009B66F3" w:rsidRPr="00EC76D5" w:rsidRDefault="009B66F3" w:rsidP="009B66F3">
      <w:pPr>
        <w:pStyle w:val="Code"/>
      </w:pPr>
      <w:r w:rsidRPr="00EC76D5">
        <w:t xml:space="preserve">      return true;</w:t>
      </w:r>
    </w:p>
    <w:p w14:paraId="18591EDD" w14:textId="77777777" w:rsidR="009B66F3" w:rsidRPr="00EC76D5" w:rsidRDefault="009B66F3" w:rsidP="009B66F3">
      <w:pPr>
        <w:pStyle w:val="Code"/>
      </w:pPr>
      <w:r w:rsidRPr="00EC76D5">
        <w:t xml:space="preserve">    }</w:t>
      </w:r>
    </w:p>
    <w:p w14:paraId="2E01CE51" w14:textId="77777777" w:rsidR="009B66F3" w:rsidRPr="00EC76D5" w:rsidRDefault="009B66F3" w:rsidP="009B66F3">
      <w:pPr>
        <w:pStyle w:val="Code"/>
      </w:pPr>
    </w:p>
    <w:p w14:paraId="1654BE96" w14:textId="77777777" w:rsidR="009B66F3" w:rsidRPr="00EC76D5" w:rsidRDefault="009B66F3" w:rsidP="009B66F3">
      <w:pPr>
        <w:pStyle w:val="Code"/>
      </w:pPr>
      <w:r w:rsidRPr="00EC76D5">
        <w:t xml:space="preserve">    String name1 = register1.name(), name2 = register2.name();</w:t>
      </w:r>
    </w:p>
    <w:p w14:paraId="4C204D12" w14:textId="77777777" w:rsidR="009B66F3" w:rsidRPr="00EC76D5" w:rsidRDefault="009B66F3" w:rsidP="009B66F3">
      <w:pPr>
        <w:pStyle w:val="Code"/>
      </w:pPr>
    </w:p>
    <w:p w14:paraId="0E397772" w14:textId="77777777" w:rsidR="009B66F3" w:rsidRPr="00EC76D5" w:rsidRDefault="009B66F3" w:rsidP="009B66F3">
      <w:pPr>
        <w:pStyle w:val="Code"/>
      </w:pPr>
      <w:r w:rsidRPr="00EC76D5">
        <w:t xml:space="preserve">    name1 = (name1.length() == 3) ? name1.substring(1) : name1;</w:t>
      </w:r>
    </w:p>
    <w:p w14:paraId="4DA803F7" w14:textId="77777777" w:rsidR="009B66F3" w:rsidRPr="00EC76D5" w:rsidRDefault="009B66F3" w:rsidP="009B66F3">
      <w:pPr>
        <w:pStyle w:val="Code"/>
      </w:pPr>
      <w:r w:rsidRPr="00EC76D5">
        <w:t xml:space="preserve">    name2 = (name2.length() == 3) ? name2.substring(1) : name2;</w:t>
      </w:r>
    </w:p>
    <w:p w14:paraId="41ACF35F" w14:textId="77777777" w:rsidR="009B66F3" w:rsidRPr="00EC76D5" w:rsidRDefault="009B66F3" w:rsidP="009B66F3">
      <w:pPr>
        <w:pStyle w:val="Code"/>
      </w:pPr>
    </w:p>
    <w:p w14:paraId="230158C8" w14:textId="77777777" w:rsidR="009B66F3" w:rsidRPr="00EC76D5" w:rsidRDefault="009B66F3" w:rsidP="009B66F3">
      <w:pPr>
        <w:pStyle w:val="Code"/>
      </w:pPr>
      <w:r w:rsidRPr="00EC76D5">
        <w:t xml:space="preserve">    if ((name1.contains("h") &amp;&amp; name2.contains("l")) ||</w:t>
      </w:r>
    </w:p>
    <w:p w14:paraId="05B7BF43" w14:textId="77777777" w:rsidR="009B66F3" w:rsidRPr="00EC76D5" w:rsidRDefault="009B66F3" w:rsidP="009B66F3">
      <w:pPr>
        <w:pStyle w:val="Code"/>
      </w:pPr>
      <w:r w:rsidRPr="00EC76D5">
        <w:lastRenderedPageBreak/>
        <w:t xml:space="preserve">        (name1.contains("l") &amp;&amp; name2.contains("h"))) {</w:t>
      </w:r>
    </w:p>
    <w:p w14:paraId="75310F34" w14:textId="77777777" w:rsidR="009B66F3" w:rsidRPr="00EC76D5" w:rsidRDefault="009B66F3" w:rsidP="009B66F3">
      <w:pPr>
        <w:pStyle w:val="Code"/>
      </w:pPr>
      <w:r w:rsidRPr="00EC76D5">
        <w:t xml:space="preserve">      return false;</w:t>
      </w:r>
    </w:p>
    <w:p w14:paraId="762141FC" w14:textId="77777777" w:rsidR="009B66F3" w:rsidRPr="00EC76D5" w:rsidRDefault="009B66F3" w:rsidP="009B66F3">
      <w:pPr>
        <w:pStyle w:val="Code"/>
      </w:pPr>
      <w:r w:rsidRPr="00EC76D5">
        <w:t xml:space="preserve">    }</w:t>
      </w:r>
    </w:p>
    <w:p w14:paraId="74ED69BD" w14:textId="77777777" w:rsidR="009B66F3" w:rsidRPr="00EC76D5" w:rsidRDefault="009B66F3" w:rsidP="009B66F3">
      <w:pPr>
        <w:pStyle w:val="Code"/>
      </w:pPr>
      <w:r w:rsidRPr="00EC76D5">
        <w:t xml:space="preserve">    </w:t>
      </w:r>
    </w:p>
    <w:p w14:paraId="52FE67FA" w14:textId="77777777" w:rsidR="009B66F3" w:rsidRPr="00EC76D5" w:rsidRDefault="009B66F3" w:rsidP="009B66F3">
      <w:pPr>
        <w:pStyle w:val="Code"/>
      </w:pPr>
      <w:r w:rsidRPr="00EC76D5">
        <w:t xml:space="preserve">    name1 = (name1.contains("h") || name1.contains("l") ||</w:t>
      </w:r>
    </w:p>
    <w:p w14:paraId="04E7C674" w14:textId="77777777" w:rsidR="009B66F3" w:rsidRPr="00EC76D5" w:rsidRDefault="009B66F3" w:rsidP="009B66F3">
      <w:pPr>
        <w:pStyle w:val="Code"/>
      </w:pPr>
      <w:r w:rsidRPr="00EC76D5">
        <w:t xml:space="preserve">             name1.contains("x")) ? name1.substring(0, 1) : name1;</w:t>
      </w:r>
    </w:p>
    <w:p w14:paraId="4AB50171" w14:textId="77777777" w:rsidR="009B66F3" w:rsidRPr="00EC76D5" w:rsidRDefault="009B66F3" w:rsidP="009B66F3">
      <w:pPr>
        <w:pStyle w:val="Code"/>
      </w:pPr>
      <w:r w:rsidRPr="00EC76D5">
        <w:t xml:space="preserve">    name2 = (name2.contains("h") || name2.contains("l") ||</w:t>
      </w:r>
    </w:p>
    <w:p w14:paraId="1D0539D3" w14:textId="77777777" w:rsidR="009B66F3" w:rsidRPr="00EC76D5" w:rsidRDefault="009B66F3" w:rsidP="009B66F3">
      <w:pPr>
        <w:pStyle w:val="Code"/>
      </w:pPr>
      <w:r w:rsidRPr="00EC76D5">
        <w:t xml:space="preserve">             name2.contains("x")) ? name2.substring(0, 1) : name2;</w:t>
      </w:r>
    </w:p>
    <w:p w14:paraId="6C880B19" w14:textId="77777777" w:rsidR="009B66F3" w:rsidRPr="00EC76D5" w:rsidRDefault="009B66F3" w:rsidP="009B66F3">
      <w:pPr>
        <w:pStyle w:val="Code"/>
      </w:pPr>
    </w:p>
    <w:p w14:paraId="3A1EA7CE" w14:textId="77777777" w:rsidR="009B66F3" w:rsidRPr="00EC76D5" w:rsidRDefault="009B66F3" w:rsidP="009B66F3">
      <w:pPr>
        <w:pStyle w:val="Code"/>
      </w:pPr>
      <w:r w:rsidRPr="00EC76D5">
        <w:t xml:space="preserve">    return name1.equals(name2);</w:t>
      </w:r>
    </w:p>
    <w:p w14:paraId="45186F10" w14:textId="77777777" w:rsidR="009B66F3" w:rsidRPr="00EC76D5" w:rsidRDefault="009B66F3" w:rsidP="009B66F3">
      <w:pPr>
        <w:pStyle w:val="Code"/>
      </w:pPr>
      <w:r w:rsidRPr="00EC76D5">
        <w:t xml:space="preserve">  }</w:t>
      </w:r>
    </w:p>
    <w:p w14:paraId="5569A1DC" w14:textId="77777777" w:rsidR="009B66F3" w:rsidRPr="00EC76D5" w:rsidRDefault="009B66F3" w:rsidP="009B66F3">
      <w:pPr>
        <w:pStyle w:val="Code"/>
      </w:pPr>
      <w:r w:rsidRPr="00EC76D5">
        <w:t xml:space="preserve">  </w:t>
      </w:r>
    </w:p>
    <w:p w14:paraId="50736816" w14:textId="77777777" w:rsidR="009B66F3" w:rsidRPr="00EC76D5" w:rsidRDefault="009B66F3" w:rsidP="009B66F3">
      <w:pPr>
        <w:pStyle w:val="Code"/>
      </w:pPr>
      <w:r w:rsidRPr="00EC76D5">
        <w:t xml:space="preserve">  public static Register registerToSize(Register register, int size) {</w:t>
      </w:r>
    </w:p>
    <w:p w14:paraId="766CF4CC" w14:textId="77777777" w:rsidR="009B66F3" w:rsidRPr="00EC76D5" w:rsidRDefault="009B66F3" w:rsidP="009B66F3">
      <w:pPr>
        <w:pStyle w:val="Code"/>
      </w:pPr>
      <w:r w:rsidRPr="00EC76D5">
        <w:t xml:space="preserve">    switch (size) {</w:t>
      </w:r>
    </w:p>
    <w:p w14:paraId="4CF82A06" w14:textId="77777777" w:rsidR="009B66F3" w:rsidRPr="00EC76D5" w:rsidRDefault="009B66F3" w:rsidP="009B66F3">
      <w:pPr>
        <w:pStyle w:val="Code"/>
      </w:pPr>
      <w:r w:rsidRPr="00EC76D5">
        <w:t xml:space="preserve">      case Type.ShortSize:</w:t>
      </w:r>
    </w:p>
    <w:p w14:paraId="67710204" w14:textId="77777777" w:rsidR="009B66F3" w:rsidRPr="00EC76D5" w:rsidRDefault="009B66F3" w:rsidP="009B66F3">
      <w:pPr>
        <w:pStyle w:val="Code"/>
      </w:pPr>
      <w:r w:rsidRPr="00EC76D5">
        <w:t xml:space="preserve">        return Register.valueOf(register.name().replace("x", "l").</w:t>
      </w:r>
    </w:p>
    <w:p w14:paraId="75674B7C" w14:textId="77777777" w:rsidR="009B66F3" w:rsidRPr="00EC76D5" w:rsidRDefault="009B66F3" w:rsidP="009B66F3">
      <w:pPr>
        <w:pStyle w:val="Code"/>
      </w:pPr>
      <w:r w:rsidRPr="00EC76D5">
        <w:t xml:space="preserve">                                                replace("e", ""));</w:t>
      </w:r>
    </w:p>
    <w:p w14:paraId="16C7D3CD" w14:textId="77777777" w:rsidR="009B66F3" w:rsidRPr="00EC76D5" w:rsidRDefault="009B66F3" w:rsidP="009B66F3">
      <w:pPr>
        <w:pStyle w:val="Code"/>
      </w:pPr>
    </w:p>
    <w:p w14:paraId="0B152DC7" w14:textId="77777777" w:rsidR="009B66F3" w:rsidRPr="00EC76D5" w:rsidRDefault="009B66F3" w:rsidP="009B66F3">
      <w:pPr>
        <w:pStyle w:val="Code"/>
      </w:pPr>
      <w:r w:rsidRPr="00EC76D5">
        <w:t xml:space="preserve">      case Type.IntegerSize:</w:t>
      </w:r>
    </w:p>
    <w:p w14:paraId="4689D7A7" w14:textId="77777777" w:rsidR="009B66F3" w:rsidRPr="00EC76D5" w:rsidRDefault="009B66F3" w:rsidP="009B66F3">
      <w:pPr>
        <w:pStyle w:val="Code"/>
      </w:pPr>
      <w:r w:rsidRPr="00EC76D5">
        <w:t xml:space="preserve">        return Register.valueOf(register.name().replace("h", "x").</w:t>
      </w:r>
    </w:p>
    <w:p w14:paraId="3122E987" w14:textId="77777777" w:rsidR="009B66F3" w:rsidRPr="00EC76D5" w:rsidRDefault="009B66F3" w:rsidP="009B66F3">
      <w:pPr>
        <w:pStyle w:val="Code"/>
      </w:pPr>
      <w:r w:rsidRPr="00EC76D5">
        <w:t xml:space="preserve">                                replace("l", "x").replace("e", ""));</w:t>
      </w:r>
    </w:p>
    <w:p w14:paraId="23659AF0" w14:textId="77777777" w:rsidR="009B66F3" w:rsidRPr="00EC76D5" w:rsidRDefault="009B66F3" w:rsidP="009B66F3">
      <w:pPr>
        <w:pStyle w:val="Code"/>
      </w:pPr>
    </w:p>
    <w:p w14:paraId="0BF5BA30" w14:textId="77777777" w:rsidR="009B66F3" w:rsidRPr="00EC76D5" w:rsidRDefault="009B66F3" w:rsidP="009B66F3">
      <w:pPr>
        <w:pStyle w:val="Code"/>
      </w:pPr>
      <w:r w:rsidRPr="00EC76D5">
        <w:t xml:space="preserve">      case Type.LongSize:</w:t>
      </w:r>
    </w:p>
    <w:p w14:paraId="6CF48479" w14:textId="77777777" w:rsidR="009B66F3" w:rsidRPr="00EC76D5" w:rsidRDefault="009B66F3" w:rsidP="009B66F3">
      <w:pPr>
        <w:pStyle w:val="Code"/>
      </w:pPr>
      <w:r w:rsidRPr="00EC76D5">
        <w:t xml:space="preserve">        return Register.valueOf("e" + register.name().replace("l", "x").</w:t>
      </w:r>
    </w:p>
    <w:p w14:paraId="7B8B0945" w14:textId="77777777" w:rsidR="009B66F3" w:rsidRPr="00EC76D5" w:rsidRDefault="009B66F3" w:rsidP="009B66F3">
      <w:pPr>
        <w:pStyle w:val="Code"/>
      </w:pPr>
      <w:r w:rsidRPr="00EC76D5">
        <w:t xml:space="preserve">                                                      replace("e", ""));</w:t>
      </w:r>
    </w:p>
    <w:p w14:paraId="1FEF8AE3" w14:textId="77777777" w:rsidR="009B66F3" w:rsidRPr="00EC76D5" w:rsidRDefault="009B66F3" w:rsidP="009B66F3">
      <w:pPr>
        <w:pStyle w:val="Code"/>
      </w:pPr>
      <w:r w:rsidRPr="00EC76D5">
        <w:t xml:space="preserve">    }</w:t>
      </w:r>
    </w:p>
    <w:p w14:paraId="43AFF2D1" w14:textId="77777777" w:rsidR="009B66F3" w:rsidRPr="00EC76D5" w:rsidRDefault="009B66F3" w:rsidP="009B66F3">
      <w:pPr>
        <w:pStyle w:val="Code"/>
      </w:pPr>
      <w:r w:rsidRPr="00EC76D5">
        <w:t xml:space="preserve">    </w:t>
      </w:r>
    </w:p>
    <w:p w14:paraId="50031949" w14:textId="77777777" w:rsidR="009B66F3" w:rsidRPr="00EC76D5" w:rsidRDefault="009B66F3" w:rsidP="009B66F3">
      <w:pPr>
        <w:pStyle w:val="Code"/>
      </w:pPr>
      <w:r w:rsidRPr="00EC76D5">
        <w:t xml:space="preserve">    return null;</w:t>
      </w:r>
    </w:p>
    <w:p w14:paraId="21EDEBCC" w14:textId="77777777" w:rsidR="009B66F3" w:rsidRPr="00EC76D5" w:rsidRDefault="009B66F3" w:rsidP="009B66F3">
      <w:pPr>
        <w:pStyle w:val="Code"/>
      </w:pPr>
      <w:r w:rsidRPr="00EC76D5">
        <w:t xml:space="preserve">  }</w:t>
      </w:r>
    </w:p>
    <w:p w14:paraId="3F7BC8A0" w14:textId="77777777" w:rsidR="009B66F3" w:rsidRPr="00EC76D5" w:rsidRDefault="009B66F3" w:rsidP="009B66F3">
      <w:pPr>
        <w:pStyle w:val="Code"/>
      </w:pPr>
      <w:r w:rsidRPr="00EC76D5">
        <w:t xml:space="preserve">  </w:t>
      </w:r>
    </w:p>
    <w:p w14:paraId="0ACC81F6" w14:textId="77777777" w:rsidR="009B66F3" w:rsidRPr="00EC76D5" w:rsidRDefault="009B66F3" w:rsidP="009B66F3">
      <w:pPr>
        <w:pStyle w:val="Code"/>
      </w:pPr>
      <w:r w:rsidRPr="00EC76D5">
        <w:t xml:space="preserve">  public static int registerSize(Register register) {</w:t>
      </w:r>
    </w:p>
    <w:p w14:paraId="62A27A0E" w14:textId="77777777" w:rsidR="009B66F3" w:rsidRPr="00EC76D5" w:rsidRDefault="009B66F3" w:rsidP="009B66F3">
      <w:pPr>
        <w:pStyle w:val="Code"/>
      </w:pPr>
      <w:r w:rsidRPr="00EC76D5">
        <w:t xml:space="preserve">    String name = register.name();</w:t>
      </w:r>
    </w:p>
    <w:p w14:paraId="0E315410" w14:textId="77777777" w:rsidR="009B66F3" w:rsidRPr="00EC76D5" w:rsidRDefault="009B66F3" w:rsidP="009B66F3">
      <w:pPr>
        <w:pStyle w:val="Code"/>
      </w:pPr>
      <w:r w:rsidRPr="00EC76D5">
        <w:t xml:space="preserve">    </w:t>
      </w:r>
    </w:p>
    <w:p w14:paraId="1572AFA6" w14:textId="77777777" w:rsidR="009B66F3" w:rsidRPr="00EC76D5" w:rsidRDefault="009B66F3" w:rsidP="009B66F3">
      <w:pPr>
        <w:pStyle w:val="Code"/>
      </w:pPr>
      <w:r w:rsidRPr="00EC76D5">
        <w:t xml:space="preserve">    if (name.contains("e")) {</w:t>
      </w:r>
    </w:p>
    <w:p w14:paraId="6BC931DE" w14:textId="77777777" w:rsidR="009B66F3" w:rsidRPr="00EC76D5" w:rsidRDefault="009B66F3" w:rsidP="009B66F3">
      <w:pPr>
        <w:pStyle w:val="Code"/>
      </w:pPr>
      <w:r w:rsidRPr="00EC76D5">
        <w:t xml:space="preserve">      return c_compiler.Type.LongSize;</w:t>
      </w:r>
    </w:p>
    <w:p w14:paraId="208B0531" w14:textId="77777777" w:rsidR="009B66F3" w:rsidRPr="00EC76D5" w:rsidRDefault="009B66F3" w:rsidP="009B66F3">
      <w:pPr>
        <w:pStyle w:val="Code"/>
      </w:pPr>
      <w:r w:rsidRPr="00EC76D5">
        <w:t xml:space="preserve">    }</w:t>
      </w:r>
    </w:p>
    <w:p w14:paraId="1052DFE0" w14:textId="77777777" w:rsidR="009B66F3" w:rsidRPr="00EC76D5" w:rsidRDefault="009B66F3" w:rsidP="009B66F3">
      <w:pPr>
        <w:pStyle w:val="Code"/>
      </w:pPr>
      <w:r w:rsidRPr="00EC76D5">
        <w:t xml:space="preserve">    else if (name.contains("l") || name.contains("h")) {</w:t>
      </w:r>
    </w:p>
    <w:p w14:paraId="56635B42" w14:textId="77777777" w:rsidR="009B66F3" w:rsidRPr="00EC76D5" w:rsidRDefault="009B66F3" w:rsidP="009B66F3">
      <w:pPr>
        <w:pStyle w:val="Code"/>
      </w:pPr>
      <w:r w:rsidRPr="00EC76D5">
        <w:t xml:space="preserve">      return c_compiler.Type.ShortSize;</w:t>
      </w:r>
    </w:p>
    <w:p w14:paraId="3CB0C65F" w14:textId="77777777" w:rsidR="009B66F3" w:rsidRPr="00EC76D5" w:rsidRDefault="009B66F3" w:rsidP="009B66F3">
      <w:pPr>
        <w:pStyle w:val="Code"/>
      </w:pPr>
      <w:r w:rsidRPr="00EC76D5">
        <w:t xml:space="preserve">    }</w:t>
      </w:r>
    </w:p>
    <w:p w14:paraId="64B70AB8" w14:textId="77777777" w:rsidR="009B66F3" w:rsidRPr="00EC76D5" w:rsidRDefault="009B66F3" w:rsidP="009B66F3">
      <w:pPr>
        <w:pStyle w:val="Code"/>
      </w:pPr>
      <w:r w:rsidRPr="00EC76D5">
        <w:t xml:space="preserve">    else {</w:t>
      </w:r>
    </w:p>
    <w:p w14:paraId="5D23175F" w14:textId="77777777" w:rsidR="009B66F3" w:rsidRPr="00EC76D5" w:rsidRDefault="009B66F3" w:rsidP="009B66F3">
      <w:pPr>
        <w:pStyle w:val="Code"/>
      </w:pPr>
      <w:r w:rsidRPr="00EC76D5">
        <w:t xml:space="preserve">      return c_compiler.Type.IntegerSize;</w:t>
      </w:r>
    </w:p>
    <w:p w14:paraId="2644923F" w14:textId="77777777" w:rsidR="009B66F3" w:rsidRPr="00EC76D5" w:rsidRDefault="009B66F3" w:rsidP="009B66F3">
      <w:pPr>
        <w:pStyle w:val="Code"/>
      </w:pPr>
      <w:r w:rsidRPr="00EC76D5">
        <w:t xml:space="preserve">    }</w:t>
      </w:r>
    </w:p>
    <w:p w14:paraId="2FAB4298" w14:textId="77777777" w:rsidR="009B66F3" w:rsidRPr="00EC76D5" w:rsidRDefault="009B66F3" w:rsidP="009B66F3">
      <w:pPr>
        <w:pStyle w:val="Code"/>
      </w:pPr>
      <w:r w:rsidRPr="00EC76D5">
        <w:t xml:space="preserve">  }</w:t>
      </w:r>
    </w:p>
    <w:p w14:paraId="5826948A" w14:textId="77777777" w:rsidR="009B66F3" w:rsidRPr="00EC76D5" w:rsidRDefault="009B66F3" w:rsidP="009B66F3">
      <w:pPr>
        <w:pStyle w:val="Code"/>
      </w:pPr>
    </w:p>
    <w:p w14:paraId="5B1D4B5F" w14:textId="77777777" w:rsidR="009B66F3" w:rsidRPr="00EC76D5" w:rsidRDefault="009B66F3" w:rsidP="009B66F3">
      <w:pPr>
        <w:pStyle w:val="Code"/>
      </w:pPr>
      <w:r w:rsidRPr="00EC76D5">
        <w:t xml:space="preserve">  public static int operatorSize(ObjectOperator operator) {    </w:t>
      </w:r>
    </w:p>
    <w:p w14:paraId="0DE1622B" w14:textId="77777777" w:rsidR="009B66F3" w:rsidRPr="00EC76D5" w:rsidRDefault="009B66F3" w:rsidP="009B66F3">
      <w:pPr>
        <w:pStyle w:val="Code"/>
      </w:pPr>
      <w:r w:rsidRPr="00EC76D5">
        <w:t xml:space="preserve">    if (operator.name().contains("_byte")) {</w:t>
      </w:r>
    </w:p>
    <w:p w14:paraId="1A7FB941" w14:textId="77777777" w:rsidR="009B66F3" w:rsidRPr="00EC76D5" w:rsidRDefault="009B66F3" w:rsidP="009B66F3">
      <w:pPr>
        <w:pStyle w:val="Code"/>
      </w:pPr>
      <w:r w:rsidRPr="00EC76D5">
        <w:t xml:space="preserve">      return Type.CharSize;</w:t>
      </w:r>
    </w:p>
    <w:p w14:paraId="30F2BDD8" w14:textId="77777777" w:rsidR="009B66F3" w:rsidRPr="00EC76D5" w:rsidRDefault="009B66F3" w:rsidP="009B66F3">
      <w:pPr>
        <w:pStyle w:val="Code"/>
      </w:pPr>
      <w:r w:rsidRPr="00EC76D5">
        <w:t xml:space="preserve">    }</w:t>
      </w:r>
    </w:p>
    <w:p w14:paraId="6B69C907" w14:textId="77777777" w:rsidR="009B66F3" w:rsidRPr="00EC76D5" w:rsidRDefault="009B66F3" w:rsidP="009B66F3">
      <w:pPr>
        <w:pStyle w:val="Code"/>
      </w:pPr>
      <w:r w:rsidRPr="00EC76D5">
        <w:t xml:space="preserve">    else if (operator.name().contains("_word")) {</w:t>
      </w:r>
    </w:p>
    <w:p w14:paraId="54520F46" w14:textId="77777777" w:rsidR="009B66F3" w:rsidRPr="00EC76D5" w:rsidRDefault="009B66F3" w:rsidP="009B66F3">
      <w:pPr>
        <w:pStyle w:val="Code"/>
      </w:pPr>
      <w:r w:rsidRPr="00EC76D5">
        <w:t xml:space="preserve">      return Type.IntegerSize;</w:t>
      </w:r>
    </w:p>
    <w:p w14:paraId="6B20C279" w14:textId="77777777" w:rsidR="009B66F3" w:rsidRPr="00EC76D5" w:rsidRDefault="009B66F3" w:rsidP="009B66F3">
      <w:pPr>
        <w:pStyle w:val="Code"/>
      </w:pPr>
      <w:r w:rsidRPr="00EC76D5">
        <w:t xml:space="preserve">    }</w:t>
      </w:r>
    </w:p>
    <w:p w14:paraId="62D19830" w14:textId="77777777" w:rsidR="009B66F3" w:rsidRPr="00EC76D5" w:rsidRDefault="009B66F3" w:rsidP="009B66F3">
      <w:pPr>
        <w:pStyle w:val="Code"/>
      </w:pPr>
      <w:r w:rsidRPr="00EC76D5">
        <w:t xml:space="preserve">    else if (operator.name().contains("_dword")) {</w:t>
      </w:r>
    </w:p>
    <w:p w14:paraId="1DC84993" w14:textId="77777777" w:rsidR="009B66F3" w:rsidRPr="00EC76D5" w:rsidRDefault="009B66F3" w:rsidP="009B66F3">
      <w:pPr>
        <w:pStyle w:val="Code"/>
      </w:pPr>
      <w:r w:rsidRPr="00EC76D5">
        <w:t xml:space="preserve">      return Type.LongSize;</w:t>
      </w:r>
    </w:p>
    <w:p w14:paraId="27BB419A" w14:textId="77777777" w:rsidR="009B66F3" w:rsidRPr="00EC76D5" w:rsidRDefault="009B66F3" w:rsidP="009B66F3">
      <w:pPr>
        <w:pStyle w:val="Code"/>
      </w:pPr>
      <w:r w:rsidRPr="00EC76D5">
        <w:t xml:space="preserve">    }</w:t>
      </w:r>
    </w:p>
    <w:p w14:paraId="55D0896F" w14:textId="77777777" w:rsidR="009B66F3" w:rsidRPr="00EC76D5" w:rsidRDefault="009B66F3" w:rsidP="009B66F3">
      <w:pPr>
        <w:pStyle w:val="Code"/>
      </w:pPr>
    </w:p>
    <w:p w14:paraId="3C355505" w14:textId="77777777" w:rsidR="009B66F3" w:rsidRPr="00EC76D5" w:rsidRDefault="009B66F3" w:rsidP="009B66F3">
      <w:pPr>
        <w:pStyle w:val="Code"/>
      </w:pPr>
      <w:r w:rsidRPr="00EC76D5">
        <w:t xml:space="preserve">    Assert.error("operator size");</w:t>
      </w:r>
    </w:p>
    <w:p w14:paraId="650B77A8" w14:textId="77777777" w:rsidR="009B66F3" w:rsidRPr="00EC76D5" w:rsidRDefault="009B66F3" w:rsidP="009B66F3">
      <w:pPr>
        <w:pStyle w:val="Code"/>
      </w:pPr>
      <w:r w:rsidRPr="00EC76D5">
        <w:t xml:space="preserve">    return 0;</w:t>
      </w:r>
    </w:p>
    <w:p w14:paraId="03FA55E1" w14:textId="77777777" w:rsidR="009B66F3" w:rsidRPr="00EC76D5" w:rsidRDefault="009B66F3" w:rsidP="009B66F3">
      <w:pPr>
        <w:pStyle w:val="Code"/>
      </w:pPr>
      <w:r w:rsidRPr="00EC76D5">
        <w:lastRenderedPageBreak/>
        <w:t xml:space="preserve">  }</w:t>
      </w:r>
    </w:p>
    <w:p w14:paraId="35BD5728" w14:textId="77777777" w:rsidR="009B66F3" w:rsidRPr="00EC76D5" w:rsidRDefault="009B66F3" w:rsidP="009B66F3">
      <w:pPr>
        <w:pStyle w:val="Code"/>
      </w:pPr>
      <w:r w:rsidRPr="00EC76D5">
        <w:t xml:space="preserve">  </w:t>
      </w:r>
    </w:p>
    <w:p w14:paraId="3BC558C5" w14:textId="77777777" w:rsidR="009B66F3" w:rsidRPr="00EC76D5" w:rsidRDefault="009B66F3" w:rsidP="009B66F3">
      <w:pPr>
        <w:pStyle w:val="Code"/>
      </w:pPr>
      <w:r w:rsidRPr="00EC76D5">
        <w:t xml:space="preserve">  public static ObjectOperator operatorSize(ObjectOperator operator,</w:t>
      </w:r>
    </w:p>
    <w:p w14:paraId="1CEB6319" w14:textId="77777777" w:rsidR="009B66F3" w:rsidRPr="00EC76D5" w:rsidRDefault="009B66F3" w:rsidP="009B66F3">
      <w:pPr>
        <w:pStyle w:val="Code"/>
      </w:pPr>
      <w:r w:rsidRPr="00EC76D5">
        <w:t xml:space="preserve">                                            int size) {</w:t>
      </w:r>
    </w:p>
    <w:p w14:paraId="0D456E48" w14:textId="77777777" w:rsidR="009B66F3" w:rsidRPr="00EC76D5" w:rsidRDefault="009B66F3" w:rsidP="009B66F3">
      <w:pPr>
        <w:pStyle w:val="Code"/>
      </w:pPr>
      <w:r w:rsidRPr="00EC76D5">
        <w:t xml:space="preserve">    if (operator == ObjectOperator.interrupt) {</w:t>
      </w:r>
    </w:p>
    <w:p w14:paraId="3BA47C79" w14:textId="77777777" w:rsidR="009B66F3" w:rsidRPr="00EC76D5" w:rsidRDefault="009B66F3" w:rsidP="009B66F3">
      <w:pPr>
        <w:pStyle w:val="Code"/>
      </w:pPr>
      <w:r w:rsidRPr="00EC76D5">
        <w:t xml:space="preserve">      return ObjectOperator.interrupt;</w:t>
      </w:r>
    </w:p>
    <w:p w14:paraId="30481044" w14:textId="77777777" w:rsidR="009B66F3" w:rsidRPr="00EC76D5" w:rsidRDefault="009B66F3" w:rsidP="009B66F3">
      <w:pPr>
        <w:pStyle w:val="Code"/>
      </w:pPr>
      <w:r w:rsidRPr="00EC76D5">
        <w:t xml:space="preserve">    }</w:t>
      </w:r>
    </w:p>
    <w:p w14:paraId="57A4C02B" w14:textId="77777777" w:rsidR="009B66F3" w:rsidRPr="00EC76D5" w:rsidRDefault="009B66F3" w:rsidP="009B66F3">
      <w:pPr>
        <w:pStyle w:val="Code"/>
      </w:pPr>
      <w:r w:rsidRPr="00EC76D5">
        <w:t xml:space="preserve">    </w:t>
      </w:r>
    </w:p>
    <w:p w14:paraId="666D05B0" w14:textId="77777777" w:rsidR="009B66F3" w:rsidRPr="00EC76D5" w:rsidRDefault="009B66F3" w:rsidP="009B66F3">
      <w:pPr>
        <w:pStyle w:val="Code"/>
      </w:pPr>
      <w:r w:rsidRPr="00EC76D5">
        <w:t xml:space="preserve">    switch (size) {</w:t>
      </w:r>
    </w:p>
    <w:p w14:paraId="7F80297E" w14:textId="77777777" w:rsidR="009B66F3" w:rsidRPr="00EC76D5" w:rsidRDefault="009B66F3" w:rsidP="009B66F3">
      <w:pPr>
        <w:pStyle w:val="Code"/>
      </w:pPr>
      <w:r w:rsidRPr="00EC76D5">
        <w:t xml:space="preserve">      case Type.CharSize:</w:t>
      </w:r>
    </w:p>
    <w:p w14:paraId="72C4D0F0" w14:textId="77777777" w:rsidR="009B66F3" w:rsidRPr="00EC76D5" w:rsidRDefault="009B66F3" w:rsidP="009B66F3">
      <w:pPr>
        <w:pStyle w:val="Code"/>
      </w:pPr>
      <w:r w:rsidRPr="00EC76D5">
        <w:t xml:space="preserve">        return ObjectOperator.valueOf(operator.name() + "_byte");</w:t>
      </w:r>
    </w:p>
    <w:p w14:paraId="0390854C" w14:textId="77777777" w:rsidR="009B66F3" w:rsidRPr="00EC76D5" w:rsidRDefault="009B66F3" w:rsidP="009B66F3">
      <w:pPr>
        <w:pStyle w:val="Code"/>
      </w:pPr>
      <w:r w:rsidRPr="00EC76D5">
        <w:t xml:space="preserve">        </w:t>
      </w:r>
    </w:p>
    <w:p w14:paraId="5A565CB2" w14:textId="77777777" w:rsidR="009B66F3" w:rsidRPr="00EC76D5" w:rsidRDefault="009B66F3" w:rsidP="009B66F3">
      <w:pPr>
        <w:pStyle w:val="Code"/>
      </w:pPr>
      <w:r w:rsidRPr="00EC76D5">
        <w:t xml:space="preserve">      case Type.IntegerSize:</w:t>
      </w:r>
    </w:p>
    <w:p w14:paraId="3E2EF952" w14:textId="77777777" w:rsidR="009B66F3" w:rsidRPr="00EC76D5" w:rsidRDefault="009B66F3" w:rsidP="009B66F3">
      <w:pPr>
        <w:pStyle w:val="Code"/>
      </w:pPr>
      <w:r w:rsidRPr="00EC76D5">
        <w:t xml:space="preserve">        return ObjectOperator.valueOf(operator.name() + "_word");</w:t>
      </w:r>
    </w:p>
    <w:p w14:paraId="2B1FA4C5" w14:textId="77777777" w:rsidR="009B66F3" w:rsidRPr="00EC76D5" w:rsidRDefault="009B66F3" w:rsidP="009B66F3">
      <w:pPr>
        <w:pStyle w:val="Code"/>
      </w:pPr>
      <w:r w:rsidRPr="00EC76D5">
        <w:t xml:space="preserve">        </w:t>
      </w:r>
    </w:p>
    <w:p w14:paraId="7800D535" w14:textId="77777777" w:rsidR="009B66F3" w:rsidRPr="00EC76D5" w:rsidRDefault="009B66F3" w:rsidP="009B66F3">
      <w:pPr>
        <w:pStyle w:val="Code"/>
      </w:pPr>
      <w:r w:rsidRPr="00EC76D5">
        <w:t xml:space="preserve">      case Type.LongSize:</w:t>
      </w:r>
    </w:p>
    <w:p w14:paraId="53004292" w14:textId="77777777" w:rsidR="009B66F3" w:rsidRPr="00EC76D5" w:rsidRDefault="009B66F3" w:rsidP="009B66F3">
      <w:pPr>
        <w:pStyle w:val="Code"/>
      </w:pPr>
      <w:r w:rsidRPr="00EC76D5">
        <w:t xml:space="preserve">        return ObjectOperator.valueOf(operator.name() + "_dword");</w:t>
      </w:r>
    </w:p>
    <w:p w14:paraId="4C06BFAB" w14:textId="77777777" w:rsidR="009B66F3" w:rsidRPr="00EC76D5" w:rsidRDefault="009B66F3" w:rsidP="009B66F3">
      <w:pPr>
        <w:pStyle w:val="Code"/>
      </w:pPr>
      <w:r w:rsidRPr="00EC76D5">
        <w:t xml:space="preserve">        </w:t>
      </w:r>
    </w:p>
    <w:p w14:paraId="39F3DACA" w14:textId="77777777" w:rsidR="009B66F3" w:rsidRPr="00EC76D5" w:rsidRDefault="009B66F3" w:rsidP="009B66F3">
      <w:pPr>
        <w:pStyle w:val="Code"/>
      </w:pPr>
      <w:r w:rsidRPr="00EC76D5">
        <w:t xml:space="preserve">      default:</w:t>
      </w:r>
    </w:p>
    <w:p w14:paraId="5B1D3ECA" w14:textId="77777777" w:rsidR="009B66F3" w:rsidRPr="00EC76D5" w:rsidRDefault="009B66F3" w:rsidP="009B66F3">
      <w:pPr>
        <w:pStyle w:val="Code"/>
      </w:pPr>
      <w:r w:rsidRPr="00EC76D5">
        <w:t xml:space="preserve">        return null;</w:t>
      </w:r>
    </w:p>
    <w:p w14:paraId="0BFEA932" w14:textId="77777777" w:rsidR="009B66F3" w:rsidRPr="00EC76D5" w:rsidRDefault="009B66F3" w:rsidP="009B66F3">
      <w:pPr>
        <w:pStyle w:val="Code"/>
      </w:pPr>
      <w:r w:rsidRPr="00EC76D5">
        <w:t xml:space="preserve">    }</w:t>
      </w:r>
    </w:p>
    <w:p w14:paraId="43ADA686" w14:textId="77777777" w:rsidR="009B66F3" w:rsidRPr="00EC76D5" w:rsidRDefault="009B66F3" w:rsidP="009B66F3">
      <w:pPr>
        <w:pStyle w:val="Code"/>
      </w:pPr>
      <w:r w:rsidRPr="00EC76D5">
        <w:t xml:space="preserve">  }</w:t>
      </w:r>
    </w:p>
    <w:p w14:paraId="2EB14804" w14:textId="77777777" w:rsidR="00BD029F" w:rsidRPr="00EC76D5" w:rsidRDefault="00BD029F" w:rsidP="009B66F3">
      <w:pPr>
        <w:pStyle w:val="Code"/>
      </w:pPr>
    </w:p>
    <w:p w14:paraId="641CAA73" w14:textId="40483F4D" w:rsidR="009B66F3" w:rsidRPr="00EC76D5" w:rsidRDefault="009B66F3" w:rsidP="009B66F3">
      <w:pPr>
        <w:pStyle w:val="Code"/>
      </w:pPr>
      <w:r w:rsidRPr="00EC76D5">
        <w:t xml:space="preserve">  public static int operandSize(Object operand) {</w:t>
      </w:r>
    </w:p>
    <w:p w14:paraId="3AC3E82D" w14:textId="77777777" w:rsidR="009B66F3" w:rsidRPr="00EC76D5" w:rsidRDefault="009B66F3" w:rsidP="009B66F3">
      <w:pPr>
        <w:pStyle w:val="Code"/>
      </w:pPr>
      <w:r w:rsidRPr="00EC76D5">
        <w:t xml:space="preserve">    if (operand instanceof Pair) {</w:t>
      </w:r>
    </w:p>
    <w:p w14:paraId="08AEDD7E" w14:textId="3E4376B2" w:rsidR="009B66F3" w:rsidRPr="00EC76D5" w:rsidRDefault="009B66F3" w:rsidP="009B66F3">
      <w:pPr>
        <w:pStyle w:val="Code"/>
      </w:pPr>
      <w:r w:rsidRPr="00EC76D5">
        <w:t xml:space="preserve">      return </w:t>
      </w:r>
      <w:r w:rsidR="00BA53A2">
        <w:t>TypeSize.PointerSize</w:t>
      </w:r>
      <w:r w:rsidRPr="00EC76D5">
        <w:t>;</w:t>
      </w:r>
    </w:p>
    <w:p w14:paraId="3773E7C4" w14:textId="77777777" w:rsidR="009B66F3" w:rsidRPr="00EC76D5" w:rsidRDefault="009B66F3" w:rsidP="009B66F3">
      <w:pPr>
        <w:pStyle w:val="Code"/>
      </w:pPr>
      <w:r w:rsidRPr="00EC76D5">
        <w:t xml:space="preserve">    }</w:t>
      </w:r>
    </w:p>
    <w:p w14:paraId="748F1E7F" w14:textId="77777777" w:rsidR="009B66F3" w:rsidRPr="00EC76D5" w:rsidRDefault="009B66F3" w:rsidP="009B66F3">
      <w:pPr>
        <w:pStyle w:val="Code"/>
      </w:pPr>
      <w:r w:rsidRPr="00EC76D5">
        <w:t xml:space="preserve">    else if (operand instanceof Integer) {</w:t>
      </w:r>
    </w:p>
    <w:p w14:paraId="3191D53D" w14:textId="77777777" w:rsidR="009B66F3" w:rsidRPr="00EC76D5" w:rsidRDefault="009B66F3" w:rsidP="009B66F3">
      <w:pPr>
        <w:pStyle w:val="Code"/>
      </w:pPr>
      <w:r w:rsidRPr="00EC76D5">
        <w:t xml:space="preserve">      int value = (int) operand;</w:t>
      </w:r>
    </w:p>
    <w:p w14:paraId="42AE5C9A" w14:textId="77777777" w:rsidR="009B66F3" w:rsidRPr="00EC76D5" w:rsidRDefault="009B66F3" w:rsidP="009B66F3">
      <w:pPr>
        <w:pStyle w:val="Code"/>
      </w:pPr>
      <w:r w:rsidRPr="00EC76D5">
        <w:t xml:space="preserve">      return (value == 0) ? 0 : ((value &lt; 128) ? 1 : 2);</w:t>
      </w:r>
    </w:p>
    <w:p w14:paraId="362358D0" w14:textId="77777777" w:rsidR="009B66F3" w:rsidRPr="00EC76D5" w:rsidRDefault="009B66F3" w:rsidP="009B66F3">
      <w:pPr>
        <w:pStyle w:val="Code"/>
      </w:pPr>
      <w:r w:rsidRPr="00EC76D5">
        <w:t xml:space="preserve">    }</w:t>
      </w:r>
    </w:p>
    <w:p w14:paraId="0512E760" w14:textId="77777777" w:rsidR="009B66F3" w:rsidRPr="00EC76D5" w:rsidRDefault="009B66F3" w:rsidP="009B66F3">
      <w:pPr>
        <w:pStyle w:val="Code"/>
      </w:pPr>
    </w:p>
    <w:p w14:paraId="4143101D" w14:textId="77777777" w:rsidR="009B66F3" w:rsidRPr="00EC76D5" w:rsidRDefault="009B66F3" w:rsidP="009B66F3">
      <w:pPr>
        <w:pStyle w:val="Code"/>
      </w:pPr>
      <w:r w:rsidRPr="00EC76D5">
        <w:t xml:space="preserve">    return 0;</w:t>
      </w:r>
    </w:p>
    <w:p w14:paraId="44CDF1E4" w14:textId="77777777" w:rsidR="009B66F3" w:rsidRPr="00EC76D5" w:rsidRDefault="009B66F3" w:rsidP="009B66F3">
      <w:pPr>
        <w:pStyle w:val="Code"/>
      </w:pPr>
      <w:r w:rsidRPr="00EC76D5">
        <w:t xml:space="preserve">  }</w:t>
      </w:r>
    </w:p>
    <w:p w14:paraId="2BC58B00" w14:textId="77777777" w:rsidR="009B66F3" w:rsidRPr="00EC76D5" w:rsidRDefault="009B66F3" w:rsidP="009B66F3">
      <w:pPr>
        <w:pStyle w:val="Code"/>
      </w:pPr>
    </w:p>
    <w:p w14:paraId="54724A4D" w14:textId="77777777" w:rsidR="009B66F3" w:rsidRPr="00EC76D5" w:rsidRDefault="009B66F3" w:rsidP="009B66F3">
      <w:pPr>
        <w:pStyle w:val="Code"/>
      </w:pPr>
      <w:r w:rsidRPr="00EC76D5">
        <w:t xml:space="preserve">  public static int valueSize(int value) {</w:t>
      </w:r>
    </w:p>
    <w:p w14:paraId="3F995ADE" w14:textId="77777777" w:rsidR="009B66F3" w:rsidRPr="00EC76D5" w:rsidRDefault="009B66F3" w:rsidP="009B66F3">
      <w:pPr>
        <w:pStyle w:val="Code"/>
      </w:pPr>
      <w:r w:rsidRPr="00EC76D5">
        <w:t xml:space="preserve">    if (value == 0) {</w:t>
      </w:r>
    </w:p>
    <w:p w14:paraId="793FC9E4" w14:textId="77777777" w:rsidR="009B66F3" w:rsidRPr="00EC76D5" w:rsidRDefault="009B66F3" w:rsidP="009B66F3">
      <w:pPr>
        <w:pStyle w:val="Code"/>
      </w:pPr>
      <w:r w:rsidRPr="00EC76D5">
        <w:t xml:space="preserve">      return 0;</w:t>
      </w:r>
    </w:p>
    <w:p w14:paraId="1F312877" w14:textId="77777777" w:rsidR="009B66F3" w:rsidRPr="00EC76D5" w:rsidRDefault="009B66F3" w:rsidP="009B66F3">
      <w:pPr>
        <w:pStyle w:val="Code"/>
      </w:pPr>
      <w:r w:rsidRPr="00EC76D5">
        <w:t xml:space="preserve">    }</w:t>
      </w:r>
    </w:p>
    <w:p w14:paraId="3BEA21CA" w14:textId="77777777" w:rsidR="009B66F3" w:rsidRPr="00EC76D5" w:rsidRDefault="009B66F3" w:rsidP="009B66F3">
      <w:pPr>
        <w:pStyle w:val="Code"/>
      </w:pPr>
      <w:r w:rsidRPr="00EC76D5">
        <w:t xml:space="preserve">    else if (value &lt; 256) {</w:t>
      </w:r>
    </w:p>
    <w:p w14:paraId="201F23F1" w14:textId="77777777" w:rsidR="009B66F3" w:rsidRPr="00EC76D5" w:rsidRDefault="009B66F3" w:rsidP="009B66F3">
      <w:pPr>
        <w:pStyle w:val="Code"/>
      </w:pPr>
      <w:r w:rsidRPr="00EC76D5">
        <w:t xml:space="preserve">      return 1;</w:t>
      </w:r>
    </w:p>
    <w:p w14:paraId="65B29B0E" w14:textId="77777777" w:rsidR="009B66F3" w:rsidRPr="00EC76D5" w:rsidRDefault="009B66F3" w:rsidP="009B66F3">
      <w:pPr>
        <w:pStyle w:val="Code"/>
      </w:pPr>
      <w:r w:rsidRPr="00EC76D5">
        <w:t xml:space="preserve">    }</w:t>
      </w:r>
    </w:p>
    <w:p w14:paraId="0FF3655F" w14:textId="77777777" w:rsidR="009B66F3" w:rsidRPr="00EC76D5" w:rsidRDefault="009B66F3" w:rsidP="009B66F3">
      <w:pPr>
        <w:pStyle w:val="Code"/>
      </w:pPr>
      <w:r w:rsidRPr="00EC76D5">
        <w:t xml:space="preserve">    else if (value &lt; 65536) {</w:t>
      </w:r>
    </w:p>
    <w:p w14:paraId="0784959A" w14:textId="77777777" w:rsidR="009B66F3" w:rsidRPr="00EC76D5" w:rsidRDefault="009B66F3" w:rsidP="009B66F3">
      <w:pPr>
        <w:pStyle w:val="Code"/>
      </w:pPr>
      <w:r w:rsidRPr="00EC76D5">
        <w:t xml:space="preserve">      return 2;</w:t>
      </w:r>
    </w:p>
    <w:p w14:paraId="046BEF3E" w14:textId="77777777" w:rsidR="009B66F3" w:rsidRPr="00EC76D5" w:rsidRDefault="009B66F3" w:rsidP="009B66F3">
      <w:pPr>
        <w:pStyle w:val="Code"/>
      </w:pPr>
      <w:r w:rsidRPr="00EC76D5">
        <w:t xml:space="preserve">    }</w:t>
      </w:r>
    </w:p>
    <w:p w14:paraId="3BC5DD23" w14:textId="77777777" w:rsidR="009B66F3" w:rsidRPr="00EC76D5" w:rsidRDefault="009B66F3" w:rsidP="009B66F3">
      <w:pPr>
        <w:pStyle w:val="Code"/>
      </w:pPr>
      <w:r w:rsidRPr="00EC76D5">
        <w:t xml:space="preserve">    else {</w:t>
      </w:r>
    </w:p>
    <w:p w14:paraId="30C169B9" w14:textId="77777777" w:rsidR="009B66F3" w:rsidRPr="00EC76D5" w:rsidRDefault="009B66F3" w:rsidP="009B66F3">
      <w:pPr>
        <w:pStyle w:val="Code"/>
      </w:pPr>
      <w:r w:rsidRPr="00EC76D5">
        <w:t xml:space="preserve">      return 4;</w:t>
      </w:r>
    </w:p>
    <w:p w14:paraId="0701A82A" w14:textId="77777777" w:rsidR="009B66F3" w:rsidRPr="00EC76D5" w:rsidRDefault="009B66F3" w:rsidP="009B66F3">
      <w:pPr>
        <w:pStyle w:val="Code"/>
      </w:pPr>
      <w:r w:rsidRPr="00EC76D5">
        <w:t xml:space="preserve">    }</w:t>
      </w:r>
    </w:p>
    <w:p w14:paraId="659D1172" w14:textId="77777777" w:rsidR="009B66F3" w:rsidRPr="00EC76D5" w:rsidRDefault="009B66F3" w:rsidP="009B66F3">
      <w:pPr>
        <w:pStyle w:val="Code"/>
      </w:pPr>
      <w:r w:rsidRPr="00EC76D5">
        <w:t xml:space="preserve">  }</w:t>
      </w:r>
    </w:p>
    <w:p w14:paraId="55B33979" w14:textId="77777777" w:rsidR="009B66F3" w:rsidRPr="00EC76D5" w:rsidRDefault="009B66F3" w:rsidP="009B66F3">
      <w:pPr>
        <w:pStyle w:val="Code"/>
      </w:pPr>
      <w:r w:rsidRPr="00EC76D5">
        <w:t xml:space="preserve">  </w:t>
      </w:r>
    </w:p>
    <w:p w14:paraId="57B0C8D9" w14:textId="77777777" w:rsidR="009B66F3" w:rsidRPr="00EC76D5" w:rsidRDefault="009B66F3" w:rsidP="009B66F3">
      <w:pPr>
        <w:pStyle w:val="Code"/>
      </w:pPr>
      <w:r w:rsidRPr="00EC76D5">
        <w:t xml:space="preserve">  public int byteSizeCompare(int registerSize, int value, boolean signed) {</w:t>
      </w:r>
    </w:p>
    <w:p w14:paraId="34160A45" w14:textId="77777777" w:rsidR="009B66F3" w:rsidRPr="00EC76D5" w:rsidRDefault="009B66F3" w:rsidP="009B66F3">
      <w:pPr>
        <w:pStyle w:val="Code"/>
      </w:pPr>
      <w:r w:rsidRPr="00EC76D5">
        <w:t xml:space="preserve">    switch (registerSize) {</w:t>
      </w:r>
    </w:p>
    <w:p w14:paraId="4C94BFF3" w14:textId="77777777" w:rsidR="009B66F3" w:rsidRPr="00EC76D5" w:rsidRDefault="009B66F3" w:rsidP="009B66F3">
      <w:pPr>
        <w:pStyle w:val="Code"/>
      </w:pPr>
      <w:r w:rsidRPr="00EC76D5">
        <w:t xml:space="preserve">      case 1:</w:t>
      </w:r>
    </w:p>
    <w:p w14:paraId="0194A0AD" w14:textId="77777777" w:rsidR="009B66F3" w:rsidRPr="00EC76D5" w:rsidRDefault="009B66F3" w:rsidP="009B66F3">
      <w:pPr>
        <w:pStyle w:val="Code"/>
      </w:pPr>
      <w:r w:rsidRPr="00EC76D5">
        <w:t xml:space="preserve">        if ((value &gt;= 128) &amp;&amp; (value &lt;= 255)) {</w:t>
      </w:r>
    </w:p>
    <w:p w14:paraId="3DE4C6B1" w14:textId="77777777" w:rsidR="009B66F3" w:rsidRPr="00EC76D5" w:rsidRDefault="009B66F3" w:rsidP="009B66F3">
      <w:pPr>
        <w:pStyle w:val="Code"/>
      </w:pPr>
      <w:r w:rsidRPr="00EC76D5">
        <w:t xml:space="preserve">          value -= 256;</w:t>
      </w:r>
    </w:p>
    <w:p w14:paraId="0CA756D6" w14:textId="77777777" w:rsidR="009B66F3" w:rsidRPr="00EC76D5" w:rsidRDefault="009B66F3" w:rsidP="009B66F3">
      <w:pPr>
        <w:pStyle w:val="Code"/>
      </w:pPr>
      <w:r w:rsidRPr="00EC76D5">
        <w:t xml:space="preserve">        }</w:t>
      </w:r>
    </w:p>
    <w:p w14:paraId="0ABB0937" w14:textId="77777777" w:rsidR="009B66F3" w:rsidRPr="00EC76D5" w:rsidRDefault="009B66F3" w:rsidP="009B66F3">
      <w:pPr>
        <w:pStyle w:val="Code"/>
      </w:pPr>
      <w:r w:rsidRPr="00EC76D5">
        <w:t xml:space="preserve">        break;</w:t>
      </w:r>
    </w:p>
    <w:p w14:paraId="445D42AB" w14:textId="77777777" w:rsidR="009B66F3" w:rsidRPr="00EC76D5" w:rsidRDefault="009B66F3" w:rsidP="009B66F3">
      <w:pPr>
        <w:pStyle w:val="Code"/>
      </w:pPr>
    </w:p>
    <w:p w14:paraId="48D38318" w14:textId="77777777" w:rsidR="009B66F3" w:rsidRPr="00EC76D5" w:rsidRDefault="009B66F3" w:rsidP="009B66F3">
      <w:pPr>
        <w:pStyle w:val="Code"/>
      </w:pPr>
      <w:r w:rsidRPr="00EC76D5">
        <w:t xml:space="preserve">      case 2:</w:t>
      </w:r>
    </w:p>
    <w:p w14:paraId="75591BEA" w14:textId="77777777" w:rsidR="009B66F3" w:rsidRPr="00EC76D5" w:rsidRDefault="009B66F3" w:rsidP="009B66F3">
      <w:pPr>
        <w:pStyle w:val="Code"/>
      </w:pPr>
      <w:r w:rsidRPr="00EC76D5">
        <w:t xml:space="preserve">        if ((value &gt;= 32768) &amp;&amp; (value &lt;= 65535)) {</w:t>
      </w:r>
    </w:p>
    <w:p w14:paraId="7690C4EF" w14:textId="77777777" w:rsidR="009B66F3" w:rsidRPr="00EC76D5" w:rsidRDefault="009B66F3" w:rsidP="009B66F3">
      <w:pPr>
        <w:pStyle w:val="Code"/>
      </w:pPr>
      <w:r w:rsidRPr="00EC76D5">
        <w:t xml:space="preserve">          value -= 65536;</w:t>
      </w:r>
    </w:p>
    <w:p w14:paraId="2ADFF871" w14:textId="77777777" w:rsidR="009B66F3" w:rsidRPr="00EC76D5" w:rsidRDefault="009B66F3" w:rsidP="009B66F3">
      <w:pPr>
        <w:pStyle w:val="Code"/>
      </w:pPr>
      <w:r w:rsidRPr="00EC76D5">
        <w:t xml:space="preserve">        }</w:t>
      </w:r>
    </w:p>
    <w:p w14:paraId="6D4AC504" w14:textId="77777777" w:rsidR="009B66F3" w:rsidRPr="00EC76D5" w:rsidRDefault="009B66F3" w:rsidP="009B66F3">
      <w:pPr>
        <w:pStyle w:val="Code"/>
      </w:pPr>
      <w:r w:rsidRPr="00EC76D5">
        <w:t xml:space="preserve">        break;</w:t>
      </w:r>
    </w:p>
    <w:p w14:paraId="68750C9B" w14:textId="77777777" w:rsidR="009B66F3" w:rsidRPr="00EC76D5" w:rsidRDefault="009B66F3" w:rsidP="009B66F3">
      <w:pPr>
        <w:pStyle w:val="Code"/>
      </w:pPr>
      <w:r w:rsidRPr="00EC76D5">
        <w:t xml:space="preserve">    }      </w:t>
      </w:r>
    </w:p>
    <w:p w14:paraId="6D7194B6" w14:textId="77777777" w:rsidR="009B66F3" w:rsidRPr="00EC76D5" w:rsidRDefault="009B66F3" w:rsidP="009B66F3">
      <w:pPr>
        <w:pStyle w:val="Code"/>
      </w:pPr>
    </w:p>
    <w:p w14:paraId="3962F45E" w14:textId="77777777" w:rsidR="009B66F3" w:rsidRPr="00EC76D5" w:rsidRDefault="009B66F3" w:rsidP="009B66F3">
      <w:pPr>
        <w:pStyle w:val="Code"/>
      </w:pPr>
      <w:r w:rsidRPr="00EC76D5">
        <w:t xml:space="preserve">    int size;</w:t>
      </w:r>
    </w:p>
    <w:p w14:paraId="24458381" w14:textId="77777777" w:rsidR="009B66F3" w:rsidRPr="00EC76D5" w:rsidRDefault="009B66F3" w:rsidP="009B66F3">
      <w:pPr>
        <w:pStyle w:val="Code"/>
      </w:pPr>
    </w:p>
    <w:p w14:paraId="19D2BF09" w14:textId="77777777" w:rsidR="009B66F3" w:rsidRPr="00EC76D5" w:rsidRDefault="009B66F3" w:rsidP="009B66F3">
      <w:pPr>
        <w:pStyle w:val="Code"/>
      </w:pPr>
      <w:r w:rsidRPr="00EC76D5">
        <w:t xml:space="preserve">    if (value == 0) {</w:t>
      </w:r>
    </w:p>
    <w:p w14:paraId="44F78793" w14:textId="77777777" w:rsidR="009B66F3" w:rsidRPr="00EC76D5" w:rsidRDefault="009B66F3" w:rsidP="009B66F3">
      <w:pPr>
        <w:pStyle w:val="Code"/>
      </w:pPr>
      <w:r w:rsidRPr="00EC76D5">
        <w:t xml:space="preserve">      size = 0;</w:t>
      </w:r>
    </w:p>
    <w:p w14:paraId="6718DAEE" w14:textId="77777777" w:rsidR="009B66F3" w:rsidRPr="00EC76D5" w:rsidRDefault="009B66F3" w:rsidP="009B66F3">
      <w:pPr>
        <w:pStyle w:val="Code"/>
      </w:pPr>
      <w:r w:rsidRPr="00EC76D5">
        <w:t xml:space="preserve">    }</w:t>
      </w:r>
    </w:p>
    <w:p w14:paraId="3F93D612" w14:textId="77777777" w:rsidR="009B66F3" w:rsidRPr="00EC76D5" w:rsidRDefault="009B66F3" w:rsidP="009B66F3">
      <w:pPr>
        <w:pStyle w:val="Code"/>
      </w:pPr>
      <w:r w:rsidRPr="00EC76D5">
        <w:t xml:space="preserve">    else if ((value &gt;= -128) &amp;&amp; (value &lt;= 127)) {</w:t>
      </w:r>
    </w:p>
    <w:p w14:paraId="258842D0" w14:textId="77777777" w:rsidR="009B66F3" w:rsidRPr="00EC76D5" w:rsidRDefault="009B66F3" w:rsidP="009B66F3">
      <w:pPr>
        <w:pStyle w:val="Code"/>
      </w:pPr>
      <w:r w:rsidRPr="00EC76D5">
        <w:t xml:space="preserve">      size = 1;</w:t>
      </w:r>
    </w:p>
    <w:p w14:paraId="7777E9F8" w14:textId="77777777" w:rsidR="009B66F3" w:rsidRPr="00EC76D5" w:rsidRDefault="009B66F3" w:rsidP="009B66F3">
      <w:pPr>
        <w:pStyle w:val="Code"/>
      </w:pPr>
      <w:r w:rsidRPr="00EC76D5">
        <w:t xml:space="preserve">    }</w:t>
      </w:r>
    </w:p>
    <w:p w14:paraId="4E57C914" w14:textId="77777777" w:rsidR="009B66F3" w:rsidRPr="00EC76D5" w:rsidRDefault="009B66F3" w:rsidP="009B66F3">
      <w:pPr>
        <w:pStyle w:val="Code"/>
      </w:pPr>
      <w:r w:rsidRPr="00EC76D5">
        <w:t xml:space="preserve">    else if ((value &gt;= -32768) &amp;&amp; (value &lt;= 32767)) {</w:t>
      </w:r>
    </w:p>
    <w:p w14:paraId="18C9D305" w14:textId="77777777" w:rsidR="009B66F3" w:rsidRPr="00EC76D5" w:rsidRDefault="009B66F3" w:rsidP="009B66F3">
      <w:pPr>
        <w:pStyle w:val="Code"/>
      </w:pPr>
      <w:r w:rsidRPr="00EC76D5">
        <w:t xml:space="preserve">      size = 2;</w:t>
      </w:r>
    </w:p>
    <w:p w14:paraId="11B116A0" w14:textId="77777777" w:rsidR="009B66F3" w:rsidRPr="00EC76D5" w:rsidRDefault="009B66F3" w:rsidP="009B66F3">
      <w:pPr>
        <w:pStyle w:val="Code"/>
      </w:pPr>
      <w:r w:rsidRPr="00EC76D5">
        <w:t xml:space="preserve">    }</w:t>
      </w:r>
    </w:p>
    <w:p w14:paraId="51BDA741" w14:textId="77777777" w:rsidR="009B66F3" w:rsidRPr="00EC76D5" w:rsidRDefault="009B66F3" w:rsidP="009B66F3">
      <w:pPr>
        <w:pStyle w:val="Code"/>
      </w:pPr>
      <w:r w:rsidRPr="00EC76D5">
        <w:t xml:space="preserve">    else {</w:t>
      </w:r>
    </w:p>
    <w:p w14:paraId="73C64C1D" w14:textId="77777777" w:rsidR="009B66F3" w:rsidRPr="00EC76D5" w:rsidRDefault="009B66F3" w:rsidP="009B66F3">
      <w:pPr>
        <w:pStyle w:val="Code"/>
      </w:pPr>
      <w:r w:rsidRPr="00EC76D5">
        <w:t xml:space="preserve">      size = 4;</w:t>
      </w:r>
    </w:p>
    <w:p w14:paraId="1962FD22" w14:textId="77777777" w:rsidR="009B66F3" w:rsidRPr="00EC76D5" w:rsidRDefault="009B66F3" w:rsidP="009B66F3">
      <w:pPr>
        <w:pStyle w:val="Code"/>
      </w:pPr>
      <w:r w:rsidRPr="00EC76D5">
        <w:t xml:space="preserve">    }</w:t>
      </w:r>
    </w:p>
    <w:p w14:paraId="0595B9ED" w14:textId="77777777" w:rsidR="009B66F3" w:rsidRPr="00EC76D5" w:rsidRDefault="009B66F3" w:rsidP="009B66F3">
      <w:pPr>
        <w:pStyle w:val="Code"/>
      </w:pPr>
      <w:r w:rsidRPr="00EC76D5">
        <w:t xml:space="preserve">    </w:t>
      </w:r>
    </w:p>
    <w:p w14:paraId="5C0A71E4" w14:textId="77777777" w:rsidR="009B66F3" w:rsidRPr="00EC76D5" w:rsidRDefault="009B66F3" w:rsidP="009B66F3">
      <w:pPr>
        <w:pStyle w:val="Code"/>
      </w:pPr>
      <w:r w:rsidRPr="00EC76D5">
        <w:t xml:space="preserve">    return Math.min(size, valueSize());</w:t>
      </w:r>
    </w:p>
    <w:p w14:paraId="17C02BE5" w14:textId="77777777" w:rsidR="009B66F3" w:rsidRPr="00EC76D5" w:rsidRDefault="009B66F3" w:rsidP="009B66F3">
      <w:pPr>
        <w:pStyle w:val="Code"/>
      </w:pPr>
      <w:r w:rsidRPr="00EC76D5">
        <w:t xml:space="preserve">  }</w:t>
      </w:r>
    </w:p>
    <w:p w14:paraId="331E72AA" w14:textId="77777777" w:rsidR="00BD029F" w:rsidRPr="00EC76D5" w:rsidRDefault="00BD029F" w:rsidP="009B66F3">
      <w:pPr>
        <w:pStyle w:val="Code"/>
      </w:pPr>
    </w:p>
    <w:p w14:paraId="3B313306" w14:textId="4F9C1D57" w:rsidR="009B66F3" w:rsidRPr="00EC76D5" w:rsidRDefault="009B66F3" w:rsidP="009B66F3">
      <w:pPr>
        <w:pStyle w:val="Code"/>
      </w:pPr>
      <w:r w:rsidRPr="00EC76D5">
        <w:t xml:space="preserve">  public int valueSize() {</w:t>
      </w:r>
    </w:p>
    <w:p w14:paraId="697F4B10" w14:textId="77777777" w:rsidR="009B66F3" w:rsidRPr="00EC76D5" w:rsidRDefault="009B66F3" w:rsidP="009B66F3">
      <w:pPr>
        <w:pStyle w:val="Code"/>
      </w:pPr>
      <w:r w:rsidRPr="00EC76D5">
        <w:t xml:space="preserve">    if (m_operator == ObjectOperator.long_jmp) {</w:t>
      </w:r>
    </w:p>
    <w:p w14:paraId="536F9581" w14:textId="125E5010" w:rsidR="009B66F3" w:rsidRPr="00EC76D5" w:rsidRDefault="009B66F3" w:rsidP="009B66F3">
      <w:pPr>
        <w:pStyle w:val="Code"/>
      </w:pPr>
      <w:r w:rsidRPr="00EC76D5">
        <w:t xml:space="preserve">      return c_compiler.</w:t>
      </w:r>
      <w:r w:rsidR="00BA53A2">
        <w:t>TypeSize.PointerSize</w:t>
      </w:r>
      <w:r w:rsidRPr="00EC76D5">
        <w:t>;</w:t>
      </w:r>
    </w:p>
    <w:p w14:paraId="7AC756E4" w14:textId="77777777" w:rsidR="009B66F3" w:rsidRPr="00EC76D5" w:rsidRDefault="009B66F3" w:rsidP="009B66F3">
      <w:pPr>
        <w:pStyle w:val="Code"/>
      </w:pPr>
      <w:r w:rsidRPr="00EC76D5">
        <w:t xml:space="preserve">    }</w:t>
      </w:r>
    </w:p>
    <w:p w14:paraId="4C5D71A6" w14:textId="77777777" w:rsidR="009B66F3" w:rsidRPr="00EC76D5" w:rsidRDefault="009B66F3" w:rsidP="009B66F3">
      <w:pPr>
        <w:pStyle w:val="Code"/>
      </w:pPr>
      <w:r w:rsidRPr="00EC76D5">
        <w:t xml:space="preserve">    else if (isRelation()) {</w:t>
      </w:r>
    </w:p>
    <w:p w14:paraId="37DDBADB" w14:textId="77777777" w:rsidR="009B66F3" w:rsidRPr="00EC76D5" w:rsidRDefault="009B66F3" w:rsidP="009B66F3">
      <w:pPr>
        <w:pStyle w:val="Code"/>
      </w:pPr>
      <w:r w:rsidRPr="00EC76D5">
        <w:t xml:space="preserve">      int address = (Integer) m_operandArray[0];</w:t>
      </w:r>
    </w:p>
    <w:p w14:paraId="50563D52" w14:textId="77777777" w:rsidR="009B66F3" w:rsidRPr="00EC76D5" w:rsidRDefault="009B66F3" w:rsidP="009B66F3">
      <w:pPr>
        <w:pStyle w:val="Code"/>
      </w:pPr>
      <w:r w:rsidRPr="00EC76D5">
        <w:t xml:space="preserve">      return ((address &gt;= -128) &amp;&amp; (address &lt;= 127)) ? 1 : 2;</w:t>
      </w:r>
    </w:p>
    <w:p w14:paraId="177B63DC" w14:textId="77777777" w:rsidR="009B66F3" w:rsidRPr="00EC76D5" w:rsidRDefault="009B66F3" w:rsidP="009B66F3">
      <w:pPr>
        <w:pStyle w:val="Code"/>
      </w:pPr>
      <w:r w:rsidRPr="00EC76D5">
        <w:t xml:space="preserve">    }</w:t>
      </w:r>
    </w:p>
    <w:p w14:paraId="73B2A611" w14:textId="77777777" w:rsidR="009B66F3" w:rsidRPr="00EC76D5" w:rsidRDefault="009B66F3" w:rsidP="009B66F3">
      <w:pPr>
        <w:pStyle w:val="Code"/>
      </w:pPr>
      <w:r w:rsidRPr="00EC76D5">
        <w:t xml:space="preserve">    else if (m_operator == ObjectOperator.interrupt) {</w:t>
      </w:r>
    </w:p>
    <w:p w14:paraId="2799CE64" w14:textId="77777777" w:rsidR="009B66F3" w:rsidRPr="00EC76D5" w:rsidRDefault="009B66F3" w:rsidP="009B66F3">
      <w:pPr>
        <w:pStyle w:val="Code"/>
      </w:pPr>
      <w:r w:rsidRPr="00EC76D5">
        <w:t xml:space="preserve">      return c_compiler.Type.ShortSize;</w:t>
      </w:r>
    </w:p>
    <w:p w14:paraId="528FA1AD" w14:textId="77777777" w:rsidR="009B66F3" w:rsidRPr="00EC76D5" w:rsidRDefault="009B66F3" w:rsidP="009B66F3">
      <w:pPr>
        <w:pStyle w:val="Code"/>
      </w:pPr>
      <w:r w:rsidRPr="00EC76D5">
        <w:t xml:space="preserve">    }    </w:t>
      </w:r>
    </w:p>
    <w:p w14:paraId="6B3A5165" w14:textId="77777777" w:rsidR="009B66F3" w:rsidRPr="00EC76D5" w:rsidRDefault="009B66F3" w:rsidP="009B66F3">
      <w:pPr>
        <w:pStyle w:val="Code"/>
      </w:pPr>
      <w:r w:rsidRPr="00EC76D5">
        <w:t xml:space="preserve">    else if (m_operator.name().contains("byte")) {</w:t>
      </w:r>
    </w:p>
    <w:p w14:paraId="375190F2" w14:textId="77777777" w:rsidR="009B66F3" w:rsidRPr="00EC76D5" w:rsidRDefault="009B66F3" w:rsidP="009B66F3">
      <w:pPr>
        <w:pStyle w:val="Code"/>
      </w:pPr>
      <w:r w:rsidRPr="00EC76D5">
        <w:t xml:space="preserve">      return c_compiler.Type.ShortSize;</w:t>
      </w:r>
    </w:p>
    <w:p w14:paraId="4F325421" w14:textId="77777777" w:rsidR="009B66F3" w:rsidRPr="00EC76D5" w:rsidRDefault="009B66F3" w:rsidP="009B66F3">
      <w:pPr>
        <w:pStyle w:val="Code"/>
      </w:pPr>
      <w:r w:rsidRPr="00EC76D5">
        <w:t xml:space="preserve">    }</w:t>
      </w:r>
    </w:p>
    <w:p w14:paraId="58D24303" w14:textId="77777777" w:rsidR="009B66F3" w:rsidRPr="00EC76D5" w:rsidRDefault="009B66F3" w:rsidP="009B66F3">
      <w:pPr>
        <w:pStyle w:val="Code"/>
      </w:pPr>
      <w:r w:rsidRPr="00EC76D5">
        <w:t xml:space="preserve">    else if (m_operator.name().contains("dword")) {</w:t>
      </w:r>
    </w:p>
    <w:p w14:paraId="1561BFCE" w14:textId="77777777" w:rsidR="009B66F3" w:rsidRPr="00EC76D5" w:rsidRDefault="009B66F3" w:rsidP="009B66F3">
      <w:pPr>
        <w:pStyle w:val="Code"/>
      </w:pPr>
      <w:r w:rsidRPr="00EC76D5">
        <w:t xml:space="preserve">      return c_compiler.Type.LongSize;</w:t>
      </w:r>
    </w:p>
    <w:p w14:paraId="62080306" w14:textId="77777777" w:rsidR="009B66F3" w:rsidRPr="00EC76D5" w:rsidRDefault="009B66F3" w:rsidP="009B66F3">
      <w:pPr>
        <w:pStyle w:val="Code"/>
      </w:pPr>
      <w:r w:rsidRPr="00EC76D5">
        <w:t xml:space="preserve">    }</w:t>
      </w:r>
    </w:p>
    <w:p w14:paraId="6868D811" w14:textId="77777777" w:rsidR="009B66F3" w:rsidRPr="00EC76D5" w:rsidRDefault="009B66F3" w:rsidP="009B66F3">
      <w:pPr>
        <w:pStyle w:val="Code"/>
      </w:pPr>
      <w:r w:rsidRPr="00EC76D5">
        <w:t xml:space="preserve">    else if (m_operator.name().contains("word")) {</w:t>
      </w:r>
    </w:p>
    <w:p w14:paraId="1935EAAE" w14:textId="77777777" w:rsidR="009B66F3" w:rsidRPr="00EC76D5" w:rsidRDefault="009B66F3" w:rsidP="009B66F3">
      <w:pPr>
        <w:pStyle w:val="Code"/>
      </w:pPr>
      <w:r w:rsidRPr="00EC76D5">
        <w:t xml:space="preserve">      return c_compiler.Type.IntegerSize;</w:t>
      </w:r>
    </w:p>
    <w:p w14:paraId="4478DB45" w14:textId="77777777" w:rsidR="009B66F3" w:rsidRPr="00EC76D5" w:rsidRDefault="009B66F3" w:rsidP="009B66F3">
      <w:pPr>
        <w:pStyle w:val="Code"/>
      </w:pPr>
      <w:r w:rsidRPr="00EC76D5">
        <w:t xml:space="preserve">    }</w:t>
      </w:r>
    </w:p>
    <w:p w14:paraId="6B80B989" w14:textId="77777777" w:rsidR="009B66F3" w:rsidRPr="00EC76D5" w:rsidRDefault="009B66F3" w:rsidP="009B66F3">
      <w:pPr>
        <w:pStyle w:val="Code"/>
      </w:pPr>
      <w:r w:rsidRPr="00EC76D5">
        <w:t xml:space="preserve">    else {</w:t>
      </w:r>
    </w:p>
    <w:p w14:paraId="445AA3F2" w14:textId="77777777" w:rsidR="009B66F3" w:rsidRPr="00EC76D5" w:rsidRDefault="009B66F3" w:rsidP="009B66F3">
      <w:pPr>
        <w:pStyle w:val="Code"/>
      </w:pPr>
      <w:r w:rsidRPr="00EC76D5">
        <w:t xml:space="preserve">      return registerSize((Register) m_operandArray[0]);</w:t>
      </w:r>
    </w:p>
    <w:p w14:paraId="64505966" w14:textId="77777777" w:rsidR="009B66F3" w:rsidRPr="00EC76D5" w:rsidRDefault="009B66F3" w:rsidP="009B66F3">
      <w:pPr>
        <w:pStyle w:val="Code"/>
      </w:pPr>
      <w:r w:rsidRPr="00EC76D5">
        <w:t xml:space="preserve">    }</w:t>
      </w:r>
    </w:p>
    <w:p w14:paraId="798279C4" w14:textId="77777777" w:rsidR="009B66F3" w:rsidRPr="00EC76D5" w:rsidRDefault="009B66F3" w:rsidP="009B66F3">
      <w:pPr>
        <w:pStyle w:val="Code"/>
      </w:pPr>
      <w:r w:rsidRPr="00EC76D5">
        <w:t xml:space="preserve">  }</w:t>
      </w:r>
    </w:p>
    <w:p w14:paraId="1D863AA2" w14:textId="77777777" w:rsidR="009B66F3" w:rsidRPr="00EC76D5" w:rsidRDefault="009B66F3" w:rsidP="009B66F3">
      <w:pPr>
        <w:pStyle w:val="Code"/>
      </w:pPr>
    </w:p>
    <w:p w14:paraId="41841804" w14:textId="77777777" w:rsidR="009B66F3" w:rsidRPr="00EC76D5" w:rsidRDefault="009B66F3" w:rsidP="009B66F3">
      <w:pPr>
        <w:pStyle w:val="Code"/>
      </w:pPr>
      <w:r w:rsidRPr="00EC76D5">
        <w:t xml:space="preserve">  // ------------------------------------------------------------------------</w:t>
      </w:r>
    </w:p>
    <w:p w14:paraId="039A3004" w14:textId="77777777" w:rsidR="009B66F3" w:rsidRPr="00EC76D5" w:rsidRDefault="009B66F3" w:rsidP="009B66F3">
      <w:pPr>
        <w:pStyle w:val="Code"/>
      </w:pPr>
      <w:r w:rsidRPr="00EC76D5">
        <w:t xml:space="preserve">  </w:t>
      </w:r>
    </w:p>
    <w:p w14:paraId="4D30C5C5" w14:textId="77777777" w:rsidR="009B66F3" w:rsidRPr="00EC76D5" w:rsidRDefault="009B66F3" w:rsidP="009B66F3">
      <w:pPr>
        <w:pStyle w:val="Code"/>
      </w:pPr>
      <w:r w:rsidRPr="00EC76D5">
        <w:t xml:space="preserve">  // mov [global1}, global2</w:t>
      </w:r>
    </w:p>
    <w:p w14:paraId="5C9B68D6" w14:textId="77777777" w:rsidR="009B66F3" w:rsidRPr="00EC76D5" w:rsidRDefault="009B66F3" w:rsidP="009B66F3">
      <w:pPr>
        <w:pStyle w:val="Code"/>
      </w:pPr>
      <w:r w:rsidRPr="00EC76D5">
        <w:t xml:space="preserve">  public List&lt;Byte&gt; byteList() {</w:t>
      </w:r>
    </w:p>
    <w:p w14:paraId="5111D42D" w14:textId="77777777" w:rsidR="009B66F3" w:rsidRPr="00EC76D5" w:rsidRDefault="009B66F3" w:rsidP="009B66F3">
      <w:pPr>
        <w:pStyle w:val="Code"/>
      </w:pPr>
      <w:r w:rsidRPr="00EC76D5">
        <w:t xml:space="preserve">    ObjectOperator operator = m_operator;</w:t>
      </w:r>
    </w:p>
    <w:p w14:paraId="3405948C" w14:textId="77777777" w:rsidR="009B66F3" w:rsidRPr="00EC76D5" w:rsidRDefault="009B66F3" w:rsidP="009B66F3">
      <w:pPr>
        <w:pStyle w:val="Code"/>
      </w:pPr>
      <w:r w:rsidRPr="00EC76D5">
        <w:t xml:space="preserve">    </w:t>
      </w:r>
    </w:p>
    <w:p w14:paraId="55207C4D" w14:textId="77777777" w:rsidR="009B66F3" w:rsidRPr="00EC76D5" w:rsidRDefault="009B66F3" w:rsidP="009B66F3">
      <w:pPr>
        <w:pStyle w:val="Code"/>
      </w:pPr>
      <w:r w:rsidRPr="00EC76D5">
        <w:lastRenderedPageBreak/>
        <w:t xml:space="preserve">    if ((operator == ObjectOperator.empty) ||</w:t>
      </w:r>
    </w:p>
    <w:p w14:paraId="5A4D6DB6" w14:textId="77777777" w:rsidR="009B66F3" w:rsidRPr="00EC76D5" w:rsidRDefault="009B66F3" w:rsidP="009B66F3">
      <w:pPr>
        <w:pStyle w:val="Code"/>
      </w:pPr>
      <w:r w:rsidRPr="00EC76D5">
        <w:t xml:space="preserve">        (operator == ObjectOperator.label) ||</w:t>
      </w:r>
    </w:p>
    <w:p w14:paraId="6776D3DA" w14:textId="77777777" w:rsidR="009B66F3" w:rsidRPr="00EC76D5" w:rsidRDefault="009B66F3" w:rsidP="009B66F3">
      <w:pPr>
        <w:pStyle w:val="Code"/>
      </w:pPr>
      <w:r w:rsidRPr="00EC76D5">
        <w:t xml:space="preserve">        (operator == ObjectOperator.comment)) {</w:t>
      </w:r>
    </w:p>
    <w:p w14:paraId="54AA523F" w14:textId="77777777" w:rsidR="009B66F3" w:rsidRPr="00EC76D5" w:rsidRDefault="009B66F3" w:rsidP="009B66F3">
      <w:pPr>
        <w:pStyle w:val="Code"/>
      </w:pPr>
      <w:r w:rsidRPr="00EC76D5">
        <w:t xml:space="preserve">      return (new LinkedList&lt;&gt;());</w:t>
      </w:r>
    </w:p>
    <w:p w14:paraId="252224FD" w14:textId="77777777" w:rsidR="009B66F3" w:rsidRPr="00EC76D5" w:rsidRDefault="009B66F3" w:rsidP="009B66F3">
      <w:pPr>
        <w:pStyle w:val="Code"/>
      </w:pPr>
      <w:r w:rsidRPr="00EC76D5">
        <w:t xml:space="preserve">    }</w:t>
      </w:r>
    </w:p>
    <w:p w14:paraId="29F1B92E" w14:textId="77777777" w:rsidR="009B66F3" w:rsidRPr="00EC76D5" w:rsidRDefault="009B66F3" w:rsidP="009B66F3">
      <w:pPr>
        <w:pStyle w:val="Code"/>
      </w:pPr>
      <w:r w:rsidRPr="00EC76D5">
        <w:t xml:space="preserve">    else if (isCallRegular()) {</w:t>
      </w:r>
    </w:p>
    <w:p w14:paraId="3959E730" w14:textId="6C0D5A8B" w:rsidR="009B66F3" w:rsidRPr="00EC76D5" w:rsidRDefault="009B66F3" w:rsidP="009B66F3">
      <w:pPr>
        <w:pStyle w:val="Code"/>
      </w:pPr>
      <w:r w:rsidRPr="00EC76D5">
        <w:t xml:space="preserve">      return lookupByteArray(ObjectOperator.jmp, c_compiler.</w:t>
      </w:r>
      <w:r w:rsidR="00BA53A2">
        <w:t>TypeSize.PointerSize</w:t>
      </w:r>
      <w:r w:rsidRPr="00EC76D5">
        <w:t>,</w:t>
      </w:r>
    </w:p>
    <w:p w14:paraId="4906EF3C" w14:textId="77777777" w:rsidR="009B66F3" w:rsidRPr="00EC76D5" w:rsidRDefault="009B66F3" w:rsidP="009B66F3">
      <w:pPr>
        <w:pStyle w:val="Code"/>
      </w:pPr>
      <w:r w:rsidRPr="00EC76D5">
        <w:t xml:space="preserve">                             null, null);</w:t>
      </w:r>
    </w:p>
    <w:p w14:paraId="2A149FA0" w14:textId="77777777" w:rsidR="009B66F3" w:rsidRPr="00EC76D5" w:rsidRDefault="009B66F3" w:rsidP="009B66F3">
      <w:pPr>
        <w:pStyle w:val="Code"/>
      </w:pPr>
      <w:r w:rsidRPr="00EC76D5">
        <w:t xml:space="preserve">    }</w:t>
      </w:r>
    </w:p>
    <w:p w14:paraId="743C73E5" w14:textId="77777777" w:rsidR="009B66F3" w:rsidRPr="00EC76D5" w:rsidRDefault="009B66F3" w:rsidP="009B66F3">
      <w:pPr>
        <w:pStyle w:val="Code"/>
      </w:pPr>
      <w:r w:rsidRPr="00EC76D5">
        <w:t xml:space="preserve">    else if (isCallRegister()) {</w:t>
      </w:r>
    </w:p>
    <w:p w14:paraId="4E370FED" w14:textId="77777777" w:rsidR="009B66F3" w:rsidRPr="00EC76D5" w:rsidRDefault="009B66F3" w:rsidP="009B66F3">
      <w:pPr>
        <w:pStyle w:val="Code"/>
      </w:pPr>
      <w:r w:rsidRPr="00EC76D5">
        <w:t xml:space="preserve">      Register register = (Register) m_operandArray[0];</w:t>
      </w:r>
    </w:p>
    <w:p w14:paraId="316ADB21" w14:textId="77777777" w:rsidR="009B66F3" w:rsidRPr="00EC76D5" w:rsidRDefault="009B66F3" w:rsidP="009B66F3">
      <w:pPr>
        <w:pStyle w:val="Code"/>
      </w:pPr>
      <w:r w:rsidRPr="00EC76D5">
        <w:t xml:space="preserve">      return lookupByteArray(ObjectOperator.jmp, register, null, null);</w:t>
      </w:r>
    </w:p>
    <w:p w14:paraId="6B654745" w14:textId="77777777" w:rsidR="009B66F3" w:rsidRPr="00EC76D5" w:rsidRDefault="009B66F3" w:rsidP="009B66F3">
      <w:pPr>
        <w:pStyle w:val="Code"/>
      </w:pPr>
      <w:r w:rsidRPr="00EC76D5">
        <w:t xml:space="preserve">    }</w:t>
      </w:r>
    </w:p>
    <w:p w14:paraId="276C0A71" w14:textId="77777777" w:rsidR="009B66F3" w:rsidRPr="00EC76D5" w:rsidRDefault="009B66F3" w:rsidP="009B66F3">
      <w:pPr>
        <w:pStyle w:val="Code"/>
      </w:pPr>
      <w:r w:rsidRPr="00EC76D5">
        <w:t xml:space="preserve">    else {</w:t>
      </w:r>
    </w:p>
    <w:p w14:paraId="76D96BF0" w14:textId="77777777" w:rsidR="009B66F3" w:rsidRPr="00EC76D5" w:rsidRDefault="009B66F3" w:rsidP="009B66F3">
      <w:pPr>
        <w:pStyle w:val="Code"/>
      </w:pPr>
      <w:r w:rsidRPr="00EC76D5">
        <w:t xml:space="preserve">      if (isCallMemory()) {</w:t>
      </w:r>
    </w:p>
    <w:p w14:paraId="0E0EBCB1" w14:textId="77777777" w:rsidR="009B66F3" w:rsidRPr="00EC76D5" w:rsidRDefault="009B66F3" w:rsidP="009B66F3">
      <w:pPr>
        <w:pStyle w:val="Code"/>
      </w:pPr>
      <w:r w:rsidRPr="00EC76D5">
        <w:t xml:space="preserve">        operator = ObjectOperator.jmp;</w:t>
      </w:r>
    </w:p>
    <w:p w14:paraId="6669985B" w14:textId="77777777" w:rsidR="009B66F3" w:rsidRPr="00EC76D5" w:rsidRDefault="009B66F3" w:rsidP="009B66F3">
      <w:pPr>
        <w:pStyle w:val="Code"/>
      </w:pPr>
      <w:r w:rsidRPr="00EC76D5">
        <w:t xml:space="preserve">      }</w:t>
      </w:r>
    </w:p>
    <w:p w14:paraId="7C06D4E3" w14:textId="77777777" w:rsidR="009B66F3" w:rsidRPr="00EC76D5" w:rsidRDefault="009B66F3" w:rsidP="009B66F3">
      <w:pPr>
        <w:pStyle w:val="Code"/>
      </w:pPr>
      <w:r w:rsidRPr="00EC76D5">
        <w:t xml:space="preserve">      </w:t>
      </w:r>
    </w:p>
    <w:p w14:paraId="2D221602" w14:textId="77777777" w:rsidR="009B66F3" w:rsidRPr="00EC76D5" w:rsidRDefault="009B66F3" w:rsidP="009B66F3">
      <w:pPr>
        <w:pStyle w:val="Code"/>
      </w:pPr>
      <w:r w:rsidRPr="00EC76D5">
        <w:t xml:space="preserve">      Object fillParam1 = (m_operandArray[0] instanceof Pair) ?</w:t>
      </w:r>
    </w:p>
    <w:p w14:paraId="0FB302DA" w14:textId="77777777" w:rsidR="009B66F3" w:rsidRPr="00EC76D5" w:rsidRDefault="009B66F3" w:rsidP="009B66F3">
      <w:pPr>
        <w:pStyle w:val="Code"/>
      </w:pPr>
      <w:r w:rsidRPr="00EC76D5">
        <w:t xml:space="preserve">                 ((Pair) m_operandArray[0]).getSecond() : m_operandArray[0],</w:t>
      </w:r>
    </w:p>
    <w:p w14:paraId="61811A8B" w14:textId="77777777" w:rsidR="009B66F3" w:rsidRPr="00EC76D5" w:rsidRDefault="009B66F3" w:rsidP="009B66F3">
      <w:pPr>
        <w:pStyle w:val="Code"/>
      </w:pPr>
      <w:r w:rsidRPr="00EC76D5">
        <w:t xml:space="preserve">             fillParam2 = (m_operandArray[1] instanceof Pair) ?</w:t>
      </w:r>
    </w:p>
    <w:p w14:paraId="30E42CED" w14:textId="77777777" w:rsidR="009B66F3" w:rsidRPr="00EC76D5" w:rsidRDefault="009B66F3" w:rsidP="009B66F3">
      <w:pPr>
        <w:pStyle w:val="Code"/>
      </w:pPr>
      <w:r w:rsidRPr="00EC76D5">
        <w:t xml:space="preserve">                 ((Pair) m_operandArray[1]).getSecond() : m_operandArray[1],</w:t>
      </w:r>
    </w:p>
    <w:p w14:paraId="3C9C3F30" w14:textId="77777777" w:rsidR="009B66F3" w:rsidRPr="00EC76D5" w:rsidRDefault="009B66F3" w:rsidP="009B66F3">
      <w:pPr>
        <w:pStyle w:val="Code"/>
      </w:pPr>
      <w:r w:rsidRPr="00EC76D5">
        <w:t xml:space="preserve">             fillParam3 = (m_operandArray[2] instanceof Pair) ?</w:t>
      </w:r>
    </w:p>
    <w:p w14:paraId="5130EC07" w14:textId="77777777" w:rsidR="009B66F3" w:rsidRPr="00EC76D5" w:rsidRDefault="009B66F3" w:rsidP="009B66F3">
      <w:pPr>
        <w:pStyle w:val="Code"/>
      </w:pPr>
      <w:r w:rsidRPr="00EC76D5">
        <w:t xml:space="preserve">                 ((Pair) m_operandArray[2]).getSecond() : m_operandArray[2];</w:t>
      </w:r>
    </w:p>
    <w:p w14:paraId="5CDBAF58" w14:textId="77777777" w:rsidR="009B66F3" w:rsidRPr="00EC76D5" w:rsidRDefault="009B66F3" w:rsidP="009B66F3">
      <w:pPr>
        <w:pStyle w:val="Code"/>
      </w:pPr>
    </w:p>
    <w:p w14:paraId="72E2A4E6" w14:textId="77777777" w:rsidR="009B66F3" w:rsidRPr="00EC76D5" w:rsidRDefault="009B66F3" w:rsidP="009B66F3">
      <w:pPr>
        <w:pStyle w:val="Code"/>
      </w:pPr>
      <w:r w:rsidRPr="00EC76D5">
        <w:t xml:space="preserve">      int size1 = (m_operandArray[0] instanceof Pair) ?</w:t>
      </w:r>
    </w:p>
    <w:p w14:paraId="7BDCF4E7" w14:textId="4F39E7DA" w:rsidR="009B66F3" w:rsidRPr="00EC76D5" w:rsidRDefault="009B66F3" w:rsidP="009B66F3">
      <w:pPr>
        <w:pStyle w:val="Code"/>
      </w:pPr>
      <w:r w:rsidRPr="00EC76D5">
        <w:t xml:space="preserve">                  </w:t>
      </w:r>
      <w:r w:rsidR="00BA53A2">
        <w:t>TypeSize.PointerSize</w:t>
      </w:r>
      <w:r w:rsidRPr="00EC76D5">
        <w:t xml:space="preserve"> : operandSize(m_operandArray[0]),</w:t>
      </w:r>
    </w:p>
    <w:p w14:paraId="66AC2ABE" w14:textId="77777777" w:rsidR="009B66F3" w:rsidRPr="00EC76D5" w:rsidRDefault="009B66F3" w:rsidP="009B66F3">
      <w:pPr>
        <w:pStyle w:val="Code"/>
      </w:pPr>
      <w:r w:rsidRPr="00EC76D5">
        <w:t xml:space="preserve">          size2 = (m_operandArray[1] instanceof Pair) ?</w:t>
      </w:r>
    </w:p>
    <w:p w14:paraId="75F0995B" w14:textId="0A22F1C3" w:rsidR="009B66F3" w:rsidRPr="00EC76D5" w:rsidRDefault="009B66F3" w:rsidP="009B66F3">
      <w:pPr>
        <w:pStyle w:val="Code"/>
      </w:pPr>
      <w:r w:rsidRPr="00EC76D5">
        <w:t xml:space="preserve">                  </w:t>
      </w:r>
      <w:r w:rsidR="00BA53A2">
        <w:t>TypeSize.PointerSize</w:t>
      </w:r>
      <w:r w:rsidRPr="00EC76D5">
        <w:t xml:space="preserve"> : operandSize(m_operandArray[1]),</w:t>
      </w:r>
    </w:p>
    <w:p w14:paraId="2A382C33" w14:textId="77777777" w:rsidR="009B66F3" w:rsidRPr="00EC76D5" w:rsidRDefault="009B66F3" w:rsidP="009B66F3">
      <w:pPr>
        <w:pStyle w:val="Code"/>
      </w:pPr>
      <w:r w:rsidRPr="00EC76D5">
        <w:t xml:space="preserve">          size3 = (m_operandArray[2] instanceof Pair) ?</w:t>
      </w:r>
    </w:p>
    <w:p w14:paraId="480468FC" w14:textId="44CE920B" w:rsidR="009B66F3" w:rsidRPr="00EC76D5" w:rsidRDefault="009B66F3" w:rsidP="009B66F3">
      <w:pPr>
        <w:pStyle w:val="Code"/>
      </w:pPr>
      <w:r w:rsidRPr="00EC76D5">
        <w:t xml:space="preserve">                  </w:t>
      </w:r>
      <w:r w:rsidR="00BA53A2">
        <w:t>TypeSize.PointerSize</w:t>
      </w:r>
      <w:r w:rsidRPr="00EC76D5">
        <w:t xml:space="preserve"> : operandSize(m_operandArray[2]);</w:t>
      </w:r>
    </w:p>
    <w:p w14:paraId="6C3C57D2" w14:textId="77777777" w:rsidR="009B66F3" w:rsidRPr="00EC76D5" w:rsidRDefault="009B66F3" w:rsidP="009B66F3">
      <w:pPr>
        <w:pStyle w:val="Code"/>
      </w:pPr>
      <w:r w:rsidRPr="00EC76D5">
        <w:t xml:space="preserve">          </w:t>
      </w:r>
    </w:p>
    <w:p w14:paraId="6202100B" w14:textId="77777777" w:rsidR="009B66F3" w:rsidRPr="00EC76D5" w:rsidRDefault="009B66F3" w:rsidP="009B66F3">
      <w:pPr>
        <w:pStyle w:val="Code"/>
      </w:pPr>
      <w:r w:rsidRPr="00EC76D5">
        <w:t xml:space="preserve">      if ((operator == ObjectOperator.inc_word) &amp;&amp; (m_operandArray[1] != null)</w:t>
      </w:r>
    </w:p>
    <w:p w14:paraId="042E6079" w14:textId="77777777" w:rsidR="009B66F3" w:rsidRPr="00EC76D5" w:rsidRDefault="009B66F3" w:rsidP="009B66F3">
      <w:pPr>
        <w:pStyle w:val="Code"/>
      </w:pPr>
      <w:r w:rsidRPr="00EC76D5">
        <w:t xml:space="preserve">          &amp;&amp; m_operandArray[1].toString().contains("g_outChars") &amp;&amp;</w:t>
      </w:r>
    </w:p>
    <w:p w14:paraId="0237B9B5" w14:textId="77777777" w:rsidR="009B66F3" w:rsidRPr="00EC76D5" w:rsidRDefault="009B66F3" w:rsidP="009B66F3">
      <w:pPr>
        <w:pStyle w:val="Code"/>
      </w:pPr>
      <w:r w:rsidRPr="00EC76D5">
        <w:t xml:space="preserve">          (m_operandArray[0] == null) &amp;&amp; (m_operandArray[2] == null)) {</w:t>
      </w:r>
    </w:p>
    <w:p w14:paraId="2EDC0DA0" w14:textId="77777777" w:rsidR="009B66F3" w:rsidRPr="00EC76D5" w:rsidRDefault="009B66F3" w:rsidP="009B66F3">
      <w:pPr>
        <w:pStyle w:val="Code"/>
      </w:pPr>
      <w:r w:rsidRPr="00EC76D5">
        <w:t xml:space="preserve">        size3 = 0;</w:t>
      </w:r>
    </w:p>
    <w:p w14:paraId="4B0387CC" w14:textId="77777777" w:rsidR="009B66F3" w:rsidRPr="00EC76D5" w:rsidRDefault="009B66F3" w:rsidP="009B66F3">
      <w:pPr>
        <w:pStyle w:val="Code"/>
      </w:pPr>
      <w:r w:rsidRPr="00EC76D5">
        <w:t xml:space="preserve">      }</w:t>
      </w:r>
    </w:p>
    <w:p w14:paraId="617D7154" w14:textId="77777777" w:rsidR="009B66F3" w:rsidRPr="00EC76D5" w:rsidRDefault="009B66F3" w:rsidP="009B66F3">
      <w:pPr>
        <w:pStyle w:val="Code"/>
      </w:pPr>
    </w:p>
    <w:p w14:paraId="247183A7" w14:textId="77777777" w:rsidR="009B66F3" w:rsidRPr="00EC76D5" w:rsidRDefault="009B66F3" w:rsidP="009B66F3">
      <w:pPr>
        <w:pStyle w:val="Code"/>
      </w:pPr>
      <w:r w:rsidRPr="00EC76D5">
        <w:t xml:space="preserve">      if (operator.name().startsWith("cmp_") &amp;&amp;</w:t>
      </w:r>
    </w:p>
    <w:p w14:paraId="31D452DE" w14:textId="77777777" w:rsidR="009B66F3" w:rsidRPr="00EC76D5" w:rsidRDefault="009B66F3" w:rsidP="009B66F3">
      <w:pPr>
        <w:pStyle w:val="Code"/>
      </w:pPr>
      <w:r w:rsidRPr="00EC76D5">
        <w:t xml:space="preserve">          (m_operandArray[1] instanceof Integer)) {</w:t>
      </w:r>
    </w:p>
    <w:p w14:paraId="397BE724" w14:textId="77777777" w:rsidR="009B66F3" w:rsidRPr="00EC76D5" w:rsidRDefault="009B66F3" w:rsidP="009B66F3">
      <w:pPr>
        <w:pStyle w:val="Code"/>
      </w:pPr>
      <w:r w:rsidRPr="00EC76D5">
        <w:t xml:space="preserve">        size3 = Math.max(1, size3);</w:t>
      </w:r>
    </w:p>
    <w:p w14:paraId="615F1768" w14:textId="77777777" w:rsidR="009B66F3" w:rsidRPr="00EC76D5" w:rsidRDefault="009B66F3" w:rsidP="009B66F3">
      <w:pPr>
        <w:pStyle w:val="Code"/>
      </w:pPr>
      <w:r w:rsidRPr="00EC76D5">
        <w:t xml:space="preserve">      }</w:t>
      </w:r>
    </w:p>
    <w:p w14:paraId="1811EDFD" w14:textId="77777777" w:rsidR="009B66F3" w:rsidRPr="00EC76D5" w:rsidRDefault="009B66F3" w:rsidP="009B66F3">
      <w:pPr>
        <w:pStyle w:val="Code"/>
      </w:pPr>
    </w:p>
    <w:p w14:paraId="02E3CA65" w14:textId="77777777" w:rsidR="009B66F3" w:rsidRPr="00EC76D5" w:rsidRDefault="009B66F3" w:rsidP="009B66F3">
      <w:pPr>
        <w:pStyle w:val="Code"/>
      </w:pPr>
      <w:r w:rsidRPr="00EC76D5">
        <w:t xml:space="preserve">      if (isJump()) {</w:t>
      </w:r>
    </w:p>
    <w:p w14:paraId="77D8431B" w14:textId="77777777" w:rsidR="009B66F3" w:rsidRPr="00EC76D5" w:rsidRDefault="009B66F3" w:rsidP="009B66F3">
      <w:pPr>
        <w:pStyle w:val="Code"/>
      </w:pPr>
      <w:r w:rsidRPr="00EC76D5">
        <w:t xml:space="preserve">        size1 = (operator == ObjectOperator.short_jmp) ?</w:t>
      </w:r>
    </w:p>
    <w:p w14:paraId="3E93486A" w14:textId="0C5127E6" w:rsidR="009B66F3" w:rsidRPr="00EC76D5" w:rsidRDefault="009B66F3" w:rsidP="009B66F3">
      <w:pPr>
        <w:pStyle w:val="Code"/>
      </w:pPr>
      <w:r w:rsidRPr="00EC76D5">
        <w:t xml:space="preserve">                Type.CharSize : </w:t>
      </w:r>
      <w:r w:rsidR="00BA53A2">
        <w:t>TypeSize.PointerSize</w:t>
      </w:r>
      <w:r w:rsidRPr="00EC76D5">
        <w:t>;</w:t>
      </w:r>
    </w:p>
    <w:p w14:paraId="334DE0C0" w14:textId="77777777" w:rsidR="009B66F3" w:rsidRPr="00EC76D5" w:rsidRDefault="009B66F3" w:rsidP="009B66F3">
      <w:pPr>
        <w:pStyle w:val="Code"/>
      </w:pPr>
      <w:r w:rsidRPr="00EC76D5">
        <w:t xml:space="preserve">        operator = ObjectOperator.jmp;</w:t>
      </w:r>
    </w:p>
    <w:p w14:paraId="4DB40236" w14:textId="77777777" w:rsidR="009B66F3" w:rsidRPr="00EC76D5" w:rsidRDefault="009B66F3" w:rsidP="009B66F3">
      <w:pPr>
        <w:pStyle w:val="Code"/>
      </w:pPr>
      <w:r w:rsidRPr="00EC76D5">
        <w:t xml:space="preserve">      }</w:t>
      </w:r>
    </w:p>
    <w:p w14:paraId="0DC5B101" w14:textId="77777777" w:rsidR="009B66F3" w:rsidRPr="00EC76D5" w:rsidRDefault="009B66F3" w:rsidP="009B66F3">
      <w:pPr>
        <w:pStyle w:val="Code"/>
      </w:pPr>
      <w:r w:rsidRPr="00EC76D5">
        <w:t xml:space="preserve">      </w:t>
      </w:r>
    </w:p>
    <w:p w14:paraId="74242F9A" w14:textId="77777777" w:rsidR="009B66F3" w:rsidRPr="00EC76D5" w:rsidRDefault="009B66F3" w:rsidP="009B66F3">
      <w:pPr>
        <w:pStyle w:val="Code"/>
      </w:pPr>
      <w:r w:rsidRPr="00EC76D5">
        <w:t xml:space="preserve">      if (isRelation()) {</w:t>
      </w:r>
    </w:p>
    <w:p w14:paraId="2B4328A6" w14:textId="77777777" w:rsidR="009B66F3" w:rsidRPr="00EC76D5" w:rsidRDefault="009B66F3" w:rsidP="009B66F3">
      <w:pPr>
        <w:pStyle w:val="Code"/>
      </w:pPr>
      <w:r w:rsidRPr="00EC76D5">
        <w:t xml:space="preserve">        size1 = Type.CharSize;</w:t>
      </w:r>
    </w:p>
    <w:p w14:paraId="4A7B2BF7" w14:textId="77777777" w:rsidR="009B66F3" w:rsidRPr="00EC76D5" w:rsidRDefault="009B66F3" w:rsidP="009B66F3">
      <w:pPr>
        <w:pStyle w:val="Code"/>
      </w:pPr>
      <w:r w:rsidRPr="00EC76D5">
        <w:t xml:space="preserve">      }</w:t>
      </w:r>
    </w:p>
    <w:p w14:paraId="72527D64" w14:textId="77777777" w:rsidR="009B66F3" w:rsidRPr="00EC76D5" w:rsidRDefault="009B66F3" w:rsidP="009B66F3">
      <w:pPr>
        <w:pStyle w:val="Code"/>
      </w:pPr>
    </w:p>
    <w:p w14:paraId="61A15D49" w14:textId="77777777" w:rsidR="009B66F3" w:rsidRPr="00EC76D5" w:rsidRDefault="009B66F3" w:rsidP="009B66F3">
      <w:pPr>
        <w:pStyle w:val="Code"/>
      </w:pPr>
      <w:r w:rsidRPr="00EC76D5">
        <w:t xml:space="preserve">      Object byteParam1 = (fillParam1 instanceof Integer) ? size1 : fillParam1,</w:t>
      </w:r>
    </w:p>
    <w:p w14:paraId="0684B262" w14:textId="77777777" w:rsidR="009B66F3" w:rsidRPr="00EC76D5" w:rsidRDefault="009B66F3" w:rsidP="009B66F3">
      <w:pPr>
        <w:pStyle w:val="Code"/>
      </w:pPr>
      <w:r w:rsidRPr="00EC76D5">
        <w:t xml:space="preserve">             byteParam2 = (fillParam2 instanceof Integer) ? size2 : fillParam2,</w:t>
      </w:r>
    </w:p>
    <w:p w14:paraId="2BBC0C8E" w14:textId="77777777" w:rsidR="009B66F3" w:rsidRPr="00EC76D5" w:rsidRDefault="009B66F3" w:rsidP="009B66F3">
      <w:pPr>
        <w:pStyle w:val="Code"/>
      </w:pPr>
      <w:r w:rsidRPr="00EC76D5">
        <w:t xml:space="preserve">             byteParam3 = (fillParam3 instanceof Integer) ? size3 : fillParam3;</w:t>
      </w:r>
    </w:p>
    <w:p w14:paraId="683A6AD7" w14:textId="77777777" w:rsidR="009B66F3" w:rsidRPr="00EC76D5" w:rsidRDefault="009B66F3" w:rsidP="009B66F3">
      <w:pPr>
        <w:pStyle w:val="Code"/>
      </w:pPr>
    </w:p>
    <w:p w14:paraId="2421B058" w14:textId="77777777" w:rsidR="009B66F3" w:rsidRPr="00EC76D5" w:rsidRDefault="009B66F3" w:rsidP="009B66F3">
      <w:pPr>
        <w:pStyle w:val="Code"/>
      </w:pPr>
      <w:r w:rsidRPr="00EC76D5">
        <w:t xml:space="preserve">      if ((operator == ObjectOperator.mov) &amp;&amp;</w:t>
      </w:r>
    </w:p>
    <w:p w14:paraId="3B76EB92" w14:textId="77777777" w:rsidR="009B66F3" w:rsidRPr="00EC76D5" w:rsidRDefault="009B66F3" w:rsidP="009B66F3">
      <w:pPr>
        <w:pStyle w:val="Code"/>
      </w:pPr>
      <w:r w:rsidRPr="00EC76D5">
        <w:t xml:space="preserve">          (m_operandArray[0] instanceof Register) &amp;&amp;</w:t>
      </w:r>
    </w:p>
    <w:p w14:paraId="5C382471" w14:textId="77777777" w:rsidR="009B66F3" w:rsidRPr="00EC76D5" w:rsidRDefault="009B66F3" w:rsidP="009B66F3">
      <w:pPr>
        <w:pStyle w:val="Code"/>
      </w:pPr>
      <w:r w:rsidRPr="00EC76D5">
        <w:t xml:space="preserve">          (m_operandArray[1] instanceof Integer) &amp;&amp;</w:t>
      </w:r>
    </w:p>
    <w:p w14:paraId="70DAEC2C" w14:textId="77777777" w:rsidR="009B66F3" w:rsidRPr="00EC76D5" w:rsidRDefault="009B66F3" w:rsidP="009B66F3">
      <w:pPr>
        <w:pStyle w:val="Code"/>
      </w:pPr>
      <w:r w:rsidRPr="00EC76D5">
        <w:t xml:space="preserve">          (m_operandArray[2] == null)) {</w:t>
      </w:r>
    </w:p>
    <w:p w14:paraId="19A34E1F" w14:textId="77777777" w:rsidR="009B66F3" w:rsidRPr="00EC76D5" w:rsidRDefault="009B66F3" w:rsidP="009B66F3">
      <w:pPr>
        <w:pStyle w:val="Code"/>
      </w:pPr>
      <w:r w:rsidRPr="00EC76D5">
        <w:t xml:space="preserve">        byteParam2 = size2 = registerSize((Register) m_operandArray[0]);</w:t>
      </w:r>
    </w:p>
    <w:p w14:paraId="28F8B1BC" w14:textId="77777777" w:rsidR="009B66F3" w:rsidRPr="00EC76D5" w:rsidRDefault="009B66F3" w:rsidP="009B66F3">
      <w:pPr>
        <w:pStyle w:val="Code"/>
      </w:pPr>
      <w:r w:rsidRPr="00EC76D5">
        <w:t xml:space="preserve">      }</w:t>
      </w:r>
    </w:p>
    <w:p w14:paraId="67C75528" w14:textId="77777777" w:rsidR="009B66F3" w:rsidRPr="00EC76D5" w:rsidRDefault="009B66F3" w:rsidP="009B66F3">
      <w:pPr>
        <w:pStyle w:val="Code"/>
      </w:pPr>
    </w:p>
    <w:p w14:paraId="651AD3E5" w14:textId="77777777" w:rsidR="009B66F3" w:rsidRPr="00EC76D5" w:rsidRDefault="009B66F3" w:rsidP="009B66F3">
      <w:pPr>
        <w:pStyle w:val="Code"/>
      </w:pPr>
      <w:r w:rsidRPr="00EC76D5">
        <w:t xml:space="preserve">      if ((operator == ObjectOperator.add) &amp;&amp;</w:t>
      </w:r>
    </w:p>
    <w:p w14:paraId="513FD567" w14:textId="77777777" w:rsidR="009B66F3" w:rsidRPr="00EC76D5" w:rsidRDefault="009B66F3" w:rsidP="009B66F3">
      <w:pPr>
        <w:pStyle w:val="Code"/>
      </w:pPr>
      <w:r w:rsidRPr="00EC76D5">
        <w:t xml:space="preserve">          (m_operandArray[0] == Register.eax) &amp;&amp;</w:t>
      </w:r>
    </w:p>
    <w:p w14:paraId="18EAA8C3" w14:textId="77777777" w:rsidR="009B66F3" w:rsidRPr="00EC76D5" w:rsidRDefault="009B66F3" w:rsidP="009B66F3">
      <w:pPr>
        <w:pStyle w:val="Code"/>
      </w:pPr>
      <w:r w:rsidRPr="00EC76D5">
        <w:t xml:space="preserve">          (m_operandArray[1] instanceof Integer) &amp;&amp;</w:t>
      </w:r>
    </w:p>
    <w:p w14:paraId="7D58FA3B" w14:textId="77777777" w:rsidR="009B66F3" w:rsidRPr="00EC76D5" w:rsidRDefault="009B66F3" w:rsidP="009B66F3">
      <w:pPr>
        <w:pStyle w:val="Code"/>
      </w:pPr>
      <w:r w:rsidRPr="00EC76D5">
        <w:t xml:space="preserve">          (m_operandArray[2] == null)) {</w:t>
      </w:r>
    </w:p>
    <w:p w14:paraId="5984AEE1" w14:textId="77777777" w:rsidR="009B66F3" w:rsidRPr="00EC76D5" w:rsidRDefault="009B66F3" w:rsidP="009B66F3">
      <w:pPr>
        <w:pStyle w:val="Code"/>
      </w:pPr>
      <w:r w:rsidRPr="00EC76D5">
        <w:t xml:space="preserve">        byteParam2 = size2 = registerSize((Register) m_operandArray[0]);</w:t>
      </w:r>
    </w:p>
    <w:p w14:paraId="5235DAE8" w14:textId="77777777" w:rsidR="009B66F3" w:rsidRPr="00EC76D5" w:rsidRDefault="009B66F3" w:rsidP="009B66F3">
      <w:pPr>
        <w:pStyle w:val="Code"/>
      </w:pPr>
      <w:r w:rsidRPr="00EC76D5">
        <w:t xml:space="preserve">      }</w:t>
      </w:r>
    </w:p>
    <w:p w14:paraId="771BE911" w14:textId="77777777" w:rsidR="009B66F3" w:rsidRPr="00EC76D5" w:rsidRDefault="009B66F3" w:rsidP="009B66F3">
      <w:pPr>
        <w:pStyle w:val="Code"/>
      </w:pPr>
    </w:p>
    <w:p w14:paraId="04C93BDF" w14:textId="77777777" w:rsidR="009B66F3" w:rsidRPr="00EC76D5" w:rsidRDefault="009B66F3" w:rsidP="009B66F3">
      <w:pPr>
        <w:pStyle w:val="Code"/>
      </w:pPr>
      <w:r w:rsidRPr="00EC76D5">
        <w:t xml:space="preserve">      if ((operator == ObjectOperator.and) &amp;&amp;</w:t>
      </w:r>
    </w:p>
    <w:p w14:paraId="370A95E1" w14:textId="77777777" w:rsidR="009B66F3" w:rsidRPr="00EC76D5" w:rsidRDefault="009B66F3" w:rsidP="009B66F3">
      <w:pPr>
        <w:pStyle w:val="Code"/>
      </w:pPr>
      <w:r w:rsidRPr="00EC76D5">
        <w:t xml:space="preserve">          (m_operandArray[0] instanceof Register) &amp;&amp;</w:t>
      </w:r>
    </w:p>
    <w:p w14:paraId="2C24B799" w14:textId="77777777" w:rsidR="009B66F3" w:rsidRPr="00EC76D5" w:rsidRDefault="009B66F3" w:rsidP="009B66F3">
      <w:pPr>
        <w:pStyle w:val="Code"/>
      </w:pPr>
      <w:r w:rsidRPr="00EC76D5">
        <w:t xml:space="preserve">          (m_operandArray[1] instanceof Integer) &amp;&amp;</w:t>
      </w:r>
    </w:p>
    <w:p w14:paraId="17A440C7" w14:textId="77777777" w:rsidR="009B66F3" w:rsidRPr="00EC76D5" w:rsidRDefault="009B66F3" w:rsidP="009B66F3">
      <w:pPr>
        <w:pStyle w:val="Code"/>
      </w:pPr>
      <w:r w:rsidRPr="00EC76D5">
        <w:t xml:space="preserve">          !m_operandArray[1].toString().equals("1") &amp;&amp;</w:t>
      </w:r>
    </w:p>
    <w:p w14:paraId="1355BDC1" w14:textId="77777777" w:rsidR="009B66F3" w:rsidRPr="00EC76D5" w:rsidRDefault="009B66F3" w:rsidP="009B66F3">
      <w:pPr>
        <w:pStyle w:val="Code"/>
      </w:pPr>
      <w:r w:rsidRPr="00EC76D5">
        <w:t xml:space="preserve">          (m_operandArray[2] == null)) {</w:t>
      </w:r>
    </w:p>
    <w:p w14:paraId="5B5D5613" w14:textId="77777777" w:rsidR="009B66F3" w:rsidRPr="00EC76D5" w:rsidRDefault="009B66F3" w:rsidP="009B66F3">
      <w:pPr>
        <w:pStyle w:val="Code"/>
      </w:pPr>
      <w:r w:rsidRPr="00EC76D5">
        <w:t xml:space="preserve">        byteParam2 = size2 = registerSize((Register) m_operandArray[0]);</w:t>
      </w:r>
    </w:p>
    <w:p w14:paraId="26BC0340" w14:textId="77777777" w:rsidR="009B66F3" w:rsidRPr="00EC76D5" w:rsidRDefault="009B66F3" w:rsidP="009B66F3">
      <w:pPr>
        <w:pStyle w:val="Code"/>
      </w:pPr>
      <w:r w:rsidRPr="00EC76D5">
        <w:t xml:space="preserve">      }</w:t>
      </w:r>
    </w:p>
    <w:p w14:paraId="15D57AC1" w14:textId="77777777" w:rsidR="009B66F3" w:rsidRPr="00EC76D5" w:rsidRDefault="009B66F3" w:rsidP="009B66F3">
      <w:pPr>
        <w:pStyle w:val="Code"/>
      </w:pPr>
    </w:p>
    <w:p w14:paraId="39D3030C" w14:textId="77777777" w:rsidR="009B66F3" w:rsidRPr="00EC76D5" w:rsidRDefault="009B66F3" w:rsidP="009B66F3">
      <w:pPr>
        <w:pStyle w:val="Code"/>
      </w:pPr>
      <w:r w:rsidRPr="00EC76D5">
        <w:t xml:space="preserve">      if ((m_operandArray[0] == null) &amp;&amp; // mov word [100], 1</w:t>
      </w:r>
    </w:p>
    <w:p w14:paraId="6F28C164" w14:textId="77777777" w:rsidR="009B66F3" w:rsidRPr="00EC76D5" w:rsidRDefault="009B66F3" w:rsidP="009B66F3">
      <w:pPr>
        <w:pStyle w:val="Code"/>
      </w:pPr>
      <w:r w:rsidRPr="00EC76D5">
        <w:t xml:space="preserve">          (m_operandArray[1] instanceof Integer) &amp;&amp;</w:t>
      </w:r>
    </w:p>
    <w:p w14:paraId="099017F6" w14:textId="77777777" w:rsidR="009B66F3" w:rsidRPr="00EC76D5" w:rsidRDefault="009B66F3" w:rsidP="009B66F3">
      <w:pPr>
        <w:pStyle w:val="Code"/>
      </w:pPr>
      <w:r w:rsidRPr="00EC76D5">
        <w:t xml:space="preserve">          (m_operandArray[2] == null)) {</w:t>
      </w:r>
    </w:p>
    <w:p w14:paraId="77F3EAF1" w14:textId="2D4B5D98" w:rsidR="009B66F3" w:rsidRPr="00EC76D5" w:rsidRDefault="009B66F3" w:rsidP="009B66F3">
      <w:pPr>
        <w:pStyle w:val="Code"/>
      </w:pPr>
      <w:r w:rsidRPr="00EC76D5">
        <w:t xml:space="preserve">        byteParam2 = </w:t>
      </w:r>
      <w:r w:rsidR="00BA53A2">
        <w:t>TypeSize.PointerSize</w:t>
      </w:r>
      <w:r w:rsidRPr="00EC76D5">
        <w:t>;</w:t>
      </w:r>
    </w:p>
    <w:p w14:paraId="638910B1" w14:textId="77777777" w:rsidR="009B66F3" w:rsidRPr="00EC76D5" w:rsidRDefault="009B66F3" w:rsidP="009B66F3">
      <w:pPr>
        <w:pStyle w:val="Code"/>
      </w:pPr>
      <w:r w:rsidRPr="00EC76D5">
        <w:t xml:space="preserve">      }</w:t>
      </w:r>
    </w:p>
    <w:p w14:paraId="1C523AEF" w14:textId="77777777" w:rsidR="009B66F3" w:rsidRPr="00EC76D5" w:rsidRDefault="009B66F3" w:rsidP="009B66F3">
      <w:pPr>
        <w:pStyle w:val="Code"/>
      </w:pPr>
    </w:p>
    <w:p w14:paraId="19AB9421" w14:textId="77777777" w:rsidR="009B66F3" w:rsidRPr="00EC76D5" w:rsidRDefault="009B66F3" w:rsidP="009B66F3">
      <w:pPr>
        <w:pStyle w:val="Code"/>
      </w:pPr>
      <w:r w:rsidRPr="00EC76D5">
        <w:t xml:space="preserve">      if ((operator == ObjectOperator.add_word) &amp;&amp;</w:t>
      </w:r>
    </w:p>
    <w:p w14:paraId="665E7D65" w14:textId="77777777" w:rsidR="009B66F3" w:rsidRPr="00EC76D5" w:rsidRDefault="009B66F3" w:rsidP="009B66F3">
      <w:pPr>
        <w:pStyle w:val="Code"/>
      </w:pPr>
      <w:r w:rsidRPr="00EC76D5">
        <w:t xml:space="preserve">          (m_operandArray[0] == Register.bp) &amp;&amp;</w:t>
      </w:r>
    </w:p>
    <w:p w14:paraId="51FD6980" w14:textId="77777777" w:rsidR="009B66F3" w:rsidRPr="00EC76D5" w:rsidRDefault="009B66F3" w:rsidP="009B66F3">
      <w:pPr>
        <w:pStyle w:val="Code"/>
      </w:pPr>
      <w:r w:rsidRPr="00EC76D5">
        <w:t xml:space="preserve">          (m_operandArray[1] != null) &amp;&amp;</w:t>
      </w:r>
    </w:p>
    <w:p w14:paraId="01C53D3A" w14:textId="77777777" w:rsidR="009B66F3" w:rsidRPr="00EC76D5" w:rsidRDefault="009B66F3" w:rsidP="009B66F3">
      <w:pPr>
        <w:pStyle w:val="Code"/>
      </w:pPr>
      <w:r w:rsidRPr="00EC76D5">
        <w:t xml:space="preserve">          m_operandArray[1].toString().equals("20") &amp;&amp;</w:t>
      </w:r>
    </w:p>
    <w:p w14:paraId="06CA98DD" w14:textId="77777777" w:rsidR="009B66F3" w:rsidRPr="00EC76D5" w:rsidRDefault="009B66F3" w:rsidP="009B66F3">
      <w:pPr>
        <w:pStyle w:val="Code"/>
      </w:pPr>
      <w:r w:rsidRPr="00EC76D5">
        <w:t xml:space="preserve">          (m_operandArray[2] != null) &amp;&amp;</w:t>
      </w:r>
    </w:p>
    <w:p w14:paraId="25571202" w14:textId="77777777" w:rsidR="009B66F3" w:rsidRPr="00EC76D5" w:rsidRDefault="009B66F3" w:rsidP="009B66F3">
      <w:pPr>
        <w:pStyle w:val="Code"/>
      </w:pPr>
      <w:r w:rsidRPr="00EC76D5">
        <w:t xml:space="preserve">          m_operandArray[2].toString().equals("0")) {</w:t>
      </w:r>
    </w:p>
    <w:p w14:paraId="185A9848" w14:textId="77777777" w:rsidR="009B66F3" w:rsidRPr="00EC76D5" w:rsidRDefault="009B66F3" w:rsidP="009B66F3">
      <w:pPr>
        <w:pStyle w:val="Code"/>
      </w:pPr>
      <w:r w:rsidRPr="00EC76D5">
        <w:t xml:space="preserve">        size3 = Type.CharSize;</w:t>
      </w:r>
    </w:p>
    <w:p w14:paraId="6690CA46" w14:textId="77777777" w:rsidR="009B66F3" w:rsidRPr="00EC76D5" w:rsidRDefault="009B66F3" w:rsidP="009B66F3">
      <w:pPr>
        <w:pStyle w:val="Code"/>
      </w:pPr>
      <w:r w:rsidRPr="00EC76D5">
        <w:t xml:space="preserve">      }</w:t>
      </w:r>
    </w:p>
    <w:p w14:paraId="5BACC5E5" w14:textId="77777777" w:rsidR="009B66F3" w:rsidRPr="00EC76D5" w:rsidRDefault="009B66F3" w:rsidP="009B66F3">
      <w:pPr>
        <w:pStyle w:val="Code"/>
      </w:pPr>
    </w:p>
    <w:p w14:paraId="0E30B7EA" w14:textId="0677CF5F" w:rsidR="009B66F3" w:rsidRPr="00EC76D5" w:rsidRDefault="009B66F3" w:rsidP="009B66F3">
      <w:pPr>
        <w:pStyle w:val="Code"/>
      </w:pPr>
      <w:r w:rsidRPr="00EC76D5">
        <w:t xml:space="preserve">      if (operator.name().startsWith("mov_")) {</w:t>
      </w:r>
    </w:p>
    <w:p w14:paraId="7E0C37B0" w14:textId="77777777" w:rsidR="009B66F3" w:rsidRPr="00EC76D5" w:rsidRDefault="009B66F3" w:rsidP="009B66F3">
      <w:pPr>
        <w:pStyle w:val="Code"/>
      </w:pPr>
      <w:r w:rsidRPr="00EC76D5">
        <w:t xml:space="preserve">        byteParam3 = size3 = ObjectCode.operatorSize(operator);</w:t>
      </w:r>
    </w:p>
    <w:p w14:paraId="35C1572B" w14:textId="77777777" w:rsidR="009B66F3" w:rsidRPr="00EC76D5" w:rsidRDefault="009B66F3" w:rsidP="009B66F3">
      <w:pPr>
        <w:pStyle w:val="Code"/>
      </w:pPr>
      <w:r w:rsidRPr="00EC76D5">
        <w:t xml:space="preserve">      }</w:t>
      </w:r>
    </w:p>
    <w:p w14:paraId="5539ECC1" w14:textId="77777777" w:rsidR="009B66F3" w:rsidRPr="00EC76D5" w:rsidRDefault="009B66F3" w:rsidP="009B66F3">
      <w:pPr>
        <w:pStyle w:val="Code"/>
      </w:pPr>
    </w:p>
    <w:p w14:paraId="2A3C83AD" w14:textId="77777777" w:rsidR="009B66F3" w:rsidRPr="00EC76D5" w:rsidRDefault="009B66F3" w:rsidP="009B66F3">
      <w:pPr>
        <w:pStyle w:val="Code"/>
      </w:pPr>
      <w:r w:rsidRPr="00EC76D5">
        <w:t xml:space="preserve">      if (isRelation() || isJump()) {</w:t>
      </w:r>
    </w:p>
    <w:p w14:paraId="6E945C56" w14:textId="77777777" w:rsidR="009B66F3" w:rsidRPr="00EC76D5" w:rsidRDefault="009B66F3" w:rsidP="009B66F3">
      <w:pPr>
        <w:pStyle w:val="Code"/>
      </w:pPr>
      <w:r w:rsidRPr="00EC76D5">
        <w:t xml:space="preserve">        byteParam2 = byteParam3 = null;</w:t>
      </w:r>
    </w:p>
    <w:p w14:paraId="4CA73CF0" w14:textId="77777777" w:rsidR="009B66F3" w:rsidRPr="00EC76D5" w:rsidRDefault="009B66F3" w:rsidP="009B66F3">
      <w:pPr>
        <w:pStyle w:val="Code"/>
      </w:pPr>
      <w:r w:rsidRPr="00EC76D5">
        <w:t xml:space="preserve">        size2 = size3 = 0;</w:t>
      </w:r>
    </w:p>
    <w:p w14:paraId="46D99A08" w14:textId="77777777" w:rsidR="009B66F3" w:rsidRPr="00EC76D5" w:rsidRDefault="009B66F3" w:rsidP="009B66F3">
      <w:pPr>
        <w:pStyle w:val="Code"/>
      </w:pPr>
      <w:r w:rsidRPr="00EC76D5">
        <w:t xml:space="preserve">      }</w:t>
      </w:r>
    </w:p>
    <w:p w14:paraId="24F6EC64" w14:textId="77777777" w:rsidR="009B66F3" w:rsidRPr="00EC76D5" w:rsidRDefault="009B66F3" w:rsidP="009B66F3">
      <w:pPr>
        <w:pStyle w:val="Code"/>
      </w:pPr>
      <w:r w:rsidRPr="00EC76D5">
        <w:t xml:space="preserve">      </w:t>
      </w:r>
    </w:p>
    <w:p w14:paraId="2FD776BF" w14:textId="77777777" w:rsidR="009B66F3" w:rsidRPr="00EC76D5" w:rsidRDefault="009B66F3" w:rsidP="009B66F3">
      <w:pPr>
        <w:pStyle w:val="Code"/>
      </w:pPr>
      <w:r w:rsidRPr="00EC76D5">
        <w:t xml:space="preserve">      if ((m_operandArray[0] instanceof Integer) &amp;&amp;</w:t>
      </w:r>
    </w:p>
    <w:p w14:paraId="77F33CA0" w14:textId="77777777" w:rsidR="009B66F3" w:rsidRPr="00EC76D5" w:rsidRDefault="009B66F3" w:rsidP="009B66F3">
      <w:pPr>
        <w:pStyle w:val="Code"/>
      </w:pPr>
      <w:r w:rsidRPr="00EC76D5">
        <w:t xml:space="preserve">          (m_operandArray[1] instanceof Register) &amp;&amp;</w:t>
      </w:r>
    </w:p>
    <w:p w14:paraId="4969ABA7" w14:textId="77777777" w:rsidR="009B66F3" w:rsidRPr="00EC76D5" w:rsidRDefault="009B66F3" w:rsidP="009B66F3">
      <w:pPr>
        <w:pStyle w:val="Code"/>
      </w:pPr>
      <w:r w:rsidRPr="00EC76D5">
        <w:t xml:space="preserve">          (m_operandArray[2] == null)) {</w:t>
      </w:r>
    </w:p>
    <w:p w14:paraId="75EB044D" w14:textId="77777777" w:rsidR="009B66F3" w:rsidRPr="00EC76D5" w:rsidRDefault="009B66F3" w:rsidP="009B66F3">
      <w:pPr>
        <w:pStyle w:val="Code"/>
      </w:pPr>
      <w:r w:rsidRPr="00EC76D5">
        <w:t xml:space="preserve">        byteParam1 = ObjectCode.registerSize((Register) m_operandArray[1]);</w:t>
      </w:r>
    </w:p>
    <w:p w14:paraId="5410E79F" w14:textId="77777777" w:rsidR="009B66F3" w:rsidRPr="00EC76D5" w:rsidRDefault="009B66F3" w:rsidP="009B66F3">
      <w:pPr>
        <w:pStyle w:val="Code"/>
      </w:pPr>
      <w:r w:rsidRPr="00EC76D5">
        <w:t xml:space="preserve">      }</w:t>
      </w:r>
    </w:p>
    <w:p w14:paraId="27929D19" w14:textId="77777777" w:rsidR="009B66F3" w:rsidRPr="00EC76D5" w:rsidRDefault="009B66F3" w:rsidP="009B66F3">
      <w:pPr>
        <w:pStyle w:val="Code"/>
      </w:pPr>
      <w:r w:rsidRPr="00EC76D5">
        <w:t xml:space="preserve">      </w:t>
      </w:r>
    </w:p>
    <w:p w14:paraId="3EA195DC" w14:textId="77777777" w:rsidR="009B66F3" w:rsidRPr="00EC76D5" w:rsidRDefault="009B66F3" w:rsidP="009B66F3">
      <w:pPr>
        <w:pStyle w:val="Code"/>
      </w:pPr>
      <w:r w:rsidRPr="00EC76D5">
        <w:t xml:space="preserve">      if (operator.name().contains("mov_") &amp;&amp;</w:t>
      </w:r>
    </w:p>
    <w:p w14:paraId="57FEE13A" w14:textId="77777777" w:rsidR="009B66F3" w:rsidRPr="00EC76D5" w:rsidRDefault="009B66F3" w:rsidP="009B66F3">
      <w:pPr>
        <w:pStyle w:val="Code"/>
      </w:pPr>
      <w:r w:rsidRPr="00EC76D5">
        <w:t xml:space="preserve">          (m_operandArray[1] instanceof Integer) &amp;&amp;</w:t>
      </w:r>
    </w:p>
    <w:p w14:paraId="681352C6" w14:textId="77777777" w:rsidR="009B66F3" w:rsidRPr="00EC76D5" w:rsidRDefault="009B66F3" w:rsidP="009B66F3">
      <w:pPr>
        <w:pStyle w:val="Code"/>
      </w:pPr>
      <w:r w:rsidRPr="00EC76D5">
        <w:t xml:space="preserve">          (m_operandArray[2] instanceof Integer) &amp;&amp;</w:t>
      </w:r>
    </w:p>
    <w:p w14:paraId="485B5490" w14:textId="77777777" w:rsidR="009B66F3" w:rsidRPr="00EC76D5" w:rsidRDefault="009B66F3" w:rsidP="009B66F3">
      <w:pPr>
        <w:pStyle w:val="Code"/>
      </w:pPr>
      <w:r w:rsidRPr="00EC76D5">
        <w:t xml:space="preserve">          m_operandArray[2].toString().equals("0")) {</w:t>
      </w:r>
    </w:p>
    <w:p w14:paraId="72C801F5" w14:textId="77777777" w:rsidR="009B66F3" w:rsidRPr="00EC76D5" w:rsidRDefault="009B66F3" w:rsidP="009B66F3">
      <w:pPr>
        <w:pStyle w:val="Code"/>
      </w:pPr>
      <w:r w:rsidRPr="00EC76D5">
        <w:lastRenderedPageBreak/>
        <w:t xml:space="preserve">        size3 = operatorSize(operator);</w:t>
      </w:r>
    </w:p>
    <w:p w14:paraId="7E00188C" w14:textId="77777777" w:rsidR="009B66F3" w:rsidRPr="00EC76D5" w:rsidRDefault="009B66F3" w:rsidP="009B66F3">
      <w:pPr>
        <w:pStyle w:val="Code"/>
      </w:pPr>
      <w:r w:rsidRPr="00EC76D5">
        <w:t xml:space="preserve">      }</w:t>
      </w:r>
    </w:p>
    <w:p w14:paraId="64BABF7F" w14:textId="77777777" w:rsidR="009B66F3" w:rsidRPr="00EC76D5" w:rsidRDefault="009B66F3" w:rsidP="009B66F3">
      <w:pPr>
        <w:pStyle w:val="Code"/>
      </w:pPr>
    </w:p>
    <w:p w14:paraId="6B516917" w14:textId="77777777" w:rsidR="009B66F3" w:rsidRPr="00EC76D5" w:rsidRDefault="009B66F3" w:rsidP="009B66F3">
      <w:pPr>
        <w:pStyle w:val="Code"/>
      </w:pPr>
      <w:r w:rsidRPr="00EC76D5">
        <w:t xml:space="preserve">      if ((operator == ObjectOperator.jae) &amp;&amp;</w:t>
      </w:r>
    </w:p>
    <w:p w14:paraId="2D397E29" w14:textId="77777777" w:rsidR="009B66F3" w:rsidRPr="00EC76D5" w:rsidRDefault="009B66F3" w:rsidP="009B66F3">
      <w:pPr>
        <w:pStyle w:val="Code"/>
      </w:pPr>
      <w:r w:rsidRPr="00EC76D5">
        <w:t xml:space="preserve">          (m_operandArray[0] instanceof Integer) &amp;&amp;</w:t>
      </w:r>
    </w:p>
    <w:p w14:paraId="11A9A677" w14:textId="77777777" w:rsidR="009B66F3" w:rsidRPr="00EC76D5" w:rsidRDefault="009B66F3" w:rsidP="009B66F3">
      <w:pPr>
        <w:pStyle w:val="Code"/>
      </w:pPr>
      <w:r w:rsidRPr="00EC76D5">
        <w:t xml:space="preserve">          m_operandArray[0].toString().equals("127")) {</w:t>
      </w:r>
    </w:p>
    <w:p w14:paraId="3463E638" w14:textId="77777777" w:rsidR="009B66F3" w:rsidRPr="00EC76D5" w:rsidRDefault="009B66F3" w:rsidP="009B66F3">
      <w:pPr>
        <w:pStyle w:val="Code"/>
      </w:pPr>
      <w:r w:rsidRPr="00EC76D5">
        <w:t xml:space="preserve">        List&lt;Byte&gt; byteList = new LinkedList&lt;&gt;();</w:t>
      </w:r>
    </w:p>
    <w:p w14:paraId="7783B4A7" w14:textId="77777777" w:rsidR="009B66F3" w:rsidRPr="00EC76D5" w:rsidRDefault="009B66F3" w:rsidP="009B66F3">
      <w:pPr>
        <w:pStyle w:val="Code"/>
      </w:pPr>
      <w:r w:rsidRPr="00EC76D5">
        <w:t xml:space="preserve">        byteList.add((byte) 15);</w:t>
      </w:r>
    </w:p>
    <w:p w14:paraId="12B6615C" w14:textId="77777777" w:rsidR="009B66F3" w:rsidRPr="00EC76D5" w:rsidRDefault="009B66F3" w:rsidP="009B66F3">
      <w:pPr>
        <w:pStyle w:val="Code"/>
      </w:pPr>
      <w:r w:rsidRPr="00EC76D5">
        <w:t xml:space="preserve">        byteList.add((byte) -125);</w:t>
      </w:r>
    </w:p>
    <w:p w14:paraId="79C1AF1B" w14:textId="77777777" w:rsidR="009B66F3" w:rsidRPr="00EC76D5" w:rsidRDefault="009B66F3" w:rsidP="009B66F3">
      <w:pPr>
        <w:pStyle w:val="Code"/>
      </w:pPr>
      <w:r w:rsidRPr="00EC76D5">
        <w:t xml:space="preserve">        byteList.add((byte) 127);</w:t>
      </w:r>
    </w:p>
    <w:p w14:paraId="166790DA" w14:textId="77777777" w:rsidR="009B66F3" w:rsidRPr="00EC76D5" w:rsidRDefault="009B66F3" w:rsidP="009B66F3">
      <w:pPr>
        <w:pStyle w:val="Code"/>
      </w:pPr>
      <w:r w:rsidRPr="00EC76D5">
        <w:t xml:space="preserve">        byteList.add((byte) 0);</w:t>
      </w:r>
    </w:p>
    <w:p w14:paraId="1E2CC05B" w14:textId="77777777" w:rsidR="009B66F3" w:rsidRPr="00EC76D5" w:rsidRDefault="009B66F3" w:rsidP="009B66F3">
      <w:pPr>
        <w:pStyle w:val="Code"/>
      </w:pPr>
      <w:r w:rsidRPr="00EC76D5">
        <w:t xml:space="preserve">        return byteList;</w:t>
      </w:r>
    </w:p>
    <w:p w14:paraId="35DC2FA3" w14:textId="77777777" w:rsidR="009B66F3" w:rsidRPr="00EC76D5" w:rsidRDefault="009B66F3" w:rsidP="009B66F3">
      <w:pPr>
        <w:pStyle w:val="Code"/>
      </w:pPr>
      <w:r w:rsidRPr="00EC76D5">
        <w:t xml:space="preserve">      }</w:t>
      </w:r>
    </w:p>
    <w:p w14:paraId="5B1C4C1E" w14:textId="77777777" w:rsidR="009B66F3" w:rsidRPr="00EC76D5" w:rsidRDefault="009B66F3" w:rsidP="009B66F3">
      <w:pPr>
        <w:pStyle w:val="Code"/>
      </w:pPr>
      <w:r w:rsidRPr="00EC76D5">
        <w:t xml:space="preserve">      else if ((operator == ObjectOperator.je) &amp;&amp;</w:t>
      </w:r>
    </w:p>
    <w:p w14:paraId="67A0F4CF" w14:textId="77777777" w:rsidR="009B66F3" w:rsidRPr="00EC76D5" w:rsidRDefault="009B66F3" w:rsidP="009B66F3">
      <w:pPr>
        <w:pStyle w:val="Code"/>
      </w:pPr>
      <w:r w:rsidRPr="00EC76D5">
        <w:t xml:space="preserve">               (m_operandArray[0] instanceof Integer) &amp;&amp;</w:t>
      </w:r>
    </w:p>
    <w:p w14:paraId="24DCA834" w14:textId="77777777" w:rsidR="009B66F3" w:rsidRPr="00EC76D5" w:rsidRDefault="009B66F3" w:rsidP="009B66F3">
      <w:pPr>
        <w:pStyle w:val="Code"/>
      </w:pPr>
      <w:r w:rsidRPr="00EC76D5">
        <w:t xml:space="preserve">               m_operandArray[0].toString().equals("126")) {</w:t>
      </w:r>
    </w:p>
    <w:p w14:paraId="402DA829" w14:textId="77777777" w:rsidR="009B66F3" w:rsidRPr="00EC76D5" w:rsidRDefault="009B66F3" w:rsidP="009B66F3">
      <w:pPr>
        <w:pStyle w:val="Code"/>
      </w:pPr>
      <w:r w:rsidRPr="00EC76D5">
        <w:t xml:space="preserve">        List&lt;Byte&gt; byteList = new LinkedList&lt;&gt;();</w:t>
      </w:r>
    </w:p>
    <w:p w14:paraId="3298FB7F" w14:textId="77777777" w:rsidR="009B66F3" w:rsidRPr="00EC76D5" w:rsidRDefault="009B66F3" w:rsidP="009B66F3">
      <w:pPr>
        <w:pStyle w:val="Code"/>
      </w:pPr>
      <w:r w:rsidRPr="00EC76D5">
        <w:t xml:space="preserve">        byteList.add((byte) 15);</w:t>
      </w:r>
    </w:p>
    <w:p w14:paraId="31F4FF5E" w14:textId="77777777" w:rsidR="009B66F3" w:rsidRPr="00EC76D5" w:rsidRDefault="009B66F3" w:rsidP="009B66F3">
      <w:pPr>
        <w:pStyle w:val="Code"/>
      </w:pPr>
      <w:r w:rsidRPr="00EC76D5">
        <w:t xml:space="preserve">        byteList.add((byte) -124);</w:t>
      </w:r>
    </w:p>
    <w:p w14:paraId="1EF596E3" w14:textId="77777777" w:rsidR="009B66F3" w:rsidRPr="00EC76D5" w:rsidRDefault="009B66F3" w:rsidP="009B66F3">
      <w:pPr>
        <w:pStyle w:val="Code"/>
      </w:pPr>
      <w:r w:rsidRPr="00EC76D5">
        <w:t xml:space="preserve">        byteList.add((byte) 126);</w:t>
      </w:r>
    </w:p>
    <w:p w14:paraId="4EAA3EDB" w14:textId="77777777" w:rsidR="009B66F3" w:rsidRPr="00EC76D5" w:rsidRDefault="009B66F3" w:rsidP="009B66F3">
      <w:pPr>
        <w:pStyle w:val="Code"/>
      </w:pPr>
      <w:r w:rsidRPr="00EC76D5">
        <w:t xml:space="preserve">        byteList.add((byte) 0);</w:t>
      </w:r>
    </w:p>
    <w:p w14:paraId="743A40D4" w14:textId="77777777" w:rsidR="009B66F3" w:rsidRPr="00EC76D5" w:rsidRDefault="009B66F3" w:rsidP="009B66F3">
      <w:pPr>
        <w:pStyle w:val="Code"/>
      </w:pPr>
      <w:r w:rsidRPr="00EC76D5">
        <w:t xml:space="preserve">        return byteList;</w:t>
      </w:r>
    </w:p>
    <w:p w14:paraId="79D60D15" w14:textId="77777777" w:rsidR="009B66F3" w:rsidRPr="00EC76D5" w:rsidRDefault="009B66F3" w:rsidP="009B66F3">
      <w:pPr>
        <w:pStyle w:val="Code"/>
      </w:pPr>
      <w:r w:rsidRPr="00EC76D5">
        <w:t xml:space="preserve">      }</w:t>
      </w:r>
    </w:p>
    <w:p w14:paraId="23C0D970" w14:textId="77777777" w:rsidR="009B66F3" w:rsidRPr="00EC76D5" w:rsidRDefault="009B66F3" w:rsidP="009B66F3">
      <w:pPr>
        <w:pStyle w:val="Code"/>
      </w:pPr>
      <w:r w:rsidRPr="00EC76D5">
        <w:t xml:space="preserve">      else {</w:t>
      </w:r>
    </w:p>
    <w:p w14:paraId="38626C70" w14:textId="77777777" w:rsidR="009B66F3" w:rsidRPr="00EC76D5" w:rsidRDefault="009B66F3" w:rsidP="009B66F3">
      <w:pPr>
        <w:pStyle w:val="Code"/>
      </w:pPr>
      <w:r w:rsidRPr="00EC76D5">
        <w:t xml:space="preserve">        // shl ebx, [bp]</w:t>
      </w:r>
    </w:p>
    <w:p w14:paraId="32E6DADB" w14:textId="77777777" w:rsidR="009B66F3" w:rsidRPr="00EC76D5" w:rsidRDefault="009B66F3" w:rsidP="009B66F3">
      <w:pPr>
        <w:pStyle w:val="Code"/>
      </w:pPr>
      <w:r w:rsidRPr="00EC76D5">
        <w:t xml:space="preserve">        List&lt;Byte&gt; byteList =</w:t>
      </w:r>
    </w:p>
    <w:p w14:paraId="5D66D90D" w14:textId="77777777" w:rsidR="009B66F3" w:rsidRPr="00EC76D5" w:rsidRDefault="009B66F3" w:rsidP="009B66F3">
      <w:pPr>
        <w:pStyle w:val="Code"/>
      </w:pPr>
      <w:r w:rsidRPr="00EC76D5">
        <w:t xml:space="preserve">          lookupByteArray(operator, byteParam1, byteParam2, byteParam3);</w:t>
      </w:r>
    </w:p>
    <w:p w14:paraId="4DA1AB3A" w14:textId="77777777" w:rsidR="009B66F3" w:rsidRPr="00EC76D5" w:rsidRDefault="009B66F3" w:rsidP="009B66F3">
      <w:pPr>
        <w:pStyle w:val="Code"/>
      </w:pPr>
    </w:p>
    <w:p w14:paraId="4A0BFE3F" w14:textId="77777777" w:rsidR="009B66F3" w:rsidRPr="00EC76D5" w:rsidRDefault="009B66F3" w:rsidP="009B66F3">
      <w:pPr>
        <w:pStyle w:val="Code"/>
      </w:pPr>
      <w:r w:rsidRPr="00EC76D5">
        <w:t xml:space="preserve">        loadByteList(byteList, byteList.size() - (size1 + size2 + size3),</w:t>
      </w:r>
    </w:p>
    <w:p w14:paraId="4925A33C" w14:textId="77777777" w:rsidR="009B66F3" w:rsidRPr="00EC76D5" w:rsidRDefault="009B66F3" w:rsidP="009B66F3">
      <w:pPr>
        <w:pStyle w:val="Code"/>
      </w:pPr>
      <w:r w:rsidRPr="00EC76D5">
        <w:t xml:space="preserve">                     size1, fillParam1);</w:t>
      </w:r>
    </w:p>
    <w:p w14:paraId="43F4014C" w14:textId="77777777" w:rsidR="009B66F3" w:rsidRPr="00EC76D5" w:rsidRDefault="009B66F3" w:rsidP="009B66F3">
      <w:pPr>
        <w:pStyle w:val="Code"/>
      </w:pPr>
      <w:r w:rsidRPr="00EC76D5">
        <w:t xml:space="preserve">        loadByteList(byteList, byteList.size() - (size2 + size3), size2,</w:t>
      </w:r>
    </w:p>
    <w:p w14:paraId="02E2ABE9" w14:textId="77777777" w:rsidR="009B66F3" w:rsidRPr="00EC76D5" w:rsidRDefault="009B66F3" w:rsidP="009B66F3">
      <w:pPr>
        <w:pStyle w:val="Code"/>
      </w:pPr>
      <w:r w:rsidRPr="00EC76D5">
        <w:t xml:space="preserve">                     fillParam2);</w:t>
      </w:r>
    </w:p>
    <w:p w14:paraId="4CE9C151" w14:textId="77777777" w:rsidR="009B66F3" w:rsidRPr="00EC76D5" w:rsidRDefault="009B66F3" w:rsidP="009B66F3">
      <w:pPr>
        <w:pStyle w:val="Code"/>
      </w:pPr>
      <w:r w:rsidRPr="00EC76D5">
        <w:t xml:space="preserve">        loadByteList(byteList, byteList.size() - size3, size3, fillParam3);</w:t>
      </w:r>
    </w:p>
    <w:p w14:paraId="3EAA18B2" w14:textId="77777777" w:rsidR="009B66F3" w:rsidRPr="00EC76D5" w:rsidRDefault="009B66F3" w:rsidP="009B66F3">
      <w:pPr>
        <w:pStyle w:val="Code"/>
      </w:pPr>
      <w:r w:rsidRPr="00EC76D5">
        <w:t xml:space="preserve">        return byteList;</w:t>
      </w:r>
    </w:p>
    <w:p w14:paraId="1E822E19" w14:textId="77777777" w:rsidR="009B66F3" w:rsidRPr="00EC76D5" w:rsidRDefault="009B66F3" w:rsidP="009B66F3">
      <w:pPr>
        <w:pStyle w:val="Code"/>
      </w:pPr>
      <w:r w:rsidRPr="00EC76D5">
        <w:t xml:space="preserve">      }</w:t>
      </w:r>
    </w:p>
    <w:p w14:paraId="032F28DD" w14:textId="77777777" w:rsidR="009B66F3" w:rsidRPr="00EC76D5" w:rsidRDefault="009B66F3" w:rsidP="009B66F3">
      <w:pPr>
        <w:pStyle w:val="Code"/>
      </w:pPr>
      <w:r w:rsidRPr="00EC76D5">
        <w:t xml:space="preserve">    }</w:t>
      </w:r>
    </w:p>
    <w:p w14:paraId="433F471B" w14:textId="77777777" w:rsidR="009B66F3" w:rsidRPr="00EC76D5" w:rsidRDefault="009B66F3" w:rsidP="009B66F3">
      <w:pPr>
        <w:pStyle w:val="Code"/>
      </w:pPr>
      <w:r w:rsidRPr="00EC76D5">
        <w:t xml:space="preserve">  }</w:t>
      </w:r>
    </w:p>
    <w:p w14:paraId="6D979FB7" w14:textId="77777777" w:rsidR="009B66F3" w:rsidRPr="00EC76D5" w:rsidRDefault="009B66F3" w:rsidP="009B66F3">
      <w:pPr>
        <w:pStyle w:val="Code"/>
      </w:pPr>
    </w:p>
    <w:p w14:paraId="6CD71634" w14:textId="77777777" w:rsidR="009B66F3" w:rsidRPr="00EC76D5" w:rsidRDefault="009B66F3" w:rsidP="009B66F3">
      <w:pPr>
        <w:pStyle w:val="Code"/>
      </w:pPr>
      <w:r w:rsidRPr="00EC76D5">
        <w:t xml:space="preserve">  private void loadByteList(List&lt;Byte&gt; byteList, int index,</w:t>
      </w:r>
    </w:p>
    <w:p w14:paraId="127BCA4B" w14:textId="77777777" w:rsidR="009B66F3" w:rsidRPr="00EC76D5" w:rsidRDefault="009B66F3" w:rsidP="009B66F3">
      <w:pPr>
        <w:pStyle w:val="Code"/>
      </w:pPr>
      <w:r w:rsidRPr="00EC76D5">
        <w:t xml:space="preserve">                            int size, Object param) {</w:t>
      </w:r>
    </w:p>
    <w:p w14:paraId="320C6D66" w14:textId="77777777" w:rsidR="009B66F3" w:rsidRPr="00EC76D5" w:rsidRDefault="009B66F3" w:rsidP="009B66F3">
      <w:pPr>
        <w:pStyle w:val="Code"/>
      </w:pPr>
      <w:r w:rsidRPr="00EC76D5">
        <w:t xml:space="preserve">    if (size &gt; 0) {</w:t>
      </w:r>
    </w:p>
    <w:p w14:paraId="21CDA6D7" w14:textId="77777777" w:rsidR="009B66F3" w:rsidRPr="00EC76D5" w:rsidRDefault="009B66F3" w:rsidP="009B66F3">
      <w:pPr>
        <w:pStyle w:val="Code"/>
      </w:pPr>
      <w:r w:rsidRPr="00EC76D5">
        <w:t xml:space="preserve">      int value = (Integer) param;</w:t>
      </w:r>
    </w:p>
    <w:p w14:paraId="69865634" w14:textId="77777777" w:rsidR="009B66F3" w:rsidRPr="00EC76D5" w:rsidRDefault="009B66F3" w:rsidP="009B66F3">
      <w:pPr>
        <w:pStyle w:val="Code"/>
      </w:pPr>
      <w:r w:rsidRPr="00EC76D5">
        <w:t xml:space="preserve">      fillByteList(byteList, index, size, value);</w:t>
      </w:r>
    </w:p>
    <w:p w14:paraId="61A5E966" w14:textId="77777777" w:rsidR="009B66F3" w:rsidRPr="00EC76D5" w:rsidRDefault="009B66F3" w:rsidP="009B66F3">
      <w:pPr>
        <w:pStyle w:val="Code"/>
      </w:pPr>
      <w:r w:rsidRPr="00EC76D5">
        <w:t xml:space="preserve">    }</w:t>
      </w:r>
    </w:p>
    <w:p w14:paraId="34F7C619" w14:textId="77777777" w:rsidR="009B66F3" w:rsidRPr="00EC76D5" w:rsidRDefault="009B66F3" w:rsidP="009B66F3">
      <w:pPr>
        <w:pStyle w:val="Code"/>
      </w:pPr>
      <w:r w:rsidRPr="00EC76D5">
        <w:t xml:space="preserve">  }</w:t>
      </w:r>
    </w:p>
    <w:p w14:paraId="207770F8" w14:textId="77777777" w:rsidR="009B66F3" w:rsidRPr="00EC76D5" w:rsidRDefault="009B66F3" w:rsidP="009B66F3">
      <w:pPr>
        <w:pStyle w:val="Code"/>
      </w:pPr>
      <w:r w:rsidRPr="00EC76D5">
        <w:t xml:space="preserve">  </w:t>
      </w:r>
    </w:p>
    <w:p w14:paraId="2135A34D" w14:textId="77777777" w:rsidR="009B66F3" w:rsidRPr="00EC76D5" w:rsidRDefault="009B66F3" w:rsidP="009B66F3">
      <w:pPr>
        <w:pStyle w:val="Code"/>
      </w:pPr>
      <w:r w:rsidRPr="00EC76D5">
        <w:t xml:space="preserve">  public static void fillByteList(List&lt;Byte&gt; byteList, int index,</w:t>
      </w:r>
    </w:p>
    <w:p w14:paraId="21C68635" w14:textId="77777777" w:rsidR="009B66F3" w:rsidRPr="00EC76D5" w:rsidRDefault="009B66F3" w:rsidP="009B66F3">
      <w:pPr>
        <w:pStyle w:val="Code"/>
      </w:pPr>
      <w:r w:rsidRPr="00EC76D5">
        <w:t xml:space="preserve">                                  int size, int value) {</w:t>
      </w:r>
    </w:p>
    <w:p w14:paraId="581772CC" w14:textId="77777777" w:rsidR="009B66F3" w:rsidRPr="00EC76D5" w:rsidRDefault="009B66F3" w:rsidP="009B66F3">
      <w:pPr>
        <w:pStyle w:val="Code"/>
      </w:pPr>
      <w:r w:rsidRPr="00EC76D5">
        <w:t xml:space="preserve">    switch (size) {</w:t>
      </w:r>
    </w:p>
    <w:p w14:paraId="169BEA42" w14:textId="77777777" w:rsidR="009B66F3" w:rsidRPr="00EC76D5" w:rsidRDefault="009B66F3" w:rsidP="009B66F3">
      <w:pPr>
        <w:pStyle w:val="Code"/>
      </w:pPr>
      <w:r w:rsidRPr="00EC76D5">
        <w:t xml:space="preserve">      case 0:</w:t>
      </w:r>
    </w:p>
    <w:p w14:paraId="767699E6" w14:textId="77777777" w:rsidR="009B66F3" w:rsidRPr="00EC76D5" w:rsidRDefault="009B66F3" w:rsidP="009B66F3">
      <w:pPr>
        <w:pStyle w:val="Code"/>
      </w:pPr>
      <w:r w:rsidRPr="00EC76D5">
        <w:t xml:space="preserve">        break;</w:t>
      </w:r>
    </w:p>
    <w:p w14:paraId="3EFB0809" w14:textId="77777777" w:rsidR="009B66F3" w:rsidRPr="00EC76D5" w:rsidRDefault="009B66F3" w:rsidP="009B66F3">
      <w:pPr>
        <w:pStyle w:val="Code"/>
      </w:pPr>
      <w:r w:rsidRPr="00EC76D5">
        <w:t xml:space="preserve">        </w:t>
      </w:r>
    </w:p>
    <w:p w14:paraId="3F70284C" w14:textId="77777777" w:rsidR="009B66F3" w:rsidRPr="00EC76D5" w:rsidRDefault="009B66F3" w:rsidP="009B66F3">
      <w:pPr>
        <w:pStyle w:val="Code"/>
      </w:pPr>
      <w:r w:rsidRPr="00EC76D5">
        <w:t xml:space="preserve">      case Type.CharSize:</w:t>
      </w:r>
    </w:p>
    <w:p w14:paraId="4CC6BC15" w14:textId="77777777" w:rsidR="009B66F3" w:rsidRPr="00EC76D5" w:rsidRDefault="009B66F3" w:rsidP="009B66F3">
      <w:pPr>
        <w:pStyle w:val="Code"/>
      </w:pPr>
      <w:r w:rsidRPr="00EC76D5">
        <w:t xml:space="preserve">        byteList.set(index, (byte) value);</w:t>
      </w:r>
    </w:p>
    <w:p w14:paraId="7F2A4E9D" w14:textId="77777777" w:rsidR="009B66F3" w:rsidRPr="00EC76D5" w:rsidRDefault="009B66F3" w:rsidP="009B66F3">
      <w:pPr>
        <w:pStyle w:val="Code"/>
      </w:pPr>
      <w:r w:rsidRPr="00EC76D5">
        <w:t xml:space="preserve">        break;</w:t>
      </w:r>
    </w:p>
    <w:p w14:paraId="1516C6D6" w14:textId="77777777" w:rsidR="009B66F3" w:rsidRPr="00EC76D5" w:rsidRDefault="009B66F3" w:rsidP="009B66F3">
      <w:pPr>
        <w:pStyle w:val="Code"/>
      </w:pPr>
    </w:p>
    <w:p w14:paraId="25D6C581" w14:textId="77777777" w:rsidR="009B66F3" w:rsidRPr="00EC76D5" w:rsidRDefault="009B66F3" w:rsidP="009B66F3">
      <w:pPr>
        <w:pStyle w:val="Code"/>
      </w:pPr>
      <w:r w:rsidRPr="00EC76D5">
        <w:t xml:space="preserve">      case Type.IntegerSize:</w:t>
      </w:r>
    </w:p>
    <w:p w14:paraId="3B639D76" w14:textId="77777777" w:rsidR="009B66F3" w:rsidRPr="00EC76D5" w:rsidRDefault="009B66F3" w:rsidP="009B66F3">
      <w:pPr>
        <w:pStyle w:val="Code"/>
      </w:pPr>
      <w:r w:rsidRPr="00EC76D5">
        <w:lastRenderedPageBreak/>
        <w:t xml:space="preserve">        byteList.set(index, (byte) value);</w:t>
      </w:r>
    </w:p>
    <w:p w14:paraId="779C8929" w14:textId="77777777" w:rsidR="009B66F3" w:rsidRPr="00EC76D5" w:rsidRDefault="009B66F3" w:rsidP="009B66F3">
      <w:pPr>
        <w:pStyle w:val="Code"/>
      </w:pPr>
      <w:r w:rsidRPr="00EC76D5">
        <w:t xml:space="preserve">        byteList.set(index + 1, (byte) (value &gt;&gt; 8));</w:t>
      </w:r>
    </w:p>
    <w:p w14:paraId="4B46ED2B" w14:textId="77777777" w:rsidR="009B66F3" w:rsidRPr="00EC76D5" w:rsidRDefault="009B66F3" w:rsidP="009B66F3">
      <w:pPr>
        <w:pStyle w:val="Code"/>
      </w:pPr>
      <w:r w:rsidRPr="00EC76D5">
        <w:t xml:space="preserve">        break;</w:t>
      </w:r>
    </w:p>
    <w:p w14:paraId="7B056D73" w14:textId="77777777" w:rsidR="009B66F3" w:rsidRPr="00EC76D5" w:rsidRDefault="009B66F3" w:rsidP="009B66F3">
      <w:pPr>
        <w:pStyle w:val="Code"/>
      </w:pPr>
    </w:p>
    <w:p w14:paraId="1A44C506" w14:textId="77777777" w:rsidR="009B66F3" w:rsidRPr="00EC76D5" w:rsidRDefault="009B66F3" w:rsidP="009B66F3">
      <w:pPr>
        <w:pStyle w:val="Code"/>
      </w:pPr>
      <w:r w:rsidRPr="00EC76D5">
        <w:t xml:space="preserve">      case Type.LongSize:</w:t>
      </w:r>
    </w:p>
    <w:p w14:paraId="5B472E8D" w14:textId="77777777" w:rsidR="009B66F3" w:rsidRPr="00EC76D5" w:rsidRDefault="009B66F3" w:rsidP="009B66F3">
      <w:pPr>
        <w:pStyle w:val="Code"/>
      </w:pPr>
      <w:r w:rsidRPr="00EC76D5">
        <w:t xml:space="preserve">        byteList.set(index, (byte) value);</w:t>
      </w:r>
    </w:p>
    <w:p w14:paraId="54D1B9FA" w14:textId="77777777" w:rsidR="009B66F3" w:rsidRPr="00EC76D5" w:rsidRDefault="009B66F3" w:rsidP="009B66F3">
      <w:pPr>
        <w:pStyle w:val="Code"/>
      </w:pPr>
      <w:r w:rsidRPr="00EC76D5">
        <w:t xml:space="preserve">        byteList.set(index + 1, (byte) (value &gt;&gt; 8));</w:t>
      </w:r>
    </w:p>
    <w:p w14:paraId="0CD89519" w14:textId="77777777" w:rsidR="009B66F3" w:rsidRPr="00EC76D5" w:rsidRDefault="009B66F3" w:rsidP="009B66F3">
      <w:pPr>
        <w:pStyle w:val="Code"/>
      </w:pPr>
      <w:r w:rsidRPr="00EC76D5">
        <w:t xml:space="preserve">        byteList.set(index + 2, (byte) (value &gt;&gt; 16));</w:t>
      </w:r>
    </w:p>
    <w:p w14:paraId="6BDC9B6C" w14:textId="77777777" w:rsidR="009B66F3" w:rsidRPr="00EC76D5" w:rsidRDefault="009B66F3" w:rsidP="009B66F3">
      <w:pPr>
        <w:pStyle w:val="Code"/>
      </w:pPr>
      <w:r w:rsidRPr="00EC76D5">
        <w:t xml:space="preserve">        byteList.set(index + 3, (byte) (value &gt;&gt; 24));</w:t>
      </w:r>
    </w:p>
    <w:p w14:paraId="0943790C" w14:textId="77777777" w:rsidR="009B66F3" w:rsidRPr="00EC76D5" w:rsidRDefault="009B66F3" w:rsidP="009B66F3">
      <w:pPr>
        <w:pStyle w:val="Code"/>
      </w:pPr>
      <w:r w:rsidRPr="00EC76D5">
        <w:t xml:space="preserve">        break;</w:t>
      </w:r>
    </w:p>
    <w:p w14:paraId="7C8769BE" w14:textId="77777777" w:rsidR="009B66F3" w:rsidRPr="00EC76D5" w:rsidRDefault="009B66F3" w:rsidP="009B66F3">
      <w:pPr>
        <w:pStyle w:val="Code"/>
      </w:pPr>
      <w:r w:rsidRPr="00EC76D5">
        <w:t xml:space="preserve">    }</w:t>
      </w:r>
    </w:p>
    <w:p w14:paraId="71F09A8D" w14:textId="77777777" w:rsidR="009B66F3" w:rsidRPr="00EC76D5" w:rsidRDefault="009B66F3" w:rsidP="009B66F3">
      <w:pPr>
        <w:pStyle w:val="Code"/>
      </w:pPr>
      <w:r w:rsidRPr="00EC76D5">
        <w:t xml:space="preserve">  }</w:t>
      </w:r>
    </w:p>
    <w:p w14:paraId="36660F3B" w14:textId="77777777" w:rsidR="009B66F3" w:rsidRPr="00EC76D5" w:rsidRDefault="009B66F3" w:rsidP="009B66F3">
      <w:pPr>
        <w:pStyle w:val="Code"/>
      </w:pPr>
    </w:p>
    <w:p w14:paraId="04631597" w14:textId="77777777" w:rsidR="009B66F3" w:rsidRPr="00EC76D5" w:rsidRDefault="009B66F3" w:rsidP="009B66F3">
      <w:pPr>
        <w:pStyle w:val="Code"/>
      </w:pPr>
      <w:r w:rsidRPr="00EC76D5">
        <w:t xml:space="preserve">  public String toString() {</w:t>
      </w:r>
    </w:p>
    <w:p w14:paraId="683FFC73" w14:textId="77777777" w:rsidR="009B66F3" w:rsidRPr="00EC76D5" w:rsidRDefault="009B66F3" w:rsidP="009B66F3">
      <w:pPr>
        <w:pStyle w:val="Code"/>
      </w:pPr>
      <w:r w:rsidRPr="00EC76D5">
        <w:t xml:space="preserve">    if (m_operator == ObjectOperator.empty) {</w:t>
      </w:r>
    </w:p>
    <w:p w14:paraId="79C4A343" w14:textId="77777777" w:rsidR="009B66F3" w:rsidRPr="00EC76D5" w:rsidRDefault="009B66F3" w:rsidP="009B66F3">
      <w:pPr>
        <w:pStyle w:val="Code"/>
      </w:pPr>
      <w:r w:rsidRPr="00EC76D5">
        <w:t xml:space="preserve">      return "";</w:t>
      </w:r>
    </w:p>
    <w:p w14:paraId="07B8393B" w14:textId="77777777" w:rsidR="009B66F3" w:rsidRPr="00EC76D5" w:rsidRDefault="009B66F3" w:rsidP="009B66F3">
      <w:pPr>
        <w:pStyle w:val="Code"/>
      </w:pPr>
      <w:r w:rsidRPr="00EC76D5">
        <w:t xml:space="preserve">    }</w:t>
      </w:r>
    </w:p>
    <w:p w14:paraId="41783186" w14:textId="77777777" w:rsidR="009B66F3" w:rsidRPr="00EC76D5" w:rsidRDefault="009B66F3" w:rsidP="009B66F3">
      <w:pPr>
        <w:pStyle w:val="Code"/>
      </w:pPr>
      <w:r w:rsidRPr="00EC76D5">
        <w:t xml:space="preserve">    else if (m_operator == ObjectOperator.label) {</w:t>
      </w:r>
    </w:p>
    <w:p w14:paraId="3B10B826" w14:textId="77777777" w:rsidR="009B66F3" w:rsidRPr="00EC76D5" w:rsidRDefault="009B66F3" w:rsidP="009B66F3">
      <w:pPr>
        <w:pStyle w:val="Code"/>
      </w:pPr>
      <w:r w:rsidRPr="00EC76D5">
        <w:t xml:space="preserve">      return ("\n" + m_operandArray[0] + ":" +</w:t>
      </w:r>
    </w:p>
    <w:p w14:paraId="0B7554D0" w14:textId="77777777" w:rsidR="009B66F3" w:rsidRPr="00EC76D5" w:rsidRDefault="009B66F3" w:rsidP="009B66F3">
      <w:pPr>
        <w:pStyle w:val="Code"/>
      </w:pPr>
      <w:r w:rsidRPr="00EC76D5">
        <w:t xml:space="preserve">            ((m_operandArray[1] != null) ? ("\t; " + m_operandArray[1]) : ""));</w:t>
      </w:r>
    </w:p>
    <w:p w14:paraId="2F435C39" w14:textId="77777777" w:rsidR="009B66F3" w:rsidRPr="00EC76D5" w:rsidRDefault="009B66F3" w:rsidP="009B66F3">
      <w:pPr>
        <w:pStyle w:val="Code"/>
      </w:pPr>
      <w:r w:rsidRPr="00EC76D5">
        <w:t xml:space="preserve">    }</w:t>
      </w:r>
    </w:p>
    <w:p w14:paraId="4635B413" w14:textId="77777777" w:rsidR="009B66F3" w:rsidRPr="00EC76D5" w:rsidRDefault="009B66F3" w:rsidP="009B66F3">
      <w:pPr>
        <w:pStyle w:val="Code"/>
      </w:pPr>
      <w:r w:rsidRPr="00EC76D5">
        <w:t xml:space="preserve">    else if (m_operator == ObjectOperator.comment) {</w:t>
      </w:r>
    </w:p>
    <w:p w14:paraId="154A0DAE" w14:textId="77777777" w:rsidR="009B66F3" w:rsidRPr="00EC76D5" w:rsidRDefault="009B66F3" w:rsidP="009B66F3">
      <w:pPr>
        <w:pStyle w:val="Code"/>
      </w:pPr>
      <w:r w:rsidRPr="00EC76D5">
        <w:t xml:space="preserve">      return ("\n;\t" + m_operandArray[0]);</w:t>
      </w:r>
    </w:p>
    <w:p w14:paraId="54FB7858" w14:textId="77777777" w:rsidR="009B66F3" w:rsidRPr="00EC76D5" w:rsidRDefault="009B66F3" w:rsidP="009B66F3">
      <w:pPr>
        <w:pStyle w:val="Code"/>
      </w:pPr>
      <w:r w:rsidRPr="00EC76D5">
        <w:t xml:space="preserve">    }</w:t>
      </w:r>
    </w:p>
    <w:p w14:paraId="4E44A148" w14:textId="77777777" w:rsidR="009B66F3" w:rsidRPr="00EC76D5" w:rsidRDefault="009B66F3" w:rsidP="009B66F3">
      <w:pPr>
        <w:pStyle w:val="Code"/>
      </w:pPr>
    </w:p>
    <w:p w14:paraId="39EC34C7" w14:textId="77777777" w:rsidR="009B66F3" w:rsidRPr="00EC76D5" w:rsidRDefault="009B66F3" w:rsidP="009B66F3">
      <w:pPr>
        <w:pStyle w:val="Code"/>
      </w:pPr>
      <w:r w:rsidRPr="00EC76D5">
        <w:t xml:space="preserve">    String operatorName = (m_operator == ObjectOperator.call) ? "jmp" :</w:t>
      </w:r>
    </w:p>
    <w:p w14:paraId="35B1862B" w14:textId="77777777" w:rsidR="009B66F3" w:rsidRPr="00EC76D5" w:rsidRDefault="009B66F3" w:rsidP="009B66F3">
      <w:pPr>
        <w:pStyle w:val="Code"/>
      </w:pPr>
      <w:r w:rsidRPr="00EC76D5">
        <w:t xml:space="preserve">                           (m_operator.name().endsWith("jmp") ? "jmp" :</w:t>
      </w:r>
    </w:p>
    <w:p w14:paraId="7674EB39" w14:textId="77777777" w:rsidR="009B66F3" w:rsidRPr="00EC76D5" w:rsidRDefault="009B66F3" w:rsidP="009B66F3">
      <w:pPr>
        <w:pStyle w:val="Code"/>
      </w:pPr>
      <w:r w:rsidRPr="00EC76D5">
        <w:t xml:space="preserve">                            (m_operator == ObjectOperator.interrupt) ? "int" :</w:t>
      </w:r>
    </w:p>
    <w:p w14:paraId="7E70CE1C" w14:textId="77777777" w:rsidR="009B66F3" w:rsidRPr="00EC76D5" w:rsidRDefault="009B66F3" w:rsidP="009B66F3">
      <w:pPr>
        <w:pStyle w:val="Code"/>
      </w:pPr>
      <w:r w:rsidRPr="00EC76D5">
        <w:t xml:space="preserve">                             m_operator.name().replace("_", " "));</w:t>
      </w:r>
    </w:p>
    <w:p w14:paraId="489FF14C" w14:textId="77777777" w:rsidR="009B66F3" w:rsidRPr="00EC76D5" w:rsidRDefault="009B66F3" w:rsidP="009B66F3">
      <w:pPr>
        <w:pStyle w:val="Code"/>
      </w:pPr>
      <w:r w:rsidRPr="00EC76D5">
        <w:t xml:space="preserve">    StringBuilder buffer = new StringBuilder("\t" + operatorName);</w:t>
      </w:r>
    </w:p>
    <w:p w14:paraId="3AF8C474" w14:textId="77777777" w:rsidR="009B66F3" w:rsidRPr="00EC76D5" w:rsidRDefault="009B66F3" w:rsidP="009B66F3">
      <w:pPr>
        <w:pStyle w:val="Code"/>
      </w:pPr>
    </w:p>
    <w:p w14:paraId="749579CB" w14:textId="77777777" w:rsidR="009B66F3" w:rsidRPr="00EC76D5" w:rsidRDefault="009B66F3" w:rsidP="009B66F3">
      <w:pPr>
        <w:pStyle w:val="Code"/>
      </w:pPr>
      <w:r w:rsidRPr="00EC76D5">
        <w:t xml:space="preserve">    if (isCallRegular()) {</w:t>
      </w:r>
    </w:p>
    <w:p w14:paraId="256E50EA" w14:textId="77777777" w:rsidR="009B66F3" w:rsidRPr="00EC76D5" w:rsidRDefault="009B66F3" w:rsidP="009B66F3">
      <w:pPr>
        <w:pStyle w:val="Code"/>
      </w:pPr>
      <w:r w:rsidRPr="00EC76D5">
        <w:t xml:space="preserve">      buffer.append(" " + toString(m_operandArray[0]));</w:t>
      </w:r>
    </w:p>
    <w:p w14:paraId="1422F7B4" w14:textId="77777777" w:rsidR="009B66F3" w:rsidRPr="00EC76D5" w:rsidRDefault="009B66F3" w:rsidP="009B66F3">
      <w:pPr>
        <w:pStyle w:val="Code"/>
      </w:pPr>
      <w:r w:rsidRPr="00EC76D5">
        <w:t xml:space="preserve">    }</w:t>
      </w:r>
    </w:p>
    <w:p w14:paraId="1C856DF0" w14:textId="77777777" w:rsidR="009B66F3" w:rsidRPr="00EC76D5" w:rsidRDefault="009B66F3" w:rsidP="009B66F3">
      <w:pPr>
        <w:pStyle w:val="Code"/>
      </w:pPr>
      <w:r w:rsidRPr="00EC76D5">
        <w:t xml:space="preserve">    else if (isCallRegister()) {</w:t>
      </w:r>
    </w:p>
    <w:p w14:paraId="45D756D8" w14:textId="77777777" w:rsidR="009B66F3" w:rsidRPr="00EC76D5" w:rsidRDefault="009B66F3" w:rsidP="009B66F3">
      <w:pPr>
        <w:pStyle w:val="Code"/>
      </w:pPr>
      <w:r w:rsidRPr="00EC76D5">
        <w:t xml:space="preserve">      buffer.append(" " + m_operandArray[0]);</w:t>
      </w:r>
    </w:p>
    <w:p w14:paraId="712B8152" w14:textId="77777777" w:rsidR="009B66F3" w:rsidRPr="00EC76D5" w:rsidRDefault="009B66F3" w:rsidP="009B66F3">
      <w:pPr>
        <w:pStyle w:val="Code"/>
      </w:pPr>
      <w:r w:rsidRPr="00EC76D5">
        <w:t xml:space="preserve">    }</w:t>
      </w:r>
    </w:p>
    <w:p w14:paraId="2D0D135D" w14:textId="77777777" w:rsidR="009B66F3" w:rsidRPr="00EC76D5" w:rsidRDefault="009B66F3" w:rsidP="009B66F3">
      <w:pPr>
        <w:pStyle w:val="Code"/>
      </w:pPr>
      <w:r w:rsidRPr="00EC76D5">
        <w:t xml:space="preserve">    else if (isCallAuto()) {</w:t>
      </w:r>
    </w:p>
    <w:p w14:paraId="69AC91E7" w14:textId="77777777" w:rsidR="009B66F3" w:rsidRPr="00EC76D5" w:rsidRDefault="009B66F3" w:rsidP="009B66F3">
      <w:pPr>
        <w:pStyle w:val="Code"/>
      </w:pPr>
      <w:r w:rsidRPr="00EC76D5">
        <w:t xml:space="preserve">      buffer.append(" [" + toString(m_operandArray[0]) +</w:t>
      </w:r>
    </w:p>
    <w:p w14:paraId="1C6630D3" w14:textId="77777777" w:rsidR="009B66F3" w:rsidRPr="00EC76D5" w:rsidRDefault="009B66F3" w:rsidP="009B66F3">
      <w:pPr>
        <w:pStyle w:val="Code"/>
      </w:pPr>
      <w:r w:rsidRPr="00EC76D5">
        <w:t xml:space="preserve">                    withSign(m_operandArray[1]) + "]");</w:t>
      </w:r>
    </w:p>
    <w:p w14:paraId="176BC354" w14:textId="77777777" w:rsidR="009B66F3" w:rsidRPr="00EC76D5" w:rsidRDefault="009B66F3" w:rsidP="009B66F3">
      <w:pPr>
        <w:pStyle w:val="Code"/>
      </w:pPr>
      <w:r w:rsidRPr="00EC76D5">
        <w:t xml:space="preserve">    }</w:t>
      </w:r>
    </w:p>
    <w:p w14:paraId="1C313B98" w14:textId="77777777" w:rsidR="009B66F3" w:rsidRPr="00EC76D5" w:rsidRDefault="009B66F3" w:rsidP="009B66F3">
      <w:pPr>
        <w:pStyle w:val="Code"/>
      </w:pPr>
      <w:r w:rsidRPr="00EC76D5">
        <w:t xml:space="preserve">    else if (isCallStatic()) {</w:t>
      </w:r>
    </w:p>
    <w:p w14:paraId="27C7F409" w14:textId="77777777" w:rsidR="009B66F3" w:rsidRPr="00EC76D5" w:rsidRDefault="009B66F3" w:rsidP="009B66F3">
      <w:pPr>
        <w:pStyle w:val="Code"/>
      </w:pPr>
      <w:r w:rsidRPr="00EC76D5">
        <w:t xml:space="preserve">      buffer.append(" [" + toString(m_operandArray[1]) + "]");</w:t>
      </w:r>
    </w:p>
    <w:p w14:paraId="3CE9D17D" w14:textId="77777777" w:rsidR="009B66F3" w:rsidRPr="00EC76D5" w:rsidRDefault="009B66F3" w:rsidP="009B66F3">
      <w:pPr>
        <w:pStyle w:val="Code"/>
      </w:pPr>
      <w:r w:rsidRPr="00EC76D5">
        <w:t xml:space="preserve">    }</w:t>
      </w:r>
    </w:p>
    <w:p w14:paraId="7116888A" w14:textId="77777777" w:rsidR="009B66F3" w:rsidRPr="00EC76D5" w:rsidRDefault="009B66F3" w:rsidP="009B66F3">
      <w:pPr>
        <w:pStyle w:val="Code"/>
      </w:pPr>
      <w:r w:rsidRPr="00EC76D5">
        <w:t xml:space="preserve">    else if (isRelation() || isJump()) {</w:t>
      </w:r>
    </w:p>
    <w:p w14:paraId="08811810" w14:textId="77777777" w:rsidR="009B66F3" w:rsidRPr="00EC76D5" w:rsidRDefault="009B66F3" w:rsidP="009B66F3">
      <w:pPr>
        <w:pStyle w:val="Code"/>
      </w:pPr>
      <w:r w:rsidRPr="00EC76D5">
        <w:t xml:space="preserve">      buffer.append(" " + m_operandArray[2]);</w:t>
      </w:r>
    </w:p>
    <w:p w14:paraId="5B84D017" w14:textId="77777777" w:rsidR="009B66F3" w:rsidRPr="00EC76D5" w:rsidRDefault="009B66F3" w:rsidP="009B66F3">
      <w:pPr>
        <w:pStyle w:val="Code"/>
      </w:pPr>
      <w:r w:rsidRPr="00EC76D5">
        <w:t xml:space="preserve">    }</w:t>
      </w:r>
    </w:p>
    <w:p w14:paraId="112FD7A1" w14:textId="77777777" w:rsidR="009B66F3" w:rsidRPr="00EC76D5" w:rsidRDefault="009B66F3" w:rsidP="009B66F3">
      <w:pPr>
        <w:pStyle w:val="Code"/>
      </w:pPr>
      <w:r w:rsidRPr="00EC76D5">
        <w:t xml:space="preserve">    else if (m_returnLabel != null) {</w:t>
      </w:r>
    </w:p>
    <w:p w14:paraId="736FE3B9" w14:textId="77777777" w:rsidR="009B66F3" w:rsidRPr="00EC76D5" w:rsidRDefault="009B66F3" w:rsidP="009B66F3">
      <w:pPr>
        <w:pStyle w:val="Code"/>
      </w:pPr>
      <w:r w:rsidRPr="00EC76D5">
        <w:t xml:space="preserve">      if (m_operandArray[2] != null) {</w:t>
      </w:r>
    </w:p>
    <w:p w14:paraId="26801ECE" w14:textId="77777777" w:rsidR="009B66F3" w:rsidRPr="00EC76D5" w:rsidRDefault="009B66F3" w:rsidP="009B66F3">
      <w:pPr>
        <w:pStyle w:val="Code"/>
      </w:pPr>
      <w:r w:rsidRPr="00EC76D5">
        <w:t xml:space="preserve">        buffer.append(" [" + toString(m_operandArray[0]) +</w:t>
      </w:r>
    </w:p>
    <w:p w14:paraId="1C2A7C36" w14:textId="77777777" w:rsidR="009B66F3" w:rsidRPr="00EC76D5" w:rsidRDefault="009B66F3" w:rsidP="009B66F3">
      <w:pPr>
        <w:pStyle w:val="Code"/>
      </w:pPr>
      <w:r w:rsidRPr="00EC76D5">
        <w:t xml:space="preserve">                      withSign(m_operandArray[1]) + "], " + m_returnLabel);</w:t>
      </w:r>
    </w:p>
    <w:p w14:paraId="24EBE003" w14:textId="77777777" w:rsidR="009B66F3" w:rsidRPr="00EC76D5" w:rsidRDefault="009B66F3" w:rsidP="009B66F3">
      <w:pPr>
        <w:pStyle w:val="Code"/>
      </w:pPr>
      <w:r w:rsidRPr="00EC76D5">
        <w:t xml:space="preserve">      }</w:t>
      </w:r>
    </w:p>
    <w:p w14:paraId="07FD9601" w14:textId="77777777" w:rsidR="009B66F3" w:rsidRPr="00EC76D5" w:rsidRDefault="009B66F3" w:rsidP="009B66F3">
      <w:pPr>
        <w:pStyle w:val="Code"/>
      </w:pPr>
      <w:r w:rsidRPr="00EC76D5">
        <w:t xml:space="preserve">      else {</w:t>
      </w:r>
    </w:p>
    <w:p w14:paraId="26705FB5" w14:textId="77777777" w:rsidR="009B66F3" w:rsidRPr="00EC76D5" w:rsidRDefault="009B66F3" w:rsidP="009B66F3">
      <w:pPr>
        <w:pStyle w:val="Code"/>
      </w:pPr>
      <w:r w:rsidRPr="00EC76D5">
        <w:t xml:space="preserve">        buffer.append(" " + toString(m_operandArray[0]) + ", " +m_returnLabel);</w:t>
      </w:r>
    </w:p>
    <w:p w14:paraId="40147733" w14:textId="77777777" w:rsidR="009B66F3" w:rsidRPr="00EC76D5" w:rsidRDefault="009B66F3" w:rsidP="009B66F3">
      <w:pPr>
        <w:pStyle w:val="Code"/>
      </w:pPr>
      <w:r w:rsidRPr="00EC76D5">
        <w:t xml:space="preserve">      }</w:t>
      </w:r>
    </w:p>
    <w:p w14:paraId="6C2DAE33" w14:textId="77777777" w:rsidR="009B66F3" w:rsidRPr="00EC76D5" w:rsidRDefault="009B66F3" w:rsidP="009B66F3">
      <w:pPr>
        <w:pStyle w:val="Code"/>
      </w:pPr>
      <w:r w:rsidRPr="00EC76D5">
        <w:t xml:space="preserve">    }    </w:t>
      </w:r>
    </w:p>
    <w:p w14:paraId="2F80D017" w14:textId="77777777" w:rsidR="009B66F3" w:rsidRPr="00EC76D5" w:rsidRDefault="009B66F3" w:rsidP="009B66F3">
      <w:pPr>
        <w:pStyle w:val="Code"/>
      </w:pPr>
      <w:r w:rsidRPr="00EC76D5">
        <w:t xml:space="preserve">    else if ((m_operandArray[0] != null) &amp;&amp; (m_operandArray[1] != null) &amp;&amp;</w:t>
      </w:r>
    </w:p>
    <w:p w14:paraId="7BBBDC0B" w14:textId="77777777" w:rsidR="009B66F3" w:rsidRPr="00EC76D5" w:rsidRDefault="009B66F3" w:rsidP="009B66F3">
      <w:pPr>
        <w:pStyle w:val="Code"/>
      </w:pPr>
      <w:r w:rsidRPr="00EC76D5">
        <w:lastRenderedPageBreak/>
        <w:t xml:space="preserve">             (m_operandArray[2] != null)) {</w:t>
      </w:r>
    </w:p>
    <w:p w14:paraId="70F57C18" w14:textId="77777777" w:rsidR="009B66F3" w:rsidRPr="00EC76D5" w:rsidRDefault="009B66F3" w:rsidP="009B66F3">
      <w:pPr>
        <w:pStyle w:val="Code"/>
      </w:pPr>
      <w:r w:rsidRPr="00EC76D5">
        <w:t xml:space="preserve">      if (m_operandArray[1] instanceof Integer) {</w:t>
      </w:r>
    </w:p>
    <w:p w14:paraId="14A6865A" w14:textId="77777777" w:rsidR="009B66F3" w:rsidRPr="00EC76D5" w:rsidRDefault="009B66F3" w:rsidP="009B66F3">
      <w:pPr>
        <w:pStyle w:val="Code"/>
      </w:pPr>
      <w:r w:rsidRPr="00EC76D5">
        <w:t xml:space="preserve">        buffer.append(" [" + toString(m_operandArray[0]) +</w:t>
      </w:r>
    </w:p>
    <w:p w14:paraId="537CF83F" w14:textId="77777777" w:rsidR="009B66F3" w:rsidRPr="00EC76D5" w:rsidRDefault="009B66F3" w:rsidP="009B66F3">
      <w:pPr>
        <w:pStyle w:val="Code"/>
      </w:pPr>
      <w:r w:rsidRPr="00EC76D5">
        <w:t xml:space="preserve">                      withSign(m_operandArray[1]) + "], " +</w:t>
      </w:r>
    </w:p>
    <w:p w14:paraId="7C4C62A6" w14:textId="77777777" w:rsidR="009B66F3" w:rsidRPr="00EC76D5" w:rsidRDefault="009B66F3" w:rsidP="009B66F3">
      <w:pPr>
        <w:pStyle w:val="Code"/>
      </w:pPr>
      <w:r w:rsidRPr="00EC76D5">
        <w:t xml:space="preserve">                      toString(m_operandArray[2]));</w:t>
      </w:r>
    </w:p>
    <w:p w14:paraId="19716B60" w14:textId="77777777" w:rsidR="009B66F3" w:rsidRPr="00EC76D5" w:rsidRDefault="009B66F3" w:rsidP="009B66F3">
      <w:pPr>
        <w:pStyle w:val="Code"/>
      </w:pPr>
      <w:r w:rsidRPr="00EC76D5">
        <w:t xml:space="preserve">      }</w:t>
      </w:r>
    </w:p>
    <w:p w14:paraId="2F30F919" w14:textId="77777777" w:rsidR="009B66F3" w:rsidRPr="00EC76D5" w:rsidRDefault="009B66F3" w:rsidP="009B66F3">
      <w:pPr>
        <w:pStyle w:val="Code"/>
      </w:pPr>
      <w:r w:rsidRPr="00EC76D5">
        <w:t xml:space="preserve">      else {</w:t>
      </w:r>
    </w:p>
    <w:p w14:paraId="04D108E8" w14:textId="77777777" w:rsidR="009B66F3" w:rsidRPr="00EC76D5" w:rsidRDefault="009B66F3" w:rsidP="009B66F3">
      <w:pPr>
        <w:pStyle w:val="Code"/>
      </w:pPr>
      <w:r w:rsidRPr="00EC76D5">
        <w:t xml:space="preserve">        buffer.append(" " + toString(m_operandArray[0]) +</w:t>
      </w:r>
    </w:p>
    <w:p w14:paraId="624F5112" w14:textId="77777777" w:rsidR="009B66F3" w:rsidRPr="00EC76D5" w:rsidRDefault="009B66F3" w:rsidP="009B66F3">
      <w:pPr>
        <w:pStyle w:val="Code"/>
      </w:pPr>
      <w:r w:rsidRPr="00EC76D5">
        <w:t xml:space="preserve">                      ", [" + toString(m_operandArray[1]) +</w:t>
      </w:r>
    </w:p>
    <w:p w14:paraId="17E60080" w14:textId="77777777" w:rsidR="009B66F3" w:rsidRPr="00EC76D5" w:rsidRDefault="009B66F3" w:rsidP="009B66F3">
      <w:pPr>
        <w:pStyle w:val="Code"/>
      </w:pPr>
      <w:r w:rsidRPr="00EC76D5">
        <w:t xml:space="preserve">                      withSign(m_operandArray[2]) + "]");</w:t>
      </w:r>
    </w:p>
    <w:p w14:paraId="6DADE39F" w14:textId="77777777" w:rsidR="009B66F3" w:rsidRPr="00EC76D5" w:rsidRDefault="009B66F3" w:rsidP="009B66F3">
      <w:pPr>
        <w:pStyle w:val="Code"/>
      </w:pPr>
      <w:r w:rsidRPr="00EC76D5">
        <w:t xml:space="preserve">      }</w:t>
      </w:r>
    </w:p>
    <w:p w14:paraId="430242A6" w14:textId="77777777" w:rsidR="009B66F3" w:rsidRPr="00EC76D5" w:rsidRDefault="009B66F3" w:rsidP="009B66F3">
      <w:pPr>
        <w:pStyle w:val="Code"/>
      </w:pPr>
      <w:r w:rsidRPr="00EC76D5">
        <w:t xml:space="preserve">    }</w:t>
      </w:r>
    </w:p>
    <w:p w14:paraId="48C3A5C2" w14:textId="77777777" w:rsidR="009B66F3" w:rsidRPr="00EC76D5" w:rsidRDefault="009B66F3" w:rsidP="009B66F3">
      <w:pPr>
        <w:pStyle w:val="Code"/>
      </w:pPr>
      <w:r w:rsidRPr="00EC76D5">
        <w:t xml:space="preserve">    else if ((m_operandArray[0] == null) &amp;&amp; (m_operandArray[1] != null) &amp;&amp;</w:t>
      </w:r>
    </w:p>
    <w:p w14:paraId="14BAD9F2" w14:textId="77777777" w:rsidR="009B66F3" w:rsidRPr="00EC76D5" w:rsidRDefault="009B66F3" w:rsidP="009B66F3">
      <w:pPr>
        <w:pStyle w:val="Code"/>
      </w:pPr>
      <w:r w:rsidRPr="00EC76D5">
        <w:t xml:space="preserve">             (m_operandArray[2] != null)) {</w:t>
      </w:r>
    </w:p>
    <w:p w14:paraId="5F47E3EA" w14:textId="77777777" w:rsidR="009B66F3" w:rsidRPr="00EC76D5" w:rsidRDefault="009B66F3" w:rsidP="009B66F3">
      <w:pPr>
        <w:pStyle w:val="Code"/>
      </w:pPr>
      <w:r w:rsidRPr="00EC76D5">
        <w:t xml:space="preserve">      buffer.append(" [" + toString(m_operandArray[1]) + "], " +</w:t>
      </w:r>
    </w:p>
    <w:p w14:paraId="63FF8164" w14:textId="77777777" w:rsidR="009B66F3" w:rsidRPr="00EC76D5" w:rsidRDefault="009B66F3" w:rsidP="009B66F3">
      <w:pPr>
        <w:pStyle w:val="Code"/>
      </w:pPr>
      <w:r w:rsidRPr="00EC76D5">
        <w:t xml:space="preserve">                    toString(m_operandArray[2]));</w:t>
      </w:r>
    </w:p>
    <w:p w14:paraId="5C13BD0E" w14:textId="77777777" w:rsidR="009B66F3" w:rsidRPr="00EC76D5" w:rsidRDefault="009B66F3" w:rsidP="009B66F3">
      <w:pPr>
        <w:pStyle w:val="Code"/>
      </w:pPr>
      <w:r w:rsidRPr="00EC76D5">
        <w:t xml:space="preserve">    }</w:t>
      </w:r>
    </w:p>
    <w:p w14:paraId="7C48B938" w14:textId="77777777" w:rsidR="009B66F3" w:rsidRPr="00EC76D5" w:rsidRDefault="009B66F3" w:rsidP="009B66F3">
      <w:pPr>
        <w:pStyle w:val="Code"/>
      </w:pPr>
      <w:r w:rsidRPr="00EC76D5">
        <w:t xml:space="preserve">    else if ((m_operandArray[0] != null) &amp;&amp; (m_operandArray[1] == null) &amp;&amp;</w:t>
      </w:r>
    </w:p>
    <w:p w14:paraId="0CF69235" w14:textId="77777777" w:rsidR="009B66F3" w:rsidRPr="00EC76D5" w:rsidRDefault="009B66F3" w:rsidP="009B66F3">
      <w:pPr>
        <w:pStyle w:val="Code"/>
      </w:pPr>
      <w:r w:rsidRPr="00EC76D5">
        <w:t xml:space="preserve">             (m_operandArray[2] != null)) {</w:t>
      </w:r>
    </w:p>
    <w:p w14:paraId="6A53AE47" w14:textId="77777777" w:rsidR="009B66F3" w:rsidRPr="00EC76D5" w:rsidRDefault="009B66F3" w:rsidP="009B66F3">
      <w:pPr>
        <w:pStyle w:val="Code"/>
      </w:pPr>
      <w:r w:rsidRPr="00EC76D5">
        <w:t xml:space="preserve">      buffer.append(" " + toString(m_operandArray[0]) + ", [" +</w:t>
      </w:r>
    </w:p>
    <w:p w14:paraId="2751CE62" w14:textId="77777777" w:rsidR="009B66F3" w:rsidRPr="00EC76D5" w:rsidRDefault="009B66F3" w:rsidP="009B66F3">
      <w:pPr>
        <w:pStyle w:val="Code"/>
      </w:pPr>
      <w:r w:rsidRPr="00EC76D5">
        <w:t xml:space="preserve">                    toString(m_operandArray[2]) + "]");</w:t>
      </w:r>
    </w:p>
    <w:p w14:paraId="0867515C" w14:textId="77777777" w:rsidR="009B66F3" w:rsidRPr="00EC76D5" w:rsidRDefault="009B66F3" w:rsidP="009B66F3">
      <w:pPr>
        <w:pStyle w:val="Code"/>
      </w:pPr>
      <w:r w:rsidRPr="00EC76D5">
        <w:t xml:space="preserve">    }</w:t>
      </w:r>
    </w:p>
    <w:p w14:paraId="7EA8DC08" w14:textId="77777777" w:rsidR="009B66F3" w:rsidRPr="00EC76D5" w:rsidRDefault="009B66F3" w:rsidP="009B66F3">
      <w:pPr>
        <w:pStyle w:val="Code"/>
      </w:pPr>
      <w:r w:rsidRPr="00EC76D5">
        <w:t xml:space="preserve">    else if ((m_operandArray[0] == null) &amp;&amp; (m_operandArray[1] != null) &amp;&amp;</w:t>
      </w:r>
    </w:p>
    <w:p w14:paraId="2F0E2627" w14:textId="77777777" w:rsidR="009B66F3" w:rsidRPr="00EC76D5" w:rsidRDefault="009B66F3" w:rsidP="009B66F3">
      <w:pPr>
        <w:pStyle w:val="Code"/>
      </w:pPr>
      <w:r w:rsidRPr="00EC76D5">
        <w:t xml:space="preserve">             (m_operandArray[2] == null)) {</w:t>
      </w:r>
    </w:p>
    <w:p w14:paraId="4CDA7AC3" w14:textId="77777777" w:rsidR="009B66F3" w:rsidRPr="00EC76D5" w:rsidRDefault="009B66F3" w:rsidP="009B66F3">
      <w:pPr>
        <w:pStyle w:val="Code"/>
      </w:pPr>
      <w:r w:rsidRPr="00EC76D5">
        <w:t xml:space="preserve">      buffer.append(" [" + toString(m_operandArray[1]) + "]");</w:t>
      </w:r>
    </w:p>
    <w:p w14:paraId="74A46773" w14:textId="77777777" w:rsidR="009B66F3" w:rsidRPr="00EC76D5" w:rsidRDefault="009B66F3" w:rsidP="009B66F3">
      <w:pPr>
        <w:pStyle w:val="Code"/>
      </w:pPr>
      <w:r w:rsidRPr="00EC76D5">
        <w:t xml:space="preserve">    }</w:t>
      </w:r>
    </w:p>
    <w:p w14:paraId="62219419" w14:textId="77777777" w:rsidR="009B66F3" w:rsidRPr="00EC76D5" w:rsidRDefault="009B66F3" w:rsidP="009B66F3">
      <w:pPr>
        <w:pStyle w:val="Code"/>
      </w:pPr>
      <w:r w:rsidRPr="00EC76D5">
        <w:t xml:space="preserve">    else if ((m_operator.name().equals("fstcw") ||</w:t>
      </w:r>
    </w:p>
    <w:p w14:paraId="3D3B5D85" w14:textId="77777777" w:rsidR="009B66F3" w:rsidRPr="00EC76D5" w:rsidRDefault="009B66F3" w:rsidP="009B66F3">
      <w:pPr>
        <w:pStyle w:val="Code"/>
      </w:pPr>
      <w:r w:rsidRPr="00EC76D5">
        <w:t xml:space="preserve">              m_operator.name().equals("fldcw")) &amp;&amp;</w:t>
      </w:r>
    </w:p>
    <w:p w14:paraId="297F9A60" w14:textId="77777777" w:rsidR="009B66F3" w:rsidRPr="00EC76D5" w:rsidRDefault="009B66F3" w:rsidP="009B66F3">
      <w:pPr>
        <w:pStyle w:val="Code"/>
      </w:pPr>
      <w:r w:rsidRPr="00EC76D5">
        <w:t xml:space="preserve">             (m_operandArray[0] != null) &amp;&amp; (m_operandArray[1] != null) &amp;&amp;</w:t>
      </w:r>
    </w:p>
    <w:p w14:paraId="1F520D4C" w14:textId="77777777" w:rsidR="009B66F3" w:rsidRPr="00EC76D5" w:rsidRDefault="009B66F3" w:rsidP="009B66F3">
      <w:pPr>
        <w:pStyle w:val="Code"/>
      </w:pPr>
      <w:r w:rsidRPr="00EC76D5">
        <w:t xml:space="preserve">             (m_operandArray[2] == null)) {</w:t>
      </w:r>
    </w:p>
    <w:p w14:paraId="29D4EDD5" w14:textId="77777777" w:rsidR="009B66F3" w:rsidRPr="00EC76D5" w:rsidRDefault="009B66F3" w:rsidP="009B66F3">
      <w:pPr>
        <w:pStyle w:val="Code"/>
      </w:pPr>
      <w:r w:rsidRPr="00EC76D5">
        <w:t xml:space="preserve">      buffer.append(" [" + toString(m_operandArray[0]) +</w:t>
      </w:r>
    </w:p>
    <w:p w14:paraId="68B4DA52" w14:textId="77777777" w:rsidR="009B66F3" w:rsidRPr="00EC76D5" w:rsidRDefault="009B66F3" w:rsidP="009B66F3">
      <w:pPr>
        <w:pStyle w:val="Code"/>
      </w:pPr>
      <w:r w:rsidRPr="00EC76D5">
        <w:t xml:space="preserve">                    withSign(m_operandArray[1]) + "]");</w:t>
      </w:r>
    </w:p>
    <w:p w14:paraId="7D2862BD" w14:textId="77777777" w:rsidR="009B66F3" w:rsidRPr="00EC76D5" w:rsidRDefault="009B66F3" w:rsidP="009B66F3">
      <w:pPr>
        <w:pStyle w:val="Code"/>
      </w:pPr>
      <w:r w:rsidRPr="00EC76D5">
        <w:t xml:space="preserve">    }    </w:t>
      </w:r>
    </w:p>
    <w:p w14:paraId="1160DC88" w14:textId="77777777" w:rsidR="009B66F3" w:rsidRPr="00EC76D5" w:rsidRDefault="009B66F3" w:rsidP="009B66F3">
      <w:pPr>
        <w:pStyle w:val="Code"/>
      </w:pPr>
      <w:r w:rsidRPr="00EC76D5">
        <w:t xml:space="preserve">    else if (m_operator.name().contains("_") &amp;&amp; (m_operandArray[0] != null) &amp;&amp;</w:t>
      </w:r>
    </w:p>
    <w:p w14:paraId="4BF90839" w14:textId="77777777" w:rsidR="009B66F3" w:rsidRPr="00EC76D5" w:rsidRDefault="009B66F3" w:rsidP="009B66F3">
      <w:pPr>
        <w:pStyle w:val="Code"/>
      </w:pPr>
      <w:r w:rsidRPr="00EC76D5">
        <w:t xml:space="preserve">             (m_operandArray[1] != null) &amp;&amp; (m_operandArray[2] == null)) {</w:t>
      </w:r>
    </w:p>
    <w:p w14:paraId="2BBD631A" w14:textId="77777777" w:rsidR="009B66F3" w:rsidRPr="00EC76D5" w:rsidRDefault="009B66F3" w:rsidP="009B66F3">
      <w:pPr>
        <w:pStyle w:val="Code"/>
      </w:pPr>
      <w:r w:rsidRPr="00EC76D5">
        <w:t xml:space="preserve">      buffer.append(" [" + toString(m_operandArray[0]) +</w:t>
      </w:r>
    </w:p>
    <w:p w14:paraId="1B8FA19B" w14:textId="77777777" w:rsidR="009B66F3" w:rsidRPr="00EC76D5" w:rsidRDefault="009B66F3" w:rsidP="009B66F3">
      <w:pPr>
        <w:pStyle w:val="Code"/>
      </w:pPr>
      <w:r w:rsidRPr="00EC76D5">
        <w:t xml:space="preserve">                    withSign(m_operandArray[1]) + "]");</w:t>
      </w:r>
    </w:p>
    <w:p w14:paraId="703783E2" w14:textId="77777777" w:rsidR="009B66F3" w:rsidRPr="00EC76D5" w:rsidRDefault="009B66F3" w:rsidP="009B66F3">
      <w:pPr>
        <w:pStyle w:val="Code"/>
      </w:pPr>
      <w:r w:rsidRPr="00EC76D5">
        <w:t xml:space="preserve">    }    </w:t>
      </w:r>
    </w:p>
    <w:p w14:paraId="1CCB675F" w14:textId="77777777" w:rsidR="009B66F3" w:rsidRPr="00EC76D5" w:rsidRDefault="009B66F3" w:rsidP="009B66F3">
      <w:pPr>
        <w:pStyle w:val="Code"/>
      </w:pPr>
      <w:r w:rsidRPr="00EC76D5">
        <w:t xml:space="preserve">    else if (!m_operator.name().contains("_") &amp;&amp; (m_operandArray[0] != null) &amp;&amp;</w:t>
      </w:r>
    </w:p>
    <w:p w14:paraId="42495B23" w14:textId="77777777" w:rsidR="009B66F3" w:rsidRPr="00EC76D5" w:rsidRDefault="009B66F3" w:rsidP="009B66F3">
      <w:pPr>
        <w:pStyle w:val="Code"/>
      </w:pPr>
      <w:r w:rsidRPr="00EC76D5">
        <w:t xml:space="preserve">             (m_operandArray[1] != null) &amp;&amp; (m_operandArray[2] == null)) {</w:t>
      </w:r>
    </w:p>
    <w:p w14:paraId="133A2D54" w14:textId="77777777" w:rsidR="009B66F3" w:rsidRPr="00EC76D5" w:rsidRDefault="009B66F3" w:rsidP="009B66F3">
      <w:pPr>
        <w:pStyle w:val="Code"/>
      </w:pPr>
      <w:r w:rsidRPr="00EC76D5">
        <w:t xml:space="preserve">      buffer.append(" " + toString(m_operandArray[0]) + ", " +</w:t>
      </w:r>
    </w:p>
    <w:p w14:paraId="39E99A4D" w14:textId="77777777" w:rsidR="009B66F3" w:rsidRPr="00EC76D5" w:rsidRDefault="009B66F3" w:rsidP="009B66F3">
      <w:pPr>
        <w:pStyle w:val="Code"/>
      </w:pPr>
      <w:r w:rsidRPr="00EC76D5">
        <w:t xml:space="preserve">                    toString(m_operandArray[1]));</w:t>
      </w:r>
    </w:p>
    <w:p w14:paraId="51D14AF2" w14:textId="77777777" w:rsidR="009B66F3" w:rsidRPr="00EC76D5" w:rsidRDefault="009B66F3" w:rsidP="009B66F3">
      <w:pPr>
        <w:pStyle w:val="Code"/>
      </w:pPr>
      <w:r w:rsidRPr="00EC76D5">
        <w:t xml:space="preserve">    }    </w:t>
      </w:r>
    </w:p>
    <w:p w14:paraId="653510FC" w14:textId="77777777" w:rsidR="009B66F3" w:rsidRPr="00EC76D5" w:rsidRDefault="009B66F3" w:rsidP="009B66F3">
      <w:pPr>
        <w:pStyle w:val="Code"/>
      </w:pPr>
      <w:r w:rsidRPr="00EC76D5">
        <w:t xml:space="preserve">    else if ((m_operandArray[0] != null) &amp;&amp; (m_operandArray[1] == null) &amp;&amp;</w:t>
      </w:r>
    </w:p>
    <w:p w14:paraId="3FD9830A" w14:textId="77777777" w:rsidR="009B66F3" w:rsidRPr="00EC76D5" w:rsidRDefault="009B66F3" w:rsidP="009B66F3">
      <w:pPr>
        <w:pStyle w:val="Code"/>
      </w:pPr>
      <w:r w:rsidRPr="00EC76D5">
        <w:t xml:space="preserve">             (m_operandArray[2] == null)) {</w:t>
      </w:r>
    </w:p>
    <w:p w14:paraId="1684FB44" w14:textId="77777777" w:rsidR="009B66F3" w:rsidRPr="00EC76D5" w:rsidRDefault="009B66F3" w:rsidP="009B66F3">
      <w:pPr>
        <w:pStyle w:val="Code"/>
      </w:pPr>
      <w:r w:rsidRPr="00EC76D5">
        <w:t xml:space="preserve">      buffer.append(" " + toString(m_operandArray[0]));</w:t>
      </w:r>
    </w:p>
    <w:p w14:paraId="06A81103" w14:textId="77777777" w:rsidR="009B66F3" w:rsidRPr="00EC76D5" w:rsidRDefault="009B66F3" w:rsidP="009B66F3">
      <w:pPr>
        <w:pStyle w:val="Code"/>
      </w:pPr>
      <w:r w:rsidRPr="00EC76D5">
        <w:t xml:space="preserve">    }    </w:t>
      </w:r>
    </w:p>
    <w:p w14:paraId="78A14121" w14:textId="77777777" w:rsidR="009B66F3" w:rsidRPr="00EC76D5" w:rsidRDefault="009B66F3" w:rsidP="009B66F3">
      <w:pPr>
        <w:pStyle w:val="Code"/>
      </w:pPr>
      <w:r w:rsidRPr="00EC76D5">
        <w:t xml:space="preserve">    else if ((m_operandArray[0] == null) &amp;&amp; (m_operandArray[1] == null) &amp;&amp;</w:t>
      </w:r>
    </w:p>
    <w:p w14:paraId="5D4C9329" w14:textId="77777777" w:rsidR="009B66F3" w:rsidRPr="00EC76D5" w:rsidRDefault="009B66F3" w:rsidP="009B66F3">
      <w:pPr>
        <w:pStyle w:val="Code"/>
      </w:pPr>
      <w:r w:rsidRPr="00EC76D5">
        <w:t xml:space="preserve">             (m_operandArray[2] == null)) {</w:t>
      </w:r>
    </w:p>
    <w:p w14:paraId="5DB6759E" w14:textId="77777777" w:rsidR="009B66F3" w:rsidRPr="00EC76D5" w:rsidRDefault="009B66F3" w:rsidP="009B66F3">
      <w:pPr>
        <w:pStyle w:val="Code"/>
      </w:pPr>
      <w:r w:rsidRPr="00EC76D5">
        <w:t xml:space="preserve">      // Empty.</w:t>
      </w:r>
    </w:p>
    <w:p w14:paraId="3BCB138D" w14:textId="77777777" w:rsidR="009B66F3" w:rsidRPr="00EC76D5" w:rsidRDefault="009B66F3" w:rsidP="009B66F3">
      <w:pPr>
        <w:pStyle w:val="Code"/>
      </w:pPr>
      <w:r w:rsidRPr="00EC76D5">
        <w:t xml:space="preserve">    }    </w:t>
      </w:r>
    </w:p>
    <w:p w14:paraId="78B9EA4D" w14:textId="77777777" w:rsidR="009B66F3" w:rsidRPr="00EC76D5" w:rsidRDefault="009B66F3" w:rsidP="009B66F3">
      <w:pPr>
        <w:pStyle w:val="Code"/>
      </w:pPr>
      <w:r w:rsidRPr="00EC76D5">
        <w:t xml:space="preserve">    else {</w:t>
      </w:r>
    </w:p>
    <w:p w14:paraId="0F5E8343" w14:textId="77777777" w:rsidR="009B66F3" w:rsidRPr="00EC76D5" w:rsidRDefault="009B66F3" w:rsidP="009B66F3">
      <w:pPr>
        <w:pStyle w:val="Code"/>
      </w:pPr>
      <w:r w:rsidRPr="00EC76D5">
        <w:t xml:space="preserve">      Assert.error("object code toString");</w:t>
      </w:r>
    </w:p>
    <w:p w14:paraId="37DE5B69" w14:textId="77777777" w:rsidR="009B66F3" w:rsidRPr="00EC76D5" w:rsidRDefault="009B66F3" w:rsidP="009B66F3">
      <w:pPr>
        <w:pStyle w:val="Code"/>
      </w:pPr>
      <w:r w:rsidRPr="00EC76D5">
        <w:t xml:space="preserve">    }</w:t>
      </w:r>
    </w:p>
    <w:p w14:paraId="68659C37" w14:textId="77777777" w:rsidR="009B66F3" w:rsidRPr="00EC76D5" w:rsidRDefault="009B66F3" w:rsidP="009B66F3">
      <w:pPr>
        <w:pStyle w:val="Code"/>
      </w:pPr>
    </w:p>
    <w:p w14:paraId="1D26D85A" w14:textId="77777777" w:rsidR="009B66F3" w:rsidRPr="00EC76D5" w:rsidRDefault="009B66F3" w:rsidP="009B66F3">
      <w:pPr>
        <w:pStyle w:val="Code"/>
      </w:pPr>
      <w:r w:rsidRPr="00EC76D5">
        <w:t xml:space="preserve">    buffer.append("\t; " + byteList().size());</w:t>
      </w:r>
    </w:p>
    <w:p w14:paraId="7646BD86" w14:textId="77777777" w:rsidR="009B66F3" w:rsidRPr="00EC76D5" w:rsidRDefault="009B66F3" w:rsidP="009B66F3">
      <w:pPr>
        <w:pStyle w:val="Code"/>
      </w:pPr>
      <w:r w:rsidRPr="00EC76D5">
        <w:t xml:space="preserve">    return buffer.toString();</w:t>
      </w:r>
    </w:p>
    <w:p w14:paraId="12E1ACCD" w14:textId="77777777" w:rsidR="009B66F3" w:rsidRPr="00EC76D5" w:rsidRDefault="009B66F3" w:rsidP="009B66F3">
      <w:pPr>
        <w:pStyle w:val="Code"/>
      </w:pPr>
      <w:r w:rsidRPr="00EC76D5">
        <w:lastRenderedPageBreak/>
        <w:t xml:space="preserve">  }</w:t>
      </w:r>
    </w:p>
    <w:p w14:paraId="76AEF655" w14:textId="77777777" w:rsidR="009B66F3" w:rsidRPr="00EC76D5" w:rsidRDefault="009B66F3" w:rsidP="009B66F3">
      <w:pPr>
        <w:pStyle w:val="Code"/>
      </w:pPr>
      <w:r w:rsidRPr="00EC76D5">
        <w:t xml:space="preserve">  </w:t>
      </w:r>
    </w:p>
    <w:p w14:paraId="312D0E1F" w14:textId="77777777" w:rsidR="009B66F3" w:rsidRPr="00EC76D5" w:rsidRDefault="009B66F3" w:rsidP="009B66F3">
      <w:pPr>
        <w:pStyle w:val="Code"/>
      </w:pPr>
      <w:r w:rsidRPr="00EC76D5">
        <w:t xml:space="preserve">  private String withSign(Object object) {</w:t>
      </w:r>
    </w:p>
    <w:p w14:paraId="28837CD3" w14:textId="77777777" w:rsidR="009B66F3" w:rsidRPr="00EC76D5" w:rsidRDefault="009B66F3" w:rsidP="009B66F3">
      <w:pPr>
        <w:pStyle w:val="Code"/>
      </w:pPr>
      <w:r w:rsidRPr="00EC76D5">
        <w:t xml:space="preserve">    int value = (int) object;</w:t>
      </w:r>
    </w:p>
    <w:p w14:paraId="57588205" w14:textId="77777777" w:rsidR="009B66F3" w:rsidRPr="00EC76D5" w:rsidRDefault="009B66F3" w:rsidP="009B66F3">
      <w:pPr>
        <w:pStyle w:val="Code"/>
      </w:pPr>
      <w:r w:rsidRPr="00EC76D5">
        <w:t xml:space="preserve">    </w:t>
      </w:r>
    </w:p>
    <w:p w14:paraId="7980CBB6" w14:textId="77777777" w:rsidR="009B66F3" w:rsidRPr="00EC76D5" w:rsidRDefault="009B66F3" w:rsidP="009B66F3">
      <w:pPr>
        <w:pStyle w:val="Code"/>
      </w:pPr>
      <w:r w:rsidRPr="00EC76D5">
        <w:t xml:space="preserve">    if (value &gt; 0) {</w:t>
      </w:r>
    </w:p>
    <w:p w14:paraId="5D13F369" w14:textId="77777777" w:rsidR="009B66F3" w:rsidRPr="00EC76D5" w:rsidRDefault="009B66F3" w:rsidP="009B66F3">
      <w:pPr>
        <w:pStyle w:val="Code"/>
      </w:pPr>
      <w:r w:rsidRPr="00EC76D5">
        <w:t xml:space="preserve">      return " + " + value;</w:t>
      </w:r>
    </w:p>
    <w:p w14:paraId="616DEB5E" w14:textId="77777777" w:rsidR="009B66F3" w:rsidRPr="00EC76D5" w:rsidRDefault="009B66F3" w:rsidP="009B66F3">
      <w:pPr>
        <w:pStyle w:val="Code"/>
      </w:pPr>
      <w:r w:rsidRPr="00EC76D5">
        <w:t xml:space="preserve">    }</w:t>
      </w:r>
    </w:p>
    <w:p w14:paraId="50EB6863" w14:textId="77777777" w:rsidR="009B66F3" w:rsidRPr="00EC76D5" w:rsidRDefault="009B66F3" w:rsidP="009B66F3">
      <w:pPr>
        <w:pStyle w:val="Code"/>
      </w:pPr>
      <w:r w:rsidRPr="00EC76D5">
        <w:t xml:space="preserve">    else if (value &lt; 0) {</w:t>
      </w:r>
    </w:p>
    <w:p w14:paraId="721085BD" w14:textId="77777777" w:rsidR="009B66F3" w:rsidRPr="00EC76D5" w:rsidRDefault="009B66F3" w:rsidP="009B66F3">
      <w:pPr>
        <w:pStyle w:val="Code"/>
      </w:pPr>
      <w:r w:rsidRPr="00EC76D5">
        <w:t xml:space="preserve">      return " - " + (-value);</w:t>
      </w:r>
    </w:p>
    <w:p w14:paraId="7EE79373" w14:textId="77777777" w:rsidR="009B66F3" w:rsidRPr="00EC76D5" w:rsidRDefault="009B66F3" w:rsidP="009B66F3">
      <w:pPr>
        <w:pStyle w:val="Code"/>
      </w:pPr>
      <w:r w:rsidRPr="00EC76D5">
        <w:t xml:space="preserve">    }</w:t>
      </w:r>
    </w:p>
    <w:p w14:paraId="1510A348" w14:textId="77777777" w:rsidR="009B66F3" w:rsidRPr="00EC76D5" w:rsidRDefault="009B66F3" w:rsidP="009B66F3">
      <w:pPr>
        <w:pStyle w:val="Code"/>
      </w:pPr>
      <w:r w:rsidRPr="00EC76D5">
        <w:t xml:space="preserve">    else {</w:t>
      </w:r>
    </w:p>
    <w:p w14:paraId="3A54C86A" w14:textId="77777777" w:rsidR="009B66F3" w:rsidRPr="00EC76D5" w:rsidRDefault="009B66F3" w:rsidP="009B66F3">
      <w:pPr>
        <w:pStyle w:val="Code"/>
      </w:pPr>
      <w:r w:rsidRPr="00EC76D5">
        <w:t xml:space="preserve">      return "";</w:t>
      </w:r>
    </w:p>
    <w:p w14:paraId="61995A61" w14:textId="77777777" w:rsidR="009B66F3" w:rsidRPr="00EC76D5" w:rsidRDefault="009B66F3" w:rsidP="009B66F3">
      <w:pPr>
        <w:pStyle w:val="Code"/>
      </w:pPr>
      <w:r w:rsidRPr="00EC76D5">
        <w:t xml:space="preserve">    }</w:t>
      </w:r>
    </w:p>
    <w:p w14:paraId="532D2D34" w14:textId="77777777" w:rsidR="009B66F3" w:rsidRPr="00EC76D5" w:rsidRDefault="009B66F3" w:rsidP="009B66F3">
      <w:pPr>
        <w:pStyle w:val="Code"/>
      </w:pPr>
      <w:r w:rsidRPr="00EC76D5">
        <w:t xml:space="preserve">  }</w:t>
      </w:r>
    </w:p>
    <w:p w14:paraId="072C084C" w14:textId="77777777" w:rsidR="009B66F3" w:rsidRPr="00EC76D5" w:rsidRDefault="009B66F3" w:rsidP="009B66F3">
      <w:pPr>
        <w:pStyle w:val="Code"/>
      </w:pPr>
    </w:p>
    <w:p w14:paraId="3F470E5F" w14:textId="77777777" w:rsidR="009B66F3" w:rsidRPr="00EC76D5" w:rsidRDefault="009B66F3" w:rsidP="009B66F3">
      <w:pPr>
        <w:pStyle w:val="Code"/>
      </w:pPr>
      <w:r w:rsidRPr="00EC76D5">
        <w:t xml:space="preserve">  private String toString(Object object) {</w:t>
      </w:r>
    </w:p>
    <w:p w14:paraId="23FF2649" w14:textId="77777777" w:rsidR="009B66F3" w:rsidRPr="00EC76D5" w:rsidRDefault="009B66F3" w:rsidP="009B66F3">
      <w:pPr>
        <w:pStyle w:val="Code"/>
      </w:pPr>
      <w:r w:rsidRPr="00EC76D5">
        <w:t xml:space="preserve">    if (object instanceof Pair) {</w:t>
      </w:r>
    </w:p>
    <w:p w14:paraId="0E6C74D9" w14:textId="77777777" w:rsidR="009B66F3" w:rsidRPr="00EC76D5" w:rsidRDefault="009B66F3" w:rsidP="009B66F3">
      <w:pPr>
        <w:pStyle w:val="Code"/>
      </w:pPr>
      <w:r w:rsidRPr="00EC76D5">
        <w:t xml:space="preserve">      Pair pair = (Pair) object;</w:t>
      </w:r>
    </w:p>
    <w:p w14:paraId="71CB5064" w14:textId="77777777" w:rsidR="009B66F3" w:rsidRPr="00EC76D5" w:rsidRDefault="009B66F3" w:rsidP="009B66F3">
      <w:pPr>
        <w:pStyle w:val="Code"/>
      </w:pPr>
      <w:r w:rsidRPr="00EC76D5">
        <w:t xml:space="preserve">      String name = (String) pair.getFirst();</w:t>
      </w:r>
    </w:p>
    <w:p w14:paraId="1FD808F0" w14:textId="77777777" w:rsidR="009B66F3" w:rsidRPr="00EC76D5" w:rsidRDefault="009B66F3" w:rsidP="009B66F3">
      <w:pPr>
        <w:pStyle w:val="Code"/>
      </w:pPr>
      <w:r w:rsidRPr="00EC76D5">
        <w:t xml:space="preserve">      int offset = (int) pair.getSecond();</w:t>
      </w:r>
    </w:p>
    <w:p w14:paraId="3DDB955C" w14:textId="77777777" w:rsidR="009B66F3" w:rsidRPr="00EC76D5" w:rsidRDefault="009B66F3" w:rsidP="009B66F3">
      <w:pPr>
        <w:pStyle w:val="Code"/>
      </w:pPr>
      <w:r w:rsidRPr="00EC76D5">
        <w:t xml:space="preserve">      return name + withSign(offset);</w:t>
      </w:r>
    </w:p>
    <w:p w14:paraId="2BFDD0C7" w14:textId="77777777" w:rsidR="009B66F3" w:rsidRPr="00EC76D5" w:rsidRDefault="009B66F3" w:rsidP="009B66F3">
      <w:pPr>
        <w:pStyle w:val="Code"/>
      </w:pPr>
      <w:r w:rsidRPr="00EC76D5">
        <w:t xml:space="preserve">    }</w:t>
      </w:r>
    </w:p>
    <w:p w14:paraId="433F1A6A" w14:textId="77777777" w:rsidR="009B66F3" w:rsidRPr="00EC76D5" w:rsidRDefault="009B66F3" w:rsidP="009B66F3">
      <w:pPr>
        <w:pStyle w:val="Code"/>
      </w:pPr>
      <w:r w:rsidRPr="00EC76D5">
        <w:t xml:space="preserve">    else if (object instanceof Register) {</w:t>
      </w:r>
    </w:p>
    <w:p w14:paraId="66E53038" w14:textId="77777777" w:rsidR="009B66F3" w:rsidRPr="00EC76D5" w:rsidRDefault="009B66F3" w:rsidP="009B66F3">
      <w:pPr>
        <w:pStyle w:val="Code"/>
      </w:pPr>
      <w:r w:rsidRPr="00EC76D5">
        <w:t xml:space="preserve">      return ((Register) object).name();</w:t>
      </w:r>
    </w:p>
    <w:p w14:paraId="0177BAC6" w14:textId="77777777" w:rsidR="009B66F3" w:rsidRPr="00EC76D5" w:rsidRDefault="009B66F3" w:rsidP="009B66F3">
      <w:pPr>
        <w:pStyle w:val="Code"/>
      </w:pPr>
      <w:r w:rsidRPr="00EC76D5">
        <w:t xml:space="preserve">    }</w:t>
      </w:r>
    </w:p>
    <w:p w14:paraId="6944FD04" w14:textId="77777777" w:rsidR="009B66F3" w:rsidRPr="00EC76D5" w:rsidRDefault="009B66F3" w:rsidP="009B66F3">
      <w:pPr>
        <w:pStyle w:val="Code"/>
      </w:pPr>
      <w:r w:rsidRPr="00EC76D5">
        <w:t xml:space="preserve">    else {</w:t>
      </w:r>
    </w:p>
    <w:p w14:paraId="16AB8069" w14:textId="77777777" w:rsidR="009B66F3" w:rsidRPr="00EC76D5" w:rsidRDefault="009B66F3" w:rsidP="009B66F3">
      <w:pPr>
        <w:pStyle w:val="Code"/>
      </w:pPr>
      <w:r w:rsidRPr="00EC76D5">
        <w:t xml:space="preserve">      return object.toString();</w:t>
      </w:r>
    </w:p>
    <w:p w14:paraId="4C6A080C" w14:textId="77777777" w:rsidR="009B66F3" w:rsidRPr="00EC76D5" w:rsidRDefault="009B66F3" w:rsidP="009B66F3">
      <w:pPr>
        <w:pStyle w:val="Code"/>
      </w:pPr>
      <w:r w:rsidRPr="00EC76D5">
        <w:t xml:space="preserve">    }</w:t>
      </w:r>
    </w:p>
    <w:p w14:paraId="1AC38E47" w14:textId="77777777" w:rsidR="009B66F3" w:rsidRPr="00EC76D5" w:rsidRDefault="009B66F3" w:rsidP="009B66F3">
      <w:pPr>
        <w:pStyle w:val="Code"/>
      </w:pPr>
      <w:r w:rsidRPr="00EC76D5">
        <w:t xml:space="preserve">  }</w:t>
      </w:r>
    </w:p>
    <w:p w14:paraId="374974C3" w14:textId="77777777" w:rsidR="00D447E8" w:rsidRPr="00EC76D5" w:rsidRDefault="00D447E8" w:rsidP="009B66F3">
      <w:pPr>
        <w:pStyle w:val="Code"/>
      </w:pPr>
    </w:p>
    <w:p w14:paraId="2F17D9D7" w14:textId="605EFE2A" w:rsidR="009B66F3" w:rsidRPr="00EC76D5" w:rsidRDefault="009B66F3" w:rsidP="009B66F3">
      <w:pPr>
        <w:pStyle w:val="Code"/>
      </w:pPr>
      <w:r w:rsidRPr="00EC76D5">
        <w:t xml:space="preserve">  public static List&lt;Byte&gt; lookupByteArray(ObjectOperator operator,</w:t>
      </w:r>
    </w:p>
    <w:p w14:paraId="410CE0E0" w14:textId="18113F13" w:rsidR="009B66F3" w:rsidRPr="00EC76D5" w:rsidRDefault="009B66F3" w:rsidP="009B66F3">
      <w:pPr>
        <w:pStyle w:val="Code"/>
      </w:pPr>
      <w:r w:rsidRPr="00EC76D5">
        <w:t xml:space="preserve">                           Object operand1, Object operand2, Object operand3){</w:t>
      </w:r>
    </w:p>
    <w:p w14:paraId="261BCE10" w14:textId="77777777" w:rsidR="009B66F3" w:rsidRPr="00EC76D5" w:rsidRDefault="009B66F3" w:rsidP="009B66F3">
      <w:pPr>
        <w:pStyle w:val="Code"/>
      </w:pPr>
      <w:r w:rsidRPr="00EC76D5">
        <w:t xml:space="preserve">    try {</w:t>
      </w:r>
    </w:p>
    <w:p w14:paraId="13BD09BE" w14:textId="77777777" w:rsidR="009B66F3" w:rsidRPr="00EC76D5" w:rsidRDefault="009B66F3" w:rsidP="009B66F3">
      <w:pPr>
        <w:pStyle w:val="Code"/>
      </w:pPr>
      <w:r w:rsidRPr="00EC76D5">
        <w:t xml:space="preserve">      if ((operator == ObjectOperator.shl) ||</w:t>
      </w:r>
    </w:p>
    <w:p w14:paraId="562B6DE7" w14:textId="77777777" w:rsidR="009B66F3" w:rsidRPr="00EC76D5" w:rsidRDefault="009B66F3" w:rsidP="009B66F3">
      <w:pPr>
        <w:pStyle w:val="Code"/>
      </w:pPr>
      <w:r w:rsidRPr="00EC76D5">
        <w:t xml:space="preserve">          (operator == ObjectOperator.shr)) {</w:t>
      </w:r>
    </w:p>
    <w:p w14:paraId="5B241361" w14:textId="77777777" w:rsidR="009B66F3" w:rsidRPr="00EC76D5" w:rsidRDefault="009B66F3" w:rsidP="009B66F3">
      <w:pPr>
        <w:pStyle w:val="Code"/>
      </w:pPr>
      <w:r w:rsidRPr="00EC76D5">
        <w:t xml:space="preserve">        operand1 = (operand1 instanceof Integer) ? 0 : operand1;</w:t>
      </w:r>
    </w:p>
    <w:p w14:paraId="12084FA0" w14:textId="77777777" w:rsidR="009B66F3" w:rsidRPr="00EC76D5" w:rsidRDefault="009B66F3" w:rsidP="009B66F3">
      <w:pPr>
        <w:pStyle w:val="Code"/>
      </w:pPr>
      <w:r w:rsidRPr="00EC76D5">
        <w:t xml:space="preserve">        operand2 = (operand2 instanceof Integer) ? 0 : operand2;</w:t>
      </w:r>
    </w:p>
    <w:p w14:paraId="63E3695E" w14:textId="77777777" w:rsidR="009B66F3" w:rsidRPr="00EC76D5" w:rsidRDefault="009B66F3" w:rsidP="009B66F3">
      <w:pPr>
        <w:pStyle w:val="Code"/>
      </w:pPr>
      <w:r w:rsidRPr="00EC76D5">
        <w:t xml:space="preserve">        operand3 = (operand3 instanceof Integer) ? 0 : operand3;</w:t>
      </w:r>
    </w:p>
    <w:p w14:paraId="264E167D" w14:textId="77777777" w:rsidR="009B66F3" w:rsidRPr="00EC76D5" w:rsidRDefault="009B66F3" w:rsidP="009B66F3">
      <w:pPr>
        <w:pStyle w:val="Code"/>
      </w:pPr>
      <w:r w:rsidRPr="00EC76D5">
        <w:t xml:space="preserve">      }</w:t>
      </w:r>
    </w:p>
    <w:p w14:paraId="1CC17CFF" w14:textId="77777777" w:rsidR="009B66F3" w:rsidRPr="00EC76D5" w:rsidRDefault="009B66F3" w:rsidP="009B66F3">
      <w:pPr>
        <w:pStyle w:val="Code"/>
      </w:pPr>
    </w:p>
    <w:p w14:paraId="45E51655" w14:textId="77777777" w:rsidR="009B66F3" w:rsidRPr="00EC76D5" w:rsidRDefault="009B66F3" w:rsidP="009B66F3">
      <w:pPr>
        <w:pStyle w:val="Code"/>
      </w:pPr>
      <w:r w:rsidRPr="00EC76D5">
        <w:t xml:space="preserve">      Tuple&lt;ObjectOperator,Object,Object,Object&gt; tuple =</w:t>
      </w:r>
    </w:p>
    <w:p w14:paraId="0096909A" w14:textId="77777777" w:rsidR="009B66F3" w:rsidRPr="00EC76D5" w:rsidRDefault="009B66F3" w:rsidP="009B66F3">
      <w:pPr>
        <w:pStyle w:val="Code"/>
      </w:pPr>
      <w:r w:rsidRPr="00EC76D5">
        <w:t xml:space="preserve">        new Tuple&lt;&gt;(operator, operand1, operand2, operand3);</w:t>
      </w:r>
    </w:p>
    <w:p w14:paraId="2B360FA1" w14:textId="77777777" w:rsidR="009B66F3" w:rsidRPr="00EC76D5" w:rsidRDefault="009B66F3" w:rsidP="009B66F3">
      <w:pPr>
        <w:pStyle w:val="Code"/>
      </w:pPr>
    </w:p>
    <w:p w14:paraId="5402695B" w14:textId="77777777" w:rsidR="009B66F3" w:rsidRPr="00EC76D5" w:rsidRDefault="009B66F3" w:rsidP="009B66F3">
      <w:pPr>
        <w:pStyle w:val="Code"/>
      </w:pPr>
      <w:r w:rsidRPr="00EC76D5">
        <w:t xml:space="preserve">      for (int index = 0; index &lt; Main.ObjectCodeTableMapSize; ++index) {</w:t>
      </w:r>
    </w:p>
    <w:p w14:paraId="7B90B38A" w14:textId="77777777" w:rsidR="009B66F3" w:rsidRPr="00EC76D5" w:rsidRDefault="009B66F3" w:rsidP="009B66F3">
      <w:pPr>
        <w:pStyle w:val="Code"/>
      </w:pPr>
      <w:r w:rsidRPr="00EC76D5">
        <w:t xml:space="preserve">        String classPath =</w:t>
      </w:r>
    </w:p>
    <w:p w14:paraId="7944B7CE" w14:textId="77777777" w:rsidR="009B66F3" w:rsidRPr="00EC76D5" w:rsidRDefault="009B66F3" w:rsidP="009B66F3">
      <w:pPr>
        <w:pStyle w:val="Code"/>
      </w:pPr>
      <w:r w:rsidRPr="00EC76D5">
        <w:t xml:space="preserve">          "c_compiler.object_code_table.ObjectCodeTable" + index;</w:t>
      </w:r>
    </w:p>
    <w:p w14:paraId="5C4C51A5" w14:textId="77777777" w:rsidR="009B66F3" w:rsidRPr="00EC76D5" w:rsidRDefault="009B66F3" w:rsidP="009B66F3">
      <w:pPr>
        <w:pStyle w:val="Code"/>
      </w:pPr>
      <w:r w:rsidRPr="00EC76D5">
        <w:t xml:space="preserve">        Class classType = Class.forName(classPath);</w:t>
      </w:r>
    </w:p>
    <w:p w14:paraId="76E511DC" w14:textId="77777777" w:rsidR="009B66F3" w:rsidRPr="00EC76D5" w:rsidRDefault="009B66F3" w:rsidP="009B66F3">
      <w:pPr>
        <w:pStyle w:val="Code"/>
      </w:pPr>
      <w:r w:rsidRPr="00EC76D5">
        <w:t xml:space="preserve">        Object classInst = classType.newInstance();        </w:t>
      </w:r>
    </w:p>
    <w:p w14:paraId="4CEB2CD7" w14:textId="77777777" w:rsidR="009B66F3" w:rsidRPr="00EC76D5" w:rsidRDefault="009B66F3" w:rsidP="009B66F3">
      <w:pPr>
        <w:pStyle w:val="Code"/>
      </w:pPr>
      <w:r w:rsidRPr="00EC76D5">
        <w:t xml:space="preserve">        Field fieldType = classType.getField("ByteArrayMap");</w:t>
      </w:r>
    </w:p>
    <w:p w14:paraId="75242120" w14:textId="77777777" w:rsidR="009B66F3" w:rsidRPr="00EC76D5" w:rsidRDefault="009B66F3" w:rsidP="009B66F3">
      <w:pPr>
        <w:pStyle w:val="Code"/>
      </w:pPr>
      <w:r w:rsidRPr="00EC76D5">
        <w:t xml:space="preserve">        Map&lt;Tuple&lt;ObjectOperator,Object,Object,Object&gt;,byte[]&gt; byteArrayMap =</w:t>
      </w:r>
    </w:p>
    <w:p w14:paraId="0617AD7B" w14:textId="77777777" w:rsidR="009B66F3" w:rsidRPr="00EC76D5" w:rsidRDefault="009B66F3" w:rsidP="009B66F3">
      <w:pPr>
        <w:pStyle w:val="Code"/>
      </w:pPr>
      <w:r w:rsidRPr="00EC76D5">
        <w:t xml:space="preserve">          (Map&lt;Tuple&lt;ObjectOperator,Object,Object,Object&gt;,byte[]&gt;)</w:t>
      </w:r>
    </w:p>
    <w:p w14:paraId="55670E0A" w14:textId="77777777" w:rsidR="009B66F3" w:rsidRPr="00EC76D5" w:rsidRDefault="009B66F3" w:rsidP="009B66F3">
      <w:pPr>
        <w:pStyle w:val="Code"/>
      </w:pPr>
      <w:r w:rsidRPr="00EC76D5">
        <w:t xml:space="preserve">          fieldType.get(classInst);</w:t>
      </w:r>
    </w:p>
    <w:p w14:paraId="6D9284F9" w14:textId="77777777" w:rsidR="009B66F3" w:rsidRPr="00EC76D5" w:rsidRDefault="009B66F3" w:rsidP="009B66F3">
      <w:pPr>
        <w:pStyle w:val="Code"/>
      </w:pPr>
    </w:p>
    <w:p w14:paraId="29044184" w14:textId="77777777" w:rsidR="009B66F3" w:rsidRPr="00EC76D5" w:rsidRDefault="009B66F3" w:rsidP="009B66F3">
      <w:pPr>
        <w:pStyle w:val="Code"/>
      </w:pPr>
      <w:r w:rsidRPr="00EC76D5">
        <w:t xml:space="preserve">        byte[] byteArray = byteArrayMap.get(tuple);</w:t>
      </w:r>
    </w:p>
    <w:p w14:paraId="23521E93" w14:textId="77777777" w:rsidR="009B66F3" w:rsidRPr="00EC76D5" w:rsidRDefault="009B66F3" w:rsidP="009B66F3">
      <w:pPr>
        <w:pStyle w:val="Code"/>
      </w:pPr>
    </w:p>
    <w:p w14:paraId="206BBB08" w14:textId="77777777" w:rsidR="009B66F3" w:rsidRPr="00EC76D5" w:rsidRDefault="009B66F3" w:rsidP="009B66F3">
      <w:pPr>
        <w:pStyle w:val="Code"/>
      </w:pPr>
      <w:r w:rsidRPr="00EC76D5">
        <w:t xml:space="preserve">        if (byteArray != null) {</w:t>
      </w:r>
    </w:p>
    <w:p w14:paraId="5FF2DC46" w14:textId="77777777" w:rsidR="009B66F3" w:rsidRPr="00EC76D5" w:rsidRDefault="009B66F3" w:rsidP="009B66F3">
      <w:pPr>
        <w:pStyle w:val="Code"/>
      </w:pPr>
      <w:r w:rsidRPr="00EC76D5">
        <w:lastRenderedPageBreak/>
        <w:t xml:space="preserve">          List&lt;Byte&gt; byteList = new LinkedList&lt;&gt;();</w:t>
      </w:r>
    </w:p>
    <w:p w14:paraId="02F95661" w14:textId="77777777" w:rsidR="009B66F3" w:rsidRPr="00EC76D5" w:rsidRDefault="009B66F3" w:rsidP="009B66F3">
      <w:pPr>
        <w:pStyle w:val="Code"/>
      </w:pPr>
      <w:r w:rsidRPr="00EC76D5">
        <w:t xml:space="preserve">    </w:t>
      </w:r>
    </w:p>
    <w:p w14:paraId="32737EC3" w14:textId="77777777" w:rsidR="009B66F3" w:rsidRPr="00EC76D5" w:rsidRDefault="009B66F3" w:rsidP="009B66F3">
      <w:pPr>
        <w:pStyle w:val="Code"/>
      </w:pPr>
      <w:r w:rsidRPr="00EC76D5">
        <w:t xml:space="preserve">          for (byte b : byteArray) {</w:t>
      </w:r>
    </w:p>
    <w:p w14:paraId="13D2C92D" w14:textId="77777777" w:rsidR="009B66F3" w:rsidRPr="00EC76D5" w:rsidRDefault="009B66F3" w:rsidP="009B66F3">
      <w:pPr>
        <w:pStyle w:val="Code"/>
      </w:pPr>
      <w:r w:rsidRPr="00EC76D5">
        <w:t xml:space="preserve">            byteList.add(b);</w:t>
      </w:r>
    </w:p>
    <w:p w14:paraId="187C6EA9" w14:textId="77777777" w:rsidR="009B66F3" w:rsidRPr="00EC76D5" w:rsidRDefault="009B66F3" w:rsidP="009B66F3">
      <w:pPr>
        <w:pStyle w:val="Code"/>
      </w:pPr>
      <w:r w:rsidRPr="00EC76D5">
        <w:t xml:space="preserve">          }</w:t>
      </w:r>
    </w:p>
    <w:p w14:paraId="78ADFC6B" w14:textId="77777777" w:rsidR="009B66F3" w:rsidRPr="00EC76D5" w:rsidRDefault="009B66F3" w:rsidP="009B66F3">
      <w:pPr>
        <w:pStyle w:val="Code"/>
      </w:pPr>
      <w:r w:rsidRPr="00EC76D5">
        <w:t xml:space="preserve">          </w:t>
      </w:r>
    </w:p>
    <w:p w14:paraId="45B98976" w14:textId="77777777" w:rsidR="009B66F3" w:rsidRPr="00EC76D5" w:rsidRDefault="009B66F3" w:rsidP="009B66F3">
      <w:pPr>
        <w:pStyle w:val="Code"/>
      </w:pPr>
      <w:r w:rsidRPr="00EC76D5">
        <w:t xml:space="preserve">          return byteList;</w:t>
      </w:r>
    </w:p>
    <w:p w14:paraId="79DB3F9E" w14:textId="77777777" w:rsidR="009B66F3" w:rsidRPr="00EC76D5" w:rsidRDefault="009B66F3" w:rsidP="009B66F3">
      <w:pPr>
        <w:pStyle w:val="Code"/>
      </w:pPr>
      <w:r w:rsidRPr="00EC76D5">
        <w:t xml:space="preserve">        }</w:t>
      </w:r>
    </w:p>
    <w:p w14:paraId="6B2482BD" w14:textId="77777777" w:rsidR="009B66F3" w:rsidRPr="00EC76D5" w:rsidRDefault="009B66F3" w:rsidP="009B66F3">
      <w:pPr>
        <w:pStyle w:val="Code"/>
      </w:pPr>
      <w:r w:rsidRPr="00EC76D5">
        <w:t xml:space="preserve">      }</w:t>
      </w:r>
    </w:p>
    <w:p w14:paraId="72B86DB1" w14:textId="77777777" w:rsidR="009B66F3" w:rsidRPr="00EC76D5" w:rsidRDefault="009B66F3" w:rsidP="009B66F3">
      <w:pPr>
        <w:pStyle w:val="Code"/>
      </w:pPr>
      <w:r w:rsidRPr="00EC76D5">
        <w:t xml:space="preserve">    }</w:t>
      </w:r>
    </w:p>
    <w:p w14:paraId="285501D5" w14:textId="77777777" w:rsidR="009B66F3" w:rsidRPr="00EC76D5" w:rsidRDefault="009B66F3" w:rsidP="009B66F3">
      <w:pPr>
        <w:pStyle w:val="Code"/>
      </w:pPr>
      <w:r w:rsidRPr="00EC76D5">
        <w:t xml:space="preserve">    catch (Exception exception) {</w:t>
      </w:r>
    </w:p>
    <w:p w14:paraId="60341CD2" w14:textId="77777777" w:rsidR="009B66F3" w:rsidRPr="00EC76D5" w:rsidRDefault="009B66F3" w:rsidP="009B66F3">
      <w:pPr>
        <w:pStyle w:val="Code"/>
      </w:pPr>
      <w:r w:rsidRPr="00EC76D5">
        <w:t xml:space="preserve">      exception.printStackTrace();</w:t>
      </w:r>
    </w:p>
    <w:p w14:paraId="4A429954" w14:textId="77777777" w:rsidR="009B66F3" w:rsidRPr="00EC76D5" w:rsidRDefault="009B66F3" w:rsidP="009B66F3">
      <w:pPr>
        <w:pStyle w:val="Code"/>
      </w:pPr>
      <w:r w:rsidRPr="00EC76D5">
        <w:t xml:space="preserve">      Assert.error(exception.getMessage());</w:t>
      </w:r>
    </w:p>
    <w:p w14:paraId="7800FAB6" w14:textId="77777777" w:rsidR="009B66F3" w:rsidRPr="00EC76D5" w:rsidRDefault="009B66F3" w:rsidP="009B66F3">
      <w:pPr>
        <w:pStyle w:val="Code"/>
      </w:pPr>
      <w:r w:rsidRPr="00EC76D5">
        <w:t xml:space="preserve">    }</w:t>
      </w:r>
    </w:p>
    <w:p w14:paraId="589F1818" w14:textId="77777777" w:rsidR="009B66F3" w:rsidRPr="00EC76D5" w:rsidRDefault="009B66F3" w:rsidP="009B66F3">
      <w:pPr>
        <w:pStyle w:val="Code"/>
      </w:pPr>
    </w:p>
    <w:p w14:paraId="6A6C33D9" w14:textId="77777777" w:rsidR="009B66F3" w:rsidRPr="00EC76D5" w:rsidRDefault="009B66F3" w:rsidP="009B66F3">
      <w:pPr>
        <w:pStyle w:val="Code"/>
      </w:pPr>
      <w:r w:rsidRPr="00EC76D5">
        <w:t xml:space="preserve">    return null;</w:t>
      </w:r>
    </w:p>
    <w:p w14:paraId="540DF195" w14:textId="77777777" w:rsidR="009B66F3" w:rsidRPr="00EC76D5" w:rsidRDefault="009B66F3" w:rsidP="009B66F3">
      <w:pPr>
        <w:pStyle w:val="Code"/>
      </w:pPr>
      <w:r w:rsidRPr="00EC76D5">
        <w:t xml:space="preserve">  }</w:t>
      </w:r>
    </w:p>
    <w:p w14:paraId="6F8C4263" w14:textId="53100F74" w:rsidR="00E6454A" w:rsidRPr="00EC76D5" w:rsidRDefault="009B66F3" w:rsidP="009B66F3">
      <w:pPr>
        <w:pStyle w:val="Code"/>
      </w:pPr>
      <w:r w:rsidRPr="00EC76D5">
        <w:t>}</w:t>
      </w:r>
    </w:p>
    <w:p w14:paraId="1DFAFC37" w14:textId="47B8C8E3" w:rsidR="00507E51" w:rsidRPr="00EC76D5" w:rsidRDefault="00F54971" w:rsidP="00663AEB">
      <w:pPr>
        <w:pStyle w:val="Rubrik3"/>
      </w:pPr>
      <w:bookmarkStart w:id="5855" w:name="_Toc481936435"/>
      <w:r w:rsidRPr="00EC76D5">
        <w:t>Object</w:t>
      </w:r>
      <w:r w:rsidR="00663AEB" w:rsidRPr="00EC76D5">
        <w:t xml:space="preserve"> Code</w:t>
      </w:r>
      <w:r w:rsidR="00884B6D" w:rsidRPr="00EC76D5">
        <w:t xml:space="preserve"> </w:t>
      </w:r>
      <w:r w:rsidRPr="00EC76D5">
        <w:t>Generation</w:t>
      </w:r>
      <w:bookmarkEnd w:id="5855"/>
    </w:p>
    <w:tbl>
      <w:tblPr>
        <w:tblStyle w:val="Tabellrutnt"/>
        <w:tblW w:w="9209" w:type="dxa"/>
        <w:tblLook w:val="04A0" w:firstRow="1" w:lastRow="0" w:firstColumn="1" w:lastColumn="0" w:noHBand="0" w:noVBand="1"/>
      </w:tblPr>
      <w:tblGrid>
        <w:gridCol w:w="704"/>
        <w:gridCol w:w="1418"/>
        <w:gridCol w:w="1275"/>
        <w:gridCol w:w="1276"/>
        <w:gridCol w:w="1418"/>
        <w:gridCol w:w="1559"/>
        <w:gridCol w:w="1559"/>
      </w:tblGrid>
      <w:tr w:rsidR="00884B6D" w:rsidRPr="00EC76D5" w14:paraId="6AB60B01" w14:textId="77777777" w:rsidTr="00884B6D">
        <w:tc>
          <w:tcPr>
            <w:tcW w:w="704" w:type="dxa"/>
          </w:tcPr>
          <w:p w14:paraId="40AA8446" w14:textId="77777777" w:rsidR="00884B6D" w:rsidRPr="00EC76D5" w:rsidRDefault="00884B6D" w:rsidP="00884B6D">
            <w:r w:rsidRPr="00EC76D5">
              <w:t>Case</w:t>
            </w:r>
          </w:p>
        </w:tc>
        <w:tc>
          <w:tcPr>
            <w:tcW w:w="1418" w:type="dxa"/>
          </w:tcPr>
          <w:p w14:paraId="68A15768" w14:textId="77777777" w:rsidR="00884B6D" w:rsidRPr="00EC76D5" w:rsidRDefault="00884B6D" w:rsidP="00884B6D">
            <w:r w:rsidRPr="00EC76D5">
              <w:t>Operator</w:t>
            </w:r>
          </w:p>
        </w:tc>
        <w:tc>
          <w:tcPr>
            <w:tcW w:w="1275" w:type="dxa"/>
          </w:tcPr>
          <w:p w14:paraId="10A312CA" w14:textId="77777777" w:rsidR="00884B6D" w:rsidRPr="00EC76D5" w:rsidRDefault="00884B6D" w:rsidP="00884B6D">
            <w:r w:rsidRPr="00EC76D5">
              <w:t>Operand 1</w:t>
            </w:r>
          </w:p>
        </w:tc>
        <w:tc>
          <w:tcPr>
            <w:tcW w:w="1276" w:type="dxa"/>
          </w:tcPr>
          <w:p w14:paraId="5B149956" w14:textId="77777777" w:rsidR="00884B6D" w:rsidRPr="00EC76D5" w:rsidRDefault="00884B6D" w:rsidP="00884B6D">
            <w:r w:rsidRPr="00EC76D5">
              <w:t>Operand 2</w:t>
            </w:r>
          </w:p>
        </w:tc>
        <w:tc>
          <w:tcPr>
            <w:tcW w:w="1418" w:type="dxa"/>
          </w:tcPr>
          <w:p w14:paraId="404B5CCC" w14:textId="77777777" w:rsidR="00884B6D" w:rsidRPr="00EC76D5" w:rsidRDefault="00884B6D" w:rsidP="00884B6D">
            <w:r w:rsidRPr="00EC76D5">
              <w:t>Operand 3</w:t>
            </w:r>
          </w:p>
        </w:tc>
        <w:tc>
          <w:tcPr>
            <w:tcW w:w="1559" w:type="dxa"/>
          </w:tcPr>
          <w:p w14:paraId="2633CECF" w14:textId="77777777" w:rsidR="00884B6D" w:rsidRPr="00EC76D5" w:rsidRDefault="00884B6D" w:rsidP="00884B6D">
            <w:r w:rsidRPr="00EC76D5">
              <w:t>Full Name</w:t>
            </w:r>
          </w:p>
        </w:tc>
        <w:tc>
          <w:tcPr>
            <w:tcW w:w="1559" w:type="dxa"/>
          </w:tcPr>
          <w:p w14:paraId="2C91A6BA" w14:textId="77777777" w:rsidR="00884B6D" w:rsidRPr="00EC76D5" w:rsidRDefault="003A06FA" w:rsidP="00884B6D">
            <w:r w:rsidRPr="00EC76D5">
              <w:t>Example</w:t>
            </w:r>
          </w:p>
        </w:tc>
      </w:tr>
      <w:tr w:rsidR="00884B6D" w:rsidRPr="00EC76D5" w14:paraId="7CB21BC0" w14:textId="77777777" w:rsidTr="00884B6D">
        <w:tc>
          <w:tcPr>
            <w:tcW w:w="704" w:type="dxa"/>
          </w:tcPr>
          <w:p w14:paraId="64D1129B" w14:textId="77777777" w:rsidR="00884B6D" w:rsidRPr="00EC76D5" w:rsidRDefault="00884B6D" w:rsidP="00884B6D">
            <w:r w:rsidRPr="00EC76D5">
              <w:t>1</w:t>
            </w:r>
          </w:p>
        </w:tc>
        <w:tc>
          <w:tcPr>
            <w:tcW w:w="1418" w:type="dxa"/>
          </w:tcPr>
          <w:p w14:paraId="43C3BE11" w14:textId="77777777" w:rsidR="00884B6D" w:rsidRPr="00EC76D5" w:rsidRDefault="00884B6D" w:rsidP="00884B6D">
            <w:r w:rsidRPr="00EC76D5">
              <w:t>mov</w:t>
            </w:r>
          </w:p>
        </w:tc>
        <w:tc>
          <w:tcPr>
            <w:tcW w:w="1275" w:type="dxa"/>
          </w:tcPr>
          <w:p w14:paraId="475F7262" w14:textId="77777777" w:rsidR="00884B6D" w:rsidRPr="00EC76D5" w:rsidRDefault="00884B6D" w:rsidP="00884B6D">
            <w:r w:rsidRPr="00EC76D5">
              <w:t>null</w:t>
            </w:r>
          </w:p>
        </w:tc>
        <w:tc>
          <w:tcPr>
            <w:tcW w:w="1276" w:type="dxa"/>
          </w:tcPr>
          <w:p w14:paraId="33B3FC22" w14:textId="77777777" w:rsidR="00884B6D" w:rsidRPr="00EC76D5" w:rsidRDefault="00884B6D" w:rsidP="00884B6D">
            <w:r w:rsidRPr="00EC76D5">
              <w:t>null</w:t>
            </w:r>
          </w:p>
        </w:tc>
        <w:tc>
          <w:tcPr>
            <w:tcW w:w="1418" w:type="dxa"/>
          </w:tcPr>
          <w:p w14:paraId="1ADC78B9" w14:textId="77777777" w:rsidR="00884B6D" w:rsidRPr="00EC76D5" w:rsidRDefault="00884B6D" w:rsidP="00884B6D">
            <w:r w:rsidRPr="00EC76D5">
              <w:t>Integer</w:t>
            </w:r>
          </w:p>
        </w:tc>
        <w:tc>
          <w:tcPr>
            <w:tcW w:w="1559" w:type="dxa"/>
          </w:tcPr>
          <w:p w14:paraId="171018EB" w14:textId="77777777" w:rsidR="00884B6D" w:rsidRPr="00EC76D5" w:rsidRDefault="00884B6D" w:rsidP="00884B6D">
            <w:r w:rsidRPr="00EC76D5">
              <w:t>null</w:t>
            </w:r>
          </w:p>
        </w:tc>
        <w:tc>
          <w:tcPr>
            <w:tcW w:w="1559" w:type="dxa"/>
          </w:tcPr>
          <w:p w14:paraId="5F989C54" w14:textId="77777777" w:rsidR="00884B6D" w:rsidRPr="00EC76D5" w:rsidRDefault="00884B6D" w:rsidP="00884B6D"/>
        </w:tc>
      </w:tr>
      <w:tr w:rsidR="00884B6D" w:rsidRPr="00EC76D5" w14:paraId="27736DAD" w14:textId="77777777" w:rsidTr="00884B6D">
        <w:tc>
          <w:tcPr>
            <w:tcW w:w="704" w:type="dxa"/>
          </w:tcPr>
          <w:p w14:paraId="57DFA1C4" w14:textId="77777777" w:rsidR="00884B6D" w:rsidRPr="00EC76D5" w:rsidRDefault="00884B6D" w:rsidP="00884B6D">
            <w:r w:rsidRPr="00EC76D5">
              <w:t>2</w:t>
            </w:r>
          </w:p>
        </w:tc>
        <w:tc>
          <w:tcPr>
            <w:tcW w:w="1418" w:type="dxa"/>
          </w:tcPr>
          <w:p w14:paraId="394DB059" w14:textId="77777777" w:rsidR="00884B6D" w:rsidRPr="00EC76D5" w:rsidRDefault="00884B6D" w:rsidP="00884B6D">
            <w:r w:rsidRPr="00EC76D5">
              <w:t>mov_wordX</w:t>
            </w:r>
          </w:p>
        </w:tc>
        <w:tc>
          <w:tcPr>
            <w:tcW w:w="1275" w:type="dxa"/>
          </w:tcPr>
          <w:p w14:paraId="74731F7E" w14:textId="77777777" w:rsidR="00884B6D" w:rsidRPr="00EC76D5" w:rsidRDefault="00884B6D" w:rsidP="00884B6D">
            <w:r w:rsidRPr="00EC76D5">
              <w:t>Register</w:t>
            </w:r>
          </w:p>
        </w:tc>
        <w:tc>
          <w:tcPr>
            <w:tcW w:w="1276" w:type="dxa"/>
          </w:tcPr>
          <w:p w14:paraId="7F8C2AD1" w14:textId="77777777" w:rsidR="00884B6D" w:rsidRPr="00EC76D5" w:rsidRDefault="00884B6D" w:rsidP="00884B6D">
            <w:r w:rsidRPr="00EC76D5">
              <w:t>Integer</w:t>
            </w:r>
          </w:p>
        </w:tc>
        <w:tc>
          <w:tcPr>
            <w:tcW w:w="1418" w:type="dxa"/>
          </w:tcPr>
          <w:p w14:paraId="3F53927B" w14:textId="77777777" w:rsidR="00884B6D" w:rsidRPr="00EC76D5" w:rsidRDefault="00884B6D" w:rsidP="00884B6D">
            <w:r w:rsidRPr="00EC76D5">
              <w:t>null</w:t>
            </w:r>
          </w:p>
        </w:tc>
        <w:tc>
          <w:tcPr>
            <w:tcW w:w="1559" w:type="dxa"/>
          </w:tcPr>
          <w:p w14:paraId="04274A96" w14:textId="77777777" w:rsidR="00884B6D" w:rsidRPr="00EC76D5" w:rsidRDefault="00884B6D" w:rsidP="00884B6D"/>
        </w:tc>
        <w:tc>
          <w:tcPr>
            <w:tcW w:w="1559" w:type="dxa"/>
          </w:tcPr>
          <w:p w14:paraId="7264FE0F" w14:textId="77777777" w:rsidR="00884B6D" w:rsidRPr="00EC76D5" w:rsidRDefault="00884B6D" w:rsidP="00884B6D"/>
        </w:tc>
      </w:tr>
      <w:tr w:rsidR="00884B6D" w:rsidRPr="00EC76D5" w14:paraId="3D7BE7D0" w14:textId="77777777" w:rsidTr="00884B6D">
        <w:tc>
          <w:tcPr>
            <w:tcW w:w="704" w:type="dxa"/>
          </w:tcPr>
          <w:p w14:paraId="124352CD" w14:textId="77777777" w:rsidR="00884B6D" w:rsidRPr="00EC76D5" w:rsidRDefault="00884B6D" w:rsidP="00884B6D">
            <w:r w:rsidRPr="00EC76D5">
              <w:t>3</w:t>
            </w:r>
          </w:p>
        </w:tc>
        <w:tc>
          <w:tcPr>
            <w:tcW w:w="1418" w:type="dxa"/>
          </w:tcPr>
          <w:p w14:paraId="3BCC4ADB" w14:textId="77777777" w:rsidR="00884B6D" w:rsidRPr="00EC76D5" w:rsidRDefault="00884B6D" w:rsidP="00884B6D"/>
        </w:tc>
        <w:tc>
          <w:tcPr>
            <w:tcW w:w="1275" w:type="dxa"/>
          </w:tcPr>
          <w:p w14:paraId="276078DE" w14:textId="77777777" w:rsidR="00884B6D" w:rsidRPr="00EC76D5" w:rsidRDefault="003A06FA" w:rsidP="00884B6D">
            <w:r w:rsidRPr="00EC76D5">
              <w:t>Integer</w:t>
            </w:r>
          </w:p>
        </w:tc>
        <w:tc>
          <w:tcPr>
            <w:tcW w:w="1276" w:type="dxa"/>
          </w:tcPr>
          <w:p w14:paraId="3B09B72A" w14:textId="77777777" w:rsidR="00884B6D" w:rsidRPr="00EC76D5" w:rsidRDefault="003A06FA" w:rsidP="00884B6D">
            <w:r w:rsidRPr="00EC76D5">
              <w:t>Null</w:t>
            </w:r>
          </w:p>
        </w:tc>
        <w:tc>
          <w:tcPr>
            <w:tcW w:w="1418" w:type="dxa"/>
          </w:tcPr>
          <w:p w14:paraId="7EC489EA" w14:textId="77777777" w:rsidR="00884B6D" w:rsidRPr="00EC76D5" w:rsidRDefault="003A06FA" w:rsidP="00884B6D">
            <w:r w:rsidRPr="00EC76D5">
              <w:t>Null</w:t>
            </w:r>
          </w:p>
        </w:tc>
        <w:tc>
          <w:tcPr>
            <w:tcW w:w="1559" w:type="dxa"/>
          </w:tcPr>
          <w:p w14:paraId="54EBD709" w14:textId="77777777" w:rsidR="00884B6D" w:rsidRPr="00EC76D5" w:rsidRDefault="003A06FA" w:rsidP="00884B6D">
            <w:r w:rsidRPr="00EC76D5">
              <w:t>Null</w:t>
            </w:r>
          </w:p>
        </w:tc>
        <w:tc>
          <w:tcPr>
            <w:tcW w:w="1559" w:type="dxa"/>
          </w:tcPr>
          <w:p w14:paraId="76A54603" w14:textId="77777777" w:rsidR="00884B6D" w:rsidRPr="00EC76D5" w:rsidRDefault="003A06FA" w:rsidP="003A06FA">
            <w:r w:rsidRPr="00EC76D5">
              <w:t>int 21</w:t>
            </w:r>
          </w:p>
        </w:tc>
      </w:tr>
      <w:tr w:rsidR="00884B6D" w:rsidRPr="00EC76D5" w14:paraId="23402B49" w14:textId="77777777" w:rsidTr="00884B6D">
        <w:tc>
          <w:tcPr>
            <w:tcW w:w="704" w:type="dxa"/>
          </w:tcPr>
          <w:p w14:paraId="5578E0D1" w14:textId="77777777" w:rsidR="00884B6D" w:rsidRPr="00EC76D5" w:rsidRDefault="00884B6D" w:rsidP="00884B6D">
            <w:r w:rsidRPr="00EC76D5">
              <w:t>4</w:t>
            </w:r>
          </w:p>
        </w:tc>
        <w:tc>
          <w:tcPr>
            <w:tcW w:w="1418" w:type="dxa"/>
          </w:tcPr>
          <w:p w14:paraId="19558BFE" w14:textId="77777777" w:rsidR="00884B6D" w:rsidRPr="00EC76D5" w:rsidRDefault="00884B6D" w:rsidP="00884B6D"/>
        </w:tc>
        <w:tc>
          <w:tcPr>
            <w:tcW w:w="1275" w:type="dxa"/>
          </w:tcPr>
          <w:p w14:paraId="01E84F7E" w14:textId="77777777" w:rsidR="00884B6D" w:rsidRPr="00EC76D5" w:rsidRDefault="00884B6D" w:rsidP="00884B6D"/>
        </w:tc>
        <w:tc>
          <w:tcPr>
            <w:tcW w:w="1276" w:type="dxa"/>
          </w:tcPr>
          <w:p w14:paraId="483E3B70" w14:textId="77777777" w:rsidR="00884B6D" w:rsidRPr="00EC76D5" w:rsidRDefault="00884B6D" w:rsidP="00884B6D"/>
        </w:tc>
        <w:tc>
          <w:tcPr>
            <w:tcW w:w="1418" w:type="dxa"/>
          </w:tcPr>
          <w:p w14:paraId="167B070B" w14:textId="77777777" w:rsidR="00884B6D" w:rsidRPr="00EC76D5" w:rsidRDefault="00884B6D" w:rsidP="00884B6D"/>
        </w:tc>
        <w:tc>
          <w:tcPr>
            <w:tcW w:w="1559" w:type="dxa"/>
          </w:tcPr>
          <w:p w14:paraId="08C9E2D4" w14:textId="77777777" w:rsidR="00884B6D" w:rsidRPr="00EC76D5" w:rsidRDefault="00884B6D" w:rsidP="00884B6D"/>
        </w:tc>
        <w:tc>
          <w:tcPr>
            <w:tcW w:w="1559" w:type="dxa"/>
          </w:tcPr>
          <w:p w14:paraId="440F8A79" w14:textId="77777777" w:rsidR="00884B6D" w:rsidRPr="00EC76D5" w:rsidRDefault="00884B6D" w:rsidP="00884B6D"/>
        </w:tc>
      </w:tr>
      <w:tr w:rsidR="00884B6D" w:rsidRPr="00EC76D5" w14:paraId="2C2B37FB" w14:textId="77777777" w:rsidTr="00884B6D">
        <w:tc>
          <w:tcPr>
            <w:tcW w:w="704" w:type="dxa"/>
          </w:tcPr>
          <w:p w14:paraId="6FC95580" w14:textId="77777777" w:rsidR="00884B6D" w:rsidRPr="00EC76D5" w:rsidRDefault="00884B6D" w:rsidP="00884B6D">
            <w:r w:rsidRPr="00EC76D5">
              <w:t>5</w:t>
            </w:r>
          </w:p>
        </w:tc>
        <w:tc>
          <w:tcPr>
            <w:tcW w:w="1418" w:type="dxa"/>
          </w:tcPr>
          <w:p w14:paraId="19E2025E" w14:textId="77777777" w:rsidR="00884B6D" w:rsidRPr="00EC76D5" w:rsidRDefault="00884B6D" w:rsidP="00884B6D"/>
        </w:tc>
        <w:tc>
          <w:tcPr>
            <w:tcW w:w="1275" w:type="dxa"/>
          </w:tcPr>
          <w:p w14:paraId="0E819529" w14:textId="77777777" w:rsidR="00884B6D" w:rsidRPr="00EC76D5" w:rsidRDefault="00884B6D" w:rsidP="00884B6D"/>
        </w:tc>
        <w:tc>
          <w:tcPr>
            <w:tcW w:w="1276" w:type="dxa"/>
          </w:tcPr>
          <w:p w14:paraId="1C440489" w14:textId="77777777" w:rsidR="00884B6D" w:rsidRPr="00EC76D5" w:rsidRDefault="00884B6D" w:rsidP="00884B6D"/>
        </w:tc>
        <w:tc>
          <w:tcPr>
            <w:tcW w:w="1418" w:type="dxa"/>
          </w:tcPr>
          <w:p w14:paraId="786ECFE9" w14:textId="77777777" w:rsidR="00884B6D" w:rsidRPr="00EC76D5" w:rsidRDefault="00884B6D" w:rsidP="00884B6D"/>
        </w:tc>
        <w:tc>
          <w:tcPr>
            <w:tcW w:w="1559" w:type="dxa"/>
          </w:tcPr>
          <w:p w14:paraId="4E2B1D2C" w14:textId="77777777" w:rsidR="00884B6D" w:rsidRPr="00EC76D5" w:rsidRDefault="00884B6D" w:rsidP="00884B6D"/>
        </w:tc>
        <w:tc>
          <w:tcPr>
            <w:tcW w:w="1559" w:type="dxa"/>
          </w:tcPr>
          <w:p w14:paraId="670B00D1" w14:textId="77777777" w:rsidR="00884B6D" w:rsidRPr="00EC76D5" w:rsidRDefault="00884B6D" w:rsidP="00884B6D"/>
        </w:tc>
      </w:tr>
      <w:tr w:rsidR="00884B6D" w:rsidRPr="00EC76D5" w14:paraId="1A2237ED" w14:textId="77777777" w:rsidTr="00884B6D">
        <w:tc>
          <w:tcPr>
            <w:tcW w:w="704" w:type="dxa"/>
          </w:tcPr>
          <w:p w14:paraId="110F5ACC" w14:textId="77777777" w:rsidR="00884B6D" w:rsidRPr="00EC76D5" w:rsidRDefault="00884B6D" w:rsidP="00884B6D"/>
        </w:tc>
        <w:tc>
          <w:tcPr>
            <w:tcW w:w="1418" w:type="dxa"/>
          </w:tcPr>
          <w:p w14:paraId="151B09F2" w14:textId="77777777" w:rsidR="00884B6D" w:rsidRPr="00EC76D5" w:rsidRDefault="00884B6D" w:rsidP="00884B6D"/>
        </w:tc>
        <w:tc>
          <w:tcPr>
            <w:tcW w:w="1275" w:type="dxa"/>
          </w:tcPr>
          <w:p w14:paraId="4959477B" w14:textId="77777777" w:rsidR="00884B6D" w:rsidRPr="00EC76D5" w:rsidRDefault="00884B6D" w:rsidP="00884B6D"/>
        </w:tc>
        <w:tc>
          <w:tcPr>
            <w:tcW w:w="1276" w:type="dxa"/>
          </w:tcPr>
          <w:p w14:paraId="011806DD" w14:textId="77777777" w:rsidR="00884B6D" w:rsidRPr="00EC76D5" w:rsidRDefault="00884B6D" w:rsidP="00884B6D"/>
        </w:tc>
        <w:tc>
          <w:tcPr>
            <w:tcW w:w="1418" w:type="dxa"/>
          </w:tcPr>
          <w:p w14:paraId="11CC0336" w14:textId="77777777" w:rsidR="00884B6D" w:rsidRPr="00EC76D5" w:rsidRDefault="00884B6D" w:rsidP="00884B6D"/>
        </w:tc>
        <w:tc>
          <w:tcPr>
            <w:tcW w:w="1559" w:type="dxa"/>
          </w:tcPr>
          <w:p w14:paraId="5AA3E790" w14:textId="77777777" w:rsidR="00884B6D" w:rsidRPr="00EC76D5" w:rsidRDefault="00884B6D" w:rsidP="00884B6D"/>
        </w:tc>
        <w:tc>
          <w:tcPr>
            <w:tcW w:w="1559" w:type="dxa"/>
          </w:tcPr>
          <w:p w14:paraId="5CF76673" w14:textId="77777777" w:rsidR="00884B6D" w:rsidRPr="00EC76D5" w:rsidRDefault="00884B6D" w:rsidP="00884B6D"/>
        </w:tc>
      </w:tr>
      <w:tr w:rsidR="00884B6D" w:rsidRPr="00EC76D5" w14:paraId="00769560" w14:textId="77777777" w:rsidTr="00884B6D">
        <w:tc>
          <w:tcPr>
            <w:tcW w:w="704" w:type="dxa"/>
          </w:tcPr>
          <w:p w14:paraId="2DC83306" w14:textId="77777777" w:rsidR="00884B6D" w:rsidRPr="00EC76D5" w:rsidRDefault="00884B6D" w:rsidP="00884B6D"/>
        </w:tc>
        <w:tc>
          <w:tcPr>
            <w:tcW w:w="1418" w:type="dxa"/>
          </w:tcPr>
          <w:p w14:paraId="745A424C" w14:textId="77777777" w:rsidR="00884B6D" w:rsidRPr="00EC76D5" w:rsidRDefault="00884B6D" w:rsidP="00884B6D"/>
        </w:tc>
        <w:tc>
          <w:tcPr>
            <w:tcW w:w="1275" w:type="dxa"/>
          </w:tcPr>
          <w:p w14:paraId="45AE44A3" w14:textId="77777777" w:rsidR="00884B6D" w:rsidRPr="00EC76D5" w:rsidRDefault="00884B6D" w:rsidP="00884B6D"/>
        </w:tc>
        <w:tc>
          <w:tcPr>
            <w:tcW w:w="1276" w:type="dxa"/>
          </w:tcPr>
          <w:p w14:paraId="498BF1C3" w14:textId="77777777" w:rsidR="00884B6D" w:rsidRPr="00EC76D5" w:rsidRDefault="00884B6D" w:rsidP="00884B6D"/>
        </w:tc>
        <w:tc>
          <w:tcPr>
            <w:tcW w:w="1418" w:type="dxa"/>
          </w:tcPr>
          <w:p w14:paraId="18C6A9CC" w14:textId="77777777" w:rsidR="00884B6D" w:rsidRPr="00EC76D5" w:rsidRDefault="00884B6D" w:rsidP="00884B6D"/>
        </w:tc>
        <w:tc>
          <w:tcPr>
            <w:tcW w:w="1559" w:type="dxa"/>
          </w:tcPr>
          <w:p w14:paraId="186CB66D" w14:textId="77777777" w:rsidR="00884B6D" w:rsidRPr="00EC76D5" w:rsidRDefault="00884B6D" w:rsidP="00884B6D"/>
        </w:tc>
        <w:tc>
          <w:tcPr>
            <w:tcW w:w="1559" w:type="dxa"/>
          </w:tcPr>
          <w:p w14:paraId="1D9F39BC" w14:textId="77777777" w:rsidR="00884B6D" w:rsidRPr="00EC76D5" w:rsidRDefault="00884B6D" w:rsidP="00884B6D"/>
        </w:tc>
      </w:tr>
    </w:tbl>
    <w:p w14:paraId="7A7FED5A" w14:textId="20A0A8C3" w:rsidR="00E72C1B" w:rsidRPr="00EC76D5" w:rsidRDefault="00E72C1B" w:rsidP="00E72C1B">
      <w:pPr>
        <w:pStyle w:val="Rubrik2"/>
      </w:pPr>
      <w:bookmarkStart w:id="5856" w:name="_Ref419650505"/>
      <w:bookmarkStart w:id="5857" w:name="_Ref419653264"/>
      <w:bookmarkStart w:id="5858" w:name="_Toc481936436"/>
      <w:r w:rsidRPr="00EC76D5">
        <w:t>Object Code Generation</w:t>
      </w:r>
      <w:bookmarkEnd w:id="5856"/>
      <w:bookmarkEnd w:id="5857"/>
      <w:bookmarkEnd w:id="5858"/>
    </w:p>
    <w:p w14:paraId="0FC6F58B" w14:textId="27666DE9" w:rsidR="001702F3" w:rsidRPr="00EC76D5" w:rsidRDefault="00E72C1B" w:rsidP="002759C1">
      <w:pPr>
        <w:pStyle w:val="CodeListing"/>
      </w:pPr>
      <w:r w:rsidRPr="00EC76D5">
        <w:t>ObjectCodeGenerator.java</w:t>
      </w:r>
    </w:p>
    <w:p w14:paraId="26B31FDB" w14:textId="77777777" w:rsidR="002759C1" w:rsidRPr="00EC76D5" w:rsidRDefault="002759C1" w:rsidP="002759C1">
      <w:pPr>
        <w:pStyle w:val="Code"/>
      </w:pPr>
      <w:r w:rsidRPr="00EC76D5">
        <w:t>package c_compiler;</w:t>
      </w:r>
    </w:p>
    <w:p w14:paraId="40D9ED59" w14:textId="77777777" w:rsidR="002759C1" w:rsidRPr="00EC76D5" w:rsidRDefault="002759C1" w:rsidP="002759C1">
      <w:pPr>
        <w:pStyle w:val="Code"/>
      </w:pPr>
      <w:r w:rsidRPr="00EC76D5">
        <w:t>import java.math.*;</w:t>
      </w:r>
    </w:p>
    <w:p w14:paraId="0373528B" w14:textId="77777777" w:rsidR="002759C1" w:rsidRPr="00EC76D5" w:rsidRDefault="002759C1" w:rsidP="002759C1">
      <w:pPr>
        <w:pStyle w:val="Code"/>
      </w:pPr>
      <w:r w:rsidRPr="00EC76D5">
        <w:t>import java.util.*;</w:t>
      </w:r>
    </w:p>
    <w:p w14:paraId="7A323E7D" w14:textId="77777777" w:rsidR="002759C1" w:rsidRPr="00EC76D5" w:rsidRDefault="002759C1" w:rsidP="002759C1">
      <w:pPr>
        <w:pStyle w:val="Code"/>
      </w:pPr>
    </w:p>
    <w:p w14:paraId="749430C0" w14:textId="77777777" w:rsidR="002759C1" w:rsidRPr="00EC76D5" w:rsidRDefault="002759C1" w:rsidP="002759C1">
      <w:pPr>
        <w:pStyle w:val="Code"/>
      </w:pPr>
      <w:r w:rsidRPr="00EC76D5">
        <w:t>public class ObjectCodeGenerator {</w:t>
      </w:r>
    </w:p>
    <w:p w14:paraId="741F32F4" w14:textId="77777777" w:rsidR="002759C1" w:rsidRPr="00EC76D5" w:rsidRDefault="002759C1" w:rsidP="002759C1">
      <w:pPr>
        <w:pStyle w:val="Code"/>
      </w:pPr>
      <w:r w:rsidRPr="00EC76D5">
        <w:t xml:space="preserve">  private List&lt;MiddleCode&gt; m_middleCodeList;</w:t>
      </w:r>
    </w:p>
    <w:p w14:paraId="6BF2A88F" w14:textId="77777777" w:rsidR="002759C1" w:rsidRPr="00EC76D5" w:rsidRDefault="002759C1" w:rsidP="002759C1">
      <w:pPr>
        <w:pStyle w:val="Code"/>
      </w:pPr>
      <w:r w:rsidRPr="00EC76D5">
        <w:t xml:space="preserve">  private List&lt;ObjectCode&gt; m_objectCodeList;</w:t>
      </w:r>
    </w:p>
    <w:p w14:paraId="573961C5" w14:textId="77777777" w:rsidR="002759C1" w:rsidRPr="00EC76D5" w:rsidRDefault="002759C1" w:rsidP="002759C1">
      <w:pPr>
        <w:pStyle w:val="Code"/>
      </w:pPr>
      <w:r w:rsidRPr="00EC76D5">
        <w:t xml:space="preserve">  private int m_stackSize = 0;</w:t>
      </w:r>
    </w:p>
    <w:p w14:paraId="4F68AB17" w14:textId="77777777" w:rsidR="002759C1" w:rsidRPr="00EC76D5" w:rsidRDefault="002759C1" w:rsidP="002759C1">
      <w:pPr>
        <w:pStyle w:val="Code"/>
      </w:pPr>
      <w:r w:rsidRPr="00EC76D5">
        <w:t xml:space="preserve">  private static int m_loopCount = 0;</w:t>
      </w:r>
    </w:p>
    <w:p w14:paraId="7D787A1A" w14:textId="77777777" w:rsidR="002759C1" w:rsidRPr="00EC76D5" w:rsidRDefault="002759C1" w:rsidP="002759C1">
      <w:pPr>
        <w:pStyle w:val="Code"/>
      </w:pPr>
      <w:r w:rsidRPr="00EC76D5">
        <w:t xml:space="preserve">  private final Map&lt;Symbol,Track&gt; m_trackMap = new ListMap&lt;&gt;();</w:t>
      </w:r>
    </w:p>
    <w:p w14:paraId="11F1351A" w14:textId="77777777" w:rsidR="002759C1" w:rsidRPr="00EC76D5" w:rsidRDefault="002759C1" w:rsidP="002759C1">
      <w:pPr>
        <w:pStyle w:val="Code"/>
      </w:pPr>
      <w:r w:rsidRPr="00EC76D5">
        <w:t xml:space="preserve">  private Map&lt;Integer,Integer&gt; m_middleToObjectMap = new ListMap&lt;&gt;();</w:t>
      </w:r>
    </w:p>
    <w:p w14:paraId="6D8EF172" w14:textId="77777777" w:rsidR="002759C1" w:rsidRPr="00EC76D5" w:rsidRDefault="002759C1" w:rsidP="002759C1">
      <w:pPr>
        <w:pStyle w:val="Code"/>
      </w:pPr>
    </w:p>
    <w:p w14:paraId="1FD19BCD" w14:textId="77777777" w:rsidR="002759C1" w:rsidRPr="00EC76D5" w:rsidRDefault="002759C1" w:rsidP="002759C1">
      <w:pPr>
        <w:pStyle w:val="Code"/>
      </w:pPr>
      <w:r w:rsidRPr="00EC76D5">
        <w:t xml:space="preserve">  public ObjectCodeGenerator(List&lt;MiddleCode&gt; middleCodeList,</w:t>
      </w:r>
    </w:p>
    <w:p w14:paraId="4752C4D7" w14:textId="77777777" w:rsidR="002759C1" w:rsidRPr="00EC76D5" w:rsidRDefault="002759C1" w:rsidP="002759C1">
      <w:pPr>
        <w:pStyle w:val="Code"/>
      </w:pPr>
      <w:r w:rsidRPr="00EC76D5">
        <w:t xml:space="preserve">                             List&lt;ObjectCode&gt; objectCodeList) {</w:t>
      </w:r>
    </w:p>
    <w:p w14:paraId="4D563CE1" w14:textId="77777777" w:rsidR="002759C1" w:rsidRPr="00EC76D5" w:rsidRDefault="002759C1" w:rsidP="002759C1">
      <w:pPr>
        <w:pStyle w:val="Code"/>
      </w:pPr>
      <w:r w:rsidRPr="00EC76D5">
        <w:lastRenderedPageBreak/>
        <w:t xml:space="preserve">    m_middleCodeList = middleCodeList;</w:t>
      </w:r>
    </w:p>
    <w:p w14:paraId="006A563D" w14:textId="77777777" w:rsidR="002759C1" w:rsidRPr="00EC76D5" w:rsidRDefault="002759C1" w:rsidP="002759C1">
      <w:pPr>
        <w:pStyle w:val="Code"/>
      </w:pPr>
      <w:r w:rsidRPr="00EC76D5">
        <w:t xml:space="preserve">    m_objectCodeList = objectCodeList;</w:t>
      </w:r>
    </w:p>
    <w:p w14:paraId="0A7B151D" w14:textId="77777777" w:rsidR="002759C1" w:rsidRPr="00EC76D5" w:rsidRDefault="002759C1" w:rsidP="002759C1">
      <w:pPr>
        <w:pStyle w:val="Code"/>
      </w:pPr>
      <w:r w:rsidRPr="00EC76D5">
        <w:t xml:space="preserve">  }</w:t>
      </w:r>
    </w:p>
    <w:p w14:paraId="2EE5C0CB" w14:textId="77777777" w:rsidR="002759C1" w:rsidRPr="00EC76D5" w:rsidRDefault="002759C1" w:rsidP="002759C1">
      <w:pPr>
        <w:pStyle w:val="Code"/>
      </w:pPr>
    </w:p>
    <w:p w14:paraId="3F22071F" w14:textId="77777777" w:rsidR="002759C1" w:rsidRPr="00EC76D5" w:rsidRDefault="002759C1" w:rsidP="002759C1">
      <w:pPr>
        <w:pStyle w:val="Code"/>
      </w:pPr>
      <w:r w:rsidRPr="00EC76D5">
        <w:t xml:space="preserve">  private void addObjectCode(ObjectOperator operator, Object operand1,</w:t>
      </w:r>
    </w:p>
    <w:p w14:paraId="17780A84" w14:textId="77777777" w:rsidR="002759C1" w:rsidRPr="00EC76D5" w:rsidRDefault="002759C1" w:rsidP="002759C1">
      <w:pPr>
        <w:pStyle w:val="Code"/>
      </w:pPr>
      <w:r w:rsidRPr="00EC76D5">
        <w:t xml:space="preserve">                             Object operand2, Object operand3) {</w:t>
      </w:r>
    </w:p>
    <w:p w14:paraId="73382871" w14:textId="77777777" w:rsidR="002759C1" w:rsidRPr="00EC76D5" w:rsidRDefault="002759C1" w:rsidP="002759C1">
      <w:pPr>
        <w:pStyle w:val="Code"/>
      </w:pPr>
      <w:r w:rsidRPr="00EC76D5">
        <w:t xml:space="preserve">    m_objectCodeList.add(new ObjectCode(operator, operand1,</w:t>
      </w:r>
    </w:p>
    <w:p w14:paraId="4C74639F" w14:textId="77777777" w:rsidR="002759C1" w:rsidRPr="00EC76D5" w:rsidRDefault="002759C1" w:rsidP="002759C1">
      <w:pPr>
        <w:pStyle w:val="Code"/>
      </w:pPr>
      <w:r w:rsidRPr="00EC76D5">
        <w:t xml:space="preserve">                                        operand2, operand3, null));</w:t>
      </w:r>
    </w:p>
    <w:p w14:paraId="281EAC3F" w14:textId="77777777" w:rsidR="002759C1" w:rsidRPr="00EC76D5" w:rsidRDefault="002759C1" w:rsidP="002759C1">
      <w:pPr>
        <w:pStyle w:val="Code"/>
      </w:pPr>
      <w:r w:rsidRPr="00EC76D5">
        <w:t xml:space="preserve">  }</w:t>
      </w:r>
    </w:p>
    <w:p w14:paraId="3BC2AC6D" w14:textId="77777777" w:rsidR="002759C1" w:rsidRPr="00EC76D5" w:rsidRDefault="002759C1" w:rsidP="002759C1">
      <w:pPr>
        <w:pStyle w:val="Code"/>
      </w:pPr>
      <w:r w:rsidRPr="00EC76D5">
        <w:t xml:space="preserve">  </w:t>
      </w:r>
    </w:p>
    <w:p w14:paraId="365DACA3" w14:textId="77777777" w:rsidR="002759C1" w:rsidRPr="00EC76D5" w:rsidRDefault="002759C1" w:rsidP="002759C1">
      <w:pPr>
        <w:pStyle w:val="Code"/>
      </w:pPr>
      <w:r w:rsidRPr="00EC76D5">
        <w:t xml:space="preserve">  private int addCountObjectCode(ObjectOperator operator, Object operand1,</w:t>
      </w:r>
    </w:p>
    <w:p w14:paraId="42B4B74A" w14:textId="77777777" w:rsidR="002759C1" w:rsidRPr="00EC76D5" w:rsidRDefault="002759C1" w:rsidP="002759C1">
      <w:pPr>
        <w:pStyle w:val="Code"/>
      </w:pPr>
      <w:r w:rsidRPr="00EC76D5">
        <w:t xml:space="preserve">                                 Object operand2, Object operand3) {</w:t>
      </w:r>
    </w:p>
    <w:p w14:paraId="29E87610" w14:textId="77777777" w:rsidR="002759C1" w:rsidRPr="00EC76D5" w:rsidRDefault="002759C1" w:rsidP="002759C1">
      <w:pPr>
        <w:pStyle w:val="Code"/>
      </w:pPr>
      <w:r w:rsidRPr="00EC76D5">
        <w:t xml:space="preserve">    ObjectCode objectCode = new ObjectCode(operator, operand1,</w:t>
      </w:r>
    </w:p>
    <w:p w14:paraId="56061808" w14:textId="77777777" w:rsidR="002759C1" w:rsidRPr="00EC76D5" w:rsidRDefault="002759C1" w:rsidP="002759C1">
      <w:pPr>
        <w:pStyle w:val="Code"/>
      </w:pPr>
      <w:r w:rsidRPr="00EC76D5">
        <w:t xml:space="preserve">                                           operand2, operand3, null);</w:t>
      </w:r>
    </w:p>
    <w:p w14:paraId="42D4CB0A" w14:textId="77777777" w:rsidR="002759C1" w:rsidRPr="00EC76D5" w:rsidRDefault="002759C1" w:rsidP="002759C1">
      <w:pPr>
        <w:pStyle w:val="Code"/>
      </w:pPr>
      <w:r w:rsidRPr="00EC76D5">
        <w:t xml:space="preserve">    m_objectCodeList.add(objectCode);</w:t>
      </w:r>
    </w:p>
    <w:p w14:paraId="787E1A31" w14:textId="77777777" w:rsidR="002759C1" w:rsidRPr="00EC76D5" w:rsidRDefault="002759C1" w:rsidP="002759C1">
      <w:pPr>
        <w:pStyle w:val="Code"/>
      </w:pPr>
      <w:r w:rsidRPr="00EC76D5">
        <w:t xml:space="preserve">    return byteListSize(objectCode);</w:t>
      </w:r>
    </w:p>
    <w:p w14:paraId="18BFC8A8" w14:textId="77777777" w:rsidR="002759C1" w:rsidRPr="00EC76D5" w:rsidRDefault="002759C1" w:rsidP="002759C1">
      <w:pPr>
        <w:pStyle w:val="Code"/>
      </w:pPr>
      <w:r w:rsidRPr="00EC76D5">
        <w:t xml:space="preserve">  }</w:t>
      </w:r>
    </w:p>
    <w:p w14:paraId="10819C71" w14:textId="77777777" w:rsidR="002759C1" w:rsidRPr="00EC76D5" w:rsidRDefault="002759C1" w:rsidP="002759C1">
      <w:pPr>
        <w:pStyle w:val="Code"/>
      </w:pPr>
      <w:r w:rsidRPr="00EC76D5">
        <w:t xml:space="preserve">  </w:t>
      </w:r>
    </w:p>
    <w:p w14:paraId="575B527F" w14:textId="77777777" w:rsidR="002759C1" w:rsidRPr="00EC76D5" w:rsidRDefault="002759C1" w:rsidP="002759C1">
      <w:pPr>
        <w:pStyle w:val="Code"/>
      </w:pPr>
      <w:r w:rsidRPr="00EC76D5">
        <w:t xml:space="preserve">  private void addObjectCode(ObjectOperator operator, Object operand1,</w:t>
      </w:r>
    </w:p>
    <w:p w14:paraId="6578BBDC" w14:textId="77777777" w:rsidR="002759C1" w:rsidRPr="00EC76D5" w:rsidRDefault="002759C1" w:rsidP="002759C1">
      <w:pPr>
        <w:pStyle w:val="Code"/>
      </w:pPr>
      <w:r w:rsidRPr="00EC76D5">
        <w:t xml:space="preserve">                        Object operand2, Object operand3, String returnLabel) {</w:t>
      </w:r>
    </w:p>
    <w:p w14:paraId="63CBCC13" w14:textId="77777777" w:rsidR="002759C1" w:rsidRPr="00EC76D5" w:rsidRDefault="002759C1" w:rsidP="002759C1">
      <w:pPr>
        <w:pStyle w:val="Code"/>
      </w:pPr>
      <w:r w:rsidRPr="00EC76D5">
        <w:t xml:space="preserve">    m_objectCodeList.add(new ObjectCode(operator, operand1, operand2,</w:t>
      </w:r>
    </w:p>
    <w:p w14:paraId="1C60D6FC" w14:textId="77777777" w:rsidR="002759C1" w:rsidRPr="00EC76D5" w:rsidRDefault="002759C1" w:rsidP="002759C1">
      <w:pPr>
        <w:pStyle w:val="Code"/>
      </w:pPr>
      <w:r w:rsidRPr="00EC76D5">
        <w:t xml:space="preserve">                                        operand3, returnLabel));</w:t>
      </w:r>
    </w:p>
    <w:p w14:paraId="4A245278" w14:textId="77777777" w:rsidR="002759C1" w:rsidRPr="00EC76D5" w:rsidRDefault="002759C1" w:rsidP="002759C1">
      <w:pPr>
        <w:pStyle w:val="Code"/>
      </w:pPr>
      <w:r w:rsidRPr="00EC76D5">
        <w:t xml:space="preserve">  }</w:t>
      </w:r>
    </w:p>
    <w:p w14:paraId="6E7CA606" w14:textId="77777777" w:rsidR="002759C1" w:rsidRPr="00EC76D5" w:rsidRDefault="002759C1" w:rsidP="002759C1">
      <w:pPr>
        <w:pStyle w:val="Code"/>
      </w:pPr>
      <w:r w:rsidRPr="00EC76D5">
        <w:t xml:space="preserve">  </w:t>
      </w:r>
    </w:p>
    <w:p w14:paraId="3EFA2B9E" w14:textId="77777777" w:rsidR="002759C1" w:rsidRPr="00EC76D5" w:rsidRDefault="002759C1" w:rsidP="002759C1">
      <w:pPr>
        <w:pStyle w:val="Code"/>
      </w:pPr>
      <w:r w:rsidRPr="00EC76D5">
        <w:t xml:space="preserve">  Track setPointerTrack(Symbol addressSymbol, Track track) {</w:t>
      </w:r>
    </w:p>
    <w:p w14:paraId="1E68148F" w14:textId="77777777" w:rsidR="002759C1" w:rsidRPr="00EC76D5" w:rsidRDefault="002759C1" w:rsidP="002759C1">
      <w:pPr>
        <w:pStyle w:val="Code"/>
      </w:pPr>
      <w:r w:rsidRPr="00EC76D5">
        <w:t xml:space="preserve">    if (!track.setPointer()) {</w:t>
      </w:r>
    </w:p>
    <w:p w14:paraId="19E9625B" w14:textId="77777777" w:rsidR="002759C1" w:rsidRPr="00EC76D5" w:rsidRDefault="002759C1" w:rsidP="002759C1">
      <w:pPr>
        <w:pStyle w:val="Code"/>
      </w:pPr>
      <w:r w:rsidRPr="00EC76D5">
        <w:t xml:space="preserve">      m_trackMap.remove(addressSymbol);</w:t>
      </w:r>
    </w:p>
    <w:p w14:paraId="296EFD93" w14:textId="77777777" w:rsidR="002759C1" w:rsidRPr="00EC76D5" w:rsidRDefault="002759C1" w:rsidP="002759C1">
      <w:pPr>
        <w:pStyle w:val="Code"/>
      </w:pPr>
      <w:r w:rsidRPr="00EC76D5">
        <w:t xml:space="preserve">      track.setPointer();</w:t>
      </w:r>
    </w:p>
    <w:p w14:paraId="2202B2F1" w14:textId="77777777" w:rsidR="002759C1" w:rsidRPr="00EC76D5" w:rsidRDefault="002759C1" w:rsidP="002759C1">
      <w:pPr>
        <w:pStyle w:val="Code"/>
      </w:pPr>
      <w:r w:rsidRPr="00EC76D5">
        <w:t xml:space="preserve">    }</w:t>
      </w:r>
    </w:p>
    <w:p w14:paraId="5C97866A" w14:textId="77777777" w:rsidR="002759C1" w:rsidRPr="00EC76D5" w:rsidRDefault="002759C1" w:rsidP="002759C1">
      <w:pPr>
        <w:pStyle w:val="Code"/>
      </w:pPr>
    </w:p>
    <w:p w14:paraId="3C0C798F" w14:textId="77777777" w:rsidR="002759C1" w:rsidRPr="00EC76D5" w:rsidRDefault="002759C1" w:rsidP="002759C1">
      <w:pPr>
        <w:pStyle w:val="Code"/>
      </w:pPr>
      <w:r w:rsidRPr="00EC76D5">
        <w:t xml:space="preserve">    return track;</w:t>
      </w:r>
    </w:p>
    <w:p w14:paraId="45A02FC0" w14:textId="77777777" w:rsidR="002759C1" w:rsidRPr="00EC76D5" w:rsidRDefault="002759C1" w:rsidP="002759C1">
      <w:pPr>
        <w:pStyle w:val="Code"/>
      </w:pPr>
      <w:r w:rsidRPr="00EC76D5">
        <w:t xml:space="preserve">  }</w:t>
      </w:r>
    </w:p>
    <w:p w14:paraId="2D54B98F" w14:textId="77777777" w:rsidR="002759C1" w:rsidRPr="00EC76D5" w:rsidRDefault="002759C1" w:rsidP="002759C1">
      <w:pPr>
        <w:pStyle w:val="Code"/>
      </w:pPr>
    </w:p>
    <w:p w14:paraId="265F7080" w14:textId="77777777" w:rsidR="002759C1" w:rsidRPr="00EC76D5" w:rsidRDefault="002759C1" w:rsidP="002759C1">
      <w:pPr>
        <w:pStyle w:val="Code"/>
      </w:pPr>
      <w:r w:rsidRPr="00EC76D5">
        <w:t xml:space="preserve">  public static Register baseRegister(Symbol symbol) {</w:t>
      </w:r>
    </w:p>
    <w:p w14:paraId="366BB844" w14:textId="77777777" w:rsidR="002759C1" w:rsidRPr="00EC76D5" w:rsidRDefault="002759C1" w:rsidP="002759C1">
      <w:pPr>
        <w:pStyle w:val="Code"/>
      </w:pPr>
      <w:r w:rsidRPr="00EC76D5">
        <w:t xml:space="preserve">    Storage storage = symbol.getStorage();</w:t>
      </w:r>
    </w:p>
    <w:p w14:paraId="5D88D368" w14:textId="77777777" w:rsidR="002759C1" w:rsidRPr="00EC76D5" w:rsidRDefault="002759C1" w:rsidP="002759C1">
      <w:pPr>
        <w:pStyle w:val="Code"/>
      </w:pPr>
      <w:r w:rsidRPr="00EC76D5">
        <w:t xml:space="preserve">    </w:t>
      </w:r>
    </w:p>
    <w:p w14:paraId="65231A4A" w14:textId="77777777" w:rsidR="002759C1" w:rsidRPr="00EC76D5" w:rsidRDefault="002759C1" w:rsidP="002759C1">
      <w:pPr>
        <w:pStyle w:val="Code"/>
      </w:pPr>
      <w:r w:rsidRPr="00EC76D5">
        <w:t xml:space="preserve">    if ((storage == Storage.Auto) || (storage == Storage.Register)) {</w:t>
      </w:r>
    </w:p>
    <w:p w14:paraId="0EB47D1A" w14:textId="77777777" w:rsidR="002759C1" w:rsidRPr="00EC76D5" w:rsidRDefault="002759C1" w:rsidP="002759C1">
      <w:pPr>
        <w:pStyle w:val="Code"/>
      </w:pPr>
      <w:r w:rsidRPr="00EC76D5">
        <w:t xml:space="preserve">      if (Main.FuncSymbol.getType().isEllipse() &amp;&amp; !symbol.isParameter()) {</w:t>
      </w:r>
    </w:p>
    <w:p w14:paraId="3D2FF75B" w14:textId="77777777" w:rsidR="002759C1" w:rsidRPr="00EC76D5" w:rsidRDefault="002759C1" w:rsidP="002759C1">
      <w:pPr>
        <w:pStyle w:val="Code"/>
      </w:pPr>
      <w:r w:rsidRPr="00EC76D5">
        <w:t xml:space="preserve">        return ObjectCode.EllipseRegister;</w:t>
      </w:r>
    </w:p>
    <w:p w14:paraId="74313EA3" w14:textId="77777777" w:rsidR="002759C1" w:rsidRPr="00EC76D5" w:rsidRDefault="002759C1" w:rsidP="002759C1">
      <w:pPr>
        <w:pStyle w:val="Code"/>
      </w:pPr>
      <w:r w:rsidRPr="00EC76D5">
        <w:t xml:space="preserve">      }</w:t>
      </w:r>
    </w:p>
    <w:p w14:paraId="203CF897" w14:textId="77777777" w:rsidR="002759C1" w:rsidRPr="00EC76D5" w:rsidRDefault="002759C1" w:rsidP="002759C1">
      <w:pPr>
        <w:pStyle w:val="Code"/>
      </w:pPr>
      <w:r w:rsidRPr="00EC76D5">
        <w:t xml:space="preserve">      else {</w:t>
      </w:r>
    </w:p>
    <w:p w14:paraId="5E19789E" w14:textId="77777777" w:rsidR="002759C1" w:rsidRPr="00EC76D5" w:rsidRDefault="002759C1" w:rsidP="002759C1">
      <w:pPr>
        <w:pStyle w:val="Code"/>
      </w:pPr>
      <w:r w:rsidRPr="00EC76D5">
        <w:t xml:space="preserve">        return ObjectCode.FrameRegister;</w:t>
      </w:r>
    </w:p>
    <w:p w14:paraId="12353558" w14:textId="77777777" w:rsidR="002759C1" w:rsidRPr="00EC76D5" w:rsidRDefault="002759C1" w:rsidP="002759C1">
      <w:pPr>
        <w:pStyle w:val="Code"/>
      </w:pPr>
      <w:r w:rsidRPr="00EC76D5">
        <w:t xml:space="preserve">      }</w:t>
      </w:r>
    </w:p>
    <w:p w14:paraId="1E4C32AF" w14:textId="77777777" w:rsidR="002759C1" w:rsidRPr="00EC76D5" w:rsidRDefault="002759C1" w:rsidP="002759C1">
      <w:pPr>
        <w:pStyle w:val="Code"/>
      </w:pPr>
      <w:r w:rsidRPr="00EC76D5">
        <w:t xml:space="preserve">    }</w:t>
      </w:r>
    </w:p>
    <w:p w14:paraId="6C412283" w14:textId="77777777" w:rsidR="002759C1" w:rsidRPr="00EC76D5" w:rsidRDefault="002759C1" w:rsidP="002759C1">
      <w:pPr>
        <w:pStyle w:val="Code"/>
      </w:pPr>
      <w:r w:rsidRPr="00EC76D5">
        <w:t xml:space="preserve">    else {</w:t>
      </w:r>
    </w:p>
    <w:p w14:paraId="19D5EB9C" w14:textId="77777777" w:rsidR="002759C1" w:rsidRPr="00EC76D5" w:rsidRDefault="002759C1" w:rsidP="002759C1">
      <w:pPr>
        <w:pStyle w:val="Code"/>
      </w:pPr>
      <w:r w:rsidRPr="00EC76D5">
        <w:t xml:space="preserve">      return null;</w:t>
      </w:r>
    </w:p>
    <w:p w14:paraId="3EBC886D" w14:textId="77777777" w:rsidR="002759C1" w:rsidRPr="00EC76D5" w:rsidRDefault="002759C1" w:rsidP="002759C1">
      <w:pPr>
        <w:pStyle w:val="Code"/>
      </w:pPr>
      <w:r w:rsidRPr="00EC76D5">
        <w:t xml:space="preserve">    }</w:t>
      </w:r>
    </w:p>
    <w:p w14:paraId="61CAA5BF" w14:textId="77777777" w:rsidR="002759C1" w:rsidRPr="00EC76D5" w:rsidRDefault="002759C1" w:rsidP="002759C1">
      <w:pPr>
        <w:pStyle w:val="Code"/>
      </w:pPr>
      <w:r w:rsidRPr="00EC76D5">
        <w:t xml:space="preserve">  }</w:t>
      </w:r>
    </w:p>
    <w:p w14:paraId="36457CA9" w14:textId="77777777" w:rsidR="002759C1" w:rsidRPr="00EC76D5" w:rsidRDefault="002759C1" w:rsidP="002759C1">
      <w:pPr>
        <w:pStyle w:val="Code"/>
      </w:pPr>
    </w:p>
    <w:p w14:paraId="22CC24EE" w14:textId="77777777" w:rsidR="002759C1" w:rsidRPr="00EC76D5" w:rsidRDefault="002759C1" w:rsidP="002759C1">
      <w:pPr>
        <w:pStyle w:val="Code"/>
      </w:pPr>
      <w:r w:rsidRPr="00EC76D5">
        <w:t xml:space="preserve">  public void generateObjectCodeList() {</w:t>
      </w:r>
    </w:p>
    <w:p w14:paraId="0CB18785" w14:textId="77777777" w:rsidR="002759C1" w:rsidRPr="00EC76D5" w:rsidRDefault="002759C1" w:rsidP="002759C1">
      <w:pPr>
        <w:pStyle w:val="Code"/>
      </w:pPr>
      <w:r w:rsidRPr="00EC76D5">
        <w:t xml:space="preserve">    for (int index = 0; index &lt; m_middleCodeList.size(); ++index) {</w:t>
      </w:r>
    </w:p>
    <w:p w14:paraId="11A8B09E" w14:textId="77777777" w:rsidR="002759C1" w:rsidRPr="00EC76D5" w:rsidRDefault="002759C1" w:rsidP="002759C1">
      <w:pPr>
        <w:pStyle w:val="Code"/>
      </w:pPr>
      <w:r w:rsidRPr="00EC76D5">
        <w:t xml:space="preserve">      MiddleCode middleCode = m_middleCodeList.get(index);</w:t>
      </w:r>
    </w:p>
    <w:p w14:paraId="0F8C52D3" w14:textId="77777777" w:rsidR="002759C1" w:rsidRPr="00EC76D5" w:rsidRDefault="002759C1" w:rsidP="002759C1">
      <w:pPr>
        <w:pStyle w:val="Code"/>
      </w:pPr>
      <w:r w:rsidRPr="00EC76D5">
        <w:t xml:space="preserve">      MiddleOperator middleOp = middleCode.getOperator();</w:t>
      </w:r>
    </w:p>
    <w:p w14:paraId="15522FB0" w14:textId="77777777" w:rsidR="002759C1" w:rsidRPr="00EC76D5" w:rsidRDefault="002759C1" w:rsidP="002759C1">
      <w:pPr>
        <w:pStyle w:val="Code"/>
      </w:pPr>
    </w:p>
    <w:p w14:paraId="0CFC2DE9" w14:textId="77777777" w:rsidR="002759C1" w:rsidRPr="00EC76D5" w:rsidRDefault="002759C1" w:rsidP="002759C1">
      <w:pPr>
        <w:pStyle w:val="Code"/>
      </w:pPr>
      <w:r w:rsidRPr="00EC76D5">
        <w:t xml:space="preserve">      m_middleToObjectMap.put(index, m_objectCodeList.size());</w:t>
      </w:r>
    </w:p>
    <w:p w14:paraId="4179F53F" w14:textId="77777777" w:rsidR="002759C1" w:rsidRPr="00EC76D5" w:rsidRDefault="002759C1" w:rsidP="002759C1">
      <w:pPr>
        <w:pStyle w:val="Code"/>
      </w:pPr>
      <w:r w:rsidRPr="00EC76D5">
        <w:t xml:space="preserve">      String middleText = middleCode.toString();</w:t>
      </w:r>
    </w:p>
    <w:p w14:paraId="7EC2552A" w14:textId="77777777" w:rsidR="002759C1" w:rsidRPr="00EC76D5" w:rsidRDefault="002759C1" w:rsidP="002759C1">
      <w:pPr>
        <w:pStyle w:val="Code"/>
      </w:pPr>
      <w:r w:rsidRPr="00EC76D5">
        <w:lastRenderedPageBreak/>
        <w:t xml:space="preserve">      </w:t>
      </w:r>
    </w:p>
    <w:p w14:paraId="004A1FF4" w14:textId="77777777" w:rsidR="002759C1" w:rsidRPr="00EC76D5" w:rsidRDefault="002759C1" w:rsidP="002759C1">
      <w:pPr>
        <w:pStyle w:val="Code"/>
      </w:pPr>
      <w:r w:rsidRPr="00EC76D5">
        <w:t xml:space="preserve">      if (middleCode.getOperator() == MiddleOperator.FunctionStart) {</w:t>
      </w:r>
    </w:p>
    <w:p w14:paraId="36B87223" w14:textId="77777777" w:rsidR="002759C1" w:rsidRPr="00EC76D5" w:rsidRDefault="002759C1" w:rsidP="002759C1">
      <w:pPr>
        <w:pStyle w:val="Code"/>
      </w:pPr>
      <w:r w:rsidRPr="00EC76D5">
        <w:t xml:space="preserve">        middleText += ", " + Main.CurrentTable.toString();</w:t>
      </w:r>
    </w:p>
    <w:p w14:paraId="5CFF7FC8" w14:textId="77777777" w:rsidR="002759C1" w:rsidRPr="00EC76D5" w:rsidRDefault="002759C1" w:rsidP="002759C1">
      <w:pPr>
        <w:pStyle w:val="Code"/>
      </w:pPr>
      <w:r w:rsidRPr="00EC76D5">
        <w:t xml:space="preserve">      }</w:t>
      </w:r>
    </w:p>
    <w:p w14:paraId="50D6066E" w14:textId="77777777" w:rsidR="002759C1" w:rsidRPr="00EC76D5" w:rsidRDefault="002759C1" w:rsidP="002759C1">
      <w:pPr>
        <w:pStyle w:val="Code"/>
      </w:pPr>
    </w:p>
    <w:p w14:paraId="3DC17D95" w14:textId="77777777" w:rsidR="002759C1" w:rsidRPr="00EC76D5" w:rsidRDefault="002759C1" w:rsidP="002759C1">
      <w:pPr>
        <w:pStyle w:val="Code"/>
      </w:pPr>
      <w:r w:rsidRPr="00EC76D5">
        <w:t xml:space="preserve">      if (middleCode.isLeader()) {</w:t>
      </w:r>
    </w:p>
    <w:p w14:paraId="42FB8BE1" w14:textId="77777777" w:rsidR="002759C1" w:rsidRPr="00EC76D5" w:rsidRDefault="002759C1" w:rsidP="002759C1">
      <w:pPr>
        <w:pStyle w:val="Code"/>
      </w:pPr>
      <w:r w:rsidRPr="00EC76D5">
        <w:t xml:space="preserve">        middleText += " (leader)";</w:t>
      </w:r>
    </w:p>
    <w:p w14:paraId="47320CE8" w14:textId="77777777" w:rsidR="002759C1" w:rsidRPr="00EC76D5" w:rsidRDefault="002759C1" w:rsidP="002759C1">
      <w:pPr>
        <w:pStyle w:val="Code"/>
      </w:pPr>
      <w:r w:rsidRPr="00EC76D5">
        <w:t xml:space="preserve">      }</w:t>
      </w:r>
    </w:p>
    <w:p w14:paraId="6625F5C6" w14:textId="77777777" w:rsidR="002759C1" w:rsidRPr="00EC76D5" w:rsidRDefault="002759C1" w:rsidP="002759C1">
      <w:pPr>
        <w:pStyle w:val="Code"/>
      </w:pPr>
    </w:p>
    <w:p w14:paraId="5952906F" w14:textId="77777777" w:rsidR="002759C1" w:rsidRPr="00EC76D5" w:rsidRDefault="002759C1" w:rsidP="002759C1">
      <w:pPr>
        <w:pStyle w:val="Code"/>
      </w:pPr>
      <w:r w:rsidRPr="00EC76D5">
        <w:t xml:space="preserve">      String label = Main.FuncSymbol.getUniqueName() +</w:t>
      </w:r>
    </w:p>
    <w:p w14:paraId="4F7BD48E" w14:textId="77777777" w:rsidR="002759C1" w:rsidRPr="00EC76D5" w:rsidRDefault="002759C1" w:rsidP="002759C1">
      <w:pPr>
        <w:pStyle w:val="Code"/>
      </w:pPr>
      <w:r w:rsidRPr="00EC76D5">
        <w:t xml:space="preserve">                     ((index &gt; 0) ? (Main.SeparatorId + index) : "");</w:t>
      </w:r>
    </w:p>
    <w:p w14:paraId="5C962A72" w14:textId="77777777" w:rsidR="002759C1" w:rsidRPr="00EC76D5" w:rsidRDefault="002759C1" w:rsidP="002759C1">
      <w:pPr>
        <w:pStyle w:val="Code"/>
      </w:pPr>
      <w:r w:rsidRPr="00EC76D5">
        <w:t xml:space="preserve">      addObjectCode(ObjectOperator.label, label, middleText, null);</w:t>
      </w:r>
    </w:p>
    <w:p w14:paraId="07E72F9C" w14:textId="77777777" w:rsidR="002759C1" w:rsidRPr="00EC76D5" w:rsidRDefault="002759C1" w:rsidP="002759C1">
      <w:pPr>
        <w:pStyle w:val="Code"/>
      </w:pPr>
    </w:p>
    <w:p w14:paraId="4B1A1F21" w14:textId="77777777" w:rsidR="002759C1" w:rsidRPr="00EC76D5" w:rsidRDefault="002759C1" w:rsidP="002759C1">
      <w:pPr>
        <w:pStyle w:val="Code"/>
      </w:pPr>
      <w:r w:rsidRPr="00EC76D5">
        <w:t xml:space="preserve">      switch (middleOp) {</w:t>
      </w:r>
    </w:p>
    <w:p w14:paraId="44291C51" w14:textId="77777777" w:rsidR="002759C1" w:rsidRPr="00EC76D5" w:rsidRDefault="002759C1" w:rsidP="002759C1">
      <w:pPr>
        <w:pStyle w:val="Code"/>
      </w:pPr>
      <w:r w:rsidRPr="00EC76D5">
        <w:t xml:space="preserve">        case Address:</w:t>
      </w:r>
    </w:p>
    <w:p w14:paraId="78301568" w14:textId="77777777" w:rsidR="002759C1" w:rsidRPr="00EC76D5" w:rsidRDefault="002759C1" w:rsidP="002759C1">
      <w:pPr>
        <w:pStyle w:val="Code"/>
      </w:pPr>
      <w:r w:rsidRPr="00EC76D5">
        <w:t xml:space="preserve">        case Dot:</w:t>
      </w:r>
    </w:p>
    <w:p w14:paraId="67B229A5" w14:textId="77777777" w:rsidR="002759C1" w:rsidRPr="00EC76D5" w:rsidRDefault="002759C1" w:rsidP="002759C1">
      <w:pPr>
        <w:pStyle w:val="Code"/>
      </w:pPr>
      <w:r w:rsidRPr="00EC76D5">
        <w:t xml:space="preserve">          generateMemory(middleCode);</w:t>
      </w:r>
    </w:p>
    <w:p w14:paraId="38F48A50" w14:textId="77777777" w:rsidR="002759C1" w:rsidRPr="00EC76D5" w:rsidRDefault="002759C1" w:rsidP="002759C1">
      <w:pPr>
        <w:pStyle w:val="Code"/>
      </w:pPr>
      <w:r w:rsidRPr="00EC76D5">
        <w:t xml:space="preserve">          break;</w:t>
      </w:r>
    </w:p>
    <w:p w14:paraId="186B0412" w14:textId="77777777" w:rsidR="002759C1" w:rsidRPr="00EC76D5" w:rsidRDefault="002759C1" w:rsidP="002759C1">
      <w:pPr>
        <w:pStyle w:val="Code"/>
      </w:pPr>
    </w:p>
    <w:p w14:paraId="5C87D452" w14:textId="52D8E75B" w:rsidR="002759C1" w:rsidRPr="00EC76D5" w:rsidRDefault="002759C1" w:rsidP="002759C1">
      <w:pPr>
        <w:pStyle w:val="Code"/>
      </w:pPr>
      <w:r w:rsidRPr="00EC76D5">
        <w:t xml:space="preserve">        case </w:t>
      </w:r>
      <w:r w:rsidR="00B02345">
        <w:t>Dereference</w:t>
      </w:r>
      <w:r w:rsidRPr="00EC76D5">
        <w:t>:</w:t>
      </w:r>
    </w:p>
    <w:p w14:paraId="61E926F4" w14:textId="77777777" w:rsidR="002759C1" w:rsidRPr="00EC76D5" w:rsidRDefault="002759C1" w:rsidP="002759C1">
      <w:pPr>
        <w:pStyle w:val="Code"/>
      </w:pPr>
      <w:r w:rsidRPr="00EC76D5">
        <w:t xml:space="preserve">        case Arrow:</w:t>
      </w:r>
    </w:p>
    <w:p w14:paraId="48883E53" w14:textId="77777777" w:rsidR="002759C1" w:rsidRPr="00EC76D5" w:rsidRDefault="002759C1" w:rsidP="002759C1">
      <w:pPr>
        <w:pStyle w:val="Code"/>
      </w:pPr>
      <w:r w:rsidRPr="00EC76D5">
        <w:t xml:space="preserve">        case Index: {</w:t>
      </w:r>
    </w:p>
    <w:p w14:paraId="2DCBCE45" w14:textId="77777777" w:rsidR="002759C1" w:rsidRPr="00EC76D5" w:rsidRDefault="002759C1" w:rsidP="002759C1">
      <w:pPr>
        <w:pStyle w:val="Code"/>
      </w:pPr>
      <w:r w:rsidRPr="00EC76D5">
        <w:t xml:space="preserve">            Symbol resultSymbol = (Symbol) middleCode.getOperand(2);</w:t>
      </w:r>
    </w:p>
    <w:p w14:paraId="7EB4F7EB" w14:textId="77777777" w:rsidR="002759C1" w:rsidRPr="00EC76D5" w:rsidRDefault="002759C1" w:rsidP="002759C1">
      <w:pPr>
        <w:pStyle w:val="Code"/>
      </w:pPr>
      <w:r w:rsidRPr="00EC76D5">
        <w:t xml:space="preserve">            </w:t>
      </w:r>
    </w:p>
    <w:p w14:paraId="7F97DDD1" w14:textId="77777777" w:rsidR="002759C1" w:rsidRPr="00EC76D5" w:rsidRDefault="002759C1" w:rsidP="002759C1">
      <w:pPr>
        <w:pStyle w:val="Code"/>
      </w:pPr>
      <w:r w:rsidRPr="00EC76D5">
        <w:t xml:space="preserve">            if (resultSymbol.getType().isIntegralOrPointer()) {</w:t>
      </w:r>
    </w:p>
    <w:p w14:paraId="0025870D" w14:textId="77777777" w:rsidR="002759C1" w:rsidRPr="00EC76D5" w:rsidRDefault="002759C1" w:rsidP="002759C1">
      <w:pPr>
        <w:pStyle w:val="Code"/>
      </w:pPr>
      <w:r w:rsidRPr="00EC76D5">
        <w:t xml:space="preserve">              generateIntegral(middleCode, index);</w:t>
      </w:r>
    </w:p>
    <w:p w14:paraId="3ABAB565" w14:textId="77777777" w:rsidR="002759C1" w:rsidRPr="00EC76D5" w:rsidRDefault="002759C1" w:rsidP="002759C1">
      <w:pPr>
        <w:pStyle w:val="Code"/>
      </w:pPr>
      <w:r w:rsidRPr="00EC76D5">
        <w:t xml:space="preserve">            }</w:t>
      </w:r>
    </w:p>
    <w:p w14:paraId="27CDBBF6" w14:textId="77777777" w:rsidR="002759C1" w:rsidRPr="00EC76D5" w:rsidRDefault="002759C1" w:rsidP="002759C1">
      <w:pPr>
        <w:pStyle w:val="Code"/>
      </w:pPr>
      <w:r w:rsidRPr="00EC76D5">
        <w:t xml:space="preserve">            else {</w:t>
      </w:r>
    </w:p>
    <w:p w14:paraId="1AB08D2F" w14:textId="77777777" w:rsidR="002759C1" w:rsidRPr="00EC76D5" w:rsidRDefault="002759C1" w:rsidP="002759C1">
      <w:pPr>
        <w:pStyle w:val="Code"/>
      </w:pPr>
      <w:r w:rsidRPr="00EC76D5">
        <w:t xml:space="preserve">              generateMemory(middleCode);</w:t>
      </w:r>
    </w:p>
    <w:p w14:paraId="0224FC20" w14:textId="77777777" w:rsidR="002759C1" w:rsidRPr="00EC76D5" w:rsidRDefault="002759C1" w:rsidP="002759C1">
      <w:pPr>
        <w:pStyle w:val="Code"/>
      </w:pPr>
      <w:r w:rsidRPr="00EC76D5">
        <w:t xml:space="preserve">            }</w:t>
      </w:r>
    </w:p>
    <w:p w14:paraId="5FE90601" w14:textId="77777777" w:rsidR="002759C1" w:rsidRPr="00EC76D5" w:rsidRDefault="002759C1" w:rsidP="002759C1">
      <w:pPr>
        <w:pStyle w:val="Code"/>
      </w:pPr>
      <w:r w:rsidRPr="00EC76D5">
        <w:t xml:space="preserve">          }</w:t>
      </w:r>
    </w:p>
    <w:p w14:paraId="09983EEB" w14:textId="77777777" w:rsidR="002759C1" w:rsidRPr="00EC76D5" w:rsidRDefault="002759C1" w:rsidP="002759C1">
      <w:pPr>
        <w:pStyle w:val="Code"/>
      </w:pPr>
      <w:r w:rsidRPr="00EC76D5">
        <w:t xml:space="preserve">          break;</w:t>
      </w:r>
    </w:p>
    <w:p w14:paraId="30B26CBA" w14:textId="77777777" w:rsidR="002759C1" w:rsidRPr="00EC76D5" w:rsidRDefault="002759C1" w:rsidP="002759C1">
      <w:pPr>
        <w:pStyle w:val="Code"/>
      </w:pPr>
    </w:p>
    <w:p w14:paraId="4801ED9E" w14:textId="77777777" w:rsidR="002759C1" w:rsidRPr="00EC76D5" w:rsidRDefault="002759C1" w:rsidP="002759C1">
      <w:pPr>
        <w:pStyle w:val="Code"/>
      </w:pPr>
      <w:r w:rsidRPr="00EC76D5">
        <w:t xml:space="preserve">        case FunctionStart:</w:t>
      </w:r>
    </w:p>
    <w:p w14:paraId="0D059C45" w14:textId="77777777" w:rsidR="002759C1" w:rsidRPr="00EC76D5" w:rsidRDefault="002759C1" w:rsidP="002759C1">
      <w:pPr>
        <w:pStyle w:val="Code"/>
      </w:pPr>
      <w:r w:rsidRPr="00EC76D5">
        <w:t xml:space="preserve">        case FunctionEnd:</w:t>
      </w:r>
    </w:p>
    <w:p w14:paraId="2B48BCB0" w14:textId="77777777" w:rsidR="002759C1" w:rsidRPr="00EC76D5" w:rsidRDefault="002759C1" w:rsidP="002759C1">
      <w:pPr>
        <w:pStyle w:val="Code"/>
      </w:pPr>
      <w:r w:rsidRPr="00EC76D5">
        <w:t xml:space="preserve">        case Call:</w:t>
      </w:r>
    </w:p>
    <w:p w14:paraId="207B7991" w14:textId="77777777" w:rsidR="002759C1" w:rsidRPr="00EC76D5" w:rsidRDefault="002759C1" w:rsidP="002759C1">
      <w:pPr>
        <w:pStyle w:val="Code"/>
      </w:pPr>
      <w:r w:rsidRPr="00EC76D5">
        <w:t xml:space="preserve">        case Return:</w:t>
      </w:r>
    </w:p>
    <w:p w14:paraId="3BF36A0C" w14:textId="77777777" w:rsidR="002759C1" w:rsidRPr="00EC76D5" w:rsidRDefault="002759C1" w:rsidP="002759C1">
      <w:pPr>
        <w:pStyle w:val="Code"/>
      </w:pPr>
      <w:r w:rsidRPr="00EC76D5">
        <w:t xml:space="preserve">        case Goto:</w:t>
      </w:r>
    </w:p>
    <w:p w14:paraId="043814F2" w14:textId="77777777" w:rsidR="002759C1" w:rsidRPr="00EC76D5" w:rsidRDefault="002759C1" w:rsidP="002759C1">
      <w:pPr>
        <w:pStyle w:val="Code"/>
      </w:pPr>
      <w:r w:rsidRPr="00EC76D5">
        <w:t xml:space="preserve">        case Empty:</w:t>
      </w:r>
    </w:p>
    <w:p w14:paraId="76883F6F" w14:textId="77777777" w:rsidR="002759C1" w:rsidRPr="00EC76D5" w:rsidRDefault="002759C1" w:rsidP="002759C1">
      <w:pPr>
        <w:pStyle w:val="Code"/>
      </w:pPr>
      <w:r w:rsidRPr="00EC76D5">
        <w:t xml:space="preserve">          generateFunction(middleCode, index);</w:t>
      </w:r>
    </w:p>
    <w:p w14:paraId="63F67604" w14:textId="77777777" w:rsidR="002759C1" w:rsidRPr="00EC76D5" w:rsidRDefault="002759C1" w:rsidP="002759C1">
      <w:pPr>
        <w:pStyle w:val="Code"/>
      </w:pPr>
      <w:r w:rsidRPr="00EC76D5">
        <w:t xml:space="preserve">          break;</w:t>
      </w:r>
    </w:p>
    <w:p w14:paraId="011A587D" w14:textId="77777777" w:rsidR="002759C1" w:rsidRPr="00EC76D5" w:rsidRDefault="002759C1" w:rsidP="002759C1">
      <w:pPr>
        <w:pStyle w:val="Code"/>
      </w:pPr>
    </w:p>
    <w:p w14:paraId="6AC16F80" w14:textId="77777777" w:rsidR="002759C1" w:rsidRPr="00EC76D5" w:rsidRDefault="002759C1" w:rsidP="002759C1">
      <w:pPr>
        <w:pStyle w:val="Code"/>
      </w:pPr>
      <w:r w:rsidRPr="00EC76D5">
        <w:t xml:space="preserve">        case FloatingToFloating:</w:t>
      </w:r>
    </w:p>
    <w:p w14:paraId="19DF7545" w14:textId="77777777" w:rsidR="002759C1" w:rsidRPr="00EC76D5" w:rsidRDefault="002759C1" w:rsidP="002759C1">
      <w:pPr>
        <w:pStyle w:val="Code"/>
      </w:pPr>
      <w:r w:rsidRPr="00EC76D5">
        <w:t xml:space="preserve">        case IntegralToIntegral:</w:t>
      </w:r>
    </w:p>
    <w:p w14:paraId="2CA288FF" w14:textId="77777777" w:rsidR="002759C1" w:rsidRPr="00EC76D5" w:rsidRDefault="002759C1" w:rsidP="002759C1">
      <w:pPr>
        <w:pStyle w:val="Code"/>
      </w:pPr>
      <w:r w:rsidRPr="00EC76D5">
        <w:t xml:space="preserve">        case FloatingToIntegral:</w:t>
      </w:r>
    </w:p>
    <w:p w14:paraId="726E6990" w14:textId="77777777" w:rsidR="002759C1" w:rsidRPr="00EC76D5" w:rsidRDefault="002759C1" w:rsidP="002759C1">
      <w:pPr>
        <w:pStyle w:val="Code"/>
      </w:pPr>
      <w:r w:rsidRPr="00EC76D5">
        <w:t xml:space="preserve">          generateConvert(middleCode, index);</w:t>
      </w:r>
    </w:p>
    <w:p w14:paraId="10D4ABBB" w14:textId="77777777" w:rsidR="002759C1" w:rsidRPr="00EC76D5" w:rsidRDefault="002759C1" w:rsidP="002759C1">
      <w:pPr>
        <w:pStyle w:val="Code"/>
      </w:pPr>
      <w:r w:rsidRPr="00EC76D5">
        <w:t xml:space="preserve">          break;</w:t>
      </w:r>
    </w:p>
    <w:p w14:paraId="49CCE67F" w14:textId="77777777" w:rsidR="002759C1" w:rsidRPr="00EC76D5" w:rsidRDefault="002759C1" w:rsidP="002759C1">
      <w:pPr>
        <w:pStyle w:val="Code"/>
      </w:pPr>
    </w:p>
    <w:p w14:paraId="54B36D81" w14:textId="77777777" w:rsidR="002759C1" w:rsidRPr="00EC76D5" w:rsidRDefault="002759C1" w:rsidP="002759C1">
      <w:pPr>
        <w:pStyle w:val="Code"/>
      </w:pPr>
      <w:r w:rsidRPr="00EC76D5">
        <w:t xml:space="preserve">        case Exit:</w:t>
      </w:r>
    </w:p>
    <w:p w14:paraId="027CBFC4" w14:textId="77777777" w:rsidR="002759C1" w:rsidRPr="00EC76D5" w:rsidRDefault="002759C1" w:rsidP="002759C1">
      <w:pPr>
        <w:pStyle w:val="Code"/>
      </w:pPr>
      <w:r w:rsidRPr="00EC76D5">
        <w:t xml:space="preserve">        case LoadToRegister:</w:t>
      </w:r>
    </w:p>
    <w:p w14:paraId="06D563C6" w14:textId="77777777" w:rsidR="002759C1" w:rsidRPr="00EC76D5" w:rsidRDefault="002759C1" w:rsidP="002759C1">
      <w:pPr>
        <w:pStyle w:val="Code"/>
      </w:pPr>
      <w:r w:rsidRPr="00EC76D5">
        <w:t xml:space="preserve">        case SaveFromRegister:</w:t>
      </w:r>
    </w:p>
    <w:p w14:paraId="436164CB" w14:textId="77777777" w:rsidR="002759C1" w:rsidRPr="00EC76D5" w:rsidRDefault="002759C1" w:rsidP="002759C1">
      <w:pPr>
        <w:pStyle w:val="Code"/>
      </w:pPr>
      <w:r w:rsidRPr="00EC76D5">
        <w:t xml:space="preserve">        case SaveFromFlagByte:</w:t>
      </w:r>
    </w:p>
    <w:p w14:paraId="0A64A39F" w14:textId="77777777" w:rsidR="002759C1" w:rsidRPr="00EC76D5" w:rsidRDefault="002759C1" w:rsidP="002759C1">
      <w:pPr>
        <w:pStyle w:val="Code"/>
      </w:pPr>
      <w:r w:rsidRPr="00EC76D5">
        <w:t xml:space="preserve">        case JumpRegister:</w:t>
      </w:r>
    </w:p>
    <w:p w14:paraId="51E5B3D2" w14:textId="77777777" w:rsidR="002759C1" w:rsidRPr="00EC76D5" w:rsidRDefault="002759C1" w:rsidP="002759C1">
      <w:pPr>
        <w:pStyle w:val="Code"/>
      </w:pPr>
      <w:r w:rsidRPr="00EC76D5">
        <w:t xml:space="preserve">        case Interrupt:</w:t>
      </w:r>
    </w:p>
    <w:p w14:paraId="74306DCE" w14:textId="77777777" w:rsidR="002759C1" w:rsidRPr="00EC76D5" w:rsidRDefault="002759C1" w:rsidP="002759C1">
      <w:pPr>
        <w:pStyle w:val="Code"/>
      </w:pPr>
      <w:r w:rsidRPr="00EC76D5">
        <w:t xml:space="preserve">          generateIntegral(middleCode, index);</w:t>
      </w:r>
    </w:p>
    <w:p w14:paraId="00F174F8" w14:textId="77777777" w:rsidR="002759C1" w:rsidRPr="00EC76D5" w:rsidRDefault="002759C1" w:rsidP="002759C1">
      <w:pPr>
        <w:pStyle w:val="Code"/>
      </w:pPr>
      <w:r w:rsidRPr="00EC76D5">
        <w:t xml:space="preserve">          break;</w:t>
      </w:r>
    </w:p>
    <w:p w14:paraId="4A210EC2" w14:textId="77777777" w:rsidR="002759C1" w:rsidRPr="00EC76D5" w:rsidRDefault="002759C1" w:rsidP="002759C1">
      <w:pPr>
        <w:pStyle w:val="Code"/>
      </w:pPr>
    </w:p>
    <w:p w14:paraId="713FF8F3" w14:textId="77777777" w:rsidR="002759C1" w:rsidRPr="00EC76D5" w:rsidRDefault="002759C1" w:rsidP="002759C1">
      <w:pPr>
        <w:pStyle w:val="Code"/>
      </w:pPr>
      <w:r w:rsidRPr="00EC76D5">
        <w:lastRenderedPageBreak/>
        <w:t xml:space="preserve">        case ClearRegisters:</w:t>
      </w:r>
    </w:p>
    <w:p w14:paraId="3E3E6ABA" w14:textId="77777777" w:rsidR="002759C1" w:rsidRPr="00EC76D5" w:rsidRDefault="002759C1" w:rsidP="002759C1">
      <w:pPr>
        <w:pStyle w:val="Code"/>
      </w:pPr>
      <w:r w:rsidRPr="00EC76D5">
        <w:t xml:space="preserve">          break;</w:t>
      </w:r>
    </w:p>
    <w:p w14:paraId="7B914380" w14:textId="77777777" w:rsidR="002759C1" w:rsidRPr="00EC76D5" w:rsidRDefault="002759C1" w:rsidP="002759C1">
      <w:pPr>
        <w:pStyle w:val="Code"/>
      </w:pPr>
      <w:r w:rsidRPr="00EC76D5">
        <w:t xml:space="preserve">          </w:t>
      </w:r>
    </w:p>
    <w:p w14:paraId="0ED76EDA" w14:textId="77777777" w:rsidR="002759C1" w:rsidRPr="00EC76D5" w:rsidRDefault="002759C1" w:rsidP="002759C1">
      <w:pPr>
        <w:pStyle w:val="Code"/>
      </w:pPr>
      <w:r w:rsidRPr="00EC76D5">
        <w:t xml:space="preserve">        case PushFloat:</w:t>
      </w:r>
    </w:p>
    <w:p w14:paraId="79C463A7" w14:textId="77777777" w:rsidR="002759C1" w:rsidRPr="00EC76D5" w:rsidRDefault="002759C1" w:rsidP="002759C1">
      <w:pPr>
        <w:pStyle w:val="Code"/>
      </w:pPr>
      <w:r w:rsidRPr="00EC76D5">
        <w:t xml:space="preserve">        case PopFloat:</w:t>
      </w:r>
    </w:p>
    <w:p w14:paraId="7E30024A" w14:textId="77777777" w:rsidR="002759C1" w:rsidRPr="00EC76D5" w:rsidRDefault="002759C1" w:rsidP="002759C1">
      <w:pPr>
        <w:pStyle w:val="Code"/>
      </w:pPr>
      <w:r w:rsidRPr="00EC76D5">
        <w:t xml:space="preserve">        case TopFloat:</w:t>
      </w:r>
    </w:p>
    <w:p w14:paraId="12D4BE35" w14:textId="77777777" w:rsidR="002759C1" w:rsidRPr="00EC76D5" w:rsidRDefault="002759C1" w:rsidP="002759C1">
      <w:pPr>
        <w:pStyle w:val="Code"/>
      </w:pPr>
      <w:r w:rsidRPr="00EC76D5">
        <w:t xml:space="preserve">        case CheckReturnValue1:          </w:t>
      </w:r>
    </w:p>
    <w:p w14:paraId="0691AB55" w14:textId="77777777" w:rsidR="002759C1" w:rsidRPr="00EC76D5" w:rsidRDefault="002759C1" w:rsidP="002759C1">
      <w:pPr>
        <w:pStyle w:val="Code"/>
      </w:pPr>
      <w:r w:rsidRPr="00EC76D5">
        <w:t xml:space="preserve">        case CheckReturnValue2:</w:t>
      </w:r>
    </w:p>
    <w:p w14:paraId="1D669893" w14:textId="77777777" w:rsidR="002759C1" w:rsidRPr="00EC76D5" w:rsidRDefault="002759C1" w:rsidP="002759C1">
      <w:pPr>
        <w:pStyle w:val="Code"/>
      </w:pPr>
      <w:r w:rsidRPr="00EC76D5">
        <w:t xml:space="preserve">        case CheckReturnValue3:          </w:t>
      </w:r>
    </w:p>
    <w:p w14:paraId="03F7F7D4" w14:textId="77777777" w:rsidR="002759C1" w:rsidRPr="00EC76D5" w:rsidRDefault="002759C1" w:rsidP="002759C1">
      <w:pPr>
        <w:pStyle w:val="Code"/>
      </w:pPr>
      <w:r w:rsidRPr="00EC76D5">
        <w:t xml:space="preserve">          generateFloating(middleCode, index);</w:t>
      </w:r>
    </w:p>
    <w:p w14:paraId="5AEB2AE0" w14:textId="77777777" w:rsidR="002759C1" w:rsidRPr="00EC76D5" w:rsidRDefault="002759C1" w:rsidP="002759C1">
      <w:pPr>
        <w:pStyle w:val="Code"/>
      </w:pPr>
      <w:r w:rsidRPr="00EC76D5">
        <w:t xml:space="preserve">          break;</w:t>
      </w:r>
    </w:p>
    <w:p w14:paraId="0AD8A952" w14:textId="77777777" w:rsidR="002759C1" w:rsidRPr="00EC76D5" w:rsidRDefault="002759C1" w:rsidP="002759C1">
      <w:pPr>
        <w:pStyle w:val="Code"/>
      </w:pPr>
    </w:p>
    <w:p w14:paraId="34E46F61" w14:textId="77777777" w:rsidR="002759C1" w:rsidRPr="00EC76D5" w:rsidRDefault="002759C1" w:rsidP="002759C1">
      <w:pPr>
        <w:pStyle w:val="Code"/>
      </w:pPr>
      <w:r w:rsidRPr="00EC76D5">
        <w:t xml:space="preserve">        case PrefixIncrement:</w:t>
      </w:r>
    </w:p>
    <w:p w14:paraId="3A91A5BE" w14:textId="77777777" w:rsidR="002759C1" w:rsidRPr="00EC76D5" w:rsidRDefault="002759C1" w:rsidP="002759C1">
      <w:pPr>
        <w:pStyle w:val="Code"/>
      </w:pPr>
      <w:r w:rsidRPr="00EC76D5">
        <w:t xml:space="preserve">        case PrefixDecrement:</w:t>
      </w:r>
    </w:p>
    <w:p w14:paraId="00904B22" w14:textId="77777777" w:rsidR="002759C1" w:rsidRPr="00EC76D5" w:rsidRDefault="002759C1" w:rsidP="002759C1">
      <w:pPr>
        <w:pStyle w:val="Code"/>
      </w:pPr>
      <w:r w:rsidRPr="00EC76D5">
        <w:t xml:space="preserve">        case PostfixIncrement:</w:t>
      </w:r>
    </w:p>
    <w:p w14:paraId="3A9F1A6A" w14:textId="77777777" w:rsidR="002759C1" w:rsidRPr="00EC76D5" w:rsidRDefault="002759C1" w:rsidP="002759C1">
      <w:pPr>
        <w:pStyle w:val="Code"/>
      </w:pPr>
      <w:r w:rsidRPr="00EC76D5">
        <w:t xml:space="preserve">        case PostfixDecrement: {</w:t>
      </w:r>
    </w:p>
    <w:p w14:paraId="04C51DCB" w14:textId="77777777" w:rsidR="002759C1" w:rsidRPr="00EC76D5" w:rsidRDefault="002759C1" w:rsidP="002759C1">
      <w:pPr>
        <w:pStyle w:val="Code"/>
      </w:pPr>
      <w:r w:rsidRPr="00EC76D5">
        <w:t xml:space="preserve">              Symbol incSymbol = (Symbol) middleCode.getOperand(3);</w:t>
      </w:r>
    </w:p>
    <w:p w14:paraId="1914A60D" w14:textId="77777777" w:rsidR="002759C1" w:rsidRPr="00EC76D5" w:rsidRDefault="002759C1" w:rsidP="002759C1">
      <w:pPr>
        <w:pStyle w:val="Code"/>
      </w:pPr>
    </w:p>
    <w:p w14:paraId="48330821" w14:textId="77777777" w:rsidR="002759C1" w:rsidRPr="00EC76D5" w:rsidRDefault="002759C1" w:rsidP="002759C1">
      <w:pPr>
        <w:pStyle w:val="Code"/>
      </w:pPr>
      <w:r w:rsidRPr="00EC76D5">
        <w:t xml:space="preserve">              if (incSymbol.getType().isIntegralOrPointer()) {</w:t>
      </w:r>
    </w:p>
    <w:p w14:paraId="68CBB7CC" w14:textId="77777777" w:rsidR="002759C1" w:rsidRPr="00EC76D5" w:rsidRDefault="002759C1" w:rsidP="002759C1">
      <w:pPr>
        <w:pStyle w:val="Code"/>
      </w:pPr>
      <w:r w:rsidRPr="00EC76D5">
        <w:t xml:space="preserve">                generateIntegral(middleCode, index);</w:t>
      </w:r>
    </w:p>
    <w:p w14:paraId="6A56F6D5" w14:textId="77777777" w:rsidR="002759C1" w:rsidRPr="00EC76D5" w:rsidRDefault="002759C1" w:rsidP="002759C1">
      <w:pPr>
        <w:pStyle w:val="Code"/>
      </w:pPr>
      <w:r w:rsidRPr="00EC76D5">
        <w:t xml:space="preserve">              }</w:t>
      </w:r>
    </w:p>
    <w:p w14:paraId="25482E89" w14:textId="77777777" w:rsidR="002759C1" w:rsidRPr="00EC76D5" w:rsidRDefault="002759C1" w:rsidP="002759C1">
      <w:pPr>
        <w:pStyle w:val="Code"/>
      </w:pPr>
      <w:r w:rsidRPr="00EC76D5">
        <w:t xml:space="preserve">              else  {</w:t>
      </w:r>
    </w:p>
    <w:p w14:paraId="5D2DF97C" w14:textId="77777777" w:rsidR="002759C1" w:rsidRPr="00EC76D5" w:rsidRDefault="002759C1" w:rsidP="002759C1">
      <w:pPr>
        <w:pStyle w:val="Code"/>
      </w:pPr>
      <w:r w:rsidRPr="00EC76D5">
        <w:t xml:space="preserve">                generateFloating(middleCode, index);</w:t>
      </w:r>
    </w:p>
    <w:p w14:paraId="47C90155" w14:textId="77777777" w:rsidR="002759C1" w:rsidRPr="00EC76D5" w:rsidRDefault="002759C1" w:rsidP="002759C1">
      <w:pPr>
        <w:pStyle w:val="Code"/>
      </w:pPr>
      <w:r w:rsidRPr="00EC76D5">
        <w:t xml:space="preserve">              }</w:t>
      </w:r>
    </w:p>
    <w:p w14:paraId="0544FA51" w14:textId="77777777" w:rsidR="002759C1" w:rsidRPr="00EC76D5" w:rsidRDefault="002759C1" w:rsidP="002759C1">
      <w:pPr>
        <w:pStyle w:val="Code"/>
      </w:pPr>
      <w:r w:rsidRPr="00EC76D5">
        <w:t xml:space="preserve">            }</w:t>
      </w:r>
    </w:p>
    <w:p w14:paraId="4243A023" w14:textId="77777777" w:rsidR="002759C1" w:rsidRPr="00EC76D5" w:rsidRDefault="002759C1" w:rsidP="002759C1">
      <w:pPr>
        <w:pStyle w:val="Code"/>
      </w:pPr>
      <w:r w:rsidRPr="00EC76D5">
        <w:t xml:space="preserve">            break;</w:t>
      </w:r>
    </w:p>
    <w:p w14:paraId="376326B9" w14:textId="77777777" w:rsidR="002759C1" w:rsidRPr="00EC76D5" w:rsidRDefault="002759C1" w:rsidP="002759C1">
      <w:pPr>
        <w:pStyle w:val="Code"/>
      </w:pPr>
      <w:r w:rsidRPr="00EC76D5">
        <w:t xml:space="preserve">          </w:t>
      </w:r>
    </w:p>
    <w:p w14:paraId="71D15009" w14:textId="77777777" w:rsidR="002759C1" w:rsidRPr="00EC76D5" w:rsidRDefault="002759C1" w:rsidP="002759C1">
      <w:pPr>
        <w:pStyle w:val="Code"/>
      </w:pPr>
      <w:r w:rsidRPr="00EC76D5">
        <w:t xml:space="preserve">        default: {</w:t>
      </w:r>
    </w:p>
    <w:p w14:paraId="05F85864" w14:textId="77777777" w:rsidR="002759C1" w:rsidRPr="00EC76D5" w:rsidRDefault="002759C1" w:rsidP="002759C1">
      <w:pPr>
        <w:pStyle w:val="Code"/>
      </w:pPr>
      <w:r w:rsidRPr="00EC76D5">
        <w:t xml:space="preserve">            Object operand2 = middleCode.getOperand(2);</w:t>
      </w:r>
    </w:p>
    <w:p w14:paraId="2363B631" w14:textId="77777777" w:rsidR="002759C1" w:rsidRPr="00EC76D5" w:rsidRDefault="002759C1" w:rsidP="002759C1">
      <w:pPr>
        <w:pStyle w:val="Code"/>
      </w:pPr>
      <w:r w:rsidRPr="00EC76D5">
        <w:t xml:space="preserve">            </w:t>
      </w:r>
    </w:p>
    <w:p w14:paraId="435142AD" w14:textId="77777777" w:rsidR="002759C1" w:rsidRPr="00EC76D5" w:rsidRDefault="002759C1" w:rsidP="002759C1">
      <w:pPr>
        <w:pStyle w:val="Code"/>
      </w:pPr>
      <w:r w:rsidRPr="00EC76D5">
        <w:t xml:space="preserve">            if (operand2 == null) {</w:t>
      </w:r>
    </w:p>
    <w:p w14:paraId="1F77CEA0" w14:textId="77777777" w:rsidR="002759C1" w:rsidRPr="00EC76D5" w:rsidRDefault="002759C1" w:rsidP="002759C1">
      <w:pPr>
        <w:pStyle w:val="Code"/>
      </w:pPr>
      <w:r w:rsidRPr="00EC76D5">
        <w:t xml:space="preserve">              operand2 = middleCode.getOperand(1);</w:t>
      </w:r>
    </w:p>
    <w:p w14:paraId="523E998E" w14:textId="77777777" w:rsidR="002759C1" w:rsidRPr="00EC76D5" w:rsidRDefault="002759C1" w:rsidP="002759C1">
      <w:pPr>
        <w:pStyle w:val="Code"/>
      </w:pPr>
      <w:r w:rsidRPr="00EC76D5">
        <w:t xml:space="preserve">            }</w:t>
      </w:r>
    </w:p>
    <w:p w14:paraId="4695B6B9" w14:textId="77777777" w:rsidR="002759C1" w:rsidRPr="00EC76D5" w:rsidRDefault="002759C1" w:rsidP="002759C1">
      <w:pPr>
        <w:pStyle w:val="Code"/>
      </w:pPr>
    </w:p>
    <w:p w14:paraId="788FC4C0" w14:textId="77777777" w:rsidR="002759C1" w:rsidRPr="00EC76D5" w:rsidRDefault="002759C1" w:rsidP="002759C1">
      <w:pPr>
        <w:pStyle w:val="Code"/>
      </w:pPr>
      <w:r w:rsidRPr="00EC76D5">
        <w:t xml:space="preserve">            Symbol symbol = (operand2 instanceof Symbol) ?</w:t>
      </w:r>
    </w:p>
    <w:p w14:paraId="3E7BE905" w14:textId="77777777" w:rsidR="002759C1" w:rsidRPr="00EC76D5" w:rsidRDefault="002759C1" w:rsidP="002759C1">
      <w:pPr>
        <w:pStyle w:val="Code"/>
      </w:pPr>
      <w:r w:rsidRPr="00EC76D5">
        <w:t xml:space="preserve">                            ((Symbol) operand2) : null;</w:t>
      </w:r>
    </w:p>
    <w:p w14:paraId="32A7349E" w14:textId="77777777" w:rsidR="002759C1" w:rsidRPr="00EC76D5" w:rsidRDefault="002759C1" w:rsidP="002759C1">
      <w:pPr>
        <w:pStyle w:val="Code"/>
      </w:pPr>
    </w:p>
    <w:p w14:paraId="539A5608" w14:textId="77777777" w:rsidR="002759C1" w:rsidRPr="00EC76D5" w:rsidRDefault="002759C1" w:rsidP="002759C1">
      <w:pPr>
        <w:pStyle w:val="Code"/>
      </w:pPr>
      <w:r w:rsidRPr="00EC76D5">
        <w:t xml:space="preserve">            if (symbol.getType().isIntegralOrPointer() ||</w:t>
      </w:r>
    </w:p>
    <w:p w14:paraId="62E3596E" w14:textId="77777777" w:rsidR="002759C1" w:rsidRPr="00EC76D5" w:rsidRDefault="002759C1" w:rsidP="002759C1">
      <w:pPr>
        <w:pStyle w:val="Code"/>
      </w:pPr>
      <w:r w:rsidRPr="00EC76D5">
        <w:t xml:space="preserve">                symbol.getType().isFunctionArrayOrString()) {</w:t>
      </w:r>
    </w:p>
    <w:p w14:paraId="46EAB9B6" w14:textId="77777777" w:rsidR="002759C1" w:rsidRPr="00EC76D5" w:rsidRDefault="002759C1" w:rsidP="002759C1">
      <w:pPr>
        <w:pStyle w:val="Code"/>
      </w:pPr>
      <w:r w:rsidRPr="00EC76D5">
        <w:t xml:space="preserve">              generateIntegral(middleCode, index);</w:t>
      </w:r>
    </w:p>
    <w:p w14:paraId="35E35269" w14:textId="77777777" w:rsidR="002759C1" w:rsidRPr="00EC76D5" w:rsidRDefault="002759C1" w:rsidP="002759C1">
      <w:pPr>
        <w:pStyle w:val="Code"/>
      </w:pPr>
      <w:r w:rsidRPr="00EC76D5">
        <w:t xml:space="preserve">            }</w:t>
      </w:r>
    </w:p>
    <w:p w14:paraId="6CDD5112" w14:textId="77777777" w:rsidR="002759C1" w:rsidRPr="00EC76D5" w:rsidRDefault="002759C1" w:rsidP="002759C1">
      <w:pPr>
        <w:pStyle w:val="Code"/>
      </w:pPr>
      <w:r w:rsidRPr="00EC76D5">
        <w:t xml:space="preserve">            else if (symbol.getType().isFloating()) {</w:t>
      </w:r>
    </w:p>
    <w:p w14:paraId="017C11F5" w14:textId="77777777" w:rsidR="002759C1" w:rsidRPr="00EC76D5" w:rsidRDefault="002759C1" w:rsidP="002759C1">
      <w:pPr>
        <w:pStyle w:val="Code"/>
      </w:pPr>
      <w:r w:rsidRPr="00EC76D5">
        <w:t xml:space="preserve">              generateFloating(middleCode, index);</w:t>
      </w:r>
    </w:p>
    <w:p w14:paraId="0FC9A592" w14:textId="77777777" w:rsidR="002759C1" w:rsidRPr="00EC76D5" w:rsidRDefault="002759C1" w:rsidP="002759C1">
      <w:pPr>
        <w:pStyle w:val="Code"/>
      </w:pPr>
      <w:r w:rsidRPr="00EC76D5">
        <w:t xml:space="preserve">            }</w:t>
      </w:r>
    </w:p>
    <w:p w14:paraId="45E1830B" w14:textId="77777777" w:rsidR="002759C1" w:rsidRPr="00EC76D5" w:rsidRDefault="002759C1" w:rsidP="002759C1">
      <w:pPr>
        <w:pStyle w:val="Code"/>
      </w:pPr>
      <w:r w:rsidRPr="00EC76D5">
        <w:t xml:space="preserve">            else if (symbol.getType().isStructOrUnion()) {</w:t>
      </w:r>
    </w:p>
    <w:p w14:paraId="776D1A64" w14:textId="77777777" w:rsidR="002759C1" w:rsidRPr="00EC76D5" w:rsidRDefault="002759C1" w:rsidP="002759C1">
      <w:pPr>
        <w:pStyle w:val="Code"/>
      </w:pPr>
      <w:r w:rsidRPr="00EC76D5">
        <w:t xml:space="preserve">              generateStructure(middleCode, index);</w:t>
      </w:r>
    </w:p>
    <w:p w14:paraId="2F9A6B4F" w14:textId="77777777" w:rsidR="002759C1" w:rsidRPr="00EC76D5" w:rsidRDefault="002759C1" w:rsidP="002759C1">
      <w:pPr>
        <w:pStyle w:val="Code"/>
      </w:pPr>
      <w:r w:rsidRPr="00EC76D5">
        <w:t xml:space="preserve">            }</w:t>
      </w:r>
    </w:p>
    <w:p w14:paraId="52138EA3" w14:textId="77777777" w:rsidR="002759C1" w:rsidRPr="00EC76D5" w:rsidRDefault="002759C1" w:rsidP="002759C1">
      <w:pPr>
        <w:pStyle w:val="Code"/>
      </w:pPr>
      <w:r w:rsidRPr="00EC76D5">
        <w:t xml:space="preserve">          }</w:t>
      </w:r>
    </w:p>
    <w:p w14:paraId="5353F45B" w14:textId="77777777" w:rsidR="002759C1" w:rsidRPr="00EC76D5" w:rsidRDefault="002759C1" w:rsidP="002759C1">
      <w:pPr>
        <w:pStyle w:val="Code"/>
      </w:pPr>
      <w:r w:rsidRPr="00EC76D5">
        <w:t xml:space="preserve">          break;</w:t>
      </w:r>
    </w:p>
    <w:p w14:paraId="56D22B89" w14:textId="77777777" w:rsidR="002759C1" w:rsidRPr="00EC76D5" w:rsidRDefault="002759C1" w:rsidP="002759C1">
      <w:pPr>
        <w:pStyle w:val="Code"/>
      </w:pPr>
      <w:r w:rsidRPr="00EC76D5">
        <w:t xml:space="preserve">      }</w:t>
      </w:r>
    </w:p>
    <w:p w14:paraId="57DD16DC" w14:textId="77777777" w:rsidR="002759C1" w:rsidRPr="00EC76D5" w:rsidRDefault="002759C1" w:rsidP="002759C1">
      <w:pPr>
        <w:pStyle w:val="Code"/>
      </w:pPr>
      <w:r w:rsidRPr="00EC76D5">
        <w:t xml:space="preserve">    }</w:t>
      </w:r>
    </w:p>
    <w:p w14:paraId="57C2EBEF" w14:textId="77777777" w:rsidR="002759C1" w:rsidRPr="00EC76D5" w:rsidRDefault="002759C1" w:rsidP="002759C1">
      <w:pPr>
        <w:pStyle w:val="Code"/>
      </w:pPr>
      <w:r w:rsidRPr="00EC76D5">
        <w:t xml:space="preserve">  }</w:t>
      </w:r>
    </w:p>
    <w:p w14:paraId="6BE20CE2" w14:textId="77777777" w:rsidR="002759C1" w:rsidRPr="00EC76D5" w:rsidRDefault="002759C1" w:rsidP="002759C1">
      <w:pPr>
        <w:pStyle w:val="Code"/>
      </w:pPr>
    </w:p>
    <w:p w14:paraId="5A152ADE" w14:textId="77777777" w:rsidR="002759C1" w:rsidRPr="00EC76D5" w:rsidRDefault="002759C1" w:rsidP="002759C1">
      <w:pPr>
        <w:pStyle w:val="Code"/>
      </w:pPr>
      <w:r w:rsidRPr="00EC76D5">
        <w:t xml:space="preserve">  private void generateMemory(MiddleCode middleCode) {</w:t>
      </w:r>
    </w:p>
    <w:p w14:paraId="791A6EB8" w14:textId="77777777" w:rsidR="002759C1" w:rsidRPr="00EC76D5" w:rsidRDefault="002759C1" w:rsidP="002759C1">
      <w:pPr>
        <w:pStyle w:val="Code"/>
      </w:pPr>
      <w:r w:rsidRPr="00EC76D5">
        <w:t xml:space="preserve">    MiddleOperator middleOp = middleCode.getOperator();</w:t>
      </w:r>
    </w:p>
    <w:p w14:paraId="06169484" w14:textId="77777777" w:rsidR="002759C1" w:rsidRPr="00EC76D5" w:rsidRDefault="002759C1" w:rsidP="002759C1">
      <w:pPr>
        <w:pStyle w:val="Code"/>
      </w:pPr>
    </w:p>
    <w:p w14:paraId="2B4C2F3F" w14:textId="77777777" w:rsidR="002759C1" w:rsidRPr="00EC76D5" w:rsidRDefault="002759C1" w:rsidP="002759C1">
      <w:pPr>
        <w:pStyle w:val="Code"/>
      </w:pPr>
      <w:r w:rsidRPr="00EC76D5">
        <w:t xml:space="preserve">    Object operand1 = middleCode.getOperand(1),</w:t>
      </w:r>
    </w:p>
    <w:p w14:paraId="24BD4C92" w14:textId="77777777" w:rsidR="002759C1" w:rsidRPr="00EC76D5" w:rsidRDefault="002759C1" w:rsidP="002759C1">
      <w:pPr>
        <w:pStyle w:val="Code"/>
      </w:pPr>
      <w:r w:rsidRPr="00EC76D5">
        <w:lastRenderedPageBreak/>
        <w:t xml:space="preserve">           operand2 = middleCode.getOperand(2),</w:t>
      </w:r>
    </w:p>
    <w:p w14:paraId="0D2F37DC" w14:textId="77777777" w:rsidR="002759C1" w:rsidRPr="00EC76D5" w:rsidRDefault="002759C1" w:rsidP="002759C1">
      <w:pPr>
        <w:pStyle w:val="Code"/>
      </w:pPr>
      <w:r w:rsidRPr="00EC76D5">
        <w:t xml:space="preserve">           operand3 = middleCode.getOperand(3);</w:t>
      </w:r>
    </w:p>
    <w:p w14:paraId="677EBCF3" w14:textId="77777777" w:rsidR="002759C1" w:rsidRPr="00EC76D5" w:rsidRDefault="002759C1" w:rsidP="002759C1">
      <w:pPr>
        <w:pStyle w:val="Code"/>
      </w:pPr>
    </w:p>
    <w:p w14:paraId="0423A1CE" w14:textId="77777777" w:rsidR="002759C1" w:rsidRPr="00EC76D5" w:rsidRDefault="002759C1" w:rsidP="002759C1">
      <w:pPr>
        <w:pStyle w:val="Code"/>
      </w:pPr>
      <w:r w:rsidRPr="00EC76D5">
        <w:t xml:space="preserve">    Register leftRegister = middleCode.getRegister(Track.Left),</w:t>
      </w:r>
    </w:p>
    <w:p w14:paraId="6603020C" w14:textId="77777777" w:rsidR="002759C1" w:rsidRPr="00EC76D5" w:rsidRDefault="002759C1" w:rsidP="002759C1">
      <w:pPr>
        <w:pStyle w:val="Code"/>
      </w:pPr>
      <w:r w:rsidRPr="00EC76D5">
        <w:t xml:space="preserve">             leftAddressRegister = middleCode.getRegister(Track.LeftAddress),</w:t>
      </w:r>
    </w:p>
    <w:p w14:paraId="1C7278A1" w14:textId="77777777" w:rsidR="002759C1" w:rsidRPr="00EC76D5" w:rsidRDefault="002759C1" w:rsidP="002759C1">
      <w:pPr>
        <w:pStyle w:val="Code"/>
      </w:pPr>
      <w:r w:rsidRPr="00EC76D5">
        <w:t xml:space="preserve">             rightRegister = middleCode.getRegister(Track.Right),</w:t>
      </w:r>
    </w:p>
    <w:p w14:paraId="6E8A6C09" w14:textId="77777777" w:rsidR="002759C1" w:rsidRPr="00EC76D5" w:rsidRDefault="002759C1" w:rsidP="002759C1">
      <w:pPr>
        <w:pStyle w:val="Code"/>
      </w:pPr>
      <w:r w:rsidRPr="00EC76D5">
        <w:t xml:space="preserve">             rightAddressRegister = middleCode.getRegister(Track.RightAddress);</w:t>
      </w:r>
    </w:p>
    <w:p w14:paraId="4F5F9446" w14:textId="77777777" w:rsidR="002759C1" w:rsidRPr="00EC76D5" w:rsidRDefault="002759C1" w:rsidP="002759C1">
      <w:pPr>
        <w:pStyle w:val="Code"/>
      </w:pPr>
      <w:r w:rsidRPr="00EC76D5">
        <w:t xml:space="preserve">    </w:t>
      </w:r>
    </w:p>
    <w:p w14:paraId="20C816C6" w14:textId="77777777" w:rsidR="002759C1" w:rsidRPr="00EC76D5" w:rsidRDefault="002759C1" w:rsidP="002759C1">
      <w:pPr>
        <w:pStyle w:val="Code"/>
      </w:pPr>
      <w:r w:rsidRPr="00EC76D5">
        <w:t xml:space="preserve">    int leftAddressOffset = middleCode.getAddressOffset(Track.LeftAddress),</w:t>
      </w:r>
    </w:p>
    <w:p w14:paraId="371E7F80" w14:textId="77777777" w:rsidR="002759C1" w:rsidRPr="00EC76D5" w:rsidRDefault="002759C1" w:rsidP="002759C1">
      <w:pPr>
        <w:pStyle w:val="Code"/>
      </w:pPr>
      <w:r w:rsidRPr="00EC76D5">
        <w:t xml:space="preserve">        rightAddressOffset = middleCode.getAddressOffset(Track.RightAddress);</w:t>
      </w:r>
    </w:p>
    <w:p w14:paraId="280E159D" w14:textId="77777777" w:rsidR="002759C1" w:rsidRPr="00EC76D5" w:rsidRDefault="002759C1" w:rsidP="002759C1">
      <w:pPr>
        <w:pStyle w:val="Code"/>
      </w:pPr>
    </w:p>
    <w:p w14:paraId="3F5FDFC8" w14:textId="77777777" w:rsidR="002759C1" w:rsidRPr="00EC76D5" w:rsidRDefault="002759C1" w:rsidP="002759C1">
      <w:pPr>
        <w:pStyle w:val="Code"/>
      </w:pPr>
      <w:r w:rsidRPr="00EC76D5">
        <w:t xml:space="preserve">    switch (middleOp) {</w:t>
      </w:r>
    </w:p>
    <w:p w14:paraId="5C18DAE4" w14:textId="6D5BCE34" w:rsidR="002759C1" w:rsidRPr="00EC76D5" w:rsidRDefault="002759C1" w:rsidP="002759C1">
      <w:pPr>
        <w:pStyle w:val="Code"/>
      </w:pPr>
      <w:r w:rsidRPr="00EC76D5">
        <w:t xml:space="preserve">        case </w:t>
      </w:r>
      <w:r w:rsidR="00B02345">
        <w:t>Dereference</w:t>
      </w:r>
      <w:r w:rsidRPr="00EC76D5">
        <w:t>:</w:t>
      </w:r>
    </w:p>
    <w:p w14:paraId="4092317F" w14:textId="77777777" w:rsidR="002759C1" w:rsidRPr="00EC76D5" w:rsidRDefault="002759C1" w:rsidP="002759C1">
      <w:pPr>
        <w:pStyle w:val="Code"/>
      </w:pPr>
      <w:r w:rsidRPr="00EC76D5">
        <w:t xml:space="preserve">        case Arrow:</w:t>
      </w:r>
    </w:p>
    <w:p w14:paraId="4381B8B7" w14:textId="77777777" w:rsidR="002759C1" w:rsidRPr="00EC76D5" w:rsidRDefault="002759C1" w:rsidP="002759C1">
      <w:pPr>
        <w:pStyle w:val="Code"/>
      </w:pPr>
      <w:r w:rsidRPr="00EC76D5">
        <w:t xml:space="preserve">        case Index: {</w:t>
      </w:r>
    </w:p>
    <w:p w14:paraId="62982DAE" w14:textId="77777777" w:rsidR="002759C1" w:rsidRPr="00EC76D5" w:rsidRDefault="002759C1" w:rsidP="002759C1">
      <w:pPr>
        <w:pStyle w:val="Code"/>
      </w:pPr>
      <w:r w:rsidRPr="00EC76D5">
        <w:t xml:space="preserve">            int memberOffset = (int) operand1;</w:t>
      </w:r>
    </w:p>
    <w:p w14:paraId="031D46F4" w14:textId="77777777" w:rsidR="002759C1" w:rsidRPr="00EC76D5" w:rsidRDefault="002759C1" w:rsidP="002759C1">
      <w:pPr>
        <w:pStyle w:val="Code"/>
      </w:pPr>
      <w:r w:rsidRPr="00EC76D5">
        <w:t xml:space="preserve">            Symbol leftSymbol = (Symbol) operand2,</w:t>
      </w:r>
    </w:p>
    <w:p w14:paraId="1537B0D8" w14:textId="77777777" w:rsidR="002759C1" w:rsidRPr="00EC76D5" w:rsidRDefault="002759C1" w:rsidP="002759C1">
      <w:pPr>
        <w:pStyle w:val="Code"/>
      </w:pPr>
      <w:r w:rsidRPr="00EC76D5">
        <w:t xml:space="preserve">                   rightSymbol = (Symbol) operand3;</w:t>
      </w:r>
    </w:p>
    <w:p w14:paraId="14881CC6" w14:textId="77777777" w:rsidR="002759C1" w:rsidRPr="00EC76D5" w:rsidRDefault="002759C1" w:rsidP="002759C1">
      <w:pPr>
        <w:pStyle w:val="Code"/>
      </w:pPr>
    </w:p>
    <w:p w14:paraId="44C49B4A" w14:textId="77777777" w:rsidR="002759C1" w:rsidRPr="00EC76D5" w:rsidRDefault="002759C1" w:rsidP="002759C1">
      <w:pPr>
        <w:pStyle w:val="Code"/>
      </w:pPr>
      <w:r w:rsidRPr="00EC76D5">
        <w:t xml:space="preserve">            if (middleCode.isLoad(Track.Right)) {</w:t>
      </w:r>
    </w:p>
    <w:p w14:paraId="45864B09" w14:textId="77777777" w:rsidR="002759C1" w:rsidRPr="00EC76D5" w:rsidRDefault="002759C1" w:rsidP="002759C1">
      <w:pPr>
        <w:pStyle w:val="Code"/>
      </w:pPr>
      <w:r w:rsidRPr="00EC76D5">
        <w:t xml:space="preserve">              loadRegister(rightRegister, rightSymbol,</w:t>
      </w:r>
    </w:p>
    <w:p w14:paraId="4BF97A5A" w14:textId="77777777" w:rsidR="002759C1" w:rsidRPr="00EC76D5" w:rsidRDefault="002759C1" w:rsidP="002759C1">
      <w:pPr>
        <w:pStyle w:val="Code"/>
      </w:pPr>
      <w:r w:rsidRPr="00EC76D5">
        <w:t xml:space="preserve">                           rightAddressRegister, rightAddressOffset);</w:t>
      </w:r>
    </w:p>
    <w:p w14:paraId="3CD79F9E" w14:textId="77777777" w:rsidR="002759C1" w:rsidRPr="00EC76D5" w:rsidRDefault="002759C1" w:rsidP="002759C1">
      <w:pPr>
        <w:pStyle w:val="Code"/>
      </w:pPr>
      <w:r w:rsidRPr="00EC76D5">
        <w:t xml:space="preserve">            }</w:t>
      </w:r>
    </w:p>
    <w:p w14:paraId="371350D5" w14:textId="77777777" w:rsidR="002759C1" w:rsidRPr="00EC76D5" w:rsidRDefault="002759C1" w:rsidP="002759C1">
      <w:pPr>
        <w:pStyle w:val="Code"/>
      </w:pPr>
    </w:p>
    <w:p w14:paraId="7B10CC73" w14:textId="77777777" w:rsidR="002759C1" w:rsidRPr="00EC76D5" w:rsidRDefault="002759C1" w:rsidP="002759C1">
      <w:pPr>
        <w:pStyle w:val="Code"/>
      </w:pPr>
      <w:r w:rsidRPr="00EC76D5">
        <w:t xml:space="preserve">            if (leftSymbol.getType().isIntegralOrPointer()) {</w:t>
      </w:r>
    </w:p>
    <w:p w14:paraId="4E804625" w14:textId="77777777" w:rsidR="002759C1" w:rsidRPr="00EC76D5" w:rsidRDefault="002759C1" w:rsidP="002759C1">
      <w:pPr>
        <w:pStyle w:val="Code"/>
      </w:pPr>
      <w:r w:rsidRPr="00EC76D5">
        <w:t xml:space="preserve">              if (middleCode.isSave()) {</w:t>
      </w:r>
    </w:p>
    <w:p w14:paraId="2A0FE8B6" w14:textId="77777777" w:rsidR="002759C1" w:rsidRPr="00EC76D5" w:rsidRDefault="002759C1" w:rsidP="002759C1">
      <w:pPr>
        <w:pStyle w:val="Code"/>
      </w:pPr>
      <w:r w:rsidRPr="00EC76D5">
        <w:t xml:space="preserve">                addObjectCode(ObjectOperator.mov, leftRegister,</w:t>
      </w:r>
    </w:p>
    <w:p w14:paraId="3F5F5DD7" w14:textId="77777777" w:rsidR="002759C1" w:rsidRPr="00EC76D5" w:rsidRDefault="002759C1" w:rsidP="002759C1">
      <w:pPr>
        <w:pStyle w:val="Code"/>
      </w:pPr>
      <w:r w:rsidRPr="00EC76D5">
        <w:t xml:space="preserve">                              rightRegister, memberOffset);</w:t>
      </w:r>
    </w:p>
    <w:p w14:paraId="489FE522" w14:textId="77777777" w:rsidR="002759C1" w:rsidRPr="00EC76D5" w:rsidRDefault="002759C1" w:rsidP="002759C1">
      <w:pPr>
        <w:pStyle w:val="Code"/>
      </w:pPr>
      <w:r w:rsidRPr="00EC76D5">
        <w:t xml:space="preserve">                saveRegister(leftRegister, leftSymbol,</w:t>
      </w:r>
    </w:p>
    <w:p w14:paraId="39263600" w14:textId="77777777" w:rsidR="002759C1" w:rsidRPr="00EC76D5" w:rsidRDefault="002759C1" w:rsidP="002759C1">
      <w:pPr>
        <w:pStyle w:val="Code"/>
      </w:pPr>
      <w:r w:rsidRPr="00EC76D5">
        <w:t xml:space="preserve">                             leftAddressRegister, leftAddressOffset);</w:t>
      </w:r>
    </w:p>
    <w:p w14:paraId="09F26004" w14:textId="77777777" w:rsidR="002759C1" w:rsidRPr="00EC76D5" w:rsidRDefault="002759C1" w:rsidP="002759C1">
      <w:pPr>
        <w:pStyle w:val="Code"/>
      </w:pPr>
      <w:r w:rsidRPr="00EC76D5">
        <w:t xml:space="preserve">              }</w:t>
      </w:r>
    </w:p>
    <w:p w14:paraId="325A2DE7" w14:textId="77777777" w:rsidR="002759C1" w:rsidRPr="00EC76D5" w:rsidRDefault="002759C1" w:rsidP="002759C1">
      <w:pPr>
        <w:pStyle w:val="Code"/>
      </w:pPr>
      <w:r w:rsidRPr="00EC76D5">
        <w:t xml:space="preserve">            }</w:t>
      </w:r>
    </w:p>
    <w:p w14:paraId="489FD674" w14:textId="77777777" w:rsidR="002759C1" w:rsidRPr="00EC76D5" w:rsidRDefault="002759C1" w:rsidP="002759C1">
      <w:pPr>
        <w:pStyle w:val="Code"/>
      </w:pPr>
      <w:r w:rsidRPr="00EC76D5">
        <w:t xml:space="preserve">            else if (leftSymbol.getType().isFloating()) {</w:t>
      </w:r>
    </w:p>
    <w:p w14:paraId="36F2EA52" w14:textId="77777777" w:rsidR="002759C1" w:rsidRPr="00EC76D5" w:rsidRDefault="002759C1" w:rsidP="002759C1">
      <w:pPr>
        <w:pStyle w:val="Code"/>
      </w:pPr>
      <w:r w:rsidRPr="00EC76D5">
        <w:t xml:space="preserve">              if (middleCode.isRightValue()) {</w:t>
      </w:r>
    </w:p>
    <w:p w14:paraId="20141EE3" w14:textId="77777777" w:rsidR="002759C1" w:rsidRPr="00EC76D5" w:rsidRDefault="002759C1" w:rsidP="002759C1">
      <w:pPr>
        <w:pStyle w:val="Code"/>
      </w:pPr>
      <w:r w:rsidRPr="00EC76D5">
        <w:t xml:space="preserve">                pushFloating(leftSymbol,leftAddressRegister,leftAddressOffset);</w:t>
      </w:r>
    </w:p>
    <w:p w14:paraId="3EF1AECD" w14:textId="77777777" w:rsidR="002759C1" w:rsidRPr="00EC76D5" w:rsidRDefault="002759C1" w:rsidP="002759C1">
      <w:pPr>
        <w:pStyle w:val="Code"/>
      </w:pPr>
      <w:r w:rsidRPr="00EC76D5">
        <w:t xml:space="preserve">              }</w:t>
      </w:r>
    </w:p>
    <w:p w14:paraId="58CBBB20" w14:textId="77777777" w:rsidR="002759C1" w:rsidRPr="00EC76D5" w:rsidRDefault="002759C1" w:rsidP="002759C1">
      <w:pPr>
        <w:pStyle w:val="Code"/>
      </w:pPr>
      <w:r w:rsidRPr="00EC76D5">
        <w:t xml:space="preserve">            }</w:t>
      </w:r>
    </w:p>
    <w:p w14:paraId="1AD68D80" w14:textId="77777777" w:rsidR="002759C1" w:rsidRPr="00EC76D5" w:rsidRDefault="002759C1" w:rsidP="002759C1">
      <w:pPr>
        <w:pStyle w:val="Code"/>
      </w:pPr>
      <w:r w:rsidRPr="00EC76D5">
        <w:t xml:space="preserve">          }</w:t>
      </w:r>
    </w:p>
    <w:p w14:paraId="33FF16EE" w14:textId="77777777" w:rsidR="002759C1" w:rsidRPr="00EC76D5" w:rsidRDefault="002759C1" w:rsidP="002759C1">
      <w:pPr>
        <w:pStyle w:val="Code"/>
      </w:pPr>
      <w:r w:rsidRPr="00EC76D5">
        <w:t xml:space="preserve">          break;</w:t>
      </w:r>
    </w:p>
    <w:p w14:paraId="5C1F8179" w14:textId="77777777" w:rsidR="002759C1" w:rsidRPr="00EC76D5" w:rsidRDefault="002759C1" w:rsidP="002759C1">
      <w:pPr>
        <w:pStyle w:val="Code"/>
      </w:pPr>
    </w:p>
    <w:p w14:paraId="3FB6F711" w14:textId="77777777" w:rsidR="002759C1" w:rsidRPr="00EC76D5" w:rsidRDefault="002759C1" w:rsidP="002759C1">
      <w:pPr>
        <w:pStyle w:val="Code"/>
      </w:pPr>
      <w:r w:rsidRPr="00EC76D5">
        <w:t xml:space="preserve">      case Address: {</w:t>
      </w:r>
    </w:p>
    <w:p w14:paraId="69312788" w14:textId="77777777" w:rsidR="002759C1" w:rsidRPr="00EC76D5" w:rsidRDefault="002759C1" w:rsidP="002759C1">
      <w:pPr>
        <w:pStyle w:val="Code"/>
      </w:pPr>
      <w:r w:rsidRPr="00EC76D5">
        <w:t xml:space="preserve">          Symbol symbol = (Symbol) operand2;</w:t>
      </w:r>
    </w:p>
    <w:p w14:paraId="1DC67CE0" w14:textId="77777777" w:rsidR="002759C1" w:rsidRPr="00EC76D5" w:rsidRDefault="002759C1" w:rsidP="002759C1">
      <w:pPr>
        <w:pStyle w:val="Code"/>
      </w:pPr>
      <w:r w:rsidRPr="00EC76D5">
        <w:t xml:space="preserve">          </w:t>
      </w:r>
    </w:p>
    <w:p w14:paraId="62B16980" w14:textId="77777777" w:rsidR="002759C1" w:rsidRPr="00EC76D5" w:rsidRDefault="002759C1" w:rsidP="002759C1">
      <w:pPr>
        <w:pStyle w:val="Code"/>
      </w:pPr>
      <w:r w:rsidRPr="00EC76D5">
        <w:t xml:space="preserve">          if (rightRegister == null) {</w:t>
      </w:r>
    </w:p>
    <w:p w14:paraId="4B294252" w14:textId="77777777" w:rsidR="002759C1" w:rsidRPr="00EC76D5" w:rsidRDefault="002759C1" w:rsidP="002759C1">
      <w:pPr>
        <w:pStyle w:val="Code"/>
      </w:pPr>
      <w:r w:rsidRPr="00EC76D5">
        <w:t xml:space="preserve">            loadAddressRegister(leftRegister, symbol, null);</w:t>
      </w:r>
    </w:p>
    <w:p w14:paraId="08E21012" w14:textId="77777777" w:rsidR="002759C1" w:rsidRPr="00EC76D5" w:rsidRDefault="002759C1" w:rsidP="002759C1">
      <w:pPr>
        <w:pStyle w:val="Code"/>
      </w:pPr>
      <w:r w:rsidRPr="00EC76D5">
        <w:t xml:space="preserve">          }</w:t>
      </w:r>
    </w:p>
    <w:p w14:paraId="638F3291" w14:textId="77777777" w:rsidR="002759C1" w:rsidRPr="00EC76D5" w:rsidRDefault="002759C1" w:rsidP="002759C1">
      <w:pPr>
        <w:pStyle w:val="Code"/>
      </w:pPr>
      <w:r w:rsidRPr="00EC76D5">
        <w:t xml:space="preserve">        }</w:t>
      </w:r>
    </w:p>
    <w:p w14:paraId="0793CF14" w14:textId="77777777" w:rsidR="002759C1" w:rsidRPr="00EC76D5" w:rsidRDefault="002759C1" w:rsidP="002759C1">
      <w:pPr>
        <w:pStyle w:val="Code"/>
      </w:pPr>
      <w:r w:rsidRPr="00EC76D5">
        <w:t xml:space="preserve">        break;</w:t>
      </w:r>
    </w:p>
    <w:p w14:paraId="4C7BE30B" w14:textId="77777777" w:rsidR="002759C1" w:rsidRPr="00EC76D5" w:rsidRDefault="002759C1" w:rsidP="002759C1">
      <w:pPr>
        <w:pStyle w:val="Code"/>
      </w:pPr>
    </w:p>
    <w:p w14:paraId="47C2005A" w14:textId="77777777" w:rsidR="002759C1" w:rsidRPr="00EC76D5" w:rsidRDefault="002759C1" w:rsidP="002759C1">
      <w:pPr>
        <w:pStyle w:val="Code"/>
      </w:pPr>
      <w:r w:rsidRPr="00EC76D5">
        <w:t xml:space="preserve">      default:</w:t>
      </w:r>
    </w:p>
    <w:p w14:paraId="789450FD" w14:textId="77777777" w:rsidR="002759C1" w:rsidRPr="00EC76D5" w:rsidRDefault="002759C1" w:rsidP="002759C1">
      <w:pPr>
        <w:pStyle w:val="Code"/>
      </w:pPr>
      <w:r w:rsidRPr="00EC76D5">
        <w:t xml:space="preserve">        Assert.error("default memory");</w:t>
      </w:r>
    </w:p>
    <w:p w14:paraId="6CF3E102" w14:textId="77777777" w:rsidR="002759C1" w:rsidRPr="00EC76D5" w:rsidRDefault="002759C1" w:rsidP="002759C1">
      <w:pPr>
        <w:pStyle w:val="Code"/>
      </w:pPr>
      <w:r w:rsidRPr="00EC76D5">
        <w:t xml:space="preserve">        break;</w:t>
      </w:r>
    </w:p>
    <w:p w14:paraId="630C0788" w14:textId="77777777" w:rsidR="002759C1" w:rsidRPr="00EC76D5" w:rsidRDefault="002759C1" w:rsidP="002759C1">
      <w:pPr>
        <w:pStyle w:val="Code"/>
      </w:pPr>
      <w:r w:rsidRPr="00EC76D5">
        <w:t xml:space="preserve">    }        </w:t>
      </w:r>
    </w:p>
    <w:p w14:paraId="5F89C558" w14:textId="77777777" w:rsidR="002759C1" w:rsidRPr="00EC76D5" w:rsidRDefault="002759C1" w:rsidP="002759C1">
      <w:pPr>
        <w:pStyle w:val="Code"/>
      </w:pPr>
      <w:r w:rsidRPr="00EC76D5">
        <w:t xml:space="preserve">  }</w:t>
      </w:r>
    </w:p>
    <w:p w14:paraId="4364B21C" w14:textId="77777777" w:rsidR="002759C1" w:rsidRPr="00EC76D5" w:rsidRDefault="002759C1" w:rsidP="002759C1">
      <w:pPr>
        <w:pStyle w:val="Code"/>
      </w:pPr>
    </w:p>
    <w:p w14:paraId="0911C0A8" w14:textId="77777777" w:rsidR="002759C1" w:rsidRPr="00EC76D5" w:rsidRDefault="002759C1" w:rsidP="002759C1">
      <w:pPr>
        <w:pStyle w:val="Code"/>
      </w:pPr>
      <w:r w:rsidRPr="00EC76D5">
        <w:lastRenderedPageBreak/>
        <w:t xml:space="preserve">  private void generateFunction(MiddleCode middleCode, int index) {</w:t>
      </w:r>
    </w:p>
    <w:p w14:paraId="09189067" w14:textId="77777777" w:rsidR="002759C1" w:rsidRPr="00EC76D5" w:rsidRDefault="002759C1" w:rsidP="002759C1">
      <w:pPr>
        <w:pStyle w:val="Code"/>
      </w:pPr>
      <w:r w:rsidRPr="00EC76D5">
        <w:t xml:space="preserve">    MiddleOperator middleOp = middleCode.getOperator();</w:t>
      </w:r>
    </w:p>
    <w:p w14:paraId="0E6868B5" w14:textId="77777777" w:rsidR="002759C1" w:rsidRPr="00EC76D5" w:rsidRDefault="002759C1" w:rsidP="002759C1">
      <w:pPr>
        <w:pStyle w:val="Code"/>
      </w:pPr>
    </w:p>
    <w:p w14:paraId="56859E73" w14:textId="77777777" w:rsidR="002759C1" w:rsidRPr="00EC76D5" w:rsidRDefault="002759C1" w:rsidP="002759C1">
      <w:pPr>
        <w:pStyle w:val="Code"/>
      </w:pPr>
      <w:r w:rsidRPr="00EC76D5">
        <w:t xml:space="preserve">    Object operand1 = middleCode.getOperand(1),</w:t>
      </w:r>
    </w:p>
    <w:p w14:paraId="5F1C928B" w14:textId="77777777" w:rsidR="002759C1" w:rsidRPr="00EC76D5" w:rsidRDefault="002759C1" w:rsidP="002759C1">
      <w:pPr>
        <w:pStyle w:val="Code"/>
      </w:pPr>
      <w:r w:rsidRPr="00EC76D5">
        <w:t xml:space="preserve">           operand2 = middleCode.getOperand(2),</w:t>
      </w:r>
    </w:p>
    <w:p w14:paraId="662EC67F" w14:textId="77777777" w:rsidR="002759C1" w:rsidRPr="00EC76D5" w:rsidRDefault="002759C1" w:rsidP="002759C1">
      <w:pPr>
        <w:pStyle w:val="Code"/>
      </w:pPr>
      <w:r w:rsidRPr="00EC76D5">
        <w:t xml:space="preserve">           operand3 = middleCode.getOperand(3);</w:t>
      </w:r>
    </w:p>
    <w:p w14:paraId="2B81D479" w14:textId="77777777" w:rsidR="002759C1" w:rsidRPr="00EC76D5" w:rsidRDefault="002759C1" w:rsidP="002759C1">
      <w:pPr>
        <w:pStyle w:val="Code"/>
      </w:pPr>
    </w:p>
    <w:p w14:paraId="2EC0F3BC" w14:textId="77777777" w:rsidR="002759C1" w:rsidRPr="00EC76D5" w:rsidRDefault="002759C1" w:rsidP="002759C1">
      <w:pPr>
        <w:pStyle w:val="Code"/>
      </w:pPr>
      <w:r w:rsidRPr="00EC76D5">
        <w:t xml:space="preserve">    switch (middleOp) {</w:t>
      </w:r>
    </w:p>
    <w:p w14:paraId="3B533B9A" w14:textId="77777777" w:rsidR="002759C1" w:rsidRPr="00EC76D5" w:rsidRDefault="002759C1" w:rsidP="002759C1">
      <w:pPr>
        <w:pStyle w:val="Code"/>
      </w:pPr>
      <w:r w:rsidRPr="00EC76D5">
        <w:t xml:space="preserve">      case FunctionStart:</w:t>
      </w:r>
    </w:p>
    <w:p w14:paraId="032267A7" w14:textId="77777777" w:rsidR="002759C1" w:rsidRPr="00EC76D5" w:rsidRDefault="002759C1" w:rsidP="002759C1">
      <w:pPr>
        <w:pStyle w:val="Code"/>
      </w:pPr>
      <w:r w:rsidRPr="00EC76D5">
        <w:t xml:space="preserve">        if (Main.CheckStackHeap) {</w:t>
      </w:r>
    </w:p>
    <w:p w14:paraId="59EF29F0" w14:textId="77777777" w:rsidR="002759C1" w:rsidRPr="00EC76D5" w:rsidRDefault="002759C1" w:rsidP="002759C1">
      <w:pPr>
        <w:pStyle w:val="Code"/>
      </w:pPr>
      <w:r w:rsidRPr="00EC76D5">
        <w:t xml:space="preserve">          String returnLabel =</w:t>
      </w:r>
    </w:p>
    <w:p w14:paraId="4728C5D7" w14:textId="77777777" w:rsidR="002759C1" w:rsidRPr="00EC76D5" w:rsidRDefault="002759C1" w:rsidP="002759C1">
      <w:pPr>
        <w:pStyle w:val="Code"/>
      </w:pPr>
      <w:r w:rsidRPr="00EC76D5">
        <w:t xml:space="preserve">            Main.FuncSymbol.getUniqueName() + Main.SeparatorId + (index + 1);</w:t>
      </w:r>
    </w:p>
    <w:p w14:paraId="023A97EF" w14:textId="77777777" w:rsidR="002759C1" w:rsidRPr="00EC76D5" w:rsidRDefault="002759C1" w:rsidP="002759C1">
      <w:pPr>
        <w:pStyle w:val="Code"/>
      </w:pPr>
      <w:r w:rsidRPr="00EC76D5">
        <w:t xml:space="preserve">          addObjectCode(ObjectOperator.comment,</w:t>
      </w:r>
    </w:p>
    <w:p w14:paraId="1CE36299" w14:textId="77777777" w:rsidR="002759C1" w:rsidRPr="00EC76D5" w:rsidRDefault="002759C1" w:rsidP="002759C1">
      <w:pPr>
        <w:pStyle w:val="Code"/>
      </w:pPr>
      <w:r w:rsidRPr="00EC76D5">
        <w:t xml:space="preserve">                        "Check Stack and Heap", null, null);</w:t>
      </w:r>
    </w:p>
    <w:p w14:paraId="5A4A58F5" w14:textId="77777777" w:rsidR="002759C1" w:rsidRPr="00EC76D5" w:rsidRDefault="002759C1" w:rsidP="002759C1">
      <w:pPr>
        <w:pStyle w:val="Code"/>
      </w:pPr>
      <w:r w:rsidRPr="00EC76D5">
        <w:t xml:space="preserve">          addObjectCode(ObjectOperator.mov, Register.ax,</w:t>
      </w:r>
    </w:p>
    <w:p w14:paraId="71438385" w14:textId="77777777" w:rsidR="002759C1" w:rsidRPr="00EC76D5" w:rsidRDefault="002759C1" w:rsidP="002759C1">
      <w:pPr>
        <w:pStyle w:val="Code"/>
      </w:pPr>
      <w:r w:rsidRPr="00EC76D5">
        <w:t xml:space="preserve">                        Main.CurrentTable.getFunctionSize(), null);</w:t>
      </w:r>
    </w:p>
    <w:p w14:paraId="46198153" w14:textId="77777777" w:rsidR="002759C1" w:rsidRPr="00EC76D5" w:rsidRDefault="002759C1" w:rsidP="002759C1">
      <w:pPr>
        <w:pStyle w:val="Code"/>
      </w:pPr>
      <w:r w:rsidRPr="00EC76D5">
        <w:t xml:space="preserve">          addObjectCode(ObjectOperator.mov, Register.bx, ObjectCode.CallSize +</w:t>
      </w:r>
    </w:p>
    <w:p w14:paraId="5B83184E" w14:textId="5382C3BF" w:rsidR="002759C1" w:rsidRPr="00EC76D5" w:rsidRDefault="002759C1" w:rsidP="002759C1">
      <w:pPr>
        <w:pStyle w:val="Code"/>
      </w:pPr>
      <w:r w:rsidRPr="00EC76D5">
        <w:t xml:space="preserve">                        </w:t>
      </w:r>
      <w:r w:rsidR="00BA53A2">
        <w:t>TypeSize.PointerSize</w:t>
      </w:r>
      <w:r w:rsidRPr="00EC76D5">
        <w:t>, null, returnLabel);</w:t>
      </w:r>
    </w:p>
    <w:p w14:paraId="4F48494B" w14:textId="77777777" w:rsidR="002759C1" w:rsidRPr="00EC76D5" w:rsidRDefault="002759C1" w:rsidP="002759C1">
      <w:pPr>
        <w:pStyle w:val="Code"/>
      </w:pPr>
    </w:p>
    <w:p w14:paraId="23309DBC" w14:textId="77777777" w:rsidR="002759C1" w:rsidRPr="00EC76D5" w:rsidRDefault="002759C1" w:rsidP="002759C1">
      <w:pPr>
        <w:pStyle w:val="Code"/>
      </w:pPr>
      <w:r w:rsidRPr="00EC76D5">
        <w:t xml:space="preserve">          if (Main.FuncSymbol.getType().isEllipse()) {</w:t>
      </w:r>
    </w:p>
    <w:p w14:paraId="1B2006D2" w14:textId="77777777" w:rsidR="002759C1" w:rsidRPr="00EC76D5" w:rsidRDefault="002759C1" w:rsidP="002759C1">
      <w:pPr>
        <w:pStyle w:val="Code"/>
      </w:pPr>
      <w:r w:rsidRPr="00EC76D5">
        <w:t xml:space="preserve">            addObjectCode(ObjectOperator.call,</w:t>
      </w:r>
    </w:p>
    <w:p w14:paraId="36B271BE" w14:textId="77777777" w:rsidR="002759C1" w:rsidRPr="00EC76D5" w:rsidRDefault="002759C1" w:rsidP="002759C1">
      <w:pPr>
        <w:pStyle w:val="Code"/>
      </w:pPr>
      <w:r w:rsidRPr="00EC76D5">
        <w:t xml:space="preserve">                          Main.CheckStackHeapFunctionEllipse, null, null);</w:t>
      </w:r>
    </w:p>
    <w:p w14:paraId="76C25C7D" w14:textId="77777777" w:rsidR="002759C1" w:rsidRPr="00EC76D5" w:rsidRDefault="002759C1" w:rsidP="002759C1">
      <w:pPr>
        <w:pStyle w:val="Code"/>
      </w:pPr>
      <w:r w:rsidRPr="00EC76D5">
        <w:t xml:space="preserve">          }</w:t>
      </w:r>
    </w:p>
    <w:p w14:paraId="196318C8" w14:textId="77777777" w:rsidR="002759C1" w:rsidRPr="00EC76D5" w:rsidRDefault="002759C1" w:rsidP="002759C1">
      <w:pPr>
        <w:pStyle w:val="Code"/>
      </w:pPr>
      <w:r w:rsidRPr="00EC76D5">
        <w:t xml:space="preserve">          else {</w:t>
      </w:r>
    </w:p>
    <w:p w14:paraId="09BA5D64" w14:textId="77777777" w:rsidR="002759C1" w:rsidRPr="00EC76D5" w:rsidRDefault="002759C1" w:rsidP="002759C1">
      <w:pPr>
        <w:pStyle w:val="Code"/>
      </w:pPr>
      <w:r w:rsidRPr="00EC76D5">
        <w:t xml:space="preserve">            addObjectCode(ObjectOperator.call,</w:t>
      </w:r>
    </w:p>
    <w:p w14:paraId="4D9D89AA" w14:textId="77777777" w:rsidR="002759C1" w:rsidRPr="00EC76D5" w:rsidRDefault="002759C1" w:rsidP="002759C1">
      <w:pPr>
        <w:pStyle w:val="Code"/>
      </w:pPr>
      <w:r w:rsidRPr="00EC76D5">
        <w:t xml:space="preserve">                          Main.CheckStackHeapFunctionRegular, null, null);</w:t>
      </w:r>
    </w:p>
    <w:p w14:paraId="2FB70B69" w14:textId="77777777" w:rsidR="002759C1" w:rsidRPr="00EC76D5" w:rsidRDefault="002759C1" w:rsidP="002759C1">
      <w:pPr>
        <w:pStyle w:val="Code"/>
      </w:pPr>
      <w:r w:rsidRPr="00EC76D5">
        <w:t xml:space="preserve">          }</w:t>
      </w:r>
    </w:p>
    <w:p w14:paraId="1C3D8E05" w14:textId="77777777" w:rsidR="002759C1" w:rsidRPr="00EC76D5" w:rsidRDefault="002759C1" w:rsidP="002759C1">
      <w:pPr>
        <w:pStyle w:val="Code"/>
      </w:pPr>
      <w:r w:rsidRPr="00EC76D5">
        <w:t xml:space="preserve">        }</w:t>
      </w:r>
    </w:p>
    <w:p w14:paraId="007E0540" w14:textId="77777777" w:rsidR="002759C1" w:rsidRPr="00EC76D5" w:rsidRDefault="002759C1" w:rsidP="002759C1">
      <w:pPr>
        <w:pStyle w:val="Code"/>
      </w:pPr>
      <w:r w:rsidRPr="00EC76D5">
        <w:t xml:space="preserve">        break;</w:t>
      </w:r>
    </w:p>
    <w:p w14:paraId="7D9C1AE6" w14:textId="77777777" w:rsidR="002759C1" w:rsidRPr="00EC76D5" w:rsidRDefault="002759C1" w:rsidP="002759C1">
      <w:pPr>
        <w:pStyle w:val="Code"/>
      </w:pPr>
      <w:r w:rsidRPr="00EC76D5">
        <w:t xml:space="preserve">  </w:t>
      </w:r>
    </w:p>
    <w:p w14:paraId="68C0E1AA" w14:textId="77777777" w:rsidR="002759C1" w:rsidRPr="00EC76D5" w:rsidRDefault="002759C1" w:rsidP="002759C1">
      <w:pPr>
        <w:pStyle w:val="Code"/>
      </w:pPr>
      <w:r w:rsidRPr="00EC76D5">
        <w:t xml:space="preserve">      case Call: {</w:t>
      </w:r>
    </w:p>
    <w:p w14:paraId="4A9E22BB" w14:textId="77777777" w:rsidR="002759C1" w:rsidRPr="00EC76D5" w:rsidRDefault="002759C1" w:rsidP="002759C1">
      <w:pPr>
        <w:pStyle w:val="Code"/>
      </w:pPr>
      <w:r w:rsidRPr="00EC76D5">
        <w:t xml:space="preserve">          Symbol calleeSymbol = (Symbol) operand1;</w:t>
      </w:r>
    </w:p>
    <w:p w14:paraId="2FA72FF5" w14:textId="77777777" w:rsidR="002759C1" w:rsidRPr="00EC76D5" w:rsidRDefault="002759C1" w:rsidP="002759C1">
      <w:pPr>
        <w:pStyle w:val="Code"/>
      </w:pPr>
      <w:r w:rsidRPr="00EC76D5">
        <w:t xml:space="preserve">          int stackSize = (int) operand3;</w:t>
      </w:r>
    </w:p>
    <w:p w14:paraId="3BE7A38B" w14:textId="77777777" w:rsidR="002759C1" w:rsidRPr="00EC76D5" w:rsidRDefault="002759C1" w:rsidP="002759C1">
      <w:pPr>
        <w:pStyle w:val="Code"/>
      </w:pPr>
      <w:r w:rsidRPr="00EC76D5">
        <w:t xml:space="preserve">          int recordSize = Main.CurrentTable.getFunctionSize() + stackSize;</w:t>
      </w:r>
    </w:p>
    <w:p w14:paraId="4079E7A8" w14:textId="77777777" w:rsidR="002759C1" w:rsidRPr="00EC76D5" w:rsidRDefault="002759C1" w:rsidP="002759C1">
      <w:pPr>
        <w:pStyle w:val="Code"/>
      </w:pPr>
      <w:r w:rsidRPr="00EC76D5">
        <w:t xml:space="preserve">          </w:t>
      </w:r>
    </w:p>
    <w:p w14:paraId="1FB901E8" w14:textId="1D6C1F61" w:rsidR="002759C1" w:rsidRPr="00EC76D5" w:rsidRDefault="002759C1" w:rsidP="002759C1">
      <w:pPr>
        <w:pStyle w:val="Code"/>
      </w:pPr>
      <w:r w:rsidRPr="00EC76D5">
        <w:t xml:space="preserve">          boolean </w:t>
      </w:r>
      <w:r w:rsidR="00F73611">
        <w:t>callerType.IsEllipse()</w:t>
      </w:r>
      <w:r w:rsidRPr="00EC76D5">
        <w:t xml:space="preserve"> = Main.FuncSymbol.getType().isEllipse(),</w:t>
      </w:r>
    </w:p>
    <w:p w14:paraId="178AEE03" w14:textId="16D566B6" w:rsidR="002759C1" w:rsidRPr="00EC76D5" w:rsidRDefault="002759C1" w:rsidP="002759C1">
      <w:pPr>
        <w:pStyle w:val="Code"/>
      </w:pPr>
      <w:r w:rsidRPr="00EC76D5">
        <w:t xml:space="preserve">                  </w:t>
      </w:r>
      <w:r w:rsidR="00F73611">
        <w:t>calleeType.IsEllipse()</w:t>
      </w:r>
      <w:r w:rsidRPr="00EC76D5">
        <w:t xml:space="preserve"> = calleeSymbol.getType().isFunction() ?</w:t>
      </w:r>
    </w:p>
    <w:p w14:paraId="47D99C91" w14:textId="77777777" w:rsidR="002759C1" w:rsidRPr="00EC76D5" w:rsidRDefault="002759C1" w:rsidP="002759C1">
      <w:pPr>
        <w:pStyle w:val="Code"/>
      </w:pPr>
      <w:r w:rsidRPr="00EC76D5">
        <w:t xml:space="preserve">                                  calleeSymbol.getType().isEllipse() :</w:t>
      </w:r>
    </w:p>
    <w:p w14:paraId="0258385A" w14:textId="77777777" w:rsidR="002759C1" w:rsidRPr="00EC76D5" w:rsidRDefault="002759C1" w:rsidP="002759C1">
      <w:pPr>
        <w:pStyle w:val="Code"/>
      </w:pPr>
      <w:r w:rsidRPr="00EC76D5">
        <w:t xml:space="preserve">                        calleeSymbol.getType().getPointerType().isEllipse();</w:t>
      </w:r>
    </w:p>
    <w:p w14:paraId="0D7687BA" w14:textId="77777777" w:rsidR="002759C1" w:rsidRPr="00EC76D5" w:rsidRDefault="002759C1" w:rsidP="002759C1">
      <w:pPr>
        <w:pStyle w:val="Code"/>
      </w:pPr>
    </w:p>
    <w:p w14:paraId="17419270" w14:textId="77777777" w:rsidR="002759C1" w:rsidRPr="00EC76D5" w:rsidRDefault="002759C1" w:rsidP="002759C1">
      <w:pPr>
        <w:pStyle w:val="Code"/>
      </w:pPr>
      <w:r w:rsidRPr="00EC76D5">
        <w:t xml:space="preserve">          Type returnType = calleeSymbol.getType().isFunction() ?</w:t>
      </w:r>
    </w:p>
    <w:p w14:paraId="499B8F14" w14:textId="77777777" w:rsidR="002759C1" w:rsidRPr="00EC76D5" w:rsidRDefault="002759C1" w:rsidP="002759C1">
      <w:pPr>
        <w:pStyle w:val="Code"/>
      </w:pPr>
      <w:r w:rsidRPr="00EC76D5">
        <w:t xml:space="preserve">                            calleeSymbol.getType().getReturnType() :</w:t>
      </w:r>
    </w:p>
    <w:p w14:paraId="6FCCDB8A" w14:textId="77777777" w:rsidR="002759C1" w:rsidRPr="00EC76D5" w:rsidRDefault="002759C1" w:rsidP="002759C1">
      <w:pPr>
        <w:pStyle w:val="Code"/>
      </w:pPr>
      <w:r w:rsidRPr="00EC76D5">
        <w:t xml:space="preserve">                     calleeSymbol.getType().getPointerType().getReturnType();</w:t>
      </w:r>
    </w:p>
    <w:p w14:paraId="210F1ED7" w14:textId="77777777" w:rsidR="002759C1" w:rsidRPr="00EC76D5" w:rsidRDefault="002759C1" w:rsidP="002759C1">
      <w:pPr>
        <w:pStyle w:val="Code"/>
      </w:pPr>
      <w:r w:rsidRPr="00EC76D5">
        <w:t xml:space="preserve">          </w:t>
      </w:r>
    </w:p>
    <w:p w14:paraId="5C1EF28C" w14:textId="77777777" w:rsidR="002759C1" w:rsidRPr="00EC76D5" w:rsidRDefault="002759C1" w:rsidP="002759C1">
      <w:pPr>
        <w:pStyle w:val="Code"/>
      </w:pPr>
      <w:r w:rsidRPr="00EC76D5">
        <w:t xml:space="preserve">          Register callRegister = middleCode.getRegister(Track.Left),</w:t>
      </w:r>
    </w:p>
    <w:p w14:paraId="2A4BD9E6" w14:textId="77777777" w:rsidR="002759C1" w:rsidRPr="00EC76D5" w:rsidRDefault="002759C1" w:rsidP="002759C1">
      <w:pPr>
        <w:pStyle w:val="Code"/>
      </w:pPr>
      <w:r w:rsidRPr="00EC76D5">
        <w:t xml:space="preserve">                   addressRegister = middleCode.getRegister(Track.LeftAddress);</w:t>
      </w:r>
    </w:p>
    <w:p w14:paraId="3AF31BC1" w14:textId="77777777" w:rsidR="002759C1" w:rsidRPr="00EC76D5" w:rsidRDefault="002759C1" w:rsidP="002759C1">
      <w:pPr>
        <w:pStyle w:val="Code"/>
      </w:pPr>
      <w:r w:rsidRPr="00EC76D5">
        <w:t xml:space="preserve">          int addressOffset = middleCode.getAddressOffset(Track.LeftAddress);</w:t>
      </w:r>
    </w:p>
    <w:p w14:paraId="1B7C94BB" w14:textId="77777777" w:rsidR="002759C1" w:rsidRPr="00EC76D5" w:rsidRDefault="002759C1" w:rsidP="002759C1">
      <w:pPr>
        <w:pStyle w:val="Code"/>
      </w:pPr>
    </w:p>
    <w:p w14:paraId="156286B4" w14:textId="77777777" w:rsidR="002759C1" w:rsidRPr="00EC76D5" w:rsidRDefault="002759C1" w:rsidP="002759C1">
      <w:pPr>
        <w:pStyle w:val="Code"/>
      </w:pPr>
      <w:r w:rsidRPr="00EC76D5">
        <w:t xml:space="preserve">          if (middleCode.isLoad(Track.Left)) {</w:t>
      </w:r>
    </w:p>
    <w:p w14:paraId="7FD666C7" w14:textId="77777777" w:rsidR="002759C1" w:rsidRPr="00EC76D5" w:rsidRDefault="002759C1" w:rsidP="002759C1">
      <w:pPr>
        <w:pStyle w:val="Code"/>
      </w:pPr>
      <w:r w:rsidRPr="00EC76D5">
        <w:t xml:space="preserve">            loadRegister(callRegister, calleeSymbol,</w:t>
      </w:r>
    </w:p>
    <w:p w14:paraId="5F31D3C2" w14:textId="77777777" w:rsidR="002759C1" w:rsidRPr="00EC76D5" w:rsidRDefault="002759C1" w:rsidP="002759C1">
      <w:pPr>
        <w:pStyle w:val="Code"/>
      </w:pPr>
      <w:r w:rsidRPr="00EC76D5">
        <w:t xml:space="preserve">                         addressRegister, addressOffset);</w:t>
      </w:r>
    </w:p>
    <w:p w14:paraId="15958FDF" w14:textId="77777777" w:rsidR="002759C1" w:rsidRPr="00EC76D5" w:rsidRDefault="002759C1" w:rsidP="002759C1">
      <w:pPr>
        <w:pStyle w:val="Code"/>
      </w:pPr>
      <w:r w:rsidRPr="00EC76D5">
        <w:t xml:space="preserve">          }</w:t>
      </w:r>
    </w:p>
    <w:p w14:paraId="25BD220C" w14:textId="77777777" w:rsidR="002759C1" w:rsidRPr="00EC76D5" w:rsidRDefault="002759C1" w:rsidP="002759C1">
      <w:pPr>
        <w:pStyle w:val="Code"/>
      </w:pPr>
      <w:r w:rsidRPr="00EC76D5">
        <w:t xml:space="preserve">            </w:t>
      </w:r>
    </w:p>
    <w:p w14:paraId="63CFFD80" w14:textId="77777777" w:rsidR="002759C1" w:rsidRPr="00EC76D5" w:rsidRDefault="002759C1" w:rsidP="002759C1">
      <w:pPr>
        <w:pStyle w:val="Code"/>
      </w:pPr>
      <w:r w:rsidRPr="00EC76D5">
        <w:t xml:space="preserve">          int byteSize = 0;</w:t>
      </w:r>
    </w:p>
    <w:p w14:paraId="3D3CFADB" w14:textId="77777777" w:rsidR="002759C1" w:rsidRPr="00EC76D5" w:rsidRDefault="002759C1" w:rsidP="002759C1">
      <w:pPr>
        <w:pStyle w:val="Code"/>
      </w:pPr>
      <w:r w:rsidRPr="00EC76D5">
        <w:lastRenderedPageBreak/>
        <w:t xml:space="preserve">          int returnLine = m_objectCodeList.size();</w:t>
      </w:r>
    </w:p>
    <w:p w14:paraId="677077DA" w14:textId="77777777" w:rsidR="002759C1" w:rsidRPr="00EC76D5" w:rsidRDefault="002759C1" w:rsidP="002759C1">
      <w:pPr>
        <w:pStyle w:val="Code"/>
      </w:pPr>
      <w:r w:rsidRPr="00EC76D5">
        <w:t xml:space="preserve">          String returnLabel =</w:t>
      </w:r>
    </w:p>
    <w:p w14:paraId="60B2CD4C" w14:textId="77777777" w:rsidR="002759C1" w:rsidRPr="00EC76D5" w:rsidRDefault="002759C1" w:rsidP="002759C1">
      <w:pPr>
        <w:pStyle w:val="Code"/>
      </w:pPr>
      <w:r w:rsidRPr="00EC76D5">
        <w:t xml:space="preserve">            Main.FuncSymbol.getUniqueName() + Main.SeparatorId + (index + 1);</w:t>
      </w:r>
    </w:p>
    <w:p w14:paraId="467AB40D" w14:textId="77777777" w:rsidR="002759C1" w:rsidRPr="00EC76D5" w:rsidRDefault="002759C1" w:rsidP="002759C1">
      <w:pPr>
        <w:pStyle w:val="Code"/>
      </w:pPr>
      <w:r w:rsidRPr="00EC76D5">
        <w:t xml:space="preserve">          </w:t>
      </w:r>
    </w:p>
    <w:p w14:paraId="6C5A2F96" w14:textId="77777777" w:rsidR="002759C1" w:rsidRPr="00EC76D5" w:rsidRDefault="002759C1" w:rsidP="002759C1">
      <w:pPr>
        <w:pStyle w:val="Code"/>
      </w:pPr>
      <w:r w:rsidRPr="00EC76D5">
        <w:t xml:space="preserve">          Pair&lt;Integer,Boolean&gt; pair = (Pair) operand2;          </w:t>
      </w:r>
    </w:p>
    <w:p w14:paraId="5AE077AA" w14:textId="77777777" w:rsidR="002759C1" w:rsidRPr="00EC76D5" w:rsidRDefault="002759C1" w:rsidP="002759C1">
      <w:pPr>
        <w:pStyle w:val="Code"/>
      </w:pPr>
      <w:r w:rsidRPr="00EC76D5">
        <w:t xml:space="preserve">          int extraSize = pair.getFirst();</w:t>
      </w:r>
    </w:p>
    <w:p w14:paraId="705B9D6E" w14:textId="77777777" w:rsidR="002759C1" w:rsidRPr="00EC76D5" w:rsidRDefault="002759C1" w:rsidP="002759C1">
      <w:pPr>
        <w:pStyle w:val="Code"/>
      </w:pPr>
      <w:r w:rsidRPr="00EC76D5">
        <w:t xml:space="preserve">          boolean useResult = pair.getSecond();</w:t>
      </w:r>
    </w:p>
    <w:p w14:paraId="05B37BA7" w14:textId="77777777" w:rsidR="002759C1" w:rsidRPr="00EC76D5" w:rsidRDefault="002759C1" w:rsidP="002759C1">
      <w:pPr>
        <w:pStyle w:val="Code"/>
      </w:pPr>
    </w:p>
    <w:p w14:paraId="519B5E5A" w14:textId="0FF83BE9" w:rsidR="002759C1" w:rsidRPr="00EC76D5" w:rsidRDefault="002759C1" w:rsidP="002759C1">
      <w:pPr>
        <w:pStyle w:val="Code"/>
      </w:pPr>
      <w:r w:rsidRPr="00EC76D5">
        <w:t xml:space="preserve">          if (</w:t>
      </w:r>
      <w:r w:rsidR="00F73611">
        <w:t>callerType.IsEllipse()</w:t>
      </w:r>
      <w:r w:rsidRPr="00EC76D5">
        <w:t>) {</w:t>
      </w:r>
    </w:p>
    <w:p w14:paraId="507F94BC" w14:textId="77777777" w:rsidR="002759C1" w:rsidRPr="00EC76D5" w:rsidRDefault="002759C1" w:rsidP="002759C1">
      <w:pPr>
        <w:pStyle w:val="Code"/>
      </w:pPr>
      <w:r w:rsidRPr="00EC76D5">
        <w:t xml:space="preserve">            // mov word [di + 10], 20</w:t>
      </w:r>
    </w:p>
    <w:p w14:paraId="4979DBAB" w14:textId="77777777" w:rsidR="002759C1" w:rsidRPr="00EC76D5" w:rsidRDefault="002759C1" w:rsidP="002759C1">
      <w:pPr>
        <w:pStyle w:val="Code"/>
      </w:pPr>
      <w:r w:rsidRPr="00EC76D5">
        <w:t xml:space="preserve">            addObjectCode(ObjectOperator.mov_word, ObjectCode.EllipseRegister,</w:t>
      </w:r>
    </w:p>
    <w:p w14:paraId="62ED141F" w14:textId="77777777" w:rsidR="002759C1" w:rsidRPr="00EC76D5" w:rsidRDefault="002759C1" w:rsidP="002759C1">
      <w:pPr>
        <w:pStyle w:val="Code"/>
      </w:pPr>
      <w:r w:rsidRPr="00EC76D5">
        <w:t xml:space="preserve">               recordSize + SymbolTable.ReturnAddressOffset, null,returnLabel);</w:t>
      </w:r>
    </w:p>
    <w:p w14:paraId="3C29E3C5" w14:textId="77777777" w:rsidR="002759C1" w:rsidRPr="00EC76D5" w:rsidRDefault="002759C1" w:rsidP="002759C1">
      <w:pPr>
        <w:pStyle w:val="Code"/>
      </w:pPr>
    </w:p>
    <w:p w14:paraId="2E13D5BC" w14:textId="77777777" w:rsidR="002759C1" w:rsidRPr="00EC76D5" w:rsidRDefault="002759C1" w:rsidP="002759C1">
      <w:pPr>
        <w:pStyle w:val="Code"/>
      </w:pPr>
      <w:r w:rsidRPr="00EC76D5">
        <w:t xml:space="preserve">            byteSize +=</w:t>
      </w:r>
    </w:p>
    <w:p w14:paraId="49FB469E" w14:textId="77777777" w:rsidR="002759C1" w:rsidRPr="00EC76D5" w:rsidRDefault="002759C1" w:rsidP="002759C1">
      <w:pPr>
        <w:pStyle w:val="Code"/>
      </w:pPr>
      <w:r w:rsidRPr="00EC76D5">
        <w:t xml:space="preserve">              addCountObjectCode(ObjectOperator.mov,ObjectCode.EllipseRegister,</w:t>
      </w:r>
    </w:p>
    <w:p w14:paraId="47D0F384" w14:textId="77777777" w:rsidR="002759C1" w:rsidRPr="00EC76D5" w:rsidRDefault="002759C1" w:rsidP="002759C1">
      <w:pPr>
        <w:pStyle w:val="Code"/>
      </w:pPr>
      <w:r w:rsidRPr="00EC76D5">
        <w:t xml:space="preserve">                                 recordSize + SymbolTable.RegularFrameOffset,</w:t>
      </w:r>
    </w:p>
    <w:p w14:paraId="361AD9CF" w14:textId="77777777" w:rsidR="002759C1" w:rsidRPr="00EC76D5" w:rsidRDefault="002759C1" w:rsidP="002759C1">
      <w:pPr>
        <w:pStyle w:val="Code"/>
      </w:pPr>
      <w:r w:rsidRPr="00EC76D5">
        <w:t xml:space="preserve">                                 ObjectCode.FrameRegister);</w:t>
      </w:r>
    </w:p>
    <w:p w14:paraId="3F229F49" w14:textId="77777777" w:rsidR="002759C1" w:rsidRPr="00EC76D5" w:rsidRDefault="002759C1" w:rsidP="002759C1">
      <w:pPr>
        <w:pStyle w:val="Code"/>
      </w:pPr>
      <w:r w:rsidRPr="00EC76D5">
        <w:t xml:space="preserve">            byteSize +=</w:t>
      </w:r>
    </w:p>
    <w:p w14:paraId="2E457921" w14:textId="77777777" w:rsidR="002759C1" w:rsidRPr="00EC76D5" w:rsidRDefault="002759C1" w:rsidP="002759C1">
      <w:pPr>
        <w:pStyle w:val="Code"/>
      </w:pPr>
      <w:r w:rsidRPr="00EC76D5">
        <w:t xml:space="preserve">              addCountObjectCode(ObjectOperator.mov,ObjectCode.EllipseRegister,</w:t>
      </w:r>
    </w:p>
    <w:p w14:paraId="3A44B703" w14:textId="77777777" w:rsidR="002759C1" w:rsidRPr="00EC76D5" w:rsidRDefault="002759C1" w:rsidP="002759C1">
      <w:pPr>
        <w:pStyle w:val="Code"/>
      </w:pPr>
      <w:r w:rsidRPr="00EC76D5">
        <w:t xml:space="preserve">                                 recordSize + SymbolTable.EllipseFrameOffset,</w:t>
      </w:r>
    </w:p>
    <w:p w14:paraId="792DC7A0" w14:textId="77777777" w:rsidR="002759C1" w:rsidRPr="00EC76D5" w:rsidRDefault="002759C1" w:rsidP="002759C1">
      <w:pPr>
        <w:pStyle w:val="Code"/>
      </w:pPr>
      <w:r w:rsidRPr="00EC76D5">
        <w:t xml:space="preserve">                                 ObjectCode.EllipseRegister);</w:t>
      </w:r>
    </w:p>
    <w:p w14:paraId="6C5047A6" w14:textId="77777777" w:rsidR="002759C1" w:rsidRPr="00EC76D5" w:rsidRDefault="002759C1" w:rsidP="002759C1">
      <w:pPr>
        <w:pStyle w:val="Code"/>
      </w:pPr>
    </w:p>
    <w:p w14:paraId="5ED99554" w14:textId="77777777" w:rsidR="002759C1" w:rsidRPr="00EC76D5" w:rsidRDefault="002759C1" w:rsidP="002759C1">
      <w:pPr>
        <w:pStyle w:val="Code"/>
      </w:pPr>
      <w:r w:rsidRPr="00EC76D5">
        <w:t xml:space="preserve">            if (returnType.isFloating()) {</w:t>
      </w:r>
    </w:p>
    <w:p w14:paraId="5C429241" w14:textId="77777777" w:rsidR="002759C1" w:rsidRPr="00EC76D5" w:rsidRDefault="002759C1" w:rsidP="002759C1">
      <w:pPr>
        <w:pStyle w:val="Code"/>
      </w:pPr>
      <w:r w:rsidRPr="00EC76D5">
        <w:t xml:space="preserve">              byteSize +=</w:t>
      </w:r>
    </w:p>
    <w:p w14:paraId="00F1A02F" w14:textId="77777777" w:rsidR="002759C1" w:rsidRPr="00EC76D5" w:rsidRDefault="002759C1" w:rsidP="002759C1">
      <w:pPr>
        <w:pStyle w:val="Code"/>
      </w:pPr>
      <w:r w:rsidRPr="00EC76D5">
        <w:t xml:space="preserve">                addCountObjectCode(ObjectOperator.mov_byte, ObjectCode.EllipseRegister,</w:t>
      </w:r>
    </w:p>
    <w:p w14:paraId="509AD303" w14:textId="77777777" w:rsidR="002759C1" w:rsidRPr="00EC76D5" w:rsidRDefault="002759C1" w:rsidP="002759C1">
      <w:pPr>
        <w:pStyle w:val="Code"/>
      </w:pPr>
      <w:r w:rsidRPr="00EC76D5">
        <w:t xml:space="preserve">                                   recordSize + SymbolTable.UseResultOffset,</w:t>
      </w:r>
    </w:p>
    <w:p w14:paraId="5E9DECCF" w14:textId="77777777" w:rsidR="002759C1" w:rsidRPr="00EC76D5" w:rsidRDefault="002759C1" w:rsidP="002759C1">
      <w:pPr>
        <w:pStyle w:val="Code"/>
      </w:pPr>
      <w:r w:rsidRPr="00EC76D5">
        <w:t xml:space="preserve">                                   useResult ? 1 : 0);</w:t>
      </w:r>
    </w:p>
    <w:p w14:paraId="6B92BAE1" w14:textId="77777777" w:rsidR="002759C1" w:rsidRPr="00EC76D5" w:rsidRDefault="002759C1" w:rsidP="002759C1">
      <w:pPr>
        <w:pStyle w:val="Code"/>
      </w:pPr>
      <w:r w:rsidRPr="00EC76D5">
        <w:t xml:space="preserve">            }</w:t>
      </w:r>
    </w:p>
    <w:p w14:paraId="77184957" w14:textId="77777777" w:rsidR="002759C1" w:rsidRPr="00EC76D5" w:rsidRDefault="002759C1" w:rsidP="002759C1">
      <w:pPr>
        <w:pStyle w:val="Code"/>
      </w:pPr>
      <w:r w:rsidRPr="00EC76D5">
        <w:t xml:space="preserve">            </w:t>
      </w:r>
    </w:p>
    <w:p w14:paraId="79C27554" w14:textId="77777777" w:rsidR="002759C1" w:rsidRPr="00EC76D5" w:rsidRDefault="002759C1" w:rsidP="002759C1">
      <w:pPr>
        <w:pStyle w:val="Code"/>
      </w:pPr>
      <w:r w:rsidRPr="00EC76D5">
        <w:t xml:space="preserve">            byteSize += addCountObjectCode(ObjectOperator.add, ObjectCode.EllipseRegister,</w:t>
      </w:r>
    </w:p>
    <w:p w14:paraId="341C18EB" w14:textId="77777777" w:rsidR="002759C1" w:rsidRPr="00EC76D5" w:rsidRDefault="002759C1" w:rsidP="002759C1">
      <w:pPr>
        <w:pStyle w:val="Code"/>
      </w:pPr>
      <w:r w:rsidRPr="00EC76D5">
        <w:t xml:space="preserve">                                           recordSize, null);</w:t>
      </w:r>
    </w:p>
    <w:p w14:paraId="34F4BD86" w14:textId="77777777" w:rsidR="002759C1" w:rsidRPr="00EC76D5" w:rsidRDefault="002759C1" w:rsidP="002759C1">
      <w:pPr>
        <w:pStyle w:val="Code"/>
      </w:pPr>
      <w:r w:rsidRPr="00EC76D5">
        <w:t xml:space="preserve">            byteSize += addCountObjectCode(ObjectOperator.mov, ObjectCode.FrameRegister,</w:t>
      </w:r>
    </w:p>
    <w:p w14:paraId="2C178277" w14:textId="77777777" w:rsidR="002759C1" w:rsidRPr="00EC76D5" w:rsidRDefault="002759C1" w:rsidP="002759C1">
      <w:pPr>
        <w:pStyle w:val="Code"/>
      </w:pPr>
      <w:r w:rsidRPr="00EC76D5">
        <w:t xml:space="preserve">                                           ObjectCode.EllipseRegister, null);</w:t>
      </w:r>
    </w:p>
    <w:p w14:paraId="1CF4DF55" w14:textId="77777777" w:rsidR="002759C1" w:rsidRPr="00EC76D5" w:rsidRDefault="002759C1" w:rsidP="002759C1">
      <w:pPr>
        <w:pStyle w:val="Code"/>
      </w:pPr>
      <w:r w:rsidRPr="00EC76D5">
        <w:t xml:space="preserve">          }</w:t>
      </w:r>
    </w:p>
    <w:p w14:paraId="79287A05" w14:textId="77777777" w:rsidR="002759C1" w:rsidRPr="00EC76D5" w:rsidRDefault="002759C1" w:rsidP="002759C1">
      <w:pPr>
        <w:pStyle w:val="Code"/>
      </w:pPr>
      <w:r w:rsidRPr="00EC76D5">
        <w:t xml:space="preserve">          else {</w:t>
      </w:r>
    </w:p>
    <w:p w14:paraId="20DE1039" w14:textId="77777777" w:rsidR="002759C1" w:rsidRPr="00EC76D5" w:rsidRDefault="002759C1" w:rsidP="002759C1">
      <w:pPr>
        <w:pStyle w:val="Code"/>
      </w:pPr>
      <w:r w:rsidRPr="00EC76D5">
        <w:t xml:space="preserve">            addObjectCode(ObjectOperator.mov_word, ObjectCode.FrameRegister,</w:t>
      </w:r>
    </w:p>
    <w:p w14:paraId="02211EAC" w14:textId="77777777" w:rsidR="002759C1" w:rsidRPr="00EC76D5" w:rsidRDefault="002759C1" w:rsidP="002759C1">
      <w:pPr>
        <w:pStyle w:val="Code"/>
      </w:pPr>
      <w:r w:rsidRPr="00EC76D5">
        <w:t xml:space="preserve">                          recordSize + SymbolTable.ReturnAddressOffset, null, returnLabel);</w:t>
      </w:r>
    </w:p>
    <w:p w14:paraId="4BA2564B" w14:textId="77777777" w:rsidR="002759C1" w:rsidRPr="00EC76D5" w:rsidRDefault="002759C1" w:rsidP="002759C1">
      <w:pPr>
        <w:pStyle w:val="Code"/>
      </w:pPr>
    </w:p>
    <w:p w14:paraId="2DD562BA" w14:textId="77777777" w:rsidR="002759C1" w:rsidRPr="00EC76D5" w:rsidRDefault="002759C1" w:rsidP="002759C1">
      <w:pPr>
        <w:pStyle w:val="Code"/>
      </w:pPr>
      <w:r w:rsidRPr="00EC76D5">
        <w:t xml:space="preserve">            byteSize += addCountObjectCode(ObjectOperator.mov, ObjectCode.FrameRegister,</w:t>
      </w:r>
    </w:p>
    <w:p w14:paraId="6E393E21" w14:textId="77777777" w:rsidR="002759C1" w:rsidRPr="00EC76D5" w:rsidRDefault="002759C1" w:rsidP="002759C1">
      <w:pPr>
        <w:pStyle w:val="Code"/>
      </w:pPr>
      <w:r w:rsidRPr="00EC76D5">
        <w:t xml:space="preserve">                                           recordSize + SymbolTable.RegularFrameOffset,</w:t>
      </w:r>
    </w:p>
    <w:p w14:paraId="2511598C" w14:textId="77777777" w:rsidR="002759C1" w:rsidRPr="00EC76D5" w:rsidRDefault="002759C1" w:rsidP="002759C1">
      <w:pPr>
        <w:pStyle w:val="Code"/>
      </w:pPr>
      <w:r w:rsidRPr="00EC76D5">
        <w:t xml:space="preserve">                                           ObjectCode.FrameRegister);</w:t>
      </w:r>
    </w:p>
    <w:p w14:paraId="25A51685" w14:textId="77777777" w:rsidR="002759C1" w:rsidRPr="00EC76D5" w:rsidRDefault="002759C1" w:rsidP="002759C1">
      <w:pPr>
        <w:pStyle w:val="Code"/>
      </w:pPr>
      <w:r w:rsidRPr="00EC76D5">
        <w:t xml:space="preserve">            byteSize += addCountObjectCode(ObjectOperator.mov, ObjectCode.FrameRegister,</w:t>
      </w:r>
    </w:p>
    <w:p w14:paraId="495DAACE" w14:textId="77777777" w:rsidR="002759C1" w:rsidRPr="00EC76D5" w:rsidRDefault="002759C1" w:rsidP="002759C1">
      <w:pPr>
        <w:pStyle w:val="Code"/>
      </w:pPr>
      <w:r w:rsidRPr="00EC76D5">
        <w:t xml:space="preserve">                                           recordSize + SymbolTable.EllipseFrameOffset,</w:t>
      </w:r>
    </w:p>
    <w:p w14:paraId="296E8D69" w14:textId="77777777" w:rsidR="002759C1" w:rsidRPr="00EC76D5" w:rsidRDefault="002759C1" w:rsidP="002759C1">
      <w:pPr>
        <w:pStyle w:val="Code"/>
      </w:pPr>
      <w:r w:rsidRPr="00EC76D5">
        <w:t xml:space="preserve">                                           ObjectCode.EllipseRegister);</w:t>
      </w:r>
    </w:p>
    <w:p w14:paraId="1133B031" w14:textId="77777777" w:rsidR="002759C1" w:rsidRPr="00EC76D5" w:rsidRDefault="002759C1" w:rsidP="002759C1">
      <w:pPr>
        <w:pStyle w:val="Code"/>
      </w:pPr>
    </w:p>
    <w:p w14:paraId="06FB0060" w14:textId="77777777" w:rsidR="002759C1" w:rsidRPr="00EC76D5" w:rsidRDefault="002759C1" w:rsidP="002759C1">
      <w:pPr>
        <w:pStyle w:val="Code"/>
      </w:pPr>
      <w:r w:rsidRPr="00EC76D5">
        <w:t xml:space="preserve">            if (returnType.isFloating()) {</w:t>
      </w:r>
    </w:p>
    <w:p w14:paraId="664A1BAB" w14:textId="77777777" w:rsidR="002759C1" w:rsidRPr="00EC76D5" w:rsidRDefault="002759C1" w:rsidP="002759C1">
      <w:pPr>
        <w:pStyle w:val="Code"/>
      </w:pPr>
      <w:r w:rsidRPr="00EC76D5">
        <w:lastRenderedPageBreak/>
        <w:t xml:space="preserve">              byteSize += addCountObjectCode(ObjectOperator.mov_byte, ObjectCode.FrameRegister,</w:t>
      </w:r>
    </w:p>
    <w:p w14:paraId="4414632F" w14:textId="77777777" w:rsidR="002759C1" w:rsidRPr="00EC76D5" w:rsidRDefault="002759C1" w:rsidP="002759C1">
      <w:pPr>
        <w:pStyle w:val="Code"/>
      </w:pPr>
      <w:r w:rsidRPr="00EC76D5">
        <w:t xml:space="preserve">                                             recordSize + SymbolTable.UseResultOffset,</w:t>
      </w:r>
    </w:p>
    <w:p w14:paraId="5D2DE9C6" w14:textId="77777777" w:rsidR="002759C1" w:rsidRPr="00EC76D5" w:rsidRDefault="002759C1" w:rsidP="002759C1">
      <w:pPr>
        <w:pStyle w:val="Code"/>
      </w:pPr>
      <w:r w:rsidRPr="00EC76D5">
        <w:t xml:space="preserve">                                             useResult ? 1 : 0);</w:t>
      </w:r>
    </w:p>
    <w:p w14:paraId="456E39C1" w14:textId="77777777" w:rsidR="002759C1" w:rsidRPr="00EC76D5" w:rsidRDefault="002759C1" w:rsidP="002759C1">
      <w:pPr>
        <w:pStyle w:val="Code"/>
      </w:pPr>
      <w:r w:rsidRPr="00EC76D5">
        <w:t xml:space="preserve">            }</w:t>
      </w:r>
    </w:p>
    <w:p w14:paraId="30AA7F60" w14:textId="77777777" w:rsidR="002759C1" w:rsidRPr="00EC76D5" w:rsidRDefault="002759C1" w:rsidP="002759C1">
      <w:pPr>
        <w:pStyle w:val="Code"/>
      </w:pPr>
      <w:r w:rsidRPr="00EC76D5">
        <w:t xml:space="preserve">            </w:t>
      </w:r>
    </w:p>
    <w:p w14:paraId="17E54CAF" w14:textId="77777777" w:rsidR="002759C1" w:rsidRPr="00EC76D5" w:rsidRDefault="002759C1" w:rsidP="002759C1">
      <w:pPr>
        <w:pStyle w:val="Code"/>
      </w:pPr>
      <w:r w:rsidRPr="00EC76D5">
        <w:t xml:space="preserve">            byteSize += addCountObjectCode(ObjectOperator.add, ObjectCode.FrameRegister,</w:t>
      </w:r>
    </w:p>
    <w:p w14:paraId="52BBA200" w14:textId="77777777" w:rsidR="002759C1" w:rsidRPr="00EC76D5" w:rsidRDefault="002759C1" w:rsidP="002759C1">
      <w:pPr>
        <w:pStyle w:val="Code"/>
      </w:pPr>
      <w:r w:rsidRPr="00EC76D5">
        <w:t xml:space="preserve">                                           recordSize, null);</w:t>
      </w:r>
    </w:p>
    <w:p w14:paraId="0342BE55" w14:textId="77777777" w:rsidR="002759C1" w:rsidRPr="00EC76D5" w:rsidRDefault="002759C1" w:rsidP="002759C1">
      <w:pPr>
        <w:pStyle w:val="Code"/>
      </w:pPr>
      <w:r w:rsidRPr="00EC76D5">
        <w:t xml:space="preserve">            </w:t>
      </w:r>
    </w:p>
    <w:p w14:paraId="328C7EAC" w14:textId="7E098667" w:rsidR="002759C1" w:rsidRPr="00EC76D5" w:rsidRDefault="002759C1" w:rsidP="002759C1">
      <w:pPr>
        <w:pStyle w:val="Code"/>
      </w:pPr>
      <w:r w:rsidRPr="00EC76D5">
        <w:t xml:space="preserve">            if (</w:t>
      </w:r>
      <w:r w:rsidR="00F73611">
        <w:t>calleeType.IsEllipse()</w:t>
      </w:r>
      <w:r w:rsidRPr="00EC76D5">
        <w:t>) {</w:t>
      </w:r>
    </w:p>
    <w:p w14:paraId="52E46460" w14:textId="77777777" w:rsidR="002759C1" w:rsidRPr="00EC76D5" w:rsidRDefault="002759C1" w:rsidP="002759C1">
      <w:pPr>
        <w:pStyle w:val="Code"/>
      </w:pPr>
      <w:r w:rsidRPr="00EC76D5">
        <w:t xml:space="preserve">              byteSize += addCountObjectCode(ObjectOperator.mov, ObjectCode.EllipseRegister,</w:t>
      </w:r>
    </w:p>
    <w:p w14:paraId="1EEBAA31" w14:textId="77777777" w:rsidR="002759C1" w:rsidRPr="00EC76D5" w:rsidRDefault="002759C1" w:rsidP="002759C1">
      <w:pPr>
        <w:pStyle w:val="Code"/>
      </w:pPr>
      <w:r w:rsidRPr="00EC76D5">
        <w:t xml:space="preserve">                                             ObjectCode.FrameRegister, null);</w:t>
      </w:r>
    </w:p>
    <w:p w14:paraId="51ECE22E" w14:textId="77777777" w:rsidR="002759C1" w:rsidRPr="00EC76D5" w:rsidRDefault="002759C1" w:rsidP="002759C1">
      <w:pPr>
        <w:pStyle w:val="Code"/>
      </w:pPr>
      <w:r w:rsidRPr="00EC76D5">
        <w:t xml:space="preserve">            }</w:t>
      </w:r>
    </w:p>
    <w:p w14:paraId="07ADEA63" w14:textId="77777777" w:rsidR="002759C1" w:rsidRPr="00EC76D5" w:rsidRDefault="002759C1" w:rsidP="002759C1">
      <w:pPr>
        <w:pStyle w:val="Code"/>
      </w:pPr>
      <w:r w:rsidRPr="00EC76D5">
        <w:t xml:space="preserve">          }</w:t>
      </w:r>
    </w:p>
    <w:p w14:paraId="36058C1E" w14:textId="77777777" w:rsidR="002759C1" w:rsidRPr="00EC76D5" w:rsidRDefault="002759C1" w:rsidP="002759C1">
      <w:pPr>
        <w:pStyle w:val="Code"/>
      </w:pPr>
    </w:p>
    <w:p w14:paraId="0DDD1E90" w14:textId="77777777" w:rsidR="002759C1" w:rsidRPr="00EC76D5" w:rsidRDefault="002759C1" w:rsidP="002759C1">
      <w:pPr>
        <w:pStyle w:val="Code"/>
      </w:pPr>
      <w:r w:rsidRPr="00EC76D5">
        <w:t xml:space="preserve">          if (extraSize &gt; 0) {</w:t>
      </w:r>
    </w:p>
    <w:p w14:paraId="76EA2E9C" w14:textId="77777777" w:rsidR="002759C1" w:rsidRPr="00EC76D5" w:rsidRDefault="002759C1" w:rsidP="002759C1">
      <w:pPr>
        <w:pStyle w:val="Code"/>
      </w:pPr>
      <w:r w:rsidRPr="00EC76D5">
        <w:t xml:space="preserve">            byteSize += addCountObjectCode(ObjectOperator.add, ObjectCode.EllipseRegister,</w:t>
      </w:r>
    </w:p>
    <w:p w14:paraId="110B0EA3" w14:textId="77777777" w:rsidR="002759C1" w:rsidRPr="00EC76D5" w:rsidRDefault="002759C1" w:rsidP="002759C1">
      <w:pPr>
        <w:pStyle w:val="Code"/>
      </w:pPr>
      <w:r w:rsidRPr="00EC76D5">
        <w:t xml:space="preserve">                                           extraSize, null);</w:t>
      </w:r>
    </w:p>
    <w:p w14:paraId="703D2F58" w14:textId="77777777" w:rsidR="002759C1" w:rsidRPr="00EC76D5" w:rsidRDefault="002759C1" w:rsidP="002759C1">
      <w:pPr>
        <w:pStyle w:val="Code"/>
      </w:pPr>
      <w:r w:rsidRPr="00EC76D5">
        <w:t xml:space="preserve">          }</w:t>
      </w:r>
    </w:p>
    <w:p w14:paraId="764E42A5" w14:textId="77777777" w:rsidR="002759C1" w:rsidRPr="00EC76D5" w:rsidRDefault="002759C1" w:rsidP="002759C1">
      <w:pPr>
        <w:pStyle w:val="Code"/>
      </w:pPr>
    </w:p>
    <w:p w14:paraId="335FA190" w14:textId="77777777" w:rsidR="002759C1" w:rsidRPr="00EC76D5" w:rsidRDefault="002759C1" w:rsidP="002759C1">
      <w:pPr>
        <w:pStyle w:val="Code"/>
      </w:pPr>
      <w:r w:rsidRPr="00EC76D5">
        <w:t xml:space="preserve">          if (calleeSymbol.getType().isFunction()) {</w:t>
      </w:r>
    </w:p>
    <w:p w14:paraId="76C5E142" w14:textId="77777777" w:rsidR="002759C1" w:rsidRPr="00EC76D5" w:rsidRDefault="002759C1" w:rsidP="002759C1">
      <w:pPr>
        <w:pStyle w:val="Code"/>
      </w:pPr>
      <w:r w:rsidRPr="00EC76D5">
        <w:t xml:space="preserve">            byteSize += addCountObjectCode(ObjectOperator.call,</w:t>
      </w:r>
    </w:p>
    <w:p w14:paraId="205F99EA" w14:textId="77777777" w:rsidR="002759C1" w:rsidRPr="00EC76D5" w:rsidRDefault="002759C1" w:rsidP="002759C1">
      <w:pPr>
        <w:pStyle w:val="Code"/>
      </w:pPr>
      <w:r w:rsidRPr="00EC76D5">
        <w:t xml:space="preserve">                                calleeSymbol.getUniqueName(), null, null);</w:t>
      </w:r>
    </w:p>
    <w:p w14:paraId="0EA06015" w14:textId="77777777" w:rsidR="002759C1" w:rsidRPr="00EC76D5" w:rsidRDefault="002759C1" w:rsidP="002759C1">
      <w:pPr>
        <w:pStyle w:val="Code"/>
      </w:pPr>
      <w:r w:rsidRPr="00EC76D5">
        <w:t xml:space="preserve">          }</w:t>
      </w:r>
    </w:p>
    <w:p w14:paraId="3992B057" w14:textId="77777777" w:rsidR="002759C1" w:rsidRPr="00EC76D5" w:rsidRDefault="002759C1" w:rsidP="002759C1">
      <w:pPr>
        <w:pStyle w:val="Code"/>
      </w:pPr>
      <w:r w:rsidRPr="00EC76D5">
        <w:t xml:space="preserve">          else {</w:t>
      </w:r>
    </w:p>
    <w:p w14:paraId="4B83C19C" w14:textId="77777777" w:rsidR="002759C1" w:rsidRPr="00EC76D5" w:rsidRDefault="002759C1" w:rsidP="002759C1">
      <w:pPr>
        <w:pStyle w:val="Code"/>
      </w:pPr>
      <w:r w:rsidRPr="00EC76D5">
        <w:t xml:space="preserve">            if (calleeSymbol.isAutoOrRegister()) {</w:t>
      </w:r>
    </w:p>
    <w:p w14:paraId="18A76CDE" w14:textId="77777777" w:rsidR="002759C1" w:rsidRPr="00EC76D5" w:rsidRDefault="002759C1" w:rsidP="002759C1">
      <w:pPr>
        <w:pStyle w:val="Code"/>
      </w:pPr>
      <w:r w:rsidRPr="00EC76D5">
        <w:t xml:space="preserve">              calleeSymbol.setReferred(true);</w:t>
      </w:r>
    </w:p>
    <w:p w14:paraId="6A084967" w14:textId="77777777" w:rsidR="002759C1" w:rsidRPr="00EC76D5" w:rsidRDefault="002759C1" w:rsidP="002759C1">
      <w:pPr>
        <w:pStyle w:val="Code"/>
      </w:pPr>
      <w:r w:rsidRPr="00EC76D5">
        <w:t xml:space="preserve">              calleeSymbol = Symbol.createOffsetSymbol(calleeSymbol);</w:t>
      </w:r>
    </w:p>
    <w:p w14:paraId="5AF4DC91" w14:textId="77777777" w:rsidR="002759C1" w:rsidRPr="00EC76D5" w:rsidRDefault="002759C1" w:rsidP="002759C1">
      <w:pPr>
        <w:pStyle w:val="Code"/>
      </w:pPr>
      <w:r w:rsidRPr="00EC76D5">
        <w:t xml:space="preserve">              </w:t>
      </w:r>
    </w:p>
    <w:p w14:paraId="7EBE92F2" w14:textId="5F91EC92" w:rsidR="002759C1" w:rsidRPr="00EC76D5" w:rsidRDefault="002759C1" w:rsidP="002759C1">
      <w:pPr>
        <w:pStyle w:val="Code"/>
      </w:pPr>
      <w:r w:rsidRPr="00EC76D5">
        <w:t xml:space="preserve">              if (</w:t>
      </w:r>
      <w:r w:rsidR="00F73611">
        <w:t>callerType.IsEllipse()</w:t>
      </w:r>
      <w:r w:rsidRPr="00EC76D5">
        <w:t xml:space="preserve"> &amp;&amp; !calleeSymbol.isParameter()) {</w:t>
      </w:r>
    </w:p>
    <w:p w14:paraId="701839CF" w14:textId="77777777" w:rsidR="002759C1" w:rsidRPr="00EC76D5" w:rsidRDefault="002759C1" w:rsidP="002759C1">
      <w:pPr>
        <w:pStyle w:val="Code"/>
      </w:pPr>
      <w:r w:rsidRPr="00EC76D5">
        <w:t xml:space="preserve">                calleeSymbol.setOffset(calleeSymbol.getOffset() -</w:t>
      </w:r>
    </w:p>
    <w:p w14:paraId="6C6EA99D" w14:textId="77777777" w:rsidR="002759C1" w:rsidRPr="00EC76D5" w:rsidRDefault="002759C1" w:rsidP="002759C1">
      <w:pPr>
        <w:pStyle w:val="Code"/>
      </w:pPr>
      <w:r w:rsidRPr="00EC76D5">
        <w:t xml:space="preserve">                                       (recordSize + extraSize));</w:t>
      </w:r>
    </w:p>
    <w:p w14:paraId="6C6DF022" w14:textId="77777777" w:rsidR="002759C1" w:rsidRPr="00EC76D5" w:rsidRDefault="002759C1" w:rsidP="002759C1">
      <w:pPr>
        <w:pStyle w:val="Code"/>
      </w:pPr>
      <w:r w:rsidRPr="00EC76D5">
        <w:t xml:space="preserve">              }</w:t>
      </w:r>
    </w:p>
    <w:p w14:paraId="50A22B2E" w14:textId="77777777" w:rsidR="002759C1" w:rsidRPr="00EC76D5" w:rsidRDefault="002759C1" w:rsidP="002759C1">
      <w:pPr>
        <w:pStyle w:val="Code"/>
      </w:pPr>
      <w:r w:rsidRPr="00EC76D5">
        <w:t xml:space="preserve">              else {</w:t>
      </w:r>
    </w:p>
    <w:p w14:paraId="785F7406" w14:textId="77777777" w:rsidR="002759C1" w:rsidRPr="00EC76D5" w:rsidRDefault="002759C1" w:rsidP="002759C1">
      <w:pPr>
        <w:pStyle w:val="Code"/>
      </w:pPr>
      <w:r w:rsidRPr="00EC76D5">
        <w:t xml:space="preserve">                calleeSymbol.setOffset(calleeSymbol.getOffset() - recordSize);</w:t>
      </w:r>
    </w:p>
    <w:p w14:paraId="00F3151A" w14:textId="77777777" w:rsidR="002759C1" w:rsidRPr="00EC76D5" w:rsidRDefault="002759C1" w:rsidP="002759C1">
      <w:pPr>
        <w:pStyle w:val="Code"/>
      </w:pPr>
      <w:r w:rsidRPr="00EC76D5">
        <w:t xml:space="preserve">              }</w:t>
      </w:r>
    </w:p>
    <w:p w14:paraId="087D30EF" w14:textId="77777777" w:rsidR="002759C1" w:rsidRPr="00EC76D5" w:rsidRDefault="002759C1" w:rsidP="002759C1">
      <w:pPr>
        <w:pStyle w:val="Code"/>
      </w:pPr>
      <w:r w:rsidRPr="00EC76D5">
        <w:t xml:space="preserve">            }</w:t>
      </w:r>
    </w:p>
    <w:p w14:paraId="45CAF3ED" w14:textId="77777777" w:rsidR="002759C1" w:rsidRPr="00EC76D5" w:rsidRDefault="002759C1" w:rsidP="002759C1">
      <w:pPr>
        <w:pStyle w:val="Code"/>
      </w:pPr>
      <w:r w:rsidRPr="00EC76D5">
        <w:t xml:space="preserve">            </w:t>
      </w:r>
    </w:p>
    <w:p w14:paraId="15FCABCC" w14:textId="77777777" w:rsidR="002759C1" w:rsidRPr="00EC76D5" w:rsidRDefault="002759C1" w:rsidP="002759C1">
      <w:pPr>
        <w:pStyle w:val="Code"/>
      </w:pPr>
      <w:r w:rsidRPr="00EC76D5">
        <w:t xml:space="preserve">            byteSize +=</w:t>
      </w:r>
    </w:p>
    <w:p w14:paraId="19576111" w14:textId="77777777" w:rsidR="002759C1" w:rsidRPr="00EC76D5" w:rsidRDefault="002759C1" w:rsidP="002759C1">
      <w:pPr>
        <w:pStyle w:val="Code"/>
      </w:pPr>
      <w:r w:rsidRPr="00EC76D5">
        <w:t xml:space="preserve">              generateUnaryExpression(ObjectOperator.call, callRegister,</w:t>
      </w:r>
    </w:p>
    <w:p w14:paraId="4833863E" w14:textId="77777777" w:rsidR="002759C1" w:rsidRPr="00EC76D5" w:rsidRDefault="002759C1" w:rsidP="002759C1">
      <w:pPr>
        <w:pStyle w:val="Code"/>
      </w:pPr>
      <w:r w:rsidRPr="00EC76D5">
        <w:t xml:space="preserve">                                 calleeSymbol, addressRegister, addressOffset);</w:t>
      </w:r>
    </w:p>
    <w:p w14:paraId="7BB1D3C8" w14:textId="77777777" w:rsidR="002759C1" w:rsidRPr="00EC76D5" w:rsidRDefault="002759C1" w:rsidP="002759C1">
      <w:pPr>
        <w:pStyle w:val="Code"/>
      </w:pPr>
      <w:r w:rsidRPr="00EC76D5">
        <w:t xml:space="preserve">          }</w:t>
      </w:r>
    </w:p>
    <w:p w14:paraId="7016A8FF" w14:textId="77777777" w:rsidR="002759C1" w:rsidRPr="00EC76D5" w:rsidRDefault="002759C1" w:rsidP="002759C1">
      <w:pPr>
        <w:pStyle w:val="Code"/>
      </w:pPr>
    </w:p>
    <w:p w14:paraId="305E3CE4" w14:textId="77777777" w:rsidR="002759C1" w:rsidRPr="00EC76D5" w:rsidRDefault="002759C1" w:rsidP="002759C1">
      <w:pPr>
        <w:pStyle w:val="Code"/>
      </w:pPr>
      <w:r w:rsidRPr="00EC76D5">
        <w:t xml:space="preserve">          ObjectCode returnCode = m_objectCodeList.get(returnLine);</w:t>
      </w:r>
    </w:p>
    <w:p w14:paraId="2A52D337" w14:textId="3BEC39A7" w:rsidR="002759C1" w:rsidRPr="00EC76D5" w:rsidRDefault="002759C1" w:rsidP="002759C1">
      <w:pPr>
        <w:pStyle w:val="Code"/>
      </w:pPr>
      <w:r w:rsidRPr="00EC76D5">
        <w:t xml:space="preserve">          returnCode.setOperand(3, byteSize + </w:t>
      </w:r>
      <w:r w:rsidR="00BA53A2">
        <w:t>TypeSize.PointerSize</w:t>
      </w:r>
      <w:r w:rsidRPr="00EC76D5">
        <w:t>);</w:t>
      </w:r>
    </w:p>
    <w:p w14:paraId="467DBD65" w14:textId="77777777" w:rsidR="002759C1" w:rsidRPr="00EC76D5" w:rsidRDefault="002759C1" w:rsidP="002759C1">
      <w:pPr>
        <w:pStyle w:val="Code"/>
      </w:pPr>
      <w:r w:rsidRPr="00EC76D5">
        <w:t xml:space="preserve">        }</w:t>
      </w:r>
    </w:p>
    <w:p w14:paraId="60D7B26B" w14:textId="77777777" w:rsidR="002759C1" w:rsidRPr="00EC76D5" w:rsidRDefault="002759C1" w:rsidP="002759C1">
      <w:pPr>
        <w:pStyle w:val="Code"/>
      </w:pPr>
      <w:r w:rsidRPr="00EC76D5">
        <w:t xml:space="preserve">        break;</w:t>
      </w:r>
    </w:p>
    <w:p w14:paraId="4DE48DD5" w14:textId="77777777" w:rsidR="002759C1" w:rsidRPr="00EC76D5" w:rsidRDefault="002759C1" w:rsidP="002759C1">
      <w:pPr>
        <w:pStyle w:val="Code"/>
      </w:pPr>
    </w:p>
    <w:p w14:paraId="542211D9" w14:textId="77777777" w:rsidR="002759C1" w:rsidRPr="00EC76D5" w:rsidRDefault="002759C1" w:rsidP="002759C1">
      <w:pPr>
        <w:pStyle w:val="Code"/>
      </w:pPr>
      <w:r w:rsidRPr="00EC76D5">
        <w:t xml:space="preserve">      case Return: {</w:t>
      </w:r>
    </w:p>
    <w:p w14:paraId="3A139A22" w14:textId="77777777" w:rsidR="002759C1" w:rsidRPr="00EC76D5" w:rsidRDefault="002759C1" w:rsidP="002759C1">
      <w:pPr>
        <w:pStyle w:val="Code"/>
      </w:pPr>
      <w:r w:rsidRPr="00EC76D5">
        <w:t xml:space="preserve">          Register returnAddressRegister = middleCode.getRegister(Track.Left);</w:t>
      </w:r>
    </w:p>
    <w:p w14:paraId="1D0CDE33" w14:textId="77777777" w:rsidR="002759C1" w:rsidRPr="00EC76D5" w:rsidRDefault="002759C1" w:rsidP="002759C1">
      <w:pPr>
        <w:pStyle w:val="Code"/>
      </w:pPr>
      <w:r w:rsidRPr="00EC76D5">
        <w:t xml:space="preserve">          addObjectCode(ObjectOperator.mov, returnAddressRegister,</w:t>
      </w:r>
    </w:p>
    <w:p w14:paraId="11B507D2" w14:textId="77777777" w:rsidR="002759C1" w:rsidRPr="00EC76D5" w:rsidRDefault="002759C1" w:rsidP="002759C1">
      <w:pPr>
        <w:pStyle w:val="Code"/>
      </w:pPr>
      <w:r w:rsidRPr="00EC76D5">
        <w:lastRenderedPageBreak/>
        <w:t xml:space="preserve">                        ObjectCode.FrameRegister, SymbolTable.ReturnAddressOffset);                </w:t>
      </w:r>
    </w:p>
    <w:p w14:paraId="68F9CD17" w14:textId="77777777" w:rsidR="002759C1" w:rsidRPr="00EC76D5" w:rsidRDefault="002759C1" w:rsidP="002759C1">
      <w:pPr>
        <w:pStyle w:val="Code"/>
      </w:pPr>
      <w:r w:rsidRPr="00EC76D5">
        <w:t xml:space="preserve">          addObjectCode(ObjectOperator.mov, ObjectCode.EllipseRegister,</w:t>
      </w:r>
    </w:p>
    <w:p w14:paraId="523DE856" w14:textId="77777777" w:rsidR="002759C1" w:rsidRPr="00EC76D5" w:rsidRDefault="002759C1" w:rsidP="002759C1">
      <w:pPr>
        <w:pStyle w:val="Code"/>
      </w:pPr>
      <w:r w:rsidRPr="00EC76D5">
        <w:t xml:space="preserve">                        ObjectCode.FrameRegister, SymbolTable.EllipseFrameOffset);</w:t>
      </w:r>
    </w:p>
    <w:p w14:paraId="2C07042F" w14:textId="77777777" w:rsidR="002759C1" w:rsidRPr="00EC76D5" w:rsidRDefault="002759C1" w:rsidP="002759C1">
      <w:pPr>
        <w:pStyle w:val="Code"/>
      </w:pPr>
      <w:r w:rsidRPr="00EC76D5">
        <w:t xml:space="preserve">          addObjectCode(ObjectOperator.mov, ObjectCode.FrameRegister,</w:t>
      </w:r>
    </w:p>
    <w:p w14:paraId="243849DB" w14:textId="77777777" w:rsidR="002759C1" w:rsidRPr="00EC76D5" w:rsidRDefault="002759C1" w:rsidP="002759C1">
      <w:pPr>
        <w:pStyle w:val="Code"/>
      </w:pPr>
      <w:r w:rsidRPr="00EC76D5">
        <w:t xml:space="preserve">                        ObjectCode.FrameRegister, SymbolTable.RegularFrameOffset);</w:t>
      </w:r>
    </w:p>
    <w:p w14:paraId="1E7614AD" w14:textId="77777777" w:rsidR="002759C1" w:rsidRPr="00EC76D5" w:rsidRDefault="002759C1" w:rsidP="002759C1">
      <w:pPr>
        <w:pStyle w:val="Code"/>
      </w:pPr>
      <w:r w:rsidRPr="00EC76D5">
        <w:t xml:space="preserve">          addObjectCode(ObjectOperator.jmp, returnAddressRegister, null, null);</w:t>
      </w:r>
    </w:p>
    <w:p w14:paraId="3303FA94" w14:textId="77777777" w:rsidR="002759C1" w:rsidRPr="00EC76D5" w:rsidRDefault="002759C1" w:rsidP="002759C1">
      <w:pPr>
        <w:pStyle w:val="Code"/>
      </w:pPr>
      <w:r w:rsidRPr="00EC76D5">
        <w:t xml:space="preserve">        }</w:t>
      </w:r>
    </w:p>
    <w:p w14:paraId="3AB0CF6A" w14:textId="77777777" w:rsidR="002759C1" w:rsidRPr="00EC76D5" w:rsidRDefault="002759C1" w:rsidP="002759C1">
      <w:pPr>
        <w:pStyle w:val="Code"/>
      </w:pPr>
      <w:r w:rsidRPr="00EC76D5">
        <w:t xml:space="preserve">        break;</w:t>
      </w:r>
    </w:p>
    <w:p w14:paraId="2C11F292" w14:textId="77777777" w:rsidR="002759C1" w:rsidRPr="00EC76D5" w:rsidRDefault="002759C1" w:rsidP="002759C1">
      <w:pPr>
        <w:pStyle w:val="Code"/>
      </w:pPr>
    </w:p>
    <w:p w14:paraId="47939571" w14:textId="77777777" w:rsidR="002759C1" w:rsidRPr="00EC76D5" w:rsidRDefault="002759C1" w:rsidP="002759C1">
      <w:pPr>
        <w:pStyle w:val="Code"/>
      </w:pPr>
      <w:r w:rsidRPr="00EC76D5">
        <w:t xml:space="preserve">      case Goto:</w:t>
      </w:r>
    </w:p>
    <w:p w14:paraId="03D8F80E" w14:textId="77777777" w:rsidR="002759C1" w:rsidRPr="00EC76D5" w:rsidRDefault="002759C1" w:rsidP="002759C1">
      <w:pPr>
        <w:pStyle w:val="Code"/>
      </w:pPr>
      <w:r w:rsidRPr="00EC76D5">
        <w:t xml:space="preserve">        addObjectCode(ObjectOperator.long_jmp, null, null, operand1);</w:t>
      </w:r>
    </w:p>
    <w:p w14:paraId="35B0E90F" w14:textId="77777777" w:rsidR="002759C1" w:rsidRPr="00EC76D5" w:rsidRDefault="002759C1" w:rsidP="002759C1">
      <w:pPr>
        <w:pStyle w:val="Code"/>
      </w:pPr>
      <w:r w:rsidRPr="00EC76D5">
        <w:t xml:space="preserve">        break;</w:t>
      </w:r>
    </w:p>
    <w:p w14:paraId="5EE9B239" w14:textId="77777777" w:rsidR="002759C1" w:rsidRPr="00EC76D5" w:rsidRDefault="002759C1" w:rsidP="002759C1">
      <w:pPr>
        <w:pStyle w:val="Code"/>
      </w:pPr>
      <w:r w:rsidRPr="00EC76D5">
        <w:t xml:space="preserve">    }</w:t>
      </w:r>
    </w:p>
    <w:p w14:paraId="46672360" w14:textId="77777777" w:rsidR="002759C1" w:rsidRPr="00EC76D5" w:rsidRDefault="002759C1" w:rsidP="002759C1">
      <w:pPr>
        <w:pStyle w:val="Code"/>
      </w:pPr>
      <w:r w:rsidRPr="00EC76D5">
        <w:t xml:space="preserve">  }</w:t>
      </w:r>
    </w:p>
    <w:p w14:paraId="7DC4FE93" w14:textId="77777777" w:rsidR="002759C1" w:rsidRPr="00EC76D5" w:rsidRDefault="002759C1" w:rsidP="002759C1">
      <w:pPr>
        <w:pStyle w:val="Code"/>
      </w:pPr>
    </w:p>
    <w:p w14:paraId="09675267" w14:textId="77777777" w:rsidR="002759C1" w:rsidRPr="00EC76D5" w:rsidRDefault="002759C1" w:rsidP="002759C1">
      <w:pPr>
        <w:pStyle w:val="Code"/>
      </w:pPr>
      <w:r w:rsidRPr="00EC76D5">
        <w:t xml:space="preserve">  // ------------------------------------------------------------------------</w:t>
      </w:r>
    </w:p>
    <w:p w14:paraId="5BD0FCC7" w14:textId="77777777" w:rsidR="002759C1" w:rsidRPr="00EC76D5" w:rsidRDefault="002759C1" w:rsidP="002759C1">
      <w:pPr>
        <w:pStyle w:val="Code"/>
      </w:pPr>
      <w:r w:rsidRPr="00EC76D5">
        <w:t xml:space="preserve">  </w:t>
      </w:r>
    </w:p>
    <w:p w14:paraId="7B7E4371" w14:textId="77777777" w:rsidR="002759C1" w:rsidRPr="00EC76D5" w:rsidRDefault="002759C1" w:rsidP="002759C1">
      <w:pPr>
        <w:pStyle w:val="Code"/>
      </w:pPr>
      <w:r w:rsidRPr="00EC76D5">
        <w:t xml:space="preserve">  private static final Map&lt;MiddleOperator,ObjectOperator&gt;</w:t>
      </w:r>
    </w:p>
    <w:p w14:paraId="35EE4E7F" w14:textId="77777777" w:rsidR="002759C1" w:rsidRPr="00EC76D5" w:rsidRDefault="002759C1" w:rsidP="002759C1">
      <w:pPr>
        <w:pStyle w:val="Code"/>
      </w:pPr>
      <w:r w:rsidRPr="00EC76D5">
        <w:t xml:space="preserve">                         m_middleToIntegralTargetMap = new ListMap&lt;&gt;(),</w:t>
      </w:r>
    </w:p>
    <w:p w14:paraId="12462F23" w14:textId="77777777" w:rsidR="002759C1" w:rsidRPr="00EC76D5" w:rsidRDefault="002759C1" w:rsidP="002759C1">
      <w:pPr>
        <w:pStyle w:val="Code"/>
      </w:pPr>
      <w:r w:rsidRPr="00EC76D5">
        <w:t xml:space="preserve">                         m_middleToFloatingTargetMap = new ListMap&lt;&gt;();</w:t>
      </w:r>
    </w:p>
    <w:p w14:paraId="298B12C1" w14:textId="77777777" w:rsidR="002759C1" w:rsidRPr="00EC76D5" w:rsidRDefault="002759C1" w:rsidP="002759C1">
      <w:pPr>
        <w:pStyle w:val="Code"/>
      </w:pPr>
      <w:r w:rsidRPr="00EC76D5">
        <w:t xml:space="preserve">  private static final Map&lt;Pair&lt;MiddleOperator,Boolean&gt;,ObjectOperator&gt;</w:t>
      </w:r>
    </w:p>
    <w:p w14:paraId="575B4310" w14:textId="77777777" w:rsidR="002759C1" w:rsidRPr="00EC76D5" w:rsidRDefault="002759C1" w:rsidP="002759C1">
      <w:pPr>
        <w:pStyle w:val="Code"/>
      </w:pPr>
      <w:r w:rsidRPr="00EC76D5">
        <w:t xml:space="preserve">                         m_middleToSignedIntegralTargetMap = new ListMap&lt;&gt;();</w:t>
      </w:r>
    </w:p>
    <w:p w14:paraId="6328AB8E" w14:textId="77777777" w:rsidR="002759C1" w:rsidRPr="00EC76D5" w:rsidRDefault="002759C1" w:rsidP="002759C1">
      <w:pPr>
        <w:pStyle w:val="Code"/>
      </w:pPr>
      <w:r w:rsidRPr="00EC76D5">
        <w:t xml:space="preserve">  private static final Map&lt;ObjectOperator,ObjectOperator&gt;</w:t>
      </w:r>
    </w:p>
    <w:p w14:paraId="2A4A5242" w14:textId="77777777" w:rsidR="002759C1" w:rsidRPr="00EC76D5" w:rsidRDefault="002759C1" w:rsidP="002759C1">
      <w:pPr>
        <w:pStyle w:val="Code"/>
      </w:pPr>
      <w:r w:rsidRPr="00EC76D5">
        <w:t xml:space="preserve">                         m_inverseMap =  new ListMap&lt;&gt;();</w:t>
      </w:r>
    </w:p>
    <w:p w14:paraId="0042887F" w14:textId="77777777" w:rsidR="002759C1" w:rsidRPr="00EC76D5" w:rsidRDefault="002759C1" w:rsidP="002759C1">
      <w:pPr>
        <w:pStyle w:val="Code"/>
      </w:pPr>
      <w:r w:rsidRPr="00EC76D5">
        <w:t xml:space="preserve">  private static final Map&lt;Pair&lt;Integer,Integer&gt;,Integer&gt;</w:t>
      </w:r>
    </w:p>
    <w:p w14:paraId="137B0D70" w14:textId="77777777" w:rsidR="002759C1" w:rsidRPr="00EC76D5" w:rsidRDefault="002759C1" w:rsidP="002759C1">
      <w:pPr>
        <w:pStyle w:val="Code"/>
      </w:pPr>
      <w:r w:rsidRPr="00EC76D5">
        <w:t xml:space="preserve">                         m_maskMap = new ListMap&lt;&gt;();</w:t>
      </w:r>
    </w:p>
    <w:p w14:paraId="72BF35FC" w14:textId="77777777" w:rsidR="002759C1" w:rsidRPr="00EC76D5" w:rsidRDefault="002759C1" w:rsidP="002759C1">
      <w:pPr>
        <w:pStyle w:val="Code"/>
      </w:pPr>
      <w:r w:rsidRPr="00EC76D5">
        <w:t xml:space="preserve">  private static final Map&lt;Sort,ObjectOperator&gt; m_floatPushMap=new ListMap&lt;&gt;();</w:t>
      </w:r>
    </w:p>
    <w:p w14:paraId="2C870AE0" w14:textId="77777777" w:rsidR="002759C1" w:rsidRPr="00EC76D5" w:rsidRDefault="002759C1" w:rsidP="002759C1">
      <w:pPr>
        <w:pStyle w:val="Code"/>
      </w:pPr>
      <w:r w:rsidRPr="00EC76D5">
        <w:t xml:space="preserve">  </w:t>
      </w:r>
    </w:p>
    <w:p w14:paraId="53B908DE" w14:textId="77777777" w:rsidR="002759C1" w:rsidRPr="00EC76D5" w:rsidRDefault="002759C1" w:rsidP="002759C1">
      <w:pPr>
        <w:pStyle w:val="Code"/>
      </w:pPr>
      <w:r w:rsidRPr="00EC76D5">
        <w:t xml:space="preserve">  private static final Map&lt;Sort,ObjectOperator&gt; m_floatTopMap =new ListMap&lt;&gt;(),</w:t>
      </w:r>
    </w:p>
    <w:p w14:paraId="7C961026" w14:textId="77777777" w:rsidR="002759C1" w:rsidRPr="00EC76D5" w:rsidRDefault="002759C1" w:rsidP="002759C1">
      <w:pPr>
        <w:pStyle w:val="Code"/>
      </w:pPr>
      <w:r w:rsidRPr="00EC76D5">
        <w:t xml:space="preserve">                                                m_floatPopMap =new ListMap&lt;&gt;();</w:t>
      </w:r>
    </w:p>
    <w:p w14:paraId="23F68A67" w14:textId="77777777" w:rsidR="002759C1" w:rsidRPr="00EC76D5" w:rsidRDefault="002759C1" w:rsidP="002759C1">
      <w:pPr>
        <w:pStyle w:val="Code"/>
      </w:pPr>
    </w:p>
    <w:p w14:paraId="442849FD" w14:textId="77777777" w:rsidR="002759C1" w:rsidRPr="00EC76D5" w:rsidRDefault="002759C1" w:rsidP="002759C1">
      <w:pPr>
        <w:pStyle w:val="Code"/>
      </w:pPr>
      <w:r w:rsidRPr="00EC76D5">
        <w:t xml:space="preserve">  static {</w:t>
      </w:r>
    </w:p>
    <w:p w14:paraId="58AB4E11" w14:textId="77777777" w:rsidR="002759C1" w:rsidRPr="00EC76D5" w:rsidRDefault="002759C1" w:rsidP="002759C1">
      <w:pPr>
        <w:pStyle w:val="Code"/>
      </w:pPr>
      <w:r w:rsidRPr="00EC76D5">
        <w:t xml:space="preserve">    m_middleToIntegralTargetMap.</w:t>
      </w:r>
    </w:p>
    <w:p w14:paraId="3EDED63D" w14:textId="77777777" w:rsidR="002759C1" w:rsidRPr="00EC76D5" w:rsidRDefault="002759C1" w:rsidP="002759C1">
      <w:pPr>
        <w:pStyle w:val="Code"/>
      </w:pPr>
      <w:r w:rsidRPr="00EC76D5">
        <w:t xml:space="preserve">      put(MiddleOperator.Assign, ObjectOperator.mov);</w:t>
      </w:r>
    </w:p>
    <w:p w14:paraId="05CDC9DD" w14:textId="77777777" w:rsidR="002759C1" w:rsidRPr="00EC76D5" w:rsidRDefault="002759C1" w:rsidP="002759C1">
      <w:pPr>
        <w:pStyle w:val="Code"/>
      </w:pPr>
      <w:r w:rsidRPr="00EC76D5">
        <w:t xml:space="preserve">    m_middleToIntegralTargetMap.</w:t>
      </w:r>
    </w:p>
    <w:p w14:paraId="42C5E5BF" w14:textId="77777777" w:rsidR="002759C1" w:rsidRPr="00EC76D5" w:rsidRDefault="002759C1" w:rsidP="002759C1">
      <w:pPr>
        <w:pStyle w:val="Code"/>
      </w:pPr>
      <w:r w:rsidRPr="00EC76D5">
        <w:t xml:space="preserve">      put(MiddleOperator.BitwiseNot,ObjectOperator.not);</w:t>
      </w:r>
    </w:p>
    <w:p w14:paraId="3D0BAEA6" w14:textId="77777777" w:rsidR="002759C1" w:rsidRPr="00EC76D5" w:rsidRDefault="002759C1" w:rsidP="002759C1">
      <w:pPr>
        <w:pStyle w:val="Code"/>
      </w:pPr>
      <w:r w:rsidRPr="00EC76D5">
        <w:t xml:space="preserve">    m_middleToIntegralTargetMap.</w:t>
      </w:r>
    </w:p>
    <w:p w14:paraId="0437DD1E" w14:textId="77777777" w:rsidR="002759C1" w:rsidRPr="00EC76D5" w:rsidRDefault="002759C1" w:rsidP="002759C1">
      <w:pPr>
        <w:pStyle w:val="Code"/>
      </w:pPr>
      <w:r w:rsidRPr="00EC76D5">
        <w:t xml:space="preserve">      put(MiddleOperator.UnarySubtract, ObjectOperator.neg);</w:t>
      </w:r>
    </w:p>
    <w:p w14:paraId="6E2A6DF6" w14:textId="77777777" w:rsidR="002759C1" w:rsidRPr="00EC76D5" w:rsidRDefault="002759C1" w:rsidP="002759C1">
      <w:pPr>
        <w:pStyle w:val="Code"/>
      </w:pPr>
      <w:r w:rsidRPr="00EC76D5">
        <w:t xml:space="preserve">    m_middleToIntegralTargetMap.</w:t>
      </w:r>
    </w:p>
    <w:p w14:paraId="6CC95AB2" w14:textId="77777777" w:rsidR="002759C1" w:rsidRPr="00EC76D5" w:rsidRDefault="002759C1" w:rsidP="002759C1">
      <w:pPr>
        <w:pStyle w:val="Code"/>
      </w:pPr>
      <w:r w:rsidRPr="00EC76D5">
        <w:t xml:space="preserve">      put(MiddleOperator.PrefixIncrement, ObjectOperator.inc);</w:t>
      </w:r>
    </w:p>
    <w:p w14:paraId="03A940E6" w14:textId="77777777" w:rsidR="002759C1" w:rsidRPr="00EC76D5" w:rsidRDefault="002759C1" w:rsidP="002759C1">
      <w:pPr>
        <w:pStyle w:val="Code"/>
      </w:pPr>
      <w:r w:rsidRPr="00EC76D5">
        <w:t xml:space="preserve">    m_middleToIntegralTargetMap.</w:t>
      </w:r>
    </w:p>
    <w:p w14:paraId="0F2B7021" w14:textId="77777777" w:rsidR="002759C1" w:rsidRPr="00EC76D5" w:rsidRDefault="002759C1" w:rsidP="002759C1">
      <w:pPr>
        <w:pStyle w:val="Code"/>
      </w:pPr>
      <w:r w:rsidRPr="00EC76D5">
        <w:t xml:space="preserve">      put(MiddleOperator.PrefixDecrement, ObjectOperator.dec);</w:t>
      </w:r>
    </w:p>
    <w:p w14:paraId="10795ACA" w14:textId="77777777" w:rsidR="002759C1" w:rsidRPr="00EC76D5" w:rsidRDefault="002759C1" w:rsidP="002759C1">
      <w:pPr>
        <w:pStyle w:val="Code"/>
      </w:pPr>
      <w:r w:rsidRPr="00EC76D5">
        <w:t xml:space="preserve">    m_middleToIntegralTargetMap.</w:t>
      </w:r>
    </w:p>
    <w:p w14:paraId="1A9C9EB9" w14:textId="77777777" w:rsidR="002759C1" w:rsidRPr="00EC76D5" w:rsidRDefault="002759C1" w:rsidP="002759C1">
      <w:pPr>
        <w:pStyle w:val="Code"/>
      </w:pPr>
      <w:r w:rsidRPr="00EC76D5">
        <w:t xml:space="preserve">      put(MiddleOperator.PostfixIncrement, ObjectOperator.inc);</w:t>
      </w:r>
    </w:p>
    <w:p w14:paraId="0581E08C" w14:textId="77777777" w:rsidR="002759C1" w:rsidRPr="00EC76D5" w:rsidRDefault="002759C1" w:rsidP="002759C1">
      <w:pPr>
        <w:pStyle w:val="Code"/>
      </w:pPr>
      <w:r w:rsidRPr="00EC76D5">
        <w:t xml:space="preserve">    m_middleToIntegralTargetMap.</w:t>
      </w:r>
    </w:p>
    <w:p w14:paraId="62901D52" w14:textId="77777777" w:rsidR="002759C1" w:rsidRPr="00EC76D5" w:rsidRDefault="002759C1" w:rsidP="002759C1">
      <w:pPr>
        <w:pStyle w:val="Code"/>
      </w:pPr>
      <w:r w:rsidRPr="00EC76D5">
        <w:t xml:space="preserve">      put(MiddleOperator.PostfixDecrement, ObjectOperator.dec);</w:t>
      </w:r>
    </w:p>
    <w:p w14:paraId="4DC1B10C" w14:textId="77777777" w:rsidR="002759C1" w:rsidRPr="00EC76D5" w:rsidRDefault="002759C1" w:rsidP="002759C1">
      <w:pPr>
        <w:pStyle w:val="Code"/>
      </w:pPr>
      <w:r w:rsidRPr="00EC76D5">
        <w:t xml:space="preserve">    m_middleToIntegralTargetMap.</w:t>
      </w:r>
    </w:p>
    <w:p w14:paraId="1AB20688" w14:textId="77777777" w:rsidR="002759C1" w:rsidRPr="00EC76D5" w:rsidRDefault="002759C1" w:rsidP="002759C1">
      <w:pPr>
        <w:pStyle w:val="Code"/>
      </w:pPr>
      <w:r w:rsidRPr="00EC76D5">
        <w:t xml:space="preserve">      put(MiddleOperator.BitwiseAnd, ObjectOperator.and);</w:t>
      </w:r>
    </w:p>
    <w:p w14:paraId="3AB15BD5" w14:textId="77777777" w:rsidR="002759C1" w:rsidRPr="00EC76D5" w:rsidRDefault="002759C1" w:rsidP="002759C1">
      <w:pPr>
        <w:pStyle w:val="Code"/>
      </w:pPr>
      <w:r w:rsidRPr="00EC76D5">
        <w:t xml:space="preserve">    m_middleToIntegralTargetMap.</w:t>
      </w:r>
    </w:p>
    <w:p w14:paraId="411CDEB5" w14:textId="08A888F0" w:rsidR="002759C1" w:rsidRPr="00EC76D5" w:rsidRDefault="002759C1" w:rsidP="002759C1">
      <w:pPr>
        <w:pStyle w:val="Code"/>
      </w:pPr>
      <w:r w:rsidRPr="00EC76D5">
        <w:t xml:space="preserve">      put(MiddleOperator.Bitwise</w:t>
      </w:r>
      <w:r w:rsidR="00414C74">
        <w:t>Or</w:t>
      </w:r>
      <w:r w:rsidRPr="00EC76D5">
        <w:t>, ObjectOperator.or);</w:t>
      </w:r>
    </w:p>
    <w:p w14:paraId="0B98A7EA" w14:textId="77777777" w:rsidR="002759C1" w:rsidRPr="00EC76D5" w:rsidRDefault="002759C1" w:rsidP="002759C1">
      <w:pPr>
        <w:pStyle w:val="Code"/>
      </w:pPr>
      <w:r w:rsidRPr="00EC76D5">
        <w:t xml:space="preserve">    m_middleToIntegralTargetMap.</w:t>
      </w:r>
    </w:p>
    <w:p w14:paraId="7A6E6D88" w14:textId="77777777" w:rsidR="002759C1" w:rsidRPr="00EC76D5" w:rsidRDefault="002759C1" w:rsidP="002759C1">
      <w:pPr>
        <w:pStyle w:val="Code"/>
      </w:pPr>
      <w:r w:rsidRPr="00EC76D5">
        <w:t xml:space="preserve">      put(MiddleOperator.BitwiseXOr, ObjectOperator.xor);</w:t>
      </w:r>
    </w:p>
    <w:p w14:paraId="796CFD14" w14:textId="77777777" w:rsidR="002759C1" w:rsidRPr="00EC76D5" w:rsidRDefault="002759C1" w:rsidP="002759C1">
      <w:pPr>
        <w:pStyle w:val="Code"/>
      </w:pPr>
      <w:r w:rsidRPr="00EC76D5">
        <w:lastRenderedPageBreak/>
        <w:t xml:space="preserve">    m_middleToIntegralTargetMap.</w:t>
      </w:r>
    </w:p>
    <w:p w14:paraId="6535E013" w14:textId="77777777" w:rsidR="002759C1" w:rsidRPr="00EC76D5" w:rsidRDefault="002759C1" w:rsidP="002759C1">
      <w:pPr>
        <w:pStyle w:val="Code"/>
      </w:pPr>
      <w:r w:rsidRPr="00EC76D5">
        <w:t xml:space="preserve">      put(MiddleOperator.LeftShift, ObjectOperator.shl);</w:t>
      </w:r>
    </w:p>
    <w:p w14:paraId="5EE223D3" w14:textId="77777777" w:rsidR="002759C1" w:rsidRPr="00EC76D5" w:rsidRDefault="002759C1" w:rsidP="002759C1">
      <w:pPr>
        <w:pStyle w:val="Code"/>
      </w:pPr>
      <w:r w:rsidRPr="00EC76D5">
        <w:t xml:space="preserve">    m_middleToIntegralTargetMap.</w:t>
      </w:r>
    </w:p>
    <w:p w14:paraId="24853736" w14:textId="77777777" w:rsidR="002759C1" w:rsidRPr="00EC76D5" w:rsidRDefault="002759C1" w:rsidP="002759C1">
      <w:pPr>
        <w:pStyle w:val="Code"/>
      </w:pPr>
      <w:r w:rsidRPr="00EC76D5">
        <w:t xml:space="preserve">      put(MiddleOperator.RightShift, ObjectOperator.shr);</w:t>
      </w:r>
    </w:p>
    <w:p w14:paraId="25A3D920" w14:textId="77777777" w:rsidR="002759C1" w:rsidRPr="00EC76D5" w:rsidRDefault="002759C1" w:rsidP="002759C1">
      <w:pPr>
        <w:pStyle w:val="Code"/>
      </w:pPr>
      <w:r w:rsidRPr="00EC76D5">
        <w:t xml:space="preserve">    m_middleToIntegralTargetMap.</w:t>
      </w:r>
    </w:p>
    <w:p w14:paraId="19CD778B" w14:textId="77777777" w:rsidR="002759C1" w:rsidRPr="00EC76D5" w:rsidRDefault="002759C1" w:rsidP="002759C1">
      <w:pPr>
        <w:pStyle w:val="Code"/>
      </w:pPr>
      <w:r w:rsidRPr="00EC76D5">
        <w:t xml:space="preserve">      put(MiddleOperator.BinaryAdd, ObjectOperator.add);</w:t>
      </w:r>
    </w:p>
    <w:p w14:paraId="7A6FDDF1" w14:textId="77777777" w:rsidR="002759C1" w:rsidRPr="00EC76D5" w:rsidRDefault="002759C1" w:rsidP="002759C1">
      <w:pPr>
        <w:pStyle w:val="Code"/>
      </w:pPr>
      <w:r w:rsidRPr="00EC76D5">
        <w:t xml:space="preserve">    m_middleToIntegralTargetMap.</w:t>
      </w:r>
    </w:p>
    <w:p w14:paraId="30A26D93" w14:textId="77777777" w:rsidR="002759C1" w:rsidRPr="00EC76D5" w:rsidRDefault="002759C1" w:rsidP="002759C1">
      <w:pPr>
        <w:pStyle w:val="Code"/>
      </w:pPr>
      <w:r w:rsidRPr="00EC76D5">
        <w:t xml:space="preserve">      put(MiddleOperator.BinarySubtract, ObjectOperator.sub);</w:t>
      </w:r>
    </w:p>
    <w:p w14:paraId="6252602A" w14:textId="77777777" w:rsidR="002759C1" w:rsidRPr="00EC76D5" w:rsidRDefault="002759C1" w:rsidP="002759C1">
      <w:pPr>
        <w:pStyle w:val="Code"/>
      </w:pPr>
      <w:r w:rsidRPr="00EC76D5">
        <w:t xml:space="preserve">    m_middleToIntegralTargetMap.</w:t>
      </w:r>
    </w:p>
    <w:p w14:paraId="0D401B34" w14:textId="77777777" w:rsidR="002759C1" w:rsidRPr="00EC76D5" w:rsidRDefault="002759C1" w:rsidP="002759C1">
      <w:pPr>
        <w:pStyle w:val="Code"/>
      </w:pPr>
      <w:r w:rsidRPr="00EC76D5">
        <w:t xml:space="preserve">      put(MiddleOperator.Interrupt, ObjectOperator.interrupt);</w:t>
      </w:r>
    </w:p>
    <w:p w14:paraId="6F605B9A" w14:textId="77777777" w:rsidR="002759C1" w:rsidRPr="00EC76D5" w:rsidRDefault="002759C1" w:rsidP="002759C1">
      <w:pPr>
        <w:pStyle w:val="Code"/>
      </w:pPr>
    </w:p>
    <w:p w14:paraId="5EA7083F" w14:textId="77777777" w:rsidR="002759C1" w:rsidRPr="00EC76D5" w:rsidRDefault="002759C1" w:rsidP="002759C1">
      <w:pPr>
        <w:pStyle w:val="Code"/>
      </w:pPr>
      <w:r w:rsidRPr="00EC76D5">
        <w:t xml:space="preserve">    m_middleToSignedIntegralTargetMap.</w:t>
      </w:r>
    </w:p>
    <w:p w14:paraId="48F448E7" w14:textId="77777777" w:rsidR="002759C1" w:rsidRPr="00EC76D5" w:rsidRDefault="002759C1" w:rsidP="002759C1">
      <w:pPr>
        <w:pStyle w:val="Code"/>
      </w:pPr>
      <w:r w:rsidRPr="00EC76D5">
        <w:t xml:space="preserve">      put(new Pair&lt;&gt;(MiddleOperator.Multiply, true), ObjectOperator.imul);</w:t>
      </w:r>
    </w:p>
    <w:p w14:paraId="5E9DB4F6" w14:textId="77777777" w:rsidR="002759C1" w:rsidRPr="00EC76D5" w:rsidRDefault="002759C1" w:rsidP="002759C1">
      <w:pPr>
        <w:pStyle w:val="Code"/>
      </w:pPr>
      <w:r w:rsidRPr="00EC76D5">
        <w:t xml:space="preserve">    m_middleToSignedIntegralTargetMap.</w:t>
      </w:r>
    </w:p>
    <w:p w14:paraId="6334228C" w14:textId="77777777" w:rsidR="002759C1" w:rsidRPr="00EC76D5" w:rsidRDefault="002759C1" w:rsidP="002759C1">
      <w:pPr>
        <w:pStyle w:val="Code"/>
      </w:pPr>
      <w:r w:rsidRPr="00EC76D5">
        <w:t xml:space="preserve">      put(new Pair&lt;&gt;(MiddleOperator.Multiply, false), ObjectOperator.mul);</w:t>
      </w:r>
    </w:p>
    <w:p w14:paraId="621E4540" w14:textId="77777777" w:rsidR="002759C1" w:rsidRPr="00EC76D5" w:rsidRDefault="002759C1" w:rsidP="002759C1">
      <w:pPr>
        <w:pStyle w:val="Code"/>
      </w:pPr>
      <w:r w:rsidRPr="00EC76D5">
        <w:t xml:space="preserve">    m_middleToSignedIntegralTargetMap.</w:t>
      </w:r>
    </w:p>
    <w:p w14:paraId="3E5393C6" w14:textId="77777777" w:rsidR="002759C1" w:rsidRPr="00EC76D5" w:rsidRDefault="002759C1" w:rsidP="002759C1">
      <w:pPr>
        <w:pStyle w:val="Code"/>
      </w:pPr>
      <w:r w:rsidRPr="00EC76D5">
        <w:t xml:space="preserve">      put(new Pair&lt;&gt;(MiddleOperator.Divide, true), ObjectOperator.idiv);</w:t>
      </w:r>
    </w:p>
    <w:p w14:paraId="2758DF82" w14:textId="77777777" w:rsidR="002759C1" w:rsidRPr="00EC76D5" w:rsidRDefault="002759C1" w:rsidP="002759C1">
      <w:pPr>
        <w:pStyle w:val="Code"/>
      </w:pPr>
      <w:r w:rsidRPr="00EC76D5">
        <w:t xml:space="preserve">    m_middleToSignedIntegralTargetMap.</w:t>
      </w:r>
    </w:p>
    <w:p w14:paraId="17834A22" w14:textId="77777777" w:rsidR="002759C1" w:rsidRPr="00EC76D5" w:rsidRDefault="002759C1" w:rsidP="002759C1">
      <w:pPr>
        <w:pStyle w:val="Code"/>
      </w:pPr>
      <w:r w:rsidRPr="00EC76D5">
        <w:t xml:space="preserve">      put(new Pair&lt;&gt;(MiddleOperator.Divide, false), ObjectOperator.div);</w:t>
      </w:r>
    </w:p>
    <w:p w14:paraId="22BFADE8" w14:textId="77777777" w:rsidR="002759C1" w:rsidRPr="00EC76D5" w:rsidRDefault="002759C1" w:rsidP="002759C1">
      <w:pPr>
        <w:pStyle w:val="Code"/>
      </w:pPr>
      <w:r w:rsidRPr="00EC76D5">
        <w:t xml:space="preserve">    m_middleToSignedIntegralTargetMap.</w:t>
      </w:r>
    </w:p>
    <w:p w14:paraId="2E7F4F8F" w14:textId="77777777" w:rsidR="002759C1" w:rsidRPr="00EC76D5" w:rsidRDefault="002759C1" w:rsidP="002759C1">
      <w:pPr>
        <w:pStyle w:val="Code"/>
      </w:pPr>
      <w:r w:rsidRPr="00EC76D5">
        <w:t xml:space="preserve">      put(new Pair&lt;&gt;(MiddleOperator.Modulo, true), ObjectOperator.idiv);</w:t>
      </w:r>
    </w:p>
    <w:p w14:paraId="651BF637" w14:textId="77777777" w:rsidR="002759C1" w:rsidRPr="00EC76D5" w:rsidRDefault="002759C1" w:rsidP="002759C1">
      <w:pPr>
        <w:pStyle w:val="Code"/>
      </w:pPr>
      <w:r w:rsidRPr="00EC76D5">
        <w:t xml:space="preserve">    m_middleToSignedIntegralTargetMap.</w:t>
      </w:r>
    </w:p>
    <w:p w14:paraId="7CC190F1" w14:textId="77777777" w:rsidR="002759C1" w:rsidRPr="00EC76D5" w:rsidRDefault="002759C1" w:rsidP="002759C1">
      <w:pPr>
        <w:pStyle w:val="Code"/>
      </w:pPr>
      <w:r w:rsidRPr="00EC76D5">
        <w:t xml:space="preserve">      put(new Pair&lt;&gt;(MiddleOperator.Modulo, false), ObjectOperator.div);</w:t>
      </w:r>
    </w:p>
    <w:p w14:paraId="28E25C26" w14:textId="77777777" w:rsidR="002759C1" w:rsidRPr="00EC76D5" w:rsidRDefault="002759C1" w:rsidP="002759C1">
      <w:pPr>
        <w:pStyle w:val="Code"/>
      </w:pPr>
    </w:p>
    <w:p w14:paraId="0EF5D52E" w14:textId="77777777" w:rsidR="002759C1" w:rsidRPr="00EC76D5" w:rsidRDefault="002759C1" w:rsidP="002759C1">
      <w:pPr>
        <w:pStyle w:val="Code"/>
      </w:pPr>
      <w:r w:rsidRPr="00EC76D5">
        <w:t xml:space="preserve">    m_middleToSignedIntegralTargetMap.</w:t>
      </w:r>
    </w:p>
    <w:p w14:paraId="0800021B" w14:textId="77777777" w:rsidR="002759C1" w:rsidRPr="00EC76D5" w:rsidRDefault="002759C1" w:rsidP="002759C1">
      <w:pPr>
        <w:pStyle w:val="Code"/>
      </w:pPr>
      <w:r w:rsidRPr="00EC76D5">
        <w:t xml:space="preserve">      put(new Pair&lt;&gt;(MiddleOperator.Equal, true), ObjectOperator.je);</w:t>
      </w:r>
    </w:p>
    <w:p w14:paraId="035D88B9" w14:textId="77777777" w:rsidR="002759C1" w:rsidRPr="00EC76D5" w:rsidRDefault="002759C1" w:rsidP="002759C1">
      <w:pPr>
        <w:pStyle w:val="Code"/>
      </w:pPr>
      <w:r w:rsidRPr="00EC76D5">
        <w:t xml:space="preserve">    m_middleToSignedIntegralTargetMap.</w:t>
      </w:r>
    </w:p>
    <w:p w14:paraId="3652DC8D" w14:textId="77777777" w:rsidR="002759C1" w:rsidRPr="00EC76D5" w:rsidRDefault="002759C1" w:rsidP="002759C1">
      <w:pPr>
        <w:pStyle w:val="Code"/>
      </w:pPr>
      <w:r w:rsidRPr="00EC76D5">
        <w:t xml:space="preserve">      put(new Pair&lt;&gt;(MiddleOperator.NotEqual, true), ObjectOperator.jne);</w:t>
      </w:r>
    </w:p>
    <w:p w14:paraId="23E3E1AB" w14:textId="77777777" w:rsidR="002759C1" w:rsidRPr="00EC76D5" w:rsidRDefault="002759C1" w:rsidP="002759C1">
      <w:pPr>
        <w:pStyle w:val="Code"/>
      </w:pPr>
      <w:r w:rsidRPr="00EC76D5">
        <w:t xml:space="preserve">    m_middleToSignedIntegralTargetMap.</w:t>
      </w:r>
    </w:p>
    <w:p w14:paraId="78552BCB" w14:textId="77777777" w:rsidR="002759C1" w:rsidRPr="00EC76D5" w:rsidRDefault="002759C1" w:rsidP="002759C1">
      <w:pPr>
        <w:pStyle w:val="Code"/>
      </w:pPr>
      <w:r w:rsidRPr="00EC76D5">
        <w:t xml:space="preserve">      put(new Pair&lt;&gt;(MiddleOperator.LessThan, true), ObjectOperator.jl);</w:t>
      </w:r>
    </w:p>
    <w:p w14:paraId="767E004E" w14:textId="77777777" w:rsidR="002759C1" w:rsidRPr="00EC76D5" w:rsidRDefault="002759C1" w:rsidP="002759C1">
      <w:pPr>
        <w:pStyle w:val="Code"/>
      </w:pPr>
      <w:r w:rsidRPr="00EC76D5">
        <w:t xml:space="preserve">    m_middleToSignedIntegralTargetMap.</w:t>
      </w:r>
    </w:p>
    <w:p w14:paraId="5ADEB063" w14:textId="77777777" w:rsidR="002759C1" w:rsidRPr="00EC76D5" w:rsidRDefault="002759C1" w:rsidP="002759C1">
      <w:pPr>
        <w:pStyle w:val="Code"/>
      </w:pPr>
      <w:r w:rsidRPr="00EC76D5">
        <w:t xml:space="preserve">      put(new Pair&lt;&gt;(MiddleOperator.LessThanEqual, true),ObjectOperator.jle);</w:t>
      </w:r>
    </w:p>
    <w:p w14:paraId="2C21B024" w14:textId="77777777" w:rsidR="002759C1" w:rsidRPr="00EC76D5" w:rsidRDefault="002759C1" w:rsidP="002759C1">
      <w:pPr>
        <w:pStyle w:val="Code"/>
      </w:pPr>
      <w:r w:rsidRPr="00EC76D5">
        <w:t xml:space="preserve">    m_middleToSignedIntegralTargetMap.</w:t>
      </w:r>
    </w:p>
    <w:p w14:paraId="236F1751" w14:textId="77777777" w:rsidR="002759C1" w:rsidRPr="00EC76D5" w:rsidRDefault="002759C1" w:rsidP="002759C1">
      <w:pPr>
        <w:pStyle w:val="Code"/>
      </w:pPr>
      <w:r w:rsidRPr="00EC76D5">
        <w:t xml:space="preserve">      put(new Pair&lt;&gt;(MiddleOperator.GreaterThan, true), ObjectOperator.jg);</w:t>
      </w:r>
    </w:p>
    <w:p w14:paraId="77DE47C7" w14:textId="77777777" w:rsidR="002759C1" w:rsidRPr="00EC76D5" w:rsidRDefault="002759C1" w:rsidP="002759C1">
      <w:pPr>
        <w:pStyle w:val="Code"/>
      </w:pPr>
      <w:r w:rsidRPr="00EC76D5">
        <w:t xml:space="preserve">    m_middleToSignedIntegralTargetMap.</w:t>
      </w:r>
    </w:p>
    <w:p w14:paraId="257496D4" w14:textId="77777777" w:rsidR="002759C1" w:rsidRPr="00EC76D5" w:rsidRDefault="002759C1" w:rsidP="002759C1">
      <w:pPr>
        <w:pStyle w:val="Code"/>
      </w:pPr>
      <w:r w:rsidRPr="00EC76D5">
        <w:t xml:space="preserve">    put(new Pair&lt;&gt;(MiddleOperator.GreaterThanEqual,true),ObjectOperator.jge);</w:t>
      </w:r>
    </w:p>
    <w:p w14:paraId="04CB0E79" w14:textId="77777777" w:rsidR="002759C1" w:rsidRPr="00EC76D5" w:rsidRDefault="002759C1" w:rsidP="002759C1">
      <w:pPr>
        <w:pStyle w:val="Code"/>
      </w:pPr>
      <w:r w:rsidRPr="00EC76D5">
        <w:t xml:space="preserve">    m_middleToSignedIntegralTargetMap.</w:t>
      </w:r>
    </w:p>
    <w:p w14:paraId="7CF6E80F" w14:textId="77777777" w:rsidR="002759C1" w:rsidRPr="00EC76D5" w:rsidRDefault="002759C1" w:rsidP="002759C1">
      <w:pPr>
        <w:pStyle w:val="Code"/>
      </w:pPr>
      <w:r w:rsidRPr="00EC76D5">
        <w:t xml:space="preserve">      put(new Pair&lt;&gt;(MiddleOperator.Equal, false), ObjectOperator.je);</w:t>
      </w:r>
    </w:p>
    <w:p w14:paraId="273178D1" w14:textId="77777777" w:rsidR="002759C1" w:rsidRPr="00EC76D5" w:rsidRDefault="002759C1" w:rsidP="002759C1">
      <w:pPr>
        <w:pStyle w:val="Code"/>
      </w:pPr>
      <w:r w:rsidRPr="00EC76D5">
        <w:t xml:space="preserve">    m_middleToSignedIntegralTargetMap.</w:t>
      </w:r>
    </w:p>
    <w:p w14:paraId="2FF4BD06" w14:textId="77777777" w:rsidR="002759C1" w:rsidRPr="00EC76D5" w:rsidRDefault="002759C1" w:rsidP="002759C1">
      <w:pPr>
        <w:pStyle w:val="Code"/>
      </w:pPr>
      <w:r w:rsidRPr="00EC76D5">
        <w:t xml:space="preserve">      put(new Pair&lt;&gt;(MiddleOperator.NotEqual, false), ObjectOperator.jne);</w:t>
      </w:r>
    </w:p>
    <w:p w14:paraId="5B045383" w14:textId="77777777" w:rsidR="002759C1" w:rsidRPr="00EC76D5" w:rsidRDefault="002759C1" w:rsidP="002759C1">
      <w:pPr>
        <w:pStyle w:val="Code"/>
      </w:pPr>
      <w:r w:rsidRPr="00EC76D5">
        <w:t xml:space="preserve">    m_middleToSignedIntegralTargetMap.</w:t>
      </w:r>
    </w:p>
    <w:p w14:paraId="5004BB9B" w14:textId="77777777" w:rsidR="002759C1" w:rsidRPr="00EC76D5" w:rsidRDefault="002759C1" w:rsidP="002759C1">
      <w:pPr>
        <w:pStyle w:val="Code"/>
      </w:pPr>
      <w:r w:rsidRPr="00EC76D5">
        <w:t xml:space="preserve">      put(new Pair&lt;&gt;(MiddleOperator.LessThan, false), ObjectOperator.jb);</w:t>
      </w:r>
    </w:p>
    <w:p w14:paraId="609DFC2D" w14:textId="77777777" w:rsidR="002759C1" w:rsidRPr="00EC76D5" w:rsidRDefault="002759C1" w:rsidP="002759C1">
      <w:pPr>
        <w:pStyle w:val="Code"/>
      </w:pPr>
      <w:r w:rsidRPr="00EC76D5">
        <w:t xml:space="preserve">    m_middleToSignedIntegralTargetMap.</w:t>
      </w:r>
    </w:p>
    <w:p w14:paraId="27E04681" w14:textId="77777777" w:rsidR="002759C1" w:rsidRPr="00EC76D5" w:rsidRDefault="002759C1" w:rsidP="002759C1">
      <w:pPr>
        <w:pStyle w:val="Code"/>
      </w:pPr>
      <w:r w:rsidRPr="00EC76D5">
        <w:t xml:space="preserve">      put(new Pair&lt;&gt;(MiddleOperator.LessThanEqual,false),ObjectOperator.jbe);</w:t>
      </w:r>
    </w:p>
    <w:p w14:paraId="61FD9BE0" w14:textId="77777777" w:rsidR="002759C1" w:rsidRPr="00EC76D5" w:rsidRDefault="002759C1" w:rsidP="002759C1">
      <w:pPr>
        <w:pStyle w:val="Code"/>
      </w:pPr>
      <w:r w:rsidRPr="00EC76D5">
        <w:t xml:space="preserve">    m_middleToSignedIntegralTargetMap.</w:t>
      </w:r>
    </w:p>
    <w:p w14:paraId="5951D87C" w14:textId="77777777" w:rsidR="002759C1" w:rsidRPr="00EC76D5" w:rsidRDefault="002759C1" w:rsidP="002759C1">
      <w:pPr>
        <w:pStyle w:val="Code"/>
      </w:pPr>
      <w:r w:rsidRPr="00EC76D5">
        <w:t xml:space="preserve">      put(new Pair&lt;&gt;(MiddleOperator.GreaterThan, false), ObjectOperator.ja);</w:t>
      </w:r>
    </w:p>
    <w:p w14:paraId="33EAED68" w14:textId="77777777" w:rsidR="002759C1" w:rsidRPr="00EC76D5" w:rsidRDefault="002759C1" w:rsidP="002759C1">
      <w:pPr>
        <w:pStyle w:val="Code"/>
      </w:pPr>
      <w:r w:rsidRPr="00EC76D5">
        <w:t xml:space="preserve">    m_middleToSignedIntegralTargetMap.</w:t>
      </w:r>
    </w:p>
    <w:p w14:paraId="56A278E2" w14:textId="77777777" w:rsidR="002759C1" w:rsidRPr="00EC76D5" w:rsidRDefault="002759C1" w:rsidP="002759C1">
      <w:pPr>
        <w:pStyle w:val="Code"/>
      </w:pPr>
      <w:r w:rsidRPr="00EC76D5">
        <w:t xml:space="preserve">   put(new Pair&lt;&gt;(MiddleOperator.GreaterThanEqual,false),ObjectOperator.jae);</w:t>
      </w:r>
    </w:p>
    <w:p w14:paraId="32046898" w14:textId="77777777" w:rsidR="002759C1" w:rsidRPr="00EC76D5" w:rsidRDefault="002759C1" w:rsidP="002759C1">
      <w:pPr>
        <w:pStyle w:val="Code"/>
      </w:pPr>
    </w:p>
    <w:p w14:paraId="6E2D57AC" w14:textId="77777777" w:rsidR="002759C1" w:rsidRPr="00EC76D5" w:rsidRDefault="002759C1" w:rsidP="002759C1">
      <w:pPr>
        <w:pStyle w:val="Code"/>
      </w:pPr>
      <w:r w:rsidRPr="00EC76D5">
        <w:t xml:space="preserve">    m_middleToFloatingTargetMap.</w:t>
      </w:r>
    </w:p>
    <w:p w14:paraId="5C895420" w14:textId="77777777" w:rsidR="002759C1" w:rsidRPr="00EC76D5" w:rsidRDefault="002759C1" w:rsidP="002759C1">
      <w:pPr>
        <w:pStyle w:val="Code"/>
      </w:pPr>
      <w:r w:rsidRPr="00EC76D5">
        <w:t xml:space="preserve">      put(MiddleOperator.UnarySubtract, ObjectOperator.fchs);</w:t>
      </w:r>
    </w:p>
    <w:p w14:paraId="1B6D262B" w14:textId="77777777" w:rsidR="002759C1" w:rsidRPr="00EC76D5" w:rsidRDefault="002759C1" w:rsidP="002759C1">
      <w:pPr>
        <w:pStyle w:val="Code"/>
      </w:pPr>
      <w:r w:rsidRPr="00EC76D5">
        <w:t xml:space="preserve">    m_middleToFloatingTargetMap.</w:t>
      </w:r>
    </w:p>
    <w:p w14:paraId="455E1198" w14:textId="77777777" w:rsidR="002759C1" w:rsidRPr="00EC76D5" w:rsidRDefault="002759C1" w:rsidP="002759C1">
      <w:pPr>
        <w:pStyle w:val="Code"/>
      </w:pPr>
      <w:r w:rsidRPr="00EC76D5">
        <w:t xml:space="preserve">      put(MiddleOperator.BinaryAdd, ObjectOperator.fadd);</w:t>
      </w:r>
    </w:p>
    <w:p w14:paraId="44D5C31E" w14:textId="77777777" w:rsidR="002759C1" w:rsidRPr="00EC76D5" w:rsidRDefault="002759C1" w:rsidP="002759C1">
      <w:pPr>
        <w:pStyle w:val="Code"/>
      </w:pPr>
      <w:r w:rsidRPr="00EC76D5">
        <w:t xml:space="preserve">    m_middleToFloatingTargetMap.</w:t>
      </w:r>
    </w:p>
    <w:p w14:paraId="57AB3A00" w14:textId="77777777" w:rsidR="002759C1" w:rsidRPr="00EC76D5" w:rsidRDefault="002759C1" w:rsidP="002759C1">
      <w:pPr>
        <w:pStyle w:val="Code"/>
      </w:pPr>
      <w:r w:rsidRPr="00EC76D5">
        <w:t xml:space="preserve">      put(MiddleOperator.BinarySubtract, ObjectOperator.fsub);</w:t>
      </w:r>
    </w:p>
    <w:p w14:paraId="5EDD059D" w14:textId="77777777" w:rsidR="002759C1" w:rsidRPr="00EC76D5" w:rsidRDefault="002759C1" w:rsidP="002759C1">
      <w:pPr>
        <w:pStyle w:val="Code"/>
      </w:pPr>
      <w:r w:rsidRPr="00EC76D5">
        <w:t xml:space="preserve">    m_middleToFloatingTargetMap.</w:t>
      </w:r>
    </w:p>
    <w:p w14:paraId="602D3C4A" w14:textId="77777777" w:rsidR="002759C1" w:rsidRPr="00EC76D5" w:rsidRDefault="002759C1" w:rsidP="002759C1">
      <w:pPr>
        <w:pStyle w:val="Code"/>
      </w:pPr>
      <w:r w:rsidRPr="00EC76D5">
        <w:t xml:space="preserve">      put(MiddleOperator.Multiply, ObjectOperator.fmul);</w:t>
      </w:r>
    </w:p>
    <w:p w14:paraId="426EBE12" w14:textId="77777777" w:rsidR="002759C1" w:rsidRPr="00EC76D5" w:rsidRDefault="002759C1" w:rsidP="002759C1">
      <w:pPr>
        <w:pStyle w:val="Code"/>
      </w:pPr>
      <w:r w:rsidRPr="00EC76D5">
        <w:lastRenderedPageBreak/>
        <w:t xml:space="preserve">    m_middleToFloatingTargetMap.</w:t>
      </w:r>
    </w:p>
    <w:p w14:paraId="2D7E948D" w14:textId="77777777" w:rsidR="002759C1" w:rsidRPr="00EC76D5" w:rsidRDefault="002759C1" w:rsidP="002759C1">
      <w:pPr>
        <w:pStyle w:val="Code"/>
      </w:pPr>
      <w:r w:rsidRPr="00EC76D5">
        <w:t xml:space="preserve">      put(MiddleOperator.Divide, ObjectOperator.fdiv);</w:t>
      </w:r>
    </w:p>
    <w:p w14:paraId="6C15C128" w14:textId="77777777" w:rsidR="002759C1" w:rsidRPr="00EC76D5" w:rsidRDefault="002759C1" w:rsidP="002759C1">
      <w:pPr>
        <w:pStyle w:val="Code"/>
      </w:pPr>
      <w:r w:rsidRPr="00EC76D5">
        <w:t xml:space="preserve">    m_middleToFloatingTargetMap.</w:t>
      </w:r>
    </w:p>
    <w:p w14:paraId="19A016DE" w14:textId="77777777" w:rsidR="002759C1" w:rsidRPr="00EC76D5" w:rsidRDefault="002759C1" w:rsidP="002759C1">
      <w:pPr>
        <w:pStyle w:val="Code"/>
      </w:pPr>
      <w:r w:rsidRPr="00EC76D5">
        <w:t xml:space="preserve">      put(MiddleOperator.PrefixIncrement, ObjectOperator.fadd);</w:t>
      </w:r>
    </w:p>
    <w:p w14:paraId="2D99F587" w14:textId="77777777" w:rsidR="002759C1" w:rsidRPr="00EC76D5" w:rsidRDefault="002759C1" w:rsidP="002759C1">
      <w:pPr>
        <w:pStyle w:val="Code"/>
      </w:pPr>
      <w:r w:rsidRPr="00EC76D5">
        <w:t xml:space="preserve">    m_middleToFloatingTargetMap.</w:t>
      </w:r>
    </w:p>
    <w:p w14:paraId="066CFC56" w14:textId="77777777" w:rsidR="002759C1" w:rsidRPr="00EC76D5" w:rsidRDefault="002759C1" w:rsidP="002759C1">
      <w:pPr>
        <w:pStyle w:val="Code"/>
      </w:pPr>
      <w:r w:rsidRPr="00EC76D5">
        <w:t xml:space="preserve">      put(MiddleOperator.PrefixDecrement, ObjectOperator.fsub);</w:t>
      </w:r>
    </w:p>
    <w:p w14:paraId="1E191CE0" w14:textId="77777777" w:rsidR="002759C1" w:rsidRPr="00EC76D5" w:rsidRDefault="002759C1" w:rsidP="002759C1">
      <w:pPr>
        <w:pStyle w:val="Code"/>
      </w:pPr>
      <w:r w:rsidRPr="00EC76D5">
        <w:t xml:space="preserve">    m_middleToFloatingTargetMap.</w:t>
      </w:r>
    </w:p>
    <w:p w14:paraId="4475889A" w14:textId="77777777" w:rsidR="002759C1" w:rsidRPr="00EC76D5" w:rsidRDefault="002759C1" w:rsidP="002759C1">
      <w:pPr>
        <w:pStyle w:val="Code"/>
      </w:pPr>
      <w:r w:rsidRPr="00EC76D5">
        <w:t xml:space="preserve">      put(MiddleOperator.PostfixIncrement, ObjectOperator.fadd);</w:t>
      </w:r>
    </w:p>
    <w:p w14:paraId="6C0663DE" w14:textId="77777777" w:rsidR="002759C1" w:rsidRPr="00EC76D5" w:rsidRDefault="002759C1" w:rsidP="002759C1">
      <w:pPr>
        <w:pStyle w:val="Code"/>
      </w:pPr>
      <w:r w:rsidRPr="00EC76D5">
        <w:t xml:space="preserve">    m_middleToFloatingTargetMap.</w:t>
      </w:r>
    </w:p>
    <w:p w14:paraId="4C323961" w14:textId="77777777" w:rsidR="002759C1" w:rsidRPr="00EC76D5" w:rsidRDefault="002759C1" w:rsidP="002759C1">
      <w:pPr>
        <w:pStyle w:val="Code"/>
      </w:pPr>
      <w:r w:rsidRPr="00EC76D5">
        <w:t xml:space="preserve">      put(MiddleOperator.PostfixDecrement, ObjectOperator.fsub);</w:t>
      </w:r>
    </w:p>
    <w:p w14:paraId="3DD01049" w14:textId="77777777" w:rsidR="002759C1" w:rsidRPr="00EC76D5" w:rsidRDefault="002759C1" w:rsidP="002759C1">
      <w:pPr>
        <w:pStyle w:val="Code"/>
      </w:pPr>
      <w:r w:rsidRPr="00EC76D5">
        <w:t xml:space="preserve">    m_middleToFloatingTargetMap.</w:t>
      </w:r>
    </w:p>
    <w:p w14:paraId="720D9662" w14:textId="77777777" w:rsidR="002759C1" w:rsidRPr="00EC76D5" w:rsidRDefault="002759C1" w:rsidP="002759C1">
      <w:pPr>
        <w:pStyle w:val="Code"/>
      </w:pPr>
      <w:r w:rsidRPr="00EC76D5">
        <w:t xml:space="preserve">      put(MiddleOperator.Equal, ObjectOperator.je);</w:t>
      </w:r>
    </w:p>
    <w:p w14:paraId="0E4F33F4" w14:textId="77777777" w:rsidR="002759C1" w:rsidRPr="00EC76D5" w:rsidRDefault="002759C1" w:rsidP="002759C1">
      <w:pPr>
        <w:pStyle w:val="Code"/>
      </w:pPr>
      <w:r w:rsidRPr="00EC76D5">
        <w:t xml:space="preserve">    m_middleToFloatingTargetMap.</w:t>
      </w:r>
    </w:p>
    <w:p w14:paraId="0F88BEFB" w14:textId="77777777" w:rsidR="002759C1" w:rsidRPr="00EC76D5" w:rsidRDefault="002759C1" w:rsidP="002759C1">
      <w:pPr>
        <w:pStyle w:val="Code"/>
      </w:pPr>
      <w:r w:rsidRPr="00EC76D5">
        <w:t xml:space="preserve">      put(MiddleOperator.NotEqual, ObjectOperator.jne);</w:t>
      </w:r>
    </w:p>
    <w:p w14:paraId="0C136486" w14:textId="77777777" w:rsidR="002759C1" w:rsidRPr="00EC76D5" w:rsidRDefault="002759C1" w:rsidP="002759C1">
      <w:pPr>
        <w:pStyle w:val="Code"/>
      </w:pPr>
      <w:r w:rsidRPr="00EC76D5">
        <w:t xml:space="preserve">    m_middleToFloatingTargetMap.</w:t>
      </w:r>
    </w:p>
    <w:p w14:paraId="5F042B24" w14:textId="77777777" w:rsidR="002759C1" w:rsidRPr="00EC76D5" w:rsidRDefault="002759C1" w:rsidP="002759C1">
      <w:pPr>
        <w:pStyle w:val="Code"/>
      </w:pPr>
      <w:r w:rsidRPr="00EC76D5">
        <w:t xml:space="preserve">      put(MiddleOperator.LessThan, ObjectOperator.ja);</w:t>
      </w:r>
    </w:p>
    <w:p w14:paraId="3DF7E257" w14:textId="77777777" w:rsidR="002759C1" w:rsidRPr="00EC76D5" w:rsidRDefault="002759C1" w:rsidP="002759C1">
      <w:pPr>
        <w:pStyle w:val="Code"/>
      </w:pPr>
      <w:r w:rsidRPr="00EC76D5">
        <w:t xml:space="preserve">    m_middleToFloatingTargetMap.</w:t>
      </w:r>
    </w:p>
    <w:p w14:paraId="69B2EA69" w14:textId="77777777" w:rsidR="002759C1" w:rsidRPr="00EC76D5" w:rsidRDefault="002759C1" w:rsidP="002759C1">
      <w:pPr>
        <w:pStyle w:val="Code"/>
      </w:pPr>
      <w:r w:rsidRPr="00EC76D5">
        <w:t xml:space="preserve">      put(MiddleOperator.LessThanEqual, ObjectOperator.jae);</w:t>
      </w:r>
    </w:p>
    <w:p w14:paraId="0FD7B0F0" w14:textId="77777777" w:rsidR="002759C1" w:rsidRPr="00EC76D5" w:rsidRDefault="002759C1" w:rsidP="002759C1">
      <w:pPr>
        <w:pStyle w:val="Code"/>
      </w:pPr>
      <w:r w:rsidRPr="00EC76D5">
        <w:t xml:space="preserve">    m_middleToFloatingTargetMap.</w:t>
      </w:r>
    </w:p>
    <w:p w14:paraId="60ABA527" w14:textId="77777777" w:rsidR="002759C1" w:rsidRPr="00EC76D5" w:rsidRDefault="002759C1" w:rsidP="002759C1">
      <w:pPr>
        <w:pStyle w:val="Code"/>
      </w:pPr>
      <w:r w:rsidRPr="00EC76D5">
        <w:t xml:space="preserve">      put(MiddleOperator.GreaterThan, ObjectOperator.jb);</w:t>
      </w:r>
    </w:p>
    <w:p w14:paraId="33EBAB53" w14:textId="77777777" w:rsidR="002759C1" w:rsidRPr="00EC76D5" w:rsidRDefault="002759C1" w:rsidP="002759C1">
      <w:pPr>
        <w:pStyle w:val="Code"/>
      </w:pPr>
      <w:r w:rsidRPr="00EC76D5">
        <w:t xml:space="preserve">    m_middleToFloatingTargetMap.</w:t>
      </w:r>
    </w:p>
    <w:p w14:paraId="7318670A" w14:textId="77777777" w:rsidR="002759C1" w:rsidRPr="00EC76D5" w:rsidRDefault="002759C1" w:rsidP="002759C1">
      <w:pPr>
        <w:pStyle w:val="Code"/>
      </w:pPr>
      <w:r w:rsidRPr="00EC76D5">
        <w:t xml:space="preserve">      put(MiddleOperator.GreaterThanEqual, ObjectOperator.jbe);</w:t>
      </w:r>
    </w:p>
    <w:p w14:paraId="0A35ED50" w14:textId="77777777" w:rsidR="002759C1" w:rsidRPr="00EC76D5" w:rsidRDefault="002759C1" w:rsidP="002759C1">
      <w:pPr>
        <w:pStyle w:val="Code"/>
      </w:pPr>
    </w:p>
    <w:p w14:paraId="51DDC125" w14:textId="77777777" w:rsidR="002759C1" w:rsidRPr="00EC76D5" w:rsidRDefault="002759C1" w:rsidP="002759C1">
      <w:pPr>
        <w:pStyle w:val="Code"/>
      </w:pPr>
      <w:r w:rsidRPr="00EC76D5">
        <w:t xml:space="preserve">    m_inverseMap.put(ObjectOperator.je, ObjectOperator.jne);</w:t>
      </w:r>
    </w:p>
    <w:p w14:paraId="4347934A" w14:textId="77777777" w:rsidR="002759C1" w:rsidRPr="00EC76D5" w:rsidRDefault="002759C1" w:rsidP="002759C1">
      <w:pPr>
        <w:pStyle w:val="Code"/>
      </w:pPr>
      <w:r w:rsidRPr="00EC76D5">
        <w:t xml:space="preserve">    m_inverseMap.put(ObjectOperator.jne, ObjectOperator.je);</w:t>
      </w:r>
    </w:p>
    <w:p w14:paraId="2BEA5879" w14:textId="77777777" w:rsidR="002759C1" w:rsidRPr="00EC76D5" w:rsidRDefault="002759C1" w:rsidP="002759C1">
      <w:pPr>
        <w:pStyle w:val="Code"/>
      </w:pPr>
      <w:r w:rsidRPr="00EC76D5">
        <w:t xml:space="preserve">    m_inverseMap.put(ObjectOperator.jl, ObjectOperator.jge);</w:t>
      </w:r>
    </w:p>
    <w:p w14:paraId="5850E496" w14:textId="77777777" w:rsidR="002759C1" w:rsidRPr="00EC76D5" w:rsidRDefault="002759C1" w:rsidP="002759C1">
      <w:pPr>
        <w:pStyle w:val="Code"/>
      </w:pPr>
      <w:r w:rsidRPr="00EC76D5">
        <w:t xml:space="preserve">    m_inverseMap.put(ObjectOperator.jle, ObjectOperator.jg);</w:t>
      </w:r>
    </w:p>
    <w:p w14:paraId="325E2509" w14:textId="77777777" w:rsidR="002759C1" w:rsidRPr="00EC76D5" w:rsidRDefault="002759C1" w:rsidP="002759C1">
      <w:pPr>
        <w:pStyle w:val="Code"/>
      </w:pPr>
      <w:r w:rsidRPr="00EC76D5">
        <w:t xml:space="preserve">    m_inverseMap.put(ObjectOperator.jg, ObjectOperator.jle);</w:t>
      </w:r>
    </w:p>
    <w:p w14:paraId="60BF9C3D" w14:textId="77777777" w:rsidR="002759C1" w:rsidRPr="00EC76D5" w:rsidRDefault="002759C1" w:rsidP="002759C1">
      <w:pPr>
        <w:pStyle w:val="Code"/>
      </w:pPr>
      <w:r w:rsidRPr="00EC76D5">
        <w:t xml:space="preserve">    m_inverseMap.put(ObjectOperator.jge, ObjectOperator.jl);</w:t>
      </w:r>
    </w:p>
    <w:p w14:paraId="31D9C56D" w14:textId="77777777" w:rsidR="002759C1" w:rsidRPr="00EC76D5" w:rsidRDefault="002759C1" w:rsidP="002759C1">
      <w:pPr>
        <w:pStyle w:val="Code"/>
      </w:pPr>
      <w:r w:rsidRPr="00EC76D5">
        <w:t xml:space="preserve">    m_inverseMap.put(ObjectOperator.ja, ObjectOperator.jbe);</w:t>
      </w:r>
    </w:p>
    <w:p w14:paraId="0A77A458" w14:textId="77777777" w:rsidR="002759C1" w:rsidRPr="00EC76D5" w:rsidRDefault="002759C1" w:rsidP="002759C1">
      <w:pPr>
        <w:pStyle w:val="Code"/>
      </w:pPr>
      <w:r w:rsidRPr="00EC76D5">
        <w:t xml:space="preserve">    m_inverseMap.put(ObjectOperator.jae, ObjectOperator.jb);</w:t>
      </w:r>
    </w:p>
    <w:p w14:paraId="2AE86ADC" w14:textId="77777777" w:rsidR="002759C1" w:rsidRPr="00EC76D5" w:rsidRDefault="002759C1" w:rsidP="002759C1">
      <w:pPr>
        <w:pStyle w:val="Code"/>
      </w:pPr>
      <w:r w:rsidRPr="00EC76D5">
        <w:t xml:space="preserve">    m_inverseMap.put(ObjectOperator.jb, ObjectOperator.jae);</w:t>
      </w:r>
    </w:p>
    <w:p w14:paraId="315837D0" w14:textId="77777777" w:rsidR="002759C1" w:rsidRPr="00EC76D5" w:rsidRDefault="002759C1" w:rsidP="002759C1">
      <w:pPr>
        <w:pStyle w:val="Code"/>
      </w:pPr>
      <w:r w:rsidRPr="00EC76D5">
        <w:t xml:space="preserve">    m_inverseMap.put(ObjectOperator.jbe, ObjectOperator.ja);</w:t>
      </w:r>
    </w:p>
    <w:p w14:paraId="206201C1" w14:textId="77777777" w:rsidR="002759C1" w:rsidRPr="00EC76D5" w:rsidRDefault="002759C1" w:rsidP="002759C1">
      <w:pPr>
        <w:pStyle w:val="Code"/>
      </w:pPr>
    </w:p>
    <w:p w14:paraId="6AE9FEC2" w14:textId="77777777" w:rsidR="002759C1" w:rsidRPr="00EC76D5" w:rsidRDefault="002759C1" w:rsidP="002759C1">
      <w:pPr>
        <w:pStyle w:val="Code"/>
      </w:pPr>
      <w:r w:rsidRPr="00EC76D5">
        <w:t xml:space="preserve">    m_maskMap.put(new Pair&lt;&gt;(1,2), 0x00FF);</w:t>
      </w:r>
    </w:p>
    <w:p w14:paraId="2DDF5AC7" w14:textId="77777777" w:rsidR="002759C1" w:rsidRPr="00EC76D5" w:rsidRDefault="002759C1" w:rsidP="002759C1">
      <w:pPr>
        <w:pStyle w:val="Code"/>
      </w:pPr>
      <w:r w:rsidRPr="00EC76D5">
        <w:t xml:space="preserve">    m_maskMap.put(new Pair&lt;&gt;(1,4), 0x000000FF);</w:t>
      </w:r>
    </w:p>
    <w:p w14:paraId="6CAA5956" w14:textId="77777777" w:rsidR="002759C1" w:rsidRPr="00EC76D5" w:rsidRDefault="002759C1" w:rsidP="002759C1">
      <w:pPr>
        <w:pStyle w:val="Code"/>
      </w:pPr>
      <w:r w:rsidRPr="00EC76D5">
        <w:t xml:space="preserve">    m_maskMap.put(new Pair&lt;&gt;(2,4), 0x0000FFFF);</w:t>
      </w:r>
    </w:p>
    <w:p w14:paraId="5E32184C" w14:textId="77777777" w:rsidR="002759C1" w:rsidRPr="00EC76D5" w:rsidRDefault="002759C1" w:rsidP="002759C1">
      <w:pPr>
        <w:pStyle w:val="Code"/>
      </w:pPr>
    </w:p>
    <w:p w14:paraId="42DB16B7" w14:textId="77777777" w:rsidR="002759C1" w:rsidRPr="00EC76D5" w:rsidRDefault="002759C1" w:rsidP="002759C1">
      <w:pPr>
        <w:pStyle w:val="Code"/>
      </w:pPr>
      <w:r w:rsidRPr="00EC76D5">
        <w:t xml:space="preserve">    m_floatPushMap.put(Sort.Signed_Int, ObjectOperator.fild_word);</w:t>
      </w:r>
    </w:p>
    <w:p w14:paraId="6A035507" w14:textId="77777777" w:rsidR="002759C1" w:rsidRPr="00EC76D5" w:rsidRDefault="002759C1" w:rsidP="002759C1">
      <w:pPr>
        <w:pStyle w:val="Code"/>
      </w:pPr>
      <w:r w:rsidRPr="00EC76D5">
        <w:t xml:space="preserve">    m_floatPushMap.put(Sort.Unsigned_Int, ObjectOperator.fild_word);</w:t>
      </w:r>
    </w:p>
    <w:p w14:paraId="1CE1D2A0" w14:textId="77777777" w:rsidR="002759C1" w:rsidRPr="00EC76D5" w:rsidRDefault="002759C1" w:rsidP="002759C1">
      <w:pPr>
        <w:pStyle w:val="Code"/>
      </w:pPr>
      <w:r w:rsidRPr="00EC76D5">
        <w:t xml:space="preserve">    m_floatPushMap.put(Sort.Signed_Long_Int, ObjectOperator.fild_dword);</w:t>
      </w:r>
    </w:p>
    <w:p w14:paraId="1E59F8E0" w14:textId="77777777" w:rsidR="002759C1" w:rsidRPr="00EC76D5" w:rsidRDefault="002759C1" w:rsidP="002759C1">
      <w:pPr>
        <w:pStyle w:val="Code"/>
      </w:pPr>
      <w:r w:rsidRPr="00EC76D5">
        <w:t xml:space="preserve">    m_floatPushMap.put(Sort.Unsigned_Long_Int, ObjectOperator.fild_dword);</w:t>
      </w:r>
    </w:p>
    <w:p w14:paraId="7CAD7E6A" w14:textId="77777777" w:rsidR="002759C1" w:rsidRPr="00EC76D5" w:rsidRDefault="002759C1" w:rsidP="002759C1">
      <w:pPr>
        <w:pStyle w:val="Code"/>
      </w:pPr>
      <w:r w:rsidRPr="00EC76D5">
        <w:t xml:space="preserve">    m_floatPushMap.put(Sort.Float, ObjectOperator.fld_dword);</w:t>
      </w:r>
    </w:p>
    <w:p w14:paraId="26D7AEEE" w14:textId="77777777" w:rsidR="002759C1" w:rsidRPr="00EC76D5" w:rsidRDefault="002759C1" w:rsidP="002759C1">
      <w:pPr>
        <w:pStyle w:val="Code"/>
      </w:pPr>
      <w:r w:rsidRPr="00EC76D5">
        <w:t xml:space="preserve">    m_floatPushMap.put(Sort.Double, ObjectOperator.fld_qword);</w:t>
      </w:r>
    </w:p>
    <w:p w14:paraId="3B5EB535" w14:textId="77777777" w:rsidR="002759C1" w:rsidRPr="00EC76D5" w:rsidRDefault="002759C1" w:rsidP="002759C1">
      <w:pPr>
        <w:pStyle w:val="Code"/>
      </w:pPr>
      <w:r w:rsidRPr="00EC76D5">
        <w:t xml:space="preserve">    m_floatPushMap.put(Sort.Long_Double, ObjectOperator.fld_qword);</w:t>
      </w:r>
    </w:p>
    <w:p w14:paraId="3B5A7670" w14:textId="77777777" w:rsidR="002759C1" w:rsidRPr="00EC76D5" w:rsidRDefault="002759C1" w:rsidP="002759C1">
      <w:pPr>
        <w:pStyle w:val="Code"/>
      </w:pPr>
      <w:r w:rsidRPr="00EC76D5">
        <w:t xml:space="preserve">  </w:t>
      </w:r>
    </w:p>
    <w:p w14:paraId="187E8BC5" w14:textId="77777777" w:rsidR="002759C1" w:rsidRPr="00EC76D5" w:rsidRDefault="002759C1" w:rsidP="002759C1">
      <w:pPr>
        <w:pStyle w:val="Code"/>
      </w:pPr>
      <w:r w:rsidRPr="00EC76D5">
        <w:t xml:space="preserve">    m_floatTopMap.put(Sort.Signed_Int, ObjectOperator.fist_word);</w:t>
      </w:r>
    </w:p>
    <w:p w14:paraId="49C4B951" w14:textId="77777777" w:rsidR="002759C1" w:rsidRPr="00EC76D5" w:rsidRDefault="002759C1" w:rsidP="002759C1">
      <w:pPr>
        <w:pStyle w:val="Code"/>
      </w:pPr>
      <w:r w:rsidRPr="00EC76D5">
        <w:t xml:space="preserve">    m_floatTopMap.put(Sort.Unsigned_Int, ObjectOperator.fist_word);</w:t>
      </w:r>
    </w:p>
    <w:p w14:paraId="1B062D79" w14:textId="77777777" w:rsidR="002759C1" w:rsidRPr="00EC76D5" w:rsidRDefault="002759C1" w:rsidP="002759C1">
      <w:pPr>
        <w:pStyle w:val="Code"/>
      </w:pPr>
      <w:r w:rsidRPr="00EC76D5">
        <w:t xml:space="preserve">    m_floatTopMap.put(Sort.Pointer, ObjectOperator.fist_word);</w:t>
      </w:r>
    </w:p>
    <w:p w14:paraId="570B34A7" w14:textId="77777777" w:rsidR="002759C1" w:rsidRPr="00EC76D5" w:rsidRDefault="002759C1" w:rsidP="002759C1">
      <w:pPr>
        <w:pStyle w:val="Code"/>
      </w:pPr>
      <w:r w:rsidRPr="00EC76D5">
        <w:t xml:space="preserve">    m_floatTopMap.put(Sort.Signed_Long_Int, ObjectOperator.fist_dword);</w:t>
      </w:r>
    </w:p>
    <w:p w14:paraId="63EFBF43" w14:textId="77777777" w:rsidR="002759C1" w:rsidRPr="00EC76D5" w:rsidRDefault="002759C1" w:rsidP="002759C1">
      <w:pPr>
        <w:pStyle w:val="Code"/>
      </w:pPr>
      <w:r w:rsidRPr="00EC76D5">
        <w:t xml:space="preserve">    m_floatTopMap.put(Sort.Unsigned_Long_Int, ObjectOperator.fist_dword);</w:t>
      </w:r>
    </w:p>
    <w:p w14:paraId="7F8949F3" w14:textId="77777777" w:rsidR="002759C1" w:rsidRPr="00EC76D5" w:rsidRDefault="002759C1" w:rsidP="002759C1">
      <w:pPr>
        <w:pStyle w:val="Code"/>
      </w:pPr>
      <w:r w:rsidRPr="00EC76D5">
        <w:t xml:space="preserve">    m_floatTopMap.put(Sort.Float, ObjectOperator.fst_dword);</w:t>
      </w:r>
    </w:p>
    <w:p w14:paraId="50E6DC99" w14:textId="77777777" w:rsidR="002759C1" w:rsidRPr="00EC76D5" w:rsidRDefault="002759C1" w:rsidP="002759C1">
      <w:pPr>
        <w:pStyle w:val="Code"/>
      </w:pPr>
      <w:r w:rsidRPr="00EC76D5">
        <w:t xml:space="preserve">    m_floatTopMap.put(Sort.Double, ObjectOperator.fst_qword);</w:t>
      </w:r>
    </w:p>
    <w:p w14:paraId="43A9B405" w14:textId="77777777" w:rsidR="002759C1" w:rsidRPr="00EC76D5" w:rsidRDefault="002759C1" w:rsidP="002759C1">
      <w:pPr>
        <w:pStyle w:val="Code"/>
      </w:pPr>
      <w:r w:rsidRPr="00EC76D5">
        <w:t xml:space="preserve">    m_floatTopMap.put(Sort.Long_Double, ObjectOperator.fst_qword);</w:t>
      </w:r>
    </w:p>
    <w:p w14:paraId="606C06DF" w14:textId="77777777" w:rsidR="002759C1" w:rsidRPr="00EC76D5" w:rsidRDefault="002759C1" w:rsidP="002759C1">
      <w:pPr>
        <w:pStyle w:val="Code"/>
      </w:pPr>
      <w:r w:rsidRPr="00EC76D5">
        <w:t xml:space="preserve">  </w:t>
      </w:r>
    </w:p>
    <w:p w14:paraId="2B5077CC" w14:textId="77777777" w:rsidR="002759C1" w:rsidRPr="00EC76D5" w:rsidRDefault="002759C1" w:rsidP="002759C1">
      <w:pPr>
        <w:pStyle w:val="Code"/>
      </w:pPr>
      <w:r w:rsidRPr="00EC76D5">
        <w:t xml:space="preserve">    m_floatPopMap.put(Sort.Signed_Int, ObjectOperator.fistp_word);</w:t>
      </w:r>
    </w:p>
    <w:p w14:paraId="49109E55" w14:textId="77777777" w:rsidR="002759C1" w:rsidRPr="00EC76D5" w:rsidRDefault="002759C1" w:rsidP="002759C1">
      <w:pPr>
        <w:pStyle w:val="Code"/>
      </w:pPr>
      <w:r w:rsidRPr="00EC76D5">
        <w:t xml:space="preserve">    m_floatPopMap.put(Sort.Unsigned_Int, ObjectOperator.fistp_word);</w:t>
      </w:r>
    </w:p>
    <w:p w14:paraId="1D96F8D3" w14:textId="77777777" w:rsidR="002759C1" w:rsidRPr="00EC76D5" w:rsidRDefault="002759C1" w:rsidP="002759C1">
      <w:pPr>
        <w:pStyle w:val="Code"/>
      </w:pPr>
      <w:r w:rsidRPr="00EC76D5">
        <w:lastRenderedPageBreak/>
        <w:t xml:space="preserve">    m_floatPopMap.put(Sort.Pointer, ObjectOperator.fistp_word);</w:t>
      </w:r>
    </w:p>
    <w:p w14:paraId="43D4773E" w14:textId="77777777" w:rsidR="002759C1" w:rsidRPr="00EC76D5" w:rsidRDefault="002759C1" w:rsidP="002759C1">
      <w:pPr>
        <w:pStyle w:val="Code"/>
      </w:pPr>
      <w:r w:rsidRPr="00EC76D5">
        <w:t xml:space="preserve">    m_floatPopMap.put(Sort.Signed_Long_Int, ObjectOperator.fistp_dword);</w:t>
      </w:r>
    </w:p>
    <w:p w14:paraId="48EF4F07" w14:textId="77777777" w:rsidR="002759C1" w:rsidRPr="00EC76D5" w:rsidRDefault="002759C1" w:rsidP="002759C1">
      <w:pPr>
        <w:pStyle w:val="Code"/>
      </w:pPr>
      <w:r w:rsidRPr="00EC76D5">
        <w:t xml:space="preserve">    m_floatPopMap.put(Sort.Unsigned_Long_Int, ObjectOperator.fistp_dword);</w:t>
      </w:r>
    </w:p>
    <w:p w14:paraId="1FB7A0A7" w14:textId="77777777" w:rsidR="002759C1" w:rsidRPr="00EC76D5" w:rsidRDefault="002759C1" w:rsidP="002759C1">
      <w:pPr>
        <w:pStyle w:val="Code"/>
      </w:pPr>
      <w:r w:rsidRPr="00EC76D5">
        <w:t xml:space="preserve">    m_floatPopMap.put(Sort.Float, ObjectOperator.fstp_dword);</w:t>
      </w:r>
    </w:p>
    <w:p w14:paraId="629AE9BA" w14:textId="77777777" w:rsidR="002759C1" w:rsidRPr="00EC76D5" w:rsidRDefault="002759C1" w:rsidP="002759C1">
      <w:pPr>
        <w:pStyle w:val="Code"/>
      </w:pPr>
      <w:r w:rsidRPr="00EC76D5">
        <w:t xml:space="preserve">    m_floatPopMap.put(Sort.Double, ObjectOperator.fstp_qword);</w:t>
      </w:r>
    </w:p>
    <w:p w14:paraId="6C057436" w14:textId="77777777" w:rsidR="002759C1" w:rsidRPr="00EC76D5" w:rsidRDefault="002759C1" w:rsidP="002759C1">
      <w:pPr>
        <w:pStyle w:val="Code"/>
      </w:pPr>
      <w:r w:rsidRPr="00EC76D5">
        <w:t xml:space="preserve">    m_floatPopMap.put(Sort.Long_Double, ObjectOperator.fstp_qword);</w:t>
      </w:r>
    </w:p>
    <w:p w14:paraId="28482E2F" w14:textId="77777777" w:rsidR="002759C1" w:rsidRPr="00EC76D5" w:rsidRDefault="002759C1" w:rsidP="002759C1">
      <w:pPr>
        <w:pStyle w:val="Code"/>
      </w:pPr>
      <w:r w:rsidRPr="00EC76D5">
        <w:t xml:space="preserve">  }</w:t>
      </w:r>
    </w:p>
    <w:p w14:paraId="74209092" w14:textId="77777777" w:rsidR="002759C1" w:rsidRPr="00EC76D5" w:rsidRDefault="002759C1" w:rsidP="002759C1">
      <w:pPr>
        <w:pStyle w:val="Code"/>
      </w:pPr>
    </w:p>
    <w:p w14:paraId="20572687" w14:textId="77777777" w:rsidR="002759C1" w:rsidRPr="00EC76D5" w:rsidRDefault="002759C1" w:rsidP="002759C1">
      <w:pPr>
        <w:pStyle w:val="Code"/>
      </w:pPr>
      <w:r w:rsidRPr="00EC76D5">
        <w:t xml:space="preserve">  private void loadRegister(Register register, Symbol symbol,</w:t>
      </w:r>
    </w:p>
    <w:p w14:paraId="4A6DDBB0" w14:textId="77777777" w:rsidR="002759C1" w:rsidRPr="00EC76D5" w:rsidRDefault="002759C1" w:rsidP="002759C1">
      <w:pPr>
        <w:pStyle w:val="Code"/>
      </w:pPr>
      <w:r w:rsidRPr="00EC76D5">
        <w:t xml:space="preserve">                            Register addressRegister, int addressOffset) {</w:t>
      </w:r>
    </w:p>
    <w:p w14:paraId="7391D630" w14:textId="77777777" w:rsidR="002759C1" w:rsidRPr="00EC76D5" w:rsidRDefault="002759C1" w:rsidP="002759C1">
      <w:pPr>
        <w:pStyle w:val="Code"/>
      </w:pPr>
      <w:r w:rsidRPr="00EC76D5">
        <w:t xml:space="preserve">    if (symbol.hasValue()) {</w:t>
      </w:r>
    </w:p>
    <w:p w14:paraId="3CD2D4D1" w14:textId="77777777" w:rsidR="002759C1" w:rsidRPr="00EC76D5" w:rsidRDefault="002759C1" w:rsidP="002759C1">
      <w:pPr>
        <w:pStyle w:val="Code"/>
      </w:pPr>
      <w:r w:rsidRPr="00EC76D5">
        <w:t xml:space="preserve">      int value = ((BigInteger) symbol.getSignedValue()).intValue();</w:t>
      </w:r>
    </w:p>
    <w:p w14:paraId="7F3B269F" w14:textId="77777777" w:rsidR="002759C1" w:rsidRPr="00EC76D5" w:rsidRDefault="002759C1" w:rsidP="002759C1">
      <w:pPr>
        <w:pStyle w:val="Code"/>
      </w:pPr>
      <w:r w:rsidRPr="00EC76D5">
        <w:t xml:space="preserve">      addObjectCode(ObjectOperator.mov, register, value, null);</w:t>
      </w:r>
    </w:p>
    <w:p w14:paraId="1B4593A8" w14:textId="77777777" w:rsidR="002759C1" w:rsidRPr="00EC76D5" w:rsidRDefault="002759C1" w:rsidP="002759C1">
      <w:pPr>
        <w:pStyle w:val="Code"/>
      </w:pPr>
      <w:r w:rsidRPr="00EC76D5">
        <w:t xml:space="preserve">    }</w:t>
      </w:r>
    </w:p>
    <w:p w14:paraId="573E4B1A" w14:textId="77777777" w:rsidR="002759C1" w:rsidRPr="00EC76D5" w:rsidRDefault="002759C1" w:rsidP="002759C1">
      <w:pPr>
        <w:pStyle w:val="Code"/>
      </w:pPr>
      <w:r w:rsidRPr="00EC76D5">
        <w:t xml:space="preserve">    else if (addressRegister != null) {</w:t>
      </w:r>
    </w:p>
    <w:p w14:paraId="0BD411B2" w14:textId="77777777" w:rsidR="002759C1" w:rsidRPr="00EC76D5" w:rsidRDefault="002759C1" w:rsidP="002759C1">
      <w:pPr>
        <w:pStyle w:val="Code"/>
      </w:pPr>
      <w:r w:rsidRPr="00EC76D5">
        <w:t xml:space="preserve">      if (symbol.getType().isFunctionOrArray()) {</w:t>
      </w:r>
    </w:p>
    <w:p w14:paraId="61B786B2" w14:textId="77777777" w:rsidR="002759C1" w:rsidRPr="00EC76D5" w:rsidRDefault="002759C1" w:rsidP="002759C1">
      <w:pPr>
        <w:pStyle w:val="Code"/>
      </w:pPr>
      <w:r w:rsidRPr="00EC76D5">
        <w:t xml:space="preserve">        addObjectCode(ObjectOperator.mov, register, addressRegister, null);</w:t>
      </w:r>
    </w:p>
    <w:p w14:paraId="58B73ADF" w14:textId="77777777" w:rsidR="002759C1" w:rsidRPr="00EC76D5" w:rsidRDefault="002759C1" w:rsidP="002759C1">
      <w:pPr>
        <w:pStyle w:val="Code"/>
      </w:pPr>
      <w:r w:rsidRPr="00EC76D5">
        <w:t xml:space="preserve">        </w:t>
      </w:r>
    </w:p>
    <w:p w14:paraId="085A5F8C" w14:textId="77777777" w:rsidR="002759C1" w:rsidRPr="00EC76D5" w:rsidRDefault="002759C1" w:rsidP="002759C1">
      <w:pPr>
        <w:pStyle w:val="Code"/>
      </w:pPr>
      <w:r w:rsidRPr="00EC76D5">
        <w:t xml:space="preserve">        if (addressOffset != 0) {</w:t>
      </w:r>
    </w:p>
    <w:p w14:paraId="0E102BDE" w14:textId="77777777" w:rsidR="002759C1" w:rsidRPr="00EC76D5" w:rsidRDefault="002759C1" w:rsidP="002759C1">
      <w:pPr>
        <w:pStyle w:val="Code"/>
      </w:pPr>
      <w:r w:rsidRPr="00EC76D5">
        <w:t xml:space="preserve">          addObjectCode(ObjectOperator.add, register, addressOffset, null);</w:t>
      </w:r>
    </w:p>
    <w:p w14:paraId="1D6FAB5B" w14:textId="77777777" w:rsidR="002759C1" w:rsidRPr="00EC76D5" w:rsidRDefault="002759C1" w:rsidP="002759C1">
      <w:pPr>
        <w:pStyle w:val="Code"/>
      </w:pPr>
      <w:r w:rsidRPr="00EC76D5">
        <w:t xml:space="preserve">        }</w:t>
      </w:r>
    </w:p>
    <w:p w14:paraId="600D9561" w14:textId="77777777" w:rsidR="002759C1" w:rsidRPr="00EC76D5" w:rsidRDefault="002759C1" w:rsidP="002759C1">
      <w:pPr>
        <w:pStyle w:val="Code"/>
      </w:pPr>
      <w:r w:rsidRPr="00EC76D5">
        <w:t xml:space="preserve">      }</w:t>
      </w:r>
    </w:p>
    <w:p w14:paraId="0428837B" w14:textId="77777777" w:rsidR="002759C1" w:rsidRPr="00EC76D5" w:rsidRDefault="002759C1" w:rsidP="002759C1">
      <w:pPr>
        <w:pStyle w:val="Code"/>
      </w:pPr>
      <w:r w:rsidRPr="00EC76D5">
        <w:t xml:space="preserve">      else {</w:t>
      </w:r>
    </w:p>
    <w:p w14:paraId="2148C5F9" w14:textId="77777777" w:rsidR="002759C1" w:rsidRPr="00EC76D5" w:rsidRDefault="002759C1" w:rsidP="002759C1">
      <w:pPr>
        <w:pStyle w:val="Code"/>
      </w:pPr>
      <w:r w:rsidRPr="00EC76D5">
        <w:t xml:space="preserve">        addObjectCode(ObjectOperator.mov, register,</w:t>
      </w:r>
    </w:p>
    <w:p w14:paraId="7FDFB573" w14:textId="77777777" w:rsidR="002759C1" w:rsidRPr="00EC76D5" w:rsidRDefault="002759C1" w:rsidP="002759C1">
      <w:pPr>
        <w:pStyle w:val="Code"/>
      </w:pPr>
      <w:r w:rsidRPr="00EC76D5">
        <w:t xml:space="preserve">                      addressRegister, addressOffset);</w:t>
      </w:r>
    </w:p>
    <w:p w14:paraId="4440EE5E" w14:textId="77777777" w:rsidR="002759C1" w:rsidRPr="00EC76D5" w:rsidRDefault="002759C1" w:rsidP="002759C1">
      <w:pPr>
        <w:pStyle w:val="Code"/>
      </w:pPr>
      <w:r w:rsidRPr="00EC76D5">
        <w:t xml:space="preserve">      }</w:t>
      </w:r>
    </w:p>
    <w:p w14:paraId="0A057414" w14:textId="77777777" w:rsidR="002759C1" w:rsidRPr="00EC76D5" w:rsidRDefault="002759C1" w:rsidP="002759C1">
      <w:pPr>
        <w:pStyle w:val="Code"/>
      </w:pPr>
      <w:r w:rsidRPr="00EC76D5">
        <w:t xml:space="preserve">    }</w:t>
      </w:r>
    </w:p>
    <w:p w14:paraId="0E42D446" w14:textId="77777777" w:rsidR="002759C1" w:rsidRPr="00EC76D5" w:rsidRDefault="002759C1" w:rsidP="002759C1">
      <w:pPr>
        <w:pStyle w:val="Code"/>
      </w:pPr>
      <w:r w:rsidRPr="00EC76D5">
        <w:t xml:space="preserve">    else if (symbol.isAutoOrRegister()) {</w:t>
      </w:r>
    </w:p>
    <w:p w14:paraId="34D62CF7" w14:textId="77777777" w:rsidR="002759C1" w:rsidRPr="00EC76D5" w:rsidRDefault="002759C1" w:rsidP="002759C1">
      <w:pPr>
        <w:pStyle w:val="Code"/>
      </w:pPr>
      <w:r w:rsidRPr="00EC76D5">
        <w:t xml:space="preserve">      Register stackRegister = getStackRegister(symbol);</w:t>
      </w:r>
    </w:p>
    <w:p w14:paraId="1787C7AA" w14:textId="77777777" w:rsidR="002759C1" w:rsidRPr="00EC76D5" w:rsidRDefault="002759C1" w:rsidP="002759C1">
      <w:pPr>
        <w:pStyle w:val="Code"/>
      </w:pPr>
    </w:p>
    <w:p w14:paraId="4F03869F" w14:textId="77777777" w:rsidR="002759C1" w:rsidRPr="00EC76D5" w:rsidRDefault="002759C1" w:rsidP="002759C1">
      <w:pPr>
        <w:pStyle w:val="Code"/>
      </w:pPr>
      <w:r w:rsidRPr="00EC76D5">
        <w:t xml:space="preserve">      if (symbol.getType().isFunctionOrArray()) {</w:t>
      </w:r>
    </w:p>
    <w:p w14:paraId="55504EA3" w14:textId="77777777" w:rsidR="002759C1" w:rsidRPr="00EC76D5" w:rsidRDefault="002759C1" w:rsidP="002759C1">
      <w:pPr>
        <w:pStyle w:val="Code"/>
      </w:pPr>
      <w:r w:rsidRPr="00EC76D5">
        <w:t xml:space="preserve">        addObjectCode(ObjectOperator.mov, register, stackRegister, null);</w:t>
      </w:r>
    </w:p>
    <w:p w14:paraId="04E5AAFF" w14:textId="77777777" w:rsidR="002759C1" w:rsidRPr="00EC76D5" w:rsidRDefault="002759C1" w:rsidP="002759C1">
      <w:pPr>
        <w:pStyle w:val="Code"/>
      </w:pPr>
      <w:r w:rsidRPr="00EC76D5">
        <w:t xml:space="preserve">        addOffset(register, symbol.getOffset());</w:t>
      </w:r>
    </w:p>
    <w:p w14:paraId="79DD9BB3" w14:textId="77777777" w:rsidR="002759C1" w:rsidRPr="00EC76D5" w:rsidRDefault="002759C1" w:rsidP="002759C1">
      <w:pPr>
        <w:pStyle w:val="Code"/>
      </w:pPr>
      <w:r w:rsidRPr="00EC76D5">
        <w:t xml:space="preserve">      }</w:t>
      </w:r>
    </w:p>
    <w:p w14:paraId="45AB2288" w14:textId="77777777" w:rsidR="002759C1" w:rsidRPr="00EC76D5" w:rsidRDefault="002759C1" w:rsidP="002759C1">
      <w:pPr>
        <w:pStyle w:val="Code"/>
      </w:pPr>
      <w:r w:rsidRPr="00EC76D5">
        <w:t xml:space="preserve">      else {</w:t>
      </w:r>
    </w:p>
    <w:p w14:paraId="515882AA" w14:textId="77777777" w:rsidR="002759C1" w:rsidRPr="00EC76D5" w:rsidRDefault="002759C1" w:rsidP="002759C1">
      <w:pPr>
        <w:pStyle w:val="Code"/>
      </w:pPr>
      <w:r w:rsidRPr="00EC76D5">
        <w:t xml:space="preserve">        addObjectCode(ObjectOperator.mov, register,</w:t>
      </w:r>
    </w:p>
    <w:p w14:paraId="4B9983A2" w14:textId="77777777" w:rsidR="002759C1" w:rsidRPr="00EC76D5" w:rsidRDefault="002759C1" w:rsidP="002759C1">
      <w:pPr>
        <w:pStyle w:val="Code"/>
      </w:pPr>
      <w:r w:rsidRPr="00EC76D5">
        <w:t xml:space="preserve">                      stackRegister, symbol.getOffset());</w:t>
      </w:r>
    </w:p>
    <w:p w14:paraId="5B5BA974" w14:textId="77777777" w:rsidR="002759C1" w:rsidRPr="00EC76D5" w:rsidRDefault="002759C1" w:rsidP="002759C1">
      <w:pPr>
        <w:pStyle w:val="Code"/>
      </w:pPr>
      <w:r w:rsidRPr="00EC76D5">
        <w:t xml:space="preserve">      }</w:t>
      </w:r>
    </w:p>
    <w:p w14:paraId="6680AB8B" w14:textId="77777777" w:rsidR="002759C1" w:rsidRPr="00EC76D5" w:rsidRDefault="002759C1" w:rsidP="002759C1">
      <w:pPr>
        <w:pStyle w:val="Code"/>
      </w:pPr>
      <w:r w:rsidRPr="00EC76D5">
        <w:t xml:space="preserve">    }</w:t>
      </w:r>
    </w:p>
    <w:p w14:paraId="7141DC9E" w14:textId="77777777" w:rsidR="002759C1" w:rsidRPr="00EC76D5" w:rsidRDefault="002759C1" w:rsidP="002759C1">
      <w:pPr>
        <w:pStyle w:val="Code"/>
      </w:pPr>
      <w:r w:rsidRPr="00EC76D5">
        <w:t xml:space="preserve">    else {</w:t>
      </w:r>
    </w:p>
    <w:p w14:paraId="06B99389" w14:textId="77777777" w:rsidR="002759C1" w:rsidRPr="00EC76D5" w:rsidRDefault="002759C1" w:rsidP="002759C1">
      <w:pPr>
        <w:pStyle w:val="Code"/>
      </w:pPr>
      <w:r w:rsidRPr="00EC76D5">
        <w:t xml:space="preserve">      if (symbol.getType().isFunctionOrArray()) {</w:t>
      </w:r>
    </w:p>
    <w:p w14:paraId="185DA53F" w14:textId="77777777" w:rsidR="002759C1" w:rsidRPr="00EC76D5" w:rsidRDefault="002759C1" w:rsidP="002759C1">
      <w:pPr>
        <w:pStyle w:val="Code"/>
      </w:pPr>
      <w:r w:rsidRPr="00EC76D5">
        <w:t xml:space="preserve">        Pair&lt;String,Integer&gt; pair =</w:t>
      </w:r>
    </w:p>
    <w:p w14:paraId="5B991762" w14:textId="77777777" w:rsidR="002759C1" w:rsidRPr="00EC76D5" w:rsidRDefault="002759C1" w:rsidP="002759C1">
      <w:pPr>
        <w:pStyle w:val="Code"/>
      </w:pPr>
      <w:r w:rsidRPr="00EC76D5">
        <w:t xml:space="preserve">          new Pair&lt;&gt;(symbol.getUniqueName(), symbol.getOffset());</w:t>
      </w:r>
    </w:p>
    <w:p w14:paraId="1B22FEF8" w14:textId="77777777" w:rsidR="002759C1" w:rsidRPr="00EC76D5" w:rsidRDefault="002759C1" w:rsidP="002759C1">
      <w:pPr>
        <w:pStyle w:val="Code"/>
      </w:pPr>
      <w:r w:rsidRPr="00EC76D5">
        <w:t xml:space="preserve">        addObjectCode(ObjectOperator.mov, register, pair, null); // mov ax, f</w:t>
      </w:r>
    </w:p>
    <w:p w14:paraId="289C26F1" w14:textId="77777777" w:rsidR="002759C1" w:rsidRPr="00EC76D5" w:rsidRDefault="002759C1" w:rsidP="002759C1">
      <w:pPr>
        <w:pStyle w:val="Code"/>
      </w:pPr>
      <w:r w:rsidRPr="00EC76D5">
        <w:t xml:space="preserve">      }</w:t>
      </w:r>
    </w:p>
    <w:p w14:paraId="098EC3E5" w14:textId="77777777" w:rsidR="002759C1" w:rsidRPr="00EC76D5" w:rsidRDefault="002759C1" w:rsidP="002759C1">
      <w:pPr>
        <w:pStyle w:val="Code"/>
      </w:pPr>
      <w:r w:rsidRPr="00EC76D5">
        <w:t xml:space="preserve">      else {</w:t>
      </w:r>
    </w:p>
    <w:p w14:paraId="44FDE196" w14:textId="77777777" w:rsidR="002759C1" w:rsidRPr="00EC76D5" w:rsidRDefault="002759C1" w:rsidP="002759C1">
      <w:pPr>
        <w:pStyle w:val="Code"/>
      </w:pPr>
      <w:r w:rsidRPr="00EC76D5">
        <w:t xml:space="preserve">        Pair&lt;String,Integer&gt; pair =</w:t>
      </w:r>
    </w:p>
    <w:p w14:paraId="5AC41693" w14:textId="77777777" w:rsidR="002759C1" w:rsidRPr="00EC76D5" w:rsidRDefault="002759C1" w:rsidP="002759C1">
      <w:pPr>
        <w:pStyle w:val="Code"/>
      </w:pPr>
      <w:r w:rsidRPr="00EC76D5">
        <w:t xml:space="preserve">          new Pair&lt;&gt;(symbol.getUniqueName(), symbol.getOffset());</w:t>
      </w:r>
    </w:p>
    <w:p w14:paraId="2FA2F280" w14:textId="77777777" w:rsidR="002759C1" w:rsidRPr="00EC76D5" w:rsidRDefault="002759C1" w:rsidP="002759C1">
      <w:pPr>
        <w:pStyle w:val="Code"/>
      </w:pPr>
      <w:r w:rsidRPr="00EC76D5">
        <w:t xml:space="preserve">        addObjectCode(ObjectOperator.mov, register, null, pair); // mov ax, [g]</w:t>
      </w:r>
    </w:p>
    <w:p w14:paraId="193DDDF6" w14:textId="77777777" w:rsidR="002759C1" w:rsidRPr="00EC76D5" w:rsidRDefault="002759C1" w:rsidP="002759C1">
      <w:pPr>
        <w:pStyle w:val="Code"/>
      </w:pPr>
      <w:r w:rsidRPr="00EC76D5">
        <w:t xml:space="preserve">        </w:t>
      </w:r>
    </w:p>
    <w:p w14:paraId="7578E873" w14:textId="77777777" w:rsidR="002759C1" w:rsidRPr="00EC76D5" w:rsidRDefault="002759C1" w:rsidP="002759C1">
      <w:pPr>
        <w:pStyle w:val="Code"/>
      </w:pPr>
      <w:r w:rsidRPr="00EC76D5">
        <w:t xml:space="preserve">        if (!symbol.getName().contains(".")) {</w:t>
      </w:r>
    </w:p>
    <w:p w14:paraId="3A7A8BEC" w14:textId="77777777" w:rsidR="002759C1" w:rsidRPr="00EC76D5" w:rsidRDefault="002759C1" w:rsidP="002759C1">
      <w:pPr>
        <w:pStyle w:val="Code"/>
      </w:pPr>
      <w:r w:rsidRPr="00EC76D5">
        <w:t xml:space="preserve">          addOffset(register, symbol.getOffset());</w:t>
      </w:r>
    </w:p>
    <w:p w14:paraId="0A56B83A" w14:textId="77777777" w:rsidR="002759C1" w:rsidRPr="00EC76D5" w:rsidRDefault="002759C1" w:rsidP="002759C1">
      <w:pPr>
        <w:pStyle w:val="Code"/>
      </w:pPr>
      <w:r w:rsidRPr="00EC76D5">
        <w:t xml:space="preserve">        }</w:t>
      </w:r>
    </w:p>
    <w:p w14:paraId="3BE6343B" w14:textId="77777777" w:rsidR="002759C1" w:rsidRPr="00EC76D5" w:rsidRDefault="002759C1" w:rsidP="002759C1">
      <w:pPr>
        <w:pStyle w:val="Code"/>
      </w:pPr>
      <w:r w:rsidRPr="00EC76D5">
        <w:t xml:space="preserve">      }</w:t>
      </w:r>
    </w:p>
    <w:p w14:paraId="096E86E4" w14:textId="77777777" w:rsidR="002759C1" w:rsidRPr="00EC76D5" w:rsidRDefault="002759C1" w:rsidP="002759C1">
      <w:pPr>
        <w:pStyle w:val="Code"/>
      </w:pPr>
      <w:r w:rsidRPr="00EC76D5">
        <w:t xml:space="preserve">    }</w:t>
      </w:r>
    </w:p>
    <w:p w14:paraId="703988EE" w14:textId="77777777" w:rsidR="002759C1" w:rsidRPr="00EC76D5" w:rsidRDefault="002759C1" w:rsidP="002759C1">
      <w:pPr>
        <w:pStyle w:val="Code"/>
      </w:pPr>
      <w:r w:rsidRPr="00EC76D5">
        <w:t xml:space="preserve">  }</w:t>
      </w:r>
    </w:p>
    <w:p w14:paraId="6A4703D3" w14:textId="77777777" w:rsidR="002759C1" w:rsidRPr="00EC76D5" w:rsidRDefault="002759C1" w:rsidP="002759C1">
      <w:pPr>
        <w:pStyle w:val="Code"/>
      </w:pPr>
    </w:p>
    <w:p w14:paraId="416AAF1D" w14:textId="77777777" w:rsidR="002759C1" w:rsidRPr="00EC76D5" w:rsidRDefault="002759C1" w:rsidP="002759C1">
      <w:pPr>
        <w:pStyle w:val="Code"/>
      </w:pPr>
      <w:r w:rsidRPr="00EC76D5">
        <w:lastRenderedPageBreak/>
        <w:t xml:space="preserve">  private void addOffset(Register register, int offset) {</w:t>
      </w:r>
    </w:p>
    <w:p w14:paraId="34CCAFDF" w14:textId="77777777" w:rsidR="002759C1" w:rsidRPr="00EC76D5" w:rsidRDefault="002759C1" w:rsidP="002759C1">
      <w:pPr>
        <w:pStyle w:val="Code"/>
      </w:pPr>
      <w:r w:rsidRPr="00EC76D5">
        <w:t xml:space="preserve">    if (offset &gt; 0) {</w:t>
      </w:r>
    </w:p>
    <w:p w14:paraId="2B83CAAA" w14:textId="77777777" w:rsidR="002759C1" w:rsidRPr="00EC76D5" w:rsidRDefault="002759C1" w:rsidP="002759C1">
      <w:pPr>
        <w:pStyle w:val="Code"/>
      </w:pPr>
      <w:r w:rsidRPr="00EC76D5">
        <w:t xml:space="preserve">      addObjectCode(ObjectOperator.add, register, offset, null);</w:t>
      </w:r>
    </w:p>
    <w:p w14:paraId="7A02AEA0" w14:textId="77777777" w:rsidR="002759C1" w:rsidRPr="00EC76D5" w:rsidRDefault="002759C1" w:rsidP="002759C1">
      <w:pPr>
        <w:pStyle w:val="Code"/>
      </w:pPr>
      <w:r w:rsidRPr="00EC76D5">
        <w:t xml:space="preserve">    }</w:t>
      </w:r>
    </w:p>
    <w:p w14:paraId="53F22C48" w14:textId="77777777" w:rsidR="002759C1" w:rsidRPr="00EC76D5" w:rsidRDefault="002759C1" w:rsidP="002759C1">
      <w:pPr>
        <w:pStyle w:val="Code"/>
      </w:pPr>
      <w:r w:rsidRPr="00EC76D5">
        <w:t xml:space="preserve">  }</w:t>
      </w:r>
    </w:p>
    <w:p w14:paraId="0C999F40" w14:textId="77777777" w:rsidR="002759C1" w:rsidRPr="00EC76D5" w:rsidRDefault="002759C1" w:rsidP="002759C1">
      <w:pPr>
        <w:pStyle w:val="Code"/>
      </w:pPr>
      <w:r w:rsidRPr="00EC76D5">
        <w:t xml:space="preserve">  </w:t>
      </w:r>
    </w:p>
    <w:p w14:paraId="7C7F0C99" w14:textId="77777777" w:rsidR="002759C1" w:rsidRPr="00EC76D5" w:rsidRDefault="002759C1" w:rsidP="002759C1">
      <w:pPr>
        <w:pStyle w:val="Code"/>
      </w:pPr>
      <w:r w:rsidRPr="00EC76D5">
        <w:t xml:space="preserve">  private Register getStackRegister(Symbol symbol) {</w:t>
      </w:r>
    </w:p>
    <w:p w14:paraId="31134C2F" w14:textId="77777777" w:rsidR="002759C1" w:rsidRPr="00EC76D5" w:rsidRDefault="002759C1" w:rsidP="002759C1">
      <w:pPr>
        <w:pStyle w:val="Code"/>
      </w:pPr>
      <w:r w:rsidRPr="00EC76D5">
        <w:t xml:space="preserve">    if (!symbol.isParameter() &amp;&amp; Main.FuncSymbol.getType().isEllipse()) {</w:t>
      </w:r>
    </w:p>
    <w:p w14:paraId="4C5E71A1" w14:textId="77777777" w:rsidR="002759C1" w:rsidRPr="00EC76D5" w:rsidRDefault="002759C1" w:rsidP="002759C1">
      <w:pPr>
        <w:pStyle w:val="Code"/>
      </w:pPr>
      <w:r w:rsidRPr="00EC76D5">
        <w:t xml:space="preserve">      return ObjectCode.EllipseRegister;</w:t>
      </w:r>
    </w:p>
    <w:p w14:paraId="5E39FD10" w14:textId="77777777" w:rsidR="002759C1" w:rsidRPr="00EC76D5" w:rsidRDefault="002759C1" w:rsidP="002759C1">
      <w:pPr>
        <w:pStyle w:val="Code"/>
      </w:pPr>
      <w:r w:rsidRPr="00EC76D5">
        <w:t xml:space="preserve">    }</w:t>
      </w:r>
    </w:p>
    <w:p w14:paraId="71AE24E7" w14:textId="77777777" w:rsidR="002759C1" w:rsidRPr="00EC76D5" w:rsidRDefault="002759C1" w:rsidP="002759C1">
      <w:pPr>
        <w:pStyle w:val="Code"/>
      </w:pPr>
      <w:r w:rsidRPr="00EC76D5">
        <w:t xml:space="preserve">    else {</w:t>
      </w:r>
    </w:p>
    <w:p w14:paraId="40CAA6CE" w14:textId="77777777" w:rsidR="002759C1" w:rsidRPr="00EC76D5" w:rsidRDefault="002759C1" w:rsidP="002759C1">
      <w:pPr>
        <w:pStyle w:val="Code"/>
      </w:pPr>
      <w:r w:rsidRPr="00EC76D5">
        <w:t xml:space="preserve">      return ObjectCode.FrameRegister;</w:t>
      </w:r>
    </w:p>
    <w:p w14:paraId="396E1476" w14:textId="77777777" w:rsidR="002759C1" w:rsidRPr="00EC76D5" w:rsidRDefault="002759C1" w:rsidP="002759C1">
      <w:pPr>
        <w:pStyle w:val="Code"/>
      </w:pPr>
      <w:r w:rsidRPr="00EC76D5">
        <w:t xml:space="preserve">    }</w:t>
      </w:r>
    </w:p>
    <w:p w14:paraId="4F13D4B9" w14:textId="77777777" w:rsidR="002759C1" w:rsidRPr="00EC76D5" w:rsidRDefault="002759C1" w:rsidP="002759C1">
      <w:pPr>
        <w:pStyle w:val="Code"/>
      </w:pPr>
      <w:r w:rsidRPr="00EC76D5">
        <w:t xml:space="preserve">  }</w:t>
      </w:r>
    </w:p>
    <w:p w14:paraId="46D49F96" w14:textId="77777777" w:rsidR="002759C1" w:rsidRPr="00EC76D5" w:rsidRDefault="002759C1" w:rsidP="002759C1">
      <w:pPr>
        <w:pStyle w:val="Code"/>
      </w:pPr>
      <w:r w:rsidRPr="00EC76D5">
        <w:t xml:space="preserve">  </w:t>
      </w:r>
    </w:p>
    <w:p w14:paraId="65FB2A49" w14:textId="77777777" w:rsidR="002759C1" w:rsidRPr="00EC76D5" w:rsidRDefault="002759C1" w:rsidP="002759C1">
      <w:pPr>
        <w:pStyle w:val="Code"/>
      </w:pPr>
      <w:r w:rsidRPr="00EC76D5">
        <w:t xml:space="preserve">  private void loadAddressRegister(Register register, Symbol symbol,</w:t>
      </w:r>
    </w:p>
    <w:p w14:paraId="6F9228D4" w14:textId="77777777" w:rsidR="002759C1" w:rsidRPr="00EC76D5" w:rsidRDefault="002759C1" w:rsidP="002759C1">
      <w:pPr>
        <w:pStyle w:val="Code"/>
      </w:pPr>
      <w:r w:rsidRPr="00EC76D5">
        <w:t xml:space="preserve">                                   Register baseRegister) {</w:t>
      </w:r>
    </w:p>
    <w:p w14:paraId="553545F3" w14:textId="77777777" w:rsidR="002759C1" w:rsidRPr="00EC76D5" w:rsidRDefault="002759C1" w:rsidP="002759C1">
      <w:pPr>
        <w:pStyle w:val="Code"/>
      </w:pPr>
      <w:r w:rsidRPr="00EC76D5">
        <w:t xml:space="preserve">    if (symbol.isAutoOrRegister()) {</w:t>
      </w:r>
    </w:p>
    <w:p w14:paraId="77C95BB5" w14:textId="77777777" w:rsidR="002759C1" w:rsidRPr="00EC76D5" w:rsidRDefault="002759C1" w:rsidP="002759C1">
      <w:pPr>
        <w:pStyle w:val="Code"/>
      </w:pPr>
      <w:r w:rsidRPr="00EC76D5">
        <w:t xml:space="preserve">      if (baseRegister == null) {</w:t>
      </w:r>
    </w:p>
    <w:p w14:paraId="02D02632" w14:textId="77777777" w:rsidR="002759C1" w:rsidRPr="00EC76D5" w:rsidRDefault="002759C1" w:rsidP="002759C1">
      <w:pPr>
        <w:pStyle w:val="Code"/>
      </w:pPr>
      <w:r w:rsidRPr="00EC76D5">
        <w:t xml:space="preserve">        baseRegister = getStackRegister(symbol);</w:t>
      </w:r>
    </w:p>
    <w:p w14:paraId="0655EDF6" w14:textId="77777777" w:rsidR="002759C1" w:rsidRPr="00EC76D5" w:rsidRDefault="002759C1" w:rsidP="002759C1">
      <w:pPr>
        <w:pStyle w:val="Code"/>
      </w:pPr>
      <w:r w:rsidRPr="00EC76D5">
        <w:t xml:space="preserve">      }</w:t>
      </w:r>
    </w:p>
    <w:p w14:paraId="2996A6C6" w14:textId="77777777" w:rsidR="002759C1" w:rsidRPr="00EC76D5" w:rsidRDefault="002759C1" w:rsidP="002759C1">
      <w:pPr>
        <w:pStyle w:val="Code"/>
      </w:pPr>
      <w:r w:rsidRPr="00EC76D5">
        <w:t xml:space="preserve">      </w:t>
      </w:r>
    </w:p>
    <w:p w14:paraId="1388D171" w14:textId="77777777" w:rsidR="002759C1" w:rsidRPr="00EC76D5" w:rsidRDefault="002759C1" w:rsidP="002759C1">
      <w:pPr>
        <w:pStyle w:val="Code"/>
      </w:pPr>
      <w:r w:rsidRPr="00EC76D5">
        <w:t xml:space="preserve">      addObjectCode(ObjectOperator.mov, register, baseRegister, null);</w:t>
      </w:r>
    </w:p>
    <w:p w14:paraId="02D78647" w14:textId="77777777" w:rsidR="002759C1" w:rsidRPr="00EC76D5" w:rsidRDefault="002759C1" w:rsidP="002759C1">
      <w:pPr>
        <w:pStyle w:val="Code"/>
      </w:pPr>
      <w:r w:rsidRPr="00EC76D5">
        <w:t xml:space="preserve">      addOffset(register, symbol.getOffset());</w:t>
      </w:r>
    </w:p>
    <w:p w14:paraId="2146FFB0" w14:textId="77777777" w:rsidR="002759C1" w:rsidRPr="00EC76D5" w:rsidRDefault="002759C1" w:rsidP="002759C1">
      <w:pPr>
        <w:pStyle w:val="Code"/>
      </w:pPr>
      <w:r w:rsidRPr="00EC76D5">
        <w:t xml:space="preserve">    }</w:t>
      </w:r>
    </w:p>
    <w:p w14:paraId="3BCBD360" w14:textId="77777777" w:rsidR="002759C1" w:rsidRPr="00EC76D5" w:rsidRDefault="002759C1" w:rsidP="002759C1">
      <w:pPr>
        <w:pStyle w:val="Code"/>
      </w:pPr>
      <w:r w:rsidRPr="00EC76D5">
        <w:t xml:space="preserve">    else {</w:t>
      </w:r>
    </w:p>
    <w:p w14:paraId="1578E733" w14:textId="77777777" w:rsidR="002759C1" w:rsidRPr="00EC76D5" w:rsidRDefault="002759C1" w:rsidP="002759C1">
      <w:pPr>
        <w:pStyle w:val="Code"/>
      </w:pPr>
      <w:r w:rsidRPr="00EC76D5">
        <w:t xml:space="preserve">      Pair&lt;String,Integer&gt; pair =</w:t>
      </w:r>
    </w:p>
    <w:p w14:paraId="5A4A5F1A" w14:textId="77777777" w:rsidR="002759C1" w:rsidRPr="00EC76D5" w:rsidRDefault="002759C1" w:rsidP="002759C1">
      <w:pPr>
        <w:pStyle w:val="Code"/>
      </w:pPr>
      <w:r w:rsidRPr="00EC76D5">
        <w:t xml:space="preserve">        new Pair&lt;&gt;(symbol.getUniqueName(), symbol.getOffset());</w:t>
      </w:r>
    </w:p>
    <w:p w14:paraId="722F3E89" w14:textId="77777777" w:rsidR="002759C1" w:rsidRPr="00EC76D5" w:rsidRDefault="002759C1" w:rsidP="002759C1">
      <w:pPr>
        <w:pStyle w:val="Code"/>
      </w:pPr>
      <w:r w:rsidRPr="00EC76D5">
        <w:t xml:space="preserve">      addObjectCode(ObjectOperator.mov, register, pair, null);</w:t>
      </w:r>
    </w:p>
    <w:p w14:paraId="197F02A9" w14:textId="77777777" w:rsidR="002759C1" w:rsidRPr="00EC76D5" w:rsidRDefault="002759C1" w:rsidP="002759C1">
      <w:pPr>
        <w:pStyle w:val="Code"/>
      </w:pPr>
      <w:r w:rsidRPr="00EC76D5">
        <w:t xml:space="preserve">      addOffset(register, symbol.getOffset());</w:t>
      </w:r>
    </w:p>
    <w:p w14:paraId="3895CEA8" w14:textId="77777777" w:rsidR="002759C1" w:rsidRPr="00EC76D5" w:rsidRDefault="002759C1" w:rsidP="002759C1">
      <w:pPr>
        <w:pStyle w:val="Code"/>
      </w:pPr>
      <w:r w:rsidRPr="00EC76D5">
        <w:t xml:space="preserve">    }</w:t>
      </w:r>
    </w:p>
    <w:p w14:paraId="6625E4E3" w14:textId="77777777" w:rsidR="002759C1" w:rsidRPr="00EC76D5" w:rsidRDefault="002759C1" w:rsidP="002759C1">
      <w:pPr>
        <w:pStyle w:val="Code"/>
      </w:pPr>
      <w:r w:rsidRPr="00EC76D5">
        <w:t xml:space="preserve">  }</w:t>
      </w:r>
    </w:p>
    <w:p w14:paraId="56CABAD8" w14:textId="77777777" w:rsidR="002759C1" w:rsidRPr="00EC76D5" w:rsidRDefault="002759C1" w:rsidP="002759C1">
      <w:pPr>
        <w:pStyle w:val="Code"/>
      </w:pPr>
    </w:p>
    <w:p w14:paraId="3A6EDD44" w14:textId="77777777" w:rsidR="002759C1" w:rsidRPr="00EC76D5" w:rsidRDefault="002759C1" w:rsidP="002759C1">
      <w:pPr>
        <w:pStyle w:val="Code"/>
      </w:pPr>
      <w:r w:rsidRPr="00EC76D5">
        <w:t xml:space="preserve">  private void saveRegister(Register register, Symbol symbol,</w:t>
      </w:r>
    </w:p>
    <w:p w14:paraId="4A2B49A7" w14:textId="77777777" w:rsidR="002759C1" w:rsidRPr="00EC76D5" w:rsidRDefault="002759C1" w:rsidP="002759C1">
      <w:pPr>
        <w:pStyle w:val="Code"/>
      </w:pPr>
      <w:r w:rsidRPr="00EC76D5">
        <w:t xml:space="preserve">                            Register addressRegister, int addressOffset) {</w:t>
      </w:r>
    </w:p>
    <w:p w14:paraId="79B55E3C" w14:textId="77777777" w:rsidR="002759C1" w:rsidRPr="00EC76D5" w:rsidRDefault="002759C1" w:rsidP="002759C1">
      <w:pPr>
        <w:pStyle w:val="Code"/>
      </w:pPr>
      <w:r w:rsidRPr="00EC76D5">
        <w:t xml:space="preserve">    if (addressRegister != null) {</w:t>
      </w:r>
    </w:p>
    <w:p w14:paraId="3DED2A72" w14:textId="77777777" w:rsidR="002759C1" w:rsidRPr="00EC76D5" w:rsidRDefault="002759C1" w:rsidP="002759C1">
      <w:pPr>
        <w:pStyle w:val="Code"/>
      </w:pPr>
      <w:r w:rsidRPr="00EC76D5">
        <w:t xml:space="preserve">      addObjectCode(ObjectOperator.mov, addressRegister,</w:t>
      </w:r>
    </w:p>
    <w:p w14:paraId="4E821AA0" w14:textId="77777777" w:rsidR="002759C1" w:rsidRPr="00EC76D5" w:rsidRDefault="002759C1" w:rsidP="002759C1">
      <w:pPr>
        <w:pStyle w:val="Code"/>
      </w:pPr>
      <w:r w:rsidRPr="00EC76D5">
        <w:t xml:space="preserve">                    addressOffset, register);</w:t>
      </w:r>
    </w:p>
    <w:p w14:paraId="70444357" w14:textId="77777777" w:rsidR="002759C1" w:rsidRPr="00EC76D5" w:rsidRDefault="002759C1" w:rsidP="002759C1">
      <w:pPr>
        <w:pStyle w:val="Code"/>
      </w:pPr>
      <w:r w:rsidRPr="00EC76D5">
        <w:t xml:space="preserve">    }</w:t>
      </w:r>
    </w:p>
    <w:p w14:paraId="05D84AEF" w14:textId="77777777" w:rsidR="002759C1" w:rsidRPr="00EC76D5" w:rsidRDefault="002759C1" w:rsidP="002759C1">
      <w:pPr>
        <w:pStyle w:val="Code"/>
      </w:pPr>
      <w:r w:rsidRPr="00EC76D5">
        <w:t xml:space="preserve">    else if (symbol.isAutoOrRegister()) {</w:t>
      </w:r>
    </w:p>
    <w:p w14:paraId="55BF5CB5" w14:textId="77777777" w:rsidR="002759C1" w:rsidRPr="00EC76D5" w:rsidRDefault="002759C1" w:rsidP="002759C1">
      <w:pPr>
        <w:pStyle w:val="Code"/>
      </w:pPr>
      <w:r w:rsidRPr="00EC76D5">
        <w:t xml:space="preserve">      Register stackRegister = getStackRegister(symbol);</w:t>
      </w:r>
    </w:p>
    <w:p w14:paraId="29547A33" w14:textId="77777777" w:rsidR="002759C1" w:rsidRPr="00EC76D5" w:rsidRDefault="002759C1" w:rsidP="002759C1">
      <w:pPr>
        <w:pStyle w:val="Code"/>
      </w:pPr>
      <w:r w:rsidRPr="00EC76D5">
        <w:t xml:space="preserve">      addObjectCode(ObjectOperator.mov, stackRegister,</w:t>
      </w:r>
    </w:p>
    <w:p w14:paraId="28E0C654" w14:textId="77777777" w:rsidR="002759C1" w:rsidRPr="00EC76D5" w:rsidRDefault="002759C1" w:rsidP="002759C1">
      <w:pPr>
        <w:pStyle w:val="Code"/>
      </w:pPr>
      <w:r w:rsidRPr="00EC76D5">
        <w:t xml:space="preserve">                    symbol.getOffset(), register);</w:t>
      </w:r>
    </w:p>
    <w:p w14:paraId="52254926" w14:textId="77777777" w:rsidR="002759C1" w:rsidRPr="00EC76D5" w:rsidRDefault="002759C1" w:rsidP="002759C1">
      <w:pPr>
        <w:pStyle w:val="Code"/>
      </w:pPr>
      <w:r w:rsidRPr="00EC76D5">
        <w:t xml:space="preserve">    }</w:t>
      </w:r>
    </w:p>
    <w:p w14:paraId="7B741F54" w14:textId="77777777" w:rsidR="002759C1" w:rsidRPr="00EC76D5" w:rsidRDefault="002759C1" w:rsidP="002759C1">
      <w:pPr>
        <w:pStyle w:val="Code"/>
      </w:pPr>
      <w:r w:rsidRPr="00EC76D5">
        <w:t xml:space="preserve">    else {</w:t>
      </w:r>
    </w:p>
    <w:p w14:paraId="30E2C244" w14:textId="77777777" w:rsidR="002759C1" w:rsidRPr="00EC76D5" w:rsidRDefault="002759C1" w:rsidP="002759C1">
      <w:pPr>
        <w:pStyle w:val="Code"/>
      </w:pPr>
      <w:r w:rsidRPr="00EC76D5">
        <w:t xml:space="preserve">      Pair&lt;String,Integer&gt; pair =</w:t>
      </w:r>
    </w:p>
    <w:p w14:paraId="06438226" w14:textId="77777777" w:rsidR="002759C1" w:rsidRPr="00EC76D5" w:rsidRDefault="002759C1" w:rsidP="002759C1">
      <w:pPr>
        <w:pStyle w:val="Code"/>
      </w:pPr>
      <w:r w:rsidRPr="00EC76D5">
        <w:t xml:space="preserve">        new Pair&lt;&gt;(symbol.getUniqueName(), symbol.getOffset());</w:t>
      </w:r>
    </w:p>
    <w:p w14:paraId="66E49E4E" w14:textId="77777777" w:rsidR="002759C1" w:rsidRPr="00EC76D5" w:rsidRDefault="002759C1" w:rsidP="002759C1">
      <w:pPr>
        <w:pStyle w:val="Code"/>
      </w:pPr>
      <w:r w:rsidRPr="00EC76D5">
        <w:t xml:space="preserve">      addObjectCode(ObjectOperator.mov, null, pair, register);</w:t>
      </w:r>
    </w:p>
    <w:p w14:paraId="6B9A0082" w14:textId="77777777" w:rsidR="002759C1" w:rsidRPr="00EC76D5" w:rsidRDefault="002759C1" w:rsidP="002759C1">
      <w:pPr>
        <w:pStyle w:val="Code"/>
      </w:pPr>
      <w:r w:rsidRPr="00EC76D5">
        <w:t xml:space="preserve">    }</w:t>
      </w:r>
    </w:p>
    <w:p w14:paraId="0E1263D4" w14:textId="77777777" w:rsidR="002759C1" w:rsidRPr="00EC76D5" w:rsidRDefault="002759C1" w:rsidP="002759C1">
      <w:pPr>
        <w:pStyle w:val="Code"/>
      </w:pPr>
      <w:r w:rsidRPr="00EC76D5">
        <w:t xml:space="preserve">  }</w:t>
      </w:r>
    </w:p>
    <w:p w14:paraId="728C855E" w14:textId="77777777" w:rsidR="002759C1" w:rsidRPr="00EC76D5" w:rsidRDefault="002759C1" w:rsidP="002759C1">
      <w:pPr>
        <w:pStyle w:val="Code"/>
      </w:pPr>
    </w:p>
    <w:p w14:paraId="13E560AF" w14:textId="77777777" w:rsidR="002759C1" w:rsidRPr="00EC76D5" w:rsidRDefault="002759C1" w:rsidP="002759C1">
      <w:pPr>
        <w:pStyle w:val="Code"/>
      </w:pPr>
      <w:r w:rsidRPr="00EC76D5">
        <w:t xml:space="preserve">  private int generateUnaryExpression(ObjectOperator operator, Register register,</w:t>
      </w:r>
    </w:p>
    <w:p w14:paraId="61BAE506" w14:textId="77777777" w:rsidR="002759C1" w:rsidRPr="00EC76D5" w:rsidRDefault="002759C1" w:rsidP="002759C1">
      <w:pPr>
        <w:pStyle w:val="Code"/>
      </w:pPr>
      <w:r w:rsidRPr="00EC76D5">
        <w:t xml:space="preserve">                                       Symbol symbol, Register addressRegister, int addressOffset) {</w:t>
      </w:r>
    </w:p>
    <w:p w14:paraId="59F11402" w14:textId="77777777" w:rsidR="002759C1" w:rsidRPr="00EC76D5" w:rsidRDefault="002759C1" w:rsidP="002759C1">
      <w:pPr>
        <w:pStyle w:val="Code"/>
      </w:pPr>
      <w:r w:rsidRPr="00EC76D5">
        <w:t xml:space="preserve">    if (register != null) {</w:t>
      </w:r>
    </w:p>
    <w:p w14:paraId="10998219" w14:textId="77777777" w:rsidR="002759C1" w:rsidRPr="00EC76D5" w:rsidRDefault="002759C1" w:rsidP="002759C1">
      <w:pPr>
        <w:pStyle w:val="Code"/>
      </w:pPr>
      <w:r w:rsidRPr="00EC76D5">
        <w:t xml:space="preserve">      return addCountObjectCode(operator, register, null, null);</w:t>
      </w:r>
    </w:p>
    <w:p w14:paraId="6C20A5BD" w14:textId="77777777" w:rsidR="002759C1" w:rsidRPr="00EC76D5" w:rsidRDefault="002759C1" w:rsidP="002759C1">
      <w:pPr>
        <w:pStyle w:val="Code"/>
      </w:pPr>
      <w:r w:rsidRPr="00EC76D5">
        <w:lastRenderedPageBreak/>
        <w:t xml:space="preserve">    }</w:t>
      </w:r>
    </w:p>
    <w:p w14:paraId="3B832764" w14:textId="77777777" w:rsidR="002759C1" w:rsidRPr="00EC76D5" w:rsidRDefault="002759C1" w:rsidP="002759C1">
      <w:pPr>
        <w:pStyle w:val="Code"/>
      </w:pPr>
      <w:r w:rsidRPr="00EC76D5">
        <w:t xml:space="preserve">    else {</w:t>
      </w:r>
    </w:p>
    <w:p w14:paraId="318AF82D" w14:textId="77777777" w:rsidR="002759C1" w:rsidRPr="00EC76D5" w:rsidRDefault="002759C1" w:rsidP="002759C1">
      <w:pPr>
        <w:pStyle w:val="Code"/>
      </w:pPr>
      <w:r w:rsidRPr="00EC76D5">
        <w:t xml:space="preserve">      if (operator != ObjectOperator.call) {</w:t>
      </w:r>
    </w:p>
    <w:p w14:paraId="3B5FAFD0" w14:textId="77777777" w:rsidR="002759C1" w:rsidRPr="00EC76D5" w:rsidRDefault="002759C1" w:rsidP="002759C1">
      <w:pPr>
        <w:pStyle w:val="Code"/>
      </w:pPr>
      <w:r w:rsidRPr="00EC76D5">
        <w:t xml:space="preserve">        operator=ObjectCode.operatorSize(operator, symbol.getType().getSize());</w:t>
      </w:r>
    </w:p>
    <w:p w14:paraId="60E893C1" w14:textId="77777777" w:rsidR="002759C1" w:rsidRPr="00EC76D5" w:rsidRDefault="002759C1" w:rsidP="002759C1">
      <w:pPr>
        <w:pStyle w:val="Code"/>
      </w:pPr>
      <w:r w:rsidRPr="00EC76D5">
        <w:t xml:space="preserve">      }</w:t>
      </w:r>
    </w:p>
    <w:p w14:paraId="5579411B" w14:textId="77777777" w:rsidR="002759C1" w:rsidRPr="00EC76D5" w:rsidRDefault="002759C1" w:rsidP="002759C1">
      <w:pPr>
        <w:pStyle w:val="Code"/>
      </w:pPr>
    </w:p>
    <w:p w14:paraId="27C39B87" w14:textId="77777777" w:rsidR="002759C1" w:rsidRPr="00EC76D5" w:rsidRDefault="002759C1" w:rsidP="002759C1">
      <w:pPr>
        <w:pStyle w:val="Code"/>
      </w:pPr>
      <w:r w:rsidRPr="00EC76D5">
        <w:t xml:space="preserve">      if (addressRegister != null) {</w:t>
      </w:r>
    </w:p>
    <w:p w14:paraId="1632410B" w14:textId="77777777" w:rsidR="002759C1" w:rsidRPr="00EC76D5" w:rsidRDefault="002759C1" w:rsidP="002759C1">
      <w:pPr>
        <w:pStyle w:val="Code"/>
      </w:pPr>
      <w:r w:rsidRPr="00EC76D5">
        <w:t xml:space="preserve">        return addCountObjectCode(operator,addressRegister,addressOffset,null);</w:t>
      </w:r>
    </w:p>
    <w:p w14:paraId="20F602EA" w14:textId="77777777" w:rsidR="002759C1" w:rsidRPr="00EC76D5" w:rsidRDefault="002759C1" w:rsidP="002759C1">
      <w:pPr>
        <w:pStyle w:val="Code"/>
      </w:pPr>
      <w:r w:rsidRPr="00EC76D5">
        <w:t xml:space="preserve">      }</w:t>
      </w:r>
    </w:p>
    <w:p w14:paraId="18DA7C2A" w14:textId="77777777" w:rsidR="002759C1" w:rsidRPr="00EC76D5" w:rsidRDefault="002759C1" w:rsidP="002759C1">
      <w:pPr>
        <w:pStyle w:val="Code"/>
      </w:pPr>
      <w:r w:rsidRPr="00EC76D5">
        <w:t xml:space="preserve">      else if (symbol.isAutoOrRegister()) {</w:t>
      </w:r>
    </w:p>
    <w:p w14:paraId="10DA10BB" w14:textId="77777777" w:rsidR="002759C1" w:rsidRPr="00EC76D5" w:rsidRDefault="002759C1" w:rsidP="002759C1">
      <w:pPr>
        <w:pStyle w:val="Code"/>
      </w:pPr>
      <w:r w:rsidRPr="00EC76D5">
        <w:t xml:space="preserve">        Register stackRegister = getStackRegister(symbol);</w:t>
      </w:r>
    </w:p>
    <w:p w14:paraId="18C095A0" w14:textId="77777777" w:rsidR="002759C1" w:rsidRPr="00EC76D5" w:rsidRDefault="002759C1" w:rsidP="002759C1">
      <w:pPr>
        <w:pStyle w:val="Code"/>
      </w:pPr>
      <w:r w:rsidRPr="00EC76D5">
        <w:t xml:space="preserve">        return addCountObjectCode(operator, stackRegister,</w:t>
      </w:r>
    </w:p>
    <w:p w14:paraId="2F38DDBD" w14:textId="77777777" w:rsidR="002759C1" w:rsidRPr="00EC76D5" w:rsidRDefault="002759C1" w:rsidP="002759C1">
      <w:pPr>
        <w:pStyle w:val="Code"/>
      </w:pPr>
      <w:r w:rsidRPr="00EC76D5">
        <w:t xml:space="preserve">                                  symbol.getOffset(), null);</w:t>
      </w:r>
    </w:p>
    <w:p w14:paraId="339F617F" w14:textId="77777777" w:rsidR="002759C1" w:rsidRPr="00EC76D5" w:rsidRDefault="002759C1" w:rsidP="002759C1">
      <w:pPr>
        <w:pStyle w:val="Code"/>
      </w:pPr>
      <w:r w:rsidRPr="00EC76D5">
        <w:t xml:space="preserve">      }</w:t>
      </w:r>
    </w:p>
    <w:p w14:paraId="046C03B5" w14:textId="77777777" w:rsidR="002759C1" w:rsidRPr="00EC76D5" w:rsidRDefault="002759C1" w:rsidP="002759C1">
      <w:pPr>
        <w:pStyle w:val="Code"/>
      </w:pPr>
      <w:r w:rsidRPr="00EC76D5">
        <w:t xml:space="preserve">      else {</w:t>
      </w:r>
    </w:p>
    <w:p w14:paraId="3ED6DD91" w14:textId="77777777" w:rsidR="002759C1" w:rsidRPr="00EC76D5" w:rsidRDefault="002759C1" w:rsidP="002759C1">
      <w:pPr>
        <w:pStyle w:val="Code"/>
      </w:pPr>
      <w:r w:rsidRPr="00EC76D5">
        <w:t xml:space="preserve">        Pair&lt;String,Integer&gt; pair =</w:t>
      </w:r>
    </w:p>
    <w:p w14:paraId="53FEE0F6" w14:textId="77777777" w:rsidR="002759C1" w:rsidRPr="00EC76D5" w:rsidRDefault="002759C1" w:rsidP="002759C1">
      <w:pPr>
        <w:pStyle w:val="Code"/>
      </w:pPr>
      <w:r w:rsidRPr="00EC76D5">
        <w:t xml:space="preserve">          new Pair&lt;&gt;(symbol.getUniqueName(), symbol.getOffset());</w:t>
      </w:r>
    </w:p>
    <w:p w14:paraId="74091CAC" w14:textId="77777777" w:rsidR="002759C1" w:rsidRPr="00EC76D5" w:rsidRDefault="002759C1" w:rsidP="002759C1">
      <w:pPr>
        <w:pStyle w:val="Code"/>
      </w:pPr>
      <w:r w:rsidRPr="00EC76D5">
        <w:t xml:space="preserve">        return addCountObjectCode(operator, null, pair, null);</w:t>
      </w:r>
    </w:p>
    <w:p w14:paraId="1C9DF47D" w14:textId="77777777" w:rsidR="002759C1" w:rsidRPr="00EC76D5" w:rsidRDefault="002759C1" w:rsidP="002759C1">
      <w:pPr>
        <w:pStyle w:val="Code"/>
      </w:pPr>
      <w:r w:rsidRPr="00EC76D5">
        <w:t xml:space="preserve">      }</w:t>
      </w:r>
    </w:p>
    <w:p w14:paraId="72B91894" w14:textId="77777777" w:rsidR="002759C1" w:rsidRPr="00EC76D5" w:rsidRDefault="002759C1" w:rsidP="002759C1">
      <w:pPr>
        <w:pStyle w:val="Code"/>
      </w:pPr>
      <w:r w:rsidRPr="00EC76D5">
        <w:t xml:space="preserve">    }</w:t>
      </w:r>
    </w:p>
    <w:p w14:paraId="41F0D64F" w14:textId="77777777" w:rsidR="002759C1" w:rsidRPr="00EC76D5" w:rsidRDefault="002759C1" w:rsidP="002759C1">
      <w:pPr>
        <w:pStyle w:val="Code"/>
      </w:pPr>
      <w:r w:rsidRPr="00EC76D5">
        <w:t xml:space="preserve">  }</w:t>
      </w:r>
    </w:p>
    <w:p w14:paraId="4F5A67F2" w14:textId="77777777" w:rsidR="002759C1" w:rsidRPr="00EC76D5" w:rsidRDefault="002759C1" w:rsidP="002759C1">
      <w:pPr>
        <w:pStyle w:val="Code"/>
      </w:pPr>
    </w:p>
    <w:p w14:paraId="5A52812F" w14:textId="77777777" w:rsidR="002759C1" w:rsidRPr="00EC76D5" w:rsidRDefault="002759C1" w:rsidP="002759C1">
      <w:pPr>
        <w:pStyle w:val="Code"/>
      </w:pPr>
      <w:r w:rsidRPr="00EC76D5">
        <w:t xml:space="preserve">  private void generateBinaryExpression(ObjectOperator operator, Register leftRegister,</w:t>
      </w:r>
    </w:p>
    <w:p w14:paraId="2A32D2D9" w14:textId="77777777" w:rsidR="002759C1" w:rsidRPr="00EC76D5" w:rsidRDefault="002759C1" w:rsidP="002759C1">
      <w:pPr>
        <w:pStyle w:val="Code"/>
      </w:pPr>
      <w:r w:rsidRPr="00EC76D5">
        <w:t xml:space="preserve">                                        Symbol leftSymbol, Register leftAddressRegister,</w:t>
      </w:r>
    </w:p>
    <w:p w14:paraId="7ACFA273" w14:textId="77777777" w:rsidR="002759C1" w:rsidRPr="00EC76D5" w:rsidRDefault="002759C1" w:rsidP="002759C1">
      <w:pPr>
        <w:pStyle w:val="Code"/>
      </w:pPr>
      <w:r w:rsidRPr="00EC76D5">
        <w:t xml:space="preserve">                                        int leftAddressOffset, Register rightRegister,</w:t>
      </w:r>
    </w:p>
    <w:p w14:paraId="0A980AE5" w14:textId="77777777" w:rsidR="002759C1" w:rsidRPr="00EC76D5" w:rsidRDefault="002759C1" w:rsidP="002759C1">
      <w:pPr>
        <w:pStyle w:val="Code"/>
      </w:pPr>
      <w:r w:rsidRPr="00EC76D5">
        <w:t xml:space="preserve">                                        Symbol rightSymbol, Register rightAddressRegister, int rightAddressOffset) {</w:t>
      </w:r>
    </w:p>
    <w:p w14:paraId="05E6A313" w14:textId="77777777" w:rsidR="002759C1" w:rsidRPr="00EC76D5" w:rsidRDefault="002759C1" w:rsidP="002759C1">
      <w:pPr>
        <w:pStyle w:val="Code"/>
      </w:pPr>
      <w:r w:rsidRPr="00EC76D5">
        <w:t xml:space="preserve">    if ((leftRegister != null) &amp;&amp; (rightRegister != null)) {</w:t>
      </w:r>
    </w:p>
    <w:p w14:paraId="7C0AC5FF" w14:textId="77777777" w:rsidR="002759C1" w:rsidRPr="00EC76D5" w:rsidRDefault="002759C1" w:rsidP="002759C1">
      <w:pPr>
        <w:pStyle w:val="Code"/>
      </w:pPr>
      <w:r w:rsidRPr="00EC76D5">
        <w:t xml:space="preserve">      addObjectCode(operator, leftRegister, rightRegister, null);</w:t>
      </w:r>
    </w:p>
    <w:p w14:paraId="445ACD62" w14:textId="77777777" w:rsidR="002759C1" w:rsidRPr="00EC76D5" w:rsidRDefault="002759C1" w:rsidP="002759C1">
      <w:pPr>
        <w:pStyle w:val="Code"/>
      </w:pPr>
      <w:r w:rsidRPr="00EC76D5">
        <w:t xml:space="preserve">    }</w:t>
      </w:r>
    </w:p>
    <w:p w14:paraId="6A860B48" w14:textId="77777777" w:rsidR="002759C1" w:rsidRPr="00EC76D5" w:rsidRDefault="002759C1" w:rsidP="002759C1">
      <w:pPr>
        <w:pStyle w:val="Code"/>
      </w:pPr>
      <w:r w:rsidRPr="00EC76D5">
        <w:t xml:space="preserve">    else if ((leftRegister != null) &amp;&amp; rightSymbol.hasValue()) {</w:t>
      </w:r>
    </w:p>
    <w:p w14:paraId="336BAB77" w14:textId="77777777" w:rsidR="002759C1" w:rsidRPr="00EC76D5" w:rsidRDefault="002759C1" w:rsidP="002759C1">
      <w:pPr>
        <w:pStyle w:val="Code"/>
      </w:pPr>
      <w:r w:rsidRPr="00EC76D5">
        <w:t xml:space="preserve">      Object rightValue = rightSymbol.getSignedValue().intValue();</w:t>
      </w:r>
    </w:p>
    <w:p w14:paraId="449DB3B2" w14:textId="77777777" w:rsidR="002759C1" w:rsidRPr="00EC76D5" w:rsidRDefault="002759C1" w:rsidP="002759C1">
      <w:pPr>
        <w:pStyle w:val="Code"/>
      </w:pPr>
      <w:r w:rsidRPr="00EC76D5">
        <w:t xml:space="preserve">      addObjectCode(operator, leftRegister, rightValue, null);</w:t>
      </w:r>
    </w:p>
    <w:p w14:paraId="710387BB" w14:textId="77777777" w:rsidR="002759C1" w:rsidRPr="00EC76D5" w:rsidRDefault="002759C1" w:rsidP="002759C1">
      <w:pPr>
        <w:pStyle w:val="Code"/>
      </w:pPr>
      <w:r w:rsidRPr="00EC76D5">
        <w:t xml:space="preserve">    }</w:t>
      </w:r>
    </w:p>
    <w:p w14:paraId="2F7B097F" w14:textId="77777777" w:rsidR="002759C1" w:rsidRPr="00EC76D5" w:rsidRDefault="002759C1" w:rsidP="002759C1">
      <w:pPr>
        <w:pStyle w:val="Code"/>
      </w:pPr>
      <w:r w:rsidRPr="00EC76D5">
        <w:t xml:space="preserve">    else if (leftSymbol.hasValue() &amp;&amp; (rightRegister != null)) {</w:t>
      </w:r>
    </w:p>
    <w:p w14:paraId="1E280AA8" w14:textId="77777777" w:rsidR="002759C1" w:rsidRPr="00EC76D5" w:rsidRDefault="002759C1" w:rsidP="002759C1">
      <w:pPr>
        <w:pStyle w:val="Code"/>
      </w:pPr>
      <w:r w:rsidRPr="00EC76D5">
        <w:t xml:space="preserve">      Object leftValue = leftSymbol.getSignedValue().intValue();</w:t>
      </w:r>
    </w:p>
    <w:p w14:paraId="012D8762" w14:textId="77777777" w:rsidR="002759C1" w:rsidRPr="00EC76D5" w:rsidRDefault="002759C1" w:rsidP="002759C1">
      <w:pPr>
        <w:pStyle w:val="Code"/>
      </w:pPr>
      <w:r w:rsidRPr="00EC76D5">
        <w:t xml:space="preserve">      addObjectCode(operator, leftValue, rightRegister, null);</w:t>
      </w:r>
    </w:p>
    <w:p w14:paraId="4AAF5E7E" w14:textId="77777777" w:rsidR="002759C1" w:rsidRPr="00EC76D5" w:rsidRDefault="002759C1" w:rsidP="002759C1">
      <w:pPr>
        <w:pStyle w:val="Code"/>
      </w:pPr>
      <w:r w:rsidRPr="00EC76D5">
        <w:t xml:space="preserve">    }</w:t>
      </w:r>
    </w:p>
    <w:p w14:paraId="44C8E1D7" w14:textId="77777777" w:rsidR="002759C1" w:rsidRPr="00EC76D5" w:rsidRDefault="002759C1" w:rsidP="002759C1">
      <w:pPr>
        <w:pStyle w:val="Code"/>
      </w:pPr>
      <w:r w:rsidRPr="00EC76D5">
        <w:t xml:space="preserve">    else if (leftRegister != null) {</w:t>
      </w:r>
    </w:p>
    <w:p w14:paraId="698CC0C8" w14:textId="77777777" w:rsidR="002759C1" w:rsidRPr="00EC76D5" w:rsidRDefault="002759C1" w:rsidP="002759C1">
      <w:pPr>
        <w:pStyle w:val="Code"/>
      </w:pPr>
      <w:r w:rsidRPr="00EC76D5">
        <w:t xml:space="preserve">      generateBinaryMemory(operator, leftRegister, null, 0, null, null,</w:t>
      </w:r>
    </w:p>
    <w:p w14:paraId="57CCA407" w14:textId="77777777" w:rsidR="002759C1" w:rsidRPr="00EC76D5" w:rsidRDefault="002759C1" w:rsidP="002759C1">
      <w:pPr>
        <w:pStyle w:val="Code"/>
      </w:pPr>
      <w:r w:rsidRPr="00EC76D5">
        <w:t xml:space="preserve">                    rightAddressRegister, rightAddressOffset, rightSymbol);</w:t>
      </w:r>
    </w:p>
    <w:p w14:paraId="60BD858B" w14:textId="77777777" w:rsidR="002759C1" w:rsidRPr="00EC76D5" w:rsidRDefault="002759C1" w:rsidP="002759C1">
      <w:pPr>
        <w:pStyle w:val="Code"/>
      </w:pPr>
      <w:r w:rsidRPr="00EC76D5">
        <w:t xml:space="preserve">    }</w:t>
      </w:r>
    </w:p>
    <w:p w14:paraId="61B92001" w14:textId="77777777" w:rsidR="002759C1" w:rsidRPr="00EC76D5" w:rsidRDefault="002759C1" w:rsidP="002759C1">
      <w:pPr>
        <w:pStyle w:val="Code"/>
      </w:pPr>
      <w:r w:rsidRPr="00EC76D5">
        <w:t xml:space="preserve">    else if (rightRegister != null) {</w:t>
      </w:r>
    </w:p>
    <w:p w14:paraId="160D9F88" w14:textId="77777777" w:rsidR="002759C1" w:rsidRPr="00EC76D5" w:rsidRDefault="002759C1" w:rsidP="002759C1">
      <w:pPr>
        <w:pStyle w:val="Code"/>
      </w:pPr>
      <w:r w:rsidRPr="00EC76D5">
        <w:t xml:space="preserve">      generateBinaryMemory(operator, null, leftAddressRegister,</w:t>
      </w:r>
    </w:p>
    <w:p w14:paraId="23ADDDBA" w14:textId="77777777" w:rsidR="002759C1" w:rsidRPr="00EC76D5" w:rsidRDefault="002759C1" w:rsidP="002759C1">
      <w:pPr>
        <w:pStyle w:val="Code"/>
      </w:pPr>
      <w:r w:rsidRPr="00EC76D5">
        <w:t xml:space="preserve">                    leftAddressOffset, leftSymbol, rightRegister, null, 0, null);</w:t>
      </w:r>
    </w:p>
    <w:p w14:paraId="602000AF" w14:textId="77777777" w:rsidR="002759C1" w:rsidRPr="00EC76D5" w:rsidRDefault="002759C1" w:rsidP="002759C1">
      <w:pPr>
        <w:pStyle w:val="Code"/>
      </w:pPr>
      <w:r w:rsidRPr="00EC76D5">
        <w:t xml:space="preserve">    }</w:t>
      </w:r>
    </w:p>
    <w:p w14:paraId="46C72ACA" w14:textId="77777777" w:rsidR="002759C1" w:rsidRPr="00EC76D5" w:rsidRDefault="002759C1" w:rsidP="002759C1">
      <w:pPr>
        <w:pStyle w:val="Code"/>
      </w:pPr>
      <w:r w:rsidRPr="00EC76D5">
        <w:t xml:space="preserve">    else if (leftSymbol.hasValue()) {</w:t>
      </w:r>
    </w:p>
    <w:p w14:paraId="61C172D4" w14:textId="77777777" w:rsidR="002759C1" w:rsidRPr="00EC76D5" w:rsidRDefault="002759C1" w:rsidP="002759C1">
      <w:pPr>
        <w:pStyle w:val="Code"/>
      </w:pPr>
      <w:r w:rsidRPr="00EC76D5">
        <w:t xml:space="preserve">      Object leftValue = leftSymbol.getSignedValue().intValue();</w:t>
      </w:r>
    </w:p>
    <w:p w14:paraId="555F1AFC" w14:textId="77777777" w:rsidR="002759C1" w:rsidRPr="00EC76D5" w:rsidRDefault="002759C1" w:rsidP="002759C1">
      <w:pPr>
        <w:pStyle w:val="Code"/>
      </w:pPr>
      <w:r w:rsidRPr="00EC76D5">
        <w:t xml:space="preserve">      generateBinaryMemory(operator, leftValue, null, 0, null, null,</w:t>
      </w:r>
    </w:p>
    <w:p w14:paraId="3C9B2BEF" w14:textId="77777777" w:rsidR="002759C1" w:rsidRPr="00EC76D5" w:rsidRDefault="002759C1" w:rsidP="002759C1">
      <w:pPr>
        <w:pStyle w:val="Code"/>
      </w:pPr>
      <w:r w:rsidRPr="00EC76D5">
        <w:t xml:space="preserve">                           rightAddressRegister, rightAddressOffset, rightSymbol);</w:t>
      </w:r>
    </w:p>
    <w:p w14:paraId="27F1495E" w14:textId="77777777" w:rsidR="002759C1" w:rsidRPr="00EC76D5" w:rsidRDefault="002759C1" w:rsidP="002759C1">
      <w:pPr>
        <w:pStyle w:val="Code"/>
      </w:pPr>
      <w:r w:rsidRPr="00EC76D5">
        <w:lastRenderedPageBreak/>
        <w:t xml:space="preserve">    }</w:t>
      </w:r>
    </w:p>
    <w:p w14:paraId="6E9850F2" w14:textId="77777777" w:rsidR="002759C1" w:rsidRPr="00EC76D5" w:rsidRDefault="002759C1" w:rsidP="002759C1">
      <w:pPr>
        <w:pStyle w:val="Code"/>
      </w:pPr>
      <w:r w:rsidRPr="00EC76D5">
        <w:t xml:space="preserve">    else if (rightSymbol.hasValue()) {</w:t>
      </w:r>
    </w:p>
    <w:p w14:paraId="64663DC9" w14:textId="77777777" w:rsidR="002759C1" w:rsidRPr="00EC76D5" w:rsidRDefault="002759C1" w:rsidP="002759C1">
      <w:pPr>
        <w:pStyle w:val="Code"/>
      </w:pPr>
      <w:r w:rsidRPr="00EC76D5">
        <w:t xml:space="preserve">      Object rightValue = rightSymbol.getSignedValue().intValue();</w:t>
      </w:r>
    </w:p>
    <w:p w14:paraId="415D3B2F" w14:textId="77777777" w:rsidR="002759C1" w:rsidRPr="00EC76D5" w:rsidRDefault="002759C1" w:rsidP="002759C1">
      <w:pPr>
        <w:pStyle w:val="Code"/>
      </w:pPr>
      <w:r w:rsidRPr="00EC76D5">
        <w:t xml:space="preserve">      generateBinaryMemory(operator, null, leftAddressRegister,</w:t>
      </w:r>
    </w:p>
    <w:p w14:paraId="30B45AE2" w14:textId="77777777" w:rsidR="002759C1" w:rsidRPr="00EC76D5" w:rsidRDefault="002759C1" w:rsidP="002759C1">
      <w:pPr>
        <w:pStyle w:val="Code"/>
      </w:pPr>
      <w:r w:rsidRPr="00EC76D5">
        <w:t xml:space="preserve">                           leftAddressOffset, leftSymbol, rightValue, null, 0, null);</w:t>
      </w:r>
    </w:p>
    <w:p w14:paraId="120F5DA8" w14:textId="77777777" w:rsidR="002759C1" w:rsidRPr="00EC76D5" w:rsidRDefault="002759C1" w:rsidP="002759C1">
      <w:pPr>
        <w:pStyle w:val="Code"/>
      </w:pPr>
      <w:r w:rsidRPr="00EC76D5">
        <w:t xml:space="preserve">    }</w:t>
      </w:r>
    </w:p>
    <w:p w14:paraId="7288A96E" w14:textId="77777777" w:rsidR="002759C1" w:rsidRPr="00EC76D5" w:rsidRDefault="002759C1" w:rsidP="002759C1">
      <w:pPr>
        <w:pStyle w:val="Code"/>
      </w:pPr>
      <w:r w:rsidRPr="00EC76D5">
        <w:t xml:space="preserve">    else {</w:t>
      </w:r>
    </w:p>
    <w:p w14:paraId="7FD8D206" w14:textId="77777777" w:rsidR="002759C1" w:rsidRPr="00EC76D5" w:rsidRDefault="002759C1" w:rsidP="002759C1">
      <w:pPr>
        <w:pStyle w:val="Code"/>
      </w:pPr>
      <w:r w:rsidRPr="00EC76D5">
        <w:t xml:space="preserve">      Assert.error("generateBinaryExpression)");</w:t>
      </w:r>
    </w:p>
    <w:p w14:paraId="3BFE3421" w14:textId="77777777" w:rsidR="002759C1" w:rsidRPr="00EC76D5" w:rsidRDefault="002759C1" w:rsidP="002759C1">
      <w:pPr>
        <w:pStyle w:val="Code"/>
      </w:pPr>
      <w:r w:rsidRPr="00EC76D5">
        <w:t xml:space="preserve">    }</w:t>
      </w:r>
    </w:p>
    <w:p w14:paraId="2222AAE2" w14:textId="77777777" w:rsidR="002759C1" w:rsidRPr="00EC76D5" w:rsidRDefault="002759C1" w:rsidP="002759C1">
      <w:pPr>
        <w:pStyle w:val="Code"/>
      </w:pPr>
      <w:r w:rsidRPr="00EC76D5">
        <w:t xml:space="preserve">  }</w:t>
      </w:r>
    </w:p>
    <w:p w14:paraId="2702723A" w14:textId="77777777" w:rsidR="002759C1" w:rsidRPr="00EC76D5" w:rsidRDefault="002759C1" w:rsidP="002759C1">
      <w:pPr>
        <w:pStyle w:val="Code"/>
      </w:pPr>
    </w:p>
    <w:p w14:paraId="23E4D18C" w14:textId="77777777" w:rsidR="002759C1" w:rsidRPr="00EC76D5" w:rsidRDefault="002759C1" w:rsidP="002759C1">
      <w:pPr>
        <w:pStyle w:val="Code"/>
      </w:pPr>
      <w:r w:rsidRPr="00EC76D5">
        <w:t xml:space="preserve">  private void generateBinaryMemory(ObjectOperator operator, Object leftRegisterValue, Register leftAddressRegister, int leftAddressOffset, Symbol leftSymbol,</w:t>
      </w:r>
    </w:p>
    <w:p w14:paraId="1C479D5C" w14:textId="77777777" w:rsidR="002759C1" w:rsidRPr="00EC76D5" w:rsidRDefault="002759C1" w:rsidP="002759C1">
      <w:pPr>
        <w:pStyle w:val="Code"/>
      </w:pPr>
      <w:r w:rsidRPr="00EC76D5">
        <w:t xml:space="preserve">                                    Object rightRegisterValue, Register rightAddressRegister, int rightAddressOffset, Symbol rightSymbol) {</w:t>
      </w:r>
    </w:p>
    <w:p w14:paraId="026CA06D" w14:textId="77777777" w:rsidR="002759C1" w:rsidRPr="00EC76D5" w:rsidRDefault="002759C1" w:rsidP="002759C1">
      <w:pPr>
        <w:pStyle w:val="Code"/>
      </w:pPr>
      <w:r w:rsidRPr="00EC76D5">
        <w:t xml:space="preserve">    if (leftRegisterValue != null) {</w:t>
      </w:r>
    </w:p>
    <w:p w14:paraId="1C532C73" w14:textId="77777777" w:rsidR="002759C1" w:rsidRPr="00EC76D5" w:rsidRDefault="002759C1" w:rsidP="002759C1">
      <w:pPr>
        <w:pStyle w:val="Code"/>
      </w:pPr>
      <w:r w:rsidRPr="00EC76D5">
        <w:t xml:space="preserve">      if (leftRegisterValue instanceof Integer) {</w:t>
      </w:r>
    </w:p>
    <w:p w14:paraId="3DDCE9C2" w14:textId="77777777" w:rsidR="002759C1" w:rsidRPr="00EC76D5" w:rsidRDefault="002759C1" w:rsidP="002759C1">
      <w:pPr>
        <w:pStyle w:val="Code"/>
      </w:pPr>
      <w:r w:rsidRPr="00EC76D5">
        <w:t xml:space="preserve">        operator =</w:t>
      </w:r>
    </w:p>
    <w:p w14:paraId="5F0087E0" w14:textId="77777777" w:rsidR="002759C1" w:rsidRPr="00EC76D5" w:rsidRDefault="002759C1" w:rsidP="002759C1">
      <w:pPr>
        <w:pStyle w:val="Code"/>
      </w:pPr>
      <w:r w:rsidRPr="00EC76D5">
        <w:t xml:space="preserve">          ObjectCode.operatorSize(operator, leftSymbol.getType().getSize());</w:t>
      </w:r>
    </w:p>
    <w:p w14:paraId="32697265" w14:textId="77777777" w:rsidR="002759C1" w:rsidRPr="00EC76D5" w:rsidRDefault="002759C1" w:rsidP="002759C1">
      <w:pPr>
        <w:pStyle w:val="Code"/>
      </w:pPr>
      <w:r w:rsidRPr="00EC76D5">
        <w:t xml:space="preserve">      }</w:t>
      </w:r>
    </w:p>
    <w:p w14:paraId="12565440" w14:textId="77777777" w:rsidR="002759C1" w:rsidRPr="00EC76D5" w:rsidRDefault="002759C1" w:rsidP="002759C1">
      <w:pPr>
        <w:pStyle w:val="Code"/>
      </w:pPr>
      <w:r w:rsidRPr="00EC76D5">
        <w:t xml:space="preserve">      </w:t>
      </w:r>
    </w:p>
    <w:p w14:paraId="14EAE0A3" w14:textId="77777777" w:rsidR="002759C1" w:rsidRPr="00EC76D5" w:rsidRDefault="002759C1" w:rsidP="002759C1">
      <w:pPr>
        <w:pStyle w:val="Code"/>
      </w:pPr>
      <w:r w:rsidRPr="00EC76D5">
        <w:t xml:space="preserve">      if (rightAddressRegister != null) {</w:t>
      </w:r>
    </w:p>
    <w:p w14:paraId="11B88856" w14:textId="77777777" w:rsidR="002759C1" w:rsidRPr="00EC76D5" w:rsidRDefault="002759C1" w:rsidP="002759C1">
      <w:pPr>
        <w:pStyle w:val="Code"/>
      </w:pPr>
      <w:r w:rsidRPr="00EC76D5">
        <w:t xml:space="preserve">        addObjectCode(operator, leftRegisterValue,</w:t>
      </w:r>
    </w:p>
    <w:p w14:paraId="6F530AC7" w14:textId="77777777" w:rsidR="002759C1" w:rsidRPr="00EC76D5" w:rsidRDefault="002759C1" w:rsidP="002759C1">
      <w:pPr>
        <w:pStyle w:val="Code"/>
      </w:pPr>
      <w:r w:rsidRPr="00EC76D5">
        <w:t xml:space="preserve">                      rightAddressRegister, rightAddressOffset);</w:t>
      </w:r>
    </w:p>
    <w:p w14:paraId="5FD175B1" w14:textId="77777777" w:rsidR="002759C1" w:rsidRPr="00EC76D5" w:rsidRDefault="002759C1" w:rsidP="002759C1">
      <w:pPr>
        <w:pStyle w:val="Code"/>
      </w:pPr>
      <w:r w:rsidRPr="00EC76D5">
        <w:t xml:space="preserve">      }</w:t>
      </w:r>
    </w:p>
    <w:p w14:paraId="019CFBD2" w14:textId="77777777" w:rsidR="002759C1" w:rsidRPr="00EC76D5" w:rsidRDefault="002759C1" w:rsidP="002759C1">
      <w:pPr>
        <w:pStyle w:val="Code"/>
      </w:pPr>
      <w:r w:rsidRPr="00EC76D5">
        <w:t xml:space="preserve">      else if (rightSymbol.isAutoOrRegister()) {</w:t>
      </w:r>
    </w:p>
    <w:p w14:paraId="7E7545B5" w14:textId="77777777" w:rsidR="002759C1" w:rsidRPr="00EC76D5" w:rsidRDefault="002759C1" w:rsidP="002759C1">
      <w:pPr>
        <w:pStyle w:val="Code"/>
      </w:pPr>
      <w:r w:rsidRPr="00EC76D5">
        <w:t xml:space="preserve">        Register stackRegister = getStackRegister(rightSymbol);</w:t>
      </w:r>
    </w:p>
    <w:p w14:paraId="74002737" w14:textId="77777777" w:rsidR="002759C1" w:rsidRPr="00EC76D5" w:rsidRDefault="002759C1" w:rsidP="002759C1">
      <w:pPr>
        <w:pStyle w:val="Code"/>
      </w:pPr>
      <w:r w:rsidRPr="00EC76D5">
        <w:t xml:space="preserve">        </w:t>
      </w:r>
    </w:p>
    <w:p w14:paraId="44ED551A" w14:textId="77777777" w:rsidR="002759C1" w:rsidRPr="00EC76D5" w:rsidRDefault="002759C1" w:rsidP="002759C1">
      <w:pPr>
        <w:pStyle w:val="Code"/>
      </w:pPr>
      <w:r w:rsidRPr="00EC76D5">
        <w:t xml:space="preserve">        if (rightSymbol.getType().isFunctionOrArray()) {</w:t>
      </w:r>
    </w:p>
    <w:p w14:paraId="5FE6A47B" w14:textId="77777777" w:rsidR="002759C1" w:rsidRPr="00EC76D5" w:rsidRDefault="002759C1" w:rsidP="002759C1">
      <w:pPr>
        <w:pStyle w:val="Code"/>
      </w:pPr>
      <w:r w:rsidRPr="00EC76D5">
        <w:t xml:space="preserve">          addObjectCode(operator, leftRegisterValue, stackRegister, null);</w:t>
      </w:r>
    </w:p>
    <w:p w14:paraId="2E40DAF3" w14:textId="77777777" w:rsidR="002759C1" w:rsidRPr="00EC76D5" w:rsidRDefault="002759C1" w:rsidP="002759C1">
      <w:pPr>
        <w:pStyle w:val="Code"/>
      </w:pPr>
      <w:r w:rsidRPr="00EC76D5">
        <w:t xml:space="preserve">          addObjectCode(operator, leftRegisterValue,</w:t>
      </w:r>
    </w:p>
    <w:p w14:paraId="091C7512" w14:textId="77777777" w:rsidR="002759C1" w:rsidRPr="00EC76D5" w:rsidRDefault="002759C1" w:rsidP="002759C1">
      <w:pPr>
        <w:pStyle w:val="Code"/>
      </w:pPr>
      <w:r w:rsidRPr="00EC76D5">
        <w:t xml:space="preserve">                        rightSymbol.getOffset(), null);</w:t>
      </w:r>
    </w:p>
    <w:p w14:paraId="23C3F062" w14:textId="77777777" w:rsidR="002759C1" w:rsidRPr="00EC76D5" w:rsidRDefault="002759C1" w:rsidP="002759C1">
      <w:pPr>
        <w:pStyle w:val="Code"/>
      </w:pPr>
      <w:r w:rsidRPr="00EC76D5">
        <w:t xml:space="preserve">        }</w:t>
      </w:r>
    </w:p>
    <w:p w14:paraId="2EE9A5F6" w14:textId="77777777" w:rsidR="002759C1" w:rsidRPr="00EC76D5" w:rsidRDefault="002759C1" w:rsidP="002759C1">
      <w:pPr>
        <w:pStyle w:val="Code"/>
      </w:pPr>
      <w:r w:rsidRPr="00EC76D5">
        <w:t xml:space="preserve">        else {</w:t>
      </w:r>
    </w:p>
    <w:p w14:paraId="54909759" w14:textId="77777777" w:rsidR="002759C1" w:rsidRPr="00EC76D5" w:rsidRDefault="002759C1" w:rsidP="002759C1">
      <w:pPr>
        <w:pStyle w:val="Code"/>
      </w:pPr>
      <w:r w:rsidRPr="00EC76D5">
        <w:t xml:space="preserve">          addObjectCode(operator, leftRegisterValue,</w:t>
      </w:r>
    </w:p>
    <w:p w14:paraId="4A0B0806" w14:textId="77777777" w:rsidR="002759C1" w:rsidRPr="00EC76D5" w:rsidRDefault="002759C1" w:rsidP="002759C1">
      <w:pPr>
        <w:pStyle w:val="Code"/>
      </w:pPr>
      <w:r w:rsidRPr="00EC76D5">
        <w:t xml:space="preserve">                        stackRegister, rightSymbol.getOffset());</w:t>
      </w:r>
    </w:p>
    <w:p w14:paraId="243FAE17" w14:textId="77777777" w:rsidR="002759C1" w:rsidRPr="00EC76D5" w:rsidRDefault="002759C1" w:rsidP="002759C1">
      <w:pPr>
        <w:pStyle w:val="Code"/>
      </w:pPr>
      <w:r w:rsidRPr="00EC76D5">
        <w:t xml:space="preserve">        }</w:t>
      </w:r>
    </w:p>
    <w:p w14:paraId="3A066F03" w14:textId="77777777" w:rsidR="002759C1" w:rsidRPr="00EC76D5" w:rsidRDefault="002759C1" w:rsidP="002759C1">
      <w:pPr>
        <w:pStyle w:val="Code"/>
      </w:pPr>
      <w:r w:rsidRPr="00EC76D5">
        <w:t xml:space="preserve">      }</w:t>
      </w:r>
    </w:p>
    <w:p w14:paraId="23DDAAF2" w14:textId="77777777" w:rsidR="002759C1" w:rsidRPr="00EC76D5" w:rsidRDefault="002759C1" w:rsidP="002759C1">
      <w:pPr>
        <w:pStyle w:val="Code"/>
      </w:pPr>
      <w:r w:rsidRPr="00EC76D5">
        <w:t xml:space="preserve">      else {</w:t>
      </w:r>
    </w:p>
    <w:p w14:paraId="09F3CC20" w14:textId="77777777" w:rsidR="002759C1" w:rsidRPr="00EC76D5" w:rsidRDefault="002759C1" w:rsidP="002759C1">
      <w:pPr>
        <w:pStyle w:val="Code"/>
      </w:pPr>
      <w:r w:rsidRPr="00EC76D5">
        <w:t xml:space="preserve">        Pair&lt;String,Integer&gt; rightPair =</w:t>
      </w:r>
    </w:p>
    <w:p w14:paraId="68EAA2AB" w14:textId="77777777" w:rsidR="002759C1" w:rsidRPr="00EC76D5" w:rsidRDefault="002759C1" w:rsidP="002759C1">
      <w:pPr>
        <w:pStyle w:val="Code"/>
      </w:pPr>
      <w:r w:rsidRPr="00EC76D5">
        <w:t xml:space="preserve">          new Pair&lt;&gt;(rightSymbol.getUniqueName(), rightSymbol.getOffset());</w:t>
      </w:r>
    </w:p>
    <w:p w14:paraId="0C6F590F" w14:textId="77777777" w:rsidR="002759C1" w:rsidRPr="00EC76D5" w:rsidRDefault="002759C1" w:rsidP="002759C1">
      <w:pPr>
        <w:pStyle w:val="Code"/>
      </w:pPr>
      <w:r w:rsidRPr="00EC76D5">
        <w:t xml:space="preserve">        </w:t>
      </w:r>
    </w:p>
    <w:p w14:paraId="26B84D3F" w14:textId="77777777" w:rsidR="002759C1" w:rsidRPr="00EC76D5" w:rsidRDefault="002759C1" w:rsidP="002759C1">
      <w:pPr>
        <w:pStyle w:val="Code"/>
      </w:pPr>
      <w:r w:rsidRPr="00EC76D5">
        <w:t xml:space="preserve">        if (rightSymbol.getType().isFunctionOrArray()) {</w:t>
      </w:r>
    </w:p>
    <w:p w14:paraId="07783797" w14:textId="77777777" w:rsidR="002759C1" w:rsidRPr="00EC76D5" w:rsidRDefault="002759C1" w:rsidP="002759C1">
      <w:pPr>
        <w:pStyle w:val="Code"/>
      </w:pPr>
      <w:r w:rsidRPr="00EC76D5">
        <w:t xml:space="preserve">          addObjectCode(operator, leftRegisterValue, rightPair, null);</w:t>
      </w:r>
    </w:p>
    <w:p w14:paraId="29F95D32" w14:textId="77777777" w:rsidR="002759C1" w:rsidRPr="00EC76D5" w:rsidRDefault="002759C1" w:rsidP="002759C1">
      <w:pPr>
        <w:pStyle w:val="Code"/>
      </w:pPr>
      <w:r w:rsidRPr="00EC76D5">
        <w:t xml:space="preserve">        }</w:t>
      </w:r>
    </w:p>
    <w:p w14:paraId="5E7909A0" w14:textId="77777777" w:rsidR="002759C1" w:rsidRPr="00EC76D5" w:rsidRDefault="002759C1" w:rsidP="002759C1">
      <w:pPr>
        <w:pStyle w:val="Code"/>
      </w:pPr>
      <w:r w:rsidRPr="00EC76D5">
        <w:t xml:space="preserve">        else {</w:t>
      </w:r>
    </w:p>
    <w:p w14:paraId="64731D62" w14:textId="77777777" w:rsidR="002759C1" w:rsidRPr="00EC76D5" w:rsidRDefault="002759C1" w:rsidP="002759C1">
      <w:pPr>
        <w:pStyle w:val="Code"/>
      </w:pPr>
      <w:r w:rsidRPr="00EC76D5">
        <w:t xml:space="preserve">          addObjectCode(operator, leftRegisterValue, null, rightPair);</w:t>
      </w:r>
    </w:p>
    <w:p w14:paraId="2F3B25C6" w14:textId="77777777" w:rsidR="002759C1" w:rsidRPr="00EC76D5" w:rsidRDefault="002759C1" w:rsidP="002759C1">
      <w:pPr>
        <w:pStyle w:val="Code"/>
      </w:pPr>
      <w:r w:rsidRPr="00EC76D5">
        <w:t xml:space="preserve">        }</w:t>
      </w:r>
    </w:p>
    <w:p w14:paraId="0B24E95C" w14:textId="77777777" w:rsidR="002759C1" w:rsidRPr="00EC76D5" w:rsidRDefault="002759C1" w:rsidP="002759C1">
      <w:pPr>
        <w:pStyle w:val="Code"/>
      </w:pPr>
      <w:r w:rsidRPr="00EC76D5">
        <w:t xml:space="preserve">      }</w:t>
      </w:r>
    </w:p>
    <w:p w14:paraId="22192C64" w14:textId="77777777" w:rsidR="002759C1" w:rsidRPr="00EC76D5" w:rsidRDefault="002759C1" w:rsidP="002759C1">
      <w:pPr>
        <w:pStyle w:val="Code"/>
      </w:pPr>
      <w:r w:rsidRPr="00EC76D5">
        <w:t xml:space="preserve">    }</w:t>
      </w:r>
    </w:p>
    <w:p w14:paraId="3AC8B41F" w14:textId="77777777" w:rsidR="002759C1" w:rsidRPr="00EC76D5" w:rsidRDefault="002759C1" w:rsidP="002759C1">
      <w:pPr>
        <w:pStyle w:val="Code"/>
      </w:pPr>
      <w:r w:rsidRPr="00EC76D5">
        <w:t xml:space="preserve">    else if (rightRegisterValue != null) {</w:t>
      </w:r>
    </w:p>
    <w:p w14:paraId="40B2E127" w14:textId="77777777" w:rsidR="002759C1" w:rsidRPr="00EC76D5" w:rsidRDefault="002759C1" w:rsidP="002759C1">
      <w:pPr>
        <w:pStyle w:val="Code"/>
      </w:pPr>
      <w:r w:rsidRPr="00EC76D5">
        <w:t xml:space="preserve">      if (rightRegisterValue instanceof Integer) {</w:t>
      </w:r>
    </w:p>
    <w:p w14:paraId="2974717B" w14:textId="77777777" w:rsidR="002759C1" w:rsidRPr="00EC76D5" w:rsidRDefault="002759C1" w:rsidP="002759C1">
      <w:pPr>
        <w:pStyle w:val="Code"/>
      </w:pPr>
      <w:r w:rsidRPr="00EC76D5">
        <w:t xml:space="preserve">        operator =</w:t>
      </w:r>
    </w:p>
    <w:p w14:paraId="73324D21" w14:textId="77777777" w:rsidR="002759C1" w:rsidRPr="00EC76D5" w:rsidRDefault="002759C1" w:rsidP="002759C1">
      <w:pPr>
        <w:pStyle w:val="Code"/>
      </w:pPr>
      <w:r w:rsidRPr="00EC76D5">
        <w:t xml:space="preserve">          ObjectCode.operatorSize(operator, leftSymbol.getType().getSize());</w:t>
      </w:r>
    </w:p>
    <w:p w14:paraId="6BC5D5D5" w14:textId="77777777" w:rsidR="002759C1" w:rsidRPr="00EC76D5" w:rsidRDefault="002759C1" w:rsidP="002759C1">
      <w:pPr>
        <w:pStyle w:val="Code"/>
      </w:pPr>
      <w:r w:rsidRPr="00EC76D5">
        <w:t xml:space="preserve">      }</w:t>
      </w:r>
    </w:p>
    <w:p w14:paraId="1FA94D7C" w14:textId="77777777" w:rsidR="002759C1" w:rsidRPr="00EC76D5" w:rsidRDefault="002759C1" w:rsidP="002759C1">
      <w:pPr>
        <w:pStyle w:val="Code"/>
      </w:pPr>
      <w:r w:rsidRPr="00EC76D5">
        <w:lastRenderedPageBreak/>
        <w:t xml:space="preserve">      </w:t>
      </w:r>
    </w:p>
    <w:p w14:paraId="3D0E4053" w14:textId="77777777" w:rsidR="002759C1" w:rsidRPr="00EC76D5" w:rsidRDefault="002759C1" w:rsidP="002759C1">
      <w:pPr>
        <w:pStyle w:val="Code"/>
      </w:pPr>
      <w:r w:rsidRPr="00EC76D5">
        <w:t xml:space="preserve">      if (leftAddressRegister != null) {</w:t>
      </w:r>
    </w:p>
    <w:p w14:paraId="66C6856B" w14:textId="77777777" w:rsidR="002759C1" w:rsidRPr="00EC76D5" w:rsidRDefault="002759C1" w:rsidP="002759C1">
      <w:pPr>
        <w:pStyle w:val="Code"/>
      </w:pPr>
      <w:r w:rsidRPr="00EC76D5">
        <w:t xml:space="preserve">        addObjectCode(operator, leftAddressRegister,</w:t>
      </w:r>
    </w:p>
    <w:p w14:paraId="68F94ED5" w14:textId="77777777" w:rsidR="002759C1" w:rsidRPr="00EC76D5" w:rsidRDefault="002759C1" w:rsidP="002759C1">
      <w:pPr>
        <w:pStyle w:val="Code"/>
      </w:pPr>
      <w:r w:rsidRPr="00EC76D5">
        <w:t xml:space="preserve">                      leftAddressOffset, rightRegisterValue);</w:t>
      </w:r>
    </w:p>
    <w:p w14:paraId="3F522FF9" w14:textId="77777777" w:rsidR="002759C1" w:rsidRPr="00EC76D5" w:rsidRDefault="002759C1" w:rsidP="002759C1">
      <w:pPr>
        <w:pStyle w:val="Code"/>
      </w:pPr>
      <w:r w:rsidRPr="00EC76D5">
        <w:t xml:space="preserve">      }</w:t>
      </w:r>
    </w:p>
    <w:p w14:paraId="4F074131" w14:textId="77777777" w:rsidR="002759C1" w:rsidRPr="00EC76D5" w:rsidRDefault="002759C1" w:rsidP="002759C1">
      <w:pPr>
        <w:pStyle w:val="Code"/>
      </w:pPr>
      <w:r w:rsidRPr="00EC76D5">
        <w:t xml:space="preserve">      else if (leftSymbol.isAutoOrRegister()) {</w:t>
      </w:r>
    </w:p>
    <w:p w14:paraId="645CD78E" w14:textId="77777777" w:rsidR="002759C1" w:rsidRPr="00EC76D5" w:rsidRDefault="002759C1" w:rsidP="002759C1">
      <w:pPr>
        <w:pStyle w:val="Code"/>
      </w:pPr>
      <w:r w:rsidRPr="00EC76D5">
        <w:t xml:space="preserve">        Register stackRegister = getStackRegister(leftSymbol);</w:t>
      </w:r>
    </w:p>
    <w:p w14:paraId="58C64BDC" w14:textId="77777777" w:rsidR="002759C1" w:rsidRPr="00EC76D5" w:rsidRDefault="002759C1" w:rsidP="002759C1">
      <w:pPr>
        <w:pStyle w:val="Code"/>
      </w:pPr>
      <w:r w:rsidRPr="00EC76D5">
        <w:t xml:space="preserve">        addObjectCode(operator, stackRegister,</w:t>
      </w:r>
    </w:p>
    <w:p w14:paraId="4A5918A1" w14:textId="77777777" w:rsidR="002759C1" w:rsidRPr="00EC76D5" w:rsidRDefault="002759C1" w:rsidP="002759C1">
      <w:pPr>
        <w:pStyle w:val="Code"/>
      </w:pPr>
      <w:r w:rsidRPr="00EC76D5">
        <w:t xml:space="preserve">                      leftSymbol.getOffset(), rightRegisterValue);</w:t>
      </w:r>
    </w:p>
    <w:p w14:paraId="5712ACEE" w14:textId="77777777" w:rsidR="002759C1" w:rsidRPr="00EC76D5" w:rsidRDefault="002759C1" w:rsidP="002759C1">
      <w:pPr>
        <w:pStyle w:val="Code"/>
      </w:pPr>
      <w:r w:rsidRPr="00EC76D5">
        <w:t xml:space="preserve">      }</w:t>
      </w:r>
    </w:p>
    <w:p w14:paraId="02811B81" w14:textId="77777777" w:rsidR="002759C1" w:rsidRPr="00EC76D5" w:rsidRDefault="002759C1" w:rsidP="002759C1">
      <w:pPr>
        <w:pStyle w:val="Code"/>
      </w:pPr>
      <w:r w:rsidRPr="00EC76D5">
        <w:t xml:space="preserve">      else {</w:t>
      </w:r>
    </w:p>
    <w:p w14:paraId="2E08CCB3" w14:textId="77777777" w:rsidR="002759C1" w:rsidRPr="00EC76D5" w:rsidRDefault="002759C1" w:rsidP="002759C1">
      <w:pPr>
        <w:pStyle w:val="Code"/>
      </w:pPr>
      <w:r w:rsidRPr="00EC76D5">
        <w:t xml:space="preserve">        Pair&lt;String,Integer&gt; leftPair =</w:t>
      </w:r>
    </w:p>
    <w:p w14:paraId="22A1C8A5" w14:textId="77777777" w:rsidR="002759C1" w:rsidRPr="00EC76D5" w:rsidRDefault="002759C1" w:rsidP="002759C1">
      <w:pPr>
        <w:pStyle w:val="Code"/>
      </w:pPr>
      <w:r w:rsidRPr="00EC76D5">
        <w:t xml:space="preserve">          new Pair&lt;&gt;(leftSymbol.getUniqueName(), leftSymbol.getOffset());</w:t>
      </w:r>
    </w:p>
    <w:p w14:paraId="339B35B6" w14:textId="77777777" w:rsidR="002759C1" w:rsidRPr="00EC76D5" w:rsidRDefault="002759C1" w:rsidP="002759C1">
      <w:pPr>
        <w:pStyle w:val="Code"/>
      </w:pPr>
      <w:r w:rsidRPr="00EC76D5">
        <w:t xml:space="preserve">        addObjectCode(operator, null, leftPair, rightRegisterValue);</w:t>
      </w:r>
    </w:p>
    <w:p w14:paraId="646863CD" w14:textId="77777777" w:rsidR="002759C1" w:rsidRPr="00EC76D5" w:rsidRDefault="002759C1" w:rsidP="002759C1">
      <w:pPr>
        <w:pStyle w:val="Code"/>
      </w:pPr>
      <w:r w:rsidRPr="00EC76D5">
        <w:t xml:space="preserve">      }</w:t>
      </w:r>
    </w:p>
    <w:p w14:paraId="13C9A3C4" w14:textId="77777777" w:rsidR="002759C1" w:rsidRPr="00EC76D5" w:rsidRDefault="002759C1" w:rsidP="002759C1">
      <w:pPr>
        <w:pStyle w:val="Code"/>
      </w:pPr>
      <w:r w:rsidRPr="00EC76D5">
        <w:t xml:space="preserve">    }</w:t>
      </w:r>
    </w:p>
    <w:p w14:paraId="399C4615" w14:textId="77777777" w:rsidR="002759C1" w:rsidRPr="00EC76D5" w:rsidRDefault="002759C1" w:rsidP="002759C1">
      <w:pPr>
        <w:pStyle w:val="Code"/>
      </w:pPr>
      <w:r w:rsidRPr="00EC76D5">
        <w:t xml:space="preserve">    else {</w:t>
      </w:r>
    </w:p>
    <w:p w14:paraId="3B397017" w14:textId="77777777" w:rsidR="002759C1" w:rsidRPr="00EC76D5" w:rsidRDefault="002759C1" w:rsidP="002759C1">
      <w:pPr>
        <w:pStyle w:val="Code"/>
      </w:pPr>
      <w:r w:rsidRPr="00EC76D5">
        <w:t xml:space="preserve">      Assert.error("generateBinaryMemory)");</w:t>
      </w:r>
    </w:p>
    <w:p w14:paraId="258E01BE" w14:textId="77777777" w:rsidR="002759C1" w:rsidRPr="00EC76D5" w:rsidRDefault="002759C1" w:rsidP="002759C1">
      <w:pPr>
        <w:pStyle w:val="Code"/>
      </w:pPr>
      <w:r w:rsidRPr="00EC76D5">
        <w:t xml:space="preserve">    }</w:t>
      </w:r>
    </w:p>
    <w:p w14:paraId="53E59244" w14:textId="77777777" w:rsidR="002759C1" w:rsidRPr="00EC76D5" w:rsidRDefault="002759C1" w:rsidP="002759C1">
      <w:pPr>
        <w:pStyle w:val="Code"/>
      </w:pPr>
      <w:r w:rsidRPr="00EC76D5">
        <w:t xml:space="preserve">  }</w:t>
      </w:r>
    </w:p>
    <w:p w14:paraId="2929160B" w14:textId="77777777" w:rsidR="002759C1" w:rsidRPr="00EC76D5" w:rsidRDefault="002759C1" w:rsidP="002759C1">
      <w:pPr>
        <w:pStyle w:val="Code"/>
      </w:pPr>
      <w:r w:rsidRPr="00EC76D5">
        <w:t xml:space="preserve">    </w:t>
      </w:r>
    </w:p>
    <w:p w14:paraId="283F6795" w14:textId="77777777" w:rsidR="002759C1" w:rsidRPr="00EC76D5" w:rsidRDefault="002759C1" w:rsidP="002759C1">
      <w:pPr>
        <w:pStyle w:val="Code"/>
      </w:pPr>
      <w:r w:rsidRPr="00EC76D5">
        <w:t xml:space="preserve">  private void generateIntegral(MiddleCode middleCode, int index) {</w:t>
      </w:r>
    </w:p>
    <w:p w14:paraId="237592D3" w14:textId="77777777" w:rsidR="002759C1" w:rsidRPr="00EC76D5" w:rsidRDefault="002759C1" w:rsidP="002759C1">
      <w:pPr>
        <w:pStyle w:val="Code"/>
      </w:pPr>
      <w:r w:rsidRPr="00EC76D5">
        <w:t xml:space="preserve">    MiddleOperator middleOp = middleCode.getOperator();</w:t>
      </w:r>
    </w:p>
    <w:p w14:paraId="708E7E5E" w14:textId="77777777" w:rsidR="002759C1" w:rsidRPr="00EC76D5" w:rsidRDefault="002759C1" w:rsidP="002759C1">
      <w:pPr>
        <w:pStyle w:val="Code"/>
      </w:pPr>
    </w:p>
    <w:p w14:paraId="2592D48F" w14:textId="77777777" w:rsidR="002759C1" w:rsidRPr="00EC76D5" w:rsidRDefault="002759C1" w:rsidP="002759C1">
      <w:pPr>
        <w:pStyle w:val="Code"/>
      </w:pPr>
      <w:r w:rsidRPr="00EC76D5">
        <w:t xml:space="preserve">    Object operand1 = middleCode.getOperand(1),</w:t>
      </w:r>
    </w:p>
    <w:p w14:paraId="0CF147E5" w14:textId="77777777" w:rsidR="002759C1" w:rsidRPr="00EC76D5" w:rsidRDefault="002759C1" w:rsidP="002759C1">
      <w:pPr>
        <w:pStyle w:val="Code"/>
      </w:pPr>
      <w:r w:rsidRPr="00EC76D5">
        <w:t xml:space="preserve">           operand2 = middleCode.getOperand(2),</w:t>
      </w:r>
    </w:p>
    <w:p w14:paraId="1F5FDCC8" w14:textId="77777777" w:rsidR="002759C1" w:rsidRPr="00EC76D5" w:rsidRDefault="002759C1" w:rsidP="002759C1">
      <w:pPr>
        <w:pStyle w:val="Code"/>
      </w:pPr>
      <w:r w:rsidRPr="00EC76D5">
        <w:t xml:space="preserve">           operand3 = middleCode.getOperand(3);</w:t>
      </w:r>
    </w:p>
    <w:p w14:paraId="3BA5AE29" w14:textId="77777777" w:rsidR="002759C1" w:rsidRPr="00EC76D5" w:rsidRDefault="002759C1" w:rsidP="002759C1">
      <w:pPr>
        <w:pStyle w:val="Code"/>
      </w:pPr>
    </w:p>
    <w:p w14:paraId="5E173C00" w14:textId="77777777" w:rsidR="002759C1" w:rsidRPr="00EC76D5" w:rsidRDefault="002759C1" w:rsidP="002759C1">
      <w:pPr>
        <w:pStyle w:val="Code"/>
      </w:pPr>
      <w:r w:rsidRPr="00EC76D5">
        <w:t xml:space="preserve">    Symbol resultSymbol = (operand1 instanceof Symbol) ? ((Symbol) operand1) : null,</w:t>
      </w:r>
    </w:p>
    <w:p w14:paraId="3C65B56D" w14:textId="77777777" w:rsidR="002759C1" w:rsidRPr="00EC76D5" w:rsidRDefault="002759C1" w:rsidP="002759C1">
      <w:pPr>
        <w:pStyle w:val="Code"/>
      </w:pPr>
      <w:r w:rsidRPr="00EC76D5">
        <w:t xml:space="preserve">           leftSymbol = (operand2 instanceof Symbol) ? ((Symbol) operand2) : null,</w:t>
      </w:r>
    </w:p>
    <w:p w14:paraId="24EDDFE1" w14:textId="77777777" w:rsidR="002759C1" w:rsidRPr="00EC76D5" w:rsidRDefault="002759C1" w:rsidP="002759C1">
      <w:pPr>
        <w:pStyle w:val="Code"/>
      </w:pPr>
      <w:r w:rsidRPr="00EC76D5">
        <w:t xml:space="preserve">           rightSymbol = (operand3 instanceof Symbol) ? ((Symbol) operand3) : null;</w:t>
      </w:r>
    </w:p>
    <w:p w14:paraId="54B286F0" w14:textId="77777777" w:rsidR="002759C1" w:rsidRPr="00EC76D5" w:rsidRDefault="002759C1" w:rsidP="002759C1">
      <w:pPr>
        <w:pStyle w:val="Code"/>
      </w:pPr>
    </w:p>
    <w:p w14:paraId="5FEF9AF9" w14:textId="77777777" w:rsidR="002759C1" w:rsidRPr="00EC76D5" w:rsidRDefault="002759C1" w:rsidP="002759C1">
      <w:pPr>
        <w:pStyle w:val="Code"/>
      </w:pPr>
      <w:r w:rsidRPr="00EC76D5">
        <w:t xml:space="preserve">    Pair&lt;Symbol,Register&gt; axPair = middleCode.axPair();</w:t>
      </w:r>
    </w:p>
    <w:p w14:paraId="061930FB" w14:textId="77777777" w:rsidR="002759C1" w:rsidRPr="00EC76D5" w:rsidRDefault="002759C1" w:rsidP="002759C1">
      <w:pPr>
        <w:pStyle w:val="Code"/>
      </w:pPr>
      <w:r w:rsidRPr="00EC76D5">
        <w:t xml:space="preserve">    if (axPair != null) {</w:t>
      </w:r>
    </w:p>
    <w:p w14:paraId="0F78BD97" w14:textId="77777777" w:rsidR="002759C1" w:rsidRPr="00EC76D5" w:rsidRDefault="002759C1" w:rsidP="002759C1">
      <w:pPr>
        <w:pStyle w:val="Code"/>
      </w:pPr>
      <w:r w:rsidRPr="00EC76D5">
        <w:t xml:space="preserve">      Symbol saveSymbol = axPair.getFirst();</w:t>
      </w:r>
    </w:p>
    <w:p w14:paraId="260E0A5F" w14:textId="77777777" w:rsidR="002759C1" w:rsidRPr="00EC76D5" w:rsidRDefault="002759C1" w:rsidP="002759C1">
      <w:pPr>
        <w:pStyle w:val="Code"/>
      </w:pPr>
      <w:r w:rsidRPr="00EC76D5">
        <w:t xml:space="preserve">      Register saveRegister = axPair.getSecond();</w:t>
      </w:r>
    </w:p>
    <w:p w14:paraId="03B0A10D" w14:textId="77777777" w:rsidR="002759C1" w:rsidRPr="00EC76D5" w:rsidRDefault="002759C1" w:rsidP="002759C1">
      <w:pPr>
        <w:pStyle w:val="Code"/>
      </w:pPr>
      <w:r w:rsidRPr="00EC76D5">
        <w:t xml:space="preserve">      saveRegister(saveRegister, saveSymbol, null, 0);</w:t>
      </w:r>
    </w:p>
    <w:p w14:paraId="2A1F2E97" w14:textId="77777777" w:rsidR="002759C1" w:rsidRPr="00EC76D5" w:rsidRDefault="002759C1" w:rsidP="002759C1">
      <w:pPr>
        <w:pStyle w:val="Code"/>
      </w:pPr>
      <w:r w:rsidRPr="00EC76D5">
        <w:t xml:space="preserve">    }</w:t>
      </w:r>
    </w:p>
    <w:p w14:paraId="094B198C" w14:textId="77777777" w:rsidR="002759C1" w:rsidRPr="00EC76D5" w:rsidRDefault="002759C1" w:rsidP="002759C1">
      <w:pPr>
        <w:pStyle w:val="Code"/>
      </w:pPr>
    </w:p>
    <w:p w14:paraId="211FB64D" w14:textId="77777777" w:rsidR="002759C1" w:rsidRPr="00EC76D5" w:rsidRDefault="002759C1" w:rsidP="002759C1">
      <w:pPr>
        <w:pStyle w:val="Code"/>
      </w:pPr>
      <w:r w:rsidRPr="00EC76D5">
        <w:t xml:space="preserve">    Register leftRegister = middleCode.getRegister(Track.Left),</w:t>
      </w:r>
    </w:p>
    <w:p w14:paraId="58A1626A" w14:textId="77777777" w:rsidR="002759C1" w:rsidRPr="00EC76D5" w:rsidRDefault="002759C1" w:rsidP="002759C1">
      <w:pPr>
        <w:pStyle w:val="Code"/>
      </w:pPr>
      <w:r w:rsidRPr="00EC76D5">
        <w:t xml:space="preserve">             leftAddressRegister = middleCode.getRegister(Track.LeftAddress),</w:t>
      </w:r>
    </w:p>
    <w:p w14:paraId="4249706C" w14:textId="77777777" w:rsidR="002759C1" w:rsidRPr="00EC76D5" w:rsidRDefault="002759C1" w:rsidP="002759C1">
      <w:pPr>
        <w:pStyle w:val="Code"/>
      </w:pPr>
      <w:r w:rsidRPr="00EC76D5">
        <w:t xml:space="preserve">             rightRegister = middleCode.getRegister(Track.Right),</w:t>
      </w:r>
    </w:p>
    <w:p w14:paraId="166AB900" w14:textId="77777777" w:rsidR="002759C1" w:rsidRPr="00EC76D5" w:rsidRDefault="002759C1" w:rsidP="002759C1">
      <w:pPr>
        <w:pStyle w:val="Code"/>
      </w:pPr>
      <w:r w:rsidRPr="00EC76D5">
        <w:t xml:space="preserve">             rightAddressRegister = middleCode.getRegister(Track.RightAddress);</w:t>
      </w:r>
    </w:p>
    <w:p w14:paraId="1747FFB5" w14:textId="77777777" w:rsidR="002759C1" w:rsidRPr="00EC76D5" w:rsidRDefault="002759C1" w:rsidP="002759C1">
      <w:pPr>
        <w:pStyle w:val="Code"/>
      </w:pPr>
    </w:p>
    <w:p w14:paraId="402979E7" w14:textId="77777777" w:rsidR="002759C1" w:rsidRPr="00EC76D5" w:rsidRDefault="002759C1" w:rsidP="002759C1">
      <w:pPr>
        <w:pStyle w:val="Code"/>
      </w:pPr>
      <w:r w:rsidRPr="00EC76D5">
        <w:t xml:space="preserve">    int leftAddressOffset = middleCode.getAddressOffset(Track.LeftAddress),</w:t>
      </w:r>
    </w:p>
    <w:p w14:paraId="123660C6" w14:textId="77777777" w:rsidR="002759C1" w:rsidRPr="00EC76D5" w:rsidRDefault="002759C1" w:rsidP="002759C1">
      <w:pPr>
        <w:pStyle w:val="Code"/>
      </w:pPr>
      <w:r w:rsidRPr="00EC76D5">
        <w:t xml:space="preserve">        rightAddressOffset = middleCode.getAddressOffset(Track.RightAddress);</w:t>
      </w:r>
    </w:p>
    <w:p w14:paraId="4B2B34D7" w14:textId="77777777" w:rsidR="002759C1" w:rsidRPr="00EC76D5" w:rsidRDefault="002759C1" w:rsidP="002759C1">
      <w:pPr>
        <w:pStyle w:val="Code"/>
      </w:pPr>
    </w:p>
    <w:p w14:paraId="5396FCB0" w14:textId="77777777" w:rsidR="002759C1" w:rsidRPr="00EC76D5" w:rsidRDefault="002759C1" w:rsidP="002759C1">
      <w:pPr>
        <w:pStyle w:val="Code"/>
      </w:pPr>
      <w:r w:rsidRPr="00EC76D5">
        <w:t xml:space="preserve">    if (middleCode.toString().contains("Parameter offset 15 to $temp1675")) {</w:t>
      </w:r>
    </w:p>
    <w:p w14:paraId="6268CAF2" w14:textId="77777777" w:rsidR="002759C1" w:rsidRPr="00EC76D5" w:rsidRDefault="002759C1" w:rsidP="002759C1">
      <w:pPr>
        <w:pStyle w:val="Code"/>
      </w:pPr>
      <w:r w:rsidRPr="00EC76D5">
        <w:t xml:space="preserve">      int i = 1;</w:t>
      </w:r>
    </w:p>
    <w:p w14:paraId="693E8C0A" w14:textId="77777777" w:rsidR="002759C1" w:rsidRPr="00EC76D5" w:rsidRDefault="002759C1" w:rsidP="002759C1">
      <w:pPr>
        <w:pStyle w:val="Code"/>
      </w:pPr>
      <w:r w:rsidRPr="00EC76D5">
        <w:t xml:space="preserve">    }</w:t>
      </w:r>
    </w:p>
    <w:p w14:paraId="1F8F4B94" w14:textId="77777777" w:rsidR="002759C1" w:rsidRPr="00EC76D5" w:rsidRDefault="002759C1" w:rsidP="002759C1">
      <w:pPr>
        <w:pStyle w:val="Code"/>
      </w:pPr>
    </w:p>
    <w:p w14:paraId="57532E7A" w14:textId="77777777" w:rsidR="002759C1" w:rsidRPr="00EC76D5" w:rsidRDefault="002759C1" w:rsidP="002759C1">
      <w:pPr>
        <w:pStyle w:val="Code"/>
      </w:pPr>
      <w:r w:rsidRPr="00EC76D5">
        <w:t xml:space="preserve">    if ((leftRegister != null) &amp;&amp; middleCode.isLoad(Track.Left)) {</w:t>
      </w:r>
    </w:p>
    <w:p w14:paraId="2D2AE3A0" w14:textId="77777777" w:rsidR="002759C1" w:rsidRPr="00EC76D5" w:rsidRDefault="002759C1" w:rsidP="002759C1">
      <w:pPr>
        <w:pStyle w:val="Code"/>
      </w:pPr>
      <w:r w:rsidRPr="00EC76D5">
        <w:t xml:space="preserve">      loadRegister(leftRegister, leftSymbol,</w:t>
      </w:r>
    </w:p>
    <w:p w14:paraId="616B3AC7" w14:textId="77777777" w:rsidR="002759C1" w:rsidRPr="00EC76D5" w:rsidRDefault="002759C1" w:rsidP="002759C1">
      <w:pPr>
        <w:pStyle w:val="Code"/>
      </w:pPr>
      <w:r w:rsidRPr="00EC76D5">
        <w:lastRenderedPageBreak/>
        <w:t xml:space="preserve">                   leftAddressRegister, leftAddressOffset);</w:t>
      </w:r>
    </w:p>
    <w:p w14:paraId="69BAD356" w14:textId="77777777" w:rsidR="002759C1" w:rsidRPr="00EC76D5" w:rsidRDefault="002759C1" w:rsidP="002759C1">
      <w:pPr>
        <w:pStyle w:val="Code"/>
      </w:pPr>
      <w:r w:rsidRPr="00EC76D5">
        <w:t xml:space="preserve">    }</w:t>
      </w:r>
    </w:p>
    <w:p w14:paraId="3F4A6B6D" w14:textId="77777777" w:rsidR="002759C1" w:rsidRPr="00EC76D5" w:rsidRDefault="002759C1" w:rsidP="002759C1">
      <w:pPr>
        <w:pStyle w:val="Code"/>
      </w:pPr>
    </w:p>
    <w:p w14:paraId="2507FEA1" w14:textId="77777777" w:rsidR="002759C1" w:rsidRPr="00EC76D5" w:rsidRDefault="002759C1" w:rsidP="002759C1">
      <w:pPr>
        <w:pStyle w:val="Code"/>
      </w:pPr>
      <w:r w:rsidRPr="00EC76D5">
        <w:t xml:space="preserve">    if (!middleCode.isMemory() &amp;&amp; (rightRegister != null) &amp;&amp;</w:t>
      </w:r>
    </w:p>
    <w:p w14:paraId="3EC02BA6" w14:textId="77777777" w:rsidR="002759C1" w:rsidRPr="00EC76D5" w:rsidRDefault="002759C1" w:rsidP="002759C1">
      <w:pPr>
        <w:pStyle w:val="Code"/>
      </w:pPr>
      <w:r w:rsidRPr="00EC76D5">
        <w:t xml:space="preserve">        (rightSymbol != null) &amp;&amp; middleCode.isLoad(Track.Right)) {</w:t>
      </w:r>
    </w:p>
    <w:p w14:paraId="6D574BE1" w14:textId="77777777" w:rsidR="002759C1" w:rsidRPr="00EC76D5" w:rsidRDefault="002759C1" w:rsidP="002759C1">
      <w:pPr>
        <w:pStyle w:val="Code"/>
      </w:pPr>
      <w:r w:rsidRPr="00EC76D5">
        <w:t xml:space="preserve">      loadRegister(rightRegister, rightSymbol,</w:t>
      </w:r>
    </w:p>
    <w:p w14:paraId="4906E901" w14:textId="77777777" w:rsidR="002759C1" w:rsidRPr="00EC76D5" w:rsidRDefault="002759C1" w:rsidP="002759C1">
      <w:pPr>
        <w:pStyle w:val="Code"/>
      </w:pPr>
      <w:r w:rsidRPr="00EC76D5">
        <w:t xml:space="preserve">                   rightAddressRegister, rightAddressOffset);</w:t>
      </w:r>
    </w:p>
    <w:p w14:paraId="2925A55B" w14:textId="77777777" w:rsidR="002759C1" w:rsidRPr="00EC76D5" w:rsidRDefault="002759C1" w:rsidP="002759C1">
      <w:pPr>
        <w:pStyle w:val="Code"/>
      </w:pPr>
      <w:r w:rsidRPr="00EC76D5">
        <w:t xml:space="preserve">    }</w:t>
      </w:r>
    </w:p>
    <w:p w14:paraId="24454D4E" w14:textId="77777777" w:rsidR="002759C1" w:rsidRPr="00EC76D5" w:rsidRDefault="002759C1" w:rsidP="002759C1">
      <w:pPr>
        <w:pStyle w:val="Code"/>
      </w:pPr>
    </w:p>
    <w:p w14:paraId="11B37A7D" w14:textId="77777777" w:rsidR="002759C1" w:rsidRPr="00EC76D5" w:rsidRDefault="002759C1" w:rsidP="002759C1">
      <w:pPr>
        <w:pStyle w:val="Code"/>
      </w:pPr>
      <w:r w:rsidRPr="00EC76D5">
        <w:t xml:space="preserve">    if (!middleCode.isMemory() &amp;&amp; (leftAddressRegister != null) &amp;&amp;</w:t>
      </w:r>
    </w:p>
    <w:p w14:paraId="2D6EB606" w14:textId="77777777" w:rsidR="002759C1" w:rsidRPr="00EC76D5" w:rsidRDefault="002759C1" w:rsidP="002759C1">
      <w:pPr>
        <w:pStyle w:val="Code"/>
      </w:pPr>
      <w:r w:rsidRPr="00EC76D5">
        <w:t xml:space="preserve">        middleCode.isLoad(Track.LeftAddress)) { // &amp;&amp; (middleOp != MiddleOperator.Parameter)) {</w:t>
      </w:r>
    </w:p>
    <w:p w14:paraId="0B49C8E4" w14:textId="77777777" w:rsidR="002759C1" w:rsidRPr="00EC76D5" w:rsidRDefault="002759C1" w:rsidP="002759C1">
      <w:pPr>
        <w:pStyle w:val="Code"/>
      </w:pPr>
      <w:r w:rsidRPr="00EC76D5">
        <w:t xml:space="preserve">      loadRegister(leftAddressRegister, leftSymbol.getAddressSymbol(), null,0);</w:t>
      </w:r>
    </w:p>
    <w:p w14:paraId="28AC9BF6" w14:textId="77777777" w:rsidR="002759C1" w:rsidRPr="00EC76D5" w:rsidRDefault="002759C1" w:rsidP="002759C1">
      <w:pPr>
        <w:pStyle w:val="Code"/>
      </w:pPr>
      <w:r w:rsidRPr="00EC76D5">
        <w:t xml:space="preserve">    }</w:t>
      </w:r>
    </w:p>
    <w:p w14:paraId="00E7EAA3" w14:textId="77777777" w:rsidR="002759C1" w:rsidRPr="00EC76D5" w:rsidRDefault="002759C1" w:rsidP="002759C1">
      <w:pPr>
        <w:pStyle w:val="Code"/>
      </w:pPr>
    </w:p>
    <w:p w14:paraId="5C212084" w14:textId="77777777" w:rsidR="002759C1" w:rsidRPr="00EC76D5" w:rsidRDefault="002759C1" w:rsidP="002759C1">
      <w:pPr>
        <w:pStyle w:val="Code"/>
      </w:pPr>
      <w:r w:rsidRPr="00EC76D5">
        <w:t xml:space="preserve">    if ((rightRegister != null) &amp;&amp; middleCode.isLoad(Track.RightAddress)) {</w:t>
      </w:r>
    </w:p>
    <w:p w14:paraId="7DE955B9" w14:textId="77777777" w:rsidR="002759C1" w:rsidRPr="00EC76D5" w:rsidRDefault="002759C1" w:rsidP="002759C1">
      <w:pPr>
        <w:pStyle w:val="Code"/>
      </w:pPr>
      <w:r w:rsidRPr="00EC76D5">
        <w:t xml:space="preserve">      loadRegister(rightAddressRegister,rightSymbol.getAddressSymbol(),null,0);</w:t>
      </w:r>
    </w:p>
    <w:p w14:paraId="7B8A837A" w14:textId="77777777" w:rsidR="002759C1" w:rsidRPr="00EC76D5" w:rsidRDefault="002759C1" w:rsidP="002759C1">
      <w:pPr>
        <w:pStyle w:val="Code"/>
      </w:pPr>
      <w:r w:rsidRPr="00EC76D5">
        <w:t xml:space="preserve">    }</w:t>
      </w:r>
    </w:p>
    <w:p w14:paraId="0BE2E778" w14:textId="77777777" w:rsidR="002759C1" w:rsidRPr="00EC76D5" w:rsidRDefault="002759C1" w:rsidP="002759C1">
      <w:pPr>
        <w:pStyle w:val="Code"/>
      </w:pPr>
    </w:p>
    <w:p w14:paraId="1AD69BB8" w14:textId="77777777" w:rsidR="002759C1" w:rsidRPr="00EC76D5" w:rsidRDefault="002759C1" w:rsidP="002759C1">
      <w:pPr>
        <w:pStyle w:val="Code"/>
      </w:pPr>
      <w:r w:rsidRPr="00EC76D5">
        <w:t xml:space="preserve">    switch (middleOp) { // mov [bp + 10], 123</w:t>
      </w:r>
    </w:p>
    <w:p w14:paraId="3620B35E" w14:textId="77777777" w:rsidR="002759C1" w:rsidRPr="00EC76D5" w:rsidRDefault="002759C1" w:rsidP="002759C1">
      <w:pPr>
        <w:pStyle w:val="Code"/>
      </w:pPr>
      <w:r w:rsidRPr="00EC76D5">
        <w:t xml:space="preserve">      case Parameter: { // mov [bp + 10], ax</w:t>
      </w:r>
    </w:p>
    <w:p w14:paraId="1F8DE89B" w14:textId="77777777" w:rsidR="002759C1" w:rsidRPr="00EC76D5" w:rsidRDefault="002759C1" w:rsidP="002759C1">
      <w:pPr>
        <w:pStyle w:val="Code"/>
      </w:pPr>
      <w:r w:rsidRPr="00EC76D5">
        <w:t xml:space="preserve">          Symbol paramSymbol = (Symbol) operand2;</w:t>
      </w:r>
    </w:p>
    <w:p w14:paraId="2221326A" w14:textId="77777777" w:rsidR="002759C1" w:rsidRPr="00EC76D5" w:rsidRDefault="002759C1" w:rsidP="002759C1">
      <w:pPr>
        <w:pStyle w:val="Code"/>
      </w:pPr>
      <w:r w:rsidRPr="00EC76D5">
        <w:t xml:space="preserve">          Register stackRegister = getStackRegister(paramSymbol);</w:t>
      </w:r>
    </w:p>
    <w:p w14:paraId="6E97D782" w14:textId="77777777" w:rsidR="002759C1" w:rsidRPr="00EC76D5" w:rsidRDefault="002759C1" w:rsidP="002759C1">
      <w:pPr>
        <w:pStyle w:val="Code"/>
      </w:pPr>
      <w:r w:rsidRPr="00EC76D5">
        <w:t xml:space="preserve">          int recordSize = Main.CurrentTable.getFunctionSize();</w:t>
      </w:r>
    </w:p>
    <w:p w14:paraId="52338F9C" w14:textId="77777777" w:rsidR="002759C1" w:rsidRPr="00EC76D5" w:rsidRDefault="002759C1" w:rsidP="002759C1">
      <w:pPr>
        <w:pStyle w:val="Code"/>
      </w:pPr>
      <w:r w:rsidRPr="00EC76D5">
        <w:t xml:space="preserve">          int paramOffset = recordSize + ((int) operand1);</w:t>
      </w:r>
    </w:p>
    <w:p w14:paraId="1F193767" w14:textId="77777777" w:rsidR="002759C1" w:rsidRPr="00EC76D5" w:rsidRDefault="002759C1" w:rsidP="002759C1">
      <w:pPr>
        <w:pStyle w:val="Code"/>
      </w:pPr>
    </w:p>
    <w:p w14:paraId="256F3B31" w14:textId="77777777" w:rsidR="002759C1" w:rsidRPr="00EC76D5" w:rsidRDefault="002759C1" w:rsidP="002759C1">
      <w:pPr>
        <w:pStyle w:val="Code"/>
      </w:pPr>
      <w:r w:rsidRPr="00EC76D5">
        <w:t xml:space="preserve">          Register baseRegister = Main.FuncSymbol.getType().isEllipse() ?</w:t>
      </w:r>
    </w:p>
    <w:p w14:paraId="373E994C" w14:textId="77777777" w:rsidR="002759C1" w:rsidRPr="00EC76D5" w:rsidRDefault="002759C1" w:rsidP="002759C1">
      <w:pPr>
        <w:pStyle w:val="Code"/>
      </w:pPr>
      <w:r w:rsidRPr="00EC76D5">
        <w:t xml:space="preserve">                                  ObjectCode.EllipseRegister :</w:t>
      </w:r>
    </w:p>
    <w:p w14:paraId="778BD1EC" w14:textId="77777777" w:rsidR="002759C1" w:rsidRPr="00EC76D5" w:rsidRDefault="002759C1" w:rsidP="002759C1">
      <w:pPr>
        <w:pStyle w:val="Code"/>
      </w:pPr>
      <w:r w:rsidRPr="00EC76D5">
        <w:t xml:space="preserve">                                  ObjectCode.FrameRegister;</w:t>
      </w:r>
    </w:p>
    <w:p w14:paraId="4A01385B" w14:textId="77777777" w:rsidR="002759C1" w:rsidRPr="00EC76D5" w:rsidRDefault="002759C1" w:rsidP="002759C1">
      <w:pPr>
        <w:pStyle w:val="Code"/>
      </w:pPr>
    </w:p>
    <w:p w14:paraId="2BDBCB02" w14:textId="77777777" w:rsidR="002759C1" w:rsidRPr="00EC76D5" w:rsidRDefault="002759C1" w:rsidP="002759C1">
      <w:pPr>
        <w:pStyle w:val="Code"/>
      </w:pPr>
      <w:r w:rsidRPr="00EC76D5">
        <w:t xml:space="preserve">          if (paramSymbol.hasValue()) {</w:t>
      </w:r>
    </w:p>
    <w:p w14:paraId="2A07DE4D" w14:textId="77777777" w:rsidR="002759C1" w:rsidRPr="00EC76D5" w:rsidRDefault="002759C1" w:rsidP="002759C1">
      <w:pPr>
        <w:pStyle w:val="Code"/>
      </w:pPr>
      <w:r w:rsidRPr="00EC76D5">
        <w:t xml:space="preserve">            if (paramSymbol.getValue() instanceof String) {</w:t>
      </w:r>
    </w:p>
    <w:p w14:paraId="0AE7E9E5" w14:textId="59EA0580" w:rsidR="002759C1" w:rsidRPr="00EC76D5" w:rsidRDefault="002759C1" w:rsidP="002759C1">
      <w:pPr>
        <w:pStyle w:val="Code"/>
      </w:pPr>
      <w:r w:rsidRPr="00EC76D5">
        <w:t xml:space="preserve">              Generate</w:t>
      </w:r>
      <w:r w:rsidR="002F35C1">
        <w:t>Initializer</w:t>
      </w:r>
      <w:r w:rsidRPr="00EC76D5">
        <w:t>Static.generateByteTextList(Type.StringType, paramSymbol.getValue(),</w:t>
      </w:r>
    </w:p>
    <w:p w14:paraId="7E04B953" w14:textId="77777777" w:rsidR="002759C1" w:rsidRPr="00EC76D5" w:rsidRDefault="002759C1" w:rsidP="002759C1">
      <w:pPr>
        <w:pStyle w:val="Code"/>
      </w:pPr>
      <w:r w:rsidRPr="00EC76D5">
        <w:t xml:space="preserve">                                                         paramSymbol.getByteList(), paramSymbol.getAccessMap(), paramSymbol.getTextList());</w:t>
      </w:r>
    </w:p>
    <w:p w14:paraId="16469BC4" w14:textId="77777777" w:rsidR="002759C1" w:rsidRPr="00EC76D5" w:rsidRDefault="002759C1" w:rsidP="002759C1">
      <w:pPr>
        <w:pStyle w:val="Code"/>
      </w:pPr>
    </w:p>
    <w:p w14:paraId="2DD2765C" w14:textId="77777777" w:rsidR="002759C1" w:rsidRPr="00EC76D5" w:rsidRDefault="002759C1" w:rsidP="002759C1">
      <w:pPr>
        <w:pStyle w:val="Code"/>
      </w:pPr>
      <w:r w:rsidRPr="00EC76D5">
        <w:t xml:space="preserve">              Pair&lt;String,Integer&gt; pair = new Pair&lt;&gt;(paramSymbol.getUniqueName(), paramSymbol.getOffset());</w:t>
      </w:r>
    </w:p>
    <w:p w14:paraId="7E137E2F" w14:textId="77777777" w:rsidR="002759C1" w:rsidRPr="00EC76D5" w:rsidRDefault="002759C1" w:rsidP="002759C1">
      <w:pPr>
        <w:pStyle w:val="Code"/>
      </w:pPr>
      <w:r w:rsidRPr="00EC76D5">
        <w:t xml:space="preserve">              addObjectCode(ObjectOperator.mov_word, baseRegister, paramOffset, pair);</w:t>
      </w:r>
    </w:p>
    <w:p w14:paraId="4CDCDE50" w14:textId="77777777" w:rsidR="002759C1" w:rsidRPr="00EC76D5" w:rsidRDefault="002759C1" w:rsidP="002759C1">
      <w:pPr>
        <w:pStyle w:val="Code"/>
      </w:pPr>
      <w:r w:rsidRPr="00EC76D5">
        <w:t xml:space="preserve">            }</w:t>
      </w:r>
    </w:p>
    <w:p w14:paraId="50498C09" w14:textId="77777777" w:rsidR="002759C1" w:rsidRPr="00EC76D5" w:rsidRDefault="002759C1" w:rsidP="002759C1">
      <w:pPr>
        <w:pStyle w:val="Code"/>
      </w:pPr>
      <w:r w:rsidRPr="00EC76D5">
        <w:t xml:space="preserve">            else {</w:t>
      </w:r>
    </w:p>
    <w:p w14:paraId="308E2178" w14:textId="77777777" w:rsidR="002759C1" w:rsidRPr="00EC76D5" w:rsidRDefault="002759C1" w:rsidP="002759C1">
      <w:pPr>
        <w:pStyle w:val="Code"/>
      </w:pPr>
      <w:r w:rsidRPr="00EC76D5">
        <w:t xml:space="preserve">              int value = ((BigInteger) paramSymbol.getSignedValue()).intValue();</w:t>
      </w:r>
    </w:p>
    <w:p w14:paraId="57A6B728" w14:textId="77777777" w:rsidR="002759C1" w:rsidRPr="00EC76D5" w:rsidRDefault="002759C1" w:rsidP="002759C1">
      <w:pPr>
        <w:pStyle w:val="Code"/>
      </w:pPr>
      <w:r w:rsidRPr="00EC76D5">
        <w:t xml:space="preserve">              ObjectOperator objectOp =</w:t>
      </w:r>
    </w:p>
    <w:p w14:paraId="31CD6D12" w14:textId="77777777" w:rsidR="002759C1" w:rsidRPr="00EC76D5" w:rsidRDefault="002759C1" w:rsidP="002759C1">
      <w:pPr>
        <w:pStyle w:val="Code"/>
      </w:pPr>
      <w:r w:rsidRPr="00EC76D5">
        <w:t xml:space="preserve">                ObjectCode.operatorSize(ObjectOperator.mov, paramSymbol.getType().getSize());</w:t>
      </w:r>
    </w:p>
    <w:p w14:paraId="30DE28D3" w14:textId="77777777" w:rsidR="002759C1" w:rsidRPr="00EC76D5" w:rsidRDefault="002759C1" w:rsidP="002759C1">
      <w:pPr>
        <w:pStyle w:val="Code"/>
      </w:pPr>
      <w:r w:rsidRPr="00EC76D5">
        <w:t xml:space="preserve">              addObjectCode(objectOp, baseRegister, paramOffset, value);</w:t>
      </w:r>
    </w:p>
    <w:p w14:paraId="55D105F6" w14:textId="77777777" w:rsidR="002759C1" w:rsidRPr="00EC76D5" w:rsidRDefault="002759C1" w:rsidP="002759C1">
      <w:pPr>
        <w:pStyle w:val="Code"/>
      </w:pPr>
      <w:r w:rsidRPr="00EC76D5">
        <w:t xml:space="preserve">            }</w:t>
      </w:r>
    </w:p>
    <w:p w14:paraId="4EDE8A01" w14:textId="77777777" w:rsidR="002759C1" w:rsidRPr="00EC76D5" w:rsidRDefault="002759C1" w:rsidP="002759C1">
      <w:pPr>
        <w:pStyle w:val="Code"/>
      </w:pPr>
      <w:r w:rsidRPr="00EC76D5">
        <w:t xml:space="preserve">          }</w:t>
      </w:r>
    </w:p>
    <w:p w14:paraId="4A6127D2" w14:textId="77777777" w:rsidR="002759C1" w:rsidRPr="00EC76D5" w:rsidRDefault="002759C1" w:rsidP="002759C1">
      <w:pPr>
        <w:pStyle w:val="Code"/>
      </w:pPr>
      <w:r w:rsidRPr="00EC76D5">
        <w:t xml:space="preserve">          else { // mov [bp + 2], bp + 10</w:t>
      </w:r>
    </w:p>
    <w:p w14:paraId="0C418CDE" w14:textId="77777777" w:rsidR="002759C1" w:rsidRPr="00EC76D5" w:rsidRDefault="002759C1" w:rsidP="002759C1">
      <w:pPr>
        <w:pStyle w:val="Code"/>
      </w:pPr>
      <w:r w:rsidRPr="00EC76D5">
        <w:t xml:space="preserve">            if (leftRegister != null) {</w:t>
      </w:r>
    </w:p>
    <w:p w14:paraId="49C5D180" w14:textId="77777777" w:rsidR="002759C1" w:rsidRPr="00EC76D5" w:rsidRDefault="002759C1" w:rsidP="002759C1">
      <w:pPr>
        <w:pStyle w:val="Code"/>
      </w:pPr>
      <w:r w:rsidRPr="00EC76D5">
        <w:lastRenderedPageBreak/>
        <w:t xml:space="preserve">              addObjectCode(ObjectOperator.mov, baseRegister, paramOffset, leftRegister);</w:t>
      </w:r>
    </w:p>
    <w:p w14:paraId="450305D3" w14:textId="77777777" w:rsidR="002759C1" w:rsidRPr="00EC76D5" w:rsidRDefault="002759C1" w:rsidP="002759C1">
      <w:pPr>
        <w:pStyle w:val="Code"/>
      </w:pPr>
      <w:r w:rsidRPr="00EC76D5">
        <w:t xml:space="preserve">            }</w:t>
      </w:r>
    </w:p>
    <w:p w14:paraId="20033FD4" w14:textId="77777777" w:rsidR="002759C1" w:rsidRPr="00EC76D5" w:rsidRDefault="002759C1" w:rsidP="002759C1">
      <w:pPr>
        <w:pStyle w:val="Code"/>
      </w:pPr>
      <w:r w:rsidRPr="00EC76D5">
        <w:t xml:space="preserve">            else {</w:t>
      </w:r>
    </w:p>
    <w:p w14:paraId="37B46921" w14:textId="77777777" w:rsidR="002759C1" w:rsidRPr="00EC76D5" w:rsidRDefault="002759C1" w:rsidP="002759C1">
      <w:pPr>
        <w:pStyle w:val="Code"/>
      </w:pPr>
      <w:r w:rsidRPr="00EC76D5">
        <w:t xml:space="preserve">              Assert.error(paramSymbol.getType().isFunctionOrArray());</w:t>
      </w:r>
    </w:p>
    <w:p w14:paraId="1F31EAE9" w14:textId="77777777" w:rsidR="002759C1" w:rsidRPr="00EC76D5" w:rsidRDefault="002759C1" w:rsidP="002759C1">
      <w:pPr>
        <w:pStyle w:val="Code"/>
      </w:pPr>
      <w:r w:rsidRPr="00EC76D5">
        <w:t xml:space="preserve">              </w:t>
      </w:r>
    </w:p>
    <w:p w14:paraId="590DB0E7" w14:textId="77777777" w:rsidR="002759C1" w:rsidRPr="00EC76D5" w:rsidRDefault="002759C1" w:rsidP="002759C1">
      <w:pPr>
        <w:pStyle w:val="Code"/>
      </w:pPr>
      <w:r w:rsidRPr="00EC76D5">
        <w:t xml:space="preserve">              if (paramSymbol.isAutoOrRegister()) {</w:t>
      </w:r>
    </w:p>
    <w:p w14:paraId="7D4879F6" w14:textId="77777777" w:rsidR="002759C1" w:rsidRPr="00EC76D5" w:rsidRDefault="002759C1" w:rsidP="002759C1">
      <w:pPr>
        <w:pStyle w:val="Code"/>
      </w:pPr>
      <w:r w:rsidRPr="00EC76D5">
        <w:t xml:space="preserve">                addObjectCode(ObjectOperator.mov, baseRegister, paramOffset, stackRegister);</w:t>
      </w:r>
    </w:p>
    <w:p w14:paraId="607BCFB8" w14:textId="77777777" w:rsidR="002759C1" w:rsidRPr="00EC76D5" w:rsidRDefault="002759C1" w:rsidP="002759C1">
      <w:pPr>
        <w:pStyle w:val="Code"/>
      </w:pPr>
      <w:r w:rsidRPr="00EC76D5">
        <w:t xml:space="preserve">                addObjectCode(ObjectOperator.add_word, baseRegister, paramOffset, paramSymbol.getOffset());</w:t>
      </w:r>
    </w:p>
    <w:p w14:paraId="08DCC1B4" w14:textId="77777777" w:rsidR="002759C1" w:rsidRPr="00EC76D5" w:rsidRDefault="002759C1" w:rsidP="002759C1">
      <w:pPr>
        <w:pStyle w:val="Code"/>
      </w:pPr>
      <w:r w:rsidRPr="00EC76D5">
        <w:t xml:space="preserve">              }</w:t>
      </w:r>
    </w:p>
    <w:p w14:paraId="17FFD389" w14:textId="77777777" w:rsidR="002759C1" w:rsidRPr="00EC76D5" w:rsidRDefault="002759C1" w:rsidP="002759C1">
      <w:pPr>
        <w:pStyle w:val="Code"/>
      </w:pPr>
      <w:r w:rsidRPr="00EC76D5">
        <w:t xml:space="preserve">              else {</w:t>
      </w:r>
    </w:p>
    <w:p w14:paraId="4C62EAA3" w14:textId="77777777" w:rsidR="002759C1" w:rsidRPr="00EC76D5" w:rsidRDefault="002759C1" w:rsidP="002759C1">
      <w:pPr>
        <w:pStyle w:val="Code"/>
      </w:pPr>
      <w:r w:rsidRPr="00EC76D5">
        <w:t xml:space="preserve">                Pair&lt;String,Integer&gt; paramPair = new Pair&lt;&gt;(paramSymbol.getUniqueName(), paramSymbol.getOffset());</w:t>
      </w:r>
    </w:p>
    <w:p w14:paraId="09D04E14" w14:textId="77777777" w:rsidR="002759C1" w:rsidRPr="00EC76D5" w:rsidRDefault="002759C1" w:rsidP="002759C1">
      <w:pPr>
        <w:pStyle w:val="Code"/>
      </w:pPr>
      <w:r w:rsidRPr="00EC76D5">
        <w:t xml:space="preserve">                addObjectCode(ObjectOperator.mov_word, baseRegister, paramOffset, paramPair);</w:t>
      </w:r>
    </w:p>
    <w:p w14:paraId="17500719" w14:textId="77777777" w:rsidR="002759C1" w:rsidRPr="00EC76D5" w:rsidRDefault="002759C1" w:rsidP="002759C1">
      <w:pPr>
        <w:pStyle w:val="Code"/>
      </w:pPr>
      <w:r w:rsidRPr="00EC76D5">
        <w:t xml:space="preserve">              }</w:t>
      </w:r>
    </w:p>
    <w:p w14:paraId="742CF58A" w14:textId="77777777" w:rsidR="002759C1" w:rsidRPr="00EC76D5" w:rsidRDefault="002759C1" w:rsidP="002759C1">
      <w:pPr>
        <w:pStyle w:val="Code"/>
      </w:pPr>
      <w:r w:rsidRPr="00EC76D5">
        <w:t xml:space="preserve">            }</w:t>
      </w:r>
    </w:p>
    <w:p w14:paraId="7BD49675" w14:textId="77777777" w:rsidR="002759C1" w:rsidRPr="00EC76D5" w:rsidRDefault="002759C1" w:rsidP="002759C1">
      <w:pPr>
        <w:pStyle w:val="Code"/>
      </w:pPr>
      <w:r w:rsidRPr="00EC76D5">
        <w:t xml:space="preserve">          }</w:t>
      </w:r>
    </w:p>
    <w:p w14:paraId="259CF2ED" w14:textId="77777777" w:rsidR="002759C1" w:rsidRPr="00EC76D5" w:rsidRDefault="002759C1" w:rsidP="002759C1">
      <w:pPr>
        <w:pStyle w:val="Code"/>
      </w:pPr>
      <w:r w:rsidRPr="00EC76D5">
        <w:t xml:space="preserve">        }</w:t>
      </w:r>
    </w:p>
    <w:p w14:paraId="112041A5" w14:textId="77777777" w:rsidR="002759C1" w:rsidRPr="00EC76D5" w:rsidRDefault="002759C1" w:rsidP="002759C1">
      <w:pPr>
        <w:pStyle w:val="Code"/>
      </w:pPr>
      <w:r w:rsidRPr="00EC76D5">
        <w:t xml:space="preserve">        break;</w:t>
      </w:r>
    </w:p>
    <w:p w14:paraId="1D831EBA" w14:textId="77777777" w:rsidR="002759C1" w:rsidRPr="00EC76D5" w:rsidRDefault="002759C1" w:rsidP="002759C1">
      <w:pPr>
        <w:pStyle w:val="Code"/>
      </w:pPr>
    </w:p>
    <w:p w14:paraId="4A3E797F" w14:textId="77777777" w:rsidR="002759C1" w:rsidRPr="00EC76D5" w:rsidRDefault="002759C1" w:rsidP="002759C1">
      <w:pPr>
        <w:pStyle w:val="Code"/>
      </w:pPr>
      <w:r w:rsidRPr="00EC76D5">
        <w:t xml:space="preserve">      case Exit:</w:t>
      </w:r>
    </w:p>
    <w:p w14:paraId="59C7D241" w14:textId="77777777" w:rsidR="002759C1" w:rsidRPr="00EC76D5" w:rsidRDefault="002759C1" w:rsidP="002759C1">
      <w:pPr>
        <w:pStyle w:val="Code"/>
      </w:pPr>
      <w:r w:rsidRPr="00EC76D5">
        <w:t xml:space="preserve">        if (leftSymbol == null) {</w:t>
      </w:r>
    </w:p>
    <w:p w14:paraId="61D9EEA3" w14:textId="77777777" w:rsidR="002759C1" w:rsidRPr="00EC76D5" w:rsidRDefault="002759C1" w:rsidP="002759C1">
      <w:pPr>
        <w:pStyle w:val="Code"/>
      </w:pPr>
      <w:r w:rsidRPr="00EC76D5">
        <w:t xml:space="preserve">          addObjectCode(ObjectOperator.mov, Register.al, 0x00, null);</w:t>
      </w:r>
    </w:p>
    <w:p w14:paraId="00A4DA0E" w14:textId="77777777" w:rsidR="002759C1" w:rsidRPr="00EC76D5" w:rsidRDefault="002759C1" w:rsidP="002759C1">
      <w:pPr>
        <w:pStyle w:val="Code"/>
      </w:pPr>
      <w:r w:rsidRPr="00EC76D5">
        <w:t xml:space="preserve">        }</w:t>
      </w:r>
    </w:p>
    <w:p w14:paraId="4F4E01B5" w14:textId="77777777" w:rsidR="002759C1" w:rsidRPr="00EC76D5" w:rsidRDefault="002759C1" w:rsidP="002759C1">
      <w:pPr>
        <w:pStyle w:val="Code"/>
      </w:pPr>
      <w:r w:rsidRPr="00EC76D5">
        <w:t xml:space="preserve">        else if (leftRegister != Register.al) {</w:t>
      </w:r>
    </w:p>
    <w:p w14:paraId="7EA4668D" w14:textId="77777777" w:rsidR="002759C1" w:rsidRPr="00EC76D5" w:rsidRDefault="002759C1" w:rsidP="002759C1">
      <w:pPr>
        <w:pStyle w:val="Code"/>
      </w:pPr>
      <w:r w:rsidRPr="00EC76D5">
        <w:t xml:space="preserve">          addObjectCode(ObjectOperator.mov, Register.al, leftRegister, null);</w:t>
      </w:r>
    </w:p>
    <w:p w14:paraId="03FF26D0" w14:textId="77777777" w:rsidR="002759C1" w:rsidRPr="00EC76D5" w:rsidRDefault="002759C1" w:rsidP="002759C1">
      <w:pPr>
        <w:pStyle w:val="Code"/>
      </w:pPr>
      <w:r w:rsidRPr="00EC76D5">
        <w:t xml:space="preserve">        }</w:t>
      </w:r>
    </w:p>
    <w:p w14:paraId="6E80A924" w14:textId="77777777" w:rsidR="002759C1" w:rsidRPr="00EC76D5" w:rsidRDefault="002759C1" w:rsidP="002759C1">
      <w:pPr>
        <w:pStyle w:val="Code"/>
      </w:pPr>
    </w:p>
    <w:p w14:paraId="58E5B107" w14:textId="77777777" w:rsidR="002759C1" w:rsidRPr="00EC76D5" w:rsidRDefault="002759C1" w:rsidP="002759C1">
      <w:pPr>
        <w:pStyle w:val="Code"/>
      </w:pPr>
      <w:r w:rsidRPr="00EC76D5">
        <w:t xml:space="preserve">        addObjectCode(ObjectOperator.mov, Register.ah, 0x4C, null);</w:t>
      </w:r>
    </w:p>
    <w:p w14:paraId="7EC5498F" w14:textId="77777777" w:rsidR="002759C1" w:rsidRPr="00EC76D5" w:rsidRDefault="002759C1" w:rsidP="002759C1">
      <w:pPr>
        <w:pStyle w:val="Code"/>
      </w:pPr>
      <w:r w:rsidRPr="00EC76D5">
        <w:t xml:space="preserve">        addObjectCode(ObjectOperator.interrupt, 33, null, null);</w:t>
      </w:r>
    </w:p>
    <w:p w14:paraId="71A3E1FE" w14:textId="77777777" w:rsidR="002759C1" w:rsidRPr="00EC76D5" w:rsidRDefault="002759C1" w:rsidP="002759C1">
      <w:pPr>
        <w:pStyle w:val="Code"/>
      </w:pPr>
      <w:r w:rsidRPr="00EC76D5">
        <w:t xml:space="preserve">        break;</w:t>
      </w:r>
    </w:p>
    <w:p w14:paraId="3721AE9B" w14:textId="77777777" w:rsidR="002759C1" w:rsidRPr="00EC76D5" w:rsidRDefault="002759C1" w:rsidP="002759C1">
      <w:pPr>
        <w:pStyle w:val="Code"/>
      </w:pPr>
    </w:p>
    <w:p w14:paraId="2234485A" w14:textId="77777777" w:rsidR="002759C1" w:rsidRPr="00EC76D5" w:rsidRDefault="002759C1" w:rsidP="002759C1">
      <w:pPr>
        <w:pStyle w:val="Code"/>
      </w:pPr>
      <w:r w:rsidRPr="00EC76D5">
        <w:t xml:space="preserve">      case LoadToRegister: {</w:t>
      </w:r>
    </w:p>
    <w:p w14:paraId="4AC86894" w14:textId="77777777" w:rsidR="002759C1" w:rsidRPr="00EC76D5" w:rsidRDefault="002759C1" w:rsidP="002759C1">
      <w:pPr>
        <w:pStyle w:val="Code"/>
      </w:pPr>
      <w:r w:rsidRPr="00EC76D5">
        <w:t xml:space="preserve">          Register register = (Register) operand1;</w:t>
      </w:r>
    </w:p>
    <w:p w14:paraId="0560E556" w14:textId="77777777" w:rsidR="002759C1" w:rsidRPr="00EC76D5" w:rsidRDefault="002759C1" w:rsidP="002759C1">
      <w:pPr>
        <w:pStyle w:val="Code"/>
      </w:pPr>
      <w:r w:rsidRPr="00EC76D5">
        <w:t xml:space="preserve">          </w:t>
      </w:r>
    </w:p>
    <w:p w14:paraId="714AD979" w14:textId="77777777" w:rsidR="002759C1" w:rsidRPr="00EC76D5" w:rsidRDefault="002759C1" w:rsidP="002759C1">
      <w:pPr>
        <w:pStyle w:val="Code"/>
      </w:pPr>
      <w:r w:rsidRPr="00EC76D5">
        <w:t xml:space="preserve">          if (leftSymbol.hasValue()) {</w:t>
      </w:r>
    </w:p>
    <w:p w14:paraId="5F85F0DD" w14:textId="77777777" w:rsidR="002759C1" w:rsidRPr="00EC76D5" w:rsidRDefault="002759C1" w:rsidP="002759C1">
      <w:pPr>
        <w:pStyle w:val="Code"/>
      </w:pPr>
      <w:r w:rsidRPr="00EC76D5">
        <w:t xml:space="preserve">            loadRegister(register, leftSymbol,</w:t>
      </w:r>
    </w:p>
    <w:p w14:paraId="30763C82" w14:textId="77777777" w:rsidR="002759C1" w:rsidRPr="00EC76D5" w:rsidRDefault="002759C1" w:rsidP="002759C1">
      <w:pPr>
        <w:pStyle w:val="Code"/>
      </w:pPr>
      <w:r w:rsidRPr="00EC76D5">
        <w:t xml:space="preserve">                         rightAddressRegister, rightAddressOffset);</w:t>
      </w:r>
    </w:p>
    <w:p w14:paraId="42FC021F" w14:textId="77777777" w:rsidR="002759C1" w:rsidRPr="00EC76D5" w:rsidRDefault="002759C1" w:rsidP="002759C1">
      <w:pPr>
        <w:pStyle w:val="Code"/>
      </w:pPr>
      <w:r w:rsidRPr="00EC76D5">
        <w:t xml:space="preserve">          }</w:t>
      </w:r>
    </w:p>
    <w:p w14:paraId="58EA3042" w14:textId="77777777" w:rsidR="002759C1" w:rsidRPr="00EC76D5" w:rsidRDefault="002759C1" w:rsidP="002759C1">
      <w:pPr>
        <w:pStyle w:val="Code"/>
      </w:pPr>
      <w:r w:rsidRPr="00EC76D5">
        <w:t xml:space="preserve">          else if (register != leftRegister) {</w:t>
      </w:r>
    </w:p>
    <w:p w14:paraId="2B4A3B61" w14:textId="77777777" w:rsidR="002759C1" w:rsidRPr="00EC76D5" w:rsidRDefault="002759C1" w:rsidP="002759C1">
      <w:pPr>
        <w:pStyle w:val="Code"/>
      </w:pPr>
      <w:r w:rsidRPr="00EC76D5">
        <w:t xml:space="preserve">            addObjectCode(ObjectOperator.mov, register, leftRegister, null);</w:t>
      </w:r>
    </w:p>
    <w:p w14:paraId="59D4C530" w14:textId="77777777" w:rsidR="002759C1" w:rsidRPr="00EC76D5" w:rsidRDefault="002759C1" w:rsidP="002759C1">
      <w:pPr>
        <w:pStyle w:val="Code"/>
      </w:pPr>
      <w:r w:rsidRPr="00EC76D5">
        <w:t xml:space="preserve">          }</w:t>
      </w:r>
    </w:p>
    <w:p w14:paraId="529DB12E" w14:textId="77777777" w:rsidR="002759C1" w:rsidRPr="00EC76D5" w:rsidRDefault="002759C1" w:rsidP="002759C1">
      <w:pPr>
        <w:pStyle w:val="Code"/>
      </w:pPr>
      <w:r w:rsidRPr="00EC76D5">
        <w:t xml:space="preserve">        }</w:t>
      </w:r>
    </w:p>
    <w:p w14:paraId="06A31D63" w14:textId="77777777" w:rsidR="002759C1" w:rsidRPr="00EC76D5" w:rsidRDefault="002759C1" w:rsidP="002759C1">
      <w:pPr>
        <w:pStyle w:val="Code"/>
      </w:pPr>
      <w:r w:rsidRPr="00EC76D5">
        <w:t xml:space="preserve">        break;</w:t>
      </w:r>
    </w:p>
    <w:p w14:paraId="3AAB131E" w14:textId="77777777" w:rsidR="002759C1" w:rsidRPr="00EC76D5" w:rsidRDefault="002759C1" w:rsidP="002759C1">
      <w:pPr>
        <w:pStyle w:val="Code"/>
      </w:pPr>
      <w:r w:rsidRPr="00EC76D5">
        <w:t xml:space="preserve">        </w:t>
      </w:r>
    </w:p>
    <w:p w14:paraId="5009298F" w14:textId="77777777" w:rsidR="002759C1" w:rsidRPr="00EC76D5" w:rsidRDefault="002759C1" w:rsidP="002759C1">
      <w:pPr>
        <w:pStyle w:val="Code"/>
      </w:pPr>
      <w:r w:rsidRPr="00EC76D5">
        <w:t xml:space="preserve">      case SaveFromRegister:</w:t>
      </w:r>
    </w:p>
    <w:p w14:paraId="0A8C2D9E" w14:textId="77777777" w:rsidR="002759C1" w:rsidRPr="00EC76D5" w:rsidRDefault="002759C1" w:rsidP="002759C1">
      <w:pPr>
        <w:pStyle w:val="Code"/>
      </w:pPr>
      <w:r w:rsidRPr="00EC76D5">
        <w:t xml:space="preserve">        saveRegister(leftRegister, resultSymbol,</w:t>
      </w:r>
    </w:p>
    <w:p w14:paraId="3EBEB1A2" w14:textId="77777777" w:rsidR="002759C1" w:rsidRPr="00EC76D5" w:rsidRDefault="002759C1" w:rsidP="002759C1">
      <w:pPr>
        <w:pStyle w:val="Code"/>
      </w:pPr>
      <w:r w:rsidRPr="00EC76D5">
        <w:t xml:space="preserve">                     leftAddressRegister, leftAddressOffset);</w:t>
      </w:r>
    </w:p>
    <w:p w14:paraId="34B16646" w14:textId="77777777" w:rsidR="002759C1" w:rsidRPr="00EC76D5" w:rsidRDefault="002759C1" w:rsidP="002759C1">
      <w:pPr>
        <w:pStyle w:val="Code"/>
      </w:pPr>
      <w:r w:rsidRPr="00EC76D5">
        <w:t xml:space="preserve">        break;</w:t>
      </w:r>
    </w:p>
    <w:p w14:paraId="14AD5DC7" w14:textId="77777777" w:rsidR="002759C1" w:rsidRPr="00EC76D5" w:rsidRDefault="002759C1" w:rsidP="002759C1">
      <w:pPr>
        <w:pStyle w:val="Code"/>
      </w:pPr>
      <w:r w:rsidRPr="00EC76D5">
        <w:t xml:space="preserve">        </w:t>
      </w:r>
    </w:p>
    <w:p w14:paraId="59F366AB" w14:textId="77777777" w:rsidR="002759C1" w:rsidRPr="00EC76D5" w:rsidRDefault="002759C1" w:rsidP="002759C1">
      <w:pPr>
        <w:pStyle w:val="Code"/>
      </w:pPr>
      <w:r w:rsidRPr="00EC76D5">
        <w:t xml:space="preserve">      case ClearRegisters:</w:t>
      </w:r>
    </w:p>
    <w:p w14:paraId="69B6A3FB" w14:textId="77777777" w:rsidR="002759C1" w:rsidRPr="00EC76D5" w:rsidRDefault="002759C1" w:rsidP="002759C1">
      <w:pPr>
        <w:pStyle w:val="Code"/>
      </w:pPr>
      <w:r w:rsidRPr="00EC76D5">
        <w:t xml:space="preserve">        break;</w:t>
      </w:r>
    </w:p>
    <w:p w14:paraId="1EBDC9AC" w14:textId="77777777" w:rsidR="002759C1" w:rsidRPr="00EC76D5" w:rsidRDefault="002759C1" w:rsidP="002759C1">
      <w:pPr>
        <w:pStyle w:val="Code"/>
      </w:pPr>
      <w:r w:rsidRPr="00EC76D5">
        <w:t xml:space="preserve">        </w:t>
      </w:r>
    </w:p>
    <w:p w14:paraId="71EE9E21" w14:textId="77777777" w:rsidR="002759C1" w:rsidRPr="00EC76D5" w:rsidRDefault="002759C1" w:rsidP="002759C1">
      <w:pPr>
        <w:pStyle w:val="Code"/>
      </w:pPr>
      <w:r w:rsidRPr="00EC76D5">
        <w:t xml:space="preserve">      case SaveFromFlagByte:</w:t>
      </w:r>
    </w:p>
    <w:p w14:paraId="6A353F3D" w14:textId="77777777" w:rsidR="002759C1" w:rsidRPr="00EC76D5" w:rsidRDefault="002759C1" w:rsidP="002759C1">
      <w:pPr>
        <w:pStyle w:val="Code"/>
      </w:pPr>
      <w:r w:rsidRPr="00EC76D5">
        <w:lastRenderedPageBreak/>
        <w:t xml:space="preserve">        addObjectCode(ObjectOperator.sahf, null, null, null);</w:t>
      </w:r>
    </w:p>
    <w:p w14:paraId="17C7ECB1" w14:textId="77777777" w:rsidR="002759C1" w:rsidRPr="00EC76D5" w:rsidRDefault="002759C1" w:rsidP="002759C1">
      <w:pPr>
        <w:pStyle w:val="Code"/>
      </w:pPr>
      <w:r w:rsidRPr="00EC76D5">
        <w:t xml:space="preserve">        addObjectCode(ObjectOperator.mov, Register.al, Register.ah, null);</w:t>
      </w:r>
    </w:p>
    <w:p w14:paraId="6BCFFA7F" w14:textId="77777777" w:rsidR="002759C1" w:rsidRPr="00EC76D5" w:rsidRDefault="002759C1" w:rsidP="002759C1">
      <w:pPr>
        <w:pStyle w:val="Code"/>
      </w:pPr>
      <w:r w:rsidRPr="00EC76D5">
        <w:t xml:space="preserve">        break;</w:t>
      </w:r>
    </w:p>
    <w:p w14:paraId="24C9BCD2" w14:textId="77777777" w:rsidR="002759C1" w:rsidRPr="00EC76D5" w:rsidRDefault="002759C1" w:rsidP="002759C1">
      <w:pPr>
        <w:pStyle w:val="Code"/>
      </w:pPr>
      <w:r w:rsidRPr="00EC76D5">
        <w:t xml:space="preserve">        </w:t>
      </w:r>
    </w:p>
    <w:p w14:paraId="6A5D804E" w14:textId="77777777" w:rsidR="002759C1" w:rsidRPr="00EC76D5" w:rsidRDefault="002759C1" w:rsidP="002759C1">
      <w:pPr>
        <w:pStyle w:val="Code"/>
      </w:pPr>
      <w:r w:rsidRPr="00EC76D5">
        <w:t xml:space="preserve">      case LoadStatusByte:</w:t>
      </w:r>
    </w:p>
    <w:p w14:paraId="20101D22" w14:textId="77777777" w:rsidR="002759C1" w:rsidRPr="00EC76D5" w:rsidRDefault="002759C1" w:rsidP="002759C1">
      <w:pPr>
        <w:pStyle w:val="Code"/>
      </w:pPr>
      <w:r w:rsidRPr="00EC76D5">
        <w:t xml:space="preserve">        addObjectCode(ObjectOperator.lahf, null, null, null);</w:t>
      </w:r>
    </w:p>
    <w:p w14:paraId="253A714D" w14:textId="77777777" w:rsidR="002759C1" w:rsidRPr="00EC76D5" w:rsidRDefault="002759C1" w:rsidP="002759C1">
      <w:pPr>
        <w:pStyle w:val="Code"/>
      </w:pPr>
      <w:r w:rsidRPr="00EC76D5">
        <w:t xml:space="preserve">        break;</w:t>
      </w:r>
    </w:p>
    <w:p w14:paraId="4E19698B" w14:textId="77777777" w:rsidR="002759C1" w:rsidRPr="00EC76D5" w:rsidRDefault="002759C1" w:rsidP="002759C1">
      <w:pPr>
        <w:pStyle w:val="Code"/>
      </w:pPr>
    </w:p>
    <w:p w14:paraId="3FF2D9C7" w14:textId="77777777" w:rsidR="002759C1" w:rsidRPr="00EC76D5" w:rsidRDefault="002759C1" w:rsidP="002759C1">
      <w:pPr>
        <w:pStyle w:val="Code"/>
      </w:pPr>
      <w:r w:rsidRPr="00EC76D5">
        <w:t xml:space="preserve">        // x = x + 1</w:t>
      </w:r>
    </w:p>
    <w:p w14:paraId="629990CA" w14:textId="77777777" w:rsidR="002759C1" w:rsidRPr="00EC76D5" w:rsidRDefault="002759C1" w:rsidP="002759C1">
      <w:pPr>
        <w:pStyle w:val="Code"/>
      </w:pPr>
      <w:r w:rsidRPr="00EC76D5">
        <w:t xml:space="preserve">        // x = 1 + x</w:t>
      </w:r>
    </w:p>
    <w:p w14:paraId="38548BFF" w14:textId="77777777" w:rsidR="002759C1" w:rsidRPr="00EC76D5" w:rsidRDefault="002759C1" w:rsidP="002759C1">
      <w:pPr>
        <w:pStyle w:val="Code"/>
      </w:pPr>
      <w:r w:rsidRPr="00EC76D5">
        <w:t xml:space="preserve">        // x += 1</w:t>
      </w:r>
    </w:p>
    <w:p w14:paraId="1E8B7DB8" w14:textId="77777777" w:rsidR="002759C1" w:rsidRPr="00EC76D5" w:rsidRDefault="002759C1" w:rsidP="002759C1">
      <w:pPr>
        <w:pStyle w:val="Code"/>
      </w:pPr>
      <w:r w:rsidRPr="00EC76D5">
        <w:t xml:space="preserve">        // x++</w:t>
      </w:r>
    </w:p>
    <w:p w14:paraId="6862CBA4" w14:textId="77777777" w:rsidR="002759C1" w:rsidRPr="00EC76D5" w:rsidRDefault="002759C1" w:rsidP="002759C1">
      <w:pPr>
        <w:pStyle w:val="Code"/>
      </w:pPr>
      <w:r w:rsidRPr="00EC76D5">
        <w:t xml:space="preserve">        </w:t>
      </w:r>
    </w:p>
    <w:p w14:paraId="312B3D94" w14:textId="77777777" w:rsidR="002759C1" w:rsidRPr="00EC76D5" w:rsidRDefault="002759C1" w:rsidP="002759C1">
      <w:pPr>
        <w:pStyle w:val="Code"/>
      </w:pPr>
      <w:r w:rsidRPr="00EC76D5">
        <w:t xml:space="preserve">        // $1 = y + z</w:t>
      </w:r>
    </w:p>
    <w:p w14:paraId="62E618ED" w14:textId="77777777" w:rsidR="002759C1" w:rsidRPr="00EC76D5" w:rsidRDefault="002759C1" w:rsidP="002759C1">
      <w:pPr>
        <w:pStyle w:val="Code"/>
      </w:pPr>
      <w:r w:rsidRPr="00EC76D5">
        <w:t xml:space="preserve">        // x = $1</w:t>
      </w:r>
    </w:p>
    <w:p w14:paraId="305724D9" w14:textId="77777777" w:rsidR="002759C1" w:rsidRPr="00EC76D5" w:rsidRDefault="002759C1" w:rsidP="002759C1">
      <w:pPr>
        <w:pStyle w:val="Code"/>
      </w:pPr>
      <w:r w:rsidRPr="00EC76D5">
        <w:t xml:space="preserve">        // x = y + z</w:t>
      </w:r>
    </w:p>
    <w:p w14:paraId="1A2D7020" w14:textId="77777777" w:rsidR="002759C1" w:rsidRPr="00EC76D5" w:rsidRDefault="002759C1" w:rsidP="002759C1">
      <w:pPr>
        <w:pStyle w:val="Code"/>
      </w:pPr>
      <w:r w:rsidRPr="00EC76D5">
        <w:t xml:space="preserve">        </w:t>
      </w:r>
    </w:p>
    <w:p w14:paraId="5C33468D" w14:textId="77777777" w:rsidR="002759C1" w:rsidRPr="00EC76D5" w:rsidRDefault="002759C1" w:rsidP="002759C1">
      <w:pPr>
        <w:pStyle w:val="Code"/>
      </w:pPr>
      <w:r w:rsidRPr="00EC76D5">
        <w:t xml:space="preserve">        // $1 = -y</w:t>
      </w:r>
    </w:p>
    <w:p w14:paraId="362681A4" w14:textId="77777777" w:rsidR="002759C1" w:rsidRPr="00EC76D5" w:rsidRDefault="002759C1" w:rsidP="002759C1">
      <w:pPr>
        <w:pStyle w:val="Code"/>
      </w:pPr>
      <w:r w:rsidRPr="00EC76D5">
        <w:t xml:space="preserve">        // x = $1</w:t>
      </w:r>
    </w:p>
    <w:p w14:paraId="7E483210" w14:textId="77777777" w:rsidR="002759C1" w:rsidRPr="00EC76D5" w:rsidRDefault="002759C1" w:rsidP="002759C1">
      <w:pPr>
        <w:pStyle w:val="Code"/>
      </w:pPr>
      <w:r w:rsidRPr="00EC76D5">
        <w:t xml:space="preserve">        // x = -y</w:t>
      </w:r>
    </w:p>
    <w:p w14:paraId="32B58693" w14:textId="77777777" w:rsidR="002759C1" w:rsidRPr="00EC76D5" w:rsidRDefault="002759C1" w:rsidP="002759C1">
      <w:pPr>
        <w:pStyle w:val="Code"/>
      </w:pPr>
      <w:r w:rsidRPr="00EC76D5">
        <w:t xml:space="preserve">        </w:t>
      </w:r>
    </w:p>
    <w:p w14:paraId="78F88B7E" w14:textId="77777777" w:rsidR="002759C1" w:rsidRPr="00EC76D5" w:rsidRDefault="002759C1" w:rsidP="002759C1">
      <w:pPr>
        <w:pStyle w:val="Code"/>
      </w:pPr>
      <w:r w:rsidRPr="00EC76D5">
        <w:t xml:space="preserve">        // x = -x -&gt; neg [bp + 10]</w:t>
      </w:r>
    </w:p>
    <w:p w14:paraId="720C55A9" w14:textId="77777777" w:rsidR="002759C1" w:rsidRPr="00EC76D5" w:rsidRDefault="002759C1" w:rsidP="002759C1">
      <w:pPr>
        <w:pStyle w:val="Code"/>
      </w:pPr>
      <w:r w:rsidRPr="00EC76D5">
        <w:t xml:space="preserve">        </w:t>
      </w:r>
    </w:p>
    <w:p w14:paraId="5E3F1C05" w14:textId="77777777" w:rsidR="002759C1" w:rsidRPr="00EC76D5" w:rsidRDefault="002759C1" w:rsidP="002759C1">
      <w:pPr>
        <w:pStyle w:val="Code"/>
      </w:pPr>
      <w:r w:rsidRPr="00EC76D5">
        <w:t xml:space="preserve">      case BitwiseNot:</w:t>
      </w:r>
    </w:p>
    <w:p w14:paraId="3622CDC0" w14:textId="77777777" w:rsidR="002759C1" w:rsidRPr="00EC76D5" w:rsidRDefault="002759C1" w:rsidP="002759C1">
      <w:pPr>
        <w:pStyle w:val="Code"/>
      </w:pPr>
      <w:r w:rsidRPr="00EC76D5">
        <w:t xml:space="preserve">      case UnarySubtract: {</w:t>
      </w:r>
    </w:p>
    <w:p w14:paraId="703C01BC" w14:textId="77777777" w:rsidR="002759C1" w:rsidRPr="00EC76D5" w:rsidRDefault="002759C1" w:rsidP="002759C1">
      <w:pPr>
        <w:pStyle w:val="Code"/>
      </w:pPr>
      <w:r w:rsidRPr="00EC76D5">
        <w:t xml:space="preserve">          ObjectOperator objectOp = m_middleToIntegralTargetMap.get(middleOp);</w:t>
      </w:r>
    </w:p>
    <w:p w14:paraId="491B71F9" w14:textId="77777777" w:rsidR="002759C1" w:rsidRPr="00EC76D5" w:rsidRDefault="002759C1" w:rsidP="002759C1">
      <w:pPr>
        <w:pStyle w:val="Code"/>
      </w:pPr>
      <w:r w:rsidRPr="00EC76D5">
        <w:t xml:space="preserve">          generateUnaryExpression(objectOp, leftRegister, leftSymbol,</w:t>
      </w:r>
    </w:p>
    <w:p w14:paraId="3CF02DDB" w14:textId="77777777" w:rsidR="002759C1" w:rsidRPr="00EC76D5" w:rsidRDefault="002759C1" w:rsidP="002759C1">
      <w:pPr>
        <w:pStyle w:val="Code"/>
      </w:pPr>
      <w:r w:rsidRPr="00EC76D5">
        <w:t xml:space="preserve">                                  leftAddressRegister, leftAddressOffset);</w:t>
      </w:r>
    </w:p>
    <w:p w14:paraId="651C0093" w14:textId="77777777" w:rsidR="002759C1" w:rsidRPr="00EC76D5" w:rsidRDefault="002759C1" w:rsidP="002759C1">
      <w:pPr>
        <w:pStyle w:val="Code"/>
      </w:pPr>
      <w:r w:rsidRPr="00EC76D5">
        <w:t xml:space="preserve">        }</w:t>
      </w:r>
    </w:p>
    <w:p w14:paraId="7E4EF552" w14:textId="77777777" w:rsidR="002759C1" w:rsidRPr="00EC76D5" w:rsidRDefault="002759C1" w:rsidP="002759C1">
      <w:pPr>
        <w:pStyle w:val="Code"/>
      </w:pPr>
      <w:r w:rsidRPr="00EC76D5">
        <w:t xml:space="preserve">        break;</w:t>
      </w:r>
    </w:p>
    <w:p w14:paraId="36263689" w14:textId="77777777" w:rsidR="002759C1" w:rsidRPr="00EC76D5" w:rsidRDefault="002759C1" w:rsidP="002759C1">
      <w:pPr>
        <w:pStyle w:val="Code"/>
      </w:pPr>
      <w:r w:rsidRPr="00EC76D5">
        <w:t xml:space="preserve">        </w:t>
      </w:r>
    </w:p>
    <w:p w14:paraId="73070766" w14:textId="77777777" w:rsidR="002759C1" w:rsidRPr="00EC76D5" w:rsidRDefault="002759C1" w:rsidP="002759C1">
      <w:pPr>
        <w:pStyle w:val="Code"/>
      </w:pPr>
      <w:r w:rsidRPr="00EC76D5">
        <w:t xml:space="preserve">      case PrefixIncrement:</w:t>
      </w:r>
    </w:p>
    <w:p w14:paraId="6FB3C7E4" w14:textId="77777777" w:rsidR="002759C1" w:rsidRPr="00EC76D5" w:rsidRDefault="002759C1" w:rsidP="002759C1">
      <w:pPr>
        <w:pStyle w:val="Code"/>
      </w:pPr>
      <w:r w:rsidRPr="00EC76D5">
        <w:t xml:space="preserve">      case PrefixDecrement: {</w:t>
      </w:r>
    </w:p>
    <w:p w14:paraId="5F086F23" w14:textId="77777777" w:rsidR="002759C1" w:rsidRPr="00EC76D5" w:rsidRDefault="002759C1" w:rsidP="002759C1">
      <w:pPr>
        <w:pStyle w:val="Code"/>
      </w:pPr>
      <w:r w:rsidRPr="00EC76D5">
        <w:t xml:space="preserve">          ObjectOperator objectOp = m_middleToIntegralTargetMap.get(middleOp);</w:t>
      </w:r>
    </w:p>
    <w:p w14:paraId="619C6E8D" w14:textId="77777777" w:rsidR="002759C1" w:rsidRPr="00EC76D5" w:rsidRDefault="002759C1" w:rsidP="002759C1">
      <w:pPr>
        <w:pStyle w:val="Code"/>
      </w:pPr>
      <w:r w:rsidRPr="00EC76D5">
        <w:t xml:space="preserve">          generateUnaryExpression(objectOp, rightRegister, rightSymbol,</w:t>
      </w:r>
    </w:p>
    <w:p w14:paraId="4949F316" w14:textId="77777777" w:rsidR="002759C1" w:rsidRPr="00EC76D5" w:rsidRDefault="002759C1" w:rsidP="002759C1">
      <w:pPr>
        <w:pStyle w:val="Code"/>
      </w:pPr>
      <w:r w:rsidRPr="00EC76D5">
        <w:t xml:space="preserve">                                  rightAddressRegister, rightAddressOffset);</w:t>
      </w:r>
    </w:p>
    <w:p w14:paraId="34FF60FE" w14:textId="77777777" w:rsidR="002759C1" w:rsidRPr="00EC76D5" w:rsidRDefault="002759C1" w:rsidP="002759C1">
      <w:pPr>
        <w:pStyle w:val="Code"/>
      </w:pPr>
      <w:r w:rsidRPr="00EC76D5">
        <w:t xml:space="preserve">          </w:t>
      </w:r>
    </w:p>
    <w:p w14:paraId="4438CD7C" w14:textId="77777777" w:rsidR="002759C1" w:rsidRPr="00EC76D5" w:rsidRDefault="002759C1" w:rsidP="002759C1">
      <w:pPr>
        <w:pStyle w:val="Code"/>
      </w:pPr>
      <w:r w:rsidRPr="00EC76D5">
        <w:t xml:space="preserve">          if (rightRegister != null) {</w:t>
      </w:r>
    </w:p>
    <w:p w14:paraId="522FE663" w14:textId="77777777" w:rsidR="002759C1" w:rsidRPr="00EC76D5" w:rsidRDefault="002759C1" w:rsidP="002759C1">
      <w:pPr>
        <w:pStyle w:val="Code"/>
      </w:pPr>
      <w:r w:rsidRPr="00EC76D5">
        <w:t xml:space="preserve">            saveRegister(rightRegister, rightSymbol, null, 0);</w:t>
      </w:r>
    </w:p>
    <w:p w14:paraId="12A643BA" w14:textId="77777777" w:rsidR="002759C1" w:rsidRPr="00EC76D5" w:rsidRDefault="002759C1" w:rsidP="002759C1">
      <w:pPr>
        <w:pStyle w:val="Code"/>
      </w:pPr>
      <w:r w:rsidRPr="00EC76D5">
        <w:t xml:space="preserve">          }</w:t>
      </w:r>
    </w:p>
    <w:p w14:paraId="0F80EF4B" w14:textId="77777777" w:rsidR="002759C1" w:rsidRPr="00EC76D5" w:rsidRDefault="002759C1" w:rsidP="002759C1">
      <w:pPr>
        <w:pStyle w:val="Code"/>
      </w:pPr>
      <w:r w:rsidRPr="00EC76D5">
        <w:t xml:space="preserve">        }</w:t>
      </w:r>
    </w:p>
    <w:p w14:paraId="6068D6FA" w14:textId="77777777" w:rsidR="002759C1" w:rsidRPr="00EC76D5" w:rsidRDefault="002759C1" w:rsidP="002759C1">
      <w:pPr>
        <w:pStyle w:val="Code"/>
      </w:pPr>
      <w:r w:rsidRPr="00EC76D5">
        <w:t xml:space="preserve">        break;</w:t>
      </w:r>
    </w:p>
    <w:p w14:paraId="310C20A5" w14:textId="77777777" w:rsidR="002759C1" w:rsidRPr="00EC76D5" w:rsidRDefault="002759C1" w:rsidP="002759C1">
      <w:pPr>
        <w:pStyle w:val="Code"/>
      </w:pPr>
    </w:p>
    <w:p w14:paraId="394D1C07" w14:textId="77777777" w:rsidR="002759C1" w:rsidRPr="00EC76D5" w:rsidRDefault="002759C1" w:rsidP="002759C1">
      <w:pPr>
        <w:pStyle w:val="Code"/>
      </w:pPr>
      <w:r w:rsidRPr="00EC76D5">
        <w:t xml:space="preserve">      case PostfixIncrement:</w:t>
      </w:r>
    </w:p>
    <w:p w14:paraId="5E391A53" w14:textId="77777777" w:rsidR="002759C1" w:rsidRPr="00EC76D5" w:rsidRDefault="002759C1" w:rsidP="002759C1">
      <w:pPr>
        <w:pStyle w:val="Code"/>
      </w:pPr>
      <w:r w:rsidRPr="00EC76D5">
        <w:t xml:space="preserve">      case PostfixDecrement: {</w:t>
      </w:r>
    </w:p>
    <w:p w14:paraId="4FB3BD90" w14:textId="77777777" w:rsidR="002759C1" w:rsidRPr="00EC76D5" w:rsidRDefault="002759C1" w:rsidP="002759C1">
      <w:pPr>
        <w:pStyle w:val="Code"/>
      </w:pPr>
      <w:r w:rsidRPr="00EC76D5">
        <w:t xml:space="preserve">          if (rightRegister != null) {</w:t>
      </w:r>
    </w:p>
    <w:p w14:paraId="3D7C2E3B" w14:textId="77777777" w:rsidR="002759C1" w:rsidRPr="00EC76D5" w:rsidRDefault="002759C1" w:rsidP="002759C1">
      <w:pPr>
        <w:pStyle w:val="Code"/>
      </w:pPr>
      <w:r w:rsidRPr="00EC76D5">
        <w:t xml:space="preserve">            addObjectCode(ObjectOperator.mov, leftRegister,rightRegister,null);</w:t>
      </w:r>
    </w:p>
    <w:p w14:paraId="60065D01" w14:textId="77777777" w:rsidR="002759C1" w:rsidRPr="00EC76D5" w:rsidRDefault="002759C1" w:rsidP="002759C1">
      <w:pPr>
        <w:pStyle w:val="Code"/>
      </w:pPr>
      <w:r w:rsidRPr="00EC76D5">
        <w:t xml:space="preserve">          }</w:t>
      </w:r>
    </w:p>
    <w:p w14:paraId="6F2AEBD1" w14:textId="77777777" w:rsidR="002759C1" w:rsidRPr="00EC76D5" w:rsidRDefault="002759C1" w:rsidP="002759C1">
      <w:pPr>
        <w:pStyle w:val="Code"/>
      </w:pPr>
      <w:r w:rsidRPr="00EC76D5">
        <w:t xml:space="preserve">          else {</w:t>
      </w:r>
    </w:p>
    <w:p w14:paraId="5CA5A5D0" w14:textId="77777777" w:rsidR="002759C1" w:rsidRPr="00EC76D5" w:rsidRDefault="002759C1" w:rsidP="002759C1">
      <w:pPr>
        <w:pStyle w:val="Code"/>
      </w:pPr>
      <w:r w:rsidRPr="00EC76D5">
        <w:t xml:space="preserve">            loadRegister(leftRegister, rightSymbol, null, 0);</w:t>
      </w:r>
    </w:p>
    <w:p w14:paraId="59D70430" w14:textId="77777777" w:rsidR="002759C1" w:rsidRPr="00EC76D5" w:rsidRDefault="002759C1" w:rsidP="002759C1">
      <w:pPr>
        <w:pStyle w:val="Code"/>
      </w:pPr>
      <w:r w:rsidRPr="00EC76D5">
        <w:t xml:space="preserve">          }</w:t>
      </w:r>
    </w:p>
    <w:p w14:paraId="28C8874C" w14:textId="77777777" w:rsidR="002759C1" w:rsidRPr="00EC76D5" w:rsidRDefault="002759C1" w:rsidP="002759C1">
      <w:pPr>
        <w:pStyle w:val="Code"/>
      </w:pPr>
      <w:r w:rsidRPr="00EC76D5">
        <w:t xml:space="preserve">          </w:t>
      </w:r>
    </w:p>
    <w:p w14:paraId="2FFB2AA1" w14:textId="77777777" w:rsidR="002759C1" w:rsidRPr="00EC76D5" w:rsidRDefault="002759C1" w:rsidP="002759C1">
      <w:pPr>
        <w:pStyle w:val="Code"/>
      </w:pPr>
      <w:r w:rsidRPr="00EC76D5">
        <w:t xml:space="preserve">          ObjectOperator objectOp = m_middleToIntegralTargetMap.get(middleOp);</w:t>
      </w:r>
    </w:p>
    <w:p w14:paraId="519F28EC" w14:textId="77777777" w:rsidR="002759C1" w:rsidRPr="00EC76D5" w:rsidRDefault="002759C1" w:rsidP="002759C1">
      <w:pPr>
        <w:pStyle w:val="Code"/>
      </w:pPr>
      <w:r w:rsidRPr="00EC76D5">
        <w:t xml:space="preserve">          generateUnaryExpression(objectOp, rightRegister, rightSymbol,</w:t>
      </w:r>
    </w:p>
    <w:p w14:paraId="61F1B5AE" w14:textId="77777777" w:rsidR="002759C1" w:rsidRPr="00EC76D5" w:rsidRDefault="002759C1" w:rsidP="002759C1">
      <w:pPr>
        <w:pStyle w:val="Code"/>
      </w:pPr>
      <w:r w:rsidRPr="00EC76D5">
        <w:t xml:space="preserve">                                  rightAddressRegister, rightAddressOffset);</w:t>
      </w:r>
    </w:p>
    <w:p w14:paraId="10D3CD26" w14:textId="77777777" w:rsidR="002759C1" w:rsidRPr="00EC76D5" w:rsidRDefault="002759C1" w:rsidP="002759C1">
      <w:pPr>
        <w:pStyle w:val="Code"/>
      </w:pPr>
      <w:r w:rsidRPr="00EC76D5">
        <w:t xml:space="preserve">          </w:t>
      </w:r>
    </w:p>
    <w:p w14:paraId="2871E4BA" w14:textId="77777777" w:rsidR="002759C1" w:rsidRPr="00EC76D5" w:rsidRDefault="002759C1" w:rsidP="002759C1">
      <w:pPr>
        <w:pStyle w:val="Code"/>
      </w:pPr>
      <w:r w:rsidRPr="00EC76D5">
        <w:lastRenderedPageBreak/>
        <w:t xml:space="preserve">          if (rightRegister != null) {</w:t>
      </w:r>
    </w:p>
    <w:p w14:paraId="346076B5" w14:textId="77777777" w:rsidR="002759C1" w:rsidRPr="00EC76D5" w:rsidRDefault="002759C1" w:rsidP="002759C1">
      <w:pPr>
        <w:pStyle w:val="Code"/>
      </w:pPr>
      <w:r w:rsidRPr="00EC76D5">
        <w:t xml:space="preserve">            saveRegister(rightRegister, rightSymbol, null, 0);</w:t>
      </w:r>
    </w:p>
    <w:p w14:paraId="73B6CE00" w14:textId="77777777" w:rsidR="002759C1" w:rsidRPr="00EC76D5" w:rsidRDefault="002759C1" w:rsidP="002759C1">
      <w:pPr>
        <w:pStyle w:val="Code"/>
      </w:pPr>
      <w:r w:rsidRPr="00EC76D5">
        <w:t xml:space="preserve">          }</w:t>
      </w:r>
    </w:p>
    <w:p w14:paraId="4709C472" w14:textId="77777777" w:rsidR="002759C1" w:rsidRPr="00EC76D5" w:rsidRDefault="002759C1" w:rsidP="002759C1">
      <w:pPr>
        <w:pStyle w:val="Code"/>
      </w:pPr>
      <w:r w:rsidRPr="00EC76D5">
        <w:t xml:space="preserve">        }</w:t>
      </w:r>
    </w:p>
    <w:p w14:paraId="5CC2195C" w14:textId="77777777" w:rsidR="002759C1" w:rsidRPr="00EC76D5" w:rsidRDefault="002759C1" w:rsidP="002759C1">
      <w:pPr>
        <w:pStyle w:val="Code"/>
      </w:pPr>
      <w:r w:rsidRPr="00EC76D5">
        <w:t xml:space="preserve">        break;</w:t>
      </w:r>
    </w:p>
    <w:p w14:paraId="1D53D75C" w14:textId="77777777" w:rsidR="002759C1" w:rsidRPr="00EC76D5" w:rsidRDefault="002759C1" w:rsidP="002759C1">
      <w:pPr>
        <w:pStyle w:val="Code"/>
      </w:pPr>
    </w:p>
    <w:p w14:paraId="34799E58" w14:textId="77777777" w:rsidR="002759C1" w:rsidRPr="00EC76D5" w:rsidRDefault="002759C1" w:rsidP="002759C1">
      <w:pPr>
        <w:pStyle w:val="Code"/>
      </w:pPr>
      <w:r w:rsidRPr="00EC76D5">
        <w:t xml:space="preserve">      case Interrupt: {</w:t>
      </w:r>
    </w:p>
    <w:p w14:paraId="38BC591B" w14:textId="77777777" w:rsidR="002759C1" w:rsidRPr="00EC76D5" w:rsidRDefault="002759C1" w:rsidP="002759C1">
      <w:pPr>
        <w:pStyle w:val="Code"/>
      </w:pPr>
      <w:r w:rsidRPr="00EC76D5">
        <w:t xml:space="preserve">          int intValue = ((BigInteger) operand1).intValue();</w:t>
      </w:r>
    </w:p>
    <w:p w14:paraId="2CB3310F" w14:textId="77777777" w:rsidR="002759C1" w:rsidRPr="00EC76D5" w:rsidRDefault="002759C1" w:rsidP="002759C1">
      <w:pPr>
        <w:pStyle w:val="Code"/>
      </w:pPr>
      <w:r w:rsidRPr="00EC76D5">
        <w:t xml:space="preserve">          addObjectCode(ObjectOperator.interrupt, intValue, null, null);</w:t>
      </w:r>
    </w:p>
    <w:p w14:paraId="716DD487" w14:textId="77777777" w:rsidR="002759C1" w:rsidRPr="00EC76D5" w:rsidRDefault="002759C1" w:rsidP="002759C1">
      <w:pPr>
        <w:pStyle w:val="Code"/>
      </w:pPr>
      <w:r w:rsidRPr="00EC76D5">
        <w:t xml:space="preserve">        }</w:t>
      </w:r>
    </w:p>
    <w:p w14:paraId="1D7F3535" w14:textId="77777777" w:rsidR="002759C1" w:rsidRPr="00EC76D5" w:rsidRDefault="002759C1" w:rsidP="002759C1">
      <w:pPr>
        <w:pStyle w:val="Code"/>
      </w:pPr>
      <w:r w:rsidRPr="00EC76D5">
        <w:t xml:space="preserve">        break;</w:t>
      </w:r>
    </w:p>
    <w:p w14:paraId="3428F6F7" w14:textId="77777777" w:rsidR="002759C1" w:rsidRPr="00EC76D5" w:rsidRDefault="002759C1" w:rsidP="002759C1">
      <w:pPr>
        <w:pStyle w:val="Code"/>
      </w:pPr>
    </w:p>
    <w:p w14:paraId="22972ADD" w14:textId="77777777" w:rsidR="002759C1" w:rsidRPr="00EC76D5" w:rsidRDefault="002759C1" w:rsidP="002759C1">
      <w:pPr>
        <w:pStyle w:val="Code"/>
      </w:pPr>
      <w:r w:rsidRPr="00EC76D5">
        <w:t xml:space="preserve">      case JumpRegister: {</w:t>
      </w:r>
    </w:p>
    <w:p w14:paraId="1C541E8E" w14:textId="77777777" w:rsidR="002759C1" w:rsidRPr="00EC76D5" w:rsidRDefault="002759C1" w:rsidP="002759C1">
      <w:pPr>
        <w:pStyle w:val="Code"/>
      </w:pPr>
      <w:r w:rsidRPr="00EC76D5">
        <w:t xml:space="preserve">          Register jumpRegister = (Register) operand1;</w:t>
      </w:r>
    </w:p>
    <w:p w14:paraId="6224DEE3" w14:textId="77777777" w:rsidR="002759C1" w:rsidRPr="00EC76D5" w:rsidRDefault="002759C1" w:rsidP="002759C1">
      <w:pPr>
        <w:pStyle w:val="Code"/>
      </w:pPr>
      <w:r w:rsidRPr="00EC76D5">
        <w:t xml:space="preserve">          addObjectCode(ObjectOperator.jmp, jumpRegister, null, null);</w:t>
      </w:r>
    </w:p>
    <w:p w14:paraId="3B87983C" w14:textId="77777777" w:rsidR="002759C1" w:rsidRPr="00EC76D5" w:rsidRDefault="002759C1" w:rsidP="002759C1">
      <w:pPr>
        <w:pStyle w:val="Code"/>
      </w:pPr>
      <w:r w:rsidRPr="00EC76D5">
        <w:t xml:space="preserve">        }</w:t>
      </w:r>
    </w:p>
    <w:p w14:paraId="5BE8139B" w14:textId="77777777" w:rsidR="002759C1" w:rsidRPr="00EC76D5" w:rsidRDefault="002759C1" w:rsidP="002759C1">
      <w:pPr>
        <w:pStyle w:val="Code"/>
      </w:pPr>
      <w:r w:rsidRPr="00EC76D5">
        <w:t xml:space="preserve">        break;</w:t>
      </w:r>
    </w:p>
    <w:p w14:paraId="71450B08" w14:textId="77777777" w:rsidR="002759C1" w:rsidRPr="00EC76D5" w:rsidRDefault="002759C1" w:rsidP="002759C1">
      <w:pPr>
        <w:pStyle w:val="Code"/>
      </w:pPr>
    </w:p>
    <w:p w14:paraId="00C51710" w14:textId="77777777" w:rsidR="002759C1" w:rsidRPr="00EC76D5" w:rsidRDefault="002759C1" w:rsidP="002759C1">
      <w:pPr>
        <w:pStyle w:val="Code"/>
      </w:pPr>
      <w:r w:rsidRPr="00EC76D5">
        <w:t xml:space="preserve">      case Multiply:</w:t>
      </w:r>
    </w:p>
    <w:p w14:paraId="24127CAF" w14:textId="77777777" w:rsidR="002759C1" w:rsidRPr="00EC76D5" w:rsidRDefault="002759C1" w:rsidP="002759C1">
      <w:pPr>
        <w:pStyle w:val="Code"/>
      </w:pPr>
      <w:r w:rsidRPr="00EC76D5">
        <w:t xml:space="preserve">      case Divide:</w:t>
      </w:r>
    </w:p>
    <w:p w14:paraId="7445FE12" w14:textId="77777777" w:rsidR="002759C1" w:rsidRPr="00EC76D5" w:rsidRDefault="002759C1" w:rsidP="002759C1">
      <w:pPr>
        <w:pStyle w:val="Code"/>
      </w:pPr>
      <w:r w:rsidRPr="00EC76D5">
        <w:t xml:space="preserve">      case Modulo: {</w:t>
      </w:r>
    </w:p>
    <w:p w14:paraId="3C30DC3B" w14:textId="77777777" w:rsidR="002759C1" w:rsidRPr="00EC76D5" w:rsidRDefault="002759C1" w:rsidP="002759C1">
      <w:pPr>
        <w:pStyle w:val="Code"/>
      </w:pPr>
      <w:r w:rsidRPr="00EC76D5">
        <w:t xml:space="preserve">          if (middleCode.toString().contains("Modulo $temp1170 num denum")) {</w:t>
      </w:r>
    </w:p>
    <w:p w14:paraId="397DA404" w14:textId="77777777" w:rsidR="002759C1" w:rsidRPr="00EC76D5" w:rsidRDefault="002759C1" w:rsidP="002759C1">
      <w:pPr>
        <w:pStyle w:val="Code"/>
      </w:pPr>
      <w:r w:rsidRPr="00EC76D5">
        <w:t xml:space="preserve">            int i = 1;</w:t>
      </w:r>
    </w:p>
    <w:p w14:paraId="240A0C77" w14:textId="77777777" w:rsidR="002759C1" w:rsidRPr="00EC76D5" w:rsidRDefault="002759C1" w:rsidP="002759C1">
      <w:pPr>
        <w:pStyle w:val="Code"/>
      </w:pPr>
      <w:r w:rsidRPr="00EC76D5">
        <w:t xml:space="preserve">          }</w:t>
      </w:r>
    </w:p>
    <w:p w14:paraId="308CF0FF" w14:textId="77777777" w:rsidR="002759C1" w:rsidRPr="00EC76D5" w:rsidRDefault="002759C1" w:rsidP="002759C1">
      <w:pPr>
        <w:pStyle w:val="Code"/>
      </w:pPr>
    </w:p>
    <w:p w14:paraId="2A063038" w14:textId="77777777" w:rsidR="002759C1" w:rsidRPr="00EC76D5" w:rsidRDefault="002759C1" w:rsidP="002759C1">
      <w:pPr>
        <w:pStyle w:val="Code"/>
      </w:pPr>
      <w:r w:rsidRPr="00EC76D5">
        <w:t xml:space="preserve">          int typeSize = leftSymbol.getType().getSize();</w:t>
      </w:r>
    </w:p>
    <w:p w14:paraId="4A74960E" w14:textId="77777777" w:rsidR="002759C1" w:rsidRPr="00EC76D5" w:rsidRDefault="002759C1" w:rsidP="002759C1">
      <w:pPr>
        <w:pStyle w:val="Code"/>
      </w:pPr>
      <w:r w:rsidRPr="00EC76D5">
        <w:t xml:space="preserve">          Register axRegister = RegisterPreparator.LeftMultiplyMap.get(typeSize),</w:t>
      </w:r>
    </w:p>
    <w:p w14:paraId="75AD7C63" w14:textId="77777777" w:rsidR="002759C1" w:rsidRPr="00EC76D5" w:rsidRDefault="002759C1" w:rsidP="002759C1">
      <w:pPr>
        <w:pStyle w:val="Code"/>
      </w:pPr>
      <w:r w:rsidRPr="00EC76D5">
        <w:t xml:space="preserve">                   dxRegister = RegisterPreparator.ClearMultiplyMap.get(typeSize);</w:t>
      </w:r>
    </w:p>
    <w:p w14:paraId="1B89D1FC" w14:textId="77777777" w:rsidR="002759C1" w:rsidRPr="00EC76D5" w:rsidRDefault="002759C1" w:rsidP="002759C1">
      <w:pPr>
        <w:pStyle w:val="Code"/>
      </w:pPr>
    </w:p>
    <w:p w14:paraId="1149794E" w14:textId="77777777" w:rsidR="002759C1" w:rsidRPr="00EC76D5" w:rsidRDefault="002759C1" w:rsidP="002759C1">
      <w:pPr>
        <w:pStyle w:val="Code"/>
      </w:pPr>
      <w:r w:rsidRPr="00EC76D5">
        <w:t xml:space="preserve">          if (leftRegister != axRegister) {</w:t>
      </w:r>
    </w:p>
    <w:p w14:paraId="4ABF671F" w14:textId="77777777" w:rsidR="002759C1" w:rsidRPr="00EC76D5" w:rsidRDefault="002759C1" w:rsidP="002759C1">
      <w:pPr>
        <w:pStyle w:val="Code"/>
      </w:pPr>
      <w:r w:rsidRPr="00EC76D5">
        <w:t xml:space="preserve">            Assert.error(ObjectCode.registerSize(leftRegister) ==</w:t>
      </w:r>
    </w:p>
    <w:p w14:paraId="2BE3FC89" w14:textId="77777777" w:rsidR="002759C1" w:rsidRPr="00EC76D5" w:rsidRDefault="002759C1" w:rsidP="002759C1">
      <w:pPr>
        <w:pStyle w:val="Code"/>
      </w:pPr>
      <w:r w:rsidRPr="00EC76D5">
        <w:t xml:space="preserve">                         ObjectCode.registerSize(dxRegister));</w:t>
      </w:r>
    </w:p>
    <w:p w14:paraId="645BD94D" w14:textId="77777777" w:rsidR="002759C1" w:rsidRPr="00EC76D5" w:rsidRDefault="002759C1" w:rsidP="002759C1">
      <w:pPr>
        <w:pStyle w:val="Code"/>
      </w:pPr>
      <w:r w:rsidRPr="00EC76D5">
        <w:t xml:space="preserve">            addObjectCode(ObjectOperator.mov, axRegister, leftRegister, null);</w:t>
      </w:r>
    </w:p>
    <w:p w14:paraId="32AC4E64" w14:textId="77777777" w:rsidR="002759C1" w:rsidRPr="00EC76D5" w:rsidRDefault="002759C1" w:rsidP="002759C1">
      <w:pPr>
        <w:pStyle w:val="Code"/>
      </w:pPr>
      <w:r w:rsidRPr="00EC76D5">
        <w:t xml:space="preserve">          }</w:t>
      </w:r>
    </w:p>
    <w:p w14:paraId="17482FFE" w14:textId="77777777" w:rsidR="002759C1" w:rsidRPr="00EC76D5" w:rsidRDefault="002759C1" w:rsidP="002759C1">
      <w:pPr>
        <w:pStyle w:val="Code"/>
      </w:pPr>
      <w:r w:rsidRPr="00EC76D5">
        <w:t xml:space="preserve">          </w:t>
      </w:r>
    </w:p>
    <w:p w14:paraId="4765D8B2" w14:textId="77777777" w:rsidR="002759C1" w:rsidRPr="00EC76D5" w:rsidRDefault="002759C1" w:rsidP="002759C1">
      <w:pPr>
        <w:pStyle w:val="Code"/>
      </w:pPr>
      <w:r w:rsidRPr="00EC76D5">
        <w:t xml:space="preserve">          Assert.error(dxRegister != null);</w:t>
      </w:r>
    </w:p>
    <w:p w14:paraId="29371210" w14:textId="77777777" w:rsidR="002759C1" w:rsidRPr="00EC76D5" w:rsidRDefault="002759C1" w:rsidP="002759C1">
      <w:pPr>
        <w:pStyle w:val="Code"/>
      </w:pPr>
      <w:r w:rsidRPr="00EC76D5">
        <w:t xml:space="preserve">          addObjectCode(ObjectOperator.mov, dxRegister, 0, null);</w:t>
      </w:r>
    </w:p>
    <w:p w14:paraId="40BCAAC8" w14:textId="77777777" w:rsidR="002759C1" w:rsidRPr="00EC76D5" w:rsidRDefault="002759C1" w:rsidP="002759C1">
      <w:pPr>
        <w:pStyle w:val="Code"/>
      </w:pPr>
      <w:r w:rsidRPr="00EC76D5">
        <w:t xml:space="preserve">    </w:t>
      </w:r>
    </w:p>
    <w:p w14:paraId="20F092A0" w14:textId="77777777" w:rsidR="002759C1" w:rsidRPr="00EC76D5" w:rsidRDefault="002759C1" w:rsidP="002759C1">
      <w:pPr>
        <w:pStyle w:val="Code"/>
      </w:pPr>
      <w:r w:rsidRPr="00EC76D5">
        <w:t xml:space="preserve">          boolean signed = leftSymbol.getType().isSigned();</w:t>
      </w:r>
    </w:p>
    <w:p w14:paraId="4835C10B" w14:textId="77777777" w:rsidR="002759C1" w:rsidRPr="00EC76D5" w:rsidRDefault="002759C1" w:rsidP="002759C1">
      <w:pPr>
        <w:pStyle w:val="Code"/>
      </w:pPr>
      <w:r w:rsidRPr="00EC76D5">
        <w:t xml:space="preserve">          ObjectOperator objectOp =</w:t>
      </w:r>
    </w:p>
    <w:p w14:paraId="513B9052" w14:textId="77777777" w:rsidR="002759C1" w:rsidRPr="00EC76D5" w:rsidRDefault="002759C1" w:rsidP="002759C1">
      <w:pPr>
        <w:pStyle w:val="Code"/>
      </w:pPr>
      <w:r w:rsidRPr="00EC76D5">
        <w:t xml:space="preserve">            m_middleToSignedIntegralTargetMap.get(new Pair&lt;&gt;(middleOp, signed));</w:t>
      </w:r>
    </w:p>
    <w:p w14:paraId="751C8502" w14:textId="77777777" w:rsidR="002759C1" w:rsidRPr="00EC76D5" w:rsidRDefault="002759C1" w:rsidP="002759C1">
      <w:pPr>
        <w:pStyle w:val="Code"/>
      </w:pPr>
      <w:r w:rsidRPr="00EC76D5">
        <w:t xml:space="preserve">          generateUnaryExpression(objectOp, rightRegister, rightSymbol,</w:t>
      </w:r>
    </w:p>
    <w:p w14:paraId="62279B28" w14:textId="77777777" w:rsidR="002759C1" w:rsidRPr="00EC76D5" w:rsidRDefault="002759C1" w:rsidP="002759C1">
      <w:pPr>
        <w:pStyle w:val="Code"/>
      </w:pPr>
      <w:r w:rsidRPr="00EC76D5">
        <w:t xml:space="preserve">                                  rightAddressRegister, rightAddressOffset);</w:t>
      </w:r>
    </w:p>
    <w:p w14:paraId="24782A12" w14:textId="77777777" w:rsidR="002759C1" w:rsidRPr="00EC76D5" w:rsidRDefault="002759C1" w:rsidP="002759C1">
      <w:pPr>
        <w:pStyle w:val="Code"/>
      </w:pPr>
      <w:r w:rsidRPr="00EC76D5">
        <w:t xml:space="preserve">        }</w:t>
      </w:r>
    </w:p>
    <w:p w14:paraId="30F2B487" w14:textId="77777777" w:rsidR="002759C1" w:rsidRPr="00EC76D5" w:rsidRDefault="002759C1" w:rsidP="002759C1">
      <w:pPr>
        <w:pStyle w:val="Code"/>
      </w:pPr>
      <w:r w:rsidRPr="00EC76D5">
        <w:t xml:space="preserve">        break;</w:t>
      </w:r>
    </w:p>
    <w:p w14:paraId="6A047D86" w14:textId="77777777" w:rsidR="002759C1" w:rsidRPr="00EC76D5" w:rsidRDefault="002759C1" w:rsidP="002759C1">
      <w:pPr>
        <w:pStyle w:val="Code"/>
      </w:pPr>
    </w:p>
    <w:p w14:paraId="49507FC1" w14:textId="5A810EC7" w:rsidR="002759C1" w:rsidRPr="00EC76D5" w:rsidRDefault="002759C1" w:rsidP="002759C1">
      <w:pPr>
        <w:pStyle w:val="Code"/>
      </w:pPr>
      <w:r w:rsidRPr="00EC76D5">
        <w:t xml:space="preserve">      case </w:t>
      </w:r>
      <w:r w:rsidR="00B02345">
        <w:t>Dereference</w:t>
      </w:r>
      <w:r w:rsidRPr="00EC76D5">
        <w:t>:</w:t>
      </w:r>
    </w:p>
    <w:p w14:paraId="3041F58B" w14:textId="77777777" w:rsidR="002759C1" w:rsidRPr="00EC76D5" w:rsidRDefault="002759C1" w:rsidP="002759C1">
      <w:pPr>
        <w:pStyle w:val="Code"/>
      </w:pPr>
      <w:r w:rsidRPr="00EC76D5">
        <w:t xml:space="preserve">      case Arrow:</w:t>
      </w:r>
    </w:p>
    <w:p w14:paraId="6D759495" w14:textId="77777777" w:rsidR="002759C1" w:rsidRPr="00EC76D5" w:rsidRDefault="002759C1" w:rsidP="002759C1">
      <w:pPr>
        <w:pStyle w:val="Code"/>
      </w:pPr>
      <w:r w:rsidRPr="00EC76D5">
        <w:t xml:space="preserve">      case Index: {</w:t>
      </w:r>
    </w:p>
    <w:p w14:paraId="52D21615" w14:textId="77777777" w:rsidR="002759C1" w:rsidRPr="00EC76D5" w:rsidRDefault="002759C1" w:rsidP="002759C1">
      <w:pPr>
        <w:pStyle w:val="Code"/>
      </w:pPr>
      <w:r w:rsidRPr="00EC76D5">
        <w:t xml:space="preserve">          if (middleCode.isLoad(Track.Right)) {</w:t>
      </w:r>
    </w:p>
    <w:p w14:paraId="60A60A81" w14:textId="77777777" w:rsidR="002759C1" w:rsidRPr="00EC76D5" w:rsidRDefault="002759C1" w:rsidP="002759C1">
      <w:pPr>
        <w:pStyle w:val="Code"/>
      </w:pPr>
      <w:r w:rsidRPr="00EC76D5">
        <w:t xml:space="preserve">            loadRegister(rightRegister, rightSymbol, null, 0);</w:t>
      </w:r>
    </w:p>
    <w:p w14:paraId="5CEDDFC3" w14:textId="77777777" w:rsidR="002759C1" w:rsidRPr="00EC76D5" w:rsidRDefault="002759C1" w:rsidP="002759C1">
      <w:pPr>
        <w:pStyle w:val="Code"/>
      </w:pPr>
      <w:r w:rsidRPr="00EC76D5">
        <w:t xml:space="preserve">          }</w:t>
      </w:r>
    </w:p>
    <w:p w14:paraId="2CAE2112" w14:textId="77777777" w:rsidR="002759C1" w:rsidRPr="00EC76D5" w:rsidRDefault="002759C1" w:rsidP="002759C1">
      <w:pPr>
        <w:pStyle w:val="Code"/>
      </w:pPr>
    </w:p>
    <w:p w14:paraId="2F37723A" w14:textId="77777777" w:rsidR="002759C1" w:rsidRPr="00EC76D5" w:rsidRDefault="002759C1" w:rsidP="002759C1">
      <w:pPr>
        <w:pStyle w:val="Code"/>
      </w:pPr>
      <w:r w:rsidRPr="00EC76D5">
        <w:t xml:space="preserve">          if (leftRegister != null) {</w:t>
      </w:r>
    </w:p>
    <w:p w14:paraId="7D25E7DE" w14:textId="77777777" w:rsidR="002759C1" w:rsidRPr="00EC76D5" w:rsidRDefault="002759C1" w:rsidP="002759C1">
      <w:pPr>
        <w:pStyle w:val="Code"/>
      </w:pPr>
      <w:r w:rsidRPr="00EC76D5">
        <w:lastRenderedPageBreak/>
        <w:t xml:space="preserve">            int addressOffset = (int) middleCode.getOperand(1);</w:t>
      </w:r>
    </w:p>
    <w:p w14:paraId="323D36D2" w14:textId="77777777" w:rsidR="002759C1" w:rsidRPr="00EC76D5" w:rsidRDefault="002759C1" w:rsidP="002759C1">
      <w:pPr>
        <w:pStyle w:val="Code"/>
      </w:pPr>
      <w:r w:rsidRPr="00EC76D5">
        <w:t xml:space="preserve">            addObjectCode(ObjectOperator.mov, leftRegister,</w:t>
      </w:r>
    </w:p>
    <w:p w14:paraId="716CE3D6" w14:textId="77777777" w:rsidR="002759C1" w:rsidRPr="00EC76D5" w:rsidRDefault="002759C1" w:rsidP="002759C1">
      <w:pPr>
        <w:pStyle w:val="Code"/>
      </w:pPr>
      <w:r w:rsidRPr="00EC76D5">
        <w:t xml:space="preserve">                          rightRegister, addressOffset);</w:t>
      </w:r>
    </w:p>
    <w:p w14:paraId="796D88DE" w14:textId="77777777" w:rsidR="002759C1" w:rsidRPr="00EC76D5" w:rsidRDefault="002759C1" w:rsidP="002759C1">
      <w:pPr>
        <w:pStyle w:val="Code"/>
      </w:pPr>
      <w:r w:rsidRPr="00EC76D5">
        <w:t xml:space="preserve">          }</w:t>
      </w:r>
    </w:p>
    <w:p w14:paraId="7A289DDD" w14:textId="77777777" w:rsidR="002759C1" w:rsidRPr="00EC76D5" w:rsidRDefault="002759C1" w:rsidP="002759C1">
      <w:pPr>
        <w:pStyle w:val="Code"/>
      </w:pPr>
      <w:r w:rsidRPr="00EC76D5">
        <w:t xml:space="preserve">        }</w:t>
      </w:r>
    </w:p>
    <w:p w14:paraId="033D12D0" w14:textId="77777777" w:rsidR="002759C1" w:rsidRPr="00EC76D5" w:rsidRDefault="002759C1" w:rsidP="002759C1">
      <w:pPr>
        <w:pStyle w:val="Code"/>
      </w:pPr>
      <w:r w:rsidRPr="00EC76D5">
        <w:t xml:space="preserve">        break;</w:t>
      </w:r>
    </w:p>
    <w:p w14:paraId="59075BDA" w14:textId="77777777" w:rsidR="002759C1" w:rsidRPr="00EC76D5" w:rsidRDefault="002759C1" w:rsidP="002759C1">
      <w:pPr>
        <w:pStyle w:val="Code"/>
      </w:pPr>
      <w:r w:rsidRPr="00EC76D5">
        <w:t xml:space="preserve">        </w:t>
      </w:r>
    </w:p>
    <w:p w14:paraId="0A5B8D12" w14:textId="77777777" w:rsidR="002759C1" w:rsidRPr="00EC76D5" w:rsidRDefault="002759C1" w:rsidP="002759C1">
      <w:pPr>
        <w:pStyle w:val="Code"/>
      </w:pPr>
      <w:r w:rsidRPr="00EC76D5">
        <w:t xml:space="preserve">      case Assign:</w:t>
      </w:r>
    </w:p>
    <w:p w14:paraId="753FB1F8" w14:textId="77777777" w:rsidR="002759C1" w:rsidRPr="00EC76D5" w:rsidRDefault="002759C1" w:rsidP="002759C1">
      <w:pPr>
        <w:pStyle w:val="Code"/>
      </w:pPr>
      <w:r w:rsidRPr="00EC76D5">
        <w:t xml:space="preserve">          if (rightSymbol.hasValue()) {</w:t>
      </w:r>
    </w:p>
    <w:p w14:paraId="279B6D68" w14:textId="77777777" w:rsidR="002759C1" w:rsidRPr="00EC76D5" w:rsidRDefault="002759C1" w:rsidP="002759C1">
      <w:pPr>
        <w:pStyle w:val="Code"/>
      </w:pPr>
      <w:r w:rsidRPr="00EC76D5">
        <w:t xml:space="preserve">            Object value = rightSymbol.getValue();</w:t>
      </w:r>
    </w:p>
    <w:p w14:paraId="10C1016E" w14:textId="77777777" w:rsidR="002759C1" w:rsidRPr="00EC76D5" w:rsidRDefault="002759C1" w:rsidP="002759C1">
      <w:pPr>
        <w:pStyle w:val="Code"/>
      </w:pPr>
    </w:p>
    <w:p w14:paraId="576099D9" w14:textId="77777777" w:rsidR="002759C1" w:rsidRPr="00EC76D5" w:rsidRDefault="002759C1" w:rsidP="002759C1">
      <w:pPr>
        <w:pStyle w:val="Code"/>
      </w:pPr>
      <w:r w:rsidRPr="00EC76D5">
        <w:t xml:space="preserve">            if (value instanceof String) {</w:t>
      </w:r>
    </w:p>
    <w:p w14:paraId="2FFAFF36" w14:textId="52ABD5A3" w:rsidR="002759C1" w:rsidRPr="00EC76D5" w:rsidRDefault="002759C1" w:rsidP="002759C1">
      <w:pPr>
        <w:pStyle w:val="Code"/>
      </w:pPr>
      <w:r w:rsidRPr="00EC76D5">
        <w:t xml:space="preserve">              String stringName = Generate</w:t>
      </w:r>
      <w:r w:rsidR="002F35C1">
        <w:t>Initializer</w:t>
      </w:r>
      <w:r w:rsidRPr="00EC76D5">
        <w:t>Static.generateValueName(Type.StringType, value);</w:t>
      </w:r>
    </w:p>
    <w:p w14:paraId="4B1D8B3D" w14:textId="77777777" w:rsidR="002759C1" w:rsidRPr="00EC76D5" w:rsidRDefault="002759C1" w:rsidP="002759C1">
      <w:pPr>
        <w:pStyle w:val="Code"/>
      </w:pPr>
      <w:r w:rsidRPr="00EC76D5">
        <w:t xml:space="preserve">              value = new Pair&lt;&gt;(stringName, 0);</w:t>
      </w:r>
    </w:p>
    <w:p w14:paraId="47738E15" w14:textId="77777777" w:rsidR="002759C1" w:rsidRPr="00EC76D5" w:rsidRDefault="002759C1" w:rsidP="002759C1">
      <w:pPr>
        <w:pStyle w:val="Code"/>
      </w:pPr>
      <w:r w:rsidRPr="00EC76D5">
        <w:t xml:space="preserve">            }</w:t>
      </w:r>
    </w:p>
    <w:p w14:paraId="371E9D30" w14:textId="77777777" w:rsidR="002759C1" w:rsidRPr="00EC76D5" w:rsidRDefault="002759C1" w:rsidP="002759C1">
      <w:pPr>
        <w:pStyle w:val="Code"/>
      </w:pPr>
      <w:r w:rsidRPr="00EC76D5">
        <w:t xml:space="preserve">            else {</w:t>
      </w:r>
    </w:p>
    <w:p w14:paraId="2C8100F2" w14:textId="77777777" w:rsidR="002759C1" w:rsidRPr="00EC76D5" w:rsidRDefault="002759C1" w:rsidP="002759C1">
      <w:pPr>
        <w:pStyle w:val="Code"/>
      </w:pPr>
      <w:r w:rsidRPr="00EC76D5">
        <w:t xml:space="preserve">              value = ((BigInteger) rightSymbol.getValue()).intValue();</w:t>
      </w:r>
    </w:p>
    <w:p w14:paraId="6C0E1AD4" w14:textId="77777777" w:rsidR="002759C1" w:rsidRPr="00EC76D5" w:rsidRDefault="002759C1" w:rsidP="002759C1">
      <w:pPr>
        <w:pStyle w:val="Code"/>
      </w:pPr>
      <w:r w:rsidRPr="00EC76D5">
        <w:t xml:space="preserve">            }</w:t>
      </w:r>
    </w:p>
    <w:p w14:paraId="74282BD3" w14:textId="77777777" w:rsidR="002759C1" w:rsidRPr="00EC76D5" w:rsidRDefault="002759C1" w:rsidP="002759C1">
      <w:pPr>
        <w:pStyle w:val="Code"/>
      </w:pPr>
    </w:p>
    <w:p w14:paraId="442644C0" w14:textId="77777777" w:rsidR="002759C1" w:rsidRPr="00EC76D5" w:rsidRDefault="002759C1" w:rsidP="002759C1">
      <w:pPr>
        <w:pStyle w:val="Code"/>
      </w:pPr>
      <w:r w:rsidRPr="00EC76D5">
        <w:t xml:space="preserve">            if (leftRegister != null) {</w:t>
      </w:r>
    </w:p>
    <w:p w14:paraId="0B284069" w14:textId="77777777" w:rsidR="002759C1" w:rsidRPr="00EC76D5" w:rsidRDefault="002759C1" w:rsidP="002759C1">
      <w:pPr>
        <w:pStyle w:val="Code"/>
      </w:pPr>
      <w:r w:rsidRPr="00EC76D5">
        <w:t xml:space="preserve">              addObjectCode(ObjectOperator.mov, leftRegister, value, null);</w:t>
      </w:r>
    </w:p>
    <w:p w14:paraId="223BBAA3" w14:textId="77777777" w:rsidR="002759C1" w:rsidRPr="00EC76D5" w:rsidRDefault="002759C1" w:rsidP="002759C1">
      <w:pPr>
        <w:pStyle w:val="Code"/>
      </w:pPr>
      <w:r w:rsidRPr="00EC76D5">
        <w:t xml:space="preserve">            }</w:t>
      </w:r>
    </w:p>
    <w:p w14:paraId="6873C56C" w14:textId="77777777" w:rsidR="002759C1" w:rsidRPr="00EC76D5" w:rsidRDefault="002759C1" w:rsidP="002759C1">
      <w:pPr>
        <w:pStyle w:val="Code"/>
      </w:pPr>
      <w:r w:rsidRPr="00EC76D5">
        <w:t xml:space="preserve">            else if (leftAddressRegister != null) {</w:t>
      </w:r>
    </w:p>
    <w:p w14:paraId="3C69A1A4" w14:textId="77777777" w:rsidR="002759C1" w:rsidRPr="00EC76D5" w:rsidRDefault="002759C1" w:rsidP="002759C1">
      <w:pPr>
        <w:pStyle w:val="Code"/>
      </w:pPr>
      <w:r w:rsidRPr="00EC76D5">
        <w:t xml:space="preserve">              ObjectOperator operator = ObjectCode.operatorSize(ObjectOperator.mov, leftSymbol.getType().getSize());</w:t>
      </w:r>
    </w:p>
    <w:p w14:paraId="3B6AEF83" w14:textId="77777777" w:rsidR="002759C1" w:rsidRPr="00EC76D5" w:rsidRDefault="002759C1" w:rsidP="002759C1">
      <w:pPr>
        <w:pStyle w:val="Code"/>
      </w:pPr>
      <w:r w:rsidRPr="00EC76D5">
        <w:t xml:space="preserve">              addObjectCode(operator, leftAddressRegister, leftAddressOffset, value);</w:t>
      </w:r>
    </w:p>
    <w:p w14:paraId="107353C1" w14:textId="77777777" w:rsidR="002759C1" w:rsidRPr="00EC76D5" w:rsidRDefault="002759C1" w:rsidP="002759C1">
      <w:pPr>
        <w:pStyle w:val="Code"/>
      </w:pPr>
      <w:r w:rsidRPr="00EC76D5">
        <w:t xml:space="preserve">            }</w:t>
      </w:r>
    </w:p>
    <w:p w14:paraId="3360BA74" w14:textId="77777777" w:rsidR="002759C1" w:rsidRPr="00EC76D5" w:rsidRDefault="002759C1" w:rsidP="002759C1">
      <w:pPr>
        <w:pStyle w:val="Code"/>
      </w:pPr>
      <w:r w:rsidRPr="00EC76D5">
        <w:t xml:space="preserve">            else {</w:t>
      </w:r>
    </w:p>
    <w:p w14:paraId="20DDB57B" w14:textId="77777777" w:rsidR="002759C1" w:rsidRPr="00EC76D5" w:rsidRDefault="002759C1" w:rsidP="002759C1">
      <w:pPr>
        <w:pStyle w:val="Code"/>
      </w:pPr>
      <w:r w:rsidRPr="00EC76D5">
        <w:t xml:space="preserve">              ObjectOperator operator = ObjectCode.operatorSize(ObjectOperator.mov, leftSymbol.getType().getSize());</w:t>
      </w:r>
    </w:p>
    <w:p w14:paraId="7487F224" w14:textId="77777777" w:rsidR="002759C1" w:rsidRPr="00EC76D5" w:rsidRDefault="002759C1" w:rsidP="002759C1">
      <w:pPr>
        <w:pStyle w:val="Code"/>
      </w:pPr>
    </w:p>
    <w:p w14:paraId="1E6153B4" w14:textId="77777777" w:rsidR="002759C1" w:rsidRPr="00EC76D5" w:rsidRDefault="002759C1" w:rsidP="002759C1">
      <w:pPr>
        <w:pStyle w:val="Code"/>
      </w:pPr>
      <w:r w:rsidRPr="00EC76D5">
        <w:t xml:space="preserve">              if (leftSymbol.isAutoOrRegister()) {</w:t>
      </w:r>
    </w:p>
    <w:p w14:paraId="16D4E75A" w14:textId="77777777" w:rsidR="002759C1" w:rsidRPr="00EC76D5" w:rsidRDefault="002759C1" w:rsidP="002759C1">
      <w:pPr>
        <w:pStyle w:val="Code"/>
      </w:pPr>
      <w:r w:rsidRPr="00EC76D5">
        <w:t xml:space="preserve">                Register stackRegister = getStackRegister(leftSymbol);</w:t>
      </w:r>
    </w:p>
    <w:p w14:paraId="00BC1BB3" w14:textId="77777777" w:rsidR="002759C1" w:rsidRPr="00EC76D5" w:rsidRDefault="002759C1" w:rsidP="002759C1">
      <w:pPr>
        <w:pStyle w:val="Code"/>
      </w:pPr>
      <w:r w:rsidRPr="00EC76D5">
        <w:t xml:space="preserve">                addObjectCode(operator, stackRegister, leftSymbol.getOffset(), value);</w:t>
      </w:r>
    </w:p>
    <w:p w14:paraId="4B7F57C0" w14:textId="77777777" w:rsidR="002759C1" w:rsidRPr="00EC76D5" w:rsidRDefault="002759C1" w:rsidP="002759C1">
      <w:pPr>
        <w:pStyle w:val="Code"/>
      </w:pPr>
      <w:r w:rsidRPr="00EC76D5">
        <w:t xml:space="preserve">              }</w:t>
      </w:r>
    </w:p>
    <w:p w14:paraId="6F5643A7" w14:textId="77777777" w:rsidR="002759C1" w:rsidRPr="00EC76D5" w:rsidRDefault="002759C1" w:rsidP="002759C1">
      <w:pPr>
        <w:pStyle w:val="Code"/>
      </w:pPr>
      <w:r w:rsidRPr="00EC76D5">
        <w:t xml:space="preserve">              else {</w:t>
      </w:r>
    </w:p>
    <w:p w14:paraId="5B6E6057" w14:textId="77777777" w:rsidR="002759C1" w:rsidRPr="00EC76D5" w:rsidRDefault="002759C1" w:rsidP="002759C1">
      <w:pPr>
        <w:pStyle w:val="Code"/>
      </w:pPr>
      <w:r w:rsidRPr="00EC76D5">
        <w:t xml:space="preserve">                Pair&lt;String,Integer&gt; staticPair = new Pair&lt;&gt;(leftSymbol.getUniqueName(), leftSymbol.getOffset());</w:t>
      </w:r>
    </w:p>
    <w:p w14:paraId="3472E16B" w14:textId="77777777" w:rsidR="002759C1" w:rsidRPr="00EC76D5" w:rsidRDefault="002759C1" w:rsidP="002759C1">
      <w:pPr>
        <w:pStyle w:val="Code"/>
      </w:pPr>
      <w:r w:rsidRPr="00EC76D5">
        <w:t xml:space="preserve">                addObjectCode(operator, null, staticPair, value);</w:t>
      </w:r>
    </w:p>
    <w:p w14:paraId="363E8A5B" w14:textId="77777777" w:rsidR="002759C1" w:rsidRPr="00EC76D5" w:rsidRDefault="002759C1" w:rsidP="002759C1">
      <w:pPr>
        <w:pStyle w:val="Code"/>
      </w:pPr>
      <w:r w:rsidRPr="00EC76D5">
        <w:t xml:space="preserve">              }</w:t>
      </w:r>
    </w:p>
    <w:p w14:paraId="184E9FA6" w14:textId="77777777" w:rsidR="002759C1" w:rsidRPr="00EC76D5" w:rsidRDefault="002759C1" w:rsidP="002759C1">
      <w:pPr>
        <w:pStyle w:val="Code"/>
      </w:pPr>
      <w:r w:rsidRPr="00EC76D5">
        <w:t xml:space="preserve">            }</w:t>
      </w:r>
    </w:p>
    <w:p w14:paraId="1B4F6DF0" w14:textId="77777777" w:rsidR="002759C1" w:rsidRPr="00EC76D5" w:rsidRDefault="002759C1" w:rsidP="002759C1">
      <w:pPr>
        <w:pStyle w:val="Code"/>
      </w:pPr>
      <w:r w:rsidRPr="00EC76D5">
        <w:t xml:space="preserve">          }</w:t>
      </w:r>
    </w:p>
    <w:p w14:paraId="5139405E" w14:textId="77777777" w:rsidR="002759C1" w:rsidRPr="00EC76D5" w:rsidRDefault="002759C1" w:rsidP="002759C1">
      <w:pPr>
        <w:pStyle w:val="Code"/>
      </w:pPr>
      <w:r w:rsidRPr="00EC76D5">
        <w:t xml:space="preserve">          //else if (leftRegister == null) {</w:t>
      </w:r>
    </w:p>
    <w:p w14:paraId="1C67281F" w14:textId="77777777" w:rsidR="002759C1" w:rsidRPr="00EC76D5" w:rsidRDefault="002759C1" w:rsidP="002759C1">
      <w:pPr>
        <w:pStyle w:val="Code"/>
      </w:pPr>
      <w:r w:rsidRPr="00EC76D5">
        <w:t xml:space="preserve">          else if ((!leftSymbol.isTemporary() || (leftRegister == null)) &amp;&amp;</w:t>
      </w:r>
    </w:p>
    <w:p w14:paraId="3C7AFC29" w14:textId="77777777" w:rsidR="002759C1" w:rsidRPr="00EC76D5" w:rsidRDefault="002759C1" w:rsidP="002759C1">
      <w:pPr>
        <w:pStyle w:val="Code"/>
      </w:pPr>
      <w:r w:rsidRPr="00EC76D5">
        <w:t xml:space="preserve">                   (leftRegister != rightRegister)) {</w:t>
      </w:r>
    </w:p>
    <w:p w14:paraId="552894FF" w14:textId="77777777" w:rsidR="002759C1" w:rsidRPr="00EC76D5" w:rsidRDefault="002759C1" w:rsidP="002759C1">
      <w:pPr>
        <w:pStyle w:val="Code"/>
      </w:pPr>
      <w:r w:rsidRPr="00EC76D5">
        <w:t xml:space="preserve">            generateBinaryExpression(m_middleToIntegralTargetMap.get(middleOp),</w:t>
      </w:r>
    </w:p>
    <w:p w14:paraId="10E8EE41" w14:textId="77777777" w:rsidR="002759C1" w:rsidRPr="00EC76D5" w:rsidRDefault="002759C1" w:rsidP="002759C1">
      <w:pPr>
        <w:pStyle w:val="Code"/>
      </w:pPr>
      <w:r w:rsidRPr="00EC76D5">
        <w:t xml:space="preserve">                                     leftRegister, leftSymbol, leftAddressRegister, leftAddressOffset,</w:t>
      </w:r>
    </w:p>
    <w:p w14:paraId="5308F181" w14:textId="77777777" w:rsidR="002759C1" w:rsidRPr="00EC76D5" w:rsidRDefault="002759C1" w:rsidP="002759C1">
      <w:pPr>
        <w:pStyle w:val="Code"/>
      </w:pPr>
      <w:r w:rsidRPr="00EC76D5">
        <w:t xml:space="preserve">                                     rightRegister, rightSymbol, rightAddressRegister, rightAddressOffset);</w:t>
      </w:r>
    </w:p>
    <w:p w14:paraId="1925BD0E" w14:textId="77777777" w:rsidR="002759C1" w:rsidRPr="00EC76D5" w:rsidRDefault="002759C1" w:rsidP="002759C1">
      <w:pPr>
        <w:pStyle w:val="Code"/>
      </w:pPr>
      <w:r w:rsidRPr="00EC76D5">
        <w:t xml:space="preserve">          }</w:t>
      </w:r>
    </w:p>
    <w:p w14:paraId="57D277BC" w14:textId="77777777" w:rsidR="002759C1" w:rsidRPr="00EC76D5" w:rsidRDefault="002759C1" w:rsidP="002759C1">
      <w:pPr>
        <w:pStyle w:val="Code"/>
      </w:pPr>
    </w:p>
    <w:p w14:paraId="4048433C" w14:textId="77777777" w:rsidR="002759C1" w:rsidRPr="00EC76D5" w:rsidRDefault="002759C1" w:rsidP="002759C1">
      <w:pPr>
        <w:pStyle w:val="Code"/>
      </w:pPr>
      <w:r w:rsidRPr="00EC76D5">
        <w:t xml:space="preserve">          if (middleCode.isSave() &amp;&amp; (leftRegister != null) &amp;&amp;</w:t>
      </w:r>
    </w:p>
    <w:p w14:paraId="2F4829C4" w14:textId="77777777" w:rsidR="002759C1" w:rsidRPr="00EC76D5" w:rsidRDefault="002759C1" w:rsidP="002759C1">
      <w:pPr>
        <w:pStyle w:val="Code"/>
      </w:pPr>
      <w:r w:rsidRPr="00EC76D5">
        <w:lastRenderedPageBreak/>
        <w:t xml:space="preserve">             !(leftSymbol.isTemporary() &amp;&amp; (leftAddressRegister == null) &amp;&amp; (leftSymbol.getOffset() == 0))) {</w:t>
      </w:r>
    </w:p>
    <w:p w14:paraId="7E771D4A" w14:textId="77777777" w:rsidR="002759C1" w:rsidRPr="00EC76D5" w:rsidRDefault="002759C1" w:rsidP="002759C1">
      <w:pPr>
        <w:pStyle w:val="Code"/>
      </w:pPr>
      <w:r w:rsidRPr="00EC76D5">
        <w:t xml:space="preserve">            saveRegister(leftRegister, leftSymbol, leftAddressRegister, leftAddressOffset);</w:t>
      </w:r>
    </w:p>
    <w:p w14:paraId="3AAB9EF6" w14:textId="77777777" w:rsidR="002759C1" w:rsidRPr="00EC76D5" w:rsidRDefault="002759C1" w:rsidP="002759C1">
      <w:pPr>
        <w:pStyle w:val="Code"/>
      </w:pPr>
      <w:r w:rsidRPr="00EC76D5">
        <w:t xml:space="preserve">          }</w:t>
      </w:r>
    </w:p>
    <w:p w14:paraId="64FE1F9A" w14:textId="77777777" w:rsidR="002759C1" w:rsidRPr="00EC76D5" w:rsidRDefault="002759C1" w:rsidP="002759C1">
      <w:pPr>
        <w:pStyle w:val="Code"/>
      </w:pPr>
      <w:r w:rsidRPr="00EC76D5">
        <w:t xml:space="preserve">        //}</w:t>
      </w:r>
    </w:p>
    <w:p w14:paraId="040F47CB" w14:textId="77777777" w:rsidR="002759C1" w:rsidRPr="00EC76D5" w:rsidRDefault="002759C1" w:rsidP="002759C1">
      <w:pPr>
        <w:pStyle w:val="Code"/>
      </w:pPr>
      <w:r w:rsidRPr="00EC76D5">
        <w:t xml:space="preserve">        break;</w:t>
      </w:r>
    </w:p>
    <w:p w14:paraId="5941D8FD" w14:textId="77777777" w:rsidR="002759C1" w:rsidRPr="00EC76D5" w:rsidRDefault="002759C1" w:rsidP="002759C1">
      <w:pPr>
        <w:pStyle w:val="Code"/>
      </w:pPr>
    </w:p>
    <w:p w14:paraId="4E2E3C20" w14:textId="77777777" w:rsidR="002759C1" w:rsidRPr="00EC76D5" w:rsidRDefault="002759C1" w:rsidP="002759C1">
      <w:pPr>
        <w:pStyle w:val="Code"/>
      </w:pPr>
      <w:r w:rsidRPr="00EC76D5">
        <w:t xml:space="preserve">      case BinaryAdd:</w:t>
      </w:r>
    </w:p>
    <w:p w14:paraId="5EC565C6" w14:textId="653B1BE5" w:rsidR="002759C1" w:rsidRPr="00EC76D5" w:rsidRDefault="002759C1" w:rsidP="002759C1">
      <w:pPr>
        <w:pStyle w:val="Code"/>
      </w:pPr>
      <w:r w:rsidRPr="00EC76D5">
        <w:t xml:space="preserve">      case Bitwise</w:t>
      </w:r>
      <w:r w:rsidR="00414C74">
        <w:t>Or</w:t>
      </w:r>
      <w:r w:rsidRPr="00EC76D5">
        <w:t>:</w:t>
      </w:r>
    </w:p>
    <w:p w14:paraId="55DE4813" w14:textId="77777777" w:rsidR="002759C1" w:rsidRPr="00EC76D5" w:rsidRDefault="002759C1" w:rsidP="002759C1">
      <w:pPr>
        <w:pStyle w:val="Code"/>
      </w:pPr>
      <w:r w:rsidRPr="00EC76D5">
        <w:t xml:space="preserve">      case BitwiseXOr:</w:t>
      </w:r>
    </w:p>
    <w:p w14:paraId="4B7FF75D" w14:textId="77777777" w:rsidR="002759C1" w:rsidRPr="00EC76D5" w:rsidRDefault="002759C1" w:rsidP="002759C1">
      <w:pPr>
        <w:pStyle w:val="Code"/>
      </w:pPr>
      <w:r w:rsidRPr="00EC76D5">
        <w:t xml:space="preserve">      case BitwiseAnd:</w:t>
      </w:r>
    </w:p>
    <w:p w14:paraId="07418B4C" w14:textId="77777777" w:rsidR="002759C1" w:rsidRPr="00EC76D5" w:rsidRDefault="002759C1" w:rsidP="002759C1">
      <w:pPr>
        <w:pStyle w:val="Code"/>
      </w:pPr>
      <w:r w:rsidRPr="00EC76D5">
        <w:t xml:space="preserve">      case BinarySubtract:</w:t>
      </w:r>
    </w:p>
    <w:p w14:paraId="78899449" w14:textId="77777777" w:rsidR="002759C1" w:rsidRPr="00EC76D5" w:rsidRDefault="002759C1" w:rsidP="002759C1">
      <w:pPr>
        <w:pStyle w:val="Code"/>
      </w:pPr>
      <w:r w:rsidRPr="00EC76D5">
        <w:t xml:space="preserve">        generateBinaryExpression(m_middleToIntegralTargetMap.get(middleOp),</w:t>
      </w:r>
    </w:p>
    <w:p w14:paraId="510A9EC4" w14:textId="77777777" w:rsidR="002759C1" w:rsidRPr="00EC76D5" w:rsidRDefault="002759C1" w:rsidP="002759C1">
      <w:pPr>
        <w:pStyle w:val="Code"/>
      </w:pPr>
      <w:r w:rsidRPr="00EC76D5">
        <w:t xml:space="preserve">                                 leftRegister, leftSymbol, leftAddressRegister,</w:t>
      </w:r>
    </w:p>
    <w:p w14:paraId="1F79B4EC" w14:textId="77777777" w:rsidR="002759C1" w:rsidRPr="00EC76D5" w:rsidRDefault="002759C1" w:rsidP="002759C1">
      <w:pPr>
        <w:pStyle w:val="Code"/>
      </w:pPr>
      <w:r w:rsidRPr="00EC76D5">
        <w:t xml:space="preserve">                                 leftAddressOffset, rightRegister, rightSymbol,</w:t>
      </w:r>
    </w:p>
    <w:p w14:paraId="1B1E94E8" w14:textId="77777777" w:rsidR="002759C1" w:rsidRPr="00EC76D5" w:rsidRDefault="002759C1" w:rsidP="002759C1">
      <w:pPr>
        <w:pStyle w:val="Code"/>
      </w:pPr>
      <w:r w:rsidRPr="00EC76D5">
        <w:t xml:space="preserve">                                 rightAddressRegister, rightAddressOffset);</w:t>
      </w:r>
    </w:p>
    <w:p w14:paraId="7F435395" w14:textId="77777777" w:rsidR="002759C1" w:rsidRPr="00EC76D5" w:rsidRDefault="002759C1" w:rsidP="002759C1">
      <w:pPr>
        <w:pStyle w:val="Code"/>
      </w:pPr>
      <w:r w:rsidRPr="00EC76D5">
        <w:t xml:space="preserve">        break;</w:t>
      </w:r>
    </w:p>
    <w:p w14:paraId="54EA6A06" w14:textId="77777777" w:rsidR="002759C1" w:rsidRPr="00EC76D5" w:rsidRDefault="002759C1" w:rsidP="002759C1">
      <w:pPr>
        <w:pStyle w:val="Code"/>
      </w:pPr>
    </w:p>
    <w:p w14:paraId="3FF23B6D" w14:textId="77777777" w:rsidR="002759C1" w:rsidRPr="00EC76D5" w:rsidRDefault="002759C1" w:rsidP="002759C1">
      <w:pPr>
        <w:pStyle w:val="Code"/>
      </w:pPr>
      <w:r w:rsidRPr="00EC76D5">
        <w:t xml:space="preserve">      case LeftShift:</w:t>
      </w:r>
    </w:p>
    <w:p w14:paraId="4ADE96DE" w14:textId="77777777" w:rsidR="002759C1" w:rsidRPr="00EC76D5" w:rsidRDefault="002759C1" w:rsidP="002759C1">
      <w:pPr>
        <w:pStyle w:val="Code"/>
      </w:pPr>
      <w:r w:rsidRPr="00EC76D5">
        <w:t xml:space="preserve">      case RightShift: {</w:t>
      </w:r>
    </w:p>
    <w:p w14:paraId="584EAD6C" w14:textId="77777777" w:rsidR="002759C1" w:rsidRPr="00EC76D5" w:rsidRDefault="002759C1" w:rsidP="002759C1">
      <w:pPr>
        <w:pStyle w:val="Code"/>
      </w:pPr>
      <w:r w:rsidRPr="00EC76D5">
        <w:t xml:space="preserve">          if (rightRegister != null) {</w:t>
      </w:r>
    </w:p>
    <w:p w14:paraId="5D5FDBDA" w14:textId="77777777" w:rsidR="002759C1" w:rsidRPr="00EC76D5" w:rsidRDefault="002759C1" w:rsidP="002759C1">
      <w:pPr>
        <w:pStyle w:val="Code"/>
      </w:pPr>
      <w:r w:rsidRPr="00EC76D5">
        <w:t xml:space="preserve">            if (middleCode.isLoad(Track.Right)) {</w:t>
      </w:r>
    </w:p>
    <w:p w14:paraId="41822F4F" w14:textId="77777777" w:rsidR="002759C1" w:rsidRPr="00EC76D5" w:rsidRDefault="002759C1" w:rsidP="002759C1">
      <w:pPr>
        <w:pStyle w:val="Code"/>
      </w:pPr>
      <w:r w:rsidRPr="00EC76D5">
        <w:t xml:space="preserve">              loadRegister(rightRegister, rightSymbol,</w:t>
      </w:r>
    </w:p>
    <w:p w14:paraId="3A5DBFDE" w14:textId="77777777" w:rsidR="002759C1" w:rsidRPr="00EC76D5" w:rsidRDefault="002759C1" w:rsidP="002759C1">
      <w:pPr>
        <w:pStyle w:val="Code"/>
      </w:pPr>
      <w:r w:rsidRPr="00EC76D5">
        <w:t xml:space="preserve">                           rightAddressRegister, rightAddressOffset);</w:t>
      </w:r>
    </w:p>
    <w:p w14:paraId="39967D24" w14:textId="77777777" w:rsidR="002759C1" w:rsidRPr="00EC76D5" w:rsidRDefault="002759C1" w:rsidP="002759C1">
      <w:pPr>
        <w:pStyle w:val="Code"/>
      </w:pPr>
      <w:r w:rsidRPr="00EC76D5">
        <w:t xml:space="preserve">            }</w:t>
      </w:r>
    </w:p>
    <w:p w14:paraId="5D4BB195" w14:textId="77777777" w:rsidR="002759C1" w:rsidRPr="00EC76D5" w:rsidRDefault="002759C1" w:rsidP="002759C1">
      <w:pPr>
        <w:pStyle w:val="Code"/>
      </w:pPr>
      <w:r w:rsidRPr="00EC76D5">
        <w:t xml:space="preserve">            else if (rightRegister != Register.cl) {</w:t>
      </w:r>
    </w:p>
    <w:p w14:paraId="3BE8835C" w14:textId="77777777" w:rsidR="002759C1" w:rsidRPr="00EC76D5" w:rsidRDefault="002759C1" w:rsidP="002759C1">
      <w:pPr>
        <w:pStyle w:val="Code"/>
      </w:pPr>
      <w:r w:rsidRPr="00EC76D5">
        <w:t xml:space="preserve">              Assert.error(ObjectCode.registerSize(rightRegister) ==</w:t>
      </w:r>
    </w:p>
    <w:p w14:paraId="62043F48" w14:textId="77777777" w:rsidR="002759C1" w:rsidRPr="00EC76D5" w:rsidRDefault="002759C1" w:rsidP="002759C1">
      <w:pPr>
        <w:pStyle w:val="Code"/>
      </w:pPr>
      <w:r w:rsidRPr="00EC76D5">
        <w:t xml:space="preserve">                           ObjectCode.registerSize(Register.cl));</w:t>
      </w:r>
    </w:p>
    <w:p w14:paraId="57FC8559" w14:textId="77777777" w:rsidR="002759C1" w:rsidRPr="00EC76D5" w:rsidRDefault="002759C1" w:rsidP="002759C1">
      <w:pPr>
        <w:pStyle w:val="Code"/>
      </w:pPr>
      <w:r w:rsidRPr="00EC76D5">
        <w:t xml:space="preserve">              addObjectCode(ObjectOperator.mov, Register.cl,</w:t>
      </w:r>
    </w:p>
    <w:p w14:paraId="0D947928" w14:textId="77777777" w:rsidR="002759C1" w:rsidRPr="00EC76D5" w:rsidRDefault="002759C1" w:rsidP="002759C1">
      <w:pPr>
        <w:pStyle w:val="Code"/>
      </w:pPr>
      <w:r w:rsidRPr="00EC76D5">
        <w:t xml:space="preserve">                            rightRegister, null);</w:t>
      </w:r>
    </w:p>
    <w:p w14:paraId="13F8B47F" w14:textId="77777777" w:rsidR="002759C1" w:rsidRPr="00EC76D5" w:rsidRDefault="002759C1" w:rsidP="002759C1">
      <w:pPr>
        <w:pStyle w:val="Code"/>
      </w:pPr>
      <w:r w:rsidRPr="00EC76D5">
        <w:t xml:space="preserve">              rightRegister = Register.cl;</w:t>
      </w:r>
    </w:p>
    <w:p w14:paraId="4731321F" w14:textId="77777777" w:rsidR="002759C1" w:rsidRPr="00EC76D5" w:rsidRDefault="002759C1" w:rsidP="002759C1">
      <w:pPr>
        <w:pStyle w:val="Code"/>
      </w:pPr>
      <w:r w:rsidRPr="00EC76D5">
        <w:t xml:space="preserve">            }</w:t>
      </w:r>
    </w:p>
    <w:p w14:paraId="455C9BC3" w14:textId="77777777" w:rsidR="002759C1" w:rsidRPr="00EC76D5" w:rsidRDefault="002759C1" w:rsidP="002759C1">
      <w:pPr>
        <w:pStyle w:val="Code"/>
      </w:pPr>
      <w:r w:rsidRPr="00EC76D5">
        <w:t xml:space="preserve">          }</w:t>
      </w:r>
    </w:p>
    <w:p w14:paraId="0CD07324" w14:textId="77777777" w:rsidR="002759C1" w:rsidRPr="00EC76D5" w:rsidRDefault="002759C1" w:rsidP="002759C1">
      <w:pPr>
        <w:pStyle w:val="Code"/>
      </w:pPr>
      <w:r w:rsidRPr="00EC76D5">
        <w:t xml:space="preserve">          </w:t>
      </w:r>
    </w:p>
    <w:p w14:paraId="33DDE3C0" w14:textId="77777777" w:rsidR="002759C1" w:rsidRPr="00EC76D5" w:rsidRDefault="002759C1" w:rsidP="002759C1">
      <w:pPr>
        <w:pStyle w:val="Code"/>
      </w:pPr>
      <w:r w:rsidRPr="00EC76D5">
        <w:t xml:space="preserve">          generateBinaryExpression(m_middleToIntegralTargetMap.get(middleOp),</w:t>
      </w:r>
    </w:p>
    <w:p w14:paraId="62771504" w14:textId="77777777" w:rsidR="002759C1" w:rsidRPr="00EC76D5" w:rsidRDefault="002759C1" w:rsidP="002759C1">
      <w:pPr>
        <w:pStyle w:val="Code"/>
      </w:pPr>
      <w:r w:rsidRPr="00EC76D5">
        <w:t xml:space="preserve">                                leftRegister, leftSymbol, leftAddressRegister,</w:t>
      </w:r>
    </w:p>
    <w:p w14:paraId="0D6E133F" w14:textId="77777777" w:rsidR="002759C1" w:rsidRPr="00EC76D5" w:rsidRDefault="002759C1" w:rsidP="002759C1">
      <w:pPr>
        <w:pStyle w:val="Code"/>
      </w:pPr>
      <w:r w:rsidRPr="00EC76D5">
        <w:t xml:space="preserve">                                leftAddressOffset, rightRegister, rightSymbol,</w:t>
      </w:r>
    </w:p>
    <w:p w14:paraId="52E514BA" w14:textId="77777777" w:rsidR="002759C1" w:rsidRPr="00EC76D5" w:rsidRDefault="002759C1" w:rsidP="002759C1">
      <w:pPr>
        <w:pStyle w:val="Code"/>
      </w:pPr>
      <w:r w:rsidRPr="00EC76D5">
        <w:t xml:space="preserve">                                rightAddressRegister, rightAddressOffset);</w:t>
      </w:r>
    </w:p>
    <w:p w14:paraId="3959104B" w14:textId="77777777" w:rsidR="002759C1" w:rsidRPr="00EC76D5" w:rsidRDefault="002759C1" w:rsidP="002759C1">
      <w:pPr>
        <w:pStyle w:val="Code"/>
      </w:pPr>
      <w:r w:rsidRPr="00EC76D5">
        <w:t xml:space="preserve">        }</w:t>
      </w:r>
    </w:p>
    <w:p w14:paraId="28D2D63A" w14:textId="77777777" w:rsidR="002759C1" w:rsidRPr="00EC76D5" w:rsidRDefault="002759C1" w:rsidP="002759C1">
      <w:pPr>
        <w:pStyle w:val="Code"/>
      </w:pPr>
      <w:r w:rsidRPr="00EC76D5">
        <w:t xml:space="preserve">        break;</w:t>
      </w:r>
    </w:p>
    <w:p w14:paraId="3B7145C3" w14:textId="77777777" w:rsidR="002759C1" w:rsidRPr="00EC76D5" w:rsidRDefault="002759C1" w:rsidP="002759C1">
      <w:pPr>
        <w:pStyle w:val="Code"/>
      </w:pPr>
    </w:p>
    <w:p w14:paraId="038E29C1" w14:textId="77777777" w:rsidR="002759C1" w:rsidRPr="00EC76D5" w:rsidRDefault="002759C1" w:rsidP="002759C1">
      <w:pPr>
        <w:pStyle w:val="Code"/>
      </w:pPr>
      <w:r w:rsidRPr="00EC76D5">
        <w:t xml:space="preserve">      case Equal:</w:t>
      </w:r>
    </w:p>
    <w:p w14:paraId="7FE47167" w14:textId="77777777" w:rsidR="002759C1" w:rsidRPr="00EC76D5" w:rsidRDefault="002759C1" w:rsidP="002759C1">
      <w:pPr>
        <w:pStyle w:val="Code"/>
      </w:pPr>
      <w:r w:rsidRPr="00EC76D5">
        <w:t xml:space="preserve">      case NotEqual:</w:t>
      </w:r>
    </w:p>
    <w:p w14:paraId="79DF87A2" w14:textId="77777777" w:rsidR="002759C1" w:rsidRPr="00EC76D5" w:rsidRDefault="002759C1" w:rsidP="002759C1">
      <w:pPr>
        <w:pStyle w:val="Code"/>
      </w:pPr>
      <w:r w:rsidRPr="00EC76D5">
        <w:t xml:space="preserve">      case LessThan:</w:t>
      </w:r>
    </w:p>
    <w:p w14:paraId="0F633E93" w14:textId="77777777" w:rsidR="002759C1" w:rsidRPr="00EC76D5" w:rsidRDefault="002759C1" w:rsidP="002759C1">
      <w:pPr>
        <w:pStyle w:val="Code"/>
      </w:pPr>
      <w:r w:rsidRPr="00EC76D5">
        <w:t xml:space="preserve">      case LessThanEqual:</w:t>
      </w:r>
    </w:p>
    <w:p w14:paraId="6D645674" w14:textId="77777777" w:rsidR="002759C1" w:rsidRPr="00EC76D5" w:rsidRDefault="002759C1" w:rsidP="002759C1">
      <w:pPr>
        <w:pStyle w:val="Code"/>
      </w:pPr>
      <w:r w:rsidRPr="00EC76D5">
        <w:t xml:space="preserve">      case GreaterThan:</w:t>
      </w:r>
    </w:p>
    <w:p w14:paraId="3D55A42A" w14:textId="77777777" w:rsidR="002759C1" w:rsidRPr="00EC76D5" w:rsidRDefault="002759C1" w:rsidP="002759C1">
      <w:pPr>
        <w:pStyle w:val="Code"/>
      </w:pPr>
      <w:r w:rsidRPr="00EC76D5">
        <w:t xml:space="preserve">      case GreaterThanEqual: {</w:t>
      </w:r>
    </w:p>
    <w:p w14:paraId="1987BB33" w14:textId="77777777" w:rsidR="002759C1" w:rsidRPr="00EC76D5" w:rsidRDefault="002759C1" w:rsidP="002759C1">
      <w:pPr>
        <w:pStyle w:val="Code"/>
      </w:pPr>
      <w:r w:rsidRPr="00EC76D5">
        <w:t xml:space="preserve">          generateBinaryExpression(ObjectOperator.cmp, leftRegister, leftSymbol,</w:t>
      </w:r>
    </w:p>
    <w:p w14:paraId="07254223" w14:textId="77777777" w:rsidR="002759C1" w:rsidRPr="00EC76D5" w:rsidRDefault="002759C1" w:rsidP="002759C1">
      <w:pPr>
        <w:pStyle w:val="Code"/>
      </w:pPr>
      <w:r w:rsidRPr="00EC76D5">
        <w:t xml:space="preserve">                                   leftAddressRegister, leftAddressOffset,</w:t>
      </w:r>
    </w:p>
    <w:p w14:paraId="3B66EB71" w14:textId="77777777" w:rsidR="002759C1" w:rsidRPr="00EC76D5" w:rsidRDefault="002759C1" w:rsidP="002759C1">
      <w:pPr>
        <w:pStyle w:val="Code"/>
      </w:pPr>
      <w:r w:rsidRPr="00EC76D5">
        <w:t xml:space="preserve">                                   rightRegister, rightSymbol,</w:t>
      </w:r>
    </w:p>
    <w:p w14:paraId="766326C3" w14:textId="77777777" w:rsidR="002759C1" w:rsidRPr="00EC76D5" w:rsidRDefault="002759C1" w:rsidP="002759C1">
      <w:pPr>
        <w:pStyle w:val="Code"/>
      </w:pPr>
      <w:r w:rsidRPr="00EC76D5">
        <w:t xml:space="preserve">                                   rightAddressRegister, rightAddressOffset);</w:t>
      </w:r>
    </w:p>
    <w:p w14:paraId="54D30970" w14:textId="77777777" w:rsidR="002759C1" w:rsidRPr="00EC76D5" w:rsidRDefault="002759C1" w:rsidP="002759C1">
      <w:pPr>
        <w:pStyle w:val="Code"/>
      </w:pPr>
      <w:r w:rsidRPr="00EC76D5">
        <w:t xml:space="preserve">          int target = (Integer) operand1;</w:t>
      </w:r>
    </w:p>
    <w:p w14:paraId="3F1DFE9B" w14:textId="77777777" w:rsidR="002759C1" w:rsidRPr="00EC76D5" w:rsidRDefault="002759C1" w:rsidP="002759C1">
      <w:pPr>
        <w:pStyle w:val="Code"/>
      </w:pPr>
    </w:p>
    <w:p w14:paraId="7CBD4FE1" w14:textId="77777777" w:rsidR="002759C1" w:rsidRPr="00EC76D5" w:rsidRDefault="002759C1" w:rsidP="002759C1">
      <w:pPr>
        <w:pStyle w:val="Code"/>
      </w:pPr>
      <w:r w:rsidRPr="00EC76D5">
        <w:lastRenderedPageBreak/>
        <w:t xml:space="preserve">          boolean signed = leftSymbol.getType().isSigned();</w:t>
      </w:r>
    </w:p>
    <w:p w14:paraId="05AE6733" w14:textId="77777777" w:rsidR="002759C1" w:rsidRPr="00EC76D5" w:rsidRDefault="002759C1" w:rsidP="002759C1">
      <w:pPr>
        <w:pStyle w:val="Code"/>
      </w:pPr>
      <w:r w:rsidRPr="00EC76D5">
        <w:t xml:space="preserve">          ObjectOperator objectOp =</w:t>
      </w:r>
    </w:p>
    <w:p w14:paraId="0EB9B7C4" w14:textId="77777777" w:rsidR="002759C1" w:rsidRPr="00EC76D5" w:rsidRDefault="002759C1" w:rsidP="002759C1">
      <w:pPr>
        <w:pStyle w:val="Code"/>
      </w:pPr>
      <w:r w:rsidRPr="00EC76D5">
        <w:t xml:space="preserve">            m_middleToSignedIntegralTargetMap.get(new Pair&lt;&gt;(middleOp,signed));</w:t>
      </w:r>
    </w:p>
    <w:p w14:paraId="05CBA270" w14:textId="77777777" w:rsidR="002759C1" w:rsidRPr="00EC76D5" w:rsidRDefault="002759C1" w:rsidP="002759C1">
      <w:pPr>
        <w:pStyle w:val="Code"/>
      </w:pPr>
      <w:r w:rsidRPr="00EC76D5">
        <w:t xml:space="preserve">          ObjectOperator inverseOp = m_inverseMap.get(objectOp);</w:t>
      </w:r>
    </w:p>
    <w:p w14:paraId="70235A0F" w14:textId="77777777" w:rsidR="002759C1" w:rsidRPr="00EC76D5" w:rsidRDefault="002759C1" w:rsidP="002759C1">
      <w:pPr>
        <w:pStyle w:val="Code"/>
      </w:pPr>
    </w:p>
    <w:p w14:paraId="1742D435" w14:textId="77777777" w:rsidR="002759C1" w:rsidRPr="00EC76D5" w:rsidRDefault="002759C1" w:rsidP="002759C1">
      <w:pPr>
        <w:pStyle w:val="Code"/>
      </w:pPr>
      <w:r w:rsidRPr="00EC76D5">
        <w:t xml:space="preserve">          addObjectCode(inverseOp, null, null, index + 1);</w:t>
      </w:r>
    </w:p>
    <w:p w14:paraId="79D3B850" w14:textId="77777777" w:rsidR="002759C1" w:rsidRPr="00EC76D5" w:rsidRDefault="002759C1" w:rsidP="002759C1">
      <w:pPr>
        <w:pStyle w:val="Code"/>
      </w:pPr>
      <w:r w:rsidRPr="00EC76D5">
        <w:t xml:space="preserve">          addObjectCode(ObjectOperator.long_jmp, null, null, target);</w:t>
      </w:r>
    </w:p>
    <w:p w14:paraId="4A52C4B5" w14:textId="77777777" w:rsidR="002759C1" w:rsidRPr="00EC76D5" w:rsidRDefault="002759C1" w:rsidP="002759C1">
      <w:pPr>
        <w:pStyle w:val="Code"/>
      </w:pPr>
      <w:r w:rsidRPr="00EC76D5">
        <w:t xml:space="preserve">        }</w:t>
      </w:r>
    </w:p>
    <w:p w14:paraId="6451201B" w14:textId="77777777" w:rsidR="002759C1" w:rsidRPr="00EC76D5" w:rsidRDefault="002759C1" w:rsidP="002759C1">
      <w:pPr>
        <w:pStyle w:val="Code"/>
      </w:pPr>
      <w:r w:rsidRPr="00EC76D5">
        <w:t xml:space="preserve">        break;</w:t>
      </w:r>
    </w:p>
    <w:p w14:paraId="1749892C" w14:textId="77777777" w:rsidR="002759C1" w:rsidRPr="00EC76D5" w:rsidRDefault="002759C1" w:rsidP="002759C1">
      <w:pPr>
        <w:pStyle w:val="Code"/>
      </w:pPr>
      <w:r w:rsidRPr="00EC76D5">
        <w:t xml:space="preserve">  </w:t>
      </w:r>
    </w:p>
    <w:p w14:paraId="7B201CE5" w14:textId="77777777" w:rsidR="002759C1" w:rsidRPr="00EC76D5" w:rsidRDefault="002759C1" w:rsidP="002759C1">
      <w:pPr>
        <w:pStyle w:val="Code"/>
      </w:pPr>
      <w:r w:rsidRPr="00EC76D5">
        <w:t xml:space="preserve">      case SetReturnValue: {</w:t>
      </w:r>
    </w:p>
    <w:p w14:paraId="1A017B13" w14:textId="77777777" w:rsidR="002759C1" w:rsidRPr="00EC76D5" w:rsidRDefault="002759C1" w:rsidP="002759C1">
      <w:pPr>
        <w:pStyle w:val="Code"/>
      </w:pPr>
      <w:r w:rsidRPr="00EC76D5">
        <w:t xml:space="preserve">          Register returnRegister = ObjectCode.registerToSize(ObjectCode.ReturnValueRegister, ObjectCode.registerSize(leftRegister));</w:t>
      </w:r>
    </w:p>
    <w:p w14:paraId="45DB415F" w14:textId="77777777" w:rsidR="002759C1" w:rsidRPr="00EC76D5" w:rsidRDefault="002759C1" w:rsidP="002759C1">
      <w:pPr>
        <w:pStyle w:val="Code"/>
      </w:pPr>
    </w:p>
    <w:p w14:paraId="0767BF91" w14:textId="77777777" w:rsidR="002759C1" w:rsidRPr="00EC76D5" w:rsidRDefault="002759C1" w:rsidP="002759C1">
      <w:pPr>
        <w:pStyle w:val="Code"/>
      </w:pPr>
      <w:r w:rsidRPr="00EC76D5">
        <w:t xml:space="preserve">          if (leftRegister != returnRegister) {</w:t>
      </w:r>
    </w:p>
    <w:p w14:paraId="322CE04A" w14:textId="77777777" w:rsidR="002759C1" w:rsidRPr="00EC76D5" w:rsidRDefault="002759C1" w:rsidP="002759C1">
      <w:pPr>
        <w:pStyle w:val="Code"/>
      </w:pPr>
      <w:r w:rsidRPr="00EC76D5">
        <w:t xml:space="preserve">            addObjectCode(ObjectOperator.mov, returnRegister, leftRegister, null);</w:t>
      </w:r>
    </w:p>
    <w:p w14:paraId="7EA53CB6" w14:textId="77777777" w:rsidR="002759C1" w:rsidRPr="00EC76D5" w:rsidRDefault="002759C1" w:rsidP="002759C1">
      <w:pPr>
        <w:pStyle w:val="Code"/>
      </w:pPr>
      <w:r w:rsidRPr="00EC76D5">
        <w:t xml:space="preserve">          }</w:t>
      </w:r>
    </w:p>
    <w:p w14:paraId="24171D69" w14:textId="77777777" w:rsidR="002759C1" w:rsidRPr="00EC76D5" w:rsidRDefault="002759C1" w:rsidP="002759C1">
      <w:pPr>
        <w:pStyle w:val="Code"/>
      </w:pPr>
      <w:r w:rsidRPr="00EC76D5">
        <w:t xml:space="preserve">        }</w:t>
      </w:r>
    </w:p>
    <w:p w14:paraId="25D01266" w14:textId="77777777" w:rsidR="002759C1" w:rsidRPr="00EC76D5" w:rsidRDefault="002759C1" w:rsidP="002759C1">
      <w:pPr>
        <w:pStyle w:val="Code"/>
      </w:pPr>
      <w:r w:rsidRPr="00EC76D5">
        <w:t xml:space="preserve">        break;</w:t>
      </w:r>
    </w:p>
    <w:p w14:paraId="3A5E90F2" w14:textId="77777777" w:rsidR="002759C1" w:rsidRPr="00EC76D5" w:rsidRDefault="002759C1" w:rsidP="002759C1">
      <w:pPr>
        <w:pStyle w:val="Code"/>
      </w:pPr>
      <w:r w:rsidRPr="00EC76D5">
        <w:t xml:space="preserve">      </w:t>
      </w:r>
    </w:p>
    <w:p w14:paraId="58EB6F1A" w14:textId="77777777" w:rsidR="002759C1" w:rsidRPr="00EC76D5" w:rsidRDefault="002759C1" w:rsidP="002759C1">
      <w:pPr>
        <w:pStyle w:val="Code"/>
      </w:pPr>
      <w:r w:rsidRPr="00EC76D5">
        <w:t xml:space="preserve">      case GetReturnValue:</w:t>
      </w:r>
    </w:p>
    <w:p w14:paraId="5B121475" w14:textId="77777777" w:rsidR="002759C1" w:rsidRPr="00EC76D5" w:rsidRDefault="002759C1" w:rsidP="002759C1">
      <w:pPr>
        <w:pStyle w:val="Code"/>
      </w:pPr>
      <w:r w:rsidRPr="00EC76D5">
        <w:t xml:space="preserve">        break;</w:t>
      </w:r>
    </w:p>
    <w:p w14:paraId="5FA7A870" w14:textId="77777777" w:rsidR="002759C1" w:rsidRPr="00EC76D5" w:rsidRDefault="002759C1" w:rsidP="002759C1">
      <w:pPr>
        <w:pStyle w:val="Code"/>
      </w:pPr>
    </w:p>
    <w:p w14:paraId="3DF5CC05" w14:textId="77777777" w:rsidR="002759C1" w:rsidRPr="00EC76D5" w:rsidRDefault="002759C1" w:rsidP="002759C1">
      <w:pPr>
        <w:pStyle w:val="Code"/>
      </w:pPr>
      <w:r w:rsidRPr="00EC76D5">
        <w:t xml:space="preserve">      default:</w:t>
      </w:r>
    </w:p>
    <w:p w14:paraId="19A0B4E9" w14:textId="77777777" w:rsidR="002759C1" w:rsidRPr="00EC76D5" w:rsidRDefault="002759C1" w:rsidP="002759C1">
      <w:pPr>
        <w:pStyle w:val="Code"/>
      </w:pPr>
      <w:r w:rsidRPr="00EC76D5">
        <w:t xml:space="preserve">          //Assert.error("default integral");</w:t>
      </w:r>
    </w:p>
    <w:p w14:paraId="454900FF" w14:textId="77777777" w:rsidR="002759C1" w:rsidRPr="00EC76D5" w:rsidRDefault="002759C1" w:rsidP="002759C1">
      <w:pPr>
        <w:pStyle w:val="Code"/>
      </w:pPr>
      <w:r w:rsidRPr="00EC76D5">
        <w:t xml:space="preserve">          break;</w:t>
      </w:r>
    </w:p>
    <w:p w14:paraId="1CB812E0" w14:textId="77777777" w:rsidR="002759C1" w:rsidRPr="00EC76D5" w:rsidRDefault="002759C1" w:rsidP="002759C1">
      <w:pPr>
        <w:pStyle w:val="Code"/>
      </w:pPr>
      <w:r w:rsidRPr="00EC76D5">
        <w:t xml:space="preserve">    }</w:t>
      </w:r>
    </w:p>
    <w:p w14:paraId="5CB8E5DA" w14:textId="77777777" w:rsidR="002759C1" w:rsidRPr="00EC76D5" w:rsidRDefault="002759C1" w:rsidP="002759C1">
      <w:pPr>
        <w:pStyle w:val="Code"/>
      </w:pPr>
      <w:r w:rsidRPr="00EC76D5">
        <w:t xml:space="preserve">    </w:t>
      </w:r>
    </w:p>
    <w:p w14:paraId="3C56CB2A" w14:textId="77777777" w:rsidR="002759C1" w:rsidRPr="00EC76D5" w:rsidRDefault="002759C1" w:rsidP="002759C1">
      <w:pPr>
        <w:pStyle w:val="Code"/>
      </w:pPr>
      <w:r w:rsidRPr="00EC76D5">
        <w:t xml:space="preserve">    if (middleCode.isSave() &amp;&amp; (resultSymbol != null)) {</w:t>
      </w:r>
    </w:p>
    <w:p w14:paraId="68BCE478" w14:textId="77777777" w:rsidR="002759C1" w:rsidRPr="00EC76D5" w:rsidRDefault="002759C1" w:rsidP="002759C1">
      <w:pPr>
        <w:pStyle w:val="Code"/>
      </w:pPr>
      <w:r w:rsidRPr="00EC76D5">
        <w:t xml:space="preserve">      saveRegister(leftRegister, resultSymbol, leftAddressRegister, leftAddressOffset);</w:t>
      </w:r>
    </w:p>
    <w:p w14:paraId="3195C41C" w14:textId="77777777" w:rsidR="002759C1" w:rsidRPr="00EC76D5" w:rsidRDefault="002759C1" w:rsidP="002759C1">
      <w:pPr>
        <w:pStyle w:val="Code"/>
      </w:pPr>
      <w:r w:rsidRPr="00EC76D5">
        <w:t xml:space="preserve">    }</w:t>
      </w:r>
    </w:p>
    <w:p w14:paraId="59912AF4" w14:textId="77777777" w:rsidR="002759C1" w:rsidRPr="00EC76D5" w:rsidRDefault="002759C1" w:rsidP="002759C1">
      <w:pPr>
        <w:pStyle w:val="Code"/>
      </w:pPr>
      <w:r w:rsidRPr="00EC76D5">
        <w:t xml:space="preserve">  }</w:t>
      </w:r>
    </w:p>
    <w:p w14:paraId="3129C91A" w14:textId="77777777" w:rsidR="002759C1" w:rsidRPr="00EC76D5" w:rsidRDefault="002759C1" w:rsidP="002759C1">
      <w:pPr>
        <w:pStyle w:val="Code"/>
      </w:pPr>
    </w:p>
    <w:p w14:paraId="2B14CAF4" w14:textId="77777777" w:rsidR="002759C1" w:rsidRPr="00EC76D5" w:rsidRDefault="002759C1" w:rsidP="002759C1">
      <w:pPr>
        <w:pStyle w:val="Code"/>
      </w:pPr>
      <w:r w:rsidRPr="00EC76D5">
        <w:t xml:space="preserve">  // ------------------------------------------------------------------------</w:t>
      </w:r>
    </w:p>
    <w:p w14:paraId="57BACAAE" w14:textId="77777777" w:rsidR="002759C1" w:rsidRPr="00EC76D5" w:rsidRDefault="002759C1" w:rsidP="002759C1">
      <w:pPr>
        <w:pStyle w:val="Code"/>
      </w:pPr>
      <w:r w:rsidRPr="00EC76D5">
        <w:t xml:space="preserve">  </w:t>
      </w:r>
    </w:p>
    <w:p w14:paraId="33FE5F76" w14:textId="77777777" w:rsidR="002759C1" w:rsidRPr="00EC76D5" w:rsidRDefault="002759C1" w:rsidP="002759C1">
      <w:pPr>
        <w:pStyle w:val="Code"/>
      </w:pPr>
      <w:r w:rsidRPr="00EC76D5">
        <w:t xml:space="preserve">  private void pushFloating(Symbol symbol, Register addressRegister, int addressOffset) {</w:t>
      </w:r>
    </w:p>
    <w:p w14:paraId="40A0FB13" w14:textId="77777777" w:rsidR="002759C1" w:rsidRPr="00EC76D5" w:rsidRDefault="002759C1" w:rsidP="002759C1">
      <w:pPr>
        <w:pStyle w:val="Code"/>
      </w:pPr>
      <w:r w:rsidRPr="00EC76D5">
        <w:t xml:space="preserve">    ObjectOperator objectOp = m_floatPushMap.get(symbol.getType().getSort());</w:t>
      </w:r>
    </w:p>
    <w:p w14:paraId="7ACCCD22" w14:textId="77777777" w:rsidR="002759C1" w:rsidRPr="00EC76D5" w:rsidRDefault="002759C1" w:rsidP="002759C1">
      <w:pPr>
        <w:pStyle w:val="Code"/>
      </w:pPr>
    </w:p>
    <w:p w14:paraId="1DE68B43" w14:textId="77777777" w:rsidR="002759C1" w:rsidRPr="00EC76D5" w:rsidRDefault="002759C1" w:rsidP="002759C1">
      <w:pPr>
        <w:pStyle w:val="Code"/>
      </w:pPr>
      <w:r w:rsidRPr="00EC76D5">
        <w:t xml:space="preserve">    if (symbol.hasValue()) {</w:t>
      </w:r>
    </w:p>
    <w:p w14:paraId="30795133" w14:textId="77777777" w:rsidR="002759C1" w:rsidRPr="00EC76D5" w:rsidRDefault="002759C1" w:rsidP="002759C1">
      <w:pPr>
        <w:pStyle w:val="Code"/>
      </w:pPr>
      <w:r w:rsidRPr="00EC76D5">
        <w:t xml:space="preserve">      Object value = symbol.getValue();</w:t>
      </w:r>
    </w:p>
    <w:p w14:paraId="392CCC6C" w14:textId="77777777" w:rsidR="002759C1" w:rsidRPr="00EC76D5" w:rsidRDefault="002759C1" w:rsidP="002759C1">
      <w:pPr>
        <w:pStyle w:val="Code"/>
      </w:pPr>
      <w:r w:rsidRPr="00EC76D5">
        <w:t xml:space="preserve">      </w:t>
      </w:r>
    </w:p>
    <w:p w14:paraId="06AB1C3C" w14:textId="77777777" w:rsidR="002759C1" w:rsidRPr="00EC76D5" w:rsidRDefault="002759C1" w:rsidP="002759C1">
      <w:pPr>
        <w:pStyle w:val="Code"/>
      </w:pPr>
      <w:r w:rsidRPr="00EC76D5">
        <w:t xml:space="preserve">      if (value instanceof BigInteger) {</w:t>
      </w:r>
    </w:p>
    <w:p w14:paraId="6D66EAD5" w14:textId="77777777" w:rsidR="002759C1" w:rsidRPr="00EC76D5" w:rsidRDefault="002759C1" w:rsidP="002759C1">
      <w:pPr>
        <w:pStyle w:val="Code"/>
      </w:pPr>
      <w:r w:rsidRPr="00EC76D5">
        <w:t xml:space="preserve">        value = new BigDecimal(((BigInteger) value).intValue());</w:t>
      </w:r>
    </w:p>
    <w:p w14:paraId="204BE0B2" w14:textId="77777777" w:rsidR="002759C1" w:rsidRPr="00EC76D5" w:rsidRDefault="002759C1" w:rsidP="002759C1">
      <w:pPr>
        <w:pStyle w:val="Code"/>
      </w:pPr>
      <w:r w:rsidRPr="00EC76D5">
        <w:t xml:space="preserve">      }</w:t>
      </w:r>
    </w:p>
    <w:p w14:paraId="19F7D51F" w14:textId="77777777" w:rsidR="002759C1" w:rsidRPr="00EC76D5" w:rsidRDefault="002759C1" w:rsidP="002759C1">
      <w:pPr>
        <w:pStyle w:val="Code"/>
      </w:pPr>
    </w:p>
    <w:p w14:paraId="53B7D28A" w14:textId="77777777" w:rsidR="002759C1" w:rsidRPr="00EC76D5" w:rsidRDefault="002759C1" w:rsidP="002759C1">
      <w:pPr>
        <w:pStyle w:val="Code"/>
      </w:pPr>
      <w:r w:rsidRPr="00EC76D5">
        <w:t xml:space="preserve">      if (((Number) value).doubleValue() == 0.0) {</w:t>
      </w:r>
    </w:p>
    <w:p w14:paraId="4E14CE86" w14:textId="77777777" w:rsidR="002759C1" w:rsidRPr="00EC76D5" w:rsidRDefault="002759C1" w:rsidP="002759C1">
      <w:pPr>
        <w:pStyle w:val="Code"/>
      </w:pPr>
      <w:r w:rsidRPr="00EC76D5">
        <w:t xml:space="preserve">        addObjectCode(ObjectOperator.fldz, null, null, null);</w:t>
      </w:r>
    </w:p>
    <w:p w14:paraId="0F43D515" w14:textId="77777777" w:rsidR="002759C1" w:rsidRPr="00EC76D5" w:rsidRDefault="002759C1" w:rsidP="002759C1">
      <w:pPr>
        <w:pStyle w:val="Code"/>
      </w:pPr>
      <w:r w:rsidRPr="00EC76D5">
        <w:t xml:space="preserve">      }</w:t>
      </w:r>
    </w:p>
    <w:p w14:paraId="38523768" w14:textId="77777777" w:rsidR="002759C1" w:rsidRPr="00EC76D5" w:rsidRDefault="002759C1" w:rsidP="002759C1">
      <w:pPr>
        <w:pStyle w:val="Code"/>
      </w:pPr>
      <w:r w:rsidRPr="00EC76D5">
        <w:t xml:space="preserve">      else if (((Number) value).doubleValue() == 1.0) {</w:t>
      </w:r>
    </w:p>
    <w:p w14:paraId="45247423" w14:textId="77777777" w:rsidR="002759C1" w:rsidRPr="00EC76D5" w:rsidRDefault="002759C1" w:rsidP="002759C1">
      <w:pPr>
        <w:pStyle w:val="Code"/>
      </w:pPr>
      <w:r w:rsidRPr="00EC76D5">
        <w:t xml:space="preserve">        addObjectCode(ObjectOperator.fld1, null, null, null);</w:t>
      </w:r>
    </w:p>
    <w:p w14:paraId="22883703" w14:textId="77777777" w:rsidR="002759C1" w:rsidRPr="00EC76D5" w:rsidRDefault="002759C1" w:rsidP="002759C1">
      <w:pPr>
        <w:pStyle w:val="Code"/>
      </w:pPr>
      <w:r w:rsidRPr="00EC76D5">
        <w:t xml:space="preserve">      }</w:t>
      </w:r>
    </w:p>
    <w:p w14:paraId="5EB32ED4" w14:textId="77777777" w:rsidR="002759C1" w:rsidRPr="00EC76D5" w:rsidRDefault="002759C1" w:rsidP="002759C1">
      <w:pPr>
        <w:pStyle w:val="Code"/>
      </w:pPr>
      <w:r w:rsidRPr="00EC76D5">
        <w:t xml:space="preserve">      else {</w:t>
      </w:r>
    </w:p>
    <w:p w14:paraId="1B185276" w14:textId="77777777" w:rsidR="002759C1" w:rsidRPr="00EC76D5" w:rsidRDefault="002759C1" w:rsidP="002759C1">
      <w:pPr>
        <w:pStyle w:val="Code"/>
      </w:pPr>
      <w:r w:rsidRPr="00EC76D5">
        <w:lastRenderedPageBreak/>
        <w:t xml:space="preserve">        Pair&lt;String,Integer&gt; pair = new Pair&lt;&gt;(symbol.getUniqueName(), 0);</w:t>
      </w:r>
    </w:p>
    <w:p w14:paraId="0F202B5F" w14:textId="77777777" w:rsidR="002759C1" w:rsidRPr="00EC76D5" w:rsidRDefault="002759C1" w:rsidP="002759C1">
      <w:pPr>
        <w:pStyle w:val="Code"/>
      </w:pPr>
      <w:r w:rsidRPr="00EC76D5">
        <w:t xml:space="preserve">        addObjectCode(objectOp, null, pair, null);</w:t>
      </w:r>
    </w:p>
    <w:p w14:paraId="602C9F52" w14:textId="77777777" w:rsidR="002759C1" w:rsidRPr="00EC76D5" w:rsidRDefault="002759C1" w:rsidP="002759C1">
      <w:pPr>
        <w:pStyle w:val="Code"/>
      </w:pPr>
      <w:r w:rsidRPr="00EC76D5">
        <w:t xml:space="preserve">      }</w:t>
      </w:r>
    </w:p>
    <w:p w14:paraId="2AE8F564" w14:textId="77777777" w:rsidR="002759C1" w:rsidRPr="00EC76D5" w:rsidRDefault="002759C1" w:rsidP="002759C1">
      <w:pPr>
        <w:pStyle w:val="Code"/>
      </w:pPr>
      <w:r w:rsidRPr="00EC76D5">
        <w:t xml:space="preserve">    }</w:t>
      </w:r>
    </w:p>
    <w:p w14:paraId="461AC6AF" w14:textId="77777777" w:rsidR="002759C1" w:rsidRPr="00EC76D5" w:rsidRDefault="002759C1" w:rsidP="002759C1">
      <w:pPr>
        <w:pStyle w:val="Code"/>
      </w:pPr>
      <w:r w:rsidRPr="00EC76D5">
        <w:t xml:space="preserve">    else if (addressRegister != null) {</w:t>
      </w:r>
    </w:p>
    <w:p w14:paraId="0C44FAC0" w14:textId="77777777" w:rsidR="002759C1" w:rsidRPr="00EC76D5" w:rsidRDefault="002759C1" w:rsidP="002759C1">
      <w:pPr>
        <w:pStyle w:val="Code"/>
      </w:pPr>
      <w:r w:rsidRPr="00EC76D5">
        <w:t xml:space="preserve">      addObjectCode(objectOp, addressRegister, addressOffset, null);</w:t>
      </w:r>
    </w:p>
    <w:p w14:paraId="4D543CB0" w14:textId="77777777" w:rsidR="002759C1" w:rsidRPr="00EC76D5" w:rsidRDefault="002759C1" w:rsidP="002759C1">
      <w:pPr>
        <w:pStyle w:val="Code"/>
      </w:pPr>
      <w:r w:rsidRPr="00EC76D5">
        <w:t xml:space="preserve">    }</w:t>
      </w:r>
    </w:p>
    <w:p w14:paraId="33A91AD5" w14:textId="77777777" w:rsidR="002759C1" w:rsidRPr="00EC76D5" w:rsidRDefault="002759C1" w:rsidP="002759C1">
      <w:pPr>
        <w:pStyle w:val="Code"/>
      </w:pPr>
      <w:r w:rsidRPr="00EC76D5">
        <w:t xml:space="preserve">    else if (symbol.isAutoOrRegister()) {</w:t>
      </w:r>
    </w:p>
    <w:p w14:paraId="7977309F" w14:textId="77777777" w:rsidR="002759C1" w:rsidRPr="00EC76D5" w:rsidRDefault="002759C1" w:rsidP="002759C1">
      <w:pPr>
        <w:pStyle w:val="Code"/>
      </w:pPr>
      <w:r w:rsidRPr="00EC76D5">
        <w:t xml:space="preserve">      addObjectCode(objectOp, getStackRegister(symbol), symbol.getOffset(), null);</w:t>
      </w:r>
    </w:p>
    <w:p w14:paraId="6C913C65" w14:textId="77777777" w:rsidR="002759C1" w:rsidRPr="00EC76D5" w:rsidRDefault="002759C1" w:rsidP="002759C1">
      <w:pPr>
        <w:pStyle w:val="Code"/>
      </w:pPr>
      <w:r w:rsidRPr="00EC76D5">
        <w:t xml:space="preserve">    }</w:t>
      </w:r>
    </w:p>
    <w:p w14:paraId="1AC6D99E" w14:textId="77777777" w:rsidR="002759C1" w:rsidRPr="00EC76D5" w:rsidRDefault="002759C1" w:rsidP="002759C1">
      <w:pPr>
        <w:pStyle w:val="Code"/>
      </w:pPr>
      <w:r w:rsidRPr="00EC76D5">
        <w:t xml:space="preserve">    else {</w:t>
      </w:r>
    </w:p>
    <w:p w14:paraId="59973DAA" w14:textId="77777777" w:rsidR="002759C1" w:rsidRPr="00EC76D5" w:rsidRDefault="002759C1" w:rsidP="002759C1">
      <w:pPr>
        <w:pStyle w:val="Code"/>
      </w:pPr>
      <w:r w:rsidRPr="00EC76D5">
        <w:t xml:space="preserve">      Pair&lt;String,Integer&gt; pair = new Pair&lt;&gt;(symbol.getUniqueName(), symbol.getOffset());</w:t>
      </w:r>
    </w:p>
    <w:p w14:paraId="1A259699" w14:textId="77777777" w:rsidR="002759C1" w:rsidRPr="00EC76D5" w:rsidRDefault="002759C1" w:rsidP="002759C1">
      <w:pPr>
        <w:pStyle w:val="Code"/>
      </w:pPr>
      <w:r w:rsidRPr="00EC76D5">
        <w:t xml:space="preserve">      addObjectCode(objectOp, null, pair, null);</w:t>
      </w:r>
    </w:p>
    <w:p w14:paraId="2F0F3E61" w14:textId="77777777" w:rsidR="002759C1" w:rsidRPr="00EC76D5" w:rsidRDefault="002759C1" w:rsidP="002759C1">
      <w:pPr>
        <w:pStyle w:val="Code"/>
      </w:pPr>
      <w:r w:rsidRPr="00EC76D5">
        <w:t xml:space="preserve">    }</w:t>
      </w:r>
    </w:p>
    <w:p w14:paraId="76D8DE0F" w14:textId="77777777" w:rsidR="002759C1" w:rsidRPr="00EC76D5" w:rsidRDefault="002759C1" w:rsidP="002759C1">
      <w:pPr>
        <w:pStyle w:val="Code"/>
      </w:pPr>
    </w:p>
    <w:p w14:paraId="78CBE8F2" w14:textId="77777777" w:rsidR="002759C1" w:rsidRPr="00EC76D5" w:rsidRDefault="002759C1" w:rsidP="002759C1">
      <w:pPr>
        <w:pStyle w:val="Code"/>
      </w:pPr>
      <w:r w:rsidRPr="00EC76D5">
        <w:t xml:space="preserve">    ++m_stackSize;</w:t>
      </w:r>
    </w:p>
    <w:p w14:paraId="41B483BA" w14:textId="77777777" w:rsidR="002759C1" w:rsidRPr="00EC76D5" w:rsidRDefault="002759C1" w:rsidP="002759C1">
      <w:pPr>
        <w:pStyle w:val="Code"/>
      </w:pPr>
      <w:r w:rsidRPr="00EC76D5">
        <w:t xml:space="preserve">    Main.DebugStream.println("Push " + symbol.getName() + " " + m_stackSize);</w:t>
      </w:r>
    </w:p>
    <w:p w14:paraId="452E3B21" w14:textId="77777777" w:rsidR="002759C1" w:rsidRPr="00EC76D5" w:rsidRDefault="002759C1" w:rsidP="002759C1">
      <w:pPr>
        <w:pStyle w:val="Code"/>
      </w:pPr>
      <w:r w:rsidRPr="00EC76D5">
        <w:t xml:space="preserve">  }</w:t>
      </w:r>
    </w:p>
    <w:p w14:paraId="199F428C" w14:textId="77777777" w:rsidR="002759C1" w:rsidRPr="00EC76D5" w:rsidRDefault="002759C1" w:rsidP="002759C1">
      <w:pPr>
        <w:pStyle w:val="Code"/>
      </w:pPr>
    </w:p>
    <w:p w14:paraId="0DC8BB5F" w14:textId="77777777" w:rsidR="002759C1" w:rsidRPr="00EC76D5" w:rsidRDefault="002759C1" w:rsidP="002759C1">
      <w:pPr>
        <w:pStyle w:val="Code"/>
      </w:pPr>
      <w:r w:rsidRPr="00EC76D5">
        <w:t xml:space="preserve">  private void topPopFloating(Symbol symbol, boolean pop, Register addressRegister,</w:t>
      </w:r>
    </w:p>
    <w:p w14:paraId="68C8DC10" w14:textId="77777777" w:rsidR="002759C1" w:rsidRPr="00EC76D5" w:rsidRDefault="002759C1" w:rsidP="002759C1">
      <w:pPr>
        <w:pStyle w:val="Code"/>
      </w:pPr>
      <w:r w:rsidRPr="00EC76D5">
        <w:t xml:space="preserve">                              int addressOffset, Register baseRegister) {</w:t>
      </w:r>
    </w:p>
    <w:p w14:paraId="7CAF469F" w14:textId="77777777" w:rsidR="002759C1" w:rsidRPr="00EC76D5" w:rsidRDefault="002759C1" w:rsidP="002759C1">
      <w:pPr>
        <w:pStyle w:val="Code"/>
      </w:pPr>
      <w:r w:rsidRPr="00EC76D5">
        <w:t xml:space="preserve">    if (symbol == null) {</w:t>
      </w:r>
    </w:p>
    <w:p w14:paraId="6B3548C8" w14:textId="77777777" w:rsidR="002759C1" w:rsidRPr="00EC76D5" w:rsidRDefault="002759C1" w:rsidP="002759C1">
      <w:pPr>
        <w:pStyle w:val="Code"/>
      </w:pPr>
      <w:r w:rsidRPr="00EC76D5">
        <w:t xml:space="preserve">      Assert.error(pop, "pop");</w:t>
      </w:r>
    </w:p>
    <w:p w14:paraId="763606C8" w14:textId="77777777" w:rsidR="002759C1" w:rsidRPr="00EC76D5" w:rsidRDefault="002759C1" w:rsidP="002759C1">
      <w:pPr>
        <w:pStyle w:val="Code"/>
      </w:pPr>
      <w:r w:rsidRPr="00EC76D5">
        <w:t xml:space="preserve">      </w:t>
      </w:r>
    </w:p>
    <w:p w14:paraId="11AF16AD" w14:textId="77777777" w:rsidR="002759C1" w:rsidRPr="00EC76D5" w:rsidRDefault="002759C1" w:rsidP="002759C1">
      <w:pPr>
        <w:pStyle w:val="Code"/>
      </w:pPr>
      <w:r w:rsidRPr="00EC76D5">
        <w:t xml:space="preserve">      if (pop) {</w:t>
      </w:r>
    </w:p>
    <w:p w14:paraId="0505B39B" w14:textId="77777777" w:rsidR="002759C1" w:rsidRPr="00EC76D5" w:rsidRDefault="002759C1" w:rsidP="002759C1">
      <w:pPr>
        <w:pStyle w:val="Code"/>
      </w:pPr>
      <w:r w:rsidRPr="00EC76D5">
        <w:t xml:space="preserve">        --m_stackSize;</w:t>
      </w:r>
    </w:p>
    <w:p w14:paraId="46C80318" w14:textId="77777777" w:rsidR="002759C1" w:rsidRPr="00EC76D5" w:rsidRDefault="002759C1" w:rsidP="002759C1">
      <w:pPr>
        <w:pStyle w:val="Code"/>
      </w:pPr>
      <w:r w:rsidRPr="00EC76D5">
        <w:t xml:space="preserve">        addObjectCode(ObjectOperator.fstsw, null, null, null); // XXX</w:t>
      </w:r>
    </w:p>
    <w:p w14:paraId="022B9BFF" w14:textId="77777777" w:rsidR="002759C1" w:rsidRPr="00EC76D5" w:rsidRDefault="002759C1" w:rsidP="002759C1">
      <w:pPr>
        <w:pStyle w:val="Code"/>
      </w:pPr>
      <w:r w:rsidRPr="00EC76D5">
        <w:t xml:space="preserve">        Main.DebugStream.println("Pop " + m_stackSize);</w:t>
      </w:r>
    </w:p>
    <w:p w14:paraId="5E0C24CE" w14:textId="77777777" w:rsidR="002759C1" w:rsidRPr="00EC76D5" w:rsidRDefault="002759C1" w:rsidP="002759C1">
      <w:pPr>
        <w:pStyle w:val="Code"/>
      </w:pPr>
      <w:r w:rsidRPr="00EC76D5">
        <w:t xml:space="preserve">      }</w:t>
      </w:r>
    </w:p>
    <w:p w14:paraId="12ECE242" w14:textId="77777777" w:rsidR="002759C1" w:rsidRPr="00EC76D5" w:rsidRDefault="002759C1" w:rsidP="002759C1">
      <w:pPr>
        <w:pStyle w:val="Code"/>
      </w:pPr>
      <w:r w:rsidRPr="00EC76D5">
        <w:t xml:space="preserve">      else {</w:t>
      </w:r>
    </w:p>
    <w:p w14:paraId="24B0CC47" w14:textId="77777777" w:rsidR="002759C1" w:rsidRPr="00EC76D5" w:rsidRDefault="002759C1" w:rsidP="002759C1">
      <w:pPr>
        <w:pStyle w:val="Code"/>
      </w:pPr>
      <w:r w:rsidRPr="00EC76D5">
        <w:t xml:space="preserve">        Main.DebugStream.println("Top " + m_stackSize);</w:t>
      </w:r>
    </w:p>
    <w:p w14:paraId="2D999284" w14:textId="77777777" w:rsidR="002759C1" w:rsidRPr="00EC76D5" w:rsidRDefault="002759C1" w:rsidP="002759C1">
      <w:pPr>
        <w:pStyle w:val="Code"/>
      </w:pPr>
      <w:r w:rsidRPr="00EC76D5">
        <w:t xml:space="preserve">      }</w:t>
      </w:r>
    </w:p>
    <w:p w14:paraId="779699CE" w14:textId="77777777" w:rsidR="002759C1" w:rsidRPr="00EC76D5" w:rsidRDefault="002759C1" w:rsidP="002759C1">
      <w:pPr>
        <w:pStyle w:val="Code"/>
      </w:pPr>
      <w:r w:rsidRPr="00EC76D5">
        <w:t xml:space="preserve">    }</w:t>
      </w:r>
    </w:p>
    <w:p w14:paraId="67977B74" w14:textId="77777777" w:rsidR="002759C1" w:rsidRPr="00EC76D5" w:rsidRDefault="002759C1" w:rsidP="002759C1">
      <w:pPr>
        <w:pStyle w:val="Code"/>
      </w:pPr>
      <w:r w:rsidRPr="00EC76D5">
        <w:t xml:space="preserve">    else { // if (!symbol.isTemporary()) {</w:t>
      </w:r>
    </w:p>
    <w:p w14:paraId="396808A7" w14:textId="77777777" w:rsidR="002759C1" w:rsidRPr="00EC76D5" w:rsidRDefault="002759C1" w:rsidP="002759C1">
      <w:pPr>
        <w:pStyle w:val="Code"/>
      </w:pPr>
      <w:r w:rsidRPr="00EC76D5">
        <w:t xml:space="preserve">      ObjectOperator objectOp = pop ? m_floatPopMap.get(symbol.getType().getSort())</w:t>
      </w:r>
    </w:p>
    <w:p w14:paraId="6720BDA4" w14:textId="77777777" w:rsidR="002759C1" w:rsidRPr="00EC76D5" w:rsidRDefault="002759C1" w:rsidP="002759C1">
      <w:pPr>
        <w:pStyle w:val="Code"/>
      </w:pPr>
      <w:r w:rsidRPr="00EC76D5">
        <w:t xml:space="preserve">                                    : m_floatTopMap.get(symbol.getType().getSort());</w:t>
      </w:r>
    </w:p>
    <w:p w14:paraId="6E1827A6" w14:textId="77777777" w:rsidR="002759C1" w:rsidRPr="00EC76D5" w:rsidRDefault="002759C1" w:rsidP="002759C1">
      <w:pPr>
        <w:pStyle w:val="Code"/>
      </w:pPr>
      <w:r w:rsidRPr="00EC76D5">
        <w:t xml:space="preserve">  </w:t>
      </w:r>
    </w:p>
    <w:p w14:paraId="2FB5FACD" w14:textId="77777777" w:rsidR="002759C1" w:rsidRPr="00EC76D5" w:rsidRDefault="002759C1" w:rsidP="002759C1">
      <w:pPr>
        <w:pStyle w:val="Code"/>
      </w:pPr>
      <w:r w:rsidRPr="00EC76D5">
        <w:t xml:space="preserve">      if (addressRegister != null) {</w:t>
      </w:r>
    </w:p>
    <w:p w14:paraId="736348BC" w14:textId="77777777" w:rsidR="002759C1" w:rsidRPr="00EC76D5" w:rsidRDefault="002759C1" w:rsidP="002759C1">
      <w:pPr>
        <w:pStyle w:val="Code"/>
      </w:pPr>
      <w:r w:rsidRPr="00EC76D5">
        <w:t xml:space="preserve">        addObjectCode(objectOp, addressRegister, 0, null);</w:t>
      </w:r>
    </w:p>
    <w:p w14:paraId="42EA5254" w14:textId="77777777" w:rsidR="002759C1" w:rsidRPr="00EC76D5" w:rsidRDefault="002759C1" w:rsidP="002759C1">
      <w:pPr>
        <w:pStyle w:val="Code"/>
      </w:pPr>
      <w:r w:rsidRPr="00EC76D5">
        <w:t xml:space="preserve">      }</w:t>
      </w:r>
    </w:p>
    <w:p w14:paraId="32652813" w14:textId="77777777" w:rsidR="002759C1" w:rsidRPr="00EC76D5" w:rsidRDefault="002759C1" w:rsidP="002759C1">
      <w:pPr>
        <w:pStyle w:val="Code"/>
      </w:pPr>
      <w:r w:rsidRPr="00EC76D5">
        <w:t xml:space="preserve">      else if (symbol.isAutoOrRegister()) {</w:t>
      </w:r>
    </w:p>
    <w:p w14:paraId="6DBF2649" w14:textId="77777777" w:rsidR="002759C1" w:rsidRPr="00EC76D5" w:rsidRDefault="002759C1" w:rsidP="002759C1">
      <w:pPr>
        <w:pStyle w:val="Code"/>
      </w:pPr>
      <w:r w:rsidRPr="00EC76D5">
        <w:t xml:space="preserve">        if (baseRegister == null) {</w:t>
      </w:r>
    </w:p>
    <w:p w14:paraId="592CA000" w14:textId="77777777" w:rsidR="002759C1" w:rsidRPr="00EC76D5" w:rsidRDefault="002759C1" w:rsidP="002759C1">
      <w:pPr>
        <w:pStyle w:val="Code"/>
      </w:pPr>
      <w:r w:rsidRPr="00EC76D5">
        <w:t xml:space="preserve">          baseRegister = getStackRegister(symbol);</w:t>
      </w:r>
    </w:p>
    <w:p w14:paraId="200305FB" w14:textId="77777777" w:rsidR="002759C1" w:rsidRPr="00EC76D5" w:rsidRDefault="002759C1" w:rsidP="002759C1">
      <w:pPr>
        <w:pStyle w:val="Code"/>
      </w:pPr>
      <w:r w:rsidRPr="00EC76D5">
        <w:t xml:space="preserve">        }</w:t>
      </w:r>
    </w:p>
    <w:p w14:paraId="2F0929D4" w14:textId="77777777" w:rsidR="002759C1" w:rsidRPr="00EC76D5" w:rsidRDefault="002759C1" w:rsidP="002759C1">
      <w:pPr>
        <w:pStyle w:val="Code"/>
      </w:pPr>
      <w:r w:rsidRPr="00EC76D5">
        <w:t xml:space="preserve">        </w:t>
      </w:r>
    </w:p>
    <w:p w14:paraId="0D9673F9" w14:textId="77777777" w:rsidR="002759C1" w:rsidRPr="00EC76D5" w:rsidRDefault="002759C1" w:rsidP="002759C1">
      <w:pPr>
        <w:pStyle w:val="Code"/>
      </w:pPr>
      <w:r w:rsidRPr="00EC76D5">
        <w:t xml:space="preserve">        addObjectCode(objectOp, baseRegister, symbol.getOffset(), null);</w:t>
      </w:r>
    </w:p>
    <w:p w14:paraId="5FEBD5A5" w14:textId="77777777" w:rsidR="002759C1" w:rsidRPr="00EC76D5" w:rsidRDefault="002759C1" w:rsidP="002759C1">
      <w:pPr>
        <w:pStyle w:val="Code"/>
      </w:pPr>
      <w:r w:rsidRPr="00EC76D5">
        <w:t xml:space="preserve">      }</w:t>
      </w:r>
    </w:p>
    <w:p w14:paraId="75701200" w14:textId="77777777" w:rsidR="002759C1" w:rsidRPr="00EC76D5" w:rsidRDefault="002759C1" w:rsidP="002759C1">
      <w:pPr>
        <w:pStyle w:val="Code"/>
      </w:pPr>
      <w:r w:rsidRPr="00EC76D5">
        <w:t xml:space="preserve">      else {</w:t>
      </w:r>
    </w:p>
    <w:p w14:paraId="676F7BE4" w14:textId="77777777" w:rsidR="002759C1" w:rsidRPr="00EC76D5" w:rsidRDefault="002759C1" w:rsidP="002759C1">
      <w:pPr>
        <w:pStyle w:val="Code"/>
      </w:pPr>
      <w:r w:rsidRPr="00EC76D5">
        <w:t xml:space="preserve">        Pair&lt;String,Integer&gt; pair = new Pair&lt;&gt;(symbol.getUniqueName(), symbol.getOffset());</w:t>
      </w:r>
    </w:p>
    <w:p w14:paraId="3AF0B744" w14:textId="77777777" w:rsidR="002759C1" w:rsidRPr="00EC76D5" w:rsidRDefault="002759C1" w:rsidP="002759C1">
      <w:pPr>
        <w:pStyle w:val="Code"/>
      </w:pPr>
      <w:r w:rsidRPr="00EC76D5">
        <w:t xml:space="preserve">        addObjectCode(objectOp, null, pair, null);</w:t>
      </w:r>
    </w:p>
    <w:p w14:paraId="3FB37296" w14:textId="77777777" w:rsidR="002759C1" w:rsidRPr="00EC76D5" w:rsidRDefault="002759C1" w:rsidP="002759C1">
      <w:pPr>
        <w:pStyle w:val="Code"/>
      </w:pPr>
      <w:r w:rsidRPr="00EC76D5">
        <w:t xml:space="preserve">      }</w:t>
      </w:r>
    </w:p>
    <w:p w14:paraId="623FB7E3" w14:textId="77777777" w:rsidR="002759C1" w:rsidRPr="00EC76D5" w:rsidRDefault="002759C1" w:rsidP="002759C1">
      <w:pPr>
        <w:pStyle w:val="Code"/>
      </w:pPr>
      <w:r w:rsidRPr="00EC76D5">
        <w:lastRenderedPageBreak/>
        <w:t xml:space="preserve">      </w:t>
      </w:r>
    </w:p>
    <w:p w14:paraId="417E5FAC" w14:textId="77777777" w:rsidR="002759C1" w:rsidRPr="00EC76D5" w:rsidRDefault="002759C1" w:rsidP="002759C1">
      <w:pPr>
        <w:pStyle w:val="Code"/>
      </w:pPr>
      <w:r w:rsidRPr="00EC76D5">
        <w:t xml:space="preserve">      if (pop) {</w:t>
      </w:r>
    </w:p>
    <w:p w14:paraId="28292C04" w14:textId="77777777" w:rsidR="002759C1" w:rsidRPr="00EC76D5" w:rsidRDefault="002759C1" w:rsidP="002759C1">
      <w:pPr>
        <w:pStyle w:val="Code"/>
      </w:pPr>
      <w:r w:rsidRPr="00EC76D5">
        <w:t xml:space="preserve">        --m_stackSize;</w:t>
      </w:r>
    </w:p>
    <w:p w14:paraId="4E8A69D2" w14:textId="77777777" w:rsidR="002759C1" w:rsidRPr="00EC76D5" w:rsidRDefault="002759C1" w:rsidP="002759C1">
      <w:pPr>
        <w:pStyle w:val="Code"/>
      </w:pPr>
      <w:r w:rsidRPr="00EC76D5">
        <w:t xml:space="preserve">        Main.DebugStream.println("Pop " + symbol.getName() + " " + m_stackSize);</w:t>
      </w:r>
    </w:p>
    <w:p w14:paraId="2F0A8B5C" w14:textId="77777777" w:rsidR="002759C1" w:rsidRPr="00EC76D5" w:rsidRDefault="002759C1" w:rsidP="002759C1">
      <w:pPr>
        <w:pStyle w:val="Code"/>
      </w:pPr>
      <w:r w:rsidRPr="00EC76D5">
        <w:t xml:space="preserve">      }</w:t>
      </w:r>
    </w:p>
    <w:p w14:paraId="42911BBE" w14:textId="77777777" w:rsidR="002759C1" w:rsidRPr="00EC76D5" w:rsidRDefault="002759C1" w:rsidP="002759C1">
      <w:pPr>
        <w:pStyle w:val="Code"/>
      </w:pPr>
      <w:r w:rsidRPr="00EC76D5">
        <w:t xml:space="preserve">      else {</w:t>
      </w:r>
    </w:p>
    <w:p w14:paraId="53E22143" w14:textId="77777777" w:rsidR="002759C1" w:rsidRPr="00EC76D5" w:rsidRDefault="002759C1" w:rsidP="002759C1">
      <w:pPr>
        <w:pStyle w:val="Code"/>
      </w:pPr>
      <w:r w:rsidRPr="00EC76D5">
        <w:t xml:space="preserve">        Main.DebugStream.println("Top " + m_stackSize);</w:t>
      </w:r>
    </w:p>
    <w:p w14:paraId="2522EDFE" w14:textId="77777777" w:rsidR="002759C1" w:rsidRPr="00EC76D5" w:rsidRDefault="002759C1" w:rsidP="002759C1">
      <w:pPr>
        <w:pStyle w:val="Code"/>
      </w:pPr>
      <w:r w:rsidRPr="00EC76D5">
        <w:t xml:space="preserve">      }</w:t>
      </w:r>
    </w:p>
    <w:p w14:paraId="4810FD45" w14:textId="77777777" w:rsidR="002759C1" w:rsidRPr="00EC76D5" w:rsidRDefault="002759C1" w:rsidP="002759C1">
      <w:pPr>
        <w:pStyle w:val="Code"/>
      </w:pPr>
      <w:r w:rsidRPr="00EC76D5">
        <w:t xml:space="preserve">    }</w:t>
      </w:r>
    </w:p>
    <w:p w14:paraId="4ED10B4B" w14:textId="77777777" w:rsidR="002759C1" w:rsidRPr="00EC76D5" w:rsidRDefault="002759C1" w:rsidP="002759C1">
      <w:pPr>
        <w:pStyle w:val="Code"/>
      </w:pPr>
      <w:r w:rsidRPr="00EC76D5">
        <w:t xml:space="preserve">  }</w:t>
      </w:r>
    </w:p>
    <w:p w14:paraId="44AB242C" w14:textId="77777777" w:rsidR="002759C1" w:rsidRPr="00EC76D5" w:rsidRDefault="002759C1" w:rsidP="002759C1">
      <w:pPr>
        <w:pStyle w:val="Code"/>
      </w:pPr>
    </w:p>
    <w:p w14:paraId="74978359" w14:textId="77777777" w:rsidR="002759C1" w:rsidRPr="00EC76D5" w:rsidRDefault="002759C1" w:rsidP="002759C1">
      <w:pPr>
        <w:pStyle w:val="Code"/>
      </w:pPr>
      <w:r w:rsidRPr="00EC76D5">
        <w:t xml:space="preserve">  private void generateFloating(MiddleCode middleCode, int index) {</w:t>
      </w:r>
    </w:p>
    <w:p w14:paraId="7396E597" w14:textId="77777777" w:rsidR="002759C1" w:rsidRPr="00EC76D5" w:rsidRDefault="002759C1" w:rsidP="002759C1">
      <w:pPr>
        <w:pStyle w:val="Code"/>
      </w:pPr>
      <w:r w:rsidRPr="00EC76D5">
        <w:t xml:space="preserve">    MiddleOperator middleOp = middleCode.getOperator();</w:t>
      </w:r>
    </w:p>
    <w:p w14:paraId="7EF2C039" w14:textId="77777777" w:rsidR="002759C1" w:rsidRPr="00EC76D5" w:rsidRDefault="002759C1" w:rsidP="002759C1">
      <w:pPr>
        <w:pStyle w:val="Code"/>
      </w:pPr>
    </w:p>
    <w:p w14:paraId="41C539FA" w14:textId="77777777" w:rsidR="002759C1" w:rsidRPr="00EC76D5" w:rsidRDefault="002759C1" w:rsidP="002759C1">
      <w:pPr>
        <w:pStyle w:val="Code"/>
      </w:pPr>
      <w:r w:rsidRPr="00EC76D5">
        <w:t xml:space="preserve">    Object operand1 = middleCode.getOperand(1),</w:t>
      </w:r>
    </w:p>
    <w:p w14:paraId="464DFB9E" w14:textId="77777777" w:rsidR="002759C1" w:rsidRPr="00EC76D5" w:rsidRDefault="002759C1" w:rsidP="002759C1">
      <w:pPr>
        <w:pStyle w:val="Code"/>
      </w:pPr>
      <w:r w:rsidRPr="00EC76D5">
        <w:t xml:space="preserve">           operand2 = middleCode.getOperand(2),</w:t>
      </w:r>
    </w:p>
    <w:p w14:paraId="38BAC766" w14:textId="77777777" w:rsidR="002759C1" w:rsidRPr="00EC76D5" w:rsidRDefault="002759C1" w:rsidP="002759C1">
      <w:pPr>
        <w:pStyle w:val="Code"/>
      </w:pPr>
      <w:r w:rsidRPr="00EC76D5">
        <w:t xml:space="preserve">           operand3 = middleCode.getOperand(3);</w:t>
      </w:r>
    </w:p>
    <w:p w14:paraId="70805637" w14:textId="77777777" w:rsidR="002759C1" w:rsidRPr="00EC76D5" w:rsidRDefault="002759C1" w:rsidP="002759C1">
      <w:pPr>
        <w:pStyle w:val="Code"/>
      </w:pPr>
    </w:p>
    <w:p w14:paraId="067864BC" w14:textId="77777777" w:rsidR="002759C1" w:rsidRPr="00EC76D5" w:rsidRDefault="002759C1" w:rsidP="002759C1">
      <w:pPr>
        <w:pStyle w:val="Code"/>
      </w:pPr>
      <w:r w:rsidRPr="00EC76D5">
        <w:t xml:space="preserve">    Register leftAddressRegister = middleCode.getRegister(Track.LeftAddress);</w:t>
      </w:r>
    </w:p>
    <w:p w14:paraId="53BD3160" w14:textId="77777777" w:rsidR="002759C1" w:rsidRPr="00EC76D5" w:rsidRDefault="002759C1" w:rsidP="002759C1">
      <w:pPr>
        <w:pStyle w:val="Code"/>
      </w:pPr>
      <w:r w:rsidRPr="00EC76D5">
        <w:t xml:space="preserve">    int leftAddressOffset = middleCode.getAddressOffset(Track.LeftAddress);</w:t>
      </w:r>
    </w:p>
    <w:p w14:paraId="1C1C08BE" w14:textId="77777777" w:rsidR="002759C1" w:rsidRPr="00EC76D5" w:rsidRDefault="002759C1" w:rsidP="002759C1">
      <w:pPr>
        <w:pStyle w:val="Code"/>
      </w:pPr>
      <w:r w:rsidRPr="00EC76D5">
        <w:t xml:space="preserve">        </w:t>
      </w:r>
    </w:p>
    <w:p w14:paraId="7A8824D5" w14:textId="77777777" w:rsidR="002759C1" w:rsidRPr="00EC76D5" w:rsidRDefault="002759C1" w:rsidP="002759C1">
      <w:pPr>
        <w:pStyle w:val="Code"/>
      </w:pPr>
      <w:r w:rsidRPr="00EC76D5">
        <w:t xml:space="preserve">    switch (middleOp) {</w:t>
      </w:r>
    </w:p>
    <w:p w14:paraId="53F9E7FA" w14:textId="77777777" w:rsidR="002759C1" w:rsidRPr="00EC76D5" w:rsidRDefault="002759C1" w:rsidP="002759C1">
      <w:pPr>
        <w:pStyle w:val="Code"/>
      </w:pPr>
      <w:r w:rsidRPr="00EC76D5">
        <w:t xml:space="preserve">      case PushFloat: {</w:t>
      </w:r>
    </w:p>
    <w:p w14:paraId="3545518A" w14:textId="77777777" w:rsidR="002759C1" w:rsidRPr="00EC76D5" w:rsidRDefault="002759C1" w:rsidP="002759C1">
      <w:pPr>
        <w:pStyle w:val="Code"/>
      </w:pPr>
      <w:r w:rsidRPr="00EC76D5">
        <w:t xml:space="preserve">          Symbol pushSymbol = (Symbol) operand1;</w:t>
      </w:r>
    </w:p>
    <w:p w14:paraId="3F55EE4E" w14:textId="77777777" w:rsidR="002759C1" w:rsidRPr="00EC76D5" w:rsidRDefault="002759C1" w:rsidP="002759C1">
      <w:pPr>
        <w:pStyle w:val="Code"/>
      </w:pPr>
      <w:r w:rsidRPr="00EC76D5">
        <w:t xml:space="preserve">          Register leftRegister = middleCode.getRegister(Track.Left);</w:t>
      </w:r>
    </w:p>
    <w:p w14:paraId="5EA3F1A3" w14:textId="77777777" w:rsidR="002759C1" w:rsidRPr="00EC76D5" w:rsidRDefault="002759C1" w:rsidP="002759C1">
      <w:pPr>
        <w:pStyle w:val="Code"/>
      </w:pPr>
      <w:r w:rsidRPr="00EC76D5">
        <w:t xml:space="preserve">          </w:t>
      </w:r>
    </w:p>
    <w:p w14:paraId="5279E91C" w14:textId="77777777" w:rsidR="002759C1" w:rsidRPr="00EC76D5" w:rsidRDefault="002759C1" w:rsidP="002759C1">
      <w:pPr>
        <w:pStyle w:val="Code"/>
      </w:pPr>
      <w:r w:rsidRPr="00EC76D5">
        <w:t xml:space="preserve">          if ((leftRegister != null) &amp;&amp; pushSymbol.isTemporary()) {</w:t>
      </w:r>
    </w:p>
    <w:p w14:paraId="29F0AA6B" w14:textId="77777777" w:rsidR="002759C1" w:rsidRPr="00EC76D5" w:rsidRDefault="002759C1" w:rsidP="002759C1">
      <w:pPr>
        <w:pStyle w:val="Code"/>
      </w:pPr>
      <w:r w:rsidRPr="00EC76D5">
        <w:t xml:space="preserve">            Assert.error(pushSymbol.getOffset() != 0);</w:t>
      </w:r>
    </w:p>
    <w:p w14:paraId="10C69D25" w14:textId="77777777" w:rsidR="002759C1" w:rsidRPr="00EC76D5" w:rsidRDefault="002759C1" w:rsidP="002759C1">
      <w:pPr>
        <w:pStyle w:val="Code"/>
      </w:pPr>
      <w:r w:rsidRPr="00EC76D5">
        <w:t xml:space="preserve">            leftRegister =</w:t>
      </w:r>
    </w:p>
    <w:p w14:paraId="2E8758DA" w14:textId="77777777" w:rsidR="002759C1" w:rsidRPr="00EC76D5" w:rsidRDefault="002759C1" w:rsidP="002759C1">
      <w:pPr>
        <w:pStyle w:val="Code"/>
      </w:pPr>
      <w:r w:rsidRPr="00EC76D5">
        <w:t xml:space="preserve">              ObjectCode.registerToSize(leftRegister, pushSymbol.getType().getSize());</w:t>
      </w:r>
    </w:p>
    <w:p w14:paraId="196876D1" w14:textId="77777777" w:rsidR="002759C1" w:rsidRPr="00EC76D5" w:rsidRDefault="002759C1" w:rsidP="002759C1">
      <w:pPr>
        <w:pStyle w:val="Code"/>
      </w:pPr>
      <w:r w:rsidRPr="00EC76D5">
        <w:t xml:space="preserve">            saveRegister(leftRegister, pushSymbol, null, 0);</w:t>
      </w:r>
    </w:p>
    <w:p w14:paraId="57A2FEAD" w14:textId="77777777" w:rsidR="002759C1" w:rsidRPr="00EC76D5" w:rsidRDefault="002759C1" w:rsidP="002759C1">
      <w:pPr>
        <w:pStyle w:val="Code"/>
      </w:pPr>
      <w:r w:rsidRPr="00EC76D5">
        <w:t xml:space="preserve">          }</w:t>
      </w:r>
    </w:p>
    <w:p w14:paraId="23110904" w14:textId="77777777" w:rsidR="002759C1" w:rsidRPr="00EC76D5" w:rsidRDefault="002759C1" w:rsidP="002759C1">
      <w:pPr>
        <w:pStyle w:val="Code"/>
      </w:pPr>
      <w:r w:rsidRPr="00EC76D5">
        <w:t xml:space="preserve">          </w:t>
      </w:r>
    </w:p>
    <w:p w14:paraId="5F93B3F2" w14:textId="77777777" w:rsidR="002759C1" w:rsidRPr="00EC76D5" w:rsidRDefault="002759C1" w:rsidP="002759C1">
      <w:pPr>
        <w:pStyle w:val="Code"/>
      </w:pPr>
      <w:r w:rsidRPr="00EC76D5">
        <w:t xml:space="preserve">          pushFloating(pushSymbol, leftAddressRegister, leftAddressOffset);</w:t>
      </w:r>
    </w:p>
    <w:p w14:paraId="406B2E6B" w14:textId="77777777" w:rsidR="002759C1" w:rsidRPr="00EC76D5" w:rsidRDefault="002759C1" w:rsidP="002759C1">
      <w:pPr>
        <w:pStyle w:val="Code"/>
      </w:pPr>
      <w:r w:rsidRPr="00EC76D5">
        <w:t xml:space="preserve">        }</w:t>
      </w:r>
    </w:p>
    <w:p w14:paraId="6AE0A11A" w14:textId="77777777" w:rsidR="002759C1" w:rsidRPr="00EC76D5" w:rsidRDefault="002759C1" w:rsidP="002759C1">
      <w:pPr>
        <w:pStyle w:val="Code"/>
      </w:pPr>
      <w:r w:rsidRPr="00EC76D5">
        <w:t xml:space="preserve">        break;</w:t>
      </w:r>
    </w:p>
    <w:p w14:paraId="4691414E" w14:textId="77777777" w:rsidR="002759C1" w:rsidRPr="00EC76D5" w:rsidRDefault="002759C1" w:rsidP="002759C1">
      <w:pPr>
        <w:pStyle w:val="Code"/>
      </w:pPr>
    </w:p>
    <w:p w14:paraId="4D8325AD" w14:textId="77777777" w:rsidR="002759C1" w:rsidRPr="00EC76D5" w:rsidRDefault="002759C1" w:rsidP="002759C1">
      <w:pPr>
        <w:pStyle w:val="Code"/>
      </w:pPr>
      <w:r w:rsidRPr="00EC76D5">
        <w:t xml:space="preserve">      case TopFloat: {</w:t>
      </w:r>
    </w:p>
    <w:p w14:paraId="3B493D9B" w14:textId="77777777" w:rsidR="002759C1" w:rsidRPr="00EC76D5" w:rsidRDefault="002759C1" w:rsidP="002759C1">
      <w:pPr>
        <w:pStyle w:val="Code"/>
      </w:pPr>
      <w:r w:rsidRPr="00EC76D5">
        <w:t xml:space="preserve">          Symbol symbol = (Symbol) operand1;</w:t>
      </w:r>
    </w:p>
    <w:p w14:paraId="03CD4266" w14:textId="77777777" w:rsidR="002759C1" w:rsidRPr="00EC76D5" w:rsidRDefault="002759C1" w:rsidP="002759C1">
      <w:pPr>
        <w:pStyle w:val="Code"/>
      </w:pPr>
      <w:r w:rsidRPr="00EC76D5">
        <w:t xml:space="preserve">          topPopFloating(symbol, false, leftAddressRegister,</w:t>
      </w:r>
    </w:p>
    <w:p w14:paraId="7478E36C" w14:textId="77777777" w:rsidR="002759C1" w:rsidRPr="00EC76D5" w:rsidRDefault="002759C1" w:rsidP="002759C1">
      <w:pPr>
        <w:pStyle w:val="Code"/>
      </w:pPr>
      <w:r w:rsidRPr="00EC76D5">
        <w:t xml:space="preserve">                         leftAddressOffset, null);</w:t>
      </w:r>
    </w:p>
    <w:p w14:paraId="5CB9920E" w14:textId="77777777" w:rsidR="002759C1" w:rsidRPr="00EC76D5" w:rsidRDefault="002759C1" w:rsidP="002759C1">
      <w:pPr>
        <w:pStyle w:val="Code"/>
      </w:pPr>
      <w:r w:rsidRPr="00EC76D5">
        <w:t xml:space="preserve">        }</w:t>
      </w:r>
    </w:p>
    <w:p w14:paraId="56250B9C" w14:textId="77777777" w:rsidR="002759C1" w:rsidRPr="00EC76D5" w:rsidRDefault="002759C1" w:rsidP="002759C1">
      <w:pPr>
        <w:pStyle w:val="Code"/>
      </w:pPr>
      <w:r w:rsidRPr="00EC76D5">
        <w:t xml:space="preserve">        break;</w:t>
      </w:r>
    </w:p>
    <w:p w14:paraId="663B486B" w14:textId="77777777" w:rsidR="002759C1" w:rsidRPr="00EC76D5" w:rsidRDefault="002759C1" w:rsidP="002759C1">
      <w:pPr>
        <w:pStyle w:val="Code"/>
      </w:pPr>
    </w:p>
    <w:p w14:paraId="0B562E88" w14:textId="77777777" w:rsidR="002759C1" w:rsidRPr="00EC76D5" w:rsidRDefault="002759C1" w:rsidP="002759C1">
      <w:pPr>
        <w:pStyle w:val="Code"/>
      </w:pPr>
      <w:r w:rsidRPr="00EC76D5">
        <w:t xml:space="preserve">      case PopFloat: {</w:t>
      </w:r>
    </w:p>
    <w:p w14:paraId="0443BBFA" w14:textId="77777777" w:rsidR="002759C1" w:rsidRPr="00EC76D5" w:rsidRDefault="002759C1" w:rsidP="002759C1">
      <w:pPr>
        <w:pStyle w:val="Code"/>
      </w:pPr>
      <w:r w:rsidRPr="00EC76D5">
        <w:t xml:space="preserve">          Symbol symbol = (Symbol) operand1;</w:t>
      </w:r>
    </w:p>
    <w:p w14:paraId="358F0B83" w14:textId="77777777" w:rsidR="002759C1" w:rsidRPr="00EC76D5" w:rsidRDefault="002759C1" w:rsidP="002759C1">
      <w:pPr>
        <w:pStyle w:val="Code"/>
      </w:pPr>
      <w:r w:rsidRPr="00EC76D5">
        <w:t xml:space="preserve">          Assert.error(symbol != null);</w:t>
      </w:r>
    </w:p>
    <w:p w14:paraId="4BB96214" w14:textId="77777777" w:rsidR="002759C1" w:rsidRPr="00EC76D5" w:rsidRDefault="002759C1" w:rsidP="002759C1">
      <w:pPr>
        <w:pStyle w:val="Code"/>
      </w:pPr>
      <w:r w:rsidRPr="00EC76D5">
        <w:t xml:space="preserve">          topPopFloating(symbol, true, leftAddressRegister,</w:t>
      </w:r>
    </w:p>
    <w:p w14:paraId="21F469AA" w14:textId="77777777" w:rsidR="002759C1" w:rsidRPr="00EC76D5" w:rsidRDefault="002759C1" w:rsidP="002759C1">
      <w:pPr>
        <w:pStyle w:val="Code"/>
      </w:pPr>
      <w:r w:rsidRPr="00EC76D5">
        <w:t xml:space="preserve">                         leftAddressOffset, null);</w:t>
      </w:r>
    </w:p>
    <w:p w14:paraId="388674C7" w14:textId="77777777" w:rsidR="002759C1" w:rsidRPr="00EC76D5" w:rsidRDefault="002759C1" w:rsidP="002759C1">
      <w:pPr>
        <w:pStyle w:val="Code"/>
      </w:pPr>
      <w:r w:rsidRPr="00EC76D5">
        <w:t xml:space="preserve">        }</w:t>
      </w:r>
    </w:p>
    <w:p w14:paraId="193ABDDA" w14:textId="77777777" w:rsidR="002759C1" w:rsidRPr="00EC76D5" w:rsidRDefault="002759C1" w:rsidP="002759C1">
      <w:pPr>
        <w:pStyle w:val="Code"/>
      </w:pPr>
      <w:r w:rsidRPr="00EC76D5">
        <w:t xml:space="preserve">        break;</w:t>
      </w:r>
    </w:p>
    <w:p w14:paraId="7D921993" w14:textId="77777777" w:rsidR="002759C1" w:rsidRPr="00EC76D5" w:rsidRDefault="002759C1" w:rsidP="002759C1">
      <w:pPr>
        <w:pStyle w:val="Code"/>
      </w:pPr>
    </w:p>
    <w:p w14:paraId="68EC243F" w14:textId="77777777" w:rsidR="002759C1" w:rsidRPr="00EC76D5" w:rsidRDefault="002759C1" w:rsidP="002759C1">
      <w:pPr>
        <w:pStyle w:val="Code"/>
      </w:pPr>
      <w:r w:rsidRPr="00EC76D5">
        <w:t xml:space="preserve">      case UnaryAdd:</w:t>
      </w:r>
    </w:p>
    <w:p w14:paraId="46376ADD" w14:textId="77777777" w:rsidR="002759C1" w:rsidRPr="00EC76D5" w:rsidRDefault="002759C1" w:rsidP="002759C1">
      <w:pPr>
        <w:pStyle w:val="Code"/>
      </w:pPr>
      <w:r w:rsidRPr="00EC76D5">
        <w:t xml:space="preserve">        break;</w:t>
      </w:r>
    </w:p>
    <w:p w14:paraId="570B824A" w14:textId="77777777" w:rsidR="002759C1" w:rsidRPr="00EC76D5" w:rsidRDefault="002759C1" w:rsidP="002759C1">
      <w:pPr>
        <w:pStyle w:val="Code"/>
      </w:pPr>
      <w:r w:rsidRPr="00EC76D5">
        <w:t xml:space="preserve">        </w:t>
      </w:r>
    </w:p>
    <w:p w14:paraId="6F924133" w14:textId="77777777" w:rsidR="002759C1" w:rsidRPr="00EC76D5" w:rsidRDefault="002759C1" w:rsidP="002759C1">
      <w:pPr>
        <w:pStyle w:val="Code"/>
      </w:pPr>
      <w:r w:rsidRPr="00EC76D5">
        <w:lastRenderedPageBreak/>
        <w:t xml:space="preserve">      case UnarySubtract:</w:t>
      </w:r>
    </w:p>
    <w:p w14:paraId="58DC2614" w14:textId="77777777" w:rsidR="002759C1" w:rsidRPr="00EC76D5" w:rsidRDefault="002759C1" w:rsidP="002759C1">
      <w:pPr>
        <w:pStyle w:val="Code"/>
      </w:pPr>
      <w:r w:rsidRPr="00EC76D5">
        <w:t xml:space="preserve">        addObjectCode(ObjectOperator.fchs, null, null, null);</w:t>
      </w:r>
    </w:p>
    <w:p w14:paraId="10ADC47B" w14:textId="77777777" w:rsidR="002759C1" w:rsidRPr="00EC76D5" w:rsidRDefault="002759C1" w:rsidP="002759C1">
      <w:pPr>
        <w:pStyle w:val="Code"/>
      </w:pPr>
      <w:r w:rsidRPr="00EC76D5">
        <w:t xml:space="preserve">        break;</w:t>
      </w:r>
    </w:p>
    <w:p w14:paraId="755755C8" w14:textId="77777777" w:rsidR="002759C1" w:rsidRPr="00EC76D5" w:rsidRDefault="002759C1" w:rsidP="002759C1">
      <w:pPr>
        <w:pStyle w:val="Code"/>
      </w:pPr>
    </w:p>
    <w:p w14:paraId="3282D537" w14:textId="77777777" w:rsidR="002759C1" w:rsidRPr="00EC76D5" w:rsidRDefault="002759C1" w:rsidP="002759C1">
      <w:pPr>
        <w:pStyle w:val="Code"/>
      </w:pPr>
      <w:r w:rsidRPr="00EC76D5">
        <w:t xml:space="preserve">      case Assign: {</w:t>
      </w:r>
    </w:p>
    <w:p w14:paraId="603A66AF" w14:textId="77777777" w:rsidR="002759C1" w:rsidRPr="00EC76D5" w:rsidRDefault="002759C1" w:rsidP="002759C1">
      <w:pPr>
        <w:pStyle w:val="Code"/>
      </w:pPr>
      <w:r w:rsidRPr="00EC76D5">
        <w:t xml:space="preserve">          boolean pop = (Boolean) operand1;</w:t>
      </w:r>
    </w:p>
    <w:p w14:paraId="3B824142" w14:textId="77777777" w:rsidR="002759C1" w:rsidRPr="00EC76D5" w:rsidRDefault="002759C1" w:rsidP="002759C1">
      <w:pPr>
        <w:pStyle w:val="Code"/>
      </w:pPr>
      <w:r w:rsidRPr="00EC76D5">
        <w:t xml:space="preserve">          Symbol resultSymbol = (Symbol) operand2;</w:t>
      </w:r>
    </w:p>
    <w:p w14:paraId="0F0E5A38" w14:textId="77777777" w:rsidR="002759C1" w:rsidRPr="00EC76D5" w:rsidRDefault="002759C1" w:rsidP="002759C1">
      <w:pPr>
        <w:pStyle w:val="Code"/>
      </w:pPr>
    </w:p>
    <w:p w14:paraId="34A7D6A2" w14:textId="77777777" w:rsidR="002759C1" w:rsidRPr="00EC76D5" w:rsidRDefault="002759C1" w:rsidP="002759C1">
      <w:pPr>
        <w:pStyle w:val="Code"/>
      </w:pPr>
      <w:r w:rsidRPr="00EC76D5">
        <w:t xml:space="preserve">          if (middleCode.isLoad(Track.LeftAddress)) {</w:t>
      </w:r>
    </w:p>
    <w:p w14:paraId="25E1D8D9" w14:textId="77777777" w:rsidR="002759C1" w:rsidRPr="00EC76D5" w:rsidRDefault="002759C1" w:rsidP="002759C1">
      <w:pPr>
        <w:pStyle w:val="Code"/>
      </w:pPr>
      <w:r w:rsidRPr="00EC76D5">
        <w:t xml:space="preserve">            loadRegister(leftAddressRegister,</w:t>
      </w:r>
    </w:p>
    <w:p w14:paraId="6448C80F" w14:textId="77777777" w:rsidR="002759C1" w:rsidRPr="00EC76D5" w:rsidRDefault="002759C1" w:rsidP="002759C1">
      <w:pPr>
        <w:pStyle w:val="Code"/>
      </w:pPr>
      <w:r w:rsidRPr="00EC76D5">
        <w:t xml:space="preserve">                         resultSymbol.getAddressSymbol(), null, 0);</w:t>
      </w:r>
    </w:p>
    <w:p w14:paraId="572FCF60" w14:textId="77777777" w:rsidR="002759C1" w:rsidRPr="00EC76D5" w:rsidRDefault="002759C1" w:rsidP="002759C1">
      <w:pPr>
        <w:pStyle w:val="Code"/>
      </w:pPr>
      <w:r w:rsidRPr="00EC76D5">
        <w:t xml:space="preserve">          }</w:t>
      </w:r>
    </w:p>
    <w:p w14:paraId="60336D3D" w14:textId="77777777" w:rsidR="002759C1" w:rsidRPr="00EC76D5" w:rsidRDefault="002759C1" w:rsidP="002759C1">
      <w:pPr>
        <w:pStyle w:val="Code"/>
      </w:pPr>
      <w:r w:rsidRPr="00EC76D5">
        <w:t xml:space="preserve">          </w:t>
      </w:r>
    </w:p>
    <w:p w14:paraId="2FF2B56C" w14:textId="77777777" w:rsidR="002759C1" w:rsidRPr="00EC76D5" w:rsidRDefault="002759C1" w:rsidP="002759C1">
      <w:pPr>
        <w:pStyle w:val="Code"/>
      </w:pPr>
      <w:r w:rsidRPr="00EC76D5">
        <w:t xml:space="preserve">          topPopFloating(resultSymbol, pop, leftAddressRegister,</w:t>
      </w:r>
    </w:p>
    <w:p w14:paraId="0D26B82B" w14:textId="77777777" w:rsidR="002759C1" w:rsidRPr="00EC76D5" w:rsidRDefault="002759C1" w:rsidP="002759C1">
      <w:pPr>
        <w:pStyle w:val="Code"/>
      </w:pPr>
      <w:r w:rsidRPr="00EC76D5">
        <w:t xml:space="preserve">                         leftAddressOffset, null);</w:t>
      </w:r>
    </w:p>
    <w:p w14:paraId="21740B7C" w14:textId="77777777" w:rsidR="002759C1" w:rsidRPr="00EC76D5" w:rsidRDefault="002759C1" w:rsidP="002759C1">
      <w:pPr>
        <w:pStyle w:val="Code"/>
      </w:pPr>
      <w:r w:rsidRPr="00EC76D5">
        <w:t xml:space="preserve">        }</w:t>
      </w:r>
    </w:p>
    <w:p w14:paraId="7BE960EC" w14:textId="77777777" w:rsidR="002759C1" w:rsidRPr="00EC76D5" w:rsidRDefault="002759C1" w:rsidP="002759C1">
      <w:pPr>
        <w:pStyle w:val="Code"/>
      </w:pPr>
      <w:r w:rsidRPr="00EC76D5">
        <w:t xml:space="preserve">        break;</w:t>
      </w:r>
    </w:p>
    <w:p w14:paraId="43382583" w14:textId="77777777" w:rsidR="002759C1" w:rsidRPr="00EC76D5" w:rsidRDefault="002759C1" w:rsidP="002759C1">
      <w:pPr>
        <w:pStyle w:val="Code"/>
      </w:pPr>
      <w:r w:rsidRPr="00EC76D5">
        <w:t xml:space="preserve">        </w:t>
      </w:r>
    </w:p>
    <w:p w14:paraId="5C03DC18" w14:textId="77777777" w:rsidR="002759C1" w:rsidRPr="00EC76D5" w:rsidRDefault="002759C1" w:rsidP="002759C1">
      <w:pPr>
        <w:pStyle w:val="Code"/>
      </w:pPr>
      <w:r w:rsidRPr="00EC76D5">
        <w:t xml:space="preserve">      case PrefixIncrement:</w:t>
      </w:r>
    </w:p>
    <w:p w14:paraId="1B1F65D4" w14:textId="77777777" w:rsidR="002759C1" w:rsidRPr="00EC76D5" w:rsidRDefault="002759C1" w:rsidP="002759C1">
      <w:pPr>
        <w:pStyle w:val="Code"/>
      </w:pPr>
      <w:r w:rsidRPr="00EC76D5">
        <w:t xml:space="preserve">      case PrefixDecrement: {</w:t>
      </w:r>
    </w:p>
    <w:p w14:paraId="1E923914" w14:textId="77777777" w:rsidR="002759C1" w:rsidRPr="00EC76D5" w:rsidRDefault="002759C1" w:rsidP="002759C1">
      <w:pPr>
        <w:pStyle w:val="Code"/>
      </w:pPr>
      <w:r w:rsidRPr="00EC76D5">
        <w:t xml:space="preserve">          Symbol incSymbol = (Symbol) operand3,</w:t>
      </w:r>
    </w:p>
    <w:p w14:paraId="6AA47D8B" w14:textId="77777777" w:rsidR="002759C1" w:rsidRPr="00EC76D5" w:rsidRDefault="002759C1" w:rsidP="002759C1">
      <w:pPr>
        <w:pStyle w:val="Code"/>
      </w:pPr>
      <w:r w:rsidRPr="00EC76D5">
        <w:t xml:space="preserve">                 oneSymbol =</w:t>
      </w:r>
    </w:p>
    <w:p w14:paraId="43713010" w14:textId="77777777" w:rsidR="002759C1" w:rsidRPr="00EC76D5" w:rsidRDefault="002759C1" w:rsidP="002759C1">
      <w:pPr>
        <w:pStyle w:val="Code"/>
      </w:pPr>
      <w:r w:rsidRPr="00EC76D5">
        <w:t xml:space="preserve">                   Symbol.createValueSymbol(incSymbol.getType(), BigDecimal.ONE);</w:t>
      </w:r>
    </w:p>
    <w:p w14:paraId="684DA53C" w14:textId="77777777" w:rsidR="002759C1" w:rsidRPr="00EC76D5" w:rsidRDefault="002759C1" w:rsidP="002759C1">
      <w:pPr>
        <w:pStyle w:val="Code"/>
      </w:pPr>
      <w:r w:rsidRPr="00EC76D5">
        <w:t xml:space="preserve">          pushFloating(oneSymbol, null, 0);</w:t>
      </w:r>
    </w:p>
    <w:p w14:paraId="05C8DD52" w14:textId="77777777" w:rsidR="002759C1" w:rsidRPr="00EC76D5" w:rsidRDefault="002759C1" w:rsidP="002759C1">
      <w:pPr>
        <w:pStyle w:val="Code"/>
      </w:pPr>
      <w:r w:rsidRPr="00EC76D5">
        <w:t xml:space="preserve">          addObjectCode(m_middleToFloatingTargetMap.get(middleOp),</w:t>
      </w:r>
    </w:p>
    <w:p w14:paraId="05DF4332" w14:textId="77777777" w:rsidR="002759C1" w:rsidRPr="00EC76D5" w:rsidRDefault="002759C1" w:rsidP="002759C1">
      <w:pPr>
        <w:pStyle w:val="Code"/>
      </w:pPr>
      <w:r w:rsidRPr="00EC76D5">
        <w:t xml:space="preserve">                        null, null, null);</w:t>
      </w:r>
    </w:p>
    <w:p w14:paraId="612195AD" w14:textId="77777777" w:rsidR="002759C1" w:rsidRPr="00EC76D5" w:rsidRDefault="002759C1" w:rsidP="002759C1">
      <w:pPr>
        <w:pStyle w:val="Code"/>
      </w:pPr>
      <w:r w:rsidRPr="00EC76D5">
        <w:t xml:space="preserve">          boolean pop = (boolean) operand1;</w:t>
      </w:r>
    </w:p>
    <w:p w14:paraId="6077F6BF" w14:textId="77777777" w:rsidR="002759C1" w:rsidRPr="00EC76D5" w:rsidRDefault="002759C1" w:rsidP="002759C1">
      <w:pPr>
        <w:pStyle w:val="Code"/>
      </w:pPr>
      <w:r w:rsidRPr="00EC76D5">
        <w:t xml:space="preserve">          topPopFloating(incSymbol, pop, leftAddressRegister,</w:t>
      </w:r>
    </w:p>
    <w:p w14:paraId="7541E29D" w14:textId="77777777" w:rsidR="002759C1" w:rsidRPr="00EC76D5" w:rsidRDefault="002759C1" w:rsidP="002759C1">
      <w:pPr>
        <w:pStyle w:val="Code"/>
      </w:pPr>
      <w:r w:rsidRPr="00EC76D5">
        <w:t xml:space="preserve">                         leftAddressOffset, null);</w:t>
      </w:r>
    </w:p>
    <w:p w14:paraId="7B9F8A15" w14:textId="77777777" w:rsidR="002759C1" w:rsidRPr="00EC76D5" w:rsidRDefault="002759C1" w:rsidP="002759C1">
      <w:pPr>
        <w:pStyle w:val="Code"/>
      </w:pPr>
      <w:r w:rsidRPr="00EC76D5">
        <w:t xml:space="preserve">        }</w:t>
      </w:r>
    </w:p>
    <w:p w14:paraId="32813AF2" w14:textId="77777777" w:rsidR="002759C1" w:rsidRPr="00EC76D5" w:rsidRDefault="002759C1" w:rsidP="002759C1">
      <w:pPr>
        <w:pStyle w:val="Code"/>
      </w:pPr>
      <w:r w:rsidRPr="00EC76D5">
        <w:t xml:space="preserve">        break;</w:t>
      </w:r>
    </w:p>
    <w:p w14:paraId="22BF1E5F" w14:textId="77777777" w:rsidR="002759C1" w:rsidRPr="00EC76D5" w:rsidRDefault="002759C1" w:rsidP="002759C1">
      <w:pPr>
        <w:pStyle w:val="Code"/>
      </w:pPr>
      <w:r w:rsidRPr="00EC76D5">
        <w:t xml:space="preserve">      </w:t>
      </w:r>
    </w:p>
    <w:p w14:paraId="18FCEECB" w14:textId="77777777" w:rsidR="002759C1" w:rsidRPr="00EC76D5" w:rsidRDefault="002759C1" w:rsidP="002759C1">
      <w:pPr>
        <w:pStyle w:val="Code"/>
      </w:pPr>
      <w:r w:rsidRPr="00EC76D5">
        <w:t xml:space="preserve">      case PostfixIncrement:</w:t>
      </w:r>
    </w:p>
    <w:p w14:paraId="3A6191C7" w14:textId="77777777" w:rsidR="002759C1" w:rsidRPr="00EC76D5" w:rsidRDefault="002759C1" w:rsidP="002759C1">
      <w:pPr>
        <w:pStyle w:val="Code"/>
      </w:pPr>
      <w:r w:rsidRPr="00EC76D5">
        <w:t xml:space="preserve">      case PostfixDecrement: {</w:t>
      </w:r>
    </w:p>
    <w:p w14:paraId="4C224354" w14:textId="77777777" w:rsidR="002759C1" w:rsidRPr="00EC76D5" w:rsidRDefault="002759C1" w:rsidP="002759C1">
      <w:pPr>
        <w:pStyle w:val="Code"/>
      </w:pPr>
      <w:r w:rsidRPr="00EC76D5">
        <w:t xml:space="preserve">          Symbol resultSymbol = (Symbol) operand2,</w:t>
      </w:r>
    </w:p>
    <w:p w14:paraId="597DC4A8" w14:textId="77777777" w:rsidR="002759C1" w:rsidRPr="00EC76D5" w:rsidRDefault="002759C1" w:rsidP="002759C1">
      <w:pPr>
        <w:pStyle w:val="Code"/>
      </w:pPr>
      <w:r w:rsidRPr="00EC76D5">
        <w:t xml:space="preserve">                 incSymbol = (Symbol) operand3,</w:t>
      </w:r>
    </w:p>
    <w:p w14:paraId="48EE4463" w14:textId="77777777" w:rsidR="002759C1" w:rsidRPr="00EC76D5" w:rsidRDefault="002759C1" w:rsidP="002759C1">
      <w:pPr>
        <w:pStyle w:val="Code"/>
      </w:pPr>
      <w:r w:rsidRPr="00EC76D5">
        <w:t xml:space="preserve">                 oneSymbol =</w:t>
      </w:r>
    </w:p>
    <w:p w14:paraId="77C25E42" w14:textId="77777777" w:rsidR="002759C1" w:rsidRPr="00EC76D5" w:rsidRDefault="002759C1" w:rsidP="002759C1">
      <w:pPr>
        <w:pStyle w:val="Code"/>
      </w:pPr>
      <w:r w:rsidRPr="00EC76D5">
        <w:t xml:space="preserve">                   Symbol.createValueSymbol(incSymbol.getType(),BigDecimal.ONE);</w:t>
      </w:r>
    </w:p>
    <w:p w14:paraId="76A6F113" w14:textId="77777777" w:rsidR="002759C1" w:rsidRPr="00EC76D5" w:rsidRDefault="002759C1" w:rsidP="002759C1">
      <w:pPr>
        <w:pStyle w:val="Code"/>
      </w:pPr>
      <w:r w:rsidRPr="00EC76D5">
        <w:t xml:space="preserve">          topPopFloating(resultSymbol, false, leftAddressRegister,</w:t>
      </w:r>
    </w:p>
    <w:p w14:paraId="7D7B63B4" w14:textId="77777777" w:rsidR="002759C1" w:rsidRPr="00EC76D5" w:rsidRDefault="002759C1" w:rsidP="002759C1">
      <w:pPr>
        <w:pStyle w:val="Code"/>
      </w:pPr>
      <w:r w:rsidRPr="00EC76D5">
        <w:t xml:space="preserve">                         leftAddressOffset, null);</w:t>
      </w:r>
    </w:p>
    <w:p w14:paraId="01ACEFB3" w14:textId="77777777" w:rsidR="002759C1" w:rsidRPr="00EC76D5" w:rsidRDefault="002759C1" w:rsidP="002759C1">
      <w:pPr>
        <w:pStyle w:val="Code"/>
      </w:pPr>
      <w:r w:rsidRPr="00EC76D5">
        <w:t xml:space="preserve">          pushFloating(oneSymbol, null, 0);</w:t>
      </w:r>
    </w:p>
    <w:p w14:paraId="62744A84" w14:textId="77777777" w:rsidR="002759C1" w:rsidRPr="00EC76D5" w:rsidRDefault="002759C1" w:rsidP="002759C1">
      <w:pPr>
        <w:pStyle w:val="Code"/>
      </w:pPr>
      <w:r w:rsidRPr="00EC76D5">
        <w:t xml:space="preserve">          addObjectCode(m_middleToFloatingTargetMap.get(middleOp),</w:t>
      </w:r>
    </w:p>
    <w:p w14:paraId="225B9568" w14:textId="77777777" w:rsidR="002759C1" w:rsidRPr="00EC76D5" w:rsidRDefault="002759C1" w:rsidP="002759C1">
      <w:pPr>
        <w:pStyle w:val="Code"/>
      </w:pPr>
      <w:r w:rsidRPr="00EC76D5">
        <w:t xml:space="preserve">                        null, null, null);</w:t>
      </w:r>
    </w:p>
    <w:p w14:paraId="2E7F6D08" w14:textId="77777777" w:rsidR="002759C1" w:rsidRPr="00EC76D5" w:rsidRDefault="002759C1" w:rsidP="002759C1">
      <w:pPr>
        <w:pStyle w:val="Code"/>
      </w:pPr>
      <w:r w:rsidRPr="00EC76D5">
        <w:t xml:space="preserve">          topPopFloating(incSymbol, true, leftAddressRegister,</w:t>
      </w:r>
    </w:p>
    <w:p w14:paraId="698692DC" w14:textId="77777777" w:rsidR="002759C1" w:rsidRPr="00EC76D5" w:rsidRDefault="002759C1" w:rsidP="002759C1">
      <w:pPr>
        <w:pStyle w:val="Code"/>
      </w:pPr>
      <w:r w:rsidRPr="00EC76D5">
        <w:t xml:space="preserve">                         leftAddressOffset, null);</w:t>
      </w:r>
    </w:p>
    <w:p w14:paraId="6ABD02A5" w14:textId="77777777" w:rsidR="002759C1" w:rsidRPr="00EC76D5" w:rsidRDefault="002759C1" w:rsidP="002759C1">
      <w:pPr>
        <w:pStyle w:val="Code"/>
      </w:pPr>
      <w:r w:rsidRPr="00EC76D5">
        <w:t xml:space="preserve">          pushFloating(resultSymbol, null, 0);</w:t>
      </w:r>
    </w:p>
    <w:p w14:paraId="701B7664" w14:textId="77777777" w:rsidR="002759C1" w:rsidRPr="00EC76D5" w:rsidRDefault="002759C1" w:rsidP="002759C1">
      <w:pPr>
        <w:pStyle w:val="Code"/>
      </w:pPr>
      <w:r w:rsidRPr="00EC76D5">
        <w:t xml:space="preserve">        }</w:t>
      </w:r>
    </w:p>
    <w:p w14:paraId="6899BD3B" w14:textId="77777777" w:rsidR="002759C1" w:rsidRPr="00EC76D5" w:rsidRDefault="002759C1" w:rsidP="002759C1">
      <w:pPr>
        <w:pStyle w:val="Code"/>
      </w:pPr>
      <w:r w:rsidRPr="00EC76D5">
        <w:t xml:space="preserve">        break;</w:t>
      </w:r>
    </w:p>
    <w:p w14:paraId="6CFD77A4" w14:textId="77777777" w:rsidR="002759C1" w:rsidRPr="00EC76D5" w:rsidRDefault="002759C1" w:rsidP="002759C1">
      <w:pPr>
        <w:pStyle w:val="Code"/>
      </w:pPr>
    </w:p>
    <w:p w14:paraId="52E3CE68" w14:textId="77777777" w:rsidR="002759C1" w:rsidRPr="00EC76D5" w:rsidRDefault="002759C1" w:rsidP="002759C1">
      <w:pPr>
        <w:pStyle w:val="Code"/>
      </w:pPr>
      <w:r w:rsidRPr="00EC76D5">
        <w:t xml:space="preserve">      case BinaryAdd:</w:t>
      </w:r>
    </w:p>
    <w:p w14:paraId="08724121" w14:textId="77777777" w:rsidR="002759C1" w:rsidRPr="00EC76D5" w:rsidRDefault="002759C1" w:rsidP="002759C1">
      <w:pPr>
        <w:pStyle w:val="Code"/>
      </w:pPr>
      <w:r w:rsidRPr="00EC76D5">
        <w:t xml:space="preserve">      case BinarySubtract:</w:t>
      </w:r>
    </w:p>
    <w:p w14:paraId="22393E32" w14:textId="77777777" w:rsidR="002759C1" w:rsidRPr="00EC76D5" w:rsidRDefault="002759C1" w:rsidP="002759C1">
      <w:pPr>
        <w:pStyle w:val="Code"/>
      </w:pPr>
      <w:r w:rsidRPr="00EC76D5">
        <w:t xml:space="preserve">      case Multiply:</w:t>
      </w:r>
    </w:p>
    <w:p w14:paraId="0913C847" w14:textId="77777777" w:rsidR="002759C1" w:rsidRPr="00EC76D5" w:rsidRDefault="002759C1" w:rsidP="002759C1">
      <w:pPr>
        <w:pStyle w:val="Code"/>
      </w:pPr>
      <w:r w:rsidRPr="00EC76D5">
        <w:t xml:space="preserve">      case Divide: {</w:t>
      </w:r>
    </w:p>
    <w:p w14:paraId="56F7038A" w14:textId="77777777" w:rsidR="002759C1" w:rsidRPr="00EC76D5" w:rsidRDefault="002759C1" w:rsidP="002759C1">
      <w:pPr>
        <w:pStyle w:val="Code"/>
      </w:pPr>
      <w:r w:rsidRPr="00EC76D5">
        <w:t xml:space="preserve">          addObjectCode(m_middleToFloatingTargetMap.get(middleOp),</w:t>
      </w:r>
    </w:p>
    <w:p w14:paraId="5D4FA45D" w14:textId="77777777" w:rsidR="002759C1" w:rsidRPr="00EC76D5" w:rsidRDefault="002759C1" w:rsidP="002759C1">
      <w:pPr>
        <w:pStyle w:val="Code"/>
      </w:pPr>
      <w:r w:rsidRPr="00EC76D5">
        <w:t xml:space="preserve">                        null, null, null);</w:t>
      </w:r>
    </w:p>
    <w:p w14:paraId="53617ED1" w14:textId="77777777" w:rsidR="002759C1" w:rsidRPr="00EC76D5" w:rsidRDefault="002759C1" w:rsidP="002759C1">
      <w:pPr>
        <w:pStyle w:val="Code"/>
      </w:pPr>
      <w:r w:rsidRPr="00EC76D5">
        <w:lastRenderedPageBreak/>
        <w:t xml:space="preserve">          --m_stackSize;</w:t>
      </w:r>
    </w:p>
    <w:p w14:paraId="5E4AFB81" w14:textId="77777777" w:rsidR="002759C1" w:rsidRPr="00EC76D5" w:rsidRDefault="002759C1" w:rsidP="002759C1">
      <w:pPr>
        <w:pStyle w:val="Code"/>
      </w:pPr>
      <w:r w:rsidRPr="00EC76D5">
        <w:t xml:space="preserve">          Main.DebugStream.println("Binary " + m_stackSize);</w:t>
      </w:r>
    </w:p>
    <w:p w14:paraId="7D9F6D0F" w14:textId="77777777" w:rsidR="002759C1" w:rsidRPr="00EC76D5" w:rsidRDefault="002759C1" w:rsidP="002759C1">
      <w:pPr>
        <w:pStyle w:val="Code"/>
      </w:pPr>
      <w:r w:rsidRPr="00EC76D5">
        <w:t xml:space="preserve">        }</w:t>
      </w:r>
    </w:p>
    <w:p w14:paraId="6827D98C" w14:textId="77777777" w:rsidR="002759C1" w:rsidRPr="00EC76D5" w:rsidRDefault="002759C1" w:rsidP="002759C1">
      <w:pPr>
        <w:pStyle w:val="Code"/>
      </w:pPr>
      <w:r w:rsidRPr="00EC76D5">
        <w:t xml:space="preserve">        break;</w:t>
      </w:r>
    </w:p>
    <w:p w14:paraId="5BD1CEDD" w14:textId="77777777" w:rsidR="002759C1" w:rsidRPr="00EC76D5" w:rsidRDefault="002759C1" w:rsidP="002759C1">
      <w:pPr>
        <w:pStyle w:val="Code"/>
      </w:pPr>
      <w:r w:rsidRPr="00EC76D5">
        <w:t xml:space="preserve">        </w:t>
      </w:r>
    </w:p>
    <w:p w14:paraId="1AF9C98E" w14:textId="77777777" w:rsidR="002759C1" w:rsidRPr="00EC76D5" w:rsidRDefault="002759C1" w:rsidP="002759C1">
      <w:pPr>
        <w:pStyle w:val="Code"/>
      </w:pPr>
      <w:r w:rsidRPr="00EC76D5">
        <w:t xml:space="preserve">      case Equal:</w:t>
      </w:r>
    </w:p>
    <w:p w14:paraId="7BB61B2F" w14:textId="77777777" w:rsidR="002759C1" w:rsidRPr="00EC76D5" w:rsidRDefault="002759C1" w:rsidP="002759C1">
      <w:pPr>
        <w:pStyle w:val="Code"/>
      </w:pPr>
      <w:r w:rsidRPr="00EC76D5">
        <w:t xml:space="preserve">      case NotEqual:</w:t>
      </w:r>
    </w:p>
    <w:p w14:paraId="143DC8AC" w14:textId="77777777" w:rsidR="002759C1" w:rsidRPr="00EC76D5" w:rsidRDefault="002759C1" w:rsidP="002759C1">
      <w:pPr>
        <w:pStyle w:val="Code"/>
      </w:pPr>
      <w:r w:rsidRPr="00EC76D5">
        <w:t xml:space="preserve">      case LessThan:</w:t>
      </w:r>
    </w:p>
    <w:p w14:paraId="214825DC" w14:textId="77777777" w:rsidR="002759C1" w:rsidRPr="00EC76D5" w:rsidRDefault="002759C1" w:rsidP="002759C1">
      <w:pPr>
        <w:pStyle w:val="Code"/>
      </w:pPr>
      <w:r w:rsidRPr="00EC76D5">
        <w:t xml:space="preserve">      case LessThanEqual:</w:t>
      </w:r>
    </w:p>
    <w:p w14:paraId="67E12550" w14:textId="77777777" w:rsidR="002759C1" w:rsidRPr="00EC76D5" w:rsidRDefault="002759C1" w:rsidP="002759C1">
      <w:pPr>
        <w:pStyle w:val="Code"/>
      </w:pPr>
      <w:r w:rsidRPr="00EC76D5">
        <w:t xml:space="preserve">      case GreaterThan:</w:t>
      </w:r>
    </w:p>
    <w:p w14:paraId="43615756" w14:textId="77777777" w:rsidR="002759C1" w:rsidRPr="00EC76D5" w:rsidRDefault="002759C1" w:rsidP="002759C1">
      <w:pPr>
        <w:pStyle w:val="Code"/>
      </w:pPr>
      <w:r w:rsidRPr="00EC76D5">
        <w:t xml:space="preserve">      case GreaterThanEqual: {</w:t>
      </w:r>
    </w:p>
    <w:p w14:paraId="08605FF4" w14:textId="77777777" w:rsidR="002759C1" w:rsidRPr="00EC76D5" w:rsidRDefault="002759C1" w:rsidP="002759C1">
      <w:pPr>
        <w:pStyle w:val="Code"/>
      </w:pPr>
      <w:r w:rsidRPr="00EC76D5">
        <w:t xml:space="preserve">          int target = (Integer) operand1;</w:t>
      </w:r>
    </w:p>
    <w:p w14:paraId="744DC1B8" w14:textId="77777777" w:rsidR="002759C1" w:rsidRPr="00EC76D5" w:rsidRDefault="002759C1" w:rsidP="002759C1">
      <w:pPr>
        <w:pStyle w:val="Code"/>
      </w:pPr>
      <w:r w:rsidRPr="00EC76D5">
        <w:t xml:space="preserve">          addObjectCode(ObjectOperator.fcompp, null, null, null);</w:t>
      </w:r>
    </w:p>
    <w:p w14:paraId="660DA4E1" w14:textId="77777777" w:rsidR="002759C1" w:rsidRPr="00EC76D5" w:rsidRDefault="002759C1" w:rsidP="002759C1">
      <w:pPr>
        <w:pStyle w:val="Code"/>
      </w:pPr>
      <w:r w:rsidRPr="00EC76D5">
        <w:t xml:space="preserve">          addObjectCode(ObjectOperator.fstsw, Register.ax, null, null);</w:t>
      </w:r>
    </w:p>
    <w:p w14:paraId="347B4174" w14:textId="77777777" w:rsidR="002759C1" w:rsidRPr="00EC76D5" w:rsidRDefault="002759C1" w:rsidP="002759C1">
      <w:pPr>
        <w:pStyle w:val="Code"/>
      </w:pPr>
      <w:r w:rsidRPr="00EC76D5">
        <w:t xml:space="preserve">          addObjectCode(ObjectOperator.sahf, null, null, null);</w:t>
      </w:r>
    </w:p>
    <w:p w14:paraId="778AC053" w14:textId="77777777" w:rsidR="002759C1" w:rsidRPr="00EC76D5" w:rsidRDefault="002759C1" w:rsidP="002759C1">
      <w:pPr>
        <w:pStyle w:val="Code"/>
      </w:pPr>
      <w:r w:rsidRPr="00EC76D5">
        <w:t xml:space="preserve">          ObjectOperator objectOp = m_middleToFloatingTargetMap.get(middleOp);</w:t>
      </w:r>
    </w:p>
    <w:p w14:paraId="21013168" w14:textId="77777777" w:rsidR="002759C1" w:rsidRPr="00EC76D5" w:rsidRDefault="002759C1" w:rsidP="002759C1">
      <w:pPr>
        <w:pStyle w:val="Code"/>
      </w:pPr>
      <w:r w:rsidRPr="00EC76D5">
        <w:t xml:space="preserve">          ObjectOperator inverseOp = m_inverseMap.get(objectOp); </w:t>
      </w:r>
    </w:p>
    <w:p w14:paraId="45D122FF" w14:textId="77777777" w:rsidR="002759C1" w:rsidRPr="00EC76D5" w:rsidRDefault="002759C1" w:rsidP="002759C1">
      <w:pPr>
        <w:pStyle w:val="Code"/>
      </w:pPr>
      <w:r w:rsidRPr="00EC76D5">
        <w:t xml:space="preserve">          addObjectCode(inverseOp, null, null, index + 1);</w:t>
      </w:r>
    </w:p>
    <w:p w14:paraId="03385DAB" w14:textId="77777777" w:rsidR="002759C1" w:rsidRPr="00EC76D5" w:rsidRDefault="002759C1" w:rsidP="002759C1">
      <w:pPr>
        <w:pStyle w:val="Code"/>
      </w:pPr>
      <w:r w:rsidRPr="00EC76D5">
        <w:t xml:space="preserve">          addObjectCode(ObjectOperator.long_jmp, null, null, target);</w:t>
      </w:r>
    </w:p>
    <w:p w14:paraId="246E121C" w14:textId="77777777" w:rsidR="002759C1" w:rsidRPr="00EC76D5" w:rsidRDefault="002759C1" w:rsidP="002759C1">
      <w:pPr>
        <w:pStyle w:val="Code"/>
      </w:pPr>
      <w:r w:rsidRPr="00EC76D5">
        <w:t xml:space="preserve">          m_stackSize -= 2;</w:t>
      </w:r>
    </w:p>
    <w:p w14:paraId="2DB97D5D" w14:textId="77777777" w:rsidR="002759C1" w:rsidRPr="00EC76D5" w:rsidRDefault="002759C1" w:rsidP="002759C1">
      <w:pPr>
        <w:pStyle w:val="Code"/>
      </w:pPr>
      <w:r w:rsidRPr="00EC76D5">
        <w:t xml:space="preserve">          Main.DebugStream.println("Relation " + m_stackSize);</w:t>
      </w:r>
    </w:p>
    <w:p w14:paraId="400B2450" w14:textId="77777777" w:rsidR="002759C1" w:rsidRPr="00EC76D5" w:rsidRDefault="002759C1" w:rsidP="002759C1">
      <w:pPr>
        <w:pStyle w:val="Code"/>
      </w:pPr>
      <w:r w:rsidRPr="00EC76D5">
        <w:t xml:space="preserve">        }</w:t>
      </w:r>
    </w:p>
    <w:p w14:paraId="067CEE80" w14:textId="77777777" w:rsidR="002759C1" w:rsidRPr="00EC76D5" w:rsidRDefault="002759C1" w:rsidP="002759C1">
      <w:pPr>
        <w:pStyle w:val="Code"/>
      </w:pPr>
      <w:r w:rsidRPr="00EC76D5">
        <w:t xml:space="preserve">        break;</w:t>
      </w:r>
    </w:p>
    <w:p w14:paraId="01D66B63" w14:textId="77777777" w:rsidR="002759C1" w:rsidRPr="00EC76D5" w:rsidRDefault="002759C1" w:rsidP="002759C1">
      <w:pPr>
        <w:pStyle w:val="Code"/>
      </w:pPr>
    </w:p>
    <w:p w14:paraId="19E26200" w14:textId="77777777" w:rsidR="002759C1" w:rsidRPr="00EC76D5" w:rsidRDefault="002759C1" w:rsidP="002759C1">
      <w:pPr>
        <w:pStyle w:val="Code"/>
      </w:pPr>
      <w:r w:rsidRPr="00EC76D5">
        <w:t xml:space="preserve">      case Parameter: {</w:t>
      </w:r>
    </w:p>
    <w:p w14:paraId="1CD653D9" w14:textId="77777777" w:rsidR="002759C1" w:rsidRPr="00EC76D5" w:rsidRDefault="002759C1" w:rsidP="002759C1">
      <w:pPr>
        <w:pStyle w:val="Code"/>
      </w:pPr>
      <w:r w:rsidRPr="00EC76D5">
        <w:t xml:space="preserve">          Symbol paramSymbol = (Symbol) operand2;</w:t>
      </w:r>
    </w:p>
    <w:p w14:paraId="655B7F00" w14:textId="77777777" w:rsidR="002759C1" w:rsidRPr="00EC76D5" w:rsidRDefault="002759C1" w:rsidP="002759C1">
      <w:pPr>
        <w:pStyle w:val="Code"/>
      </w:pPr>
      <w:r w:rsidRPr="00EC76D5">
        <w:t xml:space="preserve">          Symbol saveSymbol =</w:t>
      </w:r>
    </w:p>
    <w:p w14:paraId="022414AC" w14:textId="77777777" w:rsidR="002759C1" w:rsidRPr="00EC76D5" w:rsidRDefault="002759C1" w:rsidP="002759C1">
      <w:pPr>
        <w:pStyle w:val="Code"/>
      </w:pPr>
      <w:r w:rsidRPr="00EC76D5">
        <w:t xml:space="preserve">            Symbol.createTemporarySymbol(paramSymbol.getType());</w:t>
      </w:r>
    </w:p>
    <w:p w14:paraId="3D39ACA7" w14:textId="77777777" w:rsidR="002759C1" w:rsidRPr="00EC76D5" w:rsidRDefault="002759C1" w:rsidP="002759C1">
      <w:pPr>
        <w:pStyle w:val="Code"/>
      </w:pPr>
      <w:r w:rsidRPr="00EC76D5">
        <w:t xml:space="preserve">          int recordSize = Main.CurrentTable.getFunctionSize();</w:t>
      </w:r>
    </w:p>
    <w:p w14:paraId="68A155EA" w14:textId="77777777" w:rsidR="002759C1" w:rsidRPr="00EC76D5" w:rsidRDefault="002759C1" w:rsidP="002759C1">
      <w:pPr>
        <w:pStyle w:val="Code"/>
      </w:pPr>
      <w:r w:rsidRPr="00EC76D5">
        <w:t xml:space="preserve">          int paramOffset = recordSize + ((int) operand1);</w:t>
      </w:r>
    </w:p>
    <w:p w14:paraId="1069DB49" w14:textId="77777777" w:rsidR="002759C1" w:rsidRPr="00EC76D5" w:rsidRDefault="002759C1" w:rsidP="002759C1">
      <w:pPr>
        <w:pStyle w:val="Code"/>
      </w:pPr>
      <w:r w:rsidRPr="00EC76D5">
        <w:t xml:space="preserve">          saveSymbol.setOffset(paramOffset);</w:t>
      </w:r>
    </w:p>
    <w:p w14:paraId="480E3ADD" w14:textId="77777777" w:rsidR="002759C1" w:rsidRPr="00EC76D5" w:rsidRDefault="002759C1" w:rsidP="002759C1">
      <w:pPr>
        <w:pStyle w:val="Code"/>
      </w:pPr>
    </w:p>
    <w:p w14:paraId="64F504BA" w14:textId="77777777" w:rsidR="002759C1" w:rsidRPr="00EC76D5" w:rsidRDefault="002759C1" w:rsidP="002759C1">
      <w:pPr>
        <w:pStyle w:val="Code"/>
      </w:pPr>
      <w:r w:rsidRPr="00EC76D5">
        <w:t xml:space="preserve">          Register baseRegister = Main.FuncSymbol.getType().isEllipse() ?</w:t>
      </w:r>
    </w:p>
    <w:p w14:paraId="26C3489C" w14:textId="77777777" w:rsidR="002759C1" w:rsidRPr="00EC76D5" w:rsidRDefault="002759C1" w:rsidP="002759C1">
      <w:pPr>
        <w:pStyle w:val="Code"/>
      </w:pPr>
      <w:r w:rsidRPr="00EC76D5">
        <w:t xml:space="preserve">                                  ObjectCode.EllipseRegister :</w:t>
      </w:r>
    </w:p>
    <w:p w14:paraId="2CC557DF" w14:textId="77777777" w:rsidR="002759C1" w:rsidRPr="00EC76D5" w:rsidRDefault="002759C1" w:rsidP="002759C1">
      <w:pPr>
        <w:pStyle w:val="Code"/>
      </w:pPr>
      <w:r w:rsidRPr="00EC76D5">
        <w:t xml:space="preserve">                                  ObjectCode.FrameRegister;</w:t>
      </w:r>
    </w:p>
    <w:p w14:paraId="29C8DFA1" w14:textId="77777777" w:rsidR="002759C1" w:rsidRPr="00EC76D5" w:rsidRDefault="002759C1" w:rsidP="002759C1">
      <w:pPr>
        <w:pStyle w:val="Code"/>
      </w:pPr>
      <w:r w:rsidRPr="00EC76D5">
        <w:t xml:space="preserve">          topPopFloating(saveSymbol, true, null, 0, baseRegister);</w:t>
      </w:r>
    </w:p>
    <w:p w14:paraId="1A37E042" w14:textId="77777777" w:rsidR="002759C1" w:rsidRPr="00EC76D5" w:rsidRDefault="002759C1" w:rsidP="002759C1">
      <w:pPr>
        <w:pStyle w:val="Code"/>
      </w:pPr>
      <w:r w:rsidRPr="00EC76D5">
        <w:t xml:space="preserve">        }</w:t>
      </w:r>
    </w:p>
    <w:p w14:paraId="6CA3035D" w14:textId="77777777" w:rsidR="002759C1" w:rsidRPr="00EC76D5" w:rsidRDefault="002759C1" w:rsidP="002759C1">
      <w:pPr>
        <w:pStyle w:val="Code"/>
      </w:pPr>
      <w:r w:rsidRPr="00EC76D5">
        <w:t xml:space="preserve">        break;</w:t>
      </w:r>
    </w:p>
    <w:p w14:paraId="44C4FA40" w14:textId="77777777" w:rsidR="002759C1" w:rsidRPr="00EC76D5" w:rsidRDefault="002759C1" w:rsidP="002759C1">
      <w:pPr>
        <w:pStyle w:val="Code"/>
      </w:pPr>
    </w:p>
    <w:p w14:paraId="53C13FA4" w14:textId="77777777" w:rsidR="002759C1" w:rsidRPr="00EC76D5" w:rsidRDefault="002759C1" w:rsidP="002759C1">
      <w:pPr>
        <w:pStyle w:val="Code"/>
      </w:pPr>
      <w:r w:rsidRPr="00EC76D5">
        <w:t xml:space="preserve">      case GetReturnValue:</w:t>
      </w:r>
    </w:p>
    <w:p w14:paraId="37B360FA" w14:textId="77777777" w:rsidR="002759C1" w:rsidRPr="00EC76D5" w:rsidRDefault="002759C1" w:rsidP="002759C1">
      <w:pPr>
        <w:pStyle w:val="Code"/>
      </w:pPr>
      <w:r w:rsidRPr="00EC76D5">
        <w:t xml:space="preserve">        break;</w:t>
      </w:r>
    </w:p>
    <w:p w14:paraId="779C2DF5" w14:textId="77777777" w:rsidR="002759C1" w:rsidRPr="00EC76D5" w:rsidRDefault="002759C1" w:rsidP="002759C1">
      <w:pPr>
        <w:pStyle w:val="Code"/>
      </w:pPr>
    </w:p>
    <w:p w14:paraId="3D9C19B9" w14:textId="77777777" w:rsidR="002759C1" w:rsidRPr="00EC76D5" w:rsidRDefault="002759C1" w:rsidP="002759C1">
      <w:pPr>
        <w:pStyle w:val="Code"/>
      </w:pPr>
      <w:r w:rsidRPr="00EC76D5">
        <w:t xml:space="preserve">      case CheckReturnValue1:</w:t>
      </w:r>
    </w:p>
    <w:p w14:paraId="2893A2A7" w14:textId="77777777" w:rsidR="002759C1" w:rsidRPr="00EC76D5" w:rsidRDefault="002759C1" w:rsidP="002759C1">
      <w:pPr>
        <w:pStyle w:val="Code"/>
      </w:pPr>
      <w:r w:rsidRPr="00EC76D5">
        <w:t xml:space="preserve">        addObjectCode(ObjectOperator.cmp_byte, ObjectCode.FrameRegister,</w:t>
      </w:r>
    </w:p>
    <w:p w14:paraId="42D3AF58" w14:textId="77777777" w:rsidR="002759C1" w:rsidRPr="00EC76D5" w:rsidRDefault="002759C1" w:rsidP="002759C1">
      <w:pPr>
        <w:pStyle w:val="Code"/>
      </w:pPr>
      <w:r w:rsidRPr="00EC76D5">
        <w:t xml:space="preserve">                      SymbolTable.UseResultOffset, 0);</w:t>
      </w:r>
    </w:p>
    <w:p w14:paraId="4DFA922B" w14:textId="77777777" w:rsidR="002759C1" w:rsidRPr="00EC76D5" w:rsidRDefault="002759C1" w:rsidP="002759C1">
      <w:pPr>
        <w:pStyle w:val="Code"/>
      </w:pPr>
      <w:r w:rsidRPr="00EC76D5">
        <w:t xml:space="preserve">        addObjectCode(ObjectOperator.je, null, null, index + 1);</w:t>
      </w:r>
    </w:p>
    <w:p w14:paraId="20C6553D" w14:textId="77777777" w:rsidR="002759C1" w:rsidRPr="00EC76D5" w:rsidRDefault="002759C1" w:rsidP="002759C1">
      <w:pPr>
        <w:pStyle w:val="Code"/>
      </w:pPr>
      <w:r w:rsidRPr="00EC76D5">
        <w:t xml:space="preserve">        addObjectCode(ObjectOperator.long_jmp, null, null, operand1);</w:t>
      </w:r>
    </w:p>
    <w:p w14:paraId="73C0C1ED" w14:textId="77777777" w:rsidR="002759C1" w:rsidRPr="00EC76D5" w:rsidRDefault="002759C1" w:rsidP="002759C1">
      <w:pPr>
        <w:pStyle w:val="Code"/>
      </w:pPr>
      <w:r w:rsidRPr="00EC76D5">
        <w:t xml:space="preserve">        break;</w:t>
      </w:r>
    </w:p>
    <w:p w14:paraId="44DC86DA" w14:textId="77777777" w:rsidR="002759C1" w:rsidRPr="00EC76D5" w:rsidRDefault="002759C1" w:rsidP="002759C1">
      <w:pPr>
        <w:pStyle w:val="Code"/>
      </w:pPr>
    </w:p>
    <w:p w14:paraId="5B2E2672" w14:textId="77777777" w:rsidR="002759C1" w:rsidRPr="00EC76D5" w:rsidRDefault="002759C1" w:rsidP="002759C1">
      <w:pPr>
        <w:pStyle w:val="Code"/>
      </w:pPr>
      <w:r w:rsidRPr="00EC76D5">
        <w:t xml:space="preserve">      case CheckReturnValue2:</w:t>
      </w:r>
    </w:p>
    <w:p w14:paraId="1485C7AC" w14:textId="77777777" w:rsidR="002759C1" w:rsidRPr="00EC76D5" w:rsidRDefault="002759C1" w:rsidP="002759C1">
      <w:pPr>
        <w:pStyle w:val="Code"/>
      </w:pPr>
      <w:r w:rsidRPr="00EC76D5">
        <w:t xml:space="preserve">        addObjectCode(ObjectOperator.long_jmp, null, null, operand1);</w:t>
      </w:r>
    </w:p>
    <w:p w14:paraId="6B49C64E" w14:textId="77777777" w:rsidR="002759C1" w:rsidRPr="00EC76D5" w:rsidRDefault="002759C1" w:rsidP="002759C1">
      <w:pPr>
        <w:pStyle w:val="Code"/>
      </w:pPr>
      <w:r w:rsidRPr="00EC76D5">
        <w:t xml:space="preserve">        break;</w:t>
      </w:r>
    </w:p>
    <w:p w14:paraId="0849A0B7" w14:textId="77777777" w:rsidR="002759C1" w:rsidRPr="00EC76D5" w:rsidRDefault="002759C1" w:rsidP="002759C1">
      <w:pPr>
        <w:pStyle w:val="Code"/>
      </w:pPr>
      <w:r w:rsidRPr="00EC76D5">
        <w:t xml:space="preserve">        </w:t>
      </w:r>
    </w:p>
    <w:p w14:paraId="0BA7420F" w14:textId="77777777" w:rsidR="002759C1" w:rsidRPr="00EC76D5" w:rsidRDefault="002759C1" w:rsidP="002759C1">
      <w:pPr>
        <w:pStyle w:val="Code"/>
      </w:pPr>
      <w:r w:rsidRPr="00EC76D5">
        <w:t xml:space="preserve">      case CheckReturnValue3:</w:t>
      </w:r>
    </w:p>
    <w:p w14:paraId="2A9DE80E" w14:textId="77777777" w:rsidR="002759C1" w:rsidRPr="00EC76D5" w:rsidRDefault="002759C1" w:rsidP="002759C1">
      <w:pPr>
        <w:pStyle w:val="Code"/>
      </w:pPr>
      <w:r w:rsidRPr="00EC76D5">
        <w:t xml:space="preserve">        break;</w:t>
      </w:r>
    </w:p>
    <w:p w14:paraId="06DC3A2E" w14:textId="77777777" w:rsidR="002759C1" w:rsidRPr="00EC76D5" w:rsidRDefault="002759C1" w:rsidP="002759C1">
      <w:pPr>
        <w:pStyle w:val="Code"/>
      </w:pPr>
      <w:r w:rsidRPr="00EC76D5">
        <w:t xml:space="preserve">        </w:t>
      </w:r>
    </w:p>
    <w:p w14:paraId="49B0A910" w14:textId="77777777" w:rsidR="002759C1" w:rsidRPr="00EC76D5" w:rsidRDefault="002759C1" w:rsidP="002759C1">
      <w:pPr>
        <w:pStyle w:val="Code"/>
      </w:pPr>
      <w:r w:rsidRPr="00EC76D5">
        <w:t xml:space="preserve">      case SetReturnValue:</w:t>
      </w:r>
    </w:p>
    <w:p w14:paraId="1952A70D" w14:textId="77777777" w:rsidR="002759C1" w:rsidRPr="00EC76D5" w:rsidRDefault="002759C1" w:rsidP="002759C1">
      <w:pPr>
        <w:pStyle w:val="Code"/>
      </w:pPr>
      <w:r w:rsidRPr="00EC76D5">
        <w:lastRenderedPageBreak/>
        <w:t xml:space="preserve">        break;</w:t>
      </w:r>
    </w:p>
    <w:p w14:paraId="12DF6834" w14:textId="77777777" w:rsidR="002759C1" w:rsidRPr="00EC76D5" w:rsidRDefault="002759C1" w:rsidP="002759C1">
      <w:pPr>
        <w:pStyle w:val="Code"/>
      </w:pPr>
    </w:p>
    <w:p w14:paraId="1FAD5B80" w14:textId="1C872D31" w:rsidR="002759C1" w:rsidRPr="00EC76D5" w:rsidRDefault="002759C1" w:rsidP="002759C1">
      <w:pPr>
        <w:pStyle w:val="Code"/>
      </w:pPr>
      <w:r w:rsidRPr="00EC76D5">
        <w:t xml:space="preserve">      case </w:t>
      </w:r>
      <w:r w:rsidR="00B02345">
        <w:t>Dereference</w:t>
      </w:r>
      <w:r w:rsidRPr="00EC76D5">
        <w:t>:</w:t>
      </w:r>
    </w:p>
    <w:p w14:paraId="589BF159" w14:textId="77777777" w:rsidR="002759C1" w:rsidRPr="00EC76D5" w:rsidRDefault="002759C1" w:rsidP="002759C1">
      <w:pPr>
        <w:pStyle w:val="Code"/>
      </w:pPr>
      <w:r w:rsidRPr="00EC76D5">
        <w:t xml:space="preserve">        break;</w:t>
      </w:r>
    </w:p>
    <w:p w14:paraId="7186D7D8" w14:textId="77777777" w:rsidR="002759C1" w:rsidRPr="00EC76D5" w:rsidRDefault="002759C1" w:rsidP="002759C1">
      <w:pPr>
        <w:pStyle w:val="Code"/>
      </w:pPr>
    </w:p>
    <w:p w14:paraId="5D13649D" w14:textId="77777777" w:rsidR="002759C1" w:rsidRPr="00EC76D5" w:rsidRDefault="002759C1" w:rsidP="002759C1">
      <w:pPr>
        <w:pStyle w:val="Code"/>
      </w:pPr>
      <w:r w:rsidRPr="00EC76D5">
        <w:t xml:space="preserve">      case Index:</w:t>
      </w:r>
    </w:p>
    <w:p w14:paraId="4C07D1A5" w14:textId="77777777" w:rsidR="002759C1" w:rsidRPr="00EC76D5" w:rsidRDefault="002759C1" w:rsidP="002759C1">
      <w:pPr>
        <w:pStyle w:val="Code"/>
      </w:pPr>
      <w:r w:rsidRPr="00EC76D5">
        <w:t xml:space="preserve">        break;</w:t>
      </w:r>
    </w:p>
    <w:p w14:paraId="63029562" w14:textId="77777777" w:rsidR="002759C1" w:rsidRPr="00EC76D5" w:rsidRDefault="002759C1" w:rsidP="002759C1">
      <w:pPr>
        <w:pStyle w:val="Code"/>
      </w:pPr>
    </w:p>
    <w:p w14:paraId="7529C6C3" w14:textId="77777777" w:rsidR="002759C1" w:rsidRPr="00EC76D5" w:rsidRDefault="002759C1" w:rsidP="002759C1">
      <w:pPr>
        <w:pStyle w:val="Code"/>
      </w:pPr>
      <w:r w:rsidRPr="00EC76D5">
        <w:t xml:space="preserve">      default:</w:t>
      </w:r>
    </w:p>
    <w:p w14:paraId="5EBB11D6" w14:textId="77777777" w:rsidR="002759C1" w:rsidRPr="00EC76D5" w:rsidRDefault="002759C1" w:rsidP="002759C1">
      <w:pPr>
        <w:pStyle w:val="Code"/>
      </w:pPr>
      <w:r w:rsidRPr="00EC76D5">
        <w:t xml:space="preserve">        Assert.error("default floating", middleOp.toString());</w:t>
      </w:r>
    </w:p>
    <w:p w14:paraId="49A82744" w14:textId="77777777" w:rsidR="002759C1" w:rsidRPr="00EC76D5" w:rsidRDefault="002759C1" w:rsidP="002759C1">
      <w:pPr>
        <w:pStyle w:val="Code"/>
      </w:pPr>
      <w:r w:rsidRPr="00EC76D5">
        <w:t xml:space="preserve">        break;</w:t>
      </w:r>
    </w:p>
    <w:p w14:paraId="52F74474" w14:textId="77777777" w:rsidR="002759C1" w:rsidRPr="00EC76D5" w:rsidRDefault="002759C1" w:rsidP="002759C1">
      <w:pPr>
        <w:pStyle w:val="Code"/>
      </w:pPr>
      <w:r w:rsidRPr="00EC76D5">
        <w:t xml:space="preserve">    }</w:t>
      </w:r>
    </w:p>
    <w:p w14:paraId="7309ED6E" w14:textId="77777777" w:rsidR="002759C1" w:rsidRPr="00EC76D5" w:rsidRDefault="002759C1" w:rsidP="002759C1">
      <w:pPr>
        <w:pStyle w:val="Code"/>
      </w:pPr>
      <w:r w:rsidRPr="00EC76D5">
        <w:t xml:space="preserve">  }</w:t>
      </w:r>
    </w:p>
    <w:p w14:paraId="5EE68640" w14:textId="77777777" w:rsidR="002759C1" w:rsidRPr="00EC76D5" w:rsidRDefault="002759C1" w:rsidP="002759C1">
      <w:pPr>
        <w:pStyle w:val="Code"/>
      </w:pPr>
    </w:p>
    <w:p w14:paraId="4CB937AA" w14:textId="77777777" w:rsidR="002759C1" w:rsidRPr="00EC76D5" w:rsidRDefault="002759C1" w:rsidP="002759C1">
      <w:pPr>
        <w:pStyle w:val="Code"/>
      </w:pPr>
      <w:r w:rsidRPr="00EC76D5">
        <w:t xml:space="preserve">  // ------------------------------------------------------------------------</w:t>
      </w:r>
    </w:p>
    <w:p w14:paraId="78995C9B" w14:textId="77777777" w:rsidR="002759C1" w:rsidRPr="00EC76D5" w:rsidRDefault="002759C1" w:rsidP="002759C1">
      <w:pPr>
        <w:pStyle w:val="Code"/>
      </w:pPr>
      <w:r w:rsidRPr="00EC76D5">
        <w:t xml:space="preserve">  </w:t>
      </w:r>
    </w:p>
    <w:p w14:paraId="2E829D12" w14:textId="77777777" w:rsidR="002759C1" w:rsidRPr="00EC76D5" w:rsidRDefault="002759C1" w:rsidP="002759C1">
      <w:pPr>
        <w:pStyle w:val="Code"/>
      </w:pPr>
      <w:r w:rsidRPr="00EC76D5">
        <w:t xml:space="preserve">  private void generateStructure(MiddleCode middleCode, int index) {</w:t>
      </w:r>
    </w:p>
    <w:p w14:paraId="63D091A1" w14:textId="77777777" w:rsidR="002759C1" w:rsidRPr="00EC76D5" w:rsidRDefault="002759C1" w:rsidP="002759C1">
      <w:pPr>
        <w:pStyle w:val="Code"/>
      </w:pPr>
      <w:r w:rsidRPr="00EC76D5">
        <w:t xml:space="preserve">    MiddleOperator middleOp = middleCode.getOperator();</w:t>
      </w:r>
    </w:p>
    <w:p w14:paraId="536FC260" w14:textId="77777777" w:rsidR="002759C1" w:rsidRPr="00EC76D5" w:rsidRDefault="002759C1" w:rsidP="002759C1">
      <w:pPr>
        <w:pStyle w:val="Code"/>
      </w:pPr>
    </w:p>
    <w:p w14:paraId="0180C481" w14:textId="77777777" w:rsidR="002759C1" w:rsidRPr="00EC76D5" w:rsidRDefault="002759C1" w:rsidP="002759C1">
      <w:pPr>
        <w:pStyle w:val="Code"/>
      </w:pPr>
      <w:r w:rsidRPr="00EC76D5">
        <w:t xml:space="preserve">    Object operand1 = middleCode.getOperand(1),</w:t>
      </w:r>
    </w:p>
    <w:p w14:paraId="43FF445B" w14:textId="77777777" w:rsidR="002759C1" w:rsidRPr="00EC76D5" w:rsidRDefault="002759C1" w:rsidP="002759C1">
      <w:pPr>
        <w:pStyle w:val="Code"/>
      </w:pPr>
      <w:r w:rsidRPr="00EC76D5">
        <w:t xml:space="preserve">           operand2 = middleCode.getOperand(2),</w:t>
      </w:r>
    </w:p>
    <w:p w14:paraId="32EE3971" w14:textId="77777777" w:rsidR="002759C1" w:rsidRPr="00EC76D5" w:rsidRDefault="002759C1" w:rsidP="002759C1">
      <w:pPr>
        <w:pStyle w:val="Code"/>
      </w:pPr>
      <w:r w:rsidRPr="00EC76D5">
        <w:t xml:space="preserve">           operand3 = middleCode.getOperand(3);</w:t>
      </w:r>
    </w:p>
    <w:p w14:paraId="781E75F2" w14:textId="77777777" w:rsidR="002759C1" w:rsidRPr="00EC76D5" w:rsidRDefault="002759C1" w:rsidP="002759C1">
      <w:pPr>
        <w:pStyle w:val="Code"/>
      </w:pPr>
    </w:p>
    <w:p w14:paraId="439FB335" w14:textId="77777777" w:rsidR="002759C1" w:rsidRPr="00EC76D5" w:rsidRDefault="002759C1" w:rsidP="002759C1">
      <w:pPr>
        <w:pStyle w:val="Code"/>
      </w:pPr>
      <w:r w:rsidRPr="00EC76D5">
        <w:t xml:space="preserve">    switch (middleOp) {</w:t>
      </w:r>
    </w:p>
    <w:p w14:paraId="60AAE07A" w14:textId="77777777" w:rsidR="002759C1" w:rsidRPr="00EC76D5" w:rsidRDefault="002759C1" w:rsidP="002759C1">
      <w:pPr>
        <w:pStyle w:val="Code"/>
      </w:pPr>
      <w:r w:rsidRPr="00EC76D5">
        <w:t xml:space="preserve">      case Assign: {</w:t>
      </w:r>
    </w:p>
    <w:p w14:paraId="16729B90" w14:textId="77777777" w:rsidR="002759C1" w:rsidRPr="00EC76D5" w:rsidRDefault="002759C1" w:rsidP="002759C1">
      <w:pPr>
        <w:pStyle w:val="Code"/>
      </w:pPr>
      <w:r w:rsidRPr="00EC76D5">
        <w:t xml:space="preserve">          Symbol targetSymbol = (Symbol) operand2,</w:t>
      </w:r>
    </w:p>
    <w:p w14:paraId="45C6A4BA" w14:textId="77777777" w:rsidR="002759C1" w:rsidRPr="00EC76D5" w:rsidRDefault="002759C1" w:rsidP="002759C1">
      <w:pPr>
        <w:pStyle w:val="Code"/>
      </w:pPr>
      <w:r w:rsidRPr="00EC76D5">
        <w:t xml:space="preserve">               sourceSymbol = (Symbol) operand3;</w:t>
      </w:r>
    </w:p>
    <w:p w14:paraId="70AA3CFF" w14:textId="77777777" w:rsidR="002759C1" w:rsidRPr="00EC76D5" w:rsidRDefault="002759C1" w:rsidP="002759C1">
      <w:pPr>
        <w:pStyle w:val="Code"/>
      </w:pPr>
      <w:r w:rsidRPr="00EC76D5">
        <w:t xml:space="preserve">          int copySize = targetSymbol.getType().getSize();</w:t>
      </w:r>
    </w:p>
    <w:p w14:paraId="4DF30323" w14:textId="77777777" w:rsidR="002759C1" w:rsidRPr="00EC76D5" w:rsidRDefault="002759C1" w:rsidP="002759C1">
      <w:pPr>
        <w:pStyle w:val="Code"/>
      </w:pPr>
      <w:r w:rsidRPr="00EC76D5">
        <w:t xml:space="preserve">          </w:t>
      </w:r>
    </w:p>
    <w:p w14:paraId="7ECC4355" w14:textId="77777777" w:rsidR="002759C1" w:rsidRPr="00EC76D5" w:rsidRDefault="002759C1" w:rsidP="002759C1">
      <w:pPr>
        <w:pStyle w:val="Code"/>
      </w:pPr>
      <w:r w:rsidRPr="00EC76D5">
        <w:t xml:space="preserve">          Register targetAddressRegister =</w:t>
      </w:r>
    </w:p>
    <w:p w14:paraId="7D400A1D" w14:textId="77777777" w:rsidR="002759C1" w:rsidRPr="00EC76D5" w:rsidRDefault="002759C1" w:rsidP="002759C1">
      <w:pPr>
        <w:pStyle w:val="Code"/>
      </w:pPr>
      <w:r w:rsidRPr="00EC76D5">
        <w:t xml:space="preserve">                     middleCode.getRegister(Track.LeftAddress),</w:t>
      </w:r>
    </w:p>
    <w:p w14:paraId="1CD0ECA7" w14:textId="77777777" w:rsidR="002759C1" w:rsidRPr="00EC76D5" w:rsidRDefault="002759C1" w:rsidP="002759C1">
      <w:pPr>
        <w:pStyle w:val="Code"/>
      </w:pPr>
      <w:r w:rsidRPr="00EC76D5">
        <w:t xml:space="preserve">                   sourceAddressRegister =</w:t>
      </w:r>
    </w:p>
    <w:p w14:paraId="16138EB9" w14:textId="77777777" w:rsidR="002759C1" w:rsidRPr="00EC76D5" w:rsidRDefault="002759C1" w:rsidP="002759C1">
      <w:pPr>
        <w:pStyle w:val="Code"/>
      </w:pPr>
      <w:r w:rsidRPr="00EC76D5">
        <w:t xml:space="preserve">                     middleCode.getRegister(Track.RightAddress),</w:t>
      </w:r>
    </w:p>
    <w:p w14:paraId="075710B3" w14:textId="77777777" w:rsidR="002759C1" w:rsidRPr="00EC76D5" w:rsidRDefault="002759C1" w:rsidP="002759C1">
      <w:pPr>
        <w:pStyle w:val="Code"/>
      </w:pPr>
      <w:r w:rsidRPr="00EC76D5">
        <w:t xml:space="preserve">                   countRegister = middleCode.getRegister(Track.Left),</w:t>
      </w:r>
    </w:p>
    <w:p w14:paraId="32284D10" w14:textId="77777777" w:rsidR="002759C1" w:rsidRPr="00EC76D5" w:rsidRDefault="002759C1" w:rsidP="002759C1">
      <w:pPr>
        <w:pStyle w:val="Code"/>
      </w:pPr>
      <w:r w:rsidRPr="00EC76D5">
        <w:t xml:space="preserve">                   valueRegister = middleCode.getRegister(Track.Right);</w:t>
      </w:r>
    </w:p>
    <w:p w14:paraId="4F2134D4" w14:textId="77777777" w:rsidR="002759C1" w:rsidRPr="00EC76D5" w:rsidRDefault="002759C1" w:rsidP="002759C1">
      <w:pPr>
        <w:pStyle w:val="Code"/>
      </w:pPr>
    </w:p>
    <w:p w14:paraId="47F496EF" w14:textId="77777777" w:rsidR="002759C1" w:rsidRPr="00EC76D5" w:rsidRDefault="002759C1" w:rsidP="002759C1">
      <w:pPr>
        <w:pStyle w:val="Code"/>
      </w:pPr>
      <w:r w:rsidRPr="00EC76D5">
        <w:t xml:space="preserve">          if (middleCode.isLoad(Track.Left)) {</w:t>
      </w:r>
    </w:p>
    <w:p w14:paraId="0D4F3A93" w14:textId="77777777" w:rsidR="002759C1" w:rsidRPr="00EC76D5" w:rsidRDefault="002759C1" w:rsidP="002759C1">
      <w:pPr>
        <w:pStyle w:val="Code"/>
      </w:pPr>
      <w:r w:rsidRPr="00EC76D5">
        <w:t xml:space="preserve">            loadAddressRegister(targetAddressRegister, targetSymbol, null);</w:t>
      </w:r>
    </w:p>
    <w:p w14:paraId="3386D486" w14:textId="77777777" w:rsidR="002759C1" w:rsidRPr="00EC76D5" w:rsidRDefault="002759C1" w:rsidP="002759C1">
      <w:pPr>
        <w:pStyle w:val="Code"/>
      </w:pPr>
      <w:r w:rsidRPr="00EC76D5">
        <w:t xml:space="preserve">          }    </w:t>
      </w:r>
    </w:p>
    <w:p w14:paraId="5693D838" w14:textId="77777777" w:rsidR="002759C1" w:rsidRPr="00EC76D5" w:rsidRDefault="002759C1" w:rsidP="002759C1">
      <w:pPr>
        <w:pStyle w:val="Code"/>
      </w:pPr>
      <w:r w:rsidRPr="00EC76D5">
        <w:t xml:space="preserve">    </w:t>
      </w:r>
    </w:p>
    <w:p w14:paraId="00DAB763" w14:textId="77777777" w:rsidR="002759C1" w:rsidRPr="00EC76D5" w:rsidRDefault="002759C1" w:rsidP="002759C1">
      <w:pPr>
        <w:pStyle w:val="Code"/>
      </w:pPr>
      <w:r w:rsidRPr="00EC76D5">
        <w:t xml:space="preserve">          if (middleCode.isLoad(Track.Right)) {</w:t>
      </w:r>
    </w:p>
    <w:p w14:paraId="61B9F8AD" w14:textId="77777777" w:rsidR="002759C1" w:rsidRPr="00EC76D5" w:rsidRDefault="002759C1" w:rsidP="002759C1">
      <w:pPr>
        <w:pStyle w:val="Code"/>
      </w:pPr>
      <w:r w:rsidRPr="00EC76D5">
        <w:t xml:space="preserve">            loadAddressRegister(sourceAddressRegister, sourceSymbol, null);</w:t>
      </w:r>
    </w:p>
    <w:p w14:paraId="3685E907" w14:textId="77777777" w:rsidR="002759C1" w:rsidRPr="00EC76D5" w:rsidRDefault="002759C1" w:rsidP="002759C1">
      <w:pPr>
        <w:pStyle w:val="Code"/>
      </w:pPr>
      <w:r w:rsidRPr="00EC76D5">
        <w:t xml:space="preserve">          }</w:t>
      </w:r>
    </w:p>
    <w:p w14:paraId="4A49913A" w14:textId="77777777" w:rsidR="002759C1" w:rsidRPr="00EC76D5" w:rsidRDefault="002759C1" w:rsidP="002759C1">
      <w:pPr>
        <w:pStyle w:val="Code"/>
      </w:pPr>
    </w:p>
    <w:p w14:paraId="03553631" w14:textId="77777777" w:rsidR="002759C1" w:rsidRPr="00EC76D5" w:rsidRDefault="002759C1" w:rsidP="002759C1">
      <w:pPr>
        <w:pStyle w:val="Code"/>
      </w:pPr>
      <w:r w:rsidRPr="00EC76D5">
        <w:t xml:space="preserve">          generateMemoryCopy(targetAddressRegister, sourceAddressRegister,</w:t>
      </w:r>
    </w:p>
    <w:p w14:paraId="770C9A4A" w14:textId="77777777" w:rsidR="002759C1" w:rsidRPr="00EC76D5" w:rsidRDefault="002759C1" w:rsidP="002759C1">
      <w:pPr>
        <w:pStyle w:val="Code"/>
      </w:pPr>
      <w:r w:rsidRPr="00EC76D5">
        <w:t xml:space="preserve">                             countRegister, valueRegister, copySize, index);</w:t>
      </w:r>
    </w:p>
    <w:p w14:paraId="3987F455" w14:textId="77777777" w:rsidR="002759C1" w:rsidRPr="00EC76D5" w:rsidRDefault="002759C1" w:rsidP="002759C1">
      <w:pPr>
        <w:pStyle w:val="Code"/>
      </w:pPr>
      <w:r w:rsidRPr="00EC76D5">
        <w:t xml:space="preserve">        }</w:t>
      </w:r>
    </w:p>
    <w:p w14:paraId="2FB53D91" w14:textId="77777777" w:rsidR="002759C1" w:rsidRPr="00EC76D5" w:rsidRDefault="002759C1" w:rsidP="002759C1">
      <w:pPr>
        <w:pStyle w:val="Code"/>
      </w:pPr>
      <w:r w:rsidRPr="00EC76D5">
        <w:t xml:space="preserve">        break;</w:t>
      </w:r>
    </w:p>
    <w:p w14:paraId="5707B19A" w14:textId="77777777" w:rsidR="002759C1" w:rsidRPr="00EC76D5" w:rsidRDefault="002759C1" w:rsidP="002759C1">
      <w:pPr>
        <w:pStyle w:val="Code"/>
      </w:pPr>
    </w:p>
    <w:p w14:paraId="5D353730" w14:textId="77777777" w:rsidR="002759C1" w:rsidRPr="00EC76D5" w:rsidRDefault="002759C1" w:rsidP="002759C1">
      <w:pPr>
        <w:pStyle w:val="Code"/>
      </w:pPr>
      <w:r w:rsidRPr="00EC76D5">
        <w:t xml:space="preserve">      case Parameter: {</w:t>
      </w:r>
    </w:p>
    <w:p w14:paraId="5D9308E6" w14:textId="77777777" w:rsidR="002759C1" w:rsidRPr="00EC76D5" w:rsidRDefault="002759C1" w:rsidP="002759C1">
      <w:pPr>
        <w:pStyle w:val="Code"/>
      </w:pPr>
      <w:r w:rsidRPr="00EC76D5">
        <w:t xml:space="preserve">          int recordSize = Main.CurrentTable.getFunctionSize();</w:t>
      </w:r>
    </w:p>
    <w:p w14:paraId="6CC93EF0" w14:textId="77777777" w:rsidR="002759C1" w:rsidRPr="00EC76D5" w:rsidRDefault="002759C1" w:rsidP="002759C1">
      <w:pPr>
        <w:pStyle w:val="Code"/>
      </w:pPr>
      <w:r w:rsidRPr="00EC76D5">
        <w:t xml:space="preserve">          int paramOffset =  recordSize + ((int) operand1);</w:t>
      </w:r>
    </w:p>
    <w:p w14:paraId="7F805FCA" w14:textId="77777777" w:rsidR="002759C1" w:rsidRPr="00EC76D5" w:rsidRDefault="002759C1" w:rsidP="002759C1">
      <w:pPr>
        <w:pStyle w:val="Code"/>
      </w:pPr>
      <w:r w:rsidRPr="00EC76D5">
        <w:t xml:space="preserve">          Symbol paramSymbol = (Symbol) operand2;</w:t>
      </w:r>
    </w:p>
    <w:p w14:paraId="7AE7CA15" w14:textId="77777777" w:rsidR="002759C1" w:rsidRPr="00EC76D5" w:rsidRDefault="002759C1" w:rsidP="002759C1">
      <w:pPr>
        <w:pStyle w:val="Code"/>
      </w:pPr>
      <w:r w:rsidRPr="00EC76D5">
        <w:t xml:space="preserve">          </w:t>
      </w:r>
    </w:p>
    <w:p w14:paraId="294071A7" w14:textId="77777777" w:rsidR="002759C1" w:rsidRPr="00EC76D5" w:rsidRDefault="002759C1" w:rsidP="002759C1">
      <w:pPr>
        <w:pStyle w:val="Code"/>
      </w:pPr>
      <w:r w:rsidRPr="00EC76D5">
        <w:t xml:space="preserve">          Register targetAddressRegister =</w:t>
      </w:r>
    </w:p>
    <w:p w14:paraId="2854EE68" w14:textId="77777777" w:rsidR="002759C1" w:rsidRPr="00EC76D5" w:rsidRDefault="002759C1" w:rsidP="002759C1">
      <w:pPr>
        <w:pStyle w:val="Code"/>
      </w:pPr>
      <w:r w:rsidRPr="00EC76D5">
        <w:t xml:space="preserve">                     middleCode.getRegister(Track.LeftAddress),</w:t>
      </w:r>
    </w:p>
    <w:p w14:paraId="5D4AE458" w14:textId="77777777" w:rsidR="002759C1" w:rsidRPr="00EC76D5" w:rsidRDefault="002759C1" w:rsidP="002759C1">
      <w:pPr>
        <w:pStyle w:val="Code"/>
      </w:pPr>
      <w:r w:rsidRPr="00EC76D5">
        <w:t xml:space="preserve">                   sourceAddressRegister =</w:t>
      </w:r>
    </w:p>
    <w:p w14:paraId="1D26F8A2" w14:textId="77777777" w:rsidR="002759C1" w:rsidRPr="00EC76D5" w:rsidRDefault="002759C1" w:rsidP="002759C1">
      <w:pPr>
        <w:pStyle w:val="Code"/>
      </w:pPr>
      <w:r w:rsidRPr="00EC76D5">
        <w:lastRenderedPageBreak/>
        <w:t xml:space="preserve">                     middleCode.getRegister(Track.RightAddress),</w:t>
      </w:r>
    </w:p>
    <w:p w14:paraId="7B1D3192" w14:textId="77777777" w:rsidR="002759C1" w:rsidRPr="00EC76D5" w:rsidRDefault="002759C1" w:rsidP="002759C1">
      <w:pPr>
        <w:pStyle w:val="Code"/>
      </w:pPr>
      <w:r w:rsidRPr="00EC76D5">
        <w:t xml:space="preserve">                   countRegister = middleCode.getRegister(Track.Left),</w:t>
      </w:r>
    </w:p>
    <w:p w14:paraId="2A039C43" w14:textId="77777777" w:rsidR="002759C1" w:rsidRPr="00EC76D5" w:rsidRDefault="002759C1" w:rsidP="002759C1">
      <w:pPr>
        <w:pStyle w:val="Code"/>
      </w:pPr>
      <w:r w:rsidRPr="00EC76D5">
        <w:t xml:space="preserve">                   valueRegister = middleCode.getRegister(Track.Right);</w:t>
      </w:r>
    </w:p>
    <w:p w14:paraId="678E714E" w14:textId="77777777" w:rsidR="002759C1" w:rsidRPr="00EC76D5" w:rsidRDefault="002759C1" w:rsidP="002759C1">
      <w:pPr>
        <w:pStyle w:val="Code"/>
      </w:pPr>
    </w:p>
    <w:p w14:paraId="5E9DBBAA" w14:textId="77777777" w:rsidR="002759C1" w:rsidRPr="00EC76D5" w:rsidRDefault="002759C1" w:rsidP="002759C1">
      <w:pPr>
        <w:pStyle w:val="Code"/>
      </w:pPr>
      <w:r w:rsidRPr="00EC76D5">
        <w:t xml:space="preserve">          if (middleCode.isLoad(Track.Right)) {</w:t>
      </w:r>
    </w:p>
    <w:p w14:paraId="64354C09" w14:textId="77777777" w:rsidR="002759C1" w:rsidRPr="00EC76D5" w:rsidRDefault="002759C1" w:rsidP="002759C1">
      <w:pPr>
        <w:pStyle w:val="Code"/>
      </w:pPr>
      <w:r w:rsidRPr="00EC76D5">
        <w:t xml:space="preserve">            loadAddressRegister(sourceAddressRegister, paramSymbol, null);</w:t>
      </w:r>
    </w:p>
    <w:p w14:paraId="6BB2E8F5" w14:textId="77777777" w:rsidR="002759C1" w:rsidRPr="00EC76D5" w:rsidRDefault="002759C1" w:rsidP="002759C1">
      <w:pPr>
        <w:pStyle w:val="Code"/>
      </w:pPr>
      <w:r w:rsidRPr="00EC76D5">
        <w:t xml:space="preserve">          }    </w:t>
      </w:r>
    </w:p>
    <w:p w14:paraId="499FEA3A" w14:textId="77777777" w:rsidR="002759C1" w:rsidRPr="00EC76D5" w:rsidRDefault="002759C1" w:rsidP="002759C1">
      <w:pPr>
        <w:pStyle w:val="Code"/>
      </w:pPr>
      <w:r w:rsidRPr="00EC76D5">
        <w:t xml:space="preserve">    </w:t>
      </w:r>
    </w:p>
    <w:p w14:paraId="16E98A37" w14:textId="77777777" w:rsidR="002759C1" w:rsidRPr="00EC76D5" w:rsidRDefault="002759C1" w:rsidP="002759C1">
      <w:pPr>
        <w:pStyle w:val="Code"/>
      </w:pPr>
      <w:r w:rsidRPr="00EC76D5">
        <w:t xml:space="preserve">          Symbol targetSymbol = Symbol.createVariableSymbol("parameter", false,</w:t>
      </w:r>
    </w:p>
    <w:p w14:paraId="18681CFA" w14:textId="77777777" w:rsidR="002759C1" w:rsidRPr="00EC76D5" w:rsidRDefault="002759C1" w:rsidP="002759C1">
      <w:pPr>
        <w:pStyle w:val="Code"/>
      </w:pPr>
      <w:r w:rsidRPr="00EC76D5">
        <w:t xml:space="preserve">                                Storage.Auto, paramSymbol.getType(), null);</w:t>
      </w:r>
    </w:p>
    <w:p w14:paraId="6D2C50C0" w14:textId="77777777" w:rsidR="002759C1" w:rsidRPr="00EC76D5" w:rsidRDefault="002759C1" w:rsidP="002759C1">
      <w:pPr>
        <w:pStyle w:val="Code"/>
      </w:pPr>
      <w:r w:rsidRPr="00EC76D5">
        <w:t xml:space="preserve">          targetSymbol.setOffset(paramOffset);</w:t>
      </w:r>
    </w:p>
    <w:p w14:paraId="5822BCDA" w14:textId="77777777" w:rsidR="002759C1" w:rsidRPr="00EC76D5" w:rsidRDefault="002759C1" w:rsidP="002759C1">
      <w:pPr>
        <w:pStyle w:val="Code"/>
      </w:pPr>
      <w:r w:rsidRPr="00EC76D5">
        <w:t xml:space="preserve">          </w:t>
      </w:r>
    </w:p>
    <w:p w14:paraId="47B3CEA3" w14:textId="77777777" w:rsidR="002759C1" w:rsidRPr="00EC76D5" w:rsidRDefault="002759C1" w:rsidP="002759C1">
      <w:pPr>
        <w:pStyle w:val="Code"/>
      </w:pPr>
      <w:r w:rsidRPr="00EC76D5">
        <w:t xml:space="preserve">          Register baseRegister = Main.FuncSymbol.getType().isEllipse() ?</w:t>
      </w:r>
    </w:p>
    <w:p w14:paraId="580B1C14" w14:textId="77777777" w:rsidR="002759C1" w:rsidRPr="00EC76D5" w:rsidRDefault="002759C1" w:rsidP="002759C1">
      <w:pPr>
        <w:pStyle w:val="Code"/>
      </w:pPr>
      <w:r w:rsidRPr="00EC76D5">
        <w:t xml:space="preserve">                                  ObjectCode.EllipseRegister :</w:t>
      </w:r>
    </w:p>
    <w:p w14:paraId="3D411571" w14:textId="77777777" w:rsidR="002759C1" w:rsidRPr="00EC76D5" w:rsidRDefault="002759C1" w:rsidP="002759C1">
      <w:pPr>
        <w:pStyle w:val="Code"/>
      </w:pPr>
      <w:r w:rsidRPr="00EC76D5">
        <w:t xml:space="preserve">                                  ObjectCode.FrameRegister;</w:t>
      </w:r>
    </w:p>
    <w:p w14:paraId="04E0524B" w14:textId="77777777" w:rsidR="002759C1" w:rsidRPr="00EC76D5" w:rsidRDefault="002759C1" w:rsidP="002759C1">
      <w:pPr>
        <w:pStyle w:val="Code"/>
      </w:pPr>
      <w:r w:rsidRPr="00EC76D5">
        <w:t xml:space="preserve">          loadAddressRegister(targetAddressRegister,</w:t>
      </w:r>
    </w:p>
    <w:p w14:paraId="2CC1AA3D" w14:textId="77777777" w:rsidR="002759C1" w:rsidRPr="00EC76D5" w:rsidRDefault="002759C1" w:rsidP="002759C1">
      <w:pPr>
        <w:pStyle w:val="Code"/>
      </w:pPr>
      <w:r w:rsidRPr="00EC76D5">
        <w:t xml:space="preserve">                              targetSymbol, baseRegister);</w:t>
      </w:r>
    </w:p>
    <w:p w14:paraId="1CACB955" w14:textId="77777777" w:rsidR="002759C1" w:rsidRPr="00EC76D5" w:rsidRDefault="002759C1" w:rsidP="002759C1">
      <w:pPr>
        <w:pStyle w:val="Code"/>
      </w:pPr>
      <w:r w:rsidRPr="00EC76D5">
        <w:t xml:space="preserve">          </w:t>
      </w:r>
    </w:p>
    <w:p w14:paraId="294EBD2F" w14:textId="77777777" w:rsidR="002759C1" w:rsidRPr="00EC76D5" w:rsidRDefault="002759C1" w:rsidP="002759C1">
      <w:pPr>
        <w:pStyle w:val="Code"/>
      </w:pPr>
      <w:r w:rsidRPr="00EC76D5">
        <w:t xml:space="preserve">          generateMemoryCopy(targetAddressRegister, sourceAddressRegister,</w:t>
      </w:r>
    </w:p>
    <w:p w14:paraId="4CBC7C9B" w14:textId="77777777" w:rsidR="002759C1" w:rsidRPr="00EC76D5" w:rsidRDefault="002759C1" w:rsidP="002759C1">
      <w:pPr>
        <w:pStyle w:val="Code"/>
      </w:pPr>
      <w:r w:rsidRPr="00EC76D5">
        <w:t xml:space="preserve">                             countRegister, valueRegister,</w:t>
      </w:r>
    </w:p>
    <w:p w14:paraId="7605198D" w14:textId="77777777" w:rsidR="002759C1" w:rsidRPr="00EC76D5" w:rsidRDefault="002759C1" w:rsidP="002759C1">
      <w:pPr>
        <w:pStyle w:val="Code"/>
      </w:pPr>
      <w:r w:rsidRPr="00EC76D5">
        <w:t xml:space="preserve">                             paramSymbol.getType().getSize(), index);</w:t>
      </w:r>
    </w:p>
    <w:p w14:paraId="3CB22EDC" w14:textId="77777777" w:rsidR="002759C1" w:rsidRPr="00EC76D5" w:rsidRDefault="002759C1" w:rsidP="002759C1">
      <w:pPr>
        <w:pStyle w:val="Code"/>
      </w:pPr>
      <w:r w:rsidRPr="00EC76D5">
        <w:t xml:space="preserve">        }</w:t>
      </w:r>
    </w:p>
    <w:p w14:paraId="1ABC727C" w14:textId="77777777" w:rsidR="002759C1" w:rsidRPr="00EC76D5" w:rsidRDefault="002759C1" w:rsidP="002759C1">
      <w:pPr>
        <w:pStyle w:val="Code"/>
      </w:pPr>
      <w:r w:rsidRPr="00EC76D5">
        <w:t xml:space="preserve">        break;</w:t>
      </w:r>
    </w:p>
    <w:p w14:paraId="4A80BA3D" w14:textId="77777777" w:rsidR="002759C1" w:rsidRPr="00EC76D5" w:rsidRDefault="002759C1" w:rsidP="002759C1">
      <w:pPr>
        <w:pStyle w:val="Code"/>
      </w:pPr>
    </w:p>
    <w:p w14:paraId="4775A308" w14:textId="77777777" w:rsidR="002759C1" w:rsidRPr="00EC76D5" w:rsidRDefault="002759C1" w:rsidP="002759C1">
      <w:pPr>
        <w:pStyle w:val="Code"/>
      </w:pPr>
      <w:r w:rsidRPr="00EC76D5">
        <w:t xml:space="preserve">      case GetReturnValue: {</w:t>
      </w:r>
    </w:p>
    <w:p w14:paraId="06FC40D4" w14:textId="77777777" w:rsidR="002759C1" w:rsidRPr="00EC76D5" w:rsidRDefault="002759C1" w:rsidP="002759C1">
      <w:pPr>
        <w:pStyle w:val="Code"/>
      </w:pPr>
      <w:r w:rsidRPr="00EC76D5">
        <w:t xml:space="preserve">          Symbol returnSymbol = (Symbol) operand1;</w:t>
      </w:r>
    </w:p>
    <w:p w14:paraId="164FAD1B" w14:textId="77777777" w:rsidR="002759C1" w:rsidRPr="00EC76D5" w:rsidRDefault="002759C1" w:rsidP="002759C1">
      <w:pPr>
        <w:pStyle w:val="Code"/>
      </w:pPr>
      <w:r w:rsidRPr="00EC76D5">
        <w:t xml:space="preserve">          </w:t>
      </w:r>
    </w:p>
    <w:p w14:paraId="09B09F1B" w14:textId="77777777" w:rsidR="002759C1" w:rsidRPr="00EC76D5" w:rsidRDefault="002759C1" w:rsidP="002759C1">
      <w:pPr>
        <w:pStyle w:val="Code"/>
      </w:pPr>
      <w:r w:rsidRPr="00EC76D5">
        <w:t xml:space="preserve">          Register returnAddressRegister =</w:t>
      </w:r>
    </w:p>
    <w:p w14:paraId="57D48E6C" w14:textId="77777777" w:rsidR="002759C1" w:rsidRPr="00EC76D5" w:rsidRDefault="002759C1" w:rsidP="002759C1">
      <w:pPr>
        <w:pStyle w:val="Code"/>
      </w:pPr>
      <w:r w:rsidRPr="00EC76D5">
        <w:t xml:space="preserve">                     middleCode.getRegister(Track.LeftAddress),</w:t>
      </w:r>
    </w:p>
    <w:p w14:paraId="1068A73E" w14:textId="77777777" w:rsidR="002759C1" w:rsidRPr="00EC76D5" w:rsidRDefault="002759C1" w:rsidP="002759C1">
      <w:pPr>
        <w:pStyle w:val="Code"/>
      </w:pPr>
      <w:r w:rsidRPr="00EC76D5">
        <w:t xml:space="preserve">                   countRegister = middleCode.getRegister(Track.Left),</w:t>
      </w:r>
    </w:p>
    <w:p w14:paraId="19E4BF7B" w14:textId="77777777" w:rsidR="002759C1" w:rsidRPr="00EC76D5" w:rsidRDefault="002759C1" w:rsidP="002759C1">
      <w:pPr>
        <w:pStyle w:val="Code"/>
      </w:pPr>
      <w:r w:rsidRPr="00EC76D5">
        <w:t xml:space="preserve">                   valueRegister = middleCode.getRegister(Track.Right);</w:t>
      </w:r>
    </w:p>
    <w:p w14:paraId="77928FDF" w14:textId="77777777" w:rsidR="002759C1" w:rsidRPr="00EC76D5" w:rsidRDefault="002759C1" w:rsidP="002759C1">
      <w:pPr>
        <w:pStyle w:val="Code"/>
      </w:pPr>
    </w:p>
    <w:p w14:paraId="4CA65513" w14:textId="77777777" w:rsidR="002759C1" w:rsidRPr="00EC76D5" w:rsidRDefault="002759C1" w:rsidP="002759C1">
      <w:pPr>
        <w:pStyle w:val="Code"/>
      </w:pPr>
      <w:r w:rsidRPr="00EC76D5">
        <w:t xml:space="preserve">          if (middleCode.isLoad(Track.Left)) {</w:t>
      </w:r>
    </w:p>
    <w:p w14:paraId="241A8582" w14:textId="77777777" w:rsidR="002759C1" w:rsidRPr="00EC76D5" w:rsidRDefault="002759C1" w:rsidP="002759C1">
      <w:pPr>
        <w:pStyle w:val="Code"/>
      </w:pPr>
      <w:r w:rsidRPr="00EC76D5">
        <w:t xml:space="preserve">            loadAddressRegister(returnAddressRegister, returnSymbol, null);</w:t>
      </w:r>
    </w:p>
    <w:p w14:paraId="28808A45" w14:textId="77777777" w:rsidR="002759C1" w:rsidRPr="00EC76D5" w:rsidRDefault="002759C1" w:rsidP="002759C1">
      <w:pPr>
        <w:pStyle w:val="Code"/>
      </w:pPr>
      <w:r w:rsidRPr="00EC76D5">
        <w:t xml:space="preserve">          }    </w:t>
      </w:r>
    </w:p>
    <w:p w14:paraId="66453BD3" w14:textId="77777777" w:rsidR="002759C1" w:rsidRPr="00EC76D5" w:rsidRDefault="002759C1" w:rsidP="002759C1">
      <w:pPr>
        <w:pStyle w:val="Code"/>
      </w:pPr>
      <w:r w:rsidRPr="00EC76D5">
        <w:t xml:space="preserve">    </w:t>
      </w:r>
    </w:p>
    <w:p w14:paraId="091507CA" w14:textId="77777777" w:rsidR="002759C1" w:rsidRPr="00EC76D5" w:rsidRDefault="002759C1" w:rsidP="002759C1">
      <w:pPr>
        <w:pStyle w:val="Code"/>
      </w:pPr>
      <w:r w:rsidRPr="00EC76D5">
        <w:t xml:space="preserve">          generateMemoryCopy(returnAddressRegister, ObjectCode.ReturnPointerRegister,</w:t>
      </w:r>
    </w:p>
    <w:p w14:paraId="06D886B6" w14:textId="77777777" w:rsidR="002759C1" w:rsidRPr="00EC76D5" w:rsidRDefault="002759C1" w:rsidP="002759C1">
      <w:pPr>
        <w:pStyle w:val="Code"/>
      </w:pPr>
      <w:r w:rsidRPr="00EC76D5">
        <w:t xml:space="preserve">                             countRegister, valueRegister,</w:t>
      </w:r>
    </w:p>
    <w:p w14:paraId="3BB49BAE" w14:textId="77777777" w:rsidR="002759C1" w:rsidRPr="00EC76D5" w:rsidRDefault="002759C1" w:rsidP="002759C1">
      <w:pPr>
        <w:pStyle w:val="Code"/>
      </w:pPr>
      <w:r w:rsidRPr="00EC76D5">
        <w:t xml:space="preserve">                             returnSymbol.getType().getSize(), index);</w:t>
      </w:r>
    </w:p>
    <w:p w14:paraId="1AC53875" w14:textId="77777777" w:rsidR="002759C1" w:rsidRPr="00EC76D5" w:rsidRDefault="002759C1" w:rsidP="002759C1">
      <w:pPr>
        <w:pStyle w:val="Code"/>
      </w:pPr>
      <w:r w:rsidRPr="00EC76D5">
        <w:t xml:space="preserve">        }</w:t>
      </w:r>
    </w:p>
    <w:p w14:paraId="1B13969B" w14:textId="77777777" w:rsidR="002759C1" w:rsidRPr="00EC76D5" w:rsidRDefault="002759C1" w:rsidP="002759C1">
      <w:pPr>
        <w:pStyle w:val="Code"/>
      </w:pPr>
      <w:r w:rsidRPr="00EC76D5">
        <w:t xml:space="preserve">        break;</w:t>
      </w:r>
    </w:p>
    <w:p w14:paraId="59857154" w14:textId="77777777" w:rsidR="002759C1" w:rsidRPr="00EC76D5" w:rsidRDefault="002759C1" w:rsidP="002759C1">
      <w:pPr>
        <w:pStyle w:val="Code"/>
      </w:pPr>
      <w:r w:rsidRPr="00EC76D5">
        <w:t xml:space="preserve">      </w:t>
      </w:r>
    </w:p>
    <w:p w14:paraId="6F59861E" w14:textId="77777777" w:rsidR="002759C1" w:rsidRPr="00EC76D5" w:rsidRDefault="002759C1" w:rsidP="002759C1">
      <w:pPr>
        <w:pStyle w:val="Code"/>
      </w:pPr>
      <w:r w:rsidRPr="00EC76D5">
        <w:t xml:space="preserve">      case SetReturnValue: {</w:t>
      </w:r>
    </w:p>
    <w:p w14:paraId="587B2E99" w14:textId="77777777" w:rsidR="002759C1" w:rsidRPr="00EC76D5" w:rsidRDefault="002759C1" w:rsidP="002759C1">
      <w:pPr>
        <w:pStyle w:val="Code"/>
      </w:pPr>
      <w:r w:rsidRPr="00EC76D5">
        <w:t xml:space="preserve">          Symbol returnSymbol = (Symbol) operand2;</w:t>
      </w:r>
    </w:p>
    <w:p w14:paraId="08B78D9C" w14:textId="77777777" w:rsidR="002759C1" w:rsidRPr="00EC76D5" w:rsidRDefault="002759C1" w:rsidP="002759C1">
      <w:pPr>
        <w:pStyle w:val="Code"/>
      </w:pPr>
      <w:r w:rsidRPr="00EC76D5">
        <w:t xml:space="preserve">          loadAddressRegister(ObjectCode.ReturnPointerRegister,</w:t>
      </w:r>
    </w:p>
    <w:p w14:paraId="04C04DFA" w14:textId="77777777" w:rsidR="002759C1" w:rsidRPr="00EC76D5" w:rsidRDefault="002759C1" w:rsidP="002759C1">
      <w:pPr>
        <w:pStyle w:val="Code"/>
      </w:pPr>
      <w:r w:rsidRPr="00EC76D5">
        <w:t xml:space="preserve">                              returnSymbol, null);</w:t>
      </w:r>
    </w:p>
    <w:p w14:paraId="607C1B0D" w14:textId="77777777" w:rsidR="002759C1" w:rsidRPr="00EC76D5" w:rsidRDefault="002759C1" w:rsidP="002759C1">
      <w:pPr>
        <w:pStyle w:val="Code"/>
      </w:pPr>
      <w:r w:rsidRPr="00EC76D5">
        <w:t xml:space="preserve">        }</w:t>
      </w:r>
    </w:p>
    <w:p w14:paraId="1426BA83" w14:textId="77777777" w:rsidR="002759C1" w:rsidRPr="00EC76D5" w:rsidRDefault="002759C1" w:rsidP="002759C1">
      <w:pPr>
        <w:pStyle w:val="Code"/>
      </w:pPr>
      <w:r w:rsidRPr="00EC76D5">
        <w:t xml:space="preserve">        break;</w:t>
      </w:r>
    </w:p>
    <w:p w14:paraId="2CCDDF93" w14:textId="77777777" w:rsidR="002759C1" w:rsidRPr="00EC76D5" w:rsidRDefault="002759C1" w:rsidP="002759C1">
      <w:pPr>
        <w:pStyle w:val="Code"/>
      </w:pPr>
    </w:p>
    <w:p w14:paraId="7106D5C7" w14:textId="32E66C3D" w:rsidR="002759C1" w:rsidRPr="00EC76D5" w:rsidRDefault="002759C1" w:rsidP="002759C1">
      <w:pPr>
        <w:pStyle w:val="Code"/>
      </w:pPr>
      <w:r w:rsidRPr="00EC76D5">
        <w:t xml:space="preserve">      case </w:t>
      </w:r>
      <w:r w:rsidR="00B02345">
        <w:t>Dereference</w:t>
      </w:r>
      <w:r w:rsidRPr="00EC76D5">
        <w:t>:</w:t>
      </w:r>
    </w:p>
    <w:p w14:paraId="2E442928" w14:textId="77777777" w:rsidR="002759C1" w:rsidRPr="00EC76D5" w:rsidRDefault="002759C1" w:rsidP="002759C1">
      <w:pPr>
        <w:pStyle w:val="Code"/>
      </w:pPr>
      <w:r w:rsidRPr="00EC76D5">
        <w:t xml:space="preserve">        break;</w:t>
      </w:r>
    </w:p>
    <w:p w14:paraId="07EBB2BC" w14:textId="77777777" w:rsidR="002759C1" w:rsidRPr="00EC76D5" w:rsidRDefault="002759C1" w:rsidP="002759C1">
      <w:pPr>
        <w:pStyle w:val="Code"/>
      </w:pPr>
      <w:r w:rsidRPr="00EC76D5">
        <w:t xml:space="preserve">        </w:t>
      </w:r>
    </w:p>
    <w:p w14:paraId="7834898B" w14:textId="77777777" w:rsidR="002759C1" w:rsidRPr="00EC76D5" w:rsidRDefault="002759C1" w:rsidP="002759C1">
      <w:pPr>
        <w:pStyle w:val="Code"/>
      </w:pPr>
      <w:r w:rsidRPr="00EC76D5">
        <w:t xml:space="preserve">      case Index:</w:t>
      </w:r>
    </w:p>
    <w:p w14:paraId="128DA2FE" w14:textId="77777777" w:rsidR="002759C1" w:rsidRPr="00EC76D5" w:rsidRDefault="002759C1" w:rsidP="002759C1">
      <w:pPr>
        <w:pStyle w:val="Code"/>
      </w:pPr>
      <w:r w:rsidRPr="00EC76D5">
        <w:t xml:space="preserve">        break;</w:t>
      </w:r>
    </w:p>
    <w:p w14:paraId="5EB2A9BC" w14:textId="77777777" w:rsidR="002759C1" w:rsidRPr="00EC76D5" w:rsidRDefault="002759C1" w:rsidP="002759C1">
      <w:pPr>
        <w:pStyle w:val="Code"/>
      </w:pPr>
      <w:r w:rsidRPr="00EC76D5">
        <w:t xml:space="preserve">        </w:t>
      </w:r>
    </w:p>
    <w:p w14:paraId="07268BBC" w14:textId="77777777" w:rsidR="002759C1" w:rsidRPr="00EC76D5" w:rsidRDefault="002759C1" w:rsidP="002759C1">
      <w:pPr>
        <w:pStyle w:val="Code"/>
      </w:pPr>
      <w:r w:rsidRPr="00EC76D5">
        <w:lastRenderedPageBreak/>
        <w:t xml:space="preserve">      default:</w:t>
      </w:r>
    </w:p>
    <w:p w14:paraId="6CCB5721" w14:textId="77777777" w:rsidR="002759C1" w:rsidRPr="00EC76D5" w:rsidRDefault="002759C1" w:rsidP="002759C1">
      <w:pPr>
        <w:pStyle w:val="Code"/>
      </w:pPr>
      <w:r w:rsidRPr="00EC76D5">
        <w:t xml:space="preserve">        Assert.error("default struct", middleOp.toString());</w:t>
      </w:r>
    </w:p>
    <w:p w14:paraId="4FDA70CB" w14:textId="77777777" w:rsidR="002759C1" w:rsidRPr="00EC76D5" w:rsidRDefault="002759C1" w:rsidP="002759C1">
      <w:pPr>
        <w:pStyle w:val="Code"/>
      </w:pPr>
      <w:r w:rsidRPr="00EC76D5">
        <w:t xml:space="preserve">        break;</w:t>
      </w:r>
    </w:p>
    <w:p w14:paraId="0A25F37E" w14:textId="77777777" w:rsidR="002759C1" w:rsidRPr="00EC76D5" w:rsidRDefault="002759C1" w:rsidP="002759C1">
      <w:pPr>
        <w:pStyle w:val="Code"/>
      </w:pPr>
      <w:r w:rsidRPr="00EC76D5">
        <w:t xml:space="preserve">    }</w:t>
      </w:r>
    </w:p>
    <w:p w14:paraId="6CFAD0C8" w14:textId="77777777" w:rsidR="002759C1" w:rsidRPr="00EC76D5" w:rsidRDefault="002759C1" w:rsidP="002759C1">
      <w:pPr>
        <w:pStyle w:val="Code"/>
      </w:pPr>
      <w:r w:rsidRPr="00EC76D5">
        <w:t xml:space="preserve">  }</w:t>
      </w:r>
    </w:p>
    <w:p w14:paraId="6D2888B5" w14:textId="77777777" w:rsidR="002759C1" w:rsidRPr="00EC76D5" w:rsidRDefault="002759C1" w:rsidP="002759C1">
      <w:pPr>
        <w:pStyle w:val="Code"/>
      </w:pPr>
    </w:p>
    <w:p w14:paraId="471171ED" w14:textId="77777777" w:rsidR="002759C1" w:rsidRPr="00EC76D5" w:rsidRDefault="002759C1" w:rsidP="002759C1">
      <w:pPr>
        <w:pStyle w:val="Code"/>
      </w:pPr>
      <w:r w:rsidRPr="00EC76D5">
        <w:t xml:space="preserve">  private void generateMemoryCopy(Register targetAddressRegister,</w:t>
      </w:r>
    </w:p>
    <w:p w14:paraId="034C79C7" w14:textId="77777777" w:rsidR="002759C1" w:rsidRPr="00EC76D5" w:rsidRDefault="002759C1" w:rsidP="002759C1">
      <w:pPr>
        <w:pStyle w:val="Code"/>
      </w:pPr>
      <w:r w:rsidRPr="00EC76D5">
        <w:t xml:space="preserve">                                  Register sourceAddressRegister,</w:t>
      </w:r>
    </w:p>
    <w:p w14:paraId="27E87141" w14:textId="77777777" w:rsidR="002759C1" w:rsidRPr="00EC76D5" w:rsidRDefault="002759C1" w:rsidP="002759C1">
      <w:pPr>
        <w:pStyle w:val="Code"/>
      </w:pPr>
      <w:r w:rsidRPr="00EC76D5">
        <w:t xml:space="preserve">                                  Register countRegister, Register valueRegister,</w:t>
      </w:r>
    </w:p>
    <w:p w14:paraId="1B4D99AB" w14:textId="77777777" w:rsidR="002759C1" w:rsidRPr="00EC76D5" w:rsidRDefault="002759C1" w:rsidP="002759C1">
      <w:pPr>
        <w:pStyle w:val="Code"/>
      </w:pPr>
      <w:r w:rsidRPr="00EC76D5">
        <w:t xml:space="preserve">                                  int size, int index) {</w:t>
      </w:r>
    </w:p>
    <w:p w14:paraId="0B0CF171" w14:textId="77777777" w:rsidR="002759C1" w:rsidRPr="00EC76D5" w:rsidRDefault="002759C1" w:rsidP="002759C1">
      <w:pPr>
        <w:pStyle w:val="Code"/>
      </w:pPr>
      <w:r w:rsidRPr="00EC76D5">
        <w:t xml:space="preserve">    addObjectCode(ObjectOperator.mov, countRegister, size, null);</w:t>
      </w:r>
    </w:p>
    <w:p w14:paraId="0A9737FF" w14:textId="77777777" w:rsidR="002759C1" w:rsidRPr="00EC76D5" w:rsidRDefault="002759C1" w:rsidP="002759C1">
      <w:pPr>
        <w:pStyle w:val="Code"/>
      </w:pPr>
      <w:r w:rsidRPr="00EC76D5">
        <w:t xml:space="preserve">    String label = Main.FuncSymbol.getUniqueName() + Main.SeparatorId +</w:t>
      </w:r>
    </w:p>
    <w:p w14:paraId="664BF119" w14:textId="77777777" w:rsidR="002759C1" w:rsidRPr="00EC76D5" w:rsidRDefault="002759C1" w:rsidP="002759C1">
      <w:pPr>
        <w:pStyle w:val="Code"/>
      </w:pPr>
      <w:r w:rsidRPr="00EC76D5">
        <w:t xml:space="preserve">                   index +  Main.SeparatorId + "Loop";</w:t>
      </w:r>
    </w:p>
    <w:p w14:paraId="0A6D4685" w14:textId="77777777" w:rsidR="002759C1" w:rsidRPr="00EC76D5" w:rsidRDefault="002759C1" w:rsidP="002759C1">
      <w:pPr>
        <w:pStyle w:val="Code"/>
      </w:pPr>
      <w:r w:rsidRPr="00EC76D5">
        <w:t xml:space="preserve">    addObjectCode(ObjectOperator.label, label, null, null);</w:t>
      </w:r>
    </w:p>
    <w:p w14:paraId="1D370827" w14:textId="77777777" w:rsidR="002759C1" w:rsidRPr="00EC76D5" w:rsidRDefault="002759C1" w:rsidP="002759C1">
      <w:pPr>
        <w:pStyle w:val="Code"/>
      </w:pPr>
      <w:r w:rsidRPr="00EC76D5">
        <w:t xml:space="preserve">    addObjectCode(ObjectOperator.mov, valueRegister, sourceAddressRegister, 0);</w:t>
      </w:r>
    </w:p>
    <w:p w14:paraId="63407D9B" w14:textId="77777777" w:rsidR="002759C1" w:rsidRPr="00EC76D5" w:rsidRDefault="002759C1" w:rsidP="002759C1">
      <w:pPr>
        <w:pStyle w:val="Code"/>
      </w:pPr>
      <w:r w:rsidRPr="00EC76D5">
        <w:t xml:space="preserve">    addObjectCode(ObjectOperator.mov, targetAddressRegister, 0, valueRegister);</w:t>
      </w:r>
    </w:p>
    <w:p w14:paraId="3C1FA16A" w14:textId="77777777" w:rsidR="002759C1" w:rsidRPr="00EC76D5" w:rsidRDefault="002759C1" w:rsidP="002759C1">
      <w:pPr>
        <w:pStyle w:val="Code"/>
      </w:pPr>
      <w:r w:rsidRPr="00EC76D5">
        <w:t xml:space="preserve">    addObjectCode(ObjectOperator.inc, sourceAddressRegister, null, null);</w:t>
      </w:r>
    </w:p>
    <w:p w14:paraId="24802DE3" w14:textId="77777777" w:rsidR="002759C1" w:rsidRPr="00EC76D5" w:rsidRDefault="002759C1" w:rsidP="002759C1">
      <w:pPr>
        <w:pStyle w:val="Code"/>
      </w:pPr>
      <w:r w:rsidRPr="00EC76D5">
        <w:t xml:space="preserve">    addObjectCode(ObjectOperator.inc, targetAddressRegister, null, null);</w:t>
      </w:r>
    </w:p>
    <w:p w14:paraId="646D10CA" w14:textId="77777777" w:rsidR="002759C1" w:rsidRPr="00EC76D5" w:rsidRDefault="002759C1" w:rsidP="002759C1">
      <w:pPr>
        <w:pStyle w:val="Code"/>
      </w:pPr>
      <w:r w:rsidRPr="00EC76D5">
        <w:t xml:space="preserve">    addObjectCode(ObjectOperator.dec, countRegister, null, null);</w:t>
      </w:r>
    </w:p>
    <w:p w14:paraId="4729FF7B" w14:textId="77777777" w:rsidR="002759C1" w:rsidRPr="00EC76D5" w:rsidRDefault="002759C1" w:rsidP="002759C1">
      <w:pPr>
        <w:pStyle w:val="Code"/>
      </w:pPr>
      <w:r w:rsidRPr="00EC76D5">
        <w:t xml:space="preserve">    addObjectCode(ObjectOperator.cmp, countRegister, 0, null);</w:t>
      </w:r>
    </w:p>
    <w:p w14:paraId="313AF351" w14:textId="77777777" w:rsidR="002759C1" w:rsidRPr="00EC76D5" w:rsidRDefault="002759C1" w:rsidP="002759C1">
      <w:pPr>
        <w:pStyle w:val="Code"/>
      </w:pPr>
      <w:r w:rsidRPr="00EC76D5">
        <w:t xml:space="preserve">    addObjectCode(ObjectOperator.jne, null, m_objectCodeList.size() - 7, label, null);</w:t>
      </w:r>
    </w:p>
    <w:p w14:paraId="3D9537E7" w14:textId="77777777" w:rsidR="002759C1" w:rsidRPr="00EC76D5" w:rsidRDefault="002759C1" w:rsidP="002759C1">
      <w:pPr>
        <w:pStyle w:val="Code"/>
      </w:pPr>
      <w:r w:rsidRPr="00EC76D5">
        <w:t xml:space="preserve">  }</w:t>
      </w:r>
    </w:p>
    <w:p w14:paraId="208E6BB7" w14:textId="77777777" w:rsidR="002759C1" w:rsidRPr="00EC76D5" w:rsidRDefault="002759C1" w:rsidP="002759C1">
      <w:pPr>
        <w:pStyle w:val="Code"/>
      </w:pPr>
    </w:p>
    <w:p w14:paraId="12C71A4F" w14:textId="77777777" w:rsidR="002759C1" w:rsidRPr="00EC76D5" w:rsidRDefault="002759C1" w:rsidP="002759C1">
      <w:pPr>
        <w:pStyle w:val="Code"/>
      </w:pPr>
      <w:r w:rsidRPr="00EC76D5">
        <w:t xml:space="preserve">  // ------------------------------------------------------------------------</w:t>
      </w:r>
    </w:p>
    <w:p w14:paraId="7B48FF78" w14:textId="77777777" w:rsidR="002759C1" w:rsidRPr="00EC76D5" w:rsidRDefault="002759C1" w:rsidP="002759C1">
      <w:pPr>
        <w:pStyle w:val="Code"/>
      </w:pPr>
    </w:p>
    <w:p w14:paraId="3A7D9654" w14:textId="77777777" w:rsidR="002759C1" w:rsidRPr="00EC76D5" w:rsidRDefault="002759C1" w:rsidP="002759C1">
      <w:pPr>
        <w:pStyle w:val="Code"/>
      </w:pPr>
      <w:r w:rsidRPr="00EC76D5">
        <w:t xml:space="preserve">  private void generateConvert(MiddleCode middleCode, int index) {</w:t>
      </w:r>
    </w:p>
    <w:p w14:paraId="7EFCF88B" w14:textId="77777777" w:rsidR="002759C1" w:rsidRPr="00EC76D5" w:rsidRDefault="002759C1" w:rsidP="002759C1">
      <w:pPr>
        <w:pStyle w:val="Code"/>
      </w:pPr>
      <w:r w:rsidRPr="00EC76D5">
        <w:t xml:space="preserve">    MiddleOperator middleOp = middleCode.getOperator();</w:t>
      </w:r>
    </w:p>
    <w:p w14:paraId="49D7D924" w14:textId="77777777" w:rsidR="002759C1" w:rsidRPr="00EC76D5" w:rsidRDefault="002759C1" w:rsidP="002759C1">
      <w:pPr>
        <w:pStyle w:val="Code"/>
      </w:pPr>
    </w:p>
    <w:p w14:paraId="78B2229A" w14:textId="77777777" w:rsidR="002759C1" w:rsidRPr="00EC76D5" w:rsidRDefault="002759C1" w:rsidP="002759C1">
      <w:pPr>
        <w:pStyle w:val="Code"/>
      </w:pPr>
      <w:r w:rsidRPr="00EC76D5">
        <w:t xml:space="preserve">    Register leftRegister = middleCode.getRegister(Track.Left),</w:t>
      </w:r>
    </w:p>
    <w:p w14:paraId="64E656B1" w14:textId="77777777" w:rsidR="002759C1" w:rsidRPr="00EC76D5" w:rsidRDefault="002759C1" w:rsidP="002759C1">
      <w:pPr>
        <w:pStyle w:val="Code"/>
      </w:pPr>
      <w:r w:rsidRPr="00EC76D5">
        <w:t xml:space="preserve">             rightRegister = middleCode.getRegister(Track.Right),</w:t>
      </w:r>
    </w:p>
    <w:p w14:paraId="7398C21A" w14:textId="77777777" w:rsidR="002759C1" w:rsidRPr="00EC76D5" w:rsidRDefault="002759C1" w:rsidP="002759C1">
      <w:pPr>
        <w:pStyle w:val="Code"/>
      </w:pPr>
      <w:r w:rsidRPr="00EC76D5">
        <w:t xml:space="preserve">             leftAddressRegister = middleCode.getRegister(Track.LeftAddress),</w:t>
      </w:r>
    </w:p>
    <w:p w14:paraId="465B5EAC" w14:textId="77777777" w:rsidR="002759C1" w:rsidRPr="00EC76D5" w:rsidRDefault="002759C1" w:rsidP="002759C1">
      <w:pPr>
        <w:pStyle w:val="Code"/>
      </w:pPr>
      <w:r w:rsidRPr="00EC76D5">
        <w:t xml:space="preserve">             rightAddressRegister = middleCode.getRegister(Track.RightAddress);</w:t>
      </w:r>
    </w:p>
    <w:p w14:paraId="3A4BD6CF" w14:textId="77777777" w:rsidR="002759C1" w:rsidRPr="00EC76D5" w:rsidRDefault="002759C1" w:rsidP="002759C1">
      <w:pPr>
        <w:pStyle w:val="Code"/>
      </w:pPr>
    </w:p>
    <w:p w14:paraId="0A7C9360" w14:textId="77777777" w:rsidR="002759C1" w:rsidRPr="00EC76D5" w:rsidRDefault="002759C1" w:rsidP="002759C1">
      <w:pPr>
        <w:pStyle w:val="Code"/>
      </w:pPr>
      <w:r w:rsidRPr="00EC76D5">
        <w:t xml:space="preserve">    int leftAddressOffset = middleCode.getAddressOffset(Track.LeftAddress),</w:t>
      </w:r>
    </w:p>
    <w:p w14:paraId="682E8AFC" w14:textId="77777777" w:rsidR="002759C1" w:rsidRPr="00EC76D5" w:rsidRDefault="002759C1" w:rsidP="002759C1">
      <w:pPr>
        <w:pStyle w:val="Code"/>
      </w:pPr>
      <w:r w:rsidRPr="00EC76D5">
        <w:t xml:space="preserve">        rightAddressOffset = middleCode.getAddressOffset(Track.RightAddress);</w:t>
      </w:r>
    </w:p>
    <w:p w14:paraId="5C96DFD4" w14:textId="77777777" w:rsidR="002759C1" w:rsidRPr="00EC76D5" w:rsidRDefault="002759C1" w:rsidP="002759C1">
      <w:pPr>
        <w:pStyle w:val="Code"/>
      </w:pPr>
      <w:r w:rsidRPr="00EC76D5">
        <w:t xml:space="preserve">    </w:t>
      </w:r>
    </w:p>
    <w:p w14:paraId="2315B2A4" w14:textId="77777777" w:rsidR="002759C1" w:rsidRPr="00EC76D5" w:rsidRDefault="002759C1" w:rsidP="002759C1">
      <w:pPr>
        <w:pStyle w:val="Code"/>
      </w:pPr>
      <w:r w:rsidRPr="00EC76D5">
        <w:t xml:space="preserve">    Symbol leftSymbol = (Symbol) middleCode.getOperand(2),</w:t>
      </w:r>
    </w:p>
    <w:p w14:paraId="12730344" w14:textId="77777777" w:rsidR="002759C1" w:rsidRPr="00EC76D5" w:rsidRDefault="002759C1" w:rsidP="002759C1">
      <w:pPr>
        <w:pStyle w:val="Code"/>
      </w:pPr>
      <w:r w:rsidRPr="00EC76D5">
        <w:t xml:space="preserve">           rightSymbol = (Symbol) middleCode.getOperand(3);</w:t>
      </w:r>
    </w:p>
    <w:p w14:paraId="6150F854" w14:textId="77777777" w:rsidR="002759C1" w:rsidRPr="00EC76D5" w:rsidRDefault="002759C1" w:rsidP="002759C1">
      <w:pPr>
        <w:pStyle w:val="Code"/>
      </w:pPr>
      <w:r w:rsidRPr="00EC76D5">
        <w:t xml:space="preserve">          </w:t>
      </w:r>
    </w:p>
    <w:p w14:paraId="7A53AA4B" w14:textId="77777777" w:rsidR="002759C1" w:rsidRPr="00EC76D5" w:rsidRDefault="002759C1" w:rsidP="002759C1">
      <w:pPr>
        <w:pStyle w:val="Code"/>
      </w:pPr>
      <w:r w:rsidRPr="00EC76D5">
        <w:t xml:space="preserve">    if (middleCode.isLoad(Track.Left) &amp;&amp; (leftRegister != null)) {</w:t>
      </w:r>
    </w:p>
    <w:p w14:paraId="76B90225" w14:textId="77777777" w:rsidR="002759C1" w:rsidRPr="00EC76D5" w:rsidRDefault="002759C1" w:rsidP="002759C1">
      <w:pPr>
        <w:pStyle w:val="Code"/>
      </w:pPr>
      <w:r w:rsidRPr="00EC76D5">
        <w:t xml:space="preserve">      loadRegister(leftRegister, leftSymbol, leftAddressRegister, leftAddressOffset);</w:t>
      </w:r>
    </w:p>
    <w:p w14:paraId="32942BDF" w14:textId="77777777" w:rsidR="002759C1" w:rsidRPr="00EC76D5" w:rsidRDefault="002759C1" w:rsidP="002759C1">
      <w:pPr>
        <w:pStyle w:val="Code"/>
      </w:pPr>
      <w:r w:rsidRPr="00EC76D5">
        <w:t xml:space="preserve">    }</w:t>
      </w:r>
    </w:p>
    <w:p w14:paraId="7963C92C" w14:textId="77777777" w:rsidR="002759C1" w:rsidRPr="00EC76D5" w:rsidRDefault="002759C1" w:rsidP="002759C1">
      <w:pPr>
        <w:pStyle w:val="Code"/>
      </w:pPr>
    </w:p>
    <w:p w14:paraId="0429A1E9" w14:textId="77777777" w:rsidR="002759C1" w:rsidRPr="00EC76D5" w:rsidRDefault="002759C1" w:rsidP="002759C1">
      <w:pPr>
        <w:pStyle w:val="Code"/>
      </w:pPr>
      <w:r w:rsidRPr="00EC76D5">
        <w:t xml:space="preserve">    if (middleCode.isLoad(Track.Right) &amp;&amp; (rightRegister != null)) {</w:t>
      </w:r>
    </w:p>
    <w:p w14:paraId="4C35241C" w14:textId="77777777" w:rsidR="002759C1" w:rsidRPr="00EC76D5" w:rsidRDefault="002759C1" w:rsidP="002759C1">
      <w:pPr>
        <w:pStyle w:val="Code"/>
      </w:pPr>
      <w:r w:rsidRPr="00EC76D5">
        <w:t xml:space="preserve">      loadRegister(rightRegister, rightSymbol, rightAddressRegister, rightAddressOffset);</w:t>
      </w:r>
    </w:p>
    <w:p w14:paraId="2DB7366A" w14:textId="77777777" w:rsidR="002759C1" w:rsidRPr="00EC76D5" w:rsidRDefault="002759C1" w:rsidP="002759C1">
      <w:pPr>
        <w:pStyle w:val="Code"/>
      </w:pPr>
      <w:r w:rsidRPr="00EC76D5">
        <w:t xml:space="preserve">    }</w:t>
      </w:r>
    </w:p>
    <w:p w14:paraId="68AF5E17" w14:textId="77777777" w:rsidR="002759C1" w:rsidRPr="00EC76D5" w:rsidRDefault="002759C1" w:rsidP="002759C1">
      <w:pPr>
        <w:pStyle w:val="Code"/>
      </w:pPr>
    </w:p>
    <w:p w14:paraId="2AB9938A" w14:textId="77777777" w:rsidR="002759C1" w:rsidRPr="00EC76D5" w:rsidRDefault="002759C1" w:rsidP="002759C1">
      <w:pPr>
        <w:pStyle w:val="Code"/>
      </w:pPr>
      <w:r w:rsidRPr="00EC76D5">
        <w:t xml:space="preserve">    switch (middleOp) {</w:t>
      </w:r>
    </w:p>
    <w:p w14:paraId="2C5DE04A" w14:textId="77777777" w:rsidR="002759C1" w:rsidRPr="00EC76D5" w:rsidRDefault="002759C1" w:rsidP="002759C1">
      <w:pPr>
        <w:pStyle w:val="Code"/>
      </w:pPr>
      <w:r w:rsidRPr="00EC76D5">
        <w:t xml:space="preserve">      case IntegralToIntegral: {</w:t>
      </w:r>
    </w:p>
    <w:p w14:paraId="2872317A" w14:textId="77777777" w:rsidR="002759C1" w:rsidRPr="00EC76D5" w:rsidRDefault="002759C1" w:rsidP="002759C1">
      <w:pPr>
        <w:pStyle w:val="Code"/>
      </w:pPr>
      <w:r w:rsidRPr="00EC76D5">
        <w:lastRenderedPageBreak/>
        <w:t xml:space="preserve">          if (leftSymbol.getType().getSize() != rightSymbol.getType().getSize()) {</w:t>
      </w:r>
    </w:p>
    <w:p w14:paraId="3FE0F0CF" w14:textId="77777777" w:rsidR="002759C1" w:rsidRPr="00EC76D5" w:rsidRDefault="002759C1" w:rsidP="002759C1">
      <w:pPr>
        <w:pStyle w:val="Code"/>
      </w:pPr>
      <w:r w:rsidRPr="00EC76D5">
        <w:t xml:space="preserve">            if (leftSymbol.getType().getSize() != rightSymbol.getType().getSize()) {</w:t>
      </w:r>
    </w:p>
    <w:p w14:paraId="338306B9" w14:textId="77777777" w:rsidR="002759C1" w:rsidRPr="00EC76D5" w:rsidRDefault="002759C1" w:rsidP="002759C1">
      <w:pPr>
        <w:pStyle w:val="Code"/>
      </w:pPr>
      <w:r w:rsidRPr="00EC76D5">
        <w:t xml:space="preserve">              int leftSize = leftSymbol.getType().getSize(),</w:t>
      </w:r>
    </w:p>
    <w:p w14:paraId="44A5B2A9" w14:textId="77777777" w:rsidR="002759C1" w:rsidRPr="00EC76D5" w:rsidRDefault="002759C1" w:rsidP="002759C1">
      <w:pPr>
        <w:pStyle w:val="Code"/>
      </w:pPr>
      <w:r w:rsidRPr="00EC76D5">
        <w:t xml:space="preserve">                  rightSize = rightSymbol.getType().getSize();</w:t>
      </w:r>
    </w:p>
    <w:p w14:paraId="23C3D3DD" w14:textId="77777777" w:rsidR="002759C1" w:rsidRPr="00EC76D5" w:rsidRDefault="002759C1" w:rsidP="002759C1">
      <w:pPr>
        <w:pStyle w:val="Code"/>
      </w:pPr>
    </w:p>
    <w:p w14:paraId="2AA3904A" w14:textId="77777777" w:rsidR="002759C1" w:rsidRPr="00EC76D5" w:rsidRDefault="002759C1" w:rsidP="002759C1">
      <w:pPr>
        <w:pStyle w:val="Code"/>
      </w:pPr>
      <w:r w:rsidRPr="00EC76D5">
        <w:t xml:space="preserve">              Assert.error(!leftRegister.name().contains("h"), "left register");</w:t>
      </w:r>
    </w:p>
    <w:p w14:paraId="5FE339E7" w14:textId="77777777" w:rsidR="002759C1" w:rsidRPr="00EC76D5" w:rsidRDefault="002759C1" w:rsidP="002759C1">
      <w:pPr>
        <w:pStyle w:val="Code"/>
      </w:pPr>
      <w:r w:rsidRPr="00EC76D5">
        <w:t xml:space="preserve">              //Assert.error(!getRightRegister.getName().contains("h"), "right getRegister");</w:t>
      </w:r>
    </w:p>
    <w:p w14:paraId="2B3136A6" w14:textId="77777777" w:rsidR="002759C1" w:rsidRPr="00EC76D5" w:rsidRDefault="002759C1" w:rsidP="002759C1">
      <w:pPr>
        <w:pStyle w:val="Code"/>
      </w:pPr>
    </w:p>
    <w:p w14:paraId="1A0A4F14" w14:textId="77777777" w:rsidR="002759C1" w:rsidRPr="00EC76D5" w:rsidRDefault="002759C1" w:rsidP="002759C1">
      <w:pPr>
        <w:pStyle w:val="Code"/>
      </w:pPr>
      <w:r w:rsidRPr="00EC76D5">
        <w:t xml:space="preserve">              if (rightRegister.name().contains("h")) {</w:t>
      </w:r>
    </w:p>
    <w:p w14:paraId="188884C4" w14:textId="77777777" w:rsidR="002759C1" w:rsidRPr="00EC76D5" w:rsidRDefault="002759C1" w:rsidP="002759C1">
      <w:pPr>
        <w:pStyle w:val="Code"/>
      </w:pPr>
      <w:r w:rsidRPr="00EC76D5">
        <w:t xml:space="preserve">                Register highRegister = rightRegister;</w:t>
      </w:r>
    </w:p>
    <w:p w14:paraId="485A0627" w14:textId="77777777" w:rsidR="002759C1" w:rsidRPr="00EC76D5" w:rsidRDefault="002759C1" w:rsidP="002759C1">
      <w:pPr>
        <w:pStyle w:val="Code"/>
      </w:pPr>
      <w:r w:rsidRPr="00EC76D5">
        <w:t xml:space="preserve">                rightRegister = Register.valueOf(rightRegister.name().replace("h", "l"));</w:t>
      </w:r>
    </w:p>
    <w:p w14:paraId="40AAF3CA" w14:textId="77777777" w:rsidR="002759C1" w:rsidRPr="00EC76D5" w:rsidRDefault="002759C1" w:rsidP="002759C1">
      <w:pPr>
        <w:pStyle w:val="Code"/>
      </w:pPr>
      <w:r w:rsidRPr="00EC76D5">
        <w:t xml:space="preserve">                addObjectCode(ObjectOperator.mov, rightRegister, highRegister, null);</w:t>
      </w:r>
    </w:p>
    <w:p w14:paraId="79575C41" w14:textId="77777777" w:rsidR="002759C1" w:rsidRPr="00EC76D5" w:rsidRDefault="002759C1" w:rsidP="002759C1">
      <w:pPr>
        <w:pStyle w:val="Code"/>
      </w:pPr>
      <w:r w:rsidRPr="00EC76D5">
        <w:t xml:space="preserve">              }</w:t>
      </w:r>
    </w:p>
    <w:p w14:paraId="277B1B95" w14:textId="77777777" w:rsidR="002759C1" w:rsidRPr="00EC76D5" w:rsidRDefault="002759C1" w:rsidP="002759C1">
      <w:pPr>
        <w:pStyle w:val="Code"/>
      </w:pPr>
    </w:p>
    <w:p w14:paraId="38DDE13F" w14:textId="77777777" w:rsidR="002759C1" w:rsidRPr="00EC76D5" w:rsidRDefault="002759C1" w:rsidP="002759C1">
      <w:pPr>
        <w:pStyle w:val="Code"/>
      </w:pPr>
      <w:r w:rsidRPr="00EC76D5">
        <w:t xml:space="preserve">              if (rightSize &lt; leftSize) {</w:t>
      </w:r>
    </w:p>
    <w:p w14:paraId="3316F79E" w14:textId="77777777" w:rsidR="002759C1" w:rsidRPr="00EC76D5" w:rsidRDefault="002759C1" w:rsidP="002759C1">
      <w:pPr>
        <w:pStyle w:val="Code"/>
      </w:pPr>
      <w:r w:rsidRPr="00EC76D5">
        <w:t xml:space="preserve">                int mask = m_maskMap.get(new Pair&lt;&gt;(rightSize, leftSize));</w:t>
      </w:r>
    </w:p>
    <w:p w14:paraId="1326380D" w14:textId="77777777" w:rsidR="002759C1" w:rsidRPr="00EC76D5" w:rsidRDefault="002759C1" w:rsidP="002759C1">
      <w:pPr>
        <w:pStyle w:val="Code"/>
      </w:pPr>
      <w:r w:rsidRPr="00EC76D5">
        <w:t xml:space="preserve">                addObjectCode(ObjectOperator.and, leftRegister, mask, null);</w:t>
      </w:r>
    </w:p>
    <w:p w14:paraId="3C41016C" w14:textId="77777777" w:rsidR="002759C1" w:rsidRPr="00EC76D5" w:rsidRDefault="002759C1" w:rsidP="002759C1">
      <w:pPr>
        <w:pStyle w:val="Code"/>
      </w:pPr>
      <w:r w:rsidRPr="00EC76D5">
        <w:t xml:space="preserve">              }</w:t>
      </w:r>
    </w:p>
    <w:p w14:paraId="24E056A4" w14:textId="77777777" w:rsidR="002759C1" w:rsidRPr="00EC76D5" w:rsidRDefault="002759C1" w:rsidP="002759C1">
      <w:pPr>
        <w:pStyle w:val="Code"/>
      </w:pPr>
    </w:p>
    <w:p w14:paraId="4D689337" w14:textId="77777777" w:rsidR="002759C1" w:rsidRPr="00EC76D5" w:rsidRDefault="002759C1" w:rsidP="002759C1">
      <w:pPr>
        <w:pStyle w:val="Code"/>
      </w:pPr>
      <w:r w:rsidRPr="00EC76D5">
        <w:t xml:space="preserve">              if (rightSymbol.getType().isSigned()) {</w:t>
      </w:r>
    </w:p>
    <w:p w14:paraId="3FE48351" w14:textId="77777777" w:rsidR="002759C1" w:rsidRPr="00EC76D5" w:rsidRDefault="002759C1" w:rsidP="002759C1">
      <w:pPr>
        <w:pStyle w:val="Code"/>
      </w:pPr>
      <w:r w:rsidRPr="00EC76D5">
        <w:t xml:space="preserve">                ObjectCode negSource = new ObjectCode(ObjectOperator.neg, rightRegister, null, null);</w:t>
      </w:r>
    </w:p>
    <w:p w14:paraId="3C8E8834" w14:textId="77777777" w:rsidR="002759C1" w:rsidRPr="00EC76D5" w:rsidRDefault="002759C1" w:rsidP="002759C1">
      <w:pPr>
        <w:pStyle w:val="Code"/>
      </w:pPr>
      <w:r w:rsidRPr="00EC76D5">
        <w:t xml:space="preserve">                ObjectCode negTarget = new ObjectCode(ObjectOperator.neg, leftRegister, null, null);</w:t>
      </w:r>
    </w:p>
    <w:p w14:paraId="430BFB32" w14:textId="77777777" w:rsidR="002759C1" w:rsidRPr="00EC76D5" w:rsidRDefault="002759C1" w:rsidP="002759C1">
      <w:pPr>
        <w:pStyle w:val="Code"/>
      </w:pPr>
    </w:p>
    <w:p w14:paraId="3DB091DE" w14:textId="77777777" w:rsidR="002759C1" w:rsidRPr="00EC76D5" w:rsidRDefault="002759C1" w:rsidP="002759C1">
      <w:pPr>
        <w:pStyle w:val="Code"/>
      </w:pPr>
      <w:r w:rsidRPr="00EC76D5">
        <w:t xml:space="preserve">                addObjectCode(ObjectOperator.cmp, rightRegister, 0, null);</w:t>
      </w:r>
    </w:p>
    <w:p w14:paraId="39D8D049" w14:textId="77777777" w:rsidR="002759C1" w:rsidRPr="00EC76D5" w:rsidRDefault="002759C1" w:rsidP="002759C1">
      <w:pPr>
        <w:pStyle w:val="Code"/>
      </w:pPr>
      <w:r w:rsidRPr="00EC76D5">
        <w:t xml:space="preserve">                addObjectCode(ObjectOperator.jge, null, null, index + 1);</w:t>
      </w:r>
    </w:p>
    <w:p w14:paraId="4DBB43CE" w14:textId="77777777" w:rsidR="002759C1" w:rsidRPr="00EC76D5" w:rsidRDefault="002759C1" w:rsidP="002759C1">
      <w:pPr>
        <w:pStyle w:val="Code"/>
      </w:pPr>
      <w:r w:rsidRPr="00EC76D5">
        <w:t xml:space="preserve">                m_objectCodeList.add(negSource);</w:t>
      </w:r>
    </w:p>
    <w:p w14:paraId="24251406" w14:textId="77777777" w:rsidR="002759C1" w:rsidRPr="00EC76D5" w:rsidRDefault="002759C1" w:rsidP="002759C1">
      <w:pPr>
        <w:pStyle w:val="Code"/>
      </w:pPr>
      <w:r w:rsidRPr="00EC76D5">
        <w:t xml:space="preserve">                m_objectCodeList.add(negTarget);</w:t>
      </w:r>
    </w:p>
    <w:p w14:paraId="3D7DEA05" w14:textId="77777777" w:rsidR="002759C1" w:rsidRPr="00EC76D5" w:rsidRDefault="002759C1" w:rsidP="002759C1">
      <w:pPr>
        <w:pStyle w:val="Code"/>
      </w:pPr>
      <w:r w:rsidRPr="00EC76D5">
        <w:t xml:space="preserve">              }</w:t>
      </w:r>
    </w:p>
    <w:p w14:paraId="2287925E" w14:textId="77777777" w:rsidR="002759C1" w:rsidRPr="00EC76D5" w:rsidRDefault="002759C1" w:rsidP="002759C1">
      <w:pPr>
        <w:pStyle w:val="Code"/>
      </w:pPr>
      <w:r w:rsidRPr="00EC76D5">
        <w:t xml:space="preserve">            }</w:t>
      </w:r>
    </w:p>
    <w:p w14:paraId="4606DDBD" w14:textId="77777777" w:rsidR="002759C1" w:rsidRPr="00EC76D5" w:rsidRDefault="002759C1" w:rsidP="002759C1">
      <w:pPr>
        <w:pStyle w:val="Code"/>
      </w:pPr>
      <w:r w:rsidRPr="00EC76D5">
        <w:t xml:space="preserve">          }</w:t>
      </w:r>
    </w:p>
    <w:p w14:paraId="10758157" w14:textId="77777777" w:rsidR="002759C1" w:rsidRPr="00EC76D5" w:rsidRDefault="002759C1" w:rsidP="002759C1">
      <w:pPr>
        <w:pStyle w:val="Code"/>
      </w:pPr>
      <w:r w:rsidRPr="00EC76D5">
        <w:t xml:space="preserve">        }</w:t>
      </w:r>
    </w:p>
    <w:p w14:paraId="06EFACBE" w14:textId="77777777" w:rsidR="002759C1" w:rsidRPr="00EC76D5" w:rsidRDefault="002759C1" w:rsidP="002759C1">
      <w:pPr>
        <w:pStyle w:val="Code"/>
      </w:pPr>
      <w:r w:rsidRPr="00EC76D5">
        <w:t xml:space="preserve">        break;</w:t>
      </w:r>
    </w:p>
    <w:p w14:paraId="33C2A91A" w14:textId="77777777" w:rsidR="002759C1" w:rsidRPr="00EC76D5" w:rsidRDefault="002759C1" w:rsidP="002759C1">
      <w:pPr>
        <w:pStyle w:val="Code"/>
      </w:pPr>
    </w:p>
    <w:p w14:paraId="4DDE0723" w14:textId="77777777" w:rsidR="002759C1" w:rsidRPr="00EC76D5" w:rsidRDefault="002759C1" w:rsidP="002759C1">
      <w:pPr>
        <w:pStyle w:val="Code"/>
      </w:pPr>
      <w:r w:rsidRPr="00EC76D5">
        <w:t xml:space="preserve">      case IntegralToFloating:</w:t>
      </w:r>
    </w:p>
    <w:p w14:paraId="59C4A87F" w14:textId="77777777" w:rsidR="002759C1" w:rsidRPr="00EC76D5" w:rsidRDefault="002759C1" w:rsidP="002759C1">
      <w:pPr>
        <w:pStyle w:val="Code"/>
      </w:pPr>
      <w:r w:rsidRPr="00EC76D5">
        <w:t xml:space="preserve">        if (rightSymbol.isTemporary() &amp;&amp; (rightAddressRegister == null)) {</w:t>
      </w:r>
    </w:p>
    <w:p w14:paraId="688107B8" w14:textId="77777777" w:rsidR="002759C1" w:rsidRPr="00EC76D5" w:rsidRDefault="002759C1" w:rsidP="002759C1">
      <w:pPr>
        <w:pStyle w:val="Code"/>
      </w:pPr>
      <w:r w:rsidRPr="00EC76D5">
        <w:t xml:space="preserve">          saveRegister(rightRegister, rightSymbol,</w:t>
      </w:r>
    </w:p>
    <w:p w14:paraId="39121A27" w14:textId="77777777" w:rsidR="002759C1" w:rsidRPr="00EC76D5" w:rsidRDefault="002759C1" w:rsidP="002759C1">
      <w:pPr>
        <w:pStyle w:val="Code"/>
      </w:pPr>
      <w:r w:rsidRPr="00EC76D5">
        <w:t xml:space="preserve">                       rightAddressRegister, rightAddressOffset);</w:t>
      </w:r>
    </w:p>
    <w:p w14:paraId="06820AC3" w14:textId="77777777" w:rsidR="002759C1" w:rsidRPr="00EC76D5" w:rsidRDefault="002759C1" w:rsidP="002759C1">
      <w:pPr>
        <w:pStyle w:val="Code"/>
      </w:pPr>
      <w:r w:rsidRPr="00EC76D5">
        <w:t xml:space="preserve">        }</w:t>
      </w:r>
    </w:p>
    <w:p w14:paraId="45E37DFB" w14:textId="77777777" w:rsidR="002759C1" w:rsidRPr="00EC76D5" w:rsidRDefault="002759C1" w:rsidP="002759C1">
      <w:pPr>
        <w:pStyle w:val="Code"/>
      </w:pPr>
      <w:r w:rsidRPr="00EC76D5">
        <w:t xml:space="preserve">        </w:t>
      </w:r>
    </w:p>
    <w:p w14:paraId="4364E74A" w14:textId="77777777" w:rsidR="002759C1" w:rsidRPr="00EC76D5" w:rsidRDefault="002759C1" w:rsidP="002759C1">
      <w:pPr>
        <w:pStyle w:val="Code"/>
      </w:pPr>
      <w:r w:rsidRPr="00EC76D5">
        <w:t xml:space="preserve">        pushFloating(rightSymbol, rightAddressRegister, rightAddressOffset);</w:t>
      </w:r>
    </w:p>
    <w:p w14:paraId="1109EB4F" w14:textId="77777777" w:rsidR="002759C1" w:rsidRPr="00EC76D5" w:rsidRDefault="002759C1" w:rsidP="002759C1">
      <w:pPr>
        <w:pStyle w:val="Code"/>
      </w:pPr>
      <w:r w:rsidRPr="00EC76D5">
        <w:t xml:space="preserve">        break;</w:t>
      </w:r>
    </w:p>
    <w:p w14:paraId="4494FEFB" w14:textId="77777777" w:rsidR="002759C1" w:rsidRPr="00EC76D5" w:rsidRDefault="002759C1" w:rsidP="002759C1">
      <w:pPr>
        <w:pStyle w:val="Code"/>
      </w:pPr>
    </w:p>
    <w:p w14:paraId="2306AF63" w14:textId="77777777" w:rsidR="002759C1" w:rsidRPr="00EC76D5" w:rsidRDefault="002759C1" w:rsidP="002759C1">
      <w:pPr>
        <w:pStyle w:val="Code"/>
      </w:pPr>
      <w:r w:rsidRPr="00EC76D5">
        <w:t xml:space="preserve">      case FloatingToIntegral:</w:t>
      </w:r>
    </w:p>
    <w:p w14:paraId="52833863" w14:textId="77777777" w:rsidR="002759C1" w:rsidRPr="00EC76D5" w:rsidRDefault="002759C1" w:rsidP="002759C1">
      <w:pPr>
        <w:pStyle w:val="Code"/>
      </w:pPr>
      <w:r w:rsidRPr="00EC76D5">
        <w:t xml:space="preserve">        topPopFloating(leftSymbol, true, leftAddressRegister,</w:t>
      </w:r>
    </w:p>
    <w:p w14:paraId="0F171C7D" w14:textId="77777777" w:rsidR="002759C1" w:rsidRPr="00EC76D5" w:rsidRDefault="002759C1" w:rsidP="002759C1">
      <w:pPr>
        <w:pStyle w:val="Code"/>
      </w:pPr>
      <w:r w:rsidRPr="00EC76D5">
        <w:t xml:space="preserve">                       leftAddressOffset, null);</w:t>
      </w:r>
    </w:p>
    <w:p w14:paraId="04AC97D1" w14:textId="77777777" w:rsidR="002759C1" w:rsidRPr="00EC76D5" w:rsidRDefault="002759C1" w:rsidP="002759C1">
      <w:pPr>
        <w:pStyle w:val="Code"/>
      </w:pPr>
      <w:r w:rsidRPr="00EC76D5">
        <w:t xml:space="preserve">        break;</w:t>
      </w:r>
    </w:p>
    <w:p w14:paraId="6C48ED70" w14:textId="77777777" w:rsidR="002759C1" w:rsidRPr="00EC76D5" w:rsidRDefault="002759C1" w:rsidP="002759C1">
      <w:pPr>
        <w:pStyle w:val="Code"/>
      </w:pPr>
      <w:r w:rsidRPr="00EC76D5">
        <w:t xml:space="preserve">    }</w:t>
      </w:r>
    </w:p>
    <w:p w14:paraId="44C9CA96" w14:textId="77777777" w:rsidR="002759C1" w:rsidRPr="00EC76D5" w:rsidRDefault="002759C1" w:rsidP="002759C1">
      <w:pPr>
        <w:pStyle w:val="Code"/>
      </w:pPr>
      <w:r w:rsidRPr="00EC76D5">
        <w:t xml:space="preserve">  }</w:t>
      </w:r>
    </w:p>
    <w:p w14:paraId="0C6DC1B9" w14:textId="77777777" w:rsidR="002759C1" w:rsidRPr="00EC76D5" w:rsidRDefault="002759C1" w:rsidP="002759C1">
      <w:pPr>
        <w:pStyle w:val="Code"/>
      </w:pPr>
    </w:p>
    <w:p w14:paraId="69AD98E4" w14:textId="77777777" w:rsidR="002759C1" w:rsidRPr="00EC76D5" w:rsidRDefault="002759C1" w:rsidP="002759C1">
      <w:pPr>
        <w:pStyle w:val="Code"/>
      </w:pPr>
      <w:r w:rsidRPr="00EC76D5">
        <w:lastRenderedPageBreak/>
        <w:t xml:space="preserve">  // ------------------------------------------------------------------------</w:t>
      </w:r>
    </w:p>
    <w:p w14:paraId="43CF55FE" w14:textId="77777777" w:rsidR="002759C1" w:rsidRPr="00EC76D5" w:rsidRDefault="002759C1" w:rsidP="002759C1">
      <w:pPr>
        <w:pStyle w:val="Code"/>
      </w:pPr>
      <w:r w:rsidRPr="00EC76D5">
        <w:t xml:space="preserve">  </w:t>
      </w:r>
    </w:p>
    <w:p w14:paraId="0422D216" w14:textId="4E9369EB" w:rsidR="002759C1" w:rsidRPr="00EC76D5" w:rsidRDefault="002759C1" w:rsidP="002759C1">
      <w:pPr>
        <w:pStyle w:val="Code"/>
      </w:pPr>
      <w:r w:rsidRPr="00EC76D5">
        <w:t xml:space="preserve">  public void add</w:t>
      </w:r>
      <w:r w:rsidR="002F35C1">
        <w:t>Initializer</w:t>
      </w:r>
      <w:r w:rsidRPr="00EC76D5">
        <w:t>Code() {</w:t>
      </w:r>
    </w:p>
    <w:p w14:paraId="46E23D2E" w14:textId="77777777" w:rsidR="002759C1" w:rsidRPr="00EC76D5" w:rsidRDefault="002759C1" w:rsidP="002759C1">
      <w:pPr>
        <w:pStyle w:val="Code"/>
      </w:pPr>
      <w:r w:rsidRPr="00EC76D5">
        <w:t xml:space="preserve">    List&lt;Byte&gt; byteList = new LinkedList&lt;&gt;();</w:t>
      </w:r>
    </w:p>
    <w:p w14:paraId="7051E779" w14:textId="77777777" w:rsidR="002759C1" w:rsidRPr="00EC76D5" w:rsidRDefault="002759C1" w:rsidP="002759C1">
      <w:pPr>
        <w:pStyle w:val="Code"/>
      </w:pPr>
      <w:r w:rsidRPr="00EC76D5">
        <w:t xml:space="preserve">    Map&lt;Integer,String&gt; accessMap = new ListMap&lt;&gt;();</w:t>
      </w:r>
    </w:p>
    <w:p w14:paraId="1129FE07" w14:textId="77777777" w:rsidR="002759C1" w:rsidRPr="00EC76D5" w:rsidRDefault="002759C1" w:rsidP="002759C1">
      <w:pPr>
        <w:pStyle w:val="Code"/>
      </w:pPr>
      <w:r w:rsidRPr="00EC76D5">
        <w:t xml:space="preserve">    List&lt;String&gt; textList = new LinkedList&lt;&gt;();</w:t>
      </w:r>
    </w:p>
    <w:p w14:paraId="130309C5" w14:textId="77777777" w:rsidR="002759C1" w:rsidRPr="00EC76D5" w:rsidRDefault="002759C1" w:rsidP="002759C1">
      <w:pPr>
        <w:pStyle w:val="Code"/>
      </w:pPr>
      <w:r w:rsidRPr="00EC76D5">
        <w:t xml:space="preserve">    //textList.add("\n" + Main.StackTopName + ":");</w:t>
      </w:r>
    </w:p>
    <w:p w14:paraId="769A7905" w14:textId="77777777" w:rsidR="002759C1" w:rsidRPr="00EC76D5" w:rsidRDefault="002759C1" w:rsidP="002759C1">
      <w:pPr>
        <w:pStyle w:val="Code"/>
      </w:pPr>
      <w:r w:rsidRPr="00EC76D5">
        <w:t xml:space="preserve">    Symbol symbol = Symbol.createStaticSymbol(Main.StackTopName, byteList,</w:t>
      </w:r>
    </w:p>
    <w:p w14:paraId="1F21A656" w14:textId="77777777" w:rsidR="002759C1" w:rsidRPr="00EC76D5" w:rsidRDefault="002759C1" w:rsidP="002759C1">
      <w:pPr>
        <w:pStyle w:val="Code"/>
      </w:pPr>
      <w:r w:rsidRPr="00EC76D5">
        <w:t xml:space="preserve">                                              accessMap, textList);</w:t>
      </w:r>
    </w:p>
    <w:p w14:paraId="68F6EBE9" w14:textId="77777777" w:rsidR="002759C1" w:rsidRPr="00EC76D5" w:rsidRDefault="002759C1" w:rsidP="002759C1">
      <w:pPr>
        <w:pStyle w:val="Code"/>
      </w:pPr>
      <w:r w:rsidRPr="00EC76D5">
        <w:t xml:space="preserve">    Main.GlobalSet.add(symbol);</w:t>
      </w:r>
    </w:p>
    <w:p w14:paraId="63C52C19" w14:textId="77777777" w:rsidR="002759C1" w:rsidRPr="00EC76D5" w:rsidRDefault="002759C1" w:rsidP="002759C1">
      <w:pPr>
        <w:pStyle w:val="Code"/>
      </w:pPr>
    </w:p>
    <w:p w14:paraId="1E39AED9" w14:textId="7DC90AF7" w:rsidR="002759C1" w:rsidRPr="00EC76D5" w:rsidRDefault="002759C1" w:rsidP="002759C1">
      <w:pPr>
        <w:pStyle w:val="Code"/>
      </w:pPr>
      <w:r w:rsidRPr="00EC76D5">
        <w:t xml:space="preserve">    addObjectCode(ObjectOperator.comment, "</w:t>
      </w:r>
      <w:r w:rsidR="002F35C1">
        <w:t>Initializer</w:t>
      </w:r>
      <w:r w:rsidRPr="00EC76D5">
        <w:t>ialize Stack Pointer", null, null);</w:t>
      </w:r>
    </w:p>
    <w:p w14:paraId="25F586A9" w14:textId="77777777" w:rsidR="002759C1" w:rsidRPr="00EC76D5" w:rsidRDefault="002759C1" w:rsidP="002759C1">
      <w:pPr>
        <w:pStyle w:val="Code"/>
      </w:pPr>
      <w:r w:rsidRPr="00EC76D5">
        <w:t xml:space="preserve">    Pair&lt;String,Integer&gt; pair = new Pair&lt;&gt;(Main.StackTopName, 0);</w:t>
      </w:r>
    </w:p>
    <w:p w14:paraId="573BD457" w14:textId="77777777" w:rsidR="002759C1" w:rsidRPr="00EC76D5" w:rsidRDefault="002759C1" w:rsidP="002759C1">
      <w:pPr>
        <w:pStyle w:val="Code"/>
      </w:pPr>
      <w:r w:rsidRPr="00EC76D5">
        <w:t xml:space="preserve">    addObjectCode(ObjectOperator.mov, ObjectCode.FrameRegister, pair, null);</w:t>
      </w:r>
    </w:p>
    <w:p w14:paraId="2D4DEA5E" w14:textId="77777777" w:rsidR="002759C1" w:rsidRPr="00EC76D5" w:rsidRDefault="002759C1" w:rsidP="002759C1">
      <w:pPr>
        <w:pStyle w:val="Code"/>
      </w:pPr>
    </w:p>
    <w:p w14:paraId="2124ED0B" w14:textId="0AF21710" w:rsidR="002759C1" w:rsidRPr="00EC76D5" w:rsidRDefault="002759C1" w:rsidP="002759C1">
      <w:pPr>
        <w:pStyle w:val="Code"/>
      </w:pPr>
      <w:r w:rsidRPr="00EC76D5">
        <w:t xml:space="preserve">    addObjectCode(ObjectOperator.comment, "</w:t>
      </w:r>
      <w:r w:rsidR="002F35C1">
        <w:t>Initializer</w:t>
      </w:r>
      <w:r w:rsidRPr="00EC76D5">
        <w:t>ialize Heap Pointer", null, null);</w:t>
      </w:r>
    </w:p>
    <w:p w14:paraId="20A6911F" w14:textId="77777777" w:rsidR="002759C1" w:rsidRPr="00EC76D5" w:rsidRDefault="002759C1" w:rsidP="002759C1">
      <w:pPr>
        <w:pStyle w:val="Code"/>
      </w:pPr>
      <w:r w:rsidRPr="00EC76D5">
        <w:t xml:space="preserve">    addObjectCode(ObjectOperator.mov_word, null, 65534, -2); // 65534);</w:t>
      </w:r>
    </w:p>
    <w:p w14:paraId="311A08BC" w14:textId="77777777" w:rsidR="002759C1" w:rsidRPr="00EC76D5" w:rsidRDefault="002759C1" w:rsidP="002759C1">
      <w:pPr>
        <w:pStyle w:val="Code"/>
      </w:pPr>
    </w:p>
    <w:p w14:paraId="4ECDF029" w14:textId="2C640982" w:rsidR="002759C1" w:rsidRPr="00EC76D5" w:rsidRDefault="002759C1" w:rsidP="002759C1">
      <w:pPr>
        <w:pStyle w:val="Code"/>
      </w:pPr>
      <w:r w:rsidRPr="00EC76D5">
        <w:t xml:space="preserve">    addObjectCode(ObjectOperator.comment, "</w:t>
      </w:r>
      <w:r w:rsidR="002F35C1">
        <w:t>Initializer</w:t>
      </w:r>
      <w:r w:rsidRPr="00EC76D5">
        <w:t>ialize FPU Control Word, truncate mode =&gt; set bit 10 and 11.", null, null);</w:t>
      </w:r>
    </w:p>
    <w:p w14:paraId="4D8322E5" w14:textId="77777777" w:rsidR="002759C1" w:rsidRPr="00EC76D5" w:rsidRDefault="002759C1" w:rsidP="002759C1">
      <w:pPr>
        <w:pStyle w:val="Code"/>
      </w:pPr>
      <w:r w:rsidRPr="00EC76D5">
        <w:t xml:space="preserve">    addObjectCode(ObjectOperator.fstcw, ObjectCode.FrameRegister, 0, null);</w:t>
      </w:r>
    </w:p>
    <w:p w14:paraId="3ADE8867" w14:textId="77777777" w:rsidR="002759C1" w:rsidRPr="00EC76D5" w:rsidRDefault="002759C1" w:rsidP="002759C1">
      <w:pPr>
        <w:pStyle w:val="Code"/>
      </w:pPr>
      <w:r w:rsidRPr="00EC76D5">
        <w:t xml:space="preserve">    addObjectCode(ObjectOperator.or_word, ObjectCode.FrameRegister, 0, 0x0C00);</w:t>
      </w:r>
    </w:p>
    <w:p w14:paraId="0623AFC3" w14:textId="77777777" w:rsidR="002759C1" w:rsidRPr="00EC76D5" w:rsidRDefault="002759C1" w:rsidP="002759C1">
      <w:pPr>
        <w:pStyle w:val="Code"/>
      </w:pPr>
      <w:r w:rsidRPr="00EC76D5">
        <w:t xml:space="preserve">    addObjectCode(ObjectOperator.fldcw, ObjectCode.FrameRegister, 0, null);</w:t>
      </w:r>
    </w:p>
    <w:p w14:paraId="221A853D" w14:textId="77777777" w:rsidR="002759C1" w:rsidRPr="00EC76D5" w:rsidRDefault="002759C1" w:rsidP="002759C1">
      <w:pPr>
        <w:pStyle w:val="Code"/>
      </w:pPr>
      <w:r w:rsidRPr="00EC76D5">
        <w:t xml:space="preserve">  }</w:t>
      </w:r>
    </w:p>
    <w:p w14:paraId="6E762DE1" w14:textId="77777777" w:rsidR="002759C1" w:rsidRPr="00EC76D5" w:rsidRDefault="002759C1" w:rsidP="002759C1">
      <w:pPr>
        <w:pStyle w:val="Code"/>
      </w:pPr>
    </w:p>
    <w:p w14:paraId="46CAFDD5" w14:textId="77777777" w:rsidR="002759C1" w:rsidRPr="00EC76D5" w:rsidRDefault="002759C1" w:rsidP="002759C1">
      <w:pPr>
        <w:pStyle w:val="Code"/>
      </w:pPr>
      <w:r w:rsidRPr="00EC76D5">
        <w:t xml:space="preserve">  public void addArgsCode() {</w:t>
      </w:r>
    </w:p>
    <w:p w14:paraId="7478C033" w14:textId="77777777" w:rsidR="002759C1" w:rsidRPr="00EC76D5" w:rsidRDefault="002759C1" w:rsidP="002759C1">
      <w:pPr>
        <w:pStyle w:val="Code"/>
      </w:pPr>
      <w:r w:rsidRPr="00EC76D5">
        <w:t xml:space="preserve">    { Symbol symbol = Symbol.createStaticSymbol(Main.PathName, null, null,</w:t>
      </w:r>
    </w:p>
    <w:p w14:paraId="57724CFA" w14:textId="77777777" w:rsidR="002759C1" w:rsidRPr="00EC76D5" w:rsidRDefault="002759C1" w:rsidP="002759C1">
      <w:pPr>
        <w:pStyle w:val="Code"/>
      </w:pPr>
      <w:r w:rsidRPr="00EC76D5">
        <w:t xml:space="preserve">                                                new LinkedList&lt;String&gt;());</w:t>
      </w:r>
    </w:p>
    <w:p w14:paraId="56FFF4C0" w14:textId="77777777" w:rsidR="002759C1" w:rsidRPr="00EC76D5" w:rsidRDefault="002759C1" w:rsidP="002759C1">
      <w:pPr>
        <w:pStyle w:val="Code"/>
      </w:pPr>
      <w:r w:rsidRPr="00EC76D5">
        <w:t xml:space="preserve">      Main.GlobalSet.add(symbol);</w:t>
      </w:r>
    </w:p>
    <w:p w14:paraId="345D531A" w14:textId="77777777" w:rsidR="002759C1" w:rsidRPr="00EC76D5" w:rsidRDefault="002759C1" w:rsidP="002759C1">
      <w:pPr>
        <w:pStyle w:val="Code"/>
      </w:pPr>
      <w:r w:rsidRPr="00EC76D5">
        <w:t xml:space="preserve">    }</w:t>
      </w:r>
    </w:p>
    <w:p w14:paraId="7B49CEC1" w14:textId="77777777" w:rsidR="002759C1" w:rsidRPr="00EC76D5" w:rsidRDefault="002759C1" w:rsidP="002759C1">
      <w:pPr>
        <w:pStyle w:val="Code"/>
      </w:pPr>
    </w:p>
    <w:p w14:paraId="598DB8CC" w14:textId="2DE737FF" w:rsidR="002759C1" w:rsidRPr="00EC76D5" w:rsidRDefault="002759C1" w:rsidP="002759C1">
      <w:pPr>
        <w:pStyle w:val="Code"/>
      </w:pPr>
      <w:r w:rsidRPr="00EC76D5">
        <w:t xml:space="preserve">    String label1 = Main.SeparatorId + "</w:t>
      </w:r>
      <w:r w:rsidR="002F35C1">
        <w:t>Initializer</w:t>
      </w:r>
      <w:r w:rsidRPr="00EC76D5">
        <w:t>ialize" + Main.SeparatorId + "1",</w:t>
      </w:r>
    </w:p>
    <w:p w14:paraId="2CF75F86" w14:textId="56C9C928" w:rsidR="002759C1" w:rsidRPr="00EC76D5" w:rsidRDefault="002759C1" w:rsidP="002759C1">
      <w:pPr>
        <w:pStyle w:val="Code"/>
      </w:pPr>
      <w:r w:rsidRPr="00EC76D5">
        <w:t xml:space="preserve">           label2 = Main.SeparatorId + "</w:t>
      </w:r>
      <w:r w:rsidR="002F35C1">
        <w:t>Initializer</w:t>
      </w:r>
      <w:r w:rsidRPr="00EC76D5">
        <w:t>ialize" + Main.SeparatorId + "2",</w:t>
      </w:r>
    </w:p>
    <w:p w14:paraId="2918635C" w14:textId="543B9BA3" w:rsidR="002759C1" w:rsidRPr="00EC76D5" w:rsidRDefault="002759C1" w:rsidP="002759C1">
      <w:pPr>
        <w:pStyle w:val="Code"/>
      </w:pPr>
      <w:r w:rsidRPr="00EC76D5">
        <w:t xml:space="preserve">           label3 = Main.SeparatorId + "</w:t>
      </w:r>
      <w:r w:rsidR="002F35C1">
        <w:t>Initializer</w:t>
      </w:r>
      <w:r w:rsidRPr="00EC76D5">
        <w:t>ialize" + Main.SeparatorId + "3",</w:t>
      </w:r>
    </w:p>
    <w:p w14:paraId="27A8856F" w14:textId="49FD81A5" w:rsidR="002759C1" w:rsidRPr="00EC76D5" w:rsidRDefault="002759C1" w:rsidP="002759C1">
      <w:pPr>
        <w:pStyle w:val="Code"/>
      </w:pPr>
      <w:r w:rsidRPr="00EC76D5">
        <w:t xml:space="preserve">           label4 = Main.SeparatorId + "</w:t>
      </w:r>
      <w:r w:rsidR="002F35C1">
        <w:t>Initializer</w:t>
      </w:r>
      <w:r w:rsidRPr="00EC76D5">
        <w:t>ialize" + Main.SeparatorId + "4",</w:t>
      </w:r>
    </w:p>
    <w:p w14:paraId="0713B1F8" w14:textId="0B605507" w:rsidR="002759C1" w:rsidRPr="00EC76D5" w:rsidRDefault="002759C1" w:rsidP="002759C1">
      <w:pPr>
        <w:pStyle w:val="Code"/>
      </w:pPr>
      <w:r w:rsidRPr="00EC76D5">
        <w:t xml:space="preserve">           label5 = Main.SeparatorId + "</w:t>
      </w:r>
      <w:r w:rsidR="002F35C1">
        <w:t>Initializer</w:t>
      </w:r>
      <w:r w:rsidRPr="00EC76D5">
        <w:t>ialize" + Main.SeparatorId + "5";</w:t>
      </w:r>
    </w:p>
    <w:p w14:paraId="199F24E1" w14:textId="77777777" w:rsidR="002759C1" w:rsidRPr="00EC76D5" w:rsidRDefault="002759C1" w:rsidP="002759C1">
      <w:pPr>
        <w:pStyle w:val="Code"/>
      </w:pPr>
      <w:r w:rsidRPr="00EC76D5">
        <w:t xml:space="preserve">           </w:t>
      </w:r>
    </w:p>
    <w:p w14:paraId="09567E8B" w14:textId="754B87D1" w:rsidR="002759C1" w:rsidRPr="00EC76D5" w:rsidRDefault="002759C1" w:rsidP="002759C1">
      <w:pPr>
        <w:pStyle w:val="Code"/>
      </w:pPr>
      <w:r w:rsidRPr="00EC76D5">
        <w:t xml:space="preserve">    addObjectCode(ObjectOperator.comment,"</w:t>
      </w:r>
      <w:r w:rsidR="002F35C1">
        <w:t>Initializer</w:t>
      </w:r>
      <w:r w:rsidRPr="00EC76D5">
        <w:t>ialize Argument List",null,null);</w:t>
      </w:r>
    </w:p>
    <w:p w14:paraId="564153D1" w14:textId="77777777" w:rsidR="002759C1" w:rsidRPr="00EC76D5" w:rsidRDefault="002759C1" w:rsidP="002759C1">
      <w:pPr>
        <w:pStyle w:val="Code"/>
      </w:pPr>
      <w:r w:rsidRPr="00EC76D5">
        <w:t xml:space="preserve">    addObjectCode(ObjectOperator.mov, Register.si, Register.bp, null);</w:t>
      </w:r>
    </w:p>
    <w:p w14:paraId="2339510B" w14:textId="77777777" w:rsidR="002759C1" w:rsidRPr="00EC76D5" w:rsidRDefault="002759C1" w:rsidP="002759C1">
      <w:pPr>
        <w:pStyle w:val="Code"/>
      </w:pPr>
      <w:r w:rsidRPr="00EC76D5">
        <w:t xml:space="preserve">    Pair&lt;String,Integer&gt; pair = new Pair&lt;&gt;(Main.PathName, 0);</w:t>
      </w:r>
    </w:p>
    <w:p w14:paraId="68E6DDD9" w14:textId="77777777" w:rsidR="002759C1" w:rsidRPr="00EC76D5" w:rsidRDefault="002759C1" w:rsidP="002759C1">
      <w:pPr>
        <w:pStyle w:val="Code"/>
      </w:pPr>
      <w:r w:rsidRPr="00EC76D5">
        <w:t xml:space="preserve">    addObjectCode(ObjectOperator.mov_word, Register.bp, 0, pair);</w:t>
      </w:r>
    </w:p>
    <w:p w14:paraId="7BD9B947" w14:textId="77777777" w:rsidR="002759C1" w:rsidRPr="00EC76D5" w:rsidRDefault="002759C1" w:rsidP="002759C1">
      <w:pPr>
        <w:pStyle w:val="Code"/>
      </w:pPr>
      <w:r w:rsidRPr="00EC76D5">
        <w:t xml:space="preserve">    addObjectCode(ObjectOperator.add, Register.bp, 2, null);</w:t>
      </w:r>
    </w:p>
    <w:p w14:paraId="6AA5C4C3" w14:textId="77777777" w:rsidR="002759C1" w:rsidRPr="00EC76D5" w:rsidRDefault="002759C1" w:rsidP="002759C1">
      <w:pPr>
        <w:pStyle w:val="Code"/>
      </w:pPr>
      <w:r w:rsidRPr="00EC76D5">
        <w:t xml:space="preserve">    addObjectCode(ObjectOperator.mov, Register.ax, 1, null);</w:t>
      </w:r>
    </w:p>
    <w:p w14:paraId="747A634C" w14:textId="77777777" w:rsidR="002759C1" w:rsidRPr="00EC76D5" w:rsidRDefault="002759C1" w:rsidP="002759C1">
      <w:pPr>
        <w:pStyle w:val="Code"/>
      </w:pPr>
      <w:r w:rsidRPr="00EC76D5">
        <w:t xml:space="preserve">    addObjectCode(ObjectOperator.mov, Register.bx, 129, null);</w:t>
      </w:r>
    </w:p>
    <w:p w14:paraId="1640617C" w14:textId="77777777" w:rsidR="002759C1" w:rsidRPr="00EC76D5" w:rsidRDefault="002759C1" w:rsidP="002759C1">
      <w:pPr>
        <w:pStyle w:val="Code"/>
      </w:pPr>
      <w:r w:rsidRPr="00EC76D5">
        <w:t xml:space="preserve">    </w:t>
      </w:r>
    </w:p>
    <w:p w14:paraId="3EE883BA" w14:textId="77777777" w:rsidR="002759C1" w:rsidRPr="00EC76D5" w:rsidRDefault="002759C1" w:rsidP="002759C1">
      <w:pPr>
        <w:pStyle w:val="Code"/>
      </w:pPr>
      <w:r w:rsidRPr="00EC76D5">
        <w:t xml:space="preserve">    addObjectCode(ObjectOperator.label, label1, null, null);</w:t>
      </w:r>
    </w:p>
    <w:p w14:paraId="79123A74" w14:textId="77777777" w:rsidR="002759C1" w:rsidRPr="00EC76D5" w:rsidRDefault="002759C1" w:rsidP="002759C1">
      <w:pPr>
        <w:pStyle w:val="Code"/>
      </w:pPr>
      <w:r w:rsidRPr="00EC76D5">
        <w:t xml:space="preserve">    addObjectCode(ObjectOperator.cmp_byte, Register.bx, 0, 32);</w:t>
      </w:r>
    </w:p>
    <w:p w14:paraId="4B5963B5" w14:textId="77777777" w:rsidR="002759C1" w:rsidRPr="00EC76D5" w:rsidRDefault="002759C1" w:rsidP="002759C1">
      <w:pPr>
        <w:pStyle w:val="Code"/>
      </w:pPr>
      <w:r w:rsidRPr="00EC76D5">
        <w:t xml:space="preserve">    addObjectCode(ObjectOperator.je, null, m_objectCodeList.size()+5, label2);</w:t>
      </w:r>
    </w:p>
    <w:p w14:paraId="3F53026D" w14:textId="77777777" w:rsidR="002759C1" w:rsidRPr="00EC76D5" w:rsidRDefault="002759C1" w:rsidP="002759C1">
      <w:pPr>
        <w:pStyle w:val="Code"/>
      </w:pPr>
      <w:r w:rsidRPr="00EC76D5">
        <w:lastRenderedPageBreak/>
        <w:t xml:space="preserve">    addObjectCode(ObjectOperator.cmp_byte, Register.bx, 0, 13);</w:t>
      </w:r>
    </w:p>
    <w:p w14:paraId="6E90EA1C" w14:textId="77777777" w:rsidR="002759C1" w:rsidRPr="00EC76D5" w:rsidRDefault="002759C1" w:rsidP="002759C1">
      <w:pPr>
        <w:pStyle w:val="Code"/>
      </w:pPr>
      <w:r w:rsidRPr="00EC76D5">
        <w:t xml:space="preserve">    addObjectCode(ObjectOperator.je, null, m_objectCodeList.size()+17, label5);</w:t>
      </w:r>
    </w:p>
    <w:p w14:paraId="48721E32" w14:textId="77777777" w:rsidR="002759C1" w:rsidRPr="00EC76D5" w:rsidRDefault="002759C1" w:rsidP="002759C1">
      <w:pPr>
        <w:pStyle w:val="Code"/>
      </w:pPr>
      <w:r w:rsidRPr="00EC76D5">
        <w:t xml:space="preserve">    addObjectCode(ObjectOperator.inc, Register.bx, null, null);</w:t>
      </w:r>
    </w:p>
    <w:p w14:paraId="5CFD3EE7" w14:textId="77777777" w:rsidR="002759C1" w:rsidRPr="00EC76D5" w:rsidRDefault="002759C1" w:rsidP="002759C1">
      <w:pPr>
        <w:pStyle w:val="Code"/>
      </w:pPr>
      <w:r w:rsidRPr="00EC76D5">
        <w:t xml:space="preserve">    addObjectCode(ObjectOperator.long_jmp, null,</w:t>
      </w:r>
    </w:p>
    <w:p w14:paraId="7A62FC7B" w14:textId="77777777" w:rsidR="002759C1" w:rsidRPr="00EC76D5" w:rsidRDefault="002759C1" w:rsidP="002759C1">
      <w:pPr>
        <w:pStyle w:val="Code"/>
      </w:pPr>
      <w:r w:rsidRPr="00EC76D5">
        <w:t xml:space="preserve">                  m_objectCodeList.size() - 6, label1);</w:t>
      </w:r>
    </w:p>
    <w:p w14:paraId="427CEF59" w14:textId="77777777" w:rsidR="002759C1" w:rsidRPr="00EC76D5" w:rsidRDefault="002759C1" w:rsidP="002759C1">
      <w:pPr>
        <w:pStyle w:val="Code"/>
      </w:pPr>
    </w:p>
    <w:p w14:paraId="4DF6FC21" w14:textId="77777777" w:rsidR="002759C1" w:rsidRPr="00EC76D5" w:rsidRDefault="002759C1" w:rsidP="002759C1">
      <w:pPr>
        <w:pStyle w:val="Code"/>
      </w:pPr>
      <w:r w:rsidRPr="00EC76D5">
        <w:t xml:space="preserve">    addObjectCode(ObjectOperator.label, label2, null, null);</w:t>
      </w:r>
    </w:p>
    <w:p w14:paraId="17334CD1" w14:textId="77777777" w:rsidR="002759C1" w:rsidRPr="00EC76D5" w:rsidRDefault="002759C1" w:rsidP="002759C1">
      <w:pPr>
        <w:pStyle w:val="Code"/>
      </w:pPr>
      <w:r w:rsidRPr="00EC76D5">
        <w:t xml:space="preserve">    addObjectCode(ObjectOperator.cmp, Register.ax, 1, null);</w:t>
      </w:r>
    </w:p>
    <w:p w14:paraId="2616A4B3" w14:textId="77777777" w:rsidR="002759C1" w:rsidRPr="00EC76D5" w:rsidRDefault="002759C1" w:rsidP="002759C1">
      <w:pPr>
        <w:pStyle w:val="Code"/>
      </w:pPr>
      <w:r w:rsidRPr="00EC76D5">
        <w:t xml:space="preserve">    addObjectCode(ObjectOperator.je, null, m_objectCodeList.size() + 2,label3);</w:t>
      </w:r>
    </w:p>
    <w:p w14:paraId="4DB93866" w14:textId="77777777" w:rsidR="002759C1" w:rsidRPr="00EC76D5" w:rsidRDefault="002759C1" w:rsidP="002759C1">
      <w:pPr>
        <w:pStyle w:val="Code"/>
      </w:pPr>
      <w:r w:rsidRPr="00EC76D5">
        <w:t xml:space="preserve">    addObjectCode(ObjectOperator.mov_byte, Register.bx, 0, 0);</w:t>
      </w:r>
    </w:p>
    <w:p w14:paraId="55B584EF" w14:textId="77777777" w:rsidR="002759C1" w:rsidRPr="00EC76D5" w:rsidRDefault="002759C1" w:rsidP="002759C1">
      <w:pPr>
        <w:pStyle w:val="Code"/>
      </w:pPr>
    </w:p>
    <w:p w14:paraId="2FB9A389" w14:textId="77777777" w:rsidR="002759C1" w:rsidRPr="00EC76D5" w:rsidRDefault="002759C1" w:rsidP="002759C1">
      <w:pPr>
        <w:pStyle w:val="Code"/>
      </w:pPr>
      <w:r w:rsidRPr="00EC76D5">
        <w:t xml:space="preserve">    addObjectCode(ObjectOperator.label, label3, null, null);</w:t>
      </w:r>
    </w:p>
    <w:p w14:paraId="7FC38905" w14:textId="77777777" w:rsidR="002759C1" w:rsidRPr="00EC76D5" w:rsidRDefault="002759C1" w:rsidP="002759C1">
      <w:pPr>
        <w:pStyle w:val="Code"/>
      </w:pPr>
      <w:r w:rsidRPr="00EC76D5">
        <w:t xml:space="preserve">    addObjectCode(ObjectOperator.inc, Register.bx, null, null);</w:t>
      </w:r>
    </w:p>
    <w:p w14:paraId="0B6C853F" w14:textId="77777777" w:rsidR="002759C1" w:rsidRPr="00EC76D5" w:rsidRDefault="002759C1" w:rsidP="002759C1">
      <w:pPr>
        <w:pStyle w:val="Code"/>
      </w:pPr>
      <w:r w:rsidRPr="00EC76D5">
        <w:t xml:space="preserve">    addObjectCode(ObjectOperator.cmp_byte, Register.bx, 0, 32);</w:t>
      </w:r>
    </w:p>
    <w:p w14:paraId="5D408240" w14:textId="77777777" w:rsidR="002759C1" w:rsidRPr="00EC76D5" w:rsidRDefault="002759C1" w:rsidP="002759C1">
      <w:pPr>
        <w:pStyle w:val="Code"/>
      </w:pPr>
      <w:r w:rsidRPr="00EC76D5">
        <w:t xml:space="preserve">    addObjectCode(ObjectOperator.je, null, m_objectCodeList.size() - 3,label3);</w:t>
      </w:r>
    </w:p>
    <w:p w14:paraId="0ED1AC37" w14:textId="77777777" w:rsidR="002759C1" w:rsidRPr="00EC76D5" w:rsidRDefault="002759C1" w:rsidP="002759C1">
      <w:pPr>
        <w:pStyle w:val="Code"/>
      </w:pPr>
      <w:r w:rsidRPr="00EC76D5">
        <w:t xml:space="preserve">    </w:t>
      </w:r>
    </w:p>
    <w:p w14:paraId="1CC88117" w14:textId="77777777" w:rsidR="002759C1" w:rsidRPr="00EC76D5" w:rsidRDefault="002759C1" w:rsidP="002759C1">
      <w:pPr>
        <w:pStyle w:val="Code"/>
      </w:pPr>
      <w:r w:rsidRPr="00EC76D5">
        <w:t xml:space="preserve">    addObjectCode(ObjectOperator.label, label4, null, null);</w:t>
      </w:r>
    </w:p>
    <w:p w14:paraId="530D114B" w14:textId="77777777" w:rsidR="002759C1" w:rsidRPr="00EC76D5" w:rsidRDefault="002759C1" w:rsidP="002759C1">
      <w:pPr>
        <w:pStyle w:val="Code"/>
      </w:pPr>
      <w:r w:rsidRPr="00EC76D5">
        <w:t xml:space="preserve">    addObjectCode(ObjectOperator.mov, Register.bp, 0, Register.bx);</w:t>
      </w:r>
    </w:p>
    <w:p w14:paraId="375D3E17" w14:textId="77777777" w:rsidR="002759C1" w:rsidRPr="00EC76D5" w:rsidRDefault="002759C1" w:rsidP="002759C1">
      <w:pPr>
        <w:pStyle w:val="Code"/>
      </w:pPr>
      <w:r w:rsidRPr="00EC76D5">
        <w:t xml:space="preserve">    addObjectCode(ObjectOperator.add, Register.bp, 2, null);</w:t>
      </w:r>
    </w:p>
    <w:p w14:paraId="0F23DC03" w14:textId="77777777" w:rsidR="002759C1" w:rsidRPr="00EC76D5" w:rsidRDefault="002759C1" w:rsidP="002759C1">
      <w:pPr>
        <w:pStyle w:val="Code"/>
      </w:pPr>
      <w:r w:rsidRPr="00EC76D5">
        <w:t xml:space="preserve">    addObjectCode(ObjectOperator.inc, Register.ax, null, null);</w:t>
      </w:r>
    </w:p>
    <w:p w14:paraId="6DBC28E4" w14:textId="77777777" w:rsidR="002759C1" w:rsidRPr="00EC76D5" w:rsidRDefault="002759C1" w:rsidP="002759C1">
      <w:pPr>
        <w:pStyle w:val="Code"/>
      </w:pPr>
      <w:r w:rsidRPr="00EC76D5">
        <w:t xml:space="preserve">    addObjectCode(ObjectOperator.long_jmp, null, m_objectCodeList.size() - 19, label1);</w:t>
      </w:r>
    </w:p>
    <w:p w14:paraId="6679AFCE" w14:textId="77777777" w:rsidR="002759C1" w:rsidRPr="00EC76D5" w:rsidRDefault="002759C1" w:rsidP="002759C1">
      <w:pPr>
        <w:pStyle w:val="Code"/>
      </w:pPr>
      <w:r w:rsidRPr="00EC76D5">
        <w:t xml:space="preserve">    </w:t>
      </w:r>
    </w:p>
    <w:p w14:paraId="655A7123" w14:textId="77777777" w:rsidR="002759C1" w:rsidRPr="00EC76D5" w:rsidRDefault="002759C1" w:rsidP="002759C1">
      <w:pPr>
        <w:pStyle w:val="Code"/>
      </w:pPr>
      <w:r w:rsidRPr="00EC76D5">
        <w:t xml:space="preserve">    addObjectCode(ObjectOperator.label, label5, null, null);    </w:t>
      </w:r>
    </w:p>
    <w:p w14:paraId="59B33CDB" w14:textId="77777777" w:rsidR="002759C1" w:rsidRPr="00EC76D5" w:rsidRDefault="002759C1" w:rsidP="002759C1">
      <w:pPr>
        <w:pStyle w:val="Code"/>
      </w:pPr>
      <w:r w:rsidRPr="00EC76D5">
        <w:t xml:space="preserve">    addObjectCode(ObjectOperator.mov_byte, Register.bx, 0, 0);</w:t>
      </w:r>
    </w:p>
    <w:p w14:paraId="4C328209" w14:textId="77777777" w:rsidR="002759C1" w:rsidRPr="00EC76D5" w:rsidRDefault="002759C1" w:rsidP="002759C1">
      <w:pPr>
        <w:pStyle w:val="Code"/>
      </w:pPr>
      <w:r w:rsidRPr="00EC76D5">
        <w:t xml:space="preserve">    addObjectCode(ObjectOperator.mov_word, Register.bp, 0, 0);</w:t>
      </w:r>
    </w:p>
    <w:p w14:paraId="48B3835D" w14:textId="77777777" w:rsidR="002759C1" w:rsidRPr="00EC76D5" w:rsidRDefault="002759C1" w:rsidP="002759C1">
      <w:pPr>
        <w:pStyle w:val="Code"/>
      </w:pPr>
      <w:r w:rsidRPr="00EC76D5">
        <w:t xml:space="preserve">    addObjectCode(ObjectOperator.add, Register.bp, 2, null);</w:t>
      </w:r>
    </w:p>
    <w:p w14:paraId="29C35670" w14:textId="77777777" w:rsidR="002759C1" w:rsidRPr="00EC76D5" w:rsidRDefault="002759C1" w:rsidP="002759C1">
      <w:pPr>
        <w:pStyle w:val="Code"/>
      </w:pPr>
      <w:r w:rsidRPr="00EC76D5">
        <w:t xml:space="preserve">    addObjectCode(ObjectOperator.mov, Register.bp, 6, Register.ax);</w:t>
      </w:r>
    </w:p>
    <w:p w14:paraId="45D7BD63" w14:textId="77777777" w:rsidR="002759C1" w:rsidRPr="00EC76D5" w:rsidRDefault="002759C1" w:rsidP="002759C1">
      <w:pPr>
        <w:pStyle w:val="Code"/>
      </w:pPr>
      <w:r w:rsidRPr="00EC76D5">
        <w:t xml:space="preserve">    addObjectCode(ObjectOperator.mov, Register.bp, 8, Register.si);</w:t>
      </w:r>
    </w:p>
    <w:p w14:paraId="0089495F" w14:textId="77777777" w:rsidR="002759C1" w:rsidRPr="00EC76D5" w:rsidRDefault="002759C1" w:rsidP="002759C1">
      <w:pPr>
        <w:pStyle w:val="Code"/>
      </w:pPr>
      <w:r w:rsidRPr="00EC76D5">
        <w:t xml:space="preserve">  }</w:t>
      </w:r>
    </w:p>
    <w:p w14:paraId="2DD08326" w14:textId="77777777" w:rsidR="002759C1" w:rsidRPr="00EC76D5" w:rsidRDefault="002759C1" w:rsidP="002759C1">
      <w:pPr>
        <w:pStyle w:val="Code"/>
      </w:pPr>
      <w:r w:rsidRPr="00EC76D5">
        <w:t xml:space="preserve">  </w:t>
      </w:r>
    </w:p>
    <w:p w14:paraId="33442724" w14:textId="77777777" w:rsidR="002759C1" w:rsidRPr="00EC76D5" w:rsidRDefault="002759C1" w:rsidP="002759C1">
      <w:pPr>
        <w:pStyle w:val="Code"/>
      </w:pPr>
      <w:r w:rsidRPr="00EC76D5">
        <w:t xml:space="preserve">  public void generateStackHeapCheckFunction() {</w:t>
      </w:r>
    </w:p>
    <w:p w14:paraId="589E695B" w14:textId="77777777" w:rsidR="002759C1" w:rsidRPr="00EC76D5" w:rsidRDefault="002759C1" w:rsidP="002759C1">
      <w:pPr>
        <w:pStyle w:val="Code"/>
      </w:pPr>
      <w:r w:rsidRPr="00EC76D5">
        <w:t xml:space="preserve">    { List&lt;Byte&gt; byteList = new LinkedList&lt;&gt;();</w:t>
      </w:r>
    </w:p>
    <w:p w14:paraId="503C9F03" w14:textId="77777777" w:rsidR="002759C1" w:rsidRPr="00EC76D5" w:rsidRDefault="002759C1" w:rsidP="002759C1">
      <w:pPr>
        <w:pStyle w:val="Code"/>
      </w:pPr>
      <w:r w:rsidRPr="00EC76D5">
        <w:t xml:space="preserve">      Map&lt;Integer,String&gt; accessMap = new ListMap&lt;&gt;();</w:t>
      </w:r>
    </w:p>
    <w:p w14:paraId="40AD1B3E" w14:textId="77777777" w:rsidR="002759C1" w:rsidRPr="00EC76D5" w:rsidRDefault="002759C1" w:rsidP="002759C1">
      <w:pPr>
        <w:pStyle w:val="Code"/>
      </w:pPr>
      <w:r w:rsidRPr="00EC76D5">
        <w:t xml:space="preserve">      List&lt;String&gt; textList = new LinkedList&lt;&gt;();</w:t>
      </w:r>
    </w:p>
    <w:p w14:paraId="4BFAFB9B" w14:textId="2F801313" w:rsidR="002759C1" w:rsidRPr="00EC76D5" w:rsidRDefault="002759C1" w:rsidP="002759C1">
      <w:pPr>
        <w:pStyle w:val="Code"/>
      </w:pPr>
      <w:r w:rsidRPr="00EC76D5">
        <w:t xml:space="preserve">      Generate</w:t>
      </w:r>
      <w:r w:rsidR="002F35C1">
        <w:t>Initializer</w:t>
      </w:r>
      <w:r w:rsidRPr="00EC76D5">
        <w:t>Static.generateByteTextList(Type.StringType,</w:t>
      </w:r>
    </w:p>
    <w:p w14:paraId="76933A3A" w14:textId="77777777" w:rsidR="002759C1" w:rsidRPr="00EC76D5" w:rsidRDefault="002759C1" w:rsidP="002759C1">
      <w:pPr>
        <w:pStyle w:val="Code"/>
      </w:pPr>
      <w:r w:rsidRPr="00EC76D5">
        <w:t xml:space="preserve">                     Main.StackOverflowMessage, byteList, accessMap, textList);</w:t>
      </w:r>
    </w:p>
    <w:p w14:paraId="092DC9DF" w14:textId="77777777" w:rsidR="002759C1" w:rsidRPr="00EC76D5" w:rsidRDefault="002759C1" w:rsidP="002759C1">
      <w:pPr>
        <w:pStyle w:val="Code"/>
      </w:pPr>
      <w:r w:rsidRPr="00EC76D5">
        <w:t xml:space="preserve">      Map&lt;Integer,String&gt; callMap = new ListMap&lt;&gt;();</w:t>
      </w:r>
    </w:p>
    <w:p w14:paraId="3CA61ACC" w14:textId="77777777" w:rsidR="002759C1" w:rsidRPr="00EC76D5" w:rsidRDefault="002759C1" w:rsidP="002759C1">
      <w:pPr>
        <w:pStyle w:val="Code"/>
      </w:pPr>
      <w:r w:rsidRPr="00EC76D5">
        <w:t xml:space="preserve">      Set&lt;Integer&gt; returnSet = new ListSet&lt;&gt;();</w:t>
      </w:r>
    </w:p>
    <w:p w14:paraId="4B5ED315" w14:textId="77777777" w:rsidR="002759C1" w:rsidRPr="00EC76D5" w:rsidRDefault="002759C1" w:rsidP="002759C1">
      <w:pPr>
        <w:pStyle w:val="Code"/>
      </w:pPr>
      <w:r w:rsidRPr="00EC76D5">
        <w:t xml:space="preserve">      Map&lt;Integer,Integer&gt; byteToTextMap = new ListMap&lt;&gt;();</w:t>
      </w:r>
    </w:p>
    <w:p w14:paraId="0FD4B7B4" w14:textId="77777777" w:rsidR="002759C1" w:rsidRPr="00EC76D5" w:rsidRDefault="002759C1" w:rsidP="002759C1">
      <w:pPr>
        <w:pStyle w:val="Code"/>
      </w:pPr>
    </w:p>
    <w:p w14:paraId="6E983D85" w14:textId="77777777" w:rsidR="002759C1" w:rsidRPr="00EC76D5" w:rsidRDefault="002759C1" w:rsidP="002759C1">
      <w:pPr>
        <w:pStyle w:val="Code"/>
      </w:pPr>
      <w:r w:rsidRPr="00EC76D5">
        <w:t xml:space="preserve">      Symbol symbol = Symbol.createStaticSymbol(Main.StackOverflowName, byteList, accessMap, callMap, returnSet, byteToTextMap, textList);</w:t>
      </w:r>
    </w:p>
    <w:p w14:paraId="617CFBF2" w14:textId="77777777" w:rsidR="002759C1" w:rsidRPr="00EC76D5" w:rsidRDefault="002759C1" w:rsidP="002759C1">
      <w:pPr>
        <w:pStyle w:val="Code"/>
      </w:pPr>
      <w:r w:rsidRPr="00EC76D5">
        <w:t xml:space="preserve">      Main.GlobalSet.add(symbol);</w:t>
      </w:r>
    </w:p>
    <w:p w14:paraId="12DA4AA8" w14:textId="77777777" w:rsidR="002759C1" w:rsidRPr="00EC76D5" w:rsidRDefault="002759C1" w:rsidP="002759C1">
      <w:pPr>
        <w:pStyle w:val="Code"/>
      </w:pPr>
      <w:r w:rsidRPr="00EC76D5">
        <w:t xml:space="preserve">    }</w:t>
      </w:r>
    </w:p>
    <w:p w14:paraId="5B6EDD68" w14:textId="77777777" w:rsidR="002759C1" w:rsidRPr="00EC76D5" w:rsidRDefault="002759C1" w:rsidP="002759C1">
      <w:pPr>
        <w:pStyle w:val="Code"/>
      </w:pPr>
      <w:r w:rsidRPr="00EC76D5">
        <w:t xml:space="preserve">    </w:t>
      </w:r>
    </w:p>
    <w:p w14:paraId="4730B878" w14:textId="77777777" w:rsidR="002759C1" w:rsidRPr="00EC76D5" w:rsidRDefault="002759C1" w:rsidP="002759C1">
      <w:pPr>
        <w:pStyle w:val="Code"/>
      </w:pPr>
      <w:r w:rsidRPr="00EC76D5">
        <w:t xml:space="preserve">    { m_objectCodeList.clear();</w:t>
      </w:r>
    </w:p>
    <w:p w14:paraId="3321BDB1" w14:textId="77777777" w:rsidR="002759C1" w:rsidRPr="00EC76D5" w:rsidRDefault="002759C1" w:rsidP="002759C1">
      <w:pPr>
        <w:pStyle w:val="Code"/>
      </w:pPr>
      <w:r w:rsidRPr="00EC76D5">
        <w:t xml:space="preserve">      addObjectCode(ObjectOperator.add, Register.ax, ObjectCode.FrameRegister, null);</w:t>
      </w:r>
    </w:p>
    <w:p w14:paraId="307710EF" w14:textId="77777777" w:rsidR="002759C1" w:rsidRPr="00EC76D5" w:rsidRDefault="002759C1" w:rsidP="002759C1">
      <w:pPr>
        <w:pStyle w:val="Code"/>
      </w:pPr>
      <w:r w:rsidRPr="00EC76D5">
        <w:t xml:space="preserve">      String label = Main.CheckStackHeapFunctionRegular + Main.SeparatorId + "1";</w:t>
      </w:r>
    </w:p>
    <w:p w14:paraId="62D16E4C" w14:textId="77777777" w:rsidR="002759C1" w:rsidRPr="00EC76D5" w:rsidRDefault="002759C1" w:rsidP="002759C1">
      <w:pPr>
        <w:pStyle w:val="Code"/>
      </w:pPr>
      <w:r w:rsidRPr="00EC76D5">
        <w:t xml:space="preserve">      addObjectCode(ObjectOperator.jc, null, m_objectCodeList.size() + 4, label);</w:t>
      </w:r>
    </w:p>
    <w:p w14:paraId="178152C5" w14:textId="77777777" w:rsidR="002759C1" w:rsidRPr="00EC76D5" w:rsidRDefault="002759C1" w:rsidP="002759C1">
      <w:pPr>
        <w:pStyle w:val="Code"/>
      </w:pPr>
      <w:r w:rsidRPr="00EC76D5">
        <w:lastRenderedPageBreak/>
        <w:t xml:space="preserve">      addObjectCode(ObjectOperator.cmp, Register.ax, -2, null); // 65534</w:t>
      </w:r>
    </w:p>
    <w:p w14:paraId="57511E64" w14:textId="77777777" w:rsidR="002759C1" w:rsidRPr="00EC76D5" w:rsidRDefault="002759C1" w:rsidP="002759C1">
      <w:pPr>
        <w:pStyle w:val="Code"/>
      </w:pPr>
      <w:r w:rsidRPr="00EC76D5">
        <w:t xml:space="preserve">      addObjectCode(ObjectOperator.ja, null, m_objectCodeList.size() + 2, label);</w:t>
      </w:r>
    </w:p>
    <w:p w14:paraId="5E07BF76" w14:textId="77777777" w:rsidR="002759C1" w:rsidRPr="00EC76D5" w:rsidRDefault="002759C1" w:rsidP="002759C1">
      <w:pPr>
        <w:pStyle w:val="Code"/>
      </w:pPr>
      <w:r w:rsidRPr="00EC76D5">
        <w:t xml:space="preserve">      addObjectCode(ObjectOperator.jmp, Register.bx, null, null);</w:t>
      </w:r>
    </w:p>
    <w:p w14:paraId="6A49099A" w14:textId="77777777" w:rsidR="002759C1" w:rsidRPr="00EC76D5" w:rsidRDefault="002759C1" w:rsidP="002759C1">
      <w:pPr>
        <w:pStyle w:val="Code"/>
      </w:pPr>
    </w:p>
    <w:p w14:paraId="0F023CD4" w14:textId="77777777" w:rsidR="002759C1" w:rsidRPr="00EC76D5" w:rsidRDefault="002759C1" w:rsidP="002759C1">
      <w:pPr>
        <w:pStyle w:val="Code"/>
      </w:pPr>
      <w:r w:rsidRPr="00EC76D5">
        <w:t xml:space="preserve">      addObjectCode(ObjectOperator.label, label, null, null);</w:t>
      </w:r>
    </w:p>
    <w:p w14:paraId="63E4495C" w14:textId="77777777" w:rsidR="002759C1" w:rsidRPr="00EC76D5" w:rsidRDefault="002759C1" w:rsidP="002759C1">
      <w:pPr>
        <w:pStyle w:val="Code"/>
      </w:pPr>
      <w:r w:rsidRPr="00EC76D5">
        <w:t xml:space="preserve">      addObjectCode(ObjectOperator.mov, Register.ah, 0x40, null);</w:t>
      </w:r>
    </w:p>
    <w:p w14:paraId="47DF3F0A" w14:textId="77777777" w:rsidR="002759C1" w:rsidRPr="00EC76D5" w:rsidRDefault="002759C1" w:rsidP="002759C1">
      <w:pPr>
        <w:pStyle w:val="Code"/>
      </w:pPr>
      <w:r w:rsidRPr="00EC76D5">
        <w:t xml:space="preserve">      addObjectCode(ObjectOperator.mov, Register.bx, 1, null);</w:t>
      </w:r>
    </w:p>
    <w:p w14:paraId="5A823CB2" w14:textId="77777777" w:rsidR="002759C1" w:rsidRPr="00EC76D5" w:rsidRDefault="002759C1" w:rsidP="002759C1">
      <w:pPr>
        <w:pStyle w:val="Code"/>
      </w:pPr>
      <w:r w:rsidRPr="00EC76D5">
        <w:t xml:space="preserve">      addObjectCode(ObjectOperator.mov, Register.cx, Main.StackOverflowMessage.length(), null);</w:t>
      </w:r>
    </w:p>
    <w:p w14:paraId="515F5F3D" w14:textId="77777777" w:rsidR="002759C1" w:rsidRPr="00EC76D5" w:rsidRDefault="002759C1" w:rsidP="002759C1">
      <w:pPr>
        <w:pStyle w:val="Code"/>
      </w:pPr>
      <w:r w:rsidRPr="00EC76D5">
        <w:t xml:space="preserve">      Pair&lt;String,Integer&gt; pair = new Pair&lt;&gt;(Main.StackOverflowName, 0);</w:t>
      </w:r>
    </w:p>
    <w:p w14:paraId="52D59A8D" w14:textId="77777777" w:rsidR="002759C1" w:rsidRPr="00EC76D5" w:rsidRDefault="002759C1" w:rsidP="002759C1">
      <w:pPr>
        <w:pStyle w:val="Code"/>
      </w:pPr>
      <w:r w:rsidRPr="00EC76D5">
        <w:t xml:space="preserve">      addObjectCode(ObjectOperator.mov, Register.dx, pair, null);</w:t>
      </w:r>
    </w:p>
    <w:p w14:paraId="6796E292" w14:textId="77777777" w:rsidR="002759C1" w:rsidRPr="00EC76D5" w:rsidRDefault="002759C1" w:rsidP="002759C1">
      <w:pPr>
        <w:pStyle w:val="Code"/>
      </w:pPr>
      <w:r w:rsidRPr="00EC76D5">
        <w:t xml:space="preserve">      addObjectCode(ObjectOperator.interrupt, 0x21, null, null);</w:t>
      </w:r>
    </w:p>
    <w:p w14:paraId="227EE298" w14:textId="77777777" w:rsidR="002759C1" w:rsidRPr="00EC76D5" w:rsidRDefault="002759C1" w:rsidP="002759C1">
      <w:pPr>
        <w:pStyle w:val="Code"/>
      </w:pPr>
      <w:r w:rsidRPr="00EC76D5">
        <w:t xml:space="preserve">      addObjectCode(ObjectOperator.mov, Register.ah, 0x4C, null);</w:t>
      </w:r>
    </w:p>
    <w:p w14:paraId="78C795BE" w14:textId="77777777" w:rsidR="002759C1" w:rsidRPr="00EC76D5" w:rsidRDefault="002759C1" w:rsidP="002759C1">
      <w:pPr>
        <w:pStyle w:val="Code"/>
      </w:pPr>
      <w:r w:rsidRPr="00EC76D5">
        <w:t xml:space="preserve">      addObjectCode(ObjectOperator.mov, Register.al, -1, null);</w:t>
      </w:r>
    </w:p>
    <w:p w14:paraId="1BC88087" w14:textId="77777777" w:rsidR="002759C1" w:rsidRPr="00EC76D5" w:rsidRDefault="002759C1" w:rsidP="002759C1">
      <w:pPr>
        <w:pStyle w:val="Code"/>
      </w:pPr>
      <w:r w:rsidRPr="00EC76D5">
        <w:t xml:space="preserve">      addObjectCode(ObjectOperator.interrupt,0x21,null,null);</w:t>
      </w:r>
    </w:p>
    <w:p w14:paraId="75F78119" w14:textId="77777777" w:rsidR="002759C1" w:rsidRPr="00EC76D5" w:rsidRDefault="002759C1" w:rsidP="002759C1">
      <w:pPr>
        <w:pStyle w:val="Code"/>
      </w:pPr>
      <w:r w:rsidRPr="00EC76D5">
        <w:t xml:space="preserve">      generateJumpInfo();</w:t>
      </w:r>
    </w:p>
    <w:p w14:paraId="332095EB" w14:textId="77777777" w:rsidR="002759C1" w:rsidRPr="00EC76D5" w:rsidRDefault="002759C1" w:rsidP="002759C1">
      <w:pPr>
        <w:pStyle w:val="Code"/>
      </w:pPr>
      <w:r w:rsidRPr="00EC76D5">
        <w:t xml:space="preserve">      </w:t>
      </w:r>
    </w:p>
    <w:p w14:paraId="04241957" w14:textId="77777777" w:rsidR="002759C1" w:rsidRPr="00EC76D5" w:rsidRDefault="002759C1" w:rsidP="002759C1">
      <w:pPr>
        <w:pStyle w:val="Code"/>
      </w:pPr>
      <w:r w:rsidRPr="00EC76D5">
        <w:t xml:space="preserve">      List&lt;Byte&gt; byteList = new LinkedList&lt;&gt;();</w:t>
      </w:r>
    </w:p>
    <w:p w14:paraId="77ECBE39" w14:textId="77777777" w:rsidR="002759C1" w:rsidRPr="00EC76D5" w:rsidRDefault="002759C1" w:rsidP="002759C1">
      <w:pPr>
        <w:pStyle w:val="Code"/>
      </w:pPr>
      <w:r w:rsidRPr="00EC76D5">
        <w:t xml:space="preserve">      Map&lt;Integer,String&gt; accessMap = new ListMap&lt;&gt;();</w:t>
      </w:r>
    </w:p>
    <w:p w14:paraId="504A8392" w14:textId="77777777" w:rsidR="002759C1" w:rsidRPr="00EC76D5" w:rsidRDefault="002759C1" w:rsidP="002759C1">
      <w:pPr>
        <w:pStyle w:val="Code"/>
      </w:pPr>
      <w:r w:rsidRPr="00EC76D5">
        <w:t xml:space="preserve">      Map&lt;Integer,String&gt; callMap = new ListMap&lt;&gt;();</w:t>
      </w:r>
    </w:p>
    <w:p w14:paraId="55A66369" w14:textId="77777777" w:rsidR="002759C1" w:rsidRPr="00EC76D5" w:rsidRDefault="002759C1" w:rsidP="002759C1">
      <w:pPr>
        <w:pStyle w:val="Code"/>
      </w:pPr>
      <w:r w:rsidRPr="00EC76D5">
        <w:t xml:space="preserve">      Set&lt;Integer&gt; returnSet = new ListSet&lt;&gt;();</w:t>
      </w:r>
    </w:p>
    <w:p w14:paraId="6B409825" w14:textId="77777777" w:rsidR="002759C1" w:rsidRPr="00EC76D5" w:rsidRDefault="002759C1" w:rsidP="002759C1">
      <w:pPr>
        <w:pStyle w:val="Code"/>
      </w:pPr>
      <w:r w:rsidRPr="00EC76D5">
        <w:t xml:space="preserve">      Map&lt;Integer,Integer&gt; byteToTextMap = new ListMap&lt;&gt;();</w:t>
      </w:r>
    </w:p>
    <w:p w14:paraId="2819BDF3" w14:textId="77777777" w:rsidR="002759C1" w:rsidRPr="00EC76D5" w:rsidRDefault="002759C1" w:rsidP="002759C1">
      <w:pPr>
        <w:pStyle w:val="Code"/>
      </w:pPr>
      <w:r w:rsidRPr="00EC76D5">
        <w:t xml:space="preserve">      List&lt;String&gt; textList = new LinkedList&lt;&gt;();</w:t>
      </w:r>
    </w:p>
    <w:p w14:paraId="7E98EC83" w14:textId="77777777" w:rsidR="002759C1" w:rsidRPr="00EC76D5" w:rsidRDefault="002759C1" w:rsidP="002759C1">
      <w:pPr>
        <w:pStyle w:val="Code"/>
      </w:pPr>
      <w:r w:rsidRPr="00EC76D5">
        <w:t xml:space="preserve">      generateTargetByteList(byteList, accessMap, callMap, returnSet, byteToTextMap, textList);</w:t>
      </w:r>
    </w:p>
    <w:p w14:paraId="4BB66A9B" w14:textId="77777777" w:rsidR="002759C1" w:rsidRPr="00EC76D5" w:rsidRDefault="002759C1" w:rsidP="002759C1">
      <w:pPr>
        <w:pStyle w:val="Code"/>
      </w:pPr>
      <w:r w:rsidRPr="00EC76D5">
        <w:t xml:space="preserve">      Symbol symbol =</w:t>
      </w:r>
    </w:p>
    <w:p w14:paraId="30249074" w14:textId="77777777" w:rsidR="002759C1" w:rsidRPr="00EC76D5" w:rsidRDefault="002759C1" w:rsidP="002759C1">
      <w:pPr>
        <w:pStyle w:val="Code"/>
      </w:pPr>
      <w:r w:rsidRPr="00EC76D5">
        <w:t xml:space="preserve">        Symbol.createStaticSymbol(Main.CheckStackHeapFunctionRegular, byteList, accessMap,</w:t>
      </w:r>
    </w:p>
    <w:p w14:paraId="05C68B4F" w14:textId="77777777" w:rsidR="002759C1" w:rsidRPr="00EC76D5" w:rsidRDefault="002759C1" w:rsidP="002759C1">
      <w:pPr>
        <w:pStyle w:val="Code"/>
      </w:pPr>
      <w:r w:rsidRPr="00EC76D5">
        <w:t xml:space="preserve">                                  callMap, returnSet, byteToTextMap, textList);</w:t>
      </w:r>
    </w:p>
    <w:p w14:paraId="2CDB0F05" w14:textId="77777777" w:rsidR="002759C1" w:rsidRPr="00EC76D5" w:rsidRDefault="002759C1" w:rsidP="002759C1">
      <w:pPr>
        <w:pStyle w:val="Code"/>
      </w:pPr>
      <w:r w:rsidRPr="00EC76D5">
        <w:t xml:space="preserve">      Main.GlobalSet.add(symbol);</w:t>
      </w:r>
    </w:p>
    <w:p w14:paraId="6ADC0AEE" w14:textId="77777777" w:rsidR="002759C1" w:rsidRPr="00EC76D5" w:rsidRDefault="002759C1" w:rsidP="002759C1">
      <w:pPr>
        <w:pStyle w:val="Code"/>
      </w:pPr>
      <w:r w:rsidRPr="00EC76D5">
        <w:t xml:space="preserve">    }</w:t>
      </w:r>
    </w:p>
    <w:p w14:paraId="169C3DAE" w14:textId="77777777" w:rsidR="002759C1" w:rsidRPr="00EC76D5" w:rsidRDefault="002759C1" w:rsidP="002759C1">
      <w:pPr>
        <w:pStyle w:val="Code"/>
      </w:pPr>
    </w:p>
    <w:p w14:paraId="02F70160" w14:textId="77777777" w:rsidR="002759C1" w:rsidRPr="00EC76D5" w:rsidRDefault="002759C1" w:rsidP="002759C1">
      <w:pPr>
        <w:pStyle w:val="Code"/>
      </w:pPr>
      <w:r w:rsidRPr="00EC76D5">
        <w:t xml:space="preserve">    { m_objectCodeList.clear();</w:t>
      </w:r>
    </w:p>
    <w:p w14:paraId="58FC6616" w14:textId="77777777" w:rsidR="002759C1" w:rsidRPr="00EC76D5" w:rsidRDefault="002759C1" w:rsidP="002759C1">
      <w:pPr>
        <w:pStyle w:val="Code"/>
      </w:pPr>
      <w:r w:rsidRPr="00EC76D5">
        <w:t xml:space="preserve">      addObjectCode(ObjectOperator.add, Register.ax, ObjectCode.EllipseRegister, null);</w:t>
      </w:r>
    </w:p>
    <w:p w14:paraId="65E54C42" w14:textId="77777777" w:rsidR="002759C1" w:rsidRPr="00EC76D5" w:rsidRDefault="002759C1" w:rsidP="002759C1">
      <w:pPr>
        <w:pStyle w:val="Code"/>
      </w:pPr>
      <w:r w:rsidRPr="00EC76D5">
        <w:t xml:space="preserve">      String label = Main.CheckStackHeapFunctionEllipse + Main.SeparatorId + "1";</w:t>
      </w:r>
    </w:p>
    <w:p w14:paraId="28AB70E5" w14:textId="77777777" w:rsidR="002759C1" w:rsidRPr="00EC76D5" w:rsidRDefault="002759C1" w:rsidP="002759C1">
      <w:pPr>
        <w:pStyle w:val="Code"/>
      </w:pPr>
      <w:r w:rsidRPr="00EC76D5">
        <w:t xml:space="preserve">      addObjectCode(ObjectOperator.jc, null, m_objectCodeList.size() + 4, label);</w:t>
      </w:r>
    </w:p>
    <w:p w14:paraId="5416D0C4" w14:textId="77777777" w:rsidR="002759C1" w:rsidRPr="00EC76D5" w:rsidRDefault="002759C1" w:rsidP="002759C1">
      <w:pPr>
        <w:pStyle w:val="Code"/>
      </w:pPr>
      <w:r w:rsidRPr="00EC76D5">
        <w:t xml:space="preserve">      addObjectCode(ObjectOperator.cmp, Register.ax, -2, null); // 65534</w:t>
      </w:r>
    </w:p>
    <w:p w14:paraId="0A53C54D" w14:textId="77777777" w:rsidR="002759C1" w:rsidRPr="00EC76D5" w:rsidRDefault="002759C1" w:rsidP="002759C1">
      <w:pPr>
        <w:pStyle w:val="Code"/>
      </w:pPr>
      <w:r w:rsidRPr="00EC76D5">
        <w:t xml:space="preserve">      addObjectCode(ObjectOperator.ja, null, m_objectCodeList.size() + 2, label);</w:t>
      </w:r>
    </w:p>
    <w:p w14:paraId="4AC4C322" w14:textId="77777777" w:rsidR="002759C1" w:rsidRPr="00EC76D5" w:rsidRDefault="002759C1" w:rsidP="002759C1">
      <w:pPr>
        <w:pStyle w:val="Code"/>
      </w:pPr>
      <w:r w:rsidRPr="00EC76D5">
        <w:t xml:space="preserve">      addObjectCode(ObjectOperator.jmp, Register.bx, null, null);</w:t>
      </w:r>
    </w:p>
    <w:p w14:paraId="797ED6F9" w14:textId="77777777" w:rsidR="002759C1" w:rsidRPr="00EC76D5" w:rsidRDefault="002759C1" w:rsidP="002759C1">
      <w:pPr>
        <w:pStyle w:val="Code"/>
      </w:pPr>
    </w:p>
    <w:p w14:paraId="120A16AE" w14:textId="77777777" w:rsidR="002759C1" w:rsidRPr="00EC76D5" w:rsidRDefault="002759C1" w:rsidP="002759C1">
      <w:pPr>
        <w:pStyle w:val="Code"/>
      </w:pPr>
      <w:r w:rsidRPr="00EC76D5">
        <w:t xml:space="preserve">      addObjectCode(ObjectOperator.label, label, null, null);</w:t>
      </w:r>
    </w:p>
    <w:p w14:paraId="2814CD61" w14:textId="77777777" w:rsidR="002759C1" w:rsidRPr="00EC76D5" w:rsidRDefault="002759C1" w:rsidP="002759C1">
      <w:pPr>
        <w:pStyle w:val="Code"/>
      </w:pPr>
      <w:r w:rsidRPr="00EC76D5">
        <w:t xml:space="preserve">      addObjectCode(ObjectOperator.mov, Register.ah, 0x40, null);</w:t>
      </w:r>
    </w:p>
    <w:p w14:paraId="4117D69C" w14:textId="77777777" w:rsidR="002759C1" w:rsidRPr="00EC76D5" w:rsidRDefault="002759C1" w:rsidP="002759C1">
      <w:pPr>
        <w:pStyle w:val="Code"/>
      </w:pPr>
      <w:r w:rsidRPr="00EC76D5">
        <w:t xml:space="preserve">      addObjectCode(ObjectOperator.mov, Register.bx, 1, null);</w:t>
      </w:r>
    </w:p>
    <w:p w14:paraId="4A90E661" w14:textId="77777777" w:rsidR="002759C1" w:rsidRPr="00EC76D5" w:rsidRDefault="002759C1" w:rsidP="002759C1">
      <w:pPr>
        <w:pStyle w:val="Code"/>
      </w:pPr>
      <w:r w:rsidRPr="00EC76D5">
        <w:t xml:space="preserve">      addObjectCode(ObjectOperator.mov, Register.cx, Main.StackOverflowMessage.length(),null);</w:t>
      </w:r>
    </w:p>
    <w:p w14:paraId="33E2EA8F" w14:textId="77777777" w:rsidR="002759C1" w:rsidRPr="00EC76D5" w:rsidRDefault="002759C1" w:rsidP="002759C1">
      <w:pPr>
        <w:pStyle w:val="Code"/>
      </w:pPr>
      <w:r w:rsidRPr="00EC76D5">
        <w:t xml:space="preserve">      Pair&lt;String,Integer&gt; pair = new Pair&lt;&gt;(Main.StackOverflowName, 0);</w:t>
      </w:r>
    </w:p>
    <w:p w14:paraId="234D4931" w14:textId="77777777" w:rsidR="002759C1" w:rsidRPr="00EC76D5" w:rsidRDefault="002759C1" w:rsidP="002759C1">
      <w:pPr>
        <w:pStyle w:val="Code"/>
      </w:pPr>
      <w:r w:rsidRPr="00EC76D5">
        <w:t xml:space="preserve">      addObjectCode(ObjectOperator.mov, Register.dx, pair, null);</w:t>
      </w:r>
    </w:p>
    <w:p w14:paraId="66FD9D16" w14:textId="77777777" w:rsidR="002759C1" w:rsidRPr="00EC76D5" w:rsidRDefault="002759C1" w:rsidP="002759C1">
      <w:pPr>
        <w:pStyle w:val="Code"/>
      </w:pPr>
      <w:r w:rsidRPr="00EC76D5">
        <w:t xml:space="preserve">      addObjectCode(ObjectOperator.interrupt, 0x21, null, null);</w:t>
      </w:r>
    </w:p>
    <w:p w14:paraId="2A804F5A" w14:textId="77777777" w:rsidR="002759C1" w:rsidRPr="00EC76D5" w:rsidRDefault="002759C1" w:rsidP="002759C1">
      <w:pPr>
        <w:pStyle w:val="Code"/>
      </w:pPr>
      <w:r w:rsidRPr="00EC76D5">
        <w:t xml:space="preserve">      addObjectCode(ObjectOperator.mov, Register.ah, 0x4C, null);</w:t>
      </w:r>
    </w:p>
    <w:p w14:paraId="1770FAED" w14:textId="77777777" w:rsidR="002759C1" w:rsidRPr="00EC76D5" w:rsidRDefault="002759C1" w:rsidP="002759C1">
      <w:pPr>
        <w:pStyle w:val="Code"/>
      </w:pPr>
      <w:r w:rsidRPr="00EC76D5">
        <w:t xml:space="preserve">      addObjectCode(ObjectOperator.mov, Register.al, -1, null);</w:t>
      </w:r>
    </w:p>
    <w:p w14:paraId="645717A8" w14:textId="77777777" w:rsidR="002759C1" w:rsidRPr="00EC76D5" w:rsidRDefault="002759C1" w:rsidP="002759C1">
      <w:pPr>
        <w:pStyle w:val="Code"/>
      </w:pPr>
      <w:r w:rsidRPr="00EC76D5">
        <w:t xml:space="preserve">      addObjectCode(ObjectOperator.interrupt, 0x21, null, null);</w:t>
      </w:r>
    </w:p>
    <w:p w14:paraId="7C3385C2" w14:textId="77777777" w:rsidR="002759C1" w:rsidRPr="00EC76D5" w:rsidRDefault="002759C1" w:rsidP="002759C1">
      <w:pPr>
        <w:pStyle w:val="Code"/>
      </w:pPr>
      <w:r w:rsidRPr="00EC76D5">
        <w:lastRenderedPageBreak/>
        <w:t xml:space="preserve">      generateJumpInfo();</w:t>
      </w:r>
    </w:p>
    <w:p w14:paraId="5F9F5BBC" w14:textId="77777777" w:rsidR="002759C1" w:rsidRPr="00EC76D5" w:rsidRDefault="002759C1" w:rsidP="002759C1">
      <w:pPr>
        <w:pStyle w:val="Code"/>
      </w:pPr>
    </w:p>
    <w:p w14:paraId="7F8F29AA" w14:textId="77777777" w:rsidR="002759C1" w:rsidRPr="00EC76D5" w:rsidRDefault="002759C1" w:rsidP="002759C1">
      <w:pPr>
        <w:pStyle w:val="Code"/>
      </w:pPr>
      <w:r w:rsidRPr="00EC76D5">
        <w:t xml:space="preserve">      List&lt;Byte&gt; byteList = new LinkedList&lt;&gt;();</w:t>
      </w:r>
    </w:p>
    <w:p w14:paraId="323E4DF4" w14:textId="77777777" w:rsidR="002759C1" w:rsidRPr="00EC76D5" w:rsidRDefault="002759C1" w:rsidP="002759C1">
      <w:pPr>
        <w:pStyle w:val="Code"/>
      </w:pPr>
      <w:r w:rsidRPr="00EC76D5">
        <w:t xml:space="preserve">      Map&lt;Integer,String&gt; accessMap = new ListMap&lt;&gt;();</w:t>
      </w:r>
    </w:p>
    <w:p w14:paraId="1B415266" w14:textId="77777777" w:rsidR="002759C1" w:rsidRPr="00EC76D5" w:rsidRDefault="002759C1" w:rsidP="002759C1">
      <w:pPr>
        <w:pStyle w:val="Code"/>
      </w:pPr>
      <w:r w:rsidRPr="00EC76D5">
        <w:t xml:space="preserve">      Map&lt;Integer,String&gt; callMap = new ListMap&lt;&gt;();</w:t>
      </w:r>
    </w:p>
    <w:p w14:paraId="3402D4D8" w14:textId="77777777" w:rsidR="002759C1" w:rsidRPr="00EC76D5" w:rsidRDefault="002759C1" w:rsidP="002759C1">
      <w:pPr>
        <w:pStyle w:val="Code"/>
      </w:pPr>
      <w:r w:rsidRPr="00EC76D5">
        <w:t xml:space="preserve">      Set&lt;Integer&gt; returnSet = new ListSet&lt;&gt;();</w:t>
      </w:r>
    </w:p>
    <w:p w14:paraId="6BAC2860" w14:textId="77777777" w:rsidR="002759C1" w:rsidRPr="00EC76D5" w:rsidRDefault="002759C1" w:rsidP="002759C1">
      <w:pPr>
        <w:pStyle w:val="Code"/>
      </w:pPr>
      <w:r w:rsidRPr="00EC76D5">
        <w:t xml:space="preserve">      Map&lt;Integer,Integer&gt; byteToTextMap = new ListMap&lt;&gt;();</w:t>
      </w:r>
    </w:p>
    <w:p w14:paraId="4695D6C6" w14:textId="77777777" w:rsidR="002759C1" w:rsidRPr="00EC76D5" w:rsidRDefault="002759C1" w:rsidP="002759C1">
      <w:pPr>
        <w:pStyle w:val="Code"/>
      </w:pPr>
      <w:r w:rsidRPr="00EC76D5">
        <w:t xml:space="preserve">      List&lt;String&gt; textList = new LinkedList&lt;&gt;();</w:t>
      </w:r>
    </w:p>
    <w:p w14:paraId="7D5D32FB" w14:textId="77777777" w:rsidR="002759C1" w:rsidRPr="00EC76D5" w:rsidRDefault="002759C1" w:rsidP="002759C1">
      <w:pPr>
        <w:pStyle w:val="Code"/>
      </w:pPr>
      <w:r w:rsidRPr="00EC76D5">
        <w:t xml:space="preserve">      generateTargetByteList(byteList, accessMap, callMap, returnSet, byteToTextMap, textList);</w:t>
      </w:r>
    </w:p>
    <w:p w14:paraId="7B79CB34" w14:textId="77777777" w:rsidR="002759C1" w:rsidRPr="00EC76D5" w:rsidRDefault="002759C1" w:rsidP="002759C1">
      <w:pPr>
        <w:pStyle w:val="Code"/>
      </w:pPr>
    </w:p>
    <w:p w14:paraId="0A758C32" w14:textId="77777777" w:rsidR="002759C1" w:rsidRPr="00EC76D5" w:rsidRDefault="002759C1" w:rsidP="002759C1">
      <w:pPr>
        <w:pStyle w:val="Code"/>
      </w:pPr>
      <w:r w:rsidRPr="00EC76D5">
        <w:t xml:space="preserve">      Symbol symbol = Symbol.createStaticSymbol(Main.CheckStackHeapFunctionEllipse, byteList, accessMap, callMap, returnSet, byteToTextMap, textList);</w:t>
      </w:r>
    </w:p>
    <w:p w14:paraId="5A9008D8" w14:textId="77777777" w:rsidR="002759C1" w:rsidRPr="00EC76D5" w:rsidRDefault="002759C1" w:rsidP="002759C1">
      <w:pPr>
        <w:pStyle w:val="Code"/>
      </w:pPr>
      <w:r w:rsidRPr="00EC76D5">
        <w:t xml:space="preserve">      Main.GlobalSet.add(symbol);</w:t>
      </w:r>
    </w:p>
    <w:p w14:paraId="62B02686" w14:textId="77777777" w:rsidR="002759C1" w:rsidRPr="00EC76D5" w:rsidRDefault="002759C1" w:rsidP="002759C1">
      <w:pPr>
        <w:pStyle w:val="Code"/>
      </w:pPr>
      <w:r w:rsidRPr="00EC76D5">
        <w:t xml:space="preserve">    }</w:t>
      </w:r>
    </w:p>
    <w:p w14:paraId="1AC2DDA4" w14:textId="77777777" w:rsidR="002759C1" w:rsidRPr="00EC76D5" w:rsidRDefault="002759C1" w:rsidP="002759C1">
      <w:pPr>
        <w:pStyle w:val="Code"/>
      </w:pPr>
      <w:r w:rsidRPr="00EC76D5">
        <w:t xml:space="preserve">  }</w:t>
      </w:r>
    </w:p>
    <w:p w14:paraId="40BD92D4" w14:textId="77777777" w:rsidR="002759C1" w:rsidRPr="00EC76D5" w:rsidRDefault="002759C1" w:rsidP="002759C1">
      <w:pPr>
        <w:pStyle w:val="Code"/>
      </w:pPr>
    </w:p>
    <w:p w14:paraId="43B695F9" w14:textId="77777777" w:rsidR="002759C1" w:rsidRPr="00EC76D5" w:rsidRDefault="002759C1" w:rsidP="002759C1">
      <w:pPr>
        <w:pStyle w:val="Code"/>
      </w:pPr>
      <w:r w:rsidRPr="00EC76D5">
        <w:t xml:space="preserve">  // ------------------------------------------------------------------------</w:t>
      </w:r>
    </w:p>
    <w:p w14:paraId="4EA44BD2" w14:textId="77777777" w:rsidR="002759C1" w:rsidRPr="00EC76D5" w:rsidRDefault="002759C1" w:rsidP="002759C1">
      <w:pPr>
        <w:pStyle w:val="Code"/>
      </w:pPr>
      <w:r w:rsidRPr="00EC76D5">
        <w:t xml:space="preserve">  </w:t>
      </w:r>
    </w:p>
    <w:p w14:paraId="0FFD9361" w14:textId="77777777" w:rsidR="002759C1" w:rsidRPr="00EC76D5" w:rsidRDefault="002759C1" w:rsidP="002759C1">
      <w:pPr>
        <w:pStyle w:val="Code"/>
      </w:pPr>
      <w:r w:rsidRPr="00EC76D5">
        <w:t xml:space="preserve">  private static int byteListSize(ObjectCode objectCode) {</w:t>
      </w:r>
    </w:p>
    <w:p w14:paraId="0E0BACC9" w14:textId="77777777" w:rsidR="002759C1" w:rsidRPr="00EC76D5" w:rsidRDefault="002759C1" w:rsidP="002759C1">
      <w:pPr>
        <w:pStyle w:val="Code"/>
      </w:pPr>
      <w:r w:rsidRPr="00EC76D5">
        <w:t xml:space="preserve">    if (objectCode.isCallRegular() || (objectCode.getOperator() == ObjectOperator.long_jmp)) {</w:t>
      </w:r>
    </w:p>
    <w:p w14:paraId="70F04580" w14:textId="77777777" w:rsidR="002759C1" w:rsidRPr="00EC76D5" w:rsidRDefault="002759C1" w:rsidP="002759C1">
      <w:pPr>
        <w:pStyle w:val="Code"/>
      </w:pPr>
      <w:r w:rsidRPr="00EC76D5">
        <w:t xml:space="preserve">      return ObjectCode.LongJumpSize;</w:t>
      </w:r>
    </w:p>
    <w:p w14:paraId="4CA73F54" w14:textId="77777777" w:rsidR="002759C1" w:rsidRPr="00EC76D5" w:rsidRDefault="002759C1" w:rsidP="002759C1">
      <w:pPr>
        <w:pStyle w:val="Code"/>
      </w:pPr>
      <w:r w:rsidRPr="00EC76D5">
        <w:t xml:space="preserve">    }</w:t>
      </w:r>
    </w:p>
    <w:p w14:paraId="47354EDC" w14:textId="77777777" w:rsidR="002759C1" w:rsidRPr="00EC76D5" w:rsidRDefault="002759C1" w:rsidP="002759C1">
      <w:pPr>
        <w:pStyle w:val="Code"/>
      </w:pPr>
      <w:r w:rsidRPr="00EC76D5">
        <w:t xml:space="preserve">    else if (objectCode.isRelation() || (objectCode.getOperator() == ObjectOperator.short_jmp)) {</w:t>
      </w:r>
    </w:p>
    <w:p w14:paraId="631F237D" w14:textId="77777777" w:rsidR="002759C1" w:rsidRPr="00EC76D5" w:rsidRDefault="002759C1" w:rsidP="002759C1">
      <w:pPr>
        <w:pStyle w:val="Code"/>
      </w:pPr>
      <w:r w:rsidRPr="00EC76D5">
        <w:t xml:space="preserve">      return ObjectCode.RelationSize;</w:t>
      </w:r>
    </w:p>
    <w:p w14:paraId="3CA15CE2" w14:textId="77777777" w:rsidR="002759C1" w:rsidRPr="00EC76D5" w:rsidRDefault="002759C1" w:rsidP="002759C1">
      <w:pPr>
        <w:pStyle w:val="Code"/>
      </w:pPr>
      <w:r w:rsidRPr="00EC76D5">
        <w:t xml:space="preserve">    }</w:t>
      </w:r>
    </w:p>
    <w:p w14:paraId="15752837" w14:textId="77777777" w:rsidR="002759C1" w:rsidRPr="00EC76D5" w:rsidRDefault="002759C1" w:rsidP="002759C1">
      <w:pPr>
        <w:pStyle w:val="Code"/>
      </w:pPr>
      <w:r w:rsidRPr="00EC76D5">
        <w:t xml:space="preserve">    else {</w:t>
      </w:r>
    </w:p>
    <w:p w14:paraId="4A947EDA" w14:textId="77777777" w:rsidR="002759C1" w:rsidRPr="00EC76D5" w:rsidRDefault="002759C1" w:rsidP="002759C1">
      <w:pPr>
        <w:pStyle w:val="Code"/>
      </w:pPr>
      <w:r w:rsidRPr="00EC76D5">
        <w:t xml:space="preserve">      return objectCode.byteList().size();</w:t>
      </w:r>
    </w:p>
    <w:p w14:paraId="3DD345DD" w14:textId="77777777" w:rsidR="002759C1" w:rsidRPr="00EC76D5" w:rsidRDefault="002759C1" w:rsidP="002759C1">
      <w:pPr>
        <w:pStyle w:val="Code"/>
      </w:pPr>
      <w:r w:rsidRPr="00EC76D5">
        <w:t xml:space="preserve">    }</w:t>
      </w:r>
    </w:p>
    <w:p w14:paraId="6D2C12DD" w14:textId="77777777" w:rsidR="002759C1" w:rsidRPr="00EC76D5" w:rsidRDefault="002759C1" w:rsidP="002759C1">
      <w:pPr>
        <w:pStyle w:val="Code"/>
      </w:pPr>
      <w:r w:rsidRPr="00EC76D5">
        <w:t xml:space="preserve">  }</w:t>
      </w:r>
    </w:p>
    <w:p w14:paraId="4EDC917C" w14:textId="77777777" w:rsidR="002759C1" w:rsidRPr="00EC76D5" w:rsidRDefault="002759C1" w:rsidP="002759C1">
      <w:pPr>
        <w:pStyle w:val="Code"/>
      </w:pPr>
    </w:p>
    <w:p w14:paraId="7EC61CC8" w14:textId="77777777" w:rsidR="002759C1" w:rsidRPr="00EC76D5" w:rsidRDefault="002759C1" w:rsidP="002759C1">
      <w:pPr>
        <w:pStyle w:val="Code"/>
      </w:pPr>
      <w:r w:rsidRPr="00EC76D5">
        <w:t xml:space="preserve">  public void generateJumpInfo() {</w:t>
      </w:r>
    </w:p>
    <w:p w14:paraId="114B2397" w14:textId="77777777" w:rsidR="002759C1" w:rsidRPr="00EC76D5" w:rsidRDefault="002759C1" w:rsidP="002759C1">
      <w:pPr>
        <w:pStyle w:val="Code"/>
      </w:pPr>
      <w:r w:rsidRPr="00EC76D5">
        <w:t xml:space="preserve">    generatMiddleToObjectJumps();</w:t>
      </w:r>
    </w:p>
    <w:p w14:paraId="0AA0FFF2" w14:textId="77777777" w:rsidR="002759C1" w:rsidRPr="00EC76D5" w:rsidRDefault="002759C1" w:rsidP="002759C1">
      <w:pPr>
        <w:pStyle w:val="Code"/>
      </w:pPr>
      <w:r w:rsidRPr="00EC76D5">
        <w:t xml:space="preserve">    Map&lt;Integer,Integer&gt; objectToByteMap = new ListMap&lt;&gt;();</w:t>
      </w:r>
    </w:p>
    <w:p w14:paraId="5D87A135" w14:textId="77777777" w:rsidR="002759C1" w:rsidRPr="00EC76D5" w:rsidRDefault="002759C1" w:rsidP="002759C1">
      <w:pPr>
        <w:pStyle w:val="Code"/>
      </w:pPr>
      <w:r w:rsidRPr="00EC76D5">
        <w:t xml:space="preserve">    iterateOverJumps(objectToByteMap);</w:t>
      </w:r>
    </w:p>
    <w:p w14:paraId="3740543B" w14:textId="77777777" w:rsidR="002759C1" w:rsidRPr="00EC76D5" w:rsidRDefault="002759C1" w:rsidP="002759C1">
      <w:pPr>
        <w:pStyle w:val="Code"/>
      </w:pPr>
      <w:r w:rsidRPr="00EC76D5">
        <w:t xml:space="preserve">    generateObjectToAbsoluteByteJumps(objectToByteMap);</w:t>
      </w:r>
    </w:p>
    <w:p w14:paraId="39EC3D71" w14:textId="77777777" w:rsidR="002759C1" w:rsidRPr="00EC76D5" w:rsidRDefault="002759C1" w:rsidP="002759C1">
      <w:pPr>
        <w:pStyle w:val="Code"/>
      </w:pPr>
      <w:r w:rsidRPr="00EC76D5">
        <w:t xml:space="preserve">  }</w:t>
      </w:r>
    </w:p>
    <w:p w14:paraId="36FDE202" w14:textId="77777777" w:rsidR="002759C1" w:rsidRPr="00EC76D5" w:rsidRDefault="002759C1" w:rsidP="002759C1">
      <w:pPr>
        <w:pStyle w:val="Code"/>
      </w:pPr>
    </w:p>
    <w:p w14:paraId="44D424EB" w14:textId="77777777" w:rsidR="002759C1" w:rsidRPr="00EC76D5" w:rsidRDefault="002759C1" w:rsidP="002759C1">
      <w:pPr>
        <w:pStyle w:val="Code"/>
      </w:pPr>
      <w:r w:rsidRPr="00EC76D5">
        <w:t xml:space="preserve">  private void generatMiddleToObjectJumps() {</w:t>
      </w:r>
    </w:p>
    <w:p w14:paraId="19991C12" w14:textId="77777777" w:rsidR="002759C1" w:rsidRPr="00EC76D5" w:rsidRDefault="002759C1" w:rsidP="002759C1">
      <w:pPr>
        <w:pStyle w:val="Code"/>
      </w:pPr>
      <w:r w:rsidRPr="00EC76D5">
        <w:t xml:space="preserve">    for (int line = 0; line &lt; m_objectCodeList.size(); ++line) {</w:t>
      </w:r>
    </w:p>
    <w:p w14:paraId="21D6AA12" w14:textId="77777777" w:rsidR="002759C1" w:rsidRPr="00EC76D5" w:rsidRDefault="002759C1" w:rsidP="002759C1">
      <w:pPr>
        <w:pStyle w:val="Code"/>
      </w:pPr>
      <w:r w:rsidRPr="00EC76D5">
        <w:t xml:space="preserve">      ObjectCode objectCode = m_objectCodeList.get(line);</w:t>
      </w:r>
    </w:p>
    <w:p w14:paraId="43472B9D" w14:textId="77777777" w:rsidR="002759C1" w:rsidRPr="00EC76D5" w:rsidRDefault="002759C1" w:rsidP="002759C1">
      <w:pPr>
        <w:pStyle w:val="Code"/>
      </w:pPr>
    </w:p>
    <w:p w14:paraId="1C60ECEB" w14:textId="77777777" w:rsidR="002759C1" w:rsidRPr="00EC76D5" w:rsidRDefault="002759C1" w:rsidP="002759C1">
      <w:pPr>
        <w:pStyle w:val="Code"/>
      </w:pPr>
      <w:r w:rsidRPr="00EC76D5">
        <w:t xml:space="preserve">      if ((objectCode.isRelation() || objectCode.isJump()) &amp;&amp;</w:t>
      </w:r>
    </w:p>
    <w:p w14:paraId="4D6DC6C4" w14:textId="77777777" w:rsidR="002759C1" w:rsidRPr="00EC76D5" w:rsidRDefault="002759C1" w:rsidP="002759C1">
      <w:pPr>
        <w:pStyle w:val="Code"/>
      </w:pPr>
      <w:r w:rsidRPr="00EC76D5">
        <w:t xml:space="preserve">          (objectCode.getOperand(3) instanceof Integer)) {</w:t>
      </w:r>
    </w:p>
    <w:p w14:paraId="076F2D6A" w14:textId="77777777" w:rsidR="002759C1" w:rsidRPr="00EC76D5" w:rsidRDefault="002759C1" w:rsidP="002759C1">
      <w:pPr>
        <w:pStyle w:val="Code"/>
      </w:pPr>
      <w:r w:rsidRPr="00EC76D5">
        <w:t xml:space="preserve">        Assert.error((objectCode.getOperand(1) == null) &amp;&amp;</w:t>
      </w:r>
    </w:p>
    <w:p w14:paraId="4F2DF7AD" w14:textId="77777777" w:rsidR="002759C1" w:rsidRPr="00EC76D5" w:rsidRDefault="002759C1" w:rsidP="002759C1">
      <w:pPr>
        <w:pStyle w:val="Code"/>
      </w:pPr>
      <w:r w:rsidRPr="00EC76D5">
        <w:t xml:space="preserve">                     (objectCode.getOperand(2) == null), "middle to object");</w:t>
      </w:r>
    </w:p>
    <w:p w14:paraId="31837C38" w14:textId="77777777" w:rsidR="002759C1" w:rsidRPr="00EC76D5" w:rsidRDefault="002759C1" w:rsidP="002759C1">
      <w:pPr>
        <w:pStyle w:val="Code"/>
      </w:pPr>
      <w:r w:rsidRPr="00EC76D5">
        <w:t xml:space="preserve">        int middleTarget = (int) objectCode.getOperand(3);</w:t>
      </w:r>
    </w:p>
    <w:p w14:paraId="1C41380D" w14:textId="77777777" w:rsidR="002759C1" w:rsidRPr="00EC76D5" w:rsidRDefault="002759C1" w:rsidP="002759C1">
      <w:pPr>
        <w:pStyle w:val="Code"/>
      </w:pPr>
      <w:r w:rsidRPr="00EC76D5">
        <w:t xml:space="preserve">        </w:t>
      </w:r>
    </w:p>
    <w:p w14:paraId="0D101E0C" w14:textId="77777777" w:rsidR="002759C1" w:rsidRPr="00EC76D5" w:rsidRDefault="002759C1" w:rsidP="002759C1">
      <w:pPr>
        <w:pStyle w:val="Code"/>
      </w:pPr>
      <w:r w:rsidRPr="00EC76D5">
        <w:t xml:space="preserve">        objectCode.setOperand(2, m_middleToObjectMap.get(middleTarget));</w:t>
      </w:r>
    </w:p>
    <w:p w14:paraId="3E5D653C" w14:textId="77777777" w:rsidR="002759C1" w:rsidRPr="00EC76D5" w:rsidRDefault="002759C1" w:rsidP="002759C1">
      <w:pPr>
        <w:pStyle w:val="Code"/>
      </w:pPr>
      <w:r w:rsidRPr="00EC76D5">
        <w:t xml:space="preserve">        objectCode.setOperand(3, Main.FuncSymbol.getUniqueName() + Main.SeparatorId + middleTarget);</w:t>
      </w:r>
    </w:p>
    <w:p w14:paraId="20019573" w14:textId="77777777" w:rsidR="002759C1" w:rsidRPr="00EC76D5" w:rsidRDefault="002759C1" w:rsidP="002759C1">
      <w:pPr>
        <w:pStyle w:val="Code"/>
      </w:pPr>
      <w:r w:rsidRPr="00EC76D5">
        <w:t xml:space="preserve">      }</w:t>
      </w:r>
    </w:p>
    <w:p w14:paraId="77CF30C5" w14:textId="77777777" w:rsidR="002759C1" w:rsidRPr="00EC76D5" w:rsidRDefault="002759C1" w:rsidP="002759C1">
      <w:pPr>
        <w:pStyle w:val="Code"/>
      </w:pPr>
      <w:r w:rsidRPr="00EC76D5">
        <w:t xml:space="preserve">    }</w:t>
      </w:r>
    </w:p>
    <w:p w14:paraId="628EE728" w14:textId="77777777" w:rsidR="002759C1" w:rsidRPr="00EC76D5" w:rsidRDefault="002759C1" w:rsidP="002759C1">
      <w:pPr>
        <w:pStyle w:val="Code"/>
      </w:pPr>
      <w:r w:rsidRPr="00EC76D5">
        <w:t xml:space="preserve">  }</w:t>
      </w:r>
    </w:p>
    <w:p w14:paraId="1F46D176" w14:textId="77777777" w:rsidR="002759C1" w:rsidRPr="00EC76D5" w:rsidRDefault="002759C1" w:rsidP="002759C1">
      <w:pPr>
        <w:pStyle w:val="Code"/>
      </w:pPr>
      <w:r w:rsidRPr="00EC76D5">
        <w:lastRenderedPageBreak/>
        <w:t xml:space="preserve">  </w:t>
      </w:r>
    </w:p>
    <w:p w14:paraId="7ADE4CDE" w14:textId="77777777" w:rsidR="002759C1" w:rsidRPr="00EC76D5" w:rsidRDefault="002759C1" w:rsidP="002759C1">
      <w:pPr>
        <w:pStyle w:val="Code"/>
      </w:pPr>
      <w:r w:rsidRPr="00EC76D5">
        <w:t xml:space="preserve">  public void iterateOverJumps(Map&lt;Integer,Integer&gt; objectToByteMap) {</w:t>
      </w:r>
    </w:p>
    <w:p w14:paraId="3D37D8E9" w14:textId="77777777" w:rsidR="002759C1" w:rsidRPr="00EC76D5" w:rsidRDefault="002759C1" w:rsidP="002759C1">
      <w:pPr>
        <w:pStyle w:val="Code"/>
      </w:pPr>
      <w:r w:rsidRPr="00EC76D5">
        <w:t xml:space="preserve">    boolean update = true;</w:t>
      </w:r>
    </w:p>
    <w:p w14:paraId="22892AA7" w14:textId="77777777" w:rsidR="002759C1" w:rsidRPr="00EC76D5" w:rsidRDefault="002759C1" w:rsidP="002759C1">
      <w:pPr>
        <w:pStyle w:val="Code"/>
      </w:pPr>
    </w:p>
    <w:p w14:paraId="03361181" w14:textId="77777777" w:rsidR="002759C1" w:rsidRPr="00EC76D5" w:rsidRDefault="002759C1" w:rsidP="002759C1">
      <w:pPr>
        <w:pStyle w:val="Code"/>
      </w:pPr>
      <w:r w:rsidRPr="00EC76D5">
        <w:t xml:space="preserve">    while (update) {</w:t>
      </w:r>
    </w:p>
    <w:p w14:paraId="4C4A2441" w14:textId="77777777" w:rsidR="002759C1" w:rsidRPr="00EC76D5" w:rsidRDefault="002759C1" w:rsidP="002759C1">
      <w:pPr>
        <w:pStyle w:val="Code"/>
      </w:pPr>
      <w:r w:rsidRPr="00EC76D5">
        <w:t xml:space="preserve">      int byteSize = 0;</w:t>
      </w:r>
    </w:p>
    <w:p w14:paraId="535DB9C4" w14:textId="77777777" w:rsidR="002759C1" w:rsidRPr="00EC76D5" w:rsidRDefault="002759C1" w:rsidP="002759C1">
      <w:pPr>
        <w:pStyle w:val="Code"/>
      </w:pPr>
      <w:r w:rsidRPr="00EC76D5">
        <w:t xml:space="preserve">      objectToByteMap.clear();</w:t>
      </w:r>
    </w:p>
    <w:p w14:paraId="4DAC711D" w14:textId="77777777" w:rsidR="002759C1" w:rsidRPr="00EC76D5" w:rsidRDefault="002759C1" w:rsidP="002759C1">
      <w:pPr>
        <w:pStyle w:val="Code"/>
      </w:pPr>
    </w:p>
    <w:p w14:paraId="6B7C485D" w14:textId="77777777" w:rsidR="002759C1" w:rsidRPr="00EC76D5" w:rsidRDefault="002759C1" w:rsidP="002759C1">
      <w:pPr>
        <w:pStyle w:val="Code"/>
      </w:pPr>
      <w:r w:rsidRPr="00EC76D5">
        <w:t xml:space="preserve">      for (int line = 0; line &lt; m_objectCodeList.size(); ++line) {</w:t>
      </w:r>
    </w:p>
    <w:p w14:paraId="19F10808" w14:textId="77777777" w:rsidR="002759C1" w:rsidRPr="00EC76D5" w:rsidRDefault="002759C1" w:rsidP="002759C1">
      <w:pPr>
        <w:pStyle w:val="Code"/>
      </w:pPr>
      <w:r w:rsidRPr="00EC76D5">
        <w:t xml:space="preserve">        objectToByteMap.put(line, byteSize);</w:t>
      </w:r>
    </w:p>
    <w:p w14:paraId="4ECDD247" w14:textId="77777777" w:rsidR="002759C1" w:rsidRPr="00EC76D5" w:rsidRDefault="002759C1" w:rsidP="002759C1">
      <w:pPr>
        <w:pStyle w:val="Code"/>
      </w:pPr>
      <w:r w:rsidRPr="00EC76D5">
        <w:t xml:space="preserve">        byteSize += byteListSize(m_objectCodeList.get(line));</w:t>
      </w:r>
    </w:p>
    <w:p w14:paraId="4908D08C" w14:textId="77777777" w:rsidR="002759C1" w:rsidRPr="00EC76D5" w:rsidRDefault="002759C1" w:rsidP="002759C1">
      <w:pPr>
        <w:pStyle w:val="Code"/>
      </w:pPr>
      <w:r w:rsidRPr="00EC76D5">
        <w:t xml:space="preserve">      }</w:t>
      </w:r>
    </w:p>
    <w:p w14:paraId="72357422" w14:textId="77777777" w:rsidR="002759C1" w:rsidRPr="00EC76D5" w:rsidRDefault="002759C1" w:rsidP="002759C1">
      <w:pPr>
        <w:pStyle w:val="Code"/>
      </w:pPr>
    </w:p>
    <w:p w14:paraId="07B51E10" w14:textId="77777777" w:rsidR="002759C1" w:rsidRPr="00EC76D5" w:rsidRDefault="002759C1" w:rsidP="002759C1">
      <w:pPr>
        <w:pStyle w:val="Code"/>
      </w:pPr>
      <w:r w:rsidRPr="00EC76D5">
        <w:t xml:space="preserve">      objectToByteMap.put(m_objectCodeList.size(), byteSize);</w:t>
      </w:r>
    </w:p>
    <w:p w14:paraId="4A4EF9E5" w14:textId="77777777" w:rsidR="002759C1" w:rsidRPr="00EC76D5" w:rsidRDefault="002759C1" w:rsidP="002759C1">
      <w:pPr>
        <w:pStyle w:val="Code"/>
      </w:pPr>
    </w:p>
    <w:p w14:paraId="52D594DE" w14:textId="77777777" w:rsidR="002759C1" w:rsidRPr="00EC76D5" w:rsidRDefault="002759C1" w:rsidP="002759C1">
      <w:pPr>
        <w:pStyle w:val="Code"/>
      </w:pPr>
      <w:r w:rsidRPr="00EC76D5">
        <w:t xml:space="preserve">      update = false;</w:t>
      </w:r>
    </w:p>
    <w:p w14:paraId="66BCD7D8" w14:textId="77777777" w:rsidR="002759C1" w:rsidRPr="00EC76D5" w:rsidRDefault="002759C1" w:rsidP="002759C1">
      <w:pPr>
        <w:pStyle w:val="Code"/>
      </w:pPr>
      <w:r w:rsidRPr="00EC76D5">
        <w:t xml:space="preserve">      for (int line = 0; line &lt; (m_objectCodeList.size() - 1); ++line) {</w:t>
      </w:r>
    </w:p>
    <w:p w14:paraId="75B17971" w14:textId="77777777" w:rsidR="002759C1" w:rsidRPr="00EC76D5" w:rsidRDefault="002759C1" w:rsidP="002759C1">
      <w:pPr>
        <w:pStyle w:val="Code"/>
      </w:pPr>
      <w:r w:rsidRPr="00EC76D5">
        <w:t xml:space="preserve">        ObjectCode thisCode = m_objectCodeList.get(line),</w:t>
      </w:r>
    </w:p>
    <w:p w14:paraId="348CED8C" w14:textId="77777777" w:rsidR="002759C1" w:rsidRPr="00EC76D5" w:rsidRDefault="002759C1" w:rsidP="002759C1">
      <w:pPr>
        <w:pStyle w:val="Code"/>
      </w:pPr>
      <w:r w:rsidRPr="00EC76D5">
        <w:t xml:space="preserve">                   nextCode = m_objectCodeList.get(line + 1);</w:t>
      </w:r>
    </w:p>
    <w:p w14:paraId="1D81D353" w14:textId="77777777" w:rsidR="002759C1" w:rsidRPr="00EC76D5" w:rsidRDefault="002759C1" w:rsidP="002759C1">
      <w:pPr>
        <w:pStyle w:val="Code"/>
      </w:pPr>
    </w:p>
    <w:p w14:paraId="1894EB3A" w14:textId="77777777" w:rsidR="002759C1" w:rsidRPr="00EC76D5" w:rsidRDefault="002759C1" w:rsidP="002759C1">
      <w:pPr>
        <w:pStyle w:val="Code"/>
      </w:pPr>
      <w:r w:rsidRPr="00EC76D5">
        <w:t xml:space="preserve">        if (thisCode.isRelation() &amp;&amp; nextCode.isJump()) {          </w:t>
      </w:r>
    </w:p>
    <w:p w14:paraId="2410BBE8" w14:textId="77777777" w:rsidR="002759C1" w:rsidRPr="00EC76D5" w:rsidRDefault="002759C1" w:rsidP="002759C1">
      <w:pPr>
        <w:pStyle w:val="Code"/>
      </w:pPr>
      <w:r w:rsidRPr="00EC76D5">
        <w:t xml:space="preserve">          Assert.error((thisCode.getOperand(1) == null) &amp;&amp;</w:t>
      </w:r>
    </w:p>
    <w:p w14:paraId="310570B9" w14:textId="77777777" w:rsidR="002759C1" w:rsidRPr="00EC76D5" w:rsidRDefault="002759C1" w:rsidP="002759C1">
      <w:pPr>
        <w:pStyle w:val="Code"/>
      </w:pPr>
      <w:r w:rsidRPr="00EC76D5">
        <w:t xml:space="preserve">                       (thisCode.getOperand(2) instanceof Integer) &amp;&amp;</w:t>
      </w:r>
    </w:p>
    <w:p w14:paraId="38C240F3" w14:textId="77777777" w:rsidR="002759C1" w:rsidRPr="00EC76D5" w:rsidRDefault="002759C1" w:rsidP="002759C1">
      <w:pPr>
        <w:pStyle w:val="Code"/>
      </w:pPr>
      <w:r w:rsidRPr="00EC76D5">
        <w:t xml:space="preserve">                       (thisCode.getOperand(3) instanceof String), "this code");</w:t>
      </w:r>
    </w:p>
    <w:p w14:paraId="0F4278A8" w14:textId="77777777" w:rsidR="002759C1" w:rsidRPr="00EC76D5" w:rsidRDefault="002759C1" w:rsidP="002759C1">
      <w:pPr>
        <w:pStyle w:val="Code"/>
      </w:pPr>
    </w:p>
    <w:p w14:paraId="041B785C" w14:textId="77777777" w:rsidR="002759C1" w:rsidRPr="00EC76D5" w:rsidRDefault="002759C1" w:rsidP="002759C1">
      <w:pPr>
        <w:pStyle w:val="Code"/>
      </w:pPr>
      <w:r w:rsidRPr="00EC76D5">
        <w:t xml:space="preserve">          Assert.error((nextCode.getOperand(1) == null) &amp;&amp;</w:t>
      </w:r>
    </w:p>
    <w:p w14:paraId="2CE52529" w14:textId="77777777" w:rsidR="002759C1" w:rsidRPr="00EC76D5" w:rsidRDefault="002759C1" w:rsidP="002759C1">
      <w:pPr>
        <w:pStyle w:val="Code"/>
      </w:pPr>
      <w:r w:rsidRPr="00EC76D5">
        <w:t xml:space="preserve">                       (nextCode.getOperand(2) instanceof Integer) &amp;&amp;</w:t>
      </w:r>
    </w:p>
    <w:p w14:paraId="6DCF5129" w14:textId="77777777" w:rsidR="002759C1" w:rsidRPr="00EC76D5" w:rsidRDefault="002759C1" w:rsidP="002759C1">
      <w:pPr>
        <w:pStyle w:val="Code"/>
      </w:pPr>
      <w:r w:rsidRPr="00EC76D5">
        <w:t xml:space="preserve">                       (nextCode.getOperand(3) instanceof String), "next code");</w:t>
      </w:r>
    </w:p>
    <w:p w14:paraId="456985BC" w14:textId="77777777" w:rsidR="002759C1" w:rsidRPr="00EC76D5" w:rsidRDefault="002759C1" w:rsidP="002759C1">
      <w:pPr>
        <w:pStyle w:val="Code"/>
      </w:pPr>
    </w:p>
    <w:p w14:paraId="7C3C503D" w14:textId="77777777" w:rsidR="002759C1" w:rsidRPr="00EC76D5" w:rsidRDefault="002759C1" w:rsidP="002759C1">
      <w:pPr>
        <w:pStyle w:val="Code"/>
      </w:pPr>
      <w:r w:rsidRPr="00EC76D5">
        <w:t xml:space="preserve">          int thisTarget = (int) thisCode.getOperand(2);</w:t>
      </w:r>
    </w:p>
    <w:p w14:paraId="30DF3749" w14:textId="77777777" w:rsidR="002759C1" w:rsidRPr="00EC76D5" w:rsidRDefault="002759C1" w:rsidP="002759C1">
      <w:pPr>
        <w:pStyle w:val="Code"/>
      </w:pPr>
      <w:r w:rsidRPr="00EC76D5">
        <w:t xml:space="preserve">          Assert.error(thisTarget == (line + 2), "this target");</w:t>
      </w:r>
    </w:p>
    <w:p w14:paraId="7E58C08F" w14:textId="77777777" w:rsidR="002759C1" w:rsidRPr="00EC76D5" w:rsidRDefault="002759C1" w:rsidP="002759C1">
      <w:pPr>
        <w:pStyle w:val="Code"/>
      </w:pPr>
    </w:p>
    <w:p w14:paraId="2DE0345F" w14:textId="77777777" w:rsidR="002759C1" w:rsidRPr="00EC76D5" w:rsidRDefault="002759C1" w:rsidP="002759C1">
      <w:pPr>
        <w:pStyle w:val="Code"/>
      </w:pPr>
      <w:r w:rsidRPr="00EC76D5">
        <w:t xml:space="preserve">          int nextTarget = (int) nextCode.getOperand(2);</w:t>
      </w:r>
    </w:p>
    <w:p w14:paraId="0D45F542" w14:textId="77777777" w:rsidR="002759C1" w:rsidRPr="00EC76D5" w:rsidRDefault="002759C1" w:rsidP="002759C1">
      <w:pPr>
        <w:pStyle w:val="Code"/>
      </w:pPr>
      <w:r w:rsidRPr="00EC76D5">
        <w:t xml:space="preserve">          int fromByteAddress = objectToByteMap.get(line + 2),</w:t>
      </w:r>
    </w:p>
    <w:p w14:paraId="4FDEA929" w14:textId="77777777" w:rsidR="002759C1" w:rsidRPr="00EC76D5" w:rsidRDefault="002759C1" w:rsidP="002759C1">
      <w:pPr>
        <w:pStyle w:val="Code"/>
      </w:pPr>
      <w:r w:rsidRPr="00EC76D5">
        <w:t xml:space="preserve">              toByteAddress = objectToByteMap.get(nextTarget);</w:t>
      </w:r>
    </w:p>
    <w:p w14:paraId="2C0C6EF9" w14:textId="77777777" w:rsidR="002759C1" w:rsidRPr="00EC76D5" w:rsidRDefault="002759C1" w:rsidP="002759C1">
      <w:pPr>
        <w:pStyle w:val="Code"/>
      </w:pPr>
      <w:r w:rsidRPr="00EC76D5">
        <w:t xml:space="preserve">          int byteDistance = toByteAddress - fromByteAddress;</w:t>
      </w:r>
    </w:p>
    <w:p w14:paraId="740A2191" w14:textId="77777777" w:rsidR="002759C1" w:rsidRPr="00EC76D5" w:rsidRDefault="002759C1" w:rsidP="002759C1">
      <w:pPr>
        <w:pStyle w:val="Code"/>
      </w:pPr>
      <w:r w:rsidRPr="00EC76D5">
        <w:t xml:space="preserve">          int nextSize = byteListSize(nextCode);</w:t>
      </w:r>
    </w:p>
    <w:p w14:paraId="43B6B315" w14:textId="77777777" w:rsidR="002759C1" w:rsidRPr="00EC76D5" w:rsidRDefault="002759C1" w:rsidP="002759C1">
      <w:pPr>
        <w:pStyle w:val="Code"/>
      </w:pPr>
    </w:p>
    <w:p w14:paraId="53010CC3" w14:textId="77777777" w:rsidR="002759C1" w:rsidRPr="00EC76D5" w:rsidRDefault="002759C1" w:rsidP="002759C1">
      <w:pPr>
        <w:pStyle w:val="Code"/>
      </w:pPr>
      <w:r w:rsidRPr="00EC76D5">
        <w:t xml:space="preserve">          if (((byteDistance + nextSize) &gt;= -128) &amp;&amp; (byteDistance &lt;= 127)) {</w:t>
      </w:r>
    </w:p>
    <w:p w14:paraId="6A537066" w14:textId="77777777" w:rsidR="002759C1" w:rsidRPr="00EC76D5" w:rsidRDefault="002759C1" w:rsidP="002759C1">
      <w:pPr>
        <w:pStyle w:val="Code"/>
      </w:pPr>
      <w:r w:rsidRPr="00EC76D5">
        <w:t xml:space="preserve">            thisCode.setOperator(m_inverseMap.get(thisCode.getOperator()));</w:t>
      </w:r>
    </w:p>
    <w:p w14:paraId="1E0BF7E9" w14:textId="77777777" w:rsidR="002759C1" w:rsidRPr="00EC76D5" w:rsidRDefault="002759C1" w:rsidP="002759C1">
      <w:pPr>
        <w:pStyle w:val="Code"/>
      </w:pPr>
      <w:r w:rsidRPr="00EC76D5">
        <w:t xml:space="preserve">            thisCode.setOperand(2, nextTarget);</w:t>
      </w:r>
    </w:p>
    <w:p w14:paraId="4C326CFA" w14:textId="77777777" w:rsidR="002759C1" w:rsidRPr="00EC76D5" w:rsidRDefault="002759C1" w:rsidP="002759C1">
      <w:pPr>
        <w:pStyle w:val="Code"/>
      </w:pPr>
      <w:r w:rsidRPr="00EC76D5">
        <w:t xml:space="preserve">            thisCode.setOperand(3, nextCode.getOperand(3));</w:t>
      </w:r>
    </w:p>
    <w:p w14:paraId="458B89AA" w14:textId="77777777" w:rsidR="002759C1" w:rsidRPr="00EC76D5" w:rsidRDefault="002759C1" w:rsidP="002759C1">
      <w:pPr>
        <w:pStyle w:val="Code"/>
      </w:pPr>
      <w:r w:rsidRPr="00EC76D5">
        <w:t xml:space="preserve">            nextCode.setOperator(ObjectOperator.empty);</w:t>
      </w:r>
    </w:p>
    <w:p w14:paraId="152D063E" w14:textId="77777777" w:rsidR="002759C1" w:rsidRPr="00EC76D5" w:rsidRDefault="002759C1" w:rsidP="002759C1">
      <w:pPr>
        <w:pStyle w:val="Code"/>
      </w:pPr>
      <w:r w:rsidRPr="00EC76D5">
        <w:t xml:space="preserve">            update = true;</w:t>
      </w:r>
    </w:p>
    <w:p w14:paraId="7B5536EF" w14:textId="77777777" w:rsidR="002759C1" w:rsidRPr="00EC76D5" w:rsidRDefault="002759C1" w:rsidP="002759C1">
      <w:pPr>
        <w:pStyle w:val="Code"/>
      </w:pPr>
      <w:r w:rsidRPr="00EC76D5">
        <w:t xml:space="preserve">          }</w:t>
      </w:r>
    </w:p>
    <w:p w14:paraId="0F297ACB" w14:textId="77777777" w:rsidR="002759C1" w:rsidRPr="00EC76D5" w:rsidRDefault="002759C1" w:rsidP="002759C1">
      <w:pPr>
        <w:pStyle w:val="Code"/>
      </w:pPr>
      <w:r w:rsidRPr="00EC76D5">
        <w:t xml:space="preserve">        }</w:t>
      </w:r>
    </w:p>
    <w:p w14:paraId="45587CE9" w14:textId="77777777" w:rsidR="002759C1" w:rsidRPr="00EC76D5" w:rsidRDefault="002759C1" w:rsidP="002759C1">
      <w:pPr>
        <w:pStyle w:val="Code"/>
      </w:pPr>
      <w:r w:rsidRPr="00EC76D5">
        <w:t xml:space="preserve">        else if ((thisCode.isRelation() || thisCode.isJump())) {</w:t>
      </w:r>
    </w:p>
    <w:p w14:paraId="6EBCD534" w14:textId="77777777" w:rsidR="002759C1" w:rsidRPr="00EC76D5" w:rsidRDefault="002759C1" w:rsidP="002759C1">
      <w:pPr>
        <w:pStyle w:val="Code"/>
      </w:pPr>
      <w:r w:rsidRPr="00EC76D5">
        <w:t xml:space="preserve">          Assert.error((thisCode.getOperand(1) == null) &amp;&amp;</w:t>
      </w:r>
    </w:p>
    <w:p w14:paraId="5D4C0E92" w14:textId="77777777" w:rsidR="002759C1" w:rsidRPr="00EC76D5" w:rsidRDefault="002759C1" w:rsidP="002759C1">
      <w:pPr>
        <w:pStyle w:val="Code"/>
      </w:pPr>
      <w:r w:rsidRPr="00EC76D5">
        <w:t xml:space="preserve">                       (thisCode.getOperand(2) instanceof Integer) &amp;&amp;</w:t>
      </w:r>
    </w:p>
    <w:p w14:paraId="49D7D96B" w14:textId="77777777" w:rsidR="002759C1" w:rsidRPr="00EC76D5" w:rsidRDefault="002759C1" w:rsidP="002759C1">
      <w:pPr>
        <w:pStyle w:val="Code"/>
      </w:pPr>
      <w:r w:rsidRPr="00EC76D5">
        <w:t xml:space="preserve">                       (thisCode.getOperand(3) instanceof String), "this code");</w:t>
      </w:r>
    </w:p>
    <w:p w14:paraId="78BCCAAA" w14:textId="77777777" w:rsidR="002759C1" w:rsidRPr="00EC76D5" w:rsidRDefault="002759C1" w:rsidP="002759C1">
      <w:pPr>
        <w:pStyle w:val="Code"/>
      </w:pPr>
    </w:p>
    <w:p w14:paraId="7DB7D211" w14:textId="77777777" w:rsidR="002759C1" w:rsidRPr="00EC76D5" w:rsidRDefault="002759C1" w:rsidP="002759C1">
      <w:pPr>
        <w:pStyle w:val="Code"/>
      </w:pPr>
      <w:r w:rsidRPr="00EC76D5">
        <w:t xml:space="preserve">          int thisTarget = (int) thisCode.getOperand(2);</w:t>
      </w:r>
    </w:p>
    <w:p w14:paraId="1002CF30" w14:textId="77777777" w:rsidR="002759C1" w:rsidRPr="00EC76D5" w:rsidRDefault="002759C1" w:rsidP="002759C1">
      <w:pPr>
        <w:pStyle w:val="Code"/>
      </w:pPr>
      <w:r w:rsidRPr="00EC76D5">
        <w:t xml:space="preserve">          int fromByteAddress = objectToByteMap.get(line + 1),</w:t>
      </w:r>
    </w:p>
    <w:p w14:paraId="56D32566" w14:textId="77777777" w:rsidR="002759C1" w:rsidRPr="00EC76D5" w:rsidRDefault="002759C1" w:rsidP="002759C1">
      <w:pPr>
        <w:pStyle w:val="Code"/>
      </w:pPr>
      <w:r w:rsidRPr="00EC76D5">
        <w:t xml:space="preserve">              toByteAddress = objectToByteMap.get(thisTarget);</w:t>
      </w:r>
    </w:p>
    <w:p w14:paraId="7D4EA666" w14:textId="77777777" w:rsidR="002759C1" w:rsidRPr="00EC76D5" w:rsidRDefault="002759C1" w:rsidP="002759C1">
      <w:pPr>
        <w:pStyle w:val="Code"/>
      </w:pPr>
      <w:r w:rsidRPr="00EC76D5">
        <w:lastRenderedPageBreak/>
        <w:t xml:space="preserve">          int byteDistance = toByteAddress - fromByteAddress;</w:t>
      </w:r>
    </w:p>
    <w:p w14:paraId="4D5289EB" w14:textId="77777777" w:rsidR="002759C1" w:rsidRPr="00EC76D5" w:rsidRDefault="002759C1" w:rsidP="002759C1">
      <w:pPr>
        <w:pStyle w:val="Code"/>
      </w:pPr>
    </w:p>
    <w:p w14:paraId="7281E7BE" w14:textId="77777777" w:rsidR="002759C1" w:rsidRPr="00EC76D5" w:rsidRDefault="002759C1" w:rsidP="002759C1">
      <w:pPr>
        <w:pStyle w:val="Code"/>
      </w:pPr>
      <w:r w:rsidRPr="00EC76D5">
        <w:t xml:space="preserve">          if (byteDistance == 0) {          </w:t>
      </w:r>
    </w:p>
    <w:p w14:paraId="7CA44906" w14:textId="77777777" w:rsidR="002759C1" w:rsidRPr="00EC76D5" w:rsidRDefault="002759C1" w:rsidP="002759C1">
      <w:pPr>
        <w:pStyle w:val="Code"/>
      </w:pPr>
      <w:r w:rsidRPr="00EC76D5">
        <w:t xml:space="preserve">            thisCode.setOperator(ObjectOperator.empty);</w:t>
      </w:r>
    </w:p>
    <w:p w14:paraId="459265B0" w14:textId="77777777" w:rsidR="002759C1" w:rsidRPr="00EC76D5" w:rsidRDefault="002759C1" w:rsidP="002759C1">
      <w:pPr>
        <w:pStyle w:val="Code"/>
      </w:pPr>
      <w:r w:rsidRPr="00EC76D5">
        <w:t xml:space="preserve">            update = true;</w:t>
      </w:r>
    </w:p>
    <w:p w14:paraId="1C53EA2E" w14:textId="77777777" w:rsidR="002759C1" w:rsidRPr="00EC76D5" w:rsidRDefault="002759C1" w:rsidP="002759C1">
      <w:pPr>
        <w:pStyle w:val="Code"/>
      </w:pPr>
      <w:r w:rsidRPr="00EC76D5">
        <w:t xml:space="preserve">          }</w:t>
      </w:r>
    </w:p>
    <w:p w14:paraId="5A4BA700" w14:textId="77777777" w:rsidR="002759C1" w:rsidRPr="00EC76D5" w:rsidRDefault="002759C1" w:rsidP="002759C1">
      <w:pPr>
        <w:pStyle w:val="Code"/>
      </w:pPr>
      <w:r w:rsidRPr="00EC76D5">
        <w:t xml:space="preserve">          else if ((thisCode.getOperator() == ObjectOperator.long_jmp) &amp;&amp;</w:t>
      </w:r>
    </w:p>
    <w:p w14:paraId="23527EFF" w14:textId="77777777" w:rsidR="002759C1" w:rsidRPr="00EC76D5" w:rsidRDefault="002759C1" w:rsidP="002759C1">
      <w:pPr>
        <w:pStyle w:val="Code"/>
      </w:pPr>
      <w:r w:rsidRPr="00EC76D5">
        <w:t xml:space="preserve">                   (byteDistance &gt;= -129) &amp;&amp; (byteDistance &lt;= 127)) {</w:t>
      </w:r>
    </w:p>
    <w:p w14:paraId="2EDEC7DE" w14:textId="77777777" w:rsidR="002759C1" w:rsidRPr="00EC76D5" w:rsidRDefault="002759C1" w:rsidP="002759C1">
      <w:pPr>
        <w:pStyle w:val="Code"/>
      </w:pPr>
      <w:r w:rsidRPr="00EC76D5">
        <w:t xml:space="preserve">            thisCode.setOperator(ObjectOperator.short_jmp);</w:t>
      </w:r>
    </w:p>
    <w:p w14:paraId="33A65136" w14:textId="77777777" w:rsidR="002759C1" w:rsidRPr="00EC76D5" w:rsidRDefault="002759C1" w:rsidP="002759C1">
      <w:pPr>
        <w:pStyle w:val="Code"/>
      </w:pPr>
      <w:r w:rsidRPr="00EC76D5">
        <w:t xml:space="preserve">            update = true;</w:t>
      </w:r>
    </w:p>
    <w:p w14:paraId="0E865BFD" w14:textId="77777777" w:rsidR="002759C1" w:rsidRPr="00EC76D5" w:rsidRDefault="002759C1" w:rsidP="002759C1">
      <w:pPr>
        <w:pStyle w:val="Code"/>
      </w:pPr>
      <w:r w:rsidRPr="00EC76D5">
        <w:t xml:space="preserve">          }</w:t>
      </w:r>
    </w:p>
    <w:p w14:paraId="5383A471" w14:textId="77777777" w:rsidR="002759C1" w:rsidRPr="00EC76D5" w:rsidRDefault="002759C1" w:rsidP="002759C1">
      <w:pPr>
        <w:pStyle w:val="Code"/>
      </w:pPr>
      <w:r w:rsidRPr="00EC76D5">
        <w:t xml:space="preserve">        }</w:t>
      </w:r>
    </w:p>
    <w:p w14:paraId="7C487158" w14:textId="77777777" w:rsidR="002759C1" w:rsidRPr="00EC76D5" w:rsidRDefault="002759C1" w:rsidP="002759C1">
      <w:pPr>
        <w:pStyle w:val="Code"/>
      </w:pPr>
      <w:r w:rsidRPr="00EC76D5">
        <w:t xml:space="preserve">      }</w:t>
      </w:r>
    </w:p>
    <w:p w14:paraId="02312533" w14:textId="77777777" w:rsidR="002759C1" w:rsidRPr="00EC76D5" w:rsidRDefault="002759C1" w:rsidP="002759C1">
      <w:pPr>
        <w:pStyle w:val="Code"/>
      </w:pPr>
      <w:r w:rsidRPr="00EC76D5">
        <w:t xml:space="preserve">    }</w:t>
      </w:r>
    </w:p>
    <w:p w14:paraId="326CBC1E" w14:textId="77777777" w:rsidR="002759C1" w:rsidRPr="00EC76D5" w:rsidRDefault="002759C1" w:rsidP="002759C1">
      <w:pPr>
        <w:pStyle w:val="Code"/>
      </w:pPr>
      <w:r w:rsidRPr="00EC76D5">
        <w:t xml:space="preserve">  }</w:t>
      </w:r>
    </w:p>
    <w:p w14:paraId="10799349" w14:textId="77777777" w:rsidR="002759C1" w:rsidRPr="00EC76D5" w:rsidRDefault="002759C1" w:rsidP="002759C1">
      <w:pPr>
        <w:pStyle w:val="Code"/>
      </w:pPr>
    </w:p>
    <w:p w14:paraId="23140D78" w14:textId="77777777" w:rsidR="002759C1" w:rsidRPr="00EC76D5" w:rsidRDefault="002759C1" w:rsidP="002759C1">
      <w:pPr>
        <w:pStyle w:val="Code"/>
      </w:pPr>
      <w:r w:rsidRPr="00EC76D5">
        <w:t xml:space="preserve">  private void generateObjectToAbsoluteByteJumps(Map&lt;Integer,Integer&gt; objectToByteMap) {</w:t>
      </w:r>
    </w:p>
    <w:p w14:paraId="5355860A" w14:textId="77777777" w:rsidR="002759C1" w:rsidRPr="00EC76D5" w:rsidRDefault="002759C1" w:rsidP="002759C1">
      <w:pPr>
        <w:pStyle w:val="Code"/>
      </w:pPr>
      <w:r w:rsidRPr="00EC76D5">
        <w:t xml:space="preserve">    for (int line = 0; line &lt; m_objectCodeList.size(); ++line) {</w:t>
      </w:r>
    </w:p>
    <w:p w14:paraId="1304187C" w14:textId="77777777" w:rsidR="002759C1" w:rsidRPr="00EC76D5" w:rsidRDefault="002759C1" w:rsidP="002759C1">
      <w:pPr>
        <w:pStyle w:val="Code"/>
      </w:pPr>
      <w:r w:rsidRPr="00EC76D5">
        <w:t xml:space="preserve">      ObjectCode objectCode = m_objectCodeList.get(line);</w:t>
      </w:r>
    </w:p>
    <w:p w14:paraId="1F2C0146" w14:textId="77777777" w:rsidR="002759C1" w:rsidRPr="00EC76D5" w:rsidRDefault="002759C1" w:rsidP="002759C1">
      <w:pPr>
        <w:pStyle w:val="Code"/>
      </w:pPr>
    </w:p>
    <w:p w14:paraId="7639A50E" w14:textId="77777777" w:rsidR="002759C1" w:rsidRPr="00EC76D5" w:rsidRDefault="002759C1" w:rsidP="002759C1">
      <w:pPr>
        <w:pStyle w:val="Code"/>
      </w:pPr>
      <w:r w:rsidRPr="00EC76D5">
        <w:t xml:space="preserve">      if (objectCode.isRelation() || objectCode.isJump()) {</w:t>
      </w:r>
    </w:p>
    <w:p w14:paraId="1C7E06FE" w14:textId="77777777" w:rsidR="002759C1" w:rsidRPr="00EC76D5" w:rsidRDefault="002759C1" w:rsidP="002759C1">
      <w:pPr>
        <w:pStyle w:val="Code"/>
      </w:pPr>
      <w:r w:rsidRPr="00EC76D5">
        <w:t xml:space="preserve">        Assert.error((objectCode.getOperand(1) == null) &amp;&amp;</w:t>
      </w:r>
    </w:p>
    <w:p w14:paraId="29DF1052" w14:textId="77777777" w:rsidR="002759C1" w:rsidRPr="00EC76D5" w:rsidRDefault="002759C1" w:rsidP="002759C1">
      <w:pPr>
        <w:pStyle w:val="Code"/>
      </w:pPr>
      <w:r w:rsidRPr="00EC76D5">
        <w:t xml:space="preserve">                     (objectCode.getOperand(2) instanceof Integer) &amp;&amp;</w:t>
      </w:r>
    </w:p>
    <w:p w14:paraId="6D81EFA8" w14:textId="77777777" w:rsidR="002759C1" w:rsidRPr="00EC76D5" w:rsidRDefault="002759C1" w:rsidP="002759C1">
      <w:pPr>
        <w:pStyle w:val="Code"/>
      </w:pPr>
      <w:r w:rsidRPr="00EC76D5">
        <w:t xml:space="preserve">                     (objectCode.getOperand(3) instanceof String),</w:t>
      </w:r>
    </w:p>
    <w:p w14:paraId="2CD3E004" w14:textId="77777777" w:rsidR="002759C1" w:rsidRPr="00EC76D5" w:rsidRDefault="002759C1" w:rsidP="002759C1">
      <w:pPr>
        <w:pStyle w:val="Code"/>
      </w:pPr>
      <w:r w:rsidRPr="00EC76D5">
        <w:t xml:space="preserve">                     "object to absolute byte");</w:t>
      </w:r>
    </w:p>
    <w:p w14:paraId="5745C727" w14:textId="77777777" w:rsidR="002759C1" w:rsidRPr="00EC76D5" w:rsidRDefault="002759C1" w:rsidP="002759C1">
      <w:pPr>
        <w:pStyle w:val="Code"/>
      </w:pPr>
    </w:p>
    <w:p w14:paraId="2AF60ADF" w14:textId="77777777" w:rsidR="002759C1" w:rsidRPr="00EC76D5" w:rsidRDefault="002759C1" w:rsidP="002759C1">
      <w:pPr>
        <w:pStyle w:val="Code"/>
      </w:pPr>
      <w:r w:rsidRPr="00EC76D5">
        <w:t xml:space="preserve">        int objectTarget = (int) objectCode.getOperand(2);</w:t>
      </w:r>
    </w:p>
    <w:p w14:paraId="3C0BCF79" w14:textId="77777777" w:rsidR="002759C1" w:rsidRPr="00EC76D5" w:rsidRDefault="002759C1" w:rsidP="002759C1">
      <w:pPr>
        <w:pStyle w:val="Code"/>
      </w:pPr>
      <w:r w:rsidRPr="00EC76D5">
        <w:t xml:space="preserve">        int fromByteAddress = objectToByteMap.get(line + 1),</w:t>
      </w:r>
    </w:p>
    <w:p w14:paraId="2C233338" w14:textId="77777777" w:rsidR="002759C1" w:rsidRPr="00EC76D5" w:rsidRDefault="002759C1" w:rsidP="002759C1">
      <w:pPr>
        <w:pStyle w:val="Code"/>
      </w:pPr>
      <w:r w:rsidRPr="00EC76D5">
        <w:t xml:space="preserve">            toByteAddress = objectToByteMap.get(objectTarget);</w:t>
      </w:r>
    </w:p>
    <w:p w14:paraId="5D70B226" w14:textId="77777777" w:rsidR="002759C1" w:rsidRPr="00EC76D5" w:rsidRDefault="002759C1" w:rsidP="002759C1">
      <w:pPr>
        <w:pStyle w:val="Code"/>
      </w:pPr>
      <w:r w:rsidRPr="00EC76D5">
        <w:t xml:space="preserve">        objectCode.setOperand(1, toByteAddress - fromByteAddress);</w:t>
      </w:r>
    </w:p>
    <w:p w14:paraId="476F4E98" w14:textId="77777777" w:rsidR="002759C1" w:rsidRPr="00EC76D5" w:rsidRDefault="002759C1" w:rsidP="002759C1">
      <w:pPr>
        <w:pStyle w:val="Code"/>
      </w:pPr>
      <w:r w:rsidRPr="00EC76D5">
        <w:t xml:space="preserve">      }</w:t>
      </w:r>
    </w:p>
    <w:p w14:paraId="1427018D" w14:textId="77777777" w:rsidR="002759C1" w:rsidRPr="00EC76D5" w:rsidRDefault="002759C1" w:rsidP="002759C1">
      <w:pPr>
        <w:pStyle w:val="Code"/>
      </w:pPr>
      <w:r w:rsidRPr="00EC76D5">
        <w:t xml:space="preserve">    }</w:t>
      </w:r>
    </w:p>
    <w:p w14:paraId="37733A04" w14:textId="77777777" w:rsidR="002759C1" w:rsidRPr="00EC76D5" w:rsidRDefault="002759C1" w:rsidP="002759C1">
      <w:pPr>
        <w:pStyle w:val="Code"/>
      </w:pPr>
      <w:r w:rsidRPr="00EC76D5">
        <w:t xml:space="preserve">  }</w:t>
      </w:r>
    </w:p>
    <w:p w14:paraId="5A858358" w14:textId="77777777" w:rsidR="002759C1" w:rsidRPr="00EC76D5" w:rsidRDefault="002759C1" w:rsidP="002759C1">
      <w:pPr>
        <w:pStyle w:val="Code"/>
      </w:pPr>
    </w:p>
    <w:p w14:paraId="4F0CA348" w14:textId="77777777" w:rsidR="002759C1" w:rsidRPr="00EC76D5" w:rsidRDefault="002759C1" w:rsidP="002759C1">
      <w:pPr>
        <w:pStyle w:val="Code"/>
      </w:pPr>
      <w:r w:rsidRPr="00EC76D5">
        <w:t xml:space="preserve">  // ------------------------------------------------------------------------</w:t>
      </w:r>
    </w:p>
    <w:p w14:paraId="32E0D29B" w14:textId="77777777" w:rsidR="002759C1" w:rsidRPr="00EC76D5" w:rsidRDefault="002759C1" w:rsidP="002759C1">
      <w:pPr>
        <w:pStyle w:val="Code"/>
      </w:pPr>
      <w:r w:rsidRPr="00EC76D5">
        <w:t xml:space="preserve">  </w:t>
      </w:r>
    </w:p>
    <w:p w14:paraId="75FC48CA" w14:textId="77777777" w:rsidR="002759C1" w:rsidRPr="00EC76D5" w:rsidRDefault="002759C1" w:rsidP="002759C1">
      <w:pPr>
        <w:pStyle w:val="Code"/>
      </w:pPr>
      <w:r w:rsidRPr="00EC76D5">
        <w:t xml:space="preserve">  private int operandSize(ObjectOperator operator, Object operand) {</w:t>
      </w:r>
    </w:p>
    <w:p w14:paraId="6A816E55" w14:textId="77777777" w:rsidR="002759C1" w:rsidRPr="00EC76D5" w:rsidRDefault="002759C1" w:rsidP="002759C1">
      <w:pPr>
        <w:pStyle w:val="Code"/>
      </w:pPr>
      <w:r w:rsidRPr="00EC76D5">
        <w:t xml:space="preserve">    if (operator.name().contains("mov_")) {</w:t>
      </w:r>
    </w:p>
    <w:p w14:paraId="0272A3F3" w14:textId="77777777" w:rsidR="002759C1" w:rsidRPr="00EC76D5" w:rsidRDefault="002759C1" w:rsidP="002759C1">
      <w:pPr>
        <w:pStyle w:val="Code"/>
      </w:pPr>
      <w:r w:rsidRPr="00EC76D5">
        <w:t xml:space="preserve">      return ObjectCode.operatorSize(operator);</w:t>
      </w:r>
    </w:p>
    <w:p w14:paraId="0308586E" w14:textId="77777777" w:rsidR="002759C1" w:rsidRPr="00EC76D5" w:rsidRDefault="002759C1" w:rsidP="002759C1">
      <w:pPr>
        <w:pStyle w:val="Code"/>
      </w:pPr>
      <w:r w:rsidRPr="00EC76D5">
        <w:t xml:space="preserve">    }</w:t>
      </w:r>
    </w:p>
    <w:p w14:paraId="72351B73" w14:textId="77777777" w:rsidR="002759C1" w:rsidRPr="00EC76D5" w:rsidRDefault="002759C1" w:rsidP="002759C1">
      <w:pPr>
        <w:pStyle w:val="Code"/>
      </w:pPr>
      <w:r w:rsidRPr="00EC76D5">
        <w:t xml:space="preserve">    else if (operator.name().contains("cmp_")) {</w:t>
      </w:r>
    </w:p>
    <w:p w14:paraId="7A6AF10C" w14:textId="77777777" w:rsidR="002759C1" w:rsidRPr="00EC76D5" w:rsidRDefault="002759C1" w:rsidP="002759C1">
      <w:pPr>
        <w:pStyle w:val="Code"/>
      </w:pPr>
      <w:r w:rsidRPr="00EC76D5">
        <w:t xml:space="preserve">      return Math.max(1, valueSize(operand));</w:t>
      </w:r>
    </w:p>
    <w:p w14:paraId="73AE4FAB" w14:textId="77777777" w:rsidR="002759C1" w:rsidRPr="00EC76D5" w:rsidRDefault="002759C1" w:rsidP="002759C1">
      <w:pPr>
        <w:pStyle w:val="Code"/>
      </w:pPr>
      <w:r w:rsidRPr="00EC76D5">
        <w:t xml:space="preserve">    }</w:t>
      </w:r>
    </w:p>
    <w:p w14:paraId="01334C22" w14:textId="77777777" w:rsidR="002759C1" w:rsidRPr="00EC76D5" w:rsidRDefault="002759C1" w:rsidP="002759C1">
      <w:pPr>
        <w:pStyle w:val="Code"/>
      </w:pPr>
      <w:r w:rsidRPr="00EC76D5">
        <w:t xml:space="preserve">    else {</w:t>
      </w:r>
    </w:p>
    <w:p w14:paraId="27FC7551" w14:textId="77777777" w:rsidR="002759C1" w:rsidRPr="00EC76D5" w:rsidRDefault="002759C1" w:rsidP="002759C1">
      <w:pPr>
        <w:pStyle w:val="Code"/>
      </w:pPr>
      <w:r w:rsidRPr="00EC76D5">
        <w:t xml:space="preserve">      return valueSize(operand);</w:t>
      </w:r>
    </w:p>
    <w:p w14:paraId="1B2D6A6A" w14:textId="77777777" w:rsidR="002759C1" w:rsidRPr="00EC76D5" w:rsidRDefault="002759C1" w:rsidP="002759C1">
      <w:pPr>
        <w:pStyle w:val="Code"/>
      </w:pPr>
      <w:r w:rsidRPr="00EC76D5">
        <w:t xml:space="preserve">    }</w:t>
      </w:r>
    </w:p>
    <w:p w14:paraId="38581626" w14:textId="77777777" w:rsidR="002759C1" w:rsidRPr="00EC76D5" w:rsidRDefault="002759C1" w:rsidP="002759C1">
      <w:pPr>
        <w:pStyle w:val="Code"/>
      </w:pPr>
      <w:r w:rsidRPr="00EC76D5">
        <w:t xml:space="preserve">  }</w:t>
      </w:r>
    </w:p>
    <w:p w14:paraId="26568364" w14:textId="77777777" w:rsidR="002759C1" w:rsidRPr="00EC76D5" w:rsidRDefault="002759C1" w:rsidP="002759C1">
      <w:pPr>
        <w:pStyle w:val="Code"/>
      </w:pPr>
      <w:r w:rsidRPr="00EC76D5">
        <w:t xml:space="preserve">  </w:t>
      </w:r>
    </w:p>
    <w:p w14:paraId="5FFB4B5F" w14:textId="77777777" w:rsidR="002759C1" w:rsidRPr="00EC76D5" w:rsidRDefault="002759C1" w:rsidP="002759C1">
      <w:pPr>
        <w:pStyle w:val="Code"/>
      </w:pPr>
      <w:r w:rsidRPr="00EC76D5">
        <w:t xml:space="preserve">  private int valueSize(Object operand) {</w:t>
      </w:r>
    </w:p>
    <w:p w14:paraId="4687769E" w14:textId="77777777" w:rsidR="002759C1" w:rsidRPr="00EC76D5" w:rsidRDefault="002759C1" w:rsidP="002759C1">
      <w:pPr>
        <w:pStyle w:val="Code"/>
      </w:pPr>
      <w:r w:rsidRPr="00EC76D5">
        <w:t xml:space="preserve">    if (operand instanceof Integer) {</w:t>
      </w:r>
    </w:p>
    <w:p w14:paraId="55DE75F2" w14:textId="77777777" w:rsidR="002759C1" w:rsidRPr="00EC76D5" w:rsidRDefault="002759C1" w:rsidP="002759C1">
      <w:pPr>
        <w:pStyle w:val="Code"/>
      </w:pPr>
      <w:r w:rsidRPr="00EC76D5">
        <w:t xml:space="preserve">      return ObjectCode.valueSize((int) operand);</w:t>
      </w:r>
    </w:p>
    <w:p w14:paraId="525FA9FE" w14:textId="77777777" w:rsidR="002759C1" w:rsidRPr="00EC76D5" w:rsidRDefault="002759C1" w:rsidP="002759C1">
      <w:pPr>
        <w:pStyle w:val="Code"/>
      </w:pPr>
      <w:r w:rsidRPr="00EC76D5">
        <w:t xml:space="preserve">    }</w:t>
      </w:r>
    </w:p>
    <w:p w14:paraId="3B095063" w14:textId="77777777" w:rsidR="002759C1" w:rsidRPr="00EC76D5" w:rsidRDefault="002759C1" w:rsidP="002759C1">
      <w:pPr>
        <w:pStyle w:val="Code"/>
      </w:pPr>
      <w:r w:rsidRPr="00EC76D5">
        <w:t xml:space="preserve">    </w:t>
      </w:r>
    </w:p>
    <w:p w14:paraId="6F5DBB02" w14:textId="77777777" w:rsidR="002759C1" w:rsidRPr="00EC76D5" w:rsidRDefault="002759C1" w:rsidP="002759C1">
      <w:pPr>
        <w:pStyle w:val="Code"/>
      </w:pPr>
      <w:r w:rsidRPr="00EC76D5">
        <w:t xml:space="preserve">    return 0;</w:t>
      </w:r>
    </w:p>
    <w:p w14:paraId="79DC1BC8" w14:textId="77777777" w:rsidR="002759C1" w:rsidRPr="00EC76D5" w:rsidRDefault="002759C1" w:rsidP="002759C1">
      <w:pPr>
        <w:pStyle w:val="Code"/>
      </w:pPr>
      <w:r w:rsidRPr="00EC76D5">
        <w:t xml:space="preserve">  }</w:t>
      </w:r>
    </w:p>
    <w:p w14:paraId="0C22C2C4" w14:textId="77777777" w:rsidR="002759C1" w:rsidRPr="00EC76D5" w:rsidRDefault="002759C1" w:rsidP="002759C1">
      <w:pPr>
        <w:pStyle w:val="Code"/>
      </w:pPr>
      <w:r w:rsidRPr="00EC76D5">
        <w:t xml:space="preserve">  </w:t>
      </w:r>
    </w:p>
    <w:p w14:paraId="2C969D77" w14:textId="77777777" w:rsidR="002759C1" w:rsidRPr="00EC76D5" w:rsidRDefault="002759C1" w:rsidP="002759C1">
      <w:pPr>
        <w:pStyle w:val="Code"/>
      </w:pPr>
      <w:r w:rsidRPr="00EC76D5">
        <w:lastRenderedPageBreak/>
        <w:t xml:space="preserve">  public void generateTargetByteList(List&lt;Byte&gt; byteList, Map&lt;Integer,String&gt; accessMap,</w:t>
      </w:r>
    </w:p>
    <w:p w14:paraId="2923A3EA" w14:textId="77777777" w:rsidR="002759C1" w:rsidRPr="00EC76D5" w:rsidRDefault="002759C1" w:rsidP="002759C1">
      <w:pPr>
        <w:pStyle w:val="Code"/>
      </w:pPr>
      <w:r w:rsidRPr="00EC76D5">
        <w:t xml:space="preserve">                      Map&lt;Integer,String&gt; callMap, Set&lt;Integer&gt; returnSet,</w:t>
      </w:r>
    </w:p>
    <w:p w14:paraId="57541F00" w14:textId="77777777" w:rsidR="002759C1" w:rsidRPr="00EC76D5" w:rsidRDefault="002759C1" w:rsidP="002759C1">
      <w:pPr>
        <w:pStyle w:val="Code"/>
      </w:pPr>
      <w:r w:rsidRPr="00EC76D5">
        <w:t xml:space="preserve">                      Map&lt;Integer,Integer&gt; byteToTextMap, List&lt;String&gt; textList) {</w:t>
      </w:r>
    </w:p>
    <w:p w14:paraId="5136186B" w14:textId="77777777" w:rsidR="002759C1" w:rsidRPr="00EC76D5" w:rsidRDefault="002759C1" w:rsidP="002759C1">
      <w:pPr>
        <w:pStyle w:val="Code"/>
      </w:pPr>
      <w:r w:rsidRPr="00EC76D5">
        <w:t xml:space="preserve">    for (int line = 0; line &lt; m_objectCodeList.size(); ++line) {</w:t>
      </w:r>
    </w:p>
    <w:p w14:paraId="23539D69" w14:textId="77777777" w:rsidR="002759C1" w:rsidRPr="00EC76D5" w:rsidRDefault="002759C1" w:rsidP="002759C1">
      <w:pPr>
        <w:pStyle w:val="Code"/>
      </w:pPr>
      <w:r w:rsidRPr="00EC76D5">
        <w:t xml:space="preserve">      ObjectCode objectCode = m_objectCodeList.get(line);</w:t>
      </w:r>
    </w:p>
    <w:p w14:paraId="59CA8522" w14:textId="77777777" w:rsidR="002759C1" w:rsidRPr="00EC76D5" w:rsidRDefault="002759C1" w:rsidP="002759C1">
      <w:pPr>
        <w:pStyle w:val="Code"/>
      </w:pPr>
      <w:r w:rsidRPr="00EC76D5">
        <w:t xml:space="preserve">      </w:t>
      </w:r>
    </w:p>
    <w:p w14:paraId="496247D6" w14:textId="77777777" w:rsidR="002759C1" w:rsidRPr="00EC76D5" w:rsidRDefault="002759C1" w:rsidP="002759C1">
      <w:pPr>
        <w:pStyle w:val="Code"/>
      </w:pPr>
      <w:r w:rsidRPr="00EC76D5">
        <w:t xml:space="preserve">      byteList.addAll(objectCode.byteList());</w:t>
      </w:r>
    </w:p>
    <w:p w14:paraId="5A6AB874" w14:textId="77777777" w:rsidR="002759C1" w:rsidRPr="00EC76D5" w:rsidRDefault="002759C1" w:rsidP="002759C1">
      <w:pPr>
        <w:pStyle w:val="Code"/>
      </w:pPr>
      <w:r w:rsidRPr="00EC76D5">
        <w:t xml:space="preserve">      textList.add(objectCode.toString());</w:t>
      </w:r>
    </w:p>
    <w:p w14:paraId="4B332091" w14:textId="77777777" w:rsidR="002759C1" w:rsidRPr="00EC76D5" w:rsidRDefault="002759C1" w:rsidP="002759C1">
      <w:pPr>
        <w:pStyle w:val="Code"/>
      </w:pPr>
      <w:r w:rsidRPr="00EC76D5">
        <w:t xml:space="preserve">      String returnLabel = objectCode.getReturnLabel();</w:t>
      </w:r>
    </w:p>
    <w:p w14:paraId="03754022" w14:textId="77777777" w:rsidR="002759C1" w:rsidRPr="00EC76D5" w:rsidRDefault="002759C1" w:rsidP="002759C1">
      <w:pPr>
        <w:pStyle w:val="Code"/>
      </w:pPr>
      <w:r w:rsidRPr="00EC76D5">
        <w:t xml:space="preserve">      </w:t>
      </w:r>
    </w:p>
    <w:p w14:paraId="442A0994" w14:textId="77777777" w:rsidR="002759C1" w:rsidRPr="00EC76D5" w:rsidRDefault="002759C1" w:rsidP="002759C1">
      <w:pPr>
        <w:pStyle w:val="Code"/>
      </w:pPr>
      <w:r w:rsidRPr="00EC76D5">
        <w:t xml:space="preserve">      if (objectCode.isRelation() || objectCode.isJump()) {</w:t>
      </w:r>
    </w:p>
    <w:p w14:paraId="1BBE5992" w14:textId="77777777" w:rsidR="002759C1" w:rsidRPr="00EC76D5" w:rsidRDefault="002759C1" w:rsidP="002759C1">
      <w:pPr>
        <w:pStyle w:val="Code"/>
      </w:pPr>
      <w:r w:rsidRPr="00EC76D5">
        <w:t xml:space="preserve">        // Empty.</w:t>
      </w:r>
    </w:p>
    <w:p w14:paraId="707EF19B" w14:textId="77777777" w:rsidR="002759C1" w:rsidRPr="00EC76D5" w:rsidRDefault="002759C1" w:rsidP="002759C1">
      <w:pPr>
        <w:pStyle w:val="Code"/>
      </w:pPr>
      <w:r w:rsidRPr="00EC76D5">
        <w:t xml:space="preserve">      }</w:t>
      </w:r>
    </w:p>
    <w:p w14:paraId="5107B0A8" w14:textId="77777777" w:rsidR="002759C1" w:rsidRPr="00EC76D5" w:rsidRDefault="002759C1" w:rsidP="002759C1">
      <w:pPr>
        <w:pStyle w:val="Code"/>
      </w:pPr>
      <w:r w:rsidRPr="00EC76D5">
        <w:t xml:space="preserve">      else if ((objectCode.getOperator() == ObjectOperator.empty) ||</w:t>
      </w:r>
    </w:p>
    <w:p w14:paraId="2F1105DB" w14:textId="77777777" w:rsidR="002759C1" w:rsidRPr="00EC76D5" w:rsidRDefault="002759C1" w:rsidP="002759C1">
      <w:pPr>
        <w:pStyle w:val="Code"/>
      </w:pPr>
      <w:r w:rsidRPr="00EC76D5">
        <w:t xml:space="preserve">               (objectCode.getOperator() == ObjectOperator.comment) ||</w:t>
      </w:r>
    </w:p>
    <w:p w14:paraId="3B1A80D2" w14:textId="77777777" w:rsidR="002759C1" w:rsidRPr="00EC76D5" w:rsidRDefault="002759C1" w:rsidP="002759C1">
      <w:pPr>
        <w:pStyle w:val="Code"/>
      </w:pPr>
      <w:r w:rsidRPr="00EC76D5">
        <w:t xml:space="preserve">               (objectCode.getOperator() == ObjectOperator.label)) {</w:t>
      </w:r>
    </w:p>
    <w:p w14:paraId="02CCBF1A" w14:textId="77777777" w:rsidR="002759C1" w:rsidRPr="00EC76D5" w:rsidRDefault="002759C1" w:rsidP="002759C1">
      <w:pPr>
        <w:pStyle w:val="Code"/>
      </w:pPr>
      <w:r w:rsidRPr="00EC76D5">
        <w:t xml:space="preserve">        // Empty.</w:t>
      </w:r>
    </w:p>
    <w:p w14:paraId="03CBEE83" w14:textId="77777777" w:rsidR="002759C1" w:rsidRPr="00EC76D5" w:rsidRDefault="002759C1" w:rsidP="002759C1">
      <w:pPr>
        <w:pStyle w:val="Code"/>
      </w:pPr>
      <w:r w:rsidRPr="00EC76D5">
        <w:t xml:space="preserve">      }</w:t>
      </w:r>
    </w:p>
    <w:p w14:paraId="4189D58F" w14:textId="77777777" w:rsidR="002759C1" w:rsidRPr="00EC76D5" w:rsidRDefault="002759C1" w:rsidP="002759C1">
      <w:pPr>
        <w:pStyle w:val="Code"/>
      </w:pPr>
      <w:r w:rsidRPr="00EC76D5">
        <w:t xml:space="preserve">      else if ((objectCode.getOperator() == ObjectOperator.call) &amp;&amp;</w:t>
      </w:r>
    </w:p>
    <w:p w14:paraId="5FD2A1BC" w14:textId="77777777" w:rsidR="002759C1" w:rsidRPr="00EC76D5" w:rsidRDefault="002759C1" w:rsidP="002759C1">
      <w:pPr>
        <w:pStyle w:val="Code"/>
      </w:pPr>
      <w:r w:rsidRPr="00EC76D5">
        <w:t xml:space="preserve">               (objectCode.getOperand(1) instanceof String)) {</w:t>
      </w:r>
    </w:p>
    <w:p w14:paraId="2E938F33" w14:textId="77777777" w:rsidR="002759C1" w:rsidRPr="00EC76D5" w:rsidRDefault="002759C1" w:rsidP="002759C1">
      <w:pPr>
        <w:pStyle w:val="Code"/>
      </w:pPr>
      <w:r w:rsidRPr="00EC76D5">
        <w:t xml:space="preserve">        String calleeName = (String) objectCode.getOperand(1);</w:t>
      </w:r>
    </w:p>
    <w:p w14:paraId="6DE97290" w14:textId="118AE413" w:rsidR="002759C1" w:rsidRPr="00EC76D5" w:rsidRDefault="002759C1" w:rsidP="002759C1">
      <w:pPr>
        <w:pStyle w:val="Code"/>
      </w:pPr>
      <w:r w:rsidRPr="00EC76D5">
        <w:t xml:space="preserve">        int address = byteList.size() - </w:t>
      </w:r>
      <w:r w:rsidR="00BA53A2">
        <w:t>TypeSize.PointerSize</w:t>
      </w:r>
      <w:r w:rsidRPr="00EC76D5">
        <w:t>;</w:t>
      </w:r>
    </w:p>
    <w:p w14:paraId="2FDCF2C1" w14:textId="77777777" w:rsidR="002759C1" w:rsidRPr="00EC76D5" w:rsidRDefault="002759C1" w:rsidP="002759C1">
      <w:pPr>
        <w:pStyle w:val="Code"/>
      </w:pPr>
      <w:r w:rsidRPr="00EC76D5">
        <w:t xml:space="preserve">        callMap.put(address, calleeName);</w:t>
      </w:r>
    </w:p>
    <w:p w14:paraId="4A599414" w14:textId="77777777" w:rsidR="002759C1" w:rsidRPr="00EC76D5" w:rsidRDefault="002759C1" w:rsidP="002759C1">
      <w:pPr>
        <w:pStyle w:val="Code"/>
      </w:pPr>
      <w:r w:rsidRPr="00EC76D5">
        <w:t xml:space="preserve">        byteToTextMap.put(address, textList.size() - 1);</w:t>
      </w:r>
    </w:p>
    <w:p w14:paraId="6992A56B" w14:textId="77777777" w:rsidR="002759C1" w:rsidRPr="00EC76D5" w:rsidRDefault="002759C1" w:rsidP="002759C1">
      <w:pPr>
        <w:pStyle w:val="Code"/>
      </w:pPr>
      <w:r w:rsidRPr="00EC76D5">
        <w:t xml:space="preserve">      }</w:t>
      </w:r>
    </w:p>
    <w:p w14:paraId="39E0F820" w14:textId="77777777" w:rsidR="002759C1" w:rsidRPr="00EC76D5" w:rsidRDefault="002759C1" w:rsidP="002759C1">
      <w:pPr>
        <w:pStyle w:val="Code"/>
      </w:pPr>
      <w:r w:rsidRPr="00EC76D5">
        <w:t xml:space="preserve">      else if (returnLabel != null) {</w:t>
      </w:r>
    </w:p>
    <w:p w14:paraId="069BBFF1" w14:textId="29ED464B" w:rsidR="002759C1" w:rsidRPr="00EC76D5" w:rsidRDefault="002759C1" w:rsidP="002759C1">
      <w:pPr>
        <w:pStyle w:val="Code"/>
      </w:pPr>
      <w:r w:rsidRPr="00EC76D5">
        <w:t xml:space="preserve">        int address = byteList.size() - </w:t>
      </w:r>
      <w:r w:rsidR="00BA53A2">
        <w:t>TypeSize.PointerSize</w:t>
      </w:r>
      <w:r w:rsidRPr="00EC76D5">
        <w:t>;</w:t>
      </w:r>
    </w:p>
    <w:p w14:paraId="201F2BA3" w14:textId="77777777" w:rsidR="002759C1" w:rsidRPr="00EC76D5" w:rsidRDefault="002759C1" w:rsidP="002759C1">
      <w:pPr>
        <w:pStyle w:val="Code"/>
      </w:pPr>
      <w:r w:rsidRPr="00EC76D5">
        <w:t xml:space="preserve">        returnSet.add(address);</w:t>
      </w:r>
    </w:p>
    <w:p w14:paraId="66D9D0B2" w14:textId="77777777" w:rsidR="002759C1" w:rsidRPr="00EC76D5" w:rsidRDefault="002759C1" w:rsidP="002759C1">
      <w:pPr>
        <w:pStyle w:val="Code"/>
      </w:pPr>
      <w:r w:rsidRPr="00EC76D5">
        <w:t xml:space="preserve">      }</w:t>
      </w:r>
    </w:p>
    <w:p w14:paraId="4D283D9D" w14:textId="77777777" w:rsidR="002759C1" w:rsidRPr="00EC76D5" w:rsidRDefault="002759C1" w:rsidP="002759C1">
      <w:pPr>
        <w:pStyle w:val="Code"/>
      </w:pPr>
      <w:r w:rsidRPr="00EC76D5">
        <w:t xml:space="preserve">      else if (objectCode.getOperand(1) instanceof Pair) {</w:t>
      </w:r>
    </w:p>
    <w:p w14:paraId="1BD0A108" w14:textId="54FE53A6" w:rsidR="002759C1" w:rsidRPr="00EC76D5" w:rsidRDefault="002759C1" w:rsidP="002759C1">
      <w:pPr>
        <w:pStyle w:val="Code"/>
      </w:pPr>
      <w:r w:rsidRPr="00EC76D5">
        <w:t xml:space="preserve">        int address = byteList.size() - valueSize(objectCode.getOperand(2)) - valueSize(objectCode.getOperand(3)) - </w:t>
      </w:r>
      <w:r w:rsidR="00BA53A2">
        <w:t>TypeSize.PointerSize</w:t>
      </w:r>
      <w:r w:rsidRPr="00EC76D5">
        <w:t>;</w:t>
      </w:r>
    </w:p>
    <w:p w14:paraId="2DBE6016" w14:textId="77777777" w:rsidR="002759C1" w:rsidRPr="00EC76D5" w:rsidRDefault="002759C1" w:rsidP="002759C1">
      <w:pPr>
        <w:pStyle w:val="Code"/>
      </w:pPr>
      <w:r w:rsidRPr="00EC76D5">
        <w:t xml:space="preserve">        String name = (String) ((Pair) objectCode.getOperand(1)).getFirst();</w:t>
      </w:r>
    </w:p>
    <w:p w14:paraId="7B78FDF6" w14:textId="77777777" w:rsidR="002759C1" w:rsidRPr="00EC76D5" w:rsidRDefault="002759C1" w:rsidP="002759C1">
      <w:pPr>
        <w:pStyle w:val="Code"/>
      </w:pPr>
      <w:r w:rsidRPr="00EC76D5">
        <w:t xml:space="preserve">        accessMap.put(address, name);</w:t>
      </w:r>
    </w:p>
    <w:p w14:paraId="6BB3BBA1" w14:textId="77777777" w:rsidR="002759C1" w:rsidRPr="00EC76D5" w:rsidRDefault="002759C1" w:rsidP="002759C1">
      <w:pPr>
        <w:pStyle w:val="Code"/>
      </w:pPr>
      <w:r w:rsidRPr="00EC76D5">
        <w:t xml:space="preserve">      }</w:t>
      </w:r>
    </w:p>
    <w:p w14:paraId="6931F3AA" w14:textId="77777777" w:rsidR="002759C1" w:rsidRPr="00EC76D5" w:rsidRDefault="002759C1" w:rsidP="002759C1">
      <w:pPr>
        <w:pStyle w:val="Code"/>
      </w:pPr>
      <w:r w:rsidRPr="00EC76D5">
        <w:t xml:space="preserve">      else if (objectCode.getOperand(2) instanceof Pair) {</w:t>
      </w:r>
    </w:p>
    <w:p w14:paraId="3C5DBB6A" w14:textId="016F6B0B" w:rsidR="002759C1" w:rsidRPr="00EC76D5" w:rsidRDefault="002759C1" w:rsidP="002759C1">
      <w:pPr>
        <w:pStyle w:val="Code"/>
      </w:pPr>
      <w:r w:rsidRPr="00EC76D5">
        <w:t xml:space="preserve">        int address = byteList.size() - operandSize(objectCode.getOperator(), objectCode.getOperand(3)) - </w:t>
      </w:r>
      <w:r w:rsidR="00BA53A2">
        <w:t>TypeSize.PointerSize</w:t>
      </w:r>
      <w:r w:rsidRPr="00EC76D5">
        <w:t>;</w:t>
      </w:r>
    </w:p>
    <w:p w14:paraId="72EBB89B" w14:textId="77777777" w:rsidR="002759C1" w:rsidRPr="00EC76D5" w:rsidRDefault="002759C1" w:rsidP="002759C1">
      <w:pPr>
        <w:pStyle w:val="Code"/>
      </w:pPr>
      <w:r w:rsidRPr="00EC76D5">
        <w:t xml:space="preserve">        String name = (String) ((Pair) objectCode.getOperand(2)).getFirst();</w:t>
      </w:r>
    </w:p>
    <w:p w14:paraId="5816101D" w14:textId="77777777" w:rsidR="002759C1" w:rsidRPr="00EC76D5" w:rsidRDefault="002759C1" w:rsidP="002759C1">
      <w:pPr>
        <w:pStyle w:val="Code"/>
      </w:pPr>
      <w:r w:rsidRPr="00EC76D5">
        <w:t xml:space="preserve">        accessMap.put(address, name);</w:t>
      </w:r>
    </w:p>
    <w:p w14:paraId="61750179" w14:textId="77777777" w:rsidR="002759C1" w:rsidRPr="00EC76D5" w:rsidRDefault="002759C1" w:rsidP="002759C1">
      <w:pPr>
        <w:pStyle w:val="Code"/>
      </w:pPr>
      <w:r w:rsidRPr="00EC76D5">
        <w:t xml:space="preserve">      }</w:t>
      </w:r>
    </w:p>
    <w:p w14:paraId="60C67019" w14:textId="77777777" w:rsidR="002759C1" w:rsidRPr="00EC76D5" w:rsidRDefault="002759C1" w:rsidP="002759C1">
      <w:pPr>
        <w:pStyle w:val="Code"/>
      </w:pPr>
      <w:r w:rsidRPr="00EC76D5">
        <w:t xml:space="preserve">      else if (objectCode.getOperand(3) instanceof Pair) {</w:t>
      </w:r>
    </w:p>
    <w:p w14:paraId="37C75390" w14:textId="475E9321" w:rsidR="002759C1" w:rsidRPr="00EC76D5" w:rsidRDefault="002759C1" w:rsidP="002759C1">
      <w:pPr>
        <w:pStyle w:val="Code"/>
      </w:pPr>
      <w:r w:rsidRPr="00EC76D5">
        <w:t xml:space="preserve">        int address = byteList.size() - </w:t>
      </w:r>
      <w:r w:rsidR="00BA53A2">
        <w:t>TypeSize.PointerSize</w:t>
      </w:r>
      <w:r w:rsidRPr="00EC76D5">
        <w:t>;</w:t>
      </w:r>
    </w:p>
    <w:p w14:paraId="74DD850A" w14:textId="77777777" w:rsidR="002759C1" w:rsidRPr="00EC76D5" w:rsidRDefault="002759C1" w:rsidP="002759C1">
      <w:pPr>
        <w:pStyle w:val="Code"/>
      </w:pPr>
      <w:r w:rsidRPr="00EC76D5">
        <w:t xml:space="preserve">        String name = (String) ((Pair) objectCode.getOperand(3)).getFirst();</w:t>
      </w:r>
    </w:p>
    <w:p w14:paraId="7145C6A4" w14:textId="77777777" w:rsidR="002759C1" w:rsidRPr="00EC76D5" w:rsidRDefault="002759C1" w:rsidP="002759C1">
      <w:pPr>
        <w:pStyle w:val="Code"/>
      </w:pPr>
      <w:r w:rsidRPr="00EC76D5">
        <w:t xml:space="preserve">        accessMap.put(address, name);</w:t>
      </w:r>
    </w:p>
    <w:p w14:paraId="1CE28514" w14:textId="77777777" w:rsidR="002759C1" w:rsidRPr="00EC76D5" w:rsidRDefault="002759C1" w:rsidP="002759C1">
      <w:pPr>
        <w:pStyle w:val="Code"/>
      </w:pPr>
      <w:r w:rsidRPr="00EC76D5">
        <w:t xml:space="preserve">      }</w:t>
      </w:r>
    </w:p>
    <w:p w14:paraId="391821B7" w14:textId="77777777" w:rsidR="002759C1" w:rsidRPr="00EC76D5" w:rsidRDefault="002759C1" w:rsidP="002759C1">
      <w:pPr>
        <w:pStyle w:val="Code"/>
      </w:pPr>
      <w:r w:rsidRPr="00EC76D5">
        <w:t xml:space="preserve">      else if (objectCode.getOperand(1) instanceof String) {</w:t>
      </w:r>
    </w:p>
    <w:p w14:paraId="6DD22DF6" w14:textId="77777777" w:rsidR="002759C1" w:rsidRPr="00EC76D5" w:rsidRDefault="002759C1" w:rsidP="002759C1">
      <w:pPr>
        <w:pStyle w:val="Code"/>
      </w:pPr>
      <w:r w:rsidRPr="00EC76D5">
        <w:t xml:space="preserve">        Main.DebugStream2.println("1: " + objectCode.getOperand(1));</w:t>
      </w:r>
    </w:p>
    <w:p w14:paraId="333A3752" w14:textId="77777777" w:rsidR="002759C1" w:rsidRPr="00EC76D5" w:rsidRDefault="002759C1" w:rsidP="002759C1">
      <w:pPr>
        <w:pStyle w:val="Code"/>
      </w:pPr>
      <w:r w:rsidRPr="00EC76D5">
        <w:t xml:space="preserve">      }</w:t>
      </w:r>
    </w:p>
    <w:p w14:paraId="5B690F7E" w14:textId="77777777" w:rsidR="002759C1" w:rsidRPr="00EC76D5" w:rsidRDefault="002759C1" w:rsidP="002759C1">
      <w:pPr>
        <w:pStyle w:val="Code"/>
      </w:pPr>
      <w:r w:rsidRPr="00EC76D5">
        <w:t xml:space="preserve">      else if (objectCode.getOperand(2) instanceof String) {</w:t>
      </w:r>
    </w:p>
    <w:p w14:paraId="68843248" w14:textId="77777777" w:rsidR="002759C1" w:rsidRPr="00EC76D5" w:rsidRDefault="002759C1" w:rsidP="002759C1">
      <w:pPr>
        <w:pStyle w:val="Code"/>
      </w:pPr>
      <w:r w:rsidRPr="00EC76D5">
        <w:t xml:space="preserve">        Main.DebugStream2.println("2: " + objectCode.getOperand(2));</w:t>
      </w:r>
    </w:p>
    <w:p w14:paraId="3289E85F" w14:textId="77777777" w:rsidR="002759C1" w:rsidRPr="00EC76D5" w:rsidRDefault="002759C1" w:rsidP="002759C1">
      <w:pPr>
        <w:pStyle w:val="Code"/>
      </w:pPr>
      <w:r w:rsidRPr="00EC76D5">
        <w:t xml:space="preserve">      }</w:t>
      </w:r>
    </w:p>
    <w:p w14:paraId="6FA453C9" w14:textId="77777777" w:rsidR="002759C1" w:rsidRPr="00EC76D5" w:rsidRDefault="002759C1" w:rsidP="002759C1">
      <w:pPr>
        <w:pStyle w:val="Code"/>
      </w:pPr>
      <w:r w:rsidRPr="00EC76D5">
        <w:t xml:space="preserve">      else if (objectCode.getOperand(3) instanceof String) {</w:t>
      </w:r>
    </w:p>
    <w:p w14:paraId="0E2F269B" w14:textId="77777777" w:rsidR="002759C1" w:rsidRPr="00EC76D5" w:rsidRDefault="002759C1" w:rsidP="002759C1">
      <w:pPr>
        <w:pStyle w:val="Code"/>
      </w:pPr>
      <w:r w:rsidRPr="00EC76D5">
        <w:t xml:space="preserve">        Main.DebugStream2.println("3: " + objectCode.getOperand(3));</w:t>
      </w:r>
    </w:p>
    <w:p w14:paraId="41E8C108" w14:textId="77777777" w:rsidR="002759C1" w:rsidRPr="00EC76D5" w:rsidRDefault="002759C1" w:rsidP="002759C1">
      <w:pPr>
        <w:pStyle w:val="Code"/>
      </w:pPr>
      <w:r w:rsidRPr="00EC76D5">
        <w:t xml:space="preserve">      }</w:t>
      </w:r>
    </w:p>
    <w:p w14:paraId="194216A4" w14:textId="77777777" w:rsidR="002759C1" w:rsidRPr="00EC76D5" w:rsidRDefault="002759C1" w:rsidP="002759C1">
      <w:pPr>
        <w:pStyle w:val="Code"/>
      </w:pPr>
      <w:r w:rsidRPr="00EC76D5">
        <w:lastRenderedPageBreak/>
        <w:t xml:space="preserve">    }</w:t>
      </w:r>
    </w:p>
    <w:p w14:paraId="176B570A" w14:textId="77777777" w:rsidR="002759C1" w:rsidRPr="00EC76D5" w:rsidRDefault="002759C1" w:rsidP="002759C1">
      <w:pPr>
        <w:pStyle w:val="Code"/>
      </w:pPr>
      <w:r w:rsidRPr="00EC76D5">
        <w:t xml:space="preserve">  }</w:t>
      </w:r>
    </w:p>
    <w:p w14:paraId="1F93552B" w14:textId="0BF6DCB9" w:rsidR="002759C1" w:rsidRPr="00EC76D5" w:rsidRDefault="002759C1" w:rsidP="002759C1">
      <w:pPr>
        <w:pStyle w:val="Code"/>
      </w:pPr>
      <w:r w:rsidRPr="00EC76D5">
        <w:t>}</w:t>
      </w:r>
    </w:p>
    <w:p w14:paraId="5A0C5D5C" w14:textId="77777777" w:rsidR="002759C1" w:rsidRPr="00EC76D5" w:rsidRDefault="002759C1" w:rsidP="002759C1"/>
    <w:p w14:paraId="4723D0D6" w14:textId="77777777" w:rsidR="00E72C1B" w:rsidRPr="00EC76D5" w:rsidRDefault="00E72C1B" w:rsidP="00E72C1B">
      <w:pPr>
        <w:pStyle w:val="Code"/>
      </w:pPr>
    </w:p>
    <w:p w14:paraId="471857BA" w14:textId="75D6E828" w:rsidR="004F3CC8" w:rsidRPr="00EC76D5" w:rsidRDefault="004F3CC8" w:rsidP="007F7AF0">
      <w:pPr>
        <w:pStyle w:val="Code"/>
      </w:pPr>
    </w:p>
    <w:p w14:paraId="37CA8CF2" w14:textId="3B947DB6" w:rsidR="00D45C3E" w:rsidRPr="00EC76D5" w:rsidRDefault="00D45C3E" w:rsidP="00B952B4">
      <w:pPr>
        <w:pStyle w:val="Code"/>
      </w:pPr>
    </w:p>
    <w:p w14:paraId="5B4F3609" w14:textId="029F264C" w:rsidR="00AD7B52" w:rsidRPr="00EC76D5" w:rsidRDefault="001D1BEE" w:rsidP="00AD7B52">
      <w:pPr>
        <w:pStyle w:val="Rubrik1"/>
      </w:pPr>
      <w:bookmarkStart w:id="5859" w:name="_Ref420874022"/>
      <w:bookmarkStart w:id="5860" w:name="_Toc481936437"/>
      <w:r w:rsidRPr="00EC76D5">
        <w:lastRenderedPageBreak/>
        <w:t>The Linker</w:t>
      </w:r>
      <w:bookmarkEnd w:id="5859"/>
      <w:bookmarkEnd w:id="5860"/>
    </w:p>
    <w:p w14:paraId="08D8D409" w14:textId="58588CDE" w:rsidR="00DB29D5" w:rsidRPr="00EC76D5" w:rsidRDefault="00DB29D5" w:rsidP="00276387">
      <w:pPr>
        <w:pStyle w:val="Rubrik2"/>
      </w:pPr>
      <w:bookmarkStart w:id="5861" w:name="_Ref419646553"/>
      <w:bookmarkStart w:id="5862" w:name="_Toc481936438"/>
      <w:r w:rsidRPr="00EC76D5">
        <w:t>The Linker Class</w:t>
      </w:r>
      <w:bookmarkEnd w:id="5861"/>
      <w:bookmarkEnd w:id="5862"/>
    </w:p>
    <w:p w14:paraId="6E403FB9" w14:textId="7D798A20" w:rsidR="007503AC" w:rsidRPr="00EC76D5" w:rsidRDefault="007503AC" w:rsidP="007503AC">
      <w:r w:rsidRPr="00EC76D5">
        <w:t xml:space="preserve">The </w:t>
      </w:r>
      <w:r w:rsidRPr="00EC76D5">
        <w:rPr>
          <w:rStyle w:val="CodeInText"/>
        </w:rPr>
        <w:t>LinkerInfo</w:t>
      </w:r>
      <w:r w:rsidRPr="00EC76D5">
        <w:t xml:space="preserve"> class holds the information of a function </w:t>
      </w:r>
      <w:r w:rsidR="00C37108">
        <w:t>definition</w:t>
      </w:r>
      <w:r w:rsidRPr="00EC76D5">
        <w:t xml:space="preserve"> or a static variable:</w:t>
      </w:r>
    </w:p>
    <w:p w14:paraId="31D9A09B" w14:textId="77777777" w:rsidR="00E61F62" w:rsidRPr="00EC76D5" w:rsidRDefault="008B7D09" w:rsidP="00E61F62">
      <w:pPr>
        <w:pStyle w:val="Liststycke"/>
        <w:numPr>
          <w:ilvl w:val="0"/>
          <w:numId w:val="99"/>
        </w:numPr>
      </w:pPr>
      <w:r w:rsidRPr="00EC76D5">
        <w:rPr>
          <w:rStyle w:val="CodeInText"/>
        </w:rPr>
        <w:t>m</w:t>
      </w:r>
      <w:r w:rsidR="00D21DFD" w:rsidRPr="00EC76D5">
        <w:rPr>
          <w:rStyle w:val="CodeInText"/>
        </w:rPr>
        <w:t>_fullName</w:t>
      </w:r>
      <w:r w:rsidR="00C90584" w:rsidRPr="00EC76D5">
        <w:t>: t</w:t>
      </w:r>
      <w:r w:rsidR="00A4082A" w:rsidRPr="00EC76D5">
        <w:t xml:space="preserve">he full name of the </w:t>
      </w:r>
      <w:r w:rsidR="00AB21C4" w:rsidRPr="00EC76D5">
        <w:t>function or static variable.</w:t>
      </w:r>
      <w:r w:rsidR="000101FD" w:rsidRPr="00EC76D5">
        <w:t xml:space="preserve"> The full name of a function or global variable with external linkage is just its regular name, while the full name of </w:t>
      </w:r>
    </w:p>
    <w:p w14:paraId="04F332A7" w14:textId="77777777" w:rsidR="00E61F62" w:rsidRPr="00EC76D5" w:rsidRDefault="006B074A" w:rsidP="00E61F62">
      <w:pPr>
        <w:pStyle w:val="Liststycke"/>
        <w:numPr>
          <w:ilvl w:val="0"/>
          <w:numId w:val="99"/>
        </w:numPr>
      </w:pPr>
      <w:r w:rsidRPr="00EC76D5">
        <w:rPr>
          <w:rStyle w:val="CodeInText"/>
        </w:rPr>
        <w:t>m_entryPoint</w:t>
      </w:r>
      <w:r w:rsidR="00C90584" w:rsidRPr="00EC76D5">
        <w:t>: t</w:t>
      </w:r>
      <w:r w:rsidR="00E61F62" w:rsidRPr="00EC76D5">
        <w:t xml:space="preserve">he function </w:t>
      </w:r>
      <w:r w:rsidR="00650DC1" w:rsidRPr="00EC76D5">
        <w:t>call entry point</w:t>
      </w:r>
      <w:r w:rsidR="00E61F62" w:rsidRPr="00EC76D5">
        <w:t>, which may differ</w:t>
      </w:r>
      <w:r w:rsidR="00650DC1" w:rsidRPr="00EC76D5">
        <w:t xml:space="preserve"> from the start address of the function</w:t>
      </w:r>
      <w:r w:rsidR="00E61F62" w:rsidRPr="00EC76D5">
        <w:rPr>
          <w:rStyle w:val="Fotnotsreferens"/>
        </w:rPr>
        <w:footnoteReference w:id="10"/>
      </w:r>
      <w:r w:rsidR="006A5F1A" w:rsidRPr="00EC76D5">
        <w:t>.</w:t>
      </w:r>
    </w:p>
    <w:p w14:paraId="00EAEA11" w14:textId="77777777" w:rsidR="006B074A" w:rsidRPr="00EC76D5" w:rsidRDefault="006B074A" w:rsidP="0076353F">
      <w:pPr>
        <w:pStyle w:val="Liststycke"/>
        <w:numPr>
          <w:ilvl w:val="0"/>
          <w:numId w:val="99"/>
        </w:numPr>
      </w:pPr>
      <w:r w:rsidRPr="00EC76D5">
        <w:rPr>
          <w:rStyle w:val="CodeInText"/>
        </w:rPr>
        <w:t>m_accessMap</w:t>
      </w:r>
      <w:r w:rsidR="00C90584" w:rsidRPr="00EC76D5">
        <w:t xml:space="preserve">: </w:t>
      </w:r>
      <w:r w:rsidR="00344BE1" w:rsidRPr="00EC76D5">
        <w:t>the map of all accesses of function or static variables.</w:t>
      </w:r>
    </w:p>
    <w:p w14:paraId="4F2246E5" w14:textId="77777777" w:rsidR="006B074A" w:rsidRPr="00EC76D5" w:rsidRDefault="006B074A" w:rsidP="0076353F">
      <w:pPr>
        <w:pStyle w:val="Liststycke"/>
        <w:numPr>
          <w:ilvl w:val="0"/>
          <w:numId w:val="99"/>
        </w:numPr>
      </w:pPr>
      <w:r w:rsidRPr="00EC76D5">
        <w:rPr>
          <w:rStyle w:val="CodeInText"/>
        </w:rPr>
        <w:t>m_</w:t>
      </w:r>
      <w:r w:rsidR="00BC5E1E" w:rsidRPr="00EC76D5">
        <w:rPr>
          <w:rStyle w:val="CodeInText"/>
        </w:rPr>
        <w:t>callMap</w:t>
      </w:r>
      <w:r w:rsidR="00BC5E1E" w:rsidRPr="00EC76D5">
        <w:t>:</w:t>
      </w:r>
      <w:r w:rsidR="00344BE1" w:rsidRPr="00EC76D5">
        <w:t xml:space="preserve"> the map of all function calls. The reason we </w:t>
      </w:r>
      <w:r w:rsidR="00FF63D6" w:rsidRPr="00EC76D5">
        <w:t>distinguish</w:t>
      </w:r>
      <w:r w:rsidR="00344BE1" w:rsidRPr="00EC76D5">
        <w:t xml:space="preserve"> between </w:t>
      </w:r>
      <w:r w:rsidR="00344BE1" w:rsidRPr="00EC76D5">
        <w:rPr>
          <w:rStyle w:val="CodeInText"/>
        </w:rPr>
        <w:t>m_accessMap</w:t>
      </w:r>
      <w:r w:rsidR="00344BE1" w:rsidRPr="00EC76D5">
        <w:t xml:space="preserve"> and </w:t>
      </w:r>
      <w:r w:rsidR="00344BE1" w:rsidRPr="00EC76D5">
        <w:rPr>
          <w:rStyle w:val="CodeInText"/>
        </w:rPr>
        <w:t>m_callMap</w:t>
      </w:r>
      <w:r w:rsidR="00344BE1" w:rsidRPr="00EC76D5">
        <w:t xml:space="preserve"> is that accesses are </w:t>
      </w:r>
      <w:r w:rsidR="00A37C7B" w:rsidRPr="00EC76D5">
        <w:t>absolute</w:t>
      </w:r>
      <w:r w:rsidR="00344BE1" w:rsidRPr="00EC76D5">
        <w:t xml:space="preserve"> while function calls are relative.</w:t>
      </w:r>
    </w:p>
    <w:p w14:paraId="7106AC49" w14:textId="77777777" w:rsidR="006B074A" w:rsidRPr="00EC76D5" w:rsidRDefault="006B074A" w:rsidP="0076353F">
      <w:pPr>
        <w:pStyle w:val="Liststycke"/>
        <w:numPr>
          <w:ilvl w:val="0"/>
          <w:numId w:val="99"/>
        </w:numPr>
      </w:pPr>
      <w:r w:rsidRPr="00EC76D5">
        <w:rPr>
          <w:rStyle w:val="CodeInText"/>
        </w:rPr>
        <w:t>m_</w:t>
      </w:r>
      <w:r w:rsidR="00BC5E1E" w:rsidRPr="00EC76D5">
        <w:rPr>
          <w:rStyle w:val="CodeInText"/>
        </w:rPr>
        <w:t>returnSet</w:t>
      </w:r>
      <w:r w:rsidR="00BC5E1E" w:rsidRPr="00EC76D5">
        <w:t>:</w:t>
      </w:r>
      <w:r w:rsidR="00FF63D6" w:rsidRPr="00EC76D5">
        <w:t xml:space="preserve"> the set o</w:t>
      </w:r>
      <w:r w:rsidR="008B097B" w:rsidRPr="00EC76D5">
        <w:t>f all return address assignments.</w:t>
      </w:r>
    </w:p>
    <w:p w14:paraId="280C63CF" w14:textId="3BAEE149" w:rsidR="006B074A" w:rsidRPr="00EC76D5" w:rsidRDefault="006B074A" w:rsidP="0076353F">
      <w:pPr>
        <w:pStyle w:val="Liststycke"/>
        <w:numPr>
          <w:ilvl w:val="0"/>
          <w:numId w:val="99"/>
        </w:numPr>
      </w:pPr>
      <w:r w:rsidRPr="00EC76D5">
        <w:rPr>
          <w:rStyle w:val="CodeInText"/>
        </w:rPr>
        <w:t>m_</w:t>
      </w:r>
      <w:r w:rsidR="00BC5E1E" w:rsidRPr="00EC76D5">
        <w:rPr>
          <w:rStyle w:val="CodeInText"/>
        </w:rPr>
        <w:t>byteList</w:t>
      </w:r>
      <w:r w:rsidR="00BC5E1E" w:rsidRPr="00EC76D5">
        <w:t>:</w:t>
      </w:r>
      <w:r w:rsidR="008B097B" w:rsidRPr="00EC76D5">
        <w:t xml:space="preserve"> the actual code of the function or </w:t>
      </w:r>
      <w:r w:rsidR="00F4217C">
        <w:t>initialization</w:t>
      </w:r>
      <w:r w:rsidR="00A37C7B" w:rsidRPr="00EC76D5">
        <w:t xml:space="preserve"> </w:t>
      </w:r>
      <w:r w:rsidR="008B097B" w:rsidRPr="00EC76D5">
        <w:t>data of the static variable.</w:t>
      </w:r>
      <w:r w:rsidR="007D0024" w:rsidRPr="00EC76D5">
        <w:t xml:space="preserve"> If the static variable is un</w:t>
      </w:r>
      <w:r w:rsidR="00266D64">
        <w:t>initialized</w:t>
      </w:r>
      <w:r w:rsidR="007D0024" w:rsidRPr="00EC76D5">
        <w:t>, all data is zero.</w:t>
      </w:r>
    </w:p>
    <w:p w14:paraId="0A827FC9" w14:textId="77777777" w:rsidR="00F6417F" w:rsidRPr="00EC76D5" w:rsidRDefault="004E4EB0" w:rsidP="004E4EB0">
      <w:r w:rsidRPr="00EC76D5">
        <w:t xml:space="preserve">The </w:t>
      </w:r>
      <w:r w:rsidRPr="00EC76D5">
        <w:rPr>
          <w:rStyle w:val="CodeInText"/>
        </w:rPr>
        <w:t>Linker</w:t>
      </w:r>
      <w:r w:rsidRPr="00EC76D5">
        <w:t xml:space="preserve"> class</w:t>
      </w:r>
      <w:r w:rsidR="005B486C" w:rsidRPr="00EC76D5">
        <w:t xml:space="preserve"> merge </w:t>
      </w:r>
      <w:r w:rsidR="00D000C7" w:rsidRPr="00EC76D5">
        <w:t>code of the object files and modifies the global accesses, function call</w:t>
      </w:r>
      <w:r w:rsidR="0003716F" w:rsidRPr="00EC76D5">
        <w:t>s</w:t>
      </w:r>
      <w:r w:rsidR="00D000C7" w:rsidRPr="00EC76D5">
        <w:t>,</w:t>
      </w:r>
      <w:r w:rsidR="00D70339" w:rsidRPr="00EC76D5">
        <w:t xml:space="preserve"> and</w:t>
      </w:r>
      <w:r w:rsidR="00D000C7" w:rsidRPr="00EC76D5">
        <w:t xml:space="preserve"> return </w:t>
      </w:r>
      <w:r w:rsidR="0003716F" w:rsidRPr="00EC76D5">
        <w:t>assignments</w:t>
      </w:r>
      <w:r w:rsidR="001D5527" w:rsidRPr="00EC76D5">
        <w:t xml:space="preserve"> and save</w:t>
      </w:r>
      <w:r w:rsidR="00013B7A" w:rsidRPr="00EC76D5">
        <w:t>s the final code in a com-file, which is executable in 16-bits Windows</w:t>
      </w:r>
      <w:r w:rsidR="00072191" w:rsidRPr="00EC76D5">
        <w:t>.</w:t>
      </w:r>
      <w:r w:rsidR="00F6417F" w:rsidRPr="00EC76D5">
        <w:t xml:space="preserve"> More specific, the linker has the following tasks:</w:t>
      </w:r>
    </w:p>
    <w:p w14:paraId="4B6D03E2" w14:textId="77777777" w:rsidR="00F6417F" w:rsidRPr="00EC76D5" w:rsidRDefault="005064F2" w:rsidP="00F6417F">
      <w:pPr>
        <w:pStyle w:val="Liststycke"/>
        <w:numPr>
          <w:ilvl w:val="0"/>
          <w:numId w:val="102"/>
        </w:numPr>
      </w:pPr>
      <w:r w:rsidRPr="00EC76D5">
        <w:t xml:space="preserve">First we </w:t>
      </w:r>
      <w:r w:rsidR="008B5778" w:rsidRPr="00EC76D5">
        <w:t xml:space="preserve">load all function and static variables from all the object files and </w:t>
      </w:r>
      <w:r w:rsidR="00917942" w:rsidRPr="00EC76D5">
        <w:t xml:space="preserve">to </w:t>
      </w:r>
      <w:r w:rsidR="008B5778" w:rsidRPr="00EC76D5">
        <w:t xml:space="preserve">make sure </w:t>
      </w:r>
      <w:r w:rsidR="006F4B5A" w:rsidRPr="00EC76D5">
        <w:t xml:space="preserve">that </w:t>
      </w:r>
      <w:r w:rsidR="008B5778" w:rsidRPr="00EC76D5">
        <w:t xml:space="preserve">two elements </w:t>
      </w:r>
      <w:r w:rsidR="00296128" w:rsidRPr="00EC76D5">
        <w:t xml:space="preserve">do not </w:t>
      </w:r>
      <w:r w:rsidR="008B5778" w:rsidRPr="00EC76D5">
        <w:t>share the same name.</w:t>
      </w:r>
    </w:p>
    <w:p w14:paraId="303AC1FB" w14:textId="77777777" w:rsidR="00296128" w:rsidRPr="00EC76D5" w:rsidRDefault="005064F2" w:rsidP="00F6417F">
      <w:pPr>
        <w:pStyle w:val="Liststycke"/>
        <w:numPr>
          <w:ilvl w:val="0"/>
          <w:numId w:val="102"/>
        </w:numPr>
      </w:pPr>
      <w:r w:rsidRPr="00EC76D5">
        <w:t xml:space="preserve">The we </w:t>
      </w:r>
      <w:r w:rsidR="00293565" w:rsidRPr="00EC76D5">
        <w:t>i</w:t>
      </w:r>
      <w:r w:rsidR="00296128" w:rsidRPr="00EC76D5">
        <w:t xml:space="preserve">dentify the </w:t>
      </w:r>
      <w:r w:rsidR="00296128" w:rsidRPr="00EC76D5">
        <w:rPr>
          <w:rStyle w:val="CodeInText"/>
        </w:rPr>
        <w:t>main</w:t>
      </w:r>
      <w:r w:rsidR="00296128" w:rsidRPr="00EC76D5">
        <w:t xml:space="preserve"> function and trace all functions and global variables reachable from </w:t>
      </w:r>
      <w:r w:rsidR="00296128" w:rsidRPr="00EC76D5">
        <w:rPr>
          <w:rStyle w:val="CodeInText"/>
        </w:rPr>
        <w:t>main</w:t>
      </w:r>
      <w:r w:rsidR="00296128" w:rsidRPr="00EC76D5">
        <w:t xml:space="preserve">. All elements not reachable from </w:t>
      </w:r>
      <w:r w:rsidR="00296128" w:rsidRPr="00EC76D5">
        <w:rPr>
          <w:rStyle w:val="CodeInText"/>
        </w:rPr>
        <w:t>main</w:t>
      </w:r>
      <w:r w:rsidR="00296128" w:rsidRPr="00EC76D5">
        <w:t xml:space="preserve"> are discarded.</w:t>
      </w:r>
    </w:p>
    <w:p w14:paraId="59307B98" w14:textId="77777777" w:rsidR="007B5A8B" w:rsidRPr="00EC76D5" w:rsidRDefault="00AE77D6" w:rsidP="00F6417F">
      <w:pPr>
        <w:pStyle w:val="Liststycke"/>
        <w:numPr>
          <w:ilvl w:val="0"/>
          <w:numId w:val="102"/>
        </w:numPr>
      </w:pPr>
      <w:r w:rsidRPr="00EC76D5">
        <w:t xml:space="preserve">For each function or </w:t>
      </w:r>
      <w:r w:rsidR="00B50D7B" w:rsidRPr="00EC76D5">
        <w:t>global variable we modifies all accesses, and for each function we modify all calls and return assignments.</w:t>
      </w:r>
    </w:p>
    <w:p w14:paraId="34026603" w14:textId="77777777" w:rsidR="00293565" w:rsidRPr="00EC76D5" w:rsidRDefault="00B65949" w:rsidP="00F6417F">
      <w:pPr>
        <w:pStyle w:val="Liststycke"/>
        <w:numPr>
          <w:ilvl w:val="0"/>
          <w:numId w:val="102"/>
        </w:numPr>
      </w:pPr>
      <w:r w:rsidRPr="00EC76D5">
        <w:t xml:space="preserve">Finally, we save the code and data for all elements reachable from </w:t>
      </w:r>
      <w:r w:rsidRPr="00EC76D5">
        <w:rPr>
          <w:rStyle w:val="CodeInText"/>
        </w:rPr>
        <w:t>main</w:t>
      </w:r>
      <w:r w:rsidRPr="00EC76D5">
        <w:t xml:space="preserve"> in the com-file.</w:t>
      </w:r>
    </w:p>
    <w:p w14:paraId="5B105B3A" w14:textId="77777777" w:rsidR="00D70339" w:rsidRPr="00EC76D5" w:rsidRDefault="001B717F" w:rsidP="004E4EB0">
      <w:r w:rsidRPr="00EC76D5">
        <w:t>There are several maps:</w:t>
      </w:r>
    </w:p>
    <w:p w14:paraId="1D88AD9E" w14:textId="77777777" w:rsidR="00431169" w:rsidRPr="00EC76D5" w:rsidRDefault="00396672" w:rsidP="001B717F">
      <w:pPr>
        <w:pStyle w:val="Liststycke"/>
        <w:numPr>
          <w:ilvl w:val="0"/>
          <w:numId w:val="100"/>
        </w:numPr>
      </w:pPr>
      <w:r w:rsidRPr="00EC76D5">
        <w:rPr>
          <w:rStyle w:val="CodeInText"/>
        </w:rPr>
        <w:t>m_globalMap</w:t>
      </w:r>
      <w:r w:rsidR="001B717F" w:rsidRPr="00EC76D5">
        <w:rPr>
          <w:rStyle w:val="CodeInText"/>
        </w:rPr>
        <w:t>:</w:t>
      </w:r>
      <w:r w:rsidRPr="00EC76D5">
        <w:t xml:space="preserve"> </w:t>
      </w:r>
      <w:r w:rsidR="0023128A" w:rsidRPr="00EC76D5">
        <w:t>holds all functions and static variables of all object files.</w:t>
      </w:r>
      <w:r w:rsidRPr="00EC76D5">
        <w:t xml:space="preserve"> </w:t>
      </w:r>
    </w:p>
    <w:p w14:paraId="1F794F4E" w14:textId="77777777" w:rsidR="00431169" w:rsidRPr="00EC76D5" w:rsidRDefault="00396672" w:rsidP="00B96F81">
      <w:pPr>
        <w:pStyle w:val="Liststycke"/>
        <w:numPr>
          <w:ilvl w:val="0"/>
          <w:numId w:val="100"/>
        </w:numPr>
      </w:pPr>
      <w:r w:rsidRPr="00EC76D5">
        <w:rPr>
          <w:rStyle w:val="CodeInText"/>
        </w:rPr>
        <w:t>m_globalList</w:t>
      </w:r>
      <w:r w:rsidR="00431169" w:rsidRPr="00EC76D5">
        <w:rPr>
          <w:rStyle w:val="CodeInText"/>
        </w:rPr>
        <w:t>:</w:t>
      </w:r>
      <w:r w:rsidRPr="00EC76D5">
        <w:t xml:space="preserve"> holds all </w:t>
      </w:r>
      <w:r w:rsidR="0023128A" w:rsidRPr="00EC76D5">
        <w:t>functions and static variables r</w:t>
      </w:r>
      <w:r w:rsidRPr="00EC76D5">
        <w:t xml:space="preserve">eachable from </w:t>
      </w:r>
      <w:r w:rsidRPr="00EC76D5">
        <w:rPr>
          <w:rStyle w:val="CodeInText"/>
        </w:rPr>
        <w:t>main</w:t>
      </w:r>
      <w:r w:rsidRPr="00EC76D5">
        <w:t xml:space="preserve">, where </w:t>
      </w:r>
      <w:r w:rsidRPr="00EC76D5">
        <w:rPr>
          <w:rStyle w:val="CodeInText"/>
        </w:rPr>
        <w:t>main</w:t>
      </w:r>
      <w:r w:rsidRPr="00EC76D5">
        <w:t xml:space="preserve"> is always placed first.</w:t>
      </w:r>
    </w:p>
    <w:p w14:paraId="0BE43310" w14:textId="77777777" w:rsidR="00431169" w:rsidRPr="00EC76D5" w:rsidRDefault="00396672" w:rsidP="001B717F">
      <w:pPr>
        <w:pStyle w:val="Liststycke"/>
        <w:numPr>
          <w:ilvl w:val="0"/>
          <w:numId w:val="100"/>
        </w:numPr>
      </w:pPr>
      <w:r w:rsidRPr="00EC76D5">
        <w:rPr>
          <w:rStyle w:val="CodeInText"/>
        </w:rPr>
        <w:t>m_addressMap</w:t>
      </w:r>
      <w:r w:rsidRPr="00EC76D5">
        <w:t xml:space="preserve"> holds the beginning of </w:t>
      </w:r>
      <w:r w:rsidR="00602D3F" w:rsidRPr="00EC76D5">
        <w:t xml:space="preserve">each </w:t>
      </w:r>
      <w:r w:rsidR="0001265B" w:rsidRPr="00EC76D5">
        <w:t>function or static variables</w:t>
      </w:r>
      <w:r w:rsidR="00725125" w:rsidRPr="00EC76D5">
        <w:t xml:space="preserve"> in the final code.</w:t>
      </w:r>
    </w:p>
    <w:p w14:paraId="4C87AA7A" w14:textId="77777777" w:rsidR="00237A20" w:rsidRPr="00EC76D5" w:rsidRDefault="004C5083" w:rsidP="001B717F">
      <w:pPr>
        <w:pStyle w:val="Liststycke"/>
        <w:numPr>
          <w:ilvl w:val="0"/>
          <w:numId w:val="100"/>
        </w:numPr>
      </w:pPr>
      <w:r w:rsidRPr="00EC76D5">
        <w:rPr>
          <w:rStyle w:val="CodeInText"/>
        </w:rPr>
        <w:t>m_entryMap</w:t>
      </w:r>
      <w:r w:rsidRPr="00EC76D5">
        <w:t xml:space="preserve"> holds the entry point of each function.</w:t>
      </w:r>
      <w:r w:rsidR="00DB458B" w:rsidRPr="00EC76D5">
        <w:rPr>
          <w:rStyle w:val="Fotnotsreferens"/>
        </w:rPr>
        <w:footnoteReference w:id="11"/>
      </w:r>
    </w:p>
    <w:p w14:paraId="0BA3F6F8" w14:textId="77777777" w:rsidR="001D1BEE" w:rsidRPr="00EC76D5" w:rsidRDefault="001D1BEE" w:rsidP="00666E2F">
      <w:pPr>
        <w:pStyle w:val="CodeHeader"/>
      </w:pPr>
      <w:r w:rsidRPr="00EC76D5">
        <w:t>Linker.java</w:t>
      </w:r>
    </w:p>
    <w:p w14:paraId="32A7E6D3" w14:textId="77777777" w:rsidR="004A3919" w:rsidRPr="00EC76D5" w:rsidRDefault="004A3919" w:rsidP="004A3919">
      <w:pPr>
        <w:pStyle w:val="Code"/>
      </w:pPr>
      <w:r w:rsidRPr="00EC76D5">
        <w:t>package c_compiler;</w:t>
      </w:r>
    </w:p>
    <w:p w14:paraId="6E4EEBAA" w14:textId="77777777" w:rsidR="004A3919" w:rsidRPr="00EC76D5" w:rsidRDefault="004A3919" w:rsidP="004A3919">
      <w:pPr>
        <w:pStyle w:val="Code"/>
      </w:pPr>
      <w:r w:rsidRPr="00EC76D5">
        <w:lastRenderedPageBreak/>
        <w:t>import java.io.*;</w:t>
      </w:r>
    </w:p>
    <w:p w14:paraId="64B3CFBE" w14:textId="77777777" w:rsidR="004A3919" w:rsidRPr="00EC76D5" w:rsidRDefault="004A3919" w:rsidP="004A3919">
      <w:pPr>
        <w:pStyle w:val="Code"/>
      </w:pPr>
      <w:r w:rsidRPr="00EC76D5">
        <w:t>import java.util.*;</w:t>
      </w:r>
    </w:p>
    <w:p w14:paraId="613596F2" w14:textId="77777777" w:rsidR="004A3919" w:rsidRPr="00EC76D5" w:rsidRDefault="004A3919" w:rsidP="004A3919">
      <w:pPr>
        <w:pStyle w:val="Code"/>
      </w:pPr>
    </w:p>
    <w:p w14:paraId="5FECA378" w14:textId="77777777" w:rsidR="004A3919" w:rsidRPr="00EC76D5" w:rsidRDefault="004A3919" w:rsidP="004A3919">
      <w:pPr>
        <w:pStyle w:val="Code"/>
      </w:pPr>
      <w:r w:rsidRPr="00EC76D5">
        <w:t>public class Linker {</w:t>
      </w:r>
    </w:p>
    <w:p w14:paraId="14481F78" w14:textId="77777777" w:rsidR="004A3919" w:rsidRPr="00EC76D5" w:rsidRDefault="004A3919" w:rsidP="004A3919">
      <w:pPr>
        <w:pStyle w:val="Code"/>
      </w:pPr>
      <w:r w:rsidRPr="00EC76D5">
        <w:t xml:space="preserve">  private int m_totalSize = 256;</w:t>
      </w:r>
    </w:p>
    <w:p w14:paraId="2DEBEF26" w14:textId="77777777" w:rsidR="004A3919" w:rsidRPr="00EC76D5" w:rsidRDefault="004A3919" w:rsidP="004A3919">
      <w:pPr>
        <w:pStyle w:val="Code"/>
      </w:pPr>
      <w:r w:rsidRPr="00EC76D5">
        <w:t xml:space="preserve">  </w:t>
      </w:r>
    </w:p>
    <w:p w14:paraId="4F425341" w14:textId="77777777" w:rsidR="004A3919" w:rsidRPr="00EC76D5" w:rsidRDefault="004A3919" w:rsidP="004A3919">
      <w:pPr>
        <w:pStyle w:val="Code"/>
      </w:pPr>
      <w:r w:rsidRPr="00EC76D5">
        <w:t xml:space="preserve">  private Map&lt;String,Symbol&gt; m_globalMap = new ListMap&lt;&gt;();</w:t>
      </w:r>
    </w:p>
    <w:p w14:paraId="3E80C545" w14:textId="77777777" w:rsidR="004A3919" w:rsidRPr="00EC76D5" w:rsidRDefault="004A3919" w:rsidP="004A3919">
      <w:pPr>
        <w:pStyle w:val="Code"/>
      </w:pPr>
      <w:r w:rsidRPr="00EC76D5">
        <w:t xml:space="preserve">  private List&lt;Symbol&gt; m_globalList = new LinkedList&lt;&gt;();</w:t>
      </w:r>
    </w:p>
    <w:p w14:paraId="6D1CCE0B" w14:textId="77777777" w:rsidR="004A3919" w:rsidRPr="00EC76D5" w:rsidRDefault="004A3919" w:rsidP="004A3919">
      <w:pPr>
        <w:pStyle w:val="Code"/>
      </w:pPr>
      <w:r w:rsidRPr="00EC76D5">
        <w:t xml:space="preserve">  private Map&lt;String,Integer&gt; m_addressMap = new ListMap&lt;&gt;(),</w:t>
      </w:r>
    </w:p>
    <w:p w14:paraId="05195E02" w14:textId="77777777" w:rsidR="004A3919" w:rsidRPr="00EC76D5" w:rsidRDefault="004A3919" w:rsidP="004A3919">
      <w:pPr>
        <w:pStyle w:val="Code"/>
      </w:pPr>
      <w:r w:rsidRPr="00EC76D5">
        <w:t xml:space="preserve">                              m_entryMap = new ListMap&lt;&gt;();</w:t>
      </w:r>
    </w:p>
    <w:p w14:paraId="39381651" w14:textId="77777777" w:rsidR="004A3919" w:rsidRPr="00EC76D5" w:rsidRDefault="004A3919" w:rsidP="00963102">
      <w:pPr>
        <w:pStyle w:val="Code"/>
      </w:pPr>
      <w:r w:rsidRPr="00EC76D5">
        <w:t xml:space="preserve">  private Symbol m_stackTop = null;</w:t>
      </w:r>
    </w:p>
    <w:p w14:paraId="03C82FA2" w14:textId="77777777" w:rsidR="004A3919" w:rsidRPr="00EC76D5" w:rsidRDefault="004A3919" w:rsidP="00963102">
      <w:pPr>
        <w:pStyle w:val="Code"/>
      </w:pPr>
      <w:r w:rsidRPr="00EC76D5">
        <w:t xml:space="preserve">  private File m_comFile, m_asmFile;</w:t>
      </w:r>
    </w:p>
    <w:p w14:paraId="366F7703" w14:textId="77777777" w:rsidR="00963102" w:rsidRPr="00EC76D5" w:rsidRDefault="00963102" w:rsidP="00963102">
      <w:pPr>
        <w:pStyle w:val="Code"/>
      </w:pPr>
    </w:p>
    <w:p w14:paraId="27936B5E" w14:textId="7DEADEBA" w:rsidR="00963102" w:rsidRPr="00EC76D5" w:rsidRDefault="00963102" w:rsidP="00963102">
      <w:pPr>
        <w:pStyle w:val="Code"/>
      </w:pPr>
      <w:r w:rsidRPr="00EC76D5">
        <w:t xml:space="preserve">  public Linker(File comFile, File asmFile) {</w:t>
      </w:r>
    </w:p>
    <w:p w14:paraId="5D8AC35F" w14:textId="77777777" w:rsidR="00963102" w:rsidRPr="00EC76D5" w:rsidRDefault="00963102" w:rsidP="00963102">
      <w:pPr>
        <w:pStyle w:val="Code"/>
      </w:pPr>
      <w:r w:rsidRPr="00EC76D5">
        <w:t xml:space="preserve">    m_comFile = comFile;</w:t>
      </w:r>
    </w:p>
    <w:p w14:paraId="2F7605A1" w14:textId="77777777" w:rsidR="00963102" w:rsidRPr="00EC76D5" w:rsidRDefault="00963102" w:rsidP="00963102">
      <w:pPr>
        <w:pStyle w:val="Code"/>
      </w:pPr>
      <w:r w:rsidRPr="00EC76D5">
        <w:t xml:space="preserve">    m_asmFile = asmFile;</w:t>
      </w:r>
    </w:p>
    <w:p w14:paraId="6AACB00D" w14:textId="77777777" w:rsidR="00963102" w:rsidRPr="00EC76D5" w:rsidRDefault="00963102" w:rsidP="00963102">
      <w:pPr>
        <w:pStyle w:val="Code"/>
      </w:pPr>
      <w:r w:rsidRPr="00EC76D5">
        <w:t xml:space="preserve">  }</w:t>
      </w:r>
    </w:p>
    <w:p w14:paraId="1535310A" w14:textId="11D3838B" w:rsidR="000F66B0" w:rsidRPr="00EC76D5" w:rsidRDefault="000F66B0" w:rsidP="00963102">
      <w:r w:rsidRPr="00EC76D5">
        <w:t xml:space="preserve">To begin with, </w:t>
      </w:r>
      <w:r w:rsidR="000B4E53" w:rsidRPr="00EC76D5">
        <w:rPr>
          <w:rStyle w:val="CodeInText"/>
        </w:rPr>
        <w:t>addAll</w:t>
      </w:r>
      <w:r w:rsidR="000B4E53" w:rsidRPr="00EC76D5">
        <w:t xml:space="preserve"> is called by </w:t>
      </w:r>
      <w:r w:rsidRPr="00EC76D5">
        <w:rPr>
          <w:rStyle w:val="CodeInText"/>
        </w:rPr>
        <w:t>Main</w:t>
      </w:r>
      <w:r w:rsidRPr="00EC76D5">
        <w:t xml:space="preserve"> class of Section </w:t>
      </w:r>
      <w:r w:rsidRPr="00EC76D5">
        <w:fldChar w:fldCharType="begin"/>
      </w:r>
      <w:r w:rsidRPr="00EC76D5">
        <w:instrText xml:space="preserve"> REF _Ref418406175 \r \h </w:instrText>
      </w:r>
      <w:r w:rsidRPr="00EC76D5">
        <w:fldChar w:fldCharType="separate"/>
      </w:r>
      <w:r w:rsidR="00545E00" w:rsidRPr="00EC76D5">
        <w:t>20</w:t>
      </w:r>
      <w:r w:rsidRPr="00EC76D5">
        <w:fldChar w:fldCharType="end"/>
      </w:r>
      <w:r w:rsidRPr="00EC76D5">
        <w:t xml:space="preserve">. If the same symbol is loaded from two object files, unless the name starts with “x#” (in that case it is a numerical constant, which is allowed in more than one object file), an error message is reported. All loaded elements are stored in </w:t>
      </w:r>
      <w:r w:rsidRPr="00EC76D5">
        <w:rPr>
          <w:rStyle w:val="CodeInText"/>
        </w:rPr>
        <w:t>m_globalMap</w:t>
      </w:r>
      <w:r w:rsidRPr="00EC76D5">
        <w:t>.</w:t>
      </w:r>
    </w:p>
    <w:p w14:paraId="47ED6A62" w14:textId="77777777" w:rsidR="00B06154" w:rsidRPr="00EC76D5" w:rsidRDefault="00B06154" w:rsidP="00B06154">
      <w:pPr>
        <w:pStyle w:val="Code"/>
      </w:pPr>
      <w:r w:rsidRPr="00EC76D5">
        <w:t xml:space="preserve">  public void add(Symbol symbol) {</w:t>
      </w:r>
    </w:p>
    <w:p w14:paraId="7A1702AC" w14:textId="77777777" w:rsidR="00B06154" w:rsidRPr="00EC76D5" w:rsidRDefault="00B06154" w:rsidP="00B06154">
      <w:pPr>
        <w:pStyle w:val="Code"/>
      </w:pPr>
      <w:r w:rsidRPr="00EC76D5">
        <w:t xml:space="preserve">    String name = symbol.getUniqueName();</w:t>
      </w:r>
    </w:p>
    <w:p w14:paraId="5FCE6EDA" w14:textId="77777777" w:rsidR="00B06154" w:rsidRPr="00EC76D5" w:rsidRDefault="00B06154" w:rsidP="00B06154">
      <w:pPr>
        <w:pStyle w:val="Code"/>
      </w:pPr>
    </w:p>
    <w:p w14:paraId="0D7F9078" w14:textId="77777777" w:rsidR="00B06154" w:rsidRPr="00EC76D5" w:rsidRDefault="00B06154" w:rsidP="00B06154">
      <w:pPr>
        <w:pStyle w:val="Code"/>
      </w:pPr>
      <w:r w:rsidRPr="00EC76D5">
        <w:t xml:space="preserve">    if (name.equals(Main.StackTopName)) {</w:t>
      </w:r>
    </w:p>
    <w:p w14:paraId="71D5F4F4" w14:textId="77777777" w:rsidR="00B06154" w:rsidRPr="00EC76D5" w:rsidRDefault="00B06154" w:rsidP="00B06154">
      <w:pPr>
        <w:pStyle w:val="Code"/>
      </w:pPr>
      <w:r w:rsidRPr="00EC76D5">
        <w:t xml:space="preserve">      m_stackTop = symbol;</w:t>
      </w:r>
    </w:p>
    <w:p w14:paraId="382318AC" w14:textId="77777777" w:rsidR="00B06154" w:rsidRPr="00EC76D5" w:rsidRDefault="00B06154" w:rsidP="00B06154">
      <w:pPr>
        <w:pStyle w:val="Code"/>
      </w:pPr>
      <w:r w:rsidRPr="00EC76D5">
        <w:t xml:space="preserve">    }</w:t>
      </w:r>
    </w:p>
    <w:p w14:paraId="357644D8" w14:textId="77777777" w:rsidR="00B06154" w:rsidRPr="00EC76D5" w:rsidRDefault="00B06154" w:rsidP="00B06154">
      <w:pPr>
        <w:pStyle w:val="Code"/>
      </w:pPr>
      <w:r w:rsidRPr="00EC76D5">
        <w:t xml:space="preserve">    else {</w:t>
      </w:r>
    </w:p>
    <w:p w14:paraId="153BDB74" w14:textId="77777777" w:rsidR="00B06154" w:rsidRPr="00EC76D5" w:rsidRDefault="00B06154" w:rsidP="00B06154">
      <w:pPr>
        <w:pStyle w:val="Code"/>
      </w:pPr>
      <w:r w:rsidRPr="00EC76D5">
        <w:t xml:space="preserve">      Symbol result = m_globalMap.put(name, symbol);</w:t>
      </w:r>
    </w:p>
    <w:p w14:paraId="345EA178" w14:textId="77777777" w:rsidR="00B06154" w:rsidRPr="00EC76D5" w:rsidRDefault="00B06154" w:rsidP="00B06154">
      <w:pPr>
        <w:pStyle w:val="Code"/>
      </w:pPr>
      <w:r w:rsidRPr="00EC76D5">
        <w:t xml:space="preserve">      Assert.error((result == null) || name.endsWith(Main.NumberId),</w:t>
      </w:r>
    </w:p>
    <w:p w14:paraId="2D655881" w14:textId="77777777" w:rsidR="00B06154" w:rsidRPr="00EC76D5" w:rsidRDefault="00B06154" w:rsidP="00B06154">
      <w:pPr>
        <w:pStyle w:val="Code"/>
      </w:pPr>
      <w:r w:rsidRPr="00EC76D5">
        <w:t xml:space="preserve">                   simpleName(name), "duplicate global identifier");      </w:t>
      </w:r>
    </w:p>
    <w:p w14:paraId="24011386" w14:textId="77777777" w:rsidR="00B06154" w:rsidRPr="00EC76D5" w:rsidRDefault="00B06154" w:rsidP="00B06154">
      <w:pPr>
        <w:pStyle w:val="Code"/>
      </w:pPr>
      <w:r w:rsidRPr="00EC76D5">
        <w:t xml:space="preserve">    }</w:t>
      </w:r>
    </w:p>
    <w:p w14:paraId="7114F354" w14:textId="5856BA2B" w:rsidR="00515352" w:rsidRPr="00EC76D5" w:rsidRDefault="00B06154" w:rsidP="00B06154">
      <w:pPr>
        <w:pStyle w:val="Code"/>
      </w:pPr>
      <w:r w:rsidRPr="00EC76D5">
        <w:t xml:space="preserve">  }</w:t>
      </w:r>
    </w:p>
    <w:p w14:paraId="12CD5F6E" w14:textId="25296099" w:rsidR="00F5536D" w:rsidRPr="00EC76D5" w:rsidRDefault="00F5536D" w:rsidP="00BA6016">
      <w:pPr>
        <w:pStyle w:val="Rubrik3"/>
      </w:pPr>
      <w:bookmarkStart w:id="5863" w:name="_Toc481936439"/>
      <w:r w:rsidRPr="00EC76D5">
        <w:t>Generation</w:t>
      </w:r>
      <w:bookmarkEnd w:id="5863"/>
    </w:p>
    <w:p w14:paraId="664A849B" w14:textId="623C03A6" w:rsidR="008945E4" w:rsidRPr="00EC76D5" w:rsidRDefault="008945E4" w:rsidP="008945E4">
      <w:r w:rsidRPr="00EC76D5">
        <w:t xml:space="preserve">The </w:t>
      </w:r>
      <w:r w:rsidRPr="00EC76D5">
        <w:rPr>
          <w:rStyle w:val="CodeInText"/>
        </w:rPr>
        <w:t>generate</w:t>
      </w:r>
      <w:r w:rsidRPr="00EC76D5">
        <w:t xml:space="preserve"> method traces the elements reachable from main by calling </w:t>
      </w:r>
      <w:r w:rsidRPr="00EC76D5">
        <w:rPr>
          <w:rStyle w:val="CodeInText"/>
        </w:rPr>
        <w:t>generateTrace</w:t>
      </w:r>
      <w:r w:rsidRPr="00EC76D5">
        <w:t xml:space="preserve">, and sets the total size of the code at the beginning of the main code </w:t>
      </w:r>
      <w:r w:rsidR="00F15437" w:rsidRPr="00EC76D5">
        <w:t>to</w:t>
      </w:r>
      <w:r w:rsidRPr="00EC76D5">
        <w:t xml:space="preserve"> </w:t>
      </w:r>
      <w:r w:rsidR="002F35C1">
        <w:t>initializer</w:t>
      </w:r>
      <w:r w:rsidRPr="00EC76D5">
        <w:t>ialize the stack.</w:t>
      </w:r>
    </w:p>
    <w:p w14:paraId="3417E4EF" w14:textId="77777777" w:rsidR="00F5536D" w:rsidRPr="00EC76D5" w:rsidRDefault="00F5536D" w:rsidP="00F5536D">
      <w:pPr>
        <w:pStyle w:val="Code"/>
      </w:pPr>
      <w:r w:rsidRPr="00EC76D5">
        <w:t xml:space="preserve">  public void generate() throws Exception {</w:t>
      </w:r>
    </w:p>
    <w:p w14:paraId="13B67BBE" w14:textId="77777777" w:rsidR="00F5536D" w:rsidRPr="00EC76D5" w:rsidRDefault="00F5536D" w:rsidP="00F5536D">
      <w:pPr>
        <w:pStyle w:val="Code"/>
      </w:pPr>
      <w:r w:rsidRPr="00EC76D5">
        <w:t xml:space="preserve">    m_globalMap.put(Main.PathName, generatePathSymbol());</w:t>
      </w:r>
    </w:p>
    <w:p w14:paraId="5AB5F679" w14:textId="77777777" w:rsidR="00F5536D" w:rsidRPr="00EC76D5" w:rsidRDefault="00F5536D" w:rsidP="00F5536D">
      <w:pPr>
        <w:pStyle w:val="Code"/>
      </w:pPr>
    </w:p>
    <w:p w14:paraId="11BD609E" w14:textId="77777777" w:rsidR="00F5536D" w:rsidRPr="00EC76D5" w:rsidRDefault="00F5536D" w:rsidP="00F5536D">
      <w:pPr>
        <w:pStyle w:val="Code"/>
      </w:pPr>
      <w:r w:rsidRPr="00EC76D5">
        <w:t xml:space="preserve">    { Symbol mainInfo = m_globalMap.get("main");</w:t>
      </w:r>
    </w:p>
    <w:p w14:paraId="29304D04" w14:textId="77777777" w:rsidR="00F5536D" w:rsidRPr="00EC76D5" w:rsidRDefault="00F5536D" w:rsidP="00F5536D">
      <w:pPr>
        <w:pStyle w:val="Code"/>
      </w:pPr>
      <w:r w:rsidRPr="00EC76D5">
        <w:t xml:space="preserve">      Assert.error(mainInfo != null, "main", "function missing");</w:t>
      </w:r>
    </w:p>
    <w:p w14:paraId="3D074E19" w14:textId="77777777" w:rsidR="00F5536D" w:rsidRPr="00EC76D5" w:rsidRDefault="00F5536D" w:rsidP="00F5536D">
      <w:pPr>
        <w:pStyle w:val="Code"/>
      </w:pPr>
      <w:r w:rsidRPr="00EC76D5">
        <w:t xml:space="preserve">      generateTrace(mainInfo);</w:t>
      </w:r>
    </w:p>
    <w:p w14:paraId="5C4BDF09" w14:textId="77777777" w:rsidR="00F5536D" w:rsidRPr="00EC76D5" w:rsidRDefault="00F5536D" w:rsidP="00F5536D">
      <w:pPr>
        <w:pStyle w:val="Code"/>
      </w:pPr>
    </w:p>
    <w:p w14:paraId="65B840D2" w14:textId="77777777" w:rsidR="00F5536D" w:rsidRPr="00EC76D5" w:rsidRDefault="00F5536D" w:rsidP="00F5536D">
      <w:pPr>
        <w:pStyle w:val="Code"/>
      </w:pPr>
      <w:r w:rsidRPr="00EC76D5">
        <w:t xml:space="preserve">      m_addressMap.put(m_stackTop.getUniqueName(), m_totalSize);</w:t>
      </w:r>
    </w:p>
    <w:p w14:paraId="689BAF59" w14:textId="77777777" w:rsidR="00F5536D" w:rsidRPr="00EC76D5" w:rsidRDefault="00F5536D" w:rsidP="00F5536D">
      <w:pPr>
        <w:pStyle w:val="Code"/>
      </w:pPr>
      <w:r w:rsidRPr="00EC76D5">
        <w:t xml:space="preserve">      m_globalList.add(m_stackTop);</w:t>
      </w:r>
    </w:p>
    <w:p w14:paraId="37A2DB39" w14:textId="77777777" w:rsidR="00F5536D" w:rsidRPr="00EC76D5" w:rsidRDefault="00F5536D" w:rsidP="00F5536D">
      <w:pPr>
        <w:pStyle w:val="Code"/>
      </w:pPr>
      <w:r w:rsidRPr="00EC76D5">
        <w:t xml:space="preserve">      m_totalSize += m_stackTop.getByteList().size();</w:t>
      </w:r>
    </w:p>
    <w:p w14:paraId="7DC0F724" w14:textId="77777777" w:rsidR="00F5536D" w:rsidRPr="00EC76D5" w:rsidRDefault="00F5536D" w:rsidP="00F5536D">
      <w:pPr>
        <w:pStyle w:val="Code"/>
      </w:pPr>
      <w:r w:rsidRPr="00EC76D5">
        <w:t xml:space="preserve">    }</w:t>
      </w:r>
    </w:p>
    <w:p w14:paraId="6ED60D52" w14:textId="77777777" w:rsidR="00F5536D" w:rsidRPr="00EC76D5" w:rsidRDefault="00F5536D" w:rsidP="00F5536D">
      <w:pPr>
        <w:pStyle w:val="Code"/>
      </w:pPr>
    </w:p>
    <w:p w14:paraId="24C9FCB3" w14:textId="77777777" w:rsidR="00F5536D" w:rsidRPr="00EC76D5" w:rsidRDefault="00F5536D" w:rsidP="00F5536D">
      <w:pPr>
        <w:pStyle w:val="Code"/>
      </w:pPr>
      <w:r w:rsidRPr="00EC76D5">
        <w:t xml:space="preserve">    for (Symbol symbol : m_globalList) {</w:t>
      </w:r>
    </w:p>
    <w:p w14:paraId="73F026E1" w14:textId="77777777" w:rsidR="00F5536D" w:rsidRPr="00EC76D5" w:rsidRDefault="00F5536D" w:rsidP="00F5536D">
      <w:pPr>
        <w:pStyle w:val="Code"/>
      </w:pPr>
      <w:r w:rsidRPr="00EC76D5">
        <w:t xml:space="preserve">      List&lt;Byte&gt; byteList = symbol.getByteList();</w:t>
      </w:r>
    </w:p>
    <w:p w14:paraId="5F108D5B" w14:textId="77777777" w:rsidR="00F5536D" w:rsidRPr="00EC76D5" w:rsidRDefault="00F5536D" w:rsidP="00F5536D">
      <w:pPr>
        <w:pStyle w:val="Code"/>
      </w:pPr>
      <w:r w:rsidRPr="00EC76D5">
        <w:t xml:space="preserve">      int startAddress = m_addressMap.get(symbol.getUniqueName());</w:t>
      </w:r>
    </w:p>
    <w:p w14:paraId="190BD392" w14:textId="77777777" w:rsidR="00F5536D" w:rsidRPr="00EC76D5" w:rsidRDefault="00F5536D" w:rsidP="00F5536D">
      <w:pPr>
        <w:pStyle w:val="Code"/>
      </w:pPr>
      <w:r w:rsidRPr="00EC76D5">
        <w:t xml:space="preserve">      generateAccess(symbol.getAccessMap(), byteList);</w:t>
      </w:r>
    </w:p>
    <w:p w14:paraId="75C05703" w14:textId="77777777" w:rsidR="00F5536D" w:rsidRPr="00EC76D5" w:rsidRDefault="00F5536D" w:rsidP="00F5536D">
      <w:pPr>
        <w:pStyle w:val="Code"/>
      </w:pPr>
      <w:r w:rsidRPr="00EC76D5">
        <w:t xml:space="preserve">      generateCall(startAddress, symbol.getCallMap(), byteList,</w:t>
      </w:r>
    </w:p>
    <w:p w14:paraId="6ED6F929" w14:textId="77777777" w:rsidR="00F5536D" w:rsidRPr="00EC76D5" w:rsidRDefault="00F5536D" w:rsidP="00F5536D">
      <w:pPr>
        <w:pStyle w:val="Code"/>
      </w:pPr>
      <w:r w:rsidRPr="00EC76D5">
        <w:t xml:space="preserve">                   symbol.getTextList(), symbol.getByteToTextMap());</w:t>
      </w:r>
    </w:p>
    <w:p w14:paraId="48218976" w14:textId="77777777" w:rsidR="00F5536D" w:rsidRPr="00EC76D5" w:rsidRDefault="00F5536D" w:rsidP="00F5536D">
      <w:pPr>
        <w:pStyle w:val="Code"/>
      </w:pPr>
      <w:r w:rsidRPr="00EC76D5">
        <w:lastRenderedPageBreak/>
        <w:t xml:space="preserve">      generateReturn(startAddress, symbol.getReturnSet(), byteList);</w:t>
      </w:r>
    </w:p>
    <w:p w14:paraId="49A35F8A" w14:textId="77777777" w:rsidR="00F5536D" w:rsidRPr="00EC76D5" w:rsidRDefault="00F5536D" w:rsidP="00F5536D">
      <w:pPr>
        <w:pStyle w:val="Code"/>
      </w:pPr>
      <w:r w:rsidRPr="00EC76D5">
        <w:t xml:space="preserve">    }</w:t>
      </w:r>
    </w:p>
    <w:p w14:paraId="1B950BA6" w14:textId="77777777" w:rsidR="00F5536D" w:rsidRPr="00EC76D5" w:rsidRDefault="00F5536D" w:rsidP="00F5536D">
      <w:pPr>
        <w:pStyle w:val="Code"/>
      </w:pPr>
    </w:p>
    <w:p w14:paraId="3FECA2F7" w14:textId="77777777" w:rsidR="00F5536D" w:rsidRPr="00EC76D5" w:rsidRDefault="00F5536D" w:rsidP="00F5536D">
      <w:pPr>
        <w:pStyle w:val="Code"/>
      </w:pPr>
      <w:r w:rsidRPr="00EC76D5">
        <w:t xml:space="preserve">    for (Symbol symbol : m_globalList) {</w:t>
      </w:r>
    </w:p>
    <w:p w14:paraId="7434B864" w14:textId="77777777" w:rsidR="00F5536D" w:rsidRPr="00EC76D5" w:rsidRDefault="00F5536D" w:rsidP="00F5536D">
      <w:pPr>
        <w:pStyle w:val="Code"/>
      </w:pPr>
      <w:r w:rsidRPr="00EC76D5">
        <w:t xml:space="preserve">      int startAddress = m_addressMap.get(symbol.getUniqueName());</w:t>
      </w:r>
    </w:p>
    <w:p w14:paraId="2592CC4A" w14:textId="77777777" w:rsidR="00F5536D" w:rsidRPr="00EC76D5" w:rsidRDefault="00F5536D" w:rsidP="00F5536D">
      <w:pPr>
        <w:pStyle w:val="Code"/>
      </w:pPr>
      <w:r w:rsidRPr="00EC76D5">
        <w:t xml:space="preserve">      splitTextList(symbol.getTextList());</w:t>
      </w:r>
    </w:p>
    <w:p w14:paraId="0BB40562" w14:textId="77777777" w:rsidR="00F5536D" w:rsidRPr="00EC76D5" w:rsidRDefault="00F5536D" w:rsidP="00F5536D">
      <w:pPr>
        <w:pStyle w:val="Code"/>
      </w:pPr>
      <w:r w:rsidRPr="00EC76D5">
        <w:t xml:space="preserve">      generateTextAddress(startAddress, symbol.getByteList(),</w:t>
      </w:r>
    </w:p>
    <w:p w14:paraId="143F338E" w14:textId="77777777" w:rsidR="00F5536D" w:rsidRPr="00EC76D5" w:rsidRDefault="00F5536D" w:rsidP="00F5536D">
      <w:pPr>
        <w:pStyle w:val="Code"/>
      </w:pPr>
      <w:r w:rsidRPr="00EC76D5">
        <w:t xml:space="preserve">                          symbol.getTextList());</w:t>
      </w:r>
    </w:p>
    <w:p w14:paraId="57A995D7" w14:textId="77777777" w:rsidR="00F5536D" w:rsidRPr="00EC76D5" w:rsidRDefault="00F5536D" w:rsidP="00F5536D">
      <w:pPr>
        <w:pStyle w:val="Code"/>
      </w:pPr>
      <w:r w:rsidRPr="00EC76D5">
        <w:t xml:space="preserve">    }</w:t>
      </w:r>
    </w:p>
    <w:p w14:paraId="1FE64F58" w14:textId="77777777" w:rsidR="00F5536D" w:rsidRPr="00EC76D5" w:rsidRDefault="00F5536D" w:rsidP="00F5536D">
      <w:pPr>
        <w:pStyle w:val="Code"/>
      </w:pPr>
      <w:r w:rsidRPr="00EC76D5">
        <w:t xml:space="preserve">    </w:t>
      </w:r>
    </w:p>
    <w:p w14:paraId="617EAE92" w14:textId="77777777" w:rsidR="00F5536D" w:rsidRPr="00EC76D5" w:rsidRDefault="00F5536D" w:rsidP="00F5536D">
      <w:pPr>
        <w:pStyle w:val="Code"/>
      </w:pPr>
      <w:r w:rsidRPr="00EC76D5">
        <w:t xml:space="preserve">    { System.out.println("Generating \"" + m_comFile.getPath() + "\".");</w:t>
      </w:r>
    </w:p>
    <w:p w14:paraId="53FBFB71" w14:textId="77777777" w:rsidR="00F5536D" w:rsidRPr="00EC76D5" w:rsidRDefault="00F5536D" w:rsidP="00F5536D">
      <w:pPr>
        <w:pStyle w:val="Code"/>
      </w:pPr>
      <w:r w:rsidRPr="00EC76D5">
        <w:t xml:space="preserve">      OutputStream comStream = new FileOutputStream(m_comFile);</w:t>
      </w:r>
    </w:p>
    <w:p w14:paraId="04EA072E" w14:textId="77777777" w:rsidR="00F5536D" w:rsidRPr="00EC76D5" w:rsidRDefault="00F5536D" w:rsidP="00F5536D">
      <w:pPr>
        <w:pStyle w:val="Code"/>
      </w:pPr>
    </w:p>
    <w:p w14:paraId="21221D1F" w14:textId="77777777" w:rsidR="00F5536D" w:rsidRPr="00EC76D5" w:rsidRDefault="00F5536D" w:rsidP="00F5536D">
      <w:pPr>
        <w:pStyle w:val="Code"/>
      </w:pPr>
      <w:r w:rsidRPr="00EC76D5">
        <w:t xml:space="preserve">      for (Symbol symbol : m_globalList) {</w:t>
      </w:r>
    </w:p>
    <w:p w14:paraId="34C3E496" w14:textId="77777777" w:rsidR="00F5536D" w:rsidRPr="00EC76D5" w:rsidRDefault="00F5536D" w:rsidP="00F5536D">
      <w:pPr>
        <w:pStyle w:val="Code"/>
      </w:pPr>
      <w:r w:rsidRPr="00EC76D5">
        <w:t xml:space="preserve">        for (Byte b : symbol.getByteList()) {</w:t>
      </w:r>
    </w:p>
    <w:p w14:paraId="5A251C6B" w14:textId="77777777" w:rsidR="00F5536D" w:rsidRPr="00EC76D5" w:rsidRDefault="00F5536D" w:rsidP="00F5536D">
      <w:pPr>
        <w:pStyle w:val="Code"/>
      </w:pPr>
      <w:r w:rsidRPr="00EC76D5">
        <w:t xml:space="preserve">          comStream.write(b);</w:t>
      </w:r>
    </w:p>
    <w:p w14:paraId="5CC00B1D" w14:textId="77777777" w:rsidR="00F5536D" w:rsidRPr="00EC76D5" w:rsidRDefault="00F5536D" w:rsidP="00F5536D">
      <w:pPr>
        <w:pStyle w:val="Code"/>
      </w:pPr>
      <w:r w:rsidRPr="00EC76D5">
        <w:t xml:space="preserve">        }</w:t>
      </w:r>
    </w:p>
    <w:p w14:paraId="4E7733FF" w14:textId="77777777" w:rsidR="00F5536D" w:rsidRPr="00EC76D5" w:rsidRDefault="00F5536D" w:rsidP="00F5536D">
      <w:pPr>
        <w:pStyle w:val="Code"/>
      </w:pPr>
      <w:r w:rsidRPr="00EC76D5">
        <w:t xml:space="preserve">      }</w:t>
      </w:r>
    </w:p>
    <w:p w14:paraId="4E129D05" w14:textId="77777777" w:rsidR="00F5536D" w:rsidRPr="00EC76D5" w:rsidRDefault="00F5536D" w:rsidP="00F5536D">
      <w:pPr>
        <w:pStyle w:val="Code"/>
      </w:pPr>
    </w:p>
    <w:p w14:paraId="3B1EAB6C" w14:textId="77777777" w:rsidR="00F5536D" w:rsidRPr="00EC76D5" w:rsidRDefault="00F5536D" w:rsidP="00F5536D">
      <w:pPr>
        <w:pStyle w:val="Code"/>
      </w:pPr>
      <w:r w:rsidRPr="00EC76D5">
        <w:t xml:space="preserve">      comStream.close();</w:t>
      </w:r>
    </w:p>
    <w:p w14:paraId="22A32993" w14:textId="77777777" w:rsidR="00F5536D" w:rsidRPr="00EC76D5" w:rsidRDefault="00F5536D" w:rsidP="00F5536D">
      <w:pPr>
        <w:pStyle w:val="Code"/>
      </w:pPr>
      <w:r w:rsidRPr="00EC76D5">
        <w:t xml:space="preserve">    }</w:t>
      </w:r>
    </w:p>
    <w:p w14:paraId="687EAFFC" w14:textId="77777777" w:rsidR="00F5536D" w:rsidRPr="00EC76D5" w:rsidRDefault="00F5536D" w:rsidP="00F5536D">
      <w:pPr>
        <w:pStyle w:val="Code"/>
      </w:pPr>
      <w:r w:rsidRPr="00EC76D5">
        <w:t xml:space="preserve">    </w:t>
      </w:r>
    </w:p>
    <w:p w14:paraId="5F32509A" w14:textId="77777777" w:rsidR="00F5536D" w:rsidRPr="00EC76D5" w:rsidRDefault="00F5536D" w:rsidP="00F5536D">
      <w:pPr>
        <w:pStyle w:val="Code"/>
      </w:pPr>
      <w:r w:rsidRPr="00EC76D5">
        <w:t xml:space="preserve">    { System.out.println("Generating \"" + m_asmFile.getPath() + "\".");</w:t>
      </w:r>
    </w:p>
    <w:p w14:paraId="284B2007" w14:textId="77777777" w:rsidR="00F5536D" w:rsidRPr="00EC76D5" w:rsidRDefault="00F5536D" w:rsidP="00F5536D">
      <w:pPr>
        <w:pStyle w:val="Code"/>
      </w:pPr>
      <w:r w:rsidRPr="00EC76D5">
        <w:t xml:space="preserve">      PrintStream asmStream = new PrintStream(m_asmFile);</w:t>
      </w:r>
    </w:p>
    <w:p w14:paraId="65187E96" w14:textId="77777777" w:rsidR="00F5536D" w:rsidRPr="00EC76D5" w:rsidRDefault="00F5536D" w:rsidP="00F5536D">
      <w:pPr>
        <w:pStyle w:val="Code"/>
      </w:pPr>
      <w:r w:rsidRPr="00EC76D5">
        <w:t xml:space="preserve">      asmStream.println("\torg 100h");</w:t>
      </w:r>
    </w:p>
    <w:p w14:paraId="77BD3CB8" w14:textId="77777777" w:rsidR="00F5536D" w:rsidRPr="00EC76D5" w:rsidRDefault="00F5536D" w:rsidP="00F5536D">
      <w:pPr>
        <w:pStyle w:val="Code"/>
      </w:pPr>
    </w:p>
    <w:p w14:paraId="31CF6531" w14:textId="77777777" w:rsidR="00F5536D" w:rsidRPr="00EC76D5" w:rsidRDefault="00F5536D" w:rsidP="00F5536D">
      <w:pPr>
        <w:pStyle w:val="Code"/>
      </w:pPr>
      <w:r w:rsidRPr="00EC76D5">
        <w:t xml:space="preserve">      for (Symbol symbol : m_globalList) {</w:t>
      </w:r>
    </w:p>
    <w:p w14:paraId="7C69D680" w14:textId="77777777" w:rsidR="00F5536D" w:rsidRPr="00EC76D5" w:rsidRDefault="00F5536D" w:rsidP="00F5536D">
      <w:pPr>
        <w:pStyle w:val="Code"/>
      </w:pPr>
      <w:r w:rsidRPr="00EC76D5">
        <w:t xml:space="preserve">        for (String text : symbol.getTextList()) {</w:t>
      </w:r>
    </w:p>
    <w:p w14:paraId="0356D434" w14:textId="77777777" w:rsidR="00F5536D" w:rsidRPr="00EC76D5" w:rsidRDefault="00F5536D" w:rsidP="00F5536D">
      <w:pPr>
        <w:pStyle w:val="Code"/>
      </w:pPr>
      <w:r w:rsidRPr="00EC76D5">
        <w:t xml:space="preserve">          if (text != null) {</w:t>
      </w:r>
    </w:p>
    <w:p w14:paraId="3517915A" w14:textId="77777777" w:rsidR="00F5536D" w:rsidRPr="00EC76D5" w:rsidRDefault="00F5536D" w:rsidP="00F5536D">
      <w:pPr>
        <w:pStyle w:val="Code"/>
      </w:pPr>
      <w:r w:rsidRPr="00EC76D5">
        <w:t xml:space="preserve">            asmStream.println(text);</w:t>
      </w:r>
    </w:p>
    <w:p w14:paraId="643007F4" w14:textId="77777777" w:rsidR="00F5536D" w:rsidRPr="00EC76D5" w:rsidRDefault="00F5536D" w:rsidP="00F5536D">
      <w:pPr>
        <w:pStyle w:val="Code"/>
      </w:pPr>
      <w:r w:rsidRPr="00EC76D5">
        <w:t xml:space="preserve">          }</w:t>
      </w:r>
    </w:p>
    <w:p w14:paraId="21AE08D0" w14:textId="77777777" w:rsidR="00F5536D" w:rsidRPr="00EC76D5" w:rsidRDefault="00F5536D" w:rsidP="00F5536D">
      <w:pPr>
        <w:pStyle w:val="Code"/>
      </w:pPr>
      <w:r w:rsidRPr="00EC76D5">
        <w:t xml:space="preserve">        }</w:t>
      </w:r>
    </w:p>
    <w:p w14:paraId="2C94DFFE" w14:textId="77777777" w:rsidR="00F5536D" w:rsidRPr="00EC76D5" w:rsidRDefault="00F5536D" w:rsidP="00F5536D">
      <w:pPr>
        <w:pStyle w:val="Code"/>
      </w:pPr>
      <w:r w:rsidRPr="00EC76D5">
        <w:t xml:space="preserve">      }</w:t>
      </w:r>
    </w:p>
    <w:p w14:paraId="6661D13D" w14:textId="77777777" w:rsidR="00F5536D" w:rsidRPr="00EC76D5" w:rsidRDefault="00F5536D" w:rsidP="00F5536D">
      <w:pPr>
        <w:pStyle w:val="Code"/>
      </w:pPr>
    </w:p>
    <w:p w14:paraId="51A4F351" w14:textId="77777777" w:rsidR="00F5536D" w:rsidRPr="00EC76D5" w:rsidRDefault="00F5536D" w:rsidP="00F5536D">
      <w:pPr>
        <w:pStyle w:val="Code"/>
      </w:pPr>
      <w:r w:rsidRPr="00EC76D5">
        <w:t xml:space="preserve">      asmStream.println("x" + m_totalSize + ":");</w:t>
      </w:r>
    </w:p>
    <w:p w14:paraId="40174251" w14:textId="77777777" w:rsidR="00F5536D" w:rsidRPr="00EC76D5" w:rsidRDefault="00F5536D" w:rsidP="00F5536D">
      <w:pPr>
        <w:pStyle w:val="Code"/>
      </w:pPr>
      <w:r w:rsidRPr="00EC76D5">
        <w:t xml:space="preserve">      asmStream.close();</w:t>
      </w:r>
    </w:p>
    <w:p w14:paraId="5757F9BD" w14:textId="77777777" w:rsidR="00F5536D" w:rsidRPr="00EC76D5" w:rsidRDefault="00F5536D" w:rsidP="00F5536D">
      <w:pPr>
        <w:pStyle w:val="Code"/>
      </w:pPr>
      <w:r w:rsidRPr="00EC76D5">
        <w:t xml:space="preserve">    }    </w:t>
      </w:r>
    </w:p>
    <w:p w14:paraId="6514991B" w14:textId="77777777" w:rsidR="00F5536D" w:rsidRPr="00EC76D5" w:rsidRDefault="00F5536D" w:rsidP="00F5536D">
      <w:pPr>
        <w:pStyle w:val="Code"/>
      </w:pPr>
      <w:r w:rsidRPr="00EC76D5">
        <w:t xml:space="preserve">  }</w:t>
      </w:r>
    </w:p>
    <w:p w14:paraId="62428BA8" w14:textId="77777777" w:rsidR="00F5536D" w:rsidRPr="00EC76D5" w:rsidRDefault="00F5536D" w:rsidP="00F5536D">
      <w:pPr>
        <w:pStyle w:val="Code"/>
      </w:pPr>
      <w:r w:rsidRPr="00EC76D5">
        <w:t xml:space="preserve">  </w:t>
      </w:r>
    </w:p>
    <w:p w14:paraId="2DF4869F" w14:textId="77777777" w:rsidR="00F5536D" w:rsidRPr="00EC76D5" w:rsidRDefault="00F5536D" w:rsidP="00F5536D">
      <w:pPr>
        <w:pStyle w:val="Code"/>
      </w:pPr>
      <w:r w:rsidRPr="00EC76D5">
        <w:t xml:space="preserve">  private Symbol generatePathSymbol() {</w:t>
      </w:r>
    </w:p>
    <w:p w14:paraId="18DD4C65" w14:textId="77777777" w:rsidR="00F5536D" w:rsidRPr="00EC76D5" w:rsidRDefault="00F5536D" w:rsidP="00F5536D">
      <w:pPr>
        <w:pStyle w:val="Code"/>
      </w:pPr>
      <w:r w:rsidRPr="00EC76D5">
        <w:t xml:space="preserve">    List&lt;Byte&gt; byteList = new LinkedList&lt;&gt;();</w:t>
      </w:r>
    </w:p>
    <w:p w14:paraId="7CC86EDE" w14:textId="77777777" w:rsidR="00F5536D" w:rsidRPr="00EC76D5" w:rsidRDefault="00F5536D" w:rsidP="00F5536D">
      <w:pPr>
        <w:pStyle w:val="Code"/>
      </w:pPr>
      <w:r w:rsidRPr="00EC76D5">
        <w:t xml:space="preserve">    Map&lt;Integer,String&gt; accessMap = new ListMap&lt;&gt;(),</w:t>
      </w:r>
    </w:p>
    <w:p w14:paraId="305232FC" w14:textId="77777777" w:rsidR="00F5536D" w:rsidRPr="00EC76D5" w:rsidRDefault="00F5536D" w:rsidP="00F5536D">
      <w:pPr>
        <w:pStyle w:val="Code"/>
      </w:pPr>
      <w:r w:rsidRPr="00EC76D5">
        <w:t xml:space="preserve">                        callMap = new ListMap&lt;&gt;();</w:t>
      </w:r>
    </w:p>
    <w:p w14:paraId="5C7ABC98" w14:textId="77777777" w:rsidR="00F5536D" w:rsidRPr="00EC76D5" w:rsidRDefault="00F5536D" w:rsidP="00F5536D">
      <w:pPr>
        <w:pStyle w:val="Code"/>
      </w:pPr>
      <w:r w:rsidRPr="00EC76D5">
        <w:t xml:space="preserve">    Set&lt;Integer&gt; returnSet = new ListSet&lt;&gt;();</w:t>
      </w:r>
    </w:p>
    <w:p w14:paraId="6BA20542" w14:textId="77777777" w:rsidR="00F5536D" w:rsidRPr="00EC76D5" w:rsidRDefault="00F5536D" w:rsidP="00F5536D">
      <w:pPr>
        <w:pStyle w:val="Code"/>
      </w:pPr>
      <w:r w:rsidRPr="00EC76D5">
        <w:t xml:space="preserve">    Map&lt;Integer,Integer&gt; byteToTextMap = new ListMap&lt;&gt;();</w:t>
      </w:r>
    </w:p>
    <w:p w14:paraId="41B0A059" w14:textId="77777777" w:rsidR="00F5536D" w:rsidRPr="00EC76D5" w:rsidRDefault="00F5536D" w:rsidP="00F5536D">
      <w:pPr>
        <w:pStyle w:val="Code"/>
      </w:pPr>
      <w:r w:rsidRPr="00EC76D5">
        <w:t xml:space="preserve">                        </w:t>
      </w:r>
    </w:p>
    <w:p w14:paraId="30045B69" w14:textId="77777777" w:rsidR="00F5536D" w:rsidRPr="00EC76D5" w:rsidRDefault="00F5536D" w:rsidP="00F5536D">
      <w:pPr>
        <w:pStyle w:val="Code"/>
      </w:pPr>
      <w:r w:rsidRPr="00EC76D5">
        <w:t xml:space="preserve">    List&lt;String&gt; textList = new LinkedList&lt;&gt;();</w:t>
      </w:r>
    </w:p>
    <w:p w14:paraId="475882B8" w14:textId="47EAE1B5" w:rsidR="00F5536D" w:rsidRPr="00EC76D5" w:rsidRDefault="00F5536D" w:rsidP="00F5536D">
      <w:pPr>
        <w:pStyle w:val="Code"/>
      </w:pPr>
      <w:r w:rsidRPr="00EC76D5">
        <w:t xml:space="preserve">    Generate</w:t>
      </w:r>
      <w:r w:rsidR="002F35C1">
        <w:t>Initializer</w:t>
      </w:r>
      <w:r w:rsidRPr="00EC76D5">
        <w:t>Static.generateByteTextList</w:t>
      </w:r>
    </w:p>
    <w:p w14:paraId="027E0706" w14:textId="061CDB5D" w:rsidR="00F5536D" w:rsidRPr="00EC76D5" w:rsidRDefault="00F5536D" w:rsidP="00F5536D">
      <w:pPr>
        <w:pStyle w:val="Code"/>
      </w:pPr>
      <w:r w:rsidRPr="00EC76D5">
        <w:t xml:space="preserve">      (Type.StringType, m_comFile.getPath(),byteList, accessMap, textList);</w:t>
      </w:r>
    </w:p>
    <w:p w14:paraId="37E02AE0" w14:textId="77777777" w:rsidR="00F5536D" w:rsidRPr="00EC76D5" w:rsidRDefault="00F5536D" w:rsidP="00F5536D">
      <w:pPr>
        <w:pStyle w:val="Code"/>
      </w:pPr>
      <w:r w:rsidRPr="00EC76D5">
        <w:t xml:space="preserve">    </w:t>
      </w:r>
    </w:p>
    <w:p w14:paraId="681EDC92" w14:textId="77777777" w:rsidR="00F5536D" w:rsidRPr="00EC76D5" w:rsidRDefault="00F5536D" w:rsidP="00F5536D">
      <w:pPr>
        <w:pStyle w:val="Code"/>
      </w:pPr>
      <w:r w:rsidRPr="00EC76D5">
        <w:t xml:space="preserve">    Symbol symbol =</w:t>
      </w:r>
    </w:p>
    <w:p w14:paraId="2DD9A7F9" w14:textId="21D845CD" w:rsidR="00F5536D" w:rsidRPr="00EC76D5" w:rsidRDefault="00F5536D" w:rsidP="00F5536D">
      <w:pPr>
        <w:pStyle w:val="Code"/>
      </w:pPr>
      <w:r w:rsidRPr="00EC76D5">
        <w:t xml:space="preserve">      Symbol.createStaticSymbol(Main.PathName, byteList, accessMap,</w:t>
      </w:r>
    </w:p>
    <w:p w14:paraId="120DC8B6" w14:textId="68630B90" w:rsidR="00F5536D" w:rsidRPr="00EC76D5" w:rsidRDefault="00F5536D" w:rsidP="00F5536D">
      <w:pPr>
        <w:pStyle w:val="Code"/>
      </w:pPr>
      <w:r w:rsidRPr="00EC76D5">
        <w:t xml:space="preserve">                                callMap, returnSet, byteToTextMap, textList);</w:t>
      </w:r>
    </w:p>
    <w:p w14:paraId="35D9AC02" w14:textId="77777777" w:rsidR="00F5536D" w:rsidRPr="00EC76D5" w:rsidRDefault="00F5536D" w:rsidP="00F5536D">
      <w:pPr>
        <w:pStyle w:val="Code"/>
      </w:pPr>
      <w:r w:rsidRPr="00EC76D5">
        <w:t xml:space="preserve">    symbol.setByteList(byteList);</w:t>
      </w:r>
    </w:p>
    <w:p w14:paraId="7AA8A3E9" w14:textId="77777777" w:rsidR="00F5536D" w:rsidRPr="00EC76D5" w:rsidRDefault="00F5536D" w:rsidP="00F5536D">
      <w:pPr>
        <w:pStyle w:val="Code"/>
      </w:pPr>
      <w:r w:rsidRPr="00EC76D5">
        <w:t xml:space="preserve">    symbol.setTextList(textList);</w:t>
      </w:r>
    </w:p>
    <w:p w14:paraId="32A52405" w14:textId="77777777" w:rsidR="00F5536D" w:rsidRPr="00EC76D5" w:rsidRDefault="00F5536D" w:rsidP="00F5536D">
      <w:pPr>
        <w:pStyle w:val="Code"/>
      </w:pPr>
      <w:r w:rsidRPr="00EC76D5">
        <w:t xml:space="preserve">    return symbol;</w:t>
      </w:r>
    </w:p>
    <w:p w14:paraId="3455F4A6" w14:textId="0463AFC2" w:rsidR="00F5536D" w:rsidRPr="00EC76D5" w:rsidRDefault="00F5536D" w:rsidP="00F5536D">
      <w:pPr>
        <w:pStyle w:val="Code"/>
      </w:pPr>
      <w:r w:rsidRPr="00EC76D5">
        <w:t xml:space="preserve">  }</w:t>
      </w:r>
    </w:p>
    <w:p w14:paraId="4BC7D793" w14:textId="5D08F329" w:rsidR="00686CA6" w:rsidRPr="00EC76D5" w:rsidRDefault="00BA6016" w:rsidP="00BA6016">
      <w:pPr>
        <w:pStyle w:val="Rubrik3"/>
      </w:pPr>
      <w:bookmarkStart w:id="5864" w:name="_Toc481936440"/>
      <w:r w:rsidRPr="00EC76D5">
        <w:lastRenderedPageBreak/>
        <w:t>Main Trace Generation</w:t>
      </w:r>
      <w:bookmarkEnd w:id="5864"/>
    </w:p>
    <w:p w14:paraId="4CA5F832" w14:textId="116FDFAD" w:rsidR="00A657D1" w:rsidRPr="00EC76D5" w:rsidRDefault="009D4E10" w:rsidP="009D4E10">
      <w:r w:rsidRPr="00EC76D5">
        <w:t xml:space="preserve">The </w:t>
      </w:r>
      <w:r w:rsidRPr="00EC76D5">
        <w:rPr>
          <w:rStyle w:val="CodeInText"/>
        </w:rPr>
        <w:t>generateTrace</w:t>
      </w:r>
      <w:r w:rsidRPr="00EC76D5">
        <w:t xml:space="preserve"> method looks into the </w:t>
      </w:r>
      <w:r w:rsidRPr="00EC76D5">
        <w:rPr>
          <w:rStyle w:val="CodeInText"/>
        </w:rPr>
        <w:t>globalInfo</w:t>
      </w:r>
      <w:r w:rsidRPr="00EC76D5">
        <w:t xml:space="preserve"> parameter, and adds it to </w:t>
      </w:r>
      <w:r w:rsidRPr="00EC76D5">
        <w:rPr>
          <w:rStyle w:val="CodeInText"/>
        </w:rPr>
        <w:t>m_globalList</w:t>
      </w:r>
      <w:r w:rsidRPr="00EC76D5">
        <w:t>.</w:t>
      </w:r>
      <w:r w:rsidR="00F15437" w:rsidRPr="00EC76D5">
        <w:t xml:space="preserve"> However, we must</w:t>
      </w:r>
      <w:r w:rsidRPr="00EC76D5">
        <w:t xml:space="preserve"> check that the e</w:t>
      </w:r>
      <w:r w:rsidR="00C44A54" w:rsidRPr="00EC76D5">
        <w:t xml:space="preserve">lement is not already a member </w:t>
      </w:r>
      <w:r w:rsidRPr="00EC76D5">
        <w:t xml:space="preserve">since recursive function calls may occur. </w:t>
      </w:r>
      <w:r w:rsidR="00D170B4" w:rsidRPr="00EC76D5">
        <w:t xml:space="preserve">The </w:t>
      </w:r>
      <w:r w:rsidR="00EC1389" w:rsidRPr="00EC76D5">
        <w:t xml:space="preserve">start address and entry point of the element </w:t>
      </w:r>
      <w:r w:rsidR="00D170B4" w:rsidRPr="00EC76D5">
        <w:t xml:space="preserve">is added </w:t>
      </w:r>
      <w:r w:rsidRPr="00EC76D5">
        <w:rPr>
          <w:rStyle w:val="CodeInText"/>
        </w:rPr>
        <w:t>m_addressMap</w:t>
      </w:r>
      <w:r w:rsidRPr="00EC76D5">
        <w:t xml:space="preserve"> </w:t>
      </w:r>
      <w:r w:rsidR="00BD450D" w:rsidRPr="00EC76D5">
        <w:t xml:space="preserve">and </w:t>
      </w:r>
      <w:r w:rsidRPr="00EC76D5">
        <w:rPr>
          <w:rStyle w:val="CodeInText"/>
        </w:rPr>
        <w:t>m_entryMap</w:t>
      </w:r>
      <w:r w:rsidR="00BD450D" w:rsidRPr="00EC76D5">
        <w:t xml:space="preserve">, respectively. </w:t>
      </w:r>
      <w:r w:rsidR="00A657D1" w:rsidRPr="00EC76D5">
        <w:t xml:space="preserve">The </w:t>
      </w:r>
      <w:r w:rsidR="00A657D1" w:rsidRPr="00EC76D5">
        <w:rPr>
          <w:rStyle w:val="CodeInText"/>
        </w:rPr>
        <w:t>m_totalSize</w:t>
      </w:r>
      <w:r w:rsidR="00A657D1" w:rsidRPr="00EC76D5">
        <w:t xml:space="preserve"> field keeps track of the current size of the code.</w:t>
      </w:r>
    </w:p>
    <w:p w14:paraId="162F6F2F" w14:textId="77777777" w:rsidR="009D4E10" w:rsidRPr="00EC76D5" w:rsidRDefault="009D4E10" w:rsidP="009D4E10">
      <w:r w:rsidRPr="00EC76D5">
        <w:t xml:space="preserve">Then we continue to call </w:t>
      </w:r>
      <w:r w:rsidRPr="00EC76D5">
        <w:rPr>
          <w:rStyle w:val="CodeInText"/>
        </w:rPr>
        <w:t>generateTrace</w:t>
      </w:r>
      <w:r w:rsidRPr="00EC76D5">
        <w:t xml:space="preserve"> recursively for each function call in the call map and global variables access in the access map. If any function or variable is missing, an error message is reported.</w:t>
      </w:r>
    </w:p>
    <w:p w14:paraId="5916E905" w14:textId="77777777" w:rsidR="001516E6" w:rsidRPr="00EC76D5" w:rsidRDefault="001516E6" w:rsidP="001516E6">
      <w:pPr>
        <w:pStyle w:val="Code"/>
      </w:pPr>
      <w:r w:rsidRPr="00EC76D5">
        <w:t xml:space="preserve">  private void generateTrace(Symbol symbol) {</w:t>
      </w:r>
    </w:p>
    <w:p w14:paraId="5EF65283" w14:textId="77777777" w:rsidR="001516E6" w:rsidRPr="00EC76D5" w:rsidRDefault="001516E6" w:rsidP="001516E6">
      <w:pPr>
        <w:pStyle w:val="Code"/>
      </w:pPr>
      <w:r w:rsidRPr="00EC76D5">
        <w:t xml:space="preserve">    if (!m_globalList.contains(symbol)) {</w:t>
      </w:r>
    </w:p>
    <w:p w14:paraId="2AC8426F" w14:textId="77777777" w:rsidR="001516E6" w:rsidRPr="00EC76D5" w:rsidRDefault="001516E6" w:rsidP="001516E6">
      <w:pPr>
        <w:pStyle w:val="Code"/>
      </w:pPr>
      <w:r w:rsidRPr="00EC76D5">
        <w:t xml:space="preserve">      m_globalList.add(symbol);</w:t>
      </w:r>
    </w:p>
    <w:p w14:paraId="5FA963CE" w14:textId="77777777" w:rsidR="001516E6" w:rsidRPr="00EC76D5" w:rsidRDefault="001516E6" w:rsidP="001516E6">
      <w:pPr>
        <w:pStyle w:val="Code"/>
      </w:pPr>
      <w:r w:rsidRPr="00EC76D5">
        <w:t xml:space="preserve">      m_addressMap.put(symbol.getUniqueName(), m_totalSize);</w:t>
      </w:r>
    </w:p>
    <w:p w14:paraId="0066BA9E" w14:textId="77777777" w:rsidR="001516E6" w:rsidRPr="00EC76D5" w:rsidRDefault="001516E6" w:rsidP="001516E6">
      <w:pPr>
        <w:pStyle w:val="Code"/>
      </w:pPr>
      <w:r w:rsidRPr="00EC76D5">
        <w:t xml:space="preserve">      m_entryMap.put(symbol.getUniqueName(), m_totalSize +</w:t>
      </w:r>
    </w:p>
    <w:p w14:paraId="0011FEA4" w14:textId="77777777" w:rsidR="001516E6" w:rsidRPr="00EC76D5" w:rsidRDefault="001516E6" w:rsidP="001516E6">
      <w:pPr>
        <w:pStyle w:val="Code"/>
      </w:pPr>
      <w:r w:rsidRPr="00EC76D5">
        <w:t xml:space="preserve">                     symbol.getEntryPoint());</w:t>
      </w:r>
    </w:p>
    <w:p w14:paraId="4D6298BE" w14:textId="77777777" w:rsidR="001516E6" w:rsidRPr="00EC76D5" w:rsidRDefault="001516E6" w:rsidP="001516E6">
      <w:pPr>
        <w:pStyle w:val="Code"/>
      </w:pPr>
      <w:r w:rsidRPr="00EC76D5">
        <w:t xml:space="preserve">      m_totalSize += symbol.getByteList().size();</w:t>
      </w:r>
    </w:p>
    <w:p w14:paraId="5A8A9DF5" w14:textId="77777777" w:rsidR="001516E6" w:rsidRPr="00EC76D5" w:rsidRDefault="001516E6" w:rsidP="001516E6">
      <w:pPr>
        <w:pStyle w:val="Code"/>
      </w:pPr>
      <w:r w:rsidRPr="00EC76D5">
        <w:t xml:space="preserve">      </w:t>
      </w:r>
    </w:p>
    <w:p w14:paraId="12DA9786" w14:textId="77777777" w:rsidR="001516E6" w:rsidRPr="00EC76D5" w:rsidRDefault="001516E6" w:rsidP="001516E6">
      <w:pPr>
        <w:pStyle w:val="Code"/>
      </w:pPr>
      <w:r w:rsidRPr="00EC76D5">
        <w:t xml:space="preserve">      Set&lt;String&gt; accessNameSet =</w:t>
      </w:r>
    </w:p>
    <w:p w14:paraId="66F3A926" w14:textId="77777777" w:rsidR="001516E6" w:rsidRPr="00EC76D5" w:rsidRDefault="001516E6" w:rsidP="001516E6">
      <w:pPr>
        <w:pStyle w:val="Code"/>
      </w:pPr>
      <w:r w:rsidRPr="00EC76D5">
        <w:t xml:space="preserve">        new ListSet&lt;&gt;(symbol.getAccessMap().values());</w:t>
      </w:r>
    </w:p>
    <w:p w14:paraId="2CACFCDC" w14:textId="77777777" w:rsidR="001516E6" w:rsidRPr="00EC76D5" w:rsidRDefault="001516E6" w:rsidP="001516E6">
      <w:pPr>
        <w:pStyle w:val="Code"/>
      </w:pPr>
      <w:r w:rsidRPr="00EC76D5">
        <w:t xml:space="preserve">      for (String accessName : accessNameSet) {</w:t>
      </w:r>
    </w:p>
    <w:p w14:paraId="036D468A" w14:textId="77777777" w:rsidR="001516E6" w:rsidRPr="00EC76D5" w:rsidRDefault="001516E6" w:rsidP="001516E6">
      <w:pPr>
        <w:pStyle w:val="Code"/>
      </w:pPr>
      <w:r w:rsidRPr="00EC76D5">
        <w:t xml:space="preserve">        Symbol accessSymbol = m_globalMap.get(accessName);</w:t>
      </w:r>
    </w:p>
    <w:p w14:paraId="1237BB9B" w14:textId="77777777" w:rsidR="001516E6" w:rsidRPr="00EC76D5" w:rsidRDefault="001516E6" w:rsidP="001516E6">
      <w:pPr>
        <w:pStyle w:val="Code"/>
      </w:pPr>
      <w:r w:rsidRPr="00EC76D5">
        <w:t xml:space="preserve">        </w:t>
      </w:r>
    </w:p>
    <w:p w14:paraId="7F24E7DF" w14:textId="77777777" w:rsidR="001516E6" w:rsidRPr="00EC76D5" w:rsidRDefault="001516E6" w:rsidP="001516E6">
      <w:pPr>
        <w:pStyle w:val="Code"/>
      </w:pPr>
      <w:r w:rsidRPr="00EC76D5">
        <w:t xml:space="preserve">        if (!accessName.equals(Main.StackTopName)) {</w:t>
      </w:r>
    </w:p>
    <w:p w14:paraId="45E0498D" w14:textId="77777777" w:rsidR="001516E6" w:rsidRPr="00EC76D5" w:rsidRDefault="001516E6" w:rsidP="001516E6">
      <w:pPr>
        <w:pStyle w:val="Code"/>
      </w:pPr>
      <w:r w:rsidRPr="00EC76D5">
        <w:t xml:space="preserve">          Assert.error(accessSymbol != null, "Linkage",</w:t>
      </w:r>
    </w:p>
    <w:p w14:paraId="487283A8" w14:textId="77777777" w:rsidR="001516E6" w:rsidRPr="00EC76D5" w:rsidRDefault="001516E6" w:rsidP="001516E6">
      <w:pPr>
        <w:pStyle w:val="Code"/>
      </w:pPr>
      <w:r w:rsidRPr="00EC76D5">
        <w:t xml:space="preserve">                       "missing external variable \"" + simpleName(accessName)+</w:t>
      </w:r>
    </w:p>
    <w:p w14:paraId="6C31B146" w14:textId="77777777" w:rsidR="001516E6" w:rsidRPr="00EC76D5" w:rsidRDefault="001516E6" w:rsidP="001516E6">
      <w:pPr>
        <w:pStyle w:val="Code"/>
      </w:pPr>
      <w:r w:rsidRPr="00EC76D5">
        <w:t xml:space="preserve">                       "\" in \"" + simpleName(symbol.getUniqueName()) +"\"");</w:t>
      </w:r>
    </w:p>
    <w:p w14:paraId="496AC430" w14:textId="77777777" w:rsidR="001516E6" w:rsidRPr="00EC76D5" w:rsidRDefault="001516E6" w:rsidP="001516E6">
      <w:pPr>
        <w:pStyle w:val="Code"/>
      </w:pPr>
      <w:r w:rsidRPr="00EC76D5">
        <w:t xml:space="preserve">          generateTrace(accessSymbol);</w:t>
      </w:r>
    </w:p>
    <w:p w14:paraId="1FF545B9" w14:textId="77777777" w:rsidR="001516E6" w:rsidRPr="00EC76D5" w:rsidRDefault="001516E6" w:rsidP="001516E6">
      <w:pPr>
        <w:pStyle w:val="Code"/>
      </w:pPr>
      <w:r w:rsidRPr="00EC76D5">
        <w:t xml:space="preserve">        }</w:t>
      </w:r>
    </w:p>
    <w:p w14:paraId="1F808D58" w14:textId="77777777" w:rsidR="001516E6" w:rsidRPr="00EC76D5" w:rsidRDefault="001516E6" w:rsidP="001516E6">
      <w:pPr>
        <w:pStyle w:val="Code"/>
      </w:pPr>
      <w:r w:rsidRPr="00EC76D5">
        <w:t xml:space="preserve">      }</w:t>
      </w:r>
    </w:p>
    <w:p w14:paraId="21BB3938" w14:textId="77777777" w:rsidR="001516E6" w:rsidRPr="00EC76D5" w:rsidRDefault="001516E6" w:rsidP="001516E6">
      <w:pPr>
        <w:pStyle w:val="Code"/>
      </w:pPr>
    </w:p>
    <w:p w14:paraId="268EE16D" w14:textId="77777777" w:rsidR="001516E6" w:rsidRPr="00EC76D5" w:rsidRDefault="001516E6" w:rsidP="001516E6">
      <w:pPr>
        <w:pStyle w:val="Code"/>
      </w:pPr>
      <w:r w:rsidRPr="00EC76D5">
        <w:t xml:space="preserve">      Set&lt;String&gt; callNameSet = new ListSet&lt;&gt;(symbol.getCallMap().values());</w:t>
      </w:r>
    </w:p>
    <w:p w14:paraId="526AE265" w14:textId="77777777" w:rsidR="001516E6" w:rsidRPr="00EC76D5" w:rsidRDefault="001516E6" w:rsidP="001516E6">
      <w:pPr>
        <w:pStyle w:val="Code"/>
      </w:pPr>
      <w:r w:rsidRPr="00EC76D5">
        <w:t xml:space="preserve">      for (String callName : callNameSet) {</w:t>
      </w:r>
    </w:p>
    <w:p w14:paraId="697C27B0" w14:textId="77777777" w:rsidR="001516E6" w:rsidRPr="00EC76D5" w:rsidRDefault="001516E6" w:rsidP="001516E6">
      <w:pPr>
        <w:pStyle w:val="Code"/>
      </w:pPr>
      <w:r w:rsidRPr="00EC76D5">
        <w:t xml:space="preserve">        Symbol funcSymbol = m_globalMap.get(callName);</w:t>
      </w:r>
    </w:p>
    <w:p w14:paraId="5CB8D7BC" w14:textId="77777777" w:rsidR="001516E6" w:rsidRPr="00EC76D5" w:rsidRDefault="001516E6" w:rsidP="001516E6">
      <w:pPr>
        <w:pStyle w:val="Code"/>
      </w:pPr>
      <w:r w:rsidRPr="00EC76D5">
        <w:t xml:space="preserve">        Assert.error(funcSymbol != null, callName,</w:t>
      </w:r>
    </w:p>
    <w:p w14:paraId="5B0B7376" w14:textId="67F45B03" w:rsidR="001516E6" w:rsidRPr="00EC76D5" w:rsidRDefault="001516E6" w:rsidP="001516E6">
      <w:pPr>
        <w:pStyle w:val="Code"/>
      </w:pPr>
      <w:r w:rsidRPr="00EC76D5">
        <w:t xml:space="preserve">                     "missing extern function \""</w:t>
      </w:r>
      <w:r w:rsidR="006F5DA6" w:rsidRPr="00EC76D5">
        <w:t xml:space="preserve"> </w:t>
      </w:r>
      <w:r w:rsidRPr="00EC76D5">
        <w:t>+</w:t>
      </w:r>
    </w:p>
    <w:p w14:paraId="61595E9D" w14:textId="77777777" w:rsidR="001516E6" w:rsidRPr="00EC76D5" w:rsidRDefault="001516E6" w:rsidP="001516E6">
      <w:pPr>
        <w:pStyle w:val="Code"/>
      </w:pPr>
      <w:r w:rsidRPr="00EC76D5">
        <w:t xml:space="preserve">                     simpleName(callName) + "\" in \"" +</w:t>
      </w:r>
    </w:p>
    <w:p w14:paraId="3C8FAAB1" w14:textId="77777777" w:rsidR="001516E6" w:rsidRPr="00EC76D5" w:rsidRDefault="001516E6" w:rsidP="001516E6">
      <w:pPr>
        <w:pStyle w:val="Code"/>
      </w:pPr>
      <w:r w:rsidRPr="00EC76D5">
        <w:t xml:space="preserve">                     simpleName(symbol.getUniqueName()) + "\"");</w:t>
      </w:r>
    </w:p>
    <w:p w14:paraId="6E94133A" w14:textId="77777777" w:rsidR="001516E6" w:rsidRPr="00EC76D5" w:rsidRDefault="001516E6" w:rsidP="001516E6">
      <w:pPr>
        <w:pStyle w:val="Code"/>
      </w:pPr>
      <w:r w:rsidRPr="00EC76D5">
        <w:t xml:space="preserve">        generateTrace(funcSymbol);</w:t>
      </w:r>
    </w:p>
    <w:p w14:paraId="41B28A7C" w14:textId="77777777" w:rsidR="001516E6" w:rsidRPr="00EC76D5" w:rsidRDefault="001516E6" w:rsidP="001516E6">
      <w:pPr>
        <w:pStyle w:val="Code"/>
      </w:pPr>
      <w:r w:rsidRPr="00EC76D5">
        <w:t xml:space="preserve">      }      </w:t>
      </w:r>
    </w:p>
    <w:p w14:paraId="79779EF8" w14:textId="77777777" w:rsidR="001516E6" w:rsidRPr="00EC76D5" w:rsidRDefault="001516E6" w:rsidP="001516E6">
      <w:pPr>
        <w:pStyle w:val="Code"/>
      </w:pPr>
      <w:r w:rsidRPr="00EC76D5">
        <w:t xml:space="preserve">    }</w:t>
      </w:r>
    </w:p>
    <w:p w14:paraId="19DE0DF9" w14:textId="77777777" w:rsidR="001516E6" w:rsidRPr="00EC76D5" w:rsidRDefault="001516E6" w:rsidP="001516E6">
      <w:pPr>
        <w:pStyle w:val="Code"/>
      </w:pPr>
      <w:r w:rsidRPr="00EC76D5">
        <w:t xml:space="preserve">  }</w:t>
      </w:r>
    </w:p>
    <w:p w14:paraId="65EA0F07" w14:textId="70DEAC11" w:rsidR="00C65C7A" w:rsidRPr="00EC76D5" w:rsidRDefault="00A41058" w:rsidP="001516E6">
      <w:r w:rsidRPr="00EC76D5">
        <w:t xml:space="preserve">For </w:t>
      </w:r>
      <w:r w:rsidR="00CC0A75" w:rsidRPr="00EC76D5">
        <w:t xml:space="preserve">each </w:t>
      </w:r>
      <w:r w:rsidR="00B62189" w:rsidRPr="00EC76D5">
        <w:t>element,</w:t>
      </w:r>
      <w:r w:rsidR="00FC7FDE" w:rsidRPr="00EC76D5">
        <w:t xml:space="preserve"> reachable from </w:t>
      </w:r>
      <w:r w:rsidR="007A3F77" w:rsidRPr="00EC76D5">
        <w:rPr>
          <w:rStyle w:val="CodeInText"/>
        </w:rPr>
        <w:t>main</w:t>
      </w:r>
      <w:r w:rsidR="007A3F77" w:rsidRPr="00EC76D5">
        <w:t>, we need to modify its accesses, function calls and return assignment (for a global variable, the cal</w:t>
      </w:r>
      <w:r w:rsidR="00C81C63" w:rsidRPr="00EC76D5">
        <w:t xml:space="preserve">l map and return set are empty) by calling </w:t>
      </w:r>
      <w:r w:rsidR="00C858CE" w:rsidRPr="00EC76D5">
        <w:rPr>
          <w:rStyle w:val="CodeInText"/>
        </w:rPr>
        <w:t>generateAccess</w:t>
      </w:r>
      <w:r w:rsidR="00C858CE" w:rsidRPr="00EC76D5">
        <w:t xml:space="preserve">, </w:t>
      </w:r>
      <w:r w:rsidR="00C858CE" w:rsidRPr="00EC76D5">
        <w:rPr>
          <w:rStyle w:val="CodeInText"/>
        </w:rPr>
        <w:t>generateCall</w:t>
      </w:r>
      <w:r w:rsidR="00C858CE" w:rsidRPr="00EC76D5">
        <w:t xml:space="preserve">, and </w:t>
      </w:r>
      <w:r w:rsidR="00C858CE" w:rsidRPr="00EC76D5">
        <w:rPr>
          <w:rStyle w:val="CodeInText"/>
        </w:rPr>
        <w:t>generateReturn</w:t>
      </w:r>
      <w:r w:rsidR="00C858CE" w:rsidRPr="00EC76D5">
        <w:t>, resp</w:t>
      </w:r>
      <w:r w:rsidR="00FE15B3" w:rsidRPr="00EC76D5">
        <w:t>e</w:t>
      </w:r>
      <w:r w:rsidR="00C858CE" w:rsidRPr="00EC76D5">
        <w:t>ctivly.</w:t>
      </w:r>
    </w:p>
    <w:p w14:paraId="09DD3A29" w14:textId="243F581C" w:rsidR="00A81889" w:rsidRPr="00EC76D5" w:rsidRDefault="008308A0" w:rsidP="006527BD">
      <w:pPr>
        <w:rPr>
          <w:rStyle w:val="CodeInText"/>
        </w:rPr>
      </w:pPr>
      <w:r w:rsidRPr="00EC76D5">
        <w:t xml:space="preserve">The </w:t>
      </w:r>
      <w:r w:rsidRPr="00EC76D5">
        <w:rPr>
          <w:rStyle w:val="CodeInText"/>
        </w:rPr>
        <w:t>generateAccess</w:t>
      </w:r>
      <w:r w:rsidRPr="00EC76D5">
        <w:t xml:space="preserve"> method</w:t>
      </w:r>
      <w:r w:rsidR="00A81889" w:rsidRPr="00EC76D5">
        <w:t xml:space="preserve"> looks up the name and address of each global access.</w:t>
      </w:r>
      <w:r w:rsidR="00135F7C" w:rsidRPr="00EC76D5">
        <w:t xml:space="preserve"> The address of the name is looked up in </w:t>
      </w:r>
      <w:r w:rsidR="00BB378F" w:rsidRPr="00EC76D5">
        <w:rPr>
          <w:rStyle w:val="CodeInText"/>
        </w:rPr>
        <w:t>accessMap</w:t>
      </w:r>
      <w:r w:rsidR="00BB378F" w:rsidRPr="00EC76D5">
        <w:t>, and original address is calculated by adding the low an</w:t>
      </w:r>
      <w:r w:rsidR="00307F09" w:rsidRPr="00EC76D5">
        <w:t>a</w:t>
      </w:r>
      <w:r w:rsidR="00BB378F" w:rsidRPr="00EC76D5">
        <w:t xml:space="preserve">d high byte of the address. Note </w:t>
      </w:r>
      <w:r w:rsidR="00FB3A36" w:rsidRPr="00EC76D5">
        <w:t xml:space="preserve">that </w:t>
      </w:r>
      <w:r w:rsidR="008A580B" w:rsidRPr="00EC76D5">
        <w:t>the</w:t>
      </w:r>
      <w:r w:rsidR="00FB3A36" w:rsidRPr="00EC76D5">
        <w:t xml:space="preserve"> access may be not zero in some cases,</w:t>
      </w:r>
      <w:r w:rsidR="00DD11B2" w:rsidRPr="00EC76D5">
        <w:t xml:space="preserve"> such as </w:t>
      </w:r>
      <w:r w:rsidR="00FE4D24" w:rsidRPr="00EC76D5">
        <w:t xml:space="preserve">pointer arithmentic with a static pointer and constant integer. In the code below, </w:t>
      </w:r>
      <w:r w:rsidR="00FC4FC7" w:rsidRPr="00EC76D5">
        <w:t xml:space="preserve">the </w:t>
      </w:r>
      <w:r w:rsidR="002F35C1">
        <w:t>initializer</w:t>
      </w:r>
      <w:r w:rsidR="00FC4FC7" w:rsidRPr="00EC76D5">
        <w:t xml:space="preserve">ial value of </w:t>
      </w:r>
      <w:r w:rsidR="00FC4FC7" w:rsidRPr="00EC76D5">
        <w:rPr>
          <w:rStyle w:val="CodeInText"/>
        </w:rPr>
        <w:t>p</w:t>
      </w:r>
      <w:r w:rsidR="00FC4FC7" w:rsidRPr="00EC76D5">
        <w:t xml:space="preserve"> will be two, since the address is two bytes higher than the </w:t>
      </w:r>
      <w:r w:rsidR="00EB3045" w:rsidRPr="00EC76D5">
        <w:t xml:space="preserve">address of </w:t>
      </w:r>
      <w:r w:rsidR="00EB3045" w:rsidRPr="00EC76D5">
        <w:rPr>
          <w:rStyle w:val="CodeInText"/>
        </w:rPr>
        <w:t>a</w:t>
      </w:r>
      <w:r w:rsidR="00EB3045" w:rsidRPr="00EC76D5">
        <w:t xml:space="preserve">; </w:t>
      </w:r>
      <w:r w:rsidR="00EB3045" w:rsidRPr="00EC76D5">
        <w:rPr>
          <w:rStyle w:val="CodeInText"/>
        </w:rPr>
        <w:t>generateAccess</w:t>
      </w:r>
      <w:r w:rsidR="00EB3045" w:rsidRPr="00EC76D5">
        <w:t xml:space="preserve"> will then look up and add the address of </w:t>
      </w:r>
      <w:r w:rsidR="00EB3045" w:rsidRPr="00EC76D5">
        <w:rPr>
          <w:rStyle w:val="CodeInText"/>
        </w:rPr>
        <w:t>a</w:t>
      </w:r>
      <w:r w:rsidR="00EB3045" w:rsidRPr="00EC76D5">
        <w:t xml:space="preserve"> in order to properly </w:t>
      </w:r>
      <w:r w:rsidR="002F35C1">
        <w:t>initializer</w:t>
      </w:r>
      <w:r w:rsidR="00EB3045" w:rsidRPr="00EC76D5">
        <w:t xml:space="preserve">ialize </w:t>
      </w:r>
      <w:r w:rsidR="00EB3045" w:rsidRPr="00EC76D5">
        <w:rPr>
          <w:rStyle w:val="CodeInText"/>
        </w:rPr>
        <w:t>p</w:t>
      </w:r>
      <w:r w:rsidR="00EB3045" w:rsidRPr="00EC76D5">
        <w:t>.</w:t>
      </w:r>
    </w:p>
    <w:p w14:paraId="070CDC10" w14:textId="77777777" w:rsidR="00FE4D24" w:rsidRPr="00EC76D5" w:rsidRDefault="00FE4D24" w:rsidP="00BE6C6C">
      <w:pPr>
        <w:pStyle w:val="Code"/>
      </w:pPr>
      <w:r w:rsidRPr="00EC76D5">
        <w:t>static char arr[10];</w:t>
      </w:r>
    </w:p>
    <w:p w14:paraId="136308E3" w14:textId="77777777" w:rsidR="00FC4FC7" w:rsidRPr="00EC76D5" w:rsidRDefault="002A4E6D" w:rsidP="00BE6C6C">
      <w:pPr>
        <w:pStyle w:val="Code"/>
      </w:pPr>
      <w:r w:rsidRPr="00EC76D5">
        <w:t>static int p = &amp;</w:t>
      </w:r>
      <w:r w:rsidR="00FC4FC7" w:rsidRPr="00EC76D5">
        <w:t>a[2];</w:t>
      </w:r>
    </w:p>
    <w:p w14:paraId="5958B359" w14:textId="77777777" w:rsidR="00FE4D24" w:rsidRPr="00EC76D5" w:rsidRDefault="00FC4FC7" w:rsidP="00BE6C6C">
      <w:pPr>
        <w:pStyle w:val="Code"/>
      </w:pPr>
      <w:r w:rsidRPr="00EC76D5">
        <w:lastRenderedPageBreak/>
        <w:t xml:space="preserve"> </w:t>
      </w:r>
    </w:p>
    <w:p w14:paraId="3EB9EA1E" w14:textId="77777777" w:rsidR="00BE6C6C" w:rsidRPr="00EC76D5" w:rsidRDefault="00BE6C6C" w:rsidP="00BE6C6C">
      <w:pPr>
        <w:pStyle w:val="Code"/>
      </w:pPr>
      <w:r w:rsidRPr="00EC76D5">
        <w:t xml:space="preserve">  private void generateAccess(Map&lt;Integer,String&gt; accessMap,</w:t>
      </w:r>
    </w:p>
    <w:p w14:paraId="7D576539" w14:textId="77777777" w:rsidR="00BE6C6C" w:rsidRPr="00EC76D5" w:rsidRDefault="00BE6C6C" w:rsidP="00BE6C6C">
      <w:pPr>
        <w:pStyle w:val="Code"/>
      </w:pPr>
      <w:r w:rsidRPr="00EC76D5">
        <w:t xml:space="preserve">                              List&lt;Byte&gt; byteList) {</w:t>
      </w:r>
    </w:p>
    <w:p w14:paraId="1CD3443B" w14:textId="77777777" w:rsidR="00BE6C6C" w:rsidRPr="00EC76D5" w:rsidRDefault="00BE6C6C" w:rsidP="00BE6C6C">
      <w:pPr>
        <w:pStyle w:val="Code"/>
      </w:pPr>
      <w:r w:rsidRPr="00EC76D5">
        <w:t xml:space="preserve">    for (Map.Entry&lt;Integer,String&gt; entry : accessMap.entrySet()) {</w:t>
      </w:r>
    </w:p>
    <w:p w14:paraId="6FED3D1C" w14:textId="77777777" w:rsidR="00BE6C6C" w:rsidRPr="00EC76D5" w:rsidRDefault="00BE6C6C" w:rsidP="00BE6C6C">
      <w:pPr>
        <w:pStyle w:val="Code"/>
      </w:pPr>
      <w:r w:rsidRPr="00EC76D5">
        <w:t xml:space="preserve">      int address = entry.getKey();</w:t>
      </w:r>
    </w:p>
    <w:p w14:paraId="7B4E456B" w14:textId="77777777" w:rsidR="00BE6C6C" w:rsidRPr="00EC76D5" w:rsidRDefault="00BE6C6C" w:rsidP="00BE6C6C">
      <w:pPr>
        <w:pStyle w:val="Code"/>
      </w:pPr>
      <w:r w:rsidRPr="00EC76D5">
        <w:t xml:space="preserve">      String name = entry.getValue();</w:t>
      </w:r>
    </w:p>
    <w:p w14:paraId="04CA0998" w14:textId="77777777" w:rsidR="00BE6C6C" w:rsidRPr="00EC76D5" w:rsidRDefault="00BE6C6C" w:rsidP="00BE6C6C">
      <w:pPr>
        <w:pStyle w:val="Code"/>
      </w:pPr>
    </w:p>
    <w:p w14:paraId="55DEB91A" w14:textId="77777777" w:rsidR="00BE6C6C" w:rsidRPr="00EC76D5" w:rsidRDefault="00BE6C6C" w:rsidP="00BE6C6C">
      <w:pPr>
        <w:pStyle w:val="Code"/>
      </w:pPr>
      <w:r w:rsidRPr="00EC76D5">
        <w:t xml:space="preserve">        int oldLowByte = checkValue(byteList.get(address)),</w:t>
      </w:r>
    </w:p>
    <w:p w14:paraId="5C6FECB7" w14:textId="77777777" w:rsidR="00BE6C6C" w:rsidRPr="00EC76D5" w:rsidRDefault="00BE6C6C" w:rsidP="00BE6C6C">
      <w:pPr>
        <w:pStyle w:val="Code"/>
      </w:pPr>
      <w:r w:rsidRPr="00EC76D5">
        <w:t xml:space="preserve">            oldHighByte = checkValue(byteList.get(address + 1));</w:t>
      </w:r>
    </w:p>
    <w:p w14:paraId="4CD91341" w14:textId="77777777" w:rsidR="00BE6C6C" w:rsidRPr="00EC76D5" w:rsidRDefault="00BE6C6C" w:rsidP="00BE6C6C">
      <w:pPr>
        <w:pStyle w:val="Code"/>
      </w:pPr>
    </w:p>
    <w:p w14:paraId="3EC4783C" w14:textId="77777777" w:rsidR="00BE6C6C" w:rsidRPr="00EC76D5" w:rsidRDefault="00BE6C6C" w:rsidP="00BE6C6C">
      <w:pPr>
        <w:pStyle w:val="Code"/>
      </w:pPr>
      <w:r w:rsidRPr="00EC76D5">
        <w:t xml:space="preserve">        int oldTarget = (oldHighByte &lt;&lt; 8) + oldLowByte;</w:t>
      </w:r>
    </w:p>
    <w:p w14:paraId="1245648D" w14:textId="77777777" w:rsidR="00BE6C6C" w:rsidRPr="00EC76D5" w:rsidRDefault="00BE6C6C" w:rsidP="00BE6C6C">
      <w:pPr>
        <w:pStyle w:val="Code"/>
      </w:pPr>
      <w:r w:rsidRPr="00EC76D5">
        <w:t xml:space="preserve">        int newTarget = oldTarget + m_addressMap.get(name);</w:t>
      </w:r>
    </w:p>
    <w:p w14:paraId="0B2F2508" w14:textId="77777777" w:rsidR="00BE6C6C" w:rsidRPr="00EC76D5" w:rsidRDefault="00BE6C6C" w:rsidP="00BE6C6C">
      <w:pPr>
        <w:pStyle w:val="Code"/>
      </w:pPr>
    </w:p>
    <w:p w14:paraId="2AAC530A" w14:textId="77777777" w:rsidR="00BE6C6C" w:rsidRPr="00EC76D5" w:rsidRDefault="00BE6C6C" w:rsidP="00BE6C6C">
      <w:pPr>
        <w:pStyle w:val="Code"/>
      </w:pPr>
      <w:r w:rsidRPr="00EC76D5">
        <w:t xml:space="preserve">        byte newLowByte = (byte) newTarget,</w:t>
      </w:r>
    </w:p>
    <w:p w14:paraId="2FFA63C7" w14:textId="77777777" w:rsidR="00BE6C6C" w:rsidRPr="00EC76D5" w:rsidRDefault="00BE6C6C" w:rsidP="00BE6C6C">
      <w:pPr>
        <w:pStyle w:val="Code"/>
      </w:pPr>
      <w:r w:rsidRPr="00EC76D5">
        <w:t xml:space="preserve">             newHighByte = (byte) (newTarget &gt;&gt; 8);</w:t>
      </w:r>
    </w:p>
    <w:p w14:paraId="33D28529" w14:textId="77777777" w:rsidR="00BE6C6C" w:rsidRPr="00EC76D5" w:rsidRDefault="00BE6C6C" w:rsidP="00BE6C6C">
      <w:pPr>
        <w:pStyle w:val="Code"/>
      </w:pPr>
    </w:p>
    <w:p w14:paraId="2E4B54C1" w14:textId="77777777" w:rsidR="00BE6C6C" w:rsidRPr="00EC76D5" w:rsidRDefault="00BE6C6C" w:rsidP="00BE6C6C">
      <w:pPr>
        <w:pStyle w:val="Code"/>
      </w:pPr>
      <w:r w:rsidRPr="00EC76D5">
        <w:t xml:space="preserve">        byteList.set(address, newLowByte);</w:t>
      </w:r>
    </w:p>
    <w:p w14:paraId="1AFF484E" w14:textId="77777777" w:rsidR="00BE6C6C" w:rsidRPr="00EC76D5" w:rsidRDefault="00BE6C6C" w:rsidP="00BE6C6C">
      <w:pPr>
        <w:pStyle w:val="Code"/>
      </w:pPr>
      <w:r w:rsidRPr="00EC76D5">
        <w:t xml:space="preserve">        byteList.set(address + 1, newHighByte);</w:t>
      </w:r>
    </w:p>
    <w:p w14:paraId="4E85AA28" w14:textId="77777777" w:rsidR="00BE6C6C" w:rsidRPr="00EC76D5" w:rsidRDefault="00BE6C6C" w:rsidP="00BE6C6C">
      <w:pPr>
        <w:pStyle w:val="Code"/>
      </w:pPr>
      <w:r w:rsidRPr="00EC76D5">
        <w:t xml:space="preserve">      }</w:t>
      </w:r>
    </w:p>
    <w:p w14:paraId="682E58EE" w14:textId="77777777" w:rsidR="00BE6C6C" w:rsidRPr="00EC76D5" w:rsidRDefault="00BE6C6C" w:rsidP="007926A0">
      <w:pPr>
        <w:pStyle w:val="Code"/>
      </w:pPr>
      <w:r w:rsidRPr="00EC76D5">
        <w:t xml:space="preserve">  }</w:t>
      </w:r>
    </w:p>
    <w:p w14:paraId="5254D03F" w14:textId="77777777" w:rsidR="007926A0" w:rsidRPr="00EC76D5" w:rsidRDefault="007926A0" w:rsidP="007926A0">
      <w:pPr>
        <w:pStyle w:val="Code"/>
      </w:pPr>
    </w:p>
    <w:p w14:paraId="050D33C6" w14:textId="022B4DD0" w:rsidR="007926A0" w:rsidRPr="00EC76D5" w:rsidRDefault="007926A0" w:rsidP="007926A0">
      <w:pPr>
        <w:pStyle w:val="Code"/>
      </w:pPr>
      <w:r w:rsidRPr="00EC76D5">
        <w:t xml:space="preserve">  private static int checkValue(int i) {</w:t>
      </w:r>
    </w:p>
    <w:p w14:paraId="6687E907" w14:textId="77777777" w:rsidR="007926A0" w:rsidRPr="00EC76D5" w:rsidRDefault="007926A0" w:rsidP="007926A0">
      <w:pPr>
        <w:pStyle w:val="Code"/>
      </w:pPr>
      <w:r w:rsidRPr="00EC76D5">
        <w:t xml:space="preserve">    return (i &lt; 0) ? (i + 256) : i;</w:t>
      </w:r>
    </w:p>
    <w:p w14:paraId="070390EE" w14:textId="77777777" w:rsidR="007926A0" w:rsidRPr="00EC76D5" w:rsidRDefault="007926A0" w:rsidP="007926A0">
      <w:pPr>
        <w:pStyle w:val="Code"/>
      </w:pPr>
      <w:r w:rsidRPr="00EC76D5">
        <w:t xml:space="preserve">  }</w:t>
      </w:r>
    </w:p>
    <w:p w14:paraId="455F6FE5" w14:textId="3DFCF2BB" w:rsidR="00C65C7A" w:rsidRPr="00EC76D5" w:rsidRDefault="00777A04" w:rsidP="007926A0">
      <w:r w:rsidRPr="00EC76D5">
        <w:t xml:space="preserve">The </w:t>
      </w:r>
      <w:r w:rsidRPr="00EC76D5">
        <w:rPr>
          <w:rStyle w:val="CodeInText"/>
        </w:rPr>
        <w:t>generateCall</w:t>
      </w:r>
      <w:r w:rsidRPr="00EC76D5">
        <w:t xml:space="preserve"> method sets the address of each function call by looking up the function. Unlik</w:t>
      </w:r>
      <w:r w:rsidR="00FB41E4" w:rsidRPr="00EC76D5">
        <w:t>e the access case above, we do not have to look up the original address, it is always zero.</w:t>
      </w:r>
      <w:r w:rsidR="00831709" w:rsidRPr="00EC76D5">
        <w:t xml:space="preserve"> However, since jumps are relative we need to </w:t>
      </w:r>
      <w:r w:rsidR="004223F6" w:rsidRPr="00EC76D5">
        <w:t xml:space="preserve">calculate </w:t>
      </w:r>
      <w:r w:rsidR="00831709" w:rsidRPr="00EC76D5">
        <w:t>the relative address</w:t>
      </w:r>
      <w:r w:rsidR="00AD22FE" w:rsidRPr="00EC76D5">
        <w:t xml:space="preserve"> between</w:t>
      </w:r>
      <w:r w:rsidR="00831709" w:rsidRPr="00EC76D5">
        <w:t xml:space="preserve"> the source and target</w:t>
      </w:r>
      <w:r w:rsidR="005E54CB" w:rsidRPr="00EC76D5">
        <w:t xml:space="preserve">. Note that the caller address is the address of the instruction following the </w:t>
      </w:r>
      <w:r w:rsidR="00B01240" w:rsidRPr="00EC76D5">
        <w:t xml:space="preserve">caller instruction, which is the address stored in </w:t>
      </w:r>
      <w:r w:rsidR="00B01240" w:rsidRPr="00EC76D5">
        <w:rPr>
          <w:rStyle w:val="CodeInText"/>
        </w:rPr>
        <w:t>callMap</w:t>
      </w:r>
      <w:r w:rsidR="00B01240" w:rsidRPr="00EC76D5">
        <w:t xml:space="preserve"> plus the start address of the calling function plus another two bytes.</w:t>
      </w:r>
    </w:p>
    <w:p w14:paraId="79547D21" w14:textId="546F656A" w:rsidR="00C77F48" w:rsidRPr="00EC76D5" w:rsidRDefault="00EF3C97" w:rsidP="00777A04">
      <w:r w:rsidRPr="00EC76D5">
        <w:t xml:space="preserve">Moreover, we have two special cases and two general cases. </w:t>
      </w:r>
      <w:r w:rsidR="00C77F48" w:rsidRPr="00EC76D5">
        <w:rPr>
          <w:rStyle w:val="CodeInText"/>
        </w:rPr>
        <w:t>ObjectCodeGenerator</w:t>
      </w:r>
      <w:r w:rsidR="00C77F48" w:rsidRPr="00EC76D5">
        <w:t xml:space="preserve"> of </w:t>
      </w:r>
      <w:r w:rsidR="00FB7E13" w:rsidRPr="00EC76D5">
        <w:t>Section</w:t>
      </w:r>
      <w:r w:rsidR="00C77F48" w:rsidRPr="00EC76D5">
        <w:t xml:space="preserve"> </w:t>
      </w:r>
      <w:r w:rsidR="00FB7E13" w:rsidRPr="00EC76D5">
        <w:fldChar w:fldCharType="begin"/>
      </w:r>
      <w:r w:rsidR="00FB7E13" w:rsidRPr="00EC76D5">
        <w:instrText xml:space="preserve"> REF _Ref419650505 \r \h </w:instrText>
      </w:r>
      <w:r w:rsidR="00FB7E13" w:rsidRPr="00EC76D5">
        <w:fldChar w:fldCharType="separate"/>
      </w:r>
      <w:r w:rsidR="00545E00" w:rsidRPr="00EC76D5">
        <w:t>16.3</w:t>
      </w:r>
      <w:r w:rsidR="00FB7E13" w:rsidRPr="00EC76D5">
        <w:fldChar w:fldCharType="end"/>
      </w:r>
      <w:r w:rsidR="003B4EA3" w:rsidRPr="00EC76D5">
        <w:t xml:space="preserve"> generated long jumps</w:t>
      </w:r>
      <w:r w:rsidR="00AA0D21" w:rsidRPr="00EC76D5">
        <w:t xml:space="preserve"> for each function call</w:t>
      </w:r>
      <w:r w:rsidR="003B4EA3" w:rsidRPr="00EC76D5">
        <w:t>; that is</w:t>
      </w:r>
      <w:r w:rsidR="00650A80" w:rsidRPr="00EC76D5">
        <w:t>,</w:t>
      </w:r>
      <w:r w:rsidR="003B4EA3" w:rsidRPr="00EC76D5">
        <w:t xml:space="preserve"> a long jump instruction followed </w:t>
      </w:r>
      <w:r w:rsidR="00650A80" w:rsidRPr="00EC76D5">
        <w:t>two bytes holding the relative address. However, if the relative address only one byte, we change to a short jump instruction followed by one byt</w:t>
      </w:r>
      <w:r w:rsidR="00953E34" w:rsidRPr="00EC76D5">
        <w:t>e</w:t>
      </w:r>
      <w:r w:rsidR="00650A80" w:rsidRPr="00EC76D5">
        <w:t xml:space="preserve"> holding the relative address</w:t>
      </w:r>
      <w:r w:rsidR="00615CDB" w:rsidRPr="00EC76D5">
        <w:t xml:space="preserve"> and insert a </w:t>
      </w:r>
      <w:r w:rsidR="00615CDB" w:rsidRPr="00EC76D5">
        <w:rPr>
          <w:rStyle w:val="CodeInText"/>
        </w:rPr>
        <w:t>nop</w:t>
      </w:r>
      <w:r w:rsidR="00615CDB" w:rsidRPr="00EC76D5">
        <w:t xml:space="preserve"> instruction in order to keep the size of the code</w:t>
      </w:r>
      <w:r w:rsidR="00615CDB" w:rsidRPr="00EC76D5">
        <w:rPr>
          <w:rStyle w:val="Fotnotsreferens"/>
        </w:rPr>
        <w:footnoteReference w:id="12"/>
      </w:r>
      <w:r w:rsidR="00650A80" w:rsidRPr="00EC76D5">
        <w:t>.</w:t>
      </w:r>
    </w:p>
    <w:p w14:paraId="39514C21" w14:textId="25A6852F" w:rsidR="00EF3C97" w:rsidRPr="00EC76D5" w:rsidRDefault="00EF3C97" w:rsidP="00777A04">
      <w:r w:rsidRPr="00EC76D5">
        <w:t xml:space="preserve">The </w:t>
      </w:r>
      <w:r w:rsidR="00933367" w:rsidRPr="00EC76D5">
        <w:t xml:space="preserve">first </w:t>
      </w:r>
      <w:r w:rsidRPr="00EC76D5">
        <w:t>special case occur</w:t>
      </w:r>
      <w:r w:rsidR="005F4869" w:rsidRPr="00EC76D5">
        <w:t>s</w:t>
      </w:r>
      <w:r w:rsidRPr="00EC76D5">
        <w:t xml:space="preserve"> when </w:t>
      </w:r>
      <w:r w:rsidR="00933367" w:rsidRPr="00EC76D5">
        <w:t xml:space="preserve">the relative address is 127, in which case we set 127 as the low byte jump address and 0 as the high byte. The second special case is when the relative address is -129, in which case we </w:t>
      </w:r>
      <w:r w:rsidR="00317AFD" w:rsidRPr="00EC76D5">
        <w:t>change the jump instruction from long jump to short jump with the relative address -128.</w:t>
      </w:r>
    </w:p>
    <w:p w14:paraId="7EE2729D" w14:textId="2578C83D" w:rsidR="00317AFD" w:rsidRPr="00EC76D5" w:rsidRDefault="00317AFD" w:rsidP="00777A04">
      <w:r w:rsidRPr="00EC76D5">
        <w:t xml:space="preserve">The </w:t>
      </w:r>
      <w:r w:rsidR="0078255C" w:rsidRPr="00EC76D5">
        <w:t>first general case occur</w:t>
      </w:r>
      <w:r w:rsidR="005F4869" w:rsidRPr="00EC76D5">
        <w:t>s</w:t>
      </w:r>
      <w:r w:rsidR="0078255C" w:rsidRPr="00EC76D5">
        <w:t xml:space="preserve"> when the relative address is between -128 and 126, inclusive.</w:t>
      </w:r>
      <w:r w:rsidR="005B65BD" w:rsidRPr="00EC76D5">
        <w:t xml:space="preserve"> In that case, we c</w:t>
      </w:r>
      <w:r w:rsidR="00BA5940" w:rsidRPr="00EC76D5">
        <w:t>hange the jump instr</w:t>
      </w:r>
      <w:r w:rsidR="004F3EA3" w:rsidRPr="00EC76D5">
        <w:t xml:space="preserve">uction from long the short jump and insert a </w:t>
      </w:r>
      <w:r w:rsidR="004F3EA3" w:rsidRPr="00EC76D5">
        <w:rPr>
          <w:rStyle w:val="CodeInText"/>
        </w:rPr>
        <w:t>nop</w:t>
      </w:r>
      <w:r w:rsidR="004F3EA3" w:rsidRPr="00EC76D5">
        <w:t xml:space="preserve"> instruction. </w:t>
      </w:r>
      <w:r w:rsidR="00F72A80" w:rsidRPr="00EC76D5">
        <w:t>Finally, in all other cases we set the low and high byte of the relative jump address.</w:t>
      </w:r>
    </w:p>
    <w:p w14:paraId="4A18C486" w14:textId="77777777" w:rsidR="005F4869" w:rsidRPr="00EC76D5" w:rsidRDefault="005F4869" w:rsidP="005F4869">
      <w:pPr>
        <w:pStyle w:val="Code"/>
      </w:pPr>
      <w:r w:rsidRPr="00EC76D5">
        <w:t xml:space="preserve">  private void generateCall(int startAddress, Map&lt;Integer,String&gt; callMap,</w:t>
      </w:r>
    </w:p>
    <w:p w14:paraId="333821C5" w14:textId="77777777" w:rsidR="005F4869" w:rsidRPr="00EC76D5" w:rsidRDefault="005F4869" w:rsidP="005F4869">
      <w:pPr>
        <w:pStyle w:val="Code"/>
      </w:pPr>
      <w:r w:rsidRPr="00EC76D5">
        <w:t xml:space="preserve">                            List&lt;Byte&gt; byteList, List&lt;String&gt; textList,</w:t>
      </w:r>
    </w:p>
    <w:p w14:paraId="0B745B49" w14:textId="77777777" w:rsidR="005F4869" w:rsidRPr="00EC76D5" w:rsidRDefault="005F4869" w:rsidP="005F4869">
      <w:pPr>
        <w:pStyle w:val="Code"/>
      </w:pPr>
      <w:r w:rsidRPr="00EC76D5">
        <w:t xml:space="preserve">                            Map&lt;Integer,Integer&gt; byteToTextMap) {</w:t>
      </w:r>
    </w:p>
    <w:p w14:paraId="09DEB566" w14:textId="77777777" w:rsidR="005F4869" w:rsidRPr="00EC76D5" w:rsidRDefault="005F4869" w:rsidP="005F4869">
      <w:pPr>
        <w:pStyle w:val="Code"/>
      </w:pPr>
      <w:r w:rsidRPr="00EC76D5">
        <w:t xml:space="preserve">    for (Map.Entry&lt;Integer,String&gt; entry : callMap.entrySet()) {</w:t>
      </w:r>
    </w:p>
    <w:p w14:paraId="3FE1AE2C" w14:textId="77777777" w:rsidR="005F4869" w:rsidRPr="00EC76D5" w:rsidRDefault="005F4869" w:rsidP="005F4869">
      <w:pPr>
        <w:pStyle w:val="Code"/>
      </w:pPr>
      <w:r w:rsidRPr="00EC76D5">
        <w:t xml:space="preserve">      int address = entry.getKey();</w:t>
      </w:r>
    </w:p>
    <w:p w14:paraId="4FE39697" w14:textId="77777777" w:rsidR="005F4869" w:rsidRPr="00EC76D5" w:rsidRDefault="005F4869" w:rsidP="005F4869">
      <w:pPr>
        <w:pStyle w:val="Code"/>
      </w:pPr>
      <w:r w:rsidRPr="00EC76D5">
        <w:lastRenderedPageBreak/>
        <w:t xml:space="preserve">      int callerAddress = startAddress + address + 2;</w:t>
      </w:r>
    </w:p>
    <w:p w14:paraId="6914F911" w14:textId="77777777" w:rsidR="005F4869" w:rsidRPr="00EC76D5" w:rsidRDefault="005F4869" w:rsidP="005F4869">
      <w:pPr>
        <w:pStyle w:val="Code"/>
      </w:pPr>
      <w:r w:rsidRPr="00EC76D5">
        <w:t xml:space="preserve">      int calleeAddress = m_entryMap.get(entry.getValue());</w:t>
      </w:r>
    </w:p>
    <w:p w14:paraId="64A3F5B0" w14:textId="77777777" w:rsidR="005F4869" w:rsidRPr="00EC76D5" w:rsidRDefault="005F4869" w:rsidP="005F4869">
      <w:pPr>
        <w:pStyle w:val="Code"/>
      </w:pPr>
      <w:r w:rsidRPr="00EC76D5">
        <w:t xml:space="preserve">      int relativeAddress = calleeAddress - callerAddress;</w:t>
      </w:r>
    </w:p>
    <w:p w14:paraId="01154C17" w14:textId="77777777" w:rsidR="005F4869" w:rsidRPr="00EC76D5" w:rsidRDefault="005F4869" w:rsidP="005F4869">
      <w:pPr>
        <w:pStyle w:val="Code"/>
      </w:pPr>
    </w:p>
    <w:p w14:paraId="2914B818" w14:textId="77777777" w:rsidR="005F4869" w:rsidRPr="00EC76D5" w:rsidRDefault="005F4869" w:rsidP="005F4869">
      <w:pPr>
        <w:pStyle w:val="Code"/>
      </w:pPr>
      <w:r w:rsidRPr="00EC76D5">
        <w:t xml:space="preserve">      if (relativeAddress == -129) {</w:t>
      </w:r>
    </w:p>
    <w:p w14:paraId="1AE72ADE" w14:textId="77777777" w:rsidR="005F4869" w:rsidRPr="00EC76D5" w:rsidRDefault="005F4869" w:rsidP="005F4869">
      <w:pPr>
        <w:pStyle w:val="Code"/>
      </w:pPr>
      <w:r w:rsidRPr="00EC76D5">
        <w:t xml:space="preserve">        byteList.set(address - 1,(byte) ObjectCode.ShortJumpOperator);</w:t>
      </w:r>
    </w:p>
    <w:p w14:paraId="316443D4" w14:textId="77777777" w:rsidR="005F4869" w:rsidRPr="00EC76D5" w:rsidRDefault="005F4869" w:rsidP="005F4869">
      <w:pPr>
        <w:pStyle w:val="Code"/>
      </w:pPr>
      <w:r w:rsidRPr="00EC76D5">
        <w:t xml:space="preserve">        byteList.set(address, (byte) -128);</w:t>
      </w:r>
    </w:p>
    <w:p w14:paraId="6E8AEE8C" w14:textId="77777777" w:rsidR="005F4869" w:rsidRPr="00EC76D5" w:rsidRDefault="005F4869" w:rsidP="005F4869">
      <w:pPr>
        <w:pStyle w:val="Code"/>
      </w:pPr>
      <w:r w:rsidRPr="00EC76D5">
        <w:t xml:space="preserve">        byteList.set(address + 1, (byte) ObjectCode.NopOperator);</w:t>
      </w:r>
    </w:p>
    <w:p w14:paraId="62EE60D7" w14:textId="77777777" w:rsidR="005F4869" w:rsidRPr="00EC76D5" w:rsidRDefault="005F4869" w:rsidP="005F4869">
      <w:pPr>
        <w:pStyle w:val="Code"/>
      </w:pPr>
      <w:r w:rsidRPr="00EC76D5">
        <w:t xml:space="preserve">      }</w:t>
      </w:r>
    </w:p>
    <w:p w14:paraId="6E05F098" w14:textId="77777777" w:rsidR="005F4869" w:rsidRPr="00EC76D5" w:rsidRDefault="005F4869" w:rsidP="005F4869">
      <w:pPr>
        <w:pStyle w:val="Code"/>
      </w:pPr>
      <w:r w:rsidRPr="00EC76D5">
        <w:t xml:space="preserve">      else if ((relativeAddress &gt;= -128) &amp;&amp; (relativeAddress &lt;= 127)) {</w:t>
      </w:r>
    </w:p>
    <w:p w14:paraId="74EBE4E9" w14:textId="77777777" w:rsidR="005F4869" w:rsidRPr="00EC76D5" w:rsidRDefault="005F4869" w:rsidP="005F4869">
      <w:pPr>
        <w:pStyle w:val="Code"/>
      </w:pPr>
      <w:r w:rsidRPr="00EC76D5">
        <w:t xml:space="preserve">        byteList.set(address - 1, (byte) ObjectCode.NopOperator);</w:t>
      </w:r>
    </w:p>
    <w:p w14:paraId="18B9BBDA" w14:textId="77777777" w:rsidR="005F4869" w:rsidRPr="00EC76D5" w:rsidRDefault="005F4869" w:rsidP="005F4869">
      <w:pPr>
        <w:pStyle w:val="Code"/>
      </w:pPr>
      <w:r w:rsidRPr="00EC76D5">
        <w:t xml:space="preserve">        byteList.set(address, (byte) ObjectCode.ShortJumpOperator);</w:t>
      </w:r>
    </w:p>
    <w:p w14:paraId="286861C1" w14:textId="77777777" w:rsidR="005F4869" w:rsidRPr="00EC76D5" w:rsidRDefault="005F4869" w:rsidP="005F4869">
      <w:pPr>
        <w:pStyle w:val="Code"/>
      </w:pPr>
      <w:r w:rsidRPr="00EC76D5">
        <w:t xml:space="preserve">        byteList.set(address + 1, (byte) relativeAddress);</w:t>
      </w:r>
    </w:p>
    <w:p w14:paraId="477AEE7F" w14:textId="77777777" w:rsidR="005F4869" w:rsidRPr="00EC76D5" w:rsidRDefault="005F4869" w:rsidP="005F4869">
      <w:pPr>
        <w:pStyle w:val="Code"/>
      </w:pPr>
      <w:r w:rsidRPr="00EC76D5">
        <w:t xml:space="preserve">        </w:t>
      </w:r>
    </w:p>
    <w:p w14:paraId="521C5F9E" w14:textId="77777777" w:rsidR="005F4869" w:rsidRPr="00EC76D5" w:rsidRDefault="005F4869" w:rsidP="005F4869">
      <w:pPr>
        <w:pStyle w:val="Code"/>
      </w:pPr>
      <w:r w:rsidRPr="00EC76D5">
        <w:t xml:space="preserve">        int textLine = byteToTextMap.get(address);</w:t>
      </w:r>
    </w:p>
    <w:p w14:paraId="258D164E" w14:textId="77777777" w:rsidR="005F4869" w:rsidRPr="00EC76D5" w:rsidRDefault="005F4869" w:rsidP="005F4869">
      <w:pPr>
        <w:pStyle w:val="Code"/>
      </w:pPr>
      <w:r w:rsidRPr="00EC76D5">
        <w:t xml:space="preserve">        Assert.error(textLine &lt; textList.size(), "text line");</w:t>
      </w:r>
    </w:p>
    <w:p w14:paraId="309D6303" w14:textId="77777777" w:rsidR="005F4869" w:rsidRPr="00EC76D5" w:rsidRDefault="005F4869" w:rsidP="005F4869">
      <w:pPr>
        <w:pStyle w:val="Code"/>
      </w:pPr>
      <w:r w:rsidRPr="00EC76D5">
        <w:t xml:space="preserve">        </w:t>
      </w:r>
    </w:p>
    <w:p w14:paraId="20EC382B" w14:textId="77777777" w:rsidR="005F4869" w:rsidRPr="00EC76D5" w:rsidRDefault="005F4869" w:rsidP="005F4869">
      <w:pPr>
        <w:pStyle w:val="Code"/>
      </w:pPr>
      <w:r w:rsidRPr="00EC76D5">
        <w:t xml:space="preserve">        String text = textList.get(textLine);</w:t>
      </w:r>
    </w:p>
    <w:p w14:paraId="21338770" w14:textId="77777777" w:rsidR="005F4869" w:rsidRPr="00EC76D5" w:rsidRDefault="005F4869" w:rsidP="005F4869">
      <w:pPr>
        <w:pStyle w:val="Code"/>
      </w:pPr>
      <w:r w:rsidRPr="00EC76D5">
        <w:t xml:space="preserve">        textList.set(textLine,"\tnop\t; 1\n" + text.replace("\t; 3", "\t; 2"));</w:t>
      </w:r>
    </w:p>
    <w:p w14:paraId="50DFA7E8" w14:textId="77777777" w:rsidR="005F4869" w:rsidRPr="00EC76D5" w:rsidRDefault="005F4869" w:rsidP="005F4869">
      <w:pPr>
        <w:pStyle w:val="Code"/>
      </w:pPr>
      <w:r w:rsidRPr="00EC76D5">
        <w:t xml:space="preserve">      }</w:t>
      </w:r>
    </w:p>
    <w:p w14:paraId="2F394F6A" w14:textId="77777777" w:rsidR="005F4869" w:rsidRPr="00EC76D5" w:rsidRDefault="005F4869" w:rsidP="005F4869">
      <w:pPr>
        <w:pStyle w:val="Code"/>
      </w:pPr>
      <w:r w:rsidRPr="00EC76D5">
        <w:t xml:space="preserve">      else {</w:t>
      </w:r>
    </w:p>
    <w:p w14:paraId="44A87112" w14:textId="77777777" w:rsidR="005F4869" w:rsidRPr="00EC76D5" w:rsidRDefault="005F4869" w:rsidP="005F4869">
      <w:pPr>
        <w:pStyle w:val="Code"/>
      </w:pPr>
      <w:r w:rsidRPr="00EC76D5">
        <w:t xml:space="preserve">        byteList.set(address, (byte) relativeAddress);</w:t>
      </w:r>
    </w:p>
    <w:p w14:paraId="0D069808" w14:textId="77777777" w:rsidR="005F4869" w:rsidRPr="00EC76D5" w:rsidRDefault="005F4869" w:rsidP="005F4869">
      <w:pPr>
        <w:pStyle w:val="Code"/>
      </w:pPr>
      <w:r w:rsidRPr="00EC76D5">
        <w:t xml:space="preserve">        byteList.set(address + 1, (byte) (relativeAddress &gt;&gt; 8));</w:t>
      </w:r>
    </w:p>
    <w:p w14:paraId="5103323D" w14:textId="77777777" w:rsidR="005F4869" w:rsidRPr="00EC76D5" w:rsidRDefault="005F4869" w:rsidP="005F4869">
      <w:pPr>
        <w:pStyle w:val="Code"/>
      </w:pPr>
      <w:r w:rsidRPr="00EC76D5">
        <w:t xml:space="preserve">      }</w:t>
      </w:r>
    </w:p>
    <w:p w14:paraId="02AB2502" w14:textId="77777777" w:rsidR="005F4869" w:rsidRPr="00EC76D5" w:rsidRDefault="005F4869" w:rsidP="005F4869">
      <w:pPr>
        <w:pStyle w:val="Code"/>
      </w:pPr>
      <w:r w:rsidRPr="00EC76D5">
        <w:t xml:space="preserve">    }</w:t>
      </w:r>
    </w:p>
    <w:p w14:paraId="0ED8927F" w14:textId="77777777" w:rsidR="005F4869" w:rsidRPr="00EC76D5" w:rsidRDefault="005F4869" w:rsidP="005F4869">
      <w:pPr>
        <w:pStyle w:val="Code"/>
      </w:pPr>
      <w:r w:rsidRPr="00EC76D5">
        <w:t xml:space="preserve">  }</w:t>
      </w:r>
    </w:p>
    <w:p w14:paraId="4FED1F55" w14:textId="5A474AC3" w:rsidR="00C65C7A" w:rsidRPr="00EC76D5" w:rsidRDefault="00C42210" w:rsidP="005F4869">
      <w:r w:rsidRPr="00EC76D5">
        <w:t xml:space="preserve">The </w:t>
      </w:r>
      <w:r w:rsidRPr="00EC76D5">
        <w:rPr>
          <w:rStyle w:val="CodeInText"/>
        </w:rPr>
        <w:t>generateReturn</w:t>
      </w:r>
      <w:r w:rsidRPr="00EC76D5">
        <w:t xml:space="preserve"> method modifies all return address assignments. </w:t>
      </w:r>
      <w:r w:rsidR="006376F5" w:rsidRPr="00EC76D5">
        <w:t xml:space="preserve">When a function call is generated in Section </w:t>
      </w:r>
      <w:r w:rsidR="006376F5" w:rsidRPr="00EC76D5">
        <w:fldChar w:fldCharType="begin"/>
      </w:r>
      <w:r w:rsidR="006376F5" w:rsidRPr="00EC76D5">
        <w:instrText xml:space="preserve"> REF _Ref419651009 \r \h </w:instrText>
      </w:r>
      <w:r w:rsidR="006376F5" w:rsidRPr="00EC76D5">
        <w:fldChar w:fldCharType="separate"/>
      </w:r>
      <w:r w:rsidR="00545E00" w:rsidRPr="00EC76D5">
        <w:rPr>
          <w:b/>
          <w:bCs/>
        </w:rPr>
        <w:t>Fel! Hittar inte referenskälla.</w:t>
      </w:r>
      <w:r w:rsidR="006376F5" w:rsidRPr="00EC76D5">
        <w:fldChar w:fldCharType="end"/>
      </w:r>
      <w:r w:rsidR="006376F5" w:rsidRPr="00EC76D5">
        <w:t xml:space="preserve">, </w:t>
      </w:r>
      <w:r w:rsidR="00564BC1" w:rsidRPr="00EC76D5">
        <w:t xml:space="preserve">the return assignment address is relative to the assignment itself, we need to add the function start address </w:t>
      </w:r>
      <w:r w:rsidR="001E41AA" w:rsidRPr="00EC76D5">
        <w:t>and the address of the return assignment to the relative address.</w:t>
      </w:r>
    </w:p>
    <w:p w14:paraId="4125D29C" w14:textId="77777777" w:rsidR="005F4869" w:rsidRPr="00EC76D5" w:rsidRDefault="005F4869" w:rsidP="005F4869">
      <w:pPr>
        <w:pStyle w:val="Code"/>
      </w:pPr>
      <w:r w:rsidRPr="00EC76D5">
        <w:t xml:space="preserve">  private void generateReturn(int startAddress, Set&lt;Integer&gt; returnSet,</w:t>
      </w:r>
    </w:p>
    <w:p w14:paraId="630D7A52" w14:textId="77777777" w:rsidR="005F4869" w:rsidRPr="00EC76D5" w:rsidRDefault="005F4869" w:rsidP="005F4869">
      <w:pPr>
        <w:pStyle w:val="Code"/>
      </w:pPr>
      <w:r w:rsidRPr="00EC76D5">
        <w:t xml:space="preserve">                              List&lt;Byte&gt; byteList) {</w:t>
      </w:r>
    </w:p>
    <w:p w14:paraId="171A78DA" w14:textId="77777777" w:rsidR="005F4869" w:rsidRPr="00EC76D5" w:rsidRDefault="005F4869" w:rsidP="005F4869">
      <w:pPr>
        <w:pStyle w:val="Code"/>
      </w:pPr>
      <w:r w:rsidRPr="00EC76D5">
        <w:t xml:space="preserve">    for (int address : returnSet) {</w:t>
      </w:r>
    </w:p>
    <w:p w14:paraId="6D9B0D99" w14:textId="77777777" w:rsidR="005F4869" w:rsidRPr="00EC76D5" w:rsidRDefault="005F4869" w:rsidP="005F4869">
      <w:pPr>
        <w:pStyle w:val="Code"/>
      </w:pPr>
      <w:r w:rsidRPr="00EC76D5">
        <w:t xml:space="preserve">      int relativeLowByte = checkValue(byteList.get(address)),</w:t>
      </w:r>
    </w:p>
    <w:p w14:paraId="70658E94" w14:textId="77777777" w:rsidR="005F4869" w:rsidRPr="00EC76D5" w:rsidRDefault="005F4869" w:rsidP="005F4869">
      <w:pPr>
        <w:pStyle w:val="Code"/>
      </w:pPr>
      <w:r w:rsidRPr="00EC76D5">
        <w:t xml:space="preserve">          relativeHighByte = checkValue(byteList.get(address + 1));</w:t>
      </w:r>
    </w:p>
    <w:p w14:paraId="031BC878" w14:textId="77777777" w:rsidR="005F4869" w:rsidRPr="00EC76D5" w:rsidRDefault="005F4869" w:rsidP="005F4869">
      <w:pPr>
        <w:pStyle w:val="Code"/>
      </w:pPr>
      <w:r w:rsidRPr="00EC76D5">
        <w:t xml:space="preserve">          </w:t>
      </w:r>
    </w:p>
    <w:p w14:paraId="5BE64B14" w14:textId="77777777" w:rsidR="005F4869" w:rsidRPr="00EC76D5" w:rsidRDefault="005F4869" w:rsidP="005F4869">
      <w:pPr>
        <w:pStyle w:val="Code"/>
      </w:pPr>
      <w:r w:rsidRPr="00EC76D5">
        <w:t xml:space="preserve">      int relativeAddress = (relativeHighByte &lt;&lt; 8) + relativeLowByte;</w:t>
      </w:r>
    </w:p>
    <w:p w14:paraId="2CDB33E8" w14:textId="77777777" w:rsidR="005F4869" w:rsidRPr="00EC76D5" w:rsidRDefault="005F4869" w:rsidP="005F4869">
      <w:pPr>
        <w:pStyle w:val="Code"/>
      </w:pPr>
      <w:r w:rsidRPr="00EC76D5">
        <w:t xml:space="preserve">      int globalAddress = startAddress + address + relativeAddress;</w:t>
      </w:r>
    </w:p>
    <w:p w14:paraId="70631C80" w14:textId="77777777" w:rsidR="005F4869" w:rsidRPr="00EC76D5" w:rsidRDefault="005F4869" w:rsidP="005F4869">
      <w:pPr>
        <w:pStyle w:val="Code"/>
      </w:pPr>
      <w:r w:rsidRPr="00EC76D5">
        <w:t xml:space="preserve">      </w:t>
      </w:r>
    </w:p>
    <w:p w14:paraId="254956CF" w14:textId="77777777" w:rsidR="005F4869" w:rsidRPr="00EC76D5" w:rsidRDefault="005F4869" w:rsidP="005F4869">
      <w:pPr>
        <w:pStyle w:val="Code"/>
      </w:pPr>
      <w:r w:rsidRPr="00EC76D5">
        <w:t xml:space="preserve">      byte globalLowByte = (byte) globalAddress;</w:t>
      </w:r>
    </w:p>
    <w:p w14:paraId="099403DE" w14:textId="77777777" w:rsidR="005F4869" w:rsidRPr="00EC76D5" w:rsidRDefault="005F4869" w:rsidP="005F4869">
      <w:pPr>
        <w:pStyle w:val="Code"/>
      </w:pPr>
      <w:r w:rsidRPr="00EC76D5">
        <w:t xml:space="preserve">      byte globaHighByte = (byte) (globalAddress &gt;&gt; 8);</w:t>
      </w:r>
    </w:p>
    <w:p w14:paraId="0E6505C3" w14:textId="77777777" w:rsidR="005F4869" w:rsidRPr="00EC76D5" w:rsidRDefault="005F4869" w:rsidP="005F4869">
      <w:pPr>
        <w:pStyle w:val="Code"/>
      </w:pPr>
      <w:r w:rsidRPr="00EC76D5">
        <w:t xml:space="preserve">    </w:t>
      </w:r>
    </w:p>
    <w:p w14:paraId="549AC076" w14:textId="77777777" w:rsidR="005F4869" w:rsidRPr="00EC76D5" w:rsidRDefault="005F4869" w:rsidP="005F4869">
      <w:pPr>
        <w:pStyle w:val="Code"/>
      </w:pPr>
      <w:r w:rsidRPr="00EC76D5">
        <w:t xml:space="preserve">      byteList.set(address, globalLowByte);</w:t>
      </w:r>
    </w:p>
    <w:p w14:paraId="4FD658AA" w14:textId="77777777" w:rsidR="005F4869" w:rsidRPr="00EC76D5" w:rsidRDefault="005F4869" w:rsidP="005F4869">
      <w:pPr>
        <w:pStyle w:val="Code"/>
      </w:pPr>
      <w:r w:rsidRPr="00EC76D5">
        <w:t xml:space="preserve">      byteList.set(address + 1, globaHighByte);</w:t>
      </w:r>
    </w:p>
    <w:p w14:paraId="6D145DE0" w14:textId="77777777" w:rsidR="005F4869" w:rsidRPr="00EC76D5" w:rsidRDefault="005F4869" w:rsidP="005F4869">
      <w:pPr>
        <w:pStyle w:val="Code"/>
      </w:pPr>
      <w:r w:rsidRPr="00EC76D5">
        <w:t xml:space="preserve">    }</w:t>
      </w:r>
    </w:p>
    <w:p w14:paraId="2FF601BC" w14:textId="75D7CA79" w:rsidR="00C65C7A" w:rsidRPr="00EC76D5" w:rsidRDefault="005F4869" w:rsidP="005F4869">
      <w:pPr>
        <w:pStyle w:val="Code"/>
      </w:pPr>
      <w:r w:rsidRPr="00EC76D5">
        <w:t xml:space="preserve">  }</w:t>
      </w:r>
    </w:p>
    <w:p w14:paraId="727F6ECD" w14:textId="3C504244" w:rsidR="005F4869" w:rsidRPr="00EC76D5" w:rsidRDefault="005F4869" w:rsidP="005F4869">
      <w:pPr>
        <w:pStyle w:val="Code"/>
      </w:pPr>
    </w:p>
    <w:p w14:paraId="42056D56" w14:textId="77777777" w:rsidR="005F4869" w:rsidRPr="00EC76D5" w:rsidRDefault="005F4869" w:rsidP="005F4869">
      <w:pPr>
        <w:pStyle w:val="Code"/>
      </w:pPr>
      <w:r w:rsidRPr="00EC76D5">
        <w:t xml:space="preserve">  private void generateTextAddress(int address, List&lt;Byte&gt; byteList,</w:t>
      </w:r>
    </w:p>
    <w:p w14:paraId="65405A20" w14:textId="77777777" w:rsidR="005F4869" w:rsidRPr="00EC76D5" w:rsidRDefault="005F4869" w:rsidP="005F4869">
      <w:pPr>
        <w:pStyle w:val="Code"/>
      </w:pPr>
      <w:r w:rsidRPr="00EC76D5">
        <w:t xml:space="preserve">                                   List&lt;String&gt; textList) {</w:t>
      </w:r>
    </w:p>
    <w:p w14:paraId="70CE6E51" w14:textId="77777777" w:rsidR="005F4869" w:rsidRPr="00EC76D5" w:rsidRDefault="005F4869" w:rsidP="005F4869">
      <w:pPr>
        <w:pStyle w:val="Code"/>
      </w:pPr>
      <w:r w:rsidRPr="00EC76D5">
        <w:t xml:space="preserve">    int byteIndex = 0;</w:t>
      </w:r>
    </w:p>
    <w:p w14:paraId="3A6AFA75" w14:textId="77777777" w:rsidR="005F4869" w:rsidRPr="00EC76D5" w:rsidRDefault="005F4869" w:rsidP="005F4869">
      <w:pPr>
        <w:pStyle w:val="Code"/>
      </w:pPr>
      <w:r w:rsidRPr="00EC76D5">
        <w:t xml:space="preserve">    </w:t>
      </w:r>
    </w:p>
    <w:p w14:paraId="35173D09" w14:textId="77777777" w:rsidR="005F4869" w:rsidRPr="00EC76D5" w:rsidRDefault="005F4869" w:rsidP="005F4869">
      <w:pPr>
        <w:pStyle w:val="Code"/>
      </w:pPr>
      <w:r w:rsidRPr="00EC76D5">
        <w:t xml:space="preserve">    for (int line = 0; line &lt; textList.size(); ++line) {</w:t>
      </w:r>
    </w:p>
    <w:p w14:paraId="578D56A3" w14:textId="77777777" w:rsidR="005F4869" w:rsidRPr="00EC76D5" w:rsidRDefault="005F4869" w:rsidP="005F4869">
      <w:pPr>
        <w:pStyle w:val="Code"/>
      </w:pPr>
      <w:r w:rsidRPr="00EC76D5">
        <w:t xml:space="preserve">      String text = textList.get(line);</w:t>
      </w:r>
    </w:p>
    <w:p w14:paraId="64419948" w14:textId="77777777" w:rsidR="005F4869" w:rsidRPr="00EC76D5" w:rsidRDefault="005F4869" w:rsidP="005F4869">
      <w:pPr>
        <w:pStyle w:val="Code"/>
      </w:pPr>
      <w:r w:rsidRPr="00EC76D5">
        <w:t xml:space="preserve">      </w:t>
      </w:r>
    </w:p>
    <w:p w14:paraId="43A258D7" w14:textId="77777777" w:rsidR="005F4869" w:rsidRPr="00EC76D5" w:rsidRDefault="005F4869" w:rsidP="005F4869">
      <w:pPr>
        <w:pStyle w:val="Code"/>
      </w:pPr>
      <w:r w:rsidRPr="00EC76D5">
        <w:t xml:space="preserve">      if ((text != null) &amp;&amp; !text.isEmpty() &amp;&amp; !text.contains(":\t;") &amp;&amp;</w:t>
      </w:r>
    </w:p>
    <w:p w14:paraId="46370958" w14:textId="77777777" w:rsidR="005F4869" w:rsidRPr="00EC76D5" w:rsidRDefault="005F4869" w:rsidP="005F4869">
      <w:pPr>
        <w:pStyle w:val="Code"/>
      </w:pPr>
      <w:r w:rsidRPr="00EC76D5">
        <w:t xml:space="preserve">          !text.startsWith(";") &amp;&amp; !text.endsWith(":")) {</w:t>
      </w:r>
    </w:p>
    <w:p w14:paraId="486E5B9F" w14:textId="77777777" w:rsidR="005F4869" w:rsidRPr="00EC76D5" w:rsidRDefault="005F4869" w:rsidP="005F4869">
      <w:pPr>
        <w:pStyle w:val="Code"/>
      </w:pPr>
      <w:r w:rsidRPr="00EC76D5">
        <w:lastRenderedPageBreak/>
        <w:t xml:space="preserve">        StringBuilder buffer = new StringBuilder(text);</w:t>
      </w:r>
    </w:p>
    <w:p w14:paraId="4CBDB6C2" w14:textId="77777777" w:rsidR="005F4869" w:rsidRPr="00EC76D5" w:rsidRDefault="005F4869" w:rsidP="005F4869">
      <w:pPr>
        <w:pStyle w:val="Code"/>
      </w:pPr>
      <w:r w:rsidRPr="00EC76D5">
        <w:t xml:space="preserve">        buffer.insert(0, "x" + address + ":");</w:t>
      </w:r>
    </w:p>
    <w:p w14:paraId="2518FBB5" w14:textId="77777777" w:rsidR="005F4869" w:rsidRPr="00EC76D5" w:rsidRDefault="005F4869" w:rsidP="005F4869">
      <w:pPr>
        <w:pStyle w:val="Code"/>
      </w:pPr>
    </w:p>
    <w:p w14:paraId="4A7D1051" w14:textId="77777777" w:rsidR="005F4869" w:rsidRPr="00EC76D5" w:rsidRDefault="005F4869" w:rsidP="005F4869">
      <w:pPr>
        <w:pStyle w:val="Code"/>
      </w:pPr>
      <w:r w:rsidRPr="00EC76D5">
        <w:t xml:space="preserve">        int semiIndex = buffer.lastIndexOf("; "), size = 0;</w:t>
      </w:r>
    </w:p>
    <w:p w14:paraId="3AE7CACB" w14:textId="77777777" w:rsidR="005F4869" w:rsidRPr="00EC76D5" w:rsidRDefault="005F4869" w:rsidP="005F4869">
      <w:pPr>
        <w:pStyle w:val="Code"/>
      </w:pPr>
      <w:r w:rsidRPr="00EC76D5">
        <w:t xml:space="preserve">        </w:t>
      </w:r>
    </w:p>
    <w:p w14:paraId="695B9FA4" w14:textId="77777777" w:rsidR="005F4869" w:rsidRPr="00EC76D5" w:rsidRDefault="005F4869" w:rsidP="005F4869">
      <w:pPr>
        <w:pStyle w:val="Code"/>
      </w:pPr>
      <w:r w:rsidRPr="00EC76D5">
        <w:t xml:space="preserve">        try {</w:t>
      </w:r>
    </w:p>
    <w:p w14:paraId="7B0844DF" w14:textId="77777777" w:rsidR="005F4869" w:rsidRPr="00EC76D5" w:rsidRDefault="005F4869" w:rsidP="005F4869">
      <w:pPr>
        <w:pStyle w:val="Code"/>
      </w:pPr>
      <w:r w:rsidRPr="00EC76D5">
        <w:t xml:space="preserve">          size = Integer.valueOf(buffer.substring(semiIndex + 2));</w:t>
      </w:r>
    </w:p>
    <w:p w14:paraId="0747073E" w14:textId="77777777" w:rsidR="005F4869" w:rsidRPr="00EC76D5" w:rsidRDefault="005F4869" w:rsidP="005F4869">
      <w:pPr>
        <w:pStyle w:val="Code"/>
      </w:pPr>
      <w:r w:rsidRPr="00EC76D5">
        <w:t xml:space="preserve">        }</w:t>
      </w:r>
    </w:p>
    <w:p w14:paraId="4AED7C1C" w14:textId="77777777" w:rsidR="005F4869" w:rsidRPr="00EC76D5" w:rsidRDefault="005F4869" w:rsidP="005F4869">
      <w:pPr>
        <w:pStyle w:val="Code"/>
      </w:pPr>
      <w:r w:rsidRPr="00EC76D5">
        <w:t xml:space="preserve">        catch (NumberFormatException exception) {</w:t>
      </w:r>
    </w:p>
    <w:p w14:paraId="13BF2CEB" w14:textId="77777777" w:rsidR="005F4869" w:rsidRPr="00EC76D5" w:rsidRDefault="005F4869" w:rsidP="005F4869">
      <w:pPr>
        <w:pStyle w:val="Code"/>
      </w:pPr>
      <w:r w:rsidRPr="00EC76D5">
        <w:t xml:space="preserve">          Assert.error(exception.getMessage());</w:t>
      </w:r>
    </w:p>
    <w:p w14:paraId="282AF8AE" w14:textId="77777777" w:rsidR="005F4869" w:rsidRPr="00EC76D5" w:rsidRDefault="005F4869" w:rsidP="005F4869">
      <w:pPr>
        <w:pStyle w:val="Code"/>
      </w:pPr>
      <w:r w:rsidRPr="00EC76D5">
        <w:t xml:space="preserve">        }</w:t>
      </w:r>
    </w:p>
    <w:p w14:paraId="139305BA" w14:textId="77777777" w:rsidR="005F4869" w:rsidRPr="00EC76D5" w:rsidRDefault="005F4869" w:rsidP="005F4869">
      <w:pPr>
        <w:pStyle w:val="Code"/>
      </w:pPr>
    </w:p>
    <w:p w14:paraId="0A4F743C" w14:textId="77777777" w:rsidR="005F4869" w:rsidRPr="00EC76D5" w:rsidRDefault="005F4869" w:rsidP="005F4869">
      <w:pPr>
        <w:pStyle w:val="Code"/>
      </w:pPr>
      <w:r w:rsidRPr="00EC76D5">
        <w:t xml:space="preserve">        buffer.append(":");</w:t>
      </w:r>
    </w:p>
    <w:p w14:paraId="252AD619" w14:textId="77777777" w:rsidR="005F4869" w:rsidRPr="00EC76D5" w:rsidRDefault="005F4869" w:rsidP="005F4869">
      <w:pPr>
        <w:pStyle w:val="Code"/>
      </w:pPr>
      <w:r w:rsidRPr="00EC76D5">
        <w:t xml:space="preserve">        for (int index = 0; index &lt; size; ++index) {</w:t>
      </w:r>
    </w:p>
    <w:p w14:paraId="77644EAD" w14:textId="77777777" w:rsidR="005F4869" w:rsidRPr="00EC76D5" w:rsidRDefault="005F4869" w:rsidP="005F4869">
      <w:pPr>
        <w:pStyle w:val="Code"/>
      </w:pPr>
      <w:r w:rsidRPr="00EC76D5">
        <w:t xml:space="preserve">          buffer.append(" " + byteList.get(byteIndex++));</w:t>
      </w:r>
    </w:p>
    <w:p w14:paraId="5E2B3BA1" w14:textId="77777777" w:rsidR="005F4869" w:rsidRPr="00EC76D5" w:rsidRDefault="005F4869" w:rsidP="005F4869">
      <w:pPr>
        <w:pStyle w:val="Code"/>
      </w:pPr>
      <w:r w:rsidRPr="00EC76D5">
        <w:t xml:space="preserve">        }</w:t>
      </w:r>
    </w:p>
    <w:p w14:paraId="3B9B8833" w14:textId="77777777" w:rsidR="005F4869" w:rsidRPr="00EC76D5" w:rsidRDefault="005F4869" w:rsidP="005F4869">
      <w:pPr>
        <w:pStyle w:val="Code"/>
      </w:pPr>
    </w:p>
    <w:p w14:paraId="58C4D7E7" w14:textId="77777777" w:rsidR="005F4869" w:rsidRPr="00EC76D5" w:rsidRDefault="005F4869" w:rsidP="005F4869">
      <w:pPr>
        <w:pStyle w:val="Code"/>
      </w:pPr>
      <w:r w:rsidRPr="00EC76D5">
        <w:t xml:space="preserve">        textList.set(line, buffer.toString());</w:t>
      </w:r>
    </w:p>
    <w:p w14:paraId="129BAEC9" w14:textId="77777777" w:rsidR="005F4869" w:rsidRPr="00EC76D5" w:rsidRDefault="005F4869" w:rsidP="005F4869">
      <w:pPr>
        <w:pStyle w:val="Code"/>
      </w:pPr>
      <w:r w:rsidRPr="00EC76D5">
        <w:t xml:space="preserve">        address += size;</w:t>
      </w:r>
    </w:p>
    <w:p w14:paraId="798CFDC7" w14:textId="77777777" w:rsidR="005F4869" w:rsidRPr="00EC76D5" w:rsidRDefault="005F4869" w:rsidP="005F4869">
      <w:pPr>
        <w:pStyle w:val="Code"/>
      </w:pPr>
      <w:r w:rsidRPr="00EC76D5">
        <w:t xml:space="preserve">      }</w:t>
      </w:r>
    </w:p>
    <w:p w14:paraId="30F0B44E" w14:textId="77777777" w:rsidR="005F4869" w:rsidRPr="00EC76D5" w:rsidRDefault="005F4869" w:rsidP="005F4869">
      <w:pPr>
        <w:pStyle w:val="Code"/>
      </w:pPr>
      <w:r w:rsidRPr="00EC76D5">
        <w:t xml:space="preserve">    }</w:t>
      </w:r>
    </w:p>
    <w:p w14:paraId="1D41D54D" w14:textId="77777777" w:rsidR="005F4869" w:rsidRPr="00EC76D5" w:rsidRDefault="005F4869" w:rsidP="005F4869">
      <w:pPr>
        <w:pStyle w:val="Code"/>
      </w:pPr>
      <w:r w:rsidRPr="00EC76D5">
        <w:t xml:space="preserve">    </w:t>
      </w:r>
    </w:p>
    <w:p w14:paraId="01A0B0F6" w14:textId="77777777" w:rsidR="005F4869" w:rsidRPr="00EC76D5" w:rsidRDefault="005F4869" w:rsidP="005F4869">
      <w:pPr>
        <w:pStyle w:val="Code"/>
      </w:pPr>
      <w:r w:rsidRPr="00EC76D5">
        <w:t xml:space="preserve">    Assert.error(byteIndex == byteList.size(), "linker byte list");</w:t>
      </w:r>
    </w:p>
    <w:p w14:paraId="6E0AF94D" w14:textId="32782594" w:rsidR="005F4869" w:rsidRPr="00EC76D5" w:rsidRDefault="005F4869" w:rsidP="005F4869">
      <w:pPr>
        <w:pStyle w:val="Code"/>
      </w:pPr>
      <w:r w:rsidRPr="00EC76D5">
        <w:t xml:space="preserve">  }</w:t>
      </w:r>
    </w:p>
    <w:p w14:paraId="46466ECA" w14:textId="171514ED" w:rsidR="005F4869" w:rsidRPr="00EC76D5" w:rsidRDefault="005F4869" w:rsidP="005F4869">
      <w:pPr>
        <w:pStyle w:val="Code"/>
      </w:pPr>
    </w:p>
    <w:p w14:paraId="6BBB6172" w14:textId="77777777" w:rsidR="005F4869" w:rsidRPr="00EC76D5" w:rsidRDefault="005F4869" w:rsidP="005F4869">
      <w:pPr>
        <w:pStyle w:val="Code"/>
      </w:pPr>
    </w:p>
    <w:p w14:paraId="0E9644C2" w14:textId="77777777" w:rsidR="005F4869" w:rsidRPr="00EC76D5" w:rsidRDefault="005F4869" w:rsidP="005F4869">
      <w:pPr>
        <w:pStyle w:val="Code"/>
      </w:pPr>
      <w:r w:rsidRPr="00EC76D5">
        <w:t xml:space="preserve">  private void splitTextList(List&lt;String&gt; textList) {</w:t>
      </w:r>
    </w:p>
    <w:p w14:paraId="35D88125" w14:textId="77777777" w:rsidR="005F4869" w:rsidRPr="00EC76D5" w:rsidRDefault="005F4869" w:rsidP="005F4869">
      <w:pPr>
        <w:pStyle w:val="Code"/>
      </w:pPr>
      <w:r w:rsidRPr="00EC76D5">
        <w:t xml:space="preserve">    for (int index = (textList.size() - 1); index &gt;= 0; --index) {</w:t>
      </w:r>
    </w:p>
    <w:p w14:paraId="4DDF4AE6" w14:textId="77777777" w:rsidR="005F4869" w:rsidRPr="00EC76D5" w:rsidRDefault="005F4869" w:rsidP="005F4869">
      <w:pPr>
        <w:pStyle w:val="Code"/>
      </w:pPr>
      <w:r w:rsidRPr="00EC76D5">
        <w:t xml:space="preserve">      String text = textList.get(index);</w:t>
      </w:r>
    </w:p>
    <w:p w14:paraId="0A4926F6" w14:textId="77777777" w:rsidR="005F4869" w:rsidRPr="00EC76D5" w:rsidRDefault="005F4869" w:rsidP="005F4869">
      <w:pPr>
        <w:pStyle w:val="Code"/>
      </w:pPr>
      <w:r w:rsidRPr="00EC76D5">
        <w:t xml:space="preserve">      </w:t>
      </w:r>
    </w:p>
    <w:p w14:paraId="336850D5" w14:textId="77777777" w:rsidR="005F4869" w:rsidRPr="00EC76D5" w:rsidRDefault="005F4869" w:rsidP="005F4869">
      <w:pPr>
        <w:pStyle w:val="Code"/>
      </w:pPr>
      <w:r w:rsidRPr="00EC76D5">
        <w:t xml:space="preserve">      int newLineIndex = text.indexOf("\n");</w:t>
      </w:r>
    </w:p>
    <w:p w14:paraId="43F1CE53" w14:textId="77777777" w:rsidR="005F4869" w:rsidRPr="00EC76D5" w:rsidRDefault="005F4869" w:rsidP="005F4869">
      <w:pPr>
        <w:pStyle w:val="Code"/>
      </w:pPr>
      <w:r w:rsidRPr="00EC76D5">
        <w:t xml:space="preserve">      if (newLineIndex != -1) {</w:t>
      </w:r>
    </w:p>
    <w:p w14:paraId="2E8522EA" w14:textId="77777777" w:rsidR="005F4869" w:rsidRPr="00EC76D5" w:rsidRDefault="005F4869" w:rsidP="005F4869">
      <w:pPr>
        <w:pStyle w:val="Code"/>
      </w:pPr>
      <w:r w:rsidRPr="00EC76D5">
        <w:t xml:space="preserve">        textList.set(index, text.substring(0, newLineIndex));</w:t>
      </w:r>
    </w:p>
    <w:p w14:paraId="44993FE7" w14:textId="77777777" w:rsidR="005F4869" w:rsidRPr="00EC76D5" w:rsidRDefault="005F4869" w:rsidP="005F4869">
      <w:pPr>
        <w:pStyle w:val="Code"/>
      </w:pPr>
      <w:r w:rsidRPr="00EC76D5">
        <w:t xml:space="preserve">        textList.add(index + 1, text.substring(newLineIndex + 1));</w:t>
      </w:r>
    </w:p>
    <w:p w14:paraId="4635530A" w14:textId="77777777" w:rsidR="005F4869" w:rsidRPr="00EC76D5" w:rsidRDefault="005F4869" w:rsidP="005F4869">
      <w:pPr>
        <w:pStyle w:val="Code"/>
      </w:pPr>
      <w:r w:rsidRPr="00EC76D5">
        <w:t xml:space="preserve">      }</w:t>
      </w:r>
    </w:p>
    <w:p w14:paraId="06BF8379" w14:textId="77777777" w:rsidR="005F4869" w:rsidRPr="00EC76D5" w:rsidRDefault="005F4869" w:rsidP="005F4869">
      <w:pPr>
        <w:pStyle w:val="Code"/>
      </w:pPr>
      <w:r w:rsidRPr="00EC76D5">
        <w:t xml:space="preserve">    }</w:t>
      </w:r>
    </w:p>
    <w:p w14:paraId="7C236E74" w14:textId="77777777" w:rsidR="005F4869" w:rsidRPr="00EC76D5" w:rsidRDefault="005F4869" w:rsidP="005F4869">
      <w:pPr>
        <w:pStyle w:val="Code"/>
      </w:pPr>
      <w:r w:rsidRPr="00EC76D5">
        <w:t xml:space="preserve">  }</w:t>
      </w:r>
    </w:p>
    <w:p w14:paraId="76514C80" w14:textId="77777777" w:rsidR="005F4869" w:rsidRPr="00EC76D5" w:rsidRDefault="005F4869" w:rsidP="005F4869">
      <w:pPr>
        <w:pStyle w:val="Code"/>
      </w:pPr>
      <w:r w:rsidRPr="00EC76D5">
        <w:t xml:space="preserve">  </w:t>
      </w:r>
    </w:p>
    <w:p w14:paraId="27F0CE27" w14:textId="77777777" w:rsidR="005F4869" w:rsidRPr="00EC76D5" w:rsidRDefault="005F4869" w:rsidP="005F4869">
      <w:pPr>
        <w:pStyle w:val="Code"/>
      </w:pPr>
      <w:r w:rsidRPr="00EC76D5">
        <w:t xml:space="preserve">  String simpleName(String name) {</w:t>
      </w:r>
    </w:p>
    <w:p w14:paraId="5C216730" w14:textId="77777777" w:rsidR="005F4869" w:rsidRPr="00EC76D5" w:rsidRDefault="005F4869" w:rsidP="005F4869">
      <w:pPr>
        <w:pStyle w:val="Code"/>
      </w:pPr>
      <w:r w:rsidRPr="00EC76D5">
        <w:t xml:space="preserve">    int index = name.lastIndexOf(Main.SeparatorId);</w:t>
      </w:r>
    </w:p>
    <w:p w14:paraId="08807F0C" w14:textId="77777777" w:rsidR="005F4869" w:rsidRPr="00EC76D5" w:rsidRDefault="005F4869" w:rsidP="005F4869">
      <w:pPr>
        <w:pStyle w:val="Code"/>
      </w:pPr>
      <w:r w:rsidRPr="00EC76D5">
        <w:t xml:space="preserve">    return ((index != -1)) ? name.substring(0, index) : name;</w:t>
      </w:r>
    </w:p>
    <w:p w14:paraId="4496A455" w14:textId="77777777" w:rsidR="005F4869" w:rsidRPr="00EC76D5" w:rsidRDefault="005F4869" w:rsidP="005F4869">
      <w:pPr>
        <w:pStyle w:val="Code"/>
      </w:pPr>
      <w:r w:rsidRPr="00EC76D5">
        <w:t xml:space="preserve">  }  </w:t>
      </w:r>
    </w:p>
    <w:p w14:paraId="1ED07DE6" w14:textId="622B3AD3" w:rsidR="005F4869" w:rsidRPr="00EC76D5" w:rsidRDefault="005F4869" w:rsidP="005F4869">
      <w:pPr>
        <w:pStyle w:val="Code"/>
      </w:pPr>
      <w:r w:rsidRPr="00EC76D5">
        <w:t>}</w:t>
      </w:r>
    </w:p>
    <w:p w14:paraId="0BAD65E9" w14:textId="59188612" w:rsidR="004C5DAE" w:rsidRPr="00EC76D5" w:rsidRDefault="004C5DAE" w:rsidP="004C5DAE">
      <w:pPr>
        <w:pStyle w:val="Rubrik1"/>
      </w:pPr>
      <w:bookmarkStart w:id="5865" w:name="_Toc481936441"/>
      <w:r w:rsidRPr="00EC76D5">
        <w:lastRenderedPageBreak/>
        <w:t>Auxiliary Classes</w:t>
      </w:r>
      <w:bookmarkEnd w:id="5865"/>
    </w:p>
    <w:p w14:paraId="162B629B" w14:textId="77777777" w:rsidR="00DD284A" w:rsidRPr="00EC76D5" w:rsidRDefault="00DD284A" w:rsidP="00DD284A">
      <w:r w:rsidRPr="00EC76D5">
        <w:t>Java comes with a large class library, with functionality for almost all requirements. However, there are some classes that are missing, which we need to write our</w:t>
      </w:r>
      <w:r w:rsidR="000C2E0A" w:rsidRPr="00EC76D5">
        <w:t xml:space="preserve">selves: a class for error handling, </w:t>
      </w:r>
      <w:r w:rsidR="00436A1F" w:rsidRPr="00EC76D5">
        <w:t>container</w:t>
      </w:r>
      <w:r w:rsidR="00F922C4" w:rsidRPr="00EC76D5">
        <w:t xml:space="preserve"> classes, and a graph class.</w:t>
      </w:r>
    </w:p>
    <w:p w14:paraId="19728850" w14:textId="71CABAEA" w:rsidR="004C5DAE" w:rsidRPr="00EC76D5" w:rsidRDefault="004C5DAE" w:rsidP="004C5DAE">
      <w:pPr>
        <w:pStyle w:val="Rubrik2"/>
      </w:pPr>
      <w:bookmarkStart w:id="5866" w:name="_Toc481936442"/>
      <w:r w:rsidRPr="00EC76D5">
        <w:t>Error Handling</w:t>
      </w:r>
      <w:bookmarkEnd w:id="5866"/>
    </w:p>
    <w:p w14:paraId="59E41AC9" w14:textId="7A0A38EA" w:rsidR="004C5DAE" w:rsidRPr="00EC76D5" w:rsidRDefault="004C5DAE" w:rsidP="004C5DAE">
      <w:r w:rsidRPr="00EC76D5">
        <w:t xml:space="preserve">To begin with, we need </w:t>
      </w:r>
      <w:r w:rsidR="00453BA0" w:rsidRPr="00EC76D5">
        <w:t>error</w:t>
      </w:r>
      <w:r w:rsidRPr="00EC76D5">
        <w:t xml:space="preserve"> handling, a way to notify the programmer of errors and warnings. In the C Standard Library there is a macro called assert, and in this application we imitate that macro by defining a class with the corresponding behav</w:t>
      </w:r>
      <w:r w:rsidR="00414C74">
        <w:t>or</w:t>
      </w:r>
      <w:r w:rsidRPr="00EC76D5">
        <w:t>. It has the two method sets error and warning, that writes a message. The difference between them is that error stops the execution.</w:t>
      </w:r>
    </w:p>
    <w:p w14:paraId="1EE473ED" w14:textId="77777777" w:rsidR="004C5DAE" w:rsidRPr="00EC76D5" w:rsidRDefault="004C5DAE" w:rsidP="004C5DAE">
      <w:pPr>
        <w:pStyle w:val="CodeHeader"/>
      </w:pPr>
      <w:r w:rsidRPr="00EC76D5">
        <w:t>Assert.java</w:t>
      </w:r>
    </w:p>
    <w:p w14:paraId="3AEF7780" w14:textId="77777777" w:rsidR="00437003" w:rsidRPr="00EC76D5" w:rsidRDefault="00437003" w:rsidP="00437003">
      <w:pPr>
        <w:pStyle w:val="Code"/>
      </w:pPr>
      <w:r w:rsidRPr="00EC76D5">
        <w:t>package c_compiler;</w:t>
      </w:r>
    </w:p>
    <w:p w14:paraId="0FC84E22" w14:textId="77777777" w:rsidR="00437003" w:rsidRPr="00EC76D5" w:rsidRDefault="00437003" w:rsidP="00437003">
      <w:pPr>
        <w:pStyle w:val="Code"/>
      </w:pPr>
      <w:r w:rsidRPr="00EC76D5">
        <w:t>import java.io.*;</w:t>
      </w:r>
    </w:p>
    <w:p w14:paraId="126A1FA8" w14:textId="77777777" w:rsidR="00437003" w:rsidRPr="00EC76D5" w:rsidRDefault="00437003" w:rsidP="00437003">
      <w:pPr>
        <w:pStyle w:val="Code"/>
      </w:pPr>
    </w:p>
    <w:p w14:paraId="0C4D3771" w14:textId="77777777" w:rsidR="00437003" w:rsidRPr="00EC76D5" w:rsidRDefault="00437003" w:rsidP="00437003">
      <w:pPr>
        <w:pStyle w:val="Code"/>
      </w:pPr>
      <w:r w:rsidRPr="00EC76D5">
        <w:t>public class Assert {</w:t>
      </w:r>
    </w:p>
    <w:p w14:paraId="0954A180" w14:textId="77777777" w:rsidR="00437003" w:rsidRPr="00EC76D5" w:rsidRDefault="00437003" w:rsidP="00437003">
      <w:pPr>
        <w:pStyle w:val="Code"/>
      </w:pPr>
      <w:r w:rsidRPr="00EC76D5">
        <w:t xml:space="preserve">  public static void error(boolean test, String message) {</w:t>
      </w:r>
    </w:p>
    <w:p w14:paraId="0EC46EDD" w14:textId="77777777" w:rsidR="00437003" w:rsidRPr="00EC76D5" w:rsidRDefault="00437003" w:rsidP="00437003">
      <w:pPr>
        <w:pStyle w:val="Code"/>
      </w:pPr>
      <w:r w:rsidRPr="00EC76D5">
        <w:t xml:space="preserve">    error(test, null, message);</w:t>
      </w:r>
    </w:p>
    <w:p w14:paraId="20DDD314" w14:textId="77777777" w:rsidR="00437003" w:rsidRPr="00EC76D5" w:rsidRDefault="00437003" w:rsidP="00437003">
      <w:pPr>
        <w:pStyle w:val="Code"/>
      </w:pPr>
      <w:r w:rsidRPr="00EC76D5">
        <w:t xml:space="preserve">  }</w:t>
      </w:r>
    </w:p>
    <w:p w14:paraId="78F761FB" w14:textId="77777777" w:rsidR="00437003" w:rsidRPr="00EC76D5" w:rsidRDefault="00437003" w:rsidP="00437003">
      <w:pPr>
        <w:pStyle w:val="Code"/>
      </w:pPr>
      <w:r w:rsidRPr="00EC76D5">
        <w:t xml:space="preserve">  </w:t>
      </w:r>
    </w:p>
    <w:p w14:paraId="4576D178" w14:textId="77777777" w:rsidR="00437003" w:rsidRPr="00EC76D5" w:rsidRDefault="00437003" w:rsidP="00437003">
      <w:pPr>
        <w:pStyle w:val="Code"/>
      </w:pPr>
      <w:r w:rsidRPr="00EC76D5">
        <w:t xml:space="preserve">  public static void error(boolean test) {</w:t>
      </w:r>
    </w:p>
    <w:p w14:paraId="7A4EC906" w14:textId="77777777" w:rsidR="00437003" w:rsidRPr="00EC76D5" w:rsidRDefault="00437003" w:rsidP="00437003">
      <w:pPr>
        <w:pStyle w:val="Code"/>
      </w:pPr>
      <w:r w:rsidRPr="00EC76D5">
        <w:t xml:space="preserve">    error(test, null, null);</w:t>
      </w:r>
    </w:p>
    <w:p w14:paraId="3B82E29E" w14:textId="77777777" w:rsidR="00437003" w:rsidRPr="00EC76D5" w:rsidRDefault="00437003" w:rsidP="00437003">
      <w:pPr>
        <w:pStyle w:val="Code"/>
      </w:pPr>
      <w:r w:rsidRPr="00EC76D5">
        <w:t xml:space="preserve">  }</w:t>
      </w:r>
    </w:p>
    <w:p w14:paraId="273C8F8E" w14:textId="77777777" w:rsidR="00437003" w:rsidRPr="00EC76D5" w:rsidRDefault="00437003" w:rsidP="00437003">
      <w:pPr>
        <w:pStyle w:val="Code"/>
      </w:pPr>
      <w:r w:rsidRPr="00EC76D5">
        <w:t xml:space="preserve">  </w:t>
      </w:r>
    </w:p>
    <w:p w14:paraId="595C115A" w14:textId="77777777" w:rsidR="00437003" w:rsidRPr="00EC76D5" w:rsidRDefault="00437003" w:rsidP="00437003">
      <w:pPr>
        <w:pStyle w:val="Code"/>
      </w:pPr>
      <w:r w:rsidRPr="00EC76D5">
        <w:t xml:space="preserve">  public static void error(boolean test, Object object, String message) {</w:t>
      </w:r>
    </w:p>
    <w:p w14:paraId="3C129093" w14:textId="77777777" w:rsidR="00437003" w:rsidRPr="00EC76D5" w:rsidRDefault="00437003" w:rsidP="00437003">
      <w:pPr>
        <w:pStyle w:val="Code"/>
      </w:pPr>
      <w:r w:rsidRPr="00EC76D5">
        <w:t xml:space="preserve">    if (!test) {</w:t>
      </w:r>
    </w:p>
    <w:p w14:paraId="2F4119F1" w14:textId="77777777" w:rsidR="00437003" w:rsidRPr="00EC76D5" w:rsidRDefault="00437003" w:rsidP="00437003">
      <w:pPr>
        <w:pStyle w:val="Code"/>
      </w:pPr>
      <w:r w:rsidRPr="00EC76D5">
        <w:t xml:space="preserve">      error((object != null) ? object.toString() : null, message);</w:t>
      </w:r>
    </w:p>
    <w:p w14:paraId="6F8CF16A" w14:textId="77777777" w:rsidR="00437003" w:rsidRPr="00EC76D5" w:rsidRDefault="00437003" w:rsidP="00437003">
      <w:pPr>
        <w:pStyle w:val="Code"/>
      </w:pPr>
      <w:r w:rsidRPr="00EC76D5">
        <w:t xml:space="preserve">    }</w:t>
      </w:r>
    </w:p>
    <w:p w14:paraId="0D165890" w14:textId="77777777" w:rsidR="00437003" w:rsidRPr="00EC76D5" w:rsidRDefault="00437003" w:rsidP="00437003">
      <w:pPr>
        <w:pStyle w:val="Code"/>
      </w:pPr>
      <w:r w:rsidRPr="00EC76D5">
        <w:t xml:space="preserve">  }</w:t>
      </w:r>
    </w:p>
    <w:p w14:paraId="2D5032E7" w14:textId="77777777" w:rsidR="00437003" w:rsidRPr="00EC76D5" w:rsidRDefault="00437003" w:rsidP="00437003">
      <w:pPr>
        <w:pStyle w:val="Code"/>
      </w:pPr>
    </w:p>
    <w:p w14:paraId="78BD904C" w14:textId="77777777" w:rsidR="00437003" w:rsidRPr="00EC76D5" w:rsidRDefault="00437003" w:rsidP="00437003">
      <w:pPr>
        <w:pStyle w:val="Code"/>
      </w:pPr>
      <w:r w:rsidRPr="00EC76D5">
        <w:t xml:space="preserve">  public static void error(String message) {</w:t>
      </w:r>
    </w:p>
    <w:p w14:paraId="1B559F49" w14:textId="77777777" w:rsidR="00437003" w:rsidRPr="00EC76D5" w:rsidRDefault="00437003" w:rsidP="00437003">
      <w:pPr>
        <w:pStyle w:val="Code"/>
      </w:pPr>
      <w:r w:rsidRPr="00EC76D5">
        <w:t xml:space="preserve">    error(null, message);</w:t>
      </w:r>
    </w:p>
    <w:p w14:paraId="3ECC67BF" w14:textId="77777777" w:rsidR="00437003" w:rsidRPr="00EC76D5" w:rsidRDefault="00437003" w:rsidP="00437003">
      <w:pPr>
        <w:pStyle w:val="Code"/>
      </w:pPr>
      <w:r w:rsidRPr="00EC76D5">
        <w:t xml:space="preserve">  }</w:t>
      </w:r>
    </w:p>
    <w:p w14:paraId="42B4D504" w14:textId="77777777" w:rsidR="00437003" w:rsidRPr="00EC76D5" w:rsidRDefault="00437003" w:rsidP="00437003">
      <w:pPr>
        <w:pStyle w:val="Code"/>
      </w:pPr>
    </w:p>
    <w:p w14:paraId="2E5CD0FF" w14:textId="77777777" w:rsidR="00437003" w:rsidRPr="00EC76D5" w:rsidRDefault="00437003" w:rsidP="00437003">
      <w:pPr>
        <w:pStyle w:val="Code"/>
      </w:pPr>
      <w:r w:rsidRPr="00EC76D5">
        <w:t xml:space="preserve">  public static void warning(String message) {</w:t>
      </w:r>
    </w:p>
    <w:p w14:paraId="39CA989C" w14:textId="77777777" w:rsidR="00437003" w:rsidRPr="00EC76D5" w:rsidRDefault="00437003" w:rsidP="00437003">
      <w:pPr>
        <w:pStyle w:val="Code"/>
      </w:pPr>
      <w:r w:rsidRPr="00EC76D5">
        <w:t xml:space="preserve">    warning(null, message);</w:t>
      </w:r>
    </w:p>
    <w:p w14:paraId="2C4D6793" w14:textId="77777777" w:rsidR="00437003" w:rsidRPr="00EC76D5" w:rsidRDefault="00437003" w:rsidP="00437003">
      <w:pPr>
        <w:pStyle w:val="Code"/>
      </w:pPr>
      <w:r w:rsidRPr="00EC76D5">
        <w:t xml:space="preserve">  }</w:t>
      </w:r>
    </w:p>
    <w:p w14:paraId="308B3025" w14:textId="77777777" w:rsidR="00437003" w:rsidRPr="00EC76D5" w:rsidRDefault="00437003" w:rsidP="00437003">
      <w:pPr>
        <w:pStyle w:val="Code"/>
      </w:pPr>
    </w:p>
    <w:p w14:paraId="66C2C8B1" w14:textId="77777777" w:rsidR="00437003" w:rsidRPr="00EC76D5" w:rsidRDefault="00437003" w:rsidP="00437003">
      <w:pPr>
        <w:pStyle w:val="Code"/>
      </w:pPr>
      <w:r w:rsidRPr="00EC76D5">
        <w:t xml:space="preserve">  public static void error(Object object, String message) {</w:t>
      </w:r>
    </w:p>
    <w:p w14:paraId="599A128E" w14:textId="77777777" w:rsidR="00437003" w:rsidRPr="00EC76D5" w:rsidRDefault="00437003" w:rsidP="00437003">
      <w:pPr>
        <w:pStyle w:val="Code"/>
      </w:pPr>
      <w:r w:rsidRPr="00EC76D5">
        <w:t xml:space="preserve">    message("Error", (object != null) ? object.toString() : null, message);</w:t>
      </w:r>
    </w:p>
    <w:p w14:paraId="06C6ACC7" w14:textId="77777777" w:rsidR="00437003" w:rsidRPr="00EC76D5" w:rsidRDefault="00437003" w:rsidP="00437003">
      <w:pPr>
        <w:pStyle w:val="Code"/>
      </w:pPr>
      <w:r w:rsidRPr="00EC76D5">
        <w:t xml:space="preserve">    Main.DebugStream.close();</w:t>
      </w:r>
    </w:p>
    <w:p w14:paraId="0EDF03F2" w14:textId="77777777" w:rsidR="00437003" w:rsidRPr="00EC76D5" w:rsidRDefault="00437003" w:rsidP="00437003">
      <w:pPr>
        <w:pStyle w:val="Code"/>
      </w:pPr>
      <w:r w:rsidRPr="00EC76D5">
        <w:t xml:space="preserve">    Main.DebugStream2.close();</w:t>
      </w:r>
    </w:p>
    <w:p w14:paraId="1CA7107E" w14:textId="77777777" w:rsidR="00437003" w:rsidRPr="00EC76D5" w:rsidRDefault="00437003" w:rsidP="00437003">
      <w:pPr>
        <w:pStyle w:val="Code"/>
      </w:pPr>
      <w:r w:rsidRPr="00EC76D5">
        <w:t xml:space="preserve">    System.exit(-1);</w:t>
      </w:r>
    </w:p>
    <w:p w14:paraId="50306061" w14:textId="77777777" w:rsidR="00437003" w:rsidRPr="00EC76D5" w:rsidRDefault="00437003" w:rsidP="00437003">
      <w:pPr>
        <w:pStyle w:val="Code"/>
      </w:pPr>
      <w:r w:rsidRPr="00EC76D5">
        <w:t xml:space="preserve">  }</w:t>
      </w:r>
    </w:p>
    <w:p w14:paraId="6AEE4253" w14:textId="77777777" w:rsidR="00437003" w:rsidRPr="00EC76D5" w:rsidRDefault="00437003" w:rsidP="00437003">
      <w:pPr>
        <w:pStyle w:val="Code"/>
      </w:pPr>
    </w:p>
    <w:p w14:paraId="5173693B" w14:textId="77777777" w:rsidR="00437003" w:rsidRPr="00EC76D5" w:rsidRDefault="00437003" w:rsidP="00437003">
      <w:pPr>
        <w:pStyle w:val="Code"/>
      </w:pPr>
      <w:r w:rsidRPr="00EC76D5">
        <w:t xml:space="preserve">  public static void warning(boolean test, Object object, String message) {</w:t>
      </w:r>
    </w:p>
    <w:p w14:paraId="5398D8AB" w14:textId="77777777" w:rsidR="00437003" w:rsidRPr="00EC76D5" w:rsidRDefault="00437003" w:rsidP="00437003">
      <w:pPr>
        <w:pStyle w:val="Code"/>
      </w:pPr>
      <w:r w:rsidRPr="00EC76D5">
        <w:t xml:space="preserve">    if (!test) {</w:t>
      </w:r>
    </w:p>
    <w:p w14:paraId="29BD08F7" w14:textId="77777777" w:rsidR="00437003" w:rsidRPr="00EC76D5" w:rsidRDefault="00437003" w:rsidP="00437003">
      <w:pPr>
        <w:pStyle w:val="Code"/>
      </w:pPr>
      <w:r w:rsidRPr="00EC76D5">
        <w:t xml:space="preserve">      warning((object != null) ? object.toString() : null, message);</w:t>
      </w:r>
    </w:p>
    <w:p w14:paraId="540DB456" w14:textId="77777777" w:rsidR="00437003" w:rsidRPr="00EC76D5" w:rsidRDefault="00437003" w:rsidP="00437003">
      <w:pPr>
        <w:pStyle w:val="Code"/>
      </w:pPr>
      <w:r w:rsidRPr="00EC76D5">
        <w:t xml:space="preserve">    }</w:t>
      </w:r>
    </w:p>
    <w:p w14:paraId="2CCC2175" w14:textId="77777777" w:rsidR="00437003" w:rsidRPr="00EC76D5" w:rsidRDefault="00437003" w:rsidP="00437003">
      <w:pPr>
        <w:pStyle w:val="Code"/>
      </w:pPr>
      <w:r w:rsidRPr="00EC76D5">
        <w:t xml:space="preserve">  }</w:t>
      </w:r>
    </w:p>
    <w:p w14:paraId="2E2C53A8" w14:textId="77777777" w:rsidR="00437003" w:rsidRPr="00EC76D5" w:rsidRDefault="00437003" w:rsidP="00437003">
      <w:pPr>
        <w:pStyle w:val="Code"/>
      </w:pPr>
    </w:p>
    <w:p w14:paraId="759218D0" w14:textId="77777777" w:rsidR="00437003" w:rsidRPr="00EC76D5" w:rsidRDefault="00437003" w:rsidP="00437003">
      <w:pPr>
        <w:pStyle w:val="Code"/>
      </w:pPr>
      <w:r w:rsidRPr="00EC76D5">
        <w:t xml:space="preserve">  public static void warning(Object object, String message) {</w:t>
      </w:r>
    </w:p>
    <w:p w14:paraId="00CEDA07" w14:textId="77777777" w:rsidR="00437003" w:rsidRPr="00EC76D5" w:rsidRDefault="00437003" w:rsidP="00437003">
      <w:pPr>
        <w:pStyle w:val="Code"/>
      </w:pPr>
      <w:r w:rsidRPr="00EC76D5">
        <w:lastRenderedPageBreak/>
        <w:t xml:space="preserve">    if (Main.SmallWarning) {</w:t>
      </w:r>
    </w:p>
    <w:p w14:paraId="1A8EF8C4" w14:textId="77777777" w:rsidR="00437003" w:rsidRPr="00EC76D5" w:rsidRDefault="00437003" w:rsidP="00437003">
      <w:pPr>
        <w:pStyle w:val="Code"/>
      </w:pPr>
      <w:r w:rsidRPr="00EC76D5">
        <w:t xml:space="preserve">      message("Warning", (object != null) ? object.toString() : null, message);</w:t>
      </w:r>
    </w:p>
    <w:p w14:paraId="79EA2FD9" w14:textId="77777777" w:rsidR="00437003" w:rsidRPr="00EC76D5" w:rsidRDefault="00437003" w:rsidP="00437003">
      <w:pPr>
        <w:pStyle w:val="Code"/>
      </w:pPr>
      <w:r w:rsidRPr="00EC76D5">
        <w:t xml:space="preserve">      </w:t>
      </w:r>
    </w:p>
    <w:p w14:paraId="283A8976" w14:textId="77777777" w:rsidR="00437003" w:rsidRPr="00EC76D5" w:rsidRDefault="00437003" w:rsidP="00437003">
      <w:pPr>
        <w:pStyle w:val="Code"/>
      </w:pPr>
      <w:r w:rsidRPr="00EC76D5">
        <w:t xml:space="preserve">      if (Main.LargeWarning) {</w:t>
      </w:r>
    </w:p>
    <w:p w14:paraId="68B84C35" w14:textId="77777777" w:rsidR="00437003" w:rsidRPr="00EC76D5" w:rsidRDefault="00437003" w:rsidP="00437003">
      <w:pPr>
        <w:pStyle w:val="Code"/>
      </w:pPr>
      <w:r w:rsidRPr="00EC76D5">
        <w:t xml:space="preserve">        System.exit(-1);</w:t>
      </w:r>
    </w:p>
    <w:p w14:paraId="01506D04" w14:textId="77777777" w:rsidR="00437003" w:rsidRPr="00EC76D5" w:rsidRDefault="00437003" w:rsidP="00437003">
      <w:pPr>
        <w:pStyle w:val="Code"/>
      </w:pPr>
      <w:r w:rsidRPr="00EC76D5">
        <w:t xml:space="preserve">      }</w:t>
      </w:r>
    </w:p>
    <w:p w14:paraId="0572EB2E" w14:textId="77777777" w:rsidR="00437003" w:rsidRPr="00EC76D5" w:rsidRDefault="00437003" w:rsidP="00437003">
      <w:pPr>
        <w:pStyle w:val="Code"/>
      </w:pPr>
      <w:r w:rsidRPr="00EC76D5">
        <w:t xml:space="preserve">    }</w:t>
      </w:r>
    </w:p>
    <w:p w14:paraId="24B4E415" w14:textId="77777777" w:rsidR="00437003" w:rsidRPr="00EC76D5" w:rsidRDefault="00437003" w:rsidP="00437003">
      <w:pPr>
        <w:pStyle w:val="Code"/>
      </w:pPr>
      <w:r w:rsidRPr="00EC76D5">
        <w:t xml:space="preserve">  }</w:t>
      </w:r>
    </w:p>
    <w:p w14:paraId="4A9ECA95" w14:textId="77777777" w:rsidR="00437003" w:rsidRPr="00EC76D5" w:rsidRDefault="00437003" w:rsidP="00437003">
      <w:pPr>
        <w:pStyle w:val="Code"/>
      </w:pPr>
    </w:p>
    <w:p w14:paraId="48CEA596" w14:textId="77777777" w:rsidR="00437003" w:rsidRPr="00EC76D5" w:rsidRDefault="00437003" w:rsidP="00437003">
      <w:pPr>
        <w:pStyle w:val="Code"/>
      </w:pPr>
      <w:r w:rsidRPr="00EC76D5">
        <w:t xml:space="preserve">  private static void message(String type, String name, String message) {</w:t>
      </w:r>
    </w:p>
    <w:p w14:paraId="3AB3396B" w14:textId="77777777" w:rsidR="00437003" w:rsidRPr="00EC76D5" w:rsidRDefault="00437003" w:rsidP="00437003">
      <w:pPr>
        <w:pStyle w:val="Code"/>
      </w:pPr>
      <w:r w:rsidRPr="00EC76D5">
        <w:t xml:space="preserve">    String funcText = (Main.FuncSymbol != null) ? (" in function \"" +</w:t>
      </w:r>
    </w:p>
    <w:p w14:paraId="08AE941E" w14:textId="77777777" w:rsidR="00437003" w:rsidRPr="00EC76D5" w:rsidRDefault="00437003" w:rsidP="00437003">
      <w:pPr>
        <w:pStyle w:val="Code"/>
      </w:pPr>
      <w:r w:rsidRPr="00EC76D5">
        <w:t xml:space="preserve">                      Main.FuncSymbol.getName() + "\"") : "";</w:t>
      </w:r>
    </w:p>
    <w:p w14:paraId="2C74F900" w14:textId="77777777" w:rsidR="00437003" w:rsidRPr="00EC76D5" w:rsidRDefault="00437003" w:rsidP="00437003">
      <w:pPr>
        <w:pStyle w:val="Code"/>
      </w:pPr>
      <w:r w:rsidRPr="00EC76D5">
        <w:t xml:space="preserve">    PrintStream errorStream = (Main.ErrorStream != null) ?</w:t>
      </w:r>
    </w:p>
    <w:p w14:paraId="1E812E06" w14:textId="77777777" w:rsidR="00437003" w:rsidRPr="00EC76D5" w:rsidRDefault="00437003" w:rsidP="00437003">
      <w:pPr>
        <w:pStyle w:val="Code"/>
      </w:pPr>
      <w:r w:rsidRPr="00EC76D5">
        <w:t xml:space="preserve">                              Main.ErrorStream : System.err;</w:t>
      </w:r>
    </w:p>
    <w:p w14:paraId="5CCF586C" w14:textId="77777777" w:rsidR="00437003" w:rsidRPr="00EC76D5" w:rsidRDefault="00437003" w:rsidP="00437003">
      <w:pPr>
        <w:pStyle w:val="Code"/>
      </w:pPr>
      <w:r w:rsidRPr="00EC76D5">
        <w:t xml:space="preserve">    </w:t>
      </w:r>
    </w:p>
    <w:p w14:paraId="19800293" w14:textId="77777777" w:rsidR="00437003" w:rsidRPr="00EC76D5" w:rsidRDefault="00437003" w:rsidP="00437003">
      <w:pPr>
        <w:pStyle w:val="Code"/>
      </w:pPr>
      <w:r w:rsidRPr="00EC76D5">
        <w:t xml:space="preserve">    if ((name != null) &amp;&amp; (Main.Path != null)) {</w:t>
      </w:r>
    </w:p>
    <w:p w14:paraId="5EEF84FC" w14:textId="77777777" w:rsidR="00437003" w:rsidRPr="00EC76D5" w:rsidRDefault="00437003" w:rsidP="00437003">
      <w:pPr>
        <w:pStyle w:val="Code"/>
      </w:pPr>
      <w:r w:rsidRPr="00EC76D5">
        <w:t xml:space="preserve">      errorStream.println(type + " in file \"" + Main.Path + "\"" + funcText +</w:t>
      </w:r>
    </w:p>
    <w:p w14:paraId="25CDB19B" w14:textId="77777777" w:rsidR="00437003" w:rsidRPr="00EC76D5" w:rsidRDefault="00437003" w:rsidP="00437003">
      <w:pPr>
        <w:pStyle w:val="Code"/>
      </w:pPr>
      <w:r w:rsidRPr="00EC76D5">
        <w:t xml:space="preserve">           " at line " + Main.Line + ". \"" + name + "\": " + message + ".");</w:t>
      </w:r>
    </w:p>
    <w:p w14:paraId="5F235D06" w14:textId="77777777" w:rsidR="00437003" w:rsidRPr="00EC76D5" w:rsidRDefault="00437003" w:rsidP="00437003">
      <w:pPr>
        <w:pStyle w:val="Code"/>
      </w:pPr>
      <w:r w:rsidRPr="00EC76D5">
        <w:t xml:space="preserve">    }</w:t>
      </w:r>
    </w:p>
    <w:p w14:paraId="6AB4A796" w14:textId="77777777" w:rsidR="00437003" w:rsidRPr="00EC76D5" w:rsidRDefault="00437003" w:rsidP="00437003">
      <w:pPr>
        <w:pStyle w:val="Code"/>
      </w:pPr>
      <w:r w:rsidRPr="00EC76D5">
        <w:t xml:space="preserve">    else if ((name == null) &amp;&amp; (Main.Path != null)) {</w:t>
      </w:r>
    </w:p>
    <w:p w14:paraId="2F8E21BA" w14:textId="77777777" w:rsidR="00437003" w:rsidRPr="00EC76D5" w:rsidRDefault="00437003" w:rsidP="00437003">
      <w:pPr>
        <w:pStyle w:val="Code"/>
      </w:pPr>
      <w:r w:rsidRPr="00EC76D5">
        <w:t xml:space="preserve">      errorStream.println(type + " in file \"" + Main.Path + "\"" + funcText +</w:t>
      </w:r>
    </w:p>
    <w:p w14:paraId="7AB09630" w14:textId="77777777" w:rsidR="00437003" w:rsidRPr="00EC76D5" w:rsidRDefault="00437003" w:rsidP="00437003">
      <w:pPr>
        <w:pStyle w:val="Code"/>
      </w:pPr>
      <w:r w:rsidRPr="00EC76D5">
        <w:t xml:space="preserve">                          " at line " + Main.Line + ": " + message + ".");</w:t>
      </w:r>
    </w:p>
    <w:p w14:paraId="637EA36D" w14:textId="77777777" w:rsidR="00437003" w:rsidRPr="00EC76D5" w:rsidRDefault="00437003" w:rsidP="00437003">
      <w:pPr>
        <w:pStyle w:val="Code"/>
      </w:pPr>
      <w:r w:rsidRPr="00EC76D5">
        <w:t xml:space="preserve">    }</w:t>
      </w:r>
    </w:p>
    <w:p w14:paraId="0C506D55" w14:textId="77777777" w:rsidR="00437003" w:rsidRPr="00EC76D5" w:rsidRDefault="00437003" w:rsidP="00437003">
      <w:pPr>
        <w:pStyle w:val="Code"/>
      </w:pPr>
      <w:r w:rsidRPr="00EC76D5">
        <w:t xml:space="preserve">    else if ((name != null) &amp;&amp; (Main.Path == null)) {</w:t>
      </w:r>
    </w:p>
    <w:p w14:paraId="047F1C77" w14:textId="77777777" w:rsidR="00437003" w:rsidRPr="00EC76D5" w:rsidRDefault="00437003" w:rsidP="00437003">
      <w:pPr>
        <w:pStyle w:val="Code"/>
      </w:pPr>
      <w:r w:rsidRPr="00EC76D5">
        <w:t xml:space="preserve">      errorStream.println(type + ": \"" + name + "\", " + message + ".");</w:t>
      </w:r>
    </w:p>
    <w:p w14:paraId="1B73B8C1" w14:textId="77777777" w:rsidR="00437003" w:rsidRPr="00EC76D5" w:rsidRDefault="00437003" w:rsidP="00437003">
      <w:pPr>
        <w:pStyle w:val="Code"/>
      </w:pPr>
      <w:r w:rsidRPr="00EC76D5">
        <w:t xml:space="preserve">    }</w:t>
      </w:r>
    </w:p>
    <w:p w14:paraId="41838E71" w14:textId="77777777" w:rsidR="00437003" w:rsidRPr="00EC76D5" w:rsidRDefault="00437003" w:rsidP="00437003">
      <w:pPr>
        <w:pStyle w:val="Code"/>
      </w:pPr>
      <w:r w:rsidRPr="00EC76D5">
        <w:t xml:space="preserve">    else if ((name != null) &amp;&amp; (Main.Path == null)) {</w:t>
      </w:r>
    </w:p>
    <w:p w14:paraId="6EFC6615" w14:textId="77777777" w:rsidR="00437003" w:rsidRPr="00EC76D5" w:rsidRDefault="00437003" w:rsidP="00437003">
      <w:pPr>
        <w:pStyle w:val="Code"/>
      </w:pPr>
      <w:r w:rsidRPr="00EC76D5">
        <w:t xml:space="preserve">      errorStream.println(type + ": \"" + name + "\", " + message + ".");</w:t>
      </w:r>
    </w:p>
    <w:p w14:paraId="63E51615" w14:textId="77777777" w:rsidR="00437003" w:rsidRPr="00EC76D5" w:rsidRDefault="00437003" w:rsidP="00437003">
      <w:pPr>
        <w:pStyle w:val="Code"/>
      </w:pPr>
      <w:r w:rsidRPr="00EC76D5">
        <w:t xml:space="preserve">    }</w:t>
      </w:r>
    </w:p>
    <w:p w14:paraId="668D178A" w14:textId="77777777" w:rsidR="00437003" w:rsidRPr="00EC76D5" w:rsidRDefault="00437003" w:rsidP="00437003">
      <w:pPr>
        <w:pStyle w:val="Code"/>
      </w:pPr>
      <w:r w:rsidRPr="00EC76D5">
        <w:t xml:space="preserve">  }</w:t>
      </w:r>
    </w:p>
    <w:p w14:paraId="2DCA1C29" w14:textId="4DCD0942" w:rsidR="004C5DAE" w:rsidRPr="00EC76D5" w:rsidRDefault="00437003" w:rsidP="00437003">
      <w:pPr>
        <w:pStyle w:val="Code"/>
      </w:pPr>
      <w:r w:rsidRPr="00EC76D5">
        <w:t>}</w:t>
      </w:r>
    </w:p>
    <w:p w14:paraId="3DA717ED" w14:textId="0785E8C1" w:rsidR="004C5DAE" w:rsidRPr="00EC76D5" w:rsidRDefault="004C5DAE" w:rsidP="004C5DAE">
      <w:pPr>
        <w:pStyle w:val="Rubrik2"/>
      </w:pPr>
      <w:bookmarkStart w:id="5867" w:name="_Toc481936443"/>
      <w:r w:rsidRPr="00EC76D5">
        <w:t>Container Classes</w:t>
      </w:r>
      <w:bookmarkEnd w:id="5867"/>
    </w:p>
    <w:p w14:paraId="4E4DC06E" w14:textId="77777777" w:rsidR="00007B83" w:rsidRPr="00EC76D5" w:rsidRDefault="00007B83" w:rsidP="00007B83">
      <w:r w:rsidRPr="00EC76D5">
        <w:t>Java has a large class library holding many container classes. However, there are no classes f</w:t>
      </w:r>
      <w:r w:rsidR="00171E9D" w:rsidRPr="00EC76D5">
        <w:t>or</w:t>
      </w:r>
      <w:r w:rsidRPr="00EC76D5">
        <w:t xml:space="preserve"> ordered or unorder</w:t>
      </w:r>
      <w:r w:rsidR="00171E9D" w:rsidRPr="00EC76D5">
        <w:t>ed</w:t>
      </w:r>
      <w:r w:rsidRPr="00EC76D5">
        <w:t xml:space="preserve"> pairs</w:t>
      </w:r>
      <w:r w:rsidR="00171E9D" w:rsidRPr="00EC76D5">
        <w:t>, there is also no classes for triples or tuples.</w:t>
      </w:r>
    </w:p>
    <w:p w14:paraId="17DC13EE" w14:textId="49CF7625" w:rsidR="004C5DAE" w:rsidRPr="00EC76D5" w:rsidRDefault="00437003" w:rsidP="004C5DAE">
      <w:pPr>
        <w:pStyle w:val="Rubrik3"/>
      </w:pPr>
      <w:bookmarkStart w:id="5868" w:name="_Toc481936444"/>
      <w:r w:rsidRPr="00EC76D5">
        <w:t xml:space="preserve">Ordered </w:t>
      </w:r>
      <w:r w:rsidR="004C5DAE" w:rsidRPr="00EC76D5">
        <w:t>Pair</w:t>
      </w:r>
      <w:bookmarkEnd w:id="5868"/>
    </w:p>
    <w:p w14:paraId="70F54E60" w14:textId="77777777" w:rsidR="0022372A" w:rsidRPr="00EC76D5" w:rsidRDefault="0022372A" w:rsidP="0022372A">
      <w:r w:rsidRPr="00EC76D5">
        <w:t xml:space="preserve">In the preprocessor (and in several other classes in the following chapters) we also need the auxiliary class </w:t>
      </w:r>
      <w:r w:rsidRPr="00EC76D5">
        <w:rPr>
          <w:rStyle w:val="CodeInText"/>
        </w:rPr>
        <w:t>Pair</w:t>
      </w:r>
      <w:r w:rsidR="00171E9D" w:rsidRPr="00EC76D5">
        <w:t>.</w:t>
      </w:r>
    </w:p>
    <w:p w14:paraId="0DCCAC91" w14:textId="5009875B" w:rsidR="004C5DAE" w:rsidRPr="00EC76D5" w:rsidRDefault="004C5DAE" w:rsidP="004C5DAE">
      <w:pPr>
        <w:pStyle w:val="CodeHeader"/>
      </w:pPr>
      <w:r w:rsidRPr="00EC76D5">
        <w:t>Pair.java</w:t>
      </w:r>
    </w:p>
    <w:p w14:paraId="7B405D42" w14:textId="77777777" w:rsidR="009A2F8F" w:rsidRPr="00EC76D5" w:rsidRDefault="009A2F8F" w:rsidP="009A2F8F">
      <w:pPr>
        <w:pStyle w:val="Code"/>
      </w:pPr>
      <w:r w:rsidRPr="00EC76D5">
        <w:t>package c_compiler;</w:t>
      </w:r>
    </w:p>
    <w:p w14:paraId="6F46A6BC" w14:textId="77777777" w:rsidR="009A2F8F" w:rsidRPr="00EC76D5" w:rsidRDefault="009A2F8F" w:rsidP="009A2F8F">
      <w:pPr>
        <w:pStyle w:val="Code"/>
      </w:pPr>
    </w:p>
    <w:p w14:paraId="04775A95" w14:textId="77777777" w:rsidR="009A2F8F" w:rsidRPr="00EC76D5" w:rsidRDefault="009A2F8F" w:rsidP="009A2F8F">
      <w:pPr>
        <w:pStyle w:val="Code"/>
      </w:pPr>
      <w:r w:rsidRPr="00EC76D5">
        <w:t>public class Pair&lt;FirstType,SecondType&gt; {</w:t>
      </w:r>
    </w:p>
    <w:p w14:paraId="71DAC956" w14:textId="77777777" w:rsidR="009A2F8F" w:rsidRPr="00EC76D5" w:rsidRDefault="009A2F8F" w:rsidP="009A2F8F">
      <w:pPr>
        <w:pStyle w:val="Code"/>
      </w:pPr>
      <w:r w:rsidRPr="00EC76D5">
        <w:t xml:space="preserve">  protected FirstType m_first;</w:t>
      </w:r>
    </w:p>
    <w:p w14:paraId="716AE5D2" w14:textId="77777777" w:rsidR="009A2F8F" w:rsidRPr="00EC76D5" w:rsidRDefault="009A2F8F" w:rsidP="009A2F8F">
      <w:pPr>
        <w:pStyle w:val="Code"/>
      </w:pPr>
      <w:r w:rsidRPr="00EC76D5">
        <w:t xml:space="preserve">  protected SecondType m_second;</w:t>
      </w:r>
    </w:p>
    <w:p w14:paraId="2CFF939D" w14:textId="77777777" w:rsidR="009A2F8F" w:rsidRPr="00EC76D5" w:rsidRDefault="009A2F8F" w:rsidP="009A2F8F">
      <w:pPr>
        <w:pStyle w:val="Code"/>
      </w:pPr>
    </w:p>
    <w:p w14:paraId="63CEBE48" w14:textId="77777777" w:rsidR="009A2F8F" w:rsidRPr="00EC76D5" w:rsidRDefault="009A2F8F" w:rsidP="009A2F8F">
      <w:pPr>
        <w:pStyle w:val="Code"/>
      </w:pPr>
      <w:r w:rsidRPr="00EC76D5">
        <w:t xml:space="preserve">  public Pair(FirstType first, SecondType second) {</w:t>
      </w:r>
    </w:p>
    <w:p w14:paraId="0D66BE9B" w14:textId="77777777" w:rsidR="009A2F8F" w:rsidRPr="00EC76D5" w:rsidRDefault="009A2F8F" w:rsidP="009A2F8F">
      <w:pPr>
        <w:pStyle w:val="Code"/>
      </w:pPr>
      <w:r w:rsidRPr="00EC76D5">
        <w:t xml:space="preserve">    m_first = first;</w:t>
      </w:r>
    </w:p>
    <w:p w14:paraId="39AAE9BF" w14:textId="77777777" w:rsidR="009A2F8F" w:rsidRPr="00EC76D5" w:rsidRDefault="009A2F8F" w:rsidP="009A2F8F">
      <w:pPr>
        <w:pStyle w:val="Code"/>
      </w:pPr>
      <w:r w:rsidRPr="00EC76D5">
        <w:t xml:space="preserve">    m_second = second;</w:t>
      </w:r>
    </w:p>
    <w:p w14:paraId="6CD60905" w14:textId="77777777" w:rsidR="009A2F8F" w:rsidRPr="00EC76D5" w:rsidRDefault="009A2F8F" w:rsidP="009A2F8F">
      <w:pPr>
        <w:pStyle w:val="Code"/>
      </w:pPr>
      <w:r w:rsidRPr="00EC76D5">
        <w:t xml:space="preserve">  }</w:t>
      </w:r>
    </w:p>
    <w:p w14:paraId="6A24ED57" w14:textId="77777777" w:rsidR="009A2F8F" w:rsidRPr="00EC76D5" w:rsidRDefault="009A2F8F" w:rsidP="009A2F8F">
      <w:pPr>
        <w:pStyle w:val="Code"/>
      </w:pPr>
    </w:p>
    <w:p w14:paraId="25B20B6F" w14:textId="77777777" w:rsidR="009A2F8F" w:rsidRPr="00EC76D5" w:rsidRDefault="009A2F8F" w:rsidP="009A2F8F">
      <w:pPr>
        <w:pStyle w:val="Code"/>
      </w:pPr>
      <w:r w:rsidRPr="00EC76D5">
        <w:t xml:space="preserve">  public FirstType getFirst() {</w:t>
      </w:r>
    </w:p>
    <w:p w14:paraId="3A6D5939" w14:textId="77777777" w:rsidR="009A2F8F" w:rsidRPr="00EC76D5" w:rsidRDefault="009A2F8F" w:rsidP="009A2F8F">
      <w:pPr>
        <w:pStyle w:val="Code"/>
      </w:pPr>
      <w:r w:rsidRPr="00EC76D5">
        <w:t xml:space="preserve">    return m_first;</w:t>
      </w:r>
    </w:p>
    <w:p w14:paraId="1004A684" w14:textId="77777777" w:rsidR="009A2F8F" w:rsidRPr="00EC76D5" w:rsidRDefault="009A2F8F" w:rsidP="009A2F8F">
      <w:pPr>
        <w:pStyle w:val="Code"/>
      </w:pPr>
      <w:r w:rsidRPr="00EC76D5">
        <w:lastRenderedPageBreak/>
        <w:t xml:space="preserve">  }</w:t>
      </w:r>
    </w:p>
    <w:p w14:paraId="1D74E262" w14:textId="77777777" w:rsidR="009A2F8F" w:rsidRPr="00EC76D5" w:rsidRDefault="009A2F8F" w:rsidP="009A2F8F">
      <w:pPr>
        <w:pStyle w:val="Code"/>
      </w:pPr>
    </w:p>
    <w:p w14:paraId="281D8792" w14:textId="77777777" w:rsidR="009A2F8F" w:rsidRPr="00EC76D5" w:rsidRDefault="009A2F8F" w:rsidP="009A2F8F">
      <w:pPr>
        <w:pStyle w:val="Code"/>
      </w:pPr>
      <w:r w:rsidRPr="00EC76D5">
        <w:t xml:space="preserve">  public void setFirst(FirstType first) {</w:t>
      </w:r>
    </w:p>
    <w:p w14:paraId="0FE6A7D6" w14:textId="77777777" w:rsidR="009A2F8F" w:rsidRPr="00EC76D5" w:rsidRDefault="009A2F8F" w:rsidP="009A2F8F">
      <w:pPr>
        <w:pStyle w:val="Code"/>
      </w:pPr>
      <w:r w:rsidRPr="00EC76D5">
        <w:t xml:space="preserve">    m_first = first;</w:t>
      </w:r>
    </w:p>
    <w:p w14:paraId="1EC16E46" w14:textId="77777777" w:rsidR="009A2F8F" w:rsidRPr="00EC76D5" w:rsidRDefault="009A2F8F" w:rsidP="009A2F8F">
      <w:pPr>
        <w:pStyle w:val="Code"/>
      </w:pPr>
      <w:r w:rsidRPr="00EC76D5">
        <w:t xml:space="preserve">  }</w:t>
      </w:r>
    </w:p>
    <w:p w14:paraId="7DB02960" w14:textId="77777777" w:rsidR="009A2F8F" w:rsidRPr="00EC76D5" w:rsidRDefault="009A2F8F" w:rsidP="009A2F8F">
      <w:pPr>
        <w:pStyle w:val="Code"/>
      </w:pPr>
    </w:p>
    <w:p w14:paraId="6A303FAF" w14:textId="77777777" w:rsidR="009A2F8F" w:rsidRPr="00EC76D5" w:rsidRDefault="009A2F8F" w:rsidP="009A2F8F">
      <w:pPr>
        <w:pStyle w:val="Code"/>
      </w:pPr>
      <w:r w:rsidRPr="00EC76D5">
        <w:t xml:space="preserve">  public SecondType getSecond() {</w:t>
      </w:r>
    </w:p>
    <w:p w14:paraId="5808077F" w14:textId="77777777" w:rsidR="009A2F8F" w:rsidRPr="00EC76D5" w:rsidRDefault="009A2F8F" w:rsidP="009A2F8F">
      <w:pPr>
        <w:pStyle w:val="Code"/>
      </w:pPr>
      <w:r w:rsidRPr="00EC76D5">
        <w:t xml:space="preserve">    return m_second;</w:t>
      </w:r>
    </w:p>
    <w:p w14:paraId="471474B1" w14:textId="77777777" w:rsidR="009A2F8F" w:rsidRPr="00EC76D5" w:rsidRDefault="009A2F8F" w:rsidP="009A2F8F">
      <w:pPr>
        <w:pStyle w:val="Code"/>
      </w:pPr>
      <w:r w:rsidRPr="00EC76D5">
        <w:t xml:space="preserve">  }</w:t>
      </w:r>
    </w:p>
    <w:p w14:paraId="76CD972B" w14:textId="77777777" w:rsidR="009A2F8F" w:rsidRPr="00EC76D5" w:rsidRDefault="009A2F8F" w:rsidP="009A2F8F">
      <w:pPr>
        <w:pStyle w:val="Code"/>
      </w:pPr>
    </w:p>
    <w:p w14:paraId="482D49E7" w14:textId="77777777" w:rsidR="009A2F8F" w:rsidRPr="00EC76D5" w:rsidRDefault="009A2F8F" w:rsidP="009A2F8F">
      <w:pPr>
        <w:pStyle w:val="Code"/>
      </w:pPr>
      <w:r w:rsidRPr="00EC76D5">
        <w:t xml:space="preserve">  public void setSecond(SecondType second) {</w:t>
      </w:r>
    </w:p>
    <w:p w14:paraId="0C78F15F" w14:textId="77777777" w:rsidR="009A2F8F" w:rsidRPr="00EC76D5" w:rsidRDefault="009A2F8F" w:rsidP="009A2F8F">
      <w:pPr>
        <w:pStyle w:val="Code"/>
      </w:pPr>
      <w:r w:rsidRPr="00EC76D5">
        <w:t xml:space="preserve">    m_second = second;</w:t>
      </w:r>
    </w:p>
    <w:p w14:paraId="189A977C" w14:textId="16D083CF" w:rsidR="009A2F8F" w:rsidRPr="00EC76D5" w:rsidRDefault="009A2F8F" w:rsidP="009A2F8F">
      <w:pPr>
        <w:pStyle w:val="Code"/>
      </w:pPr>
      <w:r w:rsidRPr="00EC76D5">
        <w:t xml:space="preserve">  }</w:t>
      </w:r>
    </w:p>
    <w:p w14:paraId="170018C8" w14:textId="77777777" w:rsidR="004C5DAE" w:rsidRPr="00EC76D5" w:rsidRDefault="004C5DAE" w:rsidP="004C5DAE">
      <w:r w:rsidRPr="00EC76D5">
        <w:t xml:space="preserve">Two pairs are considered equal if (for both the first and second value) the values ar both null, or they are both not null and the values are equal (the </w:t>
      </w:r>
      <w:r w:rsidRPr="00EC76D5">
        <w:rPr>
          <w:rStyle w:val="CodeInText"/>
        </w:rPr>
        <w:t>equals</w:t>
      </w:r>
      <w:r w:rsidRPr="00EC76D5">
        <w:t xml:space="preserve"> method returns true).</w:t>
      </w:r>
    </w:p>
    <w:p w14:paraId="76041469" w14:textId="77777777" w:rsidR="009A2F8F" w:rsidRPr="00EC76D5" w:rsidRDefault="009A2F8F" w:rsidP="009A2F8F">
      <w:pPr>
        <w:pStyle w:val="Code"/>
      </w:pPr>
      <w:r w:rsidRPr="00EC76D5">
        <w:t xml:space="preserve">  public boolean equals(Object object) {</w:t>
      </w:r>
    </w:p>
    <w:p w14:paraId="158FE9B9" w14:textId="77777777" w:rsidR="009A2F8F" w:rsidRPr="00EC76D5" w:rsidRDefault="009A2F8F" w:rsidP="009A2F8F">
      <w:pPr>
        <w:pStyle w:val="Code"/>
      </w:pPr>
      <w:r w:rsidRPr="00EC76D5">
        <w:t xml:space="preserve">    if (object instanceof Pair) {</w:t>
      </w:r>
    </w:p>
    <w:p w14:paraId="4D060F22" w14:textId="77777777" w:rsidR="009A2F8F" w:rsidRPr="00EC76D5" w:rsidRDefault="009A2F8F" w:rsidP="009A2F8F">
      <w:pPr>
        <w:pStyle w:val="Code"/>
      </w:pPr>
      <w:r w:rsidRPr="00EC76D5">
        <w:t xml:space="preserve">      Pair pair = (Pair) object;</w:t>
      </w:r>
    </w:p>
    <w:p w14:paraId="7C7F7CA4" w14:textId="77777777" w:rsidR="009A2F8F" w:rsidRPr="00EC76D5" w:rsidRDefault="009A2F8F" w:rsidP="009A2F8F">
      <w:pPr>
        <w:pStyle w:val="Code"/>
      </w:pPr>
      <w:r w:rsidRPr="00EC76D5">
        <w:t xml:space="preserve">      return equalsFirst(pair) &amp;&amp; equalsSecond(pair);</w:t>
      </w:r>
    </w:p>
    <w:p w14:paraId="41DD91FE" w14:textId="77777777" w:rsidR="009A2F8F" w:rsidRPr="00EC76D5" w:rsidRDefault="009A2F8F" w:rsidP="009A2F8F">
      <w:pPr>
        <w:pStyle w:val="Code"/>
      </w:pPr>
      <w:r w:rsidRPr="00EC76D5">
        <w:t xml:space="preserve">    }</w:t>
      </w:r>
    </w:p>
    <w:p w14:paraId="6C36A532" w14:textId="77777777" w:rsidR="009A2F8F" w:rsidRPr="00EC76D5" w:rsidRDefault="009A2F8F" w:rsidP="009A2F8F">
      <w:pPr>
        <w:pStyle w:val="Code"/>
      </w:pPr>
      <w:r w:rsidRPr="00EC76D5">
        <w:t xml:space="preserve">    </w:t>
      </w:r>
    </w:p>
    <w:p w14:paraId="076C6CE6" w14:textId="77777777" w:rsidR="009A2F8F" w:rsidRPr="00EC76D5" w:rsidRDefault="009A2F8F" w:rsidP="009A2F8F">
      <w:pPr>
        <w:pStyle w:val="Code"/>
      </w:pPr>
      <w:r w:rsidRPr="00EC76D5">
        <w:t xml:space="preserve">    return false;</w:t>
      </w:r>
    </w:p>
    <w:p w14:paraId="659A5F3C" w14:textId="77777777" w:rsidR="009A2F8F" w:rsidRPr="00EC76D5" w:rsidRDefault="009A2F8F" w:rsidP="009A2F8F">
      <w:pPr>
        <w:pStyle w:val="Code"/>
      </w:pPr>
      <w:r w:rsidRPr="00EC76D5">
        <w:t xml:space="preserve">  }</w:t>
      </w:r>
    </w:p>
    <w:p w14:paraId="6E447D07" w14:textId="77777777" w:rsidR="009A2F8F" w:rsidRPr="00EC76D5" w:rsidRDefault="009A2F8F" w:rsidP="009A2F8F">
      <w:pPr>
        <w:pStyle w:val="Code"/>
      </w:pPr>
      <w:r w:rsidRPr="00EC76D5">
        <w:t xml:space="preserve">  </w:t>
      </w:r>
    </w:p>
    <w:p w14:paraId="547D5586" w14:textId="77777777" w:rsidR="009A2F8F" w:rsidRPr="00EC76D5" w:rsidRDefault="009A2F8F" w:rsidP="009A2F8F">
      <w:pPr>
        <w:pStyle w:val="Code"/>
      </w:pPr>
      <w:r w:rsidRPr="00EC76D5">
        <w:t xml:space="preserve">  private boolean equalsFirst(Pair pair) {</w:t>
      </w:r>
    </w:p>
    <w:p w14:paraId="6746E9BE" w14:textId="77777777" w:rsidR="009A2F8F" w:rsidRPr="00EC76D5" w:rsidRDefault="009A2F8F" w:rsidP="009A2F8F">
      <w:pPr>
        <w:pStyle w:val="Code"/>
      </w:pPr>
      <w:r w:rsidRPr="00EC76D5">
        <w:t xml:space="preserve">    return (((m_first == null) &amp;&amp; (pair.m_first == null)) ||</w:t>
      </w:r>
    </w:p>
    <w:p w14:paraId="268205BA" w14:textId="77777777" w:rsidR="009A2F8F" w:rsidRPr="00EC76D5" w:rsidRDefault="009A2F8F" w:rsidP="009A2F8F">
      <w:pPr>
        <w:pStyle w:val="Code"/>
      </w:pPr>
      <w:r w:rsidRPr="00EC76D5">
        <w:t xml:space="preserve">            ((m_first != null) &amp;&amp; (pair.m_first != null) &amp;&amp;</w:t>
      </w:r>
    </w:p>
    <w:p w14:paraId="65227308" w14:textId="77777777" w:rsidR="009A2F8F" w:rsidRPr="00EC76D5" w:rsidRDefault="009A2F8F" w:rsidP="009A2F8F">
      <w:pPr>
        <w:pStyle w:val="Code"/>
      </w:pPr>
      <w:r w:rsidRPr="00EC76D5">
        <w:t xml:space="preserve">            m_first.equals(pair.m_first)));</w:t>
      </w:r>
    </w:p>
    <w:p w14:paraId="75A3D82A" w14:textId="77777777" w:rsidR="009A2F8F" w:rsidRPr="00EC76D5" w:rsidRDefault="009A2F8F" w:rsidP="009A2F8F">
      <w:pPr>
        <w:pStyle w:val="Code"/>
      </w:pPr>
      <w:r w:rsidRPr="00EC76D5">
        <w:t xml:space="preserve">  }</w:t>
      </w:r>
    </w:p>
    <w:p w14:paraId="29A8B06E" w14:textId="77777777" w:rsidR="009A2F8F" w:rsidRPr="00EC76D5" w:rsidRDefault="009A2F8F" w:rsidP="009A2F8F">
      <w:pPr>
        <w:pStyle w:val="Code"/>
      </w:pPr>
      <w:r w:rsidRPr="00EC76D5">
        <w:t xml:space="preserve">  </w:t>
      </w:r>
    </w:p>
    <w:p w14:paraId="47853876" w14:textId="77777777" w:rsidR="009A2F8F" w:rsidRPr="00EC76D5" w:rsidRDefault="009A2F8F" w:rsidP="009A2F8F">
      <w:pPr>
        <w:pStyle w:val="Code"/>
      </w:pPr>
      <w:r w:rsidRPr="00EC76D5">
        <w:t xml:space="preserve">  private boolean equalsSecond(Pair pair) {</w:t>
      </w:r>
    </w:p>
    <w:p w14:paraId="5CD3F22A" w14:textId="77777777" w:rsidR="009A2F8F" w:rsidRPr="00EC76D5" w:rsidRDefault="009A2F8F" w:rsidP="009A2F8F">
      <w:pPr>
        <w:pStyle w:val="Code"/>
      </w:pPr>
      <w:r w:rsidRPr="00EC76D5">
        <w:t xml:space="preserve">    return (((m_second == null) &amp;&amp; (pair.m_second == null)) ||</w:t>
      </w:r>
    </w:p>
    <w:p w14:paraId="49FE134B" w14:textId="77777777" w:rsidR="009A2F8F" w:rsidRPr="00EC76D5" w:rsidRDefault="009A2F8F" w:rsidP="009A2F8F">
      <w:pPr>
        <w:pStyle w:val="Code"/>
      </w:pPr>
      <w:r w:rsidRPr="00EC76D5">
        <w:t xml:space="preserve">            ((m_second != null) &amp;&amp; (pair.m_second != null) &amp;&amp;</w:t>
      </w:r>
    </w:p>
    <w:p w14:paraId="3336FC83" w14:textId="77777777" w:rsidR="009A2F8F" w:rsidRPr="00EC76D5" w:rsidRDefault="009A2F8F" w:rsidP="009A2F8F">
      <w:pPr>
        <w:pStyle w:val="Code"/>
      </w:pPr>
      <w:r w:rsidRPr="00EC76D5">
        <w:t xml:space="preserve">            m_second.equals(pair.m_second)));</w:t>
      </w:r>
    </w:p>
    <w:p w14:paraId="5F820661" w14:textId="77777777" w:rsidR="009A2F8F" w:rsidRPr="00EC76D5" w:rsidRDefault="009A2F8F" w:rsidP="009A2F8F">
      <w:pPr>
        <w:pStyle w:val="Code"/>
      </w:pPr>
      <w:r w:rsidRPr="00EC76D5">
        <w:t xml:space="preserve">  }</w:t>
      </w:r>
    </w:p>
    <w:p w14:paraId="1A3B9A72" w14:textId="77777777" w:rsidR="009A2F8F" w:rsidRPr="00EC76D5" w:rsidRDefault="009A2F8F" w:rsidP="009A2F8F">
      <w:pPr>
        <w:pStyle w:val="Code"/>
      </w:pPr>
      <w:r w:rsidRPr="00EC76D5">
        <w:t xml:space="preserve">  </w:t>
      </w:r>
    </w:p>
    <w:p w14:paraId="7BA0CDC5" w14:textId="77777777" w:rsidR="009A2F8F" w:rsidRPr="00EC76D5" w:rsidRDefault="009A2F8F" w:rsidP="009A2F8F">
      <w:pPr>
        <w:pStyle w:val="Code"/>
      </w:pPr>
      <w:r w:rsidRPr="00EC76D5">
        <w:t xml:space="preserve">  public String toString() {</w:t>
      </w:r>
    </w:p>
    <w:p w14:paraId="6302EDE8" w14:textId="77777777" w:rsidR="009A2F8F" w:rsidRPr="00EC76D5" w:rsidRDefault="009A2F8F" w:rsidP="009A2F8F">
      <w:pPr>
        <w:pStyle w:val="Code"/>
      </w:pPr>
      <w:r w:rsidRPr="00EC76D5">
        <w:t xml:space="preserve">    String firstText = (m_first != null) ? m_first.toString() : "&lt;null&gt;",</w:t>
      </w:r>
    </w:p>
    <w:p w14:paraId="026DDA7E" w14:textId="77777777" w:rsidR="009A2F8F" w:rsidRPr="00EC76D5" w:rsidRDefault="009A2F8F" w:rsidP="009A2F8F">
      <w:pPr>
        <w:pStyle w:val="Code"/>
      </w:pPr>
      <w:r w:rsidRPr="00EC76D5">
        <w:t xml:space="preserve">           secondText = (m_second != null) ? m_second.toString() : "&lt;null&gt;";</w:t>
      </w:r>
    </w:p>
    <w:p w14:paraId="4B63B4E4" w14:textId="77777777" w:rsidR="009A2F8F" w:rsidRPr="00EC76D5" w:rsidRDefault="009A2F8F" w:rsidP="009A2F8F">
      <w:pPr>
        <w:pStyle w:val="Code"/>
      </w:pPr>
      <w:r w:rsidRPr="00EC76D5">
        <w:t xml:space="preserve">    return "(" + firstText + "," + secondText + ")";</w:t>
      </w:r>
    </w:p>
    <w:p w14:paraId="4B1F739C" w14:textId="77777777" w:rsidR="009A2F8F" w:rsidRPr="00EC76D5" w:rsidRDefault="009A2F8F" w:rsidP="009A2F8F">
      <w:pPr>
        <w:pStyle w:val="Code"/>
      </w:pPr>
      <w:r w:rsidRPr="00EC76D5">
        <w:t xml:space="preserve">  }</w:t>
      </w:r>
    </w:p>
    <w:p w14:paraId="5807503A" w14:textId="10A2FDEB" w:rsidR="004C5DAE" w:rsidRPr="00EC76D5" w:rsidRDefault="009A2F8F" w:rsidP="009A2F8F">
      <w:pPr>
        <w:pStyle w:val="Code"/>
      </w:pPr>
      <w:r w:rsidRPr="00EC76D5">
        <w:t>}</w:t>
      </w:r>
    </w:p>
    <w:p w14:paraId="2B9D9A8A" w14:textId="3CFB4CFC" w:rsidR="004C5DAE" w:rsidRPr="00EC76D5" w:rsidRDefault="004C5DAE" w:rsidP="004C5DAE">
      <w:pPr>
        <w:pStyle w:val="Rubrik3"/>
      </w:pPr>
      <w:bookmarkStart w:id="5869" w:name="_Toc481936445"/>
      <w:r w:rsidRPr="00EC76D5">
        <w:t>Unordered Pair</w:t>
      </w:r>
      <w:bookmarkEnd w:id="5869"/>
    </w:p>
    <w:p w14:paraId="583E65F7" w14:textId="77777777" w:rsidR="00002B58" w:rsidRPr="00EC76D5" w:rsidRDefault="00002B58" w:rsidP="00002B58">
      <w:r w:rsidRPr="00EC76D5">
        <w:rPr>
          <w:rStyle w:val="CodeInText"/>
        </w:rPr>
        <w:t>UnPair</w:t>
      </w:r>
      <w:r w:rsidRPr="00EC76D5">
        <w:t xml:space="preserve"> is a s</w:t>
      </w:r>
      <w:r w:rsidR="00C574D2" w:rsidRPr="00EC76D5">
        <w:t>u</w:t>
      </w:r>
      <w:r w:rsidRPr="00EC76D5">
        <w:t xml:space="preserve">bclass of </w:t>
      </w:r>
      <w:r w:rsidRPr="00EC76D5">
        <w:rPr>
          <w:rStyle w:val="CodeInText"/>
        </w:rPr>
        <w:t>Pair</w:t>
      </w:r>
      <w:r w:rsidRPr="00EC76D5">
        <w:t xml:space="preserve">, the difference is that the pair is unordered and that </w:t>
      </w:r>
      <w:r w:rsidR="00D934C6" w:rsidRPr="00EC76D5">
        <w:t>two pair are considered equals even if their values are switched.</w:t>
      </w:r>
    </w:p>
    <w:p w14:paraId="6CDA99A8" w14:textId="21F9401C" w:rsidR="004C5DAE" w:rsidRPr="00EC76D5" w:rsidRDefault="004C5DAE" w:rsidP="004C5DAE">
      <w:pPr>
        <w:pStyle w:val="CodeHeader"/>
      </w:pPr>
      <w:r w:rsidRPr="00EC76D5">
        <w:t>Un</w:t>
      </w:r>
      <w:r w:rsidR="0078290E" w:rsidRPr="00EC76D5">
        <w:t>orderd</w:t>
      </w:r>
      <w:r w:rsidRPr="00EC76D5">
        <w:t>Pair.java</w:t>
      </w:r>
    </w:p>
    <w:p w14:paraId="2F738EA7" w14:textId="77777777" w:rsidR="0078290E" w:rsidRPr="00EC76D5" w:rsidRDefault="0078290E" w:rsidP="0078290E">
      <w:pPr>
        <w:pStyle w:val="Code"/>
      </w:pPr>
      <w:r w:rsidRPr="00EC76D5">
        <w:t>package c_compiler;</w:t>
      </w:r>
    </w:p>
    <w:p w14:paraId="7F345A8E" w14:textId="77777777" w:rsidR="0078290E" w:rsidRPr="00EC76D5" w:rsidRDefault="0078290E" w:rsidP="0078290E">
      <w:pPr>
        <w:pStyle w:val="Code"/>
      </w:pPr>
    </w:p>
    <w:p w14:paraId="1682FB24" w14:textId="77777777" w:rsidR="0078290E" w:rsidRPr="00EC76D5" w:rsidRDefault="0078290E" w:rsidP="0078290E">
      <w:pPr>
        <w:pStyle w:val="Code"/>
      </w:pPr>
      <w:r w:rsidRPr="00EC76D5">
        <w:t>public class UnorderedPair&lt;FirstType,SecondType&gt;</w:t>
      </w:r>
    </w:p>
    <w:p w14:paraId="39E949CD" w14:textId="77777777" w:rsidR="0078290E" w:rsidRPr="00EC76D5" w:rsidRDefault="0078290E" w:rsidP="0078290E">
      <w:pPr>
        <w:pStyle w:val="Code"/>
      </w:pPr>
      <w:r w:rsidRPr="00EC76D5">
        <w:t xml:space="preserve">             extends Pair&lt;FirstType,SecondType&gt;{</w:t>
      </w:r>
    </w:p>
    <w:p w14:paraId="45C12061" w14:textId="77777777" w:rsidR="0078290E" w:rsidRPr="00EC76D5" w:rsidRDefault="0078290E" w:rsidP="0078290E">
      <w:pPr>
        <w:pStyle w:val="Code"/>
      </w:pPr>
      <w:r w:rsidRPr="00EC76D5">
        <w:t xml:space="preserve">  public UnorderedPair(FirstType first, SecondType second) {</w:t>
      </w:r>
    </w:p>
    <w:p w14:paraId="1D03FA17" w14:textId="77777777" w:rsidR="0078290E" w:rsidRPr="00EC76D5" w:rsidRDefault="0078290E" w:rsidP="0078290E">
      <w:pPr>
        <w:pStyle w:val="Code"/>
      </w:pPr>
      <w:r w:rsidRPr="00EC76D5">
        <w:t xml:space="preserve">    super(first, second);</w:t>
      </w:r>
    </w:p>
    <w:p w14:paraId="3C9DF775" w14:textId="77777777" w:rsidR="0078290E" w:rsidRPr="00EC76D5" w:rsidRDefault="0078290E" w:rsidP="0078290E">
      <w:pPr>
        <w:pStyle w:val="Code"/>
      </w:pPr>
      <w:r w:rsidRPr="00EC76D5">
        <w:t xml:space="preserve">  }</w:t>
      </w:r>
    </w:p>
    <w:p w14:paraId="132B18B3" w14:textId="77777777" w:rsidR="0078290E" w:rsidRPr="00EC76D5" w:rsidRDefault="0078290E" w:rsidP="0078290E">
      <w:pPr>
        <w:pStyle w:val="Code"/>
      </w:pPr>
    </w:p>
    <w:p w14:paraId="775F52A8" w14:textId="77777777" w:rsidR="0078290E" w:rsidRPr="00EC76D5" w:rsidRDefault="0078290E" w:rsidP="0078290E">
      <w:pPr>
        <w:pStyle w:val="Code"/>
      </w:pPr>
      <w:r w:rsidRPr="00EC76D5">
        <w:t xml:space="preserve">  public boolean equals(Object object) {</w:t>
      </w:r>
    </w:p>
    <w:p w14:paraId="1EF2E9C0" w14:textId="77777777" w:rsidR="0078290E" w:rsidRPr="00EC76D5" w:rsidRDefault="0078290E" w:rsidP="0078290E">
      <w:pPr>
        <w:pStyle w:val="Code"/>
      </w:pPr>
      <w:r w:rsidRPr="00EC76D5">
        <w:t xml:space="preserve">    if (object instanceof UnorderedPair) {</w:t>
      </w:r>
    </w:p>
    <w:p w14:paraId="67FE21D2" w14:textId="77777777" w:rsidR="0078290E" w:rsidRPr="00EC76D5" w:rsidRDefault="0078290E" w:rsidP="0078290E">
      <w:pPr>
        <w:pStyle w:val="Code"/>
      </w:pPr>
      <w:r w:rsidRPr="00EC76D5">
        <w:t xml:space="preserve">      UnorderedPair pair = (UnorderedPair) object;</w:t>
      </w:r>
    </w:p>
    <w:p w14:paraId="1B646289" w14:textId="77777777" w:rsidR="0078290E" w:rsidRPr="00EC76D5" w:rsidRDefault="0078290E" w:rsidP="0078290E">
      <w:pPr>
        <w:pStyle w:val="Code"/>
      </w:pPr>
      <w:r w:rsidRPr="00EC76D5">
        <w:t xml:space="preserve">      return super.equals(pair) ||</w:t>
      </w:r>
    </w:p>
    <w:p w14:paraId="7524F529" w14:textId="77777777" w:rsidR="0078290E" w:rsidRPr="00EC76D5" w:rsidRDefault="0078290E" w:rsidP="0078290E">
      <w:pPr>
        <w:pStyle w:val="Code"/>
      </w:pPr>
      <w:r w:rsidRPr="00EC76D5">
        <w:t xml:space="preserve">             (equalsFirstSecond(pair) &amp;&amp; equalsSecondFirst(pair));</w:t>
      </w:r>
    </w:p>
    <w:p w14:paraId="25DE2C78" w14:textId="77777777" w:rsidR="0078290E" w:rsidRPr="00EC76D5" w:rsidRDefault="0078290E" w:rsidP="0078290E">
      <w:pPr>
        <w:pStyle w:val="Code"/>
      </w:pPr>
      <w:r w:rsidRPr="00EC76D5">
        <w:t xml:space="preserve">    }</w:t>
      </w:r>
    </w:p>
    <w:p w14:paraId="575CB3C3" w14:textId="77777777" w:rsidR="0078290E" w:rsidRPr="00EC76D5" w:rsidRDefault="0078290E" w:rsidP="0078290E">
      <w:pPr>
        <w:pStyle w:val="Code"/>
      </w:pPr>
      <w:r w:rsidRPr="00EC76D5">
        <w:t xml:space="preserve">    </w:t>
      </w:r>
    </w:p>
    <w:p w14:paraId="1A691436" w14:textId="77777777" w:rsidR="0078290E" w:rsidRPr="00EC76D5" w:rsidRDefault="0078290E" w:rsidP="0078290E">
      <w:pPr>
        <w:pStyle w:val="Code"/>
      </w:pPr>
      <w:r w:rsidRPr="00EC76D5">
        <w:t xml:space="preserve">    return false;</w:t>
      </w:r>
    </w:p>
    <w:p w14:paraId="4C392353" w14:textId="77777777" w:rsidR="0078290E" w:rsidRPr="00EC76D5" w:rsidRDefault="0078290E" w:rsidP="0078290E">
      <w:pPr>
        <w:pStyle w:val="Code"/>
      </w:pPr>
      <w:r w:rsidRPr="00EC76D5">
        <w:t xml:space="preserve">  }</w:t>
      </w:r>
    </w:p>
    <w:p w14:paraId="470CFA79" w14:textId="77777777" w:rsidR="0078290E" w:rsidRPr="00EC76D5" w:rsidRDefault="0078290E" w:rsidP="0078290E">
      <w:pPr>
        <w:pStyle w:val="Code"/>
      </w:pPr>
      <w:r w:rsidRPr="00EC76D5">
        <w:t xml:space="preserve">  </w:t>
      </w:r>
    </w:p>
    <w:p w14:paraId="57F1CD32" w14:textId="77777777" w:rsidR="0078290E" w:rsidRPr="00EC76D5" w:rsidRDefault="0078290E" w:rsidP="0078290E">
      <w:pPr>
        <w:pStyle w:val="Code"/>
      </w:pPr>
      <w:r w:rsidRPr="00EC76D5">
        <w:t xml:space="preserve">  private boolean equalsFirstSecond(UnorderedPair pair) {</w:t>
      </w:r>
    </w:p>
    <w:p w14:paraId="7259DDD0" w14:textId="77777777" w:rsidR="0078290E" w:rsidRPr="00EC76D5" w:rsidRDefault="0078290E" w:rsidP="0078290E">
      <w:pPr>
        <w:pStyle w:val="Code"/>
      </w:pPr>
      <w:r w:rsidRPr="00EC76D5">
        <w:t xml:space="preserve">    return (((m_first == null) &amp;&amp; (pair.m_second == null)) ||</w:t>
      </w:r>
    </w:p>
    <w:p w14:paraId="7C9F6EEB" w14:textId="77777777" w:rsidR="0078290E" w:rsidRPr="00EC76D5" w:rsidRDefault="0078290E" w:rsidP="0078290E">
      <w:pPr>
        <w:pStyle w:val="Code"/>
      </w:pPr>
      <w:r w:rsidRPr="00EC76D5">
        <w:t xml:space="preserve">            ((m_first != null) &amp;&amp; (pair.m_second != null) &amp;&amp;</w:t>
      </w:r>
    </w:p>
    <w:p w14:paraId="0B6F1F0A" w14:textId="77777777" w:rsidR="0078290E" w:rsidRPr="00EC76D5" w:rsidRDefault="0078290E" w:rsidP="0078290E">
      <w:pPr>
        <w:pStyle w:val="Code"/>
      </w:pPr>
      <w:r w:rsidRPr="00EC76D5">
        <w:t xml:space="preserve">            m_first.equals(pair.m_second)));</w:t>
      </w:r>
    </w:p>
    <w:p w14:paraId="41068B3D" w14:textId="77777777" w:rsidR="0078290E" w:rsidRPr="00EC76D5" w:rsidRDefault="0078290E" w:rsidP="0078290E">
      <w:pPr>
        <w:pStyle w:val="Code"/>
      </w:pPr>
      <w:r w:rsidRPr="00EC76D5">
        <w:t xml:space="preserve">  }</w:t>
      </w:r>
    </w:p>
    <w:p w14:paraId="33187D60" w14:textId="77777777" w:rsidR="0078290E" w:rsidRPr="00EC76D5" w:rsidRDefault="0078290E" w:rsidP="0078290E">
      <w:pPr>
        <w:pStyle w:val="Code"/>
      </w:pPr>
      <w:r w:rsidRPr="00EC76D5">
        <w:t xml:space="preserve">  </w:t>
      </w:r>
    </w:p>
    <w:p w14:paraId="4D8E9A06" w14:textId="77777777" w:rsidR="0078290E" w:rsidRPr="00EC76D5" w:rsidRDefault="0078290E" w:rsidP="0078290E">
      <w:pPr>
        <w:pStyle w:val="Code"/>
      </w:pPr>
      <w:r w:rsidRPr="00EC76D5">
        <w:t xml:space="preserve">  private boolean equalsSecondFirst(UnorderedPair pair) {</w:t>
      </w:r>
    </w:p>
    <w:p w14:paraId="72B7C353" w14:textId="77777777" w:rsidR="0078290E" w:rsidRPr="00EC76D5" w:rsidRDefault="0078290E" w:rsidP="0078290E">
      <w:pPr>
        <w:pStyle w:val="Code"/>
      </w:pPr>
      <w:r w:rsidRPr="00EC76D5">
        <w:t xml:space="preserve">    return (((m_second == null) &amp;&amp; (pair.m_first == null)) ||</w:t>
      </w:r>
    </w:p>
    <w:p w14:paraId="0ECD3D9E" w14:textId="77777777" w:rsidR="0078290E" w:rsidRPr="00EC76D5" w:rsidRDefault="0078290E" w:rsidP="0078290E">
      <w:pPr>
        <w:pStyle w:val="Code"/>
      </w:pPr>
      <w:r w:rsidRPr="00EC76D5">
        <w:t xml:space="preserve">            ((m_second != null) &amp;&amp; (pair.m_first != null) &amp;&amp;</w:t>
      </w:r>
    </w:p>
    <w:p w14:paraId="72C1909D" w14:textId="77777777" w:rsidR="0078290E" w:rsidRPr="00EC76D5" w:rsidRDefault="0078290E" w:rsidP="0078290E">
      <w:pPr>
        <w:pStyle w:val="Code"/>
      </w:pPr>
      <w:r w:rsidRPr="00EC76D5">
        <w:t xml:space="preserve">            m_second.equals(pair.m_first)));</w:t>
      </w:r>
    </w:p>
    <w:p w14:paraId="06D5DC69" w14:textId="77777777" w:rsidR="0078290E" w:rsidRPr="00EC76D5" w:rsidRDefault="0078290E" w:rsidP="0078290E">
      <w:pPr>
        <w:pStyle w:val="Code"/>
      </w:pPr>
      <w:r w:rsidRPr="00EC76D5">
        <w:t xml:space="preserve">  }</w:t>
      </w:r>
    </w:p>
    <w:p w14:paraId="557567E8" w14:textId="77777777" w:rsidR="0078290E" w:rsidRPr="00EC76D5" w:rsidRDefault="0078290E" w:rsidP="0078290E">
      <w:pPr>
        <w:pStyle w:val="Code"/>
      </w:pPr>
      <w:r w:rsidRPr="00EC76D5">
        <w:t xml:space="preserve">  </w:t>
      </w:r>
    </w:p>
    <w:p w14:paraId="14201F3A" w14:textId="77777777" w:rsidR="0078290E" w:rsidRPr="00EC76D5" w:rsidRDefault="0078290E" w:rsidP="0078290E">
      <w:pPr>
        <w:pStyle w:val="Code"/>
      </w:pPr>
      <w:r w:rsidRPr="00EC76D5">
        <w:t xml:space="preserve">  public String toString() {</w:t>
      </w:r>
    </w:p>
    <w:p w14:paraId="2F5AB5C9" w14:textId="77777777" w:rsidR="0078290E" w:rsidRPr="00EC76D5" w:rsidRDefault="0078290E" w:rsidP="0078290E">
      <w:pPr>
        <w:pStyle w:val="Code"/>
      </w:pPr>
      <w:r w:rsidRPr="00EC76D5">
        <w:t xml:space="preserve">    return "(" + m_first.toString() + "," + m_second.toString() + ")";</w:t>
      </w:r>
    </w:p>
    <w:p w14:paraId="45FC9EF6" w14:textId="77777777" w:rsidR="0078290E" w:rsidRPr="00EC76D5" w:rsidRDefault="0078290E" w:rsidP="0078290E">
      <w:pPr>
        <w:pStyle w:val="Code"/>
      </w:pPr>
      <w:r w:rsidRPr="00EC76D5">
        <w:t xml:space="preserve">  }</w:t>
      </w:r>
    </w:p>
    <w:p w14:paraId="0A6DDBEC" w14:textId="076B0D07" w:rsidR="004C5DAE" w:rsidRPr="00EC76D5" w:rsidRDefault="0078290E" w:rsidP="0078290E">
      <w:pPr>
        <w:pStyle w:val="Code"/>
      </w:pPr>
      <w:r w:rsidRPr="00EC76D5">
        <w:t>}</w:t>
      </w:r>
    </w:p>
    <w:p w14:paraId="339A9C3D" w14:textId="51D71AF4" w:rsidR="004C5DAE" w:rsidRPr="00EC76D5" w:rsidRDefault="004C5DAE" w:rsidP="004C5DAE">
      <w:pPr>
        <w:pStyle w:val="Rubrik3"/>
      </w:pPr>
      <w:bookmarkStart w:id="5870" w:name="_Toc481936446"/>
      <w:r w:rsidRPr="00EC76D5">
        <w:t>Triple</w:t>
      </w:r>
      <w:bookmarkEnd w:id="5870"/>
    </w:p>
    <w:p w14:paraId="4D68B025" w14:textId="77777777" w:rsidR="004C5DAE" w:rsidRPr="00EC76D5" w:rsidRDefault="004C5DAE" w:rsidP="004C5DAE">
      <w:r w:rsidRPr="00EC76D5">
        <w:t xml:space="preserve">Moreover, we also need the class Triple, to hold three values. The </w:t>
      </w:r>
      <w:r w:rsidRPr="00EC76D5">
        <w:rPr>
          <w:rStyle w:val="CodeInText"/>
        </w:rPr>
        <w:t>Triple</w:t>
      </w:r>
      <w:r w:rsidRPr="00EC76D5">
        <w:t xml:space="preserve"> class is a direct sub class of </w:t>
      </w:r>
      <w:r w:rsidRPr="00EC76D5">
        <w:rPr>
          <w:rStyle w:val="CodeInText"/>
        </w:rPr>
        <w:t>Pair</w:t>
      </w:r>
      <w:r w:rsidRPr="00EC76D5">
        <w:t>, it only adds the third value.</w:t>
      </w:r>
    </w:p>
    <w:p w14:paraId="3B39F9DD" w14:textId="77777777" w:rsidR="00843780" w:rsidRPr="00EC76D5" w:rsidRDefault="00843780" w:rsidP="00843780">
      <w:pPr>
        <w:pStyle w:val="CodeListing"/>
      </w:pPr>
      <w:r w:rsidRPr="00EC76D5">
        <w:t>Triple.java</w:t>
      </w:r>
    </w:p>
    <w:p w14:paraId="37AABEF6" w14:textId="77777777" w:rsidR="00843780" w:rsidRPr="00EC76D5" w:rsidRDefault="00843780" w:rsidP="00843780">
      <w:pPr>
        <w:pStyle w:val="Code"/>
      </w:pPr>
      <w:r w:rsidRPr="00EC76D5">
        <w:t>package c_compiler;</w:t>
      </w:r>
    </w:p>
    <w:p w14:paraId="2C6CA83A" w14:textId="77777777" w:rsidR="00843780" w:rsidRPr="00EC76D5" w:rsidRDefault="00843780" w:rsidP="00843780">
      <w:pPr>
        <w:pStyle w:val="Code"/>
      </w:pPr>
    </w:p>
    <w:p w14:paraId="5F7E9023" w14:textId="77777777" w:rsidR="00843780" w:rsidRPr="00EC76D5" w:rsidRDefault="00843780" w:rsidP="00843780">
      <w:pPr>
        <w:pStyle w:val="Code"/>
      </w:pPr>
      <w:r w:rsidRPr="00EC76D5">
        <w:t>public class Triple&lt;FirstType,SecondType,ThirdType&gt;</w:t>
      </w:r>
    </w:p>
    <w:p w14:paraId="156C6B1B" w14:textId="77777777" w:rsidR="00843780" w:rsidRPr="00EC76D5" w:rsidRDefault="00843780" w:rsidP="00843780">
      <w:pPr>
        <w:pStyle w:val="Code"/>
      </w:pPr>
      <w:r w:rsidRPr="00EC76D5">
        <w:t xml:space="preserve">             extends Pair&lt;FirstType,SecondType&gt; {</w:t>
      </w:r>
    </w:p>
    <w:p w14:paraId="7B559CDB" w14:textId="77777777" w:rsidR="00843780" w:rsidRPr="00EC76D5" w:rsidRDefault="00843780" w:rsidP="00843780">
      <w:pPr>
        <w:pStyle w:val="Code"/>
      </w:pPr>
      <w:r w:rsidRPr="00EC76D5">
        <w:t xml:space="preserve">  protected ThirdType m_third;</w:t>
      </w:r>
    </w:p>
    <w:p w14:paraId="1E6F8AA7" w14:textId="77777777" w:rsidR="00843780" w:rsidRPr="00EC76D5" w:rsidRDefault="00843780" w:rsidP="00843780">
      <w:pPr>
        <w:pStyle w:val="Code"/>
      </w:pPr>
    </w:p>
    <w:p w14:paraId="3826DD58" w14:textId="77777777" w:rsidR="00843780" w:rsidRPr="00EC76D5" w:rsidRDefault="00843780" w:rsidP="00843780">
      <w:pPr>
        <w:pStyle w:val="Code"/>
      </w:pPr>
      <w:r w:rsidRPr="00EC76D5">
        <w:t xml:space="preserve">  public Triple(FirstType first, SecondType second, ThirdType third) {</w:t>
      </w:r>
    </w:p>
    <w:p w14:paraId="4606470B" w14:textId="77777777" w:rsidR="00843780" w:rsidRPr="00EC76D5" w:rsidRDefault="00843780" w:rsidP="00843780">
      <w:pPr>
        <w:pStyle w:val="Code"/>
      </w:pPr>
      <w:r w:rsidRPr="00EC76D5">
        <w:t xml:space="preserve">    super(first, second);</w:t>
      </w:r>
    </w:p>
    <w:p w14:paraId="79E0552C" w14:textId="77777777" w:rsidR="00843780" w:rsidRPr="00EC76D5" w:rsidRDefault="00843780" w:rsidP="00843780">
      <w:pPr>
        <w:pStyle w:val="Code"/>
      </w:pPr>
      <w:r w:rsidRPr="00EC76D5">
        <w:t xml:space="preserve">    m_third = third;</w:t>
      </w:r>
    </w:p>
    <w:p w14:paraId="2E307392" w14:textId="77777777" w:rsidR="00843780" w:rsidRPr="00EC76D5" w:rsidRDefault="00843780" w:rsidP="00843780">
      <w:pPr>
        <w:pStyle w:val="Code"/>
      </w:pPr>
      <w:r w:rsidRPr="00EC76D5">
        <w:t xml:space="preserve">  }</w:t>
      </w:r>
    </w:p>
    <w:p w14:paraId="13CE61D0" w14:textId="77777777" w:rsidR="00843780" w:rsidRPr="00EC76D5" w:rsidRDefault="00843780" w:rsidP="00843780">
      <w:pPr>
        <w:pStyle w:val="Code"/>
      </w:pPr>
      <w:r w:rsidRPr="00EC76D5">
        <w:t xml:space="preserve">  </w:t>
      </w:r>
    </w:p>
    <w:p w14:paraId="6F8B1DC2" w14:textId="77777777" w:rsidR="00843780" w:rsidRPr="00EC76D5" w:rsidRDefault="00843780" w:rsidP="00843780">
      <w:pPr>
        <w:pStyle w:val="Code"/>
      </w:pPr>
      <w:r w:rsidRPr="00EC76D5">
        <w:t xml:space="preserve">  public ThirdType getThird() {</w:t>
      </w:r>
    </w:p>
    <w:p w14:paraId="47019A54" w14:textId="77777777" w:rsidR="00843780" w:rsidRPr="00EC76D5" w:rsidRDefault="00843780" w:rsidP="00843780">
      <w:pPr>
        <w:pStyle w:val="Code"/>
      </w:pPr>
      <w:r w:rsidRPr="00EC76D5">
        <w:t xml:space="preserve">    return m_third;</w:t>
      </w:r>
    </w:p>
    <w:p w14:paraId="238A764A" w14:textId="77777777" w:rsidR="00843780" w:rsidRPr="00EC76D5" w:rsidRDefault="00843780" w:rsidP="00843780">
      <w:pPr>
        <w:pStyle w:val="Code"/>
      </w:pPr>
      <w:r w:rsidRPr="00EC76D5">
        <w:t xml:space="preserve">  }</w:t>
      </w:r>
    </w:p>
    <w:p w14:paraId="11E8AC55" w14:textId="77777777" w:rsidR="00843780" w:rsidRPr="00EC76D5" w:rsidRDefault="00843780" w:rsidP="00843780">
      <w:pPr>
        <w:pStyle w:val="Code"/>
      </w:pPr>
      <w:r w:rsidRPr="00EC76D5">
        <w:t xml:space="preserve">  </w:t>
      </w:r>
    </w:p>
    <w:p w14:paraId="2627FC3E" w14:textId="77777777" w:rsidR="00843780" w:rsidRPr="00EC76D5" w:rsidRDefault="00843780" w:rsidP="00843780">
      <w:pPr>
        <w:pStyle w:val="Code"/>
      </w:pPr>
      <w:r w:rsidRPr="00EC76D5">
        <w:t xml:space="preserve">  public void setThird(ThirdType third) {</w:t>
      </w:r>
    </w:p>
    <w:p w14:paraId="67049550" w14:textId="77777777" w:rsidR="00843780" w:rsidRPr="00EC76D5" w:rsidRDefault="00843780" w:rsidP="00843780">
      <w:pPr>
        <w:pStyle w:val="Code"/>
      </w:pPr>
      <w:r w:rsidRPr="00EC76D5">
        <w:t xml:space="preserve">    m_third = third;</w:t>
      </w:r>
    </w:p>
    <w:p w14:paraId="35E10025" w14:textId="77777777" w:rsidR="00843780" w:rsidRPr="00EC76D5" w:rsidRDefault="00843780" w:rsidP="00843780">
      <w:pPr>
        <w:pStyle w:val="Code"/>
      </w:pPr>
      <w:r w:rsidRPr="00EC76D5">
        <w:t xml:space="preserve">  }</w:t>
      </w:r>
    </w:p>
    <w:p w14:paraId="13CF5C5E" w14:textId="77777777" w:rsidR="00843780" w:rsidRPr="00EC76D5" w:rsidRDefault="00843780" w:rsidP="00843780">
      <w:pPr>
        <w:pStyle w:val="Code"/>
      </w:pPr>
      <w:r w:rsidRPr="00EC76D5">
        <w:t xml:space="preserve">  </w:t>
      </w:r>
    </w:p>
    <w:p w14:paraId="15173C39" w14:textId="77777777" w:rsidR="00843780" w:rsidRPr="00EC76D5" w:rsidRDefault="00843780" w:rsidP="00843780">
      <w:pPr>
        <w:pStyle w:val="Code"/>
      </w:pPr>
      <w:r w:rsidRPr="00EC76D5">
        <w:t xml:space="preserve">  public boolean equals(Object object) {</w:t>
      </w:r>
    </w:p>
    <w:p w14:paraId="376E016B" w14:textId="77777777" w:rsidR="00843780" w:rsidRPr="00EC76D5" w:rsidRDefault="00843780" w:rsidP="00843780">
      <w:pPr>
        <w:pStyle w:val="Code"/>
      </w:pPr>
      <w:r w:rsidRPr="00EC76D5">
        <w:t xml:space="preserve">    if (object instanceof Triple) {</w:t>
      </w:r>
    </w:p>
    <w:p w14:paraId="12392DE1" w14:textId="77777777" w:rsidR="00843780" w:rsidRPr="00EC76D5" w:rsidRDefault="00843780" w:rsidP="00843780">
      <w:pPr>
        <w:pStyle w:val="Code"/>
      </w:pPr>
      <w:r w:rsidRPr="00EC76D5">
        <w:t xml:space="preserve">      Triple triple = (Triple) object;</w:t>
      </w:r>
    </w:p>
    <w:p w14:paraId="36A1D992" w14:textId="77777777" w:rsidR="00843780" w:rsidRPr="00EC76D5" w:rsidRDefault="00843780" w:rsidP="00843780">
      <w:pPr>
        <w:pStyle w:val="Code"/>
      </w:pPr>
      <w:r w:rsidRPr="00EC76D5">
        <w:t xml:space="preserve">      return super.equals((Pair) triple) &amp;&amp;</w:t>
      </w:r>
    </w:p>
    <w:p w14:paraId="7A247ECB" w14:textId="77777777" w:rsidR="00843780" w:rsidRPr="00EC76D5" w:rsidRDefault="00843780" w:rsidP="00843780">
      <w:pPr>
        <w:pStyle w:val="Code"/>
      </w:pPr>
      <w:r w:rsidRPr="00EC76D5">
        <w:lastRenderedPageBreak/>
        <w:t xml:space="preserve">             (((m_third == null) &amp;&amp; (triple.m_third == null)) ||</w:t>
      </w:r>
    </w:p>
    <w:p w14:paraId="652119E5" w14:textId="77777777" w:rsidR="00843780" w:rsidRPr="00EC76D5" w:rsidRDefault="00843780" w:rsidP="00843780">
      <w:pPr>
        <w:pStyle w:val="Code"/>
      </w:pPr>
      <w:r w:rsidRPr="00EC76D5">
        <w:t xml:space="preserve">              ((m_third != null) &amp;&amp; (triple.m_third != null) &amp;&amp;</w:t>
      </w:r>
    </w:p>
    <w:p w14:paraId="41EB529D" w14:textId="77777777" w:rsidR="00843780" w:rsidRPr="00EC76D5" w:rsidRDefault="00843780" w:rsidP="00843780">
      <w:pPr>
        <w:pStyle w:val="Code"/>
      </w:pPr>
      <w:r w:rsidRPr="00EC76D5">
        <w:t xml:space="preserve">               m_third.equals(triple.m_third)));</w:t>
      </w:r>
    </w:p>
    <w:p w14:paraId="7BCD2480" w14:textId="77777777" w:rsidR="00843780" w:rsidRPr="00EC76D5" w:rsidRDefault="00843780" w:rsidP="00843780">
      <w:pPr>
        <w:pStyle w:val="Code"/>
      </w:pPr>
      <w:r w:rsidRPr="00EC76D5">
        <w:t xml:space="preserve">    }</w:t>
      </w:r>
    </w:p>
    <w:p w14:paraId="07FE500B" w14:textId="77777777" w:rsidR="00843780" w:rsidRPr="00EC76D5" w:rsidRDefault="00843780" w:rsidP="00843780">
      <w:pPr>
        <w:pStyle w:val="Code"/>
      </w:pPr>
      <w:r w:rsidRPr="00EC76D5">
        <w:t xml:space="preserve">    </w:t>
      </w:r>
    </w:p>
    <w:p w14:paraId="42516E1E" w14:textId="77777777" w:rsidR="00843780" w:rsidRPr="00EC76D5" w:rsidRDefault="00843780" w:rsidP="00843780">
      <w:pPr>
        <w:pStyle w:val="Code"/>
      </w:pPr>
      <w:r w:rsidRPr="00EC76D5">
        <w:t xml:space="preserve">    return false;</w:t>
      </w:r>
    </w:p>
    <w:p w14:paraId="48FA509C" w14:textId="77777777" w:rsidR="00843780" w:rsidRPr="00EC76D5" w:rsidRDefault="00843780" w:rsidP="00843780">
      <w:pPr>
        <w:pStyle w:val="Code"/>
      </w:pPr>
      <w:r w:rsidRPr="00EC76D5">
        <w:t xml:space="preserve">  }</w:t>
      </w:r>
    </w:p>
    <w:p w14:paraId="443BF6FD" w14:textId="45F35719" w:rsidR="00843780" w:rsidRPr="00EC76D5" w:rsidRDefault="00843780" w:rsidP="00843780">
      <w:pPr>
        <w:pStyle w:val="Code"/>
      </w:pPr>
      <w:r w:rsidRPr="00EC76D5">
        <w:t>}</w:t>
      </w:r>
    </w:p>
    <w:p w14:paraId="1BCB0507" w14:textId="6DC54442" w:rsidR="004C5DAE" w:rsidRPr="00EC76D5" w:rsidRDefault="004C5DAE" w:rsidP="004C5DAE">
      <w:pPr>
        <w:pStyle w:val="Rubrik3"/>
      </w:pPr>
      <w:bookmarkStart w:id="5871" w:name="_Toc481936447"/>
      <w:r w:rsidRPr="00EC76D5">
        <w:t>Tuple</w:t>
      </w:r>
      <w:bookmarkEnd w:id="5871"/>
    </w:p>
    <w:p w14:paraId="568C991C" w14:textId="77777777" w:rsidR="00965D79" w:rsidRPr="00EC76D5" w:rsidRDefault="00965D79" w:rsidP="00965D79">
      <w:r w:rsidRPr="00EC76D5">
        <w:rPr>
          <w:rStyle w:val="CodeInText"/>
        </w:rPr>
        <w:t>Tuple</w:t>
      </w:r>
      <w:r w:rsidRPr="00EC76D5">
        <w:t xml:space="preserve"> is </w:t>
      </w:r>
      <w:r w:rsidR="00F81869" w:rsidRPr="00EC76D5">
        <w:t>a direct</w:t>
      </w:r>
      <w:r w:rsidRPr="00EC76D5">
        <w:t xml:space="preserve"> subclass of </w:t>
      </w:r>
      <w:r w:rsidRPr="00EC76D5">
        <w:rPr>
          <w:rStyle w:val="CodeInText"/>
        </w:rPr>
        <w:t>Triple</w:t>
      </w:r>
      <w:r w:rsidRPr="00EC76D5">
        <w:t>.</w:t>
      </w:r>
    </w:p>
    <w:p w14:paraId="699F7968" w14:textId="77777777" w:rsidR="008F1A15" w:rsidRPr="00EC76D5" w:rsidRDefault="008F1A15" w:rsidP="008F1A15">
      <w:pPr>
        <w:pStyle w:val="CodeListing"/>
      </w:pPr>
      <w:r w:rsidRPr="00EC76D5">
        <w:t>Tuple.java</w:t>
      </w:r>
    </w:p>
    <w:p w14:paraId="58B2BB3C" w14:textId="77777777" w:rsidR="008F1A15" w:rsidRPr="00EC76D5" w:rsidRDefault="008F1A15" w:rsidP="008F1A15">
      <w:pPr>
        <w:pStyle w:val="Code"/>
      </w:pPr>
      <w:r w:rsidRPr="00EC76D5">
        <w:t>package c_compiler;</w:t>
      </w:r>
    </w:p>
    <w:p w14:paraId="5BC5CB5B" w14:textId="77777777" w:rsidR="008F1A15" w:rsidRPr="00EC76D5" w:rsidRDefault="008F1A15" w:rsidP="008F1A15">
      <w:pPr>
        <w:pStyle w:val="Code"/>
      </w:pPr>
    </w:p>
    <w:p w14:paraId="4E1744BD" w14:textId="77777777" w:rsidR="008F1A15" w:rsidRPr="00EC76D5" w:rsidRDefault="008F1A15" w:rsidP="008F1A15">
      <w:pPr>
        <w:pStyle w:val="Code"/>
      </w:pPr>
      <w:r w:rsidRPr="00EC76D5">
        <w:t>public class Tuple&lt;FirstType,SecondType,ThirdType,FourthType&gt;</w:t>
      </w:r>
    </w:p>
    <w:p w14:paraId="6DB4E8F7" w14:textId="77777777" w:rsidR="008F1A15" w:rsidRPr="00EC76D5" w:rsidRDefault="008F1A15" w:rsidP="008F1A15">
      <w:pPr>
        <w:pStyle w:val="Code"/>
      </w:pPr>
      <w:r w:rsidRPr="00EC76D5">
        <w:t xml:space="preserve">             extends Triple&lt;FirstType,SecondType,ThirdType&gt; {</w:t>
      </w:r>
    </w:p>
    <w:p w14:paraId="505A318F" w14:textId="77777777" w:rsidR="008F1A15" w:rsidRPr="00EC76D5" w:rsidRDefault="008F1A15" w:rsidP="008F1A15">
      <w:pPr>
        <w:pStyle w:val="Code"/>
      </w:pPr>
      <w:r w:rsidRPr="00EC76D5">
        <w:t xml:space="preserve">  private FourthType m_fourth;</w:t>
      </w:r>
    </w:p>
    <w:p w14:paraId="2F2C0F18" w14:textId="77777777" w:rsidR="008F1A15" w:rsidRPr="00EC76D5" w:rsidRDefault="008F1A15" w:rsidP="008F1A15">
      <w:pPr>
        <w:pStyle w:val="Code"/>
      </w:pPr>
    </w:p>
    <w:p w14:paraId="484BE4E2" w14:textId="77777777" w:rsidR="008F1A15" w:rsidRPr="00EC76D5" w:rsidRDefault="008F1A15" w:rsidP="008F1A15">
      <w:pPr>
        <w:pStyle w:val="Code"/>
      </w:pPr>
      <w:r w:rsidRPr="00EC76D5">
        <w:t xml:space="preserve">  public Tuple(FirstType first, SecondType second,</w:t>
      </w:r>
    </w:p>
    <w:p w14:paraId="229891CA" w14:textId="77777777" w:rsidR="008F1A15" w:rsidRPr="00EC76D5" w:rsidRDefault="008F1A15" w:rsidP="008F1A15">
      <w:pPr>
        <w:pStyle w:val="Code"/>
      </w:pPr>
      <w:r w:rsidRPr="00EC76D5">
        <w:t xml:space="preserve">               ThirdType third, FourthType fourth) {</w:t>
      </w:r>
    </w:p>
    <w:p w14:paraId="521DA422" w14:textId="77777777" w:rsidR="008F1A15" w:rsidRPr="00EC76D5" w:rsidRDefault="008F1A15" w:rsidP="008F1A15">
      <w:pPr>
        <w:pStyle w:val="Code"/>
      </w:pPr>
      <w:r w:rsidRPr="00EC76D5">
        <w:t xml:space="preserve">    super(first, second, third);</w:t>
      </w:r>
    </w:p>
    <w:p w14:paraId="562E9D91" w14:textId="77777777" w:rsidR="008F1A15" w:rsidRPr="00EC76D5" w:rsidRDefault="008F1A15" w:rsidP="008F1A15">
      <w:pPr>
        <w:pStyle w:val="Code"/>
      </w:pPr>
      <w:r w:rsidRPr="00EC76D5">
        <w:t xml:space="preserve">    m_fourth = fourth;</w:t>
      </w:r>
    </w:p>
    <w:p w14:paraId="555FAF1F" w14:textId="77777777" w:rsidR="008F1A15" w:rsidRPr="00EC76D5" w:rsidRDefault="008F1A15" w:rsidP="008F1A15">
      <w:pPr>
        <w:pStyle w:val="Code"/>
      </w:pPr>
      <w:r w:rsidRPr="00EC76D5">
        <w:t xml:space="preserve">  }</w:t>
      </w:r>
    </w:p>
    <w:p w14:paraId="52CE243C" w14:textId="77777777" w:rsidR="008F1A15" w:rsidRPr="00EC76D5" w:rsidRDefault="008F1A15" w:rsidP="008F1A15">
      <w:pPr>
        <w:pStyle w:val="Code"/>
      </w:pPr>
      <w:r w:rsidRPr="00EC76D5">
        <w:t xml:space="preserve">  </w:t>
      </w:r>
    </w:p>
    <w:p w14:paraId="4950E1D2" w14:textId="77777777" w:rsidR="008F1A15" w:rsidRPr="00EC76D5" w:rsidRDefault="008F1A15" w:rsidP="008F1A15">
      <w:pPr>
        <w:pStyle w:val="Code"/>
      </w:pPr>
      <w:r w:rsidRPr="00EC76D5">
        <w:t xml:space="preserve">  public FourthType getFourth() {</w:t>
      </w:r>
    </w:p>
    <w:p w14:paraId="3EF40ED4" w14:textId="77777777" w:rsidR="008F1A15" w:rsidRPr="00EC76D5" w:rsidRDefault="008F1A15" w:rsidP="008F1A15">
      <w:pPr>
        <w:pStyle w:val="Code"/>
      </w:pPr>
      <w:r w:rsidRPr="00EC76D5">
        <w:t xml:space="preserve">    return m_fourth;</w:t>
      </w:r>
    </w:p>
    <w:p w14:paraId="33E9B72E" w14:textId="77777777" w:rsidR="008F1A15" w:rsidRPr="00EC76D5" w:rsidRDefault="008F1A15" w:rsidP="008F1A15">
      <w:pPr>
        <w:pStyle w:val="Code"/>
      </w:pPr>
      <w:r w:rsidRPr="00EC76D5">
        <w:t xml:space="preserve">  }</w:t>
      </w:r>
    </w:p>
    <w:p w14:paraId="28252339" w14:textId="77777777" w:rsidR="008F1A15" w:rsidRPr="00EC76D5" w:rsidRDefault="008F1A15" w:rsidP="008F1A15">
      <w:pPr>
        <w:pStyle w:val="Code"/>
      </w:pPr>
      <w:r w:rsidRPr="00EC76D5">
        <w:t xml:space="preserve">  </w:t>
      </w:r>
    </w:p>
    <w:p w14:paraId="33C50E6F" w14:textId="77777777" w:rsidR="008F1A15" w:rsidRPr="00EC76D5" w:rsidRDefault="008F1A15" w:rsidP="008F1A15">
      <w:pPr>
        <w:pStyle w:val="Code"/>
      </w:pPr>
      <w:r w:rsidRPr="00EC76D5">
        <w:t xml:space="preserve">  public boolean equals(Object object) {</w:t>
      </w:r>
    </w:p>
    <w:p w14:paraId="29C7922A" w14:textId="77777777" w:rsidR="008F1A15" w:rsidRPr="00EC76D5" w:rsidRDefault="008F1A15" w:rsidP="008F1A15">
      <w:pPr>
        <w:pStyle w:val="Code"/>
      </w:pPr>
      <w:r w:rsidRPr="00EC76D5">
        <w:t xml:space="preserve">    if (object instanceof Tuple) {</w:t>
      </w:r>
    </w:p>
    <w:p w14:paraId="683F26ED" w14:textId="77777777" w:rsidR="008F1A15" w:rsidRPr="00EC76D5" w:rsidRDefault="008F1A15" w:rsidP="008F1A15">
      <w:pPr>
        <w:pStyle w:val="Code"/>
      </w:pPr>
      <w:r w:rsidRPr="00EC76D5">
        <w:t xml:space="preserve">      Tuple tuple = (Tuple) object;</w:t>
      </w:r>
    </w:p>
    <w:p w14:paraId="59C551D9" w14:textId="77777777" w:rsidR="008F1A15" w:rsidRPr="00EC76D5" w:rsidRDefault="008F1A15" w:rsidP="008F1A15">
      <w:pPr>
        <w:pStyle w:val="Code"/>
      </w:pPr>
      <w:r w:rsidRPr="00EC76D5">
        <w:t xml:space="preserve">      return super.equals((Triple) tuple) &amp;&amp;</w:t>
      </w:r>
    </w:p>
    <w:p w14:paraId="01E1E66D" w14:textId="77777777" w:rsidR="008F1A15" w:rsidRPr="00EC76D5" w:rsidRDefault="008F1A15" w:rsidP="008F1A15">
      <w:pPr>
        <w:pStyle w:val="Code"/>
      </w:pPr>
      <w:r w:rsidRPr="00EC76D5">
        <w:t xml:space="preserve">             (((m_fourth == null) &amp;&amp; (tuple.m_fourth == null)) ||</w:t>
      </w:r>
    </w:p>
    <w:p w14:paraId="525188FC" w14:textId="77777777" w:rsidR="008F1A15" w:rsidRPr="00EC76D5" w:rsidRDefault="008F1A15" w:rsidP="008F1A15">
      <w:pPr>
        <w:pStyle w:val="Code"/>
      </w:pPr>
      <w:r w:rsidRPr="00EC76D5">
        <w:t xml:space="preserve">              ((m_fourth != null) &amp;&amp; (tuple.m_fourth != null) &amp;&amp;</w:t>
      </w:r>
    </w:p>
    <w:p w14:paraId="1D011DE4" w14:textId="77777777" w:rsidR="008F1A15" w:rsidRPr="00EC76D5" w:rsidRDefault="008F1A15" w:rsidP="008F1A15">
      <w:pPr>
        <w:pStyle w:val="Code"/>
      </w:pPr>
      <w:r w:rsidRPr="00EC76D5">
        <w:t xml:space="preserve">              m_fourth.equals(tuple.m_fourth)));</w:t>
      </w:r>
    </w:p>
    <w:p w14:paraId="4EE48559" w14:textId="77777777" w:rsidR="008F1A15" w:rsidRPr="00EC76D5" w:rsidRDefault="008F1A15" w:rsidP="008F1A15">
      <w:pPr>
        <w:pStyle w:val="Code"/>
      </w:pPr>
      <w:r w:rsidRPr="00EC76D5">
        <w:t xml:space="preserve">    }</w:t>
      </w:r>
    </w:p>
    <w:p w14:paraId="2FDC9926" w14:textId="77777777" w:rsidR="008F1A15" w:rsidRPr="00EC76D5" w:rsidRDefault="008F1A15" w:rsidP="008F1A15">
      <w:pPr>
        <w:pStyle w:val="Code"/>
      </w:pPr>
      <w:r w:rsidRPr="00EC76D5">
        <w:t xml:space="preserve">    </w:t>
      </w:r>
    </w:p>
    <w:p w14:paraId="3CEC1D46" w14:textId="77777777" w:rsidR="008F1A15" w:rsidRPr="00EC76D5" w:rsidRDefault="008F1A15" w:rsidP="008F1A15">
      <w:pPr>
        <w:pStyle w:val="Code"/>
      </w:pPr>
      <w:r w:rsidRPr="00EC76D5">
        <w:t xml:space="preserve">    return false;</w:t>
      </w:r>
    </w:p>
    <w:p w14:paraId="492BD16F" w14:textId="77777777" w:rsidR="008F1A15" w:rsidRPr="00EC76D5" w:rsidRDefault="008F1A15" w:rsidP="008F1A15">
      <w:pPr>
        <w:pStyle w:val="Code"/>
      </w:pPr>
      <w:r w:rsidRPr="00EC76D5">
        <w:t xml:space="preserve">  }</w:t>
      </w:r>
    </w:p>
    <w:p w14:paraId="366F9E5A" w14:textId="310E6259" w:rsidR="004C5DAE" w:rsidRPr="00EC76D5" w:rsidRDefault="008F1A15" w:rsidP="008F1A15">
      <w:pPr>
        <w:pStyle w:val="Code"/>
      </w:pPr>
      <w:r w:rsidRPr="00EC76D5">
        <w:t>}</w:t>
      </w:r>
      <w:r w:rsidR="004C5DAE" w:rsidRPr="00EC76D5">
        <w:t xml:space="preserve"> </w:t>
      </w:r>
    </w:p>
    <w:p w14:paraId="731AABE6" w14:textId="501D8BC4" w:rsidR="004C5DAE" w:rsidRPr="00EC76D5" w:rsidRDefault="003F2FE3" w:rsidP="004C5DAE">
      <w:pPr>
        <w:pStyle w:val="Rubrik2"/>
      </w:pPr>
      <w:bookmarkStart w:id="5872" w:name="_Toc481936448"/>
      <w:r w:rsidRPr="00EC76D5">
        <w:t xml:space="preserve">Undirected </w:t>
      </w:r>
      <w:r w:rsidR="004C5DAE" w:rsidRPr="00EC76D5">
        <w:t>Graph</w:t>
      </w:r>
      <w:bookmarkEnd w:id="5872"/>
    </w:p>
    <w:p w14:paraId="61418226" w14:textId="77777777" w:rsidR="00917B98" w:rsidRPr="00EC76D5" w:rsidRDefault="00917B98" w:rsidP="00917B98">
      <w:r w:rsidRPr="00EC76D5">
        <w:t xml:space="preserve">Graph </w:t>
      </w:r>
      <w:r w:rsidR="001A17D0" w:rsidRPr="00EC76D5">
        <w:t>implements a general unordered graph.</w:t>
      </w:r>
      <w:r w:rsidR="00FC219C" w:rsidRPr="00EC76D5">
        <w:t xml:space="preserve"> It holds of set of </w:t>
      </w:r>
      <w:r w:rsidR="00D63F32" w:rsidRPr="00EC76D5">
        <w:t>vertices</w:t>
      </w:r>
      <w:r w:rsidR="00FC219C" w:rsidRPr="00EC76D5">
        <w:t xml:space="preserve"> and a set of edges.</w:t>
      </w:r>
    </w:p>
    <w:p w14:paraId="292AE5B7" w14:textId="77777777" w:rsidR="004C5DAE" w:rsidRPr="00EC76D5" w:rsidRDefault="004C5DAE" w:rsidP="004C5DAE">
      <w:pPr>
        <w:pStyle w:val="CodeHeader"/>
      </w:pPr>
      <w:r w:rsidRPr="00EC76D5">
        <w:t>Graph.java</w:t>
      </w:r>
    </w:p>
    <w:p w14:paraId="64110486" w14:textId="77777777" w:rsidR="00A67F9A" w:rsidRPr="00EC76D5" w:rsidRDefault="00A67F9A" w:rsidP="00A67F9A">
      <w:pPr>
        <w:pStyle w:val="Code"/>
      </w:pPr>
      <w:r w:rsidRPr="00EC76D5">
        <w:t>package c_compiler;</w:t>
      </w:r>
    </w:p>
    <w:p w14:paraId="7BE77493" w14:textId="77777777" w:rsidR="00A67F9A" w:rsidRPr="00EC76D5" w:rsidRDefault="00A67F9A" w:rsidP="00A67F9A">
      <w:pPr>
        <w:pStyle w:val="Code"/>
      </w:pPr>
      <w:r w:rsidRPr="00EC76D5">
        <w:t>import java.util.*;</w:t>
      </w:r>
    </w:p>
    <w:p w14:paraId="79701AD1" w14:textId="77777777" w:rsidR="00A67F9A" w:rsidRPr="00EC76D5" w:rsidRDefault="00A67F9A" w:rsidP="00A67F9A">
      <w:pPr>
        <w:pStyle w:val="Code"/>
      </w:pPr>
    </w:p>
    <w:p w14:paraId="5CC1C806" w14:textId="77777777" w:rsidR="00A67F9A" w:rsidRPr="00EC76D5" w:rsidRDefault="00A67F9A" w:rsidP="00A67F9A">
      <w:pPr>
        <w:pStyle w:val="Code"/>
      </w:pPr>
      <w:r w:rsidRPr="00EC76D5">
        <w:t>public class Graph&lt;VertexType&gt; {</w:t>
      </w:r>
    </w:p>
    <w:p w14:paraId="11237103" w14:textId="77777777" w:rsidR="00A67F9A" w:rsidRPr="00EC76D5" w:rsidRDefault="00A67F9A" w:rsidP="00A67F9A">
      <w:pPr>
        <w:pStyle w:val="Code"/>
      </w:pPr>
      <w:r w:rsidRPr="00EC76D5">
        <w:t xml:space="preserve">  private Set&lt;VertexType&gt; m_vertexSet = new ListSet&lt;&gt;();</w:t>
      </w:r>
    </w:p>
    <w:p w14:paraId="17B349F9" w14:textId="77777777" w:rsidR="00A67F9A" w:rsidRPr="00EC76D5" w:rsidRDefault="00A67F9A" w:rsidP="00A67F9A">
      <w:pPr>
        <w:pStyle w:val="Code"/>
      </w:pPr>
      <w:r w:rsidRPr="00EC76D5">
        <w:t xml:space="preserve">  private Set&lt;UnorderedPair&lt;VertexType,VertexType&gt;&gt; m_edgeSet = new ListSet&lt;&gt;();</w:t>
      </w:r>
    </w:p>
    <w:p w14:paraId="54298CAE" w14:textId="77777777" w:rsidR="00A67F9A" w:rsidRPr="00EC76D5" w:rsidRDefault="00A67F9A" w:rsidP="00A67F9A">
      <w:pPr>
        <w:pStyle w:val="Code"/>
      </w:pPr>
    </w:p>
    <w:p w14:paraId="5906C407" w14:textId="77777777" w:rsidR="00A67F9A" w:rsidRPr="00EC76D5" w:rsidRDefault="00A67F9A" w:rsidP="00A67F9A">
      <w:pPr>
        <w:pStyle w:val="Code"/>
      </w:pPr>
      <w:r w:rsidRPr="00EC76D5">
        <w:t xml:space="preserve">  public Graph() {</w:t>
      </w:r>
    </w:p>
    <w:p w14:paraId="739B320E" w14:textId="77777777" w:rsidR="00A67F9A" w:rsidRPr="00EC76D5" w:rsidRDefault="00A67F9A" w:rsidP="00A67F9A">
      <w:pPr>
        <w:pStyle w:val="Code"/>
      </w:pPr>
      <w:r w:rsidRPr="00EC76D5">
        <w:lastRenderedPageBreak/>
        <w:t xml:space="preserve">    m_vertexSet = new ListSet&lt;&gt;();</w:t>
      </w:r>
    </w:p>
    <w:p w14:paraId="23DC4A69" w14:textId="77777777" w:rsidR="00A67F9A" w:rsidRPr="00EC76D5" w:rsidRDefault="00A67F9A" w:rsidP="00A67F9A">
      <w:pPr>
        <w:pStyle w:val="Code"/>
      </w:pPr>
      <w:r w:rsidRPr="00EC76D5">
        <w:t xml:space="preserve">    m_edgeSet = new ListSet&lt;&gt;();</w:t>
      </w:r>
    </w:p>
    <w:p w14:paraId="551F536B" w14:textId="77777777" w:rsidR="00A67F9A" w:rsidRPr="00EC76D5" w:rsidRDefault="00A67F9A" w:rsidP="00A67F9A">
      <w:pPr>
        <w:pStyle w:val="Code"/>
      </w:pPr>
      <w:r w:rsidRPr="00EC76D5">
        <w:t xml:space="preserve">  }</w:t>
      </w:r>
    </w:p>
    <w:p w14:paraId="2DD00F55" w14:textId="77777777" w:rsidR="00A67F9A" w:rsidRPr="00EC76D5" w:rsidRDefault="00A67F9A" w:rsidP="00A67F9A">
      <w:pPr>
        <w:pStyle w:val="Code"/>
      </w:pPr>
      <w:r w:rsidRPr="00EC76D5">
        <w:t xml:space="preserve">  </w:t>
      </w:r>
    </w:p>
    <w:p w14:paraId="21E8F317" w14:textId="77777777" w:rsidR="00A67F9A" w:rsidRPr="00EC76D5" w:rsidRDefault="00A67F9A" w:rsidP="00A67F9A">
      <w:pPr>
        <w:pStyle w:val="Code"/>
      </w:pPr>
      <w:r w:rsidRPr="00EC76D5">
        <w:t xml:space="preserve">  public Graph(Set&lt;VertexType&gt; vertexSet) {</w:t>
      </w:r>
    </w:p>
    <w:p w14:paraId="00C29094" w14:textId="77777777" w:rsidR="00A67F9A" w:rsidRPr="00EC76D5" w:rsidRDefault="00A67F9A" w:rsidP="00A67F9A">
      <w:pPr>
        <w:pStyle w:val="Code"/>
      </w:pPr>
      <w:r w:rsidRPr="00EC76D5">
        <w:t xml:space="preserve">    m_vertexSet = vertexSet;</w:t>
      </w:r>
    </w:p>
    <w:p w14:paraId="43311B5D" w14:textId="77777777" w:rsidR="00A67F9A" w:rsidRPr="00EC76D5" w:rsidRDefault="00A67F9A" w:rsidP="00A67F9A">
      <w:pPr>
        <w:pStyle w:val="Code"/>
      </w:pPr>
      <w:r w:rsidRPr="00EC76D5">
        <w:t xml:space="preserve">    m_edgeSet = new ListSet&lt;&gt;();</w:t>
      </w:r>
    </w:p>
    <w:p w14:paraId="4DF38EF6" w14:textId="77777777" w:rsidR="00A67F9A" w:rsidRPr="00EC76D5" w:rsidRDefault="00A67F9A" w:rsidP="00A67F9A">
      <w:pPr>
        <w:pStyle w:val="Code"/>
      </w:pPr>
      <w:r w:rsidRPr="00EC76D5">
        <w:t xml:space="preserve">  }</w:t>
      </w:r>
    </w:p>
    <w:p w14:paraId="13C03FF2" w14:textId="77777777" w:rsidR="00A67F9A" w:rsidRPr="00EC76D5" w:rsidRDefault="00A67F9A" w:rsidP="00A67F9A">
      <w:pPr>
        <w:pStyle w:val="Code"/>
      </w:pPr>
    </w:p>
    <w:p w14:paraId="5161F2D1" w14:textId="77777777" w:rsidR="00A67F9A" w:rsidRPr="00EC76D5" w:rsidRDefault="00A67F9A" w:rsidP="00A67F9A">
      <w:pPr>
        <w:pStyle w:val="Code"/>
      </w:pPr>
      <w:r w:rsidRPr="00EC76D5">
        <w:t xml:space="preserve">  public Graph(Set&lt;VertexType&gt; vertexSet,</w:t>
      </w:r>
    </w:p>
    <w:p w14:paraId="35AD15D7" w14:textId="77777777" w:rsidR="00A67F9A" w:rsidRPr="00EC76D5" w:rsidRDefault="00A67F9A" w:rsidP="00A67F9A">
      <w:pPr>
        <w:pStyle w:val="Code"/>
      </w:pPr>
      <w:r w:rsidRPr="00EC76D5">
        <w:t xml:space="preserve">               Set&lt;UnorderedPair&lt;VertexType,VertexType&gt;&gt; edgeSet) {</w:t>
      </w:r>
    </w:p>
    <w:p w14:paraId="4C2BB1BF" w14:textId="77777777" w:rsidR="00A67F9A" w:rsidRPr="00EC76D5" w:rsidRDefault="00A67F9A" w:rsidP="00A67F9A">
      <w:pPr>
        <w:pStyle w:val="Code"/>
      </w:pPr>
      <w:r w:rsidRPr="00EC76D5">
        <w:t xml:space="preserve">    m_vertexSet = vertexSet;</w:t>
      </w:r>
    </w:p>
    <w:p w14:paraId="434EC1A8" w14:textId="77777777" w:rsidR="00A67F9A" w:rsidRPr="00EC76D5" w:rsidRDefault="00A67F9A" w:rsidP="00A67F9A">
      <w:pPr>
        <w:pStyle w:val="Code"/>
      </w:pPr>
      <w:r w:rsidRPr="00EC76D5">
        <w:t xml:space="preserve">    m_edgeSet = edgeSet;</w:t>
      </w:r>
    </w:p>
    <w:p w14:paraId="3F6818A2" w14:textId="77777777" w:rsidR="00A67F9A" w:rsidRPr="00EC76D5" w:rsidRDefault="00A67F9A" w:rsidP="00A67F9A">
      <w:pPr>
        <w:pStyle w:val="Code"/>
      </w:pPr>
      <w:r w:rsidRPr="00EC76D5">
        <w:t xml:space="preserve">  }</w:t>
      </w:r>
    </w:p>
    <w:p w14:paraId="1785C716" w14:textId="77777777" w:rsidR="00A67F9A" w:rsidRPr="00EC76D5" w:rsidRDefault="00A67F9A" w:rsidP="00A67F9A">
      <w:pPr>
        <w:pStyle w:val="Code"/>
      </w:pPr>
    </w:p>
    <w:p w14:paraId="02334E5E" w14:textId="77777777" w:rsidR="00A67F9A" w:rsidRPr="00EC76D5" w:rsidRDefault="00A67F9A" w:rsidP="00466918">
      <w:pPr>
        <w:pStyle w:val="Code"/>
      </w:pPr>
      <w:r w:rsidRPr="00EC76D5">
        <w:t xml:space="preserve">  public Set&lt;VertexType&gt; getVertexSet() {</w:t>
      </w:r>
    </w:p>
    <w:p w14:paraId="0552288B" w14:textId="77777777" w:rsidR="00A67F9A" w:rsidRPr="00EC76D5" w:rsidRDefault="00A67F9A" w:rsidP="00466918">
      <w:pPr>
        <w:pStyle w:val="Code"/>
      </w:pPr>
      <w:r w:rsidRPr="00EC76D5">
        <w:t xml:space="preserve">    return m_vertexSet;</w:t>
      </w:r>
    </w:p>
    <w:p w14:paraId="685356A5" w14:textId="3BEA1F69" w:rsidR="00A67F9A" w:rsidRPr="00EC76D5" w:rsidRDefault="00A67F9A" w:rsidP="00466918">
      <w:pPr>
        <w:pStyle w:val="Code"/>
      </w:pPr>
      <w:r w:rsidRPr="00EC76D5">
        <w:t xml:space="preserve">  }</w:t>
      </w:r>
    </w:p>
    <w:p w14:paraId="30EBBF65" w14:textId="77777777" w:rsidR="000942C4" w:rsidRPr="00EC76D5" w:rsidRDefault="000942C4" w:rsidP="00466918">
      <w:pPr>
        <w:pStyle w:val="Code"/>
      </w:pPr>
    </w:p>
    <w:p w14:paraId="68C17799" w14:textId="187739A9" w:rsidR="00466918" w:rsidRPr="00EC76D5" w:rsidRDefault="00466918" w:rsidP="00466918">
      <w:pPr>
        <w:pStyle w:val="Code"/>
      </w:pPr>
      <w:r w:rsidRPr="00EC76D5">
        <w:t xml:space="preserve">  public Set&lt;UnorderedPair&lt;VertexType,VertexType&gt;&gt; getEdgeSet() {</w:t>
      </w:r>
    </w:p>
    <w:p w14:paraId="61162290" w14:textId="77777777" w:rsidR="00466918" w:rsidRPr="00EC76D5" w:rsidRDefault="00466918" w:rsidP="00466918">
      <w:pPr>
        <w:pStyle w:val="Code"/>
      </w:pPr>
      <w:r w:rsidRPr="00EC76D5">
        <w:t xml:space="preserve">    return m_edgeSet;</w:t>
      </w:r>
    </w:p>
    <w:p w14:paraId="2938E36D" w14:textId="77777777" w:rsidR="00466918" w:rsidRPr="00EC76D5" w:rsidRDefault="00466918" w:rsidP="00466918">
      <w:pPr>
        <w:pStyle w:val="Code"/>
      </w:pPr>
      <w:r w:rsidRPr="00EC76D5">
        <w:t xml:space="preserve">  }</w:t>
      </w:r>
    </w:p>
    <w:p w14:paraId="09CE20BA" w14:textId="00EEE853" w:rsidR="004C5DAE" w:rsidRPr="00EC76D5" w:rsidRDefault="00E91806" w:rsidP="00E91806">
      <w:r w:rsidRPr="00EC76D5">
        <w:t xml:space="preserve">The </w:t>
      </w:r>
      <w:r w:rsidRPr="00EC76D5">
        <w:rPr>
          <w:rStyle w:val="CodeInText"/>
        </w:rPr>
        <w:t>neighbourSet</w:t>
      </w:r>
      <w:r w:rsidRPr="00EC76D5">
        <w:t xml:space="preserve"> method goes through all edges and add each found neighbor to the vertex.</w:t>
      </w:r>
    </w:p>
    <w:p w14:paraId="153FD9A8" w14:textId="77777777" w:rsidR="000942C4" w:rsidRPr="00EC76D5" w:rsidRDefault="000942C4" w:rsidP="000942C4">
      <w:pPr>
        <w:pStyle w:val="Code"/>
      </w:pPr>
      <w:r w:rsidRPr="00EC76D5">
        <w:t xml:space="preserve">  public Set&lt;VertexType&gt; getNeighbourSet(VertexType vertex) {</w:t>
      </w:r>
    </w:p>
    <w:p w14:paraId="4D8DB80E" w14:textId="77777777" w:rsidR="000942C4" w:rsidRPr="00EC76D5" w:rsidRDefault="000942C4" w:rsidP="000942C4">
      <w:pPr>
        <w:pStyle w:val="Code"/>
      </w:pPr>
      <w:r w:rsidRPr="00EC76D5">
        <w:t xml:space="preserve">    Set&lt;VertexType&gt; neighbourSet = new ListSet&lt;&gt;();</w:t>
      </w:r>
    </w:p>
    <w:p w14:paraId="50DAC980" w14:textId="77777777" w:rsidR="000942C4" w:rsidRPr="00EC76D5" w:rsidRDefault="000942C4" w:rsidP="000942C4">
      <w:pPr>
        <w:pStyle w:val="Code"/>
      </w:pPr>
      <w:r w:rsidRPr="00EC76D5">
        <w:t xml:space="preserve">    </w:t>
      </w:r>
    </w:p>
    <w:p w14:paraId="74711A39" w14:textId="77777777" w:rsidR="000942C4" w:rsidRPr="00EC76D5" w:rsidRDefault="000942C4" w:rsidP="000942C4">
      <w:pPr>
        <w:pStyle w:val="Code"/>
      </w:pPr>
      <w:r w:rsidRPr="00EC76D5">
        <w:t xml:space="preserve">    for (UnorderedPair&lt;VertexType,VertexType&gt; edge : m_edgeSet) {</w:t>
      </w:r>
    </w:p>
    <w:p w14:paraId="3207FE09" w14:textId="77777777" w:rsidR="000942C4" w:rsidRPr="00EC76D5" w:rsidRDefault="000942C4" w:rsidP="000942C4">
      <w:pPr>
        <w:pStyle w:val="Code"/>
      </w:pPr>
      <w:r w:rsidRPr="00EC76D5">
        <w:t xml:space="preserve">      if (edge.getFirst() == vertex) {</w:t>
      </w:r>
    </w:p>
    <w:p w14:paraId="77A96686" w14:textId="77777777" w:rsidR="000942C4" w:rsidRPr="00EC76D5" w:rsidRDefault="000942C4" w:rsidP="000942C4">
      <w:pPr>
        <w:pStyle w:val="Code"/>
      </w:pPr>
      <w:r w:rsidRPr="00EC76D5">
        <w:t xml:space="preserve">        neighbourSet.add(edge.getSecond());</w:t>
      </w:r>
    </w:p>
    <w:p w14:paraId="38CF18EB" w14:textId="77777777" w:rsidR="000942C4" w:rsidRPr="00EC76D5" w:rsidRDefault="000942C4" w:rsidP="000942C4">
      <w:pPr>
        <w:pStyle w:val="Code"/>
      </w:pPr>
      <w:r w:rsidRPr="00EC76D5">
        <w:t xml:space="preserve">      }</w:t>
      </w:r>
    </w:p>
    <w:p w14:paraId="7BFBBB1F" w14:textId="77777777" w:rsidR="000942C4" w:rsidRPr="00EC76D5" w:rsidRDefault="000942C4" w:rsidP="000942C4">
      <w:pPr>
        <w:pStyle w:val="Code"/>
      </w:pPr>
      <w:r w:rsidRPr="00EC76D5">
        <w:t xml:space="preserve">      </w:t>
      </w:r>
    </w:p>
    <w:p w14:paraId="0346869B" w14:textId="77777777" w:rsidR="000942C4" w:rsidRPr="00EC76D5" w:rsidRDefault="000942C4" w:rsidP="000942C4">
      <w:pPr>
        <w:pStyle w:val="Code"/>
      </w:pPr>
      <w:r w:rsidRPr="00EC76D5">
        <w:t xml:space="preserve">      if (edge.getSecond() == vertex) {</w:t>
      </w:r>
    </w:p>
    <w:p w14:paraId="43A6A2FA" w14:textId="77777777" w:rsidR="000942C4" w:rsidRPr="00EC76D5" w:rsidRDefault="000942C4" w:rsidP="000942C4">
      <w:pPr>
        <w:pStyle w:val="Code"/>
      </w:pPr>
      <w:r w:rsidRPr="00EC76D5">
        <w:t xml:space="preserve">        neighbourSet.add(edge.getFirst());</w:t>
      </w:r>
    </w:p>
    <w:p w14:paraId="6AC73347" w14:textId="77777777" w:rsidR="000942C4" w:rsidRPr="00EC76D5" w:rsidRDefault="000942C4" w:rsidP="000942C4">
      <w:pPr>
        <w:pStyle w:val="Code"/>
      </w:pPr>
      <w:r w:rsidRPr="00EC76D5">
        <w:t xml:space="preserve">      }      </w:t>
      </w:r>
    </w:p>
    <w:p w14:paraId="77070F32" w14:textId="77777777" w:rsidR="000942C4" w:rsidRPr="00EC76D5" w:rsidRDefault="000942C4" w:rsidP="000942C4">
      <w:pPr>
        <w:pStyle w:val="Code"/>
      </w:pPr>
      <w:r w:rsidRPr="00EC76D5">
        <w:t xml:space="preserve">    }</w:t>
      </w:r>
    </w:p>
    <w:p w14:paraId="64DEDA49" w14:textId="77777777" w:rsidR="000942C4" w:rsidRPr="00EC76D5" w:rsidRDefault="000942C4" w:rsidP="000942C4">
      <w:pPr>
        <w:pStyle w:val="Code"/>
      </w:pPr>
      <w:r w:rsidRPr="00EC76D5">
        <w:t xml:space="preserve">    </w:t>
      </w:r>
    </w:p>
    <w:p w14:paraId="54691CBA" w14:textId="77777777" w:rsidR="000942C4" w:rsidRPr="00EC76D5" w:rsidRDefault="000942C4" w:rsidP="000942C4">
      <w:pPr>
        <w:pStyle w:val="Code"/>
      </w:pPr>
      <w:r w:rsidRPr="00EC76D5">
        <w:t xml:space="preserve">    return neighbourSet;</w:t>
      </w:r>
    </w:p>
    <w:p w14:paraId="34A03E4C" w14:textId="5F7FEF39" w:rsidR="004C5DAE" w:rsidRPr="00EC76D5" w:rsidRDefault="000942C4" w:rsidP="000942C4">
      <w:pPr>
        <w:pStyle w:val="Code"/>
      </w:pPr>
      <w:r w:rsidRPr="00EC76D5">
        <w:t xml:space="preserve">  }</w:t>
      </w:r>
    </w:p>
    <w:p w14:paraId="0282A75B" w14:textId="3FD542B3" w:rsidR="004C5DAE" w:rsidRPr="00EC76D5" w:rsidRDefault="004C5DAE" w:rsidP="004C5DAE">
      <w:pPr>
        <w:pStyle w:val="Rubrik3"/>
      </w:pPr>
      <w:bookmarkStart w:id="5873" w:name="_Toc481936449"/>
      <w:r w:rsidRPr="00EC76D5">
        <w:t>Addition and Removal of Vertices and Edges</w:t>
      </w:r>
      <w:bookmarkEnd w:id="5873"/>
    </w:p>
    <w:p w14:paraId="61729864" w14:textId="77777777" w:rsidR="000942C4" w:rsidRPr="00EC76D5" w:rsidRDefault="000942C4" w:rsidP="000942C4">
      <w:pPr>
        <w:pStyle w:val="Code"/>
      </w:pPr>
      <w:r w:rsidRPr="00EC76D5">
        <w:t xml:space="preserve">  public void addVertex(VertexType vertex) {</w:t>
      </w:r>
    </w:p>
    <w:p w14:paraId="044D2613" w14:textId="77777777" w:rsidR="000942C4" w:rsidRPr="00EC76D5" w:rsidRDefault="000942C4" w:rsidP="000942C4">
      <w:pPr>
        <w:pStyle w:val="Code"/>
      </w:pPr>
      <w:r w:rsidRPr="00EC76D5">
        <w:t xml:space="preserve">    m_vertexSet.add(vertex);</w:t>
      </w:r>
    </w:p>
    <w:p w14:paraId="1EBA500A" w14:textId="77777777" w:rsidR="000942C4" w:rsidRPr="00EC76D5" w:rsidRDefault="000942C4" w:rsidP="000942C4">
      <w:pPr>
        <w:pStyle w:val="Code"/>
      </w:pPr>
      <w:r w:rsidRPr="00EC76D5">
        <w:t xml:space="preserve">  }</w:t>
      </w:r>
    </w:p>
    <w:p w14:paraId="6C9D5EC1" w14:textId="77777777" w:rsidR="000942C4" w:rsidRPr="00EC76D5" w:rsidRDefault="000942C4" w:rsidP="000942C4">
      <w:pPr>
        <w:pStyle w:val="Code"/>
      </w:pPr>
      <w:r w:rsidRPr="00EC76D5">
        <w:t xml:space="preserve">  </w:t>
      </w:r>
    </w:p>
    <w:p w14:paraId="6C490B1F" w14:textId="77777777" w:rsidR="000942C4" w:rsidRPr="00EC76D5" w:rsidRDefault="000942C4" w:rsidP="000942C4">
      <w:pPr>
        <w:pStyle w:val="Code"/>
      </w:pPr>
      <w:r w:rsidRPr="00EC76D5">
        <w:t xml:space="preserve">  public void eraseVertex(VertexType vertex) {</w:t>
      </w:r>
    </w:p>
    <w:p w14:paraId="493C8B96" w14:textId="77777777" w:rsidR="000942C4" w:rsidRPr="00EC76D5" w:rsidRDefault="000942C4" w:rsidP="000942C4">
      <w:pPr>
        <w:pStyle w:val="Code"/>
      </w:pPr>
      <w:r w:rsidRPr="00EC76D5">
        <w:t xml:space="preserve">    m_vertexSet.remove(vertex);</w:t>
      </w:r>
    </w:p>
    <w:p w14:paraId="32C3E5EA" w14:textId="77777777" w:rsidR="000942C4" w:rsidRPr="00EC76D5" w:rsidRDefault="000942C4" w:rsidP="000942C4">
      <w:pPr>
        <w:pStyle w:val="Code"/>
      </w:pPr>
      <w:r w:rsidRPr="00EC76D5">
        <w:t xml:space="preserve">  }</w:t>
      </w:r>
    </w:p>
    <w:p w14:paraId="2058157B" w14:textId="77777777" w:rsidR="000942C4" w:rsidRPr="00EC76D5" w:rsidRDefault="000942C4" w:rsidP="000942C4">
      <w:pPr>
        <w:pStyle w:val="Code"/>
      </w:pPr>
      <w:r w:rsidRPr="00EC76D5">
        <w:t xml:space="preserve">  </w:t>
      </w:r>
    </w:p>
    <w:p w14:paraId="6E3CD07E" w14:textId="77777777" w:rsidR="000942C4" w:rsidRPr="00EC76D5" w:rsidRDefault="000942C4" w:rsidP="000942C4">
      <w:pPr>
        <w:pStyle w:val="Code"/>
      </w:pPr>
      <w:r w:rsidRPr="00EC76D5">
        <w:t xml:space="preserve">  public void addEdge(VertexType vertex1, VertexType vertex2) {</w:t>
      </w:r>
    </w:p>
    <w:p w14:paraId="2E17768C" w14:textId="77777777" w:rsidR="000942C4" w:rsidRPr="00EC76D5" w:rsidRDefault="000942C4" w:rsidP="000942C4">
      <w:pPr>
        <w:pStyle w:val="Code"/>
      </w:pPr>
      <w:r w:rsidRPr="00EC76D5">
        <w:t xml:space="preserve">    m_edgeSet.add(new UnorderedPair&lt;&gt;(vertex1, vertex2));</w:t>
      </w:r>
    </w:p>
    <w:p w14:paraId="552BAD9A" w14:textId="77777777" w:rsidR="000942C4" w:rsidRPr="00EC76D5" w:rsidRDefault="000942C4" w:rsidP="000942C4">
      <w:pPr>
        <w:pStyle w:val="Code"/>
      </w:pPr>
      <w:r w:rsidRPr="00EC76D5">
        <w:t xml:space="preserve">  }</w:t>
      </w:r>
    </w:p>
    <w:p w14:paraId="07AFD77F" w14:textId="77777777" w:rsidR="000942C4" w:rsidRPr="00EC76D5" w:rsidRDefault="000942C4" w:rsidP="000942C4">
      <w:pPr>
        <w:pStyle w:val="Code"/>
      </w:pPr>
      <w:r w:rsidRPr="00EC76D5">
        <w:t xml:space="preserve">  </w:t>
      </w:r>
    </w:p>
    <w:p w14:paraId="7FEAE1D9" w14:textId="77777777" w:rsidR="000942C4" w:rsidRPr="00EC76D5" w:rsidRDefault="000942C4" w:rsidP="000942C4">
      <w:pPr>
        <w:pStyle w:val="Code"/>
      </w:pPr>
      <w:r w:rsidRPr="00EC76D5">
        <w:t xml:space="preserve">  public void addEdge(UnorderedPair&lt;VertexType,VertexType&gt; edge) {</w:t>
      </w:r>
    </w:p>
    <w:p w14:paraId="70E7434E" w14:textId="77777777" w:rsidR="000942C4" w:rsidRPr="00EC76D5" w:rsidRDefault="000942C4" w:rsidP="000942C4">
      <w:pPr>
        <w:pStyle w:val="Code"/>
      </w:pPr>
      <w:r w:rsidRPr="00EC76D5">
        <w:t xml:space="preserve">    m_edgeSet.add(edge);</w:t>
      </w:r>
    </w:p>
    <w:p w14:paraId="730E02BD" w14:textId="77777777" w:rsidR="000942C4" w:rsidRPr="00EC76D5" w:rsidRDefault="000942C4" w:rsidP="000942C4">
      <w:pPr>
        <w:pStyle w:val="Code"/>
      </w:pPr>
      <w:r w:rsidRPr="00EC76D5">
        <w:t xml:space="preserve">  }</w:t>
      </w:r>
    </w:p>
    <w:p w14:paraId="7B8C1327" w14:textId="77777777" w:rsidR="000942C4" w:rsidRPr="00EC76D5" w:rsidRDefault="000942C4" w:rsidP="000942C4">
      <w:pPr>
        <w:pStyle w:val="Code"/>
      </w:pPr>
      <w:r w:rsidRPr="00EC76D5">
        <w:lastRenderedPageBreak/>
        <w:t xml:space="preserve">  </w:t>
      </w:r>
    </w:p>
    <w:p w14:paraId="47C7C12B" w14:textId="77777777" w:rsidR="000942C4" w:rsidRPr="00EC76D5" w:rsidRDefault="000942C4" w:rsidP="000942C4">
      <w:pPr>
        <w:pStyle w:val="Code"/>
      </w:pPr>
      <w:r w:rsidRPr="00EC76D5">
        <w:t xml:space="preserve">  public void eraseEdge(VertexType vertex1, VertexType vertex2) {</w:t>
      </w:r>
    </w:p>
    <w:p w14:paraId="554A6E27" w14:textId="77777777" w:rsidR="000942C4" w:rsidRPr="00EC76D5" w:rsidRDefault="000942C4" w:rsidP="000942C4">
      <w:pPr>
        <w:pStyle w:val="Code"/>
      </w:pPr>
      <w:r w:rsidRPr="00EC76D5">
        <w:t xml:space="preserve">    m_edgeSet.remove(new UnorderedPair&lt;&gt;(vertex1, vertex2));</w:t>
      </w:r>
    </w:p>
    <w:p w14:paraId="2370BEB6" w14:textId="77777777" w:rsidR="000942C4" w:rsidRPr="00EC76D5" w:rsidRDefault="000942C4" w:rsidP="000942C4">
      <w:pPr>
        <w:pStyle w:val="Code"/>
      </w:pPr>
      <w:r w:rsidRPr="00EC76D5">
        <w:t xml:space="preserve">  }</w:t>
      </w:r>
    </w:p>
    <w:p w14:paraId="37511F37" w14:textId="77777777" w:rsidR="000942C4" w:rsidRPr="00EC76D5" w:rsidRDefault="000942C4" w:rsidP="000942C4">
      <w:pPr>
        <w:pStyle w:val="Code"/>
      </w:pPr>
    </w:p>
    <w:p w14:paraId="3E274551" w14:textId="77777777" w:rsidR="000942C4" w:rsidRPr="00EC76D5" w:rsidRDefault="000942C4" w:rsidP="000942C4">
      <w:pPr>
        <w:pStyle w:val="Code"/>
      </w:pPr>
      <w:r w:rsidRPr="00EC76D5">
        <w:t xml:space="preserve">  public void eraseEdge(UnorderedPair&lt;VertexType,VertexType&gt; edge) {</w:t>
      </w:r>
    </w:p>
    <w:p w14:paraId="039B0115" w14:textId="77777777" w:rsidR="000942C4" w:rsidRPr="00EC76D5" w:rsidRDefault="000942C4" w:rsidP="000942C4">
      <w:pPr>
        <w:pStyle w:val="Code"/>
      </w:pPr>
      <w:r w:rsidRPr="00EC76D5">
        <w:t xml:space="preserve">    m_edgeSet.remove(edge);</w:t>
      </w:r>
    </w:p>
    <w:p w14:paraId="20085D5B" w14:textId="6C852F22" w:rsidR="007908D5" w:rsidRPr="00EC76D5" w:rsidRDefault="000942C4" w:rsidP="000942C4">
      <w:pPr>
        <w:pStyle w:val="Code"/>
      </w:pPr>
      <w:r w:rsidRPr="00EC76D5">
        <w:t xml:space="preserve">  }</w:t>
      </w:r>
    </w:p>
    <w:p w14:paraId="7BF22EAB" w14:textId="079B6CE4" w:rsidR="004C5DAE" w:rsidRPr="00EC76D5" w:rsidRDefault="004C5DAE" w:rsidP="006375DF">
      <w:pPr>
        <w:pStyle w:val="Rubrik3"/>
      </w:pPr>
      <w:bookmarkStart w:id="5874" w:name="_Toc481936450"/>
      <w:r w:rsidRPr="00EC76D5">
        <w:t>Graph Partition</w:t>
      </w:r>
      <w:bookmarkEnd w:id="5874"/>
    </w:p>
    <w:p w14:paraId="14F54252" w14:textId="77777777" w:rsidR="006C6632" w:rsidRPr="00EC76D5" w:rsidRDefault="006C6632" w:rsidP="008B7E8E">
      <w:r w:rsidRPr="00EC76D5">
        <w:t xml:space="preserve">The method </w:t>
      </w:r>
      <w:r w:rsidRPr="00EC76D5">
        <w:rPr>
          <w:rStyle w:val="CodeInText"/>
        </w:rPr>
        <w:t>partitionate</w:t>
      </w:r>
      <w:r w:rsidRPr="00EC76D5">
        <w:t xml:space="preserve"> </w:t>
      </w:r>
      <w:r w:rsidR="00E73367" w:rsidRPr="00EC76D5">
        <w:t>divides</w:t>
      </w:r>
      <w:r w:rsidR="008B7E8E" w:rsidRPr="00EC76D5">
        <w:t xml:space="preserve"> the graph into</w:t>
      </w:r>
      <w:r w:rsidR="00262BD9" w:rsidRPr="00EC76D5">
        <w:t xml:space="preserve"> free subgraphs</w:t>
      </w:r>
      <w:r w:rsidR="008B7E8E" w:rsidRPr="00EC76D5">
        <w:t xml:space="preserve">; that is, </w:t>
      </w:r>
      <w:r w:rsidR="004B0542" w:rsidRPr="00EC76D5">
        <w:t>subgraph</w:t>
      </w:r>
      <w:r w:rsidR="00262BD9" w:rsidRPr="00EC76D5">
        <w:t xml:space="preserve">s </w:t>
      </w:r>
      <w:r w:rsidR="002F4562" w:rsidRPr="00EC76D5">
        <w:t xml:space="preserve">which vertices have no </w:t>
      </w:r>
      <w:r w:rsidR="007844A1" w:rsidRPr="00EC76D5">
        <w:t>neighbors</w:t>
      </w:r>
      <w:r w:rsidR="002F4562" w:rsidRPr="00EC76D5">
        <w:t xml:space="preserve"> in any </w:t>
      </w:r>
      <w:r w:rsidR="00196AD3" w:rsidRPr="00EC76D5">
        <w:t xml:space="preserve">of the </w:t>
      </w:r>
      <w:r w:rsidR="002F4562" w:rsidRPr="00EC76D5">
        <w:t xml:space="preserve">other </w:t>
      </w:r>
      <w:r w:rsidR="00196AD3" w:rsidRPr="00EC76D5">
        <w:t xml:space="preserve">free </w:t>
      </w:r>
      <w:r w:rsidR="002F4562" w:rsidRPr="00EC76D5">
        <w:t>subgraph</w:t>
      </w:r>
      <w:r w:rsidR="00196AD3" w:rsidRPr="00EC76D5">
        <w:t>s</w:t>
      </w:r>
      <w:r w:rsidR="002F4562" w:rsidRPr="00EC76D5">
        <w:t>.</w:t>
      </w:r>
      <w:r w:rsidR="001417DE" w:rsidRPr="00EC76D5">
        <w:t xml:space="preserve"> First we go through the </w:t>
      </w:r>
      <w:r w:rsidR="00267927" w:rsidRPr="00EC76D5">
        <w:t xml:space="preserve">vertices and </w:t>
      </w:r>
      <w:r w:rsidR="00DB041A" w:rsidRPr="00EC76D5">
        <w:t>perform a deep search to</w:t>
      </w:r>
      <w:r w:rsidR="001104C1" w:rsidRPr="00EC76D5">
        <w:t xml:space="preserve"> </w:t>
      </w:r>
      <w:r w:rsidR="00DB041A" w:rsidRPr="00EC76D5">
        <w:t>find all vertices reachable from the vertex.</w:t>
      </w:r>
      <w:r w:rsidR="001104C1" w:rsidRPr="00EC76D5">
        <w:t xml:space="preserve"> Then we generate </w:t>
      </w:r>
      <w:r w:rsidR="002563D9" w:rsidRPr="00EC76D5">
        <w:t>a subgraph for each such vertex set.</w:t>
      </w:r>
    </w:p>
    <w:p w14:paraId="6CA334B5" w14:textId="77777777" w:rsidR="00327206" w:rsidRPr="00EC76D5" w:rsidRDefault="00327206" w:rsidP="00327206">
      <w:pPr>
        <w:pStyle w:val="Code"/>
      </w:pPr>
      <w:r w:rsidRPr="00EC76D5">
        <w:t xml:space="preserve">  public Set&lt;Graph&lt;VertexType&gt;&gt; partitionate() {</w:t>
      </w:r>
    </w:p>
    <w:p w14:paraId="4C29E862" w14:textId="77777777" w:rsidR="00327206" w:rsidRPr="00EC76D5" w:rsidRDefault="00327206" w:rsidP="00327206">
      <w:pPr>
        <w:pStyle w:val="Code"/>
      </w:pPr>
      <w:r w:rsidRPr="00EC76D5">
        <w:t xml:space="preserve">    Set&lt;Set&lt;VertexType&gt;&gt; qliqueSet = new ListSet&lt;&gt;();</w:t>
      </w:r>
    </w:p>
    <w:p w14:paraId="7EC4CF57" w14:textId="77777777" w:rsidR="00327206" w:rsidRPr="00EC76D5" w:rsidRDefault="00327206" w:rsidP="00327206">
      <w:pPr>
        <w:pStyle w:val="Code"/>
      </w:pPr>
      <w:r w:rsidRPr="00EC76D5">
        <w:t xml:space="preserve">    for (VertexType vertex : m_vertexSet) {</w:t>
      </w:r>
    </w:p>
    <w:p w14:paraId="5F533158" w14:textId="77777777" w:rsidR="00327206" w:rsidRPr="00EC76D5" w:rsidRDefault="00327206" w:rsidP="00327206">
      <w:pPr>
        <w:pStyle w:val="Code"/>
      </w:pPr>
      <w:r w:rsidRPr="00EC76D5">
        <w:t xml:space="preserve">      Set&lt;VertexType&gt; vertexSet = new ListSet&lt;&gt;();</w:t>
      </w:r>
    </w:p>
    <w:p w14:paraId="1598D6D0" w14:textId="02958B5C" w:rsidR="00327206" w:rsidRPr="00EC76D5" w:rsidRDefault="00327206" w:rsidP="00327206">
      <w:pPr>
        <w:pStyle w:val="Code"/>
      </w:pPr>
      <w:r w:rsidRPr="00EC76D5">
        <w:t xml:space="preserve">      </w:t>
      </w:r>
      <w:r w:rsidR="00D03DAF">
        <w:t>DeepFirstSearch</w:t>
      </w:r>
      <w:r w:rsidRPr="00EC76D5">
        <w:t>(vertex, vertexSet);</w:t>
      </w:r>
    </w:p>
    <w:p w14:paraId="237594E0" w14:textId="77777777" w:rsidR="00327206" w:rsidRPr="00EC76D5" w:rsidRDefault="00327206" w:rsidP="00327206">
      <w:pPr>
        <w:pStyle w:val="Code"/>
      </w:pPr>
      <w:r w:rsidRPr="00EC76D5">
        <w:t xml:space="preserve">      qliqueSet.add(vertexSet);</w:t>
      </w:r>
    </w:p>
    <w:p w14:paraId="70DD0866" w14:textId="77777777" w:rsidR="00327206" w:rsidRPr="00EC76D5" w:rsidRDefault="00327206" w:rsidP="00327206">
      <w:pPr>
        <w:pStyle w:val="Code"/>
      </w:pPr>
      <w:r w:rsidRPr="00EC76D5">
        <w:t xml:space="preserve">    }</w:t>
      </w:r>
    </w:p>
    <w:p w14:paraId="6A9825A4" w14:textId="77777777" w:rsidR="00327206" w:rsidRPr="00EC76D5" w:rsidRDefault="00327206" w:rsidP="00327206">
      <w:pPr>
        <w:pStyle w:val="Code"/>
      </w:pPr>
    </w:p>
    <w:p w14:paraId="69E8F6B1" w14:textId="77777777" w:rsidR="00327206" w:rsidRPr="00EC76D5" w:rsidRDefault="00327206" w:rsidP="00327206">
      <w:pPr>
        <w:pStyle w:val="Code"/>
      </w:pPr>
      <w:r w:rsidRPr="00EC76D5">
        <w:t xml:space="preserve">    Set&lt;Graph&lt;VertexType&gt;&gt; graphSet = new ListSet&lt;&gt;();</w:t>
      </w:r>
    </w:p>
    <w:p w14:paraId="294CD6A5" w14:textId="77777777" w:rsidR="00327206" w:rsidRPr="00EC76D5" w:rsidRDefault="00327206" w:rsidP="00327206">
      <w:pPr>
        <w:pStyle w:val="Code"/>
      </w:pPr>
      <w:r w:rsidRPr="00EC76D5">
        <w:t xml:space="preserve">    for (Set&lt;VertexType&gt; vertexSet : qliqueSet) {</w:t>
      </w:r>
    </w:p>
    <w:p w14:paraId="03D33277" w14:textId="77777777" w:rsidR="00327206" w:rsidRPr="00EC76D5" w:rsidRDefault="00327206" w:rsidP="00327206">
      <w:pPr>
        <w:pStyle w:val="Code"/>
      </w:pPr>
      <w:r w:rsidRPr="00EC76D5">
        <w:t xml:space="preserve">      graphSet.add(generateSubGraph(vertexSet));</w:t>
      </w:r>
    </w:p>
    <w:p w14:paraId="5843AD63" w14:textId="77777777" w:rsidR="00327206" w:rsidRPr="00EC76D5" w:rsidRDefault="00327206" w:rsidP="00327206">
      <w:pPr>
        <w:pStyle w:val="Code"/>
      </w:pPr>
      <w:r w:rsidRPr="00EC76D5">
        <w:t xml:space="preserve">    }</w:t>
      </w:r>
    </w:p>
    <w:p w14:paraId="375F849C" w14:textId="77777777" w:rsidR="00327206" w:rsidRPr="00EC76D5" w:rsidRDefault="00327206" w:rsidP="00327206">
      <w:pPr>
        <w:pStyle w:val="Code"/>
      </w:pPr>
      <w:r w:rsidRPr="00EC76D5">
        <w:t xml:space="preserve">    </w:t>
      </w:r>
    </w:p>
    <w:p w14:paraId="666F1FBF" w14:textId="77777777" w:rsidR="00327206" w:rsidRPr="00EC76D5" w:rsidRDefault="00327206" w:rsidP="00327206">
      <w:pPr>
        <w:pStyle w:val="Code"/>
      </w:pPr>
      <w:r w:rsidRPr="00EC76D5">
        <w:t xml:space="preserve">    return graphSet;</w:t>
      </w:r>
    </w:p>
    <w:p w14:paraId="22EEC437" w14:textId="77777777" w:rsidR="00327206" w:rsidRPr="00EC76D5" w:rsidRDefault="00327206" w:rsidP="00327206">
      <w:pPr>
        <w:pStyle w:val="Code"/>
      </w:pPr>
      <w:r w:rsidRPr="00EC76D5">
        <w:t xml:space="preserve">  }</w:t>
      </w:r>
    </w:p>
    <w:p w14:paraId="421180CB" w14:textId="067BD584" w:rsidR="007844A1" w:rsidRPr="00EC76D5" w:rsidRDefault="00703A3A" w:rsidP="00327206">
      <w:r w:rsidRPr="00EC76D5">
        <w:t xml:space="preserve">The </w:t>
      </w:r>
      <w:r w:rsidR="00D03DAF">
        <w:rPr>
          <w:rStyle w:val="CodeInText"/>
        </w:rPr>
        <w:t>DeepFirstSearch</w:t>
      </w:r>
      <w:r w:rsidRPr="00EC76D5">
        <w:t xml:space="preserve"> </w:t>
      </w:r>
      <w:r w:rsidR="002C1E59" w:rsidRPr="00EC76D5">
        <w:t xml:space="preserve">method </w:t>
      </w:r>
      <w:r w:rsidR="00C10672" w:rsidRPr="00EC76D5">
        <w:t xml:space="preserve">search </w:t>
      </w:r>
      <w:r w:rsidR="002C1E59" w:rsidRPr="00EC76D5">
        <w:t xml:space="preserve">recursively through the graph </w:t>
      </w:r>
      <w:r w:rsidR="00831F25" w:rsidRPr="00EC76D5">
        <w:t>in order to find all vertices reachable from the given vertex.</w:t>
      </w:r>
      <w:r w:rsidR="00B03FFD" w:rsidRPr="00EC76D5">
        <w:t xml:space="preserve"> </w:t>
      </w:r>
      <w:r w:rsidR="00327206" w:rsidRPr="00EC76D5">
        <w:t>To</w:t>
      </w:r>
      <w:r w:rsidR="00B03FFD" w:rsidRPr="00EC76D5">
        <w:t xml:space="preserve"> avoid cyclic search, the </w:t>
      </w:r>
      <w:r w:rsidR="008D774B" w:rsidRPr="00EC76D5">
        <w:t>search</w:t>
      </w:r>
      <w:r w:rsidR="00B03FFD" w:rsidRPr="00EC76D5">
        <w:t xml:space="preserve"> is terminated if the vertex </w:t>
      </w:r>
      <w:r w:rsidR="00C52F5B" w:rsidRPr="00EC76D5">
        <w:t xml:space="preserve">is </w:t>
      </w:r>
      <w:r w:rsidR="008D774B" w:rsidRPr="00EC76D5">
        <w:t>already</w:t>
      </w:r>
      <w:r w:rsidR="00C52F5B" w:rsidRPr="00EC76D5">
        <w:t xml:space="preserve"> a member of the result set.</w:t>
      </w:r>
    </w:p>
    <w:p w14:paraId="453756F2" w14:textId="388FE3A6" w:rsidR="00B81692" w:rsidRPr="00EC76D5" w:rsidRDefault="00B81692" w:rsidP="00B81692">
      <w:pPr>
        <w:pStyle w:val="Code"/>
      </w:pPr>
      <w:r w:rsidRPr="00EC76D5">
        <w:t xml:space="preserve">  private void </w:t>
      </w:r>
      <w:r w:rsidR="00D03DAF">
        <w:t>DeepFirstSearch</w:t>
      </w:r>
      <w:r w:rsidRPr="00EC76D5">
        <w:t>(VertexType vertex, Set&lt;VertexType&gt; resultSet) {</w:t>
      </w:r>
    </w:p>
    <w:p w14:paraId="770F4A38" w14:textId="77777777" w:rsidR="00B81692" w:rsidRPr="00EC76D5" w:rsidRDefault="00B81692" w:rsidP="00B81692">
      <w:pPr>
        <w:pStyle w:val="Code"/>
      </w:pPr>
      <w:r w:rsidRPr="00EC76D5">
        <w:t xml:space="preserve">    if (!resultSet.contains(vertex)) {</w:t>
      </w:r>
    </w:p>
    <w:p w14:paraId="209F2B0D" w14:textId="77777777" w:rsidR="00B81692" w:rsidRPr="00EC76D5" w:rsidRDefault="00B81692" w:rsidP="00B81692">
      <w:pPr>
        <w:pStyle w:val="Code"/>
      </w:pPr>
      <w:r w:rsidRPr="00EC76D5">
        <w:t xml:space="preserve">      resultSet.add(vertex);</w:t>
      </w:r>
    </w:p>
    <w:p w14:paraId="154349FF" w14:textId="77777777" w:rsidR="00B81692" w:rsidRPr="00EC76D5" w:rsidRDefault="00B81692" w:rsidP="00B81692">
      <w:pPr>
        <w:pStyle w:val="Code"/>
      </w:pPr>
      <w:r w:rsidRPr="00EC76D5">
        <w:t xml:space="preserve">      Set&lt;VertexType&gt; neighbourSet = getNeighbourSet(vertex);</w:t>
      </w:r>
    </w:p>
    <w:p w14:paraId="517A7EEC" w14:textId="77777777" w:rsidR="00B81692" w:rsidRPr="00EC76D5" w:rsidRDefault="00B81692" w:rsidP="00B81692">
      <w:pPr>
        <w:pStyle w:val="Code"/>
      </w:pPr>
      <w:r w:rsidRPr="00EC76D5">
        <w:t xml:space="preserve">        </w:t>
      </w:r>
    </w:p>
    <w:p w14:paraId="636401EB" w14:textId="77777777" w:rsidR="00B81692" w:rsidRPr="00EC76D5" w:rsidRDefault="00B81692" w:rsidP="00B81692">
      <w:pPr>
        <w:pStyle w:val="Code"/>
      </w:pPr>
      <w:r w:rsidRPr="00EC76D5">
        <w:t xml:space="preserve">      for (VertexType neighbour : neighbourSet) {</w:t>
      </w:r>
    </w:p>
    <w:p w14:paraId="0EAA7A94" w14:textId="1060BC39" w:rsidR="00B81692" w:rsidRPr="00EC76D5" w:rsidRDefault="00B81692" w:rsidP="00B81692">
      <w:pPr>
        <w:pStyle w:val="Code"/>
      </w:pPr>
      <w:r w:rsidRPr="00EC76D5">
        <w:t xml:space="preserve">        </w:t>
      </w:r>
      <w:r w:rsidR="00D03DAF">
        <w:t>DeepFirstSearch</w:t>
      </w:r>
      <w:r w:rsidRPr="00EC76D5">
        <w:t>(neighbour, resultSet);</w:t>
      </w:r>
    </w:p>
    <w:p w14:paraId="3D2D29F3" w14:textId="77777777" w:rsidR="00B81692" w:rsidRPr="00EC76D5" w:rsidRDefault="00B81692" w:rsidP="00B81692">
      <w:pPr>
        <w:pStyle w:val="Code"/>
      </w:pPr>
      <w:r w:rsidRPr="00EC76D5">
        <w:t xml:space="preserve">      }</w:t>
      </w:r>
    </w:p>
    <w:p w14:paraId="08AF333C" w14:textId="77777777" w:rsidR="00B81692" w:rsidRPr="00EC76D5" w:rsidRDefault="00B81692" w:rsidP="00B81692">
      <w:pPr>
        <w:pStyle w:val="Code"/>
      </w:pPr>
      <w:r w:rsidRPr="00EC76D5">
        <w:t xml:space="preserve">    }</w:t>
      </w:r>
    </w:p>
    <w:p w14:paraId="0251F86D" w14:textId="444D441D" w:rsidR="007844A1" w:rsidRPr="00EC76D5" w:rsidRDefault="00B81692" w:rsidP="00B81692">
      <w:pPr>
        <w:pStyle w:val="Code"/>
      </w:pPr>
      <w:r w:rsidRPr="00EC76D5">
        <w:t xml:space="preserve">  }</w:t>
      </w:r>
    </w:p>
    <w:p w14:paraId="1DB412FD" w14:textId="77777777" w:rsidR="00194706" w:rsidRPr="00EC76D5" w:rsidRDefault="008D774B" w:rsidP="008D774B">
      <w:r w:rsidRPr="00EC76D5">
        <w:t xml:space="preserve">The </w:t>
      </w:r>
      <w:r w:rsidRPr="00EC76D5">
        <w:rPr>
          <w:rStyle w:val="CodeInText"/>
        </w:rPr>
        <w:t>generateSubGraph</w:t>
      </w:r>
      <w:r w:rsidRPr="00EC76D5">
        <w:t xml:space="preserve"> method goes through the edge set and add all edges which both end vertices are members of the vertex set.</w:t>
      </w:r>
    </w:p>
    <w:p w14:paraId="0B33E4F5" w14:textId="77777777" w:rsidR="00A6064D" w:rsidRPr="00EC76D5" w:rsidRDefault="00A6064D" w:rsidP="00A6064D">
      <w:pPr>
        <w:pStyle w:val="Code"/>
      </w:pPr>
      <w:r w:rsidRPr="00EC76D5">
        <w:t xml:space="preserve">  public Graph&lt;VertexType&gt; generateSubGraph(Set&lt;VertexType&gt; vertexSet) {</w:t>
      </w:r>
    </w:p>
    <w:p w14:paraId="60E34FF0" w14:textId="77777777" w:rsidR="00A6064D" w:rsidRPr="00EC76D5" w:rsidRDefault="00A6064D" w:rsidP="00A6064D">
      <w:pPr>
        <w:pStyle w:val="Code"/>
      </w:pPr>
      <w:r w:rsidRPr="00EC76D5">
        <w:t xml:space="preserve">    Set&lt;UnorderedPair&lt;VertexType,VertexType&gt;&gt; resultEdgeSet = new ListSet&lt;&gt;();</w:t>
      </w:r>
    </w:p>
    <w:p w14:paraId="0B7E883A" w14:textId="77777777" w:rsidR="00A6064D" w:rsidRPr="00EC76D5" w:rsidRDefault="00A6064D" w:rsidP="00A6064D">
      <w:pPr>
        <w:pStyle w:val="Code"/>
      </w:pPr>
      <w:r w:rsidRPr="00EC76D5">
        <w:t xml:space="preserve">   </w:t>
      </w:r>
    </w:p>
    <w:p w14:paraId="103CCAFA" w14:textId="77777777" w:rsidR="00A6064D" w:rsidRPr="00EC76D5" w:rsidRDefault="00A6064D" w:rsidP="00A6064D">
      <w:pPr>
        <w:pStyle w:val="Code"/>
      </w:pPr>
      <w:r w:rsidRPr="00EC76D5">
        <w:t xml:space="preserve">   for (UnorderedPair&lt;VertexType,VertexType&gt; edge : m_edgeSet) {</w:t>
      </w:r>
    </w:p>
    <w:p w14:paraId="07438B40" w14:textId="77777777" w:rsidR="00A6064D" w:rsidRPr="00EC76D5" w:rsidRDefault="00A6064D" w:rsidP="00A6064D">
      <w:pPr>
        <w:pStyle w:val="Code"/>
      </w:pPr>
      <w:r w:rsidRPr="00EC76D5">
        <w:t xml:space="preserve">     if (vertexSet.contains(edge.getFirst()) &amp;&amp;</w:t>
      </w:r>
    </w:p>
    <w:p w14:paraId="4541D317" w14:textId="77777777" w:rsidR="00A6064D" w:rsidRPr="00EC76D5" w:rsidRDefault="00A6064D" w:rsidP="00A6064D">
      <w:pPr>
        <w:pStyle w:val="Code"/>
      </w:pPr>
      <w:r w:rsidRPr="00EC76D5">
        <w:t xml:space="preserve">         vertexSet.contains(edge.getSecond())) {</w:t>
      </w:r>
    </w:p>
    <w:p w14:paraId="094C0615" w14:textId="77777777" w:rsidR="00A6064D" w:rsidRPr="00EC76D5" w:rsidRDefault="00A6064D" w:rsidP="00A6064D">
      <w:pPr>
        <w:pStyle w:val="Code"/>
      </w:pPr>
      <w:r w:rsidRPr="00EC76D5">
        <w:t xml:space="preserve">       resultEdgeSet.add(edge);</w:t>
      </w:r>
    </w:p>
    <w:p w14:paraId="4491F63F" w14:textId="77777777" w:rsidR="00A6064D" w:rsidRPr="00EC76D5" w:rsidRDefault="00A6064D" w:rsidP="00A6064D">
      <w:pPr>
        <w:pStyle w:val="Code"/>
      </w:pPr>
      <w:r w:rsidRPr="00EC76D5">
        <w:t xml:space="preserve">     }</w:t>
      </w:r>
    </w:p>
    <w:p w14:paraId="2EA0A595" w14:textId="77777777" w:rsidR="00A6064D" w:rsidRPr="00EC76D5" w:rsidRDefault="00A6064D" w:rsidP="00A6064D">
      <w:pPr>
        <w:pStyle w:val="Code"/>
      </w:pPr>
      <w:r w:rsidRPr="00EC76D5">
        <w:t xml:space="preserve">   }</w:t>
      </w:r>
    </w:p>
    <w:p w14:paraId="63FCFEAC" w14:textId="77777777" w:rsidR="00A6064D" w:rsidRPr="00EC76D5" w:rsidRDefault="00A6064D" w:rsidP="00A6064D">
      <w:pPr>
        <w:pStyle w:val="Code"/>
      </w:pPr>
      <w:r w:rsidRPr="00EC76D5">
        <w:lastRenderedPageBreak/>
        <w:t xml:space="preserve">   </w:t>
      </w:r>
    </w:p>
    <w:p w14:paraId="7BC2F980" w14:textId="77777777" w:rsidR="00A6064D" w:rsidRPr="00EC76D5" w:rsidRDefault="00A6064D" w:rsidP="00A6064D">
      <w:pPr>
        <w:pStyle w:val="Code"/>
      </w:pPr>
      <w:r w:rsidRPr="00EC76D5">
        <w:t xml:space="preserve">   return (new Graph(vertexSet, resultEdgeSet));</w:t>
      </w:r>
    </w:p>
    <w:p w14:paraId="01EAAEB9" w14:textId="77777777" w:rsidR="00A6064D" w:rsidRPr="00EC76D5" w:rsidRDefault="00A6064D" w:rsidP="00A6064D">
      <w:pPr>
        <w:pStyle w:val="Code"/>
      </w:pPr>
      <w:r w:rsidRPr="00EC76D5">
        <w:t xml:space="preserve">  } </w:t>
      </w:r>
    </w:p>
    <w:p w14:paraId="233D8F34" w14:textId="77777777" w:rsidR="00A6064D" w:rsidRPr="00EC76D5" w:rsidRDefault="00A6064D" w:rsidP="00A6064D">
      <w:pPr>
        <w:pStyle w:val="Code"/>
      </w:pPr>
      <w:r w:rsidRPr="00EC76D5">
        <w:t xml:space="preserve">  </w:t>
      </w:r>
    </w:p>
    <w:p w14:paraId="0BAB86E0" w14:textId="77777777" w:rsidR="00A6064D" w:rsidRPr="00EC76D5" w:rsidRDefault="00A6064D" w:rsidP="00A6064D">
      <w:pPr>
        <w:pStyle w:val="Code"/>
      </w:pPr>
      <w:r w:rsidRPr="00EC76D5">
        <w:t xml:space="preserve">  public String toString() {</w:t>
      </w:r>
    </w:p>
    <w:p w14:paraId="4E6206B5" w14:textId="77777777" w:rsidR="00A6064D" w:rsidRPr="00EC76D5" w:rsidRDefault="00A6064D" w:rsidP="00A6064D">
      <w:pPr>
        <w:pStyle w:val="Code"/>
      </w:pPr>
      <w:r w:rsidRPr="00EC76D5">
        <w:t xml:space="preserve">    return "&lt;" + m_vertexSet + "," + m_edgeSet + "&gt;";</w:t>
      </w:r>
    </w:p>
    <w:p w14:paraId="21A82499" w14:textId="77777777" w:rsidR="00A6064D" w:rsidRPr="00EC76D5" w:rsidRDefault="00A6064D" w:rsidP="00A6064D">
      <w:pPr>
        <w:pStyle w:val="Code"/>
      </w:pPr>
      <w:r w:rsidRPr="00EC76D5">
        <w:t xml:space="preserve">  }</w:t>
      </w:r>
    </w:p>
    <w:p w14:paraId="0F5B4DDA" w14:textId="748FEEC1" w:rsidR="006031A5" w:rsidRPr="00EC76D5" w:rsidRDefault="00A6064D" w:rsidP="00A6064D">
      <w:pPr>
        <w:pStyle w:val="Code"/>
      </w:pPr>
      <w:r w:rsidRPr="00EC76D5">
        <w:t>}</w:t>
      </w:r>
    </w:p>
    <w:p w14:paraId="0B8F5520" w14:textId="036F9226" w:rsidR="00C06B34" w:rsidRPr="00EC76D5" w:rsidRDefault="00C06B34" w:rsidP="00C06B34">
      <w:pPr>
        <w:pStyle w:val="Rubrik2"/>
      </w:pPr>
      <w:bookmarkStart w:id="5875" w:name="_Toc481936451"/>
      <w:r w:rsidRPr="00EC76D5">
        <w:t xml:space="preserve">Directed </w:t>
      </w:r>
      <w:r w:rsidR="00163CD4" w:rsidRPr="00EC76D5">
        <w:t>Graph</w:t>
      </w:r>
      <w:bookmarkEnd w:id="5875"/>
    </w:p>
    <w:p w14:paraId="49FC9525" w14:textId="2E8D34BC" w:rsidR="009A6828" w:rsidRPr="00EC76D5" w:rsidRDefault="009A6828" w:rsidP="009A6828">
      <w:r w:rsidRPr="00EC76D5">
        <w:t>Besides the undirected graph, we also need the directed graph.</w:t>
      </w:r>
    </w:p>
    <w:p w14:paraId="7A2CD48E" w14:textId="7D8E4C38" w:rsidR="009A6828" w:rsidRPr="00EC76D5" w:rsidRDefault="009A6828" w:rsidP="009A6828">
      <w:pPr>
        <w:pStyle w:val="CodeListing"/>
      </w:pPr>
      <w:r w:rsidRPr="00EC76D5">
        <w:t>DirectedGraph.java</w:t>
      </w:r>
    </w:p>
    <w:p w14:paraId="656E4184" w14:textId="77777777" w:rsidR="00F96565" w:rsidRPr="00EC76D5" w:rsidRDefault="00F96565" w:rsidP="00F96565">
      <w:pPr>
        <w:pStyle w:val="Code"/>
      </w:pPr>
      <w:r w:rsidRPr="00EC76D5">
        <w:t>package c_compiler;</w:t>
      </w:r>
    </w:p>
    <w:p w14:paraId="51D45425" w14:textId="77777777" w:rsidR="00F96565" w:rsidRPr="00EC76D5" w:rsidRDefault="00F96565" w:rsidP="00F96565">
      <w:pPr>
        <w:pStyle w:val="Code"/>
      </w:pPr>
      <w:r w:rsidRPr="00EC76D5">
        <w:t>import java.util.*;</w:t>
      </w:r>
    </w:p>
    <w:p w14:paraId="59ACFE8F" w14:textId="77777777" w:rsidR="00F96565" w:rsidRPr="00EC76D5" w:rsidRDefault="00F96565" w:rsidP="00F96565">
      <w:pPr>
        <w:pStyle w:val="Code"/>
      </w:pPr>
    </w:p>
    <w:p w14:paraId="5CAE9C19" w14:textId="77777777" w:rsidR="00F96565" w:rsidRPr="00EC76D5" w:rsidRDefault="00F96565" w:rsidP="00F96565">
      <w:pPr>
        <w:pStyle w:val="Code"/>
      </w:pPr>
      <w:r w:rsidRPr="00EC76D5">
        <w:t>public class DirectedGraph&lt;VertexType&gt; {</w:t>
      </w:r>
    </w:p>
    <w:p w14:paraId="31A7575B" w14:textId="77777777" w:rsidR="00F96565" w:rsidRPr="00EC76D5" w:rsidRDefault="00F96565" w:rsidP="00F96565">
      <w:pPr>
        <w:pStyle w:val="Code"/>
      </w:pPr>
      <w:r w:rsidRPr="00EC76D5">
        <w:t xml:space="preserve">  private Set&lt;VertexType&gt; m_vertexSet = new ListSet&lt;&gt;();</w:t>
      </w:r>
    </w:p>
    <w:p w14:paraId="7BCF0397" w14:textId="77777777" w:rsidR="00F96565" w:rsidRPr="00EC76D5" w:rsidRDefault="00F96565" w:rsidP="00F96565">
      <w:pPr>
        <w:pStyle w:val="Code"/>
      </w:pPr>
      <w:r w:rsidRPr="00EC76D5">
        <w:t xml:space="preserve">  private Set&lt;Pair&lt;VertexType,VertexType&gt;&gt; m_edgeSet = new ListSet&lt;&gt;();</w:t>
      </w:r>
    </w:p>
    <w:p w14:paraId="4FC9A746" w14:textId="77777777" w:rsidR="00F96565" w:rsidRPr="00EC76D5" w:rsidRDefault="00F96565" w:rsidP="00F96565">
      <w:pPr>
        <w:pStyle w:val="Code"/>
      </w:pPr>
    </w:p>
    <w:p w14:paraId="0623062B" w14:textId="77777777" w:rsidR="00F96565" w:rsidRPr="00EC76D5" w:rsidRDefault="00F96565" w:rsidP="00F96565">
      <w:pPr>
        <w:pStyle w:val="Code"/>
      </w:pPr>
      <w:r w:rsidRPr="00EC76D5">
        <w:t xml:space="preserve">  public DirectedGraph() {</w:t>
      </w:r>
    </w:p>
    <w:p w14:paraId="08B05C04" w14:textId="77777777" w:rsidR="00F96565" w:rsidRPr="00EC76D5" w:rsidRDefault="00F96565" w:rsidP="00F96565">
      <w:pPr>
        <w:pStyle w:val="Code"/>
      </w:pPr>
      <w:r w:rsidRPr="00EC76D5">
        <w:t xml:space="preserve">    m_vertexSet = new ListSet&lt;&gt;();</w:t>
      </w:r>
    </w:p>
    <w:p w14:paraId="70C6C85D" w14:textId="77777777" w:rsidR="00F96565" w:rsidRPr="00EC76D5" w:rsidRDefault="00F96565" w:rsidP="00F96565">
      <w:pPr>
        <w:pStyle w:val="Code"/>
      </w:pPr>
      <w:r w:rsidRPr="00EC76D5">
        <w:t xml:space="preserve">    m_edgeSet = new ListSet&lt;&gt;();</w:t>
      </w:r>
    </w:p>
    <w:p w14:paraId="1501797F" w14:textId="77777777" w:rsidR="00F96565" w:rsidRPr="00EC76D5" w:rsidRDefault="00F96565" w:rsidP="00F96565">
      <w:pPr>
        <w:pStyle w:val="Code"/>
      </w:pPr>
      <w:r w:rsidRPr="00EC76D5">
        <w:t xml:space="preserve">  }</w:t>
      </w:r>
    </w:p>
    <w:p w14:paraId="749EAB37" w14:textId="77777777" w:rsidR="00F96565" w:rsidRPr="00EC76D5" w:rsidRDefault="00F96565" w:rsidP="00F96565">
      <w:pPr>
        <w:pStyle w:val="Code"/>
      </w:pPr>
      <w:r w:rsidRPr="00EC76D5">
        <w:t xml:space="preserve">  </w:t>
      </w:r>
    </w:p>
    <w:p w14:paraId="061B5206" w14:textId="77777777" w:rsidR="00F96565" w:rsidRPr="00EC76D5" w:rsidRDefault="00F96565" w:rsidP="00F96565">
      <w:pPr>
        <w:pStyle w:val="Code"/>
      </w:pPr>
      <w:r w:rsidRPr="00EC76D5">
        <w:t xml:space="preserve">  public DirectedGraph(Set&lt;VertexType&gt; vertexSet) {</w:t>
      </w:r>
    </w:p>
    <w:p w14:paraId="6126592A" w14:textId="77777777" w:rsidR="00F96565" w:rsidRPr="00EC76D5" w:rsidRDefault="00F96565" w:rsidP="00F96565">
      <w:pPr>
        <w:pStyle w:val="Code"/>
      </w:pPr>
      <w:r w:rsidRPr="00EC76D5">
        <w:t xml:space="preserve">    m_vertexSet = vertexSet;</w:t>
      </w:r>
    </w:p>
    <w:p w14:paraId="173787D0" w14:textId="77777777" w:rsidR="00F96565" w:rsidRPr="00EC76D5" w:rsidRDefault="00F96565" w:rsidP="00F96565">
      <w:pPr>
        <w:pStyle w:val="Code"/>
      </w:pPr>
      <w:r w:rsidRPr="00EC76D5">
        <w:t xml:space="preserve">    m_edgeSet = new ListSet&lt;&gt;();</w:t>
      </w:r>
    </w:p>
    <w:p w14:paraId="4861EB16" w14:textId="77777777" w:rsidR="00F96565" w:rsidRPr="00EC76D5" w:rsidRDefault="00F96565" w:rsidP="00F96565">
      <w:pPr>
        <w:pStyle w:val="Code"/>
      </w:pPr>
      <w:r w:rsidRPr="00EC76D5">
        <w:t xml:space="preserve">  }</w:t>
      </w:r>
    </w:p>
    <w:p w14:paraId="6F84917E" w14:textId="77777777" w:rsidR="00F96565" w:rsidRPr="00EC76D5" w:rsidRDefault="00F96565" w:rsidP="00F96565">
      <w:pPr>
        <w:pStyle w:val="Code"/>
      </w:pPr>
    </w:p>
    <w:p w14:paraId="4BCE7B32" w14:textId="77777777" w:rsidR="00F96565" w:rsidRPr="00EC76D5" w:rsidRDefault="00F96565" w:rsidP="00F96565">
      <w:pPr>
        <w:pStyle w:val="Code"/>
      </w:pPr>
      <w:r w:rsidRPr="00EC76D5">
        <w:t xml:space="preserve">  public DirectedGraph(Set&lt;VertexType&gt; vertexSet,</w:t>
      </w:r>
    </w:p>
    <w:p w14:paraId="4B5900B5" w14:textId="77777777" w:rsidR="00F96565" w:rsidRPr="00EC76D5" w:rsidRDefault="00F96565" w:rsidP="00F96565">
      <w:pPr>
        <w:pStyle w:val="Code"/>
      </w:pPr>
      <w:r w:rsidRPr="00EC76D5">
        <w:t xml:space="preserve">                       Set&lt;Pair&lt;VertexType,VertexType&gt;&gt; edgeSet) {</w:t>
      </w:r>
    </w:p>
    <w:p w14:paraId="307D0DE6" w14:textId="77777777" w:rsidR="00F96565" w:rsidRPr="00EC76D5" w:rsidRDefault="00F96565" w:rsidP="00F96565">
      <w:pPr>
        <w:pStyle w:val="Code"/>
      </w:pPr>
      <w:r w:rsidRPr="00EC76D5">
        <w:t xml:space="preserve">    m_vertexSet = vertexSet;</w:t>
      </w:r>
    </w:p>
    <w:p w14:paraId="488B0AD8" w14:textId="77777777" w:rsidR="00F96565" w:rsidRPr="00EC76D5" w:rsidRDefault="00F96565" w:rsidP="00F96565">
      <w:pPr>
        <w:pStyle w:val="Code"/>
      </w:pPr>
      <w:r w:rsidRPr="00EC76D5">
        <w:t xml:space="preserve">    m_edgeSet = edgeSet;</w:t>
      </w:r>
    </w:p>
    <w:p w14:paraId="192BD597" w14:textId="77777777" w:rsidR="00F96565" w:rsidRPr="00EC76D5" w:rsidRDefault="00F96565" w:rsidP="00F96565">
      <w:pPr>
        <w:pStyle w:val="Code"/>
      </w:pPr>
      <w:r w:rsidRPr="00EC76D5">
        <w:t xml:space="preserve">  }</w:t>
      </w:r>
    </w:p>
    <w:p w14:paraId="41ADC285" w14:textId="77777777" w:rsidR="00F96565" w:rsidRPr="00EC76D5" w:rsidRDefault="00F96565" w:rsidP="00F96565">
      <w:pPr>
        <w:pStyle w:val="Code"/>
      </w:pPr>
    </w:p>
    <w:p w14:paraId="420C38CA" w14:textId="77777777" w:rsidR="00F96565" w:rsidRPr="00EC76D5" w:rsidRDefault="00F96565" w:rsidP="00F96565">
      <w:pPr>
        <w:pStyle w:val="Code"/>
      </w:pPr>
      <w:r w:rsidRPr="00EC76D5">
        <w:t xml:space="preserve">  public Set&lt;VertexType&gt; getVertexSet() {</w:t>
      </w:r>
    </w:p>
    <w:p w14:paraId="69EB7A5E" w14:textId="77777777" w:rsidR="00F96565" w:rsidRPr="00EC76D5" w:rsidRDefault="00F96565" w:rsidP="00F96565">
      <w:pPr>
        <w:pStyle w:val="Code"/>
      </w:pPr>
      <w:r w:rsidRPr="00EC76D5">
        <w:t xml:space="preserve">    return m_vertexSet;</w:t>
      </w:r>
    </w:p>
    <w:p w14:paraId="09C251F3" w14:textId="77777777" w:rsidR="00F96565" w:rsidRPr="00EC76D5" w:rsidRDefault="00F96565" w:rsidP="00F96565">
      <w:pPr>
        <w:pStyle w:val="Code"/>
      </w:pPr>
      <w:r w:rsidRPr="00EC76D5">
        <w:t xml:space="preserve">  }</w:t>
      </w:r>
    </w:p>
    <w:p w14:paraId="7ECE9D08" w14:textId="77777777" w:rsidR="00F96565" w:rsidRPr="00EC76D5" w:rsidRDefault="00F96565" w:rsidP="00F96565">
      <w:pPr>
        <w:pStyle w:val="Code"/>
      </w:pPr>
      <w:r w:rsidRPr="00EC76D5">
        <w:t xml:space="preserve">  </w:t>
      </w:r>
    </w:p>
    <w:p w14:paraId="576B403B" w14:textId="77777777" w:rsidR="00F96565" w:rsidRPr="00EC76D5" w:rsidRDefault="00F96565" w:rsidP="00F96565">
      <w:pPr>
        <w:pStyle w:val="Code"/>
      </w:pPr>
      <w:r w:rsidRPr="00EC76D5">
        <w:t xml:space="preserve">  public Set&lt;VertexType&gt; getInNeighbourSet(VertexType vertex) {</w:t>
      </w:r>
    </w:p>
    <w:p w14:paraId="488BE8E1" w14:textId="77777777" w:rsidR="00F96565" w:rsidRPr="00EC76D5" w:rsidRDefault="00F96565" w:rsidP="00F96565">
      <w:pPr>
        <w:pStyle w:val="Code"/>
      </w:pPr>
      <w:r w:rsidRPr="00EC76D5">
        <w:t xml:space="preserve">    Set&lt;VertexType&gt; inNeighbourSet = new ListSet&lt;&gt;();</w:t>
      </w:r>
    </w:p>
    <w:p w14:paraId="3A71EA96" w14:textId="77777777" w:rsidR="00F96565" w:rsidRPr="00EC76D5" w:rsidRDefault="00F96565" w:rsidP="00F96565">
      <w:pPr>
        <w:pStyle w:val="Code"/>
      </w:pPr>
      <w:r w:rsidRPr="00EC76D5">
        <w:t xml:space="preserve">    </w:t>
      </w:r>
    </w:p>
    <w:p w14:paraId="3F415715" w14:textId="77777777" w:rsidR="00F96565" w:rsidRPr="00EC76D5" w:rsidRDefault="00F96565" w:rsidP="00F96565">
      <w:pPr>
        <w:pStyle w:val="Code"/>
      </w:pPr>
      <w:r w:rsidRPr="00EC76D5">
        <w:t xml:space="preserve">    for (Pair&lt;VertexType,VertexType&gt; edge : m_edgeSet) {</w:t>
      </w:r>
    </w:p>
    <w:p w14:paraId="48B68B42" w14:textId="77777777" w:rsidR="00F96565" w:rsidRPr="00EC76D5" w:rsidRDefault="00F96565" w:rsidP="00F96565">
      <w:pPr>
        <w:pStyle w:val="Code"/>
      </w:pPr>
      <w:r w:rsidRPr="00EC76D5">
        <w:t xml:space="preserve">      if (edge.getSecond() == vertex) {</w:t>
      </w:r>
    </w:p>
    <w:p w14:paraId="1E093985" w14:textId="77777777" w:rsidR="00F96565" w:rsidRPr="00EC76D5" w:rsidRDefault="00F96565" w:rsidP="00F96565">
      <w:pPr>
        <w:pStyle w:val="Code"/>
      </w:pPr>
      <w:r w:rsidRPr="00EC76D5">
        <w:t xml:space="preserve">        inNeighbourSet.add(edge.getFirst());</w:t>
      </w:r>
    </w:p>
    <w:p w14:paraId="62F07549" w14:textId="77777777" w:rsidR="00F96565" w:rsidRPr="00EC76D5" w:rsidRDefault="00F96565" w:rsidP="00F96565">
      <w:pPr>
        <w:pStyle w:val="Code"/>
      </w:pPr>
      <w:r w:rsidRPr="00EC76D5">
        <w:t xml:space="preserve">      }      </w:t>
      </w:r>
    </w:p>
    <w:p w14:paraId="3DD066C8" w14:textId="77777777" w:rsidR="00F96565" w:rsidRPr="00EC76D5" w:rsidRDefault="00F96565" w:rsidP="00F96565">
      <w:pPr>
        <w:pStyle w:val="Code"/>
      </w:pPr>
      <w:r w:rsidRPr="00EC76D5">
        <w:t xml:space="preserve">    }</w:t>
      </w:r>
    </w:p>
    <w:p w14:paraId="7F03EAC2" w14:textId="77777777" w:rsidR="00F96565" w:rsidRPr="00EC76D5" w:rsidRDefault="00F96565" w:rsidP="00F96565">
      <w:pPr>
        <w:pStyle w:val="Code"/>
      </w:pPr>
      <w:r w:rsidRPr="00EC76D5">
        <w:t xml:space="preserve">    </w:t>
      </w:r>
    </w:p>
    <w:p w14:paraId="54520817" w14:textId="77777777" w:rsidR="00F96565" w:rsidRPr="00EC76D5" w:rsidRDefault="00F96565" w:rsidP="00F96565">
      <w:pPr>
        <w:pStyle w:val="Code"/>
      </w:pPr>
      <w:r w:rsidRPr="00EC76D5">
        <w:t xml:space="preserve">    return inNeighbourSet;</w:t>
      </w:r>
    </w:p>
    <w:p w14:paraId="6A0D3EAF" w14:textId="77777777" w:rsidR="00F96565" w:rsidRPr="00EC76D5" w:rsidRDefault="00F96565" w:rsidP="00F96565">
      <w:pPr>
        <w:pStyle w:val="Code"/>
      </w:pPr>
      <w:r w:rsidRPr="00EC76D5">
        <w:t xml:space="preserve">  }</w:t>
      </w:r>
    </w:p>
    <w:p w14:paraId="192AA1BC" w14:textId="77777777" w:rsidR="00F96565" w:rsidRPr="00EC76D5" w:rsidRDefault="00F96565" w:rsidP="00F96565">
      <w:pPr>
        <w:pStyle w:val="Code"/>
      </w:pPr>
    </w:p>
    <w:p w14:paraId="138B5AD4" w14:textId="77777777" w:rsidR="00F96565" w:rsidRPr="00EC76D5" w:rsidRDefault="00F96565" w:rsidP="00F96565">
      <w:pPr>
        <w:pStyle w:val="Code"/>
      </w:pPr>
      <w:r w:rsidRPr="00EC76D5">
        <w:t xml:space="preserve">  public Set&lt;VertexType&gt; getOutNeighbourSet(VertexType vertex) {</w:t>
      </w:r>
    </w:p>
    <w:p w14:paraId="64282CF6" w14:textId="77777777" w:rsidR="00F96565" w:rsidRPr="00EC76D5" w:rsidRDefault="00F96565" w:rsidP="00F96565">
      <w:pPr>
        <w:pStyle w:val="Code"/>
      </w:pPr>
      <w:r w:rsidRPr="00EC76D5">
        <w:t xml:space="preserve">    Set&lt;VertexType&gt; outNeighbourSet = new ListSet&lt;&gt;();</w:t>
      </w:r>
    </w:p>
    <w:p w14:paraId="7451D12D" w14:textId="77777777" w:rsidR="00F96565" w:rsidRPr="00EC76D5" w:rsidRDefault="00F96565" w:rsidP="00F96565">
      <w:pPr>
        <w:pStyle w:val="Code"/>
      </w:pPr>
      <w:r w:rsidRPr="00EC76D5">
        <w:t xml:space="preserve">    </w:t>
      </w:r>
    </w:p>
    <w:p w14:paraId="01D29633" w14:textId="77777777" w:rsidR="00F96565" w:rsidRPr="00EC76D5" w:rsidRDefault="00F96565" w:rsidP="00F96565">
      <w:pPr>
        <w:pStyle w:val="Code"/>
      </w:pPr>
      <w:r w:rsidRPr="00EC76D5">
        <w:t xml:space="preserve">    for (Pair&lt;VertexType,VertexType&gt; edge : m_edgeSet) {</w:t>
      </w:r>
    </w:p>
    <w:p w14:paraId="06D8D6E8" w14:textId="77777777" w:rsidR="00F96565" w:rsidRPr="00EC76D5" w:rsidRDefault="00F96565" w:rsidP="00F96565">
      <w:pPr>
        <w:pStyle w:val="Code"/>
      </w:pPr>
      <w:r w:rsidRPr="00EC76D5">
        <w:lastRenderedPageBreak/>
        <w:t xml:space="preserve">      if (edge.getFirst() == vertex) {</w:t>
      </w:r>
    </w:p>
    <w:p w14:paraId="47B9347C" w14:textId="77777777" w:rsidR="00F96565" w:rsidRPr="00EC76D5" w:rsidRDefault="00F96565" w:rsidP="00F96565">
      <w:pPr>
        <w:pStyle w:val="Code"/>
      </w:pPr>
      <w:r w:rsidRPr="00EC76D5">
        <w:t xml:space="preserve">        outNeighbourSet.add(edge.getSecond());</w:t>
      </w:r>
    </w:p>
    <w:p w14:paraId="271F5E58" w14:textId="77777777" w:rsidR="00F96565" w:rsidRPr="00EC76D5" w:rsidRDefault="00F96565" w:rsidP="00F96565">
      <w:pPr>
        <w:pStyle w:val="Code"/>
      </w:pPr>
      <w:r w:rsidRPr="00EC76D5">
        <w:t xml:space="preserve">      }</w:t>
      </w:r>
    </w:p>
    <w:p w14:paraId="79731056" w14:textId="77777777" w:rsidR="00F96565" w:rsidRPr="00EC76D5" w:rsidRDefault="00F96565" w:rsidP="00F96565">
      <w:pPr>
        <w:pStyle w:val="Code"/>
      </w:pPr>
      <w:r w:rsidRPr="00EC76D5">
        <w:t xml:space="preserve">    }</w:t>
      </w:r>
    </w:p>
    <w:p w14:paraId="4E46A030" w14:textId="77777777" w:rsidR="00F96565" w:rsidRPr="00EC76D5" w:rsidRDefault="00F96565" w:rsidP="00F96565">
      <w:pPr>
        <w:pStyle w:val="Code"/>
      </w:pPr>
      <w:r w:rsidRPr="00EC76D5">
        <w:t xml:space="preserve">    </w:t>
      </w:r>
    </w:p>
    <w:p w14:paraId="067C2F7A" w14:textId="77777777" w:rsidR="00F96565" w:rsidRPr="00EC76D5" w:rsidRDefault="00F96565" w:rsidP="00F96565">
      <w:pPr>
        <w:pStyle w:val="Code"/>
      </w:pPr>
      <w:r w:rsidRPr="00EC76D5">
        <w:t xml:space="preserve">    return outNeighbourSet;</w:t>
      </w:r>
    </w:p>
    <w:p w14:paraId="65360D38" w14:textId="77777777" w:rsidR="00F96565" w:rsidRPr="00EC76D5" w:rsidRDefault="00F96565" w:rsidP="00F96565">
      <w:pPr>
        <w:pStyle w:val="Code"/>
      </w:pPr>
      <w:r w:rsidRPr="00EC76D5">
        <w:t xml:space="preserve">  }</w:t>
      </w:r>
    </w:p>
    <w:p w14:paraId="65A61C7F" w14:textId="77777777" w:rsidR="00F96565" w:rsidRPr="00EC76D5" w:rsidRDefault="00F96565" w:rsidP="00F96565">
      <w:pPr>
        <w:pStyle w:val="Code"/>
      </w:pPr>
    </w:p>
    <w:p w14:paraId="30A01758" w14:textId="77777777" w:rsidR="00F96565" w:rsidRPr="00EC76D5" w:rsidRDefault="00F96565" w:rsidP="00F96565">
      <w:pPr>
        <w:pStyle w:val="Code"/>
      </w:pPr>
      <w:r w:rsidRPr="00EC76D5">
        <w:t xml:space="preserve">  public Set&lt;Pair&lt;VertexType,VertexType&gt;&gt; getEdgeSet() {</w:t>
      </w:r>
    </w:p>
    <w:p w14:paraId="08AC5155" w14:textId="77777777" w:rsidR="00F96565" w:rsidRPr="00EC76D5" w:rsidRDefault="00F96565" w:rsidP="00F96565">
      <w:pPr>
        <w:pStyle w:val="Code"/>
      </w:pPr>
      <w:r w:rsidRPr="00EC76D5">
        <w:t xml:space="preserve">    return m_edgeSet;</w:t>
      </w:r>
    </w:p>
    <w:p w14:paraId="55B8CC7F" w14:textId="77777777" w:rsidR="00F96565" w:rsidRPr="00EC76D5" w:rsidRDefault="00F96565" w:rsidP="00F96565">
      <w:pPr>
        <w:pStyle w:val="Code"/>
      </w:pPr>
      <w:r w:rsidRPr="00EC76D5">
        <w:t xml:space="preserve">  }</w:t>
      </w:r>
    </w:p>
    <w:p w14:paraId="2D89FAD5" w14:textId="77777777" w:rsidR="00F96565" w:rsidRPr="00EC76D5" w:rsidRDefault="00F96565" w:rsidP="00F96565">
      <w:pPr>
        <w:pStyle w:val="Code"/>
      </w:pPr>
    </w:p>
    <w:p w14:paraId="216876ED" w14:textId="77777777" w:rsidR="00F96565" w:rsidRPr="00EC76D5" w:rsidRDefault="00F96565" w:rsidP="00F96565">
      <w:pPr>
        <w:pStyle w:val="Code"/>
      </w:pPr>
      <w:r w:rsidRPr="00EC76D5">
        <w:t xml:space="preserve">  // ------------------------------------------------------------------------</w:t>
      </w:r>
    </w:p>
    <w:p w14:paraId="3FA728C1" w14:textId="77777777" w:rsidR="00F96565" w:rsidRPr="00EC76D5" w:rsidRDefault="00F96565" w:rsidP="00F96565">
      <w:pPr>
        <w:pStyle w:val="Code"/>
      </w:pPr>
      <w:r w:rsidRPr="00EC76D5">
        <w:t xml:space="preserve">  </w:t>
      </w:r>
    </w:p>
    <w:p w14:paraId="0AD358F8" w14:textId="77777777" w:rsidR="00F96565" w:rsidRPr="00EC76D5" w:rsidRDefault="00F96565" w:rsidP="00F96565">
      <w:pPr>
        <w:pStyle w:val="Code"/>
      </w:pPr>
      <w:r w:rsidRPr="00EC76D5">
        <w:t xml:space="preserve">  public void addVertex(VertexType vertex) {</w:t>
      </w:r>
    </w:p>
    <w:p w14:paraId="6908E84D" w14:textId="77777777" w:rsidR="00F96565" w:rsidRPr="00EC76D5" w:rsidRDefault="00F96565" w:rsidP="00F96565">
      <w:pPr>
        <w:pStyle w:val="Code"/>
      </w:pPr>
      <w:r w:rsidRPr="00EC76D5">
        <w:t xml:space="preserve">    m_vertexSet.add(vertex);</w:t>
      </w:r>
    </w:p>
    <w:p w14:paraId="15C4B362" w14:textId="77777777" w:rsidR="00F96565" w:rsidRPr="00EC76D5" w:rsidRDefault="00F96565" w:rsidP="00F96565">
      <w:pPr>
        <w:pStyle w:val="Code"/>
      </w:pPr>
      <w:r w:rsidRPr="00EC76D5">
        <w:t xml:space="preserve">  }</w:t>
      </w:r>
    </w:p>
    <w:p w14:paraId="36226F2C" w14:textId="77777777" w:rsidR="00F96565" w:rsidRPr="00EC76D5" w:rsidRDefault="00F96565" w:rsidP="00F96565">
      <w:pPr>
        <w:pStyle w:val="Code"/>
      </w:pPr>
      <w:r w:rsidRPr="00EC76D5">
        <w:t xml:space="preserve">  </w:t>
      </w:r>
    </w:p>
    <w:p w14:paraId="620FCA24" w14:textId="77777777" w:rsidR="00F96565" w:rsidRPr="00EC76D5" w:rsidRDefault="00F96565" w:rsidP="00F96565">
      <w:pPr>
        <w:pStyle w:val="Code"/>
      </w:pPr>
      <w:r w:rsidRPr="00EC76D5">
        <w:t xml:space="preserve">  public void eraseVertex(VertexType vertex) {</w:t>
      </w:r>
    </w:p>
    <w:p w14:paraId="12CABB25" w14:textId="77777777" w:rsidR="00F96565" w:rsidRPr="00EC76D5" w:rsidRDefault="00F96565" w:rsidP="00F96565">
      <w:pPr>
        <w:pStyle w:val="Code"/>
      </w:pPr>
      <w:r w:rsidRPr="00EC76D5">
        <w:t xml:space="preserve">    m_vertexSet.remove(vertex);</w:t>
      </w:r>
    </w:p>
    <w:p w14:paraId="067A3BC8" w14:textId="77777777" w:rsidR="00F96565" w:rsidRPr="00EC76D5" w:rsidRDefault="00F96565" w:rsidP="00F96565">
      <w:pPr>
        <w:pStyle w:val="Code"/>
      </w:pPr>
      <w:r w:rsidRPr="00EC76D5">
        <w:t xml:space="preserve">  }</w:t>
      </w:r>
    </w:p>
    <w:p w14:paraId="1A542A1F" w14:textId="77777777" w:rsidR="00F96565" w:rsidRPr="00EC76D5" w:rsidRDefault="00F96565" w:rsidP="00F96565">
      <w:pPr>
        <w:pStyle w:val="Code"/>
      </w:pPr>
      <w:r w:rsidRPr="00EC76D5">
        <w:t xml:space="preserve">  </w:t>
      </w:r>
    </w:p>
    <w:p w14:paraId="29E09F29" w14:textId="77777777" w:rsidR="00F96565" w:rsidRPr="00EC76D5" w:rsidRDefault="00F96565" w:rsidP="00F96565">
      <w:pPr>
        <w:pStyle w:val="Code"/>
      </w:pPr>
      <w:r w:rsidRPr="00EC76D5">
        <w:t xml:space="preserve">  public void addEdge(VertexType vertex1, VertexType vertex2) {</w:t>
      </w:r>
    </w:p>
    <w:p w14:paraId="2946AEB4" w14:textId="77777777" w:rsidR="00F96565" w:rsidRPr="00EC76D5" w:rsidRDefault="00F96565" w:rsidP="00F96565">
      <w:pPr>
        <w:pStyle w:val="Code"/>
      </w:pPr>
      <w:r w:rsidRPr="00EC76D5">
        <w:t xml:space="preserve">    m_edgeSet.add(new Pair&lt;&gt;(vertex1, vertex2));</w:t>
      </w:r>
    </w:p>
    <w:p w14:paraId="17A8FBD2" w14:textId="77777777" w:rsidR="00F96565" w:rsidRPr="00EC76D5" w:rsidRDefault="00F96565" w:rsidP="00F96565">
      <w:pPr>
        <w:pStyle w:val="Code"/>
      </w:pPr>
      <w:r w:rsidRPr="00EC76D5">
        <w:t xml:space="preserve">  }</w:t>
      </w:r>
    </w:p>
    <w:p w14:paraId="48D16541" w14:textId="77777777" w:rsidR="00F96565" w:rsidRPr="00EC76D5" w:rsidRDefault="00F96565" w:rsidP="00F96565">
      <w:pPr>
        <w:pStyle w:val="Code"/>
      </w:pPr>
      <w:r w:rsidRPr="00EC76D5">
        <w:t xml:space="preserve">  </w:t>
      </w:r>
    </w:p>
    <w:p w14:paraId="242650C5" w14:textId="77777777" w:rsidR="00F96565" w:rsidRPr="00EC76D5" w:rsidRDefault="00F96565" w:rsidP="00F96565">
      <w:pPr>
        <w:pStyle w:val="Code"/>
      </w:pPr>
      <w:r w:rsidRPr="00EC76D5">
        <w:t xml:space="preserve">  public void addEdge(Pair&lt;VertexType,VertexType&gt; edge) {</w:t>
      </w:r>
    </w:p>
    <w:p w14:paraId="6CF56D74" w14:textId="77777777" w:rsidR="00F96565" w:rsidRPr="00EC76D5" w:rsidRDefault="00F96565" w:rsidP="00F96565">
      <w:pPr>
        <w:pStyle w:val="Code"/>
      </w:pPr>
      <w:r w:rsidRPr="00EC76D5">
        <w:t xml:space="preserve">    m_edgeSet.add(edge);</w:t>
      </w:r>
    </w:p>
    <w:p w14:paraId="1E74FDD1" w14:textId="77777777" w:rsidR="00F96565" w:rsidRPr="00EC76D5" w:rsidRDefault="00F96565" w:rsidP="00F96565">
      <w:pPr>
        <w:pStyle w:val="Code"/>
      </w:pPr>
      <w:r w:rsidRPr="00EC76D5">
        <w:t xml:space="preserve">  }</w:t>
      </w:r>
    </w:p>
    <w:p w14:paraId="093A0C60" w14:textId="77777777" w:rsidR="00F96565" w:rsidRPr="00EC76D5" w:rsidRDefault="00F96565" w:rsidP="00F96565">
      <w:pPr>
        <w:pStyle w:val="Code"/>
      </w:pPr>
      <w:r w:rsidRPr="00EC76D5">
        <w:t xml:space="preserve">  </w:t>
      </w:r>
    </w:p>
    <w:p w14:paraId="12F9835D" w14:textId="77777777" w:rsidR="00F96565" w:rsidRPr="00EC76D5" w:rsidRDefault="00F96565" w:rsidP="00F96565">
      <w:pPr>
        <w:pStyle w:val="Code"/>
      </w:pPr>
      <w:r w:rsidRPr="00EC76D5">
        <w:t xml:space="preserve">  public void eraseEdge(VertexType vertex1, VertexType vertex2) {</w:t>
      </w:r>
    </w:p>
    <w:p w14:paraId="09313B04" w14:textId="77777777" w:rsidR="00F96565" w:rsidRPr="00EC76D5" w:rsidRDefault="00F96565" w:rsidP="00F96565">
      <w:pPr>
        <w:pStyle w:val="Code"/>
      </w:pPr>
      <w:r w:rsidRPr="00EC76D5">
        <w:t xml:space="preserve">    m_edgeSet.remove(new Pair&lt;&gt;(vertex1, vertex2));</w:t>
      </w:r>
    </w:p>
    <w:p w14:paraId="40B1ACB8" w14:textId="77777777" w:rsidR="00F96565" w:rsidRPr="00EC76D5" w:rsidRDefault="00F96565" w:rsidP="00F96565">
      <w:pPr>
        <w:pStyle w:val="Code"/>
      </w:pPr>
      <w:r w:rsidRPr="00EC76D5">
        <w:t xml:space="preserve">  }</w:t>
      </w:r>
    </w:p>
    <w:p w14:paraId="7B3BE562" w14:textId="77777777" w:rsidR="00F96565" w:rsidRPr="00EC76D5" w:rsidRDefault="00F96565" w:rsidP="00F96565">
      <w:pPr>
        <w:pStyle w:val="Code"/>
      </w:pPr>
    </w:p>
    <w:p w14:paraId="43DBD8F0" w14:textId="77777777" w:rsidR="00F96565" w:rsidRPr="00EC76D5" w:rsidRDefault="00F96565" w:rsidP="00F96565">
      <w:pPr>
        <w:pStyle w:val="Code"/>
      </w:pPr>
      <w:r w:rsidRPr="00EC76D5">
        <w:t xml:space="preserve">  public void eraseEdge(Pair&lt;VertexType,VertexType&gt; edge) {</w:t>
      </w:r>
    </w:p>
    <w:p w14:paraId="641E3E3C" w14:textId="77777777" w:rsidR="00F96565" w:rsidRPr="00EC76D5" w:rsidRDefault="00F96565" w:rsidP="00F96565">
      <w:pPr>
        <w:pStyle w:val="Code"/>
      </w:pPr>
      <w:r w:rsidRPr="00EC76D5">
        <w:t xml:space="preserve">    m_edgeSet.remove(edge);</w:t>
      </w:r>
    </w:p>
    <w:p w14:paraId="774675D6" w14:textId="77777777" w:rsidR="00F96565" w:rsidRPr="00EC76D5" w:rsidRDefault="00F96565" w:rsidP="00F96565">
      <w:pPr>
        <w:pStyle w:val="Code"/>
      </w:pPr>
      <w:r w:rsidRPr="00EC76D5">
        <w:t xml:space="preserve">  }</w:t>
      </w:r>
    </w:p>
    <w:p w14:paraId="65237E1D" w14:textId="77777777" w:rsidR="00F96565" w:rsidRPr="00EC76D5" w:rsidRDefault="00F96565" w:rsidP="00F96565">
      <w:pPr>
        <w:pStyle w:val="Code"/>
      </w:pPr>
    </w:p>
    <w:p w14:paraId="1DAA039E" w14:textId="77777777" w:rsidR="00F96565" w:rsidRPr="00EC76D5" w:rsidRDefault="00F96565" w:rsidP="00F96565">
      <w:pPr>
        <w:pStyle w:val="Code"/>
      </w:pPr>
      <w:r w:rsidRPr="00EC76D5">
        <w:t xml:space="preserve">  public Set&lt;DirectedGraph&lt;VertexType&gt;&gt; partitionate() {</w:t>
      </w:r>
    </w:p>
    <w:p w14:paraId="1E597926" w14:textId="77777777" w:rsidR="00F96565" w:rsidRPr="00EC76D5" w:rsidRDefault="00F96565" w:rsidP="00F96565">
      <w:pPr>
        <w:pStyle w:val="Code"/>
      </w:pPr>
      <w:r w:rsidRPr="00EC76D5">
        <w:t xml:space="preserve">    Set&lt;Set&lt;VertexType&gt;&gt; qliqueSet = new ListSet&lt;&gt;();</w:t>
      </w:r>
    </w:p>
    <w:p w14:paraId="69897BD9" w14:textId="77777777" w:rsidR="00F96565" w:rsidRPr="00EC76D5" w:rsidRDefault="00F96565" w:rsidP="00F96565">
      <w:pPr>
        <w:pStyle w:val="Code"/>
      </w:pPr>
      <w:r w:rsidRPr="00EC76D5">
        <w:t xml:space="preserve">    for (VertexType vertex : m_vertexSet) {</w:t>
      </w:r>
    </w:p>
    <w:p w14:paraId="5A6113E4" w14:textId="77777777" w:rsidR="00F96565" w:rsidRPr="00EC76D5" w:rsidRDefault="00F96565" w:rsidP="00F96565">
      <w:pPr>
        <w:pStyle w:val="Code"/>
      </w:pPr>
      <w:r w:rsidRPr="00EC76D5">
        <w:t xml:space="preserve">      Set&lt;VertexType&gt; vertexSet = new ListSet&lt;&gt;();</w:t>
      </w:r>
    </w:p>
    <w:p w14:paraId="5944E66C" w14:textId="23E753F1" w:rsidR="00F96565" w:rsidRPr="00EC76D5" w:rsidRDefault="00F96565" w:rsidP="00F96565">
      <w:pPr>
        <w:pStyle w:val="Code"/>
      </w:pPr>
      <w:r w:rsidRPr="00EC76D5">
        <w:t xml:space="preserve">      </w:t>
      </w:r>
      <w:r w:rsidR="00D03DAF">
        <w:t>DeepFirstSearch</w:t>
      </w:r>
      <w:r w:rsidRPr="00EC76D5">
        <w:t>(vertex, vertexSet);</w:t>
      </w:r>
    </w:p>
    <w:p w14:paraId="434899D9" w14:textId="77777777" w:rsidR="00F96565" w:rsidRPr="00EC76D5" w:rsidRDefault="00F96565" w:rsidP="00F96565">
      <w:pPr>
        <w:pStyle w:val="Code"/>
      </w:pPr>
      <w:r w:rsidRPr="00EC76D5">
        <w:t xml:space="preserve">      qliqueSet.add(vertexSet);</w:t>
      </w:r>
    </w:p>
    <w:p w14:paraId="5342E0CA" w14:textId="77777777" w:rsidR="00F96565" w:rsidRPr="00EC76D5" w:rsidRDefault="00F96565" w:rsidP="00F96565">
      <w:pPr>
        <w:pStyle w:val="Code"/>
      </w:pPr>
      <w:r w:rsidRPr="00EC76D5">
        <w:t xml:space="preserve">    }</w:t>
      </w:r>
    </w:p>
    <w:p w14:paraId="47B67FBF" w14:textId="77777777" w:rsidR="00F96565" w:rsidRPr="00EC76D5" w:rsidRDefault="00F96565" w:rsidP="00F96565">
      <w:pPr>
        <w:pStyle w:val="Code"/>
      </w:pPr>
    </w:p>
    <w:p w14:paraId="3F4F9E79" w14:textId="77777777" w:rsidR="00F96565" w:rsidRPr="00EC76D5" w:rsidRDefault="00F96565" w:rsidP="00F96565">
      <w:pPr>
        <w:pStyle w:val="Code"/>
      </w:pPr>
      <w:r w:rsidRPr="00EC76D5">
        <w:t xml:space="preserve">    Set&lt;DirectedGraph&lt;VertexType&gt;&gt; graphSet = new ListSet&lt;&gt;();</w:t>
      </w:r>
    </w:p>
    <w:p w14:paraId="6C7F6ADC" w14:textId="77777777" w:rsidR="00F96565" w:rsidRPr="00EC76D5" w:rsidRDefault="00F96565" w:rsidP="00F96565">
      <w:pPr>
        <w:pStyle w:val="Code"/>
      </w:pPr>
      <w:r w:rsidRPr="00EC76D5">
        <w:t xml:space="preserve">    for (Set&lt;VertexType&gt; vertexSet : qliqueSet) {</w:t>
      </w:r>
    </w:p>
    <w:p w14:paraId="6F337121" w14:textId="77777777" w:rsidR="00F96565" w:rsidRPr="00EC76D5" w:rsidRDefault="00F96565" w:rsidP="00F96565">
      <w:pPr>
        <w:pStyle w:val="Code"/>
      </w:pPr>
      <w:r w:rsidRPr="00EC76D5">
        <w:t xml:space="preserve">      graphSet.add(generateSubGraph(vertexSet));</w:t>
      </w:r>
    </w:p>
    <w:p w14:paraId="2387FEE5" w14:textId="77777777" w:rsidR="00F96565" w:rsidRPr="00EC76D5" w:rsidRDefault="00F96565" w:rsidP="00F96565">
      <w:pPr>
        <w:pStyle w:val="Code"/>
      </w:pPr>
      <w:r w:rsidRPr="00EC76D5">
        <w:t xml:space="preserve">    }</w:t>
      </w:r>
    </w:p>
    <w:p w14:paraId="334A4D11" w14:textId="77777777" w:rsidR="00F96565" w:rsidRPr="00EC76D5" w:rsidRDefault="00F96565" w:rsidP="00F96565">
      <w:pPr>
        <w:pStyle w:val="Code"/>
      </w:pPr>
      <w:r w:rsidRPr="00EC76D5">
        <w:t xml:space="preserve">    </w:t>
      </w:r>
    </w:p>
    <w:p w14:paraId="447B4FA8" w14:textId="77777777" w:rsidR="00F96565" w:rsidRPr="00EC76D5" w:rsidRDefault="00F96565" w:rsidP="00F96565">
      <w:pPr>
        <w:pStyle w:val="Code"/>
      </w:pPr>
      <w:r w:rsidRPr="00EC76D5">
        <w:t xml:space="preserve">    return graphSet;</w:t>
      </w:r>
    </w:p>
    <w:p w14:paraId="49ABA8A3" w14:textId="77777777" w:rsidR="00F96565" w:rsidRPr="00EC76D5" w:rsidRDefault="00F96565" w:rsidP="00F96565">
      <w:pPr>
        <w:pStyle w:val="Code"/>
      </w:pPr>
      <w:r w:rsidRPr="00EC76D5">
        <w:t xml:space="preserve">  }</w:t>
      </w:r>
    </w:p>
    <w:p w14:paraId="59714F6D" w14:textId="77777777" w:rsidR="00F96565" w:rsidRPr="00EC76D5" w:rsidRDefault="00F96565" w:rsidP="00F96565">
      <w:pPr>
        <w:pStyle w:val="Code"/>
      </w:pPr>
      <w:r w:rsidRPr="00EC76D5">
        <w:t xml:space="preserve">  </w:t>
      </w:r>
    </w:p>
    <w:p w14:paraId="6B00FD1C" w14:textId="222405CB" w:rsidR="00F96565" w:rsidRPr="00EC76D5" w:rsidRDefault="00F96565" w:rsidP="00F96565">
      <w:pPr>
        <w:pStyle w:val="Code"/>
      </w:pPr>
      <w:r w:rsidRPr="00EC76D5">
        <w:t xml:space="preserve">  private void </w:t>
      </w:r>
      <w:r w:rsidR="00D03DAF">
        <w:t>DeepFirstSearch</w:t>
      </w:r>
      <w:r w:rsidRPr="00EC76D5">
        <w:t>(VertexType vertex, Set&lt;VertexType&gt; resultSet) {</w:t>
      </w:r>
    </w:p>
    <w:p w14:paraId="1FFB0652" w14:textId="77777777" w:rsidR="00F96565" w:rsidRPr="00EC76D5" w:rsidRDefault="00F96565" w:rsidP="00F96565">
      <w:pPr>
        <w:pStyle w:val="Code"/>
      </w:pPr>
      <w:r w:rsidRPr="00EC76D5">
        <w:t xml:space="preserve">    if (!resultSet.contains(vertex)) {</w:t>
      </w:r>
    </w:p>
    <w:p w14:paraId="7C2E4809" w14:textId="77777777" w:rsidR="00F96565" w:rsidRPr="00EC76D5" w:rsidRDefault="00F96565" w:rsidP="00F96565">
      <w:pPr>
        <w:pStyle w:val="Code"/>
      </w:pPr>
      <w:r w:rsidRPr="00EC76D5">
        <w:t xml:space="preserve">      resultSet.add(vertex);</w:t>
      </w:r>
    </w:p>
    <w:p w14:paraId="168E6FB7" w14:textId="77777777" w:rsidR="00F96565" w:rsidRPr="00EC76D5" w:rsidRDefault="00F96565" w:rsidP="00F96565">
      <w:pPr>
        <w:pStyle w:val="Code"/>
      </w:pPr>
      <w:r w:rsidRPr="00EC76D5">
        <w:lastRenderedPageBreak/>
        <w:t xml:space="preserve">      Set&lt;VertexType&gt; outNeighbourSet = getOutNeighbourSet(vertex);</w:t>
      </w:r>
    </w:p>
    <w:p w14:paraId="71608F6D" w14:textId="77777777" w:rsidR="00F96565" w:rsidRPr="00EC76D5" w:rsidRDefault="00F96565" w:rsidP="00F96565">
      <w:pPr>
        <w:pStyle w:val="Code"/>
      </w:pPr>
      <w:r w:rsidRPr="00EC76D5">
        <w:t xml:space="preserve">        </w:t>
      </w:r>
    </w:p>
    <w:p w14:paraId="206B4189" w14:textId="77777777" w:rsidR="00F96565" w:rsidRPr="00EC76D5" w:rsidRDefault="00F96565" w:rsidP="00F96565">
      <w:pPr>
        <w:pStyle w:val="Code"/>
      </w:pPr>
      <w:r w:rsidRPr="00EC76D5">
        <w:t xml:space="preserve">      for (VertexType outNeighbour : outNeighbourSet) {</w:t>
      </w:r>
    </w:p>
    <w:p w14:paraId="4DBDDED7" w14:textId="0352355D" w:rsidR="00F96565" w:rsidRPr="00EC76D5" w:rsidRDefault="00F96565" w:rsidP="00F96565">
      <w:pPr>
        <w:pStyle w:val="Code"/>
      </w:pPr>
      <w:r w:rsidRPr="00EC76D5">
        <w:t xml:space="preserve">        </w:t>
      </w:r>
      <w:r w:rsidR="00D03DAF">
        <w:t>DeepFirstSearch</w:t>
      </w:r>
      <w:r w:rsidRPr="00EC76D5">
        <w:t>(outNeighbour, resultSet);</w:t>
      </w:r>
    </w:p>
    <w:p w14:paraId="081AAF2E" w14:textId="77777777" w:rsidR="00F96565" w:rsidRPr="00EC76D5" w:rsidRDefault="00F96565" w:rsidP="00F96565">
      <w:pPr>
        <w:pStyle w:val="Code"/>
      </w:pPr>
      <w:r w:rsidRPr="00EC76D5">
        <w:t xml:space="preserve">      }</w:t>
      </w:r>
    </w:p>
    <w:p w14:paraId="02BF3FB9" w14:textId="77777777" w:rsidR="00F96565" w:rsidRPr="00EC76D5" w:rsidRDefault="00F96565" w:rsidP="00F96565">
      <w:pPr>
        <w:pStyle w:val="Code"/>
      </w:pPr>
      <w:r w:rsidRPr="00EC76D5">
        <w:t xml:space="preserve">    }</w:t>
      </w:r>
    </w:p>
    <w:p w14:paraId="7DFC3EAC" w14:textId="77777777" w:rsidR="00F96565" w:rsidRPr="00EC76D5" w:rsidRDefault="00F96565" w:rsidP="00F96565">
      <w:pPr>
        <w:pStyle w:val="Code"/>
      </w:pPr>
      <w:r w:rsidRPr="00EC76D5">
        <w:t xml:space="preserve">  }</w:t>
      </w:r>
    </w:p>
    <w:p w14:paraId="50FD3B9B" w14:textId="77777777" w:rsidR="00F96565" w:rsidRPr="00EC76D5" w:rsidRDefault="00F96565" w:rsidP="00F96565">
      <w:pPr>
        <w:pStyle w:val="Code"/>
      </w:pPr>
    </w:p>
    <w:p w14:paraId="1DE4821A" w14:textId="4281C947" w:rsidR="00F96565" w:rsidRPr="00EC76D5" w:rsidRDefault="00F96565" w:rsidP="00F96565">
      <w:pPr>
        <w:pStyle w:val="Code"/>
      </w:pPr>
      <w:r w:rsidRPr="00EC76D5">
        <w:t xml:space="preserve">  public DirectedGraph&lt;VertexType&gt; generateSubGraph(Set&lt;VertexType&gt;vertexSet){</w:t>
      </w:r>
    </w:p>
    <w:p w14:paraId="625FDC49" w14:textId="77777777" w:rsidR="00F96565" w:rsidRPr="00EC76D5" w:rsidRDefault="00F96565" w:rsidP="00F96565">
      <w:pPr>
        <w:pStyle w:val="Code"/>
      </w:pPr>
      <w:r w:rsidRPr="00EC76D5">
        <w:t xml:space="preserve">    Set&lt;Pair&lt;VertexType,VertexType&gt;&gt; resultEdgeSet = new ListSet&lt;&gt;();</w:t>
      </w:r>
    </w:p>
    <w:p w14:paraId="1292C93E" w14:textId="77777777" w:rsidR="00F96565" w:rsidRPr="00EC76D5" w:rsidRDefault="00F96565" w:rsidP="00F96565">
      <w:pPr>
        <w:pStyle w:val="Code"/>
      </w:pPr>
      <w:r w:rsidRPr="00EC76D5">
        <w:t xml:space="preserve">   </w:t>
      </w:r>
    </w:p>
    <w:p w14:paraId="243F1881" w14:textId="77777777" w:rsidR="00F96565" w:rsidRPr="00EC76D5" w:rsidRDefault="00F96565" w:rsidP="00F96565">
      <w:pPr>
        <w:pStyle w:val="Code"/>
      </w:pPr>
      <w:r w:rsidRPr="00EC76D5">
        <w:t xml:space="preserve">   for (Pair&lt;VertexType,VertexType&gt; edge : m_edgeSet) {</w:t>
      </w:r>
    </w:p>
    <w:p w14:paraId="239BE38F" w14:textId="77777777" w:rsidR="00F96565" w:rsidRPr="00EC76D5" w:rsidRDefault="00F96565" w:rsidP="00F96565">
      <w:pPr>
        <w:pStyle w:val="Code"/>
      </w:pPr>
      <w:r w:rsidRPr="00EC76D5">
        <w:t xml:space="preserve">     if (vertexSet.contains(edge.getFirst()) &amp;&amp;</w:t>
      </w:r>
    </w:p>
    <w:p w14:paraId="2E759E7F" w14:textId="77777777" w:rsidR="00F96565" w:rsidRPr="00EC76D5" w:rsidRDefault="00F96565" w:rsidP="00F96565">
      <w:pPr>
        <w:pStyle w:val="Code"/>
      </w:pPr>
      <w:r w:rsidRPr="00EC76D5">
        <w:t xml:space="preserve">         vertexSet.contains(edge.getSecond())) {</w:t>
      </w:r>
    </w:p>
    <w:p w14:paraId="714E34CB" w14:textId="77777777" w:rsidR="00F96565" w:rsidRPr="00EC76D5" w:rsidRDefault="00F96565" w:rsidP="00F96565">
      <w:pPr>
        <w:pStyle w:val="Code"/>
      </w:pPr>
      <w:r w:rsidRPr="00EC76D5">
        <w:t xml:space="preserve">       resultEdgeSet.add(edge);</w:t>
      </w:r>
    </w:p>
    <w:p w14:paraId="604C3499" w14:textId="77777777" w:rsidR="00F96565" w:rsidRPr="00EC76D5" w:rsidRDefault="00F96565" w:rsidP="00F96565">
      <w:pPr>
        <w:pStyle w:val="Code"/>
      </w:pPr>
      <w:r w:rsidRPr="00EC76D5">
        <w:t xml:space="preserve">     }</w:t>
      </w:r>
    </w:p>
    <w:p w14:paraId="668ABE4D" w14:textId="77777777" w:rsidR="00F96565" w:rsidRPr="00EC76D5" w:rsidRDefault="00F96565" w:rsidP="00F96565">
      <w:pPr>
        <w:pStyle w:val="Code"/>
      </w:pPr>
      <w:r w:rsidRPr="00EC76D5">
        <w:t xml:space="preserve">   }</w:t>
      </w:r>
    </w:p>
    <w:p w14:paraId="73B37F50" w14:textId="77777777" w:rsidR="00F96565" w:rsidRPr="00EC76D5" w:rsidRDefault="00F96565" w:rsidP="00F96565">
      <w:pPr>
        <w:pStyle w:val="Code"/>
      </w:pPr>
      <w:r w:rsidRPr="00EC76D5">
        <w:t xml:space="preserve">   </w:t>
      </w:r>
    </w:p>
    <w:p w14:paraId="48281D1E" w14:textId="77777777" w:rsidR="00F96565" w:rsidRPr="00EC76D5" w:rsidRDefault="00F96565" w:rsidP="00F96565">
      <w:pPr>
        <w:pStyle w:val="Code"/>
      </w:pPr>
      <w:r w:rsidRPr="00EC76D5">
        <w:t xml:space="preserve">   return (new DirectedGraph(vertexSet, resultEdgeSet));</w:t>
      </w:r>
    </w:p>
    <w:p w14:paraId="45F1E7E2" w14:textId="77777777" w:rsidR="00F96565" w:rsidRPr="00EC76D5" w:rsidRDefault="00F96565" w:rsidP="00F96565">
      <w:pPr>
        <w:pStyle w:val="Code"/>
      </w:pPr>
      <w:r w:rsidRPr="00EC76D5">
        <w:t xml:space="preserve">  } </w:t>
      </w:r>
    </w:p>
    <w:p w14:paraId="6C5996BA" w14:textId="77777777" w:rsidR="00F96565" w:rsidRPr="00EC76D5" w:rsidRDefault="00F96565" w:rsidP="00F96565">
      <w:pPr>
        <w:pStyle w:val="Code"/>
      </w:pPr>
      <w:r w:rsidRPr="00EC76D5">
        <w:t xml:space="preserve">  </w:t>
      </w:r>
    </w:p>
    <w:p w14:paraId="43F83E4E" w14:textId="77777777" w:rsidR="00F96565" w:rsidRPr="00EC76D5" w:rsidRDefault="00F96565" w:rsidP="00F96565">
      <w:pPr>
        <w:pStyle w:val="Code"/>
      </w:pPr>
      <w:r w:rsidRPr="00EC76D5">
        <w:t xml:space="preserve">  public String toString() {</w:t>
      </w:r>
    </w:p>
    <w:p w14:paraId="257AFCFF" w14:textId="77777777" w:rsidR="00F96565" w:rsidRPr="00EC76D5" w:rsidRDefault="00F96565" w:rsidP="00F96565">
      <w:pPr>
        <w:pStyle w:val="Code"/>
      </w:pPr>
      <w:r w:rsidRPr="00EC76D5">
        <w:t xml:space="preserve">    return "&lt;" + m_vertexSet + "," + m_edgeSet + "&gt;";</w:t>
      </w:r>
    </w:p>
    <w:p w14:paraId="7A488120" w14:textId="77777777" w:rsidR="00F96565" w:rsidRPr="00EC76D5" w:rsidRDefault="00F96565" w:rsidP="00F96565">
      <w:pPr>
        <w:pStyle w:val="Code"/>
      </w:pPr>
      <w:r w:rsidRPr="00EC76D5">
        <w:t xml:space="preserve">  }</w:t>
      </w:r>
    </w:p>
    <w:p w14:paraId="570F0EB5" w14:textId="4A8E9532" w:rsidR="009A6828" w:rsidRPr="00EC76D5" w:rsidRDefault="00F96565" w:rsidP="00F96565">
      <w:pPr>
        <w:pStyle w:val="Code"/>
      </w:pPr>
      <w:r w:rsidRPr="00EC76D5">
        <w:t>}</w:t>
      </w:r>
    </w:p>
    <w:p w14:paraId="50C75EDE" w14:textId="77777777" w:rsidR="00C06B34" w:rsidRPr="00EC76D5" w:rsidRDefault="00C06B34" w:rsidP="00A6064D">
      <w:pPr>
        <w:pStyle w:val="Code"/>
      </w:pPr>
    </w:p>
    <w:p w14:paraId="440074C9" w14:textId="77777777" w:rsidR="006375DF" w:rsidRPr="00EC76D5" w:rsidRDefault="006375DF" w:rsidP="00A6064D">
      <w:pPr>
        <w:pStyle w:val="Code"/>
      </w:pPr>
    </w:p>
    <w:p w14:paraId="3CC66250" w14:textId="2F7E2715" w:rsidR="00AD7B52" w:rsidRPr="00EC76D5" w:rsidRDefault="006A31DF" w:rsidP="00363EC9">
      <w:pPr>
        <w:pStyle w:val="Rubrik1"/>
      </w:pPr>
      <w:bookmarkStart w:id="5876" w:name="_Toc481936452"/>
      <w:r w:rsidRPr="00EC76D5">
        <w:lastRenderedPageBreak/>
        <w:t xml:space="preserve">The </w:t>
      </w:r>
      <w:r w:rsidR="002554E1" w:rsidRPr="00EC76D5">
        <w:t>Standard Library</w:t>
      </w:r>
      <w:bookmarkEnd w:id="5876"/>
    </w:p>
    <w:p w14:paraId="21B660CB" w14:textId="0EAC07D4" w:rsidR="00EE220E" w:rsidRPr="00EC76D5" w:rsidRDefault="00503728" w:rsidP="00265BDF">
      <w:pPr>
        <w:pStyle w:val="Rubrik2"/>
      </w:pPr>
      <w:bookmarkStart w:id="5877" w:name="_Toc481936453"/>
      <w:r w:rsidRPr="00EC76D5">
        <w:t>Integral and Floating Limits</w:t>
      </w:r>
      <w:bookmarkEnd w:id="5877"/>
    </w:p>
    <w:p w14:paraId="2F6FA423" w14:textId="77777777" w:rsidR="003D1398" w:rsidRPr="00EC76D5" w:rsidRDefault="003D1398" w:rsidP="003D1398">
      <w:pPr>
        <w:pStyle w:val="CodeListing"/>
        <w:rPr>
          <w:highlight w:val="white"/>
        </w:rPr>
      </w:pPr>
      <w:r w:rsidRPr="00EC76D5">
        <w:rPr>
          <w:highlight w:val="white"/>
        </w:rPr>
        <w:t>Limits.h</w:t>
      </w:r>
    </w:p>
    <w:p w14:paraId="2CB79E3C" w14:textId="6364DC98" w:rsidR="00CA2976" w:rsidRPr="00EC76D5" w:rsidRDefault="00CA2976" w:rsidP="003D1398">
      <w:pPr>
        <w:pStyle w:val="Code"/>
        <w:rPr>
          <w:highlight w:val="white"/>
        </w:rPr>
      </w:pPr>
      <w:r w:rsidRPr="00EC76D5">
        <w:rPr>
          <w:highlight w:val="white"/>
        </w:rPr>
        <w:t>#ifndef __LIMITS_H__</w:t>
      </w:r>
    </w:p>
    <w:p w14:paraId="1B3E1FE4" w14:textId="77777777" w:rsidR="00CA2976" w:rsidRPr="00EC76D5" w:rsidRDefault="00CA2976" w:rsidP="003D1398">
      <w:pPr>
        <w:pStyle w:val="Code"/>
        <w:rPr>
          <w:highlight w:val="white"/>
        </w:rPr>
      </w:pPr>
      <w:r w:rsidRPr="00EC76D5">
        <w:rPr>
          <w:highlight w:val="white"/>
        </w:rPr>
        <w:t>#define __LIMITS_H__</w:t>
      </w:r>
    </w:p>
    <w:p w14:paraId="395A3B3B" w14:textId="77777777" w:rsidR="00CA2976" w:rsidRPr="00EC76D5" w:rsidRDefault="00CA2976" w:rsidP="003D1398">
      <w:pPr>
        <w:pStyle w:val="Code"/>
        <w:rPr>
          <w:highlight w:val="white"/>
        </w:rPr>
      </w:pPr>
    </w:p>
    <w:p w14:paraId="559F1243" w14:textId="77777777" w:rsidR="00CA2976" w:rsidRPr="00EC76D5" w:rsidRDefault="00CA2976" w:rsidP="003D1398">
      <w:pPr>
        <w:pStyle w:val="Code"/>
        <w:rPr>
          <w:highlight w:val="white"/>
        </w:rPr>
      </w:pPr>
      <w:r w:rsidRPr="00EC76D5">
        <w:rPr>
          <w:highlight w:val="white"/>
        </w:rPr>
        <w:t>#define CHAR_BIT 8</w:t>
      </w:r>
    </w:p>
    <w:p w14:paraId="528C6749" w14:textId="77777777" w:rsidR="00CA2976" w:rsidRPr="00EC76D5" w:rsidRDefault="00CA2976" w:rsidP="003D1398">
      <w:pPr>
        <w:pStyle w:val="Code"/>
        <w:rPr>
          <w:highlight w:val="white"/>
        </w:rPr>
      </w:pPr>
      <w:r w:rsidRPr="00EC76D5">
        <w:rPr>
          <w:highlight w:val="white"/>
        </w:rPr>
        <w:t>#define CHAR_MAX 127s</w:t>
      </w:r>
    </w:p>
    <w:p w14:paraId="6F633847" w14:textId="77777777" w:rsidR="00CA2976" w:rsidRPr="00EC76D5" w:rsidRDefault="00CA2976" w:rsidP="003D1398">
      <w:pPr>
        <w:pStyle w:val="Code"/>
        <w:rPr>
          <w:highlight w:val="white"/>
        </w:rPr>
      </w:pPr>
      <w:r w:rsidRPr="00EC76D5">
        <w:rPr>
          <w:highlight w:val="white"/>
        </w:rPr>
        <w:t>#define CHAR_MIN -128s</w:t>
      </w:r>
    </w:p>
    <w:p w14:paraId="4C72F70D" w14:textId="77777777" w:rsidR="00CA2976" w:rsidRPr="00EC76D5" w:rsidRDefault="00CA2976" w:rsidP="003D1398">
      <w:pPr>
        <w:pStyle w:val="Code"/>
        <w:rPr>
          <w:highlight w:val="white"/>
        </w:rPr>
      </w:pPr>
    </w:p>
    <w:p w14:paraId="717C7FEB" w14:textId="77777777" w:rsidR="00CA2976" w:rsidRPr="00EC76D5" w:rsidRDefault="00CA2976" w:rsidP="003D1398">
      <w:pPr>
        <w:pStyle w:val="Code"/>
        <w:rPr>
          <w:highlight w:val="white"/>
        </w:rPr>
      </w:pPr>
      <w:r w:rsidRPr="00EC76D5">
        <w:rPr>
          <w:highlight w:val="white"/>
        </w:rPr>
        <w:t>#define SCHAR_MAX 127s</w:t>
      </w:r>
    </w:p>
    <w:p w14:paraId="50443E2D" w14:textId="77777777" w:rsidR="00CA2976" w:rsidRPr="00EC76D5" w:rsidRDefault="00CA2976" w:rsidP="003D1398">
      <w:pPr>
        <w:pStyle w:val="Code"/>
        <w:rPr>
          <w:highlight w:val="white"/>
        </w:rPr>
      </w:pPr>
      <w:r w:rsidRPr="00EC76D5">
        <w:rPr>
          <w:highlight w:val="white"/>
        </w:rPr>
        <w:t>#define SCHAR_MIN -128s</w:t>
      </w:r>
    </w:p>
    <w:p w14:paraId="65121C16" w14:textId="77777777" w:rsidR="00CA2976" w:rsidRPr="00EC76D5" w:rsidRDefault="00CA2976" w:rsidP="003D1398">
      <w:pPr>
        <w:pStyle w:val="Code"/>
        <w:rPr>
          <w:highlight w:val="white"/>
        </w:rPr>
      </w:pPr>
      <w:r w:rsidRPr="00EC76D5">
        <w:rPr>
          <w:highlight w:val="white"/>
        </w:rPr>
        <w:t>#define UCHAR_MAX 255us</w:t>
      </w:r>
    </w:p>
    <w:p w14:paraId="02CC6CBC" w14:textId="77777777" w:rsidR="00CA2976" w:rsidRPr="00EC76D5" w:rsidRDefault="00CA2976" w:rsidP="003D1398">
      <w:pPr>
        <w:pStyle w:val="Code"/>
        <w:rPr>
          <w:highlight w:val="white"/>
        </w:rPr>
      </w:pPr>
    </w:p>
    <w:p w14:paraId="77741B9F" w14:textId="77777777" w:rsidR="00CA2976" w:rsidRPr="00EC76D5" w:rsidRDefault="00CA2976" w:rsidP="003D1398">
      <w:pPr>
        <w:pStyle w:val="Code"/>
        <w:rPr>
          <w:highlight w:val="white"/>
        </w:rPr>
      </w:pPr>
      <w:r w:rsidRPr="00EC76D5">
        <w:rPr>
          <w:highlight w:val="white"/>
        </w:rPr>
        <w:t>#define SHRT_MAX 127s</w:t>
      </w:r>
    </w:p>
    <w:p w14:paraId="3C548CDD" w14:textId="77777777" w:rsidR="00CA2976" w:rsidRPr="00EC76D5" w:rsidRDefault="00CA2976" w:rsidP="003D1398">
      <w:pPr>
        <w:pStyle w:val="Code"/>
        <w:rPr>
          <w:highlight w:val="white"/>
        </w:rPr>
      </w:pPr>
      <w:r w:rsidRPr="00EC76D5">
        <w:rPr>
          <w:highlight w:val="white"/>
        </w:rPr>
        <w:t>#define SHRT_MIN -128s</w:t>
      </w:r>
    </w:p>
    <w:p w14:paraId="12ACCCA2" w14:textId="77777777" w:rsidR="00CA2976" w:rsidRPr="00EC76D5" w:rsidRDefault="00CA2976" w:rsidP="003D1398">
      <w:pPr>
        <w:pStyle w:val="Code"/>
        <w:rPr>
          <w:highlight w:val="white"/>
        </w:rPr>
      </w:pPr>
      <w:r w:rsidRPr="00EC76D5">
        <w:rPr>
          <w:highlight w:val="white"/>
        </w:rPr>
        <w:t>#define USHRT_MAX 255us</w:t>
      </w:r>
    </w:p>
    <w:p w14:paraId="0A332E3C" w14:textId="77777777" w:rsidR="00CA2976" w:rsidRPr="00EC76D5" w:rsidRDefault="00CA2976" w:rsidP="003D1398">
      <w:pPr>
        <w:pStyle w:val="Code"/>
        <w:rPr>
          <w:highlight w:val="white"/>
        </w:rPr>
      </w:pPr>
    </w:p>
    <w:p w14:paraId="68815CEE" w14:textId="77777777" w:rsidR="00CA2976" w:rsidRPr="00EC76D5" w:rsidRDefault="00CA2976" w:rsidP="003D1398">
      <w:pPr>
        <w:pStyle w:val="Code"/>
        <w:rPr>
          <w:highlight w:val="white"/>
        </w:rPr>
      </w:pPr>
      <w:r w:rsidRPr="00EC76D5">
        <w:rPr>
          <w:highlight w:val="white"/>
        </w:rPr>
        <w:t>#define INT_MAX 32767</w:t>
      </w:r>
    </w:p>
    <w:p w14:paraId="45D70BF3" w14:textId="77777777" w:rsidR="00CA2976" w:rsidRPr="00EC76D5" w:rsidRDefault="00CA2976" w:rsidP="003D1398">
      <w:pPr>
        <w:pStyle w:val="Code"/>
        <w:rPr>
          <w:highlight w:val="white"/>
        </w:rPr>
      </w:pPr>
      <w:r w:rsidRPr="00EC76D5">
        <w:rPr>
          <w:highlight w:val="white"/>
        </w:rPr>
        <w:t>#define INT_MIN -32768</w:t>
      </w:r>
    </w:p>
    <w:p w14:paraId="65F23BEC" w14:textId="77777777" w:rsidR="00CA2976" w:rsidRPr="00EC76D5" w:rsidRDefault="00CA2976" w:rsidP="003D1398">
      <w:pPr>
        <w:pStyle w:val="Code"/>
        <w:rPr>
          <w:highlight w:val="white"/>
        </w:rPr>
      </w:pPr>
      <w:r w:rsidRPr="00EC76D5">
        <w:rPr>
          <w:highlight w:val="white"/>
        </w:rPr>
        <w:t>#define UINT_MAX 65535u</w:t>
      </w:r>
    </w:p>
    <w:p w14:paraId="18F1B3FD" w14:textId="77777777" w:rsidR="00CA2976" w:rsidRPr="00EC76D5" w:rsidRDefault="00CA2976" w:rsidP="003D1398">
      <w:pPr>
        <w:pStyle w:val="Code"/>
        <w:rPr>
          <w:highlight w:val="white"/>
        </w:rPr>
      </w:pPr>
    </w:p>
    <w:p w14:paraId="0B92AFEE" w14:textId="77777777" w:rsidR="00CA2976" w:rsidRPr="00EC76D5" w:rsidRDefault="00CA2976" w:rsidP="003D1398">
      <w:pPr>
        <w:pStyle w:val="Code"/>
        <w:rPr>
          <w:highlight w:val="white"/>
        </w:rPr>
      </w:pPr>
      <w:r w:rsidRPr="00EC76D5">
        <w:rPr>
          <w:highlight w:val="white"/>
        </w:rPr>
        <w:t>#define LONG_MAX 2147483647l</w:t>
      </w:r>
    </w:p>
    <w:p w14:paraId="1573E7B9" w14:textId="77777777" w:rsidR="00CA2976" w:rsidRPr="00EC76D5" w:rsidRDefault="00CA2976" w:rsidP="003D1398">
      <w:pPr>
        <w:pStyle w:val="Code"/>
        <w:rPr>
          <w:highlight w:val="white"/>
        </w:rPr>
      </w:pPr>
      <w:r w:rsidRPr="00EC76D5">
        <w:rPr>
          <w:highlight w:val="white"/>
        </w:rPr>
        <w:t>#define LONG_MIN -2147483647l</w:t>
      </w:r>
    </w:p>
    <w:p w14:paraId="1A8D68C5" w14:textId="77777777" w:rsidR="00CA2976" w:rsidRPr="00EC76D5" w:rsidRDefault="00CA2976" w:rsidP="003D1398">
      <w:pPr>
        <w:pStyle w:val="Code"/>
        <w:rPr>
          <w:highlight w:val="white"/>
        </w:rPr>
      </w:pPr>
      <w:r w:rsidRPr="00EC76D5">
        <w:rPr>
          <w:highlight w:val="white"/>
        </w:rPr>
        <w:t>#define ULONG_MAX 4294967295lu</w:t>
      </w:r>
    </w:p>
    <w:p w14:paraId="3DF908C3" w14:textId="77777777" w:rsidR="00CA2976" w:rsidRPr="00EC76D5" w:rsidRDefault="00CA2976" w:rsidP="003D1398">
      <w:pPr>
        <w:pStyle w:val="Code"/>
        <w:rPr>
          <w:highlight w:val="white"/>
        </w:rPr>
      </w:pPr>
    </w:p>
    <w:p w14:paraId="627E3D56" w14:textId="68F8A249" w:rsidR="00350894" w:rsidRPr="00EC76D5" w:rsidRDefault="00CA2976" w:rsidP="003D1398">
      <w:pPr>
        <w:pStyle w:val="Code"/>
      </w:pPr>
      <w:r w:rsidRPr="00EC76D5">
        <w:rPr>
          <w:highlight w:val="white"/>
        </w:rPr>
        <w:t>#endif</w:t>
      </w:r>
    </w:p>
    <w:p w14:paraId="2576C6FA" w14:textId="51158F04" w:rsidR="003D1398" w:rsidRPr="00EC76D5" w:rsidRDefault="003D1398" w:rsidP="003D1398">
      <w:pPr>
        <w:pStyle w:val="CodeListing"/>
      </w:pPr>
      <w:r w:rsidRPr="00EC76D5">
        <w:t>Float.h</w:t>
      </w:r>
    </w:p>
    <w:p w14:paraId="49BFE49F" w14:textId="77777777" w:rsidR="003D1398" w:rsidRPr="00EC76D5" w:rsidRDefault="003D1398" w:rsidP="003D1398">
      <w:pPr>
        <w:pStyle w:val="Code"/>
        <w:rPr>
          <w:highlight w:val="white"/>
        </w:rPr>
      </w:pPr>
      <w:r w:rsidRPr="00EC76D5">
        <w:rPr>
          <w:highlight w:val="white"/>
        </w:rPr>
        <w:t>#ifndef __FLOAT_H__</w:t>
      </w:r>
    </w:p>
    <w:p w14:paraId="61B28A24" w14:textId="77777777" w:rsidR="003D1398" w:rsidRPr="00EC76D5" w:rsidRDefault="003D1398" w:rsidP="003D1398">
      <w:pPr>
        <w:pStyle w:val="Code"/>
        <w:rPr>
          <w:highlight w:val="white"/>
        </w:rPr>
      </w:pPr>
      <w:r w:rsidRPr="00EC76D5">
        <w:rPr>
          <w:highlight w:val="white"/>
        </w:rPr>
        <w:t>#define __FLOAT_H__</w:t>
      </w:r>
    </w:p>
    <w:p w14:paraId="196A73E0" w14:textId="77777777" w:rsidR="003D1398" w:rsidRPr="00EC76D5" w:rsidRDefault="003D1398" w:rsidP="003D1398">
      <w:pPr>
        <w:pStyle w:val="Code"/>
        <w:rPr>
          <w:highlight w:val="white"/>
        </w:rPr>
      </w:pPr>
    </w:p>
    <w:p w14:paraId="23EC2853" w14:textId="77777777" w:rsidR="003D1398" w:rsidRPr="00EC76D5" w:rsidRDefault="003D1398" w:rsidP="003D1398">
      <w:pPr>
        <w:pStyle w:val="Code"/>
        <w:rPr>
          <w:highlight w:val="white"/>
        </w:rPr>
      </w:pPr>
      <w:r w:rsidRPr="00EC76D5">
        <w:rPr>
          <w:highlight w:val="white"/>
        </w:rPr>
        <w:t>#define FLT_RADIX  2</w:t>
      </w:r>
    </w:p>
    <w:p w14:paraId="35D3CAB9" w14:textId="77777777" w:rsidR="003D1398" w:rsidRPr="00EC76D5" w:rsidRDefault="003D1398" w:rsidP="003D1398">
      <w:pPr>
        <w:pStyle w:val="Code"/>
        <w:rPr>
          <w:highlight w:val="white"/>
        </w:rPr>
      </w:pPr>
      <w:r w:rsidRPr="00EC76D5">
        <w:rPr>
          <w:highlight w:val="white"/>
        </w:rPr>
        <w:t>#define FLT_ROUNDS 1</w:t>
      </w:r>
    </w:p>
    <w:p w14:paraId="1914FB7E" w14:textId="77777777" w:rsidR="003D1398" w:rsidRPr="00EC76D5" w:rsidRDefault="003D1398" w:rsidP="003D1398">
      <w:pPr>
        <w:pStyle w:val="Code"/>
        <w:rPr>
          <w:highlight w:val="white"/>
        </w:rPr>
      </w:pPr>
    </w:p>
    <w:p w14:paraId="5500D3E9" w14:textId="77777777" w:rsidR="003D1398" w:rsidRPr="00EC76D5" w:rsidRDefault="003D1398" w:rsidP="003D1398">
      <w:pPr>
        <w:pStyle w:val="Code"/>
        <w:rPr>
          <w:highlight w:val="white"/>
        </w:rPr>
      </w:pPr>
      <w:r w:rsidRPr="00EC76D5">
        <w:rPr>
          <w:highlight w:val="white"/>
        </w:rPr>
        <w:t>#define FLT_DIG      6</w:t>
      </w:r>
    </w:p>
    <w:p w14:paraId="1BCE61E5" w14:textId="77777777" w:rsidR="003D1398" w:rsidRPr="00EC76D5" w:rsidRDefault="003D1398" w:rsidP="003D1398">
      <w:pPr>
        <w:pStyle w:val="Code"/>
        <w:rPr>
          <w:highlight w:val="white"/>
        </w:rPr>
      </w:pPr>
      <w:r w:rsidRPr="00EC76D5">
        <w:rPr>
          <w:highlight w:val="white"/>
        </w:rPr>
        <w:t>#define FLT_EPSILON  1e-6</w:t>
      </w:r>
    </w:p>
    <w:p w14:paraId="578E5645" w14:textId="77777777" w:rsidR="003D1398" w:rsidRPr="00EC76D5" w:rsidRDefault="003D1398" w:rsidP="003D1398">
      <w:pPr>
        <w:pStyle w:val="Code"/>
        <w:rPr>
          <w:highlight w:val="white"/>
        </w:rPr>
      </w:pPr>
      <w:r w:rsidRPr="00EC76D5">
        <w:rPr>
          <w:highlight w:val="white"/>
        </w:rPr>
        <w:t>#define FLT_MANT_DIG 2</w:t>
      </w:r>
    </w:p>
    <w:p w14:paraId="0A908B3B" w14:textId="77777777" w:rsidR="003D1398" w:rsidRPr="00EC76D5" w:rsidRDefault="003D1398" w:rsidP="003D1398">
      <w:pPr>
        <w:pStyle w:val="Code"/>
        <w:rPr>
          <w:highlight w:val="white"/>
        </w:rPr>
      </w:pPr>
      <w:r w:rsidRPr="00EC76D5">
        <w:rPr>
          <w:highlight w:val="white"/>
        </w:rPr>
        <w:t>#define FLT_MAX      1e6</w:t>
      </w:r>
    </w:p>
    <w:p w14:paraId="663A1B11" w14:textId="77777777" w:rsidR="003D1398" w:rsidRPr="00EC76D5" w:rsidRDefault="003D1398" w:rsidP="003D1398">
      <w:pPr>
        <w:pStyle w:val="Code"/>
        <w:rPr>
          <w:highlight w:val="white"/>
        </w:rPr>
      </w:pPr>
      <w:r w:rsidRPr="00EC76D5">
        <w:rPr>
          <w:highlight w:val="white"/>
        </w:rPr>
        <w:t>#define FLT_MAX_EXP  6</w:t>
      </w:r>
    </w:p>
    <w:p w14:paraId="5E2D43B3" w14:textId="77777777" w:rsidR="003D1398" w:rsidRPr="00EC76D5" w:rsidRDefault="003D1398" w:rsidP="003D1398">
      <w:pPr>
        <w:pStyle w:val="Code"/>
        <w:rPr>
          <w:highlight w:val="white"/>
        </w:rPr>
      </w:pPr>
      <w:r w:rsidRPr="00EC76D5">
        <w:rPr>
          <w:highlight w:val="white"/>
        </w:rPr>
        <w:t>#define FLT_MIN      1e-6</w:t>
      </w:r>
    </w:p>
    <w:p w14:paraId="098B12C8" w14:textId="77777777" w:rsidR="003D1398" w:rsidRPr="00EC76D5" w:rsidRDefault="003D1398" w:rsidP="003D1398">
      <w:pPr>
        <w:pStyle w:val="Code"/>
        <w:rPr>
          <w:highlight w:val="white"/>
        </w:rPr>
      </w:pPr>
      <w:r w:rsidRPr="00EC76D5">
        <w:rPr>
          <w:highlight w:val="white"/>
        </w:rPr>
        <w:t>#define FLT_MIN_EXP  -6</w:t>
      </w:r>
    </w:p>
    <w:p w14:paraId="375C3396" w14:textId="77777777" w:rsidR="003D1398" w:rsidRPr="00EC76D5" w:rsidRDefault="003D1398" w:rsidP="003D1398">
      <w:pPr>
        <w:pStyle w:val="Code"/>
        <w:rPr>
          <w:highlight w:val="white"/>
        </w:rPr>
      </w:pPr>
    </w:p>
    <w:p w14:paraId="6733CC6B" w14:textId="77777777" w:rsidR="003D1398" w:rsidRPr="00EC76D5" w:rsidRDefault="003D1398" w:rsidP="003D1398">
      <w:pPr>
        <w:pStyle w:val="Code"/>
        <w:rPr>
          <w:highlight w:val="white"/>
        </w:rPr>
      </w:pPr>
      <w:r w:rsidRPr="00EC76D5">
        <w:rPr>
          <w:highlight w:val="white"/>
        </w:rPr>
        <w:t>#define DBL_DIG      6</w:t>
      </w:r>
    </w:p>
    <w:p w14:paraId="49361749" w14:textId="77777777" w:rsidR="003D1398" w:rsidRPr="00EC76D5" w:rsidRDefault="003D1398" w:rsidP="003D1398">
      <w:pPr>
        <w:pStyle w:val="Code"/>
        <w:rPr>
          <w:highlight w:val="white"/>
        </w:rPr>
      </w:pPr>
      <w:r w:rsidRPr="00EC76D5">
        <w:rPr>
          <w:highlight w:val="white"/>
        </w:rPr>
        <w:t>#define DBL_EPSILON  1e-6</w:t>
      </w:r>
    </w:p>
    <w:p w14:paraId="3B28335F" w14:textId="77777777" w:rsidR="003D1398" w:rsidRPr="00EC76D5" w:rsidRDefault="003D1398" w:rsidP="003D1398">
      <w:pPr>
        <w:pStyle w:val="Code"/>
        <w:rPr>
          <w:highlight w:val="white"/>
        </w:rPr>
      </w:pPr>
      <w:r w:rsidRPr="00EC76D5">
        <w:rPr>
          <w:highlight w:val="white"/>
        </w:rPr>
        <w:t>#define DBL_MANT_DIG 2</w:t>
      </w:r>
    </w:p>
    <w:p w14:paraId="104793EA" w14:textId="77777777" w:rsidR="003D1398" w:rsidRPr="00EC76D5" w:rsidRDefault="003D1398" w:rsidP="003D1398">
      <w:pPr>
        <w:pStyle w:val="Code"/>
        <w:rPr>
          <w:highlight w:val="white"/>
        </w:rPr>
      </w:pPr>
      <w:r w:rsidRPr="00EC76D5">
        <w:rPr>
          <w:highlight w:val="white"/>
        </w:rPr>
        <w:t>#define DBL_MAX      1e+6</w:t>
      </w:r>
    </w:p>
    <w:p w14:paraId="250227AA" w14:textId="77777777" w:rsidR="003D1398" w:rsidRPr="00EC76D5" w:rsidRDefault="003D1398" w:rsidP="003D1398">
      <w:pPr>
        <w:pStyle w:val="Code"/>
        <w:rPr>
          <w:highlight w:val="white"/>
        </w:rPr>
      </w:pPr>
      <w:r w:rsidRPr="00EC76D5">
        <w:rPr>
          <w:highlight w:val="white"/>
        </w:rPr>
        <w:t>#define DBL_MAX_EXP  6</w:t>
      </w:r>
    </w:p>
    <w:p w14:paraId="5EB86C50" w14:textId="77777777" w:rsidR="003D1398" w:rsidRPr="00EC76D5" w:rsidRDefault="003D1398" w:rsidP="003D1398">
      <w:pPr>
        <w:pStyle w:val="Code"/>
        <w:rPr>
          <w:highlight w:val="white"/>
        </w:rPr>
      </w:pPr>
      <w:r w:rsidRPr="00EC76D5">
        <w:rPr>
          <w:highlight w:val="white"/>
        </w:rPr>
        <w:t>#define DBL_MIN      1e-6</w:t>
      </w:r>
    </w:p>
    <w:p w14:paraId="642024CF" w14:textId="77777777" w:rsidR="003D1398" w:rsidRPr="00EC76D5" w:rsidRDefault="003D1398" w:rsidP="003D1398">
      <w:pPr>
        <w:pStyle w:val="Code"/>
        <w:rPr>
          <w:highlight w:val="white"/>
        </w:rPr>
      </w:pPr>
      <w:r w:rsidRPr="00EC76D5">
        <w:rPr>
          <w:highlight w:val="white"/>
        </w:rPr>
        <w:t>#define DBL_MIN_EXP  -6</w:t>
      </w:r>
    </w:p>
    <w:p w14:paraId="4030FAAE" w14:textId="77777777" w:rsidR="003D1398" w:rsidRPr="00EC76D5" w:rsidRDefault="003D1398" w:rsidP="003D1398">
      <w:pPr>
        <w:pStyle w:val="Code"/>
        <w:rPr>
          <w:highlight w:val="white"/>
        </w:rPr>
      </w:pPr>
    </w:p>
    <w:p w14:paraId="431C70DB" w14:textId="320DCB1D" w:rsidR="003D1398" w:rsidRPr="00EC76D5" w:rsidRDefault="003D1398" w:rsidP="003D1398">
      <w:pPr>
        <w:pStyle w:val="Code"/>
      </w:pPr>
      <w:r w:rsidRPr="00EC76D5">
        <w:rPr>
          <w:highlight w:val="white"/>
        </w:rPr>
        <w:t>#endif</w:t>
      </w:r>
    </w:p>
    <w:p w14:paraId="6CAC1B64" w14:textId="7B0C8932" w:rsidR="00EE220E" w:rsidRPr="00EC76D5" w:rsidRDefault="00CA0D69" w:rsidP="00265BDF">
      <w:pPr>
        <w:pStyle w:val="Rubrik2"/>
      </w:pPr>
      <w:bookmarkStart w:id="5878" w:name="_Toc481936454"/>
      <w:r w:rsidRPr="00EC76D5">
        <w:lastRenderedPageBreak/>
        <w:t>The A</w:t>
      </w:r>
      <w:r w:rsidR="00EE220E" w:rsidRPr="00EC76D5">
        <w:t>sser</w:t>
      </w:r>
      <w:r w:rsidR="008E5D1A" w:rsidRPr="00EC76D5">
        <w:t>t</w:t>
      </w:r>
      <w:r w:rsidRPr="00EC76D5">
        <w:t xml:space="preserve"> Macro</w:t>
      </w:r>
      <w:bookmarkEnd w:id="5878"/>
    </w:p>
    <w:p w14:paraId="492C07C6" w14:textId="0D69B5A8" w:rsidR="00F65771" w:rsidRPr="00EC76D5" w:rsidRDefault="00F65771" w:rsidP="00F65771">
      <w:pPr>
        <w:pStyle w:val="CodeListing"/>
      </w:pPr>
      <w:r w:rsidRPr="00EC76D5">
        <w:t>Assert.h</w:t>
      </w:r>
    </w:p>
    <w:p w14:paraId="0EAF0350" w14:textId="77777777" w:rsidR="00E94004" w:rsidRPr="00EC76D5" w:rsidRDefault="00E94004" w:rsidP="00E94004">
      <w:pPr>
        <w:pStyle w:val="Code"/>
        <w:rPr>
          <w:highlight w:val="white"/>
        </w:rPr>
      </w:pPr>
      <w:r w:rsidRPr="00EC76D5">
        <w:rPr>
          <w:highlight w:val="white"/>
        </w:rPr>
        <w:t>#ifndef __ASSERT_H__</w:t>
      </w:r>
    </w:p>
    <w:p w14:paraId="6B1EBA20" w14:textId="77777777" w:rsidR="00E94004" w:rsidRPr="00EC76D5" w:rsidRDefault="00E94004" w:rsidP="00E94004">
      <w:pPr>
        <w:pStyle w:val="Code"/>
        <w:rPr>
          <w:highlight w:val="white"/>
        </w:rPr>
      </w:pPr>
      <w:r w:rsidRPr="00EC76D5">
        <w:rPr>
          <w:highlight w:val="white"/>
        </w:rPr>
        <w:t>#define __ASEERT_H__</w:t>
      </w:r>
    </w:p>
    <w:p w14:paraId="14D741F5" w14:textId="77777777" w:rsidR="00E94004" w:rsidRPr="00EC76D5" w:rsidRDefault="00E94004" w:rsidP="00E94004">
      <w:pPr>
        <w:pStyle w:val="Code"/>
        <w:rPr>
          <w:highlight w:val="white"/>
        </w:rPr>
      </w:pPr>
    </w:p>
    <w:p w14:paraId="210A0FE0" w14:textId="77777777" w:rsidR="00E94004" w:rsidRPr="00EC76D5" w:rsidRDefault="00E94004" w:rsidP="00E94004">
      <w:pPr>
        <w:pStyle w:val="Code"/>
        <w:rPr>
          <w:highlight w:val="white"/>
        </w:rPr>
      </w:pPr>
      <w:r w:rsidRPr="00EC76D5">
        <w:rPr>
          <w:highlight w:val="white"/>
        </w:rPr>
        <w:t>#ifndef NDEBUG</w:t>
      </w:r>
    </w:p>
    <w:p w14:paraId="1A0FBCE0" w14:textId="77777777" w:rsidR="00E94004" w:rsidRPr="00EC76D5" w:rsidRDefault="00E94004" w:rsidP="00E94004">
      <w:pPr>
        <w:pStyle w:val="Code"/>
        <w:rPr>
          <w:highlight w:val="white"/>
        </w:rPr>
      </w:pPr>
      <w:r w:rsidRPr="00EC76D5">
        <w:rPr>
          <w:highlight w:val="white"/>
        </w:rPr>
        <w:t>#include &lt;StdIO.h&gt;</w:t>
      </w:r>
    </w:p>
    <w:p w14:paraId="68CD8F33" w14:textId="77777777" w:rsidR="00E94004" w:rsidRPr="00EC76D5" w:rsidRDefault="00E94004" w:rsidP="00E94004">
      <w:pPr>
        <w:pStyle w:val="Code"/>
        <w:rPr>
          <w:highlight w:val="white"/>
        </w:rPr>
      </w:pPr>
      <w:r w:rsidRPr="00EC76D5">
        <w:rPr>
          <w:highlight w:val="white"/>
        </w:rPr>
        <w:t>#include &lt;StdLib.h&gt;</w:t>
      </w:r>
    </w:p>
    <w:p w14:paraId="30FB8FB7" w14:textId="77777777" w:rsidR="00E94004" w:rsidRPr="00EC76D5" w:rsidRDefault="00E94004" w:rsidP="00E94004">
      <w:pPr>
        <w:pStyle w:val="Code"/>
        <w:rPr>
          <w:highlight w:val="white"/>
        </w:rPr>
      </w:pPr>
      <w:r w:rsidRPr="00EC76D5">
        <w:rPr>
          <w:highlight w:val="white"/>
        </w:rPr>
        <w:t>#define assert(expression) if (!(expression)) {                        \\</w:t>
      </w:r>
    </w:p>
    <w:p w14:paraId="3DC52072" w14:textId="77777777" w:rsidR="00E94004" w:rsidRPr="00EC76D5" w:rsidRDefault="00E94004" w:rsidP="00E94004">
      <w:pPr>
        <w:pStyle w:val="Code"/>
        <w:rPr>
          <w:highlight w:val="white"/>
        </w:rPr>
      </w:pPr>
      <w:r w:rsidRPr="00EC76D5">
        <w:rPr>
          <w:highlight w:val="white"/>
        </w:rPr>
        <w:t xml:space="preserve">  fprintf(stderr, "Assertion failed: \"%s\", file \"%s\", line %i.\n", \\</w:t>
      </w:r>
    </w:p>
    <w:p w14:paraId="4E7A7B66" w14:textId="77777777" w:rsidR="00E94004" w:rsidRPr="00EC76D5" w:rsidRDefault="00E94004" w:rsidP="00E94004">
      <w:pPr>
        <w:pStyle w:val="Code"/>
        <w:rPr>
          <w:highlight w:val="white"/>
        </w:rPr>
      </w:pPr>
      <w:r w:rsidRPr="00EC76D5">
        <w:rPr>
          <w:highlight w:val="white"/>
        </w:rPr>
        <w:t xml:space="preserve">          #expression, __FILE__, __LINE__); abort(); }</w:t>
      </w:r>
    </w:p>
    <w:p w14:paraId="4BDCC48E" w14:textId="77777777" w:rsidR="00E94004" w:rsidRPr="00EC76D5" w:rsidRDefault="00E94004" w:rsidP="00E94004">
      <w:pPr>
        <w:pStyle w:val="Code"/>
        <w:rPr>
          <w:highlight w:val="white"/>
        </w:rPr>
      </w:pPr>
      <w:r w:rsidRPr="00EC76D5">
        <w:rPr>
          <w:highlight w:val="white"/>
        </w:rPr>
        <w:t>#else</w:t>
      </w:r>
    </w:p>
    <w:p w14:paraId="6F6D66E1" w14:textId="77777777" w:rsidR="00E94004" w:rsidRPr="00EC76D5" w:rsidRDefault="00E94004" w:rsidP="00E94004">
      <w:pPr>
        <w:pStyle w:val="Code"/>
        <w:rPr>
          <w:highlight w:val="white"/>
        </w:rPr>
      </w:pPr>
      <w:r w:rsidRPr="00EC76D5">
        <w:rPr>
          <w:highlight w:val="white"/>
        </w:rPr>
        <w:t>#define assert(expression)</w:t>
      </w:r>
    </w:p>
    <w:p w14:paraId="5310CA23" w14:textId="04ECE1DC" w:rsidR="00E94004" w:rsidRPr="00EC76D5" w:rsidRDefault="00E94004" w:rsidP="00E94004">
      <w:pPr>
        <w:pStyle w:val="Code"/>
        <w:rPr>
          <w:highlight w:val="white"/>
        </w:rPr>
      </w:pPr>
      <w:r w:rsidRPr="00EC76D5">
        <w:rPr>
          <w:highlight w:val="white"/>
        </w:rPr>
        <w:t>#endif</w:t>
      </w:r>
    </w:p>
    <w:p w14:paraId="0EA16721" w14:textId="77777777" w:rsidR="00FF34E9" w:rsidRPr="00EC76D5" w:rsidRDefault="00FF34E9" w:rsidP="00E94004">
      <w:pPr>
        <w:pStyle w:val="Code"/>
        <w:rPr>
          <w:highlight w:val="white"/>
        </w:rPr>
      </w:pPr>
    </w:p>
    <w:p w14:paraId="28C0568E" w14:textId="77777777" w:rsidR="00E94004" w:rsidRPr="00EC76D5" w:rsidRDefault="00E94004" w:rsidP="00E94004">
      <w:pPr>
        <w:pStyle w:val="Code"/>
      </w:pPr>
      <w:r w:rsidRPr="00EC76D5">
        <w:rPr>
          <w:highlight w:val="white"/>
        </w:rPr>
        <w:t>#endif</w:t>
      </w:r>
    </w:p>
    <w:p w14:paraId="14D666FB" w14:textId="3CF318E4" w:rsidR="0062113D" w:rsidRPr="00EC76D5" w:rsidRDefault="0062113D" w:rsidP="00E94004">
      <w:pPr>
        <w:pStyle w:val="Rubrik2"/>
      </w:pPr>
      <w:bookmarkStart w:id="5879" w:name="_Toc481936455"/>
      <w:r w:rsidRPr="00EC76D5">
        <w:t>Locale Data</w:t>
      </w:r>
      <w:bookmarkEnd w:id="5879"/>
    </w:p>
    <w:p w14:paraId="21A3CEC1" w14:textId="0F9ADEBB" w:rsidR="00265BDF" w:rsidRPr="00EC76D5" w:rsidRDefault="0062113D" w:rsidP="0062113D">
      <w:pPr>
        <w:pStyle w:val="CodeListing"/>
      </w:pPr>
      <w:r w:rsidRPr="00EC76D5">
        <w:t>L</w:t>
      </w:r>
      <w:r w:rsidR="00265BDF" w:rsidRPr="00EC76D5">
        <w:t>ocale.h</w:t>
      </w:r>
    </w:p>
    <w:p w14:paraId="2E3BED4A" w14:textId="77777777" w:rsidR="0062113D" w:rsidRPr="00EC76D5" w:rsidRDefault="0062113D" w:rsidP="0062113D">
      <w:pPr>
        <w:pStyle w:val="Code"/>
        <w:rPr>
          <w:highlight w:val="white"/>
        </w:rPr>
      </w:pPr>
      <w:r w:rsidRPr="00EC76D5">
        <w:rPr>
          <w:highlight w:val="white"/>
        </w:rPr>
        <w:t>#ifndef __LOCALE_H__</w:t>
      </w:r>
    </w:p>
    <w:p w14:paraId="4C0AFF62" w14:textId="77777777" w:rsidR="0062113D" w:rsidRPr="00EC76D5" w:rsidRDefault="0062113D" w:rsidP="0062113D">
      <w:pPr>
        <w:pStyle w:val="Code"/>
        <w:rPr>
          <w:highlight w:val="white"/>
        </w:rPr>
      </w:pPr>
      <w:r w:rsidRPr="00EC76D5">
        <w:rPr>
          <w:highlight w:val="white"/>
        </w:rPr>
        <w:t>#define __LOCALE_H__</w:t>
      </w:r>
    </w:p>
    <w:p w14:paraId="5CF421B9" w14:textId="77777777" w:rsidR="0062113D" w:rsidRPr="00EC76D5" w:rsidRDefault="0062113D" w:rsidP="0062113D">
      <w:pPr>
        <w:pStyle w:val="Code"/>
        <w:rPr>
          <w:highlight w:val="white"/>
        </w:rPr>
      </w:pPr>
    </w:p>
    <w:p w14:paraId="1CBEAF38" w14:textId="77777777" w:rsidR="0062113D" w:rsidRPr="00EC76D5" w:rsidRDefault="0062113D" w:rsidP="0062113D">
      <w:pPr>
        <w:pStyle w:val="Code"/>
        <w:rPr>
          <w:highlight w:val="white"/>
        </w:rPr>
      </w:pPr>
      <w:r w:rsidRPr="00EC76D5">
        <w:rPr>
          <w:highlight w:val="white"/>
        </w:rPr>
        <w:t>#define LC_COLLATE  0x01</w:t>
      </w:r>
    </w:p>
    <w:p w14:paraId="5A54B83B" w14:textId="77777777" w:rsidR="0062113D" w:rsidRPr="00EC76D5" w:rsidRDefault="0062113D" w:rsidP="0062113D">
      <w:pPr>
        <w:pStyle w:val="Code"/>
        <w:rPr>
          <w:highlight w:val="white"/>
        </w:rPr>
      </w:pPr>
      <w:r w:rsidRPr="00EC76D5">
        <w:rPr>
          <w:highlight w:val="white"/>
        </w:rPr>
        <w:t>#define LC_CTYPE    0x02</w:t>
      </w:r>
    </w:p>
    <w:p w14:paraId="7F2C94CF" w14:textId="77777777" w:rsidR="0062113D" w:rsidRPr="00EC76D5" w:rsidRDefault="0062113D" w:rsidP="0062113D">
      <w:pPr>
        <w:pStyle w:val="Code"/>
        <w:rPr>
          <w:highlight w:val="white"/>
        </w:rPr>
      </w:pPr>
      <w:r w:rsidRPr="00EC76D5">
        <w:rPr>
          <w:highlight w:val="white"/>
        </w:rPr>
        <w:t>#define LC_MONETARY 0x04</w:t>
      </w:r>
    </w:p>
    <w:p w14:paraId="6C55C02F" w14:textId="77777777" w:rsidR="0062113D" w:rsidRPr="00EC76D5" w:rsidRDefault="0062113D" w:rsidP="0062113D">
      <w:pPr>
        <w:pStyle w:val="Code"/>
        <w:rPr>
          <w:highlight w:val="white"/>
        </w:rPr>
      </w:pPr>
      <w:r w:rsidRPr="00EC76D5">
        <w:rPr>
          <w:highlight w:val="white"/>
        </w:rPr>
        <w:t>#define LC_NUMERIC  0x08</w:t>
      </w:r>
    </w:p>
    <w:p w14:paraId="30BAB600" w14:textId="77777777" w:rsidR="0062113D" w:rsidRPr="00EC76D5" w:rsidRDefault="0062113D" w:rsidP="0062113D">
      <w:pPr>
        <w:pStyle w:val="Code"/>
        <w:rPr>
          <w:highlight w:val="white"/>
        </w:rPr>
      </w:pPr>
      <w:r w:rsidRPr="00EC76D5">
        <w:rPr>
          <w:highlight w:val="white"/>
        </w:rPr>
        <w:t>#define LC_TIME     0x10</w:t>
      </w:r>
    </w:p>
    <w:p w14:paraId="05E4D946" w14:textId="77777777" w:rsidR="0062113D" w:rsidRPr="00EC76D5" w:rsidRDefault="0062113D" w:rsidP="0062113D">
      <w:pPr>
        <w:pStyle w:val="Code"/>
        <w:rPr>
          <w:highlight w:val="white"/>
        </w:rPr>
      </w:pPr>
      <w:r w:rsidRPr="00EC76D5">
        <w:rPr>
          <w:highlight w:val="white"/>
        </w:rPr>
        <w:t>#define LC_ALL      0x1F</w:t>
      </w:r>
    </w:p>
    <w:p w14:paraId="376FF98B" w14:textId="77777777" w:rsidR="0062113D" w:rsidRPr="00EC76D5" w:rsidRDefault="0062113D" w:rsidP="0062113D">
      <w:pPr>
        <w:pStyle w:val="Code"/>
        <w:rPr>
          <w:highlight w:val="white"/>
        </w:rPr>
      </w:pPr>
    </w:p>
    <w:p w14:paraId="5DC51C4A" w14:textId="77777777" w:rsidR="0062113D" w:rsidRPr="00EC76D5" w:rsidRDefault="0062113D" w:rsidP="0062113D">
      <w:pPr>
        <w:pStyle w:val="Code"/>
        <w:rPr>
          <w:highlight w:val="white"/>
        </w:rPr>
      </w:pPr>
      <w:r w:rsidRPr="00EC76D5">
        <w:rPr>
          <w:highlight w:val="white"/>
        </w:rPr>
        <w:t>struct lconv {</w:t>
      </w:r>
    </w:p>
    <w:p w14:paraId="6DDB3811" w14:textId="77777777" w:rsidR="0062113D" w:rsidRPr="00EC76D5" w:rsidRDefault="0062113D" w:rsidP="0062113D">
      <w:pPr>
        <w:pStyle w:val="Code"/>
        <w:rPr>
          <w:highlight w:val="white"/>
        </w:rPr>
      </w:pPr>
      <w:r w:rsidRPr="00EC76D5">
        <w:rPr>
          <w:highlight w:val="white"/>
        </w:rPr>
        <w:t xml:space="preserve">  int summerTimeZone,    // time</w:t>
      </w:r>
    </w:p>
    <w:p w14:paraId="0E02E7AE" w14:textId="77777777" w:rsidR="0062113D" w:rsidRPr="00EC76D5" w:rsidRDefault="0062113D" w:rsidP="0062113D">
      <w:pPr>
        <w:pStyle w:val="Code"/>
        <w:rPr>
          <w:highlight w:val="white"/>
        </w:rPr>
      </w:pPr>
      <w:r w:rsidRPr="00EC76D5">
        <w:rPr>
          <w:highlight w:val="white"/>
        </w:rPr>
        <w:t xml:space="preserve">      winterTimeZone;</w:t>
      </w:r>
    </w:p>
    <w:p w14:paraId="207EA94C" w14:textId="77777777" w:rsidR="0062113D" w:rsidRPr="00EC76D5" w:rsidRDefault="0062113D" w:rsidP="0062113D">
      <w:pPr>
        <w:pStyle w:val="Code"/>
        <w:rPr>
          <w:highlight w:val="white"/>
        </w:rPr>
      </w:pPr>
      <w:r w:rsidRPr="00EC76D5">
        <w:rPr>
          <w:highlight w:val="white"/>
        </w:rPr>
        <w:t xml:space="preserve">  char **shortDayList;</w:t>
      </w:r>
    </w:p>
    <w:p w14:paraId="36318D18" w14:textId="77777777" w:rsidR="0062113D" w:rsidRPr="00EC76D5" w:rsidRDefault="0062113D" w:rsidP="0062113D">
      <w:pPr>
        <w:pStyle w:val="Code"/>
        <w:rPr>
          <w:highlight w:val="white"/>
        </w:rPr>
      </w:pPr>
      <w:r w:rsidRPr="00EC76D5">
        <w:rPr>
          <w:highlight w:val="white"/>
        </w:rPr>
        <w:t xml:space="preserve">  char **longDayList;</w:t>
      </w:r>
    </w:p>
    <w:p w14:paraId="25FEAC4F" w14:textId="77777777" w:rsidR="0062113D" w:rsidRPr="00EC76D5" w:rsidRDefault="0062113D" w:rsidP="0062113D">
      <w:pPr>
        <w:pStyle w:val="Code"/>
        <w:rPr>
          <w:highlight w:val="white"/>
        </w:rPr>
      </w:pPr>
      <w:r w:rsidRPr="00EC76D5">
        <w:rPr>
          <w:highlight w:val="white"/>
        </w:rPr>
        <w:t xml:space="preserve">  char **shortMonthList;</w:t>
      </w:r>
    </w:p>
    <w:p w14:paraId="36251D54" w14:textId="77777777" w:rsidR="0062113D" w:rsidRPr="00EC76D5" w:rsidRDefault="0062113D" w:rsidP="0062113D">
      <w:pPr>
        <w:pStyle w:val="Code"/>
        <w:rPr>
          <w:highlight w:val="white"/>
        </w:rPr>
      </w:pPr>
      <w:r w:rsidRPr="00EC76D5">
        <w:rPr>
          <w:highlight w:val="white"/>
        </w:rPr>
        <w:t xml:space="preserve">  char **longMonthList;</w:t>
      </w:r>
    </w:p>
    <w:p w14:paraId="48E2F60F" w14:textId="77777777" w:rsidR="0062113D" w:rsidRPr="00EC76D5" w:rsidRDefault="0062113D" w:rsidP="0062113D">
      <w:pPr>
        <w:pStyle w:val="Code"/>
        <w:rPr>
          <w:highlight w:val="white"/>
        </w:rPr>
      </w:pPr>
      <w:r w:rsidRPr="00EC76D5">
        <w:rPr>
          <w:highlight w:val="white"/>
        </w:rPr>
        <w:t xml:space="preserve">  char *lowerCase;       // ctype</w:t>
      </w:r>
    </w:p>
    <w:p w14:paraId="46066F6C" w14:textId="77777777" w:rsidR="0062113D" w:rsidRPr="00EC76D5" w:rsidRDefault="0062113D" w:rsidP="0062113D">
      <w:pPr>
        <w:pStyle w:val="Code"/>
        <w:rPr>
          <w:highlight w:val="white"/>
        </w:rPr>
      </w:pPr>
      <w:r w:rsidRPr="00EC76D5">
        <w:rPr>
          <w:highlight w:val="white"/>
        </w:rPr>
        <w:t xml:space="preserve">  char *upperCase;</w:t>
      </w:r>
    </w:p>
    <w:p w14:paraId="7FED5121" w14:textId="77777777" w:rsidR="0062113D" w:rsidRPr="00EC76D5" w:rsidRDefault="0062113D" w:rsidP="0062113D">
      <w:pPr>
        <w:pStyle w:val="Code"/>
        <w:rPr>
          <w:highlight w:val="white"/>
        </w:rPr>
      </w:pPr>
      <w:r w:rsidRPr="00EC76D5">
        <w:rPr>
          <w:highlight w:val="white"/>
        </w:rPr>
        <w:t xml:space="preserve">  char **messageList;    // errno</w:t>
      </w:r>
    </w:p>
    <w:p w14:paraId="4E4E6975" w14:textId="77777777" w:rsidR="0062113D" w:rsidRPr="00EC76D5" w:rsidRDefault="0062113D" w:rsidP="0062113D">
      <w:pPr>
        <w:pStyle w:val="Code"/>
        <w:rPr>
          <w:highlight w:val="white"/>
        </w:rPr>
      </w:pPr>
      <w:r w:rsidRPr="00EC76D5">
        <w:rPr>
          <w:highlight w:val="white"/>
        </w:rPr>
        <w:t>};</w:t>
      </w:r>
    </w:p>
    <w:p w14:paraId="31307AC2" w14:textId="77777777" w:rsidR="0062113D" w:rsidRPr="00EC76D5" w:rsidRDefault="0062113D" w:rsidP="0062113D">
      <w:pPr>
        <w:pStyle w:val="Code"/>
        <w:rPr>
          <w:highlight w:val="white"/>
        </w:rPr>
      </w:pPr>
    </w:p>
    <w:p w14:paraId="2BE2225E" w14:textId="77777777" w:rsidR="0062113D" w:rsidRPr="00EC76D5" w:rsidRDefault="0062113D" w:rsidP="0062113D">
      <w:pPr>
        <w:pStyle w:val="Code"/>
        <w:rPr>
          <w:highlight w:val="white"/>
        </w:rPr>
      </w:pPr>
      <w:r w:rsidRPr="00EC76D5">
        <w:rPr>
          <w:highlight w:val="white"/>
        </w:rPr>
        <w:t>extern char* enMessageList[];</w:t>
      </w:r>
    </w:p>
    <w:p w14:paraId="1D4D4B57" w14:textId="77777777" w:rsidR="0062113D" w:rsidRPr="00EC76D5" w:rsidRDefault="0062113D" w:rsidP="0062113D">
      <w:pPr>
        <w:pStyle w:val="Code"/>
        <w:rPr>
          <w:highlight w:val="white"/>
        </w:rPr>
      </w:pPr>
      <w:r w:rsidRPr="00EC76D5">
        <w:rPr>
          <w:highlight w:val="white"/>
        </w:rPr>
        <w:t>extern char* setlocale(int flag, char* name);</w:t>
      </w:r>
    </w:p>
    <w:p w14:paraId="394FFE41" w14:textId="77777777" w:rsidR="0062113D" w:rsidRPr="00EC76D5" w:rsidRDefault="0062113D" w:rsidP="0062113D">
      <w:pPr>
        <w:pStyle w:val="Code"/>
        <w:rPr>
          <w:highlight w:val="white"/>
        </w:rPr>
      </w:pPr>
      <w:r w:rsidRPr="00EC76D5">
        <w:rPr>
          <w:highlight w:val="white"/>
        </w:rPr>
        <w:t>extern struct lconv *localeconv(void);</w:t>
      </w:r>
    </w:p>
    <w:p w14:paraId="4CD9DF8D" w14:textId="77777777" w:rsidR="0062113D" w:rsidRPr="00EC76D5" w:rsidRDefault="0062113D" w:rsidP="0062113D">
      <w:pPr>
        <w:pStyle w:val="Code"/>
        <w:rPr>
          <w:highlight w:val="white"/>
        </w:rPr>
      </w:pPr>
    </w:p>
    <w:p w14:paraId="435F5D89" w14:textId="12A1A5E5" w:rsidR="0062113D" w:rsidRPr="00EC76D5" w:rsidRDefault="0062113D" w:rsidP="0062113D">
      <w:pPr>
        <w:pStyle w:val="Code"/>
      </w:pPr>
      <w:r w:rsidRPr="00EC76D5">
        <w:rPr>
          <w:highlight w:val="white"/>
        </w:rPr>
        <w:t>#endif</w:t>
      </w:r>
    </w:p>
    <w:p w14:paraId="5E65F48B" w14:textId="3FCA1847" w:rsidR="0062113D" w:rsidRPr="00EC76D5" w:rsidRDefault="0062113D" w:rsidP="0062113D">
      <w:pPr>
        <w:pStyle w:val="CodeListing"/>
      </w:pPr>
      <w:r w:rsidRPr="00EC76D5">
        <w:t>Locale.c</w:t>
      </w:r>
    </w:p>
    <w:p w14:paraId="017C0213" w14:textId="77777777" w:rsidR="008A4984" w:rsidRPr="00EC76D5" w:rsidRDefault="008A4984" w:rsidP="008A4984">
      <w:pPr>
        <w:pStyle w:val="Code"/>
        <w:rPr>
          <w:highlight w:val="white"/>
        </w:rPr>
      </w:pPr>
      <w:r w:rsidRPr="00EC76D5">
        <w:rPr>
          <w:highlight w:val="white"/>
        </w:rPr>
        <w:t>#include &lt;StdIO.h&gt;</w:t>
      </w:r>
    </w:p>
    <w:p w14:paraId="0D684E79" w14:textId="77777777" w:rsidR="008A4984" w:rsidRPr="00EC76D5" w:rsidRDefault="008A4984" w:rsidP="008A4984">
      <w:pPr>
        <w:pStyle w:val="Code"/>
        <w:rPr>
          <w:highlight w:val="white"/>
        </w:rPr>
      </w:pPr>
      <w:r w:rsidRPr="00EC76D5">
        <w:rPr>
          <w:highlight w:val="white"/>
        </w:rPr>
        <w:t>#include &lt;StdLib.h&gt;</w:t>
      </w:r>
    </w:p>
    <w:p w14:paraId="75973AF1" w14:textId="77777777" w:rsidR="008A4984" w:rsidRPr="00EC76D5" w:rsidRDefault="008A4984" w:rsidP="008A4984">
      <w:pPr>
        <w:pStyle w:val="Code"/>
        <w:rPr>
          <w:highlight w:val="white"/>
        </w:rPr>
      </w:pPr>
      <w:r w:rsidRPr="00EC76D5">
        <w:rPr>
          <w:highlight w:val="white"/>
        </w:rPr>
        <w:t>#include &lt;String.h&gt;</w:t>
      </w:r>
    </w:p>
    <w:p w14:paraId="45BD23BA" w14:textId="77777777" w:rsidR="008A4984" w:rsidRPr="00EC76D5" w:rsidRDefault="008A4984" w:rsidP="008A4984">
      <w:pPr>
        <w:pStyle w:val="Code"/>
        <w:rPr>
          <w:highlight w:val="white"/>
        </w:rPr>
      </w:pPr>
      <w:r w:rsidRPr="00EC76D5">
        <w:rPr>
          <w:highlight w:val="white"/>
        </w:rPr>
        <w:t>#include &lt;Locale.h&gt;</w:t>
      </w:r>
    </w:p>
    <w:p w14:paraId="041075A9" w14:textId="77777777" w:rsidR="008A4984" w:rsidRPr="00EC76D5" w:rsidRDefault="008A4984" w:rsidP="008A4984">
      <w:pPr>
        <w:pStyle w:val="Code"/>
        <w:rPr>
          <w:highlight w:val="white"/>
        </w:rPr>
      </w:pPr>
    </w:p>
    <w:p w14:paraId="280AAE03" w14:textId="77777777" w:rsidR="008A4984" w:rsidRPr="00EC76D5" w:rsidRDefault="008A4984" w:rsidP="008A4984">
      <w:pPr>
        <w:pStyle w:val="Code"/>
        <w:rPr>
          <w:highlight w:val="white"/>
        </w:rPr>
      </w:pPr>
      <w:r w:rsidRPr="00EC76D5">
        <w:rPr>
          <w:highlight w:val="white"/>
        </w:rPr>
        <w:lastRenderedPageBreak/>
        <w:t>static char* enShortDayList[] = { "Sun", "Mon", "Tue", "Wed", "Thu", "Fri", "Sat" };</w:t>
      </w:r>
    </w:p>
    <w:p w14:paraId="3CC26C14" w14:textId="77777777" w:rsidR="008A4984" w:rsidRPr="00EC76D5" w:rsidRDefault="008A4984" w:rsidP="008A4984">
      <w:pPr>
        <w:pStyle w:val="Code"/>
        <w:rPr>
          <w:highlight w:val="white"/>
        </w:rPr>
      </w:pPr>
      <w:r w:rsidRPr="00EC76D5">
        <w:rPr>
          <w:highlight w:val="white"/>
        </w:rPr>
        <w:t>static char* enLongDayList[] = { "Sunday", "Monday", "Tuesday", "Wednesday", "Thursday", "Friday", "Saturday" };</w:t>
      </w:r>
    </w:p>
    <w:p w14:paraId="09B8FD95" w14:textId="77777777" w:rsidR="008A4984" w:rsidRPr="00EC76D5" w:rsidRDefault="008A4984" w:rsidP="008A4984">
      <w:pPr>
        <w:pStyle w:val="Code"/>
        <w:rPr>
          <w:highlight w:val="white"/>
        </w:rPr>
      </w:pPr>
      <w:r w:rsidRPr="00EC76D5">
        <w:rPr>
          <w:highlight w:val="white"/>
        </w:rPr>
        <w:t>static char* enShortMonthList[] = {"Jan", "Feb", "Mar", "Apr", "May", "Jun", "Jul", "Aug", "Sep", "Oct", "Nov", "Dec"};</w:t>
      </w:r>
    </w:p>
    <w:p w14:paraId="18E4E717" w14:textId="77777777" w:rsidR="008A4984" w:rsidRPr="00EC76D5" w:rsidRDefault="008A4984" w:rsidP="008A4984">
      <w:pPr>
        <w:pStyle w:val="Code"/>
        <w:rPr>
          <w:highlight w:val="white"/>
        </w:rPr>
      </w:pPr>
      <w:r w:rsidRPr="00EC76D5">
        <w:rPr>
          <w:highlight w:val="white"/>
        </w:rPr>
        <w:t>static char* enLongMonthList[] = {"January", "February", "March", "April", "May", "June",</w:t>
      </w:r>
    </w:p>
    <w:p w14:paraId="20822C68" w14:textId="77777777" w:rsidR="008A4984" w:rsidRPr="00EC76D5" w:rsidRDefault="008A4984" w:rsidP="008A4984">
      <w:pPr>
        <w:pStyle w:val="Code"/>
        <w:rPr>
          <w:highlight w:val="white"/>
        </w:rPr>
      </w:pPr>
      <w:r w:rsidRPr="00EC76D5">
        <w:rPr>
          <w:highlight w:val="white"/>
        </w:rPr>
        <w:t xml:space="preserve">                                  "July", "August", "September", "October", "November", "December"};</w:t>
      </w:r>
    </w:p>
    <w:p w14:paraId="3CEE5D76" w14:textId="77777777" w:rsidR="008A4984" w:rsidRPr="00EC76D5" w:rsidRDefault="008A4984" w:rsidP="008A4984">
      <w:pPr>
        <w:pStyle w:val="Code"/>
        <w:rPr>
          <w:highlight w:val="white"/>
        </w:rPr>
      </w:pPr>
      <w:r w:rsidRPr="00EC76D5">
        <w:rPr>
          <w:highlight w:val="white"/>
        </w:rPr>
        <w:t>char* enMessageList[] = {"no error", "function number invalid",</w:t>
      </w:r>
    </w:p>
    <w:p w14:paraId="1F843CE1" w14:textId="77777777" w:rsidR="008A4984" w:rsidRPr="00EC76D5" w:rsidRDefault="008A4984" w:rsidP="008A4984">
      <w:pPr>
        <w:pStyle w:val="Code"/>
        <w:rPr>
          <w:highlight w:val="white"/>
        </w:rPr>
      </w:pPr>
      <w:r w:rsidRPr="00EC76D5">
        <w:rPr>
          <w:highlight w:val="white"/>
        </w:rPr>
        <w:t xml:space="preserve">                         "file not found", "path not found", "no handle available", "access denied",</w:t>
      </w:r>
    </w:p>
    <w:p w14:paraId="2F204261" w14:textId="77777777" w:rsidR="008A4984" w:rsidRPr="00EC76D5" w:rsidRDefault="008A4984" w:rsidP="008A4984">
      <w:pPr>
        <w:pStyle w:val="Code"/>
        <w:rPr>
          <w:highlight w:val="white"/>
        </w:rPr>
      </w:pPr>
      <w:r w:rsidRPr="00EC76D5">
        <w:rPr>
          <w:highlight w:val="white"/>
        </w:rPr>
        <w:t xml:space="preserve">                         "out of domain", "out of range", "invalid multibyte sequence",</w:t>
      </w:r>
    </w:p>
    <w:p w14:paraId="039F5763" w14:textId="77777777" w:rsidR="008A4984" w:rsidRPr="00EC76D5" w:rsidRDefault="008A4984" w:rsidP="008A4984">
      <w:pPr>
        <w:pStyle w:val="Code"/>
        <w:rPr>
          <w:highlight w:val="white"/>
        </w:rPr>
      </w:pPr>
      <w:r w:rsidRPr="00EC76D5">
        <w:rPr>
          <w:highlight w:val="white"/>
        </w:rPr>
        <w:t xml:space="preserve">                         "error while opening", "error while flushing", "error while closing", "open mode invalid",</w:t>
      </w:r>
    </w:p>
    <w:p w14:paraId="12E823C5" w14:textId="77777777" w:rsidR="008A4984" w:rsidRPr="00EC76D5" w:rsidRDefault="008A4984" w:rsidP="008A4984">
      <w:pPr>
        <w:pStyle w:val="Code"/>
        <w:rPr>
          <w:highlight w:val="white"/>
        </w:rPr>
      </w:pPr>
      <w:r w:rsidRPr="00EC76D5">
        <w:rPr>
          <w:highlight w:val="white"/>
        </w:rPr>
        <w:t xml:space="preserve">                         "error while writing", "error while reading", "error while seeking",</w:t>
      </w:r>
    </w:p>
    <w:p w14:paraId="6EB0F5E2" w14:textId="77777777" w:rsidR="008A4984" w:rsidRPr="00EC76D5" w:rsidRDefault="008A4984" w:rsidP="008A4984">
      <w:pPr>
        <w:pStyle w:val="Code"/>
        <w:rPr>
          <w:highlight w:val="white"/>
        </w:rPr>
      </w:pPr>
      <w:r w:rsidRPr="00EC76D5">
        <w:rPr>
          <w:highlight w:val="white"/>
        </w:rPr>
        <w:t xml:space="preserve">                         "error while telling", "error while removing file", "error while renaming file"};</w:t>
      </w:r>
    </w:p>
    <w:p w14:paraId="15D5DD95" w14:textId="77777777" w:rsidR="008A4984" w:rsidRPr="00EC76D5" w:rsidRDefault="008A4984" w:rsidP="008A4984">
      <w:pPr>
        <w:pStyle w:val="Code"/>
        <w:rPr>
          <w:highlight w:val="white"/>
        </w:rPr>
      </w:pPr>
    </w:p>
    <w:p w14:paraId="48A267FB" w14:textId="77777777" w:rsidR="008A4984" w:rsidRPr="00EC76D5" w:rsidRDefault="008A4984" w:rsidP="008A4984">
      <w:pPr>
        <w:pStyle w:val="Code"/>
        <w:rPr>
          <w:highlight w:val="white"/>
        </w:rPr>
      </w:pPr>
      <w:r w:rsidRPr="00EC76D5">
        <w:rPr>
          <w:highlight w:val="white"/>
        </w:rPr>
        <w:t>static struct lconv en_US_utf8 = {-5, -4, enShortDayList, enLongDayList, enShortMonthList, enLongMonthList,</w:t>
      </w:r>
    </w:p>
    <w:p w14:paraId="197BF3A2" w14:textId="77777777" w:rsidR="008A4984" w:rsidRPr="00EC76D5" w:rsidRDefault="008A4984" w:rsidP="008A4984">
      <w:pPr>
        <w:pStyle w:val="Code"/>
        <w:rPr>
          <w:highlight w:val="white"/>
        </w:rPr>
      </w:pPr>
      <w:r w:rsidRPr="00EC76D5">
        <w:rPr>
          <w:highlight w:val="white"/>
        </w:rPr>
        <w:t xml:space="preserve">                                  "abcdefghijklmnopqrstuvwxyz", "ABCDEFGHIJKLMNOPQRSTUVWXYZ", enMessageList};</w:t>
      </w:r>
    </w:p>
    <w:p w14:paraId="433E5376" w14:textId="77777777" w:rsidR="008A4984" w:rsidRPr="00EC76D5" w:rsidRDefault="008A4984" w:rsidP="008A4984">
      <w:pPr>
        <w:pStyle w:val="Code"/>
        <w:rPr>
          <w:highlight w:val="white"/>
        </w:rPr>
      </w:pPr>
    </w:p>
    <w:p w14:paraId="4914A5E4" w14:textId="77777777" w:rsidR="008A4984" w:rsidRPr="00EC76D5" w:rsidRDefault="008A4984" w:rsidP="008A4984">
      <w:pPr>
        <w:pStyle w:val="Code"/>
        <w:rPr>
          <w:highlight w:val="white"/>
        </w:rPr>
      </w:pPr>
      <w:r w:rsidRPr="00EC76D5">
        <w:rPr>
          <w:highlight w:val="white"/>
        </w:rPr>
        <w:t>static char* swShortDayList[] = {"Son", "Man", "Tis", "Ons", "Tor", "Fre", "Lor"};</w:t>
      </w:r>
    </w:p>
    <w:p w14:paraId="382CF55E" w14:textId="77777777" w:rsidR="008A4984" w:rsidRPr="00EC76D5" w:rsidRDefault="008A4984" w:rsidP="008A4984">
      <w:pPr>
        <w:pStyle w:val="Code"/>
        <w:rPr>
          <w:highlight w:val="white"/>
        </w:rPr>
      </w:pPr>
      <w:r w:rsidRPr="00EC76D5">
        <w:rPr>
          <w:highlight w:val="white"/>
        </w:rPr>
        <w:t>static char* swLongDayList[] = {"Sondag", "Mandag", "Tisdag", "Onsdag", "Torsdag", "Fredag", "Lordag"};</w:t>
      </w:r>
    </w:p>
    <w:p w14:paraId="2FCDF350" w14:textId="77777777" w:rsidR="008A4984" w:rsidRPr="00EC76D5" w:rsidRDefault="008A4984" w:rsidP="008A4984">
      <w:pPr>
        <w:pStyle w:val="Code"/>
        <w:rPr>
          <w:highlight w:val="white"/>
        </w:rPr>
      </w:pPr>
      <w:r w:rsidRPr="00EC76D5">
        <w:rPr>
          <w:highlight w:val="white"/>
        </w:rPr>
        <w:t>static char* swShortMonthList[] = {"Jan", "Feb", "Mar", "Apr", "Maj", "Jun", "Jul", "Aug", "Sep", "Okt", "Nov", "Dec"};</w:t>
      </w:r>
    </w:p>
    <w:p w14:paraId="0AFC0794" w14:textId="77777777" w:rsidR="008A4984" w:rsidRPr="00EC76D5" w:rsidRDefault="008A4984" w:rsidP="008A4984">
      <w:pPr>
        <w:pStyle w:val="Code"/>
        <w:rPr>
          <w:highlight w:val="white"/>
        </w:rPr>
      </w:pPr>
      <w:r w:rsidRPr="00EC76D5">
        <w:rPr>
          <w:highlight w:val="white"/>
        </w:rPr>
        <w:t>static char* swLongMonthList[] = {"Januari", "Februari", "Mars", "April", "Maj", "Juni", "Juli", "Augusit", "September", "Oktober", "November", "December"};</w:t>
      </w:r>
    </w:p>
    <w:p w14:paraId="01BB5F22" w14:textId="77777777" w:rsidR="008A4984" w:rsidRPr="00EC76D5" w:rsidRDefault="008A4984" w:rsidP="008A4984">
      <w:pPr>
        <w:pStyle w:val="Code"/>
        <w:rPr>
          <w:highlight w:val="white"/>
        </w:rPr>
      </w:pPr>
      <w:r w:rsidRPr="00EC76D5">
        <w:rPr>
          <w:highlight w:val="white"/>
        </w:rPr>
        <w:t>static char* swMessageList[] = {"inga fel", "felaktigt functionsnummer",</w:t>
      </w:r>
    </w:p>
    <w:p w14:paraId="0C3D4ED5" w14:textId="77777777" w:rsidR="008A4984" w:rsidRPr="00EC76D5" w:rsidRDefault="008A4984" w:rsidP="008A4984">
      <w:pPr>
        <w:pStyle w:val="Code"/>
        <w:rPr>
          <w:highlight w:val="white"/>
        </w:rPr>
      </w:pPr>
      <w:r w:rsidRPr="00EC76D5">
        <w:rPr>
          <w:highlight w:val="white"/>
        </w:rPr>
        <w:t xml:space="preserve">                                "hittar ej filen", "hittar ej sokvagen", "inget handtag tillgangligt", "atkomst nekad",</w:t>
      </w:r>
    </w:p>
    <w:p w14:paraId="2705ECB1" w14:textId="77777777" w:rsidR="008A4984" w:rsidRPr="00EC76D5" w:rsidRDefault="008A4984" w:rsidP="008A4984">
      <w:pPr>
        <w:pStyle w:val="Code"/>
        <w:rPr>
          <w:highlight w:val="white"/>
        </w:rPr>
      </w:pPr>
      <w:r w:rsidRPr="00EC76D5">
        <w:rPr>
          <w:highlight w:val="white"/>
        </w:rPr>
        <w:t xml:space="preserve">                                "utanfor doman", "utanfor range", "felaktig multibyte-sekvens",</w:t>
      </w:r>
    </w:p>
    <w:p w14:paraId="29560C53" w14:textId="77777777" w:rsidR="008A4984" w:rsidRPr="00EC76D5" w:rsidRDefault="008A4984" w:rsidP="008A4984">
      <w:pPr>
        <w:pStyle w:val="Code"/>
        <w:rPr>
          <w:highlight w:val="white"/>
        </w:rPr>
      </w:pPr>
      <w:r w:rsidRPr="00EC76D5">
        <w:rPr>
          <w:highlight w:val="white"/>
        </w:rPr>
        <w:t xml:space="preserve">                                "fel vid oppning", "fel vid flushing", "fel vid stangning", "fel oppningslage",</w:t>
      </w:r>
    </w:p>
    <w:p w14:paraId="65238210" w14:textId="77777777" w:rsidR="008A4984" w:rsidRPr="00EC76D5" w:rsidRDefault="008A4984" w:rsidP="008A4984">
      <w:pPr>
        <w:pStyle w:val="Code"/>
        <w:rPr>
          <w:highlight w:val="white"/>
        </w:rPr>
      </w:pPr>
      <w:r w:rsidRPr="00EC76D5">
        <w:rPr>
          <w:highlight w:val="white"/>
        </w:rPr>
        <w:t xml:space="preserve">                                "fel vid skrivning", "fel vid lasning", "fel vid sokning",</w:t>
      </w:r>
    </w:p>
    <w:p w14:paraId="1E4180F6" w14:textId="77777777" w:rsidR="008A4984" w:rsidRPr="00EC76D5" w:rsidRDefault="008A4984" w:rsidP="008A4984">
      <w:pPr>
        <w:pStyle w:val="Code"/>
        <w:rPr>
          <w:highlight w:val="white"/>
        </w:rPr>
      </w:pPr>
      <w:r w:rsidRPr="00EC76D5">
        <w:rPr>
          <w:highlight w:val="white"/>
        </w:rPr>
        <w:t xml:space="preserve">                                "fel vid telling", "fel vid borttagning av fil", "fel vid namnbyte av fil"};</w:t>
      </w:r>
    </w:p>
    <w:p w14:paraId="51FD10C4" w14:textId="77777777" w:rsidR="008A4984" w:rsidRPr="00EC76D5" w:rsidRDefault="008A4984" w:rsidP="008A4984">
      <w:pPr>
        <w:pStyle w:val="Code"/>
        <w:rPr>
          <w:highlight w:val="white"/>
        </w:rPr>
      </w:pPr>
      <w:r w:rsidRPr="00EC76D5">
        <w:rPr>
          <w:highlight w:val="white"/>
        </w:rPr>
        <w:t>static struct lconv sw_EN_utf8 = {1, 2, swShortDayList, swLongDayList, enShortMonthList, swLongMonthList,</w:t>
      </w:r>
    </w:p>
    <w:p w14:paraId="74792044" w14:textId="77777777" w:rsidR="008A4984" w:rsidRPr="00EC76D5" w:rsidRDefault="008A4984" w:rsidP="008A4984">
      <w:pPr>
        <w:pStyle w:val="Code"/>
        <w:rPr>
          <w:highlight w:val="white"/>
        </w:rPr>
      </w:pPr>
      <w:r w:rsidRPr="00EC76D5">
        <w:rPr>
          <w:highlight w:val="white"/>
        </w:rPr>
        <w:t xml:space="preserve">                                  "abcdefghijklmnopqrstuvwxyz", "ABCDEFGHIJKLMNOPQRSTUVWXYZ", swMessageList};</w:t>
      </w:r>
    </w:p>
    <w:p w14:paraId="65D7D493" w14:textId="77777777" w:rsidR="008A4984" w:rsidRPr="00EC76D5" w:rsidRDefault="008A4984" w:rsidP="008A4984">
      <w:pPr>
        <w:pStyle w:val="Code"/>
        <w:rPr>
          <w:highlight w:val="white"/>
        </w:rPr>
      </w:pPr>
    </w:p>
    <w:p w14:paraId="2402FF9E" w14:textId="77777777" w:rsidR="008A4984" w:rsidRPr="00EC76D5" w:rsidRDefault="008A4984" w:rsidP="008A4984">
      <w:pPr>
        <w:pStyle w:val="Code"/>
        <w:rPr>
          <w:highlight w:val="white"/>
        </w:rPr>
      </w:pPr>
      <w:r w:rsidRPr="00EC76D5">
        <w:rPr>
          <w:highlight w:val="white"/>
        </w:rPr>
        <w:t>static struct _s {</w:t>
      </w:r>
    </w:p>
    <w:p w14:paraId="22151FAD" w14:textId="77777777" w:rsidR="008A4984" w:rsidRPr="00EC76D5" w:rsidRDefault="008A4984" w:rsidP="008A4984">
      <w:pPr>
        <w:pStyle w:val="Code"/>
        <w:rPr>
          <w:highlight w:val="white"/>
        </w:rPr>
      </w:pPr>
      <w:r w:rsidRPr="00EC76D5">
        <w:rPr>
          <w:highlight w:val="white"/>
        </w:rPr>
        <w:t xml:space="preserve">  char* name;</w:t>
      </w:r>
    </w:p>
    <w:p w14:paraId="1F6CEA12" w14:textId="77777777" w:rsidR="008A4984" w:rsidRPr="00EC76D5" w:rsidRDefault="008A4984" w:rsidP="008A4984">
      <w:pPr>
        <w:pStyle w:val="Code"/>
        <w:rPr>
          <w:highlight w:val="white"/>
        </w:rPr>
      </w:pPr>
      <w:r w:rsidRPr="00EC76D5">
        <w:rPr>
          <w:highlight w:val="white"/>
        </w:rPr>
        <w:t xml:space="preserve">  struct lconv* localePtr;</w:t>
      </w:r>
    </w:p>
    <w:p w14:paraId="305C6D30" w14:textId="77777777" w:rsidR="008A4984" w:rsidRPr="00EC76D5" w:rsidRDefault="008A4984" w:rsidP="008A4984">
      <w:pPr>
        <w:pStyle w:val="Code"/>
        <w:rPr>
          <w:highlight w:val="white"/>
        </w:rPr>
      </w:pPr>
      <w:r w:rsidRPr="00EC76D5">
        <w:rPr>
          <w:highlight w:val="white"/>
        </w:rPr>
        <w:t>} sArray[] = {{"", &amp;en_US_utf8}, {"C", &amp;en_US_utf8}, {"US", &amp;en_US_utf8}, {"SE", &amp;sw_EN_utf8}};</w:t>
      </w:r>
    </w:p>
    <w:p w14:paraId="64D58A33" w14:textId="77777777" w:rsidR="008A4984" w:rsidRPr="00EC76D5" w:rsidRDefault="008A4984" w:rsidP="008A4984">
      <w:pPr>
        <w:pStyle w:val="Code"/>
        <w:rPr>
          <w:highlight w:val="white"/>
        </w:rPr>
      </w:pPr>
    </w:p>
    <w:p w14:paraId="6F23B678" w14:textId="77777777" w:rsidR="008A4984" w:rsidRPr="00EC76D5" w:rsidRDefault="008A4984" w:rsidP="008A4984">
      <w:pPr>
        <w:pStyle w:val="Code"/>
        <w:rPr>
          <w:highlight w:val="white"/>
        </w:rPr>
      </w:pPr>
      <w:r w:rsidRPr="00EC76D5">
        <w:rPr>
          <w:highlight w:val="white"/>
        </w:rPr>
        <w:t>static int sSize = (sizeof sArray) / (sizeof sArray[0]);</w:t>
      </w:r>
    </w:p>
    <w:p w14:paraId="481C01AB" w14:textId="77777777" w:rsidR="008A4984" w:rsidRPr="00EC76D5" w:rsidRDefault="008A4984" w:rsidP="008A4984">
      <w:pPr>
        <w:pStyle w:val="Code"/>
        <w:rPr>
          <w:highlight w:val="white"/>
        </w:rPr>
      </w:pPr>
      <w:r w:rsidRPr="00EC76D5">
        <w:rPr>
          <w:highlight w:val="white"/>
        </w:rPr>
        <w:t>static struct _s* g_currStructPtr = &amp;sArray[0];</w:t>
      </w:r>
    </w:p>
    <w:p w14:paraId="7578E27F" w14:textId="77777777" w:rsidR="008A4984" w:rsidRPr="00EC76D5" w:rsidRDefault="008A4984" w:rsidP="008A4984">
      <w:pPr>
        <w:pStyle w:val="Code"/>
        <w:rPr>
          <w:highlight w:val="white"/>
        </w:rPr>
      </w:pPr>
    </w:p>
    <w:p w14:paraId="39961920" w14:textId="77777777" w:rsidR="008A4984" w:rsidRPr="00EC76D5" w:rsidRDefault="008A4984" w:rsidP="008A4984">
      <w:pPr>
        <w:pStyle w:val="Code"/>
        <w:rPr>
          <w:highlight w:val="white"/>
        </w:rPr>
      </w:pPr>
      <w:r w:rsidRPr="00EC76D5">
        <w:rPr>
          <w:highlight w:val="white"/>
        </w:rPr>
        <w:t>#define PRINT(x,y) { printf(#x " = &lt;%" #y "&gt;\n", (x)); }</w:t>
      </w:r>
    </w:p>
    <w:p w14:paraId="4E4EA52F" w14:textId="77777777" w:rsidR="008A4984" w:rsidRPr="00EC76D5" w:rsidRDefault="008A4984" w:rsidP="008A4984">
      <w:pPr>
        <w:pStyle w:val="Code"/>
        <w:rPr>
          <w:highlight w:val="white"/>
        </w:rPr>
      </w:pPr>
    </w:p>
    <w:p w14:paraId="3A23DDA2" w14:textId="77777777" w:rsidR="008A4984" w:rsidRPr="00EC76D5" w:rsidRDefault="008A4984" w:rsidP="008A4984">
      <w:pPr>
        <w:pStyle w:val="Code"/>
        <w:rPr>
          <w:highlight w:val="white"/>
        </w:rPr>
      </w:pPr>
      <w:r w:rsidRPr="00EC76D5">
        <w:rPr>
          <w:highlight w:val="white"/>
        </w:rPr>
        <w:t>char* setlocale(int /*flag*/, char* newName) {</w:t>
      </w:r>
    </w:p>
    <w:p w14:paraId="0CFA565D" w14:textId="77777777" w:rsidR="008A4984" w:rsidRPr="00EC76D5" w:rsidRDefault="008A4984" w:rsidP="008A4984">
      <w:pPr>
        <w:pStyle w:val="Code"/>
        <w:rPr>
          <w:highlight w:val="white"/>
        </w:rPr>
      </w:pPr>
      <w:r w:rsidRPr="00EC76D5">
        <w:rPr>
          <w:highlight w:val="white"/>
        </w:rPr>
        <w:t xml:space="preserve">  int index;</w:t>
      </w:r>
    </w:p>
    <w:p w14:paraId="7ACFDE56" w14:textId="77777777" w:rsidR="008A4984" w:rsidRPr="00EC76D5" w:rsidRDefault="008A4984" w:rsidP="008A4984">
      <w:pPr>
        <w:pStyle w:val="Code"/>
        <w:rPr>
          <w:highlight w:val="white"/>
        </w:rPr>
      </w:pPr>
      <w:r w:rsidRPr="00EC76D5">
        <w:rPr>
          <w:highlight w:val="white"/>
        </w:rPr>
        <w:t xml:space="preserve">  char *oldName = (g_currStructPtr != NULL) ? g_currStructPtr-&gt;name : NULL;</w:t>
      </w:r>
    </w:p>
    <w:p w14:paraId="13917E0F" w14:textId="77777777" w:rsidR="008A4984" w:rsidRPr="00EC76D5" w:rsidRDefault="008A4984" w:rsidP="008A4984">
      <w:pPr>
        <w:pStyle w:val="Code"/>
        <w:rPr>
          <w:highlight w:val="white"/>
        </w:rPr>
      </w:pPr>
      <w:r w:rsidRPr="00EC76D5">
        <w:rPr>
          <w:highlight w:val="white"/>
        </w:rPr>
        <w:t xml:space="preserve">  g_currStructPtr = NULL;</w:t>
      </w:r>
    </w:p>
    <w:p w14:paraId="4F9DBFD1" w14:textId="77777777" w:rsidR="008A4984" w:rsidRPr="00EC76D5" w:rsidRDefault="008A4984" w:rsidP="008A4984">
      <w:pPr>
        <w:pStyle w:val="Code"/>
        <w:rPr>
          <w:highlight w:val="white"/>
        </w:rPr>
      </w:pPr>
    </w:p>
    <w:p w14:paraId="71D4A1DE" w14:textId="77777777" w:rsidR="008A4984" w:rsidRPr="00EC76D5" w:rsidRDefault="008A4984" w:rsidP="008A4984">
      <w:pPr>
        <w:pStyle w:val="Code"/>
        <w:rPr>
          <w:highlight w:val="white"/>
        </w:rPr>
      </w:pPr>
      <w:r w:rsidRPr="00EC76D5">
        <w:rPr>
          <w:highlight w:val="white"/>
        </w:rPr>
        <w:t xml:space="preserve">  if (newName != NULL) {</w:t>
      </w:r>
    </w:p>
    <w:p w14:paraId="0552C5E7" w14:textId="77777777" w:rsidR="008A4984" w:rsidRPr="00EC76D5" w:rsidRDefault="008A4984" w:rsidP="008A4984">
      <w:pPr>
        <w:pStyle w:val="Code"/>
        <w:rPr>
          <w:highlight w:val="white"/>
        </w:rPr>
      </w:pPr>
      <w:r w:rsidRPr="00EC76D5">
        <w:rPr>
          <w:highlight w:val="white"/>
        </w:rPr>
        <w:t xml:space="preserve">    for (index = 0; index &lt; sSize; ++index) {</w:t>
      </w:r>
    </w:p>
    <w:p w14:paraId="537ED2F5" w14:textId="77777777" w:rsidR="008A4984" w:rsidRPr="00EC76D5" w:rsidRDefault="008A4984" w:rsidP="008A4984">
      <w:pPr>
        <w:pStyle w:val="Code"/>
        <w:rPr>
          <w:highlight w:val="white"/>
        </w:rPr>
      </w:pPr>
      <w:r w:rsidRPr="00EC76D5">
        <w:rPr>
          <w:highlight w:val="white"/>
        </w:rPr>
        <w:t xml:space="preserve">      if (strcmp(newName, sArray[index].name) == 0) {</w:t>
      </w:r>
    </w:p>
    <w:p w14:paraId="436FE901" w14:textId="77777777" w:rsidR="008A4984" w:rsidRPr="00EC76D5" w:rsidRDefault="008A4984" w:rsidP="008A4984">
      <w:pPr>
        <w:pStyle w:val="Code"/>
        <w:rPr>
          <w:highlight w:val="white"/>
        </w:rPr>
      </w:pPr>
      <w:r w:rsidRPr="00EC76D5">
        <w:rPr>
          <w:highlight w:val="white"/>
        </w:rPr>
        <w:t xml:space="preserve">        g_currStructPtr = &amp;sArray[index];</w:t>
      </w:r>
    </w:p>
    <w:p w14:paraId="374AA9B3" w14:textId="77777777" w:rsidR="008A4984" w:rsidRPr="00EC76D5" w:rsidRDefault="008A4984" w:rsidP="008A4984">
      <w:pPr>
        <w:pStyle w:val="Code"/>
        <w:rPr>
          <w:highlight w:val="white"/>
        </w:rPr>
      </w:pPr>
      <w:r w:rsidRPr="00EC76D5">
        <w:rPr>
          <w:highlight w:val="white"/>
        </w:rPr>
        <w:t xml:space="preserve">        break;</w:t>
      </w:r>
    </w:p>
    <w:p w14:paraId="465D05CE" w14:textId="77777777" w:rsidR="008A4984" w:rsidRPr="00EC76D5" w:rsidRDefault="008A4984" w:rsidP="008A4984">
      <w:pPr>
        <w:pStyle w:val="Code"/>
        <w:rPr>
          <w:highlight w:val="white"/>
        </w:rPr>
      </w:pPr>
      <w:r w:rsidRPr="00EC76D5">
        <w:rPr>
          <w:highlight w:val="white"/>
        </w:rPr>
        <w:t xml:space="preserve">      }</w:t>
      </w:r>
    </w:p>
    <w:p w14:paraId="79B47823" w14:textId="77777777" w:rsidR="008A4984" w:rsidRPr="00EC76D5" w:rsidRDefault="008A4984" w:rsidP="008A4984">
      <w:pPr>
        <w:pStyle w:val="Code"/>
        <w:rPr>
          <w:highlight w:val="white"/>
        </w:rPr>
      </w:pPr>
      <w:r w:rsidRPr="00EC76D5">
        <w:rPr>
          <w:highlight w:val="white"/>
        </w:rPr>
        <w:t xml:space="preserve">    }</w:t>
      </w:r>
    </w:p>
    <w:p w14:paraId="1B71E1C9" w14:textId="77777777" w:rsidR="008A4984" w:rsidRPr="00EC76D5" w:rsidRDefault="008A4984" w:rsidP="008A4984">
      <w:pPr>
        <w:pStyle w:val="Code"/>
        <w:rPr>
          <w:highlight w:val="white"/>
        </w:rPr>
      </w:pPr>
      <w:r w:rsidRPr="00EC76D5">
        <w:rPr>
          <w:highlight w:val="white"/>
        </w:rPr>
        <w:t xml:space="preserve">  }</w:t>
      </w:r>
    </w:p>
    <w:p w14:paraId="7AEF944A" w14:textId="77777777" w:rsidR="008A4984" w:rsidRPr="00EC76D5" w:rsidRDefault="008A4984" w:rsidP="008A4984">
      <w:pPr>
        <w:pStyle w:val="Code"/>
        <w:rPr>
          <w:highlight w:val="white"/>
        </w:rPr>
      </w:pPr>
    </w:p>
    <w:p w14:paraId="5418C488" w14:textId="77777777" w:rsidR="008A4984" w:rsidRPr="00EC76D5" w:rsidRDefault="008A4984" w:rsidP="008A4984">
      <w:pPr>
        <w:pStyle w:val="Code"/>
        <w:rPr>
          <w:highlight w:val="white"/>
        </w:rPr>
      </w:pPr>
      <w:r w:rsidRPr="00EC76D5">
        <w:rPr>
          <w:highlight w:val="white"/>
        </w:rPr>
        <w:t xml:space="preserve">  return oldName;</w:t>
      </w:r>
    </w:p>
    <w:p w14:paraId="553873BD" w14:textId="77777777" w:rsidR="008A4984" w:rsidRPr="00EC76D5" w:rsidRDefault="008A4984" w:rsidP="008A4984">
      <w:pPr>
        <w:pStyle w:val="Code"/>
        <w:rPr>
          <w:highlight w:val="white"/>
        </w:rPr>
      </w:pPr>
      <w:r w:rsidRPr="00EC76D5">
        <w:rPr>
          <w:highlight w:val="white"/>
        </w:rPr>
        <w:t>}</w:t>
      </w:r>
    </w:p>
    <w:p w14:paraId="71BD0DCC" w14:textId="77777777" w:rsidR="008A4984" w:rsidRPr="00EC76D5" w:rsidRDefault="008A4984" w:rsidP="008A4984">
      <w:pPr>
        <w:pStyle w:val="Code"/>
        <w:rPr>
          <w:highlight w:val="white"/>
        </w:rPr>
      </w:pPr>
    </w:p>
    <w:p w14:paraId="7CC739C6" w14:textId="77777777" w:rsidR="008A4984" w:rsidRPr="00EC76D5" w:rsidRDefault="008A4984" w:rsidP="008A4984">
      <w:pPr>
        <w:pStyle w:val="Code"/>
        <w:rPr>
          <w:highlight w:val="white"/>
        </w:rPr>
      </w:pPr>
      <w:r w:rsidRPr="00EC76D5">
        <w:rPr>
          <w:highlight w:val="white"/>
        </w:rPr>
        <w:t>struct lconv* localeconv(void) {</w:t>
      </w:r>
    </w:p>
    <w:p w14:paraId="02006C13" w14:textId="77777777" w:rsidR="008A4984" w:rsidRPr="00EC76D5" w:rsidRDefault="008A4984" w:rsidP="008A4984">
      <w:pPr>
        <w:pStyle w:val="Code"/>
        <w:rPr>
          <w:highlight w:val="white"/>
        </w:rPr>
      </w:pPr>
      <w:r w:rsidRPr="00EC76D5">
        <w:rPr>
          <w:highlight w:val="white"/>
        </w:rPr>
        <w:t xml:space="preserve">  return (g_currStructPtr != NULL) ? g_currStructPtr-&gt;localePtr : NULL;</w:t>
      </w:r>
    </w:p>
    <w:p w14:paraId="47122573" w14:textId="653ED437" w:rsidR="0062113D" w:rsidRPr="00EC76D5" w:rsidRDefault="008A4984" w:rsidP="008A4984">
      <w:pPr>
        <w:pStyle w:val="Code"/>
      </w:pPr>
      <w:r w:rsidRPr="00EC76D5">
        <w:rPr>
          <w:highlight w:val="white"/>
        </w:rPr>
        <w:t>}</w:t>
      </w:r>
    </w:p>
    <w:p w14:paraId="49ABB85A" w14:textId="1DA2AF82" w:rsidR="00B15CBB" w:rsidRPr="00EC76D5" w:rsidRDefault="00B15CBB" w:rsidP="00265BDF">
      <w:pPr>
        <w:pStyle w:val="Rubrik2"/>
      </w:pPr>
      <w:bookmarkStart w:id="5880" w:name="_Toc481936456"/>
      <w:r w:rsidRPr="00EC76D5">
        <w:t>Character Types</w:t>
      </w:r>
      <w:bookmarkEnd w:id="5880"/>
    </w:p>
    <w:p w14:paraId="243F8CAB" w14:textId="55164455" w:rsidR="00EE220E" w:rsidRPr="00EC76D5" w:rsidRDefault="00B15CBB" w:rsidP="00B15CBB">
      <w:pPr>
        <w:pStyle w:val="CodeListing"/>
      </w:pPr>
      <w:r w:rsidRPr="00EC76D5">
        <w:t>CT</w:t>
      </w:r>
      <w:r w:rsidR="00EE220E" w:rsidRPr="00EC76D5">
        <w:t>ype.h</w:t>
      </w:r>
    </w:p>
    <w:p w14:paraId="5F808119" w14:textId="77777777" w:rsidR="00FD2002" w:rsidRPr="00EC76D5" w:rsidRDefault="00FD2002" w:rsidP="00FD2002">
      <w:pPr>
        <w:pStyle w:val="Code"/>
        <w:rPr>
          <w:highlight w:val="white"/>
        </w:rPr>
      </w:pPr>
      <w:r w:rsidRPr="00EC76D5">
        <w:rPr>
          <w:highlight w:val="white"/>
        </w:rPr>
        <w:t>#ifndef __CTYPE_H__</w:t>
      </w:r>
    </w:p>
    <w:p w14:paraId="5FE58654" w14:textId="77777777" w:rsidR="00FD2002" w:rsidRPr="00EC76D5" w:rsidRDefault="00FD2002" w:rsidP="00FD2002">
      <w:pPr>
        <w:pStyle w:val="Code"/>
        <w:rPr>
          <w:highlight w:val="white"/>
        </w:rPr>
      </w:pPr>
      <w:r w:rsidRPr="00EC76D5">
        <w:rPr>
          <w:highlight w:val="white"/>
        </w:rPr>
        <w:t>#define __CTYPE_H__</w:t>
      </w:r>
    </w:p>
    <w:p w14:paraId="035F3416" w14:textId="77777777" w:rsidR="00FD2002" w:rsidRPr="00EC76D5" w:rsidRDefault="00FD2002" w:rsidP="00FD2002">
      <w:pPr>
        <w:pStyle w:val="Code"/>
        <w:rPr>
          <w:highlight w:val="white"/>
        </w:rPr>
      </w:pPr>
    </w:p>
    <w:p w14:paraId="765DF539" w14:textId="77777777" w:rsidR="00FD2002" w:rsidRPr="00EC76D5" w:rsidRDefault="00FD2002" w:rsidP="00FD2002">
      <w:pPr>
        <w:pStyle w:val="Code"/>
        <w:rPr>
          <w:highlight w:val="white"/>
        </w:rPr>
      </w:pPr>
      <w:r w:rsidRPr="00EC76D5">
        <w:rPr>
          <w:highlight w:val="white"/>
        </w:rPr>
        <w:t>extern int islower(int c);</w:t>
      </w:r>
    </w:p>
    <w:p w14:paraId="0D95859E" w14:textId="77777777" w:rsidR="00FD2002" w:rsidRPr="00EC76D5" w:rsidRDefault="00FD2002" w:rsidP="00FD2002">
      <w:pPr>
        <w:pStyle w:val="Code"/>
        <w:rPr>
          <w:highlight w:val="white"/>
        </w:rPr>
      </w:pPr>
      <w:r w:rsidRPr="00EC76D5">
        <w:rPr>
          <w:highlight w:val="white"/>
        </w:rPr>
        <w:t>extern int isupper(int c);</w:t>
      </w:r>
    </w:p>
    <w:p w14:paraId="3C33C641" w14:textId="77777777" w:rsidR="00FD2002" w:rsidRPr="00EC76D5" w:rsidRDefault="00FD2002" w:rsidP="00FD2002">
      <w:pPr>
        <w:pStyle w:val="Code"/>
        <w:rPr>
          <w:highlight w:val="white"/>
        </w:rPr>
      </w:pPr>
      <w:r w:rsidRPr="00EC76D5">
        <w:rPr>
          <w:highlight w:val="white"/>
        </w:rPr>
        <w:t>extern int isalpha(int c);</w:t>
      </w:r>
    </w:p>
    <w:p w14:paraId="29498CDF" w14:textId="77777777" w:rsidR="00FD2002" w:rsidRPr="00EC76D5" w:rsidRDefault="00FD2002" w:rsidP="00FD2002">
      <w:pPr>
        <w:pStyle w:val="Code"/>
        <w:rPr>
          <w:highlight w:val="white"/>
        </w:rPr>
      </w:pPr>
      <w:r w:rsidRPr="00EC76D5">
        <w:rPr>
          <w:highlight w:val="white"/>
        </w:rPr>
        <w:t>extern int isdigit(int c);</w:t>
      </w:r>
    </w:p>
    <w:p w14:paraId="05AE1803" w14:textId="77777777" w:rsidR="00FD2002" w:rsidRPr="00EC76D5" w:rsidRDefault="00FD2002" w:rsidP="00FD2002">
      <w:pPr>
        <w:pStyle w:val="Code"/>
        <w:rPr>
          <w:highlight w:val="white"/>
        </w:rPr>
      </w:pPr>
      <w:r w:rsidRPr="00EC76D5">
        <w:rPr>
          <w:highlight w:val="white"/>
        </w:rPr>
        <w:t>extern int isalnum(int c);</w:t>
      </w:r>
    </w:p>
    <w:p w14:paraId="02DBEC22" w14:textId="77777777" w:rsidR="00FD2002" w:rsidRPr="00EC76D5" w:rsidRDefault="00FD2002" w:rsidP="00FD2002">
      <w:pPr>
        <w:pStyle w:val="Code"/>
        <w:rPr>
          <w:highlight w:val="white"/>
        </w:rPr>
      </w:pPr>
      <w:r w:rsidRPr="00EC76D5">
        <w:rPr>
          <w:highlight w:val="white"/>
        </w:rPr>
        <w:t>extern int isxdigit(int c);</w:t>
      </w:r>
    </w:p>
    <w:p w14:paraId="49FE7AF0" w14:textId="77777777" w:rsidR="00FD2002" w:rsidRPr="00EC76D5" w:rsidRDefault="00FD2002" w:rsidP="00FD2002">
      <w:pPr>
        <w:pStyle w:val="Code"/>
        <w:rPr>
          <w:highlight w:val="white"/>
        </w:rPr>
      </w:pPr>
      <w:r w:rsidRPr="00EC76D5">
        <w:rPr>
          <w:highlight w:val="white"/>
        </w:rPr>
        <w:t>extern int isgraph(int c);</w:t>
      </w:r>
    </w:p>
    <w:p w14:paraId="42BF37EF" w14:textId="77777777" w:rsidR="00FD2002" w:rsidRPr="00EC76D5" w:rsidRDefault="00FD2002" w:rsidP="00FD2002">
      <w:pPr>
        <w:pStyle w:val="Code"/>
        <w:rPr>
          <w:highlight w:val="white"/>
        </w:rPr>
      </w:pPr>
      <w:r w:rsidRPr="00EC76D5">
        <w:rPr>
          <w:highlight w:val="white"/>
        </w:rPr>
        <w:t>extern int isprint(int c);</w:t>
      </w:r>
    </w:p>
    <w:p w14:paraId="3CD1A823" w14:textId="77777777" w:rsidR="00FD2002" w:rsidRPr="00EC76D5" w:rsidRDefault="00FD2002" w:rsidP="00FD2002">
      <w:pPr>
        <w:pStyle w:val="Code"/>
        <w:rPr>
          <w:highlight w:val="white"/>
        </w:rPr>
      </w:pPr>
      <w:r w:rsidRPr="00EC76D5">
        <w:rPr>
          <w:highlight w:val="white"/>
        </w:rPr>
        <w:t>extern int ispunct(int c);</w:t>
      </w:r>
    </w:p>
    <w:p w14:paraId="522C1829" w14:textId="77777777" w:rsidR="00FD2002" w:rsidRPr="00EC76D5" w:rsidRDefault="00FD2002" w:rsidP="00FD2002">
      <w:pPr>
        <w:pStyle w:val="Code"/>
        <w:rPr>
          <w:highlight w:val="white"/>
        </w:rPr>
      </w:pPr>
      <w:r w:rsidRPr="00EC76D5">
        <w:rPr>
          <w:highlight w:val="white"/>
        </w:rPr>
        <w:t>extern int iscntrl(int c);</w:t>
      </w:r>
    </w:p>
    <w:p w14:paraId="00A7C7BF" w14:textId="77777777" w:rsidR="00FD2002" w:rsidRPr="00EC76D5" w:rsidRDefault="00FD2002" w:rsidP="00FD2002">
      <w:pPr>
        <w:pStyle w:val="Code"/>
        <w:rPr>
          <w:highlight w:val="white"/>
        </w:rPr>
      </w:pPr>
      <w:r w:rsidRPr="00EC76D5">
        <w:rPr>
          <w:highlight w:val="white"/>
        </w:rPr>
        <w:t>extern int isspace(int c);</w:t>
      </w:r>
    </w:p>
    <w:p w14:paraId="3FA69E9D" w14:textId="77777777" w:rsidR="00FD2002" w:rsidRPr="00EC76D5" w:rsidRDefault="00FD2002" w:rsidP="00FD2002">
      <w:pPr>
        <w:pStyle w:val="Code"/>
        <w:rPr>
          <w:highlight w:val="white"/>
        </w:rPr>
      </w:pPr>
      <w:r w:rsidRPr="00EC76D5">
        <w:rPr>
          <w:highlight w:val="white"/>
        </w:rPr>
        <w:t>extern int tolower(int c);</w:t>
      </w:r>
    </w:p>
    <w:p w14:paraId="761FB7A9" w14:textId="77777777" w:rsidR="00FD2002" w:rsidRPr="00EC76D5" w:rsidRDefault="00FD2002" w:rsidP="00FD2002">
      <w:pPr>
        <w:pStyle w:val="Code"/>
        <w:rPr>
          <w:highlight w:val="white"/>
        </w:rPr>
      </w:pPr>
      <w:r w:rsidRPr="00EC76D5">
        <w:rPr>
          <w:highlight w:val="white"/>
        </w:rPr>
        <w:t>extern int toupper(int c);</w:t>
      </w:r>
    </w:p>
    <w:p w14:paraId="39D5D6C4" w14:textId="77777777" w:rsidR="00FD2002" w:rsidRPr="00EC76D5" w:rsidRDefault="00FD2002" w:rsidP="00FD2002">
      <w:pPr>
        <w:pStyle w:val="Code"/>
        <w:rPr>
          <w:highlight w:val="white"/>
        </w:rPr>
      </w:pPr>
    </w:p>
    <w:p w14:paraId="5E6C4F47" w14:textId="2D5CCE16" w:rsidR="00B15CBB" w:rsidRPr="00EC76D5" w:rsidRDefault="00FD2002" w:rsidP="00FD2002">
      <w:pPr>
        <w:pStyle w:val="Code"/>
      </w:pPr>
      <w:r w:rsidRPr="00EC76D5">
        <w:rPr>
          <w:highlight w:val="white"/>
        </w:rPr>
        <w:t>#endif</w:t>
      </w:r>
    </w:p>
    <w:p w14:paraId="5C5AF2B0" w14:textId="09310049" w:rsidR="00FD2002" w:rsidRPr="00EC76D5" w:rsidRDefault="00FD2002" w:rsidP="00FD2002">
      <w:pPr>
        <w:pStyle w:val="CodeListing"/>
      </w:pPr>
      <w:r w:rsidRPr="00EC76D5">
        <w:t>CType.c</w:t>
      </w:r>
    </w:p>
    <w:p w14:paraId="30889FF4" w14:textId="77777777" w:rsidR="00FD2002" w:rsidRPr="00EC76D5" w:rsidRDefault="00FD2002" w:rsidP="00DF2FAB">
      <w:pPr>
        <w:pStyle w:val="Code"/>
        <w:rPr>
          <w:highlight w:val="white"/>
        </w:rPr>
      </w:pPr>
      <w:r w:rsidRPr="00EC76D5">
        <w:rPr>
          <w:highlight w:val="white"/>
        </w:rPr>
        <w:t>#include &lt;CType.h&gt;</w:t>
      </w:r>
    </w:p>
    <w:p w14:paraId="046D0F5D" w14:textId="77777777" w:rsidR="00FD2002" w:rsidRPr="00EC76D5" w:rsidRDefault="00FD2002" w:rsidP="00DF2FAB">
      <w:pPr>
        <w:pStyle w:val="Code"/>
        <w:rPr>
          <w:highlight w:val="white"/>
        </w:rPr>
      </w:pPr>
      <w:r w:rsidRPr="00EC76D5">
        <w:rPr>
          <w:highlight w:val="white"/>
        </w:rPr>
        <w:t>#include &lt;StdIO.h&gt;</w:t>
      </w:r>
    </w:p>
    <w:p w14:paraId="66F30D58" w14:textId="77777777" w:rsidR="00FD2002" w:rsidRPr="00EC76D5" w:rsidRDefault="00FD2002" w:rsidP="00DF2FAB">
      <w:pPr>
        <w:pStyle w:val="Code"/>
        <w:rPr>
          <w:highlight w:val="white"/>
        </w:rPr>
      </w:pPr>
      <w:r w:rsidRPr="00EC76D5">
        <w:rPr>
          <w:highlight w:val="white"/>
        </w:rPr>
        <w:t>#include &lt;Locale.h&gt;</w:t>
      </w:r>
    </w:p>
    <w:p w14:paraId="1553C968" w14:textId="77777777" w:rsidR="00FD2002" w:rsidRPr="00EC76D5" w:rsidRDefault="00FD2002" w:rsidP="00DF2FAB">
      <w:pPr>
        <w:pStyle w:val="Code"/>
        <w:rPr>
          <w:highlight w:val="white"/>
        </w:rPr>
      </w:pPr>
      <w:r w:rsidRPr="00EC76D5">
        <w:rPr>
          <w:highlight w:val="white"/>
        </w:rPr>
        <w:t>#include &lt;String.h&gt;</w:t>
      </w:r>
    </w:p>
    <w:p w14:paraId="4A62457D" w14:textId="77777777" w:rsidR="00FD2002" w:rsidRPr="00EC76D5" w:rsidRDefault="00FD2002" w:rsidP="00DF2FAB">
      <w:pPr>
        <w:pStyle w:val="Code"/>
        <w:rPr>
          <w:highlight w:val="white"/>
        </w:rPr>
      </w:pPr>
      <w:r w:rsidRPr="00EC76D5">
        <w:rPr>
          <w:highlight w:val="white"/>
        </w:rPr>
        <w:t>#include &lt;StdDef.h&gt;</w:t>
      </w:r>
    </w:p>
    <w:p w14:paraId="3AD2AC51" w14:textId="77777777" w:rsidR="00FD2002" w:rsidRPr="00EC76D5" w:rsidRDefault="00FD2002" w:rsidP="00DF2FAB">
      <w:pPr>
        <w:pStyle w:val="Code"/>
        <w:rPr>
          <w:highlight w:val="white"/>
        </w:rPr>
      </w:pPr>
    </w:p>
    <w:p w14:paraId="79D05268" w14:textId="57E65834" w:rsidR="00FD2002" w:rsidRPr="00EC76D5" w:rsidRDefault="00FD2002" w:rsidP="00DF2FAB">
      <w:pPr>
        <w:pStyle w:val="Code"/>
        <w:rPr>
          <w:highlight w:val="white"/>
        </w:rPr>
      </w:pPr>
      <w:r w:rsidRPr="00EC76D5">
        <w:rPr>
          <w:highlight w:val="white"/>
        </w:rPr>
        <w:t>int islower(int c) {</w:t>
      </w:r>
    </w:p>
    <w:p w14:paraId="47F64C0D" w14:textId="77777777" w:rsidR="00FD2002" w:rsidRPr="00EC76D5" w:rsidRDefault="00FD2002" w:rsidP="00DF2FAB">
      <w:pPr>
        <w:pStyle w:val="Code"/>
        <w:rPr>
          <w:highlight w:val="white"/>
        </w:rPr>
      </w:pPr>
      <w:r w:rsidRPr="00EC76D5">
        <w:rPr>
          <w:highlight w:val="white"/>
        </w:rPr>
        <w:lastRenderedPageBreak/>
        <w:t xml:space="preserve">  struct lconv* localeConvPtr = localeconv();</w:t>
      </w:r>
    </w:p>
    <w:p w14:paraId="7994AE0E" w14:textId="77777777" w:rsidR="00FD2002" w:rsidRPr="00EC76D5" w:rsidRDefault="00FD2002" w:rsidP="00DF2FAB">
      <w:pPr>
        <w:pStyle w:val="Code"/>
        <w:rPr>
          <w:highlight w:val="white"/>
        </w:rPr>
      </w:pPr>
    </w:p>
    <w:p w14:paraId="640185FC" w14:textId="38C5066F" w:rsidR="00FD2002" w:rsidRPr="00EC76D5" w:rsidRDefault="00FD2002" w:rsidP="00DF2FAB">
      <w:pPr>
        <w:pStyle w:val="Code"/>
        <w:rPr>
          <w:highlight w:val="white"/>
        </w:rPr>
      </w:pPr>
      <w:r w:rsidRPr="00EC76D5">
        <w:rPr>
          <w:highlight w:val="white"/>
        </w:rPr>
        <w:t xml:space="preserve">  if (localeConvPtr != NULL) {</w:t>
      </w:r>
    </w:p>
    <w:p w14:paraId="0350F13C" w14:textId="77777777" w:rsidR="00FD2002" w:rsidRPr="00EC76D5" w:rsidRDefault="00FD2002" w:rsidP="00DF2FAB">
      <w:pPr>
        <w:pStyle w:val="Code"/>
        <w:rPr>
          <w:highlight w:val="white"/>
        </w:rPr>
      </w:pPr>
      <w:r w:rsidRPr="00EC76D5">
        <w:rPr>
          <w:highlight w:val="white"/>
        </w:rPr>
        <w:t xml:space="preserve">    return (strchr(localeConvPtr-&gt;lowerCase, c) != NULL);</w:t>
      </w:r>
    </w:p>
    <w:p w14:paraId="53434CA8" w14:textId="77777777" w:rsidR="00FD2002" w:rsidRPr="00EC76D5" w:rsidRDefault="00FD2002" w:rsidP="00DF2FAB">
      <w:pPr>
        <w:pStyle w:val="Code"/>
        <w:rPr>
          <w:highlight w:val="white"/>
        </w:rPr>
      </w:pPr>
      <w:r w:rsidRPr="00EC76D5">
        <w:rPr>
          <w:highlight w:val="white"/>
        </w:rPr>
        <w:t xml:space="preserve">  }</w:t>
      </w:r>
    </w:p>
    <w:p w14:paraId="57E0BC46" w14:textId="77777777" w:rsidR="00FD2002" w:rsidRPr="00EC76D5" w:rsidRDefault="00FD2002" w:rsidP="00DF2FAB">
      <w:pPr>
        <w:pStyle w:val="Code"/>
        <w:rPr>
          <w:highlight w:val="white"/>
        </w:rPr>
      </w:pPr>
      <w:r w:rsidRPr="00EC76D5">
        <w:rPr>
          <w:highlight w:val="white"/>
        </w:rPr>
        <w:t xml:space="preserve">  else {</w:t>
      </w:r>
    </w:p>
    <w:p w14:paraId="63A3A1D8" w14:textId="77777777" w:rsidR="00FD2002" w:rsidRPr="00EC76D5" w:rsidRDefault="00FD2002" w:rsidP="00DF2FAB">
      <w:pPr>
        <w:pStyle w:val="Code"/>
        <w:rPr>
          <w:highlight w:val="white"/>
        </w:rPr>
      </w:pPr>
      <w:r w:rsidRPr="00EC76D5">
        <w:rPr>
          <w:highlight w:val="white"/>
        </w:rPr>
        <w:t xml:space="preserve">    return ((c &gt;= 'a') &amp;&amp; (c &lt;= 'z'));</w:t>
      </w:r>
    </w:p>
    <w:p w14:paraId="1784C233" w14:textId="77777777" w:rsidR="00FD2002" w:rsidRPr="00EC76D5" w:rsidRDefault="00FD2002" w:rsidP="00DF2FAB">
      <w:pPr>
        <w:pStyle w:val="Code"/>
        <w:rPr>
          <w:highlight w:val="white"/>
        </w:rPr>
      </w:pPr>
      <w:r w:rsidRPr="00EC76D5">
        <w:rPr>
          <w:highlight w:val="white"/>
        </w:rPr>
        <w:t xml:space="preserve">  }</w:t>
      </w:r>
    </w:p>
    <w:p w14:paraId="5B1AD320" w14:textId="77777777" w:rsidR="00FD2002" w:rsidRPr="00EC76D5" w:rsidRDefault="00FD2002" w:rsidP="00DF2FAB">
      <w:pPr>
        <w:pStyle w:val="Code"/>
        <w:rPr>
          <w:highlight w:val="white"/>
        </w:rPr>
      </w:pPr>
      <w:r w:rsidRPr="00EC76D5">
        <w:rPr>
          <w:highlight w:val="white"/>
        </w:rPr>
        <w:t>}</w:t>
      </w:r>
    </w:p>
    <w:p w14:paraId="32A2B3F5" w14:textId="77777777" w:rsidR="00FD2002" w:rsidRPr="00EC76D5" w:rsidRDefault="00FD2002" w:rsidP="00DF2FAB">
      <w:pPr>
        <w:pStyle w:val="Code"/>
        <w:rPr>
          <w:highlight w:val="white"/>
        </w:rPr>
      </w:pPr>
    </w:p>
    <w:p w14:paraId="51DB013B" w14:textId="3F2968B5" w:rsidR="00FD2002" w:rsidRPr="00EC76D5" w:rsidRDefault="00FD2002" w:rsidP="00DF2FAB">
      <w:pPr>
        <w:pStyle w:val="Code"/>
        <w:rPr>
          <w:highlight w:val="white"/>
        </w:rPr>
      </w:pPr>
      <w:r w:rsidRPr="00EC76D5">
        <w:rPr>
          <w:highlight w:val="white"/>
        </w:rPr>
        <w:t>int isupper(int c) {</w:t>
      </w:r>
    </w:p>
    <w:p w14:paraId="59CB0488" w14:textId="77777777" w:rsidR="00FD2002" w:rsidRPr="00EC76D5" w:rsidRDefault="00FD2002" w:rsidP="00DF2FAB">
      <w:pPr>
        <w:pStyle w:val="Code"/>
        <w:rPr>
          <w:highlight w:val="white"/>
        </w:rPr>
      </w:pPr>
      <w:r w:rsidRPr="00EC76D5">
        <w:rPr>
          <w:highlight w:val="white"/>
        </w:rPr>
        <w:t xml:space="preserve">  struct lconv* localeConvPtr = localeconv();</w:t>
      </w:r>
    </w:p>
    <w:p w14:paraId="5C79B5EA" w14:textId="77777777" w:rsidR="00FD2002" w:rsidRPr="00EC76D5" w:rsidRDefault="00FD2002" w:rsidP="00DF2FAB">
      <w:pPr>
        <w:pStyle w:val="Code"/>
        <w:rPr>
          <w:highlight w:val="white"/>
        </w:rPr>
      </w:pPr>
    </w:p>
    <w:p w14:paraId="4444AA0C" w14:textId="77777777" w:rsidR="00FD2002" w:rsidRPr="00EC76D5" w:rsidRDefault="00FD2002" w:rsidP="00DF2FAB">
      <w:pPr>
        <w:pStyle w:val="Code"/>
        <w:rPr>
          <w:highlight w:val="white"/>
        </w:rPr>
      </w:pPr>
      <w:r w:rsidRPr="00EC76D5">
        <w:rPr>
          <w:highlight w:val="white"/>
        </w:rPr>
        <w:t xml:space="preserve">  if (localeConvPtr != NULL) {</w:t>
      </w:r>
    </w:p>
    <w:p w14:paraId="193C789C" w14:textId="77777777" w:rsidR="00FD2002" w:rsidRPr="00EC76D5" w:rsidRDefault="00FD2002" w:rsidP="00DF2FAB">
      <w:pPr>
        <w:pStyle w:val="Code"/>
        <w:rPr>
          <w:highlight w:val="white"/>
        </w:rPr>
      </w:pPr>
      <w:r w:rsidRPr="00EC76D5">
        <w:rPr>
          <w:highlight w:val="white"/>
        </w:rPr>
        <w:t xml:space="preserve">    return (strchr(localeConvPtr-&gt;upperCase, c) != NULL);</w:t>
      </w:r>
    </w:p>
    <w:p w14:paraId="3FEBC1E1" w14:textId="77777777" w:rsidR="00FD2002" w:rsidRPr="00EC76D5" w:rsidRDefault="00FD2002" w:rsidP="00DF2FAB">
      <w:pPr>
        <w:pStyle w:val="Code"/>
        <w:rPr>
          <w:highlight w:val="white"/>
        </w:rPr>
      </w:pPr>
      <w:r w:rsidRPr="00EC76D5">
        <w:rPr>
          <w:highlight w:val="white"/>
        </w:rPr>
        <w:t xml:space="preserve">  }</w:t>
      </w:r>
    </w:p>
    <w:p w14:paraId="527999F9" w14:textId="77777777" w:rsidR="00FD2002" w:rsidRPr="00EC76D5" w:rsidRDefault="00FD2002" w:rsidP="00DF2FAB">
      <w:pPr>
        <w:pStyle w:val="Code"/>
        <w:rPr>
          <w:highlight w:val="white"/>
        </w:rPr>
      </w:pPr>
      <w:r w:rsidRPr="00EC76D5">
        <w:rPr>
          <w:highlight w:val="white"/>
        </w:rPr>
        <w:t xml:space="preserve">  else {</w:t>
      </w:r>
    </w:p>
    <w:p w14:paraId="1E14B901" w14:textId="77777777" w:rsidR="00FD2002" w:rsidRPr="00EC76D5" w:rsidRDefault="00FD2002" w:rsidP="00DF2FAB">
      <w:pPr>
        <w:pStyle w:val="Code"/>
        <w:rPr>
          <w:highlight w:val="white"/>
        </w:rPr>
      </w:pPr>
      <w:r w:rsidRPr="00EC76D5">
        <w:rPr>
          <w:highlight w:val="white"/>
        </w:rPr>
        <w:t xml:space="preserve">    return ((c &gt;= 'A') &amp;&amp; (c &lt;= 'Z'));</w:t>
      </w:r>
    </w:p>
    <w:p w14:paraId="1C0A2326" w14:textId="77777777" w:rsidR="00FD2002" w:rsidRPr="00EC76D5" w:rsidRDefault="00FD2002" w:rsidP="00DF2FAB">
      <w:pPr>
        <w:pStyle w:val="Code"/>
        <w:rPr>
          <w:highlight w:val="white"/>
        </w:rPr>
      </w:pPr>
      <w:r w:rsidRPr="00EC76D5">
        <w:rPr>
          <w:highlight w:val="white"/>
        </w:rPr>
        <w:t xml:space="preserve">  }</w:t>
      </w:r>
    </w:p>
    <w:p w14:paraId="4BF31CBB" w14:textId="77777777" w:rsidR="00FD2002" w:rsidRPr="00EC76D5" w:rsidRDefault="00FD2002" w:rsidP="00DF2FAB">
      <w:pPr>
        <w:pStyle w:val="Code"/>
        <w:rPr>
          <w:highlight w:val="white"/>
        </w:rPr>
      </w:pPr>
      <w:r w:rsidRPr="00EC76D5">
        <w:rPr>
          <w:highlight w:val="white"/>
        </w:rPr>
        <w:t>}</w:t>
      </w:r>
    </w:p>
    <w:p w14:paraId="48A2070D" w14:textId="77777777" w:rsidR="00FD2002" w:rsidRPr="00EC76D5" w:rsidRDefault="00FD2002" w:rsidP="00DF2FAB">
      <w:pPr>
        <w:pStyle w:val="Code"/>
        <w:rPr>
          <w:highlight w:val="white"/>
        </w:rPr>
      </w:pPr>
    </w:p>
    <w:p w14:paraId="0AF564C1" w14:textId="77777777" w:rsidR="00FD2002" w:rsidRPr="00EC76D5" w:rsidRDefault="00FD2002" w:rsidP="00DF2FAB">
      <w:pPr>
        <w:pStyle w:val="Code"/>
        <w:rPr>
          <w:highlight w:val="white"/>
        </w:rPr>
      </w:pPr>
      <w:r w:rsidRPr="00EC76D5">
        <w:rPr>
          <w:highlight w:val="white"/>
        </w:rPr>
        <w:t>int isalpha(int c) {</w:t>
      </w:r>
    </w:p>
    <w:p w14:paraId="0326EA3A" w14:textId="77777777" w:rsidR="00FD2002" w:rsidRPr="00EC76D5" w:rsidRDefault="00FD2002" w:rsidP="00DF2FAB">
      <w:pPr>
        <w:pStyle w:val="Code"/>
        <w:rPr>
          <w:highlight w:val="white"/>
        </w:rPr>
      </w:pPr>
      <w:r w:rsidRPr="00EC76D5">
        <w:rPr>
          <w:highlight w:val="white"/>
        </w:rPr>
        <w:t xml:space="preserve">  return islower(c) || isupper(c);</w:t>
      </w:r>
    </w:p>
    <w:p w14:paraId="06F469B2" w14:textId="77777777" w:rsidR="00FD2002" w:rsidRPr="00EC76D5" w:rsidRDefault="00FD2002" w:rsidP="00DF2FAB">
      <w:pPr>
        <w:pStyle w:val="Code"/>
        <w:rPr>
          <w:highlight w:val="white"/>
        </w:rPr>
      </w:pPr>
      <w:r w:rsidRPr="00EC76D5">
        <w:rPr>
          <w:highlight w:val="white"/>
        </w:rPr>
        <w:t>}</w:t>
      </w:r>
    </w:p>
    <w:p w14:paraId="6987951A" w14:textId="77777777" w:rsidR="00FD2002" w:rsidRPr="00EC76D5" w:rsidRDefault="00FD2002" w:rsidP="00DF2FAB">
      <w:pPr>
        <w:pStyle w:val="Code"/>
        <w:rPr>
          <w:highlight w:val="white"/>
        </w:rPr>
      </w:pPr>
    </w:p>
    <w:p w14:paraId="116FE333" w14:textId="77777777" w:rsidR="00FD2002" w:rsidRPr="00EC76D5" w:rsidRDefault="00FD2002" w:rsidP="00DF2FAB">
      <w:pPr>
        <w:pStyle w:val="Code"/>
        <w:rPr>
          <w:highlight w:val="white"/>
        </w:rPr>
      </w:pPr>
      <w:r w:rsidRPr="00EC76D5">
        <w:rPr>
          <w:highlight w:val="white"/>
        </w:rPr>
        <w:t>int isdigit(int c) {</w:t>
      </w:r>
    </w:p>
    <w:p w14:paraId="0C6BE124" w14:textId="77777777" w:rsidR="00FD2002" w:rsidRPr="00EC76D5" w:rsidRDefault="00FD2002" w:rsidP="00DF2FAB">
      <w:pPr>
        <w:pStyle w:val="Code"/>
        <w:rPr>
          <w:highlight w:val="white"/>
        </w:rPr>
      </w:pPr>
      <w:r w:rsidRPr="00EC76D5">
        <w:rPr>
          <w:highlight w:val="white"/>
        </w:rPr>
        <w:t xml:space="preserve">  return (c &gt;= '0') &amp;&amp; (c &lt;= '9');</w:t>
      </w:r>
    </w:p>
    <w:p w14:paraId="21A8CBBE" w14:textId="77777777" w:rsidR="00FD2002" w:rsidRPr="00EC76D5" w:rsidRDefault="00FD2002" w:rsidP="00DF2FAB">
      <w:pPr>
        <w:pStyle w:val="Code"/>
        <w:rPr>
          <w:highlight w:val="white"/>
        </w:rPr>
      </w:pPr>
      <w:r w:rsidRPr="00EC76D5">
        <w:rPr>
          <w:highlight w:val="white"/>
        </w:rPr>
        <w:t>}</w:t>
      </w:r>
    </w:p>
    <w:p w14:paraId="639CEB33" w14:textId="77777777" w:rsidR="00FD2002" w:rsidRPr="00EC76D5" w:rsidRDefault="00FD2002" w:rsidP="00DF2FAB">
      <w:pPr>
        <w:pStyle w:val="Code"/>
        <w:rPr>
          <w:highlight w:val="white"/>
        </w:rPr>
      </w:pPr>
    </w:p>
    <w:p w14:paraId="15F7DFB1" w14:textId="77777777" w:rsidR="00FD2002" w:rsidRPr="00EC76D5" w:rsidRDefault="00FD2002" w:rsidP="00DF2FAB">
      <w:pPr>
        <w:pStyle w:val="Code"/>
        <w:rPr>
          <w:highlight w:val="white"/>
        </w:rPr>
      </w:pPr>
      <w:r w:rsidRPr="00EC76D5">
        <w:rPr>
          <w:highlight w:val="white"/>
        </w:rPr>
        <w:t>int isalnum(int c) {</w:t>
      </w:r>
    </w:p>
    <w:p w14:paraId="614D4CCF" w14:textId="77777777" w:rsidR="00FD2002" w:rsidRPr="00EC76D5" w:rsidRDefault="00FD2002" w:rsidP="00DF2FAB">
      <w:pPr>
        <w:pStyle w:val="Code"/>
        <w:rPr>
          <w:highlight w:val="white"/>
        </w:rPr>
      </w:pPr>
      <w:r w:rsidRPr="00EC76D5">
        <w:rPr>
          <w:highlight w:val="white"/>
        </w:rPr>
        <w:t xml:space="preserve">  return isalpha(c) || isdigit(c);</w:t>
      </w:r>
    </w:p>
    <w:p w14:paraId="6D889449" w14:textId="77777777" w:rsidR="00FD2002" w:rsidRPr="00EC76D5" w:rsidRDefault="00FD2002" w:rsidP="00DF2FAB">
      <w:pPr>
        <w:pStyle w:val="Code"/>
        <w:rPr>
          <w:highlight w:val="white"/>
        </w:rPr>
      </w:pPr>
      <w:r w:rsidRPr="00EC76D5">
        <w:rPr>
          <w:highlight w:val="white"/>
        </w:rPr>
        <w:t>}</w:t>
      </w:r>
    </w:p>
    <w:p w14:paraId="2BADB4B9" w14:textId="77777777" w:rsidR="00FD2002" w:rsidRPr="00EC76D5" w:rsidRDefault="00FD2002" w:rsidP="00DF2FAB">
      <w:pPr>
        <w:pStyle w:val="Code"/>
        <w:rPr>
          <w:highlight w:val="white"/>
        </w:rPr>
      </w:pPr>
    </w:p>
    <w:p w14:paraId="41FAEEF4" w14:textId="77777777" w:rsidR="00FD2002" w:rsidRPr="00EC76D5" w:rsidRDefault="00FD2002" w:rsidP="00DF2FAB">
      <w:pPr>
        <w:pStyle w:val="Code"/>
        <w:rPr>
          <w:highlight w:val="white"/>
        </w:rPr>
      </w:pPr>
      <w:r w:rsidRPr="00EC76D5">
        <w:rPr>
          <w:highlight w:val="white"/>
        </w:rPr>
        <w:t>int isxdigit(int c) {</w:t>
      </w:r>
    </w:p>
    <w:p w14:paraId="52ADE6FF" w14:textId="77777777" w:rsidR="00FD2002" w:rsidRPr="00EC76D5" w:rsidRDefault="00FD2002" w:rsidP="00DF2FAB">
      <w:pPr>
        <w:pStyle w:val="Code"/>
        <w:rPr>
          <w:highlight w:val="white"/>
        </w:rPr>
      </w:pPr>
      <w:r w:rsidRPr="00EC76D5">
        <w:rPr>
          <w:highlight w:val="white"/>
        </w:rPr>
        <w:t xml:space="preserve">  return isdigit(c) || ((c &gt;= 'a') &amp;&amp; (c &lt;= 'f'))</w:t>
      </w:r>
    </w:p>
    <w:p w14:paraId="7483B51A" w14:textId="77777777" w:rsidR="00FD2002" w:rsidRPr="00EC76D5" w:rsidRDefault="00FD2002" w:rsidP="00DF2FAB">
      <w:pPr>
        <w:pStyle w:val="Code"/>
        <w:rPr>
          <w:highlight w:val="white"/>
        </w:rPr>
      </w:pPr>
      <w:r w:rsidRPr="00EC76D5">
        <w:rPr>
          <w:highlight w:val="white"/>
        </w:rPr>
        <w:t xml:space="preserve">                    || ((c &gt;= 'A') &amp;&amp; (c &lt;= 'F'));</w:t>
      </w:r>
    </w:p>
    <w:p w14:paraId="7BC798EF" w14:textId="77777777" w:rsidR="00FD2002" w:rsidRPr="00EC76D5" w:rsidRDefault="00FD2002" w:rsidP="00DF2FAB">
      <w:pPr>
        <w:pStyle w:val="Code"/>
        <w:rPr>
          <w:highlight w:val="white"/>
        </w:rPr>
      </w:pPr>
      <w:r w:rsidRPr="00EC76D5">
        <w:rPr>
          <w:highlight w:val="white"/>
        </w:rPr>
        <w:t>}</w:t>
      </w:r>
    </w:p>
    <w:p w14:paraId="3342F7A5" w14:textId="77777777" w:rsidR="00FD2002" w:rsidRPr="00EC76D5" w:rsidRDefault="00FD2002" w:rsidP="00DF2FAB">
      <w:pPr>
        <w:pStyle w:val="Code"/>
        <w:rPr>
          <w:highlight w:val="white"/>
        </w:rPr>
      </w:pPr>
    </w:p>
    <w:p w14:paraId="2B23414C" w14:textId="77777777" w:rsidR="00FD2002" w:rsidRPr="00EC76D5" w:rsidRDefault="00FD2002" w:rsidP="00DF2FAB">
      <w:pPr>
        <w:pStyle w:val="Code"/>
        <w:rPr>
          <w:highlight w:val="white"/>
        </w:rPr>
      </w:pPr>
      <w:r w:rsidRPr="00EC76D5">
        <w:rPr>
          <w:highlight w:val="white"/>
        </w:rPr>
        <w:t>int isgraph(int c) {</w:t>
      </w:r>
    </w:p>
    <w:p w14:paraId="028CB79C" w14:textId="77777777" w:rsidR="00FD2002" w:rsidRPr="00EC76D5" w:rsidRDefault="00FD2002" w:rsidP="00DF2FAB">
      <w:pPr>
        <w:pStyle w:val="Code"/>
        <w:rPr>
          <w:highlight w:val="white"/>
        </w:rPr>
      </w:pPr>
      <w:r w:rsidRPr="00EC76D5">
        <w:rPr>
          <w:highlight w:val="white"/>
        </w:rPr>
        <w:t xml:space="preserve">  return (c &gt;= 32) &amp;&amp; (c &lt;= 126);</w:t>
      </w:r>
    </w:p>
    <w:p w14:paraId="6B6C9B95" w14:textId="77777777" w:rsidR="00FD2002" w:rsidRPr="00EC76D5" w:rsidRDefault="00FD2002" w:rsidP="00DF2FAB">
      <w:pPr>
        <w:pStyle w:val="Code"/>
        <w:rPr>
          <w:highlight w:val="white"/>
        </w:rPr>
      </w:pPr>
      <w:r w:rsidRPr="00EC76D5">
        <w:rPr>
          <w:highlight w:val="white"/>
        </w:rPr>
        <w:t>}</w:t>
      </w:r>
    </w:p>
    <w:p w14:paraId="4099A103" w14:textId="77777777" w:rsidR="00FD2002" w:rsidRPr="00EC76D5" w:rsidRDefault="00FD2002" w:rsidP="00DF2FAB">
      <w:pPr>
        <w:pStyle w:val="Code"/>
        <w:rPr>
          <w:highlight w:val="white"/>
        </w:rPr>
      </w:pPr>
    </w:p>
    <w:p w14:paraId="60C2C0A3" w14:textId="77777777" w:rsidR="00FD2002" w:rsidRPr="00EC76D5" w:rsidRDefault="00FD2002" w:rsidP="00DF2FAB">
      <w:pPr>
        <w:pStyle w:val="Code"/>
        <w:rPr>
          <w:highlight w:val="white"/>
        </w:rPr>
      </w:pPr>
      <w:r w:rsidRPr="00EC76D5">
        <w:rPr>
          <w:highlight w:val="white"/>
        </w:rPr>
        <w:t>int isprint(int c) {</w:t>
      </w:r>
    </w:p>
    <w:p w14:paraId="2A65112C" w14:textId="77777777" w:rsidR="00FD2002" w:rsidRPr="00EC76D5" w:rsidRDefault="00FD2002" w:rsidP="00DF2FAB">
      <w:pPr>
        <w:pStyle w:val="Code"/>
        <w:rPr>
          <w:highlight w:val="white"/>
        </w:rPr>
      </w:pPr>
      <w:r w:rsidRPr="00EC76D5">
        <w:rPr>
          <w:highlight w:val="white"/>
        </w:rPr>
        <w:t xml:space="preserve">  return isgraph(c) &amp;&amp; (c != ' ');</w:t>
      </w:r>
    </w:p>
    <w:p w14:paraId="0250844E" w14:textId="77777777" w:rsidR="00FD2002" w:rsidRPr="00EC76D5" w:rsidRDefault="00FD2002" w:rsidP="00DF2FAB">
      <w:pPr>
        <w:pStyle w:val="Code"/>
        <w:rPr>
          <w:highlight w:val="white"/>
        </w:rPr>
      </w:pPr>
      <w:r w:rsidRPr="00EC76D5">
        <w:rPr>
          <w:highlight w:val="white"/>
        </w:rPr>
        <w:t>}</w:t>
      </w:r>
    </w:p>
    <w:p w14:paraId="65F0441B" w14:textId="77777777" w:rsidR="00FD2002" w:rsidRPr="00EC76D5" w:rsidRDefault="00FD2002" w:rsidP="00DF2FAB">
      <w:pPr>
        <w:pStyle w:val="Code"/>
        <w:rPr>
          <w:highlight w:val="white"/>
        </w:rPr>
      </w:pPr>
    </w:p>
    <w:p w14:paraId="4D719A40" w14:textId="77777777" w:rsidR="00FD2002" w:rsidRPr="00EC76D5" w:rsidRDefault="00FD2002" w:rsidP="00DF2FAB">
      <w:pPr>
        <w:pStyle w:val="Code"/>
        <w:rPr>
          <w:highlight w:val="white"/>
        </w:rPr>
      </w:pPr>
      <w:r w:rsidRPr="00EC76D5">
        <w:rPr>
          <w:highlight w:val="white"/>
        </w:rPr>
        <w:t>int ispunct(int c) {</w:t>
      </w:r>
    </w:p>
    <w:p w14:paraId="1A375CF3" w14:textId="77777777" w:rsidR="00FD2002" w:rsidRPr="00EC76D5" w:rsidRDefault="00FD2002" w:rsidP="00DF2FAB">
      <w:pPr>
        <w:pStyle w:val="Code"/>
        <w:rPr>
          <w:highlight w:val="white"/>
        </w:rPr>
      </w:pPr>
      <w:r w:rsidRPr="00EC76D5">
        <w:rPr>
          <w:highlight w:val="white"/>
        </w:rPr>
        <w:t xml:space="preserve">  return isgraph(c) &amp;&amp; !isalnum(c);</w:t>
      </w:r>
    </w:p>
    <w:p w14:paraId="58F585A1" w14:textId="77777777" w:rsidR="00FD2002" w:rsidRPr="00EC76D5" w:rsidRDefault="00FD2002" w:rsidP="00DF2FAB">
      <w:pPr>
        <w:pStyle w:val="Code"/>
        <w:rPr>
          <w:highlight w:val="white"/>
        </w:rPr>
      </w:pPr>
      <w:r w:rsidRPr="00EC76D5">
        <w:rPr>
          <w:highlight w:val="white"/>
        </w:rPr>
        <w:t>}</w:t>
      </w:r>
    </w:p>
    <w:p w14:paraId="5E1469E6" w14:textId="77777777" w:rsidR="00FD2002" w:rsidRPr="00EC76D5" w:rsidRDefault="00FD2002" w:rsidP="00DF2FAB">
      <w:pPr>
        <w:pStyle w:val="Code"/>
        <w:rPr>
          <w:highlight w:val="white"/>
        </w:rPr>
      </w:pPr>
    </w:p>
    <w:p w14:paraId="502F726C" w14:textId="77777777" w:rsidR="00FD2002" w:rsidRPr="00EC76D5" w:rsidRDefault="00FD2002" w:rsidP="00DF2FAB">
      <w:pPr>
        <w:pStyle w:val="Code"/>
        <w:rPr>
          <w:highlight w:val="white"/>
        </w:rPr>
      </w:pPr>
      <w:r w:rsidRPr="00EC76D5">
        <w:rPr>
          <w:highlight w:val="white"/>
        </w:rPr>
        <w:t>int iscntrl(int c) {</w:t>
      </w:r>
    </w:p>
    <w:p w14:paraId="47457938" w14:textId="77777777" w:rsidR="00FD2002" w:rsidRPr="00EC76D5" w:rsidRDefault="00FD2002" w:rsidP="00DF2FAB">
      <w:pPr>
        <w:pStyle w:val="Code"/>
        <w:rPr>
          <w:highlight w:val="white"/>
        </w:rPr>
      </w:pPr>
      <w:r w:rsidRPr="00EC76D5">
        <w:rPr>
          <w:highlight w:val="white"/>
        </w:rPr>
        <w:t xml:space="preserve">  return !isprint(c);</w:t>
      </w:r>
    </w:p>
    <w:p w14:paraId="4F4826F8" w14:textId="77777777" w:rsidR="00FD2002" w:rsidRPr="00EC76D5" w:rsidRDefault="00FD2002" w:rsidP="00DF2FAB">
      <w:pPr>
        <w:pStyle w:val="Code"/>
        <w:rPr>
          <w:highlight w:val="white"/>
        </w:rPr>
      </w:pPr>
      <w:r w:rsidRPr="00EC76D5">
        <w:rPr>
          <w:highlight w:val="white"/>
        </w:rPr>
        <w:t>}</w:t>
      </w:r>
    </w:p>
    <w:p w14:paraId="1E0BD8D4" w14:textId="77777777" w:rsidR="00FD2002" w:rsidRPr="00EC76D5" w:rsidRDefault="00FD2002" w:rsidP="00DF2FAB">
      <w:pPr>
        <w:pStyle w:val="Code"/>
        <w:rPr>
          <w:highlight w:val="white"/>
        </w:rPr>
      </w:pPr>
    </w:p>
    <w:p w14:paraId="478A0399" w14:textId="77777777" w:rsidR="00FD2002" w:rsidRPr="00EC76D5" w:rsidRDefault="00FD2002" w:rsidP="00DF2FAB">
      <w:pPr>
        <w:pStyle w:val="Code"/>
        <w:rPr>
          <w:highlight w:val="white"/>
        </w:rPr>
      </w:pPr>
      <w:r w:rsidRPr="00EC76D5">
        <w:rPr>
          <w:highlight w:val="white"/>
        </w:rPr>
        <w:t>int isspace(int c) {</w:t>
      </w:r>
    </w:p>
    <w:p w14:paraId="14B8E278" w14:textId="77777777" w:rsidR="00FD2002" w:rsidRPr="00EC76D5" w:rsidRDefault="00FD2002" w:rsidP="00DF2FAB">
      <w:pPr>
        <w:pStyle w:val="Code"/>
        <w:rPr>
          <w:highlight w:val="white"/>
        </w:rPr>
      </w:pPr>
      <w:r w:rsidRPr="00EC76D5">
        <w:rPr>
          <w:highlight w:val="white"/>
        </w:rPr>
        <w:t xml:space="preserve">  return (c == ' ') || (c == '\f') || (c == '\n') || </w:t>
      </w:r>
    </w:p>
    <w:p w14:paraId="13D4DFED" w14:textId="77777777" w:rsidR="00FD2002" w:rsidRPr="00EC76D5" w:rsidRDefault="00FD2002" w:rsidP="00DF2FAB">
      <w:pPr>
        <w:pStyle w:val="Code"/>
        <w:rPr>
          <w:highlight w:val="white"/>
        </w:rPr>
      </w:pPr>
      <w:r w:rsidRPr="00EC76D5">
        <w:rPr>
          <w:highlight w:val="white"/>
        </w:rPr>
        <w:t xml:space="preserve">         (c == '\r') || (c == '\t') || (c == '\v');</w:t>
      </w:r>
    </w:p>
    <w:p w14:paraId="689F41C4" w14:textId="77777777" w:rsidR="00FD2002" w:rsidRPr="00EC76D5" w:rsidRDefault="00FD2002" w:rsidP="00DF2FAB">
      <w:pPr>
        <w:pStyle w:val="Code"/>
        <w:rPr>
          <w:highlight w:val="white"/>
        </w:rPr>
      </w:pPr>
      <w:r w:rsidRPr="00EC76D5">
        <w:rPr>
          <w:highlight w:val="white"/>
        </w:rPr>
        <w:lastRenderedPageBreak/>
        <w:t>}</w:t>
      </w:r>
    </w:p>
    <w:p w14:paraId="40AADEA9" w14:textId="77777777" w:rsidR="00FD2002" w:rsidRPr="00EC76D5" w:rsidRDefault="00FD2002" w:rsidP="00DF2FAB">
      <w:pPr>
        <w:pStyle w:val="Code"/>
        <w:rPr>
          <w:highlight w:val="white"/>
        </w:rPr>
      </w:pPr>
    </w:p>
    <w:p w14:paraId="762CC6CB" w14:textId="77777777" w:rsidR="00FD2002" w:rsidRPr="00EC76D5" w:rsidRDefault="00FD2002" w:rsidP="00DF2FAB">
      <w:pPr>
        <w:pStyle w:val="Code"/>
        <w:rPr>
          <w:highlight w:val="white"/>
        </w:rPr>
      </w:pPr>
      <w:r w:rsidRPr="00EC76D5">
        <w:rPr>
          <w:highlight w:val="white"/>
        </w:rPr>
        <w:t>int tolowerX(int c) {</w:t>
      </w:r>
    </w:p>
    <w:p w14:paraId="2ED34BF0" w14:textId="77777777" w:rsidR="00FD2002" w:rsidRPr="00EC76D5" w:rsidRDefault="00FD2002" w:rsidP="00DF2FAB">
      <w:pPr>
        <w:pStyle w:val="Code"/>
        <w:rPr>
          <w:highlight w:val="white"/>
        </w:rPr>
      </w:pPr>
      <w:r w:rsidRPr="00EC76D5">
        <w:rPr>
          <w:highlight w:val="white"/>
        </w:rPr>
        <w:t xml:space="preserve">  return (isupper(c)) ? (c + 32) : c;</w:t>
      </w:r>
    </w:p>
    <w:p w14:paraId="7B150921" w14:textId="77777777" w:rsidR="00FD2002" w:rsidRPr="00EC76D5" w:rsidRDefault="00FD2002" w:rsidP="00DF2FAB">
      <w:pPr>
        <w:pStyle w:val="Code"/>
        <w:rPr>
          <w:highlight w:val="white"/>
        </w:rPr>
      </w:pPr>
      <w:r w:rsidRPr="00EC76D5">
        <w:rPr>
          <w:highlight w:val="white"/>
        </w:rPr>
        <w:t>}</w:t>
      </w:r>
    </w:p>
    <w:p w14:paraId="710C3A1C" w14:textId="77777777" w:rsidR="00FD2002" w:rsidRPr="00EC76D5" w:rsidRDefault="00FD2002" w:rsidP="00DF2FAB">
      <w:pPr>
        <w:pStyle w:val="Code"/>
        <w:rPr>
          <w:highlight w:val="white"/>
        </w:rPr>
      </w:pPr>
    </w:p>
    <w:p w14:paraId="7D1E3F93" w14:textId="77777777" w:rsidR="00FD2002" w:rsidRPr="00EC76D5" w:rsidRDefault="00FD2002" w:rsidP="00DF2FAB">
      <w:pPr>
        <w:pStyle w:val="Code"/>
        <w:rPr>
          <w:highlight w:val="white"/>
        </w:rPr>
      </w:pPr>
      <w:r w:rsidRPr="00EC76D5">
        <w:rPr>
          <w:highlight w:val="white"/>
        </w:rPr>
        <w:t>int tolower(int c) {</w:t>
      </w:r>
    </w:p>
    <w:p w14:paraId="0C79F0E7" w14:textId="77777777" w:rsidR="00FD2002" w:rsidRPr="00EC76D5" w:rsidRDefault="00FD2002" w:rsidP="00DF2FAB">
      <w:pPr>
        <w:pStyle w:val="Code"/>
        <w:rPr>
          <w:highlight w:val="white"/>
        </w:rPr>
      </w:pPr>
      <w:r w:rsidRPr="00EC76D5">
        <w:rPr>
          <w:highlight w:val="white"/>
        </w:rPr>
        <w:t xml:space="preserve">  if (isupper(c)) {</w:t>
      </w:r>
    </w:p>
    <w:p w14:paraId="3D1B8331" w14:textId="77777777" w:rsidR="00FD2002" w:rsidRPr="00EC76D5" w:rsidRDefault="00FD2002" w:rsidP="00DF2FAB">
      <w:pPr>
        <w:pStyle w:val="Code"/>
        <w:rPr>
          <w:highlight w:val="white"/>
        </w:rPr>
      </w:pPr>
      <w:r w:rsidRPr="00EC76D5">
        <w:rPr>
          <w:highlight w:val="white"/>
        </w:rPr>
        <w:t xml:space="preserve">    struct lconv* localeConvPtr = localeconv();</w:t>
      </w:r>
    </w:p>
    <w:p w14:paraId="6384CE42" w14:textId="77777777" w:rsidR="00FD2002" w:rsidRPr="00EC76D5" w:rsidRDefault="00FD2002" w:rsidP="00DF2FAB">
      <w:pPr>
        <w:pStyle w:val="Code"/>
        <w:rPr>
          <w:highlight w:val="white"/>
        </w:rPr>
      </w:pPr>
    </w:p>
    <w:p w14:paraId="78E9A38C" w14:textId="77777777" w:rsidR="00FD2002" w:rsidRPr="00EC76D5" w:rsidRDefault="00FD2002" w:rsidP="00DF2FAB">
      <w:pPr>
        <w:pStyle w:val="Code"/>
        <w:rPr>
          <w:highlight w:val="white"/>
        </w:rPr>
      </w:pPr>
      <w:r w:rsidRPr="00EC76D5">
        <w:rPr>
          <w:highlight w:val="white"/>
        </w:rPr>
        <w:t xml:space="preserve">    if (localeConvPtr != NULL) {</w:t>
      </w:r>
    </w:p>
    <w:p w14:paraId="36342F71" w14:textId="77777777" w:rsidR="00FD2002" w:rsidRPr="00EC76D5" w:rsidRDefault="00FD2002" w:rsidP="00DF2FAB">
      <w:pPr>
        <w:pStyle w:val="Code"/>
        <w:rPr>
          <w:highlight w:val="white"/>
        </w:rPr>
      </w:pPr>
      <w:r w:rsidRPr="00EC76D5">
        <w:rPr>
          <w:highlight w:val="white"/>
        </w:rPr>
        <w:t xml:space="preserve">      char *lowerCase = localeConvPtr-&gt;lowerCase, *upperCase = localeConvPtr-&gt;upperCase;</w:t>
      </w:r>
    </w:p>
    <w:p w14:paraId="0B0CC604" w14:textId="77777777" w:rsidR="00FD2002" w:rsidRPr="00EC76D5" w:rsidRDefault="00FD2002" w:rsidP="00DF2FAB">
      <w:pPr>
        <w:pStyle w:val="Code"/>
        <w:rPr>
          <w:highlight w:val="white"/>
        </w:rPr>
      </w:pPr>
      <w:r w:rsidRPr="00EC76D5">
        <w:rPr>
          <w:highlight w:val="white"/>
        </w:rPr>
        <w:t xml:space="preserve">      int index = (strchr(upperCase, c) - upperCase);</w:t>
      </w:r>
    </w:p>
    <w:p w14:paraId="04153144" w14:textId="77777777" w:rsidR="00FD2002" w:rsidRPr="00EC76D5" w:rsidRDefault="00FD2002" w:rsidP="00DF2FAB">
      <w:pPr>
        <w:pStyle w:val="Code"/>
        <w:rPr>
          <w:highlight w:val="white"/>
        </w:rPr>
      </w:pPr>
      <w:r w:rsidRPr="00EC76D5">
        <w:rPr>
          <w:highlight w:val="white"/>
        </w:rPr>
        <w:t xml:space="preserve">      return ((int) lowerCase[index]);</w:t>
      </w:r>
    </w:p>
    <w:p w14:paraId="3C0FBED1" w14:textId="77777777" w:rsidR="00FD2002" w:rsidRPr="00EC76D5" w:rsidRDefault="00FD2002" w:rsidP="00DF2FAB">
      <w:pPr>
        <w:pStyle w:val="Code"/>
        <w:rPr>
          <w:highlight w:val="white"/>
        </w:rPr>
      </w:pPr>
      <w:r w:rsidRPr="00EC76D5">
        <w:rPr>
          <w:highlight w:val="white"/>
        </w:rPr>
        <w:t xml:space="preserve">    }</w:t>
      </w:r>
    </w:p>
    <w:p w14:paraId="43182BD8" w14:textId="77777777" w:rsidR="00FD2002" w:rsidRPr="00EC76D5" w:rsidRDefault="00FD2002" w:rsidP="00DF2FAB">
      <w:pPr>
        <w:pStyle w:val="Code"/>
        <w:rPr>
          <w:highlight w:val="white"/>
        </w:rPr>
      </w:pPr>
      <w:r w:rsidRPr="00EC76D5">
        <w:rPr>
          <w:highlight w:val="white"/>
        </w:rPr>
        <w:t xml:space="preserve">    else {</w:t>
      </w:r>
    </w:p>
    <w:p w14:paraId="1156E818" w14:textId="77777777" w:rsidR="00FD2002" w:rsidRPr="00EC76D5" w:rsidRDefault="00FD2002" w:rsidP="00DF2FAB">
      <w:pPr>
        <w:pStyle w:val="Code"/>
        <w:rPr>
          <w:highlight w:val="white"/>
        </w:rPr>
      </w:pPr>
      <w:r w:rsidRPr="00EC76D5">
        <w:rPr>
          <w:highlight w:val="white"/>
        </w:rPr>
        <w:t xml:space="preserve">      return (c + 32);</w:t>
      </w:r>
    </w:p>
    <w:p w14:paraId="4E12A667" w14:textId="77777777" w:rsidR="00FD2002" w:rsidRPr="00EC76D5" w:rsidRDefault="00FD2002" w:rsidP="00DF2FAB">
      <w:pPr>
        <w:pStyle w:val="Code"/>
        <w:rPr>
          <w:highlight w:val="white"/>
        </w:rPr>
      </w:pPr>
      <w:r w:rsidRPr="00EC76D5">
        <w:rPr>
          <w:highlight w:val="white"/>
        </w:rPr>
        <w:t xml:space="preserve">    }</w:t>
      </w:r>
    </w:p>
    <w:p w14:paraId="3C869469" w14:textId="77777777" w:rsidR="00FD2002" w:rsidRPr="00EC76D5" w:rsidRDefault="00FD2002" w:rsidP="00DF2FAB">
      <w:pPr>
        <w:pStyle w:val="Code"/>
        <w:rPr>
          <w:highlight w:val="white"/>
        </w:rPr>
      </w:pPr>
      <w:r w:rsidRPr="00EC76D5">
        <w:rPr>
          <w:highlight w:val="white"/>
        </w:rPr>
        <w:t xml:space="preserve">  }</w:t>
      </w:r>
    </w:p>
    <w:p w14:paraId="11F85591" w14:textId="77777777" w:rsidR="00FD2002" w:rsidRPr="00EC76D5" w:rsidRDefault="00FD2002" w:rsidP="00DF2FAB">
      <w:pPr>
        <w:pStyle w:val="Code"/>
        <w:rPr>
          <w:highlight w:val="white"/>
        </w:rPr>
      </w:pPr>
      <w:r w:rsidRPr="00EC76D5">
        <w:rPr>
          <w:highlight w:val="white"/>
        </w:rPr>
        <w:t xml:space="preserve">  else {</w:t>
      </w:r>
    </w:p>
    <w:p w14:paraId="7EF751D8" w14:textId="77777777" w:rsidR="00FD2002" w:rsidRPr="00EC76D5" w:rsidRDefault="00FD2002" w:rsidP="00DF2FAB">
      <w:pPr>
        <w:pStyle w:val="Code"/>
        <w:rPr>
          <w:highlight w:val="white"/>
        </w:rPr>
      </w:pPr>
      <w:r w:rsidRPr="00EC76D5">
        <w:rPr>
          <w:highlight w:val="white"/>
        </w:rPr>
        <w:t xml:space="preserve">    return c;</w:t>
      </w:r>
    </w:p>
    <w:p w14:paraId="710BD82E" w14:textId="77777777" w:rsidR="00FD2002" w:rsidRPr="00EC76D5" w:rsidRDefault="00FD2002" w:rsidP="00DF2FAB">
      <w:pPr>
        <w:pStyle w:val="Code"/>
        <w:rPr>
          <w:highlight w:val="white"/>
        </w:rPr>
      </w:pPr>
      <w:r w:rsidRPr="00EC76D5">
        <w:rPr>
          <w:highlight w:val="white"/>
        </w:rPr>
        <w:t xml:space="preserve">  }</w:t>
      </w:r>
    </w:p>
    <w:p w14:paraId="6E7161B5" w14:textId="77777777" w:rsidR="00FD2002" w:rsidRPr="00EC76D5" w:rsidRDefault="00FD2002" w:rsidP="00DF2FAB">
      <w:pPr>
        <w:pStyle w:val="Code"/>
        <w:rPr>
          <w:highlight w:val="white"/>
        </w:rPr>
      </w:pPr>
      <w:r w:rsidRPr="00EC76D5">
        <w:rPr>
          <w:highlight w:val="white"/>
        </w:rPr>
        <w:t>}</w:t>
      </w:r>
    </w:p>
    <w:p w14:paraId="0EBE467B" w14:textId="77777777" w:rsidR="00FD2002" w:rsidRPr="00EC76D5" w:rsidRDefault="00FD2002" w:rsidP="00DF2FAB">
      <w:pPr>
        <w:pStyle w:val="Code"/>
        <w:rPr>
          <w:highlight w:val="white"/>
        </w:rPr>
      </w:pPr>
    </w:p>
    <w:p w14:paraId="34A29B8D" w14:textId="77777777" w:rsidR="00FD2002" w:rsidRPr="00EC76D5" w:rsidRDefault="00FD2002" w:rsidP="00DF2FAB">
      <w:pPr>
        <w:pStyle w:val="Code"/>
        <w:rPr>
          <w:highlight w:val="white"/>
        </w:rPr>
      </w:pPr>
      <w:r w:rsidRPr="00EC76D5">
        <w:rPr>
          <w:highlight w:val="white"/>
        </w:rPr>
        <w:t>int toupperX(int c) {</w:t>
      </w:r>
    </w:p>
    <w:p w14:paraId="5D3632E8" w14:textId="77777777" w:rsidR="00FD2002" w:rsidRPr="00EC76D5" w:rsidRDefault="00FD2002" w:rsidP="00DF2FAB">
      <w:pPr>
        <w:pStyle w:val="Code"/>
        <w:rPr>
          <w:highlight w:val="white"/>
        </w:rPr>
      </w:pPr>
      <w:r w:rsidRPr="00EC76D5">
        <w:rPr>
          <w:highlight w:val="white"/>
        </w:rPr>
        <w:t xml:space="preserve">  return (islower(c)) ? (c - 32) : c;</w:t>
      </w:r>
    </w:p>
    <w:p w14:paraId="034BE173" w14:textId="77777777" w:rsidR="00FD2002" w:rsidRPr="00EC76D5" w:rsidRDefault="00FD2002" w:rsidP="00DF2FAB">
      <w:pPr>
        <w:pStyle w:val="Code"/>
        <w:rPr>
          <w:highlight w:val="white"/>
        </w:rPr>
      </w:pPr>
      <w:r w:rsidRPr="00EC76D5">
        <w:rPr>
          <w:highlight w:val="white"/>
        </w:rPr>
        <w:t>}</w:t>
      </w:r>
    </w:p>
    <w:p w14:paraId="1114B339" w14:textId="77777777" w:rsidR="00FD2002" w:rsidRPr="00EC76D5" w:rsidRDefault="00FD2002" w:rsidP="00DF2FAB">
      <w:pPr>
        <w:pStyle w:val="Code"/>
        <w:rPr>
          <w:highlight w:val="white"/>
        </w:rPr>
      </w:pPr>
    </w:p>
    <w:p w14:paraId="622C5F42" w14:textId="77777777" w:rsidR="00FD2002" w:rsidRPr="00EC76D5" w:rsidRDefault="00FD2002" w:rsidP="00DF2FAB">
      <w:pPr>
        <w:pStyle w:val="Code"/>
        <w:rPr>
          <w:highlight w:val="white"/>
        </w:rPr>
      </w:pPr>
      <w:r w:rsidRPr="00EC76D5">
        <w:rPr>
          <w:highlight w:val="white"/>
        </w:rPr>
        <w:t>int toupper(int c) {</w:t>
      </w:r>
    </w:p>
    <w:p w14:paraId="5B4F57BE" w14:textId="77777777" w:rsidR="00FD2002" w:rsidRPr="00EC76D5" w:rsidRDefault="00FD2002" w:rsidP="00DF2FAB">
      <w:pPr>
        <w:pStyle w:val="Code"/>
        <w:rPr>
          <w:highlight w:val="white"/>
        </w:rPr>
      </w:pPr>
      <w:r w:rsidRPr="00EC76D5">
        <w:rPr>
          <w:highlight w:val="white"/>
        </w:rPr>
        <w:t xml:space="preserve">  if (islower(c)) {</w:t>
      </w:r>
    </w:p>
    <w:p w14:paraId="0DE5FC07" w14:textId="77777777" w:rsidR="00FD2002" w:rsidRPr="00EC76D5" w:rsidRDefault="00FD2002" w:rsidP="00DF2FAB">
      <w:pPr>
        <w:pStyle w:val="Code"/>
        <w:rPr>
          <w:highlight w:val="white"/>
        </w:rPr>
      </w:pPr>
      <w:r w:rsidRPr="00EC76D5">
        <w:rPr>
          <w:highlight w:val="white"/>
        </w:rPr>
        <w:t xml:space="preserve">    struct lconv* localeConvPtr = localeconv();</w:t>
      </w:r>
    </w:p>
    <w:p w14:paraId="4B025084" w14:textId="77777777" w:rsidR="00FD2002" w:rsidRPr="00EC76D5" w:rsidRDefault="00FD2002" w:rsidP="00DF2FAB">
      <w:pPr>
        <w:pStyle w:val="Code"/>
        <w:rPr>
          <w:highlight w:val="white"/>
        </w:rPr>
      </w:pPr>
    </w:p>
    <w:p w14:paraId="32D7A5BB" w14:textId="77777777" w:rsidR="00FD2002" w:rsidRPr="00EC76D5" w:rsidRDefault="00FD2002" w:rsidP="00DF2FAB">
      <w:pPr>
        <w:pStyle w:val="Code"/>
        <w:rPr>
          <w:highlight w:val="white"/>
        </w:rPr>
      </w:pPr>
      <w:r w:rsidRPr="00EC76D5">
        <w:rPr>
          <w:highlight w:val="white"/>
        </w:rPr>
        <w:t xml:space="preserve">    if (localeConvPtr != NULL) {</w:t>
      </w:r>
    </w:p>
    <w:p w14:paraId="14F4A078" w14:textId="77777777" w:rsidR="000567B3" w:rsidRPr="00EC76D5" w:rsidRDefault="00FD2002" w:rsidP="00DF2FAB">
      <w:pPr>
        <w:pStyle w:val="Code"/>
        <w:rPr>
          <w:highlight w:val="white"/>
        </w:rPr>
      </w:pPr>
      <w:r w:rsidRPr="00EC76D5">
        <w:rPr>
          <w:highlight w:val="white"/>
        </w:rPr>
        <w:t xml:space="preserve">      char *lowerCase = localeConvPtr-&gt;lowerCase,</w:t>
      </w:r>
    </w:p>
    <w:p w14:paraId="15FDBF3E" w14:textId="4A43D10B" w:rsidR="00FD2002" w:rsidRPr="00EC76D5" w:rsidRDefault="000567B3" w:rsidP="00DF2FAB">
      <w:pPr>
        <w:pStyle w:val="Code"/>
        <w:rPr>
          <w:highlight w:val="white"/>
        </w:rPr>
      </w:pPr>
      <w:r w:rsidRPr="00EC76D5">
        <w:rPr>
          <w:highlight w:val="white"/>
        </w:rPr>
        <w:t xml:space="preserve">          </w:t>
      </w:r>
      <w:r w:rsidR="00FD2002" w:rsidRPr="00EC76D5">
        <w:rPr>
          <w:highlight w:val="white"/>
        </w:rPr>
        <w:t xml:space="preserve"> *upperCase = localeConvPtr-&gt;upperCase;</w:t>
      </w:r>
    </w:p>
    <w:p w14:paraId="429E6BDD" w14:textId="77777777" w:rsidR="00FD2002" w:rsidRPr="00EC76D5" w:rsidRDefault="00FD2002" w:rsidP="00DF2FAB">
      <w:pPr>
        <w:pStyle w:val="Code"/>
        <w:rPr>
          <w:highlight w:val="white"/>
        </w:rPr>
      </w:pPr>
      <w:r w:rsidRPr="00EC76D5">
        <w:rPr>
          <w:highlight w:val="white"/>
        </w:rPr>
        <w:t xml:space="preserve">      int index = (strchr(lowerCase, c) - lowerCase);</w:t>
      </w:r>
    </w:p>
    <w:p w14:paraId="529CDBEB" w14:textId="77777777" w:rsidR="00FD2002" w:rsidRPr="00EC76D5" w:rsidRDefault="00FD2002" w:rsidP="00DF2FAB">
      <w:pPr>
        <w:pStyle w:val="Code"/>
        <w:rPr>
          <w:highlight w:val="white"/>
        </w:rPr>
      </w:pPr>
      <w:r w:rsidRPr="00EC76D5">
        <w:rPr>
          <w:highlight w:val="white"/>
        </w:rPr>
        <w:t xml:space="preserve">      return ((int) upperCase[index]);</w:t>
      </w:r>
    </w:p>
    <w:p w14:paraId="66ADB005" w14:textId="77777777" w:rsidR="00FD2002" w:rsidRPr="00EC76D5" w:rsidRDefault="00FD2002" w:rsidP="00DF2FAB">
      <w:pPr>
        <w:pStyle w:val="Code"/>
        <w:rPr>
          <w:highlight w:val="white"/>
        </w:rPr>
      </w:pPr>
      <w:r w:rsidRPr="00EC76D5">
        <w:rPr>
          <w:highlight w:val="white"/>
        </w:rPr>
        <w:t xml:space="preserve">    }</w:t>
      </w:r>
    </w:p>
    <w:p w14:paraId="30468E01" w14:textId="77777777" w:rsidR="00FD2002" w:rsidRPr="00EC76D5" w:rsidRDefault="00FD2002" w:rsidP="00DF2FAB">
      <w:pPr>
        <w:pStyle w:val="Code"/>
        <w:rPr>
          <w:highlight w:val="white"/>
        </w:rPr>
      </w:pPr>
      <w:r w:rsidRPr="00EC76D5">
        <w:rPr>
          <w:highlight w:val="white"/>
        </w:rPr>
        <w:t xml:space="preserve">    else {</w:t>
      </w:r>
    </w:p>
    <w:p w14:paraId="1DC27C34" w14:textId="77777777" w:rsidR="00FD2002" w:rsidRPr="00EC76D5" w:rsidRDefault="00FD2002" w:rsidP="00DF2FAB">
      <w:pPr>
        <w:pStyle w:val="Code"/>
        <w:rPr>
          <w:highlight w:val="white"/>
        </w:rPr>
      </w:pPr>
      <w:r w:rsidRPr="00EC76D5">
        <w:rPr>
          <w:highlight w:val="white"/>
        </w:rPr>
        <w:t xml:space="preserve">      return (c - 32);</w:t>
      </w:r>
    </w:p>
    <w:p w14:paraId="4923A770" w14:textId="77777777" w:rsidR="00FD2002" w:rsidRPr="00EC76D5" w:rsidRDefault="00FD2002" w:rsidP="00DF2FAB">
      <w:pPr>
        <w:pStyle w:val="Code"/>
        <w:rPr>
          <w:highlight w:val="white"/>
        </w:rPr>
      </w:pPr>
      <w:r w:rsidRPr="00EC76D5">
        <w:rPr>
          <w:highlight w:val="white"/>
        </w:rPr>
        <w:t xml:space="preserve">    }</w:t>
      </w:r>
    </w:p>
    <w:p w14:paraId="77DB57A4" w14:textId="77777777" w:rsidR="00FD2002" w:rsidRPr="00EC76D5" w:rsidRDefault="00FD2002" w:rsidP="00DF2FAB">
      <w:pPr>
        <w:pStyle w:val="Code"/>
        <w:rPr>
          <w:highlight w:val="white"/>
        </w:rPr>
      </w:pPr>
      <w:r w:rsidRPr="00EC76D5">
        <w:rPr>
          <w:highlight w:val="white"/>
        </w:rPr>
        <w:t xml:space="preserve">  }</w:t>
      </w:r>
    </w:p>
    <w:p w14:paraId="34BE1442" w14:textId="77777777" w:rsidR="00FD2002" w:rsidRPr="00EC76D5" w:rsidRDefault="00FD2002" w:rsidP="00DF2FAB">
      <w:pPr>
        <w:pStyle w:val="Code"/>
        <w:rPr>
          <w:highlight w:val="white"/>
        </w:rPr>
      </w:pPr>
      <w:r w:rsidRPr="00EC76D5">
        <w:rPr>
          <w:highlight w:val="white"/>
        </w:rPr>
        <w:t xml:space="preserve">  else {</w:t>
      </w:r>
    </w:p>
    <w:p w14:paraId="7B1BEE2E" w14:textId="77777777" w:rsidR="00FD2002" w:rsidRPr="00EC76D5" w:rsidRDefault="00FD2002" w:rsidP="00DF2FAB">
      <w:pPr>
        <w:pStyle w:val="Code"/>
        <w:rPr>
          <w:highlight w:val="white"/>
        </w:rPr>
      </w:pPr>
      <w:r w:rsidRPr="00EC76D5">
        <w:rPr>
          <w:highlight w:val="white"/>
        </w:rPr>
        <w:t xml:space="preserve">    return c;</w:t>
      </w:r>
    </w:p>
    <w:p w14:paraId="798D627A" w14:textId="77777777" w:rsidR="00FD2002" w:rsidRPr="00EC76D5" w:rsidRDefault="00FD2002" w:rsidP="00DF2FAB">
      <w:pPr>
        <w:pStyle w:val="Code"/>
        <w:rPr>
          <w:highlight w:val="white"/>
        </w:rPr>
      </w:pPr>
      <w:r w:rsidRPr="00EC76D5">
        <w:rPr>
          <w:highlight w:val="white"/>
        </w:rPr>
        <w:t xml:space="preserve">  }</w:t>
      </w:r>
    </w:p>
    <w:p w14:paraId="37E4AD96" w14:textId="4007E79E" w:rsidR="00FD2002" w:rsidRPr="00EC76D5" w:rsidRDefault="00FD2002" w:rsidP="00DF2FAB">
      <w:pPr>
        <w:pStyle w:val="Code"/>
      </w:pPr>
      <w:r w:rsidRPr="00EC76D5">
        <w:rPr>
          <w:highlight w:val="white"/>
        </w:rPr>
        <w:t>}</w:t>
      </w:r>
    </w:p>
    <w:p w14:paraId="35044BB2" w14:textId="129FDC99" w:rsidR="00EE220E" w:rsidRPr="00EC76D5" w:rsidRDefault="0078214F" w:rsidP="00265BDF">
      <w:pPr>
        <w:pStyle w:val="Rubrik2"/>
      </w:pPr>
      <w:bookmarkStart w:id="5881" w:name="_Toc481936457"/>
      <w:r w:rsidRPr="00EC76D5">
        <w:t>S</w:t>
      </w:r>
      <w:r w:rsidR="00EE220E" w:rsidRPr="00EC76D5">
        <w:t>tring</w:t>
      </w:r>
      <w:r w:rsidRPr="00EC76D5">
        <w:t>s</w:t>
      </w:r>
      <w:bookmarkEnd w:id="5881"/>
    </w:p>
    <w:p w14:paraId="14ACCA1E" w14:textId="75D42039" w:rsidR="0078214F" w:rsidRPr="00EC76D5" w:rsidRDefault="0078214F" w:rsidP="0078214F">
      <w:pPr>
        <w:pStyle w:val="CodeListing"/>
      </w:pPr>
      <w:r w:rsidRPr="00EC76D5">
        <w:t>String.h</w:t>
      </w:r>
    </w:p>
    <w:p w14:paraId="1C711500" w14:textId="77777777" w:rsidR="0078214F" w:rsidRPr="00EC76D5" w:rsidRDefault="0078214F" w:rsidP="0078214F">
      <w:pPr>
        <w:pStyle w:val="Code"/>
        <w:rPr>
          <w:highlight w:val="white"/>
        </w:rPr>
      </w:pPr>
      <w:r w:rsidRPr="00EC76D5">
        <w:rPr>
          <w:highlight w:val="white"/>
        </w:rPr>
        <w:t>#ifndef __STRING_H__</w:t>
      </w:r>
    </w:p>
    <w:p w14:paraId="393F749F" w14:textId="77777777" w:rsidR="0078214F" w:rsidRPr="00EC76D5" w:rsidRDefault="0078214F" w:rsidP="0078214F">
      <w:pPr>
        <w:pStyle w:val="Code"/>
        <w:rPr>
          <w:highlight w:val="white"/>
        </w:rPr>
      </w:pPr>
      <w:r w:rsidRPr="00EC76D5">
        <w:rPr>
          <w:highlight w:val="white"/>
        </w:rPr>
        <w:t>#define __STRING_H__</w:t>
      </w:r>
    </w:p>
    <w:p w14:paraId="5269C683" w14:textId="77777777" w:rsidR="0078214F" w:rsidRPr="00EC76D5" w:rsidRDefault="0078214F" w:rsidP="0078214F">
      <w:pPr>
        <w:pStyle w:val="Code"/>
        <w:rPr>
          <w:highlight w:val="white"/>
        </w:rPr>
      </w:pPr>
    </w:p>
    <w:p w14:paraId="3EF165C2" w14:textId="77777777" w:rsidR="0078214F" w:rsidRPr="00EC76D5" w:rsidRDefault="0078214F" w:rsidP="0078214F">
      <w:pPr>
        <w:pStyle w:val="Code"/>
        <w:rPr>
          <w:highlight w:val="white"/>
        </w:rPr>
      </w:pPr>
      <w:r w:rsidRPr="00EC76D5">
        <w:rPr>
          <w:highlight w:val="white"/>
        </w:rPr>
        <w:t>#define size_t int</w:t>
      </w:r>
    </w:p>
    <w:p w14:paraId="4DD998F8" w14:textId="77777777" w:rsidR="0078214F" w:rsidRPr="00EC76D5" w:rsidRDefault="0078214F" w:rsidP="0078214F">
      <w:pPr>
        <w:pStyle w:val="Code"/>
        <w:rPr>
          <w:highlight w:val="white"/>
        </w:rPr>
      </w:pPr>
    </w:p>
    <w:p w14:paraId="2FCE459A" w14:textId="77777777" w:rsidR="0078214F" w:rsidRPr="00EC76D5" w:rsidRDefault="0078214F" w:rsidP="0078214F">
      <w:pPr>
        <w:pStyle w:val="Code"/>
        <w:rPr>
          <w:highlight w:val="white"/>
        </w:rPr>
      </w:pPr>
      <w:r w:rsidRPr="00EC76D5">
        <w:rPr>
          <w:highlight w:val="white"/>
        </w:rPr>
        <w:lastRenderedPageBreak/>
        <w:t>extern char* strcpy(char* target, const char* source);</w:t>
      </w:r>
    </w:p>
    <w:p w14:paraId="1750E0D1" w14:textId="77777777" w:rsidR="0078214F" w:rsidRPr="00EC76D5" w:rsidRDefault="0078214F" w:rsidP="0078214F">
      <w:pPr>
        <w:pStyle w:val="Code"/>
        <w:rPr>
          <w:highlight w:val="white"/>
        </w:rPr>
      </w:pPr>
      <w:r w:rsidRPr="00EC76D5">
        <w:rPr>
          <w:highlight w:val="white"/>
        </w:rPr>
        <w:t>extern char* strncpy(char* target, const char* source, size_t size);</w:t>
      </w:r>
    </w:p>
    <w:p w14:paraId="14CD6A6D" w14:textId="77777777" w:rsidR="0078214F" w:rsidRPr="00EC76D5" w:rsidRDefault="0078214F" w:rsidP="0078214F">
      <w:pPr>
        <w:pStyle w:val="Code"/>
        <w:rPr>
          <w:highlight w:val="white"/>
        </w:rPr>
      </w:pPr>
      <w:r w:rsidRPr="00EC76D5">
        <w:rPr>
          <w:highlight w:val="white"/>
        </w:rPr>
        <w:t>extern char* strcat(char* target, const char* source);</w:t>
      </w:r>
    </w:p>
    <w:p w14:paraId="2778896D" w14:textId="77777777" w:rsidR="0078214F" w:rsidRPr="00EC76D5" w:rsidRDefault="0078214F" w:rsidP="0078214F">
      <w:pPr>
        <w:pStyle w:val="Code"/>
        <w:rPr>
          <w:highlight w:val="white"/>
        </w:rPr>
      </w:pPr>
      <w:r w:rsidRPr="00EC76D5">
        <w:rPr>
          <w:highlight w:val="white"/>
        </w:rPr>
        <w:t>extern char* strncat(char* target, const char* source, size_t size);</w:t>
      </w:r>
    </w:p>
    <w:p w14:paraId="563CEC6B" w14:textId="77777777" w:rsidR="0078214F" w:rsidRPr="00EC76D5" w:rsidRDefault="0078214F" w:rsidP="0078214F">
      <w:pPr>
        <w:pStyle w:val="Code"/>
        <w:rPr>
          <w:highlight w:val="white"/>
        </w:rPr>
      </w:pPr>
      <w:r w:rsidRPr="00EC76D5">
        <w:rPr>
          <w:highlight w:val="white"/>
        </w:rPr>
        <w:t>extern int strcmp(const char* left, const char* right);</w:t>
      </w:r>
    </w:p>
    <w:p w14:paraId="7A46AC32" w14:textId="77777777" w:rsidR="0078214F" w:rsidRPr="00EC76D5" w:rsidRDefault="0078214F" w:rsidP="0078214F">
      <w:pPr>
        <w:pStyle w:val="Code"/>
        <w:rPr>
          <w:highlight w:val="white"/>
        </w:rPr>
      </w:pPr>
      <w:r w:rsidRPr="00EC76D5">
        <w:rPr>
          <w:highlight w:val="white"/>
        </w:rPr>
        <w:t>extern int strncmp(const char* left, const char* right, size_t size);</w:t>
      </w:r>
    </w:p>
    <w:p w14:paraId="0448E684" w14:textId="77777777" w:rsidR="0078214F" w:rsidRPr="00EC76D5" w:rsidRDefault="0078214F" w:rsidP="0078214F">
      <w:pPr>
        <w:pStyle w:val="Code"/>
        <w:rPr>
          <w:highlight w:val="white"/>
        </w:rPr>
      </w:pPr>
      <w:r w:rsidRPr="00EC76D5">
        <w:rPr>
          <w:highlight w:val="white"/>
        </w:rPr>
        <w:t>extern char* strchr(const char* text, int i);</w:t>
      </w:r>
    </w:p>
    <w:p w14:paraId="7BBFFC3D" w14:textId="77777777" w:rsidR="0078214F" w:rsidRPr="00EC76D5" w:rsidRDefault="0078214F" w:rsidP="0078214F">
      <w:pPr>
        <w:pStyle w:val="Code"/>
        <w:rPr>
          <w:highlight w:val="white"/>
        </w:rPr>
      </w:pPr>
      <w:r w:rsidRPr="00EC76D5">
        <w:rPr>
          <w:highlight w:val="white"/>
        </w:rPr>
        <w:t>extern char* strrchr(const char* text, int i);</w:t>
      </w:r>
    </w:p>
    <w:p w14:paraId="0F3CA966" w14:textId="77777777" w:rsidR="0078214F" w:rsidRPr="00EC76D5" w:rsidRDefault="0078214F" w:rsidP="0078214F">
      <w:pPr>
        <w:pStyle w:val="Code"/>
        <w:rPr>
          <w:highlight w:val="white"/>
        </w:rPr>
      </w:pPr>
      <w:r w:rsidRPr="00EC76D5">
        <w:rPr>
          <w:highlight w:val="white"/>
        </w:rPr>
        <w:t>extern size_t strspn(const char* mainString, const char* charSet);</w:t>
      </w:r>
    </w:p>
    <w:p w14:paraId="253B5DA3" w14:textId="77777777" w:rsidR="0078214F" w:rsidRPr="00EC76D5" w:rsidRDefault="0078214F" w:rsidP="0078214F">
      <w:pPr>
        <w:pStyle w:val="Code"/>
        <w:rPr>
          <w:highlight w:val="white"/>
        </w:rPr>
      </w:pPr>
      <w:r w:rsidRPr="00EC76D5">
        <w:rPr>
          <w:highlight w:val="white"/>
        </w:rPr>
        <w:t>extern size_t strcspn(const char* mainString, const char* charSet);</w:t>
      </w:r>
    </w:p>
    <w:p w14:paraId="7183F6CD" w14:textId="77777777" w:rsidR="0078214F" w:rsidRPr="00EC76D5" w:rsidRDefault="0078214F" w:rsidP="0078214F">
      <w:pPr>
        <w:pStyle w:val="Code"/>
        <w:rPr>
          <w:highlight w:val="white"/>
        </w:rPr>
      </w:pPr>
      <w:r w:rsidRPr="00EC76D5">
        <w:rPr>
          <w:highlight w:val="white"/>
        </w:rPr>
        <w:t>extern char* strpbrk(const char* mainString, const char* charSet);</w:t>
      </w:r>
    </w:p>
    <w:p w14:paraId="6EA00657" w14:textId="77777777" w:rsidR="0078214F" w:rsidRPr="00EC76D5" w:rsidRDefault="0078214F" w:rsidP="0078214F">
      <w:pPr>
        <w:pStyle w:val="Code"/>
        <w:rPr>
          <w:highlight w:val="white"/>
        </w:rPr>
      </w:pPr>
      <w:r w:rsidRPr="00EC76D5">
        <w:rPr>
          <w:highlight w:val="white"/>
        </w:rPr>
        <w:t>extern char* strstr(const char* mainString, const char* subString);</w:t>
      </w:r>
    </w:p>
    <w:p w14:paraId="0C2018CA" w14:textId="77777777" w:rsidR="0078214F" w:rsidRPr="00EC76D5" w:rsidRDefault="0078214F" w:rsidP="0078214F">
      <w:pPr>
        <w:pStyle w:val="Code"/>
        <w:rPr>
          <w:highlight w:val="white"/>
        </w:rPr>
      </w:pPr>
      <w:r w:rsidRPr="00EC76D5">
        <w:rPr>
          <w:highlight w:val="white"/>
        </w:rPr>
        <w:t>extern size_t strlen(const char* string);</w:t>
      </w:r>
    </w:p>
    <w:p w14:paraId="4663C77D" w14:textId="77777777" w:rsidR="0078214F" w:rsidRPr="00EC76D5" w:rsidRDefault="0078214F" w:rsidP="0078214F">
      <w:pPr>
        <w:pStyle w:val="Code"/>
        <w:rPr>
          <w:highlight w:val="white"/>
        </w:rPr>
      </w:pPr>
      <w:r w:rsidRPr="00EC76D5">
        <w:rPr>
          <w:highlight w:val="white"/>
        </w:rPr>
        <w:t>extern char* strerror(int error);</w:t>
      </w:r>
    </w:p>
    <w:p w14:paraId="7CE8D289" w14:textId="77777777" w:rsidR="0078214F" w:rsidRPr="00EC76D5" w:rsidRDefault="0078214F" w:rsidP="0078214F">
      <w:pPr>
        <w:pStyle w:val="Code"/>
        <w:rPr>
          <w:highlight w:val="white"/>
        </w:rPr>
      </w:pPr>
      <w:r w:rsidRPr="00EC76D5">
        <w:rPr>
          <w:highlight w:val="white"/>
        </w:rPr>
        <w:t>extern char* strtok(char* string, const char* charSet);</w:t>
      </w:r>
    </w:p>
    <w:p w14:paraId="0AE1C098" w14:textId="77777777" w:rsidR="0078214F" w:rsidRPr="00EC76D5" w:rsidRDefault="0078214F" w:rsidP="0078214F">
      <w:pPr>
        <w:pStyle w:val="Code"/>
        <w:rPr>
          <w:highlight w:val="white"/>
        </w:rPr>
      </w:pPr>
      <w:r w:rsidRPr="00EC76D5">
        <w:rPr>
          <w:highlight w:val="white"/>
        </w:rPr>
        <w:t>extern void* memcpy(void* target, const void* source, size_t size);</w:t>
      </w:r>
    </w:p>
    <w:p w14:paraId="11A62D36" w14:textId="77777777" w:rsidR="0078214F" w:rsidRPr="00EC76D5" w:rsidRDefault="0078214F" w:rsidP="0078214F">
      <w:pPr>
        <w:pStyle w:val="Code"/>
        <w:rPr>
          <w:highlight w:val="white"/>
        </w:rPr>
      </w:pPr>
      <w:r w:rsidRPr="00EC76D5">
        <w:rPr>
          <w:highlight w:val="white"/>
        </w:rPr>
        <w:t>extern void* memmove(void* target, const void* source, size_t size);</w:t>
      </w:r>
    </w:p>
    <w:p w14:paraId="2F21279E" w14:textId="77777777" w:rsidR="0078214F" w:rsidRPr="00EC76D5" w:rsidRDefault="0078214F" w:rsidP="0078214F">
      <w:pPr>
        <w:pStyle w:val="Code"/>
        <w:rPr>
          <w:highlight w:val="white"/>
        </w:rPr>
      </w:pPr>
      <w:r w:rsidRPr="00EC76D5">
        <w:rPr>
          <w:highlight w:val="white"/>
        </w:rPr>
        <w:t>extern int memcmp(const void* left, const void* right, size_t size);</w:t>
      </w:r>
    </w:p>
    <w:p w14:paraId="25F99850" w14:textId="77777777" w:rsidR="0078214F" w:rsidRPr="00EC76D5" w:rsidRDefault="0078214F" w:rsidP="0078214F">
      <w:pPr>
        <w:pStyle w:val="Code"/>
        <w:rPr>
          <w:highlight w:val="white"/>
        </w:rPr>
      </w:pPr>
      <w:r w:rsidRPr="00EC76D5">
        <w:rPr>
          <w:highlight w:val="white"/>
        </w:rPr>
        <w:t>extern void* memchr(const void* block, int i, size_t size);</w:t>
      </w:r>
    </w:p>
    <w:p w14:paraId="73550C93" w14:textId="77777777" w:rsidR="0078214F" w:rsidRPr="00EC76D5" w:rsidRDefault="0078214F" w:rsidP="0078214F">
      <w:pPr>
        <w:pStyle w:val="Code"/>
        <w:rPr>
          <w:highlight w:val="white"/>
        </w:rPr>
      </w:pPr>
      <w:r w:rsidRPr="00EC76D5">
        <w:rPr>
          <w:highlight w:val="white"/>
        </w:rPr>
        <w:t>extern void* memset(void* block, int i, size_t size);</w:t>
      </w:r>
    </w:p>
    <w:p w14:paraId="20D0699A" w14:textId="77777777" w:rsidR="0078214F" w:rsidRPr="00EC76D5" w:rsidRDefault="0078214F" w:rsidP="0078214F">
      <w:pPr>
        <w:pStyle w:val="Code"/>
        <w:rPr>
          <w:highlight w:val="white"/>
        </w:rPr>
      </w:pPr>
    </w:p>
    <w:p w14:paraId="65E52B35" w14:textId="40A527B2" w:rsidR="0078214F" w:rsidRPr="00EC76D5" w:rsidRDefault="0078214F" w:rsidP="0078214F">
      <w:pPr>
        <w:pStyle w:val="Code"/>
      </w:pPr>
      <w:r w:rsidRPr="00EC76D5">
        <w:rPr>
          <w:highlight w:val="white"/>
        </w:rPr>
        <w:t>#endif</w:t>
      </w:r>
    </w:p>
    <w:p w14:paraId="1AF0BFE4" w14:textId="24C6945A" w:rsidR="0078214F" w:rsidRPr="00EC76D5" w:rsidRDefault="0078214F" w:rsidP="0078214F">
      <w:pPr>
        <w:pStyle w:val="CodeListing"/>
      </w:pPr>
      <w:r w:rsidRPr="00EC76D5">
        <w:t>String.c</w:t>
      </w:r>
    </w:p>
    <w:p w14:paraId="16E6CB7B" w14:textId="77777777" w:rsidR="0078214F" w:rsidRPr="00EC76D5" w:rsidRDefault="0078214F" w:rsidP="0078214F">
      <w:pPr>
        <w:pStyle w:val="Code"/>
        <w:rPr>
          <w:highlight w:val="white"/>
        </w:rPr>
      </w:pPr>
      <w:r w:rsidRPr="00EC76D5">
        <w:rPr>
          <w:highlight w:val="white"/>
        </w:rPr>
        <w:t>#include &lt;ErrNo.h&gt;</w:t>
      </w:r>
    </w:p>
    <w:p w14:paraId="2F18FB16" w14:textId="77777777" w:rsidR="0078214F" w:rsidRPr="00EC76D5" w:rsidRDefault="0078214F" w:rsidP="0078214F">
      <w:pPr>
        <w:pStyle w:val="Code"/>
        <w:rPr>
          <w:highlight w:val="white"/>
        </w:rPr>
      </w:pPr>
      <w:r w:rsidRPr="00EC76D5">
        <w:rPr>
          <w:highlight w:val="white"/>
        </w:rPr>
        <w:t>#include &lt;StdIO.h&gt;</w:t>
      </w:r>
    </w:p>
    <w:p w14:paraId="6C6546D1" w14:textId="77777777" w:rsidR="0078214F" w:rsidRPr="00EC76D5" w:rsidRDefault="0078214F" w:rsidP="0078214F">
      <w:pPr>
        <w:pStyle w:val="Code"/>
        <w:rPr>
          <w:highlight w:val="white"/>
        </w:rPr>
      </w:pPr>
      <w:r w:rsidRPr="00EC76D5">
        <w:rPr>
          <w:highlight w:val="white"/>
        </w:rPr>
        <w:t>#include &lt;StdDef.h&gt;</w:t>
      </w:r>
    </w:p>
    <w:p w14:paraId="045AB93D" w14:textId="77777777" w:rsidR="0078214F" w:rsidRPr="00EC76D5" w:rsidRDefault="0078214F" w:rsidP="0078214F">
      <w:pPr>
        <w:pStyle w:val="Code"/>
        <w:rPr>
          <w:highlight w:val="white"/>
        </w:rPr>
      </w:pPr>
      <w:r w:rsidRPr="00EC76D5">
        <w:rPr>
          <w:highlight w:val="white"/>
        </w:rPr>
        <w:t>#include &lt;String.h&gt;</w:t>
      </w:r>
    </w:p>
    <w:p w14:paraId="27810FA3" w14:textId="77777777" w:rsidR="0078214F" w:rsidRPr="00EC76D5" w:rsidRDefault="0078214F" w:rsidP="0078214F">
      <w:pPr>
        <w:pStyle w:val="Code"/>
        <w:rPr>
          <w:highlight w:val="white"/>
        </w:rPr>
      </w:pPr>
      <w:r w:rsidRPr="00EC76D5">
        <w:rPr>
          <w:highlight w:val="white"/>
        </w:rPr>
        <w:t>#include &lt;Locale.h&gt;</w:t>
      </w:r>
    </w:p>
    <w:p w14:paraId="1D4195B7" w14:textId="77777777" w:rsidR="0078214F" w:rsidRPr="00EC76D5" w:rsidRDefault="0078214F" w:rsidP="0078214F">
      <w:pPr>
        <w:pStyle w:val="Code"/>
        <w:rPr>
          <w:highlight w:val="white"/>
        </w:rPr>
      </w:pPr>
    </w:p>
    <w:p w14:paraId="78195B7A" w14:textId="77777777" w:rsidR="0078214F" w:rsidRPr="00EC76D5" w:rsidRDefault="0078214F" w:rsidP="0078214F">
      <w:pPr>
        <w:pStyle w:val="Code"/>
        <w:rPr>
          <w:highlight w:val="white"/>
        </w:rPr>
      </w:pPr>
      <w:r w:rsidRPr="00EC76D5">
        <w:rPr>
          <w:highlight w:val="white"/>
        </w:rPr>
        <w:t>char* strcpy(char* target, const char* source) {</w:t>
      </w:r>
    </w:p>
    <w:p w14:paraId="7FD75AE4" w14:textId="77777777" w:rsidR="0078214F" w:rsidRPr="00EC76D5" w:rsidRDefault="0078214F" w:rsidP="0078214F">
      <w:pPr>
        <w:pStyle w:val="Code"/>
        <w:rPr>
          <w:highlight w:val="white"/>
        </w:rPr>
      </w:pPr>
      <w:r w:rsidRPr="00EC76D5">
        <w:rPr>
          <w:highlight w:val="white"/>
        </w:rPr>
        <w:t xml:space="preserve">  size_t index;</w:t>
      </w:r>
    </w:p>
    <w:p w14:paraId="03C6DB89" w14:textId="77777777" w:rsidR="0078214F" w:rsidRPr="00EC76D5" w:rsidRDefault="0078214F" w:rsidP="0078214F">
      <w:pPr>
        <w:pStyle w:val="Code"/>
        <w:rPr>
          <w:highlight w:val="white"/>
        </w:rPr>
      </w:pPr>
    </w:p>
    <w:p w14:paraId="7EE0D03C" w14:textId="77777777" w:rsidR="0078214F" w:rsidRPr="00EC76D5" w:rsidRDefault="0078214F" w:rsidP="0078214F">
      <w:pPr>
        <w:pStyle w:val="Code"/>
        <w:rPr>
          <w:highlight w:val="white"/>
        </w:rPr>
      </w:pPr>
      <w:r w:rsidRPr="00EC76D5">
        <w:rPr>
          <w:highlight w:val="white"/>
        </w:rPr>
        <w:t xml:space="preserve">  for (index = 0; source[index] != '\0'; ++index) {</w:t>
      </w:r>
    </w:p>
    <w:p w14:paraId="11A19A37" w14:textId="77777777" w:rsidR="0078214F" w:rsidRPr="00EC76D5" w:rsidRDefault="0078214F" w:rsidP="0078214F">
      <w:pPr>
        <w:pStyle w:val="Code"/>
        <w:rPr>
          <w:highlight w:val="white"/>
        </w:rPr>
      </w:pPr>
      <w:r w:rsidRPr="00EC76D5">
        <w:rPr>
          <w:highlight w:val="white"/>
        </w:rPr>
        <w:t xml:space="preserve">    target[index] = source[index];</w:t>
      </w:r>
    </w:p>
    <w:p w14:paraId="7FA5F2BD" w14:textId="77777777" w:rsidR="0078214F" w:rsidRPr="00EC76D5" w:rsidRDefault="0078214F" w:rsidP="0078214F">
      <w:pPr>
        <w:pStyle w:val="Code"/>
        <w:rPr>
          <w:highlight w:val="white"/>
        </w:rPr>
      </w:pPr>
      <w:r w:rsidRPr="00EC76D5">
        <w:rPr>
          <w:highlight w:val="white"/>
        </w:rPr>
        <w:t xml:space="preserve">  }</w:t>
      </w:r>
    </w:p>
    <w:p w14:paraId="1C5E36CC" w14:textId="77777777" w:rsidR="0078214F" w:rsidRPr="00EC76D5" w:rsidRDefault="0078214F" w:rsidP="0078214F">
      <w:pPr>
        <w:pStyle w:val="Code"/>
        <w:rPr>
          <w:highlight w:val="white"/>
        </w:rPr>
      </w:pPr>
    </w:p>
    <w:p w14:paraId="6568E695" w14:textId="77777777" w:rsidR="0078214F" w:rsidRPr="00EC76D5" w:rsidRDefault="0078214F" w:rsidP="0078214F">
      <w:pPr>
        <w:pStyle w:val="Code"/>
        <w:rPr>
          <w:highlight w:val="white"/>
        </w:rPr>
      </w:pPr>
      <w:r w:rsidRPr="00EC76D5">
        <w:rPr>
          <w:highlight w:val="white"/>
        </w:rPr>
        <w:t xml:space="preserve">  target[index] = '\0';</w:t>
      </w:r>
    </w:p>
    <w:p w14:paraId="0462BDFF" w14:textId="77777777" w:rsidR="0078214F" w:rsidRPr="00EC76D5" w:rsidRDefault="0078214F" w:rsidP="0078214F">
      <w:pPr>
        <w:pStyle w:val="Code"/>
        <w:rPr>
          <w:highlight w:val="white"/>
        </w:rPr>
      </w:pPr>
      <w:r w:rsidRPr="00EC76D5">
        <w:rPr>
          <w:highlight w:val="white"/>
        </w:rPr>
        <w:t xml:space="preserve">  return target;</w:t>
      </w:r>
    </w:p>
    <w:p w14:paraId="5B1F8746" w14:textId="77777777" w:rsidR="0078214F" w:rsidRPr="00EC76D5" w:rsidRDefault="0078214F" w:rsidP="0078214F">
      <w:pPr>
        <w:pStyle w:val="Code"/>
        <w:rPr>
          <w:highlight w:val="white"/>
        </w:rPr>
      </w:pPr>
      <w:r w:rsidRPr="00EC76D5">
        <w:rPr>
          <w:highlight w:val="white"/>
        </w:rPr>
        <w:t>}</w:t>
      </w:r>
    </w:p>
    <w:p w14:paraId="639565A3" w14:textId="77777777" w:rsidR="0078214F" w:rsidRPr="00EC76D5" w:rsidRDefault="0078214F" w:rsidP="0078214F">
      <w:pPr>
        <w:pStyle w:val="Code"/>
        <w:rPr>
          <w:highlight w:val="white"/>
        </w:rPr>
      </w:pPr>
    </w:p>
    <w:p w14:paraId="75691CEA" w14:textId="77777777" w:rsidR="0078214F" w:rsidRPr="00EC76D5" w:rsidRDefault="0078214F" w:rsidP="0078214F">
      <w:pPr>
        <w:pStyle w:val="Code"/>
        <w:rPr>
          <w:highlight w:val="white"/>
        </w:rPr>
      </w:pPr>
      <w:r w:rsidRPr="00EC76D5">
        <w:rPr>
          <w:highlight w:val="white"/>
        </w:rPr>
        <w:t>char* strncpy(char* target, const char* source, size_t size) {</w:t>
      </w:r>
    </w:p>
    <w:p w14:paraId="5C874321" w14:textId="77777777" w:rsidR="0078214F" w:rsidRPr="00EC76D5" w:rsidRDefault="0078214F" w:rsidP="0078214F">
      <w:pPr>
        <w:pStyle w:val="Code"/>
        <w:rPr>
          <w:highlight w:val="white"/>
        </w:rPr>
      </w:pPr>
      <w:r w:rsidRPr="00EC76D5">
        <w:rPr>
          <w:highlight w:val="white"/>
        </w:rPr>
        <w:t xml:space="preserve">  size_t index;</w:t>
      </w:r>
    </w:p>
    <w:p w14:paraId="4C272839" w14:textId="77777777" w:rsidR="0078214F" w:rsidRPr="00EC76D5" w:rsidRDefault="0078214F" w:rsidP="0078214F">
      <w:pPr>
        <w:pStyle w:val="Code"/>
        <w:rPr>
          <w:highlight w:val="white"/>
        </w:rPr>
      </w:pPr>
    </w:p>
    <w:p w14:paraId="153EE761" w14:textId="77777777" w:rsidR="0078214F" w:rsidRPr="00EC76D5" w:rsidRDefault="0078214F" w:rsidP="0078214F">
      <w:pPr>
        <w:pStyle w:val="Code"/>
        <w:rPr>
          <w:highlight w:val="white"/>
        </w:rPr>
      </w:pPr>
      <w:r w:rsidRPr="00EC76D5">
        <w:rPr>
          <w:highlight w:val="white"/>
        </w:rPr>
        <w:t xml:space="preserve">  for (index = 0; (index &lt; size) &amp;&amp; (source[index] != '\0'); ++index) {</w:t>
      </w:r>
    </w:p>
    <w:p w14:paraId="293F3175" w14:textId="77777777" w:rsidR="0078214F" w:rsidRPr="00EC76D5" w:rsidRDefault="0078214F" w:rsidP="0078214F">
      <w:pPr>
        <w:pStyle w:val="Code"/>
        <w:rPr>
          <w:highlight w:val="white"/>
        </w:rPr>
      </w:pPr>
      <w:r w:rsidRPr="00EC76D5">
        <w:rPr>
          <w:highlight w:val="white"/>
        </w:rPr>
        <w:t xml:space="preserve">    target[index] = source[index];</w:t>
      </w:r>
    </w:p>
    <w:p w14:paraId="78591856" w14:textId="77777777" w:rsidR="0078214F" w:rsidRPr="00EC76D5" w:rsidRDefault="0078214F" w:rsidP="0078214F">
      <w:pPr>
        <w:pStyle w:val="Code"/>
        <w:rPr>
          <w:highlight w:val="white"/>
        </w:rPr>
      </w:pPr>
      <w:r w:rsidRPr="00EC76D5">
        <w:rPr>
          <w:highlight w:val="white"/>
        </w:rPr>
        <w:t xml:space="preserve">  }</w:t>
      </w:r>
    </w:p>
    <w:p w14:paraId="0D079C59" w14:textId="77777777" w:rsidR="0078214F" w:rsidRPr="00EC76D5" w:rsidRDefault="0078214F" w:rsidP="0078214F">
      <w:pPr>
        <w:pStyle w:val="Code"/>
        <w:rPr>
          <w:highlight w:val="white"/>
        </w:rPr>
      </w:pPr>
    </w:p>
    <w:p w14:paraId="7805B49B" w14:textId="77777777" w:rsidR="0078214F" w:rsidRPr="00EC76D5" w:rsidRDefault="0078214F" w:rsidP="0078214F">
      <w:pPr>
        <w:pStyle w:val="Code"/>
        <w:rPr>
          <w:highlight w:val="white"/>
        </w:rPr>
      </w:pPr>
      <w:r w:rsidRPr="00EC76D5">
        <w:rPr>
          <w:highlight w:val="white"/>
        </w:rPr>
        <w:t xml:space="preserve">  for (; index &lt; size; ++index) {</w:t>
      </w:r>
    </w:p>
    <w:p w14:paraId="0DEE99F2" w14:textId="77777777" w:rsidR="0078214F" w:rsidRPr="00EC76D5" w:rsidRDefault="0078214F" w:rsidP="0078214F">
      <w:pPr>
        <w:pStyle w:val="Code"/>
        <w:rPr>
          <w:highlight w:val="white"/>
        </w:rPr>
      </w:pPr>
      <w:r w:rsidRPr="00EC76D5">
        <w:rPr>
          <w:highlight w:val="white"/>
        </w:rPr>
        <w:t xml:space="preserve">    target[index] = '\0';</w:t>
      </w:r>
    </w:p>
    <w:p w14:paraId="1594814E" w14:textId="77777777" w:rsidR="0078214F" w:rsidRPr="00EC76D5" w:rsidRDefault="0078214F" w:rsidP="0078214F">
      <w:pPr>
        <w:pStyle w:val="Code"/>
        <w:rPr>
          <w:highlight w:val="white"/>
        </w:rPr>
      </w:pPr>
      <w:r w:rsidRPr="00EC76D5">
        <w:rPr>
          <w:highlight w:val="white"/>
        </w:rPr>
        <w:t xml:space="preserve">  }</w:t>
      </w:r>
    </w:p>
    <w:p w14:paraId="7D313D23" w14:textId="77777777" w:rsidR="0078214F" w:rsidRPr="00EC76D5" w:rsidRDefault="0078214F" w:rsidP="0078214F">
      <w:pPr>
        <w:pStyle w:val="Code"/>
        <w:rPr>
          <w:highlight w:val="white"/>
        </w:rPr>
      </w:pPr>
    </w:p>
    <w:p w14:paraId="65036392" w14:textId="77777777" w:rsidR="0078214F" w:rsidRPr="00EC76D5" w:rsidRDefault="0078214F" w:rsidP="0078214F">
      <w:pPr>
        <w:pStyle w:val="Code"/>
        <w:rPr>
          <w:highlight w:val="white"/>
        </w:rPr>
      </w:pPr>
      <w:r w:rsidRPr="00EC76D5">
        <w:rPr>
          <w:highlight w:val="white"/>
        </w:rPr>
        <w:t xml:space="preserve">  return target;</w:t>
      </w:r>
    </w:p>
    <w:p w14:paraId="4E0FBB9E" w14:textId="77777777" w:rsidR="0078214F" w:rsidRPr="00EC76D5" w:rsidRDefault="0078214F" w:rsidP="0078214F">
      <w:pPr>
        <w:pStyle w:val="Code"/>
        <w:rPr>
          <w:highlight w:val="white"/>
        </w:rPr>
      </w:pPr>
      <w:r w:rsidRPr="00EC76D5">
        <w:rPr>
          <w:highlight w:val="white"/>
        </w:rPr>
        <w:t>}</w:t>
      </w:r>
    </w:p>
    <w:p w14:paraId="4C9D8599" w14:textId="77777777" w:rsidR="0078214F" w:rsidRPr="00EC76D5" w:rsidRDefault="0078214F" w:rsidP="0078214F">
      <w:pPr>
        <w:pStyle w:val="Code"/>
        <w:rPr>
          <w:highlight w:val="white"/>
        </w:rPr>
      </w:pPr>
    </w:p>
    <w:p w14:paraId="521B1952" w14:textId="77777777" w:rsidR="0078214F" w:rsidRPr="00EC76D5" w:rsidRDefault="0078214F" w:rsidP="0078214F">
      <w:pPr>
        <w:pStyle w:val="Code"/>
        <w:rPr>
          <w:highlight w:val="white"/>
        </w:rPr>
      </w:pPr>
      <w:r w:rsidRPr="00EC76D5">
        <w:rPr>
          <w:highlight w:val="white"/>
        </w:rPr>
        <w:t>char* strcat(char* target, const char* source) {</w:t>
      </w:r>
    </w:p>
    <w:p w14:paraId="74A7375A" w14:textId="77777777" w:rsidR="0078214F" w:rsidRPr="00EC76D5" w:rsidRDefault="0078214F" w:rsidP="0078214F">
      <w:pPr>
        <w:pStyle w:val="Code"/>
        <w:rPr>
          <w:highlight w:val="white"/>
        </w:rPr>
      </w:pPr>
      <w:r w:rsidRPr="00EC76D5">
        <w:rPr>
          <w:highlight w:val="white"/>
        </w:rPr>
        <w:t xml:space="preserve">  size_t index;</w:t>
      </w:r>
    </w:p>
    <w:p w14:paraId="4E036C5C" w14:textId="77777777" w:rsidR="0078214F" w:rsidRPr="00EC76D5" w:rsidRDefault="0078214F" w:rsidP="0078214F">
      <w:pPr>
        <w:pStyle w:val="Code"/>
        <w:rPr>
          <w:highlight w:val="white"/>
        </w:rPr>
      </w:pPr>
      <w:r w:rsidRPr="00EC76D5">
        <w:rPr>
          <w:highlight w:val="white"/>
        </w:rPr>
        <w:lastRenderedPageBreak/>
        <w:t xml:space="preserve">  size_t targetLength = strlen(target);</w:t>
      </w:r>
    </w:p>
    <w:p w14:paraId="7460D837" w14:textId="77777777" w:rsidR="0078214F" w:rsidRPr="00EC76D5" w:rsidRDefault="0078214F" w:rsidP="0078214F">
      <w:pPr>
        <w:pStyle w:val="Code"/>
        <w:rPr>
          <w:highlight w:val="white"/>
        </w:rPr>
      </w:pPr>
    </w:p>
    <w:p w14:paraId="4253AB2B" w14:textId="77777777" w:rsidR="0078214F" w:rsidRPr="00EC76D5" w:rsidRDefault="0078214F" w:rsidP="0078214F">
      <w:pPr>
        <w:pStyle w:val="Code"/>
        <w:rPr>
          <w:highlight w:val="white"/>
        </w:rPr>
      </w:pPr>
      <w:r w:rsidRPr="00EC76D5">
        <w:rPr>
          <w:highlight w:val="white"/>
        </w:rPr>
        <w:t xml:space="preserve">  for (index = 0; source[index] != '\0'; ++index) {</w:t>
      </w:r>
    </w:p>
    <w:p w14:paraId="1EDA6DC2" w14:textId="77777777" w:rsidR="0078214F" w:rsidRPr="00EC76D5" w:rsidRDefault="0078214F" w:rsidP="0078214F">
      <w:pPr>
        <w:pStyle w:val="Code"/>
        <w:rPr>
          <w:highlight w:val="white"/>
        </w:rPr>
      </w:pPr>
      <w:r w:rsidRPr="00EC76D5">
        <w:rPr>
          <w:highlight w:val="white"/>
        </w:rPr>
        <w:t xml:space="preserve">    target[targetLength + index] = source[index];</w:t>
      </w:r>
    </w:p>
    <w:p w14:paraId="3CB17CD9" w14:textId="77777777" w:rsidR="0078214F" w:rsidRPr="00EC76D5" w:rsidRDefault="0078214F" w:rsidP="0078214F">
      <w:pPr>
        <w:pStyle w:val="Code"/>
        <w:rPr>
          <w:highlight w:val="white"/>
        </w:rPr>
      </w:pPr>
      <w:r w:rsidRPr="00EC76D5">
        <w:rPr>
          <w:highlight w:val="white"/>
        </w:rPr>
        <w:t xml:space="preserve">  }</w:t>
      </w:r>
    </w:p>
    <w:p w14:paraId="000F74B7" w14:textId="77777777" w:rsidR="0078214F" w:rsidRPr="00EC76D5" w:rsidRDefault="0078214F" w:rsidP="0078214F">
      <w:pPr>
        <w:pStyle w:val="Code"/>
        <w:rPr>
          <w:highlight w:val="white"/>
        </w:rPr>
      </w:pPr>
    </w:p>
    <w:p w14:paraId="6BFD48D3" w14:textId="77777777" w:rsidR="0078214F" w:rsidRPr="00EC76D5" w:rsidRDefault="0078214F" w:rsidP="0078214F">
      <w:pPr>
        <w:pStyle w:val="Code"/>
        <w:rPr>
          <w:highlight w:val="white"/>
        </w:rPr>
      </w:pPr>
      <w:r w:rsidRPr="00EC76D5">
        <w:rPr>
          <w:highlight w:val="white"/>
        </w:rPr>
        <w:t xml:space="preserve">  target[targetLength + index] = '\0';</w:t>
      </w:r>
    </w:p>
    <w:p w14:paraId="6EDFB745" w14:textId="77777777" w:rsidR="0078214F" w:rsidRPr="00EC76D5" w:rsidRDefault="0078214F" w:rsidP="0078214F">
      <w:pPr>
        <w:pStyle w:val="Code"/>
        <w:rPr>
          <w:highlight w:val="white"/>
        </w:rPr>
      </w:pPr>
      <w:r w:rsidRPr="00EC76D5">
        <w:rPr>
          <w:highlight w:val="white"/>
        </w:rPr>
        <w:t xml:space="preserve">  return target;</w:t>
      </w:r>
    </w:p>
    <w:p w14:paraId="1786B9D8" w14:textId="77777777" w:rsidR="0078214F" w:rsidRPr="00EC76D5" w:rsidRDefault="0078214F" w:rsidP="0078214F">
      <w:pPr>
        <w:pStyle w:val="Code"/>
        <w:rPr>
          <w:highlight w:val="white"/>
        </w:rPr>
      </w:pPr>
      <w:r w:rsidRPr="00EC76D5">
        <w:rPr>
          <w:highlight w:val="white"/>
        </w:rPr>
        <w:t>}</w:t>
      </w:r>
    </w:p>
    <w:p w14:paraId="26945CFA" w14:textId="77777777" w:rsidR="0078214F" w:rsidRPr="00EC76D5" w:rsidRDefault="0078214F" w:rsidP="0078214F">
      <w:pPr>
        <w:pStyle w:val="Code"/>
        <w:rPr>
          <w:highlight w:val="white"/>
        </w:rPr>
      </w:pPr>
    </w:p>
    <w:p w14:paraId="24BF9D91" w14:textId="77777777" w:rsidR="0078214F" w:rsidRPr="00EC76D5" w:rsidRDefault="0078214F" w:rsidP="0078214F">
      <w:pPr>
        <w:pStyle w:val="Code"/>
        <w:rPr>
          <w:highlight w:val="white"/>
        </w:rPr>
      </w:pPr>
      <w:r w:rsidRPr="00EC76D5">
        <w:rPr>
          <w:highlight w:val="white"/>
        </w:rPr>
        <w:t>char* strncat(char* target, const char* source, size_t size) {</w:t>
      </w:r>
    </w:p>
    <w:p w14:paraId="660C86BC" w14:textId="77777777" w:rsidR="0078214F" w:rsidRPr="00EC76D5" w:rsidRDefault="0078214F" w:rsidP="0078214F">
      <w:pPr>
        <w:pStyle w:val="Code"/>
        <w:rPr>
          <w:highlight w:val="white"/>
        </w:rPr>
      </w:pPr>
      <w:r w:rsidRPr="00EC76D5">
        <w:rPr>
          <w:highlight w:val="white"/>
        </w:rPr>
        <w:t xml:space="preserve">  size_t index;</w:t>
      </w:r>
    </w:p>
    <w:p w14:paraId="0999C9F2" w14:textId="77777777" w:rsidR="0078214F" w:rsidRPr="00EC76D5" w:rsidRDefault="0078214F" w:rsidP="0078214F">
      <w:pPr>
        <w:pStyle w:val="Code"/>
        <w:rPr>
          <w:highlight w:val="white"/>
        </w:rPr>
      </w:pPr>
      <w:r w:rsidRPr="00EC76D5">
        <w:rPr>
          <w:highlight w:val="white"/>
        </w:rPr>
        <w:t xml:space="preserve">  size_t targetLength = strlen(target);</w:t>
      </w:r>
    </w:p>
    <w:p w14:paraId="6BE4EEC0" w14:textId="77777777" w:rsidR="0078214F" w:rsidRPr="00EC76D5" w:rsidRDefault="0078214F" w:rsidP="0078214F">
      <w:pPr>
        <w:pStyle w:val="Code"/>
        <w:rPr>
          <w:highlight w:val="white"/>
        </w:rPr>
      </w:pPr>
    </w:p>
    <w:p w14:paraId="48A83189" w14:textId="77777777" w:rsidR="0078214F" w:rsidRPr="00EC76D5" w:rsidRDefault="0078214F" w:rsidP="0078214F">
      <w:pPr>
        <w:pStyle w:val="Code"/>
        <w:rPr>
          <w:highlight w:val="white"/>
        </w:rPr>
      </w:pPr>
      <w:r w:rsidRPr="00EC76D5">
        <w:rPr>
          <w:highlight w:val="white"/>
        </w:rPr>
        <w:t xml:space="preserve">  for (index = 0; (index &lt; (size - 1)) &amp;&amp; (source[index] != '\0'); ++index) {</w:t>
      </w:r>
    </w:p>
    <w:p w14:paraId="77814349" w14:textId="77777777" w:rsidR="0078214F" w:rsidRPr="00EC76D5" w:rsidRDefault="0078214F" w:rsidP="0078214F">
      <w:pPr>
        <w:pStyle w:val="Code"/>
        <w:rPr>
          <w:highlight w:val="white"/>
        </w:rPr>
      </w:pPr>
      <w:r w:rsidRPr="00EC76D5">
        <w:rPr>
          <w:highlight w:val="white"/>
        </w:rPr>
        <w:t xml:space="preserve">    target[targetLength + index] = source[index];</w:t>
      </w:r>
    </w:p>
    <w:p w14:paraId="34FF44A7" w14:textId="77777777" w:rsidR="0078214F" w:rsidRPr="00EC76D5" w:rsidRDefault="0078214F" w:rsidP="0078214F">
      <w:pPr>
        <w:pStyle w:val="Code"/>
        <w:rPr>
          <w:highlight w:val="white"/>
        </w:rPr>
      </w:pPr>
      <w:r w:rsidRPr="00EC76D5">
        <w:rPr>
          <w:highlight w:val="white"/>
        </w:rPr>
        <w:t xml:space="preserve">  }</w:t>
      </w:r>
    </w:p>
    <w:p w14:paraId="3FF97B55" w14:textId="77777777" w:rsidR="0078214F" w:rsidRPr="00EC76D5" w:rsidRDefault="0078214F" w:rsidP="0078214F">
      <w:pPr>
        <w:pStyle w:val="Code"/>
        <w:rPr>
          <w:highlight w:val="white"/>
        </w:rPr>
      </w:pPr>
    </w:p>
    <w:p w14:paraId="60FD3C5A" w14:textId="77777777" w:rsidR="0078214F" w:rsidRPr="00EC76D5" w:rsidRDefault="0078214F" w:rsidP="0078214F">
      <w:pPr>
        <w:pStyle w:val="Code"/>
        <w:rPr>
          <w:highlight w:val="white"/>
        </w:rPr>
      </w:pPr>
      <w:r w:rsidRPr="00EC76D5">
        <w:rPr>
          <w:highlight w:val="white"/>
        </w:rPr>
        <w:t xml:space="preserve">  target[targetLength + size - 1] = '\0';</w:t>
      </w:r>
    </w:p>
    <w:p w14:paraId="6E0125AE" w14:textId="77777777" w:rsidR="0078214F" w:rsidRPr="00EC76D5" w:rsidRDefault="0078214F" w:rsidP="0078214F">
      <w:pPr>
        <w:pStyle w:val="Code"/>
        <w:rPr>
          <w:highlight w:val="white"/>
        </w:rPr>
      </w:pPr>
      <w:r w:rsidRPr="00EC76D5">
        <w:rPr>
          <w:highlight w:val="white"/>
        </w:rPr>
        <w:t xml:space="preserve">  return target;</w:t>
      </w:r>
    </w:p>
    <w:p w14:paraId="3D0F6E03" w14:textId="77777777" w:rsidR="0078214F" w:rsidRPr="00EC76D5" w:rsidRDefault="0078214F" w:rsidP="0078214F">
      <w:pPr>
        <w:pStyle w:val="Code"/>
        <w:rPr>
          <w:highlight w:val="white"/>
        </w:rPr>
      </w:pPr>
      <w:r w:rsidRPr="00EC76D5">
        <w:rPr>
          <w:highlight w:val="white"/>
        </w:rPr>
        <w:t>}</w:t>
      </w:r>
    </w:p>
    <w:p w14:paraId="13FC2EDA" w14:textId="77777777" w:rsidR="0078214F" w:rsidRPr="00EC76D5" w:rsidRDefault="0078214F" w:rsidP="0078214F">
      <w:pPr>
        <w:pStyle w:val="Code"/>
        <w:rPr>
          <w:highlight w:val="white"/>
        </w:rPr>
      </w:pPr>
    </w:p>
    <w:p w14:paraId="4C9E18CB" w14:textId="77777777" w:rsidR="0078214F" w:rsidRPr="00EC76D5" w:rsidRDefault="0078214F" w:rsidP="0078214F">
      <w:pPr>
        <w:pStyle w:val="Code"/>
        <w:rPr>
          <w:highlight w:val="white"/>
        </w:rPr>
      </w:pPr>
      <w:r w:rsidRPr="00EC76D5">
        <w:rPr>
          <w:highlight w:val="white"/>
        </w:rPr>
        <w:t>int strcmp(const char* left, const char* right) {</w:t>
      </w:r>
    </w:p>
    <w:p w14:paraId="6829F50B" w14:textId="77777777" w:rsidR="0078214F" w:rsidRPr="00EC76D5" w:rsidRDefault="0078214F" w:rsidP="0078214F">
      <w:pPr>
        <w:pStyle w:val="Code"/>
        <w:rPr>
          <w:highlight w:val="white"/>
        </w:rPr>
      </w:pPr>
      <w:r w:rsidRPr="00EC76D5">
        <w:rPr>
          <w:highlight w:val="white"/>
        </w:rPr>
        <w:t xml:space="preserve">  size_t index;</w:t>
      </w:r>
    </w:p>
    <w:p w14:paraId="2CAA83E9" w14:textId="77777777" w:rsidR="0078214F" w:rsidRPr="00EC76D5" w:rsidRDefault="0078214F" w:rsidP="0078214F">
      <w:pPr>
        <w:pStyle w:val="Code"/>
        <w:rPr>
          <w:highlight w:val="white"/>
        </w:rPr>
      </w:pPr>
    </w:p>
    <w:p w14:paraId="24933E1D" w14:textId="77777777" w:rsidR="0078214F" w:rsidRPr="00EC76D5" w:rsidRDefault="0078214F" w:rsidP="0078214F">
      <w:pPr>
        <w:pStyle w:val="Code"/>
        <w:rPr>
          <w:highlight w:val="white"/>
        </w:rPr>
      </w:pPr>
      <w:r w:rsidRPr="00EC76D5">
        <w:rPr>
          <w:highlight w:val="white"/>
        </w:rPr>
        <w:t xml:space="preserve">  for (index = 0; TRUE; ++index) {</w:t>
      </w:r>
    </w:p>
    <w:p w14:paraId="3FC2A86A" w14:textId="77777777" w:rsidR="0078214F" w:rsidRPr="00EC76D5" w:rsidRDefault="0078214F" w:rsidP="0078214F">
      <w:pPr>
        <w:pStyle w:val="Code"/>
        <w:rPr>
          <w:highlight w:val="white"/>
        </w:rPr>
      </w:pPr>
      <w:r w:rsidRPr="00EC76D5">
        <w:rPr>
          <w:highlight w:val="white"/>
        </w:rPr>
        <w:t xml:space="preserve">    if ((left[index] == '\0') &amp;&amp; (right[index] == '\0')) {</w:t>
      </w:r>
    </w:p>
    <w:p w14:paraId="29C3C818" w14:textId="77777777" w:rsidR="0078214F" w:rsidRPr="00EC76D5" w:rsidRDefault="0078214F" w:rsidP="0078214F">
      <w:pPr>
        <w:pStyle w:val="Code"/>
        <w:rPr>
          <w:highlight w:val="white"/>
        </w:rPr>
      </w:pPr>
      <w:r w:rsidRPr="00EC76D5">
        <w:rPr>
          <w:highlight w:val="white"/>
        </w:rPr>
        <w:t xml:space="preserve">      return 0;</w:t>
      </w:r>
    </w:p>
    <w:p w14:paraId="56E01589" w14:textId="77777777" w:rsidR="0078214F" w:rsidRPr="00EC76D5" w:rsidRDefault="0078214F" w:rsidP="0078214F">
      <w:pPr>
        <w:pStyle w:val="Code"/>
        <w:rPr>
          <w:highlight w:val="white"/>
        </w:rPr>
      </w:pPr>
      <w:r w:rsidRPr="00EC76D5">
        <w:rPr>
          <w:highlight w:val="white"/>
        </w:rPr>
        <w:t xml:space="preserve">    }</w:t>
      </w:r>
    </w:p>
    <w:p w14:paraId="6DA71A49" w14:textId="77777777" w:rsidR="0078214F" w:rsidRPr="00EC76D5" w:rsidRDefault="0078214F" w:rsidP="0078214F">
      <w:pPr>
        <w:pStyle w:val="Code"/>
        <w:rPr>
          <w:highlight w:val="white"/>
        </w:rPr>
      </w:pPr>
      <w:r w:rsidRPr="00EC76D5">
        <w:rPr>
          <w:highlight w:val="white"/>
        </w:rPr>
        <w:t xml:space="preserve">    else if (left[index] == '\0') {</w:t>
      </w:r>
    </w:p>
    <w:p w14:paraId="3EA8437A" w14:textId="77777777" w:rsidR="0078214F" w:rsidRPr="00EC76D5" w:rsidRDefault="0078214F" w:rsidP="0078214F">
      <w:pPr>
        <w:pStyle w:val="Code"/>
        <w:rPr>
          <w:highlight w:val="white"/>
        </w:rPr>
      </w:pPr>
      <w:r w:rsidRPr="00EC76D5">
        <w:rPr>
          <w:highlight w:val="white"/>
        </w:rPr>
        <w:t xml:space="preserve">      return -1;</w:t>
      </w:r>
    </w:p>
    <w:p w14:paraId="58317AF5" w14:textId="77777777" w:rsidR="0078214F" w:rsidRPr="00EC76D5" w:rsidRDefault="0078214F" w:rsidP="0078214F">
      <w:pPr>
        <w:pStyle w:val="Code"/>
        <w:rPr>
          <w:highlight w:val="white"/>
        </w:rPr>
      </w:pPr>
      <w:r w:rsidRPr="00EC76D5">
        <w:rPr>
          <w:highlight w:val="white"/>
        </w:rPr>
        <w:t xml:space="preserve">    }</w:t>
      </w:r>
    </w:p>
    <w:p w14:paraId="7D46E876" w14:textId="77777777" w:rsidR="0078214F" w:rsidRPr="00EC76D5" w:rsidRDefault="0078214F" w:rsidP="0078214F">
      <w:pPr>
        <w:pStyle w:val="Code"/>
        <w:rPr>
          <w:highlight w:val="white"/>
        </w:rPr>
      </w:pPr>
      <w:r w:rsidRPr="00EC76D5">
        <w:rPr>
          <w:highlight w:val="white"/>
        </w:rPr>
        <w:t xml:space="preserve">    else if (right[index] == '\0') {</w:t>
      </w:r>
    </w:p>
    <w:p w14:paraId="2450E071" w14:textId="77777777" w:rsidR="0078214F" w:rsidRPr="00EC76D5" w:rsidRDefault="0078214F" w:rsidP="0078214F">
      <w:pPr>
        <w:pStyle w:val="Code"/>
        <w:rPr>
          <w:highlight w:val="white"/>
        </w:rPr>
      </w:pPr>
      <w:r w:rsidRPr="00EC76D5">
        <w:rPr>
          <w:highlight w:val="white"/>
        </w:rPr>
        <w:t xml:space="preserve">      return 1;</w:t>
      </w:r>
    </w:p>
    <w:p w14:paraId="4DBF2657" w14:textId="77777777" w:rsidR="0078214F" w:rsidRPr="00EC76D5" w:rsidRDefault="0078214F" w:rsidP="0078214F">
      <w:pPr>
        <w:pStyle w:val="Code"/>
        <w:rPr>
          <w:highlight w:val="white"/>
        </w:rPr>
      </w:pPr>
      <w:r w:rsidRPr="00EC76D5">
        <w:rPr>
          <w:highlight w:val="white"/>
        </w:rPr>
        <w:t xml:space="preserve">    }</w:t>
      </w:r>
    </w:p>
    <w:p w14:paraId="392EC8E6" w14:textId="77777777" w:rsidR="0078214F" w:rsidRPr="00EC76D5" w:rsidRDefault="0078214F" w:rsidP="0078214F">
      <w:pPr>
        <w:pStyle w:val="Code"/>
        <w:rPr>
          <w:highlight w:val="white"/>
        </w:rPr>
      </w:pPr>
      <w:r w:rsidRPr="00EC76D5">
        <w:rPr>
          <w:highlight w:val="white"/>
        </w:rPr>
        <w:t xml:space="preserve">    else if (left[index] &lt; right[index]) {</w:t>
      </w:r>
    </w:p>
    <w:p w14:paraId="52DDEB9B" w14:textId="77777777" w:rsidR="0078214F" w:rsidRPr="00EC76D5" w:rsidRDefault="0078214F" w:rsidP="0078214F">
      <w:pPr>
        <w:pStyle w:val="Code"/>
        <w:rPr>
          <w:highlight w:val="white"/>
        </w:rPr>
      </w:pPr>
      <w:r w:rsidRPr="00EC76D5">
        <w:rPr>
          <w:highlight w:val="white"/>
        </w:rPr>
        <w:t xml:space="preserve">      return -1;</w:t>
      </w:r>
    </w:p>
    <w:p w14:paraId="26A48129" w14:textId="77777777" w:rsidR="0078214F" w:rsidRPr="00EC76D5" w:rsidRDefault="0078214F" w:rsidP="0078214F">
      <w:pPr>
        <w:pStyle w:val="Code"/>
        <w:rPr>
          <w:highlight w:val="white"/>
        </w:rPr>
      </w:pPr>
      <w:r w:rsidRPr="00EC76D5">
        <w:rPr>
          <w:highlight w:val="white"/>
        </w:rPr>
        <w:t xml:space="preserve">    }</w:t>
      </w:r>
    </w:p>
    <w:p w14:paraId="0FFBD24C" w14:textId="77777777" w:rsidR="0078214F" w:rsidRPr="00EC76D5" w:rsidRDefault="0078214F" w:rsidP="0078214F">
      <w:pPr>
        <w:pStyle w:val="Code"/>
        <w:rPr>
          <w:highlight w:val="white"/>
        </w:rPr>
      </w:pPr>
      <w:r w:rsidRPr="00EC76D5">
        <w:rPr>
          <w:highlight w:val="white"/>
        </w:rPr>
        <w:t xml:space="preserve">    else if (left[index] &gt; right[index]) {</w:t>
      </w:r>
    </w:p>
    <w:p w14:paraId="4ABF5D43" w14:textId="77777777" w:rsidR="0078214F" w:rsidRPr="00EC76D5" w:rsidRDefault="0078214F" w:rsidP="0078214F">
      <w:pPr>
        <w:pStyle w:val="Code"/>
        <w:rPr>
          <w:highlight w:val="white"/>
        </w:rPr>
      </w:pPr>
      <w:r w:rsidRPr="00EC76D5">
        <w:rPr>
          <w:highlight w:val="white"/>
        </w:rPr>
        <w:t xml:space="preserve">      return 1;</w:t>
      </w:r>
    </w:p>
    <w:p w14:paraId="2A69C143" w14:textId="77777777" w:rsidR="0078214F" w:rsidRPr="00EC76D5" w:rsidRDefault="0078214F" w:rsidP="0078214F">
      <w:pPr>
        <w:pStyle w:val="Code"/>
        <w:rPr>
          <w:highlight w:val="white"/>
        </w:rPr>
      </w:pPr>
      <w:r w:rsidRPr="00EC76D5">
        <w:rPr>
          <w:highlight w:val="white"/>
        </w:rPr>
        <w:t xml:space="preserve">    }</w:t>
      </w:r>
    </w:p>
    <w:p w14:paraId="3627ECB9" w14:textId="77777777" w:rsidR="0078214F" w:rsidRPr="00EC76D5" w:rsidRDefault="0078214F" w:rsidP="0078214F">
      <w:pPr>
        <w:pStyle w:val="Code"/>
        <w:rPr>
          <w:highlight w:val="white"/>
        </w:rPr>
      </w:pPr>
      <w:r w:rsidRPr="00EC76D5">
        <w:rPr>
          <w:highlight w:val="white"/>
        </w:rPr>
        <w:t xml:space="preserve">  }</w:t>
      </w:r>
    </w:p>
    <w:p w14:paraId="4269AA25" w14:textId="77777777" w:rsidR="0078214F" w:rsidRPr="00EC76D5" w:rsidRDefault="0078214F" w:rsidP="0078214F">
      <w:pPr>
        <w:pStyle w:val="Code"/>
        <w:rPr>
          <w:highlight w:val="white"/>
        </w:rPr>
      </w:pPr>
      <w:r w:rsidRPr="00EC76D5">
        <w:rPr>
          <w:highlight w:val="white"/>
        </w:rPr>
        <w:t>}</w:t>
      </w:r>
    </w:p>
    <w:p w14:paraId="6AB11B84" w14:textId="77777777" w:rsidR="0078214F" w:rsidRPr="00EC76D5"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rPr>
      </w:pPr>
    </w:p>
    <w:p w14:paraId="27797B22" w14:textId="77777777" w:rsidR="0078214F" w:rsidRPr="00EC76D5" w:rsidRDefault="0078214F" w:rsidP="0078214F">
      <w:pPr>
        <w:pStyle w:val="Code"/>
        <w:rPr>
          <w:highlight w:val="white"/>
        </w:rPr>
      </w:pPr>
      <w:r w:rsidRPr="00EC76D5">
        <w:rPr>
          <w:highlight w:val="white"/>
        </w:rPr>
        <w:t>int strncmp(const char* left, const char* right, size_t size) {</w:t>
      </w:r>
    </w:p>
    <w:p w14:paraId="7A759B91" w14:textId="77777777" w:rsidR="0078214F" w:rsidRPr="00EC76D5" w:rsidRDefault="0078214F" w:rsidP="0078214F">
      <w:pPr>
        <w:pStyle w:val="Code"/>
        <w:rPr>
          <w:highlight w:val="white"/>
        </w:rPr>
      </w:pPr>
      <w:r w:rsidRPr="00EC76D5">
        <w:rPr>
          <w:highlight w:val="white"/>
        </w:rPr>
        <w:t xml:space="preserve">  size_t index;</w:t>
      </w:r>
    </w:p>
    <w:p w14:paraId="0CDE102D" w14:textId="77777777" w:rsidR="0078214F" w:rsidRPr="00EC76D5" w:rsidRDefault="0078214F" w:rsidP="0078214F">
      <w:pPr>
        <w:pStyle w:val="Code"/>
        <w:rPr>
          <w:highlight w:val="white"/>
        </w:rPr>
      </w:pPr>
    </w:p>
    <w:p w14:paraId="3E1F439F" w14:textId="77777777" w:rsidR="0078214F" w:rsidRPr="00EC76D5" w:rsidRDefault="0078214F" w:rsidP="0078214F">
      <w:pPr>
        <w:pStyle w:val="Code"/>
        <w:rPr>
          <w:highlight w:val="white"/>
        </w:rPr>
      </w:pPr>
      <w:r w:rsidRPr="00EC76D5">
        <w:rPr>
          <w:highlight w:val="white"/>
        </w:rPr>
        <w:t xml:space="preserve">  for (index = 0; index &lt; size; ++index) {</w:t>
      </w:r>
    </w:p>
    <w:p w14:paraId="50720A38" w14:textId="77777777" w:rsidR="0078214F" w:rsidRPr="00EC76D5" w:rsidRDefault="0078214F" w:rsidP="0078214F">
      <w:pPr>
        <w:pStyle w:val="Code"/>
        <w:rPr>
          <w:highlight w:val="white"/>
        </w:rPr>
      </w:pPr>
      <w:r w:rsidRPr="00EC76D5">
        <w:rPr>
          <w:highlight w:val="white"/>
        </w:rPr>
        <w:t xml:space="preserve">    if ((left[index] == '\0') &amp;&amp; (right[index] == '\0')) {</w:t>
      </w:r>
    </w:p>
    <w:p w14:paraId="41FEEFEB" w14:textId="77777777" w:rsidR="0078214F" w:rsidRPr="00EC76D5" w:rsidRDefault="0078214F" w:rsidP="0078214F">
      <w:pPr>
        <w:pStyle w:val="Code"/>
        <w:rPr>
          <w:highlight w:val="white"/>
        </w:rPr>
      </w:pPr>
      <w:r w:rsidRPr="00EC76D5">
        <w:rPr>
          <w:highlight w:val="white"/>
        </w:rPr>
        <w:t xml:space="preserve">      return 0;</w:t>
      </w:r>
    </w:p>
    <w:p w14:paraId="6C46E196" w14:textId="77777777" w:rsidR="0078214F" w:rsidRPr="00EC76D5" w:rsidRDefault="0078214F" w:rsidP="0078214F">
      <w:pPr>
        <w:pStyle w:val="Code"/>
        <w:rPr>
          <w:highlight w:val="white"/>
        </w:rPr>
      </w:pPr>
      <w:r w:rsidRPr="00EC76D5">
        <w:rPr>
          <w:highlight w:val="white"/>
        </w:rPr>
        <w:t xml:space="preserve">    }</w:t>
      </w:r>
    </w:p>
    <w:p w14:paraId="764921D0" w14:textId="77777777" w:rsidR="0078214F" w:rsidRPr="00EC76D5" w:rsidRDefault="0078214F" w:rsidP="0078214F">
      <w:pPr>
        <w:pStyle w:val="Code"/>
        <w:rPr>
          <w:highlight w:val="white"/>
        </w:rPr>
      </w:pPr>
      <w:r w:rsidRPr="00EC76D5">
        <w:rPr>
          <w:highlight w:val="white"/>
        </w:rPr>
        <w:t xml:space="preserve">    else if (left[index] == '\0') {</w:t>
      </w:r>
    </w:p>
    <w:p w14:paraId="6EA31F2C" w14:textId="77777777" w:rsidR="0078214F" w:rsidRPr="00EC76D5" w:rsidRDefault="0078214F" w:rsidP="0078214F">
      <w:pPr>
        <w:pStyle w:val="Code"/>
        <w:rPr>
          <w:highlight w:val="white"/>
        </w:rPr>
      </w:pPr>
      <w:r w:rsidRPr="00EC76D5">
        <w:rPr>
          <w:highlight w:val="white"/>
        </w:rPr>
        <w:t xml:space="preserve">      return -1;</w:t>
      </w:r>
    </w:p>
    <w:p w14:paraId="02EFC982" w14:textId="77777777" w:rsidR="0078214F" w:rsidRPr="00EC76D5" w:rsidRDefault="0078214F" w:rsidP="0078214F">
      <w:pPr>
        <w:pStyle w:val="Code"/>
        <w:rPr>
          <w:highlight w:val="white"/>
        </w:rPr>
      </w:pPr>
      <w:r w:rsidRPr="00EC76D5">
        <w:rPr>
          <w:highlight w:val="white"/>
        </w:rPr>
        <w:t xml:space="preserve">    }</w:t>
      </w:r>
    </w:p>
    <w:p w14:paraId="441230B5" w14:textId="77777777" w:rsidR="0078214F" w:rsidRPr="00EC76D5" w:rsidRDefault="0078214F" w:rsidP="0078214F">
      <w:pPr>
        <w:pStyle w:val="Code"/>
        <w:rPr>
          <w:highlight w:val="white"/>
        </w:rPr>
      </w:pPr>
      <w:r w:rsidRPr="00EC76D5">
        <w:rPr>
          <w:highlight w:val="white"/>
        </w:rPr>
        <w:t xml:space="preserve">    else if (right[index] == '\0') {</w:t>
      </w:r>
    </w:p>
    <w:p w14:paraId="08E3573E" w14:textId="77777777" w:rsidR="0078214F" w:rsidRPr="00EC76D5" w:rsidRDefault="0078214F" w:rsidP="0078214F">
      <w:pPr>
        <w:pStyle w:val="Code"/>
        <w:rPr>
          <w:highlight w:val="white"/>
        </w:rPr>
      </w:pPr>
      <w:r w:rsidRPr="00EC76D5">
        <w:rPr>
          <w:highlight w:val="white"/>
        </w:rPr>
        <w:t xml:space="preserve">      return 1;</w:t>
      </w:r>
    </w:p>
    <w:p w14:paraId="14969495" w14:textId="77777777" w:rsidR="0078214F" w:rsidRPr="00EC76D5" w:rsidRDefault="0078214F" w:rsidP="0078214F">
      <w:pPr>
        <w:pStyle w:val="Code"/>
        <w:rPr>
          <w:highlight w:val="white"/>
        </w:rPr>
      </w:pPr>
      <w:r w:rsidRPr="00EC76D5">
        <w:rPr>
          <w:highlight w:val="white"/>
        </w:rPr>
        <w:t xml:space="preserve">    }</w:t>
      </w:r>
    </w:p>
    <w:p w14:paraId="6FCECE4D" w14:textId="77777777" w:rsidR="0078214F" w:rsidRPr="00EC76D5" w:rsidRDefault="0078214F" w:rsidP="0078214F">
      <w:pPr>
        <w:pStyle w:val="Code"/>
        <w:rPr>
          <w:highlight w:val="white"/>
        </w:rPr>
      </w:pPr>
      <w:r w:rsidRPr="00EC76D5">
        <w:rPr>
          <w:highlight w:val="white"/>
        </w:rPr>
        <w:lastRenderedPageBreak/>
        <w:t xml:space="preserve">    else if (left[index] &lt; right[index]) {</w:t>
      </w:r>
    </w:p>
    <w:p w14:paraId="6BCD4653" w14:textId="77777777" w:rsidR="0078214F" w:rsidRPr="00EC76D5" w:rsidRDefault="0078214F" w:rsidP="0078214F">
      <w:pPr>
        <w:pStyle w:val="Code"/>
        <w:rPr>
          <w:highlight w:val="white"/>
        </w:rPr>
      </w:pPr>
      <w:r w:rsidRPr="00EC76D5">
        <w:rPr>
          <w:highlight w:val="white"/>
        </w:rPr>
        <w:t xml:space="preserve">      return -1;</w:t>
      </w:r>
    </w:p>
    <w:p w14:paraId="3D0FBCCA" w14:textId="77777777" w:rsidR="0078214F" w:rsidRPr="00EC76D5" w:rsidRDefault="0078214F" w:rsidP="0078214F">
      <w:pPr>
        <w:pStyle w:val="Code"/>
        <w:rPr>
          <w:highlight w:val="white"/>
        </w:rPr>
      </w:pPr>
      <w:r w:rsidRPr="00EC76D5">
        <w:rPr>
          <w:highlight w:val="white"/>
        </w:rPr>
        <w:t xml:space="preserve">    }</w:t>
      </w:r>
    </w:p>
    <w:p w14:paraId="1FCA54BF" w14:textId="77777777" w:rsidR="0078214F" w:rsidRPr="00EC76D5" w:rsidRDefault="0078214F" w:rsidP="0078214F">
      <w:pPr>
        <w:pStyle w:val="Code"/>
        <w:rPr>
          <w:highlight w:val="white"/>
        </w:rPr>
      </w:pPr>
      <w:r w:rsidRPr="00EC76D5">
        <w:rPr>
          <w:highlight w:val="white"/>
        </w:rPr>
        <w:t xml:space="preserve">    else if (left[index] &gt; right[index]) {</w:t>
      </w:r>
    </w:p>
    <w:p w14:paraId="3021E22E" w14:textId="77777777" w:rsidR="0078214F" w:rsidRPr="00EC76D5" w:rsidRDefault="0078214F" w:rsidP="0078214F">
      <w:pPr>
        <w:pStyle w:val="Code"/>
        <w:rPr>
          <w:highlight w:val="white"/>
        </w:rPr>
      </w:pPr>
      <w:r w:rsidRPr="00EC76D5">
        <w:rPr>
          <w:highlight w:val="white"/>
        </w:rPr>
        <w:t xml:space="preserve">      return 1;</w:t>
      </w:r>
    </w:p>
    <w:p w14:paraId="1EEEBA6E" w14:textId="77777777" w:rsidR="0078214F" w:rsidRPr="00EC76D5" w:rsidRDefault="0078214F" w:rsidP="0078214F">
      <w:pPr>
        <w:pStyle w:val="Code"/>
        <w:rPr>
          <w:highlight w:val="white"/>
        </w:rPr>
      </w:pPr>
      <w:r w:rsidRPr="00EC76D5">
        <w:rPr>
          <w:highlight w:val="white"/>
        </w:rPr>
        <w:t xml:space="preserve">    }</w:t>
      </w:r>
    </w:p>
    <w:p w14:paraId="4772DEE2" w14:textId="77777777" w:rsidR="0078214F" w:rsidRPr="00EC76D5" w:rsidRDefault="0078214F" w:rsidP="0078214F">
      <w:pPr>
        <w:pStyle w:val="Code"/>
        <w:rPr>
          <w:highlight w:val="white"/>
        </w:rPr>
      </w:pPr>
      <w:r w:rsidRPr="00EC76D5">
        <w:rPr>
          <w:highlight w:val="white"/>
        </w:rPr>
        <w:t xml:space="preserve">  }</w:t>
      </w:r>
    </w:p>
    <w:p w14:paraId="1CDD6489" w14:textId="77777777" w:rsidR="0078214F" w:rsidRPr="00EC76D5" w:rsidRDefault="0078214F" w:rsidP="0078214F">
      <w:pPr>
        <w:pStyle w:val="Code"/>
        <w:rPr>
          <w:highlight w:val="white"/>
        </w:rPr>
      </w:pPr>
    </w:p>
    <w:p w14:paraId="7466ACD7" w14:textId="77777777" w:rsidR="0078214F" w:rsidRPr="00EC76D5" w:rsidRDefault="0078214F" w:rsidP="0078214F">
      <w:pPr>
        <w:pStyle w:val="Code"/>
        <w:rPr>
          <w:highlight w:val="white"/>
        </w:rPr>
      </w:pPr>
      <w:r w:rsidRPr="00EC76D5">
        <w:rPr>
          <w:highlight w:val="white"/>
        </w:rPr>
        <w:t xml:space="preserve">  return 0;</w:t>
      </w:r>
    </w:p>
    <w:p w14:paraId="2201A27A" w14:textId="77777777" w:rsidR="0078214F" w:rsidRPr="00EC76D5" w:rsidRDefault="0078214F" w:rsidP="0078214F">
      <w:pPr>
        <w:pStyle w:val="Code"/>
        <w:rPr>
          <w:highlight w:val="white"/>
        </w:rPr>
      </w:pPr>
      <w:r w:rsidRPr="00EC76D5">
        <w:rPr>
          <w:highlight w:val="white"/>
        </w:rPr>
        <w:t>}</w:t>
      </w:r>
    </w:p>
    <w:p w14:paraId="33C2EB3A" w14:textId="77777777" w:rsidR="0078214F" w:rsidRPr="00EC76D5" w:rsidRDefault="0078214F" w:rsidP="0078214F">
      <w:pPr>
        <w:pStyle w:val="Code"/>
        <w:rPr>
          <w:highlight w:val="white"/>
        </w:rPr>
      </w:pPr>
    </w:p>
    <w:p w14:paraId="57C6DFCB" w14:textId="77777777" w:rsidR="0078214F" w:rsidRPr="00EC76D5" w:rsidRDefault="0078214F" w:rsidP="0078214F">
      <w:pPr>
        <w:pStyle w:val="Code"/>
        <w:rPr>
          <w:highlight w:val="white"/>
        </w:rPr>
      </w:pPr>
      <w:r w:rsidRPr="00EC76D5">
        <w:rPr>
          <w:highlight w:val="white"/>
        </w:rPr>
        <w:t>char* strchr(const char* text, int i) {</w:t>
      </w:r>
    </w:p>
    <w:p w14:paraId="038452C8" w14:textId="77777777" w:rsidR="0078214F" w:rsidRPr="00EC76D5" w:rsidRDefault="0078214F" w:rsidP="0078214F">
      <w:pPr>
        <w:pStyle w:val="Code"/>
        <w:rPr>
          <w:highlight w:val="white"/>
        </w:rPr>
      </w:pPr>
      <w:r w:rsidRPr="00EC76D5">
        <w:rPr>
          <w:highlight w:val="white"/>
        </w:rPr>
        <w:t xml:space="preserve">  size_t index;</w:t>
      </w:r>
    </w:p>
    <w:p w14:paraId="06686294" w14:textId="77777777" w:rsidR="0078214F" w:rsidRPr="00EC76D5" w:rsidRDefault="0078214F" w:rsidP="0078214F">
      <w:pPr>
        <w:pStyle w:val="Code"/>
        <w:rPr>
          <w:highlight w:val="white"/>
        </w:rPr>
      </w:pPr>
      <w:r w:rsidRPr="00EC76D5">
        <w:rPr>
          <w:highlight w:val="white"/>
        </w:rPr>
        <w:t xml:space="preserve">  char c = (char) i;</w:t>
      </w:r>
    </w:p>
    <w:p w14:paraId="6D9A89C6" w14:textId="77777777" w:rsidR="0078214F" w:rsidRPr="00EC76D5" w:rsidRDefault="0078214F" w:rsidP="0078214F">
      <w:pPr>
        <w:pStyle w:val="Code"/>
        <w:rPr>
          <w:highlight w:val="white"/>
        </w:rPr>
      </w:pPr>
    </w:p>
    <w:p w14:paraId="5CA4721B" w14:textId="77777777" w:rsidR="0078214F" w:rsidRPr="00EC76D5" w:rsidRDefault="0078214F" w:rsidP="0078214F">
      <w:pPr>
        <w:pStyle w:val="Code"/>
        <w:rPr>
          <w:highlight w:val="white"/>
        </w:rPr>
      </w:pPr>
      <w:r w:rsidRPr="00EC76D5">
        <w:rPr>
          <w:highlight w:val="white"/>
        </w:rPr>
        <w:t xml:space="preserve">  for (index = 0; text[index] != '\0'; ++index) {</w:t>
      </w:r>
    </w:p>
    <w:p w14:paraId="2BBA5558" w14:textId="77777777" w:rsidR="0078214F" w:rsidRPr="00EC76D5" w:rsidRDefault="0078214F" w:rsidP="0078214F">
      <w:pPr>
        <w:pStyle w:val="Code"/>
        <w:rPr>
          <w:highlight w:val="white"/>
        </w:rPr>
      </w:pPr>
      <w:r w:rsidRPr="00EC76D5">
        <w:rPr>
          <w:highlight w:val="white"/>
        </w:rPr>
        <w:t xml:space="preserve">    if (text[index] == c) {</w:t>
      </w:r>
    </w:p>
    <w:p w14:paraId="2668DB26" w14:textId="77777777" w:rsidR="0078214F" w:rsidRPr="00EC76D5" w:rsidRDefault="0078214F" w:rsidP="0078214F">
      <w:pPr>
        <w:pStyle w:val="Code"/>
        <w:rPr>
          <w:highlight w:val="white"/>
        </w:rPr>
      </w:pPr>
      <w:r w:rsidRPr="00EC76D5">
        <w:rPr>
          <w:highlight w:val="white"/>
        </w:rPr>
        <w:t xml:space="preserve">      return &amp;text[index];</w:t>
      </w:r>
    </w:p>
    <w:p w14:paraId="1FAC13E7" w14:textId="77777777" w:rsidR="0078214F" w:rsidRPr="00EC76D5" w:rsidRDefault="0078214F" w:rsidP="0078214F">
      <w:pPr>
        <w:pStyle w:val="Code"/>
        <w:rPr>
          <w:highlight w:val="white"/>
        </w:rPr>
      </w:pPr>
      <w:r w:rsidRPr="00EC76D5">
        <w:rPr>
          <w:highlight w:val="white"/>
        </w:rPr>
        <w:t xml:space="preserve">    }</w:t>
      </w:r>
    </w:p>
    <w:p w14:paraId="27844941" w14:textId="77777777" w:rsidR="0078214F" w:rsidRPr="00EC76D5" w:rsidRDefault="0078214F" w:rsidP="0078214F">
      <w:pPr>
        <w:pStyle w:val="Code"/>
        <w:rPr>
          <w:highlight w:val="white"/>
        </w:rPr>
      </w:pPr>
      <w:r w:rsidRPr="00EC76D5">
        <w:rPr>
          <w:highlight w:val="white"/>
        </w:rPr>
        <w:t xml:space="preserve">  }</w:t>
      </w:r>
    </w:p>
    <w:p w14:paraId="18FB0F45" w14:textId="77777777" w:rsidR="0078214F" w:rsidRPr="00EC76D5" w:rsidRDefault="0078214F" w:rsidP="0078214F">
      <w:pPr>
        <w:pStyle w:val="Code"/>
        <w:rPr>
          <w:highlight w:val="white"/>
        </w:rPr>
      </w:pPr>
    </w:p>
    <w:p w14:paraId="72857692" w14:textId="77777777" w:rsidR="0078214F" w:rsidRPr="00EC76D5" w:rsidRDefault="0078214F" w:rsidP="0078214F">
      <w:pPr>
        <w:pStyle w:val="Code"/>
        <w:rPr>
          <w:highlight w:val="white"/>
        </w:rPr>
      </w:pPr>
      <w:r w:rsidRPr="00EC76D5">
        <w:rPr>
          <w:highlight w:val="white"/>
        </w:rPr>
        <w:t xml:space="preserve">  return NULL;</w:t>
      </w:r>
    </w:p>
    <w:p w14:paraId="0522BB33" w14:textId="77777777" w:rsidR="0078214F" w:rsidRPr="00EC76D5" w:rsidRDefault="0078214F" w:rsidP="0078214F">
      <w:pPr>
        <w:pStyle w:val="Code"/>
        <w:rPr>
          <w:highlight w:val="white"/>
        </w:rPr>
      </w:pPr>
      <w:r w:rsidRPr="00EC76D5">
        <w:rPr>
          <w:highlight w:val="white"/>
        </w:rPr>
        <w:t>}</w:t>
      </w:r>
    </w:p>
    <w:p w14:paraId="20744642" w14:textId="77777777" w:rsidR="0078214F" w:rsidRPr="00EC76D5" w:rsidRDefault="0078214F" w:rsidP="0078214F">
      <w:pPr>
        <w:pStyle w:val="Code"/>
        <w:rPr>
          <w:highlight w:val="white"/>
        </w:rPr>
      </w:pPr>
    </w:p>
    <w:p w14:paraId="27B80455" w14:textId="77777777" w:rsidR="0078214F" w:rsidRPr="00EC76D5" w:rsidRDefault="0078214F" w:rsidP="0078214F">
      <w:pPr>
        <w:pStyle w:val="Code"/>
        <w:rPr>
          <w:highlight w:val="white"/>
        </w:rPr>
      </w:pPr>
      <w:r w:rsidRPr="00EC76D5">
        <w:rPr>
          <w:highlight w:val="white"/>
        </w:rPr>
        <w:t>char* strrchr(const char* text, int i) {</w:t>
      </w:r>
    </w:p>
    <w:p w14:paraId="598AE6C0" w14:textId="77777777" w:rsidR="0078214F" w:rsidRPr="00EC76D5" w:rsidRDefault="0078214F" w:rsidP="0078214F">
      <w:pPr>
        <w:pStyle w:val="Code"/>
        <w:rPr>
          <w:highlight w:val="white"/>
        </w:rPr>
      </w:pPr>
      <w:r w:rsidRPr="00EC76D5">
        <w:rPr>
          <w:highlight w:val="white"/>
        </w:rPr>
        <w:t xml:space="preserve">  size_t index;</w:t>
      </w:r>
    </w:p>
    <w:p w14:paraId="40C34498" w14:textId="77777777" w:rsidR="0078214F" w:rsidRPr="00EC76D5" w:rsidRDefault="0078214F" w:rsidP="0078214F">
      <w:pPr>
        <w:pStyle w:val="Code"/>
        <w:rPr>
          <w:highlight w:val="white"/>
        </w:rPr>
      </w:pPr>
      <w:r w:rsidRPr="00EC76D5">
        <w:rPr>
          <w:highlight w:val="white"/>
        </w:rPr>
        <w:t xml:space="preserve">  char* result = NULL;</w:t>
      </w:r>
    </w:p>
    <w:p w14:paraId="1E2B43D4" w14:textId="77777777" w:rsidR="0078214F" w:rsidRPr="00EC76D5" w:rsidRDefault="0078214F" w:rsidP="0078214F">
      <w:pPr>
        <w:pStyle w:val="Code"/>
        <w:rPr>
          <w:highlight w:val="white"/>
        </w:rPr>
      </w:pPr>
      <w:r w:rsidRPr="00EC76D5">
        <w:rPr>
          <w:highlight w:val="white"/>
        </w:rPr>
        <w:t xml:space="preserve">  char c = (char) i;</w:t>
      </w:r>
    </w:p>
    <w:p w14:paraId="7CD5CFDD" w14:textId="77777777" w:rsidR="0078214F" w:rsidRPr="00EC76D5" w:rsidRDefault="0078214F" w:rsidP="0078214F">
      <w:pPr>
        <w:pStyle w:val="Code"/>
        <w:rPr>
          <w:highlight w:val="white"/>
        </w:rPr>
      </w:pPr>
    </w:p>
    <w:p w14:paraId="319445CD" w14:textId="77777777" w:rsidR="0078214F" w:rsidRPr="00EC76D5" w:rsidRDefault="0078214F" w:rsidP="0078214F">
      <w:pPr>
        <w:pStyle w:val="Code"/>
        <w:rPr>
          <w:highlight w:val="white"/>
        </w:rPr>
      </w:pPr>
      <w:r w:rsidRPr="00EC76D5">
        <w:rPr>
          <w:highlight w:val="white"/>
        </w:rPr>
        <w:t xml:space="preserve">  for (index = 0; text[index] != '\0'; ++index)  {</w:t>
      </w:r>
    </w:p>
    <w:p w14:paraId="20468E56" w14:textId="77777777" w:rsidR="0078214F" w:rsidRPr="00EC76D5" w:rsidRDefault="0078214F" w:rsidP="0078214F">
      <w:pPr>
        <w:pStyle w:val="Code"/>
        <w:rPr>
          <w:highlight w:val="white"/>
        </w:rPr>
      </w:pPr>
      <w:r w:rsidRPr="00EC76D5">
        <w:rPr>
          <w:highlight w:val="white"/>
        </w:rPr>
        <w:t xml:space="preserve">    if (text[index] == c) {</w:t>
      </w:r>
    </w:p>
    <w:p w14:paraId="4DCF29F2" w14:textId="77777777" w:rsidR="0078214F" w:rsidRPr="00EC76D5" w:rsidRDefault="0078214F" w:rsidP="0078214F">
      <w:pPr>
        <w:pStyle w:val="Code"/>
        <w:rPr>
          <w:highlight w:val="white"/>
        </w:rPr>
      </w:pPr>
      <w:r w:rsidRPr="00EC76D5">
        <w:rPr>
          <w:highlight w:val="white"/>
        </w:rPr>
        <w:t xml:space="preserve">      result = &amp;text[index];</w:t>
      </w:r>
    </w:p>
    <w:p w14:paraId="1F89054E" w14:textId="77777777" w:rsidR="0078214F" w:rsidRPr="00EC76D5" w:rsidRDefault="0078214F" w:rsidP="0078214F">
      <w:pPr>
        <w:pStyle w:val="Code"/>
        <w:rPr>
          <w:highlight w:val="white"/>
        </w:rPr>
      </w:pPr>
      <w:r w:rsidRPr="00EC76D5">
        <w:rPr>
          <w:highlight w:val="white"/>
        </w:rPr>
        <w:t xml:space="preserve">    }</w:t>
      </w:r>
    </w:p>
    <w:p w14:paraId="669D3363" w14:textId="77777777" w:rsidR="0078214F" w:rsidRPr="00EC76D5" w:rsidRDefault="0078214F" w:rsidP="0078214F">
      <w:pPr>
        <w:pStyle w:val="Code"/>
        <w:rPr>
          <w:highlight w:val="white"/>
        </w:rPr>
      </w:pPr>
      <w:r w:rsidRPr="00EC76D5">
        <w:rPr>
          <w:highlight w:val="white"/>
        </w:rPr>
        <w:t xml:space="preserve">  }</w:t>
      </w:r>
    </w:p>
    <w:p w14:paraId="37C943B1" w14:textId="77777777" w:rsidR="0078214F" w:rsidRPr="00EC76D5" w:rsidRDefault="0078214F" w:rsidP="0078214F">
      <w:pPr>
        <w:pStyle w:val="Code"/>
        <w:rPr>
          <w:highlight w:val="white"/>
        </w:rPr>
      </w:pPr>
    </w:p>
    <w:p w14:paraId="3F36B844" w14:textId="77777777" w:rsidR="0078214F" w:rsidRPr="00EC76D5" w:rsidRDefault="0078214F" w:rsidP="0078214F">
      <w:pPr>
        <w:pStyle w:val="Code"/>
        <w:rPr>
          <w:highlight w:val="white"/>
        </w:rPr>
      </w:pPr>
      <w:r w:rsidRPr="00EC76D5">
        <w:rPr>
          <w:highlight w:val="white"/>
        </w:rPr>
        <w:t xml:space="preserve">  return result;</w:t>
      </w:r>
    </w:p>
    <w:p w14:paraId="3147CFD0" w14:textId="77777777" w:rsidR="0078214F" w:rsidRPr="00EC76D5" w:rsidRDefault="0078214F" w:rsidP="0078214F">
      <w:pPr>
        <w:pStyle w:val="Code"/>
        <w:rPr>
          <w:highlight w:val="white"/>
        </w:rPr>
      </w:pPr>
      <w:r w:rsidRPr="00EC76D5">
        <w:rPr>
          <w:highlight w:val="white"/>
        </w:rPr>
        <w:t>}</w:t>
      </w:r>
    </w:p>
    <w:p w14:paraId="2AFC2080" w14:textId="77777777" w:rsidR="0078214F" w:rsidRPr="00EC76D5" w:rsidRDefault="0078214F" w:rsidP="0078214F">
      <w:pPr>
        <w:pStyle w:val="Code"/>
        <w:rPr>
          <w:highlight w:val="white"/>
        </w:rPr>
      </w:pPr>
    </w:p>
    <w:p w14:paraId="2577A259" w14:textId="77777777" w:rsidR="0078214F" w:rsidRPr="00EC76D5" w:rsidRDefault="0078214F" w:rsidP="0078214F">
      <w:pPr>
        <w:pStyle w:val="Code"/>
        <w:rPr>
          <w:highlight w:val="white"/>
        </w:rPr>
      </w:pPr>
      <w:r w:rsidRPr="00EC76D5">
        <w:rPr>
          <w:highlight w:val="white"/>
        </w:rPr>
        <w:t>size_t strspn(const char* mainString, const char* charSet) {</w:t>
      </w:r>
    </w:p>
    <w:p w14:paraId="799BED9F" w14:textId="77777777" w:rsidR="0078214F" w:rsidRPr="00EC76D5" w:rsidRDefault="0078214F" w:rsidP="0078214F">
      <w:pPr>
        <w:pStyle w:val="Code"/>
        <w:rPr>
          <w:highlight w:val="white"/>
        </w:rPr>
      </w:pPr>
      <w:r w:rsidRPr="00EC76D5">
        <w:rPr>
          <w:highlight w:val="white"/>
        </w:rPr>
        <w:t xml:space="preserve">  size_t index;</w:t>
      </w:r>
    </w:p>
    <w:p w14:paraId="6DF7DCED" w14:textId="77777777" w:rsidR="0078214F" w:rsidRPr="00EC76D5" w:rsidRDefault="0078214F" w:rsidP="0078214F">
      <w:pPr>
        <w:pStyle w:val="Code"/>
        <w:rPr>
          <w:highlight w:val="white"/>
        </w:rPr>
      </w:pPr>
    </w:p>
    <w:p w14:paraId="58E36D27" w14:textId="77777777" w:rsidR="0078214F" w:rsidRPr="00EC76D5" w:rsidRDefault="0078214F" w:rsidP="0078214F">
      <w:pPr>
        <w:pStyle w:val="Code"/>
        <w:rPr>
          <w:highlight w:val="white"/>
        </w:rPr>
      </w:pPr>
      <w:r w:rsidRPr="00EC76D5">
        <w:rPr>
          <w:highlight w:val="white"/>
        </w:rPr>
        <w:t xml:space="preserve">  for (index = 0; mainString[index] != '\0'; ++index) {</w:t>
      </w:r>
    </w:p>
    <w:p w14:paraId="27DF5127" w14:textId="77777777" w:rsidR="0078214F" w:rsidRPr="00EC76D5" w:rsidRDefault="0078214F" w:rsidP="0078214F">
      <w:pPr>
        <w:pStyle w:val="Code"/>
        <w:rPr>
          <w:highlight w:val="white"/>
        </w:rPr>
      </w:pPr>
      <w:r w:rsidRPr="00EC76D5">
        <w:rPr>
          <w:highlight w:val="white"/>
        </w:rPr>
        <w:t xml:space="preserve">    if (strchr(charSet, mainString[index]) == NULL) {</w:t>
      </w:r>
    </w:p>
    <w:p w14:paraId="3D3912CB" w14:textId="77777777" w:rsidR="0078214F" w:rsidRPr="00EC76D5" w:rsidRDefault="0078214F" w:rsidP="0078214F">
      <w:pPr>
        <w:pStyle w:val="Code"/>
        <w:rPr>
          <w:highlight w:val="white"/>
        </w:rPr>
      </w:pPr>
      <w:r w:rsidRPr="00EC76D5">
        <w:rPr>
          <w:highlight w:val="white"/>
        </w:rPr>
        <w:t xml:space="preserve">      return index;</w:t>
      </w:r>
    </w:p>
    <w:p w14:paraId="5192D67A" w14:textId="77777777" w:rsidR="0078214F" w:rsidRPr="00EC76D5" w:rsidRDefault="0078214F" w:rsidP="0078214F">
      <w:pPr>
        <w:pStyle w:val="Code"/>
        <w:rPr>
          <w:highlight w:val="white"/>
        </w:rPr>
      </w:pPr>
      <w:r w:rsidRPr="00EC76D5">
        <w:rPr>
          <w:highlight w:val="white"/>
        </w:rPr>
        <w:t xml:space="preserve">    }</w:t>
      </w:r>
    </w:p>
    <w:p w14:paraId="093AF345" w14:textId="77777777" w:rsidR="0078214F" w:rsidRPr="00EC76D5" w:rsidRDefault="0078214F" w:rsidP="0078214F">
      <w:pPr>
        <w:pStyle w:val="Code"/>
        <w:rPr>
          <w:highlight w:val="white"/>
        </w:rPr>
      </w:pPr>
      <w:r w:rsidRPr="00EC76D5">
        <w:rPr>
          <w:highlight w:val="white"/>
        </w:rPr>
        <w:t xml:space="preserve">  }</w:t>
      </w:r>
    </w:p>
    <w:p w14:paraId="35935597" w14:textId="77777777" w:rsidR="0078214F" w:rsidRPr="00EC76D5" w:rsidRDefault="0078214F" w:rsidP="0078214F">
      <w:pPr>
        <w:pStyle w:val="Code"/>
        <w:rPr>
          <w:highlight w:val="white"/>
        </w:rPr>
      </w:pPr>
    </w:p>
    <w:p w14:paraId="70474C2F" w14:textId="77777777" w:rsidR="0078214F" w:rsidRPr="00EC76D5" w:rsidRDefault="0078214F" w:rsidP="0078214F">
      <w:pPr>
        <w:pStyle w:val="Code"/>
        <w:rPr>
          <w:highlight w:val="white"/>
        </w:rPr>
      </w:pPr>
      <w:r w:rsidRPr="00EC76D5">
        <w:rPr>
          <w:highlight w:val="white"/>
        </w:rPr>
        <w:t xml:space="preserve">  return -1;</w:t>
      </w:r>
    </w:p>
    <w:p w14:paraId="7A42881A" w14:textId="77777777" w:rsidR="0078214F" w:rsidRPr="00EC76D5" w:rsidRDefault="0078214F" w:rsidP="0078214F">
      <w:pPr>
        <w:pStyle w:val="Code"/>
        <w:rPr>
          <w:highlight w:val="white"/>
        </w:rPr>
      </w:pPr>
      <w:r w:rsidRPr="00EC76D5">
        <w:rPr>
          <w:highlight w:val="white"/>
        </w:rPr>
        <w:t>}</w:t>
      </w:r>
    </w:p>
    <w:p w14:paraId="656C5656" w14:textId="77777777" w:rsidR="0078214F" w:rsidRPr="00EC76D5" w:rsidRDefault="0078214F" w:rsidP="0078214F">
      <w:pPr>
        <w:pStyle w:val="Code"/>
        <w:rPr>
          <w:highlight w:val="white"/>
        </w:rPr>
      </w:pPr>
    </w:p>
    <w:p w14:paraId="08391C0E" w14:textId="77777777" w:rsidR="0078214F" w:rsidRPr="00EC76D5" w:rsidRDefault="0078214F" w:rsidP="0078214F">
      <w:pPr>
        <w:pStyle w:val="Code"/>
        <w:rPr>
          <w:highlight w:val="white"/>
        </w:rPr>
      </w:pPr>
      <w:r w:rsidRPr="00EC76D5">
        <w:rPr>
          <w:highlight w:val="white"/>
        </w:rPr>
        <w:t>size_t strcspn(const char* mainString, const char* charSet) {</w:t>
      </w:r>
    </w:p>
    <w:p w14:paraId="11F5ED67" w14:textId="77777777" w:rsidR="0078214F" w:rsidRPr="00EC76D5" w:rsidRDefault="0078214F" w:rsidP="0078214F">
      <w:pPr>
        <w:pStyle w:val="Code"/>
        <w:rPr>
          <w:highlight w:val="white"/>
        </w:rPr>
      </w:pPr>
      <w:r w:rsidRPr="00EC76D5">
        <w:rPr>
          <w:highlight w:val="white"/>
        </w:rPr>
        <w:t xml:space="preserve">  size_t index;</w:t>
      </w:r>
    </w:p>
    <w:p w14:paraId="22A13142" w14:textId="77777777" w:rsidR="0078214F" w:rsidRPr="00EC76D5" w:rsidRDefault="0078214F" w:rsidP="0078214F">
      <w:pPr>
        <w:pStyle w:val="Code"/>
        <w:rPr>
          <w:highlight w:val="white"/>
        </w:rPr>
      </w:pPr>
    </w:p>
    <w:p w14:paraId="1CEB643B" w14:textId="77777777" w:rsidR="0078214F" w:rsidRPr="00EC76D5" w:rsidRDefault="0078214F" w:rsidP="0078214F">
      <w:pPr>
        <w:pStyle w:val="Code"/>
        <w:rPr>
          <w:highlight w:val="white"/>
        </w:rPr>
      </w:pPr>
      <w:r w:rsidRPr="00EC76D5">
        <w:rPr>
          <w:highlight w:val="white"/>
        </w:rPr>
        <w:t xml:space="preserve">  for (index = 0; mainString[index] != '\0'; ++index) {</w:t>
      </w:r>
    </w:p>
    <w:p w14:paraId="0D70E834" w14:textId="77777777" w:rsidR="0078214F" w:rsidRPr="00EC76D5" w:rsidRDefault="0078214F" w:rsidP="0078214F">
      <w:pPr>
        <w:pStyle w:val="Code"/>
        <w:rPr>
          <w:highlight w:val="white"/>
        </w:rPr>
      </w:pPr>
      <w:r w:rsidRPr="00EC76D5">
        <w:rPr>
          <w:highlight w:val="white"/>
        </w:rPr>
        <w:t xml:space="preserve">    if (strchr(charSet, mainString[index]) != NULL) {</w:t>
      </w:r>
    </w:p>
    <w:p w14:paraId="3F88D248" w14:textId="77777777" w:rsidR="0078214F" w:rsidRPr="00EC76D5" w:rsidRDefault="0078214F" w:rsidP="0078214F">
      <w:pPr>
        <w:pStyle w:val="Code"/>
        <w:rPr>
          <w:highlight w:val="white"/>
        </w:rPr>
      </w:pPr>
      <w:r w:rsidRPr="00EC76D5">
        <w:rPr>
          <w:highlight w:val="white"/>
        </w:rPr>
        <w:t xml:space="preserve">      return index;</w:t>
      </w:r>
    </w:p>
    <w:p w14:paraId="7EF7E141" w14:textId="77777777" w:rsidR="0078214F" w:rsidRPr="00EC76D5" w:rsidRDefault="0078214F" w:rsidP="0078214F">
      <w:pPr>
        <w:pStyle w:val="Code"/>
        <w:rPr>
          <w:highlight w:val="white"/>
        </w:rPr>
      </w:pPr>
      <w:r w:rsidRPr="00EC76D5">
        <w:rPr>
          <w:highlight w:val="white"/>
        </w:rPr>
        <w:t xml:space="preserve">    }</w:t>
      </w:r>
    </w:p>
    <w:p w14:paraId="0689774C" w14:textId="77777777" w:rsidR="0078214F" w:rsidRPr="00EC76D5" w:rsidRDefault="0078214F" w:rsidP="0078214F">
      <w:pPr>
        <w:pStyle w:val="Code"/>
        <w:rPr>
          <w:highlight w:val="white"/>
        </w:rPr>
      </w:pPr>
      <w:r w:rsidRPr="00EC76D5">
        <w:rPr>
          <w:highlight w:val="white"/>
        </w:rPr>
        <w:lastRenderedPageBreak/>
        <w:t xml:space="preserve">  }</w:t>
      </w:r>
    </w:p>
    <w:p w14:paraId="62B25BAD" w14:textId="77777777" w:rsidR="0078214F" w:rsidRPr="00EC76D5" w:rsidRDefault="0078214F" w:rsidP="0078214F">
      <w:pPr>
        <w:pStyle w:val="Code"/>
        <w:rPr>
          <w:highlight w:val="white"/>
        </w:rPr>
      </w:pPr>
    </w:p>
    <w:p w14:paraId="6F73D71C" w14:textId="77777777" w:rsidR="0078214F" w:rsidRPr="00EC76D5" w:rsidRDefault="0078214F" w:rsidP="0078214F">
      <w:pPr>
        <w:pStyle w:val="Code"/>
        <w:rPr>
          <w:highlight w:val="white"/>
        </w:rPr>
      </w:pPr>
      <w:r w:rsidRPr="00EC76D5">
        <w:rPr>
          <w:highlight w:val="white"/>
        </w:rPr>
        <w:t xml:space="preserve">  return -1;</w:t>
      </w:r>
    </w:p>
    <w:p w14:paraId="4A103027" w14:textId="77777777" w:rsidR="0078214F" w:rsidRPr="00EC76D5" w:rsidRDefault="0078214F" w:rsidP="0078214F">
      <w:pPr>
        <w:pStyle w:val="Code"/>
        <w:rPr>
          <w:highlight w:val="white"/>
        </w:rPr>
      </w:pPr>
      <w:r w:rsidRPr="00EC76D5">
        <w:rPr>
          <w:highlight w:val="white"/>
        </w:rPr>
        <w:t>}</w:t>
      </w:r>
    </w:p>
    <w:p w14:paraId="6A14200E" w14:textId="77777777" w:rsidR="0078214F" w:rsidRPr="00EC76D5" w:rsidRDefault="0078214F" w:rsidP="0078214F">
      <w:pPr>
        <w:pStyle w:val="Code"/>
        <w:rPr>
          <w:highlight w:val="white"/>
        </w:rPr>
      </w:pPr>
    </w:p>
    <w:p w14:paraId="211EBBC3" w14:textId="77777777" w:rsidR="0078214F" w:rsidRPr="00EC76D5" w:rsidRDefault="0078214F" w:rsidP="0078214F">
      <w:pPr>
        <w:pStyle w:val="Code"/>
        <w:rPr>
          <w:highlight w:val="white"/>
        </w:rPr>
      </w:pPr>
      <w:r w:rsidRPr="00EC76D5">
        <w:rPr>
          <w:highlight w:val="white"/>
        </w:rPr>
        <w:t>char* strpbrk(const char* mainString, const char* charSet) {</w:t>
      </w:r>
    </w:p>
    <w:p w14:paraId="3315F94A" w14:textId="77777777" w:rsidR="0078214F" w:rsidRPr="00EC76D5" w:rsidRDefault="0078214F" w:rsidP="0078214F">
      <w:pPr>
        <w:pStyle w:val="Code"/>
        <w:rPr>
          <w:highlight w:val="white"/>
        </w:rPr>
      </w:pPr>
      <w:r w:rsidRPr="00EC76D5">
        <w:rPr>
          <w:highlight w:val="white"/>
        </w:rPr>
        <w:t xml:space="preserve">  size_t index;</w:t>
      </w:r>
    </w:p>
    <w:p w14:paraId="6D09505D" w14:textId="77777777" w:rsidR="0078214F" w:rsidRPr="00EC76D5" w:rsidRDefault="0078214F" w:rsidP="0078214F">
      <w:pPr>
        <w:pStyle w:val="Code"/>
        <w:rPr>
          <w:highlight w:val="white"/>
        </w:rPr>
      </w:pPr>
    </w:p>
    <w:p w14:paraId="195D00BD" w14:textId="77777777" w:rsidR="0078214F" w:rsidRPr="00EC76D5" w:rsidRDefault="0078214F" w:rsidP="0078214F">
      <w:pPr>
        <w:pStyle w:val="Code"/>
        <w:rPr>
          <w:highlight w:val="white"/>
        </w:rPr>
      </w:pPr>
      <w:r w:rsidRPr="00EC76D5">
        <w:rPr>
          <w:highlight w:val="white"/>
        </w:rPr>
        <w:t xml:space="preserve">  for (index = 0; mainString[index] != '\0'; ++index) {</w:t>
      </w:r>
    </w:p>
    <w:p w14:paraId="1FF21D5E" w14:textId="77777777" w:rsidR="0078214F" w:rsidRPr="00EC76D5" w:rsidRDefault="0078214F" w:rsidP="0078214F">
      <w:pPr>
        <w:pStyle w:val="Code"/>
        <w:rPr>
          <w:highlight w:val="white"/>
        </w:rPr>
      </w:pPr>
      <w:r w:rsidRPr="00EC76D5">
        <w:rPr>
          <w:highlight w:val="white"/>
        </w:rPr>
        <w:t xml:space="preserve">    if (strchr(charSet, mainString[index]) != NULL) {</w:t>
      </w:r>
    </w:p>
    <w:p w14:paraId="265D564C" w14:textId="77777777" w:rsidR="0078214F" w:rsidRPr="00EC76D5" w:rsidRDefault="0078214F" w:rsidP="0078214F">
      <w:pPr>
        <w:pStyle w:val="Code"/>
        <w:rPr>
          <w:highlight w:val="white"/>
        </w:rPr>
      </w:pPr>
      <w:r w:rsidRPr="00EC76D5">
        <w:rPr>
          <w:highlight w:val="white"/>
        </w:rPr>
        <w:t xml:space="preserve">      return &amp;mainString[index];</w:t>
      </w:r>
    </w:p>
    <w:p w14:paraId="65C46F75" w14:textId="77777777" w:rsidR="0078214F" w:rsidRPr="00EC76D5" w:rsidRDefault="0078214F" w:rsidP="0078214F">
      <w:pPr>
        <w:pStyle w:val="Code"/>
        <w:rPr>
          <w:highlight w:val="white"/>
        </w:rPr>
      </w:pPr>
      <w:r w:rsidRPr="00EC76D5">
        <w:rPr>
          <w:highlight w:val="white"/>
        </w:rPr>
        <w:t xml:space="preserve">    }</w:t>
      </w:r>
    </w:p>
    <w:p w14:paraId="3BF4D124" w14:textId="77777777" w:rsidR="0078214F" w:rsidRPr="00EC76D5" w:rsidRDefault="0078214F" w:rsidP="0078214F">
      <w:pPr>
        <w:pStyle w:val="Code"/>
        <w:rPr>
          <w:highlight w:val="white"/>
        </w:rPr>
      </w:pPr>
      <w:r w:rsidRPr="00EC76D5">
        <w:rPr>
          <w:highlight w:val="white"/>
        </w:rPr>
        <w:t xml:space="preserve">  }</w:t>
      </w:r>
    </w:p>
    <w:p w14:paraId="3A0832A9" w14:textId="77777777" w:rsidR="0078214F" w:rsidRPr="00EC76D5" w:rsidRDefault="0078214F" w:rsidP="0078214F">
      <w:pPr>
        <w:pStyle w:val="Code"/>
        <w:rPr>
          <w:highlight w:val="white"/>
        </w:rPr>
      </w:pPr>
    </w:p>
    <w:p w14:paraId="678C5C67" w14:textId="77777777" w:rsidR="0078214F" w:rsidRPr="00EC76D5" w:rsidRDefault="0078214F" w:rsidP="0078214F">
      <w:pPr>
        <w:pStyle w:val="Code"/>
        <w:rPr>
          <w:highlight w:val="white"/>
        </w:rPr>
      </w:pPr>
      <w:r w:rsidRPr="00EC76D5">
        <w:rPr>
          <w:highlight w:val="white"/>
        </w:rPr>
        <w:t xml:space="preserve">  return NULL;</w:t>
      </w:r>
    </w:p>
    <w:p w14:paraId="0EC1C18C" w14:textId="77777777" w:rsidR="0078214F" w:rsidRPr="00EC76D5" w:rsidRDefault="0078214F" w:rsidP="0078214F">
      <w:pPr>
        <w:pStyle w:val="Code"/>
        <w:rPr>
          <w:highlight w:val="white"/>
        </w:rPr>
      </w:pPr>
      <w:r w:rsidRPr="00EC76D5">
        <w:rPr>
          <w:highlight w:val="white"/>
        </w:rPr>
        <w:t>}</w:t>
      </w:r>
    </w:p>
    <w:p w14:paraId="3A2AE171" w14:textId="77777777" w:rsidR="0078214F" w:rsidRPr="00EC76D5" w:rsidRDefault="0078214F" w:rsidP="0078214F">
      <w:pPr>
        <w:pStyle w:val="Code"/>
        <w:rPr>
          <w:highlight w:val="white"/>
        </w:rPr>
      </w:pPr>
    </w:p>
    <w:p w14:paraId="1A176DC4" w14:textId="77777777" w:rsidR="0078214F" w:rsidRPr="00EC76D5" w:rsidRDefault="0078214F" w:rsidP="0078214F">
      <w:pPr>
        <w:pStyle w:val="Code"/>
        <w:rPr>
          <w:highlight w:val="white"/>
        </w:rPr>
      </w:pPr>
      <w:r w:rsidRPr="00EC76D5">
        <w:rPr>
          <w:highlight w:val="white"/>
        </w:rPr>
        <w:t>char* strstr(const char* mainString, const char* subString) {</w:t>
      </w:r>
    </w:p>
    <w:p w14:paraId="0FDAB725" w14:textId="77777777" w:rsidR="0078214F" w:rsidRPr="00EC76D5" w:rsidRDefault="0078214F" w:rsidP="0078214F">
      <w:pPr>
        <w:pStyle w:val="Code"/>
        <w:rPr>
          <w:highlight w:val="white"/>
        </w:rPr>
      </w:pPr>
      <w:r w:rsidRPr="00EC76D5">
        <w:rPr>
          <w:highlight w:val="white"/>
        </w:rPr>
        <w:t xml:space="preserve">  size_t index;</w:t>
      </w:r>
    </w:p>
    <w:p w14:paraId="54B0D018" w14:textId="77777777" w:rsidR="0078214F" w:rsidRPr="00EC76D5" w:rsidRDefault="0078214F" w:rsidP="0078214F">
      <w:pPr>
        <w:pStyle w:val="Code"/>
        <w:rPr>
          <w:highlight w:val="white"/>
        </w:rPr>
      </w:pPr>
    </w:p>
    <w:p w14:paraId="1E2C17C4" w14:textId="77777777" w:rsidR="0078214F" w:rsidRPr="00EC76D5" w:rsidRDefault="0078214F" w:rsidP="0078214F">
      <w:pPr>
        <w:pStyle w:val="Code"/>
        <w:rPr>
          <w:highlight w:val="white"/>
        </w:rPr>
      </w:pPr>
      <w:r w:rsidRPr="00EC76D5">
        <w:rPr>
          <w:highlight w:val="white"/>
        </w:rPr>
        <w:t xml:space="preserve">  for (index = 0; mainString[index] != '\0'; ++index) {</w:t>
      </w:r>
    </w:p>
    <w:p w14:paraId="1C987506" w14:textId="77777777" w:rsidR="0078214F" w:rsidRPr="00EC76D5" w:rsidRDefault="0078214F" w:rsidP="0078214F">
      <w:pPr>
        <w:pStyle w:val="Code"/>
        <w:rPr>
          <w:highlight w:val="white"/>
        </w:rPr>
      </w:pPr>
      <w:r w:rsidRPr="00EC76D5">
        <w:rPr>
          <w:highlight w:val="white"/>
        </w:rPr>
        <w:t xml:space="preserve">    if (strcmp(mainString + index, subString) == 0) {</w:t>
      </w:r>
    </w:p>
    <w:p w14:paraId="1FCE3136" w14:textId="77777777" w:rsidR="0078214F" w:rsidRPr="00EC76D5" w:rsidRDefault="0078214F" w:rsidP="0078214F">
      <w:pPr>
        <w:pStyle w:val="Code"/>
        <w:rPr>
          <w:highlight w:val="white"/>
        </w:rPr>
      </w:pPr>
      <w:r w:rsidRPr="00EC76D5">
        <w:rPr>
          <w:highlight w:val="white"/>
        </w:rPr>
        <w:t xml:space="preserve">      return &amp;mainString[index];</w:t>
      </w:r>
    </w:p>
    <w:p w14:paraId="4442A9C7" w14:textId="77777777" w:rsidR="0078214F" w:rsidRPr="00EC76D5" w:rsidRDefault="0078214F" w:rsidP="0078214F">
      <w:pPr>
        <w:pStyle w:val="Code"/>
        <w:rPr>
          <w:highlight w:val="white"/>
        </w:rPr>
      </w:pPr>
      <w:r w:rsidRPr="00EC76D5">
        <w:rPr>
          <w:highlight w:val="white"/>
        </w:rPr>
        <w:t xml:space="preserve">    }</w:t>
      </w:r>
    </w:p>
    <w:p w14:paraId="4C7803DF" w14:textId="77777777" w:rsidR="0078214F" w:rsidRPr="00EC76D5" w:rsidRDefault="0078214F" w:rsidP="0078214F">
      <w:pPr>
        <w:pStyle w:val="Code"/>
        <w:rPr>
          <w:highlight w:val="white"/>
        </w:rPr>
      </w:pPr>
      <w:r w:rsidRPr="00EC76D5">
        <w:rPr>
          <w:highlight w:val="white"/>
        </w:rPr>
        <w:t xml:space="preserve">  }</w:t>
      </w:r>
    </w:p>
    <w:p w14:paraId="33394DEA" w14:textId="77777777" w:rsidR="0078214F" w:rsidRPr="00EC76D5" w:rsidRDefault="0078214F" w:rsidP="0078214F">
      <w:pPr>
        <w:pStyle w:val="Code"/>
        <w:rPr>
          <w:highlight w:val="white"/>
        </w:rPr>
      </w:pPr>
    </w:p>
    <w:p w14:paraId="386EE3EC" w14:textId="77777777" w:rsidR="0078214F" w:rsidRPr="00EC76D5" w:rsidRDefault="0078214F" w:rsidP="0078214F">
      <w:pPr>
        <w:pStyle w:val="Code"/>
        <w:rPr>
          <w:highlight w:val="white"/>
        </w:rPr>
      </w:pPr>
      <w:r w:rsidRPr="00EC76D5">
        <w:rPr>
          <w:highlight w:val="white"/>
        </w:rPr>
        <w:t xml:space="preserve">  return NULL;</w:t>
      </w:r>
    </w:p>
    <w:p w14:paraId="112AAD61" w14:textId="77777777" w:rsidR="0078214F" w:rsidRPr="00EC76D5" w:rsidRDefault="0078214F" w:rsidP="0078214F">
      <w:pPr>
        <w:pStyle w:val="Code"/>
        <w:rPr>
          <w:highlight w:val="white"/>
        </w:rPr>
      </w:pPr>
      <w:r w:rsidRPr="00EC76D5">
        <w:rPr>
          <w:highlight w:val="white"/>
        </w:rPr>
        <w:t>}</w:t>
      </w:r>
    </w:p>
    <w:p w14:paraId="2D4A1125" w14:textId="77777777" w:rsidR="0078214F" w:rsidRPr="00EC76D5" w:rsidRDefault="0078214F" w:rsidP="0078214F">
      <w:pPr>
        <w:pStyle w:val="Code"/>
        <w:rPr>
          <w:highlight w:val="white"/>
        </w:rPr>
      </w:pPr>
    </w:p>
    <w:p w14:paraId="0D80870B" w14:textId="77777777" w:rsidR="0078214F" w:rsidRPr="00EC76D5" w:rsidRDefault="0078214F" w:rsidP="0078214F">
      <w:pPr>
        <w:pStyle w:val="Code"/>
        <w:rPr>
          <w:highlight w:val="white"/>
        </w:rPr>
      </w:pPr>
      <w:r w:rsidRPr="00EC76D5">
        <w:rPr>
          <w:highlight w:val="white"/>
        </w:rPr>
        <w:t>size_t strlen(const char* string) {</w:t>
      </w:r>
    </w:p>
    <w:p w14:paraId="16C9793B" w14:textId="77777777" w:rsidR="0078214F" w:rsidRPr="00EC76D5" w:rsidRDefault="0078214F" w:rsidP="0078214F">
      <w:pPr>
        <w:pStyle w:val="Code"/>
        <w:rPr>
          <w:highlight w:val="white"/>
        </w:rPr>
      </w:pPr>
      <w:r w:rsidRPr="00EC76D5">
        <w:rPr>
          <w:highlight w:val="white"/>
        </w:rPr>
        <w:t xml:space="preserve">  int index;</w:t>
      </w:r>
    </w:p>
    <w:p w14:paraId="4A3C83CE" w14:textId="77777777" w:rsidR="0078214F" w:rsidRPr="00EC76D5" w:rsidRDefault="0078214F" w:rsidP="0078214F">
      <w:pPr>
        <w:pStyle w:val="Code"/>
        <w:rPr>
          <w:highlight w:val="white"/>
        </w:rPr>
      </w:pPr>
    </w:p>
    <w:p w14:paraId="0E995898" w14:textId="77777777" w:rsidR="0078214F" w:rsidRPr="00EC76D5" w:rsidRDefault="0078214F" w:rsidP="0078214F">
      <w:pPr>
        <w:pStyle w:val="Code"/>
        <w:rPr>
          <w:highlight w:val="white"/>
        </w:rPr>
      </w:pPr>
      <w:r w:rsidRPr="00EC76D5">
        <w:rPr>
          <w:highlight w:val="white"/>
        </w:rPr>
        <w:t xml:space="preserve">  for (index = 0; string[index] != '\0'; ++index) {</w:t>
      </w:r>
    </w:p>
    <w:p w14:paraId="2BE88222" w14:textId="77777777" w:rsidR="0078214F" w:rsidRPr="00EC76D5" w:rsidRDefault="0078214F" w:rsidP="0078214F">
      <w:pPr>
        <w:pStyle w:val="Code"/>
        <w:rPr>
          <w:highlight w:val="white"/>
        </w:rPr>
      </w:pPr>
      <w:r w:rsidRPr="00EC76D5">
        <w:rPr>
          <w:highlight w:val="white"/>
        </w:rPr>
        <w:t xml:space="preserve">    // Empty.</w:t>
      </w:r>
    </w:p>
    <w:p w14:paraId="11D50DB3" w14:textId="77777777" w:rsidR="0078214F" w:rsidRPr="00EC76D5" w:rsidRDefault="0078214F" w:rsidP="0078214F">
      <w:pPr>
        <w:pStyle w:val="Code"/>
        <w:rPr>
          <w:highlight w:val="white"/>
        </w:rPr>
      </w:pPr>
      <w:r w:rsidRPr="00EC76D5">
        <w:rPr>
          <w:highlight w:val="white"/>
        </w:rPr>
        <w:t xml:space="preserve">  }</w:t>
      </w:r>
    </w:p>
    <w:p w14:paraId="357B3A1C" w14:textId="77777777" w:rsidR="0078214F" w:rsidRPr="00EC76D5" w:rsidRDefault="0078214F" w:rsidP="0078214F">
      <w:pPr>
        <w:pStyle w:val="Code"/>
        <w:rPr>
          <w:highlight w:val="white"/>
        </w:rPr>
      </w:pPr>
    </w:p>
    <w:p w14:paraId="537112D9" w14:textId="77777777" w:rsidR="0078214F" w:rsidRPr="00EC76D5" w:rsidRDefault="0078214F" w:rsidP="0078214F">
      <w:pPr>
        <w:pStyle w:val="Code"/>
        <w:rPr>
          <w:highlight w:val="white"/>
        </w:rPr>
      </w:pPr>
      <w:r w:rsidRPr="00EC76D5">
        <w:rPr>
          <w:highlight w:val="white"/>
        </w:rPr>
        <w:t xml:space="preserve">  return index;</w:t>
      </w:r>
    </w:p>
    <w:p w14:paraId="33ECDE08" w14:textId="77777777" w:rsidR="0078214F" w:rsidRPr="00EC76D5" w:rsidRDefault="0078214F" w:rsidP="0078214F">
      <w:pPr>
        <w:pStyle w:val="Code"/>
        <w:rPr>
          <w:highlight w:val="white"/>
        </w:rPr>
      </w:pPr>
      <w:r w:rsidRPr="00EC76D5">
        <w:rPr>
          <w:highlight w:val="white"/>
        </w:rPr>
        <w:t>}</w:t>
      </w:r>
    </w:p>
    <w:p w14:paraId="147B72DF" w14:textId="77777777" w:rsidR="0078214F" w:rsidRPr="00EC76D5" w:rsidRDefault="0078214F" w:rsidP="0078214F">
      <w:pPr>
        <w:pStyle w:val="Code"/>
        <w:rPr>
          <w:highlight w:val="white"/>
        </w:rPr>
      </w:pPr>
    </w:p>
    <w:p w14:paraId="2DB4E16B" w14:textId="32A8E58F" w:rsidR="0078214F" w:rsidRPr="00EC76D5" w:rsidRDefault="0078214F" w:rsidP="0078214F">
      <w:pPr>
        <w:pStyle w:val="Code"/>
        <w:rPr>
          <w:highlight w:val="white"/>
        </w:rPr>
      </w:pPr>
      <w:r w:rsidRPr="00EC76D5">
        <w:rPr>
          <w:highlight w:val="white"/>
        </w:rPr>
        <w:t>extern char* enMessageList[];</w:t>
      </w:r>
    </w:p>
    <w:p w14:paraId="0F389D51" w14:textId="77777777" w:rsidR="0078214F" w:rsidRPr="00EC76D5" w:rsidRDefault="0078214F" w:rsidP="0078214F">
      <w:pPr>
        <w:pStyle w:val="Code"/>
        <w:rPr>
          <w:highlight w:val="white"/>
        </w:rPr>
      </w:pPr>
    </w:p>
    <w:p w14:paraId="09F7DEEE" w14:textId="77777777" w:rsidR="0078214F" w:rsidRPr="00EC76D5" w:rsidRDefault="0078214F" w:rsidP="0078214F">
      <w:pPr>
        <w:pStyle w:val="Code"/>
        <w:rPr>
          <w:highlight w:val="white"/>
        </w:rPr>
      </w:pPr>
      <w:r w:rsidRPr="00EC76D5">
        <w:rPr>
          <w:highlight w:val="white"/>
        </w:rPr>
        <w:t>char* strerror(int errno) {</w:t>
      </w:r>
    </w:p>
    <w:p w14:paraId="05301446" w14:textId="77777777" w:rsidR="0078214F" w:rsidRPr="00EC76D5" w:rsidRDefault="0078214F" w:rsidP="0078214F">
      <w:pPr>
        <w:pStyle w:val="Code"/>
        <w:rPr>
          <w:highlight w:val="white"/>
        </w:rPr>
      </w:pPr>
      <w:r w:rsidRPr="00EC76D5">
        <w:rPr>
          <w:highlight w:val="white"/>
        </w:rPr>
        <w:t xml:space="preserve">  struct lconv* localeConvPtr = localeconv();</w:t>
      </w:r>
    </w:p>
    <w:p w14:paraId="1E32BB5F" w14:textId="77777777" w:rsidR="0078214F" w:rsidRPr="00EC76D5" w:rsidRDefault="0078214F" w:rsidP="0078214F">
      <w:pPr>
        <w:pStyle w:val="Code"/>
        <w:rPr>
          <w:highlight w:val="white"/>
        </w:rPr>
      </w:pPr>
      <w:r w:rsidRPr="00EC76D5">
        <w:rPr>
          <w:highlight w:val="white"/>
        </w:rPr>
        <w:t xml:space="preserve">  char** messageList = (localeConvPtr != NULL) ?</w:t>
      </w:r>
    </w:p>
    <w:p w14:paraId="208683AB" w14:textId="62174B19" w:rsidR="0078214F" w:rsidRPr="00EC76D5" w:rsidRDefault="0078214F" w:rsidP="0078214F">
      <w:pPr>
        <w:pStyle w:val="Code"/>
        <w:rPr>
          <w:highlight w:val="white"/>
        </w:rPr>
      </w:pPr>
      <w:r w:rsidRPr="00EC76D5">
        <w:rPr>
          <w:highlight w:val="white"/>
        </w:rPr>
        <w:t xml:space="preserve">                       localeConvPtr-&gt;messageList : NULL;</w:t>
      </w:r>
    </w:p>
    <w:p w14:paraId="63760079" w14:textId="77777777" w:rsidR="0078214F" w:rsidRPr="00EC76D5" w:rsidRDefault="0078214F" w:rsidP="0078214F">
      <w:pPr>
        <w:pStyle w:val="Code"/>
        <w:rPr>
          <w:highlight w:val="white"/>
        </w:rPr>
      </w:pPr>
      <w:r w:rsidRPr="00EC76D5">
        <w:rPr>
          <w:highlight w:val="white"/>
        </w:rPr>
        <w:t xml:space="preserve">  messageList = (messageList != NULL) ? messageList : enMessageList;</w:t>
      </w:r>
    </w:p>
    <w:p w14:paraId="40FD1B7E" w14:textId="77777777" w:rsidR="0078214F" w:rsidRPr="00EC76D5" w:rsidRDefault="0078214F" w:rsidP="0078214F">
      <w:pPr>
        <w:pStyle w:val="Code"/>
        <w:rPr>
          <w:highlight w:val="white"/>
        </w:rPr>
      </w:pPr>
      <w:r w:rsidRPr="00EC76D5">
        <w:rPr>
          <w:highlight w:val="white"/>
        </w:rPr>
        <w:t xml:space="preserve">  return messageList[errno];</w:t>
      </w:r>
    </w:p>
    <w:p w14:paraId="29FE160B" w14:textId="77777777" w:rsidR="0078214F" w:rsidRPr="00EC76D5" w:rsidRDefault="0078214F" w:rsidP="0078214F">
      <w:pPr>
        <w:pStyle w:val="Code"/>
        <w:rPr>
          <w:highlight w:val="white"/>
        </w:rPr>
      </w:pPr>
      <w:r w:rsidRPr="00EC76D5">
        <w:rPr>
          <w:highlight w:val="white"/>
        </w:rPr>
        <w:t>}</w:t>
      </w:r>
    </w:p>
    <w:p w14:paraId="13A05A8C" w14:textId="77777777" w:rsidR="0078214F" w:rsidRPr="00EC76D5" w:rsidRDefault="0078214F" w:rsidP="0078214F">
      <w:pPr>
        <w:pStyle w:val="Code"/>
        <w:rPr>
          <w:highlight w:val="white"/>
        </w:rPr>
      </w:pPr>
    </w:p>
    <w:p w14:paraId="09BE6955" w14:textId="77777777" w:rsidR="0078214F" w:rsidRPr="00EC76D5" w:rsidRDefault="0078214F" w:rsidP="0078214F">
      <w:pPr>
        <w:pStyle w:val="Code"/>
        <w:rPr>
          <w:highlight w:val="white"/>
        </w:rPr>
      </w:pPr>
      <w:r w:rsidRPr="00EC76D5">
        <w:rPr>
          <w:highlight w:val="white"/>
        </w:rPr>
        <w:t>char* token = NULL;</w:t>
      </w:r>
    </w:p>
    <w:p w14:paraId="68DB8565" w14:textId="77777777" w:rsidR="0078214F" w:rsidRPr="00EC76D5" w:rsidRDefault="0078214F" w:rsidP="0078214F">
      <w:pPr>
        <w:pStyle w:val="Code"/>
        <w:rPr>
          <w:highlight w:val="white"/>
        </w:rPr>
      </w:pPr>
    </w:p>
    <w:p w14:paraId="48995147" w14:textId="77777777" w:rsidR="0078214F" w:rsidRPr="00EC76D5" w:rsidRDefault="0078214F" w:rsidP="0078214F">
      <w:pPr>
        <w:pStyle w:val="Code"/>
        <w:rPr>
          <w:highlight w:val="white"/>
        </w:rPr>
      </w:pPr>
      <w:r w:rsidRPr="00EC76D5">
        <w:rPr>
          <w:highlight w:val="white"/>
        </w:rPr>
        <w:t>char* strtok(char* string, const char* charSet) {</w:t>
      </w:r>
    </w:p>
    <w:p w14:paraId="3CCFE59D" w14:textId="77777777" w:rsidR="0078214F" w:rsidRPr="00EC76D5" w:rsidRDefault="0078214F" w:rsidP="0078214F">
      <w:pPr>
        <w:pStyle w:val="Code"/>
        <w:rPr>
          <w:highlight w:val="white"/>
        </w:rPr>
      </w:pPr>
      <w:r w:rsidRPr="00EC76D5">
        <w:rPr>
          <w:highlight w:val="white"/>
        </w:rPr>
        <w:t xml:space="preserve">  int index;</w:t>
      </w:r>
    </w:p>
    <w:p w14:paraId="0EA88331" w14:textId="77777777" w:rsidR="0078214F" w:rsidRPr="00EC76D5" w:rsidRDefault="0078214F" w:rsidP="0078214F">
      <w:pPr>
        <w:pStyle w:val="Code"/>
        <w:rPr>
          <w:highlight w:val="white"/>
        </w:rPr>
      </w:pPr>
      <w:r w:rsidRPr="00EC76D5">
        <w:rPr>
          <w:highlight w:val="white"/>
        </w:rPr>
        <w:t xml:space="preserve">  char* tokenStart;</w:t>
      </w:r>
    </w:p>
    <w:p w14:paraId="71BDA964" w14:textId="77777777" w:rsidR="0078214F" w:rsidRPr="00EC76D5" w:rsidRDefault="0078214F" w:rsidP="0078214F">
      <w:pPr>
        <w:pStyle w:val="Code"/>
        <w:rPr>
          <w:highlight w:val="white"/>
        </w:rPr>
      </w:pPr>
    </w:p>
    <w:p w14:paraId="1418632F" w14:textId="77777777" w:rsidR="0078214F" w:rsidRPr="00EC76D5" w:rsidRDefault="0078214F" w:rsidP="0078214F">
      <w:pPr>
        <w:pStyle w:val="Code"/>
        <w:rPr>
          <w:highlight w:val="white"/>
        </w:rPr>
      </w:pPr>
      <w:r w:rsidRPr="00EC76D5">
        <w:rPr>
          <w:highlight w:val="white"/>
        </w:rPr>
        <w:t xml:space="preserve">  if (string != NULL) {</w:t>
      </w:r>
    </w:p>
    <w:p w14:paraId="06A1AD50" w14:textId="77777777" w:rsidR="0078214F" w:rsidRPr="00EC76D5" w:rsidRDefault="0078214F" w:rsidP="0078214F">
      <w:pPr>
        <w:pStyle w:val="Code"/>
        <w:rPr>
          <w:highlight w:val="white"/>
        </w:rPr>
      </w:pPr>
      <w:r w:rsidRPr="00EC76D5">
        <w:rPr>
          <w:highlight w:val="white"/>
        </w:rPr>
        <w:t xml:space="preserve">    if (string[0] == '\0') {</w:t>
      </w:r>
    </w:p>
    <w:p w14:paraId="03828220" w14:textId="77777777" w:rsidR="0078214F" w:rsidRPr="00EC76D5" w:rsidRDefault="0078214F" w:rsidP="0078214F">
      <w:pPr>
        <w:pStyle w:val="Code"/>
        <w:rPr>
          <w:highlight w:val="white"/>
        </w:rPr>
      </w:pPr>
      <w:r w:rsidRPr="00EC76D5">
        <w:rPr>
          <w:highlight w:val="white"/>
        </w:rPr>
        <w:lastRenderedPageBreak/>
        <w:t xml:space="preserve">      return NULL;</w:t>
      </w:r>
    </w:p>
    <w:p w14:paraId="40C6B19C" w14:textId="77777777" w:rsidR="0078214F" w:rsidRPr="00EC76D5" w:rsidRDefault="0078214F" w:rsidP="0078214F">
      <w:pPr>
        <w:pStyle w:val="Code"/>
        <w:rPr>
          <w:highlight w:val="white"/>
        </w:rPr>
      </w:pPr>
      <w:r w:rsidRPr="00EC76D5">
        <w:rPr>
          <w:highlight w:val="white"/>
        </w:rPr>
        <w:t xml:space="preserve">    }</w:t>
      </w:r>
    </w:p>
    <w:p w14:paraId="2198790D" w14:textId="77777777" w:rsidR="0078214F" w:rsidRPr="00EC76D5" w:rsidRDefault="0078214F" w:rsidP="0078214F">
      <w:pPr>
        <w:pStyle w:val="Code"/>
        <w:rPr>
          <w:highlight w:val="white"/>
        </w:rPr>
      </w:pPr>
    </w:p>
    <w:p w14:paraId="7168B738" w14:textId="77777777" w:rsidR="0078214F" w:rsidRPr="00EC76D5" w:rsidRDefault="0078214F" w:rsidP="0078214F">
      <w:pPr>
        <w:pStyle w:val="Code"/>
        <w:rPr>
          <w:highlight w:val="white"/>
        </w:rPr>
      </w:pPr>
      <w:r w:rsidRPr="00EC76D5">
        <w:rPr>
          <w:highlight w:val="white"/>
        </w:rPr>
        <w:t xml:space="preserve">    for (index = 0; string[index] != '\0'; ++index) {</w:t>
      </w:r>
    </w:p>
    <w:p w14:paraId="5949D4D5" w14:textId="77777777" w:rsidR="0078214F" w:rsidRPr="00EC76D5" w:rsidRDefault="0078214F" w:rsidP="0078214F">
      <w:pPr>
        <w:pStyle w:val="Code"/>
        <w:rPr>
          <w:highlight w:val="white"/>
        </w:rPr>
      </w:pPr>
      <w:r w:rsidRPr="00EC76D5">
        <w:rPr>
          <w:highlight w:val="white"/>
        </w:rPr>
        <w:t xml:space="preserve">      if (strchr(charSet, string[index]) != NULL) {</w:t>
      </w:r>
    </w:p>
    <w:p w14:paraId="0076C207" w14:textId="77777777" w:rsidR="0078214F" w:rsidRPr="00EC76D5" w:rsidRDefault="0078214F" w:rsidP="0078214F">
      <w:pPr>
        <w:pStyle w:val="Code"/>
        <w:rPr>
          <w:highlight w:val="white"/>
        </w:rPr>
      </w:pPr>
      <w:r w:rsidRPr="00EC76D5">
        <w:rPr>
          <w:highlight w:val="white"/>
        </w:rPr>
        <w:t xml:space="preserve">        string[index] = '\0';</w:t>
      </w:r>
    </w:p>
    <w:p w14:paraId="66FE476E" w14:textId="77777777" w:rsidR="0078214F" w:rsidRPr="00EC76D5" w:rsidRDefault="0078214F" w:rsidP="0078214F">
      <w:pPr>
        <w:pStyle w:val="Code"/>
        <w:rPr>
          <w:highlight w:val="white"/>
        </w:rPr>
      </w:pPr>
      <w:r w:rsidRPr="00EC76D5">
        <w:rPr>
          <w:highlight w:val="white"/>
        </w:rPr>
        <w:t xml:space="preserve">        token = &amp;string[index + 1];</w:t>
      </w:r>
    </w:p>
    <w:p w14:paraId="44072C57" w14:textId="77777777" w:rsidR="0078214F" w:rsidRPr="00EC76D5" w:rsidRDefault="0078214F" w:rsidP="0078214F">
      <w:pPr>
        <w:pStyle w:val="Code"/>
        <w:rPr>
          <w:highlight w:val="white"/>
        </w:rPr>
      </w:pPr>
      <w:r w:rsidRPr="00EC76D5">
        <w:rPr>
          <w:highlight w:val="white"/>
        </w:rPr>
        <w:t xml:space="preserve">        return string;</w:t>
      </w:r>
    </w:p>
    <w:p w14:paraId="623CE1B1" w14:textId="77777777" w:rsidR="0078214F" w:rsidRPr="00EC76D5" w:rsidRDefault="0078214F" w:rsidP="0078214F">
      <w:pPr>
        <w:pStyle w:val="Code"/>
        <w:rPr>
          <w:highlight w:val="white"/>
        </w:rPr>
      </w:pPr>
      <w:r w:rsidRPr="00EC76D5">
        <w:rPr>
          <w:highlight w:val="white"/>
        </w:rPr>
        <w:t xml:space="preserve">      }</w:t>
      </w:r>
    </w:p>
    <w:p w14:paraId="54AB2635" w14:textId="77777777" w:rsidR="0078214F" w:rsidRPr="00EC76D5" w:rsidRDefault="0078214F" w:rsidP="0078214F">
      <w:pPr>
        <w:pStyle w:val="Code"/>
        <w:rPr>
          <w:highlight w:val="white"/>
        </w:rPr>
      </w:pPr>
      <w:r w:rsidRPr="00EC76D5">
        <w:rPr>
          <w:highlight w:val="white"/>
        </w:rPr>
        <w:t xml:space="preserve">    }</w:t>
      </w:r>
    </w:p>
    <w:p w14:paraId="44E5901A" w14:textId="77777777" w:rsidR="0078214F" w:rsidRPr="00EC76D5" w:rsidRDefault="0078214F" w:rsidP="0078214F">
      <w:pPr>
        <w:pStyle w:val="Code"/>
        <w:rPr>
          <w:highlight w:val="white"/>
        </w:rPr>
      </w:pPr>
    </w:p>
    <w:p w14:paraId="35D60EE9" w14:textId="77777777" w:rsidR="0078214F" w:rsidRPr="00EC76D5" w:rsidRDefault="0078214F" w:rsidP="0078214F">
      <w:pPr>
        <w:pStyle w:val="Code"/>
        <w:rPr>
          <w:highlight w:val="white"/>
        </w:rPr>
      </w:pPr>
      <w:r w:rsidRPr="00EC76D5">
        <w:rPr>
          <w:highlight w:val="white"/>
        </w:rPr>
        <w:t xml:space="preserve">    token = &amp;string[index];</w:t>
      </w:r>
    </w:p>
    <w:p w14:paraId="7006D5D6" w14:textId="77777777" w:rsidR="0078214F" w:rsidRPr="00EC76D5" w:rsidRDefault="0078214F" w:rsidP="0078214F">
      <w:pPr>
        <w:pStyle w:val="Code"/>
        <w:rPr>
          <w:highlight w:val="white"/>
        </w:rPr>
      </w:pPr>
      <w:r w:rsidRPr="00EC76D5">
        <w:rPr>
          <w:highlight w:val="white"/>
        </w:rPr>
        <w:t xml:space="preserve">    return string;</w:t>
      </w:r>
    </w:p>
    <w:p w14:paraId="514660BC" w14:textId="77777777" w:rsidR="0078214F" w:rsidRPr="00EC76D5" w:rsidRDefault="0078214F" w:rsidP="0078214F">
      <w:pPr>
        <w:pStyle w:val="Code"/>
        <w:rPr>
          <w:highlight w:val="white"/>
        </w:rPr>
      </w:pPr>
      <w:r w:rsidRPr="00EC76D5">
        <w:rPr>
          <w:highlight w:val="white"/>
        </w:rPr>
        <w:t xml:space="preserve">  }</w:t>
      </w:r>
    </w:p>
    <w:p w14:paraId="13F9FF04" w14:textId="77777777" w:rsidR="0078214F" w:rsidRPr="00EC76D5" w:rsidRDefault="0078214F" w:rsidP="0078214F">
      <w:pPr>
        <w:pStyle w:val="Code"/>
        <w:rPr>
          <w:highlight w:val="white"/>
        </w:rPr>
      </w:pPr>
      <w:r w:rsidRPr="00EC76D5">
        <w:rPr>
          <w:highlight w:val="white"/>
        </w:rPr>
        <w:t xml:space="preserve">  else if (token == NULL) {</w:t>
      </w:r>
    </w:p>
    <w:p w14:paraId="78B8F373" w14:textId="77777777" w:rsidR="0078214F" w:rsidRPr="00EC76D5" w:rsidRDefault="0078214F" w:rsidP="0078214F">
      <w:pPr>
        <w:pStyle w:val="Code"/>
        <w:rPr>
          <w:highlight w:val="white"/>
        </w:rPr>
      </w:pPr>
      <w:r w:rsidRPr="00EC76D5">
        <w:rPr>
          <w:highlight w:val="white"/>
        </w:rPr>
        <w:t xml:space="preserve">    return NULL;</w:t>
      </w:r>
    </w:p>
    <w:p w14:paraId="6A60690D" w14:textId="77777777" w:rsidR="0078214F" w:rsidRPr="00EC76D5" w:rsidRDefault="0078214F" w:rsidP="0078214F">
      <w:pPr>
        <w:pStyle w:val="Code"/>
        <w:rPr>
          <w:highlight w:val="white"/>
        </w:rPr>
      </w:pPr>
      <w:r w:rsidRPr="00EC76D5">
        <w:rPr>
          <w:highlight w:val="white"/>
        </w:rPr>
        <w:t xml:space="preserve">  }</w:t>
      </w:r>
    </w:p>
    <w:p w14:paraId="0FAB15AE" w14:textId="77777777" w:rsidR="0078214F" w:rsidRPr="00EC76D5" w:rsidRDefault="0078214F" w:rsidP="0078214F">
      <w:pPr>
        <w:pStyle w:val="Code"/>
        <w:rPr>
          <w:highlight w:val="white"/>
        </w:rPr>
      </w:pPr>
      <w:r w:rsidRPr="00EC76D5">
        <w:rPr>
          <w:highlight w:val="white"/>
        </w:rPr>
        <w:t xml:space="preserve">  else {</w:t>
      </w:r>
    </w:p>
    <w:p w14:paraId="316B74A7" w14:textId="77777777" w:rsidR="0078214F" w:rsidRPr="00EC76D5" w:rsidRDefault="0078214F" w:rsidP="0078214F">
      <w:pPr>
        <w:pStyle w:val="Code"/>
        <w:rPr>
          <w:highlight w:val="white"/>
        </w:rPr>
      </w:pPr>
      <w:r w:rsidRPr="00EC76D5">
        <w:rPr>
          <w:highlight w:val="white"/>
        </w:rPr>
        <w:t xml:space="preserve">    if (token[0] == '\0') {</w:t>
      </w:r>
    </w:p>
    <w:p w14:paraId="0266E63D" w14:textId="77777777" w:rsidR="0078214F" w:rsidRPr="00EC76D5" w:rsidRDefault="0078214F" w:rsidP="0078214F">
      <w:pPr>
        <w:pStyle w:val="Code"/>
        <w:rPr>
          <w:highlight w:val="white"/>
        </w:rPr>
      </w:pPr>
      <w:r w:rsidRPr="00EC76D5">
        <w:rPr>
          <w:highlight w:val="white"/>
        </w:rPr>
        <w:t xml:space="preserve">      return NULL;</w:t>
      </w:r>
    </w:p>
    <w:p w14:paraId="409B7525" w14:textId="77777777" w:rsidR="0078214F" w:rsidRPr="00EC76D5" w:rsidRDefault="0078214F" w:rsidP="0078214F">
      <w:pPr>
        <w:pStyle w:val="Code"/>
        <w:rPr>
          <w:highlight w:val="white"/>
        </w:rPr>
      </w:pPr>
      <w:r w:rsidRPr="00EC76D5">
        <w:rPr>
          <w:highlight w:val="white"/>
        </w:rPr>
        <w:t xml:space="preserve">    }</w:t>
      </w:r>
    </w:p>
    <w:p w14:paraId="26E9F51F" w14:textId="77777777" w:rsidR="0078214F" w:rsidRPr="00EC76D5" w:rsidRDefault="0078214F" w:rsidP="0078214F">
      <w:pPr>
        <w:pStyle w:val="Code"/>
        <w:rPr>
          <w:highlight w:val="white"/>
        </w:rPr>
      </w:pPr>
    </w:p>
    <w:p w14:paraId="786D6739" w14:textId="77777777" w:rsidR="0078214F" w:rsidRPr="00EC76D5" w:rsidRDefault="0078214F" w:rsidP="0078214F">
      <w:pPr>
        <w:pStyle w:val="Code"/>
        <w:rPr>
          <w:highlight w:val="white"/>
        </w:rPr>
      </w:pPr>
      <w:r w:rsidRPr="00EC76D5">
        <w:rPr>
          <w:highlight w:val="white"/>
        </w:rPr>
        <w:t xml:space="preserve">    for (index = 0; token[index] != '\0'; ++index) {</w:t>
      </w:r>
    </w:p>
    <w:p w14:paraId="181DE20E" w14:textId="77777777" w:rsidR="0078214F" w:rsidRPr="00EC76D5" w:rsidRDefault="0078214F" w:rsidP="0078214F">
      <w:pPr>
        <w:pStyle w:val="Code"/>
        <w:rPr>
          <w:highlight w:val="white"/>
        </w:rPr>
      </w:pPr>
      <w:r w:rsidRPr="00EC76D5">
        <w:rPr>
          <w:highlight w:val="white"/>
        </w:rPr>
        <w:t xml:space="preserve">      if (strchr(charSet, token[index]) != NULL) {</w:t>
      </w:r>
    </w:p>
    <w:p w14:paraId="4D75FFBD" w14:textId="77777777" w:rsidR="0078214F" w:rsidRPr="00EC76D5" w:rsidRDefault="0078214F" w:rsidP="0078214F">
      <w:pPr>
        <w:pStyle w:val="Code"/>
        <w:rPr>
          <w:highlight w:val="white"/>
        </w:rPr>
      </w:pPr>
      <w:r w:rsidRPr="00EC76D5">
        <w:rPr>
          <w:highlight w:val="white"/>
        </w:rPr>
        <w:t xml:space="preserve">        char* tokenStart2 = token;</w:t>
      </w:r>
    </w:p>
    <w:p w14:paraId="42E0C888" w14:textId="77777777" w:rsidR="0078214F" w:rsidRPr="00EC76D5" w:rsidRDefault="0078214F" w:rsidP="0078214F">
      <w:pPr>
        <w:pStyle w:val="Code"/>
        <w:rPr>
          <w:highlight w:val="white"/>
        </w:rPr>
      </w:pPr>
      <w:r w:rsidRPr="00EC76D5">
        <w:rPr>
          <w:highlight w:val="white"/>
        </w:rPr>
        <w:t xml:space="preserve">        token[index] = '\0';</w:t>
      </w:r>
    </w:p>
    <w:p w14:paraId="4479DF33" w14:textId="77777777" w:rsidR="0078214F" w:rsidRPr="00EC76D5" w:rsidRDefault="0078214F" w:rsidP="0078214F">
      <w:pPr>
        <w:pStyle w:val="Code"/>
        <w:rPr>
          <w:highlight w:val="white"/>
        </w:rPr>
      </w:pPr>
      <w:r w:rsidRPr="00EC76D5">
        <w:rPr>
          <w:highlight w:val="white"/>
        </w:rPr>
        <w:t xml:space="preserve">        token = &amp;token[index + 1];</w:t>
      </w:r>
    </w:p>
    <w:p w14:paraId="1274808C" w14:textId="77777777" w:rsidR="0078214F" w:rsidRPr="00EC76D5" w:rsidRDefault="0078214F" w:rsidP="0078214F">
      <w:pPr>
        <w:pStyle w:val="Code"/>
        <w:rPr>
          <w:highlight w:val="white"/>
        </w:rPr>
      </w:pPr>
      <w:r w:rsidRPr="00EC76D5">
        <w:rPr>
          <w:highlight w:val="white"/>
        </w:rPr>
        <w:t xml:space="preserve">        return tokenStart2;</w:t>
      </w:r>
    </w:p>
    <w:p w14:paraId="1A74263F" w14:textId="77777777" w:rsidR="0078214F" w:rsidRPr="00EC76D5" w:rsidRDefault="0078214F" w:rsidP="0078214F">
      <w:pPr>
        <w:pStyle w:val="Code"/>
        <w:rPr>
          <w:highlight w:val="white"/>
        </w:rPr>
      </w:pPr>
      <w:r w:rsidRPr="00EC76D5">
        <w:rPr>
          <w:highlight w:val="white"/>
        </w:rPr>
        <w:t xml:space="preserve">      }</w:t>
      </w:r>
    </w:p>
    <w:p w14:paraId="74EBF8E1" w14:textId="77777777" w:rsidR="0078214F" w:rsidRPr="00EC76D5" w:rsidRDefault="0078214F" w:rsidP="0078214F">
      <w:pPr>
        <w:pStyle w:val="Code"/>
        <w:rPr>
          <w:highlight w:val="white"/>
        </w:rPr>
      </w:pPr>
      <w:r w:rsidRPr="00EC76D5">
        <w:rPr>
          <w:highlight w:val="white"/>
        </w:rPr>
        <w:t xml:space="preserve">    }</w:t>
      </w:r>
    </w:p>
    <w:p w14:paraId="1BB7C035" w14:textId="77777777" w:rsidR="0078214F" w:rsidRPr="00EC76D5" w:rsidRDefault="0078214F" w:rsidP="0078214F">
      <w:pPr>
        <w:pStyle w:val="Code"/>
        <w:rPr>
          <w:highlight w:val="white"/>
        </w:rPr>
      </w:pPr>
    </w:p>
    <w:p w14:paraId="73557D74" w14:textId="77777777" w:rsidR="0078214F" w:rsidRPr="00EC76D5" w:rsidRDefault="0078214F" w:rsidP="0078214F">
      <w:pPr>
        <w:pStyle w:val="Code"/>
        <w:rPr>
          <w:highlight w:val="white"/>
        </w:rPr>
      </w:pPr>
      <w:r w:rsidRPr="00EC76D5">
        <w:rPr>
          <w:highlight w:val="white"/>
        </w:rPr>
        <w:t xml:space="preserve">    tokenStart = token;</w:t>
      </w:r>
    </w:p>
    <w:p w14:paraId="31BAC0EE" w14:textId="77777777" w:rsidR="0078214F" w:rsidRPr="00EC76D5" w:rsidRDefault="0078214F" w:rsidP="0078214F">
      <w:pPr>
        <w:pStyle w:val="Code"/>
        <w:rPr>
          <w:highlight w:val="white"/>
        </w:rPr>
      </w:pPr>
      <w:r w:rsidRPr="00EC76D5">
        <w:rPr>
          <w:highlight w:val="white"/>
        </w:rPr>
        <w:t xml:space="preserve">    token = &amp;token[index];</w:t>
      </w:r>
    </w:p>
    <w:p w14:paraId="6488329D" w14:textId="77777777" w:rsidR="0078214F" w:rsidRPr="00EC76D5" w:rsidRDefault="0078214F" w:rsidP="0078214F">
      <w:pPr>
        <w:pStyle w:val="Code"/>
        <w:rPr>
          <w:highlight w:val="white"/>
        </w:rPr>
      </w:pPr>
      <w:r w:rsidRPr="00EC76D5">
        <w:rPr>
          <w:highlight w:val="white"/>
        </w:rPr>
        <w:t xml:space="preserve">    return tokenStart;</w:t>
      </w:r>
    </w:p>
    <w:p w14:paraId="580AAE2A" w14:textId="77777777" w:rsidR="0078214F" w:rsidRPr="00EC76D5" w:rsidRDefault="0078214F" w:rsidP="0078214F">
      <w:pPr>
        <w:pStyle w:val="Code"/>
        <w:rPr>
          <w:highlight w:val="white"/>
        </w:rPr>
      </w:pPr>
      <w:r w:rsidRPr="00EC76D5">
        <w:rPr>
          <w:highlight w:val="white"/>
        </w:rPr>
        <w:t xml:space="preserve">  }</w:t>
      </w:r>
    </w:p>
    <w:p w14:paraId="2CC86823" w14:textId="77777777" w:rsidR="0078214F" w:rsidRPr="00EC76D5" w:rsidRDefault="0078214F" w:rsidP="0078214F">
      <w:pPr>
        <w:pStyle w:val="Code"/>
        <w:rPr>
          <w:highlight w:val="white"/>
        </w:rPr>
      </w:pPr>
      <w:r w:rsidRPr="00EC76D5">
        <w:rPr>
          <w:highlight w:val="white"/>
        </w:rPr>
        <w:t>}</w:t>
      </w:r>
    </w:p>
    <w:p w14:paraId="1F4FC941" w14:textId="77777777" w:rsidR="0078214F" w:rsidRPr="00EC76D5" w:rsidRDefault="0078214F" w:rsidP="0078214F">
      <w:pPr>
        <w:pStyle w:val="Code"/>
        <w:rPr>
          <w:highlight w:val="white"/>
        </w:rPr>
      </w:pPr>
    </w:p>
    <w:p w14:paraId="52E8817A" w14:textId="77777777" w:rsidR="0078214F" w:rsidRPr="00EC76D5" w:rsidRDefault="0078214F" w:rsidP="0078214F">
      <w:pPr>
        <w:pStyle w:val="Code"/>
        <w:rPr>
          <w:highlight w:val="white"/>
        </w:rPr>
      </w:pPr>
      <w:r w:rsidRPr="00EC76D5">
        <w:rPr>
          <w:highlight w:val="white"/>
        </w:rPr>
        <w:t>void* memcpy(void* target, const void* source, size_t size) {</w:t>
      </w:r>
    </w:p>
    <w:p w14:paraId="3CBC0E5F" w14:textId="77777777" w:rsidR="0078214F" w:rsidRPr="00EC76D5" w:rsidRDefault="0078214F" w:rsidP="0078214F">
      <w:pPr>
        <w:pStyle w:val="Code"/>
        <w:rPr>
          <w:highlight w:val="white"/>
        </w:rPr>
      </w:pPr>
      <w:r w:rsidRPr="00EC76D5">
        <w:rPr>
          <w:highlight w:val="white"/>
        </w:rPr>
        <w:t xml:space="preserve">  char* charTarget = (char*) target;</w:t>
      </w:r>
    </w:p>
    <w:p w14:paraId="15801F51" w14:textId="77777777" w:rsidR="0078214F" w:rsidRPr="00EC76D5" w:rsidRDefault="0078214F" w:rsidP="0078214F">
      <w:pPr>
        <w:pStyle w:val="Code"/>
        <w:rPr>
          <w:highlight w:val="white"/>
        </w:rPr>
      </w:pPr>
      <w:r w:rsidRPr="00EC76D5">
        <w:rPr>
          <w:highlight w:val="white"/>
        </w:rPr>
        <w:t xml:space="preserve">  const char* charSource = (const char*) source;</w:t>
      </w:r>
    </w:p>
    <w:p w14:paraId="6F3E20DE" w14:textId="77777777" w:rsidR="0078214F" w:rsidRPr="00EC76D5" w:rsidRDefault="0078214F" w:rsidP="0078214F">
      <w:pPr>
        <w:pStyle w:val="Code"/>
        <w:rPr>
          <w:highlight w:val="white"/>
        </w:rPr>
      </w:pPr>
    </w:p>
    <w:p w14:paraId="3D7FD890" w14:textId="77777777" w:rsidR="0078214F" w:rsidRPr="00EC76D5" w:rsidRDefault="0078214F" w:rsidP="0078214F">
      <w:pPr>
        <w:pStyle w:val="Code"/>
        <w:rPr>
          <w:highlight w:val="white"/>
        </w:rPr>
      </w:pPr>
      <w:r w:rsidRPr="00EC76D5">
        <w:rPr>
          <w:highlight w:val="white"/>
        </w:rPr>
        <w:t xml:space="preserve">  size_t index;</w:t>
      </w:r>
    </w:p>
    <w:p w14:paraId="6CA3E626" w14:textId="77777777" w:rsidR="0078214F" w:rsidRPr="00EC76D5" w:rsidRDefault="0078214F" w:rsidP="0078214F">
      <w:pPr>
        <w:pStyle w:val="Code"/>
        <w:rPr>
          <w:highlight w:val="white"/>
        </w:rPr>
      </w:pPr>
      <w:r w:rsidRPr="00EC76D5">
        <w:rPr>
          <w:highlight w:val="white"/>
        </w:rPr>
        <w:t xml:space="preserve">  for (index = 0; index &lt; size; ++index) {</w:t>
      </w:r>
    </w:p>
    <w:p w14:paraId="66C137D6" w14:textId="77777777" w:rsidR="0078214F" w:rsidRPr="00EC76D5" w:rsidRDefault="0078214F" w:rsidP="0078214F">
      <w:pPr>
        <w:pStyle w:val="Code"/>
        <w:rPr>
          <w:highlight w:val="white"/>
        </w:rPr>
      </w:pPr>
      <w:r w:rsidRPr="00EC76D5">
        <w:rPr>
          <w:highlight w:val="white"/>
        </w:rPr>
        <w:t xml:space="preserve">    charTarget[index] = charSource[index];</w:t>
      </w:r>
    </w:p>
    <w:p w14:paraId="1D880CA6" w14:textId="77777777" w:rsidR="0078214F" w:rsidRPr="00EC76D5" w:rsidRDefault="0078214F" w:rsidP="0078214F">
      <w:pPr>
        <w:pStyle w:val="Code"/>
        <w:rPr>
          <w:highlight w:val="white"/>
        </w:rPr>
      </w:pPr>
      <w:r w:rsidRPr="00EC76D5">
        <w:rPr>
          <w:highlight w:val="white"/>
        </w:rPr>
        <w:t xml:space="preserve">  }</w:t>
      </w:r>
    </w:p>
    <w:p w14:paraId="0759F21B" w14:textId="77777777" w:rsidR="0078214F" w:rsidRPr="00EC76D5" w:rsidRDefault="0078214F" w:rsidP="0078214F">
      <w:pPr>
        <w:pStyle w:val="Code"/>
        <w:rPr>
          <w:highlight w:val="white"/>
        </w:rPr>
      </w:pPr>
    </w:p>
    <w:p w14:paraId="20A9B952" w14:textId="77777777" w:rsidR="0078214F" w:rsidRPr="00EC76D5" w:rsidRDefault="0078214F" w:rsidP="0078214F">
      <w:pPr>
        <w:pStyle w:val="Code"/>
        <w:rPr>
          <w:highlight w:val="white"/>
        </w:rPr>
      </w:pPr>
      <w:r w:rsidRPr="00EC76D5">
        <w:rPr>
          <w:highlight w:val="white"/>
        </w:rPr>
        <w:t xml:space="preserve">  return (void*) target;</w:t>
      </w:r>
    </w:p>
    <w:p w14:paraId="2A374B84" w14:textId="77777777" w:rsidR="0078214F" w:rsidRPr="00EC76D5" w:rsidRDefault="0078214F" w:rsidP="0078214F">
      <w:pPr>
        <w:pStyle w:val="Code"/>
        <w:rPr>
          <w:highlight w:val="white"/>
        </w:rPr>
      </w:pPr>
      <w:r w:rsidRPr="00EC76D5">
        <w:rPr>
          <w:highlight w:val="white"/>
        </w:rPr>
        <w:t>}</w:t>
      </w:r>
    </w:p>
    <w:p w14:paraId="2658E0CB" w14:textId="77777777" w:rsidR="0078214F" w:rsidRPr="00EC76D5" w:rsidRDefault="0078214F" w:rsidP="0078214F">
      <w:pPr>
        <w:pStyle w:val="Code"/>
        <w:rPr>
          <w:highlight w:val="white"/>
        </w:rPr>
      </w:pPr>
    </w:p>
    <w:p w14:paraId="3AB49D6B" w14:textId="77777777" w:rsidR="0078214F" w:rsidRPr="00EC76D5" w:rsidRDefault="0078214F" w:rsidP="0078214F">
      <w:pPr>
        <w:pStyle w:val="Code"/>
        <w:rPr>
          <w:highlight w:val="white"/>
        </w:rPr>
      </w:pPr>
      <w:r w:rsidRPr="00EC76D5">
        <w:rPr>
          <w:highlight w:val="white"/>
        </w:rPr>
        <w:t>void* memmove(void* target, const void* source, size_t size) {</w:t>
      </w:r>
    </w:p>
    <w:p w14:paraId="3E07EB43" w14:textId="77777777" w:rsidR="0078214F" w:rsidRPr="00EC76D5" w:rsidRDefault="0078214F" w:rsidP="0078214F">
      <w:pPr>
        <w:pStyle w:val="Code"/>
        <w:rPr>
          <w:highlight w:val="white"/>
        </w:rPr>
      </w:pPr>
      <w:r w:rsidRPr="00EC76D5">
        <w:rPr>
          <w:highlight w:val="white"/>
        </w:rPr>
        <w:t xml:space="preserve">  char* charTarget = (char*) target;</w:t>
      </w:r>
    </w:p>
    <w:p w14:paraId="50D93790" w14:textId="77777777" w:rsidR="0078214F" w:rsidRPr="00EC76D5" w:rsidRDefault="0078214F" w:rsidP="0078214F">
      <w:pPr>
        <w:pStyle w:val="Code"/>
        <w:rPr>
          <w:highlight w:val="white"/>
        </w:rPr>
      </w:pPr>
      <w:r w:rsidRPr="00EC76D5">
        <w:rPr>
          <w:highlight w:val="white"/>
        </w:rPr>
        <w:t xml:space="preserve">  const char* charSource = (const char*) source;</w:t>
      </w:r>
    </w:p>
    <w:p w14:paraId="3835816E" w14:textId="77777777" w:rsidR="0078214F" w:rsidRPr="00EC76D5" w:rsidRDefault="0078214F" w:rsidP="0078214F">
      <w:pPr>
        <w:pStyle w:val="Code"/>
        <w:rPr>
          <w:highlight w:val="white"/>
        </w:rPr>
      </w:pPr>
    </w:p>
    <w:p w14:paraId="77B324EF" w14:textId="77777777" w:rsidR="0078214F" w:rsidRPr="00EC76D5" w:rsidRDefault="0078214F" w:rsidP="0078214F">
      <w:pPr>
        <w:pStyle w:val="Code"/>
        <w:rPr>
          <w:highlight w:val="white"/>
        </w:rPr>
      </w:pPr>
      <w:r w:rsidRPr="00EC76D5">
        <w:rPr>
          <w:highlight w:val="white"/>
        </w:rPr>
        <w:t xml:space="preserve">  size_t index;</w:t>
      </w:r>
    </w:p>
    <w:p w14:paraId="2E9CEC12" w14:textId="77777777" w:rsidR="0078214F" w:rsidRPr="00EC76D5" w:rsidRDefault="0078214F" w:rsidP="0078214F">
      <w:pPr>
        <w:pStyle w:val="Code"/>
        <w:rPr>
          <w:highlight w:val="white"/>
        </w:rPr>
      </w:pPr>
      <w:r w:rsidRPr="00EC76D5">
        <w:rPr>
          <w:highlight w:val="white"/>
        </w:rPr>
        <w:t xml:space="preserve">  if (source &lt; target) {</w:t>
      </w:r>
    </w:p>
    <w:p w14:paraId="55194322" w14:textId="77777777" w:rsidR="0078214F" w:rsidRPr="00EC76D5" w:rsidRDefault="0078214F" w:rsidP="0078214F">
      <w:pPr>
        <w:pStyle w:val="Code"/>
        <w:rPr>
          <w:highlight w:val="white"/>
        </w:rPr>
      </w:pPr>
      <w:r w:rsidRPr="00EC76D5">
        <w:rPr>
          <w:highlight w:val="white"/>
        </w:rPr>
        <w:t xml:space="preserve">    for (index = (size - 1); index &gt;= 0; --index) {</w:t>
      </w:r>
    </w:p>
    <w:p w14:paraId="45314BF7" w14:textId="77777777" w:rsidR="0078214F" w:rsidRPr="00EC76D5" w:rsidRDefault="0078214F" w:rsidP="0078214F">
      <w:pPr>
        <w:pStyle w:val="Code"/>
        <w:rPr>
          <w:highlight w:val="white"/>
        </w:rPr>
      </w:pPr>
      <w:r w:rsidRPr="00EC76D5">
        <w:rPr>
          <w:highlight w:val="white"/>
        </w:rPr>
        <w:t xml:space="preserve">      charTarget[index] = charSource[index];</w:t>
      </w:r>
    </w:p>
    <w:p w14:paraId="0F3C09B1" w14:textId="77777777" w:rsidR="0078214F" w:rsidRPr="00EC76D5" w:rsidRDefault="0078214F" w:rsidP="0078214F">
      <w:pPr>
        <w:pStyle w:val="Code"/>
        <w:rPr>
          <w:highlight w:val="white"/>
        </w:rPr>
      </w:pPr>
      <w:r w:rsidRPr="00EC76D5">
        <w:rPr>
          <w:highlight w:val="white"/>
        </w:rPr>
        <w:lastRenderedPageBreak/>
        <w:t xml:space="preserve">    }</w:t>
      </w:r>
    </w:p>
    <w:p w14:paraId="0D4C7F4E" w14:textId="77777777" w:rsidR="0078214F" w:rsidRPr="00EC76D5" w:rsidRDefault="0078214F" w:rsidP="0078214F">
      <w:pPr>
        <w:pStyle w:val="Code"/>
        <w:rPr>
          <w:highlight w:val="white"/>
        </w:rPr>
      </w:pPr>
      <w:r w:rsidRPr="00EC76D5">
        <w:rPr>
          <w:highlight w:val="white"/>
        </w:rPr>
        <w:t xml:space="preserve">  }</w:t>
      </w:r>
    </w:p>
    <w:p w14:paraId="4ABC890F" w14:textId="77777777" w:rsidR="0078214F" w:rsidRPr="00EC76D5" w:rsidRDefault="0078214F" w:rsidP="0078214F">
      <w:pPr>
        <w:pStyle w:val="Code"/>
        <w:rPr>
          <w:highlight w:val="white"/>
        </w:rPr>
      </w:pPr>
      <w:r w:rsidRPr="00EC76D5">
        <w:rPr>
          <w:highlight w:val="white"/>
        </w:rPr>
        <w:t xml:space="preserve">  else {</w:t>
      </w:r>
    </w:p>
    <w:p w14:paraId="3DE2E75B" w14:textId="77777777" w:rsidR="0078214F" w:rsidRPr="00EC76D5" w:rsidRDefault="0078214F" w:rsidP="0078214F">
      <w:pPr>
        <w:pStyle w:val="Code"/>
        <w:rPr>
          <w:highlight w:val="white"/>
        </w:rPr>
      </w:pPr>
      <w:r w:rsidRPr="00EC76D5">
        <w:rPr>
          <w:highlight w:val="white"/>
        </w:rPr>
        <w:t xml:space="preserve">    for (index = 0; index &lt; size; ++index) {</w:t>
      </w:r>
    </w:p>
    <w:p w14:paraId="44D25EE8" w14:textId="77777777" w:rsidR="0078214F" w:rsidRPr="00EC76D5" w:rsidRDefault="0078214F" w:rsidP="0078214F">
      <w:pPr>
        <w:pStyle w:val="Code"/>
        <w:rPr>
          <w:highlight w:val="white"/>
        </w:rPr>
      </w:pPr>
      <w:r w:rsidRPr="00EC76D5">
        <w:rPr>
          <w:highlight w:val="white"/>
        </w:rPr>
        <w:t xml:space="preserve">      charTarget[index] = charSource[index];</w:t>
      </w:r>
    </w:p>
    <w:p w14:paraId="558FC3BF" w14:textId="77777777" w:rsidR="0078214F" w:rsidRPr="00EC76D5" w:rsidRDefault="0078214F" w:rsidP="0078214F">
      <w:pPr>
        <w:pStyle w:val="Code"/>
        <w:rPr>
          <w:highlight w:val="white"/>
        </w:rPr>
      </w:pPr>
      <w:r w:rsidRPr="00EC76D5">
        <w:rPr>
          <w:highlight w:val="white"/>
        </w:rPr>
        <w:t xml:space="preserve">    }</w:t>
      </w:r>
    </w:p>
    <w:p w14:paraId="07554B95" w14:textId="77777777" w:rsidR="0078214F" w:rsidRPr="00EC76D5" w:rsidRDefault="0078214F" w:rsidP="0078214F">
      <w:pPr>
        <w:pStyle w:val="Code"/>
        <w:rPr>
          <w:highlight w:val="white"/>
        </w:rPr>
      </w:pPr>
      <w:r w:rsidRPr="00EC76D5">
        <w:rPr>
          <w:highlight w:val="white"/>
        </w:rPr>
        <w:t xml:space="preserve">  }</w:t>
      </w:r>
    </w:p>
    <w:p w14:paraId="6E415AC2" w14:textId="77777777" w:rsidR="0078214F" w:rsidRPr="00EC76D5" w:rsidRDefault="0078214F" w:rsidP="0078214F">
      <w:pPr>
        <w:pStyle w:val="Code"/>
        <w:rPr>
          <w:highlight w:val="white"/>
        </w:rPr>
      </w:pPr>
    </w:p>
    <w:p w14:paraId="5C43B731" w14:textId="77777777" w:rsidR="0078214F" w:rsidRPr="00EC76D5" w:rsidRDefault="0078214F" w:rsidP="0078214F">
      <w:pPr>
        <w:pStyle w:val="Code"/>
        <w:rPr>
          <w:highlight w:val="white"/>
        </w:rPr>
      </w:pPr>
      <w:r w:rsidRPr="00EC76D5">
        <w:rPr>
          <w:highlight w:val="white"/>
        </w:rPr>
        <w:t xml:space="preserve">  return (void*) target;</w:t>
      </w:r>
    </w:p>
    <w:p w14:paraId="2CD7B03D" w14:textId="77777777" w:rsidR="0078214F" w:rsidRPr="00EC76D5" w:rsidRDefault="0078214F" w:rsidP="0078214F">
      <w:pPr>
        <w:pStyle w:val="Code"/>
        <w:rPr>
          <w:highlight w:val="white"/>
        </w:rPr>
      </w:pPr>
      <w:r w:rsidRPr="00EC76D5">
        <w:rPr>
          <w:highlight w:val="white"/>
        </w:rPr>
        <w:t>}</w:t>
      </w:r>
    </w:p>
    <w:p w14:paraId="6990DB0A" w14:textId="77777777" w:rsidR="0078214F" w:rsidRPr="00EC76D5" w:rsidRDefault="0078214F" w:rsidP="0078214F">
      <w:pPr>
        <w:pStyle w:val="Code"/>
        <w:rPr>
          <w:highlight w:val="white"/>
        </w:rPr>
      </w:pPr>
    </w:p>
    <w:p w14:paraId="75300863" w14:textId="77777777" w:rsidR="0078214F" w:rsidRPr="00EC76D5" w:rsidRDefault="0078214F" w:rsidP="0078214F">
      <w:pPr>
        <w:pStyle w:val="Code"/>
        <w:rPr>
          <w:highlight w:val="white"/>
        </w:rPr>
      </w:pPr>
      <w:r w:rsidRPr="00EC76D5">
        <w:rPr>
          <w:highlight w:val="white"/>
        </w:rPr>
        <w:t>int memcmp(const void* left, const void* right, size_t size) {</w:t>
      </w:r>
    </w:p>
    <w:p w14:paraId="4EBEC489" w14:textId="77777777" w:rsidR="0078214F" w:rsidRPr="00EC76D5" w:rsidRDefault="0078214F" w:rsidP="0078214F">
      <w:pPr>
        <w:pStyle w:val="Code"/>
        <w:rPr>
          <w:highlight w:val="white"/>
        </w:rPr>
      </w:pPr>
      <w:r w:rsidRPr="00EC76D5">
        <w:rPr>
          <w:highlight w:val="white"/>
        </w:rPr>
        <w:t xml:space="preserve">  const char* charLeft = (const char*) left;</w:t>
      </w:r>
    </w:p>
    <w:p w14:paraId="07869E4E" w14:textId="77777777" w:rsidR="0078214F" w:rsidRPr="00EC76D5" w:rsidRDefault="0078214F" w:rsidP="0078214F">
      <w:pPr>
        <w:pStyle w:val="Code"/>
        <w:rPr>
          <w:highlight w:val="white"/>
        </w:rPr>
      </w:pPr>
      <w:r w:rsidRPr="00EC76D5">
        <w:rPr>
          <w:highlight w:val="white"/>
        </w:rPr>
        <w:t xml:space="preserve">  const char* charRight = (const char*) right;</w:t>
      </w:r>
    </w:p>
    <w:p w14:paraId="5273C457" w14:textId="77777777" w:rsidR="0078214F" w:rsidRPr="00EC76D5" w:rsidRDefault="0078214F" w:rsidP="0078214F">
      <w:pPr>
        <w:pStyle w:val="Code"/>
        <w:rPr>
          <w:highlight w:val="white"/>
        </w:rPr>
      </w:pPr>
    </w:p>
    <w:p w14:paraId="3E402BAD" w14:textId="77777777" w:rsidR="0078214F" w:rsidRPr="00EC76D5" w:rsidRDefault="0078214F" w:rsidP="0078214F">
      <w:pPr>
        <w:pStyle w:val="Code"/>
        <w:rPr>
          <w:highlight w:val="white"/>
        </w:rPr>
      </w:pPr>
      <w:r w:rsidRPr="00EC76D5">
        <w:rPr>
          <w:highlight w:val="white"/>
        </w:rPr>
        <w:t xml:space="preserve">  size_t index;</w:t>
      </w:r>
    </w:p>
    <w:p w14:paraId="3ED85F2B" w14:textId="77777777" w:rsidR="0078214F" w:rsidRPr="00EC76D5" w:rsidRDefault="0078214F" w:rsidP="0078214F">
      <w:pPr>
        <w:pStyle w:val="Code"/>
        <w:rPr>
          <w:highlight w:val="white"/>
        </w:rPr>
      </w:pPr>
      <w:r w:rsidRPr="00EC76D5">
        <w:rPr>
          <w:highlight w:val="white"/>
        </w:rPr>
        <w:t xml:space="preserve">  for (index = 0; index &lt; size; ++index) {</w:t>
      </w:r>
    </w:p>
    <w:p w14:paraId="0DC7CDDD" w14:textId="77777777" w:rsidR="0078214F" w:rsidRPr="00EC76D5" w:rsidRDefault="0078214F" w:rsidP="0078214F">
      <w:pPr>
        <w:pStyle w:val="Code"/>
        <w:rPr>
          <w:highlight w:val="white"/>
        </w:rPr>
      </w:pPr>
      <w:r w:rsidRPr="00EC76D5">
        <w:rPr>
          <w:highlight w:val="white"/>
        </w:rPr>
        <w:t xml:space="preserve">    if (charLeft[index] &lt; charRight[index]) {</w:t>
      </w:r>
    </w:p>
    <w:p w14:paraId="45315793" w14:textId="77777777" w:rsidR="0078214F" w:rsidRPr="00EC76D5" w:rsidRDefault="0078214F" w:rsidP="0078214F">
      <w:pPr>
        <w:pStyle w:val="Code"/>
        <w:rPr>
          <w:highlight w:val="white"/>
        </w:rPr>
      </w:pPr>
      <w:r w:rsidRPr="00EC76D5">
        <w:rPr>
          <w:highlight w:val="white"/>
        </w:rPr>
        <w:t xml:space="preserve">      return -1;</w:t>
      </w:r>
    </w:p>
    <w:p w14:paraId="10F97666" w14:textId="77777777" w:rsidR="0078214F" w:rsidRPr="00EC76D5" w:rsidRDefault="0078214F" w:rsidP="0078214F">
      <w:pPr>
        <w:pStyle w:val="Code"/>
        <w:rPr>
          <w:highlight w:val="white"/>
        </w:rPr>
      </w:pPr>
      <w:r w:rsidRPr="00EC76D5">
        <w:rPr>
          <w:highlight w:val="white"/>
        </w:rPr>
        <w:t xml:space="preserve">    }</w:t>
      </w:r>
    </w:p>
    <w:p w14:paraId="4D3FF248" w14:textId="77777777" w:rsidR="0078214F" w:rsidRPr="00EC76D5" w:rsidRDefault="0078214F" w:rsidP="0078214F">
      <w:pPr>
        <w:pStyle w:val="Code"/>
        <w:rPr>
          <w:highlight w:val="white"/>
        </w:rPr>
      </w:pPr>
      <w:r w:rsidRPr="00EC76D5">
        <w:rPr>
          <w:highlight w:val="white"/>
        </w:rPr>
        <w:t xml:space="preserve">    else if (charLeft[index] &gt; charRight[index]) {</w:t>
      </w:r>
    </w:p>
    <w:p w14:paraId="293E9C15" w14:textId="77777777" w:rsidR="0078214F" w:rsidRPr="00EC76D5" w:rsidRDefault="0078214F" w:rsidP="0078214F">
      <w:pPr>
        <w:pStyle w:val="Code"/>
        <w:rPr>
          <w:highlight w:val="white"/>
        </w:rPr>
      </w:pPr>
      <w:r w:rsidRPr="00EC76D5">
        <w:rPr>
          <w:highlight w:val="white"/>
        </w:rPr>
        <w:t xml:space="preserve">      return 1;</w:t>
      </w:r>
    </w:p>
    <w:p w14:paraId="61F6A8FE" w14:textId="77777777" w:rsidR="0078214F" w:rsidRPr="00EC76D5" w:rsidRDefault="0078214F" w:rsidP="0078214F">
      <w:pPr>
        <w:pStyle w:val="Code"/>
        <w:rPr>
          <w:highlight w:val="white"/>
        </w:rPr>
      </w:pPr>
      <w:r w:rsidRPr="00EC76D5">
        <w:rPr>
          <w:highlight w:val="white"/>
        </w:rPr>
        <w:t xml:space="preserve">    }    </w:t>
      </w:r>
    </w:p>
    <w:p w14:paraId="4EBE1088" w14:textId="77777777" w:rsidR="0078214F" w:rsidRPr="00EC76D5" w:rsidRDefault="0078214F" w:rsidP="0078214F">
      <w:pPr>
        <w:pStyle w:val="Code"/>
        <w:rPr>
          <w:highlight w:val="white"/>
        </w:rPr>
      </w:pPr>
      <w:r w:rsidRPr="00EC76D5">
        <w:rPr>
          <w:highlight w:val="white"/>
        </w:rPr>
        <w:t xml:space="preserve">  }</w:t>
      </w:r>
    </w:p>
    <w:p w14:paraId="6C8D1FB3" w14:textId="77777777" w:rsidR="0078214F" w:rsidRPr="00EC76D5" w:rsidRDefault="0078214F" w:rsidP="0078214F">
      <w:pPr>
        <w:pStyle w:val="Code"/>
        <w:rPr>
          <w:highlight w:val="white"/>
        </w:rPr>
      </w:pPr>
    </w:p>
    <w:p w14:paraId="7D05FE40" w14:textId="77777777" w:rsidR="0078214F" w:rsidRPr="00EC76D5" w:rsidRDefault="0078214F" w:rsidP="0078214F">
      <w:pPr>
        <w:pStyle w:val="Code"/>
        <w:rPr>
          <w:highlight w:val="white"/>
        </w:rPr>
      </w:pPr>
      <w:r w:rsidRPr="00EC76D5">
        <w:rPr>
          <w:highlight w:val="white"/>
        </w:rPr>
        <w:t xml:space="preserve">  return 0;</w:t>
      </w:r>
    </w:p>
    <w:p w14:paraId="69F7D090" w14:textId="77777777" w:rsidR="0078214F" w:rsidRPr="00EC76D5" w:rsidRDefault="0078214F" w:rsidP="0078214F">
      <w:pPr>
        <w:pStyle w:val="Code"/>
        <w:rPr>
          <w:highlight w:val="white"/>
        </w:rPr>
      </w:pPr>
      <w:r w:rsidRPr="00EC76D5">
        <w:rPr>
          <w:highlight w:val="white"/>
        </w:rPr>
        <w:t>}</w:t>
      </w:r>
    </w:p>
    <w:p w14:paraId="63091321" w14:textId="77777777" w:rsidR="0078214F" w:rsidRPr="00EC76D5" w:rsidRDefault="0078214F" w:rsidP="0078214F">
      <w:pPr>
        <w:pStyle w:val="Code"/>
        <w:rPr>
          <w:highlight w:val="white"/>
        </w:rPr>
      </w:pPr>
    </w:p>
    <w:p w14:paraId="6E2FCBA0" w14:textId="77777777" w:rsidR="0078214F" w:rsidRPr="00EC76D5" w:rsidRDefault="0078214F" w:rsidP="0078214F">
      <w:pPr>
        <w:pStyle w:val="Code"/>
        <w:rPr>
          <w:highlight w:val="white"/>
        </w:rPr>
      </w:pPr>
      <w:r w:rsidRPr="00EC76D5">
        <w:rPr>
          <w:highlight w:val="white"/>
        </w:rPr>
        <w:t>void* memchr(const void* block, int i, size_t size) {</w:t>
      </w:r>
    </w:p>
    <w:p w14:paraId="3AA3B5E2" w14:textId="77777777" w:rsidR="0078214F" w:rsidRPr="00EC76D5" w:rsidRDefault="0078214F" w:rsidP="0078214F">
      <w:pPr>
        <w:pStyle w:val="Code"/>
        <w:rPr>
          <w:highlight w:val="white"/>
        </w:rPr>
      </w:pPr>
      <w:r w:rsidRPr="00EC76D5">
        <w:rPr>
          <w:highlight w:val="white"/>
        </w:rPr>
        <w:t xml:space="preserve">  size_t index;</w:t>
      </w:r>
    </w:p>
    <w:p w14:paraId="35856336" w14:textId="77777777" w:rsidR="0078214F" w:rsidRPr="00EC76D5" w:rsidRDefault="0078214F" w:rsidP="0078214F">
      <w:pPr>
        <w:pStyle w:val="Code"/>
        <w:rPr>
          <w:highlight w:val="white"/>
        </w:rPr>
      </w:pPr>
      <w:r w:rsidRPr="00EC76D5">
        <w:rPr>
          <w:highlight w:val="white"/>
        </w:rPr>
        <w:t xml:space="preserve">  char* charBlock = (char*) block;</w:t>
      </w:r>
    </w:p>
    <w:p w14:paraId="593BECBA" w14:textId="77777777" w:rsidR="0078214F" w:rsidRPr="00EC76D5" w:rsidRDefault="0078214F" w:rsidP="0078214F">
      <w:pPr>
        <w:pStyle w:val="Code"/>
        <w:rPr>
          <w:highlight w:val="white"/>
        </w:rPr>
      </w:pPr>
      <w:r w:rsidRPr="00EC76D5">
        <w:rPr>
          <w:highlight w:val="white"/>
        </w:rPr>
        <w:t xml:space="preserve">  char c = (char) i;</w:t>
      </w:r>
    </w:p>
    <w:p w14:paraId="6AF57ACD" w14:textId="77777777" w:rsidR="0078214F" w:rsidRPr="00EC76D5" w:rsidRDefault="0078214F" w:rsidP="0078214F">
      <w:pPr>
        <w:pStyle w:val="Code"/>
        <w:rPr>
          <w:highlight w:val="white"/>
        </w:rPr>
      </w:pPr>
    </w:p>
    <w:p w14:paraId="66750581" w14:textId="77777777" w:rsidR="0078214F" w:rsidRPr="00EC76D5" w:rsidRDefault="0078214F" w:rsidP="0078214F">
      <w:pPr>
        <w:pStyle w:val="Code"/>
        <w:rPr>
          <w:highlight w:val="white"/>
        </w:rPr>
      </w:pPr>
      <w:r w:rsidRPr="00EC76D5">
        <w:rPr>
          <w:highlight w:val="white"/>
        </w:rPr>
        <w:t xml:space="preserve">  for (index = 0; index &lt; size; ++index) {</w:t>
      </w:r>
    </w:p>
    <w:p w14:paraId="32610998" w14:textId="77777777" w:rsidR="0078214F" w:rsidRPr="00EC76D5" w:rsidRDefault="0078214F" w:rsidP="0078214F">
      <w:pPr>
        <w:pStyle w:val="Code"/>
        <w:rPr>
          <w:highlight w:val="white"/>
        </w:rPr>
      </w:pPr>
      <w:r w:rsidRPr="00EC76D5">
        <w:rPr>
          <w:highlight w:val="white"/>
        </w:rPr>
        <w:t xml:space="preserve">    if (charBlock[index] == c) {</w:t>
      </w:r>
    </w:p>
    <w:p w14:paraId="4FB9DCFE" w14:textId="77777777" w:rsidR="0078214F" w:rsidRPr="00EC76D5" w:rsidRDefault="0078214F" w:rsidP="0078214F">
      <w:pPr>
        <w:pStyle w:val="Code"/>
        <w:rPr>
          <w:highlight w:val="white"/>
        </w:rPr>
      </w:pPr>
      <w:r w:rsidRPr="00EC76D5">
        <w:rPr>
          <w:highlight w:val="white"/>
        </w:rPr>
        <w:t xml:space="preserve">      return (void*) &amp;charBlock[index];</w:t>
      </w:r>
    </w:p>
    <w:p w14:paraId="285FCEC5" w14:textId="77777777" w:rsidR="0078214F" w:rsidRPr="00EC76D5" w:rsidRDefault="0078214F" w:rsidP="0078214F">
      <w:pPr>
        <w:pStyle w:val="Code"/>
        <w:rPr>
          <w:highlight w:val="white"/>
        </w:rPr>
      </w:pPr>
      <w:r w:rsidRPr="00EC76D5">
        <w:rPr>
          <w:highlight w:val="white"/>
        </w:rPr>
        <w:t xml:space="preserve">    }</w:t>
      </w:r>
    </w:p>
    <w:p w14:paraId="7E8C34E1" w14:textId="77777777" w:rsidR="0078214F" w:rsidRPr="00EC76D5" w:rsidRDefault="0078214F" w:rsidP="0078214F">
      <w:pPr>
        <w:pStyle w:val="Code"/>
        <w:rPr>
          <w:highlight w:val="white"/>
        </w:rPr>
      </w:pPr>
      <w:r w:rsidRPr="00EC76D5">
        <w:rPr>
          <w:highlight w:val="white"/>
        </w:rPr>
        <w:t xml:space="preserve">  }</w:t>
      </w:r>
    </w:p>
    <w:p w14:paraId="63D5895B" w14:textId="77777777" w:rsidR="0078214F" w:rsidRPr="00EC76D5" w:rsidRDefault="0078214F" w:rsidP="0078214F">
      <w:pPr>
        <w:pStyle w:val="Code"/>
        <w:rPr>
          <w:highlight w:val="white"/>
        </w:rPr>
      </w:pPr>
    </w:p>
    <w:p w14:paraId="12035E60" w14:textId="77777777" w:rsidR="0078214F" w:rsidRPr="00EC76D5" w:rsidRDefault="0078214F" w:rsidP="0078214F">
      <w:pPr>
        <w:pStyle w:val="Code"/>
        <w:rPr>
          <w:highlight w:val="white"/>
        </w:rPr>
      </w:pPr>
      <w:r w:rsidRPr="00EC76D5">
        <w:rPr>
          <w:highlight w:val="white"/>
        </w:rPr>
        <w:t xml:space="preserve">  return NULL;</w:t>
      </w:r>
    </w:p>
    <w:p w14:paraId="26483516" w14:textId="77777777" w:rsidR="0078214F" w:rsidRPr="00EC76D5" w:rsidRDefault="0078214F" w:rsidP="0078214F">
      <w:pPr>
        <w:pStyle w:val="Code"/>
        <w:rPr>
          <w:highlight w:val="white"/>
        </w:rPr>
      </w:pPr>
      <w:r w:rsidRPr="00EC76D5">
        <w:rPr>
          <w:highlight w:val="white"/>
        </w:rPr>
        <w:t>}</w:t>
      </w:r>
    </w:p>
    <w:p w14:paraId="3B2946EA" w14:textId="77777777" w:rsidR="0078214F" w:rsidRPr="00EC76D5" w:rsidRDefault="0078214F" w:rsidP="0078214F">
      <w:pPr>
        <w:pStyle w:val="Code"/>
        <w:rPr>
          <w:highlight w:val="white"/>
        </w:rPr>
      </w:pPr>
    </w:p>
    <w:p w14:paraId="39924225" w14:textId="77777777" w:rsidR="0078214F" w:rsidRPr="00EC76D5" w:rsidRDefault="0078214F" w:rsidP="0078214F">
      <w:pPr>
        <w:pStyle w:val="Code"/>
        <w:rPr>
          <w:highlight w:val="white"/>
        </w:rPr>
      </w:pPr>
      <w:r w:rsidRPr="00EC76D5">
        <w:rPr>
          <w:highlight w:val="white"/>
        </w:rPr>
        <w:t>void* memset(void* block, int i, size_t size) {</w:t>
      </w:r>
    </w:p>
    <w:p w14:paraId="3B0055B1" w14:textId="77777777" w:rsidR="0078214F" w:rsidRPr="00EC76D5" w:rsidRDefault="0078214F" w:rsidP="0078214F">
      <w:pPr>
        <w:pStyle w:val="Code"/>
        <w:rPr>
          <w:highlight w:val="white"/>
        </w:rPr>
      </w:pPr>
      <w:r w:rsidRPr="00EC76D5">
        <w:rPr>
          <w:highlight w:val="white"/>
        </w:rPr>
        <w:t xml:space="preserve">  char* charBlock = (char*) block;</w:t>
      </w:r>
    </w:p>
    <w:p w14:paraId="16E42F62" w14:textId="77777777" w:rsidR="0078214F" w:rsidRPr="00EC76D5" w:rsidRDefault="0078214F" w:rsidP="0078214F">
      <w:pPr>
        <w:pStyle w:val="Code"/>
        <w:rPr>
          <w:highlight w:val="white"/>
        </w:rPr>
      </w:pPr>
      <w:r w:rsidRPr="00EC76D5">
        <w:rPr>
          <w:highlight w:val="white"/>
        </w:rPr>
        <w:t xml:space="preserve">  char c = (char) i;</w:t>
      </w:r>
    </w:p>
    <w:p w14:paraId="4AFA9266" w14:textId="77777777" w:rsidR="0078214F" w:rsidRPr="00EC76D5" w:rsidRDefault="0078214F" w:rsidP="0078214F">
      <w:pPr>
        <w:pStyle w:val="Code"/>
        <w:rPr>
          <w:highlight w:val="white"/>
        </w:rPr>
      </w:pPr>
    </w:p>
    <w:p w14:paraId="09CF3E0E" w14:textId="77777777" w:rsidR="0078214F" w:rsidRPr="00EC76D5" w:rsidRDefault="0078214F" w:rsidP="0078214F">
      <w:pPr>
        <w:pStyle w:val="Code"/>
        <w:rPr>
          <w:highlight w:val="white"/>
        </w:rPr>
      </w:pPr>
      <w:r w:rsidRPr="00EC76D5">
        <w:rPr>
          <w:highlight w:val="white"/>
        </w:rPr>
        <w:t xml:space="preserve">  size_t index;</w:t>
      </w:r>
    </w:p>
    <w:p w14:paraId="6E8C613F" w14:textId="77777777" w:rsidR="0078214F" w:rsidRPr="00EC76D5" w:rsidRDefault="0078214F" w:rsidP="0078214F">
      <w:pPr>
        <w:pStyle w:val="Code"/>
        <w:rPr>
          <w:highlight w:val="white"/>
        </w:rPr>
      </w:pPr>
      <w:r w:rsidRPr="00EC76D5">
        <w:rPr>
          <w:highlight w:val="white"/>
        </w:rPr>
        <w:t xml:space="preserve">  for (index = 0; index &lt; size; ++index) {</w:t>
      </w:r>
    </w:p>
    <w:p w14:paraId="1A7B96A4" w14:textId="77777777" w:rsidR="0078214F" w:rsidRPr="00EC76D5" w:rsidRDefault="0078214F" w:rsidP="0078214F">
      <w:pPr>
        <w:pStyle w:val="Code"/>
        <w:rPr>
          <w:highlight w:val="white"/>
        </w:rPr>
      </w:pPr>
      <w:r w:rsidRPr="00EC76D5">
        <w:rPr>
          <w:highlight w:val="white"/>
        </w:rPr>
        <w:t xml:space="preserve">    charBlock[index] = c;</w:t>
      </w:r>
    </w:p>
    <w:p w14:paraId="124EC2A9" w14:textId="77777777" w:rsidR="0078214F" w:rsidRPr="00EC76D5" w:rsidRDefault="0078214F" w:rsidP="0078214F">
      <w:pPr>
        <w:pStyle w:val="Code"/>
        <w:rPr>
          <w:highlight w:val="white"/>
        </w:rPr>
      </w:pPr>
      <w:r w:rsidRPr="00EC76D5">
        <w:rPr>
          <w:highlight w:val="white"/>
        </w:rPr>
        <w:t xml:space="preserve">  }</w:t>
      </w:r>
    </w:p>
    <w:p w14:paraId="728E7FE5" w14:textId="77777777" w:rsidR="0078214F" w:rsidRPr="00EC76D5" w:rsidRDefault="0078214F" w:rsidP="0078214F">
      <w:pPr>
        <w:pStyle w:val="Code"/>
        <w:rPr>
          <w:highlight w:val="white"/>
        </w:rPr>
      </w:pPr>
    </w:p>
    <w:p w14:paraId="5FCD5E5D" w14:textId="77777777" w:rsidR="0078214F" w:rsidRPr="00EC76D5" w:rsidRDefault="0078214F" w:rsidP="0078214F">
      <w:pPr>
        <w:pStyle w:val="Code"/>
        <w:rPr>
          <w:highlight w:val="white"/>
        </w:rPr>
      </w:pPr>
      <w:r w:rsidRPr="00EC76D5">
        <w:rPr>
          <w:highlight w:val="white"/>
        </w:rPr>
        <w:t xml:space="preserve">  return block;</w:t>
      </w:r>
    </w:p>
    <w:p w14:paraId="7135FBA9" w14:textId="6893C530" w:rsidR="0078214F" w:rsidRPr="00EC76D5" w:rsidRDefault="0078214F" w:rsidP="0078214F">
      <w:pPr>
        <w:pStyle w:val="Code"/>
        <w:rPr>
          <w:highlight w:val="white"/>
        </w:rPr>
      </w:pPr>
      <w:r w:rsidRPr="00EC76D5">
        <w:rPr>
          <w:highlight w:val="white"/>
        </w:rPr>
        <w:t>}</w:t>
      </w:r>
    </w:p>
    <w:p w14:paraId="3A2D40AA" w14:textId="2629AEB5" w:rsidR="0004451D" w:rsidRPr="00EC76D5" w:rsidRDefault="0004451D" w:rsidP="00265BDF">
      <w:pPr>
        <w:pStyle w:val="Rubrik2"/>
      </w:pPr>
      <w:bookmarkStart w:id="5882" w:name="_Toc481936458"/>
      <w:r w:rsidRPr="00EC76D5">
        <w:t>Long Jumps</w:t>
      </w:r>
      <w:bookmarkEnd w:id="5882"/>
    </w:p>
    <w:p w14:paraId="00D8C1C3" w14:textId="69CB4E73" w:rsidR="00D62A8B" w:rsidRPr="00EC76D5" w:rsidRDefault="0004451D" w:rsidP="0004451D">
      <w:pPr>
        <w:pStyle w:val="CodeListing"/>
      </w:pPr>
      <w:r w:rsidRPr="00EC76D5">
        <w:t>SetJ</w:t>
      </w:r>
      <w:r w:rsidR="00D62A8B" w:rsidRPr="00EC76D5">
        <w:t>mp.h</w:t>
      </w:r>
    </w:p>
    <w:p w14:paraId="6EFB224F" w14:textId="77777777" w:rsidR="0004451D" w:rsidRPr="00EC76D5" w:rsidRDefault="0004451D" w:rsidP="0004451D">
      <w:pPr>
        <w:pStyle w:val="Code"/>
        <w:rPr>
          <w:highlight w:val="white"/>
        </w:rPr>
      </w:pPr>
      <w:r w:rsidRPr="00EC76D5">
        <w:rPr>
          <w:highlight w:val="white"/>
        </w:rPr>
        <w:lastRenderedPageBreak/>
        <w:t>typedef int jmp_buf[3];</w:t>
      </w:r>
    </w:p>
    <w:p w14:paraId="33602AE9" w14:textId="77777777" w:rsidR="0004451D" w:rsidRPr="00EC76D5" w:rsidRDefault="0004451D" w:rsidP="0004451D">
      <w:pPr>
        <w:pStyle w:val="Code"/>
        <w:rPr>
          <w:highlight w:val="white"/>
        </w:rPr>
      </w:pPr>
    </w:p>
    <w:p w14:paraId="0B5AEA04" w14:textId="77777777" w:rsidR="0004451D" w:rsidRPr="00EC76D5" w:rsidRDefault="0004451D" w:rsidP="0004451D">
      <w:pPr>
        <w:pStyle w:val="Code"/>
        <w:rPr>
          <w:highlight w:val="white"/>
        </w:rPr>
      </w:pPr>
      <w:r w:rsidRPr="00EC76D5">
        <w:rPr>
          <w:highlight w:val="white"/>
        </w:rPr>
        <w:t>int setjmp(jmp_buf env);</w:t>
      </w:r>
    </w:p>
    <w:p w14:paraId="378D7D13" w14:textId="061501C9" w:rsidR="0004451D" w:rsidRPr="00EC76D5" w:rsidRDefault="0004451D" w:rsidP="0004451D">
      <w:pPr>
        <w:pStyle w:val="Code"/>
      </w:pPr>
      <w:r w:rsidRPr="00EC76D5">
        <w:rPr>
          <w:highlight w:val="white"/>
        </w:rPr>
        <w:t>void longjmp(jmp_buf env, int value);</w:t>
      </w:r>
    </w:p>
    <w:p w14:paraId="6EF22EF8" w14:textId="2C9E1446" w:rsidR="0004451D" w:rsidRPr="00EC76D5" w:rsidRDefault="0004451D" w:rsidP="0004451D">
      <w:pPr>
        <w:pStyle w:val="CodeListing"/>
      </w:pPr>
      <w:r w:rsidRPr="00EC76D5">
        <w:t>SetJmp.c</w:t>
      </w:r>
    </w:p>
    <w:p w14:paraId="667576CC" w14:textId="77777777" w:rsidR="000F4BAA" w:rsidRPr="00EC76D5" w:rsidRDefault="000F4BAA" w:rsidP="000F4BAA">
      <w:pPr>
        <w:pStyle w:val="Code"/>
        <w:rPr>
          <w:highlight w:val="white"/>
        </w:rPr>
      </w:pPr>
      <w:r w:rsidRPr="00EC76D5">
        <w:rPr>
          <w:highlight w:val="white"/>
        </w:rPr>
        <w:t>#include &lt;SetJmp.h&gt;</w:t>
      </w:r>
    </w:p>
    <w:p w14:paraId="435B4B39" w14:textId="77777777" w:rsidR="000F4BAA" w:rsidRPr="00EC76D5" w:rsidRDefault="000F4BAA" w:rsidP="000F4BAA">
      <w:pPr>
        <w:pStyle w:val="Code"/>
        <w:rPr>
          <w:highlight w:val="white"/>
        </w:rPr>
      </w:pPr>
      <w:r w:rsidRPr="00EC76D5">
        <w:rPr>
          <w:highlight w:val="white"/>
        </w:rPr>
        <w:t>#include &lt;StdIO.h&gt;</w:t>
      </w:r>
    </w:p>
    <w:p w14:paraId="20619EC1" w14:textId="77777777" w:rsidR="000F4BAA" w:rsidRPr="00EC76D5" w:rsidRDefault="000F4BAA" w:rsidP="000F4BAA">
      <w:pPr>
        <w:pStyle w:val="Code"/>
        <w:rPr>
          <w:highlight w:val="white"/>
        </w:rPr>
      </w:pPr>
    </w:p>
    <w:p w14:paraId="5C140BCF" w14:textId="77777777" w:rsidR="000F4BAA" w:rsidRPr="00EC76D5" w:rsidRDefault="000F4BAA" w:rsidP="000F4BAA">
      <w:pPr>
        <w:pStyle w:val="Code"/>
        <w:rPr>
          <w:highlight w:val="white"/>
        </w:rPr>
      </w:pPr>
      <w:r w:rsidRPr="00EC76D5">
        <w:rPr>
          <w:highlight w:val="white"/>
        </w:rPr>
        <w:t>int setjmp(jmp_buf buf) {</w:t>
      </w:r>
    </w:p>
    <w:p w14:paraId="0815D8CC" w14:textId="77777777" w:rsidR="000F4BAA" w:rsidRPr="00EC76D5" w:rsidRDefault="000F4BAA" w:rsidP="000F4BAA">
      <w:pPr>
        <w:pStyle w:val="Code"/>
        <w:rPr>
          <w:highlight w:val="white"/>
        </w:rPr>
      </w:pPr>
      <w:r w:rsidRPr="00EC76D5">
        <w:rPr>
          <w:highlight w:val="white"/>
        </w:rPr>
        <w:t xml:space="preserve">  int* bp_pointer;</w:t>
      </w:r>
    </w:p>
    <w:p w14:paraId="492AC05B" w14:textId="77777777" w:rsidR="000F4BAA" w:rsidRPr="00EC76D5" w:rsidRDefault="000F4BAA" w:rsidP="000F4BAA">
      <w:pPr>
        <w:pStyle w:val="Code"/>
        <w:rPr>
          <w:highlight w:val="white"/>
        </w:rPr>
      </w:pPr>
      <w:r w:rsidRPr="00EC76D5">
        <w:rPr>
          <w:highlight w:val="white"/>
        </w:rPr>
        <w:t xml:space="preserve">  store_register(bp, bp_pointer);</w:t>
      </w:r>
    </w:p>
    <w:p w14:paraId="08225062" w14:textId="77777777" w:rsidR="000F4BAA" w:rsidRPr="00EC76D5" w:rsidRDefault="000F4BAA" w:rsidP="000F4BAA">
      <w:pPr>
        <w:pStyle w:val="Code"/>
        <w:rPr>
          <w:highlight w:val="white"/>
        </w:rPr>
      </w:pPr>
    </w:p>
    <w:p w14:paraId="2772739B" w14:textId="77777777" w:rsidR="000F4BAA" w:rsidRPr="00EC76D5" w:rsidRDefault="000F4BAA" w:rsidP="000F4BAA">
      <w:pPr>
        <w:pStyle w:val="Code"/>
        <w:rPr>
          <w:highlight w:val="white"/>
        </w:rPr>
      </w:pPr>
      <w:r w:rsidRPr="00EC76D5">
        <w:rPr>
          <w:highlight w:val="white"/>
        </w:rPr>
        <w:t xml:space="preserve">  buf[0] = bp_pointer[0]; // return address</w:t>
      </w:r>
    </w:p>
    <w:p w14:paraId="6CC9B708" w14:textId="77777777" w:rsidR="000F4BAA" w:rsidRPr="00EC76D5" w:rsidRDefault="000F4BAA" w:rsidP="000F4BAA">
      <w:pPr>
        <w:pStyle w:val="Code"/>
        <w:rPr>
          <w:highlight w:val="white"/>
        </w:rPr>
      </w:pPr>
      <w:r w:rsidRPr="00EC76D5">
        <w:rPr>
          <w:highlight w:val="white"/>
        </w:rPr>
        <w:t xml:space="preserve">  buf[1] = bp_pointer[1]; // normal stack </w:t>
      </w:r>
    </w:p>
    <w:p w14:paraId="117F90D1" w14:textId="77777777" w:rsidR="000F4BAA" w:rsidRPr="00EC76D5" w:rsidRDefault="000F4BAA" w:rsidP="000F4BAA">
      <w:pPr>
        <w:pStyle w:val="Code"/>
        <w:rPr>
          <w:highlight w:val="white"/>
        </w:rPr>
      </w:pPr>
      <w:r w:rsidRPr="00EC76D5">
        <w:rPr>
          <w:highlight w:val="white"/>
        </w:rPr>
        <w:t xml:space="preserve">  buf[2] = bp_pointer[2]; // ellipse stack </w:t>
      </w:r>
    </w:p>
    <w:p w14:paraId="65E34C68" w14:textId="77777777" w:rsidR="000F4BAA" w:rsidRPr="00EC76D5" w:rsidRDefault="000F4BAA" w:rsidP="000F4BAA">
      <w:pPr>
        <w:pStyle w:val="Code"/>
        <w:rPr>
          <w:highlight w:val="white"/>
        </w:rPr>
      </w:pPr>
    </w:p>
    <w:p w14:paraId="353702DE" w14:textId="77777777" w:rsidR="000F4BAA" w:rsidRPr="00EC76D5" w:rsidRDefault="000F4BAA" w:rsidP="000F4BAA">
      <w:pPr>
        <w:pStyle w:val="Code"/>
        <w:rPr>
          <w:highlight w:val="white"/>
        </w:rPr>
      </w:pPr>
      <w:r w:rsidRPr="00EC76D5">
        <w:rPr>
          <w:highlight w:val="white"/>
        </w:rPr>
        <w:t xml:space="preserve">  return 0;</w:t>
      </w:r>
    </w:p>
    <w:p w14:paraId="1A75C648" w14:textId="77777777" w:rsidR="000F4BAA" w:rsidRPr="00EC76D5" w:rsidRDefault="000F4BAA" w:rsidP="000F4BAA">
      <w:pPr>
        <w:pStyle w:val="Code"/>
        <w:rPr>
          <w:highlight w:val="white"/>
        </w:rPr>
      </w:pPr>
      <w:r w:rsidRPr="00EC76D5">
        <w:rPr>
          <w:highlight w:val="white"/>
        </w:rPr>
        <w:t>}</w:t>
      </w:r>
    </w:p>
    <w:p w14:paraId="33448482" w14:textId="77777777" w:rsidR="000F4BAA" w:rsidRPr="00EC76D5" w:rsidRDefault="000F4BAA" w:rsidP="000F4BAA">
      <w:pPr>
        <w:pStyle w:val="Code"/>
        <w:rPr>
          <w:highlight w:val="white"/>
        </w:rPr>
      </w:pPr>
    </w:p>
    <w:p w14:paraId="669C4C96" w14:textId="77777777" w:rsidR="000F4BAA" w:rsidRPr="00EC76D5" w:rsidRDefault="000F4BAA" w:rsidP="000F4BAA">
      <w:pPr>
        <w:pStyle w:val="Code"/>
        <w:rPr>
          <w:highlight w:val="white"/>
        </w:rPr>
      </w:pPr>
      <w:r w:rsidRPr="00EC76D5">
        <w:rPr>
          <w:highlight w:val="white"/>
        </w:rPr>
        <w:t>void longjmp(jmp_buf buf, int return_value) {</w:t>
      </w:r>
    </w:p>
    <w:p w14:paraId="6017E915" w14:textId="77777777" w:rsidR="000F4BAA" w:rsidRPr="00EC76D5" w:rsidRDefault="000F4BAA" w:rsidP="000F4BAA">
      <w:pPr>
        <w:pStyle w:val="Code"/>
        <w:rPr>
          <w:highlight w:val="white"/>
        </w:rPr>
      </w:pPr>
      <w:r w:rsidRPr="00EC76D5">
        <w:rPr>
          <w:highlight w:val="white"/>
        </w:rPr>
        <w:t xml:space="preserve">  load_register(bx, return_value);</w:t>
      </w:r>
    </w:p>
    <w:p w14:paraId="1055AA77" w14:textId="77777777" w:rsidR="000F4BAA" w:rsidRPr="00EC76D5" w:rsidRDefault="000F4BAA" w:rsidP="000F4BAA">
      <w:pPr>
        <w:pStyle w:val="Code"/>
        <w:rPr>
          <w:highlight w:val="white"/>
        </w:rPr>
      </w:pPr>
      <w:r w:rsidRPr="00EC76D5">
        <w:rPr>
          <w:highlight w:val="white"/>
        </w:rPr>
        <w:t xml:space="preserve">  load_register(cx, buf[0]); // return address</w:t>
      </w:r>
    </w:p>
    <w:p w14:paraId="417956EB" w14:textId="77777777" w:rsidR="000F4BAA" w:rsidRPr="00EC76D5" w:rsidRDefault="000F4BAA" w:rsidP="000F4BAA">
      <w:pPr>
        <w:pStyle w:val="Code"/>
        <w:rPr>
          <w:highlight w:val="white"/>
        </w:rPr>
      </w:pPr>
      <w:r w:rsidRPr="00EC76D5">
        <w:rPr>
          <w:highlight w:val="white"/>
        </w:rPr>
        <w:t xml:space="preserve">  load_register(bp, buf[1]); // normal stack</w:t>
      </w:r>
    </w:p>
    <w:p w14:paraId="67085E58" w14:textId="77777777" w:rsidR="000F4BAA" w:rsidRPr="00EC76D5" w:rsidRDefault="000F4BAA" w:rsidP="000F4BAA">
      <w:pPr>
        <w:pStyle w:val="Code"/>
        <w:rPr>
          <w:highlight w:val="white"/>
        </w:rPr>
      </w:pPr>
      <w:r w:rsidRPr="00EC76D5">
        <w:rPr>
          <w:highlight w:val="white"/>
        </w:rPr>
        <w:t xml:space="preserve">  load_register(di, buf[2]); // ellipse stack</w:t>
      </w:r>
    </w:p>
    <w:p w14:paraId="4718422A" w14:textId="77777777" w:rsidR="000F4BAA" w:rsidRPr="00EC76D5" w:rsidRDefault="000F4BAA" w:rsidP="000F4BAA">
      <w:pPr>
        <w:pStyle w:val="Code"/>
        <w:rPr>
          <w:highlight w:val="white"/>
        </w:rPr>
      </w:pPr>
      <w:r w:rsidRPr="00EC76D5">
        <w:rPr>
          <w:highlight w:val="white"/>
        </w:rPr>
        <w:t xml:space="preserve">  jump_register(cx);</w:t>
      </w:r>
    </w:p>
    <w:p w14:paraId="477C94F9" w14:textId="08AF2A31" w:rsidR="000F4BAA" w:rsidRPr="00EC76D5" w:rsidRDefault="000F4BAA" w:rsidP="000F4BAA">
      <w:pPr>
        <w:pStyle w:val="Code"/>
      </w:pPr>
      <w:r w:rsidRPr="00EC76D5">
        <w:rPr>
          <w:highlight w:val="white"/>
        </w:rPr>
        <w:t>}</w:t>
      </w:r>
    </w:p>
    <w:p w14:paraId="6EE6955C" w14:textId="6B09A1A8" w:rsidR="00555D55" w:rsidRPr="00EC76D5" w:rsidRDefault="00555D55" w:rsidP="00265BDF">
      <w:pPr>
        <w:pStyle w:val="Rubrik2"/>
      </w:pPr>
      <w:bookmarkStart w:id="5883" w:name="_Toc481936459"/>
      <w:r w:rsidRPr="00EC76D5">
        <w:t>Mathematical Functions</w:t>
      </w:r>
      <w:bookmarkEnd w:id="5883"/>
    </w:p>
    <w:p w14:paraId="168DFE01" w14:textId="38A4EFE8" w:rsidR="00D62A8B" w:rsidRPr="00EC76D5" w:rsidRDefault="00555D55" w:rsidP="00555D55">
      <w:pPr>
        <w:pStyle w:val="CodeListing"/>
      </w:pPr>
      <w:r w:rsidRPr="00EC76D5">
        <w:t>M</w:t>
      </w:r>
      <w:r w:rsidR="00D62A8B" w:rsidRPr="00EC76D5">
        <w:t>ath.h</w:t>
      </w:r>
    </w:p>
    <w:p w14:paraId="2271134D" w14:textId="77777777" w:rsidR="00555D55" w:rsidRPr="00EC76D5" w:rsidRDefault="00555D55" w:rsidP="00555D55">
      <w:pPr>
        <w:pStyle w:val="Code"/>
        <w:rPr>
          <w:highlight w:val="white"/>
        </w:rPr>
      </w:pPr>
      <w:r w:rsidRPr="00EC76D5">
        <w:rPr>
          <w:highlight w:val="white"/>
        </w:rPr>
        <w:t>#ifndef __MATH_H__</w:t>
      </w:r>
    </w:p>
    <w:p w14:paraId="66FE2964" w14:textId="77777777" w:rsidR="00555D55" w:rsidRPr="00EC76D5" w:rsidRDefault="00555D55" w:rsidP="00555D55">
      <w:pPr>
        <w:pStyle w:val="Code"/>
        <w:rPr>
          <w:highlight w:val="white"/>
        </w:rPr>
      </w:pPr>
      <w:r w:rsidRPr="00EC76D5">
        <w:rPr>
          <w:highlight w:val="white"/>
        </w:rPr>
        <w:t>#define __MATH_H__</w:t>
      </w:r>
    </w:p>
    <w:p w14:paraId="3F86D8EA" w14:textId="77777777" w:rsidR="00555D55" w:rsidRPr="00EC76D5" w:rsidRDefault="00555D55" w:rsidP="00555D55">
      <w:pPr>
        <w:pStyle w:val="Code"/>
        <w:rPr>
          <w:highlight w:val="white"/>
        </w:rPr>
      </w:pPr>
    </w:p>
    <w:p w14:paraId="333C5EF4" w14:textId="77777777" w:rsidR="00555D55" w:rsidRPr="00EC76D5" w:rsidRDefault="00555D55" w:rsidP="00555D55">
      <w:pPr>
        <w:pStyle w:val="Code"/>
        <w:rPr>
          <w:highlight w:val="white"/>
        </w:rPr>
      </w:pPr>
      <w:r w:rsidRPr="00EC76D5">
        <w:rPr>
          <w:highlight w:val="white"/>
        </w:rPr>
        <w:t>#define PI 3.1415926535897932384626433</w:t>
      </w:r>
    </w:p>
    <w:p w14:paraId="2E13773B" w14:textId="77777777" w:rsidR="00555D55" w:rsidRPr="00EC76D5" w:rsidRDefault="00555D55" w:rsidP="00555D55">
      <w:pPr>
        <w:pStyle w:val="Code"/>
        <w:rPr>
          <w:highlight w:val="white"/>
        </w:rPr>
      </w:pPr>
      <w:r w:rsidRPr="00EC76D5">
        <w:rPr>
          <w:highlight w:val="white"/>
        </w:rPr>
        <w:t>#define E 2.7182818284590452353602874</w:t>
      </w:r>
    </w:p>
    <w:p w14:paraId="3BD1DBF0" w14:textId="77777777" w:rsidR="00555D55" w:rsidRPr="00EC76D5" w:rsidRDefault="00555D55" w:rsidP="00555D55">
      <w:pPr>
        <w:pStyle w:val="Code"/>
        <w:rPr>
          <w:highlight w:val="white"/>
        </w:rPr>
      </w:pPr>
      <w:r w:rsidRPr="00EC76D5">
        <w:rPr>
          <w:highlight w:val="white"/>
        </w:rPr>
        <w:t>#define EPSILON 1e-9</w:t>
      </w:r>
    </w:p>
    <w:p w14:paraId="7CEF674B" w14:textId="77777777" w:rsidR="00555D55" w:rsidRPr="00EC76D5" w:rsidRDefault="00555D55" w:rsidP="00555D55">
      <w:pPr>
        <w:pStyle w:val="Code"/>
        <w:rPr>
          <w:highlight w:val="white"/>
        </w:rPr>
      </w:pPr>
    </w:p>
    <w:p w14:paraId="075A91AD" w14:textId="77777777" w:rsidR="00555D55" w:rsidRPr="00EC76D5" w:rsidRDefault="00555D55" w:rsidP="00555D55">
      <w:pPr>
        <w:pStyle w:val="Code"/>
        <w:rPr>
          <w:highlight w:val="white"/>
        </w:rPr>
      </w:pPr>
      <w:r w:rsidRPr="00EC76D5">
        <w:rPr>
          <w:highlight w:val="white"/>
        </w:rPr>
        <w:t>extern double exp(double value);</w:t>
      </w:r>
    </w:p>
    <w:p w14:paraId="38933CD7" w14:textId="77777777" w:rsidR="00555D55" w:rsidRPr="00EC76D5" w:rsidRDefault="00555D55" w:rsidP="00555D55">
      <w:pPr>
        <w:pStyle w:val="Code"/>
        <w:rPr>
          <w:highlight w:val="white"/>
        </w:rPr>
      </w:pPr>
      <w:r w:rsidRPr="00EC76D5">
        <w:rPr>
          <w:highlight w:val="white"/>
        </w:rPr>
        <w:t>extern double log(double value);</w:t>
      </w:r>
    </w:p>
    <w:p w14:paraId="0391D748" w14:textId="77777777" w:rsidR="00555D55" w:rsidRPr="00EC76D5" w:rsidRDefault="00555D55" w:rsidP="00555D55">
      <w:pPr>
        <w:pStyle w:val="Code"/>
        <w:rPr>
          <w:highlight w:val="white"/>
        </w:rPr>
      </w:pPr>
      <w:r w:rsidRPr="00EC76D5">
        <w:rPr>
          <w:highlight w:val="white"/>
        </w:rPr>
        <w:t>extern double log10(double value);</w:t>
      </w:r>
    </w:p>
    <w:p w14:paraId="0CFC8A19" w14:textId="77777777" w:rsidR="00555D55" w:rsidRPr="00EC76D5" w:rsidRDefault="00555D55" w:rsidP="00555D55">
      <w:pPr>
        <w:pStyle w:val="Code"/>
        <w:rPr>
          <w:highlight w:val="white"/>
        </w:rPr>
      </w:pPr>
      <w:r w:rsidRPr="00EC76D5">
        <w:rPr>
          <w:highlight w:val="white"/>
        </w:rPr>
        <w:t>extern int log10_int(double value);</w:t>
      </w:r>
    </w:p>
    <w:p w14:paraId="4F4AA99D" w14:textId="77777777" w:rsidR="00555D55" w:rsidRPr="00EC76D5" w:rsidRDefault="00555D55" w:rsidP="00555D55">
      <w:pPr>
        <w:pStyle w:val="Code"/>
        <w:rPr>
          <w:highlight w:val="white"/>
        </w:rPr>
      </w:pPr>
      <w:r w:rsidRPr="00EC76D5">
        <w:rPr>
          <w:highlight w:val="white"/>
        </w:rPr>
        <w:t>extern double pow(double base, double exponent);</w:t>
      </w:r>
    </w:p>
    <w:p w14:paraId="7E59BF47" w14:textId="77777777" w:rsidR="00555D55" w:rsidRPr="00EC76D5" w:rsidRDefault="00555D55" w:rsidP="00555D55">
      <w:pPr>
        <w:pStyle w:val="Code"/>
        <w:rPr>
          <w:highlight w:val="white"/>
        </w:rPr>
      </w:pPr>
      <w:r w:rsidRPr="00EC76D5">
        <w:rPr>
          <w:highlight w:val="white"/>
        </w:rPr>
        <w:t>extern double pow_int(double base, int exponent);</w:t>
      </w:r>
    </w:p>
    <w:p w14:paraId="540BFF6D" w14:textId="77777777" w:rsidR="00555D55" w:rsidRPr="00EC76D5" w:rsidRDefault="00555D55" w:rsidP="00555D55">
      <w:pPr>
        <w:pStyle w:val="Code"/>
        <w:rPr>
          <w:highlight w:val="white"/>
        </w:rPr>
      </w:pPr>
    </w:p>
    <w:p w14:paraId="6B52E385" w14:textId="77777777" w:rsidR="00555D55" w:rsidRPr="00EC76D5" w:rsidRDefault="00555D55" w:rsidP="00555D55">
      <w:pPr>
        <w:pStyle w:val="Code"/>
        <w:rPr>
          <w:highlight w:val="white"/>
        </w:rPr>
      </w:pPr>
      <w:r w:rsidRPr="00EC76D5">
        <w:rPr>
          <w:highlight w:val="white"/>
        </w:rPr>
        <w:t>extern double ldexp(double value, int exponent);</w:t>
      </w:r>
    </w:p>
    <w:p w14:paraId="65EF46DF" w14:textId="77777777" w:rsidR="00555D55" w:rsidRPr="00EC76D5" w:rsidRDefault="00555D55" w:rsidP="00555D55">
      <w:pPr>
        <w:pStyle w:val="Code"/>
        <w:rPr>
          <w:highlight w:val="white"/>
        </w:rPr>
      </w:pPr>
      <w:r w:rsidRPr="00EC76D5">
        <w:rPr>
          <w:highlight w:val="white"/>
        </w:rPr>
        <w:t>extern double frexp(double value, int* exponent);</w:t>
      </w:r>
    </w:p>
    <w:p w14:paraId="277EC609" w14:textId="77777777" w:rsidR="00555D55" w:rsidRPr="00EC76D5" w:rsidRDefault="00555D55" w:rsidP="00555D55">
      <w:pPr>
        <w:pStyle w:val="Code"/>
        <w:rPr>
          <w:highlight w:val="white"/>
        </w:rPr>
      </w:pPr>
    </w:p>
    <w:p w14:paraId="458005C2" w14:textId="77777777" w:rsidR="00555D55" w:rsidRPr="00EC76D5" w:rsidRDefault="00555D55" w:rsidP="00555D55">
      <w:pPr>
        <w:pStyle w:val="Code"/>
        <w:rPr>
          <w:highlight w:val="white"/>
        </w:rPr>
      </w:pPr>
      <w:r w:rsidRPr="00EC76D5">
        <w:rPr>
          <w:highlight w:val="white"/>
        </w:rPr>
        <w:t>extern double sin(double value);</w:t>
      </w:r>
    </w:p>
    <w:p w14:paraId="5B69D00C" w14:textId="77777777" w:rsidR="00555D55" w:rsidRPr="00EC76D5" w:rsidRDefault="00555D55" w:rsidP="00555D55">
      <w:pPr>
        <w:pStyle w:val="Code"/>
        <w:rPr>
          <w:highlight w:val="white"/>
        </w:rPr>
      </w:pPr>
      <w:r w:rsidRPr="00EC76D5">
        <w:rPr>
          <w:highlight w:val="white"/>
        </w:rPr>
        <w:t>extern double cos(double value);</w:t>
      </w:r>
    </w:p>
    <w:p w14:paraId="055F3DC5" w14:textId="77777777" w:rsidR="00555D55" w:rsidRPr="00EC76D5" w:rsidRDefault="00555D55" w:rsidP="00555D55">
      <w:pPr>
        <w:pStyle w:val="Code"/>
        <w:rPr>
          <w:highlight w:val="white"/>
        </w:rPr>
      </w:pPr>
      <w:r w:rsidRPr="00EC76D5">
        <w:rPr>
          <w:highlight w:val="white"/>
        </w:rPr>
        <w:t>extern double tan(double value);</w:t>
      </w:r>
    </w:p>
    <w:p w14:paraId="31D16723" w14:textId="77777777" w:rsidR="00555D55" w:rsidRPr="00EC76D5" w:rsidRDefault="00555D55" w:rsidP="00555D55">
      <w:pPr>
        <w:pStyle w:val="Code"/>
        <w:rPr>
          <w:highlight w:val="white"/>
        </w:rPr>
      </w:pPr>
    </w:p>
    <w:p w14:paraId="496E88E0" w14:textId="77777777" w:rsidR="00555D55" w:rsidRPr="00EC76D5" w:rsidRDefault="00555D55" w:rsidP="00555D55">
      <w:pPr>
        <w:pStyle w:val="Code"/>
        <w:rPr>
          <w:highlight w:val="white"/>
        </w:rPr>
      </w:pPr>
      <w:r w:rsidRPr="00EC76D5">
        <w:rPr>
          <w:highlight w:val="white"/>
        </w:rPr>
        <w:t>extern double sinh(double value);</w:t>
      </w:r>
    </w:p>
    <w:p w14:paraId="3085C714" w14:textId="77777777" w:rsidR="00555D55" w:rsidRPr="00EC76D5" w:rsidRDefault="00555D55" w:rsidP="00555D55">
      <w:pPr>
        <w:pStyle w:val="Code"/>
        <w:rPr>
          <w:highlight w:val="white"/>
        </w:rPr>
      </w:pPr>
      <w:r w:rsidRPr="00EC76D5">
        <w:rPr>
          <w:highlight w:val="white"/>
        </w:rPr>
        <w:t>extern double cosh(double value);</w:t>
      </w:r>
    </w:p>
    <w:p w14:paraId="17330B9B" w14:textId="77777777" w:rsidR="00555D55" w:rsidRPr="00EC76D5" w:rsidRDefault="00555D55" w:rsidP="00555D55">
      <w:pPr>
        <w:pStyle w:val="Code"/>
        <w:rPr>
          <w:highlight w:val="white"/>
        </w:rPr>
      </w:pPr>
      <w:r w:rsidRPr="00EC76D5">
        <w:rPr>
          <w:highlight w:val="white"/>
        </w:rPr>
        <w:t>extern double tanh(double value);</w:t>
      </w:r>
    </w:p>
    <w:p w14:paraId="1C50FBC6" w14:textId="77777777" w:rsidR="00555D55" w:rsidRPr="00EC76D5" w:rsidRDefault="00555D55" w:rsidP="00555D55">
      <w:pPr>
        <w:pStyle w:val="Code"/>
        <w:rPr>
          <w:highlight w:val="white"/>
        </w:rPr>
      </w:pPr>
    </w:p>
    <w:p w14:paraId="69D792D3" w14:textId="77777777" w:rsidR="00555D55" w:rsidRPr="00EC76D5" w:rsidRDefault="00555D55" w:rsidP="00555D55">
      <w:pPr>
        <w:pStyle w:val="Code"/>
        <w:rPr>
          <w:highlight w:val="white"/>
        </w:rPr>
      </w:pPr>
      <w:r w:rsidRPr="00EC76D5">
        <w:rPr>
          <w:highlight w:val="white"/>
        </w:rPr>
        <w:t xml:space="preserve">extern double sqrt(double value); </w:t>
      </w:r>
    </w:p>
    <w:p w14:paraId="0E2895D4" w14:textId="77777777" w:rsidR="00555D55" w:rsidRPr="00EC76D5" w:rsidRDefault="00555D55" w:rsidP="00555D55">
      <w:pPr>
        <w:pStyle w:val="Code"/>
        <w:rPr>
          <w:highlight w:val="white"/>
        </w:rPr>
      </w:pPr>
    </w:p>
    <w:p w14:paraId="46088C14" w14:textId="77777777" w:rsidR="00555D55" w:rsidRPr="00EC76D5" w:rsidRDefault="00555D55" w:rsidP="00555D55">
      <w:pPr>
        <w:pStyle w:val="Code"/>
        <w:rPr>
          <w:highlight w:val="white"/>
        </w:rPr>
      </w:pPr>
      <w:r w:rsidRPr="00EC76D5">
        <w:rPr>
          <w:highlight w:val="white"/>
        </w:rPr>
        <w:t>extern double asin(double value);</w:t>
      </w:r>
    </w:p>
    <w:p w14:paraId="50F2BF98" w14:textId="77777777" w:rsidR="00555D55" w:rsidRPr="00EC76D5" w:rsidRDefault="00555D55" w:rsidP="00555D55">
      <w:pPr>
        <w:pStyle w:val="Code"/>
        <w:rPr>
          <w:highlight w:val="white"/>
        </w:rPr>
      </w:pPr>
      <w:r w:rsidRPr="00EC76D5">
        <w:rPr>
          <w:highlight w:val="white"/>
        </w:rPr>
        <w:t>extern double acos(double value);</w:t>
      </w:r>
    </w:p>
    <w:p w14:paraId="0BAD0C61" w14:textId="77777777" w:rsidR="00555D55" w:rsidRPr="00EC76D5" w:rsidRDefault="00555D55" w:rsidP="00555D55">
      <w:pPr>
        <w:pStyle w:val="Code"/>
        <w:rPr>
          <w:highlight w:val="white"/>
        </w:rPr>
      </w:pPr>
      <w:r w:rsidRPr="00EC76D5">
        <w:rPr>
          <w:highlight w:val="white"/>
        </w:rPr>
        <w:t>extern double atan(double value);</w:t>
      </w:r>
    </w:p>
    <w:p w14:paraId="08C096C5" w14:textId="77777777" w:rsidR="00555D55" w:rsidRPr="00EC76D5" w:rsidRDefault="00555D55" w:rsidP="00555D55">
      <w:pPr>
        <w:pStyle w:val="Code"/>
        <w:rPr>
          <w:highlight w:val="white"/>
        </w:rPr>
      </w:pPr>
      <w:r w:rsidRPr="00EC76D5">
        <w:rPr>
          <w:highlight w:val="white"/>
        </w:rPr>
        <w:t>extern double atan2(double num, double denum);</w:t>
      </w:r>
    </w:p>
    <w:p w14:paraId="5F64B983" w14:textId="77777777" w:rsidR="00555D55" w:rsidRPr="00EC76D5" w:rsidRDefault="00555D55" w:rsidP="00555D55">
      <w:pPr>
        <w:pStyle w:val="Code"/>
        <w:rPr>
          <w:highlight w:val="white"/>
        </w:rPr>
      </w:pPr>
    </w:p>
    <w:p w14:paraId="362DCE67" w14:textId="77777777" w:rsidR="00555D55" w:rsidRPr="00EC76D5" w:rsidRDefault="00555D55" w:rsidP="00555D55">
      <w:pPr>
        <w:pStyle w:val="Code"/>
        <w:rPr>
          <w:highlight w:val="white"/>
        </w:rPr>
      </w:pPr>
      <w:r w:rsidRPr="00EC76D5">
        <w:rPr>
          <w:highlight w:val="white"/>
        </w:rPr>
        <w:t>extern double floor(double value);</w:t>
      </w:r>
    </w:p>
    <w:p w14:paraId="165409E8" w14:textId="77777777" w:rsidR="00555D55" w:rsidRPr="00EC76D5" w:rsidRDefault="00555D55" w:rsidP="00555D55">
      <w:pPr>
        <w:pStyle w:val="Code"/>
        <w:rPr>
          <w:highlight w:val="white"/>
        </w:rPr>
      </w:pPr>
      <w:r w:rsidRPr="00EC76D5">
        <w:rPr>
          <w:highlight w:val="white"/>
        </w:rPr>
        <w:t>extern double ceil(double value);</w:t>
      </w:r>
    </w:p>
    <w:p w14:paraId="310CBD82" w14:textId="77777777" w:rsidR="00555D55" w:rsidRPr="00EC76D5" w:rsidRDefault="00555D55" w:rsidP="00555D55">
      <w:pPr>
        <w:pStyle w:val="Code"/>
        <w:rPr>
          <w:highlight w:val="white"/>
        </w:rPr>
      </w:pPr>
      <w:r w:rsidRPr="00EC76D5">
        <w:rPr>
          <w:highlight w:val="white"/>
        </w:rPr>
        <w:t>extern double round(double value);</w:t>
      </w:r>
    </w:p>
    <w:p w14:paraId="50CEEEDB" w14:textId="77777777" w:rsidR="00555D55" w:rsidRPr="00EC76D5" w:rsidRDefault="00555D55" w:rsidP="00555D55">
      <w:pPr>
        <w:pStyle w:val="Code"/>
        <w:rPr>
          <w:highlight w:val="white"/>
        </w:rPr>
      </w:pPr>
      <w:r w:rsidRPr="00EC76D5">
        <w:rPr>
          <w:highlight w:val="white"/>
        </w:rPr>
        <w:t>extern double fabs(double value);</w:t>
      </w:r>
    </w:p>
    <w:p w14:paraId="2DAE1E1A" w14:textId="77777777" w:rsidR="00555D55" w:rsidRPr="00EC76D5" w:rsidRDefault="00555D55" w:rsidP="00555D55">
      <w:pPr>
        <w:pStyle w:val="Code"/>
        <w:rPr>
          <w:highlight w:val="white"/>
        </w:rPr>
      </w:pPr>
    </w:p>
    <w:p w14:paraId="0BC59D6C" w14:textId="77777777" w:rsidR="00555D55" w:rsidRPr="00EC76D5" w:rsidRDefault="00555D55" w:rsidP="00555D55">
      <w:pPr>
        <w:pStyle w:val="Code"/>
        <w:rPr>
          <w:highlight w:val="white"/>
        </w:rPr>
      </w:pPr>
      <w:r w:rsidRPr="00EC76D5">
        <w:rPr>
          <w:highlight w:val="white"/>
        </w:rPr>
        <w:t>extern double modf(double value, double* integralPart);</w:t>
      </w:r>
    </w:p>
    <w:p w14:paraId="3734E0C5" w14:textId="77777777" w:rsidR="00555D55" w:rsidRPr="00EC76D5" w:rsidRDefault="00555D55" w:rsidP="00555D55">
      <w:pPr>
        <w:pStyle w:val="Code"/>
        <w:rPr>
          <w:highlight w:val="white"/>
        </w:rPr>
      </w:pPr>
      <w:r w:rsidRPr="00EC76D5">
        <w:rPr>
          <w:highlight w:val="white"/>
        </w:rPr>
        <w:t>extern double fmod(double num, double denum);</w:t>
      </w:r>
    </w:p>
    <w:p w14:paraId="029FC9AD" w14:textId="77777777" w:rsidR="00555D55" w:rsidRPr="00EC76D5" w:rsidRDefault="00555D55" w:rsidP="00555D55">
      <w:pPr>
        <w:pStyle w:val="Code"/>
        <w:rPr>
          <w:highlight w:val="white"/>
        </w:rPr>
      </w:pPr>
    </w:p>
    <w:p w14:paraId="2A947B2A" w14:textId="7B482473" w:rsidR="00555D55" w:rsidRPr="00EC76D5" w:rsidRDefault="00555D55" w:rsidP="00555D55">
      <w:pPr>
        <w:pStyle w:val="Code"/>
        <w:rPr>
          <w:highlight w:val="white"/>
        </w:rPr>
      </w:pPr>
      <w:r w:rsidRPr="00EC76D5">
        <w:rPr>
          <w:highlight w:val="white"/>
        </w:rPr>
        <w:t>#endif</w:t>
      </w:r>
    </w:p>
    <w:p w14:paraId="19AB52E8" w14:textId="77C14615" w:rsidR="00555D55" w:rsidRPr="00EC76D5" w:rsidRDefault="00555D55" w:rsidP="00555D55">
      <w:pPr>
        <w:pStyle w:val="CodeListing"/>
        <w:rPr>
          <w:highlight w:val="white"/>
        </w:rPr>
      </w:pPr>
      <w:r w:rsidRPr="00EC76D5">
        <w:rPr>
          <w:highlight w:val="white"/>
        </w:rPr>
        <w:t>Math.c</w:t>
      </w:r>
    </w:p>
    <w:p w14:paraId="36499265" w14:textId="77777777" w:rsidR="00555D55" w:rsidRPr="00EC76D5" w:rsidRDefault="00555D55" w:rsidP="00555D55">
      <w:pPr>
        <w:pStyle w:val="Code"/>
        <w:rPr>
          <w:highlight w:val="white"/>
        </w:rPr>
      </w:pPr>
      <w:r w:rsidRPr="00EC76D5">
        <w:rPr>
          <w:highlight w:val="white"/>
        </w:rPr>
        <w:t>#include &lt;Math.h&gt;</w:t>
      </w:r>
    </w:p>
    <w:p w14:paraId="3F8204BC" w14:textId="77777777" w:rsidR="00555D55" w:rsidRPr="00EC76D5" w:rsidRDefault="00555D55" w:rsidP="00555D55">
      <w:pPr>
        <w:pStyle w:val="Code"/>
        <w:rPr>
          <w:highlight w:val="white"/>
        </w:rPr>
      </w:pPr>
      <w:r w:rsidRPr="00EC76D5">
        <w:rPr>
          <w:highlight w:val="white"/>
        </w:rPr>
        <w:t>#include &lt;ErrNo.h&gt;</w:t>
      </w:r>
    </w:p>
    <w:p w14:paraId="79FC642E" w14:textId="77777777" w:rsidR="00555D55" w:rsidRPr="00EC76D5" w:rsidRDefault="00555D55" w:rsidP="00555D55">
      <w:pPr>
        <w:pStyle w:val="Code"/>
        <w:rPr>
          <w:highlight w:val="white"/>
        </w:rPr>
      </w:pPr>
      <w:r w:rsidRPr="00EC76D5">
        <w:rPr>
          <w:highlight w:val="white"/>
        </w:rPr>
        <w:t>#include &lt;StdIO.h&gt;</w:t>
      </w:r>
    </w:p>
    <w:p w14:paraId="629C2847" w14:textId="77777777" w:rsidR="00555D55" w:rsidRPr="00EC76D5" w:rsidRDefault="00555D55" w:rsidP="00555D55">
      <w:pPr>
        <w:pStyle w:val="Code"/>
        <w:rPr>
          <w:highlight w:val="white"/>
        </w:rPr>
      </w:pPr>
      <w:r w:rsidRPr="00EC76D5">
        <w:rPr>
          <w:highlight w:val="white"/>
        </w:rPr>
        <w:t>#include &lt;StdDef.h&gt;</w:t>
      </w:r>
    </w:p>
    <w:p w14:paraId="1BC21778" w14:textId="77777777" w:rsidR="00555D55" w:rsidRPr="00EC76D5" w:rsidRDefault="00555D55" w:rsidP="00555D55">
      <w:pPr>
        <w:pStyle w:val="Code"/>
        <w:rPr>
          <w:highlight w:val="white"/>
        </w:rPr>
      </w:pPr>
      <w:r w:rsidRPr="00EC76D5">
        <w:rPr>
          <w:highlight w:val="white"/>
        </w:rPr>
        <w:t>#include &lt;StdlIB.h&gt;</w:t>
      </w:r>
    </w:p>
    <w:p w14:paraId="000B0AC0" w14:textId="77777777" w:rsidR="00555D55" w:rsidRPr="00EC76D5" w:rsidRDefault="00555D55" w:rsidP="00555D55">
      <w:pPr>
        <w:pStyle w:val="Code"/>
        <w:rPr>
          <w:highlight w:val="white"/>
        </w:rPr>
      </w:pPr>
    </w:p>
    <w:p w14:paraId="42A8050C" w14:textId="77777777" w:rsidR="00555D55" w:rsidRPr="00EC76D5" w:rsidRDefault="00555D55" w:rsidP="00555D55">
      <w:pPr>
        <w:pStyle w:val="Code"/>
        <w:rPr>
          <w:highlight w:val="white"/>
        </w:rPr>
      </w:pPr>
      <w:r w:rsidRPr="00EC76D5">
        <w:rPr>
          <w:highlight w:val="white"/>
        </w:rPr>
        <w:t>double exp(double x) {</w:t>
      </w:r>
    </w:p>
    <w:p w14:paraId="42D67806" w14:textId="77777777" w:rsidR="00555D55" w:rsidRPr="00EC76D5" w:rsidRDefault="00555D55" w:rsidP="00555D55">
      <w:pPr>
        <w:pStyle w:val="Code"/>
        <w:rPr>
          <w:highlight w:val="white"/>
        </w:rPr>
      </w:pPr>
      <w:r w:rsidRPr="00EC76D5">
        <w:rPr>
          <w:highlight w:val="white"/>
        </w:rPr>
        <w:t xml:space="preserve">  double n = 0, faculty = 1, power = 1, term, sum = 0;</w:t>
      </w:r>
    </w:p>
    <w:p w14:paraId="38C75D6A" w14:textId="77777777" w:rsidR="00555D55" w:rsidRPr="00EC76D5" w:rsidRDefault="00555D55" w:rsidP="00555D55">
      <w:pPr>
        <w:pStyle w:val="Code"/>
        <w:rPr>
          <w:highlight w:val="white"/>
        </w:rPr>
      </w:pPr>
    </w:p>
    <w:p w14:paraId="5357802D" w14:textId="77777777" w:rsidR="00555D55" w:rsidRPr="00EC76D5" w:rsidRDefault="00555D55" w:rsidP="00555D55">
      <w:pPr>
        <w:pStyle w:val="Code"/>
        <w:rPr>
          <w:highlight w:val="white"/>
        </w:rPr>
      </w:pPr>
      <w:r w:rsidRPr="00EC76D5">
        <w:rPr>
          <w:highlight w:val="white"/>
        </w:rPr>
        <w:t xml:space="preserve">  do {</w:t>
      </w:r>
    </w:p>
    <w:p w14:paraId="5EDD21ED" w14:textId="77777777" w:rsidR="00555D55" w:rsidRPr="00EC76D5" w:rsidRDefault="00555D55" w:rsidP="00555D55">
      <w:pPr>
        <w:pStyle w:val="Code"/>
        <w:rPr>
          <w:highlight w:val="white"/>
        </w:rPr>
      </w:pPr>
      <w:r w:rsidRPr="00EC76D5">
        <w:rPr>
          <w:highlight w:val="white"/>
        </w:rPr>
        <w:t xml:space="preserve">    term = power / faculty;</w:t>
      </w:r>
    </w:p>
    <w:p w14:paraId="646B6A4C" w14:textId="77777777" w:rsidR="00555D55" w:rsidRPr="00EC76D5" w:rsidRDefault="00555D55" w:rsidP="00555D55">
      <w:pPr>
        <w:pStyle w:val="Code"/>
        <w:rPr>
          <w:highlight w:val="white"/>
        </w:rPr>
      </w:pPr>
      <w:r w:rsidRPr="00EC76D5">
        <w:rPr>
          <w:highlight w:val="white"/>
        </w:rPr>
        <w:t xml:space="preserve">    sum += term;</w:t>
      </w:r>
    </w:p>
    <w:p w14:paraId="07D9C05A" w14:textId="77777777" w:rsidR="00555D55" w:rsidRPr="00EC76D5" w:rsidRDefault="00555D55" w:rsidP="00555D55">
      <w:pPr>
        <w:pStyle w:val="Code"/>
        <w:rPr>
          <w:highlight w:val="white"/>
        </w:rPr>
      </w:pPr>
      <w:r w:rsidRPr="00EC76D5">
        <w:rPr>
          <w:highlight w:val="white"/>
        </w:rPr>
        <w:t xml:space="preserve">    power *= x;</w:t>
      </w:r>
    </w:p>
    <w:p w14:paraId="47B4EEE6" w14:textId="77777777" w:rsidR="00555D55" w:rsidRPr="00EC76D5" w:rsidRDefault="00555D55" w:rsidP="00555D55">
      <w:pPr>
        <w:pStyle w:val="Code"/>
        <w:rPr>
          <w:highlight w:val="white"/>
        </w:rPr>
      </w:pPr>
      <w:r w:rsidRPr="00EC76D5">
        <w:rPr>
          <w:highlight w:val="white"/>
        </w:rPr>
        <w:t xml:space="preserve">    faculty *= ++n;</w:t>
      </w:r>
    </w:p>
    <w:p w14:paraId="033DBBDC" w14:textId="77777777" w:rsidR="00555D55" w:rsidRPr="00EC76D5" w:rsidRDefault="00555D55" w:rsidP="00555D55">
      <w:pPr>
        <w:pStyle w:val="Code"/>
        <w:rPr>
          <w:highlight w:val="white"/>
        </w:rPr>
      </w:pPr>
      <w:r w:rsidRPr="00EC76D5">
        <w:rPr>
          <w:highlight w:val="white"/>
        </w:rPr>
        <w:t xml:space="preserve">  } while (fabs(term) &gt;= EPSILON);</w:t>
      </w:r>
    </w:p>
    <w:p w14:paraId="725C9347" w14:textId="77777777" w:rsidR="00555D55" w:rsidRPr="00EC76D5" w:rsidRDefault="00555D55" w:rsidP="00555D55">
      <w:pPr>
        <w:pStyle w:val="Code"/>
        <w:rPr>
          <w:highlight w:val="white"/>
        </w:rPr>
      </w:pPr>
    </w:p>
    <w:p w14:paraId="648AF903" w14:textId="77777777" w:rsidR="00555D55" w:rsidRPr="00EC76D5" w:rsidRDefault="00555D55" w:rsidP="00555D55">
      <w:pPr>
        <w:pStyle w:val="Code"/>
        <w:rPr>
          <w:highlight w:val="white"/>
        </w:rPr>
      </w:pPr>
      <w:r w:rsidRPr="00EC76D5">
        <w:rPr>
          <w:highlight w:val="white"/>
        </w:rPr>
        <w:t xml:space="preserve">  return sum;</w:t>
      </w:r>
    </w:p>
    <w:p w14:paraId="427FE05A" w14:textId="77777777" w:rsidR="00555D55" w:rsidRPr="00EC76D5" w:rsidRDefault="00555D55" w:rsidP="00555D55">
      <w:pPr>
        <w:pStyle w:val="Code"/>
        <w:rPr>
          <w:highlight w:val="white"/>
        </w:rPr>
      </w:pPr>
      <w:r w:rsidRPr="00EC76D5">
        <w:rPr>
          <w:highlight w:val="white"/>
        </w:rPr>
        <w:t>}</w:t>
      </w:r>
    </w:p>
    <w:p w14:paraId="3ECEA4A0" w14:textId="77777777" w:rsidR="00555D55" w:rsidRPr="00EC76D5" w:rsidRDefault="00555D55" w:rsidP="00555D55">
      <w:pPr>
        <w:pStyle w:val="Code"/>
        <w:rPr>
          <w:highlight w:val="white"/>
        </w:rPr>
      </w:pPr>
    </w:p>
    <w:p w14:paraId="188E765A" w14:textId="77777777" w:rsidR="00555D55" w:rsidRPr="00EC76D5" w:rsidRDefault="00555D55" w:rsidP="00555D55">
      <w:pPr>
        <w:pStyle w:val="Code"/>
        <w:rPr>
          <w:highlight w:val="white"/>
        </w:rPr>
      </w:pPr>
      <w:r w:rsidRPr="00EC76D5">
        <w:rPr>
          <w:highlight w:val="white"/>
        </w:rPr>
        <w:t>static double logX(double x) { // [1/E,1]</w:t>
      </w:r>
    </w:p>
    <w:p w14:paraId="45D5FF89" w14:textId="77777777" w:rsidR="00555D55" w:rsidRPr="00EC76D5" w:rsidRDefault="00555D55" w:rsidP="00555D55">
      <w:pPr>
        <w:pStyle w:val="Code"/>
        <w:rPr>
          <w:highlight w:val="white"/>
        </w:rPr>
      </w:pPr>
      <w:r w:rsidRPr="00EC76D5">
        <w:rPr>
          <w:highlight w:val="white"/>
        </w:rPr>
        <w:t xml:space="preserve">  double n = 1, plusMinusOne = 1, x_minus_1 = x - 1,</w:t>
      </w:r>
    </w:p>
    <w:p w14:paraId="2C5F2793" w14:textId="0BFBCE81" w:rsidR="00555D55" w:rsidRPr="00EC76D5" w:rsidRDefault="00555D55" w:rsidP="00555D55">
      <w:pPr>
        <w:pStyle w:val="Code"/>
        <w:rPr>
          <w:highlight w:val="white"/>
        </w:rPr>
      </w:pPr>
      <w:r w:rsidRPr="00EC76D5">
        <w:rPr>
          <w:highlight w:val="white"/>
        </w:rPr>
        <w:t xml:space="preserve">         term, sum = 0, power = x_minus_1;</w:t>
      </w:r>
    </w:p>
    <w:p w14:paraId="597DF3D0" w14:textId="77777777" w:rsidR="00555D55" w:rsidRPr="00EC76D5" w:rsidRDefault="00555D55" w:rsidP="00555D55">
      <w:pPr>
        <w:pStyle w:val="Code"/>
        <w:rPr>
          <w:highlight w:val="white"/>
        </w:rPr>
      </w:pPr>
    </w:p>
    <w:p w14:paraId="4FFF625B" w14:textId="77777777" w:rsidR="00555D55" w:rsidRPr="00EC76D5" w:rsidRDefault="00555D55" w:rsidP="00555D55">
      <w:pPr>
        <w:pStyle w:val="Code"/>
        <w:rPr>
          <w:highlight w:val="white"/>
        </w:rPr>
      </w:pPr>
      <w:r w:rsidRPr="00EC76D5">
        <w:rPr>
          <w:highlight w:val="white"/>
        </w:rPr>
        <w:t xml:space="preserve">  do {</w:t>
      </w:r>
    </w:p>
    <w:p w14:paraId="136D1733" w14:textId="77777777" w:rsidR="00555D55" w:rsidRPr="00EC76D5" w:rsidRDefault="00555D55" w:rsidP="00555D55">
      <w:pPr>
        <w:pStyle w:val="Code"/>
        <w:rPr>
          <w:highlight w:val="white"/>
        </w:rPr>
      </w:pPr>
      <w:r w:rsidRPr="00EC76D5">
        <w:rPr>
          <w:highlight w:val="white"/>
        </w:rPr>
        <w:t xml:space="preserve">    term = plusMinusOne * (power / n++);</w:t>
      </w:r>
    </w:p>
    <w:p w14:paraId="5B1FC6B5" w14:textId="77777777" w:rsidR="00555D55" w:rsidRPr="00EC76D5" w:rsidRDefault="00555D55" w:rsidP="00555D55">
      <w:pPr>
        <w:pStyle w:val="Code"/>
        <w:rPr>
          <w:highlight w:val="white"/>
        </w:rPr>
      </w:pPr>
      <w:r w:rsidRPr="00EC76D5">
        <w:rPr>
          <w:highlight w:val="white"/>
        </w:rPr>
        <w:t xml:space="preserve">    sum += term;</w:t>
      </w:r>
    </w:p>
    <w:p w14:paraId="6D16FD05" w14:textId="77777777" w:rsidR="00555D55" w:rsidRPr="00EC76D5" w:rsidRDefault="00555D55" w:rsidP="00555D55">
      <w:pPr>
        <w:pStyle w:val="Code"/>
        <w:rPr>
          <w:highlight w:val="white"/>
        </w:rPr>
      </w:pPr>
      <w:r w:rsidRPr="00EC76D5">
        <w:rPr>
          <w:highlight w:val="white"/>
        </w:rPr>
        <w:t xml:space="preserve">    power *= x_minus_1;</w:t>
      </w:r>
    </w:p>
    <w:p w14:paraId="25F59EE8" w14:textId="77777777" w:rsidR="00555D55" w:rsidRPr="00EC76D5" w:rsidRDefault="00555D55" w:rsidP="00555D55">
      <w:pPr>
        <w:pStyle w:val="Code"/>
        <w:rPr>
          <w:highlight w:val="white"/>
        </w:rPr>
      </w:pPr>
      <w:r w:rsidRPr="00EC76D5">
        <w:rPr>
          <w:highlight w:val="white"/>
        </w:rPr>
        <w:t xml:space="preserve">    plusMinusOne *= -1.0;</w:t>
      </w:r>
    </w:p>
    <w:p w14:paraId="5ADDE7F2" w14:textId="77777777" w:rsidR="00555D55" w:rsidRPr="00EC76D5" w:rsidRDefault="00555D55" w:rsidP="00555D55">
      <w:pPr>
        <w:pStyle w:val="Code"/>
        <w:rPr>
          <w:highlight w:val="white"/>
        </w:rPr>
      </w:pPr>
      <w:r w:rsidRPr="00EC76D5">
        <w:rPr>
          <w:highlight w:val="white"/>
        </w:rPr>
        <w:t xml:space="preserve">  } while (fabs(term) &gt; EPSILON);</w:t>
      </w:r>
    </w:p>
    <w:p w14:paraId="0E181B90" w14:textId="77777777" w:rsidR="00555D55" w:rsidRPr="00EC76D5" w:rsidRDefault="00555D55" w:rsidP="00555D55">
      <w:pPr>
        <w:pStyle w:val="Code"/>
        <w:rPr>
          <w:highlight w:val="white"/>
        </w:rPr>
      </w:pPr>
    </w:p>
    <w:p w14:paraId="4DE62553" w14:textId="77777777" w:rsidR="00555D55" w:rsidRPr="00EC76D5" w:rsidRDefault="00555D55" w:rsidP="00555D55">
      <w:pPr>
        <w:pStyle w:val="Code"/>
        <w:rPr>
          <w:highlight w:val="white"/>
        </w:rPr>
      </w:pPr>
      <w:r w:rsidRPr="00EC76D5">
        <w:rPr>
          <w:highlight w:val="white"/>
        </w:rPr>
        <w:t xml:space="preserve">  return sum;</w:t>
      </w:r>
    </w:p>
    <w:p w14:paraId="1132BBF8" w14:textId="77777777" w:rsidR="00555D55" w:rsidRPr="00EC76D5" w:rsidRDefault="00555D55" w:rsidP="00555D55">
      <w:pPr>
        <w:pStyle w:val="Code"/>
        <w:rPr>
          <w:highlight w:val="white"/>
        </w:rPr>
      </w:pPr>
      <w:r w:rsidRPr="00EC76D5">
        <w:rPr>
          <w:highlight w:val="white"/>
        </w:rPr>
        <w:t>}</w:t>
      </w:r>
    </w:p>
    <w:p w14:paraId="6261D243" w14:textId="77777777" w:rsidR="00555D55" w:rsidRPr="00EC76D5" w:rsidRDefault="00555D55" w:rsidP="00B92E77">
      <w:pPr>
        <w:pStyle w:val="Code"/>
        <w:rPr>
          <w:highlight w:val="white"/>
        </w:rPr>
      </w:pPr>
    </w:p>
    <w:p w14:paraId="5DCC44E1" w14:textId="77777777" w:rsidR="00555D55" w:rsidRPr="00EC76D5" w:rsidRDefault="00555D55" w:rsidP="00B92E77">
      <w:pPr>
        <w:pStyle w:val="Code"/>
        <w:rPr>
          <w:highlight w:val="white"/>
        </w:rPr>
      </w:pPr>
      <w:r w:rsidRPr="00EC76D5">
        <w:rPr>
          <w:highlight w:val="white"/>
        </w:rPr>
        <w:t>double log(double x) {</w:t>
      </w:r>
    </w:p>
    <w:p w14:paraId="007B6534" w14:textId="77777777" w:rsidR="00555D55" w:rsidRPr="00EC76D5" w:rsidRDefault="00555D55" w:rsidP="00B92E77">
      <w:pPr>
        <w:pStyle w:val="Code"/>
        <w:rPr>
          <w:highlight w:val="white"/>
        </w:rPr>
      </w:pPr>
      <w:r w:rsidRPr="00EC76D5">
        <w:rPr>
          <w:highlight w:val="white"/>
        </w:rPr>
        <w:t xml:space="preserve">  if (x &lt;= 0) {</w:t>
      </w:r>
    </w:p>
    <w:p w14:paraId="18E619DD" w14:textId="77777777" w:rsidR="00555D55" w:rsidRPr="00EC76D5" w:rsidRDefault="00555D55" w:rsidP="00B92E77">
      <w:pPr>
        <w:pStyle w:val="Code"/>
        <w:rPr>
          <w:highlight w:val="white"/>
        </w:rPr>
      </w:pPr>
      <w:r w:rsidRPr="00EC76D5">
        <w:rPr>
          <w:highlight w:val="white"/>
        </w:rPr>
        <w:t xml:space="preserve">    errno = EDOM;</w:t>
      </w:r>
    </w:p>
    <w:p w14:paraId="4E7AFFF0" w14:textId="77777777" w:rsidR="00555D55" w:rsidRPr="00EC76D5" w:rsidRDefault="00555D55" w:rsidP="00B92E77">
      <w:pPr>
        <w:pStyle w:val="Code"/>
        <w:rPr>
          <w:highlight w:val="white"/>
        </w:rPr>
      </w:pPr>
      <w:r w:rsidRPr="00EC76D5">
        <w:rPr>
          <w:highlight w:val="white"/>
        </w:rPr>
        <w:t xml:space="preserve">    return 0;</w:t>
      </w:r>
    </w:p>
    <w:p w14:paraId="5FB9788F" w14:textId="77777777" w:rsidR="00555D55" w:rsidRPr="00EC76D5" w:rsidRDefault="00555D55" w:rsidP="00B92E77">
      <w:pPr>
        <w:pStyle w:val="Code"/>
        <w:rPr>
          <w:highlight w:val="white"/>
        </w:rPr>
      </w:pPr>
      <w:r w:rsidRPr="00EC76D5">
        <w:rPr>
          <w:highlight w:val="white"/>
        </w:rPr>
        <w:t xml:space="preserve">  }</w:t>
      </w:r>
    </w:p>
    <w:p w14:paraId="6952EA5A" w14:textId="77777777" w:rsidR="00555D55" w:rsidRPr="00EC76D5" w:rsidRDefault="00555D55" w:rsidP="00B92E77">
      <w:pPr>
        <w:pStyle w:val="Code"/>
        <w:rPr>
          <w:highlight w:val="white"/>
        </w:rPr>
      </w:pPr>
      <w:r w:rsidRPr="00EC76D5">
        <w:rPr>
          <w:highlight w:val="white"/>
        </w:rPr>
        <w:t xml:space="preserve">  else if (x == 1) {</w:t>
      </w:r>
    </w:p>
    <w:p w14:paraId="2CF567D2" w14:textId="77777777" w:rsidR="00555D55" w:rsidRPr="00EC76D5" w:rsidRDefault="00555D55" w:rsidP="00B92E77">
      <w:pPr>
        <w:pStyle w:val="Code"/>
        <w:rPr>
          <w:highlight w:val="white"/>
        </w:rPr>
      </w:pPr>
      <w:r w:rsidRPr="00EC76D5">
        <w:rPr>
          <w:highlight w:val="white"/>
        </w:rPr>
        <w:t xml:space="preserve">    return 0;</w:t>
      </w:r>
    </w:p>
    <w:p w14:paraId="5D9CB70F" w14:textId="77777777" w:rsidR="00555D55" w:rsidRPr="00EC76D5" w:rsidRDefault="00555D55" w:rsidP="00B92E77">
      <w:pPr>
        <w:pStyle w:val="Code"/>
        <w:rPr>
          <w:highlight w:val="white"/>
        </w:rPr>
      </w:pPr>
      <w:r w:rsidRPr="00EC76D5">
        <w:rPr>
          <w:highlight w:val="white"/>
        </w:rPr>
        <w:lastRenderedPageBreak/>
        <w:t xml:space="preserve">  }</w:t>
      </w:r>
    </w:p>
    <w:p w14:paraId="60279722" w14:textId="77777777" w:rsidR="00555D55" w:rsidRPr="00EC76D5" w:rsidRDefault="00555D55" w:rsidP="00B92E77">
      <w:pPr>
        <w:pStyle w:val="Code"/>
        <w:rPr>
          <w:highlight w:val="white"/>
        </w:rPr>
      </w:pPr>
      <w:r w:rsidRPr="00EC76D5">
        <w:rPr>
          <w:highlight w:val="white"/>
        </w:rPr>
        <w:t xml:space="preserve">  else if (x &gt; 1) {</w:t>
      </w:r>
    </w:p>
    <w:p w14:paraId="69DDE7A3" w14:textId="77777777" w:rsidR="00555D55" w:rsidRPr="00EC76D5" w:rsidRDefault="00555D55" w:rsidP="00B92E77">
      <w:pPr>
        <w:pStyle w:val="Code"/>
        <w:rPr>
          <w:highlight w:val="white"/>
        </w:rPr>
      </w:pPr>
      <w:r w:rsidRPr="00EC76D5">
        <w:rPr>
          <w:highlight w:val="white"/>
        </w:rPr>
        <w:t xml:space="preserve">    int expo = 0;</w:t>
      </w:r>
    </w:p>
    <w:p w14:paraId="010C54D3" w14:textId="77777777" w:rsidR="00555D55" w:rsidRPr="00EC76D5" w:rsidRDefault="00555D55" w:rsidP="00B92E77">
      <w:pPr>
        <w:pStyle w:val="Code"/>
        <w:rPr>
          <w:highlight w:val="white"/>
        </w:rPr>
      </w:pPr>
    </w:p>
    <w:p w14:paraId="511ED8C0" w14:textId="77777777" w:rsidR="00555D55" w:rsidRPr="00EC76D5" w:rsidRDefault="00555D55" w:rsidP="00B92E77">
      <w:pPr>
        <w:pStyle w:val="Code"/>
        <w:rPr>
          <w:highlight w:val="white"/>
        </w:rPr>
      </w:pPr>
      <w:r w:rsidRPr="00EC76D5">
        <w:rPr>
          <w:highlight w:val="white"/>
        </w:rPr>
        <w:t xml:space="preserve">    while (x &gt; 1) {</w:t>
      </w:r>
    </w:p>
    <w:p w14:paraId="276E1D23" w14:textId="77777777" w:rsidR="00555D55" w:rsidRPr="00EC76D5" w:rsidRDefault="00555D55" w:rsidP="00B92E77">
      <w:pPr>
        <w:pStyle w:val="Code"/>
        <w:rPr>
          <w:highlight w:val="white"/>
        </w:rPr>
      </w:pPr>
      <w:r w:rsidRPr="00EC76D5">
        <w:rPr>
          <w:highlight w:val="white"/>
        </w:rPr>
        <w:t xml:space="preserve">      x /= E;</w:t>
      </w:r>
    </w:p>
    <w:p w14:paraId="46608F6C" w14:textId="77777777" w:rsidR="00555D55" w:rsidRPr="00EC76D5" w:rsidRDefault="00555D55" w:rsidP="00B92E77">
      <w:pPr>
        <w:pStyle w:val="Code"/>
        <w:rPr>
          <w:highlight w:val="white"/>
        </w:rPr>
      </w:pPr>
      <w:r w:rsidRPr="00EC76D5">
        <w:rPr>
          <w:highlight w:val="white"/>
        </w:rPr>
        <w:t xml:space="preserve">      ++expo;</w:t>
      </w:r>
    </w:p>
    <w:p w14:paraId="016AF58F" w14:textId="77777777" w:rsidR="00555D55" w:rsidRPr="00EC76D5" w:rsidRDefault="00555D55" w:rsidP="00B92E77">
      <w:pPr>
        <w:pStyle w:val="Code"/>
        <w:rPr>
          <w:highlight w:val="white"/>
        </w:rPr>
      </w:pPr>
      <w:r w:rsidRPr="00EC76D5">
        <w:rPr>
          <w:highlight w:val="white"/>
        </w:rPr>
        <w:t xml:space="preserve">    }</w:t>
      </w:r>
    </w:p>
    <w:p w14:paraId="7F5B21D2" w14:textId="77777777" w:rsidR="00555D55" w:rsidRPr="00EC76D5" w:rsidRDefault="00555D55" w:rsidP="00B92E77">
      <w:pPr>
        <w:pStyle w:val="Code"/>
        <w:rPr>
          <w:highlight w:val="white"/>
        </w:rPr>
      </w:pPr>
    </w:p>
    <w:p w14:paraId="662D824E" w14:textId="77777777" w:rsidR="00555D55" w:rsidRPr="00EC76D5" w:rsidRDefault="00555D55" w:rsidP="00B92E77">
      <w:pPr>
        <w:pStyle w:val="Code"/>
        <w:rPr>
          <w:highlight w:val="white"/>
        </w:rPr>
      </w:pPr>
      <w:r w:rsidRPr="00EC76D5">
        <w:rPr>
          <w:highlight w:val="white"/>
        </w:rPr>
        <w:t xml:space="preserve">    return (logX(x) + expo);</w:t>
      </w:r>
    </w:p>
    <w:p w14:paraId="7AECC9DE" w14:textId="77777777" w:rsidR="00555D55" w:rsidRPr="00EC76D5" w:rsidRDefault="00555D55" w:rsidP="00B92E77">
      <w:pPr>
        <w:pStyle w:val="Code"/>
        <w:rPr>
          <w:highlight w:val="white"/>
        </w:rPr>
      </w:pPr>
      <w:r w:rsidRPr="00EC76D5">
        <w:rPr>
          <w:highlight w:val="white"/>
        </w:rPr>
        <w:t xml:space="preserve">  }</w:t>
      </w:r>
    </w:p>
    <w:p w14:paraId="69093A30" w14:textId="77777777" w:rsidR="00555D55" w:rsidRPr="00EC76D5" w:rsidRDefault="00555D55" w:rsidP="00B92E77">
      <w:pPr>
        <w:pStyle w:val="Code"/>
        <w:rPr>
          <w:highlight w:val="white"/>
        </w:rPr>
      </w:pPr>
      <w:r w:rsidRPr="00EC76D5">
        <w:rPr>
          <w:highlight w:val="white"/>
        </w:rPr>
        <w:t xml:space="preserve">  else {</w:t>
      </w:r>
    </w:p>
    <w:p w14:paraId="220A3D0C" w14:textId="77777777" w:rsidR="00555D55" w:rsidRPr="00EC76D5" w:rsidRDefault="00555D55" w:rsidP="00B92E77">
      <w:pPr>
        <w:pStyle w:val="Code"/>
        <w:rPr>
          <w:highlight w:val="white"/>
        </w:rPr>
      </w:pPr>
      <w:r w:rsidRPr="00EC76D5">
        <w:rPr>
          <w:highlight w:val="white"/>
        </w:rPr>
        <w:t xml:space="preserve">    int expo = 0;</w:t>
      </w:r>
    </w:p>
    <w:p w14:paraId="7DD4C7A1" w14:textId="77777777" w:rsidR="00555D55" w:rsidRPr="00EC76D5" w:rsidRDefault="00555D55" w:rsidP="00B92E77">
      <w:pPr>
        <w:pStyle w:val="Code"/>
        <w:rPr>
          <w:highlight w:val="white"/>
        </w:rPr>
      </w:pPr>
    </w:p>
    <w:p w14:paraId="66FB5642" w14:textId="77777777" w:rsidR="00555D55" w:rsidRPr="00EC76D5" w:rsidRDefault="00555D55" w:rsidP="00B92E77">
      <w:pPr>
        <w:pStyle w:val="Code"/>
        <w:rPr>
          <w:highlight w:val="white"/>
        </w:rPr>
      </w:pPr>
      <w:r w:rsidRPr="00EC76D5">
        <w:rPr>
          <w:highlight w:val="white"/>
        </w:rPr>
        <w:t xml:space="preserve">    while (x &lt; 1) {</w:t>
      </w:r>
    </w:p>
    <w:p w14:paraId="53291C09" w14:textId="77777777" w:rsidR="00555D55" w:rsidRPr="00EC76D5" w:rsidRDefault="00555D55" w:rsidP="00B92E77">
      <w:pPr>
        <w:pStyle w:val="Code"/>
        <w:rPr>
          <w:highlight w:val="white"/>
        </w:rPr>
      </w:pPr>
      <w:r w:rsidRPr="00EC76D5">
        <w:rPr>
          <w:highlight w:val="white"/>
        </w:rPr>
        <w:t xml:space="preserve">      x *= E;</w:t>
      </w:r>
    </w:p>
    <w:p w14:paraId="6B255AFC" w14:textId="77777777" w:rsidR="00555D55" w:rsidRPr="00EC76D5" w:rsidRDefault="00555D55" w:rsidP="00B92E77">
      <w:pPr>
        <w:pStyle w:val="Code"/>
        <w:rPr>
          <w:highlight w:val="white"/>
        </w:rPr>
      </w:pPr>
      <w:r w:rsidRPr="00EC76D5">
        <w:rPr>
          <w:highlight w:val="white"/>
        </w:rPr>
        <w:t xml:space="preserve">      ++expo;</w:t>
      </w:r>
    </w:p>
    <w:p w14:paraId="13206DF6" w14:textId="77777777" w:rsidR="00555D55" w:rsidRPr="00EC76D5" w:rsidRDefault="00555D55" w:rsidP="00B92E77">
      <w:pPr>
        <w:pStyle w:val="Code"/>
        <w:rPr>
          <w:highlight w:val="white"/>
        </w:rPr>
      </w:pPr>
      <w:r w:rsidRPr="00EC76D5">
        <w:rPr>
          <w:highlight w:val="white"/>
        </w:rPr>
        <w:t xml:space="preserve">    }</w:t>
      </w:r>
    </w:p>
    <w:p w14:paraId="5E2725F2" w14:textId="77777777" w:rsidR="00555D55" w:rsidRPr="00EC76D5" w:rsidRDefault="00555D55" w:rsidP="00B92E77">
      <w:pPr>
        <w:pStyle w:val="Code"/>
        <w:rPr>
          <w:highlight w:val="white"/>
        </w:rPr>
      </w:pPr>
    </w:p>
    <w:p w14:paraId="1EE79BDE" w14:textId="77777777" w:rsidR="00555D55" w:rsidRPr="00EC76D5" w:rsidRDefault="00555D55" w:rsidP="00B92E77">
      <w:pPr>
        <w:pStyle w:val="Code"/>
        <w:rPr>
          <w:highlight w:val="white"/>
        </w:rPr>
      </w:pPr>
      <w:r w:rsidRPr="00EC76D5">
        <w:rPr>
          <w:highlight w:val="white"/>
        </w:rPr>
        <w:t xml:space="preserve">    return (logX(x / E) - (expo - 1));</w:t>
      </w:r>
    </w:p>
    <w:p w14:paraId="36535D27" w14:textId="77777777" w:rsidR="00555D55" w:rsidRPr="00EC76D5" w:rsidRDefault="00555D55" w:rsidP="00B92E77">
      <w:pPr>
        <w:pStyle w:val="Code"/>
        <w:rPr>
          <w:highlight w:val="white"/>
        </w:rPr>
      </w:pPr>
      <w:r w:rsidRPr="00EC76D5">
        <w:rPr>
          <w:highlight w:val="white"/>
        </w:rPr>
        <w:t xml:space="preserve">  }</w:t>
      </w:r>
    </w:p>
    <w:p w14:paraId="37298247" w14:textId="77777777" w:rsidR="00555D55" w:rsidRPr="00EC76D5" w:rsidRDefault="00555D55" w:rsidP="00B92E77">
      <w:pPr>
        <w:pStyle w:val="Code"/>
        <w:rPr>
          <w:highlight w:val="white"/>
        </w:rPr>
      </w:pPr>
      <w:r w:rsidRPr="00EC76D5">
        <w:rPr>
          <w:highlight w:val="white"/>
        </w:rPr>
        <w:t>}</w:t>
      </w:r>
    </w:p>
    <w:p w14:paraId="42C23826" w14:textId="77777777" w:rsidR="00555D55" w:rsidRPr="00EC76D5" w:rsidRDefault="00555D55" w:rsidP="00B92E77">
      <w:pPr>
        <w:pStyle w:val="Code"/>
        <w:rPr>
          <w:highlight w:val="white"/>
        </w:rPr>
      </w:pPr>
    </w:p>
    <w:p w14:paraId="1E3D76CD" w14:textId="0129FC57" w:rsidR="00555D55" w:rsidRPr="00EC76D5" w:rsidRDefault="00555D55" w:rsidP="00B92E77">
      <w:pPr>
        <w:pStyle w:val="Code"/>
        <w:rPr>
          <w:highlight w:val="white"/>
        </w:rPr>
      </w:pPr>
      <w:r w:rsidRPr="00EC76D5">
        <w:rPr>
          <w:highlight w:val="white"/>
        </w:rPr>
        <w:t>double log10(double x) {</w:t>
      </w:r>
    </w:p>
    <w:p w14:paraId="37034F58" w14:textId="4D1D8952" w:rsidR="00555D55" w:rsidRPr="00EC76D5" w:rsidRDefault="00555D55" w:rsidP="00B92E77">
      <w:pPr>
        <w:pStyle w:val="Code"/>
        <w:rPr>
          <w:highlight w:val="white"/>
        </w:rPr>
      </w:pPr>
      <w:r w:rsidRPr="00EC76D5">
        <w:rPr>
          <w:highlight w:val="white"/>
        </w:rPr>
        <w:t xml:space="preserve">  return 0.4342944820 * log(x);</w:t>
      </w:r>
    </w:p>
    <w:p w14:paraId="2FE750F3" w14:textId="77777777" w:rsidR="00555D55" w:rsidRPr="00EC76D5" w:rsidRDefault="00555D55" w:rsidP="00B92E77">
      <w:pPr>
        <w:pStyle w:val="Code"/>
        <w:rPr>
          <w:highlight w:val="white"/>
        </w:rPr>
      </w:pPr>
      <w:r w:rsidRPr="00EC76D5">
        <w:rPr>
          <w:highlight w:val="white"/>
        </w:rPr>
        <w:t>}</w:t>
      </w:r>
    </w:p>
    <w:p w14:paraId="58193B50" w14:textId="77777777" w:rsidR="00555D55" w:rsidRPr="00EC76D5" w:rsidRDefault="00555D55" w:rsidP="00B92E77">
      <w:pPr>
        <w:pStyle w:val="Code"/>
        <w:rPr>
          <w:highlight w:val="white"/>
        </w:rPr>
      </w:pPr>
    </w:p>
    <w:p w14:paraId="5B055F60" w14:textId="77777777" w:rsidR="00555D55" w:rsidRPr="00EC76D5" w:rsidRDefault="00555D55" w:rsidP="00B92E77">
      <w:pPr>
        <w:pStyle w:val="Code"/>
        <w:rPr>
          <w:highlight w:val="white"/>
        </w:rPr>
      </w:pPr>
      <w:r w:rsidRPr="00EC76D5">
        <w:rPr>
          <w:highlight w:val="white"/>
        </w:rPr>
        <w:t>int log10_int(double x) {</w:t>
      </w:r>
    </w:p>
    <w:p w14:paraId="7828D49E" w14:textId="77777777" w:rsidR="00555D55" w:rsidRPr="00EC76D5" w:rsidRDefault="00555D55" w:rsidP="00B92E77">
      <w:pPr>
        <w:pStyle w:val="Code"/>
        <w:rPr>
          <w:highlight w:val="white"/>
        </w:rPr>
      </w:pPr>
      <w:r w:rsidRPr="00EC76D5">
        <w:rPr>
          <w:highlight w:val="white"/>
        </w:rPr>
        <w:t xml:space="preserve">  if (x &gt; 0) {</w:t>
      </w:r>
    </w:p>
    <w:p w14:paraId="51719D12" w14:textId="77777777" w:rsidR="00555D55" w:rsidRPr="00EC76D5" w:rsidRDefault="00555D55" w:rsidP="00B92E77">
      <w:pPr>
        <w:pStyle w:val="Code"/>
        <w:rPr>
          <w:highlight w:val="white"/>
        </w:rPr>
      </w:pPr>
      <w:r w:rsidRPr="00EC76D5">
        <w:rPr>
          <w:highlight w:val="white"/>
        </w:rPr>
        <w:t xml:space="preserve">    if (x == 1) {</w:t>
      </w:r>
    </w:p>
    <w:p w14:paraId="0EA39621" w14:textId="77777777" w:rsidR="00555D55" w:rsidRPr="00EC76D5" w:rsidRDefault="00555D55" w:rsidP="00B92E77">
      <w:pPr>
        <w:pStyle w:val="Code"/>
        <w:rPr>
          <w:highlight w:val="white"/>
        </w:rPr>
      </w:pPr>
      <w:r w:rsidRPr="00EC76D5">
        <w:rPr>
          <w:highlight w:val="white"/>
        </w:rPr>
        <w:t xml:space="preserve">      return 0;</w:t>
      </w:r>
    </w:p>
    <w:p w14:paraId="34C33A9E" w14:textId="77777777" w:rsidR="00555D55" w:rsidRPr="00EC76D5" w:rsidRDefault="00555D55" w:rsidP="00B92E77">
      <w:pPr>
        <w:pStyle w:val="Code"/>
        <w:rPr>
          <w:highlight w:val="white"/>
        </w:rPr>
      </w:pPr>
      <w:r w:rsidRPr="00EC76D5">
        <w:rPr>
          <w:highlight w:val="white"/>
        </w:rPr>
        <w:t xml:space="preserve">    }</w:t>
      </w:r>
    </w:p>
    <w:p w14:paraId="40AC95F1" w14:textId="77777777" w:rsidR="00555D55" w:rsidRPr="00EC76D5" w:rsidRDefault="00555D55" w:rsidP="00B92E77">
      <w:pPr>
        <w:pStyle w:val="Code"/>
        <w:rPr>
          <w:highlight w:val="white"/>
        </w:rPr>
      </w:pPr>
      <w:r w:rsidRPr="00EC76D5">
        <w:rPr>
          <w:highlight w:val="white"/>
        </w:rPr>
        <w:t xml:space="preserve">    else if (x &gt; 1) {</w:t>
      </w:r>
    </w:p>
    <w:p w14:paraId="38011086" w14:textId="77777777" w:rsidR="00555D55" w:rsidRPr="00EC76D5" w:rsidRDefault="00555D55" w:rsidP="00B92E77">
      <w:pPr>
        <w:pStyle w:val="Code"/>
        <w:rPr>
          <w:highlight w:val="white"/>
        </w:rPr>
      </w:pPr>
      <w:r w:rsidRPr="00EC76D5">
        <w:rPr>
          <w:highlight w:val="white"/>
        </w:rPr>
        <w:t xml:space="preserve">      int count = 0;</w:t>
      </w:r>
    </w:p>
    <w:p w14:paraId="1BE3B395" w14:textId="77777777" w:rsidR="00555D55" w:rsidRPr="00EC76D5" w:rsidRDefault="00555D55" w:rsidP="00B92E77">
      <w:pPr>
        <w:pStyle w:val="Code"/>
        <w:rPr>
          <w:highlight w:val="white"/>
        </w:rPr>
      </w:pPr>
    </w:p>
    <w:p w14:paraId="096D18E0" w14:textId="77777777" w:rsidR="00555D55" w:rsidRPr="00EC76D5" w:rsidRDefault="00555D55" w:rsidP="00B92E77">
      <w:pPr>
        <w:pStyle w:val="Code"/>
        <w:rPr>
          <w:highlight w:val="white"/>
        </w:rPr>
      </w:pPr>
      <w:r w:rsidRPr="00EC76D5">
        <w:rPr>
          <w:highlight w:val="white"/>
        </w:rPr>
        <w:t xml:space="preserve">      while (x &gt; 1) {</w:t>
      </w:r>
    </w:p>
    <w:p w14:paraId="395FF043" w14:textId="77777777" w:rsidR="00555D55" w:rsidRPr="00EC76D5" w:rsidRDefault="00555D55" w:rsidP="00B92E77">
      <w:pPr>
        <w:pStyle w:val="Code"/>
        <w:rPr>
          <w:highlight w:val="white"/>
        </w:rPr>
      </w:pPr>
      <w:r w:rsidRPr="00EC76D5">
        <w:rPr>
          <w:highlight w:val="white"/>
        </w:rPr>
        <w:t xml:space="preserve">        x /= 10;</w:t>
      </w:r>
    </w:p>
    <w:p w14:paraId="30911E98" w14:textId="77777777" w:rsidR="00555D55" w:rsidRPr="00EC76D5" w:rsidRDefault="00555D55" w:rsidP="00B92E77">
      <w:pPr>
        <w:pStyle w:val="Code"/>
        <w:rPr>
          <w:highlight w:val="white"/>
        </w:rPr>
      </w:pPr>
      <w:r w:rsidRPr="00EC76D5">
        <w:rPr>
          <w:highlight w:val="white"/>
        </w:rPr>
        <w:t xml:space="preserve">        ++count;</w:t>
      </w:r>
    </w:p>
    <w:p w14:paraId="4A4F8868" w14:textId="77777777" w:rsidR="00555D55" w:rsidRPr="00EC76D5" w:rsidRDefault="00555D55" w:rsidP="00B92E77">
      <w:pPr>
        <w:pStyle w:val="Code"/>
        <w:rPr>
          <w:highlight w:val="white"/>
        </w:rPr>
      </w:pPr>
      <w:r w:rsidRPr="00EC76D5">
        <w:rPr>
          <w:highlight w:val="white"/>
        </w:rPr>
        <w:t xml:space="preserve">      }</w:t>
      </w:r>
    </w:p>
    <w:p w14:paraId="6830D9CB" w14:textId="77777777" w:rsidR="00555D55" w:rsidRPr="00EC76D5" w:rsidRDefault="00555D55" w:rsidP="00B92E77">
      <w:pPr>
        <w:pStyle w:val="Code"/>
        <w:rPr>
          <w:highlight w:val="white"/>
        </w:rPr>
      </w:pPr>
    </w:p>
    <w:p w14:paraId="35201CAF" w14:textId="77777777" w:rsidR="00555D55" w:rsidRPr="00EC76D5" w:rsidRDefault="00555D55" w:rsidP="00B92E77">
      <w:pPr>
        <w:pStyle w:val="Code"/>
        <w:rPr>
          <w:highlight w:val="white"/>
        </w:rPr>
      </w:pPr>
      <w:r w:rsidRPr="00EC76D5">
        <w:rPr>
          <w:highlight w:val="white"/>
        </w:rPr>
        <w:t xml:space="preserve">      return (count - 1);</w:t>
      </w:r>
    </w:p>
    <w:p w14:paraId="2BF93A8B" w14:textId="77777777" w:rsidR="00555D55" w:rsidRPr="00EC76D5" w:rsidRDefault="00555D55" w:rsidP="00B92E77">
      <w:pPr>
        <w:pStyle w:val="Code"/>
        <w:rPr>
          <w:highlight w:val="white"/>
        </w:rPr>
      </w:pPr>
      <w:r w:rsidRPr="00EC76D5">
        <w:rPr>
          <w:highlight w:val="white"/>
        </w:rPr>
        <w:t xml:space="preserve">    }</w:t>
      </w:r>
    </w:p>
    <w:p w14:paraId="1347BF97" w14:textId="77777777" w:rsidR="00555D55" w:rsidRPr="00EC76D5" w:rsidRDefault="00555D55" w:rsidP="00B92E77">
      <w:pPr>
        <w:pStyle w:val="Code"/>
        <w:rPr>
          <w:highlight w:val="white"/>
        </w:rPr>
      </w:pPr>
      <w:r w:rsidRPr="00EC76D5">
        <w:rPr>
          <w:highlight w:val="white"/>
        </w:rPr>
        <w:t xml:space="preserve">    else {</w:t>
      </w:r>
    </w:p>
    <w:p w14:paraId="428DB635" w14:textId="77777777" w:rsidR="00555D55" w:rsidRPr="00EC76D5" w:rsidRDefault="00555D55" w:rsidP="00B92E77">
      <w:pPr>
        <w:pStyle w:val="Code"/>
        <w:rPr>
          <w:highlight w:val="white"/>
        </w:rPr>
      </w:pPr>
      <w:r w:rsidRPr="00EC76D5">
        <w:rPr>
          <w:highlight w:val="white"/>
        </w:rPr>
        <w:t xml:space="preserve">      int count = 0;</w:t>
      </w:r>
    </w:p>
    <w:p w14:paraId="5193EB7D" w14:textId="77777777" w:rsidR="00555D55" w:rsidRPr="00EC76D5" w:rsidRDefault="00555D55" w:rsidP="00B92E77">
      <w:pPr>
        <w:pStyle w:val="Code"/>
        <w:rPr>
          <w:highlight w:val="white"/>
        </w:rPr>
      </w:pPr>
    </w:p>
    <w:p w14:paraId="32BE0B41" w14:textId="77777777" w:rsidR="00555D55" w:rsidRPr="00EC76D5" w:rsidRDefault="00555D55" w:rsidP="00B92E77">
      <w:pPr>
        <w:pStyle w:val="Code"/>
        <w:rPr>
          <w:highlight w:val="white"/>
        </w:rPr>
      </w:pPr>
      <w:r w:rsidRPr="00EC76D5">
        <w:rPr>
          <w:highlight w:val="white"/>
        </w:rPr>
        <w:t xml:space="preserve">      while (x &lt; 1) {</w:t>
      </w:r>
    </w:p>
    <w:p w14:paraId="3FC28538" w14:textId="77777777" w:rsidR="00555D55" w:rsidRPr="00EC76D5" w:rsidRDefault="00555D55" w:rsidP="00B92E77">
      <w:pPr>
        <w:pStyle w:val="Code"/>
        <w:rPr>
          <w:highlight w:val="white"/>
        </w:rPr>
      </w:pPr>
      <w:r w:rsidRPr="00EC76D5">
        <w:rPr>
          <w:highlight w:val="white"/>
        </w:rPr>
        <w:t xml:space="preserve">        x *= 10;</w:t>
      </w:r>
    </w:p>
    <w:p w14:paraId="247D8F8F" w14:textId="77777777" w:rsidR="00555D55" w:rsidRPr="00EC76D5" w:rsidRDefault="00555D55" w:rsidP="00B92E77">
      <w:pPr>
        <w:pStyle w:val="Code"/>
        <w:rPr>
          <w:highlight w:val="white"/>
        </w:rPr>
      </w:pPr>
      <w:r w:rsidRPr="00EC76D5">
        <w:rPr>
          <w:highlight w:val="white"/>
        </w:rPr>
        <w:t xml:space="preserve">        ++count;</w:t>
      </w:r>
    </w:p>
    <w:p w14:paraId="7FF92F19" w14:textId="77777777" w:rsidR="00555D55" w:rsidRPr="00EC76D5" w:rsidRDefault="00555D55" w:rsidP="00B92E77">
      <w:pPr>
        <w:pStyle w:val="Code"/>
        <w:rPr>
          <w:highlight w:val="white"/>
        </w:rPr>
      </w:pPr>
      <w:r w:rsidRPr="00EC76D5">
        <w:rPr>
          <w:highlight w:val="white"/>
        </w:rPr>
        <w:t xml:space="preserve">      }</w:t>
      </w:r>
    </w:p>
    <w:p w14:paraId="1590BD3B" w14:textId="77777777" w:rsidR="00555D55" w:rsidRPr="00EC76D5" w:rsidRDefault="00555D55" w:rsidP="00B92E77">
      <w:pPr>
        <w:pStyle w:val="Code"/>
        <w:rPr>
          <w:highlight w:val="white"/>
        </w:rPr>
      </w:pPr>
    </w:p>
    <w:p w14:paraId="6CB850AE" w14:textId="77777777" w:rsidR="00555D55" w:rsidRPr="00EC76D5" w:rsidRDefault="00555D55" w:rsidP="00B92E77">
      <w:pPr>
        <w:pStyle w:val="Code"/>
        <w:rPr>
          <w:highlight w:val="white"/>
        </w:rPr>
      </w:pPr>
      <w:r w:rsidRPr="00EC76D5">
        <w:rPr>
          <w:highlight w:val="white"/>
        </w:rPr>
        <w:t xml:space="preserve">      return -count;</w:t>
      </w:r>
    </w:p>
    <w:p w14:paraId="75FC11A7" w14:textId="77777777" w:rsidR="00555D55" w:rsidRPr="00EC76D5" w:rsidRDefault="00555D55" w:rsidP="00B92E77">
      <w:pPr>
        <w:pStyle w:val="Code"/>
        <w:rPr>
          <w:highlight w:val="white"/>
        </w:rPr>
      </w:pPr>
      <w:r w:rsidRPr="00EC76D5">
        <w:rPr>
          <w:highlight w:val="white"/>
        </w:rPr>
        <w:t xml:space="preserve">    }</w:t>
      </w:r>
    </w:p>
    <w:p w14:paraId="623E29FA" w14:textId="77777777" w:rsidR="00555D55" w:rsidRPr="00EC76D5" w:rsidRDefault="00555D55" w:rsidP="00B92E77">
      <w:pPr>
        <w:pStyle w:val="Code"/>
        <w:rPr>
          <w:highlight w:val="white"/>
        </w:rPr>
      </w:pPr>
      <w:r w:rsidRPr="00EC76D5">
        <w:rPr>
          <w:highlight w:val="white"/>
        </w:rPr>
        <w:t xml:space="preserve">  }</w:t>
      </w:r>
    </w:p>
    <w:p w14:paraId="05DD54D5" w14:textId="77777777" w:rsidR="00555D55" w:rsidRPr="00EC76D5" w:rsidRDefault="00555D55" w:rsidP="00B92E77">
      <w:pPr>
        <w:pStyle w:val="Code"/>
        <w:rPr>
          <w:highlight w:val="white"/>
        </w:rPr>
      </w:pPr>
      <w:r w:rsidRPr="00EC76D5">
        <w:rPr>
          <w:highlight w:val="white"/>
        </w:rPr>
        <w:t xml:space="preserve">  else {</w:t>
      </w:r>
    </w:p>
    <w:p w14:paraId="170C3045" w14:textId="77777777" w:rsidR="00555D55" w:rsidRPr="00EC76D5" w:rsidRDefault="00555D55" w:rsidP="00B92E77">
      <w:pPr>
        <w:pStyle w:val="Code"/>
        <w:rPr>
          <w:highlight w:val="white"/>
        </w:rPr>
      </w:pPr>
      <w:r w:rsidRPr="00EC76D5">
        <w:rPr>
          <w:highlight w:val="white"/>
        </w:rPr>
        <w:t xml:space="preserve">    errno = EDOM;</w:t>
      </w:r>
    </w:p>
    <w:p w14:paraId="49A48615" w14:textId="77777777" w:rsidR="00555D55" w:rsidRPr="00EC76D5" w:rsidRDefault="00555D55" w:rsidP="00B92E77">
      <w:pPr>
        <w:pStyle w:val="Code"/>
        <w:rPr>
          <w:highlight w:val="white"/>
        </w:rPr>
      </w:pPr>
      <w:r w:rsidRPr="00EC76D5">
        <w:rPr>
          <w:highlight w:val="white"/>
        </w:rPr>
        <w:t xml:space="preserve">    return 0;</w:t>
      </w:r>
    </w:p>
    <w:p w14:paraId="47B8A440" w14:textId="77777777" w:rsidR="00555D55" w:rsidRPr="00EC76D5" w:rsidRDefault="00555D55" w:rsidP="00B92E77">
      <w:pPr>
        <w:pStyle w:val="Code"/>
        <w:rPr>
          <w:highlight w:val="white"/>
        </w:rPr>
      </w:pPr>
      <w:r w:rsidRPr="00EC76D5">
        <w:rPr>
          <w:highlight w:val="white"/>
        </w:rPr>
        <w:t xml:space="preserve">  }</w:t>
      </w:r>
    </w:p>
    <w:p w14:paraId="1182162D" w14:textId="77777777" w:rsidR="00555D55" w:rsidRPr="00EC76D5" w:rsidRDefault="00555D55" w:rsidP="00B92E77">
      <w:pPr>
        <w:pStyle w:val="Code"/>
        <w:rPr>
          <w:highlight w:val="white"/>
        </w:rPr>
      </w:pPr>
      <w:r w:rsidRPr="00EC76D5">
        <w:rPr>
          <w:highlight w:val="white"/>
        </w:rPr>
        <w:lastRenderedPageBreak/>
        <w:t>}</w:t>
      </w:r>
    </w:p>
    <w:p w14:paraId="4699778A" w14:textId="77777777" w:rsidR="00555D55" w:rsidRPr="00EC76D5" w:rsidRDefault="00555D55" w:rsidP="00B92E77">
      <w:pPr>
        <w:pStyle w:val="Code"/>
        <w:rPr>
          <w:highlight w:val="white"/>
        </w:rPr>
      </w:pPr>
    </w:p>
    <w:p w14:paraId="088BD602"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pow_int(</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y) {</w:t>
      </w:r>
    </w:p>
    <w:p w14:paraId="779DBB47" w14:textId="77777777" w:rsidR="00555D55" w:rsidRPr="00EC76D5" w:rsidRDefault="00555D55" w:rsidP="00B92E77">
      <w:pPr>
        <w:pStyle w:val="Code"/>
        <w:rPr>
          <w:highlight w:val="white"/>
        </w:rPr>
      </w:pPr>
      <w:r w:rsidRPr="00EC76D5">
        <w:rPr>
          <w:highlight w:val="white"/>
        </w:rPr>
        <w:t xml:space="preserve">  BOOL minus = FALSE;</w:t>
      </w:r>
    </w:p>
    <w:p w14:paraId="7926879A" w14:textId="77777777" w:rsidR="00555D55" w:rsidRPr="00EC76D5" w:rsidRDefault="00555D55" w:rsidP="00B92E77">
      <w:pPr>
        <w:pStyle w:val="Code"/>
        <w:rPr>
          <w:highlight w:val="white"/>
        </w:rPr>
      </w:pPr>
    </w:p>
    <w:p w14:paraId="562D260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(y &lt; 0) {</w:t>
      </w:r>
    </w:p>
    <w:p w14:paraId="1D193AA8" w14:textId="77777777" w:rsidR="00555D55" w:rsidRPr="00EC76D5" w:rsidRDefault="00555D55" w:rsidP="00B92E77">
      <w:pPr>
        <w:pStyle w:val="Code"/>
        <w:rPr>
          <w:highlight w:val="white"/>
        </w:rPr>
      </w:pPr>
      <w:r w:rsidRPr="00EC76D5">
        <w:rPr>
          <w:highlight w:val="white"/>
        </w:rPr>
        <w:t xml:space="preserve">    y = -y;</w:t>
      </w:r>
    </w:p>
    <w:p w14:paraId="6BEBFD85" w14:textId="77777777" w:rsidR="00555D55" w:rsidRPr="00EC76D5" w:rsidRDefault="00555D55" w:rsidP="00B92E77">
      <w:pPr>
        <w:pStyle w:val="Code"/>
        <w:rPr>
          <w:highlight w:val="white"/>
        </w:rPr>
      </w:pPr>
      <w:r w:rsidRPr="00EC76D5">
        <w:rPr>
          <w:highlight w:val="white"/>
        </w:rPr>
        <w:t xml:space="preserve">    minus = TRUE;</w:t>
      </w:r>
    </w:p>
    <w:p w14:paraId="5769C3E3" w14:textId="77777777" w:rsidR="00555D55" w:rsidRPr="00EC76D5" w:rsidRDefault="00555D55" w:rsidP="00B92E77">
      <w:pPr>
        <w:pStyle w:val="Code"/>
        <w:rPr>
          <w:highlight w:val="white"/>
        </w:rPr>
      </w:pPr>
      <w:r w:rsidRPr="00EC76D5">
        <w:rPr>
          <w:highlight w:val="white"/>
        </w:rPr>
        <w:t xml:space="preserve">  }</w:t>
      </w:r>
    </w:p>
    <w:p w14:paraId="0F8CBCF3" w14:textId="77777777" w:rsidR="00555D55" w:rsidRPr="00EC76D5" w:rsidRDefault="00555D55" w:rsidP="00B92E77">
      <w:pPr>
        <w:pStyle w:val="Code"/>
        <w:rPr>
          <w:highlight w:val="white"/>
        </w:rPr>
      </w:pPr>
    </w:p>
    <w:p w14:paraId="253975D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product = 1;</w:t>
      </w:r>
    </w:p>
    <w:p w14:paraId="2869ADF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index;</w:t>
      </w:r>
    </w:p>
    <w:p w14:paraId="7943AAC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for</w:t>
      </w:r>
      <w:r w:rsidRPr="00EC76D5">
        <w:rPr>
          <w:highlight w:val="white"/>
        </w:rPr>
        <w:t xml:space="preserve"> (index = 0; index &lt; y; ++index) {</w:t>
      </w:r>
    </w:p>
    <w:p w14:paraId="33FC8504" w14:textId="77777777" w:rsidR="00555D55" w:rsidRPr="00EC76D5" w:rsidRDefault="00555D55" w:rsidP="00B92E77">
      <w:pPr>
        <w:pStyle w:val="Code"/>
        <w:rPr>
          <w:highlight w:val="white"/>
        </w:rPr>
      </w:pPr>
      <w:r w:rsidRPr="00EC76D5">
        <w:rPr>
          <w:highlight w:val="white"/>
        </w:rPr>
        <w:t xml:space="preserve">    product *= x;</w:t>
      </w:r>
    </w:p>
    <w:p w14:paraId="7987BEBF" w14:textId="77777777" w:rsidR="00555D55" w:rsidRPr="00EC76D5" w:rsidRDefault="00555D55" w:rsidP="00B92E77">
      <w:pPr>
        <w:pStyle w:val="Code"/>
        <w:rPr>
          <w:highlight w:val="white"/>
        </w:rPr>
      </w:pPr>
      <w:r w:rsidRPr="00EC76D5">
        <w:rPr>
          <w:highlight w:val="white"/>
        </w:rPr>
        <w:t xml:space="preserve">  }</w:t>
      </w:r>
    </w:p>
    <w:p w14:paraId="67AD8C7C" w14:textId="77777777" w:rsidR="00555D55" w:rsidRPr="00EC76D5" w:rsidRDefault="00555D55" w:rsidP="00B92E77">
      <w:pPr>
        <w:pStyle w:val="Code"/>
        <w:rPr>
          <w:highlight w:val="white"/>
        </w:rPr>
      </w:pPr>
    </w:p>
    <w:p w14:paraId="07F36ED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minus ? (1 / product) : product;</w:t>
      </w:r>
    </w:p>
    <w:p w14:paraId="20F07A10" w14:textId="77777777" w:rsidR="00555D55" w:rsidRPr="00EC76D5" w:rsidRDefault="00555D55" w:rsidP="00B92E77">
      <w:pPr>
        <w:pStyle w:val="Code"/>
        <w:rPr>
          <w:highlight w:val="white"/>
        </w:rPr>
      </w:pPr>
      <w:r w:rsidRPr="00EC76D5">
        <w:rPr>
          <w:highlight w:val="white"/>
        </w:rPr>
        <w:t>}</w:t>
      </w:r>
    </w:p>
    <w:p w14:paraId="44877B9F" w14:textId="77777777" w:rsidR="00555D55" w:rsidRPr="00EC76D5" w:rsidRDefault="00555D55" w:rsidP="00B92E77">
      <w:pPr>
        <w:pStyle w:val="Code"/>
        <w:rPr>
          <w:highlight w:val="white"/>
        </w:rPr>
      </w:pPr>
    </w:p>
    <w:p w14:paraId="1C9E6B5D"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w:t>
      </w:r>
      <w:r w:rsidRPr="00EC76D5">
        <w:rPr>
          <w:color w:val="0000FF"/>
          <w:highlight w:val="white"/>
        </w:rPr>
        <w:t>double</w:t>
      </w:r>
      <w:r w:rsidRPr="00EC76D5">
        <w:rPr>
          <w:highlight w:val="white"/>
        </w:rPr>
        <w:t xml:space="preserve"> x, </w:t>
      </w:r>
      <w:r w:rsidRPr="00EC76D5">
        <w:rPr>
          <w:color w:val="0000FF"/>
          <w:highlight w:val="white"/>
        </w:rPr>
        <w:t>double</w:t>
      </w:r>
      <w:r w:rsidRPr="00EC76D5">
        <w:rPr>
          <w:highlight w:val="white"/>
        </w:rPr>
        <w:t xml:space="preserve"> y) {</w:t>
      </w:r>
    </w:p>
    <w:p w14:paraId="04899825"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&gt; 0)  {</w:t>
      </w:r>
    </w:p>
    <w:p w14:paraId="57B212D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exp(y * log(x));</w:t>
      </w:r>
    </w:p>
    <w:p w14:paraId="658A619A" w14:textId="77777777" w:rsidR="00555D55" w:rsidRPr="00EC76D5" w:rsidRDefault="00555D55" w:rsidP="00B92E77">
      <w:pPr>
        <w:pStyle w:val="Code"/>
        <w:rPr>
          <w:highlight w:val="white"/>
        </w:rPr>
      </w:pPr>
      <w:r w:rsidRPr="00EC76D5">
        <w:rPr>
          <w:highlight w:val="white"/>
        </w:rPr>
        <w:t xml:space="preserve">  }</w:t>
      </w:r>
    </w:p>
    <w:p w14:paraId="08CF4F6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08ACE3A" w14:textId="77777777" w:rsidR="00555D55" w:rsidRPr="00EC76D5" w:rsidRDefault="00555D55" w:rsidP="00B92E77">
      <w:pPr>
        <w:pStyle w:val="Code"/>
        <w:rPr>
          <w:highlight w:val="white"/>
        </w:rPr>
      </w:pPr>
      <w:r w:rsidRPr="00EC76D5">
        <w:rPr>
          <w:highlight w:val="white"/>
        </w:rPr>
        <w:t xml:space="preserve">    errno = EDOM;</w:t>
      </w:r>
    </w:p>
    <w:p w14:paraId="58164CAD" w14:textId="77777777" w:rsidR="00555D55" w:rsidRPr="00EC76D5" w:rsidRDefault="00555D55" w:rsidP="00B92E77">
      <w:pPr>
        <w:pStyle w:val="Code"/>
        <w:rPr>
          <w:highlight w:val="white"/>
        </w:rPr>
      </w:pPr>
      <w:r w:rsidRPr="00EC76D5">
        <w:rPr>
          <w:highlight w:val="white"/>
        </w:rPr>
        <w:t xml:space="preserve">    exit(-1);</w:t>
      </w:r>
    </w:p>
    <w:p w14:paraId="6A887F3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1185FA57" w14:textId="77777777" w:rsidR="00555D55" w:rsidRPr="00EC76D5" w:rsidRDefault="00555D55" w:rsidP="00B92E77">
      <w:pPr>
        <w:pStyle w:val="Code"/>
        <w:rPr>
          <w:highlight w:val="white"/>
        </w:rPr>
      </w:pPr>
      <w:r w:rsidRPr="00EC76D5">
        <w:rPr>
          <w:highlight w:val="white"/>
        </w:rPr>
        <w:t xml:space="preserve">  }</w:t>
      </w:r>
    </w:p>
    <w:p w14:paraId="5BE19167" w14:textId="77777777" w:rsidR="00555D55" w:rsidRPr="00EC76D5" w:rsidRDefault="00555D55" w:rsidP="00B92E77">
      <w:pPr>
        <w:pStyle w:val="Code"/>
        <w:rPr>
          <w:highlight w:val="white"/>
        </w:rPr>
      </w:pPr>
      <w:r w:rsidRPr="00EC76D5">
        <w:rPr>
          <w:highlight w:val="white"/>
        </w:rPr>
        <w:t>}</w:t>
      </w:r>
    </w:p>
    <w:p w14:paraId="7794064A" w14:textId="77777777" w:rsidR="00555D55" w:rsidRPr="00EC76D5" w:rsidRDefault="00555D55" w:rsidP="00B92E77">
      <w:pPr>
        <w:pStyle w:val="Code"/>
        <w:rPr>
          <w:highlight w:val="white"/>
        </w:rPr>
      </w:pPr>
    </w:p>
    <w:p w14:paraId="04C237FA"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ldexp(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n) {</w:t>
      </w:r>
    </w:p>
    <w:p w14:paraId="29EA254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 pow(2, (</w:t>
      </w:r>
      <w:r w:rsidRPr="00EC76D5">
        <w:rPr>
          <w:color w:val="0000FF"/>
          <w:highlight w:val="white"/>
        </w:rPr>
        <w:t>double</w:t>
      </w:r>
      <w:r w:rsidRPr="00EC76D5">
        <w:rPr>
          <w:highlight w:val="white"/>
        </w:rPr>
        <w:t>)n);</w:t>
      </w:r>
    </w:p>
    <w:p w14:paraId="16A5A649" w14:textId="77777777" w:rsidR="00555D55" w:rsidRPr="00EC76D5" w:rsidRDefault="00555D55" w:rsidP="00B92E77">
      <w:pPr>
        <w:pStyle w:val="Code"/>
        <w:rPr>
          <w:highlight w:val="white"/>
        </w:rPr>
      </w:pPr>
      <w:r w:rsidRPr="00EC76D5">
        <w:rPr>
          <w:highlight w:val="white"/>
        </w:rPr>
        <w:t>}</w:t>
      </w:r>
    </w:p>
    <w:p w14:paraId="6BE8F18B" w14:textId="77777777" w:rsidR="00555D55" w:rsidRPr="00EC76D5" w:rsidRDefault="00555D55" w:rsidP="00B92E77">
      <w:pPr>
        <w:pStyle w:val="Code"/>
        <w:rPr>
          <w:highlight w:val="white"/>
        </w:rPr>
      </w:pPr>
    </w:p>
    <w:p w14:paraId="62875615"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frexp(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p) {</w:t>
      </w:r>
    </w:p>
    <w:p w14:paraId="7CFE55B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(p != NULL) {</w:t>
      </w:r>
    </w:p>
    <w:p w14:paraId="442C4C5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727A6CD1" w14:textId="77777777" w:rsidR="00555D55" w:rsidRPr="00EC76D5" w:rsidRDefault="00555D55" w:rsidP="00B92E77">
      <w:pPr>
        <w:pStyle w:val="Code"/>
        <w:rPr>
          <w:highlight w:val="white"/>
        </w:rPr>
      </w:pPr>
      <w:r w:rsidRPr="00EC76D5">
        <w:rPr>
          <w:highlight w:val="white"/>
        </w:rPr>
        <w:t xml:space="preserve">      *p = 0;</w:t>
      </w:r>
    </w:p>
    <w:p w14:paraId="5DAD7061"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61BD2D27" w14:textId="77777777" w:rsidR="00555D55" w:rsidRPr="00EC76D5" w:rsidRDefault="00555D55" w:rsidP="00B92E77">
      <w:pPr>
        <w:pStyle w:val="Code"/>
        <w:rPr>
          <w:highlight w:val="white"/>
        </w:rPr>
      </w:pPr>
      <w:r w:rsidRPr="00EC76D5">
        <w:rPr>
          <w:highlight w:val="white"/>
        </w:rPr>
        <w:t xml:space="preserve">    }</w:t>
      </w:r>
    </w:p>
    <w:p w14:paraId="317A0AE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FF418E" w14:textId="77777777" w:rsidR="00555D55" w:rsidRPr="00EC76D5" w:rsidRDefault="00555D55" w:rsidP="00B92E77">
      <w:pPr>
        <w:pStyle w:val="Code"/>
        <w:rPr>
          <w:highlight w:val="white"/>
        </w:rPr>
      </w:pPr>
      <w:r w:rsidRPr="00EC76D5">
        <w:rPr>
          <w:highlight w:val="white"/>
        </w:rPr>
        <w:t xml:space="preserve">      *p = (</w:t>
      </w:r>
      <w:r w:rsidRPr="00EC76D5">
        <w:rPr>
          <w:color w:val="0000FF"/>
          <w:highlight w:val="white"/>
        </w:rPr>
        <w:t>int</w:t>
      </w:r>
      <w:r w:rsidRPr="00EC76D5">
        <w:rPr>
          <w:highlight w:val="white"/>
        </w:rPr>
        <w:t>) (log(fabs(x)) / log(2)) + 1;</w:t>
      </w:r>
    </w:p>
    <w:p w14:paraId="7EA4FB48"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quotient = fabs(x) / pow(2, *p);</w:t>
      </w:r>
    </w:p>
    <w:p w14:paraId="1A4905A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-quotient : quotient;</w:t>
      </w:r>
    </w:p>
    <w:p w14:paraId="7E6A8958" w14:textId="77777777" w:rsidR="00555D55" w:rsidRPr="00EC76D5" w:rsidRDefault="00555D55" w:rsidP="00B92E77">
      <w:pPr>
        <w:pStyle w:val="Code"/>
        <w:rPr>
          <w:highlight w:val="white"/>
        </w:rPr>
      </w:pPr>
      <w:r w:rsidRPr="00EC76D5">
        <w:rPr>
          <w:highlight w:val="white"/>
        </w:rPr>
        <w:t xml:space="preserve">    }</w:t>
      </w:r>
    </w:p>
    <w:p w14:paraId="5823DF37" w14:textId="77777777" w:rsidR="00555D55" w:rsidRPr="00EC76D5" w:rsidRDefault="00555D55" w:rsidP="00B92E77">
      <w:pPr>
        <w:pStyle w:val="Code"/>
        <w:rPr>
          <w:highlight w:val="white"/>
        </w:rPr>
      </w:pPr>
      <w:r w:rsidRPr="00EC76D5">
        <w:rPr>
          <w:highlight w:val="white"/>
        </w:rPr>
        <w:t xml:space="preserve">  }</w:t>
      </w:r>
    </w:p>
    <w:p w14:paraId="733730B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541633"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5FE46DF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595C0CA6" w14:textId="77777777" w:rsidR="00555D55" w:rsidRPr="00EC76D5" w:rsidRDefault="00555D55" w:rsidP="00B92E77">
      <w:pPr>
        <w:pStyle w:val="Code"/>
        <w:rPr>
          <w:highlight w:val="white"/>
        </w:rPr>
      </w:pPr>
      <w:r w:rsidRPr="00EC76D5">
        <w:rPr>
          <w:highlight w:val="white"/>
        </w:rPr>
        <w:t xml:space="preserve">    }</w:t>
      </w:r>
    </w:p>
    <w:p w14:paraId="3B5E2DA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0AF28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n = (</w:t>
      </w:r>
      <w:r w:rsidRPr="00EC76D5">
        <w:rPr>
          <w:color w:val="0000FF"/>
          <w:highlight w:val="white"/>
        </w:rPr>
        <w:t>int</w:t>
      </w:r>
      <w:r w:rsidRPr="00EC76D5">
        <w:rPr>
          <w:highlight w:val="white"/>
        </w:rPr>
        <w:t>)(log(fabs(x)) / log(2)) + 1;</w:t>
      </w:r>
    </w:p>
    <w:p w14:paraId="6A06229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a = fabs(x) / pow(2, n);</w:t>
      </w:r>
    </w:p>
    <w:p w14:paraId="0869F1F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-a : a;</w:t>
      </w:r>
    </w:p>
    <w:p w14:paraId="63756FC5" w14:textId="77777777" w:rsidR="00555D55" w:rsidRPr="00EC76D5" w:rsidRDefault="00555D55" w:rsidP="00B92E77">
      <w:pPr>
        <w:pStyle w:val="Code"/>
        <w:rPr>
          <w:highlight w:val="white"/>
        </w:rPr>
      </w:pPr>
      <w:r w:rsidRPr="00EC76D5">
        <w:rPr>
          <w:highlight w:val="white"/>
        </w:rPr>
        <w:t xml:space="preserve">    }</w:t>
      </w:r>
    </w:p>
    <w:p w14:paraId="2B4DB1E2" w14:textId="77777777" w:rsidR="00555D55" w:rsidRPr="00EC76D5" w:rsidRDefault="00555D55" w:rsidP="00B92E77">
      <w:pPr>
        <w:pStyle w:val="Code"/>
        <w:rPr>
          <w:highlight w:val="white"/>
        </w:rPr>
      </w:pPr>
      <w:r w:rsidRPr="00EC76D5">
        <w:rPr>
          <w:highlight w:val="white"/>
        </w:rPr>
        <w:t xml:space="preserve">  }</w:t>
      </w:r>
    </w:p>
    <w:p w14:paraId="5EADF25B" w14:textId="77777777" w:rsidR="00555D55" w:rsidRPr="00EC76D5" w:rsidRDefault="00555D55" w:rsidP="00B92E77">
      <w:pPr>
        <w:pStyle w:val="Code"/>
        <w:rPr>
          <w:highlight w:val="white"/>
        </w:rPr>
      </w:pPr>
      <w:r w:rsidRPr="00EC76D5">
        <w:rPr>
          <w:highlight w:val="white"/>
        </w:rPr>
        <w:t>}</w:t>
      </w:r>
    </w:p>
    <w:p w14:paraId="5237834B" w14:textId="77777777" w:rsidR="00555D55" w:rsidRPr="00EC76D5" w:rsidRDefault="00555D55" w:rsidP="00B92E77">
      <w:pPr>
        <w:pStyle w:val="Code"/>
        <w:rPr>
          <w:highlight w:val="white"/>
        </w:rPr>
      </w:pPr>
    </w:p>
    <w:p w14:paraId="36B4C637" w14:textId="77777777" w:rsidR="00555D55" w:rsidRPr="00EC76D5" w:rsidRDefault="00555D55" w:rsidP="00B92E77">
      <w:pPr>
        <w:pStyle w:val="Code"/>
        <w:rPr>
          <w:highlight w:val="white"/>
        </w:rPr>
      </w:pPr>
      <w:r w:rsidRPr="00EC76D5">
        <w:rPr>
          <w:highlight w:val="white"/>
        </w:rPr>
        <w:t>double sin(double x) {</w:t>
      </w:r>
    </w:p>
    <w:p w14:paraId="5024EA05" w14:textId="77777777" w:rsidR="00555D55" w:rsidRPr="00EC76D5" w:rsidRDefault="00555D55" w:rsidP="00B92E77">
      <w:pPr>
        <w:pStyle w:val="Code"/>
        <w:rPr>
          <w:highlight w:val="white"/>
        </w:rPr>
      </w:pPr>
      <w:r w:rsidRPr="00EC76D5">
        <w:rPr>
          <w:highlight w:val="white"/>
        </w:rPr>
        <w:t xml:space="preserve">  double n = 0, plusMinusOne = 1, faculty = 1, power = x, term, sum = 0;</w:t>
      </w:r>
    </w:p>
    <w:p w14:paraId="3332AAF1" w14:textId="77777777" w:rsidR="00555D55" w:rsidRPr="00EC76D5" w:rsidRDefault="00555D55" w:rsidP="00B92E77">
      <w:pPr>
        <w:pStyle w:val="Code"/>
        <w:rPr>
          <w:highlight w:val="white"/>
        </w:rPr>
      </w:pPr>
    </w:p>
    <w:p w14:paraId="39D4B352" w14:textId="77777777" w:rsidR="00555D55" w:rsidRPr="00EC76D5" w:rsidRDefault="00555D55" w:rsidP="00B92E77">
      <w:pPr>
        <w:pStyle w:val="Code"/>
        <w:rPr>
          <w:highlight w:val="white"/>
        </w:rPr>
      </w:pPr>
      <w:r w:rsidRPr="00EC76D5">
        <w:rPr>
          <w:highlight w:val="white"/>
        </w:rPr>
        <w:t xml:space="preserve">  do {</w:t>
      </w:r>
    </w:p>
    <w:p w14:paraId="2FF02D7A" w14:textId="77777777" w:rsidR="00555D55" w:rsidRPr="00EC76D5" w:rsidRDefault="00555D55" w:rsidP="00B92E77">
      <w:pPr>
        <w:pStyle w:val="Code"/>
        <w:rPr>
          <w:highlight w:val="white"/>
        </w:rPr>
      </w:pPr>
      <w:r w:rsidRPr="00EC76D5">
        <w:rPr>
          <w:highlight w:val="white"/>
        </w:rPr>
        <w:t xml:space="preserve">    term = plusMinusOne * (power / faculty);</w:t>
      </w:r>
    </w:p>
    <w:p w14:paraId="2C0D6F3F" w14:textId="77777777" w:rsidR="00555D55" w:rsidRPr="00EC76D5" w:rsidRDefault="00555D55" w:rsidP="00B92E77">
      <w:pPr>
        <w:pStyle w:val="Code"/>
        <w:rPr>
          <w:highlight w:val="white"/>
        </w:rPr>
      </w:pPr>
      <w:r w:rsidRPr="00EC76D5">
        <w:rPr>
          <w:highlight w:val="white"/>
        </w:rPr>
        <w:t xml:space="preserve">    sum += term;</w:t>
      </w:r>
    </w:p>
    <w:p w14:paraId="1A719A22" w14:textId="77777777" w:rsidR="00555D55" w:rsidRPr="00EC76D5" w:rsidRDefault="00555D55" w:rsidP="00B92E77">
      <w:pPr>
        <w:pStyle w:val="Code"/>
        <w:rPr>
          <w:highlight w:val="white"/>
        </w:rPr>
      </w:pPr>
      <w:r w:rsidRPr="00EC76D5">
        <w:rPr>
          <w:highlight w:val="white"/>
        </w:rPr>
        <w:t xml:space="preserve">    plusMinusOne *= -1;</w:t>
      </w:r>
    </w:p>
    <w:p w14:paraId="1332C074" w14:textId="77777777" w:rsidR="00555D55" w:rsidRPr="00EC76D5" w:rsidRDefault="00555D55" w:rsidP="00B92E77">
      <w:pPr>
        <w:pStyle w:val="Code"/>
        <w:rPr>
          <w:highlight w:val="white"/>
        </w:rPr>
      </w:pPr>
      <w:r w:rsidRPr="00EC76D5">
        <w:rPr>
          <w:highlight w:val="white"/>
        </w:rPr>
        <w:t xml:space="preserve">    power *= x * x;</w:t>
      </w:r>
    </w:p>
    <w:p w14:paraId="1D0DDB2A" w14:textId="77777777" w:rsidR="00555D55" w:rsidRPr="00EC76D5" w:rsidRDefault="00555D55" w:rsidP="00B92E77">
      <w:pPr>
        <w:pStyle w:val="Code"/>
        <w:rPr>
          <w:highlight w:val="white"/>
        </w:rPr>
      </w:pPr>
      <w:r w:rsidRPr="00EC76D5">
        <w:rPr>
          <w:highlight w:val="white"/>
        </w:rPr>
        <w:t xml:space="preserve">    faculty *= (n + 2) * (n + 3);</w:t>
      </w:r>
    </w:p>
    <w:p w14:paraId="379D9680" w14:textId="77777777" w:rsidR="00555D55" w:rsidRPr="00EC76D5" w:rsidRDefault="00555D55" w:rsidP="00B92E77">
      <w:pPr>
        <w:pStyle w:val="Code"/>
        <w:rPr>
          <w:highlight w:val="white"/>
        </w:rPr>
      </w:pPr>
      <w:r w:rsidRPr="00EC76D5">
        <w:rPr>
          <w:highlight w:val="white"/>
        </w:rPr>
        <w:t xml:space="preserve">    n += 2;</w:t>
      </w:r>
    </w:p>
    <w:p w14:paraId="33A387D7" w14:textId="77777777" w:rsidR="00555D55" w:rsidRPr="00EC76D5" w:rsidRDefault="00555D55" w:rsidP="00B92E77">
      <w:pPr>
        <w:pStyle w:val="Code"/>
        <w:rPr>
          <w:highlight w:val="white"/>
        </w:rPr>
      </w:pPr>
      <w:r w:rsidRPr="00EC76D5">
        <w:rPr>
          <w:highlight w:val="white"/>
        </w:rPr>
        <w:t xml:space="preserve">  } while (fabs(term) &gt;= EPSILON);</w:t>
      </w:r>
    </w:p>
    <w:p w14:paraId="239F06B1" w14:textId="77777777" w:rsidR="00555D55" w:rsidRPr="00EC76D5" w:rsidRDefault="00555D55" w:rsidP="00B92E77">
      <w:pPr>
        <w:pStyle w:val="Code"/>
        <w:rPr>
          <w:highlight w:val="white"/>
        </w:rPr>
      </w:pPr>
    </w:p>
    <w:p w14:paraId="26D087FF" w14:textId="77777777" w:rsidR="00555D55" w:rsidRPr="00EC76D5" w:rsidRDefault="00555D55" w:rsidP="00B92E77">
      <w:pPr>
        <w:pStyle w:val="Code"/>
        <w:rPr>
          <w:highlight w:val="white"/>
        </w:rPr>
      </w:pPr>
      <w:r w:rsidRPr="00EC76D5">
        <w:rPr>
          <w:highlight w:val="white"/>
        </w:rPr>
        <w:t xml:space="preserve">  return sum;</w:t>
      </w:r>
    </w:p>
    <w:p w14:paraId="28FE175B" w14:textId="77777777" w:rsidR="00555D55" w:rsidRPr="00EC76D5" w:rsidRDefault="00555D55" w:rsidP="00B92E77">
      <w:pPr>
        <w:pStyle w:val="Code"/>
        <w:rPr>
          <w:highlight w:val="white"/>
        </w:rPr>
      </w:pPr>
      <w:r w:rsidRPr="00EC76D5">
        <w:rPr>
          <w:highlight w:val="white"/>
        </w:rPr>
        <w:t>}</w:t>
      </w:r>
    </w:p>
    <w:p w14:paraId="36D2D01B" w14:textId="77777777" w:rsidR="00555D55" w:rsidRPr="00EC76D5" w:rsidRDefault="00555D55" w:rsidP="00B92E77">
      <w:pPr>
        <w:pStyle w:val="Code"/>
        <w:rPr>
          <w:highlight w:val="white"/>
        </w:rPr>
      </w:pPr>
    </w:p>
    <w:p w14:paraId="508671AD" w14:textId="77777777" w:rsidR="00555D55" w:rsidRPr="00EC76D5" w:rsidRDefault="00555D55" w:rsidP="00B92E77">
      <w:pPr>
        <w:pStyle w:val="Code"/>
        <w:rPr>
          <w:highlight w:val="white"/>
        </w:rPr>
      </w:pPr>
      <w:r w:rsidRPr="00EC76D5">
        <w:rPr>
          <w:highlight w:val="white"/>
        </w:rPr>
        <w:t>double cos(double x) {</w:t>
      </w:r>
    </w:p>
    <w:p w14:paraId="50C3D9D5" w14:textId="77777777" w:rsidR="00555D55" w:rsidRPr="00EC76D5" w:rsidRDefault="00555D55" w:rsidP="00B92E77">
      <w:pPr>
        <w:pStyle w:val="Code"/>
        <w:rPr>
          <w:highlight w:val="white"/>
        </w:rPr>
      </w:pPr>
      <w:r w:rsidRPr="00EC76D5">
        <w:rPr>
          <w:highlight w:val="white"/>
        </w:rPr>
        <w:t xml:space="preserve">  double n = 0, plusMinusOne = 1, faculty = 1, power = 1, term, sum = 0;</w:t>
      </w:r>
    </w:p>
    <w:p w14:paraId="04888E02" w14:textId="77777777" w:rsidR="00555D55" w:rsidRPr="00EC76D5" w:rsidRDefault="00555D55" w:rsidP="00B92E77">
      <w:pPr>
        <w:pStyle w:val="Code"/>
        <w:rPr>
          <w:highlight w:val="white"/>
        </w:rPr>
      </w:pPr>
    </w:p>
    <w:p w14:paraId="05BC9D19" w14:textId="77777777" w:rsidR="00555D55" w:rsidRPr="00EC76D5" w:rsidRDefault="00555D55" w:rsidP="00B92E77">
      <w:pPr>
        <w:pStyle w:val="Code"/>
        <w:rPr>
          <w:highlight w:val="white"/>
        </w:rPr>
      </w:pPr>
      <w:r w:rsidRPr="00EC76D5">
        <w:rPr>
          <w:highlight w:val="white"/>
        </w:rPr>
        <w:t xml:space="preserve">  do {</w:t>
      </w:r>
    </w:p>
    <w:p w14:paraId="2FE38EAA" w14:textId="77777777" w:rsidR="00555D55" w:rsidRPr="00EC76D5" w:rsidRDefault="00555D55" w:rsidP="00B92E77">
      <w:pPr>
        <w:pStyle w:val="Code"/>
        <w:rPr>
          <w:highlight w:val="white"/>
        </w:rPr>
      </w:pPr>
      <w:r w:rsidRPr="00EC76D5">
        <w:rPr>
          <w:highlight w:val="white"/>
        </w:rPr>
        <w:t xml:space="preserve">    term = plusMinusOne * (power / faculty);</w:t>
      </w:r>
    </w:p>
    <w:p w14:paraId="47E4EDA5" w14:textId="77777777" w:rsidR="00555D55" w:rsidRPr="00EC76D5" w:rsidRDefault="00555D55" w:rsidP="00B92E77">
      <w:pPr>
        <w:pStyle w:val="Code"/>
        <w:rPr>
          <w:highlight w:val="white"/>
        </w:rPr>
      </w:pPr>
      <w:r w:rsidRPr="00EC76D5">
        <w:rPr>
          <w:highlight w:val="white"/>
        </w:rPr>
        <w:t xml:space="preserve">    sum += term;</w:t>
      </w:r>
    </w:p>
    <w:p w14:paraId="347D9D45" w14:textId="77777777" w:rsidR="00555D55" w:rsidRPr="00EC76D5" w:rsidRDefault="00555D55" w:rsidP="00B92E77">
      <w:pPr>
        <w:pStyle w:val="Code"/>
        <w:rPr>
          <w:highlight w:val="white"/>
        </w:rPr>
      </w:pPr>
      <w:r w:rsidRPr="00EC76D5">
        <w:rPr>
          <w:highlight w:val="white"/>
        </w:rPr>
        <w:t xml:space="preserve">    plusMinusOne *= -1;</w:t>
      </w:r>
    </w:p>
    <w:p w14:paraId="52074119" w14:textId="77777777" w:rsidR="00555D55" w:rsidRPr="00EC76D5" w:rsidRDefault="00555D55" w:rsidP="00B92E77">
      <w:pPr>
        <w:pStyle w:val="Code"/>
        <w:rPr>
          <w:highlight w:val="white"/>
        </w:rPr>
      </w:pPr>
      <w:r w:rsidRPr="00EC76D5">
        <w:rPr>
          <w:highlight w:val="white"/>
        </w:rPr>
        <w:t xml:space="preserve">    power *= x * x;</w:t>
      </w:r>
    </w:p>
    <w:p w14:paraId="7B593E89" w14:textId="77777777" w:rsidR="00555D55" w:rsidRPr="00EC76D5" w:rsidRDefault="00555D55" w:rsidP="00B92E77">
      <w:pPr>
        <w:pStyle w:val="Code"/>
        <w:rPr>
          <w:highlight w:val="white"/>
        </w:rPr>
      </w:pPr>
      <w:r w:rsidRPr="00EC76D5">
        <w:rPr>
          <w:highlight w:val="white"/>
        </w:rPr>
        <w:t xml:space="preserve">    faculty *= (n + 1) * (n + 2);</w:t>
      </w:r>
    </w:p>
    <w:p w14:paraId="29C10189" w14:textId="77777777" w:rsidR="00555D55" w:rsidRPr="00EC76D5" w:rsidRDefault="00555D55" w:rsidP="00B92E77">
      <w:pPr>
        <w:pStyle w:val="Code"/>
        <w:rPr>
          <w:highlight w:val="white"/>
        </w:rPr>
      </w:pPr>
      <w:r w:rsidRPr="00EC76D5">
        <w:rPr>
          <w:highlight w:val="white"/>
        </w:rPr>
        <w:t xml:space="preserve">    n += 2;</w:t>
      </w:r>
    </w:p>
    <w:p w14:paraId="6C64B0AB" w14:textId="77777777" w:rsidR="00555D55" w:rsidRPr="00EC76D5" w:rsidRDefault="00555D55" w:rsidP="00B92E77">
      <w:pPr>
        <w:pStyle w:val="Code"/>
        <w:rPr>
          <w:highlight w:val="white"/>
        </w:rPr>
      </w:pPr>
      <w:r w:rsidRPr="00EC76D5">
        <w:rPr>
          <w:highlight w:val="white"/>
        </w:rPr>
        <w:t xml:space="preserve">  } while (fabs(term) &gt;= EPSILON);</w:t>
      </w:r>
    </w:p>
    <w:p w14:paraId="6DDA9065" w14:textId="77777777" w:rsidR="00555D55" w:rsidRPr="00EC76D5" w:rsidRDefault="00555D55" w:rsidP="00B92E77">
      <w:pPr>
        <w:pStyle w:val="Code"/>
        <w:rPr>
          <w:highlight w:val="white"/>
        </w:rPr>
      </w:pPr>
    </w:p>
    <w:p w14:paraId="74E271B1" w14:textId="77777777" w:rsidR="00555D55" w:rsidRPr="00EC76D5" w:rsidRDefault="00555D55" w:rsidP="00B92E77">
      <w:pPr>
        <w:pStyle w:val="Code"/>
        <w:rPr>
          <w:highlight w:val="white"/>
        </w:rPr>
      </w:pPr>
      <w:r w:rsidRPr="00EC76D5">
        <w:rPr>
          <w:highlight w:val="white"/>
        </w:rPr>
        <w:t xml:space="preserve">  return sum;</w:t>
      </w:r>
    </w:p>
    <w:p w14:paraId="2E308F02" w14:textId="77777777" w:rsidR="00555D55" w:rsidRPr="00EC76D5" w:rsidRDefault="00555D55" w:rsidP="00B92E77">
      <w:pPr>
        <w:pStyle w:val="Code"/>
        <w:rPr>
          <w:highlight w:val="white"/>
        </w:rPr>
      </w:pPr>
      <w:r w:rsidRPr="00EC76D5">
        <w:rPr>
          <w:highlight w:val="white"/>
        </w:rPr>
        <w:t>}</w:t>
      </w:r>
    </w:p>
    <w:p w14:paraId="17EB155F" w14:textId="77777777" w:rsidR="00555D55" w:rsidRPr="00EC76D5" w:rsidRDefault="00555D55" w:rsidP="00B92E77">
      <w:pPr>
        <w:pStyle w:val="Code"/>
        <w:rPr>
          <w:highlight w:val="white"/>
        </w:rPr>
      </w:pPr>
    </w:p>
    <w:p w14:paraId="309FA897" w14:textId="77777777" w:rsidR="00555D55" w:rsidRPr="00EC76D5" w:rsidRDefault="00555D55" w:rsidP="00B92E77">
      <w:pPr>
        <w:pStyle w:val="Code"/>
        <w:rPr>
          <w:highlight w:val="white"/>
        </w:rPr>
      </w:pPr>
      <w:r w:rsidRPr="00EC76D5">
        <w:rPr>
          <w:highlight w:val="white"/>
        </w:rPr>
        <w:t>double tan(double x) {</w:t>
      </w:r>
    </w:p>
    <w:p w14:paraId="781382D7" w14:textId="77777777" w:rsidR="00555D55" w:rsidRPr="00EC76D5" w:rsidRDefault="00555D55" w:rsidP="00B92E77">
      <w:pPr>
        <w:pStyle w:val="Code"/>
        <w:rPr>
          <w:highlight w:val="white"/>
        </w:rPr>
      </w:pPr>
      <w:r w:rsidRPr="00EC76D5">
        <w:rPr>
          <w:highlight w:val="white"/>
        </w:rPr>
        <w:t xml:space="preserve">  double cos_value  = cos(x);</w:t>
      </w:r>
    </w:p>
    <w:p w14:paraId="1F8F7814" w14:textId="77777777" w:rsidR="00555D55" w:rsidRPr="00EC76D5" w:rsidRDefault="00555D55" w:rsidP="00B92E77">
      <w:pPr>
        <w:pStyle w:val="Code"/>
        <w:rPr>
          <w:highlight w:val="white"/>
        </w:rPr>
      </w:pPr>
    </w:p>
    <w:p w14:paraId="5DFE6869" w14:textId="77777777" w:rsidR="00555D55" w:rsidRPr="00EC76D5" w:rsidRDefault="00555D55" w:rsidP="00B92E77">
      <w:pPr>
        <w:pStyle w:val="Code"/>
        <w:rPr>
          <w:highlight w:val="white"/>
        </w:rPr>
      </w:pPr>
      <w:r w:rsidRPr="00EC76D5">
        <w:rPr>
          <w:highlight w:val="white"/>
        </w:rPr>
        <w:t xml:space="preserve">  if (cos_value != 0) {</w:t>
      </w:r>
    </w:p>
    <w:p w14:paraId="03F8797C" w14:textId="77777777" w:rsidR="00555D55" w:rsidRPr="00EC76D5" w:rsidRDefault="00555D55" w:rsidP="00B92E77">
      <w:pPr>
        <w:pStyle w:val="Code"/>
        <w:rPr>
          <w:highlight w:val="white"/>
        </w:rPr>
      </w:pPr>
      <w:r w:rsidRPr="00EC76D5">
        <w:rPr>
          <w:highlight w:val="white"/>
        </w:rPr>
        <w:t xml:space="preserve">    return sin(x) / cos_value;</w:t>
      </w:r>
    </w:p>
    <w:p w14:paraId="6E594EC1" w14:textId="77777777" w:rsidR="00555D55" w:rsidRPr="00EC76D5" w:rsidRDefault="00555D55" w:rsidP="00B92E77">
      <w:pPr>
        <w:pStyle w:val="Code"/>
        <w:rPr>
          <w:highlight w:val="white"/>
        </w:rPr>
      </w:pPr>
      <w:r w:rsidRPr="00EC76D5">
        <w:rPr>
          <w:highlight w:val="white"/>
        </w:rPr>
        <w:t xml:space="preserve">  }</w:t>
      </w:r>
    </w:p>
    <w:p w14:paraId="732F319B" w14:textId="77777777" w:rsidR="00555D55" w:rsidRPr="00EC76D5" w:rsidRDefault="00555D55" w:rsidP="00B92E77">
      <w:pPr>
        <w:pStyle w:val="Code"/>
        <w:rPr>
          <w:highlight w:val="white"/>
        </w:rPr>
      </w:pPr>
      <w:r w:rsidRPr="00EC76D5">
        <w:rPr>
          <w:highlight w:val="white"/>
        </w:rPr>
        <w:t xml:space="preserve">  else {</w:t>
      </w:r>
    </w:p>
    <w:p w14:paraId="748EEBEF" w14:textId="77777777" w:rsidR="00555D55" w:rsidRPr="00EC76D5" w:rsidRDefault="00555D55" w:rsidP="00B92E77">
      <w:pPr>
        <w:pStyle w:val="Code"/>
        <w:rPr>
          <w:highlight w:val="white"/>
        </w:rPr>
      </w:pPr>
      <w:r w:rsidRPr="00EC76D5">
        <w:rPr>
          <w:highlight w:val="white"/>
        </w:rPr>
        <w:t xml:space="preserve">    errno = EDOM;</w:t>
      </w:r>
    </w:p>
    <w:p w14:paraId="29FE2DEE" w14:textId="77777777" w:rsidR="00555D55" w:rsidRPr="00EC76D5" w:rsidRDefault="00555D55" w:rsidP="00B92E77">
      <w:pPr>
        <w:pStyle w:val="Code"/>
        <w:rPr>
          <w:highlight w:val="white"/>
        </w:rPr>
      </w:pPr>
      <w:r w:rsidRPr="00EC76D5">
        <w:rPr>
          <w:highlight w:val="white"/>
        </w:rPr>
        <w:t xml:space="preserve">    return 0;</w:t>
      </w:r>
    </w:p>
    <w:p w14:paraId="1734D1EA" w14:textId="77777777" w:rsidR="00555D55" w:rsidRPr="00EC76D5" w:rsidRDefault="00555D55" w:rsidP="00B92E77">
      <w:pPr>
        <w:pStyle w:val="Code"/>
        <w:rPr>
          <w:highlight w:val="white"/>
        </w:rPr>
      </w:pPr>
      <w:r w:rsidRPr="00EC76D5">
        <w:rPr>
          <w:highlight w:val="white"/>
        </w:rPr>
        <w:t xml:space="preserve">  }</w:t>
      </w:r>
    </w:p>
    <w:p w14:paraId="6065B84D" w14:textId="77777777" w:rsidR="00555D55" w:rsidRPr="00EC76D5" w:rsidRDefault="00555D55" w:rsidP="00B92E77">
      <w:pPr>
        <w:pStyle w:val="Code"/>
        <w:rPr>
          <w:highlight w:val="white"/>
        </w:rPr>
      </w:pPr>
      <w:r w:rsidRPr="00EC76D5">
        <w:rPr>
          <w:highlight w:val="white"/>
        </w:rPr>
        <w:t>}</w:t>
      </w:r>
    </w:p>
    <w:p w14:paraId="395C47F3" w14:textId="77777777" w:rsidR="00555D55" w:rsidRPr="00EC76D5" w:rsidRDefault="00555D55" w:rsidP="00B92E77">
      <w:pPr>
        <w:pStyle w:val="Code"/>
        <w:rPr>
          <w:highlight w:val="white"/>
        </w:rPr>
      </w:pPr>
    </w:p>
    <w:p w14:paraId="24411749" w14:textId="77777777" w:rsidR="00555D55" w:rsidRPr="00EC76D5" w:rsidRDefault="00555D55" w:rsidP="00B92E77">
      <w:pPr>
        <w:pStyle w:val="Code"/>
        <w:rPr>
          <w:highlight w:val="white"/>
        </w:rPr>
      </w:pPr>
      <w:r w:rsidRPr="00EC76D5">
        <w:rPr>
          <w:highlight w:val="white"/>
        </w:rPr>
        <w:t>double sinh(double x) {</w:t>
      </w:r>
    </w:p>
    <w:p w14:paraId="70271579" w14:textId="77777777" w:rsidR="00555D55" w:rsidRPr="00EC76D5" w:rsidRDefault="00555D55" w:rsidP="00B92E77">
      <w:pPr>
        <w:pStyle w:val="Code"/>
        <w:rPr>
          <w:highlight w:val="white"/>
        </w:rPr>
      </w:pPr>
      <w:r w:rsidRPr="00EC76D5">
        <w:rPr>
          <w:highlight w:val="white"/>
        </w:rPr>
        <w:t xml:space="preserve">  return (exp(x) - exp(-x)) / 2;</w:t>
      </w:r>
    </w:p>
    <w:p w14:paraId="266FA783" w14:textId="77777777" w:rsidR="00555D55" w:rsidRPr="00EC76D5" w:rsidRDefault="00555D55" w:rsidP="00B92E77">
      <w:pPr>
        <w:pStyle w:val="Code"/>
        <w:rPr>
          <w:highlight w:val="white"/>
        </w:rPr>
      </w:pPr>
      <w:r w:rsidRPr="00EC76D5">
        <w:rPr>
          <w:highlight w:val="white"/>
        </w:rPr>
        <w:t>}</w:t>
      </w:r>
    </w:p>
    <w:p w14:paraId="247A1D71" w14:textId="77777777" w:rsidR="00555D55" w:rsidRPr="00EC76D5" w:rsidRDefault="00555D55" w:rsidP="00B92E77">
      <w:pPr>
        <w:pStyle w:val="Code"/>
        <w:rPr>
          <w:highlight w:val="white"/>
        </w:rPr>
      </w:pPr>
    </w:p>
    <w:p w14:paraId="7BC82B26" w14:textId="77777777" w:rsidR="00555D55" w:rsidRPr="00EC76D5" w:rsidRDefault="00555D55" w:rsidP="00B92E77">
      <w:pPr>
        <w:pStyle w:val="Code"/>
        <w:rPr>
          <w:highlight w:val="white"/>
        </w:rPr>
      </w:pPr>
      <w:r w:rsidRPr="00EC76D5">
        <w:rPr>
          <w:highlight w:val="white"/>
        </w:rPr>
        <w:t>double cosh(double x) {</w:t>
      </w:r>
    </w:p>
    <w:p w14:paraId="492C4C5C" w14:textId="77777777" w:rsidR="00555D55" w:rsidRPr="00EC76D5" w:rsidRDefault="00555D55" w:rsidP="00B92E77">
      <w:pPr>
        <w:pStyle w:val="Code"/>
        <w:rPr>
          <w:highlight w:val="white"/>
        </w:rPr>
      </w:pPr>
      <w:r w:rsidRPr="00EC76D5">
        <w:rPr>
          <w:highlight w:val="white"/>
        </w:rPr>
        <w:t xml:space="preserve">  return (exp(x) + exp(-x)) / 2;</w:t>
      </w:r>
    </w:p>
    <w:p w14:paraId="437A537E" w14:textId="77777777" w:rsidR="00555D55" w:rsidRPr="00EC76D5" w:rsidRDefault="00555D55" w:rsidP="00B92E77">
      <w:pPr>
        <w:pStyle w:val="Code"/>
        <w:rPr>
          <w:highlight w:val="white"/>
        </w:rPr>
      </w:pPr>
      <w:r w:rsidRPr="00EC76D5">
        <w:rPr>
          <w:highlight w:val="white"/>
        </w:rPr>
        <w:t>}</w:t>
      </w:r>
    </w:p>
    <w:p w14:paraId="46E1DC18" w14:textId="77777777" w:rsidR="00555D55" w:rsidRPr="00EC76D5" w:rsidRDefault="00555D55" w:rsidP="00B92E77">
      <w:pPr>
        <w:pStyle w:val="Code"/>
        <w:rPr>
          <w:highlight w:val="white"/>
        </w:rPr>
      </w:pPr>
    </w:p>
    <w:p w14:paraId="61C55DF5" w14:textId="77777777" w:rsidR="00555D55" w:rsidRPr="00EC76D5" w:rsidRDefault="00555D55" w:rsidP="00B92E77">
      <w:pPr>
        <w:pStyle w:val="Code"/>
        <w:rPr>
          <w:highlight w:val="white"/>
        </w:rPr>
      </w:pPr>
      <w:r w:rsidRPr="00EC76D5">
        <w:rPr>
          <w:highlight w:val="white"/>
        </w:rPr>
        <w:t>double tanh(double x) {</w:t>
      </w:r>
    </w:p>
    <w:p w14:paraId="6BB266A7" w14:textId="77777777" w:rsidR="00555D55" w:rsidRPr="00EC76D5" w:rsidRDefault="00555D55" w:rsidP="00B92E77">
      <w:pPr>
        <w:pStyle w:val="Code"/>
        <w:rPr>
          <w:highlight w:val="white"/>
        </w:rPr>
      </w:pPr>
      <w:r w:rsidRPr="00EC76D5">
        <w:rPr>
          <w:highlight w:val="white"/>
        </w:rPr>
        <w:t xml:space="preserve">  return sinh(x) / cosh(x);</w:t>
      </w:r>
    </w:p>
    <w:p w14:paraId="36190F07" w14:textId="77777777" w:rsidR="00555D55" w:rsidRPr="00EC76D5" w:rsidRDefault="00555D55" w:rsidP="00B92E77">
      <w:pPr>
        <w:pStyle w:val="Code"/>
        <w:rPr>
          <w:highlight w:val="white"/>
        </w:rPr>
      </w:pPr>
      <w:r w:rsidRPr="00EC76D5">
        <w:rPr>
          <w:highlight w:val="white"/>
        </w:rPr>
        <w:t>}</w:t>
      </w:r>
    </w:p>
    <w:p w14:paraId="7A624AD8" w14:textId="77777777" w:rsidR="00555D55" w:rsidRPr="00EC76D5" w:rsidRDefault="00555D55" w:rsidP="00B92E77">
      <w:pPr>
        <w:pStyle w:val="Code"/>
        <w:rPr>
          <w:highlight w:val="white"/>
        </w:rPr>
      </w:pPr>
    </w:p>
    <w:p w14:paraId="27DE2F5D" w14:textId="77777777" w:rsidR="00555D55" w:rsidRPr="00EC76D5" w:rsidRDefault="00555D55" w:rsidP="00B92E77">
      <w:pPr>
        <w:pStyle w:val="Code"/>
        <w:rPr>
          <w:highlight w:val="white"/>
        </w:rPr>
      </w:pPr>
      <w:r w:rsidRPr="00EC76D5">
        <w:rPr>
          <w:highlight w:val="white"/>
        </w:rPr>
        <w:t>double sqrt(double v) {</w:t>
      </w:r>
    </w:p>
    <w:p w14:paraId="11CBD609" w14:textId="77777777" w:rsidR="00555D55" w:rsidRPr="00EC76D5" w:rsidRDefault="00555D55" w:rsidP="00B92E77">
      <w:pPr>
        <w:pStyle w:val="Code"/>
        <w:rPr>
          <w:highlight w:val="white"/>
        </w:rPr>
      </w:pPr>
      <w:r w:rsidRPr="00EC76D5">
        <w:rPr>
          <w:highlight w:val="white"/>
        </w:rPr>
        <w:t xml:space="preserve">  if (v &gt;= 0) {</w:t>
      </w:r>
    </w:p>
    <w:p w14:paraId="53DEC32D" w14:textId="77777777" w:rsidR="00555D55" w:rsidRPr="00EC76D5" w:rsidRDefault="00555D55" w:rsidP="00B92E77">
      <w:pPr>
        <w:pStyle w:val="Code"/>
        <w:rPr>
          <w:highlight w:val="white"/>
        </w:rPr>
      </w:pPr>
      <w:r w:rsidRPr="00EC76D5">
        <w:rPr>
          <w:highlight w:val="white"/>
        </w:rPr>
        <w:lastRenderedPageBreak/>
        <w:t xml:space="preserve">    double x_nplus1 = 1, x;</w:t>
      </w:r>
    </w:p>
    <w:p w14:paraId="23F2801F" w14:textId="77777777" w:rsidR="00555D55" w:rsidRPr="00EC76D5" w:rsidRDefault="00555D55" w:rsidP="00B92E77">
      <w:pPr>
        <w:pStyle w:val="Code"/>
        <w:rPr>
          <w:highlight w:val="white"/>
        </w:rPr>
      </w:pPr>
    </w:p>
    <w:p w14:paraId="2929F8E2" w14:textId="77777777" w:rsidR="00555D55" w:rsidRPr="00EC76D5" w:rsidRDefault="00555D55" w:rsidP="00B92E77">
      <w:pPr>
        <w:pStyle w:val="Code"/>
        <w:rPr>
          <w:highlight w:val="white"/>
        </w:rPr>
      </w:pPr>
      <w:r w:rsidRPr="00EC76D5">
        <w:rPr>
          <w:highlight w:val="white"/>
        </w:rPr>
        <w:t xml:space="preserve">    do {</w:t>
      </w:r>
    </w:p>
    <w:p w14:paraId="4A3DC4DA" w14:textId="77777777" w:rsidR="00555D55" w:rsidRPr="00EC76D5" w:rsidRDefault="00555D55" w:rsidP="00B92E77">
      <w:pPr>
        <w:pStyle w:val="Code"/>
        <w:rPr>
          <w:highlight w:val="white"/>
        </w:rPr>
      </w:pPr>
      <w:r w:rsidRPr="00EC76D5">
        <w:rPr>
          <w:highlight w:val="white"/>
        </w:rPr>
        <w:t xml:space="preserve">      x = x_nplus1;</w:t>
      </w:r>
    </w:p>
    <w:p w14:paraId="3EB5B55D" w14:textId="77777777" w:rsidR="00555D55" w:rsidRPr="00EC76D5" w:rsidRDefault="00555D55" w:rsidP="00B92E77">
      <w:pPr>
        <w:pStyle w:val="Code"/>
        <w:rPr>
          <w:highlight w:val="white"/>
        </w:rPr>
      </w:pPr>
      <w:r w:rsidRPr="00EC76D5">
        <w:rPr>
          <w:highlight w:val="white"/>
        </w:rPr>
        <w:t xml:space="preserve">      x_nplus1 = (x + (v / x)) / 2;</w:t>
      </w:r>
    </w:p>
    <w:p w14:paraId="5BFB8647" w14:textId="77777777" w:rsidR="00555D55" w:rsidRPr="00EC76D5" w:rsidRDefault="00555D55" w:rsidP="00B92E77">
      <w:pPr>
        <w:pStyle w:val="Code"/>
        <w:rPr>
          <w:highlight w:val="white"/>
        </w:rPr>
      </w:pPr>
      <w:r w:rsidRPr="00EC76D5">
        <w:rPr>
          <w:highlight w:val="white"/>
        </w:rPr>
        <w:t xml:space="preserve">    } while (fabs(x_nplus1 - x) &gt;= EPSILON);</w:t>
      </w:r>
    </w:p>
    <w:p w14:paraId="5B5B354C" w14:textId="77777777" w:rsidR="00555D55" w:rsidRPr="00EC76D5" w:rsidRDefault="00555D55" w:rsidP="00B92E77">
      <w:pPr>
        <w:pStyle w:val="Code"/>
        <w:rPr>
          <w:highlight w:val="white"/>
        </w:rPr>
      </w:pPr>
    </w:p>
    <w:p w14:paraId="551886D7" w14:textId="77777777" w:rsidR="00555D55" w:rsidRPr="00EC76D5" w:rsidRDefault="00555D55" w:rsidP="00B92E77">
      <w:pPr>
        <w:pStyle w:val="Code"/>
        <w:rPr>
          <w:highlight w:val="white"/>
        </w:rPr>
      </w:pPr>
      <w:r w:rsidRPr="00EC76D5">
        <w:rPr>
          <w:highlight w:val="white"/>
        </w:rPr>
        <w:t xml:space="preserve">    return x_nplus1;</w:t>
      </w:r>
    </w:p>
    <w:p w14:paraId="28F9C4F7" w14:textId="77777777" w:rsidR="00555D55" w:rsidRPr="00EC76D5" w:rsidRDefault="00555D55" w:rsidP="00B92E77">
      <w:pPr>
        <w:pStyle w:val="Code"/>
        <w:rPr>
          <w:highlight w:val="white"/>
        </w:rPr>
      </w:pPr>
      <w:r w:rsidRPr="00EC76D5">
        <w:rPr>
          <w:highlight w:val="white"/>
        </w:rPr>
        <w:t xml:space="preserve">  }</w:t>
      </w:r>
    </w:p>
    <w:p w14:paraId="11060FED" w14:textId="77777777" w:rsidR="00555D55" w:rsidRPr="00EC76D5" w:rsidRDefault="00555D55" w:rsidP="00B92E77">
      <w:pPr>
        <w:pStyle w:val="Code"/>
        <w:rPr>
          <w:highlight w:val="white"/>
        </w:rPr>
      </w:pPr>
      <w:r w:rsidRPr="00EC76D5">
        <w:rPr>
          <w:highlight w:val="white"/>
        </w:rPr>
        <w:t xml:space="preserve">  else {</w:t>
      </w:r>
    </w:p>
    <w:p w14:paraId="309DA28F" w14:textId="77777777" w:rsidR="00555D55" w:rsidRPr="00EC76D5" w:rsidRDefault="00555D55" w:rsidP="00B92E77">
      <w:pPr>
        <w:pStyle w:val="Code"/>
        <w:rPr>
          <w:highlight w:val="white"/>
        </w:rPr>
      </w:pPr>
      <w:r w:rsidRPr="00EC76D5">
        <w:rPr>
          <w:highlight w:val="white"/>
        </w:rPr>
        <w:t xml:space="preserve">    errno = EDOM;</w:t>
      </w:r>
    </w:p>
    <w:p w14:paraId="2A7208EA" w14:textId="77777777" w:rsidR="00555D55" w:rsidRPr="00EC76D5" w:rsidRDefault="00555D55" w:rsidP="00B92E77">
      <w:pPr>
        <w:pStyle w:val="Code"/>
        <w:rPr>
          <w:highlight w:val="white"/>
        </w:rPr>
      </w:pPr>
      <w:r w:rsidRPr="00EC76D5">
        <w:rPr>
          <w:highlight w:val="white"/>
        </w:rPr>
        <w:t xml:space="preserve">    return 0;</w:t>
      </w:r>
    </w:p>
    <w:p w14:paraId="73CCBEFD" w14:textId="77777777" w:rsidR="00555D55" w:rsidRPr="00EC76D5" w:rsidRDefault="00555D55" w:rsidP="00B92E77">
      <w:pPr>
        <w:pStyle w:val="Code"/>
        <w:rPr>
          <w:highlight w:val="white"/>
        </w:rPr>
      </w:pPr>
      <w:r w:rsidRPr="00EC76D5">
        <w:rPr>
          <w:highlight w:val="white"/>
        </w:rPr>
        <w:t xml:space="preserve">  }</w:t>
      </w:r>
    </w:p>
    <w:p w14:paraId="10C7E2C7" w14:textId="77777777" w:rsidR="00555D55" w:rsidRPr="00EC76D5" w:rsidRDefault="00555D55" w:rsidP="00B92E77">
      <w:pPr>
        <w:pStyle w:val="Code"/>
        <w:rPr>
          <w:highlight w:val="white"/>
        </w:rPr>
      </w:pPr>
      <w:r w:rsidRPr="00EC76D5">
        <w:rPr>
          <w:highlight w:val="white"/>
        </w:rPr>
        <w:t>}</w:t>
      </w:r>
    </w:p>
    <w:p w14:paraId="5F53B14D" w14:textId="77777777" w:rsidR="00555D55" w:rsidRPr="00EC76D5" w:rsidRDefault="00555D55" w:rsidP="00B92E77">
      <w:pPr>
        <w:pStyle w:val="Code"/>
        <w:rPr>
          <w:highlight w:val="white"/>
        </w:rPr>
      </w:pPr>
    </w:p>
    <w:p w14:paraId="28C5BBFA" w14:textId="77777777" w:rsidR="00555D55" w:rsidRPr="00EC76D5" w:rsidRDefault="00555D55" w:rsidP="00B92E77">
      <w:pPr>
        <w:pStyle w:val="Code"/>
        <w:rPr>
          <w:highlight w:val="white"/>
        </w:rPr>
      </w:pPr>
      <w:r w:rsidRPr="00EC76D5">
        <w:rPr>
          <w:highlight w:val="white"/>
        </w:rPr>
        <w:t>double asin(double v) {</w:t>
      </w:r>
    </w:p>
    <w:p w14:paraId="7B06DDDF" w14:textId="77777777" w:rsidR="00555D55" w:rsidRPr="00EC76D5" w:rsidRDefault="00555D55" w:rsidP="00B92E77">
      <w:pPr>
        <w:pStyle w:val="Code"/>
        <w:rPr>
          <w:highlight w:val="white"/>
        </w:rPr>
      </w:pPr>
      <w:r w:rsidRPr="00EC76D5">
        <w:rPr>
          <w:highlight w:val="white"/>
        </w:rPr>
        <w:t xml:space="preserve">  if (v == 1) {</w:t>
      </w:r>
    </w:p>
    <w:p w14:paraId="517AB291" w14:textId="77777777" w:rsidR="00555D55" w:rsidRPr="00EC76D5" w:rsidRDefault="00555D55" w:rsidP="00B92E77">
      <w:pPr>
        <w:pStyle w:val="Code"/>
        <w:rPr>
          <w:highlight w:val="white"/>
        </w:rPr>
      </w:pPr>
      <w:r w:rsidRPr="00EC76D5">
        <w:rPr>
          <w:highlight w:val="white"/>
        </w:rPr>
        <w:t xml:space="preserve">    return PI / 2;</w:t>
      </w:r>
    </w:p>
    <w:p w14:paraId="6B213692" w14:textId="77777777" w:rsidR="00555D55" w:rsidRPr="00EC76D5" w:rsidRDefault="00555D55" w:rsidP="00B92E77">
      <w:pPr>
        <w:pStyle w:val="Code"/>
        <w:rPr>
          <w:highlight w:val="white"/>
        </w:rPr>
      </w:pPr>
      <w:r w:rsidRPr="00EC76D5">
        <w:rPr>
          <w:highlight w:val="white"/>
        </w:rPr>
        <w:t xml:space="preserve">  }</w:t>
      </w:r>
    </w:p>
    <w:p w14:paraId="74376D55" w14:textId="77777777" w:rsidR="00555D55" w:rsidRPr="00EC76D5" w:rsidRDefault="00555D55" w:rsidP="00B92E77">
      <w:pPr>
        <w:pStyle w:val="Code"/>
        <w:rPr>
          <w:highlight w:val="white"/>
        </w:rPr>
      </w:pPr>
      <w:r w:rsidRPr="00EC76D5">
        <w:rPr>
          <w:highlight w:val="white"/>
        </w:rPr>
        <w:t xml:space="preserve">  else if (v == -1) {</w:t>
      </w:r>
    </w:p>
    <w:p w14:paraId="0D6A3E1C" w14:textId="77777777" w:rsidR="00555D55" w:rsidRPr="00EC76D5" w:rsidRDefault="00555D55" w:rsidP="00B92E77">
      <w:pPr>
        <w:pStyle w:val="Code"/>
        <w:rPr>
          <w:highlight w:val="white"/>
        </w:rPr>
      </w:pPr>
      <w:r w:rsidRPr="00EC76D5">
        <w:rPr>
          <w:highlight w:val="white"/>
        </w:rPr>
        <w:t xml:space="preserve">    return -PI / 2;</w:t>
      </w:r>
    </w:p>
    <w:p w14:paraId="3FDD5EC3" w14:textId="77777777" w:rsidR="00555D55" w:rsidRPr="00EC76D5" w:rsidRDefault="00555D55" w:rsidP="00B92E77">
      <w:pPr>
        <w:pStyle w:val="Code"/>
        <w:rPr>
          <w:highlight w:val="white"/>
        </w:rPr>
      </w:pPr>
      <w:r w:rsidRPr="00EC76D5">
        <w:rPr>
          <w:highlight w:val="white"/>
        </w:rPr>
        <w:t xml:space="preserve">  }</w:t>
      </w:r>
    </w:p>
    <w:p w14:paraId="2A892739" w14:textId="77777777" w:rsidR="00555D55" w:rsidRPr="00EC76D5" w:rsidRDefault="00555D55" w:rsidP="00B92E77">
      <w:pPr>
        <w:pStyle w:val="Code"/>
        <w:rPr>
          <w:highlight w:val="white"/>
        </w:rPr>
      </w:pPr>
      <w:r w:rsidRPr="00EC76D5">
        <w:rPr>
          <w:highlight w:val="white"/>
        </w:rPr>
        <w:t xml:space="preserve">  else if (fabs(v) &lt;= 1) {</w:t>
      </w:r>
    </w:p>
    <w:p w14:paraId="6AB27B03" w14:textId="77777777" w:rsidR="00555D55" w:rsidRPr="00EC76D5" w:rsidRDefault="00555D55" w:rsidP="00B92E77">
      <w:pPr>
        <w:pStyle w:val="Code"/>
        <w:rPr>
          <w:highlight w:val="white"/>
        </w:rPr>
      </w:pPr>
      <w:r w:rsidRPr="00EC76D5">
        <w:rPr>
          <w:highlight w:val="white"/>
        </w:rPr>
        <w:t xml:space="preserve">    double x_nplus1 = 1, x;</w:t>
      </w:r>
    </w:p>
    <w:p w14:paraId="5C2622F7" w14:textId="77777777" w:rsidR="00555D55" w:rsidRPr="00EC76D5" w:rsidRDefault="00555D55" w:rsidP="00B92E77">
      <w:pPr>
        <w:pStyle w:val="Code"/>
        <w:rPr>
          <w:highlight w:val="white"/>
        </w:rPr>
      </w:pPr>
    </w:p>
    <w:p w14:paraId="3E1847C1" w14:textId="77777777" w:rsidR="00555D55" w:rsidRPr="00EC76D5" w:rsidRDefault="00555D55" w:rsidP="00B92E77">
      <w:pPr>
        <w:pStyle w:val="Code"/>
        <w:rPr>
          <w:highlight w:val="white"/>
        </w:rPr>
      </w:pPr>
      <w:r w:rsidRPr="00EC76D5">
        <w:rPr>
          <w:highlight w:val="white"/>
        </w:rPr>
        <w:t xml:space="preserve">    do {</w:t>
      </w:r>
    </w:p>
    <w:p w14:paraId="448591C7" w14:textId="77777777" w:rsidR="00555D55" w:rsidRPr="00EC76D5" w:rsidRDefault="00555D55" w:rsidP="00B92E77">
      <w:pPr>
        <w:pStyle w:val="Code"/>
        <w:rPr>
          <w:highlight w:val="white"/>
        </w:rPr>
      </w:pPr>
      <w:r w:rsidRPr="00EC76D5">
        <w:rPr>
          <w:highlight w:val="white"/>
        </w:rPr>
        <w:t xml:space="preserve">      x = x_nplus1;</w:t>
      </w:r>
    </w:p>
    <w:p w14:paraId="533650E4" w14:textId="77777777" w:rsidR="00555D55" w:rsidRPr="00EC76D5" w:rsidRDefault="00555D55" w:rsidP="00B92E77">
      <w:pPr>
        <w:pStyle w:val="Code"/>
        <w:rPr>
          <w:highlight w:val="white"/>
        </w:rPr>
      </w:pPr>
      <w:r w:rsidRPr="00EC76D5">
        <w:rPr>
          <w:highlight w:val="white"/>
        </w:rPr>
        <w:t xml:space="preserve">      x_nplus1 = x - tan(x) + (v / cos(x));</w:t>
      </w:r>
    </w:p>
    <w:p w14:paraId="65CA0D3F" w14:textId="77777777" w:rsidR="00555D55" w:rsidRPr="00EC76D5" w:rsidRDefault="00555D55" w:rsidP="00B92E77">
      <w:pPr>
        <w:pStyle w:val="Code"/>
        <w:rPr>
          <w:highlight w:val="white"/>
        </w:rPr>
      </w:pPr>
      <w:r w:rsidRPr="00EC76D5">
        <w:rPr>
          <w:highlight w:val="white"/>
        </w:rPr>
        <w:t xml:space="preserve">    } while (fabs(x_nplus1 - x) &gt;= EPSILON);</w:t>
      </w:r>
    </w:p>
    <w:p w14:paraId="136B2299" w14:textId="77777777" w:rsidR="00555D55" w:rsidRPr="00EC76D5" w:rsidRDefault="00555D55" w:rsidP="00B92E77">
      <w:pPr>
        <w:pStyle w:val="Code"/>
        <w:rPr>
          <w:highlight w:val="white"/>
        </w:rPr>
      </w:pPr>
    </w:p>
    <w:p w14:paraId="101B12F7" w14:textId="77777777" w:rsidR="00555D55" w:rsidRPr="00EC76D5" w:rsidRDefault="00555D55" w:rsidP="00B92E77">
      <w:pPr>
        <w:pStyle w:val="Code"/>
        <w:rPr>
          <w:highlight w:val="white"/>
        </w:rPr>
      </w:pPr>
      <w:r w:rsidRPr="00EC76D5">
        <w:rPr>
          <w:highlight w:val="white"/>
        </w:rPr>
        <w:t xml:space="preserve">    return x_nplus1;</w:t>
      </w:r>
    </w:p>
    <w:p w14:paraId="79B336DD" w14:textId="77777777" w:rsidR="00555D55" w:rsidRPr="00EC76D5" w:rsidRDefault="00555D55" w:rsidP="00B92E77">
      <w:pPr>
        <w:pStyle w:val="Code"/>
        <w:rPr>
          <w:highlight w:val="white"/>
        </w:rPr>
      </w:pPr>
      <w:r w:rsidRPr="00EC76D5">
        <w:rPr>
          <w:highlight w:val="white"/>
        </w:rPr>
        <w:t xml:space="preserve">  }</w:t>
      </w:r>
    </w:p>
    <w:p w14:paraId="6B4CB1C5" w14:textId="77777777" w:rsidR="00555D55" w:rsidRPr="00EC76D5" w:rsidRDefault="00555D55" w:rsidP="00B92E77">
      <w:pPr>
        <w:pStyle w:val="Code"/>
        <w:rPr>
          <w:highlight w:val="white"/>
        </w:rPr>
      </w:pPr>
      <w:r w:rsidRPr="00EC76D5">
        <w:rPr>
          <w:highlight w:val="white"/>
        </w:rPr>
        <w:t xml:space="preserve">  else {</w:t>
      </w:r>
    </w:p>
    <w:p w14:paraId="784CCB93" w14:textId="77777777" w:rsidR="00555D55" w:rsidRPr="00EC76D5" w:rsidRDefault="00555D55" w:rsidP="00B92E77">
      <w:pPr>
        <w:pStyle w:val="Code"/>
        <w:rPr>
          <w:highlight w:val="white"/>
        </w:rPr>
      </w:pPr>
      <w:r w:rsidRPr="00EC76D5">
        <w:rPr>
          <w:highlight w:val="white"/>
        </w:rPr>
        <w:t xml:space="preserve">    errno = EDOM;</w:t>
      </w:r>
    </w:p>
    <w:p w14:paraId="352AADBB" w14:textId="77777777" w:rsidR="00555D55" w:rsidRPr="00EC76D5" w:rsidRDefault="00555D55" w:rsidP="00B92E77">
      <w:pPr>
        <w:pStyle w:val="Code"/>
        <w:rPr>
          <w:highlight w:val="white"/>
        </w:rPr>
      </w:pPr>
      <w:r w:rsidRPr="00EC76D5">
        <w:rPr>
          <w:highlight w:val="white"/>
        </w:rPr>
        <w:t xml:space="preserve">    return 0;</w:t>
      </w:r>
    </w:p>
    <w:p w14:paraId="4157A4FE" w14:textId="77777777" w:rsidR="00555D55" w:rsidRPr="00EC76D5" w:rsidRDefault="00555D55" w:rsidP="00B92E77">
      <w:pPr>
        <w:pStyle w:val="Code"/>
        <w:rPr>
          <w:highlight w:val="white"/>
        </w:rPr>
      </w:pPr>
      <w:r w:rsidRPr="00EC76D5">
        <w:rPr>
          <w:highlight w:val="white"/>
        </w:rPr>
        <w:t xml:space="preserve">  }</w:t>
      </w:r>
    </w:p>
    <w:p w14:paraId="5A6177BE" w14:textId="77777777" w:rsidR="00555D55" w:rsidRPr="00EC76D5" w:rsidRDefault="00555D55" w:rsidP="00B92E77">
      <w:pPr>
        <w:pStyle w:val="Code"/>
        <w:rPr>
          <w:highlight w:val="white"/>
        </w:rPr>
      </w:pPr>
      <w:r w:rsidRPr="00EC76D5">
        <w:rPr>
          <w:highlight w:val="white"/>
        </w:rPr>
        <w:t>}</w:t>
      </w:r>
    </w:p>
    <w:p w14:paraId="683B9B33" w14:textId="77777777" w:rsidR="00555D55" w:rsidRPr="00EC76D5" w:rsidRDefault="00555D55" w:rsidP="00B92E77">
      <w:pPr>
        <w:pStyle w:val="Code"/>
        <w:rPr>
          <w:highlight w:val="white"/>
        </w:rPr>
      </w:pPr>
    </w:p>
    <w:p w14:paraId="51BDD1F0" w14:textId="77777777" w:rsidR="00555D55" w:rsidRPr="00EC76D5" w:rsidRDefault="00555D55" w:rsidP="00B92E77">
      <w:pPr>
        <w:pStyle w:val="Code"/>
        <w:rPr>
          <w:highlight w:val="white"/>
        </w:rPr>
      </w:pPr>
      <w:r w:rsidRPr="00EC76D5">
        <w:rPr>
          <w:highlight w:val="white"/>
        </w:rPr>
        <w:t>double acos(double v) {</w:t>
      </w:r>
    </w:p>
    <w:p w14:paraId="7A2BB8EE" w14:textId="77777777" w:rsidR="00555D55" w:rsidRPr="00EC76D5" w:rsidRDefault="00555D55" w:rsidP="00B92E77">
      <w:pPr>
        <w:pStyle w:val="Code"/>
        <w:rPr>
          <w:highlight w:val="white"/>
        </w:rPr>
      </w:pPr>
      <w:r w:rsidRPr="00EC76D5">
        <w:rPr>
          <w:highlight w:val="white"/>
        </w:rPr>
        <w:t xml:space="preserve">  if (v == 1) {</w:t>
      </w:r>
    </w:p>
    <w:p w14:paraId="7A626D01" w14:textId="77777777" w:rsidR="00555D55" w:rsidRPr="00EC76D5" w:rsidRDefault="00555D55" w:rsidP="00B92E77">
      <w:pPr>
        <w:pStyle w:val="Code"/>
        <w:rPr>
          <w:highlight w:val="white"/>
        </w:rPr>
      </w:pPr>
      <w:r w:rsidRPr="00EC76D5">
        <w:rPr>
          <w:highlight w:val="white"/>
        </w:rPr>
        <w:t xml:space="preserve">    return 0;</w:t>
      </w:r>
    </w:p>
    <w:p w14:paraId="2CFCCAF5" w14:textId="77777777" w:rsidR="00555D55" w:rsidRPr="00EC76D5" w:rsidRDefault="00555D55" w:rsidP="00B92E77">
      <w:pPr>
        <w:pStyle w:val="Code"/>
        <w:rPr>
          <w:highlight w:val="white"/>
        </w:rPr>
      </w:pPr>
      <w:r w:rsidRPr="00EC76D5">
        <w:rPr>
          <w:highlight w:val="white"/>
        </w:rPr>
        <w:t xml:space="preserve">  }</w:t>
      </w:r>
    </w:p>
    <w:p w14:paraId="7902DBC3" w14:textId="77777777" w:rsidR="00555D55" w:rsidRPr="00EC76D5" w:rsidRDefault="00555D55" w:rsidP="00B92E77">
      <w:pPr>
        <w:pStyle w:val="Code"/>
        <w:rPr>
          <w:highlight w:val="white"/>
        </w:rPr>
      </w:pPr>
      <w:r w:rsidRPr="00EC76D5">
        <w:rPr>
          <w:highlight w:val="white"/>
        </w:rPr>
        <w:t xml:space="preserve">  else if (fabs(v) &lt;= 1) {</w:t>
      </w:r>
    </w:p>
    <w:p w14:paraId="7DB5C1F8" w14:textId="77777777" w:rsidR="00555D55" w:rsidRPr="00EC76D5" w:rsidRDefault="00555D55" w:rsidP="00B92E77">
      <w:pPr>
        <w:pStyle w:val="Code"/>
        <w:rPr>
          <w:highlight w:val="white"/>
        </w:rPr>
      </w:pPr>
      <w:r w:rsidRPr="00EC76D5">
        <w:rPr>
          <w:highlight w:val="white"/>
        </w:rPr>
        <w:t xml:space="preserve">    double x_nplus1 = 1, x;</w:t>
      </w:r>
    </w:p>
    <w:p w14:paraId="40DF4A4B" w14:textId="77777777" w:rsidR="00555D55" w:rsidRPr="00EC76D5" w:rsidRDefault="00555D55" w:rsidP="00B92E77">
      <w:pPr>
        <w:pStyle w:val="Code"/>
        <w:rPr>
          <w:highlight w:val="white"/>
        </w:rPr>
      </w:pPr>
    </w:p>
    <w:p w14:paraId="5131FB2F" w14:textId="77777777" w:rsidR="00555D55" w:rsidRPr="00EC76D5" w:rsidRDefault="00555D55" w:rsidP="00B92E77">
      <w:pPr>
        <w:pStyle w:val="Code"/>
        <w:rPr>
          <w:highlight w:val="white"/>
        </w:rPr>
      </w:pPr>
      <w:r w:rsidRPr="00EC76D5">
        <w:rPr>
          <w:highlight w:val="white"/>
        </w:rPr>
        <w:t xml:space="preserve">    do {</w:t>
      </w:r>
    </w:p>
    <w:p w14:paraId="057E0F0C" w14:textId="77777777" w:rsidR="00555D55" w:rsidRPr="00EC76D5" w:rsidRDefault="00555D55" w:rsidP="00B92E77">
      <w:pPr>
        <w:pStyle w:val="Code"/>
        <w:rPr>
          <w:highlight w:val="white"/>
        </w:rPr>
      </w:pPr>
      <w:r w:rsidRPr="00EC76D5">
        <w:rPr>
          <w:highlight w:val="white"/>
        </w:rPr>
        <w:t xml:space="preserve">      x = x_nplus1;</w:t>
      </w:r>
    </w:p>
    <w:p w14:paraId="5013F216" w14:textId="77777777" w:rsidR="00555D55" w:rsidRPr="00EC76D5" w:rsidRDefault="00555D55" w:rsidP="00B92E77">
      <w:pPr>
        <w:pStyle w:val="Code"/>
        <w:rPr>
          <w:highlight w:val="white"/>
        </w:rPr>
      </w:pPr>
      <w:r w:rsidRPr="00EC76D5">
        <w:rPr>
          <w:highlight w:val="white"/>
        </w:rPr>
        <w:t xml:space="preserve">      x_nplus1 = x + (1 / tan(x)) - (v / sin(x));</w:t>
      </w:r>
    </w:p>
    <w:p w14:paraId="283B0EB6" w14:textId="77777777" w:rsidR="00555D55" w:rsidRPr="00EC76D5" w:rsidRDefault="00555D55" w:rsidP="00B92E77">
      <w:pPr>
        <w:pStyle w:val="Code"/>
        <w:rPr>
          <w:highlight w:val="white"/>
        </w:rPr>
      </w:pPr>
      <w:r w:rsidRPr="00EC76D5">
        <w:rPr>
          <w:highlight w:val="white"/>
        </w:rPr>
        <w:t xml:space="preserve">    } while (fabs(x_nplus1 - x) &gt;= EPSILON);</w:t>
      </w:r>
    </w:p>
    <w:p w14:paraId="7CB011FD" w14:textId="77777777" w:rsidR="00555D55" w:rsidRPr="00EC76D5" w:rsidRDefault="00555D55" w:rsidP="00B92E77">
      <w:pPr>
        <w:pStyle w:val="Code"/>
        <w:rPr>
          <w:highlight w:val="white"/>
        </w:rPr>
      </w:pPr>
    </w:p>
    <w:p w14:paraId="09AF07C1" w14:textId="77777777" w:rsidR="00555D55" w:rsidRPr="00EC76D5" w:rsidRDefault="00555D55" w:rsidP="00B92E77">
      <w:pPr>
        <w:pStyle w:val="Code"/>
        <w:rPr>
          <w:highlight w:val="white"/>
        </w:rPr>
      </w:pPr>
      <w:r w:rsidRPr="00EC76D5">
        <w:rPr>
          <w:highlight w:val="white"/>
        </w:rPr>
        <w:t xml:space="preserve">    return x_nplus1;</w:t>
      </w:r>
    </w:p>
    <w:p w14:paraId="1AC93FDF" w14:textId="77777777" w:rsidR="00555D55" w:rsidRPr="00EC76D5" w:rsidRDefault="00555D55" w:rsidP="00B92E77">
      <w:pPr>
        <w:pStyle w:val="Code"/>
        <w:rPr>
          <w:highlight w:val="white"/>
        </w:rPr>
      </w:pPr>
      <w:r w:rsidRPr="00EC76D5">
        <w:rPr>
          <w:highlight w:val="white"/>
        </w:rPr>
        <w:t xml:space="preserve">  }</w:t>
      </w:r>
    </w:p>
    <w:p w14:paraId="35A40FCD" w14:textId="77777777" w:rsidR="00555D55" w:rsidRPr="00EC76D5" w:rsidRDefault="00555D55" w:rsidP="00B92E77">
      <w:pPr>
        <w:pStyle w:val="Code"/>
        <w:rPr>
          <w:highlight w:val="white"/>
        </w:rPr>
      </w:pPr>
      <w:r w:rsidRPr="00EC76D5">
        <w:rPr>
          <w:highlight w:val="white"/>
        </w:rPr>
        <w:t xml:space="preserve">  else {</w:t>
      </w:r>
    </w:p>
    <w:p w14:paraId="71FEF161" w14:textId="77777777" w:rsidR="00555D55" w:rsidRPr="00EC76D5" w:rsidRDefault="00555D55" w:rsidP="00B92E77">
      <w:pPr>
        <w:pStyle w:val="Code"/>
        <w:rPr>
          <w:highlight w:val="white"/>
        </w:rPr>
      </w:pPr>
      <w:r w:rsidRPr="00EC76D5">
        <w:rPr>
          <w:highlight w:val="white"/>
        </w:rPr>
        <w:t xml:space="preserve">    errno = EDOM;</w:t>
      </w:r>
    </w:p>
    <w:p w14:paraId="5C7F0222" w14:textId="77777777" w:rsidR="00555D55" w:rsidRPr="00EC76D5" w:rsidRDefault="00555D55" w:rsidP="00B92E77">
      <w:pPr>
        <w:pStyle w:val="Code"/>
        <w:rPr>
          <w:highlight w:val="white"/>
        </w:rPr>
      </w:pPr>
      <w:r w:rsidRPr="00EC76D5">
        <w:rPr>
          <w:highlight w:val="white"/>
        </w:rPr>
        <w:t xml:space="preserve">    return 0;</w:t>
      </w:r>
    </w:p>
    <w:p w14:paraId="0F81C1C6" w14:textId="77777777" w:rsidR="00555D55" w:rsidRPr="00EC76D5" w:rsidRDefault="00555D55" w:rsidP="00B92E77">
      <w:pPr>
        <w:pStyle w:val="Code"/>
        <w:rPr>
          <w:highlight w:val="white"/>
        </w:rPr>
      </w:pPr>
      <w:r w:rsidRPr="00EC76D5">
        <w:rPr>
          <w:highlight w:val="white"/>
        </w:rPr>
        <w:t xml:space="preserve">  }</w:t>
      </w:r>
    </w:p>
    <w:p w14:paraId="7FF38039" w14:textId="77777777" w:rsidR="00555D55" w:rsidRPr="00EC76D5" w:rsidRDefault="00555D55" w:rsidP="00B92E77">
      <w:pPr>
        <w:pStyle w:val="Code"/>
        <w:rPr>
          <w:highlight w:val="white"/>
        </w:rPr>
      </w:pPr>
      <w:r w:rsidRPr="00EC76D5">
        <w:rPr>
          <w:highlight w:val="white"/>
        </w:rPr>
        <w:t>}</w:t>
      </w:r>
    </w:p>
    <w:p w14:paraId="3B8B0CDC" w14:textId="77777777" w:rsidR="00555D55" w:rsidRPr="00EC76D5" w:rsidRDefault="00555D55" w:rsidP="00B92E77">
      <w:pPr>
        <w:pStyle w:val="Code"/>
        <w:rPr>
          <w:highlight w:val="white"/>
        </w:rPr>
      </w:pPr>
    </w:p>
    <w:p w14:paraId="60791B07" w14:textId="77777777" w:rsidR="00555D55" w:rsidRPr="00EC76D5" w:rsidRDefault="00555D55" w:rsidP="00B92E77">
      <w:pPr>
        <w:pStyle w:val="Code"/>
        <w:rPr>
          <w:highlight w:val="white"/>
        </w:rPr>
      </w:pPr>
      <w:r w:rsidRPr="00EC76D5">
        <w:rPr>
          <w:highlight w:val="white"/>
        </w:rPr>
        <w:t>double square(double x) {</w:t>
      </w:r>
    </w:p>
    <w:p w14:paraId="210EC3D8" w14:textId="77777777" w:rsidR="00555D55" w:rsidRPr="00EC76D5" w:rsidRDefault="00555D55" w:rsidP="00B92E77">
      <w:pPr>
        <w:pStyle w:val="Code"/>
        <w:rPr>
          <w:highlight w:val="white"/>
        </w:rPr>
      </w:pPr>
      <w:r w:rsidRPr="00EC76D5">
        <w:rPr>
          <w:highlight w:val="white"/>
        </w:rPr>
        <w:t xml:space="preserve">  return x * x;</w:t>
      </w:r>
    </w:p>
    <w:p w14:paraId="4E7C0950" w14:textId="77777777" w:rsidR="00555D55" w:rsidRPr="00EC76D5" w:rsidRDefault="00555D55" w:rsidP="00B92E77">
      <w:pPr>
        <w:pStyle w:val="Code"/>
        <w:rPr>
          <w:highlight w:val="white"/>
        </w:rPr>
      </w:pPr>
      <w:r w:rsidRPr="00EC76D5">
        <w:rPr>
          <w:highlight w:val="white"/>
        </w:rPr>
        <w:t>}</w:t>
      </w:r>
    </w:p>
    <w:p w14:paraId="077E25B9" w14:textId="77777777" w:rsidR="00555D55" w:rsidRPr="00EC76D5" w:rsidRDefault="00555D55" w:rsidP="00B92E77">
      <w:pPr>
        <w:pStyle w:val="Code"/>
        <w:rPr>
          <w:highlight w:val="white"/>
        </w:rPr>
      </w:pPr>
    </w:p>
    <w:p w14:paraId="0D79CDA7" w14:textId="77777777" w:rsidR="00555D55" w:rsidRPr="00EC76D5" w:rsidRDefault="00555D55" w:rsidP="00B92E77">
      <w:pPr>
        <w:pStyle w:val="Code"/>
        <w:rPr>
          <w:highlight w:val="white"/>
        </w:rPr>
      </w:pPr>
      <w:r w:rsidRPr="00EC76D5">
        <w:rPr>
          <w:highlight w:val="white"/>
        </w:rPr>
        <w:t>double atan(double v) {</w:t>
      </w:r>
    </w:p>
    <w:p w14:paraId="14D32FED" w14:textId="77777777" w:rsidR="00555D55" w:rsidRPr="00EC76D5" w:rsidRDefault="00555D55" w:rsidP="00B92E77">
      <w:pPr>
        <w:pStyle w:val="Code"/>
        <w:rPr>
          <w:highlight w:val="white"/>
        </w:rPr>
      </w:pPr>
      <w:r w:rsidRPr="00EC76D5">
        <w:rPr>
          <w:highlight w:val="white"/>
        </w:rPr>
        <w:t xml:space="preserve">  if (v == 0) {</w:t>
      </w:r>
    </w:p>
    <w:p w14:paraId="04E249AE" w14:textId="77777777" w:rsidR="00555D55" w:rsidRPr="00EC76D5" w:rsidRDefault="00555D55" w:rsidP="00B92E77">
      <w:pPr>
        <w:pStyle w:val="Code"/>
        <w:rPr>
          <w:highlight w:val="white"/>
        </w:rPr>
      </w:pPr>
      <w:r w:rsidRPr="00EC76D5">
        <w:rPr>
          <w:highlight w:val="white"/>
        </w:rPr>
        <w:t xml:space="preserve">    return 0;</w:t>
      </w:r>
    </w:p>
    <w:p w14:paraId="78313C9F" w14:textId="77777777" w:rsidR="00555D55" w:rsidRPr="00EC76D5" w:rsidRDefault="00555D55" w:rsidP="00B92E77">
      <w:pPr>
        <w:pStyle w:val="Code"/>
        <w:rPr>
          <w:highlight w:val="white"/>
        </w:rPr>
      </w:pPr>
      <w:r w:rsidRPr="00EC76D5">
        <w:rPr>
          <w:highlight w:val="white"/>
        </w:rPr>
        <w:t xml:space="preserve">  }</w:t>
      </w:r>
    </w:p>
    <w:p w14:paraId="13EFAA9B" w14:textId="77777777" w:rsidR="00555D55" w:rsidRPr="00EC76D5" w:rsidRDefault="00555D55" w:rsidP="00B92E77">
      <w:pPr>
        <w:pStyle w:val="Code"/>
        <w:rPr>
          <w:highlight w:val="white"/>
        </w:rPr>
      </w:pPr>
      <w:r w:rsidRPr="00EC76D5">
        <w:rPr>
          <w:highlight w:val="white"/>
        </w:rPr>
        <w:t xml:space="preserve">  else if (v == 1) {</w:t>
      </w:r>
    </w:p>
    <w:p w14:paraId="6C70C61C" w14:textId="77777777" w:rsidR="00555D55" w:rsidRPr="00EC76D5" w:rsidRDefault="00555D55" w:rsidP="00B92E77">
      <w:pPr>
        <w:pStyle w:val="Code"/>
        <w:rPr>
          <w:highlight w:val="white"/>
        </w:rPr>
      </w:pPr>
      <w:r w:rsidRPr="00EC76D5">
        <w:rPr>
          <w:highlight w:val="white"/>
        </w:rPr>
        <w:t xml:space="preserve">    return PI / 4;</w:t>
      </w:r>
    </w:p>
    <w:p w14:paraId="3D6D1D27" w14:textId="77777777" w:rsidR="00555D55" w:rsidRPr="00EC76D5" w:rsidRDefault="00555D55" w:rsidP="00B92E77">
      <w:pPr>
        <w:pStyle w:val="Code"/>
        <w:rPr>
          <w:highlight w:val="white"/>
        </w:rPr>
      </w:pPr>
      <w:r w:rsidRPr="00EC76D5">
        <w:rPr>
          <w:highlight w:val="white"/>
        </w:rPr>
        <w:t xml:space="preserve">  }</w:t>
      </w:r>
    </w:p>
    <w:p w14:paraId="1E043A1C" w14:textId="77777777" w:rsidR="00555D55" w:rsidRPr="00EC76D5" w:rsidRDefault="00555D55" w:rsidP="00B92E77">
      <w:pPr>
        <w:pStyle w:val="Code"/>
        <w:rPr>
          <w:highlight w:val="white"/>
        </w:rPr>
      </w:pPr>
      <w:r w:rsidRPr="00EC76D5">
        <w:rPr>
          <w:highlight w:val="white"/>
        </w:rPr>
        <w:t xml:space="preserve">  else if (v == -1) {</w:t>
      </w:r>
    </w:p>
    <w:p w14:paraId="23360EF4" w14:textId="77777777" w:rsidR="00555D55" w:rsidRPr="00EC76D5" w:rsidRDefault="00555D55" w:rsidP="00B92E77">
      <w:pPr>
        <w:pStyle w:val="Code"/>
        <w:rPr>
          <w:highlight w:val="white"/>
        </w:rPr>
      </w:pPr>
      <w:r w:rsidRPr="00EC76D5">
        <w:rPr>
          <w:highlight w:val="white"/>
        </w:rPr>
        <w:t xml:space="preserve">    return -PI / 4;</w:t>
      </w:r>
    </w:p>
    <w:p w14:paraId="6BE864C1" w14:textId="77777777" w:rsidR="00555D55" w:rsidRPr="00EC76D5" w:rsidRDefault="00555D55" w:rsidP="00B92E77">
      <w:pPr>
        <w:pStyle w:val="Code"/>
        <w:rPr>
          <w:highlight w:val="white"/>
        </w:rPr>
      </w:pPr>
      <w:r w:rsidRPr="00EC76D5">
        <w:rPr>
          <w:highlight w:val="white"/>
        </w:rPr>
        <w:t xml:space="preserve">  }</w:t>
      </w:r>
    </w:p>
    <w:p w14:paraId="4D6E3035" w14:textId="77777777" w:rsidR="00555D55" w:rsidRPr="00EC76D5" w:rsidRDefault="00555D55" w:rsidP="00B92E77">
      <w:pPr>
        <w:pStyle w:val="Code"/>
        <w:rPr>
          <w:highlight w:val="white"/>
        </w:rPr>
      </w:pPr>
      <w:r w:rsidRPr="00EC76D5">
        <w:rPr>
          <w:highlight w:val="white"/>
        </w:rPr>
        <w:t xml:space="preserve">  else if (fabs(v) &lt; 0.5) {</w:t>
      </w:r>
    </w:p>
    <w:p w14:paraId="173C30E8" w14:textId="77777777" w:rsidR="00555D55" w:rsidRPr="00EC76D5" w:rsidRDefault="00555D55" w:rsidP="00B92E77">
      <w:pPr>
        <w:pStyle w:val="Code"/>
        <w:rPr>
          <w:highlight w:val="white"/>
        </w:rPr>
      </w:pPr>
      <w:r w:rsidRPr="00EC76D5">
        <w:rPr>
          <w:highlight w:val="white"/>
        </w:rPr>
        <w:t xml:space="preserve">    int sign = 1, denominator = 1; // count = 0;</w:t>
      </w:r>
    </w:p>
    <w:p w14:paraId="7B2CEAFA" w14:textId="77777777" w:rsidR="00555D55" w:rsidRPr="00EC76D5" w:rsidRDefault="00555D55" w:rsidP="00B92E77">
      <w:pPr>
        <w:pStyle w:val="Code"/>
        <w:rPr>
          <w:highlight w:val="white"/>
        </w:rPr>
      </w:pPr>
      <w:r w:rsidRPr="00EC76D5">
        <w:rPr>
          <w:highlight w:val="white"/>
        </w:rPr>
        <w:t xml:space="preserve">    double product = v, term, sum = 0;</w:t>
      </w:r>
    </w:p>
    <w:p w14:paraId="053F6997" w14:textId="77777777" w:rsidR="00555D55" w:rsidRPr="00EC76D5" w:rsidRDefault="00555D55" w:rsidP="00B92E77">
      <w:pPr>
        <w:pStyle w:val="Code"/>
        <w:rPr>
          <w:highlight w:val="white"/>
        </w:rPr>
      </w:pPr>
    </w:p>
    <w:p w14:paraId="6CC28791" w14:textId="77777777" w:rsidR="00555D55" w:rsidRPr="00EC76D5" w:rsidRDefault="00555D55" w:rsidP="00B92E77">
      <w:pPr>
        <w:pStyle w:val="Code"/>
        <w:rPr>
          <w:highlight w:val="white"/>
        </w:rPr>
      </w:pPr>
      <w:r w:rsidRPr="00EC76D5">
        <w:rPr>
          <w:highlight w:val="white"/>
        </w:rPr>
        <w:t xml:space="preserve">    do {</w:t>
      </w:r>
    </w:p>
    <w:p w14:paraId="7DD7AAFA" w14:textId="77777777" w:rsidR="00555D55" w:rsidRPr="00EC76D5" w:rsidRDefault="00555D55" w:rsidP="00B92E77">
      <w:pPr>
        <w:pStyle w:val="Code"/>
        <w:rPr>
          <w:highlight w:val="white"/>
        </w:rPr>
      </w:pPr>
      <w:r w:rsidRPr="00EC76D5">
        <w:rPr>
          <w:highlight w:val="white"/>
        </w:rPr>
        <w:t xml:space="preserve">      term = sign * product / denominator;</w:t>
      </w:r>
    </w:p>
    <w:p w14:paraId="55C728D6" w14:textId="77777777" w:rsidR="00555D55" w:rsidRPr="00EC76D5" w:rsidRDefault="00555D55" w:rsidP="00B92E77">
      <w:pPr>
        <w:pStyle w:val="Code"/>
        <w:rPr>
          <w:highlight w:val="white"/>
        </w:rPr>
      </w:pPr>
      <w:r w:rsidRPr="00EC76D5">
        <w:rPr>
          <w:highlight w:val="white"/>
        </w:rPr>
        <w:t xml:space="preserve">      sum += term;</w:t>
      </w:r>
    </w:p>
    <w:p w14:paraId="547688DC" w14:textId="77777777" w:rsidR="00555D55" w:rsidRPr="00EC76D5" w:rsidRDefault="00555D55" w:rsidP="00B92E77">
      <w:pPr>
        <w:pStyle w:val="Code"/>
        <w:rPr>
          <w:highlight w:val="white"/>
        </w:rPr>
      </w:pPr>
      <w:r w:rsidRPr="00EC76D5">
        <w:rPr>
          <w:highlight w:val="white"/>
        </w:rPr>
        <w:t xml:space="preserve">      sign = -sign;</w:t>
      </w:r>
    </w:p>
    <w:p w14:paraId="626D4812" w14:textId="77777777" w:rsidR="00555D55" w:rsidRPr="00EC76D5" w:rsidRDefault="00555D55" w:rsidP="00B92E77">
      <w:pPr>
        <w:pStyle w:val="Code"/>
        <w:rPr>
          <w:highlight w:val="white"/>
        </w:rPr>
      </w:pPr>
      <w:r w:rsidRPr="00EC76D5">
        <w:rPr>
          <w:highlight w:val="white"/>
        </w:rPr>
        <w:t xml:space="preserve">      product *= v * v;</w:t>
      </w:r>
    </w:p>
    <w:p w14:paraId="1572C6D0" w14:textId="77777777" w:rsidR="00555D55" w:rsidRPr="00EC76D5" w:rsidRDefault="00555D55" w:rsidP="00B92E77">
      <w:pPr>
        <w:pStyle w:val="Code"/>
        <w:rPr>
          <w:highlight w:val="white"/>
        </w:rPr>
      </w:pPr>
      <w:r w:rsidRPr="00EC76D5">
        <w:rPr>
          <w:highlight w:val="white"/>
        </w:rPr>
        <w:t xml:space="preserve">      denominator += 2;</w:t>
      </w:r>
    </w:p>
    <w:p w14:paraId="6F41DF18" w14:textId="77777777" w:rsidR="00555D55" w:rsidRPr="00EC76D5" w:rsidRDefault="00555D55" w:rsidP="00B92E77">
      <w:pPr>
        <w:pStyle w:val="Code"/>
        <w:rPr>
          <w:highlight w:val="white"/>
        </w:rPr>
      </w:pPr>
      <w:r w:rsidRPr="00EC76D5">
        <w:rPr>
          <w:highlight w:val="white"/>
        </w:rPr>
        <w:t xml:space="preserve">    } while (fabs(term) &gt;= EPSILON);</w:t>
      </w:r>
    </w:p>
    <w:p w14:paraId="4D188B23" w14:textId="77777777" w:rsidR="00555D55" w:rsidRPr="00EC76D5" w:rsidRDefault="00555D55" w:rsidP="00B92E77">
      <w:pPr>
        <w:pStyle w:val="Code"/>
        <w:rPr>
          <w:highlight w:val="white"/>
        </w:rPr>
      </w:pPr>
    </w:p>
    <w:p w14:paraId="419E9B73" w14:textId="77777777" w:rsidR="00555D55" w:rsidRPr="00EC76D5" w:rsidRDefault="00555D55" w:rsidP="00B92E77">
      <w:pPr>
        <w:pStyle w:val="Code"/>
        <w:rPr>
          <w:highlight w:val="white"/>
        </w:rPr>
      </w:pPr>
      <w:r w:rsidRPr="00EC76D5">
        <w:rPr>
          <w:highlight w:val="white"/>
        </w:rPr>
        <w:t xml:space="preserve">    return sum;</w:t>
      </w:r>
    </w:p>
    <w:p w14:paraId="7CBE6D88" w14:textId="77777777" w:rsidR="00555D55" w:rsidRPr="00EC76D5" w:rsidRDefault="00555D55" w:rsidP="00B92E77">
      <w:pPr>
        <w:pStyle w:val="Code"/>
        <w:rPr>
          <w:highlight w:val="white"/>
        </w:rPr>
      </w:pPr>
      <w:r w:rsidRPr="00EC76D5">
        <w:rPr>
          <w:highlight w:val="white"/>
        </w:rPr>
        <w:t xml:space="preserve">  }</w:t>
      </w:r>
    </w:p>
    <w:p w14:paraId="307CE3AF" w14:textId="77777777" w:rsidR="00555D55" w:rsidRPr="00EC76D5" w:rsidRDefault="00555D55" w:rsidP="00B92E77">
      <w:pPr>
        <w:pStyle w:val="Code"/>
        <w:rPr>
          <w:highlight w:val="white"/>
        </w:rPr>
      </w:pPr>
      <w:r w:rsidRPr="00EC76D5">
        <w:rPr>
          <w:highlight w:val="white"/>
        </w:rPr>
        <w:t xml:space="preserve">  else if (fabs(v) &lt; 1) {</w:t>
      </w:r>
    </w:p>
    <w:p w14:paraId="42376BFE" w14:textId="77777777" w:rsidR="00555D55" w:rsidRPr="00EC76D5" w:rsidRDefault="00555D55" w:rsidP="00B92E77">
      <w:pPr>
        <w:pStyle w:val="Code"/>
        <w:rPr>
          <w:highlight w:val="white"/>
        </w:rPr>
      </w:pPr>
      <w:r w:rsidRPr="00EC76D5">
        <w:rPr>
          <w:highlight w:val="white"/>
        </w:rPr>
        <w:t xml:space="preserve">    double x_nplus1 = 1, x;</w:t>
      </w:r>
    </w:p>
    <w:p w14:paraId="6336CAAF" w14:textId="77777777" w:rsidR="00555D55" w:rsidRPr="00EC76D5" w:rsidRDefault="00555D55" w:rsidP="00B92E77">
      <w:pPr>
        <w:pStyle w:val="Code"/>
        <w:rPr>
          <w:highlight w:val="white"/>
        </w:rPr>
      </w:pPr>
    </w:p>
    <w:p w14:paraId="480A8C7E" w14:textId="77777777" w:rsidR="00555D55" w:rsidRPr="00EC76D5" w:rsidRDefault="00555D55" w:rsidP="00B92E77">
      <w:pPr>
        <w:pStyle w:val="Code"/>
        <w:rPr>
          <w:highlight w:val="white"/>
        </w:rPr>
      </w:pPr>
      <w:r w:rsidRPr="00EC76D5">
        <w:rPr>
          <w:highlight w:val="white"/>
        </w:rPr>
        <w:t xml:space="preserve">    do {</w:t>
      </w:r>
    </w:p>
    <w:p w14:paraId="57BC8D59" w14:textId="77777777" w:rsidR="00555D55" w:rsidRPr="00EC76D5" w:rsidRDefault="00555D55" w:rsidP="00B92E77">
      <w:pPr>
        <w:pStyle w:val="Code"/>
        <w:rPr>
          <w:highlight w:val="white"/>
        </w:rPr>
      </w:pPr>
      <w:r w:rsidRPr="00EC76D5">
        <w:rPr>
          <w:highlight w:val="white"/>
        </w:rPr>
        <w:t xml:space="preserve">      x = x_nplus1;</w:t>
      </w:r>
    </w:p>
    <w:p w14:paraId="7787656C" w14:textId="77777777" w:rsidR="00555D55" w:rsidRPr="00EC76D5" w:rsidRDefault="00555D55" w:rsidP="00B92E77">
      <w:pPr>
        <w:pStyle w:val="Code"/>
        <w:rPr>
          <w:highlight w:val="white"/>
        </w:rPr>
      </w:pPr>
      <w:r w:rsidRPr="00EC76D5">
        <w:rPr>
          <w:highlight w:val="white"/>
        </w:rPr>
        <w:t xml:space="preserve">      x_nplus1 = x - ((tan(x) - v) * square(cos(2 * x) + 1)) / 2;</w:t>
      </w:r>
    </w:p>
    <w:p w14:paraId="204AD520" w14:textId="77777777" w:rsidR="00555D55" w:rsidRPr="00EC76D5" w:rsidRDefault="00555D55" w:rsidP="00B92E77">
      <w:pPr>
        <w:pStyle w:val="Code"/>
        <w:rPr>
          <w:highlight w:val="white"/>
        </w:rPr>
      </w:pPr>
      <w:r w:rsidRPr="00EC76D5">
        <w:rPr>
          <w:highlight w:val="white"/>
        </w:rPr>
        <w:t xml:space="preserve">    } while (fabs(x_nplus1 - x) &gt;= EPSILON);</w:t>
      </w:r>
    </w:p>
    <w:p w14:paraId="71DEEDE3" w14:textId="77777777" w:rsidR="00555D55" w:rsidRPr="00EC76D5" w:rsidRDefault="00555D55" w:rsidP="00B92E77">
      <w:pPr>
        <w:pStyle w:val="Code"/>
        <w:rPr>
          <w:highlight w:val="white"/>
        </w:rPr>
      </w:pPr>
    </w:p>
    <w:p w14:paraId="1058FF53" w14:textId="77777777" w:rsidR="00555D55" w:rsidRPr="00EC76D5" w:rsidRDefault="00555D55" w:rsidP="00B92E77">
      <w:pPr>
        <w:pStyle w:val="Code"/>
        <w:rPr>
          <w:highlight w:val="white"/>
        </w:rPr>
      </w:pPr>
      <w:r w:rsidRPr="00EC76D5">
        <w:rPr>
          <w:highlight w:val="white"/>
        </w:rPr>
        <w:t xml:space="preserve">    return x_nplus1;</w:t>
      </w:r>
    </w:p>
    <w:p w14:paraId="4147CF52" w14:textId="77777777" w:rsidR="00555D55" w:rsidRPr="00EC76D5" w:rsidRDefault="00555D55" w:rsidP="00B92E77">
      <w:pPr>
        <w:pStyle w:val="Code"/>
        <w:rPr>
          <w:highlight w:val="white"/>
        </w:rPr>
      </w:pPr>
      <w:r w:rsidRPr="00EC76D5">
        <w:rPr>
          <w:highlight w:val="white"/>
        </w:rPr>
        <w:t xml:space="preserve">  }</w:t>
      </w:r>
    </w:p>
    <w:p w14:paraId="7AE95128" w14:textId="77777777" w:rsidR="00555D55" w:rsidRPr="00EC76D5" w:rsidRDefault="00555D55" w:rsidP="00B92E77">
      <w:pPr>
        <w:pStyle w:val="Code"/>
        <w:rPr>
          <w:highlight w:val="white"/>
        </w:rPr>
      </w:pPr>
      <w:r w:rsidRPr="00EC76D5">
        <w:rPr>
          <w:highlight w:val="white"/>
        </w:rPr>
        <w:t xml:space="preserve">  else {</w:t>
      </w:r>
    </w:p>
    <w:p w14:paraId="63DB5999" w14:textId="77777777" w:rsidR="00555D55" w:rsidRPr="00EC76D5" w:rsidRDefault="00555D55" w:rsidP="00B92E77">
      <w:pPr>
        <w:pStyle w:val="Code"/>
        <w:rPr>
          <w:highlight w:val="white"/>
        </w:rPr>
      </w:pPr>
      <w:r w:rsidRPr="00EC76D5">
        <w:rPr>
          <w:highlight w:val="white"/>
        </w:rPr>
        <w:t xml:space="preserve">    errno = EDOM;</w:t>
      </w:r>
    </w:p>
    <w:p w14:paraId="71093C56" w14:textId="77777777" w:rsidR="00555D55" w:rsidRPr="00EC76D5" w:rsidRDefault="00555D55" w:rsidP="00B92E77">
      <w:pPr>
        <w:pStyle w:val="Code"/>
        <w:rPr>
          <w:highlight w:val="white"/>
        </w:rPr>
      </w:pPr>
      <w:r w:rsidRPr="00EC76D5">
        <w:rPr>
          <w:highlight w:val="white"/>
        </w:rPr>
        <w:t xml:space="preserve">    return 0;</w:t>
      </w:r>
    </w:p>
    <w:p w14:paraId="0A5CB5D1" w14:textId="77777777" w:rsidR="00555D55" w:rsidRPr="00EC76D5" w:rsidRDefault="00555D55" w:rsidP="00B92E77">
      <w:pPr>
        <w:pStyle w:val="Code"/>
        <w:rPr>
          <w:highlight w:val="white"/>
        </w:rPr>
      </w:pPr>
      <w:r w:rsidRPr="00EC76D5">
        <w:rPr>
          <w:highlight w:val="white"/>
        </w:rPr>
        <w:t xml:space="preserve">  }</w:t>
      </w:r>
    </w:p>
    <w:p w14:paraId="21B7CF18" w14:textId="77777777" w:rsidR="00555D55" w:rsidRPr="00EC76D5" w:rsidRDefault="00555D55" w:rsidP="00B92E77">
      <w:pPr>
        <w:pStyle w:val="Code"/>
        <w:rPr>
          <w:highlight w:val="white"/>
        </w:rPr>
      </w:pPr>
      <w:r w:rsidRPr="00EC76D5">
        <w:rPr>
          <w:highlight w:val="white"/>
        </w:rPr>
        <w:t>}</w:t>
      </w:r>
    </w:p>
    <w:p w14:paraId="2390A017" w14:textId="77777777" w:rsidR="00555D55" w:rsidRPr="00EC76D5" w:rsidRDefault="00555D55" w:rsidP="00B92E77">
      <w:pPr>
        <w:pStyle w:val="Code"/>
        <w:rPr>
          <w:highlight w:val="white"/>
        </w:rPr>
      </w:pPr>
    </w:p>
    <w:p w14:paraId="7E5A5A0F" w14:textId="77777777" w:rsidR="00555D55" w:rsidRPr="00EC76D5" w:rsidRDefault="00555D55" w:rsidP="00B92E77">
      <w:pPr>
        <w:pStyle w:val="Code"/>
        <w:rPr>
          <w:highlight w:val="white"/>
        </w:rPr>
      </w:pPr>
      <w:r w:rsidRPr="00EC76D5">
        <w:rPr>
          <w:highlight w:val="white"/>
        </w:rPr>
        <w:t>double atanX(double v) {</w:t>
      </w:r>
    </w:p>
    <w:p w14:paraId="6B3DEB21" w14:textId="77777777" w:rsidR="00555D55" w:rsidRPr="00EC76D5" w:rsidRDefault="00555D55" w:rsidP="00B92E77">
      <w:pPr>
        <w:pStyle w:val="Code"/>
        <w:rPr>
          <w:highlight w:val="white"/>
        </w:rPr>
      </w:pPr>
      <w:r w:rsidRPr="00EC76D5">
        <w:rPr>
          <w:highlight w:val="white"/>
        </w:rPr>
        <w:t xml:space="preserve">  if (v == 0) {</w:t>
      </w:r>
    </w:p>
    <w:p w14:paraId="41725097" w14:textId="77777777" w:rsidR="00555D55" w:rsidRPr="00EC76D5" w:rsidRDefault="00555D55" w:rsidP="00B92E77">
      <w:pPr>
        <w:pStyle w:val="Code"/>
        <w:rPr>
          <w:highlight w:val="white"/>
        </w:rPr>
      </w:pPr>
      <w:r w:rsidRPr="00EC76D5">
        <w:rPr>
          <w:highlight w:val="white"/>
        </w:rPr>
        <w:t xml:space="preserve">    return 0;</w:t>
      </w:r>
    </w:p>
    <w:p w14:paraId="598A9795" w14:textId="77777777" w:rsidR="00555D55" w:rsidRPr="00EC76D5" w:rsidRDefault="00555D55" w:rsidP="00B92E77">
      <w:pPr>
        <w:pStyle w:val="Code"/>
        <w:rPr>
          <w:highlight w:val="white"/>
        </w:rPr>
      </w:pPr>
      <w:r w:rsidRPr="00EC76D5">
        <w:rPr>
          <w:highlight w:val="white"/>
        </w:rPr>
        <w:t xml:space="preserve">  }</w:t>
      </w:r>
    </w:p>
    <w:p w14:paraId="34E60A18" w14:textId="77777777" w:rsidR="00555D55" w:rsidRPr="00EC76D5" w:rsidRDefault="00555D55" w:rsidP="00B92E77">
      <w:pPr>
        <w:pStyle w:val="Code"/>
        <w:rPr>
          <w:highlight w:val="white"/>
        </w:rPr>
      </w:pPr>
      <w:r w:rsidRPr="00EC76D5">
        <w:rPr>
          <w:highlight w:val="white"/>
        </w:rPr>
        <w:t xml:space="preserve">  else if (fabs(v) &lt;= 1) {</w:t>
      </w:r>
    </w:p>
    <w:p w14:paraId="781E01D3" w14:textId="77777777" w:rsidR="00555D55" w:rsidRPr="00EC76D5" w:rsidRDefault="00555D55" w:rsidP="00B92E77">
      <w:pPr>
        <w:pStyle w:val="Code"/>
        <w:rPr>
          <w:highlight w:val="white"/>
        </w:rPr>
      </w:pPr>
      <w:r w:rsidRPr="00EC76D5">
        <w:rPr>
          <w:highlight w:val="white"/>
        </w:rPr>
        <w:t xml:space="preserve">    double x_nplus1 = 1, x;</w:t>
      </w:r>
    </w:p>
    <w:p w14:paraId="3238E3F4" w14:textId="77777777" w:rsidR="00555D55" w:rsidRPr="00EC76D5" w:rsidRDefault="00555D55" w:rsidP="00B92E77">
      <w:pPr>
        <w:pStyle w:val="Code"/>
        <w:rPr>
          <w:highlight w:val="white"/>
        </w:rPr>
      </w:pPr>
    </w:p>
    <w:p w14:paraId="4B8DDB7C" w14:textId="77777777" w:rsidR="00555D55" w:rsidRPr="00EC76D5" w:rsidRDefault="00555D55" w:rsidP="00B92E77">
      <w:pPr>
        <w:pStyle w:val="Code"/>
        <w:rPr>
          <w:highlight w:val="white"/>
        </w:rPr>
      </w:pPr>
      <w:r w:rsidRPr="00EC76D5">
        <w:rPr>
          <w:highlight w:val="white"/>
        </w:rPr>
        <w:t xml:space="preserve">    do {</w:t>
      </w:r>
    </w:p>
    <w:p w14:paraId="1C2A07B4" w14:textId="77777777" w:rsidR="00555D55" w:rsidRPr="00EC76D5" w:rsidRDefault="00555D55" w:rsidP="00B92E77">
      <w:pPr>
        <w:pStyle w:val="Code"/>
        <w:rPr>
          <w:highlight w:val="white"/>
        </w:rPr>
      </w:pPr>
      <w:r w:rsidRPr="00EC76D5">
        <w:rPr>
          <w:highlight w:val="white"/>
        </w:rPr>
        <w:t xml:space="preserve">      x = x_nplus1;</w:t>
      </w:r>
    </w:p>
    <w:p w14:paraId="13764E33" w14:textId="77777777" w:rsidR="00555D55" w:rsidRPr="00EC76D5" w:rsidRDefault="00555D55" w:rsidP="00B92E77">
      <w:pPr>
        <w:pStyle w:val="Code"/>
        <w:rPr>
          <w:highlight w:val="white"/>
        </w:rPr>
      </w:pPr>
      <w:r w:rsidRPr="00EC76D5">
        <w:rPr>
          <w:highlight w:val="white"/>
        </w:rPr>
        <w:t xml:space="preserve">      x_nplus1 = x - ((tan(x) - v) * square(cos(2 * x) + 1)) / 2;</w:t>
      </w:r>
    </w:p>
    <w:p w14:paraId="3CA2AAC8" w14:textId="77777777" w:rsidR="00555D55" w:rsidRPr="00EC76D5" w:rsidRDefault="00555D55" w:rsidP="00B92E77">
      <w:pPr>
        <w:pStyle w:val="Code"/>
        <w:rPr>
          <w:highlight w:val="white"/>
        </w:rPr>
      </w:pPr>
      <w:r w:rsidRPr="00EC76D5">
        <w:rPr>
          <w:highlight w:val="white"/>
        </w:rPr>
        <w:t xml:space="preserve">    } while (fabs(x_nplus1 - x) &gt;= EPSILON);</w:t>
      </w:r>
    </w:p>
    <w:p w14:paraId="477E9399" w14:textId="77777777" w:rsidR="00555D55" w:rsidRPr="00EC76D5" w:rsidRDefault="00555D55" w:rsidP="00B92E77">
      <w:pPr>
        <w:pStyle w:val="Code"/>
        <w:rPr>
          <w:highlight w:val="white"/>
        </w:rPr>
      </w:pPr>
    </w:p>
    <w:p w14:paraId="5DF11F5C" w14:textId="77777777" w:rsidR="00555D55" w:rsidRPr="00EC76D5" w:rsidRDefault="00555D55" w:rsidP="00B92E77">
      <w:pPr>
        <w:pStyle w:val="Code"/>
        <w:rPr>
          <w:highlight w:val="white"/>
        </w:rPr>
      </w:pPr>
      <w:r w:rsidRPr="00EC76D5">
        <w:rPr>
          <w:highlight w:val="white"/>
        </w:rPr>
        <w:lastRenderedPageBreak/>
        <w:t xml:space="preserve">    return x_nplus1;</w:t>
      </w:r>
    </w:p>
    <w:p w14:paraId="064CF0E8" w14:textId="77777777" w:rsidR="00555D55" w:rsidRPr="00EC76D5" w:rsidRDefault="00555D55" w:rsidP="00B92E77">
      <w:pPr>
        <w:pStyle w:val="Code"/>
        <w:rPr>
          <w:highlight w:val="white"/>
        </w:rPr>
      </w:pPr>
      <w:r w:rsidRPr="00EC76D5">
        <w:rPr>
          <w:highlight w:val="white"/>
        </w:rPr>
        <w:t xml:space="preserve">  }</w:t>
      </w:r>
    </w:p>
    <w:p w14:paraId="50C297A6" w14:textId="77777777" w:rsidR="00555D55" w:rsidRPr="00EC76D5" w:rsidRDefault="00555D55" w:rsidP="00B92E77">
      <w:pPr>
        <w:pStyle w:val="Code"/>
        <w:rPr>
          <w:highlight w:val="white"/>
        </w:rPr>
      </w:pPr>
      <w:r w:rsidRPr="00EC76D5">
        <w:rPr>
          <w:highlight w:val="white"/>
        </w:rPr>
        <w:t xml:space="preserve">  else {</w:t>
      </w:r>
    </w:p>
    <w:p w14:paraId="54408AF4" w14:textId="77777777" w:rsidR="00555D55" w:rsidRPr="00EC76D5" w:rsidRDefault="00555D55" w:rsidP="00B92E77">
      <w:pPr>
        <w:pStyle w:val="Code"/>
        <w:rPr>
          <w:highlight w:val="white"/>
        </w:rPr>
      </w:pPr>
      <w:r w:rsidRPr="00EC76D5">
        <w:rPr>
          <w:highlight w:val="white"/>
        </w:rPr>
        <w:t xml:space="preserve">    errno = EDOM;</w:t>
      </w:r>
    </w:p>
    <w:p w14:paraId="4B1F8FB4" w14:textId="77777777" w:rsidR="00555D55" w:rsidRPr="00EC76D5" w:rsidRDefault="00555D55" w:rsidP="00B92E77">
      <w:pPr>
        <w:pStyle w:val="Code"/>
        <w:rPr>
          <w:highlight w:val="white"/>
        </w:rPr>
      </w:pPr>
      <w:r w:rsidRPr="00EC76D5">
        <w:rPr>
          <w:highlight w:val="white"/>
        </w:rPr>
        <w:t xml:space="preserve">    return 0;</w:t>
      </w:r>
    </w:p>
    <w:p w14:paraId="14D8B6CC" w14:textId="77777777" w:rsidR="00555D55" w:rsidRPr="00EC76D5" w:rsidRDefault="00555D55" w:rsidP="00B92E77">
      <w:pPr>
        <w:pStyle w:val="Code"/>
        <w:rPr>
          <w:highlight w:val="white"/>
        </w:rPr>
      </w:pPr>
      <w:r w:rsidRPr="00EC76D5">
        <w:rPr>
          <w:highlight w:val="white"/>
        </w:rPr>
        <w:t xml:space="preserve">  }</w:t>
      </w:r>
    </w:p>
    <w:p w14:paraId="58E971BF" w14:textId="77777777" w:rsidR="00555D55" w:rsidRPr="00EC76D5" w:rsidRDefault="00555D55" w:rsidP="00B92E77">
      <w:pPr>
        <w:pStyle w:val="Code"/>
        <w:rPr>
          <w:highlight w:val="white"/>
        </w:rPr>
      </w:pPr>
      <w:r w:rsidRPr="00EC76D5">
        <w:rPr>
          <w:highlight w:val="white"/>
        </w:rPr>
        <w:t>}</w:t>
      </w:r>
    </w:p>
    <w:p w14:paraId="0EBD8ABA" w14:textId="77777777" w:rsidR="00555D55" w:rsidRPr="00EC76D5" w:rsidRDefault="00555D55" w:rsidP="00B92E77">
      <w:pPr>
        <w:pStyle w:val="Code"/>
        <w:rPr>
          <w:highlight w:val="white"/>
        </w:rPr>
      </w:pPr>
    </w:p>
    <w:p w14:paraId="187FA8FC" w14:textId="77777777" w:rsidR="00555D55" w:rsidRPr="00EC76D5" w:rsidRDefault="00555D55" w:rsidP="00B92E77">
      <w:pPr>
        <w:pStyle w:val="Code"/>
        <w:rPr>
          <w:highlight w:val="white"/>
        </w:rPr>
      </w:pPr>
      <w:r w:rsidRPr="00EC76D5">
        <w:rPr>
          <w:highlight w:val="white"/>
        </w:rPr>
        <w:t>double atan2(double num, double denum) {</w:t>
      </w:r>
    </w:p>
    <w:p w14:paraId="748293DA" w14:textId="77777777" w:rsidR="00555D55" w:rsidRPr="00EC76D5" w:rsidRDefault="00555D55" w:rsidP="00B92E77">
      <w:pPr>
        <w:pStyle w:val="Code"/>
        <w:rPr>
          <w:highlight w:val="white"/>
        </w:rPr>
      </w:pPr>
      <w:r w:rsidRPr="00EC76D5">
        <w:rPr>
          <w:highlight w:val="white"/>
        </w:rPr>
        <w:t xml:space="preserve">  if (denum &gt; 0) {</w:t>
      </w:r>
    </w:p>
    <w:p w14:paraId="506EF6E6" w14:textId="77777777" w:rsidR="00555D55" w:rsidRPr="00EC76D5" w:rsidRDefault="00555D55" w:rsidP="00B92E77">
      <w:pPr>
        <w:pStyle w:val="Code"/>
        <w:rPr>
          <w:highlight w:val="white"/>
        </w:rPr>
      </w:pPr>
      <w:r w:rsidRPr="00EC76D5">
        <w:rPr>
          <w:highlight w:val="white"/>
        </w:rPr>
        <w:t xml:space="preserve">    return atan(num / denum);</w:t>
      </w:r>
    </w:p>
    <w:p w14:paraId="4C02B430" w14:textId="77777777" w:rsidR="00555D55" w:rsidRPr="00EC76D5" w:rsidRDefault="00555D55" w:rsidP="00B92E77">
      <w:pPr>
        <w:pStyle w:val="Code"/>
        <w:rPr>
          <w:highlight w:val="white"/>
        </w:rPr>
      </w:pPr>
      <w:r w:rsidRPr="00EC76D5">
        <w:rPr>
          <w:highlight w:val="white"/>
        </w:rPr>
        <w:t xml:space="preserve">  }</w:t>
      </w:r>
    </w:p>
    <w:p w14:paraId="1EC77F17" w14:textId="77777777" w:rsidR="00555D55" w:rsidRPr="00EC76D5" w:rsidRDefault="00555D55" w:rsidP="00B92E77">
      <w:pPr>
        <w:pStyle w:val="Code"/>
        <w:rPr>
          <w:highlight w:val="white"/>
        </w:rPr>
      </w:pPr>
    </w:p>
    <w:p w14:paraId="66634D2D" w14:textId="77777777" w:rsidR="00555D55" w:rsidRPr="00EC76D5" w:rsidRDefault="00555D55" w:rsidP="00B92E77">
      <w:pPr>
        <w:pStyle w:val="Code"/>
        <w:rPr>
          <w:highlight w:val="white"/>
        </w:rPr>
      </w:pPr>
      <w:r w:rsidRPr="00EC76D5">
        <w:rPr>
          <w:highlight w:val="white"/>
        </w:rPr>
        <w:t xml:space="preserve">  else if ((num &gt;= 0) &amp;&amp; (denum &lt; 0))  {</w:t>
      </w:r>
    </w:p>
    <w:p w14:paraId="0A949D8E" w14:textId="77777777" w:rsidR="00555D55" w:rsidRPr="00EC76D5" w:rsidRDefault="00555D55" w:rsidP="00B92E77">
      <w:pPr>
        <w:pStyle w:val="Code"/>
        <w:rPr>
          <w:highlight w:val="white"/>
        </w:rPr>
      </w:pPr>
      <w:r w:rsidRPr="00EC76D5">
        <w:rPr>
          <w:highlight w:val="white"/>
        </w:rPr>
        <w:t xml:space="preserve">    return PI + atan(num / denum);</w:t>
      </w:r>
    </w:p>
    <w:p w14:paraId="026CFAC6" w14:textId="77777777" w:rsidR="00555D55" w:rsidRPr="00EC76D5" w:rsidRDefault="00555D55" w:rsidP="00B92E77">
      <w:pPr>
        <w:pStyle w:val="Code"/>
        <w:rPr>
          <w:highlight w:val="white"/>
        </w:rPr>
      </w:pPr>
      <w:r w:rsidRPr="00EC76D5">
        <w:rPr>
          <w:highlight w:val="white"/>
        </w:rPr>
        <w:t xml:space="preserve">  }</w:t>
      </w:r>
    </w:p>
    <w:p w14:paraId="29DD3B86" w14:textId="77777777" w:rsidR="00555D55" w:rsidRPr="00EC76D5" w:rsidRDefault="00555D55" w:rsidP="00B92E77">
      <w:pPr>
        <w:pStyle w:val="Code"/>
        <w:rPr>
          <w:highlight w:val="white"/>
        </w:rPr>
      </w:pPr>
    </w:p>
    <w:p w14:paraId="27414300" w14:textId="77777777" w:rsidR="00555D55" w:rsidRPr="00EC76D5" w:rsidRDefault="00555D55" w:rsidP="00B92E77">
      <w:pPr>
        <w:pStyle w:val="Code"/>
        <w:rPr>
          <w:highlight w:val="white"/>
        </w:rPr>
      </w:pPr>
      <w:r w:rsidRPr="00EC76D5">
        <w:rPr>
          <w:highlight w:val="white"/>
        </w:rPr>
        <w:t xml:space="preserve">  else if ((num &lt; 0) &amp;&amp; (denum &lt; 0)) {</w:t>
      </w:r>
    </w:p>
    <w:p w14:paraId="0DB40DC7" w14:textId="77777777" w:rsidR="00555D55" w:rsidRPr="00EC76D5" w:rsidRDefault="00555D55" w:rsidP="00B92E77">
      <w:pPr>
        <w:pStyle w:val="Code"/>
        <w:rPr>
          <w:highlight w:val="white"/>
        </w:rPr>
      </w:pPr>
      <w:r w:rsidRPr="00EC76D5">
        <w:rPr>
          <w:highlight w:val="white"/>
        </w:rPr>
        <w:t xml:space="preserve">    return (-PI) + atan(num / denum);</w:t>
      </w:r>
    </w:p>
    <w:p w14:paraId="4F81364D" w14:textId="77777777" w:rsidR="00555D55" w:rsidRPr="00EC76D5" w:rsidRDefault="00555D55" w:rsidP="00B92E77">
      <w:pPr>
        <w:pStyle w:val="Code"/>
        <w:rPr>
          <w:highlight w:val="white"/>
        </w:rPr>
      </w:pPr>
      <w:r w:rsidRPr="00EC76D5">
        <w:rPr>
          <w:highlight w:val="white"/>
        </w:rPr>
        <w:t xml:space="preserve">  }</w:t>
      </w:r>
    </w:p>
    <w:p w14:paraId="2B0D0BDB" w14:textId="77777777" w:rsidR="00555D55" w:rsidRPr="00EC76D5" w:rsidRDefault="00555D55" w:rsidP="00B92E77">
      <w:pPr>
        <w:pStyle w:val="Code"/>
        <w:rPr>
          <w:highlight w:val="white"/>
        </w:rPr>
      </w:pPr>
      <w:r w:rsidRPr="00EC76D5">
        <w:rPr>
          <w:highlight w:val="white"/>
        </w:rPr>
        <w:t xml:space="preserve">  </w:t>
      </w:r>
    </w:p>
    <w:p w14:paraId="2E8C88E8" w14:textId="77777777" w:rsidR="00555D55" w:rsidRPr="00EC76D5" w:rsidRDefault="00555D55" w:rsidP="00B92E77">
      <w:pPr>
        <w:pStyle w:val="Code"/>
        <w:rPr>
          <w:highlight w:val="white"/>
        </w:rPr>
      </w:pPr>
      <w:r w:rsidRPr="00EC76D5">
        <w:rPr>
          <w:highlight w:val="white"/>
        </w:rPr>
        <w:t xml:space="preserve">  else if ((num &gt; 0) &amp;&amp; (denum == 0))  {</w:t>
      </w:r>
    </w:p>
    <w:p w14:paraId="606CF689" w14:textId="77777777" w:rsidR="00555D55" w:rsidRPr="00EC76D5" w:rsidRDefault="00555D55" w:rsidP="00B92E77">
      <w:pPr>
        <w:pStyle w:val="Code"/>
        <w:rPr>
          <w:highlight w:val="white"/>
        </w:rPr>
      </w:pPr>
      <w:r w:rsidRPr="00EC76D5">
        <w:rPr>
          <w:highlight w:val="white"/>
        </w:rPr>
        <w:t xml:space="preserve">    return PI / 2;</w:t>
      </w:r>
    </w:p>
    <w:p w14:paraId="4F3ABFD5" w14:textId="77777777" w:rsidR="00555D55" w:rsidRPr="00EC76D5" w:rsidRDefault="00555D55" w:rsidP="00B92E77">
      <w:pPr>
        <w:pStyle w:val="Code"/>
        <w:rPr>
          <w:highlight w:val="white"/>
        </w:rPr>
      </w:pPr>
      <w:r w:rsidRPr="00EC76D5">
        <w:rPr>
          <w:highlight w:val="white"/>
        </w:rPr>
        <w:t xml:space="preserve">  }</w:t>
      </w:r>
    </w:p>
    <w:p w14:paraId="1BDE34F5" w14:textId="77777777" w:rsidR="00555D55" w:rsidRPr="00EC76D5" w:rsidRDefault="00555D55" w:rsidP="00B92E77">
      <w:pPr>
        <w:pStyle w:val="Code"/>
        <w:rPr>
          <w:highlight w:val="white"/>
        </w:rPr>
      </w:pPr>
    </w:p>
    <w:p w14:paraId="36A26808" w14:textId="77777777" w:rsidR="00555D55" w:rsidRPr="00EC76D5" w:rsidRDefault="00555D55" w:rsidP="00B92E77">
      <w:pPr>
        <w:pStyle w:val="Code"/>
        <w:rPr>
          <w:highlight w:val="white"/>
        </w:rPr>
      </w:pPr>
      <w:r w:rsidRPr="00EC76D5">
        <w:rPr>
          <w:highlight w:val="white"/>
        </w:rPr>
        <w:t xml:space="preserve">  else if ((num &lt; 0) &amp;&amp; (denum == 0))  {</w:t>
      </w:r>
    </w:p>
    <w:p w14:paraId="0F7DCA42" w14:textId="77777777" w:rsidR="00555D55" w:rsidRPr="00EC76D5" w:rsidRDefault="00555D55" w:rsidP="00B92E77">
      <w:pPr>
        <w:pStyle w:val="Code"/>
        <w:rPr>
          <w:highlight w:val="white"/>
        </w:rPr>
      </w:pPr>
      <w:r w:rsidRPr="00EC76D5">
        <w:rPr>
          <w:highlight w:val="white"/>
        </w:rPr>
        <w:t xml:space="preserve">    return (-PI) / 2;</w:t>
      </w:r>
    </w:p>
    <w:p w14:paraId="67C50729" w14:textId="77777777" w:rsidR="00555D55" w:rsidRPr="00EC76D5" w:rsidRDefault="00555D55" w:rsidP="00B92E77">
      <w:pPr>
        <w:pStyle w:val="Code"/>
        <w:rPr>
          <w:highlight w:val="white"/>
        </w:rPr>
      </w:pPr>
      <w:r w:rsidRPr="00EC76D5">
        <w:rPr>
          <w:highlight w:val="white"/>
        </w:rPr>
        <w:t xml:space="preserve">  }</w:t>
      </w:r>
    </w:p>
    <w:p w14:paraId="0CB0B126" w14:textId="77777777" w:rsidR="00555D55" w:rsidRPr="00EC76D5" w:rsidRDefault="00555D55" w:rsidP="00B92E77">
      <w:pPr>
        <w:pStyle w:val="Code"/>
        <w:rPr>
          <w:highlight w:val="white"/>
        </w:rPr>
      </w:pPr>
    </w:p>
    <w:p w14:paraId="7188BEF1" w14:textId="77777777" w:rsidR="00555D55" w:rsidRPr="00EC76D5" w:rsidRDefault="00555D55" w:rsidP="00B92E77">
      <w:pPr>
        <w:pStyle w:val="Code"/>
        <w:rPr>
          <w:highlight w:val="white"/>
        </w:rPr>
      </w:pPr>
      <w:r w:rsidRPr="00EC76D5">
        <w:rPr>
          <w:highlight w:val="white"/>
        </w:rPr>
        <w:t xml:space="preserve">  else {</w:t>
      </w:r>
    </w:p>
    <w:p w14:paraId="26120FF9" w14:textId="77777777" w:rsidR="00555D55" w:rsidRPr="00EC76D5" w:rsidRDefault="00555D55" w:rsidP="00B92E77">
      <w:pPr>
        <w:pStyle w:val="Code"/>
        <w:rPr>
          <w:highlight w:val="white"/>
        </w:rPr>
      </w:pPr>
      <w:r w:rsidRPr="00EC76D5">
        <w:rPr>
          <w:highlight w:val="white"/>
        </w:rPr>
        <w:t xml:space="preserve">    errno = EDOM;</w:t>
      </w:r>
    </w:p>
    <w:p w14:paraId="1DFB9701" w14:textId="77777777" w:rsidR="00555D55" w:rsidRPr="00EC76D5" w:rsidRDefault="00555D55" w:rsidP="00B92E77">
      <w:pPr>
        <w:pStyle w:val="Code"/>
        <w:rPr>
          <w:highlight w:val="white"/>
        </w:rPr>
      </w:pPr>
      <w:r w:rsidRPr="00EC76D5">
        <w:rPr>
          <w:highlight w:val="white"/>
        </w:rPr>
        <w:t xml:space="preserve">    return 0;</w:t>
      </w:r>
    </w:p>
    <w:p w14:paraId="57DCC925" w14:textId="77777777" w:rsidR="00555D55" w:rsidRPr="00EC76D5" w:rsidRDefault="00555D55" w:rsidP="00B92E77">
      <w:pPr>
        <w:pStyle w:val="Code"/>
        <w:rPr>
          <w:highlight w:val="white"/>
        </w:rPr>
      </w:pPr>
      <w:r w:rsidRPr="00EC76D5">
        <w:rPr>
          <w:highlight w:val="white"/>
        </w:rPr>
        <w:t xml:space="preserve">  }</w:t>
      </w:r>
    </w:p>
    <w:p w14:paraId="4C1D6ABB" w14:textId="77777777" w:rsidR="00555D55" w:rsidRPr="00EC76D5" w:rsidRDefault="00555D55" w:rsidP="00B92E77">
      <w:pPr>
        <w:pStyle w:val="Code"/>
        <w:rPr>
          <w:highlight w:val="white"/>
        </w:rPr>
      </w:pPr>
      <w:r w:rsidRPr="00EC76D5">
        <w:rPr>
          <w:highlight w:val="white"/>
        </w:rPr>
        <w:t>}</w:t>
      </w:r>
    </w:p>
    <w:p w14:paraId="6AF166D1" w14:textId="77777777" w:rsidR="00B92E77" w:rsidRPr="00EC76D5" w:rsidRDefault="00B92E77" w:rsidP="00B92E77">
      <w:pPr>
        <w:pStyle w:val="Code"/>
        <w:rPr>
          <w:highlight w:val="white"/>
        </w:rPr>
      </w:pPr>
    </w:p>
    <w:p w14:paraId="5AEA7039" w14:textId="46E56F73" w:rsidR="00555D55" w:rsidRPr="00EC76D5" w:rsidRDefault="00555D55" w:rsidP="00B92E77">
      <w:pPr>
        <w:pStyle w:val="Code"/>
        <w:rPr>
          <w:highlight w:val="white"/>
        </w:rPr>
      </w:pPr>
      <w:r w:rsidRPr="00EC76D5">
        <w:rPr>
          <w:highlight w:val="white"/>
        </w:rPr>
        <w:t>double floor(double x) {</w:t>
      </w:r>
    </w:p>
    <w:p w14:paraId="6EE017B1" w14:textId="77777777" w:rsidR="00555D55" w:rsidRPr="00EC76D5" w:rsidRDefault="00555D55" w:rsidP="00B92E77">
      <w:pPr>
        <w:pStyle w:val="Code"/>
        <w:rPr>
          <w:highlight w:val="white"/>
        </w:rPr>
      </w:pPr>
      <w:r w:rsidRPr="00EC76D5">
        <w:rPr>
          <w:highlight w:val="white"/>
        </w:rPr>
        <w:t xml:space="preserve">  if (x &lt; 0) {</w:t>
      </w:r>
    </w:p>
    <w:p w14:paraId="25F9CB1A" w14:textId="77777777" w:rsidR="00555D55" w:rsidRPr="00EC76D5" w:rsidRDefault="00555D55" w:rsidP="00B92E77">
      <w:pPr>
        <w:pStyle w:val="Code"/>
        <w:rPr>
          <w:highlight w:val="white"/>
        </w:rPr>
      </w:pPr>
      <w:r w:rsidRPr="00EC76D5">
        <w:rPr>
          <w:highlight w:val="white"/>
        </w:rPr>
        <w:t xml:space="preserve">    return -ceil(-x);</w:t>
      </w:r>
    </w:p>
    <w:p w14:paraId="7AF16A33" w14:textId="77777777" w:rsidR="00555D55" w:rsidRPr="00EC76D5" w:rsidRDefault="00555D55" w:rsidP="00B92E77">
      <w:pPr>
        <w:pStyle w:val="Code"/>
        <w:rPr>
          <w:highlight w:val="white"/>
        </w:rPr>
      </w:pPr>
      <w:r w:rsidRPr="00EC76D5">
        <w:rPr>
          <w:highlight w:val="white"/>
        </w:rPr>
        <w:t xml:space="preserve">  }</w:t>
      </w:r>
    </w:p>
    <w:p w14:paraId="1A842ADA" w14:textId="77777777" w:rsidR="00555D55" w:rsidRPr="00EC76D5" w:rsidRDefault="00555D55" w:rsidP="00B92E77">
      <w:pPr>
        <w:pStyle w:val="Code"/>
        <w:rPr>
          <w:highlight w:val="white"/>
        </w:rPr>
      </w:pPr>
    </w:p>
    <w:p w14:paraId="5B6CBEA4" w14:textId="77777777" w:rsidR="00555D55" w:rsidRPr="00EC76D5" w:rsidRDefault="00555D55" w:rsidP="00B92E77">
      <w:pPr>
        <w:pStyle w:val="Code"/>
        <w:rPr>
          <w:highlight w:val="white"/>
        </w:rPr>
      </w:pPr>
      <w:r w:rsidRPr="00EC76D5">
        <w:rPr>
          <w:highlight w:val="white"/>
        </w:rPr>
        <w:t xml:space="preserve">  return (double) (long) x;</w:t>
      </w:r>
    </w:p>
    <w:p w14:paraId="75DA846C" w14:textId="77777777" w:rsidR="00555D55" w:rsidRPr="00EC76D5" w:rsidRDefault="00555D55" w:rsidP="00B92E77">
      <w:pPr>
        <w:pStyle w:val="Code"/>
        <w:rPr>
          <w:highlight w:val="white"/>
        </w:rPr>
      </w:pPr>
      <w:r w:rsidRPr="00EC76D5">
        <w:rPr>
          <w:highlight w:val="white"/>
        </w:rPr>
        <w:t>}</w:t>
      </w:r>
    </w:p>
    <w:p w14:paraId="5B17242F" w14:textId="77777777" w:rsidR="00555D55" w:rsidRPr="00EC76D5" w:rsidRDefault="00555D55" w:rsidP="00B92E77">
      <w:pPr>
        <w:pStyle w:val="Code"/>
        <w:rPr>
          <w:highlight w:val="white"/>
        </w:rPr>
      </w:pPr>
    </w:p>
    <w:p w14:paraId="21D41025" w14:textId="77777777" w:rsidR="00555D55" w:rsidRPr="00EC76D5" w:rsidRDefault="00555D55" w:rsidP="00B92E77">
      <w:pPr>
        <w:pStyle w:val="Code"/>
        <w:rPr>
          <w:highlight w:val="white"/>
        </w:rPr>
      </w:pPr>
      <w:r w:rsidRPr="00EC76D5">
        <w:rPr>
          <w:highlight w:val="white"/>
        </w:rPr>
        <w:t>double ceil(double x) {</w:t>
      </w:r>
    </w:p>
    <w:p w14:paraId="5F7C1296" w14:textId="77777777" w:rsidR="00555D55" w:rsidRPr="00EC76D5" w:rsidRDefault="00555D55" w:rsidP="00B92E77">
      <w:pPr>
        <w:pStyle w:val="Code"/>
        <w:rPr>
          <w:highlight w:val="white"/>
        </w:rPr>
      </w:pPr>
      <w:r w:rsidRPr="00EC76D5">
        <w:rPr>
          <w:highlight w:val="white"/>
        </w:rPr>
        <w:t xml:space="preserve">  if (x &lt; 0) {</w:t>
      </w:r>
    </w:p>
    <w:p w14:paraId="35E1F8B5" w14:textId="77777777" w:rsidR="00555D55" w:rsidRPr="00EC76D5" w:rsidRDefault="00555D55" w:rsidP="00B92E77">
      <w:pPr>
        <w:pStyle w:val="Code"/>
        <w:rPr>
          <w:highlight w:val="white"/>
        </w:rPr>
      </w:pPr>
      <w:r w:rsidRPr="00EC76D5">
        <w:rPr>
          <w:highlight w:val="white"/>
        </w:rPr>
        <w:t xml:space="preserve">    return -floor(-x);</w:t>
      </w:r>
    </w:p>
    <w:p w14:paraId="390F0707" w14:textId="77777777" w:rsidR="00555D55" w:rsidRPr="00EC76D5" w:rsidRDefault="00555D55" w:rsidP="00B92E77">
      <w:pPr>
        <w:pStyle w:val="Code"/>
        <w:rPr>
          <w:highlight w:val="white"/>
        </w:rPr>
      </w:pPr>
      <w:r w:rsidRPr="00EC76D5">
        <w:rPr>
          <w:highlight w:val="white"/>
        </w:rPr>
        <w:t xml:space="preserve">  }</w:t>
      </w:r>
    </w:p>
    <w:p w14:paraId="108D7821" w14:textId="77777777" w:rsidR="00555D55" w:rsidRPr="00EC76D5" w:rsidRDefault="00555D55" w:rsidP="00B92E77">
      <w:pPr>
        <w:pStyle w:val="Code"/>
        <w:rPr>
          <w:highlight w:val="white"/>
        </w:rPr>
      </w:pPr>
    </w:p>
    <w:p w14:paraId="1E4642A3" w14:textId="77777777" w:rsidR="00555D55" w:rsidRPr="00EC76D5" w:rsidRDefault="00555D55" w:rsidP="00B92E77">
      <w:pPr>
        <w:pStyle w:val="Code"/>
        <w:rPr>
          <w:highlight w:val="white"/>
        </w:rPr>
      </w:pPr>
      <w:r w:rsidRPr="00EC76D5">
        <w:rPr>
          <w:highlight w:val="white"/>
        </w:rPr>
        <w:t xml:space="preserve">  return (double) (long) (x + 0.999999999999);</w:t>
      </w:r>
    </w:p>
    <w:p w14:paraId="087726FC" w14:textId="77777777" w:rsidR="00555D55" w:rsidRPr="00EC76D5" w:rsidRDefault="00555D55" w:rsidP="00B92E77">
      <w:pPr>
        <w:pStyle w:val="Code"/>
        <w:rPr>
          <w:highlight w:val="white"/>
        </w:rPr>
      </w:pPr>
      <w:r w:rsidRPr="00EC76D5">
        <w:rPr>
          <w:highlight w:val="white"/>
        </w:rPr>
        <w:t>}</w:t>
      </w:r>
    </w:p>
    <w:p w14:paraId="5E1F34C3" w14:textId="77777777" w:rsidR="00555D55" w:rsidRPr="00EC76D5" w:rsidRDefault="00555D55" w:rsidP="00B92E77">
      <w:pPr>
        <w:pStyle w:val="Code"/>
        <w:rPr>
          <w:highlight w:val="white"/>
        </w:rPr>
      </w:pPr>
    </w:p>
    <w:p w14:paraId="6E3804EA" w14:textId="77777777" w:rsidR="00555D55" w:rsidRPr="00EC76D5" w:rsidRDefault="00555D55" w:rsidP="00B92E77">
      <w:pPr>
        <w:pStyle w:val="Code"/>
        <w:rPr>
          <w:highlight w:val="white"/>
        </w:rPr>
      </w:pPr>
      <w:r w:rsidRPr="00EC76D5">
        <w:rPr>
          <w:highlight w:val="white"/>
        </w:rPr>
        <w:t>double round(double x) {</w:t>
      </w:r>
    </w:p>
    <w:p w14:paraId="76216A4F" w14:textId="77777777" w:rsidR="00555D55" w:rsidRPr="00EC76D5" w:rsidRDefault="00555D55" w:rsidP="00B92E77">
      <w:pPr>
        <w:pStyle w:val="Code"/>
        <w:rPr>
          <w:highlight w:val="white"/>
        </w:rPr>
      </w:pPr>
      <w:r w:rsidRPr="00EC76D5">
        <w:rPr>
          <w:highlight w:val="white"/>
        </w:rPr>
        <w:t xml:space="preserve">  return (double) (long) ((x &lt; 0) ? (x - 0.5) : (x + 0.5));</w:t>
      </w:r>
    </w:p>
    <w:p w14:paraId="7AF848B7" w14:textId="77777777" w:rsidR="00555D55" w:rsidRPr="00EC76D5" w:rsidRDefault="00555D55" w:rsidP="00B92E77">
      <w:pPr>
        <w:pStyle w:val="Code"/>
        <w:rPr>
          <w:highlight w:val="white"/>
        </w:rPr>
      </w:pPr>
      <w:r w:rsidRPr="00EC76D5">
        <w:rPr>
          <w:highlight w:val="white"/>
        </w:rPr>
        <w:t>}</w:t>
      </w:r>
    </w:p>
    <w:p w14:paraId="220A839A" w14:textId="77777777" w:rsidR="00555D55" w:rsidRPr="00EC76D5" w:rsidRDefault="00555D55" w:rsidP="00CE2940">
      <w:pPr>
        <w:pStyle w:val="Code"/>
        <w:rPr>
          <w:highlight w:val="white"/>
        </w:rPr>
      </w:pPr>
    </w:p>
    <w:p w14:paraId="08676CD0" w14:textId="77777777" w:rsidR="00555D55" w:rsidRPr="00EC76D5" w:rsidRDefault="00555D55" w:rsidP="00CE2940">
      <w:pPr>
        <w:pStyle w:val="Code"/>
        <w:rPr>
          <w:highlight w:val="white"/>
        </w:rPr>
      </w:pPr>
      <w:r w:rsidRPr="00EC76D5">
        <w:rPr>
          <w:highlight w:val="white"/>
        </w:rPr>
        <w:t>double fabs(double x) {</w:t>
      </w:r>
    </w:p>
    <w:p w14:paraId="02C60E14" w14:textId="77777777" w:rsidR="00555D55" w:rsidRPr="00EC76D5" w:rsidRDefault="00555D55" w:rsidP="00CE2940">
      <w:pPr>
        <w:pStyle w:val="Code"/>
        <w:rPr>
          <w:highlight w:val="white"/>
        </w:rPr>
      </w:pPr>
      <w:r w:rsidRPr="00EC76D5">
        <w:rPr>
          <w:highlight w:val="white"/>
        </w:rPr>
        <w:t xml:space="preserve">  return (x &lt; 0) ? -x : x;</w:t>
      </w:r>
    </w:p>
    <w:p w14:paraId="0316D6AF" w14:textId="77777777" w:rsidR="00555D55" w:rsidRPr="00EC76D5" w:rsidRDefault="00555D55" w:rsidP="00CE2940">
      <w:pPr>
        <w:pStyle w:val="Code"/>
        <w:rPr>
          <w:highlight w:val="white"/>
        </w:rPr>
      </w:pPr>
      <w:r w:rsidRPr="00EC76D5">
        <w:rPr>
          <w:highlight w:val="white"/>
        </w:rPr>
        <w:lastRenderedPageBreak/>
        <w:t>}</w:t>
      </w:r>
    </w:p>
    <w:p w14:paraId="1E369AA5" w14:textId="77777777" w:rsidR="00555D55" w:rsidRPr="00EC76D5" w:rsidRDefault="00555D55" w:rsidP="00CE2940">
      <w:pPr>
        <w:pStyle w:val="Code"/>
        <w:rPr>
          <w:highlight w:val="white"/>
        </w:rPr>
      </w:pPr>
    </w:p>
    <w:p w14:paraId="2FD776B7" w14:textId="77777777" w:rsidR="00555D55" w:rsidRPr="00EC76D5" w:rsidRDefault="00555D55" w:rsidP="00CE2940">
      <w:pPr>
        <w:pStyle w:val="Code"/>
        <w:rPr>
          <w:highlight w:val="white"/>
        </w:rPr>
      </w:pPr>
      <w:r w:rsidRPr="00EC76D5">
        <w:rPr>
          <w:highlight w:val="white"/>
        </w:rPr>
        <w:t>double modf(double x, double* p) {</w:t>
      </w:r>
    </w:p>
    <w:p w14:paraId="77F22750" w14:textId="77777777" w:rsidR="00555D55" w:rsidRPr="00EC76D5" w:rsidRDefault="00555D55" w:rsidP="00CE2940">
      <w:pPr>
        <w:pStyle w:val="Code"/>
        <w:rPr>
          <w:highlight w:val="white"/>
        </w:rPr>
      </w:pPr>
      <w:r w:rsidRPr="00EC76D5">
        <w:rPr>
          <w:highlight w:val="white"/>
        </w:rPr>
        <w:t xml:space="preserve">  double integral = (double) (long) fabs(x);</w:t>
      </w:r>
    </w:p>
    <w:p w14:paraId="1FDB2A4A" w14:textId="77777777" w:rsidR="00555D55" w:rsidRPr="00EC76D5" w:rsidRDefault="00555D55" w:rsidP="00CE2940">
      <w:pPr>
        <w:pStyle w:val="Code"/>
        <w:rPr>
          <w:highlight w:val="white"/>
        </w:rPr>
      </w:pPr>
    </w:p>
    <w:p w14:paraId="35F22709" w14:textId="77777777" w:rsidR="00555D55" w:rsidRPr="00EC76D5" w:rsidRDefault="00555D55" w:rsidP="00CE2940">
      <w:pPr>
        <w:pStyle w:val="Code"/>
        <w:rPr>
          <w:highlight w:val="white"/>
        </w:rPr>
      </w:pPr>
      <w:r w:rsidRPr="00EC76D5">
        <w:rPr>
          <w:highlight w:val="white"/>
        </w:rPr>
        <w:t xml:space="preserve">  if (p != NULL)  {</w:t>
      </w:r>
    </w:p>
    <w:p w14:paraId="25D0490E" w14:textId="77777777" w:rsidR="00555D55" w:rsidRPr="00EC76D5" w:rsidRDefault="00555D55" w:rsidP="00CE2940">
      <w:pPr>
        <w:pStyle w:val="Code"/>
        <w:rPr>
          <w:highlight w:val="white"/>
        </w:rPr>
      </w:pPr>
      <w:r w:rsidRPr="00EC76D5">
        <w:rPr>
          <w:highlight w:val="white"/>
        </w:rPr>
        <w:t xml:space="preserve">    *p = (x &gt; 0) ? (fabs(x) - integral) : -(fabs(x) - integral);</w:t>
      </w:r>
    </w:p>
    <w:p w14:paraId="428F6E2F" w14:textId="77777777" w:rsidR="00555D55" w:rsidRPr="00EC76D5" w:rsidRDefault="00555D55" w:rsidP="00CE2940">
      <w:pPr>
        <w:pStyle w:val="Code"/>
        <w:rPr>
          <w:highlight w:val="white"/>
        </w:rPr>
      </w:pPr>
      <w:r w:rsidRPr="00EC76D5">
        <w:rPr>
          <w:highlight w:val="white"/>
        </w:rPr>
        <w:t xml:space="preserve">  }</w:t>
      </w:r>
    </w:p>
    <w:p w14:paraId="1382E196" w14:textId="77777777" w:rsidR="00555D55" w:rsidRPr="00EC76D5" w:rsidRDefault="00555D55" w:rsidP="00CE2940">
      <w:pPr>
        <w:pStyle w:val="Code"/>
        <w:rPr>
          <w:highlight w:val="white"/>
        </w:rPr>
      </w:pPr>
    </w:p>
    <w:p w14:paraId="1F14E92C" w14:textId="77777777" w:rsidR="00555D55" w:rsidRPr="00EC76D5" w:rsidRDefault="00555D55" w:rsidP="00CE2940">
      <w:pPr>
        <w:pStyle w:val="Code"/>
        <w:rPr>
          <w:highlight w:val="white"/>
        </w:rPr>
      </w:pPr>
      <w:r w:rsidRPr="00EC76D5">
        <w:rPr>
          <w:highlight w:val="white"/>
        </w:rPr>
        <w:t xml:space="preserve">  return (x &gt; 0) ? integral : -integral;</w:t>
      </w:r>
    </w:p>
    <w:p w14:paraId="004200E0" w14:textId="77777777" w:rsidR="00555D55" w:rsidRPr="00EC76D5" w:rsidRDefault="00555D55" w:rsidP="00CE2940">
      <w:pPr>
        <w:pStyle w:val="Code"/>
        <w:rPr>
          <w:highlight w:val="white"/>
        </w:rPr>
      </w:pPr>
      <w:r w:rsidRPr="00EC76D5">
        <w:rPr>
          <w:highlight w:val="white"/>
        </w:rPr>
        <w:t>}</w:t>
      </w:r>
    </w:p>
    <w:p w14:paraId="7F283437" w14:textId="77777777" w:rsidR="00555D55" w:rsidRPr="00EC76D5" w:rsidRDefault="00555D55" w:rsidP="00CE2940">
      <w:pPr>
        <w:pStyle w:val="Code"/>
        <w:rPr>
          <w:highlight w:val="white"/>
        </w:rPr>
      </w:pPr>
    </w:p>
    <w:p w14:paraId="44680D94" w14:textId="77777777" w:rsidR="00555D55" w:rsidRPr="00EC76D5" w:rsidRDefault="00555D55" w:rsidP="00CE2940">
      <w:pPr>
        <w:pStyle w:val="Code"/>
        <w:rPr>
          <w:highlight w:val="white"/>
        </w:rPr>
      </w:pPr>
      <w:r w:rsidRPr="00EC76D5">
        <w:rPr>
          <w:highlight w:val="white"/>
        </w:rPr>
        <w:t>double fmod(double x, double y) {</w:t>
      </w:r>
    </w:p>
    <w:p w14:paraId="66DDC8B2" w14:textId="77777777" w:rsidR="00555D55" w:rsidRPr="00EC76D5" w:rsidRDefault="00555D55" w:rsidP="00CE2940">
      <w:pPr>
        <w:pStyle w:val="Code"/>
        <w:rPr>
          <w:highlight w:val="white"/>
        </w:rPr>
      </w:pPr>
      <w:r w:rsidRPr="00EC76D5">
        <w:rPr>
          <w:highlight w:val="white"/>
        </w:rPr>
        <w:t xml:space="preserve">  if (y != 0) {</w:t>
      </w:r>
    </w:p>
    <w:p w14:paraId="65693E03" w14:textId="77777777" w:rsidR="00555D55" w:rsidRPr="00EC76D5" w:rsidRDefault="00555D55" w:rsidP="00CE2940">
      <w:pPr>
        <w:pStyle w:val="Code"/>
        <w:rPr>
          <w:highlight w:val="white"/>
        </w:rPr>
      </w:pPr>
      <w:r w:rsidRPr="00EC76D5">
        <w:rPr>
          <w:highlight w:val="white"/>
        </w:rPr>
        <w:t xml:space="preserve">    double quotient = x / y;</w:t>
      </w:r>
    </w:p>
    <w:p w14:paraId="117CE1C5" w14:textId="341C2306" w:rsidR="00555D55" w:rsidRPr="00EC76D5" w:rsidRDefault="00555D55" w:rsidP="00CE2940">
      <w:pPr>
        <w:pStyle w:val="Code"/>
        <w:rPr>
          <w:highlight w:val="white"/>
        </w:rPr>
      </w:pPr>
      <w:r w:rsidRPr="00EC76D5">
        <w:rPr>
          <w:highlight w:val="white"/>
        </w:rPr>
        <w:t xml:space="preserve">    double remainder = fabs(quotient - (double) (long)</w:t>
      </w:r>
      <w:r w:rsidR="008015CB" w:rsidRPr="00EC76D5">
        <w:rPr>
          <w:highlight w:val="white"/>
        </w:rPr>
        <w:t xml:space="preserve"> </w:t>
      </w:r>
      <w:r w:rsidRPr="00EC76D5">
        <w:rPr>
          <w:highlight w:val="white"/>
        </w:rPr>
        <w:t>quotient);</w:t>
      </w:r>
    </w:p>
    <w:p w14:paraId="7EEDEC86" w14:textId="77777777" w:rsidR="00555D55" w:rsidRPr="00EC76D5" w:rsidRDefault="00555D55" w:rsidP="00CE2940">
      <w:pPr>
        <w:pStyle w:val="Code"/>
        <w:rPr>
          <w:highlight w:val="white"/>
        </w:rPr>
      </w:pPr>
      <w:r w:rsidRPr="00EC76D5">
        <w:rPr>
          <w:highlight w:val="white"/>
        </w:rPr>
        <w:t xml:space="preserve">    return (x &gt; 0) ? remainder : -remainder;</w:t>
      </w:r>
    </w:p>
    <w:p w14:paraId="0897C619" w14:textId="77777777" w:rsidR="00555D55" w:rsidRPr="00EC76D5" w:rsidRDefault="00555D55" w:rsidP="00CE2940">
      <w:pPr>
        <w:pStyle w:val="Code"/>
        <w:rPr>
          <w:highlight w:val="white"/>
        </w:rPr>
      </w:pPr>
      <w:r w:rsidRPr="00EC76D5">
        <w:rPr>
          <w:highlight w:val="white"/>
        </w:rPr>
        <w:t xml:space="preserve">  }</w:t>
      </w:r>
    </w:p>
    <w:p w14:paraId="41975279" w14:textId="77777777" w:rsidR="00555D55" w:rsidRPr="00EC76D5" w:rsidRDefault="00555D55" w:rsidP="00CE2940">
      <w:pPr>
        <w:pStyle w:val="Code"/>
        <w:rPr>
          <w:highlight w:val="white"/>
        </w:rPr>
      </w:pPr>
      <w:r w:rsidRPr="00EC76D5">
        <w:rPr>
          <w:highlight w:val="white"/>
        </w:rPr>
        <w:t xml:space="preserve">  else {</w:t>
      </w:r>
    </w:p>
    <w:p w14:paraId="6543B7EF" w14:textId="77777777" w:rsidR="00555D55" w:rsidRPr="00EC76D5" w:rsidRDefault="00555D55" w:rsidP="00CE2940">
      <w:pPr>
        <w:pStyle w:val="Code"/>
        <w:rPr>
          <w:highlight w:val="white"/>
        </w:rPr>
      </w:pPr>
      <w:r w:rsidRPr="00EC76D5">
        <w:rPr>
          <w:highlight w:val="white"/>
        </w:rPr>
        <w:t xml:space="preserve">    errno = EDOM;</w:t>
      </w:r>
    </w:p>
    <w:p w14:paraId="71F42CB4" w14:textId="77777777" w:rsidR="00555D55" w:rsidRPr="00EC76D5" w:rsidRDefault="00555D55" w:rsidP="00CE2940">
      <w:pPr>
        <w:pStyle w:val="Code"/>
        <w:rPr>
          <w:highlight w:val="white"/>
        </w:rPr>
      </w:pPr>
      <w:r w:rsidRPr="00EC76D5">
        <w:rPr>
          <w:highlight w:val="white"/>
        </w:rPr>
        <w:t xml:space="preserve">    return 0;</w:t>
      </w:r>
    </w:p>
    <w:p w14:paraId="3F63F046" w14:textId="77777777" w:rsidR="00555D55" w:rsidRPr="00EC76D5" w:rsidRDefault="00555D55" w:rsidP="00CE2940">
      <w:pPr>
        <w:pStyle w:val="Code"/>
        <w:rPr>
          <w:highlight w:val="white"/>
        </w:rPr>
      </w:pPr>
      <w:r w:rsidRPr="00EC76D5">
        <w:rPr>
          <w:highlight w:val="white"/>
        </w:rPr>
        <w:t xml:space="preserve">  }</w:t>
      </w:r>
    </w:p>
    <w:p w14:paraId="4CAA8658" w14:textId="78058312" w:rsidR="00555D55" w:rsidRPr="00EC76D5" w:rsidRDefault="00555D55" w:rsidP="00CE2940">
      <w:pPr>
        <w:pStyle w:val="Code"/>
        <w:rPr>
          <w:highlight w:val="white"/>
        </w:rPr>
      </w:pPr>
      <w:r w:rsidRPr="00EC76D5">
        <w:rPr>
          <w:highlight w:val="white"/>
        </w:rPr>
        <w:t>}</w:t>
      </w:r>
    </w:p>
    <w:p w14:paraId="5BDA7AE4" w14:textId="0E212DED" w:rsidR="00CE2940" w:rsidRPr="00EC76D5" w:rsidRDefault="00CE2940" w:rsidP="00265BDF">
      <w:pPr>
        <w:pStyle w:val="Rubrik2"/>
      </w:pPr>
      <w:bookmarkStart w:id="5884" w:name="_Toc481936460"/>
      <w:r w:rsidRPr="00EC76D5">
        <w:t>Standard Input/Output</w:t>
      </w:r>
      <w:bookmarkEnd w:id="5884"/>
    </w:p>
    <w:p w14:paraId="3C220EF3" w14:textId="5E83221D" w:rsidR="00F67D04" w:rsidRPr="00EC76D5" w:rsidRDefault="00F67D04" w:rsidP="00F67D04">
      <w:pPr>
        <w:pStyle w:val="CodeListing"/>
      </w:pPr>
      <w:r w:rsidRPr="00EC76D5">
        <w:t>StdIO.h</w:t>
      </w:r>
    </w:p>
    <w:p w14:paraId="737E7595" w14:textId="77777777" w:rsidR="00924A64" w:rsidRPr="00EC76D5" w:rsidRDefault="00924A64" w:rsidP="00924A64">
      <w:pPr>
        <w:pStyle w:val="Code"/>
        <w:rPr>
          <w:highlight w:val="white"/>
        </w:rPr>
      </w:pPr>
      <w:r w:rsidRPr="00EC76D5">
        <w:rPr>
          <w:highlight w:val="white"/>
        </w:rPr>
        <w:t>#ifndef __STDIO_H__</w:t>
      </w:r>
    </w:p>
    <w:p w14:paraId="5571D0D6" w14:textId="77777777" w:rsidR="00924A64" w:rsidRPr="00EC76D5" w:rsidRDefault="00924A64" w:rsidP="00924A64">
      <w:pPr>
        <w:pStyle w:val="Code"/>
        <w:rPr>
          <w:highlight w:val="white"/>
        </w:rPr>
      </w:pPr>
      <w:r w:rsidRPr="00EC76D5">
        <w:rPr>
          <w:highlight w:val="white"/>
        </w:rPr>
        <w:t>#define __STDIO_H__</w:t>
      </w:r>
    </w:p>
    <w:p w14:paraId="0A657764" w14:textId="77777777" w:rsidR="00924A64" w:rsidRPr="00EC76D5" w:rsidRDefault="00924A64" w:rsidP="00924A64">
      <w:pPr>
        <w:pStyle w:val="Code"/>
        <w:rPr>
          <w:highlight w:val="white"/>
        </w:rPr>
      </w:pPr>
    </w:p>
    <w:p w14:paraId="71A1DC0A" w14:textId="77777777" w:rsidR="00924A64" w:rsidRPr="00EC76D5" w:rsidRDefault="00924A64" w:rsidP="00924A64">
      <w:pPr>
        <w:pStyle w:val="Code"/>
        <w:rPr>
          <w:highlight w:val="white"/>
        </w:rPr>
      </w:pPr>
      <w:r w:rsidRPr="00EC76D5">
        <w:rPr>
          <w:highlight w:val="white"/>
        </w:rPr>
        <w:t>#include &lt;Math.h&gt;</w:t>
      </w:r>
    </w:p>
    <w:p w14:paraId="69836BFC" w14:textId="77777777" w:rsidR="00924A64" w:rsidRPr="00EC76D5" w:rsidRDefault="00924A64" w:rsidP="00924A64">
      <w:pPr>
        <w:pStyle w:val="Code"/>
        <w:rPr>
          <w:highlight w:val="white"/>
        </w:rPr>
      </w:pPr>
      <w:r w:rsidRPr="00EC76D5">
        <w:rPr>
          <w:highlight w:val="white"/>
        </w:rPr>
        <w:t>#include &lt;CType.h&gt;</w:t>
      </w:r>
    </w:p>
    <w:p w14:paraId="71D2823A" w14:textId="77777777" w:rsidR="00924A64" w:rsidRPr="00EC76D5" w:rsidRDefault="00924A64" w:rsidP="00924A64">
      <w:pPr>
        <w:pStyle w:val="Code"/>
        <w:rPr>
          <w:highlight w:val="white"/>
        </w:rPr>
      </w:pPr>
      <w:r w:rsidRPr="00EC76D5">
        <w:rPr>
          <w:highlight w:val="white"/>
        </w:rPr>
        <w:t>#include &lt;StdArg.h&gt;</w:t>
      </w:r>
    </w:p>
    <w:p w14:paraId="33DAE98D" w14:textId="77777777" w:rsidR="00924A64" w:rsidRPr="00EC76D5" w:rsidRDefault="00924A64" w:rsidP="00924A64">
      <w:pPr>
        <w:pStyle w:val="Code"/>
        <w:rPr>
          <w:highlight w:val="white"/>
        </w:rPr>
      </w:pPr>
      <w:r w:rsidRPr="00EC76D5">
        <w:rPr>
          <w:highlight w:val="white"/>
        </w:rPr>
        <w:t>#include &lt;StdDef.h&gt;</w:t>
      </w:r>
    </w:p>
    <w:p w14:paraId="703E9113" w14:textId="77777777" w:rsidR="00924A64" w:rsidRPr="00EC76D5" w:rsidRDefault="00924A64" w:rsidP="00924A64">
      <w:pPr>
        <w:pStyle w:val="Code"/>
        <w:rPr>
          <w:highlight w:val="white"/>
        </w:rPr>
      </w:pPr>
      <w:r w:rsidRPr="00EC76D5">
        <w:rPr>
          <w:highlight w:val="white"/>
        </w:rPr>
        <w:t>#include &lt;File.h&gt;</w:t>
      </w:r>
    </w:p>
    <w:p w14:paraId="2B50715A" w14:textId="77777777" w:rsidR="00924A64" w:rsidRPr="00EC76D5" w:rsidRDefault="00924A64" w:rsidP="00924A64">
      <w:pPr>
        <w:pStyle w:val="Code"/>
        <w:rPr>
          <w:highlight w:val="white"/>
        </w:rPr>
      </w:pPr>
      <w:r w:rsidRPr="00EC76D5">
        <w:rPr>
          <w:highlight w:val="white"/>
        </w:rPr>
        <w:t>#include &lt;Temp.h&gt;</w:t>
      </w:r>
    </w:p>
    <w:p w14:paraId="48194F74" w14:textId="77777777" w:rsidR="00924A64" w:rsidRPr="00EC76D5" w:rsidRDefault="00924A64" w:rsidP="00924A64">
      <w:pPr>
        <w:pStyle w:val="Code"/>
        <w:rPr>
          <w:highlight w:val="white"/>
        </w:rPr>
      </w:pPr>
      <w:r w:rsidRPr="00EC76D5">
        <w:rPr>
          <w:highlight w:val="white"/>
        </w:rPr>
        <w:t>#include &lt;Scanf.h&gt;</w:t>
      </w:r>
    </w:p>
    <w:p w14:paraId="0E09F31B" w14:textId="77777777" w:rsidR="00924A64" w:rsidRPr="00EC76D5" w:rsidRDefault="00924A64" w:rsidP="00924A64">
      <w:pPr>
        <w:pStyle w:val="Code"/>
        <w:rPr>
          <w:highlight w:val="white"/>
        </w:rPr>
      </w:pPr>
      <w:r w:rsidRPr="00EC76D5">
        <w:rPr>
          <w:highlight w:val="white"/>
        </w:rPr>
        <w:t>#include &lt;Printf.h&gt;</w:t>
      </w:r>
    </w:p>
    <w:p w14:paraId="2EBFFDBE" w14:textId="77777777" w:rsidR="00924A64" w:rsidRPr="00EC76D5" w:rsidRDefault="00924A64" w:rsidP="00924A64">
      <w:pPr>
        <w:pStyle w:val="Code"/>
        <w:rPr>
          <w:highlight w:val="white"/>
        </w:rPr>
      </w:pPr>
    </w:p>
    <w:p w14:paraId="67C09A62" w14:textId="16763EF0" w:rsidR="00F67D04" w:rsidRPr="00EC76D5" w:rsidRDefault="00924A64" w:rsidP="00924A64">
      <w:pPr>
        <w:pStyle w:val="Code"/>
      </w:pPr>
      <w:r w:rsidRPr="00EC76D5">
        <w:rPr>
          <w:highlight w:val="white"/>
        </w:rPr>
        <w:t>#endif</w:t>
      </w:r>
    </w:p>
    <w:p w14:paraId="6521407B" w14:textId="3EA255DB" w:rsidR="00265BDF" w:rsidRPr="00EC76D5" w:rsidRDefault="004007C3" w:rsidP="00265BDF">
      <w:pPr>
        <w:pStyle w:val="Rubrik3"/>
      </w:pPr>
      <w:bookmarkStart w:id="5885" w:name="_Toc481936461"/>
      <w:r w:rsidRPr="00EC76D5">
        <w:t>Printing</w:t>
      </w:r>
      <w:bookmarkEnd w:id="5885"/>
    </w:p>
    <w:p w14:paraId="07321D9D" w14:textId="58D08412" w:rsidR="00F67D04" w:rsidRPr="00EC76D5" w:rsidRDefault="00957919" w:rsidP="00957919">
      <w:pPr>
        <w:pStyle w:val="CodeListing"/>
      </w:pPr>
      <w:r w:rsidRPr="00EC76D5">
        <w:t>Printf.h</w:t>
      </w:r>
    </w:p>
    <w:p w14:paraId="65FE9B7D" w14:textId="77777777" w:rsidR="00957919" w:rsidRPr="00EC76D5" w:rsidRDefault="00957919" w:rsidP="00957919">
      <w:pPr>
        <w:pStyle w:val="Code"/>
        <w:rPr>
          <w:highlight w:val="white"/>
        </w:rPr>
      </w:pPr>
      <w:r w:rsidRPr="00EC76D5">
        <w:rPr>
          <w:highlight w:val="white"/>
        </w:rPr>
        <w:t>#ifndef __PRINTF_H__</w:t>
      </w:r>
    </w:p>
    <w:p w14:paraId="739FF0D6" w14:textId="77777777" w:rsidR="00957919" w:rsidRPr="00EC76D5" w:rsidRDefault="00957919" w:rsidP="00957919">
      <w:pPr>
        <w:pStyle w:val="Code"/>
        <w:rPr>
          <w:highlight w:val="white"/>
        </w:rPr>
      </w:pPr>
      <w:r w:rsidRPr="00EC76D5">
        <w:rPr>
          <w:highlight w:val="white"/>
        </w:rPr>
        <w:t>#define __PRINTF_H__</w:t>
      </w:r>
    </w:p>
    <w:p w14:paraId="59E72732" w14:textId="77777777" w:rsidR="00957919" w:rsidRPr="00EC76D5" w:rsidRDefault="00957919" w:rsidP="00957919">
      <w:pPr>
        <w:pStyle w:val="Code"/>
        <w:rPr>
          <w:highlight w:val="white"/>
        </w:rPr>
      </w:pPr>
    </w:p>
    <w:p w14:paraId="13D780E8" w14:textId="77777777" w:rsidR="00957919" w:rsidRPr="00EC76D5" w:rsidRDefault="00957919" w:rsidP="00957919">
      <w:pPr>
        <w:pStyle w:val="Code"/>
        <w:rPr>
          <w:highlight w:val="white"/>
        </w:rPr>
      </w:pPr>
      <w:r w:rsidRPr="00EC76D5">
        <w:rPr>
          <w:highlight w:val="white"/>
        </w:rPr>
        <w:t>#define DEVICE 0</w:t>
      </w:r>
    </w:p>
    <w:p w14:paraId="4D7912A8" w14:textId="77777777" w:rsidR="00957919" w:rsidRPr="00EC76D5" w:rsidRDefault="00957919" w:rsidP="00957919">
      <w:pPr>
        <w:pStyle w:val="Code"/>
        <w:rPr>
          <w:highlight w:val="white"/>
        </w:rPr>
      </w:pPr>
      <w:r w:rsidRPr="00EC76D5">
        <w:rPr>
          <w:highlight w:val="white"/>
        </w:rPr>
        <w:t>#define STRING 1</w:t>
      </w:r>
    </w:p>
    <w:p w14:paraId="38CD90B9" w14:textId="77777777" w:rsidR="00957919" w:rsidRPr="00EC76D5" w:rsidRDefault="00957919" w:rsidP="00957919">
      <w:pPr>
        <w:pStyle w:val="Code"/>
        <w:rPr>
          <w:highlight w:val="white"/>
        </w:rPr>
      </w:pPr>
    </w:p>
    <w:p w14:paraId="4135CCF1" w14:textId="77777777" w:rsidR="00957919" w:rsidRPr="00EC76D5" w:rsidRDefault="00957919" w:rsidP="00957919">
      <w:pPr>
        <w:pStyle w:val="Code"/>
        <w:rPr>
          <w:highlight w:val="white"/>
        </w:rPr>
      </w:pPr>
      <w:r w:rsidRPr="00EC76D5">
        <w:rPr>
          <w:highlight w:val="white"/>
        </w:rPr>
        <w:t>extern int g_outStatus, g_charCount;</w:t>
      </w:r>
    </w:p>
    <w:p w14:paraId="48041B2F" w14:textId="77777777" w:rsidR="00957919" w:rsidRPr="00EC76D5" w:rsidRDefault="00957919" w:rsidP="00957919">
      <w:pPr>
        <w:pStyle w:val="Code"/>
        <w:rPr>
          <w:highlight w:val="white"/>
        </w:rPr>
      </w:pPr>
      <w:r w:rsidRPr="00EC76D5">
        <w:rPr>
          <w:highlight w:val="white"/>
        </w:rPr>
        <w:t>extern void* g_outDevice;</w:t>
      </w:r>
    </w:p>
    <w:p w14:paraId="6093A78C" w14:textId="77777777" w:rsidR="00957919" w:rsidRPr="00EC76D5" w:rsidRDefault="00957919" w:rsidP="00957919">
      <w:pPr>
        <w:pStyle w:val="Code"/>
        <w:rPr>
          <w:highlight w:val="white"/>
        </w:rPr>
      </w:pPr>
    </w:p>
    <w:p w14:paraId="1B8F9F05" w14:textId="77777777" w:rsidR="00957919" w:rsidRPr="00EC76D5" w:rsidRDefault="00957919" w:rsidP="00957919">
      <w:pPr>
        <w:pStyle w:val="Code"/>
        <w:rPr>
          <w:highlight w:val="white"/>
        </w:rPr>
      </w:pPr>
      <w:r w:rsidRPr="00EC76D5">
        <w:rPr>
          <w:highlight w:val="white"/>
        </w:rPr>
        <w:t>int putc(int c, FILE* stream);</w:t>
      </w:r>
    </w:p>
    <w:p w14:paraId="6FD451A3" w14:textId="77777777" w:rsidR="00957919" w:rsidRPr="00EC76D5" w:rsidRDefault="00957919" w:rsidP="00957919">
      <w:pPr>
        <w:pStyle w:val="Code"/>
        <w:rPr>
          <w:highlight w:val="white"/>
        </w:rPr>
      </w:pPr>
      <w:r w:rsidRPr="00EC76D5">
        <w:rPr>
          <w:highlight w:val="white"/>
        </w:rPr>
        <w:t>int fputc(int c, FILE* stream);</w:t>
      </w:r>
    </w:p>
    <w:p w14:paraId="3F4CDDB7" w14:textId="77777777" w:rsidR="00957919" w:rsidRPr="00EC76D5" w:rsidRDefault="00957919" w:rsidP="00957919">
      <w:pPr>
        <w:pStyle w:val="Code"/>
        <w:rPr>
          <w:highlight w:val="white"/>
        </w:rPr>
      </w:pPr>
      <w:r w:rsidRPr="00EC76D5">
        <w:rPr>
          <w:highlight w:val="white"/>
        </w:rPr>
        <w:t>int putchar(int c);</w:t>
      </w:r>
    </w:p>
    <w:p w14:paraId="02E286EE" w14:textId="77777777" w:rsidR="00957919" w:rsidRPr="00EC76D5" w:rsidRDefault="00957919" w:rsidP="00957919">
      <w:pPr>
        <w:pStyle w:val="Code"/>
        <w:rPr>
          <w:highlight w:val="white"/>
        </w:rPr>
      </w:pPr>
    </w:p>
    <w:p w14:paraId="475F1CF2" w14:textId="77777777" w:rsidR="00957919" w:rsidRPr="00EC76D5" w:rsidRDefault="00957919" w:rsidP="00957919">
      <w:pPr>
        <w:pStyle w:val="Code"/>
        <w:rPr>
          <w:highlight w:val="white"/>
        </w:rPr>
      </w:pPr>
      <w:r w:rsidRPr="00EC76D5">
        <w:rPr>
          <w:highlight w:val="white"/>
        </w:rPr>
        <w:t>void printChar(char c);</w:t>
      </w:r>
    </w:p>
    <w:p w14:paraId="6BC5187E" w14:textId="77777777" w:rsidR="00957919" w:rsidRPr="00EC76D5" w:rsidRDefault="00957919" w:rsidP="00957919">
      <w:pPr>
        <w:pStyle w:val="Code"/>
        <w:rPr>
          <w:highlight w:val="white"/>
        </w:rPr>
      </w:pPr>
      <w:r w:rsidRPr="00EC76D5">
        <w:rPr>
          <w:highlight w:val="white"/>
        </w:rPr>
        <w:t>void printString(char* s, int precision);</w:t>
      </w:r>
    </w:p>
    <w:p w14:paraId="37CA92FB" w14:textId="77777777" w:rsidR="00957919" w:rsidRPr="00EC76D5" w:rsidRDefault="00957919" w:rsidP="00957919">
      <w:pPr>
        <w:pStyle w:val="Code"/>
        <w:rPr>
          <w:highlight w:val="white"/>
        </w:rPr>
      </w:pPr>
      <w:r w:rsidRPr="00EC76D5">
        <w:rPr>
          <w:highlight w:val="white"/>
        </w:rPr>
        <w:t>void printIntRec(int intValue);</w:t>
      </w:r>
    </w:p>
    <w:p w14:paraId="717583F2" w14:textId="77777777" w:rsidR="00957919" w:rsidRPr="00EC76D5" w:rsidRDefault="00957919" w:rsidP="00957919">
      <w:pPr>
        <w:pStyle w:val="Code"/>
        <w:rPr>
          <w:highlight w:val="white"/>
        </w:rPr>
      </w:pPr>
      <w:r w:rsidRPr="00EC76D5">
        <w:rPr>
          <w:highlight w:val="white"/>
        </w:rPr>
        <w:t>void printInt(int intValue, BOOL plus, BOOL space);</w:t>
      </w:r>
    </w:p>
    <w:p w14:paraId="247AD16F" w14:textId="77777777" w:rsidR="00950589" w:rsidRPr="00EC76D5" w:rsidRDefault="00957919" w:rsidP="00957919">
      <w:pPr>
        <w:pStyle w:val="Code"/>
        <w:rPr>
          <w:highlight w:val="white"/>
        </w:rPr>
      </w:pPr>
      <w:r w:rsidRPr="00EC76D5">
        <w:rPr>
          <w:highlight w:val="white"/>
        </w:rPr>
        <w:t>void printDoublePlain(double doubleValue, BOOL plus, BOOL space,</w:t>
      </w:r>
    </w:p>
    <w:p w14:paraId="4453C6D0" w14:textId="3D198456"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1150402A" w14:textId="77777777" w:rsidR="00950589" w:rsidRPr="00EC76D5" w:rsidRDefault="00957919" w:rsidP="00957919">
      <w:pPr>
        <w:pStyle w:val="Code"/>
        <w:rPr>
          <w:highlight w:val="white"/>
        </w:rPr>
      </w:pPr>
      <w:r w:rsidRPr="00EC76D5">
        <w:rPr>
          <w:highlight w:val="white"/>
        </w:rPr>
        <w:t>void printLongDoublePlain(long double doubleValue, BOOL plus,</w:t>
      </w:r>
    </w:p>
    <w:p w14:paraId="5CFEE29E" w14:textId="07054738"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3948A50F" w14:textId="77777777" w:rsidR="00957919" w:rsidRPr="00EC76D5" w:rsidRDefault="00957919" w:rsidP="00957919">
      <w:pPr>
        <w:pStyle w:val="Code"/>
        <w:rPr>
          <w:highlight w:val="white"/>
        </w:rPr>
      </w:pPr>
      <w:r w:rsidRPr="00EC76D5">
        <w:rPr>
          <w:highlight w:val="white"/>
        </w:rPr>
        <w:t>void printInt(int intValue, BOOL plus, BOOL space);</w:t>
      </w:r>
    </w:p>
    <w:p w14:paraId="32F10C3D" w14:textId="77777777" w:rsidR="00957919" w:rsidRPr="00EC76D5" w:rsidRDefault="00957919" w:rsidP="00957919">
      <w:pPr>
        <w:pStyle w:val="Code"/>
        <w:rPr>
          <w:highlight w:val="white"/>
        </w:rPr>
      </w:pPr>
      <w:r w:rsidRPr="00EC76D5">
        <w:rPr>
          <w:highlight w:val="white"/>
        </w:rPr>
        <w:t>void printLongInt(long longIntValue, BOOL plus, BOOL space);</w:t>
      </w:r>
    </w:p>
    <w:p w14:paraId="128EF7C3" w14:textId="77777777" w:rsidR="00FA005F" w:rsidRPr="00EC76D5" w:rsidRDefault="00957919" w:rsidP="00957919">
      <w:pPr>
        <w:pStyle w:val="Code"/>
        <w:rPr>
          <w:highlight w:val="white"/>
        </w:rPr>
      </w:pPr>
      <w:r w:rsidRPr="00EC76D5">
        <w:rPr>
          <w:highlight w:val="white"/>
        </w:rPr>
        <w:t>void printLongDoubleFraction(long double longDoubleValue,</w:t>
      </w:r>
    </w:p>
    <w:p w14:paraId="646F4731" w14:textId="251AB02E"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0062D401" w14:textId="77777777" w:rsidR="00FA005F" w:rsidRPr="00EC76D5" w:rsidRDefault="00957919" w:rsidP="00957919">
      <w:pPr>
        <w:pStyle w:val="Code"/>
        <w:rPr>
          <w:highlight w:val="white"/>
        </w:rPr>
      </w:pPr>
      <w:r w:rsidRPr="00EC76D5">
        <w:rPr>
          <w:highlight w:val="white"/>
        </w:rPr>
        <w:t>void printLongDoublePlain(long double longDoubleValue, BOOL plus,</w:t>
      </w:r>
    </w:p>
    <w:p w14:paraId="1C0B0423" w14:textId="5B528668"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6DAA6451" w14:textId="77777777" w:rsidR="00957919" w:rsidRPr="00EC76D5" w:rsidRDefault="00957919" w:rsidP="00957919">
      <w:pPr>
        <w:pStyle w:val="Code"/>
        <w:rPr>
          <w:highlight w:val="white"/>
        </w:rPr>
      </w:pPr>
      <w:r w:rsidRPr="00EC76D5">
        <w:rPr>
          <w:highlight w:val="white"/>
        </w:rPr>
        <w:t>int printFormat(char* format, va_list arg_list);</w:t>
      </w:r>
    </w:p>
    <w:p w14:paraId="3CD75AB5" w14:textId="77777777" w:rsidR="00957919" w:rsidRPr="00EC76D5" w:rsidRDefault="00957919" w:rsidP="00957919">
      <w:pPr>
        <w:pStyle w:val="Code"/>
        <w:rPr>
          <w:highlight w:val="white"/>
        </w:rPr>
      </w:pPr>
    </w:p>
    <w:p w14:paraId="4E498D5C" w14:textId="77777777" w:rsidR="00957919" w:rsidRPr="00EC76D5" w:rsidRDefault="00957919" w:rsidP="00957919">
      <w:pPr>
        <w:pStyle w:val="Code"/>
        <w:rPr>
          <w:highlight w:val="white"/>
        </w:rPr>
      </w:pPr>
      <w:r w:rsidRPr="00EC76D5">
        <w:rPr>
          <w:highlight w:val="white"/>
        </w:rPr>
        <w:t>int printf(char* format, ...);</w:t>
      </w:r>
    </w:p>
    <w:p w14:paraId="76C0D55D" w14:textId="77777777" w:rsidR="00957919" w:rsidRPr="00EC76D5" w:rsidRDefault="00957919" w:rsidP="00957919">
      <w:pPr>
        <w:pStyle w:val="Code"/>
        <w:rPr>
          <w:highlight w:val="white"/>
        </w:rPr>
      </w:pPr>
      <w:r w:rsidRPr="00EC76D5">
        <w:rPr>
          <w:highlight w:val="white"/>
        </w:rPr>
        <w:t>int vprintf(char* format, va_list arg_list);</w:t>
      </w:r>
    </w:p>
    <w:p w14:paraId="5EC653E8" w14:textId="77777777" w:rsidR="00957919" w:rsidRPr="00EC76D5" w:rsidRDefault="00957919" w:rsidP="00957919">
      <w:pPr>
        <w:pStyle w:val="Code"/>
        <w:rPr>
          <w:highlight w:val="white"/>
        </w:rPr>
      </w:pPr>
      <w:r w:rsidRPr="00EC76D5">
        <w:rPr>
          <w:highlight w:val="white"/>
        </w:rPr>
        <w:t>int fprintf(FILE* outStream, char* format, ...);</w:t>
      </w:r>
    </w:p>
    <w:p w14:paraId="798DE6AF" w14:textId="77777777" w:rsidR="00957919" w:rsidRPr="00EC76D5" w:rsidRDefault="00957919" w:rsidP="00957919">
      <w:pPr>
        <w:pStyle w:val="Code"/>
        <w:rPr>
          <w:highlight w:val="white"/>
        </w:rPr>
      </w:pPr>
      <w:r w:rsidRPr="00EC76D5">
        <w:rPr>
          <w:highlight w:val="white"/>
        </w:rPr>
        <w:t>int vfprintf(FILE* outStream, char* format, va_list arg_list);</w:t>
      </w:r>
    </w:p>
    <w:p w14:paraId="53D7CDFF" w14:textId="77777777" w:rsidR="00957919" w:rsidRPr="00EC76D5" w:rsidRDefault="00957919" w:rsidP="00957919">
      <w:pPr>
        <w:pStyle w:val="Code"/>
        <w:rPr>
          <w:highlight w:val="white"/>
        </w:rPr>
      </w:pPr>
      <w:r w:rsidRPr="00EC76D5">
        <w:rPr>
          <w:highlight w:val="white"/>
        </w:rPr>
        <w:t>int sprintf(char* outString, char* format, ...);</w:t>
      </w:r>
    </w:p>
    <w:p w14:paraId="19068462" w14:textId="77777777" w:rsidR="00957919" w:rsidRPr="00EC76D5" w:rsidRDefault="00957919" w:rsidP="00957919">
      <w:pPr>
        <w:pStyle w:val="Code"/>
        <w:rPr>
          <w:highlight w:val="white"/>
        </w:rPr>
      </w:pPr>
      <w:r w:rsidRPr="00EC76D5">
        <w:rPr>
          <w:highlight w:val="white"/>
        </w:rPr>
        <w:t>int vsprintf(char* outString, char* format, va_list arg_list);</w:t>
      </w:r>
    </w:p>
    <w:p w14:paraId="2A1167CA" w14:textId="77777777" w:rsidR="00957919" w:rsidRPr="00EC76D5" w:rsidRDefault="00957919" w:rsidP="00957919">
      <w:pPr>
        <w:pStyle w:val="Code"/>
        <w:rPr>
          <w:highlight w:val="white"/>
        </w:rPr>
      </w:pPr>
    </w:p>
    <w:p w14:paraId="52678D7D" w14:textId="36547F2F" w:rsidR="00957919" w:rsidRPr="00EC76D5" w:rsidRDefault="00957919" w:rsidP="00957919">
      <w:pPr>
        <w:pStyle w:val="Code"/>
      </w:pPr>
      <w:r w:rsidRPr="00EC76D5">
        <w:rPr>
          <w:highlight w:val="white"/>
        </w:rPr>
        <w:t>#endif</w:t>
      </w:r>
    </w:p>
    <w:p w14:paraId="62A01147" w14:textId="3DD604D3" w:rsidR="006048AF" w:rsidRPr="00EC76D5" w:rsidRDefault="006048AF" w:rsidP="006048AF">
      <w:pPr>
        <w:pStyle w:val="CodeListing"/>
      </w:pPr>
      <w:r w:rsidRPr="00EC76D5">
        <w:t>Printf.c</w:t>
      </w:r>
    </w:p>
    <w:p w14:paraId="5D57311F" w14:textId="77777777" w:rsidR="006048AF" w:rsidRPr="00EC76D5" w:rsidRDefault="006048AF" w:rsidP="00D85475">
      <w:pPr>
        <w:pStyle w:val="Code"/>
        <w:rPr>
          <w:highlight w:val="white"/>
        </w:rPr>
      </w:pPr>
      <w:r w:rsidRPr="00EC76D5">
        <w:rPr>
          <w:highlight w:val="white"/>
        </w:rPr>
        <w:t>#include &lt;Math.h&gt;</w:t>
      </w:r>
    </w:p>
    <w:p w14:paraId="75045B9C" w14:textId="77777777" w:rsidR="006048AF" w:rsidRPr="00EC76D5" w:rsidRDefault="006048AF" w:rsidP="00D85475">
      <w:pPr>
        <w:pStyle w:val="Code"/>
        <w:rPr>
          <w:highlight w:val="white"/>
        </w:rPr>
      </w:pPr>
      <w:r w:rsidRPr="00EC76D5">
        <w:rPr>
          <w:highlight w:val="white"/>
        </w:rPr>
        <w:t>#include &lt;CType.h&gt;</w:t>
      </w:r>
    </w:p>
    <w:p w14:paraId="433B5859" w14:textId="77777777" w:rsidR="006048AF" w:rsidRPr="00EC76D5" w:rsidRDefault="006048AF" w:rsidP="00D85475">
      <w:pPr>
        <w:pStyle w:val="Code"/>
        <w:rPr>
          <w:highlight w:val="white"/>
        </w:rPr>
      </w:pPr>
      <w:r w:rsidRPr="00EC76D5">
        <w:rPr>
          <w:highlight w:val="white"/>
        </w:rPr>
        <w:t>#include &lt;StdIO.h&gt;</w:t>
      </w:r>
    </w:p>
    <w:p w14:paraId="56B91EBB" w14:textId="77777777" w:rsidR="006048AF" w:rsidRPr="00EC76D5" w:rsidRDefault="006048AF" w:rsidP="00D85475">
      <w:pPr>
        <w:pStyle w:val="Code"/>
        <w:rPr>
          <w:highlight w:val="white"/>
        </w:rPr>
      </w:pPr>
      <w:r w:rsidRPr="00EC76D5">
        <w:rPr>
          <w:highlight w:val="white"/>
        </w:rPr>
        <w:t>#include &lt;StdDef.h&gt;</w:t>
      </w:r>
    </w:p>
    <w:p w14:paraId="16DCC1F4" w14:textId="77777777" w:rsidR="006048AF" w:rsidRPr="00EC76D5" w:rsidRDefault="006048AF" w:rsidP="00D85475">
      <w:pPr>
        <w:pStyle w:val="Code"/>
        <w:rPr>
          <w:highlight w:val="white"/>
        </w:rPr>
      </w:pPr>
      <w:r w:rsidRPr="00EC76D5">
        <w:rPr>
          <w:highlight w:val="white"/>
        </w:rPr>
        <w:t>#include &lt;StdArg.h&gt;</w:t>
      </w:r>
    </w:p>
    <w:p w14:paraId="2E097533" w14:textId="77777777" w:rsidR="006048AF" w:rsidRPr="00EC76D5" w:rsidRDefault="006048AF" w:rsidP="00D85475">
      <w:pPr>
        <w:pStyle w:val="Code"/>
        <w:rPr>
          <w:highlight w:val="white"/>
        </w:rPr>
      </w:pPr>
      <w:r w:rsidRPr="00EC76D5">
        <w:rPr>
          <w:highlight w:val="white"/>
        </w:rPr>
        <w:t>#include &lt;StdLib.h&gt;</w:t>
      </w:r>
    </w:p>
    <w:p w14:paraId="3BE1EAE9" w14:textId="77777777" w:rsidR="006048AF" w:rsidRPr="00EC76D5" w:rsidRDefault="006048AF" w:rsidP="00D85475">
      <w:pPr>
        <w:pStyle w:val="Code"/>
        <w:rPr>
          <w:highlight w:val="white"/>
        </w:rPr>
      </w:pPr>
      <w:r w:rsidRPr="00EC76D5">
        <w:rPr>
          <w:highlight w:val="white"/>
        </w:rPr>
        <w:t>#include &lt;Scanf.h&gt;</w:t>
      </w:r>
    </w:p>
    <w:p w14:paraId="64FDCE20" w14:textId="77777777" w:rsidR="006048AF" w:rsidRPr="00EC76D5" w:rsidRDefault="006048AF" w:rsidP="00D85475">
      <w:pPr>
        <w:pStyle w:val="Code"/>
        <w:rPr>
          <w:highlight w:val="white"/>
        </w:rPr>
      </w:pPr>
      <w:r w:rsidRPr="00EC76D5">
        <w:rPr>
          <w:highlight w:val="white"/>
        </w:rPr>
        <w:t>#include &lt;Printf.h&gt;</w:t>
      </w:r>
    </w:p>
    <w:p w14:paraId="77D98786" w14:textId="77777777" w:rsidR="006048AF" w:rsidRPr="00EC76D5" w:rsidRDefault="006048AF" w:rsidP="00D85475">
      <w:pPr>
        <w:pStyle w:val="Code"/>
        <w:rPr>
          <w:highlight w:val="white"/>
        </w:rPr>
      </w:pPr>
    </w:p>
    <w:p w14:paraId="6F312114" w14:textId="77777777" w:rsidR="006048AF" w:rsidRPr="00EC76D5" w:rsidRDefault="006048AF" w:rsidP="00D85475">
      <w:pPr>
        <w:pStyle w:val="Code"/>
        <w:rPr>
          <w:highlight w:val="white"/>
        </w:rPr>
      </w:pPr>
      <w:r w:rsidRPr="00EC76D5">
        <w:rPr>
          <w:highlight w:val="white"/>
        </w:rPr>
        <w:t>#define DEVICE 0</w:t>
      </w:r>
    </w:p>
    <w:p w14:paraId="4ACEF0C7" w14:textId="77777777" w:rsidR="006048AF" w:rsidRPr="00EC76D5" w:rsidRDefault="006048AF" w:rsidP="00D85475">
      <w:pPr>
        <w:pStyle w:val="Code"/>
        <w:rPr>
          <w:highlight w:val="white"/>
        </w:rPr>
      </w:pPr>
      <w:r w:rsidRPr="00EC76D5">
        <w:rPr>
          <w:highlight w:val="white"/>
        </w:rPr>
        <w:t>#define STRING 1</w:t>
      </w:r>
    </w:p>
    <w:p w14:paraId="7FF7ED83" w14:textId="77777777" w:rsidR="006048AF" w:rsidRPr="00EC76D5" w:rsidRDefault="006048AF" w:rsidP="00D85475">
      <w:pPr>
        <w:pStyle w:val="Code"/>
        <w:rPr>
          <w:highlight w:val="white"/>
        </w:rPr>
      </w:pPr>
      <w:r w:rsidRPr="00EC76D5">
        <w:rPr>
          <w:highlight w:val="white"/>
        </w:rPr>
        <w:t>#define BLANK  2</w:t>
      </w:r>
    </w:p>
    <w:p w14:paraId="655FB805" w14:textId="77777777" w:rsidR="006048AF" w:rsidRPr="00EC76D5" w:rsidRDefault="006048AF" w:rsidP="00D85475">
      <w:pPr>
        <w:pStyle w:val="Code"/>
        <w:rPr>
          <w:highlight w:val="white"/>
        </w:rPr>
      </w:pPr>
    </w:p>
    <w:p w14:paraId="2423745B" w14:textId="77777777" w:rsidR="006048AF" w:rsidRPr="00EC76D5" w:rsidRDefault="006048AF" w:rsidP="00D85475">
      <w:pPr>
        <w:pStyle w:val="Code"/>
        <w:rPr>
          <w:highlight w:val="white"/>
        </w:rPr>
      </w:pPr>
      <w:r w:rsidRPr="00EC76D5">
        <w:rPr>
          <w:highlight w:val="white"/>
        </w:rPr>
        <w:t>#define PRINT(x,y) { printf(#x " = &lt;%" #y "&gt;\n", (x)); }</w:t>
      </w:r>
    </w:p>
    <w:p w14:paraId="7F33870B" w14:textId="77777777" w:rsidR="006048AF" w:rsidRPr="00EC76D5" w:rsidRDefault="006048AF" w:rsidP="00D85475">
      <w:pPr>
        <w:pStyle w:val="Code"/>
        <w:rPr>
          <w:highlight w:val="white"/>
        </w:rPr>
      </w:pPr>
    </w:p>
    <w:p w14:paraId="76D0B5D7" w14:textId="77777777" w:rsidR="006048AF" w:rsidRPr="00EC76D5" w:rsidRDefault="006048AF" w:rsidP="00D85475">
      <w:pPr>
        <w:pStyle w:val="Code"/>
        <w:rPr>
          <w:highlight w:val="white"/>
        </w:rPr>
      </w:pPr>
      <w:r w:rsidRPr="00EC76D5">
        <w:rPr>
          <w:highlight w:val="white"/>
        </w:rPr>
        <w:t>int g_outStatus, g_outChars;</w:t>
      </w:r>
    </w:p>
    <w:p w14:paraId="3FDCFB42" w14:textId="77777777" w:rsidR="006048AF" w:rsidRPr="00EC76D5" w:rsidRDefault="006048AF" w:rsidP="00D85475">
      <w:pPr>
        <w:pStyle w:val="Code"/>
        <w:rPr>
          <w:highlight w:val="white"/>
        </w:rPr>
      </w:pPr>
      <w:r w:rsidRPr="00EC76D5">
        <w:rPr>
          <w:highlight w:val="white"/>
        </w:rPr>
        <w:t>void* g_outDevice;</w:t>
      </w:r>
    </w:p>
    <w:p w14:paraId="1B9FDA16" w14:textId="77777777" w:rsidR="006048AF" w:rsidRPr="00EC76D5" w:rsidRDefault="006048AF" w:rsidP="00F66472">
      <w:pPr>
        <w:pStyle w:val="Code"/>
        <w:rPr>
          <w:highlight w:val="white"/>
        </w:rPr>
      </w:pPr>
    </w:p>
    <w:p w14:paraId="5E7E3FED" w14:textId="77777777" w:rsidR="006048AF" w:rsidRPr="00EC76D5" w:rsidRDefault="006048AF" w:rsidP="00F66472">
      <w:pPr>
        <w:pStyle w:val="Code"/>
        <w:rPr>
          <w:highlight w:val="white"/>
        </w:rPr>
      </w:pPr>
      <w:r w:rsidRPr="00EC76D5">
        <w:rPr>
          <w:highlight w:val="white"/>
        </w:rPr>
        <w:t>#define DEFAULT_PRECISION 10</w:t>
      </w:r>
    </w:p>
    <w:p w14:paraId="2C67614F" w14:textId="77777777" w:rsidR="006048AF" w:rsidRPr="00EC76D5" w:rsidRDefault="006048AF" w:rsidP="00F66472">
      <w:pPr>
        <w:pStyle w:val="Code"/>
        <w:rPr>
          <w:highlight w:val="white"/>
        </w:rPr>
      </w:pPr>
    </w:p>
    <w:p w14:paraId="150CD0FE" w14:textId="77777777" w:rsidR="006048AF" w:rsidRPr="00EC76D5" w:rsidRDefault="006048AF" w:rsidP="00F66472">
      <w:pPr>
        <w:pStyle w:val="Code"/>
        <w:rPr>
          <w:highlight w:val="white"/>
        </w:rPr>
      </w:pPr>
      <w:r w:rsidRPr="00EC76D5">
        <w:rPr>
          <w:highlight w:val="white"/>
        </w:rPr>
        <w:t>int putc(int i, FILE* stream) {</w:t>
      </w:r>
    </w:p>
    <w:p w14:paraId="27BA6A14" w14:textId="77777777" w:rsidR="006048AF" w:rsidRPr="00EC76D5" w:rsidRDefault="006048AF" w:rsidP="00F66472">
      <w:pPr>
        <w:pStyle w:val="Code"/>
        <w:rPr>
          <w:highlight w:val="white"/>
        </w:rPr>
      </w:pPr>
      <w:r w:rsidRPr="00EC76D5">
        <w:rPr>
          <w:highlight w:val="white"/>
        </w:rPr>
        <w:t xml:space="preserve">  g_outStatus = DEVICE;</w:t>
      </w:r>
    </w:p>
    <w:p w14:paraId="358457E2" w14:textId="77777777" w:rsidR="006048AF" w:rsidRPr="00EC76D5" w:rsidRDefault="006048AF" w:rsidP="00F66472">
      <w:pPr>
        <w:pStyle w:val="Code"/>
        <w:rPr>
          <w:highlight w:val="white"/>
        </w:rPr>
      </w:pPr>
      <w:r w:rsidRPr="00EC76D5">
        <w:rPr>
          <w:highlight w:val="white"/>
        </w:rPr>
        <w:t xml:space="preserve">  g_outDevice = (void*) stream;</w:t>
      </w:r>
    </w:p>
    <w:p w14:paraId="312C520B" w14:textId="77777777" w:rsidR="006048AF" w:rsidRPr="00EC76D5" w:rsidRDefault="006048AF" w:rsidP="00F66472">
      <w:pPr>
        <w:pStyle w:val="Code"/>
        <w:rPr>
          <w:highlight w:val="white"/>
        </w:rPr>
      </w:pPr>
      <w:r w:rsidRPr="00EC76D5">
        <w:rPr>
          <w:highlight w:val="white"/>
        </w:rPr>
        <w:t xml:space="preserve">  printChar((char) i);</w:t>
      </w:r>
    </w:p>
    <w:p w14:paraId="0C543AC7" w14:textId="77777777" w:rsidR="006048AF" w:rsidRPr="00EC76D5" w:rsidRDefault="006048AF" w:rsidP="00F66472">
      <w:pPr>
        <w:pStyle w:val="Code"/>
        <w:rPr>
          <w:highlight w:val="white"/>
        </w:rPr>
      </w:pPr>
      <w:r w:rsidRPr="00EC76D5">
        <w:rPr>
          <w:highlight w:val="white"/>
        </w:rPr>
        <w:t xml:space="preserve">  return 1;</w:t>
      </w:r>
    </w:p>
    <w:p w14:paraId="165FA269" w14:textId="77777777" w:rsidR="006048AF" w:rsidRPr="00EC76D5" w:rsidRDefault="006048AF" w:rsidP="00F66472">
      <w:pPr>
        <w:pStyle w:val="Code"/>
        <w:rPr>
          <w:highlight w:val="white"/>
        </w:rPr>
      </w:pPr>
      <w:r w:rsidRPr="00EC76D5">
        <w:rPr>
          <w:highlight w:val="white"/>
        </w:rPr>
        <w:t>}</w:t>
      </w:r>
    </w:p>
    <w:p w14:paraId="2E4B2440" w14:textId="77777777" w:rsidR="00D85475" w:rsidRPr="00EC76D5" w:rsidRDefault="00D85475" w:rsidP="00F66472">
      <w:pPr>
        <w:pStyle w:val="Code"/>
        <w:rPr>
          <w:highlight w:val="white"/>
        </w:rPr>
      </w:pPr>
    </w:p>
    <w:p w14:paraId="39F8E406" w14:textId="5BCEF99F" w:rsidR="006048AF" w:rsidRPr="00EC76D5" w:rsidRDefault="006048AF" w:rsidP="00F66472">
      <w:pPr>
        <w:pStyle w:val="Code"/>
        <w:rPr>
          <w:highlight w:val="white"/>
        </w:rPr>
      </w:pPr>
      <w:r w:rsidRPr="00EC76D5">
        <w:rPr>
          <w:highlight w:val="white"/>
        </w:rPr>
        <w:t>int fputc(int i, FILE* stream) {</w:t>
      </w:r>
    </w:p>
    <w:p w14:paraId="1C509751" w14:textId="77777777" w:rsidR="006048AF" w:rsidRPr="00EC76D5" w:rsidRDefault="006048AF" w:rsidP="00F66472">
      <w:pPr>
        <w:pStyle w:val="Code"/>
        <w:rPr>
          <w:highlight w:val="white"/>
        </w:rPr>
      </w:pPr>
      <w:r w:rsidRPr="00EC76D5">
        <w:rPr>
          <w:highlight w:val="white"/>
        </w:rPr>
        <w:t xml:space="preserve">  g_outStatus = DEVICE;</w:t>
      </w:r>
    </w:p>
    <w:p w14:paraId="5AC9CFCC" w14:textId="77777777" w:rsidR="006048AF" w:rsidRPr="00EC76D5" w:rsidRDefault="006048AF" w:rsidP="00F66472">
      <w:pPr>
        <w:pStyle w:val="Code"/>
        <w:rPr>
          <w:highlight w:val="white"/>
        </w:rPr>
      </w:pPr>
      <w:r w:rsidRPr="00EC76D5">
        <w:rPr>
          <w:highlight w:val="white"/>
        </w:rPr>
        <w:t xml:space="preserve">  g_outDevice = (void*) stream;</w:t>
      </w:r>
    </w:p>
    <w:p w14:paraId="0B35A8FE" w14:textId="77777777" w:rsidR="006048AF" w:rsidRPr="00EC76D5" w:rsidRDefault="006048AF" w:rsidP="00F66472">
      <w:pPr>
        <w:pStyle w:val="Code"/>
        <w:rPr>
          <w:highlight w:val="white"/>
        </w:rPr>
      </w:pPr>
      <w:r w:rsidRPr="00EC76D5">
        <w:rPr>
          <w:highlight w:val="white"/>
        </w:rPr>
        <w:lastRenderedPageBreak/>
        <w:t xml:space="preserve">  printChar((char) i);</w:t>
      </w:r>
    </w:p>
    <w:p w14:paraId="24A0D09F" w14:textId="77777777" w:rsidR="006048AF" w:rsidRPr="00EC76D5" w:rsidRDefault="006048AF" w:rsidP="00F66472">
      <w:pPr>
        <w:pStyle w:val="Code"/>
        <w:rPr>
          <w:highlight w:val="white"/>
        </w:rPr>
      </w:pPr>
      <w:r w:rsidRPr="00EC76D5">
        <w:rPr>
          <w:highlight w:val="white"/>
        </w:rPr>
        <w:t xml:space="preserve">  return 1;</w:t>
      </w:r>
    </w:p>
    <w:p w14:paraId="48702E04" w14:textId="77777777" w:rsidR="006048AF" w:rsidRPr="00EC76D5" w:rsidRDefault="006048AF" w:rsidP="00F66472">
      <w:pPr>
        <w:pStyle w:val="Code"/>
        <w:rPr>
          <w:highlight w:val="white"/>
        </w:rPr>
      </w:pPr>
      <w:r w:rsidRPr="00EC76D5">
        <w:rPr>
          <w:highlight w:val="white"/>
        </w:rPr>
        <w:t>}</w:t>
      </w:r>
    </w:p>
    <w:p w14:paraId="12A22985" w14:textId="77777777" w:rsidR="006048AF" w:rsidRPr="00EC76D5" w:rsidRDefault="006048AF" w:rsidP="00F66472">
      <w:pPr>
        <w:pStyle w:val="Code"/>
        <w:rPr>
          <w:highlight w:val="white"/>
        </w:rPr>
      </w:pPr>
    </w:p>
    <w:p w14:paraId="721F9387" w14:textId="77777777" w:rsidR="006048AF" w:rsidRPr="00EC76D5" w:rsidRDefault="006048AF" w:rsidP="00F66472">
      <w:pPr>
        <w:pStyle w:val="Code"/>
        <w:rPr>
          <w:highlight w:val="white"/>
        </w:rPr>
      </w:pPr>
      <w:r w:rsidRPr="00EC76D5">
        <w:rPr>
          <w:highlight w:val="white"/>
        </w:rPr>
        <w:t>int putchar(int i) {</w:t>
      </w:r>
    </w:p>
    <w:p w14:paraId="406B956F" w14:textId="77777777" w:rsidR="006048AF" w:rsidRPr="00EC76D5" w:rsidRDefault="006048AF" w:rsidP="00F66472">
      <w:pPr>
        <w:pStyle w:val="Code"/>
        <w:rPr>
          <w:highlight w:val="white"/>
        </w:rPr>
      </w:pPr>
      <w:r w:rsidRPr="00EC76D5">
        <w:rPr>
          <w:highlight w:val="white"/>
        </w:rPr>
        <w:t xml:space="preserve">  g_outStatus = DEVICE;</w:t>
      </w:r>
    </w:p>
    <w:p w14:paraId="7A5092AC" w14:textId="77777777" w:rsidR="006048AF" w:rsidRPr="00EC76D5" w:rsidRDefault="006048AF" w:rsidP="00F66472">
      <w:pPr>
        <w:pStyle w:val="Code"/>
        <w:rPr>
          <w:highlight w:val="white"/>
        </w:rPr>
      </w:pPr>
      <w:r w:rsidRPr="00EC76D5">
        <w:rPr>
          <w:highlight w:val="white"/>
        </w:rPr>
        <w:t xml:space="preserve">  g_outDevice = (void*) stdout;</w:t>
      </w:r>
    </w:p>
    <w:p w14:paraId="0017B80A" w14:textId="77777777" w:rsidR="006048AF" w:rsidRPr="00EC76D5" w:rsidRDefault="006048AF" w:rsidP="00F66472">
      <w:pPr>
        <w:pStyle w:val="Code"/>
        <w:rPr>
          <w:highlight w:val="white"/>
        </w:rPr>
      </w:pPr>
      <w:r w:rsidRPr="00EC76D5">
        <w:rPr>
          <w:highlight w:val="white"/>
        </w:rPr>
        <w:t xml:space="preserve">  printChar((char) i);</w:t>
      </w:r>
    </w:p>
    <w:p w14:paraId="28FC0C4F" w14:textId="77777777" w:rsidR="006048AF" w:rsidRPr="00EC76D5" w:rsidRDefault="006048AF" w:rsidP="00F66472">
      <w:pPr>
        <w:pStyle w:val="Code"/>
        <w:rPr>
          <w:highlight w:val="white"/>
        </w:rPr>
      </w:pPr>
      <w:r w:rsidRPr="00EC76D5">
        <w:rPr>
          <w:highlight w:val="white"/>
        </w:rPr>
        <w:t xml:space="preserve">  return 1;</w:t>
      </w:r>
    </w:p>
    <w:p w14:paraId="687100C6" w14:textId="77777777" w:rsidR="006048AF" w:rsidRPr="00EC76D5" w:rsidRDefault="006048AF" w:rsidP="00F66472">
      <w:pPr>
        <w:pStyle w:val="Code"/>
        <w:rPr>
          <w:highlight w:val="white"/>
        </w:rPr>
      </w:pPr>
      <w:r w:rsidRPr="00EC76D5">
        <w:rPr>
          <w:highlight w:val="white"/>
        </w:rPr>
        <w:t>}</w:t>
      </w:r>
    </w:p>
    <w:p w14:paraId="5683E9CB" w14:textId="24EF1926" w:rsidR="006048AF" w:rsidRPr="00EC76D5" w:rsidRDefault="006048AF" w:rsidP="00F66472">
      <w:pPr>
        <w:pStyle w:val="Code"/>
      </w:pPr>
    </w:p>
    <w:p w14:paraId="4DD1BDB8" w14:textId="77777777" w:rsidR="0024176F" w:rsidRPr="00EC76D5" w:rsidRDefault="0024176F" w:rsidP="00F66472">
      <w:pPr>
        <w:pStyle w:val="Code"/>
        <w:rPr>
          <w:highlight w:val="white"/>
        </w:rPr>
      </w:pPr>
      <w:r w:rsidRPr="00EC76D5">
        <w:rPr>
          <w:highlight w:val="white"/>
        </w:rPr>
        <w:t>void printChar(char c) {</w:t>
      </w:r>
    </w:p>
    <w:p w14:paraId="61488AD6" w14:textId="77777777" w:rsidR="0024176F" w:rsidRPr="00EC76D5" w:rsidRDefault="0024176F" w:rsidP="00F66472">
      <w:pPr>
        <w:pStyle w:val="Code"/>
        <w:rPr>
          <w:highlight w:val="white"/>
        </w:rPr>
      </w:pPr>
      <w:r w:rsidRPr="00EC76D5">
        <w:rPr>
          <w:highlight w:val="white"/>
        </w:rPr>
        <w:t xml:space="preserve">  int handle;</w:t>
      </w:r>
    </w:p>
    <w:p w14:paraId="370320D7" w14:textId="77777777" w:rsidR="0024176F" w:rsidRPr="00EC76D5" w:rsidRDefault="0024176F" w:rsidP="00F66472">
      <w:pPr>
        <w:pStyle w:val="Code"/>
        <w:rPr>
          <w:highlight w:val="white"/>
        </w:rPr>
      </w:pPr>
      <w:r w:rsidRPr="00EC76D5">
        <w:rPr>
          <w:highlight w:val="white"/>
        </w:rPr>
        <w:t xml:space="preserve">  char* outString;</w:t>
      </w:r>
    </w:p>
    <w:p w14:paraId="0E0F9D91" w14:textId="77777777" w:rsidR="0024176F" w:rsidRPr="00EC76D5" w:rsidRDefault="0024176F" w:rsidP="00F66472">
      <w:pPr>
        <w:pStyle w:val="Code"/>
        <w:rPr>
          <w:highlight w:val="white"/>
        </w:rPr>
      </w:pPr>
    </w:p>
    <w:p w14:paraId="081C85C4" w14:textId="77777777" w:rsidR="0024176F" w:rsidRPr="00EC76D5" w:rsidRDefault="0024176F" w:rsidP="00F66472">
      <w:pPr>
        <w:pStyle w:val="Code"/>
        <w:rPr>
          <w:highlight w:val="white"/>
        </w:rPr>
      </w:pPr>
      <w:r w:rsidRPr="00EC76D5">
        <w:rPr>
          <w:highlight w:val="white"/>
        </w:rPr>
        <w:t xml:space="preserve">  switch (g_outStatus) {</w:t>
      </w:r>
    </w:p>
    <w:p w14:paraId="49446B9F" w14:textId="77777777" w:rsidR="0024176F" w:rsidRPr="00EC76D5" w:rsidRDefault="0024176F" w:rsidP="00F66472">
      <w:pPr>
        <w:pStyle w:val="Code"/>
        <w:rPr>
          <w:highlight w:val="white"/>
        </w:rPr>
      </w:pPr>
      <w:r w:rsidRPr="00EC76D5">
        <w:rPr>
          <w:highlight w:val="white"/>
        </w:rPr>
        <w:t xml:space="preserve">    case DEVICE: {</w:t>
      </w:r>
    </w:p>
    <w:p w14:paraId="60E18E2C" w14:textId="77777777" w:rsidR="0024176F" w:rsidRPr="00EC76D5" w:rsidRDefault="0024176F" w:rsidP="00F66472">
      <w:pPr>
        <w:pStyle w:val="Code"/>
        <w:rPr>
          <w:highlight w:val="white"/>
        </w:rPr>
      </w:pPr>
      <w:r w:rsidRPr="00EC76D5">
        <w:rPr>
          <w:highlight w:val="white"/>
        </w:rPr>
        <w:t xml:space="preserve">        FILE* stream = (FILE*) g_outDevice;</w:t>
      </w:r>
    </w:p>
    <w:p w14:paraId="48181EE7" w14:textId="77777777" w:rsidR="0024176F" w:rsidRPr="00EC76D5" w:rsidRDefault="0024176F" w:rsidP="00F66472">
      <w:pPr>
        <w:pStyle w:val="Code"/>
        <w:rPr>
          <w:highlight w:val="white"/>
        </w:rPr>
      </w:pPr>
      <w:r w:rsidRPr="00EC76D5">
        <w:rPr>
          <w:highlight w:val="white"/>
        </w:rPr>
        <w:t xml:space="preserve">        handle = stream-&gt;handle;</w:t>
      </w:r>
    </w:p>
    <w:p w14:paraId="6066537D" w14:textId="77777777" w:rsidR="0024176F" w:rsidRPr="00EC76D5" w:rsidRDefault="0024176F" w:rsidP="00F66472">
      <w:pPr>
        <w:pStyle w:val="Code"/>
        <w:rPr>
          <w:highlight w:val="white"/>
        </w:rPr>
      </w:pPr>
    </w:p>
    <w:p w14:paraId="509DDEDE" w14:textId="77777777" w:rsidR="0024176F" w:rsidRPr="00EC76D5" w:rsidRDefault="0024176F" w:rsidP="00F66472">
      <w:pPr>
        <w:pStyle w:val="Code"/>
        <w:rPr>
          <w:highlight w:val="white"/>
        </w:rPr>
      </w:pPr>
      <w:r w:rsidRPr="00EC76D5">
        <w:rPr>
          <w:highlight w:val="white"/>
        </w:rPr>
        <w:t xml:space="preserve">        load_register(ah, 0x40s);</w:t>
      </w:r>
    </w:p>
    <w:p w14:paraId="537BB92C" w14:textId="77777777" w:rsidR="0024176F" w:rsidRPr="00EC76D5" w:rsidRDefault="0024176F" w:rsidP="00F66472">
      <w:pPr>
        <w:pStyle w:val="Code"/>
        <w:rPr>
          <w:highlight w:val="white"/>
        </w:rPr>
      </w:pPr>
      <w:r w:rsidRPr="00EC76D5">
        <w:rPr>
          <w:highlight w:val="white"/>
        </w:rPr>
        <w:t xml:space="preserve">        load_register(bx, handle);</w:t>
      </w:r>
    </w:p>
    <w:p w14:paraId="4C7BB49C" w14:textId="77777777" w:rsidR="0024176F" w:rsidRPr="00EC76D5" w:rsidRDefault="0024176F" w:rsidP="00F66472">
      <w:pPr>
        <w:pStyle w:val="Code"/>
        <w:rPr>
          <w:highlight w:val="white"/>
        </w:rPr>
      </w:pPr>
      <w:r w:rsidRPr="00EC76D5">
        <w:rPr>
          <w:highlight w:val="white"/>
        </w:rPr>
        <w:t xml:space="preserve">        load_register(cx, 1);</w:t>
      </w:r>
    </w:p>
    <w:p w14:paraId="40CCA687" w14:textId="77777777" w:rsidR="0024176F" w:rsidRPr="00EC76D5" w:rsidRDefault="0024176F" w:rsidP="00F66472">
      <w:pPr>
        <w:pStyle w:val="Code"/>
        <w:rPr>
          <w:highlight w:val="white"/>
        </w:rPr>
      </w:pPr>
      <w:r w:rsidRPr="00EC76D5">
        <w:rPr>
          <w:highlight w:val="white"/>
        </w:rPr>
        <w:t xml:space="preserve">        load_register(dx, &amp;c);</w:t>
      </w:r>
    </w:p>
    <w:p w14:paraId="061D6B6D" w14:textId="77777777" w:rsidR="0024176F" w:rsidRPr="00EC76D5" w:rsidRDefault="0024176F" w:rsidP="00F66472">
      <w:pPr>
        <w:pStyle w:val="Code"/>
        <w:rPr>
          <w:highlight w:val="white"/>
        </w:rPr>
      </w:pPr>
      <w:r w:rsidRPr="00EC76D5">
        <w:rPr>
          <w:highlight w:val="white"/>
        </w:rPr>
        <w:t xml:space="preserve">        interrupt(0x21s);</w:t>
      </w:r>
    </w:p>
    <w:p w14:paraId="31AEFB08" w14:textId="77777777" w:rsidR="0024176F" w:rsidRPr="00EC76D5" w:rsidRDefault="0024176F" w:rsidP="00F66472">
      <w:pPr>
        <w:pStyle w:val="Code"/>
        <w:rPr>
          <w:highlight w:val="white"/>
        </w:rPr>
      </w:pPr>
      <w:r w:rsidRPr="00EC76D5">
        <w:rPr>
          <w:highlight w:val="white"/>
        </w:rPr>
        <w:t xml:space="preserve">        ++g_outChars;</w:t>
      </w:r>
    </w:p>
    <w:p w14:paraId="20E131DB" w14:textId="77777777" w:rsidR="0024176F" w:rsidRPr="00EC76D5" w:rsidRDefault="0024176F" w:rsidP="00F66472">
      <w:pPr>
        <w:pStyle w:val="Code"/>
        <w:rPr>
          <w:highlight w:val="white"/>
        </w:rPr>
      </w:pPr>
      <w:r w:rsidRPr="00EC76D5">
        <w:rPr>
          <w:highlight w:val="white"/>
        </w:rPr>
        <w:t xml:space="preserve">        break;</w:t>
      </w:r>
    </w:p>
    <w:p w14:paraId="7A427120" w14:textId="77777777" w:rsidR="0024176F" w:rsidRPr="00EC76D5" w:rsidRDefault="0024176F" w:rsidP="00F66472">
      <w:pPr>
        <w:pStyle w:val="Code"/>
        <w:rPr>
          <w:highlight w:val="white"/>
        </w:rPr>
      </w:pPr>
      <w:r w:rsidRPr="00EC76D5">
        <w:rPr>
          <w:highlight w:val="white"/>
        </w:rPr>
        <w:t xml:space="preserve">      }</w:t>
      </w:r>
    </w:p>
    <w:p w14:paraId="61FADF45" w14:textId="77777777" w:rsidR="0024176F" w:rsidRPr="00EC76D5" w:rsidRDefault="0024176F" w:rsidP="00F66472">
      <w:pPr>
        <w:pStyle w:val="Code"/>
        <w:rPr>
          <w:highlight w:val="white"/>
        </w:rPr>
      </w:pPr>
    </w:p>
    <w:p w14:paraId="705443A3" w14:textId="77777777" w:rsidR="0024176F" w:rsidRPr="00EC76D5" w:rsidRDefault="0024176F" w:rsidP="00F66472">
      <w:pPr>
        <w:pStyle w:val="Code"/>
        <w:rPr>
          <w:highlight w:val="white"/>
        </w:rPr>
      </w:pPr>
      <w:r w:rsidRPr="00EC76D5">
        <w:rPr>
          <w:highlight w:val="white"/>
        </w:rPr>
        <w:t xml:space="preserve">    case STRING: {</w:t>
      </w:r>
    </w:p>
    <w:p w14:paraId="6BB3C1CB" w14:textId="77777777" w:rsidR="0024176F" w:rsidRPr="00EC76D5" w:rsidRDefault="0024176F" w:rsidP="00F66472">
      <w:pPr>
        <w:pStyle w:val="Code"/>
        <w:rPr>
          <w:highlight w:val="white"/>
        </w:rPr>
      </w:pPr>
      <w:r w:rsidRPr="00EC76D5">
        <w:rPr>
          <w:highlight w:val="white"/>
        </w:rPr>
        <w:t xml:space="preserve">        outString = (char*) g_outDevice;</w:t>
      </w:r>
    </w:p>
    <w:p w14:paraId="6A1E7311" w14:textId="77777777" w:rsidR="0024176F" w:rsidRPr="00EC76D5" w:rsidRDefault="0024176F" w:rsidP="00F66472">
      <w:pPr>
        <w:pStyle w:val="Code"/>
        <w:rPr>
          <w:highlight w:val="white"/>
        </w:rPr>
      </w:pPr>
      <w:r w:rsidRPr="00EC76D5">
        <w:rPr>
          <w:highlight w:val="white"/>
        </w:rPr>
        <w:t xml:space="preserve">        outString[g_outChars++] = c;</w:t>
      </w:r>
    </w:p>
    <w:p w14:paraId="2D3149CA" w14:textId="77777777" w:rsidR="0024176F" w:rsidRPr="00EC76D5" w:rsidRDefault="0024176F" w:rsidP="00F66472">
      <w:pPr>
        <w:pStyle w:val="Code"/>
        <w:rPr>
          <w:highlight w:val="white"/>
        </w:rPr>
      </w:pPr>
      <w:r w:rsidRPr="00EC76D5">
        <w:rPr>
          <w:highlight w:val="white"/>
        </w:rPr>
        <w:t xml:space="preserve">      }</w:t>
      </w:r>
    </w:p>
    <w:p w14:paraId="56E89276" w14:textId="77777777" w:rsidR="0024176F" w:rsidRPr="00EC76D5" w:rsidRDefault="0024176F" w:rsidP="00F66472">
      <w:pPr>
        <w:pStyle w:val="Code"/>
        <w:rPr>
          <w:highlight w:val="white"/>
        </w:rPr>
      </w:pPr>
      <w:r w:rsidRPr="00EC76D5">
        <w:rPr>
          <w:highlight w:val="white"/>
        </w:rPr>
        <w:t xml:space="preserve">      break;</w:t>
      </w:r>
    </w:p>
    <w:p w14:paraId="3347AF08" w14:textId="77777777" w:rsidR="0024176F" w:rsidRPr="00EC76D5" w:rsidRDefault="0024176F" w:rsidP="00F66472">
      <w:pPr>
        <w:pStyle w:val="Code"/>
        <w:rPr>
          <w:highlight w:val="white"/>
        </w:rPr>
      </w:pPr>
    </w:p>
    <w:p w14:paraId="60128A8A" w14:textId="77777777" w:rsidR="0024176F" w:rsidRPr="00EC76D5" w:rsidRDefault="0024176F" w:rsidP="00F66472">
      <w:pPr>
        <w:pStyle w:val="Code"/>
        <w:rPr>
          <w:highlight w:val="white"/>
        </w:rPr>
      </w:pPr>
      <w:r w:rsidRPr="00EC76D5">
        <w:rPr>
          <w:highlight w:val="white"/>
        </w:rPr>
        <w:t xml:space="preserve">    case BLANK:</w:t>
      </w:r>
    </w:p>
    <w:p w14:paraId="4259B8A8" w14:textId="77777777" w:rsidR="0024176F" w:rsidRPr="00EC76D5" w:rsidRDefault="0024176F" w:rsidP="00F66472">
      <w:pPr>
        <w:pStyle w:val="Code"/>
        <w:rPr>
          <w:highlight w:val="white"/>
        </w:rPr>
      </w:pPr>
      <w:r w:rsidRPr="00EC76D5">
        <w:rPr>
          <w:highlight w:val="white"/>
        </w:rPr>
        <w:t xml:space="preserve">      g_outChars++;</w:t>
      </w:r>
    </w:p>
    <w:p w14:paraId="070DEDC9" w14:textId="77777777" w:rsidR="0024176F" w:rsidRPr="00EC76D5" w:rsidRDefault="0024176F" w:rsidP="00F66472">
      <w:pPr>
        <w:pStyle w:val="Code"/>
        <w:rPr>
          <w:highlight w:val="white"/>
        </w:rPr>
      </w:pPr>
      <w:r w:rsidRPr="00EC76D5">
        <w:rPr>
          <w:highlight w:val="white"/>
        </w:rPr>
        <w:t xml:space="preserve">      break;</w:t>
      </w:r>
    </w:p>
    <w:p w14:paraId="3C67E8F3" w14:textId="77777777" w:rsidR="0024176F" w:rsidRPr="00EC76D5" w:rsidRDefault="0024176F" w:rsidP="00F66472">
      <w:pPr>
        <w:pStyle w:val="Code"/>
        <w:rPr>
          <w:highlight w:val="white"/>
        </w:rPr>
      </w:pPr>
      <w:r w:rsidRPr="00EC76D5">
        <w:rPr>
          <w:highlight w:val="white"/>
        </w:rPr>
        <w:t xml:space="preserve">  }</w:t>
      </w:r>
    </w:p>
    <w:p w14:paraId="79607D34" w14:textId="77777777" w:rsidR="0024176F" w:rsidRPr="00EC76D5" w:rsidRDefault="0024176F" w:rsidP="00F66472">
      <w:pPr>
        <w:pStyle w:val="Code"/>
        <w:rPr>
          <w:highlight w:val="white"/>
        </w:rPr>
      </w:pPr>
      <w:r w:rsidRPr="00EC76D5">
        <w:rPr>
          <w:highlight w:val="white"/>
        </w:rPr>
        <w:t>}</w:t>
      </w:r>
    </w:p>
    <w:p w14:paraId="05B0264F" w14:textId="77777777" w:rsidR="0024176F" w:rsidRPr="00EC76D5" w:rsidRDefault="0024176F" w:rsidP="00F66472">
      <w:pPr>
        <w:pStyle w:val="Code"/>
        <w:rPr>
          <w:highlight w:val="white"/>
        </w:rPr>
      </w:pPr>
    </w:p>
    <w:p w14:paraId="51BA6643" w14:textId="77777777" w:rsidR="0024176F" w:rsidRPr="00EC76D5" w:rsidRDefault="0024176F" w:rsidP="00F66472">
      <w:pPr>
        <w:pStyle w:val="Code"/>
        <w:rPr>
          <w:highlight w:val="white"/>
        </w:rPr>
      </w:pPr>
      <w:r w:rsidRPr="00EC76D5">
        <w:rPr>
          <w:highlight w:val="white"/>
        </w:rPr>
        <w:t>void printString(char* s, int precision) {</w:t>
      </w:r>
    </w:p>
    <w:p w14:paraId="76F1EFB4" w14:textId="77777777" w:rsidR="0024176F" w:rsidRPr="00EC76D5" w:rsidRDefault="0024176F" w:rsidP="00F66472">
      <w:pPr>
        <w:pStyle w:val="Code"/>
        <w:rPr>
          <w:highlight w:val="white"/>
        </w:rPr>
      </w:pPr>
      <w:r w:rsidRPr="00EC76D5">
        <w:rPr>
          <w:highlight w:val="white"/>
        </w:rPr>
        <w:t xml:space="preserve">  if (s != NULL) {</w:t>
      </w:r>
    </w:p>
    <w:p w14:paraId="3A85C4A7" w14:textId="77777777" w:rsidR="0024176F" w:rsidRPr="00EC76D5" w:rsidRDefault="0024176F" w:rsidP="00F66472">
      <w:pPr>
        <w:pStyle w:val="Code"/>
        <w:rPr>
          <w:highlight w:val="white"/>
        </w:rPr>
      </w:pPr>
      <w:r w:rsidRPr="00EC76D5">
        <w:rPr>
          <w:highlight w:val="white"/>
        </w:rPr>
        <w:t xml:space="preserve">    int index;</w:t>
      </w:r>
    </w:p>
    <w:p w14:paraId="38D602AD" w14:textId="77777777" w:rsidR="0024176F" w:rsidRPr="00EC76D5" w:rsidRDefault="0024176F" w:rsidP="00F66472">
      <w:pPr>
        <w:pStyle w:val="Code"/>
        <w:rPr>
          <w:highlight w:val="white"/>
        </w:rPr>
      </w:pPr>
    </w:p>
    <w:p w14:paraId="05316FAF" w14:textId="77777777" w:rsidR="0024176F" w:rsidRPr="00EC76D5" w:rsidRDefault="0024176F" w:rsidP="00F66472">
      <w:pPr>
        <w:pStyle w:val="Code"/>
        <w:rPr>
          <w:highlight w:val="white"/>
        </w:rPr>
      </w:pPr>
      <w:r w:rsidRPr="00EC76D5">
        <w:rPr>
          <w:highlight w:val="white"/>
        </w:rPr>
        <w:t xml:space="preserve">    if (precision == 0) {</w:t>
      </w:r>
    </w:p>
    <w:p w14:paraId="54962EF7" w14:textId="77777777" w:rsidR="0024176F" w:rsidRPr="00EC76D5" w:rsidRDefault="0024176F" w:rsidP="00F66472">
      <w:pPr>
        <w:pStyle w:val="Code"/>
        <w:rPr>
          <w:highlight w:val="white"/>
        </w:rPr>
      </w:pPr>
      <w:r w:rsidRPr="00EC76D5">
        <w:rPr>
          <w:highlight w:val="white"/>
        </w:rPr>
        <w:t xml:space="preserve">      for (index = 0; s[index] != '\0'; ++index) {</w:t>
      </w:r>
    </w:p>
    <w:p w14:paraId="2094A1E2" w14:textId="77777777" w:rsidR="0024176F" w:rsidRPr="00EC76D5" w:rsidRDefault="0024176F" w:rsidP="00F66472">
      <w:pPr>
        <w:pStyle w:val="Code"/>
        <w:rPr>
          <w:highlight w:val="white"/>
        </w:rPr>
      </w:pPr>
      <w:r w:rsidRPr="00EC76D5">
        <w:rPr>
          <w:highlight w:val="white"/>
        </w:rPr>
        <w:t xml:space="preserve">        printChar(s[index]);</w:t>
      </w:r>
    </w:p>
    <w:p w14:paraId="01132104" w14:textId="77777777" w:rsidR="0024176F" w:rsidRPr="00EC76D5" w:rsidRDefault="0024176F" w:rsidP="00F66472">
      <w:pPr>
        <w:pStyle w:val="Code"/>
        <w:rPr>
          <w:highlight w:val="white"/>
        </w:rPr>
      </w:pPr>
      <w:r w:rsidRPr="00EC76D5">
        <w:rPr>
          <w:highlight w:val="white"/>
        </w:rPr>
        <w:t xml:space="preserve">      }</w:t>
      </w:r>
    </w:p>
    <w:p w14:paraId="55E6359F" w14:textId="77777777" w:rsidR="0024176F" w:rsidRPr="00EC76D5" w:rsidRDefault="0024176F" w:rsidP="00F66472">
      <w:pPr>
        <w:pStyle w:val="Code"/>
        <w:rPr>
          <w:highlight w:val="white"/>
        </w:rPr>
      </w:pPr>
      <w:r w:rsidRPr="00EC76D5">
        <w:rPr>
          <w:highlight w:val="white"/>
        </w:rPr>
        <w:t xml:space="preserve">    }</w:t>
      </w:r>
    </w:p>
    <w:p w14:paraId="7BA4042E" w14:textId="77777777" w:rsidR="0024176F" w:rsidRPr="00EC76D5" w:rsidRDefault="0024176F" w:rsidP="00F66472">
      <w:pPr>
        <w:pStyle w:val="Code"/>
        <w:rPr>
          <w:highlight w:val="white"/>
        </w:rPr>
      </w:pPr>
      <w:r w:rsidRPr="00EC76D5">
        <w:rPr>
          <w:highlight w:val="white"/>
        </w:rPr>
        <w:t xml:space="preserve">    else {</w:t>
      </w:r>
    </w:p>
    <w:p w14:paraId="5E4141D5" w14:textId="77777777" w:rsidR="0024176F" w:rsidRPr="00EC76D5" w:rsidRDefault="0024176F" w:rsidP="00F66472">
      <w:pPr>
        <w:pStyle w:val="Code"/>
        <w:rPr>
          <w:highlight w:val="white"/>
        </w:rPr>
      </w:pPr>
      <w:r w:rsidRPr="00EC76D5">
        <w:rPr>
          <w:highlight w:val="white"/>
        </w:rPr>
        <w:t xml:space="preserve">      for (index = 0; (precision-- &gt; 0) &amp;&amp; (s[index] != '\0'); ++index) {</w:t>
      </w:r>
    </w:p>
    <w:p w14:paraId="08878297" w14:textId="77777777" w:rsidR="0024176F" w:rsidRPr="00EC76D5" w:rsidRDefault="0024176F" w:rsidP="00F66472">
      <w:pPr>
        <w:pStyle w:val="Code"/>
        <w:rPr>
          <w:highlight w:val="white"/>
        </w:rPr>
      </w:pPr>
      <w:r w:rsidRPr="00EC76D5">
        <w:rPr>
          <w:highlight w:val="white"/>
        </w:rPr>
        <w:t xml:space="preserve">        printChar(s[index]);</w:t>
      </w:r>
    </w:p>
    <w:p w14:paraId="51A99825" w14:textId="77777777" w:rsidR="0024176F" w:rsidRPr="00EC76D5" w:rsidRDefault="0024176F" w:rsidP="00F66472">
      <w:pPr>
        <w:pStyle w:val="Code"/>
        <w:rPr>
          <w:highlight w:val="white"/>
        </w:rPr>
      </w:pPr>
      <w:r w:rsidRPr="00EC76D5">
        <w:rPr>
          <w:highlight w:val="white"/>
        </w:rPr>
        <w:t xml:space="preserve">      }</w:t>
      </w:r>
    </w:p>
    <w:p w14:paraId="723EB39B" w14:textId="77777777" w:rsidR="0024176F" w:rsidRPr="00EC76D5" w:rsidRDefault="0024176F" w:rsidP="00F66472">
      <w:pPr>
        <w:pStyle w:val="Code"/>
        <w:rPr>
          <w:highlight w:val="white"/>
        </w:rPr>
      </w:pPr>
      <w:r w:rsidRPr="00EC76D5">
        <w:rPr>
          <w:highlight w:val="white"/>
        </w:rPr>
        <w:t xml:space="preserve">    }</w:t>
      </w:r>
    </w:p>
    <w:p w14:paraId="6A7D3E49" w14:textId="77777777" w:rsidR="0024176F" w:rsidRPr="00EC76D5" w:rsidRDefault="0024176F" w:rsidP="00F66472">
      <w:pPr>
        <w:pStyle w:val="Code"/>
        <w:rPr>
          <w:highlight w:val="white"/>
        </w:rPr>
      </w:pPr>
      <w:r w:rsidRPr="00EC76D5">
        <w:rPr>
          <w:highlight w:val="white"/>
        </w:rPr>
        <w:t xml:space="preserve">  }</w:t>
      </w:r>
    </w:p>
    <w:p w14:paraId="61CB75D2" w14:textId="77777777" w:rsidR="0024176F" w:rsidRPr="00EC76D5" w:rsidRDefault="0024176F" w:rsidP="00F66472">
      <w:pPr>
        <w:pStyle w:val="Code"/>
        <w:rPr>
          <w:highlight w:val="white"/>
        </w:rPr>
      </w:pPr>
      <w:r w:rsidRPr="00EC76D5">
        <w:rPr>
          <w:highlight w:val="white"/>
        </w:rPr>
        <w:t xml:space="preserve">  else {</w:t>
      </w:r>
    </w:p>
    <w:p w14:paraId="5573EA6E" w14:textId="77777777" w:rsidR="0024176F" w:rsidRPr="00EC76D5" w:rsidRDefault="0024176F" w:rsidP="00F66472">
      <w:pPr>
        <w:pStyle w:val="Code"/>
        <w:rPr>
          <w:highlight w:val="white"/>
        </w:rPr>
      </w:pPr>
      <w:r w:rsidRPr="00EC76D5">
        <w:rPr>
          <w:highlight w:val="white"/>
        </w:rPr>
        <w:lastRenderedPageBreak/>
        <w:t xml:space="preserve">    printChar('&lt;');</w:t>
      </w:r>
    </w:p>
    <w:p w14:paraId="5AF56270" w14:textId="77777777" w:rsidR="0024176F" w:rsidRPr="00EC76D5" w:rsidRDefault="0024176F" w:rsidP="00F66472">
      <w:pPr>
        <w:pStyle w:val="Code"/>
        <w:rPr>
          <w:highlight w:val="white"/>
        </w:rPr>
      </w:pPr>
      <w:r w:rsidRPr="00EC76D5">
        <w:rPr>
          <w:highlight w:val="white"/>
        </w:rPr>
        <w:t xml:space="preserve">    printChar('N');</w:t>
      </w:r>
    </w:p>
    <w:p w14:paraId="12CE52C9" w14:textId="77777777" w:rsidR="0024176F" w:rsidRPr="00EC76D5" w:rsidRDefault="0024176F" w:rsidP="00F66472">
      <w:pPr>
        <w:pStyle w:val="Code"/>
        <w:rPr>
          <w:highlight w:val="white"/>
        </w:rPr>
      </w:pPr>
      <w:r w:rsidRPr="00EC76D5">
        <w:rPr>
          <w:highlight w:val="white"/>
        </w:rPr>
        <w:t xml:space="preserve">    printChar('U');</w:t>
      </w:r>
    </w:p>
    <w:p w14:paraId="104A924F" w14:textId="77777777" w:rsidR="0024176F" w:rsidRPr="00EC76D5" w:rsidRDefault="0024176F" w:rsidP="00F66472">
      <w:pPr>
        <w:pStyle w:val="Code"/>
        <w:rPr>
          <w:highlight w:val="white"/>
        </w:rPr>
      </w:pPr>
      <w:r w:rsidRPr="00EC76D5">
        <w:rPr>
          <w:highlight w:val="white"/>
        </w:rPr>
        <w:t xml:space="preserve">    printChar('L');</w:t>
      </w:r>
    </w:p>
    <w:p w14:paraId="17DB9766" w14:textId="77777777" w:rsidR="0024176F" w:rsidRPr="00EC76D5" w:rsidRDefault="0024176F" w:rsidP="00F66472">
      <w:pPr>
        <w:pStyle w:val="Code"/>
        <w:rPr>
          <w:highlight w:val="white"/>
        </w:rPr>
      </w:pPr>
      <w:r w:rsidRPr="00EC76D5">
        <w:rPr>
          <w:highlight w:val="white"/>
        </w:rPr>
        <w:t xml:space="preserve">    printChar('L');</w:t>
      </w:r>
    </w:p>
    <w:p w14:paraId="5E4BEE75" w14:textId="77777777" w:rsidR="0024176F" w:rsidRPr="00EC76D5" w:rsidRDefault="0024176F" w:rsidP="00F66472">
      <w:pPr>
        <w:pStyle w:val="Code"/>
        <w:rPr>
          <w:highlight w:val="white"/>
        </w:rPr>
      </w:pPr>
      <w:r w:rsidRPr="00EC76D5">
        <w:rPr>
          <w:highlight w:val="white"/>
        </w:rPr>
        <w:t xml:space="preserve">    printChar('&gt;');</w:t>
      </w:r>
    </w:p>
    <w:p w14:paraId="2207E682" w14:textId="77777777" w:rsidR="0024176F" w:rsidRPr="00EC76D5" w:rsidRDefault="0024176F" w:rsidP="00F66472">
      <w:pPr>
        <w:pStyle w:val="Code"/>
        <w:rPr>
          <w:highlight w:val="white"/>
        </w:rPr>
      </w:pPr>
      <w:r w:rsidRPr="00EC76D5">
        <w:rPr>
          <w:highlight w:val="white"/>
        </w:rPr>
        <w:t xml:space="preserve">  }</w:t>
      </w:r>
    </w:p>
    <w:p w14:paraId="2422C133" w14:textId="77777777" w:rsidR="0024176F" w:rsidRPr="00EC76D5" w:rsidRDefault="0024176F" w:rsidP="00F66472">
      <w:pPr>
        <w:pStyle w:val="Code"/>
        <w:rPr>
          <w:highlight w:val="white"/>
        </w:rPr>
      </w:pPr>
      <w:r w:rsidRPr="00EC76D5">
        <w:rPr>
          <w:highlight w:val="white"/>
        </w:rPr>
        <w:t>}</w:t>
      </w:r>
    </w:p>
    <w:p w14:paraId="03A47E55" w14:textId="645A8F4D" w:rsidR="0024176F" w:rsidRPr="00EC76D5" w:rsidRDefault="0024176F" w:rsidP="00F66472">
      <w:pPr>
        <w:pStyle w:val="Code"/>
      </w:pPr>
    </w:p>
    <w:p w14:paraId="6F7305BE" w14:textId="77777777" w:rsidR="0024176F" w:rsidRPr="00EC76D5" w:rsidRDefault="0024176F" w:rsidP="00F66472">
      <w:pPr>
        <w:pStyle w:val="Code"/>
        <w:rPr>
          <w:highlight w:val="white"/>
        </w:rPr>
      </w:pPr>
      <w:r w:rsidRPr="00EC76D5">
        <w:rPr>
          <w:highlight w:val="white"/>
        </w:rPr>
        <w:t>void printLongIntRec(long longValue) {</w:t>
      </w:r>
    </w:p>
    <w:p w14:paraId="2AB041B0" w14:textId="77777777" w:rsidR="0024176F" w:rsidRPr="00EC76D5" w:rsidRDefault="0024176F" w:rsidP="00F66472">
      <w:pPr>
        <w:pStyle w:val="Code"/>
        <w:rPr>
          <w:highlight w:val="white"/>
        </w:rPr>
      </w:pPr>
      <w:r w:rsidRPr="00EC76D5">
        <w:rPr>
          <w:highlight w:val="white"/>
        </w:rPr>
        <w:t xml:space="preserve">  if (longValue != 0) {</w:t>
      </w:r>
    </w:p>
    <w:p w14:paraId="46D4B38F" w14:textId="77777777" w:rsidR="0024176F" w:rsidRPr="00EC76D5" w:rsidRDefault="0024176F" w:rsidP="00F66472">
      <w:pPr>
        <w:pStyle w:val="Code"/>
        <w:rPr>
          <w:highlight w:val="white"/>
        </w:rPr>
      </w:pPr>
      <w:r w:rsidRPr="00EC76D5">
        <w:rPr>
          <w:highlight w:val="white"/>
        </w:rPr>
        <w:t xml:space="preserve">    int digit = (int) (longValue % 10L);</w:t>
      </w:r>
    </w:p>
    <w:p w14:paraId="68F95EBF" w14:textId="77777777" w:rsidR="0024176F" w:rsidRPr="00EC76D5" w:rsidRDefault="0024176F" w:rsidP="00F66472">
      <w:pPr>
        <w:pStyle w:val="Code"/>
        <w:rPr>
          <w:highlight w:val="white"/>
        </w:rPr>
      </w:pPr>
      <w:r w:rsidRPr="00EC76D5">
        <w:rPr>
          <w:highlight w:val="white"/>
        </w:rPr>
        <w:t xml:space="preserve">    printLongIntRec(longValue / 10L);</w:t>
      </w:r>
    </w:p>
    <w:p w14:paraId="41B4B182" w14:textId="77777777" w:rsidR="0024176F" w:rsidRPr="00EC76D5" w:rsidRDefault="0024176F" w:rsidP="00F66472">
      <w:pPr>
        <w:pStyle w:val="Code"/>
        <w:rPr>
          <w:highlight w:val="white"/>
        </w:rPr>
      </w:pPr>
      <w:r w:rsidRPr="00EC76D5">
        <w:rPr>
          <w:highlight w:val="white"/>
        </w:rPr>
        <w:t xml:space="preserve">    printChar((char) (digit + '0'));</w:t>
      </w:r>
    </w:p>
    <w:p w14:paraId="4C0AA630" w14:textId="77777777" w:rsidR="0024176F" w:rsidRPr="00EC76D5" w:rsidRDefault="0024176F" w:rsidP="00F66472">
      <w:pPr>
        <w:pStyle w:val="Code"/>
        <w:rPr>
          <w:highlight w:val="white"/>
        </w:rPr>
      </w:pPr>
      <w:r w:rsidRPr="00EC76D5">
        <w:rPr>
          <w:highlight w:val="white"/>
        </w:rPr>
        <w:t xml:space="preserve">  }</w:t>
      </w:r>
    </w:p>
    <w:p w14:paraId="4F9650BC" w14:textId="77777777" w:rsidR="0024176F" w:rsidRPr="00EC76D5" w:rsidRDefault="0024176F" w:rsidP="00F66472">
      <w:pPr>
        <w:pStyle w:val="Code"/>
        <w:rPr>
          <w:highlight w:val="white"/>
        </w:rPr>
      </w:pPr>
      <w:r w:rsidRPr="00EC76D5">
        <w:rPr>
          <w:highlight w:val="white"/>
        </w:rPr>
        <w:t>}</w:t>
      </w:r>
    </w:p>
    <w:p w14:paraId="54A41935" w14:textId="77777777" w:rsidR="0024176F" w:rsidRPr="00EC76D5" w:rsidRDefault="0024176F" w:rsidP="00F66472">
      <w:pPr>
        <w:pStyle w:val="Code"/>
        <w:rPr>
          <w:highlight w:val="white"/>
        </w:rPr>
      </w:pPr>
    </w:p>
    <w:p w14:paraId="3667E916" w14:textId="77777777" w:rsidR="0024176F" w:rsidRPr="00EC76D5" w:rsidRDefault="0024176F" w:rsidP="00F66472">
      <w:pPr>
        <w:pStyle w:val="Code"/>
        <w:rPr>
          <w:highlight w:val="white"/>
        </w:rPr>
      </w:pPr>
      <w:r w:rsidRPr="00EC76D5">
        <w:rPr>
          <w:highlight w:val="white"/>
        </w:rPr>
        <w:t>void printLongInt(long longValue, BOOL plus, BOOL space) {</w:t>
      </w:r>
    </w:p>
    <w:p w14:paraId="4B65BADF" w14:textId="77777777" w:rsidR="0024176F" w:rsidRPr="00EC76D5" w:rsidRDefault="0024176F" w:rsidP="00F66472">
      <w:pPr>
        <w:pStyle w:val="Code"/>
        <w:rPr>
          <w:highlight w:val="white"/>
        </w:rPr>
      </w:pPr>
      <w:r w:rsidRPr="00EC76D5">
        <w:rPr>
          <w:highlight w:val="white"/>
        </w:rPr>
        <w:t xml:space="preserve">  if (longValue &lt; 0L) {</w:t>
      </w:r>
    </w:p>
    <w:p w14:paraId="18BEDA9A" w14:textId="77777777" w:rsidR="0024176F" w:rsidRPr="00EC76D5" w:rsidRDefault="0024176F" w:rsidP="00F66472">
      <w:pPr>
        <w:pStyle w:val="Code"/>
        <w:rPr>
          <w:highlight w:val="white"/>
        </w:rPr>
      </w:pPr>
      <w:r w:rsidRPr="00EC76D5">
        <w:rPr>
          <w:highlight w:val="white"/>
        </w:rPr>
        <w:t xml:space="preserve">    longValue = -longValue;</w:t>
      </w:r>
    </w:p>
    <w:p w14:paraId="6CD4F466" w14:textId="77777777" w:rsidR="0024176F" w:rsidRPr="00EC76D5" w:rsidRDefault="0024176F" w:rsidP="00F66472">
      <w:pPr>
        <w:pStyle w:val="Code"/>
        <w:rPr>
          <w:highlight w:val="white"/>
        </w:rPr>
      </w:pPr>
      <w:r w:rsidRPr="00EC76D5">
        <w:rPr>
          <w:highlight w:val="white"/>
        </w:rPr>
        <w:t xml:space="preserve">    printChar('-');</w:t>
      </w:r>
    </w:p>
    <w:p w14:paraId="40B0DE92" w14:textId="77777777" w:rsidR="0024176F" w:rsidRPr="00EC76D5" w:rsidRDefault="0024176F" w:rsidP="00F66472">
      <w:pPr>
        <w:pStyle w:val="Code"/>
        <w:rPr>
          <w:highlight w:val="white"/>
        </w:rPr>
      </w:pPr>
      <w:r w:rsidRPr="00EC76D5">
        <w:rPr>
          <w:highlight w:val="white"/>
        </w:rPr>
        <w:t xml:space="preserve">  }</w:t>
      </w:r>
    </w:p>
    <w:p w14:paraId="5C576812" w14:textId="77777777" w:rsidR="0024176F" w:rsidRPr="00EC76D5" w:rsidRDefault="0024176F" w:rsidP="00F66472">
      <w:pPr>
        <w:pStyle w:val="Code"/>
        <w:rPr>
          <w:highlight w:val="white"/>
        </w:rPr>
      </w:pPr>
      <w:r w:rsidRPr="00EC76D5">
        <w:rPr>
          <w:highlight w:val="white"/>
        </w:rPr>
        <w:t xml:space="preserve">  else if (space) {</w:t>
      </w:r>
    </w:p>
    <w:p w14:paraId="20405CFF" w14:textId="77777777" w:rsidR="0024176F" w:rsidRPr="00EC76D5" w:rsidRDefault="0024176F" w:rsidP="00F66472">
      <w:pPr>
        <w:pStyle w:val="Code"/>
        <w:rPr>
          <w:highlight w:val="white"/>
        </w:rPr>
      </w:pPr>
      <w:r w:rsidRPr="00EC76D5">
        <w:rPr>
          <w:highlight w:val="white"/>
        </w:rPr>
        <w:t xml:space="preserve">    printChar(' ');</w:t>
      </w:r>
    </w:p>
    <w:p w14:paraId="603C7009" w14:textId="77777777" w:rsidR="0024176F" w:rsidRPr="00EC76D5" w:rsidRDefault="0024176F" w:rsidP="00F66472">
      <w:pPr>
        <w:pStyle w:val="Code"/>
        <w:rPr>
          <w:highlight w:val="white"/>
        </w:rPr>
      </w:pPr>
      <w:r w:rsidRPr="00EC76D5">
        <w:rPr>
          <w:highlight w:val="white"/>
        </w:rPr>
        <w:t xml:space="preserve">  }</w:t>
      </w:r>
    </w:p>
    <w:p w14:paraId="09A2FB77" w14:textId="77777777" w:rsidR="0024176F" w:rsidRPr="00EC76D5" w:rsidRDefault="0024176F" w:rsidP="00F66472">
      <w:pPr>
        <w:pStyle w:val="Code"/>
        <w:rPr>
          <w:highlight w:val="white"/>
        </w:rPr>
      </w:pPr>
      <w:r w:rsidRPr="00EC76D5">
        <w:rPr>
          <w:highlight w:val="white"/>
        </w:rPr>
        <w:t xml:space="preserve">  else if (plus) {</w:t>
      </w:r>
    </w:p>
    <w:p w14:paraId="4C95B0D0" w14:textId="77777777" w:rsidR="0024176F" w:rsidRPr="00EC76D5" w:rsidRDefault="0024176F" w:rsidP="00F66472">
      <w:pPr>
        <w:pStyle w:val="Code"/>
        <w:rPr>
          <w:highlight w:val="white"/>
        </w:rPr>
      </w:pPr>
      <w:r w:rsidRPr="00EC76D5">
        <w:rPr>
          <w:highlight w:val="white"/>
        </w:rPr>
        <w:t xml:space="preserve">    printChar('+');</w:t>
      </w:r>
    </w:p>
    <w:p w14:paraId="25ACF853" w14:textId="77777777" w:rsidR="0024176F" w:rsidRPr="00EC76D5" w:rsidRDefault="0024176F" w:rsidP="00F66472">
      <w:pPr>
        <w:pStyle w:val="Code"/>
        <w:rPr>
          <w:highlight w:val="white"/>
        </w:rPr>
      </w:pPr>
      <w:r w:rsidRPr="00EC76D5">
        <w:rPr>
          <w:highlight w:val="white"/>
        </w:rPr>
        <w:t xml:space="preserve">  }</w:t>
      </w:r>
    </w:p>
    <w:p w14:paraId="77BF5D0B" w14:textId="77777777" w:rsidR="0024176F" w:rsidRPr="00EC76D5" w:rsidRDefault="0024176F" w:rsidP="00F66472">
      <w:pPr>
        <w:pStyle w:val="Code"/>
        <w:rPr>
          <w:highlight w:val="white"/>
        </w:rPr>
      </w:pPr>
    </w:p>
    <w:p w14:paraId="0361677C" w14:textId="77777777" w:rsidR="0024176F" w:rsidRPr="00EC76D5" w:rsidRDefault="0024176F" w:rsidP="00F66472">
      <w:pPr>
        <w:pStyle w:val="Code"/>
        <w:rPr>
          <w:highlight w:val="white"/>
        </w:rPr>
      </w:pPr>
      <w:r w:rsidRPr="00EC76D5">
        <w:rPr>
          <w:highlight w:val="white"/>
        </w:rPr>
        <w:t xml:space="preserve">  if (longValue == 0L) {</w:t>
      </w:r>
    </w:p>
    <w:p w14:paraId="4ACBB685" w14:textId="77777777" w:rsidR="0024176F" w:rsidRPr="00EC76D5" w:rsidRDefault="0024176F" w:rsidP="00F66472">
      <w:pPr>
        <w:pStyle w:val="Code"/>
        <w:rPr>
          <w:highlight w:val="white"/>
        </w:rPr>
      </w:pPr>
      <w:r w:rsidRPr="00EC76D5">
        <w:rPr>
          <w:highlight w:val="white"/>
        </w:rPr>
        <w:t xml:space="preserve">    printChar('0');</w:t>
      </w:r>
    </w:p>
    <w:p w14:paraId="0425E82F" w14:textId="77777777" w:rsidR="0024176F" w:rsidRPr="00EC76D5" w:rsidRDefault="0024176F" w:rsidP="00F66472">
      <w:pPr>
        <w:pStyle w:val="Code"/>
        <w:rPr>
          <w:highlight w:val="white"/>
        </w:rPr>
      </w:pPr>
      <w:r w:rsidRPr="00EC76D5">
        <w:rPr>
          <w:highlight w:val="white"/>
        </w:rPr>
        <w:t xml:space="preserve">  }</w:t>
      </w:r>
    </w:p>
    <w:p w14:paraId="3D48FAB6" w14:textId="77777777" w:rsidR="0024176F" w:rsidRPr="00EC76D5" w:rsidRDefault="0024176F" w:rsidP="00F66472">
      <w:pPr>
        <w:pStyle w:val="Code"/>
        <w:rPr>
          <w:highlight w:val="white"/>
        </w:rPr>
      </w:pPr>
      <w:r w:rsidRPr="00EC76D5">
        <w:rPr>
          <w:highlight w:val="white"/>
        </w:rPr>
        <w:t xml:space="preserve">  else {</w:t>
      </w:r>
    </w:p>
    <w:p w14:paraId="33C6F554" w14:textId="77777777" w:rsidR="0024176F" w:rsidRPr="00EC76D5" w:rsidRDefault="0024176F" w:rsidP="00F66472">
      <w:pPr>
        <w:pStyle w:val="Code"/>
        <w:rPr>
          <w:highlight w:val="white"/>
        </w:rPr>
      </w:pPr>
      <w:r w:rsidRPr="00EC76D5">
        <w:rPr>
          <w:highlight w:val="white"/>
        </w:rPr>
        <w:t xml:space="preserve">    printLongIntRec(longValue);</w:t>
      </w:r>
    </w:p>
    <w:p w14:paraId="72BE6FDA" w14:textId="77777777" w:rsidR="0024176F" w:rsidRPr="00EC76D5" w:rsidRDefault="0024176F" w:rsidP="00F66472">
      <w:pPr>
        <w:pStyle w:val="Code"/>
        <w:rPr>
          <w:highlight w:val="white"/>
        </w:rPr>
      </w:pPr>
      <w:r w:rsidRPr="00EC76D5">
        <w:rPr>
          <w:highlight w:val="white"/>
        </w:rPr>
        <w:t xml:space="preserve">  }</w:t>
      </w:r>
    </w:p>
    <w:p w14:paraId="0ED60452" w14:textId="77777777" w:rsidR="0024176F" w:rsidRPr="00EC76D5" w:rsidRDefault="0024176F" w:rsidP="00F66472">
      <w:pPr>
        <w:pStyle w:val="Code"/>
        <w:rPr>
          <w:highlight w:val="white"/>
        </w:rPr>
      </w:pPr>
      <w:r w:rsidRPr="00EC76D5">
        <w:rPr>
          <w:highlight w:val="white"/>
        </w:rPr>
        <w:t>}</w:t>
      </w:r>
    </w:p>
    <w:p w14:paraId="19C7648A" w14:textId="77777777" w:rsidR="00F66472" w:rsidRPr="00EC76D5" w:rsidRDefault="00F66472" w:rsidP="00F66472">
      <w:pPr>
        <w:pStyle w:val="Code"/>
        <w:rPr>
          <w:highlight w:val="white"/>
        </w:rPr>
      </w:pPr>
    </w:p>
    <w:p w14:paraId="785F2086" w14:textId="2C14171C" w:rsidR="0024176F" w:rsidRPr="00EC76D5" w:rsidRDefault="0024176F" w:rsidP="00F66472">
      <w:pPr>
        <w:pStyle w:val="Code"/>
        <w:rPr>
          <w:highlight w:val="white"/>
        </w:rPr>
      </w:pPr>
      <w:r w:rsidRPr="00EC76D5">
        <w:rPr>
          <w:highlight w:val="white"/>
        </w:rPr>
        <w:t>char digitToChar(int digit, BOOL capital) {</w:t>
      </w:r>
    </w:p>
    <w:p w14:paraId="746FB5C7" w14:textId="77777777" w:rsidR="0024176F" w:rsidRPr="00EC76D5" w:rsidRDefault="0024176F" w:rsidP="00F66472">
      <w:pPr>
        <w:pStyle w:val="Code"/>
        <w:rPr>
          <w:highlight w:val="white"/>
        </w:rPr>
      </w:pPr>
      <w:r w:rsidRPr="00EC76D5">
        <w:rPr>
          <w:highlight w:val="white"/>
        </w:rPr>
        <w:t xml:space="preserve">  if (digit &lt; 10) {</w:t>
      </w:r>
    </w:p>
    <w:p w14:paraId="7C9D924B" w14:textId="77777777" w:rsidR="0024176F" w:rsidRPr="00EC76D5" w:rsidRDefault="0024176F" w:rsidP="00F66472">
      <w:pPr>
        <w:pStyle w:val="Code"/>
        <w:rPr>
          <w:highlight w:val="white"/>
        </w:rPr>
      </w:pPr>
      <w:r w:rsidRPr="00EC76D5">
        <w:rPr>
          <w:highlight w:val="white"/>
        </w:rPr>
        <w:t xml:space="preserve">    return ((char) ('0' + digit));</w:t>
      </w:r>
    </w:p>
    <w:p w14:paraId="440242F4" w14:textId="77777777" w:rsidR="0024176F" w:rsidRPr="00EC76D5" w:rsidRDefault="0024176F" w:rsidP="00F66472">
      <w:pPr>
        <w:pStyle w:val="Code"/>
        <w:rPr>
          <w:highlight w:val="white"/>
        </w:rPr>
      </w:pPr>
      <w:r w:rsidRPr="00EC76D5">
        <w:rPr>
          <w:highlight w:val="white"/>
        </w:rPr>
        <w:t xml:space="preserve">  }</w:t>
      </w:r>
    </w:p>
    <w:p w14:paraId="25CF6049" w14:textId="77777777" w:rsidR="0024176F" w:rsidRPr="00EC76D5" w:rsidRDefault="0024176F" w:rsidP="00F66472">
      <w:pPr>
        <w:pStyle w:val="Code"/>
        <w:rPr>
          <w:highlight w:val="white"/>
        </w:rPr>
      </w:pPr>
      <w:r w:rsidRPr="00EC76D5">
        <w:rPr>
          <w:highlight w:val="white"/>
        </w:rPr>
        <w:t xml:space="preserve">  else if (capital) {</w:t>
      </w:r>
    </w:p>
    <w:p w14:paraId="1FAD9B9A" w14:textId="77777777" w:rsidR="0024176F" w:rsidRPr="00EC76D5" w:rsidRDefault="0024176F" w:rsidP="00F66472">
      <w:pPr>
        <w:pStyle w:val="Code"/>
        <w:rPr>
          <w:highlight w:val="white"/>
        </w:rPr>
      </w:pPr>
      <w:r w:rsidRPr="00EC76D5">
        <w:rPr>
          <w:highlight w:val="white"/>
        </w:rPr>
        <w:t xml:space="preserve">    return ((char) ('A' + (digit - 10)));</w:t>
      </w:r>
    </w:p>
    <w:p w14:paraId="62371692" w14:textId="77777777" w:rsidR="0024176F" w:rsidRPr="00EC76D5" w:rsidRDefault="0024176F" w:rsidP="00F66472">
      <w:pPr>
        <w:pStyle w:val="Code"/>
        <w:rPr>
          <w:highlight w:val="white"/>
        </w:rPr>
      </w:pPr>
      <w:r w:rsidRPr="00EC76D5">
        <w:rPr>
          <w:highlight w:val="white"/>
        </w:rPr>
        <w:t xml:space="preserve">  }</w:t>
      </w:r>
    </w:p>
    <w:p w14:paraId="7669BEA5" w14:textId="77777777" w:rsidR="0024176F" w:rsidRPr="00EC76D5" w:rsidRDefault="0024176F" w:rsidP="00F66472">
      <w:pPr>
        <w:pStyle w:val="Code"/>
        <w:rPr>
          <w:highlight w:val="white"/>
        </w:rPr>
      </w:pPr>
      <w:r w:rsidRPr="00EC76D5">
        <w:rPr>
          <w:highlight w:val="white"/>
        </w:rPr>
        <w:t xml:space="preserve">  else {</w:t>
      </w:r>
    </w:p>
    <w:p w14:paraId="51C3B774" w14:textId="77777777" w:rsidR="0024176F" w:rsidRPr="00EC76D5" w:rsidRDefault="0024176F" w:rsidP="00F66472">
      <w:pPr>
        <w:pStyle w:val="Code"/>
        <w:rPr>
          <w:highlight w:val="white"/>
        </w:rPr>
      </w:pPr>
      <w:r w:rsidRPr="00EC76D5">
        <w:rPr>
          <w:highlight w:val="white"/>
        </w:rPr>
        <w:t xml:space="preserve">    return ((char) ('a' + (digit - 10)));</w:t>
      </w:r>
    </w:p>
    <w:p w14:paraId="5C61AC30" w14:textId="77777777" w:rsidR="0024176F" w:rsidRPr="00EC76D5" w:rsidRDefault="0024176F" w:rsidP="00F66472">
      <w:pPr>
        <w:pStyle w:val="Code"/>
        <w:rPr>
          <w:highlight w:val="white"/>
        </w:rPr>
      </w:pPr>
      <w:r w:rsidRPr="00EC76D5">
        <w:rPr>
          <w:highlight w:val="white"/>
        </w:rPr>
        <w:t xml:space="preserve">  }</w:t>
      </w:r>
    </w:p>
    <w:p w14:paraId="2A179F7B" w14:textId="77777777" w:rsidR="0024176F" w:rsidRPr="00EC76D5" w:rsidRDefault="0024176F" w:rsidP="00F66472">
      <w:pPr>
        <w:pStyle w:val="Code"/>
        <w:rPr>
          <w:highlight w:val="white"/>
        </w:rPr>
      </w:pPr>
      <w:r w:rsidRPr="00EC76D5">
        <w:rPr>
          <w:highlight w:val="white"/>
        </w:rPr>
        <w:t>}</w:t>
      </w:r>
    </w:p>
    <w:p w14:paraId="674DF6B1" w14:textId="77777777" w:rsidR="0024176F" w:rsidRPr="00EC76D5" w:rsidRDefault="0024176F" w:rsidP="00F66472">
      <w:pPr>
        <w:pStyle w:val="Code"/>
        <w:rPr>
          <w:highlight w:val="white"/>
        </w:rPr>
      </w:pPr>
    </w:p>
    <w:p w14:paraId="34FDC94E" w14:textId="77777777" w:rsidR="0024176F" w:rsidRPr="00EC76D5" w:rsidRDefault="0024176F" w:rsidP="00F66472">
      <w:pPr>
        <w:pStyle w:val="Code"/>
        <w:rPr>
          <w:highlight w:val="white"/>
        </w:rPr>
      </w:pPr>
      <w:r w:rsidRPr="00EC76D5">
        <w:rPr>
          <w:highlight w:val="white"/>
        </w:rPr>
        <w:t>void printUnsignedLongRec(unsigned long unsignedValue, unsigned long base, BOOL capital) {</w:t>
      </w:r>
    </w:p>
    <w:p w14:paraId="0720897C" w14:textId="77777777" w:rsidR="0024176F" w:rsidRPr="00EC76D5" w:rsidRDefault="0024176F" w:rsidP="00F66472">
      <w:pPr>
        <w:pStyle w:val="Code"/>
        <w:rPr>
          <w:highlight w:val="white"/>
        </w:rPr>
      </w:pPr>
      <w:r w:rsidRPr="00EC76D5">
        <w:rPr>
          <w:highlight w:val="white"/>
        </w:rPr>
        <w:t xml:space="preserve">  if (unsignedValue &gt; 0ul) {</w:t>
      </w:r>
    </w:p>
    <w:p w14:paraId="06470CDA" w14:textId="77777777" w:rsidR="0024176F" w:rsidRPr="00EC76D5" w:rsidRDefault="0024176F" w:rsidP="00F66472">
      <w:pPr>
        <w:pStyle w:val="Code"/>
        <w:rPr>
          <w:highlight w:val="white"/>
        </w:rPr>
      </w:pPr>
      <w:r w:rsidRPr="00EC76D5">
        <w:rPr>
          <w:highlight w:val="white"/>
        </w:rPr>
        <w:t xml:space="preserve">    int digit = (int) (unsignedValue % base);</w:t>
      </w:r>
    </w:p>
    <w:p w14:paraId="6EC4C083" w14:textId="77777777" w:rsidR="0024176F" w:rsidRPr="00EC76D5" w:rsidRDefault="0024176F" w:rsidP="00F66472">
      <w:pPr>
        <w:pStyle w:val="Code"/>
        <w:rPr>
          <w:highlight w:val="white"/>
        </w:rPr>
      </w:pPr>
      <w:r w:rsidRPr="00EC76D5">
        <w:rPr>
          <w:highlight w:val="white"/>
        </w:rPr>
        <w:t xml:space="preserve">    printUnsignedLongRec(unsignedValue / base, base, capital);</w:t>
      </w:r>
    </w:p>
    <w:p w14:paraId="0D1A6012" w14:textId="77777777" w:rsidR="0024176F" w:rsidRPr="00EC76D5" w:rsidRDefault="0024176F" w:rsidP="00F66472">
      <w:pPr>
        <w:pStyle w:val="Code"/>
        <w:rPr>
          <w:highlight w:val="white"/>
        </w:rPr>
      </w:pPr>
      <w:r w:rsidRPr="00EC76D5">
        <w:rPr>
          <w:highlight w:val="white"/>
        </w:rPr>
        <w:t xml:space="preserve">    char c = digitToChar(digit, capital);</w:t>
      </w:r>
    </w:p>
    <w:p w14:paraId="47E45D64" w14:textId="77777777" w:rsidR="0024176F" w:rsidRPr="00EC76D5" w:rsidRDefault="0024176F" w:rsidP="00F66472">
      <w:pPr>
        <w:pStyle w:val="Code"/>
        <w:rPr>
          <w:highlight w:val="white"/>
        </w:rPr>
      </w:pPr>
      <w:r w:rsidRPr="00EC76D5">
        <w:rPr>
          <w:highlight w:val="white"/>
        </w:rPr>
        <w:t xml:space="preserve">    printChar(c);</w:t>
      </w:r>
    </w:p>
    <w:p w14:paraId="1EDFB0C7" w14:textId="77777777" w:rsidR="0024176F" w:rsidRPr="00EC76D5" w:rsidRDefault="0024176F" w:rsidP="00F66472">
      <w:pPr>
        <w:pStyle w:val="Code"/>
        <w:rPr>
          <w:highlight w:val="white"/>
        </w:rPr>
      </w:pPr>
      <w:r w:rsidRPr="00EC76D5">
        <w:rPr>
          <w:highlight w:val="white"/>
        </w:rPr>
        <w:t xml:space="preserve">  }</w:t>
      </w:r>
    </w:p>
    <w:p w14:paraId="068D87E8" w14:textId="77777777" w:rsidR="0024176F" w:rsidRPr="00EC76D5" w:rsidRDefault="0024176F" w:rsidP="00F66472">
      <w:pPr>
        <w:pStyle w:val="Code"/>
        <w:rPr>
          <w:highlight w:val="white"/>
        </w:rPr>
      </w:pPr>
      <w:r w:rsidRPr="00EC76D5">
        <w:rPr>
          <w:highlight w:val="white"/>
        </w:rPr>
        <w:lastRenderedPageBreak/>
        <w:t>}</w:t>
      </w:r>
    </w:p>
    <w:p w14:paraId="7EA378F0" w14:textId="77777777" w:rsidR="0024176F" w:rsidRPr="00EC76D5" w:rsidRDefault="0024176F" w:rsidP="00F66472">
      <w:pPr>
        <w:pStyle w:val="Code"/>
        <w:rPr>
          <w:highlight w:val="white"/>
        </w:rPr>
      </w:pPr>
    </w:p>
    <w:p w14:paraId="60638F17" w14:textId="77777777" w:rsidR="0024176F" w:rsidRPr="00EC76D5" w:rsidRDefault="0024176F" w:rsidP="00F66472">
      <w:pPr>
        <w:pStyle w:val="Code"/>
        <w:rPr>
          <w:highlight w:val="white"/>
        </w:rPr>
      </w:pPr>
      <w:r w:rsidRPr="00EC76D5">
        <w:rPr>
          <w:highlight w:val="white"/>
        </w:rPr>
        <w:t>void printUnsignedLong(unsigned long unsignedValue, BOOL plus, BOOL space,</w:t>
      </w:r>
    </w:p>
    <w:p w14:paraId="66754197" w14:textId="77777777" w:rsidR="0024176F" w:rsidRPr="00EC76D5" w:rsidRDefault="0024176F" w:rsidP="00F66472">
      <w:pPr>
        <w:pStyle w:val="Code"/>
        <w:rPr>
          <w:highlight w:val="white"/>
        </w:rPr>
      </w:pPr>
      <w:r w:rsidRPr="00EC76D5">
        <w:rPr>
          <w:highlight w:val="white"/>
        </w:rPr>
        <w:t xml:space="preserve">                       BOOL grid, unsigned long base, BOOL capital) {</w:t>
      </w:r>
    </w:p>
    <w:p w14:paraId="40A651A2" w14:textId="77777777" w:rsidR="0024176F" w:rsidRPr="00EC76D5" w:rsidRDefault="0024176F" w:rsidP="00F66472">
      <w:pPr>
        <w:pStyle w:val="Code"/>
        <w:rPr>
          <w:highlight w:val="white"/>
        </w:rPr>
      </w:pPr>
      <w:r w:rsidRPr="00EC76D5">
        <w:rPr>
          <w:highlight w:val="white"/>
        </w:rPr>
        <w:t xml:space="preserve">  if (plus) {</w:t>
      </w:r>
    </w:p>
    <w:p w14:paraId="47968E11" w14:textId="77777777" w:rsidR="0024176F" w:rsidRPr="00EC76D5" w:rsidRDefault="0024176F" w:rsidP="00F66472">
      <w:pPr>
        <w:pStyle w:val="Code"/>
        <w:rPr>
          <w:highlight w:val="white"/>
        </w:rPr>
      </w:pPr>
      <w:r w:rsidRPr="00EC76D5">
        <w:rPr>
          <w:highlight w:val="white"/>
        </w:rPr>
        <w:t xml:space="preserve">    printChar('+');</w:t>
      </w:r>
    </w:p>
    <w:p w14:paraId="75D4F053" w14:textId="77777777" w:rsidR="0024176F" w:rsidRPr="00EC76D5" w:rsidRDefault="0024176F" w:rsidP="00F66472">
      <w:pPr>
        <w:pStyle w:val="Code"/>
        <w:rPr>
          <w:highlight w:val="white"/>
        </w:rPr>
      </w:pPr>
      <w:r w:rsidRPr="00EC76D5">
        <w:rPr>
          <w:highlight w:val="white"/>
        </w:rPr>
        <w:t xml:space="preserve">  }</w:t>
      </w:r>
    </w:p>
    <w:p w14:paraId="05148B4E" w14:textId="77777777" w:rsidR="0024176F" w:rsidRPr="00EC76D5" w:rsidRDefault="0024176F" w:rsidP="00F66472">
      <w:pPr>
        <w:pStyle w:val="Code"/>
        <w:rPr>
          <w:highlight w:val="white"/>
        </w:rPr>
      </w:pPr>
      <w:r w:rsidRPr="00EC76D5">
        <w:rPr>
          <w:highlight w:val="white"/>
        </w:rPr>
        <w:t xml:space="preserve">  </w:t>
      </w:r>
    </w:p>
    <w:p w14:paraId="6D0A27C9" w14:textId="77777777" w:rsidR="0024176F" w:rsidRPr="00EC76D5" w:rsidRDefault="0024176F" w:rsidP="00F66472">
      <w:pPr>
        <w:pStyle w:val="Code"/>
        <w:rPr>
          <w:highlight w:val="white"/>
        </w:rPr>
      </w:pPr>
      <w:r w:rsidRPr="00EC76D5">
        <w:rPr>
          <w:highlight w:val="white"/>
        </w:rPr>
        <w:t xml:space="preserve">  if (space) {</w:t>
      </w:r>
    </w:p>
    <w:p w14:paraId="39A5402F" w14:textId="77777777" w:rsidR="0024176F" w:rsidRPr="00EC76D5" w:rsidRDefault="0024176F" w:rsidP="00F66472">
      <w:pPr>
        <w:pStyle w:val="Code"/>
        <w:rPr>
          <w:highlight w:val="white"/>
        </w:rPr>
      </w:pPr>
      <w:r w:rsidRPr="00EC76D5">
        <w:rPr>
          <w:highlight w:val="white"/>
        </w:rPr>
        <w:t xml:space="preserve">    printChar(' ');</w:t>
      </w:r>
    </w:p>
    <w:p w14:paraId="139C1E2C" w14:textId="77777777" w:rsidR="0024176F" w:rsidRPr="00EC76D5" w:rsidRDefault="0024176F" w:rsidP="00F66472">
      <w:pPr>
        <w:pStyle w:val="Code"/>
        <w:rPr>
          <w:highlight w:val="white"/>
        </w:rPr>
      </w:pPr>
      <w:r w:rsidRPr="00EC76D5">
        <w:rPr>
          <w:highlight w:val="white"/>
        </w:rPr>
        <w:t xml:space="preserve">  }</w:t>
      </w:r>
    </w:p>
    <w:p w14:paraId="673E4251" w14:textId="77777777" w:rsidR="0024176F" w:rsidRPr="00EC76D5" w:rsidRDefault="0024176F" w:rsidP="00F66472">
      <w:pPr>
        <w:pStyle w:val="Code"/>
        <w:rPr>
          <w:highlight w:val="white"/>
        </w:rPr>
      </w:pPr>
    </w:p>
    <w:p w14:paraId="711A91EB" w14:textId="77777777" w:rsidR="0024176F" w:rsidRPr="00EC76D5" w:rsidRDefault="0024176F" w:rsidP="00F66472">
      <w:pPr>
        <w:pStyle w:val="Code"/>
        <w:rPr>
          <w:highlight w:val="white"/>
        </w:rPr>
      </w:pPr>
      <w:r w:rsidRPr="00EC76D5">
        <w:rPr>
          <w:highlight w:val="white"/>
        </w:rPr>
        <w:t xml:space="preserve">  if (grid) {</w:t>
      </w:r>
    </w:p>
    <w:p w14:paraId="235CE088" w14:textId="77777777" w:rsidR="0024176F" w:rsidRPr="00EC76D5" w:rsidRDefault="0024176F" w:rsidP="00F66472">
      <w:pPr>
        <w:pStyle w:val="Code"/>
        <w:rPr>
          <w:highlight w:val="white"/>
        </w:rPr>
      </w:pPr>
      <w:r w:rsidRPr="00EC76D5">
        <w:rPr>
          <w:highlight w:val="white"/>
        </w:rPr>
        <w:t xml:space="preserve">    if (base == 8ul) {</w:t>
      </w:r>
    </w:p>
    <w:p w14:paraId="3D1E7422" w14:textId="77777777" w:rsidR="0024176F" w:rsidRPr="00EC76D5" w:rsidRDefault="0024176F" w:rsidP="00F66472">
      <w:pPr>
        <w:pStyle w:val="Code"/>
        <w:rPr>
          <w:highlight w:val="white"/>
        </w:rPr>
      </w:pPr>
      <w:r w:rsidRPr="00EC76D5">
        <w:rPr>
          <w:highlight w:val="white"/>
        </w:rPr>
        <w:t xml:space="preserve">      printChar('0');</w:t>
      </w:r>
    </w:p>
    <w:p w14:paraId="545A1511" w14:textId="77777777" w:rsidR="0024176F" w:rsidRPr="00EC76D5" w:rsidRDefault="0024176F" w:rsidP="00F66472">
      <w:pPr>
        <w:pStyle w:val="Code"/>
        <w:rPr>
          <w:highlight w:val="white"/>
        </w:rPr>
      </w:pPr>
      <w:r w:rsidRPr="00EC76D5">
        <w:rPr>
          <w:highlight w:val="white"/>
        </w:rPr>
        <w:t xml:space="preserve">    }</w:t>
      </w:r>
    </w:p>
    <w:p w14:paraId="1EE7096A" w14:textId="77777777" w:rsidR="0024176F" w:rsidRPr="00EC76D5" w:rsidRDefault="0024176F" w:rsidP="00F66472">
      <w:pPr>
        <w:pStyle w:val="Code"/>
        <w:rPr>
          <w:highlight w:val="white"/>
        </w:rPr>
      </w:pPr>
    </w:p>
    <w:p w14:paraId="2060F1FD" w14:textId="77777777" w:rsidR="0024176F" w:rsidRPr="00EC76D5" w:rsidRDefault="0024176F" w:rsidP="00F66472">
      <w:pPr>
        <w:pStyle w:val="Code"/>
        <w:rPr>
          <w:highlight w:val="white"/>
        </w:rPr>
      </w:pPr>
      <w:r w:rsidRPr="00EC76D5">
        <w:rPr>
          <w:highlight w:val="white"/>
        </w:rPr>
        <w:t xml:space="preserve">    if (base == 16ul) {</w:t>
      </w:r>
    </w:p>
    <w:p w14:paraId="42303F84" w14:textId="77777777" w:rsidR="0024176F" w:rsidRPr="00EC76D5" w:rsidRDefault="0024176F" w:rsidP="00F66472">
      <w:pPr>
        <w:pStyle w:val="Code"/>
        <w:rPr>
          <w:highlight w:val="white"/>
        </w:rPr>
      </w:pPr>
      <w:r w:rsidRPr="00EC76D5">
        <w:rPr>
          <w:highlight w:val="white"/>
        </w:rPr>
        <w:t xml:space="preserve">      printChar('0');</w:t>
      </w:r>
    </w:p>
    <w:p w14:paraId="5001852B" w14:textId="77777777" w:rsidR="0024176F" w:rsidRPr="00EC76D5" w:rsidRDefault="0024176F" w:rsidP="00F66472">
      <w:pPr>
        <w:pStyle w:val="Code"/>
        <w:rPr>
          <w:highlight w:val="white"/>
        </w:rPr>
      </w:pPr>
      <w:r w:rsidRPr="00EC76D5">
        <w:rPr>
          <w:highlight w:val="white"/>
        </w:rPr>
        <w:t xml:space="preserve">      printChar(capital ? 'X' : 'x');</w:t>
      </w:r>
    </w:p>
    <w:p w14:paraId="655E90C5" w14:textId="77777777" w:rsidR="0024176F" w:rsidRPr="00EC76D5" w:rsidRDefault="0024176F" w:rsidP="00F66472">
      <w:pPr>
        <w:pStyle w:val="Code"/>
        <w:rPr>
          <w:highlight w:val="white"/>
        </w:rPr>
      </w:pPr>
      <w:r w:rsidRPr="00EC76D5">
        <w:rPr>
          <w:highlight w:val="white"/>
        </w:rPr>
        <w:t xml:space="preserve">    }</w:t>
      </w:r>
    </w:p>
    <w:p w14:paraId="77E4C0B6" w14:textId="77777777" w:rsidR="0024176F" w:rsidRPr="00EC76D5" w:rsidRDefault="0024176F" w:rsidP="00F66472">
      <w:pPr>
        <w:pStyle w:val="Code"/>
        <w:rPr>
          <w:highlight w:val="white"/>
        </w:rPr>
      </w:pPr>
      <w:r w:rsidRPr="00EC76D5">
        <w:rPr>
          <w:highlight w:val="white"/>
        </w:rPr>
        <w:t xml:space="preserve">  }</w:t>
      </w:r>
    </w:p>
    <w:p w14:paraId="1DC1FC95" w14:textId="77777777" w:rsidR="0024176F" w:rsidRPr="00EC76D5" w:rsidRDefault="0024176F" w:rsidP="00F66472">
      <w:pPr>
        <w:pStyle w:val="Code"/>
        <w:rPr>
          <w:highlight w:val="white"/>
        </w:rPr>
      </w:pPr>
    </w:p>
    <w:p w14:paraId="43452757" w14:textId="77777777" w:rsidR="0024176F" w:rsidRPr="00EC76D5" w:rsidRDefault="0024176F" w:rsidP="00F66472">
      <w:pPr>
        <w:pStyle w:val="Code"/>
        <w:rPr>
          <w:highlight w:val="white"/>
        </w:rPr>
      </w:pPr>
      <w:r w:rsidRPr="00EC76D5">
        <w:rPr>
          <w:highlight w:val="white"/>
        </w:rPr>
        <w:t xml:space="preserve">  if (unsignedValue == 0ul) {</w:t>
      </w:r>
    </w:p>
    <w:p w14:paraId="4F031ABB" w14:textId="77777777" w:rsidR="0024176F" w:rsidRPr="00EC76D5" w:rsidRDefault="0024176F" w:rsidP="00F66472">
      <w:pPr>
        <w:pStyle w:val="Code"/>
        <w:rPr>
          <w:highlight w:val="white"/>
        </w:rPr>
      </w:pPr>
      <w:r w:rsidRPr="00EC76D5">
        <w:rPr>
          <w:highlight w:val="white"/>
        </w:rPr>
        <w:t xml:space="preserve">    printChar('0');</w:t>
      </w:r>
    </w:p>
    <w:p w14:paraId="452567E0" w14:textId="77777777" w:rsidR="0024176F" w:rsidRPr="00EC76D5" w:rsidRDefault="0024176F" w:rsidP="00F66472">
      <w:pPr>
        <w:pStyle w:val="Code"/>
        <w:rPr>
          <w:highlight w:val="white"/>
        </w:rPr>
      </w:pPr>
      <w:r w:rsidRPr="00EC76D5">
        <w:rPr>
          <w:highlight w:val="white"/>
        </w:rPr>
        <w:t xml:space="preserve">  }</w:t>
      </w:r>
    </w:p>
    <w:p w14:paraId="470EE473" w14:textId="77777777" w:rsidR="0024176F" w:rsidRPr="00EC76D5" w:rsidRDefault="0024176F" w:rsidP="00F66472">
      <w:pPr>
        <w:pStyle w:val="Code"/>
        <w:rPr>
          <w:highlight w:val="white"/>
        </w:rPr>
      </w:pPr>
      <w:r w:rsidRPr="00EC76D5">
        <w:rPr>
          <w:highlight w:val="white"/>
        </w:rPr>
        <w:t xml:space="preserve">  else {</w:t>
      </w:r>
    </w:p>
    <w:p w14:paraId="52ECF048" w14:textId="77777777" w:rsidR="0024176F" w:rsidRPr="00EC76D5" w:rsidRDefault="0024176F" w:rsidP="00F66472">
      <w:pPr>
        <w:pStyle w:val="Code"/>
        <w:rPr>
          <w:highlight w:val="white"/>
        </w:rPr>
      </w:pPr>
      <w:r w:rsidRPr="00EC76D5">
        <w:rPr>
          <w:highlight w:val="white"/>
        </w:rPr>
        <w:t xml:space="preserve">    printUnsignedLongRec(unsignedValue, base, capital);</w:t>
      </w:r>
    </w:p>
    <w:p w14:paraId="11612AB6" w14:textId="77777777" w:rsidR="0024176F" w:rsidRPr="00EC76D5" w:rsidRDefault="0024176F" w:rsidP="00F66472">
      <w:pPr>
        <w:pStyle w:val="Code"/>
        <w:rPr>
          <w:highlight w:val="white"/>
        </w:rPr>
      </w:pPr>
      <w:r w:rsidRPr="00EC76D5">
        <w:rPr>
          <w:highlight w:val="white"/>
        </w:rPr>
        <w:t xml:space="preserve">  }</w:t>
      </w:r>
    </w:p>
    <w:p w14:paraId="57B05225" w14:textId="77777777" w:rsidR="0024176F" w:rsidRPr="00EC76D5" w:rsidRDefault="0024176F" w:rsidP="00F66472">
      <w:pPr>
        <w:pStyle w:val="Code"/>
        <w:rPr>
          <w:highlight w:val="white"/>
        </w:rPr>
      </w:pPr>
      <w:r w:rsidRPr="00EC76D5">
        <w:rPr>
          <w:highlight w:val="white"/>
        </w:rPr>
        <w:t>}</w:t>
      </w:r>
    </w:p>
    <w:p w14:paraId="74518361" w14:textId="77777777" w:rsidR="00D85475" w:rsidRPr="00EC76D5" w:rsidRDefault="00D85475" w:rsidP="00F66472">
      <w:pPr>
        <w:pStyle w:val="Code"/>
        <w:rPr>
          <w:highlight w:val="white"/>
        </w:rPr>
      </w:pPr>
    </w:p>
    <w:p w14:paraId="694C57DB" w14:textId="13BA7CC6" w:rsidR="0024176F" w:rsidRPr="00EC76D5" w:rsidRDefault="0024176F" w:rsidP="00F66472">
      <w:pPr>
        <w:pStyle w:val="Code"/>
        <w:rPr>
          <w:highlight w:val="white"/>
        </w:rPr>
      </w:pPr>
      <w:r w:rsidRPr="00EC76D5">
        <w:rPr>
          <w:highlight w:val="white"/>
        </w:rPr>
        <w:t>void printLongDoubleFraction(long double longDoubleValue, BOOL grid, int precision) {</w:t>
      </w:r>
    </w:p>
    <w:p w14:paraId="30D36B90" w14:textId="77777777" w:rsidR="0024176F" w:rsidRPr="00EC76D5" w:rsidRDefault="0024176F" w:rsidP="00F66472">
      <w:pPr>
        <w:pStyle w:val="Code"/>
        <w:rPr>
          <w:highlight w:val="white"/>
        </w:rPr>
      </w:pPr>
      <w:r w:rsidRPr="00EC76D5">
        <w:rPr>
          <w:highlight w:val="white"/>
        </w:rPr>
        <w:t xml:space="preserve">  longDoubleValue -= (long) longDoubleValue;</w:t>
      </w:r>
    </w:p>
    <w:p w14:paraId="39D24895" w14:textId="77777777" w:rsidR="0024176F" w:rsidRPr="00EC76D5" w:rsidRDefault="0024176F" w:rsidP="00F66472">
      <w:pPr>
        <w:pStyle w:val="Code"/>
        <w:rPr>
          <w:highlight w:val="white"/>
        </w:rPr>
      </w:pPr>
    </w:p>
    <w:p w14:paraId="53374ABA" w14:textId="77777777" w:rsidR="0024176F" w:rsidRPr="00EC76D5" w:rsidRDefault="0024176F" w:rsidP="00F66472">
      <w:pPr>
        <w:pStyle w:val="Code"/>
        <w:rPr>
          <w:highlight w:val="white"/>
        </w:rPr>
      </w:pPr>
      <w:r w:rsidRPr="00EC76D5">
        <w:rPr>
          <w:highlight w:val="white"/>
        </w:rPr>
        <w:t xml:space="preserve">  if (precision == 0) {</w:t>
      </w:r>
    </w:p>
    <w:p w14:paraId="0B3AB02B" w14:textId="77777777" w:rsidR="0024176F" w:rsidRPr="00EC76D5" w:rsidRDefault="0024176F" w:rsidP="00F66472">
      <w:pPr>
        <w:pStyle w:val="Code"/>
        <w:rPr>
          <w:highlight w:val="white"/>
        </w:rPr>
      </w:pPr>
      <w:r w:rsidRPr="00EC76D5">
        <w:rPr>
          <w:highlight w:val="white"/>
        </w:rPr>
        <w:t xml:space="preserve">    precision = DEFAULT_PRECISION;</w:t>
      </w:r>
    </w:p>
    <w:p w14:paraId="658518FE" w14:textId="77777777" w:rsidR="0024176F" w:rsidRPr="00EC76D5" w:rsidRDefault="0024176F" w:rsidP="00F66472">
      <w:pPr>
        <w:pStyle w:val="Code"/>
        <w:rPr>
          <w:highlight w:val="white"/>
        </w:rPr>
      </w:pPr>
      <w:r w:rsidRPr="00EC76D5">
        <w:rPr>
          <w:highlight w:val="white"/>
        </w:rPr>
        <w:t xml:space="preserve">  }</w:t>
      </w:r>
    </w:p>
    <w:p w14:paraId="3E1CAB08" w14:textId="77777777" w:rsidR="0024176F" w:rsidRPr="00EC76D5" w:rsidRDefault="0024176F" w:rsidP="00F66472">
      <w:pPr>
        <w:pStyle w:val="Code"/>
        <w:rPr>
          <w:highlight w:val="white"/>
        </w:rPr>
      </w:pPr>
      <w:r w:rsidRPr="00EC76D5">
        <w:rPr>
          <w:highlight w:val="white"/>
        </w:rPr>
        <w:t xml:space="preserve">  </w:t>
      </w:r>
    </w:p>
    <w:p w14:paraId="6CDA14D1" w14:textId="77777777" w:rsidR="0024176F" w:rsidRPr="00EC76D5" w:rsidRDefault="0024176F" w:rsidP="00F66472">
      <w:pPr>
        <w:pStyle w:val="Code"/>
        <w:rPr>
          <w:highlight w:val="white"/>
        </w:rPr>
      </w:pPr>
      <w:r w:rsidRPr="00EC76D5">
        <w:rPr>
          <w:highlight w:val="white"/>
        </w:rPr>
        <w:t xml:space="preserve">  if (grid || (precision &gt; 0)) {</w:t>
      </w:r>
    </w:p>
    <w:p w14:paraId="055D77A3" w14:textId="77777777" w:rsidR="0024176F" w:rsidRPr="00EC76D5" w:rsidRDefault="0024176F" w:rsidP="00F66472">
      <w:pPr>
        <w:pStyle w:val="Code"/>
        <w:rPr>
          <w:highlight w:val="white"/>
        </w:rPr>
      </w:pPr>
      <w:r w:rsidRPr="00EC76D5">
        <w:rPr>
          <w:highlight w:val="white"/>
        </w:rPr>
        <w:t xml:space="preserve">    printChar('.');</w:t>
      </w:r>
    </w:p>
    <w:p w14:paraId="6DC3564B" w14:textId="77777777" w:rsidR="0024176F" w:rsidRPr="00EC76D5" w:rsidRDefault="0024176F" w:rsidP="00F66472">
      <w:pPr>
        <w:pStyle w:val="Code"/>
        <w:rPr>
          <w:highlight w:val="white"/>
        </w:rPr>
      </w:pPr>
      <w:r w:rsidRPr="00EC76D5">
        <w:rPr>
          <w:highlight w:val="white"/>
        </w:rPr>
        <w:t xml:space="preserve">  }</w:t>
      </w:r>
    </w:p>
    <w:p w14:paraId="79D27048" w14:textId="77777777" w:rsidR="0024176F" w:rsidRPr="00EC76D5" w:rsidRDefault="0024176F" w:rsidP="00F66472">
      <w:pPr>
        <w:pStyle w:val="Code"/>
        <w:rPr>
          <w:highlight w:val="white"/>
        </w:rPr>
      </w:pPr>
    </w:p>
    <w:p w14:paraId="192A6FDF" w14:textId="77777777" w:rsidR="0024176F" w:rsidRPr="00EC76D5" w:rsidRDefault="0024176F" w:rsidP="00F66472">
      <w:pPr>
        <w:pStyle w:val="Code"/>
        <w:rPr>
          <w:highlight w:val="white"/>
        </w:rPr>
      </w:pPr>
      <w:r w:rsidRPr="00EC76D5">
        <w:rPr>
          <w:highlight w:val="white"/>
        </w:rPr>
        <w:t xml:space="preserve">  while (precision-- &gt; 0) {</w:t>
      </w:r>
    </w:p>
    <w:p w14:paraId="0C127F47" w14:textId="77777777" w:rsidR="0024176F" w:rsidRPr="00EC76D5" w:rsidRDefault="0024176F" w:rsidP="00F66472">
      <w:pPr>
        <w:pStyle w:val="Code"/>
        <w:rPr>
          <w:highlight w:val="white"/>
        </w:rPr>
      </w:pPr>
      <w:r w:rsidRPr="00EC76D5">
        <w:rPr>
          <w:highlight w:val="white"/>
        </w:rPr>
        <w:t xml:space="preserve">    long double longDoubleValue10 = 10.0L * longDoubleValue;</w:t>
      </w:r>
    </w:p>
    <w:p w14:paraId="3CA98249" w14:textId="77777777" w:rsidR="0024176F" w:rsidRPr="00EC76D5" w:rsidRDefault="0024176F" w:rsidP="00F66472">
      <w:pPr>
        <w:pStyle w:val="Code"/>
        <w:rPr>
          <w:highlight w:val="white"/>
        </w:rPr>
      </w:pPr>
      <w:r w:rsidRPr="00EC76D5">
        <w:rPr>
          <w:highlight w:val="white"/>
        </w:rPr>
        <w:t xml:space="preserve">    int digitValue = (int) longDoubleValue10;</w:t>
      </w:r>
    </w:p>
    <w:p w14:paraId="4DF80CE6" w14:textId="77777777" w:rsidR="0024176F" w:rsidRPr="00EC76D5" w:rsidRDefault="0024176F" w:rsidP="00F66472">
      <w:pPr>
        <w:pStyle w:val="Code"/>
        <w:rPr>
          <w:highlight w:val="white"/>
        </w:rPr>
      </w:pPr>
      <w:r w:rsidRPr="00EC76D5">
        <w:rPr>
          <w:highlight w:val="white"/>
        </w:rPr>
        <w:t xml:space="preserve">    char c = (char) (digitValue + '0');</w:t>
      </w:r>
    </w:p>
    <w:p w14:paraId="4013C05A" w14:textId="77777777" w:rsidR="0024176F" w:rsidRPr="00EC76D5" w:rsidRDefault="0024176F" w:rsidP="00F66472">
      <w:pPr>
        <w:pStyle w:val="Code"/>
        <w:rPr>
          <w:highlight w:val="white"/>
        </w:rPr>
      </w:pPr>
      <w:r w:rsidRPr="00EC76D5">
        <w:rPr>
          <w:highlight w:val="white"/>
        </w:rPr>
        <w:t xml:space="preserve">    printChar(c);</w:t>
      </w:r>
    </w:p>
    <w:p w14:paraId="50C70CA5" w14:textId="77777777" w:rsidR="0024176F" w:rsidRPr="00EC76D5" w:rsidRDefault="0024176F" w:rsidP="00F66472">
      <w:pPr>
        <w:pStyle w:val="Code"/>
        <w:rPr>
          <w:highlight w:val="white"/>
        </w:rPr>
      </w:pPr>
      <w:r w:rsidRPr="00EC76D5">
        <w:rPr>
          <w:highlight w:val="white"/>
        </w:rPr>
        <w:t xml:space="preserve">    longDoubleValue = longDoubleValue10 - ((long double) digitValue);</w:t>
      </w:r>
    </w:p>
    <w:p w14:paraId="7F3CE882" w14:textId="77777777" w:rsidR="0024176F" w:rsidRPr="00EC76D5" w:rsidRDefault="0024176F" w:rsidP="00F66472">
      <w:pPr>
        <w:pStyle w:val="Code"/>
        <w:rPr>
          <w:highlight w:val="white"/>
        </w:rPr>
      </w:pPr>
      <w:r w:rsidRPr="00EC76D5">
        <w:rPr>
          <w:highlight w:val="white"/>
        </w:rPr>
        <w:t xml:space="preserve">  }</w:t>
      </w:r>
    </w:p>
    <w:p w14:paraId="5EB0C9DF" w14:textId="77777777" w:rsidR="0024176F" w:rsidRPr="00EC76D5" w:rsidRDefault="0024176F" w:rsidP="00F66472">
      <w:pPr>
        <w:pStyle w:val="Code"/>
        <w:rPr>
          <w:highlight w:val="white"/>
        </w:rPr>
      </w:pPr>
      <w:r w:rsidRPr="00EC76D5">
        <w:rPr>
          <w:highlight w:val="white"/>
        </w:rPr>
        <w:t>}</w:t>
      </w:r>
    </w:p>
    <w:p w14:paraId="3F3D5996" w14:textId="77777777" w:rsidR="0024176F" w:rsidRPr="00EC76D5" w:rsidRDefault="0024176F" w:rsidP="00F66472">
      <w:pPr>
        <w:pStyle w:val="Code"/>
        <w:rPr>
          <w:highlight w:val="white"/>
        </w:rPr>
      </w:pPr>
    </w:p>
    <w:p w14:paraId="2FA2A6B6" w14:textId="77777777" w:rsidR="0024176F" w:rsidRPr="00EC76D5" w:rsidRDefault="0024176F" w:rsidP="00F66472">
      <w:pPr>
        <w:pStyle w:val="Code"/>
        <w:rPr>
          <w:highlight w:val="white"/>
        </w:rPr>
      </w:pPr>
      <w:r w:rsidRPr="00EC76D5">
        <w:rPr>
          <w:highlight w:val="white"/>
        </w:rPr>
        <w:t>void printLongDoublePlain(long double longDoubleValue, BOOL plus, BOOL space, BOOL grid, int precision) {</w:t>
      </w:r>
    </w:p>
    <w:p w14:paraId="0DE25815" w14:textId="77777777" w:rsidR="0024176F" w:rsidRPr="00EC76D5" w:rsidRDefault="0024176F" w:rsidP="00F66472">
      <w:pPr>
        <w:pStyle w:val="Code"/>
        <w:rPr>
          <w:highlight w:val="white"/>
        </w:rPr>
      </w:pPr>
      <w:r w:rsidRPr="00EC76D5">
        <w:rPr>
          <w:highlight w:val="white"/>
        </w:rPr>
        <w:t xml:space="preserve">  if (longDoubleValue &lt; 0.0L) {</w:t>
      </w:r>
    </w:p>
    <w:p w14:paraId="3F59C770" w14:textId="77777777" w:rsidR="0024176F" w:rsidRPr="00EC76D5" w:rsidRDefault="0024176F" w:rsidP="00F66472">
      <w:pPr>
        <w:pStyle w:val="Code"/>
        <w:rPr>
          <w:highlight w:val="white"/>
        </w:rPr>
      </w:pPr>
      <w:r w:rsidRPr="00EC76D5">
        <w:rPr>
          <w:highlight w:val="white"/>
        </w:rPr>
        <w:t xml:space="preserve">    printChar('-');</w:t>
      </w:r>
    </w:p>
    <w:p w14:paraId="7244FB29" w14:textId="77777777" w:rsidR="0024176F" w:rsidRPr="00EC76D5" w:rsidRDefault="0024176F" w:rsidP="00F66472">
      <w:pPr>
        <w:pStyle w:val="Code"/>
        <w:rPr>
          <w:highlight w:val="white"/>
        </w:rPr>
      </w:pPr>
      <w:r w:rsidRPr="00EC76D5">
        <w:rPr>
          <w:highlight w:val="white"/>
        </w:rPr>
        <w:t xml:space="preserve">    longDoubleValue = -longDoubleValue;</w:t>
      </w:r>
    </w:p>
    <w:p w14:paraId="5B644E2D" w14:textId="77777777" w:rsidR="0024176F" w:rsidRPr="00EC76D5" w:rsidRDefault="0024176F" w:rsidP="00F66472">
      <w:pPr>
        <w:pStyle w:val="Code"/>
        <w:rPr>
          <w:highlight w:val="white"/>
        </w:rPr>
      </w:pPr>
      <w:r w:rsidRPr="00EC76D5">
        <w:rPr>
          <w:highlight w:val="white"/>
        </w:rPr>
        <w:lastRenderedPageBreak/>
        <w:t xml:space="preserve">    plus = FALSE;</w:t>
      </w:r>
    </w:p>
    <w:p w14:paraId="3217FEF9" w14:textId="77777777" w:rsidR="0024176F" w:rsidRPr="00EC76D5" w:rsidRDefault="0024176F" w:rsidP="00F66472">
      <w:pPr>
        <w:pStyle w:val="Code"/>
        <w:rPr>
          <w:highlight w:val="white"/>
        </w:rPr>
      </w:pPr>
      <w:r w:rsidRPr="00EC76D5">
        <w:rPr>
          <w:highlight w:val="white"/>
        </w:rPr>
        <w:t xml:space="preserve">    space = FALSE;</w:t>
      </w:r>
    </w:p>
    <w:p w14:paraId="5D9D5C24" w14:textId="77777777" w:rsidR="0024176F" w:rsidRPr="00EC76D5" w:rsidRDefault="0024176F" w:rsidP="00F66472">
      <w:pPr>
        <w:pStyle w:val="Code"/>
        <w:rPr>
          <w:highlight w:val="white"/>
        </w:rPr>
      </w:pPr>
      <w:r w:rsidRPr="00EC76D5">
        <w:rPr>
          <w:highlight w:val="white"/>
        </w:rPr>
        <w:t xml:space="preserve">  }</w:t>
      </w:r>
    </w:p>
    <w:p w14:paraId="78E4A811" w14:textId="77777777" w:rsidR="0024176F" w:rsidRPr="00EC76D5" w:rsidRDefault="0024176F" w:rsidP="00F66472">
      <w:pPr>
        <w:pStyle w:val="Code"/>
        <w:rPr>
          <w:highlight w:val="white"/>
        </w:rPr>
      </w:pPr>
      <w:r w:rsidRPr="00EC76D5">
        <w:rPr>
          <w:highlight w:val="white"/>
        </w:rPr>
        <w:t xml:space="preserve">   </w:t>
      </w:r>
    </w:p>
    <w:p w14:paraId="77108FF4" w14:textId="77777777" w:rsidR="0024176F" w:rsidRPr="00EC76D5" w:rsidRDefault="0024176F" w:rsidP="00F66472">
      <w:pPr>
        <w:pStyle w:val="Code"/>
        <w:rPr>
          <w:highlight w:val="white"/>
        </w:rPr>
      </w:pPr>
      <w:r w:rsidRPr="00EC76D5">
        <w:rPr>
          <w:highlight w:val="white"/>
        </w:rPr>
        <w:t xml:space="preserve">  long longValue = (long) longDoubleValue;</w:t>
      </w:r>
    </w:p>
    <w:p w14:paraId="516F868A" w14:textId="77777777" w:rsidR="0024176F" w:rsidRPr="00EC76D5" w:rsidRDefault="0024176F" w:rsidP="00F66472">
      <w:pPr>
        <w:pStyle w:val="Code"/>
        <w:rPr>
          <w:highlight w:val="white"/>
        </w:rPr>
      </w:pPr>
      <w:r w:rsidRPr="00EC76D5">
        <w:rPr>
          <w:highlight w:val="white"/>
        </w:rPr>
        <w:t xml:space="preserve">  printLongInt(longValue, plus, space);</w:t>
      </w:r>
    </w:p>
    <w:p w14:paraId="3E89428F" w14:textId="77777777" w:rsidR="0024176F" w:rsidRPr="00EC76D5" w:rsidRDefault="0024176F" w:rsidP="00F66472">
      <w:pPr>
        <w:pStyle w:val="Code"/>
        <w:rPr>
          <w:highlight w:val="white"/>
        </w:rPr>
      </w:pPr>
      <w:r w:rsidRPr="00EC76D5">
        <w:rPr>
          <w:highlight w:val="white"/>
        </w:rPr>
        <w:t xml:space="preserve">  longDoubleValue -= (long double) longValue;</w:t>
      </w:r>
    </w:p>
    <w:p w14:paraId="32CB4D67" w14:textId="77777777" w:rsidR="0024176F" w:rsidRPr="00EC76D5" w:rsidRDefault="0024176F" w:rsidP="00F66472">
      <w:pPr>
        <w:pStyle w:val="Code"/>
        <w:rPr>
          <w:highlight w:val="white"/>
        </w:rPr>
      </w:pPr>
      <w:r w:rsidRPr="00EC76D5">
        <w:rPr>
          <w:highlight w:val="white"/>
        </w:rPr>
        <w:t xml:space="preserve">  printLongDoubleFraction(longDoubleValue, grid, precision);</w:t>
      </w:r>
    </w:p>
    <w:p w14:paraId="3C654002" w14:textId="77777777" w:rsidR="0024176F" w:rsidRPr="00EC76D5" w:rsidRDefault="0024176F" w:rsidP="00F66472">
      <w:pPr>
        <w:pStyle w:val="Code"/>
        <w:rPr>
          <w:highlight w:val="white"/>
        </w:rPr>
      </w:pPr>
      <w:r w:rsidRPr="00EC76D5">
        <w:rPr>
          <w:highlight w:val="white"/>
        </w:rPr>
        <w:t>}</w:t>
      </w:r>
    </w:p>
    <w:p w14:paraId="48AA06B1" w14:textId="77777777" w:rsidR="00D85475" w:rsidRPr="00EC76D5" w:rsidRDefault="00D85475" w:rsidP="00F66472">
      <w:pPr>
        <w:pStyle w:val="Code"/>
        <w:rPr>
          <w:highlight w:val="white"/>
        </w:rPr>
      </w:pPr>
    </w:p>
    <w:p w14:paraId="7F0EB782" w14:textId="762A1D11" w:rsidR="0024176F" w:rsidRPr="00EC76D5" w:rsidRDefault="0024176F" w:rsidP="00F66472">
      <w:pPr>
        <w:pStyle w:val="Code"/>
        <w:rPr>
          <w:highlight w:val="white"/>
        </w:rPr>
      </w:pPr>
      <w:r w:rsidRPr="00EC76D5">
        <w:rPr>
          <w:highlight w:val="white"/>
        </w:rPr>
        <w:t>void printLongDoubleExpo(long double value, BOOL plus, BOOL space,</w:t>
      </w:r>
    </w:p>
    <w:p w14:paraId="72A2ECFC" w14:textId="77777777" w:rsidR="0024176F" w:rsidRPr="00EC76D5" w:rsidRDefault="0024176F" w:rsidP="00F66472">
      <w:pPr>
        <w:pStyle w:val="Code"/>
        <w:rPr>
          <w:highlight w:val="white"/>
        </w:rPr>
      </w:pPr>
      <w:r w:rsidRPr="00EC76D5">
        <w:rPr>
          <w:highlight w:val="white"/>
        </w:rPr>
        <w:t xml:space="preserve">                         BOOL grid, int precision, BOOL capital) {</w:t>
      </w:r>
    </w:p>
    <w:p w14:paraId="6F6A7C00" w14:textId="77777777" w:rsidR="0024176F" w:rsidRPr="00EC76D5" w:rsidRDefault="0024176F" w:rsidP="00F66472">
      <w:pPr>
        <w:pStyle w:val="Code"/>
        <w:rPr>
          <w:highlight w:val="white"/>
        </w:rPr>
      </w:pPr>
      <w:r w:rsidRPr="00EC76D5">
        <w:rPr>
          <w:highlight w:val="white"/>
        </w:rPr>
        <w:t xml:space="preserve">  if (value == 0.0L) {</w:t>
      </w:r>
    </w:p>
    <w:p w14:paraId="632400F6" w14:textId="77777777" w:rsidR="0024176F" w:rsidRPr="00EC76D5" w:rsidRDefault="0024176F" w:rsidP="00F66472">
      <w:pPr>
        <w:pStyle w:val="Code"/>
        <w:rPr>
          <w:highlight w:val="white"/>
        </w:rPr>
      </w:pPr>
      <w:r w:rsidRPr="00EC76D5">
        <w:rPr>
          <w:highlight w:val="white"/>
        </w:rPr>
        <w:t xml:space="preserve">    printChar('0');</w:t>
      </w:r>
    </w:p>
    <w:p w14:paraId="7745CC09" w14:textId="77777777" w:rsidR="0024176F" w:rsidRPr="00EC76D5" w:rsidRDefault="0024176F" w:rsidP="00F66472">
      <w:pPr>
        <w:pStyle w:val="Code"/>
        <w:rPr>
          <w:highlight w:val="white"/>
        </w:rPr>
      </w:pPr>
      <w:r w:rsidRPr="00EC76D5">
        <w:rPr>
          <w:highlight w:val="white"/>
        </w:rPr>
        <w:t xml:space="preserve">    printLongDoubleFraction(0.0L, precision, grid);</w:t>
      </w:r>
    </w:p>
    <w:p w14:paraId="4BB159F9" w14:textId="77777777" w:rsidR="0024176F" w:rsidRPr="00EC76D5" w:rsidRDefault="0024176F" w:rsidP="00F66472">
      <w:pPr>
        <w:pStyle w:val="Code"/>
        <w:rPr>
          <w:highlight w:val="white"/>
        </w:rPr>
      </w:pPr>
      <w:r w:rsidRPr="00EC76D5">
        <w:rPr>
          <w:highlight w:val="white"/>
        </w:rPr>
        <w:t xml:space="preserve">    printChar(capital ? 'E' : 'e');</w:t>
      </w:r>
    </w:p>
    <w:p w14:paraId="6DD58417" w14:textId="77777777" w:rsidR="0024176F" w:rsidRPr="00EC76D5" w:rsidRDefault="0024176F" w:rsidP="00F66472">
      <w:pPr>
        <w:pStyle w:val="Code"/>
        <w:rPr>
          <w:highlight w:val="white"/>
        </w:rPr>
      </w:pPr>
      <w:r w:rsidRPr="00EC76D5">
        <w:rPr>
          <w:highlight w:val="white"/>
        </w:rPr>
        <w:t xml:space="preserve">    printChar('0');</w:t>
      </w:r>
    </w:p>
    <w:p w14:paraId="33395001" w14:textId="77777777" w:rsidR="0024176F" w:rsidRPr="00EC76D5" w:rsidRDefault="0024176F" w:rsidP="00F66472">
      <w:pPr>
        <w:pStyle w:val="Code"/>
        <w:rPr>
          <w:highlight w:val="white"/>
        </w:rPr>
      </w:pPr>
      <w:r w:rsidRPr="00EC76D5">
        <w:rPr>
          <w:highlight w:val="white"/>
        </w:rPr>
        <w:t xml:space="preserve">  }</w:t>
      </w:r>
    </w:p>
    <w:p w14:paraId="38BF14B3" w14:textId="77777777" w:rsidR="0024176F" w:rsidRPr="00EC76D5" w:rsidRDefault="0024176F" w:rsidP="00F66472">
      <w:pPr>
        <w:pStyle w:val="Code"/>
        <w:rPr>
          <w:highlight w:val="white"/>
        </w:rPr>
      </w:pPr>
      <w:r w:rsidRPr="00EC76D5">
        <w:rPr>
          <w:highlight w:val="white"/>
        </w:rPr>
        <w:t xml:space="preserve">  else {</w:t>
      </w:r>
    </w:p>
    <w:p w14:paraId="1589E4CE" w14:textId="77777777" w:rsidR="0024176F" w:rsidRPr="00EC76D5" w:rsidRDefault="0024176F" w:rsidP="00F66472">
      <w:pPr>
        <w:pStyle w:val="Code"/>
        <w:rPr>
          <w:highlight w:val="white"/>
        </w:rPr>
      </w:pPr>
      <w:r w:rsidRPr="00EC76D5">
        <w:rPr>
          <w:highlight w:val="white"/>
        </w:rPr>
        <w:t xml:space="preserve">    if (value &lt; 0.0L) {</w:t>
      </w:r>
    </w:p>
    <w:p w14:paraId="661B7B24" w14:textId="77777777" w:rsidR="0024176F" w:rsidRPr="00EC76D5" w:rsidRDefault="0024176F" w:rsidP="00F66472">
      <w:pPr>
        <w:pStyle w:val="Code"/>
        <w:rPr>
          <w:highlight w:val="white"/>
        </w:rPr>
      </w:pPr>
      <w:r w:rsidRPr="00EC76D5">
        <w:rPr>
          <w:highlight w:val="white"/>
        </w:rPr>
        <w:t xml:space="preserve">      printChar('-');</w:t>
      </w:r>
    </w:p>
    <w:p w14:paraId="474FF8C8" w14:textId="77777777" w:rsidR="0024176F" w:rsidRPr="00EC76D5" w:rsidRDefault="0024176F" w:rsidP="00F66472">
      <w:pPr>
        <w:pStyle w:val="Code"/>
        <w:rPr>
          <w:highlight w:val="white"/>
        </w:rPr>
      </w:pPr>
      <w:r w:rsidRPr="00EC76D5">
        <w:rPr>
          <w:highlight w:val="white"/>
        </w:rPr>
        <w:t xml:space="preserve">      value = -value;</w:t>
      </w:r>
    </w:p>
    <w:p w14:paraId="6207EF4A" w14:textId="77777777" w:rsidR="0024176F" w:rsidRPr="00EC76D5" w:rsidRDefault="0024176F" w:rsidP="00F66472">
      <w:pPr>
        <w:pStyle w:val="Code"/>
        <w:rPr>
          <w:highlight w:val="white"/>
        </w:rPr>
      </w:pPr>
      <w:r w:rsidRPr="00EC76D5">
        <w:rPr>
          <w:highlight w:val="white"/>
        </w:rPr>
        <w:t xml:space="preserve">    }</w:t>
      </w:r>
    </w:p>
    <w:p w14:paraId="6573D388" w14:textId="77777777" w:rsidR="0024176F" w:rsidRPr="00EC76D5" w:rsidRDefault="0024176F" w:rsidP="00F66472">
      <w:pPr>
        <w:pStyle w:val="Code"/>
        <w:rPr>
          <w:highlight w:val="white"/>
        </w:rPr>
      </w:pPr>
    </w:p>
    <w:p w14:paraId="2786E698" w14:textId="34EABAFC" w:rsidR="0024176F" w:rsidRPr="00EC76D5" w:rsidRDefault="0024176F" w:rsidP="00F66472">
      <w:pPr>
        <w:pStyle w:val="Code"/>
        <w:rPr>
          <w:highlight w:val="white"/>
        </w:rPr>
      </w:pPr>
      <w:r w:rsidRPr="00EC76D5">
        <w:rPr>
          <w:highlight w:val="white"/>
        </w:rPr>
        <w:t xml:space="preserve">    int expo = (int) log10(value);</w:t>
      </w:r>
    </w:p>
    <w:p w14:paraId="7D49150E" w14:textId="250110B5" w:rsidR="0024176F" w:rsidRPr="00EC76D5" w:rsidRDefault="0024176F" w:rsidP="00F66472">
      <w:pPr>
        <w:pStyle w:val="Code"/>
        <w:rPr>
          <w:highlight w:val="white"/>
        </w:rPr>
      </w:pPr>
      <w:r w:rsidRPr="00EC76D5">
        <w:rPr>
          <w:highlight w:val="white"/>
        </w:rPr>
        <w:t xml:space="preserve">    value /= pow(10, expo);</w:t>
      </w:r>
    </w:p>
    <w:p w14:paraId="77B9B0FE" w14:textId="77777777" w:rsidR="0024176F" w:rsidRPr="00EC76D5" w:rsidRDefault="0024176F" w:rsidP="00F66472">
      <w:pPr>
        <w:pStyle w:val="Code"/>
        <w:rPr>
          <w:highlight w:val="white"/>
        </w:rPr>
      </w:pPr>
      <w:r w:rsidRPr="00EC76D5">
        <w:rPr>
          <w:highlight w:val="white"/>
        </w:rPr>
        <w:t xml:space="preserve">    printLongDoublePlain(value, plus, space, grid, precision);</w:t>
      </w:r>
    </w:p>
    <w:p w14:paraId="29C80AAB" w14:textId="77777777" w:rsidR="0024176F" w:rsidRPr="00EC76D5" w:rsidRDefault="0024176F" w:rsidP="00F66472">
      <w:pPr>
        <w:pStyle w:val="Code"/>
        <w:rPr>
          <w:highlight w:val="white"/>
        </w:rPr>
      </w:pPr>
      <w:r w:rsidRPr="00EC76D5">
        <w:rPr>
          <w:highlight w:val="white"/>
        </w:rPr>
        <w:t xml:space="preserve">    printChar(capital ? 'E' : 'e');</w:t>
      </w:r>
    </w:p>
    <w:p w14:paraId="7A4E087A" w14:textId="77777777" w:rsidR="0024176F" w:rsidRPr="00EC76D5" w:rsidRDefault="0024176F" w:rsidP="00F66472">
      <w:pPr>
        <w:pStyle w:val="Code"/>
        <w:rPr>
          <w:highlight w:val="white"/>
        </w:rPr>
      </w:pPr>
      <w:r w:rsidRPr="00EC76D5">
        <w:rPr>
          <w:highlight w:val="white"/>
        </w:rPr>
        <w:t xml:space="preserve">    printLongInt(expo, TRUE, FALSE);</w:t>
      </w:r>
    </w:p>
    <w:p w14:paraId="1EA81FAB" w14:textId="77777777" w:rsidR="0024176F" w:rsidRPr="00EC76D5" w:rsidRDefault="0024176F" w:rsidP="00F66472">
      <w:pPr>
        <w:pStyle w:val="Code"/>
        <w:rPr>
          <w:highlight w:val="white"/>
        </w:rPr>
      </w:pPr>
      <w:r w:rsidRPr="00EC76D5">
        <w:rPr>
          <w:highlight w:val="white"/>
        </w:rPr>
        <w:t xml:space="preserve">  }</w:t>
      </w:r>
    </w:p>
    <w:p w14:paraId="32D3939A" w14:textId="77777777" w:rsidR="0024176F" w:rsidRPr="00EC76D5" w:rsidRDefault="0024176F" w:rsidP="00F66472">
      <w:pPr>
        <w:pStyle w:val="Code"/>
        <w:rPr>
          <w:highlight w:val="white"/>
        </w:rPr>
      </w:pPr>
      <w:r w:rsidRPr="00EC76D5">
        <w:rPr>
          <w:highlight w:val="white"/>
        </w:rPr>
        <w:t>}</w:t>
      </w:r>
    </w:p>
    <w:p w14:paraId="01386BA5" w14:textId="79D2426C" w:rsidR="0024176F" w:rsidRPr="00EC76D5" w:rsidRDefault="0024176F" w:rsidP="00F66472">
      <w:pPr>
        <w:pStyle w:val="Code"/>
      </w:pPr>
    </w:p>
    <w:p w14:paraId="2CDFDD2D" w14:textId="77777777" w:rsidR="0024176F" w:rsidRPr="00EC76D5" w:rsidRDefault="0024176F" w:rsidP="00F66472">
      <w:pPr>
        <w:pStyle w:val="Code"/>
        <w:rPr>
          <w:highlight w:val="white"/>
        </w:rPr>
      </w:pPr>
      <w:r w:rsidRPr="00EC76D5">
        <w:rPr>
          <w:highlight w:val="white"/>
        </w:rPr>
        <w:t>va_list checkWidthAndPrecision(va_list arg_list, int* widthPtr, int* precisionPtr) {</w:t>
      </w:r>
    </w:p>
    <w:p w14:paraId="2334E529" w14:textId="77777777" w:rsidR="0024176F" w:rsidRPr="00EC76D5" w:rsidRDefault="0024176F" w:rsidP="00F66472">
      <w:pPr>
        <w:pStyle w:val="Code"/>
        <w:rPr>
          <w:highlight w:val="white"/>
        </w:rPr>
      </w:pPr>
      <w:r w:rsidRPr="00EC76D5">
        <w:rPr>
          <w:highlight w:val="white"/>
        </w:rPr>
        <w:t xml:space="preserve">  if ((widthPtr != NULL) &amp;&amp; (*widthPtr == -1)) {</w:t>
      </w:r>
    </w:p>
    <w:p w14:paraId="3F481941" w14:textId="77777777" w:rsidR="0024176F" w:rsidRPr="00EC76D5" w:rsidRDefault="0024176F" w:rsidP="00F66472">
      <w:pPr>
        <w:pStyle w:val="Code"/>
        <w:rPr>
          <w:highlight w:val="white"/>
        </w:rPr>
      </w:pPr>
      <w:r w:rsidRPr="00EC76D5">
        <w:rPr>
          <w:highlight w:val="white"/>
        </w:rPr>
        <w:t xml:space="preserve">    *widthPtr = va_arg(arg_list, int);</w:t>
      </w:r>
    </w:p>
    <w:p w14:paraId="4BFDB7C4" w14:textId="77777777" w:rsidR="0024176F" w:rsidRPr="00EC76D5" w:rsidRDefault="0024176F" w:rsidP="00F66472">
      <w:pPr>
        <w:pStyle w:val="Code"/>
        <w:rPr>
          <w:highlight w:val="white"/>
        </w:rPr>
      </w:pPr>
      <w:r w:rsidRPr="00EC76D5">
        <w:rPr>
          <w:highlight w:val="white"/>
        </w:rPr>
        <w:t xml:space="preserve">  }</w:t>
      </w:r>
    </w:p>
    <w:p w14:paraId="5F7FBC48" w14:textId="77777777" w:rsidR="0024176F" w:rsidRPr="00EC76D5" w:rsidRDefault="0024176F" w:rsidP="00F66472">
      <w:pPr>
        <w:pStyle w:val="Code"/>
        <w:rPr>
          <w:highlight w:val="white"/>
        </w:rPr>
      </w:pPr>
    </w:p>
    <w:p w14:paraId="42670D71" w14:textId="77777777" w:rsidR="0024176F" w:rsidRPr="00EC76D5" w:rsidRDefault="0024176F" w:rsidP="00F66472">
      <w:pPr>
        <w:pStyle w:val="Code"/>
        <w:rPr>
          <w:highlight w:val="white"/>
        </w:rPr>
      </w:pPr>
      <w:r w:rsidRPr="00EC76D5">
        <w:rPr>
          <w:highlight w:val="white"/>
        </w:rPr>
        <w:t xml:space="preserve">  if ((precisionPtr != NULL) &amp;&amp; (*precisionPtr == -1)) {</w:t>
      </w:r>
    </w:p>
    <w:p w14:paraId="067B887D" w14:textId="77777777" w:rsidR="0024176F" w:rsidRPr="00EC76D5" w:rsidRDefault="0024176F" w:rsidP="00F66472">
      <w:pPr>
        <w:pStyle w:val="Code"/>
        <w:rPr>
          <w:highlight w:val="white"/>
        </w:rPr>
      </w:pPr>
      <w:r w:rsidRPr="00EC76D5">
        <w:rPr>
          <w:highlight w:val="white"/>
        </w:rPr>
        <w:t xml:space="preserve">    *precisionPtr = va_arg(arg_list, int);</w:t>
      </w:r>
    </w:p>
    <w:p w14:paraId="4C2FCE1E" w14:textId="77777777" w:rsidR="0024176F" w:rsidRPr="00EC76D5" w:rsidRDefault="0024176F" w:rsidP="00F66472">
      <w:pPr>
        <w:pStyle w:val="Code"/>
        <w:rPr>
          <w:highlight w:val="white"/>
        </w:rPr>
      </w:pPr>
      <w:r w:rsidRPr="00EC76D5">
        <w:rPr>
          <w:highlight w:val="white"/>
        </w:rPr>
        <w:t xml:space="preserve">  }</w:t>
      </w:r>
    </w:p>
    <w:p w14:paraId="61034344" w14:textId="77777777" w:rsidR="0024176F" w:rsidRPr="00EC76D5" w:rsidRDefault="0024176F" w:rsidP="00F66472">
      <w:pPr>
        <w:pStyle w:val="Code"/>
        <w:rPr>
          <w:highlight w:val="white"/>
        </w:rPr>
      </w:pPr>
    </w:p>
    <w:p w14:paraId="553876E5" w14:textId="77777777" w:rsidR="0024176F" w:rsidRPr="00EC76D5" w:rsidRDefault="0024176F" w:rsidP="00F66472">
      <w:pPr>
        <w:pStyle w:val="Code"/>
        <w:rPr>
          <w:highlight w:val="white"/>
        </w:rPr>
      </w:pPr>
      <w:r w:rsidRPr="00EC76D5">
        <w:rPr>
          <w:highlight w:val="white"/>
        </w:rPr>
        <w:t xml:space="preserve">  return arg_list;</w:t>
      </w:r>
    </w:p>
    <w:p w14:paraId="72361E4F" w14:textId="77777777" w:rsidR="0024176F" w:rsidRPr="00EC76D5" w:rsidRDefault="0024176F" w:rsidP="00F66472">
      <w:pPr>
        <w:pStyle w:val="Code"/>
        <w:rPr>
          <w:highlight w:val="white"/>
        </w:rPr>
      </w:pPr>
      <w:r w:rsidRPr="00EC76D5">
        <w:rPr>
          <w:highlight w:val="white"/>
        </w:rPr>
        <w:t>}</w:t>
      </w:r>
    </w:p>
    <w:p w14:paraId="124B3461" w14:textId="2135A4DA" w:rsidR="0024176F" w:rsidRPr="00EC76D5" w:rsidRDefault="0024176F" w:rsidP="00F66472">
      <w:pPr>
        <w:pStyle w:val="Code"/>
      </w:pPr>
    </w:p>
    <w:p w14:paraId="06F1249C" w14:textId="77777777" w:rsidR="0024176F" w:rsidRPr="00EC76D5" w:rsidRDefault="0024176F" w:rsidP="00F66472">
      <w:pPr>
        <w:pStyle w:val="Code"/>
        <w:rPr>
          <w:highlight w:val="white"/>
        </w:rPr>
      </w:pPr>
      <w:r w:rsidRPr="00EC76D5">
        <w:rPr>
          <w:highlight w:val="white"/>
        </w:rPr>
        <w:t>va_list printArgument(char* format, va_list arg_list, BOOL plus, BOOL space,</w:t>
      </w:r>
    </w:p>
    <w:p w14:paraId="6C16272C" w14:textId="77777777" w:rsidR="0024176F" w:rsidRPr="00EC76D5" w:rsidRDefault="0024176F" w:rsidP="00F66472">
      <w:pPr>
        <w:pStyle w:val="Code"/>
        <w:rPr>
          <w:highlight w:val="white"/>
        </w:rPr>
      </w:pPr>
      <w:r w:rsidRPr="00EC76D5">
        <w:rPr>
          <w:highlight w:val="white"/>
        </w:rPr>
        <w:t xml:space="preserve">                      BOOL grid, int* widthPtr, int precision, BOOL shortInt,</w:t>
      </w:r>
    </w:p>
    <w:p w14:paraId="28E9AD29" w14:textId="77777777" w:rsidR="0024176F" w:rsidRPr="00EC76D5" w:rsidRDefault="0024176F" w:rsidP="00F66472">
      <w:pPr>
        <w:pStyle w:val="Code"/>
        <w:rPr>
          <w:highlight w:val="white"/>
        </w:rPr>
      </w:pPr>
      <w:r w:rsidRPr="00EC76D5">
        <w:rPr>
          <w:highlight w:val="white"/>
        </w:rPr>
        <w:t xml:space="preserve">                      BOOL longInt, BOOL longDouble, BOOL sign, BOOL* negativePtr) {</w:t>
      </w:r>
    </w:p>
    <w:p w14:paraId="27A4C035" w14:textId="77777777" w:rsidR="0024176F" w:rsidRPr="00EC76D5" w:rsidRDefault="0024176F" w:rsidP="00F66472">
      <w:pPr>
        <w:pStyle w:val="Code"/>
        <w:rPr>
          <w:highlight w:val="white"/>
        </w:rPr>
      </w:pPr>
      <w:r w:rsidRPr="00EC76D5">
        <w:rPr>
          <w:highlight w:val="white"/>
        </w:rPr>
        <w:t xml:space="preserve">  char c = format[0], charValue;</w:t>
      </w:r>
    </w:p>
    <w:p w14:paraId="766E8193" w14:textId="77777777" w:rsidR="0024176F" w:rsidRPr="00EC76D5" w:rsidRDefault="0024176F" w:rsidP="00F66472">
      <w:pPr>
        <w:pStyle w:val="Code"/>
        <w:rPr>
          <w:highlight w:val="white"/>
        </w:rPr>
      </w:pPr>
      <w:r w:rsidRPr="00EC76D5">
        <w:rPr>
          <w:highlight w:val="white"/>
        </w:rPr>
        <w:t xml:space="preserve">  int /*logValue, */ *intPtr;</w:t>
      </w:r>
    </w:p>
    <w:p w14:paraId="086DD9D2" w14:textId="77777777" w:rsidR="0024176F" w:rsidRPr="00EC76D5" w:rsidRDefault="0024176F" w:rsidP="00F66472">
      <w:pPr>
        <w:pStyle w:val="Code"/>
        <w:rPr>
          <w:highlight w:val="white"/>
        </w:rPr>
      </w:pPr>
      <w:r w:rsidRPr="00EC76D5">
        <w:rPr>
          <w:highlight w:val="white"/>
        </w:rPr>
        <w:t xml:space="preserve">  long double longDoubleValue;</w:t>
      </w:r>
    </w:p>
    <w:p w14:paraId="7949F2AD" w14:textId="77777777" w:rsidR="0024176F" w:rsidRPr="00EC76D5" w:rsidRDefault="0024176F" w:rsidP="00F66472">
      <w:pPr>
        <w:pStyle w:val="Code"/>
        <w:rPr>
          <w:highlight w:val="white"/>
        </w:rPr>
      </w:pPr>
      <w:r w:rsidRPr="00EC76D5">
        <w:rPr>
          <w:highlight w:val="white"/>
        </w:rPr>
        <w:t xml:space="preserve">  void* ptrValue;</w:t>
      </w:r>
    </w:p>
    <w:p w14:paraId="24EFC931" w14:textId="77777777" w:rsidR="0024176F" w:rsidRPr="00EC76D5" w:rsidRDefault="0024176F" w:rsidP="00F66472">
      <w:pPr>
        <w:pStyle w:val="Code"/>
        <w:rPr>
          <w:highlight w:val="white"/>
        </w:rPr>
      </w:pPr>
    </w:p>
    <w:p w14:paraId="1E061779" w14:textId="77777777" w:rsidR="0024176F" w:rsidRPr="00EC76D5" w:rsidRDefault="0024176F" w:rsidP="00F66472">
      <w:pPr>
        <w:pStyle w:val="Code"/>
        <w:rPr>
          <w:highlight w:val="white"/>
        </w:rPr>
      </w:pPr>
      <w:r w:rsidRPr="00EC76D5">
        <w:rPr>
          <w:highlight w:val="white"/>
        </w:rPr>
        <w:t xml:space="preserve">  switch (c) {</w:t>
      </w:r>
    </w:p>
    <w:p w14:paraId="6ABF390C" w14:textId="77777777" w:rsidR="0024176F" w:rsidRPr="00EC76D5" w:rsidRDefault="0024176F" w:rsidP="00F66472">
      <w:pPr>
        <w:pStyle w:val="Code"/>
        <w:rPr>
          <w:highlight w:val="white"/>
        </w:rPr>
      </w:pPr>
      <w:r w:rsidRPr="00EC76D5">
        <w:rPr>
          <w:highlight w:val="white"/>
        </w:rPr>
        <w:t xml:space="preserve">    case 'i':</w:t>
      </w:r>
    </w:p>
    <w:p w14:paraId="44FC7520" w14:textId="77777777" w:rsidR="0024176F" w:rsidRPr="00EC76D5" w:rsidRDefault="0024176F" w:rsidP="00F66472">
      <w:pPr>
        <w:pStyle w:val="Code"/>
        <w:rPr>
          <w:highlight w:val="white"/>
        </w:rPr>
      </w:pPr>
      <w:r w:rsidRPr="00EC76D5">
        <w:rPr>
          <w:highlight w:val="white"/>
        </w:rPr>
        <w:t xml:space="preserve">    case 'd': {</w:t>
      </w:r>
    </w:p>
    <w:p w14:paraId="24261874" w14:textId="77777777" w:rsidR="0024176F" w:rsidRPr="00EC76D5" w:rsidRDefault="0024176F" w:rsidP="00F66472">
      <w:pPr>
        <w:pStyle w:val="Code"/>
        <w:rPr>
          <w:highlight w:val="white"/>
        </w:rPr>
      </w:pPr>
      <w:r w:rsidRPr="00EC76D5">
        <w:rPr>
          <w:highlight w:val="white"/>
        </w:rPr>
        <w:lastRenderedPageBreak/>
        <w:t xml:space="preserve">        long longValue;</w:t>
      </w:r>
    </w:p>
    <w:p w14:paraId="6484ED16" w14:textId="77777777" w:rsidR="0024176F" w:rsidRPr="00EC76D5" w:rsidRDefault="0024176F" w:rsidP="00F66472">
      <w:pPr>
        <w:pStyle w:val="Code"/>
        <w:rPr>
          <w:highlight w:val="white"/>
        </w:rPr>
      </w:pPr>
    </w:p>
    <w:p w14:paraId="5A8841C1" w14:textId="77777777" w:rsidR="0024176F" w:rsidRPr="00EC76D5" w:rsidRDefault="0024176F" w:rsidP="00F66472">
      <w:pPr>
        <w:pStyle w:val="Code"/>
        <w:rPr>
          <w:highlight w:val="white"/>
        </w:rPr>
      </w:pPr>
      <w:r w:rsidRPr="00EC76D5">
        <w:rPr>
          <w:highlight w:val="white"/>
        </w:rPr>
        <w:t xml:space="preserve">        if (shortInt) {</w:t>
      </w:r>
    </w:p>
    <w:p w14:paraId="384F5E02" w14:textId="77777777" w:rsidR="0024176F" w:rsidRPr="00EC76D5" w:rsidRDefault="0024176F" w:rsidP="00F66472">
      <w:pPr>
        <w:pStyle w:val="Code"/>
        <w:rPr>
          <w:highlight w:val="white"/>
        </w:rPr>
      </w:pPr>
      <w:r w:rsidRPr="00EC76D5">
        <w:rPr>
          <w:highlight w:val="white"/>
        </w:rPr>
        <w:t xml:space="preserve">          longValue = (long) (short) va_arg(arg_list, int);</w:t>
      </w:r>
    </w:p>
    <w:p w14:paraId="57D644D9" w14:textId="77777777" w:rsidR="0024176F" w:rsidRPr="00EC76D5" w:rsidRDefault="0024176F" w:rsidP="00F66472">
      <w:pPr>
        <w:pStyle w:val="Code"/>
        <w:rPr>
          <w:highlight w:val="white"/>
        </w:rPr>
      </w:pPr>
      <w:r w:rsidRPr="00EC76D5">
        <w:rPr>
          <w:highlight w:val="white"/>
        </w:rPr>
        <w:t xml:space="preserve">        }</w:t>
      </w:r>
    </w:p>
    <w:p w14:paraId="521C15AB" w14:textId="77777777" w:rsidR="0024176F" w:rsidRPr="00EC76D5" w:rsidRDefault="0024176F" w:rsidP="00F66472">
      <w:pPr>
        <w:pStyle w:val="Code"/>
        <w:rPr>
          <w:highlight w:val="white"/>
        </w:rPr>
      </w:pPr>
      <w:r w:rsidRPr="00EC76D5">
        <w:rPr>
          <w:highlight w:val="white"/>
        </w:rPr>
        <w:t xml:space="preserve">        else if (longInt) {</w:t>
      </w:r>
    </w:p>
    <w:p w14:paraId="1A781CFC" w14:textId="77777777" w:rsidR="0024176F" w:rsidRPr="00EC76D5" w:rsidRDefault="0024176F" w:rsidP="00F66472">
      <w:pPr>
        <w:pStyle w:val="Code"/>
        <w:rPr>
          <w:highlight w:val="white"/>
        </w:rPr>
      </w:pPr>
      <w:r w:rsidRPr="00EC76D5">
        <w:rPr>
          <w:highlight w:val="white"/>
        </w:rPr>
        <w:t xml:space="preserve">          longValue = va_arg(arg_list, long);</w:t>
      </w:r>
    </w:p>
    <w:p w14:paraId="0CFCBD8D" w14:textId="77777777" w:rsidR="0024176F" w:rsidRPr="00EC76D5" w:rsidRDefault="0024176F" w:rsidP="00F66472">
      <w:pPr>
        <w:pStyle w:val="Code"/>
        <w:rPr>
          <w:highlight w:val="white"/>
        </w:rPr>
      </w:pPr>
      <w:r w:rsidRPr="00EC76D5">
        <w:rPr>
          <w:highlight w:val="white"/>
        </w:rPr>
        <w:t xml:space="preserve">        }</w:t>
      </w:r>
    </w:p>
    <w:p w14:paraId="57008112" w14:textId="77777777" w:rsidR="0024176F" w:rsidRPr="00EC76D5" w:rsidRDefault="0024176F" w:rsidP="00F66472">
      <w:pPr>
        <w:pStyle w:val="Code"/>
        <w:rPr>
          <w:highlight w:val="white"/>
        </w:rPr>
      </w:pPr>
      <w:r w:rsidRPr="00EC76D5">
        <w:rPr>
          <w:highlight w:val="white"/>
        </w:rPr>
        <w:t xml:space="preserve">        else {</w:t>
      </w:r>
    </w:p>
    <w:p w14:paraId="496467E1" w14:textId="77777777" w:rsidR="0024176F" w:rsidRPr="00EC76D5" w:rsidRDefault="0024176F" w:rsidP="00F66472">
      <w:pPr>
        <w:pStyle w:val="Code"/>
        <w:rPr>
          <w:highlight w:val="white"/>
        </w:rPr>
      </w:pPr>
      <w:r w:rsidRPr="00EC76D5">
        <w:rPr>
          <w:highlight w:val="white"/>
        </w:rPr>
        <w:t xml:space="preserve">          longValue = (long) va_arg(arg_list, int);</w:t>
      </w:r>
    </w:p>
    <w:p w14:paraId="2BF20280" w14:textId="77777777" w:rsidR="0024176F" w:rsidRPr="00EC76D5" w:rsidRDefault="0024176F" w:rsidP="00F66472">
      <w:pPr>
        <w:pStyle w:val="Code"/>
        <w:rPr>
          <w:highlight w:val="white"/>
        </w:rPr>
      </w:pPr>
      <w:r w:rsidRPr="00EC76D5">
        <w:rPr>
          <w:highlight w:val="white"/>
        </w:rPr>
        <w:t xml:space="preserve">        }</w:t>
      </w:r>
    </w:p>
    <w:p w14:paraId="7E56A138" w14:textId="77777777" w:rsidR="0024176F" w:rsidRPr="00EC76D5" w:rsidRDefault="0024176F" w:rsidP="00F66472">
      <w:pPr>
        <w:pStyle w:val="Code"/>
        <w:rPr>
          <w:highlight w:val="white"/>
        </w:rPr>
      </w:pPr>
    </w:p>
    <w:p w14:paraId="5C73CE70" w14:textId="77777777" w:rsidR="0024176F" w:rsidRPr="00EC76D5" w:rsidRDefault="0024176F" w:rsidP="00F66472">
      <w:pPr>
        <w:pStyle w:val="Code"/>
        <w:rPr>
          <w:highlight w:val="white"/>
        </w:rPr>
      </w:pPr>
      <w:r w:rsidRPr="00EC76D5">
        <w:rPr>
          <w:highlight w:val="white"/>
        </w:rPr>
        <w:t xml:space="preserve">        if (negativePtr != NULL) {</w:t>
      </w:r>
    </w:p>
    <w:p w14:paraId="640E9978" w14:textId="77777777" w:rsidR="0024176F" w:rsidRPr="00EC76D5" w:rsidRDefault="0024176F" w:rsidP="00F66472">
      <w:pPr>
        <w:pStyle w:val="Code"/>
        <w:rPr>
          <w:highlight w:val="white"/>
        </w:rPr>
      </w:pPr>
      <w:r w:rsidRPr="00EC76D5">
        <w:rPr>
          <w:highlight w:val="white"/>
        </w:rPr>
        <w:t xml:space="preserve">          *negativePtr = (longValue &lt; 0);</w:t>
      </w:r>
    </w:p>
    <w:p w14:paraId="08E56636" w14:textId="77777777" w:rsidR="0024176F" w:rsidRPr="00EC76D5" w:rsidRDefault="0024176F" w:rsidP="00F66472">
      <w:pPr>
        <w:pStyle w:val="Code"/>
        <w:rPr>
          <w:highlight w:val="white"/>
        </w:rPr>
      </w:pPr>
      <w:r w:rsidRPr="00EC76D5">
        <w:rPr>
          <w:highlight w:val="white"/>
        </w:rPr>
        <w:t xml:space="preserve">        }</w:t>
      </w:r>
    </w:p>
    <w:p w14:paraId="638ED4E5" w14:textId="77777777" w:rsidR="0024176F" w:rsidRPr="00EC76D5" w:rsidRDefault="0024176F" w:rsidP="00F66472">
      <w:pPr>
        <w:pStyle w:val="Code"/>
        <w:rPr>
          <w:highlight w:val="white"/>
        </w:rPr>
      </w:pPr>
    </w:p>
    <w:p w14:paraId="798A46A1" w14:textId="77777777" w:rsidR="0024176F" w:rsidRPr="00EC76D5" w:rsidRDefault="0024176F" w:rsidP="00F66472">
      <w:pPr>
        <w:pStyle w:val="Code"/>
        <w:rPr>
          <w:highlight w:val="white"/>
        </w:rPr>
      </w:pPr>
      <w:r w:rsidRPr="00EC76D5">
        <w:rPr>
          <w:highlight w:val="white"/>
        </w:rPr>
        <w:t xml:space="preserve">        if (!sign) {</w:t>
      </w:r>
    </w:p>
    <w:p w14:paraId="48C48ED7" w14:textId="77777777" w:rsidR="0024176F" w:rsidRPr="00EC76D5" w:rsidRDefault="0024176F" w:rsidP="00F66472">
      <w:pPr>
        <w:pStyle w:val="Code"/>
        <w:rPr>
          <w:highlight w:val="white"/>
        </w:rPr>
      </w:pPr>
      <w:r w:rsidRPr="00EC76D5">
        <w:rPr>
          <w:highlight w:val="white"/>
        </w:rPr>
        <w:t xml:space="preserve">          longValue = labs(longValue);</w:t>
      </w:r>
    </w:p>
    <w:p w14:paraId="37A8ADCA" w14:textId="77777777" w:rsidR="0024176F" w:rsidRPr="00EC76D5" w:rsidRDefault="0024176F" w:rsidP="00F66472">
      <w:pPr>
        <w:pStyle w:val="Code"/>
        <w:rPr>
          <w:highlight w:val="white"/>
        </w:rPr>
      </w:pPr>
      <w:r w:rsidRPr="00EC76D5">
        <w:rPr>
          <w:highlight w:val="white"/>
        </w:rPr>
        <w:t xml:space="preserve">        }</w:t>
      </w:r>
    </w:p>
    <w:p w14:paraId="5D1FF67F" w14:textId="77777777" w:rsidR="0024176F" w:rsidRPr="00EC76D5" w:rsidRDefault="0024176F" w:rsidP="00F66472">
      <w:pPr>
        <w:pStyle w:val="Code"/>
        <w:rPr>
          <w:highlight w:val="white"/>
        </w:rPr>
      </w:pPr>
    </w:p>
    <w:p w14:paraId="2E40575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5640324" w14:textId="77777777" w:rsidR="0024176F" w:rsidRPr="00EC76D5" w:rsidRDefault="0024176F" w:rsidP="00F66472">
      <w:pPr>
        <w:pStyle w:val="Code"/>
        <w:rPr>
          <w:highlight w:val="white"/>
        </w:rPr>
      </w:pPr>
    </w:p>
    <w:p w14:paraId="18D9680D" w14:textId="77777777" w:rsidR="0024176F" w:rsidRPr="00EC76D5" w:rsidRDefault="0024176F" w:rsidP="00F66472">
      <w:pPr>
        <w:pStyle w:val="Code"/>
        <w:rPr>
          <w:highlight w:val="white"/>
        </w:rPr>
      </w:pPr>
      <w:r w:rsidRPr="00EC76D5">
        <w:rPr>
          <w:highlight w:val="white"/>
        </w:rPr>
        <w:t xml:space="preserve">        printLongInt(longValue, plus, space);</w:t>
      </w:r>
    </w:p>
    <w:p w14:paraId="67798AD2" w14:textId="77777777" w:rsidR="0024176F" w:rsidRPr="00EC76D5" w:rsidRDefault="0024176F" w:rsidP="00F66472">
      <w:pPr>
        <w:pStyle w:val="Code"/>
        <w:rPr>
          <w:highlight w:val="white"/>
        </w:rPr>
      </w:pPr>
      <w:r w:rsidRPr="00EC76D5">
        <w:rPr>
          <w:highlight w:val="white"/>
        </w:rPr>
        <w:t xml:space="preserve">      }</w:t>
      </w:r>
    </w:p>
    <w:p w14:paraId="3CCF7ACC" w14:textId="77777777" w:rsidR="0024176F" w:rsidRPr="00EC76D5" w:rsidRDefault="0024176F" w:rsidP="00F66472">
      <w:pPr>
        <w:pStyle w:val="Code"/>
        <w:rPr>
          <w:highlight w:val="white"/>
        </w:rPr>
      </w:pPr>
      <w:r w:rsidRPr="00EC76D5">
        <w:rPr>
          <w:highlight w:val="white"/>
        </w:rPr>
        <w:t xml:space="preserve">      break;</w:t>
      </w:r>
    </w:p>
    <w:p w14:paraId="7EA6BC26" w14:textId="77777777" w:rsidR="0024176F" w:rsidRPr="00EC76D5" w:rsidRDefault="0024176F" w:rsidP="00F66472">
      <w:pPr>
        <w:pStyle w:val="Code"/>
        <w:rPr>
          <w:highlight w:val="white"/>
        </w:rPr>
      </w:pPr>
    </w:p>
    <w:p w14:paraId="5D8CE80D" w14:textId="77777777" w:rsidR="0024176F" w:rsidRPr="00EC76D5" w:rsidRDefault="0024176F" w:rsidP="00F66472">
      <w:pPr>
        <w:pStyle w:val="Code"/>
        <w:rPr>
          <w:highlight w:val="white"/>
        </w:rPr>
      </w:pPr>
      <w:r w:rsidRPr="00EC76D5">
        <w:rPr>
          <w:highlight w:val="white"/>
        </w:rPr>
        <w:t xml:space="preserve">    case 'c':</w:t>
      </w:r>
    </w:p>
    <w:p w14:paraId="01AF2A72" w14:textId="77777777" w:rsidR="0024176F" w:rsidRPr="00EC76D5" w:rsidRDefault="0024176F" w:rsidP="00F66472">
      <w:pPr>
        <w:pStyle w:val="Code"/>
        <w:rPr>
          <w:highlight w:val="white"/>
        </w:rPr>
      </w:pPr>
      <w:r w:rsidRPr="00EC76D5">
        <w:rPr>
          <w:highlight w:val="white"/>
        </w:rPr>
        <w:t xml:space="preserve">      charValue = (char) va_arg(arg_list, int);</w:t>
      </w:r>
    </w:p>
    <w:p w14:paraId="37FC0439"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A3ACA03" w14:textId="77777777" w:rsidR="0024176F" w:rsidRPr="00EC76D5" w:rsidRDefault="0024176F" w:rsidP="00F66472">
      <w:pPr>
        <w:pStyle w:val="Code"/>
        <w:rPr>
          <w:highlight w:val="white"/>
        </w:rPr>
      </w:pPr>
      <w:r w:rsidRPr="00EC76D5">
        <w:rPr>
          <w:highlight w:val="white"/>
        </w:rPr>
        <w:t xml:space="preserve">      printChar(charValue);</w:t>
      </w:r>
    </w:p>
    <w:p w14:paraId="1C64B4A0" w14:textId="77777777" w:rsidR="0024176F" w:rsidRPr="00EC76D5" w:rsidRDefault="0024176F" w:rsidP="00F66472">
      <w:pPr>
        <w:pStyle w:val="Code"/>
        <w:rPr>
          <w:highlight w:val="white"/>
        </w:rPr>
      </w:pPr>
      <w:r w:rsidRPr="00EC76D5">
        <w:rPr>
          <w:highlight w:val="white"/>
        </w:rPr>
        <w:t xml:space="preserve">      break;</w:t>
      </w:r>
    </w:p>
    <w:p w14:paraId="5E72284D" w14:textId="77777777" w:rsidR="0024176F" w:rsidRPr="00EC76D5" w:rsidRDefault="0024176F" w:rsidP="00F66472">
      <w:pPr>
        <w:pStyle w:val="Code"/>
        <w:rPr>
          <w:highlight w:val="white"/>
        </w:rPr>
      </w:pPr>
    </w:p>
    <w:p w14:paraId="5C810B6E" w14:textId="77777777" w:rsidR="0024176F" w:rsidRPr="00EC76D5" w:rsidRDefault="0024176F" w:rsidP="00F66472">
      <w:pPr>
        <w:pStyle w:val="Code"/>
        <w:rPr>
          <w:highlight w:val="white"/>
        </w:rPr>
      </w:pPr>
      <w:r w:rsidRPr="00EC76D5">
        <w:rPr>
          <w:highlight w:val="white"/>
        </w:rPr>
        <w:t xml:space="preserve">    case 's': {</w:t>
      </w:r>
    </w:p>
    <w:p w14:paraId="5DA065A8" w14:textId="77777777" w:rsidR="0024176F" w:rsidRPr="00EC76D5" w:rsidRDefault="0024176F" w:rsidP="00F66472">
      <w:pPr>
        <w:pStyle w:val="Code"/>
        <w:rPr>
          <w:highlight w:val="white"/>
        </w:rPr>
      </w:pPr>
      <w:r w:rsidRPr="00EC76D5">
        <w:rPr>
          <w:highlight w:val="white"/>
        </w:rPr>
        <w:t xml:space="preserve">        char* stringValue = va_arg(arg_list, char*);</w:t>
      </w:r>
    </w:p>
    <w:p w14:paraId="6D68D10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69288C3A" w14:textId="77777777" w:rsidR="0024176F" w:rsidRPr="00EC76D5" w:rsidRDefault="0024176F" w:rsidP="00F66472">
      <w:pPr>
        <w:pStyle w:val="Code"/>
        <w:rPr>
          <w:highlight w:val="white"/>
        </w:rPr>
      </w:pPr>
      <w:r w:rsidRPr="00EC76D5">
        <w:rPr>
          <w:highlight w:val="white"/>
        </w:rPr>
        <w:t xml:space="preserve">        printString(stringValue, precision);</w:t>
      </w:r>
    </w:p>
    <w:p w14:paraId="53988960" w14:textId="77777777" w:rsidR="0024176F" w:rsidRPr="00EC76D5" w:rsidRDefault="0024176F" w:rsidP="00F66472">
      <w:pPr>
        <w:pStyle w:val="Code"/>
        <w:rPr>
          <w:highlight w:val="white"/>
        </w:rPr>
      </w:pPr>
      <w:r w:rsidRPr="00EC76D5">
        <w:rPr>
          <w:highlight w:val="white"/>
        </w:rPr>
        <w:t xml:space="preserve">      }</w:t>
      </w:r>
    </w:p>
    <w:p w14:paraId="1DDB0ED4" w14:textId="77777777" w:rsidR="0024176F" w:rsidRPr="00EC76D5" w:rsidRDefault="0024176F" w:rsidP="00F66472">
      <w:pPr>
        <w:pStyle w:val="Code"/>
        <w:rPr>
          <w:highlight w:val="white"/>
        </w:rPr>
      </w:pPr>
      <w:r w:rsidRPr="00EC76D5">
        <w:rPr>
          <w:highlight w:val="white"/>
        </w:rPr>
        <w:t xml:space="preserve">      break;</w:t>
      </w:r>
    </w:p>
    <w:p w14:paraId="77D4A484" w14:textId="77777777" w:rsidR="0024176F" w:rsidRPr="00EC76D5" w:rsidRDefault="0024176F" w:rsidP="00F66472">
      <w:pPr>
        <w:pStyle w:val="Code"/>
        <w:rPr>
          <w:highlight w:val="white"/>
        </w:rPr>
      </w:pPr>
    </w:p>
    <w:p w14:paraId="33B8636D" w14:textId="77777777" w:rsidR="0024176F" w:rsidRPr="00EC76D5" w:rsidRDefault="0024176F" w:rsidP="00F66472">
      <w:pPr>
        <w:pStyle w:val="Code"/>
        <w:rPr>
          <w:highlight w:val="white"/>
        </w:rPr>
      </w:pPr>
      <w:r w:rsidRPr="00EC76D5">
        <w:rPr>
          <w:highlight w:val="white"/>
        </w:rPr>
        <w:t xml:space="preserve">    case 'u':</w:t>
      </w:r>
    </w:p>
    <w:p w14:paraId="43CB0FA9" w14:textId="77777777" w:rsidR="0024176F" w:rsidRPr="00EC76D5" w:rsidRDefault="0024176F" w:rsidP="00F66472">
      <w:pPr>
        <w:pStyle w:val="Code"/>
        <w:rPr>
          <w:highlight w:val="white"/>
        </w:rPr>
      </w:pPr>
      <w:r w:rsidRPr="00EC76D5">
        <w:rPr>
          <w:highlight w:val="white"/>
        </w:rPr>
        <w:t xml:space="preserve">    case 'o':</w:t>
      </w:r>
    </w:p>
    <w:p w14:paraId="60248FAC" w14:textId="77777777" w:rsidR="0024176F" w:rsidRPr="00EC76D5" w:rsidRDefault="0024176F" w:rsidP="00F66472">
      <w:pPr>
        <w:pStyle w:val="Code"/>
        <w:rPr>
          <w:highlight w:val="white"/>
        </w:rPr>
      </w:pPr>
      <w:r w:rsidRPr="00EC76D5">
        <w:rPr>
          <w:highlight w:val="white"/>
        </w:rPr>
        <w:t xml:space="preserve">    case 'b':</w:t>
      </w:r>
    </w:p>
    <w:p w14:paraId="75A8AC0C" w14:textId="77777777" w:rsidR="0024176F" w:rsidRPr="00EC76D5" w:rsidRDefault="0024176F" w:rsidP="00F66472">
      <w:pPr>
        <w:pStyle w:val="Code"/>
        <w:rPr>
          <w:highlight w:val="white"/>
        </w:rPr>
      </w:pPr>
      <w:r w:rsidRPr="00EC76D5">
        <w:rPr>
          <w:highlight w:val="white"/>
        </w:rPr>
        <w:t xml:space="preserve">    case 'x':</w:t>
      </w:r>
    </w:p>
    <w:p w14:paraId="62DD3E25" w14:textId="77777777" w:rsidR="0024176F" w:rsidRPr="00EC76D5" w:rsidRDefault="0024176F" w:rsidP="00F66472">
      <w:pPr>
        <w:pStyle w:val="Code"/>
        <w:rPr>
          <w:highlight w:val="white"/>
        </w:rPr>
      </w:pPr>
      <w:r w:rsidRPr="00EC76D5">
        <w:rPr>
          <w:highlight w:val="white"/>
        </w:rPr>
        <w:t xml:space="preserve">    case 'X': {</w:t>
      </w:r>
    </w:p>
    <w:p w14:paraId="5CA5FFF6" w14:textId="77777777" w:rsidR="0024176F" w:rsidRPr="00EC76D5" w:rsidRDefault="0024176F" w:rsidP="00F66472">
      <w:pPr>
        <w:pStyle w:val="Code"/>
        <w:rPr>
          <w:highlight w:val="white"/>
        </w:rPr>
      </w:pPr>
      <w:r w:rsidRPr="00EC76D5">
        <w:rPr>
          <w:highlight w:val="white"/>
        </w:rPr>
        <w:t xml:space="preserve">        unsigned long base = ((c == 'u') ? 10ul : ((c == 'o') ? 8ul : ((c == 'b') ? 2ul : 16ul)));</w:t>
      </w:r>
    </w:p>
    <w:p w14:paraId="67595722" w14:textId="77777777" w:rsidR="0024176F" w:rsidRPr="00EC76D5" w:rsidRDefault="0024176F" w:rsidP="00F66472">
      <w:pPr>
        <w:pStyle w:val="Code"/>
        <w:rPr>
          <w:highlight w:val="white"/>
        </w:rPr>
      </w:pPr>
      <w:r w:rsidRPr="00EC76D5">
        <w:rPr>
          <w:highlight w:val="white"/>
        </w:rPr>
        <w:t xml:space="preserve">        unsigned long value;</w:t>
      </w:r>
    </w:p>
    <w:p w14:paraId="69709A3A" w14:textId="77777777" w:rsidR="0024176F" w:rsidRPr="00EC76D5" w:rsidRDefault="0024176F" w:rsidP="00F66472">
      <w:pPr>
        <w:pStyle w:val="Code"/>
        <w:rPr>
          <w:highlight w:val="white"/>
        </w:rPr>
      </w:pPr>
    </w:p>
    <w:p w14:paraId="1FD98BF9" w14:textId="77777777" w:rsidR="0024176F" w:rsidRPr="00EC76D5" w:rsidRDefault="0024176F" w:rsidP="00F66472">
      <w:pPr>
        <w:pStyle w:val="Code"/>
        <w:rPr>
          <w:highlight w:val="white"/>
        </w:rPr>
      </w:pPr>
      <w:r w:rsidRPr="00EC76D5">
        <w:rPr>
          <w:highlight w:val="white"/>
        </w:rPr>
        <w:t xml:space="preserve">        if (shortInt) {</w:t>
      </w:r>
    </w:p>
    <w:p w14:paraId="77DB8E52" w14:textId="77777777" w:rsidR="0024176F" w:rsidRPr="00EC76D5" w:rsidRDefault="0024176F" w:rsidP="00F66472">
      <w:pPr>
        <w:pStyle w:val="Code"/>
        <w:rPr>
          <w:highlight w:val="white"/>
        </w:rPr>
      </w:pPr>
      <w:r w:rsidRPr="00EC76D5">
        <w:rPr>
          <w:highlight w:val="white"/>
        </w:rPr>
        <w:t xml:space="preserve">          value = (unsigned long) (unsigned short) va_arg(arg_list, unsigned int);</w:t>
      </w:r>
    </w:p>
    <w:p w14:paraId="3CEFC8D7" w14:textId="77777777" w:rsidR="0024176F" w:rsidRPr="00EC76D5" w:rsidRDefault="0024176F" w:rsidP="00F66472">
      <w:pPr>
        <w:pStyle w:val="Code"/>
        <w:rPr>
          <w:highlight w:val="white"/>
        </w:rPr>
      </w:pPr>
      <w:r w:rsidRPr="00EC76D5">
        <w:rPr>
          <w:highlight w:val="white"/>
        </w:rPr>
        <w:t xml:space="preserve">        }</w:t>
      </w:r>
    </w:p>
    <w:p w14:paraId="55F8AD0E" w14:textId="77777777" w:rsidR="0024176F" w:rsidRPr="00EC76D5" w:rsidRDefault="0024176F" w:rsidP="00F66472">
      <w:pPr>
        <w:pStyle w:val="Code"/>
        <w:rPr>
          <w:highlight w:val="white"/>
        </w:rPr>
      </w:pPr>
      <w:r w:rsidRPr="00EC76D5">
        <w:rPr>
          <w:highlight w:val="white"/>
        </w:rPr>
        <w:t xml:space="preserve">        else if (longInt) {</w:t>
      </w:r>
    </w:p>
    <w:p w14:paraId="4013E0D5" w14:textId="77777777" w:rsidR="0024176F" w:rsidRPr="00EC76D5" w:rsidRDefault="0024176F" w:rsidP="00F66472">
      <w:pPr>
        <w:pStyle w:val="Code"/>
        <w:rPr>
          <w:highlight w:val="white"/>
        </w:rPr>
      </w:pPr>
      <w:r w:rsidRPr="00EC76D5">
        <w:rPr>
          <w:highlight w:val="white"/>
        </w:rPr>
        <w:t xml:space="preserve">          value = va_arg(arg_list, unsigned long);</w:t>
      </w:r>
    </w:p>
    <w:p w14:paraId="55A510B0" w14:textId="77777777" w:rsidR="0024176F" w:rsidRPr="00EC76D5" w:rsidRDefault="0024176F" w:rsidP="00F66472">
      <w:pPr>
        <w:pStyle w:val="Code"/>
        <w:rPr>
          <w:highlight w:val="white"/>
        </w:rPr>
      </w:pPr>
      <w:r w:rsidRPr="00EC76D5">
        <w:rPr>
          <w:highlight w:val="white"/>
        </w:rPr>
        <w:t xml:space="preserve">        }</w:t>
      </w:r>
    </w:p>
    <w:p w14:paraId="387E0A74" w14:textId="77777777" w:rsidR="0024176F" w:rsidRPr="00EC76D5" w:rsidRDefault="0024176F" w:rsidP="00F66472">
      <w:pPr>
        <w:pStyle w:val="Code"/>
        <w:rPr>
          <w:highlight w:val="white"/>
        </w:rPr>
      </w:pPr>
      <w:r w:rsidRPr="00EC76D5">
        <w:rPr>
          <w:highlight w:val="white"/>
        </w:rPr>
        <w:t xml:space="preserve">        else {</w:t>
      </w:r>
    </w:p>
    <w:p w14:paraId="5663C7CD" w14:textId="77777777" w:rsidR="0024176F" w:rsidRPr="00EC76D5" w:rsidRDefault="0024176F" w:rsidP="00F66472">
      <w:pPr>
        <w:pStyle w:val="Code"/>
        <w:rPr>
          <w:highlight w:val="white"/>
        </w:rPr>
      </w:pPr>
      <w:r w:rsidRPr="00EC76D5">
        <w:rPr>
          <w:highlight w:val="white"/>
        </w:rPr>
        <w:t xml:space="preserve">          value = (unsigned long) va_arg(arg_list, unsigned int);</w:t>
      </w:r>
    </w:p>
    <w:p w14:paraId="4CF4DE23" w14:textId="77777777" w:rsidR="0024176F" w:rsidRPr="00EC76D5" w:rsidRDefault="0024176F" w:rsidP="00F66472">
      <w:pPr>
        <w:pStyle w:val="Code"/>
        <w:rPr>
          <w:highlight w:val="white"/>
        </w:rPr>
      </w:pPr>
      <w:r w:rsidRPr="00EC76D5">
        <w:rPr>
          <w:highlight w:val="white"/>
        </w:rPr>
        <w:lastRenderedPageBreak/>
        <w:t xml:space="preserve">        }</w:t>
      </w:r>
    </w:p>
    <w:p w14:paraId="68FAB64F" w14:textId="77777777" w:rsidR="0024176F" w:rsidRPr="00EC76D5" w:rsidRDefault="0024176F" w:rsidP="00F66472">
      <w:pPr>
        <w:pStyle w:val="Code"/>
        <w:rPr>
          <w:highlight w:val="white"/>
        </w:rPr>
      </w:pPr>
    </w:p>
    <w:p w14:paraId="7530ED7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1138064" w14:textId="77777777" w:rsidR="0024176F" w:rsidRPr="00EC76D5" w:rsidRDefault="0024176F" w:rsidP="00F66472">
      <w:pPr>
        <w:pStyle w:val="Code"/>
        <w:rPr>
          <w:highlight w:val="white"/>
        </w:rPr>
      </w:pPr>
      <w:r w:rsidRPr="00EC76D5">
        <w:rPr>
          <w:highlight w:val="white"/>
        </w:rPr>
        <w:t xml:space="preserve">        printUnsignedLong(value, plus, space, grid, base, isupper(c));</w:t>
      </w:r>
    </w:p>
    <w:p w14:paraId="14316E26" w14:textId="77777777" w:rsidR="0024176F" w:rsidRPr="00EC76D5" w:rsidRDefault="0024176F" w:rsidP="00F66472">
      <w:pPr>
        <w:pStyle w:val="Code"/>
        <w:rPr>
          <w:highlight w:val="white"/>
        </w:rPr>
      </w:pPr>
      <w:r w:rsidRPr="00EC76D5">
        <w:rPr>
          <w:highlight w:val="white"/>
        </w:rPr>
        <w:t xml:space="preserve">      }</w:t>
      </w:r>
    </w:p>
    <w:p w14:paraId="475B57FC" w14:textId="77777777" w:rsidR="0024176F" w:rsidRPr="00EC76D5" w:rsidRDefault="0024176F" w:rsidP="00F66472">
      <w:pPr>
        <w:pStyle w:val="Code"/>
        <w:rPr>
          <w:highlight w:val="white"/>
        </w:rPr>
      </w:pPr>
      <w:r w:rsidRPr="00EC76D5">
        <w:rPr>
          <w:highlight w:val="white"/>
        </w:rPr>
        <w:t xml:space="preserve">      break;</w:t>
      </w:r>
    </w:p>
    <w:p w14:paraId="164B3085" w14:textId="77777777" w:rsidR="0024176F" w:rsidRPr="00EC76D5" w:rsidRDefault="0024176F" w:rsidP="00F66472">
      <w:pPr>
        <w:pStyle w:val="Code"/>
        <w:rPr>
          <w:highlight w:val="white"/>
        </w:rPr>
      </w:pPr>
    </w:p>
    <w:p w14:paraId="5D912D37" w14:textId="77777777" w:rsidR="0024176F" w:rsidRPr="00EC76D5" w:rsidRDefault="0024176F" w:rsidP="00F66472">
      <w:pPr>
        <w:pStyle w:val="Code"/>
        <w:rPr>
          <w:highlight w:val="white"/>
        </w:rPr>
      </w:pPr>
      <w:r w:rsidRPr="00EC76D5">
        <w:rPr>
          <w:highlight w:val="white"/>
        </w:rPr>
        <w:t xml:space="preserve">    case 'f':</w:t>
      </w:r>
    </w:p>
    <w:p w14:paraId="25807B16" w14:textId="77777777" w:rsidR="0024176F" w:rsidRPr="00EC76D5" w:rsidRDefault="0024176F" w:rsidP="00F66472">
      <w:pPr>
        <w:pStyle w:val="Code"/>
        <w:rPr>
          <w:highlight w:val="white"/>
        </w:rPr>
      </w:pPr>
      <w:r w:rsidRPr="00EC76D5">
        <w:rPr>
          <w:highlight w:val="white"/>
        </w:rPr>
        <w:t xml:space="preserve">    case 'e':</w:t>
      </w:r>
    </w:p>
    <w:p w14:paraId="4CFEC83E" w14:textId="77777777" w:rsidR="0024176F" w:rsidRPr="00EC76D5" w:rsidRDefault="0024176F" w:rsidP="00F66472">
      <w:pPr>
        <w:pStyle w:val="Code"/>
        <w:rPr>
          <w:highlight w:val="white"/>
        </w:rPr>
      </w:pPr>
      <w:r w:rsidRPr="00EC76D5">
        <w:rPr>
          <w:highlight w:val="white"/>
        </w:rPr>
        <w:t xml:space="preserve">    case 'E':</w:t>
      </w:r>
    </w:p>
    <w:p w14:paraId="6554D6C7" w14:textId="77777777" w:rsidR="0024176F" w:rsidRPr="00EC76D5" w:rsidRDefault="0024176F" w:rsidP="00F66472">
      <w:pPr>
        <w:pStyle w:val="Code"/>
        <w:rPr>
          <w:highlight w:val="white"/>
        </w:rPr>
      </w:pPr>
      <w:r w:rsidRPr="00EC76D5">
        <w:rPr>
          <w:highlight w:val="white"/>
        </w:rPr>
        <w:t xml:space="preserve">    case 'g':</w:t>
      </w:r>
    </w:p>
    <w:p w14:paraId="02C06B7C" w14:textId="77777777" w:rsidR="0024176F" w:rsidRPr="00EC76D5" w:rsidRDefault="0024176F" w:rsidP="00F66472">
      <w:pPr>
        <w:pStyle w:val="Code"/>
        <w:rPr>
          <w:highlight w:val="white"/>
        </w:rPr>
      </w:pPr>
      <w:r w:rsidRPr="00EC76D5">
        <w:rPr>
          <w:highlight w:val="white"/>
        </w:rPr>
        <w:t xml:space="preserve">    case 'G':</w:t>
      </w:r>
    </w:p>
    <w:p w14:paraId="2AE829B2" w14:textId="77777777" w:rsidR="0024176F" w:rsidRPr="00EC76D5" w:rsidRDefault="0024176F" w:rsidP="00F66472">
      <w:pPr>
        <w:pStyle w:val="Code"/>
        <w:rPr>
          <w:highlight w:val="white"/>
        </w:rPr>
      </w:pPr>
      <w:r w:rsidRPr="00EC76D5">
        <w:rPr>
          <w:highlight w:val="white"/>
        </w:rPr>
        <w:t xml:space="preserve">      if (longDouble) {</w:t>
      </w:r>
    </w:p>
    <w:p w14:paraId="27946D9B" w14:textId="77777777" w:rsidR="0024176F" w:rsidRPr="00EC76D5" w:rsidRDefault="0024176F" w:rsidP="00F66472">
      <w:pPr>
        <w:pStyle w:val="Code"/>
        <w:rPr>
          <w:highlight w:val="white"/>
        </w:rPr>
      </w:pPr>
      <w:r w:rsidRPr="00EC76D5">
        <w:rPr>
          <w:highlight w:val="white"/>
        </w:rPr>
        <w:t xml:space="preserve">        longDoubleValue = va_arg(arg_list, long double);</w:t>
      </w:r>
    </w:p>
    <w:p w14:paraId="043D98EC" w14:textId="77777777" w:rsidR="0024176F" w:rsidRPr="00EC76D5" w:rsidRDefault="0024176F" w:rsidP="00F66472">
      <w:pPr>
        <w:pStyle w:val="Code"/>
        <w:rPr>
          <w:highlight w:val="white"/>
        </w:rPr>
      </w:pPr>
      <w:r w:rsidRPr="00EC76D5">
        <w:rPr>
          <w:highlight w:val="white"/>
        </w:rPr>
        <w:t xml:space="preserve">      }</w:t>
      </w:r>
    </w:p>
    <w:p w14:paraId="4A203F65" w14:textId="77777777" w:rsidR="0024176F" w:rsidRPr="00EC76D5" w:rsidRDefault="0024176F" w:rsidP="00F66472">
      <w:pPr>
        <w:pStyle w:val="Code"/>
        <w:rPr>
          <w:highlight w:val="white"/>
        </w:rPr>
      </w:pPr>
      <w:r w:rsidRPr="00EC76D5">
        <w:rPr>
          <w:highlight w:val="white"/>
        </w:rPr>
        <w:t xml:space="preserve">      else {</w:t>
      </w:r>
    </w:p>
    <w:p w14:paraId="522CDF3B" w14:textId="77777777" w:rsidR="0024176F" w:rsidRPr="00EC76D5" w:rsidRDefault="0024176F" w:rsidP="00F66472">
      <w:pPr>
        <w:pStyle w:val="Code"/>
        <w:rPr>
          <w:highlight w:val="white"/>
        </w:rPr>
      </w:pPr>
      <w:r w:rsidRPr="00EC76D5">
        <w:rPr>
          <w:highlight w:val="white"/>
        </w:rPr>
        <w:t xml:space="preserve">        longDoubleValue = (long double) va_arg(arg_list, double);</w:t>
      </w:r>
    </w:p>
    <w:p w14:paraId="1E7CB699" w14:textId="77777777" w:rsidR="0024176F" w:rsidRPr="00EC76D5" w:rsidRDefault="0024176F" w:rsidP="00F66472">
      <w:pPr>
        <w:pStyle w:val="Code"/>
        <w:rPr>
          <w:highlight w:val="white"/>
        </w:rPr>
      </w:pPr>
      <w:r w:rsidRPr="00EC76D5">
        <w:rPr>
          <w:highlight w:val="white"/>
        </w:rPr>
        <w:t xml:space="preserve">      }</w:t>
      </w:r>
    </w:p>
    <w:p w14:paraId="3175CF18" w14:textId="77777777" w:rsidR="0024176F" w:rsidRPr="00EC76D5" w:rsidRDefault="0024176F" w:rsidP="00F66472">
      <w:pPr>
        <w:pStyle w:val="Code"/>
        <w:rPr>
          <w:highlight w:val="white"/>
        </w:rPr>
      </w:pPr>
    </w:p>
    <w:p w14:paraId="0F969873" w14:textId="77777777" w:rsidR="0024176F" w:rsidRPr="00EC76D5" w:rsidRDefault="0024176F" w:rsidP="00F66472">
      <w:pPr>
        <w:pStyle w:val="Code"/>
        <w:rPr>
          <w:highlight w:val="white"/>
        </w:rPr>
      </w:pPr>
      <w:r w:rsidRPr="00EC76D5">
        <w:rPr>
          <w:highlight w:val="white"/>
        </w:rPr>
        <w:t xml:space="preserve">      if (negativePtr != NULL) {</w:t>
      </w:r>
    </w:p>
    <w:p w14:paraId="1F632741" w14:textId="77777777" w:rsidR="0024176F" w:rsidRPr="00EC76D5" w:rsidRDefault="0024176F" w:rsidP="00F66472">
      <w:pPr>
        <w:pStyle w:val="Code"/>
        <w:rPr>
          <w:highlight w:val="white"/>
        </w:rPr>
      </w:pPr>
      <w:r w:rsidRPr="00EC76D5">
        <w:rPr>
          <w:highlight w:val="white"/>
        </w:rPr>
        <w:t xml:space="preserve">        *negativePtr = (longDoubleValue &lt; 0);</w:t>
      </w:r>
    </w:p>
    <w:p w14:paraId="39E5BA49" w14:textId="77777777" w:rsidR="0024176F" w:rsidRPr="00EC76D5" w:rsidRDefault="0024176F" w:rsidP="00F66472">
      <w:pPr>
        <w:pStyle w:val="Code"/>
        <w:rPr>
          <w:highlight w:val="white"/>
        </w:rPr>
      </w:pPr>
      <w:r w:rsidRPr="00EC76D5">
        <w:rPr>
          <w:highlight w:val="white"/>
        </w:rPr>
        <w:t xml:space="preserve">      }</w:t>
      </w:r>
    </w:p>
    <w:p w14:paraId="3D285BE9" w14:textId="77777777" w:rsidR="0024176F" w:rsidRPr="00EC76D5" w:rsidRDefault="0024176F" w:rsidP="00F66472">
      <w:pPr>
        <w:pStyle w:val="Code"/>
        <w:rPr>
          <w:highlight w:val="white"/>
        </w:rPr>
      </w:pPr>
    </w:p>
    <w:p w14:paraId="505AC7DE" w14:textId="77777777" w:rsidR="0024176F" w:rsidRPr="00EC76D5" w:rsidRDefault="0024176F" w:rsidP="00F66472">
      <w:pPr>
        <w:pStyle w:val="Code"/>
        <w:rPr>
          <w:highlight w:val="white"/>
        </w:rPr>
      </w:pPr>
      <w:r w:rsidRPr="00EC76D5">
        <w:rPr>
          <w:highlight w:val="white"/>
        </w:rPr>
        <w:t xml:space="preserve">      if (!sign) {</w:t>
      </w:r>
    </w:p>
    <w:p w14:paraId="45B281C4" w14:textId="77777777" w:rsidR="0024176F" w:rsidRPr="00EC76D5" w:rsidRDefault="0024176F" w:rsidP="00F66472">
      <w:pPr>
        <w:pStyle w:val="Code"/>
        <w:rPr>
          <w:highlight w:val="white"/>
        </w:rPr>
      </w:pPr>
      <w:r w:rsidRPr="00EC76D5">
        <w:rPr>
          <w:highlight w:val="white"/>
        </w:rPr>
        <w:t xml:space="preserve">        longDoubleValue = fabs(longDoubleValue);</w:t>
      </w:r>
    </w:p>
    <w:p w14:paraId="6C29082E" w14:textId="77777777" w:rsidR="0024176F" w:rsidRPr="00EC76D5" w:rsidRDefault="0024176F" w:rsidP="00F66472">
      <w:pPr>
        <w:pStyle w:val="Code"/>
        <w:rPr>
          <w:highlight w:val="white"/>
        </w:rPr>
      </w:pPr>
      <w:r w:rsidRPr="00EC76D5">
        <w:rPr>
          <w:highlight w:val="white"/>
        </w:rPr>
        <w:t xml:space="preserve">      }</w:t>
      </w:r>
    </w:p>
    <w:p w14:paraId="7D2BAD97" w14:textId="77777777" w:rsidR="0024176F" w:rsidRPr="00EC76D5" w:rsidRDefault="0024176F" w:rsidP="00F66472">
      <w:pPr>
        <w:pStyle w:val="Code"/>
        <w:rPr>
          <w:highlight w:val="white"/>
        </w:rPr>
      </w:pPr>
    </w:p>
    <w:p w14:paraId="0FAF74D1"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9212C3F" w14:textId="77777777" w:rsidR="0024176F" w:rsidRPr="00EC76D5" w:rsidRDefault="0024176F" w:rsidP="00F66472">
      <w:pPr>
        <w:pStyle w:val="Code"/>
        <w:rPr>
          <w:highlight w:val="white"/>
        </w:rPr>
      </w:pPr>
    </w:p>
    <w:p w14:paraId="68AB612C" w14:textId="77777777" w:rsidR="0024176F" w:rsidRPr="00EC76D5" w:rsidRDefault="0024176F" w:rsidP="00F66472">
      <w:pPr>
        <w:pStyle w:val="Code"/>
        <w:rPr>
          <w:highlight w:val="white"/>
        </w:rPr>
      </w:pPr>
      <w:r w:rsidRPr="00EC76D5">
        <w:rPr>
          <w:highlight w:val="white"/>
        </w:rPr>
        <w:t xml:space="preserve">      if (c == 'f') {</w:t>
      </w:r>
    </w:p>
    <w:p w14:paraId="11BBD198"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6D646A51" w14:textId="77777777" w:rsidR="0024176F" w:rsidRPr="00EC76D5" w:rsidRDefault="0024176F" w:rsidP="00F66472">
      <w:pPr>
        <w:pStyle w:val="Code"/>
        <w:rPr>
          <w:highlight w:val="white"/>
        </w:rPr>
      </w:pPr>
      <w:r w:rsidRPr="00EC76D5">
        <w:rPr>
          <w:highlight w:val="white"/>
        </w:rPr>
        <w:t xml:space="preserve">      }</w:t>
      </w:r>
    </w:p>
    <w:p w14:paraId="404F84CF" w14:textId="77777777" w:rsidR="0024176F" w:rsidRPr="00EC76D5" w:rsidRDefault="0024176F" w:rsidP="00F66472">
      <w:pPr>
        <w:pStyle w:val="Code"/>
        <w:rPr>
          <w:highlight w:val="white"/>
        </w:rPr>
      </w:pPr>
      <w:r w:rsidRPr="00EC76D5">
        <w:rPr>
          <w:highlight w:val="white"/>
        </w:rPr>
        <w:t xml:space="preserve">      else if (tolower(c) == 'e') {</w:t>
      </w:r>
    </w:p>
    <w:p w14:paraId="45A6DBE1"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2D4E290C" w14:textId="77777777" w:rsidR="0024176F" w:rsidRPr="00EC76D5" w:rsidRDefault="0024176F" w:rsidP="00F66472">
      <w:pPr>
        <w:pStyle w:val="Code"/>
        <w:rPr>
          <w:highlight w:val="white"/>
        </w:rPr>
      </w:pPr>
      <w:r w:rsidRPr="00EC76D5">
        <w:rPr>
          <w:highlight w:val="white"/>
        </w:rPr>
        <w:t xml:space="preserve">      }</w:t>
      </w:r>
    </w:p>
    <w:p w14:paraId="2A8970D3" w14:textId="77777777" w:rsidR="0024176F" w:rsidRPr="00EC76D5" w:rsidRDefault="0024176F" w:rsidP="00F66472">
      <w:pPr>
        <w:pStyle w:val="Code"/>
        <w:rPr>
          <w:highlight w:val="white"/>
        </w:rPr>
      </w:pPr>
      <w:r w:rsidRPr="00EC76D5">
        <w:rPr>
          <w:highlight w:val="white"/>
        </w:rPr>
        <w:t xml:space="preserve">      else {</w:t>
      </w:r>
    </w:p>
    <w:p w14:paraId="75BA22B8" w14:textId="608982AC" w:rsidR="0024176F" w:rsidRPr="00EC76D5" w:rsidRDefault="0024176F" w:rsidP="00F66472">
      <w:pPr>
        <w:pStyle w:val="Code"/>
        <w:rPr>
          <w:highlight w:val="white"/>
        </w:rPr>
      </w:pPr>
      <w:r w:rsidRPr="00EC76D5">
        <w:rPr>
          <w:highlight w:val="white"/>
        </w:rPr>
        <w:t xml:space="preserve">        int expo = (int) log10(fabs(longDoubleValue));</w:t>
      </w:r>
    </w:p>
    <w:p w14:paraId="00D2E568" w14:textId="77777777" w:rsidR="0024176F" w:rsidRPr="00EC76D5" w:rsidRDefault="0024176F" w:rsidP="00F66472">
      <w:pPr>
        <w:pStyle w:val="Code"/>
        <w:rPr>
          <w:highlight w:val="white"/>
        </w:rPr>
      </w:pPr>
    </w:p>
    <w:p w14:paraId="35B7844C" w14:textId="77777777" w:rsidR="0024176F" w:rsidRPr="00EC76D5" w:rsidRDefault="0024176F" w:rsidP="00F66472">
      <w:pPr>
        <w:pStyle w:val="Code"/>
        <w:rPr>
          <w:highlight w:val="white"/>
        </w:rPr>
      </w:pPr>
      <w:r w:rsidRPr="00EC76D5">
        <w:rPr>
          <w:highlight w:val="white"/>
        </w:rPr>
        <w:t xml:space="preserve">        if ((expo &gt;= -3) &amp;&amp; (expo &lt;= 2)) {</w:t>
      </w:r>
    </w:p>
    <w:p w14:paraId="5C5B3652"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323FBD82" w14:textId="77777777" w:rsidR="0024176F" w:rsidRPr="00EC76D5" w:rsidRDefault="0024176F" w:rsidP="00F66472">
      <w:pPr>
        <w:pStyle w:val="Code"/>
        <w:rPr>
          <w:highlight w:val="white"/>
        </w:rPr>
      </w:pPr>
      <w:r w:rsidRPr="00EC76D5">
        <w:rPr>
          <w:highlight w:val="white"/>
        </w:rPr>
        <w:t xml:space="preserve">        }</w:t>
      </w:r>
    </w:p>
    <w:p w14:paraId="5255F646" w14:textId="77777777" w:rsidR="0024176F" w:rsidRPr="00EC76D5" w:rsidRDefault="0024176F" w:rsidP="00F66472">
      <w:pPr>
        <w:pStyle w:val="Code"/>
        <w:rPr>
          <w:highlight w:val="white"/>
        </w:rPr>
      </w:pPr>
      <w:r w:rsidRPr="00EC76D5">
        <w:rPr>
          <w:highlight w:val="white"/>
        </w:rPr>
        <w:t xml:space="preserve">        else {</w:t>
      </w:r>
    </w:p>
    <w:p w14:paraId="46D5B14C"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0EFF9099" w14:textId="77777777" w:rsidR="0024176F" w:rsidRPr="00EC76D5" w:rsidRDefault="0024176F" w:rsidP="00F66472">
      <w:pPr>
        <w:pStyle w:val="Code"/>
        <w:rPr>
          <w:highlight w:val="white"/>
        </w:rPr>
      </w:pPr>
      <w:r w:rsidRPr="00EC76D5">
        <w:rPr>
          <w:highlight w:val="white"/>
        </w:rPr>
        <w:t xml:space="preserve">        }</w:t>
      </w:r>
    </w:p>
    <w:p w14:paraId="7D5AE4D7" w14:textId="77777777" w:rsidR="0024176F" w:rsidRPr="00EC76D5" w:rsidRDefault="0024176F" w:rsidP="00F66472">
      <w:pPr>
        <w:pStyle w:val="Code"/>
        <w:rPr>
          <w:highlight w:val="white"/>
        </w:rPr>
      </w:pPr>
      <w:r w:rsidRPr="00EC76D5">
        <w:rPr>
          <w:highlight w:val="white"/>
        </w:rPr>
        <w:t xml:space="preserve">      }</w:t>
      </w:r>
    </w:p>
    <w:p w14:paraId="230A1334" w14:textId="77777777" w:rsidR="0024176F" w:rsidRPr="00EC76D5" w:rsidRDefault="0024176F" w:rsidP="00F66472">
      <w:pPr>
        <w:pStyle w:val="Code"/>
        <w:rPr>
          <w:highlight w:val="white"/>
        </w:rPr>
      </w:pPr>
      <w:r w:rsidRPr="00EC76D5">
        <w:rPr>
          <w:highlight w:val="white"/>
        </w:rPr>
        <w:t xml:space="preserve">      break;</w:t>
      </w:r>
    </w:p>
    <w:p w14:paraId="548F788C" w14:textId="77777777" w:rsidR="0024176F" w:rsidRPr="00EC76D5" w:rsidRDefault="0024176F" w:rsidP="00F66472">
      <w:pPr>
        <w:pStyle w:val="Code"/>
        <w:rPr>
          <w:highlight w:val="white"/>
        </w:rPr>
      </w:pPr>
    </w:p>
    <w:p w14:paraId="1F1077B7" w14:textId="77777777" w:rsidR="0024176F" w:rsidRPr="00EC76D5" w:rsidRDefault="0024176F" w:rsidP="00F66472">
      <w:pPr>
        <w:pStyle w:val="Code"/>
        <w:rPr>
          <w:highlight w:val="white"/>
        </w:rPr>
      </w:pPr>
      <w:r w:rsidRPr="00EC76D5">
        <w:rPr>
          <w:highlight w:val="white"/>
        </w:rPr>
        <w:t xml:space="preserve">    case 'p':</w:t>
      </w:r>
    </w:p>
    <w:p w14:paraId="55CD6DB0" w14:textId="77777777" w:rsidR="0024176F" w:rsidRPr="00EC76D5" w:rsidRDefault="0024176F" w:rsidP="00F66472">
      <w:pPr>
        <w:pStyle w:val="Code"/>
        <w:rPr>
          <w:highlight w:val="white"/>
        </w:rPr>
      </w:pPr>
      <w:r w:rsidRPr="00EC76D5">
        <w:rPr>
          <w:highlight w:val="white"/>
        </w:rPr>
        <w:t xml:space="preserve">      ptrValue = va_arg(arg_list, void*);</w:t>
      </w:r>
    </w:p>
    <w:p w14:paraId="44F5DA58"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26C640E8" w14:textId="77777777" w:rsidR="0024176F" w:rsidRPr="00EC76D5" w:rsidRDefault="0024176F" w:rsidP="00F66472">
      <w:pPr>
        <w:pStyle w:val="Code"/>
        <w:rPr>
          <w:highlight w:val="white"/>
        </w:rPr>
      </w:pPr>
      <w:r w:rsidRPr="00EC76D5">
        <w:rPr>
          <w:highlight w:val="white"/>
        </w:rPr>
        <w:t xml:space="preserve">      printUnsignedLong((unsigned long) ptrValue, FALSE, FALSE, FALSE, 10u, FALSE);</w:t>
      </w:r>
    </w:p>
    <w:p w14:paraId="1EB4BD14" w14:textId="77777777" w:rsidR="0024176F" w:rsidRPr="00EC76D5" w:rsidRDefault="0024176F" w:rsidP="00F66472">
      <w:pPr>
        <w:pStyle w:val="Code"/>
        <w:rPr>
          <w:highlight w:val="white"/>
        </w:rPr>
      </w:pPr>
      <w:r w:rsidRPr="00EC76D5">
        <w:rPr>
          <w:highlight w:val="white"/>
        </w:rPr>
        <w:t xml:space="preserve">      break;</w:t>
      </w:r>
    </w:p>
    <w:p w14:paraId="16C675F8" w14:textId="77777777" w:rsidR="0024176F" w:rsidRPr="00EC76D5" w:rsidRDefault="0024176F" w:rsidP="00F66472">
      <w:pPr>
        <w:pStyle w:val="Code"/>
        <w:rPr>
          <w:highlight w:val="white"/>
        </w:rPr>
      </w:pPr>
    </w:p>
    <w:p w14:paraId="56A86C6E" w14:textId="77777777" w:rsidR="0024176F" w:rsidRPr="00EC76D5" w:rsidRDefault="0024176F" w:rsidP="00F66472">
      <w:pPr>
        <w:pStyle w:val="Code"/>
        <w:rPr>
          <w:highlight w:val="white"/>
        </w:rPr>
      </w:pPr>
      <w:r w:rsidRPr="00EC76D5">
        <w:rPr>
          <w:highlight w:val="white"/>
        </w:rPr>
        <w:t xml:space="preserve">    case 'n':</w:t>
      </w:r>
    </w:p>
    <w:p w14:paraId="1654A0CA" w14:textId="77777777" w:rsidR="0024176F" w:rsidRPr="00EC76D5" w:rsidRDefault="0024176F" w:rsidP="00F66472">
      <w:pPr>
        <w:pStyle w:val="Code"/>
        <w:rPr>
          <w:highlight w:val="white"/>
        </w:rPr>
      </w:pPr>
      <w:r w:rsidRPr="00EC76D5">
        <w:rPr>
          <w:highlight w:val="white"/>
        </w:rPr>
        <w:lastRenderedPageBreak/>
        <w:t xml:space="preserve">      ptrValue = va_arg(arg_list, void*);</w:t>
      </w:r>
    </w:p>
    <w:p w14:paraId="47A91D47" w14:textId="77777777" w:rsidR="0024176F" w:rsidRPr="00EC76D5" w:rsidRDefault="0024176F" w:rsidP="00F66472">
      <w:pPr>
        <w:pStyle w:val="Code"/>
        <w:rPr>
          <w:highlight w:val="white"/>
        </w:rPr>
      </w:pPr>
      <w:r w:rsidRPr="00EC76D5">
        <w:rPr>
          <w:highlight w:val="white"/>
        </w:rPr>
        <w:t xml:space="preserve">      intPtr = va_arg(arg_list, int*);</w:t>
      </w:r>
    </w:p>
    <w:p w14:paraId="3DD519F7"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3351E529" w14:textId="77777777" w:rsidR="0024176F" w:rsidRPr="00EC76D5" w:rsidRDefault="0024176F" w:rsidP="00F66472">
      <w:pPr>
        <w:pStyle w:val="Code"/>
        <w:rPr>
          <w:highlight w:val="white"/>
        </w:rPr>
      </w:pPr>
      <w:r w:rsidRPr="00EC76D5">
        <w:rPr>
          <w:highlight w:val="white"/>
        </w:rPr>
        <w:t xml:space="preserve">      *intPtr = g_outChars;</w:t>
      </w:r>
    </w:p>
    <w:p w14:paraId="67D113DC" w14:textId="77777777" w:rsidR="0024176F" w:rsidRPr="00EC76D5" w:rsidRDefault="0024176F" w:rsidP="00F66472">
      <w:pPr>
        <w:pStyle w:val="Code"/>
        <w:rPr>
          <w:highlight w:val="white"/>
        </w:rPr>
      </w:pPr>
      <w:r w:rsidRPr="00EC76D5">
        <w:rPr>
          <w:highlight w:val="white"/>
        </w:rPr>
        <w:t xml:space="preserve">      break;</w:t>
      </w:r>
    </w:p>
    <w:p w14:paraId="5AF3C114" w14:textId="77777777" w:rsidR="0024176F" w:rsidRPr="00EC76D5" w:rsidRDefault="0024176F" w:rsidP="00F66472">
      <w:pPr>
        <w:pStyle w:val="Code"/>
        <w:rPr>
          <w:highlight w:val="white"/>
        </w:rPr>
      </w:pPr>
    </w:p>
    <w:p w14:paraId="5442F428" w14:textId="77777777" w:rsidR="0024176F" w:rsidRPr="00EC76D5" w:rsidRDefault="0024176F" w:rsidP="00F66472">
      <w:pPr>
        <w:pStyle w:val="Code"/>
        <w:rPr>
          <w:highlight w:val="white"/>
        </w:rPr>
      </w:pPr>
      <w:r w:rsidRPr="00EC76D5">
        <w:rPr>
          <w:highlight w:val="white"/>
        </w:rPr>
        <w:t xml:space="preserve">    case '%':</w:t>
      </w:r>
    </w:p>
    <w:p w14:paraId="279D7ED8" w14:textId="77777777" w:rsidR="0024176F" w:rsidRPr="00EC76D5" w:rsidRDefault="0024176F" w:rsidP="00F66472">
      <w:pPr>
        <w:pStyle w:val="Code"/>
        <w:rPr>
          <w:highlight w:val="white"/>
        </w:rPr>
      </w:pPr>
      <w:r w:rsidRPr="00EC76D5">
        <w:rPr>
          <w:highlight w:val="white"/>
        </w:rPr>
        <w:t xml:space="preserve">      //printf("&lt;X&gt;");</w:t>
      </w:r>
    </w:p>
    <w:p w14:paraId="6017F5EA"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1241FCDC" w14:textId="77777777" w:rsidR="0024176F" w:rsidRPr="00EC76D5" w:rsidRDefault="0024176F" w:rsidP="00F66472">
      <w:pPr>
        <w:pStyle w:val="Code"/>
        <w:rPr>
          <w:highlight w:val="white"/>
        </w:rPr>
      </w:pPr>
      <w:r w:rsidRPr="00EC76D5">
        <w:rPr>
          <w:highlight w:val="white"/>
        </w:rPr>
        <w:t xml:space="preserve">      printChar('%');</w:t>
      </w:r>
    </w:p>
    <w:p w14:paraId="088E3827" w14:textId="77777777" w:rsidR="0024176F" w:rsidRPr="00EC76D5" w:rsidRDefault="0024176F" w:rsidP="00F66472">
      <w:pPr>
        <w:pStyle w:val="Code"/>
        <w:rPr>
          <w:highlight w:val="white"/>
        </w:rPr>
      </w:pPr>
      <w:r w:rsidRPr="00EC76D5">
        <w:rPr>
          <w:highlight w:val="white"/>
        </w:rPr>
        <w:t xml:space="preserve">      break;</w:t>
      </w:r>
    </w:p>
    <w:p w14:paraId="530CD46F" w14:textId="77777777" w:rsidR="0024176F" w:rsidRPr="00EC76D5" w:rsidRDefault="0024176F" w:rsidP="00F66472">
      <w:pPr>
        <w:pStyle w:val="Code"/>
        <w:rPr>
          <w:highlight w:val="white"/>
        </w:rPr>
      </w:pPr>
      <w:r w:rsidRPr="00EC76D5">
        <w:rPr>
          <w:highlight w:val="white"/>
        </w:rPr>
        <w:t xml:space="preserve">  }</w:t>
      </w:r>
    </w:p>
    <w:p w14:paraId="2E3E7CDE" w14:textId="77777777" w:rsidR="0024176F" w:rsidRPr="00EC76D5" w:rsidRDefault="0024176F" w:rsidP="00F66472">
      <w:pPr>
        <w:pStyle w:val="Code"/>
        <w:rPr>
          <w:highlight w:val="white"/>
        </w:rPr>
      </w:pPr>
    </w:p>
    <w:p w14:paraId="2E49229F" w14:textId="77777777" w:rsidR="0024176F" w:rsidRPr="00EC76D5" w:rsidRDefault="0024176F" w:rsidP="00F66472">
      <w:pPr>
        <w:pStyle w:val="Code"/>
        <w:rPr>
          <w:highlight w:val="white"/>
        </w:rPr>
      </w:pPr>
      <w:r w:rsidRPr="00EC76D5">
        <w:rPr>
          <w:highlight w:val="white"/>
        </w:rPr>
        <w:t xml:space="preserve">  return arg_list;</w:t>
      </w:r>
    </w:p>
    <w:p w14:paraId="46C1FCA9" w14:textId="77777777" w:rsidR="0024176F" w:rsidRPr="00EC76D5" w:rsidRDefault="0024176F" w:rsidP="00F66472">
      <w:pPr>
        <w:pStyle w:val="Code"/>
        <w:rPr>
          <w:highlight w:val="white"/>
        </w:rPr>
      </w:pPr>
      <w:r w:rsidRPr="00EC76D5">
        <w:rPr>
          <w:highlight w:val="white"/>
        </w:rPr>
        <w:t>}</w:t>
      </w:r>
    </w:p>
    <w:p w14:paraId="22020541" w14:textId="1B06C380" w:rsidR="0024176F" w:rsidRPr="00EC76D5" w:rsidRDefault="0024176F" w:rsidP="00F66472">
      <w:pPr>
        <w:pStyle w:val="Code"/>
      </w:pPr>
    </w:p>
    <w:p w14:paraId="5066D1E9" w14:textId="77777777" w:rsidR="0024176F" w:rsidRPr="00EC76D5" w:rsidRDefault="0024176F" w:rsidP="00F66472">
      <w:pPr>
        <w:pStyle w:val="Code"/>
        <w:rPr>
          <w:highlight w:val="white"/>
        </w:rPr>
      </w:pPr>
      <w:r w:rsidRPr="00EC76D5">
        <w:rPr>
          <w:highlight w:val="white"/>
        </w:rPr>
        <w:t>int printFormat(char* format, va_list arg_list) {</w:t>
      </w:r>
    </w:p>
    <w:p w14:paraId="138FBCCD" w14:textId="77777777" w:rsidR="0024176F" w:rsidRPr="00EC76D5" w:rsidRDefault="0024176F" w:rsidP="00F66472">
      <w:pPr>
        <w:pStyle w:val="Code"/>
        <w:rPr>
          <w:highlight w:val="white"/>
        </w:rPr>
      </w:pPr>
      <w:r w:rsidRPr="00EC76D5">
        <w:rPr>
          <w:highlight w:val="white"/>
        </w:rPr>
        <w:t xml:space="preserve">  int index, count = 0, width = 0, precision = 0;</w:t>
      </w:r>
    </w:p>
    <w:p w14:paraId="0C4AC032" w14:textId="77777777" w:rsidR="0024176F" w:rsidRPr="00EC76D5" w:rsidRDefault="0024176F" w:rsidP="00F66472">
      <w:pPr>
        <w:pStyle w:val="Code"/>
        <w:rPr>
          <w:highlight w:val="white"/>
        </w:rPr>
      </w:pPr>
      <w:r w:rsidRPr="00EC76D5">
        <w:rPr>
          <w:highlight w:val="white"/>
        </w:rPr>
        <w:t xml:space="preserve">  BOOL percent = FALSE, plus = FALSE, minus = FALSE, space = FALSE,</w:t>
      </w:r>
    </w:p>
    <w:p w14:paraId="2ABBE8BA" w14:textId="77777777" w:rsidR="0024176F" w:rsidRPr="00EC76D5" w:rsidRDefault="0024176F" w:rsidP="00F66472">
      <w:pPr>
        <w:pStyle w:val="Code"/>
        <w:rPr>
          <w:highlight w:val="white"/>
        </w:rPr>
      </w:pPr>
      <w:r w:rsidRPr="00EC76D5">
        <w:rPr>
          <w:highlight w:val="white"/>
        </w:rPr>
        <w:t xml:space="preserve">       zero = FALSE, grid = FALSE, widthStar = FALSE,</w:t>
      </w:r>
    </w:p>
    <w:p w14:paraId="05DBE1A5" w14:textId="77777777" w:rsidR="0024176F" w:rsidRPr="00EC76D5" w:rsidRDefault="0024176F" w:rsidP="00F66472">
      <w:pPr>
        <w:pStyle w:val="Code"/>
        <w:rPr>
          <w:highlight w:val="white"/>
        </w:rPr>
      </w:pPr>
      <w:r w:rsidRPr="00EC76D5">
        <w:rPr>
          <w:highlight w:val="white"/>
        </w:rPr>
        <w:t xml:space="preserve">       period = FALSE, precisionStar = FALSE,</w:t>
      </w:r>
    </w:p>
    <w:p w14:paraId="5F6C21A6" w14:textId="77777777" w:rsidR="0024176F" w:rsidRPr="00EC76D5" w:rsidRDefault="0024176F" w:rsidP="00F66472">
      <w:pPr>
        <w:pStyle w:val="Code"/>
        <w:rPr>
          <w:highlight w:val="white"/>
        </w:rPr>
      </w:pPr>
      <w:r w:rsidRPr="00EC76D5">
        <w:rPr>
          <w:highlight w:val="white"/>
        </w:rPr>
        <w:t xml:space="preserve">       shortInt = FALSE, longInt = FALSE, longDouble = FALSE;</w:t>
      </w:r>
    </w:p>
    <w:p w14:paraId="5253CBAC" w14:textId="77777777" w:rsidR="0024176F" w:rsidRPr="00EC76D5" w:rsidRDefault="0024176F" w:rsidP="00F66472">
      <w:pPr>
        <w:pStyle w:val="Code"/>
        <w:rPr>
          <w:highlight w:val="white"/>
        </w:rPr>
      </w:pPr>
      <w:r w:rsidRPr="00EC76D5">
        <w:rPr>
          <w:highlight w:val="white"/>
        </w:rPr>
        <w:t xml:space="preserve">  g_outChars = 0;</w:t>
      </w:r>
    </w:p>
    <w:p w14:paraId="73B974AD" w14:textId="77777777" w:rsidR="0024176F" w:rsidRPr="00EC76D5" w:rsidRDefault="0024176F" w:rsidP="00F66472">
      <w:pPr>
        <w:pStyle w:val="Code"/>
        <w:rPr>
          <w:highlight w:val="white"/>
        </w:rPr>
      </w:pPr>
    </w:p>
    <w:p w14:paraId="2CBDFFF8" w14:textId="77777777" w:rsidR="0024176F" w:rsidRPr="00EC76D5" w:rsidRDefault="0024176F" w:rsidP="00F66472">
      <w:pPr>
        <w:pStyle w:val="Code"/>
        <w:rPr>
          <w:highlight w:val="white"/>
        </w:rPr>
      </w:pPr>
      <w:r w:rsidRPr="00EC76D5">
        <w:rPr>
          <w:highlight w:val="white"/>
        </w:rPr>
        <w:t xml:space="preserve">  for (index = 0; format[index] != '\0'; ++index) {</w:t>
      </w:r>
    </w:p>
    <w:p w14:paraId="10118EF5" w14:textId="77777777" w:rsidR="0024176F" w:rsidRPr="00EC76D5" w:rsidRDefault="0024176F" w:rsidP="00F66472">
      <w:pPr>
        <w:pStyle w:val="Code"/>
        <w:rPr>
          <w:highlight w:val="white"/>
        </w:rPr>
      </w:pPr>
      <w:r w:rsidRPr="00EC76D5">
        <w:rPr>
          <w:highlight w:val="white"/>
        </w:rPr>
        <w:t xml:space="preserve">    char c = format[index];</w:t>
      </w:r>
    </w:p>
    <w:p w14:paraId="0CA619E2" w14:textId="77777777" w:rsidR="0024176F" w:rsidRPr="00EC76D5" w:rsidRDefault="0024176F" w:rsidP="00F66472">
      <w:pPr>
        <w:pStyle w:val="Code"/>
        <w:rPr>
          <w:highlight w:val="white"/>
        </w:rPr>
      </w:pPr>
    </w:p>
    <w:p w14:paraId="5B3BB483" w14:textId="77777777" w:rsidR="0024176F" w:rsidRPr="00EC76D5" w:rsidRDefault="0024176F" w:rsidP="00F66472">
      <w:pPr>
        <w:pStyle w:val="Code"/>
        <w:rPr>
          <w:highlight w:val="white"/>
        </w:rPr>
      </w:pPr>
      <w:r w:rsidRPr="00EC76D5">
        <w:rPr>
          <w:highlight w:val="white"/>
        </w:rPr>
        <w:t xml:space="preserve">    if (percent) {</w:t>
      </w:r>
    </w:p>
    <w:p w14:paraId="08CE789F" w14:textId="77777777" w:rsidR="0024176F" w:rsidRPr="00EC76D5" w:rsidRDefault="0024176F" w:rsidP="00F66472">
      <w:pPr>
        <w:pStyle w:val="Code"/>
        <w:rPr>
          <w:highlight w:val="white"/>
        </w:rPr>
      </w:pPr>
      <w:r w:rsidRPr="00EC76D5">
        <w:rPr>
          <w:highlight w:val="white"/>
        </w:rPr>
        <w:t xml:space="preserve">      switch (c) {</w:t>
      </w:r>
    </w:p>
    <w:p w14:paraId="73F6296D" w14:textId="77777777" w:rsidR="0024176F" w:rsidRPr="00EC76D5" w:rsidRDefault="0024176F" w:rsidP="00F66472">
      <w:pPr>
        <w:pStyle w:val="Code"/>
        <w:rPr>
          <w:highlight w:val="white"/>
        </w:rPr>
      </w:pPr>
      <w:r w:rsidRPr="00EC76D5">
        <w:rPr>
          <w:highlight w:val="white"/>
        </w:rPr>
        <w:t xml:space="preserve">        case '+':</w:t>
      </w:r>
    </w:p>
    <w:p w14:paraId="45A0273E" w14:textId="77777777" w:rsidR="0024176F" w:rsidRPr="00EC76D5" w:rsidRDefault="0024176F" w:rsidP="00F66472">
      <w:pPr>
        <w:pStyle w:val="Code"/>
        <w:rPr>
          <w:highlight w:val="white"/>
        </w:rPr>
      </w:pPr>
      <w:r w:rsidRPr="00EC76D5">
        <w:rPr>
          <w:highlight w:val="white"/>
        </w:rPr>
        <w:t xml:space="preserve">          plus = TRUE;</w:t>
      </w:r>
    </w:p>
    <w:p w14:paraId="2C0E5E0D" w14:textId="77777777" w:rsidR="0024176F" w:rsidRPr="00EC76D5" w:rsidRDefault="0024176F" w:rsidP="00F66472">
      <w:pPr>
        <w:pStyle w:val="Code"/>
        <w:rPr>
          <w:highlight w:val="white"/>
        </w:rPr>
      </w:pPr>
      <w:r w:rsidRPr="00EC76D5">
        <w:rPr>
          <w:highlight w:val="white"/>
        </w:rPr>
        <w:t xml:space="preserve">          break;</w:t>
      </w:r>
    </w:p>
    <w:p w14:paraId="3E3ADB1C" w14:textId="77777777" w:rsidR="0024176F" w:rsidRPr="00EC76D5" w:rsidRDefault="0024176F" w:rsidP="00F66472">
      <w:pPr>
        <w:pStyle w:val="Code"/>
        <w:rPr>
          <w:highlight w:val="white"/>
        </w:rPr>
      </w:pPr>
    </w:p>
    <w:p w14:paraId="72F49876" w14:textId="77777777" w:rsidR="0024176F" w:rsidRPr="00EC76D5" w:rsidRDefault="0024176F" w:rsidP="00F66472">
      <w:pPr>
        <w:pStyle w:val="Code"/>
        <w:rPr>
          <w:highlight w:val="white"/>
        </w:rPr>
      </w:pPr>
      <w:r w:rsidRPr="00EC76D5">
        <w:rPr>
          <w:highlight w:val="white"/>
        </w:rPr>
        <w:t xml:space="preserve">        case '-':</w:t>
      </w:r>
    </w:p>
    <w:p w14:paraId="2C89D829" w14:textId="77777777" w:rsidR="0024176F" w:rsidRPr="00EC76D5" w:rsidRDefault="0024176F" w:rsidP="00F66472">
      <w:pPr>
        <w:pStyle w:val="Code"/>
        <w:rPr>
          <w:highlight w:val="white"/>
        </w:rPr>
      </w:pPr>
      <w:r w:rsidRPr="00EC76D5">
        <w:rPr>
          <w:highlight w:val="white"/>
        </w:rPr>
        <w:t xml:space="preserve">          minus = TRUE;</w:t>
      </w:r>
    </w:p>
    <w:p w14:paraId="3F3668F2" w14:textId="77777777" w:rsidR="0024176F" w:rsidRPr="00EC76D5" w:rsidRDefault="0024176F" w:rsidP="00F66472">
      <w:pPr>
        <w:pStyle w:val="Code"/>
        <w:rPr>
          <w:highlight w:val="white"/>
        </w:rPr>
      </w:pPr>
      <w:r w:rsidRPr="00EC76D5">
        <w:rPr>
          <w:highlight w:val="white"/>
        </w:rPr>
        <w:t xml:space="preserve">          break;</w:t>
      </w:r>
    </w:p>
    <w:p w14:paraId="2564F3C4" w14:textId="77777777" w:rsidR="0024176F" w:rsidRPr="00EC76D5" w:rsidRDefault="0024176F" w:rsidP="00F66472">
      <w:pPr>
        <w:pStyle w:val="Code"/>
        <w:rPr>
          <w:highlight w:val="white"/>
        </w:rPr>
      </w:pPr>
    </w:p>
    <w:p w14:paraId="2CE8769A" w14:textId="77777777" w:rsidR="0024176F" w:rsidRPr="00EC76D5" w:rsidRDefault="0024176F" w:rsidP="00F66472">
      <w:pPr>
        <w:pStyle w:val="Code"/>
        <w:rPr>
          <w:highlight w:val="white"/>
        </w:rPr>
      </w:pPr>
      <w:r w:rsidRPr="00EC76D5">
        <w:rPr>
          <w:highlight w:val="white"/>
        </w:rPr>
        <w:t xml:space="preserve">        case ' ':</w:t>
      </w:r>
    </w:p>
    <w:p w14:paraId="6D1AC7F6" w14:textId="77777777" w:rsidR="0024176F" w:rsidRPr="00EC76D5" w:rsidRDefault="0024176F" w:rsidP="00F66472">
      <w:pPr>
        <w:pStyle w:val="Code"/>
        <w:rPr>
          <w:highlight w:val="white"/>
        </w:rPr>
      </w:pPr>
      <w:r w:rsidRPr="00EC76D5">
        <w:rPr>
          <w:highlight w:val="white"/>
        </w:rPr>
        <w:t xml:space="preserve">          space = TRUE;</w:t>
      </w:r>
    </w:p>
    <w:p w14:paraId="3776164A" w14:textId="77777777" w:rsidR="0024176F" w:rsidRPr="00EC76D5" w:rsidRDefault="0024176F" w:rsidP="00F66472">
      <w:pPr>
        <w:pStyle w:val="Code"/>
        <w:rPr>
          <w:highlight w:val="white"/>
        </w:rPr>
      </w:pPr>
      <w:r w:rsidRPr="00EC76D5">
        <w:rPr>
          <w:highlight w:val="white"/>
        </w:rPr>
        <w:t xml:space="preserve">          break;</w:t>
      </w:r>
    </w:p>
    <w:p w14:paraId="4841DA57" w14:textId="77777777" w:rsidR="0024176F" w:rsidRPr="00EC76D5" w:rsidRDefault="0024176F" w:rsidP="00F66472">
      <w:pPr>
        <w:pStyle w:val="Code"/>
        <w:rPr>
          <w:highlight w:val="white"/>
        </w:rPr>
      </w:pPr>
    </w:p>
    <w:p w14:paraId="2162240F" w14:textId="77777777" w:rsidR="0024176F" w:rsidRPr="00EC76D5" w:rsidRDefault="0024176F" w:rsidP="00F66472">
      <w:pPr>
        <w:pStyle w:val="Code"/>
        <w:rPr>
          <w:highlight w:val="white"/>
        </w:rPr>
      </w:pPr>
      <w:r w:rsidRPr="00EC76D5">
        <w:rPr>
          <w:highlight w:val="white"/>
        </w:rPr>
        <w:t xml:space="preserve">        case '0':</w:t>
      </w:r>
    </w:p>
    <w:p w14:paraId="4D0E0EDE" w14:textId="77777777" w:rsidR="0024176F" w:rsidRPr="00EC76D5" w:rsidRDefault="0024176F" w:rsidP="00F66472">
      <w:pPr>
        <w:pStyle w:val="Code"/>
        <w:rPr>
          <w:highlight w:val="white"/>
        </w:rPr>
      </w:pPr>
      <w:r w:rsidRPr="00EC76D5">
        <w:rPr>
          <w:highlight w:val="white"/>
        </w:rPr>
        <w:t xml:space="preserve">          zero = TRUE;</w:t>
      </w:r>
    </w:p>
    <w:p w14:paraId="2F5D3610" w14:textId="77777777" w:rsidR="0024176F" w:rsidRPr="00EC76D5" w:rsidRDefault="0024176F" w:rsidP="00F66472">
      <w:pPr>
        <w:pStyle w:val="Code"/>
        <w:rPr>
          <w:highlight w:val="white"/>
        </w:rPr>
      </w:pPr>
      <w:r w:rsidRPr="00EC76D5">
        <w:rPr>
          <w:highlight w:val="white"/>
        </w:rPr>
        <w:t xml:space="preserve">          break;</w:t>
      </w:r>
    </w:p>
    <w:p w14:paraId="25EFCE5E" w14:textId="77777777" w:rsidR="0024176F" w:rsidRPr="00EC76D5" w:rsidRDefault="0024176F" w:rsidP="00F66472">
      <w:pPr>
        <w:pStyle w:val="Code"/>
        <w:rPr>
          <w:highlight w:val="white"/>
        </w:rPr>
      </w:pPr>
    </w:p>
    <w:p w14:paraId="7BCCBBB8" w14:textId="77777777" w:rsidR="0024176F" w:rsidRPr="00EC76D5" w:rsidRDefault="0024176F" w:rsidP="00F66472">
      <w:pPr>
        <w:pStyle w:val="Code"/>
        <w:rPr>
          <w:highlight w:val="white"/>
        </w:rPr>
      </w:pPr>
      <w:r w:rsidRPr="00EC76D5">
        <w:rPr>
          <w:highlight w:val="white"/>
        </w:rPr>
        <w:t xml:space="preserve">        case '#':</w:t>
      </w:r>
    </w:p>
    <w:p w14:paraId="784A7E4C" w14:textId="77777777" w:rsidR="0024176F" w:rsidRPr="00EC76D5" w:rsidRDefault="0024176F" w:rsidP="00F66472">
      <w:pPr>
        <w:pStyle w:val="Code"/>
        <w:rPr>
          <w:highlight w:val="white"/>
        </w:rPr>
      </w:pPr>
      <w:r w:rsidRPr="00EC76D5">
        <w:rPr>
          <w:highlight w:val="white"/>
        </w:rPr>
        <w:t xml:space="preserve">          grid = TRUE;</w:t>
      </w:r>
    </w:p>
    <w:p w14:paraId="5CDC1E92" w14:textId="77777777" w:rsidR="0024176F" w:rsidRPr="00EC76D5" w:rsidRDefault="0024176F" w:rsidP="00F66472">
      <w:pPr>
        <w:pStyle w:val="Code"/>
        <w:rPr>
          <w:highlight w:val="white"/>
        </w:rPr>
      </w:pPr>
      <w:r w:rsidRPr="00EC76D5">
        <w:rPr>
          <w:highlight w:val="white"/>
        </w:rPr>
        <w:t xml:space="preserve">          break;</w:t>
      </w:r>
    </w:p>
    <w:p w14:paraId="038DB5B6" w14:textId="77777777" w:rsidR="0024176F" w:rsidRPr="00EC76D5" w:rsidRDefault="0024176F" w:rsidP="00F66472">
      <w:pPr>
        <w:pStyle w:val="Code"/>
        <w:rPr>
          <w:highlight w:val="white"/>
        </w:rPr>
      </w:pPr>
    </w:p>
    <w:p w14:paraId="6E80C574" w14:textId="77777777" w:rsidR="0024176F" w:rsidRPr="00EC76D5" w:rsidRDefault="0024176F" w:rsidP="00F66472">
      <w:pPr>
        <w:pStyle w:val="Code"/>
        <w:rPr>
          <w:highlight w:val="white"/>
        </w:rPr>
      </w:pPr>
      <w:r w:rsidRPr="00EC76D5">
        <w:rPr>
          <w:highlight w:val="white"/>
        </w:rPr>
        <w:t xml:space="preserve">        case '.':</w:t>
      </w:r>
    </w:p>
    <w:p w14:paraId="5D23F823" w14:textId="77777777" w:rsidR="0024176F" w:rsidRPr="00EC76D5" w:rsidRDefault="0024176F" w:rsidP="00F66472">
      <w:pPr>
        <w:pStyle w:val="Code"/>
        <w:rPr>
          <w:highlight w:val="white"/>
        </w:rPr>
      </w:pPr>
      <w:r w:rsidRPr="00EC76D5">
        <w:rPr>
          <w:highlight w:val="white"/>
        </w:rPr>
        <w:t xml:space="preserve">          period = TRUE;</w:t>
      </w:r>
    </w:p>
    <w:p w14:paraId="47F34070" w14:textId="77777777" w:rsidR="0024176F" w:rsidRPr="00EC76D5" w:rsidRDefault="0024176F" w:rsidP="00F66472">
      <w:pPr>
        <w:pStyle w:val="Code"/>
        <w:rPr>
          <w:highlight w:val="white"/>
        </w:rPr>
      </w:pPr>
      <w:r w:rsidRPr="00EC76D5">
        <w:rPr>
          <w:highlight w:val="white"/>
        </w:rPr>
        <w:t xml:space="preserve">          break;</w:t>
      </w:r>
    </w:p>
    <w:p w14:paraId="59FBEDD7" w14:textId="77777777" w:rsidR="0024176F" w:rsidRPr="00EC76D5" w:rsidRDefault="0024176F" w:rsidP="00F66472">
      <w:pPr>
        <w:pStyle w:val="Code"/>
        <w:rPr>
          <w:highlight w:val="white"/>
        </w:rPr>
      </w:pPr>
    </w:p>
    <w:p w14:paraId="30E03330" w14:textId="77777777" w:rsidR="0024176F" w:rsidRPr="00EC76D5" w:rsidRDefault="0024176F" w:rsidP="00F66472">
      <w:pPr>
        <w:pStyle w:val="Code"/>
        <w:rPr>
          <w:highlight w:val="white"/>
        </w:rPr>
      </w:pPr>
      <w:r w:rsidRPr="00EC76D5">
        <w:rPr>
          <w:highlight w:val="white"/>
        </w:rPr>
        <w:t xml:space="preserve">        case '*':</w:t>
      </w:r>
    </w:p>
    <w:p w14:paraId="2418895D" w14:textId="77777777" w:rsidR="0024176F" w:rsidRPr="00EC76D5" w:rsidRDefault="0024176F" w:rsidP="00F66472">
      <w:pPr>
        <w:pStyle w:val="Code"/>
        <w:rPr>
          <w:highlight w:val="white"/>
        </w:rPr>
      </w:pPr>
      <w:r w:rsidRPr="00EC76D5">
        <w:rPr>
          <w:highlight w:val="white"/>
        </w:rPr>
        <w:t xml:space="preserve">          if (!period) {</w:t>
      </w:r>
    </w:p>
    <w:p w14:paraId="5C5A6EDA" w14:textId="77777777" w:rsidR="0024176F" w:rsidRPr="00EC76D5" w:rsidRDefault="0024176F" w:rsidP="00F66472">
      <w:pPr>
        <w:pStyle w:val="Code"/>
        <w:rPr>
          <w:highlight w:val="white"/>
        </w:rPr>
      </w:pPr>
      <w:r w:rsidRPr="00EC76D5">
        <w:rPr>
          <w:highlight w:val="white"/>
        </w:rPr>
        <w:t xml:space="preserve">            width = -1;</w:t>
      </w:r>
    </w:p>
    <w:p w14:paraId="145B98A2" w14:textId="77777777" w:rsidR="0024176F" w:rsidRPr="00EC76D5" w:rsidRDefault="0024176F" w:rsidP="00F66472">
      <w:pPr>
        <w:pStyle w:val="Code"/>
        <w:rPr>
          <w:highlight w:val="white"/>
        </w:rPr>
      </w:pPr>
      <w:r w:rsidRPr="00EC76D5">
        <w:rPr>
          <w:highlight w:val="white"/>
        </w:rPr>
        <w:t xml:space="preserve">          }</w:t>
      </w:r>
    </w:p>
    <w:p w14:paraId="18FB46DC" w14:textId="77777777" w:rsidR="0024176F" w:rsidRPr="00EC76D5" w:rsidRDefault="0024176F" w:rsidP="00F66472">
      <w:pPr>
        <w:pStyle w:val="Code"/>
        <w:rPr>
          <w:highlight w:val="white"/>
        </w:rPr>
      </w:pPr>
      <w:r w:rsidRPr="00EC76D5">
        <w:rPr>
          <w:highlight w:val="white"/>
        </w:rPr>
        <w:lastRenderedPageBreak/>
        <w:t xml:space="preserve">          else {</w:t>
      </w:r>
    </w:p>
    <w:p w14:paraId="7ADA2EC0" w14:textId="77777777" w:rsidR="0024176F" w:rsidRPr="00EC76D5" w:rsidRDefault="0024176F" w:rsidP="00F66472">
      <w:pPr>
        <w:pStyle w:val="Code"/>
        <w:rPr>
          <w:highlight w:val="white"/>
        </w:rPr>
      </w:pPr>
      <w:r w:rsidRPr="00EC76D5">
        <w:rPr>
          <w:highlight w:val="white"/>
        </w:rPr>
        <w:t xml:space="preserve">            precision = -1;</w:t>
      </w:r>
    </w:p>
    <w:p w14:paraId="1F406ADF" w14:textId="77777777" w:rsidR="0024176F" w:rsidRPr="00EC76D5" w:rsidRDefault="0024176F" w:rsidP="00F66472">
      <w:pPr>
        <w:pStyle w:val="Code"/>
        <w:rPr>
          <w:highlight w:val="white"/>
        </w:rPr>
      </w:pPr>
      <w:r w:rsidRPr="00EC76D5">
        <w:rPr>
          <w:highlight w:val="white"/>
        </w:rPr>
        <w:t xml:space="preserve">          }</w:t>
      </w:r>
    </w:p>
    <w:p w14:paraId="0550AEE1" w14:textId="77777777" w:rsidR="0024176F" w:rsidRPr="00EC76D5" w:rsidRDefault="0024176F" w:rsidP="00F66472">
      <w:pPr>
        <w:pStyle w:val="Code"/>
        <w:rPr>
          <w:highlight w:val="white"/>
        </w:rPr>
      </w:pPr>
      <w:r w:rsidRPr="00EC76D5">
        <w:rPr>
          <w:highlight w:val="white"/>
        </w:rPr>
        <w:t xml:space="preserve">          break;</w:t>
      </w:r>
    </w:p>
    <w:p w14:paraId="03519441" w14:textId="77777777" w:rsidR="0024176F" w:rsidRPr="00EC76D5" w:rsidRDefault="0024176F" w:rsidP="00F66472">
      <w:pPr>
        <w:pStyle w:val="Code"/>
        <w:rPr>
          <w:highlight w:val="white"/>
        </w:rPr>
      </w:pPr>
    </w:p>
    <w:p w14:paraId="6BB14306" w14:textId="77777777" w:rsidR="0024176F" w:rsidRPr="00EC76D5" w:rsidRDefault="0024176F" w:rsidP="00F66472">
      <w:pPr>
        <w:pStyle w:val="Code"/>
        <w:rPr>
          <w:highlight w:val="white"/>
        </w:rPr>
      </w:pPr>
      <w:r w:rsidRPr="00EC76D5">
        <w:rPr>
          <w:highlight w:val="white"/>
        </w:rPr>
        <w:t xml:space="preserve">        case 'h':</w:t>
      </w:r>
    </w:p>
    <w:p w14:paraId="0A652CFB" w14:textId="77777777" w:rsidR="0024176F" w:rsidRPr="00EC76D5" w:rsidRDefault="0024176F" w:rsidP="00F66472">
      <w:pPr>
        <w:pStyle w:val="Code"/>
        <w:rPr>
          <w:highlight w:val="white"/>
        </w:rPr>
      </w:pPr>
      <w:r w:rsidRPr="00EC76D5">
        <w:rPr>
          <w:highlight w:val="white"/>
        </w:rPr>
        <w:t xml:space="preserve">          shortInt = TRUE;</w:t>
      </w:r>
    </w:p>
    <w:p w14:paraId="667B3DAC" w14:textId="77777777" w:rsidR="0024176F" w:rsidRPr="00EC76D5" w:rsidRDefault="0024176F" w:rsidP="00F66472">
      <w:pPr>
        <w:pStyle w:val="Code"/>
        <w:rPr>
          <w:highlight w:val="white"/>
        </w:rPr>
      </w:pPr>
      <w:r w:rsidRPr="00EC76D5">
        <w:rPr>
          <w:highlight w:val="white"/>
        </w:rPr>
        <w:t xml:space="preserve">          break;</w:t>
      </w:r>
    </w:p>
    <w:p w14:paraId="20F9DAEF" w14:textId="77777777" w:rsidR="0024176F" w:rsidRPr="00EC76D5" w:rsidRDefault="0024176F" w:rsidP="00F66472">
      <w:pPr>
        <w:pStyle w:val="Code"/>
        <w:rPr>
          <w:highlight w:val="white"/>
        </w:rPr>
      </w:pPr>
    </w:p>
    <w:p w14:paraId="2C50C86F" w14:textId="77777777" w:rsidR="0024176F" w:rsidRPr="00EC76D5" w:rsidRDefault="0024176F" w:rsidP="00F66472">
      <w:pPr>
        <w:pStyle w:val="Code"/>
        <w:rPr>
          <w:highlight w:val="white"/>
        </w:rPr>
      </w:pPr>
      <w:r w:rsidRPr="00EC76D5">
        <w:rPr>
          <w:highlight w:val="white"/>
        </w:rPr>
        <w:t xml:space="preserve">        case 'l':</w:t>
      </w:r>
    </w:p>
    <w:p w14:paraId="32261A59" w14:textId="77777777" w:rsidR="0024176F" w:rsidRPr="00EC76D5" w:rsidRDefault="0024176F" w:rsidP="00F66472">
      <w:pPr>
        <w:pStyle w:val="Code"/>
        <w:rPr>
          <w:highlight w:val="white"/>
        </w:rPr>
      </w:pPr>
      <w:r w:rsidRPr="00EC76D5">
        <w:rPr>
          <w:highlight w:val="white"/>
        </w:rPr>
        <w:t xml:space="preserve">          longInt = TRUE;</w:t>
      </w:r>
    </w:p>
    <w:p w14:paraId="7ACDA1DE" w14:textId="77777777" w:rsidR="0024176F" w:rsidRPr="00EC76D5" w:rsidRDefault="0024176F" w:rsidP="00F66472">
      <w:pPr>
        <w:pStyle w:val="Code"/>
        <w:rPr>
          <w:highlight w:val="white"/>
        </w:rPr>
      </w:pPr>
      <w:r w:rsidRPr="00EC76D5">
        <w:rPr>
          <w:highlight w:val="white"/>
        </w:rPr>
        <w:t xml:space="preserve">          break;</w:t>
      </w:r>
    </w:p>
    <w:p w14:paraId="3DC7C42D" w14:textId="77777777" w:rsidR="0024176F" w:rsidRPr="00EC76D5" w:rsidRDefault="0024176F" w:rsidP="00F66472">
      <w:pPr>
        <w:pStyle w:val="Code"/>
        <w:rPr>
          <w:highlight w:val="white"/>
        </w:rPr>
      </w:pPr>
    </w:p>
    <w:p w14:paraId="33BDB602" w14:textId="77777777" w:rsidR="0024176F" w:rsidRPr="00EC76D5" w:rsidRDefault="0024176F" w:rsidP="00F66472">
      <w:pPr>
        <w:pStyle w:val="Code"/>
        <w:rPr>
          <w:highlight w:val="white"/>
        </w:rPr>
      </w:pPr>
      <w:r w:rsidRPr="00EC76D5">
        <w:rPr>
          <w:highlight w:val="white"/>
        </w:rPr>
        <w:t xml:space="preserve">        case 'L':</w:t>
      </w:r>
    </w:p>
    <w:p w14:paraId="0FFC4565" w14:textId="77777777" w:rsidR="0024176F" w:rsidRPr="00EC76D5" w:rsidRDefault="0024176F" w:rsidP="00F66472">
      <w:pPr>
        <w:pStyle w:val="Code"/>
        <w:rPr>
          <w:highlight w:val="white"/>
        </w:rPr>
      </w:pPr>
      <w:r w:rsidRPr="00EC76D5">
        <w:rPr>
          <w:highlight w:val="white"/>
        </w:rPr>
        <w:t xml:space="preserve">          longDouble = TRUE;</w:t>
      </w:r>
    </w:p>
    <w:p w14:paraId="5BFEDEEC" w14:textId="77777777" w:rsidR="0024176F" w:rsidRPr="00EC76D5" w:rsidRDefault="0024176F" w:rsidP="00F66472">
      <w:pPr>
        <w:pStyle w:val="Code"/>
        <w:rPr>
          <w:highlight w:val="white"/>
        </w:rPr>
      </w:pPr>
      <w:r w:rsidRPr="00EC76D5">
        <w:rPr>
          <w:highlight w:val="white"/>
        </w:rPr>
        <w:t xml:space="preserve">          break;</w:t>
      </w:r>
    </w:p>
    <w:p w14:paraId="5BBAFC84" w14:textId="77777777" w:rsidR="0024176F" w:rsidRPr="00EC76D5" w:rsidRDefault="0024176F" w:rsidP="00F66472">
      <w:pPr>
        <w:pStyle w:val="Code"/>
        <w:rPr>
          <w:highlight w:val="white"/>
        </w:rPr>
      </w:pPr>
    </w:p>
    <w:p w14:paraId="2F764CAA" w14:textId="77777777" w:rsidR="0024176F" w:rsidRPr="00EC76D5" w:rsidRDefault="0024176F" w:rsidP="00F66472">
      <w:pPr>
        <w:pStyle w:val="Code"/>
        <w:rPr>
          <w:highlight w:val="white"/>
        </w:rPr>
      </w:pPr>
      <w:r w:rsidRPr="00EC76D5">
        <w:rPr>
          <w:highlight w:val="white"/>
        </w:rPr>
        <w:t xml:space="preserve">        case 'i':</w:t>
      </w:r>
    </w:p>
    <w:p w14:paraId="6867E122" w14:textId="77777777" w:rsidR="0024176F" w:rsidRPr="00EC76D5" w:rsidRDefault="0024176F" w:rsidP="00F66472">
      <w:pPr>
        <w:pStyle w:val="Code"/>
        <w:rPr>
          <w:highlight w:val="white"/>
        </w:rPr>
      </w:pPr>
      <w:r w:rsidRPr="00EC76D5">
        <w:rPr>
          <w:highlight w:val="white"/>
        </w:rPr>
        <w:t xml:space="preserve">        case 'd':</w:t>
      </w:r>
    </w:p>
    <w:p w14:paraId="7434CB36" w14:textId="77777777" w:rsidR="0024176F" w:rsidRPr="00EC76D5" w:rsidRDefault="0024176F" w:rsidP="00F66472">
      <w:pPr>
        <w:pStyle w:val="Code"/>
        <w:rPr>
          <w:highlight w:val="white"/>
        </w:rPr>
      </w:pPr>
      <w:r w:rsidRPr="00EC76D5">
        <w:rPr>
          <w:highlight w:val="white"/>
        </w:rPr>
        <w:t xml:space="preserve">        case 'u':</w:t>
      </w:r>
    </w:p>
    <w:p w14:paraId="2864CC1B" w14:textId="77777777" w:rsidR="0024176F" w:rsidRPr="00EC76D5" w:rsidRDefault="0024176F" w:rsidP="00F66472">
      <w:pPr>
        <w:pStyle w:val="Code"/>
        <w:rPr>
          <w:highlight w:val="white"/>
        </w:rPr>
      </w:pPr>
      <w:r w:rsidRPr="00EC76D5">
        <w:rPr>
          <w:highlight w:val="white"/>
        </w:rPr>
        <w:t xml:space="preserve">        case 'b':</w:t>
      </w:r>
    </w:p>
    <w:p w14:paraId="3DF6FA74" w14:textId="77777777" w:rsidR="0024176F" w:rsidRPr="00EC76D5" w:rsidRDefault="0024176F" w:rsidP="00F66472">
      <w:pPr>
        <w:pStyle w:val="Code"/>
        <w:rPr>
          <w:highlight w:val="white"/>
        </w:rPr>
      </w:pPr>
      <w:r w:rsidRPr="00EC76D5">
        <w:rPr>
          <w:highlight w:val="white"/>
        </w:rPr>
        <w:t xml:space="preserve">        case 'o':</w:t>
      </w:r>
    </w:p>
    <w:p w14:paraId="46F31B64" w14:textId="77777777" w:rsidR="0024176F" w:rsidRPr="00EC76D5" w:rsidRDefault="0024176F" w:rsidP="00F66472">
      <w:pPr>
        <w:pStyle w:val="Code"/>
        <w:rPr>
          <w:highlight w:val="white"/>
        </w:rPr>
      </w:pPr>
      <w:r w:rsidRPr="00EC76D5">
        <w:rPr>
          <w:highlight w:val="white"/>
        </w:rPr>
        <w:t xml:space="preserve">        case 'x':</w:t>
      </w:r>
    </w:p>
    <w:p w14:paraId="776EB0B4" w14:textId="77777777" w:rsidR="0024176F" w:rsidRPr="00EC76D5" w:rsidRDefault="0024176F" w:rsidP="00F66472">
      <w:pPr>
        <w:pStyle w:val="Code"/>
        <w:rPr>
          <w:highlight w:val="white"/>
        </w:rPr>
      </w:pPr>
      <w:r w:rsidRPr="00EC76D5">
        <w:rPr>
          <w:highlight w:val="white"/>
        </w:rPr>
        <w:t xml:space="preserve">        case 'X':</w:t>
      </w:r>
    </w:p>
    <w:p w14:paraId="6C7DE060" w14:textId="77777777" w:rsidR="0024176F" w:rsidRPr="00EC76D5" w:rsidRDefault="0024176F" w:rsidP="00F66472">
      <w:pPr>
        <w:pStyle w:val="Code"/>
        <w:rPr>
          <w:highlight w:val="white"/>
        </w:rPr>
      </w:pPr>
      <w:r w:rsidRPr="00EC76D5">
        <w:rPr>
          <w:highlight w:val="white"/>
        </w:rPr>
        <w:t xml:space="preserve">        case 'c':</w:t>
      </w:r>
    </w:p>
    <w:p w14:paraId="3415ADCC" w14:textId="77777777" w:rsidR="0024176F" w:rsidRPr="00EC76D5" w:rsidRDefault="0024176F" w:rsidP="00F66472">
      <w:pPr>
        <w:pStyle w:val="Code"/>
        <w:rPr>
          <w:highlight w:val="white"/>
        </w:rPr>
      </w:pPr>
      <w:r w:rsidRPr="00EC76D5">
        <w:rPr>
          <w:highlight w:val="white"/>
        </w:rPr>
        <w:t xml:space="preserve">        case 's':</w:t>
      </w:r>
    </w:p>
    <w:p w14:paraId="3EB94CBE" w14:textId="77777777" w:rsidR="0024176F" w:rsidRPr="00EC76D5" w:rsidRDefault="0024176F" w:rsidP="00F66472">
      <w:pPr>
        <w:pStyle w:val="Code"/>
        <w:rPr>
          <w:highlight w:val="white"/>
        </w:rPr>
      </w:pPr>
      <w:r w:rsidRPr="00EC76D5">
        <w:rPr>
          <w:highlight w:val="white"/>
        </w:rPr>
        <w:t xml:space="preserve">        case 'f':</w:t>
      </w:r>
    </w:p>
    <w:p w14:paraId="65C1E27F" w14:textId="77777777" w:rsidR="0024176F" w:rsidRPr="00EC76D5" w:rsidRDefault="0024176F" w:rsidP="00F66472">
      <w:pPr>
        <w:pStyle w:val="Code"/>
        <w:rPr>
          <w:highlight w:val="white"/>
        </w:rPr>
      </w:pPr>
      <w:r w:rsidRPr="00EC76D5">
        <w:rPr>
          <w:highlight w:val="white"/>
        </w:rPr>
        <w:t xml:space="preserve">        case 'e':</w:t>
      </w:r>
    </w:p>
    <w:p w14:paraId="5A1B1B4B" w14:textId="77777777" w:rsidR="0024176F" w:rsidRPr="00EC76D5" w:rsidRDefault="0024176F" w:rsidP="00F66472">
      <w:pPr>
        <w:pStyle w:val="Code"/>
        <w:rPr>
          <w:highlight w:val="white"/>
        </w:rPr>
      </w:pPr>
      <w:r w:rsidRPr="00EC76D5">
        <w:rPr>
          <w:highlight w:val="white"/>
        </w:rPr>
        <w:t xml:space="preserve">        case 'E':</w:t>
      </w:r>
    </w:p>
    <w:p w14:paraId="5CF3016F" w14:textId="77777777" w:rsidR="0024176F" w:rsidRPr="00EC76D5" w:rsidRDefault="0024176F" w:rsidP="00F66472">
      <w:pPr>
        <w:pStyle w:val="Code"/>
        <w:rPr>
          <w:highlight w:val="white"/>
        </w:rPr>
      </w:pPr>
      <w:r w:rsidRPr="00EC76D5">
        <w:rPr>
          <w:highlight w:val="white"/>
        </w:rPr>
        <w:t xml:space="preserve">        case 'g':</w:t>
      </w:r>
    </w:p>
    <w:p w14:paraId="718ADC75" w14:textId="77777777" w:rsidR="0024176F" w:rsidRPr="00EC76D5" w:rsidRDefault="0024176F" w:rsidP="00F66472">
      <w:pPr>
        <w:pStyle w:val="Code"/>
        <w:rPr>
          <w:highlight w:val="white"/>
        </w:rPr>
      </w:pPr>
      <w:r w:rsidRPr="00EC76D5">
        <w:rPr>
          <w:highlight w:val="white"/>
        </w:rPr>
        <w:t xml:space="preserve">        case 'G':</w:t>
      </w:r>
    </w:p>
    <w:p w14:paraId="77386C3C" w14:textId="77777777" w:rsidR="0024176F" w:rsidRPr="00EC76D5" w:rsidRDefault="0024176F" w:rsidP="00F66472">
      <w:pPr>
        <w:pStyle w:val="Code"/>
        <w:rPr>
          <w:highlight w:val="white"/>
        </w:rPr>
      </w:pPr>
      <w:r w:rsidRPr="00EC76D5">
        <w:rPr>
          <w:highlight w:val="white"/>
        </w:rPr>
        <w:t xml:space="preserve">        case 'p':</w:t>
      </w:r>
    </w:p>
    <w:p w14:paraId="4A9D4430" w14:textId="77777777" w:rsidR="0024176F" w:rsidRPr="00EC76D5" w:rsidRDefault="0024176F" w:rsidP="00F66472">
      <w:pPr>
        <w:pStyle w:val="Code"/>
        <w:rPr>
          <w:highlight w:val="white"/>
        </w:rPr>
      </w:pPr>
      <w:r w:rsidRPr="00EC76D5">
        <w:rPr>
          <w:highlight w:val="white"/>
        </w:rPr>
        <w:t xml:space="preserve">        case 'n':</w:t>
      </w:r>
    </w:p>
    <w:p w14:paraId="0E4DD229" w14:textId="77777777" w:rsidR="0024176F" w:rsidRPr="00EC76D5" w:rsidRDefault="0024176F" w:rsidP="00F66472">
      <w:pPr>
        <w:pStyle w:val="Code"/>
        <w:rPr>
          <w:highlight w:val="white"/>
        </w:rPr>
      </w:pPr>
      <w:r w:rsidRPr="00EC76D5">
        <w:rPr>
          <w:highlight w:val="white"/>
        </w:rPr>
        <w:t xml:space="preserve">        case '%': {</w:t>
      </w:r>
    </w:p>
    <w:p w14:paraId="5A8437E0" w14:textId="77777777" w:rsidR="0024176F" w:rsidRPr="00EC76D5" w:rsidRDefault="0024176F" w:rsidP="00F66472">
      <w:pPr>
        <w:pStyle w:val="Code"/>
        <w:rPr>
          <w:highlight w:val="white"/>
        </w:rPr>
      </w:pPr>
      <w:r w:rsidRPr="00EC76D5">
        <w:rPr>
          <w:highlight w:val="white"/>
        </w:rPr>
        <w:t xml:space="preserve">            if (minus) {</w:t>
      </w:r>
    </w:p>
    <w:p w14:paraId="1D606312" w14:textId="77777777" w:rsidR="0024176F" w:rsidRPr="00EC76D5" w:rsidRDefault="0024176F" w:rsidP="00F66472">
      <w:pPr>
        <w:pStyle w:val="Code"/>
        <w:rPr>
          <w:highlight w:val="white"/>
        </w:rPr>
      </w:pPr>
      <w:r w:rsidRPr="00EC76D5">
        <w:rPr>
          <w:highlight w:val="white"/>
        </w:rPr>
        <w:t xml:space="preserve">              int startChars = g_outChars;</w:t>
      </w:r>
    </w:p>
    <w:p w14:paraId="15C56316"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&amp;width,</w:t>
      </w:r>
    </w:p>
    <w:p w14:paraId="507709A6"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1BA0A2A" w14:textId="77777777" w:rsidR="0024176F" w:rsidRPr="00EC76D5" w:rsidRDefault="0024176F" w:rsidP="00F66472">
      <w:pPr>
        <w:pStyle w:val="Code"/>
        <w:rPr>
          <w:highlight w:val="white"/>
        </w:rPr>
      </w:pPr>
    </w:p>
    <w:p w14:paraId="59248D1A" w14:textId="77777777" w:rsidR="0024176F" w:rsidRPr="00EC76D5" w:rsidRDefault="0024176F" w:rsidP="00F66472">
      <w:pPr>
        <w:pStyle w:val="Code"/>
        <w:rPr>
          <w:highlight w:val="white"/>
        </w:rPr>
      </w:pPr>
      <w:r w:rsidRPr="00EC76D5">
        <w:rPr>
          <w:highlight w:val="white"/>
        </w:rPr>
        <w:t xml:space="preserve">              int field = g_outChars - startChars; // fill after</w:t>
      </w:r>
    </w:p>
    <w:p w14:paraId="6A45FFDA" w14:textId="77777777" w:rsidR="0024176F" w:rsidRPr="00EC76D5" w:rsidRDefault="0024176F" w:rsidP="00F66472">
      <w:pPr>
        <w:pStyle w:val="Code"/>
        <w:rPr>
          <w:highlight w:val="white"/>
        </w:rPr>
      </w:pPr>
    </w:p>
    <w:p w14:paraId="1A754423" w14:textId="77777777" w:rsidR="0024176F" w:rsidRPr="00EC76D5" w:rsidRDefault="0024176F" w:rsidP="00F66472">
      <w:pPr>
        <w:pStyle w:val="Code"/>
        <w:rPr>
          <w:highlight w:val="white"/>
        </w:rPr>
      </w:pPr>
      <w:r w:rsidRPr="00EC76D5">
        <w:rPr>
          <w:highlight w:val="white"/>
        </w:rPr>
        <w:t xml:space="preserve">              while (field++ &lt; width) {</w:t>
      </w:r>
    </w:p>
    <w:p w14:paraId="1FC3A272" w14:textId="77777777" w:rsidR="0024176F" w:rsidRPr="00EC76D5" w:rsidRDefault="0024176F" w:rsidP="00F66472">
      <w:pPr>
        <w:pStyle w:val="Code"/>
        <w:rPr>
          <w:highlight w:val="white"/>
        </w:rPr>
      </w:pPr>
      <w:r w:rsidRPr="00EC76D5">
        <w:rPr>
          <w:highlight w:val="white"/>
        </w:rPr>
        <w:t xml:space="preserve">                printChar(' ');</w:t>
      </w:r>
    </w:p>
    <w:p w14:paraId="2F3BBDF1" w14:textId="77777777" w:rsidR="0024176F" w:rsidRPr="00EC76D5" w:rsidRDefault="0024176F" w:rsidP="00F66472">
      <w:pPr>
        <w:pStyle w:val="Code"/>
        <w:rPr>
          <w:highlight w:val="white"/>
        </w:rPr>
      </w:pPr>
      <w:r w:rsidRPr="00EC76D5">
        <w:rPr>
          <w:highlight w:val="white"/>
        </w:rPr>
        <w:t xml:space="preserve">              }</w:t>
      </w:r>
    </w:p>
    <w:p w14:paraId="21F287D1" w14:textId="77777777" w:rsidR="0024176F" w:rsidRPr="00EC76D5" w:rsidRDefault="0024176F" w:rsidP="00F66472">
      <w:pPr>
        <w:pStyle w:val="Code"/>
        <w:rPr>
          <w:highlight w:val="white"/>
        </w:rPr>
      </w:pPr>
      <w:r w:rsidRPr="00EC76D5">
        <w:rPr>
          <w:highlight w:val="white"/>
        </w:rPr>
        <w:t xml:space="preserve">            }</w:t>
      </w:r>
    </w:p>
    <w:p w14:paraId="7051186B" w14:textId="77777777" w:rsidR="0024176F" w:rsidRPr="00EC76D5" w:rsidRDefault="0024176F" w:rsidP="00F66472">
      <w:pPr>
        <w:pStyle w:val="Code"/>
        <w:rPr>
          <w:highlight w:val="white"/>
        </w:rPr>
      </w:pPr>
      <w:r w:rsidRPr="00EC76D5">
        <w:rPr>
          <w:highlight w:val="white"/>
        </w:rPr>
        <w:t xml:space="preserve">            else if (zero) {</w:t>
      </w:r>
    </w:p>
    <w:p w14:paraId="7222A340"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35DDBB1F" w14:textId="77777777" w:rsidR="0024176F" w:rsidRPr="00EC76D5" w:rsidRDefault="0024176F" w:rsidP="00F66472">
      <w:pPr>
        <w:pStyle w:val="Code"/>
        <w:rPr>
          <w:highlight w:val="white"/>
        </w:rPr>
      </w:pPr>
      <w:r w:rsidRPr="00EC76D5">
        <w:rPr>
          <w:highlight w:val="white"/>
        </w:rPr>
        <w:t xml:space="preserve">              BOOL negative = FALSE;</w:t>
      </w:r>
    </w:p>
    <w:p w14:paraId="15FB0CA2" w14:textId="7EB22C1F" w:rsidR="0024176F" w:rsidRPr="00EC76D5" w:rsidRDefault="0024176F" w:rsidP="00F66472">
      <w:pPr>
        <w:pStyle w:val="Code"/>
        <w:rPr>
          <w:highlight w:val="white"/>
        </w:rPr>
      </w:pPr>
      <w:r w:rsidRPr="00EC76D5">
        <w:rPr>
          <w:highlight w:val="white"/>
        </w:rPr>
        <w:t xml:space="preserve">              g_outStatus = BLANK;</w:t>
      </w:r>
    </w:p>
    <w:p w14:paraId="5B2062EA" w14:textId="77777777" w:rsidR="0024176F" w:rsidRPr="00EC76D5" w:rsidRDefault="0024176F" w:rsidP="00F66472">
      <w:pPr>
        <w:pStyle w:val="Code"/>
        <w:rPr>
          <w:highlight w:val="white"/>
        </w:rPr>
      </w:pPr>
      <w:r w:rsidRPr="00EC76D5">
        <w:rPr>
          <w:highlight w:val="white"/>
        </w:rPr>
        <w:t xml:space="preserve">              printArgument(&amp;format[index], arg_list, FALSE, FALSE, grid, &amp;width,</w:t>
      </w:r>
    </w:p>
    <w:p w14:paraId="047F9077" w14:textId="77777777" w:rsidR="0024176F" w:rsidRPr="00EC76D5" w:rsidRDefault="0024176F" w:rsidP="00F66472">
      <w:pPr>
        <w:pStyle w:val="Code"/>
        <w:rPr>
          <w:highlight w:val="white"/>
        </w:rPr>
      </w:pPr>
      <w:r w:rsidRPr="00EC76D5">
        <w:rPr>
          <w:highlight w:val="white"/>
        </w:rPr>
        <w:t xml:space="preserve">                            precision, shortInt, longInt, longDouble, FALSE, &amp;negative);</w:t>
      </w:r>
    </w:p>
    <w:p w14:paraId="2CD5D676" w14:textId="77777777" w:rsidR="0024176F" w:rsidRPr="00EC76D5" w:rsidRDefault="0024176F" w:rsidP="00F66472">
      <w:pPr>
        <w:pStyle w:val="Code"/>
        <w:rPr>
          <w:highlight w:val="white"/>
        </w:rPr>
      </w:pPr>
      <w:r w:rsidRPr="00EC76D5">
        <w:rPr>
          <w:highlight w:val="white"/>
        </w:rPr>
        <w:t xml:space="preserve">              g_outStatus = oldOutStatus;</w:t>
      </w:r>
    </w:p>
    <w:p w14:paraId="22912D4F" w14:textId="77777777" w:rsidR="0024176F" w:rsidRPr="00EC76D5" w:rsidRDefault="0024176F" w:rsidP="00F66472">
      <w:pPr>
        <w:pStyle w:val="Code"/>
        <w:rPr>
          <w:highlight w:val="white"/>
        </w:rPr>
      </w:pPr>
    </w:p>
    <w:p w14:paraId="3683EB45" w14:textId="77777777" w:rsidR="0024176F" w:rsidRPr="00EC76D5" w:rsidRDefault="0024176F" w:rsidP="00F66472">
      <w:pPr>
        <w:pStyle w:val="Code"/>
        <w:rPr>
          <w:highlight w:val="white"/>
        </w:rPr>
      </w:pPr>
      <w:r w:rsidRPr="00EC76D5">
        <w:rPr>
          <w:highlight w:val="white"/>
        </w:rPr>
        <w:lastRenderedPageBreak/>
        <w:t xml:space="preserve">              int field = g_outChars - startChars;</w:t>
      </w:r>
    </w:p>
    <w:p w14:paraId="7DE5790D" w14:textId="77777777" w:rsidR="0024176F" w:rsidRPr="00EC76D5" w:rsidRDefault="0024176F" w:rsidP="00F66472">
      <w:pPr>
        <w:pStyle w:val="Code"/>
        <w:rPr>
          <w:highlight w:val="white"/>
        </w:rPr>
      </w:pPr>
      <w:r w:rsidRPr="00EC76D5">
        <w:rPr>
          <w:highlight w:val="white"/>
        </w:rPr>
        <w:t xml:space="preserve">              g_outChars = startChars;</w:t>
      </w:r>
    </w:p>
    <w:p w14:paraId="178AC8B4" w14:textId="77777777" w:rsidR="0024176F" w:rsidRPr="00EC76D5" w:rsidRDefault="0024176F" w:rsidP="00F66472">
      <w:pPr>
        <w:pStyle w:val="Code"/>
        <w:rPr>
          <w:highlight w:val="white"/>
        </w:rPr>
      </w:pPr>
    </w:p>
    <w:p w14:paraId="424267C0" w14:textId="77777777" w:rsidR="0024176F" w:rsidRPr="00EC76D5" w:rsidRDefault="0024176F" w:rsidP="00F66472">
      <w:pPr>
        <w:pStyle w:val="Code"/>
        <w:rPr>
          <w:highlight w:val="white"/>
        </w:rPr>
      </w:pPr>
      <w:r w:rsidRPr="00EC76D5">
        <w:rPr>
          <w:highlight w:val="white"/>
        </w:rPr>
        <w:t xml:space="preserve">              if (negative) {</w:t>
      </w:r>
    </w:p>
    <w:p w14:paraId="0892F9BC" w14:textId="77777777" w:rsidR="0024176F" w:rsidRPr="00EC76D5" w:rsidRDefault="0024176F" w:rsidP="00F66472">
      <w:pPr>
        <w:pStyle w:val="Code"/>
        <w:rPr>
          <w:highlight w:val="white"/>
        </w:rPr>
      </w:pPr>
      <w:r w:rsidRPr="00EC76D5">
        <w:rPr>
          <w:highlight w:val="white"/>
        </w:rPr>
        <w:t xml:space="preserve">                printChar('-');</w:t>
      </w:r>
    </w:p>
    <w:p w14:paraId="098351A1" w14:textId="77777777" w:rsidR="0024176F" w:rsidRPr="00EC76D5" w:rsidRDefault="0024176F" w:rsidP="00F66472">
      <w:pPr>
        <w:pStyle w:val="Code"/>
        <w:rPr>
          <w:highlight w:val="white"/>
        </w:rPr>
      </w:pPr>
      <w:r w:rsidRPr="00EC76D5">
        <w:rPr>
          <w:highlight w:val="white"/>
        </w:rPr>
        <w:t xml:space="preserve">                ++field;</w:t>
      </w:r>
    </w:p>
    <w:p w14:paraId="0DDF4709" w14:textId="77777777" w:rsidR="0024176F" w:rsidRPr="00EC76D5" w:rsidRDefault="0024176F" w:rsidP="00F66472">
      <w:pPr>
        <w:pStyle w:val="Code"/>
        <w:rPr>
          <w:highlight w:val="white"/>
        </w:rPr>
      </w:pPr>
      <w:r w:rsidRPr="00EC76D5">
        <w:rPr>
          <w:highlight w:val="white"/>
        </w:rPr>
        <w:t xml:space="preserve">              }</w:t>
      </w:r>
    </w:p>
    <w:p w14:paraId="49B4EAED" w14:textId="77777777" w:rsidR="0024176F" w:rsidRPr="00EC76D5" w:rsidRDefault="0024176F" w:rsidP="00F66472">
      <w:pPr>
        <w:pStyle w:val="Code"/>
        <w:rPr>
          <w:highlight w:val="white"/>
        </w:rPr>
      </w:pPr>
      <w:r w:rsidRPr="00EC76D5">
        <w:rPr>
          <w:highlight w:val="white"/>
        </w:rPr>
        <w:t xml:space="preserve">              else if (plus) {</w:t>
      </w:r>
    </w:p>
    <w:p w14:paraId="3CA56AF4" w14:textId="77777777" w:rsidR="0024176F" w:rsidRPr="00EC76D5" w:rsidRDefault="0024176F" w:rsidP="00F66472">
      <w:pPr>
        <w:pStyle w:val="Code"/>
        <w:rPr>
          <w:highlight w:val="white"/>
        </w:rPr>
      </w:pPr>
      <w:r w:rsidRPr="00EC76D5">
        <w:rPr>
          <w:highlight w:val="white"/>
        </w:rPr>
        <w:t xml:space="preserve">                printChar('+');</w:t>
      </w:r>
    </w:p>
    <w:p w14:paraId="3104D8DA" w14:textId="77777777" w:rsidR="0024176F" w:rsidRPr="00EC76D5" w:rsidRDefault="0024176F" w:rsidP="00F66472">
      <w:pPr>
        <w:pStyle w:val="Code"/>
        <w:rPr>
          <w:highlight w:val="white"/>
        </w:rPr>
      </w:pPr>
      <w:r w:rsidRPr="00EC76D5">
        <w:rPr>
          <w:highlight w:val="white"/>
        </w:rPr>
        <w:t xml:space="preserve">                ++field;</w:t>
      </w:r>
    </w:p>
    <w:p w14:paraId="21FFDE3E" w14:textId="77777777" w:rsidR="0024176F" w:rsidRPr="00EC76D5" w:rsidRDefault="0024176F" w:rsidP="00F66472">
      <w:pPr>
        <w:pStyle w:val="Code"/>
        <w:rPr>
          <w:highlight w:val="white"/>
        </w:rPr>
      </w:pPr>
      <w:r w:rsidRPr="00EC76D5">
        <w:rPr>
          <w:highlight w:val="white"/>
        </w:rPr>
        <w:t xml:space="preserve">              }</w:t>
      </w:r>
    </w:p>
    <w:p w14:paraId="6FFDA917" w14:textId="77777777" w:rsidR="0024176F" w:rsidRPr="00EC76D5" w:rsidRDefault="0024176F" w:rsidP="00F66472">
      <w:pPr>
        <w:pStyle w:val="Code"/>
        <w:rPr>
          <w:highlight w:val="white"/>
        </w:rPr>
      </w:pPr>
      <w:r w:rsidRPr="00EC76D5">
        <w:rPr>
          <w:highlight w:val="white"/>
        </w:rPr>
        <w:t xml:space="preserve">              else if (space) {</w:t>
      </w:r>
    </w:p>
    <w:p w14:paraId="714CDCE0" w14:textId="77777777" w:rsidR="0024176F" w:rsidRPr="00EC76D5" w:rsidRDefault="0024176F" w:rsidP="00F66472">
      <w:pPr>
        <w:pStyle w:val="Code"/>
        <w:rPr>
          <w:highlight w:val="white"/>
        </w:rPr>
      </w:pPr>
      <w:r w:rsidRPr="00EC76D5">
        <w:rPr>
          <w:highlight w:val="white"/>
        </w:rPr>
        <w:t xml:space="preserve">                printChar(' ');</w:t>
      </w:r>
    </w:p>
    <w:p w14:paraId="2CC27197" w14:textId="77777777" w:rsidR="0024176F" w:rsidRPr="00EC76D5" w:rsidRDefault="0024176F" w:rsidP="00F66472">
      <w:pPr>
        <w:pStyle w:val="Code"/>
        <w:rPr>
          <w:highlight w:val="white"/>
        </w:rPr>
      </w:pPr>
      <w:r w:rsidRPr="00EC76D5">
        <w:rPr>
          <w:highlight w:val="white"/>
        </w:rPr>
        <w:t xml:space="preserve">                ++field;</w:t>
      </w:r>
    </w:p>
    <w:p w14:paraId="3A8C7D35" w14:textId="77777777" w:rsidR="0024176F" w:rsidRPr="00EC76D5" w:rsidRDefault="0024176F" w:rsidP="00F66472">
      <w:pPr>
        <w:pStyle w:val="Code"/>
        <w:rPr>
          <w:highlight w:val="white"/>
        </w:rPr>
      </w:pPr>
      <w:r w:rsidRPr="00EC76D5">
        <w:rPr>
          <w:highlight w:val="white"/>
        </w:rPr>
        <w:t xml:space="preserve">              }</w:t>
      </w:r>
    </w:p>
    <w:p w14:paraId="3AAC1B71" w14:textId="77777777" w:rsidR="0024176F" w:rsidRPr="00EC76D5" w:rsidRDefault="0024176F" w:rsidP="00F66472">
      <w:pPr>
        <w:pStyle w:val="Code"/>
        <w:rPr>
          <w:highlight w:val="white"/>
        </w:rPr>
      </w:pPr>
    </w:p>
    <w:p w14:paraId="77A598F0" w14:textId="77777777" w:rsidR="0024176F" w:rsidRPr="00EC76D5" w:rsidRDefault="0024176F" w:rsidP="00F66472">
      <w:pPr>
        <w:pStyle w:val="Code"/>
        <w:rPr>
          <w:highlight w:val="white"/>
        </w:rPr>
      </w:pPr>
      <w:r w:rsidRPr="00EC76D5">
        <w:rPr>
          <w:highlight w:val="white"/>
        </w:rPr>
        <w:t xml:space="preserve">              while (field++ &lt; width) {</w:t>
      </w:r>
    </w:p>
    <w:p w14:paraId="26E915B1" w14:textId="77777777" w:rsidR="0024176F" w:rsidRPr="00EC76D5" w:rsidRDefault="0024176F" w:rsidP="00F66472">
      <w:pPr>
        <w:pStyle w:val="Code"/>
        <w:rPr>
          <w:highlight w:val="white"/>
        </w:rPr>
      </w:pPr>
      <w:r w:rsidRPr="00EC76D5">
        <w:rPr>
          <w:highlight w:val="white"/>
        </w:rPr>
        <w:t xml:space="preserve">                printChar('0');</w:t>
      </w:r>
    </w:p>
    <w:p w14:paraId="56F1ED5C" w14:textId="77777777" w:rsidR="0024176F" w:rsidRPr="00EC76D5" w:rsidRDefault="0024176F" w:rsidP="00F66472">
      <w:pPr>
        <w:pStyle w:val="Code"/>
        <w:rPr>
          <w:highlight w:val="white"/>
        </w:rPr>
      </w:pPr>
      <w:r w:rsidRPr="00EC76D5">
        <w:rPr>
          <w:highlight w:val="white"/>
        </w:rPr>
        <w:t xml:space="preserve">              }</w:t>
      </w:r>
    </w:p>
    <w:p w14:paraId="1A2BB5E5" w14:textId="77777777" w:rsidR="0024176F" w:rsidRPr="00EC76D5" w:rsidRDefault="0024176F" w:rsidP="00F66472">
      <w:pPr>
        <w:pStyle w:val="Code"/>
        <w:rPr>
          <w:highlight w:val="white"/>
        </w:rPr>
      </w:pPr>
    </w:p>
    <w:p w14:paraId="19EDD302" w14:textId="77777777" w:rsidR="0024176F" w:rsidRPr="00EC76D5" w:rsidRDefault="0024176F" w:rsidP="00F66472">
      <w:pPr>
        <w:pStyle w:val="Code"/>
        <w:rPr>
          <w:highlight w:val="white"/>
        </w:rPr>
      </w:pPr>
      <w:r w:rsidRPr="00EC76D5">
        <w:rPr>
          <w:highlight w:val="white"/>
        </w:rPr>
        <w:t xml:space="preserve">              arg_list = printArgument(&amp;format[index], arg_list, FALSE, FALSE, grid, NULL,</w:t>
      </w:r>
    </w:p>
    <w:p w14:paraId="53C4ABC6" w14:textId="77777777" w:rsidR="0024176F" w:rsidRPr="00EC76D5" w:rsidRDefault="0024176F" w:rsidP="00F66472">
      <w:pPr>
        <w:pStyle w:val="Code"/>
        <w:rPr>
          <w:highlight w:val="white"/>
        </w:rPr>
      </w:pPr>
      <w:r w:rsidRPr="00EC76D5">
        <w:rPr>
          <w:highlight w:val="white"/>
        </w:rPr>
        <w:t xml:space="preserve">                                       precision, shortInt, longInt, longDouble, FALSE, NULL);</w:t>
      </w:r>
    </w:p>
    <w:p w14:paraId="3AFE9FAD" w14:textId="77777777" w:rsidR="0024176F" w:rsidRPr="00EC76D5" w:rsidRDefault="0024176F" w:rsidP="00F66472">
      <w:pPr>
        <w:pStyle w:val="Code"/>
        <w:rPr>
          <w:highlight w:val="white"/>
        </w:rPr>
      </w:pPr>
      <w:r w:rsidRPr="00EC76D5">
        <w:rPr>
          <w:highlight w:val="white"/>
        </w:rPr>
        <w:t xml:space="preserve">            }</w:t>
      </w:r>
    </w:p>
    <w:p w14:paraId="55407408" w14:textId="77777777" w:rsidR="0024176F" w:rsidRPr="00EC76D5" w:rsidRDefault="0024176F" w:rsidP="00F66472">
      <w:pPr>
        <w:pStyle w:val="Code"/>
        <w:rPr>
          <w:highlight w:val="white"/>
        </w:rPr>
      </w:pPr>
      <w:r w:rsidRPr="00EC76D5">
        <w:rPr>
          <w:highlight w:val="white"/>
        </w:rPr>
        <w:t xml:space="preserve">            else {</w:t>
      </w:r>
    </w:p>
    <w:p w14:paraId="24B03BFD"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17FA0DAA" w14:textId="77777777" w:rsidR="0024176F" w:rsidRPr="00EC76D5" w:rsidRDefault="0024176F" w:rsidP="00F66472">
      <w:pPr>
        <w:pStyle w:val="Code"/>
        <w:rPr>
          <w:highlight w:val="white"/>
        </w:rPr>
      </w:pPr>
      <w:r w:rsidRPr="00EC76D5">
        <w:rPr>
          <w:highlight w:val="white"/>
        </w:rPr>
        <w:t xml:space="preserve">            </w:t>
      </w:r>
    </w:p>
    <w:p w14:paraId="6EEAE170" w14:textId="77777777" w:rsidR="0024176F" w:rsidRPr="00EC76D5" w:rsidRDefault="0024176F" w:rsidP="00F66472">
      <w:pPr>
        <w:pStyle w:val="Code"/>
        <w:rPr>
          <w:highlight w:val="white"/>
        </w:rPr>
      </w:pPr>
      <w:r w:rsidRPr="00EC76D5">
        <w:rPr>
          <w:highlight w:val="white"/>
        </w:rPr>
        <w:t xml:space="preserve">              g_outStatus = BLANK;</w:t>
      </w:r>
    </w:p>
    <w:p w14:paraId="43D765BF" w14:textId="77777777" w:rsidR="0024176F" w:rsidRPr="00EC76D5" w:rsidRDefault="0024176F" w:rsidP="00F66472">
      <w:pPr>
        <w:pStyle w:val="Code"/>
        <w:rPr>
          <w:highlight w:val="white"/>
        </w:rPr>
      </w:pPr>
      <w:r w:rsidRPr="00EC76D5">
        <w:rPr>
          <w:highlight w:val="white"/>
        </w:rPr>
        <w:t xml:space="preserve">              printArgument(&amp;format[index], arg_list, plus, space, grid, &amp;width,</w:t>
      </w:r>
    </w:p>
    <w:p w14:paraId="39672522" w14:textId="77777777" w:rsidR="0024176F" w:rsidRPr="00EC76D5" w:rsidRDefault="0024176F" w:rsidP="00F66472">
      <w:pPr>
        <w:pStyle w:val="Code"/>
        <w:rPr>
          <w:highlight w:val="white"/>
        </w:rPr>
      </w:pPr>
      <w:r w:rsidRPr="00EC76D5">
        <w:rPr>
          <w:highlight w:val="white"/>
        </w:rPr>
        <w:t xml:space="preserve">                            precision, shortInt, longInt, longDouble, TRUE, NULL);              </w:t>
      </w:r>
    </w:p>
    <w:p w14:paraId="45084D89" w14:textId="77777777" w:rsidR="0024176F" w:rsidRPr="00EC76D5" w:rsidRDefault="0024176F" w:rsidP="00F66472">
      <w:pPr>
        <w:pStyle w:val="Code"/>
        <w:rPr>
          <w:highlight w:val="white"/>
        </w:rPr>
      </w:pPr>
      <w:r w:rsidRPr="00EC76D5">
        <w:rPr>
          <w:highlight w:val="white"/>
        </w:rPr>
        <w:t xml:space="preserve">              g_outStatus = oldOutStatus;</w:t>
      </w:r>
    </w:p>
    <w:p w14:paraId="6A9365D8" w14:textId="77777777" w:rsidR="0024176F" w:rsidRPr="00EC76D5" w:rsidRDefault="0024176F" w:rsidP="00F66472">
      <w:pPr>
        <w:pStyle w:val="Code"/>
        <w:rPr>
          <w:highlight w:val="white"/>
        </w:rPr>
      </w:pPr>
    </w:p>
    <w:p w14:paraId="33B710F2" w14:textId="77777777" w:rsidR="0024176F" w:rsidRPr="00EC76D5" w:rsidRDefault="0024176F" w:rsidP="00F66472">
      <w:pPr>
        <w:pStyle w:val="Code"/>
        <w:rPr>
          <w:highlight w:val="white"/>
        </w:rPr>
      </w:pPr>
      <w:r w:rsidRPr="00EC76D5">
        <w:rPr>
          <w:highlight w:val="white"/>
        </w:rPr>
        <w:t xml:space="preserve">              int field = g_outChars - startChars;</w:t>
      </w:r>
    </w:p>
    <w:p w14:paraId="1111E8F6" w14:textId="77777777" w:rsidR="0024176F" w:rsidRPr="00EC76D5" w:rsidRDefault="0024176F" w:rsidP="00F66472">
      <w:pPr>
        <w:pStyle w:val="Code"/>
        <w:rPr>
          <w:highlight w:val="white"/>
        </w:rPr>
      </w:pPr>
      <w:r w:rsidRPr="00EC76D5">
        <w:rPr>
          <w:highlight w:val="white"/>
        </w:rPr>
        <w:t xml:space="preserve">              g_outChars = startChars;</w:t>
      </w:r>
    </w:p>
    <w:p w14:paraId="7722DF0F" w14:textId="77777777" w:rsidR="0024176F" w:rsidRPr="00EC76D5" w:rsidRDefault="0024176F" w:rsidP="00F66472">
      <w:pPr>
        <w:pStyle w:val="Code"/>
        <w:rPr>
          <w:highlight w:val="white"/>
        </w:rPr>
      </w:pPr>
    </w:p>
    <w:p w14:paraId="0FD43D69" w14:textId="77777777" w:rsidR="0024176F" w:rsidRPr="00EC76D5" w:rsidRDefault="0024176F" w:rsidP="00F66472">
      <w:pPr>
        <w:pStyle w:val="Code"/>
        <w:rPr>
          <w:highlight w:val="white"/>
        </w:rPr>
      </w:pPr>
      <w:r w:rsidRPr="00EC76D5">
        <w:rPr>
          <w:highlight w:val="white"/>
        </w:rPr>
        <w:t xml:space="preserve">              while (field++ &lt; width) {</w:t>
      </w:r>
    </w:p>
    <w:p w14:paraId="5C449B77" w14:textId="77777777" w:rsidR="0024176F" w:rsidRPr="00EC76D5" w:rsidRDefault="0024176F" w:rsidP="00F66472">
      <w:pPr>
        <w:pStyle w:val="Code"/>
        <w:rPr>
          <w:highlight w:val="white"/>
        </w:rPr>
      </w:pPr>
      <w:r w:rsidRPr="00EC76D5">
        <w:rPr>
          <w:highlight w:val="white"/>
        </w:rPr>
        <w:t xml:space="preserve">                printChar(' ');</w:t>
      </w:r>
    </w:p>
    <w:p w14:paraId="4F0D1885" w14:textId="77777777" w:rsidR="0024176F" w:rsidRPr="00EC76D5" w:rsidRDefault="0024176F" w:rsidP="00F66472">
      <w:pPr>
        <w:pStyle w:val="Code"/>
        <w:rPr>
          <w:highlight w:val="white"/>
        </w:rPr>
      </w:pPr>
      <w:r w:rsidRPr="00EC76D5">
        <w:rPr>
          <w:highlight w:val="white"/>
        </w:rPr>
        <w:t xml:space="preserve">              }</w:t>
      </w:r>
    </w:p>
    <w:p w14:paraId="44727C8F" w14:textId="77777777" w:rsidR="0024176F" w:rsidRPr="00EC76D5" w:rsidRDefault="0024176F" w:rsidP="00F66472">
      <w:pPr>
        <w:pStyle w:val="Code"/>
        <w:rPr>
          <w:highlight w:val="white"/>
        </w:rPr>
      </w:pPr>
    </w:p>
    <w:p w14:paraId="77215668"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NULL,</w:t>
      </w:r>
    </w:p>
    <w:p w14:paraId="54FCD987"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331F2BA" w14:textId="77777777" w:rsidR="0024176F" w:rsidRPr="00EC76D5" w:rsidRDefault="0024176F" w:rsidP="00F66472">
      <w:pPr>
        <w:pStyle w:val="Code"/>
        <w:rPr>
          <w:highlight w:val="white"/>
        </w:rPr>
      </w:pPr>
      <w:r w:rsidRPr="00EC76D5">
        <w:rPr>
          <w:highlight w:val="white"/>
        </w:rPr>
        <w:t xml:space="preserve">            }</w:t>
      </w:r>
    </w:p>
    <w:p w14:paraId="2E398584" w14:textId="77777777" w:rsidR="0024176F" w:rsidRPr="00EC76D5" w:rsidRDefault="0024176F" w:rsidP="00F66472">
      <w:pPr>
        <w:pStyle w:val="Code"/>
        <w:rPr>
          <w:highlight w:val="white"/>
        </w:rPr>
      </w:pPr>
    </w:p>
    <w:p w14:paraId="6FC3D86B" w14:textId="77777777" w:rsidR="0024176F" w:rsidRPr="00EC76D5" w:rsidRDefault="0024176F" w:rsidP="00F66472">
      <w:pPr>
        <w:pStyle w:val="Code"/>
        <w:rPr>
          <w:highlight w:val="white"/>
        </w:rPr>
      </w:pPr>
      <w:r w:rsidRPr="00EC76D5">
        <w:rPr>
          <w:highlight w:val="white"/>
        </w:rPr>
        <w:t xml:space="preserve">            percent = FALSE;</w:t>
      </w:r>
    </w:p>
    <w:p w14:paraId="47526BF2" w14:textId="77777777" w:rsidR="0024176F" w:rsidRPr="00EC76D5" w:rsidRDefault="0024176F" w:rsidP="00F66472">
      <w:pPr>
        <w:pStyle w:val="Code"/>
        <w:rPr>
          <w:highlight w:val="white"/>
        </w:rPr>
      </w:pPr>
      <w:r w:rsidRPr="00EC76D5">
        <w:rPr>
          <w:highlight w:val="white"/>
        </w:rPr>
        <w:t xml:space="preserve">          }</w:t>
      </w:r>
    </w:p>
    <w:p w14:paraId="4003EC1F" w14:textId="77777777" w:rsidR="0024176F" w:rsidRPr="00EC76D5" w:rsidRDefault="0024176F" w:rsidP="00F66472">
      <w:pPr>
        <w:pStyle w:val="Code"/>
        <w:rPr>
          <w:highlight w:val="white"/>
        </w:rPr>
      </w:pPr>
      <w:r w:rsidRPr="00EC76D5">
        <w:rPr>
          <w:highlight w:val="white"/>
        </w:rPr>
        <w:t xml:space="preserve">          break;</w:t>
      </w:r>
    </w:p>
    <w:p w14:paraId="7186267E" w14:textId="77777777" w:rsidR="0024176F" w:rsidRPr="00EC76D5" w:rsidRDefault="0024176F" w:rsidP="00F66472">
      <w:pPr>
        <w:pStyle w:val="Code"/>
        <w:rPr>
          <w:highlight w:val="white"/>
        </w:rPr>
      </w:pPr>
    </w:p>
    <w:p w14:paraId="427FA9AF" w14:textId="77777777" w:rsidR="0024176F" w:rsidRPr="00EC76D5" w:rsidRDefault="0024176F" w:rsidP="00F66472">
      <w:pPr>
        <w:pStyle w:val="Code"/>
        <w:rPr>
          <w:highlight w:val="white"/>
        </w:rPr>
      </w:pPr>
      <w:r w:rsidRPr="00EC76D5">
        <w:rPr>
          <w:highlight w:val="white"/>
        </w:rPr>
        <w:t xml:space="preserve">        default: {</w:t>
      </w:r>
    </w:p>
    <w:p w14:paraId="369D666E" w14:textId="77777777" w:rsidR="0024176F" w:rsidRPr="00EC76D5" w:rsidRDefault="0024176F" w:rsidP="00F66472">
      <w:pPr>
        <w:pStyle w:val="Code"/>
        <w:rPr>
          <w:highlight w:val="white"/>
        </w:rPr>
      </w:pPr>
      <w:r w:rsidRPr="00EC76D5">
        <w:rPr>
          <w:highlight w:val="white"/>
        </w:rPr>
        <w:t xml:space="preserve">            int value = 0;</w:t>
      </w:r>
    </w:p>
    <w:p w14:paraId="4F6F6B38" w14:textId="77777777" w:rsidR="0024176F" w:rsidRPr="00EC76D5" w:rsidRDefault="0024176F" w:rsidP="00F66472">
      <w:pPr>
        <w:pStyle w:val="Code"/>
        <w:rPr>
          <w:highlight w:val="white"/>
        </w:rPr>
      </w:pPr>
      <w:r w:rsidRPr="00EC76D5">
        <w:rPr>
          <w:highlight w:val="white"/>
        </w:rPr>
        <w:t xml:space="preserve">            while (isdigit(c)) {</w:t>
      </w:r>
    </w:p>
    <w:p w14:paraId="186101AE" w14:textId="77777777" w:rsidR="0024176F" w:rsidRPr="00EC76D5" w:rsidRDefault="0024176F" w:rsidP="00F66472">
      <w:pPr>
        <w:pStyle w:val="Code"/>
        <w:rPr>
          <w:highlight w:val="white"/>
        </w:rPr>
      </w:pPr>
      <w:r w:rsidRPr="00EC76D5">
        <w:rPr>
          <w:highlight w:val="white"/>
        </w:rPr>
        <w:t xml:space="preserve">              value = (10 * value) + (c - '0');</w:t>
      </w:r>
    </w:p>
    <w:p w14:paraId="5C8A24E2" w14:textId="77777777" w:rsidR="0024176F" w:rsidRPr="00EC76D5" w:rsidRDefault="0024176F" w:rsidP="00F66472">
      <w:pPr>
        <w:pStyle w:val="Code"/>
        <w:rPr>
          <w:highlight w:val="white"/>
        </w:rPr>
      </w:pPr>
      <w:r w:rsidRPr="00EC76D5">
        <w:rPr>
          <w:highlight w:val="white"/>
        </w:rPr>
        <w:t xml:space="preserve">              c = format[++index];</w:t>
      </w:r>
    </w:p>
    <w:p w14:paraId="3AB5E68A" w14:textId="77777777" w:rsidR="0024176F" w:rsidRPr="00EC76D5" w:rsidRDefault="0024176F" w:rsidP="00F66472">
      <w:pPr>
        <w:pStyle w:val="Code"/>
        <w:rPr>
          <w:highlight w:val="white"/>
        </w:rPr>
      </w:pPr>
      <w:r w:rsidRPr="00EC76D5">
        <w:rPr>
          <w:highlight w:val="white"/>
        </w:rPr>
        <w:lastRenderedPageBreak/>
        <w:t xml:space="preserve">            }</w:t>
      </w:r>
    </w:p>
    <w:p w14:paraId="6F5A204F" w14:textId="77777777" w:rsidR="0024176F" w:rsidRPr="00EC76D5" w:rsidRDefault="0024176F" w:rsidP="00F66472">
      <w:pPr>
        <w:pStyle w:val="Code"/>
        <w:rPr>
          <w:highlight w:val="white"/>
        </w:rPr>
      </w:pPr>
      <w:r w:rsidRPr="00EC76D5">
        <w:rPr>
          <w:highlight w:val="white"/>
        </w:rPr>
        <w:t xml:space="preserve">            --index;</w:t>
      </w:r>
    </w:p>
    <w:p w14:paraId="6F967148" w14:textId="77777777" w:rsidR="0024176F" w:rsidRPr="00EC76D5" w:rsidRDefault="0024176F" w:rsidP="00F66472">
      <w:pPr>
        <w:pStyle w:val="Code"/>
        <w:rPr>
          <w:highlight w:val="white"/>
        </w:rPr>
      </w:pPr>
      <w:r w:rsidRPr="00EC76D5">
        <w:rPr>
          <w:highlight w:val="white"/>
        </w:rPr>
        <w:t xml:space="preserve">            </w:t>
      </w:r>
    </w:p>
    <w:p w14:paraId="7984B749" w14:textId="77777777" w:rsidR="0024176F" w:rsidRPr="00EC76D5" w:rsidRDefault="0024176F" w:rsidP="00F66472">
      <w:pPr>
        <w:pStyle w:val="Code"/>
        <w:rPr>
          <w:highlight w:val="white"/>
        </w:rPr>
      </w:pPr>
      <w:r w:rsidRPr="00EC76D5">
        <w:rPr>
          <w:highlight w:val="white"/>
        </w:rPr>
        <w:t xml:space="preserve">            if (!period) {</w:t>
      </w:r>
    </w:p>
    <w:p w14:paraId="73786D84" w14:textId="77777777" w:rsidR="0024176F" w:rsidRPr="00EC76D5" w:rsidRDefault="0024176F" w:rsidP="00F66472">
      <w:pPr>
        <w:pStyle w:val="Code"/>
        <w:rPr>
          <w:highlight w:val="white"/>
        </w:rPr>
      </w:pPr>
      <w:r w:rsidRPr="00EC76D5">
        <w:rPr>
          <w:highlight w:val="white"/>
        </w:rPr>
        <w:t xml:space="preserve">              width = value;</w:t>
      </w:r>
    </w:p>
    <w:p w14:paraId="257B627E" w14:textId="77777777" w:rsidR="0024176F" w:rsidRPr="00EC76D5" w:rsidRDefault="0024176F" w:rsidP="00F66472">
      <w:pPr>
        <w:pStyle w:val="Code"/>
        <w:rPr>
          <w:highlight w:val="white"/>
        </w:rPr>
      </w:pPr>
      <w:r w:rsidRPr="00EC76D5">
        <w:rPr>
          <w:highlight w:val="white"/>
        </w:rPr>
        <w:t xml:space="preserve">            }</w:t>
      </w:r>
    </w:p>
    <w:p w14:paraId="097E4B80" w14:textId="77777777" w:rsidR="0024176F" w:rsidRPr="00EC76D5" w:rsidRDefault="0024176F" w:rsidP="00F66472">
      <w:pPr>
        <w:pStyle w:val="Code"/>
        <w:rPr>
          <w:highlight w:val="white"/>
        </w:rPr>
      </w:pPr>
      <w:r w:rsidRPr="00EC76D5">
        <w:rPr>
          <w:highlight w:val="white"/>
        </w:rPr>
        <w:t xml:space="preserve">            else {</w:t>
      </w:r>
    </w:p>
    <w:p w14:paraId="4D232B2A" w14:textId="77777777" w:rsidR="0024176F" w:rsidRPr="00EC76D5" w:rsidRDefault="0024176F" w:rsidP="00F66472">
      <w:pPr>
        <w:pStyle w:val="Code"/>
        <w:rPr>
          <w:highlight w:val="white"/>
        </w:rPr>
      </w:pPr>
      <w:r w:rsidRPr="00EC76D5">
        <w:rPr>
          <w:highlight w:val="white"/>
        </w:rPr>
        <w:t xml:space="preserve">              precision = value;</w:t>
      </w:r>
    </w:p>
    <w:p w14:paraId="593BD6E7" w14:textId="77777777" w:rsidR="0024176F" w:rsidRPr="00EC76D5" w:rsidRDefault="0024176F" w:rsidP="00F66472">
      <w:pPr>
        <w:pStyle w:val="Code"/>
        <w:rPr>
          <w:highlight w:val="white"/>
        </w:rPr>
      </w:pPr>
      <w:r w:rsidRPr="00EC76D5">
        <w:rPr>
          <w:highlight w:val="white"/>
        </w:rPr>
        <w:t xml:space="preserve">           }</w:t>
      </w:r>
    </w:p>
    <w:p w14:paraId="67B0444A" w14:textId="77777777" w:rsidR="0024176F" w:rsidRPr="00EC76D5" w:rsidRDefault="0024176F" w:rsidP="00F66472">
      <w:pPr>
        <w:pStyle w:val="Code"/>
        <w:rPr>
          <w:highlight w:val="white"/>
        </w:rPr>
      </w:pPr>
      <w:r w:rsidRPr="00EC76D5">
        <w:rPr>
          <w:highlight w:val="white"/>
        </w:rPr>
        <w:t xml:space="preserve">          }</w:t>
      </w:r>
    </w:p>
    <w:p w14:paraId="7038CC0E" w14:textId="77777777" w:rsidR="0024176F" w:rsidRPr="00EC76D5" w:rsidRDefault="0024176F" w:rsidP="00F66472">
      <w:pPr>
        <w:pStyle w:val="Code"/>
        <w:rPr>
          <w:highlight w:val="white"/>
        </w:rPr>
      </w:pPr>
      <w:r w:rsidRPr="00EC76D5">
        <w:rPr>
          <w:highlight w:val="white"/>
        </w:rPr>
        <w:t xml:space="preserve">          break;</w:t>
      </w:r>
    </w:p>
    <w:p w14:paraId="4DF93AFB" w14:textId="77777777" w:rsidR="0024176F" w:rsidRPr="00EC76D5" w:rsidRDefault="0024176F" w:rsidP="00F66472">
      <w:pPr>
        <w:pStyle w:val="Code"/>
        <w:rPr>
          <w:highlight w:val="white"/>
        </w:rPr>
      </w:pPr>
      <w:r w:rsidRPr="00EC76D5">
        <w:rPr>
          <w:highlight w:val="white"/>
        </w:rPr>
        <w:t xml:space="preserve">      }</w:t>
      </w:r>
    </w:p>
    <w:p w14:paraId="6D589FCC" w14:textId="77777777" w:rsidR="0024176F" w:rsidRPr="00EC76D5" w:rsidRDefault="0024176F" w:rsidP="00F66472">
      <w:pPr>
        <w:pStyle w:val="Code"/>
        <w:rPr>
          <w:highlight w:val="white"/>
        </w:rPr>
      </w:pPr>
      <w:r w:rsidRPr="00EC76D5">
        <w:rPr>
          <w:highlight w:val="white"/>
        </w:rPr>
        <w:t xml:space="preserve">    }</w:t>
      </w:r>
    </w:p>
    <w:p w14:paraId="7BF75588" w14:textId="77777777" w:rsidR="0024176F" w:rsidRPr="00EC76D5" w:rsidRDefault="0024176F" w:rsidP="00F66472">
      <w:pPr>
        <w:pStyle w:val="Code"/>
        <w:rPr>
          <w:highlight w:val="white"/>
        </w:rPr>
      </w:pPr>
      <w:r w:rsidRPr="00EC76D5">
        <w:rPr>
          <w:highlight w:val="white"/>
        </w:rPr>
        <w:t xml:space="preserve">    else {</w:t>
      </w:r>
    </w:p>
    <w:p w14:paraId="5A994F7F" w14:textId="77777777" w:rsidR="0024176F" w:rsidRPr="00EC76D5" w:rsidRDefault="0024176F" w:rsidP="00F66472">
      <w:pPr>
        <w:pStyle w:val="Code"/>
        <w:rPr>
          <w:highlight w:val="white"/>
        </w:rPr>
      </w:pPr>
      <w:r w:rsidRPr="00EC76D5">
        <w:rPr>
          <w:highlight w:val="white"/>
        </w:rPr>
        <w:t xml:space="preserve">      if (c == '%') {</w:t>
      </w:r>
    </w:p>
    <w:p w14:paraId="468B962D" w14:textId="77777777" w:rsidR="0024176F" w:rsidRPr="00EC76D5" w:rsidRDefault="0024176F" w:rsidP="00F66472">
      <w:pPr>
        <w:pStyle w:val="Code"/>
        <w:rPr>
          <w:highlight w:val="white"/>
        </w:rPr>
      </w:pPr>
      <w:r w:rsidRPr="00EC76D5">
        <w:rPr>
          <w:highlight w:val="white"/>
        </w:rPr>
        <w:t xml:space="preserve">        percent = TRUE;</w:t>
      </w:r>
    </w:p>
    <w:p w14:paraId="740D0A6C" w14:textId="77777777" w:rsidR="0024176F" w:rsidRPr="00EC76D5" w:rsidRDefault="0024176F" w:rsidP="00F66472">
      <w:pPr>
        <w:pStyle w:val="Code"/>
        <w:rPr>
          <w:highlight w:val="white"/>
        </w:rPr>
      </w:pPr>
      <w:r w:rsidRPr="00EC76D5">
        <w:rPr>
          <w:highlight w:val="white"/>
        </w:rPr>
        <w:t xml:space="preserve">        plus = FALSE;</w:t>
      </w:r>
    </w:p>
    <w:p w14:paraId="3355B56A" w14:textId="77777777" w:rsidR="0024176F" w:rsidRPr="00EC76D5" w:rsidRDefault="0024176F" w:rsidP="00F66472">
      <w:pPr>
        <w:pStyle w:val="Code"/>
        <w:rPr>
          <w:highlight w:val="white"/>
        </w:rPr>
      </w:pPr>
      <w:r w:rsidRPr="00EC76D5">
        <w:rPr>
          <w:highlight w:val="white"/>
        </w:rPr>
        <w:t xml:space="preserve">        minus = FALSE;</w:t>
      </w:r>
    </w:p>
    <w:p w14:paraId="7A1D77CD" w14:textId="77777777" w:rsidR="0024176F" w:rsidRPr="00EC76D5" w:rsidRDefault="0024176F" w:rsidP="00F66472">
      <w:pPr>
        <w:pStyle w:val="Code"/>
        <w:rPr>
          <w:highlight w:val="white"/>
        </w:rPr>
      </w:pPr>
      <w:r w:rsidRPr="00EC76D5">
        <w:rPr>
          <w:highlight w:val="white"/>
        </w:rPr>
        <w:t xml:space="preserve">        space = FALSE;</w:t>
      </w:r>
    </w:p>
    <w:p w14:paraId="5789DA93" w14:textId="77777777" w:rsidR="0024176F" w:rsidRPr="00EC76D5" w:rsidRDefault="0024176F" w:rsidP="00F66472">
      <w:pPr>
        <w:pStyle w:val="Code"/>
        <w:rPr>
          <w:highlight w:val="white"/>
        </w:rPr>
      </w:pPr>
      <w:r w:rsidRPr="00EC76D5">
        <w:rPr>
          <w:highlight w:val="white"/>
        </w:rPr>
        <w:t xml:space="preserve">        zero = FALSE;</w:t>
      </w:r>
    </w:p>
    <w:p w14:paraId="5E9310D8" w14:textId="77777777" w:rsidR="0024176F" w:rsidRPr="00EC76D5" w:rsidRDefault="0024176F" w:rsidP="00F66472">
      <w:pPr>
        <w:pStyle w:val="Code"/>
        <w:rPr>
          <w:highlight w:val="white"/>
        </w:rPr>
      </w:pPr>
      <w:r w:rsidRPr="00EC76D5">
        <w:rPr>
          <w:highlight w:val="white"/>
        </w:rPr>
        <w:t xml:space="preserve">        grid = FALSE;</w:t>
      </w:r>
    </w:p>
    <w:p w14:paraId="4AFA0755" w14:textId="77777777" w:rsidR="0024176F" w:rsidRPr="00EC76D5" w:rsidRDefault="0024176F" w:rsidP="00F66472">
      <w:pPr>
        <w:pStyle w:val="Code"/>
        <w:rPr>
          <w:highlight w:val="white"/>
        </w:rPr>
      </w:pPr>
      <w:r w:rsidRPr="00EC76D5">
        <w:rPr>
          <w:highlight w:val="white"/>
        </w:rPr>
        <w:t xml:space="preserve">        widthStar = FALSE;</w:t>
      </w:r>
    </w:p>
    <w:p w14:paraId="74F8320D" w14:textId="77777777" w:rsidR="0024176F" w:rsidRPr="00EC76D5" w:rsidRDefault="0024176F" w:rsidP="00F66472">
      <w:pPr>
        <w:pStyle w:val="Code"/>
        <w:rPr>
          <w:highlight w:val="white"/>
        </w:rPr>
      </w:pPr>
      <w:r w:rsidRPr="00EC76D5">
        <w:rPr>
          <w:highlight w:val="white"/>
        </w:rPr>
        <w:t xml:space="preserve">        period = FALSE;</w:t>
      </w:r>
    </w:p>
    <w:p w14:paraId="70A50552" w14:textId="77777777" w:rsidR="0024176F" w:rsidRPr="00EC76D5" w:rsidRDefault="0024176F" w:rsidP="00F66472">
      <w:pPr>
        <w:pStyle w:val="Code"/>
        <w:rPr>
          <w:highlight w:val="white"/>
        </w:rPr>
      </w:pPr>
      <w:r w:rsidRPr="00EC76D5">
        <w:rPr>
          <w:highlight w:val="white"/>
        </w:rPr>
        <w:t xml:space="preserve">        precisionStar = FALSE;</w:t>
      </w:r>
    </w:p>
    <w:p w14:paraId="05CA0A83" w14:textId="77777777" w:rsidR="0024176F" w:rsidRPr="00EC76D5" w:rsidRDefault="0024176F" w:rsidP="00F66472">
      <w:pPr>
        <w:pStyle w:val="Code"/>
        <w:rPr>
          <w:highlight w:val="white"/>
        </w:rPr>
      </w:pPr>
      <w:r w:rsidRPr="00EC76D5">
        <w:rPr>
          <w:highlight w:val="white"/>
        </w:rPr>
        <w:t xml:space="preserve">        shortInt = FALSE;</w:t>
      </w:r>
    </w:p>
    <w:p w14:paraId="3301F079" w14:textId="77777777" w:rsidR="0024176F" w:rsidRPr="00EC76D5" w:rsidRDefault="0024176F" w:rsidP="00F66472">
      <w:pPr>
        <w:pStyle w:val="Code"/>
        <w:rPr>
          <w:highlight w:val="white"/>
        </w:rPr>
      </w:pPr>
      <w:r w:rsidRPr="00EC76D5">
        <w:rPr>
          <w:highlight w:val="white"/>
        </w:rPr>
        <w:t xml:space="preserve">        longInt = FALSE;</w:t>
      </w:r>
    </w:p>
    <w:p w14:paraId="6C73243A" w14:textId="77777777" w:rsidR="0024176F" w:rsidRPr="00EC76D5" w:rsidRDefault="0024176F" w:rsidP="00F66472">
      <w:pPr>
        <w:pStyle w:val="Code"/>
        <w:rPr>
          <w:highlight w:val="white"/>
        </w:rPr>
      </w:pPr>
      <w:r w:rsidRPr="00EC76D5">
        <w:rPr>
          <w:highlight w:val="white"/>
        </w:rPr>
        <w:t xml:space="preserve">        longDouble = FALSE;</w:t>
      </w:r>
    </w:p>
    <w:p w14:paraId="1841AFD9" w14:textId="77777777" w:rsidR="0024176F" w:rsidRPr="00EC76D5" w:rsidRDefault="0024176F" w:rsidP="00F66472">
      <w:pPr>
        <w:pStyle w:val="Code"/>
        <w:rPr>
          <w:highlight w:val="white"/>
        </w:rPr>
      </w:pPr>
      <w:r w:rsidRPr="00EC76D5">
        <w:rPr>
          <w:highlight w:val="white"/>
        </w:rPr>
        <w:t xml:space="preserve">        width = 0;</w:t>
      </w:r>
    </w:p>
    <w:p w14:paraId="2B03C52A" w14:textId="77777777" w:rsidR="0024176F" w:rsidRPr="00EC76D5" w:rsidRDefault="0024176F" w:rsidP="00F66472">
      <w:pPr>
        <w:pStyle w:val="Code"/>
        <w:rPr>
          <w:highlight w:val="white"/>
        </w:rPr>
      </w:pPr>
      <w:r w:rsidRPr="00EC76D5">
        <w:rPr>
          <w:highlight w:val="white"/>
        </w:rPr>
        <w:t xml:space="preserve">        precision = 0;</w:t>
      </w:r>
    </w:p>
    <w:p w14:paraId="4AAFB1FA" w14:textId="77777777" w:rsidR="0024176F" w:rsidRPr="00EC76D5" w:rsidRDefault="0024176F" w:rsidP="00F66472">
      <w:pPr>
        <w:pStyle w:val="Code"/>
        <w:rPr>
          <w:highlight w:val="white"/>
        </w:rPr>
      </w:pPr>
      <w:r w:rsidRPr="00EC76D5">
        <w:rPr>
          <w:highlight w:val="white"/>
        </w:rPr>
        <w:t xml:space="preserve">      }</w:t>
      </w:r>
    </w:p>
    <w:p w14:paraId="514B95DE" w14:textId="77777777" w:rsidR="0024176F" w:rsidRPr="00EC76D5" w:rsidRDefault="0024176F" w:rsidP="00F66472">
      <w:pPr>
        <w:pStyle w:val="Code"/>
        <w:rPr>
          <w:highlight w:val="white"/>
        </w:rPr>
      </w:pPr>
      <w:r w:rsidRPr="00EC76D5">
        <w:rPr>
          <w:highlight w:val="white"/>
        </w:rPr>
        <w:t xml:space="preserve">      else {</w:t>
      </w:r>
    </w:p>
    <w:p w14:paraId="5BC13B84" w14:textId="77777777" w:rsidR="0024176F" w:rsidRPr="00EC76D5" w:rsidRDefault="0024176F" w:rsidP="00F66472">
      <w:pPr>
        <w:pStyle w:val="Code"/>
        <w:rPr>
          <w:highlight w:val="white"/>
        </w:rPr>
      </w:pPr>
      <w:r w:rsidRPr="00EC76D5">
        <w:rPr>
          <w:highlight w:val="white"/>
        </w:rPr>
        <w:t xml:space="preserve">        printChar(c);</w:t>
      </w:r>
    </w:p>
    <w:p w14:paraId="1F1516F0" w14:textId="77777777" w:rsidR="0024176F" w:rsidRPr="00EC76D5" w:rsidRDefault="0024176F" w:rsidP="00F66472">
      <w:pPr>
        <w:pStyle w:val="Code"/>
        <w:rPr>
          <w:highlight w:val="white"/>
        </w:rPr>
      </w:pPr>
      <w:r w:rsidRPr="00EC76D5">
        <w:rPr>
          <w:highlight w:val="white"/>
        </w:rPr>
        <w:t xml:space="preserve">      }</w:t>
      </w:r>
    </w:p>
    <w:p w14:paraId="071DC2D1" w14:textId="77777777" w:rsidR="0024176F" w:rsidRPr="00EC76D5" w:rsidRDefault="0024176F" w:rsidP="00F66472">
      <w:pPr>
        <w:pStyle w:val="Code"/>
        <w:rPr>
          <w:highlight w:val="white"/>
        </w:rPr>
      </w:pPr>
      <w:r w:rsidRPr="00EC76D5">
        <w:rPr>
          <w:highlight w:val="white"/>
        </w:rPr>
        <w:t xml:space="preserve">    }</w:t>
      </w:r>
    </w:p>
    <w:p w14:paraId="1BC7864C" w14:textId="77777777" w:rsidR="0024176F" w:rsidRPr="00EC76D5" w:rsidRDefault="0024176F" w:rsidP="00F66472">
      <w:pPr>
        <w:pStyle w:val="Code"/>
        <w:rPr>
          <w:highlight w:val="white"/>
        </w:rPr>
      </w:pPr>
      <w:r w:rsidRPr="00EC76D5">
        <w:rPr>
          <w:highlight w:val="white"/>
        </w:rPr>
        <w:t xml:space="preserve">  }</w:t>
      </w:r>
    </w:p>
    <w:p w14:paraId="5077D831" w14:textId="77777777" w:rsidR="0024176F" w:rsidRPr="00EC76D5" w:rsidRDefault="0024176F" w:rsidP="00F66472">
      <w:pPr>
        <w:pStyle w:val="Code"/>
        <w:rPr>
          <w:highlight w:val="white"/>
        </w:rPr>
      </w:pPr>
    </w:p>
    <w:p w14:paraId="20ADADB0" w14:textId="77777777" w:rsidR="0024176F" w:rsidRPr="00EC76D5" w:rsidRDefault="0024176F" w:rsidP="00F66472">
      <w:pPr>
        <w:pStyle w:val="Code"/>
        <w:rPr>
          <w:highlight w:val="white"/>
        </w:rPr>
      </w:pPr>
      <w:r w:rsidRPr="00EC76D5">
        <w:rPr>
          <w:highlight w:val="white"/>
        </w:rPr>
        <w:t xml:space="preserve">  if (g_outStatus == STRING) {</w:t>
      </w:r>
    </w:p>
    <w:p w14:paraId="41ED0344" w14:textId="77777777" w:rsidR="0024176F" w:rsidRPr="00EC76D5" w:rsidRDefault="0024176F" w:rsidP="00F66472">
      <w:pPr>
        <w:pStyle w:val="Code"/>
        <w:rPr>
          <w:highlight w:val="white"/>
        </w:rPr>
      </w:pPr>
      <w:r w:rsidRPr="00EC76D5">
        <w:rPr>
          <w:highlight w:val="white"/>
        </w:rPr>
        <w:t xml:space="preserve">    char* outString = (char*) g_outDevice;</w:t>
      </w:r>
    </w:p>
    <w:p w14:paraId="3CA328BC" w14:textId="77777777" w:rsidR="0024176F" w:rsidRPr="00EC76D5" w:rsidRDefault="0024176F" w:rsidP="00F66472">
      <w:pPr>
        <w:pStyle w:val="Code"/>
        <w:rPr>
          <w:highlight w:val="white"/>
        </w:rPr>
      </w:pPr>
      <w:r w:rsidRPr="00EC76D5">
        <w:rPr>
          <w:highlight w:val="white"/>
        </w:rPr>
        <w:t xml:space="preserve">    outString[g_outChars] = '\0';</w:t>
      </w:r>
    </w:p>
    <w:p w14:paraId="5A5E96C0" w14:textId="77777777" w:rsidR="0024176F" w:rsidRPr="00EC76D5" w:rsidRDefault="0024176F" w:rsidP="00F66472">
      <w:pPr>
        <w:pStyle w:val="Code"/>
        <w:rPr>
          <w:highlight w:val="white"/>
        </w:rPr>
      </w:pPr>
      <w:r w:rsidRPr="00EC76D5">
        <w:rPr>
          <w:highlight w:val="white"/>
        </w:rPr>
        <w:t xml:space="preserve">  }</w:t>
      </w:r>
    </w:p>
    <w:p w14:paraId="79CA3783" w14:textId="77777777" w:rsidR="0024176F" w:rsidRPr="00EC76D5" w:rsidRDefault="0024176F" w:rsidP="00F66472">
      <w:pPr>
        <w:pStyle w:val="Code"/>
        <w:rPr>
          <w:highlight w:val="white"/>
        </w:rPr>
      </w:pPr>
    </w:p>
    <w:p w14:paraId="5DC08EC7" w14:textId="77777777" w:rsidR="0024176F" w:rsidRPr="00EC76D5" w:rsidRDefault="0024176F" w:rsidP="00F66472">
      <w:pPr>
        <w:pStyle w:val="Code"/>
        <w:rPr>
          <w:highlight w:val="white"/>
        </w:rPr>
      </w:pPr>
      <w:r w:rsidRPr="00EC76D5">
        <w:rPr>
          <w:highlight w:val="white"/>
        </w:rPr>
        <w:t xml:space="preserve">  return g_outChars;</w:t>
      </w:r>
    </w:p>
    <w:p w14:paraId="3F32619A" w14:textId="77777777" w:rsidR="0024176F" w:rsidRPr="00EC76D5" w:rsidRDefault="0024176F" w:rsidP="00F66472">
      <w:pPr>
        <w:pStyle w:val="Code"/>
        <w:rPr>
          <w:highlight w:val="white"/>
        </w:rPr>
      </w:pPr>
      <w:r w:rsidRPr="00EC76D5">
        <w:rPr>
          <w:highlight w:val="white"/>
        </w:rPr>
        <w:t>}</w:t>
      </w:r>
    </w:p>
    <w:p w14:paraId="6D86D2C0" w14:textId="0AD72DB6" w:rsidR="0024176F" w:rsidRPr="00EC76D5" w:rsidRDefault="0024176F" w:rsidP="00F66472">
      <w:pPr>
        <w:pStyle w:val="Code"/>
      </w:pPr>
    </w:p>
    <w:p w14:paraId="759AFAC9" w14:textId="77777777" w:rsidR="0024176F" w:rsidRPr="00EC76D5" w:rsidRDefault="0024176F" w:rsidP="00F66472">
      <w:pPr>
        <w:pStyle w:val="Code"/>
        <w:rPr>
          <w:highlight w:val="white"/>
        </w:rPr>
      </w:pPr>
      <w:r w:rsidRPr="00EC76D5">
        <w:rPr>
          <w:highlight w:val="white"/>
        </w:rPr>
        <w:t>int printf(char* format, ...) {</w:t>
      </w:r>
    </w:p>
    <w:p w14:paraId="5593D8A5" w14:textId="77777777" w:rsidR="0024176F" w:rsidRPr="00EC76D5" w:rsidRDefault="0024176F" w:rsidP="00F66472">
      <w:pPr>
        <w:pStyle w:val="Code"/>
        <w:rPr>
          <w:highlight w:val="white"/>
        </w:rPr>
      </w:pPr>
      <w:r w:rsidRPr="00EC76D5">
        <w:rPr>
          <w:highlight w:val="white"/>
        </w:rPr>
        <w:t xml:space="preserve">  va_list arg_list;</w:t>
      </w:r>
    </w:p>
    <w:p w14:paraId="23EB13E0" w14:textId="77777777" w:rsidR="0024176F" w:rsidRPr="00EC76D5" w:rsidRDefault="0024176F" w:rsidP="00F66472">
      <w:pPr>
        <w:pStyle w:val="Code"/>
        <w:rPr>
          <w:highlight w:val="white"/>
        </w:rPr>
      </w:pPr>
      <w:r w:rsidRPr="00EC76D5">
        <w:rPr>
          <w:highlight w:val="white"/>
        </w:rPr>
        <w:t xml:space="preserve">  va_start(arg_list, format);</w:t>
      </w:r>
    </w:p>
    <w:p w14:paraId="0C663B5D" w14:textId="77777777" w:rsidR="0024176F" w:rsidRPr="00EC76D5" w:rsidRDefault="0024176F" w:rsidP="00F66472">
      <w:pPr>
        <w:pStyle w:val="Code"/>
        <w:rPr>
          <w:highlight w:val="white"/>
        </w:rPr>
      </w:pPr>
      <w:r w:rsidRPr="00EC76D5">
        <w:rPr>
          <w:highlight w:val="white"/>
        </w:rPr>
        <w:t xml:space="preserve">  return vprintf(format, arg_list);</w:t>
      </w:r>
    </w:p>
    <w:p w14:paraId="49002119" w14:textId="77777777" w:rsidR="0024176F" w:rsidRPr="00EC76D5" w:rsidRDefault="0024176F" w:rsidP="00F66472">
      <w:pPr>
        <w:pStyle w:val="Code"/>
        <w:rPr>
          <w:highlight w:val="white"/>
        </w:rPr>
      </w:pPr>
      <w:r w:rsidRPr="00EC76D5">
        <w:rPr>
          <w:highlight w:val="white"/>
        </w:rPr>
        <w:t>}</w:t>
      </w:r>
    </w:p>
    <w:p w14:paraId="25028C68" w14:textId="77777777" w:rsidR="0024176F" w:rsidRPr="00EC76D5" w:rsidRDefault="0024176F" w:rsidP="00F66472">
      <w:pPr>
        <w:pStyle w:val="Code"/>
        <w:rPr>
          <w:highlight w:val="white"/>
        </w:rPr>
      </w:pPr>
    </w:p>
    <w:p w14:paraId="6DD140D4" w14:textId="77777777" w:rsidR="0024176F" w:rsidRPr="00EC76D5" w:rsidRDefault="0024176F" w:rsidP="00F66472">
      <w:pPr>
        <w:pStyle w:val="Code"/>
        <w:rPr>
          <w:highlight w:val="white"/>
        </w:rPr>
      </w:pPr>
      <w:r w:rsidRPr="00EC76D5">
        <w:rPr>
          <w:highlight w:val="white"/>
        </w:rPr>
        <w:t>int vprintf(char* format, va_list arg_list) {</w:t>
      </w:r>
    </w:p>
    <w:p w14:paraId="0FB0F70F" w14:textId="77777777" w:rsidR="0024176F" w:rsidRPr="00EC76D5" w:rsidRDefault="0024176F" w:rsidP="00F66472">
      <w:pPr>
        <w:pStyle w:val="Code"/>
        <w:rPr>
          <w:highlight w:val="white"/>
        </w:rPr>
      </w:pPr>
      <w:r w:rsidRPr="00EC76D5">
        <w:rPr>
          <w:highlight w:val="white"/>
        </w:rPr>
        <w:t xml:space="preserve">  return vfprintf(stdout, format, arg_list);</w:t>
      </w:r>
    </w:p>
    <w:p w14:paraId="1302BF9C" w14:textId="77777777" w:rsidR="0024176F" w:rsidRPr="00EC76D5" w:rsidRDefault="0024176F" w:rsidP="00F66472">
      <w:pPr>
        <w:pStyle w:val="Code"/>
        <w:rPr>
          <w:highlight w:val="white"/>
        </w:rPr>
      </w:pPr>
      <w:r w:rsidRPr="00EC76D5">
        <w:rPr>
          <w:highlight w:val="white"/>
        </w:rPr>
        <w:t>}</w:t>
      </w:r>
    </w:p>
    <w:p w14:paraId="6B7D903F" w14:textId="77777777" w:rsidR="0024176F" w:rsidRPr="00EC76D5" w:rsidRDefault="0024176F" w:rsidP="00F66472">
      <w:pPr>
        <w:pStyle w:val="Code"/>
        <w:rPr>
          <w:highlight w:val="white"/>
        </w:rPr>
      </w:pPr>
    </w:p>
    <w:p w14:paraId="4B13B327" w14:textId="77777777" w:rsidR="0024176F" w:rsidRPr="00EC76D5" w:rsidRDefault="0024176F" w:rsidP="00F66472">
      <w:pPr>
        <w:pStyle w:val="Code"/>
        <w:rPr>
          <w:highlight w:val="white"/>
        </w:rPr>
      </w:pPr>
      <w:r w:rsidRPr="00EC76D5">
        <w:rPr>
          <w:highlight w:val="white"/>
        </w:rPr>
        <w:t>int fprintf(FILE* outStream, char* format, ...) {</w:t>
      </w:r>
    </w:p>
    <w:p w14:paraId="4DCCB928" w14:textId="77777777" w:rsidR="0024176F" w:rsidRPr="00EC76D5" w:rsidRDefault="0024176F" w:rsidP="00F66472">
      <w:pPr>
        <w:pStyle w:val="Code"/>
        <w:rPr>
          <w:highlight w:val="white"/>
        </w:rPr>
      </w:pPr>
      <w:r w:rsidRPr="00EC76D5">
        <w:rPr>
          <w:highlight w:val="white"/>
        </w:rPr>
        <w:t xml:space="preserve">  va_list arg_list;</w:t>
      </w:r>
    </w:p>
    <w:p w14:paraId="41E81324" w14:textId="77777777" w:rsidR="0024176F" w:rsidRPr="00EC76D5" w:rsidRDefault="0024176F" w:rsidP="00F66472">
      <w:pPr>
        <w:pStyle w:val="Code"/>
        <w:rPr>
          <w:highlight w:val="white"/>
        </w:rPr>
      </w:pPr>
      <w:r w:rsidRPr="00EC76D5">
        <w:rPr>
          <w:highlight w:val="white"/>
        </w:rPr>
        <w:t xml:space="preserve">  va_start(arg_list, format);</w:t>
      </w:r>
    </w:p>
    <w:p w14:paraId="7F331D39" w14:textId="77777777" w:rsidR="0024176F" w:rsidRPr="00EC76D5" w:rsidRDefault="0024176F" w:rsidP="00F66472">
      <w:pPr>
        <w:pStyle w:val="Code"/>
        <w:rPr>
          <w:highlight w:val="white"/>
        </w:rPr>
      </w:pPr>
      <w:r w:rsidRPr="00EC76D5">
        <w:rPr>
          <w:highlight w:val="white"/>
        </w:rPr>
        <w:lastRenderedPageBreak/>
        <w:t xml:space="preserve">  return vfprintf(outStream, format, arg_list);</w:t>
      </w:r>
    </w:p>
    <w:p w14:paraId="66F5090B" w14:textId="77777777" w:rsidR="0024176F" w:rsidRPr="00EC76D5" w:rsidRDefault="0024176F" w:rsidP="00F66472">
      <w:pPr>
        <w:pStyle w:val="Code"/>
        <w:rPr>
          <w:highlight w:val="white"/>
        </w:rPr>
      </w:pPr>
      <w:r w:rsidRPr="00EC76D5">
        <w:rPr>
          <w:highlight w:val="white"/>
        </w:rPr>
        <w:t>}</w:t>
      </w:r>
    </w:p>
    <w:p w14:paraId="6168D637" w14:textId="77777777" w:rsidR="0024176F" w:rsidRPr="00EC76D5" w:rsidRDefault="0024176F" w:rsidP="00F66472">
      <w:pPr>
        <w:pStyle w:val="Code"/>
        <w:rPr>
          <w:highlight w:val="white"/>
        </w:rPr>
      </w:pPr>
    </w:p>
    <w:p w14:paraId="0DEEF96A" w14:textId="77777777" w:rsidR="0024176F" w:rsidRPr="00EC76D5" w:rsidRDefault="0024176F" w:rsidP="00F66472">
      <w:pPr>
        <w:pStyle w:val="Code"/>
        <w:rPr>
          <w:highlight w:val="white"/>
        </w:rPr>
      </w:pPr>
      <w:r w:rsidRPr="00EC76D5">
        <w:rPr>
          <w:highlight w:val="white"/>
        </w:rPr>
        <w:t>int vfprintf(FILE* outStream, char* format, va_list arg_list) {</w:t>
      </w:r>
    </w:p>
    <w:p w14:paraId="23E30D88" w14:textId="77777777" w:rsidR="0024176F" w:rsidRPr="00EC76D5" w:rsidRDefault="0024176F" w:rsidP="00F66472">
      <w:pPr>
        <w:pStyle w:val="Code"/>
        <w:rPr>
          <w:highlight w:val="white"/>
        </w:rPr>
      </w:pPr>
      <w:r w:rsidRPr="00EC76D5">
        <w:rPr>
          <w:highlight w:val="white"/>
        </w:rPr>
        <w:t xml:space="preserve">  g_outStatus = DEVICE;</w:t>
      </w:r>
    </w:p>
    <w:p w14:paraId="588AF2D2" w14:textId="77777777" w:rsidR="0024176F" w:rsidRPr="00EC76D5" w:rsidRDefault="0024176F" w:rsidP="00F66472">
      <w:pPr>
        <w:pStyle w:val="Code"/>
        <w:rPr>
          <w:highlight w:val="white"/>
        </w:rPr>
      </w:pPr>
      <w:r w:rsidRPr="00EC76D5">
        <w:rPr>
          <w:highlight w:val="white"/>
        </w:rPr>
        <w:t xml:space="preserve">  g_outDevice = (void*) outStream;</w:t>
      </w:r>
    </w:p>
    <w:p w14:paraId="65924904" w14:textId="77777777" w:rsidR="0024176F" w:rsidRPr="00EC76D5" w:rsidRDefault="0024176F" w:rsidP="00F66472">
      <w:pPr>
        <w:pStyle w:val="Code"/>
        <w:rPr>
          <w:highlight w:val="white"/>
        </w:rPr>
      </w:pPr>
      <w:r w:rsidRPr="00EC76D5">
        <w:rPr>
          <w:highlight w:val="white"/>
        </w:rPr>
        <w:t xml:space="preserve">  return printFormat(format, arg_list);</w:t>
      </w:r>
    </w:p>
    <w:p w14:paraId="3807F96B" w14:textId="77777777" w:rsidR="0024176F" w:rsidRPr="00EC76D5" w:rsidRDefault="0024176F" w:rsidP="00F66472">
      <w:pPr>
        <w:pStyle w:val="Code"/>
        <w:rPr>
          <w:highlight w:val="white"/>
        </w:rPr>
      </w:pPr>
      <w:r w:rsidRPr="00EC76D5">
        <w:rPr>
          <w:highlight w:val="white"/>
        </w:rPr>
        <w:t>}</w:t>
      </w:r>
    </w:p>
    <w:p w14:paraId="24F844FB" w14:textId="77777777" w:rsidR="0024176F" w:rsidRPr="00EC76D5" w:rsidRDefault="0024176F" w:rsidP="00F66472">
      <w:pPr>
        <w:pStyle w:val="Code"/>
        <w:rPr>
          <w:highlight w:val="white"/>
        </w:rPr>
      </w:pPr>
    </w:p>
    <w:p w14:paraId="637B131E" w14:textId="77777777" w:rsidR="0024176F" w:rsidRPr="00EC76D5" w:rsidRDefault="0024176F" w:rsidP="00F66472">
      <w:pPr>
        <w:pStyle w:val="Code"/>
        <w:rPr>
          <w:highlight w:val="white"/>
        </w:rPr>
      </w:pPr>
      <w:r w:rsidRPr="00EC76D5">
        <w:rPr>
          <w:highlight w:val="white"/>
        </w:rPr>
        <w:t>int sprintf(char* outString, char* format, ...) {</w:t>
      </w:r>
    </w:p>
    <w:p w14:paraId="0399601C" w14:textId="77777777" w:rsidR="0024176F" w:rsidRPr="00EC76D5" w:rsidRDefault="0024176F" w:rsidP="00F66472">
      <w:pPr>
        <w:pStyle w:val="Code"/>
        <w:rPr>
          <w:highlight w:val="white"/>
        </w:rPr>
      </w:pPr>
      <w:r w:rsidRPr="00EC76D5">
        <w:rPr>
          <w:highlight w:val="white"/>
        </w:rPr>
        <w:t xml:space="preserve">  va_list arg_list;</w:t>
      </w:r>
    </w:p>
    <w:p w14:paraId="2E08CF77" w14:textId="77777777" w:rsidR="0024176F" w:rsidRPr="00EC76D5" w:rsidRDefault="0024176F" w:rsidP="00F66472">
      <w:pPr>
        <w:pStyle w:val="Code"/>
        <w:rPr>
          <w:highlight w:val="white"/>
        </w:rPr>
      </w:pPr>
      <w:r w:rsidRPr="00EC76D5">
        <w:rPr>
          <w:highlight w:val="white"/>
        </w:rPr>
        <w:t xml:space="preserve">  va_start(arg_list, format);</w:t>
      </w:r>
    </w:p>
    <w:p w14:paraId="230BD209" w14:textId="77777777" w:rsidR="0024176F" w:rsidRPr="00EC76D5" w:rsidRDefault="0024176F" w:rsidP="00F66472">
      <w:pPr>
        <w:pStyle w:val="Code"/>
        <w:rPr>
          <w:highlight w:val="white"/>
        </w:rPr>
      </w:pPr>
      <w:r w:rsidRPr="00EC76D5">
        <w:rPr>
          <w:highlight w:val="white"/>
        </w:rPr>
        <w:t xml:space="preserve">  return vsprintf(outString, format, arg_list);</w:t>
      </w:r>
    </w:p>
    <w:p w14:paraId="178579E4" w14:textId="77777777" w:rsidR="0024176F" w:rsidRPr="00EC76D5" w:rsidRDefault="0024176F" w:rsidP="00F66472">
      <w:pPr>
        <w:pStyle w:val="Code"/>
        <w:rPr>
          <w:highlight w:val="white"/>
        </w:rPr>
      </w:pPr>
      <w:r w:rsidRPr="00EC76D5">
        <w:rPr>
          <w:highlight w:val="white"/>
        </w:rPr>
        <w:t>}</w:t>
      </w:r>
    </w:p>
    <w:p w14:paraId="76A1D267" w14:textId="77777777" w:rsidR="0024176F" w:rsidRPr="00EC76D5" w:rsidRDefault="0024176F" w:rsidP="00F66472">
      <w:pPr>
        <w:pStyle w:val="Code"/>
        <w:rPr>
          <w:highlight w:val="white"/>
        </w:rPr>
      </w:pPr>
    </w:p>
    <w:p w14:paraId="3911AA8F" w14:textId="77777777" w:rsidR="0024176F" w:rsidRPr="00EC76D5" w:rsidRDefault="0024176F" w:rsidP="00F66472">
      <w:pPr>
        <w:pStyle w:val="Code"/>
        <w:rPr>
          <w:highlight w:val="white"/>
        </w:rPr>
      </w:pPr>
      <w:r w:rsidRPr="00EC76D5">
        <w:rPr>
          <w:highlight w:val="white"/>
        </w:rPr>
        <w:t>int vsprintf(char* outString, char* format, va_list arg_list) {</w:t>
      </w:r>
    </w:p>
    <w:p w14:paraId="75C91493" w14:textId="77777777" w:rsidR="0024176F" w:rsidRPr="00EC76D5" w:rsidRDefault="0024176F" w:rsidP="00F66472">
      <w:pPr>
        <w:pStyle w:val="Code"/>
        <w:rPr>
          <w:highlight w:val="white"/>
        </w:rPr>
      </w:pPr>
      <w:r w:rsidRPr="00EC76D5">
        <w:rPr>
          <w:highlight w:val="white"/>
        </w:rPr>
        <w:t xml:space="preserve">  g_outStatus = STRING;</w:t>
      </w:r>
    </w:p>
    <w:p w14:paraId="3E27496F" w14:textId="77777777" w:rsidR="0024176F" w:rsidRPr="00EC76D5" w:rsidRDefault="0024176F" w:rsidP="00F66472">
      <w:pPr>
        <w:pStyle w:val="Code"/>
        <w:rPr>
          <w:highlight w:val="white"/>
        </w:rPr>
      </w:pPr>
      <w:r w:rsidRPr="00EC76D5">
        <w:rPr>
          <w:highlight w:val="white"/>
        </w:rPr>
        <w:t xml:space="preserve">  g_outDevice = (void*) outString;</w:t>
      </w:r>
    </w:p>
    <w:p w14:paraId="0438EEE2" w14:textId="77777777" w:rsidR="0024176F" w:rsidRPr="00EC76D5" w:rsidRDefault="0024176F" w:rsidP="00F66472">
      <w:pPr>
        <w:pStyle w:val="Code"/>
        <w:rPr>
          <w:highlight w:val="white"/>
        </w:rPr>
      </w:pPr>
      <w:r w:rsidRPr="00EC76D5">
        <w:rPr>
          <w:highlight w:val="white"/>
        </w:rPr>
        <w:t xml:space="preserve">  return printFormat(format, arg_list);</w:t>
      </w:r>
    </w:p>
    <w:p w14:paraId="7C014DA5" w14:textId="1731197D" w:rsidR="0024176F" w:rsidRPr="00EC76D5" w:rsidRDefault="0024176F" w:rsidP="00F66472">
      <w:pPr>
        <w:pStyle w:val="Code"/>
      </w:pPr>
      <w:r w:rsidRPr="00EC76D5">
        <w:rPr>
          <w:highlight w:val="white"/>
        </w:rPr>
        <w:t>}</w:t>
      </w:r>
    </w:p>
    <w:p w14:paraId="47B39FAD" w14:textId="00BDF054" w:rsidR="00265BDF" w:rsidRPr="00EC76D5" w:rsidRDefault="004007C3" w:rsidP="00265BDF">
      <w:pPr>
        <w:pStyle w:val="Rubrik3"/>
      </w:pPr>
      <w:bookmarkStart w:id="5886" w:name="_Toc481936462"/>
      <w:r w:rsidRPr="00EC76D5">
        <w:t>Scanning</w:t>
      </w:r>
      <w:bookmarkEnd w:id="5886"/>
    </w:p>
    <w:p w14:paraId="29AFA940" w14:textId="00F6E791" w:rsidR="00594DB0" w:rsidRPr="00EC76D5" w:rsidRDefault="00594DB0" w:rsidP="00594DB0">
      <w:pPr>
        <w:pStyle w:val="CodeListing"/>
      </w:pPr>
      <w:r w:rsidRPr="00EC76D5">
        <w:t>Scanf.h</w:t>
      </w:r>
    </w:p>
    <w:p w14:paraId="5E850DCE" w14:textId="77777777" w:rsidR="008361EE" w:rsidRPr="00EC76D5" w:rsidRDefault="008361EE" w:rsidP="008361EE">
      <w:pPr>
        <w:pStyle w:val="Code"/>
        <w:rPr>
          <w:highlight w:val="white"/>
        </w:rPr>
      </w:pPr>
      <w:r w:rsidRPr="00EC76D5">
        <w:rPr>
          <w:highlight w:val="white"/>
        </w:rPr>
        <w:t>#ifndef __SCANF_H__</w:t>
      </w:r>
    </w:p>
    <w:p w14:paraId="316F7280" w14:textId="77777777" w:rsidR="008361EE" w:rsidRPr="00EC76D5" w:rsidRDefault="008361EE" w:rsidP="008361EE">
      <w:pPr>
        <w:pStyle w:val="Code"/>
        <w:rPr>
          <w:highlight w:val="white"/>
        </w:rPr>
      </w:pPr>
      <w:r w:rsidRPr="00EC76D5">
        <w:rPr>
          <w:highlight w:val="white"/>
        </w:rPr>
        <w:t>#define __SCANF_H__</w:t>
      </w:r>
    </w:p>
    <w:p w14:paraId="1B886A19" w14:textId="77777777" w:rsidR="008361EE" w:rsidRPr="00EC76D5" w:rsidRDefault="008361EE" w:rsidP="008361EE">
      <w:pPr>
        <w:pStyle w:val="Code"/>
        <w:rPr>
          <w:highlight w:val="white"/>
        </w:rPr>
      </w:pPr>
    </w:p>
    <w:p w14:paraId="5B5B1380" w14:textId="77777777" w:rsidR="008361EE" w:rsidRPr="00EC76D5" w:rsidRDefault="008361EE" w:rsidP="008361EE">
      <w:pPr>
        <w:pStyle w:val="Code"/>
        <w:rPr>
          <w:highlight w:val="white"/>
        </w:rPr>
      </w:pPr>
      <w:r w:rsidRPr="00EC76D5">
        <w:rPr>
          <w:highlight w:val="white"/>
        </w:rPr>
        <w:t>#define DEVICE 0</w:t>
      </w:r>
    </w:p>
    <w:p w14:paraId="50080E35" w14:textId="77777777" w:rsidR="008361EE" w:rsidRPr="00EC76D5" w:rsidRDefault="008361EE" w:rsidP="008361EE">
      <w:pPr>
        <w:pStyle w:val="Code"/>
        <w:rPr>
          <w:highlight w:val="white"/>
        </w:rPr>
      </w:pPr>
      <w:r w:rsidRPr="00EC76D5">
        <w:rPr>
          <w:highlight w:val="white"/>
        </w:rPr>
        <w:t>#define STRING 1</w:t>
      </w:r>
    </w:p>
    <w:p w14:paraId="6015F8FE" w14:textId="77777777" w:rsidR="008361EE" w:rsidRPr="00EC76D5" w:rsidRDefault="008361EE" w:rsidP="008361EE">
      <w:pPr>
        <w:pStyle w:val="Code"/>
        <w:rPr>
          <w:highlight w:val="white"/>
        </w:rPr>
      </w:pPr>
    </w:p>
    <w:p w14:paraId="45FE1E23" w14:textId="77777777" w:rsidR="008361EE" w:rsidRPr="00EC76D5" w:rsidRDefault="008361EE" w:rsidP="008361EE">
      <w:pPr>
        <w:pStyle w:val="Code"/>
        <w:rPr>
          <w:highlight w:val="white"/>
        </w:rPr>
      </w:pPr>
      <w:r w:rsidRPr="00EC76D5">
        <w:rPr>
          <w:highlight w:val="white"/>
        </w:rPr>
        <w:t>#define EOF -1</w:t>
      </w:r>
    </w:p>
    <w:p w14:paraId="40D6F3D7" w14:textId="77777777" w:rsidR="008361EE" w:rsidRPr="00EC76D5" w:rsidRDefault="008361EE" w:rsidP="008361EE">
      <w:pPr>
        <w:pStyle w:val="Code"/>
        <w:rPr>
          <w:highlight w:val="white"/>
        </w:rPr>
      </w:pPr>
    </w:p>
    <w:p w14:paraId="115551C1" w14:textId="77777777" w:rsidR="008361EE" w:rsidRPr="00EC76D5" w:rsidRDefault="008361EE" w:rsidP="008361EE">
      <w:pPr>
        <w:pStyle w:val="Code"/>
        <w:rPr>
          <w:highlight w:val="white"/>
        </w:rPr>
      </w:pPr>
      <w:r w:rsidRPr="00EC76D5">
        <w:rPr>
          <w:highlight w:val="white"/>
        </w:rPr>
        <w:t>extern int g_inStatus, g_inChars;</w:t>
      </w:r>
    </w:p>
    <w:p w14:paraId="112E1A01" w14:textId="77777777" w:rsidR="008361EE" w:rsidRPr="00EC76D5" w:rsidRDefault="008361EE" w:rsidP="008361EE">
      <w:pPr>
        <w:pStyle w:val="Code"/>
        <w:rPr>
          <w:highlight w:val="white"/>
        </w:rPr>
      </w:pPr>
      <w:r w:rsidRPr="00EC76D5">
        <w:rPr>
          <w:highlight w:val="white"/>
        </w:rPr>
        <w:t>extern void* g_inDevice;</w:t>
      </w:r>
    </w:p>
    <w:p w14:paraId="30A85761" w14:textId="77777777" w:rsidR="008361EE" w:rsidRPr="00EC76D5" w:rsidRDefault="008361EE" w:rsidP="008361EE">
      <w:pPr>
        <w:pStyle w:val="Code"/>
        <w:rPr>
          <w:highlight w:val="white"/>
        </w:rPr>
      </w:pPr>
    </w:p>
    <w:p w14:paraId="452CF4DC" w14:textId="77777777" w:rsidR="008361EE" w:rsidRPr="00EC76D5" w:rsidRDefault="008361EE" w:rsidP="008361EE">
      <w:pPr>
        <w:pStyle w:val="Code"/>
        <w:rPr>
          <w:highlight w:val="white"/>
        </w:rPr>
      </w:pPr>
      <w:r w:rsidRPr="00EC76D5">
        <w:rPr>
          <w:highlight w:val="white"/>
        </w:rPr>
        <w:t>char scanChar(void);</w:t>
      </w:r>
    </w:p>
    <w:p w14:paraId="68BA86D8" w14:textId="77777777" w:rsidR="008361EE" w:rsidRPr="00EC76D5" w:rsidRDefault="008361EE" w:rsidP="008361EE">
      <w:pPr>
        <w:pStyle w:val="Code"/>
        <w:rPr>
          <w:highlight w:val="white"/>
        </w:rPr>
      </w:pPr>
      <w:r w:rsidRPr="00EC76D5">
        <w:rPr>
          <w:highlight w:val="white"/>
        </w:rPr>
        <w:t>void unscanChar(char c);</w:t>
      </w:r>
    </w:p>
    <w:p w14:paraId="56D3EE06" w14:textId="77777777" w:rsidR="008361EE" w:rsidRPr="00EC76D5" w:rsidRDefault="008361EE" w:rsidP="008361EE">
      <w:pPr>
        <w:pStyle w:val="Code"/>
        <w:rPr>
          <w:highlight w:val="white"/>
        </w:rPr>
      </w:pPr>
      <w:r w:rsidRPr="00EC76D5">
        <w:rPr>
          <w:highlight w:val="white"/>
        </w:rPr>
        <w:t>void scanString(char* string, int precision);</w:t>
      </w:r>
    </w:p>
    <w:p w14:paraId="1B5F490E" w14:textId="77777777" w:rsidR="008361EE" w:rsidRPr="00EC76D5" w:rsidRDefault="008361EE" w:rsidP="008361EE">
      <w:pPr>
        <w:pStyle w:val="Code"/>
        <w:rPr>
          <w:highlight w:val="white"/>
        </w:rPr>
      </w:pPr>
      <w:r w:rsidRPr="00EC76D5">
        <w:rPr>
          <w:highlight w:val="white"/>
        </w:rPr>
        <w:t>long scanLongInt(void);</w:t>
      </w:r>
    </w:p>
    <w:p w14:paraId="31824EA4" w14:textId="77777777" w:rsidR="008361EE" w:rsidRPr="00EC76D5" w:rsidRDefault="008361EE" w:rsidP="008361EE">
      <w:pPr>
        <w:pStyle w:val="Code"/>
        <w:rPr>
          <w:highlight w:val="white"/>
        </w:rPr>
      </w:pPr>
      <w:r w:rsidRPr="00EC76D5">
        <w:rPr>
          <w:highlight w:val="white"/>
        </w:rPr>
        <w:t>unsigned long scanUnsignedLongInt(unsigned long base);</w:t>
      </w:r>
    </w:p>
    <w:p w14:paraId="6F0FB807" w14:textId="77777777" w:rsidR="008361EE" w:rsidRPr="00EC76D5" w:rsidRDefault="008361EE" w:rsidP="008361EE">
      <w:pPr>
        <w:pStyle w:val="Code"/>
        <w:rPr>
          <w:highlight w:val="white"/>
        </w:rPr>
      </w:pPr>
      <w:r w:rsidRPr="00EC76D5">
        <w:rPr>
          <w:highlight w:val="white"/>
        </w:rPr>
        <w:t>long double scanLongDouble(void);</w:t>
      </w:r>
    </w:p>
    <w:p w14:paraId="4913C533" w14:textId="77777777" w:rsidR="008361EE" w:rsidRPr="00EC76D5" w:rsidRDefault="008361EE" w:rsidP="008361EE">
      <w:pPr>
        <w:pStyle w:val="Code"/>
        <w:rPr>
          <w:highlight w:val="white"/>
        </w:rPr>
      </w:pPr>
    </w:p>
    <w:p w14:paraId="16811BA8" w14:textId="77777777" w:rsidR="008361EE" w:rsidRPr="00EC76D5" w:rsidRDefault="008361EE" w:rsidP="008361EE">
      <w:pPr>
        <w:pStyle w:val="Code"/>
        <w:rPr>
          <w:highlight w:val="white"/>
        </w:rPr>
      </w:pPr>
      <w:r w:rsidRPr="00EC76D5">
        <w:rPr>
          <w:highlight w:val="white"/>
        </w:rPr>
        <w:t>int scanf(char* format, ...);</w:t>
      </w:r>
    </w:p>
    <w:p w14:paraId="720EC59C" w14:textId="77777777" w:rsidR="008361EE" w:rsidRPr="00EC76D5" w:rsidRDefault="008361EE" w:rsidP="008361EE">
      <w:pPr>
        <w:pStyle w:val="Code"/>
        <w:rPr>
          <w:highlight w:val="white"/>
        </w:rPr>
      </w:pPr>
      <w:r w:rsidRPr="00EC76D5">
        <w:rPr>
          <w:highlight w:val="white"/>
        </w:rPr>
        <w:t>int vscanf(char* format, va_list arg_list);</w:t>
      </w:r>
    </w:p>
    <w:p w14:paraId="3BBFD9BF" w14:textId="77777777" w:rsidR="008361EE" w:rsidRPr="00EC76D5" w:rsidRDefault="008361EE" w:rsidP="008361EE">
      <w:pPr>
        <w:pStyle w:val="Code"/>
        <w:rPr>
          <w:highlight w:val="white"/>
        </w:rPr>
      </w:pPr>
      <w:r w:rsidRPr="00EC76D5">
        <w:rPr>
          <w:highlight w:val="white"/>
        </w:rPr>
        <w:t>int fscanf(FILE* inStream, char* format, ...);</w:t>
      </w:r>
    </w:p>
    <w:p w14:paraId="4A1159C4" w14:textId="77777777" w:rsidR="008361EE" w:rsidRPr="00EC76D5" w:rsidRDefault="008361EE" w:rsidP="008361EE">
      <w:pPr>
        <w:pStyle w:val="Code"/>
        <w:rPr>
          <w:highlight w:val="white"/>
        </w:rPr>
      </w:pPr>
      <w:r w:rsidRPr="00EC76D5">
        <w:rPr>
          <w:highlight w:val="white"/>
        </w:rPr>
        <w:t>int vfscanf(FILE* inStream, char* format, va_list arg_list);</w:t>
      </w:r>
    </w:p>
    <w:p w14:paraId="16AD84D4" w14:textId="77777777" w:rsidR="008361EE" w:rsidRPr="00EC76D5" w:rsidRDefault="008361EE" w:rsidP="008361EE">
      <w:pPr>
        <w:pStyle w:val="Code"/>
        <w:rPr>
          <w:highlight w:val="white"/>
        </w:rPr>
      </w:pPr>
      <w:r w:rsidRPr="00EC76D5">
        <w:rPr>
          <w:highlight w:val="white"/>
        </w:rPr>
        <w:t>int sscanf(char* inString, char* format, ...);</w:t>
      </w:r>
    </w:p>
    <w:p w14:paraId="19CD7D94" w14:textId="77777777" w:rsidR="008361EE" w:rsidRPr="00EC76D5" w:rsidRDefault="008361EE" w:rsidP="008361EE">
      <w:pPr>
        <w:pStyle w:val="Code"/>
        <w:rPr>
          <w:highlight w:val="white"/>
        </w:rPr>
      </w:pPr>
      <w:r w:rsidRPr="00EC76D5">
        <w:rPr>
          <w:highlight w:val="white"/>
        </w:rPr>
        <w:t>int vsscanf(char* inString, char* format, va_list arg_list);</w:t>
      </w:r>
    </w:p>
    <w:p w14:paraId="7B5751F5" w14:textId="77777777" w:rsidR="008361EE" w:rsidRPr="00EC76D5" w:rsidRDefault="008361EE" w:rsidP="008361EE">
      <w:pPr>
        <w:pStyle w:val="Code"/>
        <w:rPr>
          <w:highlight w:val="white"/>
        </w:rPr>
      </w:pPr>
    </w:p>
    <w:p w14:paraId="1B1E4A05" w14:textId="4133EE36" w:rsidR="00594DB0" w:rsidRPr="00EC76D5" w:rsidRDefault="008361EE" w:rsidP="008361EE">
      <w:pPr>
        <w:pStyle w:val="Code"/>
      </w:pPr>
      <w:r w:rsidRPr="00EC76D5">
        <w:rPr>
          <w:highlight w:val="white"/>
        </w:rPr>
        <w:t>#endif</w:t>
      </w:r>
    </w:p>
    <w:p w14:paraId="004673F9" w14:textId="0D6DDB58" w:rsidR="008361EE" w:rsidRPr="00EC76D5" w:rsidRDefault="008361EE" w:rsidP="008361EE">
      <w:pPr>
        <w:pStyle w:val="CodeListing"/>
      </w:pPr>
      <w:r w:rsidRPr="00EC76D5">
        <w:t>Scanf.c</w:t>
      </w:r>
    </w:p>
    <w:p w14:paraId="537110DC" w14:textId="77777777" w:rsidR="008361EE" w:rsidRPr="00EC76D5" w:rsidRDefault="008361EE" w:rsidP="00835C72">
      <w:pPr>
        <w:pStyle w:val="Code"/>
        <w:rPr>
          <w:highlight w:val="white"/>
        </w:rPr>
      </w:pPr>
      <w:r w:rsidRPr="00EC76D5">
        <w:rPr>
          <w:highlight w:val="white"/>
        </w:rPr>
        <w:t>#include &lt;Math.h&gt;</w:t>
      </w:r>
    </w:p>
    <w:p w14:paraId="33A0ADFA" w14:textId="77777777" w:rsidR="008361EE" w:rsidRPr="00EC76D5" w:rsidRDefault="008361EE" w:rsidP="00835C72">
      <w:pPr>
        <w:pStyle w:val="Code"/>
        <w:rPr>
          <w:highlight w:val="white"/>
        </w:rPr>
      </w:pPr>
      <w:r w:rsidRPr="00EC76D5">
        <w:rPr>
          <w:highlight w:val="white"/>
        </w:rPr>
        <w:t>#include &lt;CType.h&gt;</w:t>
      </w:r>
    </w:p>
    <w:p w14:paraId="363F126F" w14:textId="77777777" w:rsidR="008361EE" w:rsidRPr="00EC76D5" w:rsidRDefault="008361EE" w:rsidP="00835C72">
      <w:pPr>
        <w:pStyle w:val="Code"/>
        <w:rPr>
          <w:highlight w:val="white"/>
        </w:rPr>
      </w:pPr>
      <w:r w:rsidRPr="00EC76D5">
        <w:rPr>
          <w:highlight w:val="white"/>
        </w:rPr>
        <w:t>#include &lt;StdIO.h&gt;</w:t>
      </w:r>
    </w:p>
    <w:p w14:paraId="2CB2F229" w14:textId="77777777" w:rsidR="008361EE" w:rsidRPr="00EC76D5" w:rsidRDefault="008361EE" w:rsidP="00835C72">
      <w:pPr>
        <w:pStyle w:val="Code"/>
        <w:rPr>
          <w:highlight w:val="white"/>
        </w:rPr>
      </w:pPr>
      <w:r w:rsidRPr="00EC76D5">
        <w:rPr>
          <w:highlight w:val="white"/>
        </w:rPr>
        <w:t>#include &lt;StdDef.h&gt;</w:t>
      </w:r>
    </w:p>
    <w:p w14:paraId="6800CD75" w14:textId="77777777" w:rsidR="008361EE" w:rsidRPr="00EC76D5" w:rsidRDefault="008361EE" w:rsidP="00835C72">
      <w:pPr>
        <w:pStyle w:val="Code"/>
        <w:rPr>
          <w:highlight w:val="white"/>
        </w:rPr>
      </w:pPr>
      <w:r w:rsidRPr="00EC76D5">
        <w:rPr>
          <w:highlight w:val="white"/>
        </w:rPr>
        <w:t>#include &lt;StdArg.h&gt;</w:t>
      </w:r>
    </w:p>
    <w:p w14:paraId="01D6F50C" w14:textId="77777777" w:rsidR="008361EE" w:rsidRPr="00EC76D5" w:rsidRDefault="008361EE" w:rsidP="00835C72">
      <w:pPr>
        <w:pStyle w:val="Code"/>
        <w:rPr>
          <w:highlight w:val="white"/>
        </w:rPr>
      </w:pPr>
      <w:r w:rsidRPr="00EC76D5">
        <w:rPr>
          <w:highlight w:val="white"/>
        </w:rPr>
        <w:lastRenderedPageBreak/>
        <w:t>#include &lt;String.h&gt;</w:t>
      </w:r>
    </w:p>
    <w:p w14:paraId="2E838449" w14:textId="77777777" w:rsidR="008361EE" w:rsidRPr="00EC76D5" w:rsidRDefault="008361EE" w:rsidP="00835C72">
      <w:pPr>
        <w:pStyle w:val="Code"/>
        <w:rPr>
          <w:highlight w:val="white"/>
        </w:rPr>
      </w:pPr>
      <w:r w:rsidRPr="00EC76D5">
        <w:rPr>
          <w:highlight w:val="white"/>
        </w:rPr>
        <w:t>#include &lt;Scanf.h&gt;</w:t>
      </w:r>
    </w:p>
    <w:p w14:paraId="06769D79" w14:textId="77777777" w:rsidR="008361EE" w:rsidRPr="00EC76D5" w:rsidRDefault="008361EE" w:rsidP="00835C72">
      <w:pPr>
        <w:pStyle w:val="Code"/>
        <w:rPr>
          <w:highlight w:val="white"/>
        </w:rPr>
      </w:pPr>
      <w:r w:rsidRPr="00EC76D5">
        <w:rPr>
          <w:highlight w:val="white"/>
        </w:rPr>
        <w:t>#include &lt;Printf.h&gt;</w:t>
      </w:r>
    </w:p>
    <w:p w14:paraId="0F83D0E0" w14:textId="77777777" w:rsidR="008361EE" w:rsidRPr="00EC76D5" w:rsidRDefault="008361EE" w:rsidP="00835C72">
      <w:pPr>
        <w:pStyle w:val="Code"/>
        <w:rPr>
          <w:highlight w:val="white"/>
        </w:rPr>
      </w:pPr>
    </w:p>
    <w:p w14:paraId="4EF0D167" w14:textId="77777777" w:rsidR="008361EE" w:rsidRPr="00EC76D5" w:rsidRDefault="008361EE" w:rsidP="00835C72">
      <w:pPr>
        <w:pStyle w:val="Code"/>
        <w:rPr>
          <w:highlight w:val="white"/>
        </w:rPr>
      </w:pPr>
      <w:r w:rsidRPr="00EC76D5">
        <w:rPr>
          <w:highlight w:val="white"/>
        </w:rPr>
        <w:t>#define PRINT(x,y) { printf(#x " = &lt;%" #y "&gt;\n", (x)); }</w:t>
      </w:r>
    </w:p>
    <w:p w14:paraId="079E46D2" w14:textId="77777777" w:rsidR="008361EE" w:rsidRPr="00EC76D5" w:rsidRDefault="008361EE" w:rsidP="00835C72">
      <w:pPr>
        <w:pStyle w:val="Code"/>
        <w:rPr>
          <w:highlight w:val="white"/>
        </w:rPr>
      </w:pPr>
    </w:p>
    <w:p w14:paraId="5E0F9711" w14:textId="77777777" w:rsidR="008361EE" w:rsidRPr="00EC76D5" w:rsidRDefault="008361EE" w:rsidP="00835C72">
      <w:pPr>
        <w:pStyle w:val="Code"/>
        <w:rPr>
          <w:highlight w:val="white"/>
        </w:rPr>
      </w:pPr>
      <w:r w:rsidRPr="00EC76D5">
        <w:rPr>
          <w:highlight w:val="white"/>
        </w:rPr>
        <w:t>int g_inStatus, g_inChars;</w:t>
      </w:r>
    </w:p>
    <w:p w14:paraId="17234A89" w14:textId="77777777" w:rsidR="008361EE" w:rsidRPr="00EC76D5" w:rsidRDefault="008361EE" w:rsidP="00835C72">
      <w:pPr>
        <w:pStyle w:val="Code"/>
        <w:rPr>
          <w:highlight w:val="white"/>
        </w:rPr>
      </w:pPr>
      <w:r w:rsidRPr="00EC76D5">
        <w:rPr>
          <w:highlight w:val="white"/>
        </w:rPr>
        <w:t>void* g_inDevice;</w:t>
      </w:r>
    </w:p>
    <w:p w14:paraId="3FEF17B3" w14:textId="77777777" w:rsidR="008361EE" w:rsidRPr="00EC76D5" w:rsidRDefault="008361EE" w:rsidP="00835C72">
      <w:pPr>
        <w:pStyle w:val="Code"/>
        <w:rPr>
          <w:highlight w:val="white"/>
        </w:rPr>
      </w:pPr>
      <w:r w:rsidRPr="00EC76D5">
        <w:rPr>
          <w:highlight w:val="white"/>
        </w:rPr>
        <w:t>int g_inCount;</w:t>
      </w:r>
    </w:p>
    <w:p w14:paraId="4A846DA6" w14:textId="526D1521" w:rsidR="008361EE" w:rsidRPr="00EC76D5" w:rsidRDefault="008361EE" w:rsidP="00835C72">
      <w:pPr>
        <w:pStyle w:val="Code"/>
      </w:pPr>
    </w:p>
    <w:p w14:paraId="4F1E4968" w14:textId="77777777" w:rsidR="008361EE" w:rsidRPr="00EC76D5" w:rsidRDefault="008361EE" w:rsidP="00835C72">
      <w:pPr>
        <w:pStyle w:val="Code"/>
        <w:rPr>
          <w:highlight w:val="white"/>
        </w:rPr>
      </w:pPr>
      <w:r w:rsidRPr="00EC76D5">
        <w:rPr>
          <w:highlight w:val="white"/>
        </w:rPr>
        <w:t>char scanChar(void) {</w:t>
      </w:r>
    </w:p>
    <w:p w14:paraId="57F30687" w14:textId="77777777" w:rsidR="008361EE" w:rsidRPr="00EC76D5" w:rsidRDefault="008361EE" w:rsidP="00835C72">
      <w:pPr>
        <w:pStyle w:val="Code"/>
        <w:rPr>
          <w:highlight w:val="white"/>
        </w:rPr>
      </w:pPr>
      <w:r w:rsidRPr="00EC76D5">
        <w:rPr>
          <w:highlight w:val="white"/>
        </w:rPr>
        <w:t xml:space="preserve">  char c = '\0';</w:t>
      </w:r>
    </w:p>
    <w:p w14:paraId="214E4A87" w14:textId="77777777" w:rsidR="008361EE" w:rsidRPr="00EC76D5" w:rsidRDefault="008361EE" w:rsidP="00835C72">
      <w:pPr>
        <w:pStyle w:val="Code"/>
        <w:rPr>
          <w:highlight w:val="white"/>
        </w:rPr>
      </w:pPr>
      <w:r w:rsidRPr="00EC76D5">
        <w:rPr>
          <w:highlight w:val="white"/>
        </w:rPr>
        <w:t xml:space="preserve">  FILE* stream;</w:t>
      </w:r>
    </w:p>
    <w:p w14:paraId="538DDC95" w14:textId="77777777" w:rsidR="008361EE" w:rsidRPr="00EC76D5" w:rsidRDefault="008361EE" w:rsidP="00835C72">
      <w:pPr>
        <w:pStyle w:val="Code"/>
        <w:rPr>
          <w:highlight w:val="white"/>
        </w:rPr>
      </w:pPr>
      <w:r w:rsidRPr="00EC76D5">
        <w:rPr>
          <w:highlight w:val="white"/>
        </w:rPr>
        <w:t xml:space="preserve">  int handle;</w:t>
      </w:r>
    </w:p>
    <w:p w14:paraId="04541B2C" w14:textId="77777777" w:rsidR="008361EE" w:rsidRPr="00EC76D5" w:rsidRDefault="008361EE" w:rsidP="00835C72">
      <w:pPr>
        <w:pStyle w:val="Code"/>
        <w:rPr>
          <w:highlight w:val="white"/>
        </w:rPr>
      </w:pPr>
      <w:r w:rsidRPr="00EC76D5">
        <w:rPr>
          <w:highlight w:val="white"/>
        </w:rPr>
        <w:t xml:space="preserve">  char* inString;</w:t>
      </w:r>
    </w:p>
    <w:p w14:paraId="29A30EB3" w14:textId="77777777" w:rsidR="008361EE" w:rsidRPr="00EC76D5" w:rsidRDefault="008361EE" w:rsidP="00835C72">
      <w:pPr>
        <w:pStyle w:val="Code"/>
        <w:rPr>
          <w:highlight w:val="white"/>
        </w:rPr>
      </w:pPr>
    </w:p>
    <w:p w14:paraId="6F77A6D7" w14:textId="77777777" w:rsidR="008361EE" w:rsidRPr="00EC76D5" w:rsidRDefault="008361EE" w:rsidP="00835C72">
      <w:pPr>
        <w:pStyle w:val="Code"/>
        <w:rPr>
          <w:highlight w:val="white"/>
        </w:rPr>
      </w:pPr>
      <w:r w:rsidRPr="00EC76D5">
        <w:rPr>
          <w:highlight w:val="white"/>
        </w:rPr>
        <w:t xml:space="preserve">  switch (g_inStatus) {</w:t>
      </w:r>
    </w:p>
    <w:p w14:paraId="5C4880B0" w14:textId="77777777" w:rsidR="008361EE" w:rsidRPr="00EC76D5" w:rsidRDefault="008361EE" w:rsidP="00835C72">
      <w:pPr>
        <w:pStyle w:val="Code"/>
        <w:rPr>
          <w:highlight w:val="white"/>
        </w:rPr>
      </w:pPr>
      <w:r w:rsidRPr="00EC76D5">
        <w:rPr>
          <w:highlight w:val="white"/>
        </w:rPr>
        <w:t xml:space="preserve">    case DEVICE:</w:t>
      </w:r>
    </w:p>
    <w:p w14:paraId="647DC012" w14:textId="77777777" w:rsidR="008361EE" w:rsidRPr="00EC76D5" w:rsidRDefault="008361EE" w:rsidP="00835C72">
      <w:pPr>
        <w:pStyle w:val="Code"/>
        <w:rPr>
          <w:highlight w:val="white"/>
        </w:rPr>
      </w:pPr>
      <w:r w:rsidRPr="00EC76D5">
        <w:rPr>
          <w:highlight w:val="white"/>
        </w:rPr>
        <w:t xml:space="preserve">      stream = (FILE*) g_inDevice;</w:t>
      </w:r>
    </w:p>
    <w:p w14:paraId="473E4E1A" w14:textId="77777777" w:rsidR="008361EE" w:rsidRPr="00EC76D5" w:rsidRDefault="008361EE" w:rsidP="00835C72">
      <w:pPr>
        <w:pStyle w:val="Code"/>
        <w:rPr>
          <w:highlight w:val="white"/>
        </w:rPr>
      </w:pPr>
      <w:r w:rsidRPr="00EC76D5">
        <w:rPr>
          <w:highlight w:val="white"/>
        </w:rPr>
        <w:t xml:space="preserve">      </w:t>
      </w:r>
    </w:p>
    <w:p w14:paraId="3C4713F0" w14:textId="77777777" w:rsidR="008361EE" w:rsidRPr="00EC76D5" w:rsidRDefault="008361EE" w:rsidP="00835C72">
      <w:pPr>
        <w:pStyle w:val="Code"/>
        <w:rPr>
          <w:highlight w:val="white"/>
        </w:rPr>
      </w:pPr>
      <w:r w:rsidRPr="00EC76D5">
        <w:rPr>
          <w:highlight w:val="white"/>
        </w:rPr>
        <w:t xml:space="preserve">      if ((g_inDevice != stdin) &amp;&amp; feof(stream)) {</w:t>
      </w:r>
    </w:p>
    <w:p w14:paraId="0DD4A586" w14:textId="77777777" w:rsidR="008361EE" w:rsidRPr="00EC76D5" w:rsidRDefault="008361EE" w:rsidP="00835C72">
      <w:pPr>
        <w:pStyle w:val="Code"/>
        <w:rPr>
          <w:highlight w:val="white"/>
        </w:rPr>
      </w:pPr>
      <w:r w:rsidRPr="00EC76D5">
        <w:rPr>
          <w:highlight w:val="white"/>
        </w:rPr>
        <w:t xml:space="preserve">        return ((char) EOF);</w:t>
      </w:r>
    </w:p>
    <w:p w14:paraId="31DEB629" w14:textId="77777777" w:rsidR="008361EE" w:rsidRPr="00EC76D5" w:rsidRDefault="008361EE" w:rsidP="00835C72">
      <w:pPr>
        <w:pStyle w:val="Code"/>
        <w:rPr>
          <w:highlight w:val="white"/>
        </w:rPr>
      </w:pPr>
      <w:r w:rsidRPr="00EC76D5">
        <w:rPr>
          <w:highlight w:val="white"/>
        </w:rPr>
        <w:t xml:space="preserve">      }</w:t>
      </w:r>
    </w:p>
    <w:p w14:paraId="47FF0A60" w14:textId="77777777" w:rsidR="008361EE" w:rsidRPr="00EC76D5" w:rsidRDefault="008361EE" w:rsidP="00835C72">
      <w:pPr>
        <w:pStyle w:val="Code"/>
        <w:rPr>
          <w:highlight w:val="white"/>
        </w:rPr>
      </w:pPr>
      <w:r w:rsidRPr="00EC76D5">
        <w:rPr>
          <w:highlight w:val="white"/>
        </w:rPr>
        <w:t xml:space="preserve">      else {</w:t>
      </w:r>
    </w:p>
    <w:p w14:paraId="1E3DE9A8" w14:textId="77777777" w:rsidR="008361EE" w:rsidRPr="00EC76D5" w:rsidRDefault="008361EE" w:rsidP="00835C72">
      <w:pPr>
        <w:pStyle w:val="Code"/>
        <w:rPr>
          <w:highlight w:val="white"/>
        </w:rPr>
      </w:pPr>
      <w:r w:rsidRPr="00EC76D5">
        <w:rPr>
          <w:highlight w:val="white"/>
        </w:rPr>
        <w:t xml:space="preserve">        handle = stream-&gt;handle;</w:t>
      </w:r>
    </w:p>
    <w:p w14:paraId="6386E998" w14:textId="77777777" w:rsidR="008361EE" w:rsidRPr="00EC76D5" w:rsidRDefault="008361EE" w:rsidP="00835C72">
      <w:pPr>
        <w:pStyle w:val="Code"/>
        <w:rPr>
          <w:highlight w:val="white"/>
        </w:rPr>
      </w:pPr>
      <w:r w:rsidRPr="00EC76D5">
        <w:rPr>
          <w:highlight w:val="white"/>
        </w:rPr>
        <w:t xml:space="preserve">        load_register(ah, 0x3Fs);</w:t>
      </w:r>
    </w:p>
    <w:p w14:paraId="49BC4AC7" w14:textId="77777777" w:rsidR="008361EE" w:rsidRPr="00EC76D5" w:rsidRDefault="008361EE" w:rsidP="00835C72">
      <w:pPr>
        <w:pStyle w:val="Code"/>
        <w:rPr>
          <w:highlight w:val="white"/>
        </w:rPr>
      </w:pPr>
      <w:r w:rsidRPr="00EC76D5">
        <w:rPr>
          <w:highlight w:val="white"/>
        </w:rPr>
        <w:t xml:space="preserve">        load_register(bx, handle);</w:t>
      </w:r>
    </w:p>
    <w:p w14:paraId="578D96F9" w14:textId="77777777" w:rsidR="008361EE" w:rsidRPr="00EC76D5" w:rsidRDefault="008361EE" w:rsidP="00835C72">
      <w:pPr>
        <w:pStyle w:val="Code"/>
        <w:rPr>
          <w:highlight w:val="white"/>
        </w:rPr>
      </w:pPr>
      <w:r w:rsidRPr="00EC76D5">
        <w:rPr>
          <w:highlight w:val="white"/>
        </w:rPr>
        <w:t xml:space="preserve">        load_register(cx, 1);</w:t>
      </w:r>
    </w:p>
    <w:p w14:paraId="6DE5B0C3" w14:textId="77777777" w:rsidR="008361EE" w:rsidRPr="00EC76D5" w:rsidRDefault="008361EE" w:rsidP="00835C72">
      <w:pPr>
        <w:pStyle w:val="Code"/>
        <w:rPr>
          <w:highlight w:val="white"/>
        </w:rPr>
      </w:pPr>
      <w:r w:rsidRPr="00EC76D5">
        <w:rPr>
          <w:highlight w:val="white"/>
        </w:rPr>
        <w:t xml:space="preserve">        load_register(dx, &amp;c);</w:t>
      </w:r>
    </w:p>
    <w:p w14:paraId="1FBB0EAB" w14:textId="77777777" w:rsidR="008361EE" w:rsidRPr="00EC76D5" w:rsidRDefault="008361EE" w:rsidP="00835C72">
      <w:pPr>
        <w:pStyle w:val="Code"/>
        <w:rPr>
          <w:highlight w:val="white"/>
        </w:rPr>
      </w:pPr>
      <w:r w:rsidRPr="00EC76D5">
        <w:rPr>
          <w:highlight w:val="white"/>
        </w:rPr>
        <w:t xml:space="preserve">        interrupt(0x21s);</w:t>
      </w:r>
    </w:p>
    <w:p w14:paraId="6AA86BFE" w14:textId="77777777" w:rsidR="008361EE" w:rsidRPr="00EC76D5" w:rsidRDefault="008361EE" w:rsidP="00835C72">
      <w:pPr>
        <w:pStyle w:val="Code"/>
        <w:rPr>
          <w:highlight w:val="white"/>
        </w:rPr>
      </w:pPr>
      <w:r w:rsidRPr="00EC76D5">
        <w:rPr>
          <w:highlight w:val="white"/>
        </w:rPr>
        <w:t xml:space="preserve">        ++g_inChars;</w:t>
      </w:r>
    </w:p>
    <w:p w14:paraId="5A43E07D" w14:textId="77777777" w:rsidR="008361EE" w:rsidRPr="00EC76D5" w:rsidRDefault="008361EE" w:rsidP="00835C72">
      <w:pPr>
        <w:pStyle w:val="Code"/>
        <w:rPr>
          <w:highlight w:val="white"/>
        </w:rPr>
      </w:pPr>
      <w:r w:rsidRPr="00EC76D5">
        <w:rPr>
          <w:highlight w:val="white"/>
        </w:rPr>
        <w:t xml:space="preserve">        return c;</w:t>
      </w:r>
    </w:p>
    <w:p w14:paraId="790806DB" w14:textId="77777777" w:rsidR="008361EE" w:rsidRPr="00EC76D5" w:rsidRDefault="008361EE" w:rsidP="00835C72">
      <w:pPr>
        <w:pStyle w:val="Code"/>
        <w:rPr>
          <w:highlight w:val="white"/>
        </w:rPr>
      </w:pPr>
      <w:r w:rsidRPr="00EC76D5">
        <w:rPr>
          <w:highlight w:val="white"/>
        </w:rPr>
        <w:t xml:space="preserve">      }</w:t>
      </w:r>
    </w:p>
    <w:p w14:paraId="43FBEB88" w14:textId="77777777" w:rsidR="008361EE" w:rsidRPr="00EC76D5" w:rsidRDefault="008361EE" w:rsidP="00835C72">
      <w:pPr>
        <w:pStyle w:val="Code"/>
        <w:rPr>
          <w:highlight w:val="white"/>
        </w:rPr>
      </w:pPr>
    </w:p>
    <w:p w14:paraId="32879081" w14:textId="77777777" w:rsidR="008361EE" w:rsidRPr="00EC76D5" w:rsidRDefault="008361EE" w:rsidP="00835C72">
      <w:pPr>
        <w:pStyle w:val="Code"/>
        <w:rPr>
          <w:highlight w:val="white"/>
        </w:rPr>
      </w:pPr>
      <w:r w:rsidRPr="00EC76D5">
        <w:rPr>
          <w:highlight w:val="white"/>
        </w:rPr>
        <w:t xml:space="preserve">    case STRING:</w:t>
      </w:r>
    </w:p>
    <w:p w14:paraId="15BF8560" w14:textId="77777777" w:rsidR="008361EE" w:rsidRPr="00EC76D5" w:rsidRDefault="008361EE" w:rsidP="00835C72">
      <w:pPr>
        <w:pStyle w:val="Code"/>
        <w:rPr>
          <w:highlight w:val="white"/>
        </w:rPr>
      </w:pPr>
      <w:r w:rsidRPr="00EC76D5">
        <w:rPr>
          <w:highlight w:val="white"/>
        </w:rPr>
        <w:t xml:space="preserve">      inString = (char*) g_inDevice;</w:t>
      </w:r>
    </w:p>
    <w:p w14:paraId="6F6C658D" w14:textId="77777777" w:rsidR="008361EE" w:rsidRPr="00EC76D5" w:rsidRDefault="008361EE" w:rsidP="00835C72">
      <w:pPr>
        <w:pStyle w:val="Code"/>
        <w:rPr>
          <w:highlight w:val="white"/>
        </w:rPr>
      </w:pPr>
      <w:r w:rsidRPr="00EC76D5">
        <w:rPr>
          <w:highlight w:val="white"/>
        </w:rPr>
        <w:t xml:space="preserve">      return inString[g_inChars++];</w:t>
      </w:r>
    </w:p>
    <w:p w14:paraId="2C80BC79" w14:textId="77777777" w:rsidR="008361EE" w:rsidRPr="00EC76D5" w:rsidRDefault="008361EE" w:rsidP="00835C72">
      <w:pPr>
        <w:pStyle w:val="Code"/>
        <w:rPr>
          <w:highlight w:val="white"/>
        </w:rPr>
      </w:pPr>
    </w:p>
    <w:p w14:paraId="61CB374F" w14:textId="77777777" w:rsidR="008361EE" w:rsidRPr="00EC76D5" w:rsidRDefault="008361EE" w:rsidP="00835C72">
      <w:pPr>
        <w:pStyle w:val="Code"/>
        <w:rPr>
          <w:highlight w:val="white"/>
        </w:rPr>
      </w:pPr>
      <w:r w:rsidRPr="00EC76D5">
        <w:rPr>
          <w:highlight w:val="white"/>
        </w:rPr>
        <w:t xml:space="preserve">    default:</w:t>
      </w:r>
    </w:p>
    <w:p w14:paraId="4C15CB3C" w14:textId="77777777" w:rsidR="008361EE" w:rsidRPr="00EC76D5" w:rsidRDefault="008361EE" w:rsidP="00835C72">
      <w:pPr>
        <w:pStyle w:val="Code"/>
        <w:rPr>
          <w:highlight w:val="white"/>
        </w:rPr>
      </w:pPr>
      <w:r w:rsidRPr="00EC76D5">
        <w:rPr>
          <w:highlight w:val="white"/>
        </w:rPr>
        <w:t xml:space="preserve">      return '\0';</w:t>
      </w:r>
    </w:p>
    <w:p w14:paraId="7B228819" w14:textId="77777777" w:rsidR="008361EE" w:rsidRPr="00EC76D5" w:rsidRDefault="008361EE" w:rsidP="00835C72">
      <w:pPr>
        <w:pStyle w:val="Code"/>
        <w:rPr>
          <w:highlight w:val="white"/>
        </w:rPr>
      </w:pPr>
      <w:r w:rsidRPr="00EC76D5">
        <w:rPr>
          <w:highlight w:val="white"/>
        </w:rPr>
        <w:t xml:space="preserve">  }</w:t>
      </w:r>
    </w:p>
    <w:p w14:paraId="76CC15F9" w14:textId="77777777" w:rsidR="008361EE" w:rsidRPr="00EC76D5" w:rsidRDefault="008361EE" w:rsidP="00835C72">
      <w:pPr>
        <w:pStyle w:val="Code"/>
        <w:rPr>
          <w:highlight w:val="white"/>
        </w:rPr>
      </w:pPr>
      <w:r w:rsidRPr="00EC76D5">
        <w:rPr>
          <w:highlight w:val="white"/>
        </w:rPr>
        <w:t>}</w:t>
      </w:r>
    </w:p>
    <w:p w14:paraId="0E73EB12" w14:textId="77777777" w:rsidR="008361EE" w:rsidRPr="00EC76D5" w:rsidRDefault="008361EE" w:rsidP="00835C72">
      <w:pPr>
        <w:pStyle w:val="Code"/>
        <w:rPr>
          <w:highlight w:val="white"/>
        </w:rPr>
      </w:pPr>
    </w:p>
    <w:p w14:paraId="100DBD86" w14:textId="77777777" w:rsidR="008361EE" w:rsidRPr="00EC76D5" w:rsidRDefault="008361EE" w:rsidP="00835C72">
      <w:pPr>
        <w:pStyle w:val="Code"/>
        <w:rPr>
          <w:highlight w:val="white"/>
        </w:rPr>
      </w:pPr>
      <w:r w:rsidRPr="00EC76D5">
        <w:rPr>
          <w:highlight w:val="white"/>
        </w:rPr>
        <w:t>void unscanChar(char /* c */) {</w:t>
      </w:r>
    </w:p>
    <w:p w14:paraId="318581F0" w14:textId="77777777" w:rsidR="008361EE" w:rsidRPr="00EC76D5" w:rsidRDefault="008361EE" w:rsidP="00835C72">
      <w:pPr>
        <w:pStyle w:val="Code"/>
        <w:rPr>
          <w:highlight w:val="white"/>
        </w:rPr>
      </w:pPr>
      <w:r w:rsidRPr="00EC76D5">
        <w:rPr>
          <w:highlight w:val="white"/>
        </w:rPr>
        <w:t xml:space="preserve">  switch (g_inStatus) {</w:t>
      </w:r>
    </w:p>
    <w:p w14:paraId="69D690F4" w14:textId="77777777" w:rsidR="008361EE" w:rsidRPr="00EC76D5" w:rsidRDefault="008361EE" w:rsidP="00835C72">
      <w:pPr>
        <w:pStyle w:val="Code"/>
        <w:rPr>
          <w:highlight w:val="white"/>
        </w:rPr>
      </w:pPr>
      <w:r w:rsidRPr="00EC76D5">
        <w:rPr>
          <w:highlight w:val="white"/>
        </w:rPr>
        <w:t xml:space="preserve">    case DEVICE:</w:t>
      </w:r>
    </w:p>
    <w:p w14:paraId="6783C664" w14:textId="77777777" w:rsidR="008361EE" w:rsidRPr="00EC76D5" w:rsidRDefault="008361EE" w:rsidP="00835C72">
      <w:pPr>
        <w:pStyle w:val="Code"/>
        <w:rPr>
          <w:highlight w:val="white"/>
        </w:rPr>
      </w:pPr>
      <w:r w:rsidRPr="00EC76D5">
        <w:rPr>
          <w:highlight w:val="white"/>
        </w:rPr>
        <w:t>/*      stream = (FILE*) g_inDevice;</w:t>
      </w:r>
    </w:p>
    <w:p w14:paraId="455EDDCB" w14:textId="77777777" w:rsidR="008361EE" w:rsidRPr="00EC76D5" w:rsidRDefault="008361EE" w:rsidP="00835C72">
      <w:pPr>
        <w:pStyle w:val="Code"/>
        <w:rPr>
          <w:highlight w:val="white"/>
        </w:rPr>
      </w:pPr>
      <w:r w:rsidRPr="00EC76D5">
        <w:rPr>
          <w:highlight w:val="white"/>
        </w:rPr>
        <w:t xml:space="preserve">      handle = stream-&gt;handle;</w:t>
      </w:r>
    </w:p>
    <w:p w14:paraId="636F8B10" w14:textId="77777777" w:rsidR="008361EE" w:rsidRPr="00EC76D5" w:rsidRDefault="008361EE" w:rsidP="00835C72">
      <w:pPr>
        <w:pStyle w:val="Code"/>
        <w:rPr>
          <w:highlight w:val="white"/>
        </w:rPr>
      </w:pPr>
      <w:r w:rsidRPr="00EC76D5">
        <w:rPr>
          <w:highlight w:val="white"/>
        </w:rPr>
        <w:t xml:space="preserve">  </w:t>
      </w:r>
    </w:p>
    <w:p w14:paraId="4936C83E" w14:textId="77777777" w:rsidR="008361EE" w:rsidRPr="00EC76D5" w:rsidRDefault="008361EE" w:rsidP="00835C72">
      <w:pPr>
        <w:pStyle w:val="Code"/>
        <w:rPr>
          <w:highlight w:val="white"/>
        </w:rPr>
      </w:pPr>
      <w:r w:rsidRPr="00EC76D5">
        <w:rPr>
          <w:highlight w:val="white"/>
        </w:rPr>
        <w:t xml:space="preserve">      load_register(ah, 0x3F);</w:t>
      </w:r>
    </w:p>
    <w:p w14:paraId="55ACCDC9" w14:textId="77777777" w:rsidR="008361EE" w:rsidRPr="00EC76D5" w:rsidRDefault="008361EE" w:rsidP="00835C72">
      <w:pPr>
        <w:pStyle w:val="Code"/>
        <w:rPr>
          <w:highlight w:val="white"/>
        </w:rPr>
      </w:pPr>
      <w:r w:rsidRPr="00EC76D5">
        <w:rPr>
          <w:highlight w:val="white"/>
        </w:rPr>
        <w:t xml:space="preserve">      load_register(bx, handle);</w:t>
      </w:r>
    </w:p>
    <w:p w14:paraId="615F7B00" w14:textId="77777777" w:rsidR="008361EE" w:rsidRPr="00EC76D5" w:rsidRDefault="008361EE" w:rsidP="00835C72">
      <w:pPr>
        <w:pStyle w:val="Code"/>
        <w:rPr>
          <w:highlight w:val="white"/>
        </w:rPr>
      </w:pPr>
      <w:r w:rsidRPr="00EC76D5">
        <w:rPr>
          <w:highlight w:val="white"/>
        </w:rPr>
        <w:t xml:space="preserve">      load_register(cx, 1);</w:t>
      </w:r>
    </w:p>
    <w:p w14:paraId="26FE86D1" w14:textId="77777777" w:rsidR="008361EE" w:rsidRPr="00EC76D5" w:rsidRDefault="008361EE" w:rsidP="00835C72">
      <w:pPr>
        <w:pStyle w:val="Code"/>
        <w:rPr>
          <w:highlight w:val="white"/>
        </w:rPr>
      </w:pPr>
      <w:r w:rsidRPr="00EC76D5">
        <w:rPr>
          <w:highlight w:val="white"/>
        </w:rPr>
        <w:t xml:space="preserve">      load_register(dx, &amp;c);</w:t>
      </w:r>
    </w:p>
    <w:p w14:paraId="0D86D546" w14:textId="77777777" w:rsidR="008361EE" w:rsidRPr="00EC76D5" w:rsidRDefault="008361EE" w:rsidP="00835C72">
      <w:pPr>
        <w:pStyle w:val="Code"/>
        <w:rPr>
          <w:highlight w:val="white"/>
        </w:rPr>
      </w:pPr>
      <w:r w:rsidRPr="00EC76D5">
        <w:rPr>
          <w:highlight w:val="white"/>
        </w:rPr>
        <w:t xml:space="preserve">      interrupt(0x21s);</w:t>
      </w:r>
    </w:p>
    <w:p w14:paraId="08B08DA3" w14:textId="77777777" w:rsidR="008361EE" w:rsidRPr="00EC76D5" w:rsidRDefault="008361EE" w:rsidP="00835C72">
      <w:pPr>
        <w:pStyle w:val="Code"/>
        <w:rPr>
          <w:highlight w:val="white"/>
        </w:rPr>
      </w:pPr>
      <w:r w:rsidRPr="00EC76D5">
        <w:rPr>
          <w:highlight w:val="white"/>
        </w:rPr>
        <w:t>*/</w:t>
      </w:r>
    </w:p>
    <w:p w14:paraId="78366A52" w14:textId="77777777" w:rsidR="008361EE" w:rsidRPr="00EC76D5" w:rsidRDefault="008361EE" w:rsidP="00835C72">
      <w:pPr>
        <w:pStyle w:val="Code"/>
        <w:rPr>
          <w:highlight w:val="white"/>
        </w:rPr>
      </w:pPr>
      <w:r w:rsidRPr="00EC76D5">
        <w:rPr>
          <w:highlight w:val="white"/>
        </w:rPr>
        <w:t xml:space="preserve">      --g_inChars;</w:t>
      </w:r>
    </w:p>
    <w:p w14:paraId="5A99D043" w14:textId="77777777" w:rsidR="008361EE" w:rsidRPr="00EC76D5" w:rsidRDefault="008361EE" w:rsidP="00835C72">
      <w:pPr>
        <w:pStyle w:val="Code"/>
        <w:rPr>
          <w:highlight w:val="white"/>
        </w:rPr>
      </w:pPr>
      <w:r w:rsidRPr="00EC76D5">
        <w:rPr>
          <w:highlight w:val="white"/>
        </w:rPr>
        <w:t xml:space="preserve">      break;</w:t>
      </w:r>
    </w:p>
    <w:p w14:paraId="59D77993" w14:textId="77777777" w:rsidR="008361EE" w:rsidRPr="00EC76D5" w:rsidRDefault="008361EE" w:rsidP="00835C72">
      <w:pPr>
        <w:pStyle w:val="Code"/>
        <w:rPr>
          <w:highlight w:val="white"/>
        </w:rPr>
      </w:pPr>
    </w:p>
    <w:p w14:paraId="3A5FD112" w14:textId="77777777" w:rsidR="008361EE" w:rsidRPr="00EC76D5" w:rsidRDefault="008361EE" w:rsidP="00835C72">
      <w:pPr>
        <w:pStyle w:val="Code"/>
        <w:rPr>
          <w:highlight w:val="white"/>
        </w:rPr>
      </w:pPr>
      <w:r w:rsidRPr="00EC76D5">
        <w:rPr>
          <w:highlight w:val="white"/>
        </w:rPr>
        <w:t xml:space="preserve">    case STRING:</w:t>
      </w:r>
    </w:p>
    <w:p w14:paraId="08E4831F" w14:textId="77777777" w:rsidR="008361EE" w:rsidRPr="00EC76D5" w:rsidRDefault="008361EE" w:rsidP="00835C72">
      <w:pPr>
        <w:pStyle w:val="Code"/>
        <w:rPr>
          <w:highlight w:val="white"/>
        </w:rPr>
      </w:pPr>
      <w:r w:rsidRPr="00EC76D5">
        <w:rPr>
          <w:highlight w:val="white"/>
        </w:rPr>
        <w:t xml:space="preserve">      --g_inChars;</w:t>
      </w:r>
    </w:p>
    <w:p w14:paraId="4186FF19" w14:textId="77777777" w:rsidR="008361EE" w:rsidRPr="00EC76D5" w:rsidRDefault="008361EE" w:rsidP="00835C72">
      <w:pPr>
        <w:pStyle w:val="Code"/>
        <w:rPr>
          <w:highlight w:val="white"/>
        </w:rPr>
      </w:pPr>
      <w:r w:rsidRPr="00EC76D5">
        <w:rPr>
          <w:highlight w:val="white"/>
        </w:rPr>
        <w:t xml:space="preserve">      break;</w:t>
      </w:r>
    </w:p>
    <w:p w14:paraId="72F53CD1" w14:textId="77777777" w:rsidR="008361EE" w:rsidRPr="00EC76D5" w:rsidRDefault="008361EE" w:rsidP="00835C72">
      <w:pPr>
        <w:pStyle w:val="Code"/>
        <w:rPr>
          <w:highlight w:val="white"/>
        </w:rPr>
      </w:pPr>
      <w:r w:rsidRPr="00EC76D5">
        <w:rPr>
          <w:highlight w:val="white"/>
        </w:rPr>
        <w:t xml:space="preserve">  }</w:t>
      </w:r>
    </w:p>
    <w:p w14:paraId="452B1CDB" w14:textId="77777777" w:rsidR="008361EE" w:rsidRPr="00EC76D5" w:rsidRDefault="008361EE" w:rsidP="00835C72">
      <w:pPr>
        <w:pStyle w:val="Code"/>
        <w:rPr>
          <w:highlight w:val="white"/>
        </w:rPr>
      </w:pPr>
      <w:r w:rsidRPr="00EC76D5">
        <w:rPr>
          <w:highlight w:val="white"/>
        </w:rPr>
        <w:t>}</w:t>
      </w:r>
    </w:p>
    <w:p w14:paraId="3DD06A6E" w14:textId="1128916E" w:rsidR="008361EE" w:rsidRPr="00EC76D5" w:rsidRDefault="008361EE" w:rsidP="00835C72">
      <w:pPr>
        <w:pStyle w:val="Code"/>
      </w:pPr>
    </w:p>
    <w:p w14:paraId="4B06DD17" w14:textId="77777777" w:rsidR="002A7C3D" w:rsidRPr="00EC76D5" w:rsidRDefault="002A7C3D" w:rsidP="00835C72">
      <w:pPr>
        <w:pStyle w:val="Code"/>
        <w:rPr>
          <w:highlight w:val="white"/>
        </w:rPr>
      </w:pPr>
      <w:r w:rsidRPr="00EC76D5">
        <w:rPr>
          <w:highlight w:val="white"/>
        </w:rPr>
        <w:t>void scanPattern(char* string, char* pattern, BOOL not) {</w:t>
      </w:r>
    </w:p>
    <w:p w14:paraId="615C8FA6" w14:textId="77777777" w:rsidR="002A7C3D" w:rsidRPr="00EC76D5" w:rsidRDefault="002A7C3D" w:rsidP="00835C72">
      <w:pPr>
        <w:pStyle w:val="Code"/>
        <w:rPr>
          <w:highlight w:val="white"/>
        </w:rPr>
      </w:pPr>
      <w:r w:rsidRPr="00EC76D5">
        <w:rPr>
          <w:highlight w:val="white"/>
        </w:rPr>
        <w:t xml:space="preserve">  int index = 0;</w:t>
      </w:r>
    </w:p>
    <w:p w14:paraId="36FFBA68" w14:textId="77777777" w:rsidR="002A7C3D" w:rsidRPr="00EC76D5" w:rsidRDefault="002A7C3D" w:rsidP="00835C72">
      <w:pPr>
        <w:pStyle w:val="Code"/>
        <w:rPr>
          <w:highlight w:val="white"/>
        </w:rPr>
      </w:pPr>
      <w:r w:rsidRPr="00EC76D5">
        <w:rPr>
          <w:highlight w:val="white"/>
        </w:rPr>
        <w:t xml:space="preserve">  char input = scanChar();</w:t>
      </w:r>
    </w:p>
    <w:p w14:paraId="0B9EFF3A" w14:textId="77777777" w:rsidR="002A7C3D" w:rsidRPr="00EC76D5" w:rsidRDefault="002A7C3D" w:rsidP="00835C72">
      <w:pPr>
        <w:pStyle w:val="Code"/>
        <w:rPr>
          <w:highlight w:val="white"/>
        </w:rPr>
      </w:pPr>
    </w:p>
    <w:p w14:paraId="6DB20692" w14:textId="77777777" w:rsidR="002A7C3D" w:rsidRPr="00EC76D5" w:rsidRDefault="002A7C3D" w:rsidP="00835C72">
      <w:pPr>
        <w:pStyle w:val="Code"/>
        <w:rPr>
          <w:highlight w:val="white"/>
        </w:rPr>
      </w:pPr>
      <w:r w:rsidRPr="00EC76D5">
        <w:rPr>
          <w:highlight w:val="white"/>
        </w:rPr>
        <w:t xml:space="preserve">  while (isspace(input)) {</w:t>
      </w:r>
    </w:p>
    <w:p w14:paraId="61B2F936" w14:textId="77777777" w:rsidR="002A7C3D" w:rsidRPr="00EC76D5" w:rsidRDefault="002A7C3D" w:rsidP="00835C72">
      <w:pPr>
        <w:pStyle w:val="Code"/>
        <w:rPr>
          <w:highlight w:val="white"/>
        </w:rPr>
      </w:pPr>
      <w:r w:rsidRPr="00EC76D5">
        <w:rPr>
          <w:highlight w:val="white"/>
        </w:rPr>
        <w:t xml:space="preserve">    input = scanChar();</w:t>
      </w:r>
    </w:p>
    <w:p w14:paraId="2A0F754B" w14:textId="77777777" w:rsidR="002A7C3D" w:rsidRPr="00EC76D5" w:rsidRDefault="002A7C3D" w:rsidP="00835C72">
      <w:pPr>
        <w:pStyle w:val="Code"/>
        <w:rPr>
          <w:highlight w:val="white"/>
        </w:rPr>
      </w:pPr>
      <w:r w:rsidRPr="00EC76D5">
        <w:rPr>
          <w:highlight w:val="white"/>
        </w:rPr>
        <w:t xml:space="preserve">  }</w:t>
      </w:r>
    </w:p>
    <w:p w14:paraId="2E138E92" w14:textId="77777777" w:rsidR="002A7C3D" w:rsidRPr="00EC76D5" w:rsidRDefault="002A7C3D" w:rsidP="00835C72">
      <w:pPr>
        <w:pStyle w:val="Code"/>
        <w:rPr>
          <w:highlight w:val="white"/>
        </w:rPr>
      </w:pPr>
    </w:p>
    <w:p w14:paraId="3F514617" w14:textId="77777777" w:rsidR="002A7C3D" w:rsidRPr="00EC76D5" w:rsidRDefault="002A7C3D" w:rsidP="00835C72">
      <w:pPr>
        <w:pStyle w:val="Code"/>
        <w:rPr>
          <w:highlight w:val="white"/>
        </w:rPr>
      </w:pPr>
      <w:r w:rsidRPr="00EC76D5">
        <w:rPr>
          <w:highlight w:val="white"/>
        </w:rPr>
        <w:t xml:space="preserve">  if (string != NULL) {</w:t>
      </w:r>
    </w:p>
    <w:p w14:paraId="2BFAAC09" w14:textId="77777777" w:rsidR="002A7C3D" w:rsidRPr="00EC76D5" w:rsidRDefault="002A7C3D" w:rsidP="00835C72">
      <w:pPr>
        <w:pStyle w:val="Code"/>
        <w:rPr>
          <w:highlight w:val="white"/>
        </w:rPr>
      </w:pPr>
      <w:r w:rsidRPr="00EC76D5">
        <w:rPr>
          <w:highlight w:val="white"/>
        </w:rPr>
        <w:t xml:space="preserve">    while ((!not &amp;&amp; strchr(pattern, input)) ||</w:t>
      </w:r>
    </w:p>
    <w:p w14:paraId="4AA69A47" w14:textId="77777777" w:rsidR="002A7C3D" w:rsidRPr="00EC76D5" w:rsidRDefault="002A7C3D" w:rsidP="00835C72">
      <w:pPr>
        <w:pStyle w:val="Code"/>
        <w:rPr>
          <w:highlight w:val="white"/>
        </w:rPr>
      </w:pPr>
      <w:r w:rsidRPr="00EC76D5">
        <w:rPr>
          <w:highlight w:val="white"/>
        </w:rPr>
        <w:t xml:space="preserve">           (not &amp;&amp; !strchr(pattern, input))) {</w:t>
      </w:r>
    </w:p>
    <w:p w14:paraId="74797ACB" w14:textId="77777777" w:rsidR="002A7C3D" w:rsidRPr="00EC76D5" w:rsidRDefault="002A7C3D" w:rsidP="00835C72">
      <w:pPr>
        <w:pStyle w:val="Code"/>
        <w:rPr>
          <w:highlight w:val="white"/>
        </w:rPr>
      </w:pPr>
      <w:r w:rsidRPr="00EC76D5">
        <w:rPr>
          <w:highlight w:val="white"/>
        </w:rPr>
        <w:t xml:space="preserve">      string[index++] = input;</w:t>
      </w:r>
    </w:p>
    <w:p w14:paraId="7368B840" w14:textId="77777777" w:rsidR="002A7C3D" w:rsidRPr="00EC76D5" w:rsidRDefault="002A7C3D" w:rsidP="00835C72">
      <w:pPr>
        <w:pStyle w:val="Code"/>
        <w:rPr>
          <w:highlight w:val="white"/>
        </w:rPr>
      </w:pPr>
      <w:r w:rsidRPr="00EC76D5">
        <w:rPr>
          <w:highlight w:val="white"/>
        </w:rPr>
        <w:t xml:space="preserve">      input = scanChar();</w:t>
      </w:r>
    </w:p>
    <w:p w14:paraId="13716EDB" w14:textId="77777777" w:rsidR="002A7C3D" w:rsidRPr="00EC76D5" w:rsidRDefault="002A7C3D" w:rsidP="00835C72">
      <w:pPr>
        <w:pStyle w:val="Code"/>
        <w:rPr>
          <w:highlight w:val="white"/>
        </w:rPr>
      </w:pPr>
      <w:r w:rsidRPr="00EC76D5">
        <w:rPr>
          <w:highlight w:val="white"/>
        </w:rPr>
        <w:t xml:space="preserve">    }</w:t>
      </w:r>
    </w:p>
    <w:p w14:paraId="01B687ED" w14:textId="77777777" w:rsidR="002A7C3D" w:rsidRPr="00EC76D5" w:rsidRDefault="002A7C3D" w:rsidP="00835C72">
      <w:pPr>
        <w:pStyle w:val="Code"/>
        <w:rPr>
          <w:highlight w:val="white"/>
        </w:rPr>
      </w:pPr>
    </w:p>
    <w:p w14:paraId="528943B2" w14:textId="77777777" w:rsidR="002A7C3D" w:rsidRPr="00EC76D5" w:rsidRDefault="002A7C3D" w:rsidP="00835C72">
      <w:pPr>
        <w:pStyle w:val="Code"/>
        <w:rPr>
          <w:highlight w:val="white"/>
        </w:rPr>
      </w:pPr>
      <w:r w:rsidRPr="00EC76D5">
        <w:rPr>
          <w:highlight w:val="white"/>
        </w:rPr>
        <w:t xml:space="preserve">    string[index] = '\0';</w:t>
      </w:r>
    </w:p>
    <w:p w14:paraId="76F6F122" w14:textId="77777777" w:rsidR="002A7C3D" w:rsidRPr="00EC76D5" w:rsidRDefault="002A7C3D" w:rsidP="00835C72">
      <w:pPr>
        <w:pStyle w:val="Code"/>
        <w:rPr>
          <w:highlight w:val="white"/>
        </w:rPr>
      </w:pPr>
      <w:r w:rsidRPr="00EC76D5">
        <w:rPr>
          <w:highlight w:val="white"/>
        </w:rPr>
        <w:t xml:space="preserve">  }</w:t>
      </w:r>
    </w:p>
    <w:p w14:paraId="7A8DA4A7" w14:textId="77777777" w:rsidR="002A7C3D" w:rsidRPr="00EC76D5" w:rsidRDefault="002A7C3D" w:rsidP="00835C72">
      <w:pPr>
        <w:pStyle w:val="Code"/>
        <w:rPr>
          <w:highlight w:val="white"/>
        </w:rPr>
      </w:pPr>
      <w:r w:rsidRPr="00EC76D5">
        <w:rPr>
          <w:highlight w:val="white"/>
        </w:rPr>
        <w:t xml:space="preserve">  else {</w:t>
      </w:r>
    </w:p>
    <w:p w14:paraId="26F28BE3" w14:textId="77777777" w:rsidR="002A7C3D" w:rsidRPr="00EC76D5" w:rsidRDefault="002A7C3D" w:rsidP="00835C72">
      <w:pPr>
        <w:pStyle w:val="Code"/>
        <w:rPr>
          <w:highlight w:val="white"/>
        </w:rPr>
      </w:pPr>
      <w:r w:rsidRPr="00EC76D5">
        <w:rPr>
          <w:highlight w:val="white"/>
        </w:rPr>
        <w:t xml:space="preserve">    while ((!not &amp;&amp; strchr(pattern, input)) ||</w:t>
      </w:r>
    </w:p>
    <w:p w14:paraId="41ED48A0" w14:textId="77777777" w:rsidR="002A7C3D" w:rsidRPr="00EC76D5" w:rsidRDefault="002A7C3D" w:rsidP="00835C72">
      <w:pPr>
        <w:pStyle w:val="Code"/>
        <w:rPr>
          <w:highlight w:val="white"/>
        </w:rPr>
      </w:pPr>
      <w:r w:rsidRPr="00EC76D5">
        <w:rPr>
          <w:highlight w:val="white"/>
        </w:rPr>
        <w:t xml:space="preserve">           (not &amp;&amp; !strchr(pattern, input))) {</w:t>
      </w:r>
    </w:p>
    <w:p w14:paraId="4707EEB4" w14:textId="77777777" w:rsidR="002A7C3D" w:rsidRPr="00EC76D5" w:rsidRDefault="002A7C3D" w:rsidP="00835C72">
      <w:pPr>
        <w:pStyle w:val="Code"/>
        <w:rPr>
          <w:highlight w:val="white"/>
        </w:rPr>
      </w:pPr>
      <w:r w:rsidRPr="00EC76D5">
        <w:rPr>
          <w:highlight w:val="white"/>
        </w:rPr>
        <w:t xml:space="preserve">      input = scanChar();</w:t>
      </w:r>
    </w:p>
    <w:p w14:paraId="165D3B4C" w14:textId="77777777" w:rsidR="002A7C3D" w:rsidRPr="00EC76D5" w:rsidRDefault="002A7C3D" w:rsidP="00835C72">
      <w:pPr>
        <w:pStyle w:val="Code"/>
        <w:rPr>
          <w:highlight w:val="white"/>
        </w:rPr>
      </w:pPr>
      <w:r w:rsidRPr="00EC76D5">
        <w:rPr>
          <w:highlight w:val="white"/>
        </w:rPr>
        <w:t xml:space="preserve">    }</w:t>
      </w:r>
    </w:p>
    <w:p w14:paraId="11B8862A" w14:textId="77777777" w:rsidR="002A7C3D" w:rsidRPr="00EC76D5" w:rsidRDefault="002A7C3D" w:rsidP="00835C72">
      <w:pPr>
        <w:pStyle w:val="Code"/>
        <w:rPr>
          <w:highlight w:val="white"/>
        </w:rPr>
      </w:pPr>
      <w:r w:rsidRPr="00EC76D5">
        <w:rPr>
          <w:highlight w:val="white"/>
        </w:rPr>
        <w:t xml:space="preserve">  }</w:t>
      </w:r>
    </w:p>
    <w:p w14:paraId="6EFFAB88" w14:textId="77777777" w:rsidR="002A7C3D" w:rsidRPr="00EC76D5" w:rsidRDefault="002A7C3D" w:rsidP="00835C72">
      <w:pPr>
        <w:pStyle w:val="Code"/>
        <w:rPr>
          <w:highlight w:val="white"/>
        </w:rPr>
      </w:pPr>
      <w:r w:rsidRPr="00EC76D5">
        <w:rPr>
          <w:highlight w:val="white"/>
        </w:rPr>
        <w:t>}</w:t>
      </w:r>
    </w:p>
    <w:p w14:paraId="61647C09" w14:textId="77777777" w:rsidR="002A7C3D" w:rsidRPr="00EC76D5" w:rsidRDefault="002A7C3D" w:rsidP="00835C72">
      <w:pPr>
        <w:pStyle w:val="Code"/>
        <w:rPr>
          <w:highlight w:val="white"/>
        </w:rPr>
      </w:pPr>
    </w:p>
    <w:p w14:paraId="66F75A61" w14:textId="77777777" w:rsidR="002A7C3D" w:rsidRPr="00EC76D5" w:rsidRDefault="002A7C3D" w:rsidP="00835C72">
      <w:pPr>
        <w:pStyle w:val="Code"/>
        <w:rPr>
          <w:highlight w:val="white"/>
        </w:rPr>
      </w:pPr>
      <w:r w:rsidRPr="00EC76D5">
        <w:rPr>
          <w:highlight w:val="white"/>
        </w:rPr>
        <w:t>void scanString(char* string, int precision) {</w:t>
      </w:r>
    </w:p>
    <w:p w14:paraId="3A5337C5" w14:textId="77777777" w:rsidR="002A7C3D" w:rsidRPr="00EC76D5" w:rsidRDefault="002A7C3D" w:rsidP="00835C72">
      <w:pPr>
        <w:pStyle w:val="Code"/>
        <w:rPr>
          <w:highlight w:val="white"/>
        </w:rPr>
      </w:pPr>
      <w:r w:rsidRPr="00EC76D5">
        <w:rPr>
          <w:highlight w:val="white"/>
        </w:rPr>
        <w:t xml:space="preserve">  int index = 0;</w:t>
      </w:r>
    </w:p>
    <w:p w14:paraId="258F5610" w14:textId="77777777" w:rsidR="002A7C3D" w:rsidRPr="00EC76D5" w:rsidRDefault="002A7C3D" w:rsidP="00835C72">
      <w:pPr>
        <w:pStyle w:val="Code"/>
        <w:rPr>
          <w:highlight w:val="white"/>
        </w:rPr>
      </w:pPr>
      <w:r w:rsidRPr="00EC76D5">
        <w:rPr>
          <w:highlight w:val="white"/>
        </w:rPr>
        <w:t xml:space="preserve">  char input = scanChar();</w:t>
      </w:r>
    </w:p>
    <w:p w14:paraId="06E560F5" w14:textId="77777777" w:rsidR="002A7C3D" w:rsidRPr="00EC76D5" w:rsidRDefault="002A7C3D" w:rsidP="00835C72">
      <w:pPr>
        <w:pStyle w:val="Code"/>
        <w:rPr>
          <w:highlight w:val="white"/>
        </w:rPr>
      </w:pPr>
      <w:r w:rsidRPr="00EC76D5">
        <w:rPr>
          <w:highlight w:val="white"/>
        </w:rPr>
        <w:t xml:space="preserve">  BOOL found = FALSE;</w:t>
      </w:r>
    </w:p>
    <w:p w14:paraId="28C552E0" w14:textId="77777777" w:rsidR="002A7C3D" w:rsidRPr="00EC76D5" w:rsidRDefault="002A7C3D" w:rsidP="00835C72">
      <w:pPr>
        <w:pStyle w:val="Code"/>
        <w:rPr>
          <w:highlight w:val="white"/>
        </w:rPr>
      </w:pPr>
    </w:p>
    <w:p w14:paraId="350913DF" w14:textId="77777777" w:rsidR="002A7C3D" w:rsidRPr="00EC76D5" w:rsidRDefault="002A7C3D" w:rsidP="00835C72">
      <w:pPr>
        <w:pStyle w:val="Code"/>
        <w:rPr>
          <w:highlight w:val="white"/>
        </w:rPr>
      </w:pPr>
      <w:r w:rsidRPr="00EC76D5">
        <w:rPr>
          <w:highlight w:val="white"/>
        </w:rPr>
        <w:t xml:space="preserve">  while (isspace(input)) {</w:t>
      </w:r>
    </w:p>
    <w:p w14:paraId="384C2A34" w14:textId="77777777" w:rsidR="002A7C3D" w:rsidRPr="00EC76D5" w:rsidRDefault="002A7C3D" w:rsidP="00835C72">
      <w:pPr>
        <w:pStyle w:val="Code"/>
        <w:rPr>
          <w:highlight w:val="white"/>
        </w:rPr>
      </w:pPr>
      <w:r w:rsidRPr="00EC76D5">
        <w:rPr>
          <w:highlight w:val="white"/>
        </w:rPr>
        <w:t xml:space="preserve">    input = scanChar();</w:t>
      </w:r>
    </w:p>
    <w:p w14:paraId="5CFBDEB6" w14:textId="77777777" w:rsidR="002A7C3D" w:rsidRPr="00EC76D5" w:rsidRDefault="002A7C3D" w:rsidP="00835C72">
      <w:pPr>
        <w:pStyle w:val="Code"/>
        <w:rPr>
          <w:highlight w:val="white"/>
        </w:rPr>
      </w:pPr>
      <w:r w:rsidRPr="00EC76D5">
        <w:rPr>
          <w:highlight w:val="white"/>
        </w:rPr>
        <w:t xml:space="preserve">  }</w:t>
      </w:r>
    </w:p>
    <w:p w14:paraId="459BD371" w14:textId="77777777" w:rsidR="002A7C3D" w:rsidRPr="00EC76D5" w:rsidRDefault="002A7C3D" w:rsidP="00835C72">
      <w:pPr>
        <w:pStyle w:val="Code"/>
        <w:rPr>
          <w:highlight w:val="white"/>
        </w:rPr>
      </w:pPr>
    </w:p>
    <w:p w14:paraId="060B8267" w14:textId="77777777" w:rsidR="002A7C3D" w:rsidRPr="00EC76D5" w:rsidRDefault="002A7C3D" w:rsidP="00835C72">
      <w:pPr>
        <w:pStyle w:val="Code"/>
        <w:rPr>
          <w:highlight w:val="white"/>
        </w:rPr>
      </w:pPr>
      <w:r w:rsidRPr="00EC76D5">
        <w:rPr>
          <w:highlight w:val="white"/>
        </w:rPr>
        <w:t xml:space="preserve">  if (string != NULL) {</w:t>
      </w:r>
    </w:p>
    <w:p w14:paraId="02964F90" w14:textId="77777777" w:rsidR="002A7C3D" w:rsidRPr="00EC76D5" w:rsidRDefault="002A7C3D" w:rsidP="00835C72">
      <w:pPr>
        <w:pStyle w:val="Code"/>
        <w:rPr>
          <w:highlight w:val="white"/>
        </w:rPr>
      </w:pPr>
      <w:r w:rsidRPr="00EC76D5">
        <w:rPr>
          <w:highlight w:val="white"/>
        </w:rPr>
        <w:t xml:space="preserve">    if (precision == 0) {</w:t>
      </w:r>
    </w:p>
    <w:p w14:paraId="5B76E5E2" w14:textId="77777777" w:rsidR="002A7C3D" w:rsidRPr="00EC76D5" w:rsidRDefault="002A7C3D" w:rsidP="00835C72">
      <w:pPr>
        <w:pStyle w:val="Code"/>
        <w:rPr>
          <w:highlight w:val="white"/>
        </w:rPr>
      </w:pPr>
      <w:r w:rsidRPr="00EC76D5">
        <w:rPr>
          <w:highlight w:val="white"/>
        </w:rPr>
        <w:t xml:space="preserve">      while (!isspace(input) &amp;&amp; (input != EOF)) {</w:t>
      </w:r>
    </w:p>
    <w:p w14:paraId="7B5DED23" w14:textId="77777777" w:rsidR="002A7C3D" w:rsidRPr="00EC76D5" w:rsidRDefault="002A7C3D" w:rsidP="00835C72">
      <w:pPr>
        <w:pStyle w:val="Code"/>
        <w:rPr>
          <w:highlight w:val="white"/>
        </w:rPr>
      </w:pPr>
      <w:r w:rsidRPr="00EC76D5">
        <w:rPr>
          <w:highlight w:val="white"/>
        </w:rPr>
        <w:t xml:space="preserve">        string[index++] = input;</w:t>
      </w:r>
    </w:p>
    <w:p w14:paraId="5D5F46FB" w14:textId="77777777" w:rsidR="002A7C3D" w:rsidRPr="00EC76D5" w:rsidRDefault="002A7C3D" w:rsidP="00835C72">
      <w:pPr>
        <w:pStyle w:val="Code"/>
        <w:rPr>
          <w:highlight w:val="white"/>
        </w:rPr>
      </w:pPr>
      <w:r w:rsidRPr="00EC76D5">
        <w:rPr>
          <w:highlight w:val="white"/>
        </w:rPr>
        <w:t xml:space="preserve">        input = scanChar();</w:t>
      </w:r>
    </w:p>
    <w:p w14:paraId="2B330159" w14:textId="77777777" w:rsidR="002A7C3D" w:rsidRPr="00EC76D5" w:rsidRDefault="002A7C3D" w:rsidP="00835C72">
      <w:pPr>
        <w:pStyle w:val="Code"/>
        <w:rPr>
          <w:highlight w:val="white"/>
        </w:rPr>
      </w:pPr>
      <w:r w:rsidRPr="00EC76D5">
        <w:rPr>
          <w:highlight w:val="white"/>
        </w:rPr>
        <w:t xml:space="preserve">        found = TRUE;</w:t>
      </w:r>
    </w:p>
    <w:p w14:paraId="5EC777F7" w14:textId="77777777" w:rsidR="002A7C3D" w:rsidRPr="00EC76D5" w:rsidRDefault="002A7C3D" w:rsidP="00835C72">
      <w:pPr>
        <w:pStyle w:val="Code"/>
        <w:rPr>
          <w:highlight w:val="white"/>
        </w:rPr>
      </w:pPr>
      <w:r w:rsidRPr="00EC76D5">
        <w:rPr>
          <w:highlight w:val="white"/>
        </w:rPr>
        <w:t xml:space="preserve">        ++g_inChars;</w:t>
      </w:r>
    </w:p>
    <w:p w14:paraId="25522742" w14:textId="77777777" w:rsidR="002A7C3D" w:rsidRPr="00EC76D5" w:rsidRDefault="002A7C3D" w:rsidP="00835C72">
      <w:pPr>
        <w:pStyle w:val="Code"/>
        <w:rPr>
          <w:highlight w:val="white"/>
        </w:rPr>
      </w:pPr>
      <w:r w:rsidRPr="00EC76D5">
        <w:rPr>
          <w:highlight w:val="white"/>
        </w:rPr>
        <w:t xml:space="preserve">      }</w:t>
      </w:r>
    </w:p>
    <w:p w14:paraId="5BB8D15D" w14:textId="77777777" w:rsidR="002A7C3D" w:rsidRPr="00EC76D5" w:rsidRDefault="002A7C3D" w:rsidP="00835C72">
      <w:pPr>
        <w:pStyle w:val="Code"/>
        <w:rPr>
          <w:highlight w:val="white"/>
        </w:rPr>
      </w:pPr>
    </w:p>
    <w:p w14:paraId="5C44B413" w14:textId="77777777" w:rsidR="002A7C3D" w:rsidRPr="00EC76D5" w:rsidRDefault="002A7C3D" w:rsidP="00835C72">
      <w:pPr>
        <w:pStyle w:val="Code"/>
        <w:rPr>
          <w:highlight w:val="white"/>
        </w:rPr>
      </w:pPr>
      <w:r w:rsidRPr="00EC76D5">
        <w:rPr>
          <w:highlight w:val="white"/>
        </w:rPr>
        <w:t xml:space="preserve">      string[index] = '\0';</w:t>
      </w:r>
    </w:p>
    <w:p w14:paraId="52BD2E31" w14:textId="77777777" w:rsidR="002A7C3D" w:rsidRPr="00EC76D5" w:rsidRDefault="002A7C3D" w:rsidP="00835C72">
      <w:pPr>
        <w:pStyle w:val="Code"/>
        <w:rPr>
          <w:highlight w:val="white"/>
        </w:rPr>
      </w:pPr>
      <w:r w:rsidRPr="00EC76D5">
        <w:rPr>
          <w:highlight w:val="white"/>
        </w:rPr>
        <w:t xml:space="preserve">      ++g_inChars;</w:t>
      </w:r>
    </w:p>
    <w:p w14:paraId="3EA20037" w14:textId="77777777" w:rsidR="002A7C3D" w:rsidRPr="00EC76D5" w:rsidRDefault="002A7C3D" w:rsidP="00835C72">
      <w:pPr>
        <w:pStyle w:val="Code"/>
        <w:rPr>
          <w:highlight w:val="white"/>
        </w:rPr>
      </w:pPr>
      <w:r w:rsidRPr="00EC76D5">
        <w:rPr>
          <w:highlight w:val="white"/>
        </w:rPr>
        <w:t xml:space="preserve">    }</w:t>
      </w:r>
    </w:p>
    <w:p w14:paraId="67EF25D4" w14:textId="77777777" w:rsidR="002A7C3D" w:rsidRPr="00EC76D5" w:rsidRDefault="002A7C3D" w:rsidP="00835C72">
      <w:pPr>
        <w:pStyle w:val="Code"/>
        <w:rPr>
          <w:highlight w:val="white"/>
        </w:rPr>
      </w:pPr>
      <w:r w:rsidRPr="00EC76D5">
        <w:rPr>
          <w:highlight w:val="white"/>
        </w:rPr>
        <w:t xml:space="preserve">    else {</w:t>
      </w:r>
    </w:p>
    <w:p w14:paraId="5C8B2CC7"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6241A44F" w14:textId="77777777" w:rsidR="002A7C3D" w:rsidRPr="00EC76D5" w:rsidRDefault="002A7C3D" w:rsidP="00835C72">
      <w:pPr>
        <w:pStyle w:val="Code"/>
        <w:rPr>
          <w:highlight w:val="white"/>
        </w:rPr>
      </w:pPr>
      <w:r w:rsidRPr="00EC76D5">
        <w:rPr>
          <w:highlight w:val="white"/>
        </w:rPr>
        <w:t xml:space="preserve">        string[index++] = input;</w:t>
      </w:r>
    </w:p>
    <w:p w14:paraId="0B49589F" w14:textId="77777777" w:rsidR="002A7C3D" w:rsidRPr="00EC76D5" w:rsidRDefault="002A7C3D" w:rsidP="00835C72">
      <w:pPr>
        <w:pStyle w:val="Code"/>
        <w:rPr>
          <w:highlight w:val="white"/>
        </w:rPr>
      </w:pPr>
      <w:r w:rsidRPr="00EC76D5">
        <w:rPr>
          <w:highlight w:val="white"/>
        </w:rPr>
        <w:t xml:space="preserve">        input = scanChar();</w:t>
      </w:r>
    </w:p>
    <w:p w14:paraId="17D99126" w14:textId="77777777" w:rsidR="002A7C3D" w:rsidRPr="00EC76D5" w:rsidRDefault="002A7C3D" w:rsidP="00835C72">
      <w:pPr>
        <w:pStyle w:val="Code"/>
        <w:rPr>
          <w:highlight w:val="white"/>
        </w:rPr>
      </w:pPr>
      <w:r w:rsidRPr="00EC76D5">
        <w:rPr>
          <w:highlight w:val="white"/>
        </w:rPr>
        <w:lastRenderedPageBreak/>
        <w:t xml:space="preserve">        found = TRUE;</w:t>
      </w:r>
    </w:p>
    <w:p w14:paraId="10A219ED" w14:textId="77777777" w:rsidR="002A7C3D" w:rsidRPr="00EC76D5" w:rsidRDefault="002A7C3D" w:rsidP="00835C72">
      <w:pPr>
        <w:pStyle w:val="Code"/>
        <w:rPr>
          <w:highlight w:val="white"/>
        </w:rPr>
      </w:pPr>
      <w:r w:rsidRPr="00EC76D5">
        <w:rPr>
          <w:highlight w:val="white"/>
        </w:rPr>
        <w:t xml:space="preserve">        ++g_inChars;</w:t>
      </w:r>
    </w:p>
    <w:p w14:paraId="35C958A3" w14:textId="77777777" w:rsidR="002A7C3D" w:rsidRPr="00EC76D5" w:rsidRDefault="002A7C3D" w:rsidP="00835C72">
      <w:pPr>
        <w:pStyle w:val="Code"/>
        <w:rPr>
          <w:highlight w:val="white"/>
        </w:rPr>
      </w:pPr>
      <w:r w:rsidRPr="00EC76D5">
        <w:rPr>
          <w:highlight w:val="white"/>
        </w:rPr>
        <w:t xml:space="preserve">      }</w:t>
      </w:r>
    </w:p>
    <w:p w14:paraId="085A4042" w14:textId="77777777" w:rsidR="002A7C3D" w:rsidRPr="00EC76D5" w:rsidRDefault="002A7C3D" w:rsidP="00835C72">
      <w:pPr>
        <w:pStyle w:val="Code"/>
        <w:rPr>
          <w:highlight w:val="white"/>
        </w:rPr>
      </w:pPr>
    </w:p>
    <w:p w14:paraId="095FCBB1" w14:textId="77777777" w:rsidR="002A7C3D" w:rsidRPr="00EC76D5" w:rsidRDefault="002A7C3D" w:rsidP="00835C72">
      <w:pPr>
        <w:pStyle w:val="Code"/>
        <w:rPr>
          <w:highlight w:val="white"/>
        </w:rPr>
      </w:pPr>
      <w:r w:rsidRPr="00EC76D5">
        <w:rPr>
          <w:highlight w:val="white"/>
        </w:rPr>
        <w:t xml:space="preserve">      if (precision &gt; 0) {</w:t>
      </w:r>
    </w:p>
    <w:p w14:paraId="3B16031E" w14:textId="77777777" w:rsidR="002A7C3D" w:rsidRPr="00EC76D5" w:rsidRDefault="002A7C3D" w:rsidP="00835C72">
      <w:pPr>
        <w:pStyle w:val="Code"/>
        <w:rPr>
          <w:highlight w:val="white"/>
        </w:rPr>
      </w:pPr>
      <w:r w:rsidRPr="00EC76D5">
        <w:rPr>
          <w:highlight w:val="white"/>
        </w:rPr>
        <w:t xml:space="preserve">        string[index] = '\0';</w:t>
      </w:r>
    </w:p>
    <w:p w14:paraId="56826A1E" w14:textId="77777777" w:rsidR="002A7C3D" w:rsidRPr="00EC76D5" w:rsidRDefault="002A7C3D" w:rsidP="00835C72">
      <w:pPr>
        <w:pStyle w:val="Code"/>
        <w:rPr>
          <w:highlight w:val="white"/>
        </w:rPr>
      </w:pPr>
      <w:r w:rsidRPr="00EC76D5">
        <w:rPr>
          <w:highlight w:val="white"/>
        </w:rPr>
        <w:t xml:space="preserve">        ++g_inChars;</w:t>
      </w:r>
    </w:p>
    <w:p w14:paraId="642DE108" w14:textId="77777777" w:rsidR="002A7C3D" w:rsidRPr="00EC76D5" w:rsidRDefault="002A7C3D" w:rsidP="00835C72">
      <w:pPr>
        <w:pStyle w:val="Code"/>
        <w:rPr>
          <w:highlight w:val="white"/>
        </w:rPr>
      </w:pPr>
      <w:r w:rsidRPr="00EC76D5">
        <w:rPr>
          <w:highlight w:val="white"/>
        </w:rPr>
        <w:t xml:space="preserve">      }</w:t>
      </w:r>
    </w:p>
    <w:p w14:paraId="4F1ECB78" w14:textId="77777777" w:rsidR="002A7C3D" w:rsidRPr="00EC76D5" w:rsidRDefault="002A7C3D" w:rsidP="00835C72">
      <w:pPr>
        <w:pStyle w:val="Code"/>
        <w:rPr>
          <w:highlight w:val="white"/>
        </w:rPr>
      </w:pPr>
      <w:r w:rsidRPr="00EC76D5">
        <w:rPr>
          <w:highlight w:val="white"/>
        </w:rPr>
        <w:t xml:space="preserve">    }</w:t>
      </w:r>
    </w:p>
    <w:p w14:paraId="6B709315" w14:textId="77777777" w:rsidR="002A7C3D" w:rsidRPr="00EC76D5" w:rsidRDefault="002A7C3D" w:rsidP="00835C72">
      <w:pPr>
        <w:pStyle w:val="Code"/>
        <w:rPr>
          <w:highlight w:val="white"/>
        </w:rPr>
      </w:pPr>
      <w:r w:rsidRPr="00EC76D5">
        <w:rPr>
          <w:highlight w:val="white"/>
        </w:rPr>
        <w:t xml:space="preserve">  }</w:t>
      </w:r>
    </w:p>
    <w:p w14:paraId="58C77A53" w14:textId="77777777" w:rsidR="002A7C3D" w:rsidRPr="00EC76D5" w:rsidRDefault="002A7C3D" w:rsidP="00835C72">
      <w:pPr>
        <w:pStyle w:val="Code"/>
        <w:rPr>
          <w:highlight w:val="white"/>
        </w:rPr>
      </w:pPr>
      <w:r w:rsidRPr="00EC76D5">
        <w:rPr>
          <w:highlight w:val="white"/>
        </w:rPr>
        <w:t xml:space="preserve">  else {</w:t>
      </w:r>
    </w:p>
    <w:p w14:paraId="77AC98FE" w14:textId="77777777" w:rsidR="002A7C3D" w:rsidRPr="00EC76D5" w:rsidRDefault="002A7C3D" w:rsidP="00835C72">
      <w:pPr>
        <w:pStyle w:val="Code"/>
        <w:rPr>
          <w:highlight w:val="white"/>
        </w:rPr>
      </w:pPr>
      <w:r w:rsidRPr="00EC76D5">
        <w:rPr>
          <w:highlight w:val="white"/>
        </w:rPr>
        <w:t xml:space="preserve">    if (precision == 0) {</w:t>
      </w:r>
    </w:p>
    <w:p w14:paraId="3376361F" w14:textId="77777777" w:rsidR="002A7C3D" w:rsidRPr="00EC76D5" w:rsidRDefault="002A7C3D" w:rsidP="00835C72">
      <w:pPr>
        <w:pStyle w:val="Code"/>
        <w:rPr>
          <w:highlight w:val="white"/>
        </w:rPr>
      </w:pPr>
      <w:r w:rsidRPr="00EC76D5">
        <w:rPr>
          <w:highlight w:val="white"/>
        </w:rPr>
        <w:t xml:space="preserve">      while (!isspace(input) &amp;&amp; (input != EOF)) {</w:t>
      </w:r>
    </w:p>
    <w:p w14:paraId="590701D3" w14:textId="77777777" w:rsidR="002A7C3D" w:rsidRPr="00EC76D5" w:rsidRDefault="002A7C3D" w:rsidP="00835C72">
      <w:pPr>
        <w:pStyle w:val="Code"/>
        <w:rPr>
          <w:highlight w:val="white"/>
        </w:rPr>
      </w:pPr>
      <w:r w:rsidRPr="00EC76D5">
        <w:rPr>
          <w:highlight w:val="white"/>
        </w:rPr>
        <w:t xml:space="preserve">        input = scanChar();</w:t>
      </w:r>
    </w:p>
    <w:p w14:paraId="7CDDEF30" w14:textId="77777777" w:rsidR="002A7C3D" w:rsidRPr="00EC76D5" w:rsidRDefault="002A7C3D" w:rsidP="00835C72">
      <w:pPr>
        <w:pStyle w:val="Code"/>
        <w:rPr>
          <w:highlight w:val="white"/>
        </w:rPr>
      </w:pPr>
      <w:r w:rsidRPr="00EC76D5">
        <w:rPr>
          <w:highlight w:val="white"/>
        </w:rPr>
        <w:t xml:space="preserve">        found = TRUE;</w:t>
      </w:r>
    </w:p>
    <w:p w14:paraId="692E0816" w14:textId="77777777" w:rsidR="002A7C3D" w:rsidRPr="00EC76D5" w:rsidRDefault="002A7C3D" w:rsidP="00835C72">
      <w:pPr>
        <w:pStyle w:val="Code"/>
        <w:rPr>
          <w:highlight w:val="white"/>
        </w:rPr>
      </w:pPr>
      <w:r w:rsidRPr="00EC76D5">
        <w:rPr>
          <w:highlight w:val="white"/>
        </w:rPr>
        <w:t xml:space="preserve">        ++g_inChars;</w:t>
      </w:r>
    </w:p>
    <w:p w14:paraId="25F91361" w14:textId="77777777" w:rsidR="002A7C3D" w:rsidRPr="00EC76D5" w:rsidRDefault="002A7C3D" w:rsidP="00835C72">
      <w:pPr>
        <w:pStyle w:val="Code"/>
        <w:rPr>
          <w:highlight w:val="white"/>
        </w:rPr>
      </w:pPr>
      <w:r w:rsidRPr="00EC76D5">
        <w:rPr>
          <w:highlight w:val="white"/>
        </w:rPr>
        <w:t xml:space="preserve">      }</w:t>
      </w:r>
    </w:p>
    <w:p w14:paraId="5F692C7B" w14:textId="77777777" w:rsidR="002A7C3D" w:rsidRPr="00EC76D5" w:rsidRDefault="002A7C3D" w:rsidP="00835C72">
      <w:pPr>
        <w:pStyle w:val="Code"/>
        <w:rPr>
          <w:highlight w:val="white"/>
        </w:rPr>
      </w:pPr>
    </w:p>
    <w:p w14:paraId="60DC4605" w14:textId="77777777" w:rsidR="002A7C3D" w:rsidRPr="00EC76D5" w:rsidRDefault="002A7C3D" w:rsidP="00835C72">
      <w:pPr>
        <w:pStyle w:val="Code"/>
        <w:rPr>
          <w:highlight w:val="white"/>
        </w:rPr>
      </w:pPr>
      <w:r w:rsidRPr="00EC76D5">
        <w:rPr>
          <w:highlight w:val="white"/>
        </w:rPr>
        <w:t xml:space="preserve">      ++g_inChars;</w:t>
      </w:r>
    </w:p>
    <w:p w14:paraId="7D7717C3" w14:textId="77777777" w:rsidR="002A7C3D" w:rsidRPr="00EC76D5" w:rsidRDefault="002A7C3D" w:rsidP="00835C72">
      <w:pPr>
        <w:pStyle w:val="Code"/>
        <w:rPr>
          <w:highlight w:val="white"/>
        </w:rPr>
      </w:pPr>
      <w:r w:rsidRPr="00EC76D5">
        <w:rPr>
          <w:highlight w:val="white"/>
        </w:rPr>
        <w:t xml:space="preserve">    }</w:t>
      </w:r>
    </w:p>
    <w:p w14:paraId="5CD78DE6" w14:textId="77777777" w:rsidR="002A7C3D" w:rsidRPr="00EC76D5" w:rsidRDefault="002A7C3D" w:rsidP="00835C72">
      <w:pPr>
        <w:pStyle w:val="Code"/>
        <w:rPr>
          <w:highlight w:val="white"/>
        </w:rPr>
      </w:pPr>
      <w:r w:rsidRPr="00EC76D5">
        <w:rPr>
          <w:highlight w:val="white"/>
        </w:rPr>
        <w:t xml:space="preserve">    else {</w:t>
      </w:r>
    </w:p>
    <w:p w14:paraId="546B8659"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3C0DDD59" w14:textId="77777777" w:rsidR="002A7C3D" w:rsidRPr="00EC76D5" w:rsidRDefault="002A7C3D" w:rsidP="00835C72">
      <w:pPr>
        <w:pStyle w:val="Code"/>
        <w:rPr>
          <w:highlight w:val="white"/>
        </w:rPr>
      </w:pPr>
      <w:r w:rsidRPr="00EC76D5">
        <w:rPr>
          <w:highlight w:val="white"/>
        </w:rPr>
        <w:t xml:space="preserve">        input = scanChar();</w:t>
      </w:r>
    </w:p>
    <w:p w14:paraId="7AF17113" w14:textId="77777777" w:rsidR="002A7C3D" w:rsidRPr="00EC76D5" w:rsidRDefault="002A7C3D" w:rsidP="00835C72">
      <w:pPr>
        <w:pStyle w:val="Code"/>
        <w:rPr>
          <w:highlight w:val="white"/>
        </w:rPr>
      </w:pPr>
      <w:r w:rsidRPr="00EC76D5">
        <w:rPr>
          <w:highlight w:val="white"/>
        </w:rPr>
        <w:t xml:space="preserve">        found = TRUE;</w:t>
      </w:r>
    </w:p>
    <w:p w14:paraId="1B8BECA0" w14:textId="77777777" w:rsidR="002A7C3D" w:rsidRPr="00EC76D5" w:rsidRDefault="002A7C3D" w:rsidP="00835C72">
      <w:pPr>
        <w:pStyle w:val="Code"/>
        <w:rPr>
          <w:highlight w:val="white"/>
        </w:rPr>
      </w:pPr>
      <w:r w:rsidRPr="00EC76D5">
        <w:rPr>
          <w:highlight w:val="white"/>
        </w:rPr>
        <w:t xml:space="preserve">        ++g_inChars;</w:t>
      </w:r>
    </w:p>
    <w:p w14:paraId="62018061" w14:textId="77777777" w:rsidR="002A7C3D" w:rsidRPr="00EC76D5" w:rsidRDefault="002A7C3D" w:rsidP="00835C72">
      <w:pPr>
        <w:pStyle w:val="Code"/>
        <w:rPr>
          <w:highlight w:val="white"/>
        </w:rPr>
      </w:pPr>
      <w:r w:rsidRPr="00EC76D5">
        <w:rPr>
          <w:highlight w:val="white"/>
        </w:rPr>
        <w:t xml:space="preserve">      }</w:t>
      </w:r>
    </w:p>
    <w:p w14:paraId="6EA6E34D" w14:textId="77777777" w:rsidR="002A7C3D" w:rsidRPr="00EC76D5" w:rsidRDefault="002A7C3D" w:rsidP="00835C72">
      <w:pPr>
        <w:pStyle w:val="Code"/>
        <w:rPr>
          <w:highlight w:val="white"/>
        </w:rPr>
      </w:pPr>
    </w:p>
    <w:p w14:paraId="136AE78D" w14:textId="77777777" w:rsidR="002A7C3D" w:rsidRPr="00EC76D5" w:rsidRDefault="002A7C3D" w:rsidP="00835C72">
      <w:pPr>
        <w:pStyle w:val="Code"/>
        <w:rPr>
          <w:highlight w:val="white"/>
        </w:rPr>
      </w:pPr>
      <w:r w:rsidRPr="00EC76D5">
        <w:rPr>
          <w:highlight w:val="white"/>
        </w:rPr>
        <w:t xml:space="preserve">      if (precision &gt; 0) {</w:t>
      </w:r>
    </w:p>
    <w:p w14:paraId="0741D954" w14:textId="77777777" w:rsidR="002A7C3D" w:rsidRPr="00EC76D5" w:rsidRDefault="002A7C3D" w:rsidP="00835C72">
      <w:pPr>
        <w:pStyle w:val="Code"/>
        <w:rPr>
          <w:highlight w:val="white"/>
        </w:rPr>
      </w:pPr>
      <w:r w:rsidRPr="00EC76D5">
        <w:rPr>
          <w:highlight w:val="white"/>
        </w:rPr>
        <w:t xml:space="preserve">        ++g_inChars;</w:t>
      </w:r>
    </w:p>
    <w:p w14:paraId="043B1B79" w14:textId="77777777" w:rsidR="002A7C3D" w:rsidRPr="00EC76D5" w:rsidRDefault="002A7C3D" w:rsidP="00835C72">
      <w:pPr>
        <w:pStyle w:val="Code"/>
        <w:rPr>
          <w:highlight w:val="white"/>
        </w:rPr>
      </w:pPr>
      <w:r w:rsidRPr="00EC76D5">
        <w:rPr>
          <w:highlight w:val="white"/>
        </w:rPr>
        <w:t xml:space="preserve">      }</w:t>
      </w:r>
    </w:p>
    <w:p w14:paraId="6A99AE05" w14:textId="77777777" w:rsidR="002A7C3D" w:rsidRPr="00EC76D5" w:rsidRDefault="002A7C3D" w:rsidP="00835C72">
      <w:pPr>
        <w:pStyle w:val="Code"/>
        <w:rPr>
          <w:highlight w:val="white"/>
        </w:rPr>
      </w:pPr>
      <w:r w:rsidRPr="00EC76D5">
        <w:rPr>
          <w:highlight w:val="white"/>
        </w:rPr>
        <w:t xml:space="preserve">    }</w:t>
      </w:r>
    </w:p>
    <w:p w14:paraId="24B5F772" w14:textId="77777777" w:rsidR="002A7C3D" w:rsidRPr="00EC76D5" w:rsidRDefault="002A7C3D" w:rsidP="00835C72">
      <w:pPr>
        <w:pStyle w:val="Code"/>
        <w:rPr>
          <w:highlight w:val="white"/>
        </w:rPr>
      </w:pPr>
      <w:r w:rsidRPr="00EC76D5">
        <w:rPr>
          <w:highlight w:val="white"/>
        </w:rPr>
        <w:t xml:space="preserve">  }</w:t>
      </w:r>
    </w:p>
    <w:p w14:paraId="73E28D07" w14:textId="77777777" w:rsidR="002A7C3D" w:rsidRPr="00EC76D5" w:rsidRDefault="002A7C3D" w:rsidP="00835C72">
      <w:pPr>
        <w:pStyle w:val="Code"/>
        <w:rPr>
          <w:highlight w:val="white"/>
        </w:rPr>
      </w:pPr>
    </w:p>
    <w:p w14:paraId="554943B9" w14:textId="77777777" w:rsidR="002A7C3D" w:rsidRPr="00EC76D5" w:rsidRDefault="002A7C3D" w:rsidP="00835C72">
      <w:pPr>
        <w:pStyle w:val="Code"/>
        <w:rPr>
          <w:highlight w:val="white"/>
        </w:rPr>
      </w:pPr>
      <w:r w:rsidRPr="00EC76D5">
        <w:rPr>
          <w:highlight w:val="white"/>
        </w:rPr>
        <w:t xml:space="preserve">  if (found) {</w:t>
      </w:r>
    </w:p>
    <w:p w14:paraId="76B7E58C" w14:textId="77777777" w:rsidR="002A7C3D" w:rsidRPr="00EC76D5" w:rsidRDefault="002A7C3D" w:rsidP="00835C72">
      <w:pPr>
        <w:pStyle w:val="Code"/>
        <w:rPr>
          <w:highlight w:val="white"/>
        </w:rPr>
      </w:pPr>
      <w:r w:rsidRPr="00EC76D5">
        <w:rPr>
          <w:highlight w:val="white"/>
        </w:rPr>
        <w:t xml:space="preserve">    ++g_inCount;</w:t>
      </w:r>
    </w:p>
    <w:p w14:paraId="07EE27CB" w14:textId="77777777" w:rsidR="002A7C3D" w:rsidRPr="00EC76D5" w:rsidRDefault="002A7C3D" w:rsidP="00835C72">
      <w:pPr>
        <w:pStyle w:val="Code"/>
        <w:rPr>
          <w:highlight w:val="white"/>
        </w:rPr>
      </w:pPr>
      <w:r w:rsidRPr="00EC76D5">
        <w:rPr>
          <w:highlight w:val="white"/>
        </w:rPr>
        <w:t xml:space="preserve">  }</w:t>
      </w:r>
    </w:p>
    <w:p w14:paraId="56795B01" w14:textId="77777777" w:rsidR="002A7C3D" w:rsidRPr="00EC76D5" w:rsidRDefault="002A7C3D" w:rsidP="00835C72">
      <w:pPr>
        <w:pStyle w:val="Code"/>
        <w:rPr>
          <w:highlight w:val="white"/>
        </w:rPr>
      </w:pPr>
      <w:r w:rsidRPr="00EC76D5">
        <w:rPr>
          <w:highlight w:val="white"/>
        </w:rPr>
        <w:t>}</w:t>
      </w:r>
    </w:p>
    <w:p w14:paraId="3AADFAE9" w14:textId="77777777" w:rsidR="007B5DAC" w:rsidRPr="00EC76D5" w:rsidRDefault="007B5DAC" w:rsidP="00835C72">
      <w:pPr>
        <w:pStyle w:val="Code"/>
        <w:rPr>
          <w:highlight w:val="white"/>
        </w:rPr>
      </w:pPr>
    </w:p>
    <w:p w14:paraId="0E9348E4" w14:textId="10557D20" w:rsidR="002A7C3D" w:rsidRPr="00EC76D5" w:rsidRDefault="002A7C3D" w:rsidP="00835C72">
      <w:pPr>
        <w:pStyle w:val="Code"/>
        <w:rPr>
          <w:highlight w:val="white"/>
        </w:rPr>
      </w:pPr>
      <w:r w:rsidRPr="00EC76D5">
        <w:rPr>
          <w:highlight w:val="white"/>
        </w:rPr>
        <w:t>unsigned long digitToValue(char input) {</w:t>
      </w:r>
    </w:p>
    <w:p w14:paraId="436012D1" w14:textId="77777777" w:rsidR="002A7C3D" w:rsidRPr="00EC76D5" w:rsidRDefault="002A7C3D" w:rsidP="00835C72">
      <w:pPr>
        <w:pStyle w:val="Code"/>
        <w:rPr>
          <w:highlight w:val="white"/>
        </w:rPr>
      </w:pPr>
      <w:r w:rsidRPr="00EC76D5">
        <w:rPr>
          <w:highlight w:val="white"/>
        </w:rPr>
        <w:t xml:space="preserve">  if (isdigit(input)) {</w:t>
      </w:r>
    </w:p>
    <w:p w14:paraId="57BEBA69" w14:textId="77777777" w:rsidR="002A7C3D" w:rsidRPr="00EC76D5" w:rsidRDefault="002A7C3D" w:rsidP="00835C72">
      <w:pPr>
        <w:pStyle w:val="Code"/>
        <w:rPr>
          <w:highlight w:val="white"/>
        </w:rPr>
      </w:pPr>
      <w:r w:rsidRPr="00EC76D5">
        <w:rPr>
          <w:highlight w:val="white"/>
        </w:rPr>
        <w:t xml:space="preserve">    return (input - '0');</w:t>
      </w:r>
    </w:p>
    <w:p w14:paraId="4B0229DB" w14:textId="77777777" w:rsidR="002A7C3D" w:rsidRPr="00EC76D5" w:rsidRDefault="002A7C3D" w:rsidP="00835C72">
      <w:pPr>
        <w:pStyle w:val="Code"/>
        <w:rPr>
          <w:highlight w:val="white"/>
        </w:rPr>
      </w:pPr>
      <w:r w:rsidRPr="00EC76D5">
        <w:rPr>
          <w:highlight w:val="white"/>
        </w:rPr>
        <w:t xml:space="preserve">  }</w:t>
      </w:r>
    </w:p>
    <w:p w14:paraId="2D0C9CFD" w14:textId="77777777" w:rsidR="002A7C3D" w:rsidRPr="00EC76D5" w:rsidRDefault="002A7C3D" w:rsidP="00835C72">
      <w:pPr>
        <w:pStyle w:val="Code"/>
        <w:rPr>
          <w:highlight w:val="white"/>
        </w:rPr>
      </w:pPr>
      <w:r w:rsidRPr="00EC76D5">
        <w:rPr>
          <w:highlight w:val="white"/>
        </w:rPr>
        <w:t xml:space="preserve">  else if (islower(input)) {</w:t>
      </w:r>
    </w:p>
    <w:p w14:paraId="57EF5500" w14:textId="77777777" w:rsidR="002A7C3D" w:rsidRPr="00EC76D5" w:rsidRDefault="002A7C3D" w:rsidP="00835C72">
      <w:pPr>
        <w:pStyle w:val="Code"/>
        <w:rPr>
          <w:highlight w:val="white"/>
        </w:rPr>
      </w:pPr>
      <w:r w:rsidRPr="00EC76D5">
        <w:rPr>
          <w:highlight w:val="white"/>
        </w:rPr>
        <w:t xml:space="preserve">    return ((input - 'a') + 10ul);</w:t>
      </w:r>
    </w:p>
    <w:p w14:paraId="139CB898" w14:textId="77777777" w:rsidR="002A7C3D" w:rsidRPr="00EC76D5" w:rsidRDefault="002A7C3D" w:rsidP="00835C72">
      <w:pPr>
        <w:pStyle w:val="Code"/>
        <w:rPr>
          <w:highlight w:val="white"/>
        </w:rPr>
      </w:pPr>
      <w:r w:rsidRPr="00EC76D5">
        <w:rPr>
          <w:highlight w:val="white"/>
        </w:rPr>
        <w:t xml:space="preserve">  }</w:t>
      </w:r>
    </w:p>
    <w:p w14:paraId="7E625FA7" w14:textId="77777777" w:rsidR="002A7C3D" w:rsidRPr="00EC76D5" w:rsidRDefault="002A7C3D" w:rsidP="00835C72">
      <w:pPr>
        <w:pStyle w:val="Code"/>
        <w:rPr>
          <w:highlight w:val="white"/>
        </w:rPr>
      </w:pPr>
      <w:r w:rsidRPr="00EC76D5">
        <w:rPr>
          <w:highlight w:val="white"/>
        </w:rPr>
        <w:t xml:space="preserve">  else {</w:t>
      </w:r>
    </w:p>
    <w:p w14:paraId="1EFC91F7" w14:textId="77777777" w:rsidR="002A7C3D" w:rsidRPr="00EC76D5" w:rsidRDefault="002A7C3D" w:rsidP="00835C72">
      <w:pPr>
        <w:pStyle w:val="Code"/>
        <w:rPr>
          <w:highlight w:val="white"/>
        </w:rPr>
      </w:pPr>
      <w:r w:rsidRPr="00EC76D5">
        <w:rPr>
          <w:highlight w:val="white"/>
        </w:rPr>
        <w:t xml:space="preserve">    return ((input - 'A') + 10ul);</w:t>
      </w:r>
    </w:p>
    <w:p w14:paraId="5A7873CA" w14:textId="77777777" w:rsidR="002A7C3D" w:rsidRPr="00EC76D5" w:rsidRDefault="002A7C3D" w:rsidP="00835C72">
      <w:pPr>
        <w:pStyle w:val="Code"/>
        <w:rPr>
          <w:highlight w:val="white"/>
        </w:rPr>
      </w:pPr>
      <w:r w:rsidRPr="00EC76D5">
        <w:rPr>
          <w:highlight w:val="white"/>
        </w:rPr>
        <w:t xml:space="preserve">  }</w:t>
      </w:r>
    </w:p>
    <w:p w14:paraId="59FEFC06" w14:textId="77777777" w:rsidR="002A7C3D" w:rsidRPr="00EC76D5" w:rsidRDefault="002A7C3D" w:rsidP="00835C72">
      <w:pPr>
        <w:pStyle w:val="Code"/>
        <w:rPr>
          <w:highlight w:val="white"/>
        </w:rPr>
      </w:pPr>
      <w:r w:rsidRPr="00EC76D5">
        <w:rPr>
          <w:highlight w:val="white"/>
        </w:rPr>
        <w:t>}</w:t>
      </w:r>
    </w:p>
    <w:p w14:paraId="261764BF" w14:textId="77777777" w:rsidR="002A7C3D" w:rsidRPr="00EC76D5" w:rsidRDefault="002A7C3D" w:rsidP="00835C72">
      <w:pPr>
        <w:pStyle w:val="Code"/>
        <w:rPr>
          <w:highlight w:val="white"/>
        </w:rPr>
      </w:pPr>
    </w:p>
    <w:p w14:paraId="6A80C2CF" w14:textId="77777777" w:rsidR="002A7C3D" w:rsidRPr="00EC76D5" w:rsidRDefault="002A7C3D" w:rsidP="00835C72">
      <w:pPr>
        <w:pStyle w:val="Code"/>
        <w:rPr>
          <w:highlight w:val="white"/>
        </w:rPr>
      </w:pPr>
      <w:r w:rsidRPr="00EC76D5">
        <w:rPr>
          <w:highlight w:val="white"/>
        </w:rPr>
        <w:t>long scanLongInt(void) {</w:t>
      </w:r>
    </w:p>
    <w:p w14:paraId="68BE6DB7" w14:textId="77777777" w:rsidR="002A7C3D" w:rsidRPr="00EC76D5" w:rsidRDefault="002A7C3D" w:rsidP="00835C72">
      <w:pPr>
        <w:pStyle w:val="Code"/>
        <w:rPr>
          <w:highlight w:val="white"/>
        </w:rPr>
      </w:pPr>
      <w:r w:rsidRPr="00EC76D5">
        <w:rPr>
          <w:highlight w:val="white"/>
        </w:rPr>
        <w:t xml:space="preserve">  long longValue = 0l;</w:t>
      </w:r>
    </w:p>
    <w:p w14:paraId="6C84029C" w14:textId="77777777" w:rsidR="002A7C3D" w:rsidRPr="00EC76D5" w:rsidRDefault="002A7C3D" w:rsidP="00835C72">
      <w:pPr>
        <w:pStyle w:val="Code"/>
        <w:rPr>
          <w:highlight w:val="white"/>
        </w:rPr>
      </w:pPr>
      <w:r w:rsidRPr="00EC76D5">
        <w:rPr>
          <w:highlight w:val="white"/>
        </w:rPr>
        <w:t xml:space="preserve">  BOOL minus = FALSE, found = FALSE;</w:t>
      </w:r>
    </w:p>
    <w:p w14:paraId="1F65018D" w14:textId="77777777" w:rsidR="002A7C3D" w:rsidRPr="00EC76D5" w:rsidRDefault="002A7C3D" w:rsidP="00835C72">
      <w:pPr>
        <w:pStyle w:val="Code"/>
        <w:rPr>
          <w:highlight w:val="white"/>
        </w:rPr>
      </w:pPr>
      <w:r w:rsidRPr="00EC76D5">
        <w:rPr>
          <w:highlight w:val="white"/>
        </w:rPr>
        <w:t xml:space="preserve">  char input = scanChar();</w:t>
      </w:r>
    </w:p>
    <w:p w14:paraId="00F940D7" w14:textId="77777777" w:rsidR="002A7C3D" w:rsidRPr="00EC76D5" w:rsidRDefault="002A7C3D" w:rsidP="00835C72">
      <w:pPr>
        <w:pStyle w:val="Code"/>
        <w:rPr>
          <w:highlight w:val="white"/>
        </w:rPr>
      </w:pPr>
    </w:p>
    <w:p w14:paraId="75391793" w14:textId="77777777" w:rsidR="002A7C3D" w:rsidRPr="00EC76D5" w:rsidRDefault="002A7C3D" w:rsidP="00835C72">
      <w:pPr>
        <w:pStyle w:val="Code"/>
        <w:rPr>
          <w:highlight w:val="white"/>
        </w:rPr>
      </w:pPr>
      <w:r w:rsidRPr="00EC76D5">
        <w:rPr>
          <w:highlight w:val="white"/>
        </w:rPr>
        <w:t xml:space="preserve">  while (isspace(input)) {</w:t>
      </w:r>
    </w:p>
    <w:p w14:paraId="2A4A4755" w14:textId="77777777" w:rsidR="002A7C3D" w:rsidRPr="00EC76D5" w:rsidRDefault="002A7C3D" w:rsidP="00835C72">
      <w:pPr>
        <w:pStyle w:val="Code"/>
        <w:rPr>
          <w:highlight w:val="white"/>
        </w:rPr>
      </w:pPr>
      <w:r w:rsidRPr="00EC76D5">
        <w:rPr>
          <w:highlight w:val="white"/>
        </w:rPr>
        <w:t xml:space="preserve">    input = scanChar();</w:t>
      </w:r>
    </w:p>
    <w:p w14:paraId="7E9F60AA" w14:textId="77777777" w:rsidR="002A7C3D" w:rsidRPr="00EC76D5" w:rsidRDefault="002A7C3D" w:rsidP="00835C72">
      <w:pPr>
        <w:pStyle w:val="Code"/>
        <w:rPr>
          <w:highlight w:val="white"/>
        </w:rPr>
      </w:pPr>
      <w:r w:rsidRPr="00EC76D5">
        <w:rPr>
          <w:highlight w:val="white"/>
        </w:rPr>
        <w:lastRenderedPageBreak/>
        <w:t xml:space="preserve">  }</w:t>
      </w:r>
    </w:p>
    <w:p w14:paraId="434C6354" w14:textId="77777777" w:rsidR="002A7C3D" w:rsidRPr="00EC76D5" w:rsidRDefault="002A7C3D" w:rsidP="00835C72">
      <w:pPr>
        <w:pStyle w:val="Code"/>
        <w:rPr>
          <w:highlight w:val="white"/>
        </w:rPr>
      </w:pPr>
    </w:p>
    <w:p w14:paraId="648B53DF" w14:textId="77777777" w:rsidR="002A7C3D" w:rsidRPr="00EC76D5" w:rsidRDefault="002A7C3D" w:rsidP="00835C72">
      <w:pPr>
        <w:pStyle w:val="Code"/>
        <w:rPr>
          <w:highlight w:val="white"/>
        </w:rPr>
      </w:pPr>
      <w:r w:rsidRPr="00EC76D5">
        <w:rPr>
          <w:highlight w:val="white"/>
        </w:rPr>
        <w:t xml:space="preserve">  if (input == '+') {</w:t>
      </w:r>
    </w:p>
    <w:p w14:paraId="501D815B" w14:textId="77777777" w:rsidR="002A7C3D" w:rsidRPr="00EC76D5" w:rsidRDefault="002A7C3D" w:rsidP="00835C72">
      <w:pPr>
        <w:pStyle w:val="Code"/>
        <w:rPr>
          <w:highlight w:val="white"/>
        </w:rPr>
      </w:pPr>
      <w:r w:rsidRPr="00EC76D5">
        <w:rPr>
          <w:highlight w:val="white"/>
        </w:rPr>
        <w:t xml:space="preserve">    input = scanChar();</w:t>
      </w:r>
    </w:p>
    <w:p w14:paraId="16F856C1" w14:textId="77777777" w:rsidR="002A7C3D" w:rsidRPr="00EC76D5" w:rsidRDefault="002A7C3D" w:rsidP="00835C72">
      <w:pPr>
        <w:pStyle w:val="Code"/>
        <w:rPr>
          <w:highlight w:val="white"/>
        </w:rPr>
      </w:pPr>
      <w:r w:rsidRPr="00EC76D5">
        <w:rPr>
          <w:highlight w:val="white"/>
        </w:rPr>
        <w:t xml:space="preserve">  }</w:t>
      </w:r>
    </w:p>
    <w:p w14:paraId="5024E3A8" w14:textId="77777777" w:rsidR="002A7C3D" w:rsidRPr="00EC76D5" w:rsidRDefault="002A7C3D" w:rsidP="00835C72">
      <w:pPr>
        <w:pStyle w:val="Code"/>
        <w:rPr>
          <w:highlight w:val="white"/>
        </w:rPr>
      </w:pPr>
      <w:r w:rsidRPr="00EC76D5">
        <w:rPr>
          <w:highlight w:val="white"/>
        </w:rPr>
        <w:t xml:space="preserve">  else if (input == '-') {</w:t>
      </w:r>
    </w:p>
    <w:p w14:paraId="323E910E" w14:textId="77777777" w:rsidR="002A7C3D" w:rsidRPr="00EC76D5" w:rsidRDefault="002A7C3D" w:rsidP="00835C72">
      <w:pPr>
        <w:pStyle w:val="Code"/>
        <w:rPr>
          <w:highlight w:val="white"/>
        </w:rPr>
      </w:pPr>
      <w:r w:rsidRPr="00EC76D5">
        <w:rPr>
          <w:highlight w:val="white"/>
        </w:rPr>
        <w:t xml:space="preserve">    minus = TRUE;</w:t>
      </w:r>
    </w:p>
    <w:p w14:paraId="254F8494" w14:textId="77777777" w:rsidR="002A7C3D" w:rsidRPr="00EC76D5" w:rsidRDefault="002A7C3D" w:rsidP="00835C72">
      <w:pPr>
        <w:pStyle w:val="Code"/>
        <w:rPr>
          <w:highlight w:val="white"/>
        </w:rPr>
      </w:pPr>
      <w:r w:rsidRPr="00EC76D5">
        <w:rPr>
          <w:highlight w:val="white"/>
        </w:rPr>
        <w:t xml:space="preserve">    input = scanChar();</w:t>
      </w:r>
    </w:p>
    <w:p w14:paraId="769DE7F8" w14:textId="77777777" w:rsidR="002A7C3D" w:rsidRPr="00EC76D5" w:rsidRDefault="002A7C3D" w:rsidP="00835C72">
      <w:pPr>
        <w:pStyle w:val="Code"/>
        <w:rPr>
          <w:highlight w:val="white"/>
        </w:rPr>
      </w:pPr>
      <w:r w:rsidRPr="00EC76D5">
        <w:rPr>
          <w:highlight w:val="white"/>
        </w:rPr>
        <w:t xml:space="preserve">  }</w:t>
      </w:r>
    </w:p>
    <w:p w14:paraId="22D91CDE" w14:textId="77777777" w:rsidR="002A7C3D" w:rsidRPr="00EC76D5" w:rsidRDefault="002A7C3D" w:rsidP="00835C72">
      <w:pPr>
        <w:pStyle w:val="Code"/>
        <w:rPr>
          <w:highlight w:val="white"/>
        </w:rPr>
      </w:pPr>
    </w:p>
    <w:p w14:paraId="7E352937" w14:textId="77777777" w:rsidR="002A7C3D" w:rsidRPr="00EC76D5" w:rsidRDefault="002A7C3D" w:rsidP="00835C72">
      <w:pPr>
        <w:pStyle w:val="Code"/>
        <w:rPr>
          <w:highlight w:val="white"/>
        </w:rPr>
      </w:pPr>
      <w:r w:rsidRPr="00EC76D5">
        <w:rPr>
          <w:highlight w:val="white"/>
        </w:rPr>
        <w:t xml:space="preserve">  while (isdigit(input)) {</w:t>
      </w:r>
    </w:p>
    <w:p w14:paraId="587B2880" w14:textId="77777777" w:rsidR="002A7C3D" w:rsidRPr="00EC76D5" w:rsidRDefault="002A7C3D" w:rsidP="00835C72">
      <w:pPr>
        <w:pStyle w:val="Code"/>
        <w:rPr>
          <w:highlight w:val="white"/>
        </w:rPr>
      </w:pPr>
      <w:r w:rsidRPr="00EC76D5">
        <w:rPr>
          <w:highlight w:val="white"/>
        </w:rPr>
        <w:t xml:space="preserve">    longValue = (10l * longValue) + (input - '0');</w:t>
      </w:r>
    </w:p>
    <w:p w14:paraId="07CDAAB8" w14:textId="77777777" w:rsidR="002A7C3D" w:rsidRPr="00EC76D5" w:rsidRDefault="002A7C3D" w:rsidP="00835C72">
      <w:pPr>
        <w:pStyle w:val="Code"/>
        <w:rPr>
          <w:highlight w:val="white"/>
        </w:rPr>
      </w:pPr>
      <w:r w:rsidRPr="00EC76D5">
        <w:rPr>
          <w:highlight w:val="white"/>
        </w:rPr>
        <w:t xml:space="preserve">    input = scanChar();</w:t>
      </w:r>
    </w:p>
    <w:p w14:paraId="781AFDC0" w14:textId="77777777" w:rsidR="002A7C3D" w:rsidRPr="00EC76D5" w:rsidRDefault="002A7C3D" w:rsidP="00835C72">
      <w:pPr>
        <w:pStyle w:val="Code"/>
        <w:rPr>
          <w:highlight w:val="white"/>
        </w:rPr>
      </w:pPr>
      <w:r w:rsidRPr="00EC76D5">
        <w:rPr>
          <w:highlight w:val="white"/>
        </w:rPr>
        <w:t xml:space="preserve">    found = TRUE;</w:t>
      </w:r>
    </w:p>
    <w:p w14:paraId="3E85B5B2" w14:textId="77777777" w:rsidR="002A7C3D" w:rsidRPr="00EC76D5" w:rsidRDefault="002A7C3D" w:rsidP="00835C72">
      <w:pPr>
        <w:pStyle w:val="Code"/>
        <w:rPr>
          <w:highlight w:val="white"/>
        </w:rPr>
      </w:pPr>
      <w:r w:rsidRPr="00EC76D5">
        <w:rPr>
          <w:highlight w:val="white"/>
        </w:rPr>
        <w:t xml:space="preserve">  }</w:t>
      </w:r>
    </w:p>
    <w:p w14:paraId="2A984CC0" w14:textId="77777777" w:rsidR="002A7C3D" w:rsidRPr="00EC76D5" w:rsidRDefault="002A7C3D" w:rsidP="00835C72">
      <w:pPr>
        <w:pStyle w:val="Code"/>
        <w:rPr>
          <w:highlight w:val="white"/>
        </w:rPr>
      </w:pPr>
    </w:p>
    <w:p w14:paraId="2FC5287C" w14:textId="77777777" w:rsidR="002A7C3D" w:rsidRPr="00EC76D5" w:rsidRDefault="002A7C3D" w:rsidP="00835C72">
      <w:pPr>
        <w:pStyle w:val="Code"/>
        <w:rPr>
          <w:highlight w:val="white"/>
        </w:rPr>
      </w:pPr>
      <w:r w:rsidRPr="00EC76D5">
        <w:rPr>
          <w:highlight w:val="white"/>
        </w:rPr>
        <w:t xml:space="preserve">  if (minus) {</w:t>
      </w:r>
    </w:p>
    <w:p w14:paraId="39AEE282" w14:textId="77777777" w:rsidR="002A7C3D" w:rsidRPr="00EC76D5" w:rsidRDefault="002A7C3D" w:rsidP="00835C72">
      <w:pPr>
        <w:pStyle w:val="Code"/>
        <w:rPr>
          <w:highlight w:val="white"/>
        </w:rPr>
      </w:pPr>
      <w:r w:rsidRPr="00EC76D5">
        <w:rPr>
          <w:highlight w:val="white"/>
        </w:rPr>
        <w:t xml:space="preserve">    longValue = -longValue;</w:t>
      </w:r>
    </w:p>
    <w:p w14:paraId="05345751" w14:textId="77777777" w:rsidR="002A7C3D" w:rsidRPr="00EC76D5" w:rsidRDefault="002A7C3D" w:rsidP="00835C72">
      <w:pPr>
        <w:pStyle w:val="Code"/>
        <w:rPr>
          <w:highlight w:val="white"/>
        </w:rPr>
      </w:pPr>
      <w:r w:rsidRPr="00EC76D5">
        <w:rPr>
          <w:highlight w:val="white"/>
        </w:rPr>
        <w:t xml:space="preserve">  }</w:t>
      </w:r>
    </w:p>
    <w:p w14:paraId="440679D8" w14:textId="77777777" w:rsidR="002A7C3D" w:rsidRPr="00EC76D5" w:rsidRDefault="002A7C3D" w:rsidP="00835C72">
      <w:pPr>
        <w:pStyle w:val="Code"/>
        <w:rPr>
          <w:highlight w:val="white"/>
        </w:rPr>
      </w:pPr>
    </w:p>
    <w:p w14:paraId="477D2EE2" w14:textId="77777777" w:rsidR="002A7C3D" w:rsidRPr="00EC76D5" w:rsidRDefault="002A7C3D" w:rsidP="00835C72">
      <w:pPr>
        <w:pStyle w:val="Code"/>
        <w:rPr>
          <w:highlight w:val="white"/>
        </w:rPr>
      </w:pPr>
      <w:r w:rsidRPr="00EC76D5">
        <w:rPr>
          <w:highlight w:val="white"/>
        </w:rPr>
        <w:t xml:space="preserve">  if (found) {</w:t>
      </w:r>
    </w:p>
    <w:p w14:paraId="287C5EA8" w14:textId="77777777" w:rsidR="002A7C3D" w:rsidRPr="00EC76D5" w:rsidRDefault="002A7C3D" w:rsidP="00835C72">
      <w:pPr>
        <w:pStyle w:val="Code"/>
        <w:rPr>
          <w:highlight w:val="white"/>
        </w:rPr>
      </w:pPr>
      <w:r w:rsidRPr="00EC76D5">
        <w:rPr>
          <w:highlight w:val="white"/>
        </w:rPr>
        <w:t xml:space="preserve">    ++g_inCount;</w:t>
      </w:r>
    </w:p>
    <w:p w14:paraId="4648229B" w14:textId="77777777" w:rsidR="002A7C3D" w:rsidRPr="00EC76D5" w:rsidRDefault="002A7C3D" w:rsidP="00835C72">
      <w:pPr>
        <w:pStyle w:val="Code"/>
        <w:rPr>
          <w:highlight w:val="white"/>
        </w:rPr>
      </w:pPr>
      <w:r w:rsidRPr="00EC76D5">
        <w:rPr>
          <w:highlight w:val="white"/>
        </w:rPr>
        <w:t xml:space="preserve">  }</w:t>
      </w:r>
    </w:p>
    <w:p w14:paraId="58646A66" w14:textId="77777777" w:rsidR="002A7C3D" w:rsidRPr="00EC76D5" w:rsidRDefault="002A7C3D" w:rsidP="00835C72">
      <w:pPr>
        <w:pStyle w:val="Code"/>
        <w:rPr>
          <w:highlight w:val="white"/>
        </w:rPr>
      </w:pPr>
    </w:p>
    <w:p w14:paraId="1F52BFF2" w14:textId="77777777" w:rsidR="002A7C3D" w:rsidRPr="00EC76D5" w:rsidRDefault="002A7C3D" w:rsidP="00835C72">
      <w:pPr>
        <w:pStyle w:val="Code"/>
        <w:rPr>
          <w:highlight w:val="white"/>
        </w:rPr>
      </w:pPr>
      <w:r w:rsidRPr="00EC76D5">
        <w:rPr>
          <w:highlight w:val="white"/>
        </w:rPr>
        <w:t xml:space="preserve">  unscanChar(input);</w:t>
      </w:r>
    </w:p>
    <w:p w14:paraId="449A682D" w14:textId="77777777" w:rsidR="002A7C3D" w:rsidRPr="00EC76D5" w:rsidRDefault="002A7C3D" w:rsidP="00835C72">
      <w:pPr>
        <w:pStyle w:val="Code"/>
        <w:rPr>
          <w:highlight w:val="white"/>
        </w:rPr>
      </w:pPr>
      <w:r w:rsidRPr="00EC76D5">
        <w:rPr>
          <w:highlight w:val="white"/>
        </w:rPr>
        <w:t xml:space="preserve">  return longValue;</w:t>
      </w:r>
    </w:p>
    <w:p w14:paraId="729B6834" w14:textId="77777777" w:rsidR="002A7C3D" w:rsidRPr="00EC76D5" w:rsidRDefault="002A7C3D" w:rsidP="00835C72">
      <w:pPr>
        <w:pStyle w:val="Code"/>
        <w:rPr>
          <w:highlight w:val="white"/>
        </w:rPr>
      </w:pPr>
      <w:r w:rsidRPr="00EC76D5">
        <w:rPr>
          <w:highlight w:val="white"/>
        </w:rPr>
        <w:t>}</w:t>
      </w:r>
    </w:p>
    <w:p w14:paraId="4EF97545" w14:textId="77777777" w:rsidR="002A7C3D" w:rsidRPr="00EC76D5" w:rsidRDefault="002A7C3D" w:rsidP="00835C72">
      <w:pPr>
        <w:pStyle w:val="Code"/>
        <w:rPr>
          <w:highlight w:val="white"/>
        </w:rPr>
      </w:pPr>
    </w:p>
    <w:p w14:paraId="5314C4F0" w14:textId="77777777" w:rsidR="002A7C3D" w:rsidRPr="00EC76D5" w:rsidRDefault="002A7C3D" w:rsidP="00835C72">
      <w:pPr>
        <w:pStyle w:val="Code"/>
        <w:rPr>
          <w:highlight w:val="white"/>
        </w:rPr>
      </w:pPr>
      <w:r w:rsidRPr="00EC76D5">
        <w:rPr>
          <w:highlight w:val="white"/>
        </w:rPr>
        <w:t>unsigned long scanUnsignedLongInt(unsigned long base) {</w:t>
      </w:r>
    </w:p>
    <w:p w14:paraId="5ED4021A" w14:textId="77777777" w:rsidR="002A7C3D" w:rsidRPr="00EC76D5" w:rsidRDefault="002A7C3D" w:rsidP="00835C72">
      <w:pPr>
        <w:pStyle w:val="Code"/>
        <w:rPr>
          <w:highlight w:val="white"/>
        </w:rPr>
      </w:pPr>
      <w:r w:rsidRPr="00EC76D5">
        <w:rPr>
          <w:highlight w:val="white"/>
        </w:rPr>
        <w:t xml:space="preserve">  unsigned long unsignedLongValue = 0ul, digit;</w:t>
      </w:r>
    </w:p>
    <w:p w14:paraId="06619443" w14:textId="77777777" w:rsidR="002A7C3D" w:rsidRPr="00EC76D5" w:rsidRDefault="002A7C3D" w:rsidP="00835C72">
      <w:pPr>
        <w:pStyle w:val="Code"/>
        <w:rPr>
          <w:highlight w:val="white"/>
        </w:rPr>
      </w:pPr>
      <w:r w:rsidRPr="00EC76D5">
        <w:rPr>
          <w:highlight w:val="white"/>
        </w:rPr>
        <w:t xml:space="preserve">  char input = scanChar();</w:t>
      </w:r>
    </w:p>
    <w:p w14:paraId="688188A2" w14:textId="77777777" w:rsidR="002A7C3D" w:rsidRPr="00EC76D5" w:rsidRDefault="002A7C3D" w:rsidP="00835C72">
      <w:pPr>
        <w:pStyle w:val="Code"/>
        <w:rPr>
          <w:highlight w:val="white"/>
        </w:rPr>
      </w:pPr>
      <w:r w:rsidRPr="00EC76D5">
        <w:rPr>
          <w:highlight w:val="white"/>
        </w:rPr>
        <w:t xml:space="preserve">  BOOL found = TRUE;</w:t>
      </w:r>
    </w:p>
    <w:p w14:paraId="4C6394D4" w14:textId="77777777" w:rsidR="002A7C3D" w:rsidRPr="00EC76D5" w:rsidRDefault="002A7C3D" w:rsidP="00835C72">
      <w:pPr>
        <w:pStyle w:val="Code"/>
        <w:rPr>
          <w:highlight w:val="white"/>
        </w:rPr>
      </w:pPr>
    </w:p>
    <w:p w14:paraId="23516B06" w14:textId="77777777" w:rsidR="002A7C3D" w:rsidRPr="00EC76D5" w:rsidRDefault="002A7C3D" w:rsidP="00835C72">
      <w:pPr>
        <w:pStyle w:val="Code"/>
        <w:rPr>
          <w:highlight w:val="white"/>
        </w:rPr>
      </w:pPr>
      <w:r w:rsidRPr="00EC76D5">
        <w:rPr>
          <w:highlight w:val="white"/>
        </w:rPr>
        <w:t xml:space="preserve">  while (isspace(input)) {</w:t>
      </w:r>
    </w:p>
    <w:p w14:paraId="05838F23" w14:textId="77777777" w:rsidR="002A7C3D" w:rsidRPr="00EC76D5" w:rsidRDefault="002A7C3D" w:rsidP="00835C72">
      <w:pPr>
        <w:pStyle w:val="Code"/>
        <w:rPr>
          <w:highlight w:val="white"/>
        </w:rPr>
      </w:pPr>
      <w:r w:rsidRPr="00EC76D5">
        <w:rPr>
          <w:highlight w:val="white"/>
        </w:rPr>
        <w:t xml:space="preserve">    input = scanChar();</w:t>
      </w:r>
    </w:p>
    <w:p w14:paraId="2316EFE8" w14:textId="77777777" w:rsidR="002A7C3D" w:rsidRPr="00EC76D5" w:rsidRDefault="002A7C3D" w:rsidP="00835C72">
      <w:pPr>
        <w:pStyle w:val="Code"/>
        <w:rPr>
          <w:highlight w:val="white"/>
        </w:rPr>
      </w:pPr>
      <w:r w:rsidRPr="00EC76D5">
        <w:rPr>
          <w:highlight w:val="white"/>
        </w:rPr>
        <w:t xml:space="preserve">  }</w:t>
      </w:r>
    </w:p>
    <w:p w14:paraId="41FE67FB" w14:textId="77777777" w:rsidR="002A7C3D" w:rsidRPr="00EC76D5" w:rsidRDefault="002A7C3D" w:rsidP="00835C72">
      <w:pPr>
        <w:pStyle w:val="Code"/>
        <w:rPr>
          <w:highlight w:val="white"/>
        </w:rPr>
      </w:pPr>
    </w:p>
    <w:p w14:paraId="57E7D3B6" w14:textId="77777777" w:rsidR="002A7C3D" w:rsidRPr="00EC76D5" w:rsidRDefault="002A7C3D" w:rsidP="00835C72">
      <w:pPr>
        <w:pStyle w:val="Code"/>
        <w:rPr>
          <w:highlight w:val="white"/>
        </w:rPr>
      </w:pPr>
      <w:r w:rsidRPr="00EC76D5">
        <w:rPr>
          <w:highlight w:val="white"/>
        </w:rPr>
        <w:t xml:space="preserve">  if (input == '0') {</w:t>
      </w:r>
    </w:p>
    <w:p w14:paraId="73B1CA8D" w14:textId="77777777" w:rsidR="002A7C3D" w:rsidRPr="00EC76D5" w:rsidRDefault="002A7C3D" w:rsidP="00835C72">
      <w:pPr>
        <w:pStyle w:val="Code"/>
        <w:rPr>
          <w:highlight w:val="white"/>
        </w:rPr>
      </w:pPr>
      <w:r w:rsidRPr="00EC76D5">
        <w:rPr>
          <w:highlight w:val="white"/>
        </w:rPr>
        <w:t xml:space="preserve">    input = scanChar();</w:t>
      </w:r>
    </w:p>
    <w:p w14:paraId="06B47079" w14:textId="77777777" w:rsidR="002A7C3D" w:rsidRPr="00EC76D5" w:rsidRDefault="002A7C3D" w:rsidP="00835C72">
      <w:pPr>
        <w:pStyle w:val="Code"/>
        <w:rPr>
          <w:highlight w:val="white"/>
        </w:rPr>
      </w:pPr>
    </w:p>
    <w:p w14:paraId="534B7F23" w14:textId="77777777" w:rsidR="002A7C3D" w:rsidRPr="00EC76D5" w:rsidRDefault="002A7C3D" w:rsidP="00835C72">
      <w:pPr>
        <w:pStyle w:val="Code"/>
        <w:rPr>
          <w:highlight w:val="white"/>
        </w:rPr>
      </w:pPr>
      <w:r w:rsidRPr="00EC76D5">
        <w:rPr>
          <w:highlight w:val="white"/>
        </w:rPr>
        <w:t xml:space="preserve">    if (tolower(input) == 'x') {</w:t>
      </w:r>
    </w:p>
    <w:p w14:paraId="12594FDD" w14:textId="77777777" w:rsidR="002A7C3D" w:rsidRPr="00EC76D5" w:rsidRDefault="002A7C3D" w:rsidP="00835C72">
      <w:pPr>
        <w:pStyle w:val="Code"/>
        <w:rPr>
          <w:highlight w:val="white"/>
        </w:rPr>
      </w:pPr>
      <w:r w:rsidRPr="00EC76D5">
        <w:rPr>
          <w:highlight w:val="white"/>
        </w:rPr>
        <w:t xml:space="preserve">      base = (base == 0ul) ? 16ul : base;</w:t>
      </w:r>
    </w:p>
    <w:p w14:paraId="07598537" w14:textId="77777777" w:rsidR="002A7C3D" w:rsidRPr="00EC76D5" w:rsidRDefault="002A7C3D" w:rsidP="00835C72">
      <w:pPr>
        <w:pStyle w:val="Code"/>
        <w:rPr>
          <w:highlight w:val="white"/>
        </w:rPr>
      </w:pPr>
      <w:r w:rsidRPr="00EC76D5">
        <w:rPr>
          <w:highlight w:val="white"/>
        </w:rPr>
        <w:t xml:space="preserve">      input = scanChar();</w:t>
      </w:r>
    </w:p>
    <w:p w14:paraId="10583DBD" w14:textId="77777777" w:rsidR="002A7C3D" w:rsidRPr="00EC76D5" w:rsidRDefault="002A7C3D" w:rsidP="00835C72">
      <w:pPr>
        <w:pStyle w:val="Code"/>
        <w:rPr>
          <w:highlight w:val="white"/>
        </w:rPr>
      </w:pPr>
      <w:r w:rsidRPr="00EC76D5">
        <w:rPr>
          <w:highlight w:val="white"/>
        </w:rPr>
        <w:t xml:space="preserve">    }</w:t>
      </w:r>
    </w:p>
    <w:p w14:paraId="24453C53" w14:textId="77777777" w:rsidR="002A7C3D" w:rsidRPr="00EC76D5" w:rsidRDefault="002A7C3D" w:rsidP="00835C72">
      <w:pPr>
        <w:pStyle w:val="Code"/>
        <w:rPr>
          <w:highlight w:val="white"/>
        </w:rPr>
      </w:pPr>
      <w:r w:rsidRPr="00EC76D5">
        <w:rPr>
          <w:highlight w:val="white"/>
        </w:rPr>
        <w:t xml:space="preserve">    else {</w:t>
      </w:r>
    </w:p>
    <w:p w14:paraId="0F280CA1" w14:textId="77777777" w:rsidR="002A7C3D" w:rsidRPr="00EC76D5" w:rsidRDefault="002A7C3D" w:rsidP="00835C72">
      <w:pPr>
        <w:pStyle w:val="Code"/>
        <w:rPr>
          <w:highlight w:val="white"/>
        </w:rPr>
      </w:pPr>
      <w:r w:rsidRPr="00EC76D5">
        <w:rPr>
          <w:highlight w:val="white"/>
        </w:rPr>
        <w:t xml:space="preserve">      base = (base == 0ul) ? 8ul : base;</w:t>
      </w:r>
    </w:p>
    <w:p w14:paraId="0E79331D" w14:textId="77777777" w:rsidR="002A7C3D" w:rsidRPr="00EC76D5" w:rsidRDefault="002A7C3D" w:rsidP="00835C72">
      <w:pPr>
        <w:pStyle w:val="Code"/>
        <w:rPr>
          <w:highlight w:val="white"/>
        </w:rPr>
      </w:pPr>
      <w:r w:rsidRPr="00EC76D5">
        <w:rPr>
          <w:highlight w:val="white"/>
        </w:rPr>
        <w:t xml:space="preserve">    }</w:t>
      </w:r>
    </w:p>
    <w:p w14:paraId="5AAAA2F8" w14:textId="77777777" w:rsidR="002A7C3D" w:rsidRPr="00EC76D5" w:rsidRDefault="002A7C3D" w:rsidP="00835C72">
      <w:pPr>
        <w:pStyle w:val="Code"/>
        <w:rPr>
          <w:highlight w:val="white"/>
        </w:rPr>
      </w:pPr>
      <w:r w:rsidRPr="00EC76D5">
        <w:rPr>
          <w:highlight w:val="white"/>
        </w:rPr>
        <w:t xml:space="preserve">  }</w:t>
      </w:r>
    </w:p>
    <w:p w14:paraId="5F3AF037" w14:textId="77777777" w:rsidR="002A7C3D" w:rsidRPr="00EC76D5" w:rsidRDefault="002A7C3D" w:rsidP="00835C72">
      <w:pPr>
        <w:pStyle w:val="Code"/>
        <w:rPr>
          <w:highlight w:val="white"/>
        </w:rPr>
      </w:pPr>
    </w:p>
    <w:p w14:paraId="731E4BF0" w14:textId="77777777" w:rsidR="002A7C3D" w:rsidRPr="00EC76D5" w:rsidRDefault="002A7C3D" w:rsidP="00835C72">
      <w:pPr>
        <w:pStyle w:val="Code"/>
        <w:rPr>
          <w:highlight w:val="white"/>
        </w:rPr>
      </w:pPr>
      <w:r w:rsidRPr="00EC76D5">
        <w:rPr>
          <w:highlight w:val="white"/>
        </w:rPr>
        <w:t xml:space="preserve">  if (base == 0ul) {</w:t>
      </w:r>
    </w:p>
    <w:p w14:paraId="6C542DD8" w14:textId="77777777" w:rsidR="002A7C3D" w:rsidRPr="00EC76D5" w:rsidRDefault="002A7C3D" w:rsidP="00835C72">
      <w:pPr>
        <w:pStyle w:val="Code"/>
        <w:rPr>
          <w:highlight w:val="white"/>
        </w:rPr>
      </w:pPr>
      <w:r w:rsidRPr="00EC76D5">
        <w:rPr>
          <w:highlight w:val="white"/>
        </w:rPr>
        <w:t xml:space="preserve">    base = 10ul;</w:t>
      </w:r>
    </w:p>
    <w:p w14:paraId="746FBAD1" w14:textId="77777777" w:rsidR="002A7C3D" w:rsidRPr="00EC76D5" w:rsidRDefault="002A7C3D" w:rsidP="00835C72">
      <w:pPr>
        <w:pStyle w:val="Code"/>
        <w:rPr>
          <w:highlight w:val="white"/>
        </w:rPr>
      </w:pPr>
      <w:r w:rsidRPr="00EC76D5">
        <w:rPr>
          <w:highlight w:val="white"/>
        </w:rPr>
        <w:t xml:space="preserve">  }</w:t>
      </w:r>
    </w:p>
    <w:p w14:paraId="7D5ECDCC" w14:textId="77777777" w:rsidR="002A7C3D" w:rsidRPr="00EC76D5" w:rsidRDefault="002A7C3D" w:rsidP="00835C72">
      <w:pPr>
        <w:pStyle w:val="Code"/>
        <w:rPr>
          <w:highlight w:val="white"/>
        </w:rPr>
      </w:pPr>
    </w:p>
    <w:p w14:paraId="3909FE46" w14:textId="77777777" w:rsidR="002A7C3D" w:rsidRPr="00EC76D5" w:rsidRDefault="002A7C3D" w:rsidP="00835C72">
      <w:pPr>
        <w:pStyle w:val="Code"/>
        <w:rPr>
          <w:highlight w:val="white"/>
        </w:rPr>
      </w:pPr>
      <w:r w:rsidRPr="00EC76D5">
        <w:rPr>
          <w:highlight w:val="white"/>
        </w:rPr>
        <w:t xml:space="preserve">  while (isxdigit(input)) {</w:t>
      </w:r>
    </w:p>
    <w:p w14:paraId="4F6CA450" w14:textId="77777777" w:rsidR="002A7C3D" w:rsidRPr="00EC76D5" w:rsidRDefault="002A7C3D" w:rsidP="00835C72">
      <w:pPr>
        <w:pStyle w:val="Code"/>
        <w:rPr>
          <w:highlight w:val="white"/>
        </w:rPr>
      </w:pPr>
      <w:r w:rsidRPr="00EC76D5">
        <w:rPr>
          <w:highlight w:val="white"/>
        </w:rPr>
        <w:t xml:space="preserve">    digit = digitToValue(input);</w:t>
      </w:r>
    </w:p>
    <w:p w14:paraId="15E86596" w14:textId="77777777" w:rsidR="002A7C3D" w:rsidRPr="00EC76D5" w:rsidRDefault="002A7C3D" w:rsidP="00835C72">
      <w:pPr>
        <w:pStyle w:val="Code"/>
        <w:rPr>
          <w:highlight w:val="white"/>
        </w:rPr>
      </w:pPr>
      <w:r w:rsidRPr="00EC76D5">
        <w:rPr>
          <w:highlight w:val="white"/>
        </w:rPr>
        <w:t xml:space="preserve">   </w:t>
      </w:r>
    </w:p>
    <w:p w14:paraId="0F8DDAC6" w14:textId="77777777" w:rsidR="002A7C3D" w:rsidRPr="00EC76D5" w:rsidRDefault="002A7C3D" w:rsidP="00835C72">
      <w:pPr>
        <w:pStyle w:val="Code"/>
        <w:rPr>
          <w:highlight w:val="white"/>
        </w:rPr>
      </w:pPr>
      <w:r w:rsidRPr="00EC76D5">
        <w:rPr>
          <w:highlight w:val="white"/>
        </w:rPr>
        <w:t xml:space="preserve">    if (digit &gt;= base) {</w:t>
      </w:r>
    </w:p>
    <w:p w14:paraId="500EA902" w14:textId="77777777" w:rsidR="002A7C3D" w:rsidRPr="00EC76D5" w:rsidRDefault="002A7C3D" w:rsidP="00835C72">
      <w:pPr>
        <w:pStyle w:val="Code"/>
        <w:rPr>
          <w:highlight w:val="white"/>
        </w:rPr>
      </w:pPr>
      <w:r w:rsidRPr="00EC76D5">
        <w:rPr>
          <w:highlight w:val="white"/>
        </w:rPr>
        <w:lastRenderedPageBreak/>
        <w:t xml:space="preserve">      break;</w:t>
      </w:r>
    </w:p>
    <w:p w14:paraId="5D768BB7" w14:textId="77777777" w:rsidR="002A7C3D" w:rsidRPr="00EC76D5" w:rsidRDefault="002A7C3D" w:rsidP="00835C72">
      <w:pPr>
        <w:pStyle w:val="Code"/>
        <w:rPr>
          <w:highlight w:val="white"/>
        </w:rPr>
      </w:pPr>
      <w:r w:rsidRPr="00EC76D5">
        <w:rPr>
          <w:highlight w:val="white"/>
        </w:rPr>
        <w:t xml:space="preserve">    }</w:t>
      </w:r>
    </w:p>
    <w:p w14:paraId="27DACB17" w14:textId="77777777" w:rsidR="002A7C3D" w:rsidRPr="00EC76D5" w:rsidRDefault="002A7C3D" w:rsidP="00835C72">
      <w:pPr>
        <w:pStyle w:val="Code"/>
        <w:rPr>
          <w:highlight w:val="white"/>
        </w:rPr>
      </w:pPr>
    </w:p>
    <w:p w14:paraId="0FAE0282" w14:textId="77777777" w:rsidR="002A7C3D" w:rsidRPr="00EC76D5" w:rsidRDefault="002A7C3D" w:rsidP="00835C72">
      <w:pPr>
        <w:pStyle w:val="Code"/>
        <w:rPr>
          <w:highlight w:val="white"/>
        </w:rPr>
      </w:pPr>
      <w:r w:rsidRPr="00EC76D5">
        <w:rPr>
          <w:highlight w:val="white"/>
        </w:rPr>
        <w:t xml:space="preserve">    unsignedLongValue = (unsignedLongValue * base) + digit;</w:t>
      </w:r>
    </w:p>
    <w:p w14:paraId="21A2DDD7" w14:textId="77777777" w:rsidR="002A7C3D" w:rsidRPr="00EC76D5" w:rsidRDefault="002A7C3D" w:rsidP="00835C72">
      <w:pPr>
        <w:pStyle w:val="Code"/>
        <w:rPr>
          <w:highlight w:val="white"/>
        </w:rPr>
      </w:pPr>
      <w:r w:rsidRPr="00EC76D5">
        <w:rPr>
          <w:highlight w:val="white"/>
        </w:rPr>
        <w:t xml:space="preserve">    found = TRUE;</w:t>
      </w:r>
    </w:p>
    <w:p w14:paraId="002545D2" w14:textId="77777777" w:rsidR="002A7C3D" w:rsidRPr="00EC76D5" w:rsidRDefault="002A7C3D" w:rsidP="00835C72">
      <w:pPr>
        <w:pStyle w:val="Code"/>
        <w:rPr>
          <w:highlight w:val="white"/>
        </w:rPr>
      </w:pPr>
      <w:r w:rsidRPr="00EC76D5">
        <w:rPr>
          <w:highlight w:val="white"/>
        </w:rPr>
        <w:t xml:space="preserve">    input = scanChar();</w:t>
      </w:r>
    </w:p>
    <w:p w14:paraId="30F42C0F" w14:textId="77777777" w:rsidR="002A7C3D" w:rsidRPr="00EC76D5" w:rsidRDefault="002A7C3D" w:rsidP="00835C72">
      <w:pPr>
        <w:pStyle w:val="Code"/>
        <w:rPr>
          <w:highlight w:val="white"/>
        </w:rPr>
      </w:pPr>
      <w:r w:rsidRPr="00EC76D5">
        <w:rPr>
          <w:highlight w:val="white"/>
        </w:rPr>
        <w:t xml:space="preserve">  }</w:t>
      </w:r>
    </w:p>
    <w:p w14:paraId="224AF9B8" w14:textId="77777777" w:rsidR="002A7C3D" w:rsidRPr="00EC76D5" w:rsidRDefault="002A7C3D" w:rsidP="00835C72">
      <w:pPr>
        <w:pStyle w:val="Code"/>
        <w:rPr>
          <w:highlight w:val="white"/>
        </w:rPr>
      </w:pPr>
    </w:p>
    <w:p w14:paraId="315AC789" w14:textId="77777777" w:rsidR="002A7C3D" w:rsidRPr="00EC76D5" w:rsidRDefault="002A7C3D" w:rsidP="00835C72">
      <w:pPr>
        <w:pStyle w:val="Code"/>
        <w:rPr>
          <w:highlight w:val="white"/>
        </w:rPr>
      </w:pPr>
      <w:r w:rsidRPr="00EC76D5">
        <w:rPr>
          <w:highlight w:val="white"/>
        </w:rPr>
        <w:t xml:space="preserve">  if (found) {</w:t>
      </w:r>
    </w:p>
    <w:p w14:paraId="02A59563" w14:textId="77777777" w:rsidR="002A7C3D" w:rsidRPr="00EC76D5" w:rsidRDefault="002A7C3D" w:rsidP="00835C72">
      <w:pPr>
        <w:pStyle w:val="Code"/>
        <w:rPr>
          <w:highlight w:val="white"/>
        </w:rPr>
      </w:pPr>
      <w:r w:rsidRPr="00EC76D5">
        <w:rPr>
          <w:highlight w:val="white"/>
        </w:rPr>
        <w:t xml:space="preserve">    ++g_inCount;</w:t>
      </w:r>
    </w:p>
    <w:p w14:paraId="25609670" w14:textId="77777777" w:rsidR="002A7C3D" w:rsidRPr="00EC76D5" w:rsidRDefault="002A7C3D" w:rsidP="00835C72">
      <w:pPr>
        <w:pStyle w:val="Code"/>
        <w:rPr>
          <w:highlight w:val="white"/>
        </w:rPr>
      </w:pPr>
      <w:r w:rsidRPr="00EC76D5">
        <w:rPr>
          <w:highlight w:val="white"/>
        </w:rPr>
        <w:t xml:space="preserve">  }</w:t>
      </w:r>
    </w:p>
    <w:p w14:paraId="05780542" w14:textId="77777777" w:rsidR="002A7C3D" w:rsidRPr="00EC76D5" w:rsidRDefault="002A7C3D" w:rsidP="00835C72">
      <w:pPr>
        <w:pStyle w:val="Code"/>
        <w:rPr>
          <w:highlight w:val="white"/>
        </w:rPr>
      </w:pPr>
    </w:p>
    <w:p w14:paraId="686E72CA" w14:textId="77777777" w:rsidR="002A7C3D" w:rsidRPr="00EC76D5" w:rsidRDefault="002A7C3D" w:rsidP="00835C72">
      <w:pPr>
        <w:pStyle w:val="Code"/>
        <w:rPr>
          <w:highlight w:val="white"/>
        </w:rPr>
      </w:pPr>
      <w:r w:rsidRPr="00EC76D5">
        <w:rPr>
          <w:highlight w:val="white"/>
        </w:rPr>
        <w:t xml:space="preserve">  unscanChar(input);</w:t>
      </w:r>
    </w:p>
    <w:p w14:paraId="7036A9F6" w14:textId="77777777" w:rsidR="002A7C3D" w:rsidRPr="00EC76D5" w:rsidRDefault="002A7C3D" w:rsidP="00835C72">
      <w:pPr>
        <w:pStyle w:val="Code"/>
        <w:rPr>
          <w:highlight w:val="white"/>
        </w:rPr>
      </w:pPr>
      <w:r w:rsidRPr="00EC76D5">
        <w:rPr>
          <w:highlight w:val="white"/>
        </w:rPr>
        <w:t xml:space="preserve">  return unsignedLongValue;</w:t>
      </w:r>
    </w:p>
    <w:p w14:paraId="7C2348DC" w14:textId="77777777" w:rsidR="002A7C3D" w:rsidRPr="00EC76D5" w:rsidRDefault="002A7C3D" w:rsidP="00835C72">
      <w:pPr>
        <w:pStyle w:val="Code"/>
        <w:rPr>
          <w:highlight w:val="white"/>
        </w:rPr>
      </w:pPr>
      <w:r w:rsidRPr="00EC76D5">
        <w:rPr>
          <w:highlight w:val="white"/>
        </w:rPr>
        <w:t>}</w:t>
      </w:r>
    </w:p>
    <w:p w14:paraId="192ACDD9" w14:textId="77777777" w:rsidR="007B5DAC" w:rsidRPr="00EC76D5" w:rsidRDefault="007B5DAC" w:rsidP="00835C72">
      <w:pPr>
        <w:pStyle w:val="Code"/>
        <w:rPr>
          <w:highlight w:val="white"/>
        </w:rPr>
      </w:pPr>
    </w:p>
    <w:p w14:paraId="1282AADB" w14:textId="3F7F7EA8" w:rsidR="002A7C3D" w:rsidRPr="00EC76D5" w:rsidRDefault="002A7C3D" w:rsidP="00835C72">
      <w:pPr>
        <w:pStyle w:val="Code"/>
        <w:rPr>
          <w:highlight w:val="white"/>
        </w:rPr>
      </w:pPr>
      <w:r w:rsidRPr="00EC76D5">
        <w:rPr>
          <w:highlight w:val="white"/>
        </w:rPr>
        <w:t>long double scanLongDouble(void) {</w:t>
      </w:r>
    </w:p>
    <w:p w14:paraId="39E153C6" w14:textId="77777777" w:rsidR="002A7C3D" w:rsidRPr="00EC76D5" w:rsidRDefault="002A7C3D" w:rsidP="00835C72">
      <w:pPr>
        <w:pStyle w:val="Code"/>
        <w:rPr>
          <w:highlight w:val="white"/>
        </w:rPr>
      </w:pPr>
      <w:r w:rsidRPr="00EC76D5">
        <w:rPr>
          <w:highlight w:val="white"/>
        </w:rPr>
        <w:t xml:space="preserve">  BOOL minus = FALSE, found = FALSE;</w:t>
      </w:r>
    </w:p>
    <w:p w14:paraId="14579FF5" w14:textId="77777777" w:rsidR="002A7C3D" w:rsidRPr="00EC76D5" w:rsidRDefault="002A7C3D" w:rsidP="00835C72">
      <w:pPr>
        <w:pStyle w:val="Code"/>
        <w:rPr>
          <w:highlight w:val="white"/>
        </w:rPr>
      </w:pPr>
      <w:r w:rsidRPr="00EC76D5">
        <w:rPr>
          <w:highlight w:val="white"/>
        </w:rPr>
        <w:t xml:space="preserve">  long double value = 0.0L, factor = 1.0L;</w:t>
      </w:r>
    </w:p>
    <w:p w14:paraId="00A0495B" w14:textId="77777777" w:rsidR="002A7C3D" w:rsidRPr="00EC76D5" w:rsidRDefault="002A7C3D" w:rsidP="00835C72">
      <w:pPr>
        <w:pStyle w:val="Code"/>
        <w:rPr>
          <w:highlight w:val="white"/>
        </w:rPr>
      </w:pPr>
      <w:r w:rsidRPr="00EC76D5">
        <w:rPr>
          <w:highlight w:val="white"/>
        </w:rPr>
        <w:t xml:space="preserve">  char input = scanChar();</w:t>
      </w:r>
    </w:p>
    <w:p w14:paraId="202AE940" w14:textId="77777777" w:rsidR="002A7C3D" w:rsidRPr="00EC76D5" w:rsidRDefault="002A7C3D" w:rsidP="00835C72">
      <w:pPr>
        <w:pStyle w:val="Code"/>
        <w:rPr>
          <w:highlight w:val="white"/>
        </w:rPr>
      </w:pPr>
    </w:p>
    <w:p w14:paraId="2942F0C7" w14:textId="77777777" w:rsidR="002A7C3D" w:rsidRPr="00EC76D5" w:rsidRDefault="002A7C3D" w:rsidP="00835C72">
      <w:pPr>
        <w:pStyle w:val="Code"/>
        <w:rPr>
          <w:highlight w:val="white"/>
        </w:rPr>
      </w:pPr>
      <w:r w:rsidRPr="00EC76D5">
        <w:rPr>
          <w:highlight w:val="white"/>
        </w:rPr>
        <w:t xml:space="preserve">  while (isspace(input)) {</w:t>
      </w:r>
    </w:p>
    <w:p w14:paraId="081BCDF0" w14:textId="77777777" w:rsidR="002A7C3D" w:rsidRPr="00EC76D5" w:rsidRDefault="002A7C3D" w:rsidP="00835C72">
      <w:pPr>
        <w:pStyle w:val="Code"/>
        <w:rPr>
          <w:highlight w:val="white"/>
        </w:rPr>
      </w:pPr>
      <w:r w:rsidRPr="00EC76D5">
        <w:rPr>
          <w:highlight w:val="white"/>
        </w:rPr>
        <w:t xml:space="preserve">    input = scanChar();</w:t>
      </w:r>
    </w:p>
    <w:p w14:paraId="2DB81E88" w14:textId="77777777" w:rsidR="002A7C3D" w:rsidRPr="00EC76D5" w:rsidRDefault="002A7C3D" w:rsidP="00835C72">
      <w:pPr>
        <w:pStyle w:val="Code"/>
        <w:rPr>
          <w:highlight w:val="white"/>
        </w:rPr>
      </w:pPr>
      <w:r w:rsidRPr="00EC76D5">
        <w:rPr>
          <w:highlight w:val="white"/>
        </w:rPr>
        <w:t xml:space="preserve">  }</w:t>
      </w:r>
    </w:p>
    <w:p w14:paraId="0B781B4B" w14:textId="77777777" w:rsidR="002A7C3D" w:rsidRPr="00EC76D5" w:rsidRDefault="002A7C3D" w:rsidP="00835C72">
      <w:pPr>
        <w:pStyle w:val="Code"/>
        <w:rPr>
          <w:highlight w:val="white"/>
        </w:rPr>
      </w:pPr>
    </w:p>
    <w:p w14:paraId="19BBB9D8" w14:textId="77777777" w:rsidR="002A7C3D" w:rsidRPr="00EC76D5" w:rsidRDefault="002A7C3D" w:rsidP="00835C72">
      <w:pPr>
        <w:pStyle w:val="Code"/>
        <w:rPr>
          <w:highlight w:val="white"/>
        </w:rPr>
      </w:pPr>
      <w:r w:rsidRPr="00EC76D5">
        <w:rPr>
          <w:highlight w:val="white"/>
        </w:rPr>
        <w:t xml:space="preserve">  if (input == '+') {</w:t>
      </w:r>
    </w:p>
    <w:p w14:paraId="51D54808" w14:textId="77777777" w:rsidR="002A7C3D" w:rsidRPr="00EC76D5" w:rsidRDefault="002A7C3D" w:rsidP="00835C72">
      <w:pPr>
        <w:pStyle w:val="Code"/>
        <w:rPr>
          <w:highlight w:val="white"/>
        </w:rPr>
      </w:pPr>
      <w:r w:rsidRPr="00EC76D5">
        <w:rPr>
          <w:highlight w:val="white"/>
        </w:rPr>
        <w:t xml:space="preserve">    input = scanChar();</w:t>
      </w:r>
    </w:p>
    <w:p w14:paraId="7E3931B5" w14:textId="77777777" w:rsidR="002A7C3D" w:rsidRPr="00EC76D5" w:rsidRDefault="002A7C3D" w:rsidP="00835C72">
      <w:pPr>
        <w:pStyle w:val="Code"/>
        <w:rPr>
          <w:highlight w:val="white"/>
        </w:rPr>
      </w:pPr>
      <w:r w:rsidRPr="00EC76D5">
        <w:rPr>
          <w:highlight w:val="white"/>
        </w:rPr>
        <w:t xml:space="preserve">  }</w:t>
      </w:r>
    </w:p>
    <w:p w14:paraId="7334EA55" w14:textId="77777777" w:rsidR="002A7C3D" w:rsidRPr="00EC76D5" w:rsidRDefault="002A7C3D" w:rsidP="00835C72">
      <w:pPr>
        <w:pStyle w:val="Code"/>
        <w:rPr>
          <w:highlight w:val="white"/>
        </w:rPr>
      </w:pPr>
      <w:r w:rsidRPr="00EC76D5">
        <w:rPr>
          <w:highlight w:val="white"/>
        </w:rPr>
        <w:t xml:space="preserve">  else if (input == '-') {</w:t>
      </w:r>
    </w:p>
    <w:p w14:paraId="500EA934" w14:textId="77777777" w:rsidR="002A7C3D" w:rsidRPr="00EC76D5" w:rsidRDefault="002A7C3D" w:rsidP="00835C72">
      <w:pPr>
        <w:pStyle w:val="Code"/>
        <w:rPr>
          <w:highlight w:val="white"/>
        </w:rPr>
      </w:pPr>
      <w:r w:rsidRPr="00EC76D5">
        <w:rPr>
          <w:highlight w:val="white"/>
        </w:rPr>
        <w:t xml:space="preserve">    minus = TRUE;</w:t>
      </w:r>
    </w:p>
    <w:p w14:paraId="5D7E0023" w14:textId="77777777" w:rsidR="002A7C3D" w:rsidRPr="00EC76D5" w:rsidRDefault="002A7C3D" w:rsidP="00835C72">
      <w:pPr>
        <w:pStyle w:val="Code"/>
        <w:rPr>
          <w:highlight w:val="white"/>
        </w:rPr>
      </w:pPr>
      <w:r w:rsidRPr="00EC76D5">
        <w:rPr>
          <w:highlight w:val="white"/>
        </w:rPr>
        <w:t xml:space="preserve">    input = scanChar();</w:t>
      </w:r>
    </w:p>
    <w:p w14:paraId="45D82D29" w14:textId="77777777" w:rsidR="002A7C3D" w:rsidRPr="00EC76D5" w:rsidRDefault="002A7C3D" w:rsidP="00835C72">
      <w:pPr>
        <w:pStyle w:val="Code"/>
        <w:rPr>
          <w:highlight w:val="white"/>
        </w:rPr>
      </w:pPr>
      <w:r w:rsidRPr="00EC76D5">
        <w:rPr>
          <w:highlight w:val="white"/>
        </w:rPr>
        <w:t xml:space="preserve">  }</w:t>
      </w:r>
    </w:p>
    <w:p w14:paraId="11494DB2" w14:textId="77777777" w:rsidR="002A7C3D" w:rsidRPr="00EC76D5" w:rsidRDefault="002A7C3D" w:rsidP="00835C72">
      <w:pPr>
        <w:pStyle w:val="Code"/>
        <w:rPr>
          <w:highlight w:val="white"/>
        </w:rPr>
      </w:pPr>
    </w:p>
    <w:p w14:paraId="44366A4C" w14:textId="77777777" w:rsidR="002A7C3D" w:rsidRPr="00EC76D5" w:rsidRDefault="002A7C3D" w:rsidP="00835C72">
      <w:pPr>
        <w:pStyle w:val="Code"/>
        <w:rPr>
          <w:highlight w:val="white"/>
        </w:rPr>
      </w:pPr>
      <w:r w:rsidRPr="00EC76D5">
        <w:rPr>
          <w:highlight w:val="white"/>
        </w:rPr>
        <w:t xml:space="preserve">  while (isdigit(input)) {</w:t>
      </w:r>
    </w:p>
    <w:p w14:paraId="7698CE22" w14:textId="77777777" w:rsidR="002A7C3D" w:rsidRPr="00EC76D5" w:rsidRDefault="002A7C3D" w:rsidP="00835C72">
      <w:pPr>
        <w:pStyle w:val="Code"/>
        <w:rPr>
          <w:highlight w:val="white"/>
        </w:rPr>
      </w:pPr>
      <w:r w:rsidRPr="00EC76D5">
        <w:rPr>
          <w:highlight w:val="white"/>
        </w:rPr>
        <w:t xml:space="preserve">    value = (10.0L * value) + ((long double) (input - '0'));</w:t>
      </w:r>
    </w:p>
    <w:p w14:paraId="5F28D71A" w14:textId="77777777" w:rsidR="002A7C3D" w:rsidRPr="00EC76D5" w:rsidRDefault="002A7C3D" w:rsidP="00835C72">
      <w:pPr>
        <w:pStyle w:val="Code"/>
        <w:rPr>
          <w:highlight w:val="white"/>
        </w:rPr>
      </w:pPr>
      <w:r w:rsidRPr="00EC76D5">
        <w:rPr>
          <w:highlight w:val="white"/>
        </w:rPr>
        <w:t xml:space="preserve">    input = scanChar();</w:t>
      </w:r>
    </w:p>
    <w:p w14:paraId="3CD0D7E3" w14:textId="77777777" w:rsidR="002A7C3D" w:rsidRPr="00EC76D5" w:rsidRDefault="002A7C3D" w:rsidP="00835C72">
      <w:pPr>
        <w:pStyle w:val="Code"/>
        <w:rPr>
          <w:highlight w:val="white"/>
        </w:rPr>
      </w:pPr>
      <w:r w:rsidRPr="00EC76D5">
        <w:rPr>
          <w:highlight w:val="white"/>
        </w:rPr>
        <w:t xml:space="preserve">    found = TRUE;</w:t>
      </w:r>
    </w:p>
    <w:p w14:paraId="32F6F855" w14:textId="77777777" w:rsidR="002A7C3D" w:rsidRPr="00EC76D5" w:rsidRDefault="002A7C3D" w:rsidP="00835C72">
      <w:pPr>
        <w:pStyle w:val="Code"/>
        <w:rPr>
          <w:highlight w:val="white"/>
        </w:rPr>
      </w:pPr>
      <w:r w:rsidRPr="00EC76D5">
        <w:rPr>
          <w:highlight w:val="white"/>
        </w:rPr>
        <w:t xml:space="preserve">  }</w:t>
      </w:r>
    </w:p>
    <w:p w14:paraId="47A198B0" w14:textId="77777777" w:rsidR="002A7C3D" w:rsidRPr="00EC76D5" w:rsidRDefault="002A7C3D" w:rsidP="00835C72">
      <w:pPr>
        <w:pStyle w:val="Code"/>
        <w:rPr>
          <w:highlight w:val="white"/>
        </w:rPr>
      </w:pPr>
    </w:p>
    <w:p w14:paraId="1D6B808A" w14:textId="77777777" w:rsidR="002A7C3D" w:rsidRPr="00EC76D5" w:rsidRDefault="002A7C3D" w:rsidP="00835C72">
      <w:pPr>
        <w:pStyle w:val="Code"/>
        <w:rPr>
          <w:highlight w:val="white"/>
        </w:rPr>
      </w:pPr>
      <w:r w:rsidRPr="00EC76D5">
        <w:rPr>
          <w:highlight w:val="white"/>
        </w:rPr>
        <w:t xml:space="preserve">  if (input == '.') {</w:t>
      </w:r>
    </w:p>
    <w:p w14:paraId="402EF77D" w14:textId="77777777" w:rsidR="002A7C3D" w:rsidRPr="00EC76D5" w:rsidRDefault="002A7C3D" w:rsidP="00835C72">
      <w:pPr>
        <w:pStyle w:val="Code"/>
        <w:rPr>
          <w:highlight w:val="white"/>
        </w:rPr>
      </w:pPr>
      <w:r w:rsidRPr="00EC76D5">
        <w:rPr>
          <w:highlight w:val="white"/>
        </w:rPr>
        <w:t xml:space="preserve">    input = scanChar();</w:t>
      </w:r>
    </w:p>
    <w:p w14:paraId="64D94994" w14:textId="77777777" w:rsidR="002A7C3D" w:rsidRPr="00EC76D5" w:rsidRDefault="002A7C3D" w:rsidP="00835C72">
      <w:pPr>
        <w:pStyle w:val="Code"/>
        <w:rPr>
          <w:highlight w:val="white"/>
        </w:rPr>
      </w:pPr>
    </w:p>
    <w:p w14:paraId="7EE8A46E" w14:textId="77777777" w:rsidR="002A7C3D" w:rsidRPr="00EC76D5" w:rsidRDefault="002A7C3D" w:rsidP="00835C72">
      <w:pPr>
        <w:pStyle w:val="Code"/>
        <w:rPr>
          <w:highlight w:val="white"/>
        </w:rPr>
      </w:pPr>
      <w:r w:rsidRPr="00EC76D5">
        <w:rPr>
          <w:highlight w:val="white"/>
        </w:rPr>
        <w:t xml:space="preserve">    while (isdigit(input)) {</w:t>
      </w:r>
    </w:p>
    <w:p w14:paraId="3DF8FEDB" w14:textId="77777777" w:rsidR="002A7C3D" w:rsidRPr="00EC76D5" w:rsidRDefault="002A7C3D" w:rsidP="00835C72">
      <w:pPr>
        <w:pStyle w:val="Code"/>
        <w:rPr>
          <w:highlight w:val="white"/>
        </w:rPr>
      </w:pPr>
      <w:r w:rsidRPr="00EC76D5">
        <w:rPr>
          <w:highlight w:val="white"/>
        </w:rPr>
        <w:t xml:space="preserve">      factor /= 10.0L;</w:t>
      </w:r>
    </w:p>
    <w:p w14:paraId="1455EACF" w14:textId="77777777" w:rsidR="002A7C3D" w:rsidRPr="00EC76D5" w:rsidRDefault="002A7C3D" w:rsidP="00835C72">
      <w:pPr>
        <w:pStyle w:val="Code"/>
        <w:rPr>
          <w:highlight w:val="white"/>
        </w:rPr>
      </w:pPr>
      <w:r w:rsidRPr="00EC76D5">
        <w:rPr>
          <w:highlight w:val="white"/>
        </w:rPr>
        <w:t xml:space="preserve">      value += factor * ((long double) (input - '0'));</w:t>
      </w:r>
    </w:p>
    <w:p w14:paraId="3F1DB31C" w14:textId="77777777" w:rsidR="002A7C3D" w:rsidRPr="00EC76D5" w:rsidRDefault="002A7C3D" w:rsidP="00835C72">
      <w:pPr>
        <w:pStyle w:val="Code"/>
        <w:rPr>
          <w:highlight w:val="white"/>
        </w:rPr>
      </w:pPr>
      <w:r w:rsidRPr="00EC76D5">
        <w:rPr>
          <w:highlight w:val="white"/>
        </w:rPr>
        <w:t xml:space="preserve">      input = scanChar();</w:t>
      </w:r>
    </w:p>
    <w:p w14:paraId="716CFD94" w14:textId="77777777" w:rsidR="002A7C3D" w:rsidRPr="00EC76D5" w:rsidRDefault="002A7C3D" w:rsidP="00835C72">
      <w:pPr>
        <w:pStyle w:val="Code"/>
        <w:rPr>
          <w:highlight w:val="white"/>
        </w:rPr>
      </w:pPr>
      <w:r w:rsidRPr="00EC76D5">
        <w:rPr>
          <w:highlight w:val="white"/>
        </w:rPr>
        <w:t xml:space="preserve">      found = TRUE;</w:t>
      </w:r>
    </w:p>
    <w:p w14:paraId="7D4910BF" w14:textId="77777777" w:rsidR="002A7C3D" w:rsidRPr="00EC76D5" w:rsidRDefault="002A7C3D" w:rsidP="00835C72">
      <w:pPr>
        <w:pStyle w:val="Code"/>
        <w:rPr>
          <w:highlight w:val="white"/>
        </w:rPr>
      </w:pPr>
      <w:r w:rsidRPr="00EC76D5">
        <w:rPr>
          <w:highlight w:val="white"/>
        </w:rPr>
        <w:t xml:space="preserve">    }</w:t>
      </w:r>
    </w:p>
    <w:p w14:paraId="7714647F" w14:textId="77777777" w:rsidR="002A7C3D" w:rsidRPr="00EC76D5" w:rsidRDefault="002A7C3D" w:rsidP="00835C72">
      <w:pPr>
        <w:pStyle w:val="Code"/>
        <w:rPr>
          <w:highlight w:val="white"/>
        </w:rPr>
      </w:pPr>
      <w:r w:rsidRPr="00EC76D5">
        <w:rPr>
          <w:highlight w:val="white"/>
        </w:rPr>
        <w:t xml:space="preserve">  }</w:t>
      </w:r>
    </w:p>
    <w:p w14:paraId="646058BE" w14:textId="77777777" w:rsidR="002A7C3D" w:rsidRPr="00EC76D5" w:rsidRDefault="002A7C3D" w:rsidP="00835C72">
      <w:pPr>
        <w:pStyle w:val="Code"/>
        <w:rPr>
          <w:highlight w:val="white"/>
        </w:rPr>
      </w:pPr>
    </w:p>
    <w:p w14:paraId="5F394D8F" w14:textId="77777777" w:rsidR="002A7C3D" w:rsidRPr="00EC76D5" w:rsidRDefault="002A7C3D" w:rsidP="00835C72">
      <w:pPr>
        <w:pStyle w:val="Code"/>
        <w:rPr>
          <w:highlight w:val="white"/>
        </w:rPr>
      </w:pPr>
      <w:r w:rsidRPr="00EC76D5">
        <w:rPr>
          <w:highlight w:val="white"/>
        </w:rPr>
        <w:t xml:space="preserve">  if (tolower(input) == 'e') {</w:t>
      </w:r>
    </w:p>
    <w:p w14:paraId="34614D4D" w14:textId="77777777" w:rsidR="002A7C3D" w:rsidRPr="00EC76D5" w:rsidRDefault="002A7C3D" w:rsidP="00835C72">
      <w:pPr>
        <w:pStyle w:val="Code"/>
        <w:rPr>
          <w:highlight w:val="white"/>
        </w:rPr>
      </w:pPr>
      <w:r w:rsidRPr="00EC76D5">
        <w:rPr>
          <w:highlight w:val="white"/>
        </w:rPr>
        <w:t xml:space="preserve">    double exponent = (double) scanLongInt();</w:t>
      </w:r>
    </w:p>
    <w:p w14:paraId="13DF6176" w14:textId="77777777" w:rsidR="002A7C3D" w:rsidRPr="00EC76D5" w:rsidRDefault="002A7C3D" w:rsidP="00835C72">
      <w:pPr>
        <w:pStyle w:val="Code"/>
        <w:rPr>
          <w:highlight w:val="white"/>
        </w:rPr>
      </w:pPr>
      <w:r w:rsidRPr="00EC76D5">
        <w:rPr>
          <w:highlight w:val="white"/>
        </w:rPr>
        <w:t xml:space="preserve">    value *= pow(10.0, exponent);</w:t>
      </w:r>
    </w:p>
    <w:p w14:paraId="7BAAA136" w14:textId="77777777" w:rsidR="002A7C3D" w:rsidRPr="00EC76D5" w:rsidRDefault="002A7C3D" w:rsidP="00835C72">
      <w:pPr>
        <w:pStyle w:val="Code"/>
        <w:rPr>
          <w:highlight w:val="white"/>
        </w:rPr>
      </w:pPr>
      <w:r w:rsidRPr="00EC76D5">
        <w:rPr>
          <w:highlight w:val="white"/>
        </w:rPr>
        <w:t xml:space="preserve">  }</w:t>
      </w:r>
    </w:p>
    <w:p w14:paraId="5BF7A168" w14:textId="77777777" w:rsidR="002A7C3D" w:rsidRPr="00EC76D5" w:rsidRDefault="002A7C3D" w:rsidP="00835C72">
      <w:pPr>
        <w:pStyle w:val="Code"/>
        <w:rPr>
          <w:highlight w:val="white"/>
        </w:rPr>
      </w:pPr>
      <w:r w:rsidRPr="00EC76D5">
        <w:rPr>
          <w:highlight w:val="white"/>
        </w:rPr>
        <w:t xml:space="preserve">  else {</w:t>
      </w:r>
    </w:p>
    <w:p w14:paraId="45F7F84F" w14:textId="77777777" w:rsidR="002A7C3D" w:rsidRPr="00EC76D5" w:rsidRDefault="002A7C3D" w:rsidP="00835C72">
      <w:pPr>
        <w:pStyle w:val="Code"/>
        <w:rPr>
          <w:highlight w:val="white"/>
        </w:rPr>
      </w:pPr>
      <w:r w:rsidRPr="00EC76D5">
        <w:rPr>
          <w:highlight w:val="white"/>
        </w:rPr>
        <w:t xml:space="preserve">    unscanChar(input);</w:t>
      </w:r>
    </w:p>
    <w:p w14:paraId="54FDCD42" w14:textId="77777777" w:rsidR="002A7C3D" w:rsidRPr="00EC76D5" w:rsidRDefault="002A7C3D" w:rsidP="00835C72">
      <w:pPr>
        <w:pStyle w:val="Code"/>
        <w:rPr>
          <w:highlight w:val="white"/>
        </w:rPr>
      </w:pPr>
      <w:r w:rsidRPr="00EC76D5">
        <w:rPr>
          <w:highlight w:val="white"/>
        </w:rPr>
        <w:t xml:space="preserve">  }</w:t>
      </w:r>
    </w:p>
    <w:p w14:paraId="27B83FA9" w14:textId="77777777" w:rsidR="002A7C3D" w:rsidRPr="00EC76D5" w:rsidRDefault="002A7C3D" w:rsidP="00835C72">
      <w:pPr>
        <w:pStyle w:val="Code"/>
        <w:rPr>
          <w:highlight w:val="white"/>
        </w:rPr>
      </w:pPr>
    </w:p>
    <w:p w14:paraId="626EF256" w14:textId="77777777" w:rsidR="002A7C3D" w:rsidRPr="00EC76D5" w:rsidRDefault="002A7C3D" w:rsidP="00835C72">
      <w:pPr>
        <w:pStyle w:val="Code"/>
        <w:rPr>
          <w:highlight w:val="white"/>
        </w:rPr>
      </w:pPr>
      <w:r w:rsidRPr="00EC76D5">
        <w:rPr>
          <w:highlight w:val="white"/>
        </w:rPr>
        <w:t xml:space="preserve">  if (minus) {</w:t>
      </w:r>
    </w:p>
    <w:p w14:paraId="5553B312" w14:textId="77777777" w:rsidR="002A7C3D" w:rsidRPr="00EC76D5" w:rsidRDefault="002A7C3D" w:rsidP="00835C72">
      <w:pPr>
        <w:pStyle w:val="Code"/>
        <w:rPr>
          <w:highlight w:val="white"/>
        </w:rPr>
      </w:pPr>
      <w:r w:rsidRPr="00EC76D5">
        <w:rPr>
          <w:highlight w:val="white"/>
        </w:rPr>
        <w:t xml:space="preserve">    value = -value;</w:t>
      </w:r>
    </w:p>
    <w:p w14:paraId="07098D9D" w14:textId="77777777" w:rsidR="002A7C3D" w:rsidRPr="00EC76D5" w:rsidRDefault="002A7C3D" w:rsidP="00835C72">
      <w:pPr>
        <w:pStyle w:val="Code"/>
        <w:rPr>
          <w:highlight w:val="white"/>
        </w:rPr>
      </w:pPr>
      <w:r w:rsidRPr="00EC76D5">
        <w:rPr>
          <w:highlight w:val="white"/>
        </w:rPr>
        <w:t xml:space="preserve">  }</w:t>
      </w:r>
    </w:p>
    <w:p w14:paraId="148A6BDF" w14:textId="77777777" w:rsidR="002A7C3D" w:rsidRPr="00EC76D5" w:rsidRDefault="002A7C3D" w:rsidP="00835C72">
      <w:pPr>
        <w:pStyle w:val="Code"/>
        <w:rPr>
          <w:highlight w:val="white"/>
        </w:rPr>
      </w:pPr>
    </w:p>
    <w:p w14:paraId="1D590775" w14:textId="77777777" w:rsidR="002A7C3D" w:rsidRPr="00EC76D5" w:rsidRDefault="002A7C3D" w:rsidP="00835C72">
      <w:pPr>
        <w:pStyle w:val="Code"/>
        <w:rPr>
          <w:highlight w:val="white"/>
        </w:rPr>
      </w:pPr>
      <w:r w:rsidRPr="00EC76D5">
        <w:rPr>
          <w:highlight w:val="white"/>
        </w:rPr>
        <w:t xml:space="preserve">  if (found) {</w:t>
      </w:r>
    </w:p>
    <w:p w14:paraId="7B7FC4E1" w14:textId="77777777" w:rsidR="002A7C3D" w:rsidRPr="00EC76D5" w:rsidRDefault="002A7C3D" w:rsidP="00835C72">
      <w:pPr>
        <w:pStyle w:val="Code"/>
        <w:rPr>
          <w:highlight w:val="white"/>
        </w:rPr>
      </w:pPr>
      <w:r w:rsidRPr="00EC76D5">
        <w:rPr>
          <w:highlight w:val="white"/>
        </w:rPr>
        <w:t xml:space="preserve">    ++g_inCount;</w:t>
      </w:r>
    </w:p>
    <w:p w14:paraId="6FB0E079" w14:textId="77777777" w:rsidR="002A7C3D" w:rsidRPr="00EC76D5" w:rsidRDefault="002A7C3D" w:rsidP="00835C72">
      <w:pPr>
        <w:pStyle w:val="Code"/>
        <w:rPr>
          <w:highlight w:val="white"/>
        </w:rPr>
      </w:pPr>
      <w:r w:rsidRPr="00EC76D5">
        <w:rPr>
          <w:highlight w:val="white"/>
        </w:rPr>
        <w:t xml:space="preserve">  }</w:t>
      </w:r>
    </w:p>
    <w:p w14:paraId="6FA08228" w14:textId="77777777" w:rsidR="002A7C3D" w:rsidRPr="00EC76D5" w:rsidRDefault="002A7C3D" w:rsidP="00835C72">
      <w:pPr>
        <w:pStyle w:val="Code"/>
        <w:rPr>
          <w:highlight w:val="white"/>
        </w:rPr>
      </w:pPr>
    </w:p>
    <w:p w14:paraId="7BAE30A3" w14:textId="77777777" w:rsidR="002A7C3D" w:rsidRPr="00EC76D5" w:rsidRDefault="002A7C3D" w:rsidP="00835C72">
      <w:pPr>
        <w:pStyle w:val="Code"/>
        <w:rPr>
          <w:highlight w:val="white"/>
        </w:rPr>
      </w:pPr>
      <w:r w:rsidRPr="00EC76D5">
        <w:rPr>
          <w:highlight w:val="white"/>
        </w:rPr>
        <w:t xml:space="preserve">  return value;</w:t>
      </w:r>
    </w:p>
    <w:p w14:paraId="648CE402" w14:textId="77777777" w:rsidR="002A7C3D" w:rsidRPr="00EC76D5" w:rsidRDefault="002A7C3D" w:rsidP="00835C72">
      <w:pPr>
        <w:pStyle w:val="Code"/>
        <w:rPr>
          <w:highlight w:val="white"/>
        </w:rPr>
      </w:pPr>
      <w:r w:rsidRPr="00EC76D5">
        <w:rPr>
          <w:highlight w:val="white"/>
        </w:rPr>
        <w:t>}</w:t>
      </w:r>
    </w:p>
    <w:p w14:paraId="00A46B8C" w14:textId="77777777" w:rsidR="007B5DAC" w:rsidRPr="00EC76D5" w:rsidRDefault="007B5DAC" w:rsidP="00835C72">
      <w:pPr>
        <w:pStyle w:val="Code"/>
        <w:rPr>
          <w:highlight w:val="white"/>
        </w:rPr>
      </w:pPr>
    </w:p>
    <w:p w14:paraId="19E178CE" w14:textId="1A27B701" w:rsidR="002A7C3D" w:rsidRPr="00EC76D5" w:rsidRDefault="002A7C3D" w:rsidP="00835C72">
      <w:pPr>
        <w:pStyle w:val="Code"/>
        <w:rPr>
          <w:highlight w:val="white"/>
        </w:rPr>
      </w:pPr>
      <w:r w:rsidRPr="00EC76D5">
        <w:rPr>
          <w:highlight w:val="white"/>
        </w:rPr>
        <w:t>int scanFormat(char* format, va_list arg_list) {</w:t>
      </w:r>
    </w:p>
    <w:p w14:paraId="79E43C24" w14:textId="77777777" w:rsidR="002A7C3D" w:rsidRPr="00EC76D5" w:rsidRDefault="002A7C3D" w:rsidP="00835C72">
      <w:pPr>
        <w:pStyle w:val="Code"/>
        <w:rPr>
          <w:highlight w:val="white"/>
        </w:rPr>
      </w:pPr>
      <w:r w:rsidRPr="00EC76D5">
        <w:rPr>
          <w:highlight w:val="white"/>
        </w:rPr>
        <w:t xml:space="preserve">  char c, *charPtr;</w:t>
      </w:r>
    </w:p>
    <w:p w14:paraId="43E431F4" w14:textId="77777777" w:rsidR="002A7C3D" w:rsidRPr="00EC76D5" w:rsidRDefault="002A7C3D" w:rsidP="00835C72">
      <w:pPr>
        <w:pStyle w:val="Code"/>
        <w:rPr>
          <w:highlight w:val="white"/>
        </w:rPr>
      </w:pPr>
      <w:r w:rsidRPr="00EC76D5">
        <w:rPr>
          <w:highlight w:val="white"/>
        </w:rPr>
        <w:t xml:space="preserve">  BOOL percent = FALSE, shortInt = FALSE, longIntOrDouble = FALSE, longDouble = FALSE, star = FALSE;</w:t>
      </w:r>
    </w:p>
    <w:p w14:paraId="245D47AB" w14:textId="77777777" w:rsidR="002A7C3D" w:rsidRPr="00EC76D5" w:rsidRDefault="002A7C3D" w:rsidP="00835C72">
      <w:pPr>
        <w:pStyle w:val="Code"/>
        <w:rPr>
          <w:highlight w:val="white"/>
        </w:rPr>
      </w:pPr>
    </w:p>
    <w:p w14:paraId="29931F6C" w14:textId="77777777" w:rsidR="002A7C3D" w:rsidRPr="00EC76D5" w:rsidRDefault="002A7C3D" w:rsidP="00835C72">
      <w:pPr>
        <w:pStyle w:val="Code"/>
        <w:rPr>
          <w:highlight w:val="white"/>
        </w:rPr>
      </w:pPr>
      <w:r w:rsidRPr="00EC76D5">
        <w:rPr>
          <w:highlight w:val="white"/>
        </w:rPr>
        <w:t xml:space="preserve">  long longValue, *longPtr;</w:t>
      </w:r>
    </w:p>
    <w:p w14:paraId="0C2943D6" w14:textId="77777777" w:rsidR="002A7C3D" w:rsidRPr="00EC76D5" w:rsidRDefault="002A7C3D" w:rsidP="00835C72">
      <w:pPr>
        <w:pStyle w:val="Code"/>
        <w:rPr>
          <w:highlight w:val="white"/>
        </w:rPr>
      </w:pPr>
      <w:r w:rsidRPr="00EC76D5">
        <w:rPr>
          <w:highlight w:val="white"/>
        </w:rPr>
        <w:t xml:space="preserve">  short* shortPtr;</w:t>
      </w:r>
    </w:p>
    <w:p w14:paraId="261C14CD" w14:textId="77777777" w:rsidR="002A7C3D" w:rsidRPr="00EC76D5" w:rsidRDefault="002A7C3D" w:rsidP="00835C72">
      <w:pPr>
        <w:pStyle w:val="Code"/>
        <w:rPr>
          <w:highlight w:val="white"/>
        </w:rPr>
      </w:pPr>
      <w:r w:rsidRPr="00EC76D5">
        <w:rPr>
          <w:highlight w:val="white"/>
        </w:rPr>
        <w:t xml:space="preserve">  int index, *intPtr, *charsPtr;</w:t>
      </w:r>
    </w:p>
    <w:p w14:paraId="1E56CED2" w14:textId="77777777" w:rsidR="002A7C3D" w:rsidRPr="00EC76D5" w:rsidRDefault="002A7C3D" w:rsidP="00835C72">
      <w:pPr>
        <w:pStyle w:val="Code"/>
        <w:rPr>
          <w:highlight w:val="white"/>
        </w:rPr>
      </w:pPr>
    </w:p>
    <w:p w14:paraId="034919AC" w14:textId="77777777" w:rsidR="002A7C3D" w:rsidRPr="00EC76D5" w:rsidRDefault="002A7C3D" w:rsidP="00835C72">
      <w:pPr>
        <w:pStyle w:val="Code"/>
        <w:rPr>
          <w:highlight w:val="white"/>
        </w:rPr>
      </w:pPr>
      <w:r w:rsidRPr="00EC76D5">
        <w:rPr>
          <w:highlight w:val="white"/>
        </w:rPr>
        <w:t xml:space="preserve">  unsigned long unsignedLongValue, *unsignedLongPtr;</w:t>
      </w:r>
    </w:p>
    <w:p w14:paraId="266A849F" w14:textId="77777777" w:rsidR="002A7C3D" w:rsidRPr="00EC76D5" w:rsidRDefault="002A7C3D" w:rsidP="00835C72">
      <w:pPr>
        <w:pStyle w:val="Code"/>
        <w:rPr>
          <w:highlight w:val="white"/>
        </w:rPr>
      </w:pPr>
      <w:r w:rsidRPr="00EC76D5">
        <w:rPr>
          <w:highlight w:val="white"/>
        </w:rPr>
        <w:t xml:space="preserve">  unsigned short* unsignedShortPtr;</w:t>
      </w:r>
    </w:p>
    <w:p w14:paraId="5F6E96E3" w14:textId="77777777" w:rsidR="002A7C3D" w:rsidRPr="00EC76D5" w:rsidRDefault="002A7C3D" w:rsidP="00835C72">
      <w:pPr>
        <w:pStyle w:val="Code"/>
        <w:rPr>
          <w:highlight w:val="white"/>
        </w:rPr>
      </w:pPr>
      <w:r w:rsidRPr="00EC76D5">
        <w:rPr>
          <w:highlight w:val="white"/>
        </w:rPr>
        <w:t xml:space="preserve">  unsigned int* unsignedIntPtr;</w:t>
      </w:r>
    </w:p>
    <w:p w14:paraId="309F6C1D" w14:textId="77777777" w:rsidR="002A7C3D" w:rsidRPr="00EC76D5" w:rsidRDefault="002A7C3D" w:rsidP="00835C72">
      <w:pPr>
        <w:pStyle w:val="Code"/>
        <w:rPr>
          <w:highlight w:val="white"/>
        </w:rPr>
      </w:pPr>
    </w:p>
    <w:p w14:paraId="6F0372B8" w14:textId="77777777" w:rsidR="002A7C3D" w:rsidRPr="00EC76D5" w:rsidRDefault="002A7C3D" w:rsidP="00835C72">
      <w:pPr>
        <w:pStyle w:val="Code"/>
        <w:rPr>
          <w:highlight w:val="white"/>
        </w:rPr>
      </w:pPr>
      <w:r w:rsidRPr="00EC76D5">
        <w:rPr>
          <w:highlight w:val="white"/>
        </w:rPr>
        <w:t xml:space="preserve">  long double longDoubleValue;</w:t>
      </w:r>
    </w:p>
    <w:p w14:paraId="7254E30B" w14:textId="77777777" w:rsidR="002A7C3D" w:rsidRPr="00EC76D5" w:rsidRDefault="002A7C3D" w:rsidP="00835C72">
      <w:pPr>
        <w:pStyle w:val="Code"/>
        <w:rPr>
          <w:highlight w:val="white"/>
        </w:rPr>
      </w:pPr>
    </w:p>
    <w:p w14:paraId="3D9713E8" w14:textId="77777777" w:rsidR="002A7C3D" w:rsidRPr="00EC76D5" w:rsidRDefault="002A7C3D" w:rsidP="00835C72">
      <w:pPr>
        <w:pStyle w:val="Code"/>
        <w:rPr>
          <w:highlight w:val="white"/>
        </w:rPr>
      </w:pPr>
      <w:r w:rsidRPr="00EC76D5">
        <w:rPr>
          <w:highlight w:val="white"/>
        </w:rPr>
        <w:t xml:space="preserve">  g_inCount = 0;</w:t>
      </w:r>
    </w:p>
    <w:p w14:paraId="67E38F4F" w14:textId="77777777" w:rsidR="002A7C3D" w:rsidRPr="00EC76D5" w:rsidRDefault="002A7C3D" w:rsidP="00835C72">
      <w:pPr>
        <w:pStyle w:val="Code"/>
        <w:rPr>
          <w:highlight w:val="white"/>
        </w:rPr>
      </w:pPr>
      <w:r w:rsidRPr="00EC76D5">
        <w:rPr>
          <w:highlight w:val="white"/>
        </w:rPr>
        <w:t xml:space="preserve">  g_inChars = 0;</w:t>
      </w:r>
    </w:p>
    <w:p w14:paraId="1FFDB659" w14:textId="77777777" w:rsidR="002A7C3D" w:rsidRPr="00EC76D5" w:rsidRDefault="002A7C3D" w:rsidP="00835C72">
      <w:pPr>
        <w:pStyle w:val="Code"/>
        <w:rPr>
          <w:highlight w:val="white"/>
        </w:rPr>
      </w:pPr>
    </w:p>
    <w:p w14:paraId="63493658" w14:textId="77777777" w:rsidR="002A7C3D" w:rsidRPr="00EC76D5" w:rsidRDefault="002A7C3D" w:rsidP="00835C72">
      <w:pPr>
        <w:pStyle w:val="Code"/>
        <w:rPr>
          <w:highlight w:val="white"/>
        </w:rPr>
      </w:pPr>
      <w:r w:rsidRPr="00EC76D5">
        <w:rPr>
          <w:highlight w:val="white"/>
        </w:rPr>
        <w:t xml:space="preserve">  for (index = 0; format[index] != '\0'; ++index) {</w:t>
      </w:r>
    </w:p>
    <w:p w14:paraId="0AB6A8C9" w14:textId="77777777" w:rsidR="002A7C3D" w:rsidRPr="00EC76D5" w:rsidRDefault="002A7C3D" w:rsidP="00835C72">
      <w:pPr>
        <w:pStyle w:val="Code"/>
        <w:rPr>
          <w:highlight w:val="white"/>
        </w:rPr>
      </w:pPr>
      <w:r w:rsidRPr="00EC76D5">
        <w:rPr>
          <w:highlight w:val="white"/>
        </w:rPr>
        <w:t xml:space="preserve">    c = format[index];</w:t>
      </w:r>
    </w:p>
    <w:p w14:paraId="1C75E031" w14:textId="77777777" w:rsidR="002A7C3D" w:rsidRPr="00EC76D5" w:rsidRDefault="002A7C3D" w:rsidP="00835C72">
      <w:pPr>
        <w:pStyle w:val="Code"/>
        <w:rPr>
          <w:highlight w:val="white"/>
        </w:rPr>
      </w:pPr>
    </w:p>
    <w:p w14:paraId="712681FA" w14:textId="77777777" w:rsidR="002A7C3D" w:rsidRPr="00EC76D5" w:rsidRDefault="002A7C3D" w:rsidP="00835C72">
      <w:pPr>
        <w:pStyle w:val="Code"/>
        <w:rPr>
          <w:highlight w:val="white"/>
        </w:rPr>
      </w:pPr>
      <w:r w:rsidRPr="00EC76D5">
        <w:rPr>
          <w:highlight w:val="white"/>
        </w:rPr>
        <w:t xml:space="preserve">    if (percent) {</w:t>
      </w:r>
    </w:p>
    <w:p w14:paraId="6D554D47" w14:textId="77777777" w:rsidR="002A7C3D" w:rsidRPr="00EC76D5" w:rsidRDefault="002A7C3D" w:rsidP="00835C72">
      <w:pPr>
        <w:pStyle w:val="Code"/>
        <w:rPr>
          <w:highlight w:val="white"/>
        </w:rPr>
      </w:pPr>
      <w:r w:rsidRPr="00EC76D5">
        <w:rPr>
          <w:highlight w:val="white"/>
        </w:rPr>
        <w:t xml:space="preserve">      switch (c) {</w:t>
      </w:r>
    </w:p>
    <w:p w14:paraId="7C828790" w14:textId="77777777" w:rsidR="002A7C3D" w:rsidRPr="00EC76D5" w:rsidRDefault="002A7C3D" w:rsidP="00835C72">
      <w:pPr>
        <w:pStyle w:val="Code"/>
        <w:rPr>
          <w:highlight w:val="white"/>
        </w:rPr>
      </w:pPr>
      <w:r w:rsidRPr="00EC76D5">
        <w:rPr>
          <w:highlight w:val="white"/>
        </w:rPr>
        <w:t xml:space="preserve">        case 'h':</w:t>
      </w:r>
    </w:p>
    <w:p w14:paraId="3697995F" w14:textId="77777777" w:rsidR="002A7C3D" w:rsidRPr="00EC76D5" w:rsidRDefault="002A7C3D" w:rsidP="00835C72">
      <w:pPr>
        <w:pStyle w:val="Code"/>
        <w:rPr>
          <w:highlight w:val="white"/>
        </w:rPr>
      </w:pPr>
      <w:r w:rsidRPr="00EC76D5">
        <w:rPr>
          <w:highlight w:val="white"/>
        </w:rPr>
        <w:t xml:space="preserve">          shortInt = TRUE;</w:t>
      </w:r>
    </w:p>
    <w:p w14:paraId="70E3A74D" w14:textId="77777777" w:rsidR="002A7C3D" w:rsidRPr="00EC76D5" w:rsidRDefault="002A7C3D" w:rsidP="00835C72">
      <w:pPr>
        <w:pStyle w:val="Code"/>
        <w:rPr>
          <w:highlight w:val="white"/>
        </w:rPr>
      </w:pPr>
      <w:r w:rsidRPr="00EC76D5">
        <w:rPr>
          <w:highlight w:val="white"/>
        </w:rPr>
        <w:t xml:space="preserve">          break;</w:t>
      </w:r>
    </w:p>
    <w:p w14:paraId="68963459" w14:textId="77777777" w:rsidR="002A7C3D" w:rsidRPr="00EC76D5" w:rsidRDefault="002A7C3D" w:rsidP="00835C72">
      <w:pPr>
        <w:pStyle w:val="Code"/>
        <w:rPr>
          <w:highlight w:val="white"/>
        </w:rPr>
      </w:pPr>
    </w:p>
    <w:p w14:paraId="65633271" w14:textId="77777777" w:rsidR="002A7C3D" w:rsidRPr="00EC76D5" w:rsidRDefault="002A7C3D" w:rsidP="00835C72">
      <w:pPr>
        <w:pStyle w:val="Code"/>
        <w:rPr>
          <w:highlight w:val="white"/>
        </w:rPr>
      </w:pPr>
      <w:r w:rsidRPr="00EC76D5">
        <w:rPr>
          <w:highlight w:val="white"/>
        </w:rPr>
        <w:t xml:space="preserve">        case 'l':</w:t>
      </w:r>
    </w:p>
    <w:p w14:paraId="2992F969" w14:textId="77777777" w:rsidR="002A7C3D" w:rsidRPr="00EC76D5" w:rsidRDefault="002A7C3D" w:rsidP="00835C72">
      <w:pPr>
        <w:pStyle w:val="Code"/>
        <w:rPr>
          <w:highlight w:val="white"/>
        </w:rPr>
      </w:pPr>
      <w:r w:rsidRPr="00EC76D5">
        <w:rPr>
          <w:highlight w:val="white"/>
        </w:rPr>
        <w:t xml:space="preserve">          longIntOrDouble = TRUE;</w:t>
      </w:r>
    </w:p>
    <w:p w14:paraId="0676FB41" w14:textId="77777777" w:rsidR="002A7C3D" w:rsidRPr="00EC76D5" w:rsidRDefault="002A7C3D" w:rsidP="00835C72">
      <w:pPr>
        <w:pStyle w:val="Code"/>
        <w:rPr>
          <w:highlight w:val="white"/>
        </w:rPr>
      </w:pPr>
      <w:r w:rsidRPr="00EC76D5">
        <w:rPr>
          <w:highlight w:val="white"/>
        </w:rPr>
        <w:t xml:space="preserve">          break;</w:t>
      </w:r>
    </w:p>
    <w:p w14:paraId="1D919261" w14:textId="77777777" w:rsidR="002A7C3D" w:rsidRPr="00EC76D5" w:rsidRDefault="002A7C3D" w:rsidP="00835C72">
      <w:pPr>
        <w:pStyle w:val="Code"/>
        <w:rPr>
          <w:highlight w:val="white"/>
        </w:rPr>
      </w:pPr>
    </w:p>
    <w:p w14:paraId="74A95BB1" w14:textId="77777777" w:rsidR="002A7C3D" w:rsidRPr="00EC76D5" w:rsidRDefault="002A7C3D" w:rsidP="00835C72">
      <w:pPr>
        <w:pStyle w:val="Code"/>
        <w:rPr>
          <w:highlight w:val="white"/>
        </w:rPr>
      </w:pPr>
      <w:r w:rsidRPr="00EC76D5">
        <w:rPr>
          <w:highlight w:val="white"/>
        </w:rPr>
        <w:t xml:space="preserve">        case 'L':</w:t>
      </w:r>
    </w:p>
    <w:p w14:paraId="202F87F1" w14:textId="77777777" w:rsidR="002A7C3D" w:rsidRPr="00EC76D5" w:rsidRDefault="002A7C3D" w:rsidP="00835C72">
      <w:pPr>
        <w:pStyle w:val="Code"/>
        <w:rPr>
          <w:highlight w:val="white"/>
        </w:rPr>
      </w:pPr>
      <w:r w:rsidRPr="00EC76D5">
        <w:rPr>
          <w:highlight w:val="white"/>
        </w:rPr>
        <w:t xml:space="preserve">          longDouble = TRUE;</w:t>
      </w:r>
    </w:p>
    <w:p w14:paraId="5A7EFF17" w14:textId="77777777" w:rsidR="002A7C3D" w:rsidRPr="00EC76D5" w:rsidRDefault="002A7C3D" w:rsidP="00835C72">
      <w:pPr>
        <w:pStyle w:val="Code"/>
        <w:rPr>
          <w:highlight w:val="white"/>
        </w:rPr>
      </w:pPr>
      <w:r w:rsidRPr="00EC76D5">
        <w:rPr>
          <w:highlight w:val="white"/>
        </w:rPr>
        <w:t xml:space="preserve">          break;</w:t>
      </w:r>
    </w:p>
    <w:p w14:paraId="550D0DB0" w14:textId="77777777" w:rsidR="002A7C3D" w:rsidRPr="00EC76D5" w:rsidRDefault="002A7C3D" w:rsidP="00835C72">
      <w:pPr>
        <w:pStyle w:val="Code"/>
        <w:rPr>
          <w:highlight w:val="white"/>
        </w:rPr>
      </w:pPr>
    </w:p>
    <w:p w14:paraId="70D30E33" w14:textId="77777777" w:rsidR="002A7C3D" w:rsidRPr="00EC76D5" w:rsidRDefault="002A7C3D" w:rsidP="00835C72">
      <w:pPr>
        <w:pStyle w:val="Code"/>
        <w:rPr>
          <w:highlight w:val="white"/>
        </w:rPr>
      </w:pPr>
      <w:r w:rsidRPr="00EC76D5">
        <w:rPr>
          <w:highlight w:val="white"/>
        </w:rPr>
        <w:t xml:space="preserve">        case '*':</w:t>
      </w:r>
    </w:p>
    <w:p w14:paraId="6BD49EA1" w14:textId="77777777" w:rsidR="002A7C3D" w:rsidRPr="00EC76D5" w:rsidRDefault="002A7C3D" w:rsidP="00835C72">
      <w:pPr>
        <w:pStyle w:val="Code"/>
        <w:rPr>
          <w:highlight w:val="white"/>
        </w:rPr>
      </w:pPr>
      <w:r w:rsidRPr="00EC76D5">
        <w:rPr>
          <w:highlight w:val="white"/>
        </w:rPr>
        <w:t xml:space="preserve">          star = TRUE;</w:t>
      </w:r>
    </w:p>
    <w:p w14:paraId="56D67A1A" w14:textId="77777777" w:rsidR="002A7C3D" w:rsidRPr="00EC76D5" w:rsidRDefault="002A7C3D" w:rsidP="00835C72">
      <w:pPr>
        <w:pStyle w:val="Code"/>
        <w:rPr>
          <w:highlight w:val="white"/>
        </w:rPr>
      </w:pPr>
      <w:r w:rsidRPr="00EC76D5">
        <w:rPr>
          <w:highlight w:val="white"/>
        </w:rPr>
        <w:t xml:space="preserve">          break;</w:t>
      </w:r>
    </w:p>
    <w:p w14:paraId="7D171BC5" w14:textId="77777777" w:rsidR="002A7C3D" w:rsidRPr="00EC76D5" w:rsidRDefault="002A7C3D" w:rsidP="00835C72">
      <w:pPr>
        <w:pStyle w:val="Code"/>
        <w:rPr>
          <w:highlight w:val="white"/>
        </w:rPr>
      </w:pPr>
    </w:p>
    <w:p w14:paraId="7A915D15" w14:textId="77777777" w:rsidR="002A7C3D" w:rsidRPr="00EC76D5" w:rsidRDefault="002A7C3D" w:rsidP="00835C72">
      <w:pPr>
        <w:pStyle w:val="Code"/>
        <w:rPr>
          <w:highlight w:val="white"/>
        </w:rPr>
      </w:pPr>
      <w:r w:rsidRPr="00EC76D5">
        <w:rPr>
          <w:highlight w:val="white"/>
        </w:rPr>
        <w:t xml:space="preserve">        case 'c': {</w:t>
      </w:r>
    </w:p>
    <w:p w14:paraId="35ACED09" w14:textId="77777777" w:rsidR="002A7C3D" w:rsidRPr="00EC76D5" w:rsidRDefault="002A7C3D" w:rsidP="00835C72">
      <w:pPr>
        <w:pStyle w:val="Code"/>
        <w:rPr>
          <w:highlight w:val="white"/>
        </w:rPr>
      </w:pPr>
      <w:r w:rsidRPr="00EC76D5">
        <w:rPr>
          <w:highlight w:val="white"/>
        </w:rPr>
        <w:t xml:space="preserve">            char charValue = scanChar();</w:t>
      </w:r>
    </w:p>
    <w:p w14:paraId="460E363B" w14:textId="77777777" w:rsidR="002A7C3D" w:rsidRPr="00EC76D5" w:rsidRDefault="002A7C3D" w:rsidP="00835C72">
      <w:pPr>
        <w:pStyle w:val="Code"/>
        <w:rPr>
          <w:highlight w:val="white"/>
        </w:rPr>
      </w:pPr>
    </w:p>
    <w:p w14:paraId="2A43459C" w14:textId="77777777" w:rsidR="002A7C3D" w:rsidRPr="00EC76D5" w:rsidRDefault="002A7C3D" w:rsidP="00835C72">
      <w:pPr>
        <w:pStyle w:val="Code"/>
        <w:rPr>
          <w:highlight w:val="white"/>
        </w:rPr>
      </w:pPr>
      <w:r w:rsidRPr="00EC76D5">
        <w:rPr>
          <w:highlight w:val="white"/>
        </w:rPr>
        <w:t xml:space="preserve">            if (!star) {</w:t>
      </w:r>
    </w:p>
    <w:p w14:paraId="71D232C8" w14:textId="77777777" w:rsidR="002A7C3D" w:rsidRPr="00EC76D5" w:rsidRDefault="002A7C3D" w:rsidP="00835C72">
      <w:pPr>
        <w:pStyle w:val="Code"/>
        <w:rPr>
          <w:highlight w:val="white"/>
        </w:rPr>
      </w:pPr>
      <w:r w:rsidRPr="00EC76D5">
        <w:rPr>
          <w:highlight w:val="white"/>
        </w:rPr>
        <w:t xml:space="preserve">              charPtr = va_arg(arg_list, char*);</w:t>
      </w:r>
    </w:p>
    <w:p w14:paraId="27F31CF1" w14:textId="77777777" w:rsidR="002A7C3D" w:rsidRPr="00EC76D5" w:rsidRDefault="002A7C3D" w:rsidP="00835C72">
      <w:pPr>
        <w:pStyle w:val="Code"/>
        <w:rPr>
          <w:highlight w:val="white"/>
        </w:rPr>
      </w:pPr>
      <w:r w:rsidRPr="00EC76D5">
        <w:rPr>
          <w:highlight w:val="white"/>
        </w:rPr>
        <w:t xml:space="preserve">              *charPtr = charValue;</w:t>
      </w:r>
    </w:p>
    <w:p w14:paraId="34AA0DD0" w14:textId="77777777" w:rsidR="002A7C3D" w:rsidRPr="00EC76D5" w:rsidRDefault="002A7C3D" w:rsidP="00835C72">
      <w:pPr>
        <w:pStyle w:val="Code"/>
        <w:rPr>
          <w:highlight w:val="white"/>
        </w:rPr>
      </w:pPr>
      <w:r w:rsidRPr="00EC76D5">
        <w:rPr>
          <w:highlight w:val="white"/>
        </w:rPr>
        <w:lastRenderedPageBreak/>
        <w:t xml:space="preserve">            }</w:t>
      </w:r>
    </w:p>
    <w:p w14:paraId="7AE0AA3E" w14:textId="77777777" w:rsidR="002A7C3D" w:rsidRPr="00EC76D5" w:rsidRDefault="002A7C3D" w:rsidP="00835C72">
      <w:pPr>
        <w:pStyle w:val="Code"/>
        <w:rPr>
          <w:highlight w:val="white"/>
        </w:rPr>
      </w:pPr>
    </w:p>
    <w:p w14:paraId="17F009E2" w14:textId="77777777" w:rsidR="002A7C3D" w:rsidRPr="00EC76D5" w:rsidRDefault="002A7C3D" w:rsidP="00835C72">
      <w:pPr>
        <w:pStyle w:val="Code"/>
        <w:rPr>
          <w:highlight w:val="white"/>
        </w:rPr>
      </w:pPr>
      <w:r w:rsidRPr="00EC76D5">
        <w:rPr>
          <w:highlight w:val="white"/>
        </w:rPr>
        <w:t xml:space="preserve">            percent = FALSE;</w:t>
      </w:r>
    </w:p>
    <w:p w14:paraId="6EB7D23B" w14:textId="77777777" w:rsidR="002A7C3D" w:rsidRPr="00EC76D5" w:rsidRDefault="002A7C3D" w:rsidP="00835C72">
      <w:pPr>
        <w:pStyle w:val="Code"/>
        <w:rPr>
          <w:highlight w:val="white"/>
        </w:rPr>
      </w:pPr>
    </w:p>
    <w:p w14:paraId="1D0904F1" w14:textId="77777777" w:rsidR="002A7C3D" w:rsidRPr="00EC76D5" w:rsidRDefault="002A7C3D" w:rsidP="00835C72">
      <w:pPr>
        <w:pStyle w:val="Code"/>
        <w:rPr>
          <w:highlight w:val="white"/>
        </w:rPr>
      </w:pPr>
      <w:r w:rsidRPr="00EC76D5">
        <w:rPr>
          <w:highlight w:val="white"/>
        </w:rPr>
        <w:t xml:space="preserve">            if (charValue != EOF) {</w:t>
      </w:r>
    </w:p>
    <w:p w14:paraId="7E0F4D6A" w14:textId="77777777" w:rsidR="002A7C3D" w:rsidRPr="00EC76D5" w:rsidRDefault="002A7C3D" w:rsidP="00835C72">
      <w:pPr>
        <w:pStyle w:val="Code"/>
        <w:rPr>
          <w:highlight w:val="white"/>
        </w:rPr>
      </w:pPr>
      <w:r w:rsidRPr="00EC76D5">
        <w:rPr>
          <w:highlight w:val="white"/>
        </w:rPr>
        <w:t xml:space="preserve">              ++g_inCount;</w:t>
      </w:r>
    </w:p>
    <w:p w14:paraId="2C19E0BB" w14:textId="77777777" w:rsidR="002A7C3D" w:rsidRPr="00EC76D5" w:rsidRDefault="002A7C3D" w:rsidP="00835C72">
      <w:pPr>
        <w:pStyle w:val="Code"/>
        <w:rPr>
          <w:highlight w:val="white"/>
        </w:rPr>
      </w:pPr>
      <w:r w:rsidRPr="00EC76D5">
        <w:rPr>
          <w:highlight w:val="white"/>
        </w:rPr>
        <w:t xml:space="preserve">            }</w:t>
      </w:r>
    </w:p>
    <w:p w14:paraId="77CF3E45" w14:textId="77777777" w:rsidR="002A7C3D" w:rsidRPr="00EC76D5" w:rsidRDefault="002A7C3D" w:rsidP="00835C72">
      <w:pPr>
        <w:pStyle w:val="Code"/>
        <w:rPr>
          <w:highlight w:val="white"/>
        </w:rPr>
      </w:pPr>
      <w:r w:rsidRPr="00EC76D5">
        <w:rPr>
          <w:highlight w:val="white"/>
        </w:rPr>
        <w:t xml:space="preserve">          }</w:t>
      </w:r>
    </w:p>
    <w:p w14:paraId="6494E330" w14:textId="77777777" w:rsidR="002A7C3D" w:rsidRPr="00EC76D5" w:rsidRDefault="002A7C3D" w:rsidP="00835C72">
      <w:pPr>
        <w:pStyle w:val="Code"/>
        <w:rPr>
          <w:highlight w:val="white"/>
        </w:rPr>
      </w:pPr>
      <w:r w:rsidRPr="00EC76D5">
        <w:rPr>
          <w:highlight w:val="white"/>
        </w:rPr>
        <w:t xml:space="preserve">          break;</w:t>
      </w:r>
    </w:p>
    <w:p w14:paraId="3EDC87AC" w14:textId="77777777" w:rsidR="002A7C3D" w:rsidRPr="00EC76D5" w:rsidRDefault="002A7C3D" w:rsidP="00835C72">
      <w:pPr>
        <w:pStyle w:val="Code"/>
        <w:rPr>
          <w:highlight w:val="white"/>
        </w:rPr>
      </w:pPr>
    </w:p>
    <w:p w14:paraId="2D4DA628" w14:textId="77777777" w:rsidR="002A7C3D" w:rsidRPr="00EC76D5" w:rsidRDefault="002A7C3D" w:rsidP="00835C72">
      <w:pPr>
        <w:pStyle w:val="Code"/>
        <w:rPr>
          <w:highlight w:val="white"/>
        </w:rPr>
      </w:pPr>
      <w:r w:rsidRPr="00EC76D5">
        <w:rPr>
          <w:highlight w:val="white"/>
        </w:rPr>
        <w:t xml:space="preserve">        case 's':</w:t>
      </w:r>
    </w:p>
    <w:p w14:paraId="16EC09C0" w14:textId="77777777" w:rsidR="002A7C3D" w:rsidRPr="00EC76D5" w:rsidRDefault="002A7C3D" w:rsidP="00835C72">
      <w:pPr>
        <w:pStyle w:val="Code"/>
        <w:rPr>
          <w:highlight w:val="white"/>
        </w:rPr>
      </w:pPr>
      <w:r w:rsidRPr="00EC76D5">
        <w:rPr>
          <w:highlight w:val="white"/>
        </w:rPr>
        <w:t xml:space="preserve">          if (!star) {</w:t>
      </w:r>
    </w:p>
    <w:p w14:paraId="783ECD95" w14:textId="77777777" w:rsidR="002A7C3D" w:rsidRPr="00EC76D5" w:rsidRDefault="002A7C3D" w:rsidP="00835C72">
      <w:pPr>
        <w:pStyle w:val="Code"/>
        <w:rPr>
          <w:highlight w:val="white"/>
        </w:rPr>
      </w:pPr>
      <w:r w:rsidRPr="00EC76D5">
        <w:rPr>
          <w:highlight w:val="white"/>
        </w:rPr>
        <w:t xml:space="preserve">            charPtr = va_arg(arg_list, char*);</w:t>
      </w:r>
    </w:p>
    <w:p w14:paraId="1C61CE3C" w14:textId="77777777" w:rsidR="002A7C3D" w:rsidRPr="00EC76D5" w:rsidRDefault="002A7C3D" w:rsidP="00835C72">
      <w:pPr>
        <w:pStyle w:val="Code"/>
        <w:rPr>
          <w:highlight w:val="white"/>
        </w:rPr>
      </w:pPr>
      <w:r w:rsidRPr="00EC76D5">
        <w:rPr>
          <w:highlight w:val="white"/>
        </w:rPr>
        <w:t xml:space="preserve">            scanString(charPtr, 0);</w:t>
      </w:r>
    </w:p>
    <w:p w14:paraId="6F318612" w14:textId="77777777" w:rsidR="002A7C3D" w:rsidRPr="00EC76D5" w:rsidRDefault="002A7C3D" w:rsidP="00835C72">
      <w:pPr>
        <w:pStyle w:val="Code"/>
        <w:rPr>
          <w:highlight w:val="white"/>
        </w:rPr>
      </w:pPr>
      <w:r w:rsidRPr="00EC76D5">
        <w:rPr>
          <w:highlight w:val="white"/>
        </w:rPr>
        <w:t xml:space="preserve">          }</w:t>
      </w:r>
    </w:p>
    <w:p w14:paraId="59F15C2B" w14:textId="77777777" w:rsidR="002A7C3D" w:rsidRPr="00EC76D5" w:rsidRDefault="002A7C3D" w:rsidP="00835C72">
      <w:pPr>
        <w:pStyle w:val="Code"/>
        <w:rPr>
          <w:highlight w:val="white"/>
        </w:rPr>
      </w:pPr>
      <w:r w:rsidRPr="00EC76D5">
        <w:rPr>
          <w:highlight w:val="white"/>
        </w:rPr>
        <w:t xml:space="preserve">          else {</w:t>
      </w:r>
    </w:p>
    <w:p w14:paraId="1B69D2BD" w14:textId="77777777" w:rsidR="002A7C3D" w:rsidRPr="00EC76D5" w:rsidRDefault="002A7C3D" w:rsidP="00835C72">
      <w:pPr>
        <w:pStyle w:val="Code"/>
        <w:rPr>
          <w:highlight w:val="white"/>
        </w:rPr>
      </w:pPr>
      <w:r w:rsidRPr="00EC76D5">
        <w:rPr>
          <w:highlight w:val="white"/>
        </w:rPr>
        <w:t xml:space="preserve">            scanString(NULL, 0);</w:t>
      </w:r>
    </w:p>
    <w:p w14:paraId="45C64C77" w14:textId="77777777" w:rsidR="002A7C3D" w:rsidRPr="00EC76D5" w:rsidRDefault="002A7C3D" w:rsidP="00835C72">
      <w:pPr>
        <w:pStyle w:val="Code"/>
        <w:rPr>
          <w:highlight w:val="white"/>
        </w:rPr>
      </w:pPr>
      <w:r w:rsidRPr="00EC76D5">
        <w:rPr>
          <w:highlight w:val="white"/>
        </w:rPr>
        <w:t xml:space="preserve">          }</w:t>
      </w:r>
    </w:p>
    <w:p w14:paraId="637046B9" w14:textId="77777777" w:rsidR="002A7C3D" w:rsidRPr="00EC76D5" w:rsidRDefault="002A7C3D" w:rsidP="00835C72">
      <w:pPr>
        <w:pStyle w:val="Code"/>
        <w:rPr>
          <w:highlight w:val="white"/>
        </w:rPr>
      </w:pPr>
    </w:p>
    <w:p w14:paraId="65560AB6" w14:textId="77777777" w:rsidR="002A7C3D" w:rsidRPr="00EC76D5" w:rsidRDefault="002A7C3D" w:rsidP="00835C72">
      <w:pPr>
        <w:pStyle w:val="Code"/>
        <w:rPr>
          <w:highlight w:val="white"/>
        </w:rPr>
      </w:pPr>
      <w:r w:rsidRPr="00EC76D5">
        <w:rPr>
          <w:highlight w:val="white"/>
        </w:rPr>
        <w:t xml:space="preserve">          percent = FALSE;</w:t>
      </w:r>
    </w:p>
    <w:p w14:paraId="30E5CA59" w14:textId="77777777" w:rsidR="002A7C3D" w:rsidRPr="00EC76D5" w:rsidRDefault="002A7C3D" w:rsidP="00835C72">
      <w:pPr>
        <w:pStyle w:val="Code"/>
        <w:rPr>
          <w:highlight w:val="white"/>
        </w:rPr>
      </w:pPr>
      <w:r w:rsidRPr="00EC76D5">
        <w:rPr>
          <w:highlight w:val="white"/>
        </w:rPr>
        <w:t xml:space="preserve">          break;</w:t>
      </w:r>
    </w:p>
    <w:p w14:paraId="7A909730" w14:textId="77777777" w:rsidR="002A7C3D" w:rsidRPr="00EC76D5" w:rsidRDefault="002A7C3D" w:rsidP="00835C72">
      <w:pPr>
        <w:pStyle w:val="Code"/>
        <w:rPr>
          <w:highlight w:val="white"/>
        </w:rPr>
      </w:pPr>
    </w:p>
    <w:p w14:paraId="18050AFF" w14:textId="77777777" w:rsidR="002A7C3D" w:rsidRPr="00EC76D5" w:rsidRDefault="002A7C3D" w:rsidP="00835C72">
      <w:pPr>
        <w:pStyle w:val="Code"/>
        <w:rPr>
          <w:highlight w:val="white"/>
        </w:rPr>
      </w:pPr>
      <w:r w:rsidRPr="00EC76D5">
        <w:rPr>
          <w:highlight w:val="white"/>
        </w:rPr>
        <w:t xml:space="preserve">        case 'i':</w:t>
      </w:r>
    </w:p>
    <w:p w14:paraId="1483842C" w14:textId="77777777" w:rsidR="002A7C3D" w:rsidRPr="00EC76D5" w:rsidRDefault="002A7C3D" w:rsidP="00835C72">
      <w:pPr>
        <w:pStyle w:val="Code"/>
        <w:rPr>
          <w:highlight w:val="white"/>
        </w:rPr>
      </w:pPr>
      <w:r w:rsidRPr="00EC76D5">
        <w:rPr>
          <w:highlight w:val="white"/>
        </w:rPr>
        <w:t xml:space="preserve">        case 'd':</w:t>
      </w:r>
    </w:p>
    <w:p w14:paraId="147253EB" w14:textId="77777777" w:rsidR="002A7C3D" w:rsidRPr="00EC76D5" w:rsidRDefault="002A7C3D" w:rsidP="00835C72">
      <w:pPr>
        <w:pStyle w:val="Code"/>
        <w:rPr>
          <w:highlight w:val="white"/>
        </w:rPr>
      </w:pPr>
      <w:r w:rsidRPr="00EC76D5">
        <w:rPr>
          <w:highlight w:val="white"/>
        </w:rPr>
        <w:t xml:space="preserve">          longValue = scanLongInt();</w:t>
      </w:r>
    </w:p>
    <w:p w14:paraId="010A203D" w14:textId="77777777" w:rsidR="002A7C3D" w:rsidRPr="00EC76D5" w:rsidRDefault="002A7C3D" w:rsidP="00835C72">
      <w:pPr>
        <w:pStyle w:val="Code"/>
        <w:rPr>
          <w:highlight w:val="white"/>
        </w:rPr>
      </w:pPr>
    </w:p>
    <w:p w14:paraId="7C836AAC" w14:textId="77777777" w:rsidR="002A7C3D" w:rsidRPr="00EC76D5" w:rsidRDefault="002A7C3D" w:rsidP="00835C72">
      <w:pPr>
        <w:pStyle w:val="Code"/>
        <w:rPr>
          <w:highlight w:val="white"/>
        </w:rPr>
      </w:pPr>
      <w:r w:rsidRPr="00EC76D5">
        <w:rPr>
          <w:highlight w:val="white"/>
        </w:rPr>
        <w:t xml:space="preserve">          if (!star) {</w:t>
      </w:r>
    </w:p>
    <w:p w14:paraId="58A03043" w14:textId="77777777" w:rsidR="002A7C3D" w:rsidRPr="00EC76D5" w:rsidRDefault="002A7C3D" w:rsidP="00835C72">
      <w:pPr>
        <w:pStyle w:val="Code"/>
        <w:rPr>
          <w:highlight w:val="white"/>
        </w:rPr>
      </w:pPr>
      <w:r w:rsidRPr="00EC76D5">
        <w:rPr>
          <w:highlight w:val="white"/>
        </w:rPr>
        <w:t xml:space="preserve">            if (shortInt) {</w:t>
      </w:r>
    </w:p>
    <w:p w14:paraId="14684F63" w14:textId="77777777" w:rsidR="002A7C3D" w:rsidRPr="00EC76D5" w:rsidRDefault="002A7C3D" w:rsidP="00835C72">
      <w:pPr>
        <w:pStyle w:val="Code"/>
        <w:rPr>
          <w:highlight w:val="white"/>
        </w:rPr>
      </w:pPr>
      <w:r w:rsidRPr="00EC76D5">
        <w:rPr>
          <w:highlight w:val="white"/>
        </w:rPr>
        <w:t xml:space="preserve">              shortPtr = va_arg(arg_list, short*);</w:t>
      </w:r>
    </w:p>
    <w:p w14:paraId="00BA42AA" w14:textId="77777777" w:rsidR="002A7C3D" w:rsidRPr="00EC76D5" w:rsidRDefault="002A7C3D" w:rsidP="00835C72">
      <w:pPr>
        <w:pStyle w:val="Code"/>
        <w:rPr>
          <w:highlight w:val="white"/>
        </w:rPr>
      </w:pPr>
      <w:r w:rsidRPr="00EC76D5">
        <w:rPr>
          <w:highlight w:val="white"/>
        </w:rPr>
        <w:t xml:space="preserve">              *shortPtr = (short) longValue;</w:t>
      </w:r>
    </w:p>
    <w:p w14:paraId="049C21FE" w14:textId="77777777" w:rsidR="002A7C3D" w:rsidRPr="00EC76D5" w:rsidRDefault="002A7C3D" w:rsidP="00835C72">
      <w:pPr>
        <w:pStyle w:val="Code"/>
        <w:rPr>
          <w:highlight w:val="white"/>
        </w:rPr>
      </w:pPr>
      <w:r w:rsidRPr="00EC76D5">
        <w:rPr>
          <w:highlight w:val="white"/>
        </w:rPr>
        <w:t xml:space="preserve">            }</w:t>
      </w:r>
    </w:p>
    <w:p w14:paraId="74D0C385" w14:textId="77777777" w:rsidR="002A7C3D" w:rsidRPr="00EC76D5" w:rsidRDefault="002A7C3D" w:rsidP="00835C72">
      <w:pPr>
        <w:pStyle w:val="Code"/>
        <w:rPr>
          <w:highlight w:val="white"/>
        </w:rPr>
      </w:pPr>
      <w:r w:rsidRPr="00EC76D5">
        <w:rPr>
          <w:highlight w:val="white"/>
        </w:rPr>
        <w:t xml:space="preserve">            else if (!longIntOrDouble) {</w:t>
      </w:r>
    </w:p>
    <w:p w14:paraId="07E9BE23" w14:textId="77777777" w:rsidR="002A7C3D" w:rsidRPr="00EC76D5" w:rsidRDefault="002A7C3D" w:rsidP="00835C72">
      <w:pPr>
        <w:pStyle w:val="Code"/>
        <w:rPr>
          <w:highlight w:val="white"/>
        </w:rPr>
      </w:pPr>
      <w:r w:rsidRPr="00EC76D5">
        <w:rPr>
          <w:highlight w:val="white"/>
        </w:rPr>
        <w:t xml:space="preserve">              intPtr = va_arg(arg_list, int*);</w:t>
      </w:r>
    </w:p>
    <w:p w14:paraId="2D2FFFD6" w14:textId="77777777" w:rsidR="002A7C3D" w:rsidRPr="00EC76D5" w:rsidRDefault="002A7C3D" w:rsidP="00835C72">
      <w:pPr>
        <w:pStyle w:val="Code"/>
        <w:rPr>
          <w:highlight w:val="white"/>
        </w:rPr>
      </w:pPr>
      <w:r w:rsidRPr="00EC76D5">
        <w:rPr>
          <w:highlight w:val="white"/>
        </w:rPr>
        <w:t xml:space="preserve">              *intPtr = (int) longValue;</w:t>
      </w:r>
    </w:p>
    <w:p w14:paraId="25767449" w14:textId="77777777" w:rsidR="002A7C3D" w:rsidRPr="00EC76D5" w:rsidRDefault="002A7C3D" w:rsidP="00835C72">
      <w:pPr>
        <w:pStyle w:val="Code"/>
        <w:rPr>
          <w:highlight w:val="white"/>
        </w:rPr>
      </w:pPr>
      <w:r w:rsidRPr="00EC76D5">
        <w:rPr>
          <w:highlight w:val="white"/>
        </w:rPr>
        <w:t xml:space="preserve">            }</w:t>
      </w:r>
    </w:p>
    <w:p w14:paraId="4C57C932" w14:textId="77777777" w:rsidR="002A7C3D" w:rsidRPr="00EC76D5" w:rsidRDefault="002A7C3D" w:rsidP="00835C72">
      <w:pPr>
        <w:pStyle w:val="Code"/>
        <w:rPr>
          <w:highlight w:val="white"/>
        </w:rPr>
      </w:pPr>
      <w:r w:rsidRPr="00EC76D5">
        <w:rPr>
          <w:highlight w:val="white"/>
        </w:rPr>
        <w:t xml:space="preserve">            else {</w:t>
      </w:r>
    </w:p>
    <w:p w14:paraId="5ECE513D" w14:textId="77777777" w:rsidR="002A7C3D" w:rsidRPr="00EC76D5" w:rsidRDefault="002A7C3D" w:rsidP="00835C72">
      <w:pPr>
        <w:pStyle w:val="Code"/>
        <w:rPr>
          <w:highlight w:val="white"/>
        </w:rPr>
      </w:pPr>
      <w:r w:rsidRPr="00EC76D5">
        <w:rPr>
          <w:highlight w:val="white"/>
        </w:rPr>
        <w:t xml:space="preserve">              longPtr = va_arg(arg_list, long*);</w:t>
      </w:r>
    </w:p>
    <w:p w14:paraId="2C0F7557" w14:textId="77777777" w:rsidR="002A7C3D" w:rsidRPr="00EC76D5" w:rsidRDefault="002A7C3D" w:rsidP="00835C72">
      <w:pPr>
        <w:pStyle w:val="Code"/>
        <w:rPr>
          <w:highlight w:val="white"/>
        </w:rPr>
      </w:pPr>
      <w:r w:rsidRPr="00EC76D5">
        <w:rPr>
          <w:highlight w:val="white"/>
        </w:rPr>
        <w:t xml:space="preserve">              *longPtr = longValue;</w:t>
      </w:r>
    </w:p>
    <w:p w14:paraId="68155ED3" w14:textId="77777777" w:rsidR="002A7C3D" w:rsidRPr="00EC76D5" w:rsidRDefault="002A7C3D" w:rsidP="00835C72">
      <w:pPr>
        <w:pStyle w:val="Code"/>
        <w:rPr>
          <w:highlight w:val="white"/>
        </w:rPr>
      </w:pPr>
      <w:r w:rsidRPr="00EC76D5">
        <w:rPr>
          <w:highlight w:val="white"/>
        </w:rPr>
        <w:t xml:space="preserve">            }</w:t>
      </w:r>
    </w:p>
    <w:p w14:paraId="16E3A4CA" w14:textId="77777777" w:rsidR="002A7C3D" w:rsidRPr="00EC76D5" w:rsidRDefault="002A7C3D" w:rsidP="00835C72">
      <w:pPr>
        <w:pStyle w:val="Code"/>
        <w:rPr>
          <w:highlight w:val="white"/>
        </w:rPr>
      </w:pPr>
      <w:r w:rsidRPr="00EC76D5">
        <w:rPr>
          <w:highlight w:val="white"/>
        </w:rPr>
        <w:t xml:space="preserve">          }</w:t>
      </w:r>
    </w:p>
    <w:p w14:paraId="36358E95" w14:textId="77777777" w:rsidR="002A7C3D" w:rsidRPr="00EC76D5" w:rsidRDefault="002A7C3D" w:rsidP="00835C72">
      <w:pPr>
        <w:pStyle w:val="Code"/>
        <w:rPr>
          <w:highlight w:val="white"/>
        </w:rPr>
      </w:pPr>
    </w:p>
    <w:p w14:paraId="3FABC29F" w14:textId="77777777" w:rsidR="002A7C3D" w:rsidRPr="00EC76D5" w:rsidRDefault="002A7C3D" w:rsidP="00835C72">
      <w:pPr>
        <w:pStyle w:val="Code"/>
        <w:rPr>
          <w:highlight w:val="white"/>
        </w:rPr>
      </w:pPr>
      <w:r w:rsidRPr="00EC76D5">
        <w:rPr>
          <w:highlight w:val="white"/>
        </w:rPr>
        <w:t xml:space="preserve">          percent = FALSE;</w:t>
      </w:r>
    </w:p>
    <w:p w14:paraId="3B561518" w14:textId="77777777" w:rsidR="002A7C3D" w:rsidRPr="00EC76D5" w:rsidRDefault="002A7C3D" w:rsidP="00835C72">
      <w:pPr>
        <w:pStyle w:val="Code"/>
        <w:rPr>
          <w:highlight w:val="white"/>
        </w:rPr>
      </w:pPr>
      <w:r w:rsidRPr="00EC76D5">
        <w:rPr>
          <w:highlight w:val="white"/>
        </w:rPr>
        <w:t xml:space="preserve">          break;</w:t>
      </w:r>
    </w:p>
    <w:p w14:paraId="7074108F" w14:textId="77777777" w:rsidR="002A7C3D" w:rsidRPr="00EC76D5" w:rsidRDefault="002A7C3D" w:rsidP="00835C72">
      <w:pPr>
        <w:pStyle w:val="Code"/>
        <w:rPr>
          <w:highlight w:val="white"/>
        </w:rPr>
      </w:pPr>
    </w:p>
    <w:p w14:paraId="2FAC2BCC" w14:textId="77777777" w:rsidR="002A7C3D" w:rsidRPr="00EC76D5" w:rsidRDefault="002A7C3D" w:rsidP="00835C72">
      <w:pPr>
        <w:pStyle w:val="Code"/>
        <w:rPr>
          <w:highlight w:val="white"/>
        </w:rPr>
      </w:pPr>
      <w:r w:rsidRPr="00EC76D5">
        <w:rPr>
          <w:highlight w:val="white"/>
        </w:rPr>
        <w:t xml:space="preserve">        case 'o':</w:t>
      </w:r>
    </w:p>
    <w:p w14:paraId="7B18EFAC" w14:textId="77777777" w:rsidR="002A7C3D" w:rsidRPr="00EC76D5" w:rsidRDefault="002A7C3D" w:rsidP="00835C72">
      <w:pPr>
        <w:pStyle w:val="Code"/>
        <w:rPr>
          <w:highlight w:val="white"/>
        </w:rPr>
      </w:pPr>
      <w:r w:rsidRPr="00EC76D5">
        <w:rPr>
          <w:highlight w:val="white"/>
        </w:rPr>
        <w:t xml:space="preserve">          unsignedLongValue = scanUnsignedLongInt(8ul);</w:t>
      </w:r>
    </w:p>
    <w:p w14:paraId="06AF8D07" w14:textId="77777777" w:rsidR="002A7C3D" w:rsidRPr="00EC76D5" w:rsidRDefault="002A7C3D" w:rsidP="00835C72">
      <w:pPr>
        <w:pStyle w:val="Code"/>
        <w:rPr>
          <w:highlight w:val="white"/>
        </w:rPr>
      </w:pPr>
    </w:p>
    <w:p w14:paraId="17C1FC9E" w14:textId="77777777" w:rsidR="002A7C3D" w:rsidRPr="00EC76D5" w:rsidRDefault="002A7C3D" w:rsidP="00835C72">
      <w:pPr>
        <w:pStyle w:val="Code"/>
        <w:rPr>
          <w:highlight w:val="white"/>
        </w:rPr>
      </w:pPr>
      <w:r w:rsidRPr="00EC76D5">
        <w:rPr>
          <w:highlight w:val="white"/>
        </w:rPr>
        <w:t xml:space="preserve">          if (!star) {</w:t>
      </w:r>
    </w:p>
    <w:p w14:paraId="08050049" w14:textId="77777777" w:rsidR="002A7C3D" w:rsidRPr="00EC76D5" w:rsidRDefault="002A7C3D" w:rsidP="00835C72">
      <w:pPr>
        <w:pStyle w:val="Code"/>
        <w:rPr>
          <w:highlight w:val="white"/>
        </w:rPr>
      </w:pPr>
      <w:r w:rsidRPr="00EC76D5">
        <w:rPr>
          <w:highlight w:val="white"/>
        </w:rPr>
        <w:t xml:space="preserve">            if (shortInt) {</w:t>
      </w:r>
    </w:p>
    <w:p w14:paraId="42E89D8D"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70F10A6E" w14:textId="77777777" w:rsidR="002A7C3D" w:rsidRPr="00EC76D5" w:rsidRDefault="002A7C3D" w:rsidP="00835C72">
      <w:pPr>
        <w:pStyle w:val="Code"/>
        <w:rPr>
          <w:highlight w:val="white"/>
        </w:rPr>
      </w:pPr>
      <w:r w:rsidRPr="00EC76D5">
        <w:rPr>
          <w:highlight w:val="white"/>
        </w:rPr>
        <w:t xml:space="preserve">              *unsignedShortPtr = (short) unsignedLongValue;</w:t>
      </w:r>
    </w:p>
    <w:p w14:paraId="6A2A007D" w14:textId="77777777" w:rsidR="002A7C3D" w:rsidRPr="00EC76D5" w:rsidRDefault="002A7C3D" w:rsidP="00835C72">
      <w:pPr>
        <w:pStyle w:val="Code"/>
        <w:rPr>
          <w:highlight w:val="white"/>
        </w:rPr>
      </w:pPr>
      <w:r w:rsidRPr="00EC76D5">
        <w:rPr>
          <w:highlight w:val="white"/>
        </w:rPr>
        <w:t xml:space="preserve">            }</w:t>
      </w:r>
    </w:p>
    <w:p w14:paraId="6861B637" w14:textId="77777777" w:rsidR="002A7C3D" w:rsidRPr="00EC76D5" w:rsidRDefault="002A7C3D" w:rsidP="00835C72">
      <w:pPr>
        <w:pStyle w:val="Code"/>
        <w:rPr>
          <w:highlight w:val="white"/>
        </w:rPr>
      </w:pPr>
      <w:r w:rsidRPr="00EC76D5">
        <w:rPr>
          <w:highlight w:val="white"/>
        </w:rPr>
        <w:t xml:space="preserve">            else if (!longIntOrDouble) {</w:t>
      </w:r>
    </w:p>
    <w:p w14:paraId="07985106"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7968FC03" w14:textId="77777777" w:rsidR="002A7C3D" w:rsidRPr="00EC76D5" w:rsidRDefault="002A7C3D" w:rsidP="00835C72">
      <w:pPr>
        <w:pStyle w:val="Code"/>
        <w:rPr>
          <w:highlight w:val="white"/>
        </w:rPr>
      </w:pPr>
      <w:r w:rsidRPr="00EC76D5">
        <w:rPr>
          <w:highlight w:val="white"/>
        </w:rPr>
        <w:t xml:space="preserve">              *unsignedIntPtr = (int) unsignedLongValue;</w:t>
      </w:r>
    </w:p>
    <w:p w14:paraId="4B98FF11" w14:textId="77777777" w:rsidR="002A7C3D" w:rsidRPr="00EC76D5" w:rsidRDefault="002A7C3D" w:rsidP="00835C72">
      <w:pPr>
        <w:pStyle w:val="Code"/>
        <w:rPr>
          <w:highlight w:val="white"/>
        </w:rPr>
      </w:pPr>
      <w:r w:rsidRPr="00EC76D5">
        <w:rPr>
          <w:highlight w:val="white"/>
        </w:rPr>
        <w:t xml:space="preserve">            }</w:t>
      </w:r>
    </w:p>
    <w:p w14:paraId="477E124E" w14:textId="77777777" w:rsidR="002A7C3D" w:rsidRPr="00EC76D5" w:rsidRDefault="002A7C3D" w:rsidP="00835C72">
      <w:pPr>
        <w:pStyle w:val="Code"/>
        <w:rPr>
          <w:highlight w:val="white"/>
        </w:rPr>
      </w:pPr>
      <w:r w:rsidRPr="00EC76D5">
        <w:rPr>
          <w:highlight w:val="white"/>
        </w:rPr>
        <w:t xml:space="preserve">            else {</w:t>
      </w:r>
    </w:p>
    <w:p w14:paraId="4A912017" w14:textId="77777777" w:rsidR="002A7C3D" w:rsidRPr="00EC76D5" w:rsidRDefault="002A7C3D" w:rsidP="00835C72">
      <w:pPr>
        <w:pStyle w:val="Code"/>
        <w:rPr>
          <w:highlight w:val="white"/>
        </w:rPr>
      </w:pPr>
      <w:r w:rsidRPr="00EC76D5">
        <w:rPr>
          <w:highlight w:val="white"/>
        </w:rPr>
        <w:lastRenderedPageBreak/>
        <w:t xml:space="preserve">              unsignedLongPtr = va_arg(arg_list, unsigned long*);</w:t>
      </w:r>
    </w:p>
    <w:p w14:paraId="3C88DF75" w14:textId="77777777" w:rsidR="002A7C3D" w:rsidRPr="00EC76D5" w:rsidRDefault="002A7C3D" w:rsidP="00835C72">
      <w:pPr>
        <w:pStyle w:val="Code"/>
        <w:rPr>
          <w:highlight w:val="white"/>
        </w:rPr>
      </w:pPr>
      <w:r w:rsidRPr="00EC76D5">
        <w:rPr>
          <w:highlight w:val="white"/>
        </w:rPr>
        <w:t xml:space="preserve">              *unsignedLongPtr = unsignedLongValue;</w:t>
      </w:r>
    </w:p>
    <w:p w14:paraId="69F161D2" w14:textId="77777777" w:rsidR="002A7C3D" w:rsidRPr="00EC76D5" w:rsidRDefault="002A7C3D" w:rsidP="00835C72">
      <w:pPr>
        <w:pStyle w:val="Code"/>
        <w:rPr>
          <w:highlight w:val="white"/>
        </w:rPr>
      </w:pPr>
      <w:r w:rsidRPr="00EC76D5">
        <w:rPr>
          <w:highlight w:val="white"/>
        </w:rPr>
        <w:t xml:space="preserve">            }</w:t>
      </w:r>
    </w:p>
    <w:p w14:paraId="6C4298B7" w14:textId="77777777" w:rsidR="002A7C3D" w:rsidRPr="00EC76D5" w:rsidRDefault="002A7C3D" w:rsidP="00835C72">
      <w:pPr>
        <w:pStyle w:val="Code"/>
        <w:rPr>
          <w:highlight w:val="white"/>
        </w:rPr>
      </w:pPr>
      <w:r w:rsidRPr="00EC76D5">
        <w:rPr>
          <w:highlight w:val="white"/>
        </w:rPr>
        <w:t xml:space="preserve">          }</w:t>
      </w:r>
    </w:p>
    <w:p w14:paraId="51E9A61B" w14:textId="77777777" w:rsidR="002A7C3D" w:rsidRPr="00EC76D5" w:rsidRDefault="002A7C3D" w:rsidP="00835C72">
      <w:pPr>
        <w:pStyle w:val="Code"/>
        <w:rPr>
          <w:highlight w:val="white"/>
        </w:rPr>
      </w:pPr>
    </w:p>
    <w:p w14:paraId="0B963CF1" w14:textId="77777777" w:rsidR="002A7C3D" w:rsidRPr="00EC76D5" w:rsidRDefault="002A7C3D" w:rsidP="00835C72">
      <w:pPr>
        <w:pStyle w:val="Code"/>
        <w:rPr>
          <w:highlight w:val="white"/>
        </w:rPr>
      </w:pPr>
      <w:r w:rsidRPr="00EC76D5">
        <w:rPr>
          <w:highlight w:val="white"/>
        </w:rPr>
        <w:t xml:space="preserve">          percent = FALSE;</w:t>
      </w:r>
    </w:p>
    <w:p w14:paraId="1DACA8F1" w14:textId="77777777" w:rsidR="002A7C3D" w:rsidRPr="00EC76D5" w:rsidRDefault="002A7C3D" w:rsidP="00835C72">
      <w:pPr>
        <w:pStyle w:val="Code"/>
        <w:rPr>
          <w:highlight w:val="white"/>
        </w:rPr>
      </w:pPr>
      <w:r w:rsidRPr="00EC76D5">
        <w:rPr>
          <w:highlight w:val="white"/>
        </w:rPr>
        <w:t xml:space="preserve">          break;</w:t>
      </w:r>
    </w:p>
    <w:p w14:paraId="03D9F2A8" w14:textId="77777777" w:rsidR="002A7C3D" w:rsidRPr="00EC76D5" w:rsidRDefault="002A7C3D" w:rsidP="00835C72">
      <w:pPr>
        <w:pStyle w:val="Code"/>
        <w:rPr>
          <w:highlight w:val="white"/>
        </w:rPr>
      </w:pPr>
    </w:p>
    <w:p w14:paraId="5B3EC6FC" w14:textId="77777777" w:rsidR="002A7C3D" w:rsidRPr="00EC76D5" w:rsidRDefault="002A7C3D" w:rsidP="00835C72">
      <w:pPr>
        <w:pStyle w:val="Code"/>
        <w:rPr>
          <w:highlight w:val="white"/>
        </w:rPr>
      </w:pPr>
      <w:r w:rsidRPr="00EC76D5">
        <w:rPr>
          <w:highlight w:val="white"/>
        </w:rPr>
        <w:t xml:space="preserve">        case 'x':</w:t>
      </w:r>
    </w:p>
    <w:p w14:paraId="126494FB" w14:textId="77777777" w:rsidR="002A7C3D" w:rsidRPr="00EC76D5" w:rsidRDefault="002A7C3D" w:rsidP="00835C72">
      <w:pPr>
        <w:pStyle w:val="Code"/>
        <w:rPr>
          <w:highlight w:val="white"/>
        </w:rPr>
      </w:pPr>
      <w:r w:rsidRPr="00EC76D5">
        <w:rPr>
          <w:highlight w:val="white"/>
        </w:rPr>
        <w:t xml:space="preserve">          unsignedLongValue = scanUnsignedLongInt(16ul);</w:t>
      </w:r>
    </w:p>
    <w:p w14:paraId="37B41615" w14:textId="77777777" w:rsidR="002A7C3D" w:rsidRPr="00EC76D5" w:rsidRDefault="002A7C3D" w:rsidP="00835C72">
      <w:pPr>
        <w:pStyle w:val="Code"/>
        <w:rPr>
          <w:highlight w:val="white"/>
        </w:rPr>
      </w:pPr>
    </w:p>
    <w:p w14:paraId="12C0069D" w14:textId="77777777" w:rsidR="002A7C3D" w:rsidRPr="00EC76D5" w:rsidRDefault="002A7C3D" w:rsidP="00835C72">
      <w:pPr>
        <w:pStyle w:val="Code"/>
        <w:rPr>
          <w:highlight w:val="white"/>
        </w:rPr>
      </w:pPr>
      <w:r w:rsidRPr="00EC76D5">
        <w:rPr>
          <w:highlight w:val="white"/>
        </w:rPr>
        <w:t xml:space="preserve">          if (!star) {</w:t>
      </w:r>
    </w:p>
    <w:p w14:paraId="6BCA667C" w14:textId="77777777" w:rsidR="002A7C3D" w:rsidRPr="00EC76D5" w:rsidRDefault="002A7C3D" w:rsidP="00835C72">
      <w:pPr>
        <w:pStyle w:val="Code"/>
        <w:rPr>
          <w:highlight w:val="white"/>
        </w:rPr>
      </w:pPr>
      <w:r w:rsidRPr="00EC76D5">
        <w:rPr>
          <w:highlight w:val="white"/>
        </w:rPr>
        <w:t xml:space="preserve">            if (shortInt) {</w:t>
      </w:r>
    </w:p>
    <w:p w14:paraId="4ECA9EC1"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4E3927C1"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1B7088F" w14:textId="77777777" w:rsidR="002A7C3D" w:rsidRPr="00EC76D5" w:rsidRDefault="002A7C3D" w:rsidP="00835C72">
      <w:pPr>
        <w:pStyle w:val="Code"/>
        <w:rPr>
          <w:highlight w:val="white"/>
        </w:rPr>
      </w:pPr>
      <w:r w:rsidRPr="00EC76D5">
        <w:rPr>
          <w:highlight w:val="white"/>
        </w:rPr>
        <w:t xml:space="preserve">            }</w:t>
      </w:r>
    </w:p>
    <w:p w14:paraId="65D00993" w14:textId="77777777" w:rsidR="002A7C3D" w:rsidRPr="00EC76D5" w:rsidRDefault="002A7C3D" w:rsidP="00835C72">
      <w:pPr>
        <w:pStyle w:val="Code"/>
        <w:rPr>
          <w:highlight w:val="white"/>
        </w:rPr>
      </w:pPr>
      <w:r w:rsidRPr="00EC76D5">
        <w:rPr>
          <w:highlight w:val="white"/>
        </w:rPr>
        <w:t xml:space="preserve">            else if (!longIntOrDouble) {</w:t>
      </w:r>
    </w:p>
    <w:p w14:paraId="790C2C03"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6301573D" w14:textId="77777777" w:rsidR="002A7C3D" w:rsidRPr="00EC76D5" w:rsidRDefault="002A7C3D" w:rsidP="00835C72">
      <w:pPr>
        <w:pStyle w:val="Code"/>
        <w:rPr>
          <w:highlight w:val="white"/>
        </w:rPr>
      </w:pPr>
      <w:r w:rsidRPr="00EC76D5">
        <w:rPr>
          <w:highlight w:val="white"/>
        </w:rPr>
        <w:t xml:space="preserve">              *unsignedIntPtr = (int) unsignedLongValue;</w:t>
      </w:r>
    </w:p>
    <w:p w14:paraId="457CAB95" w14:textId="77777777" w:rsidR="002A7C3D" w:rsidRPr="00EC76D5" w:rsidRDefault="002A7C3D" w:rsidP="00835C72">
      <w:pPr>
        <w:pStyle w:val="Code"/>
        <w:rPr>
          <w:highlight w:val="white"/>
        </w:rPr>
      </w:pPr>
      <w:r w:rsidRPr="00EC76D5">
        <w:rPr>
          <w:highlight w:val="white"/>
        </w:rPr>
        <w:t xml:space="preserve">            }</w:t>
      </w:r>
    </w:p>
    <w:p w14:paraId="5ACF4699" w14:textId="77777777" w:rsidR="002A7C3D" w:rsidRPr="00EC76D5" w:rsidRDefault="002A7C3D" w:rsidP="00835C72">
      <w:pPr>
        <w:pStyle w:val="Code"/>
        <w:rPr>
          <w:highlight w:val="white"/>
        </w:rPr>
      </w:pPr>
      <w:r w:rsidRPr="00EC76D5">
        <w:rPr>
          <w:highlight w:val="white"/>
        </w:rPr>
        <w:t xml:space="preserve">            else {</w:t>
      </w:r>
    </w:p>
    <w:p w14:paraId="5CD442C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5611EAE3" w14:textId="77777777" w:rsidR="002A7C3D" w:rsidRPr="00EC76D5" w:rsidRDefault="002A7C3D" w:rsidP="00835C72">
      <w:pPr>
        <w:pStyle w:val="Code"/>
        <w:rPr>
          <w:highlight w:val="white"/>
        </w:rPr>
      </w:pPr>
      <w:r w:rsidRPr="00EC76D5">
        <w:rPr>
          <w:highlight w:val="white"/>
        </w:rPr>
        <w:t xml:space="preserve">              *unsignedLongPtr = unsignedLongValue;</w:t>
      </w:r>
    </w:p>
    <w:p w14:paraId="086CDB36" w14:textId="77777777" w:rsidR="002A7C3D" w:rsidRPr="00EC76D5" w:rsidRDefault="002A7C3D" w:rsidP="00835C72">
      <w:pPr>
        <w:pStyle w:val="Code"/>
        <w:rPr>
          <w:highlight w:val="white"/>
        </w:rPr>
      </w:pPr>
      <w:r w:rsidRPr="00EC76D5">
        <w:rPr>
          <w:highlight w:val="white"/>
        </w:rPr>
        <w:t xml:space="preserve">            }</w:t>
      </w:r>
    </w:p>
    <w:p w14:paraId="53226ACD" w14:textId="77777777" w:rsidR="002A7C3D" w:rsidRPr="00EC76D5" w:rsidRDefault="002A7C3D" w:rsidP="00835C72">
      <w:pPr>
        <w:pStyle w:val="Code"/>
        <w:rPr>
          <w:highlight w:val="white"/>
        </w:rPr>
      </w:pPr>
      <w:r w:rsidRPr="00EC76D5">
        <w:rPr>
          <w:highlight w:val="white"/>
        </w:rPr>
        <w:t xml:space="preserve">          }</w:t>
      </w:r>
    </w:p>
    <w:p w14:paraId="6A681F8C" w14:textId="77777777" w:rsidR="002A7C3D" w:rsidRPr="00EC76D5" w:rsidRDefault="002A7C3D" w:rsidP="00835C72">
      <w:pPr>
        <w:pStyle w:val="Code"/>
        <w:rPr>
          <w:highlight w:val="white"/>
        </w:rPr>
      </w:pPr>
    </w:p>
    <w:p w14:paraId="378F3F56" w14:textId="77777777" w:rsidR="002A7C3D" w:rsidRPr="00EC76D5" w:rsidRDefault="002A7C3D" w:rsidP="00835C72">
      <w:pPr>
        <w:pStyle w:val="Code"/>
        <w:rPr>
          <w:highlight w:val="white"/>
        </w:rPr>
      </w:pPr>
      <w:r w:rsidRPr="00EC76D5">
        <w:rPr>
          <w:highlight w:val="white"/>
        </w:rPr>
        <w:t xml:space="preserve">          percent = FALSE;</w:t>
      </w:r>
    </w:p>
    <w:p w14:paraId="0D7D9B4A" w14:textId="77777777" w:rsidR="002A7C3D" w:rsidRPr="00EC76D5" w:rsidRDefault="002A7C3D" w:rsidP="00835C72">
      <w:pPr>
        <w:pStyle w:val="Code"/>
        <w:rPr>
          <w:highlight w:val="white"/>
        </w:rPr>
      </w:pPr>
      <w:r w:rsidRPr="00EC76D5">
        <w:rPr>
          <w:highlight w:val="white"/>
        </w:rPr>
        <w:t xml:space="preserve">          break;</w:t>
      </w:r>
    </w:p>
    <w:p w14:paraId="26BB1F94" w14:textId="77777777" w:rsidR="002A7C3D" w:rsidRPr="00EC76D5" w:rsidRDefault="002A7C3D" w:rsidP="00835C72">
      <w:pPr>
        <w:pStyle w:val="Code"/>
        <w:rPr>
          <w:highlight w:val="white"/>
        </w:rPr>
      </w:pPr>
    </w:p>
    <w:p w14:paraId="73B7455B" w14:textId="77777777" w:rsidR="002A7C3D" w:rsidRPr="00EC76D5" w:rsidRDefault="002A7C3D" w:rsidP="00835C72">
      <w:pPr>
        <w:pStyle w:val="Code"/>
        <w:rPr>
          <w:highlight w:val="white"/>
        </w:rPr>
      </w:pPr>
      <w:r w:rsidRPr="00EC76D5">
        <w:rPr>
          <w:highlight w:val="white"/>
        </w:rPr>
        <w:t xml:space="preserve">        case 'u':</w:t>
      </w:r>
    </w:p>
    <w:p w14:paraId="58ECB708" w14:textId="77777777" w:rsidR="002A7C3D" w:rsidRPr="00EC76D5" w:rsidRDefault="002A7C3D" w:rsidP="00835C72">
      <w:pPr>
        <w:pStyle w:val="Code"/>
        <w:rPr>
          <w:highlight w:val="white"/>
        </w:rPr>
      </w:pPr>
      <w:r w:rsidRPr="00EC76D5">
        <w:rPr>
          <w:highlight w:val="white"/>
        </w:rPr>
        <w:t xml:space="preserve">          unsignedLongValue = scanUnsignedLongInt(0ul);</w:t>
      </w:r>
    </w:p>
    <w:p w14:paraId="0C369B3B" w14:textId="77777777" w:rsidR="002A7C3D" w:rsidRPr="00EC76D5" w:rsidRDefault="002A7C3D" w:rsidP="00835C72">
      <w:pPr>
        <w:pStyle w:val="Code"/>
        <w:rPr>
          <w:highlight w:val="white"/>
        </w:rPr>
      </w:pPr>
    </w:p>
    <w:p w14:paraId="25EDDA70" w14:textId="77777777" w:rsidR="002A7C3D" w:rsidRPr="00EC76D5" w:rsidRDefault="002A7C3D" w:rsidP="00835C72">
      <w:pPr>
        <w:pStyle w:val="Code"/>
        <w:rPr>
          <w:highlight w:val="white"/>
        </w:rPr>
      </w:pPr>
      <w:r w:rsidRPr="00EC76D5">
        <w:rPr>
          <w:highlight w:val="white"/>
        </w:rPr>
        <w:t xml:space="preserve">          if (!star) {</w:t>
      </w:r>
    </w:p>
    <w:p w14:paraId="30E1B06A" w14:textId="77777777" w:rsidR="002A7C3D" w:rsidRPr="00EC76D5" w:rsidRDefault="002A7C3D" w:rsidP="00835C72">
      <w:pPr>
        <w:pStyle w:val="Code"/>
        <w:rPr>
          <w:highlight w:val="white"/>
        </w:rPr>
      </w:pPr>
      <w:r w:rsidRPr="00EC76D5">
        <w:rPr>
          <w:highlight w:val="white"/>
        </w:rPr>
        <w:t xml:space="preserve">            if (shortInt) {</w:t>
      </w:r>
    </w:p>
    <w:p w14:paraId="5D398F0C"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0431B693"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235D882" w14:textId="77777777" w:rsidR="002A7C3D" w:rsidRPr="00EC76D5" w:rsidRDefault="002A7C3D" w:rsidP="00835C72">
      <w:pPr>
        <w:pStyle w:val="Code"/>
        <w:rPr>
          <w:highlight w:val="white"/>
        </w:rPr>
      </w:pPr>
      <w:r w:rsidRPr="00EC76D5">
        <w:rPr>
          <w:highlight w:val="white"/>
        </w:rPr>
        <w:t xml:space="preserve">            }</w:t>
      </w:r>
    </w:p>
    <w:p w14:paraId="66BFA20E" w14:textId="77777777" w:rsidR="002A7C3D" w:rsidRPr="00EC76D5" w:rsidRDefault="002A7C3D" w:rsidP="00835C72">
      <w:pPr>
        <w:pStyle w:val="Code"/>
        <w:rPr>
          <w:highlight w:val="white"/>
        </w:rPr>
      </w:pPr>
      <w:r w:rsidRPr="00EC76D5">
        <w:rPr>
          <w:highlight w:val="white"/>
        </w:rPr>
        <w:t xml:space="preserve">            else if (!longIntOrDouble) {</w:t>
      </w:r>
    </w:p>
    <w:p w14:paraId="60B8E115"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2F9FC5FC" w14:textId="77777777" w:rsidR="002A7C3D" w:rsidRPr="00EC76D5" w:rsidRDefault="002A7C3D" w:rsidP="00835C72">
      <w:pPr>
        <w:pStyle w:val="Code"/>
        <w:rPr>
          <w:highlight w:val="white"/>
        </w:rPr>
      </w:pPr>
      <w:r w:rsidRPr="00EC76D5">
        <w:rPr>
          <w:highlight w:val="white"/>
        </w:rPr>
        <w:t xml:space="preserve">              *unsignedIntPtr = (int) unsignedLongValue;</w:t>
      </w:r>
    </w:p>
    <w:p w14:paraId="1F7B28D8" w14:textId="77777777" w:rsidR="002A7C3D" w:rsidRPr="00EC76D5" w:rsidRDefault="002A7C3D" w:rsidP="00835C72">
      <w:pPr>
        <w:pStyle w:val="Code"/>
        <w:rPr>
          <w:highlight w:val="white"/>
        </w:rPr>
      </w:pPr>
      <w:r w:rsidRPr="00EC76D5">
        <w:rPr>
          <w:highlight w:val="white"/>
        </w:rPr>
        <w:t xml:space="preserve">            }</w:t>
      </w:r>
    </w:p>
    <w:p w14:paraId="52DAA735" w14:textId="77777777" w:rsidR="002A7C3D" w:rsidRPr="00EC76D5" w:rsidRDefault="002A7C3D" w:rsidP="00835C72">
      <w:pPr>
        <w:pStyle w:val="Code"/>
        <w:rPr>
          <w:highlight w:val="white"/>
        </w:rPr>
      </w:pPr>
      <w:r w:rsidRPr="00EC76D5">
        <w:rPr>
          <w:highlight w:val="white"/>
        </w:rPr>
        <w:t xml:space="preserve">            else {</w:t>
      </w:r>
    </w:p>
    <w:p w14:paraId="294D73B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1B5C4C88" w14:textId="77777777" w:rsidR="002A7C3D" w:rsidRPr="00EC76D5" w:rsidRDefault="002A7C3D" w:rsidP="00835C72">
      <w:pPr>
        <w:pStyle w:val="Code"/>
        <w:rPr>
          <w:highlight w:val="white"/>
        </w:rPr>
      </w:pPr>
      <w:r w:rsidRPr="00EC76D5">
        <w:rPr>
          <w:highlight w:val="white"/>
        </w:rPr>
        <w:t xml:space="preserve">              *unsignedLongPtr = unsignedLongValue;</w:t>
      </w:r>
    </w:p>
    <w:p w14:paraId="3EF0C137" w14:textId="77777777" w:rsidR="002A7C3D" w:rsidRPr="00EC76D5" w:rsidRDefault="002A7C3D" w:rsidP="00835C72">
      <w:pPr>
        <w:pStyle w:val="Code"/>
        <w:rPr>
          <w:highlight w:val="white"/>
        </w:rPr>
      </w:pPr>
      <w:r w:rsidRPr="00EC76D5">
        <w:rPr>
          <w:highlight w:val="white"/>
        </w:rPr>
        <w:t xml:space="preserve">            }</w:t>
      </w:r>
    </w:p>
    <w:p w14:paraId="35314395" w14:textId="77777777" w:rsidR="002A7C3D" w:rsidRPr="00EC76D5" w:rsidRDefault="002A7C3D" w:rsidP="00835C72">
      <w:pPr>
        <w:pStyle w:val="Code"/>
        <w:rPr>
          <w:highlight w:val="white"/>
        </w:rPr>
      </w:pPr>
      <w:r w:rsidRPr="00EC76D5">
        <w:rPr>
          <w:highlight w:val="white"/>
        </w:rPr>
        <w:t xml:space="preserve">          }</w:t>
      </w:r>
    </w:p>
    <w:p w14:paraId="3DFA747C" w14:textId="77777777" w:rsidR="002A7C3D" w:rsidRPr="00EC76D5" w:rsidRDefault="002A7C3D" w:rsidP="00835C72">
      <w:pPr>
        <w:pStyle w:val="Code"/>
        <w:rPr>
          <w:highlight w:val="white"/>
        </w:rPr>
      </w:pPr>
    </w:p>
    <w:p w14:paraId="4C538C38" w14:textId="77777777" w:rsidR="002A7C3D" w:rsidRPr="00EC76D5" w:rsidRDefault="002A7C3D" w:rsidP="00835C72">
      <w:pPr>
        <w:pStyle w:val="Code"/>
        <w:rPr>
          <w:highlight w:val="white"/>
        </w:rPr>
      </w:pPr>
      <w:r w:rsidRPr="00EC76D5">
        <w:rPr>
          <w:highlight w:val="white"/>
        </w:rPr>
        <w:t xml:space="preserve">          percent = FALSE;</w:t>
      </w:r>
    </w:p>
    <w:p w14:paraId="3C370BA6" w14:textId="77777777" w:rsidR="002A7C3D" w:rsidRPr="00EC76D5" w:rsidRDefault="002A7C3D" w:rsidP="00835C72">
      <w:pPr>
        <w:pStyle w:val="Code"/>
        <w:rPr>
          <w:highlight w:val="white"/>
        </w:rPr>
      </w:pPr>
      <w:r w:rsidRPr="00EC76D5">
        <w:rPr>
          <w:highlight w:val="white"/>
        </w:rPr>
        <w:t xml:space="preserve">          break;</w:t>
      </w:r>
    </w:p>
    <w:p w14:paraId="26C6A7D6" w14:textId="77777777" w:rsidR="002A7C3D" w:rsidRPr="00EC76D5" w:rsidRDefault="002A7C3D" w:rsidP="00835C72">
      <w:pPr>
        <w:pStyle w:val="Code"/>
        <w:rPr>
          <w:highlight w:val="white"/>
        </w:rPr>
      </w:pPr>
    </w:p>
    <w:p w14:paraId="2E218FFD" w14:textId="77777777" w:rsidR="002A7C3D" w:rsidRPr="00EC76D5" w:rsidRDefault="002A7C3D" w:rsidP="00835C72">
      <w:pPr>
        <w:pStyle w:val="Code"/>
        <w:rPr>
          <w:highlight w:val="white"/>
        </w:rPr>
      </w:pPr>
      <w:r w:rsidRPr="00EC76D5">
        <w:rPr>
          <w:highlight w:val="white"/>
        </w:rPr>
        <w:t xml:space="preserve">        case 'e':</w:t>
      </w:r>
    </w:p>
    <w:p w14:paraId="589DAF2E" w14:textId="77777777" w:rsidR="002A7C3D" w:rsidRPr="00EC76D5" w:rsidRDefault="002A7C3D" w:rsidP="00835C72">
      <w:pPr>
        <w:pStyle w:val="Code"/>
        <w:rPr>
          <w:highlight w:val="white"/>
        </w:rPr>
      </w:pPr>
      <w:r w:rsidRPr="00EC76D5">
        <w:rPr>
          <w:highlight w:val="white"/>
        </w:rPr>
        <w:t xml:space="preserve">        case 'f':</w:t>
      </w:r>
    </w:p>
    <w:p w14:paraId="3456627C" w14:textId="77777777" w:rsidR="002A7C3D" w:rsidRPr="00EC76D5" w:rsidRDefault="002A7C3D" w:rsidP="00835C72">
      <w:pPr>
        <w:pStyle w:val="Code"/>
        <w:rPr>
          <w:highlight w:val="white"/>
        </w:rPr>
      </w:pPr>
      <w:r w:rsidRPr="00EC76D5">
        <w:rPr>
          <w:highlight w:val="white"/>
        </w:rPr>
        <w:t xml:space="preserve">        case 'g':</w:t>
      </w:r>
    </w:p>
    <w:p w14:paraId="710D02AA" w14:textId="77777777" w:rsidR="002A7C3D" w:rsidRPr="00EC76D5" w:rsidRDefault="002A7C3D" w:rsidP="00835C72">
      <w:pPr>
        <w:pStyle w:val="Code"/>
        <w:rPr>
          <w:highlight w:val="white"/>
        </w:rPr>
      </w:pPr>
      <w:r w:rsidRPr="00EC76D5">
        <w:rPr>
          <w:highlight w:val="white"/>
        </w:rPr>
        <w:t xml:space="preserve">          longDoubleValue = scanLongDouble();</w:t>
      </w:r>
    </w:p>
    <w:p w14:paraId="1B2C28E0" w14:textId="77777777" w:rsidR="002A7C3D" w:rsidRPr="00EC76D5" w:rsidRDefault="002A7C3D" w:rsidP="00835C72">
      <w:pPr>
        <w:pStyle w:val="Code"/>
        <w:rPr>
          <w:highlight w:val="white"/>
        </w:rPr>
      </w:pPr>
    </w:p>
    <w:p w14:paraId="0828C942" w14:textId="77777777" w:rsidR="002A7C3D" w:rsidRPr="00EC76D5" w:rsidRDefault="002A7C3D" w:rsidP="00835C72">
      <w:pPr>
        <w:pStyle w:val="Code"/>
        <w:rPr>
          <w:highlight w:val="white"/>
        </w:rPr>
      </w:pPr>
      <w:r w:rsidRPr="00EC76D5">
        <w:rPr>
          <w:highlight w:val="white"/>
        </w:rPr>
        <w:t xml:space="preserve">          if (!star) {</w:t>
      </w:r>
    </w:p>
    <w:p w14:paraId="1FBD9F14" w14:textId="77777777" w:rsidR="002A7C3D" w:rsidRPr="00EC76D5" w:rsidRDefault="002A7C3D" w:rsidP="00835C72">
      <w:pPr>
        <w:pStyle w:val="Code"/>
        <w:rPr>
          <w:highlight w:val="white"/>
        </w:rPr>
      </w:pPr>
      <w:r w:rsidRPr="00EC76D5">
        <w:rPr>
          <w:highlight w:val="white"/>
        </w:rPr>
        <w:t xml:space="preserve">            if (longIntOrDouble) {</w:t>
      </w:r>
    </w:p>
    <w:p w14:paraId="488C7B49" w14:textId="77777777" w:rsidR="002A7C3D" w:rsidRPr="00EC76D5" w:rsidRDefault="002A7C3D" w:rsidP="00835C72">
      <w:pPr>
        <w:pStyle w:val="Code"/>
        <w:rPr>
          <w:highlight w:val="white"/>
        </w:rPr>
      </w:pPr>
      <w:r w:rsidRPr="00EC76D5">
        <w:rPr>
          <w:highlight w:val="white"/>
        </w:rPr>
        <w:lastRenderedPageBreak/>
        <w:t xml:space="preserve">              double* doublePtr = va_arg(arg_list, double*);</w:t>
      </w:r>
    </w:p>
    <w:p w14:paraId="50628220" w14:textId="77777777" w:rsidR="002A7C3D" w:rsidRPr="00EC76D5" w:rsidRDefault="002A7C3D" w:rsidP="00835C72">
      <w:pPr>
        <w:pStyle w:val="Code"/>
        <w:rPr>
          <w:highlight w:val="white"/>
        </w:rPr>
      </w:pPr>
      <w:r w:rsidRPr="00EC76D5">
        <w:rPr>
          <w:highlight w:val="white"/>
        </w:rPr>
        <w:t xml:space="preserve">              *doublePtr = (double) longDoubleValue;</w:t>
      </w:r>
    </w:p>
    <w:p w14:paraId="6E26E0F6" w14:textId="77777777" w:rsidR="002A7C3D" w:rsidRPr="00EC76D5" w:rsidRDefault="002A7C3D" w:rsidP="00835C72">
      <w:pPr>
        <w:pStyle w:val="Code"/>
        <w:rPr>
          <w:highlight w:val="white"/>
        </w:rPr>
      </w:pPr>
      <w:r w:rsidRPr="00EC76D5">
        <w:rPr>
          <w:highlight w:val="white"/>
        </w:rPr>
        <w:t xml:space="preserve">            }</w:t>
      </w:r>
    </w:p>
    <w:p w14:paraId="64912750" w14:textId="77777777" w:rsidR="002A7C3D" w:rsidRPr="00EC76D5" w:rsidRDefault="002A7C3D" w:rsidP="00835C72">
      <w:pPr>
        <w:pStyle w:val="Code"/>
        <w:rPr>
          <w:highlight w:val="white"/>
        </w:rPr>
      </w:pPr>
      <w:r w:rsidRPr="00EC76D5">
        <w:rPr>
          <w:highlight w:val="white"/>
        </w:rPr>
        <w:t xml:space="preserve">            else if (longDouble) {</w:t>
      </w:r>
    </w:p>
    <w:p w14:paraId="2F9E2246" w14:textId="77777777" w:rsidR="002A7C3D" w:rsidRPr="00EC76D5" w:rsidRDefault="002A7C3D" w:rsidP="00835C72">
      <w:pPr>
        <w:pStyle w:val="Code"/>
        <w:rPr>
          <w:highlight w:val="white"/>
        </w:rPr>
      </w:pPr>
      <w:r w:rsidRPr="00EC76D5">
        <w:rPr>
          <w:highlight w:val="white"/>
        </w:rPr>
        <w:t xml:space="preserve">              long double* longDoublePtr = va_arg(arg_list, long double*);</w:t>
      </w:r>
    </w:p>
    <w:p w14:paraId="609594B8" w14:textId="77777777" w:rsidR="002A7C3D" w:rsidRPr="00EC76D5" w:rsidRDefault="002A7C3D" w:rsidP="00835C72">
      <w:pPr>
        <w:pStyle w:val="Code"/>
        <w:rPr>
          <w:highlight w:val="white"/>
        </w:rPr>
      </w:pPr>
      <w:r w:rsidRPr="00EC76D5">
        <w:rPr>
          <w:highlight w:val="white"/>
        </w:rPr>
        <w:t xml:space="preserve">              *longDoublePtr = longDoubleValue;</w:t>
      </w:r>
    </w:p>
    <w:p w14:paraId="65774702" w14:textId="77777777" w:rsidR="002A7C3D" w:rsidRPr="00EC76D5" w:rsidRDefault="002A7C3D" w:rsidP="00835C72">
      <w:pPr>
        <w:pStyle w:val="Code"/>
        <w:rPr>
          <w:highlight w:val="white"/>
        </w:rPr>
      </w:pPr>
      <w:r w:rsidRPr="00EC76D5">
        <w:rPr>
          <w:highlight w:val="white"/>
        </w:rPr>
        <w:t xml:space="preserve">            }</w:t>
      </w:r>
    </w:p>
    <w:p w14:paraId="2BEC14B5" w14:textId="77777777" w:rsidR="002A7C3D" w:rsidRPr="00EC76D5" w:rsidRDefault="002A7C3D" w:rsidP="00835C72">
      <w:pPr>
        <w:pStyle w:val="Code"/>
        <w:rPr>
          <w:highlight w:val="white"/>
        </w:rPr>
      </w:pPr>
      <w:r w:rsidRPr="00EC76D5">
        <w:rPr>
          <w:highlight w:val="white"/>
        </w:rPr>
        <w:t xml:space="preserve">            else {</w:t>
      </w:r>
    </w:p>
    <w:p w14:paraId="1AE33CB2" w14:textId="77777777" w:rsidR="002A7C3D" w:rsidRPr="00EC76D5" w:rsidRDefault="002A7C3D" w:rsidP="00835C72">
      <w:pPr>
        <w:pStyle w:val="Code"/>
        <w:rPr>
          <w:highlight w:val="white"/>
        </w:rPr>
      </w:pPr>
      <w:r w:rsidRPr="00EC76D5">
        <w:rPr>
          <w:highlight w:val="white"/>
        </w:rPr>
        <w:t xml:space="preserve">              float* floatPtr = va_arg(arg_list, float*);</w:t>
      </w:r>
    </w:p>
    <w:p w14:paraId="1A9C4372" w14:textId="77777777" w:rsidR="002A7C3D" w:rsidRPr="00EC76D5" w:rsidRDefault="002A7C3D" w:rsidP="00835C72">
      <w:pPr>
        <w:pStyle w:val="Code"/>
        <w:rPr>
          <w:highlight w:val="white"/>
        </w:rPr>
      </w:pPr>
      <w:r w:rsidRPr="00EC76D5">
        <w:rPr>
          <w:highlight w:val="white"/>
        </w:rPr>
        <w:t xml:space="preserve">              *floatPtr = (float) longDoubleValue;</w:t>
      </w:r>
    </w:p>
    <w:p w14:paraId="77D42A87" w14:textId="77777777" w:rsidR="002A7C3D" w:rsidRPr="00EC76D5" w:rsidRDefault="002A7C3D" w:rsidP="00835C72">
      <w:pPr>
        <w:pStyle w:val="Code"/>
        <w:rPr>
          <w:highlight w:val="white"/>
        </w:rPr>
      </w:pPr>
      <w:r w:rsidRPr="00EC76D5">
        <w:rPr>
          <w:highlight w:val="white"/>
        </w:rPr>
        <w:t xml:space="preserve">            }</w:t>
      </w:r>
    </w:p>
    <w:p w14:paraId="21706D23" w14:textId="77777777" w:rsidR="002A7C3D" w:rsidRPr="00EC76D5" w:rsidRDefault="002A7C3D" w:rsidP="00835C72">
      <w:pPr>
        <w:pStyle w:val="Code"/>
        <w:rPr>
          <w:highlight w:val="white"/>
        </w:rPr>
      </w:pPr>
      <w:r w:rsidRPr="00EC76D5">
        <w:rPr>
          <w:highlight w:val="white"/>
        </w:rPr>
        <w:t xml:space="preserve">          }</w:t>
      </w:r>
    </w:p>
    <w:p w14:paraId="7117A75C" w14:textId="77777777" w:rsidR="002A7C3D" w:rsidRPr="00EC76D5" w:rsidRDefault="002A7C3D" w:rsidP="00835C72">
      <w:pPr>
        <w:pStyle w:val="Code"/>
        <w:rPr>
          <w:highlight w:val="white"/>
        </w:rPr>
      </w:pPr>
    </w:p>
    <w:p w14:paraId="337C77D9" w14:textId="77777777" w:rsidR="002A7C3D" w:rsidRPr="00EC76D5" w:rsidRDefault="002A7C3D" w:rsidP="00835C72">
      <w:pPr>
        <w:pStyle w:val="Code"/>
        <w:rPr>
          <w:highlight w:val="white"/>
        </w:rPr>
      </w:pPr>
      <w:r w:rsidRPr="00EC76D5">
        <w:rPr>
          <w:highlight w:val="white"/>
        </w:rPr>
        <w:t xml:space="preserve">          percent = FALSE;</w:t>
      </w:r>
    </w:p>
    <w:p w14:paraId="490E8A63" w14:textId="77777777" w:rsidR="002A7C3D" w:rsidRPr="00EC76D5" w:rsidRDefault="002A7C3D" w:rsidP="00835C72">
      <w:pPr>
        <w:pStyle w:val="Code"/>
        <w:rPr>
          <w:highlight w:val="white"/>
        </w:rPr>
      </w:pPr>
      <w:r w:rsidRPr="00EC76D5">
        <w:rPr>
          <w:highlight w:val="white"/>
        </w:rPr>
        <w:t xml:space="preserve">          break;</w:t>
      </w:r>
    </w:p>
    <w:p w14:paraId="4DDFC78A" w14:textId="77777777" w:rsidR="002A7C3D" w:rsidRPr="00EC76D5" w:rsidRDefault="002A7C3D" w:rsidP="00835C72">
      <w:pPr>
        <w:pStyle w:val="Code"/>
        <w:rPr>
          <w:highlight w:val="white"/>
        </w:rPr>
      </w:pPr>
    </w:p>
    <w:p w14:paraId="1CF6CF3A" w14:textId="77777777" w:rsidR="002A7C3D" w:rsidRPr="00EC76D5" w:rsidRDefault="002A7C3D" w:rsidP="00835C72">
      <w:pPr>
        <w:pStyle w:val="Code"/>
        <w:rPr>
          <w:highlight w:val="white"/>
        </w:rPr>
      </w:pPr>
      <w:r w:rsidRPr="00EC76D5">
        <w:rPr>
          <w:highlight w:val="white"/>
        </w:rPr>
        <w:t xml:space="preserve">        case '[': {</w:t>
      </w:r>
    </w:p>
    <w:p w14:paraId="4378B298" w14:textId="77777777" w:rsidR="002A7C3D" w:rsidRPr="00EC76D5" w:rsidRDefault="002A7C3D" w:rsidP="00835C72">
      <w:pPr>
        <w:pStyle w:val="Code"/>
        <w:rPr>
          <w:highlight w:val="white"/>
        </w:rPr>
      </w:pPr>
      <w:r w:rsidRPr="00EC76D5">
        <w:rPr>
          <w:highlight w:val="white"/>
        </w:rPr>
        <w:t xml:space="preserve">            BOOL not = FALSE;</w:t>
      </w:r>
    </w:p>
    <w:p w14:paraId="086858D9" w14:textId="77777777" w:rsidR="002A7C3D" w:rsidRPr="00EC76D5" w:rsidRDefault="002A7C3D" w:rsidP="00835C72">
      <w:pPr>
        <w:pStyle w:val="Code"/>
        <w:rPr>
          <w:highlight w:val="white"/>
        </w:rPr>
      </w:pPr>
      <w:r w:rsidRPr="00EC76D5">
        <w:rPr>
          <w:highlight w:val="white"/>
        </w:rPr>
        <w:t xml:space="preserve">            ++index;</w:t>
      </w:r>
    </w:p>
    <w:p w14:paraId="26253854" w14:textId="77777777" w:rsidR="002A7C3D" w:rsidRPr="00EC76D5" w:rsidRDefault="002A7C3D" w:rsidP="00835C72">
      <w:pPr>
        <w:pStyle w:val="Code"/>
        <w:rPr>
          <w:highlight w:val="white"/>
        </w:rPr>
      </w:pPr>
    </w:p>
    <w:p w14:paraId="7CEEAA88" w14:textId="77777777" w:rsidR="002A7C3D" w:rsidRPr="00EC76D5" w:rsidRDefault="002A7C3D" w:rsidP="00835C72">
      <w:pPr>
        <w:pStyle w:val="Code"/>
        <w:rPr>
          <w:highlight w:val="white"/>
        </w:rPr>
      </w:pPr>
      <w:r w:rsidRPr="00EC76D5">
        <w:rPr>
          <w:highlight w:val="white"/>
        </w:rPr>
        <w:t xml:space="preserve">            if (format[index] == '^') {</w:t>
      </w:r>
    </w:p>
    <w:p w14:paraId="6B111033" w14:textId="77777777" w:rsidR="002A7C3D" w:rsidRPr="00EC76D5" w:rsidRDefault="002A7C3D" w:rsidP="00835C72">
      <w:pPr>
        <w:pStyle w:val="Code"/>
        <w:rPr>
          <w:highlight w:val="white"/>
        </w:rPr>
      </w:pPr>
      <w:r w:rsidRPr="00EC76D5">
        <w:rPr>
          <w:highlight w:val="white"/>
        </w:rPr>
        <w:t xml:space="preserve">              not = TRUE;</w:t>
      </w:r>
    </w:p>
    <w:p w14:paraId="08A76AD8" w14:textId="77777777" w:rsidR="002A7C3D" w:rsidRPr="00EC76D5" w:rsidRDefault="002A7C3D" w:rsidP="00835C72">
      <w:pPr>
        <w:pStyle w:val="Code"/>
        <w:rPr>
          <w:highlight w:val="white"/>
        </w:rPr>
      </w:pPr>
      <w:r w:rsidRPr="00EC76D5">
        <w:rPr>
          <w:highlight w:val="white"/>
        </w:rPr>
        <w:t xml:space="preserve">              ++index;</w:t>
      </w:r>
    </w:p>
    <w:p w14:paraId="19BA8CC1" w14:textId="77777777" w:rsidR="002A7C3D" w:rsidRPr="00EC76D5" w:rsidRDefault="002A7C3D" w:rsidP="00835C72">
      <w:pPr>
        <w:pStyle w:val="Code"/>
        <w:rPr>
          <w:highlight w:val="white"/>
        </w:rPr>
      </w:pPr>
      <w:r w:rsidRPr="00EC76D5">
        <w:rPr>
          <w:highlight w:val="white"/>
        </w:rPr>
        <w:t xml:space="preserve">            }</w:t>
      </w:r>
    </w:p>
    <w:p w14:paraId="24B68901" w14:textId="77777777" w:rsidR="002A7C3D" w:rsidRPr="00EC76D5" w:rsidRDefault="002A7C3D" w:rsidP="00835C72">
      <w:pPr>
        <w:pStyle w:val="Code"/>
        <w:rPr>
          <w:highlight w:val="white"/>
        </w:rPr>
      </w:pPr>
    </w:p>
    <w:p w14:paraId="09B2AA62" w14:textId="77777777" w:rsidR="002A7C3D" w:rsidRPr="00EC76D5" w:rsidRDefault="002A7C3D" w:rsidP="00835C72">
      <w:pPr>
        <w:pStyle w:val="Code"/>
        <w:rPr>
          <w:highlight w:val="white"/>
        </w:rPr>
      </w:pPr>
      <w:r w:rsidRPr="00EC76D5">
        <w:rPr>
          <w:highlight w:val="white"/>
        </w:rPr>
        <w:t xml:space="preserve">            int startIndex = index;</w:t>
      </w:r>
    </w:p>
    <w:p w14:paraId="263F1BDD" w14:textId="77777777" w:rsidR="002A7C3D" w:rsidRPr="00EC76D5" w:rsidRDefault="002A7C3D" w:rsidP="00835C72">
      <w:pPr>
        <w:pStyle w:val="Code"/>
        <w:rPr>
          <w:highlight w:val="white"/>
        </w:rPr>
      </w:pPr>
      <w:r w:rsidRPr="00EC76D5">
        <w:rPr>
          <w:highlight w:val="white"/>
        </w:rPr>
        <w:t xml:space="preserve">            while (format[index] != ']') {</w:t>
      </w:r>
    </w:p>
    <w:p w14:paraId="5E1CB1D8" w14:textId="77777777" w:rsidR="002A7C3D" w:rsidRPr="00EC76D5" w:rsidRDefault="002A7C3D" w:rsidP="00835C72">
      <w:pPr>
        <w:pStyle w:val="Code"/>
        <w:rPr>
          <w:highlight w:val="white"/>
        </w:rPr>
      </w:pPr>
      <w:r w:rsidRPr="00EC76D5">
        <w:rPr>
          <w:highlight w:val="white"/>
        </w:rPr>
        <w:t xml:space="preserve">              ++index;</w:t>
      </w:r>
    </w:p>
    <w:p w14:paraId="0DDF8D07" w14:textId="77777777" w:rsidR="002A7C3D" w:rsidRPr="00EC76D5" w:rsidRDefault="002A7C3D" w:rsidP="00835C72">
      <w:pPr>
        <w:pStyle w:val="Code"/>
        <w:rPr>
          <w:highlight w:val="white"/>
        </w:rPr>
      </w:pPr>
      <w:r w:rsidRPr="00EC76D5">
        <w:rPr>
          <w:highlight w:val="white"/>
        </w:rPr>
        <w:t xml:space="preserve">            }</w:t>
      </w:r>
    </w:p>
    <w:p w14:paraId="54320C0D" w14:textId="77777777" w:rsidR="002A7C3D" w:rsidRPr="00EC76D5" w:rsidRDefault="002A7C3D" w:rsidP="00835C72">
      <w:pPr>
        <w:pStyle w:val="Code"/>
        <w:rPr>
          <w:highlight w:val="white"/>
        </w:rPr>
      </w:pPr>
      <w:r w:rsidRPr="00EC76D5">
        <w:rPr>
          <w:highlight w:val="white"/>
        </w:rPr>
        <w:t xml:space="preserve">            format[index] = '\0';</w:t>
      </w:r>
    </w:p>
    <w:p w14:paraId="1F0525A4" w14:textId="77777777" w:rsidR="002A7C3D" w:rsidRPr="00EC76D5" w:rsidRDefault="002A7C3D" w:rsidP="00835C72">
      <w:pPr>
        <w:pStyle w:val="Code"/>
        <w:rPr>
          <w:highlight w:val="white"/>
        </w:rPr>
      </w:pPr>
    </w:p>
    <w:p w14:paraId="2381D308" w14:textId="77777777" w:rsidR="002A7C3D" w:rsidRPr="00EC76D5" w:rsidRDefault="002A7C3D" w:rsidP="00835C72">
      <w:pPr>
        <w:pStyle w:val="Code"/>
        <w:rPr>
          <w:highlight w:val="white"/>
        </w:rPr>
      </w:pPr>
      <w:r w:rsidRPr="00EC76D5">
        <w:rPr>
          <w:highlight w:val="white"/>
        </w:rPr>
        <w:t xml:space="preserve">            if (!star) {</w:t>
      </w:r>
    </w:p>
    <w:p w14:paraId="46899433" w14:textId="77777777" w:rsidR="002A7C3D" w:rsidRPr="00EC76D5" w:rsidRDefault="002A7C3D" w:rsidP="00835C72">
      <w:pPr>
        <w:pStyle w:val="Code"/>
        <w:rPr>
          <w:highlight w:val="white"/>
        </w:rPr>
      </w:pPr>
      <w:r w:rsidRPr="00EC76D5">
        <w:rPr>
          <w:highlight w:val="white"/>
        </w:rPr>
        <w:t xml:space="preserve">              char* string = va_arg(arg_list, char*);</w:t>
      </w:r>
    </w:p>
    <w:p w14:paraId="27074E82" w14:textId="77777777" w:rsidR="002A7C3D" w:rsidRPr="00EC76D5" w:rsidRDefault="002A7C3D" w:rsidP="00835C72">
      <w:pPr>
        <w:pStyle w:val="Code"/>
        <w:rPr>
          <w:highlight w:val="white"/>
        </w:rPr>
      </w:pPr>
      <w:r w:rsidRPr="00EC76D5">
        <w:rPr>
          <w:highlight w:val="white"/>
        </w:rPr>
        <w:t xml:space="preserve">              scanPattern(string, &amp;format[startIndex], not);</w:t>
      </w:r>
    </w:p>
    <w:p w14:paraId="5E5B8CDE" w14:textId="77777777" w:rsidR="002A7C3D" w:rsidRPr="00EC76D5" w:rsidRDefault="002A7C3D" w:rsidP="00835C72">
      <w:pPr>
        <w:pStyle w:val="Code"/>
        <w:rPr>
          <w:highlight w:val="white"/>
        </w:rPr>
      </w:pPr>
      <w:r w:rsidRPr="00EC76D5">
        <w:rPr>
          <w:highlight w:val="white"/>
        </w:rPr>
        <w:t xml:space="preserve">            }</w:t>
      </w:r>
    </w:p>
    <w:p w14:paraId="793810F6" w14:textId="77777777" w:rsidR="002A7C3D" w:rsidRPr="00EC76D5" w:rsidRDefault="002A7C3D" w:rsidP="00835C72">
      <w:pPr>
        <w:pStyle w:val="Code"/>
        <w:rPr>
          <w:highlight w:val="white"/>
        </w:rPr>
      </w:pPr>
      <w:r w:rsidRPr="00EC76D5">
        <w:rPr>
          <w:highlight w:val="white"/>
        </w:rPr>
        <w:t xml:space="preserve">            else {</w:t>
      </w:r>
    </w:p>
    <w:p w14:paraId="76EFB848" w14:textId="77777777" w:rsidR="002A7C3D" w:rsidRPr="00EC76D5" w:rsidRDefault="002A7C3D" w:rsidP="00835C72">
      <w:pPr>
        <w:pStyle w:val="Code"/>
        <w:rPr>
          <w:highlight w:val="white"/>
        </w:rPr>
      </w:pPr>
      <w:r w:rsidRPr="00EC76D5">
        <w:rPr>
          <w:highlight w:val="white"/>
        </w:rPr>
        <w:t xml:space="preserve">              scanPattern(NULL, &amp;format[startIndex], not);</w:t>
      </w:r>
    </w:p>
    <w:p w14:paraId="657D995D" w14:textId="77777777" w:rsidR="002A7C3D" w:rsidRPr="00EC76D5" w:rsidRDefault="002A7C3D" w:rsidP="00835C72">
      <w:pPr>
        <w:pStyle w:val="Code"/>
        <w:rPr>
          <w:highlight w:val="white"/>
        </w:rPr>
      </w:pPr>
      <w:r w:rsidRPr="00EC76D5">
        <w:rPr>
          <w:highlight w:val="white"/>
        </w:rPr>
        <w:t xml:space="preserve">            }</w:t>
      </w:r>
    </w:p>
    <w:p w14:paraId="1E7184B1" w14:textId="77777777" w:rsidR="002A7C3D" w:rsidRPr="00EC76D5" w:rsidRDefault="002A7C3D" w:rsidP="00835C72">
      <w:pPr>
        <w:pStyle w:val="Code"/>
        <w:rPr>
          <w:highlight w:val="white"/>
        </w:rPr>
      </w:pPr>
      <w:r w:rsidRPr="00EC76D5">
        <w:rPr>
          <w:highlight w:val="white"/>
        </w:rPr>
        <w:t xml:space="preserve">          }</w:t>
      </w:r>
    </w:p>
    <w:p w14:paraId="03FC301A" w14:textId="77777777" w:rsidR="002A7C3D" w:rsidRPr="00EC76D5" w:rsidRDefault="002A7C3D" w:rsidP="00835C72">
      <w:pPr>
        <w:pStyle w:val="Code"/>
        <w:rPr>
          <w:highlight w:val="white"/>
        </w:rPr>
      </w:pPr>
      <w:r w:rsidRPr="00EC76D5">
        <w:rPr>
          <w:highlight w:val="white"/>
        </w:rPr>
        <w:t xml:space="preserve">          break;</w:t>
      </w:r>
    </w:p>
    <w:p w14:paraId="7CCE18F4" w14:textId="77777777" w:rsidR="002A7C3D" w:rsidRPr="00EC76D5" w:rsidRDefault="002A7C3D" w:rsidP="00835C72">
      <w:pPr>
        <w:pStyle w:val="Code"/>
        <w:rPr>
          <w:highlight w:val="white"/>
        </w:rPr>
      </w:pPr>
    </w:p>
    <w:p w14:paraId="09A03BBC" w14:textId="77777777" w:rsidR="002A7C3D" w:rsidRPr="00EC76D5" w:rsidRDefault="002A7C3D" w:rsidP="00835C72">
      <w:pPr>
        <w:pStyle w:val="Code"/>
        <w:rPr>
          <w:highlight w:val="white"/>
        </w:rPr>
      </w:pPr>
      <w:r w:rsidRPr="00EC76D5">
        <w:rPr>
          <w:highlight w:val="white"/>
        </w:rPr>
        <w:t xml:space="preserve">        case 'n':</w:t>
      </w:r>
    </w:p>
    <w:p w14:paraId="63204EC5" w14:textId="77777777" w:rsidR="002A7C3D" w:rsidRPr="00EC76D5" w:rsidRDefault="002A7C3D" w:rsidP="00835C72">
      <w:pPr>
        <w:pStyle w:val="Code"/>
        <w:rPr>
          <w:highlight w:val="white"/>
        </w:rPr>
      </w:pPr>
      <w:r w:rsidRPr="00EC76D5">
        <w:rPr>
          <w:highlight w:val="white"/>
        </w:rPr>
        <w:t xml:space="preserve">          charsPtr = va_arg(arg_list, int*);</w:t>
      </w:r>
    </w:p>
    <w:p w14:paraId="697AD399" w14:textId="77777777" w:rsidR="002A7C3D" w:rsidRPr="00EC76D5" w:rsidRDefault="002A7C3D" w:rsidP="00835C72">
      <w:pPr>
        <w:pStyle w:val="Code"/>
        <w:rPr>
          <w:highlight w:val="white"/>
        </w:rPr>
      </w:pPr>
      <w:r w:rsidRPr="00EC76D5">
        <w:rPr>
          <w:highlight w:val="white"/>
        </w:rPr>
        <w:t xml:space="preserve">          *charsPtr = g_inChars;</w:t>
      </w:r>
    </w:p>
    <w:p w14:paraId="28149456" w14:textId="77777777" w:rsidR="002A7C3D" w:rsidRPr="00EC76D5" w:rsidRDefault="002A7C3D" w:rsidP="00835C72">
      <w:pPr>
        <w:pStyle w:val="Code"/>
        <w:rPr>
          <w:highlight w:val="white"/>
        </w:rPr>
      </w:pPr>
      <w:r w:rsidRPr="00EC76D5">
        <w:rPr>
          <w:highlight w:val="white"/>
        </w:rPr>
        <w:t xml:space="preserve">          percent = FALSE;</w:t>
      </w:r>
    </w:p>
    <w:p w14:paraId="388B7578" w14:textId="77777777" w:rsidR="002A7C3D" w:rsidRPr="00EC76D5" w:rsidRDefault="002A7C3D" w:rsidP="00835C72">
      <w:pPr>
        <w:pStyle w:val="Code"/>
        <w:rPr>
          <w:highlight w:val="white"/>
        </w:rPr>
      </w:pPr>
      <w:r w:rsidRPr="00EC76D5">
        <w:rPr>
          <w:highlight w:val="white"/>
        </w:rPr>
        <w:t xml:space="preserve">          break;</w:t>
      </w:r>
    </w:p>
    <w:p w14:paraId="59264858" w14:textId="77777777" w:rsidR="002A7C3D" w:rsidRPr="00EC76D5" w:rsidRDefault="002A7C3D" w:rsidP="00835C72">
      <w:pPr>
        <w:pStyle w:val="Code"/>
        <w:rPr>
          <w:highlight w:val="white"/>
        </w:rPr>
      </w:pPr>
      <w:r w:rsidRPr="00EC76D5">
        <w:rPr>
          <w:highlight w:val="white"/>
        </w:rPr>
        <w:t xml:space="preserve">      }</w:t>
      </w:r>
    </w:p>
    <w:p w14:paraId="2CB24A50" w14:textId="77777777" w:rsidR="002A7C3D" w:rsidRPr="00EC76D5" w:rsidRDefault="002A7C3D" w:rsidP="00835C72">
      <w:pPr>
        <w:pStyle w:val="Code"/>
        <w:rPr>
          <w:highlight w:val="white"/>
        </w:rPr>
      </w:pPr>
      <w:r w:rsidRPr="00EC76D5">
        <w:rPr>
          <w:highlight w:val="white"/>
        </w:rPr>
        <w:t xml:space="preserve">    }</w:t>
      </w:r>
    </w:p>
    <w:p w14:paraId="4ED99995" w14:textId="77777777" w:rsidR="002A7C3D" w:rsidRPr="00EC76D5" w:rsidRDefault="002A7C3D" w:rsidP="00835C72">
      <w:pPr>
        <w:pStyle w:val="Code"/>
        <w:rPr>
          <w:highlight w:val="white"/>
        </w:rPr>
      </w:pPr>
      <w:r w:rsidRPr="00EC76D5">
        <w:rPr>
          <w:highlight w:val="white"/>
        </w:rPr>
        <w:t xml:space="preserve">    else {</w:t>
      </w:r>
    </w:p>
    <w:p w14:paraId="0CE5BDA7" w14:textId="77777777" w:rsidR="002A7C3D" w:rsidRPr="00EC76D5" w:rsidRDefault="002A7C3D" w:rsidP="00835C72">
      <w:pPr>
        <w:pStyle w:val="Code"/>
        <w:rPr>
          <w:highlight w:val="white"/>
        </w:rPr>
      </w:pPr>
      <w:r w:rsidRPr="00EC76D5">
        <w:rPr>
          <w:highlight w:val="white"/>
        </w:rPr>
        <w:t xml:space="preserve">      if (c == '%') {</w:t>
      </w:r>
    </w:p>
    <w:p w14:paraId="64A95EF2" w14:textId="77777777" w:rsidR="002A7C3D" w:rsidRPr="00EC76D5" w:rsidRDefault="002A7C3D" w:rsidP="00835C72">
      <w:pPr>
        <w:pStyle w:val="Code"/>
        <w:rPr>
          <w:highlight w:val="white"/>
        </w:rPr>
      </w:pPr>
      <w:r w:rsidRPr="00EC76D5">
        <w:rPr>
          <w:highlight w:val="white"/>
        </w:rPr>
        <w:t xml:space="preserve">        percent = TRUE;</w:t>
      </w:r>
    </w:p>
    <w:p w14:paraId="50AC5B5B" w14:textId="77777777" w:rsidR="002A7C3D" w:rsidRPr="00EC76D5" w:rsidRDefault="002A7C3D" w:rsidP="00835C72">
      <w:pPr>
        <w:pStyle w:val="Code"/>
        <w:rPr>
          <w:highlight w:val="white"/>
        </w:rPr>
      </w:pPr>
      <w:r w:rsidRPr="00EC76D5">
        <w:rPr>
          <w:highlight w:val="white"/>
        </w:rPr>
        <w:t xml:space="preserve">        shortInt = FALSE;</w:t>
      </w:r>
    </w:p>
    <w:p w14:paraId="7F398C0B" w14:textId="77777777" w:rsidR="002A7C3D" w:rsidRPr="00EC76D5" w:rsidRDefault="002A7C3D" w:rsidP="00835C72">
      <w:pPr>
        <w:pStyle w:val="Code"/>
        <w:rPr>
          <w:highlight w:val="white"/>
        </w:rPr>
      </w:pPr>
      <w:r w:rsidRPr="00EC76D5">
        <w:rPr>
          <w:highlight w:val="white"/>
        </w:rPr>
        <w:t xml:space="preserve">        longIntOrDouble = FALSE;</w:t>
      </w:r>
    </w:p>
    <w:p w14:paraId="5DBE87F7" w14:textId="77777777" w:rsidR="002A7C3D" w:rsidRPr="00EC76D5" w:rsidRDefault="002A7C3D" w:rsidP="00835C72">
      <w:pPr>
        <w:pStyle w:val="Code"/>
        <w:rPr>
          <w:highlight w:val="white"/>
        </w:rPr>
      </w:pPr>
      <w:r w:rsidRPr="00EC76D5">
        <w:rPr>
          <w:highlight w:val="white"/>
        </w:rPr>
        <w:t xml:space="preserve">        longDouble = FALSE;</w:t>
      </w:r>
    </w:p>
    <w:p w14:paraId="7173063D" w14:textId="77777777" w:rsidR="002A7C3D" w:rsidRPr="00EC76D5" w:rsidRDefault="002A7C3D" w:rsidP="00835C72">
      <w:pPr>
        <w:pStyle w:val="Code"/>
        <w:rPr>
          <w:highlight w:val="white"/>
        </w:rPr>
      </w:pPr>
      <w:r w:rsidRPr="00EC76D5">
        <w:rPr>
          <w:highlight w:val="white"/>
        </w:rPr>
        <w:t xml:space="preserve">        star = FALSE;</w:t>
      </w:r>
    </w:p>
    <w:p w14:paraId="64C3477F" w14:textId="77777777" w:rsidR="002A7C3D" w:rsidRPr="00EC76D5" w:rsidRDefault="002A7C3D" w:rsidP="00835C72">
      <w:pPr>
        <w:pStyle w:val="Code"/>
        <w:rPr>
          <w:highlight w:val="white"/>
        </w:rPr>
      </w:pPr>
      <w:r w:rsidRPr="00EC76D5">
        <w:rPr>
          <w:highlight w:val="white"/>
        </w:rPr>
        <w:t xml:space="preserve">      }</w:t>
      </w:r>
    </w:p>
    <w:p w14:paraId="329ABE5C" w14:textId="77777777" w:rsidR="002A7C3D" w:rsidRPr="00EC76D5" w:rsidRDefault="002A7C3D" w:rsidP="00835C72">
      <w:pPr>
        <w:pStyle w:val="Code"/>
        <w:rPr>
          <w:highlight w:val="white"/>
        </w:rPr>
      </w:pPr>
      <w:r w:rsidRPr="00EC76D5">
        <w:rPr>
          <w:highlight w:val="white"/>
        </w:rPr>
        <w:t xml:space="preserve">    }</w:t>
      </w:r>
    </w:p>
    <w:p w14:paraId="7585A67C" w14:textId="77777777" w:rsidR="002A7C3D" w:rsidRPr="00EC76D5" w:rsidRDefault="002A7C3D" w:rsidP="00835C72">
      <w:pPr>
        <w:pStyle w:val="Code"/>
        <w:rPr>
          <w:highlight w:val="white"/>
        </w:rPr>
      </w:pPr>
      <w:r w:rsidRPr="00EC76D5">
        <w:rPr>
          <w:highlight w:val="white"/>
        </w:rPr>
        <w:lastRenderedPageBreak/>
        <w:t xml:space="preserve">  }</w:t>
      </w:r>
    </w:p>
    <w:p w14:paraId="2350E5CC" w14:textId="77777777" w:rsidR="002A7C3D" w:rsidRPr="00EC76D5" w:rsidRDefault="002A7C3D" w:rsidP="00835C72">
      <w:pPr>
        <w:pStyle w:val="Code"/>
        <w:rPr>
          <w:highlight w:val="white"/>
        </w:rPr>
      </w:pPr>
    </w:p>
    <w:p w14:paraId="3A3A2A47" w14:textId="77777777" w:rsidR="002A7C3D" w:rsidRPr="00EC76D5" w:rsidRDefault="002A7C3D" w:rsidP="00835C72">
      <w:pPr>
        <w:pStyle w:val="Code"/>
        <w:rPr>
          <w:highlight w:val="white"/>
        </w:rPr>
      </w:pPr>
      <w:r w:rsidRPr="00EC76D5">
        <w:rPr>
          <w:highlight w:val="white"/>
        </w:rPr>
        <w:t xml:space="preserve">  return g_inCount;</w:t>
      </w:r>
    </w:p>
    <w:p w14:paraId="6474BCA2" w14:textId="77777777" w:rsidR="002A7C3D" w:rsidRPr="00EC76D5" w:rsidRDefault="002A7C3D" w:rsidP="00835C72">
      <w:pPr>
        <w:pStyle w:val="Code"/>
        <w:rPr>
          <w:highlight w:val="white"/>
        </w:rPr>
      </w:pPr>
      <w:r w:rsidRPr="00EC76D5">
        <w:rPr>
          <w:highlight w:val="white"/>
        </w:rPr>
        <w:t>}</w:t>
      </w:r>
    </w:p>
    <w:p w14:paraId="6D7580B2" w14:textId="77777777" w:rsidR="002A7C3D" w:rsidRPr="00EC76D5" w:rsidRDefault="002A7C3D" w:rsidP="00835C72">
      <w:pPr>
        <w:pStyle w:val="Code"/>
        <w:rPr>
          <w:highlight w:val="white"/>
        </w:rPr>
      </w:pPr>
    </w:p>
    <w:p w14:paraId="4FD71171" w14:textId="77777777" w:rsidR="002A7C3D" w:rsidRPr="00EC76D5" w:rsidRDefault="002A7C3D" w:rsidP="00835C72">
      <w:pPr>
        <w:pStyle w:val="Code"/>
        <w:rPr>
          <w:highlight w:val="white"/>
        </w:rPr>
      </w:pPr>
      <w:r w:rsidRPr="00EC76D5">
        <w:rPr>
          <w:highlight w:val="white"/>
        </w:rPr>
        <w:t>int scanf(char* format, ...) {</w:t>
      </w:r>
    </w:p>
    <w:p w14:paraId="08C501BB" w14:textId="77777777" w:rsidR="002A7C3D" w:rsidRPr="00EC76D5" w:rsidRDefault="002A7C3D" w:rsidP="00835C72">
      <w:pPr>
        <w:pStyle w:val="Code"/>
        <w:rPr>
          <w:highlight w:val="white"/>
        </w:rPr>
      </w:pPr>
      <w:r w:rsidRPr="00EC76D5">
        <w:rPr>
          <w:highlight w:val="white"/>
        </w:rPr>
        <w:t xml:space="preserve">  va_list arg_list;</w:t>
      </w:r>
    </w:p>
    <w:p w14:paraId="08E02912" w14:textId="77777777" w:rsidR="002A7C3D" w:rsidRPr="00EC76D5" w:rsidRDefault="002A7C3D" w:rsidP="00835C72">
      <w:pPr>
        <w:pStyle w:val="Code"/>
        <w:rPr>
          <w:highlight w:val="white"/>
        </w:rPr>
      </w:pPr>
      <w:r w:rsidRPr="00EC76D5">
        <w:rPr>
          <w:highlight w:val="white"/>
        </w:rPr>
        <w:t xml:space="preserve">  va_start(arg_list, format);</w:t>
      </w:r>
    </w:p>
    <w:p w14:paraId="1A944B9E" w14:textId="77777777" w:rsidR="002A7C3D" w:rsidRPr="00EC76D5" w:rsidRDefault="002A7C3D" w:rsidP="00835C72">
      <w:pPr>
        <w:pStyle w:val="Code"/>
        <w:rPr>
          <w:highlight w:val="white"/>
        </w:rPr>
      </w:pPr>
      <w:r w:rsidRPr="00EC76D5">
        <w:rPr>
          <w:highlight w:val="white"/>
        </w:rPr>
        <w:t xml:space="preserve">  return vscanf(format, arg_list);</w:t>
      </w:r>
    </w:p>
    <w:p w14:paraId="4625A917" w14:textId="77777777" w:rsidR="002A7C3D" w:rsidRPr="00EC76D5" w:rsidRDefault="002A7C3D" w:rsidP="00835C72">
      <w:pPr>
        <w:pStyle w:val="Code"/>
        <w:rPr>
          <w:highlight w:val="white"/>
        </w:rPr>
      </w:pPr>
      <w:r w:rsidRPr="00EC76D5">
        <w:rPr>
          <w:highlight w:val="white"/>
        </w:rPr>
        <w:t>}</w:t>
      </w:r>
    </w:p>
    <w:p w14:paraId="2DD4B624" w14:textId="77777777" w:rsidR="002A7C3D" w:rsidRPr="00EC76D5" w:rsidRDefault="002A7C3D" w:rsidP="00835C72">
      <w:pPr>
        <w:pStyle w:val="Code"/>
        <w:rPr>
          <w:highlight w:val="white"/>
        </w:rPr>
      </w:pPr>
    </w:p>
    <w:p w14:paraId="545C544D" w14:textId="77777777" w:rsidR="002A7C3D" w:rsidRPr="00EC76D5" w:rsidRDefault="002A7C3D" w:rsidP="00835C72">
      <w:pPr>
        <w:pStyle w:val="Code"/>
        <w:rPr>
          <w:highlight w:val="white"/>
        </w:rPr>
      </w:pPr>
      <w:r w:rsidRPr="00EC76D5">
        <w:rPr>
          <w:highlight w:val="white"/>
        </w:rPr>
        <w:t>int vscanf(char* format, va_list arg_list) {</w:t>
      </w:r>
    </w:p>
    <w:p w14:paraId="23A66EF6" w14:textId="77777777" w:rsidR="002A7C3D" w:rsidRPr="00EC76D5" w:rsidRDefault="002A7C3D" w:rsidP="00835C72">
      <w:pPr>
        <w:pStyle w:val="Code"/>
        <w:rPr>
          <w:highlight w:val="white"/>
        </w:rPr>
      </w:pPr>
      <w:r w:rsidRPr="00EC76D5">
        <w:rPr>
          <w:highlight w:val="white"/>
        </w:rPr>
        <w:t xml:space="preserve">  return vfscanf(stdin, format, arg_list);</w:t>
      </w:r>
    </w:p>
    <w:p w14:paraId="42FB9D06" w14:textId="77777777" w:rsidR="002A7C3D" w:rsidRPr="00EC76D5" w:rsidRDefault="002A7C3D" w:rsidP="00835C72">
      <w:pPr>
        <w:pStyle w:val="Code"/>
        <w:rPr>
          <w:highlight w:val="white"/>
        </w:rPr>
      </w:pPr>
      <w:r w:rsidRPr="00EC76D5">
        <w:rPr>
          <w:highlight w:val="white"/>
        </w:rPr>
        <w:t>}</w:t>
      </w:r>
    </w:p>
    <w:p w14:paraId="49C3B7DC" w14:textId="77777777" w:rsidR="002A7C3D" w:rsidRPr="00EC76D5" w:rsidRDefault="002A7C3D" w:rsidP="00835C72">
      <w:pPr>
        <w:pStyle w:val="Code"/>
        <w:rPr>
          <w:highlight w:val="white"/>
        </w:rPr>
      </w:pPr>
    </w:p>
    <w:p w14:paraId="7471541A" w14:textId="77777777" w:rsidR="002A7C3D" w:rsidRPr="00EC76D5" w:rsidRDefault="002A7C3D" w:rsidP="00835C72">
      <w:pPr>
        <w:pStyle w:val="Code"/>
        <w:rPr>
          <w:highlight w:val="white"/>
        </w:rPr>
      </w:pPr>
      <w:r w:rsidRPr="00EC76D5">
        <w:rPr>
          <w:highlight w:val="white"/>
        </w:rPr>
        <w:t>int fscanf(FILE* inStream, char* format, ...) {</w:t>
      </w:r>
    </w:p>
    <w:p w14:paraId="33E75244" w14:textId="77777777" w:rsidR="002A7C3D" w:rsidRPr="00EC76D5" w:rsidRDefault="002A7C3D" w:rsidP="00835C72">
      <w:pPr>
        <w:pStyle w:val="Code"/>
        <w:rPr>
          <w:highlight w:val="white"/>
        </w:rPr>
      </w:pPr>
      <w:r w:rsidRPr="00EC76D5">
        <w:rPr>
          <w:highlight w:val="white"/>
        </w:rPr>
        <w:t xml:space="preserve">  va_list arg_list;</w:t>
      </w:r>
    </w:p>
    <w:p w14:paraId="4C4BC748" w14:textId="77777777" w:rsidR="002A7C3D" w:rsidRPr="00EC76D5" w:rsidRDefault="002A7C3D" w:rsidP="00835C72">
      <w:pPr>
        <w:pStyle w:val="Code"/>
        <w:rPr>
          <w:highlight w:val="white"/>
        </w:rPr>
      </w:pPr>
      <w:r w:rsidRPr="00EC76D5">
        <w:rPr>
          <w:highlight w:val="white"/>
        </w:rPr>
        <w:t xml:space="preserve">  va_start(arg_list, format);</w:t>
      </w:r>
    </w:p>
    <w:p w14:paraId="1228E110" w14:textId="77777777" w:rsidR="002A7C3D" w:rsidRPr="00EC76D5" w:rsidRDefault="002A7C3D" w:rsidP="00835C72">
      <w:pPr>
        <w:pStyle w:val="Code"/>
        <w:rPr>
          <w:highlight w:val="white"/>
        </w:rPr>
      </w:pPr>
      <w:r w:rsidRPr="00EC76D5">
        <w:rPr>
          <w:highlight w:val="white"/>
        </w:rPr>
        <w:t xml:space="preserve">  return vfscanf(inStream, format, arg_list);</w:t>
      </w:r>
    </w:p>
    <w:p w14:paraId="454ED65D" w14:textId="77777777" w:rsidR="002A7C3D" w:rsidRPr="00EC76D5" w:rsidRDefault="002A7C3D" w:rsidP="00835C72">
      <w:pPr>
        <w:pStyle w:val="Code"/>
        <w:rPr>
          <w:highlight w:val="white"/>
        </w:rPr>
      </w:pPr>
      <w:r w:rsidRPr="00EC76D5">
        <w:rPr>
          <w:highlight w:val="white"/>
        </w:rPr>
        <w:t>}</w:t>
      </w:r>
    </w:p>
    <w:p w14:paraId="7C82866C" w14:textId="77777777" w:rsidR="002A7C3D" w:rsidRPr="00EC76D5" w:rsidRDefault="002A7C3D" w:rsidP="00835C72">
      <w:pPr>
        <w:pStyle w:val="Code"/>
        <w:rPr>
          <w:highlight w:val="white"/>
        </w:rPr>
      </w:pPr>
    </w:p>
    <w:p w14:paraId="366BD8DE" w14:textId="77777777" w:rsidR="002A7C3D" w:rsidRPr="00EC76D5" w:rsidRDefault="002A7C3D" w:rsidP="00835C72">
      <w:pPr>
        <w:pStyle w:val="Code"/>
        <w:rPr>
          <w:highlight w:val="white"/>
        </w:rPr>
      </w:pPr>
      <w:r w:rsidRPr="00EC76D5">
        <w:rPr>
          <w:highlight w:val="white"/>
        </w:rPr>
        <w:t>int vfscanf(FILE* inStream, char* format, va_list arg_list) {</w:t>
      </w:r>
    </w:p>
    <w:p w14:paraId="626B8B65" w14:textId="77777777" w:rsidR="002A7C3D" w:rsidRPr="00EC76D5" w:rsidRDefault="002A7C3D" w:rsidP="00835C72">
      <w:pPr>
        <w:pStyle w:val="Code"/>
        <w:rPr>
          <w:highlight w:val="white"/>
        </w:rPr>
      </w:pPr>
      <w:r w:rsidRPr="00EC76D5">
        <w:rPr>
          <w:highlight w:val="white"/>
        </w:rPr>
        <w:t xml:space="preserve">  g_inStatus = DEVICE;</w:t>
      </w:r>
    </w:p>
    <w:p w14:paraId="52CF9E39" w14:textId="77777777" w:rsidR="002A7C3D" w:rsidRPr="00EC76D5" w:rsidRDefault="002A7C3D" w:rsidP="00835C72">
      <w:pPr>
        <w:pStyle w:val="Code"/>
        <w:rPr>
          <w:highlight w:val="white"/>
        </w:rPr>
      </w:pPr>
      <w:r w:rsidRPr="00EC76D5">
        <w:rPr>
          <w:highlight w:val="white"/>
        </w:rPr>
        <w:t xml:space="preserve">  g_inDevice = (void*) inStream;</w:t>
      </w:r>
    </w:p>
    <w:p w14:paraId="4CC17608" w14:textId="77777777" w:rsidR="002A7C3D" w:rsidRPr="00EC76D5" w:rsidRDefault="002A7C3D" w:rsidP="00835C72">
      <w:pPr>
        <w:pStyle w:val="Code"/>
        <w:rPr>
          <w:highlight w:val="white"/>
        </w:rPr>
      </w:pPr>
      <w:r w:rsidRPr="00EC76D5">
        <w:rPr>
          <w:highlight w:val="white"/>
        </w:rPr>
        <w:t xml:space="preserve">  return scanFormat(format, arg_list);</w:t>
      </w:r>
    </w:p>
    <w:p w14:paraId="34D9F324" w14:textId="77777777" w:rsidR="002A7C3D" w:rsidRPr="00EC76D5" w:rsidRDefault="002A7C3D" w:rsidP="00835C72">
      <w:pPr>
        <w:pStyle w:val="Code"/>
        <w:rPr>
          <w:highlight w:val="white"/>
        </w:rPr>
      </w:pPr>
      <w:r w:rsidRPr="00EC76D5">
        <w:rPr>
          <w:highlight w:val="white"/>
        </w:rPr>
        <w:t>}</w:t>
      </w:r>
    </w:p>
    <w:p w14:paraId="28517B94" w14:textId="77777777" w:rsidR="002A7C3D" w:rsidRPr="00EC76D5" w:rsidRDefault="002A7C3D" w:rsidP="00835C72">
      <w:pPr>
        <w:pStyle w:val="Code"/>
        <w:rPr>
          <w:highlight w:val="white"/>
        </w:rPr>
      </w:pPr>
    </w:p>
    <w:p w14:paraId="58FEABE4" w14:textId="77777777" w:rsidR="002A7C3D" w:rsidRPr="00EC76D5" w:rsidRDefault="002A7C3D" w:rsidP="00835C72">
      <w:pPr>
        <w:pStyle w:val="Code"/>
        <w:rPr>
          <w:highlight w:val="white"/>
        </w:rPr>
      </w:pPr>
      <w:r w:rsidRPr="00EC76D5">
        <w:rPr>
          <w:highlight w:val="white"/>
        </w:rPr>
        <w:t>int sscanf(char* inString, char* format, ...) {</w:t>
      </w:r>
    </w:p>
    <w:p w14:paraId="3D151C79" w14:textId="77777777" w:rsidR="002A7C3D" w:rsidRPr="00EC76D5" w:rsidRDefault="002A7C3D" w:rsidP="00835C72">
      <w:pPr>
        <w:pStyle w:val="Code"/>
        <w:rPr>
          <w:highlight w:val="white"/>
        </w:rPr>
      </w:pPr>
      <w:r w:rsidRPr="00EC76D5">
        <w:rPr>
          <w:highlight w:val="white"/>
        </w:rPr>
        <w:t xml:space="preserve">  va_list arg_list;</w:t>
      </w:r>
    </w:p>
    <w:p w14:paraId="6DF23535" w14:textId="77777777" w:rsidR="002A7C3D" w:rsidRPr="00EC76D5" w:rsidRDefault="002A7C3D" w:rsidP="00835C72">
      <w:pPr>
        <w:pStyle w:val="Code"/>
        <w:rPr>
          <w:highlight w:val="white"/>
        </w:rPr>
      </w:pPr>
      <w:r w:rsidRPr="00EC76D5">
        <w:rPr>
          <w:highlight w:val="white"/>
        </w:rPr>
        <w:t xml:space="preserve">  va_start(arg_list, format);</w:t>
      </w:r>
    </w:p>
    <w:p w14:paraId="7FF017A1" w14:textId="77777777" w:rsidR="002A7C3D" w:rsidRPr="00EC76D5" w:rsidRDefault="002A7C3D" w:rsidP="00835C72">
      <w:pPr>
        <w:pStyle w:val="Code"/>
        <w:rPr>
          <w:highlight w:val="white"/>
        </w:rPr>
      </w:pPr>
      <w:r w:rsidRPr="00EC76D5">
        <w:rPr>
          <w:highlight w:val="white"/>
        </w:rPr>
        <w:t xml:space="preserve">  return vsscanf(inString, format, arg_list);</w:t>
      </w:r>
    </w:p>
    <w:p w14:paraId="38C7728D" w14:textId="77777777" w:rsidR="002A7C3D" w:rsidRPr="00EC76D5" w:rsidRDefault="002A7C3D" w:rsidP="00835C72">
      <w:pPr>
        <w:pStyle w:val="Code"/>
        <w:rPr>
          <w:highlight w:val="white"/>
        </w:rPr>
      </w:pPr>
      <w:r w:rsidRPr="00EC76D5">
        <w:rPr>
          <w:highlight w:val="white"/>
        </w:rPr>
        <w:t>}</w:t>
      </w:r>
    </w:p>
    <w:p w14:paraId="568256D3" w14:textId="77777777" w:rsidR="002A7C3D" w:rsidRPr="00EC76D5" w:rsidRDefault="002A7C3D" w:rsidP="00835C72">
      <w:pPr>
        <w:pStyle w:val="Code"/>
        <w:rPr>
          <w:highlight w:val="white"/>
        </w:rPr>
      </w:pPr>
    </w:p>
    <w:p w14:paraId="6149C10E" w14:textId="77777777" w:rsidR="002A7C3D" w:rsidRPr="00EC76D5" w:rsidRDefault="002A7C3D" w:rsidP="00835C72">
      <w:pPr>
        <w:pStyle w:val="Code"/>
        <w:rPr>
          <w:highlight w:val="white"/>
        </w:rPr>
      </w:pPr>
      <w:r w:rsidRPr="00EC76D5">
        <w:rPr>
          <w:highlight w:val="white"/>
        </w:rPr>
        <w:t>int vsscanf(char* inString, char* format, va_list arg_list) {</w:t>
      </w:r>
    </w:p>
    <w:p w14:paraId="65801F35" w14:textId="77777777" w:rsidR="002A7C3D" w:rsidRPr="00EC76D5" w:rsidRDefault="002A7C3D" w:rsidP="00835C72">
      <w:pPr>
        <w:pStyle w:val="Code"/>
        <w:rPr>
          <w:highlight w:val="white"/>
        </w:rPr>
      </w:pPr>
      <w:r w:rsidRPr="00EC76D5">
        <w:rPr>
          <w:highlight w:val="white"/>
        </w:rPr>
        <w:t xml:space="preserve">  g_inStatus = STRING;</w:t>
      </w:r>
    </w:p>
    <w:p w14:paraId="7F3A2E62" w14:textId="77777777" w:rsidR="002A7C3D" w:rsidRPr="00EC76D5" w:rsidRDefault="002A7C3D" w:rsidP="00835C72">
      <w:pPr>
        <w:pStyle w:val="Code"/>
        <w:rPr>
          <w:highlight w:val="white"/>
        </w:rPr>
      </w:pPr>
      <w:r w:rsidRPr="00EC76D5">
        <w:rPr>
          <w:highlight w:val="white"/>
        </w:rPr>
        <w:t xml:space="preserve">  g_inDevice = (void*) inString;</w:t>
      </w:r>
    </w:p>
    <w:p w14:paraId="761268A6" w14:textId="77777777" w:rsidR="002A7C3D" w:rsidRPr="00EC76D5" w:rsidRDefault="002A7C3D" w:rsidP="00835C72">
      <w:pPr>
        <w:pStyle w:val="Code"/>
        <w:rPr>
          <w:highlight w:val="white"/>
        </w:rPr>
      </w:pPr>
      <w:r w:rsidRPr="00EC76D5">
        <w:rPr>
          <w:highlight w:val="white"/>
        </w:rPr>
        <w:t xml:space="preserve">  return scanFormat(format, arg_list);</w:t>
      </w:r>
    </w:p>
    <w:p w14:paraId="5C5FF5E9" w14:textId="3B459CAB" w:rsidR="002A7C3D" w:rsidRPr="00EC76D5" w:rsidRDefault="002A7C3D" w:rsidP="00835C72">
      <w:pPr>
        <w:pStyle w:val="Code"/>
      </w:pPr>
      <w:r w:rsidRPr="00EC76D5">
        <w:rPr>
          <w:highlight w:val="white"/>
        </w:rPr>
        <w:t>}</w:t>
      </w:r>
    </w:p>
    <w:p w14:paraId="51018664" w14:textId="5CCD879C" w:rsidR="00265BDF" w:rsidRPr="00EC76D5" w:rsidRDefault="004007C3" w:rsidP="00265BDF">
      <w:pPr>
        <w:pStyle w:val="Rubrik3"/>
      </w:pPr>
      <w:bookmarkStart w:id="5887" w:name="_Toc481936463"/>
      <w:r w:rsidRPr="00EC76D5">
        <w:t>F</w:t>
      </w:r>
      <w:r w:rsidR="00AF06D6" w:rsidRPr="00EC76D5">
        <w:t xml:space="preserve">ile </w:t>
      </w:r>
      <w:r w:rsidRPr="00EC76D5">
        <w:t>H</w:t>
      </w:r>
      <w:r w:rsidR="00AF06D6" w:rsidRPr="00EC76D5">
        <w:t>andling</w:t>
      </w:r>
      <w:bookmarkEnd w:id="5887"/>
    </w:p>
    <w:p w14:paraId="174C04F8" w14:textId="43A51BB5" w:rsidR="00577582" w:rsidRPr="00EC76D5" w:rsidRDefault="006217C5" w:rsidP="006217C5">
      <w:pPr>
        <w:pStyle w:val="CodeListing"/>
      </w:pPr>
      <w:r w:rsidRPr="00EC76D5">
        <w:t>File.h</w:t>
      </w:r>
    </w:p>
    <w:p w14:paraId="3E6BC057" w14:textId="77777777" w:rsidR="006217C5" w:rsidRPr="00EC76D5" w:rsidRDefault="006217C5" w:rsidP="006217C5">
      <w:pPr>
        <w:pStyle w:val="Code"/>
        <w:rPr>
          <w:highlight w:val="white"/>
        </w:rPr>
      </w:pPr>
      <w:r w:rsidRPr="00EC76D5">
        <w:rPr>
          <w:highlight w:val="white"/>
        </w:rPr>
        <w:t>#ifndef __FILE_H__</w:t>
      </w:r>
    </w:p>
    <w:p w14:paraId="46BEAA56" w14:textId="77777777" w:rsidR="006217C5" w:rsidRPr="00EC76D5" w:rsidRDefault="006217C5" w:rsidP="006217C5">
      <w:pPr>
        <w:pStyle w:val="Code"/>
        <w:rPr>
          <w:highlight w:val="white"/>
        </w:rPr>
      </w:pPr>
      <w:r w:rsidRPr="00EC76D5">
        <w:rPr>
          <w:highlight w:val="white"/>
        </w:rPr>
        <w:t>#define __FILE_H__</w:t>
      </w:r>
    </w:p>
    <w:p w14:paraId="1B999231" w14:textId="77777777" w:rsidR="006217C5" w:rsidRPr="00EC76D5" w:rsidRDefault="006217C5" w:rsidP="006217C5">
      <w:pPr>
        <w:pStyle w:val="Code"/>
        <w:rPr>
          <w:highlight w:val="white"/>
        </w:rPr>
      </w:pPr>
    </w:p>
    <w:p w14:paraId="6D8A1952" w14:textId="77777777" w:rsidR="006217C5" w:rsidRPr="00EC76D5" w:rsidRDefault="006217C5" w:rsidP="006217C5">
      <w:pPr>
        <w:pStyle w:val="Code"/>
        <w:rPr>
          <w:highlight w:val="white"/>
        </w:rPr>
      </w:pPr>
      <w:r w:rsidRPr="00EC76D5">
        <w:rPr>
          <w:highlight w:val="white"/>
        </w:rPr>
        <w:t>#define FOPEN_MAX 16</w:t>
      </w:r>
    </w:p>
    <w:p w14:paraId="65FA4F7B" w14:textId="77777777" w:rsidR="006217C5" w:rsidRPr="00EC76D5" w:rsidRDefault="006217C5" w:rsidP="006217C5">
      <w:pPr>
        <w:pStyle w:val="Code"/>
        <w:rPr>
          <w:highlight w:val="white"/>
        </w:rPr>
      </w:pPr>
      <w:r w:rsidRPr="00EC76D5">
        <w:rPr>
          <w:highlight w:val="white"/>
        </w:rPr>
        <w:t>#define FILENAME_MAX 16</w:t>
      </w:r>
    </w:p>
    <w:p w14:paraId="4EC802B7" w14:textId="77777777" w:rsidR="006217C5" w:rsidRPr="00EC76D5" w:rsidRDefault="006217C5" w:rsidP="006217C5">
      <w:pPr>
        <w:pStyle w:val="Code"/>
        <w:rPr>
          <w:highlight w:val="white"/>
        </w:rPr>
      </w:pPr>
    </w:p>
    <w:p w14:paraId="6A1D08EF" w14:textId="77777777" w:rsidR="006217C5" w:rsidRPr="00EC76D5" w:rsidRDefault="006217C5" w:rsidP="006217C5">
      <w:pPr>
        <w:pStyle w:val="Code"/>
        <w:rPr>
          <w:highlight w:val="white"/>
        </w:rPr>
      </w:pPr>
      <w:r w:rsidRPr="00EC76D5">
        <w:rPr>
          <w:highlight w:val="white"/>
        </w:rPr>
        <w:t>#define fpos_t int</w:t>
      </w:r>
    </w:p>
    <w:p w14:paraId="76ECAC96" w14:textId="77777777" w:rsidR="006217C5" w:rsidRPr="00EC76D5" w:rsidRDefault="006217C5" w:rsidP="006217C5">
      <w:pPr>
        <w:pStyle w:val="Code"/>
        <w:rPr>
          <w:highlight w:val="white"/>
        </w:rPr>
      </w:pPr>
      <w:r w:rsidRPr="00EC76D5">
        <w:rPr>
          <w:highlight w:val="white"/>
        </w:rPr>
        <w:t>#define CARRY_FLAG 0x01u</w:t>
      </w:r>
    </w:p>
    <w:p w14:paraId="70A5E8AE" w14:textId="77777777" w:rsidR="006217C5" w:rsidRPr="00EC76D5" w:rsidRDefault="006217C5" w:rsidP="006217C5">
      <w:pPr>
        <w:pStyle w:val="Code"/>
        <w:rPr>
          <w:highlight w:val="white"/>
        </w:rPr>
      </w:pPr>
      <w:r w:rsidRPr="00EC76D5">
        <w:rPr>
          <w:highlight w:val="white"/>
        </w:rPr>
        <w:t>#define EOF -1</w:t>
      </w:r>
    </w:p>
    <w:p w14:paraId="27DC5486" w14:textId="77777777" w:rsidR="006217C5" w:rsidRPr="00EC76D5" w:rsidRDefault="006217C5" w:rsidP="006217C5">
      <w:pPr>
        <w:pStyle w:val="Code"/>
        <w:rPr>
          <w:highlight w:val="white"/>
        </w:rPr>
      </w:pPr>
    </w:p>
    <w:p w14:paraId="4AA34F27" w14:textId="77777777" w:rsidR="006217C5" w:rsidRPr="00EC76D5" w:rsidRDefault="006217C5" w:rsidP="006217C5">
      <w:pPr>
        <w:pStyle w:val="Code"/>
        <w:rPr>
          <w:highlight w:val="white"/>
        </w:rPr>
      </w:pPr>
      <w:r w:rsidRPr="00EC76D5">
        <w:rPr>
          <w:highlight w:val="white"/>
        </w:rPr>
        <w:t>typedef unsigned int UINTX;</w:t>
      </w:r>
    </w:p>
    <w:p w14:paraId="76206707" w14:textId="77777777" w:rsidR="006217C5" w:rsidRPr="00EC76D5" w:rsidRDefault="006217C5" w:rsidP="006217C5">
      <w:pPr>
        <w:pStyle w:val="Code"/>
        <w:rPr>
          <w:highlight w:val="white"/>
        </w:rPr>
      </w:pPr>
    </w:p>
    <w:p w14:paraId="541D6BE8" w14:textId="77777777" w:rsidR="006217C5" w:rsidRPr="00EC76D5" w:rsidRDefault="006217C5" w:rsidP="006217C5">
      <w:pPr>
        <w:pStyle w:val="Code"/>
        <w:rPr>
          <w:highlight w:val="white"/>
        </w:rPr>
      </w:pPr>
      <w:r w:rsidRPr="00EC76D5">
        <w:rPr>
          <w:highlight w:val="white"/>
        </w:rPr>
        <w:t>typedef struct {</w:t>
      </w:r>
    </w:p>
    <w:p w14:paraId="07C18092" w14:textId="77777777" w:rsidR="006217C5" w:rsidRPr="00EC76D5" w:rsidRDefault="006217C5" w:rsidP="006217C5">
      <w:pPr>
        <w:pStyle w:val="Code"/>
        <w:rPr>
          <w:highlight w:val="white"/>
        </w:rPr>
      </w:pPr>
      <w:r w:rsidRPr="00EC76D5">
        <w:rPr>
          <w:highlight w:val="white"/>
        </w:rPr>
        <w:t xml:space="preserve">  BOOL open;</w:t>
      </w:r>
    </w:p>
    <w:p w14:paraId="256E19FD" w14:textId="77777777" w:rsidR="006217C5" w:rsidRPr="00EC76D5" w:rsidRDefault="006217C5" w:rsidP="006217C5">
      <w:pPr>
        <w:pStyle w:val="Code"/>
        <w:rPr>
          <w:highlight w:val="white"/>
        </w:rPr>
      </w:pPr>
      <w:r w:rsidRPr="00EC76D5">
        <w:rPr>
          <w:highlight w:val="white"/>
        </w:rPr>
        <w:t xml:space="preserve">  unsigned int handle;</w:t>
      </w:r>
    </w:p>
    <w:p w14:paraId="0BE7B430" w14:textId="77777777" w:rsidR="006217C5" w:rsidRPr="00EC76D5" w:rsidRDefault="006217C5" w:rsidP="006217C5">
      <w:pPr>
        <w:pStyle w:val="Code"/>
        <w:rPr>
          <w:highlight w:val="white"/>
        </w:rPr>
      </w:pPr>
      <w:r w:rsidRPr="00EC76D5">
        <w:rPr>
          <w:highlight w:val="white"/>
        </w:rPr>
        <w:lastRenderedPageBreak/>
        <w:t xml:space="preserve">  char name[FILENAME_MAX], ungetc;</w:t>
      </w:r>
    </w:p>
    <w:p w14:paraId="52F84E88" w14:textId="77777777" w:rsidR="006217C5" w:rsidRPr="00EC76D5" w:rsidRDefault="006217C5" w:rsidP="006217C5">
      <w:pPr>
        <w:pStyle w:val="Code"/>
        <w:rPr>
          <w:highlight w:val="white"/>
        </w:rPr>
      </w:pPr>
      <w:r w:rsidRPr="00EC76D5">
        <w:rPr>
          <w:highlight w:val="white"/>
        </w:rPr>
        <w:t xml:space="preserve">  int errno;</w:t>
      </w:r>
    </w:p>
    <w:p w14:paraId="1AE9A0FC" w14:textId="77777777" w:rsidR="006217C5" w:rsidRPr="00EC76D5" w:rsidRDefault="006217C5" w:rsidP="006217C5">
      <w:pPr>
        <w:pStyle w:val="Code"/>
        <w:rPr>
          <w:highlight w:val="white"/>
        </w:rPr>
      </w:pPr>
      <w:r w:rsidRPr="00EC76D5">
        <w:rPr>
          <w:highlight w:val="white"/>
        </w:rPr>
        <w:t xml:space="preserve">  unsigned long position, size;</w:t>
      </w:r>
    </w:p>
    <w:p w14:paraId="0FD19467" w14:textId="77777777" w:rsidR="006217C5" w:rsidRPr="00EC76D5" w:rsidRDefault="006217C5" w:rsidP="006217C5">
      <w:pPr>
        <w:pStyle w:val="Code"/>
        <w:rPr>
          <w:highlight w:val="white"/>
        </w:rPr>
      </w:pPr>
      <w:r w:rsidRPr="00EC76D5">
        <w:rPr>
          <w:highlight w:val="white"/>
        </w:rPr>
        <w:t xml:space="preserve">  BOOL temporary;</w:t>
      </w:r>
    </w:p>
    <w:p w14:paraId="7636F760" w14:textId="77777777" w:rsidR="006217C5" w:rsidRPr="00EC76D5" w:rsidRDefault="006217C5" w:rsidP="006217C5">
      <w:pPr>
        <w:pStyle w:val="Code"/>
        <w:rPr>
          <w:highlight w:val="white"/>
        </w:rPr>
      </w:pPr>
      <w:r w:rsidRPr="00EC76D5">
        <w:rPr>
          <w:highlight w:val="white"/>
        </w:rPr>
        <w:t>} FILE;</w:t>
      </w:r>
    </w:p>
    <w:p w14:paraId="35BD146A" w14:textId="77777777" w:rsidR="006217C5" w:rsidRPr="00EC76D5" w:rsidRDefault="006217C5" w:rsidP="006217C5">
      <w:pPr>
        <w:pStyle w:val="Code"/>
        <w:rPr>
          <w:highlight w:val="white"/>
        </w:rPr>
      </w:pPr>
    </w:p>
    <w:p w14:paraId="31C4E7C6" w14:textId="77777777" w:rsidR="006217C5" w:rsidRPr="00EC76D5" w:rsidRDefault="006217C5" w:rsidP="006217C5">
      <w:pPr>
        <w:pStyle w:val="Code"/>
        <w:rPr>
          <w:highlight w:val="white"/>
        </w:rPr>
      </w:pPr>
      <w:r w:rsidRPr="00EC76D5">
        <w:rPr>
          <w:highlight w:val="white"/>
        </w:rPr>
        <w:t>extern FILE* stdin;</w:t>
      </w:r>
    </w:p>
    <w:p w14:paraId="69FC526C" w14:textId="77777777" w:rsidR="006217C5" w:rsidRPr="00EC76D5" w:rsidRDefault="006217C5" w:rsidP="006217C5">
      <w:pPr>
        <w:pStyle w:val="Code"/>
        <w:rPr>
          <w:highlight w:val="white"/>
        </w:rPr>
      </w:pPr>
      <w:r w:rsidRPr="00EC76D5">
        <w:rPr>
          <w:highlight w:val="white"/>
        </w:rPr>
        <w:t>extern FILE* stdout;</w:t>
      </w:r>
    </w:p>
    <w:p w14:paraId="0FF2DB9E" w14:textId="77777777" w:rsidR="006217C5" w:rsidRPr="00EC76D5" w:rsidRDefault="006217C5" w:rsidP="006217C5">
      <w:pPr>
        <w:pStyle w:val="Code"/>
        <w:rPr>
          <w:highlight w:val="white"/>
        </w:rPr>
      </w:pPr>
      <w:r w:rsidRPr="00EC76D5">
        <w:rPr>
          <w:highlight w:val="white"/>
        </w:rPr>
        <w:t>extern FILE* stderr;</w:t>
      </w:r>
    </w:p>
    <w:p w14:paraId="72E002D4" w14:textId="77777777" w:rsidR="006217C5" w:rsidRPr="00EC76D5" w:rsidRDefault="006217C5" w:rsidP="006217C5">
      <w:pPr>
        <w:pStyle w:val="Code"/>
        <w:rPr>
          <w:highlight w:val="white"/>
        </w:rPr>
      </w:pPr>
    </w:p>
    <w:p w14:paraId="16D97555" w14:textId="77777777" w:rsidR="006217C5" w:rsidRPr="00EC76D5" w:rsidRDefault="006217C5" w:rsidP="006217C5">
      <w:pPr>
        <w:pStyle w:val="Code"/>
        <w:rPr>
          <w:highlight w:val="white"/>
        </w:rPr>
      </w:pPr>
      <w:r w:rsidRPr="00EC76D5">
        <w:rPr>
          <w:highlight w:val="white"/>
        </w:rPr>
        <w:t>extern enum {EEXIST, ENOENT, EACCES};</w:t>
      </w:r>
    </w:p>
    <w:p w14:paraId="2F76EA2A" w14:textId="77777777" w:rsidR="006217C5" w:rsidRPr="00EC76D5" w:rsidRDefault="006217C5" w:rsidP="006217C5">
      <w:pPr>
        <w:pStyle w:val="Code"/>
        <w:rPr>
          <w:highlight w:val="white"/>
        </w:rPr>
      </w:pPr>
      <w:r w:rsidRPr="00EC76D5">
        <w:rPr>
          <w:highlight w:val="white"/>
        </w:rPr>
        <w:t>extern enum {SEEK_SET, SEEK_CUR, SEEK_END};</w:t>
      </w:r>
    </w:p>
    <w:p w14:paraId="69E586D1" w14:textId="77777777" w:rsidR="006217C5" w:rsidRPr="00EC76D5" w:rsidRDefault="006217C5" w:rsidP="006217C5">
      <w:pPr>
        <w:pStyle w:val="Code"/>
        <w:rPr>
          <w:highlight w:val="white"/>
        </w:rPr>
      </w:pPr>
    </w:p>
    <w:p w14:paraId="2571F6EA" w14:textId="77777777" w:rsidR="006217C5" w:rsidRPr="00EC76D5" w:rsidRDefault="006217C5" w:rsidP="006217C5">
      <w:pPr>
        <w:pStyle w:val="Code"/>
        <w:rPr>
          <w:highlight w:val="white"/>
        </w:rPr>
      </w:pPr>
      <w:r w:rsidRPr="00EC76D5">
        <w:rPr>
          <w:highlight w:val="white"/>
        </w:rPr>
        <w:t>#define getc(stream) fgetc(stream)</w:t>
      </w:r>
    </w:p>
    <w:p w14:paraId="201A416E" w14:textId="77777777" w:rsidR="006217C5" w:rsidRPr="00EC76D5" w:rsidRDefault="006217C5" w:rsidP="006217C5">
      <w:pPr>
        <w:pStyle w:val="Code"/>
        <w:rPr>
          <w:highlight w:val="white"/>
        </w:rPr>
      </w:pPr>
    </w:p>
    <w:p w14:paraId="2A4CEB4F" w14:textId="77777777" w:rsidR="006217C5" w:rsidRPr="00EC76D5" w:rsidRDefault="006217C5" w:rsidP="006217C5">
      <w:pPr>
        <w:pStyle w:val="Code"/>
        <w:rPr>
          <w:highlight w:val="white"/>
        </w:rPr>
      </w:pPr>
      <w:r w:rsidRPr="00EC76D5">
        <w:rPr>
          <w:highlight w:val="white"/>
        </w:rPr>
        <w:t>BOOL fileexists(const char* name);</w:t>
      </w:r>
    </w:p>
    <w:p w14:paraId="63EC0113" w14:textId="77777777" w:rsidR="006217C5" w:rsidRPr="00EC76D5" w:rsidRDefault="006217C5" w:rsidP="006217C5">
      <w:pPr>
        <w:pStyle w:val="Code"/>
        <w:rPr>
          <w:highlight w:val="white"/>
        </w:rPr>
      </w:pPr>
      <w:r w:rsidRPr="00EC76D5">
        <w:rPr>
          <w:highlight w:val="white"/>
        </w:rPr>
        <w:t>FILE* fopen(const char* filename, const char* mode);</w:t>
      </w:r>
    </w:p>
    <w:p w14:paraId="6FF22BC3" w14:textId="77777777" w:rsidR="006217C5" w:rsidRPr="00EC76D5" w:rsidRDefault="006217C5" w:rsidP="006217C5">
      <w:pPr>
        <w:pStyle w:val="Code"/>
        <w:rPr>
          <w:highlight w:val="white"/>
        </w:rPr>
      </w:pPr>
      <w:r w:rsidRPr="00EC76D5">
        <w:rPr>
          <w:highlight w:val="white"/>
        </w:rPr>
        <w:t>FILE* freopen(const char* filename, const char* mode, FILE* stream);</w:t>
      </w:r>
    </w:p>
    <w:p w14:paraId="3885CD54" w14:textId="77777777" w:rsidR="006217C5" w:rsidRPr="00EC76D5" w:rsidRDefault="006217C5" w:rsidP="006217C5">
      <w:pPr>
        <w:pStyle w:val="Code"/>
        <w:rPr>
          <w:highlight w:val="white"/>
        </w:rPr>
      </w:pPr>
      <w:r w:rsidRPr="00EC76D5">
        <w:rPr>
          <w:highlight w:val="white"/>
        </w:rPr>
        <w:t>int fflush(FILE* stream);</w:t>
      </w:r>
    </w:p>
    <w:p w14:paraId="0022E22A" w14:textId="77777777" w:rsidR="006217C5" w:rsidRPr="00EC76D5" w:rsidRDefault="006217C5" w:rsidP="006217C5">
      <w:pPr>
        <w:pStyle w:val="Code"/>
        <w:rPr>
          <w:highlight w:val="white"/>
        </w:rPr>
      </w:pPr>
      <w:r w:rsidRPr="00EC76D5">
        <w:rPr>
          <w:highlight w:val="white"/>
        </w:rPr>
        <w:t>int fclose(FILE* stream);</w:t>
      </w:r>
    </w:p>
    <w:p w14:paraId="554B2625" w14:textId="77777777" w:rsidR="006217C5" w:rsidRPr="00EC76D5" w:rsidRDefault="006217C5" w:rsidP="006217C5">
      <w:pPr>
        <w:pStyle w:val="Code"/>
        <w:rPr>
          <w:highlight w:val="white"/>
        </w:rPr>
      </w:pPr>
      <w:r w:rsidRPr="00EC76D5">
        <w:rPr>
          <w:highlight w:val="white"/>
        </w:rPr>
        <w:t>int remove(const char* name);</w:t>
      </w:r>
    </w:p>
    <w:p w14:paraId="3F033ED2" w14:textId="77777777" w:rsidR="006217C5" w:rsidRPr="00EC76D5" w:rsidRDefault="006217C5" w:rsidP="006217C5">
      <w:pPr>
        <w:pStyle w:val="Code"/>
        <w:rPr>
          <w:highlight w:val="white"/>
        </w:rPr>
      </w:pPr>
      <w:r w:rsidRPr="00EC76D5">
        <w:rPr>
          <w:highlight w:val="white"/>
        </w:rPr>
        <w:t>int rename(const char* oldName, const char* newName);</w:t>
      </w:r>
    </w:p>
    <w:p w14:paraId="7A8DDD4B" w14:textId="77777777" w:rsidR="006217C5" w:rsidRPr="00EC76D5" w:rsidRDefault="006217C5" w:rsidP="006217C5">
      <w:pPr>
        <w:pStyle w:val="Code"/>
        <w:rPr>
          <w:highlight w:val="white"/>
        </w:rPr>
      </w:pPr>
      <w:r w:rsidRPr="00EC76D5">
        <w:rPr>
          <w:highlight w:val="white"/>
        </w:rPr>
        <w:t>int setvbuf(FILE* stream, char* buffer, int mode, size_t size);</w:t>
      </w:r>
    </w:p>
    <w:p w14:paraId="2F6F92BD" w14:textId="77777777" w:rsidR="006217C5" w:rsidRPr="00EC76D5" w:rsidRDefault="006217C5" w:rsidP="006217C5">
      <w:pPr>
        <w:pStyle w:val="Code"/>
        <w:rPr>
          <w:highlight w:val="white"/>
        </w:rPr>
      </w:pPr>
      <w:r w:rsidRPr="00EC76D5">
        <w:rPr>
          <w:highlight w:val="white"/>
        </w:rPr>
        <w:t>void setbuf(FILE* stream, char* buffer);</w:t>
      </w:r>
    </w:p>
    <w:p w14:paraId="665D2650" w14:textId="77777777" w:rsidR="006217C5" w:rsidRPr="00EC76D5" w:rsidRDefault="006217C5" w:rsidP="006217C5">
      <w:pPr>
        <w:pStyle w:val="Code"/>
        <w:rPr>
          <w:highlight w:val="white"/>
        </w:rPr>
      </w:pPr>
      <w:r w:rsidRPr="00EC76D5">
        <w:rPr>
          <w:highlight w:val="white"/>
        </w:rPr>
        <w:t>int fgetc(FILE* stream);</w:t>
      </w:r>
    </w:p>
    <w:p w14:paraId="1E93BA1C" w14:textId="77777777" w:rsidR="006217C5" w:rsidRPr="00EC76D5" w:rsidRDefault="006217C5" w:rsidP="006217C5">
      <w:pPr>
        <w:pStyle w:val="Code"/>
        <w:rPr>
          <w:highlight w:val="white"/>
        </w:rPr>
      </w:pPr>
      <w:r w:rsidRPr="00EC76D5">
        <w:rPr>
          <w:highlight w:val="white"/>
        </w:rPr>
        <w:t>char* fgets(char* s, int n, FILE* stream);</w:t>
      </w:r>
    </w:p>
    <w:p w14:paraId="24577EFE" w14:textId="77777777" w:rsidR="006217C5" w:rsidRPr="00EC76D5" w:rsidRDefault="006217C5" w:rsidP="006217C5">
      <w:pPr>
        <w:pStyle w:val="Code"/>
        <w:rPr>
          <w:highlight w:val="white"/>
        </w:rPr>
      </w:pPr>
      <w:r w:rsidRPr="00EC76D5">
        <w:rPr>
          <w:highlight w:val="white"/>
        </w:rPr>
        <w:t>int fputc(int i, FILE* stream);</w:t>
      </w:r>
    </w:p>
    <w:p w14:paraId="4BAFA04D" w14:textId="77777777" w:rsidR="006217C5" w:rsidRPr="00EC76D5" w:rsidRDefault="006217C5" w:rsidP="006217C5">
      <w:pPr>
        <w:pStyle w:val="Code"/>
        <w:rPr>
          <w:highlight w:val="white"/>
        </w:rPr>
      </w:pPr>
      <w:r w:rsidRPr="00EC76D5">
        <w:rPr>
          <w:highlight w:val="white"/>
        </w:rPr>
        <w:t>int fputs(const char* s, FILE* stream);</w:t>
      </w:r>
    </w:p>
    <w:p w14:paraId="2BA5957F" w14:textId="77777777" w:rsidR="006217C5" w:rsidRPr="00EC76D5" w:rsidRDefault="006217C5" w:rsidP="006217C5">
      <w:pPr>
        <w:pStyle w:val="Code"/>
        <w:rPr>
          <w:highlight w:val="white"/>
        </w:rPr>
      </w:pPr>
      <w:r w:rsidRPr="00EC76D5">
        <w:rPr>
          <w:highlight w:val="white"/>
        </w:rPr>
        <w:t>int getchar(void);</w:t>
      </w:r>
    </w:p>
    <w:p w14:paraId="0A64F5B8" w14:textId="77777777" w:rsidR="006217C5" w:rsidRPr="00EC76D5" w:rsidRDefault="006217C5" w:rsidP="006217C5">
      <w:pPr>
        <w:pStyle w:val="Code"/>
        <w:rPr>
          <w:highlight w:val="white"/>
        </w:rPr>
      </w:pPr>
      <w:r w:rsidRPr="00EC76D5">
        <w:rPr>
          <w:highlight w:val="white"/>
        </w:rPr>
        <w:t>char* gets(char* s);</w:t>
      </w:r>
    </w:p>
    <w:p w14:paraId="5E333962" w14:textId="77777777" w:rsidR="006217C5" w:rsidRPr="00EC76D5" w:rsidRDefault="006217C5" w:rsidP="006217C5">
      <w:pPr>
        <w:pStyle w:val="Code"/>
        <w:rPr>
          <w:highlight w:val="white"/>
        </w:rPr>
      </w:pPr>
      <w:r w:rsidRPr="00EC76D5">
        <w:rPr>
          <w:highlight w:val="white"/>
        </w:rPr>
        <w:t>int putchar(int c);</w:t>
      </w:r>
    </w:p>
    <w:p w14:paraId="6E2D3E83" w14:textId="77777777" w:rsidR="006217C5" w:rsidRPr="00EC76D5" w:rsidRDefault="006217C5" w:rsidP="006217C5">
      <w:pPr>
        <w:pStyle w:val="Code"/>
        <w:rPr>
          <w:highlight w:val="white"/>
        </w:rPr>
      </w:pPr>
      <w:r w:rsidRPr="00EC76D5">
        <w:rPr>
          <w:highlight w:val="white"/>
        </w:rPr>
        <w:t>int puts(const char* s);</w:t>
      </w:r>
    </w:p>
    <w:p w14:paraId="58C42698" w14:textId="77777777" w:rsidR="006217C5" w:rsidRPr="00EC76D5" w:rsidRDefault="006217C5" w:rsidP="006217C5">
      <w:pPr>
        <w:pStyle w:val="Code"/>
        <w:rPr>
          <w:highlight w:val="white"/>
        </w:rPr>
      </w:pPr>
      <w:r w:rsidRPr="00EC76D5">
        <w:rPr>
          <w:highlight w:val="white"/>
        </w:rPr>
        <w:t>int ungetc(int c, FILE* stream);</w:t>
      </w:r>
    </w:p>
    <w:p w14:paraId="78096A8F" w14:textId="77777777" w:rsidR="006217C5" w:rsidRPr="00EC76D5" w:rsidRDefault="006217C5" w:rsidP="006217C5">
      <w:pPr>
        <w:pStyle w:val="Code"/>
        <w:rPr>
          <w:highlight w:val="white"/>
        </w:rPr>
      </w:pPr>
      <w:r w:rsidRPr="00EC76D5">
        <w:rPr>
          <w:highlight w:val="white"/>
        </w:rPr>
        <w:t>size_t fread(void* ptr, size_t size, size_t nobj, FILE* stream);</w:t>
      </w:r>
    </w:p>
    <w:p w14:paraId="1C49EBE2" w14:textId="77777777" w:rsidR="006217C5" w:rsidRPr="00EC76D5" w:rsidRDefault="006217C5" w:rsidP="006217C5">
      <w:pPr>
        <w:pStyle w:val="Code"/>
        <w:rPr>
          <w:highlight w:val="white"/>
        </w:rPr>
      </w:pPr>
      <w:r w:rsidRPr="00EC76D5">
        <w:rPr>
          <w:highlight w:val="white"/>
        </w:rPr>
        <w:t>size_t fwrite(const void* ptr, size_t size, size_t nobj, FILE* stream);</w:t>
      </w:r>
    </w:p>
    <w:p w14:paraId="5AEB015C" w14:textId="77777777" w:rsidR="006217C5" w:rsidRPr="00EC76D5" w:rsidRDefault="006217C5" w:rsidP="006217C5">
      <w:pPr>
        <w:pStyle w:val="Code"/>
        <w:rPr>
          <w:highlight w:val="white"/>
        </w:rPr>
      </w:pPr>
      <w:r w:rsidRPr="00EC76D5">
        <w:rPr>
          <w:highlight w:val="white"/>
        </w:rPr>
        <w:t>long fseek(FILE* stream, long offset, int origin);</w:t>
      </w:r>
    </w:p>
    <w:p w14:paraId="04A01279" w14:textId="77777777" w:rsidR="006217C5" w:rsidRPr="00EC76D5" w:rsidRDefault="006217C5" w:rsidP="006217C5">
      <w:pPr>
        <w:pStyle w:val="Code"/>
        <w:rPr>
          <w:highlight w:val="white"/>
        </w:rPr>
      </w:pPr>
      <w:r w:rsidRPr="00EC76D5">
        <w:rPr>
          <w:highlight w:val="white"/>
        </w:rPr>
        <w:t>long ftell(FILE* stream);</w:t>
      </w:r>
    </w:p>
    <w:p w14:paraId="0BF15C97" w14:textId="77777777" w:rsidR="006217C5" w:rsidRPr="00EC76D5" w:rsidRDefault="006217C5" w:rsidP="006217C5">
      <w:pPr>
        <w:pStyle w:val="Code"/>
        <w:rPr>
          <w:highlight w:val="white"/>
        </w:rPr>
      </w:pPr>
      <w:r w:rsidRPr="00EC76D5">
        <w:rPr>
          <w:highlight w:val="white"/>
        </w:rPr>
        <w:t>void rewind(FILE* stream);</w:t>
      </w:r>
    </w:p>
    <w:p w14:paraId="4579BBE9" w14:textId="77777777" w:rsidR="006217C5" w:rsidRPr="00EC76D5" w:rsidRDefault="006217C5" w:rsidP="006217C5">
      <w:pPr>
        <w:pStyle w:val="Code"/>
        <w:rPr>
          <w:highlight w:val="white"/>
        </w:rPr>
      </w:pPr>
      <w:r w:rsidRPr="00EC76D5">
        <w:rPr>
          <w:highlight w:val="white"/>
        </w:rPr>
        <w:t>int fgetpos(FILE* stream, fpos_t* ptr);</w:t>
      </w:r>
    </w:p>
    <w:p w14:paraId="6A2AB62E" w14:textId="77777777" w:rsidR="006217C5" w:rsidRPr="00EC76D5" w:rsidRDefault="006217C5" w:rsidP="006217C5">
      <w:pPr>
        <w:pStyle w:val="Code"/>
        <w:rPr>
          <w:highlight w:val="white"/>
        </w:rPr>
      </w:pPr>
      <w:r w:rsidRPr="00EC76D5">
        <w:rPr>
          <w:highlight w:val="white"/>
        </w:rPr>
        <w:t>int fsetpos(FILE* stream, const fpos_t* ptr);</w:t>
      </w:r>
    </w:p>
    <w:p w14:paraId="039BE911" w14:textId="77777777" w:rsidR="006217C5" w:rsidRPr="00EC76D5" w:rsidRDefault="006217C5" w:rsidP="006217C5">
      <w:pPr>
        <w:pStyle w:val="Code"/>
        <w:rPr>
          <w:highlight w:val="white"/>
        </w:rPr>
      </w:pPr>
      <w:r w:rsidRPr="00EC76D5">
        <w:rPr>
          <w:highlight w:val="white"/>
        </w:rPr>
        <w:t>void clearerr(FILE* stream);</w:t>
      </w:r>
    </w:p>
    <w:p w14:paraId="0F48E94D" w14:textId="77777777" w:rsidR="006217C5" w:rsidRPr="00EC76D5" w:rsidRDefault="006217C5" w:rsidP="006217C5">
      <w:pPr>
        <w:pStyle w:val="Code"/>
        <w:rPr>
          <w:highlight w:val="white"/>
        </w:rPr>
      </w:pPr>
      <w:r w:rsidRPr="00EC76D5">
        <w:rPr>
          <w:highlight w:val="white"/>
        </w:rPr>
        <w:t>BOOL feof(FILE* stream);</w:t>
      </w:r>
    </w:p>
    <w:p w14:paraId="7B2AE451" w14:textId="77777777" w:rsidR="006217C5" w:rsidRPr="00EC76D5" w:rsidRDefault="006217C5" w:rsidP="006217C5">
      <w:pPr>
        <w:pStyle w:val="Code"/>
        <w:rPr>
          <w:highlight w:val="white"/>
        </w:rPr>
      </w:pPr>
      <w:r w:rsidRPr="00EC76D5">
        <w:rPr>
          <w:highlight w:val="white"/>
        </w:rPr>
        <w:t>int ferror(FILE* stream);</w:t>
      </w:r>
    </w:p>
    <w:p w14:paraId="37860438" w14:textId="77777777" w:rsidR="006217C5" w:rsidRPr="00EC76D5" w:rsidRDefault="006217C5" w:rsidP="006217C5">
      <w:pPr>
        <w:pStyle w:val="Code"/>
        <w:rPr>
          <w:highlight w:val="white"/>
        </w:rPr>
      </w:pPr>
      <w:r w:rsidRPr="00EC76D5">
        <w:rPr>
          <w:highlight w:val="white"/>
        </w:rPr>
        <w:t>void perror(const char* s);</w:t>
      </w:r>
    </w:p>
    <w:p w14:paraId="1A2D34CA" w14:textId="77777777" w:rsidR="006217C5" w:rsidRPr="00EC76D5" w:rsidRDefault="006217C5" w:rsidP="006217C5">
      <w:pPr>
        <w:pStyle w:val="Code"/>
        <w:rPr>
          <w:highlight w:val="white"/>
        </w:rPr>
      </w:pPr>
    </w:p>
    <w:p w14:paraId="3024BEC7" w14:textId="421D6066" w:rsidR="006217C5" w:rsidRPr="00EC76D5" w:rsidRDefault="006217C5" w:rsidP="006217C5">
      <w:pPr>
        <w:pStyle w:val="Code"/>
      </w:pPr>
      <w:r w:rsidRPr="00EC76D5">
        <w:rPr>
          <w:highlight w:val="white"/>
        </w:rPr>
        <w:t>#endif</w:t>
      </w:r>
    </w:p>
    <w:p w14:paraId="7C0800B8" w14:textId="6B491B3D" w:rsidR="000644C3" w:rsidRPr="00EC76D5" w:rsidRDefault="000644C3" w:rsidP="000644C3">
      <w:pPr>
        <w:pStyle w:val="CodeListing"/>
      </w:pPr>
      <w:r w:rsidRPr="00EC76D5">
        <w:t>File.c</w:t>
      </w:r>
    </w:p>
    <w:p w14:paraId="6FDE10A2" w14:textId="77777777" w:rsidR="000644C3" w:rsidRPr="00EC76D5" w:rsidRDefault="000644C3" w:rsidP="00390D2A">
      <w:pPr>
        <w:pStyle w:val="Code"/>
        <w:rPr>
          <w:highlight w:val="white"/>
        </w:rPr>
      </w:pPr>
      <w:r w:rsidRPr="00EC76D5">
        <w:rPr>
          <w:highlight w:val="white"/>
        </w:rPr>
        <w:t>#include &lt;StdIO.h&gt;</w:t>
      </w:r>
    </w:p>
    <w:p w14:paraId="3531091F" w14:textId="77777777" w:rsidR="000644C3" w:rsidRPr="00EC76D5" w:rsidRDefault="000644C3" w:rsidP="00390D2A">
      <w:pPr>
        <w:pStyle w:val="Code"/>
        <w:rPr>
          <w:highlight w:val="white"/>
        </w:rPr>
      </w:pPr>
      <w:r w:rsidRPr="00EC76D5">
        <w:rPr>
          <w:highlight w:val="white"/>
        </w:rPr>
        <w:t>#include &lt;ErrNo.h&gt;</w:t>
      </w:r>
    </w:p>
    <w:p w14:paraId="3537B4D1" w14:textId="77777777" w:rsidR="000644C3" w:rsidRPr="00EC76D5" w:rsidRDefault="000644C3" w:rsidP="00390D2A">
      <w:pPr>
        <w:pStyle w:val="Code"/>
        <w:rPr>
          <w:highlight w:val="white"/>
        </w:rPr>
      </w:pPr>
      <w:r w:rsidRPr="00EC76D5">
        <w:rPr>
          <w:highlight w:val="white"/>
        </w:rPr>
        <w:t>#include &lt;Locale.h&gt;</w:t>
      </w:r>
    </w:p>
    <w:p w14:paraId="35208580" w14:textId="77777777" w:rsidR="000644C3" w:rsidRPr="00EC76D5" w:rsidRDefault="000644C3" w:rsidP="00390D2A">
      <w:pPr>
        <w:pStyle w:val="Code"/>
        <w:rPr>
          <w:highlight w:val="white"/>
        </w:rPr>
      </w:pPr>
      <w:r w:rsidRPr="00EC76D5">
        <w:rPr>
          <w:highlight w:val="white"/>
        </w:rPr>
        <w:t>#include &lt;String.h&gt;</w:t>
      </w:r>
    </w:p>
    <w:p w14:paraId="3BAE5598" w14:textId="77777777" w:rsidR="000644C3" w:rsidRPr="00EC76D5" w:rsidRDefault="000644C3" w:rsidP="00390D2A">
      <w:pPr>
        <w:pStyle w:val="Code"/>
        <w:rPr>
          <w:highlight w:val="white"/>
        </w:rPr>
      </w:pPr>
    </w:p>
    <w:p w14:paraId="2A1676BF" w14:textId="77777777" w:rsidR="000644C3" w:rsidRPr="00EC76D5" w:rsidRDefault="000644C3" w:rsidP="00390D2A">
      <w:pPr>
        <w:pStyle w:val="Code"/>
        <w:rPr>
          <w:highlight w:val="white"/>
        </w:rPr>
      </w:pPr>
      <w:r w:rsidRPr="00EC76D5">
        <w:rPr>
          <w:highlight w:val="white"/>
        </w:rPr>
        <w:t>FILE g_fileArray[FOPEN_MAX] = {{TRUE, 0}, {TRUE, 1}, {TRUE, 2}};</w:t>
      </w:r>
    </w:p>
    <w:p w14:paraId="7E3F9462" w14:textId="77777777" w:rsidR="000644C3" w:rsidRPr="00EC76D5" w:rsidRDefault="000644C3" w:rsidP="00390D2A">
      <w:pPr>
        <w:pStyle w:val="Code"/>
        <w:rPr>
          <w:highlight w:val="white"/>
        </w:rPr>
      </w:pPr>
      <w:r w:rsidRPr="00EC76D5">
        <w:rPr>
          <w:highlight w:val="white"/>
        </w:rPr>
        <w:t>FILE* stdin = &amp;g_fileArray[0];</w:t>
      </w:r>
    </w:p>
    <w:p w14:paraId="682C7A3F" w14:textId="77777777" w:rsidR="000644C3" w:rsidRPr="00EC76D5" w:rsidRDefault="000644C3" w:rsidP="00390D2A">
      <w:pPr>
        <w:pStyle w:val="Code"/>
        <w:rPr>
          <w:highlight w:val="white"/>
        </w:rPr>
      </w:pPr>
      <w:r w:rsidRPr="00EC76D5">
        <w:rPr>
          <w:highlight w:val="white"/>
        </w:rPr>
        <w:t>FILE* stdout = &amp;g_fileArray[1];</w:t>
      </w:r>
    </w:p>
    <w:p w14:paraId="0D5AAC77" w14:textId="77777777" w:rsidR="000644C3" w:rsidRPr="00EC76D5" w:rsidRDefault="000644C3" w:rsidP="00390D2A">
      <w:pPr>
        <w:pStyle w:val="Code"/>
        <w:rPr>
          <w:highlight w:val="white"/>
        </w:rPr>
      </w:pPr>
      <w:r w:rsidRPr="00EC76D5">
        <w:rPr>
          <w:highlight w:val="white"/>
        </w:rPr>
        <w:t>FILE* stderr = &amp;g_fileArray[2];</w:t>
      </w:r>
    </w:p>
    <w:p w14:paraId="6A970215" w14:textId="77777777" w:rsidR="000644C3" w:rsidRPr="00EC76D5" w:rsidRDefault="000644C3" w:rsidP="00390D2A">
      <w:pPr>
        <w:pStyle w:val="Code"/>
        <w:rPr>
          <w:highlight w:val="white"/>
        </w:rPr>
      </w:pPr>
    </w:p>
    <w:p w14:paraId="3E37C9F4" w14:textId="77777777" w:rsidR="000644C3" w:rsidRPr="00EC76D5" w:rsidRDefault="000644C3" w:rsidP="00390D2A">
      <w:pPr>
        <w:pStyle w:val="Code"/>
        <w:rPr>
          <w:highlight w:val="white"/>
        </w:rPr>
      </w:pPr>
      <w:r w:rsidRPr="00EC76D5">
        <w:rPr>
          <w:highlight w:val="white"/>
        </w:rPr>
        <w:t>static enum { EEXIST, ENOENT, EACCES };</w:t>
      </w:r>
    </w:p>
    <w:p w14:paraId="7D4B65CF" w14:textId="77777777" w:rsidR="000644C3" w:rsidRPr="00EC76D5" w:rsidRDefault="000644C3" w:rsidP="00390D2A">
      <w:pPr>
        <w:pStyle w:val="Code"/>
        <w:rPr>
          <w:highlight w:val="white"/>
        </w:rPr>
      </w:pPr>
      <w:r w:rsidRPr="00EC76D5">
        <w:rPr>
          <w:highlight w:val="white"/>
        </w:rPr>
        <w:t>static enum { SEEK_SET = 0, SEEK_CUR = 1, SEEK_END = 2 };</w:t>
      </w:r>
    </w:p>
    <w:p w14:paraId="508DC40A" w14:textId="77777777" w:rsidR="000644C3" w:rsidRPr="00EC76D5" w:rsidRDefault="000644C3" w:rsidP="00390D2A">
      <w:pPr>
        <w:pStyle w:val="Code"/>
        <w:rPr>
          <w:highlight w:val="white"/>
        </w:rPr>
      </w:pPr>
    </w:p>
    <w:p w14:paraId="69A687A0" w14:textId="77777777" w:rsidR="000644C3" w:rsidRPr="00EC76D5" w:rsidRDefault="000644C3" w:rsidP="00390D2A">
      <w:pPr>
        <w:pStyle w:val="Code"/>
        <w:rPr>
          <w:highlight w:val="white"/>
        </w:rPr>
      </w:pPr>
      <w:r w:rsidRPr="00EC76D5">
        <w:rPr>
          <w:highlight w:val="white"/>
        </w:rPr>
        <w:t>static enum {READ = 0x40, WRITE = 0x41, READ_WRITE = 0x42};</w:t>
      </w:r>
    </w:p>
    <w:p w14:paraId="10DEB269" w14:textId="77777777" w:rsidR="000644C3" w:rsidRPr="00EC76D5" w:rsidRDefault="000644C3" w:rsidP="00390D2A">
      <w:pPr>
        <w:pStyle w:val="Code"/>
        <w:rPr>
          <w:highlight w:val="white"/>
        </w:rPr>
      </w:pPr>
    </w:p>
    <w:p w14:paraId="4A6F1726" w14:textId="77777777" w:rsidR="000644C3" w:rsidRPr="00EC76D5" w:rsidRDefault="000644C3" w:rsidP="00390D2A">
      <w:pPr>
        <w:pStyle w:val="Code"/>
        <w:rPr>
          <w:highlight w:val="white"/>
        </w:rPr>
      </w:pPr>
      <w:r w:rsidRPr="00EC76D5">
        <w:rPr>
          <w:highlight w:val="white"/>
        </w:rPr>
        <w:t>#define MAX(a,b) (((a) &gt; (b)) ? (a) : (b))</w:t>
      </w:r>
    </w:p>
    <w:p w14:paraId="22D7DEB4" w14:textId="77777777" w:rsidR="000644C3" w:rsidRPr="00EC76D5" w:rsidRDefault="000644C3" w:rsidP="00390D2A">
      <w:pPr>
        <w:pStyle w:val="Code"/>
        <w:rPr>
          <w:highlight w:val="white"/>
        </w:rPr>
      </w:pPr>
    </w:p>
    <w:p w14:paraId="4E876752" w14:textId="77777777" w:rsidR="000644C3" w:rsidRPr="00EC76D5" w:rsidRDefault="000644C3" w:rsidP="00390D2A">
      <w:pPr>
        <w:pStyle w:val="Code"/>
        <w:rPr>
          <w:highlight w:val="white"/>
        </w:rPr>
      </w:pPr>
      <w:r w:rsidRPr="00EC76D5">
        <w:rPr>
          <w:highlight w:val="white"/>
        </w:rPr>
        <w:t>#define FILE_NOT_FOUND 0x02</w:t>
      </w:r>
    </w:p>
    <w:p w14:paraId="3B939D04" w14:textId="77777777" w:rsidR="000644C3" w:rsidRPr="00EC76D5" w:rsidRDefault="000644C3" w:rsidP="00390D2A">
      <w:pPr>
        <w:pStyle w:val="Code"/>
        <w:rPr>
          <w:highlight w:val="white"/>
        </w:rPr>
      </w:pPr>
    </w:p>
    <w:p w14:paraId="28FB6F55" w14:textId="77777777" w:rsidR="000644C3" w:rsidRPr="00EC76D5" w:rsidRDefault="000644C3" w:rsidP="00390D2A">
      <w:pPr>
        <w:pStyle w:val="Code"/>
        <w:rPr>
          <w:highlight w:val="white"/>
        </w:rPr>
      </w:pPr>
      <w:r w:rsidRPr="00EC76D5">
        <w:rPr>
          <w:highlight w:val="white"/>
        </w:rPr>
        <w:t>#define PRINT(x,y) { printf(#x " = &lt;%" #y "&gt;\n", (x)); }</w:t>
      </w:r>
    </w:p>
    <w:p w14:paraId="50EAD14A" w14:textId="77777777" w:rsidR="000644C3" w:rsidRPr="00EC76D5" w:rsidRDefault="000644C3" w:rsidP="00390D2A">
      <w:pPr>
        <w:pStyle w:val="Code"/>
        <w:rPr>
          <w:highlight w:val="white"/>
        </w:rPr>
      </w:pPr>
    </w:p>
    <w:p w14:paraId="5B6BF3AD" w14:textId="77777777" w:rsidR="000644C3" w:rsidRPr="00EC76D5" w:rsidRDefault="000644C3" w:rsidP="00390D2A">
      <w:pPr>
        <w:pStyle w:val="Code"/>
        <w:rPr>
          <w:highlight w:val="white"/>
        </w:rPr>
      </w:pPr>
      <w:r w:rsidRPr="00EC76D5">
        <w:rPr>
          <w:highlight w:val="white"/>
        </w:rPr>
        <w:t>long filesize(int handle) {</w:t>
      </w:r>
    </w:p>
    <w:p w14:paraId="00D56A19" w14:textId="77777777" w:rsidR="000644C3" w:rsidRPr="00EC76D5" w:rsidRDefault="000644C3" w:rsidP="00390D2A">
      <w:pPr>
        <w:pStyle w:val="Code"/>
        <w:rPr>
          <w:highlight w:val="white"/>
        </w:rPr>
      </w:pPr>
      <w:r w:rsidRPr="00EC76D5">
        <w:rPr>
          <w:highlight w:val="white"/>
        </w:rPr>
        <w:t xml:space="preserve">  load_register(ah, 0x42s);</w:t>
      </w:r>
    </w:p>
    <w:p w14:paraId="1653E3A0" w14:textId="77777777" w:rsidR="000644C3" w:rsidRPr="00EC76D5" w:rsidRDefault="000644C3" w:rsidP="00390D2A">
      <w:pPr>
        <w:pStyle w:val="Code"/>
        <w:rPr>
          <w:highlight w:val="white"/>
        </w:rPr>
      </w:pPr>
      <w:r w:rsidRPr="00EC76D5">
        <w:rPr>
          <w:highlight w:val="white"/>
        </w:rPr>
        <w:t xml:space="preserve">  load_register(bx, handle);</w:t>
      </w:r>
    </w:p>
    <w:p w14:paraId="2B5040DA" w14:textId="77777777" w:rsidR="000644C3" w:rsidRPr="00EC76D5" w:rsidRDefault="000644C3" w:rsidP="00390D2A">
      <w:pPr>
        <w:pStyle w:val="Code"/>
        <w:rPr>
          <w:highlight w:val="white"/>
        </w:rPr>
      </w:pPr>
      <w:r w:rsidRPr="00EC76D5">
        <w:rPr>
          <w:highlight w:val="white"/>
        </w:rPr>
        <w:t xml:space="preserve">  load_register(cx, 0);</w:t>
      </w:r>
    </w:p>
    <w:p w14:paraId="40D4B45D" w14:textId="77777777" w:rsidR="000644C3" w:rsidRPr="00EC76D5" w:rsidRDefault="000644C3" w:rsidP="00390D2A">
      <w:pPr>
        <w:pStyle w:val="Code"/>
        <w:rPr>
          <w:highlight w:val="white"/>
        </w:rPr>
      </w:pPr>
      <w:r w:rsidRPr="00EC76D5">
        <w:rPr>
          <w:highlight w:val="white"/>
        </w:rPr>
        <w:t xml:space="preserve">  load_register(dx, 0);</w:t>
      </w:r>
    </w:p>
    <w:p w14:paraId="3B1828B8" w14:textId="77777777" w:rsidR="000644C3" w:rsidRPr="00EC76D5" w:rsidRDefault="000644C3" w:rsidP="00390D2A">
      <w:pPr>
        <w:pStyle w:val="Code"/>
        <w:rPr>
          <w:highlight w:val="white"/>
        </w:rPr>
      </w:pPr>
      <w:r w:rsidRPr="00EC76D5">
        <w:rPr>
          <w:highlight w:val="white"/>
        </w:rPr>
        <w:t xml:space="preserve">  interrupt(0x21s);</w:t>
      </w:r>
    </w:p>
    <w:p w14:paraId="28DEDD3B" w14:textId="77777777" w:rsidR="000644C3" w:rsidRPr="00EC76D5" w:rsidRDefault="000644C3" w:rsidP="00390D2A">
      <w:pPr>
        <w:pStyle w:val="Code"/>
        <w:rPr>
          <w:highlight w:val="white"/>
        </w:rPr>
      </w:pPr>
    </w:p>
    <w:p w14:paraId="2D016580" w14:textId="77777777" w:rsidR="000644C3" w:rsidRPr="00EC76D5" w:rsidRDefault="000644C3" w:rsidP="00390D2A">
      <w:pPr>
        <w:pStyle w:val="Code"/>
        <w:rPr>
          <w:highlight w:val="white"/>
        </w:rPr>
      </w:pPr>
      <w:r w:rsidRPr="00EC76D5">
        <w:rPr>
          <w:highlight w:val="white"/>
        </w:rPr>
        <w:t xml:space="preserve">  int high, low;</w:t>
      </w:r>
    </w:p>
    <w:p w14:paraId="299FAB8E" w14:textId="77777777" w:rsidR="000644C3" w:rsidRPr="00EC76D5" w:rsidRDefault="000644C3" w:rsidP="00390D2A">
      <w:pPr>
        <w:pStyle w:val="Code"/>
        <w:rPr>
          <w:highlight w:val="white"/>
        </w:rPr>
      </w:pPr>
      <w:r w:rsidRPr="00EC76D5">
        <w:rPr>
          <w:highlight w:val="white"/>
        </w:rPr>
        <w:t xml:space="preserve">  store_register(dx, high);</w:t>
      </w:r>
    </w:p>
    <w:p w14:paraId="6D852812" w14:textId="77777777" w:rsidR="000644C3" w:rsidRPr="00EC76D5" w:rsidRDefault="000644C3" w:rsidP="00390D2A">
      <w:pPr>
        <w:pStyle w:val="Code"/>
        <w:rPr>
          <w:highlight w:val="white"/>
        </w:rPr>
      </w:pPr>
      <w:r w:rsidRPr="00EC76D5">
        <w:rPr>
          <w:highlight w:val="white"/>
        </w:rPr>
        <w:t xml:space="preserve">  store_register(ax, low);</w:t>
      </w:r>
    </w:p>
    <w:p w14:paraId="285F314D" w14:textId="77777777" w:rsidR="000644C3" w:rsidRPr="00EC76D5" w:rsidRDefault="000644C3" w:rsidP="00390D2A">
      <w:pPr>
        <w:pStyle w:val="Code"/>
        <w:rPr>
          <w:highlight w:val="white"/>
        </w:rPr>
      </w:pPr>
      <w:r w:rsidRPr="00EC76D5">
        <w:rPr>
          <w:highlight w:val="white"/>
        </w:rPr>
        <w:t xml:space="preserve">  clear_registers();</w:t>
      </w:r>
    </w:p>
    <w:p w14:paraId="66F32D10" w14:textId="77777777" w:rsidR="000644C3" w:rsidRPr="00EC76D5" w:rsidRDefault="000644C3" w:rsidP="00390D2A">
      <w:pPr>
        <w:pStyle w:val="Code"/>
        <w:rPr>
          <w:highlight w:val="white"/>
        </w:rPr>
      </w:pPr>
    </w:p>
    <w:p w14:paraId="273EC1A8" w14:textId="77777777" w:rsidR="000644C3" w:rsidRPr="00EC76D5" w:rsidRDefault="000644C3" w:rsidP="00390D2A">
      <w:pPr>
        <w:pStyle w:val="Code"/>
        <w:rPr>
          <w:highlight w:val="white"/>
        </w:rPr>
      </w:pPr>
      <w:r w:rsidRPr="00EC76D5">
        <w:rPr>
          <w:highlight w:val="white"/>
        </w:rPr>
        <w:t xml:space="preserve">  return (((long) high) &lt;&lt; 4) + ((long) low);</w:t>
      </w:r>
    </w:p>
    <w:p w14:paraId="66E39850" w14:textId="77777777" w:rsidR="000644C3" w:rsidRPr="00EC76D5" w:rsidRDefault="000644C3" w:rsidP="00390D2A">
      <w:pPr>
        <w:pStyle w:val="Code"/>
        <w:rPr>
          <w:highlight w:val="white"/>
        </w:rPr>
      </w:pPr>
      <w:r w:rsidRPr="00EC76D5">
        <w:rPr>
          <w:highlight w:val="white"/>
        </w:rPr>
        <w:t>}</w:t>
      </w:r>
    </w:p>
    <w:p w14:paraId="468F979D" w14:textId="77777777" w:rsidR="00A50429" w:rsidRPr="00EC76D5" w:rsidRDefault="00A50429" w:rsidP="00390D2A">
      <w:pPr>
        <w:pStyle w:val="Code"/>
        <w:rPr>
          <w:highlight w:val="white"/>
        </w:rPr>
      </w:pPr>
    </w:p>
    <w:p w14:paraId="53917E95" w14:textId="5B898A68" w:rsidR="000644C3" w:rsidRPr="00EC76D5" w:rsidRDefault="000644C3" w:rsidP="00390D2A">
      <w:pPr>
        <w:pStyle w:val="Code"/>
        <w:rPr>
          <w:highlight w:val="white"/>
        </w:rPr>
      </w:pPr>
      <w:r w:rsidRPr="00EC76D5">
        <w:rPr>
          <w:highlight w:val="white"/>
        </w:rPr>
        <w:t>static int filecreate(const char* name) {</w:t>
      </w:r>
    </w:p>
    <w:p w14:paraId="0FB20880" w14:textId="77777777" w:rsidR="000644C3" w:rsidRPr="00EC76D5" w:rsidRDefault="000644C3" w:rsidP="00390D2A">
      <w:pPr>
        <w:pStyle w:val="Code"/>
        <w:rPr>
          <w:highlight w:val="white"/>
        </w:rPr>
      </w:pPr>
      <w:r w:rsidRPr="00EC76D5">
        <w:rPr>
          <w:highlight w:val="white"/>
        </w:rPr>
        <w:t xml:space="preserve">  load_register(ah, 0x3Cs);</w:t>
      </w:r>
    </w:p>
    <w:p w14:paraId="3BFCDF55" w14:textId="77777777" w:rsidR="000644C3" w:rsidRPr="00EC76D5" w:rsidRDefault="000644C3" w:rsidP="00390D2A">
      <w:pPr>
        <w:pStyle w:val="Code"/>
        <w:rPr>
          <w:highlight w:val="white"/>
        </w:rPr>
      </w:pPr>
      <w:r w:rsidRPr="00EC76D5">
        <w:rPr>
          <w:highlight w:val="white"/>
        </w:rPr>
        <w:t xml:space="preserve">  load_register(cx, 0x00);</w:t>
      </w:r>
    </w:p>
    <w:p w14:paraId="6F1088A2" w14:textId="77777777" w:rsidR="000644C3" w:rsidRPr="00EC76D5" w:rsidRDefault="000644C3" w:rsidP="00390D2A">
      <w:pPr>
        <w:pStyle w:val="Code"/>
        <w:rPr>
          <w:highlight w:val="white"/>
        </w:rPr>
      </w:pPr>
      <w:r w:rsidRPr="00EC76D5">
        <w:rPr>
          <w:highlight w:val="white"/>
        </w:rPr>
        <w:t xml:space="preserve">  load_register(dx, name);</w:t>
      </w:r>
    </w:p>
    <w:p w14:paraId="68569700" w14:textId="77777777" w:rsidR="000644C3" w:rsidRPr="00EC76D5" w:rsidRDefault="000644C3" w:rsidP="00390D2A">
      <w:pPr>
        <w:pStyle w:val="Code"/>
        <w:rPr>
          <w:highlight w:val="white"/>
        </w:rPr>
      </w:pPr>
      <w:r w:rsidRPr="00EC76D5">
        <w:rPr>
          <w:highlight w:val="white"/>
        </w:rPr>
        <w:t xml:space="preserve">  interrupt(0x21s);</w:t>
      </w:r>
    </w:p>
    <w:p w14:paraId="5CEBC76B" w14:textId="77777777" w:rsidR="000644C3" w:rsidRPr="00EC76D5" w:rsidRDefault="000644C3" w:rsidP="00390D2A">
      <w:pPr>
        <w:pStyle w:val="Code"/>
        <w:rPr>
          <w:highlight w:val="white"/>
        </w:rPr>
      </w:pPr>
    </w:p>
    <w:p w14:paraId="5C4E4DB4" w14:textId="77777777" w:rsidR="000644C3" w:rsidRPr="00EC76D5" w:rsidRDefault="000644C3" w:rsidP="00390D2A">
      <w:pPr>
        <w:pStyle w:val="Code"/>
        <w:rPr>
          <w:highlight w:val="white"/>
        </w:rPr>
      </w:pPr>
      <w:r w:rsidRPr="00EC76D5">
        <w:rPr>
          <w:highlight w:val="white"/>
        </w:rPr>
        <w:t xml:space="preserve">  int handle;</w:t>
      </w:r>
    </w:p>
    <w:p w14:paraId="4307D991" w14:textId="77777777" w:rsidR="000644C3" w:rsidRPr="00EC76D5" w:rsidRDefault="000644C3" w:rsidP="00390D2A">
      <w:pPr>
        <w:pStyle w:val="Code"/>
        <w:rPr>
          <w:highlight w:val="white"/>
        </w:rPr>
      </w:pPr>
      <w:r w:rsidRPr="00EC76D5">
        <w:rPr>
          <w:highlight w:val="white"/>
        </w:rPr>
        <w:t xml:space="preserve">  store_register(ax, handle);</w:t>
      </w:r>
    </w:p>
    <w:p w14:paraId="6CB616BC" w14:textId="77777777" w:rsidR="000644C3" w:rsidRPr="00EC76D5" w:rsidRDefault="000644C3" w:rsidP="00390D2A">
      <w:pPr>
        <w:pStyle w:val="Code"/>
        <w:rPr>
          <w:highlight w:val="white"/>
        </w:rPr>
      </w:pPr>
      <w:r w:rsidRPr="00EC76D5">
        <w:rPr>
          <w:highlight w:val="white"/>
        </w:rPr>
        <w:t xml:space="preserve">  return handle;</w:t>
      </w:r>
    </w:p>
    <w:p w14:paraId="2B2316C7" w14:textId="77777777" w:rsidR="000644C3" w:rsidRPr="00EC76D5" w:rsidRDefault="000644C3" w:rsidP="00390D2A">
      <w:pPr>
        <w:pStyle w:val="Code"/>
        <w:rPr>
          <w:highlight w:val="white"/>
        </w:rPr>
      </w:pPr>
      <w:r w:rsidRPr="00EC76D5">
        <w:rPr>
          <w:highlight w:val="white"/>
        </w:rPr>
        <w:t>}</w:t>
      </w:r>
    </w:p>
    <w:p w14:paraId="7C2DAB2D" w14:textId="77777777" w:rsidR="000644C3" w:rsidRPr="00EC76D5" w:rsidRDefault="000644C3" w:rsidP="00390D2A">
      <w:pPr>
        <w:pStyle w:val="Code"/>
        <w:rPr>
          <w:highlight w:val="white"/>
        </w:rPr>
      </w:pPr>
    </w:p>
    <w:p w14:paraId="7F0CEA36" w14:textId="77777777" w:rsidR="000644C3" w:rsidRPr="00EC76D5" w:rsidRDefault="000644C3" w:rsidP="00390D2A">
      <w:pPr>
        <w:pStyle w:val="Code"/>
        <w:rPr>
          <w:highlight w:val="white"/>
        </w:rPr>
      </w:pPr>
      <w:r w:rsidRPr="00EC76D5">
        <w:rPr>
          <w:highlight w:val="white"/>
        </w:rPr>
        <w:t>BOOL fileexists(const char* name) {</w:t>
      </w:r>
    </w:p>
    <w:p w14:paraId="2D82060A" w14:textId="77777777" w:rsidR="000644C3" w:rsidRPr="00EC76D5" w:rsidRDefault="000644C3" w:rsidP="00390D2A">
      <w:pPr>
        <w:pStyle w:val="Code"/>
        <w:rPr>
          <w:highlight w:val="white"/>
        </w:rPr>
      </w:pPr>
      <w:r w:rsidRPr="00EC76D5">
        <w:rPr>
          <w:highlight w:val="white"/>
        </w:rPr>
        <w:t xml:space="preserve">  load_register(ah, 0x43s);</w:t>
      </w:r>
    </w:p>
    <w:p w14:paraId="702E812D" w14:textId="77777777" w:rsidR="000644C3" w:rsidRPr="00EC76D5" w:rsidRDefault="000644C3" w:rsidP="00390D2A">
      <w:pPr>
        <w:pStyle w:val="Code"/>
        <w:rPr>
          <w:highlight w:val="white"/>
        </w:rPr>
      </w:pPr>
      <w:r w:rsidRPr="00EC76D5">
        <w:rPr>
          <w:highlight w:val="white"/>
        </w:rPr>
        <w:t xml:space="preserve">  load_register(al, 0x00s);</w:t>
      </w:r>
    </w:p>
    <w:p w14:paraId="431E897E" w14:textId="77777777" w:rsidR="000644C3" w:rsidRPr="00EC76D5" w:rsidRDefault="000644C3" w:rsidP="00390D2A">
      <w:pPr>
        <w:pStyle w:val="Code"/>
        <w:rPr>
          <w:highlight w:val="white"/>
        </w:rPr>
      </w:pPr>
      <w:r w:rsidRPr="00EC76D5">
        <w:rPr>
          <w:highlight w:val="white"/>
        </w:rPr>
        <w:t xml:space="preserve">  load_register(dx, name);</w:t>
      </w:r>
    </w:p>
    <w:p w14:paraId="058D8137" w14:textId="77777777" w:rsidR="000644C3" w:rsidRPr="00EC76D5" w:rsidRDefault="000644C3" w:rsidP="00390D2A">
      <w:pPr>
        <w:pStyle w:val="Code"/>
        <w:rPr>
          <w:highlight w:val="white"/>
        </w:rPr>
      </w:pPr>
      <w:r w:rsidRPr="00EC76D5">
        <w:rPr>
          <w:highlight w:val="white"/>
        </w:rPr>
        <w:t xml:space="preserve">  interrupt(0x21s);</w:t>
      </w:r>
    </w:p>
    <w:p w14:paraId="20A2D7AD" w14:textId="77777777" w:rsidR="000644C3" w:rsidRPr="00EC76D5" w:rsidRDefault="000644C3" w:rsidP="00390D2A">
      <w:pPr>
        <w:pStyle w:val="Code"/>
        <w:rPr>
          <w:highlight w:val="white"/>
        </w:rPr>
      </w:pPr>
    </w:p>
    <w:p w14:paraId="2238C045" w14:textId="77777777" w:rsidR="000644C3" w:rsidRPr="00EC76D5" w:rsidRDefault="000644C3" w:rsidP="00390D2A">
      <w:pPr>
        <w:pStyle w:val="Code"/>
        <w:rPr>
          <w:highlight w:val="white"/>
        </w:rPr>
      </w:pPr>
      <w:r w:rsidRPr="00EC76D5">
        <w:rPr>
          <w:highlight w:val="white"/>
        </w:rPr>
        <w:t xml:space="preserve">  { int code;</w:t>
      </w:r>
    </w:p>
    <w:p w14:paraId="7634E849" w14:textId="77777777" w:rsidR="000644C3" w:rsidRPr="00EC76D5" w:rsidRDefault="000644C3" w:rsidP="00390D2A">
      <w:pPr>
        <w:pStyle w:val="Code"/>
        <w:rPr>
          <w:highlight w:val="white"/>
        </w:rPr>
      </w:pPr>
      <w:r w:rsidRPr="00EC76D5">
        <w:rPr>
          <w:highlight w:val="white"/>
        </w:rPr>
        <w:t xml:space="preserve">    store_register(ax, code);</w:t>
      </w:r>
    </w:p>
    <w:p w14:paraId="66C034D3" w14:textId="77777777" w:rsidR="000644C3" w:rsidRPr="00EC76D5" w:rsidRDefault="000644C3" w:rsidP="00390D2A">
      <w:pPr>
        <w:pStyle w:val="Code"/>
        <w:rPr>
          <w:highlight w:val="white"/>
        </w:rPr>
      </w:pPr>
      <w:r w:rsidRPr="00EC76D5">
        <w:rPr>
          <w:highlight w:val="white"/>
        </w:rPr>
        <w:t xml:space="preserve">    clear_registers();</w:t>
      </w:r>
    </w:p>
    <w:p w14:paraId="63298AAC" w14:textId="77777777" w:rsidR="000644C3" w:rsidRPr="00EC76D5" w:rsidRDefault="000644C3" w:rsidP="00390D2A">
      <w:pPr>
        <w:pStyle w:val="Code"/>
        <w:rPr>
          <w:highlight w:val="white"/>
        </w:rPr>
      </w:pPr>
      <w:r w:rsidRPr="00EC76D5">
        <w:rPr>
          <w:highlight w:val="white"/>
        </w:rPr>
        <w:t xml:space="preserve">    return (code != FILE_NOT_FOUND);</w:t>
      </w:r>
    </w:p>
    <w:p w14:paraId="4BB9E564" w14:textId="77777777" w:rsidR="000644C3" w:rsidRPr="00EC76D5" w:rsidRDefault="000644C3" w:rsidP="00390D2A">
      <w:pPr>
        <w:pStyle w:val="Code"/>
        <w:rPr>
          <w:highlight w:val="white"/>
        </w:rPr>
      </w:pPr>
      <w:r w:rsidRPr="00EC76D5">
        <w:rPr>
          <w:highlight w:val="white"/>
        </w:rPr>
        <w:t xml:space="preserve">  }</w:t>
      </w:r>
    </w:p>
    <w:p w14:paraId="35A1FF4D" w14:textId="77777777" w:rsidR="000644C3" w:rsidRPr="00EC76D5" w:rsidRDefault="000644C3" w:rsidP="00390D2A">
      <w:pPr>
        <w:pStyle w:val="Code"/>
        <w:rPr>
          <w:highlight w:val="white"/>
        </w:rPr>
      </w:pPr>
      <w:r w:rsidRPr="00EC76D5">
        <w:rPr>
          <w:highlight w:val="white"/>
        </w:rPr>
        <w:t>}</w:t>
      </w:r>
    </w:p>
    <w:p w14:paraId="22CBFBE0" w14:textId="77777777" w:rsidR="000644C3" w:rsidRPr="00EC76D5" w:rsidRDefault="000644C3" w:rsidP="00390D2A">
      <w:pPr>
        <w:pStyle w:val="Code"/>
        <w:rPr>
          <w:highlight w:val="white"/>
        </w:rPr>
      </w:pPr>
    </w:p>
    <w:p w14:paraId="068A7E1F" w14:textId="77777777" w:rsidR="000644C3" w:rsidRPr="00EC76D5" w:rsidRDefault="000644C3" w:rsidP="00390D2A">
      <w:pPr>
        <w:pStyle w:val="Code"/>
        <w:rPr>
          <w:highlight w:val="white"/>
        </w:rPr>
      </w:pPr>
      <w:r w:rsidRPr="00EC76D5">
        <w:rPr>
          <w:highlight w:val="white"/>
        </w:rPr>
        <w:t>static int fileopen(const char* name, unsigned short mode) {</w:t>
      </w:r>
    </w:p>
    <w:p w14:paraId="19E8BAA4" w14:textId="77777777" w:rsidR="000644C3" w:rsidRPr="00EC76D5" w:rsidRDefault="000644C3" w:rsidP="00390D2A">
      <w:pPr>
        <w:pStyle w:val="Code"/>
        <w:rPr>
          <w:highlight w:val="white"/>
        </w:rPr>
      </w:pPr>
      <w:r w:rsidRPr="00EC76D5">
        <w:rPr>
          <w:highlight w:val="white"/>
        </w:rPr>
        <w:t xml:space="preserve">  load_register(ah, 0x3Ds);</w:t>
      </w:r>
    </w:p>
    <w:p w14:paraId="104CDB3B" w14:textId="77777777" w:rsidR="000644C3" w:rsidRPr="00EC76D5" w:rsidRDefault="000644C3" w:rsidP="00390D2A">
      <w:pPr>
        <w:pStyle w:val="Code"/>
        <w:rPr>
          <w:highlight w:val="white"/>
        </w:rPr>
      </w:pPr>
      <w:r w:rsidRPr="00EC76D5">
        <w:rPr>
          <w:highlight w:val="white"/>
        </w:rPr>
        <w:t xml:space="preserve">  load_register(al, mode);</w:t>
      </w:r>
    </w:p>
    <w:p w14:paraId="6F831C01" w14:textId="77777777" w:rsidR="000644C3" w:rsidRPr="00EC76D5" w:rsidRDefault="000644C3" w:rsidP="00390D2A">
      <w:pPr>
        <w:pStyle w:val="Code"/>
        <w:rPr>
          <w:highlight w:val="white"/>
        </w:rPr>
      </w:pPr>
      <w:r w:rsidRPr="00EC76D5">
        <w:rPr>
          <w:highlight w:val="white"/>
        </w:rPr>
        <w:t xml:space="preserve">  load_register(dx, name);</w:t>
      </w:r>
    </w:p>
    <w:p w14:paraId="13D64DB3" w14:textId="77777777" w:rsidR="000644C3" w:rsidRPr="00EC76D5" w:rsidRDefault="000644C3" w:rsidP="00390D2A">
      <w:pPr>
        <w:pStyle w:val="Code"/>
        <w:rPr>
          <w:highlight w:val="white"/>
        </w:rPr>
      </w:pPr>
      <w:r w:rsidRPr="00EC76D5">
        <w:rPr>
          <w:highlight w:val="white"/>
        </w:rPr>
        <w:t xml:space="preserve">  interrupt(0x21s);</w:t>
      </w:r>
    </w:p>
    <w:p w14:paraId="1F6F7EE8" w14:textId="77777777" w:rsidR="000644C3" w:rsidRPr="00EC76D5" w:rsidRDefault="000644C3" w:rsidP="00390D2A">
      <w:pPr>
        <w:pStyle w:val="Code"/>
        <w:rPr>
          <w:highlight w:val="white"/>
        </w:rPr>
      </w:pPr>
    </w:p>
    <w:p w14:paraId="13644A93" w14:textId="77777777" w:rsidR="000644C3" w:rsidRPr="00EC76D5" w:rsidRDefault="000644C3" w:rsidP="00390D2A">
      <w:pPr>
        <w:pStyle w:val="Code"/>
        <w:rPr>
          <w:highlight w:val="white"/>
        </w:rPr>
      </w:pPr>
      <w:r w:rsidRPr="00EC76D5">
        <w:rPr>
          <w:highlight w:val="white"/>
        </w:rPr>
        <w:lastRenderedPageBreak/>
        <w:t xml:space="preserve">  int handle;</w:t>
      </w:r>
    </w:p>
    <w:p w14:paraId="098D970A" w14:textId="77777777" w:rsidR="000644C3" w:rsidRPr="00EC76D5" w:rsidRDefault="000644C3" w:rsidP="00390D2A">
      <w:pPr>
        <w:pStyle w:val="Code"/>
        <w:rPr>
          <w:highlight w:val="white"/>
        </w:rPr>
      </w:pPr>
      <w:r w:rsidRPr="00EC76D5">
        <w:rPr>
          <w:highlight w:val="white"/>
        </w:rPr>
        <w:t xml:space="preserve">  store_register(ax, handle);</w:t>
      </w:r>
    </w:p>
    <w:p w14:paraId="308BBFD5" w14:textId="77777777" w:rsidR="00454B8E" w:rsidRPr="00EC76D5" w:rsidRDefault="00454B8E" w:rsidP="00390D2A">
      <w:pPr>
        <w:pStyle w:val="Code"/>
        <w:rPr>
          <w:highlight w:val="white"/>
        </w:rPr>
      </w:pPr>
    </w:p>
    <w:p w14:paraId="71474557" w14:textId="4FDB7105" w:rsidR="000644C3" w:rsidRPr="00EC76D5" w:rsidRDefault="000644C3" w:rsidP="00390D2A">
      <w:pPr>
        <w:pStyle w:val="Code"/>
        <w:rPr>
          <w:highlight w:val="white"/>
        </w:rPr>
      </w:pPr>
      <w:r w:rsidRPr="00EC76D5">
        <w:rPr>
          <w:highlight w:val="white"/>
        </w:rPr>
        <w:t xml:space="preserve">  if (handle &gt; 2) {</w:t>
      </w:r>
    </w:p>
    <w:p w14:paraId="563C1689" w14:textId="77777777" w:rsidR="000644C3" w:rsidRPr="00EC76D5" w:rsidRDefault="000644C3" w:rsidP="00390D2A">
      <w:pPr>
        <w:pStyle w:val="Code"/>
        <w:rPr>
          <w:highlight w:val="white"/>
        </w:rPr>
      </w:pPr>
      <w:r w:rsidRPr="00EC76D5">
        <w:rPr>
          <w:highlight w:val="white"/>
        </w:rPr>
        <w:t xml:space="preserve">    return handle;</w:t>
      </w:r>
    </w:p>
    <w:p w14:paraId="5A397064" w14:textId="77777777" w:rsidR="000644C3" w:rsidRPr="00EC76D5" w:rsidRDefault="000644C3" w:rsidP="00390D2A">
      <w:pPr>
        <w:pStyle w:val="Code"/>
        <w:rPr>
          <w:highlight w:val="white"/>
        </w:rPr>
      </w:pPr>
      <w:r w:rsidRPr="00EC76D5">
        <w:rPr>
          <w:highlight w:val="white"/>
        </w:rPr>
        <w:t xml:space="preserve">  }</w:t>
      </w:r>
    </w:p>
    <w:p w14:paraId="6899985F" w14:textId="77777777" w:rsidR="000644C3" w:rsidRPr="00EC76D5" w:rsidRDefault="000644C3" w:rsidP="00390D2A">
      <w:pPr>
        <w:pStyle w:val="Code"/>
        <w:rPr>
          <w:highlight w:val="white"/>
        </w:rPr>
      </w:pPr>
      <w:r w:rsidRPr="00EC76D5">
        <w:rPr>
          <w:highlight w:val="white"/>
        </w:rPr>
        <w:t xml:space="preserve">  else {</w:t>
      </w:r>
    </w:p>
    <w:p w14:paraId="677771DD" w14:textId="77777777" w:rsidR="000644C3" w:rsidRPr="00EC76D5" w:rsidRDefault="000644C3" w:rsidP="00390D2A">
      <w:pPr>
        <w:pStyle w:val="Code"/>
        <w:rPr>
          <w:highlight w:val="white"/>
        </w:rPr>
      </w:pPr>
      <w:r w:rsidRPr="00EC76D5">
        <w:rPr>
          <w:highlight w:val="white"/>
        </w:rPr>
        <w:t xml:space="preserve">    errno = handle;</w:t>
      </w:r>
    </w:p>
    <w:p w14:paraId="6C582710" w14:textId="77777777" w:rsidR="000644C3" w:rsidRPr="00EC76D5" w:rsidRDefault="000644C3" w:rsidP="00390D2A">
      <w:pPr>
        <w:pStyle w:val="Code"/>
        <w:rPr>
          <w:highlight w:val="white"/>
        </w:rPr>
      </w:pPr>
      <w:r w:rsidRPr="00EC76D5">
        <w:rPr>
          <w:highlight w:val="white"/>
        </w:rPr>
        <w:t xml:space="preserve">    return -1;</w:t>
      </w:r>
    </w:p>
    <w:p w14:paraId="0CDF93B7" w14:textId="77777777" w:rsidR="000644C3" w:rsidRPr="00EC76D5" w:rsidRDefault="000644C3" w:rsidP="00390D2A">
      <w:pPr>
        <w:pStyle w:val="Code"/>
        <w:rPr>
          <w:highlight w:val="white"/>
        </w:rPr>
      </w:pPr>
      <w:r w:rsidRPr="00EC76D5">
        <w:rPr>
          <w:highlight w:val="white"/>
        </w:rPr>
        <w:t xml:space="preserve">  }</w:t>
      </w:r>
    </w:p>
    <w:p w14:paraId="7832938B" w14:textId="77777777" w:rsidR="000644C3" w:rsidRPr="00EC76D5" w:rsidRDefault="000644C3" w:rsidP="00390D2A">
      <w:pPr>
        <w:pStyle w:val="Code"/>
        <w:rPr>
          <w:highlight w:val="white"/>
        </w:rPr>
      </w:pPr>
      <w:r w:rsidRPr="00EC76D5">
        <w:rPr>
          <w:highlight w:val="white"/>
        </w:rPr>
        <w:t>}</w:t>
      </w:r>
    </w:p>
    <w:p w14:paraId="475320F3" w14:textId="77777777" w:rsidR="000644C3" w:rsidRPr="00EC76D5" w:rsidRDefault="000644C3" w:rsidP="00390D2A">
      <w:pPr>
        <w:pStyle w:val="Code"/>
        <w:rPr>
          <w:highlight w:val="white"/>
        </w:rPr>
      </w:pPr>
    </w:p>
    <w:p w14:paraId="5B23E204" w14:textId="77777777" w:rsidR="000644C3" w:rsidRPr="00EC76D5" w:rsidRDefault="000644C3" w:rsidP="00390D2A">
      <w:pPr>
        <w:pStyle w:val="Code"/>
        <w:rPr>
          <w:highlight w:val="white"/>
        </w:rPr>
      </w:pPr>
      <w:r w:rsidRPr="00EC76D5">
        <w:rPr>
          <w:highlight w:val="white"/>
        </w:rPr>
        <w:t>FILE* fopen(const char* filename, const char* mode) {</w:t>
      </w:r>
    </w:p>
    <w:p w14:paraId="0AA2A832" w14:textId="77777777" w:rsidR="000644C3" w:rsidRPr="00EC76D5" w:rsidRDefault="000644C3" w:rsidP="00390D2A">
      <w:pPr>
        <w:pStyle w:val="Code"/>
        <w:rPr>
          <w:highlight w:val="white"/>
        </w:rPr>
      </w:pPr>
      <w:r w:rsidRPr="00EC76D5">
        <w:rPr>
          <w:highlight w:val="white"/>
        </w:rPr>
        <w:t xml:space="preserve">  int index;</w:t>
      </w:r>
    </w:p>
    <w:p w14:paraId="1D1B397E" w14:textId="77777777" w:rsidR="000644C3" w:rsidRPr="00EC76D5" w:rsidRDefault="000644C3" w:rsidP="00390D2A">
      <w:pPr>
        <w:pStyle w:val="Code"/>
        <w:rPr>
          <w:highlight w:val="white"/>
        </w:rPr>
      </w:pPr>
      <w:r w:rsidRPr="00EC76D5">
        <w:rPr>
          <w:highlight w:val="white"/>
        </w:rPr>
        <w:t xml:space="preserve">  for (index = 0; index &lt; FOPEN_MAX; ++index) {</w:t>
      </w:r>
    </w:p>
    <w:p w14:paraId="38795A82" w14:textId="77777777" w:rsidR="000644C3" w:rsidRPr="00EC76D5" w:rsidRDefault="000644C3" w:rsidP="00390D2A">
      <w:pPr>
        <w:pStyle w:val="Code"/>
        <w:rPr>
          <w:highlight w:val="white"/>
        </w:rPr>
      </w:pPr>
      <w:r w:rsidRPr="00EC76D5">
        <w:rPr>
          <w:highlight w:val="white"/>
        </w:rPr>
        <w:t xml:space="preserve">    if (!g_fileArray[index].open) {</w:t>
      </w:r>
    </w:p>
    <w:p w14:paraId="5850DB66" w14:textId="77777777" w:rsidR="000644C3" w:rsidRPr="00EC76D5" w:rsidRDefault="000644C3" w:rsidP="00390D2A">
      <w:pPr>
        <w:pStyle w:val="Code"/>
        <w:rPr>
          <w:highlight w:val="white"/>
        </w:rPr>
      </w:pPr>
      <w:r w:rsidRPr="00EC76D5">
        <w:rPr>
          <w:highlight w:val="white"/>
        </w:rPr>
        <w:t xml:space="preserve">      return freopen(filename, mode, &amp;g_fileArray[index]);</w:t>
      </w:r>
    </w:p>
    <w:p w14:paraId="30FDAADA" w14:textId="77777777" w:rsidR="000644C3" w:rsidRPr="00EC76D5" w:rsidRDefault="000644C3" w:rsidP="00390D2A">
      <w:pPr>
        <w:pStyle w:val="Code"/>
        <w:rPr>
          <w:highlight w:val="white"/>
        </w:rPr>
      </w:pPr>
      <w:r w:rsidRPr="00EC76D5">
        <w:rPr>
          <w:highlight w:val="white"/>
        </w:rPr>
        <w:t xml:space="preserve">    }</w:t>
      </w:r>
    </w:p>
    <w:p w14:paraId="0E903C06" w14:textId="77777777" w:rsidR="000644C3" w:rsidRPr="00EC76D5" w:rsidRDefault="000644C3" w:rsidP="00390D2A">
      <w:pPr>
        <w:pStyle w:val="Code"/>
        <w:rPr>
          <w:highlight w:val="white"/>
        </w:rPr>
      </w:pPr>
      <w:r w:rsidRPr="00EC76D5">
        <w:rPr>
          <w:highlight w:val="white"/>
        </w:rPr>
        <w:t xml:space="preserve">  }</w:t>
      </w:r>
    </w:p>
    <w:p w14:paraId="4E5B68F4" w14:textId="77777777" w:rsidR="000644C3" w:rsidRPr="00EC76D5" w:rsidRDefault="000644C3" w:rsidP="00390D2A">
      <w:pPr>
        <w:pStyle w:val="Code"/>
        <w:rPr>
          <w:highlight w:val="white"/>
        </w:rPr>
      </w:pPr>
    </w:p>
    <w:p w14:paraId="23D62A04" w14:textId="77777777" w:rsidR="000644C3" w:rsidRPr="00EC76D5" w:rsidRDefault="000644C3" w:rsidP="00390D2A">
      <w:pPr>
        <w:pStyle w:val="Code"/>
        <w:rPr>
          <w:highlight w:val="white"/>
        </w:rPr>
      </w:pPr>
      <w:r w:rsidRPr="00EC76D5">
        <w:rPr>
          <w:highlight w:val="white"/>
        </w:rPr>
        <w:t xml:space="preserve">  return NULL;</w:t>
      </w:r>
    </w:p>
    <w:p w14:paraId="6A1698F8" w14:textId="77777777" w:rsidR="000644C3" w:rsidRPr="00EC76D5" w:rsidRDefault="000644C3" w:rsidP="00390D2A">
      <w:pPr>
        <w:pStyle w:val="Code"/>
        <w:rPr>
          <w:highlight w:val="white"/>
        </w:rPr>
      </w:pPr>
      <w:r w:rsidRPr="00EC76D5">
        <w:rPr>
          <w:highlight w:val="white"/>
        </w:rPr>
        <w:t>}</w:t>
      </w:r>
    </w:p>
    <w:p w14:paraId="7FF740CD" w14:textId="77777777" w:rsidR="000644C3" w:rsidRPr="00EC76D5" w:rsidRDefault="000644C3" w:rsidP="00390D2A">
      <w:pPr>
        <w:pStyle w:val="Code"/>
        <w:rPr>
          <w:highlight w:val="white"/>
        </w:rPr>
      </w:pPr>
    </w:p>
    <w:p w14:paraId="4B7DE917" w14:textId="77777777" w:rsidR="000644C3" w:rsidRPr="00EC76D5" w:rsidRDefault="000644C3" w:rsidP="00390D2A">
      <w:pPr>
        <w:pStyle w:val="Code"/>
        <w:rPr>
          <w:highlight w:val="white"/>
        </w:rPr>
      </w:pPr>
      <w:r w:rsidRPr="00EC76D5">
        <w:rPr>
          <w:highlight w:val="white"/>
        </w:rPr>
        <w:t>FILE* freopen(const char* filename, const char* mode, FILE* stream) {</w:t>
      </w:r>
    </w:p>
    <w:p w14:paraId="3863F17F" w14:textId="77777777" w:rsidR="000644C3" w:rsidRPr="00EC76D5" w:rsidRDefault="000644C3" w:rsidP="00390D2A">
      <w:pPr>
        <w:pStyle w:val="Code"/>
        <w:rPr>
          <w:highlight w:val="white"/>
        </w:rPr>
      </w:pPr>
      <w:r w:rsidRPr="00EC76D5">
        <w:rPr>
          <w:highlight w:val="white"/>
        </w:rPr>
        <w:t xml:space="preserve">  int handle = -1;</w:t>
      </w:r>
    </w:p>
    <w:p w14:paraId="6D345C51" w14:textId="77777777" w:rsidR="000644C3" w:rsidRPr="00EC76D5" w:rsidRDefault="000644C3" w:rsidP="00390D2A">
      <w:pPr>
        <w:pStyle w:val="Code"/>
        <w:rPr>
          <w:highlight w:val="white"/>
        </w:rPr>
      </w:pPr>
    </w:p>
    <w:p w14:paraId="0CC67EB3" w14:textId="77777777" w:rsidR="000644C3" w:rsidRPr="00EC76D5" w:rsidRDefault="000644C3" w:rsidP="00390D2A">
      <w:pPr>
        <w:pStyle w:val="Code"/>
        <w:rPr>
          <w:highlight w:val="white"/>
        </w:rPr>
      </w:pPr>
      <w:r w:rsidRPr="00EC76D5">
        <w:rPr>
          <w:highlight w:val="white"/>
        </w:rPr>
        <w:t xml:space="preserve">  if (strcmp(mode, "r") == 0) {</w:t>
      </w:r>
    </w:p>
    <w:p w14:paraId="35F74277" w14:textId="77777777" w:rsidR="000644C3" w:rsidRPr="00EC76D5" w:rsidRDefault="000644C3" w:rsidP="00390D2A">
      <w:pPr>
        <w:pStyle w:val="Code"/>
        <w:rPr>
          <w:highlight w:val="white"/>
        </w:rPr>
      </w:pPr>
      <w:r w:rsidRPr="00EC76D5">
        <w:rPr>
          <w:highlight w:val="white"/>
        </w:rPr>
        <w:t xml:space="preserve">    handle = fileopen(filename, (unsigned short) READ);</w:t>
      </w:r>
    </w:p>
    <w:p w14:paraId="69BD93DD" w14:textId="77777777" w:rsidR="000644C3" w:rsidRPr="00EC76D5" w:rsidRDefault="000644C3" w:rsidP="00390D2A">
      <w:pPr>
        <w:pStyle w:val="Code"/>
        <w:rPr>
          <w:highlight w:val="white"/>
        </w:rPr>
      </w:pPr>
      <w:r w:rsidRPr="00EC76D5">
        <w:rPr>
          <w:highlight w:val="white"/>
        </w:rPr>
        <w:t xml:space="preserve">  }</w:t>
      </w:r>
    </w:p>
    <w:p w14:paraId="28DE6DD0" w14:textId="77777777" w:rsidR="000644C3" w:rsidRPr="00EC76D5" w:rsidRDefault="000644C3" w:rsidP="00390D2A">
      <w:pPr>
        <w:pStyle w:val="Code"/>
        <w:rPr>
          <w:highlight w:val="white"/>
        </w:rPr>
      </w:pPr>
      <w:r w:rsidRPr="00EC76D5">
        <w:rPr>
          <w:highlight w:val="white"/>
        </w:rPr>
        <w:t xml:space="preserve">  else if (strcmp(mode, "w") == 0) {</w:t>
      </w:r>
    </w:p>
    <w:p w14:paraId="782786F2" w14:textId="77777777" w:rsidR="000644C3" w:rsidRPr="00EC76D5" w:rsidRDefault="000644C3" w:rsidP="00390D2A">
      <w:pPr>
        <w:pStyle w:val="Code"/>
        <w:rPr>
          <w:highlight w:val="white"/>
        </w:rPr>
      </w:pPr>
      <w:r w:rsidRPr="00EC76D5">
        <w:rPr>
          <w:highlight w:val="white"/>
        </w:rPr>
        <w:t xml:space="preserve">    handle = filecreate(filename);</w:t>
      </w:r>
    </w:p>
    <w:p w14:paraId="1F70EF92" w14:textId="77777777" w:rsidR="000644C3" w:rsidRPr="00EC76D5" w:rsidRDefault="000644C3" w:rsidP="00390D2A">
      <w:pPr>
        <w:pStyle w:val="Code"/>
        <w:rPr>
          <w:highlight w:val="white"/>
        </w:rPr>
      </w:pPr>
      <w:r w:rsidRPr="00EC76D5">
        <w:rPr>
          <w:highlight w:val="white"/>
        </w:rPr>
        <w:t xml:space="preserve">  }</w:t>
      </w:r>
    </w:p>
    <w:p w14:paraId="4AA37F0B" w14:textId="77777777" w:rsidR="000644C3" w:rsidRPr="00EC76D5" w:rsidRDefault="000644C3" w:rsidP="00390D2A">
      <w:pPr>
        <w:pStyle w:val="Code"/>
        <w:rPr>
          <w:highlight w:val="white"/>
        </w:rPr>
      </w:pPr>
      <w:r w:rsidRPr="00EC76D5">
        <w:rPr>
          <w:highlight w:val="white"/>
        </w:rPr>
        <w:t xml:space="preserve">  else if (strcmp(mode, "a") == 0) {</w:t>
      </w:r>
    </w:p>
    <w:p w14:paraId="7D4D9C03" w14:textId="77777777" w:rsidR="000644C3" w:rsidRPr="00EC76D5" w:rsidRDefault="000644C3" w:rsidP="00390D2A">
      <w:pPr>
        <w:pStyle w:val="Code"/>
        <w:rPr>
          <w:highlight w:val="white"/>
        </w:rPr>
      </w:pPr>
      <w:r w:rsidRPr="00EC76D5">
        <w:rPr>
          <w:highlight w:val="white"/>
        </w:rPr>
        <w:t xml:space="preserve">    handle = fileopen(filename, (unsigned short) WRITE);</w:t>
      </w:r>
    </w:p>
    <w:p w14:paraId="2567292F" w14:textId="77777777" w:rsidR="000644C3" w:rsidRPr="00EC76D5" w:rsidRDefault="000644C3" w:rsidP="00390D2A">
      <w:pPr>
        <w:pStyle w:val="Code"/>
        <w:rPr>
          <w:highlight w:val="white"/>
        </w:rPr>
      </w:pPr>
    </w:p>
    <w:p w14:paraId="01A3C0ED" w14:textId="77777777" w:rsidR="000644C3" w:rsidRPr="00EC76D5" w:rsidRDefault="000644C3" w:rsidP="00390D2A">
      <w:pPr>
        <w:pStyle w:val="Code"/>
        <w:rPr>
          <w:highlight w:val="white"/>
        </w:rPr>
      </w:pPr>
      <w:r w:rsidRPr="00EC76D5">
        <w:rPr>
          <w:highlight w:val="white"/>
        </w:rPr>
        <w:t xml:space="preserve">    if (handle != -1) {</w:t>
      </w:r>
    </w:p>
    <w:p w14:paraId="022CF734" w14:textId="77777777" w:rsidR="000644C3" w:rsidRPr="00EC76D5" w:rsidRDefault="000644C3" w:rsidP="00390D2A">
      <w:pPr>
        <w:pStyle w:val="Code"/>
        <w:rPr>
          <w:highlight w:val="white"/>
        </w:rPr>
      </w:pPr>
      <w:r w:rsidRPr="00EC76D5">
        <w:rPr>
          <w:highlight w:val="white"/>
        </w:rPr>
        <w:t xml:space="preserve">      fseek(stream, 0L, (int) SEEK_END);</w:t>
      </w:r>
    </w:p>
    <w:p w14:paraId="121434BA" w14:textId="77777777" w:rsidR="000644C3" w:rsidRPr="00EC76D5" w:rsidRDefault="000644C3" w:rsidP="00390D2A">
      <w:pPr>
        <w:pStyle w:val="Code"/>
        <w:rPr>
          <w:highlight w:val="white"/>
        </w:rPr>
      </w:pPr>
      <w:r w:rsidRPr="00EC76D5">
        <w:rPr>
          <w:highlight w:val="white"/>
        </w:rPr>
        <w:t xml:space="preserve">    }</w:t>
      </w:r>
    </w:p>
    <w:p w14:paraId="2C377057" w14:textId="77777777" w:rsidR="000644C3" w:rsidRPr="00EC76D5" w:rsidRDefault="000644C3" w:rsidP="00390D2A">
      <w:pPr>
        <w:pStyle w:val="Code"/>
        <w:rPr>
          <w:highlight w:val="white"/>
        </w:rPr>
      </w:pPr>
      <w:r w:rsidRPr="00EC76D5">
        <w:rPr>
          <w:highlight w:val="white"/>
        </w:rPr>
        <w:t xml:space="preserve">    else {</w:t>
      </w:r>
    </w:p>
    <w:p w14:paraId="65DD7D9A" w14:textId="77777777" w:rsidR="000644C3" w:rsidRPr="00EC76D5" w:rsidRDefault="000644C3" w:rsidP="00390D2A">
      <w:pPr>
        <w:pStyle w:val="Code"/>
        <w:rPr>
          <w:highlight w:val="white"/>
        </w:rPr>
      </w:pPr>
      <w:r w:rsidRPr="00EC76D5">
        <w:rPr>
          <w:highlight w:val="white"/>
        </w:rPr>
        <w:t xml:space="preserve">      handle = filecreate(filename);</w:t>
      </w:r>
    </w:p>
    <w:p w14:paraId="7D2863C8" w14:textId="77777777" w:rsidR="000644C3" w:rsidRPr="00EC76D5" w:rsidRDefault="000644C3" w:rsidP="00390D2A">
      <w:pPr>
        <w:pStyle w:val="Code"/>
        <w:rPr>
          <w:highlight w:val="white"/>
        </w:rPr>
      </w:pPr>
      <w:r w:rsidRPr="00EC76D5">
        <w:rPr>
          <w:highlight w:val="white"/>
        </w:rPr>
        <w:t xml:space="preserve">    }</w:t>
      </w:r>
    </w:p>
    <w:p w14:paraId="1188E84B" w14:textId="77777777" w:rsidR="000644C3" w:rsidRPr="00EC76D5" w:rsidRDefault="000644C3" w:rsidP="00390D2A">
      <w:pPr>
        <w:pStyle w:val="Code"/>
        <w:rPr>
          <w:highlight w:val="white"/>
        </w:rPr>
      </w:pPr>
      <w:r w:rsidRPr="00EC76D5">
        <w:rPr>
          <w:highlight w:val="white"/>
        </w:rPr>
        <w:t xml:space="preserve">  }</w:t>
      </w:r>
    </w:p>
    <w:p w14:paraId="4C4449CE" w14:textId="77777777" w:rsidR="000644C3" w:rsidRPr="00EC76D5" w:rsidRDefault="000644C3" w:rsidP="00390D2A">
      <w:pPr>
        <w:pStyle w:val="Code"/>
        <w:rPr>
          <w:highlight w:val="white"/>
        </w:rPr>
      </w:pPr>
      <w:r w:rsidRPr="00EC76D5">
        <w:rPr>
          <w:highlight w:val="white"/>
        </w:rPr>
        <w:t xml:space="preserve">  else if (strcmp(mode, "r+") == 0) {</w:t>
      </w:r>
    </w:p>
    <w:p w14:paraId="72D04564"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3B02FA33" w14:textId="77777777" w:rsidR="000644C3" w:rsidRPr="00EC76D5" w:rsidRDefault="000644C3" w:rsidP="00390D2A">
      <w:pPr>
        <w:pStyle w:val="Code"/>
        <w:rPr>
          <w:highlight w:val="white"/>
        </w:rPr>
      </w:pPr>
      <w:r w:rsidRPr="00EC76D5">
        <w:rPr>
          <w:highlight w:val="white"/>
        </w:rPr>
        <w:t xml:space="preserve">  }</w:t>
      </w:r>
    </w:p>
    <w:p w14:paraId="7C454D84" w14:textId="77777777" w:rsidR="000644C3" w:rsidRPr="00EC76D5" w:rsidRDefault="000644C3" w:rsidP="00390D2A">
      <w:pPr>
        <w:pStyle w:val="Code"/>
        <w:rPr>
          <w:highlight w:val="white"/>
        </w:rPr>
      </w:pPr>
      <w:r w:rsidRPr="00EC76D5">
        <w:rPr>
          <w:highlight w:val="white"/>
        </w:rPr>
        <w:t xml:space="preserve">  else if (strcmp(mode, "w+") == 0) {</w:t>
      </w:r>
    </w:p>
    <w:p w14:paraId="09BBBCBD" w14:textId="77777777" w:rsidR="000644C3" w:rsidRPr="00EC76D5" w:rsidRDefault="000644C3" w:rsidP="00390D2A">
      <w:pPr>
        <w:pStyle w:val="Code"/>
        <w:rPr>
          <w:highlight w:val="white"/>
        </w:rPr>
      </w:pPr>
      <w:r w:rsidRPr="00EC76D5">
        <w:rPr>
          <w:highlight w:val="white"/>
        </w:rPr>
        <w:t xml:space="preserve">    handle = filecreate(filename);</w:t>
      </w:r>
    </w:p>
    <w:p w14:paraId="024454D6" w14:textId="77777777" w:rsidR="000644C3" w:rsidRPr="00EC76D5" w:rsidRDefault="000644C3" w:rsidP="00390D2A">
      <w:pPr>
        <w:pStyle w:val="Code"/>
        <w:rPr>
          <w:highlight w:val="white"/>
        </w:rPr>
      </w:pPr>
      <w:r w:rsidRPr="00EC76D5">
        <w:rPr>
          <w:highlight w:val="white"/>
        </w:rPr>
        <w:t xml:space="preserve">  }</w:t>
      </w:r>
    </w:p>
    <w:p w14:paraId="127755BC" w14:textId="77777777" w:rsidR="000644C3" w:rsidRPr="00EC76D5" w:rsidRDefault="000644C3" w:rsidP="00390D2A">
      <w:pPr>
        <w:pStyle w:val="Code"/>
        <w:rPr>
          <w:highlight w:val="white"/>
        </w:rPr>
      </w:pPr>
      <w:r w:rsidRPr="00EC76D5">
        <w:rPr>
          <w:highlight w:val="white"/>
        </w:rPr>
        <w:t xml:space="preserve">  else if (strcmp(mode, "a+") == 0) {</w:t>
      </w:r>
    </w:p>
    <w:p w14:paraId="0720C56D"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0F428C97" w14:textId="77777777" w:rsidR="000644C3" w:rsidRPr="00EC76D5" w:rsidRDefault="000644C3" w:rsidP="00390D2A">
      <w:pPr>
        <w:pStyle w:val="Code"/>
        <w:rPr>
          <w:highlight w:val="white"/>
        </w:rPr>
      </w:pPr>
    </w:p>
    <w:p w14:paraId="071833DB" w14:textId="77777777" w:rsidR="000644C3" w:rsidRPr="00EC76D5" w:rsidRDefault="000644C3" w:rsidP="00390D2A">
      <w:pPr>
        <w:pStyle w:val="Code"/>
        <w:rPr>
          <w:highlight w:val="white"/>
        </w:rPr>
      </w:pPr>
      <w:r w:rsidRPr="00EC76D5">
        <w:rPr>
          <w:highlight w:val="white"/>
        </w:rPr>
        <w:t xml:space="preserve">    if (handle != -1) {</w:t>
      </w:r>
    </w:p>
    <w:p w14:paraId="468A1879" w14:textId="77777777" w:rsidR="000644C3" w:rsidRPr="00EC76D5" w:rsidRDefault="000644C3" w:rsidP="00390D2A">
      <w:pPr>
        <w:pStyle w:val="Code"/>
        <w:rPr>
          <w:highlight w:val="white"/>
        </w:rPr>
      </w:pPr>
      <w:r w:rsidRPr="00EC76D5">
        <w:rPr>
          <w:highlight w:val="white"/>
        </w:rPr>
        <w:t xml:space="preserve">      fseek(stream, 0L, (int) SEEK_END);</w:t>
      </w:r>
    </w:p>
    <w:p w14:paraId="3AD9B179" w14:textId="77777777" w:rsidR="000644C3" w:rsidRPr="00EC76D5" w:rsidRDefault="000644C3" w:rsidP="00390D2A">
      <w:pPr>
        <w:pStyle w:val="Code"/>
        <w:rPr>
          <w:highlight w:val="white"/>
        </w:rPr>
      </w:pPr>
      <w:r w:rsidRPr="00EC76D5">
        <w:rPr>
          <w:highlight w:val="white"/>
        </w:rPr>
        <w:t xml:space="preserve">    }</w:t>
      </w:r>
    </w:p>
    <w:p w14:paraId="4C7A4ECA" w14:textId="77777777" w:rsidR="000644C3" w:rsidRPr="00EC76D5" w:rsidRDefault="000644C3" w:rsidP="00390D2A">
      <w:pPr>
        <w:pStyle w:val="Code"/>
        <w:rPr>
          <w:highlight w:val="white"/>
        </w:rPr>
      </w:pPr>
      <w:r w:rsidRPr="00EC76D5">
        <w:rPr>
          <w:highlight w:val="white"/>
        </w:rPr>
        <w:t xml:space="preserve">    else {</w:t>
      </w:r>
    </w:p>
    <w:p w14:paraId="0B2D8170" w14:textId="77777777" w:rsidR="000644C3" w:rsidRPr="00EC76D5" w:rsidRDefault="000644C3" w:rsidP="00390D2A">
      <w:pPr>
        <w:pStyle w:val="Code"/>
        <w:rPr>
          <w:highlight w:val="white"/>
        </w:rPr>
      </w:pPr>
      <w:r w:rsidRPr="00EC76D5">
        <w:rPr>
          <w:highlight w:val="white"/>
        </w:rPr>
        <w:t xml:space="preserve">      handle = filecreate(filename);</w:t>
      </w:r>
    </w:p>
    <w:p w14:paraId="6BCB684C" w14:textId="77777777" w:rsidR="000644C3" w:rsidRPr="00EC76D5" w:rsidRDefault="000644C3" w:rsidP="00390D2A">
      <w:pPr>
        <w:pStyle w:val="Code"/>
        <w:rPr>
          <w:highlight w:val="white"/>
        </w:rPr>
      </w:pPr>
      <w:r w:rsidRPr="00EC76D5">
        <w:rPr>
          <w:highlight w:val="white"/>
        </w:rPr>
        <w:t xml:space="preserve">    }</w:t>
      </w:r>
    </w:p>
    <w:p w14:paraId="756D17CE" w14:textId="77777777" w:rsidR="000644C3" w:rsidRPr="00EC76D5" w:rsidRDefault="000644C3" w:rsidP="00390D2A">
      <w:pPr>
        <w:pStyle w:val="Code"/>
        <w:rPr>
          <w:highlight w:val="white"/>
        </w:rPr>
      </w:pPr>
      <w:r w:rsidRPr="00EC76D5">
        <w:rPr>
          <w:highlight w:val="white"/>
        </w:rPr>
        <w:lastRenderedPageBreak/>
        <w:t xml:space="preserve">  }</w:t>
      </w:r>
    </w:p>
    <w:p w14:paraId="75371EC3" w14:textId="77777777" w:rsidR="000644C3" w:rsidRPr="00EC76D5" w:rsidRDefault="000644C3" w:rsidP="00390D2A">
      <w:pPr>
        <w:pStyle w:val="Code"/>
        <w:rPr>
          <w:highlight w:val="white"/>
        </w:rPr>
      </w:pPr>
    </w:p>
    <w:p w14:paraId="5EA41274" w14:textId="77777777" w:rsidR="000644C3" w:rsidRPr="00EC76D5" w:rsidRDefault="000644C3" w:rsidP="00390D2A">
      <w:pPr>
        <w:pStyle w:val="Code"/>
        <w:rPr>
          <w:highlight w:val="white"/>
        </w:rPr>
      </w:pPr>
      <w:r w:rsidRPr="00EC76D5">
        <w:rPr>
          <w:highlight w:val="white"/>
        </w:rPr>
        <w:t xml:space="preserve">  if (handle != -1) {</w:t>
      </w:r>
    </w:p>
    <w:p w14:paraId="5764D078" w14:textId="77777777" w:rsidR="000644C3" w:rsidRPr="00EC76D5" w:rsidRDefault="000644C3" w:rsidP="00390D2A">
      <w:pPr>
        <w:pStyle w:val="Code"/>
        <w:rPr>
          <w:highlight w:val="white"/>
        </w:rPr>
      </w:pPr>
      <w:r w:rsidRPr="00EC76D5">
        <w:rPr>
          <w:highlight w:val="white"/>
        </w:rPr>
        <w:t xml:space="preserve">    stream-&gt;open = TRUE;</w:t>
      </w:r>
    </w:p>
    <w:p w14:paraId="519E6DC0" w14:textId="77777777" w:rsidR="000644C3" w:rsidRPr="00EC76D5" w:rsidRDefault="000644C3" w:rsidP="00390D2A">
      <w:pPr>
        <w:pStyle w:val="Code"/>
        <w:rPr>
          <w:highlight w:val="white"/>
        </w:rPr>
      </w:pPr>
      <w:r w:rsidRPr="00EC76D5">
        <w:rPr>
          <w:highlight w:val="white"/>
        </w:rPr>
        <w:t xml:space="preserve">    stream-&gt;handle = handle;</w:t>
      </w:r>
    </w:p>
    <w:p w14:paraId="45E536A4" w14:textId="77777777" w:rsidR="000644C3" w:rsidRPr="00EC76D5" w:rsidRDefault="000644C3" w:rsidP="00390D2A">
      <w:pPr>
        <w:pStyle w:val="Code"/>
        <w:rPr>
          <w:highlight w:val="white"/>
        </w:rPr>
      </w:pPr>
      <w:r w:rsidRPr="00EC76D5">
        <w:rPr>
          <w:highlight w:val="white"/>
        </w:rPr>
        <w:t xml:space="preserve">    stream-&gt;size = 0l; // filesize(handle);</w:t>
      </w:r>
    </w:p>
    <w:p w14:paraId="056E0DE5" w14:textId="77777777" w:rsidR="000644C3" w:rsidRPr="00EC76D5" w:rsidRDefault="000644C3" w:rsidP="00390D2A">
      <w:pPr>
        <w:pStyle w:val="Code"/>
        <w:rPr>
          <w:highlight w:val="white"/>
        </w:rPr>
      </w:pPr>
      <w:r w:rsidRPr="00EC76D5">
        <w:rPr>
          <w:highlight w:val="white"/>
        </w:rPr>
        <w:t xml:space="preserve">    strcpy(stream-&gt;name, filename);</w:t>
      </w:r>
    </w:p>
    <w:p w14:paraId="6A17B546" w14:textId="77777777" w:rsidR="000644C3" w:rsidRPr="00EC76D5" w:rsidRDefault="000644C3" w:rsidP="00390D2A">
      <w:pPr>
        <w:pStyle w:val="Code"/>
        <w:rPr>
          <w:highlight w:val="white"/>
        </w:rPr>
      </w:pPr>
      <w:r w:rsidRPr="00EC76D5">
        <w:rPr>
          <w:highlight w:val="white"/>
        </w:rPr>
        <w:t xml:space="preserve">    stream-&gt;temporary = FALSE;</w:t>
      </w:r>
    </w:p>
    <w:p w14:paraId="7787BAF9" w14:textId="77777777" w:rsidR="000644C3" w:rsidRPr="00EC76D5" w:rsidRDefault="000644C3" w:rsidP="00390D2A">
      <w:pPr>
        <w:pStyle w:val="Code"/>
        <w:rPr>
          <w:highlight w:val="white"/>
        </w:rPr>
      </w:pPr>
      <w:r w:rsidRPr="00EC76D5">
        <w:rPr>
          <w:highlight w:val="white"/>
        </w:rPr>
        <w:t xml:space="preserve">    return stream;</w:t>
      </w:r>
    </w:p>
    <w:p w14:paraId="2D1CDACB" w14:textId="77777777" w:rsidR="000644C3" w:rsidRPr="00EC76D5" w:rsidRDefault="000644C3" w:rsidP="00390D2A">
      <w:pPr>
        <w:pStyle w:val="Code"/>
        <w:rPr>
          <w:highlight w:val="white"/>
        </w:rPr>
      </w:pPr>
      <w:r w:rsidRPr="00EC76D5">
        <w:rPr>
          <w:highlight w:val="white"/>
        </w:rPr>
        <w:t xml:space="preserve">  }</w:t>
      </w:r>
    </w:p>
    <w:p w14:paraId="47026CCC" w14:textId="77777777" w:rsidR="000644C3" w:rsidRPr="00EC76D5" w:rsidRDefault="000644C3" w:rsidP="00390D2A">
      <w:pPr>
        <w:pStyle w:val="Code"/>
        <w:rPr>
          <w:highlight w:val="white"/>
        </w:rPr>
      </w:pPr>
      <w:r w:rsidRPr="00EC76D5">
        <w:rPr>
          <w:highlight w:val="white"/>
        </w:rPr>
        <w:t xml:space="preserve">  else {</w:t>
      </w:r>
    </w:p>
    <w:p w14:paraId="431499C9" w14:textId="77777777" w:rsidR="000644C3" w:rsidRPr="00EC76D5" w:rsidRDefault="000644C3" w:rsidP="00390D2A">
      <w:pPr>
        <w:pStyle w:val="Code"/>
        <w:rPr>
          <w:highlight w:val="white"/>
        </w:rPr>
      </w:pPr>
      <w:r w:rsidRPr="00EC76D5">
        <w:rPr>
          <w:highlight w:val="white"/>
        </w:rPr>
        <w:t xml:space="preserve">    stream-&gt;open = FALSE;</w:t>
      </w:r>
    </w:p>
    <w:p w14:paraId="085C9F65" w14:textId="77777777" w:rsidR="000644C3" w:rsidRPr="00EC76D5" w:rsidRDefault="000644C3" w:rsidP="00390D2A">
      <w:pPr>
        <w:pStyle w:val="Code"/>
        <w:rPr>
          <w:highlight w:val="white"/>
        </w:rPr>
      </w:pPr>
      <w:r w:rsidRPr="00EC76D5">
        <w:rPr>
          <w:highlight w:val="white"/>
        </w:rPr>
        <w:t xml:space="preserve">    return NULL;</w:t>
      </w:r>
    </w:p>
    <w:p w14:paraId="645BA454" w14:textId="77777777" w:rsidR="000644C3" w:rsidRPr="00EC76D5" w:rsidRDefault="000644C3" w:rsidP="00390D2A">
      <w:pPr>
        <w:pStyle w:val="Code"/>
        <w:rPr>
          <w:highlight w:val="white"/>
        </w:rPr>
      </w:pPr>
      <w:r w:rsidRPr="00EC76D5">
        <w:rPr>
          <w:highlight w:val="white"/>
        </w:rPr>
        <w:t xml:space="preserve">  }</w:t>
      </w:r>
    </w:p>
    <w:p w14:paraId="2ABC2506" w14:textId="77777777" w:rsidR="000644C3" w:rsidRPr="00EC76D5" w:rsidRDefault="000644C3" w:rsidP="00390D2A">
      <w:pPr>
        <w:pStyle w:val="Code"/>
        <w:rPr>
          <w:highlight w:val="white"/>
        </w:rPr>
      </w:pPr>
      <w:r w:rsidRPr="00EC76D5">
        <w:rPr>
          <w:highlight w:val="white"/>
        </w:rPr>
        <w:t>}</w:t>
      </w:r>
    </w:p>
    <w:p w14:paraId="0EE53059" w14:textId="77777777" w:rsidR="000644C3" w:rsidRPr="00EC76D5" w:rsidRDefault="000644C3" w:rsidP="00390D2A">
      <w:pPr>
        <w:pStyle w:val="Code"/>
        <w:rPr>
          <w:highlight w:val="white"/>
        </w:rPr>
      </w:pPr>
    </w:p>
    <w:p w14:paraId="097C7FA8" w14:textId="77777777" w:rsidR="000644C3" w:rsidRPr="00EC76D5" w:rsidRDefault="000644C3" w:rsidP="00390D2A">
      <w:pPr>
        <w:pStyle w:val="Code"/>
        <w:rPr>
          <w:highlight w:val="white"/>
        </w:rPr>
      </w:pPr>
      <w:r w:rsidRPr="00EC76D5">
        <w:rPr>
          <w:highlight w:val="white"/>
        </w:rPr>
        <w:t>int fflush(FILE* stream) {</w:t>
      </w:r>
    </w:p>
    <w:p w14:paraId="083A01CA" w14:textId="77777777" w:rsidR="000644C3" w:rsidRPr="00EC76D5" w:rsidRDefault="000644C3" w:rsidP="00390D2A">
      <w:pPr>
        <w:pStyle w:val="Code"/>
        <w:rPr>
          <w:highlight w:val="white"/>
        </w:rPr>
      </w:pPr>
      <w:r w:rsidRPr="00EC76D5">
        <w:rPr>
          <w:highlight w:val="white"/>
        </w:rPr>
        <w:t xml:space="preserve">  if (stream == NULL) {</w:t>
      </w:r>
    </w:p>
    <w:p w14:paraId="346346E0" w14:textId="77777777" w:rsidR="000644C3" w:rsidRPr="00EC76D5" w:rsidRDefault="000644C3" w:rsidP="00390D2A">
      <w:pPr>
        <w:pStyle w:val="Code"/>
        <w:rPr>
          <w:highlight w:val="white"/>
        </w:rPr>
      </w:pPr>
      <w:r w:rsidRPr="00EC76D5">
        <w:rPr>
          <w:highlight w:val="white"/>
        </w:rPr>
        <w:t xml:space="preserve">    int index;</w:t>
      </w:r>
    </w:p>
    <w:p w14:paraId="5FA2C475" w14:textId="77777777" w:rsidR="000644C3" w:rsidRPr="00EC76D5" w:rsidRDefault="000644C3" w:rsidP="00390D2A">
      <w:pPr>
        <w:pStyle w:val="Code"/>
        <w:rPr>
          <w:highlight w:val="white"/>
        </w:rPr>
      </w:pPr>
    </w:p>
    <w:p w14:paraId="0257A87B" w14:textId="77777777" w:rsidR="000644C3" w:rsidRPr="00EC76D5" w:rsidRDefault="000644C3" w:rsidP="00390D2A">
      <w:pPr>
        <w:pStyle w:val="Code"/>
        <w:rPr>
          <w:highlight w:val="white"/>
        </w:rPr>
      </w:pPr>
      <w:r w:rsidRPr="00EC76D5">
        <w:rPr>
          <w:highlight w:val="white"/>
        </w:rPr>
        <w:t xml:space="preserve">    for (index = 0; index &lt; FOPEN_MAX; ++index) {</w:t>
      </w:r>
    </w:p>
    <w:p w14:paraId="77E72057" w14:textId="77777777" w:rsidR="000644C3" w:rsidRPr="00EC76D5" w:rsidRDefault="000644C3" w:rsidP="00390D2A">
      <w:pPr>
        <w:pStyle w:val="Code"/>
        <w:rPr>
          <w:highlight w:val="white"/>
        </w:rPr>
      </w:pPr>
      <w:r w:rsidRPr="00EC76D5">
        <w:rPr>
          <w:highlight w:val="white"/>
        </w:rPr>
        <w:t xml:space="preserve">      if (g_fileArray[index].open) {</w:t>
      </w:r>
    </w:p>
    <w:p w14:paraId="78D0A982" w14:textId="77777777" w:rsidR="000644C3" w:rsidRPr="00EC76D5" w:rsidRDefault="000644C3" w:rsidP="00390D2A">
      <w:pPr>
        <w:pStyle w:val="Code"/>
        <w:rPr>
          <w:highlight w:val="white"/>
        </w:rPr>
      </w:pPr>
      <w:r w:rsidRPr="00EC76D5">
        <w:rPr>
          <w:highlight w:val="white"/>
        </w:rPr>
        <w:t xml:space="preserve">        if (fflush(&amp;g_fileArray[index]) == EOF) {</w:t>
      </w:r>
    </w:p>
    <w:p w14:paraId="7803D363" w14:textId="77777777" w:rsidR="000644C3" w:rsidRPr="00EC76D5" w:rsidRDefault="000644C3" w:rsidP="00390D2A">
      <w:pPr>
        <w:pStyle w:val="Code"/>
        <w:rPr>
          <w:highlight w:val="white"/>
        </w:rPr>
      </w:pPr>
      <w:r w:rsidRPr="00EC76D5">
        <w:rPr>
          <w:highlight w:val="white"/>
        </w:rPr>
        <w:t xml:space="preserve">          return EOF;</w:t>
      </w:r>
    </w:p>
    <w:p w14:paraId="45D18436" w14:textId="77777777" w:rsidR="000644C3" w:rsidRPr="00EC76D5" w:rsidRDefault="000644C3" w:rsidP="00390D2A">
      <w:pPr>
        <w:pStyle w:val="Code"/>
        <w:rPr>
          <w:highlight w:val="white"/>
        </w:rPr>
      </w:pPr>
      <w:r w:rsidRPr="00EC76D5">
        <w:rPr>
          <w:highlight w:val="white"/>
        </w:rPr>
        <w:t xml:space="preserve">        }</w:t>
      </w:r>
    </w:p>
    <w:p w14:paraId="11C9E037" w14:textId="77777777" w:rsidR="000644C3" w:rsidRPr="00EC76D5" w:rsidRDefault="000644C3" w:rsidP="00390D2A">
      <w:pPr>
        <w:pStyle w:val="Code"/>
        <w:rPr>
          <w:highlight w:val="white"/>
        </w:rPr>
      </w:pPr>
      <w:r w:rsidRPr="00EC76D5">
        <w:rPr>
          <w:highlight w:val="white"/>
        </w:rPr>
        <w:t xml:space="preserve">      }</w:t>
      </w:r>
    </w:p>
    <w:p w14:paraId="08AB543B" w14:textId="77777777" w:rsidR="000644C3" w:rsidRPr="00EC76D5" w:rsidRDefault="000644C3" w:rsidP="00390D2A">
      <w:pPr>
        <w:pStyle w:val="Code"/>
        <w:rPr>
          <w:highlight w:val="white"/>
        </w:rPr>
      </w:pPr>
      <w:r w:rsidRPr="00EC76D5">
        <w:rPr>
          <w:highlight w:val="white"/>
        </w:rPr>
        <w:t xml:space="preserve">    }</w:t>
      </w:r>
    </w:p>
    <w:p w14:paraId="2FCB2264" w14:textId="77777777" w:rsidR="000644C3" w:rsidRPr="00EC76D5" w:rsidRDefault="000644C3" w:rsidP="00390D2A">
      <w:pPr>
        <w:pStyle w:val="Code"/>
        <w:rPr>
          <w:highlight w:val="white"/>
        </w:rPr>
      </w:pPr>
      <w:r w:rsidRPr="00EC76D5">
        <w:rPr>
          <w:highlight w:val="white"/>
        </w:rPr>
        <w:t xml:space="preserve">  }</w:t>
      </w:r>
    </w:p>
    <w:p w14:paraId="3CC75E40" w14:textId="77777777" w:rsidR="00B44133" w:rsidRPr="00EC76D5" w:rsidRDefault="00B44133" w:rsidP="00390D2A">
      <w:pPr>
        <w:pStyle w:val="Code"/>
        <w:rPr>
          <w:highlight w:val="white"/>
        </w:rPr>
      </w:pPr>
    </w:p>
    <w:p w14:paraId="3D15F5DC" w14:textId="04794E8E" w:rsidR="000644C3" w:rsidRPr="00EC76D5" w:rsidRDefault="000644C3" w:rsidP="00390D2A">
      <w:pPr>
        <w:pStyle w:val="Code"/>
        <w:rPr>
          <w:highlight w:val="white"/>
        </w:rPr>
      </w:pPr>
      <w:r w:rsidRPr="00EC76D5">
        <w:rPr>
          <w:highlight w:val="white"/>
        </w:rPr>
        <w:t xml:space="preserve">  return 0;</w:t>
      </w:r>
    </w:p>
    <w:p w14:paraId="0E85D277" w14:textId="77777777" w:rsidR="000644C3" w:rsidRPr="00EC76D5" w:rsidRDefault="000644C3" w:rsidP="00390D2A">
      <w:pPr>
        <w:pStyle w:val="Code"/>
        <w:rPr>
          <w:highlight w:val="white"/>
        </w:rPr>
      </w:pPr>
      <w:r w:rsidRPr="00EC76D5">
        <w:rPr>
          <w:highlight w:val="white"/>
        </w:rPr>
        <w:t>}</w:t>
      </w:r>
    </w:p>
    <w:p w14:paraId="3EE7D508" w14:textId="77777777" w:rsidR="000644C3" w:rsidRPr="00EC76D5" w:rsidRDefault="000644C3" w:rsidP="00390D2A">
      <w:pPr>
        <w:pStyle w:val="Code"/>
        <w:rPr>
          <w:highlight w:val="white"/>
        </w:rPr>
      </w:pPr>
    </w:p>
    <w:p w14:paraId="5EE4576A" w14:textId="77777777" w:rsidR="000644C3" w:rsidRPr="00EC76D5" w:rsidRDefault="000644C3" w:rsidP="00390D2A">
      <w:pPr>
        <w:pStyle w:val="Code"/>
        <w:rPr>
          <w:highlight w:val="white"/>
        </w:rPr>
      </w:pPr>
      <w:r w:rsidRPr="00EC76D5">
        <w:rPr>
          <w:highlight w:val="white"/>
        </w:rPr>
        <w:t>int fclose(FILE* stream) {</w:t>
      </w:r>
    </w:p>
    <w:p w14:paraId="78FA7098" w14:textId="77777777" w:rsidR="000644C3" w:rsidRPr="00EC76D5" w:rsidRDefault="000644C3" w:rsidP="00390D2A">
      <w:pPr>
        <w:pStyle w:val="Code"/>
        <w:rPr>
          <w:highlight w:val="white"/>
        </w:rPr>
      </w:pPr>
      <w:r w:rsidRPr="00EC76D5">
        <w:rPr>
          <w:highlight w:val="white"/>
        </w:rPr>
        <w:t xml:space="preserve">  if (stream != NULL) {</w:t>
      </w:r>
    </w:p>
    <w:p w14:paraId="3ABE776C" w14:textId="77777777" w:rsidR="000644C3" w:rsidRPr="00EC76D5" w:rsidRDefault="000644C3" w:rsidP="00390D2A">
      <w:pPr>
        <w:pStyle w:val="Code"/>
        <w:rPr>
          <w:highlight w:val="white"/>
        </w:rPr>
      </w:pPr>
      <w:r w:rsidRPr="00EC76D5">
        <w:rPr>
          <w:highlight w:val="white"/>
        </w:rPr>
        <w:t xml:space="preserve">    int handle = stream-&gt;handle;</w:t>
      </w:r>
    </w:p>
    <w:p w14:paraId="37F83BFB" w14:textId="77777777" w:rsidR="000644C3" w:rsidRPr="00EC76D5" w:rsidRDefault="000644C3" w:rsidP="00390D2A">
      <w:pPr>
        <w:pStyle w:val="Code"/>
        <w:rPr>
          <w:highlight w:val="white"/>
        </w:rPr>
      </w:pPr>
    </w:p>
    <w:p w14:paraId="4921EC8B" w14:textId="77777777" w:rsidR="000644C3" w:rsidRPr="00EC76D5" w:rsidRDefault="000644C3" w:rsidP="00390D2A">
      <w:pPr>
        <w:pStyle w:val="Code"/>
        <w:rPr>
          <w:highlight w:val="white"/>
        </w:rPr>
      </w:pPr>
      <w:r w:rsidRPr="00EC76D5">
        <w:rPr>
          <w:highlight w:val="white"/>
        </w:rPr>
        <w:t xml:space="preserve">    load_register(ah, 0x3Es);</w:t>
      </w:r>
    </w:p>
    <w:p w14:paraId="357C5A9A" w14:textId="77777777" w:rsidR="000644C3" w:rsidRPr="00EC76D5" w:rsidRDefault="000644C3" w:rsidP="00390D2A">
      <w:pPr>
        <w:pStyle w:val="Code"/>
        <w:rPr>
          <w:highlight w:val="white"/>
        </w:rPr>
      </w:pPr>
      <w:r w:rsidRPr="00EC76D5">
        <w:rPr>
          <w:highlight w:val="white"/>
        </w:rPr>
        <w:t xml:space="preserve">    load_register(bx, handle);</w:t>
      </w:r>
    </w:p>
    <w:p w14:paraId="7EAC9212" w14:textId="77777777" w:rsidR="000644C3" w:rsidRPr="00EC76D5" w:rsidRDefault="000644C3" w:rsidP="00390D2A">
      <w:pPr>
        <w:pStyle w:val="Code"/>
        <w:rPr>
          <w:highlight w:val="white"/>
        </w:rPr>
      </w:pPr>
      <w:r w:rsidRPr="00EC76D5">
        <w:rPr>
          <w:highlight w:val="white"/>
        </w:rPr>
        <w:t xml:space="preserve">    interrupt(0x21s);</w:t>
      </w:r>
    </w:p>
    <w:p w14:paraId="3D6CAB5C" w14:textId="77777777" w:rsidR="000644C3" w:rsidRPr="00EC76D5" w:rsidRDefault="000644C3" w:rsidP="00390D2A">
      <w:pPr>
        <w:pStyle w:val="Code"/>
        <w:rPr>
          <w:highlight w:val="white"/>
        </w:rPr>
      </w:pPr>
    </w:p>
    <w:p w14:paraId="0CF6B4C7" w14:textId="77777777" w:rsidR="000644C3" w:rsidRPr="00EC76D5" w:rsidRDefault="000644C3" w:rsidP="00390D2A">
      <w:pPr>
        <w:pStyle w:val="Code"/>
        <w:rPr>
          <w:highlight w:val="white"/>
        </w:rPr>
      </w:pPr>
      <w:r w:rsidRPr="00EC76D5">
        <w:rPr>
          <w:highlight w:val="white"/>
        </w:rPr>
        <w:t xml:space="preserve">    { int handle;</w:t>
      </w:r>
    </w:p>
    <w:p w14:paraId="6F81ED4A" w14:textId="77777777" w:rsidR="000644C3" w:rsidRPr="00EC76D5" w:rsidRDefault="000644C3" w:rsidP="00390D2A">
      <w:pPr>
        <w:pStyle w:val="Code"/>
        <w:rPr>
          <w:highlight w:val="white"/>
        </w:rPr>
      </w:pPr>
      <w:r w:rsidRPr="00EC76D5">
        <w:rPr>
          <w:highlight w:val="white"/>
        </w:rPr>
        <w:t xml:space="preserve">      short flagbyte;</w:t>
      </w:r>
    </w:p>
    <w:p w14:paraId="66791628" w14:textId="77777777" w:rsidR="000644C3" w:rsidRPr="00EC76D5" w:rsidRDefault="000644C3" w:rsidP="00390D2A">
      <w:pPr>
        <w:pStyle w:val="Code"/>
        <w:rPr>
          <w:highlight w:val="white"/>
        </w:rPr>
      </w:pPr>
      <w:r w:rsidRPr="00EC76D5">
        <w:rPr>
          <w:highlight w:val="white"/>
        </w:rPr>
        <w:t xml:space="preserve">      store_register(ax, handle);</w:t>
      </w:r>
    </w:p>
    <w:p w14:paraId="4E53FA7C" w14:textId="77777777" w:rsidR="000644C3" w:rsidRPr="00EC76D5" w:rsidRDefault="000644C3" w:rsidP="00390D2A">
      <w:pPr>
        <w:pStyle w:val="Code"/>
        <w:rPr>
          <w:highlight w:val="white"/>
        </w:rPr>
      </w:pPr>
      <w:r w:rsidRPr="00EC76D5">
        <w:rPr>
          <w:highlight w:val="white"/>
        </w:rPr>
        <w:t xml:space="preserve">      store_flagbyte(flagbyte);</w:t>
      </w:r>
    </w:p>
    <w:p w14:paraId="06BD4DDA" w14:textId="77777777" w:rsidR="000644C3" w:rsidRPr="00EC76D5" w:rsidRDefault="000644C3" w:rsidP="00390D2A">
      <w:pPr>
        <w:pStyle w:val="Code"/>
        <w:rPr>
          <w:highlight w:val="white"/>
        </w:rPr>
      </w:pPr>
    </w:p>
    <w:p w14:paraId="27605FC4" w14:textId="77777777" w:rsidR="000644C3" w:rsidRPr="00EC76D5" w:rsidRDefault="000644C3" w:rsidP="00390D2A">
      <w:pPr>
        <w:pStyle w:val="Code"/>
        <w:rPr>
          <w:highlight w:val="white"/>
        </w:rPr>
      </w:pPr>
      <w:r w:rsidRPr="00EC76D5">
        <w:rPr>
          <w:highlight w:val="white"/>
        </w:rPr>
        <w:t xml:space="preserve">      if (!(flagbyte &amp; CARRY_FLAG)) {</w:t>
      </w:r>
    </w:p>
    <w:p w14:paraId="3746A531" w14:textId="77777777" w:rsidR="000644C3" w:rsidRPr="00EC76D5" w:rsidRDefault="000644C3" w:rsidP="00390D2A">
      <w:pPr>
        <w:pStyle w:val="Code"/>
        <w:rPr>
          <w:highlight w:val="white"/>
        </w:rPr>
      </w:pPr>
      <w:r w:rsidRPr="00EC76D5">
        <w:rPr>
          <w:highlight w:val="white"/>
        </w:rPr>
        <w:t xml:space="preserve">        return 0;</w:t>
      </w:r>
    </w:p>
    <w:p w14:paraId="2C3C0B1D" w14:textId="77777777" w:rsidR="000644C3" w:rsidRPr="00EC76D5" w:rsidRDefault="000644C3" w:rsidP="00390D2A">
      <w:pPr>
        <w:pStyle w:val="Code"/>
        <w:rPr>
          <w:highlight w:val="white"/>
        </w:rPr>
      </w:pPr>
      <w:r w:rsidRPr="00EC76D5">
        <w:rPr>
          <w:highlight w:val="white"/>
        </w:rPr>
        <w:t xml:space="preserve">      }</w:t>
      </w:r>
    </w:p>
    <w:p w14:paraId="168327DC" w14:textId="77777777" w:rsidR="000644C3" w:rsidRPr="00EC76D5" w:rsidRDefault="000644C3" w:rsidP="00390D2A">
      <w:pPr>
        <w:pStyle w:val="Code"/>
        <w:rPr>
          <w:highlight w:val="white"/>
        </w:rPr>
      </w:pPr>
      <w:r w:rsidRPr="00EC76D5">
        <w:rPr>
          <w:highlight w:val="white"/>
        </w:rPr>
        <w:t xml:space="preserve">      else {</w:t>
      </w:r>
    </w:p>
    <w:p w14:paraId="409CF1F9" w14:textId="77777777" w:rsidR="000644C3" w:rsidRPr="00EC76D5" w:rsidRDefault="000644C3" w:rsidP="00390D2A">
      <w:pPr>
        <w:pStyle w:val="Code"/>
        <w:rPr>
          <w:highlight w:val="white"/>
        </w:rPr>
      </w:pPr>
      <w:r w:rsidRPr="00EC76D5">
        <w:rPr>
          <w:highlight w:val="white"/>
        </w:rPr>
        <w:t xml:space="preserve">        errno = handle;</w:t>
      </w:r>
    </w:p>
    <w:p w14:paraId="5FFBA922" w14:textId="77777777" w:rsidR="000644C3" w:rsidRPr="00EC76D5" w:rsidRDefault="000644C3" w:rsidP="00390D2A">
      <w:pPr>
        <w:pStyle w:val="Code"/>
        <w:rPr>
          <w:highlight w:val="white"/>
        </w:rPr>
      </w:pPr>
      <w:r w:rsidRPr="00EC76D5">
        <w:rPr>
          <w:highlight w:val="white"/>
        </w:rPr>
        <w:t xml:space="preserve">        return -1;</w:t>
      </w:r>
    </w:p>
    <w:p w14:paraId="549468B9" w14:textId="77777777" w:rsidR="000644C3" w:rsidRPr="00EC76D5" w:rsidRDefault="000644C3" w:rsidP="00390D2A">
      <w:pPr>
        <w:pStyle w:val="Code"/>
        <w:rPr>
          <w:highlight w:val="white"/>
        </w:rPr>
      </w:pPr>
      <w:r w:rsidRPr="00EC76D5">
        <w:rPr>
          <w:highlight w:val="white"/>
        </w:rPr>
        <w:t xml:space="preserve">      }</w:t>
      </w:r>
    </w:p>
    <w:p w14:paraId="5C826635" w14:textId="77777777" w:rsidR="000644C3" w:rsidRPr="00EC76D5" w:rsidRDefault="000644C3" w:rsidP="00390D2A">
      <w:pPr>
        <w:pStyle w:val="Code"/>
        <w:rPr>
          <w:highlight w:val="white"/>
        </w:rPr>
      </w:pPr>
      <w:r w:rsidRPr="00EC76D5">
        <w:rPr>
          <w:highlight w:val="white"/>
        </w:rPr>
        <w:t xml:space="preserve">    }</w:t>
      </w:r>
    </w:p>
    <w:p w14:paraId="639AE14C" w14:textId="77777777" w:rsidR="000644C3" w:rsidRPr="00EC76D5" w:rsidRDefault="000644C3" w:rsidP="00390D2A">
      <w:pPr>
        <w:pStyle w:val="Code"/>
        <w:rPr>
          <w:highlight w:val="white"/>
        </w:rPr>
      </w:pPr>
      <w:r w:rsidRPr="00EC76D5">
        <w:rPr>
          <w:highlight w:val="white"/>
        </w:rPr>
        <w:t xml:space="preserve">  }</w:t>
      </w:r>
    </w:p>
    <w:p w14:paraId="47C20BC2" w14:textId="77777777" w:rsidR="000644C3" w:rsidRPr="00EC76D5" w:rsidRDefault="000644C3" w:rsidP="00390D2A">
      <w:pPr>
        <w:pStyle w:val="Code"/>
        <w:rPr>
          <w:highlight w:val="white"/>
        </w:rPr>
      </w:pPr>
      <w:r w:rsidRPr="00EC76D5">
        <w:rPr>
          <w:highlight w:val="white"/>
        </w:rPr>
        <w:t xml:space="preserve">  else {</w:t>
      </w:r>
    </w:p>
    <w:p w14:paraId="7A49E192" w14:textId="77777777" w:rsidR="000644C3" w:rsidRPr="00EC76D5" w:rsidRDefault="000644C3" w:rsidP="00390D2A">
      <w:pPr>
        <w:pStyle w:val="Code"/>
        <w:rPr>
          <w:highlight w:val="white"/>
        </w:rPr>
      </w:pPr>
      <w:r w:rsidRPr="00EC76D5">
        <w:rPr>
          <w:highlight w:val="white"/>
        </w:rPr>
        <w:t xml:space="preserve">    int index;</w:t>
      </w:r>
    </w:p>
    <w:p w14:paraId="7F5FA4E8" w14:textId="77777777" w:rsidR="000644C3" w:rsidRPr="00EC76D5" w:rsidRDefault="000644C3" w:rsidP="00390D2A">
      <w:pPr>
        <w:pStyle w:val="Code"/>
        <w:rPr>
          <w:highlight w:val="white"/>
        </w:rPr>
      </w:pPr>
    </w:p>
    <w:p w14:paraId="134656B0" w14:textId="77777777" w:rsidR="000644C3" w:rsidRPr="00EC76D5" w:rsidRDefault="000644C3" w:rsidP="00390D2A">
      <w:pPr>
        <w:pStyle w:val="Code"/>
        <w:rPr>
          <w:highlight w:val="white"/>
        </w:rPr>
      </w:pPr>
      <w:r w:rsidRPr="00EC76D5">
        <w:rPr>
          <w:highlight w:val="white"/>
        </w:rPr>
        <w:lastRenderedPageBreak/>
        <w:t xml:space="preserve">    for (index = 0; index &lt; FOPEN_MAX; ++index) {</w:t>
      </w:r>
    </w:p>
    <w:p w14:paraId="0C7861E7" w14:textId="77777777" w:rsidR="000644C3" w:rsidRPr="00EC76D5" w:rsidRDefault="000644C3" w:rsidP="00390D2A">
      <w:pPr>
        <w:pStyle w:val="Code"/>
        <w:rPr>
          <w:highlight w:val="white"/>
        </w:rPr>
      </w:pPr>
      <w:r w:rsidRPr="00EC76D5">
        <w:rPr>
          <w:highlight w:val="white"/>
        </w:rPr>
        <w:t xml:space="preserve">      if (g_fileArray[index].open) {</w:t>
      </w:r>
    </w:p>
    <w:p w14:paraId="015084BB" w14:textId="77777777" w:rsidR="000644C3" w:rsidRPr="00EC76D5" w:rsidRDefault="000644C3" w:rsidP="00390D2A">
      <w:pPr>
        <w:pStyle w:val="Code"/>
        <w:rPr>
          <w:highlight w:val="white"/>
        </w:rPr>
      </w:pPr>
      <w:r w:rsidRPr="00EC76D5">
        <w:rPr>
          <w:highlight w:val="white"/>
        </w:rPr>
        <w:t xml:space="preserve">        if (fclose(&amp;g_fileArray[index]) == EOF) {</w:t>
      </w:r>
    </w:p>
    <w:p w14:paraId="0900BB0D" w14:textId="77777777" w:rsidR="000644C3" w:rsidRPr="00EC76D5" w:rsidRDefault="000644C3" w:rsidP="00390D2A">
      <w:pPr>
        <w:pStyle w:val="Code"/>
        <w:rPr>
          <w:highlight w:val="white"/>
        </w:rPr>
      </w:pPr>
      <w:r w:rsidRPr="00EC76D5">
        <w:rPr>
          <w:highlight w:val="white"/>
        </w:rPr>
        <w:t xml:space="preserve">          return EOF;</w:t>
      </w:r>
    </w:p>
    <w:p w14:paraId="7C148F47" w14:textId="77777777" w:rsidR="000644C3" w:rsidRPr="00EC76D5" w:rsidRDefault="000644C3" w:rsidP="00390D2A">
      <w:pPr>
        <w:pStyle w:val="Code"/>
        <w:rPr>
          <w:highlight w:val="white"/>
        </w:rPr>
      </w:pPr>
      <w:r w:rsidRPr="00EC76D5">
        <w:rPr>
          <w:highlight w:val="white"/>
        </w:rPr>
        <w:t xml:space="preserve">        }</w:t>
      </w:r>
    </w:p>
    <w:p w14:paraId="3BC98CEB" w14:textId="77777777" w:rsidR="000644C3" w:rsidRPr="00EC76D5" w:rsidRDefault="000644C3" w:rsidP="00390D2A">
      <w:pPr>
        <w:pStyle w:val="Code"/>
        <w:rPr>
          <w:highlight w:val="white"/>
        </w:rPr>
      </w:pPr>
      <w:r w:rsidRPr="00EC76D5">
        <w:rPr>
          <w:highlight w:val="white"/>
        </w:rPr>
        <w:t xml:space="preserve">      }</w:t>
      </w:r>
    </w:p>
    <w:p w14:paraId="3E2FE7D1" w14:textId="77777777" w:rsidR="000644C3" w:rsidRPr="00EC76D5" w:rsidRDefault="000644C3" w:rsidP="00390D2A">
      <w:pPr>
        <w:pStyle w:val="Code"/>
        <w:rPr>
          <w:highlight w:val="white"/>
        </w:rPr>
      </w:pPr>
      <w:r w:rsidRPr="00EC76D5">
        <w:rPr>
          <w:highlight w:val="white"/>
        </w:rPr>
        <w:t xml:space="preserve">    }</w:t>
      </w:r>
    </w:p>
    <w:p w14:paraId="4EDD0B9A" w14:textId="77777777" w:rsidR="000644C3" w:rsidRPr="00EC76D5" w:rsidRDefault="000644C3" w:rsidP="00390D2A">
      <w:pPr>
        <w:pStyle w:val="Code"/>
        <w:rPr>
          <w:highlight w:val="white"/>
        </w:rPr>
      </w:pPr>
    </w:p>
    <w:p w14:paraId="1112E226" w14:textId="77777777" w:rsidR="000644C3" w:rsidRPr="00EC76D5" w:rsidRDefault="000644C3" w:rsidP="00390D2A">
      <w:pPr>
        <w:pStyle w:val="Code"/>
        <w:rPr>
          <w:highlight w:val="white"/>
        </w:rPr>
      </w:pPr>
      <w:r w:rsidRPr="00EC76D5">
        <w:rPr>
          <w:highlight w:val="white"/>
        </w:rPr>
        <w:t xml:space="preserve">    return 0;</w:t>
      </w:r>
    </w:p>
    <w:p w14:paraId="1C7A7F0F" w14:textId="77777777" w:rsidR="000644C3" w:rsidRPr="00EC76D5" w:rsidRDefault="000644C3" w:rsidP="00390D2A">
      <w:pPr>
        <w:pStyle w:val="Code"/>
        <w:rPr>
          <w:highlight w:val="white"/>
        </w:rPr>
      </w:pPr>
      <w:r w:rsidRPr="00EC76D5">
        <w:rPr>
          <w:highlight w:val="white"/>
        </w:rPr>
        <w:t xml:space="preserve">  }</w:t>
      </w:r>
    </w:p>
    <w:p w14:paraId="22691F38" w14:textId="77777777" w:rsidR="000644C3" w:rsidRPr="00EC76D5" w:rsidRDefault="000644C3" w:rsidP="00390D2A">
      <w:pPr>
        <w:pStyle w:val="Code"/>
        <w:rPr>
          <w:highlight w:val="white"/>
        </w:rPr>
      </w:pPr>
      <w:r w:rsidRPr="00EC76D5">
        <w:rPr>
          <w:highlight w:val="white"/>
        </w:rPr>
        <w:t>}</w:t>
      </w:r>
    </w:p>
    <w:p w14:paraId="35DF66BC" w14:textId="77777777" w:rsidR="000644C3" w:rsidRPr="00EC76D5" w:rsidRDefault="000644C3" w:rsidP="00390D2A">
      <w:pPr>
        <w:pStyle w:val="Code"/>
        <w:rPr>
          <w:highlight w:val="white"/>
        </w:rPr>
      </w:pPr>
    </w:p>
    <w:p w14:paraId="56750766" w14:textId="77777777" w:rsidR="000644C3" w:rsidRPr="00EC76D5" w:rsidRDefault="000644C3" w:rsidP="00390D2A">
      <w:pPr>
        <w:pStyle w:val="Code"/>
        <w:rPr>
          <w:highlight w:val="white"/>
        </w:rPr>
      </w:pPr>
      <w:r w:rsidRPr="00EC76D5">
        <w:rPr>
          <w:highlight w:val="white"/>
        </w:rPr>
        <w:t>int remove(const char* name) {</w:t>
      </w:r>
    </w:p>
    <w:p w14:paraId="62A9AA5F" w14:textId="77777777" w:rsidR="000644C3" w:rsidRPr="00EC76D5" w:rsidRDefault="000644C3" w:rsidP="00390D2A">
      <w:pPr>
        <w:pStyle w:val="Code"/>
        <w:rPr>
          <w:highlight w:val="white"/>
        </w:rPr>
      </w:pPr>
      <w:r w:rsidRPr="00EC76D5">
        <w:rPr>
          <w:highlight w:val="white"/>
        </w:rPr>
        <w:t xml:space="preserve">  load_register(ah, 0x41s);</w:t>
      </w:r>
    </w:p>
    <w:p w14:paraId="21F9E1F2" w14:textId="77777777" w:rsidR="000644C3" w:rsidRPr="00EC76D5" w:rsidRDefault="000644C3" w:rsidP="00390D2A">
      <w:pPr>
        <w:pStyle w:val="Code"/>
        <w:rPr>
          <w:highlight w:val="white"/>
        </w:rPr>
      </w:pPr>
      <w:r w:rsidRPr="00EC76D5">
        <w:rPr>
          <w:highlight w:val="white"/>
        </w:rPr>
        <w:t xml:space="preserve">  load_register(dx, name);</w:t>
      </w:r>
    </w:p>
    <w:p w14:paraId="0A5DB5D1" w14:textId="77777777" w:rsidR="000644C3" w:rsidRPr="00EC76D5" w:rsidRDefault="000644C3" w:rsidP="00390D2A">
      <w:pPr>
        <w:pStyle w:val="Code"/>
        <w:rPr>
          <w:highlight w:val="white"/>
        </w:rPr>
      </w:pPr>
      <w:r w:rsidRPr="00EC76D5">
        <w:rPr>
          <w:highlight w:val="white"/>
        </w:rPr>
        <w:t xml:space="preserve">  load_register(cl, 0s);</w:t>
      </w:r>
    </w:p>
    <w:p w14:paraId="4814CF8B" w14:textId="77777777" w:rsidR="000644C3" w:rsidRPr="00EC76D5" w:rsidRDefault="000644C3" w:rsidP="00390D2A">
      <w:pPr>
        <w:pStyle w:val="Code"/>
        <w:rPr>
          <w:highlight w:val="white"/>
        </w:rPr>
      </w:pPr>
      <w:r w:rsidRPr="00EC76D5">
        <w:rPr>
          <w:highlight w:val="white"/>
        </w:rPr>
        <w:t xml:space="preserve">  interrupt(0x21s);</w:t>
      </w:r>
    </w:p>
    <w:p w14:paraId="616ADF4F" w14:textId="77777777" w:rsidR="000644C3" w:rsidRPr="00EC76D5" w:rsidRDefault="000644C3" w:rsidP="00390D2A">
      <w:pPr>
        <w:pStyle w:val="Code"/>
        <w:rPr>
          <w:highlight w:val="white"/>
        </w:rPr>
      </w:pPr>
    </w:p>
    <w:p w14:paraId="5C05D568" w14:textId="77777777" w:rsidR="000644C3" w:rsidRPr="00EC76D5" w:rsidRDefault="000644C3" w:rsidP="00390D2A">
      <w:pPr>
        <w:pStyle w:val="Code"/>
        <w:rPr>
          <w:highlight w:val="white"/>
        </w:rPr>
      </w:pPr>
      <w:r w:rsidRPr="00EC76D5">
        <w:rPr>
          <w:highlight w:val="white"/>
        </w:rPr>
        <w:t xml:space="preserve">  {/* short flagbyte;</w:t>
      </w:r>
    </w:p>
    <w:p w14:paraId="66D8CC59" w14:textId="77777777" w:rsidR="000644C3" w:rsidRPr="00EC76D5" w:rsidRDefault="000644C3" w:rsidP="00390D2A">
      <w:pPr>
        <w:pStyle w:val="Code"/>
        <w:rPr>
          <w:highlight w:val="white"/>
        </w:rPr>
      </w:pPr>
      <w:r w:rsidRPr="00EC76D5">
        <w:rPr>
          <w:highlight w:val="white"/>
        </w:rPr>
        <w:t xml:space="preserve">    store_flagbyte(flagbyte);</w:t>
      </w:r>
    </w:p>
    <w:p w14:paraId="26245CCF" w14:textId="77777777" w:rsidR="000644C3" w:rsidRPr="00EC76D5" w:rsidRDefault="000644C3" w:rsidP="00390D2A">
      <w:pPr>
        <w:pStyle w:val="Code"/>
        <w:rPr>
          <w:highlight w:val="white"/>
        </w:rPr>
      </w:pPr>
    </w:p>
    <w:p w14:paraId="5C0928F2" w14:textId="77777777" w:rsidR="000644C3" w:rsidRPr="00EC76D5" w:rsidRDefault="000644C3" w:rsidP="00390D2A">
      <w:pPr>
        <w:pStyle w:val="Code"/>
        <w:rPr>
          <w:highlight w:val="white"/>
        </w:rPr>
      </w:pPr>
      <w:r w:rsidRPr="00EC76D5">
        <w:rPr>
          <w:highlight w:val="white"/>
        </w:rPr>
        <w:t xml:space="preserve">    if (flagbyte &amp; CARRY_FLAG) {</w:t>
      </w:r>
    </w:p>
    <w:p w14:paraId="6674AB25" w14:textId="77777777" w:rsidR="000644C3" w:rsidRPr="00EC76D5" w:rsidRDefault="000644C3" w:rsidP="00390D2A">
      <w:pPr>
        <w:pStyle w:val="Code"/>
        <w:rPr>
          <w:highlight w:val="white"/>
        </w:rPr>
      </w:pPr>
      <w:r w:rsidRPr="00EC76D5">
        <w:rPr>
          <w:highlight w:val="white"/>
        </w:rPr>
        <w:t xml:space="preserve">      errno = FREMOVE;</w:t>
      </w:r>
    </w:p>
    <w:p w14:paraId="24D6A57A" w14:textId="77777777" w:rsidR="000644C3" w:rsidRPr="00EC76D5" w:rsidRDefault="000644C3" w:rsidP="00390D2A">
      <w:pPr>
        <w:pStyle w:val="Code"/>
        <w:rPr>
          <w:highlight w:val="white"/>
        </w:rPr>
      </w:pPr>
      <w:r w:rsidRPr="00EC76D5">
        <w:rPr>
          <w:highlight w:val="white"/>
        </w:rPr>
        <w:t xml:space="preserve">      return EOF;</w:t>
      </w:r>
    </w:p>
    <w:p w14:paraId="5996F689" w14:textId="77777777" w:rsidR="000644C3" w:rsidRPr="00EC76D5" w:rsidRDefault="000644C3" w:rsidP="00390D2A">
      <w:pPr>
        <w:pStyle w:val="Code"/>
        <w:rPr>
          <w:highlight w:val="white"/>
        </w:rPr>
      </w:pPr>
      <w:r w:rsidRPr="00EC76D5">
        <w:rPr>
          <w:highlight w:val="white"/>
        </w:rPr>
        <w:t xml:space="preserve">    }</w:t>
      </w:r>
    </w:p>
    <w:p w14:paraId="0F7CCEF9" w14:textId="77777777" w:rsidR="000644C3" w:rsidRPr="00EC76D5" w:rsidRDefault="000644C3" w:rsidP="00390D2A">
      <w:pPr>
        <w:pStyle w:val="Code"/>
        <w:rPr>
          <w:highlight w:val="white"/>
        </w:rPr>
      </w:pPr>
      <w:r w:rsidRPr="00EC76D5">
        <w:rPr>
          <w:highlight w:val="white"/>
        </w:rPr>
        <w:t>*/</w:t>
      </w:r>
    </w:p>
    <w:p w14:paraId="421CDAD5" w14:textId="77777777" w:rsidR="000644C3" w:rsidRPr="00EC76D5" w:rsidRDefault="000644C3" w:rsidP="00390D2A">
      <w:pPr>
        <w:pStyle w:val="Code"/>
        <w:rPr>
          <w:highlight w:val="white"/>
        </w:rPr>
      </w:pPr>
      <w:r w:rsidRPr="00EC76D5">
        <w:rPr>
          <w:highlight w:val="white"/>
        </w:rPr>
        <w:t xml:space="preserve">    return 0;</w:t>
      </w:r>
    </w:p>
    <w:p w14:paraId="6803F5F1" w14:textId="77777777" w:rsidR="000644C3" w:rsidRPr="00EC76D5" w:rsidRDefault="000644C3" w:rsidP="00390D2A">
      <w:pPr>
        <w:pStyle w:val="Code"/>
        <w:rPr>
          <w:highlight w:val="white"/>
        </w:rPr>
      </w:pPr>
      <w:r w:rsidRPr="00EC76D5">
        <w:rPr>
          <w:highlight w:val="white"/>
        </w:rPr>
        <w:t xml:space="preserve">  }</w:t>
      </w:r>
    </w:p>
    <w:p w14:paraId="7AFF1336" w14:textId="77777777" w:rsidR="000644C3" w:rsidRPr="00EC76D5" w:rsidRDefault="000644C3" w:rsidP="00390D2A">
      <w:pPr>
        <w:pStyle w:val="Code"/>
        <w:rPr>
          <w:highlight w:val="white"/>
        </w:rPr>
      </w:pPr>
      <w:r w:rsidRPr="00EC76D5">
        <w:rPr>
          <w:highlight w:val="white"/>
        </w:rPr>
        <w:t>}</w:t>
      </w:r>
    </w:p>
    <w:p w14:paraId="2690F7B4" w14:textId="77777777" w:rsidR="000644C3" w:rsidRPr="00EC76D5" w:rsidRDefault="000644C3" w:rsidP="00390D2A">
      <w:pPr>
        <w:pStyle w:val="Code"/>
        <w:rPr>
          <w:highlight w:val="white"/>
        </w:rPr>
      </w:pPr>
    </w:p>
    <w:p w14:paraId="227B7C40" w14:textId="77777777" w:rsidR="000644C3" w:rsidRPr="00EC76D5" w:rsidRDefault="000644C3" w:rsidP="00390D2A">
      <w:pPr>
        <w:pStyle w:val="Code"/>
        <w:rPr>
          <w:highlight w:val="white"/>
        </w:rPr>
      </w:pPr>
      <w:r w:rsidRPr="00EC76D5">
        <w:rPr>
          <w:highlight w:val="white"/>
        </w:rPr>
        <w:t>int rename(const char* oldName, const char* newName) {</w:t>
      </w:r>
    </w:p>
    <w:p w14:paraId="765A5E24" w14:textId="77777777" w:rsidR="000644C3" w:rsidRPr="00EC76D5" w:rsidRDefault="000644C3" w:rsidP="00390D2A">
      <w:pPr>
        <w:pStyle w:val="Code"/>
        <w:rPr>
          <w:highlight w:val="white"/>
        </w:rPr>
      </w:pPr>
      <w:r w:rsidRPr="00EC76D5">
        <w:rPr>
          <w:highlight w:val="white"/>
        </w:rPr>
        <w:t xml:space="preserve">  load_register(ah, 0x56s);</w:t>
      </w:r>
    </w:p>
    <w:p w14:paraId="03DA8271" w14:textId="77777777" w:rsidR="000644C3" w:rsidRPr="00EC76D5" w:rsidRDefault="000644C3" w:rsidP="00390D2A">
      <w:pPr>
        <w:pStyle w:val="Code"/>
        <w:rPr>
          <w:highlight w:val="white"/>
        </w:rPr>
      </w:pPr>
      <w:r w:rsidRPr="00EC76D5">
        <w:rPr>
          <w:highlight w:val="white"/>
        </w:rPr>
        <w:t xml:space="preserve">  load_register(cl, 0s);</w:t>
      </w:r>
    </w:p>
    <w:p w14:paraId="70CAEA29" w14:textId="77777777" w:rsidR="000644C3" w:rsidRPr="00EC76D5" w:rsidRDefault="000644C3" w:rsidP="00390D2A">
      <w:pPr>
        <w:pStyle w:val="Code"/>
        <w:rPr>
          <w:highlight w:val="white"/>
        </w:rPr>
      </w:pPr>
      <w:r w:rsidRPr="00EC76D5">
        <w:rPr>
          <w:highlight w:val="white"/>
        </w:rPr>
        <w:t xml:space="preserve">  load_register(dx, oldName);</w:t>
      </w:r>
    </w:p>
    <w:p w14:paraId="3386212E" w14:textId="77777777" w:rsidR="000644C3" w:rsidRPr="00EC76D5" w:rsidRDefault="000644C3" w:rsidP="00390D2A">
      <w:pPr>
        <w:pStyle w:val="Code"/>
        <w:rPr>
          <w:highlight w:val="white"/>
        </w:rPr>
      </w:pPr>
      <w:r w:rsidRPr="00EC76D5">
        <w:rPr>
          <w:highlight w:val="white"/>
        </w:rPr>
        <w:t xml:space="preserve">  load_register(di, newName);</w:t>
      </w:r>
    </w:p>
    <w:p w14:paraId="3BB3A5F9" w14:textId="77777777" w:rsidR="000644C3" w:rsidRPr="00EC76D5" w:rsidRDefault="000644C3" w:rsidP="00390D2A">
      <w:pPr>
        <w:pStyle w:val="Code"/>
        <w:rPr>
          <w:highlight w:val="white"/>
        </w:rPr>
      </w:pPr>
      <w:r w:rsidRPr="00EC76D5">
        <w:rPr>
          <w:highlight w:val="white"/>
        </w:rPr>
        <w:t xml:space="preserve">  interrupt(0x21s);</w:t>
      </w:r>
    </w:p>
    <w:p w14:paraId="75F30723" w14:textId="77777777" w:rsidR="000644C3" w:rsidRPr="00EC76D5" w:rsidRDefault="000644C3" w:rsidP="00390D2A">
      <w:pPr>
        <w:pStyle w:val="Code"/>
        <w:rPr>
          <w:highlight w:val="white"/>
        </w:rPr>
      </w:pPr>
    </w:p>
    <w:p w14:paraId="0765C713" w14:textId="77777777" w:rsidR="000644C3" w:rsidRPr="00EC76D5" w:rsidRDefault="000644C3" w:rsidP="00390D2A">
      <w:pPr>
        <w:pStyle w:val="Code"/>
        <w:rPr>
          <w:highlight w:val="white"/>
        </w:rPr>
      </w:pPr>
      <w:r w:rsidRPr="00EC76D5">
        <w:rPr>
          <w:highlight w:val="white"/>
        </w:rPr>
        <w:t xml:space="preserve">  { /*short flagbyte;</w:t>
      </w:r>
    </w:p>
    <w:p w14:paraId="6692D308" w14:textId="77777777" w:rsidR="000644C3" w:rsidRPr="00EC76D5" w:rsidRDefault="000644C3" w:rsidP="00390D2A">
      <w:pPr>
        <w:pStyle w:val="Code"/>
        <w:rPr>
          <w:highlight w:val="white"/>
        </w:rPr>
      </w:pPr>
      <w:r w:rsidRPr="00EC76D5">
        <w:rPr>
          <w:highlight w:val="white"/>
        </w:rPr>
        <w:t xml:space="preserve">    store_flagbyte(flagbyte);</w:t>
      </w:r>
    </w:p>
    <w:p w14:paraId="29B6BD6A" w14:textId="77777777" w:rsidR="000644C3" w:rsidRPr="00EC76D5" w:rsidRDefault="000644C3" w:rsidP="00390D2A">
      <w:pPr>
        <w:pStyle w:val="Code"/>
        <w:rPr>
          <w:highlight w:val="white"/>
        </w:rPr>
      </w:pPr>
    </w:p>
    <w:p w14:paraId="628D4760" w14:textId="77777777" w:rsidR="000644C3" w:rsidRPr="00EC76D5" w:rsidRDefault="000644C3" w:rsidP="00390D2A">
      <w:pPr>
        <w:pStyle w:val="Code"/>
        <w:rPr>
          <w:highlight w:val="white"/>
        </w:rPr>
      </w:pPr>
      <w:r w:rsidRPr="00EC76D5">
        <w:rPr>
          <w:highlight w:val="white"/>
        </w:rPr>
        <w:t xml:space="preserve">    if (flagbyte &amp; CARRY_FLAG) {</w:t>
      </w:r>
    </w:p>
    <w:p w14:paraId="60F80CBC" w14:textId="77777777" w:rsidR="000644C3" w:rsidRPr="00EC76D5" w:rsidRDefault="000644C3" w:rsidP="00390D2A">
      <w:pPr>
        <w:pStyle w:val="Code"/>
        <w:rPr>
          <w:highlight w:val="white"/>
        </w:rPr>
      </w:pPr>
      <w:r w:rsidRPr="00EC76D5">
        <w:rPr>
          <w:highlight w:val="white"/>
        </w:rPr>
        <w:t xml:space="preserve">      errno = errno = FRENAME;</w:t>
      </w:r>
    </w:p>
    <w:p w14:paraId="270D607D" w14:textId="77777777" w:rsidR="000644C3" w:rsidRPr="00EC76D5" w:rsidRDefault="000644C3" w:rsidP="00390D2A">
      <w:pPr>
        <w:pStyle w:val="Code"/>
        <w:rPr>
          <w:highlight w:val="white"/>
        </w:rPr>
      </w:pPr>
      <w:r w:rsidRPr="00EC76D5">
        <w:rPr>
          <w:highlight w:val="white"/>
        </w:rPr>
        <w:t xml:space="preserve">      return EOF;</w:t>
      </w:r>
    </w:p>
    <w:p w14:paraId="473B6D3B" w14:textId="77777777" w:rsidR="000644C3" w:rsidRPr="00EC76D5" w:rsidRDefault="000644C3" w:rsidP="00390D2A">
      <w:pPr>
        <w:pStyle w:val="Code"/>
        <w:rPr>
          <w:highlight w:val="white"/>
        </w:rPr>
      </w:pPr>
      <w:r w:rsidRPr="00EC76D5">
        <w:rPr>
          <w:highlight w:val="white"/>
        </w:rPr>
        <w:t xml:space="preserve">    }*/</w:t>
      </w:r>
    </w:p>
    <w:p w14:paraId="4DDA57C2" w14:textId="77777777" w:rsidR="000644C3" w:rsidRPr="00EC76D5" w:rsidRDefault="000644C3" w:rsidP="00390D2A">
      <w:pPr>
        <w:pStyle w:val="Code"/>
        <w:rPr>
          <w:highlight w:val="white"/>
        </w:rPr>
      </w:pPr>
    </w:p>
    <w:p w14:paraId="4C6599D3" w14:textId="77777777" w:rsidR="000644C3" w:rsidRPr="00EC76D5" w:rsidRDefault="000644C3" w:rsidP="00390D2A">
      <w:pPr>
        <w:pStyle w:val="Code"/>
        <w:rPr>
          <w:highlight w:val="white"/>
        </w:rPr>
      </w:pPr>
      <w:r w:rsidRPr="00EC76D5">
        <w:rPr>
          <w:highlight w:val="white"/>
        </w:rPr>
        <w:t xml:space="preserve">    return 0;</w:t>
      </w:r>
    </w:p>
    <w:p w14:paraId="70CB0027" w14:textId="77777777" w:rsidR="000644C3" w:rsidRPr="00EC76D5" w:rsidRDefault="000644C3" w:rsidP="00390D2A">
      <w:pPr>
        <w:pStyle w:val="Code"/>
        <w:rPr>
          <w:highlight w:val="white"/>
        </w:rPr>
      </w:pPr>
      <w:r w:rsidRPr="00EC76D5">
        <w:rPr>
          <w:highlight w:val="white"/>
        </w:rPr>
        <w:t xml:space="preserve">  }</w:t>
      </w:r>
    </w:p>
    <w:p w14:paraId="36D1C377" w14:textId="77777777" w:rsidR="000644C3" w:rsidRPr="00EC76D5" w:rsidRDefault="000644C3" w:rsidP="00390D2A">
      <w:pPr>
        <w:pStyle w:val="Code"/>
        <w:rPr>
          <w:highlight w:val="white"/>
        </w:rPr>
      </w:pPr>
      <w:r w:rsidRPr="00EC76D5">
        <w:rPr>
          <w:highlight w:val="white"/>
        </w:rPr>
        <w:t>}</w:t>
      </w:r>
    </w:p>
    <w:p w14:paraId="28448A44" w14:textId="77777777" w:rsidR="000644C3" w:rsidRPr="00EC76D5" w:rsidRDefault="000644C3" w:rsidP="00390D2A">
      <w:pPr>
        <w:pStyle w:val="Code"/>
        <w:rPr>
          <w:highlight w:val="white"/>
        </w:rPr>
      </w:pPr>
    </w:p>
    <w:p w14:paraId="68792AF7" w14:textId="77777777" w:rsidR="000644C3" w:rsidRPr="00EC76D5" w:rsidRDefault="000644C3" w:rsidP="00390D2A">
      <w:pPr>
        <w:pStyle w:val="Code"/>
        <w:rPr>
          <w:highlight w:val="white"/>
        </w:rPr>
      </w:pPr>
      <w:r w:rsidRPr="00EC76D5">
        <w:rPr>
          <w:highlight w:val="white"/>
        </w:rPr>
        <w:t>int setvbuf(FILE* /* stream */, char* /* buffer */, int /* mode */, size_t /* size */) {</w:t>
      </w:r>
    </w:p>
    <w:p w14:paraId="0B7244E3" w14:textId="77777777" w:rsidR="000644C3" w:rsidRPr="00EC76D5" w:rsidRDefault="000644C3" w:rsidP="00390D2A">
      <w:pPr>
        <w:pStyle w:val="Code"/>
        <w:rPr>
          <w:highlight w:val="white"/>
        </w:rPr>
      </w:pPr>
      <w:r w:rsidRPr="00EC76D5">
        <w:rPr>
          <w:highlight w:val="white"/>
        </w:rPr>
        <w:t xml:space="preserve">  return 0;</w:t>
      </w:r>
    </w:p>
    <w:p w14:paraId="39C9754F" w14:textId="77777777" w:rsidR="000644C3" w:rsidRPr="00EC76D5" w:rsidRDefault="000644C3" w:rsidP="00390D2A">
      <w:pPr>
        <w:pStyle w:val="Code"/>
        <w:rPr>
          <w:highlight w:val="white"/>
        </w:rPr>
      </w:pPr>
    </w:p>
    <w:p w14:paraId="00A61E10" w14:textId="77777777" w:rsidR="000644C3" w:rsidRPr="00EC76D5" w:rsidRDefault="000644C3" w:rsidP="00390D2A">
      <w:pPr>
        <w:pStyle w:val="Code"/>
        <w:rPr>
          <w:highlight w:val="white"/>
        </w:rPr>
      </w:pPr>
      <w:r w:rsidRPr="00EC76D5">
        <w:rPr>
          <w:highlight w:val="white"/>
        </w:rPr>
        <w:t>/*</w:t>
      </w:r>
    </w:p>
    <w:p w14:paraId="7FDBEE6D" w14:textId="77777777" w:rsidR="000644C3" w:rsidRPr="00EC76D5" w:rsidRDefault="000644C3" w:rsidP="00390D2A">
      <w:pPr>
        <w:pStyle w:val="Code"/>
        <w:rPr>
          <w:highlight w:val="white"/>
        </w:rPr>
      </w:pPr>
      <w:r w:rsidRPr="00EC76D5">
        <w:rPr>
          <w:highlight w:val="white"/>
        </w:rPr>
        <w:t xml:space="preserve">  if (buffer != NULL) {</w:t>
      </w:r>
    </w:p>
    <w:p w14:paraId="3356C8A8" w14:textId="77777777" w:rsidR="000644C3" w:rsidRPr="00EC76D5" w:rsidRDefault="000644C3" w:rsidP="00390D2A">
      <w:pPr>
        <w:pStyle w:val="Code"/>
        <w:rPr>
          <w:highlight w:val="white"/>
        </w:rPr>
      </w:pPr>
      <w:r w:rsidRPr="00EC76D5">
        <w:rPr>
          <w:highlight w:val="white"/>
        </w:rPr>
        <w:t xml:space="preserve">    buffer = malloc(size);</w:t>
      </w:r>
    </w:p>
    <w:p w14:paraId="235C9A31" w14:textId="77777777" w:rsidR="000644C3" w:rsidRPr="00EC76D5" w:rsidRDefault="000644C3" w:rsidP="00390D2A">
      <w:pPr>
        <w:pStyle w:val="Code"/>
        <w:rPr>
          <w:highlight w:val="white"/>
        </w:rPr>
      </w:pPr>
    </w:p>
    <w:p w14:paraId="32941661" w14:textId="77777777" w:rsidR="000644C3" w:rsidRPr="00EC76D5" w:rsidRDefault="000644C3" w:rsidP="00390D2A">
      <w:pPr>
        <w:pStyle w:val="Code"/>
        <w:rPr>
          <w:highlight w:val="white"/>
        </w:rPr>
      </w:pPr>
      <w:r w:rsidRPr="00EC76D5">
        <w:rPr>
          <w:highlight w:val="white"/>
        </w:rPr>
        <w:lastRenderedPageBreak/>
        <w:t xml:space="preserve">    if (buffer == NULL) {</w:t>
      </w:r>
    </w:p>
    <w:p w14:paraId="762B5323" w14:textId="77777777" w:rsidR="000644C3" w:rsidRPr="00EC76D5" w:rsidRDefault="000644C3" w:rsidP="00390D2A">
      <w:pPr>
        <w:pStyle w:val="Code"/>
        <w:rPr>
          <w:highlight w:val="white"/>
        </w:rPr>
      </w:pPr>
      <w:r w:rsidRPr="00EC76D5">
        <w:rPr>
          <w:highlight w:val="white"/>
        </w:rPr>
        <w:t xml:space="preserve">      return -1;</w:t>
      </w:r>
    </w:p>
    <w:p w14:paraId="772165FD" w14:textId="77777777" w:rsidR="000644C3" w:rsidRPr="00EC76D5" w:rsidRDefault="000644C3" w:rsidP="00390D2A">
      <w:pPr>
        <w:pStyle w:val="Code"/>
        <w:rPr>
          <w:highlight w:val="white"/>
        </w:rPr>
      </w:pPr>
      <w:r w:rsidRPr="00EC76D5">
        <w:rPr>
          <w:highlight w:val="white"/>
        </w:rPr>
        <w:t xml:space="preserve">    }</w:t>
      </w:r>
    </w:p>
    <w:p w14:paraId="575299EA" w14:textId="77777777" w:rsidR="000644C3" w:rsidRPr="00EC76D5" w:rsidRDefault="000644C3" w:rsidP="00390D2A">
      <w:pPr>
        <w:pStyle w:val="Code"/>
        <w:rPr>
          <w:highlight w:val="white"/>
        </w:rPr>
      </w:pPr>
      <w:r w:rsidRPr="00EC76D5">
        <w:rPr>
          <w:highlight w:val="white"/>
        </w:rPr>
        <w:t xml:space="preserve">  }</w:t>
      </w:r>
    </w:p>
    <w:p w14:paraId="16E77B5B" w14:textId="77777777" w:rsidR="000644C3" w:rsidRPr="00EC76D5" w:rsidRDefault="000644C3" w:rsidP="00390D2A">
      <w:pPr>
        <w:pStyle w:val="Code"/>
        <w:rPr>
          <w:highlight w:val="white"/>
        </w:rPr>
      </w:pPr>
    </w:p>
    <w:p w14:paraId="49740143" w14:textId="77777777" w:rsidR="000644C3" w:rsidRPr="00EC76D5" w:rsidRDefault="000644C3" w:rsidP="00390D2A">
      <w:pPr>
        <w:pStyle w:val="Code"/>
        <w:rPr>
          <w:highlight w:val="white"/>
        </w:rPr>
      </w:pPr>
      <w:r w:rsidRPr="00EC76D5">
        <w:rPr>
          <w:highlight w:val="white"/>
        </w:rPr>
        <w:t xml:space="preserve">  stream-&gt;buffer = buffer;</w:t>
      </w:r>
    </w:p>
    <w:p w14:paraId="026151D1" w14:textId="77777777" w:rsidR="000644C3" w:rsidRPr="00EC76D5" w:rsidRDefault="000644C3" w:rsidP="00390D2A">
      <w:pPr>
        <w:pStyle w:val="Code"/>
        <w:rPr>
          <w:highlight w:val="white"/>
        </w:rPr>
      </w:pPr>
      <w:r w:rsidRPr="00EC76D5">
        <w:rPr>
          <w:highlight w:val="white"/>
        </w:rPr>
        <w:t xml:space="preserve">  stream-&gt;bufferMode = mode;</w:t>
      </w:r>
    </w:p>
    <w:p w14:paraId="6A8C76AC" w14:textId="77777777" w:rsidR="000644C3" w:rsidRPr="00EC76D5" w:rsidRDefault="000644C3" w:rsidP="00390D2A">
      <w:pPr>
        <w:pStyle w:val="Code"/>
        <w:rPr>
          <w:highlight w:val="white"/>
        </w:rPr>
      </w:pPr>
      <w:r w:rsidRPr="00EC76D5">
        <w:rPr>
          <w:highlight w:val="white"/>
        </w:rPr>
        <w:t xml:space="preserve">  stream-&gt;bufferMaxSize = size;</w:t>
      </w:r>
    </w:p>
    <w:p w14:paraId="29B183B9" w14:textId="77777777" w:rsidR="000644C3" w:rsidRPr="00EC76D5" w:rsidRDefault="000644C3" w:rsidP="00390D2A">
      <w:pPr>
        <w:pStyle w:val="Code"/>
        <w:rPr>
          <w:highlight w:val="white"/>
        </w:rPr>
      </w:pPr>
      <w:r w:rsidRPr="00EC76D5">
        <w:rPr>
          <w:highlight w:val="white"/>
        </w:rPr>
        <w:t xml:space="preserve">  return 0;*/</w:t>
      </w:r>
    </w:p>
    <w:p w14:paraId="1A171585" w14:textId="77777777" w:rsidR="000644C3" w:rsidRPr="00EC76D5" w:rsidRDefault="000644C3" w:rsidP="00390D2A">
      <w:pPr>
        <w:pStyle w:val="Code"/>
        <w:rPr>
          <w:highlight w:val="white"/>
        </w:rPr>
      </w:pPr>
      <w:r w:rsidRPr="00EC76D5">
        <w:rPr>
          <w:highlight w:val="white"/>
        </w:rPr>
        <w:t>}</w:t>
      </w:r>
    </w:p>
    <w:p w14:paraId="02A14378" w14:textId="77777777" w:rsidR="000644C3" w:rsidRPr="00EC76D5" w:rsidRDefault="000644C3" w:rsidP="00390D2A">
      <w:pPr>
        <w:pStyle w:val="Code"/>
        <w:rPr>
          <w:highlight w:val="white"/>
        </w:rPr>
      </w:pPr>
    </w:p>
    <w:p w14:paraId="7FA61640" w14:textId="77777777" w:rsidR="000644C3" w:rsidRPr="00EC76D5" w:rsidRDefault="000644C3" w:rsidP="00390D2A">
      <w:pPr>
        <w:pStyle w:val="Code"/>
        <w:rPr>
          <w:highlight w:val="white"/>
        </w:rPr>
      </w:pPr>
      <w:r w:rsidRPr="00EC76D5">
        <w:rPr>
          <w:highlight w:val="white"/>
        </w:rPr>
        <w:t>void setbuf(FILE* /* stream */, char* /* buffer */) {</w:t>
      </w:r>
    </w:p>
    <w:p w14:paraId="21B09648" w14:textId="77777777" w:rsidR="000644C3" w:rsidRPr="00EC76D5" w:rsidRDefault="000644C3" w:rsidP="00390D2A">
      <w:pPr>
        <w:pStyle w:val="Code"/>
        <w:rPr>
          <w:highlight w:val="white"/>
        </w:rPr>
      </w:pPr>
      <w:r w:rsidRPr="00EC76D5">
        <w:rPr>
          <w:highlight w:val="white"/>
        </w:rPr>
        <w:t>/*</w:t>
      </w:r>
    </w:p>
    <w:p w14:paraId="0E820A79" w14:textId="77777777" w:rsidR="000644C3" w:rsidRPr="00EC76D5" w:rsidRDefault="000644C3" w:rsidP="00390D2A">
      <w:pPr>
        <w:pStyle w:val="Code"/>
        <w:rPr>
          <w:highlight w:val="white"/>
        </w:rPr>
      </w:pPr>
      <w:r w:rsidRPr="00EC76D5">
        <w:rPr>
          <w:highlight w:val="white"/>
        </w:rPr>
        <w:t xml:space="preserve">  if (buffer == NULL) {</w:t>
      </w:r>
    </w:p>
    <w:p w14:paraId="2DD86DEB" w14:textId="77777777" w:rsidR="000644C3" w:rsidRPr="00EC76D5" w:rsidRDefault="000644C3" w:rsidP="00390D2A">
      <w:pPr>
        <w:pStyle w:val="Code"/>
        <w:rPr>
          <w:highlight w:val="white"/>
        </w:rPr>
      </w:pPr>
      <w:r w:rsidRPr="00EC76D5">
        <w:rPr>
          <w:highlight w:val="white"/>
        </w:rPr>
        <w:t xml:space="preserve">    free(stream-&gt;buffer);</w:t>
      </w:r>
    </w:p>
    <w:p w14:paraId="62FD9F6B" w14:textId="77777777" w:rsidR="000644C3" w:rsidRPr="00EC76D5" w:rsidRDefault="000644C3" w:rsidP="00390D2A">
      <w:pPr>
        <w:pStyle w:val="Code"/>
        <w:rPr>
          <w:highlight w:val="white"/>
        </w:rPr>
      </w:pPr>
      <w:r w:rsidRPr="00EC76D5">
        <w:rPr>
          <w:highlight w:val="white"/>
        </w:rPr>
        <w:t xml:space="preserve">    stream-&gt;buffer = NULL;</w:t>
      </w:r>
    </w:p>
    <w:p w14:paraId="36D9BDEA" w14:textId="77777777" w:rsidR="000644C3" w:rsidRPr="00EC76D5" w:rsidRDefault="000644C3" w:rsidP="00390D2A">
      <w:pPr>
        <w:pStyle w:val="Code"/>
        <w:rPr>
          <w:highlight w:val="white"/>
        </w:rPr>
      </w:pPr>
      <w:r w:rsidRPr="00EC76D5">
        <w:rPr>
          <w:highlight w:val="white"/>
        </w:rPr>
        <w:t xml:space="preserve">    stream-&gt;bufferMode = _IONBF;</w:t>
      </w:r>
    </w:p>
    <w:p w14:paraId="5A577F04" w14:textId="77777777" w:rsidR="000644C3" w:rsidRPr="00EC76D5" w:rsidRDefault="000644C3" w:rsidP="00390D2A">
      <w:pPr>
        <w:pStyle w:val="Code"/>
        <w:rPr>
          <w:highlight w:val="white"/>
        </w:rPr>
      </w:pPr>
      <w:r w:rsidRPr="00EC76D5">
        <w:rPr>
          <w:highlight w:val="white"/>
        </w:rPr>
        <w:t xml:space="preserve">  }</w:t>
      </w:r>
    </w:p>
    <w:p w14:paraId="69B0A174" w14:textId="77777777" w:rsidR="000644C3" w:rsidRPr="00EC76D5" w:rsidRDefault="000644C3" w:rsidP="00390D2A">
      <w:pPr>
        <w:pStyle w:val="Code"/>
        <w:rPr>
          <w:highlight w:val="white"/>
        </w:rPr>
      </w:pPr>
      <w:r w:rsidRPr="00EC76D5">
        <w:rPr>
          <w:highlight w:val="white"/>
        </w:rPr>
        <w:t xml:space="preserve">  else {</w:t>
      </w:r>
    </w:p>
    <w:p w14:paraId="382ED9A6" w14:textId="77777777" w:rsidR="000644C3" w:rsidRPr="00EC76D5" w:rsidRDefault="000644C3" w:rsidP="00390D2A">
      <w:pPr>
        <w:pStyle w:val="Code"/>
        <w:rPr>
          <w:highlight w:val="white"/>
        </w:rPr>
      </w:pPr>
      <w:r w:rsidRPr="00EC76D5">
        <w:rPr>
          <w:highlight w:val="white"/>
        </w:rPr>
        <w:t xml:space="preserve">    setvbuf(stream, buffer, _IOFBF, BUFSIZ);</w:t>
      </w:r>
    </w:p>
    <w:p w14:paraId="78608E77" w14:textId="77777777" w:rsidR="000644C3" w:rsidRPr="00EC76D5" w:rsidRDefault="000644C3" w:rsidP="00390D2A">
      <w:pPr>
        <w:pStyle w:val="Code"/>
        <w:rPr>
          <w:highlight w:val="white"/>
        </w:rPr>
      </w:pPr>
      <w:r w:rsidRPr="00EC76D5">
        <w:rPr>
          <w:highlight w:val="white"/>
        </w:rPr>
        <w:t xml:space="preserve">  }*/</w:t>
      </w:r>
    </w:p>
    <w:p w14:paraId="2B467147" w14:textId="77777777" w:rsidR="000644C3" w:rsidRPr="00EC76D5" w:rsidRDefault="000644C3" w:rsidP="00390D2A">
      <w:pPr>
        <w:pStyle w:val="Code"/>
        <w:rPr>
          <w:highlight w:val="white"/>
        </w:rPr>
      </w:pPr>
      <w:r w:rsidRPr="00EC76D5">
        <w:rPr>
          <w:highlight w:val="white"/>
        </w:rPr>
        <w:t>}</w:t>
      </w:r>
    </w:p>
    <w:p w14:paraId="6D37C9E7" w14:textId="77777777" w:rsidR="00EC0A27" w:rsidRPr="00EC76D5" w:rsidRDefault="00EC0A27" w:rsidP="00390D2A">
      <w:pPr>
        <w:pStyle w:val="Code"/>
        <w:rPr>
          <w:highlight w:val="white"/>
        </w:rPr>
      </w:pPr>
    </w:p>
    <w:p w14:paraId="28E9D8B5" w14:textId="527BAA0E" w:rsidR="000644C3" w:rsidRPr="00EC76D5" w:rsidRDefault="000644C3" w:rsidP="00390D2A">
      <w:pPr>
        <w:pStyle w:val="Code"/>
        <w:rPr>
          <w:highlight w:val="white"/>
        </w:rPr>
      </w:pPr>
      <w:r w:rsidRPr="00EC76D5">
        <w:rPr>
          <w:highlight w:val="white"/>
        </w:rPr>
        <w:t>int fgetc(FILE* stream) {</w:t>
      </w:r>
    </w:p>
    <w:p w14:paraId="2E2B52B9" w14:textId="77777777" w:rsidR="000644C3" w:rsidRPr="00EC76D5" w:rsidRDefault="000644C3" w:rsidP="00390D2A">
      <w:pPr>
        <w:pStyle w:val="Code"/>
        <w:rPr>
          <w:highlight w:val="white"/>
        </w:rPr>
      </w:pPr>
      <w:r w:rsidRPr="00EC76D5">
        <w:rPr>
          <w:highlight w:val="white"/>
        </w:rPr>
        <w:t xml:space="preserve">  char c = '\0';</w:t>
      </w:r>
    </w:p>
    <w:p w14:paraId="4F115B2C" w14:textId="77777777" w:rsidR="000644C3" w:rsidRPr="00EC76D5" w:rsidRDefault="000644C3" w:rsidP="00390D2A">
      <w:pPr>
        <w:pStyle w:val="Code"/>
        <w:rPr>
          <w:highlight w:val="white"/>
        </w:rPr>
      </w:pPr>
    </w:p>
    <w:p w14:paraId="67E38A43" w14:textId="77777777" w:rsidR="000644C3" w:rsidRPr="00EC76D5" w:rsidRDefault="000644C3" w:rsidP="00390D2A">
      <w:pPr>
        <w:pStyle w:val="Code"/>
        <w:rPr>
          <w:highlight w:val="white"/>
        </w:rPr>
      </w:pPr>
      <w:r w:rsidRPr="00EC76D5">
        <w:rPr>
          <w:highlight w:val="white"/>
        </w:rPr>
        <w:t xml:space="preserve">  if (fread(&amp;c, sizeof (char), 1, stream) &gt; 0) {</w:t>
      </w:r>
    </w:p>
    <w:p w14:paraId="1F3C2008" w14:textId="77777777" w:rsidR="000644C3" w:rsidRPr="00EC76D5" w:rsidRDefault="000644C3" w:rsidP="00390D2A">
      <w:pPr>
        <w:pStyle w:val="Code"/>
        <w:rPr>
          <w:highlight w:val="white"/>
        </w:rPr>
      </w:pPr>
      <w:r w:rsidRPr="00EC76D5">
        <w:rPr>
          <w:highlight w:val="white"/>
        </w:rPr>
        <w:t xml:space="preserve">    return (int) c;</w:t>
      </w:r>
    </w:p>
    <w:p w14:paraId="60A597C4" w14:textId="77777777" w:rsidR="000644C3" w:rsidRPr="00EC76D5" w:rsidRDefault="000644C3" w:rsidP="00390D2A">
      <w:pPr>
        <w:pStyle w:val="Code"/>
        <w:rPr>
          <w:highlight w:val="white"/>
        </w:rPr>
      </w:pPr>
      <w:r w:rsidRPr="00EC76D5">
        <w:rPr>
          <w:highlight w:val="white"/>
        </w:rPr>
        <w:t xml:space="preserve">  }</w:t>
      </w:r>
    </w:p>
    <w:p w14:paraId="4BBC1145" w14:textId="77777777" w:rsidR="000644C3" w:rsidRPr="00EC76D5" w:rsidRDefault="000644C3" w:rsidP="00390D2A">
      <w:pPr>
        <w:pStyle w:val="Code"/>
        <w:rPr>
          <w:highlight w:val="white"/>
        </w:rPr>
      </w:pPr>
    </w:p>
    <w:p w14:paraId="08EF6075" w14:textId="77777777" w:rsidR="000644C3" w:rsidRPr="00EC76D5" w:rsidRDefault="000644C3" w:rsidP="00390D2A">
      <w:pPr>
        <w:pStyle w:val="Code"/>
        <w:rPr>
          <w:highlight w:val="white"/>
        </w:rPr>
      </w:pPr>
      <w:r w:rsidRPr="00EC76D5">
        <w:rPr>
          <w:highlight w:val="white"/>
        </w:rPr>
        <w:t xml:space="preserve">  return EOF;</w:t>
      </w:r>
    </w:p>
    <w:p w14:paraId="62541A8E" w14:textId="77777777" w:rsidR="000644C3" w:rsidRPr="00EC76D5" w:rsidRDefault="000644C3" w:rsidP="00390D2A">
      <w:pPr>
        <w:pStyle w:val="Code"/>
        <w:rPr>
          <w:highlight w:val="white"/>
        </w:rPr>
      </w:pPr>
      <w:r w:rsidRPr="00EC76D5">
        <w:rPr>
          <w:highlight w:val="white"/>
        </w:rPr>
        <w:t>}</w:t>
      </w:r>
    </w:p>
    <w:p w14:paraId="4F8BA050" w14:textId="77777777" w:rsidR="000644C3" w:rsidRPr="00EC76D5" w:rsidRDefault="000644C3" w:rsidP="00390D2A">
      <w:pPr>
        <w:pStyle w:val="Code"/>
        <w:rPr>
          <w:highlight w:val="white"/>
        </w:rPr>
      </w:pPr>
    </w:p>
    <w:p w14:paraId="3A91F807" w14:textId="77777777" w:rsidR="000644C3" w:rsidRPr="00EC76D5" w:rsidRDefault="000644C3" w:rsidP="00390D2A">
      <w:pPr>
        <w:pStyle w:val="Code"/>
        <w:rPr>
          <w:highlight w:val="white"/>
        </w:rPr>
      </w:pPr>
      <w:r w:rsidRPr="00EC76D5">
        <w:rPr>
          <w:highlight w:val="white"/>
        </w:rPr>
        <w:t>char* fgets(char* text, int size, FILE* stream) {</w:t>
      </w:r>
    </w:p>
    <w:p w14:paraId="0CE4EBA7" w14:textId="77777777" w:rsidR="000644C3" w:rsidRPr="00EC76D5" w:rsidRDefault="000644C3" w:rsidP="00390D2A">
      <w:pPr>
        <w:pStyle w:val="Code"/>
        <w:rPr>
          <w:highlight w:val="white"/>
        </w:rPr>
      </w:pPr>
      <w:r w:rsidRPr="00EC76D5">
        <w:rPr>
          <w:highlight w:val="white"/>
        </w:rPr>
        <w:t xml:space="preserve">  int count = 0;</w:t>
      </w:r>
    </w:p>
    <w:p w14:paraId="4531279B" w14:textId="77777777" w:rsidR="000644C3" w:rsidRPr="00EC76D5" w:rsidRDefault="000644C3" w:rsidP="00390D2A">
      <w:pPr>
        <w:pStyle w:val="Code"/>
        <w:rPr>
          <w:highlight w:val="white"/>
        </w:rPr>
      </w:pPr>
      <w:r w:rsidRPr="00EC76D5">
        <w:rPr>
          <w:highlight w:val="white"/>
        </w:rPr>
        <w:t xml:space="preserve">  char prevChar = '\0';</w:t>
      </w:r>
    </w:p>
    <w:p w14:paraId="09C93928" w14:textId="77777777" w:rsidR="000644C3" w:rsidRPr="00EC76D5" w:rsidRDefault="000644C3" w:rsidP="00390D2A">
      <w:pPr>
        <w:pStyle w:val="Code"/>
        <w:rPr>
          <w:highlight w:val="white"/>
        </w:rPr>
      </w:pPr>
    </w:p>
    <w:p w14:paraId="07A270D4" w14:textId="77777777" w:rsidR="000644C3" w:rsidRPr="00EC76D5" w:rsidRDefault="000644C3" w:rsidP="00390D2A">
      <w:pPr>
        <w:pStyle w:val="Code"/>
        <w:rPr>
          <w:highlight w:val="white"/>
        </w:rPr>
      </w:pPr>
      <w:r w:rsidRPr="00EC76D5">
        <w:rPr>
          <w:highlight w:val="white"/>
        </w:rPr>
        <w:t xml:space="preserve">  while ((count &lt; (size - 1))) {</w:t>
      </w:r>
    </w:p>
    <w:p w14:paraId="7DCF1874" w14:textId="77777777" w:rsidR="000644C3" w:rsidRPr="00EC76D5" w:rsidRDefault="000644C3" w:rsidP="00390D2A">
      <w:pPr>
        <w:pStyle w:val="Code"/>
        <w:rPr>
          <w:highlight w:val="white"/>
        </w:rPr>
      </w:pPr>
      <w:r w:rsidRPr="00EC76D5">
        <w:rPr>
          <w:highlight w:val="white"/>
        </w:rPr>
        <w:t xml:space="preserve">    char currChar = '\0';</w:t>
      </w:r>
    </w:p>
    <w:p w14:paraId="0CEA1720" w14:textId="77777777" w:rsidR="000644C3" w:rsidRPr="00EC76D5" w:rsidRDefault="000644C3" w:rsidP="00390D2A">
      <w:pPr>
        <w:pStyle w:val="Code"/>
        <w:rPr>
          <w:highlight w:val="white"/>
        </w:rPr>
      </w:pPr>
      <w:r w:rsidRPr="00EC76D5">
        <w:rPr>
          <w:highlight w:val="white"/>
        </w:rPr>
        <w:t xml:space="preserve">    fscanf(stream, "%c", &amp;currChar);</w:t>
      </w:r>
    </w:p>
    <w:p w14:paraId="0B85D935" w14:textId="77777777" w:rsidR="000644C3" w:rsidRPr="00EC76D5" w:rsidRDefault="000644C3" w:rsidP="00390D2A">
      <w:pPr>
        <w:pStyle w:val="Code"/>
        <w:rPr>
          <w:highlight w:val="white"/>
        </w:rPr>
      </w:pPr>
    </w:p>
    <w:p w14:paraId="28EA6AAC" w14:textId="77777777" w:rsidR="000644C3" w:rsidRPr="00EC76D5" w:rsidRDefault="000644C3" w:rsidP="00390D2A">
      <w:pPr>
        <w:pStyle w:val="Code"/>
        <w:rPr>
          <w:highlight w:val="white"/>
        </w:rPr>
      </w:pPr>
      <w:r w:rsidRPr="00EC76D5">
        <w:rPr>
          <w:highlight w:val="white"/>
        </w:rPr>
        <w:t xml:space="preserve">    if ((prevChar == '\r') &amp;&amp; (currChar == '\n')) {</w:t>
      </w:r>
    </w:p>
    <w:p w14:paraId="440B069A" w14:textId="77777777" w:rsidR="000644C3" w:rsidRPr="00EC76D5" w:rsidRDefault="000644C3" w:rsidP="00390D2A">
      <w:pPr>
        <w:pStyle w:val="Code"/>
        <w:rPr>
          <w:highlight w:val="white"/>
        </w:rPr>
      </w:pPr>
      <w:r w:rsidRPr="00EC76D5">
        <w:rPr>
          <w:highlight w:val="white"/>
        </w:rPr>
        <w:t xml:space="preserve">      text[count] = '\0';</w:t>
      </w:r>
    </w:p>
    <w:p w14:paraId="76090BAC" w14:textId="77777777" w:rsidR="000644C3" w:rsidRPr="00EC76D5" w:rsidRDefault="000644C3" w:rsidP="00390D2A">
      <w:pPr>
        <w:pStyle w:val="Code"/>
        <w:rPr>
          <w:highlight w:val="white"/>
        </w:rPr>
      </w:pPr>
      <w:r w:rsidRPr="00EC76D5">
        <w:rPr>
          <w:highlight w:val="white"/>
        </w:rPr>
        <w:t xml:space="preserve">      break;</w:t>
      </w:r>
    </w:p>
    <w:p w14:paraId="5411BB7F" w14:textId="77777777" w:rsidR="000644C3" w:rsidRPr="00EC76D5" w:rsidRDefault="000644C3" w:rsidP="00390D2A">
      <w:pPr>
        <w:pStyle w:val="Code"/>
        <w:rPr>
          <w:highlight w:val="white"/>
        </w:rPr>
      </w:pPr>
      <w:r w:rsidRPr="00EC76D5">
        <w:rPr>
          <w:highlight w:val="white"/>
        </w:rPr>
        <w:t xml:space="preserve">    }</w:t>
      </w:r>
    </w:p>
    <w:p w14:paraId="4752D446" w14:textId="77777777" w:rsidR="000644C3" w:rsidRPr="00EC76D5" w:rsidRDefault="000644C3" w:rsidP="00390D2A">
      <w:pPr>
        <w:pStyle w:val="Code"/>
        <w:rPr>
          <w:highlight w:val="white"/>
        </w:rPr>
      </w:pPr>
    </w:p>
    <w:p w14:paraId="4FA652CD" w14:textId="77777777" w:rsidR="000644C3" w:rsidRPr="00EC76D5" w:rsidRDefault="000644C3" w:rsidP="00390D2A">
      <w:pPr>
        <w:pStyle w:val="Code"/>
        <w:rPr>
          <w:highlight w:val="white"/>
        </w:rPr>
      </w:pPr>
      <w:r w:rsidRPr="00EC76D5">
        <w:rPr>
          <w:highlight w:val="white"/>
        </w:rPr>
        <w:t xml:space="preserve">    if ((prevChar != '\r') &amp;&amp; (currChar == '\n')) {</w:t>
      </w:r>
    </w:p>
    <w:p w14:paraId="3AC3665A" w14:textId="77777777" w:rsidR="000644C3" w:rsidRPr="00EC76D5" w:rsidRDefault="000644C3" w:rsidP="00390D2A">
      <w:pPr>
        <w:pStyle w:val="Code"/>
        <w:rPr>
          <w:highlight w:val="white"/>
        </w:rPr>
      </w:pPr>
      <w:r w:rsidRPr="00EC76D5">
        <w:rPr>
          <w:highlight w:val="white"/>
        </w:rPr>
        <w:t xml:space="preserve">      text[count] = '\0';</w:t>
      </w:r>
    </w:p>
    <w:p w14:paraId="753A6967" w14:textId="77777777" w:rsidR="000644C3" w:rsidRPr="00EC76D5" w:rsidRDefault="000644C3" w:rsidP="00390D2A">
      <w:pPr>
        <w:pStyle w:val="Code"/>
        <w:rPr>
          <w:highlight w:val="white"/>
        </w:rPr>
      </w:pPr>
      <w:r w:rsidRPr="00EC76D5">
        <w:rPr>
          <w:highlight w:val="white"/>
        </w:rPr>
        <w:t xml:space="preserve">      break;</w:t>
      </w:r>
    </w:p>
    <w:p w14:paraId="5CEA8509" w14:textId="77777777" w:rsidR="000644C3" w:rsidRPr="00EC76D5" w:rsidRDefault="000644C3" w:rsidP="00390D2A">
      <w:pPr>
        <w:pStyle w:val="Code"/>
        <w:rPr>
          <w:highlight w:val="white"/>
        </w:rPr>
      </w:pPr>
      <w:r w:rsidRPr="00EC76D5">
        <w:rPr>
          <w:highlight w:val="white"/>
        </w:rPr>
        <w:t xml:space="preserve">    }</w:t>
      </w:r>
    </w:p>
    <w:p w14:paraId="2BFE8469" w14:textId="77777777" w:rsidR="000644C3" w:rsidRPr="00EC76D5" w:rsidRDefault="000644C3" w:rsidP="00390D2A">
      <w:pPr>
        <w:pStyle w:val="Code"/>
        <w:rPr>
          <w:highlight w:val="white"/>
        </w:rPr>
      </w:pPr>
    </w:p>
    <w:p w14:paraId="5E2A7753" w14:textId="77777777" w:rsidR="000644C3" w:rsidRPr="00EC76D5" w:rsidRDefault="000644C3" w:rsidP="00390D2A">
      <w:pPr>
        <w:pStyle w:val="Code"/>
        <w:rPr>
          <w:highlight w:val="white"/>
        </w:rPr>
      </w:pPr>
      <w:r w:rsidRPr="00EC76D5">
        <w:rPr>
          <w:highlight w:val="white"/>
        </w:rPr>
        <w:t xml:space="preserve">    if (currChar == EOF) {</w:t>
      </w:r>
    </w:p>
    <w:p w14:paraId="1E309A6C" w14:textId="77777777" w:rsidR="000644C3" w:rsidRPr="00EC76D5" w:rsidRDefault="000644C3" w:rsidP="00390D2A">
      <w:pPr>
        <w:pStyle w:val="Code"/>
        <w:rPr>
          <w:highlight w:val="white"/>
        </w:rPr>
      </w:pPr>
      <w:r w:rsidRPr="00EC76D5">
        <w:rPr>
          <w:highlight w:val="white"/>
        </w:rPr>
        <w:t xml:space="preserve">      text[count] = '\0';</w:t>
      </w:r>
    </w:p>
    <w:p w14:paraId="49A0F0F5" w14:textId="77777777" w:rsidR="000644C3" w:rsidRPr="00EC76D5" w:rsidRDefault="000644C3" w:rsidP="00390D2A">
      <w:pPr>
        <w:pStyle w:val="Code"/>
        <w:rPr>
          <w:highlight w:val="white"/>
        </w:rPr>
      </w:pPr>
      <w:r w:rsidRPr="00EC76D5">
        <w:rPr>
          <w:highlight w:val="white"/>
        </w:rPr>
        <w:t xml:space="preserve">      break;</w:t>
      </w:r>
    </w:p>
    <w:p w14:paraId="3E48CB09" w14:textId="77777777" w:rsidR="000644C3" w:rsidRPr="00EC76D5" w:rsidRDefault="000644C3" w:rsidP="00390D2A">
      <w:pPr>
        <w:pStyle w:val="Code"/>
        <w:rPr>
          <w:highlight w:val="white"/>
        </w:rPr>
      </w:pPr>
      <w:r w:rsidRPr="00EC76D5">
        <w:rPr>
          <w:highlight w:val="white"/>
        </w:rPr>
        <w:t xml:space="preserve">    }</w:t>
      </w:r>
    </w:p>
    <w:p w14:paraId="09A1DE8E" w14:textId="77777777" w:rsidR="000644C3" w:rsidRPr="00EC76D5" w:rsidRDefault="000644C3" w:rsidP="00390D2A">
      <w:pPr>
        <w:pStyle w:val="Code"/>
        <w:rPr>
          <w:highlight w:val="white"/>
        </w:rPr>
      </w:pPr>
      <w:r w:rsidRPr="00EC76D5">
        <w:rPr>
          <w:highlight w:val="white"/>
        </w:rPr>
        <w:t xml:space="preserve">    </w:t>
      </w:r>
    </w:p>
    <w:p w14:paraId="21E3AF9A" w14:textId="77777777" w:rsidR="000644C3" w:rsidRPr="00EC76D5" w:rsidRDefault="000644C3" w:rsidP="00390D2A">
      <w:pPr>
        <w:pStyle w:val="Code"/>
        <w:rPr>
          <w:highlight w:val="white"/>
        </w:rPr>
      </w:pPr>
      <w:r w:rsidRPr="00EC76D5">
        <w:rPr>
          <w:highlight w:val="white"/>
        </w:rPr>
        <w:t xml:space="preserve">    if ((currChar != '\r') &amp;&amp; (currChar != '\n')) {</w:t>
      </w:r>
    </w:p>
    <w:p w14:paraId="36D45B65" w14:textId="77777777" w:rsidR="000644C3" w:rsidRPr="00EC76D5" w:rsidRDefault="000644C3" w:rsidP="00390D2A">
      <w:pPr>
        <w:pStyle w:val="Code"/>
        <w:rPr>
          <w:highlight w:val="white"/>
        </w:rPr>
      </w:pPr>
      <w:r w:rsidRPr="00EC76D5">
        <w:rPr>
          <w:highlight w:val="white"/>
        </w:rPr>
        <w:lastRenderedPageBreak/>
        <w:t xml:space="preserve">      text[count++] = currChar;</w:t>
      </w:r>
    </w:p>
    <w:p w14:paraId="0BC3113A" w14:textId="77777777" w:rsidR="000644C3" w:rsidRPr="00EC76D5" w:rsidRDefault="000644C3" w:rsidP="00390D2A">
      <w:pPr>
        <w:pStyle w:val="Code"/>
        <w:rPr>
          <w:highlight w:val="white"/>
        </w:rPr>
      </w:pPr>
      <w:r w:rsidRPr="00EC76D5">
        <w:rPr>
          <w:highlight w:val="white"/>
        </w:rPr>
        <w:t xml:space="preserve">    }</w:t>
      </w:r>
    </w:p>
    <w:p w14:paraId="5578A840" w14:textId="77777777" w:rsidR="000644C3" w:rsidRPr="00EC76D5" w:rsidRDefault="000644C3" w:rsidP="00390D2A">
      <w:pPr>
        <w:pStyle w:val="Code"/>
        <w:rPr>
          <w:highlight w:val="white"/>
        </w:rPr>
      </w:pPr>
    </w:p>
    <w:p w14:paraId="10DB7259" w14:textId="77777777" w:rsidR="000644C3" w:rsidRPr="00EC76D5" w:rsidRDefault="000644C3" w:rsidP="00390D2A">
      <w:pPr>
        <w:pStyle w:val="Code"/>
        <w:rPr>
          <w:highlight w:val="white"/>
        </w:rPr>
      </w:pPr>
      <w:r w:rsidRPr="00EC76D5">
        <w:rPr>
          <w:highlight w:val="white"/>
        </w:rPr>
        <w:t xml:space="preserve">    prevChar = currChar;</w:t>
      </w:r>
    </w:p>
    <w:p w14:paraId="4DBE84AB" w14:textId="77777777" w:rsidR="000644C3" w:rsidRPr="00EC76D5" w:rsidRDefault="000644C3" w:rsidP="00390D2A">
      <w:pPr>
        <w:pStyle w:val="Code"/>
        <w:rPr>
          <w:highlight w:val="white"/>
        </w:rPr>
      </w:pPr>
      <w:r w:rsidRPr="00EC76D5">
        <w:rPr>
          <w:highlight w:val="white"/>
        </w:rPr>
        <w:t xml:space="preserve">  }</w:t>
      </w:r>
    </w:p>
    <w:p w14:paraId="20F460C6" w14:textId="77777777" w:rsidR="000644C3" w:rsidRPr="00EC76D5" w:rsidRDefault="000644C3" w:rsidP="00390D2A">
      <w:pPr>
        <w:pStyle w:val="Code"/>
        <w:rPr>
          <w:highlight w:val="white"/>
        </w:rPr>
      </w:pPr>
    </w:p>
    <w:p w14:paraId="5A315ECD" w14:textId="77777777" w:rsidR="000644C3" w:rsidRPr="00EC76D5" w:rsidRDefault="000644C3" w:rsidP="00390D2A">
      <w:pPr>
        <w:pStyle w:val="Code"/>
        <w:rPr>
          <w:highlight w:val="white"/>
        </w:rPr>
      </w:pPr>
      <w:r w:rsidRPr="00EC76D5">
        <w:rPr>
          <w:highlight w:val="white"/>
        </w:rPr>
        <w:t xml:space="preserve">  return text;</w:t>
      </w:r>
    </w:p>
    <w:p w14:paraId="330EB444" w14:textId="77777777" w:rsidR="000644C3" w:rsidRPr="00EC76D5" w:rsidRDefault="000644C3" w:rsidP="00390D2A">
      <w:pPr>
        <w:pStyle w:val="Code"/>
        <w:rPr>
          <w:highlight w:val="white"/>
        </w:rPr>
      </w:pPr>
      <w:r w:rsidRPr="00EC76D5">
        <w:rPr>
          <w:highlight w:val="white"/>
        </w:rPr>
        <w:t>}</w:t>
      </w:r>
    </w:p>
    <w:p w14:paraId="3DB0DF98" w14:textId="77777777" w:rsidR="00C15405" w:rsidRPr="00EC76D5" w:rsidRDefault="00C15405" w:rsidP="00390D2A">
      <w:pPr>
        <w:pStyle w:val="Code"/>
        <w:rPr>
          <w:highlight w:val="white"/>
        </w:rPr>
      </w:pPr>
    </w:p>
    <w:p w14:paraId="40D0B211" w14:textId="07720EDD" w:rsidR="000644C3" w:rsidRPr="00EC76D5" w:rsidRDefault="000644C3" w:rsidP="00390D2A">
      <w:pPr>
        <w:pStyle w:val="Code"/>
        <w:rPr>
          <w:highlight w:val="white"/>
        </w:rPr>
      </w:pPr>
      <w:r w:rsidRPr="00EC76D5">
        <w:rPr>
          <w:highlight w:val="white"/>
        </w:rPr>
        <w:t>int fputs(const char* s, FILE* stream) {</w:t>
      </w:r>
    </w:p>
    <w:p w14:paraId="214C0D52" w14:textId="77777777" w:rsidR="000644C3" w:rsidRPr="00EC76D5" w:rsidRDefault="000644C3" w:rsidP="00390D2A">
      <w:pPr>
        <w:pStyle w:val="Code"/>
        <w:rPr>
          <w:highlight w:val="white"/>
        </w:rPr>
      </w:pPr>
      <w:r w:rsidRPr="00EC76D5">
        <w:rPr>
          <w:highlight w:val="white"/>
        </w:rPr>
        <w:t xml:space="preserve">  int size = strlen(s) * sizeof (char);</w:t>
      </w:r>
    </w:p>
    <w:p w14:paraId="7DA7BFC7" w14:textId="77777777" w:rsidR="000644C3" w:rsidRPr="00EC76D5" w:rsidRDefault="000644C3" w:rsidP="00390D2A">
      <w:pPr>
        <w:pStyle w:val="Code"/>
        <w:rPr>
          <w:highlight w:val="white"/>
        </w:rPr>
      </w:pPr>
      <w:r w:rsidRPr="00EC76D5">
        <w:rPr>
          <w:highlight w:val="white"/>
        </w:rPr>
        <w:t xml:space="preserve">  return (fwrite(s, size, 1, stream) == size) ? 0 : EOF;</w:t>
      </w:r>
    </w:p>
    <w:p w14:paraId="27752FF4" w14:textId="77777777" w:rsidR="000644C3" w:rsidRPr="00EC76D5" w:rsidRDefault="000644C3" w:rsidP="00390D2A">
      <w:pPr>
        <w:pStyle w:val="Code"/>
        <w:rPr>
          <w:highlight w:val="white"/>
        </w:rPr>
      </w:pPr>
      <w:r w:rsidRPr="00EC76D5">
        <w:rPr>
          <w:highlight w:val="white"/>
        </w:rPr>
        <w:t>}</w:t>
      </w:r>
    </w:p>
    <w:p w14:paraId="55BD6474" w14:textId="77777777" w:rsidR="000644C3" w:rsidRPr="00EC76D5" w:rsidRDefault="000644C3" w:rsidP="00390D2A">
      <w:pPr>
        <w:pStyle w:val="Code"/>
        <w:rPr>
          <w:highlight w:val="white"/>
        </w:rPr>
      </w:pPr>
    </w:p>
    <w:p w14:paraId="5DC3948C" w14:textId="77777777" w:rsidR="000644C3" w:rsidRPr="00EC76D5" w:rsidRDefault="000644C3" w:rsidP="00390D2A">
      <w:pPr>
        <w:pStyle w:val="Code"/>
        <w:rPr>
          <w:highlight w:val="white"/>
        </w:rPr>
      </w:pPr>
      <w:r w:rsidRPr="00EC76D5">
        <w:rPr>
          <w:highlight w:val="white"/>
        </w:rPr>
        <w:t>int getchar(void) {</w:t>
      </w:r>
    </w:p>
    <w:p w14:paraId="3326B9F8" w14:textId="77777777" w:rsidR="000644C3" w:rsidRPr="00EC76D5" w:rsidRDefault="000644C3" w:rsidP="00390D2A">
      <w:pPr>
        <w:pStyle w:val="Code"/>
        <w:rPr>
          <w:highlight w:val="white"/>
        </w:rPr>
      </w:pPr>
      <w:r w:rsidRPr="00EC76D5">
        <w:rPr>
          <w:highlight w:val="white"/>
        </w:rPr>
        <w:t xml:space="preserve">  return fgetc(stdin);</w:t>
      </w:r>
    </w:p>
    <w:p w14:paraId="6FB92347" w14:textId="77777777" w:rsidR="000644C3" w:rsidRPr="00EC76D5" w:rsidRDefault="000644C3" w:rsidP="00390D2A">
      <w:pPr>
        <w:pStyle w:val="Code"/>
        <w:rPr>
          <w:highlight w:val="white"/>
        </w:rPr>
      </w:pPr>
      <w:r w:rsidRPr="00EC76D5">
        <w:rPr>
          <w:highlight w:val="white"/>
        </w:rPr>
        <w:t>}</w:t>
      </w:r>
    </w:p>
    <w:p w14:paraId="2C8B3FDF" w14:textId="77777777" w:rsidR="000644C3" w:rsidRPr="00EC76D5" w:rsidRDefault="000644C3" w:rsidP="00390D2A">
      <w:pPr>
        <w:pStyle w:val="Code"/>
        <w:rPr>
          <w:highlight w:val="white"/>
        </w:rPr>
      </w:pPr>
    </w:p>
    <w:p w14:paraId="751E2932" w14:textId="77777777" w:rsidR="000644C3" w:rsidRPr="00EC76D5" w:rsidRDefault="000644C3" w:rsidP="00390D2A">
      <w:pPr>
        <w:pStyle w:val="Code"/>
        <w:rPr>
          <w:highlight w:val="white"/>
        </w:rPr>
      </w:pPr>
      <w:r w:rsidRPr="00EC76D5">
        <w:rPr>
          <w:highlight w:val="white"/>
        </w:rPr>
        <w:t>char* gets(char* s) {</w:t>
      </w:r>
    </w:p>
    <w:p w14:paraId="211F658B" w14:textId="77777777" w:rsidR="000644C3" w:rsidRPr="00EC76D5" w:rsidRDefault="000644C3" w:rsidP="00390D2A">
      <w:pPr>
        <w:pStyle w:val="Code"/>
        <w:rPr>
          <w:highlight w:val="white"/>
        </w:rPr>
      </w:pPr>
      <w:r w:rsidRPr="00EC76D5">
        <w:rPr>
          <w:highlight w:val="white"/>
        </w:rPr>
        <w:t xml:space="preserve">  if (fgets(s, -1, stdin) != NULL) {</w:t>
      </w:r>
    </w:p>
    <w:p w14:paraId="4C873B12" w14:textId="77777777" w:rsidR="000644C3" w:rsidRPr="00EC76D5" w:rsidRDefault="000644C3" w:rsidP="00390D2A">
      <w:pPr>
        <w:pStyle w:val="Code"/>
        <w:rPr>
          <w:highlight w:val="white"/>
        </w:rPr>
      </w:pPr>
      <w:r w:rsidRPr="00EC76D5">
        <w:rPr>
          <w:highlight w:val="white"/>
        </w:rPr>
        <w:t xml:space="preserve">    int size = strlen(s);</w:t>
      </w:r>
    </w:p>
    <w:p w14:paraId="7AF1F681" w14:textId="77777777" w:rsidR="000644C3" w:rsidRPr="00EC76D5" w:rsidRDefault="000644C3" w:rsidP="00390D2A">
      <w:pPr>
        <w:pStyle w:val="Code"/>
        <w:rPr>
          <w:highlight w:val="white"/>
        </w:rPr>
      </w:pPr>
    </w:p>
    <w:p w14:paraId="2F8AB251" w14:textId="77777777" w:rsidR="000644C3" w:rsidRPr="00EC76D5" w:rsidRDefault="000644C3" w:rsidP="00390D2A">
      <w:pPr>
        <w:pStyle w:val="Code"/>
        <w:rPr>
          <w:highlight w:val="white"/>
        </w:rPr>
      </w:pPr>
      <w:r w:rsidRPr="00EC76D5">
        <w:rPr>
          <w:highlight w:val="white"/>
        </w:rPr>
        <w:t xml:space="preserve">    if (size &gt; 0) {</w:t>
      </w:r>
    </w:p>
    <w:p w14:paraId="76E7A636" w14:textId="77777777" w:rsidR="000644C3" w:rsidRPr="00EC76D5" w:rsidRDefault="000644C3" w:rsidP="00390D2A">
      <w:pPr>
        <w:pStyle w:val="Code"/>
        <w:rPr>
          <w:highlight w:val="white"/>
        </w:rPr>
      </w:pPr>
      <w:r w:rsidRPr="00EC76D5">
        <w:rPr>
          <w:highlight w:val="white"/>
        </w:rPr>
        <w:t xml:space="preserve">      s[size - 1] = '\0';</w:t>
      </w:r>
    </w:p>
    <w:p w14:paraId="2FE06F30" w14:textId="77777777" w:rsidR="000644C3" w:rsidRPr="00EC76D5" w:rsidRDefault="000644C3" w:rsidP="00390D2A">
      <w:pPr>
        <w:pStyle w:val="Code"/>
        <w:rPr>
          <w:highlight w:val="white"/>
        </w:rPr>
      </w:pPr>
      <w:r w:rsidRPr="00EC76D5">
        <w:rPr>
          <w:highlight w:val="white"/>
        </w:rPr>
        <w:t xml:space="preserve">    }</w:t>
      </w:r>
    </w:p>
    <w:p w14:paraId="50164ACB" w14:textId="77777777" w:rsidR="000644C3" w:rsidRPr="00EC76D5" w:rsidRDefault="000644C3" w:rsidP="00390D2A">
      <w:pPr>
        <w:pStyle w:val="Code"/>
        <w:rPr>
          <w:highlight w:val="white"/>
        </w:rPr>
      </w:pPr>
    </w:p>
    <w:p w14:paraId="02403D18" w14:textId="77777777" w:rsidR="000644C3" w:rsidRPr="00EC76D5" w:rsidRDefault="000644C3" w:rsidP="00390D2A">
      <w:pPr>
        <w:pStyle w:val="Code"/>
        <w:rPr>
          <w:highlight w:val="white"/>
        </w:rPr>
      </w:pPr>
      <w:r w:rsidRPr="00EC76D5">
        <w:rPr>
          <w:highlight w:val="white"/>
        </w:rPr>
        <w:t xml:space="preserve">    return s;</w:t>
      </w:r>
    </w:p>
    <w:p w14:paraId="7574720B" w14:textId="77777777" w:rsidR="000644C3" w:rsidRPr="00EC76D5" w:rsidRDefault="000644C3" w:rsidP="00390D2A">
      <w:pPr>
        <w:pStyle w:val="Code"/>
        <w:rPr>
          <w:highlight w:val="white"/>
        </w:rPr>
      </w:pPr>
      <w:r w:rsidRPr="00EC76D5">
        <w:rPr>
          <w:highlight w:val="white"/>
        </w:rPr>
        <w:t xml:space="preserve">  }</w:t>
      </w:r>
    </w:p>
    <w:p w14:paraId="0F481646" w14:textId="77777777" w:rsidR="000644C3" w:rsidRPr="00EC76D5" w:rsidRDefault="000644C3" w:rsidP="00390D2A">
      <w:pPr>
        <w:pStyle w:val="Code"/>
        <w:rPr>
          <w:highlight w:val="white"/>
        </w:rPr>
      </w:pPr>
      <w:r w:rsidRPr="00EC76D5">
        <w:rPr>
          <w:highlight w:val="white"/>
        </w:rPr>
        <w:t xml:space="preserve">  else {</w:t>
      </w:r>
    </w:p>
    <w:p w14:paraId="5B8B32CD" w14:textId="77777777" w:rsidR="000644C3" w:rsidRPr="00EC76D5" w:rsidRDefault="000644C3" w:rsidP="00390D2A">
      <w:pPr>
        <w:pStyle w:val="Code"/>
        <w:rPr>
          <w:highlight w:val="white"/>
        </w:rPr>
      </w:pPr>
      <w:r w:rsidRPr="00EC76D5">
        <w:rPr>
          <w:highlight w:val="white"/>
        </w:rPr>
        <w:t xml:space="preserve">    return NULL;</w:t>
      </w:r>
    </w:p>
    <w:p w14:paraId="0628C53B" w14:textId="77777777" w:rsidR="000644C3" w:rsidRPr="00EC76D5" w:rsidRDefault="000644C3" w:rsidP="00390D2A">
      <w:pPr>
        <w:pStyle w:val="Code"/>
        <w:rPr>
          <w:highlight w:val="white"/>
        </w:rPr>
      </w:pPr>
      <w:r w:rsidRPr="00EC76D5">
        <w:rPr>
          <w:highlight w:val="white"/>
        </w:rPr>
        <w:t xml:space="preserve">  }</w:t>
      </w:r>
    </w:p>
    <w:p w14:paraId="65232B58" w14:textId="77777777" w:rsidR="000644C3" w:rsidRPr="00EC76D5" w:rsidRDefault="000644C3" w:rsidP="00390D2A">
      <w:pPr>
        <w:pStyle w:val="Code"/>
        <w:rPr>
          <w:highlight w:val="white"/>
        </w:rPr>
      </w:pPr>
      <w:r w:rsidRPr="00EC76D5">
        <w:rPr>
          <w:highlight w:val="white"/>
        </w:rPr>
        <w:t>}</w:t>
      </w:r>
    </w:p>
    <w:p w14:paraId="493C5F9B" w14:textId="77777777" w:rsidR="00D11929" w:rsidRPr="00EC76D5" w:rsidRDefault="00D11929" w:rsidP="00390D2A">
      <w:pPr>
        <w:pStyle w:val="Code"/>
        <w:rPr>
          <w:highlight w:val="white"/>
        </w:rPr>
      </w:pPr>
    </w:p>
    <w:p w14:paraId="2E6DD450" w14:textId="7FFDDE0C" w:rsidR="000644C3" w:rsidRPr="00EC76D5" w:rsidRDefault="000644C3" w:rsidP="00390D2A">
      <w:pPr>
        <w:pStyle w:val="Code"/>
        <w:rPr>
          <w:highlight w:val="white"/>
        </w:rPr>
      </w:pPr>
      <w:r w:rsidRPr="00EC76D5">
        <w:rPr>
          <w:highlight w:val="white"/>
        </w:rPr>
        <w:t>int puts(const char* s) {</w:t>
      </w:r>
    </w:p>
    <w:p w14:paraId="4676D761" w14:textId="77777777" w:rsidR="000644C3" w:rsidRPr="00EC76D5" w:rsidRDefault="000644C3" w:rsidP="00390D2A">
      <w:pPr>
        <w:pStyle w:val="Code"/>
        <w:rPr>
          <w:highlight w:val="white"/>
        </w:rPr>
      </w:pPr>
      <w:r w:rsidRPr="00EC76D5">
        <w:rPr>
          <w:highlight w:val="white"/>
        </w:rPr>
        <w:t xml:space="preserve">  if (fputs(s, stdout) != 0) {</w:t>
      </w:r>
    </w:p>
    <w:p w14:paraId="583187AB" w14:textId="77777777" w:rsidR="000644C3" w:rsidRPr="00EC76D5" w:rsidRDefault="000644C3" w:rsidP="00390D2A">
      <w:pPr>
        <w:pStyle w:val="Code"/>
        <w:rPr>
          <w:highlight w:val="white"/>
        </w:rPr>
      </w:pPr>
      <w:r w:rsidRPr="00EC76D5">
        <w:rPr>
          <w:highlight w:val="white"/>
        </w:rPr>
        <w:t xml:space="preserve">    return fputc('\n', stdout);</w:t>
      </w:r>
    </w:p>
    <w:p w14:paraId="7F2E8661" w14:textId="77777777" w:rsidR="000644C3" w:rsidRPr="00EC76D5" w:rsidRDefault="000644C3" w:rsidP="00390D2A">
      <w:pPr>
        <w:pStyle w:val="Code"/>
        <w:rPr>
          <w:highlight w:val="white"/>
        </w:rPr>
      </w:pPr>
      <w:r w:rsidRPr="00EC76D5">
        <w:rPr>
          <w:highlight w:val="white"/>
        </w:rPr>
        <w:t xml:space="preserve">  }</w:t>
      </w:r>
    </w:p>
    <w:p w14:paraId="36E64095" w14:textId="77777777" w:rsidR="000644C3" w:rsidRPr="00EC76D5" w:rsidRDefault="000644C3" w:rsidP="00390D2A">
      <w:pPr>
        <w:pStyle w:val="Code"/>
        <w:rPr>
          <w:highlight w:val="white"/>
        </w:rPr>
      </w:pPr>
    </w:p>
    <w:p w14:paraId="3A486C05" w14:textId="77777777" w:rsidR="000644C3" w:rsidRPr="00EC76D5" w:rsidRDefault="000644C3" w:rsidP="00390D2A">
      <w:pPr>
        <w:pStyle w:val="Code"/>
        <w:rPr>
          <w:highlight w:val="white"/>
        </w:rPr>
      </w:pPr>
      <w:r w:rsidRPr="00EC76D5">
        <w:rPr>
          <w:highlight w:val="white"/>
        </w:rPr>
        <w:t xml:space="preserve">  return EOF;</w:t>
      </w:r>
    </w:p>
    <w:p w14:paraId="0764D822" w14:textId="77777777" w:rsidR="000644C3" w:rsidRPr="00EC76D5" w:rsidRDefault="000644C3" w:rsidP="00390D2A">
      <w:pPr>
        <w:pStyle w:val="Code"/>
        <w:rPr>
          <w:highlight w:val="white"/>
        </w:rPr>
      </w:pPr>
      <w:r w:rsidRPr="00EC76D5">
        <w:rPr>
          <w:highlight w:val="white"/>
        </w:rPr>
        <w:t>}</w:t>
      </w:r>
    </w:p>
    <w:p w14:paraId="42C43B6F" w14:textId="77777777" w:rsidR="000644C3" w:rsidRPr="00EC76D5" w:rsidRDefault="000644C3" w:rsidP="00390D2A">
      <w:pPr>
        <w:pStyle w:val="Code"/>
        <w:rPr>
          <w:highlight w:val="white"/>
        </w:rPr>
      </w:pPr>
    </w:p>
    <w:p w14:paraId="7D28FC2B" w14:textId="77777777" w:rsidR="000644C3" w:rsidRPr="00EC76D5" w:rsidRDefault="000644C3" w:rsidP="00390D2A">
      <w:pPr>
        <w:pStyle w:val="Code"/>
        <w:rPr>
          <w:highlight w:val="white"/>
        </w:rPr>
      </w:pPr>
      <w:r w:rsidRPr="00EC76D5">
        <w:rPr>
          <w:highlight w:val="white"/>
        </w:rPr>
        <w:t>int ungetc(int c, FILE* stream) {</w:t>
      </w:r>
    </w:p>
    <w:p w14:paraId="285EFE93" w14:textId="77777777" w:rsidR="000644C3" w:rsidRPr="00EC76D5" w:rsidRDefault="000644C3" w:rsidP="00390D2A">
      <w:pPr>
        <w:pStyle w:val="Code"/>
        <w:rPr>
          <w:highlight w:val="white"/>
        </w:rPr>
      </w:pPr>
      <w:r w:rsidRPr="00EC76D5">
        <w:rPr>
          <w:highlight w:val="white"/>
        </w:rPr>
        <w:t xml:space="preserve">  if (stream-&gt;ungetc != EOF) {</w:t>
      </w:r>
    </w:p>
    <w:p w14:paraId="5F59181B" w14:textId="77777777" w:rsidR="000644C3" w:rsidRPr="00EC76D5" w:rsidRDefault="000644C3" w:rsidP="00390D2A">
      <w:pPr>
        <w:pStyle w:val="Code"/>
        <w:rPr>
          <w:highlight w:val="white"/>
        </w:rPr>
      </w:pPr>
      <w:r w:rsidRPr="00EC76D5">
        <w:rPr>
          <w:highlight w:val="white"/>
        </w:rPr>
        <w:t xml:space="preserve">    stream-&gt;ungetc = (char) c;</w:t>
      </w:r>
    </w:p>
    <w:p w14:paraId="77FEA151" w14:textId="77777777" w:rsidR="000644C3" w:rsidRPr="00EC76D5" w:rsidRDefault="000644C3" w:rsidP="00390D2A">
      <w:pPr>
        <w:pStyle w:val="Code"/>
        <w:rPr>
          <w:highlight w:val="white"/>
        </w:rPr>
      </w:pPr>
      <w:r w:rsidRPr="00EC76D5">
        <w:rPr>
          <w:highlight w:val="white"/>
        </w:rPr>
        <w:t xml:space="preserve">  }</w:t>
      </w:r>
    </w:p>
    <w:p w14:paraId="7E7F94A3" w14:textId="77777777" w:rsidR="000644C3" w:rsidRPr="00EC76D5" w:rsidRDefault="000644C3" w:rsidP="00390D2A">
      <w:pPr>
        <w:pStyle w:val="Code"/>
        <w:rPr>
          <w:highlight w:val="white"/>
        </w:rPr>
      </w:pPr>
    </w:p>
    <w:p w14:paraId="7F7626EC" w14:textId="77777777" w:rsidR="000644C3" w:rsidRPr="00EC76D5" w:rsidRDefault="000644C3" w:rsidP="00390D2A">
      <w:pPr>
        <w:pStyle w:val="Code"/>
        <w:rPr>
          <w:highlight w:val="white"/>
        </w:rPr>
      </w:pPr>
      <w:r w:rsidRPr="00EC76D5">
        <w:rPr>
          <w:highlight w:val="white"/>
        </w:rPr>
        <w:t xml:space="preserve">  return c;</w:t>
      </w:r>
    </w:p>
    <w:p w14:paraId="72C039B9" w14:textId="77777777" w:rsidR="000644C3" w:rsidRPr="00EC76D5" w:rsidRDefault="000644C3" w:rsidP="00390D2A">
      <w:pPr>
        <w:pStyle w:val="Code"/>
        <w:rPr>
          <w:highlight w:val="white"/>
        </w:rPr>
      </w:pPr>
      <w:r w:rsidRPr="00EC76D5">
        <w:rPr>
          <w:highlight w:val="white"/>
        </w:rPr>
        <w:t>}</w:t>
      </w:r>
    </w:p>
    <w:p w14:paraId="53735023" w14:textId="77777777" w:rsidR="000644C3" w:rsidRPr="00EC76D5" w:rsidRDefault="000644C3" w:rsidP="00390D2A">
      <w:pPr>
        <w:pStyle w:val="Code"/>
        <w:rPr>
          <w:highlight w:val="white"/>
        </w:rPr>
      </w:pPr>
    </w:p>
    <w:p w14:paraId="09D63825" w14:textId="77777777" w:rsidR="000644C3" w:rsidRPr="00EC76D5" w:rsidRDefault="000644C3" w:rsidP="00390D2A">
      <w:pPr>
        <w:pStyle w:val="Code"/>
        <w:rPr>
          <w:highlight w:val="white"/>
        </w:rPr>
      </w:pPr>
      <w:r w:rsidRPr="00EC76D5">
        <w:rPr>
          <w:highlight w:val="white"/>
        </w:rPr>
        <w:t>size_t fread(</w:t>
      </w:r>
      <w:r w:rsidRPr="00EC76D5">
        <w:rPr>
          <w:color w:val="0000FF"/>
          <w:highlight w:val="white"/>
        </w:rPr>
        <w:t>void</w:t>
      </w:r>
      <w:r w:rsidRPr="00EC76D5">
        <w:rPr>
          <w:highlight w:val="white"/>
        </w:rPr>
        <w:t>* ptr, size_t size, size_t nobj, FILE* stream) {</w:t>
      </w:r>
    </w:p>
    <w:p w14:paraId="7A34865B" w14:textId="77777777" w:rsidR="000644C3" w:rsidRPr="00EC76D5" w:rsidRDefault="000644C3" w:rsidP="00390D2A">
      <w:pPr>
        <w:pStyle w:val="Code"/>
        <w:rPr>
          <w:highlight w:val="white"/>
        </w:rPr>
      </w:pPr>
      <w:r w:rsidRPr="00EC76D5">
        <w:rPr>
          <w:color w:val="008000"/>
          <w:highlight w:val="white"/>
        </w:rPr>
        <w:t>/*  if (((size * nobj) &gt; 0) &amp;&amp; (stream-&gt;ungetc != EOF)) {</w:t>
      </w:r>
    </w:p>
    <w:p w14:paraId="4C1343A0" w14:textId="77777777" w:rsidR="000644C3" w:rsidRPr="00EC76D5" w:rsidRDefault="000644C3" w:rsidP="00390D2A">
      <w:pPr>
        <w:pStyle w:val="Code"/>
        <w:rPr>
          <w:highlight w:val="white"/>
        </w:rPr>
      </w:pPr>
      <w:r w:rsidRPr="00EC76D5">
        <w:rPr>
          <w:color w:val="008000"/>
          <w:highlight w:val="white"/>
        </w:rPr>
        <w:t xml:space="preserve">    char c = stream-&gt;ungetc;</w:t>
      </w:r>
    </w:p>
    <w:p w14:paraId="1A1620A0" w14:textId="77777777" w:rsidR="000644C3" w:rsidRPr="00EC76D5" w:rsidRDefault="000644C3" w:rsidP="00390D2A">
      <w:pPr>
        <w:pStyle w:val="Code"/>
        <w:rPr>
          <w:highlight w:val="white"/>
        </w:rPr>
      </w:pPr>
      <w:r w:rsidRPr="00EC76D5">
        <w:rPr>
          <w:color w:val="008000"/>
          <w:highlight w:val="white"/>
        </w:rPr>
        <w:t xml:space="preserve">    memcpy(ptr, &amp;c, 1);</w:t>
      </w:r>
    </w:p>
    <w:p w14:paraId="5DEE693F" w14:textId="77777777" w:rsidR="000644C3" w:rsidRPr="00EC76D5" w:rsidRDefault="000644C3" w:rsidP="00390D2A">
      <w:pPr>
        <w:pStyle w:val="Code"/>
        <w:rPr>
          <w:highlight w:val="white"/>
        </w:rPr>
      </w:pPr>
      <w:r w:rsidRPr="00EC76D5">
        <w:rPr>
          <w:color w:val="008000"/>
          <w:highlight w:val="white"/>
        </w:rPr>
        <w:t xml:space="preserve">    stream-&gt;ungetc = EOF;</w:t>
      </w:r>
    </w:p>
    <w:p w14:paraId="1E488EE6" w14:textId="77777777" w:rsidR="000644C3" w:rsidRPr="00EC76D5" w:rsidRDefault="000644C3" w:rsidP="00390D2A">
      <w:pPr>
        <w:pStyle w:val="Code"/>
        <w:rPr>
          <w:highlight w:val="white"/>
        </w:rPr>
      </w:pPr>
      <w:r w:rsidRPr="00EC76D5">
        <w:rPr>
          <w:color w:val="008000"/>
          <w:highlight w:val="white"/>
        </w:rPr>
        <w:t xml:space="preserve">    return fread(((char*) ptr) + 1, (size * nobj) - 1, 1, stream);</w:t>
      </w:r>
    </w:p>
    <w:p w14:paraId="609ECE71" w14:textId="77777777" w:rsidR="000644C3" w:rsidRPr="00EC76D5" w:rsidRDefault="000644C3" w:rsidP="00390D2A">
      <w:pPr>
        <w:pStyle w:val="Code"/>
        <w:rPr>
          <w:highlight w:val="white"/>
        </w:rPr>
      </w:pPr>
      <w:r w:rsidRPr="00EC76D5">
        <w:rPr>
          <w:color w:val="008000"/>
          <w:highlight w:val="white"/>
        </w:rPr>
        <w:t xml:space="preserve">  }*/</w:t>
      </w:r>
    </w:p>
    <w:p w14:paraId="4762AA6E" w14:textId="77777777" w:rsidR="000644C3" w:rsidRPr="00EC76D5" w:rsidRDefault="000644C3" w:rsidP="00390D2A">
      <w:pPr>
        <w:pStyle w:val="Code"/>
        <w:rPr>
          <w:highlight w:val="white"/>
        </w:rPr>
      </w:pPr>
    </w:p>
    <w:p w14:paraId="2F310E96" w14:textId="77777777" w:rsidR="000644C3" w:rsidRPr="00EC76D5" w:rsidRDefault="000644C3" w:rsidP="00390D2A">
      <w:pPr>
        <w:pStyle w:val="Code"/>
        <w:rPr>
          <w:highlight w:val="white"/>
        </w:rPr>
      </w:pPr>
      <w:r w:rsidRPr="00EC76D5">
        <w:rPr>
          <w:highlight w:val="white"/>
        </w:rPr>
        <w:lastRenderedPageBreak/>
        <w:t xml:space="preserve">  </w:t>
      </w:r>
      <w:r w:rsidRPr="00EC76D5">
        <w:rPr>
          <w:color w:val="0000FF"/>
          <w:highlight w:val="white"/>
        </w:rPr>
        <w:t>int</w:t>
      </w:r>
      <w:r w:rsidRPr="00EC76D5">
        <w:rPr>
          <w:highlight w:val="white"/>
        </w:rPr>
        <w:t xml:space="preserve"> handle = stream-&gt;handle, total = size * nobj;</w:t>
      </w:r>
    </w:p>
    <w:p w14:paraId="0809550E" w14:textId="77777777" w:rsidR="000644C3" w:rsidRPr="00EC76D5" w:rsidRDefault="000644C3" w:rsidP="00390D2A">
      <w:pPr>
        <w:pStyle w:val="Code"/>
        <w:rPr>
          <w:highlight w:val="white"/>
        </w:rPr>
      </w:pPr>
    </w:p>
    <w:p w14:paraId="6910B547" w14:textId="77777777" w:rsidR="000644C3" w:rsidRPr="00EC76D5" w:rsidRDefault="000644C3" w:rsidP="00390D2A">
      <w:pPr>
        <w:pStyle w:val="Code"/>
        <w:rPr>
          <w:highlight w:val="white"/>
        </w:rPr>
      </w:pPr>
      <w:r w:rsidRPr="00EC76D5">
        <w:rPr>
          <w:highlight w:val="white"/>
        </w:rPr>
        <w:t xml:space="preserve">  load_register(ah, 0x3Fs);</w:t>
      </w:r>
    </w:p>
    <w:p w14:paraId="410751AA" w14:textId="77777777" w:rsidR="000644C3" w:rsidRPr="00EC76D5" w:rsidRDefault="000644C3" w:rsidP="00390D2A">
      <w:pPr>
        <w:pStyle w:val="Code"/>
        <w:rPr>
          <w:highlight w:val="white"/>
        </w:rPr>
      </w:pPr>
      <w:r w:rsidRPr="00EC76D5">
        <w:rPr>
          <w:highlight w:val="white"/>
        </w:rPr>
        <w:t xml:space="preserve">  load_register(bx, handle);</w:t>
      </w:r>
    </w:p>
    <w:p w14:paraId="50D4BDAD" w14:textId="77777777" w:rsidR="000644C3" w:rsidRPr="00EC76D5" w:rsidRDefault="000644C3" w:rsidP="00390D2A">
      <w:pPr>
        <w:pStyle w:val="Code"/>
        <w:rPr>
          <w:highlight w:val="white"/>
        </w:rPr>
      </w:pPr>
      <w:r w:rsidRPr="00EC76D5">
        <w:rPr>
          <w:highlight w:val="white"/>
        </w:rPr>
        <w:t xml:space="preserve">  load_register(cx, total);</w:t>
      </w:r>
    </w:p>
    <w:p w14:paraId="0C7D644D" w14:textId="77777777" w:rsidR="000644C3" w:rsidRPr="00EC76D5" w:rsidRDefault="000644C3" w:rsidP="00390D2A">
      <w:pPr>
        <w:pStyle w:val="Code"/>
        <w:rPr>
          <w:highlight w:val="white"/>
        </w:rPr>
      </w:pPr>
      <w:r w:rsidRPr="00EC76D5">
        <w:rPr>
          <w:highlight w:val="white"/>
        </w:rPr>
        <w:t xml:space="preserve">  load_register(dx, ptr);</w:t>
      </w:r>
    </w:p>
    <w:p w14:paraId="417D9844" w14:textId="77777777" w:rsidR="000644C3" w:rsidRPr="00EC76D5" w:rsidRDefault="000644C3" w:rsidP="00390D2A">
      <w:pPr>
        <w:pStyle w:val="Code"/>
        <w:rPr>
          <w:highlight w:val="white"/>
        </w:rPr>
      </w:pPr>
      <w:r w:rsidRPr="00EC76D5">
        <w:rPr>
          <w:highlight w:val="white"/>
        </w:rPr>
        <w:t xml:space="preserve">  interrupt(0x21s);</w:t>
      </w:r>
    </w:p>
    <w:p w14:paraId="0A474EAF" w14:textId="77777777" w:rsidR="000644C3" w:rsidRPr="00EC76D5" w:rsidRDefault="000644C3" w:rsidP="00390D2A">
      <w:pPr>
        <w:pStyle w:val="Code"/>
        <w:rPr>
          <w:highlight w:val="white"/>
        </w:rPr>
      </w:pPr>
    </w:p>
    <w:p w14:paraId="6CA24B37"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292C6D4D" w14:textId="77777777" w:rsidR="000644C3" w:rsidRPr="00EC76D5" w:rsidRDefault="000644C3" w:rsidP="00390D2A">
      <w:pPr>
        <w:pStyle w:val="Code"/>
        <w:rPr>
          <w:highlight w:val="white"/>
        </w:rPr>
      </w:pPr>
      <w:r w:rsidRPr="00EC76D5">
        <w:rPr>
          <w:highlight w:val="white"/>
        </w:rPr>
        <w:t xml:space="preserve">    store_flagbyte(flagbyte);</w:t>
      </w:r>
    </w:p>
    <w:p w14:paraId="2869E13D" w14:textId="77777777" w:rsidR="000644C3" w:rsidRPr="00EC76D5" w:rsidRDefault="000644C3" w:rsidP="00390D2A">
      <w:pPr>
        <w:pStyle w:val="Code"/>
        <w:rPr>
          <w:highlight w:val="white"/>
        </w:rPr>
      </w:pPr>
    </w:p>
    <w:p w14:paraId="00F2B8D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AA9646B" w14:textId="77777777" w:rsidR="000644C3" w:rsidRPr="00EC76D5" w:rsidRDefault="000644C3" w:rsidP="00390D2A">
      <w:pPr>
        <w:pStyle w:val="Code"/>
        <w:rPr>
          <w:highlight w:val="white"/>
        </w:rPr>
      </w:pPr>
      <w:r w:rsidRPr="00EC76D5">
        <w:rPr>
          <w:highlight w:val="white"/>
        </w:rPr>
        <w:t xml:space="preserve">      stream-&gt;errno = errno = FREAD;</w:t>
      </w:r>
    </w:p>
    <w:p w14:paraId="4F7E610C"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3E5DD842" w14:textId="77777777" w:rsidR="000644C3" w:rsidRPr="00EC76D5" w:rsidRDefault="000644C3" w:rsidP="00390D2A">
      <w:pPr>
        <w:pStyle w:val="Code"/>
        <w:rPr>
          <w:highlight w:val="white"/>
        </w:rPr>
      </w:pPr>
      <w:r w:rsidRPr="00EC76D5">
        <w:rPr>
          <w:highlight w:val="white"/>
        </w:rPr>
        <w:t xml:space="preserve">    }</w:t>
      </w:r>
    </w:p>
    <w:p w14:paraId="313E401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C2D32E1"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D05C5FE" w14:textId="77777777" w:rsidR="000644C3" w:rsidRPr="00EC76D5" w:rsidRDefault="000644C3" w:rsidP="00390D2A">
      <w:pPr>
        <w:pStyle w:val="Code"/>
        <w:rPr>
          <w:highlight w:val="white"/>
        </w:rPr>
      </w:pPr>
      <w:r w:rsidRPr="00EC76D5">
        <w:rPr>
          <w:highlight w:val="white"/>
        </w:rPr>
        <w:t xml:space="preserve">      store_register(ax, count);</w:t>
      </w:r>
    </w:p>
    <w:p w14:paraId="51897C76" w14:textId="77777777" w:rsidR="000644C3" w:rsidRPr="00EC76D5" w:rsidRDefault="000644C3" w:rsidP="00390D2A">
      <w:pPr>
        <w:pStyle w:val="Code"/>
        <w:rPr>
          <w:highlight w:val="white"/>
        </w:rPr>
      </w:pPr>
      <w:r w:rsidRPr="00EC76D5">
        <w:rPr>
          <w:color w:val="008000"/>
          <w:highlight w:val="white"/>
        </w:rPr>
        <w:t>//      stream-&gt;position += count;</w:t>
      </w:r>
    </w:p>
    <w:p w14:paraId="227896E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074111AE" w14:textId="77777777" w:rsidR="000644C3" w:rsidRPr="00EC76D5" w:rsidRDefault="000644C3" w:rsidP="00390D2A">
      <w:pPr>
        <w:pStyle w:val="Code"/>
        <w:rPr>
          <w:highlight w:val="white"/>
        </w:rPr>
      </w:pPr>
      <w:r w:rsidRPr="00EC76D5">
        <w:rPr>
          <w:highlight w:val="white"/>
        </w:rPr>
        <w:t xml:space="preserve">    }</w:t>
      </w:r>
    </w:p>
    <w:p w14:paraId="664FEED0" w14:textId="77777777" w:rsidR="000644C3" w:rsidRPr="00EC76D5" w:rsidRDefault="000644C3" w:rsidP="00390D2A">
      <w:pPr>
        <w:pStyle w:val="Code"/>
        <w:rPr>
          <w:highlight w:val="white"/>
        </w:rPr>
      </w:pPr>
      <w:r w:rsidRPr="00EC76D5">
        <w:rPr>
          <w:highlight w:val="white"/>
        </w:rPr>
        <w:t xml:space="preserve">  }</w:t>
      </w:r>
    </w:p>
    <w:p w14:paraId="2389A105" w14:textId="77777777" w:rsidR="000644C3" w:rsidRPr="00EC76D5" w:rsidRDefault="000644C3" w:rsidP="00390D2A">
      <w:pPr>
        <w:pStyle w:val="Code"/>
        <w:rPr>
          <w:highlight w:val="white"/>
        </w:rPr>
      </w:pPr>
      <w:r w:rsidRPr="00EC76D5">
        <w:rPr>
          <w:highlight w:val="white"/>
        </w:rPr>
        <w:t>}</w:t>
      </w:r>
    </w:p>
    <w:p w14:paraId="71F2EF2A" w14:textId="77777777" w:rsidR="000644C3" w:rsidRPr="00EC76D5" w:rsidRDefault="000644C3" w:rsidP="00390D2A">
      <w:pPr>
        <w:pStyle w:val="Code"/>
        <w:rPr>
          <w:highlight w:val="white"/>
        </w:rPr>
      </w:pPr>
    </w:p>
    <w:p w14:paraId="0FCE20DC" w14:textId="77777777" w:rsidR="000644C3" w:rsidRPr="00EC76D5" w:rsidRDefault="000644C3" w:rsidP="00390D2A">
      <w:pPr>
        <w:pStyle w:val="Code"/>
        <w:rPr>
          <w:highlight w:val="white"/>
        </w:rPr>
      </w:pPr>
      <w:r w:rsidRPr="00EC76D5">
        <w:rPr>
          <w:highlight w:val="white"/>
        </w:rPr>
        <w:t>size_t fwrite(</w:t>
      </w:r>
      <w:r w:rsidRPr="00EC76D5">
        <w:rPr>
          <w:color w:val="0000FF"/>
          <w:highlight w:val="white"/>
        </w:rPr>
        <w:t>const</w:t>
      </w:r>
      <w:r w:rsidRPr="00EC76D5">
        <w:rPr>
          <w:highlight w:val="white"/>
        </w:rPr>
        <w:t xml:space="preserve"> </w:t>
      </w:r>
      <w:r w:rsidRPr="00EC76D5">
        <w:rPr>
          <w:color w:val="0000FF"/>
          <w:highlight w:val="white"/>
        </w:rPr>
        <w:t>void</w:t>
      </w:r>
      <w:r w:rsidRPr="00EC76D5">
        <w:rPr>
          <w:highlight w:val="white"/>
        </w:rPr>
        <w:t>* ptr, size_t size, size_t nobj, FILE* stream) {</w:t>
      </w:r>
    </w:p>
    <w:p w14:paraId="71CF6279"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handle = stream-&gt;handle, total = size * nobj;</w:t>
      </w:r>
    </w:p>
    <w:p w14:paraId="3C01B1E5" w14:textId="77777777" w:rsidR="000644C3" w:rsidRPr="00EC76D5" w:rsidRDefault="000644C3" w:rsidP="00390D2A">
      <w:pPr>
        <w:pStyle w:val="Code"/>
        <w:rPr>
          <w:highlight w:val="white"/>
        </w:rPr>
      </w:pPr>
    </w:p>
    <w:p w14:paraId="28127470" w14:textId="77777777" w:rsidR="000644C3" w:rsidRPr="00EC76D5" w:rsidRDefault="000644C3" w:rsidP="00390D2A">
      <w:pPr>
        <w:pStyle w:val="Code"/>
        <w:rPr>
          <w:highlight w:val="white"/>
        </w:rPr>
      </w:pPr>
      <w:r w:rsidRPr="00EC76D5">
        <w:rPr>
          <w:highlight w:val="white"/>
        </w:rPr>
        <w:t xml:space="preserve">  load_register(ah, 0x40s);</w:t>
      </w:r>
    </w:p>
    <w:p w14:paraId="6709A2C9" w14:textId="77777777" w:rsidR="000644C3" w:rsidRPr="00EC76D5" w:rsidRDefault="000644C3" w:rsidP="00390D2A">
      <w:pPr>
        <w:pStyle w:val="Code"/>
        <w:rPr>
          <w:highlight w:val="white"/>
        </w:rPr>
      </w:pPr>
      <w:r w:rsidRPr="00EC76D5">
        <w:rPr>
          <w:highlight w:val="white"/>
        </w:rPr>
        <w:t xml:space="preserve">  load_register(bx, handle);</w:t>
      </w:r>
    </w:p>
    <w:p w14:paraId="77B6D866" w14:textId="77777777" w:rsidR="000644C3" w:rsidRPr="00EC76D5" w:rsidRDefault="000644C3" w:rsidP="00390D2A">
      <w:pPr>
        <w:pStyle w:val="Code"/>
        <w:rPr>
          <w:highlight w:val="white"/>
        </w:rPr>
      </w:pPr>
      <w:r w:rsidRPr="00EC76D5">
        <w:rPr>
          <w:highlight w:val="white"/>
        </w:rPr>
        <w:t xml:space="preserve">  load_register(cx, total);</w:t>
      </w:r>
    </w:p>
    <w:p w14:paraId="3C98CA06" w14:textId="77777777" w:rsidR="000644C3" w:rsidRPr="00EC76D5" w:rsidRDefault="000644C3" w:rsidP="00390D2A">
      <w:pPr>
        <w:pStyle w:val="Code"/>
        <w:rPr>
          <w:highlight w:val="white"/>
        </w:rPr>
      </w:pPr>
      <w:r w:rsidRPr="00EC76D5">
        <w:rPr>
          <w:highlight w:val="white"/>
        </w:rPr>
        <w:t xml:space="preserve">  load_register(dx, ptr);</w:t>
      </w:r>
    </w:p>
    <w:p w14:paraId="4C8B2384" w14:textId="77777777" w:rsidR="000644C3" w:rsidRPr="00EC76D5" w:rsidRDefault="000644C3" w:rsidP="00390D2A">
      <w:pPr>
        <w:pStyle w:val="Code"/>
        <w:rPr>
          <w:highlight w:val="white"/>
        </w:rPr>
      </w:pPr>
      <w:r w:rsidRPr="00EC76D5">
        <w:rPr>
          <w:highlight w:val="white"/>
        </w:rPr>
        <w:t xml:space="preserve">  interrupt(0x21s);</w:t>
      </w:r>
    </w:p>
    <w:p w14:paraId="10DE68E8" w14:textId="77777777" w:rsidR="000644C3" w:rsidRPr="00EC76D5" w:rsidRDefault="000644C3" w:rsidP="00390D2A">
      <w:pPr>
        <w:pStyle w:val="Code"/>
        <w:rPr>
          <w:highlight w:val="white"/>
        </w:rPr>
      </w:pPr>
      <w:r w:rsidRPr="00EC76D5">
        <w:rPr>
          <w:highlight w:val="white"/>
        </w:rPr>
        <w:t xml:space="preserve"> </w:t>
      </w:r>
    </w:p>
    <w:p w14:paraId="3F6B399D"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0F8E11C2" w14:textId="77777777" w:rsidR="000644C3" w:rsidRPr="00EC76D5" w:rsidRDefault="000644C3" w:rsidP="00390D2A">
      <w:pPr>
        <w:pStyle w:val="Code"/>
        <w:rPr>
          <w:highlight w:val="white"/>
        </w:rPr>
      </w:pPr>
      <w:r w:rsidRPr="00EC76D5">
        <w:rPr>
          <w:highlight w:val="white"/>
        </w:rPr>
        <w:t xml:space="preserve">    store_flagbyte(flagbyte);</w:t>
      </w:r>
    </w:p>
    <w:p w14:paraId="584BEB29" w14:textId="77777777" w:rsidR="000644C3" w:rsidRPr="00EC76D5" w:rsidRDefault="000644C3" w:rsidP="00390D2A">
      <w:pPr>
        <w:pStyle w:val="Code"/>
        <w:rPr>
          <w:highlight w:val="white"/>
        </w:rPr>
      </w:pPr>
    </w:p>
    <w:p w14:paraId="738959C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7456DD2" w14:textId="77777777" w:rsidR="000644C3" w:rsidRPr="00EC76D5" w:rsidRDefault="000644C3" w:rsidP="00390D2A">
      <w:pPr>
        <w:pStyle w:val="Code"/>
        <w:rPr>
          <w:highlight w:val="white"/>
        </w:rPr>
      </w:pPr>
      <w:r w:rsidRPr="00EC76D5">
        <w:rPr>
          <w:highlight w:val="white"/>
        </w:rPr>
        <w:t xml:space="preserve">      stream-&gt;errno = errno = FWRITE;</w:t>
      </w:r>
    </w:p>
    <w:p w14:paraId="3D93055A"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4C413578" w14:textId="77777777" w:rsidR="000644C3" w:rsidRPr="00EC76D5" w:rsidRDefault="000644C3" w:rsidP="00390D2A">
      <w:pPr>
        <w:pStyle w:val="Code"/>
        <w:rPr>
          <w:highlight w:val="white"/>
        </w:rPr>
      </w:pPr>
      <w:r w:rsidRPr="00EC76D5">
        <w:rPr>
          <w:highlight w:val="white"/>
        </w:rPr>
        <w:t xml:space="preserve">    }</w:t>
      </w:r>
    </w:p>
    <w:p w14:paraId="7CAD2C6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8CAC1B"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1B34F11" w14:textId="77777777" w:rsidR="000644C3" w:rsidRPr="00EC76D5" w:rsidRDefault="000644C3" w:rsidP="00390D2A">
      <w:pPr>
        <w:pStyle w:val="Code"/>
        <w:rPr>
          <w:highlight w:val="white"/>
        </w:rPr>
      </w:pPr>
      <w:r w:rsidRPr="00EC76D5">
        <w:rPr>
          <w:highlight w:val="white"/>
        </w:rPr>
        <w:t xml:space="preserve">      store_register(ax, count);</w:t>
      </w:r>
    </w:p>
    <w:p w14:paraId="76ED0F0C" w14:textId="77777777" w:rsidR="000644C3" w:rsidRPr="00EC76D5" w:rsidRDefault="000644C3" w:rsidP="00390D2A">
      <w:pPr>
        <w:pStyle w:val="Code"/>
        <w:rPr>
          <w:highlight w:val="white"/>
        </w:rPr>
      </w:pPr>
      <w:r w:rsidRPr="00EC76D5">
        <w:rPr>
          <w:color w:val="008000"/>
          <w:highlight w:val="white"/>
        </w:rPr>
        <w:t>//      stream-&gt;position += count;</w:t>
      </w:r>
    </w:p>
    <w:p w14:paraId="7F673152" w14:textId="77777777" w:rsidR="000644C3" w:rsidRPr="00EC76D5" w:rsidRDefault="000644C3" w:rsidP="00390D2A">
      <w:pPr>
        <w:pStyle w:val="Code"/>
        <w:rPr>
          <w:highlight w:val="white"/>
        </w:rPr>
      </w:pPr>
      <w:r w:rsidRPr="00EC76D5">
        <w:rPr>
          <w:color w:val="008000"/>
          <w:highlight w:val="white"/>
        </w:rPr>
        <w:t>//      stream-&gt;size = MAX(stream-&gt;size, stream-&gt;position);</w:t>
      </w:r>
    </w:p>
    <w:p w14:paraId="34DC21A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7C030DA7" w14:textId="77777777" w:rsidR="000644C3" w:rsidRPr="00EC76D5" w:rsidRDefault="000644C3" w:rsidP="00390D2A">
      <w:pPr>
        <w:pStyle w:val="Code"/>
        <w:rPr>
          <w:highlight w:val="white"/>
        </w:rPr>
      </w:pPr>
      <w:r w:rsidRPr="00EC76D5">
        <w:rPr>
          <w:highlight w:val="white"/>
        </w:rPr>
        <w:t xml:space="preserve">    }</w:t>
      </w:r>
    </w:p>
    <w:p w14:paraId="1C2FBCA7" w14:textId="77777777" w:rsidR="000644C3" w:rsidRPr="00EC76D5" w:rsidRDefault="000644C3" w:rsidP="00390D2A">
      <w:pPr>
        <w:pStyle w:val="Code"/>
        <w:rPr>
          <w:highlight w:val="white"/>
        </w:rPr>
      </w:pPr>
      <w:r w:rsidRPr="00EC76D5">
        <w:rPr>
          <w:highlight w:val="white"/>
        </w:rPr>
        <w:t xml:space="preserve">  }</w:t>
      </w:r>
    </w:p>
    <w:p w14:paraId="6E65053E" w14:textId="77777777" w:rsidR="000644C3" w:rsidRPr="00EC76D5" w:rsidRDefault="000644C3" w:rsidP="00390D2A">
      <w:pPr>
        <w:pStyle w:val="Code"/>
        <w:rPr>
          <w:highlight w:val="white"/>
        </w:rPr>
      </w:pPr>
      <w:r w:rsidRPr="00EC76D5">
        <w:rPr>
          <w:highlight w:val="white"/>
        </w:rPr>
        <w:t>}</w:t>
      </w:r>
    </w:p>
    <w:p w14:paraId="34870CAB" w14:textId="77777777" w:rsidR="000644C3" w:rsidRPr="00EC76D5" w:rsidRDefault="000644C3" w:rsidP="00390D2A">
      <w:pPr>
        <w:pStyle w:val="Code"/>
        <w:rPr>
          <w:highlight w:val="white"/>
        </w:rPr>
      </w:pPr>
    </w:p>
    <w:p w14:paraId="3BFDBA63" w14:textId="77777777" w:rsidR="000644C3" w:rsidRPr="00EC76D5" w:rsidRDefault="000644C3" w:rsidP="00390D2A">
      <w:pPr>
        <w:pStyle w:val="Code"/>
        <w:rPr>
          <w:highlight w:val="white"/>
        </w:rPr>
      </w:pPr>
      <w:r w:rsidRPr="00EC76D5">
        <w:rPr>
          <w:highlight w:val="white"/>
        </w:rPr>
        <w:t>long fseek(FILE* stream, long offset, int origin) {</w:t>
      </w:r>
    </w:p>
    <w:p w14:paraId="0FE43FA2" w14:textId="77777777" w:rsidR="000644C3" w:rsidRPr="00EC76D5" w:rsidRDefault="000644C3" w:rsidP="00390D2A">
      <w:pPr>
        <w:pStyle w:val="Code"/>
        <w:rPr>
          <w:highlight w:val="white"/>
        </w:rPr>
      </w:pPr>
      <w:r w:rsidRPr="00EC76D5">
        <w:rPr>
          <w:highlight w:val="white"/>
        </w:rPr>
        <w:t xml:space="preserve">  load_register(al, (short) origin);</w:t>
      </w:r>
    </w:p>
    <w:p w14:paraId="4269F142" w14:textId="77777777" w:rsidR="000644C3" w:rsidRPr="00EC76D5" w:rsidRDefault="000644C3" w:rsidP="00390D2A">
      <w:pPr>
        <w:pStyle w:val="Code"/>
        <w:rPr>
          <w:highlight w:val="white"/>
        </w:rPr>
      </w:pPr>
      <w:r w:rsidRPr="00EC76D5">
        <w:rPr>
          <w:highlight w:val="white"/>
        </w:rPr>
        <w:t xml:space="preserve">  load_register(ah, 0x42s);</w:t>
      </w:r>
    </w:p>
    <w:p w14:paraId="75594EC9" w14:textId="77777777" w:rsidR="000644C3" w:rsidRPr="00EC76D5" w:rsidRDefault="000644C3" w:rsidP="00390D2A">
      <w:pPr>
        <w:pStyle w:val="Code"/>
        <w:rPr>
          <w:highlight w:val="white"/>
        </w:rPr>
      </w:pPr>
      <w:r w:rsidRPr="00EC76D5">
        <w:rPr>
          <w:highlight w:val="white"/>
        </w:rPr>
        <w:t xml:space="preserve">  load_register(bx, stream-&gt;handle);</w:t>
      </w:r>
    </w:p>
    <w:p w14:paraId="7E305EBD" w14:textId="77777777" w:rsidR="000644C3" w:rsidRPr="00EC76D5" w:rsidRDefault="000644C3" w:rsidP="00390D2A">
      <w:pPr>
        <w:pStyle w:val="Code"/>
        <w:rPr>
          <w:highlight w:val="white"/>
        </w:rPr>
      </w:pPr>
      <w:r w:rsidRPr="00EC76D5">
        <w:rPr>
          <w:highlight w:val="white"/>
        </w:rPr>
        <w:t xml:space="preserve">  load_register(cx, (int) (offset &gt;&gt; 16));</w:t>
      </w:r>
    </w:p>
    <w:p w14:paraId="20AF8441" w14:textId="77777777" w:rsidR="000644C3" w:rsidRPr="00EC76D5" w:rsidRDefault="000644C3" w:rsidP="00390D2A">
      <w:pPr>
        <w:pStyle w:val="Code"/>
        <w:rPr>
          <w:highlight w:val="white"/>
        </w:rPr>
      </w:pPr>
      <w:r w:rsidRPr="00EC76D5">
        <w:rPr>
          <w:highlight w:val="white"/>
        </w:rPr>
        <w:t xml:space="preserve">  load_register(dx, (int) offset);</w:t>
      </w:r>
    </w:p>
    <w:p w14:paraId="08717461" w14:textId="77777777" w:rsidR="000644C3" w:rsidRPr="00EC76D5" w:rsidRDefault="000644C3" w:rsidP="00390D2A">
      <w:pPr>
        <w:pStyle w:val="Code"/>
        <w:rPr>
          <w:highlight w:val="white"/>
        </w:rPr>
      </w:pPr>
      <w:r w:rsidRPr="00EC76D5">
        <w:rPr>
          <w:highlight w:val="white"/>
        </w:rPr>
        <w:t xml:space="preserve">  interrupt(0x21s);</w:t>
      </w:r>
    </w:p>
    <w:p w14:paraId="038A5AA6" w14:textId="77777777" w:rsidR="000644C3" w:rsidRPr="00EC76D5" w:rsidRDefault="000644C3" w:rsidP="00390D2A">
      <w:pPr>
        <w:pStyle w:val="Code"/>
        <w:rPr>
          <w:highlight w:val="white"/>
        </w:rPr>
      </w:pPr>
    </w:p>
    <w:p w14:paraId="6DC448A0" w14:textId="77777777" w:rsidR="000644C3" w:rsidRPr="00EC76D5" w:rsidRDefault="000644C3" w:rsidP="00390D2A">
      <w:pPr>
        <w:pStyle w:val="Code"/>
        <w:rPr>
          <w:highlight w:val="white"/>
        </w:rPr>
      </w:pPr>
      <w:r w:rsidRPr="00EC76D5">
        <w:rPr>
          <w:highlight w:val="white"/>
        </w:rPr>
        <w:t xml:space="preserve">  { int highPosition, lowPositionHandle;</w:t>
      </w:r>
    </w:p>
    <w:p w14:paraId="1E23166B" w14:textId="77777777" w:rsidR="000644C3" w:rsidRPr="00EC76D5" w:rsidRDefault="000644C3" w:rsidP="00390D2A">
      <w:pPr>
        <w:pStyle w:val="Code"/>
        <w:rPr>
          <w:highlight w:val="white"/>
        </w:rPr>
      </w:pPr>
    </w:p>
    <w:p w14:paraId="431FB6C0" w14:textId="77777777" w:rsidR="000644C3" w:rsidRPr="00EC76D5" w:rsidRDefault="000644C3" w:rsidP="00390D2A">
      <w:pPr>
        <w:pStyle w:val="Code"/>
        <w:rPr>
          <w:highlight w:val="white"/>
        </w:rPr>
      </w:pPr>
      <w:r w:rsidRPr="00EC76D5">
        <w:rPr>
          <w:highlight w:val="white"/>
        </w:rPr>
        <w:t xml:space="preserve">    store_register(dx, highPosition);</w:t>
      </w:r>
    </w:p>
    <w:p w14:paraId="32B2C036" w14:textId="77777777" w:rsidR="000644C3" w:rsidRPr="00EC76D5" w:rsidRDefault="000644C3" w:rsidP="00390D2A">
      <w:pPr>
        <w:pStyle w:val="Code"/>
        <w:rPr>
          <w:highlight w:val="white"/>
        </w:rPr>
      </w:pPr>
      <w:r w:rsidRPr="00EC76D5">
        <w:rPr>
          <w:highlight w:val="white"/>
        </w:rPr>
        <w:t xml:space="preserve">    store_register(ax, lowPositionHandle);</w:t>
      </w:r>
    </w:p>
    <w:p w14:paraId="0E84B701" w14:textId="77777777" w:rsidR="000644C3" w:rsidRPr="00EC76D5" w:rsidRDefault="000644C3" w:rsidP="00390D2A">
      <w:pPr>
        <w:pStyle w:val="Code"/>
        <w:rPr>
          <w:highlight w:val="white"/>
        </w:rPr>
      </w:pPr>
    </w:p>
    <w:p w14:paraId="146D5D9C" w14:textId="77777777" w:rsidR="000644C3" w:rsidRPr="00EC76D5" w:rsidRDefault="000644C3" w:rsidP="00390D2A">
      <w:pPr>
        <w:pStyle w:val="Code"/>
        <w:rPr>
          <w:highlight w:val="white"/>
        </w:rPr>
      </w:pPr>
      <w:r w:rsidRPr="00EC76D5">
        <w:rPr>
          <w:highlight w:val="white"/>
        </w:rPr>
        <w:t xml:space="preserve">    short flagbyte;</w:t>
      </w:r>
    </w:p>
    <w:p w14:paraId="42ACDEA5" w14:textId="77777777" w:rsidR="000644C3" w:rsidRPr="00EC76D5" w:rsidRDefault="000644C3" w:rsidP="00390D2A">
      <w:pPr>
        <w:pStyle w:val="Code"/>
        <w:rPr>
          <w:highlight w:val="white"/>
        </w:rPr>
      </w:pPr>
      <w:r w:rsidRPr="00EC76D5">
        <w:rPr>
          <w:highlight w:val="white"/>
        </w:rPr>
        <w:t xml:space="preserve">    clear_registers();</w:t>
      </w:r>
    </w:p>
    <w:p w14:paraId="7CE649E3" w14:textId="77777777" w:rsidR="000644C3" w:rsidRPr="00EC76D5" w:rsidRDefault="000644C3" w:rsidP="00390D2A">
      <w:pPr>
        <w:pStyle w:val="Code"/>
        <w:rPr>
          <w:highlight w:val="white"/>
        </w:rPr>
      </w:pPr>
      <w:r w:rsidRPr="00EC76D5">
        <w:rPr>
          <w:highlight w:val="white"/>
        </w:rPr>
        <w:t xml:space="preserve">    store_flagbyte(flagbyte);</w:t>
      </w:r>
    </w:p>
    <w:p w14:paraId="29AD8386" w14:textId="77777777" w:rsidR="000644C3" w:rsidRPr="00EC76D5" w:rsidRDefault="000644C3" w:rsidP="00390D2A">
      <w:pPr>
        <w:pStyle w:val="Code"/>
        <w:rPr>
          <w:highlight w:val="white"/>
        </w:rPr>
      </w:pPr>
    </w:p>
    <w:p w14:paraId="009B817A" w14:textId="77777777" w:rsidR="000644C3" w:rsidRPr="00EC76D5" w:rsidRDefault="000644C3" w:rsidP="00390D2A">
      <w:pPr>
        <w:pStyle w:val="Code"/>
        <w:rPr>
          <w:highlight w:val="white"/>
        </w:rPr>
      </w:pPr>
      <w:r w:rsidRPr="00EC76D5">
        <w:rPr>
          <w:highlight w:val="white"/>
        </w:rPr>
        <w:t xml:space="preserve">    if (!(flagbyte &amp; CARRY_FLAG)) {</w:t>
      </w:r>
    </w:p>
    <w:p w14:paraId="68C2D7F8" w14:textId="77777777" w:rsidR="000644C3" w:rsidRPr="00EC76D5" w:rsidRDefault="000644C3" w:rsidP="00390D2A">
      <w:pPr>
        <w:pStyle w:val="Code"/>
        <w:rPr>
          <w:highlight w:val="white"/>
        </w:rPr>
      </w:pPr>
      <w:r w:rsidRPr="00EC76D5">
        <w:rPr>
          <w:highlight w:val="white"/>
        </w:rPr>
        <w:t xml:space="preserve">      stream-&gt;position = (((unsigned long) highPosition) &lt;&lt; 16) +</w:t>
      </w:r>
    </w:p>
    <w:p w14:paraId="15E43D35" w14:textId="77777777" w:rsidR="000644C3" w:rsidRPr="00EC76D5" w:rsidRDefault="000644C3" w:rsidP="00390D2A">
      <w:pPr>
        <w:pStyle w:val="Code"/>
        <w:rPr>
          <w:highlight w:val="white"/>
        </w:rPr>
      </w:pPr>
      <w:r w:rsidRPr="00EC76D5">
        <w:rPr>
          <w:highlight w:val="white"/>
        </w:rPr>
        <w:t xml:space="preserve">                         ((unsigned long) lowPositionHandle);</w:t>
      </w:r>
    </w:p>
    <w:p w14:paraId="700CDFB6" w14:textId="77777777" w:rsidR="000644C3" w:rsidRPr="00EC76D5" w:rsidRDefault="000644C3" w:rsidP="00390D2A">
      <w:pPr>
        <w:pStyle w:val="Code"/>
        <w:rPr>
          <w:highlight w:val="white"/>
        </w:rPr>
      </w:pPr>
      <w:r w:rsidRPr="00EC76D5">
        <w:rPr>
          <w:highlight w:val="white"/>
        </w:rPr>
        <w:t xml:space="preserve">      return stream-&gt;position;</w:t>
      </w:r>
    </w:p>
    <w:p w14:paraId="38EF3191" w14:textId="77777777" w:rsidR="000644C3" w:rsidRPr="00EC76D5" w:rsidRDefault="000644C3" w:rsidP="00390D2A">
      <w:pPr>
        <w:pStyle w:val="Code"/>
        <w:rPr>
          <w:highlight w:val="white"/>
        </w:rPr>
      </w:pPr>
      <w:r w:rsidRPr="00EC76D5">
        <w:rPr>
          <w:highlight w:val="white"/>
        </w:rPr>
        <w:t xml:space="preserve">    }</w:t>
      </w:r>
    </w:p>
    <w:p w14:paraId="4B4D699B" w14:textId="77777777" w:rsidR="000644C3" w:rsidRPr="00EC76D5" w:rsidRDefault="000644C3" w:rsidP="00390D2A">
      <w:pPr>
        <w:pStyle w:val="Code"/>
        <w:rPr>
          <w:highlight w:val="white"/>
        </w:rPr>
      </w:pPr>
      <w:r w:rsidRPr="00EC76D5">
        <w:rPr>
          <w:highlight w:val="white"/>
        </w:rPr>
        <w:t xml:space="preserve">    else {</w:t>
      </w:r>
    </w:p>
    <w:p w14:paraId="73D948A8" w14:textId="77777777" w:rsidR="000644C3" w:rsidRPr="00EC76D5" w:rsidRDefault="000644C3" w:rsidP="00390D2A">
      <w:pPr>
        <w:pStyle w:val="Code"/>
        <w:rPr>
          <w:highlight w:val="white"/>
        </w:rPr>
      </w:pPr>
      <w:r w:rsidRPr="00EC76D5">
        <w:rPr>
          <w:highlight w:val="white"/>
        </w:rPr>
        <w:t xml:space="preserve">      stream-&gt;errno = (errno = lowPositionHandle);</w:t>
      </w:r>
    </w:p>
    <w:p w14:paraId="71C53DB4" w14:textId="77777777" w:rsidR="000644C3" w:rsidRPr="00EC76D5" w:rsidRDefault="000644C3" w:rsidP="00390D2A">
      <w:pPr>
        <w:pStyle w:val="Code"/>
        <w:rPr>
          <w:highlight w:val="white"/>
        </w:rPr>
      </w:pPr>
      <w:r w:rsidRPr="00EC76D5">
        <w:rPr>
          <w:highlight w:val="white"/>
        </w:rPr>
        <w:t xml:space="preserve">      return -1l;</w:t>
      </w:r>
    </w:p>
    <w:p w14:paraId="36DD1927" w14:textId="77777777" w:rsidR="000644C3" w:rsidRPr="00EC76D5" w:rsidRDefault="000644C3" w:rsidP="00390D2A">
      <w:pPr>
        <w:pStyle w:val="Code"/>
        <w:rPr>
          <w:highlight w:val="white"/>
        </w:rPr>
      </w:pPr>
      <w:r w:rsidRPr="00EC76D5">
        <w:rPr>
          <w:highlight w:val="white"/>
        </w:rPr>
        <w:t xml:space="preserve">    }</w:t>
      </w:r>
    </w:p>
    <w:p w14:paraId="5B1AC342" w14:textId="77777777" w:rsidR="000644C3" w:rsidRPr="00EC76D5" w:rsidRDefault="000644C3" w:rsidP="00390D2A">
      <w:pPr>
        <w:pStyle w:val="Code"/>
        <w:rPr>
          <w:highlight w:val="white"/>
        </w:rPr>
      </w:pPr>
      <w:r w:rsidRPr="00EC76D5">
        <w:rPr>
          <w:highlight w:val="white"/>
        </w:rPr>
        <w:t xml:space="preserve">  }</w:t>
      </w:r>
    </w:p>
    <w:p w14:paraId="2CC1AFDE" w14:textId="77777777" w:rsidR="000644C3" w:rsidRPr="00EC76D5" w:rsidRDefault="000644C3" w:rsidP="00390D2A">
      <w:pPr>
        <w:pStyle w:val="Code"/>
        <w:rPr>
          <w:highlight w:val="white"/>
        </w:rPr>
      </w:pPr>
      <w:r w:rsidRPr="00EC76D5">
        <w:rPr>
          <w:highlight w:val="white"/>
        </w:rPr>
        <w:t>}</w:t>
      </w:r>
    </w:p>
    <w:p w14:paraId="1D8498EA" w14:textId="77777777" w:rsidR="000644C3" w:rsidRPr="00EC76D5" w:rsidRDefault="000644C3" w:rsidP="00390D2A">
      <w:pPr>
        <w:pStyle w:val="Code"/>
        <w:rPr>
          <w:highlight w:val="white"/>
        </w:rPr>
      </w:pPr>
    </w:p>
    <w:p w14:paraId="02EB0481" w14:textId="77777777" w:rsidR="000644C3" w:rsidRPr="00EC76D5" w:rsidRDefault="000644C3" w:rsidP="00390D2A">
      <w:pPr>
        <w:pStyle w:val="Code"/>
        <w:rPr>
          <w:highlight w:val="white"/>
        </w:rPr>
      </w:pPr>
      <w:r w:rsidRPr="00EC76D5">
        <w:rPr>
          <w:highlight w:val="white"/>
        </w:rPr>
        <w:t>long ftell(FILE* stream) {</w:t>
      </w:r>
    </w:p>
    <w:p w14:paraId="0D1884E2" w14:textId="77777777" w:rsidR="000644C3" w:rsidRPr="00EC76D5" w:rsidRDefault="000644C3" w:rsidP="00390D2A">
      <w:pPr>
        <w:pStyle w:val="Code"/>
        <w:rPr>
          <w:highlight w:val="white"/>
        </w:rPr>
      </w:pPr>
      <w:r w:rsidRPr="00EC76D5">
        <w:rPr>
          <w:highlight w:val="white"/>
        </w:rPr>
        <w:t xml:space="preserve">  return fseek(stream, 0L, (int) SEEK_CUR);</w:t>
      </w:r>
    </w:p>
    <w:p w14:paraId="00AE988A" w14:textId="77777777" w:rsidR="000644C3" w:rsidRPr="00EC76D5" w:rsidRDefault="000644C3" w:rsidP="00390D2A">
      <w:pPr>
        <w:pStyle w:val="Code"/>
        <w:rPr>
          <w:highlight w:val="white"/>
        </w:rPr>
      </w:pPr>
      <w:r w:rsidRPr="00EC76D5">
        <w:rPr>
          <w:highlight w:val="white"/>
        </w:rPr>
        <w:t>}</w:t>
      </w:r>
    </w:p>
    <w:p w14:paraId="451EA6B6" w14:textId="77777777" w:rsidR="000644C3" w:rsidRPr="00EC76D5" w:rsidRDefault="000644C3" w:rsidP="00390D2A">
      <w:pPr>
        <w:pStyle w:val="Code"/>
        <w:rPr>
          <w:highlight w:val="white"/>
        </w:rPr>
      </w:pPr>
    </w:p>
    <w:p w14:paraId="43EE74BB" w14:textId="77777777" w:rsidR="000644C3" w:rsidRPr="00EC76D5" w:rsidRDefault="000644C3" w:rsidP="00390D2A">
      <w:pPr>
        <w:pStyle w:val="Code"/>
        <w:rPr>
          <w:highlight w:val="white"/>
        </w:rPr>
      </w:pPr>
      <w:r w:rsidRPr="00EC76D5">
        <w:rPr>
          <w:highlight w:val="white"/>
        </w:rPr>
        <w:t>void rewind(FILE* stream) {</w:t>
      </w:r>
    </w:p>
    <w:p w14:paraId="2E00F576" w14:textId="77777777" w:rsidR="000644C3" w:rsidRPr="00EC76D5" w:rsidRDefault="000644C3" w:rsidP="00390D2A">
      <w:pPr>
        <w:pStyle w:val="Code"/>
        <w:rPr>
          <w:highlight w:val="white"/>
        </w:rPr>
      </w:pPr>
      <w:r w:rsidRPr="00EC76D5">
        <w:rPr>
          <w:highlight w:val="white"/>
        </w:rPr>
        <w:t xml:space="preserve">  (void) fseek(stream, 0L, (int) SEEK_SET);</w:t>
      </w:r>
    </w:p>
    <w:p w14:paraId="75D58D4D" w14:textId="77777777" w:rsidR="000644C3" w:rsidRPr="00EC76D5" w:rsidRDefault="000644C3" w:rsidP="00390D2A">
      <w:pPr>
        <w:pStyle w:val="Code"/>
        <w:rPr>
          <w:highlight w:val="white"/>
        </w:rPr>
      </w:pPr>
      <w:r w:rsidRPr="00EC76D5">
        <w:rPr>
          <w:highlight w:val="white"/>
        </w:rPr>
        <w:t>}</w:t>
      </w:r>
    </w:p>
    <w:p w14:paraId="1C9AB038" w14:textId="77777777" w:rsidR="000644C3" w:rsidRPr="00EC76D5" w:rsidRDefault="000644C3" w:rsidP="00390D2A">
      <w:pPr>
        <w:pStyle w:val="Code"/>
        <w:rPr>
          <w:highlight w:val="white"/>
        </w:rPr>
      </w:pPr>
    </w:p>
    <w:p w14:paraId="756727E3" w14:textId="77777777" w:rsidR="000644C3" w:rsidRPr="00EC76D5" w:rsidRDefault="000644C3" w:rsidP="00390D2A">
      <w:pPr>
        <w:pStyle w:val="Code"/>
        <w:rPr>
          <w:highlight w:val="white"/>
        </w:rPr>
      </w:pPr>
      <w:r w:rsidRPr="00EC76D5">
        <w:rPr>
          <w:highlight w:val="white"/>
        </w:rPr>
        <w:t>int fgetpos(FILE* stream, fpos_t* ptr) {</w:t>
      </w:r>
    </w:p>
    <w:p w14:paraId="11721D9D" w14:textId="77777777" w:rsidR="000644C3" w:rsidRPr="00EC76D5" w:rsidRDefault="000644C3" w:rsidP="00390D2A">
      <w:pPr>
        <w:pStyle w:val="Code"/>
        <w:rPr>
          <w:highlight w:val="white"/>
        </w:rPr>
      </w:pPr>
      <w:r w:rsidRPr="00EC76D5">
        <w:rPr>
          <w:highlight w:val="white"/>
        </w:rPr>
        <w:t xml:space="preserve">  *ptr = (fpos_t) ftell(stream);</w:t>
      </w:r>
    </w:p>
    <w:p w14:paraId="61E6C41C" w14:textId="77777777" w:rsidR="000644C3" w:rsidRPr="00EC76D5" w:rsidRDefault="000644C3" w:rsidP="00390D2A">
      <w:pPr>
        <w:pStyle w:val="Code"/>
        <w:rPr>
          <w:highlight w:val="white"/>
        </w:rPr>
      </w:pPr>
      <w:r w:rsidRPr="00EC76D5">
        <w:rPr>
          <w:highlight w:val="white"/>
        </w:rPr>
        <w:t xml:space="preserve">  return 0;</w:t>
      </w:r>
    </w:p>
    <w:p w14:paraId="6CFE493A" w14:textId="77777777" w:rsidR="000644C3" w:rsidRPr="00EC76D5" w:rsidRDefault="000644C3" w:rsidP="00390D2A">
      <w:pPr>
        <w:pStyle w:val="Code"/>
        <w:rPr>
          <w:highlight w:val="white"/>
        </w:rPr>
      </w:pPr>
      <w:r w:rsidRPr="00EC76D5">
        <w:rPr>
          <w:highlight w:val="white"/>
        </w:rPr>
        <w:t>}</w:t>
      </w:r>
    </w:p>
    <w:p w14:paraId="724C14DA" w14:textId="77777777" w:rsidR="000644C3" w:rsidRPr="00EC76D5" w:rsidRDefault="000644C3" w:rsidP="00390D2A">
      <w:pPr>
        <w:pStyle w:val="Code"/>
        <w:rPr>
          <w:highlight w:val="white"/>
        </w:rPr>
      </w:pPr>
    </w:p>
    <w:p w14:paraId="6BC8E6DA" w14:textId="77777777" w:rsidR="000644C3" w:rsidRPr="00EC76D5" w:rsidRDefault="000644C3" w:rsidP="00390D2A">
      <w:pPr>
        <w:pStyle w:val="Code"/>
        <w:rPr>
          <w:highlight w:val="white"/>
        </w:rPr>
      </w:pPr>
      <w:r w:rsidRPr="00EC76D5">
        <w:rPr>
          <w:highlight w:val="white"/>
        </w:rPr>
        <w:t>int fsetpos(FILE* stream, const fpos_t* ptr) {</w:t>
      </w:r>
    </w:p>
    <w:p w14:paraId="154D3C8C" w14:textId="77777777" w:rsidR="000644C3" w:rsidRPr="00EC76D5" w:rsidRDefault="000644C3" w:rsidP="00390D2A">
      <w:pPr>
        <w:pStyle w:val="Code"/>
        <w:rPr>
          <w:highlight w:val="white"/>
        </w:rPr>
      </w:pPr>
      <w:r w:rsidRPr="00EC76D5">
        <w:rPr>
          <w:highlight w:val="white"/>
        </w:rPr>
        <w:t xml:space="preserve">  return ((int) fseek(stream, *ptr, (int) SEEK_SET));</w:t>
      </w:r>
    </w:p>
    <w:p w14:paraId="4F188A5F" w14:textId="77777777" w:rsidR="000644C3" w:rsidRPr="00EC76D5" w:rsidRDefault="000644C3" w:rsidP="00390D2A">
      <w:pPr>
        <w:pStyle w:val="Code"/>
        <w:rPr>
          <w:highlight w:val="white"/>
        </w:rPr>
      </w:pPr>
      <w:r w:rsidRPr="00EC76D5">
        <w:rPr>
          <w:highlight w:val="white"/>
        </w:rPr>
        <w:t>}</w:t>
      </w:r>
    </w:p>
    <w:p w14:paraId="7B812B3C" w14:textId="77777777" w:rsidR="000644C3" w:rsidRPr="00EC76D5" w:rsidRDefault="000644C3" w:rsidP="00390D2A">
      <w:pPr>
        <w:pStyle w:val="Code"/>
        <w:rPr>
          <w:highlight w:val="white"/>
        </w:rPr>
      </w:pPr>
    </w:p>
    <w:p w14:paraId="25649D00" w14:textId="77777777" w:rsidR="000644C3" w:rsidRPr="00EC76D5" w:rsidRDefault="000644C3" w:rsidP="00390D2A">
      <w:pPr>
        <w:pStyle w:val="Code"/>
        <w:rPr>
          <w:highlight w:val="white"/>
        </w:rPr>
      </w:pPr>
      <w:r w:rsidRPr="00EC76D5">
        <w:rPr>
          <w:highlight w:val="white"/>
        </w:rPr>
        <w:t>void clearerr(FILE* stream) {</w:t>
      </w:r>
    </w:p>
    <w:p w14:paraId="1FE7DAC0" w14:textId="77777777" w:rsidR="000644C3" w:rsidRPr="00EC76D5" w:rsidRDefault="000644C3" w:rsidP="00390D2A">
      <w:pPr>
        <w:pStyle w:val="Code"/>
        <w:rPr>
          <w:highlight w:val="white"/>
        </w:rPr>
      </w:pPr>
      <w:r w:rsidRPr="00EC76D5">
        <w:rPr>
          <w:highlight w:val="white"/>
        </w:rPr>
        <w:t xml:space="preserve">  stream-&gt;errno = errno = 0;</w:t>
      </w:r>
    </w:p>
    <w:p w14:paraId="1CBFB1BF" w14:textId="77777777" w:rsidR="000644C3" w:rsidRPr="00EC76D5" w:rsidRDefault="000644C3" w:rsidP="00390D2A">
      <w:pPr>
        <w:pStyle w:val="Code"/>
        <w:rPr>
          <w:highlight w:val="white"/>
        </w:rPr>
      </w:pPr>
      <w:r w:rsidRPr="00EC76D5">
        <w:rPr>
          <w:highlight w:val="white"/>
        </w:rPr>
        <w:t>}</w:t>
      </w:r>
    </w:p>
    <w:p w14:paraId="0112B67F" w14:textId="77777777" w:rsidR="000644C3" w:rsidRPr="00EC76D5" w:rsidRDefault="000644C3" w:rsidP="00390D2A">
      <w:pPr>
        <w:pStyle w:val="Code"/>
        <w:rPr>
          <w:highlight w:val="white"/>
        </w:rPr>
      </w:pPr>
    </w:p>
    <w:p w14:paraId="45EFCBE7" w14:textId="77777777" w:rsidR="000644C3" w:rsidRPr="00EC76D5" w:rsidRDefault="000644C3" w:rsidP="00390D2A">
      <w:pPr>
        <w:pStyle w:val="Code"/>
        <w:rPr>
          <w:highlight w:val="white"/>
        </w:rPr>
      </w:pPr>
      <w:r w:rsidRPr="00EC76D5">
        <w:rPr>
          <w:highlight w:val="white"/>
        </w:rPr>
        <w:t>BOOL feof(FILE* stream) {</w:t>
      </w:r>
    </w:p>
    <w:p w14:paraId="1B6E2561" w14:textId="77777777" w:rsidR="000644C3" w:rsidRPr="00EC76D5" w:rsidRDefault="000644C3" w:rsidP="00390D2A">
      <w:pPr>
        <w:pStyle w:val="Code"/>
        <w:rPr>
          <w:highlight w:val="white"/>
        </w:rPr>
      </w:pPr>
      <w:r w:rsidRPr="00EC76D5">
        <w:rPr>
          <w:highlight w:val="white"/>
        </w:rPr>
        <w:t xml:space="preserve">  long unsigned currPosition = fseek(stream, 0L, (int) SEEK_CUR);</w:t>
      </w:r>
    </w:p>
    <w:p w14:paraId="6B9CAB9D" w14:textId="77777777" w:rsidR="000644C3" w:rsidRPr="00EC76D5" w:rsidRDefault="000644C3" w:rsidP="00390D2A">
      <w:pPr>
        <w:pStyle w:val="Code"/>
        <w:rPr>
          <w:highlight w:val="white"/>
        </w:rPr>
      </w:pPr>
      <w:r w:rsidRPr="00EC76D5">
        <w:rPr>
          <w:highlight w:val="white"/>
        </w:rPr>
        <w:t xml:space="preserve">  long unsigned lastPosition = fseek(stream, 0L, (int)SEEK_END);</w:t>
      </w:r>
    </w:p>
    <w:p w14:paraId="74709AC5" w14:textId="77777777" w:rsidR="000644C3" w:rsidRPr="00EC76D5" w:rsidRDefault="000644C3" w:rsidP="00390D2A">
      <w:pPr>
        <w:pStyle w:val="Code"/>
        <w:rPr>
          <w:highlight w:val="white"/>
        </w:rPr>
      </w:pPr>
      <w:r w:rsidRPr="00EC76D5">
        <w:rPr>
          <w:highlight w:val="white"/>
        </w:rPr>
        <w:t xml:space="preserve">  fseek(stream, currPosition, (int) SEEK_SET);</w:t>
      </w:r>
    </w:p>
    <w:p w14:paraId="1EEE77C5" w14:textId="77777777" w:rsidR="000644C3" w:rsidRPr="00EC76D5" w:rsidRDefault="000644C3" w:rsidP="00390D2A">
      <w:pPr>
        <w:pStyle w:val="Code"/>
        <w:rPr>
          <w:highlight w:val="white"/>
        </w:rPr>
      </w:pPr>
    </w:p>
    <w:p w14:paraId="3D759250" w14:textId="77777777" w:rsidR="000644C3" w:rsidRPr="00EC76D5" w:rsidRDefault="000644C3" w:rsidP="00390D2A">
      <w:pPr>
        <w:pStyle w:val="Code"/>
        <w:rPr>
          <w:highlight w:val="white"/>
        </w:rPr>
      </w:pPr>
      <w:r w:rsidRPr="00EC76D5">
        <w:rPr>
          <w:highlight w:val="white"/>
        </w:rPr>
        <w:t xml:space="preserve">  { BOOL endOfFile = (currPosition == lastPosition);</w:t>
      </w:r>
    </w:p>
    <w:p w14:paraId="627AE76B" w14:textId="77777777" w:rsidR="000644C3" w:rsidRPr="00EC76D5" w:rsidRDefault="000644C3" w:rsidP="00390D2A">
      <w:pPr>
        <w:pStyle w:val="Code"/>
        <w:rPr>
          <w:highlight w:val="white"/>
        </w:rPr>
      </w:pPr>
      <w:r w:rsidRPr="00EC76D5">
        <w:rPr>
          <w:highlight w:val="white"/>
        </w:rPr>
        <w:t xml:space="preserve">    return endOfFile;</w:t>
      </w:r>
    </w:p>
    <w:p w14:paraId="200CE457" w14:textId="77777777" w:rsidR="000644C3" w:rsidRPr="00EC76D5" w:rsidRDefault="000644C3" w:rsidP="00390D2A">
      <w:pPr>
        <w:pStyle w:val="Code"/>
        <w:rPr>
          <w:highlight w:val="white"/>
        </w:rPr>
      </w:pPr>
      <w:r w:rsidRPr="00EC76D5">
        <w:rPr>
          <w:highlight w:val="white"/>
        </w:rPr>
        <w:t xml:space="preserve">  }</w:t>
      </w:r>
    </w:p>
    <w:p w14:paraId="29A0A9BC" w14:textId="77777777" w:rsidR="000644C3" w:rsidRPr="00EC76D5" w:rsidRDefault="000644C3" w:rsidP="00390D2A">
      <w:pPr>
        <w:pStyle w:val="Code"/>
        <w:rPr>
          <w:highlight w:val="white"/>
        </w:rPr>
      </w:pPr>
      <w:r w:rsidRPr="00EC76D5">
        <w:rPr>
          <w:highlight w:val="white"/>
        </w:rPr>
        <w:t>}</w:t>
      </w:r>
    </w:p>
    <w:p w14:paraId="139C59C1" w14:textId="77777777" w:rsidR="000644C3" w:rsidRPr="00EC76D5" w:rsidRDefault="000644C3" w:rsidP="00390D2A">
      <w:pPr>
        <w:pStyle w:val="Code"/>
        <w:rPr>
          <w:highlight w:val="white"/>
        </w:rPr>
      </w:pPr>
    </w:p>
    <w:p w14:paraId="702C0D63" w14:textId="77777777" w:rsidR="000644C3" w:rsidRPr="00EC76D5" w:rsidRDefault="000644C3" w:rsidP="00390D2A">
      <w:pPr>
        <w:pStyle w:val="Code"/>
        <w:rPr>
          <w:highlight w:val="white"/>
        </w:rPr>
      </w:pPr>
      <w:r w:rsidRPr="00EC76D5">
        <w:rPr>
          <w:highlight w:val="white"/>
        </w:rPr>
        <w:t>int ferror(FILE* stream) {</w:t>
      </w:r>
    </w:p>
    <w:p w14:paraId="650A8BB8" w14:textId="77777777" w:rsidR="000644C3" w:rsidRPr="00EC76D5" w:rsidRDefault="000644C3" w:rsidP="00390D2A">
      <w:pPr>
        <w:pStyle w:val="Code"/>
        <w:rPr>
          <w:highlight w:val="white"/>
        </w:rPr>
      </w:pPr>
      <w:r w:rsidRPr="00EC76D5">
        <w:rPr>
          <w:highlight w:val="white"/>
        </w:rPr>
        <w:t xml:space="preserve">  return stream-&gt;errno;</w:t>
      </w:r>
    </w:p>
    <w:p w14:paraId="609EFC51" w14:textId="77777777" w:rsidR="000644C3" w:rsidRPr="00EC76D5" w:rsidRDefault="000644C3" w:rsidP="00390D2A">
      <w:pPr>
        <w:pStyle w:val="Code"/>
        <w:rPr>
          <w:highlight w:val="white"/>
        </w:rPr>
      </w:pPr>
      <w:r w:rsidRPr="00EC76D5">
        <w:rPr>
          <w:highlight w:val="white"/>
        </w:rPr>
        <w:t>}</w:t>
      </w:r>
    </w:p>
    <w:p w14:paraId="4E428D89" w14:textId="77777777" w:rsidR="000644C3" w:rsidRPr="00EC76D5" w:rsidRDefault="000644C3" w:rsidP="00390D2A">
      <w:pPr>
        <w:pStyle w:val="Code"/>
        <w:rPr>
          <w:highlight w:val="white"/>
        </w:rPr>
      </w:pPr>
    </w:p>
    <w:p w14:paraId="47CC78C4" w14:textId="77777777" w:rsidR="000644C3" w:rsidRPr="00EC76D5" w:rsidRDefault="000644C3" w:rsidP="00390D2A">
      <w:pPr>
        <w:pStyle w:val="Code"/>
        <w:rPr>
          <w:highlight w:val="white"/>
        </w:rPr>
      </w:pPr>
      <w:r w:rsidRPr="00EC76D5">
        <w:rPr>
          <w:highlight w:val="white"/>
        </w:rPr>
        <w:lastRenderedPageBreak/>
        <w:t>void perror(const char* s) {</w:t>
      </w:r>
    </w:p>
    <w:p w14:paraId="0A41CC7A" w14:textId="77777777" w:rsidR="000644C3" w:rsidRPr="00EC76D5" w:rsidRDefault="000644C3" w:rsidP="00390D2A">
      <w:pPr>
        <w:pStyle w:val="Code"/>
        <w:rPr>
          <w:highlight w:val="white"/>
        </w:rPr>
      </w:pPr>
      <w:r w:rsidRPr="00EC76D5">
        <w:rPr>
          <w:highlight w:val="white"/>
        </w:rPr>
        <w:t xml:space="preserve">  printf("%s: %s.\n", s, strerror(errno));</w:t>
      </w:r>
    </w:p>
    <w:p w14:paraId="6EA6EFC3" w14:textId="194E0C8F" w:rsidR="000644C3" w:rsidRPr="00EC76D5" w:rsidRDefault="000644C3" w:rsidP="00390D2A">
      <w:pPr>
        <w:pStyle w:val="Code"/>
      </w:pPr>
      <w:r w:rsidRPr="00EC76D5">
        <w:rPr>
          <w:highlight w:val="white"/>
        </w:rPr>
        <w:t>}</w:t>
      </w:r>
    </w:p>
    <w:p w14:paraId="428D7C4D" w14:textId="63A9D82B" w:rsidR="00D62A8B" w:rsidRPr="00EC76D5" w:rsidRDefault="004007C3" w:rsidP="00265BDF">
      <w:pPr>
        <w:pStyle w:val="Rubrik2"/>
      </w:pPr>
      <w:bookmarkStart w:id="5888" w:name="_Toc481936464"/>
      <w:r w:rsidRPr="00EC76D5">
        <w:t>The Standard Library</w:t>
      </w:r>
      <w:bookmarkEnd w:id="5888"/>
    </w:p>
    <w:p w14:paraId="6289FDFB" w14:textId="30681A00" w:rsidR="003420EA" w:rsidRPr="00EC76D5" w:rsidRDefault="003420EA" w:rsidP="003420EA">
      <w:pPr>
        <w:pStyle w:val="CodeListing"/>
      </w:pPr>
      <w:r w:rsidRPr="00EC76D5">
        <w:t>StdLib.h</w:t>
      </w:r>
    </w:p>
    <w:p w14:paraId="1EB5D179" w14:textId="77777777" w:rsidR="006B43FE" w:rsidRPr="00EC76D5" w:rsidRDefault="006B43FE" w:rsidP="006B43FE">
      <w:pPr>
        <w:pStyle w:val="Code"/>
        <w:rPr>
          <w:highlight w:val="white"/>
        </w:rPr>
      </w:pPr>
      <w:r w:rsidRPr="00EC76D5">
        <w:rPr>
          <w:highlight w:val="white"/>
        </w:rPr>
        <w:t>#ifndef __STDLIB_H__</w:t>
      </w:r>
    </w:p>
    <w:p w14:paraId="4031BE63" w14:textId="77777777" w:rsidR="006B43FE" w:rsidRPr="00EC76D5" w:rsidRDefault="006B43FE" w:rsidP="006B43FE">
      <w:pPr>
        <w:pStyle w:val="Code"/>
        <w:rPr>
          <w:highlight w:val="white"/>
        </w:rPr>
      </w:pPr>
      <w:r w:rsidRPr="00EC76D5">
        <w:rPr>
          <w:highlight w:val="white"/>
        </w:rPr>
        <w:t>#define __STDLIB_H__</w:t>
      </w:r>
    </w:p>
    <w:p w14:paraId="4F61B4FB" w14:textId="77777777" w:rsidR="006B43FE" w:rsidRPr="00EC76D5" w:rsidRDefault="006B43FE" w:rsidP="006B43FE">
      <w:pPr>
        <w:pStyle w:val="Code"/>
        <w:rPr>
          <w:highlight w:val="white"/>
        </w:rPr>
      </w:pPr>
    </w:p>
    <w:p w14:paraId="7268D2ED" w14:textId="77777777" w:rsidR="006B43FE" w:rsidRPr="00EC76D5" w:rsidRDefault="006B43FE" w:rsidP="006B43FE">
      <w:pPr>
        <w:pStyle w:val="Code"/>
        <w:rPr>
          <w:highlight w:val="white"/>
        </w:rPr>
      </w:pPr>
      <w:r w:rsidRPr="00EC76D5">
        <w:rPr>
          <w:highlight w:val="white"/>
        </w:rPr>
        <w:t>#define NULL ((void*) 0)</w:t>
      </w:r>
    </w:p>
    <w:p w14:paraId="3A70D4D2" w14:textId="77777777" w:rsidR="006B43FE" w:rsidRPr="00EC76D5" w:rsidRDefault="006B43FE" w:rsidP="006B43FE">
      <w:pPr>
        <w:pStyle w:val="Code"/>
        <w:rPr>
          <w:highlight w:val="white"/>
        </w:rPr>
      </w:pPr>
    </w:p>
    <w:p w14:paraId="15A1468C" w14:textId="77777777" w:rsidR="006B43FE" w:rsidRPr="00EC76D5" w:rsidRDefault="006B43FE" w:rsidP="006B43FE">
      <w:pPr>
        <w:pStyle w:val="Code"/>
        <w:rPr>
          <w:highlight w:val="white"/>
        </w:rPr>
      </w:pPr>
      <w:r w:rsidRPr="00EC76D5">
        <w:rPr>
          <w:highlight w:val="white"/>
        </w:rPr>
        <w:t>double atof(char* s);</w:t>
      </w:r>
    </w:p>
    <w:p w14:paraId="671C1C8F" w14:textId="77777777" w:rsidR="006B43FE" w:rsidRPr="00EC76D5" w:rsidRDefault="006B43FE" w:rsidP="006B43FE">
      <w:pPr>
        <w:pStyle w:val="Code"/>
        <w:rPr>
          <w:highlight w:val="white"/>
        </w:rPr>
      </w:pPr>
      <w:r w:rsidRPr="00EC76D5">
        <w:rPr>
          <w:highlight w:val="white"/>
        </w:rPr>
        <w:t>int atoi(char* s);</w:t>
      </w:r>
    </w:p>
    <w:p w14:paraId="3C808087" w14:textId="77777777" w:rsidR="006B43FE" w:rsidRPr="00EC76D5" w:rsidRDefault="006B43FE" w:rsidP="006B43FE">
      <w:pPr>
        <w:pStyle w:val="Code"/>
        <w:rPr>
          <w:highlight w:val="white"/>
        </w:rPr>
      </w:pPr>
      <w:r w:rsidRPr="00EC76D5">
        <w:rPr>
          <w:highlight w:val="white"/>
        </w:rPr>
        <w:t>long atol(char* s);</w:t>
      </w:r>
    </w:p>
    <w:p w14:paraId="28CF8812" w14:textId="77777777" w:rsidR="006B43FE" w:rsidRPr="00EC76D5" w:rsidRDefault="006B43FE" w:rsidP="006B43FE">
      <w:pPr>
        <w:pStyle w:val="Code"/>
        <w:rPr>
          <w:highlight w:val="white"/>
        </w:rPr>
      </w:pPr>
    </w:p>
    <w:p w14:paraId="3CA3E9E3" w14:textId="77777777" w:rsidR="006B43FE" w:rsidRPr="00EC76D5" w:rsidRDefault="006B43FE" w:rsidP="006B43FE">
      <w:pPr>
        <w:pStyle w:val="Code"/>
        <w:rPr>
          <w:highlight w:val="white"/>
        </w:rPr>
      </w:pPr>
      <w:r w:rsidRPr="00EC76D5">
        <w:rPr>
          <w:highlight w:val="white"/>
        </w:rPr>
        <w:t>double strtod(char* s, char** endp);</w:t>
      </w:r>
    </w:p>
    <w:p w14:paraId="77509103" w14:textId="77777777" w:rsidR="006B43FE" w:rsidRPr="00EC76D5" w:rsidRDefault="006B43FE" w:rsidP="006B43FE">
      <w:pPr>
        <w:pStyle w:val="Code"/>
        <w:rPr>
          <w:highlight w:val="white"/>
        </w:rPr>
      </w:pPr>
      <w:r w:rsidRPr="00EC76D5">
        <w:rPr>
          <w:highlight w:val="white"/>
        </w:rPr>
        <w:t>long strtol(char* s, char** endp, int base);</w:t>
      </w:r>
    </w:p>
    <w:p w14:paraId="68D82157" w14:textId="77777777" w:rsidR="006B43FE" w:rsidRPr="00EC76D5" w:rsidRDefault="006B43FE" w:rsidP="006B43FE">
      <w:pPr>
        <w:pStyle w:val="Code"/>
        <w:rPr>
          <w:highlight w:val="white"/>
        </w:rPr>
      </w:pPr>
      <w:r w:rsidRPr="00EC76D5">
        <w:rPr>
          <w:highlight w:val="white"/>
        </w:rPr>
        <w:t>unsigned long strtoul(char* s, char** endp, int base);</w:t>
      </w:r>
    </w:p>
    <w:p w14:paraId="4683ED2F" w14:textId="77777777" w:rsidR="006B43FE" w:rsidRPr="00EC76D5" w:rsidRDefault="006B43FE" w:rsidP="006B43FE">
      <w:pPr>
        <w:pStyle w:val="Code"/>
        <w:rPr>
          <w:highlight w:val="white"/>
        </w:rPr>
      </w:pPr>
    </w:p>
    <w:p w14:paraId="4E2EF11A" w14:textId="77777777" w:rsidR="006B43FE" w:rsidRPr="00EC76D5" w:rsidRDefault="006B43FE" w:rsidP="006B43FE">
      <w:pPr>
        <w:pStyle w:val="Code"/>
        <w:rPr>
          <w:highlight w:val="white"/>
        </w:rPr>
      </w:pPr>
      <w:r w:rsidRPr="00EC76D5">
        <w:rPr>
          <w:highlight w:val="white"/>
        </w:rPr>
        <w:t>int rand(void);</w:t>
      </w:r>
    </w:p>
    <w:p w14:paraId="79E441CB" w14:textId="77777777" w:rsidR="006B43FE" w:rsidRPr="00EC76D5" w:rsidRDefault="006B43FE" w:rsidP="006B43FE">
      <w:pPr>
        <w:pStyle w:val="Code"/>
        <w:rPr>
          <w:highlight w:val="white"/>
        </w:rPr>
      </w:pPr>
      <w:r w:rsidRPr="00EC76D5">
        <w:rPr>
          <w:highlight w:val="white"/>
        </w:rPr>
        <w:t>void srand(unsigned int seed);</w:t>
      </w:r>
    </w:p>
    <w:p w14:paraId="44BCF04C" w14:textId="77777777" w:rsidR="006B43FE" w:rsidRPr="00EC76D5" w:rsidRDefault="006B43FE" w:rsidP="006B43FE">
      <w:pPr>
        <w:pStyle w:val="Code"/>
        <w:rPr>
          <w:highlight w:val="white"/>
        </w:rPr>
      </w:pPr>
    </w:p>
    <w:p w14:paraId="1F5B6EA6" w14:textId="77777777" w:rsidR="006B43FE" w:rsidRPr="00EC76D5" w:rsidRDefault="006B43FE" w:rsidP="006B43FE">
      <w:pPr>
        <w:pStyle w:val="Code"/>
        <w:rPr>
          <w:highlight w:val="white"/>
        </w:rPr>
      </w:pPr>
      <w:r w:rsidRPr="00EC76D5">
        <w:rPr>
          <w:highlight w:val="white"/>
        </w:rPr>
        <w:t>char* getenv(const char* name);</w:t>
      </w:r>
    </w:p>
    <w:p w14:paraId="11B0A462" w14:textId="77777777" w:rsidR="006B43FE" w:rsidRPr="00EC76D5" w:rsidRDefault="006B43FE" w:rsidP="006B43FE">
      <w:pPr>
        <w:pStyle w:val="Code"/>
        <w:rPr>
          <w:highlight w:val="white"/>
        </w:rPr>
      </w:pPr>
      <w:r w:rsidRPr="00EC76D5">
        <w:rPr>
          <w:highlight w:val="white"/>
        </w:rPr>
        <w:t>int system(const char* command);</w:t>
      </w:r>
    </w:p>
    <w:p w14:paraId="409F016B" w14:textId="77777777" w:rsidR="006B43FE" w:rsidRPr="00EC76D5" w:rsidRDefault="006B43FE" w:rsidP="006B43FE">
      <w:pPr>
        <w:pStyle w:val="Code"/>
        <w:rPr>
          <w:highlight w:val="white"/>
        </w:rPr>
      </w:pPr>
    </w:p>
    <w:p w14:paraId="2F063A18" w14:textId="77777777" w:rsidR="006B43FE" w:rsidRPr="00EC76D5" w:rsidRDefault="006B43FE" w:rsidP="006B43FE">
      <w:pPr>
        <w:pStyle w:val="Code"/>
        <w:rPr>
          <w:highlight w:val="white"/>
        </w:rPr>
      </w:pPr>
      <w:r w:rsidRPr="00EC76D5">
        <w:rPr>
          <w:highlight w:val="white"/>
        </w:rPr>
        <w:t>void abort(void);</w:t>
      </w:r>
    </w:p>
    <w:p w14:paraId="1CEF647E" w14:textId="77777777" w:rsidR="006B43FE" w:rsidRPr="00EC76D5" w:rsidRDefault="006B43FE" w:rsidP="006B43FE">
      <w:pPr>
        <w:pStyle w:val="Code"/>
        <w:rPr>
          <w:highlight w:val="white"/>
        </w:rPr>
      </w:pPr>
      <w:r w:rsidRPr="00EC76D5">
        <w:rPr>
          <w:highlight w:val="white"/>
        </w:rPr>
        <w:t>void exit(int status);</w:t>
      </w:r>
    </w:p>
    <w:p w14:paraId="26EEEAF9" w14:textId="77777777" w:rsidR="006B43FE" w:rsidRPr="00EC76D5" w:rsidRDefault="006B43FE" w:rsidP="006B43FE">
      <w:pPr>
        <w:pStyle w:val="Code"/>
        <w:rPr>
          <w:highlight w:val="white"/>
        </w:rPr>
      </w:pPr>
    </w:p>
    <w:p w14:paraId="36B92AF3" w14:textId="77777777" w:rsidR="006B43FE" w:rsidRPr="00EC76D5" w:rsidRDefault="006B43FE" w:rsidP="006B43FE">
      <w:pPr>
        <w:pStyle w:val="Code"/>
        <w:rPr>
          <w:highlight w:val="white"/>
        </w:rPr>
      </w:pPr>
      <w:r w:rsidRPr="00EC76D5">
        <w:rPr>
          <w:highlight w:val="white"/>
        </w:rPr>
        <w:t>#define FUNC_MAX 256</w:t>
      </w:r>
    </w:p>
    <w:p w14:paraId="78B1739B" w14:textId="77777777" w:rsidR="006B43FE" w:rsidRPr="00EC76D5" w:rsidRDefault="006B43FE" w:rsidP="006B43FE">
      <w:pPr>
        <w:pStyle w:val="Code"/>
        <w:rPr>
          <w:highlight w:val="white"/>
        </w:rPr>
      </w:pPr>
      <w:r w:rsidRPr="00EC76D5">
        <w:rPr>
          <w:highlight w:val="white"/>
        </w:rPr>
        <w:t>#define OPEN_MAX 16</w:t>
      </w:r>
    </w:p>
    <w:p w14:paraId="4AACFE83" w14:textId="77777777" w:rsidR="006B43FE" w:rsidRPr="00EC76D5" w:rsidRDefault="006B43FE" w:rsidP="006B43FE">
      <w:pPr>
        <w:pStyle w:val="Code"/>
        <w:rPr>
          <w:highlight w:val="white"/>
        </w:rPr>
      </w:pPr>
    </w:p>
    <w:p w14:paraId="69ACD582" w14:textId="77777777" w:rsidR="006B43FE" w:rsidRPr="00EC76D5" w:rsidRDefault="006B43FE" w:rsidP="006B43FE">
      <w:pPr>
        <w:pStyle w:val="Code"/>
        <w:rPr>
          <w:highlight w:val="white"/>
        </w:rPr>
      </w:pPr>
      <w:r w:rsidRPr="00EC76D5">
        <w:rPr>
          <w:highlight w:val="white"/>
        </w:rPr>
        <w:t>typedef void(*FCN)(void);</w:t>
      </w:r>
    </w:p>
    <w:p w14:paraId="2687C7FA" w14:textId="77777777" w:rsidR="006B43FE" w:rsidRPr="00EC76D5" w:rsidRDefault="006B43FE" w:rsidP="006B43FE">
      <w:pPr>
        <w:pStyle w:val="Code"/>
        <w:rPr>
          <w:highlight w:val="white"/>
        </w:rPr>
      </w:pPr>
      <w:r w:rsidRPr="00EC76D5">
        <w:rPr>
          <w:highlight w:val="white"/>
        </w:rPr>
        <w:t>int atexit(FCN fcn);</w:t>
      </w:r>
    </w:p>
    <w:p w14:paraId="420F7CF0" w14:textId="77777777" w:rsidR="006B43FE" w:rsidRPr="00EC76D5" w:rsidRDefault="006B43FE" w:rsidP="006B43FE">
      <w:pPr>
        <w:pStyle w:val="Code"/>
        <w:rPr>
          <w:highlight w:val="white"/>
        </w:rPr>
      </w:pPr>
    </w:p>
    <w:p w14:paraId="6738E917" w14:textId="77777777" w:rsidR="006B43FE" w:rsidRPr="00EC76D5" w:rsidRDefault="006B43FE" w:rsidP="006B43FE">
      <w:pPr>
        <w:pStyle w:val="Code"/>
        <w:rPr>
          <w:highlight w:val="white"/>
        </w:rPr>
      </w:pPr>
      <w:r w:rsidRPr="00EC76D5">
        <w:rPr>
          <w:highlight w:val="white"/>
        </w:rPr>
        <w:t>int abs(int value);</w:t>
      </w:r>
    </w:p>
    <w:p w14:paraId="0D52F266" w14:textId="77777777" w:rsidR="006B43FE" w:rsidRPr="00EC76D5" w:rsidRDefault="006B43FE" w:rsidP="006B43FE">
      <w:pPr>
        <w:pStyle w:val="Code"/>
        <w:rPr>
          <w:highlight w:val="white"/>
        </w:rPr>
      </w:pPr>
      <w:r w:rsidRPr="00EC76D5">
        <w:rPr>
          <w:highlight w:val="white"/>
        </w:rPr>
        <w:t>long labs(long value);</w:t>
      </w:r>
    </w:p>
    <w:p w14:paraId="4229DAC4" w14:textId="77777777" w:rsidR="006B43FE" w:rsidRPr="00EC76D5" w:rsidRDefault="006B43FE" w:rsidP="006B43FE">
      <w:pPr>
        <w:pStyle w:val="Code"/>
        <w:rPr>
          <w:highlight w:val="white"/>
        </w:rPr>
      </w:pPr>
    </w:p>
    <w:p w14:paraId="5ABA7562" w14:textId="77777777" w:rsidR="006B43FE" w:rsidRPr="00EC76D5" w:rsidRDefault="006B43FE" w:rsidP="006B43FE">
      <w:pPr>
        <w:pStyle w:val="Code"/>
        <w:rPr>
          <w:highlight w:val="white"/>
        </w:rPr>
      </w:pPr>
      <w:r w:rsidRPr="00EC76D5">
        <w:rPr>
          <w:highlight w:val="white"/>
        </w:rPr>
        <w:t>void* malloc(size_t size);</w:t>
      </w:r>
    </w:p>
    <w:p w14:paraId="3E3604D2" w14:textId="77777777" w:rsidR="006B43FE" w:rsidRPr="00EC76D5" w:rsidRDefault="006B43FE" w:rsidP="006B43FE">
      <w:pPr>
        <w:pStyle w:val="Code"/>
        <w:rPr>
          <w:highlight w:val="white"/>
        </w:rPr>
      </w:pPr>
      <w:r w:rsidRPr="00EC76D5">
        <w:rPr>
          <w:highlight w:val="white"/>
        </w:rPr>
        <w:t>void* realloc(void* ptr, size_t newSize);</w:t>
      </w:r>
    </w:p>
    <w:p w14:paraId="3963CC6C" w14:textId="77777777" w:rsidR="006B43FE" w:rsidRPr="00EC76D5" w:rsidRDefault="006B43FE" w:rsidP="006B43FE">
      <w:pPr>
        <w:pStyle w:val="Code"/>
        <w:rPr>
          <w:highlight w:val="white"/>
        </w:rPr>
      </w:pPr>
      <w:r w:rsidRPr="00EC76D5">
        <w:rPr>
          <w:highlight w:val="white"/>
        </w:rPr>
        <w:t>void* calloc(size_t num, size_t size);</w:t>
      </w:r>
    </w:p>
    <w:p w14:paraId="44A626CC" w14:textId="77777777" w:rsidR="006B43FE" w:rsidRPr="00EC76D5" w:rsidRDefault="006B43FE" w:rsidP="006B43FE">
      <w:pPr>
        <w:pStyle w:val="Code"/>
        <w:rPr>
          <w:highlight w:val="white"/>
        </w:rPr>
      </w:pPr>
      <w:r w:rsidRPr="00EC76D5">
        <w:rPr>
          <w:highlight w:val="white"/>
        </w:rPr>
        <w:t>void free(void* ptr);</w:t>
      </w:r>
    </w:p>
    <w:p w14:paraId="352B389A" w14:textId="77777777" w:rsidR="006B43FE" w:rsidRPr="00EC76D5" w:rsidRDefault="006B43FE" w:rsidP="006B43FE">
      <w:pPr>
        <w:pStyle w:val="Code"/>
        <w:rPr>
          <w:highlight w:val="white"/>
        </w:rPr>
      </w:pPr>
    </w:p>
    <w:p w14:paraId="56273347" w14:textId="77777777" w:rsidR="006B43FE" w:rsidRPr="00EC76D5" w:rsidRDefault="006B43FE" w:rsidP="006B43FE">
      <w:pPr>
        <w:pStyle w:val="Code"/>
        <w:rPr>
          <w:highlight w:val="white"/>
        </w:rPr>
      </w:pPr>
      <w:r w:rsidRPr="00EC76D5">
        <w:rPr>
          <w:highlight w:val="white"/>
        </w:rPr>
        <w:t>void qsort(const void* valueList, size_t listSize, size_t valueSize,</w:t>
      </w:r>
    </w:p>
    <w:p w14:paraId="38E701A3" w14:textId="77777777" w:rsidR="006B43FE" w:rsidRPr="00EC76D5" w:rsidRDefault="006B43FE" w:rsidP="006B43FE">
      <w:pPr>
        <w:pStyle w:val="Code"/>
        <w:rPr>
          <w:highlight w:val="white"/>
        </w:rPr>
      </w:pPr>
      <w:r w:rsidRPr="00EC76D5">
        <w:rPr>
          <w:highlight w:val="white"/>
        </w:rPr>
        <w:t xml:space="preserve">           int (*compare)(const void*, const void*), ...);</w:t>
      </w:r>
    </w:p>
    <w:p w14:paraId="113691B3" w14:textId="77777777" w:rsidR="006B43FE" w:rsidRPr="00EC76D5" w:rsidRDefault="006B43FE" w:rsidP="006B43FE">
      <w:pPr>
        <w:pStyle w:val="Code"/>
        <w:rPr>
          <w:highlight w:val="white"/>
        </w:rPr>
      </w:pPr>
    </w:p>
    <w:p w14:paraId="69BA3E23" w14:textId="77777777" w:rsidR="006B43FE" w:rsidRPr="00EC76D5" w:rsidRDefault="006B43FE" w:rsidP="006B43FE">
      <w:pPr>
        <w:pStyle w:val="Code"/>
        <w:rPr>
          <w:highlight w:val="white"/>
        </w:rPr>
      </w:pPr>
      <w:r w:rsidRPr="00EC76D5">
        <w:rPr>
          <w:highlight w:val="white"/>
        </w:rPr>
        <w:t>void* bsearch(const void* key, const void* valueList, size_t listSize,</w:t>
      </w:r>
    </w:p>
    <w:p w14:paraId="53E85AA7" w14:textId="62AD82D0" w:rsidR="006B43FE" w:rsidRPr="00EC76D5" w:rsidRDefault="006B43FE" w:rsidP="006B43FE">
      <w:pPr>
        <w:pStyle w:val="Code"/>
        <w:rPr>
          <w:highlight w:val="white"/>
        </w:rPr>
      </w:pPr>
      <w:r w:rsidRPr="00EC76D5">
        <w:rPr>
          <w:highlight w:val="white"/>
        </w:rPr>
        <w:t xml:space="preserve">              size_t valueSize, int (*compare)(const void*, const void*));</w:t>
      </w:r>
    </w:p>
    <w:p w14:paraId="13EA9E33" w14:textId="77777777" w:rsidR="006B43FE" w:rsidRPr="00EC76D5" w:rsidRDefault="006B43FE" w:rsidP="006B43FE">
      <w:pPr>
        <w:pStyle w:val="Code"/>
        <w:rPr>
          <w:highlight w:val="white"/>
        </w:rPr>
      </w:pPr>
    </w:p>
    <w:p w14:paraId="2AC3C2BA" w14:textId="77777777" w:rsidR="006B43FE" w:rsidRPr="00EC76D5" w:rsidRDefault="006B43FE" w:rsidP="006B43FE">
      <w:pPr>
        <w:pStyle w:val="Code"/>
        <w:rPr>
          <w:highlight w:val="white"/>
        </w:rPr>
      </w:pPr>
      <w:r w:rsidRPr="00EC76D5">
        <w:rPr>
          <w:highlight w:val="white"/>
        </w:rPr>
        <w:t>int abs(int value);</w:t>
      </w:r>
    </w:p>
    <w:p w14:paraId="331215E4" w14:textId="77777777" w:rsidR="006B43FE" w:rsidRPr="00EC76D5" w:rsidRDefault="006B43FE" w:rsidP="006B43FE">
      <w:pPr>
        <w:pStyle w:val="Code"/>
        <w:rPr>
          <w:highlight w:val="white"/>
        </w:rPr>
      </w:pPr>
      <w:r w:rsidRPr="00EC76D5">
        <w:rPr>
          <w:highlight w:val="white"/>
        </w:rPr>
        <w:t>long labs(long value);</w:t>
      </w:r>
    </w:p>
    <w:p w14:paraId="57DE87C5" w14:textId="77777777" w:rsidR="006B43FE" w:rsidRPr="00EC76D5" w:rsidRDefault="006B43FE" w:rsidP="006B43FE">
      <w:pPr>
        <w:pStyle w:val="Code"/>
        <w:rPr>
          <w:highlight w:val="white"/>
        </w:rPr>
      </w:pPr>
    </w:p>
    <w:p w14:paraId="0F0B7666" w14:textId="77777777" w:rsidR="006B43FE" w:rsidRPr="00EC76D5" w:rsidRDefault="006B43FE" w:rsidP="006B43FE">
      <w:pPr>
        <w:pStyle w:val="Code"/>
        <w:rPr>
          <w:highlight w:val="white"/>
        </w:rPr>
      </w:pPr>
      <w:r w:rsidRPr="00EC76D5">
        <w:rPr>
          <w:highlight w:val="white"/>
        </w:rPr>
        <w:t>typedef struct {</w:t>
      </w:r>
    </w:p>
    <w:p w14:paraId="45C9D4C3" w14:textId="77777777" w:rsidR="006B43FE" w:rsidRPr="00EC76D5" w:rsidRDefault="006B43FE" w:rsidP="006B43FE">
      <w:pPr>
        <w:pStyle w:val="Code"/>
        <w:rPr>
          <w:highlight w:val="white"/>
        </w:rPr>
      </w:pPr>
      <w:r w:rsidRPr="00EC76D5">
        <w:rPr>
          <w:highlight w:val="white"/>
        </w:rPr>
        <w:t xml:space="preserve">  int quot, rem;</w:t>
      </w:r>
    </w:p>
    <w:p w14:paraId="6AF40F09" w14:textId="77777777" w:rsidR="006B43FE" w:rsidRPr="00EC76D5" w:rsidRDefault="006B43FE" w:rsidP="006B43FE">
      <w:pPr>
        <w:pStyle w:val="Code"/>
        <w:rPr>
          <w:highlight w:val="white"/>
        </w:rPr>
      </w:pPr>
      <w:r w:rsidRPr="00EC76D5">
        <w:rPr>
          <w:highlight w:val="white"/>
        </w:rPr>
        <w:t>} div_t;</w:t>
      </w:r>
    </w:p>
    <w:p w14:paraId="2FF1B013" w14:textId="77777777" w:rsidR="006B43FE" w:rsidRPr="00EC76D5" w:rsidRDefault="006B43FE" w:rsidP="006B43FE">
      <w:pPr>
        <w:pStyle w:val="Code"/>
        <w:rPr>
          <w:highlight w:val="white"/>
        </w:rPr>
      </w:pPr>
    </w:p>
    <w:p w14:paraId="65FCA0A4" w14:textId="77777777" w:rsidR="006B43FE" w:rsidRPr="00EC76D5" w:rsidRDefault="006B43FE" w:rsidP="006B43FE">
      <w:pPr>
        <w:pStyle w:val="Code"/>
        <w:rPr>
          <w:highlight w:val="white"/>
        </w:rPr>
      </w:pPr>
      <w:r w:rsidRPr="00EC76D5">
        <w:rPr>
          <w:highlight w:val="white"/>
        </w:rPr>
        <w:lastRenderedPageBreak/>
        <w:t>div_t div(int num, int denum);</w:t>
      </w:r>
    </w:p>
    <w:p w14:paraId="27ABA851" w14:textId="77777777" w:rsidR="006B43FE" w:rsidRPr="00EC76D5" w:rsidRDefault="006B43FE" w:rsidP="006B43FE">
      <w:pPr>
        <w:pStyle w:val="Code"/>
        <w:rPr>
          <w:highlight w:val="white"/>
        </w:rPr>
      </w:pPr>
    </w:p>
    <w:p w14:paraId="7F65051D" w14:textId="77777777" w:rsidR="006B43FE" w:rsidRPr="00EC76D5" w:rsidRDefault="006B43FE" w:rsidP="006B43FE">
      <w:pPr>
        <w:pStyle w:val="Code"/>
        <w:rPr>
          <w:highlight w:val="white"/>
        </w:rPr>
      </w:pPr>
      <w:r w:rsidRPr="00EC76D5">
        <w:rPr>
          <w:highlight w:val="white"/>
        </w:rPr>
        <w:t>typedef struct {</w:t>
      </w:r>
    </w:p>
    <w:p w14:paraId="618213A2" w14:textId="77777777" w:rsidR="006B43FE" w:rsidRPr="00EC76D5" w:rsidRDefault="006B43FE" w:rsidP="006B43FE">
      <w:pPr>
        <w:pStyle w:val="Code"/>
        <w:rPr>
          <w:highlight w:val="white"/>
        </w:rPr>
      </w:pPr>
      <w:r w:rsidRPr="00EC76D5">
        <w:rPr>
          <w:highlight w:val="white"/>
        </w:rPr>
        <w:t xml:space="preserve">  long quot, rem;</w:t>
      </w:r>
    </w:p>
    <w:p w14:paraId="56380F7B" w14:textId="77777777" w:rsidR="006B43FE" w:rsidRPr="00EC76D5" w:rsidRDefault="006B43FE" w:rsidP="006B43FE">
      <w:pPr>
        <w:pStyle w:val="Code"/>
        <w:rPr>
          <w:highlight w:val="white"/>
        </w:rPr>
      </w:pPr>
      <w:r w:rsidRPr="00EC76D5">
        <w:rPr>
          <w:highlight w:val="white"/>
        </w:rPr>
        <w:t>} ldiv_t;</w:t>
      </w:r>
    </w:p>
    <w:p w14:paraId="3FB6D586" w14:textId="77777777" w:rsidR="006B43FE" w:rsidRPr="00EC76D5" w:rsidRDefault="006B43FE" w:rsidP="006B43FE">
      <w:pPr>
        <w:pStyle w:val="Code"/>
        <w:rPr>
          <w:highlight w:val="white"/>
        </w:rPr>
      </w:pPr>
    </w:p>
    <w:p w14:paraId="642A4879" w14:textId="77777777" w:rsidR="006B43FE" w:rsidRPr="00EC76D5" w:rsidRDefault="006B43FE" w:rsidP="006B43FE">
      <w:pPr>
        <w:pStyle w:val="Code"/>
        <w:rPr>
          <w:highlight w:val="white"/>
        </w:rPr>
      </w:pPr>
      <w:r w:rsidRPr="00EC76D5">
        <w:rPr>
          <w:highlight w:val="white"/>
        </w:rPr>
        <w:t>ldiv_t ldiv(long num, long denum);</w:t>
      </w:r>
    </w:p>
    <w:p w14:paraId="24BA330A" w14:textId="27820A69" w:rsidR="003420EA" w:rsidRPr="00EC76D5" w:rsidRDefault="006B43FE" w:rsidP="006B43FE">
      <w:pPr>
        <w:pStyle w:val="Code"/>
      </w:pPr>
      <w:r w:rsidRPr="00EC76D5">
        <w:rPr>
          <w:highlight w:val="white"/>
        </w:rPr>
        <w:t>#endif</w:t>
      </w:r>
    </w:p>
    <w:p w14:paraId="42D61D02" w14:textId="397FB5DF" w:rsidR="008977FB" w:rsidRPr="00EC76D5" w:rsidRDefault="008977FB" w:rsidP="008977FB">
      <w:pPr>
        <w:pStyle w:val="CodeListing"/>
      </w:pPr>
      <w:r w:rsidRPr="00EC76D5">
        <w:t>StdLib.c</w:t>
      </w:r>
    </w:p>
    <w:p w14:paraId="2FA31B4D" w14:textId="77777777" w:rsidR="008977FB" w:rsidRPr="00EC76D5" w:rsidRDefault="008977FB" w:rsidP="00F836A8">
      <w:pPr>
        <w:pStyle w:val="Code"/>
        <w:rPr>
          <w:highlight w:val="white"/>
        </w:rPr>
      </w:pPr>
      <w:r w:rsidRPr="00EC76D5">
        <w:rPr>
          <w:highlight w:val="white"/>
        </w:rPr>
        <w:t>#include &lt;Math.h&gt;</w:t>
      </w:r>
    </w:p>
    <w:p w14:paraId="1F5B1A9D" w14:textId="77777777" w:rsidR="008977FB" w:rsidRPr="00EC76D5" w:rsidRDefault="008977FB" w:rsidP="00F836A8">
      <w:pPr>
        <w:pStyle w:val="Code"/>
        <w:rPr>
          <w:highlight w:val="white"/>
        </w:rPr>
      </w:pPr>
      <w:r w:rsidRPr="00EC76D5">
        <w:rPr>
          <w:highlight w:val="white"/>
        </w:rPr>
        <w:t>#include &lt;CType.h&gt;</w:t>
      </w:r>
    </w:p>
    <w:p w14:paraId="0518B103" w14:textId="77777777" w:rsidR="008977FB" w:rsidRPr="00EC76D5" w:rsidRDefault="008977FB" w:rsidP="00F836A8">
      <w:pPr>
        <w:pStyle w:val="Code"/>
        <w:rPr>
          <w:highlight w:val="white"/>
        </w:rPr>
      </w:pPr>
      <w:r w:rsidRPr="00EC76D5">
        <w:rPr>
          <w:highlight w:val="white"/>
        </w:rPr>
        <w:t>#include &lt;ErrNo.h&gt;</w:t>
      </w:r>
    </w:p>
    <w:p w14:paraId="1F4B6781" w14:textId="77777777" w:rsidR="008977FB" w:rsidRPr="00EC76D5" w:rsidRDefault="008977FB" w:rsidP="00F836A8">
      <w:pPr>
        <w:pStyle w:val="Code"/>
        <w:rPr>
          <w:highlight w:val="white"/>
        </w:rPr>
      </w:pPr>
      <w:r w:rsidRPr="00EC76D5">
        <w:rPr>
          <w:highlight w:val="white"/>
        </w:rPr>
        <w:t>#include &lt;StdArg.h&gt;</w:t>
      </w:r>
    </w:p>
    <w:p w14:paraId="2ACE882C" w14:textId="77777777" w:rsidR="008977FB" w:rsidRPr="00EC76D5" w:rsidRDefault="008977FB" w:rsidP="00F836A8">
      <w:pPr>
        <w:pStyle w:val="Code"/>
        <w:rPr>
          <w:highlight w:val="white"/>
        </w:rPr>
      </w:pPr>
      <w:r w:rsidRPr="00EC76D5">
        <w:rPr>
          <w:highlight w:val="white"/>
        </w:rPr>
        <w:t>#include &lt;StdDef.h&gt;</w:t>
      </w:r>
    </w:p>
    <w:p w14:paraId="504ABE53" w14:textId="77777777" w:rsidR="008977FB" w:rsidRPr="00EC76D5" w:rsidRDefault="008977FB" w:rsidP="00F836A8">
      <w:pPr>
        <w:pStyle w:val="Code"/>
        <w:rPr>
          <w:highlight w:val="white"/>
        </w:rPr>
      </w:pPr>
      <w:r w:rsidRPr="00EC76D5">
        <w:rPr>
          <w:highlight w:val="white"/>
        </w:rPr>
        <w:t>#include &lt;String.h&gt;</w:t>
      </w:r>
    </w:p>
    <w:p w14:paraId="5E7454C9" w14:textId="77777777" w:rsidR="008977FB" w:rsidRPr="00EC76D5" w:rsidRDefault="008977FB" w:rsidP="00F836A8">
      <w:pPr>
        <w:pStyle w:val="Code"/>
        <w:rPr>
          <w:highlight w:val="white"/>
        </w:rPr>
      </w:pPr>
      <w:r w:rsidRPr="00EC76D5">
        <w:rPr>
          <w:highlight w:val="white"/>
        </w:rPr>
        <w:t>#include &lt;StdLib.h&gt;</w:t>
      </w:r>
    </w:p>
    <w:p w14:paraId="2FE58CAB" w14:textId="77777777" w:rsidR="008977FB" w:rsidRPr="00EC76D5" w:rsidRDefault="008977FB" w:rsidP="00F836A8">
      <w:pPr>
        <w:pStyle w:val="Code"/>
        <w:rPr>
          <w:highlight w:val="white"/>
        </w:rPr>
      </w:pPr>
      <w:r w:rsidRPr="00EC76D5">
        <w:rPr>
          <w:highlight w:val="white"/>
        </w:rPr>
        <w:t>#include &lt;StdIO.h&gt;</w:t>
      </w:r>
    </w:p>
    <w:p w14:paraId="14525A4F" w14:textId="77777777" w:rsidR="008977FB" w:rsidRPr="00EC76D5" w:rsidRDefault="008977FB" w:rsidP="00F836A8">
      <w:pPr>
        <w:pStyle w:val="Code"/>
        <w:rPr>
          <w:highlight w:val="white"/>
        </w:rPr>
      </w:pPr>
    </w:p>
    <w:p w14:paraId="365F488A" w14:textId="77777777" w:rsidR="008977FB" w:rsidRPr="00EC76D5" w:rsidRDefault="008977FB" w:rsidP="00F836A8">
      <w:pPr>
        <w:pStyle w:val="Code"/>
        <w:rPr>
          <w:highlight w:val="white"/>
        </w:rPr>
      </w:pPr>
      <w:r w:rsidRPr="00EC76D5">
        <w:rPr>
          <w:highlight w:val="white"/>
        </w:rPr>
        <w:t>extern FILE g_fileArray[];</w:t>
      </w:r>
    </w:p>
    <w:p w14:paraId="006EA6AF" w14:textId="77777777" w:rsidR="008977FB" w:rsidRPr="00EC76D5" w:rsidRDefault="008977FB" w:rsidP="00F836A8">
      <w:pPr>
        <w:pStyle w:val="Code"/>
        <w:rPr>
          <w:highlight w:val="white"/>
        </w:rPr>
      </w:pPr>
    </w:p>
    <w:p w14:paraId="2FFD452B" w14:textId="77777777" w:rsidR="008977FB" w:rsidRPr="00EC76D5" w:rsidRDefault="008977FB" w:rsidP="00F836A8">
      <w:pPr>
        <w:pStyle w:val="Code"/>
        <w:rPr>
          <w:highlight w:val="white"/>
        </w:rPr>
      </w:pPr>
      <w:r w:rsidRPr="00EC76D5">
        <w:rPr>
          <w:highlight w:val="white"/>
        </w:rPr>
        <w:t>int atoi(char* s) {</w:t>
      </w:r>
    </w:p>
    <w:p w14:paraId="225341F0" w14:textId="77777777" w:rsidR="008977FB" w:rsidRPr="00EC76D5" w:rsidRDefault="008977FB" w:rsidP="00F836A8">
      <w:pPr>
        <w:pStyle w:val="Code"/>
        <w:rPr>
          <w:highlight w:val="white"/>
        </w:rPr>
      </w:pPr>
      <w:r w:rsidRPr="00EC76D5">
        <w:rPr>
          <w:highlight w:val="white"/>
        </w:rPr>
        <w:t xml:space="preserve">  return (int) strtol(s, (char**) NULL, 10);</w:t>
      </w:r>
    </w:p>
    <w:p w14:paraId="6F1565D2" w14:textId="77777777" w:rsidR="008977FB" w:rsidRPr="00EC76D5" w:rsidRDefault="008977FB" w:rsidP="00F836A8">
      <w:pPr>
        <w:pStyle w:val="Code"/>
        <w:rPr>
          <w:highlight w:val="white"/>
        </w:rPr>
      </w:pPr>
      <w:r w:rsidRPr="00EC76D5">
        <w:rPr>
          <w:highlight w:val="white"/>
        </w:rPr>
        <w:t>}</w:t>
      </w:r>
    </w:p>
    <w:p w14:paraId="22F01261" w14:textId="77777777" w:rsidR="008977FB" w:rsidRPr="00EC76D5" w:rsidRDefault="008977FB" w:rsidP="00F836A8">
      <w:pPr>
        <w:pStyle w:val="Code"/>
        <w:rPr>
          <w:highlight w:val="white"/>
        </w:rPr>
      </w:pPr>
    </w:p>
    <w:p w14:paraId="6EFDD074" w14:textId="77777777" w:rsidR="008977FB" w:rsidRPr="00EC76D5" w:rsidRDefault="008977FB" w:rsidP="00F836A8">
      <w:pPr>
        <w:pStyle w:val="Code"/>
        <w:rPr>
          <w:highlight w:val="white"/>
        </w:rPr>
      </w:pPr>
      <w:r w:rsidRPr="00EC76D5">
        <w:rPr>
          <w:highlight w:val="white"/>
        </w:rPr>
        <w:t>long atol(char* s) {</w:t>
      </w:r>
    </w:p>
    <w:p w14:paraId="1A32DB58" w14:textId="77777777" w:rsidR="008977FB" w:rsidRPr="00EC76D5" w:rsidRDefault="008977FB" w:rsidP="00F836A8">
      <w:pPr>
        <w:pStyle w:val="Code"/>
        <w:rPr>
          <w:highlight w:val="white"/>
        </w:rPr>
      </w:pPr>
      <w:r w:rsidRPr="00EC76D5">
        <w:rPr>
          <w:highlight w:val="white"/>
        </w:rPr>
        <w:t xml:space="preserve">  return strtol(s, (char**) NULL, 10);</w:t>
      </w:r>
    </w:p>
    <w:p w14:paraId="2C157358" w14:textId="77777777" w:rsidR="008977FB" w:rsidRPr="00EC76D5" w:rsidRDefault="008977FB" w:rsidP="00F836A8">
      <w:pPr>
        <w:pStyle w:val="Code"/>
        <w:rPr>
          <w:highlight w:val="white"/>
        </w:rPr>
      </w:pPr>
      <w:r w:rsidRPr="00EC76D5">
        <w:rPr>
          <w:highlight w:val="white"/>
        </w:rPr>
        <w:t>}</w:t>
      </w:r>
    </w:p>
    <w:p w14:paraId="4DF6CF89" w14:textId="77777777" w:rsidR="008977FB" w:rsidRPr="00EC76D5" w:rsidRDefault="008977FB" w:rsidP="00F836A8">
      <w:pPr>
        <w:pStyle w:val="Code"/>
        <w:rPr>
          <w:highlight w:val="white"/>
        </w:rPr>
      </w:pPr>
    </w:p>
    <w:p w14:paraId="10848913" w14:textId="77777777" w:rsidR="008977FB" w:rsidRPr="00EC76D5" w:rsidRDefault="008977FB" w:rsidP="00F836A8">
      <w:pPr>
        <w:pStyle w:val="Code"/>
        <w:rPr>
          <w:highlight w:val="white"/>
        </w:rPr>
      </w:pPr>
      <w:r w:rsidRPr="00EC76D5">
        <w:rPr>
          <w:highlight w:val="white"/>
        </w:rPr>
        <w:t>long strtol(char* s, char** endp, int /* base */) {</w:t>
      </w:r>
    </w:p>
    <w:p w14:paraId="478B4A42" w14:textId="77777777" w:rsidR="008977FB" w:rsidRPr="00EC76D5" w:rsidRDefault="008977FB" w:rsidP="00F836A8">
      <w:pPr>
        <w:pStyle w:val="Code"/>
        <w:rPr>
          <w:highlight w:val="white"/>
        </w:rPr>
      </w:pPr>
      <w:r w:rsidRPr="00EC76D5">
        <w:rPr>
          <w:highlight w:val="white"/>
        </w:rPr>
        <w:t xml:space="preserve">  int chars = 0;</w:t>
      </w:r>
    </w:p>
    <w:p w14:paraId="45ACB432" w14:textId="77777777" w:rsidR="008977FB" w:rsidRPr="00EC76D5" w:rsidRDefault="008977FB" w:rsidP="00F836A8">
      <w:pPr>
        <w:pStyle w:val="Code"/>
        <w:rPr>
          <w:highlight w:val="white"/>
        </w:rPr>
      </w:pPr>
      <w:r w:rsidRPr="00EC76D5">
        <w:rPr>
          <w:highlight w:val="white"/>
        </w:rPr>
        <w:t xml:space="preserve">  long value = 0;</w:t>
      </w:r>
    </w:p>
    <w:p w14:paraId="0D89C36D" w14:textId="77777777" w:rsidR="008977FB" w:rsidRPr="00EC76D5" w:rsidRDefault="008977FB" w:rsidP="00F836A8">
      <w:pPr>
        <w:pStyle w:val="Code"/>
        <w:rPr>
          <w:highlight w:val="white"/>
        </w:rPr>
      </w:pPr>
      <w:r w:rsidRPr="00EC76D5">
        <w:rPr>
          <w:highlight w:val="white"/>
        </w:rPr>
        <w:t xml:space="preserve">  sscanf(s, "%li%n", &amp;value, &amp;chars);</w:t>
      </w:r>
    </w:p>
    <w:p w14:paraId="791AD73B" w14:textId="77777777" w:rsidR="008977FB" w:rsidRPr="00EC76D5" w:rsidRDefault="008977FB" w:rsidP="00F836A8">
      <w:pPr>
        <w:pStyle w:val="Code"/>
        <w:rPr>
          <w:highlight w:val="white"/>
        </w:rPr>
      </w:pPr>
    </w:p>
    <w:p w14:paraId="15BFD9D6" w14:textId="77777777" w:rsidR="008977FB" w:rsidRPr="00EC76D5" w:rsidRDefault="008977FB" w:rsidP="00F836A8">
      <w:pPr>
        <w:pStyle w:val="Code"/>
        <w:rPr>
          <w:highlight w:val="white"/>
        </w:rPr>
      </w:pPr>
      <w:r w:rsidRPr="00EC76D5">
        <w:rPr>
          <w:highlight w:val="white"/>
        </w:rPr>
        <w:t xml:space="preserve">  if (endp != NULL) {</w:t>
      </w:r>
    </w:p>
    <w:p w14:paraId="7C14B3B1" w14:textId="77777777" w:rsidR="008977FB" w:rsidRPr="00EC76D5" w:rsidRDefault="008977FB" w:rsidP="00F836A8">
      <w:pPr>
        <w:pStyle w:val="Code"/>
        <w:rPr>
          <w:highlight w:val="white"/>
        </w:rPr>
      </w:pPr>
      <w:r w:rsidRPr="00EC76D5">
        <w:rPr>
          <w:highlight w:val="white"/>
        </w:rPr>
        <w:t xml:space="preserve">    *endp = s + chars;</w:t>
      </w:r>
    </w:p>
    <w:p w14:paraId="413E7C0C" w14:textId="77777777" w:rsidR="008977FB" w:rsidRPr="00EC76D5" w:rsidRDefault="008977FB" w:rsidP="00F836A8">
      <w:pPr>
        <w:pStyle w:val="Code"/>
        <w:rPr>
          <w:highlight w:val="white"/>
        </w:rPr>
      </w:pPr>
      <w:r w:rsidRPr="00EC76D5">
        <w:rPr>
          <w:highlight w:val="white"/>
        </w:rPr>
        <w:t xml:space="preserve">  }</w:t>
      </w:r>
    </w:p>
    <w:p w14:paraId="15299DD2" w14:textId="77777777" w:rsidR="008977FB" w:rsidRPr="00EC76D5" w:rsidRDefault="008977FB" w:rsidP="00F836A8">
      <w:pPr>
        <w:pStyle w:val="Code"/>
        <w:rPr>
          <w:highlight w:val="white"/>
        </w:rPr>
      </w:pPr>
    </w:p>
    <w:p w14:paraId="7898435F" w14:textId="77777777" w:rsidR="008977FB" w:rsidRPr="00EC76D5" w:rsidRDefault="008977FB" w:rsidP="00F836A8">
      <w:pPr>
        <w:pStyle w:val="Code"/>
        <w:rPr>
          <w:highlight w:val="white"/>
        </w:rPr>
      </w:pPr>
      <w:r w:rsidRPr="00EC76D5">
        <w:rPr>
          <w:highlight w:val="white"/>
        </w:rPr>
        <w:t xml:space="preserve">  return value;</w:t>
      </w:r>
    </w:p>
    <w:p w14:paraId="045D9BA9" w14:textId="77777777" w:rsidR="008977FB" w:rsidRPr="00EC76D5" w:rsidRDefault="008977FB" w:rsidP="00F836A8">
      <w:pPr>
        <w:pStyle w:val="Code"/>
        <w:rPr>
          <w:highlight w:val="white"/>
        </w:rPr>
      </w:pPr>
      <w:r w:rsidRPr="00EC76D5">
        <w:rPr>
          <w:highlight w:val="white"/>
        </w:rPr>
        <w:t>}</w:t>
      </w:r>
    </w:p>
    <w:p w14:paraId="16295786" w14:textId="77777777" w:rsidR="008977FB" w:rsidRPr="00EC76D5" w:rsidRDefault="008977FB" w:rsidP="00F836A8">
      <w:pPr>
        <w:pStyle w:val="Code"/>
        <w:rPr>
          <w:highlight w:val="white"/>
        </w:rPr>
      </w:pPr>
    </w:p>
    <w:p w14:paraId="4B0F5AD7" w14:textId="77777777" w:rsidR="008977FB" w:rsidRPr="00EC76D5" w:rsidRDefault="008977FB" w:rsidP="00F836A8">
      <w:pPr>
        <w:pStyle w:val="Code"/>
        <w:rPr>
          <w:highlight w:val="white"/>
        </w:rPr>
      </w:pPr>
      <w:r w:rsidRPr="00EC76D5">
        <w:rPr>
          <w:highlight w:val="white"/>
        </w:rPr>
        <w:t>unsigned long strtoul(char* s, char** endp, int /* base */) {</w:t>
      </w:r>
    </w:p>
    <w:p w14:paraId="271CB58F" w14:textId="77777777" w:rsidR="008977FB" w:rsidRPr="00EC76D5" w:rsidRDefault="008977FB" w:rsidP="00F836A8">
      <w:pPr>
        <w:pStyle w:val="Code"/>
        <w:rPr>
          <w:highlight w:val="white"/>
        </w:rPr>
      </w:pPr>
      <w:r w:rsidRPr="00EC76D5">
        <w:rPr>
          <w:highlight w:val="white"/>
        </w:rPr>
        <w:t xml:space="preserve">  int chars = 0;</w:t>
      </w:r>
    </w:p>
    <w:p w14:paraId="136E056B" w14:textId="77777777" w:rsidR="008977FB" w:rsidRPr="00EC76D5" w:rsidRDefault="008977FB" w:rsidP="00F836A8">
      <w:pPr>
        <w:pStyle w:val="Code"/>
        <w:rPr>
          <w:highlight w:val="white"/>
        </w:rPr>
      </w:pPr>
      <w:r w:rsidRPr="00EC76D5">
        <w:rPr>
          <w:highlight w:val="white"/>
        </w:rPr>
        <w:t xml:space="preserve">  unsigned long value = 0;</w:t>
      </w:r>
    </w:p>
    <w:p w14:paraId="7ED2A4DF" w14:textId="77777777" w:rsidR="008977FB" w:rsidRPr="00EC76D5" w:rsidRDefault="008977FB" w:rsidP="00F836A8">
      <w:pPr>
        <w:pStyle w:val="Code"/>
        <w:rPr>
          <w:highlight w:val="white"/>
        </w:rPr>
      </w:pPr>
      <w:r w:rsidRPr="00EC76D5">
        <w:rPr>
          <w:highlight w:val="white"/>
        </w:rPr>
        <w:t xml:space="preserve">  sscanf(s, "%lu%n", &amp;value, &amp;chars);</w:t>
      </w:r>
    </w:p>
    <w:p w14:paraId="720BF865" w14:textId="77777777" w:rsidR="008977FB" w:rsidRPr="00EC76D5" w:rsidRDefault="008977FB" w:rsidP="00F836A8">
      <w:pPr>
        <w:pStyle w:val="Code"/>
        <w:rPr>
          <w:highlight w:val="white"/>
        </w:rPr>
      </w:pPr>
    </w:p>
    <w:p w14:paraId="50451E6C" w14:textId="77777777" w:rsidR="008977FB" w:rsidRPr="00EC76D5" w:rsidRDefault="008977FB" w:rsidP="00F836A8">
      <w:pPr>
        <w:pStyle w:val="Code"/>
        <w:rPr>
          <w:highlight w:val="white"/>
        </w:rPr>
      </w:pPr>
      <w:r w:rsidRPr="00EC76D5">
        <w:rPr>
          <w:highlight w:val="white"/>
        </w:rPr>
        <w:t xml:space="preserve">  if (endp != NULL) {</w:t>
      </w:r>
    </w:p>
    <w:p w14:paraId="06ACE616" w14:textId="77777777" w:rsidR="008977FB" w:rsidRPr="00EC76D5" w:rsidRDefault="008977FB" w:rsidP="00F836A8">
      <w:pPr>
        <w:pStyle w:val="Code"/>
        <w:rPr>
          <w:highlight w:val="white"/>
        </w:rPr>
      </w:pPr>
      <w:r w:rsidRPr="00EC76D5">
        <w:rPr>
          <w:highlight w:val="white"/>
        </w:rPr>
        <w:t xml:space="preserve">    *endp = s + chars;</w:t>
      </w:r>
    </w:p>
    <w:p w14:paraId="32038D18" w14:textId="77777777" w:rsidR="008977FB" w:rsidRPr="00EC76D5" w:rsidRDefault="008977FB" w:rsidP="00F836A8">
      <w:pPr>
        <w:pStyle w:val="Code"/>
        <w:rPr>
          <w:highlight w:val="white"/>
        </w:rPr>
      </w:pPr>
      <w:r w:rsidRPr="00EC76D5">
        <w:rPr>
          <w:highlight w:val="white"/>
        </w:rPr>
        <w:t xml:space="preserve">  }</w:t>
      </w:r>
    </w:p>
    <w:p w14:paraId="4D48A6E9" w14:textId="77777777" w:rsidR="008977FB" w:rsidRPr="00EC76D5" w:rsidRDefault="008977FB" w:rsidP="00F836A8">
      <w:pPr>
        <w:pStyle w:val="Code"/>
        <w:rPr>
          <w:highlight w:val="white"/>
        </w:rPr>
      </w:pPr>
    </w:p>
    <w:p w14:paraId="773826A3" w14:textId="77777777" w:rsidR="008977FB" w:rsidRPr="00EC76D5" w:rsidRDefault="008977FB" w:rsidP="00F836A8">
      <w:pPr>
        <w:pStyle w:val="Code"/>
        <w:rPr>
          <w:highlight w:val="white"/>
        </w:rPr>
      </w:pPr>
      <w:r w:rsidRPr="00EC76D5">
        <w:rPr>
          <w:highlight w:val="white"/>
        </w:rPr>
        <w:t xml:space="preserve">  return value;</w:t>
      </w:r>
    </w:p>
    <w:p w14:paraId="402F2DEE" w14:textId="77777777" w:rsidR="008977FB" w:rsidRPr="00EC76D5" w:rsidRDefault="008977FB" w:rsidP="00F836A8">
      <w:pPr>
        <w:pStyle w:val="Code"/>
        <w:rPr>
          <w:highlight w:val="white"/>
        </w:rPr>
      </w:pPr>
      <w:r w:rsidRPr="00EC76D5">
        <w:rPr>
          <w:highlight w:val="white"/>
        </w:rPr>
        <w:t>}</w:t>
      </w:r>
    </w:p>
    <w:p w14:paraId="6D01E0E5" w14:textId="77777777" w:rsidR="008977FB" w:rsidRPr="00EC76D5" w:rsidRDefault="008977FB" w:rsidP="00F836A8">
      <w:pPr>
        <w:pStyle w:val="Code"/>
        <w:rPr>
          <w:highlight w:val="white"/>
        </w:rPr>
      </w:pPr>
    </w:p>
    <w:p w14:paraId="7C1D9E6F" w14:textId="77777777" w:rsidR="008977FB" w:rsidRPr="00EC76D5" w:rsidRDefault="008977FB" w:rsidP="00F836A8">
      <w:pPr>
        <w:pStyle w:val="Code"/>
        <w:rPr>
          <w:highlight w:val="white"/>
        </w:rPr>
      </w:pPr>
      <w:r w:rsidRPr="00EC76D5">
        <w:rPr>
          <w:highlight w:val="white"/>
        </w:rPr>
        <w:t>double atof(char* s) {</w:t>
      </w:r>
    </w:p>
    <w:p w14:paraId="1754023C" w14:textId="77777777" w:rsidR="008977FB" w:rsidRPr="00EC76D5" w:rsidRDefault="008977FB" w:rsidP="00F836A8">
      <w:pPr>
        <w:pStyle w:val="Code"/>
        <w:rPr>
          <w:highlight w:val="white"/>
        </w:rPr>
      </w:pPr>
      <w:r w:rsidRPr="00EC76D5">
        <w:rPr>
          <w:highlight w:val="white"/>
        </w:rPr>
        <w:t xml:space="preserve">  return strtod(s, (char**) NULL);</w:t>
      </w:r>
    </w:p>
    <w:p w14:paraId="0CE67FA8" w14:textId="77777777" w:rsidR="008977FB" w:rsidRPr="00EC76D5" w:rsidRDefault="008977FB" w:rsidP="00F836A8">
      <w:pPr>
        <w:pStyle w:val="Code"/>
        <w:rPr>
          <w:highlight w:val="white"/>
        </w:rPr>
      </w:pPr>
      <w:r w:rsidRPr="00EC76D5">
        <w:rPr>
          <w:highlight w:val="white"/>
        </w:rPr>
        <w:t>}</w:t>
      </w:r>
    </w:p>
    <w:p w14:paraId="01BC0AEE" w14:textId="77777777" w:rsidR="008977FB" w:rsidRPr="00EC76D5" w:rsidRDefault="008977FB" w:rsidP="00F836A8">
      <w:pPr>
        <w:pStyle w:val="Code"/>
        <w:rPr>
          <w:highlight w:val="white"/>
        </w:rPr>
      </w:pPr>
    </w:p>
    <w:p w14:paraId="25FBF719" w14:textId="77777777" w:rsidR="008977FB" w:rsidRPr="00EC76D5" w:rsidRDefault="008977FB" w:rsidP="00F836A8">
      <w:pPr>
        <w:pStyle w:val="Code"/>
        <w:rPr>
          <w:highlight w:val="white"/>
        </w:rPr>
      </w:pPr>
      <w:r w:rsidRPr="00EC76D5">
        <w:rPr>
          <w:highlight w:val="white"/>
        </w:rPr>
        <w:lastRenderedPageBreak/>
        <w:t>double strtod(char* s, char** endp) {</w:t>
      </w:r>
    </w:p>
    <w:p w14:paraId="4E433B1F" w14:textId="77777777" w:rsidR="008977FB" w:rsidRPr="00EC76D5" w:rsidRDefault="008977FB" w:rsidP="00F836A8">
      <w:pPr>
        <w:pStyle w:val="Code"/>
        <w:rPr>
          <w:highlight w:val="white"/>
        </w:rPr>
      </w:pPr>
      <w:r w:rsidRPr="00EC76D5">
        <w:rPr>
          <w:highlight w:val="white"/>
        </w:rPr>
        <w:t xml:space="preserve">  int chars = '\0';</w:t>
      </w:r>
    </w:p>
    <w:p w14:paraId="043FF838" w14:textId="77777777" w:rsidR="008977FB" w:rsidRPr="00EC76D5" w:rsidRDefault="008977FB" w:rsidP="00F836A8">
      <w:pPr>
        <w:pStyle w:val="Code"/>
        <w:rPr>
          <w:highlight w:val="white"/>
        </w:rPr>
      </w:pPr>
      <w:r w:rsidRPr="00EC76D5">
        <w:rPr>
          <w:highlight w:val="white"/>
        </w:rPr>
        <w:t xml:space="preserve">  double value = 0;</w:t>
      </w:r>
    </w:p>
    <w:p w14:paraId="25223BA9" w14:textId="77777777" w:rsidR="008977FB" w:rsidRPr="00EC76D5" w:rsidRDefault="008977FB" w:rsidP="00F836A8">
      <w:pPr>
        <w:pStyle w:val="Code"/>
        <w:rPr>
          <w:highlight w:val="white"/>
        </w:rPr>
      </w:pPr>
      <w:r w:rsidRPr="00EC76D5">
        <w:rPr>
          <w:highlight w:val="white"/>
        </w:rPr>
        <w:t xml:space="preserve">  sscanf(s, "%lf%n", &amp;value, &amp;chars);</w:t>
      </w:r>
    </w:p>
    <w:p w14:paraId="2D578887" w14:textId="77777777" w:rsidR="008977FB" w:rsidRPr="00EC76D5" w:rsidRDefault="008977FB" w:rsidP="00F836A8">
      <w:pPr>
        <w:pStyle w:val="Code"/>
        <w:rPr>
          <w:highlight w:val="white"/>
        </w:rPr>
      </w:pPr>
    </w:p>
    <w:p w14:paraId="121D7D7C" w14:textId="77777777" w:rsidR="008977FB" w:rsidRPr="00EC76D5" w:rsidRDefault="008977FB" w:rsidP="00F836A8">
      <w:pPr>
        <w:pStyle w:val="Code"/>
        <w:rPr>
          <w:highlight w:val="white"/>
        </w:rPr>
      </w:pPr>
      <w:r w:rsidRPr="00EC76D5">
        <w:rPr>
          <w:highlight w:val="white"/>
        </w:rPr>
        <w:t xml:space="preserve">  if (endp != NULL) {</w:t>
      </w:r>
    </w:p>
    <w:p w14:paraId="1063BABE" w14:textId="77777777" w:rsidR="008977FB" w:rsidRPr="00EC76D5" w:rsidRDefault="008977FB" w:rsidP="00F836A8">
      <w:pPr>
        <w:pStyle w:val="Code"/>
        <w:rPr>
          <w:highlight w:val="white"/>
        </w:rPr>
      </w:pPr>
      <w:r w:rsidRPr="00EC76D5">
        <w:rPr>
          <w:highlight w:val="white"/>
        </w:rPr>
        <w:t xml:space="preserve">    *endp = s + chars;</w:t>
      </w:r>
    </w:p>
    <w:p w14:paraId="5CFFC371" w14:textId="77777777" w:rsidR="008977FB" w:rsidRPr="00EC76D5" w:rsidRDefault="008977FB" w:rsidP="00F836A8">
      <w:pPr>
        <w:pStyle w:val="Code"/>
        <w:rPr>
          <w:highlight w:val="white"/>
        </w:rPr>
      </w:pPr>
      <w:r w:rsidRPr="00EC76D5">
        <w:rPr>
          <w:highlight w:val="white"/>
        </w:rPr>
        <w:t xml:space="preserve">  }</w:t>
      </w:r>
    </w:p>
    <w:p w14:paraId="5AF9BDA3" w14:textId="77777777" w:rsidR="008977FB" w:rsidRPr="00EC76D5" w:rsidRDefault="008977FB" w:rsidP="00F836A8">
      <w:pPr>
        <w:pStyle w:val="Code"/>
        <w:rPr>
          <w:highlight w:val="white"/>
        </w:rPr>
      </w:pPr>
    </w:p>
    <w:p w14:paraId="39ECEC29" w14:textId="77777777" w:rsidR="008977FB" w:rsidRPr="00EC76D5" w:rsidRDefault="008977FB" w:rsidP="00F836A8">
      <w:pPr>
        <w:pStyle w:val="Code"/>
        <w:rPr>
          <w:highlight w:val="white"/>
        </w:rPr>
      </w:pPr>
      <w:r w:rsidRPr="00EC76D5">
        <w:rPr>
          <w:highlight w:val="white"/>
        </w:rPr>
        <w:t xml:space="preserve">  return value;</w:t>
      </w:r>
    </w:p>
    <w:p w14:paraId="512CA17B" w14:textId="77777777" w:rsidR="008977FB" w:rsidRPr="00EC76D5" w:rsidRDefault="008977FB" w:rsidP="00F836A8">
      <w:pPr>
        <w:pStyle w:val="Code"/>
        <w:rPr>
          <w:highlight w:val="white"/>
        </w:rPr>
      </w:pPr>
      <w:r w:rsidRPr="00EC76D5">
        <w:rPr>
          <w:highlight w:val="white"/>
        </w:rPr>
        <w:t>}</w:t>
      </w:r>
    </w:p>
    <w:p w14:paraId="29EDFA00" w14:textId="77777777" w:rsidR="008977FB" w:rsidRPr="00EC76D5" w:rsidRDefault="008977FB" w:rsidP="00F836A8">
      <w:pPr>
        <w:pStyle w:val="Code"/>
        <w:rPr>
          <w:highlight w:val="white"/>
        </w:rPr>
      </w:pPr>
      <w:r w:rsidRPr="00EC76D5">
        <w:rPr>
          <w:highlight w:val="white"/>
        </w:rPr>
        <w:t>void abort(void) {</w:t>
      </w:r>
    </w:p>
    <w:p w14:paraId="299C8900" w14:textId="77777777" w:rsidR="008977FB" w:rsidRPr="00EC76D5" w:rsidRDefault="008977FB" w:rsidP="00F836A8">
      <w:pPr>
        <w:pStyle w:val="Code"/>
        <w:rPr>
          <w:highlight w:val="white"/>
        </w:rPr>
      </w:pPr>
      <w:r w:rsidRPr="00EC76D5">
        <w:rPr>
          <w:highlight w:val="white"/>
        </w:rPr>
        <w:t xml:space="preserve">  load_register(ah, 0x4Cs);</w:t>
      </w:r>
    </w:p>
    <w:p w14:paraId="754084E9" w14:textId="77777777" w:rsidR="008977FB" w:rsidRPr="00EC76D5" w:rsidRDefault="008977FB" w:rsidP="00F836A8">
      <w:pPr>
        <w:pStyle w:val="Code"/>
        <w:rPr>
          <w:highlight w:val="white"/>
        </w:rPr>
      </w:pPr>
      <w:r w:rsidRPr="00EC76D5">
        <w:rPr>
          <w:highlight w:val="white"/>
        </w:rPr>
        <w:t xml:space="preserve">  load_register(al, -1s);</w:t>
      </w:r>
    </w:p>
    <w:p w14:paraId="4737DC86" w14:textId="77777777" w:rsidR="008977FB" w:rsidRPr="00EC76D5" w:rsidRDefault="008977FB" w:rsidP="00F836A8">
      <w:pPr>
        <w:pStyle w:val="Code"/>
        <w:rPr>
          <w:highlight w:val="white"/>
        </w:rPr>
      </w:pPr>
      <w:r w:rsidRPr="00EC76D5">
        <w:rPr>
          <w:highlight w:val="white"/>
        </w:rPr>
        <w:t xml:space="preserve">  interrupt(0x21s);</w:t>
      </w:r>
    </w:p>
    <w:p w14:paraId="4513E083" w14:textId="77777777" w:rsidR="008977FB" w:rsidRPr="00EC76D5" w:rsidRDefault="008977FB" w:rsidP="00F836A8">
      <w:pPr>
        <w:pStyle w:val="Code"/>
        <w:rPr>
          <w:highlight w:val="white"/>
        </w:rPr>
      </w:pPr>
      <w:r w:rsidRPr="00EC76D5">
        <w:rPr>
          <w:highlight w:val="white"/>
        </w:rPr>
        <w:t>}</w:t>
      </w:r>
    </w:p>
    <w:p w14:paraId="2698E7A5" w14:textId="77777777" w:rsidR="008977FB" w:rsidRPr="00EC76D5" w:rsidRDefault="008977FB" w:rsidP="00F836A8">
      <w:pPr>
        <w:pStyle w:val="Code"/>
        <w:rPr>
          <w:highlight w:val="white"/>
        </w:rPr>
      </w:pPr>
    </w:p>
    <w:p w14:paraId="52FB678D" w14:textId="77777777" w:rsidR="008977FB" w:rsidRPr="00EC76D5" w:rsidRDefault="008977FB" w:rsidP="00F836A8">
      <w:pPr>
        <w:pStyle w:val="Code"/>
        <w:rPr>
          <w:highlight w:val="white"/>
        </w:rPr>
      </w:pPr>
      <w:r w:rsidRPr="00EC76D5">
        <w:rPr>
          <w:highlight w:val="white"/>
        </w:rPr>
        <w:t>char* getenv(char* /* name */) {</w:t>
      </w:r>
    </w:p>
    <w:p w14:paraId="11C0786C" w14:textId="77777777" w:rsidR="008977FB" w:rsidRPr="00EC76D5" w:rsidRDefault="008977FB" w:rsidP="00F836A8">
      <w:pPr>
        <w:pStyle w:val="Code"/>
        <w:rPr>
          <w:highlight w:val="white"/>
        </w:rPr>
      </w:pPr>
      <w:r w:rsidRPr="00EC76D5">
        <w:rPr>
          <w:highlight w:val="white"/>
        </w:rPr>
        <w:t xml:space="preserve">  return NULL;</w:t>
      </w:r>
    </w:p>
    <w:p w14:paraId="1FD885CD" w14:textId="77777777" w:rsidR="008977FB" w:rsidRPr="00EC76D5" w:rsidRDefault="008977FB" w:rsidP="00F836A8">
      <w:pPr>
        <w:pStyle w:val="Code"/>
        <w:rPr>
          <w:highlight w:val="white"/>
        </w:rPr>
      </w:pPr>
      <w:r w:rsidRPr="00EC76D5">
        <w:rPr>
          <w:highlight w:val="white"/>
        </w:rPr>
        <w:t>}</w:t>
      </w:r>
    </w:p>
    <w:p w14:paraId="5091D6A6" w14:textId="77777777" w:rsidR="008977FB" w:rsidRPr="00EC76D5" w:rsidRDefault="008977FB" w:rsidP="00F836A8">
      <w:pPr>
        <w:pStyle w:val="Code"/>
        <w:rPr>
          <w:highlight w:val="white"/>
        </w:rPr>
      </w:pPr>
    </w:p>
    <w:p w14:paraId="05E47B98" w14:textId="77777777" w:rsidR="008977FB" w:rsidRPr="00EC76D5" w:rsidRDefault="008977FB" w:rsidP="00F836A8">
      <w:pPr>
        <w:pStyle w:val="Code"/>
        <w:rPr>
          <w:highlight w:val="white"/>
        </w:rPr>
      </w:pPr>
      <w:r w:rsidRPr="00EC76D5">
        <w:rPr>
          <w:highlight w:val="white"/>
        </w:rPr>
        <w:t>int system(const char* /* command */) {</w:t>
      </w:r>
    </w:p>
    <w:p w14:paraId="29662F2A" w14:textId="77777777" w:rsidR="008977FB" w:rsidRPr="00EC76D5" w:rsidRDefault="008977FB" w:rsidP="00F836A8">
      <w:pPr>
        <w:pStyle w:val="Code"/>
        <w:rPr>
          <w:highlight w:val="white"/>
        </w:rPr>
      </w:pPr>
      <w:r w:rsidRPr="00EC76D5">
        <w:rPr>
          <w:highlight w:val="white"/>
        </w:rPr>
        <w:t xml:space="preserve">  return -1;</w:t>
      </w:r>
    </w:p>
    <w:p w14:paraId="502C39E5" w14:textId="77777777" w:rsidR="008977FB" w:rsidRPr="00EC76D5" w:rsidRDefault="008977FB" w:rsidP="00F836A8">
      <w:pPr>
        <w:pStyle w:val="Code"/>
        <w:rPr>
          <w:highlight w:val="white"/>
        </w:rPr>
      </w:pPr>
      <w:r w:rsidRPr="00EC76D5">
        <w:rPr>
          <w:highlight w:val="white"/>
        </w:rPr>
        <w:t>}</w:t>
      </w:r>
    </w:p>
    <w:p w14:paraId="4BB5E5A6" w14:textId="77777777" w:rsidR="008977FB" w:rsidRPr="00EC76D5" w:rsidRDefault="008977FB" w:rsidP="00F836A8">
      <w:pPr>
        <w:pStyle w:val="Code"/>
        <w:rPr>
          <w:highlight w:val="white"/>
        </w:rPr>
      </w:pPr>
    </w:p>
    <w:p w14:paraId="1C37FAE2" w14:textId="77777777" w:rsidR="008977FB" w:rsidRPr="00EC76D5" w:rsidRDefault="008977FB" w:rsidP="00F836A8">
      <w:pPr>
        <w:pStyle w:val="Code"/>
        <w:rPr>
          <w:highlight w:val="white"/>
        </w:rPr>
      </w:pPr>
      <w:r w:rsidRPr="00EC76D5">
        <w:rPr>
          <w:highlight w:val="white"/>
        </w:rPr>
        <w:t>void memswp(void* value1, void* value2, int valueSize) {</w:t>
      </w:r>
    </w:p>
    <w:p w14:paraId="2AA060F5" w14:textId="77777777" w:rsidR="008977FB" w:rsidRPr="00EC76D5" w:rsidRDefault="008977FB" w:rsidP="00F836A8">
      <w:pPr>
        <w:pStyle w:val="Code"/>
        <w:rPr>
          <w:highlight w:val="white"/>
        </w:rPr>
      </w:pPr>
      <w:r w:rsidRPr="00EC76D5">
        <w:rPr>
          <w:highlight w:val="white"/>
        </w:rPr>
        <w:t xml:space="preserve">  char* charValue1 = (char*) value1;</w:t>
      </w:r>
    </w:p>
    <w:p w14:paraId="65B45AF6" w14:textId="77777777" w:rsidR="008977FB" w:rsidRPr="00EC76D5" w:rsidRDefault="008977FB" w:rsidP="00F836A8">
      <w:pPr>
        <w:pStyle w:val="Code"/>
        <w:rPr>
          <w:highlight w:val="white"/>
        </w:rPr>
      </w:pPr>
      <w:r w:rsidRPr="00EC76D5">
        <w:rPr>
          <w:highlight w:val="white"/>
        </w:rPr>
        <w:t xml:space="preserve">  char* charValue2 = (char*) value2;</w:t>
      </w:r>
    </w:p>
    <w:p w14:paraId="531285E7" w14:textId="77777777" w:rsidR="008977FB" w:rsidRPr="00EC76D5" w:rsidRDefault="008977FB" w:rsidP="00F836A8">
      <w:pPr>
        <w:pStyle w:val="Code"/>
        <w:rPr>
          <w:highlight w:val="white"/>
        </w:rPr>
      </w:pPr>
    </w:p>
    <w:p w14:paraId="08A7D666" w14:textId="77777777" w:rsidR="008977FB" w:rsidRPr="00EC76D5" w:rsidRDefault="008977FB" w:rsidP="00F836A8">
      <w:pPr>
        <w:pStyle w:val="Code"/>
        <w:rPr>
          <w:highlight w:val="white"/>
        </w:rPr>
      </w:pPr>
      <w:r w:rsidRPr="00EC76D5">
        <w:rPr>
          <w:highlight w:val="white"/>
        </w:rPr>
        <w:t xml:space="preserve">  int index;</w:t>
      </w:r>
    </w:p>
    <w:p w14:paraId="29D8B49D" w14:textId="77777777" w:rsidR="008977FB" w:rsidRPr="00EC76D5" w:rsidRDefault="008977FB" w:rsidP="00F836A8">
      <w:pPr>
        <w:pStyle w:val="Code"/>
        <w:rPr>
          <w:highlight w:val="white"/>
        </w:rPr>
      </w:pPr>
      <w:r w:rsidRPr="00EC76D5">
        <w:rPr>
          <w:highlight w:val="white"/>
        </w:rPr>
        <w:t xml:space="preserve">  for (index = 0; index &lt; valueSize; ++index) {</w:t>
      </w:r>
    </w:p>
    <w:p w14:paraId="7995AF4B" w14:textId="77777777" w:rsidR="008977FB" w:rsidRPr="00EC76D5" w:rsidRDefault="008977FB" w:rsidP="00F836A8">
      <w:pPr>
        <w:pStyle w:val="Code"/>
        <w:rPr>
          <w:highlight w:val="white"/>
        </w:rPr>
      </w:pPr>
      <w:r w:rsidRPr="00EC76D5">
        <w:rPr>
          <w:highlight w:val="white"/>
        </w:rPr>
        <w:t xml:space="preserve">    char tempValue = charValue1[index];</w:t>
      </w:r>
    </w:p>
    <w:p w14:paraId="7E72BC4A" w14:textId="77777777" w:rsidR="008977FB" w:rsidRPr="00EC76D5" w:rsidRDefault="008977FB" w:rsidP="00F836A8">
      <w:pPr>
        <w:pStyle w:val="Code"/>
        <w:rPr>
          <w:highlight w:val="white"/>
        </w:rPr>
      </w:pPr>
      <w:r w:rsidRPr="00EC76D5">
        <w:rPr>
          <w:highlight w:val="white"/>
        </w:rPr>
        <w:t xml:space="preserve">    charValue1[index] = charValue2[index];</w:t>
      </w:r>
    </w:p>
    <w:p w14:paraId="12AE6064" w14:textId="77777777" w:rsidR="008977FB" w:rsidRPr="00EC76D5" w:rsidRDefault="008977FB" w:rsidP="00F836A8">
      <w:pPr>
        <w:pStyle w:val="Code"/>
        <w:rPr>
          <w:highlight w:val="white"/>
        </w:rPr>
      </w:pPr>
      <w:r w:rsidRPr="00EC76D5">
        <w:rPr>
          <w:highlight w:val="white"/>
        </w:rPr>
        <w:t xml:space="preserve">    charValue2[index] = tempValue;</w:t>
      </w:r>
    </w:p>
    <w:p w14:paraId="46B49965" w14:textId="77777777" w:rsidR="008977FB" w:rsidRPr="00EC76D5" w:rsidRDefault="008977FB" w:rsidP="00F836A8">
      <w:pPr>
        <w:pStyle w:val="Code"/>
        <w:rPr>
          <w:highlight w:val="white"/>
        </w:rPr>
      </w:pPr>
      <w:r w:rsidRPr="00EC76D5">
        <w:rPr>
          <w:highlight w:val="white"/>
        </w:rPr>
        <w:t xml:space="preserve">  }</w:t>
      </w:r>
    </w:p>
    <w:p w14:paraId="196D92F5" w14:textId="77777777" w:rsidR="008977FB" w:rsidRPr="00EC76D5" w:rsidRDefault="008977FB" w:rsidP="00F836A8">
      <w:pPr>
        <w:pStyle w:val="Code"/>
        <w:rPr>
          <w:highlight w:val="white"/>
        </w:rPr>
      </w:pPr>
      <w:r w:rsidRPr="00EC76D5">
        <w:rPr>
          <w:highlight w:val="white"/>
        </w:rPr>
        <w:t>}</w:t>
      </w:r>
    </w:p>
    <w:p w14:paraId="73710061" w14:textId="1BAB7DA0" w:rsidR="008977FB" w:rsidRPr="00EC76D5" w:rsidRDefault="008977FB" w:rsidP="00F836A8">
      <w:pPr>
        <w:pStyle w:val="Code"/>
      </w:pPr>
    </w:p>
    <w:p w14:paraId="4C3EFBF3" w14:textId="77777777" w:rsidR="00F836A8" w:rsidRPr="00EC76D5" w:rsidRDefault="008977FB" w:rsidP="00F836A8">
      <w:pPr>
        <w:pStyle w:val="Code"/>
        <w:rPr>
          <w:highlight w:val="white"/>
        </w:rPr>
      </w:pPr>
      <w:r w:rsidRPr="00EC76D5">
        <w:rPr>
          <w:highlight w:val="white"/>
        </w:rPr>
        <w:t>void* bsearch(const void* keyPtr, const void* valueList, size_t listSize,</w:t>
      </w:r>
    </w:p>
    <w:p w14:paraId="75279744" w14:textId="1DDEADA7" w:rsidR="008977FB" w:rsidRPr="00EC76D5" w:rsidRDefault="00F836A8" w:rsidP="00F836A8">
      <w:pPr>
        <w:pStyle w:val="Code"/>
        <w:rPr>
          <w:highlight w:val="white"/>
        </w:rPr>
      </w:pPr>
      <w:r w:rsidRPr="00EC76D5">
        <w:rPr>
          <w:highlight w:val="white"/>
        </w:rPr>
        <w:t xml:space="preserve">             </w:t>
      </w:r>
      <w:r w:rsidR="008977FB" w:rsidRPr="00EC76D5">
        <w:rPr>
          <w:highlight w:val="white"/>
        </w:rPr>
        <w:t xml:space="preserve"> size_t valueSize,</w:t>
      </w:r>
      <w:r w:rsidRPr="00EC76D5">
        <w:rPr>
          <w:highlight w:val="white"/>
        </w:rPr>
        <w:t xml:space="preserve"> </w:t>
      </w:r>
      <w:r w:rsidR="008977FB" w:rsidRPr="00EC76D5">
        <w:rPr>
          <w:highlight w:val="white"/>
        </w:rPr>
        <w:t>int (*compare)(const void*, const void*)) {</w:t>
      </w:r>
    </w:p>
    <w:p w14:paraId="40C5D234" w14:textId="77777777" w:rsidR="008977FB" w:rsidRPr="00EC76D5" w:rsidRDefault="008977FB" w:rsidP="00F836A8">
      <w:pPr>
        <w:pStyle w:val="Code"/>
        <w:rPr>
          <w:highlight w:val="white"/>
        </w:rPr>
      </w:pPr>
      <w:r w:rsidRPr="00EC76D5">
        <w:rPr>
          <w:highlight w:val="white"/>
        </w:rPr>
        <w:t xml:space="preserve">  int firstIndex = 0, lastIndex = listSize - 1;</w:t>
      </w:r>
    </w:p>
    <w:p w14:paraId="001DDC60" w14:textId="77777777" w:rsidR="008977FB" w:rsidRPr="00EC76D5" w:rsidRDefault="008977FB" w:rsidP="00F836A8">
      <w:pPr>
        <w:pStyle w:val="Code"/>
        <w:rPr>
          <w:highlight w:val="white"/>
        </w:rPr>
      </w:pPr>
    </w:p>
    <w:p w14:paraId="149C0D4B" w14:textId="77777777" w:rsidR="008977FB" w:rsidRPr="00EC76D5" w:rsidRDefault="008977FB" w:rsidP="00F836A8">
      <w:pPr>
        <w:pStyle w:val="Code"/>
        <w:rPr>
          <w:highlight w:val="white"/>
        </w:rPr>
      </w:pPr>
      <w:r w:rsidRPr="00EC76D5">
        <w:rPr>
          <w:highlight w:val="white"/>
        </w:rPr>
        <w:t xml:space="preserve">  if (listSize == 0) {</w:t>
      </w:r>
    </w:p>
    <w:p w14:paraId="41B6B57D" w14:textId="77777777" w:rsidR="008977FB" w:rsidRPr="00EC76D5" w:rsidRDefault="008977FB" w:rsidP="00F836A8">
      <w:pPr>
        <w:pStyle w:val="Code"/>
        <w:rPr>
          <w:highlight w:val="white"/>
        </w:rPr>
      </w:pPr>
      <w:r w:rsidRPr="00EC76D5">
        <w:rPr>
          <w:highlight w:val="white"/>
        </w:rPr>
        <w:t xml:space="preserve">    return NULL;</w:t>
      </w:r>
    </w:p>
    <w:p w14:paraId="195D49F2" w14:textId="77777777" w:rsidR="008977FB" w:rsidRPr="00EC76D5" w:rsidRDefault="008977FB" w:rsidP="00F836A8">
      <w:pPr>
        <w:pStyle w:val="Code"/>
        <w:rPr>
          <w:highlight w:val="white"/>
        </w:rPr>
      </w:pPr>
      <w:r w:rsidRPr="00EC76D5">
        <w:rPr>
          <w:highlight w:val="white"/>
        </w:rPr>
        <w:t xml:space="preserve">  }</w:t>
      </w:r>
    </w:p>
    <w:p w14:paraId="2AEA842F" w14:textId="77777777" w:rsidR="008977FB" w:rsidRPr="00EC76D5" w:rsidRDefault="008977FB" w:rsidP="00F836A8">
      <w:pPr>
        <w:pStyle w:val="Code"/>
        <w:rPr>
          <w:highlight w:val="white"/>
        </w:rPr>
      </w:pPr>
    </w:p>
    <w:p w14:paraId="01DDCC8E" w14:textId="77777777" w:rsidR="008977FB" w:rsidRPr="00EC76D5" w:rsidRDefault="008977FB" w:rsidP="00F836A8">
      <w:pPr>
        <w:pStyle w:val="Code"/>
        <w:rPr>
          <w:highlight w:val="white"/>
        </w:rPr>
      </w:pPr>
      <w:r w:rsidRPr="00EC76D5">
        <w:rPr>
          <w:highlight w:val="white"/>
        </w:rPr>
        <w:t xml:space="preserve">  while (TRUE) {</w:t>
      </w:r>
    </w:p>
    <w:p w14:paraId="34FD1005" w14:textId="77777777" w:rsidR="008977FB" w:rsidRPr="00EC76D5" w:rsidRDefault="008977FB" w:rsidP="00F836A8">
      <w:pPr>
        <w:pStyle w:val="Code"/>
        <w:rPr>
          <w:highlight w:val="white"/>
        </w:rPr>
      </w:pPr>
      <w:r w:rsidRPr="00EC76D5">
        <w:rPr>
          <w:highlight w:val="white"/>
        </w:rPr>
        <w:t xml:space="preserve">    { char* firstValuePtr = ((char*) valueList) + (firstIndex * valueSize);</w:t>
      </w:r>
    </w:p>
    <w:p w14:paraId="6B5C5EA4" w14:textId="77777777" w:rsidR="008977FB" w:rsidRPr="00EC76D5" w:rsidRDefault="008977FB" w:rsidP="00F836A8">
      <w:pPr>
        <w:pStyle w:val="Code"/>
        <w:rPr>
          <w:highlight w:val="white"/>
        </w:rPr>
      </w:pPr>
      <w:r w:rsidRPr="00EC76D5">
        <w:rPr>
          <w:highlight w:val="white"/>
        </w:rPr>
        <w:t xml:space="preserve">      int firstCompare = compare(keyPtr, firstValuePtr);</w:t>
      </w:r>
    </w:p>
    <w:p w14:paraId="70A33A3F" w14:textId="77777777" w:rsidR="008977FB" w:rsidRPr="00EC76D5" w:rsidRDefault="008977FB" w:rsidP="00F836A8">
      <w:pPr>
        <w:pStyle w:val="Code"/>
        <w:rPr>
          <w:highlight w:val="white"/>
        </w:rPr>
      </w:pPr>
    </w:p>
    <w:p w14:paraId="40FE7FA5" w14:textId="77777777" w:rsidR="008977FB" w:rsidRPr="00EC76D5" w:rsidRDefault="008977FB" w:rsidP="00F836A8">
      <w:pPr>
        <w:pStyle w:val="Code"/>
        <w:rPr>
          <w:highlight w:val="white"/>
        </w:rPr>
      </w:pPr>
      <w:r w:rsidRPr="00EC76D5">
        <w:rPr>
          <w:highlight w:val="white"/>
        </w:rPr>
        <w:t xml:space="preserve">      if (firstCompare &lt; 0) {</w:t>
      </w:r>
    </w:p>
    <w:p w14:paraId="7E73A10C" w14:textId="77777777" w:rsidR="008977FB" w:rsidRPr="00EC76D5" w:rsidRDefault="008977FB" w:rsidP="00F836A8">
      <w:pPr>
        <w:pStyle w:val="Code"/>
        <w:rPr>
          <w:highlight w:val="white"/>
        </w:rPr>
      </w:pPr>
      <w:r w:rsidRPr="00EC76D5">
        <w:rPr>
          <w:highlight w:val="white"/>
        </w:rPr>
        <w:t xml:space="preserve">        return NULL;</w:t>
      </w:r>
    </w:p>
    <w:p w14:paraId="34F64DD5" w14:textId="77777777" w:rsidR="008977FB" w:rsidRPr="00EC76D5" w:rsidRDefault="008977FB" w:rsidP="00F836A8">
      <w:pPr>
        <w:pStyle w:val="Code"/>
        <w:rPr>
          <w:highlight w:val="white"/>
        </w:rPr>
      </w:pPr>
      <w:r w:rsidRPr="00EC76D5">
        <w:rPr>
          <w:highlight w:val="white"/>
        </w:rPr>
        <w:t xml:space="preserve">      }</w:t>
      </w:r>
    </w:p>
    <w:p w14:paraId="6814C39C" w14:textId="77777777" w:rsidR="008977FB" w:rsidRPr="00EC76D5" w:rsidRDefault="008977FB" w:rsidP="00F836A8">
      <w:pPr>
        <w:pStyle w:val="Code"/>
        <w:rPr>
          <w:highlight w:val="white"/>
        </w:rPr>
      </w:pPr>
      <w:r w:rsidRPr="00EC76D5">
        <w:rPr>
          <w:highlight w:val="white"/>
        </w:rPr>
        <w:t xml:space="preserve">      else if (firstCompare == 0) {</w:t>
      </w:r>
    </w:p>
    <w:p w14:paraId="7FA132B3" w14:textId="77777777" w:rsidR="008977FB" w:rsidRPr="00EC76D5" w:rsidRDefault="008977FB" w:rsidP="00F836A8">
      <w:pPr>
        <w:pStyle w:val="Code"/>
        <w:rPr>
          <w:highlight w:val="white"/>
        </w:rPr>
      </w:pPr>
      <w:r w:rsidRPr="00EC76D5">
        <w:rPr>
          <w:highlight w:val="white"/>
        </w:rPr>
        <w:t xml:space="preserve">        return firstValuePtr;</w:t>
      </w:r>
    </w:p>
    <w:p w14:paraId="662306F8" w14:textId="77777777" w:rsidR="008977FB" w:rsidRPr="00EC76D5" w:rsidRDefault="008977FB" w:rsidP="00F836A8">
      <w:pPr>
        <w:pStyle w:val="Code"/>
        <w:rPr>
          <w:highlight w:val="white"/>
        </w:rPr>
      </w:pPr>
      <w:r w:rsidRPr="00EC76D5">
        <w:rPr>
          <w:highlight w:val="white"/>
        </w:rPr>
        <w:t xml:space="preserve">      }</w:t>
      </w:r>
    </w:p>
    <w:p w14:paraId="68CF415E" w14:textId="77777777" w:rsidR="008977FB" w:rsidRPr="00EC76D5" w:rsidRDefault="008977FB" w:rsidP="00F836A8">
      <w:pPr>
        <w:pStyle w:val="Code"/>
        <w:rPr>
          <w:highlight w:val="white"/>
        </w:rPr>
      </w:pPr>
      <w:r w:rsidRPr="00EC76D5">
        <w:rPr>
          <w:highlight w:val="white"/>
        </w:rPr>
        <w:t xml:space="preserve">    }</w:t>
      </w:r>
    </w:p>
    <w:p w14:paraId="720B94DA" w14:textId="77777777" w:rsidR="008977FB" w:rsidRPr="00EC76D5" w:rsidRDefault="008977FB" w:rsidP="00F836A8">
      <w:pPr>
        <w:pStyle w:val="Code"/>
        <w:rPr>
          <w:highlight w:val="white"/>
        </w:rPr>
      </w:pPr>
    </w:p>
    <w:p w14:paraId="415A6A01" w14:textId="77777777" w:rsidR="008977FB" w:rsidRPr="00EC76D5" w:rsidRDefault="008977FB" w:rsidP="00F836A8">
      <w:pPr>
        <w:pStyle w:val="Code"/>
        <w:rPr>
          <w:highlight w:val="white"/>
        </w:rPr>
      </w:pPr>
      <w:r w:rsidRPr="00EC76D5">
        <w:rPr>
          <w:highlight w:val="white"/>
        </w:rPr>
        <w:lastRenderedPageBreak/>
        <w:t xml:space="preserve">    { char* lastValuePtr = ((char*) valueList) + (lastIndex * valueSize);</w:t>
      </w:r>
    </w:p>
    <w:p w14:paraId="44A1771D" w14:textId="77777777" w:rsidR="008977FB" w:rsidRPr="00EC76D5" w:rsidRDefault="008977FB" w:rsidP="00F836A8">
      <w:pPr>
        <w:pStyle w:val="Code"/>
        <w:rPr>
          <w:highlight w:val="white"/>
        </w:rPr>
      </w:pPr>
      <w:r w:rsidRPr="00EC76D5">
        <w:rPr>
          <w:highlight w:val="white"/>
        </w:rPr>
        <w:t xml:space="preserve">      int lastCompare = compare(keyPtr, lastValuePtr);</w:t>
      </w:r>
    </w:p>
    <w:p w14:paraId="33CB089C" w14:textId="77777777" w:rsidR="008977FB" w:rsidRPr="00EC76D5" w:rsidRDefault="008977FB" w:rsidP="00F836A8">
      <w:pPr>
        <w:pStyle w:val="Code"/>
        <w:rPr>
          <w:highlight w:val="white"/>
        </w:rPr>
      </w:pPr>
    </w:p>
    <w:p w14:paraId="0F161002" w14:textId="77777777" w:rsidR="008977FB" w:rsidRPr="00EC76D5" w:rsidRDefault="008977FB" w:rsidP="00F836A8">
      <w:pPr>
        <w:pStyle w:val="Code"/>
        <w:rPr>
          <w:highlight w:val="white"/>
        </w:rPr>
      </w:pPr>
      <w:r w:rsidRPr="00EC76D5">
        <w:rPr>
          <w:highlight w:val="white"/>
        </w:rPr>
        <w:t xml:space="preserve">      if (lastCompare &gt; 0) {</w:t>
      </w:r>
    </w:p>
    <w:p w14:paraId="5C70CD34" w14:textId="77777777" w:rsidR="008977FB" w:rsidRPr="00EC76D5" w:rsidRDefault="008977FB" w:rsidP="00F836A8">
      <w:pPr>
        <w:pStyle w:val="Code"/>
        <w:rPr>
          <w:highlight w:val="white"/>
        </w:rPr>
      </w:pPr>
      <w:r w:rsidRPr="00EC76D5">
        <w:rPr>
          <w:highlight w:val="white"/>
        </w:rPr>
        <w:t xml:space="preserve">        return NULL;</w:t>
      </w:r>
    </w:p>
    <w:p w14:paraId="6E7D31BC" w14:textId="77777777" w:rsidR="008977FB" w:rsidRPr="00EC76D5" w:rsidRDefault="008977FB" w:rsidP="00F836A8">
      <w:pPr>
        <w:pStyle w:val="Code"/>
        <w:rPr>
          <w:highlight w:val="white"/>
        </w:rPr>
      </w:pPr>
      <w:r w:rsidRPr="00EC76D5">
        <w:rPr>
          <w:highlight w:val="white"/>
        </w:rPr>
        <w:t xml:space="preserve">      }</w:t>
      </w:r>
    </w:p>
    <w:p w14:paraId="53E9DE13" w14:textId="77777777" w:rsidR="008977FB" w:rsidRPr="00EC76D5" w:rsidRDefault="008977FB" w:rsidP="00F836A8">
      <w:pPr>
        <w:pStyle w:val="Code"/>
        <w:rPr>
          <w:highlight w:val="white"/>
        </w:rPr>
      </w:pPr>
      <w:r w:rsidRPr="00EC76D5">
        <w:rPr>
          <w:highlight w:val="white"/>
        </w:rPr>
        <w:t xml:space="preserve">      else if (lastCompare == 0) {</w:t>
      </w:r>
    </w:p>
    <w:p w14:paraId="4DF96494" w14:textId="77777777" w:rsidR="008977FB" w:rsidRPr="00EC76D5" w:rsidRDefault="008977FB" w:rsidP="00F836A8">
      <w:pPr>
        <w:pStyle w:val="Code"/>
        <w:rPr>
          <w:highlight w:val="white"/>
        </w:rPr>
      </w:pPr>
      <w:r w:rsidRPr="00EC76D5">
        <w:rPr>
          <w:highlight w:val="white"/>
        </w:rPr>
        <w:t xml:space="preserve">        return lastValuePtr;</w:t>
      </w:r>
    </w:p>
    <w:p w14:paraId="73946E42" w14:textId="77777777" w:rsidR="008977FB" w:rsidRPr="00EC76D5" w:rsidRDefault="008977FB" w:rsidP="00F836A8">
      <w:pPr>
        <w:pStyle w:val="Code"/>
        <w:rPr>
          <w:highlight w:val="white"/>
        </w:rPr>
      </w:pPr>
      <w:r w:rsidRPr="00EC76D5">
        <w:rPr>
          <w:highlight w:val="white"/>
        </w:rPr>
        <w:t xml:space="preserve">      }</w:t>
      </w:r>
    </w:p>
    <w:p w14:paraId="2056DAC8" w14:textId="77777777" w:rsidR="008977FB" w:rsidRPr="00EC76D5" w:rsidRDefault="008977FB" w:rsidP="00F836A8">
      <w:pPr>
        <w:pStyle w:val="Code"/>
        <w:rPr>
          <w:highlight w:val="white"/>
        </w:rPr>
      </w:pPr>
      <w:r w:rsidRPr="00EC76D5">
        <w:rPr>
          <w:highlight w:val="white"/>
        </w:rPr>
        <w:t xml:space="preserve">    }</w:t>
      </w:r>
    </w:p>
    <w:p w14:paraId="3F13E76C" w14:textId="77777777" w:rsidR="008977FB" w:rsidRPr="00EC76D5" w:rsidRDefault="008977FB" w:rsidP="00F836A8">
      <w:pPr>
        <w:pStyle w:val="Code"/>
        <w:rPr>
          <w:highlight w:val="white"/>
        </w:rPr>
      </w:pPr>
    </w:p>
    <w:p w14:paraId="79A1FFFC" w14:textId="658470CE" w:rsidR="008977FB" w:rsidRPr="00EC76D5" w:rsidRDefault="008977FB" w:rsidP="00F836A8">
      <w:pPr>
        <w:pStyle w:val="Code"/>
        <w:rPr>
          <w:highlight w:val="white"/>
        </w:rPr>
      </w:pPr>
      <w:r w:rsidRPr="00EC76D5">
        <w:rPr>
          <w:highlight w:val="white"/>
        </w:rPr>
        <w:t xml:space="preserve">    { int middleIndex = (firstIndex + lastIndex) / 2;</w:t>
      </w:r>
    </w:p>
    <w:p w14:paraId="56E65A03" w14:textId="77777777" w:rsidR="008977FB" w:rsidRPr="00EC76D5" w:rsidRDefault="008977FB" w:rsidP="00F836A8">
      <w:pPr>
        <w:pStyle w:val="Code"/>
        <w:rPr>
          <w:highlight w:val="white"/>
        </w:rPr>
      </w:pPr>
      <w:r w:rsidRPr="00EC76D5">
        <w:rPr>
          <w:highlight w:val="white"/>
        </w:rPr>
        <w:t xml:space="preserve">      char* middleValuePtr = ((char*) valueList) + (middleIndex * valueSize);</w:t>
      </w:r>
    </w:p>
    <w:p w14:paraId="5E17FB7B" w14:textId="77777777" w:rsidR="008977FB" w:rsidRPr="00EC76D5" w:rsidRDefault="008977FB" w:rsidP="00F836A8">
      <w:pPr>
        <w:pStyle w:val="Code"/>
        <w:rPr>
          <w:highlight w:val="white"/>
        </w:rPr>
      </w:pPr>
      <w:r w:rsidRPr="00EC76D5">
        <w:rPr>
          <w:highlight w:val="white"/>
        </w:rPr>
        <w:t xml:space="preserve">      int middleCompare = compare(keyPtr, middleValuePtr);</w:t>
      </w:r>
    </w:p>
    <w:p w14:paraId="049CB429" w14:textId="77777777" w:rsidR="00ED3FFC" w:rsidRPr="00EC76D5" w:rsidRDefault="00ED3FFC" w:rsidP="00F836A8">
      <w:pPr>
        <w:pStyle w:val="Code"/>
        <w:rPr>
          <w:highlight w:val="white"/>
        </w:rPr>
      </w:pPr>
    </w:p>
    <w:p w14:paraId="0D567E2F" w14:textId="24E87351" w:rsidR="008977FB" w:rsidRPr="00EC76D5" w:rsidRDefault="008977FB" w:rsidP="00F836A8">
      <w:pPr>
        <w:pStyle w:val="Code"/>
        <w:rPr>
          <w:highlight w:val="white"/>
        </w:rPr>
      </w:pPr>
      <w:r w:rsidRPr="00EC76D5">
        <w:rPr>
          <w:highlight w:val="white"/>
        </w:rPr>
        <w:t xml:space="preserve">      if (middleCompare &lt; 0) {</w:t>
      </w:r>
    </w:p>
    <w:p w14:paraId="4A337963" w14:textId="77777777" w:rsidR="008977FB" w:rsidRPr="00EC76D5" w:rsidRDefault="008977FB" w:rsidP="00F836A8">
      <w:pPr>
        <w:pStyle w:val="Code"/>
        <w:rPr>
          <w:highlight w:val="white"/>
        </w:rPr>
      </w:pPr>
      <w:r w:rsidRPr="00EC76D5">
        <w:rPr>
          <w:highlight w:val="white"/>
        </w:rPr>
        <w:t xml:space="preserve">        lastIndex = middleIndex;</w:t>
      </w:r>
    </w:p>
    <w:p w14:paraId="33C49A2A" w14:textId="77777777" w:rsidR="008977FB" w:rsidRPr="00EC76D5" w:rsidRDefault="008977FB" w:rsidP="00F836A8">
      <w:pPr>
        <w:pStyle w:val="Code"/>
        <w:rPr>
          <w:highlight w:val="white"/>
        </w:rPr>
      </w:pPr>
      <w:r w:rsidRPr="00EC76D5">
        <w:rPr>
          <w:highlight w:val="white"/>
        </w:rPr>
        <w:t xml:space="preserve">      }</w:t>
      </w:r>
    </w:p>
    <w:p w14:paraId="185B16E0" w14:textId="77777777" w:rsidR="008977FB" w:rsidRPr="00EC76D5" w:rsidRDefault="008977FB" w:rsidP="00F836A8">
      <w:pPr>
        <w:pStyle w:val="Code"/>
        <w:rPr>
          <w:highlight w:val="white"/>
        </w:rPr>
      </w:pPr>
      <w:r w:rsidRPr="00EC76D5">
        <w:rPr>
          <w:highlight w:val="white"/>
        </w:rPr>
        <w:t xml:space="preserve">      else if (middleCompare &gt; 0) {</w:t>
      </w:r>
    </w:p>
    <w:p w14:paraId="79894C23" w14:textId="77777777" w:rsidR="008977FB" w:rsidRPr="00EC76D5" w:rsidRDefault="008977FB" w:rsidP="00F836A8">
      <w:pPr>
        <w:pStyle w:val="Code"/>
        <w:rPr>
          <w:highlight w:val="white"/>
        </w:rPr>
      </w:pPr>
      <w:r w:rsidRPr="00EC76D5">
        <w:rPr>
          <w:highlight w:val="white"/>
        </w:rPr>
        <w:t xml:space="preserve">        firstIndex = middleIndex;</w:t>
      </w:r>
    </w:p>
    <w:p w14:paraId="233AE6D5" w14:textId="77777777" w:rsidR="008977FB" w:rsidRPr="00EC76D5" w:rsidRDefault="008977FB" w:rsidP="00F836A8">
      <w:pPr>
        <w:pStyle w:val="Code"/>
        <w:rPr>
          <w:highlight w:val="white"/>
        </w:rPr>
      </w:pPr>
      <w:r w:rsidRPr="00EC76D5">
        <w:rPr>
          <w:highlight w:val="white"/>
        </w:rPr>
        <w:t xml:space="preserve">      }</w:t>
      </w:r>
    </w:p>
    <w:p w14:paraId="25B646A2" w14:textId="77777777" w:rsidR="008977FB" w:rsidRPr="00EC76D5" w:rsidRDefault="008977FB" w:rsidP="00F836A8">
      <w:pPr>
        <w:pStyle w:val="Code"/>
        <w:rPr>
          <w:highlight w:val="white"/>
        </w:rPr>
      </w:pPr>
      <w:r w:rsidRPr="00EC76D5">
        <w:rPr>
          <w:highlight w:val="white"/>
        </w:rPr>
        <w:t xml:space="preserve">      else {</w:t>
      </w:r>
    </w:p>
    <w:p w14:paraId="5CC072BE" w14:textId="77777777" w:rsidR="008977FB" w:rsidRPr="00EC76D5" w:rsidRDefault="008977FB" w:rsidP="00F836A8">
      <w:pPr>
        <w:pStyle w:val="Code"/>
        <w:rPr>
          <w:highlight w:val="white"/>
        </w:rPr>
      </w:pPr>
      <w:r w:rsidRPr="00EC76D5">
        <w:rPr>
          <w:highlight w:val="white"/>
        </w:rPr>
        <w:t xml:space="preserve">        return middleValuePtr;</w:t>
      </w:r>
    </w:p>
    <w:p w14:paraId="5DFEBE36" w14:textId="77777777" w:rsidR="008977FB" w:rsidRPr="00EC76D5" w:rsidRDefault="008977FB" w:rsidP="00F836A8">
      <w:pPr>
        <w:pStyle w:val="Code"/>
        <w:rPr>
          <w:highlight w:val="white"/>
        </w:rPr>
      </w:pPr>
      <w:r w:rsidRPr="00EC76D5">
        <w:rPr>
          <w:highlight w:val="white"/>
        </w:rPr>
        <w:t xml:space="preserve">      }</w:t>
      </w:r>
    </w:p>
    <w:p w14:paraId="10D3F9A2" w14:textId="77777777" w:rsidR="008977FB" w:rsidRPr="00EC76D5" w:rsidRDefault="008977FB" w:rsidP="00F836A8">
      <w:pPr>
        <w:pStyle w:val="Code"/>
        <w:rPr>
          <w:highlight w:val="white"/>
        </w:rPr>
      </w:pPr>
      <w:r w:rsidRPr="00EC76D5">
        <w:rPr>
          <w:highlight w:val="white"/>
        </w:rPr>
        <w:t xml:space="preserve">    }</w:t>
      </w:r>
    </w:p>
    <w:p w14:paraId="2F1C716D" w14:textId="77777777" w:rsidR="008977FB" w:rsidRPr="00EC76D5" w:rsidRDefault="008977FB" w:rsidP="00F836A8">
      <w:pPr>
        <w:pStyle w:val="Code"/>
        <w:rPr>
          <w:highlight w:val="white"/>
        </w:rPr>
      </w:pPr>
      <w:r w:rsidRPr="00EC76D5">
        <w:rPr>
          <w:highlight w:val="white"/>
        </w:rPr>
        <w:t xml:space="preserve">  }</w:t>
      </w:r>
    </w:p>
    <w:p w14:paraId="71383790" w14:textId="77777777" w:rsidR="008977FB" w:rsidRPr="00EC76D5" w:rsidRDefault="008977FB" w:rsidP="00F836A8">
      <w:pPr>
        <w:pStyle w:val="Code"/>
        <w:rPr>
          <w:highlight w:val="white"/>
        </w:rPr>
      </w:pPr>
      <w:r w:rsidRPr="00EC76D5">
        <w:rPr>
          <w:highlight w:val="white"/>
        </w:rPr>
        <w:t>}</w:t>
      </w:r>
    </w:p>
    <w:p w14:paraId="1CFF1495" w14:textId="14B88EC5" w:rsidR="008977FB" w:rsidRPr="00EC76D5" w:rsidRDefault="008977FB" w:rsidP="00F836A8">
      <w:pPr>
        <w:pStyle w:val="Code"/>
      </w:pPr>
    </w:p>
    <w:p w14:paraId="2F915B6B" w14:textId="77777777" w:rsidR="008977FB" w:rsidRPr="00EC76D5" w:rsidRDefault="008977FB" w:rsidP="00F836A8">
      <w:pPr>
        <w:pStyle w:val="Code"/>
        <w:rPr>
          <w:highlight w:val="white"/>
        </w:rPr>
      </w:pPr>
      <w:r w:rsidRPr="00EC76D5">
        <w:rPr>
          <w:highlight w:val="white"/>
        </w:rPr>
        <w:t>static long g_randValue;</w:t>
      </w:r>
    </w:p>
    <w:p w14:paraId="766CE1D3" w14:textId="77777777" w:rsidR="008977FB" w:rsidRPr="00EC76D5" w:rsidRDefault="008977FB" w:rsidP="00F836A8">
      <w:pPr>
        <w:pStyle w:val="Code"/>
        <w:rPr>
          <w:highlight w:val="white"/>
        </w:rPr>
      </w:pPr>
    </w:p>
    <w:p w14:paraId="4A204035" w14:textId="77777777" w:rsidR="008977FB" w:rsidRPr="00EC76D5" w:rsidRDefault="008977FB" w:rsidP="00F836A8">
      <w:pPr>
        <w:pStyle w:val="Code"/>
        <w:rPr>
          <w:highlight w:val="white"/>
        </w:rPr>
      </w:pPr>
      <w:r w:rsidRPr="00EC76D5">
        <w:rPr>
          <w:highlight w:val="white"/>
        </w:rPr>
        <w:t>#define A 1664525l</w:t>
      </w:r>
    </w:p>
    <w:p w14:paraId="524C021A" w14:textId="77777777" w:rsidR="008977FB" w:rsidRPr="00EC76D5" w:rsidRDefault="008977FB" w:rsidP="00F836A8">
      <w:pPr>
        <w:pStyle w:val="Code"/>
        <w:rPr>
          <w:highlight w:val="white"/>
        </w:rPr>
      </w:pPr>
      <w:r w:rsidRPr="00EC76D5">
        <w:rPr>
          <w:highlight w:val="white"/>
        </w:rPr>
        <w:t>#define C 1013904223l</w:t>
      </w:r>
    </w:p>
    <w:p w14:paraId="48F978E9" w14:textId="77777777" w:rsidR="008977FB" w:rsidRPr="00EC76D5" w:rsidRDefault="008977FB" w:rsidP="00F836A8">
      <w:pPr>
        <w:pStyle w:val="Code"/>
        <w:rPr>
          <w:highlight w:val="white"/>
        </w:rPr>
      </w:pPr>
      <w:r w:rsidRPr="00EC76D5">
        <w:rPr>
          <w:highlight w:val="white"/>
        </w:rPr>
        <w:t>#define RAND_MAX 127 // 32767</w:t>
      </w:r>
    </w:p>
    <w:p w14:paraId="25A057D7" w14:textId="77777777" w:rsidR="008977FB" w:rsidRPr="00EC76D5" w:rsidRDefault="008977FB" w:rsidP="00F836A8">
      <w:pPr>
        <w:pStyle w:val="Code"/>
        <w:rPr>
          <w:highlight w:val="white"/>
        </w:rPr>
      </w:pPr>
    </w:p>
    <w:p w14:paraId="13569ABD" w14:textId="77777777" w:rsidR="008977FB" w:rsidRPr="00EC76D5" w:rsidRDefault="008977FB" w:rsidP="00F836A8">
      <w:pPr>
        <w:pStyle w:val="Code"/>
        <w:rPr>
          <w:highlight w:val="white"/>
        </w:rPr>
      </w:pPr>
      <w:r w:rsidRPr="00EC76D5">
        <w:rPr>
          <w:highlight w:val="white"/>
        </w:rPr>
        <w:t>int rand(void) {</w:t>
      </w:r>
    </w:p>
    <w:p w14:paraId="7C7B1102" w14:textId="77777777" w:rsidR="008977FB" w:rsidRPr="00EC76D5" w:rsidRDefault="008977FB" w:rsidP="00F836A8">
      <w:pPr>
        <w:pStyle w:val="Code"/>
        <w:rPr>
          <w:highlight w:val="white"/>
        </w:rPr>
      </w:pPr>
      <w:r w:rsidRPr="00EC76D5">
        <w:rPr>
          <w:highlight w:val="white"/>
        </w:rPr>
        <w:t xml:space="preserve">  g_randValue = ((A * g_randValue) + C) % RAND_MAX;</w:t>
      </w:r>
    </w:p>
    <w:p w14:paraId="30018B35" w14:textId="77777777" w:rsidR="008977FB" w:rsidRPr="00EC76D5" w:rsidRDefault="008977FB" w:rsidP="00F836A8">
      <w:pPr>
        <w:pStyle w:val="Code"/>
        <w:rPr>
          <w:highlight w:val="white"/>
        </w:rPr>
      </w:pPr>
      <w:r w:rsidRPr="00EC76D5">
        <w:rPr>
          <w:highlight w:val="white"/>
        </w:rPr>
        <w:t xml:space="preserve">  return (int) g_randValue;</w:t>
      </w:r>
    </w:p>
    <w:p w14:paraId="46462F58" w14:textId="77777777" w:rsidR="008977FB" w:rsidRPr="00EC76D5" w:rsidRDefault="008977FB" w:rsidP="00F836A8">
      <w:pPr>
        <w:pStyle w:val="Code"/>
        <w:rPr>
          <w:highlight w:val="white"/>
        </w:rPr>
      </w:pPr>
      <w:r w:rsidRPr="00EC76D5">
        <w:rPr>
          <w:highlight w:val="white"/>
        </w:rPr>
        <w:t>}</w:t>
      </w:r>
    </w:p>
    <w:p w14:paraId="0D931A90" w14:textId="77777777" w:rsidR="008977FB" w:rsidRPr="00EC76D5" w:rsidRDefault="008977FB" w:rsidP="00F836A8">
      <w:pPr>
        <w:pStyle w:val="Code"/>
        <w:rPr>
          <w:highlight w:val="white"/>
        </w:rPr>
      </w:pPr>
    </w:p>
    <w:p w14:paraId="5F6EC6C0" w14:textId="77777777" w:rsidR="008977FB" w:rsidRPr="00EC76D5" w:rsidRDefault="008977FB" w:rsidP="00F836A8">
      <w:pPr>
        <w:pStyle w:val="Code"/>
        <w:rPr>
          <w:highlight w:val="white"/>
        </w:rPr>
      </w:pPr>
      <w:r w:rsidRPr="00EC76D5">
        <w:rPr>
          <w:highlight w:val="white"/>
        </w:rPr>
        <w:t>void srand(unsigned int seed) {</w:t>
      </w:r>
    </w:p>
    <w:p w14:paraId="37CB95AF" w14:textId="77777777" w:rsidR="008977FB" w:rsidRPr="00EC76D5" w:rsidRDefault="008977FB" w:rsidP="00F836A8">
      <w:pPr>
        <w:pStyle w:val="Code"/>
        <w:rPr>
          <w:highlight w:val="white"/>
        </w:rPr>
      </w:pPr>
      <w:r w:rsidRPr="00EC76D5">
        <w:rPr>
          <w:highlight w:val="white"/>
        </w:rPr>
        <w:t xml:space="preserve">  g_randValue = (long) seed;</w:t>
      </w:r>
    </w:p>
    <w:p w14:paraId="088CDFA1" w14:textId="77777777" w:rsidR="008977FB" w:rsidRPr="00EC76D5" w:rsidRDefault="008977FB" w:rsidP="00F836A8">
      <w:pPr>
        <w:pStyle w:val="Code"/>
        <w:rPr>
          <w:highlight w:val="white"/>
        </w:rPr>
      </w:pPr>
      <w:r w:rsidRPr="00EC76D5">
        <w:rPr>
          <w:highlight w:val="white"/>
        </w:rPr>
        <w:t>}</w:t>
      </w:r>
    </w:p>
    <w:p w14:paraId="01ECD522" w14:textId="77777777" w:rsidR="00E90638" w:rsidRPr="00EC76D5" w:rsidRDefault="00E90638" w:rsidP="00F836A8">
      <w:pPr>
        <w:pStyle w:val="Code"/>
        <w:rPr>
          <w:highlight w:val="white"/>
        </w:rPr>
      </w:pPr>
    </w:p>
    <w:p w14:paraId="5339EE71" w14:textId="6C5131B5" w:rsidR="00E90638" w:rsidRPr="00EC76D5" w:rsidRDefault="00E90638" w:rsidP="00F836A8">
      <w:pPr>
        <w:pStyle w:val="Code"/>
        <w:rPr>
          <w:highlight w:val="white"/>
        </w:rPr>
      </w:pPr>
      <w:r w:rsidRPr="00EC76D5">
        <w:rPr>
          <w:highlight w:val="white"/>
        </w:rPr>
        <w:t>FCN g_funcArray[FUNC_MAX] = {NULL};</w:t>
      </w:r>
    </w:p>
    <w:p w14:paraId="707D3632" w14:textId="77777777" w:rsidR="00E90638" w:rsidRPr="00EC76D5" w:rsidRDefault="00E90638" w:rsidP="00F836A8">
      <w:pPr>
        <w:pStyle w:val="Code"/>
        <w:rPr>
          <w:highlight w:val="white"/>
        </w:rPr>
      </w:pPr>
    </w:p>
    <w:p w14:paraId="0E951181" w14:textId="77777777" w:rsidR="00E90638" w:rsidRPr="00EC76D5" w:rsidRDefault="00E90638" w:rsidP="00F836A8">
      <w:pPr>
        <w:pStyle w:val="Code"/>
        <w:rPr>
          <w:highlight w:val="white"/>
        </w:rPr>
      </w:pPr>
      <w:r w:rsidRPr="00EC76D5">
        <w:rPr>
          <w:highlight w:val="white"/>
        </w:rPr>
        <w:t>int atexit(FCN fcn) {</w:t>
      </w:r>
    </w:p>
    <w:p w14:paraId="07CD46BA" w14:textId="77777777" w:rsidR="00E90638" w:rsidRPr="00EC76D5" w:rsidRDefault="00E90638" w:rsidP="00F836A8">
      <w:pPr>
        <w:pStyle w:val="Code"/>
        <w:rPr>
          <w:highlight w:val="white"/>
        </w:rPr>
      </w:pPr>
      <w:r w:rsidRPr="00EC76D5">
        <w:rPr>
          <w:highlight w:val="white"/>
        </w:rPr>
        <w:t xml:space="preserve">  int index;</w:t>
      </w:r>
    </w:p>
    <w:p w14:paraId="691EFE46" w14:textId="77777777" w:rsidR="00E90638" w:rsidRPr="00EC76D5" w:rsidRDefault="00E90638" w:rsidP="00F836A8">
      <w:pPr>
        <w:pStyle w:val="Code"/>
        <w:rPr>
          <w:highlight w:val="white"/>
        </w:rPr>
      </w:pPr>
    </w:p>
    <w:p w14:paraId="650D9FD0" w14:textId="77777777" w:rsidR="00E90638" w:rsidRPr="00EC76D5" w:rsidRDefault="00E90638" w:rsidP="00F836A8">
      <w:pPr>
        <w:pStyle w:val="Code"/>
        <w:rPr>
          <w:highlight w:val="white"/>
        </w:rPr>
      </w:pPr>
      <w:r w:rsidRPr="00EC76D5">
        <w:rPr>
          <w:highlight w:val="white"/>
        </w:rPr>
        <w:t xml:space="preserve">  for (index = 0; index &lt; FUNC_MAX; ++index) {</w:t>
      </w:r>
    </w:p>
    <w:p w14:paraId="56B8ED57" w14:textId="77777777" w:rsidR="00E90638" w:rsidRPr="00EC76D5" w:rsidRDefault="00E90638" w:rsidP="00F836A8">
      <w:pPr>
        <w:pStyle w:val="Code"/>
        <w:rPr>
          <w:highlight w:val="white"/>
        </w:rPr>
      </w:pPr>
      <w:r w:rsidRPr="00EC76D5">
        <w:rPr>
          <w:highlight w:val="white"/>
        </w:rPr>
        <w:t xml:space="preserve">    if (g_funcArray[index] == NULL) {</w:t>
      </w:r>
    </w:p>
    <w:p w14:paraId="0F760956" w14:textId="77777777" w:rsidR="00E90638" w:rsidRPr="00EC76D5" w:rsidRDefault="00E90638" w:rsidP="00F836A8">
      <w:pPr>
        <w:pStyle w:val="Code"/>
        <w:rPr>
          <w:highlight w:val="white"/>
        </w:rPr>
      </w:pPr>
      <w:r w:rsidRPr="00EC76D5">
        <w:rPr>
          <w:highlight w:val="white"/>
        </w:rPr>
        <w:t xml:space="preserve">      g_funcArray[index] = fcn;</w:t>
      </w:r>
    </w:p>
    <w:p w14:paraId="3E50DCD8" w14:textId="77777777" w:rsidR="00E90638" w:rsidRPr="00EC76D5" w:rsidRDefault="00E90638" w:rsidP="00F836A8">
      <w:pPr>
        <w:pStyle w:val="Code"/>
        <w:rPr>
          <w:highlight w:val="white"/>
        </w:rPr>
      </w:pPr>
      <w:r w:rsidRPr="00EC76D5">
        <w:rPr>
          <w:highlight w:val="white"/>
        </w:rPr>
        <w:t xml:space="preserve">      return 0;</w:t>
      </w:r>
    </w:p>
    <w:p w14:paraId="3F351193" w14:textId="77777777" w:rsidR="00E90638" w:rsidRPr="00EC76D5" w:rsidRDefault="00E90638" w:rsidP="00F836A8">
      <w:pPr>
        <w:pStyle w:val="Code"/>
        <w:rPr>
          <w:highlight w:val="white"/>
        </w:rPr>
      </w:pPr>
      <w:r w:rsidRPr="00EC76D5">
        <w:rPr>
          <w:highlight w:val="white"/>
        </w:rPr>
        <w:t xml:space="preserve">    }</w:t>
      </w:r>
    </w:p>
    <w:p w14:paraId="71F01CB3" w14:textId="77777777" w:rsidR="00E90638" w:rsidRPr="00EC76D5" w:rsidRDefault="00E90638" w:rsidP="00F836A8">
      <w:pPr>
        <w:pStyle w:val="Code"/>
        <w:rPr>
          <w:highlight w:val="white"/>
        </w:rPr>
      </w:pPr>
      <w:r w:rsidRPr="00EC76D5">
        <w:rPr>
          <w:highlight w:val="white"/>
        </w:rPr>
        <w:t xml:space="preserve">  }</w:t>
      </w:r>
    </w:p>
    <w:p w14:paraId="2389F93D" w14:textId="77777777" w:rsidR="00E90638" w:rsidRPr="00EC76D5" w:rsidRDefault="00E90638" w:rsidP="00F836A8">
      <w:pPr>
        <w:pStyle w:val="Code"/>
        <w:rPr>
          <w:highlight w:val="white"/>
        </w:rPr>
      </w:pPr>
    </w:p>
    <w:p w14:paraId="7F2B5686" w14:textId="77777777" w:rsidR="00E90638" w:rsidRPr="00EC76D5" w:rsidRDefault="00E90638" w:rsidP="00F836A8">
      <w:pPr>
        <w:pStyle w:val="Code"/>
        <w:rPr>
          <w:highlight w:val="white"/>
        </w:rPr>
      </w:pPr>
      <w:r w:rsidRPr="00EC76D5">
        <w:rPr>
          <w:highlight w:val="white"/>
        </w:rPr>
        <w:t xml:space="preserve">  return -1;</w:t>
      </w:r>
    </w:p>
    <w:p w14:paraId="3CA349D1" w14:textId="77777777" w:rsidR="00E90638" w:rsidRPr="00EC76D5" w:rsidRDefault="00E90638" w:rsidP="00F836A8">
      <w:pPr>
        <w:pStyle w:val="Code"/>
        <w:rPr>
          <w:highlight w:val="white"/>
        </w:rPr>
      </w:pPr>
      <w:r w:rsidRPr="00EC76D5">
        <w:rPr>
          <w:highlight w:val="white"/>
        </w:rPr>
        <w:t>}</w:t>
      </w:r>
    </w:p>
    <w:p w14:paraId="5F53A992" w14:textId="77777777" w:rsidR="00E90638" w:rsidRPr="00EC76D5" w:rsidRDefault="00E90638" w:rsidP="00F836A8">
      <w:pPr>
        <w:pStyle w:val="Code"/>
        <w:rPr>
          <w:highlight w:val="white"/>
        </w:rPr>
      </w:pPr>
    </w:p>
    <w:p w14:paraId="279D2D4B" w14:textId="77777777" w:rsidR="00E90638" w:rsidRPr="00EC76D5" w:rsidRDefault="00E90638" w:rsidP="00F836A8">
      <w:pPr>
        <w:pStyle w:val="Code"/>
        <w:rPr>
          <w:highlight w:val="white"/>
        </w:rPr>
      </w:pPr>
      <w:r w:rsidRPr="00EC76D5">
        <w:rPr>
          <w:highlight w:val="white"/>
        </w:rPr>
        <w:t>void exit(int status) {</w:t>
      </w:r>
    </w:p>
    <w:p w14:paraId="53DF5543" w14:textId="77777777" w:rsidR="00E90638" w:rsidRPr="00EC76D5" w:rsidRDefault="00E90638" w:rsidP="00F836A8">
      <w:pPr>
        <w:pStyle w:val="Code"/>
        <w:rPr>
          <w:highlight w:val="white"/>
        </w:rPr>
      </w:pPr>
      <w:r w:rsidRPr="00EC76D5">
        <w:rPr>
          <w:highlight w:val="white"/>
        </w:rPr>
        <w:t xml:space="preserve">  int index;</w:t>
      </w:r>
    </w:p>
    <w:p w14:paraId="39D6BBF7" w14:textId="77777777" w:rsidR="00E90638" w:rsidRPr="00EC76D5" w:rsidRDefault="00E90638" w:rsidP="00F836A8">
      <w:pPr>
        <w:pStyle w:val="Code"/>
        <w:rPr>
          <w:highlight w:val="white"/>
        </w:rPr>
      </w:pPr>
      <w:r w:rsidRPr="00EC76D5">
        <w:rPr>
          <w:highlight w:val="white"/>
        </w:rPr>
        <w:t xml:space="preserve">  </w:t>
      </w:r>
    </w:p>
    <w:p w14:paraId="7DF5B749" w14:textId="77777777" w:rsidR="00E90638" w:rsidRPr="00EC76D5" w:rsidRDefault="00E90638" w:rsidP="00F836A8">
      <w:pPr>
        <w:pStyle w:val="Code"/>
        <w:rPr>
          <w:highlight w:val="white"/>
        </w:rPr>
      </w:pPr>
      <w:r w:rsidRPr="00EC76D5">
        <w:rPr>
          <w:highlight w:val="white"/>
        </w:rPr>
        <w:t xml:space="preserve">  for (index = 0; index &lt; OPEN_MAX; ++index) {</w:t>
      </w:r>
    </w:p>
    <w:p w14:paraId="56857370" w14:textId="77777777" w:rsidR="00E90638" w:rsidRPr="00EC76D5" w:rsidRDefault="00E90638" w:rsidP="00F836A8">
      <w:pPr>
        <w:pStyle w:val="Code"/>
        <w:rPr>
          <w:highlight w:val="white"/>
        </w:rPr>
      </w:pPr>
      <w:r w:rsidRPr="00EC76D5">
        <w:rPr>
          <w:highlight w:val="white"/>
        </w:rPr>
        <w:t xml:space="preserve">    if (g_fileArray[index].open) {</w:t>
      </w:r>
    </w:p>
    <w:p w14:paraId="58AA7CB5" w14:textId="2456F344" w:rsidR="00E90638" w:rsidRPr="00EC76D5" w:rsidRDefault="00E90638" w:rsidP="00F836A8">
      <w:pPr>
        <w:pStyle w:val="Code"/>
        <w:rPr>
          <w:highlight w:val="white"/>
        </w:rPr>
      </w:pPr>
      <w:r w:rsidRPr="00EC76D5">
        <w:rPr>
          <w:highlight w:val="white"/>
        </w:rPr>
        <w:t xml:space="preserve">      fclose(&amp;g_fileArray[index]);</w:t>
      </w:r>
    </w:p>
    <w:p w14:paraId="1F7F109C" w14:textId="77777777" w:rsidR="00E90638" w:rsidRPr="00EC76D5" w:rsidRDefault="00E90638" w:rsidP="00F836A8">
      <w:pPr>
        <w:pStyle w:val="Code"/>
        <w:rPr>
          <w:highlight w:val="white"/>
        </w:rPr>
      </w:pPr>
      <w:r w:rsidRPr="00EC76D5">
        <w:rPr>
          <w:highlight w:val="white"/>
        </w:rPr>
        <w:t xml:space="preserve">    }</w:t>
      </w:r>
    </w:p>
    <w:p w14:paraId="68ACF6E1" w14:textId="77777777" w:rsidR="00E90638" w:rsidRPr="00EC76D5" w:rsidRDefault="00E90638" w:rsidP="00F836A8">
      <w:pPr>
        <w:pStyle w:val="Code"/>
        <w:rPr>
          <w:highlight w:val="white"/>
        </w:rPr>
      </w:pPr>
      <w:r w:rsidRPr="00EC76D5">
        <w:rPr>
          <w:highlight w:val="white"/>
        </w:rPr>
        <w:t xml:space="preserve">  }</w:t>
      </w:r>
    </w:p>
    <w:p w14:paraId="4E87F725" w14:textId="77777777" w:rsidR="00E90638" w:rsidRPr="00EC76D5" w:rsidRDefault="00E90638" w:rsidP="00F836A8">
      <w:pPr>
        <w:pStyle w:val="Code"/>
        <w:rPr>
          <w:highlight w:val="white"/>
        </w:rPr>
      </w:pPr>
    </w:p>
    <w:p w14:paraId="51212560" w14:textId="77777777" w:rsidR="00E90638" w:rsidRPr="00EC76D5" w:rsidRDefault="00E90638" w:rsidP="00F836A8">
      <w:pPr>
        <w:pStyle w:val="Code"/>
        <w:rPr>
          <w:highlight w:val="white"/>
        </w:rPr>
      </w:pPr>
      <w:r w:rsidRPr="00EC76D5">
        <w:rPr>
          <w:highlight w:val="white"/>
        </w:rPr>
        <w:t xml:space="preserve">  for (index = (FUNC_MAX - 1); index &gt;= 0; --index) {</w:t>
      </w:r>
    </w:p>
    <w:p w14:paraId="7FA3B308" w14:textId="77777777" w:rsidR="00E90638" w:rsidRPr="00EC76D5" w:rsidRDefault="00E90638" w:rsidP="00F836A8">
      <w:pPr>
        <w:pStyle w:val="Code"/>
        <w:rPr>
          <w:highlight w:val="white"/>
        </w:rPr>
      </w:pPr>
      <w:r w:rsidRPr="00EC76D5">
        <w:rPr>
          <w:highlight w:val="white"/>
        </w:rPr>
        <w:t xml:space="preserve">    if (g_funcArray[index] != NULL) {</w:t>
      </w:r>
    </w:p>
    <w:p w14:paraId="46182DF8" w14:textId="77777777" w:rsidR="00E90638" w:rsidRPr="00EC76D5" w:rsidRDefault="00E90638" w:rsidP="00F836A8">
      <w:pPr>
        <w:pStyle w:val="Code"/>
        <w:rPr>
          <w:highlight w:val="white"/>
        </w:rPr>
      </w:pPr>
      <w:r w:rsidRPr="00EC76D5">
        <w:rPr>
          <w:highlight w:val="white"/>
        </w:rPr>
        <w:t xml:space="preserve">      g_funcArray[index]();</w:t>
      </w:r>
    </w:p>
    <w:p w14:paraId="28A86ADF" w14:textId="77777777" w:rsidR="00E90638" w:rsidRPr="00EC76D5" w:rsidRDefault="00E90638" w:rsidP="00F836A8">
      <w:pPr>
        <w:pStyle w:val="Code"/>
        <w:rPr>
          <w:highlight w:val="white"/>
        </w:rPr>
      </w:pPr>
      <w:r w:rsidRPr="00EC76D5">
        <w:rPr>
          <w:highlight w:val="white"/>
        </w:rPr>
        <w:t xml:space="preserve">    }</w:t>
      </w:r>
    </w:p>
    <w:p w14:paraId="6018B671" w14:textId="77777777" w:rsidR="00E90638" w:rsidRPr="00EC76D5" w:rsidRDefault="00E90638" w:rsidP="00F836A8">
      <w:pPr>
        <w:pStyle w:val="Code"/>
        <w:rPr>
          <w:highlight w:val="white"/>
        </w:rPr>
      </w:pPr>
      <w:r w:rsidRPr="00EC76D5">
        <w:rPr>
          <w:highlight w:val="white"/>
        </w:rPr>
        <w:t xml:space="preserve">  }</w:t>
      </w:r>
    </w:p>
    <w:p w14:paraId="2F1BE731" w14:textId="77777777" w:rsidR="00E90638" w:rsidRPr="00EC76D5" w:rsidRDefault="00E90638" w:rsidP="00F836A8">
      <w:pPr>
        <w:pStyle w:val="Code"/>
        <w:rPr>
          <w:highlight w:val="white"/>
        </w:rPr>
      </w:pPr>
      <w:r w:rsidRPr="00EC76D5">
        <w:rPr>
          <w:highlight w:val="white"/>
        </w:rPr>
        <w:t xml:space="preserve">  </w:t>
      </w:r>
    </w:p>
    <w:p w14:paraId="5C8109FB" w14:textId="77777777" w:rsidR="00E90638" w:rsidRPr="00EC76D5" w:rsidRDefault="00E90638" w:rsidP="00F836A8">
      <w:pPr>
        <w:pStyle w:val="Code"/>
        <w:rPr>
          <w:highlight w:val="white"/>
        </w:rPr>
      </w:pPr>
      <w:r w:rsidRPr="00EC76D5">
        <w:rPr>
          <w:highlight w:val="white"/>
        </w:rPr>
        <w:t xml:space="preserve">  load_register(ah, 0x4Cs);</w:t>
      </w:r>
    </w:p>
    <w:p w14:paraId="5D68D173" w14:textId="77777777" w:rsidR="00E90638" w:rsidRPr="00EC76D5" w:rsidRDefault="00E90638" w:rsidP="00F836A8">
      <w:pPr>
        <w:pStyle w:val="Code"/>
        <w:rPr>
          <w:highlight w:val="white"/>
        </w:rPr>
      </w:pPr>
      <w:r w:rsidRPr="00EC76D5">
        <w:rPr>
          <w:highlight w:val="white"/>
        </w:rPr>
        <w:t xml:space="preserve">  load_register(al, (short) status);</w:t>
      </w:r>
    </w:p>
    <w:p w14:paraId="19381EDE" w14:textId="77777777" w:rsidR="00E90638" w:rsidRPr="00EC76D5" w:rsidRDefault="00E90638" w:rsidP="00F836A8">
      <w:pPr>
        <w:pStyle w:val="Code"/>
        <w:rPr>
          <w:highlight w:val="white"/>
        </w:rPr>
      </w:pPr>
      <w:r w:rsidRPr="00EC76D5">
        <w:rPr>
          <w:highlight w:val="white"/>
        </w:rPr>
        <w:t xml:space="preserve">  interrupt(0x21s);</w:t>
      </w:r>
    </w:p>
    <w:p w14:paraId="1904E851" w14:textId="75B92DE0" w:rsidR="00E90638" w:rsidRPr="00EC76D5" w:rsidRDefault="00E90638" w:rsidP="00F836A8">
      <w:pPr>
        <w:pStyle w:val="Code"/>
        <w:rPr>
          <w:highlight w:val="white"/>
        </w:rPr>
      </w:pPr>
      <w:r w:rsidRPr="00EC76D5">
        <w:rPr>
          <w:highlight w:val="white"/>
        </w:rPr>
        <w:t>}</w:t>
      </w:r>
    </w:p>
    <w:p w14:paraId="5C21D0E1" w14:textId="185724E0" w:rsidR="00E90638" w:rsidRPr="00EC76D5" w:rsidRDefault="00E90638" w:rsidP="00F836A8">
      <w:pPr>
        <w:pStyle w:val="Code"/>
        <w:rPr>
          <w:highlight w:val="white"/>
        </w:rPr>
      </w:pPr>
    </w:p>
    <w:p w14:paraId="006FB107" w14:textId="77777777" w:rsidR="00E90638" w:rsidRPr="00EC76D5" w:rsidRDefault="00E90638" w:rsidP="00F836A8">
      <w:pPr>
        <w:pStyle w:val="Code"/>
        <w:rPr>
          <w:highlight w:val="white"/>
        </w:rPr>
      </w:pPr>
      <w:r w:rsidRPr="00EC76D5">
        <w:rPr>
          <w:highlight w:val="white"/>
        </w:rPr>
        <w:t>void swap(char* leftValuePtr, char* rightValuePtr, int valueSize) {</w:t>
      </w:r>
    </w:p>
    <w:p w14:paraId="57E70F6A" w14:textId="77777777" w:rsidR="00E90638" w:rsidRPr="00EC76D5" w:rsidRDefault="00E90638" w:rsidP="00F836A8">
      <w:pPr>
        <w:pStyle w:val="Code"/>
        <w:rPr>
          <w:highlight w:val="white"/>
        </w:rPr>
      </w:pPr>
      <w:r w:rsidRPr="00EC76D5">
        <w:rPr>
          <w:highlight w:val="white"/>
        </w:rPr>
        <w:t xml:space="preserve">  int index;</w:t>
      </w:r>
    </w:p>
    <w:p w14:paraId="5647465A" w14:textId="77777777" w:rsidR="00E90638" w:rsidRPr="00EC76D5" w:rsidRDefault="00E90638" w:rsidP="00F836A8">
      <w:pPr>
        <w:pStyle w:val="Code"/>
        <w:rPr>
          <w:highlight w:val="white"/>
        </w:rPr>
      </w:pPr>
      <w:r w:rsidRPr="00EC76D5">
        <w:rPr>
          <w:highlight w:val="white"/>
        </w:rPr>
        <w:t xml:space="preserve">  for (index = 0; index &lt; valueSize; ++index) {</w:t>
      </w:r>
    </w:p>
    <w:p w14:paraId="0762BEC5" w14:textId="77777777" w:rsidR="00E90638" w:rsidRPr="00EC76D5" w:rsidRDefault="00E90638" w:rsidP="00F836A8">
      <w:pPr>
        <w:pStyle w:val="Code"/>
        <w:rPr>
          <w:highlight w:val="white"/>
        </w:rPr>
      </w:pPr>
      <w:r w:rsidRPr="00EC76D5">
        <w:rPr>
          <w:highlight w:val="white"/>
        </w:rPr>
        <w:t xml:space="preserve">    char tempValue = leftValuePtr[index];</w:t>
      </w:r>
    </w:p>
    <w:p w14:paraId="723D3766" w14:textId="77777777" w:rsidR="00E90638" w:rsidRPr="00EC76D5" w:rsidRDefault="00E90638" w:rsidP="00F836A8">
      <w:pPr>
        <w:pStyle w:val="Code"/>
        <w:rPr>
          <w:highlight w:val="white"/>
        </w:rPr>
      </w:pPr>
      <w:r w:rsidRPr="00EC76D5">
        <w:rPr>
          <w:highlight w:val="white"/>
        </w:rPr>
        <w:t xml:space="preserve">    leftValuePtr[index] = rightValuePtr[index];</w:t>
      </w:r>
    </w:p>
    <w:p w14:paraId="318327DC" w14:textId="77777777" w:rsidR="00E90638" w:rsidRPr="00EC76D5" w:rsidRDefault="00E90638" w:rsidP="00F836A8">
      <w:pPr>
        <w:pStyle w:val="Code"/>
        <w:rPr>
          <w:highlight w:val="white"/>
        </w:rPr>
      </w:pPr>
      <w:r w:rsidRPr="00EC76D5">
        <w:rPr>
          <w:highlight w:val="white"/>
        </w:rPr>
        <w:t xml:space="preserve">    rightValuePtr[index] = tempValue;</w:t>
      </w:r>
    </w:p>
    <w:p w14:paraId="0F9CFAAB" w14:textId="77777777" w:rsidR="00E90638" w:rsidRPr="00EC76D5" w:rsidRDefault="00E90638" w:rsidP="00F836A8">
      <w:pPr>
        <w:pStyle w:val="Code"/>
        <w:rPr>
          <w:highlight w:val="white"/>
        </w:rPr>
      </w:pPr>
      <w:r w:rsidRPr="00EC76D5">
        <w:rPr>
          <w:highlight w:val="white"/>
        </w:rPr>
        <w:t xml:space="preserve">  }</w:t>
      </w:r>
    </w:p>
    <w:p w14:paraId="14491A23" w14:textId="77777777" w:rsidR="00E90638" w:rsidRPr="00EC76D5" w:rsidRDefault="00E90638" w:rsidP="00F836A8">
      <w:pPr>
        <w:pStyle w:val="Code"/>
        <w:rPr>
          <w:highlight w:val="white"/>
        </w:rPr>
      </w:pPr>
      <w:r w:rsidRPr="00EC76D5">
        <w:rPr>
          <w:highlight w:val="white"/>
        </w:rPr>
        <w:t>}</w:t>
      </w:r>
    </w:p>
    <w:p w14:paraId="537C640A" w14:textId="77777777" w:rsidR="00E90638" w:rsidRPr="00EC76D5" w:rsidRDefault="00E90638" w:rsidP="00F836A8">
      <w:pPr>
        <w:pStyle w:val="Code"/>
        <w:rPr>
          <w:highlight w:val="white"/>
        </w:rPr>
      </w:pPr>
    </w:p>
    <w:p w14:paraId="6616BDBB" w14:textId="77777777" w:rsidR="00E90638" w:rsidRPr="00EC76D5" w:rsidRDefault="00E90638" w:rsidP="00F836A8">
      <w:pPr>
        <w:pStyle w:val="Code"/>
        <w:rPr>
          <w:highlight w:val="white"/>
        </w:rPr>
      </w:pPr>
      <w:r w:rsidRPr="00EC76D5">
        <w:rPr>
          <w:highlight w:val="white"/>
        </w:rPr>
        <w:t>void qsort(const void* valueList, size_t listSize, size_t valueSize,</w:t>
      </w:r>
    </w:p>
    <w:p w14:paraId="11799091" w14:textId="77777777" w:rsidR="00E90638" w:rsidRPr="00EC76D5" w:rsidRDefault="00E90638" w:rsidP="00F836A8">
      <w:pPr>
        <w:pStyle w:val="Code"/>
        <w:rPr>
          <w:highlight w:val="white"/>
        </w:rPr>
      </w:pPr>
      <w:r w:rsidRPr="00EC76D5">
        <w:rPr>
          <w:highlight w:val="white"/>
        </w:rPr>
        <w:t xml:space="preserve">           int (*compare)(const void*, const void*)) {</w:t>
      </w:r>
    </w:p>
    <w:p w14:paraId="7FABD826" w14:textId="77777777" w:rsidR="00E90638" w:rsidRPr="00EC76D5" w:rsidRDefault="00E90638" w:rsidP="00F836A8">
      <w:pPr>
        <w:pStyle w:val="Code"/>
        <w:rPr>
          <w:highlight w:val="white"/>
        </w:rPr>
      </w:pPr>
      <w:r w:rsidRPr="00EC76D5">
        <w:rPr>
          <w:highlight w:val="white"/>
        </w:rPr>
        <w:t xml:space="preserve">  BOOL update;</w:t>
      </w:r>
    </w:p>
    <w:p w14:paraId="7E9022F6" w14:textId="77777777" w:rsidR="00E90638" w:rsidRPr="00EC76D5" w:rsidRDefault="00E90638" w:rsidP="00F836A8">
      <w:pPr>
        <w:pStyle w:val="Code"/>
        <w:rPr>
          <w:highlight w:val="white"/>
        </w:rPr>
      </w:pPr>
      <w:r w:rsidRPr="00EC76D5">
        <w:rPr>
          <w:highlight w:val="white"/>
        </w:rPr>
        <w:t xml:space="preserve">  char* charList = (char*) valueList;</w:t>
      </w:r>
    </w:p>
    <w:p w14:paraId="7A9A2CA0" w14:textId="77777777" w:rsidR="00E90638" w:rsidRPr="00EC76D5" w:rsidRDefault="00E90638" w:rsidP="00F836A8">
      <w:pPr>
        <w:pStyle w:val="Code"/>
        <w:rPr>
          <w:highlight w:val="white"/>
        </w:rPr>
      </w:pPr>
    </w:p>
    <w:p w14:paraId="07AF00AC" w14:textId="77777777" w:rsidR="00E90638" w:rsidRPr="00EC76D5" w:rsidRDefault="00E90638" w:rsidP="00F836A8">
      <w:pPr>
        <w:pStyle w:val="Code"/>
        <w:rPr>
          <w:highlight w:val="white"/>
        </w:rPr>
      </w:pPr>
      <w:r w:rsidRPr="00EC76D5">
        <w:rPr>
          <w:highlight w:val="white"/>
        </w:rPr>
        <w:t xml:space="preserve">  int index1;</w:t>
      </w:r>
    </w:p>
    <w:p w14:paraId="5FB9746A" w14:textId="77777777" w:rsidR="00E90638" w:rsidRPr="00EC76D5" w:rsidRDefault="00E90638" w:rsidP="00F836A8">
      <w:pPr>
        <w:pStyle w:val="Code"/>
        <w:rPr>
          <w:highlight w:val="white"/>
        </w:rPr>
      </w:pPr>
      <w:r w:rsidRPr="00EC76D5">
        <w:rPr>
          <w:highlight w:val="white"/>
        </w:rPr>
        <w:t xml:space="preserve">  for (index1 = (listSize - 1); index1 &gt; 0 ; --index1)  {</w:t>
      </w:r>
    </w:p>
    <w:p w14:paraId="59AF511D" w14:textId="77777777" w:rsidR="00E90638" w:rsidRPr="00EC76D5" w:rsidRDefault="00E90638" w:rsidP="00F836A8">
      <w:pPr>
        <w:pStyle w:val="Code"/>
        <w:rPr>
          <w:highlight w:val="white"/>
        </w:rPr>
      </w:pPr>
      <w:r w:rsidRPr="00EC76D5">
        <w:rPr>
          <w:highlight w:val="white"/>
        </w:rPr>
        <w:t xml:space="preserve">    int index2;</w:t>
      </w:r>
    </w:p>
    <w:p w14:paraId="35C79E67" w14:textId="77777777" w:rsidR="00E90638" w:rsidRPr="00EC76D5" w:rsidRDefault="00E90638" w:rsidP="00F836A8">
      <w:pPr>
        <w:pStyle w:val="Code"/>
        <w:rPr>
          <w:highlight w:val="white"/>
        </w:rPr>
      </w:pPr>
      <w:r w:rsidRPr="00EC76D5">
        <w:rPr>
          <w:highlight w:val="white"/>
        </w:rPr>
        <w:t xml:space="preserve">    update = FALSE;</w:t>
      </w:r>
    </w:p>
    <w:p w14:paraId="4614993A" w14:textId="77777777" w:rsidR="00E90638" w:rsidRPr="00EC76D5" w:rsidRDefault="00E90638" w:rsidP="00F836A8">
      <w:pPr>
        <w:pStyle w:val="Code"/>
        <w:rPr>
          <w:highlight w:val="white"/>
        </w:rPr>
      </w:pPr>
    </w:p>
    <w:p w14:paraId="1F472EAC" w14:textId="77777777" w:rsidR="00E90638" w:rsidRPr="00EC76D5" w:rsidRDefault="00E90638" w:rsidP="00F836A8">
      <w:pPr>
        <w:pStyle w:val="Code"/>
        <w:rPr>
          <w:highlight w:val="white"/>
        </w:rPr>
      </w:pPr>
      <w:r w:rsidRPr="00EC76D5">
        <w:rPr>
          <w:highlight w:val="white"/>
        </w:rPr>
        <w:t xml:space="preserve">    for (index2 = 0; index2 &lt; index1; ++index2)  {</w:t>
      </w:r>
    </w:p>
    <w:p w14:paraId="1F421C47" w14:textId="77777777" w:rsidR="00E90638" w:rsidRPr="00EC76D5" w:rsidRDefault="00E90638" w:rsidP="00F836A8">
      <w:pPr>
        <w:pStyle w:val="Code"/>
        <w:rPr>
          <w:highlight w:val="white"/>
        </w:rPr>
      </w:pPr>
      <w:r w:rsidRPr="00EC76D5">
        <w:rPr>
          <w:highlight w:val="white"/>
        </w:rPr>
        <w:t xml:space="preserve">      char* valuePtr1 = charList + (index2 * valueSize);</w:t>
      </w:r>
    </w:p>
    <w:p w14:paraId="46439B19" w14:textId="77777777" w:rsidR="00E90638" w:rsidRPr="00EC76D5" w:rsidRDefault="00E90638" w:rsidP="00F836A8">
      <w:pPr>
        <w:pStyle w:val="Code"/>
        <w:rPr>
          <w:highlight w:val="white"/>
        </w:rPr>
      </w:pPr>
      <w:r w:rsidRPr="00EC76D5">
        <w:rPr>
          <w:highlight w:val="white"/>
        </w:rPr>
        <w:t xml:space="preserve">      char* valuePtr2 = charList + ((index2 + 1) * valueSize);</w:t>
      </w:r>
    </w:p>
    <w:p w14:paraId="30CFFDCE" w14:textId="77777777" w:rsidR="00E06AC9" w:rsidRPr="00EC76D5" w:rsidRDefault="00E06AC9" w:rsidP="00F836A8">
      <w:pPr>
        <w:pStyle w:val="Code"/>
        <w:rPr>
          <w:highlight w:val="white"/>
        </w:rPr>
      </w:pPr>
    </w:p>
    <w:p w14:paraId="0F5C2E93" w14:textId="00AE1108" w:rsidR="00E90638" w:rsidRPr="00EC76D5" w:rsidRDefault="00E90638" w:rsidP="00F836A8">
      <w:pPr>
        <w:pStyle w:val="Code"/>
        <w:rPr>
          <w:highlight w:val="white"/>
        </w:rPr>
      </w:pPr>
      <w:r w:rsidRPr="00EC76D5">
        <w:rPr>
          <w:highlight w:val="white"/>
        </w:rPr>
        <w:t xml:space="preserve">      if (compare(valuePtr1, valuePtr2) &gt; 0) {</w:t>
      </w:r>
    </w:p>
    <w:p w14:paraId="6EE353CA" w14:textId="77777777" w:rsidR="00E90638" w:rsidRPr="00EC76D5" w:rsidRDefault="00E90638" w:rsidP="00F836A8">
      <w:pPr>
        <w:pStyle w:val="Code"/>
        <w:rPr>
          <w:highlight w:val="white"/>
        </w:rPr>
      </w:pPr>
      <w:r w:rsidRPr="00EC76D5">
        <w:rPr>
          <w:highlight w:val="white"/>
        </w:rPr>
        <w:t xml:space="preserve">        swap(valuePtr1, valuePtr2, valueSize);</w:t>
      </w:r>
    </w:p>
    <w:p w14:paraId="42250DD8" w14:textId="77777777" w:rsidR="00E90638" w:rsidRPr="00EC76D5" w:rsidRDefault="00E90638" w:rsidP="00F836A8">
      <w:pPr>
        <w:pStyle w:val="Code"/>
        <w:rPr>
          <w:highlight w:val="white"/>
        </w:rPr>
      </w:pPr>
      <w:r w:rsidRPr="00EC76D5">
        <w:rPr>
          <w:highlight w:val="white"/>
        </w:rPr>
        <w:t xml:space="preserve">        update = TRUE;</w:t>
      </w:r>
    </w:p>
    <w:p w14:paraId="2F7A5EDF" w14:textId="77777777" w:rsidR="00E90638" w:rsidRPr="00EC76D5" w:rsidRDefault="00E90638" w:rsidP="00F836A8">
      <w:pPr>
        <w:pStyle w:val="Code"/>
        <w:rPr>
          <w:highlight w:val="white"/>
        </w:rPr>
      </w:pPr>
      <w:r w:rsidRPr="00EC76D5">
        <w:rPr>
          <w:highlight w:val="white"/>
        </w:rPr>
        <w:t xml:space="preserve">      }</w:t>
      </w:r>
    </w:p>
    <w:p w14:paraId="64727B66" w14:textId="77777777" w:rsidR="00E90638" w:rsidRPr="00EC76D5" w:rsidRDefault="00E90638" w:rsidP="00F836A8">
      <w:pPr>
        <w:pStyle w:val="Code"/>
        <w:rPr>
          <w:highlight w:val="white"/>
        </w:rPr>
      </w:pPr>
      <w:r w:rsidRPr="00EC76D5">
        <w:rPr>
          <w:highlight w:val="white"/>
        </w:rPr>
        <w:t xml:space="preserve">    }</w:t>
      </w:r>
    </w:p>
    <w:p w14:paraId="16F4D8DD" w14:textId="77777777" w:rsidR="00E90638" w:rsidRPr="00EC76D5" w:rsidRDefault="00E90638" w:rsidP="00F836A8">
      <w:pPr>
        <w:pStyle w:val="Code"/>
        <w:rPr>
          <w:highlight w:val="white"/>
        </w:rPr>
      </w:pPr>
    </w:p>
    <w:p w14:paraId="4A3063D6" w14:textId="77777777" w:rsidR="00E90638" w:rsidRPr="00EC76D5" w:rsidRDefault="00E90638" w:rsidP="00F836A8">
      <w:pPr>
        <w:pStyle w:val="Code"/>
        <w:rPr>
          <w:highlight w:val="white"/>
        </w:rPr>
      </w:pPr>
      <w:r w:rsidRPr="00EC76D5">
        <w:rPr>
          <w:highlight w:val="white"/>
        </w:rPr>
        <w:t xml:space="preserve">    if (!update) {</w:t>
      </w:r>
    </w:p>
    <w:p w14:paraId="3D72E282" w14:textId="77777777" w:rsidR="00E90638" w:rsidRPr="00EC76D5" w:rsidRDefault="00E90638" w:rsidP="00F836A8">
      <w:pPr>
        <w:pStyle w:val="Code"/>
        <w:rPr>
          <w:highlight w:val="white"/>
        </w:rPr>
      </w:pPr>
      <w:r w:rsidRPr="00EC76D5">
        <w:rPr>
          <w:highlight w:val="white"/>
        </w:rPr>
        <w:t xml:space="preserve">      break;</w:t>
      </w:r>
    </w:p>
    <w:p w14:paraId="7B685FED" w14:textId="77777777" w:rsidR="00E90638" w:rsidRPr="00EC76D5" w:rsidRDefault="00E90638" w:rsidP="00F836A8">
      <w:pPr>
        <w:pStyle w:val="Code"/>
        <w:rPr>
          <w:highlight w:val="white"/>
        </w:rPr>
      </w:pPr>
      <w:r w:rsidRPr="00EC76D5">
        <w:rPr>
          <w:highlight w:val="white"/>
        </w:rPr>
        <w:t xml:space="preserve">    }</w:t>
      </w:r>
    </w:p>
    <w:p w14:paraId="6E350AF8" w14:textId="77777777" w:rsidR="00E90638" w:rsidRPr="00EC76D5" w:rsidRDefault="00E90638" w:rsidP="00F836A8">
      <w:pPr>
        <w:pStyle w:val="Code"/>
        <w:rPr>
          <w:highlight w:val="white"/>
        </w:rPr>
      </w:pPr>
      <w:r w:rsidRPr="00EC76D5">
        <w:rPr>
          <w:highlight w:val="white"/>
        </w:rPr>
        <w:t xml:space="preserve">  }</w:t>
      </w:r>
    </w:p>
    <w:p w14:paraId="03F2C050" w14:textId="77777777" w:rsidR="00E90638" w:rsidRPr="00EC76D5" w:rsidRDefault="00E90638" w:rsidP="00F836A8">
      <w:pPr>
        <w:pStyle w:val="Code"/>
        <w:rPr>
          <w:highlight w:val="white"/>
        </w:rPr>
      </w:pPr>
      <w:r w:rsidRPr="00EC76D5">
        <w:rPr>
          <w:highlight w:val="white"/>
        </w:rPr>
        <w:t>}</w:t>
      </w:r>
    </w:p>
    <w:p w14:paraId="12C8660D" w14:textId="77777777" w:rsidR="00E90638" w:rsidRPr="00EC76D5" w:rsidRDefault="00E90638" w:rsidP="00F836A8">
      <w:pPr>
        <w:pStyle w:val="Code"/>
        <w:rPr>
          <w:highlight w:val="white"/>
        </w:rPr>
      </w:pPr>
    </w:p>
    <w:p w14:paraId="2CFFC1E9" w14:textId="77777777" w:rsidR="00E90638" w:rsidRPr="00EC76D5" w:rsidRDefault="00E90638" w:rsidP="00F836A8">
      <w:pPr>
        <w:pStyle w:val="Code"/>
        <w:rPr>
          <w:highlight w:val="white"/>
        </w:rPr>
      </w:pPr>
      <w:r w:rsidRPr="00EC76D5">
        <w:rPr>
          <w:highlight w:val="white"/>
        </w:rPr>
        <w:t>int abs(int value) {</w:t>
      </w:r>
    </w:p>
    <w:p w14:paraId="6ABEE288" w14:textId="77777777" w:rsidR="00E90638" w:rsidRPr="00EC76D5" w:rsidRDefault="00E90638" w:rsidP="00F836A8">
      <w:pPr>
        <w:pStyle w:val="Code"/>
        <w:rPr>
          <w:highlight w:val="white"/>
        </w:rPr>
      </w:pPr>
      <w:r w:rsidRPr="00EC76D5">
        <w:rPr>
          <w:highlight w:val="white"/>
        </w:rPr>
        <w:lastRenderedPageBreak/>
        <w:t xml:space="preserve">  return (value &lt; 0) ? -value : value;</w:t>
      </w:r>
    </w:p>
    <w:p w14:paraId="380561E9" w14:textId="77777777" w:rsidR="00E90638" w:rsidRPr="00EC76D5" w:rsidRDefault="00E90638" w:rsidP="00F836A8">
      <w:pPr>
        <w:pStyle w:val="Code"/>
        <w:rPr>
          <w:highlight w:val="white"/>
        </w:rPr>
      </w:pPr>
      <w:r w:rsidRPr="00EC76D5">
        <w:rPr>
          <w:highlight w:val="white"/>
        </w:rPr>
        <w:t>}</w:t>
      </w:r>
    </w:p>
    <w:p w14:paraId="4189EDB4" w14:textId="77777777" w:rsidR="00E90638" w:rsidRPr="00EC76D5" w:rsidRDefault="00E90638" w:rsidP="00F836A8">
      <w:pPr>
        <w:pStyle w:val="Code"/>
        <w:rPr>
          <w:highlight w:val="white"/>
        </w:rPr>
      </w:pPr>
    </w:p>
    <w:p w14:paraId="6370E5DC" w14:textId="77777777" w:rsidR="00E90638" w:rsidRPr="00EC76D5" w:rsidRDefault="00E90638" w:rsidP="00F836A8">
      <w:pPr>
        <w:pStyle w:val="Code"/>
        <w:rPr>
          <w:highlight w:val="white"/>
        </w:rPr>
      </w:pPr>
      <w:r w:rsidRPr="00EC76D5">
        <w:rPr>
          <w:highlight w:val="white"/>
        </w:rPr>
        <w:t>long labs(long value) {</w:t>
      </w:r>
    </w:p>
    <w:p w14:paraId="7D2F1018" w14:textId="77777777" w:rsidR="00E90638" w:rsidRPr="00EC76D5" w:rsidRDefault="00E90638" w:rsidP="00F836A8">
      <w:pPr>
        <w:pStyle w:val="Code"/>
        <w:rPr>
          <w:highlight w:val="white"/>
        </w:rPr>
      </w:pPr>
      <w:r w:rsidRPr="00EC76D5">
        <w:rPr>
          <w:highlight w:val="white"/>
        </w:rPr>
        <w:t xml:space="preserve">  return (value &lt; 0l) ? -value : value;</w:t>
      </w:r>
    </w:p>
    <w:p w14:paraId="11896D7F" w14:textId="77777777" w:rsidR="00E90638" w:rsidRPr="00EC76D5" w:rsidRDefault="00E90638" w:rsidP="00F836A8">
      <w:pPr>
        <w:pStyle w:val="Code"/>
        <w:rPr>
          <w:highlight w:val="white"/>
        </w:rPr>
      </w:pPr>
      <w:r w:rsidRPr="00EC76D5">
        <w:rPr>
          <w:highlight w:val="white"/>
        </w:rPr>
        <w:t>}</w:t>
      </w:r>
    </w:p>
    <w:p w14:paraId="603A4F84" w14:textId="77777777" w:rsidR="00E90638" w:rsidRPr="00EC76D5" w:rsidRDefault="00E90638" w:rsidP="00F836A8">
      <w:pPr>
        <w:pStyle w:val="Code"/>
        <w:rPr>
          <w:highlight w:val="white"/>
        </w:rPr>
      </w:pPr>
    </w:p>
    <w:p w14:paraId="38096581" w14:textId="77777777" w:rsidR="00E90638" w:rsidRPr="00EC76D5" w:rsidRDefault="00E90638" w:rsidP="00F836A8">
      <w:pPr>
        <w:pStyle w:val="Code"/>
        <w:rPr>
          <w:highlight w:val="white"/>
        </w:rPr>
      </w:pPr>
      <w:r w:rsidRPr="00EC76D5">
        <w:rPr>
          <w:highlight w:val="white"/>
        </w:rPr>
        <w:t>div_t div(int num, int denum) {</w:t>
      </w:r>
    </w:p>
    <w:p w14:paraId="028D3CE2" w14:textId="77777777" w:rsidR="00E90638" w:rsidRPr="00EC76D5" w:rsidRDefault="00E90638" w:rsidP="00F836A8">
      <w:pPr>
        <w:pStyle w:val="Code"/>
        <w:rPr>
          <w:highlight w:val="white"/>
        </w:rPr>
      </w:pPr>
      <w:r w:rsidRPr="00EC76D5">
        <w:rPr>
          <w:highlight w:val="white"/>
        </w:rPr>
        <w:t xml:space="preserve">  div_t result = {0, 0};</w:t>
      </w:r>
    </w:p>
    <w:p w14:paraId="6E0BD0B7" w14:textId="77777777" w:rsidR="00E90638" w:rsidRPr="00EC76D5" w:rsidRDefault="00E90638" w:rsidP="00F836A8">
      <w:pPr>
        <w:pStyle w:val="Code"/>
        <w:rPr>
          <w:highlight w:val="white"/>
        </w:rPr>
      </w:pPr>
    </w:p>
    <w:p w14:paraId="5652E827" w14:textId="77777777" w:rsidR="00E90638" w:rsidRPr="00EC76D5" w:rsidRDefault="00E90638" w:rsidP="00F836A8">
      <w:pPr>
        <w:pStyle w:val="Code"/>
        <w:rPr>
          <w:highlight w:val="white"/>
        </w:rPr>
      </w:pPr>
      <w:r w:rsidRPr="00EC76D5">
        <w:rPr>
          <w:highlight w:val="white"/>
        </w:rPr>
        <w:t xml:space="preserve">  if (denum == 0) {</w:t>
      </w:r>
    </w:p>
    <w:p w14:paraId="45A0FAC2" w14:textId="77777777" w:rsidR="00E90638" w:rsidRPr="00EC76D5" w:rsidRDefault="00E90638" w:rsidP="00F836A8">
      <w:pPr>
        <w:pStyle w:val="Code"/>
        <w:rPr>
          <w:highlight w:val="white"/>
        </w:rPr>
      </w:pPr>
      <w:r w:rsidRPr="00EC76D5">
        <w:rPr>
          <w:highlight w:val="white"/>
        </w:rPr>
        <w:t xml:space="preserve">    errno = EDOM;</w:t>
      </w:r>
    </w:p>
    <w:p w14:paraId="4BC0AF1B" w14:textId="77777777" w:rsidR="00E90638" w:rsidRPr="00EC76D5" w:rsidRDefault="00E90638" w:rsidP="00F836A8">
      <w:pPr>
        <w:pStyle w:val="Code"/>
        <w:rPr>
          <w:highlight w:val="white"/>
        </w:rPr>
      </w:pPr>
      <w:r w:rsidRPr="00EC76D5">
        <w:rPr>
          <w:highlight w:val="white"/>
        </w:rPr>
        <w:t xml:space="preserve">    return result;</w:t>
      </w:r>
    </w:p>
    <w:p w14:paraId="3A0A755A" w14:textId="77777777" w:rsidR="00E90638" w:rsidRPr="00EC76D5" w:rsidRDefault="00E90638" w:rsidP="00F836A8">
      <w:pPr>
        <w:pStyle w:val="Code"/>
        <w:rPr>
          <w:highlight w:val="white"/>
        </w:rPr>
      </w:pPr>
      <w:r w:rsidRPr="00EC76D5">
        <w:rPr>
          <w:highlight w:val="white"/>
        </w:rPr>
        <w:t xml:space="preserve">  }</w:t>
      </w:r>
    </w:p>
    <w:p w14:paraId="3E44CFAB" w14:textId="77777777" w:rsidR="00E90638" w:rsidRPr="00EC76D5" w:rsidRDefault="00E90638" w:rsidP="00F836A8">
      <w:pPr>
        <w:pStyle w:val="Code"/>
        <w:rPr>
          <w:highlight w:val="white"/>
        </w:rPr>
      </w:pPr>
    </w:p>
    <w:p w14:paraId="70DFA205" w14:textId="77777777" w:rsidR="00E90638" w:rsidRPr="00EC76D5" w:rsidRDefault="00E90638" w:rsidP="00F836A8">
      <w:pPr>
        <w:pStyle w:val="Code"/>
        <w:rPr>
          <w:highlight w:val="white"/>
        </w:rPr>
      </w:pPr>
      <w:r w:rsidRPr="00EC76D5">
        <w:rPr>
          <w:highlight w:val="white"/>
        </w:rPr>
        <w:t xml:space="preserve">  result.quot = num / denum;</w:t>
      </w:r>
    </w:p>
    <w:p w14:paraId="4E577DEC" w14:textId="77777777" w:rsidR="00E90638" w:rsidRPr="00EC76D5" w:rsidRDefault="00E90638" w:rsidP="00F836A8">
      <w:pPr>
        <w:pStyle w:val="Code"/>
        <w:rPr>
          <w:highlight w:val="white"/>
        </w:rPr>
      </w:pPr>
      <w:r w:rsidRPr="00EC76D5">
        <w:rPr>
          <w:highlight w:val="white"/>
        </w:rPr>
        <w:t xml:space="preserve">  result.rem = num % denum;</w:t>
      </w:r>
    </w:p>
    <w:p w14:paraId="7EE80ECC" w14:textId="77777777" w:rsidR="00E90638" w:rsidRPr="00EC76D5" w:rsidRDefault="00E90638" w:rsidP="00F836A8">
      <w:pPr>
        <w:pStyle w:val="Code"/>
        <w:rPr>
          <w:highlight w:val="white"/>
        </w:rPr>
      </w:pPr>
      <w:r w:rsidRPr="00EC76D5">
        <w:rPr>
          <w:highlight w:val="white"/>
        </w:rPr>
        <w:t xml:space="preserve">  return result;</w:t>
      </w:r>
    </w:p>
    <w:p w14:paraId="278CA9AA" w14:textId="77777777" w:rsidR="00E90638" w:rsidRPr="00EC76D5" w:rsidRDefault="00E90638" w:rsidP="00F836A8">
      <w:pPr>
        <w:pStyle w:val="Code"/>
        <w:rPr>
          <w:highlight w:val="white"/>
        </w:rPr>
      </w:pPr>
      <w:r w:rsidRPr="00EC76D5">
        <w:rPr>
          <w:highlight w:val="white"/>
        </w:rPr>
        <w:t>}</w:t>
      </w:r>
    </w:p>
    <w:p w14:paraId="5A55947B" w14:textId="77777777" w:rsidR="00E90638" w:rsidRPr="00EC76D5" w:rsidRDefault="00E90638" w:rsidP="00F836A8">
      <w:pPr>
        <w:pStyle w:val="Code"/>
        <w:rPr>
          <w:highlight w:val="white"/>
        </w:rPr>
      </w:pPr>
    </w:p>
    <w:p w14:paraId="202E1597" w14:textId="77777777" w:rsidR="00E90638" w:rsidRPr="00EC76D5" w:rsidRDefault="00E90638" w:rsidP="00F836A8">
      <w:pPr>
        <w:pStyle w:val="Code"/>
        <w:rPr>
          <w:highlight w:val="white"/>
        </w:rPr>
      </w:pPr>
      <w:r w:rsidRPr="00EC76D5">
        <w:rPr>
          <w:highlight w:val="white"/>
        </w:rPr>
        <w:t>ldiv_t ldiv(long num, long denum) {</w:t>
      </w:r>
    </w:p>
    <w:p w14:paraId="22FF12B5" w14:textId="77777777" w:rsidR="00E90638" w:rsidRPr="00EC76D5" w:rsidRDefault="00E90638" w:rsidP="00F836A8">
      <w:pPr>
        <w:pStyle w:val="Code"/>
        <w:rPr>
          <w:highlight w:val="white"/>
        </w:rPr>
      </w:pPr>
      <w:r w:rsidRPr="00EC76D5">
        <w:rPr>
          <w:highlight w:val="white"/>
        </w:rPr>
        <w:t xml:space="preserve">  ldiv_t result = {0, 0};</w:t>
      </w:r>
    </w:p>
    <w:p w14:paraId="2E7D5CDB" w14:textId="77777777" w:rsidR="00E90638" w:rsidRPr="00EC76D5" w:rsidRDefault="00E90638" w:rsidP="00F836A8">
      <w:pPr>
        <w:pStyle w:val="Code"/>
        <w:rPr>
          <w:highlight w:val="white"/>
        </w:rPr>
      </w:pPr>
      <w:r w:rsidRPr="00EC76D5">
        <w:rPr>
          <w:highlight w:val="white"/>
        </w:rPr>
        <w:t xml:space="preserve">  </w:t>
      </w:r>
    </w:p>
    <w:p w14:paraId="1A6012C1" w14:textId="77777777" w:rsidR="00E90638" w:rsidRPr="00EC76D5" w:rsidRDefault="00E90638" w:rsidP="00F836A8">
      <w:pPr>
        <w:pStyle w:val="Code"/>
        <w:rPr>
          <w:highlight w:val="white"/>
        </w:rPr>
      </w:pPr>
      <w:r w:rsidRPr="00EC76D5">
        <w:rPr>
          <w:highlight w:val="white"/>
        </w:rPr>
        <w:t xml:space="preserve">  if (denum == 0) {</w:t>
      </w:r>
    </w:p>
    <w:p w14:paraId="72BC3DBE" w14:textId="77777777" w:rsidR="00E90638" w:rsidRPr="00EC76D5" w:rsidRDefault="00E90638" w:rsidP="00F836A8">
      <w:pPr>
        <w:pStyle w:val="Code"/>
        <w:rPr>
          <w:highlight w:val="white"/>
        </w:rPr>
      </w:pPr>
      <w:r w:rsidRPr="00EC76D5">
        <w:rPr>
          <w:highlight w:val="white"/>
        </w:rPr>
        <w:t xml:space="preserve">    errno = EDOM;</w:t>
      </w:r>
    </w:p>
    <w:p w14:paraId="3A9994BD" w14:textId="77777777" w:rsidR="00E90638" w:rsidRPr="00EC76D5" w:rsidRDefault="00E90638" w:rsidP="00F836A8">
      <w:pPr>
        <w:pStyle w:val="Code"/>
        <w:rPr>
          <w:highlight w:val="white"/>
        </w:rPr>
      </w:pPr>
      <w:r w:rsidRPr="00EC76D5">
        <w:rPr>
          <w:highlight w:val="white"/>
        </w:rPr>
        <w:t xml:space="preserve">    return result;</w:t>
      </w:r>
    </w:p>
    <w:p w14:paraId="30EBF419" w14:textId="77777777" w:rsidR="00E90638" w:rsidRPr="00EC76D5" w:rsidRDefault="00E90638" w:rsidP="00F836A8">
      <w:pPr>
        <w:pStyle w:val="Code"/>
        <w:rPr>
          <w:highlight w:val="white"/>
        </w:rPr>
      </w:pPr>
      <w:r w:rsidRPr="00EC76D5">
        <w:rPr>
          <w:highlight w:val="white"/>
        </w:rPr>
        <w:t xml:space="preserve">  }</w:t>
      </w:r>
    </w:p>
    <w:p w14:paraId="670029F6" w14:textId="77777777" w:rsidR="00E90638" w:rsidRPr="00EC76D5" w:rsidRDefault="00E90638" w:rsidP="00F836A8">
      <w:pPr>
        <w:pStyle w:val="Code"/>
        <w:rPr>
          <w:highlight w:val="white"/>
        </w:rPr>
      </w:pPr>
    </w:p>
    <w:p w14:paraId="0C56BC21" w14:textId="77777777" w:rsidR="00E90638" w:rsidRPr="00EC76D5" w:rsidRDefault="00E90638" w:rsidP="00F836A8">
      <w:pPr>
        <w:pStyle w:val="Code"/>
        <w:rPr>
          <w:highlight w:val="white"/>
        </w:rPr>
      </w:pPr>
      <w:r w:rsidRPr="00EC76D5">
        <w:rPr>
          <w:highlight w:val="white"/>
        </w:rPr>
        <w:t xml:space="preserve">  result.quot = num / denum;</w:t>
      </w:r>
    </w:p>
    <w:p w14:paraId="767BF7D4" w14:textId="77777777" w:rsidR="00E90638" w:rsidRPr="00EC76D5" w:rsidRDefault="00E90638" w:rsidP="00F836A8">
      <w:pPr>
        <w:pStyle w:val="Code"/>
        <w:rPr>
          <w:highlight w:val="white"/>
        </w:rPr>
      </w:pPr>
      <w:r w:rsidRPr="00EC76D5">
        <w:rPr>
          <w:highlight w:val="white"/>
        </w:rPr>
        <w:t xml:space="preserve">  result.rem = num % denum;</w:t>
      </w:r>
    </w:p>
    <w:p w14:paraId="0CDF88EA" w14:textId="77777777" w:rsidR="00E90638" w:rsidRPr="00EC76D5" w:rsidRDefault="00E90638" w:rsidP="00F836A8">
      <w:pPr>
        <w:pStyle w:val="Code"/>
        <w:rPr>
          <w:highlight w:val="white"/>
        </w:rPr>
      </w:pPr>
      <w:r w:rsidRPr="00EC76D5">
        <w:rPr>
          <w:highlight w:val="white"/>
        </w:rPr>
        <w:t xml:space="preserve">  return result;</w:t>
      </w:r>
    </w:p>
    <w:p w14:paraId="0749CDFF" w14:textId="51039167" w:rsidR="008977FB" w:rsidRPr="00EC76D5" w:rsidRDefault="00E90638" w:rsidP="00F836A8">
      <w:pPr>
        <w:pStyle w:val="Code"/>
        <w:rPr>
          <w:highlight w:val="white"/>
        </w:rPr>
      </w:pPr>
      <w:r w:rsidRPr="00EC76D5">
        <w:rPr>
          <w:highlight w:val="white"/>
        </w:rPr>
        <w:t>}</w:t>
      </w:r>
    </w:p>
    <w:p w14:paraId="49B8A31E" w14:textId="0F02D175" w:rsidR="00D62A8B" w:rsidRPr="00EC76D5" w:rsidRDefault="00966D02" w:rsidP="00265BDF">
      <w:pPr>
        <w:pStyle w:val="Rubrik2"/>
      </w:pPr>
      <w:bookmarkStart w:id="5889" w:name="_Toc481936465"/>
      <w:r w:rsidRPr="00EC76D5">
        <w:t>T</w:t>
      </w:r>
      <w:r w:rsidR="00D62A8B" w:rsidRPr="00EC76D5">
        <w:t>ime</w:t>
      </w:r>
      <w:bookmarkEnd w:id="5889"/>
    </w:p>
    <w:p w14:paraId="4B568326" w14:textId="58C5640B" w:rsidR="00487292" w:rsidRPr="00EC76D5" w:rsidRDefault="00966D02" w:rsidP="00733EAC">
      <w:pPr>
        <w:pStyle w:val="CodeListing"/>
      </w:pPr>
      <w:r w:rsidRPr="00EC76D5">
        <w:t>T</w:t>
      </w:r>
      <w:r w:rsidR="00487292" w:rsidRPr="00EC76D5">
        <w:t>ime</w:t>
      </w:r>
      <w:r w:rsidRPr="00EC76D5">
        <w:t>.h</w:t>
      </w:r>
    </w:p>
    <w:p w14:paraId="5F2D40C8" w14:textId="77777777" w:rsidR="00746B26" w:rsidRPr="00EC76D5" w:rsidRDefault="00746B26" w:rsidP="00D67561">
      <w:pPr>
        <w:pStyle w:val="Code"/>
        <w:rPr>
          <w:highlight w:val="white"/>
        </w:rPr>
      </w:pPr>
      <w:r w:rsidRPr="00EC76D5">
        <w:rPr>
          <w:highlight w:val="white"/>
        </w:rPr>
        <w:t>#ifndef __TIME_H__</w:t>
      </w:r>
    </w:p>
    <w:p w14:paraId="661B32DD" w14:textId="77777777" w:rsidR="00746B26" w:rsidRPr="00EC76D5" w:rsidRDefault="00746B26" w:rsidP="00D67561">
      <w:pPr>
        <w:pStyle w:val="Code"/>
        <w:rPr>
          <w:highlight w:val="white"/>
        </w:rPr>
      </w:pPr>
      <w:r w:rsidRPr="00EC76D5">
        <w:rPr>
          <w:highlight w:val="white"/>
        </w:rPr>
        <w:t>#define __TIME_H__</w:t>
      </w:r>
    </w:p>
    <w:p w14:paraId="3C7B2BF1" w14:textId="77777777" w:rsidR="00746B26" w:rsidRPr="00EC76D5" w:rsidRDefault="00746B26" w:rsidP="00D67561">
      <w:pPr>
        <w:pStyle w:val="Code"/>
        <w:rPr>
          <w:highlight w:val="white"/>
        </w:rPr>
      </w:pPr>
    </w:p>
    <w:p w14:paraId="5C51865B" w14:textId="77777777" w:rsidR="00746B26" w:rsidRPr="00EC76D5" w:rsidRDefault="00746B26" w:rsidP="00D67561">
      <w:pPr>
        <w:pStyle w:val="Code"/>
        <w:rPr>
          <w:highlight w:val="white"/>
        </w:rPr>
      </w:pPr>
      <w:r w:rsidRPr="00EC76D5">
        <w:rPr>
          <w:highlight w:val="white"/>
        </w:rPr>
        <w:t>#define size_t int</w:t>
      </w:r>
    </w:p>
    <w:p w14:paraId="3E9C27AD" w14:textId="77777777" w:rsidR="00746B26" w:rsidRPr="00EC76D5" w:rsidRDefault="00746B26" w:rsidP="00D67561">
      <w:pPr>
        <w:pStyle w:val="Code"/>
        <w:rPr>
          <w:highlight w:val="white"/>
        </w:rPr>
      </w:pPr>
      <w:r w:rsidRPr="00EC76D5">
        <w:rPr>
          <w:highlight w:val="white"/>
        </w:rPr>
        <w:t>#define time_t unsigned long</w:t>
      </w:r>
    </w:p>
    <w:p w14:paraId="07AAF0CB" w14:textId="77777777" w:rsidR="00746B26" w:rsidRPr="00EC76D5" w:rsidRDefault="00746B26" w:rsidP="00D67561">
      <w:pPr>
        <w:pStyle w:val="Code"/>
        <w:rPr>
          <w:highlight w:val="white"/>
        </w:rPr>
      </w:pPr>
      <w:r w:rsidRPr="00EC76D5">
        <w:rPr>
          <w:highlight w:val="white"/>
        </w:rPr>
        <w:t>#define clock_t long</w:t>
      </w:r>
    </w:p>
    <w:p w14:paraId="43E44029" w14:textId="77777777" w:rsidR="00746B26" w:rsidRPr="00EC76D5" w:rsidRDefault="00746B26" w:rsidP="00D67561">
      <w:pPr>
        <w:pStyle w:val="Code"/>
        <w:rPr>
          <w:highlight w:val="white"/>
        </w:rPr>
      </w:pPr>
    </w:p>
    <w:p w14:paraId="267E4960" w14:textId="77777777" w:rsidR="00746B26" w:rsidRPr="00EC76D5" w:rsidRDefault="00746B26" w:rsidP="00D67561">
      <w:pPr>
        <w:pStyle w:val="Code"/>
        <w:rPr>
          <w:highlight w:val="white"/>
        </w:rPr>
      </w:pPr>
      <w:r w:rsidRPr="00EC76D5">
        <w:rPr>
          <w:highlight w:val="white"/>
        </w:rPr>
        <w:t>struct tm {</w:t>
      </w:r>
    </w:p>
    <w:p w14:paraId="55D1B19A" w14:textId="77777777" w:rsidR="00746B26" w:rsidRPr="00EC76D5" w:rsidRDefault="00746B26" w:rsidP="00D67561">
      <w:pPr>
        <w:pStyle w:val="Code"/>
        <w:rPr>
          <w:highlight w:val="white"/>
        </w:rPr>
      </w:pPr>
      <w:r w:rsidRPr="00EC76D5">
        <w:rPr>
          <w:highlight w:val="white"/>
        </w:rPr>
        <w:t xml:space="preserve">  int tm_sec;</w:t>
      </w:r>
    </w:p>
    <w:p w14:paraId="689756F5" w14:textId="77777777" w:rsidR="00746B26" w:rsidRPr="00EC76D5" w:rsidRDefault="00746B26" w:rsidP="00D67561">
      <w:pPr>
        <w:pStyle w:val="Code"/>
        <w:rPr>
          <w:highlight w:val="white"/>
        </w:rPr>
      </w:pPr>
      <w:r w:rsidRPr="00EC76D5">
        <w:rPr>
          <w:highlight w:val="white"/>
        </w:rPr>
        <w:t xml:space="preserve">  int tm_min;</w:t>
      </w:r>
    </w:p>
    <w:p w14:paraId="10EFD211" w14:textId="77777777" w:rsidR="00746B26" w:rsidRPr="00EC76D5" w:rsidRDefault="00746B26" w:rsidP="00D67561">
      <w:pPr>
        <w:pStyle w:val="Code"/>
        <w:rPr>
          <w:highlight w:val="white"/>
        </w:rPr>
      </w:pPr>
      <w:r w:rsidRPr="00EC76D5">
        <w:rPr>
          <w:highlight w:val="white"/>
        </w:rPr>
        <w:t xml:space="preserve">  int tm_hour;</w:t>
      </w:r>
    </w:p>
    <w:p w14:paraId="5B5AA094" w14:textId="77777777" w:rsidR="00746B26" w:rsidRPr="00EC76D5" w:rsidRDefault="00746B26" w:rsidP="00D67561">
      <w:pPr>
        <w:pStyle w:val="Code"/>
        <w:rPr>
          <w:highlight w:val="white"/>
        </w:rPr>
      </w:pPr>
    </w:p>
    <w:p w14:paraId="3ECF35C4" w14:textId="77777777" w:rsidR="00746B26" w:rsidRPr="00EC76D5" w:rsidRDefault="00746B26" w:rsidP="00D67561">
      <w:pPr>
        <w:pStyle w:val="Code"/>
        <w:rPr>
          <w:highlight w:val="white"/>
        </w:rPr>
      </w:pPr>
      <w:r w:rsidRPr="00EC76D5">
        <w:rPr>
          <w:highlight w:val="white"/>
        </w:rPr>
        <w:t xml:space="preserve">  int tm_mday;</w:t>
      </w:r>
    </w:p>
    <w:p w14:paraId="2E4E7E8A" w14:textId="77777777" w:rsidR="00746B26" w:rsidRPr="00EC76D5" w:rsidRDefault="00746B26" w:rsidP="00D67561">
      <w:pPr>
        <w:pStyle w:val="Code"/>
        <w:rPr>
          <w:highlight w:val="white"/>
        </w:rPr>
      </w:pPr>
      <w:r w:rsidRPr="00EC76D5">
        <w:rPr>
          <w:highlight w:val="white"/>
        </w:rPr>
        <w:t xml:space="preserve">  int tm_mon;</w:t>
      </w:r>
    </w:p>
    <w:p w14:paraId="145941E9" w14:textId="77777777" w:rsidR="00746B26" w:rsidRPr="00EC76D5" w:rsidRDefault="00746B26" w:rsidP="00D67561">
      <w:pPr>
        <w:pStyle w:val="Code"/>
        <w:rPr>
          <w:highlight w:val="white"/>
        </w:rPr>
      </w:pPr>
      <w:r w:rsidRPr="00EC76D5">
        <w:rPr>
          <w:highlight w:val="white"/>
        </w:rPr>
        <w:t xml:space="preserve">  int tm_year;</w:t>
      </w:r>
    </w:p>
    <w:p w14:paraId="3F424FF3" w14:textId="77777777" w:rsidR="00746B26" w:rsidRPr="00EC76D5" w:rsidRDefault="00746B26" w:rsidP="00D67561">
      <w:pPr>
        <w:pStyle w:val="Code"/>
        <w:rPr>
          <w:highlight w:val="white"/>
        </w:rPr>
      </w:pPr>
    </w:p>
    <w:p w14:paraId="6E0201FA" w14:textId="77777777" w:rsidR="00746B26" w:rsidRPr="00EC76D5" w:rsidRDefault="00746B26" w:rsidP="00D67561">
      <w:pPr>
        <w:pStyle w:val="Code"/>
        <w:rPr>
          <w:highlight w:val="white"/>
        </w:rPr>
      </w:pPr>
      <w:r w:rsidRPr="00EC76D5">
        <w:rPr>
          <w:highlight w:val="white"/>
        </w:rPr>
        <w:t xml:space="preserve">  int tm_wday;</w:t>
      </w:r>
    </w:p>
    <w:p w14:paraId="5E12D8D1" w14:textId="77777777" w:rsidR="00746B26" w:rsidRPr="00EC76D5" w:rsidRDefault="00746B26" w:rsidP="00D67561">
      <w:pPr>
        <w:pStyle w:val="Code"/>
        <w:rPr>
          <w:highlight w:val="white"/>
        </w:rPr>
      </w:pPr>
      <w:r w:rsidRPr="00EC76D5">
        <w:rPr>
          <w:highlight w:val="white"/>
        </w:rPr>
        <w:t xml:space="preserve">  int tm_yday;</w:t>
      </w:r>
    </w:p>
    <w:p w14:paraId="1414B3A7" w14:textId="77777777" w:rsidR="00746B26" w:rsidRPr="00EC76D5" w:rsidRDefault="00746B26" w:rsidP="00D67561">
      <w:pPr>
        <w:pStyle w:val="Code"/>
        <w:rPr>
          <w:highlight w:val="white"/>
        </w:rPr>
      </w:pPr>
      <w:r w:rsidRPr="00EC76D5">
        <w:rPr>
          <w:highlight w:val="white"/>
        </w:rPr>
        <w:t xml:space="preserve">  int tm_isdst;</w:t>
      </w:r>
    </w:p>
    <w:p w14:paraId="793CCC74" w14:textId="77777777" w:rsidR="00746B26" w:rsidRPr="00EC76D5" w:rsidRDefault="00746B26" w:rsidP="00D67561">
      <w:pPr>
        <w:pStyle w:val="Code"/>
        <w:rPr>
          <w:highlight w:val="white"/>
        </w:rPr>
      </w:pPr>
      <w:r w:rsidRPr="00EC76D5">
        <w:rPr>
          <w:highlight w:val="white"/>
        </w:rPr>
        <w:t>};</w:t>
      </w:r>
    </w:p>
    <w:p w14:paraId="2C7C8696" w14:textId="77777777" w:rsidR="00746B26" w:rsidRPr="00EC76D5" w:rsidRDefault="00746B26" w:rsidP="00D67561">
      <w:pPr>
        <w:pStyle w:val="Code"/>
        <w:rPr>
          <w:highlight w:val="white"/>
        </w:rPr>
      </w:pPr>
    </w:p>
    <w:p w14:paraId="4043F97D" w14:textId="77777777" w:rsidR="00746B26" w:rsidRPr="00EC76D5" w:rsidRDefault="00746B26" w:rsidP="00D67561">
      <w:pPr>
        <w:pStyle w:val="Code"/>
        <w:rPr>
          <w:highlight w:val="white"/>
        </w:rPr>
      </w:pPr>
      <w:r w:rsidRPr="00EC76D5">
        <w:rPr>
          <w:highlight w:val="white"/>
        </w:rPr>
        <w:t>extern clock_t clock(void);</w:t>
      </w:r>
    </w:p>
    <w:p w14:paraId="0AC717D1" w14:textId="77777777" w:rsidR="00746B26" w:rsidRPr="00EC76D5" w:rsidRDefault="00746B26" w:rsidP="00D67561">
      <w:pPr>
        <w:pStyle w:val="Code"/>
        <w:rPr>
          <w:highlight w:val="white"/>
        </w:rPr>
      </w:pPr>
      <w:r w:rsidRPr="00EC76D5">
        <w:rPr>
          <w:highlight w:val="white"/>
        </w:rPr>
        <w:t>extern time_t time(time_t* time);</w:t>
      </w:r>
    </w:p>
    <w:p w14:paraId="12E95384" w14:textId="77777777" w:rsidR="00746B26" w:rsidRPr="00EC76D5" w:rsidRDefault="00746B26" w:rsidP="00D67561">
      <w:pPr>
        <w:pStyle w:val="Code"/>
        <w:rPr>
          <w:highlight w:val="white"/>
        </w:rPr>
      </w:pPr>
      <w:r w:rsidRPr="00EC76D5">
        <w:rPr>
          <w:highlight w:val="white"/>
        </w:rPr>
        <w:t>extern double difftime(time_t time2, time_t time1);</w:t>
      </w:r>
    </w:p>
    <w:p w14:paraId="1C35B756" w14:textId="77777777" w:rsidR="00746B26" w:rsidRPr="00EC76D5" w:rsidRDefault="00746B26" w:rsidP="00D67561">
      <w:pPr>
        <w:pStyle w:val="Code"/>
        <w:rPr>
          <w:highlight w:val="white"/>
        </w:rPr>
      </w:pPr>
      <w:r w:rsidRPr="00EC76D5">
        <w:rPr>
          <w:highlight w:val="white"/>
        </w:rPr>
        <w:t>extern time_t mktime(struct tm* timeStruct);</w:t>
      </w:r>
    </w:p>
    <w:p w14:paraId="53C7238D" w14:textId="77777777" w:rsidR="00746B26" w:rsidRPr="00EC76D5" w:rsidRDefault="00746B26" w:rsidP="00D67561">
      <w:pPr>
        <w:pStyle w:val="Code"/>
        <w:rPr>
          <w:highlight w:val="white"/>
        </w:rPr>
      </w:pPr>
    </w:p>
    <w:p w14:paraId="19ABB2BD" w14:textId="77777777" w:rsidR="00746B26" w:rsidRPr="00EC76D5" w:rsidRDefault="00746B26" w:rsidP="00D67561">
      <w:pPr>
        <w:pStyle w:val="Code"/>
        <w:rPr>
          <w:highlight w:val="white"/>
        </w:rPr>
      </w:pPr>
      <w:r w:rsidRPr="00EC76D5">
        <w:rPr>
          <w:highlight w:val="white"/>
        </w:rPr>
        <w:t>extern char* asctime(const struct tm* timeStruct);</w:t>
      </w:r>
    </w:p>
    <w:p w14:paraId="6AF4C051" w14:textId="77777777" w:rsidR="00746B26" w:rsidRPr="00EC76D5" w:rsidRDefault="00746B26" w:rsidP="00D67561">
      <w:pPr>
        <w:pStyle w:val="Code"/>
        <w:rPr>
          <w:highlight w:val="white"/>
        </w:rPr>
      </w:pPr>
      <w:r w:rsidRPr="00EC76D5">
        <w:rPr>
          <w:highlight w:val="white"/>
        </w:rPr>
        <w:t>extern char* ctime(const time_t* time);</w:t>
      </w:r>
    </w:p>
    <w:p w14:paraId="4A82E474" w14:textId="77777777" w:rsidR="00746B26" w:rsidRPr="00EC76D5" w:rsidRDefault="00746B26" w:rsidP="00D67561">
      <w:pPr>
        <w:pStyle w:val="Code"/>
        <w:rPr>
          <w:highlight w:val="white"/>
        </w:rPr>
      </w:pPr>
      <w:r w:rsidRPr="00EC76D5">
        <w:rPr>
          <w:highlight w:val="white"/>
        </w:rPr>
        <w:t>extern struct tm* gmtime(const time_t* time);</w:t>
      </w:r>
    </w:p>
    <w:p w14:paraId="1A8307E4" w14:textId="77777777" w:rsidR="00746B26" w:rsidRPr="00EC76D5" w:rsidRDefault="00746B26" w:rsidP="00D67561">
      <w:pPr>
        <w:pStyle w:val="Code"/>
        <w:rPr>
          <w:highlight w:val="white"/>
        </w:rPr>
      </w:pPr>
      <w:r w:rsidRPr="00EC76D5">
        <w:rPr>
          <w:highlight w:val="white"/>
        </w:rPr>
        <w:t>extern struct tm* localtime(const time_t* time);</w:t>
      </w:r>
    </w:p>
    <w:p w14:paraId="2FD26FD3" w14:textId="77777777" w:rsidR="00746B26" w:rsidRPr="00EC76D5" w:rsidRDefault="00746B26" w:rsidP="00D67561">
      <w:pPr>
        <w:pStyle w:val="Code"/>
        <w:rPr>
          <w:highlight w:val="white"/>
        </w:rPr>
      </w:pPr>
      <w:r w:rsidRPr="00EC76D5">
        <w:rPr>
          <w:highlight w:val="white"/>
        </w:rPr>
        <w:t>extern struct tm* localtimeX(const time_t* time);</w:t>
      </w:r>
    </w:p>
    <w:p w14:paraId="3718BBC2" w14:textId="77777777" w:rsidR="00746B26" w:rsidRPr="00EC76D5" w:rsidRDefault="00746B26" w:rsidP="00D67561">
      <w:pPr>
        <w:pStyle w:val="Code"/>
        <w:rPr>
          <w:highlight w:val="white"/>
        </w:rPr>
      </w:pPr>
    </w:p>
    <w:p w14:paraId="374DA107" w14:textId="77777777" w:rsidR="00D67561" w:rsidRPr="00EC76D5" w:rsidRDefault="00746B26" w:rsidP="00D67561">
      <w:pPr>
        <w:pStyle w:val="Code"/>
        <w:rPr>
          <w:highlight w:val="white"/>
        </w:rPr>
      </w:pPr>
      <w:r w:rsidRPr="00EC76D5">
        <w:rPr>
          <w:highlight w:val="white"/>
        </w:rPr>
        <w:t>extern size_t strftime(char* buffer, size_t size,</w:t>
      </w:r>
    </w:p>
    <w:p w14:paraId="4AE7CD9A" w14:textId="551BCDEF" w:rsidR="00746B26" w:rsidRPr="00EC76D5" w:rsidRDefault="00D67561" w:rsidP="00D67561">
      <w:pPr>
        <w:pStyle w:val="Code"/>
        <w:rPr>
          <w:highlight w:val="white"/>
        </w:rPr>
      </w:pPr>
      <w:r w:rsidRPr="00EC76D5">
        <w:rPr>
          <w:highlight w:val="white"/>
        </w:rPr>
        <w:t xml:space="preserve">                      </w:t>
      </w:r>
      <w:r w:rsidR="00746B26" w:rsidRPr="00EC76D5">
        <w:rPr>
          <w:highlight w:val="white"/>
        </w:rPr>
        <w:t xml:space="preserve"> const char* format, const struct tm* timeStruct);</w:t>
      </w:r>
    </w:p>
    <w:p w14:paraId="39C77BC4" w14:textId="77777777" w:rsidR="00746B26" w:rsidRPr="00EC76D5" w:rsidRDefault="00746B26" w:rsidP="00D67561">
      <w:pPr>
        <w:pStyle w:val="Code"/>
        <w:rPr>
          <w:highlight w:val="white"/>
        </w:rPr>
      </w:pPr>
    </w:p>
    <w:p w14:paraId="279BE78B" w14:textId="4D347DAB" w:rsidR="00746B26" w:rsidRPr="00EC76D5" w:rsidRDefault="00746B26" w:rsidP="00D67561">
      <w:pPr>
        <w:pStyle w:val="Code"/>
      </w:pPr>
      <w:r w:rsidRPr="00EC76D5">
        <w:rPr>
          <w:highlight w:val="white"/>
        </w:rPr>
        <w:t>#endif</w:t>
      </w:r>
    </w:p>
    <w:p w14:paraId="71C5F551" w14:textId="4635170F" w:rsidR="003211B0" w:rsidRPr="00EC76D5" w:rsidRDefault="003211B0" w:rsidP="003211B0">
      <w:pPr>
        <w:pStyle w:val="CodeListing"/>
      </w:pPr>
      <w:r w:rsidRPr="00EC76D5">
        <w:t>Time.c</w:t>
      </w:r>
    </w:p>
    <w:p w14:paraId="02B75ED5" w14:textId="77777777" w:rsidR="003211B0" w:rsidRPr="00EC76D5" w:rsidRDefault="003211B0" w:rsidP="00F206C0">
      <w:pPr>
        <w:pStyle w:val="Code"/>
        <w:rPr>
          <w:highlight w:val="white"/>
        </w:rPr>
      </w:pPr>
      <w:r w:rsidRPr="00EC76D5">
        <w:rPr>
          <w:highlight w:val="white"/>
        </w:rPr>
        <w:t>#include &lt;Time.h&gt;</w:t>
      </w:r>
    </w:p>
    <w:p w14:paraId="4FBDD56A" w14:textId="77777777" w:rsidR="003211B0" w:rsidRPr="00EC76D5" w:rsidRDefault="003211B0" w:rsidP="00F206C0">
      <w:pPr>
        <w:pStyle w:val="Code"/>
        <w:rPr>
          <w:highlight w:val="white"/>
        </w:rPr>
      </w:pPr>
      <w:r w:rsidRPr="00EC76D5">
        <w:rPr>
          <w:highlight w:val="white"/>
        </w:rPr>
        <w:t>#include &lt;StdIO.h&gt;</w:t>
      </w:r>
    </w:p>
    <w:p w14:paraId="40B11AA7" w14:textId="77777777" w:rsidR="003211B0" w:rsidRPr="00EC76D5" w:rsidRDefault="003211B0" w:rsidP="00F206C0">
      <w:pPr>
        <w:pStyle w:val="Code"/>
        <w:rPr>
          <w:highlight w:val="white"/>
        </w:rPr>
      </w:pPr>
      <w:r w:rsidRPr="00EC76D5">
        <w:rPr>
          <w:highlight w:val="white"/>
        </w:rPr>
        <w:t>#include &lt;StdLib.h&gt;</w:t>
      </w:r>
    </w:p>
    <w:p w14:paraId="65584CA9" w14:textId="77777777" w:rsidR="003211B0" w:rsidRPr="00EC76D5" w:rsidRDefault="003211B0" w:rsidP="00F206C0">
      <w:pPr>
        <w:pStyle w:val="Code"/>
        <w:rPr>
          <w:highlight w:val="white"/>
        </w:rPr>
      </w:pPr>
      <w:r w:rsidRPr="00EC76D5">
        <w:rPr>
          <w:highlight w:val="white"/>
        </w:rPr>
        <w:t>#include &lt;String.h&gt;</w:t>
      </w:r>
    </w:p>
    <w:p w14:paraId="0781E0FD" w14:textId="77777777" w:rsidR="003211B0" w:rsidRPr="00EC76D5" w:rsidRDefault="003211B0" w:rsidP="00F206C0">
      <w:pPr>
        <w:pStyle w:val="Code"/>
        <w:rPr>
          <w:highlight w:val="white"/>
        </w:rPr>
      </w:pPr>
      <w:r w:rsidRPr="00EC76D5">
        <w:rPr>
          <w:highlight w:val="white"/>
        </w:rPr>
        <w:t>#include &lt;Locale.h&gt;</w:t>
      </w:r>
    </w:p>
    <w:p w14:paraId="1CA10B7A" w14:textId="77777777" w:rsidR="003211B0" w:rsidRPr="00EC76D5" w:rsidRDefault="003211B0" w:rsidP="00F206C0">
      <w:pPr>
        <w:pStyle w:val="Code"/>
        <w:rPr>
          <w:highlight w:val="white"/>
        </w:rPr>
      </w:pPr>
      <w:r w:rsidRPr="00EC76D5">
        <w:rPr>
          <w:highlight w:val="white"/>
        </w:rPr>
        <w:t>#include &lt;Assert.h&gt;</w:t>
      </w:r>
    </w:p>
    <w:p w14:paraId="6941F852" w14:textId="77777777" w:rsidR="003211B0" w:rsidRPr="00EC76D5" w:rsidRDefault="003211B0" w:rsidP="00F206C0">
      <w:pPr>
        <w:pStyle w:val="Code"/>
        <w:rPr>
          <w:highlight w:val="white"/>
        </w:rPr>
      </w:pPr>
    </w:p>
    <w:p w14:paraId="22E05A0D" w14:textId="77777777" w:rsidR="003211B0" w:rsidRPr="00EC76D5" w:rsidRDefault="003211B0" w:rsidP="00F206C0">
      <w:pPr>
        <w:pStyle w:val="Code"/>
        <w:rPr>
          <w:highlight w:val="white"/>
        </w:rPr>
      </w:pPr>
      <w:r w:rsidRPr="00EC76D5">
        <w:rPr>
          <w:highlight w:val="white"/>
        </w:rPr>
        <w:t>clock_t clock(void) {</w:t>
      </w:r>
    </w:p>
    <w:p w14:paraId="13EB6CA8" w14:textId="77777777" w:rsidR="003211B0" w:rsidRPr="00EC76D5" w:rsidRDefault="003211B0" w:rsidP="00F206C0">
      <w:pPr>
        <w:pStyle w:val="Code"/>
        <w:rPr>
          <w:highlight w:val="white"/>
        </w:rPr>
      </w:pPr>
      <w:r w:rsidRPr="00EC76D5">
        <w:rPr>
          <w:highlight w:val="white"/>
        </w:rPr>
        <w:t xml:space="preserve">  return -1;</w:t>
      </w:r>
    </w:p>
    <w:p w14:paraId="49B42AE5" w14:textId="77777777" w:rsidR="003211B0" w:rsidRPr="00EC76D5" w:rsidRDefault="003211B0" w:rsidP="00F206C0">
      <w:pPr>
        <w:pStyle w:val="Code"/>
        <w:rPr>
          <w:highlight w:val="white"/>
        </w:rPr>
      </w:pPr>
      <w:r w:rsidRPr="00EC76D5">
        <w:rPr>
          <w:highlight w:val="white"/>
        </w:rPr>
        <w:t>}</w:t>
      </w:r>
    </w:p>
    <w:p w14:paraId="1FDE6012" w14:textId="77777777" w:rsidR="003211B0" w:rsidRPr="00EC76D5" w:rsidRDefault="003211B0" w:rsidP="00F206C0">
      <w:pPr>
        <w:pStyle w:val="Code"/>
        <w:rPr>
          <w:highlight w:val="white"/>
        </w:rPr>
      </w:pPr>
    </w:p>
    <w:p w14:paraId="311853F4" w14:textId="77777777" w:rsidR="003211B0" w:rsidRPr="00EC76D5" w:rsidRDefault="003211B0" w:rsidP="00F206C0">
      <w:pPr>
        <w:pStyle w:val="Code"/>
        <w:rPr>
          <w:highlight w:val="white"/>
        </w:rPr>
      </w:pPr>
      <w:r w:rsidRPr="00EC76D5">
        <w:rPr>
          <w:highlight w:val="white"/>
        </w:rPr>
        <w:t>time_t time(time_t* timePtr) {</w:t>
      </w:r>
    </w:p>
    <w:p w14:paraId="0D598113" w14:textId="77777777" w:rsidR="003211B0" w:rsidRPr="00EC76D5" w:rsidRDefault="003211B0" w:rsidP="00F206C0">
      <w:pPr>
        <w:pStyle w:val="Code"/>
        <w:rPr>
          <w:highlight w:val="white"/>
        </w:rPr>
      </w:pPr>
      <w:r w:rsidRPr="00EC76D5">
        <w:rPr>
          <w:highlight w:val="white"/>
        </w:rPr>
        <w:t xml:space="preserve">  int year;</w:t>
      </w:r>
    </w:p>
    <w:p w14:paraId="3DB969AE" w14:textId="7526939C" w:rsidR="003211B0" w:rsidRPr="00EC76D5" w:rsidRDefault="003211B0" w:rsidP="00F206C0">
      <w:pPr>
        <w:pStyle w:val="Code"/>
        <w:rPr>
          <w:highlight w:val="white"/>
        </w:rPr>
      </w:pPr>
      <w:r w:rsidRPr="00EC76D5">
        <w:rPr>
          <w:highlight w:val="white"/>
        </w:rPr>
        <w:t xml:space="preserve">  short month, monthDay;</w:t>
      </w:r>
    </w:p>
    <w:p w14:paraId="0D17FF65" w14:textId="77777777" w:rsidR="003211B0" w:rsidRPr="00EC76D5" w:rsidRDefault="003211B0" w:rsidP="00F206C0">
      <w:pPr>
        <w:pStyle w:val="Code"/>
        <w:rPr>
          <w:highlight w:val="white"/>
        </w:rPr>
      </w:pPr>
      <w:r w:rsidRPr="00EC76D5">
        <w:rPr>
          <w:highlight w:val="white"/>
        </w:rPr>
        <w:t xml:space="preserve">  load_register(ah, 0x2As);</w:t>
      </w:r>
    </w:p>
    <w:p w14:paraId="6CAD8E98" w14:textId="77777777" w:rsidR="003211B0" w:rsidRPr="00EC76D5" w:rsidRDefault="003211B0" w:rsidP="00F206C0">
      <w:pPr>
        <w:pStyle w:val="Code"/>
        <w:rPr>
          <w:highlight w:val="white"/>
        </w:rPr>
      </w:pPr>
      <w:r w:rsidRPr="00EC76D5">
        <w:rPr>
          <w:highlight w:val="white"/>
        </w:rPr>
        <w:t xml:space="preserve">  interrupt(0x21s);</w:t>
      </w:r>
    </w:p>
    <w:p w14:paraId="5944534E" w14:textId="77777777" w:rsidR="003211B0" w:rsidRPr="00EC76D5" w:rsidRDefault="003211B0" w:rsidP="00F206C0">
      <w:pPr>
        <w:pStyle w:val="Code"/>
        <w:rPr>
          <w:highlight w:val="white"/>
        </w:rPr>
      </w:pPr>
      <w:r w:rsidRPr="00EC76D5">
        <w:rPr>
          <w:highlight w:val="white"/>
        </w:rPr>
        <w:t xml:space="preserve">  store_register(cx, year);</w:t>
      </w:r>
    </w:p>
    <w:p w14:paraId="2D3CBB5E" w14:textId="77777777" w:rsidR="003211B0" w:rsidRPr="00EC76D5" w:rsidRDefault="003211B0" w:rsidP="00F206C0">
      <w:pPr>
        <w:pStyle w:val="Code"/>
        <w:rPr>
          <w:highlight w:val="white"/>
        </w:rPr>
      </w:pPr>
      <w:r w:rsidRPr="00EC76D5">
        <w:rPr>
          <w:highlight w:val="white"/>
        </w:rPr>
        <w:t xml:space="preserve">  store_register(dh, month);</w:t>
      </w:r>
    </w:p>
    <w:p w14:paraId="0DECCB6F" w14:textId="77777777" w:rsidR="003211B0" w:rsidRPr="00EC76D5" w:rsidRDefault="003211B0" w:rsidP="00F206C0">
      <w:pPr>
        <w:pStyle w:val="Code"/>
        <w:rPr>
          <w:highlight w:val="white"/>
        </w:rPr>
      </w:pPr>
      <w:r w:rsidRPr="00EC76D5">
        <w:rPr>
          <w:highlight w:val="white"/>
        </w:rPr>
        <w:t xml:space="preserve">  store_register(dl, monthDay);</w:t>
      </w:r>
    </w:p>
    <w:p w14:paraId="0769750F" w14:textId="677B02C8" w:rsidR="003211B0" w:rsidRPr="00EC76D5" w:rsidRDefault="003211B0" w:rsidP="00F206C0">
      <w:pPr>
        <w:pStyle w:val="Code"/>
        <w:rPr>
          <w:highlight w:val="white"/>
        </w:rPr>
      </w:pPr>
      <w:r w:rsidRPr="00EC76D5">
        <w:rPr>
          <w:highlight w:val="white"/>
        </w:rPr>
        <w:t xml:space="preserve"> </w:t>
      </w:r>
    </w:p>
    <w:p w14:paraId="73BC799E" w14:textId="77777777" w:rsidR="003211B0" w:rsidRPr="00EC76D5" w:rsidRDefault="003211B0" w:rsidP="00F206C0">
      <w:pPr>
        <w:pStyle w:val="Code"/>
        <w:rPr>
          <w:highlight w:val="white"/>
        </w:rPr>
      </w:pPr>
      <w:r w:rsidRPr="00EC76D5">
        <w:rPr>
          <w:highlight w:val="white"/>
        </w:rPr>
        <w:t xml:space="preserve">  clear_registers();</w:t>
      </w:r>
    </w:p>
    <w:p w14:paraId="209292F1" w14:textId="77777777" w:rsidR="003211B0" w:rsidRPr="00EC76D5" w:rsidRDefault="003211B0" w:rsidP="00F206C0">
      <w:pPr>
        <w:pStyle w:val="Code"/>
        <w:rPr>
          <w:highlight w:val="white"/>
        </w:rPr>
      </w:pPr>
      <w:r w:rsidRPr="00EC76D5">
        <w:rPr>
          <w:highlight w:val="white"/>
        </w:rPr>
        <w:t xml:space="preserve">  year -= 1900;</w:t>
      </w:r>
    </w:p>
    <w:p w14:paraId="321BFACC" w14:textId="77777777" w:rsidR="003211B0" w:rsidRPr="00EC76D5" w:rsidRDefault="003211B0" w:rsidP="00F206C0">
      <w:pPr>
        <w:pStyle w:val="Code"/>
        <w:rPr>
          <w:highlight w:val="white"/>
        </w:rPr>
      </w:pPr>
      <w:r w:rsidRPr="00EC76D5">
        <w:rPr>
          <w:highlight w:val="white"/>
        </w:rPr>
        <w:t xml:space="preserve">  --month;</w:t>
      </w:r>
    </w:p>
    <w:p w14:paraId="70401202" w14:textId="77777777" w:rsidR="003211B0" w:rsidRPr="00EC76D5" w:rsidRDefault="003211B0" w:rsidP="00F206C0">
      <w:pPr>
        <w:pStyle w:val="Code"/>
        <w:rPr>
          <w:highlight w:val="white"/>
        </w:rPr>
      </w:pPr>
      <w:r w:rsidRPr="00EC76D5">
        <w:rPr>
          <w:highlight w:val="white"/>
        </w:rPr>
        <w:t xml:space="preserve">  clear_registers();</w:t>
      </w:r>
    </w:p>
    <w:p w14:paraId="64FFD0C8" w14:textId="77777777" w:rsidR="003211B0" w:rsidRPr="00EC76D5" w:rsidRDefault="003211B0" w:rsidP="00F206C0">
      <w:pPr>
        <w:pStyle w:val="Code"/>
        <w:rPr>
          <w:highlight w:val="white"/>
        </w:rPr>
      </w:pPr>
    </w:p>
    <w:p w14:paraId="44F984D0" w14:textId="77777777" w:rsidR="003211B0" w:rsidRPr="00EC76D5" w:rsidRDefault="003211B0" w:rsidP="00F206C0">
      <w:pPr>
        <w:pStyle w:val="Code"/>
        <w:rPr>
          <w:highlight w:val="white"/>
        </w:rPr>
      </w:pPr>
      <w:r w:rsidRPr="00EC76D5">
        <w:rPr>
          <w:highlight w:val="white"/>
        </w:rPr>
        <w:t xml:space="preserve">  short hour, min, sec;</w:t>
      </w:r>
    </w:p>
    <w:p w14:paraId="3368F894" w14:textId="77777777" w:rsidR="003211B0" w:rsidRPr="00EC76D5" w:rsidRDefault="003211B0" w:rsidP="00F206C0">
      <w:pPr>
        <w:pStyle w:val="Code"/>
        <w:rPr>
          <w:highlight w:val="white"/>
        </w:rPr>
      </w:pPr>
      <w:r w:rsidRPr="00EC76D5">
        <w:rPr>
          <w:highlight w:val="white"/>
        </w:rPr>
        <w:t xml:space="preserve">  load_register(ah, 0x2Cs);</w:t>
      </w:r>
    </w:p>
    <w:p w14:paraId="5D151783" w14:textId="77777777" w:rsidR="003211B0" w:rsidRPr="00EC76D5" w:rsidRDefault="003211B0" w:rsidP="00F206C0">
      <w:pPr>
        <w:pStyle w:val="Code"/>
        <w:rPr>
          <w:highlight w:val="white"/>
        </w:rPr>
      </w:pPr>
      <w:r w:rsidRPr="00EC76D5">
        <w:rPr>
          <w:highlight w:val="white"/>
        </w:rPr>
        <w:t xml:space="preserve">  interrupt(0x21s);</w:t>
      </w:r>
    </w:p>
    <w:p w14:paraId="0D33DCF3" w14:textId="77777777" w:rsidR="003211B0" w:rsidRPr="00EC76D5" w:rsidRDefault="003211B0" w:rsidP="00F206C0">
      <w:pPr>
        <w:pStyle w:val="Code"/>
        <w:rPr>
          <w:highlight w:val="white"/>
        </w:rPr>
      </w:pPr>
      <w:r w:rsidRPr="00EC76D5">
        <w:rPr>
          <w:highlight w:val="white"/>
        </w:rPr>
        <w:t xml:space="preserve">  store_register(ch, hour);</w:t>
      </w:r>
    </w:p>
    <w:p w14:paraId="19B02062" w14:textId="77777777" w:rsidR="003211B0" w:rsidRPr="00EC76D5" w:rsidRDefault="003211B0" w:rsidP="00F206C0">
      <w:pPr>
        <w:pStyle w:val="Code"/>
        <w:rPr>
          <w:highlight w:val="white"/>
        </w:rPr>
      </w:pPr>
      <w:r w:rsidRPr="00EC76D5">
        <w:rPr>
          <w:highlight w:val="white"/>
        </w:rPr>
        <w:t xml:space="preserve">  store_register(cl, min);</w:t>
      </w:r>
    </w:p>
    <w:p w14:paraId="14D71BBB" w14:textId="77777777" w:rsidR="003211B0" w:rsidRPr="00EC76D5" w:rsidRDefault="003211B0" w:rsidP="00F206C0">
      <w:pPr>
        <w:pStyle w:val="Code"/>
        <w:rPr>
          <w:highlight w:val="white"/>
        </w:rPr>
      </w:pPr>
      <w:r w:rsidRPr="00EC76D5">
        <w:rPr>
          <w:highlight w:val="white"/>
        </w:rPr>
        <w:t xml:space="preserve">  store_register(dh, sec);</w:t>
      </w:r>
    </w:p>
    <w:p w14:paraId="1B4F9D64" w14:textId="77777777" w:rsidR="003211B0" w:rsidRPr="00EC76D5" w:rsidRDefault="003211B0" w:rsidP="00F206C0">
      <w:pPr>
        <w:pStyle w:val="Code"/>
        <w:rPr>
          <w:highlight w:val="white"/>
        </w:rPr>
      </w:pPr>
      <w:r w:rsidRPr="00EC76D5">
        <w:rPr>
          <w:highlight w:val="white"/>
        </w:rPr>
        <w:t xml:space="preserve">  clear_registers();</w:t>
      </w:r>
    </w:p>
    <w:p w14:paraId="69BF6F4A" w14:textId="77777777" w:rsidR="008C4EE4" w:rsidRPr="00EC76D5" w:rsidRDefault="008C4EE4" w:rsidP="00F206C0">
      <w:pPr>
        <w:pStyle w:val="Code"/>
        <w:rPr>
          <w:highlight w:val="white"/>
        </w:rPr>
      </w:pPr>
      <w:r w:rsidRPr="00EC76D5">
        <w:rPr>
          <w:highlight w:val="white"/>
        </w:rPr>
        <w:t xml:space="preserve">  struct tm s = {sec, min, hour, monthDay, month, year, 0, 0, 1};</w:t>
      </w:r>
    </w:p>
    <w:p w14:paraId="2C6B9609" w14:textId="77777777" w:rsidR="003211B0" w:rsidRPr="00EC76D5" w:rsidRDefault="003211B0" w:rsidP="00F206C0">
      <w:pPr>
        <w:pStyle w:val="Code"/>
        <w:rPr>
          <w:highlight w:val="white"/>
        </w:rPr>
      </w:pPr>
      <w:r w:rsidRPr="00EC76D5">
        <w:rPr>
          <w:highlight w:val="white"/>
        </w:rPr>
        <w:t xml:space="preserve">  time_t time = mktime(&amp;s);</w:t>
      </w:r>
    </w:p>
    <w:p w14:paraId="3667A69F" w14:textId="77777777" w:rsidR="003211B0" w:rsidRPr="00EC76D5" w:rsidRDefault="003211B0" w:rsidP="00F206C0">
      <w:pPr>
        <w:pStyle w:val="Code"/>
        <w:rPr>
          <w:highlight w:val="white"/>
        </w:rPr>
      </w:pPr>
    </w:p>
    <w:p w14:paraId="416FE2F3" w14:textId="77777777" w:rsidR="003211B0" w:rsidRPr="00EC76D5" w:rsidRDefault="003211B0" w:rsidP="00F206C0">
      <w:pPr>
        <w:pStyle w:val="Code"/>
        <w:rPr>
          <w:highlight w:val="white"/>
        </w:rPr>
      </w:pPr>
      <w:r w:rsidRPr="00EC76D5">
        <w:rPr>
          <w:highlight w:val="white"/>
        </w:rPr>
        <w:t xml:space="preserve">  if (timePtr != NULL) {</w:t>
      </w:r>
    </w:p>
    <w:p w14:paraId="7C625F29" w14:textId="77777777" w:rsidR="003211B0" w:rsidRPr="00EC76D5" w:rsidRDefault="003211B0" w:rsidP="00F206C0">
      <w:pPr>
        <w:pStyle w:val="Code"/>
        <w:rPr>
          <w:highlight w:val="white"/>
        </w:rPr>
      </w:pPr>
      <w:r w:rsidRPr="00EC76D5">
        <w:rPr>
          <w:highlight w:val="white"/>
        </w:rPr>
        <w:t xml:space="preserve">    *timePtr = time;</w:t>
      </w:r>
    </w:p>
    <w:p w14:paraId="64E9B4C2" w14:textId="77777777" w:rsidR="003211B0" w:rsidRPr="00EC76D5" w:rsidRDefault="003211B0" w:rsidP="00F206C0">
      <w:pPr>
        <w:pStyle w:val="Code"/>
        <w:rPr>
          <w:highlight w:val="white"/>
        </w:rPr>
      </w:pPr>
      <w:r w:rsidRPr="00EC76D5">
        <w:rPr>
          <w:highlight w:val="white"/>
        </w:rPr>
        <w:t xml:space="preserve">  }</w:t>
      </w:r>
    </w:p>
    <w:p w14:paraId="74C862E5" w14:textId="77777777" w:rsidR="003211B0" w:rsidRPr="00EC76D5" w:rsidRDefault="003211B0" w:rsidP="00F206C0">
      <w:pPr>
        <w:pStyle w:val="Code"/>
        <w:rPr>
          <w:highlight w:val="white"/>
        </w:rPr>
      </w:pPr>
    </w:p>
    <w:p w14:paraId="4686E506" w14:textId="77777777" w:rsidR="003211B0" w:rsidRPr="00EC76D5" w:rsidRDefault="003211B0" w:rsidP="00F206C0">
      <w:pPr>
        <w:pStyle w:val="Code"/>
        <w:rPr>
          <w:highlight w:val="white"/>
        </w:rPr>
      </w:pPr>
      <w:r w:rsidRPr="00EC76D5">
        <w:rPr>
          <w:highlight w:val="white"/>
        </w:rPr>
        <w:lastRenderedPageBreak/>
        <w:t xml:space="preserve">  return time;</w:t>
      </w:r>
    </w:p>
    <w:p w14:paraId="400CFE82" w14:textId="77777777" w:rsidR="003211B0" w:rsidRPr="00EC76D5" w:rsidRDefault="003211B0" w:rsidP="00F206C0">
      <w:pPr>
        <w:pStyle w:val="Code"/>
        <w:rPr>
          <w:highlight w:val="white"/>
        </w:rPr>
      </w:pPr>
      <w:r w:rsidRPr="00EC76D5">
        <w:rPr>
          <w:highlight w:val="white"/>
        </w:rPr>
        <w:t>}</w:t>
      </w:r>
    </w:p>
    <w:p w14:paraId="4D8C8736" w14:textId="77777777" w:rsidR="003211B0" w:rsidRPr="00EC76D5" w:rsidRDefault="003211B0" w:rsidP="00F206C0">
      <w:pPr>
        <w:pStyle w:val="Code"/>
        <w:rPr>
          <w:highlight w:val="white"/>
        </w:rPr>
      </w:pPr>
    </w:p>
    <w:p w14:paraId="232BEF1F" w14:textId="77777777" w:rsidR="003211B0" w:rsidRPr="00EC76D5" w:rsidRDefault="003211B0" w:rsidP="00F206C0">
      <w:pPr>
        <w:pStyle w:val="Code"/>
        <w:rPr>
          <w:highlight w:val="white"/>
        </w:rPr>
      </w:pPr>
      <w:r w:rsidRPr="00EC76D5">
        <w:rPr>
          <w:highlight w:val="white"/>
        </w:rPr>
        <w:t>time_t mktime(struct tm* tp) {</w:t>
      </w:r>
    </w:p>
    <w:p w14:paraId="2FE613FA" w14:textId="77777777" w:rsidR="003211B0" w:rsidRPr="00EC76D5" w:rsidRDefault="003211B0" w:rsidP="00F206C0">
      <w:pPr>
        <w:pStyle w:val="Code"/>
        <w:rPr>
          <w:highlight w:val="white"/>
        </w:rPr>
      </w:pPr>
      <w:r w:rsidRPr="00EC76D5">
        <w:rPr>
          <w:highlight w:val="white"/>
        </w:rPr>
        <w:t xml:space="preserve">  int leapDays = ((tp-&gt;tm_year - 69) / 4);</w:t>
      </w:r>
    </w:p>
    <w:p w14:paraId="2899242E" w14:textId="77777777" w:rsidR="003211B0" w:rsidRPr="00EC76D5" w:rsidRDefault="003211B0" w:rsidP="00F206C0">
      <w:pPr>
        <w:pStyle w:val="Code"/>
        <w:rPr>
          <w:highlight w:val="white"/>
        </w:rPr>
      </w:pPr>
      <w:r w:rsidRPr="00EC76D5">
        <w:rPr>
          <w:highlight w:val="white"/>
        </w:rPr>
        <w:t xml:space="preserve">  int totalDays = 365 * (tp-&gt;tm_year - 69) + leapDays + (tp-&gt;tm_mday - 1);</w:t>
      </w:r>
    </w:p>
    <w:p w14:paraId="160DC1B2" w14:textId="77777777" w:rsidR="003211B0" w:rsidRPr="00EC76D5" w:rsidRDefault="003211B0" w:rsidP="00F206C0">
      <w:pPr>
        <w:pStyle w:val="Code"/>
        <w:rPr>
          <w:highlight w:val="white"/>
        </w:rPr>
      </w:pPr>
      <w:r w:rsidRPr="00EC76D5">
        <w:rPr>
          <w:highlight w:val="white"/>
        </w:rPr>
        <w:t xml:space="preserve">  BOOL leapYear = ((tp-&gt;tm_year % 4) == 0);</w:t>
      </w:r>
    </w:p>
    <w:p w14:paraId="4770E52E" w14:textId="77777777" w:rsidR="003211B0" w:rsidRPr="00EC76D5" w:rsidRDefault="003211B0" w:rsidP="00F206C0">
      <w:pPr>
        <w:pStyle w:val="Code"/>
        <w:rPr>
          <w:highlight w:val="white"/>
        </w:rPr>
      </w:pPr>
    </w:p>
    <w:p w14:paraId="511502BB" w14:textId="77777777" w:rsidR="003211B0" w:rsidRPr="00EC76D5" w:rsidRDefault="003211B0" w:rsidP="00F206C0">
      <w:pPr>
        <w:pStyle w:val="Code"/>
        <w:rPr>
          <w:highlight w:val="white"/>
        </w:rPr>
      </w:pPr>
      <w:r w:rsidRPr="00EC76D5">
        <w:rPr>
          <w:highlight w:val="white"/>
        </w:rPr>
        <w:t xml:space="preserve">  if (leapYear) {</w:t>
      </w:r>
    </w:p>
    <w:p w14:paraId="35BC9F97" w14:textId="77777777" w:rsidR="003211B0" w:rsidRPr="00EC76D5" w:rsidRDefault="003211B0" w:rsidP="00F206C0">
      <w:pPr>
        <w:pStyle w:val="Code"/>
        <w:rPr>
          <w:highlight w:val="white"/>
        </w:rPr>
      </w:pPr>
      <w:r w:rsidRPr="00EC76D5">
        <w:rPr>
          <w:highlight w:val="white"/>
        </w:rPr>
        <w:t xml:space="preserve">    int leapMonths[] = {0, 31, 60, 91, 121, 152, 182, 213, 243, 274, 304, 335};</w:t>
      </w:r>
    </w:p>
    <w:p w14:paraId="20434544" w14:textId="77777777" w:rsidR="003211B0" w:rsidRPr="00EC76D5" w:rsidRDefault="003211B0" w:rsidP="00F206C0">
      <w:pPr>
        <w:pStyle w:val="Code"/>
        <w:rPr>
          <w:highlight w:val="white"/>
        </w:rPr>
      </w:pPr>
      <w:r w:rsidRPr="00EC76D5">
        <w:rPr>
          <w:highlight w:val="white"/>
        </w:rPr>
        <w:t xml:space="preserve">    totalDays += leapMonths[tp-&gt;tm_mon];</w:t>
      </w:r>
    </w:p>
    <w:p w14:paraId="4FC4FA46" w14:textId="77777777" w:rsidR="003211B0" w:rsidRPr="00EC76D5" w:rsidRDefault="003211B0" w:rsidP="00F206C0">
      <w:pPr>
        <w:pStyle w:val="Code"/>
        <w:rPr>
          <w:highlight w:val="white"/>
        </w:rPr>
      </w:pPr>
      <w:r w:rsidRPr="00EC76D5">
        <w:rPr>
          <w:highlight w:val="white"/>
        </w:rPr>
        <w:t xml:space="preserve">  }</w:t>
      </w:r>
    </w:p>
    <w:p w14:paraId="52C22E96" w14:textId="77777777" w:rsidR="003211B0" w:rsidRPr="00EC76D5" w:rsidRDefault="003211B0" w:rsidP="00F206C0">
      <w:pPr>
        <w:pStyle w:val="Code"/>
        <w:rPr>
          <w:highlight w:val="white"/>
        </w:rPr>
      </w:pPr>
      <w:r w:rsidRPr="00EC76D5">
        <w:rPr>
          <w:highlight w:val="white"/>
        </w:rPr>
        <w:t xml:space="preserve">  else {</w:t>
      </w:r>
    </w:p>
    <w:p w14:paraId="61C14349" w14:textId="6B706200" w:rsidR="003211B0" w:rsidRPr="00EC76D5" w:rsidRDefault="003211B0" w:rsidP="00F206C0">
      <w:pPr>
        <w:pStyle w:val="Code"/>
        <w:rPr>
          <w:highlight w:val="white"/>
        </w:rPr>
      </w:pPr>
      <w:r w:rsidRPr="00EC76D5">
        <w:rPr>
          <w:highlight w:val="white"/>
        </w:rPr>
        <w:t xml:space="preserve">    int regularMonths[]</w:t>
      </w:r>
      <w:r w:rsidR="00D44640" w:rsidRPr="00EC76D5">
        <w:rPr>
          <w:highlight w:val="white"/>
        </w:rPr>
        <w:t xml:space="preserve"> </w:t>
      </w:r>
      <w:r w:rsidRPr="00EC76D5">
        <w:rPr>
          <w:highlight w:val="white"/>
        </w:rPr>
        <w:t>=</w:t>
      </w:r>
      <w:r w:rsidR="00D44640" w:rsidRPr="00EC76D5">
        <w:rPr>
          <w:highlight w:val="white"/>
        </w:rPr>
        <w:t xml:space="preserve"> </w:t>
      </w:r>
      <w:r w:rsidRPr="00EC76D5">
        <w:rPr>
          <w:highlight w:val="white"/>
        </w:rPr>
        <w:t>{0, 31, 59, 90, 120, 151, 181, 212, 242, 273, 303,334};</w:t>
      </w:r>
    </w:p>
    <w:p w14:paraId="4E3F3058" w14:textId="77777777" w:rsidR="003211B0" w:rsidRPr="00EC76D5" w:rsidRDefault="003211B0" w:rsidP="00F206C0">
      <w:pPr>
        <w:pStyle w:val="Code"/>
        <w:rPr>
          <w:highlight w:val="white"/>
        </w:rPr>
      </w:pPr>
      <w:r w:rsidRPr="00EC76D5">
        <w:rPr>
          <w:highlight w:val="white"/>
        </w:rPr>
        <w:t xml:space="preserve">    totalDays += regularMonths[tp-&gt;tm_mon];</w:t>
      </w:r>
    </w:p>
    <w:p w14:paraId="692E7E3A" w14:textId="77777777" w:rsidR="003211B0" w:rsidRPr="00EC76D5" w:rsidRDefault="003211B0" w:rsidP="00F206C0">
      <w:pPr>
        <w:pStyle w:val="Code"/>
        <w:rPr>
          <w:highlight w:val="white"/>
        </w:rPr>
      </w:pPr>
      <w:r w:rsidRPr="00EC76D5">
        <w:rPr>
          <w:highlight w:val="white"/>
        </w:rPr>
        <w:t xml:space="preserve">  }</w:t>
      </w:r>
    </w:p>
    <w:p w14:paraId="37AD643E" w14:textId="77777777" w:rsidR="003211B0" w:rsidRPr="00EC76D5" w:rsidRDefault="003211B0" w:rsidP="00F206C0">
      <w:pPr>
        <w:pStyle w:val="Code"/>
        <w:rPr>
          <w:highlight w:val="white"/>
        </w:rPr>
      </w:pPr>
    </w:p>
    <w:p w14:paraId="61711016" w14:textId="77777777" w:rsidR="00517DEF" w:rsidRPr="00EC76D5" w:rsidRDefault="003211B0" w:rsidP="00F206C0">
      <w:pPr>
        <w:pStyle w:val="Code"/>
        <w:rPr>
          <w:highlight w:val="white"/>
        </w:rPr>
      </w:pPr>
      <w:r w:rsidRPr="00EC76D5">
        <w:rPr>
          <w:highlight w:val="white"/>
        </w:rPr>
        <w:t xml:space="preserve">  unsigned long totalSeconds = (86400lu * totalDays) + (3600lu * tp-&gt;tm_hour)+</w:t>
      </w:r>
    </w:p>
    <w:p w14:paraId="0F72D09C" w14:textId="23A4F275"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(60lu * tp-&gt;tm_min) + tp-&gt;tm_sec;</w:t>
      </w:r>
    </w:p>
    <w:p w14:paraId="4377DBB8" w14:textId="77777777" w:rsidR="00517DEF" w:rsidRPr="00EC76D5" w:rsidRDefault="003211B0" w:rsidP="00F206C0">
      <w:pPr>
        <w:pStyle w:val="Code"/>
        <w:rPr>
          <w:highlight w:val="white"/>
        </w:rPr>
      </w:pPr>
      <w:r w:rsidRPr="00EC76D5">
        <w:rPr>
          <w:highlight w:val="white"/>
        </w:rPr>
        <w:t xml:space="preserve">  unsigned long result = (((unsigned long)tp-&gt;tm_isdst) &lt;&lt; 31) |</w:t>
      </w:r>
    </w:p>
    <w:p w14:paraId="42B9AC77" w14:textId="33004D57"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(0x7FFFFFFF &amp; totalSeconds);</w:t>
      </w:r>
    </w:p>
    <w:p w14:paraId="4EA86693" w14:textId="77777777" w:rsidR="003211B0" w:rsidRPr="00EC76D5" w:rsidRDefault="003211B0" w:rsidP="00F206C0">
      <w:pPr>
        <w:pStyle w:val="Code"/>
        <w:rPr>
          <w:highlight w:val="white"/>
        </w:rPr>
      </w:pPr>
      <w:r w:rsidRPr="00EC76D5">
        <w:rPr>
          <w:highlight w:val="white"/>
        </w:rPr>
        <w:t xml:space="preserve">  return result;</w:t>
      </w:r>
    </w:p>
    <w:p w14:paraId="2D73E6DA" w14:textId="77777777" w:rsidR="003211B0" w:rsidRPr="00EC76D5" w:rsidRDefault="003211B0" w:rsidP="00F206C0">
      <w:pPr>
        <w:pStyle w:val="Code"/>
        <w:rPr>
          <w:highlight w:val="white"/>
        </w:rPr>
      </w:pPr>
      <w:r w:rsidRPr="00EC76D5">
        <w:rPr>
          <w:highlight w:val="white"/>
        </w:rPr>
        <w:t>}</w:t>
      </w:r>
    </w:p>
    <w:p w14:paraId="526BFDAE" w14:textId="77777777" w:rsidR="003211B0" w:rsidRPr="00EC76D5" w:rsidRDefault="003211B0" w:rsidP="00F206C0">
      <w:pPr>
        <w:pStyle w:val="Code"/>
        <w:rPr>
          <w:highlight w:val="white"/>
        </w:rPr>
      </w:pPr>
    </w:p>
    <w:p w14:paraId="13EFD6CD" w14:textId="77777777" w:rsidR="003211B0" w:rsidRPr="00EC76D5" w:rsidRDefault="003211B0" w:rsidP="00F206C0">
      <w:pPr>
        <w:pStyle w:val="Code"/>
        <w:rPr>
          <w:highlight w:val="white"/>
        </w:rPr>
      </w:pPr>
      <w:r w:rsidRPr="00EC76D5">
        <w:rPr>
          <w:highlight w:val="white"/>
        </w:rPr>
        <w:t>static struct tm g_timeStruct;</w:t>
      </w:r>
    </w:p>
    <w:p w14:paraId="73104119" w14:textId="77777777" w:rsidR="003211B0" w:rsidRPr="00EC76D5" w:rsidRDefault="003211B0" w:rsidP="00F206C0">
      <w:pPr>
        <w:pStyle w:val="Code"/>
        <w:rPr>
          <w:highlight w:val="white"/>
        </w:rPr>
      </w:pPr>
      <w:r w:rsidRPr="00EC76D5">
        <w:rPr>
          <w:highlight w:val="white"/>
        </w:rPr>
        <w:t>#define JAN_1_1969 3 // Wednesday January 1, 1969</w:t>
      </w:r>
    </w:p>
    <w:p w14:paraId="42C8B3F5" w14:textId="77777777" w:rsidR="003211B0" w:rsidRPr="00EC76D5" w:rsidRDefault="003211B0" w:rsidP="00F206C0">
      <w:pPr>
        <w:pStyle w:val="Code"/>
        <w:rPr>
          <w:highlight w:val="white"/>
        </w:rPr>
      </w:pPr>
    </w:p>
    <w:p w14:paraId="28AC93E0" w14:textId="77777777" w:rsidR="003211B0" w:rsidRPr="00EC76D5" w:rsidRDefault="003211B0" w:rsidP="00F206C0">
      <w:pPr>
        <w:pStyle w:val="Code"/>
        <w:rPr>
          <w:highlight w:val="white"/>
        </w:rPr>
      </w:pPr>
      <w:r w:rsidRPr="00EC76D5">
        <w:rPr>
          <w:highlight w:val="white"/>
        </w:rPr>
        <w:t>#define DAYS_OF_FOUR_YEARS 1461</w:t>
      </w:r>
    </w:p>
    <w:p w14:paraId="7FB1B1FE" w14:textId="77777777" w:rsidR="003211B0" w:rsidRPr="00EC76D5" w:rsidRDefault="003211B0" w:rsidP="00F206C0">
      <w:pPr>
        <w:pStyle w:val="Code"/>
        <w:rPr>
          <w:highlight w:val="white"/>
        </w:rPr>
      </w:pPr>
      <w:r w:rsidRPr="00EC76D5">
        <w:rPr>
          <w:highlight w:val="white"/>
        </w:rPr>
        <w:t>#define DAYS_OF_ONE_YEAR 365</w:t>
      </w:r>
    </w:p>
    <w:p w14:paraId="5F065143" w14:textId="77777777" w:rsidR="003211B0" w:rsidRPr="00EC76D5" w:rsidRDefault="003211B0" w:rsidP="00F206C0">
      <w:pPr>
        <w:pStyle w:val="Code"/>
        <w:rPr>
          <w:highlight w:val="white"/>
        </w:rPr>
      </w:pPr>
    </w:p>
    <w:p w14:paraId="10685813" w14:textId="77777777" w:rsidR="003211B0" w:rsidRPr="00EC76D5" w:rsidRDefault="003211B0" w:rsidP="00F206C0">
      <w:pPr>
        <w:pStyle w:val="Code"/>
        <w:rPr>
          <w:highlight w:val="white"/>
        </w:rPr>
      </w:pPr>
      <w:r w:rsidRPr="00EC76D5">
        <w:rPr>
          <w:highlight w:val="white"/>
        </w:rPr>
        <w:t>struct tm* localtime(const time_t* timePtr) {</w:t>
      </w:r>
    </w:p>
    <w:p w14:paraId="0E07977D" w14:textId="77777777" w:rsidR="003211B0" w:rsidRPr="00EC76D5" w:rsidRDefault="003211B0" w:rsidP="00F206C0">
      <w:pPr>
        <w:pStyle w:val="Code"/>
        <w:rPr>
          <w:highlight w:val="white"/>
        </w:rPr>
      </w:pPr>
      <w:r w:rsidRPr="00EC76D5">
        <w:rPr>
          <w:highlight w:val="white"/>
        </w:rPr>
        <w:t xml:space="preserve">  if (timePtr != NULL) {</w:t>
      </w:r>
    </w:p>
    <w:p w14:paraId="544B4DEE" w14:textId="77777777" w:rsidR="003211B0" w:rsidRPr="00EC76D5" w:rsidRDefault="003211B0" w:rsidP="00F206C0">
      <w:pPr>
        <w:pStyle w:val="Code"/>
        <w:rPr>
          <w:highlight w:val="white"/>
        </w:rPr>
      </w:pPr>
      <w:r w:rsidRPr="00EC76D5">
        <w:rPr>
          <w:highlight w:val="white"/>
        </w:rPr>
        <w:t xml:space="preserve">    time_t time = *timePtr;</w:t>
      </w:r>
    </w:p>
    <w:p w14:paraId="67F99427" w14:textId="77777777" w:rsidR="003211B0" w:rsidRPr="00EC76D5" w:rsidRDefault="003211B0" w:rsidP="00F206C0">
      <w:pPr>
        <w:pStyle w:val="Code"/>
        <w:rPr>
          <w:highlight w:val="white"/>
        </w:rPr>
      </w:pPr>
      <w:r w:rsidRPr="00EC76D5">
        <w:rPr>
          <w:highlight w:val="white"/>
        </w:rPr>
        <w:t xml:space="preserve">    g_timeStruct.tm_isdst = (time &gt;&gt; 31);</w:t>
      </w:r>
    </w:p>
    <w:p w14:paraId="6CB57D33"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1853641A" w14:textId="77777777" w:rsidR="003211B0" w:rsidRPr="00EC76D5" w:rsidRDefault="003211B0" w:rsidP="00F206C0">
      <w:pPr>
        <w:pStyle w:val="Code"/>
        <w:rPr>
          <w:highlight w:val="white"/>
        </w:rPr>
      </w:pPr>
    </w:p>
    <w:p w14:paraId="5233ECD8"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D120B89"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4DEAD800" w14:textId="77777777" w:rsidR="003211B0" w:rsidRPr="00EC76D5" w:rsidRDefault="003211B0" w:rsidP="00F206C0">
      <w:pPr>
        <w:pStyle w:val="Code"/>
        <w:rPr>
          <w:highlight w:val="white"/>
        </w:rPr>
      </w:pPr>
      <w:r w:rsidRPr="00EC76D5">
        <w:rPr>
          <w:highlight w:val="white"/>
        </w:rPr>
        <w:t xml:space="preserve">      int fourYears = totalDays / DAYS_OF_FOUR_YEARS;</w:t>
      </w:r>
    </w:p>
    <w:p w14:paraId="456D5895" w14:textId="77777777" w:rsidR="003211B0" w:rsidRPr="00EC76D5" w:rsidRDefault="003211B0" w:rsidP="00F206C0">
      <w:pPr>
        <w:pStyle w:val="Code"/>
        <w:rPr>
          <w:highlight w:val="white"/>
        </w:rPr>
      </w:pPr>
      <w:r w:rsidRPr="00EC76D5">
        <w:rPr>
          <w:highlight w:val="white"/>
        </w:rPr>
        <w:t xml:space="preserve">      totalDays %= DAYS_OF_FOUR_YEARS;</w:t>
      </w:r>
    </w:p>
    <w:p w14:paraId="153FC3D8" w14:textId="77777777" w:rsidR="003211B0" w:rsidRPr="00EC76D5" w:rsidRDefault="003211B0" w:rsidP="00F206C0">
      <w:pPr>
        <w:pStyle w:val="Code"/>
        <w:rPr>
          <w:highlight w:val="white"/>
        </w:rPr>
      </w:pPr>
    </w:p>
    <w:p w14:paraId="4A48FF0C" w14:textId="77777777" w:rsidR="003211B0" w:rsidRPr="00EC76D5" w:rsidRDefault="003211B0" w:rsidP="00F206C0">
      <w:pPr>
        <w:pStyle w:val="Code"/>
        <w:rPr>
          <w:highlight w:val="white"/>
        </w:rPr>
      </w:pPr>
      <w:r w:rsidRPr="00EC76D5">
        <w:rPr>
          <w:highlight w:val="white"/>
        </w:rPr>
        <w:t xml:space="preserve">      int years = totalDays / DAYS_OF_ONE_YEAR;</w:t>
      </w:r>
    </w:p>
    <w:p w14:paraId="6D6D576F" w14:textId="77777777" w:rsidR="003211B0" w:rsidRPr="00EC76D5" w:rsidRDefault="003211B0" w:rsidP="00F206C0">
      <w:pPr>
        <w:pStyle w:val="Code"/>
        <w:rPr>
          <w:highlight w:val="white"/>
        </w:rPr>
      </w:pPr>
      <w:r w:rsidRPr="00EC76D5">
        <w:rPr>
          <w:highlight w:val="white"/>
        </w:rPr>
        <w:t xml:space="preserve">      totalDays %= DAYS_OF_ONE_YEAR;</w:t>
      </w:r>
    </w:p>
    <w:p w14:paraId="63FD4424" w14:textId="77777777" w:rsidR="003211B0" w:rsidRPr="00EC76D5" w:rsidRDefault="003211B0" w:rsidP="00F206C0">
      <w:pPr>
        <w:pStyle w:val="Code"/>
        <w:rPr>
          <w:highlight w:val="white"/>
        </w:rPr>
      </w:pPr>
    </w:p>
    <w:p w14:paraId="062C0820" w14:textId="77777777" w:rsidR="003211B0" w:rsidRPr="00EC76D5" w:rsidRDefault="003211B0" w:rsidP="00F206C0">
      <w:pPr>
        <w:pStyle w:val="Code"/>
        <w:rPr>
          <w:highlight w:val="white"/>
        </w:rPr>
      </w:pPr>
      <w:r w:rsidRPr="00EC76D5">
        <w:rPr>
          <w:highlight w:val="white"/>
        </w:rPr>
        <w:t xml:space="preserve">      g_timeStruct.tm_year = 69 + (4 * fourYears) + years;</w:t>
      </w:r>
    </w:p>
    <w:p w14:paraId="62406E71" w14:textId="77777777" w:rsidR="003211B0" w:rsidRPr="00EC76D5" w:rsidRDefault="003211B0" w:rsidP="00F206C0">
      <w:pPr>
        <w:pStyle w:val="Code"/>
        <w:rPr>
          <w:highlight w:val="white"/>
        </w:rPr>
      </w:pPr>
      <w:r w:rsidRPr="00EC76D5">
        <w:rPr>
          <w:highlight w:val="white"/>
        </w:rPr>
        <w:t xml:space="preserve">      g_timeStruct.tm_yday = totalDays;</w:t>
      </w:r>
    </w:p>
    <w:p w14:paraId="5CD9D571" w14:textId="77777777" w:rsidR="003211B0" w:rsidRPr="00EC76D5" w:rsidRDefault="003211B0" w:rsidP="00F206C0">
      <w:pPr>
        <w:pStyle w:val="Code"/>
        <w:rPr>
          <w:highlight w:val="white"/>
        </w:rPr>
      </w:pPr>
      <w:r w:rsidRPr="00EC76D5">
        <w:rPr>
          <w:highlight w:val="white"/>
        </w:rPr>
        <w:t xml:space="preserve">      BOOL leapYear = ((g_timeStruct.tm_year % 4) == 0);</w:t>
      </w:r>
    </w:p>
    <w:p w14:paraId="07A042FC" w14:textId="77777777" w:rsidR="003211B0" w:rsidRPr="00EC76D5" w:rsidRDefault="003211B0" w:rsidP="00F206C0">
      <w:pPr>
        <w:pStyle w:val="Code"/>
        <w:rPr>
          <w:highlight w:val="white"/>
        </w:rPr>
      </w:pPr>
    </w:p>
    <w:p w14:paraId="2A366316" w14:textId="77777777" w:rsidR="003211B0" w:rsidRPr="00EC76D5" w:rsidRDefault="003211B0" w:rsidP="00F206C0">
      <w:pPr>
        <w:pStyle w:val="Code"/>
        <w:rPr>
          <w:highlight w:val="white"/>
        </w:rPr>
      </w:pPr>
      <w:r w:rsidRPr="00EC76D5">
        <w:rPr>
          <w:highlight w:val="white"/>
        </w:rPr>
        <w:t xml:space="preserve">      if (leapYear) {</w:t>
      </w:r>
    </w:p>
    <w:p w14:paraId="2669F039" w14:textId="77777777" w:rsidR="00500D83" w:rsidRPr="00EC76D5" w:rsidRDefault="003211B0" w:rsidP="00F206C0">
      <w:pPr>
        <w:pStyle w:val="Code"/>
        <w:rPr>
          <w:highlight w:val="white"/>
        </w:rPr>
      </w:pPr>
      <w:r w:rsidRPr="00EC76D5">
        <w:rPr>
          <w:highlight w:val="white"/>
        </w:rPr>
        <w:t xml:space="preserve">        int leapMonths[] = {0, 31, 60, 91, 121, 152,</w:t>
      </w:r>
    </w:p>
    <w:p w14:paraId="03841CE9" w14:textId="1F586B3A" w:rsidR="003211B0" w:rsidRPr="00EC76D5" w:rsidRDefault="00500D83" w:rsidP="00F206C0">
      <w:pPr>
        <w:pStyle w:val="Code"/>
        <w:rPr>
          <w:highlight w:val="white"/>
        </w:rPr>
      </w:pPr>
      <w:r w:rsidRPr="00EC76D5">
        <w:rPr>
          <w:highlight w:val="white"/>
        </w:rPr>
        <w:t xml:space="preserve">                           </w:t>
      </w:r>
      <w:r w:rsidR="003211B0" w:rsidRPr="00EC76D5">
        <w:rPr>
          <w:highlight w:val="white"/>
        </w:rPr>
        <w:t xml:space="preserve"> 182, 213, 243, 274, 304, 335, 366},</w:t>
      </w:r>
    </w:p>
    <w:p w14:paraId="7E55C8EB" w14:textId="77777777" w:rsidR="003211B0" w:rsidRPr="00EC76D5" w:rsidRDefault="003211B0" w:rsidP="00F206C0">
      <w:pPr>
        <w:pStyle w:val="Code"/>
        <w:rPr>
          <w:highlight w:val="white"/>
        </w:rPr>
      </w:pPr>
      <w:r w:rsidRPr="00EC76D5">
        <w:rPr>
          <w:highlight w:val="white"/>
        </w:rPr>
        <w:t xml:space="preserve">            arraySize = (sizeof leapMonths) / (sizeof leapMonths[0]), index;</w:t>
      </w:r>
    </w:p>
    <w:p w14:paraId="3C09DB01" w14:textId="77777777" w:rsidR="003211B0" w:rsidRPr="00EC76D5" w:rsidRDefault="003211B0" w:rsidP="00F206C0">
      <w:pPr>
        <w:pStyle w:val="Code"/>
        <w:rPr>
          <w:highlight w:val="white"/>
        </w:rPr>
      </w:pPr>
    </w:p>
    <w:p w14:paraId="6123841C" w14:textId="77777777" w:rsidR="003211B0" w:rsidRPr="00EC76D5" w:rsidRDefault="003211B0" w:rsidP="00F206C0">
      <w:pPr>
        <w:pStyle w:val="Code"/>
        <w:rPr>
          <w:highlight w:val="white"/>
        </w:rPr>
      </w:pPr>
      <w:r w:rsidRPr="00EC76D5">
        <w:rPr>
          <w:highlight w:val="white"/>
        </w:rPr>
        <w:t xml:space="preserve">        for (index = 1; index &lt; arraySize; ++index) {</w:t>
      </w:r>
    </w:p>
    <w:p w14:paraId="137D499C" w14:textId="77777777" w:rsidR="003211B0" w:rsidRPr="00EC76D5" w:rsidRDefault="003211B0" w:rsidP="00F206C0">
      <w:pPr>
        <w:pStyle w:val="Code"/>
        <w:rPr>
          <w:highlight w:val="white"/>
        </w:rPr>
      </w:pPr>
      <w:r w:rsidRPr="00EC76D5">
        <w:rPr>
          <w:highlight w:val="white"/>
        </w:rPr>
        <w:t xml:space="preserve">          if (totalDays &lt; leapMonths[index]) {</w:t>
      </w:r>
    </w:p>
    <w:p w14:paraId="16AB09FF" w14:textId="77777777" w:rsidR="003211B0" w:rsidRPr="00EC76D5" w:rsidRDefault="003211B0" w:rsidP="00F206C0">
      <w:pPr>
        <w:pStyle w:val="Code"/>
        <w:rPr>
          <w:highlight w:val="white"/>
        </w:rPr>
      </w:pPr>
      <w:r w:rsidRPr="00EC76D5">
        <w:rPr>
          <w:highlight w:val="white"/>
        </w:rPr>
        <w:t xml:space="preserve">            g_timeStruct.tm_mon = index - 1;</w:t>
      </w:r>
    </w:p>
    <w:p w14:paraId="3AAB2D77" w14:textId="77777777" w:rsidR="003211B0" w:rsidRPr="00EC76D5" w:rsidRDefault="003211B0" w:rsidP="00F206C0">
      <w:pPr>
        <w:pStyle w:val="Code"/>
        <w:rPr>
          <w:highlight w:val="white"/>
        </w:rPr>
      </w:pPr>
      <w:r w:rsidRPr="00EC76D5">
        <w:rPr>
          <w:highlight w:val="white"/>
        </w:rPr>
        <w:t xml:space="preserve">            g_timeStruct.tm_mday = (totalDays % leapMonths[index - 1]) + 1;</w:t>
      </w:r>
    </w:p>
    <w:p w14:paraId="53FC000D" w14:textId="77777777" w:rsidR="003211B0" w:rsidRPr="00EC76D5" w:rsidRDefault="003211B0" w:rsidP="00F206C0">
      <w:pPr>
        <w:pStyle w:val="Code"/>
        <w:rPr>
          <w:highlight w:val="white"/>
        </w:rPr>
      </w:pPr>
      <w:r w:rsidRPr="00EC76D5">
        <w:rPr>
          <w:highlight w:val="white"/>
        </w:rPr>
        <w:lastRenderedPageBreak/>
        <w:t xml:space="preserve">            break;</w:t>
      </w:r>
    </w:p>
    <w:p w14:paraId="059ADA0D" w14:textId="77777777" w:rsidR="003211B0" w:rsidRPr="00EC76D5" w:rsidRDefault="003211B0" w:rsidP="00F206C0">
      <w:pPr>
        <w:pStyle w:val="Code"/>
        <w:rPr>
          <w:highlight w:val="white"/>
        </w:rPr>
      </w:pPr>
      <w:r w:rsidRPr="00EC76D5">
        <w:rPr>
          <w:highlight w:val="white"/>
        </w:rPr>
        <w:t xml:space="preserve">          }</w:t>
      </w:r>
    </w:p>
    <w:p w14:paraId="20ABEAB5" w14:textId="77777777" w:rsidR="003211B0" w:rsidRPr="00EC76D5" w:rsidRDefault="003211B0" w:rsidP="00F206C0">
      <w:pPr>
        <w:pStyle w:val="Code"/>
        <w:rPr>
          <w:highlight w:val="white"/>
        </w:rPr>
      </w:pPr>
      <w:r w:rsidRPr="00EC76D5">
        <w:rPr>
          <w:highlight w:val="white"/>
        </w:rPr>
        <w:t xml:space="preserve">        }</w:t>
      </w:r>
    </w:p>
    <w:p w14:paraId="7E57EE41" w14:textId="77777777" w:rsidR="003211B0" w:rsidRPr="00EC76D5" w:rsidRDefault="003211B0" w:rsidP="00F206C0">
      <w:pPr>
        <w:pStyle w:val="Code"/>
        <w:rPr>
          <w:highlight w:val="white"/>
        </w:rPr>
      </w:pPr>
      <w:r w:rsidRPr="00EC76D5">
        <w:rPr>
          <w:highlight w:val="white"/>
        </w:rPr>
        <w:t xml:space="preserve">      }</w:t>
      </w:r>
    </w:p>
    <w:p w14:paraId="0E5C1EEA" w14:textId="77777777" w:rsidR="003211B0" w:rsidRPr="00EC76D5" w:rsidRDefault="003211B0" w:rsidP="00F206C0">
      <w:pPr>
        <w:pStyle w:val="Code"/>
        <w:rPr>
          <w:highlight w:val="white"/>
        </w:rPr>
      </w:pPr>
      <w:r w:rsidRPr="00EC76D5">
        <w:rPr>
          <w:highlight w:val="white"/>
        </w:rPr>
        <w:t xml:space="preserve">      else {</w:t>
      </w:r>
    </w:p>
    <w:p w14:paraId="10083AAD" w14:textId="77777777" w:rsidR="00BF384D" w:rsidRPr="00EC76D5" w:rsidRDefault="003211B0" w:rsidP="00F206C0">
      <w:pPr>
        <w:pStyle w:val="Code"/>
        <w:rPr>
          <w:highlight w:val="white"/>
        </w:rPr>
      </w:pPr>
      <w:r w:rsidRPr="00EC76D5">
        <w:rPr>
          <w:highlight w:val="white"/>
        </w:rPr>
        <w:t xml:space="preserve">        int regularMonths[] = {0, 31, 59, 90, 120, 151,</w:t>
      </w:r>
    </w:p>
    <w:p w14:paraId="7F1AAEAD" w14:textId="38DFBDE0" w:rsidR="003211B0" w:rsidRPr="00EC76D5" w:rsidRDefault="005F2CEE" w:rsidP="00F206C0">
      <w:pPr>
        <w:pStyle w:val="Code"/>
        <w:rPr>
          <w:highlight w:val="white"/>
        </w:rPr>
      </w:pPr>
      <w:r w:rsidRPr="00EC76D5">
        <w:rPr>
          <w:highlight w:val="white"/>
        </w:rPr>
        <w:t xml:space="preserve">                              </w:t>
      </w:r>
      <w:r w:rsidR="003211B0" w:rsidRPr="00EC76D5">
        <w:rPr>
          <w:highlight w:val="white"/>
        </w:rPr>
        <w:t xml:space="preserve"> 181, 212, 242, 273, 303, 334, 365},</w:t>
      </w:r>
    </w:p>
    <w:p w14:paraId="1A5634A3" w14:textId="77777777" w:rsidR="00895A05" w:rsidRPr="00EC76D5" w:rsidRDefault="003211B0" w:rsidP="00F206C0">
      <w:pPr>
        <w:pStyle w:val="Code"/>
        <w:rPr>
          <w:highlight w:val="white"/>
        </w:rPr>
      </w:pPr>
      <w:r w:rsidRPr="00EC76D5">
        <w:rPr>
          <w:highlight w:val="white"/>
        </w:rPr>
        <w:t xml:space="preserve">            arraySize = (sizeof regularMonths) / (sizeof regularMonths[0]),</w:t>
      </w:r>
    </w:p>
    <w:p w14:paraId="3DAC217A" w14:textId="3AA013F4" w:rsidR="003211B0" w:rsidRPr="00EC76D5" w:rsidRDefault="00895A05" w:rsidP="00F206C0">
      <w:pPr>
        <w:pStyle w:val="Code"/>
        <w:rPr>
          <w:highlight w:val="white"/>
        </w:rPr>
      </w:pPr>
      <w:r w:rsidRPr="00EC76D5">
        <w:rPr>
          <w:highlight w:val="white"/>
        </w:rPr>
        <w:t xml:space="preserve">           </w:t>
      </w:r>
      <w:r w:rsidR="003211B0" w:rsidRPr="00EC76D5">
        <w:rPr>
          <w:highlight w:val="white"/>
        </w:rPr>
        <w:t xml:space="preserve"> index;</w:t>
      </w:r>
    </w:p>
    <w:p w14:paraId="0F8D1E43" w14:textId="77777777" w:rsidR="003211B0" w:rsidRPr="00EC76D5" w:rsidRDefault="003211B0" w:rsidP="00F206C0">
      <w:pPr>
        <w:pStyle w:val="Code"/>
        <w:rPr>
          <w:highlight w:val="white"/>
        </w:rPr>
      </w:pPr>
    </w:p>
    <w:p w14:paraId="33CEBB1F" w14:textId="77777777" w:rsidR="003211B0" w:rsidRPr="00EC76D5" w:rsidRDefault="003211B0" w:rsidP="00F206C0">
      <w:pPr>
        <w:pStyle w:val="Code"/>
        <w:rPr>
          <w:highlight w:val="white"/>
        </w:rPr>
      </w:pPr>
      <w:r w:rsidRPr="00EC76D5">
        <w:rPr>
          <w:highlight w:val="white"/>
        </w:rPr>
        <w:t xml:space="preserve">        for (index = 1; index &lt; arraySize; ++index) {</w:t>
      </w:r>
    </w:p>
    <w:p w14:paraId="1C2A25BF" w14:textId="77777777" w:rsidR="003211B0" w:rsidRPr="00EC76D5" w:rsidRDefault="003211B0" w:rsidP="00F206C0">
      <w:pPr>
        <w:pStyle w:val="Code"/>
        <w:rPr>
          <w:highlight w:val="white"/>
        </w:rPr>
      </w:pPr>
      <w:r w:rsidRPr="00EC76D5">
        <w:rPr>
          <w:highlight w:val="white"/>
        </w:rPr>
        <w:t xml:space="preserve">          if (totalDays &lt; regularMonths[index]) {</w:t>
      </w:r>
    </w:p>
    <w:p w14:paraId="71406165" w14:textId="77777777" w:rsidR="003211B0" w:rsidRPr="00EC76D5" w:rsidRDefault="003211B0" w:rsidP="00F206C0">
      <w:pPr>
        <w:pStyle w:val="Code"/>
        <w:rPr>
          <w:highlight w:val="white"/>
        </w:rPr>
      </w:pPr>
      <w:r w:rsidRPr="00EC76D5">
        <w:rPr>
          <w:highlight w:val="white"/>
        </w:rPr>
        <w:t xml:space="preserve">            g_timeStruct.tm_mon = index - 1;</w:t>
      </w:r>
    </w:p>
    <w:p w14:paraId="4DE547B1" w14:textId="77777777" w:rsidR="003211B0" w:rsidRPr="00EC76D5" w:rsidRDefault="003211B0" w:rsidP="00F206C0">
      <w:pPr>
        <w:pStyle w:val="Code"/>
        <w:rPr>
          <w:highlight w:val="white"/>
        </w:rPr>
      </w:pPr>
      <w:r w:rsidRPr="00EC76D5">
        <w:rPr>
          <w:highlight w:val="white"/>
        </w:rPr>
        <w:t xml:space="preserve">            g_timeStruct.tm_mday = (totalDays % regularMonths[index - 1]) + 1;</w:t>
      </w:r>
    </w:p>
    <w:p w14:paraId="6FFC2FA2" w14:textId="77777777" w:rsidR="003211B0" w:rsidRPr="00EC76D5" w:rsidRDefault="003211B0" w:rsidP="00F206C0">
      <w:pPr>
        <w:pStyle w:val="Code"/>
        <w:rPr>
          <w:highlight w:val="white"/>
        </w:rPr>
      </w:pPr>
      <w:r w:rsidRPr="00EC76D5">
        <w:rPr>
          <w:highlight w:val="white"/>
        </w:rPr>
        <w:t xml:space="preserve">            break;</w:t>
      </w:r>
    </w:p>
    <w:p w14:paraId="38BC4DFE" w14:textId="77777777" w:rsidR="003211B0" w:rsidRPr="00EC76D5" w:rsidRDefault="003211B0" w:rsidP="00F206C0">
      <w:pPr>
        <w:pStyle w:val="Code"/>
        <w:rPr>
          <w:highlight w:val="white"/>
        </w:rPr>
      </w:pPr>
      <w:r w:rsidRPr="00EC76D5">
        <w:rPr>
          <w:highlight w:val="white"/>
        </w:rPr>
        <w:t xml:space="preserve">          }</w:t>
      </w:r>
    </w:p>
    <w:p w14:paraId="2B08D1BB" w14:textId="77777777" w:rsidR="003211B0" w:rsidRPr="00EC76D5" w:rsidRDefault="003211B0" w:rsidP="00F206C0">
      <w:pPr>
        <w:pStyle w:val="Code"/>
        <w:rPr>
          <w:highlight w:val="white"/>
        </w:rPr>
      </w:pPr>
      <w:r w:rsidRPr="00EC76D5">
        <w:rPr>
          <w:highlight w:val="white"/>
        </w:rPr>
        <w:t xml:space="preserve">        }</w:t>
      </w:r>
    </w:p>
    <w:p w14:paraId="0C62BF37" w14:textId="77777777" w:rsidR="003211B0" w:rsidRPr="00EC76D5" w:rsidRDefault="003211B0" w:rsidP="00F206C0">
      <w:pPr>
        <w:pStyle w:val="Code"/>
        <w:rPr>
          <w:highlight w:val="white"/>
        </w:rPr>
      </w:pPr>
      <w:r w:rsidRPr="00EC76D5">
        <w:rPr>
          <w:highlight w:val="white"/>
        </w:rPr>
        <w:t xml:space="preserve">      }</w:t>
      </w:r>
    </w:p>
    <w:p w14:paraId="434E5102" w14:textId="77777777" w:rsidR="003211B0" w:rsidRPr="00EC76D5" w:rsidRDefault="003211B0" w:rsidP="00F206C0">
      <w:pPr>
        <w:pStyle w:val="Code"/>
        <w:rPr>
          <w:highlight w:val="white"/>
        </w:rPr>
      </w:pPr>
      <w:r w:rsidRPr="00EC76D5">
        <w:rPr>
          <w:highlight w:val="white"/>
        </w:rPr>
        <w:t xml:space="preserve">    }</w:t>
      </w:r>
    </w:p>
    <w:p w14:paraId="2E86A420" w14:textId="77777777" w:rsidR="003211B0" w:rsidRPr="00EC76D5" w:rsidRDefault="003211B0" w:rsidP="00F206C0">
      <w:pPr>
        <w:pStyle w:val="Code"/>
        <w:rPr>
          <w:highlight w:val="white"/>
        </w:rPr>
      </w:pPr>
    </w:p>
    <w:p w14:paraId="7E5336C3"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5968E08F" w14:textId="77777777" w:rsidR="003211B0" w:rsidRPr="00EC76D5" w:rsidRDefault="003211B0" w:rsidP="00F206C0">
      <w:pPr>
        <w:pStyle w:val="Code"/>
        <w:rPr>
          <w:highlight w:val="white"/>
        </w:rPr>
      </w:pPr>
      <w:r w:rsidRPr="00EC76D5">
        <w:rPr>
          <w:highlight w:val="white"/>
        </w:rPr>
        <w:t xml:space="preserve">      g_timeStruct.tm_hour = (int) (daySeconds / 3600);</w:t>
      </w:r>
    </w:p>
    <w:p w14:paraId="277BA265" w14:textId="77777777" w:rsidR="003211B0" w:rsidRPr="00EC76D5" w:rsidRDefault="003211B0" w:rsidP="00F206C0">
      <w:pPr>
        <w:pStyle w:val="Code"/>
        <w:rPr>
          <w:highlight w:val="white"/>
        </w:rPr>
      </w:pPr>
      <w:r w:rsidRPr="00EC76D5">
        <w:rPr>
          <w:highlight w:val="white"/>
        </w:rPr>
        <w:t xml:space="preserve">      g_timeStruct.tm_min = (int) ((daySeconds % 3600) / 60);</w:t>
      </w:r>
    </w:p>
    <w:p w14:paraId="4D11CB5E" w14:textId="77777777" w:rsidR="003211B0" w:rsidRPr="00EC76D5" w:rsidRDefault="003211B0" w:rsidP="00F206C0">
      <w:pPr>
        <w:pStyle w:val="Code"/>
        <w:rPr>
          <w:highlight w:val="white"/>
        </w:rPr>
      </w:pPr>
      <w:r w:rsidRPr="00EC76D5">
        <w:rPr>
          <w:highlight w:val="white"/>
        </w:rPr>
        <w:t xml:space="preserve">      g_timeStruct.tm_sec = (int) (daySeconds % 60);</w:t>
      </w:r>
    </w:p>
    <w:p w14:paraId="3EB3A459" w14:textId="77777777" w:rsidR="003211B0" w:rsidRPr="00EC76D5" w:rsidRDefault="003211B0" w:rsidP="00F206C0">
      <w:pPr>
        <w:pStyle w:val="Code"/>
        <w:rPr>
          <w:highlight w:val="white"/>
        </w:rPr>
      </w:pPr>
      <w:r w:rsidRPr="00EC76D5">
        <w:rPr>
          <w:highlight w:val="white"/>
        </w:rPr>
        <w:t xml:space="preserve">    }</w:t>
      </w:r>
    </w:p>
    <w:p w14:paraId="0CB4C3F3" w14:textId="77777777" w:rsidR="003211B0" w:rsidRPr="00EC76D5" w:rsidRDefault="003211B0" w:rsidP="00F206C0">
      <w:pPr>
        <w:pStyle w:val="Code"/>
        <w:rPr>
          <w:highlight w:val="white"/>
        </w:rPr>
      </w:pPr>
    </w:p>
    <w:p w14:paraId="097B1906" w14:textId="77777777" w:rsidR="003211B0" w:rsidRPr="00EC76D5" w:rsidRDefault="003211B0" w:rsidP="00F206C0">
      <w:pPr>
        <w:pStyle w:val="Code"/>
        <w:rPr>
          <w:highlight w:val="white"/>
        </w:rPr>
      </w:pPr>
      <w:r w:rsidRPr="00EC76D5">
        <w:rPr>
          <w:highlight w:val="white"/>
        </w:rPr>
        <w:t xml:space="preserve">    return &amp;g_timeStruct;</w:t>
      </w:r>
    </w:p>
    <w:p w14:paraId="527BB014" w14:textId="77777777" w:rsidR="003211B0" w:rsidRPr="00EC76D5" w:rsidRDefault="003211B0" w:rsidP="00F206C0">
      <w:pPr>
        <w:pStyle w:val="Code"/>
        <w:rPr>
          <w:highlight w:val="white"/>
        </w:rPr>
      </w:pPr>
      <w:r w:rsidRPr="00EC76D5">
        <w:rPr>
          <w:highlight w:val="white"/>
        </w:rPr>
        <w:t xml:space="preserve">  }</w:t>
      </w:r>
    </w:p>
    <w:p w14:paraId="6E1ED23E" w14:textId="77777777" w:rsidR="003211B0" w:rsidRPr="00EC76D5" w:rsidRDefault="003211B0" w:rsidP="00F206C0">
      <w:pPr>
        <w:pStyle w:val="Code"/>
        <w:rPr>
          <w:highlight w:val="white"/>
        </w:rPr>
      </w:pPr>
    </w:p>
    <w:p w14:paraId="2F7492B4" w14:textId="77777777" w:rsidR="003211B0" w:rsidRPr="00EC76D5" w:rsidRDefault="003211B0" w:rsidP="00F206C0">
      <w:pPr>
        <w:pStyle w:val="Code"/>
        <w:rPr>
          <w:highlight w:val="white"/>
        </w:rPr>
      </w:pPr>
      <w:r w:rsidRPr="00EC76D5">
        <w:rPr>
          <w:highlight w:val="white"/>
        </w:rPr>
        <w:t xml:space="preserve">  return NULL;</w:t>
      </w:r>
    </w:p>
    <w:p w14:paraId="262CD8BC" w14:textId="77777777" w:rsidR="003211B0" w:rsidRPr="00EC76D5" w:rsidRDefault="003211B0" w:rsidP="00F206C0">
      <w:pPr>
        <w:pStyle w:val="Code"/>
        <w:rPr>
          <w:highlight w:val="white"/>
        </w:rPr>
      </w:pPr>
      <w:r w:rsidRPr="00EC76D5">
        <w:rPr>
          <w:highlight w:val="white"/>
        </w:rPr>
        <w:t>}</w:t>
      </w:r>
    </w:p>
    <w:p w14:paraId="218379DE" w14:textId="77777777" w:rsidR="003211B0" w:rsidRPr="00EC76D5" w:rsidRDefault="003211B0" w:rsidP="00F206C0">
      <w:pPr>
        <w:pStyle w:val="Code"/>
        <w:rPr>
          <w:highlight w:val="white"/>
        </w:rPr>
      </w:pPr>
    </w:p>
    <w:p w14:paraId="4BE6FDC2" w14:textId="77777777" w:rsidR="003211B0" w:rsidRPr="00EC76D5" w:rsidRDefault="003211B0" w:rsidP="00F206C0">
      <w:pPr>
        <w:pStyle w:val="Code"/>
        <w:rPr>
          <w:highlight w:val="white"/>
        </w:rPr>
      </w:pPr>
      <w:r w:rsidRPr="00EC76D5">
        <w:rPr>
          <w:highlight w:val="white"/>
        </w:rPr>
        <w:t>struct tm* localtimeX(const time_t* timePtr) {</w:t>
      </w:r>
    </w:p>
    <w:p w14:paraId="77A1D995" w14:textId="77777777" w:rsidR="003211B0" w:rsidRPr="00EC76D5" w:rsidRDefault="003211B0" w:rsidP="00F206C0">
      <w:pPr>
        <w:pStyle w:val="Code"/>
        <w:rPr>
          <w:highlight w:val="white"/>
        </w:rPr>
      </w:pPr>
      <w:r w:rsidRPr="00EC76D5">
        <w:rPr>
          <w:highlight w:val="white"/>
        </w:rPr>
        <w:t xml:space="preserve">  if (timePtr != NULL) {</w:t>
      </w:r>
    </w:p>
    <w:p w14:paraId="17252EBB" w14:textId="77777777" w:rsidR="003211B0" w:rsidRPr="00EC76D5" w:rsidRDefault="003211B0" w:rsidP="00F206C0">
      <w:pPr>
        <w:pStyle w:val="Code"/>
        <w:rPr>
          <w:highlight w:val="white"/>
        </w:rPr>
      </w:pPr>
      <w:r w:rsidRPr="00EC76D5">
        <w:rPr>
          <w:highlight w:val="white"/>
        </w:rPr>
        <w:t xml:space="preserve">    time_t time = *timePtr;</w:t>
      </w:r>
    </w:p>
    <w:p w14:paraId="087E6A51" w14:textId="77777777" w:rsidR="003211B0" w:rsidRPr="00EC76D5" w:rsidRDefault="003211B0" w:rsidP="00F206C0">
      <w:pPr>
        <w:pStyle w:val="Code"/>
        <w:rPr>
          <w:highlight w:val="white"/>
        </w:rPr>
      </w:pPr>
      <w:r w:rsidRPr="00EC76D5">
        <w:rPr>
          <w:highlight w:val="white"/>
        </w:rPr>
        <w:t xml:space="preserve">    g_timeStruct.tm_isdst = (time &gt;&gt; 31);</w:t>
      </w:r>
    </w:p>
    <w:p w14:paraId="74C1699C"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26F522F1" w14:textId="77777777" w:rsidR="003211B0" w:rsidRPr="00EC76D5" w:rsidRDefault="003211B0" w:rsidP="00F206C0">
      <w:pPr>
        <w:pStyle w:val="Code"/>
        <w:rPr>
          <w:highlight w:val="white"/>
        </w:rPr>
      </w:pPr>
    </w:p>
    <w:p w14:paraId="254A2D34"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9B4D977"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2CA7A09E" w14:textId="77777777" w:rsidR="003211B0" w:rsidRPr="00EC76D5" w:rsidRDefault="003211B0" w:rsidP="00F206C0">
      <w:pPr>
        <w:pStyle w:val="Code"/>
        <w:rPr>
          <w:highlight w:val="white"/>
        </w:rPr>
      </w:pPr>
    </w:p>
    <w:p w14:paraId="35C9A61D" w14:textId="77777777" w:rsidR="003211B0" w:rsidRPr="00EC76D5" w:rsidRDefault="003211B0" w:rsidP="00F206C0">
      <w:pPr>
        <w:pStyle w:val="Code"/>
        <w:rPr>
          <w:highlight w:val="white"/>
        </w:rPr>
      </w:pPr>
      <w:r w:rsidRPr="00EC76D5">
        <w:rPr>
          <w:highlight w:val="white"/>
        </w:rPr>
        <w:t xml:space="preserve">      int year;</w:t>
      </w:r>
    </w:p>
    <w:p w14:paraId="13F682C6" w14:textId="77777777" w:rsidR="003211B0" w:rsidRPr="00EC76D5" w:rsidRDefault="003211B0" w:rsidP="00F206C0">
      <w:pPr>
        <w:pStyle w:val="Code"/>
        <w:rPr>
          <w:highlight w:val="white"/>
        </w:rPr>
      </w:pPr>
      <w:r w:rsidRPr="00EC76D5">
        <w:rPr>
          <w:highlight w:val="white"/>
        </w:rPr>
        <w:t xml:space="preserve">      BOOL leapYear;</w:t>
      </w:r>
    </w:p>
    <w:p w14:paraId="7303B068" w14:textId="77777777" w:rsidR="003211B0" w:rsidRPr="00EC76D5" w:rsidRDefault="003211B0" w:rsidP="00F206C0">
      <w:pPr>
        <w:pStyle w:val="Code"/>
        <w:rPr>
          <w:highlight w:val="white"/>
        </w:rPr>
      </w:pPr>
      <w:r w:rsidRPr="00EC76D5">
        <w:rPr>
          <w:highlight w:val="white"/>
        </w:rPr>
        <w:t xml:space="preserve">      for (year = 69;; ++year) {</w:t>
      </w:r>
    </w:p>
    <w:p w14:paraId="6F9374BF" w14:textId="77777777" w:rsidR="003211B0" w:rsidRPr="00EC76D5" w:rsidRDefault="003211B0" w:rsidP="00F206C0">
      <w:pPr>
        <w:pStyle w:val="Code"/>
        <w:rPr>
          <w:highlight w:val="white"/>
        </w:rPr>
      </w:pPr>
      <w:r w:rsidRPr="00EC76D5">
        <w:rPr>
          <w:highlight w:val="white"/>
        </w:rPr>
        <w:t xml:space="preserve">        leapYear = ((year % 4) == 0);</w:t>
      </w:r>
    </w:p>
    <w:p w14:paraId="06F2C40B" w14:textId="77777777" w:rsidR="003211B0" w:rsidRPr="00EC76D5" w:rsidRDefault="003211B0" w:rsidP="00F206C0">
      <w:pPr>
        <w:pStyle w:val="Code"/>
        <w:rPr>
          <w:highlight w:val="white"/>
        </w:rPr>
      </w:pPr>
      <w:r w:rsidRPr="00EC76D5">
        <w:rPr>
          <w:highlight w:val="white"/>
        </w:rPr>
        <w:t xml:space="preserve">        int yearDays = leapYear ? 366 : 365;</w:t>
      </w:r>
    </w:p>
    <w:p w14:paraId="7B28F4A5" w14:textId="77777777" w:rsidR="003211B0" w:rsidRPr="00EC76D5" w:rsidRDefault="003211B0" w:rsidP="00F206C0">
      <w:pPr>
        <w:pStyle w:val="Code"/>
        <w:rPr>
          <w:highlight w:val="white"/>
        </w:rPr>
      </w:pPr>
    </w:p>
    <w:p w14:paraId="6D3E50A7" w14:textId="77777777" w:rsidR="003211B0" w:rsidRPr="00EC76D5" w:rsidRDefault="003211B0" w:rsidP="00F206C0">
      <w:pPr>
        <w:pStyle w:val="Code"/>
        <w:rPr>
          <w:highlight w:val="white"/>
        </w:rPr>
      </w:pPr>
      <w:r w:rsidRPr="00EC76D5">
        <w:rPr>
          <w:highlight w:val="white"/>
        </w:rPr>
        <w:t xml:space="preserve">        if (totalDays &gt;= yearDays) {</w:t>
      </w:r>
    </w:p>
    <w:p w14:paraId="0AA91A78" w14:textId="77777777" w:rsidR="003211B0" w:rsidRPr="00EC76D5" w:rsidRDefault="003211B0" w:rsidP="00F206C0">
      <w:pPr>
        <w:pStyle w:val="Code"/>
        <w:rPr>
          <w:highlight w:val="white"/>
        </w:rPr>
      </w:pPr>
      <w:r w:rsidRPr="00EC76D5">
        <w:rPr>
          <w:highlight w:val="white"/>
        </w:rPr>
        <w:t xml:space="preserve">          totalDays -= yearDays;</w:t>
      </w:r>
    </w:p>
    <w:p w14:paraId="1469348E" w14:textId="77777777" w:rsidR="003211B0" w:rsidRPr="00EC76D5" w:rsidRDefault="003211B0" w:rsidP="00F206C0">
      <w:pPr>
        <w:pStyle w:val="Code"/>
        <w:rPr>
          <w:highlight w:val="white"/>
        </w:rPr>
      </w:pPr>
      <w:r w:rsidRPr="00EC76D5">
        <w:rPr>
          <w:highlight w:val="white"/>
        </w:rPr>
        <w:t xml:space="preserve">        }</w:t>
      </w:r>
    </w:p>
    <w:p w14:paraId="2311DF97" w14:textId="77777777" w:rsidR="003211B0" w:rsidRPr="00EC76D5" w:rsidRDefault="003211B0" w:rsidP="00F206C0">
      <w:pPr>
        <w:pStyle w:val="Code"/>
        <w:rPr>
          <w:highlight w:val="white"/>
        </w:rPr>
      </w:pPr>
      <w:r w:rsidRPr="00EC76D5">
        <w:rPr>
          <w:highlight w:val="white"/>
        </w:rPr>
        <w:t xml:space="preserve">        else {</w:t>
      </w:r>
    </w:p>
    <w:p w14:paraId="7FBB5993" w14:textId="77777777" w:rsidR="003211B0" w:rsidRPr="00EC76D5" w:rsidRDefault="003211B0" w:rsidP="00F206C0">
      <w:pPr>
        <w:pStyle w:val="Code"/>
        <w:rPr>
          <w:highlight w:val="white"/>
        </w:rPr>
      </w:pPr>
      <w:r w:rsidRPr="00EC76D5">
        <w:rPr>
          <w:highlight w:val="white"/>
        </w:rPr>
        <w:t xml:space="preserve">          break;</w:t>
      </w:r>
    </w:p>
    <w:p w14:paraId="516865AC" w14:textId="77777777" w:rsidR="003211B0" w:rsidRPr="00EC76D5" w:rsidRDefault="003211B0" w:rsidP="00F206C0">
      <w:pPr>
        <w:pStyle w:val="Code"/>
        <w:rPr>
          <w:highlight w:val="white"/>
        </w:rPr>
      </w:pPr>
      <w:r w:rsidRPr="00EC76D5">
        <w:rPr>
          <w:highlight w:val="white"/>
        </w:rPr>
        <w:t xml:space="preserve">        }</w:t>
      </w:r>
    </w:p>
    <w:p w14:paraId="2D114855" w14:textId="77777777" w:rsidR="003211B0" w:rsidRPr="00EC76D5" w:rsidRDefault="003211B0" w:rsidP="00F206C0">
      <w:pPr>
        <w:pStyle w:val="Code"/>
        <w:rPr>
          <w:highlight w:val="white"/>
        </w:rPr>
      </w:pPr>
      <w:r w:rsidRPr="00EC76D5">
        <w:rPr>
          <w:highlight w:val="white"/>
        </w:rPr>
        <w:t xml:space="preserve">      }</w:t>
      </w:r>
    </w:p>
    <w:p w14:paraId="0B10BE59" w14:textId="77777777" w:rsidR="003211B0" w:rsidRPr="00EC76D5" w:rsidRDefault="003211B0" w:rsidP="00F206C0">
      <w:pPr>
        <w:pStyle w:val="Code"/>
        <w:rPr>
          <w:highlight w:val="white"/>
        </w:rPr>
      </w:pPr>
    </w:p>
    <w:p w14:paraId="1C630B2A" w14:textId="77777777" w:rsidR="003211B0" w:rsidRPr="00EC76D5" w:rsidRDefault="003211B0" w:rsidP="00F206C0">
      <w:pPr>
        <w:pStyle w:val="Code"/>
        <w:rPr>
          <w:highlight w:val="white"/>
        </w:rPr>
      </w:pPr>
      <w:r w:rsidRPr="00EC76D5">
        <w:rPr>
          <w:highlight w:val="white"/>
        </w:rPr>
        <w:t xml:space="preserve">      g_timeStruct.tm_year = year;</w:t>
      </w:r>
    </w:p>
    <w:p w14:paraId="1EB011E4" w14:textId="77777777" w:rsidR="003211B0" w:rsidRPr="00EC76D5" w:rsidRDefault="003211B0" w:rsidP="00F206C0">
      <w:pPr>
        <w:pStyle w:val="Code"/>
        <w:rPr>
          <w:highlight w:val="white"/>
        </w:rPr>
      </w:pPr>
      <w:r w:rsidRPr="00EC76D5">
        <w:rPr>
          <w:highlight w:val="white"/>
        </w:rPr>
        <w:t xml:space="preserve">      g_timeStruct.tm_yday = totalDays;</w:t>
      </w:r>
    </w:p>
    <w:p w14:paraId="586257C5" w14:textId="0BB61D43" w:rsidR="004E3C42" w:rsidRPr="00EC76D5" w:rsidRDefault="003211B0" w:rsidP="00F206C0">
      <w:pPr>
        <w:pStyle w:val="Code"/>
        <w:rPr>
          <w:highlight w:val="white"/>
        </w:rPr>
      </w:pPr>
      <w:r w:rsidRPr="00EC76D5">
        <w:rPr>
          <w:highlight w:val="white"/>
        </w:rPr>
        <w:lastRenderedPageBreak/>
        <w:t xml:space="preserve">      int month, months[12] = {31, leapYear ? 29 : 28, 31, 30, 31, 30,</w:t>
      </w:r>
    </w:p>
    <w:p w14:paraId="63AB242E" w14:textId="1DF06E6C" w:rsidR="003211B0" w:rsidRPr="00EC76D5" w:rsidRDefault="004E3C42" w:rsidP="00F206C0">
      <w:pPr>
        <w:pStyle w:val="Code"/>
        <w:rPr>
          <w:highlight w:val="white"/>
        </w:rPr>
      </w:pPr>
      <w:r w:rsidRPr="00EC76D5">
        <w:rPr>
          <w:highlight w:val="white"/>
        </w:rPr>
        <w:t xml:space="preserve">                               31, 31, 30, 31, 30, 31</w:t>
      </w:r>
      <w:r w:rsidR="003211B0" w:rsidRPr="00EC76D5">
        <w:rPr>
          <w:highlight w:val="white"/>
        </w:rPr>
        <w:t>};</w:t>
      </w:r>
    </w:p>
    <w:p w14:paraId="3797D613" w14:textId="77777777" w:rsidR="003211B0" w:rsidRPr="00EC76D5" w:rsidRDefault="003211B0" w:rsidP="00F206C0">
      <w:pPr>
        <w:pStyle w:val="Code"/>
        <w:rPr>
          <w:highlight w:val="white"/>
        </w:rPr>
      </w:pPr>
      <w:r w:rsidRPr="00EC76D5">
        <w:rPr>
          <w:highlight w:val="white"/>
        </w:rPr>
        <w:t xml:space="preserve">      </w:t>
      </w:r>
    </w:p>
    <w:p w14:paraId="56FC56D1" w14:textId="77777777" w:rsidR="003211B0" w:rsidRPr="00EC76D5" w:rsidRDefault="003211B0" w:rsidP="00F206C0">
      <w:pPr>
        <w:pStyle w:val="Code"/>
        <w:rPr>
          <w:highlight w:val="white"/>
        </w:rPr>
      </w:pPr>
      <w:r w:rsidRPr="00EC76D5">
        <w:rPr>
          <w:highlight w:val="white"/>
        </w:rPr>
        <w:t xml:space="preserve">      for (month = 0; month &lt; 12; ++month) {</w:t>
      </w:r>
    </w:p>
    <w:p w14:paraId="20A57928" w14:textId="77777777" w:rsidR="003211B0" w:rsidRPr="00EC76D5" w:rsidRDefault="003211B0" w:rsidP="00F206C0">
      <w:pPr>
        <w:pStyle w:val="Code"/>
        <w:rPr>
          <w:highlight w:val="white"/>
        </w:rPr>
      </w:pPr>
      <w:r w:rsidRPr="00EC76D5">
        <w:rPr>
          <w:highlight w:val="white"/>
        </w:rPr>
        <w:t xml:space="preserve">        if (totalDays &gt;= months[month]) {</w:t>
      </w:r>
    </w:p>
    <w:p w14:paraId="0725B625" w14:textId="77777777" w:rsidR="003211B0" w:rsidRPr="00EC76D5" w:rsidRDefault="003211B0" w:rsidP="00F206C0">
      <w:pPr>
        <w:pStyle w:val="Code"/>
        <w:rPr>
          <w:highlight w:val="white"/>
        </w:rPr>
      </w:pPr>
      <w:r w:rsidRPr="00EC76D5">
        <w:rPr>
          <w:highlight w:val="white"/>
        </w:rPr>
        <w:t xml:space="preserve">          totalDays -= months[month];          </w:t>
      </w:r>
    </w:p>
    <w:p w14:paraId="4CC96F46" w14:textId="77777777" w:rsidR="003211B0" w:rsidRPr="00EC76D5" w:rsidRDefault="003211B0" w:rsidP="00F206C0">
      <w:pPr>
        <w:pStyle w:val="Code"/>
        <w:rPr>
          <w:highlight w:val="white"/>
        </w:rPr>
      </w:pPr>
      <w:r w:rsidRPr="00EC76D5">
        <w:rPr>
          <w:highlight w:val="white"/>
        </w:rPr>
        <w:t xml:space="preserve">        }</w:t>
      </w:r>
    </w:p>
    <w:p w14:paraId="66BEB55B" w14:textId="77777777" w:rsidR="003211B0" w:rsidRPr="00EC76D5" w:rsidRDefault="003211B0" w:rsidP="00F206C0">
      <w:pPr>
        <w:pStyle w:val="Code"/>
        <w:rPr>
          <w:highlight w:val="white"/>
        </w:rPr>
      </w:pPr>
      <w:r w:rsidRPr="00EC76D5">
        <w:rPr>
          <w:highlight w:val="white"/>
        </w:rPr>
        <w:t xml:space="preserve">        else {</w:t>
      </w:r>
    </w:p>
    <w:p w14:paraId="3D405799" w14:textId="77777777" w:rsidR="003211B0" w:rsidRPr="00EC76D5" w:rsidRDefault="003211B0" w:rsidP="00F206C0">
      <w:pPr>
        <w:pStyle w:val="Code"/>
        <w:rPr>
          <w:highlight w:val="white"/>
        </w:rPr>
      </w:pPr>
      <w:r w:rsidRPr="00EC76D5">
        <w:rPr>
          <w:highlight w:val="white"/>
        </w:rPr>
        <w:t xml:space="preserve">          break;</w:t>
      </w:r>
    </w:p>
    <w:p w14:paraId="686D65DE" w14:textId="77777777" w:rsidR="003211B0" w:rsidRPr="00EC76D5" w:rsidRDefault="003211B0" w:rsidP="00F206C0">
      <w:pPr>
        <w:pStyle w:val="Code"/>
        <w:rPr>
          <w:highlight w:val="white"/>
        </w:rPr>
      </w:pPr>
      <w:r w:rsidRPr="00EC76D5">
        <w:rPr>
          <w:highlight w:val="white"/>
        </w:rPr>
        <w:t xml:space="preserve">        }</w:t>
      </w:r>
    </w:p>
    <w:p w14:paraId="47E9D4F5" w14:textId="77777777" w:rsidR="003211B0" w:rsidRPr="00EC76D5" w:rsidRDefault="003211B0" w:rsidP="00F206C0">
      <w:pPr>
        <w:pStyle w:val="Code"/>
        <w:rPr>
          <w:highlight w:val="white"/>
        </w:rPr>
      </w:pPr>
      <w:r w:rsidRPr="00EC76D5">
        <w:rPr>
          <w:highlight w:val="white"/>
        </w:rPr>
        <w:t xml:space="preserve">      }</w:t>
      </w:r>
    </w:p>
    <w:p w14:paraId="709B96A3" w14:textId="77777777" w:rsidR="003211B0" w:rsidRPr="00EC76D5" w:rsidRDefault="003211B0" w:rsidP="00F206C0">
      <w:pPr>
        <w:pStyle w:val="Code"/>
        <w:rPr>
          <w:highlight w:val="white"/>
        </w:rPr>
      </w:pPr>
    </w:p>
    <w:p w14:paraId="1BEEF10A" w14:textId="77777777" w:rsidR="003211B0" w:rsidRPr="00EC76D5" w:rsidRDefault="003211B0" w:rsidP="00F206C0">
      <w:pPr>
        <w:pStyle w:val="Code"/>
        <w:rPr>
          <w:highlight w:val="white"/>
        </w:rPr>
      </w:pPr>
      <w:r w:rsidRPr="00EC76D5">
        <w:rPr>
          <w:highlight w:val="white"/>
        </w:rPr>
        <w:t xml:space="preserve">      g_timeStruct.tm_mon = month;</w:t>
      </w:r>
    </w:p>
    <w:p w14:paraId="38A1CFFE" w14:textId="77777777" w:rsidR="003211B0" w:rsidRPr="00EC76D5" w:rsidRDefault="003211B0" w:rsidP="00F206C0">
      <w:pPr>
        <w:pStyle w:val="Code"/>
        <w:rPr>
          <w:highlight w:val="white"/>
        </w:rPr>
      </w:pPr>
      <w:r w:rsidRPr="00EC76D5">
        <w:rPr>
          <w:highlight w:val="white"/>
        </w:rPr>
        <w:t xml:space="preserve">      g_timeStruct.tm_mday = totalDays + 1;</w:t>
      </w:r>
    </w:p>
    <w:p w14:paraId="32B5286E" w14:textId="77777777" w:rsidR="003211B0" w:rsidRPr="00EC76D5" w:rsidRDefault="003211B0" w:rsidP="00F206C0">
      <w:pPr>
        <w:pStyle w:val="Code"/>
        <w:rPr>
          <w:highlight w:val="white"/>
        </w:rPr>
      </w:pPr>
      <w:r w:rsidRPr="00EC76D5">
        <w:rPr>
          <w:highlight w:val="white"/>
        </w:rPr>
        <w:t xml:space="preserve">    }</w:t>
      </w:r>
    </w:p>
    <w:p w14:paraId="6ADCBFAD" w14:textId="77777777" w:rsidR="003211B0" w:rsidRPr="00EC76D5" w:rsidRDefault="003211B0" w:rsidP="00F206C0">
      <w:pPr>
        <w:pStyle w:val="Code"/>
        <w:rPr>
          <w:highlight w:val="white"/>
        </w:rPr>
      </w:pPr>
    </w:p>
    <w:p w14:paraId="31B24722"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37E6C718" w14:textId="77777777" w:rsidR="003211B0" w:rsidRPr="00EC76D5" w:rsidRDefault="003211B0" w:rsidP="00F206C0">
      <w:pPr>
        <w:pStyle w:val="Code"/>
        <w:rPr>
          <w:highlight w:val="white"/>
        </w:rPr>
      </w:pPr>
      <w:r w:rsidRPr="00EC76D5">
        <w:rPr>
          <w:highlight w:val="white"/>
        </w:rPr>
        <w:t xml:space="preserve">      g_timeStruct.tm_hour = (int) (daySeconds / 3600lu);</w:t>
      </w:r>
    </w:p>
    <w:p w14:paraId="2B70ABBA" w14:textId="77777777" w:rsidR="003211B0" w:rsidRPr="00EC76D5" w:rsidRDefault="003211B0" w:rsidP="00F206C0">
      <w:pPr>
        <w:pStyle w:val="Code"/>
        <w:rPr>
          <w:highlight w:val="white"/>
        </w:rPr>
      </w:pPr>
      <w:r w:rsidRPr="00EC76D5">
        <w:rPr>
          <w:highlight w:val="white"/>
        </w:rPr>
        <w:t xml:space="preserve">      g_timeStruct.tm_min = (int) ((daySeconds % 3600lu) / 60lu);</w:t>
      </w:r>
    </w:p>
    <w:p w14:paraId="1C78C767" w14:textId="77777777" w:rsidR="003211B0" w:rsidRPr="00EC76D5" w:rsidRDefault="003211B0" w:rsidP="00F206C0">
      <w:pPr>
        <w:pStyle w:val="Code"/>
        <w:rPr>
          <w:highlight w:val="white"/>
        </w:rPr>
      </w:pPr>
      <w:r w:rsidRPr="00EC76D5">
        <w:rPr>
          <w:highlight w:val="white"/>
        </w:rPr>
        <w:t xml:space="preserve">      g_timeStruct.tm_sec = (int) (daySeconds % 60);</w:t>
      </w:r>
    </w:p>
    <w:p w14:paraId="6086832C" w14:textId="77777777" w:rsidR="003211B0" w:rsidRPr="00EC76D5" w:rsidRDefault="003211B0" w:rsidP="00F206C0">
      <w:pPr>
        <w:pStyle w:val="Code"/>
        <w:rPr>
          <w:highlight w:val="white"/>
        </w:rPr>
      </w:pPr>
      <w:r w:rsidRPr="00EC76D5">
        <w:rPr>
          <w:highlight w:val="white"/>
        </w:rPr>
        <w:t xml:space="preserve">    }</w:t>
      </w:r>
    </w:p>
    <w:p w14:paraId="23631723" w14:textId="77777777" w:rsidR="003211B0" w:rsidRPr="00EC76D5" w:rsidRDefault="003211B0" w:rsidP="00F206C0">
      <w:pPr>
        <w:pStyle w:val="Code"/>
        <w:rPr>
          <w:highlight w:val="white"/>
        </w:rPr>
      </w:pPr>
    </w:p>
    <w:p w14:paraId="05DA1674" w14:textId="77777777" w:rsidR="003211B0" w:rsidRPr="00EC76D5" w:rsidRDefault="003211B0" w:rsidP="00F206C0">
      <w:pPr>
        <w:pStyle w:val="Code"/>
        <w:rPr>
          <w:highlight w:val="white"/>
        </w:rPr>
      </w:pPr>
      <w:r w:rsidRPr="00EC76D5">
        <w:rPr>
          <w:highlight w:val="white"/>
        </w:rPr>
        <w:t xml:space="preserve">    return &amp;g_timeStruct;</w:t>
      </w:r>
    </w:p>
    <w:p w14:paraId="1A9C1771" w14:textId="77777777" w:rsidR="003211B0" w:rsidRPr="00EC76D5" w:rsidRDefault="003211B0" w:rsidP="00F206C0">
      <w:pPr>
        <w:pStyle w:val="Code"/>
        <w:rPr>
          <w:highlight w:val="white"/>
        </w:rPr>
      </w:pPr>
      <w:r w:rsidRPr="00EC76D5">
        <w:rPr>
          <w:highlight w:val="white"/>
        </w:rPr>
        <w:t xml:space="preserve">  }</w:t>
      </w:r>
    </w:p>
    <w:p w14:paraId="713BFF79" w14:textId="77777777" w:rsidR="003211B0" w:rsidRPr="00EC76D5" w:rsidRDefault="003211B0" w:rsidP="00F206C0">
      <w:pPr>
        <w:pStyle w:val="Code"/>
        <w:rPr>
          <w:highlight w:val="white"/>
        </w:rPr>
      </w:pPr>
    </w:p>
    <w:p w14:paraId="25C4B25B" w14:textId="77777777" w:rsidR="003211B0" w:rsidRPr="00EC76D5" w:rsidRDefault="003211B0" w:rsidP="00F206C0">
      <w:pPr>
        <w:pStyle w:val="Code"/>
        <w:rPr>
          <w:highlight w:val="white"/>
        </w:rPr>
      </w:pPr>
      <w:r w:rsidRPr="00EC76D5">
        <w:rPr>
          <w:highlight w:val="white"/>
        </w:rPr>
        <w:t xml:space="preserve">  return NULL;</w:t>
      </w:r>
    </w:p>
    <w:p w14:paraId="05FB0808" w14:textId="77777777" w:rsidR="003211B0" w:rsidRPr="00EC76D5" w:rsidRDefault="003211B0" w:rsidP="00F206C0">
      <w:pPr>
        <w:pStyle w:val="Code"/>
        <w:rPr>
          <w:highlight w:val="white"/>
        </w:rPr>
      </w:pPr>
      <w:r w:rsidRPr="00EC76D5">
        <w:rPr>
          <w:highlight w:val="white"/>
        </w:rPr>
        <w:t>}</w:t>
      </w:r>
    </w:p>
    <w:p w14:paraId="0130C7B5" w14:textId="77777777" w:rsidR="003211B0" w:rsidRPr="00EC76D5" w:rsidRDefault="003211B0" w:rsidP="00F206C0">
      <w:pPr>
        <w:pStyle w:val="Code"/>
        <w:rPr>
          <w:highlight w:val="white"/>
        </w:rPr>
      </w:pPr>
    </w:p>
    <w:p w14:paraId="476A1508" w14:textId="77777777" w:rsidR="003211B0" w:rsidRPr="00EC76D5" w:rsidRDefault="003211B0" w:rsidP="00F206C0">
      <w:pPr>
        <w:pStyle w:val="Code"/>
        <w:rPr>
          <w:highlight w:val="white"/>
        </w:rPr>
      </w:pPr>
      <w:r w:rsidRPr="00EC76D5">
        <w:rPr>
          <w:highlight w:val="white"/>
        </w:rPr>
        <w:t>double difftime(time_t time1, time_t time2) {</w:t>
      </w:r>
    </w:p>
    <w:p w14:paraId="4BB5B6FB" w14:textId="77777777" w:rsidR="003211B0" w:rsidRPr="00EC76D5" w:rsidRDefault="003211B0" w:rsidP="00F206C0">
      <w:pPr>
        <w:pStyle w:val="Code"/>
        <w:rPr>
          <w:highlight w:val="white"/>
        </w:rPr>
      </w:pPr>
      <w:r w:rsidRPr="00EC76D5">
        <w:rPr>
          <w:highlight w:val="white"/>
        </w:rPr>
        <w:t xml:space="preserve">  long totalSeconds1 = (time1 &amp;0x7FFFFFFF),</w:t>
      </w:r>
    </w:p>
    <w:p w14:paraId="15399DA4" w14:textId="77777777" w:rsidR="003211B0" w:rsidRPr="00EC76D5" w:rsidRDefault="003211B0" w:rsidP="00F206C0">
      <w:pPr>
        <w:pStyle w:val="Code"/>
        <w:rPr>
          <w:highlight w:val="white"/>
        </w:rPr>
      </w:pPr>
      <w:r w:rsidRPr="00EC76D5">
        <w:rPr>
          <w:highlight w:val="white"/>
        </w:rPr>
        <w:t xml:space="preserve">       totalSeconds2 = (time2 &amp;0x7FFFFFFF);</w:t>
      </w:r>
    </w:p>
    <w:p w14:paraId="5E6169FA" w14:textId="77777777" w:rsidR="003211B0" w:rsidRPr="00EC76D5" w:rsidRDefault="003211B0" w:rsidP="00F206C0">
      <w:pPr>
        <w:pStyle w:val="Code"/>
        <w:rPr>
          <w:highlight w:val="white"/>
        </w:rPr>
      </w:pPr>
      <w:r w:rsidRPr="00EC76D5">
        <w:rPr>
          <w:highlight w:val="white"/>
        </w:rPr>
        <w:t xml:space="preserve">  return (double) (totalSeconds2 - totalSeconds1);</w:t>
      </w:r>
    </w:p>
    <w:p w14:paraId="5A2B8E02" w14:textId="77777777" w:rsidR="003211B0" w:rsidRPr="00EC76D5" w:rsidRDefault="003211B0" w:rsidP="00F206C0">
      <w:pPr>
        <w:pStyle w:val="Code"/>
        <w:rPr>
          <w:highlight w:val="white"/>
        </w:rPr>
      </w:pPr>
      <w:r w:rsidRPr="00EC76D5">
        <w:rPr>
          <w:highlight w:val="white"/>
        </w:rPr>
        <w:t>}</w:t>
      </w:r>
    </w:p>
    <w:p w14:paraId="517B0D9A" w14:textId="77777777" w:rsidR="003211B0" w:rsidRPr="00EC76D5" w:rsidRDefault="003211B0" w:rsidP="00F206C0">
      <w:pPr>
        <w:pStyle w:val="Code"/>
        <w:rPr>
          <w:highlight w:val="white"/>
        </w:rPr>
      </w:pPr>
    </w:p>
    <w:p w14:paraId="78C5B04C" w14:textId="77777777" w:rsidR="003211B0" w:rsidRPr="00EC76D5" w:rsidRDefault="003211B0" w:rsidP="00F206C0">
      <w:pPr>
        <w:pStyle w:val="Code"/>
        <w:rPr>
          <w:highlight w:val="white"/>
        </w:rPr>
      </w:pPr>
      <w:r w:rsidRPr="00EC76D5">
        <w:rPr>
          <w:highlight w:val="white"/>
        </w:rPr>
        <w:t>static char g_timeString[256];</w:t>
      </w:r>
    </w:p>
    <w:p w14:paraId="53094E44" w14:textId="77777777" w:rsidR="003211B0" w:rsidRPr="00EC76D5" w:rsidRDefault="003211B0" w:rsidP="00F206C0">
      <w:pPr>
        <w:pStyle w:val="Code"/>
        <w:rPr>
          <w:highlight w:val="white"/>
        </w:rPr>
      </w:pPr>
    </w:p>
    <w:p w14:paraId="4DB3424B" w14:textId="77777777" w:rsidR="00C35669" w:rsidRPr="00EC76D5" w:rsidRDefault="003211B0" w:rsidP="00F206C0">
      <w:pPr>
        <w:pStyle w:val="Code"/>
        <w:rPr>
          <w:highlight w:val="white"/>
        </w:rPr>
      </w:pPr>
      <w:r w:rsidRPr="00EC76D5">
        <w:rPr>
          <w:highlight w:val="white"/>
        </w:rPr>
        <w:t>static char* g_defaultShortDayList[] =</w:t>
      </w:r>
    </w:p>
    <w:p w14:paraId="270C6DE2" w14:textId="35A930AB"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{"Sun", "Mon", "Tue", "Wed", "Thu", "Fri", "Sat"};</w:t>
      </w:r>
    </w:p>
    <w:p w14:paraId="0F7544A1" w14:textId="77777777" w:rsidR="00C35669" w:rsidRPr="00EC76D5" w:rsidRDefault="003211B0" w:rsidP="00F206C0">
      <w:pPr>
        <w:pStyle w:val="Code"/>
        <w:rPr>
          <w:highlight w:val="white"/>
        </w:rPr>
      </w:pPr>
      <w:r w:rsidRPr="00EC76D5">
        <w:rPr>
          <w:highlight w:val="white"/>
        </w:rPr>
        <w:t>static char* g_defaultLongDayList[] = {"Sunday", "Monday", "Tuesday",</w:t>
      </w:r>
    </w:p>
    <w:p w14:paraId="22E02F26" w14:textId="3C6E7735"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"Wednesday", "Thursday", "Friday", "Saturday"};</w:t>
      </w:r>
    </w:p>
    <w:p w14:paraId="0D7D998D" w14:textId="77777777" w:rsidR="003211B0" w:rsidRPr="00EC76D5" w:rsidRDefault="003211B0" w:rsidP="00F206C0">
      <w:pPr>
        <w:pStyle w:val="Code"/>
        <w:rPr>
          <w:highlight w:val="white"/>
        </w:rPr>
      </w:pPr>
    </w:p>
    <w:p w14:paraId="2570C7D7" w14:textId="77777777" w:rsidR="00A005AD" w:rsidRPr="00EC76D5" w:rsidRDefault="003211B0" w:rsidP="00F206C0">
      <w:pPr>
        <w:pStyle w:val="Code"/>
        <w:rPr>
          <w:highlight w:val="white"/>
        </w:rPr>
      </w:pPr>
      <w:r w:rsidRPr="00EC76D5">
        <w:rPr>
          <w:highlight w:val="white"/>
        </w:rPr>
        <w:t>static char* g_defaultShortMonthList[] = {"Jan", "Feb", "Mar", "Apr", "May",</w:t>
      </w:r>
    </w:p>
    <w:p w14:paraId="26787A69" w14:textId="27504222" w:rsidR="003211B0" w:rsidRPr="00EC76D5" w:rsidRDefault="00A005AD" w:rsidP="00F206C0">
      <w:pPr>
        <w:pStyle w:val="Code"/>
        <w:rPr>
          <w:highlight w:val="white"/>
        </w:rPr>
      </w:pPr>
      <w:r w:rsidRPr="00EC76D5">
        <w:rPr>
          <w:highlight w:val="white"/>
        </w:rPr>
        <w:t xml:space="preserve">                          </w:t>
      </w:r>
      <w:r w:rsidR="003211B0" w:rsidRPr="00EC76D5">
        <w:rPr>
          <w:highlight w:val="white"/>
        </w:rPr>
        <w:t xml:space="preserve"> "Jun", "Jul", "Aug", "Sep", "Oct", "Nov", "Dec"};</w:t>
      </w:r>
    </w:p>
    <w:p w14:paraId="2BCEEB26" w14:textId="77777777" w:rsidR="00196877" w:rsidRPr="00EC76D5" w:rsidRDefault="003211B0" w:rsidP="00F206C0">
      <w:pPr>
        <w:pStyle w:val="Code"/>
        <w:rPr>
          <w:highlight w:val="white"/>
        </w:rPr>
      </w:pPr>
      <w:r w:rsidRPr="00EC76D5">
        <w:rPr>
          <w:highlight w:val="white"/>
        </w:rPr>
        <w:t>static char* g_defaultLongMonthList[] = {"January", "February", "March",</w:t>
      </w:r>
    </w:p>
    <w:p w14:paraId="1D88E1AF" w14:textId="77777777" w:rsidR="00196877" w:rsidRPr="00EC76D5" w:rsidRDefault="00196877" w:rsidP="00F206C0">
      <w:pPr>
        <w:pStyle w:val="Code"/>
        <w:rPr>
          <w:highlight w:val="white"/>
        </w:rPr>
      </w:pPr>
      <w:r w:rsidRPr="00EC76D5">
        <w:rPr>
          <w:highlight w:val="white"/>
        </w:rPr>
        <w:t xml:space="preserve">            </w:t>
      </w:r>
      <w:r w:rsidR="003211B0" w:rsidRPr="00EC76D5">
        <w:rPr>
          <w:highlight w:val="white"/>
        </w:rPr>
        <w:t xml:space="preserve"> "April", "May", "June", "July", "August",</w:t>
      </w:r>
    </w:p>
    <w:p w14:paraId="76FCCCDB" w14:textId="381947CE" w:rsidR="003211B0" w:rsidRPr="00EC76D5" w:rsidRDefault="00196877" w:rsidP="00F206C0">
      <w:pPr>
        <w:pStyle w:val="Code"/>
        <w:rPr>
          <w:highlight w:val="white"/>
        </w:rPr>
      </w:pPr>
      <w:r w:rsidRPr="00EC76D5">
        <w:rPr>
          <w:highlight w:val="white"/>
        </w:rPr>
        <w:t xml:space="preserve">            </w:t>
      </w:r>
      <w:r w:rsidR="003211B0" w:rsidRPr="00EC76D5">
        <w:rPr>
          <w:highlight w:val="white"/>
        </w:rPr>
        <w:t xml:space="preserve"> "September", "October", "November", "December"};</w:t>
      </w:r>
    </w:p>
    <w:p w14:paraId="5B4BEF09" w14:textId="77777777" w:rsidR="003211B0" w:rsidRPr="00EC76D5" w:rsidRDefault="003211B0" w:rsidP="00F206C0">
      <w:pPr>
        <w:pStyle w:val="Code"/>
        <w:rPr>
          <w:highlight w:val="white"/>
        </w:rPr>
      </w:pPr>
    </w:p>
    <w:p w14:paraId="0B1E0151" w14:textId="77777777" w:rsidR="003211B0" w:rsidRPr="00EC76D5" w:rsidRDefault="003211B0" w:rsidP="00F206C0">
      <w:pPr>
        <w:pStyle w:val="Code"/>
        <w:rPr>
          <w:highlight w:val="white"/>
        </w:rPr>
      </w:pPr>
      <w:r w:rsidRPr="00EC76D5">
        <w:rPr>
          <w:highlight w:val="white"/>
        </w:rPr>
        <w:t>void default_test() {</w:t>
      </w:r>
    </w:p>
    <w:p w14:paraId="19253A20" w14:textId="77777777" w:rsidR="003211B0" w:rsidRPr="00EC76D5" w:rsidRDefault="003211B0" w:rsidP="00F206C0">
      <w:pPr>
        <w:pStyle w:val="Code"/>
        <w:rPr>
          <w:highlight w:val="white"/>
        </w:rPr>
      </w:pPr>
      <w:r w:rsidRPr="00EC76D5">
        <w:rPr>
          <w:highlight w:val="white"/>
        </w:rPr>
        <w:t xml:space="preserve">  printf("&lt;%p&gt;", g_defaultShortDayList);</w:t>
      </w:r>
    </w:p>
    <w:p w14:paraId="44338BDB" w14:textId="77777777" w:rsidR="003211B0" w:rsidRPr="00EC76D5" w:rsidRDefault="003211B0" w:rsidP="00F206C0">
      <w:pPr>
        <w:pStyle w:val="Code"/>
        <w:rPr>
          <w:highlight w:val="white"/>
        </w:rPr>
      </w:pPr>
      <w:r w:rsidRPr="00EC76D5">
        <w:rPr>
          <w:highlight w:val="white"/>
        </w:rPr>
        <w:t xml:space="preserve">  printf("&lt;%s&gt;", g_defaultShortDayList[1]);</w:t>
      </w:r>
    </w:p>
    <w:p w14:paraId="08892D2C" w14:textId="77777777" w:rsidR="003211B0" w:rsidRPr="00EC76D5" w:rsidRDefault="003211B0" w:rsidP="00F206C0">
      <w:pPr>
        <w:pStyle w:val="Code"/>
        <w:rPr>
          <w:highlight w:val="white"/>
        </w:rPr>
      </w:pPr>
      <w:r w:rsidRPr="00EC76D5">
        <w:rPr>
          <w:highlight w:val="white"/>
        </w:rPr>
        <w:t>}</w:t>
      </w:r>
    </w:p>
    <w:p w14:paraId="1196B7F2" w14:textId="77777777" w:rsidR="003211B0" w:rsidRPr="00EC76D5" w:rsidRDefault="003211B0" w:rsidP="00F206C0">
      <w:pPr>
        <w:pStyle w:val="Code"/>
        <w:rPr>
          <w:highlight w:val="white"/>
        </w:rPr>
      </w:pPr>
    </w:p>
    <w:p w14:paraId="5E1B72EA" w14:textId="77777777" w:rsidR="003211B0" w:rsidRPr="00EC76D5" w:rsidRDefault="003211B0" w:rsidP="00F206C0">
      <w:pPr>
        <w:pStyle w:val="Code"/>
        <w:rPr>
          <w:highlight w:val="white"/>
        </w:rPr>
      </w:pPr>
      <w:r w:rsidRPr="00EC76D5">
        <w:rPr>
          <w:highlight w:val="white"/>
        </w:rPr>
        <w:t>char* asctime(const struct tm* tp) {</w:t>
      </w:r>
    </w:p>
    <w:p w14:paraId="5E145718" w14:textId="77777777" w:rsidR="003211B0" w:rsidRPr="00EC76D5" w:rsidRDefault="003211B0" w:rsidP="00F206C0">
      <w:pPr>
        <w:pStyle w:val="Code"/>
        <w:rPr>
          <w:highlight w:val="white"/>
        </w:rPr>
      </w:pPr>
      <w:r w:rsidRPr="00EC76D5">
        <w:rPr>
          <w:highlight w:val="white"/>
        </w:rPr>
        <w:t xml:space="preserve">  struct lconv* localeConvPtr = NULL;//localeconv();</w:t>
      </w:r>
    </w:p>
    <w:p w14:paraId="512C481C" w14:textId="77777777" w:rsidR="00C536E3" w:rsidRPr="00EC76D5" w:rsidRDefault="003211B0" w:rsidP="00F206C0">
      <w:pPr>
        <w:pStyle w:val="Code"/>
        <w:rPr>
          <w:highlight w:val="white"/>
        </w:rPr>
      </w:pPr>
      <w:r w:rsidRPr="00EC76D5">
        <w:rPr>
          <w:highlight w:val="white"/>
        </w:rPr>
        <w:t xml:space="preserve">  char** shortDayList = (localeConvPtr != NULL) ?</w:t>
      </w:r>
    </w:p>
    <w:p w14:paraId="4D5E16A0" w14:textId="186D0C0E" w:rsidR="003211B0" w:rsidRPr="00EC76D5" w:rsidRDefault="00C536E3"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5C1876E7" w14:textId="77777777" w:rsidR="00CD4229" w:rsidRPr="00EC76D5" w:rsidRDefault="003211B0" w:rsidP="00F206C0">
      <w:pPr>
        <w:pStyle w:val="Code"/>
        <w:rPr>
          <w:highlight w:val="white"/>
        </w:rPr>
      </w:pPr>
      <w:r w:rsidRPr="00EC76D5">
        <w:rPr>
          <w:highlight w:val="white"/>
        </w:rPr>
        <w:t xml:space="preserve">  char** shortMonthList = (localeConvPtr != NULL) ?</w:t>
      </w:r>
    </w:p>
    <w:p w14:paraId="2D96C8F9" w14:textId="120DA63D" w:rsidR="003211B0" w:rsidRPr="00EC76D5" w:rsidRDefault="00CD4229" w:rsidP="00F206C0">
      <w:pPr>
        <w:pStyle w:val="Code"/>
        <w:rPr>
          <w:highlight w:val="white"/>
        </w:rPr>
      </w:pPr>
      <w:r w:rsidRPr="00EC76D5">
        <w:rPr>
          <w:highlight w:val="white"/>
        </w:rPr>
        <w:lastRenderedPageBreak/>
        <w:t xml:space="preserve">                         </w:t>
      </w:r>
      <w:r w:rsidR="003211B0" w:rsidRPr="00EC76D5">
        <w:rPr>
          <w:highlight w:val="white"/>
        </w:rPr>
        <w:t xml:space="preserve"> localeConvPtr-&gt;shortMonthList : NULL;</w:t>
      </w:r>
    </w:p>
    <w:p w14:paraId="0CA8D1ED" w14:textId="77777777" w:rsidR="003211B0" w:rsidRPr="00EC76D5" w:rsidRDefault="003211B0" w:rsidP="00F206C0">
      <w:pPr>
        <w:pStyle w:val="Code"/>
        <w:rPr>
          <w:highlight w:val="white"/>
        </w:rPr>
      </w:pPr>
    </w:p>
    <w:p w14:paraId="33EFE79B" w14:textId="77777777" w:rsidR="00823FAC" w:rsidRPr="00EC76D5" w:rsidRDefault="003211B0" w:rsidP="00F206C0">
      <w:pPr>
        <w:pStyle w:val="Code"/>
        <w:rPr>
          <w:highlight w:val="white"/>
        </w:rPr>
      </w:pPr>
      <w:r w:rsidRPr="00EC76D5">
        <w:rPr>
          <w:highlight w:val="white"/>
        </w:rPr>
        <w:t xml:space="preserve">  shortDayList = (shortDayList != NULL) ? shortDayList</w:t>
      </w:r>
    </w:p>
    <w:p w14:paraId="438A1FEE" w14:textId="75B10CB2"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g_defaultShortDayList;</w:t>
      </w:r>
    </w:p>
    <w:p w14:paraId="6C74302F" w14:textId="77777777" w:rsidR="00823FAC" w:rsidRPr="00EC76D5" w:rsidRDefault="003211B0" w:rsidP="00F206C0">
      <w:pPr>
        <w:pStyle w:val="Code"/>
        <w:rPr>
          <w:highlight w:val="white"/>
        </w:rPr>
      </w:pPr>
      <w:r w:rsidRPr="00EC76D5">
        <w:rPr>
          <w:highlight w:val="white"/>
        </w:rPr>
        <w:t xml:space="preserve">  shortMonthList = (shortMonthList != NULL) ? shortMonthList</w:t>
      </w:r>
    </w:p>
    <w:p w14:paraId="24F7B518" w14:textId="5BCC07C4"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4DEB2612" w14:textId="77777777" w:rsidR="003211B0" w:rsidRPr="00EC76D5" w:rsidRDefault="003211B0" w:rsidP="00F206C0">
      <w:pPr>
        <w:pStyle w:val="Code"/>
        <w:rPr>
          <w:highlight w:val="white"/>
        </w:rPr>
      </w:pPr>
    </w:p>
    <w:p w14:paraId="7D4190E4" w14:textId="77777777" w:rsidR="003211B0" w:rsidRPr="00EC76D5" w:rsidRDefault="003211B0" w:rsidP="00F206C0">
      <w:pPr>
        <w:pStyle w:val="Code"/>
        <w:rPr>
          <w:highlight w:val="white"/>
        </w:rPr>
      </w:pPr>
      <w:r w:rsidRPr="00EC76D5">
        <w:rPr>
          <w:highlight w:val="white"/>
        </w:rPr>
        <w:t xml:space="preserve">  sprintf(g_timeString, "%s %s %2i %02i:%02i:%02i %04i\n",</w:t>
      </w:r>
    </w:p>
    <w:p w14:paraId="57608106" w14:textId="77777777" w:rsidR="003211B0" w:rsidRPr="00EC76D5" w:rsidRDefault="003211B0" w:rsidP="00F206C0">
      <w:pPr>
        <w:pStyle w:val="Code"/>
        <w:rPr>
          <w:highlight w:val="white"/>
        </w:rPr>
      </w:pPr>
      <w:r w:rsidRPr="00EC76D5">
        <w:rPr>
          <w:highlight w:val="white"/>
        </w:rPr>
        <w:t xml:space="preserve">          shortDayList[tp-&gt;tm_wday], shortMonthList[tp-&gt;tm_mon],</w:t>
      </w:r>
    </w:p>
    <w:p w14:paraId="2C42A94F" w14:textId="77777777" w:rsidR="003211B0" w:rsidRPr="00EC76D5" w:rsidRDefault="003211B0" w:rsidP="00F206C0">
      <w:pPr>
        <w:pStyle w:val="Code"/>
        <w:rPr>
          <w:highlight w:val="white"/>
        </w:rPr>
      </w:pPr>
      <w:r w:rsidRPr="00EC76D5">
        <w:rPr>
          <w:highlight w:val="white"/>
        </w:rPr>
        <w:t xml:space="preserve">          tp-&gt;tm_mday, tp-&gt;tm_hour, tp-&gt;tm_min,</w:t>
      </w:r>
    </w:p>
    <w:p w14:paraId="14660548" w14:textId="77777777" w:rsidR="003211B0" w:rsidRPr="00EC76D5" w:rsidRDefault="003211B0" w:rsidP="00F206C0">
      <w:pPr>
        <w:pStyle w:val="Code"/>
        <w:rPr>
          <w:highlight w:val="white"/>
        </w:rPr>
      </w:pPr>
      <w:r w:rsidRPr="00EC76D5">
        <w:rPr>
          <w:highlight w:val="white"/>
        </w:rPr>
        <w:t xml:space="preserve">          tp-&gt;tm_sec, tp-&gt;tm_year + 1900);</w:t>
      </w:r>
    </w:p>
    <w:p w14:paraId="28E55CDF" w14:textId="77777777" w:rsidR="003211B0" w:rsidRPr="00EC76D5" w:rsidRDefault="003211B0" w:rsidP="00F206C0">
      <w:pPr>
        <w:pStyle w:val="Code"/>
        <w:rPr>
          <w:highlight w:val="white"/>
        </w:rPr>
      </w:pPr>
      <w:r w:rsidRPr="00EC76D5">
        <w:rPr>
          <w:highlight w:val="white"/>
        </w:rPr>
        <w:t xml:space="preserve">  return g_timeString;</w:t>
      </w:r>
    </w:p>
    <w:p w14:paraId="022895F5" w14:textId="77777777" w:rsidR="003211B0" w:rsidRPr="00EC76D5" w:rsidRDefault="003211B0" w:rsidP="00F206C0">
      <w:pPr>
        <w:pStyle w:val="Code"/>
        <w:rPr>
          <w:highlight w:val="white"/>
        </w:rPr>
      </w:pPr>
      <w:r w:rsidRPr="00EC76D5">
        <w:rPr>
          <w:highlight w:val="white"/>
        </w:rPr>
        <w:t>}</w:t>
      </w:r>
    </w:p>
    <w:p w14:paraId="6A0D7B4B" w14:textId="77777777" w:rsidR="003211B0" w:rsidRPr="00EC76D5" w:rsidRDefault="003211B0" w:rsidP="00F206C0">
      <w:pPr>
        <w:pStyle w:val="Code"/>
        <w:rPr>
          <w:highlight w:val="white"/>
        </w:rPr>
      </w:pPr>
    </w:p>
    <w:p w14:paraId="223FDB4B" w14:textId="77777777" w:rsidR="003211B0" w:rsidRPr="00EC76D5" w:rsidRDefault="003211B0" w:rsidP="00F206C0">
      <w:pPr>
        <w:pStyle w:val="Code"/>
        <w:rPr>
          <w:highlight w:val="white"/>
        </w:rPr>
      </w:pPr>
      <w:r w:rsidRPr="00EC76D5">
        <w:rPr>
          <w:highlight w:val="white"/>
        </w:rPr>
        <w:t>char* ctime(const time_t* time) {</w:t>
      </w:r>
    </w:p>
    <w:p w14:paraId="06CC9E12" w14:textId="77777777" w:rsidR="003211B0" w:rsidRPr="00EC76D5" w:rsidRDefault="003211B0" w:rsidP="00F206C0">
      <w:pPr>
        <w:pStyle w:val="Code"/>
        <w:rPr>
          <w:highlight w:val="white"/>
        </w:rPr>
      </w:pPr>
      <w:r w:rsidRPr="00EC76D5">
        <w:rPr>
          <w:highlight w:val="white"/>
        </w:rPr>
        <w:t xml:space="preserve">  return asctime(localtime(time));</w:t>
      </w:r>
    </w:p>
    <w:p w14:paraId="72D8D980" w14:textId="77777777" w:rsidR="003211B0" w:rsidRPr="00EC76D5" w:rsidRDefault="003211B0" w:rsidP="00F206C0">
      <w:pPr>
        <w:pStyle w:val="Code"/>
        <w:rPr>
          <w:highlight w:val="white"/>
        </w:rPr>
      </w:pPr>
      <w:r w:rsidRPr="00EC76D5">
        <w:rPr>
          <w:highlight w:val="white"/>
        </w:rPr>
        <w:t>}</w:t>
      </w:r>
    </w:p>
    <w:p w14:paraId="4DA9D96A" w14:textId="77777777" w:rsidR="003211B0" w:rsidRPr="00EC76D5" w:rsidRDefault="003211B0" w:rsidP="00F206C0">
      <w:pPr>
        <w:pStyle w:val="Code"/>
        <w:rPr>
          <w:highlight w:val="white"/>
        </w:rPr>
      </w:pPr>
    </w:p>
    <w:p w14:paraId="08069818" w14:textId="77777777" w:rsidR="003211B0" w:rsidRPr="00EC76D5" w:rsidRDefault="003211B0" w:rsidP="00F206C0">
      <w:pPr>
        <w:pStyle w:val="Code"/>
        <w:rPr>
          <w:highlight w:val="white"/>
        </w:rPr>
      </w:pPr>
      <w:r w:rsidRPr="00EC76D5">
        <w:rPr>
          <w:highlight w:val="white"/>
        </w:rPr>
        <w:t>struct tm* gmtime(const time_t* timePtr) {</w:t>
      </w:r>
    </w:p>
    <w:p w14:paraId="0005895E" w14:textId="77777777" w:rsidR="003211B0" w:rsidRPr="00EC76D5" w:rsidRDefault="003211B0" w:rsidP="00F206C0">
      <w:pPr>
        <w:pStyle w:val="Code"/>
        <w:rPr>
          <w:highlight w:val="white"/>
        </w:rPr>
      </w:pPr>
      <w:r w:rsidRPr="00EC76D5">
        <w:rPr>
          <w:highlight w:val="white"/>
        </w:rPr>
        <w:t xml:space="preserve">  time_t t = *timePtr;</w:t>
      </w:r>
    </w:p>
    <w:p w14:paraId="6F739AE9" w14:textId="77777777" w:rsidR="003211B0" w:rsidRPr="00EC76D5" w:rsidRDefault="003211B0" w:rsidP="00F206C0">
      <w:pPr>
        <w:pStyle w:val="Code"/>
        <w:rPr>
          <w:highlight w:val="white"/>
        </w:rPr>
      </w:pPr>
      <w:r w:rsidRPr="00EC76D5">
        <w:rPr>
          <w:highlight w:val="white"/>
        </w:rPr>
        <w:t xml:space="preserve">  int timeZone = 0;</w:t>
      </w:r>
    </w:p>
    <w:p w14:paraId="410ACC97" w14:textId="77777777" w:rsidR="003211B0" w:rsidRPr="00EC76D5" w:rsidRDefault="003211B0" w:rsidP="00F206C0">
      <w:pPr>
        <w:pStyle w:val="Code"/>
        <w:rPr>
          <w:highlight w:val="white"/>
        </w:rPr>
      </w:pPr>
      <w:r w:rsidRPr="00EC76D5">
        <w:rPr>
          <w:highlight w:val="white"/>
        </w:rPr>
        <w:t xml:space="preserve">  struct tm* tmPtr = localtime(timePtr);</w:t>
      </w:r>
    </w:p>
    <w:p w14:paraId="56578C81" w14:textId="77777777" w:rsidR="003211B0" w:rsidRPr="00EC76D5" w:rsidRDefault="003211B0" w:rsidP="00F206C0">
      <w:pPr>
        <w:pStyle w:val="Code"/>
        <w:rPr>
          <w:highlight w:val="white"/>
        </w:rPr>
      </w:pPr>
      <w:r w:rsidRPr="00EC76D5">
        <w:rPr>
          <w:highlight w:val="white"/>
        </w:rPr>
        <w:t xml:space="preserve">  struct lconv* localeConvPtr = localeconv();</w:t>
      </w:r>
    </w:p>
    <w:p w14:paraId="77B60DEC" w14:textId="77777777" w:rsidR="003211B0" w:rsidRPr="00EC76D5" w:rsidRDefault="003211B0" w:rsidP="00F206C0">
      <w:pPr>
        <w:pStyle w:val="Code"/>
        <w:rPr>
          <w:highlight w:val="white"/>
        </w:rPr>
      </w:pPr>
    </w:p>
    <w:p w14:paraId="1E410781" w14:textId="77777777" w:rsidR="003211B0" w:rsidRPr="00EC76D5" w:rsidRDefault="003211B0" w:rsidP="00F206C0">
      <w:pPr>
        <w:pStyle w:val="Code"/>
        <w:rPr>
          <w:highlight w:val="white"/>
        </w:rPr>
      </w:pPr>
      <w:r w:rsidRPr="00EC76D5">
        <w:rPr>
          <w:highlight w:val="white"/>
        </w:rPr>
        <w:t xml:space="preserve">  if (localeConvPtr != NULL) {</w:t>
      </w:r>
    </w:p>
    <w:p w14:paraId="2F25BE68" w14:textId="77777777" w:rsidR="00823FAC" w:rsidRPr="00EC76D5" w:rsidRDefault="003211B0" w:rsidP="00F206C0">
      <w:pPr>
        <w:pStyle w:val="Code"/>
        <w:rPr>
          <w:highlight w:val="white"/>
        </w:rPr>
      </w:pPr>
      <w:r w:rsidRPr="00EC76D5">
        <w:rPr>
          <w:highlight w:val="white"/>
        </w:rPr>
        <w:t xml:space="preserve">    timeZone = tmPtr-&gt;tm_isdst ? localeConvPtr-&gt;summerTimeZone</w:t>
      </w:r>
    </w:p>
    <w:p w14:paraId="3FC9A193" w14:textId="4ADE43EE"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localeConvPtr-&gt;winterTimeZone;</w:t>
      </w:r>
    </w:p>
    <w:p w14:paraId="354869B5" w14:textId="77777777" w:rsidR="003211B0" w:rsidRPr="00EC76D5" w:rsidRDefault="003211B0" w:rsidP="00F206C0">
      <w:pPr>
        <w:pStyle w:val="Code"/>
        <w:rPr>
          <w:highlight w:val="white"/>
        </w:rPr>
      </w:pPr>
      <w:r w:rsidRPr="00EC76D5">
        <w:rPr>
          <w:highlight w:val="white"/>
        </w:rPr>
        <w:t xml:space="preserve">  }</w:t>
      </w:r>
    </w:p>
    <w:p w14:paraId="360C0E69" w14:textId="77777777" w:rsidR="003211B0" w:rsidRPr="00EC76D5" w:rsidRDefault="003211B0" w:rsidP="00F206C0">
      <w:pPr>
        <w:pStyle w:val="Code"/>
        <w:rPr>
          <w:highlight w:val="white"/>
        </w:rPr>
      </w:pPr>
    </w:p>
    <w:p w14:paraId="07919AD4" w14:textId="77777777" w:rsidR="003211B0" w:rsidRPr="00EC76D5" w:rsidRDefault="003211B0" w:rsidP="00F206C0">
      <w:pPr>
        <w:pStyle w:val="Code"/>
        <w:rPr>
          <w:highlight w:val="white"/>
        </w:rPr>
      </w:pPr>
      <w:r w:rsidRPr="00EC76D5">
        <w:rPr>
          <w:highlight w:val="white"/>
        </w:rPr>
        <w:t xml:space="preserve">  t -= 3600l * timeZone;</w:t>
      </w:r>
    </w:p>
    <w:p w14:paraId="77ED71D5" w14:textId="77777777" w:rsidR="003211B0" w:rsidRPr="00EC76D5" w:rsidRDefault="003211B0" w:rsidP="00F206C0">
      <w:pPr>
        <w:pStyle w:val="Code"/>
        <w:rPr>
          <w:highlight w:val="white"/>
        </w:rPr>
      </w:pPr>
      <w:r w:rsidRPr="00EC76D5">
        <w:rPr>
          <w:highlight w:val="white"/>
        </w:rPr>
        <w:t xml:space="preserve">  return localtime(&amp;t);</w:t>
      </w:r>
    </w:p>
    <w:p w14:paraId="6B34E8C5" w14:textId="77777777" w:rsidR="003211B0" w:rsidRPr="00EC76D5" w:rsidRDefault="003211B0" w:rsidP="00F206C0">
      <w:pPr>
        <w:pStyle w:val="Code"/>
        <w:rPr>
          <w:highlight w:val="white"/>
        </w:rPr>
      </w:pPr>
      <w:r w:rsidRPr="00EC76D5">
        <w:rPr>
          <w:highlight w:val="white"/>
        </w:rPr>
        <w:t>}</w:t>
      </w:r>
    </w:p>
    <w:p w14:paraId="67D2B916" w14:textId="77777777" w:rsidR="003211B0" w:rsidRPr="00EC76D5" w:rsidRDefault="003211B0" w:rsidP="00F206C0">
      <w:pPr>
        <w:pStyle w:val="Code"/>
        <w:rPr>
          <w:highlight w:val="white"/>
        </w:rPr>
      </w:pPr>
    </w:p>
    <w:p w14:paraId="5D1AAAE1" w14:textId="77777777" w:rsidR="003211B0" w:rsidRPr="00EC76D5" w:rsidRDefault="003211B0" w:rsidP="00F206C0">
      <w:pPr>
        <w:pStyle w:val="Code"/>
        <w:rPr>
          <w:highlight w:val="white"/>
        </w:rPr>
      </w:pPr>
      <w:r w:rsidRPr="00EC76D5">
        <w:rPr>
          <w:highlight w:val="white"/>
        </w:rPr>
        <w:t>size_t strftime(char* s, size_t smax, const char* fmt, const struct tm* tp) {</w:t>
      </w:r>
    </w:p>
    <w:p w14:paraId="631A5D17" w14:textId="77777777" w:rsidR="003211B0" w:rsidRPr="00EC76D5" w:rsidRDefault="003211B0" w:rsidP="00F206C0">
      <w:pPr>
        <w:pStyle w:val="Code"/>
        <w:rPr>
          <w:highlight w:val="white"/>
        </w:rPr>
      </w:pPr>
      <w:r w:rsidRPr="00EC76D5">
        <w:rPr>
          <w:highlight w:val="white"/>
        </w:rPr>
        <w:t xml:space="preserve">  struct lconv* localeConvPtr = localeconv();</w:t>
      </w:r>
    </w:p>
    <w:p w14:paraId="38C2C6E9" w14:textId="77777777" w:rsidR="00280E2D" w:rsidRPr="00EC76D5" w:rsidRDefault="003211B0" w:rsidP="00F206C0">
      <w:pPr>
        <w:pStyle w:val="Code"/>
        <w:rPr>
          <w:highlight w:val="white"/>
        </w:rPr>
      </w:pPr>
      <w:r w:rsidRPr="00EC76D5">
        <w:rPr>
          <w:highlight w:val="white"/>
        </w:rPr>
        <w:t xml:space="preserve">  char** shortDayList = (localeConvPtr != NULL) ?</w:t>
      </w:r>
    </w:p>
    <w:p w14:paraId="05723604" w14:textId="65BA2457"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78978108" w14:textId="77777777" w:rsidR="00280E2D" w:rsidRPr="00EC76D5" w:rsidRDefault="003211B0" w:rsidP="00F206C0">
      <w:pPr>
        <w:pStyle w:val="Code"/>
        <w:rPr>
          <w:highlight w:val="white"/>
        </w:rPr>
      </w:pPr>
      <w:r w:rsidRPr="00EC76D5">
        <w:rPr>
          <w:highlight w:val="white"/>
        </w:rPr>
        <w:t xml:space="preserve">  char** shortMonthList = (localeConvPtr != NULL) ?</w:t>
      </w:r>
    </w:p>
    <w:p w14:paraId="098EF832" w14:textId="6D7016CC"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32678437" w14:textId="77777777" w:rsidR="000345FB" w:rsidRPr="00EC76D5" w:rsidRDefault="003211B0" w:rsidP="00F206C0">
      <w:pPr>
        <w:pStyle w:val="Code"/>
        <w:rPr>
          <w:highlight w:val="white"/>
        </w:rPr>
      </w:pPr>
      <w:r w:rsidRPr="00EC76D5">
        <w:rPr>
          <w:highlight w:val="white"/>
        </w:rPr>
        <w:t xml:space="preserve">  char** longDayList = (localeConvPtr != NULL) ?</w:t>
      </w:r>
    </w:p>
    <w:p w14:paraId="4CD4473E" w14:textId="6EEE6C72"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(localeConvPtr-&gt;longDayList) : NULL;</w:t>
      </w:r>
    </w:p>
    <w:p w14:paraId="1DE87A1D" w14:textId="77777777" w:rsidR="000345FB" w:rsidRPr="00EC76D5" w:rsidRDefault="003211B0" w:rsidP="00F206C0">
      <w:pPr>
        <w:pStyle w:val="Code"/>
        <w:rPr>
          <w:highlight w:val="white"/>
        </w:rPr>
      </w:pPr>
      <w:r w:rsidRPr="00EC76D5">
        <w:rPr>
          <w:highlight w:val="white"/>
        </w:rPr>
        <w:t xml:space="preserve">  char** longMonthList = (localeConvPtr != NULL) ?</w:t>
      </w:r>
    </w:p>
    <w:p w14:paraId="06BDEE64" w14:textId="25753EF3"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(localeConvPtr-&gt;longMonthList) : NULL;</w:t>
      </w:r>
    </w:p>
    <w:p w14:paraId="3F6F3623" w14:textId="77777777" w:rsidR="003211B0" w:rsidRPr="00EC76D5" w:rsidRDefault="003211B0" w:rsidP="00F206C0">
      <w:pPr>
        <w:pStyle w:val="Code"/>
        <w:rPr>
          <w:highlight w:val="white"/>
        </w:rPr>
      </w:pPr>
    </w:p>
    <w:p w14:paraId="287CC551" w14:textId="77777777" w:rsidR="003211B0" w:rsidRPr="00EC76D5" w:rsidRDefault="003211B0" w:rsidP="00F206C0">
      <w:pPr>
        <w:pStyle w:val="Code"/>
        <w:rPr>
          <w:highlight w:val="white"/>
        </w:rPr>
      </w:pPr>
      <w:r w:rsidRPr="00EC76D5">
        <w:rPr>
          <w:highlight w:val="white"/>
        </w:rPr>
        <w:t xml:space="preserve">  strcpy(s, "");</w:t>
      </w:r>
    </w:p>
    <w:p w14:paraId="55AA7DC8" w14:textId="77777777" w:rsidR="003211B0" w:rsidRPr="00EC76D5" w:rsidRDefault="003211B0" w:rsidP="00F206C0">
      <w:pPr>
        <w:pStyle w:val="Code"/>
        <w:rPr>
          <w:highlight w:val="white"/>
        </w:rPr>
      </w:pPr>
      <w:r w:rsidRPr="00EC76D5">
        <w:rPr>
          <w:highlight w:val="white"/>
        </w:rPr>
        <w:t xml:space="preserve">  shortDayList = (shortDayList != NULL) ? shortDayList : g_defaultShortDayList;</w:t>
      </w:r>
    </w:p>
    <w:p w14:paraId="08A834D5" w14:textId="77777777" w:rsidR="003211B0" w:rsidRPr="00EC76D5" w:rsidRDefault="003211B0" w:rsidP="00F206C0">
      <w:pPr>
        <w:pStyle w:val="Code"/>
        <w:rPr>
          <w:highlight w:val="white"/>
        </w:rPr>
      </w:pPr>
      <w:r w:rsidRPr="00EC76D5">
        <w:rPr>
          <w:highlight w:val="white"/>
        </w:rPr>
        <w:t xml:space="preserve">  longDayList = (longDayList != NULL) ? longDayList : g_defaultLongDayList;</w:t>
      </w:r>
    </w:p>
    <w:p w14:paraId="12B98A71" w14:textId="77777777" w:rsidR="005C32B8" w:rsidRPr="00EC76D5" w:rsidRDefault="003211B0" w:rsidP="00F206C0">
      <w:pPr>
        <w:pStyle w:val="Code"/>
        <w:rPr>
          <w:highlight w:val="white"/>
        </w:rPr>
      </w:pPr>
      <w:r w:rsidRPr="00EC76D5">
        <w:rPr>
          <w:highlight w:val="white"/>
        </w:rPr>
        <w:t xml:space="preserve">  shortMonthList = (shortMonthList != NULL) ? shortMonthList</w:t>
      </w:r>
    </w:p>
    <w:p w14:paraId="37FF7452" w14:textId="0DFA4A81"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2DF929F4" w14:textId="77777777" w:rsidR="005C32B8" w:rsidRPr="00EC76D5" w:rsidRDefault="003211B0" w:rsidP="00F206C0">
      <w:pPr>
        <w:pStyle w:val="Code"/>
        <w:rPr>
          <w:highlight w:val="white"/>
        </w:rPr>
      </w:pPr>
      <w:r w:rsidRPr="00EC76D5">
        <w:rPr>
          <w:highlight w:val="white"/>
        </w:rPr>
        <w:t xml:space="preserve">  longMonthList = (longMonthList != NULL) ? longMonthList</w:t>
      </w:r>
    </w:p>
    <w:p w14:paraId="5E1E3651" w14:textId="3A54D72D"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g_defaultLongMonthList;</w:t>
      </w:r>
    </w:p>
    <w:p w14:paraId="427BDB9F" w14:textId="77777777" w:rsidR="0067024B" w:rsidRPr="00EC76D5" w:rsidRDefault="0067024B" w:rsidP="00F206C0">
      <w:pPr>
        <w:pStyle w:val="Code"/>
        <w:rPr>
          <w:highlight w:val="white"/>
        </w:rPr>
      </w:pPr>
    </w:p>
    <w:p w14:paraId="075C39E8" w14:textId="3040D6C4" w:rsidR="003211B0" w:rsidRPr="00EC76D5" w:rsidRDefault="003211B0" w:rsidP="00F206C0">
      <w:pPr>
        <w:pStyle w:val="Code"/>
        <w:rPr>
          <w:highlight w:val="white"/>
        </w:rPr>
      </w:pPr>
      <w:r w:rsidRPr="00EC76D5">
        <w:rPr>
          <w:highlight w:val="white"/>
        </w:rPr>
        <w:t xml:space="preserve">  int index;</w:t>
      </w:r>
    </w:p>
    <w:p w14:paraId="782621AA" w14:textId="77777777" w:rsidR="003211B0" w:rsidRPr="00EC76D5" w:rsidRDefault="003211B0" w:rsidP="00F206C0">
      <w:pPr>
        <w:pStyle w:val="Code"/>
        <w:rPr>
          <w:highlight w:val="white"/>
        </w:rPr>
      </w:pPr>
      <w:r w:rsidRPr="00EC76D5">
        <w:rPr>
          <w:highlight w:val="white"/>
        </w:rPr>
        <w:t xml:space="preserve">  for (index = 0; fmt[index] != '\0'; ++index) {</w:t>
      </w:r>
    </w:p>
    <w:p w14:paraId="69E67349" w14:textId="77777777" w:rsidR="003211B0" w:rsidRPr="00EC76D5" w:rsidRDefault="003211B0" w:rsidP="00F206C0">
      <w:pPr>
        <w:pStyle w:val="Code"/>
        <w:rPr>
          <w:highlight w:val="white"/>
        </w:rPr>
      </w:pPr>
      <w:r w:rsidRPr="00EC76D5">
        <w:rPr>
          <w:highlight w:val="white"/>
        </w:rPr>
        <w:t xml:space="preserve">    char add[20];</w:t>
      </w:r>
    </w:p>
    <w:p w14:paraId="7188B7D2" w14:textId="77777777" w:rsidR="0067024B" w:rsidRPr="00EC76D5" w:rsidRDefault="0067024B" w:rsidP="00F206C0">
      <w:pPr>
        <w:pStyle w:val="Code"/>
        <w:rPr>
          <w:highlight w:val="white"/>
        </w:rPr>
      </w:pPr>
    </w:p>
    <w:p w14:paraId="44513840" w14:textId="24A53902" w:rsidR="003211B0" w:rsidRPr="00EC76D5" w:rsidRDefault="003211B0" w:rsidP="00F206C0">
      <w:pPr>
        <w:pStyle w:val="Code"/>
        <w:rPr>
          <w:highlight w:val="white"/>
        </w:rPr>
      </w:pPr>
      <w:r w:rsidRPr="00EC76D5">
        <w:rPr>
          <w:highlight w:val="white"/>
        </w:rPr>
        <w:t xml:space="preserve">    if (fmt[index] == '%') {</w:t>
      </w:r>
    </w:p>
    <w:p w14:paraId="7AE7CEDB" w14:textId="77777777" w:rsidR="003211B0" w:rsidRPr="00EC76D5" w:rsidRDefault="003211B0" w:rsidP="00F206C0">
      <w:pPr>
        <w:pStyle w:val="Code"/>
        <w:rPr>
          <w:highlight w:val="white"/>
        </w:rPr>
      </w:pPr>
      <w:r w:rsidRPr="00EC76D5">
        <w:rPr>
          <w:highlight w:val="white"/>
        </w:rPr>
        <w:lastRenderedPageBreak/>
        <w:t xml:space="preserve">      switch (fmt[++index]) {</w:t>
      </w:r>
    </w:p>
    <w:p w14:paraId="29F79F12" w14:textId="77777777" w:rsidR="003211B0" w:rsidRPr="00EC76D5" w:rsidRDefault="003211B0" w:rsidP="00F206C0">
      <w:pPr>
        <w:pStyle w:val="Code"/>
        <w:rPr>
          <w:highlight w:val="white"/>
        </w:rPr>
      </w:pPr>
      <w:r w:rsidRPr="00EC76D5">
        <w:rPr>
          <w:highlight w:val="white"/>
        </w:rPr>
        <w:t xml:space="preserve">        case 'a':</w:t>
      </w:r>
    </w:p>
    <w:p w14:paraId="1B9E4497" w14:textId="77777777" w:rsidR="003211B0" w:rsidRPr="00EC76D5" w:rsidRDefault="003211B0" w:rsidP="00F206C0">
      <w:pPr>
        <w:pStyle w:val="Code"/>
        <w:rPr>
          <w:highlight w:val="white"/>
        </w:rPr>
      </w:pPr>
      <w:r w:rsidRPr="00EC76D5">
        <w:rPr>
          <w:highlight w:val="white"/>
        </w:rPr>
        <w:t xml:space="preserve">          strcpy(add, shortDayList[tp-&gt;tm_wday]);</w:t>
      </w:r>
    </w:p>
    <w:p w14:paraId="21BA2089" w14:textId="77777777" w:rsidR="003211B0" w:rsidRPr="00EC76D5" w:rsidRDefault="003211B0" w:rsidP="00F206C0">
      <w:pPr>
        <w:pStyle w:val="Code"/>
        <w:rPr>
          <w:highlight w:val="white"/>
        </w:rPr>
      </w:pPr>
      <w:r w:rsidRPr="00EC76D5">
        <w:rPr>
          <w:highlight w:val="white"/>
        </w:rPr>
        <w:t xml:space="preserve">          break;</w:t>
      </w:r>
    </w:p>
    <w:p w14:paraId="7C7EECC6" w14:textId="77777777" w:rsidR="003211B0" w:rsidRPr="00EC76D5" w:rsidRDefault="003211B0" w:rsidP="00F206C0">
      <w:pPr>
        <w:pStyle w:val="Code"/>
        <w:rPr>
          <w:highlight w:val="white"/>
        </w:rPr>
      </w:pPr>
    </w:p>
    <w:p w14:paraId="2C4E734C" w14:textId="77777777" w:rsidR="003211B0" w:rsidRPr="00EC76D5" w:rsidRDefault="003211B0" w:rsidP="00F206C0">
      <w:pPr>
        <w:pStyle w:val="Code"/>
        <w:rPr>
          <w:highlight w:val="white"/>
        </w:rPr>
      </w:pPr>
      <w:r w:rsidRPr="00EC76D5">
        <w:rPr>
          <w:highlight w:val="white"/>
        </w:rPr>
        <w:t xml:space="preserve">        case 'A':</w:t>
      </w:r>
    </w:p>
    <w:p w14:paraId="58A9FEC1" w14:textId="77777777" w:rsidR="003211B0" w:rsidRPr="00EC76D5" w:rsidRDefault="003211B0" w:rsidP="00F206C0">
      <w:pPr>
        <w:pStyle w:val="Code"/>
        <w:rPr>
          <w:highlight w:val="white"/>
        </w:rPr>
      </w:pPr>
      <w:r w:rsidRPr="00EC76D5">
        <w:rPr>
          <w:highlight w:val="white"/>
        </w:rPr>
        <w:t xml:space="preserve">          strcpy(add, longDayList[tp-&gt;tm_wday]);</w:t>
      </w:r>
    </w:p>
    <w:p w14:paraId="0C9F0B48" w14:textId="77777777" w:rsidR="003211B0" w:rsidRPr="00EC76D5" w:rsidRDefault="003211B0" w:rsidP="00F206C0">
      <w:pPr>
        <w:pStyle w:val="Code"/>
        <w:rPr>
          <w:highlight w:val="white"/>
        </w:rPr>
      </w:pPr>
      <w:r w:rsidRPr="00EC76D5">
        <w:rPr>
          <w:highlight w:val="white"/>
        </w:rPr>
        <w:t xml:space="preserve">          break;</w:t>
      </w:r>
    </w:p>
    <w:p w14:paraId="4C80827A" w14:textId="77777777" w:rsidR="003211B0" w:rsidRPr="00EC76D5" w:rsidRDefault="003211B0" w:rsidP="00F206C0">
      <w:pPr>
        <w:pStyle w:val="Code"/>
        <w:rPr>
          <w:highlight w:val="white"/>
        </w:rPr>
      </w:pPr>
    </w:p>
    <w:p w14:paraId="791A5A6F" w14:textId="77777777" w:rsidR="003211B0" w:rsidRPr="00EC76D5" w:rsidRDefault="003211B0" w:rsidP="00F206C0">
      <w:pPr>
        <w:pStyle w:val="Code"/>
        <w:rPr>
          <w:highlight w:val="white"/>
        </w:rPr>
      </w:pPr>
      <w:r w:rsidRPr="00EC76D5">
        <w:rPr>
          <w:highlight w:val="white"/>
        </w:rPr>
        <w:t xml:space="preserve">        case 'b':</w:t>
      </w:r>
    </w:p>
    <w:p w14:paraId="030C458B" w14:textId="77777777" w:rsidR="003211B0" w:rsidRPr="00EC76D5" w:rsidRDefault="003211B0" w:rsidP="00F206C0">
      <w:pPr>
        <w:pStyle w:val="Code"/>
        <w:rPr>
          <w:highlight w:val="white"/>
        </w:rPr>
      </w:pPr>
      <w:r w:rsidRPr="00EC76D5">
        <w:rPr>
          <w:highlight w:val="white"/>
        </w:rPr>
        <w:t xml:space="preserve">          strcpy(add, shortMonthList[tp-&gt;tm_mon]);</w:t>
      </w:r>
    </w:p>
    <w:p w14:paraId="08D4AAA9" w14:textId="77777777" w:rsidR="003211B0" w:rsidRPr="00EC76D5" w:rsidRDefault="003211B0" w:rsidP="00F206C0">
      <w:pPr>
        <w:pStyle w:val="Code"/>
        <w:rPr>
          <w:highlight w:val="white"/>
        </w:rPr>
      </w:pPr>
      <w:r w:rsidRPr="00EC76D5">
        <w:rPr>
          <w:highlight w:val="white"/>
        </w:rPr>
        <w:t xml:space="preserve">          break;</w:t>
      </w:r>
    </w:p>
    <w:p w14:paraId="61A3BB9C" w14:textId="77777777" w:rsidR="003211B0" w:rsidRPr="00EC76D5" w:rsidRDefault="003211B0" w:rsidP="00F206C0">
      <w:pPr>
        <w:pStyle w:val="Code"/>
        <w:rPr>
          <w:highlight w:val="white"/>
        </w:rPr>
      </w:pPr>
    </w:p>
    <w:p w14:paraId="61613291" w14:textId="77777777" w:rsidR="003211B0" w:rsidRPr="00EC76D5" w:rsidRDefault="003211B0" w:rsidP="00F206C0">
      <w:pPr>
        <w:pStyle w:val="Code"/>
        <w:rPr>
          <w:highlight w:val="white"/>
        </w:rPr>
      </w:pPr>
      <w:r w:rsidRPr="00EC76D5">
        <w:rPr>
          <w:highlight w:val="white"/>
        </w:rPr>
        <w:t xml:space="preserve">        case 'B':</w:t>
      </w:r>
    </w:p>
    <w:p w14:paraId="68DDCC99" w14:textId="77777777" w:rsidR="003211B0" w:rsidRPr="00EC76D5" w:rsidRDefault="003211B0" w:rsidP="00F206C0">
      <w:pPr>
        <w:pStyle w:val="Code"/>
        <w:rPr>
          <w:highlight w:val="white"/>
        </w:rPr>
      </w:pPr>
      <w:r w:rsidRPr="00EC76D5">
        <w:rPr>
          <w:highlight w:val="white"/>
        </w:rPr>
        <w:t xml:space="preserve">          strcpy(add, longMonthList[tp-&gt;tm_mon]);</w:t>
      </w:r>
    </w:p>
    <w:p w14:paraId="1FFF0750" w14:textId="77777777" w:rsidR="003211B0" w:rsidRPr="00EC76D5" w:rsidRDefault="003211B0" w:rsidP="00F206C0">
      <w:pPr>
        <w:pStyle w:val="Code"/>
        <w:rPr>
          <w:highlight w:val="white"/>
        </w:rPr>
      </w:pPr>
      <w:r w:rsidRPr="00EC76D5">
        <w:rPr>
          <w:highlight w:val="white"/>
        </w:rPr>
        <w:t xml:space="preserve">          break;</w:t>
      </w:r>
    </w:p>
    <w:p w14:paraId="15C859F6" w14:textId="77777777" w:rsidR="003211B0" w:rsidRPr="00EC76D5" w:rsidRDefault="003211B0" w:rsidP="00F206C0">
      <w:pPr>
        <w:pStyle w:val="Code"/>
        <w:rPr>
          <w:highlight w:val="white"/>
        </w:rPr>
      </w:pPr>
    </w:p>
    <w:p w14:paraId="422FFA4C" w14:textId="77777777" w:rsidR="003211B0" w:rsidRPr="00EC76D5" w:rsidRDefault="003211B0" w:rsidP="00F206C0">
      <w:pPr>
        <w:pStyle w:val="Code"/>
        <w:rPr>
          <w:highlight w:val="white"/>
        </w:rPr>
      </w:pPr>
      <w:r w:rsidRPr="00EC76D5">
        <w:rPr>
          <w:highlight w:val="white"/>
        </w:rPr>
        <w:t xml:space="preserve">        case 'c':</w:t>
      </w:r>
    </w:p>
    <w:p w14:paraId="05F7A9BA" w14:textId="77777777" w:rsidR="008323AC" w:rsidRPr="00EC76D5" w:rsidRDefault="003211B0" w:rsidP="00F206C0">
      <w:pPr>
        <w:pStyle w:val="Code"/>
        <w:rPr>
          <w:highlight w:val="white"/>
        </w:rPr>
      </w:pPr>
      <w:r w:rsidRPr="00EC76D5">
        <w:rPr>
          <w:highlight w:val="white"/>
        </w:rPr>
        <w:t xml:space="preserve">          sprintf(add, "%04d-%02d-%02d %02d:%02d:%02d", 1900 + tp-&gt;tm_year,</w:t>
      </w:r>
    </w:p>
    <w:p w14:paraId="4AF00663" w14:textId="77777777" w:rsidR="008323AC" w:rsidRPr="00EC76D5" w:rsidRDefault="008323AC" w:rsidP="008323AC">
      <w:pPr>
        <w:pStyle w:val="Code"/>
        <w:rPr>
          <w:highlight w:val="white"/>
        </w:rPr>
      </w:pPr>
      <w:r w:rsidRPr="00EC76D5">
        <w:rPr>
          <w:highlight w:val="white"/>
        </w:rPr>
        <w:t xml:space="preserve">                  tp-&gt;tm_mon + 1, tp-&gt;tm_mday, </w:t>
      </w:r>
      <w:r w:rsidR="003211B0" w:rsidRPr="00EC76D5">
        <w:rPr>
          <w:highlight w:val="white"/>
        </w:rPr>
        <w:t>tp-&gt;tm_hour, tp-&gt;tm_min,</w:t>
      </w:r>
    </w:p>
    <w:p w14:paraId="775F679E" w14:textId="327E59BF" w:rsidR="003211B0" w:rsidRPr="00EC76D5" w:rsidRDefault="008323AC" w:rsidP="008323AC">
      <w:pPr>
        <w:pStyle w:val="Code"/>
        <w:rPr>
          <w:highlight w:val="white"/>
        </w:rPr>
      </w:pPr>
      <w:r w:rsidRPr="00EC76D5">
        <w:rPr>
          <w:highlight w:val="white"/>
        </w:rPr>
        <w:t xml:space="preserve">                 </w:t>
      </w:r>
      <w:r w:rsidR="003211B0" w:rsidRPr="00EC76D5">
        <w:rPr>
          <w:highlight w:val="white"/>
        </w:rPr>
        <w:t xml:space="preserve"> tp-&gt;tm_sec); </w:t>
      </w:r>
    </w:p>
    <w:p w14:paraId="2217002D" w14:textId="77777777" w:rsidR="003211B0" w:rsidRPr="00EC76D5" w:rsidRDefault="003211B0" w:rsidP="00F206C0">
      <w:pPr>
        <w:pStyle w:val="Code"/>
        <w:rPr>
          <w:highlight w:val="white"/>
        </w:rPr>
      </w:pPr>
      <w:r w:rsidRPr="00EC76D5">
        <w:rPr>
          <w:highlight w:val="white"/>
        </w:rPr>
        <w:t xml:space="preserve">          break;</w:t>
      </w:r>
    </w:p>
    <w:p w14:paraId="676E87DA" w14:textId="77777777" w:rsidR="003211B0" w:rsidRPr="00EC76D5" w:rsidRDefault="003211B0" w:rsidP="00F206C0">
      <w:pPr>
        <w:pStyle w:val="Code"/>
        <w:rPr>
          <w:highlight w:val="white"/>
        </w:rPr>
      </w:pPr>
    </w:p>
    <w:p w14:paraId="165E974E" w14:textId="77777777" w:rsidR="003211B0" w:rsidRPr="00EC76D5" w:rsidRDefault="003211B0" w:rsidP="00F206C0">
      <w:pPr>
        <w:pStyle w:val="Code"/>
        <w:rPr>
          <w:highlight w:val="white"/>
        </w:rPr>
      </w:pPr>
      <w:r w:rsidRPr="00EC76D5">
        <w:rPr>
          <w:highlight w:val="white"/>
        </w:rPr>
        <w:t xml:space="preserve">        case 'd':</w:t>
      </w:r>
    </w:p>
    <w:p w14:paraId="45DF4E66" w14:textId="77777777" w:rsidR="003211B0" w:rsidRPr="00EC76D5" w:rsidRDefault="003211B0" w:rsidP="00F206C0">
      <w:pPr>
        <w:pStyle w:val="Code"/>
        <w:rPr>
          <w:highlight w:val="white"/>
        </w:rPr>
      </w:pPr>
      <w:r w:rsidRPr="00EC76D5">
        <w:rPr>
          <w:highlight w:val="white"/>
        </w:rPr>
        <w:t xml:space="preserve">          sprintf(add, "%02d", tp-&gt;tm_mday);</w:t>
      </w:r>
    </w:p>
    <w:p w14:paraId="22CF6856" w14:textId="77777777" w:rsidR="003211B0" w:rsidRPr="00EC76D5" w:rsidRDefault="003211B0" w:rsidP="00F206C0">
      <w:pPr>
        <w:pStyle w:val="Code"/>
        <w:rPr>
          <w:highlight w:val="white"/>
        </w:rPr>
      </w:pPr>
      <w:r w:rsidRPr="00EC76D5">
        <w:rPr>
          <w:highlight w:val="white"/>
        </w:rPr>
        <w:t xml:space="preserve">          break;</w:t>
      </w:r>
    </w:p>
    <w:p w14:paraId="09E27773" w14:textId="77777777" w:rsidR="003211B0" w:rsidRPr="00EC76D5" w:rsidRDefault="003211B0" w:rsidP="00F206C0">
      <w:pPr>
        <w:pStyle w:val="Code"/>
        <w:rPr>
          <w:highlight w:val="white"/>
        </w:rPr>
      </w:pPr>
    </w:p>
    <w:p w14:paraId="500D1FD6" w14:textId="77777777" w:rsidR="003211B0" w:rsidRPr="00EC76D5" w:rsidRDefault="003211B0" w:rsidP="00F206C0">
      <w:pPr>
        <w:pStyle w:val="Code"/>
        <w:rPr>
          <w:highlight w:val="white"/>
        </w:rPr>
      </w:pPr>
      <w:r w:rsidRPr="00EC76D5">
        <w:rPr>
          <w:highlight w:val="white"/>
        </w:rPr>
        <w:t xml:space="preserve">        case 'H':</w:t>
      </w:r>
    </w:p>
    <w:p w14:paraId="228B4343" w14:textId="77777777" w:rsidR="003211B0" w:rsidRPr="00EC76D5" w:rsidRDefault="003211B0" w:rsidP="00F206C0">
      <w:pPr>
        <w:pStyle w:val="Code"/>
        <w:rPr>
          <w:highlight w:val="white"/>
        </w:rPr>
      </w:pPr>
      <w:r w:rsidRPr="00EC76D5">
        <w:rPr>
          <w:highlight w:val="white"/>
        </w:rPr>
        <w:t xml:space="preserve">          sprintf(add, "%02d", tp-&gt;tm_hour);</w:t>
      </w:r>
    </w:p>
    <w:p w14:paraId="53A0381B" w14:textId="77777777" w:rsidR="003211B0" w:rsidRPr="00EC76D5" w:rsidRDefault="003211B0" w:rsidP="00F206C0">
      <w:pPr>
        <w:pStyle w:val="Code"/>
        <w:rPr>
          <w:highlight w:val="white"/>
        </w:rPr>
      </w:pPr>
      <w:r w:rsidRPr="00EC76D5">
        <w:rPr>
          <w:highlight w:val="white"/>
        </w:rPr>
        <w:t xml:space="preserve">          break;</w:t>
      </w:r>
    </w:p>
    <w:p w14:paraId="44954AAF" w14:textId="77777777" w:rsidR="003211B0" w:rsidRPr="00EC76D5" w:rsidRDefault="003211B0" w:rsidP="00F206C0">
      <w:pPr>
        <w:pStyle w:val="Code"/>
        <w:rPr>
          <w:highlight w:val="white"/>
        </w:rPr>
      </w:pPr>
    </w:p>
    <w:p w14:paraId="2E5F047A" w14:textId="77777777" w:rsidR="003211B0" w:rsidRPr="00EC76D5" w:rsidRDefault="003211B0" w:rsidP="00F206C0">
      <w:pPr>
        <w:pStyle w:val="Code"/>
        <w:rPr>
          <w:highlight w:val="white"/>
        </w:rPr>
      </w:pPr>
      <w:r w:rsidRPr="00EC76D5">
        <w:rPr>
          <w:highlight w:val="white"/>
        </w:rPr>
        <w:t xml:space="preserve">        case 'I':</w:t>
      </w:r>
    </w:p>
    <w:p w14:paraId="0E3B7B30" w14:textId="77777777" w:rsidR="003211B0" w:rsidRPr="00EC76D5" w:rsidRDefault="003211B0" w:rsidP="00F206C0">
      <w:pPr>
        <w:pStyle w:val="Code"/>
        <w:rPr>
          <w:highlight w:val="white"/>
        </w:rPr>
      </w:pPr>
      <w:r w:rsidRPr="00EC76D5">
        <w:rPr>
          <w:highlight w:val="white"/>
        </w:rPr>
        <w:t xml:space="preserve">          sprintf(add, "%02d", (tp-&gt;tm_hour % 12) + 1);</w:t>
      </w:r>
    </w:p>
    <w:p w14:paraId="1AF1A320" w14:textId="77777777" w:rsidR="003211B0" w:rsidRPr="00EC76D5" w:rsidRDefault="003211B0" w:rsidP="00F206C0">
      <w:pPr>
        <w:pStyle w:val="Code"/>
        <w:rPr>
          <w:highlight w:val="white"/>
        </w:rPr>
      </w:pPr>
      <w:r w:rsidRPr="00EC76D5">
        <w:rPr>
          <w:highlight w:val="white"/>
        </w:rPr>
        <w:t xml:space="preserve">          break;</w:t>
      </w:r>
    </w:p>
    <w:p w14:paraId="430BCF6D" w14:textId="77777777" w:rsidR="003211B0" w:rsidRPr="00EC76D5" w:rsidRDefault="003211B0" w:rsidP="00F206C0">
      <w:pPr>
        <w:pStyle w:val="Code"/>
        <w:rPr>
          <w:highlight w:val="white"/>
        </w:rPr>
      </w:pPr>
    </w:p>
    <w:p w14:paraId="37216968" w14:textId="77777777" w:rsidR="003211B0" w:rsidRPr="00EC76D5" w:rsidRDefault="003211B0" w:rsidP="00F206C0">
      <w:pPr>
        <w:pStyle w:val="Code"/>
        <w:rPr>
          <w:highlight w:val="white"/>
        </w:rPr>
      </w:pPr>
      <w:r w:rsidRPr="00EC76D5">
        <w:rPr>
          <w:highlight w:val="white"/>
        </w:rPr>
        <w:t xml:space="preserve">        case 'j':</w:t>
      </w:r>
    </w:p>
    <w:p w14:paraId="17D58856" w14:textId="77777777" w:rsidR="003211B0" w:rsidRPr="00EC76D5" w:rsidRDefault="003211B0" w:rsidP="00F206C0">
      <w:pPr>
        <w:pStyle w:val="Code"/>
        <w:rPr>
          <w:highlight w:val="white"/>
        </w:rPr>
      </w:pPr>
      <w:r w:rsidRPr="00EC76D5">
        <w:rPr>
          <w:highlight w:val="white"/>
        </w:rPr>
        <w:t xml:space="preserve">          sprintf(add, "%03d", tp-&gt;tm_yday);</w:t>
      </w:r>
    </w:p>
    <w:p w14:paraId="75DBFEA4" w14:textId="77777777" w:rsidR="003211B0" w:rsidRPr="00EC76D5" w:rsidRDefault="003211B0" w:rsidP="00F206C0">
      <w:pPr>
        <w:pStyle w:val="Code"/>
        <w:rPr>
          <w:highlight w:val="white"/>
        </w:rPr>
      </w:pPr>
      <w:r w:rsidRPr="00EC76D5">
        <w:rPr>
          <w:highlight w:val="white"/>
        </w:rPr>
        <w:t xml:space="preserve">          break;</w:t>
      </w:r>
    </w:p>
    <w:p w14:paraId="13C4CAA6" w14:textId="77777777" w:rsidR="003211B0" w:rsidRPr="00EC76D5" w:rsidRDefault="003211B0" w:rsidP="00F206C0">
      <w:pPr>
        <w:pStyle w:val="Code"/>
        <w:rPr>
          <w:highlight w:val="white"/>
        </w:rPr>
      </w:pPr>
    </w:p>
    <w:p w14:paraId="7F9EF986" w14:textId="77777777" w:rsidR="003211B0" w:rsidRPr="00EC76D5" w:rsidRDefault="003211B0" w:rsidP="00F206C0">
      <w:pPr>
        <w:pStyle w:val="Code"/>
        <w:rPr>
          <w:highlight w:val="white"/>
        </w:rPr>
      </w:pPr>
      <w:r w:rsidRPr="00EC76D5">
        <w:rPr>
          <w:highlight w:val="white"/>
        </w:rPr>
        <w:t xml:space="preserve">        case 'm':</w:t>
      </w:r>
    </w:p>
    <w:p w14:paraId="10D784DD" w14:textId="77777777" w:rsidR="003211B0" w:rsidRPr="00EC76D5" w:rsidRDefault="003211B0" w:rsidP="00F206C0">
      <w:pPr>
        <w:pStyle w:val="Code"/>
        <w:rPr>
          <w:highlight w:val="white"/>
        </w:rPr>
      </w:pPr>
      <w:r w:rsidRPr="00EC76D5">
        <w:rPr>
          <w:highlight w:val="white"/>
        </w:rPr>
        <w:t xml:space="preserve">          sprintf(add, "%02d", tp-&gt;tm_mon);</w:t>
      </w:r>
    </w:p>
    <w:p w14:paraId="3710DD70" w14:textId="77777777" w:rsidR="003211B0" w:rsidRPr="00EC76D5" w:rsidRDefault="003211B0" w:rsidP="00F206C0">
      <w:pPr>
        <w:pStyle w:val="Code"/>
        <w:rPr>
          <w:highlight w:val="white"/>
        </w:rPr>
      </w:pPr>
      <w:r w:rsidRPr="00EC76D5">
        <w:rPr>
          <w:highlight w:val="white"/>
        </w:rPr>
        <w:t xml:space="preserve">          break;</w:t>
      </w:r>
    </w:p>
    <w:p w14:paraId="1D0BF2A6" w14:textId="77777777" w:rsidR="003211B0" w:rsidRPr="00EC76D5" w:rsidRDefault="003211B0" w:rsidP="00F206C0">
      <w:pPr>
        <w:pStyle w:val="Code"/>
        <w:rPr>
          <w:highlight w:val="white"/>
        </w:rPr>
      </w:pPr>
    </w:p>
    <w:p w14:paraId="6E687F6D" w14:textId="77777777" w:rsidR="003211B0" w:rsidRPr="00EC76D5" w:rsidRDefault="003211B0" w:rsidP="00F206C0">
      <w:pPr>
        <w:pStyle w:val="Code"/>
        <w:rPr>
          <w:highlight w:val="white"/>
        </w:rPr>
      </w:pPr>
      <w:r w:rsidRPr="00EC76D5">
        <w:rPr>
          <w:highlight w:val="white"/>
        </w:rPr>
        <w:t xml:space="preserve">        case 'M':</w:t>
      </w:r>
    </w:p>
    <w:p w14:paraId="39ED707C" w14:textId="77777777" w:rsidR="003211B0" w:rsidRPr="00EC76D5" w:rsidRDefault="003211B0" w:rsidP="00F206C0">
      <w:pPr>
        <w:pStyle w:val="Code"/>
        <w:rPr>
          <w:highlight w:val="white"/>
        </w:rPr>
      </w:pPr>
      <w:r w:rsidRPr="00EC76D5">
        <w:rPr>
          <w:highlight w:val="white"/>
        </w:rPr>
        <w:t xml:space="preserve">          sprintf(add, "%02d", tp-&gt;tm_min);</w:t>
      </w:r>
    </w:p>
    <w:p w14:paraId="6501107F" w14:textId="77777777" w:rsidR="003211B0" w:rsidRPr="00EC76D5" w:rsidRDefault="003211B0" w:rsidP="00F206C0">
      <w:pPr>
        <w:pStyle w:val="Code"/>
        <w:rPr>
          <w:highlight w:val="white"/>
        </w:rPr>
      </w:pPr>
      <w:r w:rsidRPr="00EC76D5">
        <w:rPr>
          <w:highlight w:val="white"/>
        </w:rPr>
        <w:t xml:space="preserve">          break;</w:t>
      </w:r>
    </w:p>
    <w:p w14:paraId="74E2D4F7" w14:textId="77777777" w:rsidR="003211B0" w:rsidRPr="00EC76D5" w:rsidRDefault="003211B0" w:rsidP="00F206C0">
      <w:pPr>
        <w:pStyle w:val="Code"/>
        <w:rPr>
          <w:highlight w:val="white"/>
        </w:rPr>
      </w:pPr>
    </w:p>
    <w:p w14:paraId="3D10F919" w14:textId="77777777" w:rsidR="003211B0" w:rsidRPr="00EC76D5" w:rsidRDefault="003211B0" w:rsidP="00F206C0">
      <w:pPr>
        <w:pStyle w:val="Code"/>
        <w:rPr>
          <w:highlight w:val="white"/>
        </w:rPr>
      </w:pPr>
      <w:r w:rsidRPr="00EC76D5">
        <w:rPr>
          <w:highlight w:val="white"/>
        </w:rPr>
        <w:t xml:space="preserve">        case 'p':</w:t>
      </w:r>
    </w:p>
    <w:p w14:paraId="4F31072D" w14:textId="77777777" w:rsidR="003211B0" w:rsidRPr="00EC76D5" w:rsidRDefault="003211B0" w:rsidP="00F206C0">
      <w:pPr>
        <w:pStyle w:val="Code"/>
        <w:rPr>
          <w:highlight w:val="white"/>
        </w:rPr>
      </w:pPr>
      <w:r w:rsidRPr="00EC76D5">
        <w:rPr>
          <w:highlight w:val="white"/>
        </w:rPr>
        <w:t xml:space="preserve">          sprintf(add, "%s", (tp-&gt;tm_hour &lt; 12) ? "AM" : "PM");</w:t>
      </w:r>
    </w:p>
    <w:p w14:paraId="26ED340C" w14:textId="77777777" w:rsidR="003211B0" w:rsidRPr="00EC76D5" w:rsidRDefault="003211B0" w:rsidP="00F206C0">
      <w:pPr>
        <w:pStyle w:val="Code"/>
        <w:rPr>
          <w:highlight w:val="white"/>
        </w:rPr>
      </w:pPr>
      <w:r w:rsidRPr="00EC76D5">
        <w:rPr>
          <w:highlight w:val="white"/>
        </w:rPr>
        <w:t xml:space="preserve">          break;</w:t>
      </w:r>
    </w:p>
    <w:p w14:paraId="74F27D02" w14:textId="77777777" w:rsidR="003211B0" w:rsidRPr="00EC76D5" w:rsidRDefault="003211B0" w:rsidP="00F206C0">
      <w:pPr>
        <w:pStyle w:val="Code"/>
        <w:rPr>
          <w:highlight w:val="white"/>
        </w:rPr>
      </w:pPr>
    </w:p>
    <w:p w14:paraId="15B2AEF7" w14:textId="77777777" w:rsidR="003211B0" w:rsidRPr="00EC76D5" w:rsidRDefault="003211B0" w:rsidP="00F206C0">
      <w:pPr>
        <w:pStyle w:val="Code"/>
        <w:rPr>
          <w:highlight w:val="white"/>
        </w:rPr>
      </w:pPr>
      <w:r w:rsidRPr="00EC76D5">
        <w:rPr>
          <w:highlight w:val="white"/>
        </w:rPr>
        <w:t xml:space="preserve">        case 'S':</w:t>
      </w:r>
    </w:p>
    <w:p w14:paraId="02EEE950" w14:textId="77777777" w:rsidR="003211B0" w:rsidRPr="00EC76D5" w:rsidRDefault="003211B0" w:rsidP="00F206C0">
      <w:pPr>
        <w:pStyle w:val="Code"/>
        <w:rPr>
          <w:highlight w:val="white"/>
        </w:rPr>
      </w:pPr>
      <w:r w:rsidRPr="00EC76D5">
        <w:rPr>
          <w:highlight w:val="white"/>
        </w:rPr>
        <w:t xml:space="preserve">          sprintf(add, "%02d", tp-&gt;tm_sec);</w:t>
      </w:r>
    </w:p>
    <w:p w14:paraId="227962A7" w14:textId="77777777" w:rsidR="003211B0" w:rsidRPr="00EC76D5" w:rsidRDefault="003211B0" w:rsidP="00F206C0">
      <w:pPr>
        <w:pStyle w:val="Code"/>
        <w:rPr>
          <w:highlight w:val="white"/>
        </w:rPr>
      </w:pPr>
      <w:r w:rsidRPr="00EC76D5">
        <w:rPr>
          <w:highlight w:val="white"/>
        </w:rPr>
        <w:t xml:space="preserve">          break;</w:t>
      </w:r>
    </w:p>
    <w:p w14:paraId="25CA6A2D" w14:textId="77777777" w:rsidR="003211B0" w:rsidRPr="00EC76D5" w:rsidRDefault="003211B0" w:rsidP="00F206C0">
      <w:pPr>
        <w:pStyle w:val="Code"/>
        <w:rPr>
          <w:highlight w:val="white"/>
        </w:rPr>
      </w:pPr>
    </w:p>
    <w:p w14:paraId="61581218" w14:textId="77777777" w:rsidR="003211B0" w:rsidRPr="00EC76D5" w:rsidRDefault="003211B0" w:rsidP="00F206C0">
      <w:pPr>
        <w:pStyle w:val="Code"/>
        <w:rPr>
          <w:highlight w:val="white"/>
        </w:rPr>
      </w:pPr>
      <w:r w:rsidRPr="00EC76D5">
        <w:rPr>
          <w:highlight w:val="white"/>
        </w:rPr>
        <w:t xml:space="preserve">        case 'U':</w:t>
      </w:r>
    </w:p>
    <w:p w14:paraId="0ABB0315" w14:textId="77777777" w:rsidR="003211B0" w:rsidRPr="00EC76D5" w:rsidRDefault="003211B0" w:rsidP="00F206C0">
      <w:pPr>
        <w:pStyle w:val="Code"/>
        <w:rPr>
          <w:highlight w:val="white"/>
        </w:rPr>
      </w:pPr>
      <w:r w:rsidRPr="00EC76D5">
        <w:rPr>
          <w:highlight w:val="white"/>
        </w:rPr>
        <w:t xml:space="preserve">          sprintf(add, "%02d", 0 /*WeekNumberSunday(tp) */);</w:t>
      </w:r>
    </w:p>
    <w:p w14:paraId="4371E05F" w14:textId="77777777" w:rsidR="003211B0" w:rsidRPr="00EC76D5" w:rsidRDefault="003211B0" w:rsidP="00F206C0">
      <w:pPr>
        <w:pStyle w:val="Code"/>
        <w:rPr>
          <w:highlight w:val="white"/>
        </w:rPr>
      </w:pPr>
      <w:r w:rsidRPr="00EC76D5">
        <w:rPr>
          <w:highlight w:val="white"/>
        </w:rPr>
        <w:lastRenderedPageBreak/>
        <w:t xml:space="preserve">          break;</w:t>
      </w:r>
    </w:p>
    <w:p w14:paraId="02B968A5" w14:textId="77777777" w:rsidR="003211B0" w:rsidRPr="00EC76D5" w:rsidRDefault="003211B0" w:rsidP="00F206C0">
      <w:pPr>
        <w:pStyle w:val="Code"/>
        <w:rPr>
          <w:highlight w:val="white"/>
        </w:rPr>
      </w:pPr>
    </w:p>
    <w:p w14:paraId="1DF02409" w14:textId="77777777" w:rsidR="003211B0" w:rsidRPr="00EC76D5" w:rsidRDefault="003211B0" w:rsidP="00F206C0">
      <w:pPr>
        <w:pStyle w:val="Code"/>
        <w:rPr>
          <w:highlight w:val="white"/>
        </w:rPr>
      </w:pPr>
      <w:r w:rsidRPr="00EC76D5">
        <w:rPr>
          <w:highlight w:val="white"/>
        </w:rPr>
        <w:t xml:space="preserve">        case 'w':</w:t>
      </w:r>
    </w:p>
    <w:p w14:paraId="20A3398D" w14:textId="77777777" w:rsidR="003211B0" w:rsidRPr="00EC76D5" w:rsidRDefault="003211B0" w:rsidP="00F206C0">
      <w:pPr>
        <w:pStyle w:val="Code"/>
        <w:rPr>
          <w:highlight w:val="white"/>
        </w:rPr>
      </w:pPr>
      <w:r w:rsidRPr="00EC76D5">
        <w:rPr>
          <w:highlight w:val="white"/>
        </w:rPr>
        <w:t xml:space="preserve">          sprintf(add, "%02d", tp-&gt;tm_wday);</w:t>
      </w:r>
    </w:p>
    <w:p w14:paraId="30E39D42" w14:textId="77777777" w:rsidR="003211B0" w:rsidRPr="00EC76D5" w:rsidRDefault="003211B0" w:rsidP="00F206C0">
      <w:pPr>
        <w:pStyle w:val="Code"/>
        <w:rPr>
          <w:highlight w:val="white"/>
        </w:rPr>
      </w:pPr>
      <w:r w:rsidRPr="00EC76D5">
        <w:rPr>
          <w:highlight w:val="white"/>
        </w:rPr>
        <w:t xml:space="preserve">          break;</w:t>
      </w:r>
    </w:p>
    <w:p w14:paraId="2714A7F2" w14:textId="77777777" w:rsidR="003211B0" w:rsidRPr="00EC76D5" w:rsidRDefault="003211B0" w:rsidP="00F206C0">
      <w:pPr>
        <w:pStyle w:val="Code"/>
        <w:rPr>
          <w:highlight w:val="white"/>
        </w:rPr>
      </w:pPr>
    </w:p>
    <w:p w14:paraId="5E7BC6E1" w14:textId="77777777" w:rsidR="003211B0" w:rsidRPr="00EC76D5" w:rsidRDefault="003211B0" w:rsidP="00F206C0">
      <w:pPr>
        <w:pStyle w:val="Code"/>
        <w:rPr>
          <w:highlight w:val="white"/>
        </w:rPr>
      </w:pPr>
      <w:r w:rsidRPr="00EC76D5">
        <w:rPr>
          <w:highlight w:val="white"/>
        </w:rPr>
        <w:t xml:space="preserve">        case 'W':</w:t>
      </w:r>
    </w:p>
    <w:p w14:paraId="4D898905" w14:textId="77777777" w:rsidR="003211B0" w:rsidRPr="00EC76D5" w:rsidRDefault="003211B0" w:rsidP="00F206C0">
      <w:pPr>
        <w:pStyle w:val="Code"/>
        <w:rPr>
          <w:highlight w:val="white"/>
        </w:rPr>
      </w:pPr>
      <w:r w:rsidRPr="00EC76D5">
        <w:rPr>
          <w:highlight w:val="white"/>
        </w:rPr>
        <w:t xml:space="preserve">          sprintf(add, "%02d", 0 /* WeekNumberMonday(tp) */);</w:t>
      </w:r>
    </w:p>
    <w:p w14:paraId="305A5225" w14:textId="77777777" w:rsidR="003211B0" w:rsidRPr="00EC76D5" w:rsidRDefault="003211B0" w:rsidP="00F206C0">
      <w:pPr>
        <w:pStyle w:val="Code"/>
        <w:rPr>
          <w:highlight w:val="white"/>
        </w:rPr>
      </w:pPr>
      <w:r w:rsidRPr="00EC76D5">
        <w:rPr>
          <w:highlight w:val="white"/>
        </w:rPr>
        <w:t xml:space="preserve">          break;</w:t>
      </w:r>
    </w:p>
    <w:p w14:paraId="140E1A4E" w14:textId="77777777" w:rsidR="003211B0" w:rsidRPr="00EC76D5" w:rsidRDefault="003211B0" w:rsidP="00F206C0">
      <w:pPr>
        <w:pStyle w:val="Code"/>
        <w:rPr>
          <w:highlight w:val="white"/>
        </w:rPr>
      </w:pPr>
    </w:p>
    <w:p w14:paraId="7C13D309" w14:textId="77777777" w:rsidR="003211B0" w:rsidRPr="00EC76D5" w:rsidRDefault="003211B0" w:rsidP="00F206C0">
      <w:pPr>
        <w:pStyle w:val="Code"/>
        <w:rPr>
          <w:highlight w:val="white"/>
        </w:rPr>
      </w:pPr>
      <w:r w:rsidRPr="00EC76D5">
        <w:rPr>
          <w:highlight w:val="white"/>
        </w:rPr>
        <w:t xml:space="preserve">        case 'x':</w:t>
      </w:r>
    </w:p>
    <w:p w14:paraId="4E396568" w14:textId="77777777" w:rsidR="00F24788" w:rsidRPr="00EC76D5" w:rsidRDefault="003211B0" w:rsidP="00F206C0">
      <w:pPr>
        <w:pStyle w:val="Code"/>
        <w:rPr>
          <w:highlight w:val="white"/>
        </w:rPr>
      </w:pPr>
      <w:r w:rsidRPr="00EC76D5">
        <w:rPr>
          <w:highlight w:val="white"/>
        </w:rPr>
        <w:t xml:space="preserve">          sprintf(add, "%04d-%02d-%02d", 1900 + tp-&gt;tm_year, tp-&gt;tm_mon,</w:t>
      </w:r>
    </w:p>
    <w:p w14:paraId="1F940306" w14:textId="4E05F1C5" w:rsidR="003211B0" w:rsidRPr="00EC76D5" w:rsidRDefault="00F24788" w:rsidP="00F206C0">
      <w:pPr>
        <w:pStyle w:val="Code"/>
        <w:rPr>
          <w:highlight w:val="white"/>
        </w:rPr>
      </w:pPr>
      <w:r w:rsidRPr="00EC76D5">
        <w:rPr>
          <w:highlight w:val="white"/>
        </w:rPr>
        <w:t xml:space="preserve">                 </w:t>
      </w:r>
      <w:r w:rsidR="003211B0" w:rsidRPr="00EC76D5">
        <w:rPr>
          <w:highlight w:val="white"/>
        </w:rPr>
        <w:t xml:space="preserve"> tp-&gt;tm_mday);</w:t>
      </w:r>
    </w:p>
    <w:p w14:paraId="0C44AF4F" w14:textId="77777777" w:rsidR="003211B0" w:rsidRPr="00EC76D5" w:rsidRDefault="003211B0" w:rsidP="00F206C0">
      <w:pPr>
        <w:pStyle w:val="Code"/>
        <w:rPr>
          <w:highlight w:val="white"/>
        </w:rPr>
      </w:pPr>
      <w:r w:rsidRPr="00EC76D5">
        <w:rPr>
          <w:highlight w:val="white"/>
        </w:rPr>
        <w:t xml:space="preserve">          break;</w:t>
      </w:r>
    </w:p>
    <w:p w14:paraId="42063108" w14:textId="77777777" w:rsidR="003211B0" w:rsidRPr="00EC76D5" w:rsidRDefault="003211B0" w:rsidP="00F206C0">
      <w:pPr>
        <w:pStyle w:val="Code"/>
        <w:rPr>
          <w:highlight w:val="white"/>
        </w:rPr>
      </w:pPr>
    </w:p>
    <w:p w14:paraId="0293D6C1" w14:textId="77777777" w:rsidR="003211B0" w:rsidRPr="00EC76D5" w:rsidRDefault="003211B0" w:rsidP="00F206C0">
      <w:pPr>
        <w:pStyle w:val="Code"/>
        <w:rPr>
          <w:highlight w:val="white"/>
        </w:rPr>
      </w:pPr>
      <w:r w:rsidRPr="00EC76D5">
        <w:rPr>
          <w:highlight w:val="white"/>
        </w:rPr>
        <w:t xml:space="preserve">        case 'X':</w:t>
      </w:r>
    </w:p>
    <w:p w14:paraId="7CA24B3A" w14:textId="77777777" w:rsidR="003211B0" w:rsidRPr="00EC76D5" w:rsidRDefault="003211B0" w:rsidP="00F206C0">
      <w:pPr>
        <w:pStyle w:val="Code"/>
        <w:rPr>
          <w:highlight w:val="white"/>
        </w:rPr>
      </w:pPr>
      <w:r w:rsidRPr="00EC76D5">
        <w:rPr>
          <w:highlight w:val="white"/>
        </w:rPr>
        <w:t xml:space="preserve">          sprintf(add, "%02d:%02d:%02d", tp-&gt;tm_hour, tp-&gt;tm_min, tp-&gt;tm_sec); </w:t>
      </w:r>
    </w:p>
    <w:p w14:paraId="792CFB36" w14:textId="77777777" w:rsidR="003211B0" w:rsidRPr="00EC76D5" w:rsidRDefault="003211B0" w:rsidP="00F206C0">
      <w:pPr>
        <w:pStyle w:val="Code"/>
        <w:rPr>
          <w:highlight w:val="white"/>
        </w:rPr>
      </w:pPr>
      <w:r w:rsidRPr="00EC76D5">
        <w:rPr>
          <w:highlight w:val="white"/>
        </w:rPr>
        <w:t xml:space="preserve">          break;</w:t>
      </w:r>
    </w:p>
    <w:p w14:paraId="4DAE4339" w14:textId="77777777" w:rsidR="003211B0" w:rsidRPr="00EC76D5" w:rsidRDefault="003211B0" w:rsidP="00F206C0">
      <w:pPr>
        <w:pStyle w:val="Code"/>
        <w:rPr>
          <w:highlight w:val="white"/>
        </w:rPr>
      </w:pPr>
    </w:p>
    <w:p w14:paraId="3155BE3F" w14:textId="77777777" w:rsidR="003211B0" w:rsidRPr="00EC76D5" w:rsidRDefault="003211B0" w:rsidP="00F206C0">
      <w:pPr>
        <w:pStyle w:val="Code"/>
        <w:rPr>
          <w:highlight w:val="white"/>
        </w:rPr>
      </w:pPr>
      <w:r w:rsidRPr="00EC76D5">
        <w:rPr>
          <w:highlight w:val="white"/>
        </w:rPr>
        <w:t xml:space="preserve">        case 'y':</w:t>
      </w:r>
    </w:p>
    <w:p w14:paraId="417036E0" w14:textId="77777777" w:rsidR="003211B0" w:rsidRPr="00EC76D5" w:rsidRDefault="003211B0" w:rsidP="00F206C0">
      <w:pPr>
        <w:pStyle w:val="Code"/>
        <w:rPr>
          <w:highlight w:val="white"/>
        </w:rPr>
      </w:pPr>
      <w:r w:rsidRPr="00EC76D5">
        <w:rPr>
          <w:highlight w:val="white"/>
        </w:rPr>
        <w:t xml:space="preserve">          sprintf(add, "%02d", tp-&gt;tm_year % 100);</w:t>
      </w:r>
    </w:p>
    <w:p w14:paraId="08F60DDD" w14:textId="77777777" w:rsidR="003211B0" w:rsidRPr="00EC76D5" w:rsidRDefault="003211B0" w:rsidP="00F206C0">
      <w:pPr>
        <w:pStyle w:val="Code"/>
        <w:rPr>
          <w:highlight w:val="white"/>
        </w:rPr>
      </w:pPr>
      <w:r w:rsidRPr="00EC76D5">
        <w:rPr>
          <w:highlight w:val="white"/>
        </w:rPr>
        <w:t xml:space="preserve">          break;</w:t>
      </w:r>
    </w:p>
    <w:p w14:paraId="627E8CA2" w14:textId="77777777" w:rsidR="003211B0" w:rsidRPr="00EC76D5" w:rsidRDefault="003211B0" w:rsidP="00F206C0">
      <w:pPr>
        <w:pStyle w:val="Code"/>
        <w:rPr>
          <w:highlight w:val="white"/>
        </w:rPr>
      </w:pPr>
    </w:p>
    <w:p w14:paraId="2BE60948" w14:textId="77777777" w:rsidR="003211B0" w:rsidRPr="00EC76D5" w:rsidRDefault="003211B0" w:rsidP="00F206C0">
      <w:pPr>
        <w:pStyle w:val="Code"/>
        <w:rPr>
          <w:highlight w:val="white"/>
        </w:rPr>
      </w:pPr>
      <w:r w:rsidRPr="00EC76D5">
        <w:rPr>
          <w:highlight w:val="white"/>
        </w:rPr>
        <w:t xml:space="preserve">        case 'Y':</w:t>
      </w:r>
    </w:p>
    <w:p w14:paraId="32FECE3F" w14:textId="77777777" w:rsidR="003211B0" w:rsidRPr="00EC76D5" w:rsidRDefault="003211B0" w:rsidP="00F206C0">
      <w:pPr>
        <w:pStyle w:val="Code"/>
        <w:rPr>
          <w:highlight w:val="white"/>
        </w:rPr>
      </w:pPr>
      <w:r w:rsidRPr="00EC76D5">
        <w:rPr>
          <w:highlight w:val="white"/>
        </w:rPr>
        <w:t xml:space="preserve">          sprintf(add, "%04d", 1900 + tp-&gt;tm_year);</w:t>
      </w:r>
    </w:p>
    <w:p w14:paraId="743B1E7A" w14:textId="77777777" w:rsidR="003211B0" w:rsidRPr="00EC76D5" w:rsidRDefault="003211B0" w:rsidP="00F206C0">
      <w:pPr>
        <w:pStyle w:val="Code"/>
        <w:rPr>
          <w:highlight w:val="white"/>
        </w:rPr>
      </w:pPr>
      <w:r w:rsidRPr="00EC76D5">
        <w:rPr>
          <w:highlight w:val="white"/>
        </w:rPr>
        <w:t xml:space="preserve">          break;</w:t>
      </w:r>
    </w:p>
    <w:p w14:paraId="1B0D1520" w14:textId="77777777" w:rsidR="003211B0" w:rsidRPr="00EC76D5" w:rsidRDefault="003211B0" w:rsidP="00F206C0">
      <w:pPr>
        <w:pStyle w:val="Code"/>
        <w:rPr>
          <w:highlight w:val="white"/>
        </w:rPr>
      </w:pPr>
    </w:p>
    <w:p w14:paraId="5FF02831" w14:textId="77777777" w:rsidR="003211B0" w:rsidRPr="00EC76D5" w:rsidRDefault="003211B0" w:rsidP="00F206C0">
      <w:pPr>
        <w:pStyle w:val="Code"/>
        <w:rPr>
          <w:highlight w:val="white"/>
        </w:rPr>
      </w:pPr>
      <w:r w:rsidRPr="00EC76D5">
        <w:rPr>
          <w:highlight w:val="white"/>
        </w:rPr>
        <w:t xml:space="preserve">        case 'Z':</w:t>
      </w:r>
    </w:p>
    <w:p w14:paraId="1B42C927" w14:textId="77777777" w:rsidR="003211B0" w:rsidRPr="00EC76D5" w:rsidRDefault="003211B0" w:rsidP="00F206C0">
      <w:pPr>
        <w:pStyle w:val="Code"/>
        <w:rPr>
          <w:highlight w:val="white"/>
        </w:rPr>
      </w:pPr>
      <w:r w:rsidRPr="00EC76D5">
        <w:rPr>
          <w:highlight w:val="white"/>
        </w:rPr>
        <w:t xml:space="preserve">          strcpy(add, "");</w:t>
      </w:r>
    </w:p>
    <w:p w14:paraId="6C2B9F7A" w14:textId="77777777" w:rsidR="003211B0" w:rsidRPr="00EC76D5" w:rsidRDefault="003211B0" w:rsidP="00F206C0">
      <w:pPr>
        <w:pStyle w:val="Code"/>
        <w:rPr>
          <w:highlight w:val="white"/>
        </w:rPr>
      </w:pPr>
      <w:r w:rsidRPr="00EC76D5">
        <w:rPr>
          <w:highlight w:val="white"/>
        </w:rPr>
        <w:t xml:space="preserve">          break;</w:t>
      </w:r>
    </w:p>
    <w:p w14:paraId="60920201" w14:textId="77777777" w:rsidR="003211B0" w:rsidRPr="00EC76D5" w:rsidRDefault="003211B0" w:rsidP="00F206C0">
      <w:pPr>
        <w:pStyle w:val="Code"/>
        <w:rPr>
          <w:highlight w:val="white"/>
        </w:rPr>
      </w:pPr>
    </w:p>
    <w:p w14:paraId="5C63D5C6" w14:textId="77777777" w:rsidR="003211B0" w:rsidRPr="00EC76D5" w:rsidRDefault="003211B0" w:rsidP="00F206C0">
      <w:pPr>
        <w:pStyle w:val="Code"/>
        <w:rPr>
          <w:highlight w:val="white"/>
        </w:rPr>
      </w:pPr>
      <w:r w:rsidRPr="00EC76D5">
        <w:rPr>
          <w:highlight w:val="white"/>
        </w:rPr>
        <w:t xml:space="preserve">        case '%':</w:t>
      </w:r>
    </w:p>
    <w:p w14:paraId="7D0CFEF8" w14:textId="77777777" w:rsidR="003211B0" w:rsidRPr="00EC76D5" w:rsidRDefault="003211B0" w:rsidP="00F206C0">
      <w:pPr>
        <w:pStyle w:val="Code"/>
        <w:rPr>
          <w:highlight w:val="white"/>
        </w:rPr>
      </w:pPr>
      <w:r w:rsidRPr="00EC76D5">
        <w:rPr>
          <w:highlight w:val="white"/>
        </w:rPr>
        <w:t xml:space="preserve">          strcpy(add, "%");</w:t>
      </w:r>
    </w:p>
    <w:p w14:paraId="769E5B77" w14:textId="77777777" w:rsidR="003211B0" w:rsidRPr="00EC76D5" w:rsidRDefault="003211B0" w:rsidP="00F206C0">
      <w:pPr>
        <w:pStyle w:val="Code"/>
        <w:rPr>
          <w:highlight w:val="white"/>
        </w:rPr>
      </w:pPr>
      <w:r w:rsidRPr="00EC76D5">
        <w:rPr>
          <w:highlight w:val="white"/>
        </w:rPr>
        <w:t xml:space="preserve">      }</w:t>
      </w:r>
    </w:p>
    <w:p w14:paraId="3427C94F" w14:textId="77777777" w:rsidR="003211B0" w:rsidRPr="00EC76D5" w:rsidRDefault="003211B0" w:rsidP="00F206C0">
      <w:pPr>
        <w:pStyle w:val="Code"/>
        <w:rPr>
          <w:highlight w:val="white"/>
        </w:rPr>
      </w:pPr>
      <w:r w:rsidRPr="00EC76D5">
        <w:rPr>
          <w:highlight w:val="white"/>
        </w:rPr>
        <w:t xml:space="preserve">    }</w:t>
      </w:r>
    </w:p>
    <w:p w14:paraId="7562B6E2" w14:textId="77777777" w:rsidR="003211B0" w:rsidRPr="00EC76D5" w:rsidRDefault="003211B0" w:rsidP="00F206C0">
      <w:pPr>
        <w:pStyle w:val="Code"/>
        <w:rPr>
          <w:highlight w:val="white"/>
        </w:rPr>
      </w:pPr>
      <w:r w:rsidRPr="00EC76D5">
        <w:rPr>
          <w:highlight w:val="white"/>
        </w:rPr>
        <w:t xml:space="preserve">    else {</w:t>
      </w:r>
    </w:p>
    <w:p w14:paraId="670EFE7A" w14:textId="77777777" w:rsidR="003211B0" w:rsidRPr="00EC76D5" w:rsidRDefault="003211B0" w:rsidP="00F206C0">
      <w:pPr>
        <w:pStyle w:val="Code"/>
        <w:rPr>
          <w:highlight w:val="white"/>
        </w:rPr>
      </w:pPr>
      <w:r w:rsidRPr="00EC76D5">
        <w:rPr>
          <w:highlight w:val="white"/>
        </w:rPr>
        <w:t xml:space="preserve">      add[0] = fmt[index];</w:t>
      </w:r>
    </w:p>
    <w:p w14:paraId="45456A42" w14:textId="77777777" w:rsidR="003211B0" w:rsidRPr="00EC76D5" w:rsidRDefault="003211B0" w:rsidP="00F206C0">
      <w:pPr>
        <w:pStyle w:val="Code"/>
        <w:rPr>
          <w:highlight w:val="white"/>
        </w:rPr>
      </w:pPr>
      <w:r w:rsidRPr="00EC76D5">
        <w:rPr>
          <w:highlight w:val="white"/>
        </w:rPr>
        <w:t xml:space="preserve">      add[1] = '\0';</w:t>
      </w:r>
    </w:p>
    <w:p w14:paraId="130A3AF3" w14:textId="77777777" w:rsidR="003211B0" w:rsidRPr="00EC76D5" w:rsidRDefault="003211B0" w:rsidP="00F206C0">
      <w:pPr>
        <w:pStyle w:val="Code"/>
        <w:rPr>
          <w:highlight w:val="white"/>
        </w:rPr>
      </w:pPr>
      <w:r w:rsidRPr="00EC76D5">
        <w:rPr>
          <w:highlight w:val="white"/>
        </w:rPr>
        <w:t xml:space="preserve">    }</w:t>
      </w:r>
    </w:p>
    <w:p w14:paraId="315EB0F4" w14:textId="77777777" w:rsidR="0067024B" w:rsidRPr="00EC76D5" w:rsidRDefault="0067024B" w:rsidP="00F206C0">
      <w:pPr>
        <w:pStyle w:val="Code"/>
        <w:rPr>
          <w:highlight w:val="white"/>
        </w:rPr>
      </w:pPr>
    </w:p>
    <w:p w14:paraId="13CD8894" w14:textId="2500F90A" w:rsidR="003211B0" w:rsidRPr="00EC76D5" w:rsidRDefault="003211B0" w:rsidP="00F206C0">
      <w:pPr>
        <w:pStyle w:val="Code"/>
        <w:rPr>
          <w:highlight w:val="white"/>
        </w:rPr>
      </w:pPr>
      <w:r w:rsidRPr="00EC76D5">
        <w:rPr>
          <w:highlight w:val="white"/>
        </w:rPr>
        <w:t xml:space="preserve">    if ((strlen(s) + strlen(add)) &lt; smax) {</w:t>
      </w:r>
    </w:p>
    <w:p w14:paraId="4EFD499E" w14:textId="77777777" w:rsidR="003211B0" w:rsidRPr="00EC76D5" w:rsidRDefault="003211B0" w:rsidP="00F206C0">
      <w:pPr>
        <w:pStyle w:val="Code"/>
        <w:rPr>
          <w:highlight w:val="white"/>
        </w:rPr>
      </w:pPr>
      <w:r w:rsidRPr="00EC76D5">
        <w:rPr>
          <w:highlight w:val="white"/>
        </w:rPr>
        <w:t xml:space="preserve">      strcat(s, add);</w:t>
      </w:r>
    </w:p>
    <w:p w14:paraId="65FE008C" w14:textId="77777777" w:rsidR="003211B0" w:rsidRPr="00EC76D5" w:rsidRDefault="003211B0" w:rsidP="00F206C0">
      <w:pPr>
        <w:pStyle w:val="Code"/>
        <w:rPr>
          <w:highlight w:val="white"/>
        </w:rPr>
      </w:pPr>
      <w:r w:rsidRPr="00EC76D5">
        <w:rPr>
          <w:highlight w:val="white"/>
        </w:rPr>
        <w:t xml:space="preserve">    }</w:t>
      </w:r>
    </w:p>
    <w:p w14:paraId="5C67E601" w14:textId="77777777" w:rsidR="003211B0" w:rsidRPr="00EC76D5" w:rsidRDefault="003211B0" w:rsidP="00F206C0">
      <w:pPr>
        <w:pStyle w:val="Code"/>
        <w:rPr>
          <w:highlight w:val="white"/>
        </w:rPr>
      </w:pPr>
      <w:r w:rsidRPr="00EC76D5">
        <w:rPr>
          <w:highlight w:val="white"/>
        </w:rPr>
        <w:t xml:space="preserve">    else {</w:t>
      </w:r>
    </w:p>
    <w:p w14:paraId="3D794129" w14:textId="77777777" w:rsidR="003211B0" w:rsidRPr="00EC76D5" w:rsidRDefault="003211B0" w:rsidP="00F206C0">
      <w:pPr>
        <w:pStyle w:val="Code"/>
        <w:rPr>
          <w:highlight w:val="white"/>
        </w:rPr>
      </w:pPr>
      <w:r w:rsidRPr="00EC76D5">
        <w:rPr>
          <w:highlight w:val="white"/>
        </w:rPr>
        <w:t xml:space="preserve">      break;</w:t>
      </w:r>
    </w:p>
    <w:p w14:paraId="6FC599EF" w14:textId="77777777" w:rsidR="003211B0" w:rsidRPr="00EC76D5" w:rsidRDefault="003211B0" w:rsidP="00F206C0">
      <w:pPr>
        <w:pStyle w:val="Code"/>
        <w:rPr>
          <w:highlight w:val="white"/>
        </w:rPr>
      </w:pPr>
      <w:r w:rsidRPr="00EC76D5">
        <w:rPr>
          <w:highlight w:val="white"/>
        </w:rPr>
        <w:t xml:space="preserve">    }</w:t>
      </w:r>
    </w:p>
    <w:p w14:paraId="0AAF5013" w14:textId="77777777" w:rsidR="003211B0" w:rsidRPr="00EC76D5" w:rsidRDefault="003211B0" w:rsidP="00F206C0">
      <w:pPr>
        <w:pStyle w:val="Code"/>
        <w:rPr>
          <w:highlight w:val="white"/>
        </w:rPr>
      </w:pPr>
      <w:r w:rsidRPr="00EC76D5">
        <w:rPr>
          <w:highlight w:val="white"/>
        </w:rPr>
        <w:t xml:space="preserve">  }</w:t>
      </w:r>
    </w:p>
    <w:p w14:paraId="029FB243" w14:textId="77777777" w:rsidR="003211B0" w:rsidRPr="00EC76D5" w:rsidRDefault="003211B0" w:rsidP="00F206C0">
      <w:pPr>
        <w:pStyle w:val="Code"/>
        <w:rPr>
          <w:highlight w:val="white"/>
        </w:rPr>
      </w:pPr>
    </w:p>
    <w:p w14:paraId="43866126" w14:textId="77777777" w:rsidR="003211B0" w:rsidRPr="00EC76D5" w:rsidRDefault="003211B0" w:rsidP="00F206C0">
      <w:pPr>
        <w:pStyle w:val="Code"/>
        <w:rPr>
          <w:highlight w:val="white"/>
        </w:rPr>
      </w:pPr>
      <w:r w:rsidRPr="00EC76D5">
        <w:rPr>
          <w:highlight w:val="white"/>
        </w:rPr>
        <w:t xml:space="preserve">  return strlen(s);</w:t>
      </w:r>
    </w:p>
    <w:p w14:paraId="7DC26C7E" w14:textId="1549BA1D" w:rsidR="003211B0" w:rsidRPr="00EC76D5" w:rsidRDefault="003211B0" w:rsidP="00F206C0">
      <w:pPr>
        <w:pStyle w:val="Code"/>
      </w:pPr>
      <w:r w:rsidRPr="00EC76D5">
        <w:rPr>
          <w:highlight w:val="white"/>
        </w:rPr>
        <w:t>}</w:t>
      </w:r>
    </w:p>
    <w:p w14:paraId="2A675D02" w14:textId="74DD1EAC" w:rsidR="004870A6" w:rsidRPr="00EC76D5" w:rsidRDefault="004870A6" w:rsidP="004870A6">
      <w:pPr>
        <w:pStyle w:val="Rubrik1"/>
      </w:pPr>
      <w:bookmarkStart w:id="5890" w:name="_Ref418406175"/>
      <w:bookmarkStart w:id="5891" w:name="_Toc481936466"/>
      <w:r w:rsidRPr="00EC76D5">
        <w:lastRenderedPageBreak/>
        <w:t>Main</w:t>
      </w:r>
      <w:r w:rsidR="001B32C0" w:rsidRPr="00EC76D5">
        <w:t>.java</w:t>
      </w:r>
      <w:bookmarkEnd w:id="5890"/>
      <w:bookmarkEnd w:id="5891"/>
    </w:p>
    <w:p w14:paraId="5A67EAB2" w14:textId="77777777" w:rsidR="007D596B" w:rsidRPr="00EC76D5" w:rsidRDefault="007D596B" w:rsidP="006A31DF">
      <w:pPr>
        <w:pStyle w:val="Rubrik1"/>
      </w:pPr>
      <w:bookmarkStart w:id="5892" w:name="_Ref417644950"/>
      <w:bookmarkStart w:id="5893" w:name="_Toc481936467"/>
      <w:r w:rsidRPr="00EC76D5">
        <w:lastRenderedPageBreak/>
        <w:t>The C Grammar</w:t>
      </w:r>
      <w:bookmarkEnd w:id="5892"/>
      <w:bookmarkEnd w:id="5893"/>
    </w:p>
    <w:p w14:paraId="5FA387C1" w14:textId="77777777" w:rsidR="007D6187" w:rsidRPr="00EC76D5" w:rsidRDefault="007D6187" w:rsidP="007D6187">
      <w:r w:rsidRPr="00EC76D5">
        <w:t xml:space="preserve">This </w:t>
      </w:r>
      <w:r w:rsidR="00B11C7C" w:rsidRPr="00EC76D5">
        <w:t xml:space="preserve">grammar </w:t>
      </w:r>
      <w:r w:rsidR="00444C4D" w:rsidRPr="00EC76D5">
        <w:t xml:space="preserve">of the C compiler of this book is based on (and to a large extent identical with) the grammar defined in the </w:t>
      </w:r>
      <w:r w:rsidR="00444C4D" w:rsidRPr="00EC76D5">
        <w:rPr>
          <w:i/>
        </w:rPr>
        <w:t>American National Standard for Information systems – Programming Language C, X3.159-1989</w:t>
      </w:r>
      <w:r w:rsidR="00322D1D" w:rsidRPr="00EC76D5">
        <w:t xml:space="preserve"> standard, which is </w:t>
      </w:r>
      <w:r w:rsidR="00444C4D" w:rsidRPr="00EC76D5">
        <w:t xml:space="preserve">described </w:t>
      </w:r>
      <w:r w:rsidR="00B11C7C" w:rsidRPr="00EC76D5">
        <w:t xml:space="preserve">in </w:t>
      </w:r>
      <w:r w:rsidR="00444C4D" w:rsidRPr="00EC76D5">
        <w:t xml:space="preserve">the second edition of </w:t>
      </w:r>
      <w:r w:rsidR="00B11C7C" w:rsidRPr="00EC76D5">
        <w:rPr>
          <w:i/>
        </w:rPr>
        <w:t>T</w:t>
      </w:r>
      <w:r w:rsidRPr="00EC76D5">
        <w:rPr>
          <w:i/>
        </w:rPr>
        <w:t xml:space="preserve">he </w:t>
      </w:r>
      <w:r w:rsidR="00B11C7C" w:rsidRPr="00EC76D5">
        <w:rPr>
          <w:i/>
        </w:rPr>
        <w:t>C Programming Language</w:t>
      </w:r>
      <w:r w:rsidR="00444C4D" w:rsidRPr="00EC76D5">
        <w:t xml:space="preserve"> b</w:t>
      </w:r>
      <w:r w:rsidR="00B11C7C" w:rsidRPr="00EC76D5">
        <w:t xml:space="preserve">y Brian W. Kernighan and Dennis M. </w:t>
      </w:r>
      <w:r w:rsidR="00444C4D" w:rsidRPr="00EC76D5">
        <w:t>Ritchie</w:t>
      </w:r>
      <w:r w:rsidR="00B11C7C" w:rsidRPr="00EC76D5">
        <w:t>.</w:t>
      </w:r>
    </w:p>
    <w:p w14:paraId="1F9BCFD5" w14:textId="1063403A" w:rsidR="00D654DF" w:rsidRPr="00EC76D5" w:rsidRDefault="00D654DF" w:rsidP="00D654DF">
      <w:pPr>
        <w:pStyle w:val="Rubrik2"/>
      </w:pPr>
      <w:bookmarkStart w:id="5894" w:name="_Toc481936468"/>
      <w:r w:rsidRPr="00EC76D5">
        <w:t>The Preprocessor Grammar</w:t>
      </w:r>
      <w:bookmarkEnd w:id="5894"/>
    </w:p>
    <w:p w14:paraId="3780D441" w14:textId="7263011F" w:rsidR="00B45583" w:rsidRPr="00EC76D5" w:rsidRDefault="00B45583" w:rsidP="00B45583">
      <w:r w:rsidRPr="00EC76D5">
        <w:t xml:space="preserve">The following grammar is implemented in CUP in Chapter </w:t>
      </w:r>
      <w:r w:rsidRPr="00EC76D5">
        <w:fldChar w:fldCharType="begin"/>
      </w:r>
      <w:r w:rsidRPr="00EC76D5">
        <w:instrText xml:space="preserve"> REF _Ref418260972 \r \h </w:instrText>
      </w:r>
      <w:r w:rsidRPr="00EC76D5">
        <w:fldChar w:fldCharType="separate"/>
      </w:r>
      <w:r w:rsidR="00545E00" w:rsidRPr="00EC76D5">
        <w:t>3</w:t>
      </w:r>
      <w:r w:rsidRPr="00EC76D5">
        <w:fldChar w:fldCharType="end"/>
      </w:r>
      <w:r w:rsidRPr="00EC76D5">
        <w:t>.</w:t>
      </w:r>
    </w:p>
    <w:p w14:paraId="645B8C17" w14:textId="77777777" w:rsidR="00D14D98" w:rsidRPr="00EC76D5" w:rsidRDefault="00D14D98" w:rsidP="00D14D98">
      <w:pPr>
        <w:pStyle w:val="Code"/>
      </w:pPr>
      <w:r w:rsidRPr="00EC76D5">
        <w:t>control_line ::=</w:t>
      </w:r>
    </w:p>
    <w:p w14:paraId="271A3D53" w14:textId="77777777" w:rsidR="00D14D98" w:rsidRPr="00EC76D5" w:rsidRDefault="00D14D98" w:rsidP="00D14D98">
      <w:pPr>
        <w:pStyle w:val="Code"/>
      </w:pPr>
      <w:r w:rsidRPr="00EC76D5">
        <w:t xml:space="preserve">    #</w:t>
      </w:r>
      <w:r w:rsidR="007B3C14" w:rsidRPr="00EC76D5">
        <w:t xml:space="preserve"> </w:t>
      </w:r>
      <w:r w:rsidRPr="00EC76D5">
        <w:t>define identifier token-sequence</w:t>
      </w:r>
    </w:p>
    <w:p w14:paraId="34AF735E" w14:textId="77777777" w:rsidR="00D14D98" w:rsidRPr="00EC76D5" w:rsidRDefault="00D14D98" w:rsidP="00D14D98">
      <w:pPr>
        <w:pStyle w:val="Code"/>
      </w:pPr>
      <w:r w:rsidRPr="00EC76D5">
        <w:t xml:space="preserve">  | #</w:t>
      </w:r>
      <w:r w:rsidR="007B3C14" w:rsidRPr="00EC76D5">
        <w:t xml:space="preserve"> </w:t>
      </w:r>
      <w:r w:rsidRPr="00EC76D5">
        <w:t>define identifier( identifier, … , identifier ) token-sequence</w:t>
      </w:r>
    </w:p>
    <w:p w14:paraId="49E9AB4C" w14:textId="77777777" w:rsidR="000A7E3F" w:rsidRPr="00EC76D5" w:rsidRDefault="000A7E3F" w:rsidP="00D14D98">
      <w:pPr>
        <w:pStyle w:val="Code"/>
      </w:pPr>
      <w:r w:rsidRPr="00EC76D5">
        <w:t xml:space="preserve">  | #</w:t>
      </w:r>
      <w:r w:rsidR="007B3C14" w:rsidRPr="00EC76D5">
        <w:t xml:space="preserve"> </w:t>
      </w:r>
      <w:r w:rsidRPr="00EC76D5">
        <w:t xml:space="preserve">undef </w:t>
      </w:r>
      <w:r w:rsidR="007B3C14" w:rsidRPr="00EC76D5">
        <w:t>identifier</w:t>
      </w:r>
    </w:p>
    <w:p w14:paraId="245D6DC2" w14:textId="77777777" w:rsidR="007B3C14" w:rsidRPr="00EC76D5" w:rsidRDefault="007B3C14" w:rsidP="007B3C14">
      <w:pPr>
        <w:pStyle w:val="Code"/>
      </w:pPr>
      <w:r w:rsidRPr="00EC76D5">
        <w:t xml:space="preserve">  | # include &lt;filename&gt;</w:t>
      </w:r>
    </w:p>
    <w:p w14:paraId="2F487B94" w14:textId="77777777" w:rsidR="007B3C14" w:rsidRPr="00EC76D5" w:rsidRDefault="007B3C14" w:rsidP="007B3C14">
      <w:pPr>
        <w:pStyle w:val="Code"/>
      </w:pPr>
      <w:r w:rsidRPr="00EC76D5">
        <w:t xml:space="preserve">  | # include </w:t>
      </w:r>
      <w:r w:rsidR="000A7A1D" w:rsidRPr="00EC76D5">
        <w:t>“</w:t>
      </w:r>
      <w:r w:rsidRPr="00EC76D5">
        <w:t>filename</w:t>
      </w:r>
      <w:r w:rsidR="000A7A1D" w:rsidRPr="00EC76D5">
        <w:t>“</w:t>
      </w:r>
    </w:p>
    <w:p w14:paraId="0AB996EA" w14:textId="77777777" w:rsidR="0086103B" w:rsidRPr="00EC76D5" w:rsidRDefault="0086103B" w:rsidP="0086103B">
      <w:pPr>
        <w:pStyle w:val="Code"/>
      </w:pPr>
      <w:r w:rsidRPr="00EC76D5">
        <w:t xml:space="preserve">  | # line constant</w:t>
      </w:r>
    </w:p>
    <w:p w14:paraId="0CDF40B0" w14:textId="77777777" w:rsidR="0086103B" w:rsidRPr="00EC76D5" w:rsidRDefault="0086103B" w:rsidP="0086103B">
      <w:pPr>
        <w:pStyle w:val="Code"/>
      </w:pPr>
      <w:r w:rsidRPr="00EC76D5">
        <w:t xml:space="preserve">  | # line constant “filename”</w:t>
      </w:r>
    </w:p>
    <w:p w14:paraId="6BC163D2" w14:textId="77777777" w:rsidR="002331B9" w:rsidRPr="00EC76D5" w:rsidRDefault="002331B9" w:rsidP="0086103B">
      <w:pPr>
        <w:pStyle w:val="Code"/>
      </w:pPr>
      <w:r w:rsidRPr="00EC76D5">
        <w:t xml:space="preserve">  | # error optional_token_sequence</w:t>
      </w:r>
    </w:p>
    <w:p w14:paraId="751F5EDB" w14:textId="77777777" w:rsidR="00B24648" w:rsidRPr="00EC76D5" w:rsidRDefault="00B24648" w:rsidP="00B24648">
      <w:pPr>
        <w:pStyle w:val="Code"/>
      </w:pPr>
      <w:r w:rsidRPr="00EC76D5">
        <w:t xml:space="preserve">  | # pragma optional_token_sequence</w:t>
      </w:r>
    </w:p>
    <w:p w14:paraId="4F86E33B" w14:textId="77777777" w:rsidR="00FB7660" w:rsidRPr="00EC76D5" w:rsidRDefault="00FB7660" w:rsidP="00B24648">
      <w:pPr>
        <w:pStyle w:val="Code"/>
      </w:pPr>
      <w:r w:rsidRPr="00EC76D5">
        <w:t xml:space="preserve">  | #</w:t>
      </w:r>
    </w:p>
    <w:p w14:paraId="04C82907" w14:textId="77777777" w:rsidR="00FB7660" w:rsidRPr="00EC76D5" w:rsidRDefault="00FB7660" w:rsidP="00B24648">
      <w:pPr>
        <w:pStyle w:val="Code"/>
      </w:pPr>
      <w:r w:rsidRPr="00EC76D5">
        <w:t xml:space="preserve">  | preprocessor_conditional</w:t>
      </w:r>
    </w:p>
    <w:p w14:paraId="0DDA95D0" w14:textId="77777777" w:rsidR="00B24648" w:rsidRPr="00EC76D5" w:rsidRDefault="00B24648" w:rsidP="0086103B">
      <w:pPr>
        <w:pStyle w:val="Code"/>
      </w:pPr>
    </w:p>
    <w:p w14:paraId="15B1FCBF" w14:textId="77777777" w:rsidR="006B4F2C" w:rsidRPr="00EC76D5" w:rsidRDefault="006B4F2C" w:rsidP="0086103B">
      <w:pPr>
        <w:pStyle w:val="Code"/>
      </w:pPr>
      <w:r w:rsidRPr="00EC76D5">
        <w:t>optional_token_sequence ::=</w:t>
      </w:r>
    </w:p>
    <w:p w14:paraId="6839D6FE" w14:textId="77777777" w:rsidR="006B4F2C" w:rsidRPr="00EC76D5" w:rsidRDefault="006B4F2C" w:rsidP="0086103B">
      <w:pPr>
        <w:pStyle w:val="Code"/>
      </w:pPr>
      <w:r w:rsidRPr="00EC76D5">
        <w:t xml:space="preserve">    /* empty */</w:t>
      </w:r>
    </w:p>
    <w:p w14:paraId="0DF9C38A" w14:textId="77777777" w:rsidR="006B4F2C" w:rsidRPr="00EC76D5" w:rsidRDefault="006B4F2C" w:rsidP="0086103B">
      <w:pPr>
        <w:pStyle w:val="Code"/>
      </w:pPr>
      <w:r w:rsidRPr="00EC76D5">
        <w:t xml:space="preserve">  | token_sequence</w:t>
      </w:r>
    </w:p>
    <w:p w14:paraId="41CF42E0" w14:textId="77777777" w:rsidR="00AF224B" w:rsidRPr="00EC76D5" w:rsidRDefault="00AF224B" w:rsidP="0086103B">
      <w:pPr>
        <w:pStyle w:val="Code"/>
      </w:pPr>
    </w:p>
    <w:p w14:paraId="474558A0" w14:textId="77777777" w:rsidR="00FB7660" w:rsidRPr="00EC76D5" w:rsidRDefault="00FB7660" w:rsidP="00FB7660">
      <w:pPr>
        <w:pStyle w:val="Code"/>
      </w:pPr>
      <w:r w:rsidRPr="00EC76D5">
        <w:t>preprocessor_conditional ::=</w:t>
      </w:r>
    </w:p>
    <w:p w14:paraId="4A65D661" w14:textId="77777777" w:rsidR="00FB7660" w:rsidRPr="00EC76D5" w:rsidRDefault="00FB7660" w:rsidP="00FB7660">
      <w:pPr>
        <w:pStyle w:val="Code"/>
      </w:pPr>
      <w:r w:rsidRPr="00EC76D5">
        <w:t xml:space="preserve">    </w:t>
      </w:r>
      <w:r w:rsidR="006B4F2C" w:rsidRPr="00EC76D5">
        <w:t xml:space="preserve">if-line text </w:t>
      </w:r>
      <w:r w:rsidR="005B1C22" w:rsidRPr="00EC76D5">
        <w:t>optional_</w:t>
      </w:r>
      <w:r w:rsidR="006B4F2C" w:rsidRPr="00EC76D5">
        <w:t>elif-parts optional_else_</w:t>
      </w:r>
      <w:r w:rsidR="002C7059" w:rsidRPr="00EC76D5">
        <w:t>line</w:t>
      </w:r>
      <w:r w:rsidR="007E2C70" w:rsidRPr="00EC76D5">
        <w:t xml:space="preserve"> # endif</w:t>
      </w:r>
    </w:p>
    <w:p w14:paraId="3FDE226D" w14:textId="77777777" w:rsidR="00FB7660" w:rsidRPr="00EC76D5" w:rsidRDefault="00FB7660" w:rsidP="0086103B">
      <w:pPr>
        <w:pStyle w:val="Code"/>
      </w:pPr>
    </w:p>
    <w:p w14:paraId="47DB8B9C" w14:textId="77777777" w:rsidR="00D04E5A" w:rsidRPr="00EC76D5" w:rsidRDefault="00D04E5A" w:rsidP="0086103B">
      <w:pPr>
        <w:pStyle w:val="Code"/>
      </w:pPr>
      <w:r w:rsidRPr="00EC76D5">
        <w:t>if-line ::=</w:t>
      </w:r>
    </w:p>
    <w:p w14:paraId="4C87BB9C" w14:textId="77777777" w:rsidR="00D04E5A" w:rsidRPr="00EC76D5" w:rsidRDefault="00D04E5A" w:rsidP="0086103B">
      <w:pPr>
        <w:pStyle w:val="Code"/>
      </w:pPr>
      <w:r w:rsidRPr="00EC76D5">
        <w:t xml:space="preserve">    # if constant_expression</w:t>
      </w:r>
    </w:p>
    <w:p w14:paraId="0E3524A5" w14:textId="77777777" w:rsidR="00D04E5A" w:rsidRPr="00EC76D5" w:rsidRDefault="00D04E5A" w:rsidP="00D04E5A">
      <w:pPr>
        <w:pStyle w:val="Code"/>
      </w:pPr>
      <w:r w:rsidRPr="00EC76D5">
        <w:t xml:space="preserve">  | # ifdef identifier</w:t>
      </w:r>
    </w:p>
    <w:p w14:paraId="27CB80AB" w14:textId="77777777" w:rsidR="00D04E5A" w:rsidRPr="00EC76D5" w:rsidRDefault="00D04E5A" w:rsidP="00D04E5A">
      <w:pPr>
        <w:pStyle w:val="Code"/>
      </w:pPr>
      <w:r w:rsidRPr="00EC76D5">
        <w:t xml:space="preserve">  | # ifndef identifier</w:t>
      </w:r>
    </w:p>
    <w:p w14:paraId="4513F8D6" w14:textId="77777777" w:rsidR="00574F99" w:rsidRPr="00EC76D5" w:rsidRDefault="00574F99" w:rsidP="00D04E5A">
      <w:pPr>
        <w:pStyle w:val="Code"/>
      </w:pPr>
    </w:p>
    <w:p w14:paraId="2A3E05FB" w14:textId="77777777" w:rsidR="00574F99" w:rsidRPr="00EC76D5" w:rsidRDefault="005B1C22" w:rsidP="00D04E5A">
      <w:pPr>
        <w:pStyle w:val="Code"/>
      </w:pPr>
      <w:r w:rsidRPr="00EC76D5">
        <w:t>optional_</w:t>
      </w:r>
      <w:r w:rsidR="00574F99" w:rsidRPr="00EC76D5">
        <w:t>elif-parts ::=</w:t>
      </w:r>
    </w:p>
    <w:p w14:paraId="287838AA" w14:textId="77777777" w:rsidR="009D2456" w:rsidRPr="00EC76D5" w:rsidRDefault="009D2456" w:rsidP="00D04E5A">
      <w:pPr>
        <w:pStyle w:val="Code"/>
      </w:pPr>
      <w:r w:rsidRPr="00EC76D5">
        <w:t xml:space="preserve">    /* empty */</w:t>
      </w:r>
    </w:p>
    <w:p w14:paraId="27229A5D" w14:textId="77777777" w:rsidR="00574F99" w:rsidRPr="00EC76D5" w:rsidRDefault="00574F99" w:rsidP="00D04E5A">
      <w:pPr>
        <w:pStyle w:val="Code"/>
      </w:pPr>
      <w:r w:rsidRPr="00EC76D5">
        <w:t xml:space="preserve">  </w:t>
      </w:r>
      <w:r w:rsidR="009D2456" w:rsidRPr="00EC76D5">
        <w:t>|</w:t>
      </w:r>
      <w:r w:rsidRPr="00EC76D5">
        <w:t xml:space="preserve"> </w:t>
      </w:r>
      <w:r w:rsidR="00971BE7" w:rsidRPr="00EC76D5">
        <w:t xml:space="preserve">elif-part </w:t>
      </w:r>
      <w:r w:rsidR="005B1C22" w:rsidRPr="00EC76D5">
        <w:t>optional_</w:t>
      </w:r>
      <w:r w:rsidRPr="00EC76D5">
        <w:t>elif-parts</w:t>
      </w:r>
    </w:p>
    <w:p w14:paraId="7588BBFF" w14:textId="77777777" w:rsidR="00017A47" w:rsidRPr="00EC76D5" w:rsidRDefault="00017A47" w:rsidP="00D04E5A">
      <w:pPr>
        <w:pStyle w:val="Code"/>
      </w:pPr>
    </w:p>
    <w:p w14:paraId="19A11A27" w14:textId="77777777" w:rsidR="00971BE7" w:rsidRPr="00EC76D5" w:rsidRDefault="00971BE7" w:rsidP="00D04E5A">
      <w:pPr>
        <w:pStyle w:val="Code"/>
      </w:pPr>
      <w:r w:rsidRPr="00EC76D5">
        <w:t>elif-part ::=</w:t>
      </w:r>
    </w:p>
    <w:p w14:paraId="54750F07" w14:textId="77777777" w:rsidR="00971BE7" w:rsidRPr="00EC76D5" w:rsidRDefault="00971BE7" w:rsidP="00D04E5A">
      <w:pPr>
        <w:pStyle w:val="Code"/>
      </w:pPr>
      <w:r w:rsidRPr="00EC76D5">
        <w:t xml:space="preserve">    # elif constant_expression text</w:t>
      </w:r>
    </w:p>
    <w:p w14:paraId="29CE569C" w14:textId="77777777" w:rsidR="00971BE7" w:rsidRPr="00EC76D5" w:rsidRDefault="00971BE7" w:rsidP="00D04E5A">
      <w:pPr>
        <w:pStyle w:val="Code"/>
      </w:pPr>
    </w:p>
    <w:p w14:paraId="6BDD7B0E" w14:textId="77777777" w:rsidR="00AF224B" w:rsidRPr="00EC76D5" w:rsidRDefault="00AF224B" w:rsidP="0086103B">
      <w:pPr>
        <w:pStyle w:val="Code"/>
      </w:pPr>
      <w:r w:rsidRPr="00EC76D5">
        <w:t>optional_else_part ::=</w:t>
      </w:r>
    </w:p>
    <w:p w14:paraId="2AC6C6DE" w14:textId="77777777" w:rsidR="00AF224B" w:rsidRPr="00EC76D5" w:rsidRDefault="00AF224B" w:rsidP="0086103B">
      <w:pPr>
        <w:pStyle w:val="Code"/>
      </w:pPr>
      <w:r w:rsidRPr="00EC76D5">
        <w:t xml:space="preserve">    /* empty */</w:t>
      </w:r>
    </w:p>
    <w:p w14:paraId="26C7F304" w14:textId="77777777" w:rsidR="00AF224B" w:rsidRPr="00EC76D5" w:rsidRDefault="00AF224B" w:rsidP="0086103B">
      <w:pPr>
        <w:pStyle w:val="Code"/>
      </w:pPr>
      <w:r w:rsidRPr="00EC76D5">
        <w:t xml:space="preserve">  | </w:t>
      </w:r>
      <w:r w:rsidR="007C2ACC" w:rsidRPr="00EC76D5">
        <w:t>#else</w:t>
      </w:r>
      <w:r w:rsidR="003D62D3" w:rsidRPr="00EC76D5">
        <w:t xml:space="preserve"> text</w:t>
      </w:r>
    </w:p>
    <w:p w14:paraId="5FC2950D" w14:textId="77777777" w:rsidR="00D04E5A" w:rsidRPr="00EC76D5" w:rsidRDefault="00D04E5A" w:rsidP="0086103B">
      <w:pPr>
        <w:pStyle w:val="Code"/>
      </w:pPr>
    </w:p>
    <w:p w14:paraId="46DD0131" w14:textId="77777777" w:rsidR="007B3C14" w:rsidRPr="00EC76D5" w:rsidRDefault="007B3C14" w:rsidP="00D14D98">
      <w:pPr>
        <w:pStyle w:val="Code"/>
      </w:pPr>
    </w:p>
    <w:p w14:paraId="27839D1A" w14:textId="2E76FE35" w:rsidR="00D654DF" w:rsidRPr="00EC76D5" w:rsidRDefault="00D654DF" w:rsidP="00D654DF">
      <w:pPr>
        <w:pStyle w:val="Rubrik2"/>
      </w:pPr>
      <w:bookmarkStart w:id="5895" w:name="_Toc481936469"/>
      <w:r w:rsidRPr="00EC76D5">
        <w:t xml:space="preserve">The </w:t>
      </w:r>
      <w:r w:rsidR="001C7B67" w:rsidRPr="00EC76D5">
        <w:t>Language</w:t>
      </w:r>
      <w:r w:rsidRPr="00EC76D5">
        <w:t xml:space="preserve"> Grammar</w:t>
      </w:r>
      <w:bookmarkEnd w:id="5895"/>
    </w:p>
    <w:p w14:paraId="7F2EC249" w14:textId="32E37EFB" w:rsidR="00965D79" w:rsidRPr="00EC76D5" w:rsidRDefault="00965D79" w:rsidP="00965D79">
      <w:r w:rsidRPr="00EC76D5">
        <w:t xml:space="preserve">The following grammar is implemented in </w:t>
      </w:r>
      <w:r w:rsidR="00350894" w:rsidRPr="00EC76D5">
        <w:t>Bison</w:t>
      </w:r>
      <w:r w:rsidRPr="00EC76D5">
        <w:t xml:space="preserve"> in Chapter </w:t>
      </w:r>
      <w:r w:rsidRPr="00EC76D5">
        <w:fldChar w:fldCharType="begin"/>
      </w:r>
      <w:r w:rsidRPr="00EC76D5">
        <w:instrText xml:space="preserve"> REF _Ref418260937 \r \h </w:instrText>
      </w:r>
      <w:r w:rsidRPr="00EC76D5">
        <w:fldChar w:fldCharType="separate"/>
      </w:r>
      <w:r w:rsidR="00545E00" w:rsidRPr="00EC76D5">
        <w:t>6</w:t>
      </w:r>
      <w:r w:rsidRPr="00EC76D5">
        <w:fldChar w:fldCharType="end"/>
      </w:r>
      <w:r w:rsidRPr="00EC76D5">
        <w:t>.</w:t>
      </w:r>
    </w:p>
    <w:p w14:paraId="3FE0748A" w14:textId="77777777" w:rsidR="00C71256" w:rsidRPr="00EC76D5" w:rsidRDefault="00C71256" w:rsidP="00C71256">
      <w:pPr>
        <w:pStyle w:val="Code"/>
      </w:pPr>
      <w:r w:rsidRPr="00EC76D5">
        <w:rPr>
          <w:i/>
        </w:rPr>
        <w:t>translation</w:t>
      </w:r>
      <w:r w:rsidRPr="00EC76D5">
        <w:t>_</w:t>
      </w:r>
      <w:r w:rsidRPr="00EC76D5">
        <w:rPr>
          <w:i/>
        </w:rPr>
        <w:t>unit</w:t>
      </w:r>
      <w:r w:rsidRPr="00EC76D5">
        <w:t xml:space="preserve"> ::=</w:t>
      </w:r>
    </w:p>
    <w:p w14:paraId="20E39C17" w14:textId="77777777" w:rsidR="00C71256" w:rsidRPr="00EC76D5" w:rsidRDefault="00C71256" w:rsidP="00C71256">
      <w:pPr>
        <w:pStyle w:val="Code"/>
      </w:pPr>
      <w:r w:rsidRPr="00EC76D5">
        <w:t xml:space="preserve">    </w:t>
      </w:r>
      <w:r w:rsidRPr="00EC76D5">
        <w:rPr>
          <w:i/>
        </w:rPr>
        <w:t>external</w:t>
      </w:r>
      <w:r w:rsidRPr="00EC76D5">
        <w:t>_</w:t>
      </w:r>
      <w:r w:rsidRPr="00EC76D5">
        <w:rPr>
          <w:i/>
        </w:rPr>
        <w:t>declaration</w:t>
      </w:r>
    </w:p>
    <w:p w14:paraId="56E7DC8B" w14:textId="77777777" w:rsidR="00C71256" w:rsidRPr="00EC76D5" w:rsidRDefault="00C71256" w:rsidP="00C71256">
      <w:pPr>
        <w:pStyle w:val="Code"/>
      </w:pPr>
      <w:r w:rsidRPr="00EC76D5">
        <w:lastRenderedPageBreak/>
        <w:t xml:space="preserve">  | </w:t>
      </w:r>
      <w:r w:rsidRPr="00EC76D5">
        <w:rPr>
          <w:i/>
        </w:rPr>
        <w:t>translation</w:t>
      </w:r>
      <w:r w:rsidRPr="00EC76D5">
        <w:t>_</w:t>
      </w:r>
      <w:r w:rsidRPr="00EC76D5">
        <w:rPr>
          <w:i/>
        </w:rPr>
        <w:t>unit</w:t>
      </w:r>
      <w:r w:rsidRPr="00EC76D5">
        <w:t xml:space="preserve"> </w:t>
      </w:r>
      <w:r w:rsidRPr="00EC76D5">
        <w:rPr>
          <w:i/>
        </w:rPr>
        <w:t>external</w:t>
      </w:r>
      <w:r w:rsidRPr="00EC76D5">
        <w:t>_</w:t>
      </w:r>
      <w:r w:rsidRPr="00EC76D5">
        <w:rPr>
          <w:i/>
        </w:rPr>
        <w:t>declaration</w:t>
      </w:r>
    </w:p>
    <w:p w14:paraId="1804B78F" w14:textId="77777777" w:rsidR="00C71256" w:rsidRPr="00EC76D5" w:rsidRDefault="00C71256" w:rsidP="00C71256">
      <w:pPr>
        <w:pStyle w:val="Code"/>
      </w:pPr>
    </w:p>
    <w:p w14:paraId="0802B47B" w14:textId="77777777" w:rsidR="00C71256" w:rsidRPr="00EC76D5" w:rsidRDefault="00C71256" w:rsidP="00C71256">
      <w:pPr>
        <w:pStyle w:val="Code"/>
      </w:pPr>
      <w:r w:rsidRPr="00EC76D5">
        <w:rPr>
          <w:i/>
        </w:rPr>
        <w:t>external</w:t>
      </w:r>
      <w:r w:rsidRPr="00EC76D5">
        <w:t>_</w:t>
      </w:r>
      <w:r w:rsidRPr="00EC76D5">
        <w:rPr>
          <w:i/>
        </w:rPr>
        <w:t>declaration</w:t>
      </w:r>
      <w:r w:rsidRPr="00EC76D5">
        <w:t xml:space="preserve"> ::=</w:t>
      </w:r>
    </w:p>
    <w:p w14:paraId="6AD289C1" w14:textId="48D2BE3F" w:rsidR="00C71256" w:rsidRPr="00EC76D5" w:rsidRDefault="00C71256" w:rsidP="00C71256">
      <w:pPr>
        <w:pStyle w:val="Code"/>
      </w:pPr>
      <w:r w:rsidRPr="00EC76D5">
        <w:t xml:space="preserve">    </w:t>
      </w:r>
      <w:r w:rsidRPr="00EC76D5">
        <w:rPr>
          <w:i/>
        </w:rPr>
        <w:t>function</w:t>
      </w:r>
      <w:r w:rsidRPr="00EC76D5">
        <w:t>_</w:t>
      </w:r>
      <w:r w:rsidR="00C37108">
        <w:rPr>
          <w:i/>
        </w:rPr>
        <w:t>definition</w:t>
      </w:r>
    </w:p>
    <w:p w14:paraId="29FB9E5C" w14:textId="77777777" w:rsidR="00C71256" w:rsidRPr="00EC76D5" w:rsidRDefault="00C71256" w:rsidP="00C71256">
      <w:pPr>
        <w:pStyle w:val="Code"/>
      </w:pPr>
      <w:r w:rsidRPr="00EC76D5">
        <w:t xml:space="preserve"> |  </w:t>
      </w:r>
      <w:r w:rsidRPr="00EC76D5">
        <w:rPr>
          <w:i/>
        </w:rPr>
        <w:t>declaration</w:t>
      </w:r>
    </w:p>
    <w:p w14:paraId="34F702F8" w14:textId="77777777" w:rsidR="00C71256" w:rsidRPr="00EC76D5" w:rsidRDefault="00C71256" w:rsidP="00C71256">
      <w:pPr>
        <w:pStyle w:val="Code"/>
      </w:pPr>
    </w:p>
    <w:p w14:paraId="0339ABE1" w14:textId="4822D3EC" w:rsidR="00C71256" w:rsidRPr="00EC76D5" w:rsidRDefault="00C71256" w:rsidP="00C71256">
      <w:pPr>
        <w:pStyle w:val="Code"/>
      </w:pPr>
      <w:r w:rsidRPr="00EC76D5">
        <w:rPr>
          <w:i/>
        </w:rPr>
        <w:t>function</w:t>
      </w:r>
      <w:r w:rsidRPr="00EC76D5">
        <w:t>_</w:t>
      </w:r>
      <w:r w:rsidR="00C37108">
        <w:rPr>
          <w:i/>
        </w:rPr>
        <w:t>definition</w:t>
      </w:r>
      <w:r w:rsidRPr="00EC76D5">
        <w:t xml:space="preserve"> ::=</w:t>
      </w:r>
    </w:p>
    <w:p w14:paraId="56838AAA" w14:textId="69FF9CE3" w:rsidR="00C71256" w:rsidRPr="00EC76D5" w:rsidRDefault="00C71256" w:rsidP="00C71256">
      <w:pPr>
        <w:pStyle w:val="Code"/>
      </w:pP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0F6B70E2" w14:textId="466347D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27D63F68"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14B4030" w14:textId="77777777" w:rsidR="00C71256" w:rsidRPr="00EC76D5" w:rsidRDefault="00C71256" w:rsidP="00C71256">
      <w:pPr>
        <w:pStyle w:val="Code"/>
      </w:pPr>
    </w:p>
    <w:p w14:paraId="1EEA4F40" w14:textId="77777777" w:rsidR="00C71256" w:rsidRPr="00EC76D5" w:rsidRDefault="00C71256" w:rsidP="00C71256">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1DEF0D9D" w14:textId="77777777" w:rsidR="00C71256" w:rsidRPr="00EC76D5" w:rsidRDefault="00C71256" w:rsidP="00C71256">
      <w:pPr>
        <w:pStyle w:val="Code"/>
      </w:pPr>
      <w:r w:rsidRPr="00EC76D5">
        <w:t xml:space="preserve">    /* </w:t>
      </w:r>
      <w:r w:rsidRPr="00EC76D5">
        <w:rPr>
          <w:i/>
        </w:rPr>
        <w:t>empty</w:t>
      </w:r>
      <w:r w:rsidRPr="00EC76D5">
        <w:t xml:space="preserve"> */</w:t>
      </w:r>
    </w:p>
    <w:p w14:paraId="76E9FED2" w14:textId="77777777" w:rsidR="00C71256" w:rsidRPr="00EC76D5" w:rsidRDefault="00C71256" w:rsidP="00C71256">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09E1C6BD" w14:textId="77777777" w:rsidR="00C71256" w:rsidRPr="00EC76D5" w:rsidRDefault="00C71256" w:rsidP="00C71256">
      <w:pPr>
        <w:pStyle w:val="Code"/>
      </w:pPr>
    </w:p>
    <w:p w14:paraId="3591EB4C" w14:textId="77777777" w:rsidR="00C71256" w:rsidRPr="00EC76D5" w:rsidRDefault="00C71256" w:rsidP="00C71256">
      <w:pPr>
        <w:pStyle w:val="Code"/>
      </w:pPr>
      <w:r w:rsidRPr="00EC76D5">
        <w:rPr>
          <w:i/>
        </w:rPr>
        <w:t>declaration</w:t>
      </w:r>
      <w:r w:rsidRPr="00EC76D5">
        <w:t xml:space="preserve"> ::=</w:t>
      </w:r>
    </w:p>
    <w:p w14:paraId="39FC83A6"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27534442" w14:textId="7541FFE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B473E1">
        <w:rPr>
          <w:i/>
        </w:rPr>
        <w:t>declarator_list</w:t>
      </w:r>
      <w:r w:rsidRPr="00EC76D5">
        <w:rPr>
          <w:b/>
        </w:rPr>
        <w:t xml:space="preserve"> ;</w:t>
      </w:r>
    </w:p>
    <w:p w14:paraId="406E605C" w14:textId="77777777" w:rsidR="00C71256" w:rsidRPr="00EC76D5" w:rsidRDefault="00C71256" w:rsidP="00C71256">
      <w:pPr>
        <w:pStyle w:val="Code"/>
      </w:pPr>
    </w:p>
    <w:p w14:paraId="65736EBB" w14:textId="77777777" w:rsidR="00C71256" w:rsidRPr="00EC76D5" w:rsidRDefault="00C71256" w:rsidP="00C71256">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186BD673"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 xml:space="preserve"> </w:t>
      </w:r>
    </w:p>
    <w:p w14:paraId="7C0EBD6F" w14:textId="77777777"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5C864C59" w14:textId="77777777" w:rsidR="00C71256" w:rsidRPr="00EC76D5" w:rsidRDefault="00C71256" w:rsidP="00C71256">
      <w:pPr>
        <w:pStyle w:val="Code"/>
      </w:pPr>
    </w:p>
    <w:p w14:paraId="272BEA72" w14:textId="77777777" w:rsidR="00C71256" w:rsidRPr="00EC76D5" w:rsidRDefault="00C71256" w:rsidP="00C71256">
      <w:pPr>
        <w:pStyle w:val="Code"/>
      </w:pPr>
      <w:r w:rsidRPr="00EC76D5">
        <w:rPr>
          <w:i/>
        </w:rPr>
        <w:t>declaration</w:t>
      </w:r>
      <w:r w:rsidRPr="00EC76D5">
        <w:t>_</w:t>
      </w:r>
      <w:r w:rsidRPr="00EC76D5">
        <w:rPr>
          <w:i/>
        </w:rPr>
        <w:t>specifier</w:t>
      </w:r>
      <w:r w:rsidRPr="00EC76D5">
        <w:t xml:space="preserve"> ::=</w:t>
      </w:r>
    </w:p>
    <w:p w14:paraId="5ACDD168" w14:textId="77777777" w:rsidR="00C71256" w:rsidRPr="00EC76D5" w:rsidRDefault="00C71256" w:rsidP="00C71256">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E77340" w14:textId="77777777" w:rsidR="00C71256" w:rsidRPr="00EC76D5" w:rsidRDefault="00C71256" w:rsidP="00C71256">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5E3D2A60" w14:textId="77777777" w:rsidR="00C71256" w:rsidRPr="00EC76D5" w:rsidRDefault="00C71256" w:rsidP="00C71256">
      <w:pPr>
        <w:pStyle w:val="Code"/>
      </w:pPr>
      <w:r w:rsidRPr="00EC76D5">
        <w:t xml:space="preserve">  | </w:t>
      </w:r>
      <w:r w:rsidR="00BD763B" w:rsidRPr="00EC76D5">
        <w:rPr>
          <w:i/>
        </w:rPr>
        <w:t>struct_union</w:t>
      </w:r>
      <w:r w:rsidR="00793B77" w:rsidRPr="00EC76D5">
        <w:t>_</w:t>
      </w:r>
      <w:r w:rsidRPr="00EC76D5">
        <w:rPr>
          <w:i/>
        </w:rPr>
        <w:t>specifier</w:t>
      </w:r>
      <w:r w:rsidR="00793B77" w:rsidRPr="00EC76D5">
        <w:rPr>
          <w:i/>
        </w:rPr>
        <w:t xml:space="preserve">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6B8F93B1" w14:textId="77777777" w:rsidR="00C71256" w:rsidRPr="00EC76D5" w:rsidRDefault="00C71256" w:rsidP="00C71256">
      <w:pPr>
        <w:pStyle w:val="Code"/>
      </w:pPr>
    </w:p>
    <w:p w14:paraId="7E21DFF0" w14:textId="77777777" w:rsidR="00C71256" w:rsidRPr="00EC76D5" w:rsidRDefault="00BD763B" w:rsidP="00C71256">
      <w:pPr>
        <w:pStyle w:val="Code"/>
      </w:pPr>
      <w:r w:rsidRPr="00EC76D5">
        <w:rPr>
          <w:i/>
        </w:rPr>
        <w:t>struct_union</w:t>
      </w:r>
      <w:r w:rsidR="009F1E11" w:rsidRPr="00EC76D5">
        <w:t>_</w:t>
      </w:r>
      <w:r w:rsidR="00C71256" w:rsidRPr="00EC76D5">
        <w:rPr>
          <w:i/>
        </w:rPr>
        <w:t>specifier</w:t>
      </w:r>
      <w:r w:rsidR="00C71256" w:rsidRPr="00EC76D5">
        <w:t xml:space="preserve"> ::=</w:t>
      </w:r>
    </w:p>
    <w:p w14:paraId="7498F717" w14:textId="77777777" w:rsidR="00C71256" w:rsidRPr="00EC76D5" w:rsidRDefault="00C71256" w:rsidP="00C71256">
      <w:pPr>
        <w:pStyle w:val="Code"/>
      </w:pPr>
      <w:r w:rsidRPr="00EC76D5">
        <w:t xml:space="preserve">    </w:t>
      </w:r>
      <w:r w:rsidR="00BD763B" w:rsidRPr="00EC76D5">
        <w:t>struct_union</w:t>
      </w:r>
      <w:r w:rsidR="00C14A91" w:rsidRPr="00EC76D5">
        <w:rPr>
          <w:i/>
        </w:rPr>
        <w:t xml:space="preserve"> o</w:t>
      </w:r>
      <w:r w:rsidRPr="00EC76D5">
        <w:rPr>
          <w:i/>
        </w:rPr>
        <w:t>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2B4C25C4" w14:textId="77777777" w:rsidR="00C71256" w:rsidRPr="00EC76D5" w:rsidRDefault="00C71256" w:rsidP="00C71256">
      <w:pPr>
        <w:pStyle w:val="Code"/>
      </w:pPr>
      <w:r w:rsidRPr="00EC76D5">
        <w:t xml:space="preserve">  | </w:t>
      </w:r>
      <w:r w:rsidR="00BD763B" w:rsidRPr="00EC76D5">
        <w:rPr>
          <w:i/>
        </w:rPr>
        <w:t>struct_union</w:t>
      </w:r>
      <w:r w:rsidR="00442DC4" w:rsidRPr="00EC76D5">
        <w:rPr>
          <w:i/>
        </w:rPr>
        <w:t xml:space="preserve"> </w:t>
      </w:r>
      <w:r w:rsidRPr="00EC76D5">
        <w:rPr>
          <w:b/>
        </w:rPr>
        <w:t>identifier</w:t>
      </w:r>
    </w:p>
    <w:p w14:paraId="2351A626" w14:textId="77777777" w:rsidR="00C71256" w:rsidRPr="00EC76D5" w:rsidRDefault="00C71256" w:rsidP="00C71256">
      <w:pPr>
        <w:pStyle w:val="Code"/>
      </w:pPr>
    </w:p>
    <w:p w14:paraId="0E5FC065" w14:textId="77777777" w:rsidR="0075439E" w:rsidRPr="00EC76D5" w:rsidRDefault="00BD763B" w:rsidP="00C71256">
      <w:pPr>
        <w:pStyle w:val="Code"/>
        <w:rPr>
          <w:i/>
        </w:rPr>
      </w:pPr>
      <w:r w:rsidRPr="00EC76D5">
        <w:rPr>
          <w:i/>
        </w:rPr>
        <w:t>struct_union</w:t>
      </w:r>
      <w:r w:rsidR="0075439E" w:rsidRPr="00EC76D5">
        <w:rPr>
          <w:i/>
        </w:rPr>
        <w:t xml:space="preserve"> ::=</w:t>
      </w:r>
    </w:p>
    <w:p w14:paraId="0A64AC33" w14:textId="77777777" w:rsidR="00126168" w:rsidRPr="00EC76D5" w:rsidRDefault="00126168" w:rsidP="00126168">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532EDB45" w14:textId="77777777" w:rsidR="0075439E" w:rsidRPr="00EC76D5" w:rsidRDefault="0075439E" w:rsidP="00C71256">
      <w:pPr>
        <w:pStyle w:val="Code"/>
      </w:pPr>
      <w:r w:rsidRPr="00EC76D5">
        <w:rPr>
          <w:i/>
        </w:rPr>
        <w:t xml:space="preserve">  </w:t>
      </w:r>
    </w:p>
    <w:p w14:paraId="479ECF7E" w14:textId="77777777" w:rsidR="00C71256" w:rsidRPr="00EC76D5" w:rsidRDefault="00C71256" w:rsidP="00C71256">
      <w:pPr>
        <w:pStyle w:val="Code"/>
      </w:pPr>
      <w:r w:rsidRPr="00EC76D5">
        <w:rPr>
          <w:i/>
        </w:rPr>
        <w:t>optional</w:t>
      </w:r>
      <w:r w:rsidRPr="00EC76D5">
        <w:t>_</w:t>
      </w:r>
      <w:r w:rsidRPr="00EC76D5">
        <w:rPr>
          <w:i/>
        </w:rPr>
        <w:t>identifier</w:t>
      </w:r>
      <w:r w:rsidRPr="00EC76D5">
        <w:t xml:space="preserve"> ::=</w:t>
      </w:r>
    </w:p>
    <w:p w14:paraId="328ADE0E" w14:textId="77777777" w:rsidR="00C71256" w:rsidRPr="00EC76D5" w:rsidRDefault="00C71256" w:rsidP="00C71256">
      <w:pPr>
        <w:pStyle w:val="Code"/>
      </w:pPr>
      <w:r w:rsidRPr="00EC76D5">
        <w:t xml:space="preserve">    /* </w:t>
      </w:r>
      <w:r w:rsidRPr="00EC76D5">
        <w:rPr>
          <w:i/>
        </w:rPr>
        <w:t>empty</w:t>
      </w:r>
      <w:r w:rsidRPr="00EC76D5">
        <w:t xml:space="preserve"> */ </w:t>
      </w:r>
    </w:p>
    <w:p w14:paraId="14758B4A" w14:textId="77777777" w:rsidR="00C71256" w:rsidRPr="00EC76D5" w:rsidRDefault="00C71256" w:rsidP="00C71256">
      <w:pPr>
        <w:pStyle w:val="Code"/>
      </w:pPr>
      <w:r w:rsidRPr="00EC76D5">
        <w:t xml:space="preserve">  | </w:t>
      </w:r>
      <w:r w:rsidRPr="00EC76D5">
        <w:rPr>
          <w:b/>
        </w:rPr>
        <w:t>identifier</w:t>
      </w:r>
    </w:p>
    <w:p w14:paraId="7C6D654E" w14:textId="77777777" w:rsidR="00C71256" w:rsidRPr="00EC76D5" w:rsidRDefault="00C71256" w:rsidP="00C71256">
      <w:pPr>
        <w:pStyle w:val="Code"/>
      </w:pPr>
    </w:p>
    <w:p w14:paraId="0BD44FDC" w14:textId="77777777" w:rsidR="00C71256" w:rsidRPr="00EC76D5" w:rsidRDefault="00C71256" w:rsidP="00C71256">
      <w:pPr>
        <w:pStyle w:val="Code"/>
      </w:pPr>
      <w:r w:rsidRPr="00EC76D5">
        <w:rPr>
          <w:i/>
        </w:rPr>
        <w:t>declaration</w:t>
      </w:r>
      <w:r w:rsidRPr="00EC76D5">
        <w:t>_</w:t>
      </w:r>
      <w:r w:rsidRPr="00EC76D5">
        <w:rPr>
          <w:i/>
        </w:rPr>
        <w:t>list</w:t>
      </w:r>
      <w:r w:rsidRPr="00EC76D5">
        <w:t xml:space="preserve"> ::=</w:t>
      </w:r>
    </w:p>
    <w:p w14:paraId="6B085B66" w14:textId="77777777" w:rsidR="00C71256" w:rsidRPr="00EC76D5" w:rsidRDefault="00C71256" w:rsidP="00C71256">
      <w:pPr>
        <w:pStyle w:val="Code"/>
      </w:pPr>
      <w:r w:rsidRPr="00EC76D5">
        <w:t xml:space="preserve">    </w:t>
      </w:r>
      <w:r w:rsidRPr="00EC76D5">
        <w:rPr>
          <w:i/>
        </w:rPr>
        <w:t>declaration</w:t>
      </w:r>
    </w:p>
    <w:p w14:paraId="3AA745E6" w14:textId="77777777" w:rsidR="00C71256" w:rsidRPr="00EC76D5" w:rsidRDefault="00C71256" w:rsidP="00C71256">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3E316D7C" w14:textId="77777777" w:rsidR="00C71256" w:rsidRPr="00EC76D5" w:rsidRDefault="00C71256" w:rsidP="00C71256">
      <w:pPr>
        <w:pStyle w:val="Code"/>
      </w:pPr>
    </w:p>
    <w:p w14:paraId="0941FB3A" w14:textId="77777777" w:rsidR="00C71256" w:rsidRPr="00EC76D5" w:rsidRDefault="00C71256" w:rsidP="00C71256">
      <w:pPr>
        <w:pStyle w:val="Code"/>
      </w:pPr>
      <w:r w:rsidRPr="00EC76D5">
        <w:rPr>
          <w:i/>
        </w:rPr>
        <w:t>enum</w:t>
      </w:r>
      <w:r w:rsidRPr="00EC76D5">
        <w:t>_</w:t>
      </w:r>
      <w:r w:rsidRPr="00EC76D5">
        <w:rPr>
          <w:i/>
        </w:rPr>
        <w:t>specifier</w:t>
      </w:r>
      <w:r w:rsidRPr="00EC76D5">
        <w:t xml:space="preserve"> ::=</w:t>
      </w:r>
    </w:p>
    <w:p w14:paraId="434F96FE" w14:textId="5CBFD60B" w:rsidR="00C71256" w:rsidRPr="00EC76D5" w:rsidRDefault="00C71256" w:rsidP="00C71256">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002B2A8A" w:rsidRPr="00EC76D5">
        <w:rPr>
          <w:i/>
        </w:rPr>
        <w:t>enum</w:t>
      </w:r>
      <w:r w:rsidRPr="00EC76D5">
        <w:t>_</w:t>
      </w:r>
      <w:r w:rsidRPr="00EC76D5">
        <w:rPr>
          <w:i/>
        </w:rPr>
        <w:t>list</w:t>
      </w:r>
      <w:r w:rsidRPr="00EC76D5">
        <w:t xml:space="preserve"> </w:t>
      </w:r>
      <w:r w:rsidRPr="00EC76D5">
        <w:rPr>
          <w:b/>
        </w:rPr>
        <w:t>)</w:t>
      </w:r>
      <w:r w:rsidRPr="00EC76D5">
        <w:t xml:space="preserve"> </w:t>
      </w:r>
    </w:p>
    <w:p w14:paraId="5F606D95" w14:textId="77777777" w:rsidR="00C71256" w:rsidRPr="00EC76D5" w:rsidRDefault="00C71256" w:rsidP="00C71256">
      <w:pPr>
        <w:pStyle w:val="Code"/>
      </w:pPr>
      <w:r w:rsidRPr="00EC76D5">
        <w:t xml:space="preserve">  | </w:t>
      </w:r>
      <w:r w:rsidRPr="00EC76D5">
        <w:rPr>
          <w:b/>
        </w:rPr>
        <w:t>enum</w:t>
      </w:r>
      <w:r w:rsidRPr="00EC76D5">
        <w:t xml:space="preserve"> </w:t>
      </w:r>
      <w:r w:rsidRPr="00EC76D5">
        <w:rPr>
          <w:b/>
        </w:rPr>
        <w:t>identifier</w:t>
      </w:r>
    </w:p>
    <w:p w14:paraId="1158C8C5" w14:textId="77777777" w:rsidR="00C71256" w:rsidRPr="00EC76D5" w:rsidRDefault="00C71256" w:rsidP="00C71256">
      <w:pPr>
        <w:pStyle w:val="Code"/>
      </w:pPr>
    </w:p>
    <w:p w14:paraId="161AE6AA" w14:textId="343B68AA" w:rsidR="00C71256" w:rsidRPr="00EC76D5" w:rsidRDefault="002B2A8A" w:rsidP="00C71256">
      <w:pPr>
        <w:pStyle w:val="Code"/>
      </w:pPr>
      <w:r w:rsidRPr="00EC76D5">
        <w:rPr>
          <w:i/>
        </w:rPr>
        <w:t>enum</w:t>
      </w:r>
      <w:r w:rsidR="00C71256" w:rsidRPr="00EC76D5">
        <w:t>_</w:t>
      </w:r>
      <w:r w:rsidR="00C71256" w:rsidRPr="00EC76D5">
        <w:rPr>
          <w:i/>
        </w:rPr>
        <w:t>list</w:t>
      </w:r>
      <w:r w:rsidR="00C71256" w:rsidRPr="00EC76D5">
        <w:t xml:space="preserve"> ::=</w:t>
      </w:r>
    </w:p>
    <w:p w14:paraId="210FCAF9" w14:textId="1E13B6AA" w:rsidR="00C71256" w:rsidRPr="00EC76D5" w:rsidRDefault="00C71256" w:rsidP="00C71256">
      <w:pPr>
        <w:pStyle w:val="Code"/>
      </w:pPr>
      <w:r w:rsidRPr="00EC76D5">
        <w:t xml:space="preserve">    </w:t>
      </w:r>
      <w:r w:rsidR="002B2A8A" w:rsidRPr="00EC76D5">
        <w:rPr>
          <w:i/>
        </w:rPr>
        <w:t>enum</w:t>
      </w:r>
    </w:p>
    <w:p w14:paraId="75EA634F" w14:textId="5492C09A" w:rsidR="00C71256" w:rsidRPr="00EC76D5" w:rsidRDefault="00C71256" w:rsidP="00C71256">
      <w:pPr>
        <w:pStyle w:val="Code"/>
      </w:pPr>
      <w:r w:rsidRPr="00EC76D5">
        <w:t xml:space="preserve">  | </w:t>
      </w:r>
      <w:r w:rsidR="002B2A8A" w:rsidRPr="00EC76D5">
        <w:rPr>
          <w:i/>
        </w:rPr>
        <w:t>enum</w:t>
      </w:r>
      <w:r w:rsidRPr="00EC76D5">
        <w:t>_</w:t>
      </w:r>
      <w:r w:rsidRPr="00EC76D5">
        <w:rPr>
          <w:i/>
        </w:rPr>
        <w:t>list</w:t>
      </w:r>
      <w:r w:rsidRPr="00EC76D5">
        <w:t xml:space="preserve"> </w:t>
      </w:r>
      <w:r w:rsidRPr="00EC76D5">
        <w:rPr>
          <w:b/>
        </w:rPr>
        <w:t>,</w:t>
      </w:r>
      <w:r w:rsidRPr="00EC76D5">
        <w:t xml:space="preserve"> </w:t>
      </w:r>
      <w:r w:rsidR="002B2A8A" w:rsidRPr="00EC76D5">
        <w:rPr>
          <w:i/>
        </w:rPr>
        <w:t>enum</w:t>
      </w:r>
    </w:p>
    <w:p w14:paraId="3BF0B806" w14:textId="77777777" w:rsidR="00C71256" w:rsidRPr="00EC76D5" w:rsidRDefault="00C71256" w:rsidP="00C71256">
      <w:pPr>
        <w:pStyle w:val="Code"/>
      </w:pPr>
    </w:p>
    <w:p w14:paraId="1CD08E6E" w14:textId="4ACF1028" w:rsidR="00C71256" w:rsidRPr="00EC76D5" w:rsidRDefault="002B2A8A" w:rsidP="00C71256">
      <w:pPr>
        <w:pStyle w:val="Code"/>
      </w:pPr>
      <w:r w:rsidRPr="00EC76D5">
        <w:rPr>
          <w:i/>
        </w:rPr>
        <w:t>enum</w:t>
      </w:r>
      <w:r w:rsidR="00C71256" w:rsidRPr="00EC76D5">
        <w:t xml:space="preserve"> ::=</w:t>
      </w:r>
    </w:p>
    <w:p w14:paraId="07F4DA0C" w14:textId="77777777" w:rsidR="00C71256" w:rsidRPr="00EC76D5" w:rsidRDefault="00C71256" w:rsidP="00C71256">
      <w:pPr>
        <w:pStyle w:val="Code"/>
      </w:pPr>
      <w:r w:rsidRPr="00EC76D5">
        <w:t xml:space="preserve">    </w:t>
      </w:r>
      <w:r w:rsidRPr="00EC76D5">
        <w:rPr>
          <w:b/>
        </w:rPr>
        <w:t>identifier</w:t>
      </w:r>
      <w:r w:rsidRPr="00EC76D5">
        <w:t xml:space="preserve"> </w:t>
      </w:r>
    </w:p>
    <w:p w14:paraId="575DA7CB"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3EFB01BE" w14:textId="77777777" w:rsidR="00C71256" w:rsidRPr="00EC76D5" w:rsidRDefault="00C71256" w:rsidP="00C71256">
      <w:pPr>
        <w:pStyle w:val="Code"/>
      </w:pPr>
    </w:p>
    <w:p w14:paraId="3E7EBE8C" w14:textId="7514451F" w:rsidR="00C71256" w:rsidRPr="00EC76D5" w:rsidRDefault="00B473E1" w:rsidP="00C71256">
      <w:pPr>
        <w:pStyle w:val="Code"/>
      </w:pPr>
      <w:r>
        <w:rPr>
          <w:i/>
        </w:rPr>
        <w:t>declarator_list</w:t>
      </w:r>
      <w:r w:rsidR="00C71256" w:rsidRPr="00EC76D5">
        <w:t xml:space="preserve"> ::=</w:t>
      </w:r>
    </w:p>
    <w:p w14:paraId="1F60E99D" w14:textId="34126B97" w:rsidR="00C71256" w:rsidRPr="00EC76D5" w:rsidRDefault="00C71256" w:rsidP="00C71256">
      <w:pPr>
        <w:pStyle w:val="Code"/>
      </w:pPr>
      <w:r w:rsidRPr="00EC76D5">
        <w:t xml:space="preserve">    </w:t>
      </w:r>
      <w:r w:rsidR="00F4217C">
        <w:rPr>
          <w:i/>
        </w:rPr>
        <w:t>initialization</w:t>
      </w:r>
      <w:r w:rsidR="007946C9">
        <w:rPr>
          <w:i/>
        </w:rPr>
        <w:t>_bitfield_</w:t>
      </w:r>
      <w:r w:rsidR="00AB7DF5">
        <w:rPr>
          <w:i/>
        </w:rPr>
        <w:t>pointer_declarator</w:t>
      </w:r>
      <w:r w:rsidRPr="00EC76D5">
        <w:t xml:space="preserve"> </w:t>
      </w:r>
    </w:p>
    <w:p w14:paraId="63EEDCF6" w14:textId="0B9BD357" w:rsidR="00C71256" w:rsidRPr="00EC76D5" w:rsidRDefault="00C71256" w:rsidP="00C71256">
      <w:pPr>
        <w:pStyle w:val="Code"/>
      </w:pPr>
      <w:r w:rsidRPr="00EC76D5">
        <w:lastRenderedPageBreak/>
        <w:t xml:space="preserve">  | </w:t>
      </w:r>
      <w:r w:rsidR="00B473E1">
        <w:rPr>
          <w:i/>
        </w:rPr>
        <w:t>declarator_list</w:t>
      </w:r>
      <w:r w:rsidRPr="00EC76D5">
        <w:t xml:space="preserve"> </w:t>
      </w:r>
      <w:r w:rsidRPr="00EC76D5">
        <w:rPr>
          <w:b/>
        </w:rPr>
        <w:t>,</w:t>
      </w:r>
      <w:r w:rsidRPr="00EC76D5">
        <w:t xml:space="preserve"> </w:t>
      </w:r>
      <w:r w:rsidR="00F4217C">
        <w:rPr>
          <w:i/>
        </w:rPr>
        <w:t>initialization</w:t>
      </w:r>
      <w:r w:rsidR="007946C9">
        <w:rPr>
          <w:i/>
        </w:rPr>
        <w:t>_bitfield_</w:t>
      </w:r>
      <w:r w:rsidR="00AB7DF5">
        <w:rPr>
          <w:i/>
        </w:rPr>
        <w:t>pointer_declarator</w:t>
      </w:r>
    </w:p>
    <w:p w14:paraId="5D9FBAA8" w14:textId="77777777" w:rsidR="00C71256" w:rsidRPr="00EC76D5" w:rsidRDefault="00C71256" w:rsidP="00C71256">
      <w:pPr>
        <w:pStyle w:val="Code"/>
      </w:pPr>
    </w:p>
    <w:p w14:paraId="53C8B172" w14:textId="5A860C13" w:rsidR="00C71256" w:rsidRPr="00EC76D5" w:rsidRDefault="00F4217C" w:rsidP="00C71256">
      <w:pPr>
        <w:pStyle w:val="Code"/>
      </w:pPr>
      <w:r>
        <w:rPr>
          <w:i/>
        </w:rPr>
        <w:t>initialization</w:t>
      </w:r>
      <w:r w:rsidR="007946C9">
        <w:rPr>
          <w:i/>
        </w:rPr>
        <w:t>_bitfield_</w:t>
      </w:r>
      <w:r w:rsidR="00AB7DF5">
        <w:rPr>
          <w:i/>
        </w:rPr>
        <w:t>pointer_declarator</w:t>
      </w:r>
      <w:r w:rsidR="00C71256" w:rsidRPr="00EC76D5">
        <w:t xml:space="preserve"> ::=</w:t>
      </w:r>
    </w:p>
    <w:p w14:paraId="554C4A44" w14:textId="31F60C25" w:rsidR="00C71256" w:rsidRPr="00EC76D5" w:rsidRDefault="00C71256" w:rsidP="00C71256">
      <w:pPr>
        <w:pStyle w:val="Code"/>
      </w:pPr>
      <w:r w:rsidRPr="00EC76D5">
        <w:t xml:space="preserve">    </w:t>
      </w:r>
      <w:r w:rsidR="00AB7DF5">
        <w:rPr>
          <w:i/>
        </w:rPr>
        <w:t>pointer_declarator</w:t>
      </w:r>
      <w:r w:rsidRPr="00EC76D5">
        <w:t xml:space="preserve"> </w:t>
      </w:r>
    </w:p>
    <w:p w14:paraId="6AC9E319" w14:textId="26E204FF"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002F35C1">
        <w:rPr>
          <w:i/>
        </w:rPr>
        <w:t>initializer</w:t>
      </w:r>
      <w:r w:rsidRPr="00EC76D5">
        <w:t xml:space="preserve"> </w:t>
      </w:r>
    </w:p>
    <w:p w14:paraId="5E1A3276" w14:textId="0CCC6DC5"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2E0EC6CA"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07ECF8C5" w14:textId="77777777" w:rsidR="00C71256" w:rsidRPr="00EC76D5" w:rsidRDefault="00C71256" w:rsidP="00C71256">
      <w:pPr>
        <w:pStyle w:val="Code"/>
      </w:pPr>
    </w:p>
    <w:p w14:paraId="291058B0" w14:textId="0CB2C0B1" w:rsidR="00C71256" w:rsidRPr="00EC76D5" w:rsidRDefault="00AB7DF5" w:rsidP="00C71256">
      <w:pPr>
        <w:pStyle w:val="Code"/>
      </w:pPr>
      <w:r>
        <w:rPr>
          <w:i/>
        </w:rPr>
        <w:t>pointer_declarator</w:t>
      </w:r>
      <w:r w:rsidR="00C71256" w:rsidRPr="00EC76D5">
        <w:t xml:space="preserve"> ::=</w:t>
      </w:r>
    </w:p>
    <w:p w14:paraId="73271779" w14:textId="7E65D184" w:rsidR="00C71256" w:rsidRPr="00EC76D5" w:rsidRDefault="00C71256" w:rsidP="00C71256">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AB7DF5">
        <w:rPr>
          <w:i/>
        </w:rPr>
        <w:t>pointer_declarator</w:t>
      </w:r>
    </w:p>
    <w:p w14:paraId="3DBC7E5C" w14:textId="77777777" w:rsidR="00C71256" w:rsidRPr="00EC76D5" w:rsidRDefault="00C71256" w:rsidP="00C71256">
      <w:pPr>
        <w:pStyle w:val="Code"/>
      </w:pPr>
    </w:p>
    <w:p w14:paraId="03485D93" w14:textId="2D34227B" w:rsidR="00C71256" w:rsidRPr="00EC76D5" w:rsidRDefault="00C71256" w:rsidP="00C71256">
      <w:pPr>
        <w:pStyle w:val="Code"/>
      </w:pPr>
      <w:r w:rsidRPr="00EC76D5">
        <w:rPr>
          <w:i/>
        </w:rPr>
        <w:t>direct</w:t>
      </w:r>
      <w:r w:rsidRPr="00EC76D5">
        <w:t>_</w:t>
      </w:r>
      <w:r w:rsidR="00AB7DF5">
        <w:rPr>
          <w:i/>
        </w:rPr>
        <w:t>pointer_declarator</w:t>
      </w:r>
      <w:r w:rsidRPr="00EC76D5">
        <w:t xml:space="preserve"> ::=</w:t>
      </w:r>
    </w:p>
    <w:p w14:paraId="0A3A9531" w14:textId="77777777" w:rsidR="00C71256" w:rsidRPr="00EC76D5" w:rsidRDefault="00C71256" w:rsidP="00C71256">
      <w:pPr>
        <w:pStyle w:val="Code"/>
      </w:pPr>
      <w:r w:rsidRPr="00EC76D5">
        <w:t xml:space="preserve">    </w:t>
      </w:r>
      <w:r w:rsidRPr="00EC76D5">
        <w:rPr>
          <w:b/>
        </w:rPr>
        <w:t>identifier</w:t>
      </w:r>
      <w:r w:rsidRPr="00EC76D5">
        <w:t xml:space="preserve"> </w:t>
      </w:r>
    </w:p>
    <w:p w14:paraId="047A228B" w14:textId="7333E07A" w:rsidR="00C71256" w:rsidRPr="00EC76D5" w:rsidRDefault="00C71256" w:rsidP="00C71256">
      <w:pPr>
        <w:pStyle w:val="Code"/>
      </w:pPr>
      <w:r w:rsidRPr="00EC76D5">
        <w:t xml:space="preserve">  | </w:t>
      </w:r>
      <w:r w:rsidRPr="00EC76D5">
        <w:rPr>
          <w:b/>
        </w:rPr>
        <w:t>(</w:t>
      </w:r>
      <w:r w:rsidRPr="00EC76D5">
        <w:t xml:space="preserve"> </w:t>
      </w:r>
      <w:r w:rsidR="00AB7DF5">
        <w:rPr>
          <w:i/>
        </w:rPr>
        <w:t>pointer_declarator</w:t>
      </w:r>
      <w:r w:rsidRPr="00EC76D5">
        <w:t xml:space="preserve"> </w:t>
      </w:r>
      <w:r w:rsidRPr="00EC76D5">
        <w:rPr>
          <w:b/>
        </w:rPr>
        <w:t>)</w:t>
      </w:r>
      <w:r w:rsidRPr="00EC76D5">
        <w:t xml:space="preserve"> </w:t>
      </w:r>
    </w:p>
    <w:p w14:paraId="5C8BD945" w14:textId="7AD5C803"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C1B1225" w14:textId="6AF9904D"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359405D6" w14:textId="41DBE334"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0AB0A7E8" w14:textId="77777777" w:rsidR="00C71256" w:rsidRPr="00EC76D5" w:rsidRDefault="00C71256" w:rsidP="00C71256">
      <w:pPr>
        <w:pStyle w:val="Code"/>
      </w:pPr>
    </w:p>
    <w:p w14:paraId="3626157F" w14:textId="77777777" w:rsidR="00C71256" w:rsidRPr="00EC76D5" w:rsidRDefault="00C71256" w:rsidP="00C71256">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6E137509" w14:textId="77777777" w:rsidR="00C71256" w:rsidRPr="00EC76D5" w:rsidRDefault="00C71256" w:rsidP="00C71256">
      <w:pPr>
        <w:pStyle w:val="Code"/>
      </w:pPr>
      <w:r w:rsidRPr="00EC76D5">
        <w:t xml:space="preserve">    /* </w:t>
      </w:r>
      <w:r w:rsidRPr="00EC76D5">
        <w:rPr>
          <w:i/>
        </w:rPr>
        <w:t>empty</w:t>
      </w:r>
      <w:r w:rsidRPr="00EC76D5">
        <w:t xml:space="preserve"> */</w:t>
      </w:r>
    </w:p>
    <w:p w14:paraId="7B7DDA8B"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p>
    <w:p w14:paraId="26360580" w14:textId="77777777" w:rsidR="00C71256" w:rsidRPr="00EC76D5" w:rsidRDefault="00C71256" w:rsidP="00C71256">
      <w:pPr>
        <w:pStyle w:val="Code"/>
      </w:pPr>
    </w:p>
    <w:p w14:paraId="017DD4D9" w14:textId="77777777" w:rsidR="00C71256" w:rsidRPr="00EC76D5" w:rsidRDefault="00C71256" w:rsidP="00C71256">
      <w:pPr>
        <w:pStyle w:val="Code"/>
      </w:pPr>
      <w:r w:rsidRPr="00EC76D5">
        <w:rPr>
          <w:i/>
        </w:rPr>
        <w:t>pointer</w:t>
      </w:r>
      <w:r w:rsidRPr="00EC76D5">
        <w:t>_</w:t>
      </w:r>
      <w:r w:rsidRPr="00EC76D5">
        <w:rPr>
          <w:i/>
        </w:rPr>
        <w:t>list</w:t>
      </w:r>
      <w:r w:rsidRPr="00EC76D5">
        <w:t xml:space="preserve"> ::=</w:t>
      </w:r>
    </w:p>
    <w:p w14:paraId="535B3809" w14:textId="77777777" w:rsidR="00C71256" w:rsidRPr="00EC76D5" w:rsidRDefault="00C71256" w:rsidP="00C71256">
      <w:pPr>
        <w:pStyle w:val="Code"/>
      </w:pPr>
      <w:r w:rsidRPr="00EC76D5">
        <w:t xml:space="preserve">    </w:t>
      </w:r>
      <w:r w:rsidRPr="00EC76D5">
        <w:rPr>
          <w:i/>
        </w:rPr>
        <w:t>pointer</w:t>
      </w:r>
      <w:r w:rsidRPr="00EC76D5">
        <w:t xml:space="preserve"> </w:t>
      </w:r>
    </w:p>
    <w:p w14:paraId="6D819BBE"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2040B19A" w14:textId="77777777" w:rsidR="00C71256" w:rsidRPr="00EC76D5" w:rsidRDefault="00C71256" w:rsidP="00C71256">
      <w:pPr>
        <w:pStyle w:val="Code"/>
      </w:pPr>
    </w:p>
    <w:p w14:paraId="6CEA11DF" w14:textId="77777777" w:rsidR="00C71256" w:rsidRPr="00EC76D5" w:rsidRDefault="00C71256" w:rsidP="00C71256">
      <w:pPr>
        <w:pStyle w:val="Code"/>
      </w:pPr>
      <w:r w:rsidRPr="00EC76D5">
        <w:rPr>
          <w:i/>
        </w:rPr>
        <w:t>pointer</w:t>
      </w:r>
      <w:r w:rsidRPr="00EC76D5">
        <w:t xml:space="preserve"> ::=</w:t>
      </w:r>
    </w:p>
    <w:p w14:paraId="6ABC894D" w14:textId="77777777" w:rsidR="00C71256" w:rsidRPr="00EC76D5" w:rsidRDefault="00C71256" w:rsidP="00C71256">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5DEC4163" w14:textId="77777777" w:rsidR="00C71256" w:rsidRPr="00EC76D5" w:rsidRDefault="00C71256" w:rsidP="00C71256">
      <w:pPr>
        <w:pStyle w:val="Code"/>
      </w:pPr>
    </w:p>
    <w:p w14:paraId="4B955AD1" w14:textId="77777777" w:rsidR="00C71256" w:rsidRPr="00EC76D5" w:rsidRDefault="00C71256" w:rsidP="00C71256">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3BC9D453" w14:textId="77777777" w:rsidR="00C71256" w:rsidRPr="00EC76D5" w:rsidRDefault="00C71256" w:rsidP="00C71256">
      <w:pPr>
        <w:pStyle w:val="Code"/>
      </w:pPr>
      <w:r w:rsidRPr="00EC76D5">
        <w:t xml:space="preserve">    </w:t>
      </w:r>
      <w:r w:rsidRPr="00EC76D5">
        <w:rPr>
          <w:i/>
        </w:rPr>
        <w:t>parameter</w:t>
      </w:r>
      <w:r w:rsidRPr="00EC76D5">
        <w:t>_</w:t>
      </w:r>
      <w:r w:rsidRPr="00EC76D5">
        <w:rPr>
          <w:i/>
        </w:rPr>
        <w:t>list</w:t>
      </w:r>
      <w:r w:rsidRPr="00EC76D5">
        <w:t xml:space="preserve"> </w:t>
      </w:r>
    </w:p>
    <w:p w14:paraId="48E34A2B"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52A1418A" w14:textId="77777777" w:rsidR="00C71256" w:rsidRPr="00EC76D5" w:rsidRDefault="00C71256" w:rsidP="00C71256">
      <w:pPr>
        <w:pStyle w:val="Code"/>
      </w:pPr>
    </w:p>
    <w:p w14:paraId="0F5C36E2" w14:textId="77777777" w:rsidR="00C71256" w:rsidRPr="00EC76D5" w:rsidRDefault="00C71256" w:rsidP="00C71256">
      <w:pPr>
        <w:pStyle w:val="Code"/>
      </w:pPr>
      <w:r w:rsidRPr="00EC76D5">
        <w:rPr>
          <w:i/>
        </w:rPr>
        <w:t>parameter</w:t>
      </w:r>
      <w:r w:rsidRPr="00EC76D5">
        <w:t>_</w:t>
      </w:r>
      <w:r w:rsidRPr="00EC76D5">
        <w:rPr>
          <w:i/>
        </w:rPr>
        <w:t>list</w:t>
      </w:r>
      <w:r w:rsidRPr="00EC76D5">
        <w:t xml:space="preserve"> ::=</w:t>
      </w:r>
    </w:p>
    <w:p w14:paraId="5FB23738" w14:textId="77777777" w:rsidR="00C71256" w:rsidRPr="00EC76D5" w:rsidRDefault="00C71256" w:rsidP="00C71256">
      <w:pPr>
        <w:pStyle w:val="Code"/>
      </w:pPr>
      <w:r w:rsidRPr="00EC76D5">
        <w:t xml:space="preserve">    </w:t>
      </w:r>
      <w:r w:rsidRPr="00EC76D5">
        <w:rPr>
          <w:i/>
        </w:rPr>
        <w:t>parameter</w:t>
      </w:r>
      <w:r w:rsidRPr="00EC76D5">
        <w:t>_</w:t>
      </w:r>
      <w:r w:rsidRPr="00EC76D5">
        <w:rPr>
          <w:i/>
        </w:rPr>
        <w:t>declaration</w:t>
      </w:r>
      <w:r w:rsidRPr="00EC76D5">
        <w:t xml:space="preserve"> </w:t>
      </w:r>
    </w:p>
    <w:p w14:paraId="52FD453F"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59565CEC" w14:textId="77777777" w:rsidR="00C71256" w:rsidRPr="00EC76D5" w:rsidRDefault="00C71256" w:rsidP="00C71256">
      <w:pPr>
        <w:pStyle w:val="Code"/>
      </w:pPr>
    </w:p>
    <w:p w14:paraId="6137BE2C" w14:textId="77777777" w:rsidR="00C71256" w:rsidRPr="00EC76D5" w:rsidRDefault="00C71256" w:rsidP="00C71256">
      <w:pPr>
        <w:pStyle w:val="Code"/>
      </w:pPr>
      <w:r w:rsidRPr="00EC76D5">
        <w:rPr>
          <w:i/>
        </w:rPr>
        <w:t>parameter</w:t>
      </w:r>
      <w:r w:rsidRPr="00EC76D5">
        <w:t>_</w:t>
      </w:r>
      <w:r w:rsidRPr="00EC76D5">
        <w:rPr>
          <w:i/>
        </w:rPr>
        <w:t>declaration</w:t>
      </w:r>
      <w:r w:rsidRPr="00EC76D5">
        <w:t xml:space="preserve"> ::=</w:t>
      </w:r>
    </w:p>
    <w:p w14:paraId="3287822A"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1399597B" w14:textId="6956F376"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p>
    <w:p w14:paraId="7D0A7D73" w14:textId="3650E86B"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167BA6B5" w14:textId="77777777" w:rsidR="00C71256" w:rsidRPr="00EC76D5" w:rsidRDefault="00C71256" w:rsidP="00C71256">
      <w:pPr>
        <w:pStyle w:val="Code"/>
      </w:pPr>
    </w:p>
    <w:p w14:paraId="20B72008" w14:textId="77777777" w:rsidR="00C71256" w:rsidRPr="00EC76D5" w:rsidRDefault="00C71256" w:rsidP="00C71256">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2C54A82D" w14:textId="77777777" w:rsidR="00C71256" w:rsidRPr="00EC76D5" w:rsidRDefault="00C71256" w:rsidP="00C71256">
      <w:pPr>
        <w:pStyle w:val="Code"/>
      </w:pPr>
      <w:r w:rsidRPr="00EC76D5">
        <w:t xml:space="preserve">    /* </w:t>
      </w:r>
      <w:r w:rsidRPr="00EC76D5">
        <w:rPr>
          <w:i/>
        </w:rPr>
        <w:t>empty</w:t>
      </w:r>
      <w:r w:rsidRPr="00EC76D5">
        <w:t xml:space="preserve"> */  </w:t>
      </w:r>
    </w:p>
    <w:p w14:paraId="46C494F3"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p>
    <w:p w14:paraId="7E92F681" w14:textId="77777777" w:rsidR="00C71256" w:rsidRPr="00EC76D5" w:rsidRDefault="00C71256" w:rsidP="00C71256">
      <w:pPr>
        <w:pStyle w:val="Code"/>
      </w:pPr>
    </w:p>
    <w:p w14:paraId="6707B6F6" w14:textId="77777777" w:rsidR="00C71256" w:rsidRPr="00EC76D5" w:rsidRDefault="00C71256" w:rsidP="00C71256">
      <w:pPr>
        <w:pStyle w:val="Code"/>
      </w:pPr>
      <w:r w:rsidRPr="00EC76D5">
        <w:rPr>
          <w:i/>
        </w:rPr>
        <w:t>identifier</w:t>
      </w:r>
      <w:r w:rsidRPr="00EC76D5">
        <w:t>_</w:t>
      </w:r>
      <w:r w:rsidRPr="00EC76D5">
        <w:rPr>
          <w:i/>
        </w:rPr>
        <w:t>list</w:t>
      </w:r>
      <w:r w:rsidRPr="00EC76D5">
        <w:t xml:space="preserve"> ::=</w:t>
      </w:r>
    </w:p>
    <w:p w14:paraId="2E02DE33" w14:textId="77777777" w:rsidR="00C71256" w:rsidRPr="00EC76D5" w:rsidRDefault="00C71256" w:rsidP="00C71256">
      <w:pPr>
        <w:pStyle w:val="Code"/>
      </w:pPr>
      <w:r w:rsidRPr="00EC76D5">
        <w:t xml:space="preserve">    </w:t>
      </w:r>
      <w:r w:rsidRPr="00EC76D5">
        <w:rPr>
          <w:b/>
        </w:rPr>
        <w:t>identifier</w:t>
      </w:r>
      <w:r w:rsidRPr="00EC76D5">
        <w:t xml:space="preserve"> </w:t>
      </w:r>
    </w:p>
    <w:p w14:paraId="3F131468"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A02B75E" w14:textId="77777777" w:rsidR="00C71256" w:rsidRPr="00EC76D5" w:rsidRDefault="00C71256" w:rsidP="00C71256">
      <w:pPr>
        <w:pStyle w:val="Code"/>
      </w:pPr>
    </w:p>
    <w:p w14:paraId="354165F8" w14:textId="6E8F6F5B" w:rsidR="00C71256" w:rsidRPr="00EC76D5" w:rsidRDefault="002F35C1" w:rsidP="00C71256">
      <w:pPr>
        <w:pStyle w:val="Code"/>
      </w:pPr>
      <w:r>
        <w:rPr>
          <w:i/>
        </w:rPr>
        <w:t>initializer</w:t>
      </w:r>
      <w:r w:rsidR="00C71256" w:rsidRPr="00EC76D5">
        <w:t>_</w:t>
      </w:r>
      <w:r w:rsidR="00C71256" w:rsidRPr="00EC76D5">
        <w:rPr>
          <w:i/>
        </w:rPr>
        <w:t>list</w:t>
      </w:r>
      <w:r w:rsidR="00C71256" w:rsidRPr="00EC76D5">
        <w:t xml:space="preserve"> ::=</w:t>
      </w:r>
    </w:p>
    <w:p w14:paraId="28F1A640" w14:textId="6AD24DBE" w:rsidR="00C71256" w:rsidRPr="00EC76D5" w:rsidRDefault="00C71256" w:rsidP="00C71256">
      <w:pPr>
        <w:pStyle w:val="Code"/>
      </w:pPr>
      <w:r w:rsidRPr="00EC76D5">
        <w:t xml:space="preserve">    </w:t>
      </w:r>
      <w:r w:rsidR="002F35C1">
        <w:rPr>
          <w:i/>
        </w:rPr>
        <w:t>initializer</w:t>
      </w:r>
      <w:r w:rsidRPr="00EC76D5">
        <w:t xml:space="preserve"> </w:t>
      </w:r>
    </w:p>
    <w:p w14:paraId="59839FD8" w14:textId="671C1667" w:rsidR="00C71256" w:rsidRPr="00EC76D5" w:rsidRDefault="00C71256" w:rsidP="00C71256">
      <w:pPr>
        <w:pStyle w:val="Code"/>
      </w:pPr>
      <w:r w:rsidRPr="00EC76D5">
        <w:t xml:space="preserve">  | </w:t>
      </w:r>
      <w:r w:rsidR="002F35C1">
        <w:rPr>
          <w:i/>
        </w:rPr>
        <w:t>initializer</w:t>
      </w:r>
      <w:r w:rsidRPr="00EC76D5">
        <w:t>_</w:t>
      </w:r>
      <w:r w:rsidRPr="00EC76D5">
        <w:rPr>
          <w:i/>
        </w:rPr>
        <w:t>list</w:t>
      </w:r>
      <w:r w:rsidRPr="00EC76D5">
        <w:t xml:space="preserve"> </w:t>
      </w:r>
      <w:r w:rsidRPr="00EC76D5">
        <w:rPr>
          <w:b/>
        </w:rPr>
        <w:t>,</w:t>
      </w:r>
      <w:r w:rsidRPr="00EC76D5">
        <w:t xml:space="preserve"> </w:t>
      </w:r>
      <w:r w:rsidR="002F35C1">
        <w:rPr>
          <w:i/>
        </w:rPr>
        <w:t>initializer</w:t>
      </w:r>
    </w:p>
    <w:p w14:paraId="2997FCF5" w14:textId="77777777" w:rsidR="00C71256" w:rsidRPr="00EC76D5" w:rsidRDefault="00C71256" w:rsidP="00C71256">
      <w:pPr>
        <w:pStyle w:val="Code"/>
      </w:pPr>
    </w:p>
    <w:p w14:paraId="46D01487" w14:textId="43E5DBF2" w:rsidR="00C71256" w:rsidRPr="00EC76D5" w:rsidRDefault="002F35C1" w:rsidP="00C71256">
      <w:pPr>
        <w:pStyle w:val="Code"/>
      </w:pPr>
      <w:r>
        <w:rPr>
          <w:i/>
        </w:rPr>
        <w:t>initializer</w:t>
      </w:r>
      <w:r w:rsidR="00C71256" w:rsidRPr="00EC76D5">
        <w:t xml:space="preserve"> ::=</w:t>
      </w:r>
    </w:p>
    <w:p w14:paraId="37B04A7F"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0126C09C" w14:textId="2F7CA282" w:rsidR="00C71256" w:rsidRPr="00EC76D5" w:rsidRDefault="00C71256" w:rsidP="00C71256">
      <w:pPr>
        <w:pStyle w:val="Code"/>
      </w:pPr>
      <w:r w:rsidRPr="00EC76D5">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p>
    <w:p w14:paraId="46B7C550" w14:textId="6AE1C7DE" w:rsidR="00C71256" w:rsidRPr="00EC76D5" w:rsidRDefault="00C71256" w:rsidP="00C71256">
      <w:pPr>
        <w:pStyle w:val="Code"/>
      </w:pPr>
      <w:r w:rsidRPr="00EC76D5">
        <w:lastRenderedPageBreak/>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13196116" w14:textId="77777777" w:rsidR="00C71256" w:rsidRPr="00EC76D5" w:rsidRDefault="00C71256" w:rsidP="00C71256">
      <w:pPr>
        <w:pStyle w:val="Code"/>
      </w:pPr>
    </w:p>
    <w:p w14:paraId="4FAE51D2" w14:textId="77777777" w:rsidR="00C71256" w:rsidRPr="00EC76D5" w:rsidRDefault="00C71256" w:rsidP="00C71256">
      <w:pPr>
        <w:pStyle w:val="Code"/>
      </w:pPr>
      <w:r w:rsidRPr="00EC76D5">
        <w:rPr>
          <w:i/>
        </w:rPr>
        <w:t>type</w:t>
      </w:r>
      <w:r w:rsidRPr="00EC76D5">
        <w:t>_</w:t>
      </w:r>
      <w:r w:rsidRPr="00EC76D5">
        <w:rPr>
          <w:i/>
        </w:rPr>
        <w:t>name</w:t>
      </w:r>
      <w:r w:rsidRPr="00EC76D5">
        <w:t xml:space="preserve"> ::=</w:t>
      </w:r>
    </w:p>
    <w:p w14:paraId="6D85D468"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23281EF" w14:textId="37D51038"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26AF73E2" w14:textId="77777777" w:rsidR="00C71256" w:rsidRPr="00EC76D5" w:rsidRDefault="00C71256" w:rsidP="00C71256">
      <w:pPr>
        <w:pStyle w:val="Code"/>
      </w:pPr>
    </w:p>
    <w:p w14:paraId="33FD7893" w14:textId="2C527029" w:rsidR="00C71256" w:rsidRPr="00EC76D5" w:rsidRDefault="00C71256" w:rsidP="00C71256">
      <w:pPr>
        <w:pStyle w:val="Code"/>
      </w:pPr>
      <w:r w:rsidRPr="00EC76D5">
        <w:rPr>
          <w:i/>
        </w:rPr>
        <w:t>abstract</w:t>
      </w:r>
      <w:r w:rsidRPr="00EC76D5">
        <w:t>_</w:t>
      </w:r>
      <w:r w:rsidR="00AB7DF5">
        <w:rPr>
          <w:i/>
        </w:rPr>
        <w:t>pointer_declarator</w:t>
      </w:r>
      <w:r w:rsidRPr="00EC76D5">
        <w:t xml:space="preserve"> ::=</w:t>
      </w:r>
    </w:p>
    <w:p w14:paraId="1E076038" w14:textId="77777777" w:rsidR="00C71256" w:rsidRPr="00EC76D5" w:rsidRDefault="00C71256" w:rsidP="00C71256">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1C02FC65" w14:textId="7B417E92" w:rsidR="00C71256" w:rsidRPr="00EC76D5" w:rsidRDefault="00C71256" w:rsidP="00C71256">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AB7DF5">
        <w:rPr>
          <w:i/>
        </w:rPr>
        <w:t>pointer_declarator</w:t>
      </w:r>
      <w:r w:rsidRPr="00EC76D5">
        <w:rPr>
          <w:b/>
        </w:rPr>
        <w:t xml:space="preserve">     </w:t>
      </w:r>
      <w:r w:rsidRPr="00EC76D5">
        <w:t xml:space="preserve"> </w:t>
      </w:r>
    </w:p>
    <w:p w14:paraId="39995D13" w14:textId="77777777" w:rsidR="00C71256" w:rsidRPr="00EC76D5" w:rsidRDefault="00C71256" w:rsidP="00C71256">
      <w:pPr>
        <w:pStyle w:val="Code"/>
      </w:pPr>
    </w:p>
    <w:p w14:paraId="4B946616" w14:textId="456ED4B8" w:rsidR="00C71256" w:rsidRPr="00EC76D5" w:rsidRDefault="00C71256" w:rsidP="00C71256">
      <w:pPr>
        <w:pStyle w:val="Code"/>
      </w:pPr>
      <w:r w:rsidRPr="00EC76D5">
        <w:rPr>
          <w:i/>
        </w:rPr>
        <w:t>direct</w:t>
      </w:r>
      <w:r w:rsidRPr="00EC76D5">
        <w:t>_</w:t>
      </w:r>
      <w:r w:rsidRPr="00EC76D5">
        <w:rPr>
          <w:i/>
        </w:rPr>
        <w:t>abstract</w:t>
      </w:r>
      <w:r w:rsidRPr="00EC76D5">
        <w:t>_</w:t>
      </w:r>
      <w:r w:rsidR="00AB7DF5">
        <w:rPr>
          <w:i/>
        </w:rPr>
        <w:t>pointer_declarator</w:t>
      </w:r>
      <w:r w:rsidRPr="00EC76D5">
        <w:t xml:space="preserve"> ::=</w:t>
      </w:r>
    </w:p>
    <w:p w14:paraId="171D3F13" w14:textId="7D5DC49C" w:rsidR="00C71256" w:rsidRPr="00EC76D5" w:rsidRDefault="00C71256" w:rsidP="00C71256">
      <w:pPr>
        <w:pStyle w:val="Code"/>
      </w:pPr>
      <w:r w:rsidRPr="00EC76D5">
        <w:t xml:space="preserve">    </w:t>
      </w:r>
      <w:r w:rsidRPr="00EC76D5">
        <w:rPr>
          <w:b/>
        </w:rPr>
        <w:t>(</w:t>
      </w:r>
      <w:r w:rsidRPr="00EC76D5">
        <w:t xml:space="preserve"> </w:t>
      </w:r>
      <w:r w:rsidRPr="00EC76D5">
        <w:rPr>
          <w:i/>
        </w:rPr>
        <w:t>abstract</w:t>
      </w:r>
      <w:r w:rsidRPr="00EC76D5">
        <w:t>_</w:t>
      </w:r>
      <w:r w:rsidR="00AB7DF5">
        <w:rPr>
          <w:i/>
        </w:rPr>
        <w:t>pointer_declarator</w:t>
      </w:r>
      <w:r w:rsidRPr="00EC76D5">
        <w:t xml:space="preserve"> </w:t>
      </w:r>
      <w:r w:rsidRPr="00EC76D5">
        <w:rPr>
          <w:b/>
        </w:rPr>
        <w:t>)</w:t>
      </w:r>
      <w:r w:rsidRPr="00EC76D5">
        <w:t xml:space="preserve"> </w:t>
      </w:r>
    </w:p>
    <w:p w14:paraId="580970A7"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D338BB5" w14:textId="430EFA81"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D83A52D"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7E648417" w14:textId="758587A4"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12C50E7" w14:textId="77777777" w:rsidR="00C71256" w:rsidRPr="00EC76D5" w:rsidRDefault="00C71256" w:rsidP="00C71256">
      <w:pPr>
        <w:pStyle w:val="Code"/>
      </w:pPr>
    </w:p>
    <w:p w14:paraId="4C289325" w14:textId="77777777" w:rsidR="00C71256" w:rsidRPr="00EC76D5" w:rsidRDefault="00C71256" w:rsidP="00C71256">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4BA1DB91" w14:textId="77777777" w:rsidR="00C71256" w:rsidRPr="00EC76D5" w:rsidRDefault="00C71256" w:rsidP="00C71256">
      <w:pPr>
        <w:pStyle w:val="Code"/>
      </w:pPr>
      <w:r w:rsidRPr="00EC76D5">
        <w:t xml:space="preserve">    /* </w:t>
      </w:r>
      <w:r w:rsidRPr="00EC76D5">
        <w:rPr>
          <w:i/>
        </w:rPr>
        <w:t>empty</w:t>
      </w:r>
      <w:r w:rsidRPr="00EC76D5">
        <w:t xml:space="preserve"> */</w:t>
      </w:r>
    </w:p>
    <w:p w14:paraId="1B711D73"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p>
    <w:p w14:paraId="5D837B19" w14:textId="77777777" w:rsidR="00C71256" w:rsidRPr="00EC76D5" w:rsidRDefault="00C71256" w:rsidP="00C71256">
      <w:pPr>
        <w:pStyle w:val="Code"/>
      </w:pPr>
    </w:p>
    <w:p w14:paraId="18166260" w14:textId="77777777" w:rsidR="00C71256" w:rsidRPr="00EC76D5" w:rsidRDefault="00C71256" w:rsidP="00C71256">
      <w:pPr>
        <w:pStyle w:val="Code"/>
      </w:pPr>
      <w:r w:rsidRPr="00EC76D5">
        <w:rPr>
          <w:i/>
        </w:rPr>
        <w:t>statement</w:t>
      </w:r>
      <w:r w:rsidRPr="00EC76D5">
        <w:t>_</w:t>
      </w:r>
      <w:r w:rsidRPr="00EC76D5">
        <w:rPr>
          <w:i/>
        </w:rPr>
        <w:t>list</w:t>
      </w:r>
      <w:r w:rsidRPr="00EC76D5">
        <w:t xml:space="preserve"> ::=</w:t>
      </w:r>
    </w:p>
    <w:p w14:paraId="2DC8ACC1" w14:textId="77777777" w:rsidR="00C71256" w:rsidRPr="00EC76D5" w:rsidRDefault="00C71256" w:rsidP="00C71256">
      <w:pPr>
        <w:pStyle w:val="Code"/>
      </w:pPr>
      <w:r w:rsidRPr="00EC76D5">
        <w:t xml:space="preserve">    </w:t>
      </w:r>
      <w:r w:rsidRPr="00EC76D5">
        <w:rPr>
          <w:i/>
        </w:rPr>
        <w:t>statement</w:t>
      </w:r>
    </w:p>
    <w:p w14:paraId="06984494"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1A8B9ACA" w14:textId="77777777" w:rsidR="00C71256" w:rsidRPr="00EC76D5" w:rsidRDefault="00C71256" w:rsidP="00C71256">
      <w:pPr>
        <w:pStyle w:val="Code"/>
      </w:pPr>
    </w:p>
    <w:p w14:paraId="78BDF39F" w14:textId="77777777" w:rsidR="00C71256" w:rsidRPr="00EC76D5" w:rsidRDefault="00C71256" w:rsidP="00C71256">
      <w:pPr>
        <w:pStyle w:val="Code"/>
      </w:pPr>
      <w:r w:rsidRPr="00EC76D5">
        <w:rPr>
          <w:i/>
        </w:rPr>
        <w:t>statement</w:t>
      </w:r>
      <w:r w:rsidRPr="00EC76D5">
        <w:t xml:space="preserve"> ::=</w:t>
      </w:r>
    </w:p>
    <w:p w14:paraId="2A381C77" w14:textId="77777777" w:rsidR="00C71256" w:rsidRPr="00EC76D5" w:rsidRDefault="00C71256" w:rsidP="00C71256">
      <w:pPr>
        <w:pStyle w:val="Code"/>
      </w:pPr>
      <w:r w:rsidRPr="00EC76D5">
        <w:t xml:space="preserve">    </w:t>
      </w:r>
      <w:r w:rsidRPr="00EC76D5">
        <w:rPr>
          <w:i/>
        </w:rPr>
        <w:t>open</w:t>
      </w:r>
      <w:r w:rsidRPr="00EC76D5">
        <w:t>_</w:t>
      </w:r>
      <w:r w:rsidRPr="00EC76D5">
        <w:rPr>
          <w:i/>
        </w:rPr>
        <w:t>statement</w:t>
      </w:r>
    </w:p>
    <w:p w14:paraId="45A8C4E4" w14:textId="77777777" w:rsidR="00C71256" w:rsidRPr="00EC76D5" w:rsidRDefault="00C71256" w:rsidP="00C71256">
      <w:pPr>
        <w:pStyle w:val="Code"/>
      </w:pPr>
      <w:r w:rsidRPr="00EC76D5">
        <w:t xml:space="preserve">  | </w:t>
      </w:r>
      <w:r w:rsidRPr="00EC76D5">
        <w:rPr>
          <w:i/>
        </w:rPr>
        <w:t>closed</w:t>
      </w:r>
      <w:r w:rsidRPr="00EC76D5">
        <w:t>_</w:t>
      </w:r>
      <w:r w:rsidRPr="00EC76D5">
        <w:rPr>
          <w:i/>
        </w:rPr>
        <w:t>statement</w:t>
      </w:r>
    </w:p>
    <w:p w14:paraId="7696397D" w14:textId="77777777" w:rsidR="00C71256" w:rsidRPr="00EC76D5" w:rsidRDefault="00C71256" w:rsidP="00C71256">
      <w:pPr>
        <w:pStyle w:val="Code"/>
      </w:pPr>
    </w:p>
    <w:p w14:paraId="7C28685E" w14:textId="77777777" w:rsidR="00C71256" w:rsidRPr="00EC76D5" w:rsidRDefault="00C71256" w:rsidP="00C71256">
      <w:pPr>
        <w:pStyle w:val="Code"/>
      </w:pPr>
      <w:r w:rsidRPr="00EC76D5">
        <w:rPr>
          <w:i/>
        </w:rPr>
        <w:t>open</w:t>
      </w:r>
      <w:r w:rsidRPr="00EC76D5">
        <w:t>_</w:t>
      </w:r>
      <w:r w:rsidRPr="00EC76D5">
        <w:rPr>
          <w:i/>
        </w:rPr>
        <w:t>statement</w:t>
      </w:r>
      <w:r w:rsidRPr="00EC76D5">
        <w:t xml:space="preserve"> ::=</w:t>
      </w:r>
    </w:p>
    <w:p w14:paraId="3538D702"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609D411D" w14:textId="77777777" w:rsidR="00C71256" w:rsidRPr="00EC76D5" w:rsidRDefault="00C71256" w:rsidP="00C71256">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0BD7EA21"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53D9960"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5731EA37"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30F32104"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A46528B"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6D99242"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13CCE03F" w14:textId="77777777" w:rsidR="00C71256" w:rsidRPr="00EC76D5" w:rsidRDefault="00C71256" w:rsidP="00C71256">
      <w:pPr>
        <w:pStyle w:val="Code"/>
      </w:pPr>
    </w:p>
    <w:p w14:paraId="35C38483" w14:textId="77777777" w:rsidR="00C71256" w:rsidRPr="00EC76D5" w:rsidRDefault="00C71256" w:rsidP="00C71256">
      <w:pPr>
        <w:pStyle w:val="Code"/>
      </w:pPr>
      <w:r w:rsidRPr="00EC76D5">
        <w:rPr>
          <w:i/>
        </w:rPr>
        <w:t>closed</w:t>
      </w:r>
      <w:r w:rsidRPr="00EC76D5">
        <w:t>_</w:t>
      </w:r>
      <w:r w:rsidRPr="00EC76D5">
        <w:rPr>
          <w:i/>
        </w:rPr>
        <w:t>statement</w:t>
      </w:r>
      <w:r w:rsidRPr="00EC76D5">
        <w:t xml:space="preserve"> ::=</w:t>
      </w:r>
    </w:p>
    <w:p w14:paraId="28BF7533"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53FFF6AC"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1DA719D3"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2E96785D"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5D9450EA"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1DF105A4" w14:textId="77777777" w:rsidR="00C71256" w:rsidRPr="00EC76D5" w:rsidRDefault="00C71256" w:rsidP="00C71256">
      <w:pPr>
        <w:pStyle w:val="Code"/>
      </w:pPr>
      <w:r w:rsidRPr="00EC76D5">
        <w:t xml:space="preserve">  | </w:t>
      </w:r>
      <w:r w:rsidRPr="00EC76D5">
        <w:rPr>
          <w:i/>
        </w:rPr>
        <w:t>declaration</w:t>
      </w:r>
    </w:p>
    <w:p w14:paraId="427215E2"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DBE4682" w14:textId="77777777" w:rsidR="00C71256" w:rsidRPr="00EC76D5" w:rsidRDefault="00C71256" w:rsidP="00C71256">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7A3C709" w14:textId="77777777" w:rsidR="00C71256" w:rsidRPr="00EC76D5" w:rsidRDefault="00C71256" w:rsidP="00C71256">
      <w:pPr>
        <w:pStyle w:val="Code"/>
      </w:pPr>
      <w:r w:rsidRPr="00EC76D5">
        <w:t xml:space="preserve">  | </w:t>
      </w:r>
      <w:r w:rsidRPr="00EC76D5">
        <w:rPr>
          <w:i/>
        </w:rPr>
        <w:t>optional</w:t>
      </w:r>
      <w:r w:rsidRPr="00EC76D5">
        <w:t>_</w:t>
      </w:r>
      <w:r w:rsidRPr="00EC76D5">
        <w:rPr>
          <w:i/>
        </w:rPr>
        <w:t>expression</w:t>
      </w:r>
      <w:r w:rsidRPr="00EC76D5">
        <w:rPr>
          <w:b/>
        </w:rPr>
        <w:t xml:space="preserve"> ;</w:t>
      </w:r>
    </w:p>
    <w:p w14:paraId="61178DFE"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5FAF2E80" w14:textId="77777777" w:rsidR="00C71256" w:rsidRPr="00EC76D5" w:rsidRDefault="00C71256" w:rsidP="00C71256">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5E97CD8C" w14:textId="77777777" w:rsidR="00C71256" w:rsidRPr="00EC76D5" w:rsidRDefault="00C71256" w:rsidP="00C71256">
      <w:pPr>
        <w:pStyle w:val="Code"/>
      </w:pPr>
      <w:r w:rsidRPr="00EC76D5">
        <w:t xml:space="preserve">  | </w:t>
      </w:r>
      <w:r w:rsidRPr="00EC76D5">
        <w:rPr>
          <w:b/>
        </w:rPr>
        <w:t>goto</w:t>
      </w:r>
      <w:r w:rsidRPr="00EC76D5">
        <w:t xml:space="preserve"> </w:t>
      </w:r>
      <w:r w:rsidRPr="00EC76D5">
        <w:rPr>
          <w:b/>
        </w:rPr>
        <w:t>identifier ;</w:t>
      </w:r>
    </w:p>
    <w:p w14:paraId="00B56707" w14:textId="77777777" w:rsidR="00C71256" w:rsidRPr="00EC76D5" w:rsidRDefault="00C71256" w:rsidP="00C71256">
      <w:pPr>
        <w:pStyle w:val="Code"/>
      </w:pPr>
      <w:r w:rsidRPr="00EC76D5">
        <w:t xml:space="preserve">  | </w:t>
      </w:r>
      <w:r w:rsidRPr="00EC76D5">
        <w:rPr>
          <w:b/>
        </w:rPr>
        <w:t>continue ;</w:t>
      </w:r>
    </w:p>
    <w:p w14:paraId="4A3E31FD" w14:textId="77777777" w:rsidR="00C71256" w:rsidRPr="00EC76D5" w:rsidRDefault="00C71256" w:rsidP="00C71256">
      <w:pPr>
        <w:pStyle w:val="Code"/>
      </w:pPr>
      <w:r w:rsidRPr="00EC76D5">
        <w:t xml:space="preserve">  | </w:t>
      </w:r>
      <w:r w:rsidRPr="00EC76D5">
        <w:rPr>
          <w:b/>
        </w:rPr>
        <w:t>break ;</w:t>
      </w:r>
    </w:p>
    <w:p w14:paraId="4F108476" w14:textId="77777777" w:rsidR="00C71256" w:rsidRPr="00EC76D5" w:rsidRDefault="00C71256" w:rsidP="00C71256">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47B68818" w14:textId="77777777" w:rsidR="00C71256" w:rsidRPr="00EC76D5" w:rsidRDefault="00C71256" w:rsidP="00C71256">
      <w:pPr>
        <w:pStyle w:val="Code"/>
      </w:pPr>
      <w:r w:rsidRPr="00EC76D5">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408FE9C5" w14:textId="77777777" w:rsidR="00C71256" w:rsidRPr="00EC76D5" w:rsidRDefault="00C71256" w:rsidP="00C71256">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6C07F75E" w14:textId="77777777" w:rsidR="00C71256" w:rsidRPr="00EC76D5" w:rsidRDefault="00C71256" w:rsidP="00C71256">
      <w:pPr>
        <w:pStyle w:val="Code"/>
      </w:pPr>
      <w:r w:rsidRPr="00EC76D5">
        <w:lastRenderedPageBreak/>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8A9B1F6" w14:textId="77777777" w:rsidR="00C71256" w:rsidRPr="00EC76D5" w:rsidRDefault="00C71256" w:rsidP="00C71256">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711CD18D" w14:textId="77777777" w:rsidR="00C71256" w:rsidRPr="00EC76D5" w:rsidRDefault="00C71256" w:rsidP="00C71256">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79A00E59" w14:textId="77777777" w:rsidR="00C71256" w:rsidRPr="00EC76D5" w:rsidRDefault="00C71256" w:rsidP="00C71256">
      <w:pPr>
        <w:pStyle w:val="Code"/>
      </w:pPr>
    </w:p>
    <w:p w14:paraId="0C535D8D" w14:textId="77777777" w:rsidR="00C71256" w:rsidRPr="00EC76D5" w:rsidRDefault="00C71256" w:rsidP="00C71256">
      <w:pPr>
        <w:pStyle w:val="Code"/>
      </w:pPr>
      <w:r w:rsidRPr="00EC76D5">
        <w:rPr>
          <w:i/>
        </w:rPr>
        <w:t>optional</w:t>
      </w:r>
      <w:r w:rsidRPr="00EC76D5">
        <w:t>_</w:t>
      </w:r>
      <w:r w:rsidRPr="00EC76D5">
        <w:rPr>
          <w:i/>
        </w:rPr>
        <w:t>expression</w:t>
      </w:r>
      <w:r w:rsidRPr="00EC76D5">
        <w:t xml:space="preserve"> ::=</w:t>
      </w:r>
    </w:p>
    <w:p w14:paraId="7538AF61"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1AAD0F2E" w14:textId="77777777" w:rsidR="00C71256" w:rsidRPr="00EC76D5" w:rsidRDefault="00C71256" w:rsidP="00C71256">
      <w:pPr>
        <w:pStyle w:val="Code"/>
      </w:pPr>
      <w:r w:rsidRPr="00EC76D5">
        <w:t xml:space="preserve">  | </w:t>
      </w:r>
      <w:r w:rsidRPr="00EC76D5">
        <w:rPr>
          <w:i/>
        </w:rPr>
        <w:t>expression</w:t>
      </w:r>
    </w:p>
    <w:p w14:paraId="7C2C23C3" w14:textId="77777777" w:rsidR="00C71256" w:rsidRPr="00EC76D5" w:rsidRDefault="00C71256" w:rsidP="00C71256">
      <w:pPr>
        <w:pStyle w:val="Code"/>
      </w:pPr>
    </w:p>
    <w:p w14:paraId="4464D7B1" w14:textId="77777777" w:rsidR="00C71256" w:rsidRPr="00EC76D5" w:rsidRDefault="00C71256" w:rsidP="00C71256">
      <w:pPr>
        <w:pStyle w:val="Code"/>
      </w:pPr>
      <w:r w:rsidRPr="00EC76D5">
        <w:rPr>
          <w:i/>
        </w:rPr>
        <w:t>expression</w:t>
      </w:r>
      <w:r w:rsidRPr="00EC76D5">
        <w:t xml:space="preserve"> ::=</w:t>
      </w:r>
    </w:p>
    <w:p w14:paraId="6BB371D9"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5E2375C9" w14:textId="77777777" w:rsidR="00C71256" w:rsidRPr="00EC76D5" w:rsidRDefault="00C71256" w:rsidP="00C71256">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116A85DA" w14:textId="77777777" w:rsidR="00C71256" w:rsidRPr="00EC76D5" w:rsidRDefault="00C71256" w:rsidP="00C71256">
      <w:pPr>
        <w:pStyle w:val="Code"/>
      </w:pPr>
    </w:p>
    <w:p w14:paraId="3E9DA9E7" w14:textId="77777777" w:rsidR="00C71256" w:rsidRPr="00EC76D5" w:rsidRDefault="00C71256" w:rsidP="00C71256">
      <w:pPr>
        <w:pStyle w:val="Code"/>
      </w:pPr>
      <w:r w:rsidRPr="00EC76D5">
        <w:rPr>
          <w:i/>
        </w:rPr>
        <w:t>assignment</w:t>
      </w:r>
      <w:r w:rsidRPr="00EC76D5">
        <w:t>_</w:t>
      </w:r>
      <w:r w:rsidRPr="00EC76D5">
        <w:rPr>
          <w:i/>
        </w:rPr>
        <w:t>expression</w:t>
      </w:r>
      <w:r w:rsidRPr="00EC76D5">
        <w:t xml:space="preserve"> ::=</w:t>
      </w:r>
    </w:p>
    <w:p w14:paraId="418BD51D"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r w:rsidRPr="00EC76D5">
        <w:t xml:space="preserve">  </w:t>
      </w:r>
    </w:p>
    <w:p w14:paraId="2C7B9D57" w14:textId="77777777" w:rsidR="00C71256" w:rsidRPr="00EC76D5" w:rsidRDefault="00C71256" w:rsidP="00C71256">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1D4FEA59" w14:textId="77777777" w:rsidR="00C71256" w:rsidRPr="00EC76D5" w:rsidRDefault="00C71256" w:rsidP="00C71256">
      <w:pPr>
        <w:pStyle w:val="Code"/>
      </w:pPr>
    </w:p>
    <w:p w14:paraId="1DDE26B6" w14:textId="77777777" w:rsidR="00C71256" w:rsidRPr="00EC76D5" w:rsidRDefault="00C71256" w:rsidP="00C71256">
      <w:pPr>
        <w:pStyle w:val="Code"/>
      </w:pPr>
      <w:r w:rsidRPr="00EC76D5">
        <w:rPr>
          <w:i/>
        </w:rPr>
        <w:t>assignment</w:t>
      </w:r>
      <w:r w:rsidRPr="00EC76D5">
        <w:t>_</w:t>
      </w:r>
      <w:r w:rsidRPr="00EC76D5">
        <w:rPr>
          <w:i/>
        </w:rPr>
        <w:t>operator</w:t>
      </w:r>
      <w:r w:rsidRPr="00EC76D5">
        <w:t xml:space="preserve"> ::=</w:t>
      </w:r>
    </w:p>
    <w:p w14:paraId="6E7FC771"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37132426" w14:textId="77777777" w:rsidR="00C71256" w:rsidRPr="00EC76D5" w:rsidRDefault="00C71256" w:rsidP="00C71256">
      <w:pPr>
        <w:pStyle w:val="Code"/>
      </w:pPr>
    </w:p>
    <w:p w14:paraId="745EA76F" w14:textId="77777777" w:rsidR="00C71256" w:rsidRPr="00EC76D5" w:rsidRDefault="00C71256" w:rsidP="00C71256">
      <w:pPr>
        <w:pStyle w:val="Code"/>
      </w:pPr>
      <w:r w:rsidRPr="00EC76D5">
        <w:rPr>
          <w:i/>
        </w:rPr>
        <w:t>conditional</w:t>
      </w:r>
      <w:r w:rsidRPr="00EC76D5">
        <w:t>_</w:t>
      </w:r>
      <w:r w:rsidRPr="00EC76D5">
        <w:rPr>
          <w:i/>
        </w:rPr>
        <w:t>expression</w:t>
      </w:r>
      <w:r w:rsidRPr="00EC76D5">
        <w:t xml:space="preserve"> ::=</w:t>
      </w:r>
    </w:p>
    <w:p w14:paraId="6E4A4129" w14:textId="77777777" w:rsidR="00C71256" w:rsidRPr="00EC76D5" w:rsidRDefault="00C71256" w:rsidP="00C71256">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31B2BB34"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30C496BA"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00D73970" w14:textId="77777777" w:rsidR="00C71256" w:rsidRPr="00EC76D5" w:rsidRDefault="00C71256" w:rsidP="00C71256">
      <w:pPr>
        <w:pStyle w:val="Code"/>
      </w:pPr>
    </w:p>
    <w:p w14:paraId="5BC32553" w14:textId="77777777" w:rsidR="00C71256" w:rsidRPr="00EC76D5" w:rsidRDefault="00C71256" w:rsidP="00C71256">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687BBE5D"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p>
    <w:p w14:paraId="6E42D996" w14:textId="77777777" w:rsidR="00C71256" w:rsidRPr="00EC76D5" w:rsidRDefault="00C71256" w:rsidP="00C71256">
      <w:pPr>
        <w:pStyle w:val="Code"/>
      </w:pPr>
      <w:r w:rsidRPr="00EC76D5">
        <w:t xml:space="preserve">  | </w:t>
      </w:r>
      <w:r w:rsidRPr="00EC76D5">
        <w:rPr>
          <w:i/>
        </w:rPr>
        <w:t>const</w:t>
      </w:r>
      <w:r w:rsidRPr="00EC76D5">
        <w:t>_</w:t>
      </w:r>
      <w:r w:rsidRPr="00EC76D5">
        <w:rPr>
          <w:i/>
        </w:rPr>
        <w:t>expression</w:t>
      </w:r>
    </w:p>
    <w:p w14:paraId="15A24D99" w14:textId="77777777" w:rsidR="00C71256" w:rsidRPr="00EC76D5" w:rsidRDefault="00C71256" w:rsidP="00C71256">
      <w:pPr>
        <w:pStyle w:val="Code"/>
      </w:pPr>
    </w:p>
    <w:p w14:paraId="0E87B509" w14:textId="77777777" w:rsidR="00C71256" w:rsidRPr="00EC76D5" w:rsidRDefault="00C71256" w:rsidP="00C71256">
      <w:pPr>
        <w:pStyle w:val="Code"/>
      </w:pPr>
      <w:r w:rsidRPr="00EC76D5">
        <w:rPr>
          <w:i/>
        </w:rPr>
        <w:t>const</w:t>
      </w:r>
      <w:r w:rsidRPr="00EC76D5">
        <w:t>_</w:t>
      </w:r>
      <w:r w:rsidRPr="00EC76D5">
        <w:rPr>
          <w:i/>
        </w:rPr>
        <w:t>expression</w:t>
      </w:r>
      <w:r w:rsidRPr="00EC76D5">
        <w:t xml:space="preserve"> ::=</w:t>
      </w:r>
    </w:p>
    <w:p w14:paraId="0738D491"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p>
    <w:p w14:paraId="2A3F7E4B" w14:textId="77777777" w:rsidR="00C71256" w:rsidRPr="00EC76D5" w:rsidRDefault="00C71256" w:rsidP="00C71256">
      <w:pPr>
        <w:pStyle w:val="Code"/>
      </w:pPr>
    </w:p>
    <w:p w14:paraId="60DCBEE3" w14:textId="77777777" w:rsidR="00C71256" w:rsidRPr="00EC76D5" w:rsidRDefault="00C71256" w:rsidP="00C71256">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0F93FAC9" w14:textId="77777777" w:rsidR="00C71256" w:rsidRPr="00EC76D5" w:rsidRDefault="00C71256" w:rsidP="00C71256">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3B08AF36"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57367B50" w14:textId="77777777" w:rsidR="00C71256" w:rsidRPr="00EC76D5" w:rsidRDefault="00C71256" w:rsidP="00C71256">
      <w:pPr>
        <w:pStyle w:val="Code"/>
      </w:pPr>
    </w:p>
    <w:p w14:paraId="60259DF4" w14:textId="77777777" w:rsidR="00C71256" w:rsidRPr="00EC76D5" w:rsidRDefault="00C71256" w:rsidP="00C71256">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E297714" w14:textId="4222553F" w:rsidR="00C71256" w:rsidRPr="00EC76D5" w:rsidRDefault="00C71256" w:rsidP="00C71256">
      <w:pPr>
        <w:pStyle w:val="Code"/>
      </w:pPr>
      <w:r w:rsidRPr="00EC76D5">
        <w:t xml:space="preserve">    </w:t>
      </w:r>
      <w:r w:rsidR="003165F5">
        <w:rPr>
          <w:i/>
        </w:rPr>
        <w:t>BITWISE_OR</w:t>
      </w:r>
      <w:r w:rsidRPr="00EC76D5">
        <w:t>_</w:t>
      </w:r>
      <w:r w:rsidRPr="00EC76D5">
        <w:rPr>
          <w:i/>
        </w:rPr>
        <w:t>expression</w:t>
      </w:r>
      <w:r w:rsidRPr="00EC76D5">
        <w:t xml:space="preserve">  </w:t>
      </w:r>
    </w:p>
    <w:p w14:paraId="37CA0126" w14:textId="70A2FF5F"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3165F5">
        <w:rPr>
          <w:i/>
        </w:rPr>
        <w:t>BITWISE_OR</w:t>
      </w:r>
      <w:r w:rsidRPr="00EC76D5">
        <w:t>_</w:t>
      </w:r>
      <w:r w:rsidRPr="00EC76D5">
        <w:rPr>
          <w:i/>
        </w:rPr>
        <w:t>expression</w:t>
      </w:r>
    </w:p>
    <w:p w14:paraId="5B9AE233" w14:textId="77777777" w:rsidR="00C71256" w:rsidRPr="00EC76D5" w:rsidRDefault="00C71256" w:rsidP="00C71256">
      <w:pPr>
        <w:pStyle w:val="Code"/>
      </w:pPr>
    </w:p>
    <w:p w14:paraId="5FE49EBC" w14:textId="03A5BE83" w:rsidR="00C71256" w:rsidRPr="00EC76D5" w:rsidRDefault="003165F5" w:rsidP="00C71256">
      <w:pPr>
        <w:pStyle w:val="Code"/>
      </w:pPr>
      <w:r>
        <w:rPr>
          <w:i/>
        </w:rPr>
        <w:t>BITWISE_OR</w:t>
      </w:r>
      <w:r w:rsidR="00C71256" w:rsidRPr="00EC76D5">
        <w:t>_</w:t>
      </w:r>
      <w:r w:rsidR="00C71256" w:rsidRPr="00EC76D5">
        <w:rPr>
          <w:i/>
        </w:rPr>
        <w:t>expression</w:t>
      </w:r>
      <w:r w:rsidR="00C71256" w:rsidRPr="00EC76D5">
        <w:t xml:space="preserve"> ::=</w:t>
      </w:r>
    </w:p>
    <w:p w14:paraId="60AA74D3" w14:textId="77777777" w:rsidR="00C71256" w:rsidRPr="00EC76D5" w:rsidRDefault="00C71256" w:rsidP="00C71256">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0650BD64" w14:textId="40F97426" w:rsidR="00C71256" w:rsidRPr="00EC76D5" w:rsidRDefault="00C71256" w:rsidP="00C71256">
      <w:pPr>
        <w:pStyle w:val="Code"/>
      </w:pPr>
      <w:r w:rsidRPr="00EC76D5">
        <w:t xml:space="preserve">  | </w:t>
      </w:r>
      <w:r w:rsidR="003165F5">
        <w:rPr>
          <w:i/>
        </w:rPr>
        <w:t>BITWISE_OR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627E46AB" w14:textId="77777777" w:rsidR="00C71256" w:rsidRPr="00EC76D5" w:rsidRDefault="00C71256" w:rsidP="00C71256">
      <w:pPr>
        <w:pStyle w:val="Code"/>
      </w:pPr>
    </w:p>
    <w:p w14:paraId="216A07CF" w14:textId="77777777" w:rsidR="00C71256" w:rsidRPr="00EC76D5" w:rsidRDefault="00C71256" w:rsidP="00C71256">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7BBA4312" w14:textId="77777777" w:rsidR="00C71256" w:rsidRPr="00EC76D5" w:rsidRDefault="00C71256" w:rsidP="00C71256">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33AC168E" w14:textId="77777777" w:rsidR="00C71256" w:rsidRPr="00EC76D5" w:rsidRDefault="00C71256" w:rsidP="00C71256">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6BEA19BA" w14:textId="77777777" w:rsidR="00C71256" w:rsidRPr="00EC76D5" w:rsidRDefault="00C71256" w:rsidP="00C71256">
      <w:pPr>
        <w:pStyle w:val="Code"/>
      </w:pPr>
    </w:p>
    <w:p w14:paraId="0EE9F41A" w14:textId="77777777" w:rsidR="00C71256" w:rsidRPr="00EC76D5" w:rsidRDefault="00C71256" w:rsidP="00C71256">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404642EA" w14:textId="77777777" w:rsidR="00C71256" w:rsidRPr="00EC76D5" w:rsidRDefault="00C71256" w:rsidP="00C71256">
      <w:pPr>
        <w:pStyle w:val="Code"/>
      </w:pPr>
      <w:r w:rsidRPr="00EC76D5">
        <w:t xml:space="preserve">    </w:t>
      </w:r>
      <w:r w:rsidRPr="00EC76D5">
        <w:rPr>
          <w:i/>
        </w:rPr>
        <w:t>equality</w:t>
      </w:r>
      <w:r w:rsidRPr="00EC76D5">
        <w:t>_</w:t>
      </w:r>
      <w:r w:rsidRPr="00EC76D5">
        <w:rPr>
          <w:i/>
        </w:rPr>
        <w:t>expression</w:t>
      </w:r>
      <w:r w:rsidRPr="00EC76D5">
        <w:t xml:space="preserve">  </w:t>
      </w:r>
    </w:p>
    <w:p w14:paraId="6281F10F" w14:textId="77777777"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2E09B56D" w14:textId="77777777" w:rsidR="00C71256" w:rsidRPr="00EC76D5" w:rsidRDefault="00C71256" w:rsidP="00C71256">
      <w:pPr>
        <w:pStyle w:val="Code"/>
      </w:pPr>
    </w:p>
    <w:p w14:paraId="4581DC6E" w14:textId="77777777" w:rsidR="00C71256" w:rsidRPr="00EC76D5" w:rsidRDefault="00C71256" w:rsidP="00C71256">
      <w:pPr>
        <w:pStyle w:val="Code"/>
      </w:pPr>
      <w:r w:rsidRPr="00EC76D5">
        <w:rPr>
          <w:i/>
        </w:rPr>
        <w:t>equality</w:t>
      </w:r>
      <w:r w:rsidRPr="00EC76D5">
        <w:t>_</w:t>
      </w:r>
      <w:r w:rsidRPr="00EC76D5">
        <w:rPr>
          <w:i/>
        </w:rPr>
        <w:t>expression</w:t>
      </w:r>
      <w:r w:rsidRPr="00EC76D5">
        <w:t xml:space="preserve"> ::=</w:t>
      </w:r>
    </w:p>
    <w:p w14:paraId="21F24CE4" w14:textId="77777777" w:rsidR="00C71256" w:rsidRPr="00EC76D5" w:rsidRDefault="00C71256" w:rsidP="00C71256">
      <w:pPr>
        <w:pStyle w:val="Code"/>
      </w:pPr>
      <w:r w:rsidRPr="00EC76D5">
        <w:t xml:space="preserve">    </w:t>
      </w:r>
      <w:r w:rsidRPr="00EC76D5">
        <w:rPr>
          <w:i/>
        </w:rPr>
        <w:t>relation</w:t>
      </w:r>
      <w:r w:rsidRPr="00EC76D5">
        <w:t>_</w:t>
      </w:r>
      <w:r w:rsidRPr="00EC76D5">
        <w:rPr>
          <w:i/>
        </w:rPr>
        <w:t>expression</w:t>
      </w:r>
      <w:r w:rsidRPr="00EC76D5">
        <w:t xml:space="preserve">  </w:t>
      </w:r>
    </w:p>
    <w:p w14:paraId="677C9401" w14:textId="77777777" w:rsidR="00C71256" w:rsidRPr="00EC76D5" w:rsidRDefault="00C71256" w:rsidP="00C71256">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3146C7A6" w14:textId="77777777" w:rsidR="00C71256" w:rsidRPr="00EC76D5" w:rsidRDefault="00C71256" w:rsidP="00C71256">
      <w:pPr>
        <w:pStyle w:val="Code"/>
      </w:pPr>
    </w:p>
    <w:p w14:paraId="03660A9E" w14:textId="77777777" w:rsidR="00C71256" w:rsidRPr="00EC76D5" w:rsidRDefault="00C71256" w:rsidP="00C71256">
      <w:pPr>
        <w:pStyle w:val="Code"/>
      </w:pPr>
      <w:r w:rsidRPr="00EC76D5">
        <w:rPr>
          <w:i/>
        </w:rPr>
        <w:t>equality</w:t>
      </w:r>
      <w:r w:rsidRPr="00EC76D5">
        <w:t>_</w:t>
      </w:r>
      <w:r w:rsidRPr="00EC76D5">
        <w:rPr>
          <w:i/>
        </w:rPr>
        <w:t>operator</w:t>
      </w:r>
      <w:r w:rsidRPr="00EC76D5">
        <w:t xml:space="preserve"> ::=</w:t>
      </w:r>
    </w:p>
    <w:p w14:paraId="7CB204A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46A19F1" w14:textId="77777777" w:rsidR="00C71256" w:rsidRPr="00EC76D5" w:rsidRDefault="00C71256" w:rsidP="00C71256">
      <w:pPr>
        <w:pStyle w:val="Code"/>
      </w:pPr>
    </w:p>
    <w:p w14:paraId="05721C47" w14:textId="77777777" w:rsidR="00C71256" w:rsidRPr="00EC76D5" w:rsidRDefault="00C71256" w:rsidP="00C71256">
      <w:pPr>
        <w:pStyle w:val="Code"/>
      </w:pPr>
      <w:r w:rsidRPr="00EC76D5">
        <w:rPr>
          <w:i/>
        </w:rPr>
        <w:t>relation</w:t>
      </w:r>
      <w:r w:rsidRPr="00EC76D5">
        <w:t>_</w:t>
      </w:r>
      <w:r w:rsidRPr="00EC76D5">
        <w:rPr>
          <w:i/>
        </w:rPr>
        <w:t>expression</w:t>
      </w:r>
      <w:r w:rsidRPr="00EC76D5">
        <w:t xml:space="preserve"> ::=</w:t>
      </w:r>
    </w:p>
    <w:p w14:paraId="05B38E96" w14:textId="77777777" w:rsidR="00C71256" w:rsidRPr="00EC76D5" w:rsidRDefault="00C71256" w:rsidP="00C71256">
      <w:pPr>
        <w:pStyle w:val="Code"/>
      </w:pPr>
      <w:r w:rsidRPr="00EC76D5">
        <w:t xml:space="preserve">    </w:t>
      </w:r>
      <w:r w:rsidRPr="00EC76D5">
        <w:rPr>
          <w:i/>
        </w:rPr>
        <w:t>shift</w:t>
      </w:r>
      <w:r w:rsidRPr="00EC76D5">
        <w:t>_</w:t>
      </w:r>
      <w:r w:rsidRPr="00EC76D5">
        <w:rPr>
          <w:i/>
        </w:rPr>
        <w:t>expression</w:t>
      </w:r>
      <w:r w:rsidRPr="00EC76D5">
        <w:t xml:space="preserve">  </w:t>
      </w:r>
    </w:p>
    <w:p w14:paraId="5471CC36" w14:textId="77777777" w:rsidR="00C71256" w:rsidRPr="00EC76D5" w:rsidRDefault="00C71256" w:rsidP="00C71256">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2CB4048B" w14:textId="77777777" w:rsidR="00C71256" w:rsidRPr="00EC76D5" w:rsidRDefault="00C71256" w:rsidP="00C71256">
      <w:pPr>
        <w:pStyle w:val="Code"/>
      </w:pPr>
    </w:p>
    <w:p w14:paraId="111F0292" w14:textId="77777777" w:rsidR="00C71256" w:rsidRPr="00EC76D5" w:rsidRDefault="00C71256" w:rsidP="00C71256">
      <w:pPr>
        <w:pStyle w:val="Code"/>
      </w:pPr>
      <w:r w:rsidRPr="00EC76D5">
        <w:rPr>
          <w:i/>
        </w:rPr>
        <w:t>relation</w:t>
      </w:r>
      <w:r w:rsidRPr="00EC76D5">
        <w:t>_</w:t>
      </w:r>
      <w:r w:rsidRPr="00EC76D5">
        <w:rPr>
          <w:i/>
        </w:rPr>
        <w:t>operator</w:t>
      </w:r>
      <w:r w:rsidRPr="00EC76D5">
        <w:t xml:space="preserve"> ::=</w:t>
      </w:r>
    </w:p>
    <w:p w14:paraId="6DB245BF" w14:textId="77777777" w:rsidR="00C71256" w:rsidRPr="00EC76D5" w:rsidRDefault="00C71256" w:rsidP="00C71256">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6B2A9EC1" w14:textId="77777777" w:rsidR="00C71256" w:rsidRPr="00EC76D5" w:rsidRDefault="00C71256" w:rsidP="00C71256">
      <w:pPr>
        <w:pStyle w:val="Code"/>
      </w:pPr>
      <w:r w:rsidRPr="00EC76D5">
        <w:t xml:space="preserve"> </w:t>
      </w:r>
    </w:p>
    <w:p w14:paraId="5D194161" w14:textId="77777777" w:rsidR="00C71256" w:rsidRPr="00EC76D5" w:rsidRDefault="00C71256" w:rsidP="00C71256">
      <w:pPr>
        <w:pStyle w:val="Code"/>
      </w:pPr>
      <w:r w:rsidRPr="00EC76D5">
        <w:rPr>
          <w:i/>
        </w:rPr>
        <w:t>shift</w:t>
      </w:r>
      <w:r w:rsidRPr="00EC76D5">
        <w:t>_</w:t>
      </w:r>
      <w:r w:rsidRPr="00EC76D5">
        <w:rPr>
          <w:i/>
        </w:rPr>
        <w:t>expression</w:t>
      </w:r>
      <w:r w:rsidRPr="00EC76D5">
        <w:t xml:space="preserve"> ::=</w:t>
      </w:r>
    </w:p>
    <w:p w14:paraId="2CEE1C67" w14:textId="77777777" w:rsidR="00C71256" w:rsidRPr="00EC76D5" w:rsidRDefault="00C71256" w:rsidP="00C71256">
      <w:pPr>
        <w:pStyle w:val="Code"/>
      </w:pPr>
      <w:r w:rsidRPr="00EC76D5">
        <w:t xml:space="preserve">    </w:t>
      </w:r>
      <w:r w:rsidRPr="00EC76D5">
        <w:rPr>
          <w:i/>
        </w:rPr>
        <w:t>add</w:t>
      </w:r>
      <w:r w:rsidRPr="00EC76D5">
        <w:t>_</w:t>
      </w:r>
      <w:r w:rsidRPr="00EC76D5">
        <w:rPr>
          <w:i/>
        </w:rPr>
        <w:t>expression</w:t>
      </w:r>
      <w:r w:rsidRPr="00EC76D5">
        <w:t xml:space="preserve">  </w:t>
      </w:r>
    </w:p>
    <w:p w14:paraId="45C4600D" w14:textId="77777777" w:rsidR="00C71256" w:rsidRPr="00EC76D5" w:rsidRDefault="00C71256" w:rsidP="00C71256">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19A5BB40" w14:textId="77777777" w:rsidR="00C71256" w:rsidRPr="00EC76D5" w:rsidRDefault="00C71256" w:rsidP="00C71256">
      <w:pPr>
        <w:pStyle w:val="Code"/>
      </w:pPr>
    </w:p>
    <w:p w14:paraId="060D48A4" w14:textId="77777777" w:rsidR="00C71256" w:rsidRPr="00EC76D5" w:rsidRDefault="00C71256" w:rsidP="00C71256">
      <w:pPr>
        <w:pStyle w:val="Code"/>
      </w:pPr>
      <w:r w:rsidRPr="00EC76D5">
        <w:rPr>
          <w:i/>
        </w:rPr>
        <w:t>shift</w:t>
      </w:r>
      <w:r w:rsidRPr="00EC76D5">
        <w:t>_</w:t>
      </w:r>
      <w:r w:rsidRPr="00EC76D5">
        <w:rPr>
          <w:i/>
        </w:rPr>
        <w:t>operator</w:t>
      </w:r>
      <w:r w:rsidRPr="00EC76D5">
        <w:t xml:space="preserve"> ::=</w:t>
      </w:r>
    </w:p>
    <w:p w14:paraId="46A86C82" w14:textId="77777777" w:rsidR="00C71256" w:rsidRPr="00EC76D5" w:rsidRDefault="00C71256" w:rsidP="00C71256">
      <w:pPr>
        <w:pStyle w:val="Code"/>
      </w:pPr>
      <w:r w:rsidRPr="00EC76D5">
        <w:t xml:space="preserve">    </w:t>
      </w:r>
      <w:r w:rsidRPr="00EC76D5">
        <w:rPr>
          <w:b/>
        </w:rPr>
        <w:t>&lt;&lt;</w:t>
      </w:r>
      <w:r w:rsidRPr="00EC76D5">
        <w:t xml:space="preserve"> | </w:t>
      </w:r>
      <w:r w:rsidRPr="00EC76D5">
        <w:rPr>
          <w:b/>
        </w:rPr>
        <w:t>&gt;&gt;</w:t>
      </w:r>
    </w:p>
    <w:p w14:paraId="46578228" w14:textId="77777777" w:rsidR="00C71256" w:rsidRPr="00EC76D5" w:rsidRDefault="00C71256" w:rsidP="00C71256">
      <w:pPr>
        <w:pStyle w:val="Code"/>
      </w:pPr>
    </w:p>
    <w:p w14:paraId="26290496" w14:textId="77777777" w:rsidR="00C71256" w:rsidRPr="00EC76D5" w:rsidRDefault="00C71256" w:rsidP="00C71256">
      <w:pPr>
        <w:pStyle w:val="Code"/>
      </w:pPr>
      <w:r w:rsidRPr="00EC76D5">
        <w:rPr>
          <w:i/>
        </w:rPr>
        <w:t>add</w:t>
      </w:r>
      <w:r w:rsidRPr="00EC76D5">
        <w:t>_</w:t>
      </w:r>
      <w:r w:rsidRPr="00EC76D5">
        <w:rPr>
          <w:i/>
        </w:rPr>
        <w:t>expression</w:t>
      </w:r>
      <w:r w:rsidRPr="00EC76D5">
        <w:t xml:space="preserve"> ::=</w:t>
      </w:r>
    </w:p>
    <w:p w14:paraId="0EA1AFFC" w14:textId="77777777" w:rsidR="00C71256" w:rsidRPr="00EC76D5" w:rsidRDefault="00C71256" w:rsidP="00C71256">
      <w:pPr>
        <w:pStyle w:val="Code"/>
      </w:pPr>
      <w:r w:rsidRPr="00EC76D5">
        <w:t xml:space="preserve">    </w:t>
      </w:r>
      <w:r w:rsidRPr="00EC76D5">
        <w:rPr>
          <w:i/>
        </w:rPr>
        <w:t>multiply</w:t>
      </w:r>
      <w:r w:rsidRPr="00EC76D5">
        <w:t>_</w:t>
      </w:r>
      <w:r w:rsidRPr="00EC76D5">
        <w:rPr>
          <w:i/>
        </w:rPr>
        <w:t>expression</w:t>
      </w:r>
      <w:r w:rsidRPr="00EC76D5">
        <w:t xml:space="preserve">  </w:t>
      </w:r>
    </w:p>
    <w:p w14:paraId="6BE90094" w14:textId="77777777" w:rsidR="00C71256" w:rsidRPr="00EC76D5" w:rsidRDefault="00C71256" w:rsidP="00C71256">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64C82A25" w14:textId="77777777" w:rsidR="00C71256" w:rsidRPr="00EC76D5" w:rsidRDefault="00C71256" w:rsidP="00C71256">
      <w:pPr>
        <w:pStyle w:val="Code"/>
      </w:pPr>
    </w:p>
    <w:p w14:paraId="6E05BB5C" w14:textId="77777777" w:rsidR="00C71256" w:rsidRPr="00EC76D5" w:rsidRDefault="00C71256" w:rsidP="00C71256">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6CF1A42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0D33E742" w14:textId="77777777" w:rsidR="00C71256" w:rsidRPr="00EC76D5" w:rsidRDefault="00C71256" w:rsidP="00C71256">
      <w:pPr>
        <w:pStyle w:val="Code"/>
      </w:pPr>
    </w:p>
    <w:p w14:paraId="1B3B762B" w14:textId="77777777" w:rsidR="00C71256" w:rsidRPr="00EC76D5" w:rsidRDefault="00C71256" w:rsidP="00C71256">
      <w:pPr>
        <w:pStyle w:val="Code"/>
      </w:pPr>
      <w:r w:rsidRPr="00EC76D5">
        <w:rPr>
          <w:i/>
        </w:rPr>
        <w:t>multiply</w:t>
      </w:r>
      <w:r w:rsidRPr="00EC76D5">
        <w:t>_</w:t>
      </w:r>
      <w:r w:rsidRPr="00EC76D5">
        <w:rPr>
          <w:i/>
        </w:rPr>
        <w:t>expression</w:t>
      </w:r>
      <w:r w:rsidRPr="00EC76D5">
        <w:t xml:space="preserve"> ::=</w:t>
      </w:r>
    </w:p>
    <w:p w14:paraId="53310305" w14:textId="3DCB2982" w:rsidR="00C71256" w:rsidRPr="00EC76D5" w:rsidRDefault="00C71256" w:rsidP="00C71256">
      <w:pPr>
        <w:pStyle w:val="Code"/>
      </w:pPr>
      <w:r w:rsidRPr="00EC76D5">
        <w:t xml:space="preserve">    </w:t>
      </w:r>
      <w:r w:rsidR="00CA3A8B">
        <w:rPr>
          <w:i/>
        </w:rPr>
        <w:t>type_cast_expression</w:t>
      </w:r>
      <w:r w:rsidRPr="00EC76D5">
        <w:t xml:space="preserve">  </w:t>
      </w:r>
    </w:p>
    <w:p w14:paraId="1A4DC7E3" w14:textId="5C3CE3F3" w:rsidR="00C71256" w:rsidRPr="00EC76D5" w:rsidRDefault="00C71256" w:rsidP="00C71256">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sidR="00CA3A8B">
        <w:rPr>
          <w:i/>
        </w:rPr>
        <w:t>type_cast_expression</w:t>
      </w:r>
    </w:p>
    <w:p w14:paraId="34FA069D" w14:textId="77777777" w:rsidR="00C71256" w:rsidRPr="00EC76D5" w:rsidRDefault="00C71256" w:rsidP="00C71256">
      <w:pPr>
        <w:pStyle w:val="Code"/>
      </w:pPr>
    </w:p>
    <w:p w14:paraId="76DC82E2" w14:textId="77777777" w:rsidR="00C71256" w:rsidRPr="00EC76D5" w:rsidRDefault="00C71256" w:rsidP="00C71256">
      <w:pPr>
        <w:pStyle w:val="Code"/>
      </w:pPr>
      <w:r w:rsidRPr="00EC76D5">
        <w:rPr>
          <w:i/>
        </w:rPr>
        <w:t>multiply</w:t>
      </w:r>
      <w:r w:rsidRPr="00EC76D5">
        <w:t>_</w:t>
      </w:r>
      <w:r w:rsidRPr="00EC76D5">
        <w:rPr>
          <w:i/>
        </w:rPr>
        <w:t>operator</w:t>
      </w:r>
      <w:r w:rsidRPr="00EC76D5">
        <w:t xml:space="preserve"> ::=</w:t>
      </w:r>
    </w:p>
    <w:p w14:paraId="04960DBE"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0B99EC65" w14:textId="77777777" w:rsidR="00C71256" w:rsidRPr="00EC76D5" w:rsidRDefault="00C71256" w:rsidP="00C71256">
      <w:pPr>
        <w:pStyle w:val="Code"/>
      </w:pPr>
    </w:p>
    <w:p w14:paraId="2B0EA547" w14:textId="090F7897" w:rsidR="00C71256" w:rsidRPr="00EC76D5" w:rsidRDefault="00CA3A8B" w:rsidP="00C71256">
      <w:pPr>
        <w:pStyle w:val="Code"/>
      </w:pPr>
      <w:r>
        <w:rPr>
          <w:i/>
        </w:rPr>
        <w:t>type_cast_expression</w:t>
      </w:r>
      <w:r w:rsidR="00C71256" w:rsidRPr="00EC76D5">
        <w:t xml:space="preserve"> ::=</w:t>
      </w:r>
    </w:p>
    <w:p w14:paraId="6BE74C50" w14:textId="77777777" w:rsidR="00C71256" w:rsidRPr="00EC76D5" w:rsidRDefault="00C71256" w:rsidP="00C71256">
      <w:pPr>
        <w:pStyle w:val="Code"/>
      </w:pPr>
      <w:r w:rsidRPr="00EC76D5">
        <w:t xml:space="preserve">    </w:t>
      </w:r>
      <w:r w:rsidRPr="00EC76D5">
        <w:rPr>
          <w:i/>
        </w:rPr>
        <w:t>prefix</w:t>
      </w:r>
      <w:r w:rsidRPr="00EC76D5">
        <w:t>_</w:t>
      </w:r>
      <w:r w:rsidRPr="00EC76D5">
        <w:rPr>
          <w:i/>
        </w:rPr>
        <w:t>expression</w:t>
      </w:r>
      <w:r w:rsidRPr="00EC76D5">
        <w:t xml:space="preserve">  </w:t>
      </w:r>
    </w:p>
    <w:p w14:paraId="236789C2" w14:textId="47383E23" w:rsidR="00C71256" w:rsidRPr="00EC76D5" w:rsidRDefault="00C71256" w:rsidP="00C71256">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sidR="00CA3A8B">
        <w:rPr>
          <w:i/>
        </w:rPr>
        <w:t>type_cast_expression</w:t>
      </w:r>
    </w:p>
    <w:p w14:paraId="561C9225" w14:textId="77777777" w:rsidR="00C71256" w:rsidRPr="00EC76D5" w:rsidRDefault="00C71256" w:rsidP="00C71256">
      <w:pPr>
        <w:pStyle w:val="Code"/>
      </w:pPr>
    </w:p>
    <w:p w14:paraId="211F77E6" w14:textId="77777777" w:rsidR="00C71256" w:rsidRPr="00EC76D5" w:rsidRDefault="00C71256" w:rsidP="00C71256">
      <w:pPr>
        <w:pStyle w:val="Code"/>
      </w:pPr>
      <w:r w:rsidRPr="00EC76D5">
        <w:rPr>
          <w:i/>
        </w:rPr>
        <w:t>prefix</w:t>
      </w:r>
      <w:r w:rsidRPr="00EC76D5">
        <w:t>_</w:t>
      </w:r>
      <w:r w:rsidRPr="00EC76D5">
        <w:rPr>
          <w:i/>
        </w:rPr>
        <w:t>expression</w:t>
      </w:r>
      <w:r w:rsidRPr="00EC76D5">
        <w:t xml:space="preserve"> ::=</w:t>
      </w:r>
    </w:p>
    <w:p w14:paraId="4F477FF4" w14:textId="77777777" w:rsidR="00C71256" w:rsidRPr="00EC76D5" w:rsidRDefault="00C71256" w:rsidP="00C71256">
      <w:pPr>
        <w:pStyle w:val="Code"/>
      </w:pPr>
      <w:r w:rsidRPr="00EC76D5">
        <w:t xml:space="preserve">    </w:t>
      </w:r>
      <w:r w:rsidRPr="00EC76D5">
        <w:rPr>
          <w:i/>
        </w:rPr>
        <w:t>postfix</w:t>
      </w:r>
      <w:r w:rsidRPr="00EC76D5">
        <w:t>_</w:t>
      </w:r>
      <w:r w:rsidRPr="00EC76D5">
        <w:rPr>
          <w:i/>
        </w:rPr>
        <w:t>expression</w:t>
      </w:r>
      <w:r w:rsidRPr="00EC76D5">
        <w:t xml:space="preserve"> </w:t>
      </w:r>
    </w:p>
    <w:p w14:paraId="0504A5D6" w14:textId="77777777" w:rsidR="00C71256" w:rsidRPr="00EC76D5" w:rsidRDefault="00C71256" w:rsidP="00C71256">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1E5AAF54" w14:textId="515654BA" w:rsidR="00C71256" w:rsidRPr="00EC76D5" w:rsidRDefault="00C71256" w:rsidP="00C71256">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sidR="00CA3A8B">
        <w:rPr>
          <w:i/>
        </w:rPr>
        <w:t>type_cast_expression</w:t>
      </w:r>
      <w:r w:rsidRPr="00EC76D5">
        <w:t xml:space="preserve"> </w:t>
      </w:r>
    </w:p>
    <w:p w14:paraId="1804DFEB" w14:textId="482142B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0E0EE8E8" w14:textId="603D63BC"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6D09B809" w14:textId="541D8039" w:rsidR="00C71256" w:rsidRPr="00EC76D5" w:rsidRDefault="00C71256" w:rsidP="00C71256">
      <w:pPr>
        <w:pStyle w:val="Code"/>
      </w:pPr>
      <w:r w:rsidRPr="00EC76D5">
        <w:t xml:space="preserve">  | </w:t>
      </w:r>
      <w:r w:rsidRPr="00EC76D5">
        <w:rPr>
          <w:b/>
        </w:rPr>
        <w:t>&amp;</w:t>
      </w:r>
      <w:r w:rsidRPr="00EC76D5">
        <w:t xml:space="preserve"> </w:t>
      </w:r>
      <w:r w:rsidR="00CA3A8B">
        <w:rPr>
          <w:i/>
        </w:rPr>
        <w:t>type_cast_expression</w:t>
      </w:r>
      <w:r w:rsidRPr="00EC76D5">
        <w:t xml:space="preserve"> </w:t>
      </w:r>
    </w:p>
    <w:p w14:paraId="28E63479" w14:textId="7453FEE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2277BB88"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662255F"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5E40ACF7" w14:textId="77777777" w:rsidR="00C71256" w:rsidRPr="00EC76D5" w:rsidRDefault="00C71256" w:rsidP="00C71256">
      <w:pPr>
        <w:pStyle w:val="Code"/>
      </w:pPr>
    </w:p>
    <w:p w14:paraId="72385871" w14:textId="77777777" w:rsidR="00C71256" w:rsidRPr="00EC76D5" w:rsidRDefault="00C71256" w:rsidP="00C71256">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A5E9A6"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6017638" w14:textId="77777777" w:rsidR="00C71256" w:rsidRPr="00EC76D5" w:rsidRDefault="00C71256" w:rsidP="00C71256">
      <w:pPr>
        <w:pStyle w:val="Code"/>
      </w:pPr>
    </w:p>
    <w:p w14:paraId="1121385C" w14:textId="77777777" w:rsidR="00C71256" w:rsidRPr="00EC76D5" w:rsidRDefault="00C71256" w:rsidP="00C71256">
      <w:pPr>
        <w:pStyle w:val="Code"/>
      </w:pPr>
      <w:r w:rsidRPr="00EC76D5">
        <w:rPr>
          <w:i/>
        </w:rPr>
        <w:t>increment</w:t>
      </w:r>
      <w:r w:rsidRPr="00EC76D5">
        <w:t>_</w:t>
      </w:r>
      <w:r w:rsidRPr="00EC76D5">
        <w:rPr>
          <w:i/>
        </w:rPr>
        <w:t>operator</w:t>
      </w:r>
      <w:r w:rsidRPr="00EC76D5">
        <w:t xml:space="preserve"> ::=</w:t>
      </w:r>
    </w:p>
    <w:p w14:paraId="427BD81F"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241EE7AB" w14:textId="77777777" w:rsidR="00C71256" w:rsidRPr="00EC76D5" w:rsidRDefault="00C71256" w:rsidP="00C71256">
      <w:pPr>
        <w:pStyle w:val="Code"/>
      </w:pPr>
    </w:p>
    <w:p w14:paraId="50AA4CC2" w14:textId="77777777" w:rsidR="00C71256" w:rsidRPr="00EC76D5" w:rsidRDefault="00C71256" w:rsidP="00C71256">
      <w:pPr>
        <w:pStyle w:val="Code"/>
      </w:pPr>
      <w:r w:rsidRPr="00EC76D5">
        <w:rPr>
          <w:i/>
        </w:rPr>
        <w:t>postfix</w:t>
      </w:r>
      <w:r w:rsidRPr="00EC76D5">
        <w:t>_</w:t>
      </w:r>
      <w:r w:rsidRPr="00EC76D5">
        <w:rPr>
          <w:i/>
        </w:rPr>
        <w:t>expression</w:t>
      </w:r>
      <w:r w:rsidRPr="00EC76D5">
        <w:t xml:space="preserve"> ::=</w:t>
      </w:r>
    </w:p>
    <w:p w14:paraId="304F8CD0" w14:textId="77777777" w:rsidR="00C71256" w:rsidRPr="00EC76D5" w:rsidRDefault="00C71256" w:rsidP="00C71256">
      <w:pPr>
        <w:pStyle w:val="Code"/>
      </w:pPr>
      <w:r w:rsidRPr="00EC76D5">
        <w:t xml:space="preserve">    </w:t>
      </w:r>
      <w:r w:rsidRPr="00EC76D5">
        <w:rPr>
          <w:i/>
        </w:rPr>
        <w:t>primary</w:t>
      </w:r>
      <w:r w:rsidRPr="00EC76D5">
        <w:t>_</w:t>
      </w:r>
      <w:r w:rsidRPr="00EC76D5">
        <w:rPr>
          <w:i/>
        </w:rPr>
        <w:t>expression</w:t>
      </w:r>
      <w:r w:rsidRPr="00EC76D5">
        <w:t xml:space="preserve"> </w:t>
      </w:r>
    </w:p>
    <w:p w14:paraId="76D9D55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1DDA32EA"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56DFF96C"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697089D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1D64BC4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3C9781A0" w14:textId="77777777" w:rsidR="00C71256" w:rsidRPr="00EC76D5" w:rsidRDefault="00C71256" w:rsidP="00C71256">
      <w:pPr>
        <w:pStyle w:val="Code"/>
      </w:pPr>
    </w:p>
    <w:p w14:paraId="1B54B9CF" w14:textId="77777777" w:rsidR="00C71256" w:rsidRPr="00EC76D5" w:rsidRDefault="00C71256" w:rsidP="00C71256">
      <w:pPr>
        <w:pStyle w:val="Code"/>
      </w:pPr>
      <w:r w:rsidRPr="00EC76D5">
        <w:rPr>
          <w:i/>
        </w:rPr>
        <w:t>primary</w:t>
      </w:r>
      <w:r w:rsidRPr="00EC76D5">
        <w:t>_</w:t>
      </w:r>
      <w:r w:rsidRPr="00EC76D5">
        <w:rPr>
          <w:i/>
        </w:rPr>
        <w:t>expression</w:t>
      </w:r>
      <w:r w:rsidRPr="00EC76D5">
        <w:t xml:space="preserve"> ::=</w:t>
      </w:r>
    </w:p>
    <w:p w14:paraId="1C68F625" w14:textId="77777777" w:rsidR="00C71256" w:rsidRPr="00EC76D5" w:rsidRDefault="00C71256" w:rsidP="00C71256">
      <w:pPr>
        <w:pStyle w:val="Code"/>
      </w:pPr>
      <w:r w:rsidRPr="00EC76D5">
        <w:t xml:space="preserve">    </w:t>
      </w:r>
      <w:r w:rsidRPr="00EC76D5">
        <w:rPr>
          <w:b/>
        </w:rPr>
        <w:t>identifier</w:t>
      </w:r>
      <w:r w:rsidRPr="00EC76D5">
        <w:t xml:space="preserve"> </w:t>
      </w:r>
    </w:p>
    <w:p w14:paraId="01B7A8E9" w14:textId="77777777" w:rsidR="00C71256" w:rsidRPr="00EC76D5" w:rsidRDefault="00C71256" w:rsidP="00C71256">
      <w:pPr>
        <w:pStyle w:val="Code"/>
      </w:pPr>
      <w:r w:rsidRPr="00EC76D5">
        <w:t xml:space="preserve">  | </w:t>
      </w:r>
      <w:r w:rsidRPr="00EC76D5">
        <w:rPr>
          <w:b/>
        </w:rPr>
        <w:t>value</w:t>
      </w:r>
      <w:r w:rsidRPr="00EC76D5">
        <w:t xml:space="preserve"> </w:t>
      </w:r>
    </w:p>
    <w:p w14:paraId="7DD7A059"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542F6EE5" w14:textId="77777777" w:rsidR="00C71256" w:rsidRPr="00EC76D5" w:rsidRDefault="00C71256" w:rsidP="00C71256">
      <w:pPr>
        <w:pStyle w:val="Code"/>
      </w:pPr>
    </w:p>
    <w:p w14:paraId="3ABE1BA3" w14:textId="77777777" w:rsidR="00C71256" w:rsidRPr="00EC76D5" w:rsidRDefault="00C71256" w:rsidP="00C71256">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2A370AE4" w14:textId="77777777" w:rsidR="00C71256" w:rsidRPr="00EC76D5" w:rsidRDefault="00C71256" w:rsidP="00C71256">
      <w:pPr>
        <w:pStyle w:val="Code"/>
      </w:pPr>
      <w:r w:rsidRPr="00EC76D5">
        <w:t xml:space="preserve">    /* </w:t>
      </w:r>
      <w:r w:rsidRPr="00EC76D5">
        <w:rPr>
          <w:i/>
        </w:rPr>
        <w:t>empty</w:t>
      </w:r>
      <w:r w:rsidRPr="00EC76D5">
        <w:t xml:space="preserve"> */</w:t>
      </w:r>
    </w:p>
    <w:p w14:paraId="1CA99C08" w14:textId="77777777" w:rsidR="00C71256" w:rsidRPr="00EC76D5" w:rsidRDefault="00C71256" w:rsidP="00C71256">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31D39229" w14:textId="77777777" w:rsidR="00C71256" w:rsidRPr="00EC76D5" w:rsidRDefault="00C71256" w:rsidP="00C71256">
      <w:pPr>
        <w:pStyle w:val="Code"/>
      </w:pPr>
    </w:p>
    <w:p w14:paraId="1C9AEBAA" w14:textId="77777777" w:rsidR="00C71256" w:rsidRPr="00EC76D5" w:rsidRDefault="00C71256" w:rsidP="00C71256">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7E4F9825"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4E8CB6E8" w14:textId="77777777" w:rsidR="00C71256" w:rsidRPr="00EC76D5" w:rsidRDefault="00C71256" w:rsidP="00C71256">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0751B8AD" w14:textId="5FEF6DD2" w:rsidR="00281D34" w:rsidRPr="00EC76D5" w:rsidRDefault="00F66981" w:rsidP="00281D34">
      <w:pPr>
        <w:pStyle w:val="Rubrik1"/>
      </w:pPr>
      <w:bookmarkStart w:id="5896" w:name="_Toc481936470"/>
      <w:r w:rsidRPr="00EC76D5">
        <w:lastRenderedPageBreak/>
        <w:t>A</w:t>
      </w:r>
      <w:r w:rsidR="00281D34" w:rsidRPr="00EC76D5">
        <w:t xml:space="preserve"> Crash Course in C</w:t>
      </w:r>
      <w:bookmarkEnd w:id="5896"/>
    </w:p>
    <w:p w14:paraId="652688E1" w14:textId="77777777" w:rsidR="00E80032" w:rsidRPr="00EC76D5" w:rsidRDefault="00E80032" w:rsidP="00E80032">
      <w:r w:rsidRPr="00EC76D5">
        <w:rPr>
          <w:noProof/>
          <w:szCs w:val="21"/>
        </w:rPr>
        <w:t xml:space="preserve">This </w:t>
      </w:r>
      <w:r w:rsidR="00BC2508" w:rsidRPr="00EC76D5">
        <w:rPr>
          <w:noProof/>
          <w:szCs w:val="21"/>
        </w:rPr>
        <w:t>appendix</w:t>
      </w:r>
      <w:r w:rsidRPr="00EC76D5">
        <w:rPr>
          <w:noProof/>
          <w:szCs w:val="21"/>
        </w:rPr>
        <w:t xml:space="preserve"> gives a crash course in the C programming language. </w:t>
      </w:r>
      <w:r w:rsidRPr="00EC76D5">
        <w:t xml:space="preserve">The story of C began in the late sixties with the Multics project, which was a predecessor to the the UNIX operating system. The first two versions of Multics were written in the assembler language. However, since programming in assembly languages was rather cumbersome, an appropriate high-level language was called for. </w:t>
      </w:r>
    </w:p>
    <w:p w14:paraId="125E1D3F" w14:textId="77777777" w:rsidR="00E80032" w:rsidRPr="00EC76D5" w:rsidRDefault="00E80032" w:rsidP="00E80032">
      <w:r w:rsidRPr="00EC76D5">
        <w:t>The researchers Dennis Ritchie and Ken Thompon created the language B by simplifying the research language BCPL</w:t>
      </w:r>
      <w:r w:rsidRPr="00EC76D5">
        <w:rPr>
          <w:rStyle w:val="Fotnotsreferens"/>
        </w:rPr>
        <w:footnoteReference w:id="13"/>
      </w:r>
      <w:r w:rsidRPr="00EC76D5">
        <w:t xml:space="preserve"> in 1969. The new versions, called New B, were introduced in 1972. The name did soon evolve into C. In 1978, Brian Kernighan and Dennis Ritchie wrote the book </w:t>
      </w:r>
      <w:r w:rsidRPr="00EC76D5">
        <w:rPr>
          <w:rStyle w:val="Italic"/>
        </w:rPr>
        <w:t>The C Programming Language</w:t>
      </w:r>
      <w:r w:rsidRPr="00EC76D5">
        <w:t xml:space="preserve">, which introduced the informal K&amp;R C standard, named after the authors. In 1983, a working group was formed by the American National Standard Institute (ANSI) in order to define a C standard, which was finally adopted in 1989. The ANSI C standard is described in an appendix of the second edition of </w:t>
      </w:r>
      <w:r w:rsidRPr="00EC76D5">
        <w:rPr>
          <w:rStyle w:val="Italic"/>
        </w:rPr>
        <w:t>The C Programming Languages</w:t>
      </w:r>
      <w:r w:rsidRPr="00EC76D5">
        <w:t>.</w:t>
      </w:r>
    </w:p>
    <w:p w14:paraId="3F94B6E1" w14:textId="1CDDCEAB" w:rsidR="00E80032" w:rsidRPr="00EC76D5" w:rsidRDefault="00E80032" w:rsidP="007C7CB2">
      <w:pPr>
        <w:pStyle w:val="Rubrik2"/>
      </w:pPr>
      <w:bookmarkStart w:id="5897" w:name="_Toc320485572"/>
      <w:bookmarkStart w:id="5898" w:name="_Toc323656681"/>
      <w:bookmarkStart w:id="5899" w:name="_Toc324085419"/>
      <w:bookmarkStart w:id="5900" w:name="_Toc383781071"/>
      <w:bookmarkStart w:id="5901" w:name="_Toc481936471"/>
      <w:r w:rsidRPr="00EC76D5">
        <w:t>The Compiler and the Linker</w:t>
      </w:r>
      <w:bookmarkEnd w:id="5897"/>
      <w:bookmarkEnd w:id="5898"/>
      <w:bookmarkEnd w:id="5899"/>
      <w:bookmarkEnd w:id="5900"/>
      <w:bookmarkEnd w:id="5901"/>
    </w:p>
    <w:p w14:paraId="4738AA08" w14:textId="77777777" w:rsidR="00E80032" w:rsidRPr="00EC76D5" w:rsidRDefault="00E80032" w:rsidP="00E80032">
      <w:r w:rsidRPr="00EC76D5">
        <w:t xml:space="preserve">The </w:t>
      </w:r>
      <w:r w:rsidRPr="00EC76D5">
        <w:rPr>
          <w:rStyle w:val="KeyWord"/>
        </w:rPr>
        <w:t>source</w:t>
      </w:r>
      <w:r w:rsidRPr="00EC76D5">
        <w:t xml:space="preserve"> </w:t>
      </w:r>
      <w:r w:rsidRPr="00EC76D5">
        <w:rPr>
          <w:rStyle w:val="KeyWord"/>
        </w:rPr>
        <w:t>code</w:t>
      </w:r>
      <w:r w:rsidRPr="00EC76D5">
        <w:t xml:space="preserve"> is the the actual text the programmer writes. The </w:t>
      </w:r>
      <w:r w:rsidRPr="00EC76D5">
        <w:rPr>
          <w:rStyle w:val="KeyWord"/>
        </w:rPr>
        <w:t>compiler</w:t>
      </w:r>
      <w:r w:rsidRPr="00EC76D5">
        <w:t xml:space="preserve"> is the program that translates the source code into </w:t>
      </w:r>
      <w:r w:rsidRPr="00EC76D5">
        <w:rPr>
          <w:rStyle w:val="KeyWord"/>
        </w:rPr>
        <w:t>object</w:t>
      </w:r>
      <w:r w:rsidRPr="00EC76D5">
        <w:t xml:space="preserve"> </w:t>
      </w:r>
      <w:r w:rsidRPr="00EC76D5">
        <w:rPr>
          <w:rStyle w:val="KeyWord"/>
        </w:rPr>
        <w:t>code</w:t>
      </w:r>
      <w:r w:rsidRPr="00EC76D5">
        <w:t xml:space="preserve">, which the computer can read. The </w:t>
      </w:r>
      <w:r w:rsidRPr="00EC76D5">
        <w:rPr>
          <w:rStyle w:val="KeyWord"/>
        </w:rPr>
        <w:t>linker</w:t>
      </w:r>
      <w:r w:rsidRPr="00EC76D5">
        <w:t xml:space="preserve"> puts several compiled files into an executable file</w:t>
      </w:r>
    </w:p>
    <w:p w14:paraId="63DFDC01" w14:textId="77777777" w:rsidR="00E80032" w:rsidRPr="00EC76D5" w:rsidRDefault="00E80032" w:rsidP="00E80032">
      <w:r w:rsidRPr="00EC76D5">
        <w:t xml:space="preserve">Let us say we have a C program in the source code file </w:t>
      </w:r>
      <w:r w:rsidRPr="00EC76D5">
        <w:rPr>
          <w:rStyle w:val="CodeInText0"/>
        </w:rPr>
        <w:t>Program.c</w:t>
      </w:r>
      <w:r w:rsidRPr="00EC76D5">
        <w:t xml:space="preserve"> and a routine used by the program in </w:t>
      </w:r>
      <w:r w:rsidRPr="00EC76D5">
        <w:rPr>
          <w:rStyle w:val="CodeInText0"/>
        </w:rPr>
        <w:t>Routine.c</w:t>
      </w:r>
      <w:r w:rsidRPr="00EC76D5">
        <w:t xml:space="preserve">. Furthermore, the program calls a function in the standard library. In this case, the compiler translates the source code into object code and the linker joins the code into the executable file </w:t>
      </w:r>
      <w:r w:rsidRPr="00EC76D5">
        <w:rPr>
          <w:rStyle w:val="CodeInText0"/>
        </w:rPr>
        <w:t>Program.exe</w:t>
      </w:r>
      <w:r w:rsidRPr="00EC76D5">
        <w:t>.</w:t>
      </w:r>
    </w:p>
    <w:p w14:paraId="1E08102C"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7A4296" w:rsidRPr="003F7CF1" w:rsidRDefault="007A4296"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7A4296" w:rsidRPr="003F7CF1" w:rsidRDefault="007A4296"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7A4296" w:rsidRPr="003F7CF1" w:rsidRDefault="007A4296"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77777777" w:rsidR="007A4296" w:rsidRPr="003F7CF1" w:rsidRDefault="007A4296"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7A4296" w:rsidRPr="003F7CF1" w:rsidRDefault="007A4296"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77777777" w:rsidR="007A4296" w:rsidRPr="003F7CF1" w:rsidRDefault="007A4296" w:rsidP="00E80032">
                              <w:pPr>
                                <w:pStyle w:val="SourceCodeBoxHeader"/>
                                <w:rPr>
                                  <w:sz w:val="19"/>
                                  <w:szCs w:val="19"/>
                                  <w:lang w:val="sv-SE"/>
                                </w:rPr>
                              </w:pPr>
                              <w:r w:rsidRPr="003F7CF1">
                                <w:rPr>
                                  <w:sz w:val="19"/>
                                  <w:szCs w:val="19"/>
                                  <w:lang w:val="sv-SE"/>
                                </w:rPr>
                                <w:t>Routine.obj</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7A4296" w:rsidRPr="003F7CF1" w:rsidRDefault="007A4296"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7A4296" w:rsidRPr="003F7CF1" w:rsidRDefault="007A4296"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7A4296" w:rsidRPr="003F7CF1" w:rsidRDefault="007A4296"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044"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">
                <v:shape id="_x0000_s1045" type="#_x0000_t75" style="position:absolute;width:57384;height:33045;visibility:visible;mso-wrap-style:square">
                  <v:fill o:detectmouseclick="t"/>
                  <v:path o:connecttype="none"/>
                </v:shape>
                <v:rect id="Rectangle 206" o:spid="_x0000_s1046"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7A4296" w:rsidRPr="003F7CF1" w:rsidRDefault="007A4296" w:rsidP="00E80032">
                        <w:pPr>
                          <w:pStyle w:val="SourceCodeBoxText"/>
                          <w:rPr>
                            <w:sz w:val="19"/>
                            <w:szCs w:val="19"/>
                            <w:lang w:val="en-US"/>
                          </w:rPr>
                        </w:pPr>
                        <w:r w:rsidRPr="003F7CF1">
                          <w:rPr>
                            <w:sz w:val="19"/>
                            <w:szCs w:val="19"/>
                            <w:lang w:val="en-US"/>
                          </w:rPr>
                          <w:t>Compiler</w:t>
                        </w:r>
                      </w:p>
                    </w:txbxContent>
                  </v:textbox>
                </v:rect>
                <v:shape id="Text Box 207" o:spid="_x0000_s1047"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7A4296" w:rsidRPr="003F7CF1" w:rsidRDefault="007A4296"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048"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7A4296" w:rsidRPr="003F7CF1" w:rsidRDefault="007A4296" w:rsidP="00E80032">
                        <w:pPr>
                          <w:pStyle w:val="SourceCodeBoxText"/>
                          <w:rPr>
                            <w:sz w:val="19"/>
                            <w:szCs w:val="19"/>
                            <w:lang w:val="en-US"/>
                          </w:rPr>
                        </w:pPr>
                        <w:r w:rsidRPr="003F7CF1">
                          <w:rPr>
                            <w:sz w:val="19"/>
                            <w:szCs w:val="19"/>
                            <w:lang w:val="en-US"/>
                          </w:rPr>
                          <w:t>Linker</w:t>
                        </w:r>
                      </w:p>
                    </w:txbxContent>
                  </v:textbox>
                </v:rect>
                <v:shape id="Text Box 209" o:spid="_x0000_s1049"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77777777" w:rsidR="007A4296" w:rsidRPr="003F7CF1" w:rsidRDefault="007A4296"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v:textbox>
                </v:shape>
                <v:shape id="Text Box 210" o:spid="_x0000_s1050"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7A4296" w:rsidRPr="003F7CF1" w:rsidRDefault="007A4296"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051"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77777777" w:rsidR="007A4296" w:rsidRPr="003F7CF1" w:rsidRDefault="007A4296" w:rsidP="00E80032">
                        <w:pPr>
                          <w:pStyle w:val="SourceCodeBoxHeader"/>
                          <w:rPr>
                            <w:sz w:val="19"/>
                            <w:szCs w:val="19"/>
                            <w:lang w:val="sv-SE"/>
                          </w:rPr>
                        </w:pPr>
                        <w:r w:rsidRPr="003F7CF1">
                          <w:rPr>
                            <w:sz w:val="19"/>
                            <w:szCs w:val="19"/>
                            <w:lang w:val="sv-SE"/>
                          </w:rPr>
                          <w:t>Routine.obj</w:t>
                        </w:r>
                      </w:p>
                    </w:txbxContent>
                  </v:textbox>
                </v:shape>
                <v:rect id="Rectangle 212" o:spid="_x0000_s1052"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7A4296" w:rsidRPr="003F7CF1" w:rsidRDefault="007A4296" w:rsidP="00E80032">
                        <w:pPr>
                          <w:pStyle w:val="SourceCodeBoxText"/>
                          <w:rPr>
                            <w:sz w:val="19"/>
                            <w:szCs w:val="19"/>
                            <w:lang w:val="en-US"/>
                          </w:rPr>
                        </w:pPr>
                        <w:r w:rsidRPr="003F7CF1">
                          <w:rPr>
                            <w:sz w:val="19"/>
                            <w:szCs w:val="19"/>
                            <w:lang w:val="en-US"/>
                          </w:rPr>
                          <w:t>Compiler</w:t>
                        </w:r>
                      </w:p>
                    </w:txbxContent>
                  </v:textbox>
                </v:rect>
                <v:shape id="Text Box 213" o:spid="_x0000_s1053"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7A4296" w:rsidRPr="003F7CF1" w:rsidRDefault="007A4296" w:rsidP="00E80032">
                        <w:pPr>
                          <w:pStyle w:val="SourceCodeBoxHeader"/>
                          <w:rPr>
                            <w:sz w:val="19"/>
                            <w:szCs w:val="19"/>
                            <w:lang w:val="sv-SE"/>
                          </w:rPr>
                        </w:pPr>
                        <w:r w:rsidRPr="003F7CF1">
                          <w:rPr>
                            <w:sz w:val="19"/>
                            <w:szCs w:val="19"/>
                            <w:lang w:val="sv-SE"/>
                          </w:rPr>
                          <w:t>Standard Library</w:t>
                        </w:r>
                      </w:p>
                    </w:txbxContent>
                  </v:textbox>
                </v:shape>
                <v:line id="Line 214" o:spid="_x0000_s1054"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055"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056"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057"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058"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059"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060"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061"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062"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7A4296" w:rsidRPr="003F7CF1" w:rsidRDefault="007A4296"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EC76D5" w:rsidRDefault="00E80032" w:rsidP="00E80032">
      <w:r w:rsidRPr="00EC76D5">
        <w:t xml:space="preserve">If the compiler reports an error we refer to it as </w:t>
      </w:r>
      <w:r w:rsidRPr="00EC76D5">
        <w:rPr>
          <w:rStyle w:val="KeyWord"/>
        </w:rPr>
        <w:t xml:space="preserve">compile-time error, </w:t>
      </w:r>
      <w:r w:rsidRPr="00EC76D5">
        <w:t xml:space="preserve">and if an error occurs during the execution of the program we call it a </w:t>
      </w:r>
      <w:r w:rsidRPr="00EC76D5">
        <w:rPr>
          <w:rStyle w:val="KeyWord"/>
        </w:rPr>
        <w:t>run-time error</w:t>
      </w:r>
      <w:r w:rsidRPr="00EC76D5">
        <w:t>.</w:t>
      </w:r>
    </w:p>
    <w:p w14:paraId="4641F138" w14:textId="7610AAC6" w:rsidR="00E80032" w:rsidRPr="00EC76D5" w:rsidRDefault="00E80032" w:rsidP="007C7CB2">
      <w:pPr>
        <w:pStyle w:val="Rubrik2"/>
      </w:pPr>
      <w:bookmarkStart w:id="5902" w:name="_Toc320485573"/>
      <w:bookmarkStart w:id="5903" w:name="_Toc323656682"/>
      <w:bookmarkStart w:id="5904" w:name="_Toc324085420"/>
      <w:bookmarkStart w:id="5905" w:name="_Toc383781072"/>
      <w:bookmarkStart w:id="5906" w:name="_Toc481936472"/>
      <w:r w:rsidRPr="00EC76D5">
        <w:t>The Hello-World Program</w:t>
      </w:r>
      <w:bookmarkEnd w:id="5902"/>
      <w:bookmarkEnd w:id="5903"/>
      <w:bookmarkEnd w:id="5904"/>
      <w:bookmarkEnd w:id="5905"/>
      <w:bookmarkEnd w:id="5906"/>
    </w:p>
    <w:p w14:paraId="6ACFD9F1" w14:textId="77777777" w:rsidR="00E80032" w:rsidRPr="00EC76D5" w:rsidRDefault="00E80032" w:rsidP="00E80032">
      <w:pPr>
        <w:rPr>
          <w:szCs w:val="21"/>
        </w:rPr>
      </w:pPr>
      <w:r w:rsidRPr="00EC76D5">
        <w:t xml:space="preserve">In the first edition of The C Programming Language the </w:t>
      </w:r>
      <w:r w:rsidRPr="00EC76D5">
        <w:rPr>
          <w:rStyle w:val="KeyWord"/>
        </w:rPr>
        <w:t>hello-world</w:t>
      </w:r>
      <w:r w:rsidRPr="00EC76D5">
        <w:t xml:space="preserve"> example was introduced; that is, a small </w:t>
      </w:r>
      <w:r w:rsidRPr="00EC76D5">
        <w:rPr>
          <w:szCs w:val="21"/>
        </w:rPr>
        <w:t>program that prints the text “</w:t>
      </w:r>
      <w:r w:rsidRPr="00EC76D5">
        <w:rPr>
          <w:rStyle w:val="CodeInText0"/>
        </w:rPr>
        <w:t>Hello, World!</w:t>
      </w:r>
      <w:r w:rsidRPr="00EC76D5">
        <w:rPr>
          <w:szCs w:val="21"/>
        </w:rPr>
        <w:t>”</w:t>
      </w:r>
      <w:r w:rsidRPr="00EC76D5">
        <w:rPr>
          <w:rStyle w:val="Fotnotsreferens"/>
          <w:szCs w:val="21"/>
        </w:rPr>
        <w:footnoteReference w:id="14"/>
      </w:r>
      <w:r w:rsidRPr="00EC76D5">
        <w:rPr>
          <w:szCs w:val="21"/>
        </w:rPr>
        <w:t xml:space="preserve"> on the screen. </w:t>
      </w:r>
      <w:r w:rsidRPr="00EC76D5">
        <w:t xml:space="preserve">To write a </w:t>
      </w:r>
      <w:r w:rsidRPr="00EC76D5">
        <w:rPr>
          <w:rStyle w:val="KeyWord"/>
        </w:rPr>
        <w:t>hello-world program</w:t>
      </w:r>
      <w:r w:rsidRPr="00EC76D5">
        <w:rPr>
          <w:i/>
        </w:rPr>
        <w:t xml:space="preserve"> </w:t>
      </w:r>
      <w:r w:rsidRPr="00EC76D5">
        <w:t xml:space="preserve">often means to write a small program to test that the compiler and linker work properly. </w:t>
      </w:r>
      <w:r w:rsidRPr="00EC76D5">
        <w:rPr>
          <w:szCs w:val="21"/>
        </w:rPr>
        <w:t xml:space="preserve">The execution of the program does always start with the function </w:t>
      </w:r>
      <w:r w:rsidRPr="00EC76D5">
        <w:rPr>
          <w:rStyle w:val="CodeInText0"/>
        </w:rPr>
        <w:t>main</w:t>
      </w:r>
      <w:r w:rsidRPr="00EC76D5">
        <w:rPr>
          <w:szCs w:val="21"/>
        </w:rPr>
        <w:t xml:space="preserve">. </w:t>
      </w:r>
    </w:p>
    <w:p w14:paraId="42E8E245" w14:textId="77777777" w:rsidR="00E80032" w:rsidRPr="00EC76D5" w:rsidRDefault="00E80032" w:rsidP="00E80032">
      <w:pPr>
        <w:pStyle w:val="Code"/>
      </w:pPr>
      <w:r w:rsidRPr="00EC76D5">
        <w:t>#include &lt;stdio.h&gt;</w:t>
      </w:r>
    </w:p>
    <w:p w14:paraId="7B3D444F" w14:textId="77777777" w:rsidR="00E80032" w:rsidRPr="00EC76D5" w:rsidRDefault="00E80032" w:rsidP="00E80032">
      <w:pPr>
        <w:pStyle w:val="Code"/>
      </w:pPr>
    </w:p>
    <w:p w14:paraId="78728355" w14:textId="77777777" w:rsidR="00E80032" w:rsidRPr="00EC76D5" w:rsidRDefault="00E80032" w:rsidP="00E80032">
      <w:pPr>
        <w:pStyle w:val="Code"/>
      </w:pPr>
      <w:r w:rsidRPr="00EC76D5">
        <w:t>void main(void) {</w:t>
      </w:r>
    </w:p>
    <w:p w14:paraId="5C253ECD" w14:textId="77777777" w:rsidR="00E80032" w:rsidRPr="00EC76D5" w:rsidRDefault="00E80032" w:rsidP="00E80032">
      <w:pPr>
        <w:pStyle w:val="Code"/>
      </w:pPr>
      <w:r w:rsidRPr="00EC76D5">
        <w:t xml:space="preserve">  puts("Hello, World!");</w:t>
      </w:r>
    </w:p>
    <w:p w14:paraId="1BE7201B" w14:textId="77777777" w:rsidR="00E80032" w:rsidRPr="00EC76D5" w:rsidRDefault="00E80032" w:rsidP="00E80032">
      <w:pPr>
        <w:pStyle w:val="Code"/>
      </w:pPr>
      <w:r w:rsidRPr="00EC76D5">
        <w:t>}</w:t>
      </w:r>
    </w:p>
    <w:p w14:paraId="0CC7794A" w14:textId="77777777" w:rsidR="00E80032" w:rsidRPr="00EC76D5" w:rsidRDefault="00E80032" w:rsidP="00E80032">
      <w:r w:rsidRPr="00EC76D5">
        <w:t xml:space="preserve">When executing, the program above generates the following printout. </w:t>
      </w:r>
    </w:p>
    <w:p w14:paraId="5B84B850" w14:textId="77777777" w:rsidR="00E80032" w:rsidRPr="00EC76D5" w:rsidRDefault="00E80032" w:rsidP="00E80032">
      <w:r w:rsidRPr="00EC76D5">
        <w:rPr>
          <w:noProof/>
          <w:lang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EC76D5" w:rsidRDefault="00E80032" w:rsidP="007C7CB2">
      <w:pPr>
        <w:pStyle w:val="Rubrik2"/>
      </w:pPr>
      <w:bookmarkStart w:id="5907" w:name="_Toc320485574"/>
      <w:bookmarkStart w:id="5908" w:name="_Toc323656683"/>
      <w:bookmarkStart w:id="5909" w:name="_Toc324085421"/>
      <w:bookmarkStart w:id="5910" w:name="_Toc383781073"/>
      <w:bookmarkStart w:id="5911" w:name="_Toc481936473"/>
      <w:r w:rsidRPr="00EC76D5">
        <w:t>Comments</w:t>
      </w:r>
      <w:bookmarkEnd w:id="5907"/>
      <w:bookmarkEnd w:id="5908"/>
      <w:bookmarkEnd w:id="5909"/>
      <w:bookmarkEnd w:id="5910"/>
      <w:bookmarkEnd w:id="5911"/>
    </w:p>
    <w:p w14:paraId="461ED663" w14:textId="77777777" w:rsidR="00E80032" w:rsidRPr="00EC76D5" w:rsidRDefault="00E80032" w:rsidP="00E80032">
      <w:r w:rsidRPr="00EC76D5">
        <w:t xml:space="preserve">In C, it is possible to insert </w:t>
      </w:r>
      <w:r w:rsidRPr="00EC76D5">
        <w:rPr>
          <w:rStyle w:val="KeyWord"/>
        </w:rPr>
        <w:t>comments</w:t>
      </w:r>
      <w:r w:rsidRPr="00EC76D5">
        <w:t xml:space="preserve"> to describe and clarify the meaning of the program. The comments are ignored by the compiler</w:t>
      </w:r>
      <w:r w:rsidRPr="00EC76D5">
        <w:rPr>
          <w:rStyle w:val="Fotnotsreferens"/>
          <w:szCs w:val="21"/>
        </w:rPr>
        <w:footnoteReference w:id="15"/>
      </w:r>
      <w:r w:rsidRPr="00EC76D5">
        <w:t xml:space="preserve">. There are two types of comments: </w:t>
      </w:r>
      <w:r w:rsidRPr="00EC76D5">
        <w:rPr>
          <w:rStyle w:val="KeyWord"/>
        </w:rPr>
        <w:t>line comments</w:t>
      </w:r>
      <w:r w:rsidRPr="00EC76D5">
        <w:t xml:space="preserve"> and </w:t>
      </w:r>
      <w:r w:rsidRPr="00EC76D5">
        <w:rPr>
          <w:rStyle w:val="KeyWord"/>
        </w:rPr>
        <w:t>block comments</w:t>
      </w:r>
      <w:r w:rsidRPr="00EC76D5">
        <w:t>. Line comments start with two slashes and ends at the end of the line.</w:t>
      </w:r>
    </w:p>
    <w:p w14:paraId="28136557" w14:textId="77777777" w:rsidR="00E80032" w:rsidRPr="00EC76D5" w:rsidRDefault="00E80032" w:rsidP="00E80032">
      <w:pPr>
        <w:pStyle w:val="Code"/>
      </w:pPr>
      <w:r w:rsidRPr="00EC76D5">
        <w:t>printf("Hello, World!"); // Prints "Hello, World!".</w:t>
      </w:r>
    </w:p>
    <w:p w14:paraId="0B237820" w14:textId="77777777" w:rsidR="00E80032" w:rsidRPr="00EC76D5" w:rsidRDefault="00E80032" w:rsidP="00E80032">
      <w:r w:rsidRPr="00EC76D5">
        <w:t>Block comments begin with a slash and an asterisk and ends with an asterisk and a slash. A block comment may range over several lines.</w:t>
      </w:r>
    </w:p>
    <w:p w14:paraId="6AC41BF8" w14:textId="77777777" w:rsidR="00E80032" w:rsidRPr="00EC76D5" w:rsidRDefault="00E80032" w:rsidP="00E80032">
      <w:pPr>
        <w:pStyle w:val="Code"/>
      </w:pPr>
      <w:r w:rsidRPr="00EC76D5">
        <w:t>/* This is an example of a C program. It writes the text</w:t>
      </w:r>
    </w:p>
    <w:p w14:paraId="0071E9B7" w14:textId="77777777" w:rsidR="00E80032" w:rsidRPr="00EC76D5" w:rsidRDefault="00E80032" w:rsidP="00E80032">
      <w:pPr>
        <w:pStyle w:val="Code"/>
      </w:pPr>
      <w:r w:rsidRPr="00EC76D5">
        <w:t xml:space="preserve">   "Hello, World!" at the screen. */</w:t>
      </w:r>
    </w:p>
    <w:p w14:paraId="2D1FC542" w14:textId="77777777" w:rsidR="00E80032" w:rsidRPr="00EC76D5" w:rsidRDefault="00E80032" w:rsidP="00E80032">
      <w:pPr>
        <w:pStyle w:val="Code"/>
      </w:pPr>
    </w:p>
    <w:p w14:paraId="36DF3C29" w14:textId="77777777" w:rsidR="00E80032" w:rsidRPr="00EC76D5" w:rsidRDefault="00E80032" w:rsidP="00E80032">
      <w:pPr>
        <w:pStyle w:val="Code"/>
      </w:pPr>
      <w:r w:rsidRPr="00EC76D5">
        <w:t>#include &lt;stdio.h&gt;</w:t>
      </w:r>
    </w:p>
    <w:p w14:paraId="2D13C54E" w14:textId="77777777" w:rsidR="00E80032" w:rsidRPr="00EC76D5" w:rsidRDefault="00E80032" w:rsidP="00E80032">
      <w:pPr>
        <w:pStyle w:val="Code"/>
      </w:pPr>
    </w:p>
    <w:p w14:paraId="6A84F961" w14:textId="77777777" w:rsidR="00E80032" w:rsidRPr="00EC76D5" w:rsidRDefault="00E80032" w:rsidP="00E80032">
      <w:pPr>
        <w:pStyle w:val="Code"/>
      </w:pPr>
      <w:r w:rsidRPr="00EC76D5">
        <w:t>void main(void) {</w:t>
      </w:r>
    </w:p>
    <w:p w14:paraId="0A5FF959" w14:textId="77777777" w:rsidR="00E80032" w:rsidRPr="00EC76D5" w:rsidRDefault="00E80032" w:rsidP="00E80032">
      <w:pPr>
        <w:pStyle w:val="Code"/>
      </w:pPr>
      <w:r w:rsidRPr="00EC76D5">
        <w:t xml:space="preserve">  printf("Hello, World!");</w:t>
      </w:r>
    </w:p>
    <w:p w14:paraId="1EED8F85" w14:textId="77777777" w:rsidR="00E80032" w:rsidRPr="00EC76D5" w:rsidRDefault="00E80032" w:rsidP="00E80032">
      <w:pPr>
        <w:pStyle w:val="Code"/>
      </w:pPr>
      <w:r w:rsidRPr="00EC76D5">
        <w:t>}</w:t>
      </w:r>
    </w:p>
    <w:p w14:paraId="1AA7A009" w14:textId="77777777" w:rsidR="00E80032" w:rsidRPr="00EC76D5" w:rsidRDefault="00E80032" w:rsidP="00E80032">
      <w:r w:rsidRPr="00EC76D5">
        <w:t>Block comments cannot be nested. The following example will result in a compile-time error.</w:t>
      </w:r>
    </w:p>
    <w:p w14:paraId="2BB32E05" w14:textId="77777777" w:rsidR="00E80032" w:rsidRPr="00EC76D5" w:rsidRDefault="00E80032" w:rsidP="00E80032">
      <w:pPr>
        <w:pStyle w:val="Code"/>
      </w:pPr>
      <w:r w:rsidRPr="00EC76D5">
        <w:t>/* A block comment cannot be /* nested inside */ another</w:t>
      </w:r>
    </w:p>
    <w:p w14:paraId="13F94ADD" w14:textId="77777777" w:rsidR="00E80032" w:rsidRPr="00EC76D5" w:rsidRDefault="00E80032" w:rsidP="00E80032">
      <w:pPr>
        <w:pStyle w:val="Code"/>
      </w:pPr>
      <w:r w:rsidRPr="00EC76D5">
        <w:t xml:space="preserve">   block comment. */</w:t>
      </w:r>
    </w:p>
    <w:p w14:paraId="5DB9B9FA" w14:textId="6537FAC5" w:rsidR="00E80032" w:rsidRPr="00EC76D5" w:rsidRDefault="00E80032" w:rsidP="00E80032">
      <w:r w:rsidRPr="00EC76D5">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EC76D5">
        <w:fldChar w:fldCharType="begin"/>
      </w:r>
      <w:r w:rsidRPr="00EC76D5">
        <w:instrText xml:space="preserve"> REF _Ref383781494 \r \h </w:instrText>
      </w:r>
      <w:r w:rsidRPr="00EC76D5">
        <w:fldChar w:fldCharType="separate"/>
      </w:r>
      <w:r w:rsidR="00545E00" w:rsidRPr="00EC76D5">
        <w:t>22.9</w:t>
      </w:r>
      <w:r w:rsidRPr="00EC76D5">
        <w:fldChar w:fldCharType="end"/>
      </w:r>
      <w:r w:rsidRPr="00EC76D5">
        <w:t>) for details.</w:t>
      </w:r>
    </w:p>
    <w:p w14:paraId="3920A6C7" w14:textId="77777777" w:rsidR="00E80032" w:rsidRPr="00EC76D5" w:rsidRDefault="00E80032" w:rsidP="00E80032">
      <w:pPr>
        <w:pStyle w:val="Code"/>
      </w:pPr>
      <w:bookmarkStart w:id="5912" w:name="_Toc320485575"/>
      <w:r w:rsidRPr="00EC76D5">
        <w:t>#if 0</w:t>
      </w:r>
    </w:p>
    <w:p w14:paraId="34AAFCE8" w14:textId="77777777" w:rsidR="00E80032" w:rsidRPr="00EC76D5" w:rsidRDefault="00E80032" w:rsidP="00E80032">
      <w:pPr>
        <w:pStyle w:val="Code"/>
      </w:pPr>
      <w:r w:rsidRPr="00EC76D5">
        <w:t>This is an example of a C program. It writes the text</w:t>
      </w:r>
    </w:p>
    <w:p w14:paraId="1EB5173E" w14:textId="77777777" w:rsidR="00E80032" w:rsidRPr="00EC76D5" w:rsidRDefault="00E80032" w:rsidP="00E80032">
      <w:pPr>
        <w:pStyle w:val="Code"/>
      </w:pPr>
      <w:r w:rsidRPr="00EC76D5">
        <w:t>"Hello, World!" at the screen.</w:t>
      </w:r>
    </w:p>
    <w:p w14:paraId="24495987" w14:textId="77777777" w:rsidR="00E80032" w:rsidRPr="00EC76D5" w:rsidRDefault="00E80032" w:rsidP="00E80032">
      <w:pPr>
        <w:pStyle w:val="Code"/>
      </w:pPr>
      <w:r w:rsidRPr="00EC76D5">
        <w:t>#endif</w:t>
      </w:r>
    </w:p>
    <w:p w14:paraId="2CFC45C5" w14:textId="77777777" w:rsidR="00E80032" w:rsidRPr="00EC76D5" w:rsidRDefault="00E80032" w:rsidP="00E80032">
      <w:pPr>
        <w:pStyle w:val="Code"/>
      </w:pPr>
    </w:p>
    <w:p w14:paraId="650D531B" w14:textId="77777777" w:rsidR="00E80032" w:rsidRPr="00EC76D5" w:rsidRDefault="00E80032" w:rsidP="00E80032">
      <w:pPr>
        <w:pStyle w:val="Code"/>
      </w:pPr>
      <w:r w:rsidRPr="00EC76D5">
        <w:t>#include &lt;stdio.h&gt;</w:t>
      </w:r>
    </w:p>
    <w:p w14:paraId="4B3A2A05" w14:textId="77777777" w:rsidR="00E80032" w:rsidRPr="00EC76D5" w:rsidRDefault="00E80032" w:rsidP="00E80032">
      <w:pPr>
        <w:pStyle w:val="Code"/>
      </w:pPr>
    </w:p>
    <w:p w14:paraId="116ADB49" w14:textId="77777777" w:rsidR="00E80032" w:rsidRPr="00EC76D5" w:rsidRDefault="00E80032" w:rsidP="00E80032">
      <w:pPr>
        <w:pStyle w:val="Code"/>
      </w:pPr>
      <w:r w:rsidRPr="00EC76D5">
        <w:t>void main(void) {</w:t>
      </w:r>
    </w:p>
    <w:p w14:paraId="4B6B2E59" w14:textId="77777777" w:rsidR="00E80032" w:rsidRPr="00EC76D5" w:rsidRDefault="00E80032" w:rsidP="00E80032">
      <w:pPr>
        <w:pStyle w:val="Code"/>
      </w:pPr>
      <w:r w:rsidRPr="00EC76D5">
        <w:t xml:space="preserve">  printf("Hello, World!");</w:t>
      </w:r>
    </w:p>
    <w:p w14:paraId="69DDFA53" w14:textId="77777777" w:rsidR="00E80032" w:rsidRPr="00EC76D5" w:rsidRDefault="00E80032" w:rsidP="00E80032">
      <w:pPr>
        <w:pStyle w:val="Code"/>
      </w:pPr>
      <w:r w:rsidRPr="00EC76D5">
        <w:t>}</w:t>
      </w:r>
    </w:p>
    <w:p w14:paraId="03D934DF" w14:textId="67174E74" w:rsidR="00E80032" w:rsidRPr="00EC76D5" w:rsidRDefault="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Change w:id="5913" w:author="Stefan Björnander" w:date="2012-05-06T23:23:00Z">
          <w:pPr>
            <w:pStyle w:val="Rubrik2"/>
          </w:pPr>
        </w:pPrChange>
      </w:pPr>
      <w:bookmarkStart w:id="5914" w:name="_Toc323656684"/>
      <w:bookmarkStart w:id="5915" w:name="_Toc324085422"/>
      <w:bookmarkStart w:id="5916" w:name="_Toc383781074"/>
      <w:bookmarkStart w:id="5917" w:name="_Toc481936474"/>
      <w:r w:rsidRPr="00EC76D5">
        <w:t>Types and Variables</w:t>
      </w:r>
      <w:bookmarkEnd w:id="5912"/>
      <w:bookmarkEnd w:id="5914"/>
      <w:bookmarkEnd w:id="5915"/>
      <w:bookmarkEnd w:id="5916"/>
      <w:bookmarkEnd w:id="5917"/>
    </w:p>
    <w:p w14:paraId="3ECE0602" w14:textId="77777777" w:rsidR="00E80032" w:rsidRPr="00EC76D5" w:rsidRDefault="00E80032" w:rsidP="00E80032">
      <w:pPr>
        <w:rPr>
          <w:noProof/>
        </w:rPr>
      </w:pPr>
      <w:r w:rsidRPr="00EC76D5">
        <w:rPr>
          <w:noProof/>
        </w:rPr>
        <w:t xml:space="preserve">There are several types in C. They can be divided into two groups: simple and compunded. The simple types can be further classified into </w:t>
      </w:r>
      <w:r w:rsidRPr="00EC76D5">
        <w:rPr>
          <w:rStyle w:val="KeyWord"/>
        </w:rPr>
        <w:t>integral</w:t>
      </w:r>
      <w:r w:rsidRPr="00EC76D5">
        <w:rPr>
          <w:noProof/>
        </w:rPr>
        <w:t xml:space="preserve">, </w:t>
      </w:r>
      <w:r w:rsidRPr="00EC76D5">
        <w:rPr>
          <w:rStyle w:val="KeyWord"/>
        </w:rPr>
        <w:t>floating</w:t>
      </w:r>
      <w:r w:rsidRPr="00EC76D5">
        <w:rPr>
          <w:noProof/>
        </w:rPr>
        <w:t xml:space="preserve">, and </w:t>
      </w:r>
      <w:r w:rsidRPr="00EC76D5">
        <w:rPr>
          <w:rStyle w:val="KeyWord"/>
        </w:rPr>
        <w:t>logical</w:t>
      </w:r>
      <w:r w:rsidRPr="00EC76D5">
        <w:rPr>
          <w:noProof/>
        </w:rPr>
        <w:t xml:space="preserve"> types. The compunded types are </w:t>
      </w:r>
      <w:r w:rsidRPr="00EC76D5">
        <w:rPr>
          <w:rStyle w:val="KeyWord"/>
        </w:rPr>
        <w:t>arrays</w:t>
      </w:r>
      <w:r w:rsidRPr="00EC76D5">
        <w:rPr>
          <w:noProof/>
        </w:rPr>
        <w:t xml:space="preserve">, </w:t>
      </w:r>
      <w:r w:rsidRPr="00EC76D5">
        <w:rPr>
          <w:rStyle w:val="KeyWord"/>
        </w:rPr>
        <w:lastRenderedPageBreak/>
        <w:t>structures</w:t>
      </w:r>
      <w:r w:rsidRPr="00EC76D5">
        <w:rPr>
          <w:noProof/>
        </w:rPr>
        <w:t xml:space="preserve">, </w:t>
      </w:r>
      <w:r w:rsidRPr="00EC76D5">
        <w:rPr>
          <w:rStyle w:val="KeyWord"/>
        </w:rPr>
        <w:t>unions</w:t>
      </w:r>
      <w:r w:rsidRPr="00EC76D5">
        <w:rPr>
          <w:noProof/>
        </w:rPr>
        <w:t xml:space="preserve">, and </w:t>
      </w:r>
      <w:r w:rsidRPr="00EC76D5">
        <w:rPr>
          <w:rStyle w:val="KeyWord"/>
        </w:rPr>
        <w:t>pointers</w:t>
      </w:r>
      <w:r w:rsidRPr="00EC76D5">
        <w:rPr>
          <w:noProof/>
        </w:rPr>
        <w:t xml:space="preserve">. They all (directly or indirectly) composed by simple types. We can also define a type with our own integer values, called the </w:t>
      </w:r>
      <w:r w:rsidRPr="00EC76D5">
        <w:rPr>
          <w:rStyle w:val="KeyWord"/>
        </w:rPr>
        <w:t>enumeration</w:t>
      </w:r>
      <w:r w:rsidRPr="00EC76D5">
        <w:rPr>
          <w:noProof/>
        </w:rPr>
        <w:t xml:space="preserve"> type.</w:t>
      </w:r>
    </w:p>
    <w:p w14:paraId="00C96102" w14:textId="27E20C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18" w:name="_Toc320485576"/>
      <w:bookmarkStart w:id="5919" w:name="_Toc323656685"/>
      <w:bookmarkStart w:id="5920" w:name="_Toc324085423"/>
      <w:bookmarkStart w:id="5921" w:name="_Toc383781075"/>
      <w:bookmarkStart w:id="5922" w:name="_Ref383781525"/>
      <w:bookmarkStart w:id="5923" w:name="_Toc481936475"/>
      <w:r w:rsidRPr="00EC76D5">
        <w:t>Simple Types</w:t>
      </w:r>
      <w:bookmarkEnd w:id="5918"/>
      <w:bookmarkEnd w:id="5919"/>
      <w:bookmarkEnd w:id="5920"/>
      <w:bookmarkEnd w:id="5921"/>
      <w:bookmarkEnd w:id="5922"/>
      <w:bookmarkEnd w:id="5923"/>
    </w:p>
    <w:p w14:paraId="489B3AE1" w14:textId="77777777" w:rsidR="00E80032" w:rsidRPr="00EC76D5" w:rsidRDefault="00E80032" w:rsidP="00E80032">
      <w:r w:rsidRPr="00EC76D5">
        <w:t xml:space="preserve">There are four simple types intended for storing integers: </w:t>
      </w:r>
      <w:r w:rsidRPr="00EC76D5">
        <w:rPr>
          <w:rStyle w:val="CodeInText0"/>
        </w:rPr>
        <w:t>char</w:t>
      </w:r>
      <w:r w:rsidRPr="00EC76D5">
        <w:t xml:space="preserve">,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They are called the </w:t>
      </w:r>
      <w:r w:rsidRPr="00EC76D5">
        <w:rPr>
          <w:rStyle w:val="KeyWord"/>
        </w:rPr>
        <w:t>integral</w:t>
      </w:r>
      <w:r w:rsidRPr="00EC76D5">
        <w:rPr>
          <w:rStyle w:val="Italic"/>
        </w:rPr>
        <w:t xml:space="preserve"> </w:t>
      </w:r>
      <w:r w:rsidRPr="00EC76D5">
        <w:rPr>
          <w:rStyle w:val="KeyWord"/>
        </w:rPr>
        <w:t>types</w:t>
      </w:r>
      <w:r w:rsidRPr="00EC76D5">
        <w:t xml:space="preserve">. The types </w:t>
      </w:r>
      <w:r w:rsidRPr="00EC76D5">
        <w:rPr>
          <w:rStyle w:val="CodeInText0"/>
        </w:rPr>
        <w:t>short</w:t>
      </w:r>
      <w:r w:rsidRPr="00EC76D5">
        <w:rPr>
          <w:rStyle w:val="Italic"/>
        </w:rPr>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may be abbreviated to </w:t>
      </w:r>
      <w:r w:rsidRPr="00EC76D5">
        <w:rPr>
          <w:rStyle w:val="CodeInText0"/>
        </w:rPr>
        <w:t>short</w:t>
      </w:r>
      <w:r w:rsidRPr="00EC76D5">
        <w:t xml:space="preserve"> and </w:t>
      </w:r>
      <w:r w:rsidRPr="00EC76D5">
        <w:rPr>
          <w:rStyle w:val="CodeInText0"/>
        </w:rPr>
        <w:t>long</w:t>
      </w:r>
      <w:r w:rsidRPr="00EC76D5">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C76D5">
        <w:rPr>
          <w:rStyle w:val="KeyWord"/>
        </w:rPr>
        <w:t>implementation dependent</w:t>
      </w:r>
      <w:r w:rsidRPr="00EC76D5">
        <w:t>.</w:t>
      </w:r>
    </w:p>
    <w:p w14:paraId="062EA994" w14:textId="77777777" w:rsidR="00E80032" w:rsidRPr="00EC76D5" w:rsidRDefault="00E80032" w:rsidP="00E80032">
      <w:r w:rsidRPr="00EC76D5">
        <w:t xml:space="preserve">Furthermore, the integral types may be </w:t>
      </w:r>
      <w:r w:rsidRPr="00EC76D5">
        <w:rPr>
          <w:rStyle w:val="CodeInText0"/>
        </w:rPr>
        <w:t>signed</w:t>
      </w:r>
      <w:r w:rsidRPr="00EC76D5">
        <w:t xml:space="preserve"> or </w:t>
      </w:r>
      <w:r w:rsidRPr="00EC76D5">
        <w:rPr>
          <w:rStyle w:val="CodeInText0"/>
        </w:rPr>
        <w:t>unsigned</w:t>
      </w:r>
      <w:r w:rsidRPr="00EC76D5">
        <w:t xml:space="preserve">. An unsigned type must not have negative values. If the word signed or unsigned is left out, a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will be signed. Weather a </w:t>
      </w:r>
      <w:r w:rsidRPr="00EC76D5">
        <w:rPr>
          <w:rStyle w:val="CodeInText0"/>
        </w:rPr>
        <w:t>char</w:t>
      </w:r>
      <w:r w:rsidRPr="00EC76D5">
        <w:t xml:space="preserve"> will be signed or unsigned is implementation dependent. However, a </w:t>
      </w:r>
      <w:r w:rsidRPr="00EC76D5">
        <w:rPr>
          <w:rStyle w:val="CodeInText0"/>
        </w:rPr>
        <w:t>char</w:t>
      </w:r>
      <w:r w:rsidRPr="00EC76D5">
        <w:t xml:space="preserve"> is always one byte long, which means that it always holds a single character, regardless whether it is unsigned or not.</w:t>
      </w:r>
    </w:p>
    <w:p w14:paraId="472C378E" w14:textId="77777777" w:rsidR="00E80032" w:rsidRPr="00EC76D5" w:rsidRDefault="00E80032" w:rsidP="00E80032">
      <w:r w:rsidRPr="00EC76D5">
        <w:t xml:space="preserve">The next category of simple types is the </w:t>
      </w:r>
      <w:r w:rsidRPr="00EC76D5">
        <w:rPr>
          <w:rStyle w:val="CodeInText0"/>
        </w:rPr>
        <w:t>floating</w:t>
      </w:r>
      <w:r w:rsidRPr="00EC76D5">
        <w:rPr>
          <w:rStyle w:val="Italic"/>
        </w:rPr>
        <w:t xml:space="preserve"> </w:t>
      </w:r>
      <w:r w:rsidRPr="00EC76D5">
        <w:rPr>
          <w:rStyle w:val="CodeInText0"/>
        </w:rPr>
        <w:t>types</w:t>
      </w:r>
      <w:r w:rsidRPr="00EC76D5">
        <w:t xml:space="preserve">, which are used to store decimal numbers. The types are </w:t>
      </w:r>
      <w:r w:rsidRPr="00EC76D5">
        <w:rPr>
          <w:rStyle w:val="CodeInText0"/>
        </w:rPr>
        <w:t>float</w:t>
      </w:r>
      <w:r w:rsidRPr="00EC76D5">
        <w:t xml:space="preserve">, </w:t>
      </w:r>
      <w:r w:rsidRPr="00EC76D5">
        <w:rPr>
          <w:rStyle w:val="CodeInText0"/>
        </w:rPr>
        <w:t>double</w:t>
      </w:r>
      <w:r w:rsidRPr="00EC76D5">
        <w:t xml:space="preserve">, and </w:t>
      </w:r>
      <w:r w:rsidRPr="00EC76D5">
        <w:rPr>
          <w:rStyle w:val="CodeInText0"/>
        </w:rPr>
        <w:t>long</w:t>
      </w:r>
      <w:r w:rsidRPr="00EC76D5">
        <w:rPr>
          <w:rStyle w:val="Italic"/>
        </w:rPr>
        <w:t xml:space="preserve"> </w:t>
      </w:r>
      <w:r w:rsidRPr="00EC76D5">
        <w:rPr>
          <w:rStyle w:val="CodeInText0"/>
        </w:rPr>
        <w:t>double</w:t>
      </w:r>
      <w:r w:rsidRPr="00EC76D5">
        <w:t xml:space="preserve">; where </w:t>
      </w:r>
      <w:r w:rsidRPr="00EC76D5">
        <w:rPr>
          <w:rStyle w:val="CodeInText0"/>
        </w:rPr>
        <w:t>float</w:t>
      </w:r>
      <w:r w:rsidRPr="00EC76D5">
        <w:t xml:space="preserve"> stores the smallest value and </w:t>
      </w:r>
      <w:r w:rsidRPr="00EC76D5">
        <w:rPr>
          <w:rStyle w:val="CodeInText0"/>
        </w:rPr>
        <w:t>long</w:t>
      </w:r>
      <w:r w:rsidRPr="00EC76D5">
        <w:rPr>
          <w:rStyle w:val="Italic"/>
        </w:rPr>
        <w:t xml:space="preserve"> </w:t>
      </w:r>
      <w:r w:rsidRPr="00EC76D5">
        <w:rPr>
          <w:rStyle w:val="CodeInText0"/>
        </w:rPr>
        <w:t>double</w:t>
      </w:r>
      <w:r w:rsidRPr="00EC76D5">
        <w:t xml:space="preserve"> the largest one. How large values each type can store is implementation dependent. A floating type cannot be unsigned.</w:t>
      </w:r>
    </w:p>
    <w:p w14:paraId="065C238C" w14:textId="77777777" w:rsidR="00E80032" w:rsidRPr="00EC76D5" w:rsidRDefault="00E80032" w:rsidP="00E80032">
      <w:r w:rsidRPr="00EC76D5">
        <w:t xml:space="preserve">In many languages, there is a logical type (named </w:t>
      </w:r>
      <w:r w:rsidRPr="00EC76D5">
        <w:rPr>
          <w:rStyle w:val="CodeInText0"/>
        </w:rPr>
        <w:t>bool</w:t>
      </w:r>
      <w:r w:rsidRPr="00EC76D5">
        <w:t xml:space="preserve">, </w:t>
      </w:r>
      <w:r w:rsidRPr="00EC76D5">
        <w:rPr>
          <w:rStyle w:val="CodeInText0"/>
        </w:rPr>
        <w:t>boolean</w:t>
      </w:r>
      <w:r w:rsidRPr="00EC76D5">
        <w:rPr>
          <w:rStyle w:val="Italic"/>
        </w:rPr>
        <w:t xml:space="preserve">, </w:t>
      </w:r>
      <w:r w:rsidRPr="00EC76D5">
        <w:t xml:space="preserve">or </w:t>
      </w:r>
      <w:r w:rsidRPr="00EC76D5">
        <w:rPr>
          <w:rStyle w:val="CodeInText0"/>
        </w:rPr>
        <w:t>logical</w:t>
      </w:r>
      <w:r w:rsidRPr="00EC76D5">
        <w:t xml:space="preserve">) that stores logical value </w:t>
      </w:r>
      <w:r w:rsidRPr="00EC76D5">
        <w:rPr>
          <w:rStyle w:val="KeyWord"/>
        </w:rPr>
        <w:t>true</w:t>
      </w:r>
      <w:r w:rsidRPr="00EC76D5">
        <w:t xml:space="preserve"> or </w:t>
      </w:r>
      <w:r w:rsidRPr="00EC76D5">
        <w:rPr>
          <w:rStyle w:val="KeyWord"/>
        </w:rPr>
        <w:t>false</w:t>
      </w:r>
      <w:r w:rsidRPr="00EC76D5">
        <w:t>. In C, however, there is no such type</w:t>
      </w:r>
      <w:r w:rsidRPr="00EC76D5">
        <w:rPr>
          <w:rStyle w:val="Fotnotsreferens"/>
          <w:szCs w:val="21"/>
        </w:rPr>
        <w:footnoteReference w:id="16"/>
      </w:r>
      <w:r w:rsidRPr="00EC76D5">
        <w:t xml:space="preserve">. Instead, </w:t>
      </w:r>
      <w:r w:rsidRPr="00EC76D5">
        <w:rPr>
          <w:rStyle w:val="CodeInText0"/>
        </w:rPr>
        <w:t>int</w:t>
      </w:r>
      <w:r w:rsidRPr="00EC76D5">
        <w:t xml:space="preserve"> is used as a logical type, where zero represents false and all other values represent true.</w:t>
      </w:r>
    </w:p>
    <w:p w14:paraId="17CC66FC" w14:textId="75EFBF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24" w:name="_Toc320485577"/>
      <w:bookmarkStart w:id="5925" w:name="_Toc323656686"/>
      <w:bookmarkStart w:id="5926" w:name="_Toc324085424"/>
      <w:bookmarkStart w:id="5927" w:name="_Toc383781076"/>
      <w:bookmarkStart w:id="5928" w:name="_Toc481936476"/>
      <w:r w:rsidRPr="00EC76D5">
        <w:t>Variables</w:t>
      </w:r>
      <w:bookmarkEnd w:id="5924"/>
      <w:bookmarkEnd w:id="5925"/>
      <w:bookmarkEnd w:id="5926"/>
      <w:bookmarkEnd w:id="5927"/>
      <w:bookmarkEnd w:id="5928"/>
    </w:p>
    <w:p w14:paraId="1797A312" w14:textId="65C3F1DA" w:rsidR="00E80032" w:rsidRPr="00EC76D5" w:rsidRDefault="00E80032" w:rsidP="00E80032">
      <w:r w:rsidRPr="00EC76D5">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2F35C1">
        <w:t>initializer</w:t>
      </w:r>
      <w:r w:rsidRPr="00EC76D5">
        <w:t>ialize the variable; that is, assign it a value. If we do not, the variable’s value is undefined</w:t>
      </w:r>
      <w:r w:rsidRPr="00EC76D5">
        <w:rPr>
          <w:rStyle w:val="Fotnotsreferens"/>
          <w:szCs w:val="21"/>
        </w:rPr>
        <w:footnoteReference w:id="17"/>
      </w:r>
      <w:r w:rsidRPr="00EC76D5">
        <w:t>. In this chapter, that value is denoted by a question mark (?).</w:t>
      </w:r>
    </w:p>
    <w:p w14:paraId="2F57B4FE" w14:textId="77777777" w:rsidR="00E80032" w:rsidRPr="00EC76D5" w:rsidRDefault="00E80032" w:rsidP="00E80032">
      <w:pPr>
        <w:pStyle w:val="Code"/>
      </w:pPr>
      <w:r w:rsidRPr="00EC76D5">
        <w:t>int i = 123, j;</w:t>
      </w:r>
    </w:p>
    <w:p w14:paraId="52C74ABD" w14:textId="77777777" w:rsidR="00E80032" w:rsidRPr="00EC76D5" w:rsidRDefault="00E80032" w:rsidP="00E80032">
      <w:pPr>
        <w:pStyle w:val="Code"/>
      </w:pPr>
      <w:r w:rsidRPr="00EC76D5">
        <w:t>double d = 3.14;</w:t>
      </w:r>
    </w:p>
    <w:p w14:paraId="428B2607" w14:textId="77777777" w:rsidR="00E80032" w:rsidRPr="00EC76D5" w:rsidRDefault="00E80032" w:rsidP="00E80032">
      <w:pPr>
        <w:pStyle w:val="Code"/>
      </w:pPr>
      <w:r w:rsidRPr="00EC76D5">
        <w:t>char c = 'a';</w:t>
      </w:r>
    </w:p>
    <w:p w14:paraId="6F3EAD9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7A4296" w:rsidRPr="003F7CF1" w:rsidRDefault="007A4296"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7A4296" w:rsidRPr="003F7CF1" w:rsidRDefault="007A4296"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7A4296" w:rsidRPr="003F7CF1" w:rsidRDefault="007A4296"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7A4296" w:rsidRPr="003F7CF1" w:rsidRDefault="007A4296"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7A4296" w:rsidRPr="003F7CF1" w:rsidRDefault="007A4296"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7A4296" w:rsidRPr="003F7CF1" w:rsidRDefault="007A4296"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7A4296" w:rsidRPr="003F7CF1" w:rsidRDefault="007A4296"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7A4296" w:rsidRPr="003F7CF1" w:rsidRDefault="007A4296"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063"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">
                <v:shape id="_x0000_s1064" type="#_x0000_t75" style="position:absolute;width:38779;height:9017;visibility:visible;mso-wrap-style:square">
                  <v:fill o:detectmouseclick="t"/>
                  <v:path o:connecttype="none"/>
                </v:shape>
                <v:rect id="Rectangle 283" o:spid="_x0000_s106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7A4296" w:rsidRPr="003F7CF1" w:rsidRDefault="007A4296" w:rsidP="00E80032">
                        <w:pPr>
                          <w:pStyle w:val="SourceCodeBoxText"/>
                          <w:rPr>
                            <w:sz w:val="19"/>
                            <w:szCs w:val="19"/>
                          </w:rPr>
                        </w:pPr>
                        <w:r w:rsidRPr="003F7CF1">
                          <w:rPr>
                            <w:sz w:val="19"/>
                            <w:szCs w:val="19"/>
                          </w:rPr>
                          <w:t>123</w:t>
                        </w:r>
                      </w:p>
                    </w:txbxContent>
                  </v:textbox>
                </v:rect>
                <v:shape id="Text Box 284" o:spid="_x0000_s106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7A4296" w:rsidRPr="003F7CF1" w:rsidRDefault="007A4296" w:rsidP="00E80032">
                        <w:pPr>
                          <w:pStyle w:val="SourceCodeBoxHeader"/>
                          <w:rPr>
                            <w:sz w:val="19"/>
                            <w:szCs w:val="19"/>
                          </w:rPr>
                        </w:pPr>
                        <w:r w:rsidRPr="003F7CF1">
                          <w:rPr>
                            <w:sz w:val="19"/>
                            <w:szCs w:val="19"/>
                          </w:rPr>
                          <w:t>i</w:t>
                        </w:r>
                      </w:p>
                    </w:txbxContent>
                  </v:textbox>
                </v:shape>
                <v:rect id="Rectangle 285" o:spid="_x0000_s1067"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7A4296" w:rsidRPr="003F7CF1" w:rsidRDefault="007A4296" w:rsidP="00E80032">
                        <w:pPr>
                          <w:pStyle w:val="SourceCodeBoxText"/>
                          <w:rPr>
                            <w:sz w:val="19"/>
                            <w:szCs w:val="19"/>
                          </w:rPr>
                        </w:pPr>
                        <w:r w:rsidRPr="003F7CF1">
                          <w:rPr>
                            <w:sz w:val="19"/>
                            <w:szCs w:val="19"/>
                          </w:rPr>
                          <w:t>?</w:t>
                        </w:r>
                      </w:p>
                    </w:txbxContent>
                  </v:textbox>
                </v:rect>
                <v:shape id="Text Box 286" o:spid="_x0000_s1068"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7A4296" w:rsidRPr="003F7CF1" w:rsidRDefault="007A4296" w:rsidP="00E80032">
                        <w:pPr>
                          <w:pStyle w:val="SourceCodeBoxHeader"/>
                          <w:rPr>
                            <w:sz w:val="19"/>
                            <w:szCs w:val="19"/>
                            <w:lang w:val="sv-SE"/>
                          </w:rPr>
                        </w:pPr>
                        <w:r w:rsidRPr="003F7CF1">
                          <w:rPr>
                            <w:sz w:val="19"/>
                            <w:szCs w:val="19"/>
                            <w:lang w:val="sv-SE"/>
                          </w:rPr>
                          <w:t>j</w:t>
                        </w:r>
                      </w:p>
                    </w:txbxContent>
                  </v:textbox>
                </v:shape>
                <v:rect id="Rectangle 287" o:spid="_x0000_s1069"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7A4296" w:rsidRPr="003F7CF1" w:rsidRDefault="007A4296" w:rsidP="00E80032">
                        <w:pPr>
                          <w:pStyle w:val="SourceCodeBoxText"/>
                          <w:rPr>
                            <w:sz w:val="19"/>
                            <w:szCs w:val="19"/>
                          </w:rPr>
                        </w:pPr>
                        <w:r w:rsidRPr="003F7CF1">
                          <w:rPr>
                            <w:sz w:val="19"/>
                            <w:szCs w:val="19"/>
                          </w:rPr>
                          <w:t>3.14</w:t>
                        </w:r>
                      </w:p>
                    </w:txbxContent>
                  </v:textbox>
                </v:rect>
                <v:shape id="Text Box 288" o:spid="_x0000_s1070"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7A4296" w:rsidRPr="003F7CF1" w:rsidRDefault="007A4296" w:rsidP="00E80032">
                        <w:pPr>
                          <w:pStyle w:val="SourceCodeBoxHeader"/>
                          <w:rPr>
                            <w:sz w:val="19"/>
                            <w:szCs w:val="19"/>
                            <w:lang w:val="sv-SE"/>
                          </w:rPr>
                        </w:pPr>
                        <w:r w:rsidRPr="003F7CF1">
                          <w:rPr>
                            <w:sz w:val="19"/>
                            <w:szCs w:val="19"/>
                            <w:lang w:val="sv-SE"/>
                          </w:rPr>
                          <w:t>d</w:t>
                        </w:r>
                      </w:p>
                    </w:txbxContent>
                  </v:textbox>
                </v:shape>
                <v:rect id="Rectangle 289" o:spid="_x0000_s1071"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7A4296" w:rsidRPr="003F7CF1" w:rsidRDefault="007A4296" w:rsidP="00E80032">
                        <w:pPr>
                          <w:pStyle w:val="SourceCodeBoxText"/>
                          <w:rPr>
                            <w:sz w:val="19"/>
                            <w:szCs w:val="19"/>
                          </w:rPr>
                        </w:pPr>
                        <w:r w:rsidRPr="003F7CF1">
                          <w:rPr>
                            <w:sz w:val="19"/>
                            <w:szCs w:val="19"/>
                          </w:rPr>
                          <w:t>'a'</w:t>
                        </w:r>
                      </w:p>
                    </w:txbxContent>
                  </v:textbox>
                </v:rect>
                <v:shape id="Text Box 290" o:spid="_x0000_s1072"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7A4296" w:rsidRPr="003F7CF1" w:rsidRDefault="007A4296"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EC76D5" w:rsidRDefault="00E80032" w:rsidP="00E80032">
      <w:r w:rsidRPr="00EC76D5">
        <w:lastRenderedPageBreak/>
        <w:t>We can transform values between the types by stating the new type within parentheses. The use of stating the type is not strictly necessary. However, if omitted the compiler may give warnings</w:t>
      </w:r>
      <w:r w:rsidRPr="00EC76D5">
        <w:rPr>
          <w:rStyle w:val="Fotnotsreferens"/>
          <w:szCs w:val="21"/>
        </w:rPr>
        <w:footnoteReference w:id="18"/>
      </w:r>
      <w:r w:rsidRPr="00EC76D5">
        <w:t>.</w:t>
      </w:r>
    </w:p>
    <w:p w14:paraId="4552E3D8" w14:textId="77777777" w:rsidR="00E80032" w:rsidRPr="00EC76D5" w:rsidRDefault="00E80032" w:rsidP="00E80032">
      <w:pPr>
        <w:pStyle w:val="Code"/>
      </w:pPr>
      <w:r w:rsidRPr="00EC76D5">
        <w:t>int i = 123;</w:t>
      </w:r>
    </w:p>
    <w:p w14:paraId="17FBAEF0" w14:textId="77777777" w:rsidR="00E80032" w:rsidRPr="00EC76D5" w:rsidRDefault="00E80032" w:rsidP="00E80032">
      <w:pPr>
        <w:pStyle w:val="Code"/>
      </w:pPr>
      <w:r w:rsidRPr="00EC76D5">
        <w:t>double x = 1.23;</w:t>
      </w:r>
    </w:p>
    <w:p w14:paraId="2D72DC05" w14:textId="77777777" w:rsidR="00E80032" w:rsidRPr="00EC76D5" w:rsidRDefault="00E80032" w:rsidP="00E80032">
      <w:pPr>
        <w:pStyle w:val="Code"/>
      </w:pPr>
    </w:p>
    <w:p w14:paraId="2A6F7373" w14:textId="77777777" w:rsidR="00E80032" w:rsidRPr="00EC76D5" w:rsidRDefault="00E80032" w:rsidP="00E80032">
      <w:pPr>
        <w:pStyle w:val="Code"/>
      </w:pPr>
      <w:r w:rsidRPr="00EC76D5">
        <w:t>int j = (int) x;</w:t>
      </w:r>
    </w:p>
    <w:p w14:paraId="10ACCF22" w14:textId="77777777" w:rsidR="00E80032" w:rsidRPr="00EC76D5" w:rsidRDefault="00E80032" w:rsidP="00E80032">
      <w:pPr>
        <w:pStyle w:val="Code"/>
      </w:pPr>
      <w:r w:rsidRPr="00EC76D5">
        <w:t>double y = (double) i;</w:t>
      </w:r>
    </w:p>
    <w:p w14:paraId="50930259" w14:textId="7777777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29" w:name="_Toc320485578"/>
      <w:bookmarkStart w:id="5930" w:name="_Toc323656687"/>
      <w:bookmarkStart w:id="5931" w:name="_Toc324085425"/>
      <w:bookmarkStart w:id="5932" w:name="_Toc383781077"/>
      <w:bookmarkStart w:id="5933" w:name="_Toc481936477"/>
      <w:bookmarkStart w:id="5934" w:name="_Toc320485579"/>
      <w:r w:rsidRPr="00EC76D5">
        <w:t>Constants</w:t>
      </w:r>
      <w:bookmarkEnd w:id="5929"/>
      <w:bookmarkEnd w:id="5930"/>
      <w:bookmarkEnd w:id="5931"/>
      <w:bookmarkEnd w:id="5932"/>
      <w:bookmarkEnd w:id="5933"/>
    </w:p>
    <w:p w14:paraId="32CDF69C" w14:textId="307EF024" w:rsidR="00E80032" w:rsidRPr="00EC76D5" w:rsidRDefault="00E80032" w:rsidP="00E80032">
      <w:r w:rsidRPr="00EC76D5">
        <w:t xml:space="preserve">As the name implies, a constant is a variable whose value cannot be altered since it has been </w:t>
      </w:r>
      <w:r w:rsidR="00266D64">
        <w:t>initialized</w:t>
      </w:r>
      <w:r w:rsidRPr="00EC76D5">
        <w:t xml:space="preserve">. Unlike variables, constants must always be </w:t>
      </w:r>
      <w:r w:rsidR="00266D64">
        <w:t>initialized</w:t>
      </w:r>
      <w:r w:rsidRPr="00EC76D5">
        <w:t xml:space="preserve"> and are often written in capital letters.</w:t>
      </w:r>
    </w:p>
    <w:p w14:paraId="227A9631" w14:textId="77777777" w:rsidR="00E80032" w:rsidRPr="00EC76D5" w:rsidRDefault="00E80032" w:rsidP="00E80032">
      <w:pPr>
        <w:pStyle w:val="Code"/>
      </w:pPr>
      <w:r w:rsidRPr="00EC76D5">
        <w:t>const double PI = 3.14;</w:t>
      </w:r>
    </w:p>
    <w:p w14:paraId="53E08F45" w14:textId="6EE7033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35" w:name="_Toc323656688"/>
      <w:bookmarkStart w:id="5936" w:name="_Toc324085426"/>
      <w:bookmarkStart w:id="5937" w:name="_Toc383781078"/>
      <w:bookmarkStart w:id="5938" w:name="_Toc481936478"/>
      <w:r w:rsidRPr="00EC76D5">
        <w:t>Output</w:t>
      </w:r>
      <w:bookmarkEnd w:id="5934"/>
      <w:bookmarkEnd w:id="5935"/>
      <w:bookmarkEnd w:id="5936"/>
      <w:bookmarkEnd w:id="5937"/>
      <w:bookmarkEnd w:id="5938"/>
    </w:p>
    <w:p w14:paraId="68E5301E" w14:textId="77777777" w:rsidR="00E80032" w:rsidRPr="00EC76D5" w:rsidRDefault="00E80032" w:rsidP="00E80032">
      <w:r w:rsidRPr="00EC76D5">
        <w:t xml:space="preserve">As noted in the first section of this chapter, the standard function for output is </w:t>
      </w:r>
      <w:r w:rsidRPr="00EC76D5">
        <w:rPr>
          <w:rStyle w:val="CodeInText0"/>
        </w:rPr>
        <w:t>printf</w:t>
      </w:r>
      <w:r w:rsidRPr="00EC76D5">
        <w:t xml:space="preserve"> (formatted print) writes to the standard output device (normally a text window).</w:t>
      </w:r>
    </w:p>
    <w:p w14:paraId="3B73D7E0" w14:textId="77777777" w:rsidR="00E80032" w:rsidRPr="00EC76D5" w:rsidRDefault="00E80032" w:rsidP="00E80032">
      <w:r w:rsidRPr="00EC76D5">
        <w:t xml:space="preserve">The first argument is the </w:t>
      </w:r>
      <w:r w:rsidRPr="00EC76D5">
        <w:rPr>
          <w:rStyle w:val="KeyWord"/>
        </w:rPr>
        <w:t>format</w:t>
      </w:r>
      <w:r w:rsidRPr="00EC76D5">
        <w:rPr>
          <w:rStyle w:val="Italic"/>
        </w:rPr>
        <w:t xml:space="preserve"> </w:t>
      </w:r>
      <w:r w:rsidRPr="00EC76D5">
        <w:rPr>
          <w:rStyle w:val="KeyWord"/>
        </w:rPr>
        <w:t>strings</w:t>
      </w:r>
      <w:r w:rsidRPr="00EC76D5">
        <w:t xml:space="preserve">. With it, we can write every kind of value. However, there are many </w:t>
      </w:r>
      <w:r w:rsidRPr="00EC76D5">
        <w:rPr>
          <w:rStyle w:val="KeyWord"/>
        </w:rPr>
        <w:t>format</w:t>
      </w:r>
      <w:r w:rsidRPr="00EC76D5">
        <w:rPr>
          <w:rStyle w:val="Italic"/>
        </w:rPr>
        <w:t xml:space="preserve"> </w:t>
      </w:r>
      <w:r w:rsidRPr="00EC76D5">
        <w:rPr>
          <w:rStyle w:val="KeyWord"/>
        </w:rPr>
        <w:t>codes</w:t>
      </w:r>
      <w:r w:rsidRPr="00EC76D5">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5E421840" w14:textId="77777777" w:rsidTr="000803FF">
        <w:tc>
          <w:tcPr>
            <w:tcW w:w="709" w:type="dxa"/>
            <w:shd w:val="clear" w:color="auto" w:fill="auto"/>
          </w:tcPr>
          <w:p w14:paraId="662D7235" w14:textId="77777777" w:rsidR="00E80032" w:rsidRPr="00EC76D5" w:rsidRDefault="00E80032" w:rsidP="000803FF">
            <w:r w:rsidRPr="00EC76D5">
              <w:t>Code</w:t>
            </w:r>
          </w:p>
        </w:tc>
        <w:tc>
          <w:tcPr>
            <w:tcW w:w="7351" w:type="dxa"/>
            <w:shd w:val="clear" w:color="auto" w:fill="auto"/>
          </w:tcPr>
          <w:p w14:paraId="7883402E" w14:textId="77777777" w:rsidR="00E80032" w:rsidRPr="00EC76D5" w:rsidRDefault="00E80032" w:rsidP="000803FF">
            <w:r w:rsidRPr="00EC76D5">
              <w:t>Type</w:t>
            </w:r>
          </w:p>
        </w:tc>
      </w:tr>
      <w:tr w:rsidR="00E80032" w:rsidRPr="00EC76D5" w14:paraId="6E58A5AF" w14:textId="77777777" w:rsidTr="000803FF">
        <w:tc>
          <w:tcPr>
            <w:tcW w:w="709" w:type="dxa"/>
            <w:shd w:val="clear" w:color="auto" w:fill="auto"/>
          </w:tcPr>
          <w:p w14:paraId="28A92CB0" w14:textId="77777777" w:rsidR="00E80032" w:rsidRPr="00EC76D5" w:rsidRDefault="00E80032" w:rsidP="000803FF">
            <w:r w:rsidRPr="00EC76D5">
              <w:t>d</w:t>
            </w:r>
          </w:p>
        </w:tc>
        <w:tc>
          <w:tcPr>
            <w:tcW w:w="7351" w:type="dxa"/>
            <w:shd w:val="clear" w:color="auto" w:fill="auto"/>
          </w:tcPr>
          <w:p w14:paraId="7D2422D1" w14:textId="77777777" w:rsidR="00E80032" w:rsidRPr="00EC76D5" w:rsidRDefault="00E80032" w:rsidP="000803FF">
            <w:r w:rsidRPr="00EC76D5">
              <w:t>decimal integer</w:t>
            </w:r>
          </w:p>
        </w:tc>
      </w:tr>
      <w:tr w:rsidR="00E80032" w:rsidRPr="00EC76D5" w14:paraId="023BB892" w14:textId="77777777" w:rsidTr="000803FF">
        <w:tc>
          <w:tcPr>
            <w:tcW w:w="709" w:type="dxa"/>
            <w:shd w:val="clear" w:color="auto" w:fill="auto"/>
          </w:tcPr>
          <w:p w14:paraId="59D90ADB" w14:textId="77777777" w:rsidR="00E80032" w:rsidRPr="00EC76D5" w:rsidRDefault="00E80032" w:rsidP="000803FF">
            <w:r w:rsidRPr="00EC76D5">
              <w:t>o</w:t>
            </w:r>
          </w:p>
        </w:tc>
        <w:tc>
          <w:tcPr>
            <w:tcW w:w="7351" w:type="dxa"/>
            <w:shd w:val="clear" w:color="auto" w:fill="auto"/>
          </w:tcPr>
          <w:p w14:paraId="76825D21" w14:textId="77777777" w:rsidR="00E80032" w:rsidRPr="00EC76D5" w:rsidRDefault="00E80032" w:rsidP="000803FF">
            <w:r w:rsidRPr="00EC76D5">
              <w:t>octal integer</w:t>
            </w:r>
          </w:p>
        </w:tc>
      </w:tr>
      <w:tr w:rsidR="00E80032" w:rsidRPr="00EC76D5" w14:paraId="2D8A4B77" w14:textId="77777777" w:rsidTr="000803FF">
        <w:tc>
          <w:tcPr>
            <w:tcW w:w="709" w:type="dxa"/>
            <w:shd w:val="clear" w:color="auto" w:fill="auto"/>
          </w:tcPr>
          <w:p w14:paraId="48247D00" w14:textId="77777777" w:rsidR="00E80032" w:rsidRPr="00EC76D5" w:rsidRDefault="00E80032" w:rsidP="000803FF">
            <w:r w:rsidRPr="00EC76D5">
              <w:t>x</w:t>
            </w:r>
          </w:p>
        </w:tc>
        <w:tc>
          <w:tcPr>
            <w:tcW w:w="7351" w:type="dxa"/>
            <w:shd w:val="clear" w:color="auto" w:fill="auto"/>
          </w:tcPr>
          <w:p w14:paraId="3ADC392D" w14:textId="77777777" w:rsidR="00E80032" w:rsidRPr="00EC76D5" w:rsidRDefault="00E80032" w:rsidP="000803FF">
            <w:r w:rsidRPr="00EC76D5">
              <w:t>hexadecimal integer</w:t>
            </w:r>
          </w:p>
        </w:tc>
      </w:tr>
      <w:tr w:rsidR="00E80032" w:rsidRPr="00EC76D5" w14:paraId="58E308DF" w14:textId="77777777" w:rsidTr="000803FF">
        <w:tc>
          <w:tcPr>
            <w:tcW w:w="709" w:type="dxa"/>
            <w:shd w:val="clear" w:color="auto" w:fill="auto"/>
          </w:tcPr>
          <w:p w14:paraId="2D7DDF16" w14:textId="77777777" w:rsidR="00E80032" w:rsidRPr="00EC76D5" w:rsidRDefault="00E80032" w:rsidP="000803FF">
            <w:r w:rsidRPr="00EC76D5">
              <w:t>f</w:t>
            </w:r>
          </w:p>
        </w:tc>
        <w:tc>
          <w:tcPr>
            <w:tcW w:w="7351" w:type="dxa"/>
            <w:shd w:val="clear" w:color="auto" w:fill="auto"/>
          </w:tcPr>
          <w:p w14:paraId="50E41413" w14:textId="77777777" w:rsidR="00E80032" w:rsidRPr="00EC76D5" w:rsidRDefault="00E80032" w:rsidP="000803FF">
            <w:r w:rsidRPr="00EC76D5">
              <w:t>double</w:t>
            </w:r>
          </w:p>
        </w:tc>
      </w:tr>
      <w:tr w:rsidR="00E80032" w:rsidRPr="00EC76D5" w14:paraId="481E4E61" w14:textId="77777777" w:rsidTr="000803FF">
        <w:tc>
          <w:tcPr>
            <w:tcW w:w="709" w:type="dxa"/>
            <w:shd w:val="clear" w:color="auto" w:fill="auto"/>
          </w:tcPr>
          <w:p w14:paraId="18D84967" w14:textId="77777777" w:rsidR="00E80032" w:rsidRPr="00EC76D5" w:rsidRDefault="00E80032" w:rsidP="000803FF">
            <w:r w:rsidRPr="00EC76D5">
              <w:t>lf</w:t>
            </w:r>
          </w:p>
        </w:tc>
        <w:tc>
          <w:tcPr>
            <w:tcW w:w="7351" w:type="dxa"/>
            <w:shd w:val="clear" w:color="auto" w:fill="auto"/>
          </w:tcPr>
          <w:p w14:paraId="3C84A798" w14:textId="77777777" w:rsidR="00E80032" w:rsidRPr="00EC76D5" w:rsidRDefault="00E80032" w:rsidP="000803FF">
            <w:r w:rsidRPr="00EC76D5">
              <w:t>long double</w:t>
            </w:r>
          </w:p>
        </w:tc>
      </w:tr>
      <w:tr w:rsidR="00E80032" w:rsidRPr="00EC76D5" w14:paraId="34CB262E" w14:textId="77777777" w:rsidTr="000803FF">
        <w:tc>
          <w:tcPr>
            <w:tcW w:w="709" w:type="dxa"/>
            <w:shd w:val="clear" w:color="auto" w:fill="auto"/>
          </w:tcPr>
          <w:p w14:paraId="4DB1C91D" w14:textId="77777777" w:rsidR="00E80032" w:rsidRPr="00EC76D5" w:rsidRDefault="00E80032" w:rsidP="000803FF">
            <w:r w:rsidRPr="00EC76D5">
              <w:t>c</w:t>
            </w:r>
          </w:p>
        </w:tc>
        <w:tc>
          <w:tcPr>
            <w:tcW w:w="7351" w:type="dxa"/>
            <w:shd w:val="clear" w:color="auto" w:fill="auto"/>
          </w:tcPr>
          <w:p w14:paraId="387D2A43" w14:textId="77777777" w:rsidR="00E80032" w:rsidRPr="00EC76D5" w:rsidRDefault="00E80032" w:rsidP="000803FF">
            <w:r w:rsidRPr="00EC76D5">
              <w:t>char</w:t>
            </w:r>
          </w:p>
        </w:tc>
      </w:tr>
      <w:tr w:rsidR="00E80032" w:rsidRPr="00EC76D5" w14:paraId="33E2EA93" w14:textId="77777777" w:rsidTr="000803FF">
        <w:tc>
          <w:tcPr>
            <w:tcW w:w="709" w:type="dxa"/>
            <w:shd w:val="clear" w:color="auto" w:fill="auto"/>
          </w:tcPr>
          <w:p w14:paraId="70848461" w14:textId="77777777" w:rsidR="00E80032" w:rsidRPr="00EC76D5" w:rsidRDefault="00E80032" w:rsidP="000803FF">
            <w:r w:rsidRPr="00EC76D5">
              <w:t>s</w:t>
            </w:r>
          </w:p>
        </w:tc>
        <w:tc>
          <w:tcPr>
            <w:tcW w:w="7351" w:type="dxa"/>
            <w:shd w:val="clear" w:color="auto" w:fill="auto"/>
          </w:tcPr>
          <w:p w14:paraId="26D77CFE" w14:textId="77777777" w:rsidR="00E80032" w:rsidRPr="00EC76D5" w:rsidRDefault="00E80032" w:rsidP="000803FF">
            <w:r w:rsidRPr="00EC76D5">
              <w:t>char *</w:t>
            </w:r>
          </w:p>
        </w:tc>
      </w:tr>
      <w:tr w:rsidR="00E80032" w:rsidRPr="00EC76D5" w14:paraId="63E172F0" w14:textId="77777777" w:rsidTr="000803FF">
        <w:tc>
          <w:tcPr>
            <w:tcW w:w="709" w:type="dxa"/>
            <w:shd w:val="clear" w:color="auto" w:fill="auto"/>
          </w:tcPr>
          <w:p w14:paraId="234DDC20" w14:textId="77777777" w:rsidR="00E80032" w:rsidRPr="00EC76D5" w:rsidRDefault="00E80032" w:rsidP="000803FF">
            <w:r w:rsidRPr="00EC76D5">
              <w:t>p</w:t>
            </w:r>
          </w:p>
        </w:tc>
        <w:tc>
          <w:tcPr>
            <w:tcW w:w="7351" w:type="dxa"/>
            <w:shd w:val="clear" w:color="auto" w:fill="auto"/>
          </w:tcPr>
          <w:p w14:paraId="7D027F7A" w14:textId="77777777" w:rsidR="00E80032" w:rsidRPr="00EC76D5" w:rsidRDefault="00E80032" w:rsidP="000803FF">
            <w:pPr>
              <w:rPr>
                <w:rStyle w:val="Italic"/>
                <w:i w:val="0"/>
              </w:rPr>
            </w:pPr>
            <w:r w:rsidRPr="00EC76D5">
              <w:rPr>
                <w:rStyle w:val="Italic"/>
              </w:rPr>
              <w:t>Prints the address of the variable in hexadecimal form.</w:t>
            </w:r>
          </w:p>
        </w:tc>
      </w:tr>
    </w:tbl>
    <w:p w14:paraId="5B0358B2" w14:textId="77777777" w:rsidR="00E80032" w:rsidRPr="00EC76D5" w:rsidRDefault="00E80032" w:rsidP="00E80032"/>
    <w:p w14:paraId="2A6E9A01" w14:textId="77777777" w:rsidR="00E80032" w:rsidRPr="00EC76D5" w:rsidRDefault="00E80032" w:rsidP="00E80032">
      <w:r w:rsidRPr="00EC76D5">
        <w:lastRenderedPageBreak/>
        <w:t xml:space="preserve">In the program below, </w:t>
      </w:r>
      <w:r w:rsidRPr="00EC76D5">
        <w:rPr>
          <w:i/>
        </w:rPr>
        <w:t>i</w:t>
      </w:r>
      <w:r w:rsidRPr="00EC76D5">
        <w:t xml:space="preserve"> represents an integer, </w:t>
      </w:r>
      <w:r w:rsidRPr="00EC76D5">
        <w:rPr>
          <w:i/>
        </w:rPr>
        <w:t>f</w:t>
      </w:r>
      <w:r w:rsidRPr="00EC76D5">
        <w:rPr>
          <w:rStyle w:val="Fotnotsreferens"/>
          <w:i/>
          <w:szCs w:val="21"/>
        </w:rPr>
        <w:footnoteReference w:id="19"/>
      </w:r>
      <w:r w:rsidRPr="00EC76D5">
        <w:t xml:space="preserve"> a double, and </w:t>
      </w:r>
      <w:r w:rsidRPr="00EC76D5">
        <w:rPr>
          <w:i/>
        </w:rPr>
        <w:t>c</w:t>
      </w:r>
      <w:r w:rsidRPr="00EC76D5">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EC76D5" w:rsidRDefault="00E80032" w:rsidP="00E80032">
      <w:pPr>
        <w:pStyle w:val="Code"/>
      </w:pPr>
      <w:r w:rsidRPr="00EC76D5">
        <w:t>#include &lt;stdio.h&gt;</w:t>
      </w:r>
    </w:p>
    <w:p w14:paraId="382BEB08" w14:textId="77777777" w:rsidR="00E80032" w:rsidRPr="00EC76D5" w:rsidRDefault="00E80032" w:rsidP="00E80032">
      <w:pPr>
        <w:pStyle w:val="Code"/>
      </w:pPr>
    </w:p>
    <w:p w14:paraId="07E4768A" w14:textId="77777777" w:rsidR="00E80032" w:rsidRPr="00EC76D5" w:rsidRDefault="00E80032" w:rsidP="00E80032">
      <w:pPr>
        <w:pStyle w:val="Code"/>
      </w:pPr>
      <w:r w:rsidRPr="00EC76D5">
        <w:t>void main() {</w:t>
      </w:r>
    </w:p>
    <w:p w14:paraId="62A43D6F" w14:textId="77777777" w:rsidR="00E80032" w:rsidRPr="00EC76D5" w:rsidRDefault="00E80032" w:rsidP="00E80032">
      <w:pPr>
        <w:pStyle w:val="Code"/>
      </w:pPr>
      <w:r w:rsidRPr="00EC76D5">
        <w:t xml:space="preserve">  char c = 'a';</w:t>
      </w:r>
    </w:p>
    <w:p w14:paraId="51D5B918" w14:textId="77777777" w:rsidR="00E80032" w:rsidRPr="00EC76D5" w:rsidRDefault="00E80032" w:rsidP="00E80032">
      <w:pPr>
        <w:pStyle w:val="Code"/>
      </w:pPr>
      <w:r w:rsidRPr="00EC76D5">
        <w:t xml:space="preserve">  int i = 123;</w:t>
      </w:r>
    </w:p>
    <w:p w14:paraId="0F2AAB88" w14:textId="77777777" w:rsidR="00E80032" w:rsidRPr="00EC76D5" w:rsidRDefault="00E80032" w:rsidP="00E80032">
      <w:pPr>
        <w:pStyle w:val="Code"/>
      </w:pPr>
      <w:r w:rsidRPr="00EC76D5">
        <w:t xml:space="preserve">  double d = 1.23;</w:t>
      </w:r>
    </w:p>
    <w:p w14:paraId="730343C4" w14:textId="77777777" w:rsidR="00E80032" w:rsidRPr="00EC76D5" w:rsidRDefault="00E80032" w:rsidP="00E80032">
      <w:pPr>
        <w:pStyle w:val="Code"/>
      </w:pPr>
    </w:p>
    <w:p w14:paraId="5F4B9B5B" w14:textId="77777777" w:rsidR="00E80032" w:rsidRPr="00EC76D5" w:rsidRDefault="00E80032" w:rsidP="00E80032">
      <w:pPr>
        <w:pStyle w:val="Code"/>
      </w:pPr>
      <w:r w:rsidRPr="00EC76D5">
        <w:t xml:space="preserve">  printf("char %c, int %d, double %f\n", c, i, d);</w:t>
      </w:r>
    </w:p>
    <w:p w14:paraId="7293D449" w14:textId="77777777" w:rsidR="00E80032" w:rsidRPr="00EC76D5" w:rsidRDefault="00E80032" w:rsidP="00E80032">
      <w:pPr>
        <w:pStyle w:val="Code"/>
      </w:pPr>
      <w:r w:rsidRPr="00EC76D5">
        <w:t>}</w:t>
      </w:r>
    </w:p>
    <w:p w14:paraId="2C43F9BE" w14:textId="77777777" w:rsidR="00E80032" w:rsidRPr="00EC76D5" w:rsidRDefault="00E80032" w:rsidP="00E80032">
      <w:r w:rsidRPr="00EC76D5">
        <w:t xml:space="preserve">There is also the </w:t>
      </w:r>
      <w:r w:rsidRPr="00EC76D5">
        <w:rPr>
          <w:rStyle w:val="CodeInText0"/>
        </w:rPr>
        <w:t>puts</w:t>
      </w:r>
      <w:r w:rsidRPr="00EC76D5">
        <w:t xml:space="preserve"> function that prints a string followed by a new-line. The following two lines are equivalent.</w:t>
      </w:r>
    </w:p>
    <w:p w14:paraId="46D0C65D" w14:textId="77777777" w:rsidR="00E80032" w:rsidRPr="00EC76D5" w:rsidRDefault="00E80032" w:rsidP="00E80032">
      <w:pPr>
        <w:pStyle w:val="Code"/>
      </w:pPr>
      <w:r w:rsidRPr="00EC76D5">
        <w:t>printf("Hello, World!\n");</w:t>
      </w:r>
    </w:p>
    <w:p w14:paraId="5256BD8B" w14:textId="77777777" w:rsidR="00E80032" w:rsidRPr="00EC76D5" w:rsidRDefault="00E80032" w:rsidP="00E80032">
      <w:pPr>
        <w:pStyle w:val="Code"/>
      </w:pPr>
      <w:r w:rsidRPr="00EC76D5">
        <w:t>puts("Hello, world!");</w:t>
      </w:r>
    </w:p>
    <w:p w14:paraId="64B25C94" w14:textId="23DD8A8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39" w:name="_Toc320485580"/>
      <w:bookmarkStart w:id="5940" w:name="_Toc323656689"/>
      <w:bookmarkStart w:id="5941" w:name="_Toc324085427"/>
      <w:bookmarkStart w:id="5942" w:name="_Toc383781079"/>
      <w:bookmarkStart w:id="5943" w:name="_Toc481936479"/>
      <w:r w:rsidRPr="00EC76D5">
        <w:t>Input</w:t>
      </w:r>
      <w:bookmarkEnd w:id="5939"/>
      <w:bookmarkEnd w:id="5940"/>
      <w:bookmarkEnd w:id="5941"/>
      <w:bookmarkEnd w:id="5942"/>
      <w:bookmarkEnd w:id="5943"/>
    </w:p>
    <w:p w14:paraId="299686DD" w14:textId="77777777" w:rsidR="00E80032" w:rsidRPr="00EC76D5" w:rsidRDefault="00E80032" w:rsidP="00E80032">
      <w:r w:rsidRPr="00EC76D5">
        <w:t xml:space="preserve">The standard functions for input is and </w:t>
      </w:r>
      <w:r w:rsidRPr="00EC76D5">
        <w:rPr>
          <w:rStyle w:val="CodeInText0"/>
        </w:rPr>
        <w:t>scanf</w:t>
      </w:r>
      <w:r w:rsidRPr="00EC76D5">
        <w:t xml:space="preserve"> (formatted scan), it reads from the standard input device (normally the keyboard).</w:t>
      </w:r>
    </w:p>
    <w:p w14:paraId="0EC091BF" w14:textId="77777777" w:rsidR="00E80032" w:rsidRPr="00EC76D5" w:rsidRDefault="00E80032" w:rsidP="00E80032">
      <w:r w:rsidRPr="00EC76D5">
        <w:t xml:space="preserve">Similar to </w:t>
      </w:r>
      <w:r w:rsidRPr="00EC76D5">
        <w:rPr>
          <w:rStyle w:val="CodeInText0"/>
        </w:rPr>
        <w:t>printf</w:t>
      </w:r>
      <w:r w:rsidRPr="00EC76D5">
        <w:t xml:space="preserve">, its first argument is the format string. The format codes mostly agree with those of </w:t>
      </w:r>
      <w:r w:rsidRPr="00EC76D5">
        <w:rPr>
          <w:rStyle w:val="CodeInText0"/>
        </w:rPr>
        <w:t>printf</w:t>
      </w:r>
      <w:r w:rsidRPr="00EC76D5">
        <w:t xml:space="preserve">, but not completely. See the table at the end of the chapter for a list of format codes. For instance, </w:t>
      </w:r>
      <w:r w:rsidRPr="00EC76D5">
        <w:rPr>
          <w:rStyle w:val="CodeInText0"/>
        </w:rPr>
        <w:t>scanf</w:t>
      </w:r>
      <w:r w:rsidRPr="00EC76D5">
        <w:t xml:space="preserve"> expects </w:t>
      </w:r>
      <w:r w:rsidRPr="00EC76D5">
        <w:rPr>
          <w:rStyle w:val="KeyWord"/>
        </w:rPr>
        <w:t>lf</w:t>
      </w:r>
      <w:r w:rsidRPr="00EC76D5">
        <w:t xml:space="preserve"> to read a double value, in contrast to </w:t>
      </w:r>
      <w:r w:rsidRPr="00EC76D5">
        <w:rPr>
          <w:rStyle w:val="CodeInText0"/>
        </w:rPr>
        <w:t>printf</w:t>
      </w:r>
      <w:r w:rsidRPr="00EC76D5">
        <w:t xml:space="preserve"> that expects </w:t>
      </w:r>
      <w:r w:rsidRPr="00EC76D5">
        <w:rPr>
          <w:rStyle w:val="KeyWord"/>
        </w:rPr>
        <w:t>f</w:t>
      </w:r>
      <w:r w:rsidRPr="00EC76D5">
        <w:rPr>
          <w:rStyle w:val="Fotnotsreferens"/>
          <w:i/>
          <w:szCs w:val="21"/>
        </w:rPr>
        <w:footnoteReference w:id="20"/>
      </w:r>
      <w:r w:rsidRPr="00EC76D5">
        <w:t>.</w:t>
      </w:r>
    </w:p>
    <w:p w14:paraId="0CA40E7A" w14:textId="1B86D640" w:rsidR="00E80032" w:rsidRPr="00EC76D5" w:rsidRDefault="00E80032" w:rsidP="00E80032">
      <w:r w:rsidRPr="00EC76D5">
        <w:t xml:space="preserve">Another difference is that while </w:t>
      </w:r>
      <w:r w:rsidRPr="00EC76D5">
        <w:rPr>
          <w:rStyle w:val="CodeInText0"/>
        </w:rPr>
        <w:t>printf</w:t>
      </w:r>
      <w:r w:rsidRPr="00EC76D5">
        <w:t xml:space="preserve"> wants the values corresponding to the format codes, </w:t>
      </w:r>
      <w:r w:rsidRPr="00EC76D5">
        <w:rPr>
          <w:rStyle w:val="CodeInText0"/>
        </w:rPr>
        <w:t>scanf</w:t>
      </w:r>
      <w:r w:rsidRPr="00EC76D5">
        <w:t xml:space="preserve"> wants the </w:t>
      </w:r>
      <w:r w:rsidRPr="00EC76D5">
        <w:rPr>
          <w:rStyle w:val="KeyWord"/>
        </w:rPr>
        <w:t>addresses</w:t>
      </w:r>
      <w:r w:rsidRPr="00EC76D5">
        <w:t xml:space="preserve"> of the variables that are going to store the values. This is accomplished by using the ampersand (&amp;), see the Section </w:t>
      </w:r>
      <w:r w:rsidRPr="00EC76D5">
        <w:fldChar w:fldCharType="begin"/>
      </w:r>
      <w:r w:rsidRPr="00EC76D5">
        <w:instrText xml:space="preserve"> REF _Ref383780778 \r \h </w:instrText>
      </w:r>
      <w:r w:rsidRPr="00EC76D5">
        <w:fldChar w:fldCharType="separate"/>
      </w:r>
      <w:r w:rsidR="00545E00" w:rsidRPr="00EC76D5">
        <w:t>11.1.1</w:t>
      </w:r>
      <w:r w:rsidRPr="00EC76D5">
        <w:fldChar w:fldCharType="end"/>
      </w:r>
      <w:r w:rsidRPr="00EC76D5">
        <w:t xml:space="preserve"> on pointers. Below follows a list of the most common format codes.</w:t>
      </w:r>
    </w:p>
    <w:p w14:paraId="0CCC19BE" w14:textId="77777777" w:rsidR="00E80032" w:rsidRPr="00EC76D5"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1CCE2A15" w14:textId="77777777" w:rsidTr="000803FF">
        <w:tc>
          <w:tcPr>
            <w:tcW w:w="709" w:type="dxa"/>
            <w:shd w:val="clear" w:color="auto" w:fill="auto"/>
          </w:tcPr>
          <w:p w14:paraId="0D044313" w14:textId="77777777" w:rsidR="00E80032" w:rsidRPr="00EC76D5" w:rsidRDefault="00E80032" w:rsidP="000803FF">
            <w:r w:rsidRPr="00EC76D5">
              <w:t>Code</w:t>
            </w:r>
          </w:p>
        </w:tc>
        <w:tc>
          <w:tcPr>
            <w:tcW w:w="7351" w:type="dxa"/>
            <w:shd w:val="clear" w:color="auto" w:fill="auto"/>
          </w:tcPr>
          <w:p w14:paraId="778DFA74" w14:textId="77777777" w:rsidR="00E80032" w:rsidRPr="00EC76D5" w:rsidRDefault="00E80032" w:rsidP="000803FF">
            <w:r w:rsidRPr="00EC76D5">
              <w:t>Type</w:t>
            </w:r>
          </w:p>
        </w:tc>
      </w:tr>
      <w:tr w:rsidR="00E80032" w:rsidRPr="00EC76D5" w14:paraId="5C56E952" w14:textId="77777777" w:rsidTr="000803FF">
        <w:tc>
          <w:tcPr>
            <w:tcW w:w="709" w:type="dxa"/>
            <w:shd w:val="clear" w:color="auto" w:fill="auto"/>
          </w:tcPr>
          <w:p w14:paraId="2C311782" w14:textId="77777777" w:rsidR="00E80032" w:rsidRPr="00EC76D5" w:rsidRDefault="00E80032" w:rsidP="000803FF">
            <w:r w:rsidRPr="00EC76D5">
              <w:t>d</w:t>
            </w:r>
          </w:p>
        </w:tc>
        <w:tc>
          <w:tcPr>
            <w:tcW w:w="7351" w:type="dxa"/>
            <w:shd w:val="clear" w:color="auto" w:fill="auto"/>
          </w:tcPr>
          <w:p w14:paraId="725FB2AF" w14:textId="77777777" w:rsidR="00E80032" w:rsidRPr="00EC76D5" w:rsidRDefault="00E80032" w:rsidP="000803FF">
            <w:r w:rsidRPr="00EC76D5">
              <w:t>decimal integer</w:t>
            </w:r>
          </w:p>
        </w:tc>
      </w:tr>
      <w:tr w:rsidR="00E80032" w:rsidRPr="00EC76D5" w14:paraId="792DBF61" w14:textId="77777777" w:rsidTr="000803FF">
        <w:tc>
          <w:tcPr>
            <w:tcW w:w="709" w:type="dxa"/>
            <w:shd w:val="clear" w:color="auto" w:fill="auto"/>
          </w:tcPr>
          <w:p w14:paraId="0D41D179" w14:textId="77777777" w:rsidR="00E80032" w:rsidRPr="00EC76D5" w:rsidRDefault="00E80032" w:rsidP="000803FF">
            <w:r w:rsidRPr="00EC76D5">
              <w:t>o</w:t>
            </w:r>
          </w:p>
        </w:tc>
        <w:tc>
          <w:tcPr>
            <w:tcW w:w="7351" w:type="dxa"/>
            <w:shd w:val="clear" w:color="auto" w:fill="auto"/>
          </w:tcPr>
          <w:p w14:paraId="310DCAE7" w14:textId="77777777" w:rsidR="00E80032" w:rsidRPr="00EC76D5" w:rsidRDefault="00E80032" w:rsidP="000803FF">
            <w:r w:rsidRPr="00EC76D5">
              <w:t>octal integer</w:t>
            </w:r>
          </w:p>
        </w:tc>
      </w:tr>
      <w:tr w:rsidR="00E80032" w:rsidRPr="00EC76D5" w14:paraId="102F84D6" w14:textId="77777777" w:rsidTr="000803FF">
        <w:tc>
          <w:tcPr>
            <w:tcW w:w="709" w:type="dxa"/>
            <w:shd w:val="clear" w:color="auto" w:fill="auto"/>
          </w:tcPr>
          <w:p w14:paraId="6B13E6AB" w14:textId="77777777" w:rsidR="00E80032" w:rsidRPr="00EC76D5" w:rsidRDefault="00E80032" w:rsidP="000803FF">
            <w:r w:rsidRPr="00EC76D5">
              <w:t>x</w:t>
            </w:r>
          </w:p>
        </w:tc>
        <w:tc>
          <w:tcPr>
            <w:tcW w:w="7351" w:type="dxa"/>
            <w:shd w:val="clear" w:color="auto" w:fill="auto"/>
          </w:tcPr>
          <w:p w14:paraId="758526D4" w14:textId="77777777" w:rsidR="00E80032" w:rsidRPr="00EC76D5" w:rsidRDefault="00E80032" w:rsidP="000803FF">
            <w:r w:rsidRPr="00EC76D5">
              <w:t>hexadecimal integer</w:t>
            </w:r>
          </w:p>
        </w:tc>
      </w:tr>
      <w:tr w:rsidR="00E80032" w:rsidRPr="00EC76D5" w14:paraId="3E511EA7" w14:textId="77777777" w:rsidTr="000803FF">
        <w:tc>
          <w:tcPr>
            <w:tcW w:w="709" w:type="dxa"/>
            <w:shd w:val="clear" w:color="auto" w:fill="auto"/>
          </w:tcPr>
          <w:p w14:paraId="0A07B5ED" w14:textId="77777777" w:rsidR="00E80032" w:rsidRPr="00EC76D5" w:rsidRDefault="00E80032" w:rsidP="000803FF">
            <w:r w:rsidRPr="00EC76D5">
              <w:t>f</w:t>
            </w:r>
          </w:p>
        </w:tc>
        <w:tc>
          <w:tcPr>
            <w:tcW w:w="7351" w:type="dxa"/>
            <w:shd w:val="clear" w:color="auto" w:fill="auto"/>
          </w:tcPr>
          <w:p w14:paraId="64DAF0B4" w14:textId="77777777" w:rsidR="00E80032" w:rsidRPr="00EC76D5" w:rsidRDefault="00E80032" w:rsidP="000803FF">
            <w:r w:rsidRPr="00EC76D5">
              <w:t>float</w:t>
            </w:r>
          </w:p>
        </w:tc>
      </w:tr>
      <w:tr w:rsidR="00E80032" w:rsidRPr="00EC76D5" w14:paraId="7D040DF6" w14:textId="77777777" w:rsidTr="000803FF">
        <w:tc>
          <w:tcPr>
            <w:tcW w:w="709" w:type="dxa"/>
            <w:shd w:val="clear" w:color="auto" w:fill="auto"/>
          </w:tcPr>
          <w:p w14:paraId="4911D0C6" w14:textId="77777777" w:rsidR="00E80032" w:rsidRPr="00EC76D5" w:rsidRDefault="00E80032" w:rsidP="000803FF">
            <w:r w:rsidRPr="00EC76D5">
              <w:lastRenderedPageBreak/>
              <w:t>lf</w:t>
            </w:r>
          </w:p>
        </w:tc>
        <w:tc>
          <w:tcPr>
            <w:tcW w:w="7351" w:type="dxa"/>
            <w:shd w:val="clear" w:color="auto" w:fill="auto"/>
          </w:tcPr>
          <w:p w14:paraId="4B83092E" w14:textId="77777777" w:rsidR="00E80032" w:rsidRPr="00EC76D5" w:rsidRDefault="00E80032" w:rsidP="000803FF">
            <w:r w:rsidRPr="00EC76D5">
              <w:t>double</w:t>
            </w:r>
          </w:p>
        </w:tc>
      </w:tr>
      <w:tr w:rsidR="00E80032" w:rsidRPr="00EC76D5" w14:paraId="3DB0E169" w14:textId="77777777" w:rsidTr="000803FF">
        <w:tc>
          <w:tcPr>
            <w:tcW w:w="709" w:type="dxa"/>
            <w:shd w:val="clear" w:color="auto" w:fill="auto"/>
          </w:tcPr>
          <w:p w14:paraId="1F9897EC" w14:textId="77777777" w:rsidR="00E80032" w:rsidRPr="00EC76D5" w:rsidRDefault="00E80032" w:rsidP="000803FF">
            <w:r w:rsidRPr="00EC76D5">
              <w:t>ld</w:t>
            </w:r>
          </w:p>
        </w:tc>
        <w:tc>
          <w:tcPr>
            <w:tcW w:w="7351" w:type="dxa"/>
            <w:shd w:val="clear" w:color="auto" w:fill="auto"/>
          </w:tcPr>
          <w:p w14:paraId="3C08EE75" w14:textId="77777777" w:rsidR="00E80032" w:rsidRPr="00EC76D5" w:rsidRDefault="00E80032" w:rsidP="000803FF">
            <w:r w:rsidRPr="00EC76D5">
              <w:t>long double</w:t>
            </w:r>
          </w:p>
        </w:tc>
      </w:tr>
      <w:tr w:rsidR="00E80032" w:rsidRPr="00EC76D5" w14:paraId="33401DDB" w14:textId="77777777" w:rsidTr="000803FF">
        <w:tc>
          <w:tcPr>
            <w:tcW w:w="709" w:type="dxa"/>
            <w:shd w:val="clear" w:color="auto" w:fill="auto"/>
          </w:tcPr>
          <w:p w14:paraId="45C449FE" w14:textId="77777777" w:rsidR="00E80032" w:rsidRPr="00EC76D5" w:rsidRDefault="00E80032" w:rsidP="000803FF">
            <w:r w:rsidRPr="00EC76D5">
              <w:t>c</w:t>
            </w:r>
          </w:p>
        </w:tc>
        <w:tc>
          <w:tcPr>
            <w:tcW w:w="7351" w:type="dxa"/>
            <w:shd w:val="clear" w:color="auto" w:fill="auto"/>
          </w:tcPr>
          <w:p w14:paraId="16576EBE" w14:textId="77777777" w:rsidR="00E80032" w:rsidRPr="00EC76D5" w:rsidRDefault="00E80032" w:rsidP="000803FF">
            <w:r w:rsidRPr="00EC76D5">
              <w:t>Char</w:t>
            </w:r>
          </w:p>
        </w:tc>
      </w:tr>
      <w:tr w:rsidR="00E80032" w:rsidRPr="00EC76D5" w14:paraId="14667B88" w14:textId="77777777" w:rsidTr="000803FF">
        <w:tc>
          <w:tcPr>
            <w:tcW w:w="709" w:type="dxa"/>
            <w:shd w:val="clear" w:color="auto" w:fill="auto"/>
          </w:tcPr>
          <w:p w14:paraId="3DC62231" w14:textId="77777777" w:rsidR="00E80032" w:rsidRPr="00EC76D5" w:rsidRDefault="00E80032" w:rsidP="000803FF">
            <w:r w:rsidRPr="00EC76D5">
              <w:t>S</w:t>
            </w:r>
          </w:p>
        </w:tc>
        <w:tc>
          <w:tcPr>
            <w:tcW w:w="7351" w:type="dxa"/>
            <w:shd w:val="clear" w:color="auto" w:fill="auto"/>
          </w:tcPr>
          <w:p w14:paraId="751A7E26" w14:textId="77777777" w:rsidR="00E80032" w:rsidRPr="00EC76D5" w:rsidRDefault="00E80032" w:rsidP="000803FF">
            <w:r w:rsidRPr="00EC76D5">
              <w:t>char *</w:t>
            </w:r>
          </w:p>
        </w:tc>
      </w:tr>
    </w:tbl>
    <w:p w14:paraId="3A9DD078" w14:textId="77777777" w:rsidR="00E80032" w:rsidRPr="00EC76D5" w:rsidRDefault="00E80032" w:rsidP="00E80032"/>
    <w:p w14:paraId="5353710C" w14:textId="77777777" w:rsidR="00E80032" w:rsidRPr="00EC76D5" w:rsidRDefault="00E80032" w:rsidP="00E80032">
      <w:r w:rsidRPr="00EC76D5">
        <w:t xml:space="preserve">In the program below, note that </w:t>
      </w:r>
      <w:r w:rsidRPr="00EC76D5">
        <w:rPr>
          <w:rStyle w:val="CodeInText0"/>
        </w:rPr>
        <w:t>scanf</w:t>
      </w:r>
      <w:r w:rsidRPr="00EC76D5">
        <w:t xml:space="preserve"> expects </w:t>
      </w:r>
      <w:r w:rsidRPr="00EC76D5">
        <w:rPr>
          <w:rStyle w:val="CodeInText0"/>
        </w:rPr>
        <w:t>lf</w:t>
      </w:r>
      <w:r w:rsidRPr="00EC76D5">
        <w:t xml:space="preserve"> to represent a double float, in contrast to </w:t>
      </w:r>
      <w:r w:rsidRPr="00EC76D5">
        <w:rPr>
          <w:rStyle w:val="CodeInText0"/>
        </w:rPr>
        <w:t>printf</w:t>
      </w:r>
      <w:r w:rsidRPr="00EC76D5">
        <w:t xml:space="preserve"> that expects </w:t>
      </w:r>
      <w:r w:rsidRPr="00EC76D5">
        <w:rPr>
          <w:rStyle w:val="CodeInText0"/>
        </w:rPr>
        <w:t>f</w:t>
      </w:r>
      <w:r w:rsidRPr="00EC76D5">
        <w:t>.</w:t>
      </w:r>
    </w:p>
    <w:p w14:paraId="4324B0F3" w14:textId="77777777" w:rsidR="00E80032" w:rsidRPr="00EC76D5" w:rsidRDefault="00E80032" w:rsidP="00E80032">
      <w:pPr>
        <w:pStyle w:val="Code"/>
      </w:pPr>
      <w:r w:rsidRPr="00EC76D5">
        <w:t>#include &lt;stdio.h&gt;</w:t>
      </w:r>
    </w:p>
    <w:p w14:paraId="71A54114" w14:textId="77777777" w:rsidR="00E80032" w:rsidRPr="00EC76D5" w:rsidRDefault="00E80032" w:rsidP="00E80032">
      <w:pPr>
        <w:pStyle w:val="Code"/>
      </w:pPr>
    </w:p>
    <w:p w14:paraId="6BBE7E32" w14:textId="77777777" w:rsidR="00E80032" w:rsidRPr="00EC76D5" w:rsidRDefault="00E80032" w:rsidP="00E80032">
      <w:pPr>
        <w:pStyle w:val="Code"/>
      </w:pPr>
      <w:r w:rsidRPr="00EC76D5">
        <w:t>void main() {</w:t>
      </w:r>
    </w:p>
    <w:p w14:paraId="05FC2D98" w14:textId="77777777" w:rsidR="00E80032" w:rsidRPr="00EC76D5" w:rsidRDefault="00E80032" w:rsidP="00E80032">
      <w:pPr>
        <w:pStyle w:val="Code"/>
      </w:pPr>
      <w:r w:rsidRPr="00EC76D5">
        <w:t xml:space="preserve">  char c;</w:t>
      </w:r>
    </w:p>
    <w:p w14:paraId="366DC336" w14:textId="77777777" w:rsidR="00E80032" w:rsidRPr="00EC76D5" w:rsidRDefault="00E80032" w:rsidP="00E80032">
      <w:pPr>
        <w:pStyle w:val="Code"/>
      </w:pPr>
      <w:r w:rsidRPr="00EC76D5">
        <w:t xml:space="preserve">  int i;</w:t>
      </w:r>
    </w:p>
    <w:p w14:paraId="2BE6C1CA" w14:textId="77777777" w:rsidR="00E80032" w:rsidRPr="00EC76D5" w:rsidRDefault="00E80032" w:rsidP="00E80032">
      <w:pPr>
        <w:pStyle w:val="Code"/>
      </w:pPr>
      <w:r w:rsidRPr="00EC76D5">
        <w:t xml:space="preserve">  double d;</w:t>
      </w:r>
    </w:p>
    <w:p w14:paraId="4EA52DAF" w14:textId="77777777" w:rsidR="00E80032" w:rsidRPr="00EC76D5" w:rsidRDefault="00E80032" w:rsidP="00E80032">
      <w:pPr>
        <w:pStyle w:val="Code"/>
      </w:pPr>
    </w:p>
    <w:p w14:paraId="31D68178" w14:textId="77777777" w:rsidR="00E80032" w:rsidRPr="00EC76D5" w:rsidRDefault="00E80032" w:rsidP="00E80032">
      <w:pPr>
        <w:pStyle w:val="Code"/>
      </w:pPr>
      <w:r w:rsidRPr="00EC76D5">
        <w:t xml:space="preserve">  printf("char: ");</w:t>
      </w:r>
    </w:p>
    <w:p w14:paraId="0D31ABD8" w14:textId="77777777" w:rsidR="00E80032" w:rsidRPr="00EC76D5" w:rsidRDefault="00E80032" w:rsidP="00E80032">
      <w:pPr>
        <w:pStyle w:val="Code"/>
      </w:pPr>
      <w:r w:rsidRPr="00EC76D5">
        <w:t xml:space="preserve">  scanf("%c", &amp;c);</w:t>
      </w:r>
    </w:p>
    <w:p w14:paraId="459A2960" w14:textId="77777777" w:rsidR="00E80032" w:rsidRPr="00EC76D5" w:rsidRDefault="00E80032" w:rsidP="00E80032">
      <w:pPr>
        <w:pStyle w:val="Code"/>
      </w:pPr>
    </w:p>
    <w:p w14:paraId="463232A6" w14:textId="77777777" w:rsidR="00E80032" w:rsidRPr="00EC76D5" w:rsidRDefault="00E80032" w:rsidP="00E80032">
      <w:pPr>
        <w:pStyle w:val="Code"/>
      </w:pPr>
      <w:r w:rsidRPr="00EC76D5">
        <w:t xml:space="preserve">  printf("int: ");</w:t>
      </w:r>
    </w:p>
    <w:p w14:paraId="0ECDDDEE" w14:textId="77777777" w:rsidR="00E80032" w:rsidRPr="00EC76D5" w:rsidRDefault="00E80032" w:rsidP="00E80032">
      <w:pPr>
        <w:pStyle w:val="Code"/>
      </w:pPr>
      <w:r w:rsidRPr="00EC76D5">
        <w:t xml:space="preserve">  scanf("%d", &amp;i);</w:t>
      </w:r>
    </w:p>
    <w:p w14:paraId="0AC79BDA" w14:textId="77777777" w:rsidR="00E80032" w:rsidRPr="00EC76D5" w:rsidRDefault="00E80032" w:rsidP="00E80032">
      <w:pPr>
        <w:pStyle w:val="Code"/>
      </w:pPr>
    </w:p>
    <w:p w14:paraId="26B2AA00" w14:textId="77777777" w:rsidR="00E80032" w:rsidRPr="00EC76D5" w:rsidRDefault="00E80032" w:rsidP="00E80032">
      <w:pPr>
        <w:pStyle w:val="Code"/>
      </w:pPr>
      <w:r w:rsidRPr="00EC76D5">
        <w:t xml:space="preserve">  printf("double: ");</w:t>
      </w:r>
    </w:p>
    <w:p w14:paraId="2F30977F" w14:textId="77777777" w:rsidR="00E80032" w:rsidRPr="00EC76D5" w:rsidRDefault="00E80032" w:rsidP="00E80032">
      <w:pPr>
        <w:pStyle w:val="Code"/>
      </w:pPr>
      <w:r w:rsidRPr="00EC76D5">
        <w:t xml:space="preserve">  scanf("%lf", &amp;d);</w:t>
      </w:r>
    </w:p>
    <w:p w14:paraId="7630A046" w14:textId="77777777" w:rsidR="00E80032" w:rsidRPr="00EC76D5" w:rsidRDefault="00E80032" w:rsidP="00E80032">
      <w:pPr>
        <w:pStyle w:val="Code"/>
      </w:pPr>
    </w:p>
    <w:p w14:paraId="4281A606" w14:textId="77777777" w:rsidR="00E80032" w:rsidRPr="00EC76D5" w:rsidRDefault="00E80032" w:rsidP="00E80032">
      <w:pPr>
        <w:pStyle w:val="Code"/>
      </w:pPr>
      <w:r w:rsidRPr="00EC76D5">
        <w:t xml:space="preserve">  printf("char %c, int %d, double %f\n", c, i, d);</w:t>
      </w:r>
    </w:p>
    <w:p w14:paraId="02CB131E" w14:textId="77777777" w:rsidR="00E80032" w:rsidRPr="00EC76D5" w:rsidRDefault="00E80032" w:rsidP="00E80032">
      <w:pPr>
        <w:pStyle w:val="Code"/>
      </w:pPr>
      <w:r w:rsidRPr="00EC76D5">
        <w:t>}</w:t>
      </w:r>
    </w:p>
    <w:p w14:paraId="43A91EB2" w14:textId="77777777" w:rsidR="00E80032" w:rsidRPr="00EC76D5" w:rsidRDefault="00E80032" w:rsidP="00E80032">
      <w:bookmarkStart w:id="5944" w:name="_Toc320485581"/>
      <w:r w:rsidRPr="00EC76D5">
        <w:t xml:space="preserve">There is also the </w:t>
      </w:r>
      <w:r w:rsidRPr="00EC76D5">
        <w:rPr>
          <w:rStyle w:val="CodeInText0"/>
        </w:rPr>
        <w:t>gets</w:t>
      </w:r>
      <w:r w:rsidRPr="00EC76D5">
        <w:t xml:space="preserve"> function that reads a string until it reaches a new-line, which differs from </w:t>
      </w:r>
      <w:r w:rsidRPr="00EC76D5">
        <w:rPr>
          <w:rStyle w:val="CodeInText0"/>
        </w:rPr>
        <w:t>scanf</w:t>
      </w:r>
      <w:r w:rsidRPr="00EC76D5">
        <w:t xml:space="preserve"> that reads a string until it reaches a white-space character</w:t>
      </w:r>
      <w:r w:rsidRPr="00EC76D5">
        <w:rPr>
          <w:rStyle w:val="Fotnotsreferens"/>
        </w:rPr>
        <w:footnoteReference w:id="21"/>
      </w:r>
      <w:r w:rsidRPr="00EC76D5">
        <w:t xml:space="preserve">. It the user prints “Hello World” followed by a new-line twice when executing the code below, </w:t>
      </w:r>
      <w:r w:rsidRPr="00EC76D5">
        <w:rPr>
          <w:rStyle w:val="CodeInText0"/>
        </w:rPr>
        <w:t>gets</w:t>
      </w:r>
      <w:r w:rsidRPr="00EC76D5">
        <w:t xml:space="preserve"> will place “Hello world” is </w:t>
      </w:r>
      <w:r w:rsidRPr="00EC76D5">
        <w:rPr>
          <w:rStyle w:val="CodeInText0"/>
        </w:rPr>
        <w:t>s</w:t>
      </w:r>
      <w:r w:rsidRPr="00EC76D5">
        <w:t xml:space="preserve">, while </w:t>
      </w:r>
      <w:r w:rsidRPr="00EC76D5">
        <w:rPr>
          <w:rStyle w:val="CodeInText0"/>
        </w:rPr>
        <w:t>scanf</w:t>
      </w:r>
      <w:r w:rsidRPr="00EC76D5">
        <w:t xml:space="preserve"> will place “Hello” in </w:t>
      </w:r>
      <w:r w:rsidRPr="00EC76D5">
        <w:rPr>
          <w:rStyle w:val="CodeInText0"/>
        </w:rPr>
        <w:t>t</w:t>
      </w:r>
      <w:r w:rsidRPr="00EC76D5">
        <w:t xml:space="preserve">. Note that we do not give the addresses of </w:t>
      </w:r>
      <w:r w:rsidRPr="00EC76D5">
        <w:rPr>
          <w:rStyle w:val="CodeInText0"/>
        </w:rPr>
        <w:t>s</w:t>
      </w:r>
      <w:r w:rsidRPr="00EC76D5">
        <w:t xml:space="preserve"> or </w:t>
      </w:r>
      <w:r w:rsidRPr="00EC76D5">
        <w:rPr>
          <w:rStyle w:val="CodeInText0"/>
        </w:rPr>
        <w:t>t</w:t>
      </w:r>
      <w:r w:rsidRPr="00EC76D5">
        <w:t>, since they are pointer to characters in themselves.</w:t>
      </w:r>
    </w:p>
    <w:p w14:paraId="4A0B605E" w14:textId="77777777" w:rsidR="00E80032" w:rsidRPr="00EC76D5" w:rsidRDefault="00E80032" w:rsidP="00E80032">
      <w:pPr>
        <w:pStyle w:val="Code"/>
      </w:pPr>
      <w:r w:rsidRPr="00EC76D5">
        <w:rPr>
          <w:color w:val="000000" w:themeColor="text1"/>
          <w:rPrChange w:id="5945" w:author="Stefan Björnander" w:date="2012-05-06T21:51:00Z">
            <w:rPr>
              <w:color w:val="0000FF"/>
            </w:rPr>
          </w:rPrChange>
        </w:rPr>
        <w:t>char</w:t>
      </w:r>
      <w:r w:rsidRPr="00EC76D5">
        <w:t xml:space="preserve"> s[20], t[20];</w:t>
      </w:r>
    </w:p>
    <w:p w14:paraId="317CCE7D" w14:textId="77777777" w:rsidR="00E80032" w:rsidRPr="00EC76D5" w:rsidRDefault="00E80032" w:rsidP="00E80032">
      <w:pPr>
        <w:pStyle w:val="Code"/>
      </w:pPr>
      <w:r w:rsidRPr="00EC76D5">
        <w:t>gets(s);</w:t>
      </w:r>
    </w:p>
    <w:p w14:paraId="1C0A712C" w14:textId="77777777" w:rsidR="00E80032" w:rsidRPr="00EC76D5" w:rsidRDefault="00E80032" w:rsidP="00E80032">
      <w:pPr>
        <w:pStyle w:val="Code"/>
      </w:pPr>
      <w:r w:rsidRPr="00EC76D5">
        <w:t>scanf("%s", t);</w:t>
      </w:r>
    </w:p>
    <w:p w14:paraId="57A45DB4" w14:textId="4DCF5ED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46" w:name="_Toc323656690"/>
      <w:bookmarkStart w:id="5947" w:name="_Toc324085428"/>
      <w:bookmarkStart w:id="5948" w:name="_Toc383781080"/>
      <w:bookmarkStart w:id="5949" w:name="_Toc481936480"/>
      <w:r w:rsidRPr="00EC76D5">
        <w:t>Enumerations</w:t>
      </w:r>
      <w:bookmarkEnd w:id="5944"/>
      <w:bookmarkEnd w:id="5946"/>
      <w:bookmarkEnd w:id="5947"/>
      <w:bookmarkEnd w:id="5948"/>
      <w:bookmarkEnd w:id="5949"/>
    </w:p>
    <w:p w14:paraId="57ABAF7C" w14:textId="77777777" w:rsidR="00E80032" w:rsidRPr="00EC76D5" w:rsidRDefault="00E80032" w:rsidP="00E80032">
      <w:r w:rsidRPr="00EC76D5">
        <w:t>An enumeration is a way to create our own integral type. We can define which values a variable of the type can store. In practice, however, enumerations are essentially an easy way to define integer constants</w:t>
      </w:r>
      <w:r w:rsidRPr="00EC76D5">
        <w:rPr>
          <w:rStyle w:val="Fotnotsreferens"/>
          <w:szCs w:val="21"/>
        </w:rPr>
        <w:footnoteReference w:id="22"/>
      </w:r>
      <w:r w:rsidRPr="00EC76D5">
        <w:t>.</w:t>
      </w:r>
    </w:p>
    <w:p w14:paraId="707813DE" w14:textId="77777777" w:rsidR="00E80032" w:rsidRPr="00EC76D5" w:rsidRDefault="00E80032" w:rsidP="00E80032">
      <w:pPr>
        <w:pStyle w:val="Code"/>
      </w:pPr>
      <w:r w:rsidRPr="00EC76D5">
        <w:t>enum Cars {FORD, VOLVO, TOYOTA, VOLKSWAGEN};</w:t>
      </w:r>
    </w:p>
    <w:p w14:paraId="499F1419" w14:textId="77777777" w:rsidR="00E80032" w:rsidRPr="00EC76D5" w:rsidRDefault="00E80032" w:rsidP="00E80032">
      <w:r w:rsidRPr="00EC76D5">
        <w:lastRenderedPageBreak/>
        <w:t xml:space="preserve">Unless we state otherwise, the constants are assigned to zero, one, two, three, and so on. In the example above, </w:t>
      </w:r>
      <w:r w:rsidRPr="00EC76D5">
        <w:rPr>
          <w:rStyle w:val="CodeInText0"/>
        </w:rPr>
        <w:t>FORD</w:t>
      </w:r>
      <w:r w:rsidRPr="00EC76D5">
        <w:t xml:space="preserve"> is an integer constant with the value zero; </w:t>
      </w:r>
      <w:r w:rsidRPr="00EC76D5">
        <w:rPr>
          <w:rStyle w:val="CodeInText0"/>
        </w:rPr>
        <w:t>VOLVO</w:t>
      </w:r>
      <w:r w:rsidRPr="00EC76D5">
        <w:t xml:space="preserve"> has the value one, </w:t>
      </w:r>
      <w:r w:rsidRPr="00EC76D5">
        <w:rPr>
          <w:rStyle w:val="CodeInText0"/>
        </w:rPr>
        <w:t>TOYOTA</w:t>
      </w:r>
      <w:r w:rsidRPr="00EC76D5">
        <w:t xml:space="preserve"> three, and </w:t>
      </w:r>
      <w:r w:rsidRPr="00EC76D5">
        <w:rPr>
          <w:rStyle w:val="CodeInText0"/>
        </w:rPr>
        <w:t>VOLKSWAGEN</w:t>
      </w:r>
      <w:r w:rsidRPr="00EC76D5">
        <w:t xml:space="preserve"> four.</w:t>
      </w:r>
    </w:p>
    <w:p w14:paraId="76D2E503" w14:textId="77777777" w:rsidR="00E80032" w:rsidRPr="00EC76D5" w:rsidRDefault="00E80032" w:rsidP="00E80032">
      <w:r w:rsidRPr="00EC76D5">
        <w:t xml:space="preserve">We do not have to name the enumeration type. In the example above, </w:t>
      </w:r>
      <w:r w:rsidRPr="00EC76D5">
        <w:rPr>
          <w:rStyle w:val="CodeInText0"/>
        </w:rPr>
        <w:t>Cars</w:t>
      </w:r>
      <w:r w:rsidRPr="00EC76D5">
        <w:t xml:space="preserve"> can be omitted. We can also assign an integer value to some (or all) of the constants. In the example below, </w:t>
      </w:r>
      <w:r w:rsidRPr="00EC76D5">
        <w:rPr>
          <w:rStyle w:val="CodeInText0"/>
        </w:rPr>
        <w:t>TOYOTA</w:t>
      </w:r>
      <w:r w:rsidRPr="00EC76D5">
        <w:t xml:space="preserve"> is assigned the value </w:t>
      </w:r>
      <w:r w:rsidRPr="00EC76D5">
        <w:rPr>
          <w:rStyle w:val="CodeInText0"/>
        </w:rPr>
        <w:t>10</w:t>
      </w:r>
      <w:r w:rsidRPr="00EC76D5">
        <w:t xml:space="preserve">. The constants without assigned values will be given the value of the preceding constant before, adding one. This implies that </w:t>
      </w:r>
      <w:r w:rsidRPr="00EC76D5">
        <w:rPr>
          <w:rStyle w:val="CodeInText0"/>
        </w:rPr>
        <w:t>VOLKSWAGEN</w:t>
      </w:r>
      <w:r w:rsidRPr="00EC76D5">
        <w:t xml:space="preserve"> will be assigned the value 11.</w:t>
      </w:r>
    </w:p>
    <w:p w14:paraId="13A88D71" w14:textId="77777777" w:rsidR="00E80032" w:rsidRPr="00EC76D5" w:rsidRDefault="00E80032" w:rsidP="00E80032">
      <w:pPr>
        <w:pStyle w:val="Code"/>
      </w:pPr>
      <w:r w:rsidRPr="00EC76D5">
        <w:t>enum {FORD, VOLVO, TOYOTA = 10, VOLKSWAGEN};</w:t>
      </w:r>
    </w:p>
    <w:p w14:paraId="4446EA83" w14:textId="12B3452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50" w:name="_Toc320485582"/>
      <w:bookmarkStart w:id="5951" w:name="_Toc323656691"/>
      <w:bookmarkStart w:id="5952" w:name="_Toc324085429"/>
      <w:bookmarkStart w:id="5953" w:name="_Toc383781081"/>
      <w:bookmarkStart w:id="5954" w:name="_Toc481936481"/>
      <w:r w:rsidRPr="00EC76D5">
        <w:t>Arrays</w:t>
      </w:r>
      <w:bookmarkEnd w:id="5950"/>
      <w:bookmarkEnd w:id="5951"/>
      <w:bookmarkEnd w:id="5952"/>
      <w:bookmarkEnd w:id="5953"/>
      <w:bookmarkEnd w:id="5954"/>
    </w:p>
    <w:p w14:paraId="6F9F81D9" w14:textId="77777777" w:rsidR="00E80032" w:rsidRPr="00EC76D5" w:rsidRDefault="00E80032" w:rsidP="00E80032">
      <w:r w:rsidRPr="00EC76D5">
        <w:t xml:space="preserve">An array is a variable compiled by several values of the same type. The values are stored on consecutive locations in memory. The array size may be stated explicitly of implicitly by a list of values. In the following example, </w:t>
      </w:r>
      <w:r w:rsidRPr="00EC76D5">
        <w:rPr>
          <w:rStyle w:val="CodeInText0"/>
        </w:rPr>
        <w:t>a</w:t>
      </w:r>
      <w:r w:rsidRPr="00EC76D5">
        <w:t xml:space="preserve"> is given the size three, </w:t>
      </w:r>
      <w:r w:rsidRPr="00EC76D5">
        <w:rPr>
          <w:rStyle w:val="CodeInText0"/>
        </w:rPr>
        <w:t>b</w:t>
      </w:r>
      <w:r w:rsidRPr="00EC76D5">
        <w:t xml:space="preserve"> is given size two and </w:t>
      </w:r>
      <w:r w:rsidRPr="00EC76D5">
        <w:rPr>
          <w:rStyle w:val="CodeInText0"/>
        </w:rPr>
        <w:t>c</w:t>
      </w:r>
      <w:r w:rsidRPr="00EC76D5">
        <w:t xml:space="preserve"> is given size four, even though only its first two values are defined, which may cause the compiler to emit a warning. Naturally, </w:t>
      </w:r>
      <w:r w:rsidRPr="00EC76D5">
        <w:rPr>
          <w:rStyle w:val="CodeInText0"/>
        </w:rPr>
        <w:t>d</w:t>
      </w:r>
      <w:r w:rsidRPr="00EC76D5">
        <w:t xml:space="preserve"> is given the size three.</w:t>
      </w:r>
    </w:p>
    <w:p w14:paraId="55454F00" w14:textId="77777777" w:rsidR="00E80032" w:rsidRPr="00EC76D5" w:rsidRDefault="00E80032" w:rsidP="00E80032">
      <w:pPr>
        <w:pStyle w:val="Code"/>
      </w:pPr>
      <w:r w:rsidRPr="00EC76D5">
        <w:t>int a[3] = {11, 12, 13};</w:t>
      </w:r>
    </w:p>
    <w:p w14:paraId="5EF4A5DD" w14:textId="77777777" w:rsidR="00E80032" w:rsidRPr="00EC76D5" w:rsidRDefault="00E80032" w:rsidP="00E80032">
      <w:pPr>
        <w:pStyle w:val="Code"/>
      </w:pPr>
      <w:r w:rsidRPr="00EC76D5">
        <w:t>double b[] = {1.2, 3.4};</w:t>
      </w:r>
    </w:p>
    <w:p w14:paraId="6A8BFA95" w14:textId="77777777" w:rsidR="00E80032" w:rsidRPr="00EC76D5" w:rsidRDefault="00E80032" w:rsidP="00E80032">
      <w:pPr>
        <w:pStyle w:val="Code"/>
      </w:pPr>
      <w:r w:rsidRPr="00EC76D5">
        <w:t>char c[4] = {'a', 'b'}, d[3];</w:t>
      </w:r>
    </w:p>
    <w:p w14:paraId="1719042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7A4296" w:rsidRPr="003F7CF1" w:rsidRDefault="007A4296"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073"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" filled="f" stroked="f">
                <v:textbox>
                  <w:txbxContent>
                    <w:p w14:paraId="69D593F5" w14:textId="77777777" w:rsidR="007A4296" w:rsidRPr="003F7CF1" w:rsidRDefault="007A4296" w:rsidP="00E80032">
                      <w:pPr>
                        <w:pStyle w:val="SourceCodeBoxHeader"/>
                        <w:rPr>
                          <w:sz w:val="19"/>
                          <w:szCs w:val="19"/>
                          <w:lang w:val="sv-SE"/>
                        </w:rPr>
                      </w:pPr>
                      <w:r w:rsidRPr="003F7CF1">
                        <w:rPr>
                          <w:sz w:val="19"/>
                          <w:szCs w:val="19"/>
                          <w:lang w:val="sv-SE"/>
                        </w:rPr>
                        <w:t>d</w:t>
                      </w:r>
                    </w:p>
                  </w:txbxContent>
                </v:textbox>
              </v:shape>
            </w:pict>
          </mc:Fallback>
        </mc:AlternateContent>
      </w:r>
      <w:r w:rsidRPr="00EC76D5">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7A4296" w:rsidRPr="003F7CF1" w:rsidRDefault="007A4296"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7A4296" w:rsidRPr="003F7CF1" w:rsidRDefault="007A4296"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7A4296" w:rsidRPr="003F7CF1" w:rsidRDefault="007A4296"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7A4296" w:rsidRPr="003F7CF1" w:rsidRDefault="007A4296"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7A4296" w:rsidRPr="003F7CF1" w:rsidRDefault="007A4296"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7A4296" w:rsidRPr="003F7CF1" w:rsidRDefault="007A4296"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7A4296" w:rsidRPr="003F7CF1" w:rsidRDefault="007A4296"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7A4296" w:rsidRPr="003F7CF1" w:rsidRDefault="007A4296"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7A4296" w:rsidRPr="003F7CF1" w:rsidRDefault="007A4296"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7A4296" w:rsidRPr="003F7CF1" w:rsidRDefault="007A4296"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7A4296" w:rsidRPr="003F7CF1" w:rsidRDefault="007A4296"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7A4296" w:rsidRPr="003F7CF1" w:rsidRDefault="007A4296"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7A4296" w:rsidRPr="003F7CF1" w:rsidRDefault="007A4296"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7A4296" w:rsidRPr="003F7CF1" w:rsidRDefault="007A4296"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7A4296" w:rsidRPr="003F7CF1" w:rsidRDefault="007A4296"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7A4296" w:rsidRPr="003F7CF1" w:rsidRDefault="007A4296"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7A4296" w:rsidRPr="003F7CF1" w:rsidRDefault="007A4296"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7A4296" w:rsidRPr="003F7CF1" w:rsidRDefault="007A4296"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7A4296" w:rsidRPr="003F7CF1" w:rsidRDefault="007A4296"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7A4296" w:rsidRPr="003F7CF1" w:rsidRDefault="007A4296"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7A4296" w:rsidRPr="003F7CF1" w:rsidRDefault="007A4296"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7A4296" w:rsidRPr="003F7CF1" w:rsidRDefault="007A4296"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7A4296" w:rsidRPr="003F7CF1" w:rsidRDefault="007A4296"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7A4296" w:rsidRPr="003F7CF1" w:rsidRDefault="007A4296"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7A4296" w:rsidRPr="003F7CF1" w:rsidRDefault="007A4296"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7A4296" w:rsidRPr="003F7CF1" w:rsidRDefault="007A4296"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7A4296" w:rsidRPr="003F7CF1" w:rsidRDefault="007A4296"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074"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">
                <v:shape id="_x0000_s1075" type="#_x0000_t75" style="position:absolute;width:57384;height:9017;visibility:visible;mso-wrap-style:square">
                  <v:fill o:detectmouseclick="t"/>
                  <v:path o:connecttype="none"/>
                </v:shape>
                <v:rect id="Rectangle 160" o:spid="_x0000_s1076"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7A4296" w:rsidRPr="003F7CF1" w:rsidRDefault="007A4296" w:rsidP="00E80032">
                        <w:pPr>
                          <w:pStyle w:val="SourceCodeBoxText"/>
                          <w:rPr>
                            <w:sz w:val="19"/>
                            <w:szCs w:val="19"/>
                          </w:rPr>
                        </w:pPr>
                        <w:r w:rsidRPr="003F7CF1">
                          <w:rPr>
                            <w:sz w:val="19"/>
                            <w:szCs w:val="19"/>
                          </w:rPr>
                          <w:t>11</w:t>
                        </w:r>
                      </w:p>
                    </w:txbxContent>
                  </v:textbox>
                </v:rect>
                <v:shape id="Text Box 161" o:spid="_x0000_s1077"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7A4296" w:rsidRPr="003F7CF1" w:rsidRDefault="007A4296" w:rsidP="00E80032">
                        <w:pPr>
                          <w:pStyle w:val="SourceCodeBoxHeader"/>
                          <w:rPr>
                            <w:sz w:val="19"/>
                            <w:szCs w:val="19"/>
                            <w:lang w:val="sv-SE"/>
                          </w:rPr>
                        </w:pPr>
                        <w:r w:rsidRPr="003F7CF1">
                          <w:rPr>
                            <w:sz w:val="19"/>
                            <w:szCs w:val="19"/>
                            <w:lang w:val="sv-SE"/>
                          </w:rPr>
                          <w:t>a</w:t>
                        </w:r>
                      </w:p>
                    </w:txbxContent>
                  </v:textbox>
                </v:shape>
                <v:shape id="Text Box 162" o:spid="_x0000_s1078"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7A4296" w:rsidRPr="003F7CF1" w:rsidRDefault="007A4296" w:rsidP="00E80032">
                        <w:pPr>
                          <w:pStyle w:val="SourceCodeBoxHeader"/>
                          <w:rPr>
                            <w:sz w:val="19"/>
                            <w:szCs w:val="19"/>
                            <w:lang w:val="sv-SE"/>
                          </w:rPr>
                        </w:pPr>
                        <w:r w:rsidRPr="003F7CF1">
                          <w:rPr>
                            <w:sz w:val="19"/>
                            <w:szCs w:val="19"/>
                            <w:lang w:val="sv-SE"/>
                          </w:rPr>
                          <w:t>b</w:t>
                        </w:r>
                      </w:p>
                    </w:txbxContent>
                  </v:textbox>
                </v:shape>
                <v:shape id="Text Box 163" o:spid="_x0000_s1079"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7A4296" w:rsidRPr="003F7CF1" w:rsidRDefault="007A4296" w:rsidP="00E80032">
                        <w:pPr>
                          <w:pStyle w:val="SourceCodeBoxHeader"/>
                          <w:rPr>
                            <w:sz w:val="19"/>
                            <w:szCs w:val="19"/>
                            <w:lang w:val="sv-SE"/>
                          </w:rPr>
                        </w:pPr>
                        <w:r w:rsidRPr="003F7CF1">
                          <w:rPr>
                            <w:sz w:val="19"/>
                            <w:szCs w:val="19"/>
                            <w:lang w:val="sv-SE"/>
                          </w:rPr>
                          <w:t>c</w:t>
                        </w:r>
                      </w:p>
                    </w:txbxContent>
                  </v:textbox>
                </v:shape>
                <v:rect id="Rectangle 164" o:spid="_x0000_s1080"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7A4296" w:rsidRPr="003F7CF1" w:rsidRDefault="007A4296" w:rsidP="00E80032">
                        <w:pPr>
                          <w:pStyle w:val="SourceCodeBoxText"/>
                          <w:rPr>
                            <w:sz w:val="19"/>
                            <w:szCs w:val="19"/>
                          </w:rPr>
                        </w:pPr>
                        <w:r w:rsidRPr="003F7CF1">
                          <w:rPr>
                            <w:sz w:val="19"/>
                            <w:szCs w:val="19"/>
                          </w:rPr>
                          <w:t>12</w:t>
                        </w:r>
                      </w:p>
                    </w:txbxContent>
                  </v:textbox>
                </v:rect>
                <v:rect id="Rectangle 165" o:spid="_x0000_s1081"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7A4296" w:rsidRPr="003F7CF1" w:rsidRDefault="007A4296" w:rsidP="00E80032">
                        <w:pPr>
                          <w:pStyle w:val="SourceCodeBoxText"/>
                          <w:rPr>
                            <w:sz w:val="19"/>
                            <w:szCs w:val="19"/>
                          </w:rPr>
                        </w:pPr>
                        <w:r w:rsidRPr="003F7CF1">
                          <w:rPr>
                            <w:sz w:val="19"/>
                            <w:szCs w:val="19"/>
                          </w:rPr>
                          <w:t>13</w:t>
                        </w:r>
                      </w:p>
                    </w:txbxContent>
                  </v:textbox>
                </v:rect>
                <v:rect id="Rectangle 166" o:spid="_x0000_s1082"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7A4296" w:rsidRPr="003F7CF1" w:rsidRDefault="007A4296" w:rsidP="00E80032">
                        <w:pPr>
                          <w:pStyle w:val="SourceCodeBoxText"/>
                          <w:rPr>
                            <w:sz w:val="19"/>
                            <w:szCs w:val="19"/>
                          </w:rPr>
                        </w:pPr>
                        <w:r w:rsidRPr="003F7CF1">
                          <w:rPr>
                            <w:sz w:val="19"/>
                            <w:szCs w:val="19"/>
                          </w:rPr>
                          <w:t>1.2</w:t>
                        </w:r>
                      </w:p>
                    </w:txbxContent>
                  </v:textbox>
                </v:rect>
                <v:rect id="Rectangle 167" o:spid="_x0000_s1083"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7A4296" w:rsidRPr="003F7CF1" w:rsidRDefault="007A4296" w:rsidP="00E80032">
                        <w:pPr>
                          <w:pStyle w:val="SourceCodeBoxText"/>
                          <w:rPr>
                            <w:sz w:val="19"/>
                            <w:szCs w:val="19"/>
                          </w:rPr>
                        </w:pPr>
                        <w:r w:rsidRPr="003F7CF1">
                          <w:rPr>
                            <w:sz w:val="19"/>
                            <w:szCs w:val="19"/>
                          </w:rPr>
                          <w:t>3.4</w:t>
                        </w:r>
                      </w:p>
                    </w:txbxContent>
                  </v:textbox>
                </v:rect>
                <v:rect id="Rectangle 168" o:spid="_x0000_s1084"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7A4296" w:rsidRPr="003F7CF1" w:rsidRDefault="007A4296" w:rsidP="00E80032">
                        <w:pPr>
                          <w:pStyle w:val="SourceCodeBoxText"/>
                          <w:rPr>
                            <w:sz w:val="19"/>
                            <w:szCs w:val="19"/>
                          </w:rPr>
                        </w:pPr>
                        <w:r w:rsidRPr="003F7CF1">
                          <w:rPr>
                            <w:sz w:val="19"/>
                            <w:szCs w:val="19"/>
                          </w:rPr>
                          <w:t>'a'</w:t>
                        </w:r>
                      </w:p>
                    </w:txbxContent>
                  </v:textbox>
                </v:rect>
                <v:rect id="Rectangle 169" o:spid="_x0000_s1085"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7A4296" w:rsidRPr="003F7CF1" w:rsidRDefault="007A4296" w:rsidP="00E80032">
                        <w:pPr>
                          <w:pStyle w:val="SourceCodeBoxText"/>
                          <w:rPr>
                            <w:sz w:val="19"/>
                            <w:szCs w:val="19"/>
                          </w:rPr>
                        </w:pPr>
                        <w:r w:rsidRPr="003F7CF1">
                          <w:rPr>
                            <w:sz w:val="19"/>
                            <w:szCs w:val="19"/>
                          </w:rPr>
                          <w:t>'b'</w:t>
                        </w:r>
                      </w:p>
                    </w:txbxContent>
                  </v:textbox>
                </v:rect>
                <v:rect id="Rectangle 170" o:spid="_x0000_s1086"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7A4296" w:rsidRPr="003F7CF1" w:rsidRDefault="007A4296" w:rsidP="00E80032">
                        <w:pPr>
                          <w:pStyle w:val="SourceCodeBoxText"/>
                          <w:rPr>
                            <w:sz w:val="19"/>
                            <w:szCs w:val="19"/>
                          </w:rPr>
                        </w:pPr>
                        <w:r w:rsidRPr="003F7CF1">
                          <w:rPr>
                            <w:sz w:val="19"/>
                            <w:szCs w:val="19"/>
                          </w:rPr>
                          <w:t>?</w:t>
                        </w:r>
                      </w:p>
                    </w:txbxContent>
                  </v:textbox>
                </v:rect>
                <v:rect id="Rectangle 171" o:spid="_x0000_s1087"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7A4296" w:rsidRPr="003F7CF1" w:rsidRDefault="007A4296" w:rsidP="00E80032">
                        <w:pPr>
                          <w:pStyle w:val="SourceCodeBoxText"/>
                          <w:rPr>
                            <w:sz w:val="19"/>
                            <w:szCs w:val="19"/>
                          </w:rPr>
                        </w:pPr>
                        <w:r w:rsidRPr="003F7CF1">
                          <w:rPr>
                            <w:sz w:val="19"/>
                            <w:szCs w:val="19"/>
                          </w:rPr>
                          <w:t>?</w:t>
                        </w:r>
                      </w:p>
                    </w:txbxContent>
                  </v:textbox>
                </v:rect>
                <v:rect id="Rectangle 172" o:spid="_x0000_s1088"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7A4296" w:rsidRPr="003F7CF1" w:rsidRDefault="007A4296" w:rsidP="00E80032">
                        <w:pPr>
                          <w:pStyle w:val="SourceCodeBoxText"/>
                          <w:rPr>
                            <w:sz w:val="19"/>
                            <w:szCs w:val="19"/>
                          </w:rPr>
                        </w:pPr>
                        <w:r w:rsidRPr="003F7CF1">
                          <w:rPr>
                            <w:sz w:val="19"/>
                            <w:szCs w:val="19"/>
                          </w:rPr>
                          <w:t>?</w:t>
                        </w:r>
                      </w:p>
                    </w:txbxContent>
                  </v:textbox>
                </v:rect>
                <v:rect id="Rectangle 173" o:spid="_x0000_s1089"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7A4296" w:rsidRPr="003F7CF1" w:rsidRDefault="007A4296" w:rsidP="00E80032">
                        <w:pPr>
                          <w:pStyle w:val="SourceCodeBoxText"/>
                          <w:rPr>
                            <w:sz w:val="19"/>
                            <w:szCs w:val="19"/>
                          </w:rPr>
                        </w:pPr>
                        <w:r w:rsidRPr="003F7CF1">
                          <w:rPr>
                            <w:sz w:val="19"/>
                            <w:szCs w:val="19"/>
                          </w:rPr>
                          <w:t>?</w:t>
                        </w:r>
                      </w:p>
                    </w:txbxContent>
                  </v:textbox>
                </v:rect>
                <v:rect id="Rectangle 174" o:spid="_x0000_s1090"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7A4296" w:rsidRPr="003F7CF1" w:rsidRDefault="007A4296" w:rsidP="00E80032">
                        <w:pPr>
                          <w:pStyle w:val="SourceCodeBoxText"/>
                          <w:rPr>
                            <w:sz w:val="19"/>
                            <w:szCs w:val="19"/>
                          </w:rPr>
                        </w:pPr>
                        <w:r w:rsidRPr="003F7CF1">
                          <w:rPr>
                            <w:sz w:val="19"/>
                            <w:szCs w:val="19"/>
                          </w:rPr>
                          <w:t>?</w:t>
                        </w:r>
                      </w:p>
                    </w:txbxContent>
                  </v:textbox>
                </v:rect>
                <v:shape id="Text Box 175" o:spid="_x0000_s1091"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7A4296" w:rsidRPr="003F7CF1" w:rsidRDefault="007A4296" w:rsidP="00E80032">
                        <w:pPr>
                          <w:pStyle w:val="SourceCodeIndex"/>
                          <w:rPr>
                            <w:sz w:val="15"/>
                            <w:szCs w:val="15"/>
                          </w:rPr>
                        </w:pPr>
                        <w:r w:rsidRPr="003F7CF1">
                          <w:rPr>
                            <w:sz w:val="15"/>
                            <w:szCs w:val="15"/>
                          </w:rPr>
                          <w:t>0</w:t>
                        </w:r>
                      </w:p>
                    </w:txbxContent>
                  </v:textbox>
                </v:shape>
                <v:shape id="Text Box 176" o:spid="_x0000_s1092"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7A4296" w:rsidRPr="003F7CF1" w:rsidRDefault="007A4296" w:rsidP="00E80032">
                        <w:pPr>
                          <w:pStyle w:val="SourceCodeIndex"/>
                          <w:rPr>
                            <w:sz w:val="15"/>
                            <w:szCs w:val="15"/>
                          </w:rPr>
                        </w:pPr>
                        <w:r w:rsidRPr="003F7CF1">
                          <w:rPr>
                            <w:sz w:val="15"/>
                            <w:szCs w:val="15"/>
                          </w:rPr>
                          <w:t>1</w:t>
                        </w:r>
                      </w:p>
                    </w:txbxContent>
                  </v:textbox>
                </v:shape>
                <v:shape id="Text Box 177" o:spid="_x0000_s1093"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7A4296" w:rsidRPr="003F7CF1" w:rsidRDefault="007A4296" w:rsidP="00E80032">
                        <w:pPr>
                          <w:pStyle w:val="SourceCodeIndex"/>
                          <w:rPr>
                            <w:sz w:val="15"/>
                            <w:szCs w:val="15"/>
                          </w:rPr>
                        </w:pPr>
                        <w:r w:rsidRPr="003F7CF1">
                          <w:rPr>
                            <w:sz w:val="15"/>
                            <w:szCs w:val="15"/>
                          </w:rPr>
                          <w:t>2</w:t>
                        </w:r>
                      </w:p>
                    </w:txbxContent>
                  </v:textbox>
                </v:shape>
                <v:shape id="Text Box 178" o:spid="_x0000_s1094"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7A4296" w:rsidRPr="003F7CF1" w:rsidRDefault="007A4296" w:rsidP="00E80032">
                        <w:pPr>
                          <w:pStyle w:val="SourceCodeIndex"/>
                          <w:rPr>
                            <w:sz w:val="15"/>
                            <w:szCs w:val="15"/>
                          </w:rPr>
                        </w:pPr>
                        <w:r w:rsidRPr="003F7CF1">
                          <w:rPr>
                            <w:sz w:val="15"/>
                            <w:szCs w:val="15"/>
                          </w:rPr>
                          <w:t>0</w:t>
                        </w:r>
                      </w:p>
                    </w:txbxContent>
                  </v:textbox>
                </v:shape>
                <v:shape id="Text Box 179" o:spid="_x0000_s1095"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7A4296" w:rsidRPr="003F7CF1" w:rsidRDefault="007A4296" w:rsidP="00E80032">
                        <w:pPr>
                          <w:pStyle w:val="SourceCodeIndex"/>
                          <w:rPr>
                            <w:sz w:val="15"/>
                            <w:szCs w:val="15"/>
                          </w:rPr>
                        </w:pPr>
                        <w:r w:rsidRPr="003F7CF1">
                          <w:rPr>
                            <w:sz w:val="15"/>
                            <w:szCs w:val="15"/>
                          </w:rPr>
                          <w:t>1</w:t>
                        </w:r>
                      </w:p>
                    </w:txbxContent>
                  </v:textbox>
                </v:shape>
                <v:shape id="Text Box 180" o:spid="_x0000_s1096"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7A4296" w:rsidRPr="003F7CF1" w:rsidRDefault="007A4296" w:rsidP="00E80032">
                        <w:pPr>
                          <w:pStyle w:val="SourceCodeIndex"/>
                          <w:rPr>
                            <w:sz w:val="15"/>
                            <w:szCs w:val="15"/>
                          </w:rPr>
                        </w:pPr>
                        <w:r w:rsidRPr="003F7CF1">
                          <w:rPr>
                            <w:sz w:val="15"/>
                            <w:szCs w:val="15"/>
                          </w:rPr>
                          <w:t>0</w:t>
                        </w:r>
                      </w:p>
                    </w:txbxContent>
                  </v:textbox>
                </v:shape>
                <v:shape id="Text Box 181" o:spid="_x0000_s1097"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7A4296" w:rsidRPr="003F7CF1" w:rsidRDefault="007A4296" w:rsidP="00E80032">
                        <w:pPr>
                          <w:pStyle w:val="SourceCodeIndex"/>
                          <w:rPr>
                            <w:sz w:val="15"/>
                            <w:szCs w:val="15"/>
                          </w:rPr>
                        </w:pPr>
                        <w:r w:rsidRPr="003F7CF1">
                          <w:rPr>
                            <w:sz w:val="15"/>
                            <w:szCs w:val="15"/>
                          </w:rPr>
                          <w:t>1</w:t>
                        </w:r>
                      </w:p>
                    </w:txbxContent>
                  </v:textbox>
                </v:shape>
                <v:shape id="Text Box 182" o:spid="_x0000_s1098"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7A4296" w:rsidRPr="003F7CF1" w:rsidRDefault="007A4296" w:rsidP="00E80032">
                        <w:pPr>
                          <w:pStyle w:val="SourceCodeIndex"/>
                          <w:rPr>
                            <w:sz w:val="15"/>
                            <w:szCs w:val="15"/>
                          </w:rPr>
                        </w:pPr>
                        <w:r w:rsidRPr="003F7CF1">
                          <w:rPr>
                            <w:sz w:val="15"/>
                            <w:szCs w:val="15"/>
                          </w:rPr>
                          <w:t>2</w:t>
                        </w:r>
                      </w:p>
                    </w:txbxContent>
                  </v:textbox>
                </v:shape>
                <v:shape id="Text Box 183" o:spid="_x0000_s1099"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7A4296" w:rsidRPr="003F7CF1" w:rsidRDefault="007A4296" w:rsidP="00E80032">
                        <w:pPr>
                          <w:pStyle w:val="SourceCodeIndex"/>
                          <w:rPr>
                            <w:sz w:val="15"/>
                            <w:szCs w:val="15"/>
                          </w:rPr>
                        </w:pPr>
                        <w:r w:rsidRPr="003F7CF1">
                          <w:rPr>
                            <w:sz w:val="15"/>
                            <w:szCs w:val="15"/>
                          </w:rPr>
                          <w:t>3</w:t>
                        </w:r>
                      </w:p>
                    </w:txbxContent>
                  </v:textbox>
                </v:shape>
                <v:shape id="Text Box 184" o:spid="_x0000_s1100"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7A4296" w:rsidRPr="003F7CF1" w:rsidRDefault="007A4296" w:rsidP="00E80032">
                        <w:pPr>
                          <w:pStyle w:val="SourceCodeIndex"/>
                          <w:rPr>
                            <w:sz w:val="15"/>
                            <w:szCs w:val="15"/>
                          </w:rPr>
                        </w:pPr>
                        <w:r w:rsidRPr="003F7CF1">
                          <w:rPr>
                            <w:sz w:val="15"/>
                            <w:szCs w:val="15"/>
                          </w:rPr>
                          <w:t>0</w:t>
                        </w:r>
                      </w:p>
                    </w:txbxContent>
                  </v:textbox>
                </v:shape>
                <v:shape id="Text Box 185" o:spid="_x0000_s1101"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7A4296" w:rsidRPr="003F7CF1" w:rsidRDefault="007A4296" w:rsidP="00E80032">
                        <w:pPr>
                          <w:pStyle w:val="SourceCodeIndex"/>
                          <w:rPr>
                            <w:sz w:val="15"/>
                            <w:szCs w:val="15"/>
                          </w:rPr>
                        </w:pPr>
                        <w:r w:rsidRPr="003F7CF1">
                          <w:rPr>
                            <w:sz w:val="15"/>
                            <w:szCs w:val="15"/>
                          </w:rPr>
                          <w:t>1</w:t>
                        </w:r>
                      </w:p>
                    </w:txbxContent>
                  </v:textbox>
                </v:shape>
                <v:shape id="Text Box 186" o:spid="_x0000_s1102"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7A4296" w:rsidRPr="003F7CF1" w:rsidRDefault="007A4296"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EC76D5" w:rsidRDefault="00E80032" w:rsidP="00E80032">
      <w:pPr>
        <w:rPr>
          <w:noProof/>
        </w:rPr>
      </w:pPr>
      <w:r w:rsidRPr="00EC76D5">
        <w:rPr>
          <w:noProof/>
        </w:rPr>
        <w:t>A value of an array can be accessed by index (brackets) notation.</w:t>
      </w:r>
    </w:p>
    <w:p w14:paraId="5EDEC878" w14:textId="77777777" w:rsidR="00E80032" w:rsidRPr="00EC76D5" w:rsidRDefault="00E80032" w:rsidP="00E80032">
      <w:pPr>
        <w:pStyle w:val="Code"/>
      </w:pPr>
      <w:r w:rsidRPr="00EC76D5">
        <w:t>int i = a[2];</w:t>
      </w:r>
    </w:p>
    <w:p w14:paraId="23BD86CD" w14:textId="77777777" w:rsidR="00E80032" w:rsidRPr="00EC76D5" w:rsidRDefault="00E80032" w:rsidP="00E80032">
      <w:pPr>
        <w:pStyle w:val="Code"/>
      </w:pPr>
      <w:r w:rsidRPr="00EC76D5">
        <w:t>double x = b[0];</w:t>
      </w:r>
    </w:p>
    <w:p w14:paraId="38E92CD5" w14:textId="77777777" w:rsidR="00E80032" w:rsidRPr="00EC76D5" w:rsidRDefault="00E80032" w:rsidP="00E80032">
      <w:pPr>
        <w:pStyle w:val="Code"/>
      </w:pPr>
      <w:r w:rsidRPr="00EC76D5">
        <w:t>char t = c[1];</w:t>
      </w:r>
    </w:p>
    <w:p w14:paraId="6469B05B" w14:textId="77777777" w:rsidR="00E80032" w:rsidRPr="00EC76D5" w:rsidRDefault="00E80032" w:rsidP="00E80032">
      <w:pPr>
        <w:rPr>
          <w:szCs w:val="21"/>
        </w:rPr>
      </w:pPr>
      <w:r w:rsidRPr="00EC76D5">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7A4296" w:rsidRPr="003F7CF1" w:rsidRDefault="007A4296"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7A4296" w:rsidRPr="003F7CF1" w:rsidRDefault="007A4296"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7A4296" w:rsidRPr="003F7CF1" w:rsidRDefault="007A4296"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7A4296" w:rsidRPr="003F7CF1" w:rsidRDefault="007A4296"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7A4296" w:rsidRPr="003F7CF1" w:rsidRDefault="007A4296"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7A4296" w:rsidRPr="003F7CF1" w:rsidRDefault="007A4296"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10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">
                <v:shape id="_x0000_s1104" type="#_x0000_t75" style="position:absolute;width:57384;height:9017;visibility:visible;mso-wrap-style:square">
                  <v:fill o:detectmouseclick="t"/>
                  <v:path o:connecttype="none"/>
                </v:shape>
                <v:rect id="Rectangle 152" o:spid="_x0000_s110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7A4296" w:rsidRPr="003F7CF1" w:rsidRDefault="007A4296" w:rsidP="00E80032">
                        <w:pPr>
                          <w:pStyle w:val="SourceCodeBoxText"/>
                          <w:rPr>
                            <w:sz w:val="19"/>
                            <w:szCs w:val="19"/>
                          </w:rPr>
                        </w:pPr>
                        <w:r w:rsidRPr="003F7CF1">
                          <w:rPr>
                            <w:sz w:val="19"/>
                            <w:szCs w:val="19"/>
                          </w:rPr>
                          <w:t>13</w:t>
                        </w:r>
                      </w:p>
                    </w:txbxContent>
                  </v:textbox>
                </v:rect>
                <v:shape id="Text Box 153" o:spid="_x0000_s110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7A4296" w:rsidRPr="003F7CF1" w:rsidRDefault="007A4296" w:rsidP="00E80032">
                        <w:pPr>
                          <w:pStyle w:val="SourceCodeBoxHeader"/>
                          <w:rPr>
                            <w:sz w:val="19"/>
                            <w:szCs w:val="19"/>
                            <w:lang w:val="sv-SE"/>
                          </w:rPr>
                        </w:pPr>
                        <w:r w:rsidRPr="003F7CF1">
                          <w:rPr>
                            <w:sz w:val="19"/>
                            <w:szCs w:val="19"/>
                            <w:lang w:val="sv-SE"/>
                          </w:rPr>
                          <w:t>i</w:t>
                        </w:r>
                      </w:p>
                    </w:txbxContent>
                  </v:textbox>
                </v:shape>
                <v:rect id="Rectangle 154" o:spid="_x0000_s1107"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7A4296" w:rsidRPr="003F7CF1" w:rsidRDefault="007A4296" w:rsidP="00E80032">
                        <w:pPr>
                          <w:pStyle w:val="SourceCodeBoxText"/>
                          <w:rPr>
                            <w:sz w:val="19"/>
                            <w:szCs w:val="19"/>
                          </w:rPr>
                        </w:pPr>
                        <w:r w:rsidRPr="003F7CF1">
                          <w:rPr>
                            <w:sz w:val="19"/>
                            <w:szCs w:val="19"/>
                          </w:rPr>
                          <w:t>1.2</w:t>
                        </w:r>
                      </w:p>
                    </w:txbxContent>
                  </v:textbox>
                </v:rect>
                <v:shape id="Text Box 155" o:spid="_x0000_s1108"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7A4296" w:rsidRPr="003F7CF1" w:rsidRDefault="007A4296" w:rsidP="00E80032">
                        <w:pPr>
                          <w:pStyle w:val="SourceCodeBoxHeader"/>
                          <w:rPr>
                            <w:sz w:val="19"/>
                            <w:szCs w:val="19"/>
                            <w:lang w:val="sv-SE"/>
                          </w:rPr>
                        </w:pPr>
                        <w:r w:rsidRPr="003F7CF1">
                          <w:rPr>
                            <w:sz w:val="19"/>
                            <w:szCs w:val="19"/>
                            <w:lang w:val="sv-SE"/>
                          </w:rPr>
                          <w:t>x</w:t>
                        </w:r>
                      </w:p>
                    </w:txbxContent>
                  </v:textbox>
                </v:shape>
                <v:rect id="Rectangle 156" o:spid="_x0000_s1109"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7A4296" w:rsidRPr="003F7CF1" w:rsidRDefault="007A4296" w:rsidP="00E80032">
                        <w:pPr>
                          <w:pStyle w:val="SourceCodeBoxText"/>
                          <w:rPr>
                            <w:sz w:val="19"/>
                            <w:szCs w:val="19"/>
                          </w:rPr>
                        </w:pPr>
                        <w:r w:rsidRPr="003F7CF1">
                          <w:rPr>
                            <w:sz w:val="19"/>
                            <w:szCs w:val="19"/>
                          </w:rPr>
                          <w:t>'b'</w:t>
                        </w:r>
                      </w:p>
                    </w:txbxContent>
                  </v:textbox>
                </v:rect>
                <v:shape id="Text Box 157" o:spid="_x0000_s1110"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7A4296" w:rsidRPr="003F7CF1" w:rsidRDefault="007A4296"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55" w:name="_Toc320485583"/>
      <w:bookmarkStart w:id="5956" w:name="_Toc323656692"/>
      <w:bookmarkStart w:id="5957" w:name="_Toc324085430"/>
      <w:bookmarkStart w:id="5958" w:name="_Toc383781082"/>
      <w:bookmarkStart w:id="5959" w:name="_Toc481936482"/>
      <w:r w:rsidRPr="00EC76D5">
        <w:t>Characters and Strings</w:t>
      </w:r>
      <w:bookmarkEnd w:id="5955"/>
      <w:bookmarkEnd w:id="5956"/>
      <w:bookmarkEnd w:id="5957"/>
      <w:bookmarkEnd w:id="5958"/>
      <w:bookmarkEnd w:id="5959"/>
    </w:p>
    <w:p w14:paraId="15688872" w14:textId="15EE242A" w:rsidR="00E80032" w:rsidRPr="00EC76D5" w:rsidRDefault="00E80032" w:rsidP="00E80032">
      <w:r w:rsidRPr="00EC76D5">
        <w:t xml:space="preserve">As stated in Section </w:t>
      </w:r>
      <w:r w:rsidRPr="00EC76D5">
        <w:fldChar w:fldCharType="begin"/>
      </w:r>
      <w:r w:rsidRPr="00EC76D5">
        <w:instrText xml:space="preserve"> REF _Ref383781525 \r \h </w:instrText>
      </w:r>
      <w:r w:rsidRPr="00EC76D5">
        <w:fldChar w:fldCharType="separate"/>
      </w:r>
      <w:r w:rsidR="00545E00" w:rsidRPr="00EC76D5">
        <w:t>2.1.1</w:t>
      </w:r>
      <w:r w:rsidRPr="00EC76D5">
        <w:fldChar w:fldCharType="end"/>
      </w:r>
      <w:r w:rsidRPr="00EC76D5">
        <w:t xml:space="preserve">, a </w:t>
      </w:r>
      <w:r w:rsidRPr="00EC76D5">
        <w:rPr>
          <w:rStyle w:val="CodeInText0"/>
        </w:rPr>
        <w:t>char</w:t>
      </w:r>
      <w:r w:rsidRPr="00EC76D5">
        <w:t xml:space="preserve"> is a small integer type intended to store exactly one character. A </w:t>
      </w:r>
      <w:r w:rsidRPr="00EC76D5">
        <w:rPr>
          <w:rStyle w:val="CodeInText0"/>
        </w:rPr>
        <w:t>string</w:t>
      </w:r>
      <w:r w:rsidRPr="00EC76D5">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EC76D5" w:rsidRDefault="00E80032" w:rsidP="00E80032">
      <w:pPr>
        <w:pStyle w:val="Code"/>
      </w:pPr>
      <w:r w:rsidRPr="00EC76D5">
        <w:t>char c = 'a';</w:t>
      </w:r>
    </w:p>
    <w:p w14:paraId="570B4B64" w14:textId="77777777" w:rsidR="00E80032" w:rsidRPr="00EC76D5" w:rsidRDefault="00E80032" w:rsidP="00E80032">
      <w:pPr>
        <w:pStyle w:val="Code"/>
      </w:pPr>
      <w:r w:rsidRPr="00EC76D5">
        <w:t>char s[] = "Hello, World!";</w:t>
      </w:r>
    </w:p>
    <w:p w14:paraId="675827E6" w14:textId="77777777" w:rsidR="00E80032" w:rsidRPr="00EC76D5" w:rsidRDefault="00E80032" w:rsidP="00E80032">
      <w:pPr>
        <w:rPr>
          <w:noProof/>
          <w:szCs w:val="21"/>
        </w:rPr>
      </w:pPr>
      <w:r w:rsidRPr="00EC76D5">
        <w:rPr>
          <w:noProof/>
          <w:lang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7A4296" w:rsidRPr="003F7CF1" w:rsidRDefault="007A4296"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7A4296" w:rsidRPr="003F7CF1" w:rsidRDefault="007A4296"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7A4296" w:rsidRPr="003F7CF1" w:rsidRDefault="007A4296"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7A4296" w:rsidRPr="003F7CF1" w:rsidRDefault="007A4296"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11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">
                <v:shape id="_x0000_s1112" type="#_x0000_t75" style="position:absolute;width:57384;height:9017;visibility:visible;mso-wrap-style:square">
                  <v:fill o:detectmouseclick="t"/>
                  <v:path o:connecttype="none"/>
                </v:shape>
                <v:rect id="Rectangle 4" o:spid="_x0000_s111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7A4296" w:rsidRPr="003F7CF1" w:rsidRDefault="007A4296" w:rsidP="00E80032">
                        <w:pPr>
                          <w:pStyle w:val="SourceCodeBoxText"/>
                          <w:rPr>
                            <w:sz w:val="19"/>
                            <w:szCs w:val="19"/>
                          </w:rPr>
                        </w:pPr>
                        <w:r w:rsidRPr="003F7CF1">
                          <w:rPr>
                            <w:sz w:val="19"/>
                            <w:szCs w:val="19"/>
                          </w:rPr>
                          <w:t>'a'</w:t>
                        </w:r>
                      </w:p>
                    </w:txbxContent>
                  </v:textbox>
                </v:rect>
                <v:shape id="Text Box 5" o:spid="_x0000_s1114"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7A4296" w:rsidRPr="003F7CF1" w:rsidRDefault="007A4296" w:rsidP="00E80032">
                        <w:pPr>
                          <w:pStyle w:val="SourceCodeBoxHeader"/>
                          <w:rPr>
                            <w:sz w:val="19"/>
                            <w:szCs w:val="19"/>
                            <w:lang w:val="sv-SE"/>
                          </w:rPr>
                        </w:pPr>
                        <w:r w:rsidRPr="003F7CF1">
                          <w:rPr>
                            <w:sz w:val="19"/>
                            <w:szCs w:val="19"/>
                            <w:lang w:val="sv-SE"/>
                          </w:rPr>
                          <w:t>c</w:t>
                        </w:r>
                      </w:p>
                    </w:txbxContent>
                  </v:textbox>
                </v:shape>
                <v:rect id="Rectangle 6" o:spid="_x0000_s1115"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7A4296" w:rsidRPr="003F7CF1" w:rsidRDefault="007A4296" w:rsidP="00E80032">
                        <w:pPr>
                          <w:pStyle w:val="SourceCodeBoxText"/>
                          <w:rPr>
                            <w:sz w:val="19"/>
                            <w:szCs w:val="19"/>
                          </w:rPr>
                        </w:pPr>
                        <w:r w:rsidRPr="003F7CF1">
                          <w:rPr>
                            <w:sz w:val="19"/>
                            <w:szCs w:val="19"/>
                          </w:rPr>
                          <w:t>"Hello, World!"</w:t>
                        </w:r>
                      </w:p>
                    </w:txbxContent>
                  </v:textbox>
                </v:rect>
                <v:shape id="Text Box 7" o:spid="_x0000_s1116"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7A4296" w:rsidRPr="003F7CF1" w:rsidRDefault="007A4296"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EC76D5" w:rsidRDefault="00E80032" w:rsidP="00E80032">
      <w:pPr>
        <w:rPr>
          <w:noProof/>
        </w:rPr>
      </w:pPr>
      <w:r w:rsidRPr="00EC76D5">
        <w:rPr>
          <w:noProof/>
        </w:rPr>
        <w:t xml:space="preserve">When defining a string, the compiler adds a special zero character </w:t>
      </w:r>
      <w:r w:rsidRPr="00EC76D5">
        <w:rPr>
          <w:rStyle w:val="CodeInText0"/>
        </w:rPr>
        <w:t>'\0'</w:t>
      </w:r>
      <w:r w:rsidRPr="00EC76D5">
        <w:rPr>
          <w:noProof/>
        </w:rPr>
        <w:t xml:space="preserve"> at the end. Its task is to mark the end of the string. If the code above, the character array </w:t>
      </w:r>
      <w:r w:rsidRPr="00EC76D5">
        <w:rPr>
          <w:rStyle w:val="CodeInText0"/>
        </w:rPr>
        <w:t>s</w:t>
      </w:r>
      <w:r w:rsidRPr="00EC76D5">
        <w:rPr>
          <w:noProof/>
        </w:rPr>
        <w:t xml:space="preserve"> has a size of fourteen (thirteen regular characters, including space, comma, and exlamation mark as well as the finishing zero character). The two following </w:t>
      </w:r>
      <w:r w:rsidR="00C37108">
        <w:rPr>
          <w:noProof/>
        </w:rPr>
        <w:t>definition</w:t>
      </w:r>
      <w:r w:rsidRPr="00EC76D5">
        <w:rPr>
          <w:noProof/>
        </w:rPr>
        <w:t>s are equivalent, they both define character arrays of size four (three regular characters and the finishing zero character).</w:t>
      </w:r>
    </w:p>
    <w:p w14:paraId="5476534D" w14:textId="77777777" w:rsidR="00E80032" w:rsidRPr="00EC76D5" w:rsidRDefault="00E80032" w:rsidP="00E80032">
      <w:pPr>
        <w:pStyle w:val="Code"/>
      </w:pPr>
      <w:r w:rsidRPr="00EC76D5">
        <w:t>char s1[] = "abc";</w:t>
      </w:r>
    </w:p>
    <w:p w14:paraId="5A669021" w14:textId="77777777" w:rsidR="00E80032" w:rsidRPr="00EC76D5" w:rsidRDefault="00E80032" w:rsidP="00E80032">
      <w:pPr>
        <w:pStyle w:val="Code"/>
      </w:pPr>
      <w:r w:rsidRPr="00EC76D5">
        <w:t>char s2[] = {'a', 'b', 'c', '\0'};</w:t>
      </w:r>
    </w:p>
    <w:p w14:paraId="2BB4360E" w14:textId="10BC546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60" w:name="_Toc323656693"/>
      <w:bookmarkStart w:id="5961" w:name="_Toc324085431"/>
      <w:bookmarkStart w:id="5962" w:name="_Toc383781083"/>
      <w:bookmarkStart w:id="5963" w:name="_Toc481936483"/>
      <w:r w:rsidRPr="00EC76D5">
        <w:t>The ASCII Table</w:t>
      </w:r>
      <w:bookmarkEnd w:id="5960"/>
      <w:bookmarkEnd w:id="5961"/>
      <w:bookmarkEnd w:id="5962"/>
      <w:bookmarkEnd w:id="5963"/>
    </w:p>
    <w:p w14:paraId="3B8A786D" w14:textId="59761AD2" w:rsidR="00E80032" w:rsidRPr="00EC76D5" w:rsidRDefault="00E80032" w:rsidP="00E80032">
      <w:r w:rsidRPr="00EC76D5">
        <w:t xml:space="preserve">So far we have assigned characters to </w:t>
      </w:r>
      <w:r w:rsidRPr="00EC76D5">
        <w:rPr>
          <w:rStyle w:val="CodeInText0"/>
        </w:rPr>
        <w:t>char</w:t>
      </w:r>
      <w:r w:rsidRPr="00EC76D5">
        <w:t xml:space="preserve"> variables. Technically, the compiler translates a character literal into an integer in accordance to the ASCII table (see Appendix </w:t>
      </w:r>
      <w:r w:rsidRPr="00EC76D5">
        <w:fldChar w:fldCharType="begin"/>
      </w:r>
      <w:r w:rsidRPr="00EC76D5">
        <w:instrText xml:space="preserve"> REF _Ref383781639 \r \h </w:instrText>
      </w:r>
      <w:r w:rsidRPr="00EC76D5">
        <w:fldChar w:fldCharType="separate"/>
      </w:r>
      <w:r w:rsidR="00545E00" w:rsidRPr="00EC76D5">
        <w:rPr>
          <w:b/>
          <w:bCs/>
        </w:rPr>
        <w:t>Fel! Hittar inte referenskälla.</w:t>
      </w:r>
      <w:r w:rsidRPr="00EC76D5">
        <w:fldChar w:fldCharType="end"/>
      </w:r>
      <w:r w:rsidRPr="00EC76D5">
        <w:t xml:space="preserve">), where character has a corresponding integer value. For instance, </w:t>
      </w:r>
      <w:r w:rsidRPr="00EC76D5">
        <w:rPr>
          <w:rStyle w:val="CodeInText0"/>
        </w:rPr>
        <w:t>‘a’</w:t>
      </w:r>
      <w:r w:rsidRPr="00EC76D5">
        <w:t xml:space="preserve"> corresponds to 97, </w:t>
      </w:r>
      <w:r w:rsidRPr="00EC76D5">
        <w:rPr>
          <w:rStyle w:val="CodeInText0"/>
        </w:rPr>
        <w:t>‘b’</w:t>
      </w:r>
      <w:r w:rsidRPr="00EC76D5">
        <w:t xml:space="preserve"> to </w:t>
      </w:r>
      <w:r w:rsidRPr="00EC76D5">
        <w:rPr>
          <w:rStyle w:val="CodeInText0"/>
        </w:rPr>
        <w:t>98</w:t>
      </w:r>
      <w:r w:rsidRPr="00EC76D5">
        <w:t>, and so on. The line above could have been written as the following code instead. The possibility to write character and string literal is for convenience only.</w:t>
      </w:r>
    </w:p>
    <w:p w14:paraId="4A3AB00F" w14:textId="77777777" w:rsidR="00E80032" w:rsidRPr="00EC76D5" w:rsidRDefault="00E80032" w:rsidP="00E80032">
      <w:pPr>
        <w:pStyle w:val="Code"/>
      </w:pPr>
      <w:r w:rsidRPr="00EC76D5">
        <w:t>char s2[] = {97, 98, 99, 0};</w:t>
      </w:r>
    </w:p>
    <w:p w14:paraId="48810DB5" w14:textId="14298D3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64" w:name="_Toc320485584"/>
      <w:bookmarkStart w:id="5965" w:name="_Toc323656694"/>
      <w:bookmarkStart w:id="5966" w:name="_Toc324085432"/>
      <w:bookmarkStart w:id="5967" w:name="_Ref383780778"/>
      <w:bookmarkStart w:id="5968" w:name="_Toc383781084"/>
      <w:bookmarkStart w:id="5969" w:name="_Toc481936484"/>
      <w:r w:rsidRPr="00EC76D5">
        <w:t>Pointers</w:t>
      </w:r>
      <w:bookmarkEnd w:id="5964"/>
      <w:bookmarkEnd w:id="5965"/>
      <w:bookmarkEnd w:id="5966"/>
      <w:bookmarkEnd w:id="5967"/>
      <w:bookmarkEnd w:id="5968"/>
      <w:bookmarkEnd w:id="5969"/>
    </w:p>
    <w:p w14:paraId="19F7C5ED" w14:textId="77777777" w:rsidR="00E80032" w:rsidRPr="00EC76D5" w:rsidRDefault="00E80032" w:rsidP="00E80032">
      <w:r w:rsidRPr="00EC76D5">
        <w:t xml:space="preserve">A </w:t>
      </w:r>
      <w:r w:rsidRPr="00EC76D5">
        <w:rPr>
          <w:rStyle w:val="CodeInText0"/>
        </w:rPr>
        <w:t>pointer</w:t>
      </w:r>
      <w:r w:rsidRPr="00EC76D5">
        <w:t xml:space="preserve"> is a variable containing the address of value. For example, let us say that the integer </w:t>
      </w:r>
      <w:r w:rsidRPr="00EC76D5">
        <w:rPr>
          <w:rStyle w:val="CodeInText0"/>
        </w:rPr>
        <w:t>i</w:t>
      </w:r>
      <w:r w:rsidRPr="00EC76D5">
        <w:t xml:space="preserve"> has the value 123 that is stored on the memory address 10,000, and that the size of each value is four bytes. As </w:t>
      </w:r>
      <w:r w:rsidRPr="00EC76D5">
        <w:rPr>
          <w:rStyle w:val="CodeInText0"/>
        </w:rPr>
        <w:t>p</w:t>
      </w:r>
      <w:r w:rsidRPr="00EC76D5">
        <w:t xml:space="preserve"> is a pointer to </w:t>
      </w:r>
      <w:r w:rsidRPr="00EC76D5">
        <w:rPr>
          <w:rStyle w:val="CodeInText0"/>
        </w:rPr>
        <w:t>i</w:t>
      </w:r>
      <w:r w:rsidRPr="00EC76D5">
        <w:t>, it holds the value 10,000.</w:t>
      </w:r>
    </w:p>
    <w:p w14:paraId="5170E18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7A4296" w:rsidRPr="003F7CF1" w:rsidRDefault="007A4296"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7A4296" w:rsidRPr="003F7CF1" w:rsidRDefault="007A4296"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7A4296" w:rsidRPr="003F7CF1" w:rsidRDefault="007A4296"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7A4296" w:rsidRPr="003F7CF1" w:rsidRDefault="007A4296"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7A4296" w:rsidRPr="003F7CF1" w:rsidRDefault="007A4296"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7A4296" w:rsidRPr="003F7CF1" w:rsidRDefault="007A4296"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7A4296" w:rsidRPr="003F7CF1" w:rsidRDefault="007A4296"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7A4296" w:rsidRPr="003F7CF1" w:rsidRDefault="007A4296"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7A4296" w:rsidRPr="003F7CF1" w:rsidRDefault="007A4296"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7A4296" w:rsidRPr="003F7CF1" w:rsidRDefault="007A4296"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117"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">
                <v:shape id="_x0000_s1118" type="#_x0000_t75" style="position:absolute;width:57384;height:16230;visibility:visible;mso-wrap-style:square">
                  <v:fill o:detectmouseclick="t"/>
                  <v:path o:connecttype="none"/>
                </v:shape>
                <v:rect id="Rectangle 232" o:spid="_x0000_s1119"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7A4296" w:rsidRPr="003F7CF1" w:rsidRDefault="007A4296" w:rsidP="00E80032">
                        <w:pPr>
                          <w:pStyle w:val="SourceCodeBoxText"/>
                          <w:rPr>
                            <w:sz w:val="19"/>
                            <w:szCs w:val="19"/>
                          </w:rPr>
                        </w:pPr>
                        <w:r w:rsidRPr="003F7CF1">
                          <w:rPr>
                            <w:sz w:val="19"/>
                            <w:szCs w:val="19"/>
                          </w:rPr>
                          <w:t>10000</w:t>
                        </w:r>
                      </w:p>
                    </w:txbxContent>
                  </v:textbox>
                </v:rect>
                <v:shape id="Text Box 233" o:spid="_x0000_s1120"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7A4296" w:rsidRPr="003F7CF1" w:rsidRDefault="007A4296" w:rsidP="00E80032">
                        <w:pPr>
                          <w:pStyle w:val="SourceCodeBoxHeader"/>
                          <w:rPr>
                            <w:sz w:val="19"/>
                            <w:szCs w:val="19"/>
                            <w:lang w:val="sv-SE"/>
                          </w:rPr>
                        </w:pPr>
                        <w:r w:rsidRPr="003F7CF1">
                          <w:rPr>
                            <w:sz w:val="19"/>
                            <w:szCs w:val="19"/>
                            <w:lang w:val="sv-SE"/>
                          </w:rPr>
                          <w:t>p</w:t>
                        </w:r>
                      </w:p>
                    </w:txbxContent>
                  </v:textbox>
                </v:shape>
                <v:rect id="Rectangle 234" o:spid="_x0000_s1121"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7A4296" w:rsidRPr="003F7CF1" w:rsidRDefault="007A4296" w:rsidP="00E80032">
                        <w:pPr>
                          <w:pStyle w:val="SourceCodeBoxText"/>
                          <w:rPr>
                            <w:sz w:val="19"/>
                            <w:szCs w:val="19"/>
                          </w:rPr>
                        </w:pPr>
                        <w:r>
                          <w:rPr>
                            <w:sz w:val="19"/>
                            <w:szCs w:val="19"/>
                          </w:rPr>
                          <w:t>123</w:t>
                        </w:r>
                      </w:p>
                    </w:txbxContent>
                  </v:textbox>
                </v:rect>
                <v:rect id="Rectangle 235" o:spid="_x0000_s1122"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7A4296" w:rsidRPr="003F7CF1" w:rsidRDefault="007A4296" w:rsidP="00E80032">
                        <w:pPr>
                          <w:pStyle w:val="SourceCodeBoxText"/>
                          <w:rPr>
                            <w:sz w:val="19"/>
                            <w:szCs w:val="19"/>
                          </w:rPr>
                        </w:pPr>
                      </w:p>
                    </w:txbxContent>
                  </v:textbox>
                </v:rect>
                <v:rect id="Rectangle 236" o:spid="_x0000_s1123"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7A4296" w:rsidRPr="003F7CF1" w:rsidRDefault="007A4296" w:rsidP="00E80032">
                        <w:pPr>
                          <w:pStyle w:val="SourceCodeBoxText"/>
                          <w:rPr>
                            <w:sz w:val="19"/>
                            <w:szCs w:val="19"/>
                          </w:rPr>
                        </w:pPr>
                      </w:p>
                    </w:txbxContent>
                  </v:textbox>
                </v:rect>
                <v:rect id="Rectangle 237" o:spid="_x0000_s1124"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7A4296" w:rsidRPr="003F7CF1" w:rsidRDefault="007A4296" w:rsidP="00E80032">
                        <w:pPr>
                          <w:pStyle w:val="SourceCodeBoxText"/>
                          <w:rPr>
                            <w:sz w:val="19"/>
                            <w:szCs w:val="19"/>
                          </w:rPr>
                        </w:pPr>
                      </w:p>
                    </w:txbxContent>
                  </v:textbox>
                </v:rect>
                <v:rect id="Rectangle 238" o:spid="_x0000_s1125"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7A4296" w:rsidRPr="003F7CF1" w:rsidRDefault="007A4296" w:rsidP="00E80032">
                        <w:pPr>
                          <w:pStyle w:val="SourceCodeBoxText"/>
                          <w:rPr>
                            <w:sz w:val="19"/>
                            <w:szCs w:val="19"/>
                          </w:rPr>
                        </w:pPr>
                        <w:r w:rsidRPr="003F7CF1">
                          <w:rPr>
                            <w:sz w:val="19"/>
                            <w:szCs w:val="19"/>
                          </w:rPr>
                          <w:t>10000</w:t>
                        </w:r>
                      </w:p>
                    </w:txbxContent>
                  </v:textbox>
                </v:rect>
                <v:rect id="Rectangle 239" o:spid="_x0000_s1126"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7A4296" w:rsidRPr="003F7CF1" w:rsidRDefault="007A4296"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127"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7A4296" w:rsidRPr="003F7CF1" w:rsidRDefault="007A4296"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128"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7A4296" w:rsidRPr="003F7CF1" w:rsidRDefault="007A4296"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EC76D5" w:rsidRDefault="00E80032" w:rsidP="00E80032">
      <w:r w:rsidRPr="00EC76D5">
        <w:t>In almost all cases, we do not really need to know the address of the value. Therefore, a simpler (and clearer) way to illustrate the same thing is to draw an arrow from the pointer to the value.</w:t>
      </w:r>
    </w:p>
    <w:p w14:paraId="01BB4CE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7A4296" w:rsidRPr="003F7CF1" w:rsidRDefault="007A4296"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7A4296" w:rsidRPr="003F7CF1" w:rsidRDefault="007A4296"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7A4296" w:rsidRPr="003F7CF1" w:rsidRDefault="007A4296"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7A4296" w:rsidRPr="003F7CF1" w:rsidRDefault="007A4296"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129"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">
                <v:shape id="_x0000_s1130" type="#_x0000_t75" style="position:absolute;width:57384;height:8115;visibility:visible;mso-wrap-style:square">
                  <v:fill o:detectmouseclick="t"/>
                  <v:path o:connecttype="none"/>
                </v:shape>
                <v:rect id="Rectangle 225" o:spid="_x0000_s113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7A4296" w:rsidRPr="003F7CF1" w:rsidRDefault="007A4296" w:rsidP="00E80032">
                        <w:pPr>
                          <w:pStyle w:val="SourceCodeBoxText"/>
                          <w:rPr>
                            <w:sz w:val="19"/>
                            <w:szCs w:val="19"/>
                          </w:rPr>
                        </w:pPr>
                      </w:p>
                    </w:txbxContent>
                  </v:textbox>
                </v:rect>
                <v:shape id="Text Box 226" o:spid="_x0000_s113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7A4296" w:rsidRPr="003F7CF1" w:rsidRDefault="007A4296" w:rsidP="00E80032">
                        <w:pPr>
                          <w:pStyle w:val="SourceCodeBoxHeader"/>
                          <w:rPr>
                            <w:sz w:val="19"/>
                            <w:szCs w:val="19"/>
                            <w:lang w:val="sv-SE"/>
                          </w:rPr>
                        </w:pPr>
                        <w:r w:rsidRPr="003F7CF1">
                          <w:rPr>
                            <w:sz w:val="19"/>
                            <w:szCs w:val="19"/>
                            <w:lang w:val="sv-SE"/>
                          </w:rPr>
                          <w:t>p</w:t>
                        </w:r>
                      </w:p>
                    </w:txbxContent>
                  </v:textbox>
                </v:shape>
                <v:rect id="Rectangle 227" o:spid="_x0000_s113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7A4296" w:rsidRPr="003F7CF1" w:rsidRDefault="007A4296" w:rsidP="00E80032">
                        <w:pPr>
                          <w:pStyle w:val="SourceCodeBoxText"/>
                          <w:rPr>
                            <w:sz w:val="19"/>
                            <w:szCs w:val="19"/>
                          </w:rPr>
                        </w:pPr>
                        <w:r>
                          <w:rPr>
                            <w:sz w:val="19"/>
                            <w:szCs w:val="19"/>
                          </w:rPr>
                          <w:t>123</w:t>
                        </w:r>
                      </w:p>
                    </w:txbxContent>
                  </v:textbox>
                </v:rect>
                <v:line id="Line 228" o:spid="_x0000_s113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135"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7A4296" w:rsidRPr="003F7CF1" w:rsidRDefault="007A4296"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EC76D5" w:rsidRDefault="00E80032" w:rsidP="00E80032">
      <w:r w:rsidRPr="00EC76D5">
        <w:lastRenderedPageBreak/>
        <w:t>The following code gives rise to the diagram above</w:t>
      </w:r>
      <w:r w:rsidRPr="00EC76D5">
        <w:rPr>
          <w:rStyle w:val="Fotnotsreferens"/>
          <w:szCs w:val="21"/>
        </w:rPr>
        <w:footnoteReference w:id="23"/>
      </w:r>
      <w:r w:rsidRPr="00EC76D5">
        <w:t xml:space="preserve">, where the ampersand (&amp;) denotes the </w:t>
      </w:r>
      <w:r w:rsidRPr="00EC76D5">
        <w:rPr>
          <w:rStyle w:val="KeyWord"/>
        </w:rPr>
        <w:t>address</w:t>
      </w:r>
      <w:r w:rsidRPr="00EC76D5">
        <w:t xml:space="preserve"> of the variable.</w:t>
      </w:r>
    </w:p>
    <w:p w14:paraId="41391954" w14:textId="77777777" w:rsidR="00E80032" w:rsidRPr="00EC76D5" w:rsidRDefault="00E80032" w:rsidP="00E80032">
      <w:pPr>
        <w:pStyle w:val="Code"/>
      </w:pPr>
      <w:r w:rsidRPr="00EC76D5">
        <w:t>int i = 123;</w:t>
      </w:r>
    </w:p>
    <w:p w14:paraId="468D8BB7" w14:textId="77777777" w:rsidR="00E80032" w:rsidRPr="00EC76D5" w:rsidRDefault="00E80032" w:rsidP="00E80032">
      <w:pPr>
        <w:pStyle w:val="Code"/>
      </w:pPr>
      <w:r w:rsidRPr="00EC76D5">
        <w:t>int *p = &amp;i;</w:t>
      </w:r>
    </w:p>
    <w:p w14:paraId="3F35BEBA" w14:textId="499014CB" w:rsidR="00E80032" w:rsidRPr="00EC76D5" w:rsidRDefault="00E80032" w:rsidP="00E80032">
      <w:r w:rsidRPr="00EC76D5">
        <w:t xml:space="preserve">If we want to access the value pointed at, we use the asterisk (*), which </w:t>
      </w:r>
      <w:r w:rsidR="00B02345">
        <w:rPr>
          <w:rStyle w:val="KeyWord"/>
        </w:rPr>
        <w:t>dereference</w:t>
      </w:r>
      <w:r w:rsidRPr="00EC76D5">
        <w:rPr>
          <w:rStyle w:val="KeyWord"/>
        </w:rPr>
        <w:t>ers</w:t>
      </w:r>
      <w:r w:rsidRPr="00EC76D5">
        <w:t xml:space="preserve"> the pointer (“follows the arrow”). As the </w:t>
      </w:r>
      <w:r w:rsidRPr="00EC76D5">
        <w:rPr>
          <w:rStyle w:val="KeyWord"/>
        </w:rPr>
        <w:t>address</w:t>
      </w:r>
      <w:r w:rsidRPr="00EC76D5">
        <w:t xml:space="preserve"> operator (&amp;) gives the address of a variable (“against the arrow”), they address and </w:t>
      </w:r>
      <w:r w:rsidR="00B02345">
        <w:t>dereference</w:t>
      </w:r>
      <w:r w:rsidRPr="00EC76D5">
        <w:t xml:space="preserve">erring operators can be regarded as each other reverses. Note that the asterisk is used on two occasions, when we define a pointer variable and when we </w:t>
      </w:r>
      <w:r w:rsidR="00B02345">
        <w:t>dereference</w:t>
      </w:r>
      <w:r w:rsidRPr="00EC76D5">
        <w:t xml:space="preserve">er a pointer. The asterisk is in fact used on a third occasion, when multiplying two values. The ampersand is used on two occasions: </w:t>
      </w:r>
      <w:r w:rsidRPr="00EC76D5">
        <w:rPr>
          <w:rStyle w:val="KeyWord"/>
        </w:rPr>
        <w:t>address</w:t>
      </w:r>
      <w:r w:rsidRPr="00EC76D5">
        <w:t xml:space="preserve"> and bitwise </w:t>
      </w:r>
      <w:r w:rsidRPr="00EC76D5">
        <w:rPr>
          <w:rStyle w:val="KeyWord"/>
        </w:rPr>
        <w:t>and</w:t>
      </w:r>
      <w:r w:rsidRPr="00EC76D5">
        <w:rPr>
          <w:rStyle w:val="Fotnotsreferens"/>
          <w:szCs w:val="21"/>
        </w:rPr>
        <w:footnoteReference w:id="24"/>
      </w:r>
      <w:r w:rsidRPr="00EC76D5">
        <w:t xml:space="preserve">. </w:t>
      </w:r>
    </w:p>
    <w:p w14:paraId="0BE2B7D8" w14:textId="77777777" w:rsidR="00E80032" w:rsidRPr="00EC76D5" w:rsidRDefault="00E80032" w:rsidP="00E80032">
      <w:pPr>
        <w:pStyle w:val="Code"/>
      </w:pPr>
      <w:r w:rsidRPr="00EC76D5">
        <w:t>int i = 999;</w:t>
      </w:r>
    </w:p>
    <w:p w14:paraId="13B39DE2" w14:textId="02681470" w:rsidR="00E80032" w:rsidRPr="00EC76D5" w:rsidRDefault="00E80032" w:rsidP="00E80032">
      <w:pPr>
        <w:pStyle w:val="Code"/>
      </w:pPr>
      <w:r w:rsidRPr="00EC76D5">
        <w:t xml:space="preserve">int *p = &amp;i;      // Pointer </w:t>
      </w:r>
      <w:r w:rsidR="00C37108">
        <w:t>definition</w:t>
      </w:r>
      <w:r w:rsidRPr="00EC76D5">
        <w:t>.</w:t>
      </w:r>
    </w:p>
    <w:p w14:paraId="6CBC945B" w14:textId="1EC9DF0F" w:rsidR="00E80032" w:rsidRPr="00EC76D5" w:rsidRDefault="00E80032" w:rsidP="00E80032">
      <w:pPr>
        <w:pStyle w:val="Code"/>
      </w:pPr>
      <w:r w:rsidRPr="00EC76D5">
        <w:t xml:space="preserve">int j = *p;       // </w:t>
      </w:r>
      <w:r w:rsidR="00B02345">
        <w:t>Dereference</w:t>
      </w:r>
      <w:r w:rsidRPr="00EC76D5">
        <w:t>ereeing of a pointer.</w:t>
      </w:r>
    </w:p>
    <w:p w14:paraId="19945C2D" w14:textId="77777777" w:rsidR="00E80032" w:rsidRPr="00EC76D5" w:rsidRDefault="00E80032" w:rsidP="00E80032">
      <w:pPr>
        <w:pStyle w:val="Code"/>
      </w:pPr>
      <w:r w:rsidRPr="00EC76D5">
        <w:t>int a = 1, b = 2;</w:t>
      </w:r>
    </w:p>
    <w:p w14:paraId="6BA0DA39" w14:textId="77777777" w:rsidR="00E80032" w:rsidRPr="00EC76D5" w:rsidRDefault="00E80032" w:rsidP="00E80032">
      <w:pPr>
        <w:pStyle w:val="Code"/>
      </w:pPr>
      <w:r w:rsidRPr="00EC76D5">
        <w:t>int c = a * b;    // Multiplication.</w:t>
      </w:r>
    </w:p>
    <w:p w14:paraId="14E0BF89" w14:textId="6513F4B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70" w:name="_Toc320485585"/>
      <w:bookmarkStart w:id="5971" w:name="_Toc323656695"/>
      <w:bookmarkStart w:id="5972" w:name="_Toc324085433"/>
      <w:bookmarkStart w:id="5973" w:name="_Toc383781085"/>
      <w:bookmarkStart w:id="5974" w:name="_Toc481936485"/>
      <w:r w:rsidRPr="00EC76D5">
        <w:t>Pointers and Dynamic Memory</w:t>
      </w:r>
      <w:bookmarkEnd w:id="5970"/>
      <w:bookmarkEnd w:id="5971"/>
      <w:bookmarkEnd w:id="5972"/>
      <w:bookmarkEnd w:id="5973"/>
      <w:bookmarkEnd w:id="5974"/>
    </w:p>
    <w:p w14:paraId="0D20A3F1" w14:textId="77777777" w:rsidR="00E80032" w:rsidRPr="00EC76D5" w:rsidRDefault="00E80032" w:rsidP="00E80032">
      <w:r w:rsidRPr="00EC76D5">
        <w:t xml:space="preserve">Pointers can also be used to allocate </w:t>
      </w:r>
      <w:r w:rsidRPr="00EC76D5">
        <w:rPr>
          <w:rStyle w:val="KeyWord"/>
        </w:rPr>
        <w:t>dynamic</w:t>
      </w:r>
      <w:r w:rsidRPr="00EC76D5">
        <w:rPr>
          <w:rStyle w:val="Italic"/>
        </w:rPr>
        <w:t xml:space="preserve"> </w:t>
      </w:r>
      <w:r w:rsidRPr="00EC76D5">
        <w:rPr>
          <w:rStyle w:val="KeyWord"/>
        </w:rPr>
        <w:t>memory</w:t>
      </w:r>
      <w:r w:rsidRPr="00EC76D5">
        <w:t xml:space="preserve">. There is a section of the memory called the </w:t>
      </w:r>
      <w:r w:rsidRPr="00EC76D5">
        <w:rPr>
          <w:rStyle w:val="KeyWord"/>
        </w:rPr>
        <w:t>heap</w:t>
      </w:r>
      <w:r w:rsidRPr="00EC76D5">
        <w:t xml:space="preserve"> that is used for dynamically allocated memory blocks. The standard functions </w:t>
      </w:r>
      <w:r w:rsidRPr="00EC76D5">
        <w:rPr>
          <w:rStyle w:val="CodeInText0"/>
        </w:rPr>
        <w:t>malloc</w:t>
      </w:r>
      <w:r w:rsidRPr="00EC76D5">
        <w:rPr>
          <w:rStyle w:val="Italic"/>
        </w:rPr>
        <w:t xml:space="preserve">, </w:t>
      </w:r>
      <w:r w:rsidRPr="00EC76D5">
        <w:rPr>
          <w:rStyle w:val="CodeInText0"/>
        </w:rPr>
        <w:t>calloc</w:t>
      </w:r>
      <w:r w:rsidRPr="00EC76D5">
        <w:rPr>
          <w:rStyle w:val="Italic"/>
        </w:rPr>
        <w:t xml:space="preserve">, </w:t>
      </w:r>
      <w:r w:rsidRPr="00EC76D5">
        <w:rPr>
          <w:rStyle w:val="CodeInText0"/>
        </w:rPr>
        <w:t>realloc</w:t>
      </w:r>
      <w:r w:rsidRPr="00EC76D5">
        <w:t xml:space="preserve"> and </w:t>
      </w:r>
      <w:r w:rsidRPr="00EC76D5">
        <w:rPr>
          <w:rStyle w:val="CodeInText0"/>
        </w:rPr>
        <w:t>free</w:t>
      </w:r>
      <w:r w:rsidRPr="00EC76D5">
        <w:t xml:space="preserve"> used to allocate, reallocate, and deallocate the memory, respectively. Memory not dynamically allocated is referred to </w:t>
      </w:r>
      <w:r w:rsidRPr="00EC76D5">
        <w:rPr>
          <w:rStyle w:val="KeyWord"/>
        </w:rPr>
        <w:t>static</w:t>
      </w:r>
      <w:r w:rsidRPr="00EC76D5">
        <w:t xml:space="preserve"> memory.</w:t>
      </w:r>
    </w:p>
    <w:p w14:paraId="383E1EBB"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7A4296" w:rsidRPr="003F7CF1" w:rsidRDefault="007A4296"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7A4296" w:rsidRPr="003F7CF1" w:rsidRDefault="007A4296"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7A4296" w:rsidRPr="003F7CF1" w:rsidRDefault="007A4296"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136"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">
                <v:shape id="_x0000_s1137" type="#_x0000_t75" style="position:absolute;width:57384;height:9017;visibility:visible;mso-wrap-style:square">
                  <v:fill o:detectmouseclick="t"/>
                  <v:path o:connecttype="none"/>
                </v:shape>
                <v:rect id="Rectangle 200" o:spid="_x0000_s113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7A4296" w:rsidRPr="003F7CF1" w:rsidRDefault="007A4296" w:rsidP="00E80032">
                        <w:pPr>
                          <w:pStyle w:val="SourceCodeBoxText"/>
                          <w:rPr>
                            <w:sz w:val="19"/>
                            <w:szCs w:val="19"/>
                          </w:rPr>
                        </w:pPr>
                      </w:p>
                    </w:txbxContent>
                  </v:textbox>
                </v:rect>
                <v:shape id="Text Box 201" o:spid="_x0000_s113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7A4296" w:rsidRPr="003F7CF1" w:rsidRDefault="007A4296" w:rsidP="00E80032">
                        <w:pPr>
                          <w:pStyle w:val="SourceCodeBoxHeader"/>
                          <w:rPr>
                            <w:sz w:val="19"/>
                            <w:szCs w:val="19"/>
                            <w:lang w:val="sv-SE"/>
                          </w:rPr>
                        </w:pPr>
                        <w:r w:rsidRPr="003F7CF1">
                          <w:rPr>
                            <w:sz w:val="19"/>
                            <w:szCs w:val="19"/>
                            <w:lang w:val="sv-SE"/>
                          </w:rPr>
                          <w:t>p</w:t>
                        </w:r>
                      </w:p>
                    </w:txbxContent>
                  </v:textbox>
                </v:shape>
                <v:rect id="Rectangle 202" o:spid="_x0000_s114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7A4296" w:rsidRPr="003F7CF1" w:rsidRDefault="007A4296" w:rsidP="00E80032">
                        <w:pPr>
                          <w:pStyle w:val="SourceCodeBoxText"/>
                          <w:rPr>
                            <w:sz w:val="19"/>
                            <w:szCs w:val="19"/>
                          </w:rPr>
                        </w:pPr>
                        <w:r w:rsidRPr="003F7CF1">
                          <w:rPr>
                            <w:sz w:val="19"/>
                            <w:szCs w:val="19"/>
                          </w:rPr>
                          <w:t>123</w:t>
                        </w:r>
                      </w:p>
                    </w:txbxContent>
                  </v:textbox>
                </v:rect>
                <v:line id="Line 203" o:spid="_x0000_s114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EC76D5" w:rsidRDefault="00E80032" w:rsidP="00E80032">
      <w:pPr>
        <w:pStyle w:val="Code"/>
      </w:pPr>
      <w:r w:rsidRPr="00EC76D5">
        <w:t>int *p = malloc(sizeof(int));</w:t>
      </w:r>
    </w:p>
    <w:p w14:paraId="70065A3D" w14:textId="77777777" w:rsidR="00E80032" w:rsidRPr="00EC76D5" w:rsidRDefault="00E80032" w:rsidP="00E80032">
      <w:pPr>
        <w:pStyle w:val="Code"/>
      </w:pPr>
      <w:r w:rsidRPr="00EC76D5">
        <w:t>*p = 123;</w:t>
      </w:r>
    </w:p>
    <w:p w14:paraId="3EC0C92D" w14:textId="77777777" w:rsidR="00E80032" w:rsidRPr="00EC76D5" w:rsidRDefault="00E80032" w:rsidP="00E80032">
      <w:pPr>
        <w:pStyle w:val="Code"/>
      </w:pPr>
      <w:r w:rsidRPr="00EC76D5">
        <w:t>free(p);</w:t>
      </w:r>
    </w:p>
    <w:p w14:paraId="04F2964C" w14:textId="77777777" w:rsidR="00E80032" w:rsidRPr="00EC76D5" w:rsidRDefault="00E80032" w:rsidP="00E80032">
      <w:r w:rsidRPr="00EC76D5">
        <w:t xml:space="preserve">We can also allocate memory for a whole array. Even though </w:t>
      </w:r>
      <w:r w:rsidRPr="00EC76D5">
        <w:rPr>
          <w:rStyle w:val="CodeInText0"/>
        </w:rPr>
        <w:t>p</w:t>
      </w:r>
      <w:r w:rsidRPr="00EC76D5">
        <w:t xml:space="preserve"> is a pointer in the example below, we can use the array index notation to access a value of the array in the allocated memory block.</w:t>
      </w:r>
    </w:p>
    <w:p w14:paraId="697C9801" w14:textId="77777777" w:rsidR="00E80032" w:rsidRPr="00EC76D5" w:rsidRDefault="00E80032" w:rsidP="00E80032">
      <w:pPr>
        <w:rPr>
          <w:szCs w:val="21"/>
        </w:rPr>
      </w:pPr>
      <w:r w:rsidRPr="00EC76D5">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7A4296" w:rsidRPr="003F7CF1" w:rsidRDefault="007A4296"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7A4296" w:rsidRPr="003F7CF1" w:rsidRDefault="007A4296"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7A4296" w:rsidRPr="003F7CF1" w:rsidRDefault="007A4296"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7A4296" w:rsidRPr="003F7CF1" w:rsidRDefault="007A4296"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7A4296" w:rsidRPr="003F7CF1" w:rsidRDefault="007A4296"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7A4296" w:rsidRPr="003F7CF1" w:rsidRDefault="007A4296"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7A4296" w:rsidRPr="003F7CF1" w:rsidRDefault="007A4296"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7A4296" w:rsidRPr="003F7CF1" w:rsidRDefault="007A4296"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14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">
                <v:shape id="_x0000_s1143" type="#_x0000_t75" style="position:absolute;width:57384;height:9931;visibility:visible;mso-wrap-style:square">
                  <v:fill o:detectmouseclick="t"/>
                  <v:path o:connecttype="none"/>
                </v:shape>
                <v:rect id="Rectangle 189" o:spid="_x0000_s114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7A4296" w:rsidRPr="003F7CF1" w:rsidRDefault="007A4296" w:rsidP="00E80032">
                        <w:pPr>
                          <w:pStyle w:val="SourceCodeBoxText"/>
                          <w:rPr>
                            <w:sz w:val="19"/>
                            <w:szCs w:val="19"/>
                          </w:rPr>
                        </w:pPr>
                      </w:p>
                    </w:txbxContent>
                  </v:textbox>
                </v:rect>
                <v:shape id="Text Box 190" o:spid="_x0000_s114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7A4296" w:rsidRPr="003F7CF1" w:rsidRDefault="007A4296" w:rsidP="00E80032">
                        <w:pPr>
                          <w:pStyle w:val="SourceCodeBoxHeader"/>
                          <w:rPr>
                            <w:sz w:val="19"/>
                            <w:szCs w:val="19"/>
                            <w:lang w:val="sv-SE"/>
                          </w:rPr>
                        </w:pPr>
                        <w:r w:rsidRPr="003F7CF1">
                          <w:rPr>
                            <w:sz w:val="19"/>
                            <w:szCs w:val="19"/>
                            <w:lang w:val="sv-SE"/>
                          </w:rPr>
                          <w:t>p</w:t>
                        </w:r>
                      </w:p>
                    </w:txbxContent>
                  </v:textbox>
                </v:shape>
                <v:rect id="Rectangle 191" o:spid="_x0000_s1146"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7A4296" w:rsidRPr="003F7CF1" w:rsidRDefault="007A4296" w:rsidP="00E80032">
                        <w:pPr>
                          <w:pStyle w:val="SourceCodeBoxText"/>
                          <w:rPr>
                            <w:sz w:val="19"/>
                            <w:szCs w:val="19"/>
                          </w:rPr>
                        </w:pPr>
                        <w:r w:rsidRPr="003F7CF1">
                          <w:rPr>
                            <w:sz w:val="19"/>
                            <w:szCs w:val="19"/>
                          </w:rPr>
                          <w:t>123</w:t>
                        </w:r>
                      </w:p>
                    </w:txbxContent>
                  </v:textbox>
                </v:rect>
                <v:line id="Line 192" o:spid="_x0000_s114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148"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7A4296" w:rsidRPr="003F7CF1" w:rsidRDefault="007A4296" w:rsidP="00E80032">
                        <w:pPr>
                          <w:pStyle w:val="SourceCodeBoxText"/>
                          <w:rPr>
                            <w:sz w:val="19"/>
                            <w:szCs w:val="19"/>
                          </w:rPr>
                        </w:pPr>
                        <w:r w:rsidRPr="003F7CF1">
                          <w:rPr>
                            <w:sz w:val="19"/>
                            <w:szCs w:val="19"/>
                          </w:rPr>
                          <w:t>124</w:t>
                        </w:r>
                      </w:p>
                    </w:txbxContent>
                  </v:textbox>
                </v:rect>
                <v:rect id="Rectangle 194" o:spid="_x0000_s1149"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7A4296" w:rsidRPr="003F7CF1" w:rsidRDefault="007A4296" w:rsidP="00E80032">
                        <w:pPr>
                          <w:pStyle w:val="SourceCodeBoxText"/>
                          <w:rPr>
                            <w:sz w:val="19"/>
                            <w:szCs w:val="19"/>
                          </w:rPr>
                        </w:pPr>
                        <w:r w:rsidRPr="003F7CF1">
                          <w:rPr>
                            <w:sz w:val="19"/>
                            <w:szCs w:val="19"/>
                          </w:rPr>
                          <w:t>125</w:t>
                        </w:r>
                      </w:p>
                    </w:txbxContent>
                  </v:textbox>
                </v:rect>
                <v:shape id="Text Box 195" o:spid="_x0000_s115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7A4296" w:rsidRPr="003F7CF1" w:rsidRDefault="007A4296" w:rsidP="00E80032">
                        <w:pPr>
                          <w:pStyle w:val="SourceCodeIndex"/>
                          <w:rPr>
                            <w:sz w:val="15"/>
                            <w:szCs w:val="15"/>
                          </w:rPr>
                        </w:pPr>
                        <w:r w:rsidRPr="003F7CF1">
                          <w:rPr>
                            <w:sz w:val="15"/>
                            <w:szCs w:val="15"/>
                          </w:rPr>
                          <w:t>0</w:t>
                        </w:r>
                      </w:p>
                    </w:txbxContent>
                  </v:textbox>
                </v:shape>
                <v:shape id="Text Box 196" o:spid="_x0000_s115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7A4296" w:rsidRPr="003F7CF1" w:rsidRDefault="007A4296" w:rsidP="00E80032">
                        <w:pPr>
                          <w:pStyle w:val="SourceCodeIndex"/>
                          <w:rPr>
                            <w:sz w:val="15"/>
                            <w:szCs w:val="15"/>
                          </w:rPr>
                        </w:pPr>
                        <w:r w:rsidRPr="003F7CF1">
                          <w:rPr>
                            <w:sz w:val="15"/>
                            <w:szCs w:val="15"/>
                          </w:rPr>
                          <w:t>1</w:t>
                        </w:r>
                      </w:p>
                    </w:txbxContent>
                  </v:textbox>
                </v:shape>
                <v:shape id="Text Box 197" o:spid="_x0000_s1152"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7A4296" w:rsidRPr="003F7CF1" w:rsidRDefault="007A4296"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EC76D5" w:rsidRDefault="00E80032" w:rsidP="00E80032">
      <w:pPr>
        <w:pStyle w:val="Code"/>
      </w:pPr>
      <w:r w:rsidRPr="00EC76D5">
        <w:t>int *p = calloc(3, sizeof(int));</w:t>
      </w:r>
    </w:p>
    <w:p w14:paraId="18DAFAE3" w14:textId="77777777" w:rsidR="00E80032" w:rsidRPr="00EC76D5" w:rsidRDefault="00E80032" w:rsidP="00E80032">
      <w:pPr>
        <w:pStyle w:val="Code"/>
      </w:pPr>
      <w:r w:rsidRPr="00EC76D5">
        <w:t>p[0] = 123;</w:t>
      </w:r>
    </w:p>
    <w:p w14:paraId="23D78CF1" w14:textId="77777777" w:rsidR="00E80032" w:rsidRPr="00EC76D5" w:rsidRDefault="00E80032" w:rsidP="00E80032">
      <w:pPr>
        <w:pStyle w:val="Code"/>
      </w:pPr>
      <w:r w:rsidRPr="00EC76D5">
        <w:t>p[1] = 124;</w:t>
      </w:r>
    </w:p>
    <w:p w14:paraId="1F46AF0D" w14:textId="77777777" w:rsidR="00E80032" w:rsidRPr="00EC76D5" w:rsidRDefault="00E80032" w:rsidP="00E80032">
      <w:pPr>
        <w:pStyle w:val="Code"/>
      </w:pPr>
      <w:r w:rsidRPr="00EC76D5">
        <w:lastRenderedPageBreak/>
        <w:t>p[2] = 125;</w:t>
      </w:r>
    </w:p>
    <w:p w14:paraId="75B653B8" w14:textId="77777777" w:rsidR="00E80032" w:rsidRPr="00EC76D5" w:rsidRDefault="00E80032" w:rsidP="00E80032">
      <w:pPr>
        <w:pStyle w:val="Code"/>
      </w:pPr>
      <w:r w:rsidRPr="00EC76D5">
        <w:t>free(p);</w:t>
      </w:r>
    </w:p>
    <w:p w14:paraId="6EB6BD6A" w14:textId="77777777" w:rsidR="00E80032" w:rsidRPr="00EC76D5" w:rsidRDefault="00E80032" w:rsidP="00E80032">
      <w:r w:rsidRPr="00EC76D5">
        <w:t xml:space="preserve">Once we have allocated a memory, we can allocate a block of different size by calling </w:t>
      </w:r>
      <w:r w:rsidRPr="00EC76D5">
        <w:rPr>
          <w:rStyle w:val="CodeInText0"/>
        </w:rPr>
        <w:t>realloc</w:t>
      </w:r>
      <w:r w:rsidRPr="00EC76D5">
        <w:t>, which copies to contents of the memory block to new address, is necessary.</w:t>
      </w:r>
    </w:p>
    <w:p w14:paraId="738D8A35" w14:textId="77777777" w:rsidR="00E80032" w:rsidRPr="00EC76D5" w:rsidRDefault="00E80032" w:rsidP="00E80032">
      <w:pPr>
        <w:pStyle w:val="Code"/>
      </w:pPr>
      <w:r w:rsidRPr="00EC76D5">
        <w:t>int *p = malloc(sizeof(int));</w:t>
      </w:r>
    </w:p>
    <w:p w14:paraId="17FC1974" w14:textId="77777777" w:rsidR="00E80032" w:rsidRPr="00EC76D5" w:rsidRDefault="00E80032" w:rsidP="00E80032">
      <w:pPr>
        <w:pStyle w:val="Code"/>
      </w:pPr>
      <w:r w:rsidRPr="00EC76D5">
        <w:t>p[0] = 123;</w:t>
      </w:r>
    </w:p>
    <w:p w14:paraId="3D6936E8" w14:textId="77777777" w:rsidR="00E80032" w:rsidRPr="00EC76D5" w:rsidRDefault="00E80032" w:rsidP="00E80032">
      <w:pPr>
        <w:pStyle w:val="Code"/>
      </w:pPr>
      <w:r w:rsidRPr="00EC76D5">
        <w:t>p = realloc(2 * sizeof(int));</w:t>
      </w:r>
    </w:p>
    <w:p w14:paraId="086C2BDD" w14:textId="77777777" w:rsidR="00E80032" w:rsidRPr="00EC76D5" w:rsidRDefault="00E80032" w:rsidP="00E80032">
      <w:pPr>
        <w:pStyle w:val="Code"/>
      </w:pPr>
      <w:r w:rsidRPr="00EC76D5">
        <w:t>p[1] = 456;</w:t>
      </w:r>
    </w:p>
    <w:p w14:paraId="38DB7EFF" w14:textId="77777777" w:rsidR="00E80032" w:rsidRPr="00EC76D5" w:rsidRDefault="00E80032" w:rsidP="00E80032">
      <w:pPr>
        <w:pStyle w:val="Code"/>
      </w:pPr>
      <w:r w:rsidRPr="00EC76D5">
        <w:t>free(p);</w:t>
      </w:r>
    </w:p>
    <w:p w14:paraId="57A3E1F0" w14:textId="77777777" w:rsidR="00E80032" w:rsidRPr="00EC76D5" w:rsidRDefault="00E80032" w:rsidP="00E80032">
      <w:r w:rsidRPr="00EC76D5">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7A4296" w:rsidRPr="003F7CF1" w:rsidRDefault="007A4296"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7A4296" w:rsidRPr="003F7CF1" w:rsidRDefault="007A4296"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7A4296" w:rsidRPr="003F7CF1" w:rsidRDefault="007A4296"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7A4296" w:rsidRPr="003F7CF1" w:rsidRDefault="007A4296"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7A4296" w:rsidRPr="003F7CF1" w:rsidRDefault="007A4296"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7A4296" w:rsidRPr="003F7CF1" w:rsidRDefault="007A4296"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15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">
                <v:shape id="_x0000_s1154" type="#_x0000_t75" style="position:absolute;width:57384;height:9931;visibility:visible;mso-wrap-style:square">
                  <v:fill o:detectmouseclick="t"/>
                  <v:path o:connecttype="none"/>
                </v:shape>
                <v:rect id="Rectangle 189" o:spid="_x0000_s115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7A4296" w:rsidRPr="003F7CF1" w:rsidRDefault="007A4296" w:rsidP="00E80032">
                        <w:pPr>
                          <w:pStyle w:val="SourceCodeBoxText"/>
                          <w:rPr>
                            <w:sz w:val="19"/>
                            <w:szCs w:val="19"/>
                          </w:rPr>
                        </w:pPr>
                      </w:p>
                    </w:txbxContent>
                  </v:textbox>
                </v:rect>
                <v:shape id="Text Box 190" o:spid="_x0000_s115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7A4296" w:rsidRPr="003F7CF1" w:rsidRDefault="007A4296" w:rsidP="00E80032">
                        <w:pPr>
                          <w:pStyle w:val="SourceCodeBoxHeader"/>
                          <w:rPr>
                            <w:sz w:val="19"/>
                            <w:szCs w:val="19"/>
                            <w:lang w:val="sv-SE"/>
                          </w:rPr>
                        </w:pPr>
                        <w:r w:rsidRPr="003F7CF1">
                          <w:rPr>
                            <w:sz w:val="19"/>
                            <w:szCs w:val="19"/>
                            <w:lang w:val="sv-SE"/>
                          </w:rPr>
                          <w:t>p</w:t>
                        </w:r>
                      </w:p>
                    </w:txbxContent>
                  </v:textbox>
                </v:shape>
                <v:rect id="Rectangle 191" o:spid="_x0000_s115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7A4296" w:rsidRPr="003F7CF1" w:rsidRDefault="007A4296" w:rsidP="00E80032">
                        <w:pPr>
                          <w:pStyle w:val="SourceCodeBoxText"/>
                          <w:rPr>
                            <w:sz w:val="19"/>
                            <w:szCs w:val="19"/>
                          </w:rPr>
                        </w:pPr>
                        <w:r w:rsidRPr="003F7CF1">
                          <w:rPr>
                            <w:sz w:val="19"/>
                            <w:szCs w:val="19"/>
                          </w:rPr>
                          <w:t>123</w:t>
                        </w:r>
                      </w:p>
                    </w:txbxContent>
                  </v:textbox>
                </v:rect>
                <v:line id="Line 192" o:spid="_x0000_s115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159"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7A4296" w:rsidRPr="003F7CF1" w:rsidRDefault="007A4296" w:rsidP="00E80032">
                        <w:pPr>
                          <w:pStyle w:val="SourceCodeBoxText"/>
                          <w:rPr>
                            <w:sz w:val="19"/>
                            <w:szCs w:val="19"/>
                          </w:rPr>
                        </w:pPr>
                        <w:r>
                          <w:rPr>
                            <w:sz w:val="19"/>
                            <w:szCs w:val="19"/>
                          </w:rPr>
                          <w:t>456</w:t>
                        </w:r>
                      </w:p>
                    </w:txbxContent>
                  </v:textbox>
                </v:rect>
                <v:shape id="Text Box 195" o:spid="_x0000_s116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7A4296" w:rsidRPr="003F7CF1" w:rsidRDefault="007A4296" w:rsidP="00E80032">
                        <w:pPr>
                          <w:pStyle w:val="SourceCodeIndex"/>
                          <w:rPr>
                            <w:sz w:val="15"/>
                            <w:szCs w:val="15"/>
                          </w:rPr>
                        </w:pPr>
                        <w:r w:rsidRPr="003F7CF1">
                          <w:rPr>
                            <w:sz w:val="15"/>
                            <w:szCs w:val="15"/>
                          </w:rPr>
                          <w:t>0</w:t>
                        </w:r>
                      </w:p>
                    </w:txbxContent>
                  </v:textbox>
                </v:shape>
                <v:shape id="Text Box 196" o:spid="_x0000_s116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7A4296" w:rsidRPr="003F7CF1" w:rsidRDefault="007A4296"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EC76D5" w:rsidRDefault="00E80032" w:rsidP="00E80032">
      <w:r w:rsidRPr="00EC76D5">
        <w:t xml:space="preserve">The difference between </w:t>
      </w:r>
      <w:r w:rsidRPr="00EC76D5">
        <w:rPr>
          <w:rStyle w:val="CodeInText0"/>
        </w:rPr>
        <w:t>malloc</w:t>
      </w:r>
      <w:r w:rsidRPr="00EC76D5">
        <w:t xml:space="preserve"> and </w:t>
      </w:r>
      <w:r w:rsidRPr="00EC76D5">
        <w:rPr>
          <w:rStyle w:val="CodeInText0"/>
        </w:rPr>
        <w:t>calloc</w:t>
      </w:r>
      <w:r w:rsidRPr="00EC76D5">
        <w:t xml:space="preserve"> is that </w:t>
      </w:r>
      <w:r w:rsidRPr="00EC76D5">
        <w:rPr>
          <w:rStyle w:val="CodeInText0"/>
        </w:rPr>
        <w:t>calloc</w:t>
      </w:r>
      <w:r w:rsidRPr="00EC76D5">
        <w:t xml:space="preserve"> resets the bytes of the memory blocks to zero, which </w:t>
      </w:r>
      <w:r w:rsidRPr="00EC76D5">
        <w:rPr>
          <w:rStyle w:val="CodeInText0"/>
        </w:rPr>
        <w:t>malloc</w:t>
      </w:r>
      <w:r w:rsidRPr="00EC76D5">
        <w:t xml:space="preserve"> do not. Otherwise, the following two calls are equivalent.</w:t>
      </w:r>
    </w:p>
    <w:p w14:paraId="69EB4DEF" w14:textId="77777777" w:rsidR="00E80032" w:rsidRPr="00EC76D5" w:rsidRDefault="00E80032" w:rsidP="00E80032">
      <w:pPr>
        <w:pStyle w:val="Code"/>
      </w:pPr>
      <w:r w:rsidRPr="00EC76D5">
        <w:t>int *p = calloc(3, sizeof(int));</w:t>
      </w:r>
    </w:p>
    <w:p w14:paraId="0319AB03" w14:textId="77777777" w:rsidR="00E80032" w:rsidRPr="00EC76D5" w:rsidRDefault="00E80032" w:rsidP="00E80032">
      <w:pPr>
        <w:pStyle w:val="Code"/>
      </w:pPr>
      <w:r w:rsidRPr="00EC76D5">
        <w:t>int *q = malloc(3 * sizeof(int));</w:t>
      </w:r>
    </w:p>
    <w:p w14:paraId="0AC235C2" w14:textId="77777777" w:rsidR="00E80032" w:rsidRPr="00EC76D5" w:rsidRDefault="00E80032" w:rsidP="00E80032">
      <w:r w:rsidRPr="00EC76D5">
        <w:t>The predefined constant NULL holds the pointer equivalence of the zero value. We say that the pointer is set to null. In a diagram, we can simple write null.</w:t>
      </w:r>
    </w:p>
    <w:p w14:paraId="579518A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7A4296" w:rsidRPr="003F7CF1" w:rsidRDefault="007A4296"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7A4296" w:rsidRPr="003F7CF1" w:rsidRDefault="007A4296"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7A4296" w:rsidRPr="003F7CF1" w:rsidRDefault="007A4296"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16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">
                <v:shape id="_x0000_s1163" type="#_x0000_t75" style="position:absolute;width:57384;height:9931;visibility:visible;mso-wrap-style:square">
                  <v:fill o:detectmouseclick="t"/>
                  <v:path o:connecttype="none"/>
                </v:shape>
                <v:rect id="Rectangle 124" o:spid="_x0000_s116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7A4296" w:rsidRPr="003F7CF1" w:rsidRDefault="007A4296" w:rsidP="00E80032">
                        <w:pPr>
                          <w:pStyle w:val="SourceCodeBoxText"/>
                          <w:rPr>
                            <w:sz w:val="19"/>
                            <w:szCs w:val="19"/>
                          </w:rPr>
                        </w:pPr>
                      </w:p>
                    </w:txbxContent>
                  </v:textbox>
                </v:rect>
                <v:shape id="Text Box 125" o:spid="_x0000_s116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7A4296" w:rsidRPr="003F7CF1" w:rsidRDefault="007A4296" w:rsidP="00E80032">
                        <w:pPr>
                          <w:pStyle w:val="SourceCodeBoxHeader"/>
                          <w:rPr>
                            <w:sz w:val="19"/>
                            <w:szCs w:val="19"/>
                            <w:lang w:val="sv-SE"/>
                          </w:rPr>
                        </w:pPr>
                        <w:r w:rsidRPr="003F7CF1">
                          <w:rPr>
                            <w:sz w:val="19"/>
                            <w:szCs w:val="19"/>
                            <w:lang w:val="sv-SE"/>
                          </w:rPr>
                          <w:t>p</w:t>
                        </w:r>
                      </w:p>
                    </w:txbxContent>
                  </v:textbox>
                </v:shape>
                <v:rect id="Rectangle 126" o:spid="_x0000_s1166"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7A4296" w:rsidRPr="003F7CF1" w:rsidRDefault="007A4296" w:rsidP="00E80032">
                        <w:pPr>
                          <w:pStyle w:val="SourceCodeBoxText"/>
                          <w:rPr>
                            <w:sz w:val="19"/>
                            <w:szCs w:val="19"/>
                          </w:rPr>
                        </w:pPr>
                        <w:r w:rsidRPr="003F7CF1">
                          <w:rPr>
                            <w:sz w:val="19"/>
                            <w:szCs w:val="19"/>
                          </w:rPr>
                          <w:t>NULL</w:t>
                        </w:r>
                      </w:p>
                    </w:txbxContent>
                  </v:textbox>
                </v:rect>
                <v:line id="Line 127" o:spid="_x0000_s116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EC76D5" w:rsidRDefault="00E80032" w:rsidP="00E80032">
      <w:pPr>
        <w:pStyle w:val="Code"/>
      </w:pPr>
      <w:r w:rsidRPr="00EC76D5">
        <w:t>int *p = NULL;</w:t>
      </w:r>
    </w:p>
    <w:p w14:paraId="4060E0EF" w14:textId="77777777" w:rsidR="00E80032" w:rsidRPr="00EC76D5" w:rsidRDefault="00E80032" w:rsidP="00E80032">
      <w:r w:rsidRPr="00EC76D5">
        <w:t xml:space="preserve">Sometimes, the electric ground symbol is used to symbolize a null pointer. For this reason, a null pointer is sometimes said to be a </w:t>
      </w:r>
      <w:r w:rsidRPr="00EC76D5">
        <w:rPr>
          <w:rStyle w:val="KeyWord"/>
        </w:rPr>
        <w:t>grounded</w:t>
      </w:r>
      <w:r w:rsidRPr="00EC76D5">
        <w:t xml:space="preserve"> pointer.</w:t>
      </w:r>
    </w:p>
    <w:p w14:paraId="5FA2097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7A4296" w:rsidRPr="003F7CF1" w:rsidRDefault="007A4296"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7A4296" w:rsidRPr="003F7CF1" w:rsidRDefault="007A4296"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168"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">
                <v:shape id="_x0000_s1169" type="#_x0000_t75" style="position:absolute;width:57384;height:9931;visibility:visible;mso-wrap-style:square">
                  <v:fill o:detectmouseclick="t"/>
                  <v:path o:connecttype="none"/>
                </v:shape>
                <v:rect id="Rectangle 116" o:spid="_x0000_s117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7A4296" w:rsidRPr="003F7CF1" w:rsidRDefault="007A4296" w:rsidP="00E80032">
                        <w:pPr>
                          <w:pStyle w:val="SourceCodeBoxText"/>
                          <w:rPr>
                            <w:sz w:val="19"/>
                            <w:szCs w:val="19"/>
                          </w:rPr>
                        </w:pPr>
                      </w:p>
                    </w:txbxContent>
                  </v:textbox>
                </v:rect>
                <v:shape id="Text Box 117" o:spid="_x0000_s1171"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7A4296" w:rsidRPr="003F7CF1" w:rsidRDefault="007A4296" w:rsidP="00E80032">
                        <w:pPr>
                          <w:pStyle w:val="SourceCodeBoxHeader"/>
                          <w:rPr>
                            <w:sz w:val="19"/>
                            <w:szCs w:val="19"/>
                            <w:lang w:val="sv-SE"/>
                          </w:rPr>
                        </w:pPr>
                        <w:r w:rsidRPr="003F7CF1">
                          <w:rPr>
                            <w:sz w:val="19"/>
                            <w:szCs w:val="19"/>
                            <w:lang w:val="sv-SE"/>
                          </w:rPr>
                          <w:t>p</w:t>
                        </w:r>
                      </w:p>
                    </w:txbxContent>
                  </v:textbox>
                </v:shape>
                <v:line id="Line 118" o:spid="_x0000_s1172"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173"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174"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175"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EC76D5" w:rsidRDefault="00E80032" w:rsidP="00E80032">
      <w:r w:rsidRPr="00EC76D5">
        <w:t xml:space="preserve">There is a special type </w:t>
      </w:r>
      <w:r w:rsidRPr="00EC76D5">
        <w:rPr>
          <w:rStyle w:val="CodeInText0"/>
        </w:rPr>
        <w:t>void</w:t>
      </w:r>
      <w:r w:rsidRPr="00EC76D5">
        <w:t xml:space="preserve">, which actually marks the absence of a type. We can define a pointer to </w:t>
      </w:r>
      <w:r w:rsidRPr="00EC76D5">
        <w:rPr>
          <w:rStyle w:val="CodeInText0"/>
        </w:rPr>
        <w:t>void</w:t>
      </w:r>
      <w:r w:rsidRPr="00EC76D5">
        <w:t xml:space="preserve">; we cannot, however, </w:t>
      </w:r>
      <w:r w:rsidR="00B02345">
        <w:t>dereference</w:t>
      </w:r>
      <w:r w:rsidRPr="00EC76D5">
        <w:t>er the pointer. It is useful in low-level application where we want to exam a specific location in memory.</w:t>
      </w:r>
    </w:p>
    <w:p w14:paraId="705DD019" w14:textId="77777777" w:rsidR="00E80032" w:rsidRPr="00EC76D5" w:rsidRDefault="00E80032" w:rsidP="00E80032">
      <w:pPr>
        <w:pStyle w:val="Code"/>
      </w:pPr>
      <w:r w:rsidRPr="00EC76D5">
        <w:t>void* voidPtr = (void*) 10000;</w:t>
      </w:r>
    </w:p>
    <w:p w14:paraId="5A053DAD" w14:textId="77777777" w:rsidR="00E80032" w:rsidRPr="00EC76D5" w:rsidRDefault="00E80032" w:rsidP="00E80032">
      <w:r w:rsidRPr="00EC76D5">
        <w:t xml:space="preserve">The </w:t>
      </w:r>
      <w:r w:rsidRPr="00EC76D5">
        <w:rPr>
          <w:rStyle w:val="CodeInText0"/>
        </w:rPr>
        <w:t>void</w:t>
      </w:r>
      <w:r w:rsidRPr="00EC76D5">
        <w:t xml:space="preserve"> type is useful on one further occasion: to mark that a function does not return a value or misses parameters, see the function section later in this chapter.</w:t>
      </w:r>
    </w:p>
    <w:p w14:paraId="161BF396" w14:textId="77777777" w:rsidR="00E80032" w:rsidRPr="00EC76D5" w:rsidRDefault="00E80032" w:rsidP="00E80032">
      <w:r w:rsidRPr="00EC76D5">
        <w:lastRenderedPageBreak/>
        <w:t xml:space="preserve">In the example below, the memory block has been deallocated, but </w:t>
      </w:r>
      <w:r w:rsidRPr="00EC76D5">
        <w:rPr>
          <w:rStyle w:val="CodeInText0"/>
        </w:rPr>
        <w:t>p</w:t>
      </w:r>
      <w:r w:rsidRPr="00EC76D5">
        <w:t xml:space="preserve"> has not been set to null. It has become a </w:t>
      </w:r>
      <w:r w:rsidRPr="00EC76D5">
        <w:rPr>
          <w:rStyle w:val="KeyWord"/>
        </w:rPr>
        <w:t>dangling pointer</w:t>
      </w:r>
      <w:r w:rsidRPr="00EC76D5">
        <w:t xml:space="preserve">; it is not null and does not really points at anything. In spite of that, we try to access the value </w:t>
      </w:r>
      <w:r w:rsidRPr="00EC76D5">
        <w:rPr>
          <w:rStyle w:val="CodeInText0"/>
        </w:rPr>
        <w:t>p</w:t>
      </w:r>
      <w:r w:rsidRPr="00EC76D5">
        <w:t xml:space="preserve"> points at. This is a dangerous operation and would most likely result in a run-time error.</w:t>
      </w:r>
    </w:p>
    <w:p w14:paraId="495C7DE2" w14:textId="77777777" w:rsidR="00E80032" w:rsidRPr="00EC76D5" w:rsidRDefault="00E80032" w:rsidP="00E80032">
      <w:pPr>
        <w:rPr>
          <w:szCs w:val="21"/>
        </w:rPr>
      </w:pPr>
      <w:r w:rsidRPr="00EC76D5">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7A4296" w:rsidRPr="003F7CF1" w:rsidRDefault="007A4296"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7A4296" w:rsidRPr="003F7CF1" w:rsidRDefault="007A4296"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7A4296" w:rsidRPr="003F7CF1" w:rsidRDefault="007A4296"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176"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AJdHpCVwMAAIcLAAAOAAAAAAAA&#10;AAAAAAAAAC4CAABkcnMvZTJvRG9jLnhtbFBLAQItABQABgAIAAAAIQBbWhtG3gAAAAUBAAAPAAAA&#10;AAAAAAAAAAAAALEFAABkcnMvZG93bnJldi54bWxQSwUGAAAAAAQABADzAAAAvAYAAAAA&#10;">
                <v:shape id="_x0000_s1177" type="#_x0000_t75" style="position:absolute;width:57384;height:9931;visibility:visible;mso-wrap-style:square">
                  <v:fill o:detectmouseclick="t"/>
                  <v:path o:connecttype="none"/>
                </v:shape>
                <v:rect id="Rectangle 110" o:spid="_x0000_s117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7A4296" w:rsidRPr="003F7CF1" w:rsidRDefault="007A4296" w:rsidP="00E80032">
                        <w:pPr>
                          <w:pStyle w:val="SourceCodeBoxText"/>
                          <w:rPr>
                            <w:sz w:val="19"/>
                            <w:szCs w:val="19"/>
                          </w:rPr>
                        </w:pPr>
                      </w:p>
                    </w:txbxContent>
                  </v:textbox>
                </v:rect>
                <v:shape id="Text Box 111" o:spid="_x0000_s117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7A4296" w:rsidRPr="003F7CF1" w:rsidRDefault="007A4296" w:rsidP="00E80032">
                        <w:pPr>
                          <w:pStyle w:val="SourceCodeBoxHeader"/>
                          <w:rPr>
                            <w:sz w:val="19"/>
                            <w:szCs w:val="19"/>
                            <w:lang w:val="sv-SE"/>
                          </w:rPr>
                        </w:pPr>
                        <w:r w:rsidRPr="003F7CF1">
                          <w:rPr>
                            <w:sz w:val="19"/>
                            <w:szCs w:val="19"/>
                            <w:lang w:val="sv-SE"/>
                          </w:rPr>
                          <w:t>p</w:t>
                        </w:r>
                      </w:p>
                    </w:txbxContent>
                  </v:textbox>
                </v:shape>
                <v:line id="Line 112" o:spid="_x0000_s1180"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181"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7A4296" w:rsidRPr="003F7CF1" w:rsidRDefault="007A4296"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EC76D5" w:rsidRDefault="00E80032" w:rsidP="00E80032">
      <w:pPr>
        <w:pStyle w:val="Code"/>
      </w:pPr>
      <w:r w:rsidRPr="00EC76D5">
        <w:t>int *p = malloc(sizeof(int));</w:t>
      </w:r>
    </w:p>
    <w:p w14:paraId="118AB496" w14:textId="77777777" w:rsidR="00E80032" w:rsidRPr="00EC76D5" w:rsidRDefault="00E80032" w:rsidP="00E80032">
      <w:pPr>
        <w:pStyle w:val="Code"/>
      </w:pPr>
      <w:r w:rsidRPr="00EC76D5">
        <w:t>*p = 1;</w:t>
      </w:r>
    </w:p>
    <w:p w14:paraId="113E8C94" w14:textId="77777777" w:rsidR="00E80032" w:rsidRPr="00EC76D5" w:rsidRDefault="00E80032" w:rsidP="00E80032">
      <w:pPr>
        <w:pStyle w:val="Code"/>
      </w:pPr>
      <w:r w:rsidRPr="00EC76D5">
        <w:t>free(p);</w:t>
      </w:r>
    </w:p>
    <w:p w14:paraId="27A3B214" w14:textId="78C86630" w:rsidR="00E80032" w:rsidRPr="00EC76D5" w:rsidRDefault="00E80032" w:rsidP="00E80032">
      <w:pPr>
        <w:pStyle w:val="Code"/>
      </w:pPr>
      <w:r w:rsidRPr="00EC76D5">
        <w:t>*p = 2; // Undefined behav</w:t>
      </w:r>
      <w:r w:rsidR="00414C74">
        <w:t>or</w:t>
      </w:r>
    </w:p>
    <w:p w14:paraId="4DF37877" w14:textId="77777777" w:rsidR="00E80032" w:rsidRPr="00EC76D5" w:rsidRDefault="00E80032" w:rsidP="00E80032">
      <w:r w:rsidRPr="00EC76D5">
        <w:t xml:space="preserve">In the example below, we allocate memory for two pointers, </w:t>
      </w:r>
      <w:r w:rsidRPr="00EC76D5">
        <w:rPr>
          <w:rStyle w:val="CodeInText0"/>
        </w:rPr>
        <w:t>p</w:t>
      </w:r>
      <w:r w:rsidRPr="00EC76D5">
        <w:t xml:space="preserve"> and </w:t>
      </w:r>
      <w:r w:rsidRPr="00EC76D5">
        <w:rPr>
          <w:rStyle w:val="CodeInText0"/>
        </w:rPr>
        <w:t>q</w:t>
      </w:r>
      <w:r w:rsidRPr="00EC76D5">
        <w:t xml:space="preserve">. Then we assign </w:t>
      </w:r>
      <w:r w:rsidRPr="00EC76D5">
        <w:rPr>
          <w:rStyle w:val="CodeInText0"/>
        </w:rPr>
        <w:t>p</w:t>
      </w:r>
      <w:r w:rsidRPr="00EC76D5">
        <w:t xml:space="preserve"> to </w:t>
      </w:r>
      <w:r w:rsidRPr="00EC76D5">
        <w:rPr>
          <w:rStyle w:val="CodeInText0"/>
        </w:rPr>
        <w:t>q</w:t>
      </w:r>
      <w:r w:rsidRPr="00EC76D5">
        <w:t xml:space="preserve">, by doing so we have created a </w:t>
      </w:r>
      <w:r w:rsidRPr="00EC76D5">
        <w:rPr>
          <w:rStyle w:val="KeyWord"/>
        </w:rPr>
        <w:t>memory leak</w:t>
      </w:r>
      <w:r w:rsidRPr="00EC76D5">
        <w:t xml:space="preserve">. There is no way we can access or deallocate the memory block that was pointed at by </w:t>
      </w:r>
      <w:r w:rsidRPr="00EC76D5">
        <w:rPr>
          <w:rStyle w:val="CodeInText0"/>
        </w:rPr>
        <w:t>p</w:t>
      </w:r>
      <w:r w:rsidRPr="00EC76D5">
        <w:t>. In fact, we deallocate the same memory block twice as both pointers by now points at the same memory block. This dangerous operation will most likely also result in a run-time error.</w:t>
      </w:r>
    </w:p>
    <w:p w14:paraId="106146D9" w14:textId="77777777" w:rsidR="00E80032" w:rsidRPr="00EC76D5" w:rsidRDefault="00E80032" w:rsidP="00E80032">
      <w:pPr>
        <w:rPr>
          <w:szCs w:val="21"/>
        </w:rPr>
      </w:pPr>
      <w:r w:rsidRPr="00EC76D5">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7A4296" w:rsidRPr="003F7CF1" w:rsidRDefault="007A4296"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7A4296" w:rsidRPr="003F7CF1" w:rsidRDefault="007A4296"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7A4296" w:rsidRPr="003F7CF1" w:rsidRDefault="007A4296"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7A4296" w:rsidRPr="003F7CF1" w:rsidRDefault="007A4296"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7A4296" w:rsidRPr="003F7CF1" w:rsidRDefault="007A4296"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7A4296" w:rsidRPr="003F7CF1" w:rsidRDefault="007A429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7A4296" w:rsidRPr="003F7CF1" w:rsidRDefault="007A4296"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7A4296" w:rsidRPr="003F7CF1" w:rsidRDefault="007A4296"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7A4296" w:rsidRPr="003F7CF1" w:rsidRDefault="007A4296"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7A4296" w:rsidRPr="003F7CF1" w:rsidRDefault="007A4296"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7A4296" w:rsidRPr="003F7CF1" w:rsidRDefault="007A4296"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7A4296" w:rsidRPr="003F7CF1" w:rsidRDefault="007A4296"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7A4296" w:rsidRPr="003F7CF1" w:rsidRDefault="007A429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7A4296" w:rsidRPr="003F7CF1" w:rsidRDefault="007A4296"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182"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">
                <v:shape id="_x0000_s1183" type="#_x0000_t75" style="position:absolute;width:57384;height:17132;visibility:visible;mso-wrap-style:square">
                  <v:fill o:detectmouseclick="t"/>
                  <v:path o:connecttype="none"/>
                </v:shape>
                <v:rect id="Rectangle 90" o:spid="_x0000_s1184"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7A4296" w:rsidRPr="003F7CF1" w:rsidRDefault="007A4296" w:rsidP="00E80032">
                        <w:pPr>
                          <w:pStyle w:val="SourceCodeBoxText"/>
                          <w:rPr>
                            <w:sz w:val="19"/>
                            <w:szCs w:val="19"/>
                          </w:rPr>
                        </w:pPr>
                      </w:p>
                    </w:txbxContent>
                  </v:textbox>
                </v:rect>
                <v:shape id="Text Box 91" o:spid="_x0000_s1185"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7A4296" w:rsidRPr="003F7CF1" w:rsidRDefault="007A4296" w:rsidP="00E80032">
                        <w:pPr>
                          <w:pStyle w:val="SourceCodeBoxHeader"/>
                          <w:rPr>
                            <w:sz w:val="19"/>
                            <w:szCs w:val="19"/>
                            <w:lang w:val="sv-SE"/>
                          </w:rPr>
                        </w:pPr>
                        <w:r w:rsidRPr="003F7CF1">
                          <w:rPr>
                            <w:sz w:val="19"/>
                            <w:szCs w:val="19"/>
                            <w:lang w:val="sv-SE"/>
                          </w:rPr>
                          <w:t>p</w:t>
                        </w:r>
                      </w:p>
                    </w:txbxContent>
                  </v:textbox>
                </v:shape>
                <v:line id="Line 92" o:spid="_x0000_s1186"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187"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7A4296" w:rsidRPr="003F7CF1" w:rsidRDefault="007A4296" w:rsidP="00E80032">
                        <w:pPr>
                          <w:pStyle w:val="SourceCodeBoxHeader"/>
                          <w:rPr>
                            <w:sz w:val="19"/>
                            <w:szCs w:val="19"/>
                            <w:lang w:val="sv-SE"/>
                          </w:rPr>
                        </w:pPr>
                        <w:r w:rsidRPr="003F7CF1">
                          <w:rPr>
                            <w:sz w:val="19"/>
                            <w:szCs w:val="19"/>
                            <w:lang w:val="sv-SE"/>
                          </w:rPr>
                          <w:t>(a)</w:t>
                        </w:r>
                      </w:p>
                    </w:txbxContent>
                  </v:textbox>
                </v:shape>
                <v:rect id="Rectangle 94" o:spid="_x0000_s1188"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7A4296" w:rsidRPr="003F7CF1" w:rsidRDefault="007A4296" w:rsidP="00E80032">
                        <w:pPr>
                          <w:pStyle w:val="SourceCodeBoxText"/>
                          <w:rPr>
                            <w:sz w:val="19"/>
                            <w:szCs w:val="19"/>
                          </w:rPr>
                        </w:pPr>
                      </w:p>
                    </w:txbxContent>
                  </v:textbox>
                </v:rect>
                <v:shape id="Text Box 95" o:spid="_x0000_s1189"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7A4296" w:rsidRPr="003F7CF1" w:rsidRDefault="007A4296" w:rsidP="00E80032">
                        <w:pPr>
                          <w:pStyle w:val="SourceCodeBoxHeader"/>
                          <w:rPr>
                            <w:sz w:val="19"/>
                            <w:szCs w:val="19"/>
                            <w:lang w:val="sv-SE"/>
                          </w:rPr>
                        </w:pPr>
                        <w:r w:rsidRPr="003F7CF1">
                          <w:rPr>
                            <w:sz w:val="19"/>
                            <w:szCs w:val="19"/>
                            <w:lang w:val="sv-SE"/>
                          </w:rPr>
                          <w:t>q</w:t>
                        </w:r>
                      </w:p>
                    </w:txbxContent>
                  </v:textbox>
                </v:shape>
                <v:line id="Line 96" o:spid="_x0000_s1190"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191"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7A4296" w:rsidRPr="003F7CF1" w:rsidRDefault="007A4296" w:rsidP="00E80032">
                        <w:pPr>
                          <w:pStyle w:val="SourceCodeBoxText"/>
                          <w:rPr>
                            <w:sz w:val="19"/>
                            <w:szCs w:val="19"/>
                          </w:rPr>
                        </w:pPr>
                        <w:r w:rsidRPr="003F7CF1">
                          <w:rPr>
                            <w:sz w:val="19"/>
                            <w:szCs w:val="19"/>
                          </w:rPr>
                          <w:t>1</w:t>
                        </w:r>
                      </w:p>
                    </w:txbxContent>
                  </v:textbox>
                </v:rect>
                <v:rect id="Rectangle 98" o:spid="_x0000_s1192"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7A4296" w:rsidRPr="003F7CF1" w:rsidRDefault="007A4296" w:rsidP="00E80032">
                        <w:pPr>
                          <w:pStyle w:val="SourceCodeBoxText"/>
                          <w:rPr>
                            <w:sz w:val="19"/>
                            <w:szCs w:val="19"/>
                          </w:rPr>
                        </w:pPr>
                        <w:r w:rsidRPr="003F7CF1">
                          <w:rPr>
                            <w:sz w:val="19"/>
                            <w:szCs w:val="19"/>
                          </w:rPr>
                          <w:t>2</w:t>
                        </w:r>
                      </w:p>
                    </w:txbxContent>
                  </v:textbox>
                </v:rect>
                <v:rect id="Rectangle 99" o:spid="_x0000_s1193"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7A4296" w:rsidRPr="003F7CF1" w:rsidRDefault="007A4296" w:rsidP="00E80032">
                        <w:pPr>
                          <w:pStyle w:val="SourceCodeBoxText"/>
                          <w:rPr>
                            <w:sz w:val="19"/>
                            <w:szCs w:val="19"/>
                          </w:rPr>
                        </w:pPr>
                      </w:p>
                    </w:txbxContent>
                  </v:textbox>
                </v:rect>
                <v:shape id="Text Box 100" o:spid="_x0000_s1194"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7A4296" w:rsidRPr="003F7CF1" w:rsidRDefault="007A4296" w:rsidP="00E80032">
                        <w:pPr>
                          <w:pStyle w:val="SourceCodeBoxHeader"/>
                          <w:rPr>
                            <w:sz w:val="19"/>
                            <w:szCs w:val="19"/>
                            <w:lang w:val="sv-SE"/>
                          </w:rPr>
                        </w:pPr>
                        <w:r w:rsidRPr="003F7CF1">
                          <w:rPr>
                            <w:sz w:val="19"/>
                            <w:szCs w:val="19"/>
                            <w:lang w:val="sv-SE"/>
                          </w:rPr>
                          <w:t>p</w:t>
                        </w:r>
                      </w:p>
                    </w:txbxContent>
                  </v:textbox>
                </v:shape>
                <v:shape id="Text Box 101" o:spid="_x0000_s1195"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7A4296" w:rsidRPr="003F7CF1" w:rsidRDefault="007A4296" w:rsidP="00E80032">
                        <w:pPr>
                          <w:pStyle w:val="SourceCodeBoxHeader"/>
                          <w:rPr>
                            <w:sz w:val="19"/>
                            <w:szCs w:val="19"/>
                            <w:lang w:val="sv-SE"/>
                          </w:rPr>
                        </w:pPr>
                        <w:r w:rsidRPr="003F7CF1">
                          <w:rPr>
                            <w:sz w:val="19"/>
                            <w:szCs w:val="19"/>
                            <w:lang w:val="sv-SE"/>
                          </w:rPr>
                          <w:t>(b)</w:t>
                        </w:r>
                      </w:p>
                    </w:txbxContent>
                  </v:textbox>
                </v:shape>
                <v:rect id="Rectangle 102" o:spid="_x0000_s1196"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7A4296" w:rsidRPr="003F7CF1" w:rsidRDefault="007A4296" w:rsidP="00E80032">
                        <w:pPr>
                          <w:pStyle w:val="SourceCodeBoxText"/>
                          <w:rPr>
                            <w:sz w:val="19"/>
                            <w:szCs w:val="19"/>
                          </w:rPr>
                        </w:pPr>
                      </w:p>
                    </w:txbxContent>
                  </v:textbox>
                </v:rect>
                <v:shape id="Text Box 103" o:spid="_x0000_s1197"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7A4296" w:rsidRPr="003F7CF1" w:rsidRDefault="007A4296" w:rsidP="00E80032">
                        <w:pPr>
                          <w:pStyle w:val="SourceCodeBoxHeader"/>
                          <w:rPr>
                            <w:sz w:val="19"/>
                            <w:szCs w:val="19"/>
                            <w:lang w:val="sv-SE"/>
                          </w:rPr>
                        </w:pPr>
                        <w:r w:rsidRPr="003F7CF1">
                          <w:rPr>
                            <w:sz w:val="19"/>
                            <w:szCs w:val="19"/>
                            <w:lang w:val="sv-SE"/>
                          </w:rPr>
                          <w:t>q</w:t>
                        </w:r>
                      </w:p>
                    </w:txbxContent>
                  </v:textbox>
                </v:shape>
                <v:line id="Line 104" o:spid="_x0000_s1198"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199"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7A4296" w:rsidRPr="003F7CF1" w:rsidRDefault="007A4296" w:rsidP="00E80032">
                        <w:pPr>
                          <w:pStyle w:val="SourceCodeBoxText"/>
                          <w:rPr>
                            <w:sz w:val="19"/>
                            <w:szCs w:val="19"/>
                          </w:rPr>
                        </w:pPr>
                        <w:r w:rsidRPr="003F7CF1">
                          <w:rPr>
                            <w:sz w:val="19"/>
                            <w:szCs w:val="19"/>
                          </w:rPr>
                          <w:t>1</w:t>
                        </w:r>
                      </w:p>
                    </w:txbxContent>
                  </v:textbox>
                </v:rect>
                <v:rect id="Rectangle 106" o:spid="_x0000_s1200"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7A4296" w:rsidRPr="003F7CF1" w:rsidRDefault="007A4296" w:rsidP="00E80032">
                        <w:pPr>
                          <w:pStyle w:val="SourceCodeBoxText"/>
                          <w:rPr>
                            <w:sz w:val="19"/>
                            <w:szCs w:val="19"/>
                          </w:rPr>
                        </w:pPr>
                        <w:r w:rsidRPr="003F7CF1">
                          <w:rPr>
                            <w:sz w:val="19"/>
                            <w:szCs w:val="19"/>
                          </w:rPr>
                          <w:t>2</w:t>
                        </w:r>
                      </w:p>
                    </w:txbxContent>
                  </v:textbox>
                </v:rect>
                <v:line id="Line 107" o:spid="_x0000_s1201"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EC76D5" w:rsidRDefault="00E80032" w:rsidP="00E80032">
      <w:pPr>
        <w:pStyle w:val="Code"/>
      </w:pPr>
      <w:r w:rsidRPr="00EC76D5">
        <w:t>int *p = malloc(sizoef(int)); // (a)</w:t>
      </w:r>
    </w:p>
    <w:p w14:paraId="19486656" w14:textId="77777777" w:rsidR="00E80032" w:rsidRPr="00EC76D5" w:rsidRDefault="00E80032" w:rsidP="00E80032">
      <w:pPr>
        <w:pStyle w:val="Code"/>
      </w:pPr>
      <w:r w:rsidRPr="00EC76D5">
        <w:t>int *q = malloc(sizeof(int));</w:t>
      </w:r>
    </w:p>
    <w:p w14:paraId="098ABE7F" w14:textId="77777777" w:rsidR="00E80032" w:rsidRPr="00EC76D5" w:rsidRDefault="00E80032" w:rsidP="00E80032">
      <w:pPr>
        <w:pStyle w:val="Code"/>
      </w:pPr>
      <w:r w:rsidRPr="00EC76D5">
        <w:t>*p = 1;</w:t>
      </w:r>
    </w:p>
    <w:p w14:paraId="2ABACC07" w14:textId="77777777" w:rsidR="00E80032" w:rsidRPr="00EC76D5" w:rsidRDefault="00E80032" w:rsidP="00E80032">
      <w:pPr>
        <w:pStyle w:val="Code"/>
      </w:pPr>
      <w:r w:rsidRPr="00EC76D5">
        <w:t>*q = 2;</w:t>
      </w:r>
    </w:p>
    <w:p w14:paraId="5B3203BB" w14:textId="77777777" w:rsidR="00E80032" w:rsidRPr="00EC76D5" w:rsidRDefault="00E80032" w:rsidP="00E80032">
      <w:pPr>
        <w:pStyle w:val="Code"/>
      </w:pPr>
    </w:p>
    <w:p w14:paraId="28C5F8F3" w14:textId="77777777" w:rsidR="00E80032" w:rsidRPr="00EC76D5" w:rsidRDefault="00E80032" w:rsidP="00E80032">
      <w:pPr>
        <w:pStyle w:val="Code"/>
      </w:pPr>
      <w:r w:rsidRPr="00EC76D5">
        <w:t>p = q; // (b)</w:t>
      </w:r>
    </w:p>
    <w:p w14:paraId="4DEC37DA" w14:textId="52843277" w:rsidR="00E80032" w:rsidRPr="00EC76D5" w:rsidRDefault="00E80032" w:rsidP="00E80032">
      <w:pPr>
        <w:pStyle w:val="Code"/>
      </w:pPr>
      <w:r w:rsidRPr="00EC76D5">
        <w:t>free(p); // Undefined behav</w:t>
      </w:r>
      <w:r w:rsidR="00414C74">
        <w:t>or</w:t>
      </w:r>
      <w:r w:rsidRPr="00EC76D5">
        <w:t>. Deallocates the same memory block twice,</w:t>
      </w:r>
    </w:p>
    <w:p w14:paraId="7A277B29" w14:textId="77777777" w:rsidR="00E80032" w:rsidRPr="00EC76D5" w:rsidRDefault="00E80032" w:rsidP="00E80032">
      <w:pPr>
        <w:pStyle w:val="Code"/>
      </w:pPr>
      <w:r w:rsidRPr="00EC76D5">
        <w:t>free(q); // as p and q points at the same memory block. Also memory leak,</w:t>
      </w:r>
    </w:p>
    <w:p w14:paraId="57ACD359" w14:textId="77777777" w:rsidR="00E80032" w:rsidRPr="00EC76D5" w:rsidRDefault="00E80032" w:rsidP="00E80032">
      <w:pPr>
        <w:pStyle w:val="Code"/>
      </w:pPr>
      <w:r w:rsidRPr="00EC76D5">
        <w:t xml:space="preserve">         // since the memory block holding 1 cannot be accessed any more.</w:t>
      </w:r>
    </w:p>
    <w:p w14:paraId="1C34D620" w14:textId="231D9BB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75" w:name="_Toc320485586"/>
      <w:bookmarkStart w:id="5976" w:name="_Toc323656696"/>
      <w:bookmarkStart w:id="5977" w:name="_Toc324085434"/>
      <w:bookmarkStart w:id="5978" w:name="_Toc383781086"/>
      <w:bookmarkStart w:id="5979" w:name="_Toc481936486"/>
      <w:r w:rsidRPr="00EC76D5">
        <w:t>Defining our own types</w:t>
      </w:r>
      <w:bookmarkEnd w:id="5975"/>
      <w:bookmarkEnd w:id="5976"/>
      <w:bookmarkEnd w:id="5977"/>
      <w:bookmarkEnd w:id="5978"/>
      <w:bookmarkEnd w:id="5979"/>
    </w:p>
    <w:p w14:paraId="32074678" w14:textId="77777777" w:rsidR="00E80032" w:rsidRPr="00EC76D5" w:rsidRDefault="00E80032" w:rsidP="00E80032">
      <w:r w:rsidRPr="00EC76D5">
        <w:t xml:space="preserve">It is possible to define our own type with </w:t>
      </w:r>
      <w:r w:rsidRPr="00EC76D5">
        <w:rPr>
          <w:rStyle w:val="CodeInText0"/>
        </w:rPr>
        <w:t>typedef</w:t>
      </w:r>
      <w:r w:rsidRPr="00EC76D5">
        <w:t xml:space="preserve">, which is a great tool for increasing the readability of the code. However, too many defined types tend to make the code less readable. Therefore, a piece of advice would be to use </w:t>
      </w:r>
      <w:r w:rsidRPr="00EC76D5">
        <w:rPr>
          <w:rStyle w:val="CodeInText0"/>
        </w:rPr>
        <w:t>typedef</w:t>
      </w:r>
      <w:r w:rsidRPr="00EC76D5">
        <w:t xml:space="preserve"> with care.</w:t>
      </w:r>
    </w:p>
    <w:p w14:paraId="5C272FF3" w14:textId="77777777" w:rsidR="00E80032" w:rsidRPr="00EC76D5" w:rsidRDefault="00E80032" w:rsidP="00E80032">
      <w:pPr>
        <w:pStyle w:val="Code"/>
      </w:pPr>
      <w:r w:rsidRPr="00EC76D5">
        <w:t>int i = 1;</w:t>
      </w:r>
    </w:p>
    <w:p w14:paraId="66676C9E" w14:textId="77777777" w:rsidR="00E80032" w:rsidRPr="00EC76D5" w:rsidRDefault="00E80032" w:rsidP="00E80032">
      <w:pPr>
        <w:pStyle w:val="Code"/>
      </w:pPr>
    </w:p>
    <w:p w14:paraId="28BEE675" w14:textId="77777777" w:rsidR="00E80032" w:rsidRPr="00EC76D5" w:rsidRDefault="00E80032" w:rsidP="00E80032">
      <w:pPr>
        <w:pStyle w:val="Code"/>
      </w:pPr>
      <w:r w:rsidRPr="00EC76D5">
        <w:t>typedef unsigned int unsigned_int;</w:t>
      </w:r>
    </w:p>
    <w:p w14:paraId="3E9BD00D" w14:textId="77777777" w:rsidR="00E80032" w:rsidRPr="00EC76D5" w:rsidRDefault="00E80032" w:rsidP="00E80032">
      <w:pPr>
        <w:pStyle w:val="Code"/>
      </w:pPr>
      <w:r w:rsidRPr="00EC76D5">
        <w:t>unsigned_int u = 2;</w:t>
      </w:r>
    </w:p>
    <w:p w14:paraId="7A894960" w14:textId="77777777" w:rsidR="00E80032" w:rsidRPr="00EC76D5" w:rsidRDefault="00E80032" w:rsidP="00E80032">
      <w:pPr>
        <w:pStyle w:val="Code"/>
      </w:pPr>
    </w:p>
    <w:p w14:paraId="7FD0F317" w14:textId="77777777" w:rsidR="00E80032" w:rsidRPr="00EC76D5" w:rsidRDefault="00E80032" w:rsidP="00E80032">
      <w:pPr>
        <w:pStyle w:val="Code"/>
      </w:pPr>
      <w:r w:rsidRPr="00EC76D5">
        <w:t>typedef int* int_ptr;</w:t>
      </w:r>
    </w:p>
    <w:p w14:paraId="0E0AA614" w14:textId="77777777" w:rsidR="00E80032" w:rsidRPr="00EC76D5" w:rsidRDefault="00E80032" w:rsidP="00E80032">
      <w:pPr>
        <w:pStyle w:val="Code"/>
      </w:pPr>
      <w:r w:rsidRPr="00EC76D5">
        <w:lastRenderedPageBreak/>
        <w:t>int_ptr ip = &amp;i;</w:t>
      </w:r>
    </w:p>
    <w:p w14:paraId="49921652" w14:textId="77777777" w:rsidR="00E80032" w:rsidRPr="00EC76D5" w:rsidRDefault="00E80032" w:rsidP="00E80032">
      <w:pPr>
        <w:pStyle w:val="Code"/>
      </w:pPr>
    </w:p>
    <w:p w14:paraId="046F2574" w14:textId="77777777" w:rsidR="00E80032" w:rsidRPr="00EC76D5" w:rsidRDefault="00E80032" w:rsidP="00E80032">
      <w:pPr>
        <w:pStyle w:val="Code"/>
      </w:pPr>
      <w:r w:rsidRPr="00EC76D5">
        <w:t>typedef unsigned_int* uint_ptr;</w:t>
      </w:r>
    </w:p>
    <w:p w14:paraId="36FC8891" w14:textId="77777777" w:rsidR="00E80032" w:rsidRPr="00EC76D5" w:rsidRDefault="00E80032" w:rsidP="00E80032">
      <w:pPr>
        <w:pStyle w:val="Code"/>
      </w:pPr>
      <w:r w:rsidRPr="00EC76D5">
        <w:t>uint_ptr up = &amp;u;</w:t>
      </w:r>
    </w:p>
    <w:p w14:paraId="110FE9B6" w14:textId="21A4E653"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80" w:name="_Toc320485587"/>
      <w:bookmarkStart w:id="5981" w:name="_Toc323656697"/>
      <w:bookmarkStart w:id="5982" w:name="_Toc324085435"/>
      <w:bookmarkStart w:id="5983" w:name="_Toc383781087"/>
      <w:bookmarkStart w:id="5984" w:name="_Toc481936487"/>
      <w:r w:rsidRPr="00EC76D5">
        <w:t>The Type Size</w:t>
      </w:r>
      <w:bookmarkEnd w:id="5980"/>
      <w:bookmarkEnd w:id="5981"/>
      <w:bookmarkEnd w:id="5982"/>
      <w:bookmarkEnd w:id="5983"/>
      <w:bookmarkEnd w:id="5984"/>
    </w:p>
    <w:p w14:paraId="2A85A616" w14:textId="7C4815F2" w:rsidR="00E80032" w:rsidRPr="00EC76D5" w:rsidRDefault="00E80032" w:rsidP="00E80032">
      <w:r w:rsidRPr="00EC76D5">
        <w:t xml:space="preserve">The operator </w:t>
      </w:r>
      <w:r w:rsidRPr="00EC76D5">
        <w:rPr>
          <w:rStyle w:val="CodeInText0"/>
        </w:rPr>
        <w:t>sizeof</w:t>
      </w:r>
      <w:r w:rsidRPr="00EC76D5">
        <w:t xml:space="preserve"> gives us the size of a type</w:t>
      </w:r>
      <w:r w:rsidRPr="00EC76D5">
        <w:rPr>
          <w:rStyle w:val="Fotnotsreferens"/>
          <w:szCs w:val="21"/>
        </w:rPr>
        <w:footnoteReference w:id="25"/>
      </w:r>
      <w:r w:rsidRPr="00EC76D5">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the property is </w:t>
      </w:r>
      <w:r w:rsidRPr="00EC76D5">
        <w:rPr>
          <w:rStyle w:val="KeyWord"/>
        </w:rPr>
        <w:t>implementation dependant</w:t>
      </w:r>
      <w:r w:rsidRPr="00EC76D5">
        <w:t xml:space="preserve">. The operator returns a value of the type </w:t>
      </w:r>
      <w:r w:rsidRPr="00EC76D5">
        <w:rPr>
          <w:rStyle w:val="CodeInText0"/>
        </w:rPr>
        <w:t>size_t</w:t>
      </w:r>
      <w:r w:rsidRPr="00EC76D5">
        <w:t xml:space="preserve">, which exact </w:t>
      </w:r>
      <w:r w:rsidR="00C37108">
        <w:t>definition</w:t>
      </w:r>
      <w:r w:rsidRPr="00EC76D5">
        <w:t xml:space="preserve"> is also implementation dependant. However, it is often an unsigned integer.</w:t>
      </w:r>
    </w:p>
    <w:p w14:paraId="644171F5" w14:textId="77777777" w:rsidR="00E80032" w:rsidRPr="00EC76D5" w:rsidRDefault="00E80032" w:rsidP="00E80032">
      <w:pPr>
        <w:pStyle w:val="Code"/>
      </w:pPr>
      <w:r w:rsidRPr="00EC76D5">
        <w:t xml:space="preserve">#include </w:t>
      </w:r>
      <w:r w:rsidRPr="00EC76D5">
        <w:rPr>
          <w:color w:val="000000" w:themeColor="text1"/>
          <w:rPrChange w:id="5985" w:author="Stefan Björnander" w:date="2012-05-06T21:51:00Z">
            <w:rPr>
              <w:color w:val="A31515"/>
            </w:rPr>
          </w:rPrChange>
        </w:rPr>
        <w:t>&lt;stdio.h&gt;</w:t>
      </w:r>
    </w:p>
    <w:p w14:paraId="3DBDA749" w14:textId="77777777" w:rsidR="00E80032" w:rsidRPr="00EC76D5" w:rsidRDefault="00E80032" w:rsidP="00E80032">
      <w:pPr>
        <w:pStyle w:val="Code"/>
      </w:pPr>
    </w:p>
    <w:p w14:paraId="2FC768D9" w14:textId="77777777" w:rsidR="00E80032" w:rsidRPr="00EC76D5" w:rsidRDefault="00E80032" w:rsidP="00E80032">
      <w:pPr>
        <w:pStyle w:val="Code"/>
      </w:pPr>
      <w:r w:rsidRPr="00EC76D5">
        <w:t>void main() {</w:t>
      </w:r>
    </w:p>
    <w:p w14:paraId="100E11B2" w14:textId="77777777" w:rsidR="00E80032" w:rsidRPr="00EC76D5" w:rsidRDefault="00E80032" w:rsidP="00E80032">
      <w:pPr>
        <w:pStyle w:val="Code"/>
      </w:pPr>
      <w:r w:rsidRPr="00EC76D5">
        <w:t xml:space="preserve">  int intSize1 = sizeof (int);</w:t>
      </w:r>
    </w:p>
    <w:p w14:paraId="06C98A5F" w14:textId="77777777" w:rsidR="00E80032" w:rsidRPr="00EC76D5" w:rsidRDefault="00E80032" w:rsidP="00E80032">
      <w:pPr>
        <w:pStyle w:val="Code"/>
      </w:pPr>
      <w:r w:rsidRPr="00EC76D5">
        <w:t xml:space="preserve">  int intSize2 = sizeof intSize1;</w:t>
      </w:r>
    </w:p>
    <w:p w14:paraId="7CCE1488" w14:textId="77777777" w:rsidR="00E80032" w:rsidRPr="00EC76D5" w:rsidRDefault="00E80032" w:rsidP="00E80032">
      <w:pPr>
        <w:pStyle w:val="Code"/>
      </w:pPr>
      <w:r w:rsidRPr="00EC76D5">
        <w:t xml:space="preserve">  int* intPtr = &amp;intSize1;</w:t>
      </w:r>
    </w:p>
    <w:p w14:paraId="08F6A430" w14:textId="77777777" w:rsidR="00E80032" w:rsidRPr="00EC76D5" w:rsidRDefault="00E80032" w:rsidP="00E80032">
      <w:pPr>
        <w:pStyle w:val="Code"/>
      </w:pPr>
      <w:r w:rsidRPr="00EC76D5">
        <w:t xml:space="preserve">  int ptrSize = sizeof intPtr;</w:t>
      </w:r>
    </w:p>
    <w:p w14:paraId="790585CC" w14:textId="77777777" w:rsidR="00E80032" w:rsidRPr="00EC76D5" w:rsidRDefault="00E80032" w:rsidP="00E80032">
      <w:pPr>
        <w:pStyle w:val="Code"/>
      </w:pPr>
      <w:r w:rsidRPr="00EC76D5">
        <w:t xml:space="preserve">  int array[3] = {1, 2, 3};</w:t>
      </w:r>
    </w:p>
    <w:p w14:paraId="63EAE46F" w14:textId="77777777" w:rsidR="00E80032" w:rsidRPr="00EC76D5" w:rsidRDefault="00E80032" w:rsidP="00E80032">
      <w:pPr>
        <w:pStyle w:val="Code"/>
      </w:pPr>
      <w:r w:rsidRPr="00EC76D5">
        <w:t xml:space="preserve">  int arraySize = sizeof array;</w:t>
      </w:r>
    </w:p>
    <w:p w14:paraId="454A63F2" w14:textId="77777777" w:rsidR="00E80032" w:rsidRPr="00EC76D5" w:rsidRDefault="00E80032" w:rsidP="00E80032">
      <w:pPr>
        <w:pStyle w:val="Code"/>
      </w:pPr>
    </w:p>
    <w:p w14:paraId="51E90AC9" w14:textId="77777777" w:rsidR="00E80032" w:rsidRPr="00EC76D5" w:rsidRDefault="00E80032" w:rsidP="00E80032">
      <w:pPr>
        <w:pStyle w:val="Code"/>
      </w:pPr>
      <w:r w:rsidRPr="00EC76D5">
        <w:t xml:space="preserve">  printf("Integer sizes: %d and %d.\n", intSize1, intSize2);</w:t>
      </w:r>
    </w:p>
    <w:p w14:paraId="744FB2FC" w14:textId="77777777" w:rsidR="00E80032" w:rsidRPr="00EC76D5" w:rsidRDefault="00E80032" w:rsidP="00E80032">
      <w:pPr>
        <w:pStyle w:val="Code"/>
      </w:pPr>
      <w:r w:rsidRPr="00EC76D5">
        <w:t xml:space="preserve">  printf("Pointer size: %d\n", ptrSize);</w:t>
      </w:r>
    </w:p>
    <w:p w14:paraId="309251F4" w14:textId="77777777" w:rsidR="00E80032" w:rsidRPr="00EC76D5" w:rsidRDefault="00E80032" w:rsidP="00E80032">
      <w:pPr>
        <w:pStyle w:val="Code"/>
      </w:pPr>
      <w:r w:rsidRPr="00EC76D5">
        <w:t xml:space="preserve">  printf("Array size: %d\n\n", arraySize);</w:t>
      </w:r>
    </w:p>
    <w:p w14:paraId="785EC066" w14:textId="77777777" w:rsidR="00E80032" w:rsidRPr="00EC76D5" w:rsidRDefault="00E80032" w:rsidP="00E80032">
      <w:pPr>
        <w:pStyle w:val="Code"/>
      </w:pPr>
      <w:r w:rsidRPr="00EC76D5">
        <w:t>}</w:t>
      </w:r>
    </w:p>
    <w:p w14:paraId="66080330" w14:textId="081A4718" w:rsidR="00E80032" w:rsidRPr="00EC76D5" w:rsidRDefault="00E80032" w:rsidP="007C7CB2">
      <w:pPr>
        <w:pStyle w:val="Rubrik2"/>
      </w:pPr>
      <w:bookmarkStart w:id="5986" w:name="_Toc320485588"/>
      <w:bookmarkStart w:id="5987" w:name="_Toc323656698"/>
      <w:bookmarkStart w:id="5988" w:name="_Toc324085436"/>
      <w:bookmarkStart w:id="5989" w:name="_Toc383781088"/>
      <w:bookmarkStart w:id="5990" w:name="_Toc481936488"/>
      <w:r w:rsidRPr="00EC76D5">
        <w:t>Expressions and Operators</w:t>
      </w:r>
      <w:bookmarkEnd w:id="5986"/>
      <w:bookmarkEnd w:id="5987"/>
      <w:bookmarkEnd w:id="5988"/>
      <w:bookmarkEnd w:id="5989"/>
      <w:bookmarkEnd w:id="5990"/>
    </w:p>
    <w:p w14:paraId="5C6F2546" w14:textId="77777777" w:rsidR="00E80032" w:rsidRPr="00EC76D5" w:rsidRDefault="00E80032" w:rsidP="00E80032">
      <w:r w:rsidRPr="00EC76D5">
        <w:t xml:space="preserve">The operations of C are divided into the </w:t>
      </w:r>
      <w:r w:rsidRPr="00EC76D5">
        <w:rPr>
          <w:rStyle w:val="KeyWord"/>
        </w:rPr>
        <w:t>arithmetic</w:t>
      </w:r>
      <w:r w:rsidRPr="00EC76D5">
        <w:t xml:space="preserve">, </w:t>
      </w:r>
      <w:r w:rsidRPr="00EC76D5">
        <w:rPr>
          <w:rStyle w:val="KeyWord"/>
        </w:rPr>
        <w:t>relational</w:t>
      </w:r>
      <w:r w:rsidRPr="00EC76D5">
        <w:t xml:space="preserve">, </w:t>
      </w:r>
      <w:r w:rsidRPr="00EC76D5">
        <w:rPr>
          <w:rStyle w:val="KeyWord"/>
        </w:rPr>
        <w:t>logical</w:t>
      </w:r>
      <w:r w:rsidRPr="00EC76D5">
        <w:t xml:space="preserve">, and </w:t>
      </w:r>
      <w:r w:rsidRPr="00EC76D5">
        <w:rPr>
          <w:rStyle w:val="KeyWord"/>
        </w:rPr>
        <w:t>bitwise</w:t>
      </w:r>
      <w:r w:rsidRPr="00EC76D5">
        <w:t xml:space="preserve"> operators as well as simple and compound </w:t>
      </w:r>
      <w:r w:rsidRPr="00EC76D5">
        <w:rPr>
          <w:rStyle w:val="KeyWord"/>
        </w:rPr>
        <w:t>assignment</w:t>
      </w:r>
      <w:r w:rsidRPr="00EC76D5">
        <w:t xml:space="preserve">. Moreover, there is the </w:t>
      </w:r>
      <w:r w:rsidRPr="00EC76D5">
        <w:rPr>
          <w:rStyle w:val="KeyWord"/>
        </w:rPr>
        <w:t>conditional</w:t>
      </w:r>
      <w:r w:rsidRPr="00EC76D5">
        <w:t xml:space="preserve"> operator.</w:t>
      </w:r>
    </w:p>
    <w:p w14:paraId="2EF5CA4B" w14:textId="77777777" w:rsidR="00E80032" w:rsidRPr="00EC76D5" w:rsidRDefault="00E80032" w:rsidP="00E80032">
      <w:r w:rsidRPr="00EC76D5">
        <w:t xml:space="preserve">In the figure below, </w:t>
      </w:r>
      <w:r w:rsidRPr="00EC76D5">
        <w:rPr>
          <w:rStyle w:val="CodeInText0"/>
        </w:rPr>
        <w:t>+</w:t>
      </w:r>
      <w:r w:rsidRPr="00EC76D5">
        <w:t xml:space="preserve"> is an operator, </w:t>
      </w:r>
      <w:r w:rsidRPr="00EC76D5">
        <w:rPr>
          <w:rStyle w:val="CodeInText0"/>
        </w:rPr>
        <w:t>1</w:t>
      </w:r>
      <w:r w:rsidRPr="00EC76D5">
        <w:t xml:space="preserve"> and </w:t>
      </w:r>
      <w:r w:rsidRPr="00EC76D5">
        <w:rPr>
          <w:rStyle w:val="CodeInText0"/>
        </w:rPr>
        <w:t>2</w:t>
      </w:r>
      <w:r w:rsidRPr="00EC76D5">
        <w:t xml:space="preserve"> are operands and the whole term is an expression.</w:t>
      </w:r>
    </w:p>
    <w:p w14:paraId="265E6D4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7A4296" w:rsidRPr="003F7CF1" w:rsidRDefault="007A4296"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54334490"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7A4296" w:rsidRPr="003F7CF1" w:rsidRDefault="007A4296"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7A4296" w:rsidRPr="003F7CF1" w:rsidRDefault="007A4296"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7A4296" w:rsidRPr="003F7CF1" w:rsidRDefault="007A4296"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202"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">
                <v:shape id="_x0000_s1203" type="#_x0000_t75" style="position:absolute;width:18935;height:11722;visibility:visible;mso-wrap-style:square">
                  <v:fill o:detectmouseclick="t"/>
                  <v:path o:connecttype="none"/>
                </v:shape>
                <v:rect id="Rectangle 143" o:spid="_x0000_s1204"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7A4296" w:rsidRPr="003F7CF1" w:rsidRDefault="007A4296"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54334490" r:id="rId11"/>
                          </w:object>
                        </w:r>
                      </w:p>
                    </w:txbxContent>
                  </v:textbox>
                </v:rect>
                <v:rect id="Rectangle 144" o:spid="_x0000_s1205"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7A4296" w:rsidRPr="003F7CF1" w:rsidRDefault="007A4296" w:rsidP="00E80032">
                        <w:pPr>
                          <w:pStyle w:val="Picture"/>
                          <w:rPr>
                            <w:rStyle w:val="Italic"/>
                            <w:sz w:val="19"/>
                            <w:szCs w:val="19"/>
                          </w:rPr>
                        </w:pPr>
                        <w:r w:rsidRPr="003F7CF1">
                          <w:rPr>
                            <w:rStyle w:val="Italic"/>
                            <w:sz w:val="19"/>
                            <w:szCs w:val="19"/>
                          </w:rPr>
                          <w:t>Operator</w:t>
                        </w:r>
                      </w:p>
                    </w:txbxContent>
                  </v:textbox>
                </v:rect>
                <v:rect id="Rectangle 145" o:spid="_x0000_s1206"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7A4296" w:rsidRPr="003F7CF1" w:rsidRDefault="007A4296" w:rsidP="00E80032">
                        <w:pPr>
                          <w:pStyle w:val="Picture"/>
                          <w:rPr>
                            <w:rStyle w:val="Italic"/>
                            <w:sz w:val="19"/>
                            <w:szCs w:val="19"/>
                          </w:rPr>
                        </w:pPr>
                        <w:r w:rsidRPr="003F7CF1">
                          <w:rPr>
                            <w:rStyle w:val="Italic"/>
                            <w:sz w:val="19"/>
                            <w:szCs w:val="19"/>
                          </w:rPr>
                          <w:t>Operand</w:t>
                        </w:r>
                      </w:p>
                    </w:txbxContent>
                  </v:textbox>
                </v:rect>
                <v:line id="Line 146" o:spid="_x0000_s1207"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208"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209"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210"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7A4296" w:rsidRPr="003F7CF1" w:rsidRDefault="007A4296"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91" w:name="_Toc320485589"/>
      <w:bookmarkStart w:id="5992" w:name="_Toc323656699"/>
      <w:bookmarkStart w:id="5993" w:name="_Toc324085437"/>
      <w:bookmarkStart w:id="5994" w:name="_Toc383781089"/>
      <w:bookmarkStart w:id="5995" w:name="_Toc481936489"/>
      <w:r w:rsidRPr="00EC76D5">
        <w:t>Arithmetic Operators</w:t>
      </w:r>
      <w:bookmarkEnd w:id="5991"/>
      <w:bookmarkEnd w:id="5992"/>
      <w:bookmarkEnd w:id="5993"/>
      <w:bookmarkEnd w:id="5994"/>
      <w:bookmarkEnd w:id="5995"/>
    </w:p>
    <w:p w14:paraId="6B5B826C" w14:textId="77777777" w:rsidR="00E80032" w:rsidRPr="00EC76D5" w:rsidRDefault="00E80032" w:rsidP="00E80032">
      <w:r w:rsidRPr="00EC76D5">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C76D5">
        <w:rPr>
          <w:rStyle w:val="KeyWord"/>
        </w:rPr>
        <w:t>modulo</w:t>
      </w:r>
      <w:r w:rsidRPr="00EC76D5">
        <w:t xml:space="preserve">, gives the remainder of integer division. If we mix integral and floating types in the expression, the result will have floating type. The modulo </w:t>
      </w:r>
      <w:r w:rsidRPr="00EC76D5">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EC76D5" w:rsidRDefault="00E80032" w:rsidP="00E80032">
      <w:pPr>
        <w:pStyle w:val="Code"/>
      </w:pPr>
      <w:r w:rsidRPr="00EC76D5">
        <w:t>int a = 10, b = 3, c;</w:t>
      </w:r>
    </w:p>
    <w:p w14:paraId="1CA81783" w14:textId="77777777" w:rsidR="00E80032" w:rsidRPr="00EC76D5" w:rsidRDefault="00E80032" w:rsidP="00E80032">
      <w:pPr>
        <w:pStyle w:val="Code"/>
      </w:pPr>
    </w:p>
    <w:p w14:paraId="779AAAE4" w14:textId="77777777" w:rsidR="00E80032" w:rsidRPr="00EC76D5" w:rsidRDefault="00E80032" w:rsidP="00E80032">
      <w:pPr>
        <w:pStyle w:val="Code"/>
      </w:pPr>
      <w:r w:rsidRPr="00EC76D5">
        <w:t>c = a + b; // 13</w:t>
      </w:r>
    </w:p>
    <w:p w14:paraId="039AF6C6" w14:textId="77777777" w:rsidR="00E80032" w:rsidRPr="00EC76D5" w:rsidRDefault="00E80032" w:rsidP="00E80032">
      <w:pPr>
        <w:pStyle w:val="Code"/>
      </w:pPr>
      <w:r w:rsidRPr="00EC76D5">
        <w:t>c = a - b; // 7</w:t>
      </w:r>
    </w:p>
    <w:p w14:paraId="6AF9CCD7" w14:textId="77777777" w:rsidR="00E80032" w:rsidRPr="00EC76D5" w:rsidRDefault="00E80032" w:rsidP="00E80032">
      <w:pPr>
        <w:pStyle w:val="Code"/>
      </w:pPr>
      <w:r w:rsidRPr="00EC76D5">
        <w:t>c = a * b; // 30</w:t>
      </w:r>
    </w:p>
    <w:p w14:paraId="0C3435D1" w14:textId="77777777" w:rsidR="00E80032" w:rsidRPr="00EC76D5" w:rsidRDefault="00E80032" w:rsidP="00E80032">
      <w:pPr>
        <w:pStyle w:val="Code"/>
      </w:pPr>
      <w:r w:rsidRPr="00EC76D5">
        <w:t>c = a / b; // 3, integer division</w:t>
      </w:r>
    </w:p>
    <w:p w14:paraId="4A014102" w14:textId="77777777" w:rsidR="00E80032" w:rsidRPr="00EC76D5" w:rsidRDefault="00E80032" w:rsidP="00E80032">
      <w:pPr>
        <w:pStyle w:val="Code"/>
      </w:pPr>
      <w:r w:rsidRPr="00EC76D5">
        <w:t>c = a % 3; // 1, remainder</w:t>
      </w:r>
    </w:p>
    <w:p w14:paraId="2D27B867" w14:textId="77777777" w:rsidR="00E80032" w:rsidRPr="00EC76D5" w:rsidRDefault="00E80032" w:rsidP="00E80032">
      <w:pPr>
        <w:pStyle w:val="Code"/>
      </w:pPr>
    </w:p>
    <w:p w14:paraId="67DA169D" w14:textId="77777777" w:rsidR="00E80032" w:rsidRPr="00EC76D5" w:rsidRDefault="00E80032" w:rsidP="00E80032">
      <w:pPr>
        <w:pStyle w:val="Code"/>
      </w:pPr>
      <w:r w:rsidRPr="00EC76D5">
        <w:t>double d = 3.0, e;</w:t>
      </w:r>
    </w:p>
    <w:p w14:paraId="34A28504" w14:textId="77777777" w:rsidR="00E80032" w:rsidRPr="00EC76D5" w:rsidRDefault="00E80032" w:rsidP="00E80032">
      <w:pPr>
        <w:pStyle w:val="Code"/>
      </w:pPr>
      <w:r w:rsidRPr="00EC76D5">
        <w:t>e = a / d; // 3.333, floating type</w:t>
      </w:r>
    </w:p>
    <w:p w14:paraId="59D5A738" w14:textId="0E298C12"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5996" w:name="_Toc320485590"/>
      <w:bookmarkStart w:id="5997" w:name="_Toc323656700"/>
      <w:bookmarkStart w:id="5998" w:name="_Toc324085438"/>
      <w:bookmarkStart w:id="5999" w:name="_Toc383781090"/>
      <w:bookmarkStart w:id="6000" w:name="_Toc481936490"/>
      <w:r w:rsidRPr="00EC76D5">
        <w:rPr>
          <w:rStyle w:val="Italic"/>
          <w:i w:val="0"/>
        </w:rPr>
        <w:t>Pointer Arithmetic</w:t>
      </w:r>
      <w:bookmarkEnd w:id="5996"/>
      <w:bookmarkEnd w:id="5997"/>
      <w:bookmarkEnd w:id="5998"/>
      <w:bookmarkEnd w:id="5999"/>
      <w:bookmarkEnd w:id="6000"/>
    </w:p>
    <w:p w14:paraId="747CF518" w14:textId="77777777" w:rsidR="00E80032" w:rsidRPr="00EC76D5" w:rsidRDefault="00E80032" w:rsidP="00E80032">
      <w:r w:rsidRPr="00EC76D5">
        <w:t xml:space="preserve">The addition and subtraction operators are also applicable on pointers. It is called </w:t>
      </w:r>
      <w:r w:rsidRPr="00EC76D5">
        <w:rPr>
          <w:rStyle w:val="KeyWord"/>
        </w:rPr>
        <w:t>pointer</w:t>
      </w:r>
      <w:r w:rsidRPr="00EC76D5">
        <w:rPr>
          <w:rStyle w:val="Italic"/>
        </w:rPr>
        <w:t xml:space="preserve"> </w:t>
      </w:r>
      <w:r w:rsidRPr="00EC76D5">
        <w:rPr>
          <w:rStyle w:val="KeyWord"/>
        </w:rPr>
        <w:t>arithmetic</w:t>
      </w:r>
      <w:r w:rsidRPr="00EC76D5">
        <w:t xml:space="preserve">. An integral value can be added to or subtracted from a pointer. The value of the pointer is then changed by the integral value times the </w:t>
      </w:r>
      <w:r w:rsidRPr="00EC76D5">
        <w:rPr>
          <w:rStyle w:val="Italic"/>
        </w:rPr>
        <w:t>size</w:t>
      </w:r>
      <w:r w:rsidRPr="00EC76D5">
        <w:t xml:space="preserve"> of the type the pointer points at. As the </w:t>
      </w:r>
      <w:r w:rsidRPr="00EC76D5">
        <w:rPr>
          <w:rStyle w:val="KeyWord"/>
        </w:rPr>
        <w:t>void</w:t>
      </w:r>
      <w:r w:rsidRPr="00EC76D5">
        <w:t xml:space="preserve"> type is not really a type, but rather the absence of a type, it has no size. Therefore, we cannot perform pointer arithmetic on </w:t>
      </w:r>
      <w:r w:rsidRPr="00EC76D5">
        <w:rPr>
          <w:rStyle w:val="KeyWord"/>
        </w:rPr>
        <w:t>void</w:t>
      </w:r>
      <w:r w:rsidRPr="00EC76D5">
        <w:t xml:space="preserve"> pointers.</w:t>
      </w:r>
    </w:p>
    <w:p w14:paraId="78D38D2E" w14:textId="77777777" w:rsidR="00E80032" w:rsidRPr="00EC76D5" w:rsidRDefault="00E80032" w:rsidP="00E80032">
      <w:r w:rsidRPr="00EC76D5">
        <w:t xml:space="preserve">In the code below, let us assume that </w:t>
      </w:r>
      <w:r w:rsidRPr="00EC76D5">
        <w:rPr>
          <w:rStyle w:val="CodeInText0"/>
        </w:rPr>
        <w:t>number</w:t>
      </w:r>
      <w:r w:rsidRPr="00EC76D5">
        <w:t xml:space="preserve"> is stored at memory location 10,000 and that the integer type has the size of four bytes. Then the pointer </w:t>
      </w:r>
      <w:r w:rsidRPr="00EC76D5">
        <w:rPr>
          <w:rStyle w:val="CodeInText0"/>
        </w:rPr>
        <w:t>numberPtr</w:t>
      </w:r>
      <w:r w:rsidRPr="00EC76D5">
        <w:t xml:space="preserve"> will assume the values 10,000, 10,004, 10,008, and 10,012, </w:t>
      </w:r>
      <w:r w:rsidRPr="00EC76D5">
        <w:rPr>
          <w:rStyle w:val="Italic"/>
        </w:rPr>
        <w:t>not</w:t>
      </w:r>
      <w:r w:rsidRPr="00EC76D5">
        <w:t xml:space="preserve"> the values 10,000, 10,001, 10,002, and 10,003, as pointer arithmetic always takes the size of the type into consideration.</w:t>
      </w:r>
    </w:p>
    <w:p w14:paraId="66DC1A77" w14:textId="77777777" w:rsidR="00E80032" w:rsidRPr="00EC76D5" w:rsidRDefault="00E80032" w:rsidP="00E80032">
      <w:pPr>
        <w:rPr>
          <w:szCs w:val="21"/>
        </w:rPr>
      </w:pPr>
      <w:r w:rsidRPr="00EC76D5">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7A4296" w:rsidRPr="003F7CF1" w:rsidRDefault="007A4296"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7A4296" w:rsidRPr="003F7CF1" w:rsidRDefault="007A4296"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7A4296" w:rsidRPr="003F7CF1" w:rsidRDefault="007A4296"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7A4296" w:rsidRPr="003F7CF1" w:rsidRDefault="007A4296"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7A4296" w:rsidRPr="003F7CF1" w:rsidRDefault="007A4296"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7A4296" w:rsidRPr="003F7CF1" w:rsidRDefault="007A4296"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7A4296" w:rsidRPr="003F7CF1" w:rsidRDefault="007A4296"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7A4296" w:rsidRPr="003F7CF1" w:rsidRDefault="007A4296"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7A4296" w:rsidRPr="003F7CF1" w:rsidRDefault="007A4296"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7A4296" w:rsidRPr="003F7CF1" w:rsidRDefault="007A4296"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211"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">
                <v:shape id="_x0000_s1212" type="#_x0000_t75" style="position:absolute;width:57384;height:16230;visibility:visible;mso-wrap-style:square">
                  <v:fill o:detectmouseclick="t"/>
                  <v:path o:connecttype="none"/>
                </v:shape>
                <v:rect id="Rectangle 130" o:spid="_x0000_s1213"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7A4296" w:rsidRPr="003F7CF1" w:rsidRDefault="007A4296" w:rsidP="00E80032">
                        <w:pPr>
                          <w:pStyle w:val="SourceCodeBoxText"/>
                          <w:rPr>
                            <w:sz w:val="19"/>
                            <w:szCs w:val="19"/>
                          </w:rPr>
                        </w:pPr>
                      </w:p>
                    </w:txbxContent>
                  </v:textbox>
                </v:rect>
                <v:shape id="Text Box 131" o:spid="_x0000_s1214"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7A4296" w:rsidRPr="003F7CF1" w:rsidRDefault="007A4296" w:rsidP="00E80032">
                        <w:pPr>
                          <w:pStyle w:val="SourceCodeBoxHeader"/>
                          <w:rPr>
                            <w:sz w:val="19"/>
                            <w:szCs w:val="19"/>
                            <w:lang w:val="sv-SE"/>
                          </w:rPr>
                        </w:pPr>
                        <w:r>
                          <w:rPr>
                            <w:sz w:val="19"/>
                            <w:szCs w:val="19"/>
                            <w:lang w:val="sv-SE"/>
                          </w:rPr>
                          <w:t>numberPtr</w:t>
                        </w:r>
                      </w:p>
                    </w:txbxContent>
                  </v:textbox>
                </v:shape>
                <v:rect id="Rectangle 132" o:spid="_x0000_s1215"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7A4296" w:rsidRPr="003F7CF1" w:rsidRDefault="007A4296" w:rsidP="00E80032">
                        <w:pPr>
                          <w:pStyle w:val="SourceCodeBoxText"/>
                          <w:rPr>
                            <w:sz w:val="19"/>
                            <w:szCs w:val="19"/>
                          </w:rPr>
                        </w:pPr>
                        <w:r w:rsidRPr="003F7CF1">
                          <w:rPr>
                            <w:sz w:val="19"/>
                            <w:szCs w:val="19"/>
                          </w:rPr>
                          <w:t>102</w:t>
                        </w:r>
                      </w:p>
                    </w:txbxContent>
                  </v:textbox>
                </v:rect>
                <v:rect id="Rectangle 133" o:spid="_x0000_s1216"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7A4296" w:rsidRPr="003F7CF1" w:rsidRDefault="007A4296" w:rsidP="00E80032">
                        <w:pPr>
                          <w:pStyle w:val="SourceCodeBoxText"/>
                          <w:rPr>
                            <w:sz w:val="19"/>
                            <w:szCs w:val="19"/>
                          </w:rPr>
                        </w:pPr>
                        <w:r w:rsidRPr="003F7CF1">
                          <w:rPr>
                            <w:sz w:val="19"/>
                            <w:szCs w:val="19"/>
                          </w:rPr>
                          <w:t>100</w:t>
                        </w:r>
                      </w:p>
                    </w:txbxContent>
                  </v:textbox>
                </v:rect>
                <v:rect id="Rectangle 134" o:spid="_x0000_s1217"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7A4296" w:rsidRPr="003F7CF1" w:rsidRDefault="007A4296" w:rsidP="00E80032">
                        <w:pPr>
                          <w:pStyle w:val="SourceCodeBoxText"/>
                          <w:rPr>
                            <w:sz w:val="19"/>
                            <w:szCs w:val="19"/>
                          </w:rPr>
                        </w:pPr>
                        <w:r w:rsidRPr="003F7CF1">
                          <w:rPr>
                            <w:sz w:val="19"/>
                            <w:szCs w:val="19"/>
                          </w:rPr>
                          <w:t>101</w:t>
                        </w:r>
                      </w:p>
                    </w:txbxContent>
                  </v:textbox>
                </v:rect>
                <v:rect id="Rectangle 135" o:spid="_x0000_s1218"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7A4296" w:rsidRPr="003F7CF1" w:rsidRDefault="007A4296" w:rsidP="00E80032">
                        <w:pPr>
                          <w:pStyle w:val="SourceCodeBoxText"/>
                          <w:rPr>
                            <w:sz w:val="19"/>
                            <w:szCs w:val="19"/>
                          </w:rPr>
                        </w:pPr>
                        <w:r w:rsidRPr="003F7CF1">
                          <w:rPr>
                            <w:sz w:val="19"/>
                            <w:szCs w:val="19"/>
                          </w:rPr>
                          <w:t>103</w:t>
                        </w:r>
                      </w:p>
                    </w:txbxContent>
                  </v:textbox>
                </v:rect>
                <v:rect id="Rectangle 136" o:spid="_x0000_s1219"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7A4296" w:rsidRPr="003F7CF1" w:rsidRDefault="007A4296" w:rsidP="00E80032">
                        <w:pPr>
                          <w:pStyle w:val="SourceCodeBoxText"/>
                          <w:rPr>
                            <w:sz w:val="19"/>
                            <w:szCs w:val="19"/>
                          </w:rPr>
                        </w:pPr>
                        <w:r w:rsidRPr="003F7CF1">
                          <w:rPr>
                            <w:sz w:val="19"/>
                            <w:szCs w:val="19"/>
                          </w:rPr>
                          <w:t>10008</w:t>
                        </w:r>
                      </w:p>
                    </w:txbxContent>
                  </v:textbox>
                </v:rect>
                <v:rect id="Rectangle 137" o:spid="_x0000_s1220"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7A4296" w:rsidRPr="003F7CF1" w:rsidRDefault="007A4296" w:rsidP="00E80032">
                        <w:pPr>
                          <w:pStyle w:val="SourceCodeBoxText"/>
                          <w:rPr>
                            <w:sz w:val="19"/>
                            <w:szCs w:val="19"/>
                          </w:rPr>
                        </w:pPr>
                        <w:r w:rsidRPr="003F7CF1">
                          <w:rPr>
                            <w:sz w:val="19"/>
                            <w:szCs w:val="19"/>
                          </w:rPr>
                          <w:t>10000</w:t>
                        </w:r>
                      </w:p>
                    </w:txbxContent>
                  </v:textbox>
                </v:rect>
                <v:rect id="Rectangle 138" o:spid="_x0000_s1221"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7A4296" w:rsidRPr="003F7CF1" w:rsidRDefault="007A4296" w:rsidP="00E80032">
                        <w:pPr>
                          <w:pStyle w:val="SourceCodeBoxText"/>
                          <w:rPr>
                            <w:sz w:val="19"/>
                            <w:szCs w:val="19"/>
                          </w:rPr>
                        </w:pPr>
                        <w:r w:rsidRPr="003F7CF1">
                          <w:rPr>
                            <w:sz w:val="19"/>
                            <w:szCs w:val="19"/>
                          </w:rPr>
                          <w:t>10004</w:t>
                        </w:r>
                      </w:p>
                    </w:txbxContent>
                  </v:textbox>
                </v:rect>
                <v:rect id="Rectangle 139" o:spid="_x0000_s1222"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7A4296" w:rsidRPr="003F7CF1" w:rsidRDefault="007A4296" w:rsidP="00E80032">
                        <w:pPr>
                          <w:pStyle w:val="SourceCodeBoxText"/>
                          <w:rPr>
                            <w:sz w:val="19"/>
                            <w:szCs w:val="19"/>
                          </w:rPr>
                        </w:pPr>
                        <w:r w:rsidRPr="003F7CF1">
                          <w:rPr>
                            <w:sz w:val="19"/>
                            <w:szCs w:val="19"/>
                          </w:rPr>
                          <w:t>10012</w:t>
                        </w:r>
                      </w:p>
                    </w:txbxContent>
                  </v:textbox>
                </v:rect>
                <v:line id="Line 140" o:spid="_x0000_s1223"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EC76D5" w:rsidRDefault="00E80032" w:rsidP="00E80032">
      <w:pPr>
        <w:pStyle w:val="Code"/>
      </w:pPr>
      <w:r w:rsidRPr="00EC76D5">
        <w:t>int number = 100;</w:t>
      </w:r>
    </w:p>
    <w:p w14:paraId="2DAFA481" w14:textId="77777777" w:rsidR="00E80032" w:rsidRPr="00EC76D5" w:rsidRDefault="00E80032" w:rsidP="00E80032">
      <w:pPr>
        <w:pStyle w:val="Code"/>
      </w:pPr>
      <w:r w:rsidRPr="00EC76D5">
        <w:t>int* numberPtr = &amp;number;</w:t>
      </w:r>
    </w:p>
    <w:p w14:paraId="4646A1BC" w14:textId="77777777" w:rsidR="00E80032" w:rsidRPr="00EC76D5" w:rsidRDefault="00E80032" w:rsidP="00E80032">
      <w:pPr>
        <w:pStyle w:val="Code"/>
      </w:pPr>
    </w:p>
    <w:p w14:paraId="1EB77DF8" w14:textId="77777777" w:rsidR="00E80032" w:rsidRPr="00EC76D5" w:rsidRDefault="00E80032" w:rsidP="00E80032">
      <w:pPr>
        <w:pStyle w:val="Code"/>
      </w:pPr>
      <w:r w:rsidRPr="00EC76D5">
        <w:t>numberPtr = numberPtr + 1;</w:t>
      </w:r>
    </w:p>
    <w:p w14:paraId="00685050" w14:textId="77777777" w:rsidR="00E80032" w:rsidRPr="00EC76D5" w:rsidRDefault="00E80032" w:rsidP="00E80032">
      <w:pPr>
        <w:pStyle w:val="Code"/>
      </w:pPr>
      <w:r w:rsidRPr="00EC76D5">
        <w:t>*numberPtr = number + 1;</w:t>
      </w:r>
    </w:p>
    <w:p w14:paraId="3CDDCFE6" w14:textId="77777777" w:rsidR="00E80032" w:rsidRPr="00EC76D5" w:rsidRDefault="00E80032" w:rsidP="00E80032">
      <w:pPr>
        <w:pStyle w:val="Code"/>
      </w:pPr>
    </w:p>
    <w:p w14:paraId="247D854C" w14:textId="77777777" w:rsidR="00E80032" w:rsidRPr="00EC76D5" w:rsidRDefault="00E80032" w:rsidP="00E80032">
      <w:pPr>
        <w:pStyle w:val="Code"/>
      </w:pPr>
      <w:r w:rsidRPr="00EC76D5">
        <w:t>numberPtr = numberPtr + 1;</w:t>
      </w:r>
    </w:p>
    <w:p w14:paraId="7E6F7532" w14:textId="77777777" w:rsidR="00E80032" w:rsidRPr="00EC76D5" w:rsidRDefault="00E80032" w:rsidP="00E80032">
      <w:pPr>
        <w:pStyle w:val="Code"/>
      </w:pPr>
      <w:r w:rsidRPr="00EC76D5">
        <w:t>*numberPtr = number + 2;</w:t>
      </w:r>
    </w:p>
    <w:p w14:paraId="14EFEF09" w14:textId="77777777" w:rsidR="00E80032" w:rsidRPr="00EC76D5" w:rsidRDefault="00E80032" w:rsidP="00E80032">
      <w:pPr>
        <w:pStyle w:val="Code"/>
      </w:pPr>
    </w:p>
    <w:p w14:paraId="53B1E716" w14:textId="77777777" w:rsidR="00E80032" w:rsidRPr="00EC76D5" w:rsidRDefault="00E80032" w:rsidP="00E80032">
      <w:pPr>
        <w:pStyle w:val="Code"/>
      </w:pPr>
      <w:r w:rsidRPr="00EC76D5">
        <w:t>numberPtr = numberPtr + 1;</w:t>
      </w:r>
    </w:p>
    <w:p w14:paraId="6AFB2762" w14:textId="77777777" w:rsidR="00E80032" w:rsidRPr="00EC76D5" w:rsidRDefault="00E80032" w:rsidP="00E80032">
      <w:pPr>
        <w:pStyle w:val="Code"/>
      </w:pPr>
      <w:r w:rsidRPr="00EC76D5">
        <w:t>*numberPtr = number + 3;</w:t>
      </w:r>
    </w:p>
    <w:p w14:paraId="4022C620" w14:textId="77777777" w:rsidR="00E80032" w:rsidRPr="00EC76D5" w:rsidRDefault="00E80032" w:rsidP="00E80032">
      <w:r w:rsidRPr="00EC76D5">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EC76D5" w:rsidRDefault="00E80032" w:rsidP="00E80032">
      <w:pPr>
        <w:pStyle w:val="Code"/>
      </w:pPr>
      <w:r w:rsidRPr="00EC76D5">
        <w:t>int array[] = {1, 2, 3};</w:t>
      </w:r>
    </w:p>
    <w:p w14:paraId="4E8724AA" w14:textId="77777777" w:rsidR="00E80032" w:rsidRPr="00EC76D5" w:rsidRDefault="00E80032" w:rsidP="00E80032">
      <w:pPr>
        <w:pStyle w:val="Code"/>
      </w:pPr>
      <w:r w:rsidRPr="00EC76D5">
        <w:t>int* p1 = &amp;array[0];</w:t>
      </w:r>
    </w:p>
    <w:p w14:paraId="3196638D" w14:textId="77777777" w:rsidR="00E80032" w:rsidRPr="00EC76D5" w:rsidRDefault="00E80032" w:rsidP="00E80032">
      <w:pPr>
        <w:pStyle w:val="Code"/>
      </w:pPr>
      <w:r w:rsidRPr="00EC76D5">
        <w:lastRenderedPageBreak/>
        <w:t>int* p2 = &amp;array[2];</w:t>
      </w:r>
    </w:p>
    <w:p w14:paraId="7175F13C" w14:textId="77777777" w:rsidR="00E80032" w:rsidRPr="00EC76D5" w:rsidRDefault="00E80032" w:rsidP="00E80032">
      <w:pPr>
        <w:pStyle w:val="Code"/>
      </w:pPr>
      <w:r w:rsidRPr="00EC76D5">
        <w:t>int diff = p2 - p1; // 2</w:t>
      </w:r>
    </w:p>
    <w:p w14:paraId="54B482E8" w14:textId="41F20F9D" w:rsidR="00E80032" w:rsidRPr="00EC76D5" w:rsidRDefault="00E80032" w:rsidP="00E80032">
      <w:r w:rsidRPr="00EC76D5">
        <w:t xml:space="preserve">The index notation for arrays is equivalent to the </w:t>
      </w:r>
      <w:r w:rsidR="00B02345">
        <w:t>dereference</w:t>
      </w:r>
      <w:r w:rsidRPr="00EC76D5">
        <w:t xml:space="preserve">ereeing of pointers together with pointer arithmetic. The second and third lines of the following code are by </w:t>
      </w:r>
      <w:r w:rsidR="00C37108">
        <w:t>definition</w:t>
      </w:r>
      <w:r w:rsidRPr="00EC76D5">
        <w:t xml:space="preserve"> interchangeable.</w:t>
      </w:r>
    </w:p>
    <w:p w14:paraId="2C0EDEB7" w14:textId="77777777" w:rsidR="00E80032" w:rsidRPr="00EC76D5" w:rsidRDefault="00E80032" w:rsidP="00E80032">
      <w:pPr>
        <w:pStyle w:val="Code"/>
      </w:pPr>
      <w:r w:rsidRPr="00EC76D5">
        <w:t>int array[] = {1, 2, 3};</w:t>
      </w:r>
    </w:p>
    <w:p w14:paraId="5182E38D" w14:textId="77777777" w:rsidR="00E80032" w:rsidRPr="00EC76D5" w:rsidRDefault="00E80032" w:rsidP="00E80032">
      <w:pPr>
        <w:pStyle w:val="Code"/>
      </w:pPr>
      <w:r w:rsidRPr="00EC76D5">
        <w:t>array[1] = array[2] + 1;</w:t>
      </w:r>
    </w:p>
    <w:p w14:paraId="25608698" w14:textId="77777777" w:rsidR="00E80032" w:rsidRPr="00EC76D5" w:rsidRDefault="00E80032" w:rsidP="00E80032">
      <w:pPr>
        <w:pStyle w:val="Code"/>
      </w:pPr>
      <w:r w:rsidRPr="00EC76D5">
        <w:t>*(array + 1) = *(array + 2) + 1;</w:t>
      </w:r>
    </w:p>
    <w:p w14:paraId="03183E0E" w14:textId="2B58E73D"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01" w:name="_Toc320485591"/>
      <w:bookmarkStart w:id="6002" w:name="_Toc323656701"/>
      <w:bookmarkStart w:id="6003" w:name="_Toc324085439"/>
      <w:bookmarkStart w:id="6004" w:name="_Toc383781091"/>
      <w:bookmarkStart w:id="6005" w:name="_Toc481936491"/>
      <w:r w:rsidRPr="00EC76D5">
        <w:t>Increment and decrement</w:t>
      </w:r>
      <w:bookmarkEnd w:id="6001"/>
      <w:bookmarkEnd w:id="6002"/>
      <w:bookmarkEnd w:id="6003"/>
      <w:bookmarkEnd w:id="6004"/>
      <w:bookmarkEnd w:id="6005"/>
    </w:p>
    <w:p w14:paraId="5411417A" w14:textId="77777777" w:rsidR="00E80032" w:rsidRPr="00EC76D5" w:rsidRDefault="00E80032" w:rsidP="00E80032">
      <w:r w:rsidRPr="00EC76D5">
        <w:t>There are two rather special operators: increment (++) and decrement (--)</w:t>
      </w:r>
      <w:r w:rsidRPr="00EC76D5">
        <w:rPr>
          <w:rStyle w:val="Fotnotsreferens"/>
          <w:szCs w:val="21"/>
        </w:rPr>
        <w:footnoteReference w:id="26"/>
      </w:r>
      <w:r w:rsidRPr="00EC76D5">
        <w:t>. They add or subtract one from its operand. The operator can be placed before (</w:t>
      </w:r>
      <w:r w:rsidRPr="00EC76D5">
        <w:rPr>
          <w:rStyle w:val="KeyWord"/>
        </w:rPr>
        <w:t>prefix</w:t>
      </w:r>
      <w:r w:rsidRPr="00EC76D5">
        <w:t>) or after (</w:t>
      </w:r>
      <w:r w:rsidRPr="00EC76D5">
        <w:rPr>
          <w:rStyle w:val="KeyWord"/>
        </w:rPr>
        <w:t>postfix</w:t>
      </w:r>
      <w:r w:rsidRPr="00EC76D5">
        <w:t>) its operand.</w:t>
      </w:r>
    </w:p>
    <w:p w14:paraId="3509CD79" w14:textId="77777777" w:rsidR="00E80032" w:rsidRPr="00EC76D5" w:rsidRDefault="00E80032" w:rsidP="00E80032">
      <w:pPr>
        <w:pStyle w:val="Code"/>
      </w:pPr>
      <w:r w:rsidRPr="00EC76D5">
        <w:t>int a = 1, b = 1;</w:t>
      </w:r>
    </w:p>
    <w:p w14:paraId="541C77DE" w14:textId="77777777" w:rsidR="00E80032" w:rsidRPr="00EC76D5" w:rsidRDefault="00E80032" w:rsidP="00E80032">
      <w:pPr>
        <w:pStyle w:val="Code"/>
      </w:pPr>
      <w:r w:rsidRPr="00EC76D5">
        <w:t>++a; // 2, prefix increment</w:t>
      </w:r>
    </w:p>
    <w:p w14:paraId="632F627A" w14:textId="77777777" w:rsidR="00E80032" w:rsidRPr="00EC76D5" w:rsidRDefault="00E80032" w:rsidP="00E80032">
      <w:pPr>
        <w:pStyle w:val="Code"/>
      </w:pPr>
      <w:r w:rsidRPr="00EC76D5">
        <w:t>b++; // 2, postfix increment</w:t>
      </w:r>
    </w:p>
    <w:p w14:paraId="2BE1D290" w14:textId="77777777" w:rsidR="00E80032" w:rsidRPr="00EC76D5" w:rsidRDefault="00E80032" w:rsidP="00E80032">
      <w:r w:rsidRPr="00EC76D5">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EC76D5" w:rsidRDefault="00E80032" w:rsidP="00E80032">
      <w:pPr>
        <w:pStyle w:val="Code"/>
      </w:pPr>
      <w:r w:rsidRPr="00EC76D5">
        <w:t>int a = 1, b = 1, c, d;</w:t>
      </w:r>
    </w:p>
    <w:p w14:paraId="6DD03B5F" w14:textId="77777777" w:rsidR="00E80032" w:rsidRPr="00EC76D5" w:rsidRDefault="00E80032" w:rsidP="00E80032">
      <w:pPr>
        <w:pStyle w:val="Code"/>
      </w:pPr>
      <w:r w:rsidRPr="00EC76D5">
        <w:t>c = --a; // c = 0, prefix decrement</w:t>
      </w:r>
    </w:p>
    <w:p w14:paraId="68829D07" w14:textId="77777777" w:rsidR="00E80032" w:rsidRPr="00EC76D5" w:rsidRDefault="00E80032" w:rsidP="00E80032">
      <w:pPr>
        <w:pStyle w:val="Code"/>
      </w:pPr>
      <w:r w:rsidRPr="00EC76D5">
        <w:t>d = b--; // d = 1, postfix decrement</w:t>
      </w:r>
    </w:p>
    <w:p w14:paraId="75CEF692" w14:textId="665D7101"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06" w:name="_Toc320485592"/>
      <w:bookmarkStart w:id="6007" w:name="_Toc323656702"/>
      <w:bookmarkStart w:id="6008" w:name="_Toc324085440"/>
      <w:bookmarkStart w:id="6009" w:name="_Toc383781092"/>
      <w:bookmarkStart w:id="6010" w:name="_Toc481936492"/>
      <w:r w:rsidRPr="00EC76D5">
        <w:t>Relational Operators</w:t>
      </w:r>
      <w:bookmarkEnd w:id="6006"/>
      <w:bookmarkEnd w:id="6007"/>
      <w:bookmarkEnd w:id="6008"/>
      <w:bookmarkEnd w:id="6009"/>
      <w:bookmarkEnd w:id="6010"/>
    </w:p>
    <w:p w14:paraId="1FD647DC" w14:textId="77777777" w:rsidR="00E80032" w:rsidRPr="00EC76D5" w:rsidRDefault="00E80032" w:rsidP="00E80032">
      <w:r w:rsidRPr="00EC76D5">
        <w:t xml:space="preserve">There are six relational operators: </w:t>
      </w:r>
      <w:r w:rsidRPr="00EC76D5">
        <w:rPr>
          <w:rStyle w:val="KeyWord"/>
        </w:rPr>
        <w:t>equal to</w:t>
      </w:r>
      <w:r w:rsidRPr="00EC76D5">
        <w:t xml:space="preserve"> (==), </w:t>
      </w:r>
      <w:r w:rsidRPr="00EC76D5">
        <w:rPr>
          <w:rStyle w:val="KeyWord"/>
        </w:rPr>
        <w:t>not equal to</w:t>
      </w:r>
      <w:r w:rsidRPr="00EC76D5">
        <w:t xml:space="preserve"> (!=), </w:t>
      </w:r>
      <w:r w:rsidRPr="00EC76D5">
        <w:rPr>
          <w:rStyle w:val="KeyWord"/>
        </w:rPr>
        <w:t>less than</w:t>
      </w:r>
      <w:r w:rsidRPr="00EC76D5">
        <w:t xml:space="preserve"> (&lt;), </w:t>
      </w:r>
      <w:r w:rsidRPr="00EC76D5">
        <w:rPr>
          <w:rStyle w:val="KeyWord"/>
        </w:rPr>
        <w:t>less than or equal to</w:t>
      </w:r>
      <w:r w:rsidRPr="00EC76D5">
        <w:t xml:space="preserve"> (&lt;=), </w:t>
      </w:r>
      <w:r w:rsidRPr="00EC76D5">
        <w:rPr>
          <w:rStyle w:val="KeyWord"/>
        </w:rPr>
        <w:t>greater than</w:t>
      </w:r>
      <w:r w:rsidRPr="00EC76D5">
        <w:t xml:space="preserve"> (&gt;), </w:t>
      </w:r>
      <w:r w:rsidRPr="00EC76D5">
        <w:rPr>
          <w:rStyle w:val="KeyWord"/>
        </w:rPr>
        <w:t>greater than or equal to</w:t>
      </w:r>
      <w:r w:rsidRPr="00EC76D5">
        <w:t xml:space="preserve"> (&gt;=)</w:t>
      </w:r>
      <w:r w:rsidRPr="00EC76D5">
        <w:rPr>
          <w:rStyle w:val="Fotnotsreferens"/>
          <w:szCs w:val="21"/>
        </w:rPr>
        <w:footnoteReference w:id="27"/>
      </w:r>
      <w:r w:rsidRPr="00EC76D5">
        <w:t xml:space="preserve">. Observe that the </w:t>
      </w:r>
      <w:r w:rsidRPr="00EC76D5">
        <w:rPr>
          <w:rStyle w:val="KeyWord"/>
        </w:rPr>
        <w:t>equal to</w:t>
      </w:r>
      <w:r w:rsidRPr="00EC76D5">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EC76D5" w:rsidRDefault="00E80032" w:rsidP="00E80032">
      <w:pPr>
        <w:pStyle w:val="Code"/>
      </w:pPr>
      <w:r w:rsidRPr="00EC76D5">
        <w:t>int i = 3;</w:t>
      </w:r>
    </w:p>
    <w:p w14:paraId="70A64BB8" w14:textId="77777777" w:rsidR="00E80032" w:rsidRPr="00EC76D5" w:rsidRDefault="00E80032" w:rsidP="00E80032">
      <w:pPr>
        <w:pStyle w:val="Code"/>
      </w:pPr>
      <w:r w:rsidRPr="00EC76D5">
        <w:t>double x = 1.2;</w:t>
      </w:r>
    </w:p>
    <w:p w14:paraId="36B3C310" w14:textId="77777777" w:rsidR="00E80032" w:rsidRPr="00EC76D5" w:rsidRDefault="00E80032" w:rsidP="00E80032">
      <w:pPr>
        <w:pStyle w:val="Code"/>
      </w:pPr>
      <w:r w:rsidRPr="00EC76D5">
        <w:t>int b = i &gt; 0; // true (an integer value not equal to zero, usually one)</w:t>
      </w:r>
    </w:p>
    <w:p w14:paraId="294F01F9" w14:textId="77777777" w:rsidR="00E80032" w:rsidRPr="00EC76D5" w:rsidRDefault="00E80032" w:rsidP="00E80032">
      <w:pPr>
        <w:pStyle w:val="Code"/>
      </w:pPr>
      <w:r w:rsidRPr="00EC76D5">
        <w:t>int c = (x == 2); // false (always zero)</w:t>
      </w:r>
    </w:p>
    <w:p w14:paraId="570B7A08" w14:textId="6BB6062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11" w:name="_Toc320485593"/>
      <w:bookmarkStart w:id="6012" w:name="_Toc323656703"/>
      <w:bookmarkStart w:id="6013" w:name="_Toc324085441"/>
      <w:bookmarkStart w:id="6014" w:name="_Toc383781093"/>
      <w:bookmarkStart w:id="6015" w:name="_Toc481936493"/>
      <w:r w:rsidRPr="00EC76D5">
        <w:t>Logical Operators</w:t>
      </w:r>
      <w:bookmarkEnd w:id="6011"/>
      <w:bookmarkEnd w:id="6012"/>
      <w:bookmarkEnd w:id="6013"/>
      <w:bookmarkEnd w:id="6014"/>
      <w:bookmarkEnd w:id="6015"/>
    </w:p>
    <w:p w14:paraId="6E55772B" w14:textId="77777777" w:rsidR="00E80032" w:rsidRPr="00EC76D5" w:rsidRDefault="00E80032" w:rsidP="00E80032">
      <w:r w:rsidRPr="00EC76D5">
        <w:t xml:space="preserve">There are three logical operators: </w:t>
      </w:r>
      <w:r w:rsidRPr="00EC76D5">
        <w:rPr>
          <w:rStyle w:val="KeyWord"/>
        </w:rPr>
        <w:t>not</w:t>
      </w:r>
      <w:r w:rsidRPr="00EC76D5">
        <w:t xml:space="preserve"> (!), </w:t>
      </w:r>
      <w:r w:rsidRPr="00EC76D5">
        <w:rPr>
          <w:rStyle w:val="KeyWord"/>
        </w:rPr>
        <w:t>or</w:t>
      </w:r>
      <w:r w:rsidRPr="00EC76D5">
        <w:t xml:space="preserve"> (||), and </w:t>
      </w:r>
      <w:r w:rsidRPr="00EC76D5">
        <w:rPr>
          <w:rStyle w:val="KeyWord"/>
        </w:rPr>
        <w:t>and</w:t>
      </w:r>
      <w:r w:rsidRPr="00EC76D5">
        <w:t xml:space="preserve"> (&amp;&amp;). They take and return numerical values interpreted as logical values.</w:t>
      </w:r>
    </w:p>
    <w:p w14:paraId="5FC9ACE6" w14:textId="77777777" w:rsidR="00E80032" w:rsidRPr="00EC76D5" w:rsidRDefault="00E80032" w:rsidP="00E80032">
      <w:pPr>
        <w:pStyle w:val="Code"/>
      </w:pPr>
      <w:r w:rsidRPr="00EC76D5">
        <w:t>int i = 3;</w:t>
      </w:r>
    </w:p>
    <w:p w14:paraId="56FACC32" w14:textId="77777777" w:rsidR="00E80032" w:rsidRPr="00EC76D5" w:rsidRDefault="00E80032" w:rsidP="00E80032">
      <w:pPr>
        <w:pStyle w:val="Code"/>
      </w:pPr>
      <w:r w:rsidRPr="00EC76D5">
        <w:t>int b, c, d, e;</w:t>
      </w:r>
    </w:p>
    <w:p w14:paraId="6E786F6E" w14:textId="77777777" w:rsidR="00E80032" w:rsidRPr="00EC76D5" w:rsidRDefault="00E80032" w:rsidP="00E80032">
      <w:pPr>
        <w:pStyle w:val="Code"/>
      </w:pPr>
    </w:p>
    <w:p w14:paraId="1D57C3ED" w14:textId="77777777" w:rsidR="00E80032" w:rsidRPr="00EC76D5" w:rsidRDefault="00E80032" w:rsidP="00E80032">
      <w:pPr>
        <w:pStyle w:val="Code"/>
      </w:pPr>
      <w:r w:rsidRPr="00EC76D5">
        <w:t>b = (i == 3); // true (not zero)</w:t>
      </w:r>
    </w:p>
    <w:p w14:paraId="4B042367" w14:textId="77777777" w:rsidR="00E80032" w:rsidRPr="00EC76D5" w:rsidRDefault="00E80032" w:rsidP="00E80032">
      <w:pPr>
        <w:pStyle w:val="Code"/>
      </w:pPr>
      <w:r w:rsidRPr="00EC76D5">
        <w:t>c = !b; // false (zero)</w:t>
      </w:r>
    </w:p>
    <w:p w14:paraId="78CF0B1E" w14:textId="77777777" w:rsidR="00E80032" w:rsidRPr="00EC76D5" w:rsidRDefault="00E80032" w:rsidP="00E80032">
      <w:pPr>
        <w:pStyle w:val="Code"/>
      </w:pPr>
      <w:r w:rsidRPr="00EC76D5">
        <w:t>d = b || c; // true (not zero)</w:t>
      </w:r>
    </w:p>
    <w:p w14:paraId="39EA82E6" w14:textId="77777777" w:rsidR="00E80032" w:rsidRPr="00EC76D5" w:rsidRDefault="00E80032" w:rsidP="00E80032">
      <w:pPr>
        <w:pStyle w:val="Code"/>
      </w:pPr>
      <w:r w:rsidRPr="00EC76D5">
        <w:lastRenderedPageBreak/>
        <w:t>e = b &amp;&amp; c; // false (zero)</w:t>
      </w:r>
    </w:p>
    <w:p w14:paraId="74AC74EA" w14:textId="77777777" w:rsidR="00E80032" w:rsidRPr="00EC76D5" w:rsidRDefault="00E80032" w:rsidP="00E80032">
      <w:r w:rsidRPr="00EC76D5">
        <w:t>C applies lazy evaluation (also called short-circuit evaluation), which means that an expression will not be evaluated to a further extent than necessary to find its value. In the following example, the evaluation of the expression is completed when the left expression (</w:t>
      </w:r>
      <w:r w:rsidRPr="00EC76D5">
        <w:rPr>
          <w:rStyle w:val="CodeInText0"/>
        </w:rPr>
        <w:t>i != 0</w:t>
      </w:r>
      <w:r w:rsidRPr="00EC76D5">
        <w:t>) is evaluated to false. If the left expression is false, the whole expression must also be false because it needs both the left and right sub expressions to be true for the whole expression to be true. This gives that the right expression (</w:t>
      </w:r>
      <w:r w:rsidRPr="00EC76D5">
        <w:rPr>
          <w:rStyle w:val="CodeInText0"/>
        </w:rPr>
        <w:t>1 / i == 1</w:t>
      </w:r>
      <w:r w:rsidRPr="00EC76D5">
        <w:t>) will never be evaluated and the division with zero will never occur.</w:t>
      </w:r>
    </w:p>
    <w:p w14:paraId="170E1A2A" w14:textId="77777777" w:rsidR="00E80032" w:rsidRPr="00EC76D5" w:rsidRDefault="00E80032" w:rsidP="00E80032">
      <w:pPr>
        <w:pStyle w:val="Code"/>
      </w:pPr>
      <w:r w:rsidRPr="00EC76D5">
        <w:t>int i = 0;</w:t>
      </w:r>
    </w:p>
    <w:p w14:paraId="130E7921" w14:textId="77777777" w:rsidR="00E80032" w:rsidRPr="00EC76D5" w:rsidRDefault="00E80032" w:rsidP="00E80032">
      <w:pPr>
        <w:pStyle w:val="Code"/>
      </w:pPr>
      <w:r w:rsidRPr="00EC76D5">
        <w:t>int b = (i != 0) &amp;&amp; (1 / i == 1); // false (zero);</w:t>
      </w:r>
    </w:p>
    <w:p w14:paraId="2D499F7C" w14:textId="04CD24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16" w:name="_Toc320485594"/>
      <w:bookmarkStart w:id="6017" w:name="_Toc323656704"/>
      <w:bookmarkStart w:id="6018" w:name="_Toc324085442"/>
      <w:bookmarkStart w:id="6019" w:name="_Toc383781094"/>
      <w:bookmarkStart w:id="6020" w:name="_Toc481936494"/>
      <w:r w:rsidRPr="00EC76D5">
        <w:t>Bitwise Operators</w:t>
      </w:r>
      <w:bookmarkEnd w:id="6016"/>
      <w:bookmarkEnd w:id="6017"/>
      <w:bookmarkEnd w:id="6018"/>
      <w:bookmarkEnd w:id="6019"/>
      <w:bookmarkEnd w:id="6020"/>
    </w:p>
    <w:p w14:paraId="7C78303C" w14:textId="77777777" w:rsidR="00E80032" w:rsidRPr="00EC76D5" w:rsidRDefault="00E80032" w:rsidP="00E80032">
      <w:r w:rsidRPr="00EC76D5">
        <w:t>An integer value can be viewed as a bit pattern. Our familiar decimal system has base 10; it can be marked with an index 10.</w:t>
      </w:r>
    </w:p>
    <w:p w14:paraId="29DF65FC" w14:textId="77777777" w:rsidR="00E80032" w:rsidRPr="00EC76D5" w:rsidRDefault="00E80032" w:rsidP="00E80032">
      <w:r w:rsidRPr="00EC76D5">
        <w:object w:dxaOrig="4880" w:dyaOrig="380" w14:anchorId="0E6B5758">
          <v:shape id="_x0000_i1027" type="#_x0000_t75" style="width:246pt;height:18pt" o:ole="">
            <v:imagedata r:id="rId12" o:title=""/>
          </v:shape>
          <o:OLEObject Type="Embed" ProgID="Equation.3" ShapeID="_x0000_i1027" DrawAspect="Content" ObjectID="_1654334485" r:id="rId13"/>
        </w:object>
      </w:r>
    </w:p>
    <w:p w14:paraId="7A583582" w14:textId="77777777" w:rsidR="00E80032" w:rsidRPr="00EC76D5" w:rsidRDefault="00E80032" w:rsidP="00E80032">
      <w:r w:rsidRPr="00EC76D5">
        <w:t xml:space="preserve">An integer value can also be viewed with the binary system, which has base 2. A single digit is called a </w:t>
      </w:r>
      <w:r w:rsidRPr="00EC76D5">
        <w:rPr>
          <w:rStyle w:val="KeyWord"/>
        </w:rPr>
        <w:t>bit</w:t>
      </w:r>
      <w:r w:rsidRPr="00EC76D5">
        <w:t xml:space="preserve">, and the integer value is called a </w:t>
      </w:r>
      <w:r w:rsidRPr="00EC76D5">
        <w:rPr>
          <w:rStyle w:val="KeyWord"/>
        </w:rPr>
        <w:t>bit pattern</w:t>
      </w:r>
      <w:r w:rsidRPr="00EC76D5">
        <w:t>. A bit may have the values one and zero.</w:t>
      </w:r>
    </w:p>
    <w:p w14:paraId="2509A893" w14:textId="77777777" w:rsidR="00E80032" w:rsidRPr="00EC76D5" w:rsidRDefault="00E80032" w:rsidP="00E80032">
      <w:r w:rsidRPr="00EC76D5">
        <w:object w:dxaOrig="4880" w:dyaOrig="380" w14:anchorId="47027E25">
          <v:shape id="_x0000_i1028" type="#_x0000_t75" style="width:246pt;height:18pt" o:ole="">
            <v:imagedata r:id="rId14" o:title=""/>
          </v:shape>
          <o:OLEObject Type="Embed" ProgID="Equation.3" ShapeID="_x0000_i1028" DrawAspect="Content" ObjectID="_1654334486" r:id="rId15"/>
        </w:object>
      </w:r>
    </w:p>
    <w:p w14:paraId="7E94DC0D" w14:textId="77777777" w:rsidR="00E80032" w:rsidRPr="00EC76D5" w:rsidRDefault="00E80032" w:rsidP="00E80032">
      <w:r w:rsidRPr="00EC76D5">
        <w:t xml:space="preserve">There are four bitwise operations in C: </w:t>
      </w:r>
      <w:r w:rsidRPr="00EC76D5">
        <w:rPr>
          <w:rStyle w:val="CodeInText0"/>
        </w:rPr>
        <w:t>inverse</w:t>
      </w:r>
      <w:r w:rsidRPr="00EC76D5">
        <w:t xml:space="preserve"> (~), </w:t>
      </w:r>
      <w:r w:rsidRPr="00EC76D5">
        <w:rPr>
          <w:rStyle w:val="CodeInText0"/>
        </w:rPr>
        <w:t>and</w:t>
      </w:r>
      <w:r w:rsidRPr="00EC76D5">
        <w:t xml:space="preserve"> (&amp;), </w:t>
      </w:r>
      <w:r w:rsidRPr="00EC76D5">
        <w:rPr>
          <w:rStyle w:val="CodeInText0"/>
        </w:rPr>
        <w:t>or</w:t>
      </w:r>
      <w:r w:rsidRPr="00EC76D5">
        <w:t xml:space="preserve"> (|), and </w:t>
      </w:r>
      <w:r w:rsidRPr="00EC76D5">
        <w:rPr>
          <w:rStyle w:val="CodeInText0"/>
        </w:rPr>
        <w:t>exclusive</w:t>
      </w:r>
      <w:r w:rsidRPr="00EC76D5">
        <w:rPr>
          <w:rStyle w:val="Italic"/>
        </w:rPr>
        <w:t xml:space="preserve"> </w:t>
      </w:r>
      <w:r w:rsidRPr="00EC76D5">
        <w:rPr>
          <w:rStyle w:val="CodeInText0"/>
        </w:rPr>
        <w:t>or</w:t>
      </w:r>
      <w:r w:rsidRPr="00EC76D5">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EC76D5" w:rsidRDefault="00E80032" w:rsidP="00E80032">
      <w:pPr>
        <w:pStyle w:val="Code"/>
        <w:rPr>
          <w:vertAlign w:val="subscript"/>
        </w:rPr>
      </w:pPr>
      <w:r w:rsidRPr="00EC76D5">
        <w:t xml:space="preserve">  10101010</w:t>
      </w:r>
      <w:r w:rsidRPr="00EC76D5">
        <w:rPr>
          <w:vertAlign w:val="subscript"/>
        </w:rPr>
        <w:t>2</w:t>
      </w:r>
      <w:r w:rsidRPr="00EC76D5">
        <w:t xml:space="preserve">        10101010</w:t>
      </w:r>
      <w:r w:rsidRPr="00EC76D5">
        <w:rPr>
          <w:vertAlign w:val="subscript"/>
        </w:rPr>
        <w:t>2</w:t>
      </w:r>
      <w:r w:rsidRPr="00EC76D5">
        <w:t xml:space="preserve">        10101010</w:t>
      </w:r>
      <w:r w:rsidRPr="00EC76D5">
        <w:rPr>
          <w:vertAlign w:val="subscript"/>
        </w:rPr>
        <w:t>2</w:t>
      </w:r>
    </w:p>
    <w:p w14:paraId="13CBA7F3" w14:textId="77777777" w:rsidR="00E80032" w:rsidRPr="00EC76D5" w:rsidRDefault="00E80032" w:rsidP="00E80032">
      <w:pPr>
        <w:pStyle w:val="Code"/>
        <w:rPr>
          <w:vertAlign w:val="subscript"/>
        </w:rPr>
      </w:pPr>
      <w:r w:rsidRPr="00EC76D5">
        <w:t>&amp;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p>
    <w:p w14:paraId="06F6D5DF" w14:textId="77777777" w:rsidR="00E80032" w:rsidRPr="00EC76D5" w:rsidRDefault="00E80032" w:rsidP="00E80032">
      <w:pPr>
        <w:pStyle w:val="Code"/>
      </w:pPr>
      <w:r w:rsidRPr="00EC76D5">
        <w:t>-----------     ------------     ------------     ------------</w:t>
      </w:r>
    </w:p>
    <w:p w14:paraId="46776F27" w14:textId="77777777" w:rsidR="00E80032" w:rsidRPr="00EC76D5" w:rsidRDefault="00E80032" w:rsidP="00E80032">
      <w:pPr>
        <w:pStyle w:val="Code"/>
        <w:rPr>
          <w:vertAlign w:val="subscript"/>
        </w:rPr>
      </w:pPr>
      <w:r w:rsidRPr="00EC76D5">
        <w:t>= 10000010</w:t>
      </w:r>
      <w:r w:rsidRPr="00EC76D5">
        <w:rPr>
          <w:vertAlign w:val="subscript"/>
        </w:rPr>
        <w:t>2</w:t>
      </w:r>
      <w:r w:rsidRPr="00EC76D5">
        <w:t xml:space="preserve">      = 10111110</w:t>
      </w:r>
      <w:r w:rsidRPr="00EC76D5">
        <w:rPr>
          <w:vertAlign w:val="subscript"/>
        </w:rPr>
        <w:t>2</w:t>
      </w:r>
      <w:r w:rsidRPr="00EC76D5">
        <w:t xml:space="preserve">      = 00111100</w:t>
      </w:r>
      <w:r w:rsidRPr="00EC76D5">
        <w:rPr>
          <w:vertAlign w:val="subscript"/>
        </w:rPr>
        <w:t>2</w:t>
      </w:r>
      <w:r w:rsidRPr="00EC76D5">
        <w:t xml:space="preserve">      = 01101001</w:t>
      </w:r>
      <w:r w:rsidRPr="00EC76D5">
        <w:rPr>
          <w:vertAlign w:val="subscript"/>
        </w:rPr>
        <w:t>2</w:t>
      </w:r>
    </w:p>
    <w:p w14:paraId="6EF00C46" w14:textId="77777777" w:rsidR="00E80032" w:rsidRPr="00EC76D5" w:rsidRDefault="00E80032" w:rsidP="00E80032">
      <w:pPr>
        <w:pStyle w:val="Code"/>
      </w:pPr>
    </w:p>
    <w:p w14:paraId="0A13C2DB" w14:textId="77777777" w:rsidR="00E80032" w:rsidRPr="00EC76D5" w:rsidRDefault="00E80032" w:rsidP="00E80032">
      <w:pPr>
        <w:pStyle w:val="Code"/>
        <w:rPr>
          <w:vertAlign w:val="subscript"/>
        </w:rPr>
      </w:pPr>
      <w:r w:rsidRPr="00EC76D5">
        <w:t>int a = 170; // 10101010</w:t>
      </w:r>
      <w:r w:rsidRPr="00EC76D5">
        <w:rPr>
          <w:vertAlign w:val="subscript"/>
        </w:rPr>
        <w:t>2</w:t>
      </w:r>
    </w:p>
    <w:p w14:paraId="332714EA" w14:textId="77777777" w:rsidR="00E80032" w:rsidRPr="00EC76D5" w:rsidRDefault="00E80032" w:rsidP="00E80032">
      <w:pPr>
        <w:pStyle w:val="Code"/>
        <w:rPr>
          <w:vertAlign w:val="subscript"/>
        </w:rPr>
      </w:pPr>
      <w:r w:rsidRPr="00EC76D5">
        <w:t>int b = 150; // 10010110</w:t>
      </w:r>
      <w:r w:rsidRPr="00EC76D5">
        <w:rPr>
          <w:vertAlign w:val="subscript"/>
        </w:rPr>
        <w:t>2</w:t>
      </w:r>
    </w:p>
    <w:p w14:paraId="7D5A282D" w14:textId="77777777" w:rsidR="00E80032" w:rsidRPr="00EC76D5" w:rsidRDefault="00E80032" w:rsidP="00E80032">
      <w:pPr>
        <w:pStyle w:val="Code"/>
        <w:rPr>
          <w:vertAlign w:val="subscript"/>
        </w:rPr>
      </w:pPr>
    </w:p>
    <w:p w14:paraId="06C43805" w14:textId="77777777" w:rsidR="00E80032" w:rsidRPr="00EC76D5" w:rsidRDefault="00E80032" w:rsidP="00E80032">
      <w:pPr>
        <w:pStyle w:val="Code"/>
        <w:rPr>
          <w:vertAlign w:val="subscript"/>
        </w:rPr>
      </w:pPr>
      <w:r w:rsidRPr="00EC76D5">
        <w:t>int c = a &amp; b; // 10000010</w:t>
      </w:r>
      <w:r w:rsidRPr="00EC76D5">
        <w:rPr>
          <w:vertAlign w:val="subscript"/>
        </w:rPr>
        <w:t>2</w:t>
      </w:r>
      <w:r w:rsidRPr="00EC76D5">
        <w:t xml:space="preserve"> = 130</w:t>
      </w:r>
      <w:r w:rsidRPr="00EC76D5">
        <w:rPr>
          <w:vertAlign w:val="subscript"/>
        </w:rPr>
        <w:t>10</w:t>
      </w:r>
    </w:p>
    <w:p w14:paraId="30A5BA0F" w14:textId="77777777" w:rsidR="00E80032" w:rsidRPr="00EC76D5" w:rsidRDefault="00E80032" w:rsidP="00E80032">
      <w:pPr>
        <w:pStyle w:val="Code"/>
        <w:rPr>
          <w:vertAlign w:val="subscript"/>
        </w:rPr>
      </w:pPr>
      <w:r w:rsidRPr="00EC76D5">
        <w:t>int d = a | b; // 10111110</w:t>
      </w:r>
      <w:r w:rsidRPr="00EC76D5">
        <w:rPr>
          <w:vertAlign w:val="subscript"/>
        </w:rPr>
        <w:t>2</w:t>
      </w:r>
      <w:r w:rsidRPr="00EC76D5">
        <w:t xml:space="preserve"> = 190</w:t>
      </w:r>
      <w:r w:rsidRPr="00EC76D5">
        <w:rPr>
          <w:vertAlign w:val="subscript"/>
        </w:rPr>
        <w:t>10</w:t>
      </w:r>
    </w:p>
    <w:p w14:paraId="60DFABA9" w14:textId="77777777" w:rsidR="00E80032" w:rsidRPr="00EC76D5" w:rsidRDefault="00E80032" w:rsidP="00E80032">
      <w:pPr>
        <w:pStyle w:val="Code"/>
        <w:rPr>
          <w:vertAlign w:val="subscript"/>
        </w:rPr>
      </w:pPr>
      <w:r w:rsidRPr="00EC76D5">
        <w:t>int e = a ^ b; // 00111100</w:t>
      </w:r>
      <w:r w:rsidRPr="00EC76D5">
        <w:rPr>
          <w:vertAlign w:val="subscript"/>
        </w:rPr>
        <w:t>2</w:t>
      </w:r>
      <w:r w:rsidRPr="00EC76D5">
        <w:t xml:space="preserve"> = 60</w:t>
      </w:r>
      <w:r w:rsidRPr="00EC76D5">
        <w:rPr>
          <w:vertAlign w:val="subscript"/>
        </w:rPr>
        <w:t>10</w:t>
      </w:r>
    </w:p>
    <w:p w14:paraId="7FC966E8" w14:textId="77777777" w:rsidR="00E80032" w:rsidRPr="00EC76D5" w:rsidRDefault="00E80032" w:rsidP="00E80032">
      <w:pPr>
        <w:pStyle w:val="Code"/>
        <w:rPr>
          <w:vertAlign w:val="subscript"/>
        </w:rPr>
      </w:pPr>
      <w:r w:rsidRPr="00EC76D5">
        <w:t>int f = ~b;    // 01101001</w:t>
      </w:r>
      <w:r w:rsidRPr="00EC76D5">
        <w:rPr>
          <w:vertAlign w:val="subscript"/>
        </w:rPr>
        <w:t>2</w:t>
      </w:r>
      <w:r w:rsidRPr="00EC76D5">
        <w:t xml:space="preserve"> = 105</w:t>
      </w:r>
      <w:r w:rsidRPr="00EC76D5">
        <w:rPr>
          <w:vertAlign w:val="subscript"/>
        </w:rPr>
        <w:t>10</w:t>
      </w:r>
    </w:p>
    <w:p w14:paraId="6C7DBD6D" w14:textId="77777777" w:rsidR="00E80032" w:rsidRPr="00EC76D5" w:rsidRDefault="00E80032" w:rsidP="00E80032">
      <w:r w:rsidRPr="00EC76D5">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EC76D5" w:rsidRDefault="00E80032" w:rsidP="00E80032">
      <w:pPr>
        <w:pStyle w:val="Code"/>
      </w:pPr>
      <w:r w:rsidRPr="00EC76D5">
        <w:t>unsigned char a = 172;    // 10101100</w:t>
      </w:r>
      <w:r w:rsidRPr="00EC76D5">
        <w:rPr>
          <w:vertAlign w:val="subscript"/>
        </w:rPr>
        <w:t>2</w:t>
      </w:r>
    </w:p>
    <w:p w14:paraId="5443E0C6" w14:textId="77777777" w:rsidR="00E80032" w:rsidRPr="00EC76D5" w:rsidRDefault="00E80032" w:rsidP="00E80032">
      <w:pPr>
        <w:pStyle w:val="Code"/>
      </w:pPr>
      <w:r w:rsidRPr="00EC76D5">
        <w:t>unsigned char b = a &lt;&lt; 2; // 10110000</w:t>
      </w:r>
      <w:r w:rsidRPr="00EC76D5">
        <w:rPr>
          <w:vertAlign w:val="subscript"/>
        </w:rPr>
        <w:t>2</w:t>
      </w:r>
      <w:r w:rsidRPr="00EC76D5">
        <w:t xml:space="preserve"> = 176</w:t>
      </w:r>
      <w:r w:rsidRPr="00EC76D5">
        <w:rPr>
          <w:vertAlign w:val="subscript"/>
        </w:rPr>
        <w:t>10</w:t>
      </w:r>
    </w:p>
    <w:p w14:paraId="4B12E2B2" w14:textId="77777777" w:rsidR="00E80032" w:rsidRPr="00EC76D5" w:rsidRDefault="00E80032" w:rsidP="00E80032">
      <w:pPr>
        <w:pStyle w:val="Code"/>
      </w:pPr>
    </w:p>
    <w:p w14:paraId="2E8FAD8B" w14:textId="77777777" w:rsidR="00E80032" w:rsidRPr="00EC76D5" w:rsidRDefault="00E80032" w:rsidP="00E80032">
      <w:pPr>
        <w:pStyle w:val="Code"/>
      </w:pPr>
      <w:r w:rsidRPr="00EC76D5">
        <w:t>unsigned char c = 166;    // 10100110</w:t>
      </w:r>
      <w:r w:rsidRPr="00EC76D5">
        <w:rPr>
          <w:vertAlign w:val="subscript"/>
        </w:rPr>
        <w:t>2</w:t>
      </w:r>
    </w:p>
    <w:p w14:paraId="59017008" w14:textId="77777777" w:rsidR="00E80032" w:rsidRPr="00EC76D5" w:rsidRDefault="00E80032" w:rsidP="00E80032">
      <w:pPr>
        <w:pStyle w:val="Code"/>
      </w:pPr>
      <w:r w:rsidRPr="00EC76D5">
        <w:t>unsigned char d = c &gt;&gt; 2; // 00101001</w:t>
      </w:r>
      <w:r w:rsidRPr="00EC76D5">
        <w:rPr>
          <w:vertAlign w:val="subscript"/>
        </w:rPr>
        <w:t>2</w:t>
      </w:r>
      <w:r w:rsidRPr="00EC76D5">
        <w:t xml:space="preserve"> = 41</w:t>
      </w:r>
      <w:r w:rsidRPr="00EC76D5">
        <w:rPr>
          <w:vertAlign w:val="subscript"/>
        </w:rPr>
        <w:t>10</w:t>
      </w:r>
    </w:p>
    <w:p w14:paraId="2733C823" w14:textId="146A656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21" w:name="_Toc320485595"/>
      <w:bookmarkStart w:id="6022" w:name="_Toc323656705"/>
      <w:bookmarkStart w:id="6023" w:name="_Toc324085443"/>
      <w:bookmarkStart w:id="6024" w:name="_Toc383781095"/>
      <w:bookmarkStart w:id="6025" w:name="_Toc481936495"/>
      <w:r w:rsidRPr="00EC76D5">
        <w:lastRenderedPageBreak/>
        <w:t>Assignment</w:t>
      </w:r>
      <w:bookmarkEnd w:id="6021"/>
      <w:bookmarkEnd w:id="6022"/>
      <w:bookmarkEnd w:id="6023"/>
      <w:bookmarkEnd w:id="6024"/>
      <w:bookmarkEnd w:id="6025"/>
    </w:p>
    <w:p w14:paraId="0891A968" w14:textId="77777777" w:rsidR="00E80032" w:rsidRPr="00EC76D5" w:rsidRDefault="00E80032" w:rsidP="00E80032">
      <w:r w:rsidRPr="00EC76D5">
        <w:t xml:space="preserve">There are two kinds of assignment operators: </w:t>
      </w:r>
      <w:r w:rsidRPr="00EC76D5">
        <w:rPr>
          <w:rStyle w:val="KeyWord"/>
        </w:rPr>
        <w:t>simple</w:t>
      </w:r>
      <w:r w:rsidRPr="00EC76D5">
        <w:t xml:space="preserve"> and </w:t>
      </w:r>
      <w:r w:rsidRPr="00EC76D5">
        <w:rPr>
          <w:rStyle w:val="KeyWord"/>
        </w:rPr>
        <w:t>compound</w:t>
      </w:r>
      <w:r w:rsidRPr="00EC76D5">
        <w:t xml:space="preserve">. The simple variant is quite trivial, one or several variables are assigned the value of an expression. In the example below, </w:t>
      </w:r>
      <w:r w:rsidRPr="00EC76D5">
        <w:rPr>
          <w:rStyle w:val="CodeInText0"/>
        </w:rPr>
        <w:t>a</w:t>
      </w:r>
      <w:r w:rsidRPr="00EC76D5">
        <w:t xml:space="preserve">, </w:t>
      </w:r>
      <w:r w:rsidRPr="00EC76D5">
        <w:rPr>
          <w:rStyle w:val="CodeInText0"/>
        </w:rPr>
        <w:t>b</w:t>
      </w:r>
      <w:r w:rsidRPr="00EC76D5">
        <w:t xml:space="preserve">, and </w:t>
      </w:r>
      <w:r w:rsidRPr="00EC76D5">
        <w:rPr>
          <w:rStyle w:val="CodeInText0"/>
        </w:rPr>
        <w:t>c</w:t>
      </w:r>
      <w:r w:rsidRPr="00EC76D5">
        <w:t xml:space="preserve"> are all assigned the value 123.</w:t>
      </w:r>
    </w:p>
    <w:p w14:paraId="571CA138" w14:textId="77777777" w:rsidR="00E80032" w:rsidRPr="00EC76D5" w:rsidRDefault="00E80032" w:rsidP="00E80032">
      <w:pPr>
        <w:pStyle w:val="Code"/>
      </w:pPr>
      <w:r w:rsidRPr="00EC76D5">
        <w:t>int a, b, c, d = 123;</w:t>
      </w:r>
    </w:p>
    <w:p w14:paraId="0061C228" w14:textId="77777777" w:rsidR="00E80032" w:rsidRPr="00EC76D5" w:rsidRDefault="00E80032" w:rsidP="00E80032">
      <w:pPr>
        <w:pStyle w:val="Code"/>
      </w:pPr>
      <w:r w:rsidRPr="00EC76D5">
        <w:t>a = d;</w:t>
      </w:r>
    </w:p>
    <w:p w14:paraId="41621FB8" w14:textId="77777777" w:rsidR="00E80032" w:rsidRPr="00EC76D5" w:rsidRDefault="00E80032" w:rsidP="00E80032">
      <w:pPr>
        <w:pStyle w:val="Code"/>
      </w:pPr>
      <w:r w:rsidRPr="00EC76D5">
        <w:t>b = c = d;</w:t>
      </w:r>
    </w:p>
    <w:p w14:paraId="6C67AF9B" w14:textId="77777777" w:rsidR="00E80032" w:rsidRPr="00EC76D5" w:rsidRDefault="00E80032" w:rsidP="00E80032">
      <w:r w:rsidRPr="00EC76D5">
        <w:t xml:space="preserve">The compound variant is more complicated. Let us start with the additional assignment operator. In the example below, the value of </w:t>
      </w:r>
      <w:r w:rsidRPr="00EC76D5">
        <w:rPr>
          <w:rStyle w:val="CodeInText0"/>
        </w:rPr>
        <w:t>a</w:t>
      </w:r>
      <w:r w:rsidRPr="00EC76D5">
        <w:t xml:space="preserve"> is increased by the value of </w:t>
      </w:r>
      <w:r w:rsidRPr="00EC76D5">
        <w:rPr>
          <w:rStyle w:val="CodeInText0"/>
        </w:rPr>
        <w:t>b</w:t>
      </w:r>
      <w:r w:rsidRPr="00EC76D5">
        <w:t xml:space="preserve">; that is, </w:t>
      </w:r>
      <w:r w:rsidRPr="00EC76D5">
        <w:rPr>
          <w:rStyle w:val="CodeInText0"/>
        </w:rPr>
        <w:t>a</w:t>
      </w:r>
      <w:r w:rsidRPr="00EC76D5">
        <w:t xml:space="preserve"> is given the value 4.</w:t>
      </w:r>
    </w:p>
    <w:p w14:paraId="60C8CCC3" w14:textId="77777777" w:rsidR="00E80032" w:rsidRPr="00EC76D5" w:rsidRDefault="00E80032" w:rsidP="00E80032">
      <w:pPr>
        <w:pStyle w:val="Code"/>
      </w:pPr>
      <w:r w:rsidRPr="00EC76D5">
        <w:t>int a = 2, b = 4, c = 2;</w:t>
      </w:r>
    </w:p>
    <w:p w14:paraId="12642DA2" w14:textId="77777777" w:rsidR="00E80032" w:rsidRPr="00EC76D5" w:rsidRDefault="00E80032" w:rsidP="00E80032">
      <w:pPr>
        <w:pStyle w:val="Code"/>
      </w:pPr>
      <w:r w:rsidRPr="00EC76D5">
        <w:t>a += c; // 4, equivalent to a = a + c.</w:t>
      </w:r>
    </w:p>
    <w:p w14:paraId="28375CB2" w14:textId="77777777" w:rsidR="00E80032" w:rsidRPr="00EC76D5" w:rsidRDefault="00E80032" w:rsidP="00E80032">
      <w:pPr>
        <w:pStyle w:val="Code"/>
      </w:pPr>
      <w:r w:rsidRPr="00EC76D5">
        <w:t>b -= c; // 2, equivalent to a = a - c.</w:t>
      </w:r>
    </w:p>
    <w:p w14:paraId="6EEBDF05" w14:textId="77777777" w:rsidR="00E80032" w:rsidRPr="00EC76D5" w:rsidRDefault="00E80032" w:rsidP="00E80032">
      <w:r w:rsidRPr="00EC76D5">
        <w:t xml:space="preserve">In a similar manner, there are operations -=, *=, /=, %=, |=, &amp;=, ^=, &lt;&lt;=, and &gt;&gt;=. Note the difference between </w:t>
      </w:r>
      <w:r w:rsidRPr="00EC76D5">
        <w:rPr>
          <w:rStyle w:val="CodeInText0"/>
        </w:rPr>
        <w:t>a -= 2</w:t>
      </w:r>
      <w:r w:rsidRPr="00EC76D5">
        <w:t xml:space="preserve"> and </w:t>
      </w:r>
      <w:r w:rsidRPr="00EC76D5">
        <w:rPr>
          <w:rStyle w:val="CodeInText0"/>
        </w:rPr>
        <w:t>a =- 2</w:t>
      </w:r>
      <w:r w:rsidRPr="00EC76D5">
        <w:t xml:space="preserve">. In the former case, </w:t>
      </w:r>
      <w:r w:rsidRPr="00EC76D5">
        <w:rPr>
          <w:rStyle w:val="CodeInText0"/>
        </w:rPr>
        <w:t>a</w:t>
      </w:r>
      <w:r w:rsidRPr="00EC76D5">
        <w:t xml:space="preserve"> is decreased by </w:t>
      </w:r>
      <w:r w:rsidRPr="00EC76D5">
        <w:rPr>
          <w:rStyle w:val="CodeInText0"/>
        </w:rPr>
        <w:t>2</w:t>
      </w:r>
      <w:r w:rsidRPr="00EC76D5">
        <w:t xml:space="preserve">. In the latter case, </w:t>
      </w:r>
      <w:r w:rsidRPr="00EC76D5">
        <w:rPr>
          <w:rStyle w:val="CodeInText0"/>
        </w:rPr>
        <w:t>a</w:t>
      </w:r>
      <w:r w:rsidRPr="00EC76D5">
        <w:t xml:space="preserve"> is assigned </w:t>
      </w:r>
      <w:r w:rsidRPr="00EC76D5">
        <w:rPr>
          <w:rStyle w:val="CodeInText0"/>
        </w:rPr>
        <w:t>-2</w:t>
      </w:r>
      <w:r w:rsidRPr="00EC76D5">
        <w:t>.</w:t>
      </w:r>
    </w:p>
    <w:p w14:paraId="69D7B228" w14:textId="071B2DB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26" w:name="_Toc320485596"/>
      <w:bookmarkStart w:id="6027" w:name="_Toc323656706"/>
      <w:bookmarkStart w:id="6028" w:name="_Toc324085444"/>
      <w:bookmarkStart w:id="6029" w:name="_Toc383781096"/>
      <w:bookmarkStart w:id="6030" w:name="_Toc481936496"/>
      <w:r w:rsidRPr="00EC76D5">
        <w:t>The Condition Operator</w:t>
      </w:r>
      <w:bookmarkEnd w:id="6026"/>
      <w:bookmarkEnd w:id="6027"/>
      <w:bookmarkEnd w:id="6028"/>
      <w:bookmarkEnd w:id="6029"/>
      <w:bookmarkEnd w:id="6030"/>
    </w:p>
    <w:p w14:paraId="12DAA5BD" w14:textId="77777777" w:rsidR="00E80032" w:rsidRPr="00EC76D5" w:rsidRDefault="00E80032" w:rsidP="00E80032">
      <w:r w:rsidRPr="00EC76D5">
        <w:t xml:space="preserve">The </w:t>
      </w:r>
      <w:r w:rsidRPr="00EC76D5">
        <w:rPr>
          <w:rStyle w:val="KeyWord"/>
        </w:rPr>
        <w:t>condition</w:t>
      </w:r>
      <w:r w:rsidRPr="00EC76D5">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EC76D5" w:rsidRDefault="00E80032" w:rsidP="00E80032">
      <w:pPr>
        <w:pStyle w:val="Code"/>
      </w:pPr>
      <w:r w:rsidRPr="00EC76D5">
        <w:t>int a = 1, b = 2, max;</w:t>
      </w:r>
    </w:p>
    <w:p w14:paraId="675948DB" w14:textId="77777777" w:rsidR="00E80032" w:rsidRPr="00EC76D5" w:rsidRDefault="00E80032" w:rsidP="00E80032">
      <w:pPr>
        <w:pStyle w:val="Code"/>
      </w:pPr>
      <w:r w:rsidRPr="00EC76D5">
        <w:t>max = (a &gt; b) ? a : b; // The maximal value of a and b.</w:t>
      </w:r>
    </w:p>
    <w:p w14:paraId="674CDF29" w14:textId="77777777" w:rsidR="00E80032" w:rsidRPr="00EC76D5" w:rsidRDefault="00E80032" w:rsidP="00E80032">
      <w:r w:rsidRPr="00EC76D5">
        <w:t>Too frequent use of this operator tends to make the code compact and hard to read. A piece of advice is that you restrict your use of the operator to the trivial cases.</w:t>
      </w:r>
    </w:p>
    <w:p w14:paraId="0B1A0D6D" w14:textId="5EB9E10B"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31" w:name="_Toc320485597"/>
      <w:bookmarkStart w:id="6032" w:name="_Toc323656707"/>
      <w:bookmarkStart w:id="6033" w:name="_Toc324085445"/>
      <w:bookmarkStart w:id="6034" w:name="_Toc383781097"/>
      <w:bookmarkStart w:id="6035" w:name="_Toc481936497"/>
      <w:r w:rsidRPr="00EC76D5">
        <w:t>Precedence and Associatively</w:t>
      </w:r>
      <w:bookmarkEnd w:id="6031"/>
      <w:bookmarkEnd w:id="6032"/>
      <w:bookmarkEnd w:id="6033"/>
      <w:bookmarkEnd w:id="6034"/>
      <w:bookmarkEnd w:id="6035"/>
    </w:p>
    <w:p w14:paraId="0181C6CC" w14:textId="77777777" w:rsidR="00E80032" w:rsidRPr="00EC76D5" w:rsidRDefault="00E80032" w:rsidP="00E80032">
      <w:r w:rsidRPr="00EC76D5">
        <w:t xml:space="preserve">Given the expression </w:t>
      </w:r>
      <w:r w:rsidRPr="00EC76D5">
        <w:rPr>
          <w:rStyle w:val="CodeInText0"/>
        </w:rPr>
        <w:t>1 + 2 * 5</w:t>
      </w:r>
      <w:r w:rsidRPr="00EC76D5">
        <w:t xml:space="preserve">, what is its value? It is </w:t>
      </w:r>
      <w:r w:rsidRPr="00EC76D5">
        <w:rPr>
          <w:rStyle w:val="CodeInText0"/>
        </w:rPr>
        <w:t>11</w:t>
      </w:r>
      <w:r w:rsidRPr="00EC76D5">
        <w:t xml:space="preserve"> because we first multiply two with five and then add one. We say that multiplication has a higher</w:t>
      </w:r>
      <w:r w:rsidRPr="00EC76D5">
        <w:rPr>
          <w:rStyle w:val="Italic"/>
        </w:rPr>
        <w:t xml:space="preserve"> </w:t>
      </w:r>
      <w:r w:rsidRPr="00EC76D5">
        <w:rPr>
          <w:rStyle w:val="KeyWord"/>
        </w:rPr>
        <w:t>precedence</w:t>
      </w:r>
      <w:r w:rsidRPr="00EC76D5">
        <w:rPr>
          <w:rStyle w:val="Italic"/>
        </w:rPr>
        <w:t xml:space="preserve"> </w:t>
      </w:r>
      <w:r w:rsidRPr="00EC76D5">
        <w:t>than addition.</w:t>
      </w:r>
    </w:p>
    <w:p w14:paraId="6AB43C6D" w14:textId="77777777" w:rsidR="00E80032" w:rsidRPr="00EC76D5" w:rsidRDefault="00E80032" w:rsidP="00E80032">
      <w:r w:rsidRPr="00EC76D5">
        <w:t xml:space="preserve">What if we limit ourselves to one operator? Let us pick subtraction. What value has the expression </w:t>
      </w:r>
      <w:r w:rsidRPr="00EC76D5">
        <w:rPr>
          <w:rStyle w:val="CodeInText0"/>
        </w:rPr>
        <w:t>8 – 4 – 2</w:t>
      </w:r>
      <w:r w:rsidRPr="00EC76D5">
        <w:t xml:space="preserve">? As we first subtract </w:t>
      </w:r>
      <w:r w:rsidRPr="00EC76D5">
        <w:rPr>
          <w:rStyle w:val="CodeInText0"/>
        </w:rPr>
        <w:t>4</w:t>
      </w:r>
      <w:r w:rsidRPr="00EC76D5">
        <w:t xml:space="preserve"> from </w:t>
      </w:r>
      <w:r w:rsidRPr="00EC76D5">
        <w:rPr>
          <w:rStyle w:val="CodeInText0"/>
        </w:rPr>
        <w:t>8</w:t>
      </w:r>
      <w:r w:rsidRPr="00EC76D5">
        <w:t xml:space="preserve"> and then subtract </w:t>
      </w:r>
      <w:r w:rsidRPr="00EC76D5">
        <w:rPr>
          <w:rStyle w:val="CodeInText0"/>
        </w:rPr>
        <w:t>2</w:t>
      </w:r>
      <w:r w:rsidRPr="00EC76D5">
        <w:t xml:space="preserve">, the result is </w:t>
      </w:r>
      <w:r w:rsidRPr="00EC76D5">
        <w:rPr>
          <w:rStyle w:val="CodeInText0"/>
        </w:rPr>
        <w:t>2</w:t>
      </w:r>
      <w:r w:rsidRPr="00EC76D5">
        <w:t xml:space="preserve">. As we evaluate the value from left to right, we say that subtraction is </w:t>
      </w:r>
      <w:r w:rsidRPr="00EC76D5">
        <w:rPr>
          <w:rStyle w:val="KeyWord"/>
        </w:rPr>
        <w:t>left associative</w:t>
      </w:r>
      <w:r w:rsidRPr="00EC76D5">
        <w:t>.</w:t>
      </w:r>
    </w:p>
    <w:p w14:paraId="1F7F03E8" w14:textId="369ED9C9" w:rsidR="00E80032" w:rsidRPr="00EC76D5" w:rsidRDefault="00E80032" w:rsidP="00E80032">
      <w:r w:rsidRPr="00EC76D5">
        <w:t>Below follows a table over the pr</w:t>
      </w:r>
      <w:r w:rsidR="00414C74">
        <w:t>or</w:t>
      </w:r>
      <w:r w:rsidRPr="00EC76D5">
        <w:t xml:space="preserve">ities and associative of the C operators. The first operator in the table has the highest </w:t>
      </w:r>
      <w:r w:rsidR="009A4399" w:rsidRPr="00EC76D5">
        <w:t>precedence</w:t>
      </w:r>
      <w:r w:rsidRPr="00EC76D5">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EC76D5" w14:paraId="79C4A4DA" w14:textId="77777777" w:rsidTr="000803FF">
        <w:tc>
          <w:tcPr>
            <w:tcW w:w="2664" w:type="dxa"/>
          </w:tcPr>
          <w:p w14:paraId="66C5A635" w14:textId="77777777" w:rsidR="00E80032" w:rsidRPr="00EC76D5" w:rsidRDefault="00E80032" w:rsidP="000803FF">
            <w:pPr>
              <w:rPr>
                <w:rStyle w:val="Bold"/>
              </w:rPr>
            </w:pPr>
            <w:r w:rsidRPr="00EC76D5">
              <w:rPr>
                <w:rStyle w:val="Bold"/>
              </w:rPr>
              <w:t>Group</w:t>
            </w:r>
          </w:p>
        </w:tc>
        <w:tc>
          <w:tcPr>
            <w:tcW w:w="3288" w:type="dxa"/>
          </w:tcPr>
          <w:p w14:paraId="478631AB" w14:textId="77777777" w:rsidR="00E80032" w:rsidRPr="00EC76D5" w:rsidRDefault="00E80032" w:rsidP="000803FF">
            <w:pPr>
              <w:rPr>
                <w:rStyle w:val="Bold"/>
              </w:rPr>
            </w:pPr>
            <w:r w:rsidRPr="00EC76D5">
              <w:rPr>
                <w:rStyle w:val="Bold"/>
              </w:rPr>
              <w:t>Operators</w:t>
            </w:r>
          </w:p>
        </w:tc>
        <w:tc>
          <w:tcPr>
            <w:tcW w:w="2108" w:type="dxa"/>
          </w:tcPr>
          <w:p w14:paraId="022C54FA" w14:textId="77777777" w:rsidR="00E80032" w:rsidRPr="00EC76D5" w:rsidRDefault="00E80032" w:rsidP="000803FF">
            <w:pPr>
              <w:rPr>
                <w:rStyle w:val="Bold"/>
              </w:rPr>
            </w:pPr>
            <w:r w:rsidRPr="00EC76D5">
              <w:rPr>
                <w:rStyle w:val="Bold"/>
              </w:rPr>
              <w:t>Associatively</w:t>
            </w:r>
          </w:p>
        </w:tc>
      </w:tr>
      <w:tr w:rsidR="00E80032" w:rsidRPr="00EC76D5" w14:paraId="25149494" w14:textId="77777777" w:rsidTr="000803FF">
        <w:tc>
          <w:tcPr>
            <w:tcW w:w="2664" w:type="dxa"/>
          </w:tcPr>
          <w:p w14:paraId="07F53B95" w14:textId="77777777" w:rsidR="00E80032" w:rsidRPr="00EC76D5" w:rsidRDefault="00E80032" w:rsidP="000803FF">
            <w:r w:rsidRPr="00EC76D5">
              <w:t>Brackets and fields</w:t>
            </w:r>
          </w:p>
        </w:tc>
        <w:tc>
          <w:tcPr>
            <w:tcW w:w="3288" w:type="dxa"/>
          </w:tcPr>
          <w:p w14:paraId="65FB7B66" w14:textId="77777777" w:rsidR="00E80032" w:rsidRPr="00EC76D5" w:rsidRDefault="00E80032" w:rsidP="000803FF">
            <w:r w:rsidRPr="00EC76D5">
              <w:t>() [] -&gt; .</w:t>
            </w:r>
          </w:p>
        </w:tc>
        <w:tc>
          <w:tcPr>
            <w:tcW w:w="2108" w:type="dxa"/>
          </w:tcPr>
          <w:p w14:paraId="7BB9E1B3" w14:textId="77777777" w:rsidR="00E80032" w:rsidRPr="00EC76D5" w:rsidRDefault="00E80032" w:rsidP="000803FF">
            <w:r w:rsidRPr="00EC76D5">
              <w:t>Left to Right</w:t>
            </w:r>
          </w:p>
        </w:tc>
      </w:tr>
      <w:tr w:rsidR="00E80032" w:rsidRPr="00EC76D5" w14:paraId="5CC2E778" w14:textId="77777777" w:rsidTr="000803FF">
        <w:tc>
          <w:tcPr>
            <w:tcW w:w="2664" w:type="dxa"/>
          </w:tcPr>
          <w:p w14:paraId="2194B1AF" w14:textId="77777777" w:rsidR="00E80032" w:rsidRPr="00EC76D5" w:rsidRDefault="00E80032" w:rsidP="000803FF">
            <w:r w:rsidRPr="00EC76D5">
              <w:t>Unary operator</w:t>
            </w:r>
          </w:p>
        </w:tc>
        <w:tc>
          <w:tcPr>
            <w:tcW w:w="3288" w:type="dxa"/>
          </w:tcPr>
          <w:p w14:paraId="607137BA" w14:textId="77777777" w:rsidR="00E80032" w:rsidRPr="00EC76D5" w:rsidRDefault="00E80032" w:rsidP="000803FF">
            <w:r w:rsidRPr="00EC76D5">
              <w:t>! ~ ++ -- + - (type) sizeof</w:t>
            </w:r>
          </w:p>
        </w:tc>
        <w:tc>
          <w:tcPr>
            <w:tcW w:w="2108" w:type="dxa"/>
          </w:tcPr>
          <w:p w14:paraId="7273BA67" w14:textId="77777777" w:rsidR="00E80032" w:rsidRPr="00EC76D5" w:rsidRDefault="00E80032" w:rsidP="000803FF">
            <w:r w:rsidRPr="00EC76D5">
              <w:t>Right to Left</w:t>
            </w:r>
          </w:p>
        </w:tc>
      </w:tr>
      <w:tr w:rsidR="00E80032" w:rsidRPr="00EC76D5" w14:paraId="7D4CF0AD" w14:textId="77777777" w:rsidTr="000803FF">
        <w:tc>
          <w:tcPr>
            <w:tcW w:w="2664" w:type="dxa"/>
          </w:tcPr>
          <w:p w14:paraId="3C36CFB8" w14:textId="77777777" w:rsidR="00E80032" w:rsidRPr="00EC76D5" w:rsidRDefault="00E80032" w:rsidP="000803FF">
            <w:r w:rsidRPr="00EC76D5">
              <w:t>Arithmetic operators</w:t>
            </w:r>
          </w:p>
        </w:tc>
        <w:tc>
          <w:tcPr>
            <w:tcW w:w="3288" w:type="dxa"/>
          </w:tcPr>
          <w:p w14:paraId="1DCB999E" w14:textId="77777777" w:rsidR="00E80032" w:rsidRPr="00EC76D5" w:rsidRDefault="00E80032" w:rsidP="000803FF">
            <w:r w:rsidRPr="00EC76D5">
              <w:t>* / %</w:t>
            </w:r>
          </w:p>
          <w:p w14:paraId="26D0F8B9" w14:textId="77777777" w:rsidR="00E80032" w:rsidRPr="00EC76D5" w:rsidRDefault="00E80032" w:rsidP="000803FF">
            <w:r w:rsidRPr="00EC76D5">
              <w:lastRenderedPageBreak/>
              <w:t>+ -</w:t>
            </w:r>
          </w:p>
        </w:tc>
        <w:tc>
          <w:tcPr>
            <w:tcW w:w="2108" w:type="dxa"/>
          </w:tcPr>
          <w:p w14:paraId="39E29F22" w14:textId="77777777" w:rsidR="00E80032" w:rsidRPr="00EC76D5" w:rsidRDefault="00E80032" w:rsidP="000803FF">
            <w:r w:rsidRPr="00EC76D5">
              <w:lastRenderedPageBreak/>
              <w:t>Left to Right</w:t>
            </w:r>
          </w:p>
          <w:p w14:paraId="45FFB198" w14:textId="77777777" w:rsidR="00E80032" w:rsidRPr="00EC76D5" w:rsidRDefault="00E80032" w:rsidP="000803FF">
            <w:r w:rsidRPr="00EC76D5">
              <w:lastRenderedPageBreak/>
              <w:t>Left to Right</w:t>
            </w:r>
          </w:p>
        </w:tc>
      </w:tr>
      <w:tr w:rsidR="00E80032" w:rsidRPr="00EC76D5" w14:paraId="678E8DBF" w14:textId="77777777" w:rsidTr="000803FF">
        <w:tc>
          <w:tcPr>
            <w:tcW w:w="2664" w:type="dxa"/>
          </w:tcPr>
          <w:p w14:paraId="0BBA2299" w14:textId="77777777" w:rsidR="00E80032" w:rsidRPr="00EC76D5" w:rsidRDefault="00E80032" w:rsidP="000803FF">
            <w:r w:rsidRPr="00EC76D5">
              <w:lastRenderedPageBreak/>
              <w:t>Shift operators</w:t>
            </w:r>
          </w:p>
        </w:tc>
        <w:tc>
          <w:tcPr>
            <w:tcW w:w="3288" w:type="dxa"/>
          </w:tcPr>
          <w:p w14:paraId="7ECE03E5" w14:textId="77777777" w:rsidR="00E80032" w:rsidRPr="00EC76D5" w:rsidRDefault="00E80032" w:rsidP="000803FF">
            <w:r w:rsidRPr="00EC76D5">
              <w:t>&lt;&lt; &gt;&gt;</w:t>
            </w:r>
          </w:p>
        </w:tc>
        <w:tc>
          <w:tcPr>
            <w:tcW w:w="2108" w:type="dxa"/>
          </w:tcPr>
          <w:p w14:paraId="407870DC" w14:textId="77777777" w:rsidR="00E80032" w:rsidRPr="00EC76D5" w:rsidRDefault="00E80032" w:rsidP="000803FF">
            <w:r w:rsidRPr="00EC76D5">
              <w:t>Left to Right</w:t>
            </w:r>
          </w:p>
        </w:tc>
      </w:tr>
      <w:tr w:rsidR="00E80032" w:rsidRPr="00EC76D5" w14:paraId="59091B90" w14:textId="77777777" w:rsidTr="000803FF">
        <w:tc>
          <w:tcPr>
            <w:tcW w:w="2664" w:type="dxa"/>
          </w:tcPr>
          <w:p w14:paraId="62E0D2D1" w14:textId="77777777" w:rsidR="00E80032" w:rsidRPr="00EC76D5" w:rsidRDefault="00E80032" w:rsidP="000803FF">
            <w:r w:rsidRPr="00EC76D5">
              <w:t>Relation operators</w:t>
            </w:r>
          </w:p>
        </w:tc>
        <w:tc>
          <w:tcPr>
            <w:tcW w:w="3288" w:type="dxa"/>
          </w:tcPr>
          <w:p w14:paraId="6604947C" w14:textId="77777777" w:rsidR="00E80032" w:rsidRPr="00EC76D5" w:rsidRDefault="00E80032" w:rsidP="000803FF">
            <w:r w:rsidRPr="00EC76D5">
              <w:t>&lt; &lt;= &gt; &gt;=</w:t>
            </w:r>
          </w:p>
          <w:p w14:paraId="58C13CDA" w14:textId="77777777" w:rsidR="00E80032" w:rsidRPr="00EC76D5" w:rsidRDefault="00E80032" w:rsidP="000803FF">
            <w:r w:rsidRPr="00EC76D5">
              <w:t>== !=</w:t>
            </w:r>
          </w:p>
        </w:tc>
        <w:tc>
          <w:tcPr>
            <w:tcW w:w="2108" w:type="dxa"/>
          </w:tcPr>
          <w:p w14:paraId="08484EF1" w14:textId="77777777" w:rsidR="00E80032" w:rsidRPr="00EC76D5" w:rsidRDefault="00E80032" w:rsidP="000803FF">
            <w:r w:rsidRPr="00EC76D5">
              <w:t>Left to Right</w:t>
            </w:r>
          </w:p>
        </w:tc>
      </w:tr>
      <w:tr w:rsidR="00E80032" w:rsidRPr="00EC76D5" w14:paraId="18A9B04D" w14:textId="77777777" w:rsidTr="000803FF">
        <w:tc>
          <w:tcPr>
            <w:tcW w:w="2664" w:type="dxa"/>
          </w:tcPr>
          <w:p w14:paraId="4D733D00" w14:textId="77777777" w:rsidR="00E80032" w:rsidRPr="00EC76D5" w:rsidRDefault="00E80032" w:rsidP="000803FF">
            <w:r w:rsidRPr="00EC76D5">
              <w:t>Bitwise operators</w:t>
            </w:r>
          </w:p>
        </w:tc>
        <w:tc>
          <w:tcPr>
            <w:tcW w:w="3288" w:type="dxa"/>
          </w:tcPr>
          <w:p w14:paraId="58F81319" w14:textId="77777777" w:rsidR="00E80032" w:rsidRPr="00EC76D5" w:rsidRDefault="00E80032" w:rsidP="000803FF">
            <w:r w:rsidRPr="00EC76D5">
              <w:t>&amp;</w:t>
            </w:r>
          </w:p>
          <w:p w14:paraId="400187B7" w14:textId="77777777" w:rsidR="00E80032" w:rsidRPr="00EC76D5" w:rsidRDefault="00E80032" w:rsidP="000803FF">
            <w:r w:rsidRPr="00EC76D5">
              <w:t>^</w:t>
            </w:r>
          </w:p>
          <w:p w14:paraId="15C044F6" w14:textId="77777777" w:rsidR="00E80032" w:rsidRPr="00EC76D5" w:rsidRDefault="00E80032" w:rsidP="000803FF">
            <w:r w:rsidRPr="00EC76D5">
              <w:t>|</w:t>
            </w:r>
          </w:p>
        </w:tc>
        <w:tc>
          <w:tcPr>
            <w:tcW w:w="2108" w:type="dxa"/>
          </w:tcPr>
          <w:p w14:paraId="0C223DCE" w14:textId="77777777" w:rsidR="00E80032" w:rsidRPr="00EC76D5" w:rsidRDefault="00E80032" w:rsidP="000803FF">
            <w:r w:rsidRPr="00EC76D5">
              <w:t>Left to Right</w:t>
            </w:r>
          </w:p>
        </w:tc>
      </w:tr>
      <w:tr w:rsidR="00E80032" w:rsidRPr="00EC76D5" w14:paraId="65B4BE52" w14:textId="77777777" w:rsidTr="000803FF">
        <w:tc>
          <w:tcPr>
            <w:tcW w:w="2664" w:type="dxa"/>
          </w:tcPr>
          <w:p w14:paraId="40DD30BF" w14:textId="77777777" w:rsidR="00E80032" w:rsidRPr="00EC76D5" w:rsidRDefault="00E80032" w:rsidP="000803FF">
            <w:r w:rsidRPr="00EC76D5">
              <w:t>Logical operators</w:t>
            </w:r>
          </w:p>
        </w:tc>
        <w:tc>
          <w:tcPr>
            <w:tcW w:w="3288" w:type="dxa"/>
          </w:tcPr>
          <w:p w14:paraId="00A3E0C3" w14:textId="77777777" w:rsidR="00E80032" w:rsidRPr="00EC76D5" w:rsidRDefault="00E80032" w:rsidP="000803FF">
            <w:r w:rsidRPr="00EC76D5">
              <w:t>&amp;&amp;</w:t>
            </w:r>
          </w:p>
          <w:p w14:paraId="29F2565C" w14:textId="77777777" w:rsidR="00E80032" w:rsidRPr="00EC76D5" w:rsidRDefault="00E80032" w:rsidP="000803FF">
            <w:r w:rsidRPr="00EC76D5">
              <w:t>||</w:t>
            </w:r>
          </w:p>
        </w:tc>
        <w:tc>
          <w:tcPr>
            <w:tcW w:w="2108" w:type="dxa"/>
          </w:tcPr>
          <w:p w14:paraId="50E7BFC5" w14:textId="77777777" w:rsidR="00E80032" w:rsidRPr="00EC76D5" w:rsidRDefault="00E80032" w:rsidP="000803FF">
            <w:r w:rsidRPr="00EC76D5">
              <w:t>Left to Right</w:t>
            </w:r>
          </w:p>
        </w:tc>
      </w:tr>
      <w:tr w:rsidR="00E80032" w:rsidRPr="00EC76D5" w14:paraId="7C872C18" w14:textId="77777777" w:rsidTr="000803FF">
        <w:tc>
          <w:tcPr>
            <w:tcW w:w="2664" w:type="dxa"/>
          </w:tcPr>
          <w:p w14:paraId="61F63889" w14:textId="77777777" w:rsidR="00E80032" w:rsidRPr="00EC76D5" w:rsidRDefault="00E80032" w:rsidP="000803FF">
            <w:r w:rsidRPr="00EC76D5">
              <w:t>Conditional operator</w:t>
            </w:r>
          </w:p>
        </w:tc>
        <w:tc>
          <w:tcPr>
            <w:tcW w:w="3288" w:type="dxa"/>
          </w:tcPr>
          <w:p w14:paraId="3DE3DD6D" w14:textId="77777777" w:rsidR="00E80032" w:rsidRPr="00EC76D5" w:rsidRDefault="00E80032" w:rsidP="000803FF">
            <w:r w:rsidRPr="00EC76D5">
              <w:t>?:</w:t>
            </w:r>
          </w:p>
        </w:tc>
        <w:tc>
          <w:tcPr>
            <w:tcW w:w="2108" w:type="dxa"/>
          </w:tcPr>
          <w:p w14:paraId="69B26986" w14:textId="77777777" w:rsidR="00E80032" w:rsidRPr="00EC76D5" w:rsidRDefault="00E80032" w:rsidP="000803FF">
            <w:r w:rsidRPr="00EC76D5">
              <w:t>Right to Left</w:t>
            </w:r>
          </w:p>
        </w:tc>
      </w:tr>
      <w:tr w:rsidR="00E80032" w:rsidRPr="00EC76D5" w14:paraId="29368618" w14:textId="77777777" w:rsidTr="000803FF">
        <w:tc>
          <w:tcPr>
            <w:tcW w:w="2664" w:type="dxa"/>
          </w:tcPr>
          <w:p w14:paraId="68B37C91" w14:textId="77777777" w:rsidR="00E80032" w:rsidRPr="00EC76D5" w:rsidRDefault="00E80032" w:rsidP="000803FF">
            <w:r w:rsidRPr="00EC76D5">
              <w:t>Assignment operators</w:t>
            </w:r>
          </w:p>
        </w:tc>
        <w:tc>
          <w:tcPr>
            <w:tcW w:w="3288" w:type="dxa"/>
          </w:tcPr>
          <w:p w14:paraId="48BEBD96" w14:textId="77777777" w:rsidR="00E80032" w:rsidRPr="00EC76D5" w:rsidRDefault="00E80032" w:rsidP="000803FF">
            <w:r w:rsidRPr="00EC76D5">
              <w:t>= += -= */ /= %= &amp;= ^= |= &lt;&lt;= &gt;&gt;=</w:t>
            </w:r>
          </w:p>
        </w:tc>
        <w:tc>
          <w:tcPr>
            <w:tcW w:w="2108" w:type="dxa"/>
          </w:tcPr>
          <w:p w14:paraId="587C0772" w14:textId="77777777" w:rsidR="00E80032" w:rsidRPr="00EC76D5" w:rsidRDefault="00E80032" w:rsidP="000803FF">
            <w:r w:rsidRPr="00EC76D5">
              <w:t>Right to Left</w:t>
            </w:r>
          </w:p>
        </w:tc>
      </w:tr>
      <w:tr w:rsidR="00E80032" w:rsidRPr="00EC76D5" w14:paraId="48E33137" w14:textId="77777777" w:rsidTr="000803FF">
        <w:tc>
          <w:tcPr>
            <w:tcW w:w="2664" w:type="dxa"/>
          </w:tcPr>
          <w:p w14:paraId="2BC30CDA" w14:textId="77777777" w:rsidR="00E80032" w:rsidRPr="00EC76D5" w:rsidRDefault="00E80032" w:rsidP="000803FF">
            <w:r w:rsidRPr="00EC76D5">
              <w:t>Comma operator</w:t>
            </w:r>
          </w:p>
        </w:tc>
        <w:tc>
          <w:tcPr>
            <w:tcW w:w="3288" w:type="dxa"/>
          </w:tcPr>
          <w:p w14:paraId="74D0E1A2" w14:textId="77777777" w:rsidR="00E80032" w:rsidRPr="00EC76D5" w:rsidRDefault="00E80032" w:rsidP="000803FF">
            <w:r w:rsidRPr="00EC76D5">
              <w:t>,</w:t>
            </w:r>
          </w:p>
        </w:tc>
        <w:tc>
          <w:tcPr>
            <w:tcW w:w="2108" w:type="dxa"/>
          </w:tcPr>
          <w:p w14:paraId="0C6CE6E9" w14:textId="77777777" w:rsidR="00E80032" w:rsidRPr="00EC76D5" w:rsidRDefault="00E80032" w:rsidP="000803FF">
            <w:r w:rsidRPr="00EC76D5">
              <w:t>Left to Right</w:t>
            </w:r>
          </w:p>
        </w:tc>
      </w:tr>
    </w:tbl>
    <w:p w14:paraId="4EE3EA24" w14:textId="77777777" w:rsidR="00E80032" w:rsidRPr="00EC76D5" w:rsidRDefault="00E80032" w:rsidP="00E80032">
      <w:pPr>
        <w:rPr>
          <w:noProof/>
        </w:rPr>
      </w:pPr>
      <w:r w:rsidRPr="00EC76D5">
        <w:rPr>
          <w:noProof/>
        </w:rPr>
        <w:t xml:space="preserve">Note that unary +, -, &amp;, and * have higher </w:t>
      </w:r>
      <w:r w:rsidR="009A4399" w:rsidRPr="00EC76D5">
        <w:t>precedence</w:t>
      </w:r>
      <w:r w:rsidR="009A4399" w:rsidRPr="00EC76D5">
        <w:rPr>
          <w:noProof/>
        </w:rPr>
        <w:t xml:space="preserve"> </w:t>
      </w:r>
      <w:r w:rsidRPr="00EC76D5">
        <w:rPr>
          <w:noProof/>
        </w:rPr>
        <w:t xml:space="preserve">than their binary forms. Note that we always can change the evaluation order of an expression by inserting parantheses at appropriate posititions. The expression </w:t>
      </w:r>
      <w:r w:rsidRPr="00EC76D5">
        <w:rPr>
          <w:rStyle w:val="CodeInText0"/>
        </w:rPr>
        <w:t>(1 + 2) * 5</w:t>
      </w:r>
      <w:r w:rsidRPr="00EC76D5">
        <w:t xml:space="preserve"> </w:t>
      </w:r>
      <w:r w:rsidRPr="00EC76D5">
        <w:rPr>
          <w:noProof/>
        </w:rPr>
        <w:t xml:space="preserve">has the value </w:t>
      </w:r>
      <w:r w:rsidRPr="00EC76D5">
        <w:rPr>
          <w:rStyle w:val="CodeInText0"/>
        </w:rPr>
        <w:t>15</w:t>
      </w:r>
      <w:r w:rsidRPr="00EC76D5">
        <w:rPr>
          <w:noProof/>
        </w:rPr>
        <w:t>.</w:t>
      </w:r>
    </w:p>
    <w:p w14:paraId="189A34C8" w14:textId="31D3093A" w:rsidR="00E80032" w:rsidRPr="00EC76D5" w:rsidRDefault="00E80032" w:rsidP="007C7CB2">
      <w:pPr>
        <w:pStyle w:val="Rubrik2"/>
      </w:pPr>
      <w:bookmarkStart w:id="6036" w:name="_Toc320485598"/>
      <w:bookmarkStart w:id="6037" w:name="_Toc323656708"/>
      <w:bookmarkStart w:id="6038" w:name="_Toc324085446"/>
      <w:bookmarkStart w:id="6039" w:name="_Toc383781098"/>
      <w:bookmarkStart w:id="6040" w:name="_Toc481936498"/>
      <w:r w:rsidRPr="00EC76D5">
        <w:t>Statements</w:t>
      </w:r>
      <w:bookmarkEnd w:id="6036"/>
      <w:bookmarkEnd w:id="6037"/>
      <w:bookmarkEnd w:id="6038"/>
      <w:bookmarkEnd w:id="6039"/>
      <w:bookmarkEnd w:id="6040"/>
    </w:p>
    <w:p w14:paraId="6EE79DFE" w14:textId="77777777" w:rsidR="00E80032" w:rsidRPr="00EC76D5" w:rsidRDefault="00E80032" w:rsidP="00E80032">
      <w:r w:rsidRPr="00EC76D5">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EC76D5" w14:paraId="2F7C71A6" w14:textId="77777777" w:rsidTr="000803FF">
        <w:tc>
          <w:tcPr>
            <w:tcW w:w="3800" w:type="dxa"/>
          </w:tcPr>
          <w:p w14:paraId="46A50219" w14:textId="77777777" w:rsidR="00E80032" w:rsidRPr="00EC76D5" w:rsidRDefault="00E80032" w:rsidP="000803FF">
            <w:pPr>
              <w:rPr>
                <w:rStyle w:val="Bold"/>
              </w:rPr>
            </w:pPr>
            <w:r w:rsidRPr="00EC76D5">
              <w:rPr>
                <w:rStyle w:val="Bold"/>
              </w:rPr>
              <w:t>Kind</w:t>
            </w:r>
          </w:p>
        </w:tc>
        <w:tc>
          <w:tcPr>
            <w:tcW w:w="3834" w:type="dxa"/>
          </w:tcPr>
          <w:p w14:paraId="434E576B" w14:textId="77777777" w:rsidR="00E80032" w:rsidRPr="00EC76D5" w:rsidRDefault="00E80032" w:rsidP="000803FF">
            <w:pPr>
              <w:rPr>
                <w:rStyle w:val="Bold"/>
              </w:rPr>
            </w:pPr>
            <w:r w:rsidRPr="00EC76D5">
              <w:rPr>
                <w:rStyle w:val="Bold"/>
              </w:rPr>
              <w:t>Statements</w:t>
            </w:r>
          </w:p>
        </w:tc>
      </w:tr>
      <w:tr w:rsidR="00E80032" w:rsidRPr="00EC76D5" w14:paraId="17D56F83" w14:textId="77777777" w:rsidTr="000803FF">
        <w:tc>
          <w:tcPr>
            <w:tcW w:w="3800" w:type="dxa"/>
          </w:tcPr>
          <w:p w14:paraId="5420B59C" w14:textId="77777777" w:rsidR="00E80032" w:rsidRPr="00EC76D5" w:rsidRDefault="00E80032" w:rsidP="000803FF">
            <w:r w:rsidRPr="00EC76D5">
              <w:t>Selection</w:t>
            </w:r>
          </w:p>
        </w:tc>
        <w:tc>
          <w:tcPr>
            <w:tcW w:w="3834" w:type="dxa"/>
          </w:tcPr>
          <w:p w14:paraId="05E40661" w14:textId="77777777" w:rsidR="00E80032" w:rsidRPr="00EC76D5" w:rsidRDefault="00E80032" w:rsidP="000803FF">
            <w:r w:rsidRPr="00EC76D5">
              <w:t>if, if-else, switch</w:t>
            </w:r>
          </w:p>
        </w:tc>
      </w:tr>
      <w:tr w:rsidR="00E80032" w:rsidRPr="00EC76D5" w14:paraId="64A05639" w14:textId="77777777" w:rsidTr="000803FF">
        <w:tc>
          <w:tcPr>
            <w:tcW w:w="3800" w:type="dxa"/>
          </w:tcPr>
          <w:p w14:paraId="7223B7DF" w14:textId="77777777" w:rsidR="00E80032" w:rsidRPr="00EC76D5" w:rsidRDefault="00E80032" w:rsidP="000803FF">
            <w:r w:rsidRPr="00EC76D5">
              <w:t>Iteration</w:t>
            </w:r>
          </w:p>
        </w:tc>
        <w:tc>
          <w:tcPr>
            <w:tcW w:w="3834" w:type="dxa"/>
          </w:tcPr>
          <w:p w14:paraId="5F51EA8F" w14:textId="77777777" w:rsidR="00E80032" w:rsidRPr="00EC76D5" w:rsidRDefault="00E80032" w:rsidP="000803FF">
            <w:r w:rsidRPr="00EC76D5">
              <w:t>for, while, do-while</w:t>
            </w:r>
          </w:p>
        </w:tc>
      </w:tr>
      <w:tr w:rsidR="00E80032" w:rsidRPr="00EC76D5" w14:paraId="73EE7E47" w14:textId="77777777" w:rsidTr="000803FF">
        <w:tc>
          <w:tcPr>
            <w:tcW w:w="3800" w:type="dxa"/>
          </w:tcPr>
          <w:p w14:paraId="7618C695" w14:textId="77777777" w:rsidR="00E80032" w:rsidRPr="00EC76D5" w:rsidRDefault="00E80032" w:rsidP="000803FF">
            <w:r w:rsidRPr="00EC76D5">
              <w:t>Jump</w:t>
            </w:r>
          </w:p>
        </w:tc>
        <w:tc>
          <w:tcPr>
            <w:tcW w:w="3834" w:type="dxa"/>
          </w:tcPr>
          <w:p w14:paraId="2F874854" w14:textId="77777777" w:rsidR="00E80032" w:rsidRPr="00EC76D5" w:rsidRDefault="00E80032" w:rsidP="000803FF">
            <w:r w:rsidRPr="00EC76D5">
              <w:t>break, continue, goto, return</w:t>
            </w:r>
          </w:p>
        </w:tc>
      </w:tr>
      <w:tr w:rsidR="00E80032" w:rsidRPr="00EC76D5" w14:paraId="5C27068E" w14:textId="77777777" w:rsidTr="000803FF">
        <w:tc>
          <w:tcPr>
            <w:tcW w:w="3800" w:type="dxa"/>
          </w:tcPr>
          <w:p w14:paraId="1F6F59BD" w14:textId="77777777" w:rsidR="00E80032" w:rsidRPr="00EC76D5" w:rsidRDefault="00E80032" w:rsidP="000803FF">
            <w:r w:rsidRPr="00EC76D5">
              <w:t>Expression</w:t>
            </w:r>
          </w:p>
        </w:tc>
        <w:tc>
          <w:tcPr>
            <w:tcW w:w="3834" w:type="dxa"/>
          </w:tcPr>
          <w:p w14:paraId="0DD26987" w14:textId="77777777" w:rsidR="00E80032" w:rsidRPr="00EC76D5" w:rsidRDefault="00E80032" w:rsidP="000803FF">
            <w:r w:rsidRPr="00EC76D5">
              <w:t>expression ;</w:t>
            </w:r>
          </w:p>
        </w:tc>
      </w:tr>
    </w:tbl>
    <w:p w14:paraId="60335D5C" w14:textId="2CFC103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41" w:name="_Toc320485599"/>
      <w:bookmarkStart w:id="6042" w:name="_Toc323656709"/>
      <w:bookmarkStart w:id="6043" w:name="_Toc324085447"/>
      <w:bookmarkStart w:id="6044" w:name="_Toc383781099"/>
      <w:bookmarkStart w:id="6045" w:name="_Toc481936499"/>
      <w:r w:rsidRPr="00EC76D5">
        <w:t>Selection statements</w:t>
      </w:r>
      <w:bookmarkEnd w:id="6041"/>
      <w:bookmarkEnd w:id="6042"/>
      <w:bookmarkEnd w:id="6043"/>
      <w:bookmarkEnd w:id="6044"/>
      <w:bookmarkEnd w:id="6045"/>
    </w:p>
    <w:p w14:paraId="2D918237" w14:textId="77777777" w:rsidR="00E80032" w:rsidRPr="00EC76D5" w:rsidRDefault="00E80032" w:rsidP="00E80032">
      <w:r w:rsidRPr="00EC76D5">
        <w:t xml:space="preserve">The </w:t>
      </w:r>
      <w:r w:rsidRPr="00EC76D5">
        <w:rPr>
          <w:rStyle w:val="CodeInText0"/>
        </w:rPr>
        <w:t>if</w:t>
      </w:r>
      <w:r w:rsidRPr="00EC76D5">
        <w:t xml:space="preserve"> statement needs in its simplest form a logical expression to decide whether to execute the following statement. The example below means that the text will be output if </w:t>
      </w:r>
      <w:r w:rsidRPr="00EC76D5">
        <w:rPr>
          <w:rStyle w:val="CodeInText0"/>
        </w:rPr>
        <w:t>i</w:t>
      </w:r>
      <w:r w:rsidRPr="00EC76D5">
        <w:t xml:space="preserve"> not equal zero.</w:t>
      </w:r>
    </w:p>
    <w:p w14:paraId="423D521F" w14:textId="77777777" w:rsidR="00E80032" w:rsidRPr="00EC76D5" w:rsidRDefault="00E80032" w:rsidP="00E80032">
      <w:pPr>
        <w:pStyle w:val="Code"/>
      </w:pPr>
      <w:r w:rsidRPr="00EC76D5">
        <w:t>if (i != 0) {</w:t>
      </w:r>
    </w:p>
    <w:p w14:paraId="45843672" w14:textId="77777777" w:rsidR="00E80032" w:rsidRPr="00EC76D5" w:rsidRDefault="00E80032" w:rsidP="00E80032">
      <w:pPr>
        <w:pStyle w:val="Code"/>
      </w:pPr>
      <w:r w:rsidRPr="00EC76D5">
        <w:t xml:space="preserve">  puts("i does not equal zero");</w:t>
      </w:r>
    </w:p>
    <w:p w14:paraId="7C297C51" w14:textId="77777777" w:rsidR="00E80032" w:rsidRPr="00EC76D5" w:rsidRDefault="00E80032" w:rsidP="00E80032">
      <w:pPr>
        <w:pStyle w:val="Code"/>
      </w:pPr>
      <w:r w:rsidRPr="00EC76D5">
        <w:t>}</w:t>
      </w:r>
    </w:p>
    <w:p w14:paraId="5E932583" w14:textId="77777777" w:rsidR="00E80032" w:rsidRPr="00EC76D5" w:rsidRDefault="00E80032" w:rsidP="00E80032">
      <w:r w:rsidRPr="00EC76D5">
        <w:lastRenderedPageBreak/>
        <w:t>As all values not equal to zero are interpreted as true, the following statement is equivalent with the previous one.fexacltly</w:t>
      </w:r>
    </w:p>
    <w:p w14:paraId="4E12F69E" w14:textId="77777777" w:rsidR="00E80032" w:rsidRPr="00EC76D5" w:rsidRDefault="00E80032" w:rsidP="00E80032">
      <w:pPr>
        <w:pStyle w:val="Code"/>
      </w:pPr>
      <w:r w:rsidRPr="00EC76D5">
        <w:t>if (i) {</w:t>
      </w:r>
    </w:p>
    <w:p w14:paraId="488BF80B" w14:textId="77777777" w:rsidR="00E80032" w:rsidRPr="00EC76D5" w:rsidRDefault="00E80032" w:rsidP="00E80032">
      <w:pPr>
        <w:pStyle w:val="Code"/>
      </w:pPr>
      <w:r w:rsidRPr="00EC76D5">
        <w:t xml:space="preserve">  puts("i does not equal zero");</w:t>
      </w:r>
    </w:p>
    <w:p w14:paraId="3CB7A65F" w14:textId="77777777" w:rsidR="00E80032" w:rsidRPr="00EC76D5" w:rsidRDefault="00E80032" w:rsidP="00E80032">
      <w:pPr>
        <w:pStyle w:val="Code"/>
      </w:pPr>
      <w:r w:rsidRPr="00EC76D5">
        <w:t>}</w:t>
      </w:r>
    </w:p>
    <w:p w14:paraId="6C766553" w14:textId="77777777" w:rsidR="00E80032" w:rsidRPr="00EC76D5" w:rsidRDefault="00E80032" w:rsidP="00E80032">
      <w:r w:rsidRPr="00EC76D5">
        <w:t xml:space="preserve">We can also attach an </w:t>
      </w:r>
      <w:r w:rsidRPr="00EC76D5">
        <w:rPr>
          <w:rStyle w:val="CodeInText0"/>
        </w:rPr>
        <w:t>else</w:t>
      </w:r>
      <w:r w:rsidRPr="00EC76D5">
        <w:t xml:space="preserve"> part, which is executed if the expression is false.</w:t>
      </w:r>
    </w:p>
    <w:p w14:paraId="151A00B0" w14:textId="77777777" w:rsidR="00E80032" w:rsidRPr="00EC76D5" w:rsidRDefault="00E80032" w:rsidP="00E80032">
      <w:pPr>
        <w:pStyle w:val="Code"/>
      </w:pPr>
      <w:r w:rsidRPr="00EC76D5">
        <w:t>if (i &gt; 0) {</w:t>
      </w:r>
    </w:p>
    <w:p w14:paraId="21992A32" w14:textId="77777777" w:rsidR="00E80032" w:rsidRPr="00EC76D5" w:rsidRDefault="00E80032" w:rsidP="00E80032">
      <w:pPr>
        <w:pStyle w:val="Code"/>
      </w:pPr>
      <w:r w:rsidRPr="00EC76D5">
        <w:t xml:space="preserve">  puts("i is greater than zero");</w:t>
      </w:r>
    </w:p>
    <w:p w14:paraId="0BF473DE" w14:textId="77777777" w:rsidR="00E80032" w:rsidRPr="00EC76D5" w:rsidRDefault="00E80032" w:rsidP="00E80032">
      <w:pPr>
        <w:pStyle w:val="Code"/>
      </w:pPr>
      <w:r w:rsidRPr="00EC76D5">
        <w:t>}</w:t>
      </w:r>
    </w:p>
    <w:p w14:paraId="3C0DCBDD" w14:textId="77777777" w:rsidR="00E80032" w:rsidRPr="00EC76D5" w:rsidRDefault="00E80032" w:rsidP="00E80032">
      <w:pPr>
        <w:pStyle w:val="Code"/>
      </w:pPr>
      <w:r w:rsidRPr="00EC76D5">
        <w:t>else {</w:t>
      </w:r>
      <w:r w:rsidRPr="00EC76D5">
        <w:cr/>
        <w:t xml:space="preserve">  puts("i is not greater than zero");</w:t>
      </w:r>
    </w:p>
    <w:p w14:paraId="7852AA4F" w14:textId="77777777" w:rsidR="00E80032" w:rsidRPr="00EC76D5" w:rsidRDefault="00E80032" w:rsidP="00E80032">
      <w:pPr>
        <w:pStyle w:val="Code"/>
      </w:pPr>
      <w:r w:rsidRPr="00EC76D5">
        <w:t>}</w:t>
      </w:r>
    </w:p>
    <w:p w14:paraId="165C8E6A" w14:textId="77777777" w:rsidR="00E80032" w:rsidRPr="00EC76D5" w:rsidRDefault="00E80032" w:rsidP="00E80032">
      <w:pPr>
        <w:pStyle w:val="Code"/>
      </w:pPr>
    </w:p>
    <w:p w14:paraId="77D039C4" w14:textId="77777777" w:rsidR="00E80032" w:rsidRPr="00EC76D5" w:rsidRDefault="00E80032" w:rsidP="00E80032">
      <w:r w:rsidRPr="00EC76D5">
        <w:t xml:space="preserve">Between the </w:t>
      </w:r>
      <w:r w:rsidRPr="00EC76D5">
        <w:rPr>
          <w:rStyle w:val="CodeInText0"/>
        </w:rPr>
        <w:t>if</w:t>
      </w:r>
      <w:r w:rsidRPr="00EC76D5">
        <w:t xml:space="preserve"> and </w:t>
      </w:r>
      <w:r w:rsidRPr="00EC76D5">
        <w:rPr>
          <w:rStyle w:val="CodeInText0"/>
        </w:rPr>
        <w:t>else</w:t>
      </w:r>
      <w:r w:rsidRPr="00EC76D5">
        <w:t xml:space="preserve"> part we can insert one or more </w:t>
      </w:r>
      <w:r w:rsidRPr="00EC76D5">
        <w:rPr>
          <w:rStyle w:val="CodeInText0"/>
        </w:rPr>
        <w:t>else</w:t>
      </w:r>
      <w:r w:rsidRPr="00EC76D5">
        <w:rPr>
          <w:rStyle w:val="Italic"/>
        </w:rPr>
        <w:t xml:space="preserve"> </w:t>
      </w:r>
      <w:r w:rsidRPr="00EC76D5">
        <w:rPr>
          <w:rStyle w:val="CodeInText0"/>
        </w:rPr>
        <w:t>if</w:t>
      </w:r>
      <w:r w:rsidRPr="00EC76D5">
        <w:t xml:space="preserve"> parts.</w:t>
      </w:r>
    </w:p>
    <w:p w14:paraId="0A451C6D" w14:textId="77777777" w:rsidR="00E80032" w:rsidRPr="00EC76D5" w:rsidRDefault="00E80032" w:rsidP="00E80032">
      <w:pPr>
        <w:pStyle w:val="Code"/>
      </w:pPr>
      <w:r w:rsidRPr="00EC76D5">
        <w:t>if (i &gt; 0) {</w:t>
      </w:r>
    </w:p>
    <w:p w14:paraId="18603DC5" w14:textId="77777777" w:rsidR="00E80032" w:rsidRPr="00EC76D5" w:rsidRDefault="00E80032" w:rsidP="00E80032">
      <w:pPr>
        <w:pStyle w:val="Code"/>
      </w:pPr>
      <w:r w:rsidRPr="00EC76D5">
        <w:t xml:space="preserve">  puts("i is greater than zero");</w:t>
      </w:r>
    </w:p>
    <w:p w14:paraId="3F2E5C93" w14:textId="77777777" w:rsidR="00E80032" w:rsidRPr="00EC76D5" w:rsidRDefault="00E80032" w:rsidP="00E80032">
      <w:pPr>
        <w:pStyle w:val="Code"/>
      </w:pPr>
      <w:r w:rsidRPr="00EC76D5">
        <w:t>}</w:t>
      </w:r>
    </w:p>
    <w:p w14:paraId="70A23B1B" w14:textId="77777777" w:rsidR="00E80032" w:rsidRPr="00EC76D5" w:rsidRDefault="00E80032" w:rsidP="00E80032">
      <w:pPr>
        <w:pStyle w:val="Code"/>
      </w:pPr>
      <w:r w:rsidRPr="00EC76D5">
        <w:t>else if (i &lt; 0) {</w:t>
      </w:r>
    </w:p>
    <w:p w14:paraId="1AC2747F" w14:textId="77777777" w:rsidR="00E80032" w:rsidRPr="00EC76D5" w:rsidRDefault="00E80032" w:rsidP="00E80032">
      <w:pPr>
        <w:pStyle w:val="Code"/>
      </w:pPr>
      <w:r w:rsidRPr="00EC76D5">
        <w:t xml:space="preserve">  puts("i is less than zero");</w:t>
      </w:r>
    </w:p>
    <w:p w14:paraId="30FBDF04" w14:textId="77777777" w:rsidR="00E80032" w:rsidRPr="00EC76D5" w:rsidRDefault="00E80032" w:rsidP="00E80032">
      <w:pPr>
        <w:pStyle w:val="Code"/>
      </w:pPr>
      <w:r w:rsidRPr="00EC76D5">
        <w:t>}</w:t>
      </w:r>
    </w:p>
    <w:p w14:paraId="49A75CBE" w14:textId="77777777" w:rsidR="00E80032" w:rsidRPr="00EC76D5" w:rsidRDefault="00E80032" w:rsidP="00E80032">
      <w:pPr>
        <w:pStyle w:val="Code"/>
      </w:pPr>
      <w:r w:rsidRPr="00EC76D5">
        <w:t>else {</w:t>
      </w:r>
    </w:p>
    <w:p w14:paraId="349DB905" w14:textId="77777777" w:rsidR="00E80032" w:rsidRPr="00EC76D5" w:rsidRDefault="00E80032" w:rsidP="00E80032">
      <w:pPr>
        <w:pStyle w:val="Code"/>
      </w:pPr>
      <w:r w:rsidRPr="00EC76D5">
        <w:t xml:space="preserve">  puts("i is equal to zero");</w:t>
      </w:r>
    </w:p>
    <w:p w14:paraId="21CFC00C" w14:textId="77777777" w:rsidR="00E80032" w:rsidRPr="00EC76D5" w:rsidRDefault="00E80032" w:rsidP="00E80032">
      <w:pPr>
        <w:pStyle w:val="Code"/>
      </w:pPr>
      <w:r w:rsidRPr="00EC76D5">
        <w:t>}</w:t>
      </w:r>
    </w:p>
    <w:p w14:paraId="3A074DEC" w14:textId="77777777" w:rsidR="00E80032" w:rsidRPr="00EC76D5" w:rsidRDefault="00E80032" w:rsidP="00E80032">
      <w:r w:rsidRPr="00EC76D5">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C76D5">
        <w:rPr>
          <w:rStyle w:val="KeyWord"/>
        </w:rPr>
        <w:t>block</w:t>
      </w:r>
      <w:r w:rsidRPr="00EC76D5">
        <w:t>.</w:t>
      </w:r>
    </w:p>
    <w:p w14:paraId="45452E1A" w14:textId="77777777" w:rsidR="00E80032" w:rsidRPr="00EC76D5" w:rsidRDefault="00E80032" w:rsidP="00E80032">
      <w:pPr>
        <w:pStyle w:val="Code"/>
      </w:pPr>
      <w:r w:rsidRPr="00EC76D5">
        <w:t>if (i &gt; 0) {</w:t>
      </w:r>
      <w:r w:rsidRPr="00EC76D5">
        <w:cr/>
        <w:t xml:space="preserve">  int j = i + 1;</w:t>
      </w:r>
    </w:p>
    <w:p w14:paraId="0A066D58" w14:textId="77777777" w:rsidR="00E80032" w:rsidRPr="00EC76D5" w:rsidRDefault="00E80032" w:rsidP="00E80032">
      <w:pPr>
        <w:pStyle w:val="Code"/>
      </w:pPr>
      <w:r w:rsidRPr="00EC76D5">
        <w:t xml:space="preserve">  printf("j is %d\n", j);</w:t>
      </w:r>
    </w:p>
    <w:p w14:paraId="339D90E7" w14:textId="77777777" w:rsidR="00E80032" w:rsidRPr="00EC76D5" w:rsidRDefault="00E80032" w:rsidP="00E80032">
      <w:pPr>
        <w:pStyle w:val="Code"/>
      </w:pPr>
      <w:r w:rsidRPr="00EC76D5">
        <w:t>}</w:t>
      </w:r>
    </w:p>
    <w:p w14:paraId="3ECCAFC8" w14:textId="77777777" w:rsidR="00E80032" w:rsidRPr="00EC76D5" w:rsidRDefault="00E80032" w:rsidP="00E80032">
      <w:r w:rsidRPr="00EC76D5">
        <w:t xml:space="preserve">A warning may be in order. In an </w:t>
      </w:r>
      <w:r w:rsidRPr="00EC76D5">
        <w:rPr>
          <w:rStyle w:val="CodeInText0"/>
        </w:rPr>
        <w:t>if</w:t>
      </w:r>
      <w:r w:rsidRPr="00EC76D5">
        <w:t xml:space="preserve"> statement, it is perfectly legal to use one equal sign instead of two signs when comparing two values. As one equals sign is used for assignment, not comparison, the variable </w:t>
      </w:r>
      <w:r w:rsidRPr="00EC76D5">
        <w:rPr>
          <w:rStyle w:val="CodeInText0"/>
        </w:rPr>
        <w:t>i</w:t>
      </w:r>
      <w:r w:rsidRPr="00EC76D5">
        <w:t xml:space="preserve"> in the following code will be assign the value one, and the expression will always be true.</w:t>
      </w:r>
    </w:p>
    <w:p w14:paraId="4D805888" w14:textId="77777777" w:rsidR="00E80032" w:rsidRPr="00EC76D5" w:rsidRDefault="00E80032" w:rsidP="00E80032">
      <w:pPr>
        <w:pStyle w:val="Code"/>
      </w:pPr>
      <w:r w:rsidRPr="00EC76D5">
        <w:t>if (i = 1) { // Always true.</w:t>
      </w:r>
    </w:p>
    <w:p w14:paraId="4FD1412E" w14:textId="77777777" w:rsidR="00E80032" w:rsidRPr="00EC76D5" w:rsidRDefault="00E80032" w:rsidP="00E80032">
      <w:pPr>
        <w:pStyle w:val="Code"/>
      </w:pPr>
      <w:r w:rsidRPr="00EC76D5">
        <w:t xml:space="preserve">  // ...</w:t>
      </w:r>
    </w:p>
    <w:p w14:paraId="29BE7181" w14:textId="77777777" w:rsidR="00E80032" w:rsidRPr="00EC76D5" w:rsidRDefault="00E80032" w:rsidP="00E80032">
      <w:pPr>
        <w:pStyle w:val="Code"/>
      </w:pPr>
      <w:r w:rsidRPr="00EC76D5">
        <w:t>}</w:t>
      </w:r>
    </w:p>
    <w:p w14:paraId="0A153C01" w14:textId="77777777" w:rsidR="00E80032" w:rsidRPr="00EC76D5" w:rsidRDefault="00E80032" w:rsidP="00E80032">
      <w:r w:rsidRPr="00EC76D5">
        <w:t>One way to avoid the mistake above is to swap the variable and the value. As a value can be compared but not assigned, the compiler will issue an error message and the error will be recognized.</w:t>
      </w:r>
    </w:p>
    <w:p w14:paraId="6BABB98B" w14:textId="77777777" w:rsidR="00E80032" w:rsidRPr="00EC76D5" w:rsidRDefault="00E80032" w:rsidP="00E80032">
      <w:pPr>
        <w:pStyle w:val="Code"/>
      </w:pPr>
      <w:r w:rsidRPr="00EC76D5">
        <w:t>if (1 = i) { // Compile-time error.</w:t>
      </w:r>
    </w:p>
    <w:p w14:paraId="35F9F8C4" w14:textId="77777777" w:rsidR="00E80032" w:rsidRPr="00EC76D5" w:rsidRDefault="00E80032" w:rsidP="00E80032">
      <w:pPr>
        <w:pStyle w:val="Code"/>
      </w:pPr>
      <w:r w:rsidRPr="00EC76D5">
        <w:t xml:space="preserve">  // ...</w:t>
      </w:r>
    </w:p>
    <w:p w14:paraId="51C94700" w14:textId="77777777" w:rsidR="00E80032" w:rsidRPr="00EC76D5" w:rsidRDefault="00E80032" w:rsidP="00E80032">
      <w:pPr>
        <w:pStyle w:val="Code"/>
      </w:pPr>
      <w:r w:rsidRPr="00EC76D5">
        <w:t>}</w:t>
      </w:r>
    </w:p>
    <w:p w14:paraId="31B5B600" w14:textId="77777777" w:rsidR="00E80032" w:rsidRPr="00EC76D5" w:rsidRDefault="00E80032" w:rsidP="00E80032">
      <w:r w:rsidRPr="00EC76D5">
        <w:t xml:space="preserve">The </w:t>
      </w:r>
      <w:r w:rsidRPr="00EC76D5">
        <w:rPr>
          <w:rStyle w:val="CodeInText0"/>
        </w:rPr>
        <w:t>switch</w:t>
      </w:r>
      <w:r w:rsidRPr="00EC76D5">
        <w:t xml:space="preserve"> statement is simpler than the </w:t>
      </w:r>
      <w:r w:rsidRPr="00EC76D5">
        <w:rPr>
          <w:rStyle w:val="CodeInText0"/>
        </w:rPr>
        <w:t>if</w:t>
      </w:r>
      <w:r w:rsidRPr="00EC76D5">
        <w:t xml:space="preserve"> statement, but not as powerful. It evaluates the switch expression and jumps to a </w:t>
      </w:r>
      <w:r w:rsidRPr="00EC76D5">
        <w:rPr>
          <w:rStyle w:val="CodeInText0"/>
        </w:rPr>
        <w:t>case</w:t>
      </w:r>
      <w:r w:rsidRPr="00EC76D5">
        <w:t xml:space="preserve"> statement with the matching (constant) value. If no value matches, it jumps to the </w:t>
      </w:r>
      <w:r w:rsidRPr="00EC76D5">
        <w:rPr>
          <w:rStyle w:val="CodeInText0"/>
        </w:rPr>
        <w:t>default</w:t>
      </w:r>
      <w:r w:rsidRPr="00EC76D5">
        <w:t xml:space="preserve"> statement, if present. The </w:t>
      </w:r>
      <w:r w:rsidRPr="00EC76D5">
        <w:rPr>
          <w:rStyle w:val="CodeInText0"/>
        </w:rPr>
        <w:t>break</w:t>
      </w:r>
      <w:r w:rsidRPr="00EC76D5">
        <w:t xml:space="preserve"> statement is used to jump out of a switch or iteration statements. The switch expression must have an integral or pointer type and two case statements cannot </w:t>
      </w:r>
      <w:r w:rsidRPr="00EC76D5">
        <w:lastRenderedPageBreak/>
        <w:t>hold the same value. We can only have one default statement, and it can be omitted. However, it needs not to be placed at the end of the switch statement, even though I recommend you to do so.</w:t>
      </w:r>
    </w:p>
    <w:p w14:paraId="2313E02A" w14:textId="77777777" w:rsidR="00E80032" w:rsidRPr="00EC76D5" w:rsidRDefault="00E80032" w:rsidP="00E80032">
      <w:pPr>
        <w:pStyle w:val="Code"/>
      </w:pPr>
      <w:r w:rsidRPr="00EC76D5">
        <w:t xml:space="preserve">  switch (i) {</w:t>
      </w:r>
      <w:r w:rsidRPr="00EC76D5">
        <w:cr/>
        <w:t xml:space="preserve">    case 1:</w:t>
      </w:r>
    </w:p>
    <w:p w14:paraId="4C8B6DA5" w14:textId="77777777" w:rsidR="00E80032" w:rsidRPr="00EC76D5" w:rsidRDefault="00E80032" w:rsidP="00E80032">
      <w:pPr>
        <w:pStyle w:val="Code"/>
      </w:pPr>
      <w:r w:rsidRPr="00EC76D5">
        <w:t xml:space="preserve">      puts("i is equal to 1");</w:t>
      </w:r>
    </w:p>
    <w:p w14:paraId="1BFA2A3C" w14:textId="77777777" w:rsidR="00E80032" w:rsidRPr="00EC76D5" w:rsidRDefault="00E80032" w:rsidP="00E80032">
      <w:pPr>
        <w:pStyle w:val="Code"/>
      </w:pPr>
      <w:r w:rsidRPr="00EC76D5">
        <w:t xml:space="preserve">      break;</w:t>
      </w:r>
    </w:p>
    <w:p w14:paraId="67330AB9" w14:textId="77777777" w:rsidR="00E80032" w:rsidRPr="00EC76D5" w:rsidRDefault="00E80032" w:rsidP="00E80032">
      <w:pPr>
        <w:pStyle w:val="Code"/>
      </w:pPr>
    </w:p>
    <w:p w14:paraId="2C2F4DA0" w14:textId="77777777" w:rsidR="00E80032" w:rsidRPr="00EC76D5" w:rsidRDefault="00E80032" w:rsidP="00E80032">
      <w:pPr>
        <w:pStyle w:val="Code"/>
      </w:pPr>
      <w:r w:rsidRPr="00EC76D5">
        <w:t xml:space="preserve">    case 2:</w:t>
      </w:r>
    </w:p>
    <w:p w14:paraId="2DC1B49D" w14:textId="77777777" w:rsidR="00E80032" w:rsidRPr="00EC76D5" w:rsidRDefault="00E80032" w:rsidP="00E80032">
      <w:pPr>
        <w:pStyle w:val="Code"/>
      </w:pPr>
      <w:r w:rsidRPr="00EC76D5">
        <w:t xml:space="preserve">      puts("i is equal to 2");</w:t>
      </w:r>
    </w:p>
    <w:p w14:paraId="7B3ABB6E" w14:textId="77777777" w:rsidR="00E80032" w:rsidRPr="00EC76D5" w:rsidRDefault="00E80032" w:rsidP="00E80032">
      <w:pPr>
        <w:pStyle w:val="Code"/>
      </w:pPr>
      <w:r w:rsidRPr="00EC76D5">
        <w:t xml:space="preserve">      break;</w:t>
      </w:r>
    </w:p>
    <w:p w14:paraId="17356758" w14:textId="77777777" w:rsidR="00E80032" w:rsidRPr="00EC76D5" w:rsidRDefault="00E80032" w:rsidP="00E80032">
      <w:pPr>
        <w:pStyle w:val="Code"/>
      </w:pPr>
    </w:p>
    <w:p w14:paraId="76CA6286" w14:textId="77777777" w:rsidR="00E80032" w:rsidRPr="00EC76D5" w:rsidRDefault="00E80032" w:rsidP="00E80032">
      <w:pPr>
        <w:pStyle w:val="Code"/>
      </w:pPr>
      <w:r w:rsidRPr="00EC76D5">
        <w:t xml:space="preserve">    case 3:</w:t>
      </w:r>
    </w:p>
    <w:p w14:paraId="4D329A6D" w14:textId="77777777" w:rsidR="00E80032" w:rsidRPr="00EC76D5" w:rsidRDefault="00E80032" w:rsidP="00E80032">
      <w:pPr>
        <w:pStyle w:val="Code"/>
      </w:pPr>
      <w:r w:rsidRPr="00EC76D5">
        <w:t xml:space="preserve">      puts("i is equal to 3");</w:t>
      </w:r>
    </w:p>
    <w:p w14:paraId="295B293B" w14:textId="77777777" w:rsidR="00E80032" w:rsidRPr="00EC76D5" w:rsidRDefault="00E80032" w:rsidP="00E80032">
      <w:pPr>
        <w:pStyle w:val="Code"/>
      </w:pPr>
      <w:r w:rsidRPr="00EC76D5">
        <w:t xml:space="preserve">      break;</w:t>
      </w:r>
    </w:p>
    <w:p w14:paraId="294989E9" w14:textId="77777777" w:rsidR="00E80032" w:rsidRPr="00EC76D5" w:rsidRDefault="00E80032" w:rsidP="00E80032">
      <w:pPr>
        <w:pStyle w:val="Code"/>
      </w:pPr>
    </w:p>
    <w:p w14:paraId="053C8272" w14:textId="77777777" w:rsidR="00E80032" w:rsidRPr="00EC76D5" w:rsidRDefault="00E80032" w:rsidP="00E80032">
      <w:pPr>
        <w:pStyle w:val="Code"/>
      </w:pPr>
      <w:r w:rsidRPr="00EC76D5">
        <w:t xml:space="preserve">    default:</w:t>
      </w:r>
    </w:p>
    <w:p w14:paraId="7D64F7DF" w14:textId="77777777" w:rsidR="00E80032" w:rsidRPr="00EC76D5" w:rsidRDefault="00E80032" w:rsidP="00E80032">
      <w:pPr>
        <w:pStyle w:val="Code"/>
      </w:pPr>
      <w:r w:rsidRPr="00EC76D5">
        <w:t xml:space="preserve">      puts("i is not equal to 1, 2, or 3.");</w:t>
      </w:r>
    </w:p>
    <w:p w14:paraId="25862983" w14:textId="77777777" w:rsidR="00E80032" w:rsidRPr="00EC76D5" w:rsidRDefault="00E80032" w:rsidP="00E80032">
      <w:pPr>
        <w:pStyle w:val="Code"/>
      </w:pPr>
      <w:r w:rsidRPr="00EC76D5">
        <w:t xml:space="preserve">      break;</w:t>
      </w:r>
    </w:p>
    <w:p w14:paraId="26F3580A" w14:textId="77777777" w:rsidR="00E80032" w:rsidRPr="00EC76D5" w:rsidRDefault="00E80032" w:rsidP="00E80032">
      <w:pPr>
        <w:pStyle w:val="Code"/>
      </w:pPr>
      <w:r w:rsidRPr="00EC76D5">
        <w:t xml:space="preserve">  }</w:t>
      </w:r>
    </w:p>
    <w:p w14:paraId="60853C1E" w14:textId="77777777" w:rsidR="00E80032" w:rsidRPr="00EC76D5" w:rsidRDefault="00E80032" w:rsidP="00E80032">
      <w:r w:rsidRPr="00EC76D5">
        <w:t xml:space="preserve">It is important to remember the break statement. Otherwise, the execution would simple continue with the code attached to the next </w:t>
      </w:r>
      <w:r w:rsidRPr="00EC76D5">
        <w:rPr>
          <w:rStyle w:val="CodeInText0"/>
        </w:rPr>
        <w:t>case</w:t>
      </w:r>
      <w:r w:rsidRPr="00EC76D5">
        <w:t xml:space="preserve"> statement</w:t>
      </w:r>
      <w:r w:rsidRPr="00EC76D5">
        <w:rPr>
          <w:rStyle w:val="Fotnotsreferens"/>
          <w:szCs w:val="21"/>
        </w:rPr>
        <w:footnoteReference w:id="28"/>
      </w:r>
      <w:r w:rsidRPr="00EC76D5">
        <w:t>. However, in C we can use the fact that an omitted break statement makes the execution continue with the next statement to group several case statements together.</w:t>
      </w:r>
    </w:p>
    <w:p w14:paraId="7260257C" w14:textId="77777777" w:rsidR="00E80032" w:rsidRPr="00EC76D5" w:rsidRDefault="00E80032" w:rsidP="00E80032">
      <w:pPr>
        <w:pStyle w:val="Code"/>
      </w:pPr>
      <w:r w:rsidRPr="00EC76D5">
        <w:t>switch (i) {</w:t>
      </w:r>
      <w:r w:rsidRPr="00EC76D5">
        <w:cr/>
        <w:t xml:space="preserve">  case 1:</w:t>
      </w:r>
    </w:p>
    <w:p w14:paraId="6D8AF709" w14:textId="77777777" w:rsidR="00E80032" w:rsidRPr="00EC76D5" w:rsidRDefault="00E80032" w:rsidP="00E80032">
      <w:pPr>
        <w:pStyle w:val="Code"/>
      </w:pPr>
      <w:r w:rsidRPr="00EC76D5">
        <w:t xml:space="preserve">  case 2:</w:t>
      </w:r>
    </w:p>
    <w:p w14:paraId="0734112E" w14:textId="77777777" w:rsidR="00E80032" w:rsidRPr="00EC76D5" w:rsidRDefault="00E80032" w:rsidP="00E80032">
      <w:pPr>
        <w:pStyle w:val="Code"/>
      </w:pPr>
      <w:r w:rsidRPr="00EC76D5">
        <w:t xml:space="preserve">  case 3:</w:t>
      </w:r>
    </w:p>
    <w:p w14:paraId="7383BD64" w14:textId="77777777" w:rsidR="00E80032" w:rsidRPr="00EC76D5" w:rsidRDefault="00E80032" w:rsidP="00E80032">
      <w:pPr>
        <w:pStyle w:val="Code"/>
      </w:pPr>
      <w:r w:rsidRPr="00EC76D5">
        <w:t xml:space="preserve">    printf("i is equal to 1, 2, or 3");</w:t>
      </w:r>
    </w:p>
    <w:p w14:paraId="2005A190" w14:textId="77777777" w:rsidR="00E80032" w:rsidRPr="00EC76D5" w:rsidRDefault="00E80032" w:rsidP="00E80032">
      <w:pPr>
        <w:pStyle w:val="Code"/>
      </w:pPr>
      <w:r w:rsidRPr="00EC76D5">
        <w:t xml:space="preserve">    break;</w:t>
      </w:r>
    </w:p>
    <w:p w14:paraId="1313CB16" w14:textId="77777777" w:rsidR="00E80032" w:rsidRPr="00EC76D5" w:rsidRDefault="00E80032" w:rsidP="00E80032">
      <w:pPr>
        <w:pStyle w:val="Code"/>
      </w:pPr>
    </w:p>
    <w:p w14:paraId="7962C030" w14:textId="77777777" w:rsidR="00E80032" w:rsidRPr="00EC76D5" w:rsidRDefault="00E80032" w:rsidP="00E80032">
      <w:pPr>
        <w:pStyle w:val="Code"/>
      </w:pPr>
      <w:r w:rsidRPr="00EC76D5">
        <w:t xml:space="preserve">    // ...</w:t>
      </w:r>
    </w:p>
    <w:p w14:paraId="5C73F04A" w14:textId="77777777" w:rsidR="00E80032" w:rsidRPr="00EC76D5" w:rsidRDefault="00E80032" w:rsidP="00E80032">
      <w:pPr>
        <w:pStyle w:val="Code"/>
      </w:pPr>
      <w:r w:rsidRPr="00EC76D5">
        <w:t>}</w:t>
      </w:r>
    </w:p>
    <w:p w14:paraId="66D634A7" w14:textId="57D04C2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46" w:name="_Toc320485600"/>
      <w:bookmarkStart w:id="6047" w:name="_Toc323656710"/>
      <w:bookmarkStart w:id="6048" w:name="_Toc324085448"/>
      <w:bookmarkStart w:id="6049" w:name="_Toc383781100"/>
      <w:bookmarkStart w:id="6050" w:name="_Toc481936500"/>
      <w:r w:rsidRPr="00EC76D5">
        <w:t>Iteration statements</w:t>
      </w:r>
      <w:bookmarkEnd w:id="6046"/>
      <w:bookmarkEnd w:id="6047"/>
      <w:bookmarkEnd w:id="6048"/>
      <w:bookmarkEnd w:id="6049"/>
      <w:bookmarkEnd w:id="6050"/>
    </w:p>
    <w:p w14:paraId="42AEC87A" w14:textId="77777777" w:rsidR="00E80032" w:rsidRPr="00EC76D5" w:rsidRDefault="00E80032" w:rsidP="00E80032">
      <w:r w:rsidRPr="00EC76D5">
        <w:t xml:space="preserve">Iteration statements, also called loops, iterate one or several statements as long as a certain condition is true; </w:t>
      </w:r>
      <w:r w:rsidRPr="00EC76D5">
        <w:rPr>
          <w:rStyle w:val="CodeInText0"/>
        </w:rPr>
        <w:t>while</w:t>
      </w:r>
      <w:r w:rsidRPr="00EC76D5">
        <w:t xml:space="preserve"> is the simplest loop. It repeats one statement or a block of statements as long as the given expression is true. The example below uses the </w:t>
      </w:r>
      <w:r w:rsidRPr="00EC76D5">
        <w:rPr>
          <w:rStyle w:val="CodeInText0"/>
        </w:rPr>
        <w:t>while</w:t>
      </w:r>
      <w:r w:rsidRPr="00EC76D5">
        <w:t xml:space="preserve"> statement to write the numbers one to ten.</w:t>
      </w:r>
    </w:p>
    <w:p w14:paraId="464DDA0B" w14:textId="77777777" w:rsidR="00E80032" w:rsidRPr="00EC76D5" w:rsidRDefault="00E80032" w:rsidP="00E80032">
      <w:pPr>
        <w:pStyle w:val="Code"/>
      </w:pPr>
      <w:r w:rsidRPr="00EC76D5">
        <w:t>int i = 1;</w:t>
      </w:r>
    </w:p>
    <w:p w14:paraId="33B2BD26" w14:textId="77777777" w:rsidR="00E80032" w:rsidRPr="00EC76D5" w:rsidRDefault="00E80032" w:rsidP="00E80032">
      <w:pPr>
        <w:pStyle w:val="Code"/>
      </w:pPr>
      <w:r w:rsidRPr="00EC76D5">
        <w:t>while (i &lt;= 10) {</w:t>
      </w:r>
      <w:r w:rsidRPr="00EC76D5">
        <w:cr/>
        <w:t xml:space="preserve">  printf("%d\n", i);</w:t>
      </w:r>
    </w:p>
    <w:p w14:paraId="6B0F3CE2" w14:textId="77777777" w:rsidR="00E80032" w:rsidRPr="00EC76D5" w:rsidRDefault="00E80032" w:rsidP="00E80032">
      <w:pPr>
        <w:pStyle w:val="Code"/>
      </w:pPr>
      <w:r w:rsidRPr="00EC76D5">
        <w:t xml:space="preserve">  ++i;</w:t>
      </w:r>
    </w:p>
    <w:p w14:paraId="429FA163" w14:textId="77777777" w:rsidR="00E80032" w:rsidRPr="00EC76D5" w:rsidRDefault="00E80032" w:rsidP="00E80032">
      <w:pPr>
        <w:pStyle w:val="Code"/>
      </w:pPr>
      <w:r w:rsidRPr="00EC76D5">
        <w:t>}</w:t>
      </w:r>
    </w:p>
    <w:p w14:paraId="00FF3367" w14:textId="77777777" w:rsidR="00E80032" w:rsidRPr="00EC76D5" w:rsidRDefault="00E80032" w:rsidP="00E80032">
      <w:r w:rsidRPr="00EC76D5">
        <w:t xml:space="preserve">The same thing can be done with a </w:t>
      </w:r>
      <w:r w:rsidRPr="00EC76D5">
        <w:rPr>
          <w:rStyle w:val="CodeInText0"/>
        </w:rPr>
        <w:t>do-while</w:t>
      </w:r>
      <w:r w:rsidRPr="00EC76D5">
        <w:t xml:space="preserve"> statement.</w:t>
      </w:r>
    </w:p>
    <w:p w14:paraId="5963A120" w14:textId="77777777" w:rsidR="00E80032" w:rsidRPr="00EC76D5" w:rsidRDefault="00E80032" w:rsidP="00E80032">
      <w:pPr>
        <w:pStyle w:val="Code"/>
      </w:pPr>
      <w:r w:rsidRPr="00EC76D5">
        <w:t>int i = 1;</w:t>
      </w:r>
    </w:p>
    <w:p w14:paraId="5E2936FE" w14:textId="77777777" w:rsidR="00E80032" w:rsidRPr="00EC76D5" w:rsidRDefault="00E80032" w:rsidP="00E80032">
      <w:pPr>
        <w:pStyle w:val="Code"/>
      </w:pPr>
      <w:r w:rsidRPr="00EC76D5">
        <w:t>do {</w:t>
      </w:r>
      <w:r w:rsidRPr="00EC76D5">
        <w:cr/>
        <w:t xml:space="preserve">  printf("%d\n", i);</w:t>
      </w:r>
    </w:p>
    <w:p w14:paraId="6E2FA8EE" w14:textId="77777777" w:rsidR="00E80032" w:rsidRPr="00EC76D5" w:rsidRDefault="00E80032" w:rsidP="00E80032">
      <w:pPr>
        <w:pStyle w:val="Code"/>
      </w:pPr>
      <w:r w:rsidRPr="00EC76D5">
        <w:t xml:space="preserve">  ++i;</w:t>
      </w:r>
    </w:p>
    <w:p w14:paraId="35709990" w14:textId="77777777" w:rsidR="00E80032" w:rsidRPr="00EC76D5" w:rsidRDefault="00E80032" w:rsidP="00E80032">
      <w:pPr>
        <w:pStyle w:val="Code"/>
      </w:pPr>
      <w:r w:rsidRPr="00EC76D5">
        <w:lastRenderedPageBreak/>
        <w:t>}</w:t>
      </w:r>
    </w:p>
    <w:p w14:paraId="3BC000C1" w14:textId="77777777" w:rsidR="00E80032" w:rsidRPr="00EC76D5" w:rsidRDefault="00E80032" w:rsidP="00E80032">
      <w:pPr>
        <w:pStyle w:val="Code"/>
      </w:pPr>
      <w:r w:rsidRPr="00EC76D5">
        <w:t>while (i &lt;= 10);</w:t>
      </w:r>
    </w:p>
    <w:p w14:paraId="4FE9C4FA" w14:textId="77777777" w:rsidR="00E80032" w:rsidRPr="00EC76D5" w:rsidRDefault="00E80032" w:rsidP="00E80032">
      <w:r w:rsidRPr="00EC76D5">
        <w:t xml:space="preserve">However, the </w:t>
      </w:r>
      <w:r w:rsidRPr="00EC76D5">
        <w:rPr>
          <w:rStyle w:val="CodeInText0"/>
        </w:rPr>
        <w:t>do-while</w:t>
      </w:r>
      <w:r w:rsidRPr="00EC76D5">
        <w:t xml:space="preserve"> statement is less powerful. If the expression is false to begin with, the </w:t>
      </w:r>
      <w:r w:rsidRPr="00EC76D5">
        <w:rPr>
          <w:rStyle w:val="CodeInText0"/>
        </w:rPr>
        <w:t>while</w:t>
      </w:r>
      <w:r w:rsidRPr="00EC76D5">
        <w:t xml:space="preserve"> statement just skips the repetitions altogether, but the </w:t>
      </w:r>
      <w:r w:rsidRPr="00EC76D5">
        <w:rPr>
          <w:rStyle w:val="CodeInText0"/>
        </w:rPr>
        <w:t>do-while</w:t>
      </w:r>
      <w:r w:rsidRPr="00EC76D5">
        <w:t xml:space="preserve"> statement must always execute the iteration statement at least once in order to reach the continuation expression at the end.</w:t>
      </w:r>
    </w:p>
    <w:p w14:paraId="563694FE" w14:textId="1FA65327" w:rsidR="00E80032" w:rsidRPr="00EC76D5" w:rsidRDefault="00E80032" w:rsidP="00E80032">
      <w:r w:rsidRPr="00EC76D5">
        <w:t xml:space="preserve">We can also use the </w:t>
      </w:r>
      <w:r w:rsidRPr="00EC76D5">
        <w:rPr>
          <w:rStyle w:val="CodeInText0"/>
        </w:rPr>
        <w:t>for</w:t>
      </w:r>
      <w:r w:rsidRPr="00EC76D5">
        <w:t xml:space="preserve"> statement, which is a more compact variant of </w:t>
      </w:r>
      <w:r w:rsidRPr="00EC76D5">
        <w:rPr>
          <w:rStyle w:val="CodeInText0"/>
        </w:rPr>
        <w:t>while</w:t>
      </w:r>
      <w:r w:rsidRPr="00EC76D5">
        <w:t xml:space="preserve">. It takes three expressions, separated by semicolons. The first expression </w:t>
      </w:r>
      <w:r w:rsidR="002F35C1">
        <w:t>initializer</w:t>
      </w:r>
      <w:r w:rsidRPr="00EC76D5">
        <w:t>ializes the variable, the repetition continues as long as the second expression is true and the third expression is executed at the end of each repetition.</w:t>
      </w:r>
    </w:p>
    <w:p w14:paraId="06FEBCE1" w14:textId="77777777" w:rsidR="00E80032" w:rsidRPr="00EC76D5" w:rsidRDefault="00E80032" w:rsidP="00E80032">
      <w:pPr>
        <w:pStyle w:val="Code"/>
      </w:pPr>
      <w:r w:rsidRPr="00EC76D5">
        <w:t>int i;</w:t>
      </w:r>
    </w:p>
    <w:p w14:paraId="75A0A6BA" w14:textId="77777777" w:rsidR="00E80032" w:rsidRPr="00EC76D5" w:rsidRDefault="00E80032" w:rsidP="00E80032">
      <w:pPr>
        <w:pStyle w:val="Code"/>
      </w:pPr>
      <w:r w:rsidRPr="00EC76D5">
        <w:t>for (i = 1; i &lt;= 10; ++i) {</w:t>
      </w:r>
      <w:r w:rsidRPr="00EC76D5">
        <w:cr/>
        <w:t xml:space="preserve">  printf("%d\n", i);</w:t>
      </w:r>
    </w:p>
    <w:p w14:paraId="2F29271B" w14:textId="77777777" w:rsidR="00E80032" w:rsidRPr="00EC76D5" w:rsidRDefault="00E80032" w:rsidP="00E80032">
      <w:pPr>
        <w:pStyle w:val="Code"/>
      </w:pPr>
      <w:r w:rsidRPr="00EC76D5">
        <w:t>}</w:t>
      </w:r>
    </w:p>
    <w:p w14:paraId="58CE0243" w14:textId="43A73282" w:rsidR="00E80032" w:rsidRPr="00EC76D5" w:rsidRDefault="00E80032" w:rsidP="00E80032">
      <w:r w:rsidRPr="00EC76D5">
        <w:t xml:space="preserve">Similar to the </w:t>
      </w:r>
      <w:r w:rsidRPr="00EC76D5">
        <w:rPr>
          <w:rStyle w:val="CodeInText0"/>
        </w:rPr>
        <w:t>switch</w:t>
      </w:r>
      <w:r w:rsidRPr="00EC76D5">
        <w:t xml:space="preserve"> statement, an iteration statement can be interrupted by the break statement. Below is an inf</w:t>
      </w:r>
      <w:r w:rsidR="002F35C1">
        <w:t>initializer</w:t>
      </w:r>
      <w:r w:rsidRPr="00EC76D5">
        <w:t>e loop (remember that every non-zero value is regarded as true) that is stopped by the break statement.</w:t>
      </w:r>
    </w:p>
    <w:p w14:paraId="72399ACE" w14:textId="77777777" w:rsidR="00E80032" w:rsidRPr="00EC76D5" w:rsidRDefault="00E80032" w:rsidP="00E80032">
      <w:pPr>
        <w:pStyle w:val="Code"/>
      </w:pPr>
      <w:r w:rsidRPr="00EC76D5">
        <w:t>int i = 1;</w:t>
      </w:r>
    </w:p>
    <w:p w14:paraId="26F4C234" w14:textId="77777777" w:rsidR="00E80032" w:rsidRPr="00EC76D5" w:rsidRDefault="00E80032" w:rsidP="00E80032">
      <w:pPr>
        <w:pStyle w:val="Code"/>
      </w:pPr>
      <w:r w:rsidRPr="00EC76D5">
        <w:t>while (1) {</w:t>
      </w:r>
      <w:r w:rsidRPr="00EC76D5">
        <w:cr/>
        <w:t xml:space="preserve">  printf("%d\n", i);</w:t>
      </w:r>
    </w:p>
    <w:p w14:paraId="16CB17FD" w14:textId="77777777" w:rsidR="00E80032" w:rsidRPr="00EC76D5" w:rsidRDefault="00E80032" w:rsidP="00E80032">
      <w:pPr>
        <w:pStyle w:val="Code"/>
      </w:pPr>
      <w:r w:rsidRPr="00EC76D5">
        <w:t xml:space="preserve">  ++i;</w:t>
      </w:r>
    </w:p>
    <w:p w14:paraId="08640940" w14:textId="77777777" w:rsidR="00E80032" w:rsidRPr="00EC76D5" w:rsidRDefault="00E80032" w:rsidP="00E80032">
      <w:pPr>
        <w:pStyle w:val="Code"/>
      </w:pPr>
    </w:p>
    <w:p w14:paraId="00C3828B" w14:textId="77777777" w:rsidR="00E80032" w:rsidRPr="00EC76D5" w:rsidRDefault="00E80032" w:rsidP="00E80032">
      <w:pPr>
        <w:pStyle w:val="Code"/>
      </w:pPr>
      <w:r w:rsidRPr="00EC76D5">
        <w:t xml:space="preserve">  if (i &gt; 10) {</w:t>
      </w:r>
      <w:r w:rsidRPr="00EC76D5">
        <w:cr/>
        <w:t xml:space="preserve">    break;</w:t>
      </w:r>
    </w:p>
    <w:p w14:paraId="6773BB00" w14:textId="77777777" w:rsidR="00E80032" w:rsidRPr="00EC76D5" w:rsidRDefault="00E80032" w:rsidP="00E80032">
      <w:pPr>
        <w:pStyle w:val="Code"/>
      </w:pPr>
      <w:r w:rsidRPr="00EC76D5">
        <w:t xml:space="preserve">  }</w:t>
      </w:r>
    </w:p>
    <w:p w14:paraId="5DD9EB28" w14:textId="77777777" w:rsidR="00E80032" w:rsidRPr="00EC76D5" w:rsidRDefault="00E80032" w:rsidP="00E80032">
      <w:pPr>
        <w:pStyle w:val="Code"/>
      </w:pPr>
      <w:r w:rsidRPr="00EC76D5">
        <w:t>}</w:t>
      </w:r>
    </w:p>
    <w:p w14:paraId="0C1F4203" w14:textId="77777777" w:rsidR="00E80032" w:rsidRPr="00EC76D5" w:rsidRDefault="00E80032" w:rsidP="00E80032">
      <w:r w:rsidRPr="00EC76D5">
        <w:t xml:space="preserve">The same effect can be archived by omitting </w:t>
      </w:r>
      <w:r w:rsidR="001269DE" w:rsidRPr="00EC76D5">
        <w:t>the second expression of the</w:t>
      </w:r>
      <w:r w:rsidRPr="00EC76D5">
        <w:t xml:space="preserve"> </w:t>
      </w:r>
      <w:r w:rsidRPr="00EC76D5">
        <w:rPr>
          <w:rStyle w:val="CodeInText0"/>
        </w:rPr>
        <w:t>for</w:t>
      </w:r>
      <w:r w:rsidRPr="00EC76D5">
        <w:t xml:space="preserve"> statement.</w:t>
      </w:r>
    </w:p>
    <w:p w14:paraId="263436D2" w14:textId="77777777" w:rsidR="00E80032" w:rsidRPr="00EC76D5" w:rsidRDefault="00E80032" w:rsidP="00E80032">
      <w:pPr>
        <w:pStyle w:val="Code"/>
      </w:pPr>
      <w:r w:rsidRPr="00EC76D5">
        <w:t>int i;</w:t>
      </w:r>
    </w:p>
    <w:p w14:paraId="3C27E5F0" w14:textId="77777777" w:rsidR="00E80032" w:rsidRPr="00EC76D5" w:rsidRDefault="00E80032" w:rsidP="00E80032">
      <w:pPr>
        <w:pStyle w:val="Code"/>
      </w:pPr>
      <w:r w:rsidRPr="00EC76D5">
        <w:t>for (i = 1; ; ++i) {</w:t>
      </w:r>
      <w:r w:rsidRPr="00EC76D5">
        <w:cr/>
        <w:t xml:space="preserve">  printf("%d\n", i);</w:t>
      </w:r>
    </w:p>
    <w:p w14:paraId="61AD053F" w14:textId="77777777" w:rsidR="00E80032" w:rsidRPr="00EC76D5" w:rsidRDefault="00E80032" w:rsidP="00E80032">
      <w:pPr>
        <w:pStyle w:val="Code"/>
      </w:pPr>
    </w:p>
    <w:p w14:paraId="45AF32A7" w14:textId="77777777" w:rsidR="00E80032" w:rsidRPr="00EC76D5" w:rsidRDefault="00E80032" w:rsidP="00E80032">
      <w:pPr>
        <w:pStyle w:val="Code"/>
      </w:pPr>
      <w:r w:rsidRPr="00EC76D5">
        <w:t xml:space="preserve">  if (i == 10) {</w:t>
      </w:r>
      <w:r w:rsidRPr="00EC76D5">
        <w:cr/>
        <w:t xml:space="preserve">    break;</w:t>
      </w:r>
    </w:p>
    <w:p w14:paraId="6D3718AA" w14:textId="77777777" w:rsidR="00E80032" w:rsidRPr="00EC76D5" w:rsidRDefault="00E80032" w:rsidP="00E80032">
      <w:pPr>
        <w:pStyle w:val="Code"/>
      </w:pPr>
      <w:r w:rsidRPr="00EC76D5">
        <w:t xml:space="preserve">  }</w:t>
      </w:r>
    </w:p>
    <w:p w14:paraId="75BA3674" w14:textId="77777777" w:rsidR="00E80032" w:rsidRPr="00EC76D5" w:rsidRDefault="00E80032" w:rsidP="00E80032">
      <w:pPr>
        <w:pStyle w:val="Code"/>
      </w:pPr>
      <w:r w:rsidRPr="00EC76D5">
        <w:t>}</w:t>
      </w:r>
    </w:p>
    <w:p w14:paraId="03C7F45C" w14:textId="77777777" w:rsidR="00E80032" w:rsidRPr="00EC76D5" w:rsidRDefault="00E80032" w:rsidP="00E80032">
      <w:r w:rsidRPr="00EC76D5">
        <w:t xml:space="preserve">An iteration statement can also include a </w:t>
      </w:r>
      <w:r w:rsidRPr="00EC76D5">
        <w:rPr>
          <w:rStyle w:val="CodeInText0"/>
        </w:rPr>
        <w:t>continue</w:t>
      </w:r>
      <w:r w:rsidRPr="00EC76D5">
        <w:t xml:space="preserve"> statement. It skips the rest of the current repetition. The following example prints the numbers from 1 to 10 with the exception of 5.</w:t>
      </w:r>
    </w:p>
    <w:p w14:paraId="28F61669" w14:textId="77777777" w:rsidR="00E80032" w:rsidRPr="00EC76D5" w:rsidRDefault="00E80032" w:rsidP="00E80032">
      <w:pPr>
        <w:pStyle w:val="Code"/>
      </w:pPr>
      <w:r w:rsidRPr="00EC76D5">
        <w:t>int i;</w:t>
      </w:r>
    </w:p>
    <w:p w14:paraId="03C67B56" w14:textId="77777777" w:rsidR="00E80032" w:rsidRPr="00EC76D5" w:rsidRDefault="00E80032" w:rsidP="00E80032">
      <w:pPr>
        <w:pStyle w:val="Code"/>
      </w:pPr>
      <w:r w:rsidRPr="00EC76D5">
        <w:t>for (i = 1; i &lt;= 10; ++i) {</w:t>
      </w:r>
      <w:r w:rsidRPr="00EC76D5">
        <w:cr/>
        <w:t xml:space="preserve">  if (i == 5) {</w:t>
      </w:r>
      <w:r w:rsidRPr="00EC76D5">
        <w:cr/>
        <w:t xml:space="preserve">    continue;</w:t>
      </w:r>
    </w:p>
    <w:p w14:paraId="707646C4" w14:textId="77777777" w:rsidR="00E80032" w:rsidRPr="00EC76D5" w:rsidRDefault="00E80032" w:rsidP="00E80032">
      <w:pPr>
        <w:pStyle w:val="Code"/>
      </w:pPr>
      <w:r w:rsidRPr="00EC76D5">
        <w:t xml:space="preserve">  }</w:t>
      </w:r>
    </w:p>
    <w:p w14:paraId="0485B3B5" w14:textId="77777777" w:rsidR="00E80032" w:rsidRPr="00EC76D5" w:rsidRDefault="00E80032" w:rsidP="00E80032">
      <w:pPr>
        <w:pStyle w:val="Code"/>
      </w:pPr>
    </w:p>
    <w:p w14:paraId="184BECD1" w14:textId="77777777" w:rsidR="00E80032" w:rsidRPr="00EC76D5" w:rsidRDefault="00E80032" w:rsidP="00E80032">
      <w:pPr>
        <w:pStyle w:val="Code"/>
      </w:pPr>
      <w:r w:rsidRPr="00EC76D5">
        <w:t xml:space="preserve">  printf("%d\n", i);</w:t>
      </w:r>
    </w:p>
    <w:p w14:paraId="33C8BB09" w14:textId="77777777" w:rsidR="00E80032" w:rsidRPr="00EC76D5" w:rsidRDefault="00E80032" w:rsidP="00E80032">
      <w:pPr>
        <w:pStyle w:val="Code"/>
      </w:pPr>
      <w:r w:rsidRPr="00EC76D5">
        <w:t>}</w:t>
      </w:r>
    </w:p>
    <w:p w14:paraId="36BC0915" w14:textId="20F825B1" w:rsidR="00E80032" w:rsidRPr="00EC76D5" w:rsidRDefault="00E80032" w:rsidP="00E80032">
      <w:r w:rsidRPr="00EC76D5">
        <w:t xml:space="preserve">The following example, however, will not work as intended. Because the continue statement will skip the rest of the </w:t>
      </w:r>
      <w:r w:rsidRPr="00EC76D5">
        <w:rPr>
          <w:rStyle w:val="CodeInText0"/>
        </w:rPr>
        <w:t>while</w:t>
      </w:r>
      <w:r w:rsidRPr="00EC76D5">
        <w:t xml:space="preserve"> block, </w:t>
      </w:r>
      <w:r w:rsidRPr="00EC76D5">
        <w:rPr>
          <w:rStyle w:val="CodeInText0"/>
        </w:rPr>
        <w:t>i</w:t>
      </w:r>
      <w:r w:rsidRPr="00EC76D5">
        <w:t xml:space="preserve"> will never be updated and we will be stuck in an inf</w:t>
      </w:r>
      <w:r w:rsidR="002F35C1">
        <w:t>initializer</w:t>
      </w:r>
      <w:r w:rsidRPr="00EC76D5">
        <w:t xml:space="preserve">e loop. Therefore, I recommend that you use </w:t>
      </w:r>
      <w:r w:rsidRPr="00EC76D5">
        <w:rPr>
          <w:rStyle w:val="CodeInText0"/>
        </w:rPr>
        <w:t>continue</w:t>
      </w:r>
      <w:r w:rsidRPr="00EC76D5">
        <w:t xml:space="preserve"> with care, or avoid it altogether.</w:t>
      </w:r>
    </w:p>
    <w:p w14:paraId="66B54909" w14:textId="77777777" w:rsidR="00E80032" w:rsidRPr="00EC76D5" w:rsidRDefault="00E80032" w:rsidP="00E80032">
      <w:pPr>
        <w:pStyle w:val="Code"/>
      </w:pPr>
      <w:r w:rsidRPr="00EC76D5">
        <w:t>int i = 1;</w:t>
      </w:r>
    </w:p>
    <w:p w14:paraId="53BFD960" w14:textId="77777777" w:rsidR="00E80032" w:rsidRPr="00EC76D5" w:rsidRDefault="00E80032" w:rsidP="00E80032">
      <w:pPr>
        <w:pStyle w:val="Code"/>
      </w:pPr>
      <w:r w:rsidRPr="00EC76D5">
        <w:lastRenderedPageBreak/>
        <w:t>while (i &lt;= 10) {</w:t>
      </w:r>
      <w:r w:rsidRPr="00EC76D5">
        <w:cr/>
        <w:t xml:space="preserve">  if (i == 5) {</w:t>
      </w:r>
      <w:r w:rsidRPr="00EC76D5">
        <w:cr/>
        <w:t xml:space="preserve">    continue;</w:t>
      </w:r>
    </w:p>
    <w:p w14:paraId="0203226D" w14:textId="77777777" w:rsidR="00E80032" w:rsidRPr="00EC76D5" w:rsidRDefault="00E80032" w:rsidP="00E80032">
      <w:pPr>
        <w:pStyle w:val="Code"/>
      </w:pPr>
      <w:r w:rsidRPr="00EC76D5">
        <w:t xml:space="preserve">  }</w:t>
      </w:r>
    </w:p>
    <w:p w14:paraId="4D4C6E50" w14:textId="77777777" w:rsidR="00E80032" w:rsidRPr="00EC76D5" w:rsidRDefault="00E80032" w:rsidP="00E80032">
      <w:pPr>
        <w:pStyle w:val="Code"/>
      </w:pPr>
    </w:p>
    <w:p w14:paraId="0830CE2E" w14:textId="77777777" w:rsidR="00E80032" w:rsidRPr="00EC76D5" w:rsidRDefault="00E80032" w:rsidP="00E80032">
      <w:pPr>
        <w:pStyle w:val="Code"/>
      </w:pPr>
      <w:r w:rsidRPr="00EC76D5">
        <w:t xml:space="preserve">  printf("%d\n", i);</w:t>
      </w:r>
    </w:p>
    <w:p w14:paraId="53628065" w14:textId="77777777" w:rsidR="00E80032" w:rsidRPr="00EC76D5" w:rsidRDefault="00E80032" w:rsidP="00E80032">
      <w:pPr>
        <w:pStyle w:val="Code"/>
      </w:pPr>
      <w:r w:rsidRPr="00EC76D5">
        <w:t xml:space="preserve">  ++i;</w:t>
      </w:r>
    </w:p>
    <w:p w14:paraId="04E479B0" w14:textId="77777777" w:rsidR="00E80032" w:rsidRPr="00EC76D5" w:rsidRDefault="00E80032" w:rsidP="00E80032">
      <w:pPr>
        <w:pStyle w:val="Code"/>
      </w:pPr>
      <w:r w:rsidRPr="00EC76D5">
        <w:t>}</w:t>
      </w:r>
    </w:p>
    <w:p w14:paraId="4C1D03FE" w14:textId="1518969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51" w:name="_Toc320485601"/>
      <w:bookmarkStart w:id="6052" w:name="_Toc323656711"/>
      <w:bookmarkStart w:id="6053" w:name="_Toc324085449"/>
      <w:bookmarkStart w:id="6054" w:name="_Toc383781101"/>
      <w:bookmarkStart w:id="6055" w:name="_Toc481936501"/>
      <w:r w:rsidRPr="00EC76D5">
        <w:t>Jump statements</w:t>
      </w:r>
      <w:bookmarkEnd w:id="6051"/>
      <w:bookmarkEnd w:id="6052"/>
      <w:bookmarkEnd w:id="6053"/>
      <w:bookmarkEnd w:id="6054"/>
      <w:bookmarkEnd w:id="6055"/>
    </w:p>
    <w:p w14:paraId="102F03D0" w14:textId="77777777" w:rsidR="00E80032" w:rsidRPr="00EC76D5" w:rsidRDefault="00E80032" w:rsidP="00E80032">
      <w:r w:rsidRPr="00EC76D5">
        <w:t xml:space="preserve">We can jump from one location to another inside the same function by marking the latter location with a </w:t>
      </w:r>
      <w:r w:rsidRPr="00EC76D5">
        <w:rPr>
          <w:rStyle w:val="CodeInText0"/>
        </w:rPr>
        <w:t>label</w:t>
      </w:r>
      <w:r w:rsidRPr="00EC76D5">
        <w:t xml:space="preserve"> inside the block with the </w:t>
      </w:r>
      <w:r w:rsidRPr="00EC76D5">
        <w:rPr>
          <w:rStyle w:val="CodeInText0"/>
        </w:rPr>
        <w:t>goto</w:t>
      </w:r>
      <w:r w:rsidRPr="00EC76D5">
        <w:t xml:space="preserve"> statement. The following code is yet another example of how to print the numbers from one to ten, inclusive. As you can, it is not as clear as the previous examples.</w:t>
      </w:r>
    </w:p>
    <w:p w14:paraId="76B2028C" w14:textId="77777777" w:rsidR="00E80032" w:rsidRPr="00EC76D5" w:rsidRDefault="00E80032" w:rsidP="00E80032">
      <w:pPr>
        <w:pStyle w:val="Code"/>
      </w:pPr>
      <w:r w:rsidRPr="00EC76D5">
        <w:t>int i = 1;</w:t>
      </w:r>
    </w:p>
    <w:p w14:paraId="2618B9B6" w14:textId="77777777" w:rsidR="00E80032" w:rsidRPr="00EC76D5" w:rsidRDefault="00E80032" w:rsidP="00E80032">
      <w:pPr>
        <w:pStyle w:val="Code"/>
      </w:pPr>
      <w:r w:rsidRPr="00EC76D5">
        <w:t>label: printf("%d\n", i);</w:t>
      </w:r>
    </w:p>
    <w:p w14:paraId="1D99308B" w14:textId="77777777" w:rsidR="00E80032" w:rsidRPr="00EC76D5" w:rsidRDefault="00E80032" w:rsidP="00E80032">
      <w:pPr>
        <w:pStyle w:val="Code"/>
      </w:pPr>
    </w:p>
    <w:p w14:paraId="18E80B88" w14:textId="77777777" w:rsidR="00E80032" w:rsidRPr="00EC76D5" w:rsidRDefault="00E80032" w:rsidP="00E80032">
      <w:pPr>
        <w:pStyle w:val="Code"/>
      </w:pPr>
      <w:r w:rsidRPr="00EC76D5">
        <w:t>++i;</w:t>
      </w:r>
    </w:p>
    <w:p w14:paraId="190F1B61" w14:textId="77777777" w:rsidR="00E80032" w:rsidRPr="00EC76D5" w:rsidRDefault="00E80032" w:rsidP="00E80032">
      <w:pPr>
        <w:pStyle w:val="Code"/>
      </w:pPr>
      <w:r w:rsidRPr="00EC76D5">
        <w:t>if (i &lt;= 10) {</w:t>
      </w:r>
      <w:r w:rsidRPr="00EC76D5">
        <w:cr/>
        <w:t xml:space="preserve">  goto label;</w:t>
      </w:r>
    </w:p>
    <w:p w14:paraId="739A09D7" w14:textId="77777777" w:rsidR="00E80032" w:rsidRPr="00EC76D5" w:rsidRDefault="00E80032" w:rsidP="00E80032">
      <w:pPr>
        <w:pStyle w:val="Code"/>
      </w:pPr>
      <w:r w:rsidRPr="00EC76D5">
        <w:t>}</w:t>
      </w:r>
    </w:p>
    <w:p w14:paraId="77786062" w14:textId="77777777" w:rsidR="00E80032" w:rsidRPr="00EC76D5" w:rsidRDefault="00E80032" w:rsidP="00E80032">
      <w:r w:rsidRPr="00EC76D5">
        <w:t xml:space="preserve">The </w:t>
      </w:r>
      <w:r w:rsidRPr="00EC76D5">
        <w:rPr>
          <w:rStyle w:val="CodeInText0"/>
        </w:rPr>
        <w:t>goto</w:t>
      </w:r>
      <w:r w:rsidRPr="00EC76D5">
        <w:t xml:space="preserve"> statement is considered to give rise to unstructured code, so called “spagetti code.” I strongly recommended that you omit </w:t>
      </w:r>
      <w:r w:rsidRPr="00EC76D5">
        <w:rPr>
          <w:rStyle w:val="CodeInText0"/>
        </w:rPr>
        <w:t>goto</w:t>
      </w:r>
      <w:r w:rsidRPr="00EC76D5">
        <w:t xml:space="preserve"> altogether. To put it bluntly: now when you seen it, forget it.</w:t>
      </w:r>
    </w:p>
    <w:p w14:paraId="6016835D" w14:textId="5888C8E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56" w:name="_Toc320485602"/>
      <w:bookmarkStart w:id="6057" w:name="_Toc323656712"/>
      <w:bookmarkStart w:id="6058" w:name="_Toc324085450"/>
      <w:bookmarkStart w:id="6059" w:name="_Toc383781102"/>
      <w:bookmarkStart w:id="6060" w:name="_Toc481936502"/>
      <w:r w:rsidRPr="00EC76D5">
        <w:t>Expression statements</w:t>
      </w:r>
      <w:bookmarkEnd w:id="6056"/>
      <w:bookmarkEnd w:id="6057"/>
      <w:bookmarkEnd w:id="6058"/>
      <w:bookmarkEnd w:id="6059"/>
      <w:bookmarkEnd w:id="6060"/>
    </w:p>
    <w:p w14:paraId="5ABA790D" w14:textId="77777777" w:rsidR="00E80032" w:rsidRPr="00EC76D5" w:rsidRDefault="00E80032" w:rsidP="00E80032">
      <w:r w:rsidRPr="00EC76D5">
        <w:t>An expression can form a statement.</w:t>
      </w:r>
    </w:p>
    <w:p w14:paraId="3EC2C1A3" w14:textId="77777777" w:rsidR="00E80032" w:rsidRPr="00EC76D5" w:rsidRDefault="00E80032" w:rsidP="00E80032">
      <w:pPr>
        <w:pStyle w:val="Code"/>
      </w:pPr>
      <w:r w:rsidRPr="00EC76D5">
        <w:t>a = b + 1; // Assignment operator.</w:t>
      </w:r>
    </w:p>
    <w:p w14:paraId="508B62DB" w14:textId="77777777" w:rsidR="00E80032" w:rsidRPr="00EC76D5" w:rsidRDefault="00E80032" w:rsidP="00E80032">
      <w:pPr>
        <w:pStyle w:val="Code"/>
      </w:pPr>
      <w:r w:rsidRPr="00EC76D5">
        <w:t>puts("Hello, World!"); // Function call.</w:t>
      </w:r>
    </w:p>
    <w:p w14:paraId="0E5C40D5" w14:textId="77777777" w:rsidR="00E80032" w:rsidRPr="00EC76D5" w:rsidRDefault="00E80032" w:rsidP="00E80032">
      <w:r w:rsidRPr="00EC76D5">
        <w:t xml:space="preserve">In the above examples, we are only interested in the side effects; that </w:t>
      </w:r>
      <w:r w:rsidRPr="00EC76D5">
        <w:rPr>
          <w:rStyle w:val="CodeInText0"/>
        </w:rPr>
        <w:t>a</w:t>
      </w:r>
      <w:r w:rsidRPr="00EC76D5">
        <w:t xml:space="preserve"> is assigned a new value and that a text is written. We are allowed to write expression statements without side effects; even thought it has no meaning and is likely to be erased by the compiler.</w:t>
      </w:r>
    </w:p>
    <w:p w14:paraId="042FD39F" w14:textId="77777777" w:rsidR="00E80032" w:rsidRPr="00EC76D5" w:rsidRDefault="00E80032" w:rsidP="00E80032">
      <w:pPr>
        <w:pStyle w:val="Code"/>
      </w:pPr>
      <w:r w:rsidRPr="00EC76D5">
        <w:t>a + b * c;</w:t>
      </w:r>
    </w:p>
    <w:p w14:paraId="39D61CA1" w14:textId="490231A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61" w:name="_Toc323656713"/>
      <w:bookmarkStart w:id="6062" w:name="_Toc324085451"/>
      <w:bookmarkStart w:id="6063" w:name="_Toc383781103"/>
      <w:bookmarkStart w:id="6064" w:name="_Toc481936503"/>
      <w:r w:rsidRPr="00EC76D5">
        <w:t>Volatile</w:t>
      </w:r>
      <w:bookmarkEnd w:id="6061"/>
      <w:bookmarkEnd w:id="6062"/>
      <w:bookmarkEnd w:id="6063"/>
      <w:bookmarkEnd w:id="6064"/>
    </w:p>
    <w:p w14:paraId="66152A39" w14:textId="77777777" w:rsidR="00E80032" w:rsidRPr="00EC76D5" w:rsidRDefault="00E80032" w:rsidP="00E80032">
      <w:r w:rsidRPr="00EC76D5">
        <w:t xml:space="preserve">A variable can be </w:t>
      </w:r>
      <w:r w:rsidRPr="00EC76D5">
        <w:rPr>
          <w:rStyle w:val="KeyWord"/>
        </w:rPr>
        <w:t>volatile</w:t>
      </w:r>
      <w:r w:rsidRPr="00EC76D5">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C76D5">
        <w:rPr>
          <w:rStyle w:val="CodeInText0"/>
        </w:rPr>
        <w:t>p</w:t>
      </w:r>
      <w:r w:rsidRPr="00EC76D5">
        <w:t xml:space="preserve"> is not marked as volatile, there is a risk that the compiler would replace the for-loop with another statement since the value of </w:t>
      </w:r>
      <w:r w:rsidRPr="00EC76D5">
        <w:rPr>
          <w:rStyle w:val="CodeInText0"/>
        </w:rPr>
        <w:t>*p</w:t>
      </w:r>
      <w:r w:rsidRPr="00EC76D5">
        <w:t xml:space="preserve"> does not seem to change inside the loop.</w:t>
      </w:r>
    </w:p>
    <w:p w14:paraId="5501AF76" w14:textId="77777777" w:rsidR="00E80032" w:rsidRPr="00EC76D5" w:rsidRDefault="00E80032">
      <w:pPr>
        <w:pStyle w:val="Code"/>
        <w:pPrChange w:id="6065" w:author="Stefan Björnander" w:date="2012-05-06T21:16:00Z">
          <w:pPr>
            <w:pStyle w:val="CommandLine"/>
          </w:pPr>
        </w:pPrChange>
      </w:pPr>
      <w:r w:rsidRPr="00EC76D5">
        <w:t>volatile int* p = (void*) 10000;</w:t>
      </w:r>
    </w:p>
    <w:p w14:paraId="3CB52B24" w14:textId="77777777" w:rsidR="00E80032" w:rsidRPr="00EC76D5" w:rsidRDefault="00E80032">
      <w:pPr>
        <w:pStyle w:val="Code"/>
        <w:pPrChange w:id="6066" w:author="Stefan Björnander" w:date="2012-05-06T21:16:00Z">
          <w:pPr>
            <w:pStyle w:val="CommandLine"/>
          </w:pPr>
        </w:pPrChange>
      </w:pPr>
    </w:p>
    <w:p w14:paraId="0D44E5CA" w14:textId="77777777" w:rsidR="00E80032" w:rsidRPr="00EC76D5" w:rsidRDefault="00E80032">
      <w:pPr>
        <w:pStyle w:val="Code"/>
        <w:pPrChange w:id="6067" w:author="Stefan Björnander" w:date="2012-05-06T21:16:00Z">
          <w:pPr>
            <w:pStyle w:val="CommandLine"/>
          </w:pPr>
        </w:pPrChange>
      </w:pPr>
      <w:r w:rsidRPr="00EC76D5">
        <w:rPr>
          <w:rFonts w:eastAsia="Times New Roman"/>
          <w:noProof w:val="0"/>
          <w:color w:val="000000" w:themeColor="text1"/>
          <w:rPrChange w:id="6068" w:author="Stefan Björnander" w:date="2012-05-06T21:51:00Z">
            <w:rPr>
              <w:color w:val="0000FF"/>
            </w:rPr>
          </w:rPrChange>
        </w:rPr>
        <w:t>while</w:t>
      </w:r>
      <w:r w:rsidRPr="00EC76D5">
        <w:t xml:space="preserve"> (*p != 0) {</w:t>
      </w:r>
    </w:p>
    <w:p w14:paraId="27302477" w14:textId="77777777" w:rsidR="00E80032" w:rsidRPr="00EC76D5" w:rsidRDefault="00E80032">
      <w:pPr>
        <w:pStyle w:val="Code"/>
        <w:pPrChange w:id="6069" w:author="Stefan Björnander" w:date="2012-05-06T21:16:00Z">
          <w:pPr>
            <w:pStyle w:val="CommandLine"/>
          </w:pPr>
        </w:pPrChange>
      </w:pPr>
      <w:r w:rsidRPr="00EC76D5">
        <w:t xml:space="preserve">  // Wait.</w:t>
      </w:r>
    </w:p>
    <w:p w14:paraId="7CF3B7E7" w14:textId="77777777" w:rsidR="00E80032" w:rsidRPr="00EC76D5" w:rsidRDefault="00E80032">
      <w:pPr>
        <w:pStyle w:val="Code"/>
        <w:pPrChange w:id="6070" w:author="Stefan Björnander" w:date="2012-05-06T21:16:00Z">
          <w:pPr>
            <w:pStyle w:val="CommandLine"/>
          </w:pPr>
        </w:pPrChange>
      </w:pPr>
      <w:r w:rsidRPr="00EC76D5">
        <w:t>}</w:t>
      </w:r>
    </w:p>
    <w:p w14:paraId="2CE30E7B" w14:textId="345ACBBA" w:rsidR="00E80032" w:rsidRPr="00EC76D5" w:rsidRDefault="00E80032" w:rsidP="007C7CB2">
      <w:pPr>
        <w:pStyle w:val="Rubrik2"/>
      </w:pPr>
      <w:bookmarkStart w:id="6071" w:name="_Toc320485603"/>
      <w:bookmarkStart w:id="6072" w:name="_Toc323656714"/>
      <w:bookmarkStart w:id="6073" w:name="_Toc324085452"/>
      <w:bookmarkStart w:id="6074" w:name="_Toc383781104"/>
      <w:bookmarkStart w:id="6075" w:name="_Toc481936504"/>
      <w:r w:rsidRPr="00EC76D5">
        <w:lastRenderedPageBreak/>
        <w:t>Functions</w:t>
      </w:r>
      <w:bookmarkEnd w:id="6071"/>
      <w:bookmarkEnd w:id="6072"/>
      <w:bookmarkEnd w:id="6073"/>
      <w:bookmarkEnd w:id="6074"/>
      <w:bookmarkEnd w:id="6075"/>
    </w:p>
    <w:p w14:paraId="1DAF5E60" w14:textId="77777777" w:rsidR="00E80032" w:rsidRPr="00EC76D5" w:rsidRDefault="00E80032" w:rsidP="00E80032">
      <w:r w:rsidRPr="00EC76D5">
        <w:t xml:space="preserve">A function can be compared to a black box. We send in information (input) and we receive information (output). In C, the input values are called </w:t>
      </w:r>
      <w:r w:rsidRPr="00EC76D5">
        <w:rPr>
          <w:rStyle w:val="KeyWord"/>
        </w:rPr>
        <w:t>parameters</w:t>
      </w:r>
      <w:r w:rsidRPr="00EC76D5">
        <w:t xml:space="preserve"> and the output value is called the </w:t>
      </w:r>
      <w:r w:rsidRPr="00EC76D5">
        <w:rPr>
          <w:rStyle w:val="KeyWord"/>
        </w:rPr>
        <w:t>return value</w:t>
      </w:r>
      <w:r w:rsidRPr="00EC76D5">
        <w:t>.</w:t>
      </w:r>
    </w:p>
    <w:p w14:paraId="6BC44C9C"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7A4296" w:rsidRPr="003F7CF1" w:rsidRDefault="007A4296"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7A4296" w:rsidRPr="003F7CF1" w:rsidRDefault="007A4296"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7A4296" w:rsidRPr="003F7CF1" w:rsidRDefault="007A4296"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224"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">
                <v:shape id="_x0000_s1225" type="#_x0000_t75" style="position:absolute;width:51073;height:5410;visibility:visible;mso-wrap-style:square">
                  <v:fill o:detectmouseclick="t"/>
                  <v:path o:connecttype="none"/>
                </v:shape>
                <v:rect id="Rectangle 300" o:spid="_x0000_s1226"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7A4296" w:rsidRPr="003F7CF1" w:rsidRDefault="007A4296"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227"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7A4296" w:rsidRPr="003F7CF1" w:rsidRDefault="007A4296" w:rsidP="00E80032">
                        <w:pPr>
                          <w:pStyle w:val="Picture"/>
                          <w:rPr>
                            <w:sz w:val="19"/>
                            <w:szCs w:val="19"/>
                            <w:lang w:val="sv-SE"/>
                          </w:rPr>
                        </w:pPr>
                        <w:r w:rsidRPr="003F7CF1">
                          <w:rPr>
                            <w:sz w:val="19"/>
                            <w:szCs w:val="19"/>
                          </w:rPr>
                          <w:t>Function</w:t>
                        </w:r>
                      </w:p>
                    </w:txbxContent>
                  </v:textbox>
                </v:rect>
                <v:line id="Line 302" o:spid="_x0000_s1228"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229"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230"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7A4296" w:rsidRPr="003F7CF1" w:rsidRDefault="007A4296"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EC76D5" w:rsidRDefault="00E80032" w:rsidP="00E80032">
      <w:r w:rsidRPr="00EC76D5">
        <w:t xml:space="preserve">To start with, let us try the function </w:t>
      </w:r>
      <w:r w:rsidRPr="00EC76D5">
        <w:rPr>
          <w:rStyle w:val="CodeInText0"/>
        </w:rPr>
        <w:t>Square</w:t>
      </w:r>
      <w:r w:rsidRPr="00EC76D5">
        <w:t>; it takes an integer and returns its square.</w:t>
      </w:r>
    </w:p>
    <w:p w14:paraId="164C23E4" w14:textId="77777777" w:rsidR="00E80032" w:rsidRPr="00EC76D5" w:rsidRDefault="00E80032" w:rsidP="00E80032">
      <w:pPr>
        <w:pStyle w:val="Code"/>
      </w:pPr>
      <w:r w:rsidRPr="00EC76D5">
        <w:t>int Square(int n) {</w:t>
      </w:r>
    </w:p>
    <w:p w14:paraId="0209953C" w14:textId="77777777" w:rsidR="00E80032" w:rsidRPr="00EC76D5" w:rsidRDefault="00E80032" w:rsidP="00E80032">
      <w:pPr>
        <w:pStyle w:val="Code"/>
      </w:pPr>
      <w:r w:rsidRPr="00EC76D5">
        <w:t xml:space="preserve">  return n * n;</w:t>
      </w:r>
    </w:p>
    <w:p w14:paraId="44AEC323" w14:textId="77777777" w:rsidR="00E80032" w:rsidRPr="00EC76D5" w:rsidRDefault="00E80032" w:rsidP="00E80032">
      <w:pPr>
        <w:pStyle w:val="Code"/>
      </w:pPr>
      <w:r w:rsidRPr="00EC76D5">
        <w:t>}</w:t>
      </w:r>
    </w:p>
    <w:p w14:paraId="7F80F339" w14:textId="77777777" w:rsidR="00E80032" w:rsidRPr="00EC76D5" w:rsidRDefault="00E80032" w:rsidP="00E80032">
      <w:pPr>
        <w:pStyle w:val="Code"/>
      </w:pPr>
    </w:p>
    <w:p w14:paraId="10FFDCED" w14:textId="77777777" w:rsidR="00E80032" w:rsidRPr="00EC76D5" w:rsidRDefault="00E80032" w:rsidP="00E80032">
      <w:pPr>
        <w:pStyle w:val="Code"/>
      </w:pPr>
      <w:r w:rsidRPr="00EC76D5">
        <w:t>void main() {</w:t>
      </w:r>
    </w:p>
    <w:p w14:paraId="42CB3675" w14:textId="77777777" w:rsidR="00E80032" w:rsidRPr="00EC76D5" w:rsidRDefault="00E80032" w:rsidP="00E80032">
      <w:pPr>
        <w:pStyle w:val="Code"/>
      </w:pPr>
      <w:r w:rsidRPr="00EC76D5">
        <w:t xml:space="preserve">  int i = Square(2); // Square returns 4.</w:t>
      </w:r>
    </w:p>
    <w:p w14:paraId="08F4EF7D" w14:textId="77777777" w:rsidR="00E80032" w:rsidRPr="00EC76D5" w:rsidRDefault="00E80032" w:rsidP="00E80032">
      <w:pPr>
        <w:pStyle w:val="Code"/>
      </w:pPr>
      <w:r w:rsidRPr="00EC76D5">
        <w:t>}</w:t>
      </w:r>
    </w:p>
    <w:p w14:paraId="37943EBD"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7A4296" w:rsidRPr="003F7CF1" w:rsidRDefault="007A4296"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7A4296" w:rsidRPr="003F7CF1" w:rsidRDefault="007A4296"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7A4296" w:rsidRPr="003F7CF1" w:rsidRDefault="007A4296"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23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">
                <v:shape id="_x0000_s1232" type="#_x0000_t75" style="position:absolute;width:51073;height:5410;visibility:visible;mso-wrap-style:square">
                  <v:fill o:detectmouseclick="t"/>
                  <v:path o:connecttype="none"/>
                </v:shape>
                <v:rect id="Rectangle 293" o:spid="_x0000_s1233"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7A4296" w:rsidRPr="003F7CF1" w:rsidRDefault="007A4296" w:rsidP="00E80032">
                        <w:pPr>
                          <w:pStyle w:val="Picture"/>
                          <w:jc w:val="both"/>
                          <w:rPr>
                            <w:sz w:val="19"/>
                            <w:szCs w:val="19"/>
                            <w:lang w:val="sv-SE"/>
                          </w:rPr>
                        </w:pPr>
                        <w:r w:rsidRPr="003F7CF1">
                          <w:rPr>
                            <w:sz w:val="19"/>
                            <w:szCs w:val="19"/>
                            <w:lang w:val="sv-SE"/>
                          </w:rPr>
                          <w:t xml:space="preserve">                       2</w:t>
                        </w:r>
                      </w:p>
                    </w:txbxContent>
                  </v:textbox>
                </v:rect>
                <v:rect id="Rectangle 294" o:spid="_x0000_s123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7A4296" w:rsidRPr="003F7CF1" w:rsidRDefault="007A4296" w:rsidP="00E80032">
                        <w:pPr>
                          <w:pStyle w:val="Picture"/>
                          <w:rPr>
                            <w:sz w:val="19"/>
                            <w:szCs w:val="19"/>
                            <w:lang w:val="sv-SE"/>
                          </w:rPr>
                        </w:pPr>
                        <w:r w:rsidRPr="003F7CF1">
                          <w:rPr>
                            <w:sz w:val="19"/>
                            <w:szCs w:val="19"/>
                            <w:lang w:val="sv-SE"/>
                          </w:rPr>
                          <w:t>Square</w:t>
                        </w:r>
                      </w:p>
                    </w:txbxContent>
                  </v:textbox>
                </v:rect>
                <v:line id="Line 295" o:spid="_x0000_s123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236"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237"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7A4296" w:rsidRPr="003F7CF1" w:rsidRDefault="007A4296"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EC76D5" w:rsidRDefault="00E80032" w:rsidP="00E80032">
      <w:r w:rsidRPr="00EC76D5">
        <w:t xml:space="preserve">In the example above, the parameter </w:t>
      </w:r>
      <w:r w:rsidRPr="00EC76D5">
        <w:rPr>
          <w:rStyle w:val="CodeInText0"/>
        </w:rPr>
        <w:t>n</w:t>
      </w:r>
      <w:r w:rsidRPr="00EC76D5">
        <w:t xml:space="preserve"> in the </w:t>
      </w:r>
      <w:r w:rsidRPr="00EC76D5">
        <w:rPr>
          <w:rStyle w:val="CodeInText0"/>
        </w:rPr>
        <w:t>Square</w:t>
      </w:r>
      <w:r w:rsidRPr="00EC76D5">
        <w:t xml:space="preserve"> </w:t>
      </w:r>
      <w:r w:rsidR="00C37108">
        <w:t>definition</w:t>
      </w:r>
      <w:r w:rsidRPr="00EC76D5">
        <w:t xml:space="preserve"> is called a </w:t>
      </w:r>
      <w:r w:rsidRPr="00EC76D5">
        <w:rPr>
          <w:rStyle w:val="KeyWord"/>
        </w:rPr>
        <w:t>formal parameter</w:t>
      </w:r>
      <w:r w:rsidRPr="00EC76D5">
        <w:t xml:space="preserve">, and the value </w:t>
      </w:r>
      <w:r w:rsidRPr="00EC76D5">
        <w:rPr>
          <w:rStyle w:val="CodeInText0"/>
        </w:rPr>
        <w:t>3</w:t>
      </w:r>
      <w:r w:rsidRPr="00EC76D5">
        <w:t xml:space="preserve"> in the </w:t>
      </w:r>
      <w:r w:rsidRPr="00EC76D5">
        <w:rPr>
          <w:rStyle w:val="CodeInText0"/>
        </w:rPr>
        <w:t>Square</w:t>
      </w:r>
      <w:r w:rsidRPr="00EC76D5">
        <w:t xml:space="preserve"> call in </w:t>
      </w:r>
      <w:r w:rsidRPr="00EC76D5">
        <w:rPr>
          <w:rStyle w:val="CodeInText0"/>
        </w:rPr>
        <w:t>main</w:t>
      </w:r>
      <w:r w:rsidRPr="00EC76D5">
        <w:t xml:space="preserve"> is called an </w:t>
      </w:r>
      <w:r w:rsidRPr="00EC76D5">
        <w:rPr>
          <w:rStyle w:val="KeyWord"/>
        </w:rPr>
        <w:t>actual parameter</w:t>
      </w:r>
      <w:r w:rsidRPr="00EC76D5">
        <w:t xml:space="preserve"> or an </w:t>
      </w:r>
      <w:r w:rsidRPr="00EC76D5">
        <w:rPr>
          <w:rStyle w:val="KeyWord"/>
        </w:rPr>
        <w:t>argument</w:t>
      </w:r>
      <w:r w:rsidRPr="00EC76D5">
        <w:t>.</w:t>
      </w:r>
    </w:p>
    <w:p w14:paraId="6DB07FB2" w14:textId="77777777" w:rsidR="00E80032" w:rsidRPr="00EC76D5" w:rsidRDefault="00E80032" w:rsidP="00E80032">
      <w:r w:rsidRPr="00EC76D5">
        <w:t xml:space="preserve">Now, let us try a more complicated function: </w:t>
      </w:r>
      <w:r w:rsidRPr="00EC76D5">
        <w:rPr>
          <w:rStyle w:val="CodeInText0"/>
        </w:rPr>
        <w:t>SquareRoot</w:t>
      </w:r>
      <w:r w:rsidRPr="00EC76D5">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C76D5">
        <w:rPr>
          <w:rStyle w:val="CodeInText0"/>
        </w:rPr>
        <w:t>main</w:t>
      </w:r>
      <w:r w:rsidRPr="00EC76D5">
        <w:rPr>
          <w:rStyle w:val="Fotnotsreferens"/>
          <w:rFonts w:ascii="Lucida Console" w:hAnsi="Lucida Console"/>
          <w:color w:val="FF0000"/>
          <w:sz w:val="18"/>
        </w:rPr>
        <w:footnoteReference w:id="29"/>
      </w:r>
      <w:r w:rsidRPr="00EC76D5">
        <w:t xml:space="preserve">, a function can have local variables; </w:t>
      </w:r>
      <w:r w:rsidRPr="00EC76D5">
        <w:rPr>
          <w:rStyle w:val="CodeInText0"/>
        </w:rPr>
        <w:t>root</w:t>
      </w:r>
      <w:r w:rsidRPr="00EC76D5">
        <w:t xml:space="preserve"> and </w:t>
      </w:r>
      <w:r w:rsidRPr="00EC76D5">
        <w:rPr>
          <w:rStyle w:val="CodeInText0"/>
        </w:rPr>
        <w:t>oldRoot</w:t>
      </w:r>
      <w:r w:rsidRPr="00EC76D5">
        <w:t xml:space="preserve"> hold the current and previous value of the root, respectively.</w:t>
      </w:r>
    </w:p>
    <w:p w14:paraId="271FB485" w14:textId="77777777" w:rsidR="00E80032" w:rsidRPr="00EC76D5" w:rsidRDefault="00E80032" w:rsidP="00E80032">
      <w:pPr>
        <w:pStyle w:val="Code"/>
      </w:pPr>
      <w:r w:rsidRPr="00EC76D5">
        <w:t>#include &lt;stdio.h&gt;</w:t>
      </w:r>
    </w:p>
    <w:p w14:paraId="065D18AE" w14:textId="77777777" w:rsidR="00E80032" w:rsidRPr="00EC76D5" w:rsidRDefault="00E80032" w:rsidP="00E80032">
      <w:pPr>
        <w:pStyle w:val="Code"/>
      </w:pPr>
    </w:p>
    <w:p w14:paraId="3C886DD4" w14:textId="77777777" w:rsidR="00E80032" w:rsidRPr="00EC76D5" w:rsidRDefault="00E80032" w:rsidP="00E80032">
      <w:pPr>
        <w:pStyle w:val="Code"/>
      </w:pPr>
      <w:r w:rsidRPr="00EC76D5">
        <w:t>double SquareRoot(double value) {</w:t>
      </w:r>
    </w:p>
    <w:p w14:paraId="58EA34B5" w14:textId="77777777" w:rsidR="00E80032" w:rsidRPr="00EC76D5" w:rsidRDefault="00E80032" w:rsidP="00E80032">
      <w:pPr>
        <w:pStyle w:val="Code"/>
      </w:pPr>
      <w:r w:rsidRPr="00EC76D5">
        <w:t xml:space="preserve">  const double EPSILON = 1e-12;</w:t>
      </w:r>
    </w:p>
    <w:p w14:paraId="2BF4E3AA" w14:textId="77777777" w:rsidR="00E80032" w:rsidRPr="00EC76D5" w:rsidRDefault="00E80032" w:rsidP="00E80032">
      <w:pPr>
        <w:pStyle w:val="Code"/>
      </w:pPr>
      <w:r w:rsidRPr="00EC76D5">
        <w:t xml:space="preserve">  double root = value, oldRoot = value;</w:t>
      </w:r>
    </w:p>
    <w:p w14:paraId="6CCEB76A" w14:textId="77777777" w:rsidR="00E80032" w:rsidRPr="00EC76D5" w:rsidRDefault="00E80032" w:rsidP="00E80032">
      <w:pPr>
        <w:pStyle w:val="Code"/>
      </w:pPr>
    </w:p>
    <w:p w14:paraId="515F425C" w14:textId="77777777" w:rsidR="00E80032" w:rsidRPr="00EC76D5" w:rsidRDefault="00E80032" w:rsidP="00E80032">
      <w:pPr>
        <w:pStyle w:val="Code"/>
      </w:pPr>
      <w:r w:rsidRPr="00EC76D5">
        <w:t xml:space="preserve">  while (1) {</w:t>
      </w:r>
      <w:r w:rsidRPr="00EC76D5">
        <w:cr/>
        <w:t xml:space="preserve">    root = ((value / root) + root) / 2;</w:t>
      </w:r>
    </w:p>
    <w:p w14:paraId="4E81B024" w14:textId="77777777" w:rsidR="00E80032" w:rsidRPr="00EC76D5" w:rsidRDefault="00E80032" w:rsidP="00E80032">
      <w:pPr>
        <w:pStyle w:val="Code"/>
      </w:pPr>
    </w:p>
    <w:p w14:paraId="604F446B" w14:textId="77777777" w:rsidR="00E80032" w:rsidRPr="00EC76D5" w:rsidRDefault="00E80032" w:rsidP="00E80032">
      <w:pPr>
        <w:pStyle w:val="Code"/>
      </w:pPr>
      <w:r w:rsidRPr="00EC76D5">
        <w:t xml:space="preserve">    if ((oldRoot - root) &lt;= EPSILON) {</w:t>
      </w:r>
      <w:r w:rsidRPr="00EC76D5">
        <w:cr/>
        <w:t xml:space="preserve">      return root;</w:t>
      </w:r>
    </w:p>
    <w:p w14:paraId="5C00B9ED" w14:textId="77777777" w:rsidR="00E80032" w:rsidRPr="00EC76D5" w:rsidRDefault="00E80032" w:rsidP="00E80032">
      <w:pPr>
        <w:pStyle w:val="Code"/>
      </w:pPr>
      <w:r w:rsidRPr="00EC76D5">
        <w:t xml:space="preserve">    }</w:t>
      </w:r>
    </w:p>
    <w:p w14:paraId="22E99902" w14:textId="77777777" w:rsidR="00E80032" w:rsidRPr="00EC76D5" w:rsidRDefault="00E80032" w:rsidP="00E80032">
      <w:pPr>
        <w:pStyle w:val="Code"/>
      </w:pPr>
    </w:p>
    <w:p w14:paraId="769FA862" w14:textId="77777777" w:rsidR="00E80032" w:rsidRPr="00EC76D5" w:rsidRDefault="00E80032" w:rsidP="00E80032">
      <w:pPr>
        <w:pStyle w:val="Code"/>
      </w:pPr>
      <w:r w:rsidRPr="00EC76D5">
        <w:t xml:space="preserve">    oldRoot = root;</w:t>
      </w:r>
    </w:p>
    <w:p w14:paraId="660B9C74" w14:textId="77777777" w:rsidR="00E80032" w:rsidRPr="00EC76D5" w:rsidRDefault="00E80032" w:rsidP="00E80032">
      <w:pPr>
        <w:pStyle w:val="Code"/>
      </w:pPr>
      <w:r w:rsidRPr="00EC76D5">
        <w:t xml:space="preserve">  }</w:t>
      </w:r>
    </w:p>
    <w:p w14:paraId="667DFADC" w14:textId="77777777" w:rsidR="00E80032" w:rsidRPr="00EC76D5" w:rsidRDefault="00E80032" w:rsidP="00E80032">
      <w:pPr>
        <w:pStyle w:val="Code"/>
      </w:pPr>
      <w:r w:rsidRPr="00EC76D5">
        <w:lastRenderedPageBreak/>
        <w:t>}</w:t>
      </w:r>
    </w:p>
    <w:p w14:paraId="0A0DB945" w14:textId="77777777" w:rsidR="00E80032" w:rsidRPr="00EC76D5" w:rsidRDefault="00E80032" w:rsidP="00E80032">
      <w:pPr>
        <w:pStyle w:val="Code"/>
      </w:pPr>
    </w:p>
    <w:p w14:paraId="4B893C65" w14:textId="77777777" w:rsidR="00E80032" w:rsidRPr="00EC76D5" w:rsidRDefault="00E80032" w:rsidP="00E80032">
      <w:pPr>
        <w:pStyle w:val="Code"/>
      </w:pPr>
      <w:r w:rsidRPr="00EC76D5">
        <w:t>void main() {</w:t>
      </w:r>
    </w:p>
    <w:p w14:paraId="6ADECE99" w14:textId="77777777" w:rsidR="00E80032" w:rsidRPr="00EC76D5" w:rsidRDefault="00E80032" w:rsidP="00E80032">
      <w:pPr>
        <w:pStyle w:val="Code"/>
      </w:pPr>
      <w:r w:rsidRPr="00EC76D5">
        <w:t xml:space="preserve">  double input = 16;</w:t>
      </w:r>
    </w:p>
    <w:p w14:paraId="00A8B09B" w14:textId="77777777" w:rsidR="00E80032" w:rsidRPr="00EC76D5" w:rsidRDefault="00E80032" w:rsidP="00E80032">
      <w:pPr>
        <w:pStyle w:val="Code"/>
      </w:pPr>
      <w:r w:rsidRPr="00EC76D5">
        <w:t xml:space="preserve">  printf("SquareRoot of %f: %f\n", input,</w:t>
      </w:r>
    </w:p>
    <w:p w14:paraId="628BE8DF" w14:textId="77777777" w:rsidR="00E80032" w:rsidRPr="00EC76D5" w:rsidRDefault="00E80032" w:rsidP="00E80032">
      <w:pPr>
        <w:pStyle w:val="Code"/>
      </w:pPr>
      <w:r w:rsidRPr="00EC76D5">
        <w:t xml:space="preserve">         SquareRoot(input));</w:t>
      </w:r>
    </w:p>
    <w:p w14:paraId="2C71A68E" w14:textId="77777777" w:rsidR="00E80032" w:rsidRPr="00EC76D5" w:rsidRDefault="00E80032" w:rsidP="00E80032">
      <w:pPr>
        <w:pStyle w:val="Code"/>
      </w:pPr>
      <w:r w:rsidRPr="00EC76D5">
        <w:t>}</w:t>
      </w:r>
    </w:p>
    <w:p w14:paraId="1F0F57FA" w14:textId="53EC50EA" w:rsidR="00E80032" w:rsidRPr="00EC76D5" w:rsidRDefault="00E80032" w:rsidP="007C7CB2">
      <w:pPr>
        <w:pStyle w:val="Rubrik3"/>
      </w:pPr>
      <w:bookmarkStart w:id="6076" w:name="_Toc320485604"/>
      <w:bookmarkStart w:id="6077" w:name="_Toc323656715"/>
      <w:bookmarkStart w:id="6078" w:name="_Toc324085453"/>
      <w:bookmarkStart w:id="6079" w:name="_Toc383781105"/>
      <w:bookmarkStart w:id="6080" w:name="_Toc481936505"/>
      <w:r w:rsidRPr="00EC76D5">
        <w:t>Void Functions</w:t>
      </w:r>
      <w:bookmarkEnd w:id="6076"/>
      <w:bookmarkEnd w:id="6077"/>
      <w:bookmarkEnd w:id="6078"/>
      <w:bookmarkEnd w:id="6079"/>
      <w:bookmarkEnd w:id="6080"/>
    </w:p>
    <w:p w14:paraId="2AAEC2C0" w14:textId="77777777" w:rsidR="00E80032" w:rsidRPr="00EC76D5" w:rsidRDefault="00E80032" w:rsidP="00E80032">
      <w:r w:rsidRPr="00EC76D5">
        <w:t xml:space="preserve">A function does not have to return a value; in that case, we set </w:t>
      </w:r>
      <w:r w:rsidRPr="00EC76D5">
        <w:rPr>
          <w:rStyle w:val="CodeInText0"/>
        </w:rPr>
        <w:t>void</w:t>
      </w:r>
      <w:r w:rsidRPr="00EC76D5">
        <w:t xml:space="preserve"> as the return type. As mentioned above, </w:t>
      </w:r>
      <w:r w:rsidRPr="00EC76D5">
        <w:rPr>
          <w:rStyle w:val="CodeInText0"/>
        </w:rPr>
        <w:t>void</w:t>
      </w:r>
      <w:r w:rsidRPr="00EC76D5">
        <w:t xml:space="preserve"> is used to state the absence of a type rather than a type in itself. We can return from a </w:t>
      </w:r>
      <w:r w:rsidRPr="00EC76D5">
        <w:rPr>
          <w:rStyle w:val="CodeInText0"/>
        </w:rPr>
        <w:t>void</w:t>
      </w:r>
      <w:r w:rsidRPr="00EC76D5">
        <w:t xml:space="preserve"> function by just stating return without a value.</w:t>
      </w:r>
    </w:p>
    <w:p w14:paraId="0D720AAF" w14:textId="77777777" w:rsidR="00E80032" w:rsidRPr="00EC76D5" w:rsidRDefault="00E80032" w:rsidP="00E80032">
      <w:pPr>
        <w:pStyle w:val="Code"/>
      </w:pPr>
      <w:r w:rsidRPr="00EC76D5">
        <w:t>void PrintSign(int value) {</w:t>
      </w:r>
    </w:p>
    <w:p w14:paraId="6B108143" w14:textId="77777777" w:rsidR="00E80032" w:rsidRPr="00EC76D5" w:rsidRDefault="00E80032" w:rsidP="00E80032">
      <w:pPr>
        <w:pStyle w:val="Code"/>
      </w:pPr>
      <w:r w:rsidRPr="00EC76D5">
        <w:t xml:space="preserve">  if (value &lt; 0) {</w:t>
      </w:r>
      <w:r w:rsidRPr="00EC76D5">
        <w:cr/>
        <w:t xml:space="preserve">    puts("Negative.");</w:t>
      </w:r>
    </w:p>
    <w:p w14:paraId="733BCF30" w14:textId="77777777" w:rsidR="00E80032" w:rsidRPr="00EC76D5" w:rsidRDefault="00E80032" w:rsidP="00E80032">
      <w:pPr>
        <w:pStyle w:val="Code"/>
      </w:pPr>
      <w:r w:rsidRPr="00EC76D5">
        <w:t xml:space="preserve">    return;</w:t>
      </w:r>
    </w:p>
    <w:p w14:paraId="58885B59" w14:textId="77777777" w:rsidR="00E80032" w:rsidRPr="00EC76D5" w:rsidRDefault="00E80032" w:rsidP="00E80032">
      <w:pPr>
        <w:pStyle w:val="Code"/>
      </w:pPr>
      <w:r w:rsidRPr="00EC76D5">
        <w:t xml:space="preserve">  }</w:t>
      </w:r>
    </w:p>
    <w:p w14:paraId="0225495E" w14:textId="77777777" w:rsidR="00E80032" w:rsidRPr="00EC76D5" w:rsidRDefault="00E80032" w:rsidP="00E80032">
      <w:pPr>
        <w:pStyle w:val="Code"/>
      </w:pPr>
    </w:p>
    <w:p w14:paraId="6B7C3B11" w14:textId="77777777" w:rsidR="00E80032" w:rsidRPr="00EC76D5" w:rsidRDefault="00E80032" w:rsidP="00E80032">
      <w:pPr>
        <w:pStyle w:val="Code"/>
      </w:pPr>
      <w:r w:rsidRPr="00EC76D5">
        <w:t xml:space="preserve">  if (value &gt; 0) {</w:t>
      </w:r>
      <w:r w:rsidRPr="00EC76D5">
        <w:cr/>
        <w:t xml:space="preserve">    puts("Positive.");</w:t>
      </w:r>
    </w:p>
    <w:p w14:paraId="17F2E38E" w14:textId="77777777" w:rsidR="00E80032" w:rsidRPr="00EC76D5" w:rsidRDefault="00E80032" w:rsidP="00E80032">
      <w:pPr>
        <w:pStyle w:val="Code"/>
      </w:pPr>
      <w:r w:rsidRPr="00EC76D5">
        <w:t xml:space="preserve">    return;</w:t>
      </w:r>
    </w:p>
    <w:p w14:paraId="5C108A0A" w14:textId="77777777" w:rsidR="00E80032" w:rsidRPr="00EC76D5" w:rsidRDefault="00E80032" w:rsidP="00E80032">
      <w:pPr>
        <w:pStyle w:val="Code"/>
      </w:pPr>
      <w:r w:rsidRPr="00EC76D5">
        <w:t xml:space="preserve">  }</w:t>
      </w:r>
    </w:p>
    <w:p w14:paraId="018C781B" w14:textId="77777777" w:rsidR="00E80032" w:rsidRPr="00EC76D5" w:rsidRDefault="00E80032" w:rsidP="00E80032">
      <w:pPr>
        <w:pStyle w:val="Code"/>
      </w:pPr>
    </w:p>
    <w:p w14:paraId="04E84874" w14:textId="77777777" w:rsidR="00E80032" w:rsidRPr="00EC76D5" w:rsidRDefault="00E80032" w:rsidP="00E80032">
      <w:pPr>
        <w:pStyle w:val="Code"/>
      </w:pPr>
      <w:r w:rsidRPr="00EC76D5">
        <w:t xml:space="preserve">  puts("Zero");</w:t>
      </w:r>
    </w:p>
    <w:p w14:paraId="5E3036CC" w14:textId="77777777" w:rsidR="00E80032" w:rsidRPr="00EC76D5" w:rsidRDefault="00E80032" w:rsidP="00E80032">
      <w:pPr>
        <w:pStyle w:val="Code"/>
      </w:pPr>
      <w:r w:rsidRPr="00EC76D5">
        <w:t>}</w:t>
      </w:r>
    </w:p>
    <w:p w14:paraId="7AB31F55" w14:textId="77777777" w:rsidR="00E80032" w:rsidRPr="00EC76D5" w:rsidRDefault="00E80032" w:rsidP="00E80032">
      <w:r w:rsidRPr="00EC76D5">
        <w:t xml:space="preserve">There is not a problem if the execution of a </w:t>
      </w:r>
      <w:r w:rsidRPr="00EC76D5">
        <w:rPr>
          <w:rStyle w:val="CodeInText0"/>
        </w:rPr>
        <w:t>void</w:t>
      </w:r>
      <w:r w:rsidRPr="00EC76D5">
        <w:t xml:space="preserve"> function reaches the end of the code, it just jump back to the calling function. However, a function not returning </w:t>
      </w:r>
      <w:r w:rsidRPr="00EC76D5">
        <w:rPr>
          <w:rStyle w:val="CodeInText0"/>
        </w:rPr>
        <w:t>void</w:t>
      </w:r>
      <w:r w:rsidRPr="00EC76D5">
        <w:t xml:space="preserve"> shall always return a value before reaching the end of the function. Otherwise, the compiler often gives a warning.</w:t>
      </w:r>
    </w:p>
    <w:p w14:paraId="44C5FE0F" w14:textId="2B3D4CEA" w:rsidR="00E80032" w:rsidRPr="00EC76D5" w:rsidRDefault="00E80032" w:rsidP="007C7CB2">
      <w:pPr>
        <w:pStyle w:val="Rubrik3"/>
      </w:pPr>
      <w:bookmarkStart w:id="6081" w:name="_Toc320485605"/>
      <w:bookmarkStart w:id="6082" w:name="_Toc323656716"/>
      <w:bookmarkStart w:id="6083" w:name="_Toc324085454"/>
      <w:bookmarkStart w:id="6084" w:name="_Toc383781106"/>
      <w:bookmarkStart w:id="6085" w:name="_Toc481936506"/>
      <w:r w:rsidRPr="00EC76D5">
        <w:t>Local and global variables</w:t>
      </w:r>
      <w:bookmarkEnd w:id="6081"/>
      <w:bookmarkEnd w:id="6082"/>
      <w:bookmarkEnd w:id="6083"/>
      <w:bookmarkEnd w:id="6084"/>
      <w:bookmarkEnd w:id="6085"/>
    </w:p>
    <w:p w14:paraId="7AB05ACA" w14:textId="77777777" w:rsidR="00E80032" w:rsidRPr="00EC76D5" w:rsidRDefault="00E80032" w:rsidP="00E80032">
      <w:r w:rsidRPr="00EC76D5">
        <w:t xml:space="preserve">There are two kinds of variables: </w:t>
      </w:r>
      <w:r w:rsidRPr="00EC76D5">
        <w:rPr>
          <w:rStyle w:val="KeyWord"/>
        </w:rPr>
        <w:t>local</w:t>
      </w:r>
      <w:r w:rsidRPr="00EC76D5">
        <w:t xml:space="preserve"> and </w:t>
      </w:r>
      <w:r w:rsidRPr="00EC76D5">
        <w:rPr>
          <w:rStyle w:val="KeyWord"/>
        </w:rPr>
        <w:t>global</w:t>
      </w:r>
      <w:r w:rsidRPr="00EC76D5">
        <w:t>. A global variable is defined outside a function and a local variable is defined inside a function.</w:t>
      </w:r>
    </w:p>
    <w:p w14:paraId="5A97F350" w14:textId="77777777" w:rsidR="00E80032" w:rsidRPr="00EC76D5" w:rsidRDefault="00E80032" w:rsidP="00E80032">
      <w:pPr>
        <w:pStyle w:val="Code"/>
      </w:pPr>
      <w:r w:rsidRPr="00EC76D5">
        <w:t>#include &lt;stdio.h&gt;</w:t>
      </w:r>
    </w:p>
    <w:p w14:paraId="125E2EB0" w14:textId="77777777" w:rsidR="00E80032" w:rsidRPr="00EC76D5" w:rsidRDefault="00E80032" w:rsidP="00E80032">
      <w:pPr>
        <w:pStyle w:val="Code"/>
      </w:pPr>
      <w:r w:rsidRPr="00EC76D5">
        <w:t>int global = 1;</w:t>
      </w:r>
    </w:p>
    <w:p w14:paraId="4231DB9F" w14:textId="77777777" w:rsidR="00E80032" w:rsidRPr="00EC76D5" w:rsidRDefault="00E80032" w:rsidP="00E80032">
      <w:pPr>
        <w:pStyle w:val="Code"/>
      </w:pPr>
    </w:p>
    <w:p w14:paraId="0DC339C2" w14:textId="77777777" w:rsidR="00E80032" w:rsidRPr="00EC76D5" w:rsidRDefault="00E80032" w:rsidP="00E80032">
      <w:pPr>
        <w:pStyle w:val="Code"/>
      </w:pPr>
      <w:r w:rsidRPr="00EC76D5">
        <w:t>void main() {</w:t>
      </w:r>
    </w:p>
    <w:p w14:paraId="158B7689" w14:textId="77777777" w:rsidR="00E80032" w:rsidRPr="00EC76D5" w:rsidRDefault="00E80032" w:rsidP="00E80032">
      <w:pPr>
        <w:pStyle w:val="Code"/>
      </w:pPr>
      <w:r w:rsidRPr="00EC76D5">
        <w:t xml:space="preserve">  int local = 2;</w:t>
      </w:r>
    </w:p>
    <w:p w14:paraId="224F1BF2" w14:textId="77777777" w:rsidR="00E80032" w:rsidRPr="00EC76D5" w:rsidRDefault="00E80032" w:rsidP="00E80032">
      <w:pPr>
        <w:pStyle w:val="Code"/>
      </w:pPr>
      <w:r w:rsidRPr="00EC76D5">
        <w:t xml:space="preserve">  printf("Global variable: %d, Local variable: %d.\n",</w:t>
      </w:r>
    </w:p>
    <w:p w14:paraId="4FEFD2E7" w14:textId="77777777" w:rsidR="00E80032" w:rsidRPr="00EC76D5" w:rsidRDefault="00E80032" w:rsidP="00E80032">
      <w:pPr>
        <w:pStyle w:val="Code"/>
      </w:pPr>
      <w:r w:rsidRPr="00EC76D5">
        <w:t xml:space="preserve">         global, local);</w:t>
      </w:r>
    </w:p>
    <w:p w14:paraId="3E7AC667" w14:textId="77777777" w:rsidR="00E80032" w:rsidRPr="00EC76D5" w:rsidRDefault="00E80032" w:rsidP="00E80032">
      <w:pPr>
        <w:pStyle w:val="Code"/>
      </w:pPr>
      <w:r w:rsidRPr="00EC76D5">
        <w:t>}</w:t>
      </w:r>
    </w:p>
    <w:p w14:paraId="071A3922" w14:textId="77777777" w:rsidR="00E80032" w:rsidRPr="00EC76D5" w:rsidRDefault="00E80032" w:rsidP="00E80032">
      <w:r w:rsidRPr="00EC76D5">
        <w:t>A global and a local variable can have the same name. In that case, the name inside the function refers to the local variable. We cannot access the global variable in the inner scope</w:t>
      </w:r>
      <w:r w:rsidRPr="00EC76D5">
        <w:rPr>
          <w:rStyle w:val="Fotnotsreferens"/>
        </w:rPr>
        <w:footnoteReference w:id="30"/>
      </w:r>
      <w:r w:rsidRPr="00EC76D5">
        <w:t xml:space="preserve"> when a local variable with same name is present.</w:t>
      </w:r>
    </w:p>
    <w:p w14:paraId="140E8D6B" w14:textId="77777777" w:rsidR="00E80032" w:rsidRPr="00EC76D5" w:rsidRDefault="00E80032" w:rsidP="00E80032">
      <w:pPr>
        <w:pStyle w:val="Code"/>
      </w:pPr>
      <w:r w:rsidRPr="00EC76D5">
        <w:t>#include &lt;stdio.h&gt;</w:t>
      </w:r>
    </w:p>
    <w:p w14:paraId="0D5400F7" w14:textId="77777777" w:rsidR="00E80032" w:rsidRPr="00EC76D5" w:rsidRDefault="00E80032" w:rsidP="00E80032">
      <w:pPr>
        <w:pStyle w:val="Code"/>
      </w:pPr>
      <w:r w:rsidRPr="00EC76D5">
        <w:t>int number = 1;</w:t>
      </w:r>
    </w:p>
    <w:p w14:paraId="6AB5B4F5" w14:textId="77777777" w:rsidR="00E80032" w:rsidRPr="00EC76D5" w:rsidRDefault="00E80032" w:rsidP="00E80032">
      <w:pPr>
        <w:pStyle w:val="Code"/>
      </w:pPr>
    </w:p>
    <w:p w14:paraId="57EC01CE" w14:textId="77777777" w:rsidR="00E80032" w:rsidRPr="00EC76D5" w:rsidRDefault="00E80032" w:rsidP="00E80032">
      <w:pPr>
        <w:pStyle w:val="Code"/>
      </w:pPr>
      <w:r w:rsidRPr="00EC76D5">
        <w:lastRenderedPageBreak/>
        <w:t>void main() {</w:t>
      </w:r>
    </w:p>
    <w:p w14:paraId="140E1DC5" w14:textId="77777777" w:rsidR="00E80032" w:rsidRPr="00EC76D5" w:rsidRDefault="00E80032" w:rsidP="00E80032">
      <w:pPr>
        <w:pStyle w:val="Code"/>
      </w:pPr>
      <w:r w:rsidRPr="00EC76D5">
        <w:t xml:space="preserve">  int number = 2;</w:t>
      </w:r>
    </w:p>
    <w:p w14:paraId="7C98D18D" w14:textId="77777777" w:rsidR="00E80032" w:rsidRPr="00EC76D5" w:rsidRDefault="00E80032" w:rsidP="00E80032">
      <w:pPr>
        <w:pStyle w:val="Code"/>
      </w:pPr>
      <w:r w:rsidRPr="00EC76D5">
        <w:t xml:space="preserve">  printf("Variable: %d.\n", number); // 2</w:t>
      </w:r>
    </w:p>
    <w:p w14:paraId="0DABF6E7" w14:textId="77777777" w:rsidR="00E80032" w:rsidRPr="00EC76D5" w:rsidRDefault="00E80032" w:rsidP="00E80032">
      <w:pPr>
        <w:pStyle w:val="Code"/>
      </w:pPr>
      <w:r w:rsidRPr="00EC76D5">
        <w:t>}</w:t>
      </w:r>
    </w:p>
    <w:p w14:paraId="192BA5F5" w14:textId="77777777" w:rsidR="00E80032" w:rsidRPr="00EC76D5" w:rsidRDefault="00E80032" w:rsidP="00E80032">
      <w:r w:rsidRPr="00EC76D5">
        <w:t xml:space="preserve">One way to distinguish them is to precede the global variable name with </w:t>
      </w:r>
      <w:r w:rsidRPr="00EC76D5">
        <w:rPr>
          <w:rStyle w:val="CodeInText0"/>
        </w:rPr>
        <w:t>’g_’</w:t>
      </w:r>
      <w:r w:rsidRPr="00EC76D5">
        <w:t>.</w:t>
      </w:r>
    </w:p>
    <w:p w14:paraId="3A8A57A9" w14:textId="77777777" w:rsidR="00E80032" w:rsidRPr="00EC76D5" w:rsidRDefault="00E80032" w:rsidP="00E80032">
      <w:pPr>
        <w:pStyle w:val="Code"/>
      </w:pPr>
      <w:r w:rsidRPr="00EC76D5">
        <w:t>#include &lt;stdio.h&gt;</w:t>
      </w:r>
    </w:p>
    <w:p w14:paraId="6851B5F3" w14:textId="77777777" w:rsidR="00E80032" w:rsidRPr="00EC76D5" w:rsidRDefault="00E80032" w:rsidP="00E80032">
      <w:pPr>
        <w:pStyle w:val="Code"/>
      </w:pPr>
      <w:r w:rsidRPr="00EC76D5">
        <w:t>int g_number = 1;</w:t>
      </w:r>
    </w:p>
    <w:p w14:paraId="21BE1707" w14:textId="77777777" w:rsidR="00E80032" w:rsidRPr="00EC76D5" w:rsidRDefault="00E80032" w:rsidP="00E80032">
      <w:pPr>
        <w:pStyle w:val="Code"/>
      </w:pPr>
    </w:p>
    <w:p w14:paraId="148622AA" w14:textId="77777777" w:rsidR="00E80032" w:rsidRPr="00EC76D5" w:rsidRDefault="00E80032" w:rsidP="00E80032">
      <w:pPr>
        <w:pStyle w:val="Code"/>
      </w:pPr>
      <w:r w:rsidRPr="00EC76D5">
        <w:t>void main() {</w:t>
      </w:r>
    </w:p>
    <w:p w14:paraId="78EC934B" w14:textId="77777777" w:rsidR="00E80032" w:rsidRPr="00EC76D5" w:rsidRDefault="00E80032" w:rsidP="00E80032">
      <w:pPr>
        <w:pStyle w:val="Code"/>
      </w:pPr>
      <w:r w:rsidRPr="00EC76D5">
        <w:t xml:space="preserve">  int number = 2;</w:t>
      </w:r>
    </w:p>
    <w:p w14:paraId="26DBA5A6" w14:textId="77777777" w:rsidR="00E80032" w:rsidRPr="00EC76D5" w:rsidRDefault="00E80032" w:rsidP="00E80032">
      <w:pPr>
        <w:pStyle w:val="Code"/>
      </w:pPr>
      <w:r w:rsidRPr="00EC76D5">
        <w:t xml:space="preserve">  printf("Global variable: %d, Local variable: %d.\n",</w:t>
      </w:r>
    </w:p>
    <w:p w14:paraId="536E9F74" w14:textId="77777777" w:rsidR="00E80032" w:rsidRPr="00EC76D5" w:rsidRDefault="00E80032" w:rsidP="00E80032">
      <w:pPr>
        <w:pStyle w:val="Code"/>
      </w:pPr>
      <w:r w:rsidRPr="00EC76D5">
        <w:t xml:space="preserve">         g_number, number); // 1, 2</w:t>
      </w:r>
    </w:p>
    <w:p w14:paraId="55E81049" w14:textId="77777777" w:rsidR="00E80032" w:rsidRPr="00EC76D5" w:rsidRDefault="00E80032" w:rsidP="00E80032">
      <w:pPr>
        <w:pStyle w:val="Code"/>
      </w:pPr>
      <w:r w:rsidRPr="00EC76D5">
        <w:t>}</w:t>
      </w:r>
    </w:p>
    <w:p w14:paraId="42C5B6FB" w14:textId="653F8E38" w:rsidR="00E80032" w:rsidRPr="00EC76D5" w:rsidRDefault="00E80032" w:rsidP="00E80032">
      <w:r w:rsidRPr="00EC76D5">
        <w:t xml:space="preserve">Global variables can only be </w:t>
      </w:r>
      <w:r w:rsidR="00266D64">
        <w:t>initialized</w:t>
      </w:r>
      <w:r w:rsidRPr="00EC76D5">
        <w:t xml:space="preserve"> with constant values.</w:t>
      </w:r>
    </w:p>
    <w:p w14:paraId="36099BB1" w14:textId="77777777" w:rsidR="00E80032" w:rsidRPr="00EC76D5" w:rsidRDefault="00E80032" w:rsidP="00E80032">
      <w:pPr>
        <w:pStyle w:val="Code"/>
      </w:pPr>
      <w:r w:rsidRPr="00EC76D5">
        <w:t>int g_number1 = 1;             // Right.</w:t>
      </w:r>
    </w:p>
    <w:p w14:paraId="29A6AD58" w14:textId="77777777" w:rsidR="00E80032" w:rsidRPr="00EC76D5" w:rsidRDefault="00E80032" w:rsidP="00E80032">
      <w:pPr>
        <w:pStyle w:val="Code"/>
      </w:pPr>
      <w:r w:rsidRPr="00EC76D5">
        <w:t>int g_number2 = g_number1 + 1; // Wrong.</w:t>
      </w:r>
    </w:p>
    <w:p w14:paraId="7A54CCDA" w14:textId="5AEF99D1" w:rsidR="00E80032" w:rsidRPr="00EC76D5" w:rsidRDefault="00E80032" w:rsidP="007C7CB2">
      <w:pPr>
        <w:pStyle w:val="Rubrik3"/>
      </w:pPr>
      <w:bookmarkStart w:id="6086" w:name="_Toc323656717"/>
      <w:bookmarkStart w:id="6087" w:name="_Toc324085455"/>
      <w:bookmarkStart w:id="6088" w:name="_Toc383781107"/>
      <w:bookmarkStart w:id="6089" w:name="_Toc481936507"/>
      <w:r w:rsidRPr="00EC76D5">
        <w:t>Inner Blocks with Local Variables</w:t>
      </w:r>
      <w:bookmarkEnd w:id="6086"/>
      <w:bookmarkEnd w:id="6087"/>
      <w:bookmarkEnd w:id="6088"/>
      <w:bookmarkEnd w:id="6089"/>
    </w:p>
    <w:p w14:paraId="2243B6C4" w14:textId="500A43CB" w:rsidR="00E80032" w:rsidRPr="00EC76D5" w:rsidRDefault="00E80032" w:rsidP="00E80032">
      <w:r w:rsidRPr="00EC76D5">
        <w:t xml:space="preserve">In C, you are allowed to use the bracket notation when </w:t>
      </w:r>
      <w:r w:rsidR="002F35C1">
        <w:t>initializer</w:t>
      </w:r>
      <w:r w:rsidRPr="00EC76D5">
        <w:t>ializing structures, unions, and arrays, but not when assigning</w:t>
      </w:r>
      <w:r w:rsidRPr="00EC76D5">
        <w:rPr>
          <w:rStyle w:val="Fotnotsreferens"/>
        </w:rPr>
        <w:footnoteReference w:id="31"/>
      </w:r>
      <w:r w:rsidRPr="00EC76D5">
        <w:t>. Therefore, the following code will not work.</w:t>
      </w:r>
    </w:p>
    <w:p w14:paraId="1AC74284" w14:textId="77777777" w:rsidR="00E80032" w:rsidRPr="00EC76D5" w:rsidRDefault="00E80032" w:rsidP="00E80032">
      <w:pPr>
        <w:pStyle w:val="Code"/>
      </w:pPr>
      <w:r w:rsidRPr="00EC76D5">
        <w:t>INT_PAIR Block(int* p) {</w:t>
      </w:r>
    </w:p>
    <w:p w14:paraId="694F761A" w14:textId="77777777" w:rsidR="00E80032" w:rsidRPr="00EC76D5" w:rsidRDefault="00E80032" w:rsidP="00E80032">
      <w:pPr>
        <w:pStyle w:val="Code"/>
      </w:pPr>
      <w:r w:rsidRPr="00EC76D5">
        <w:t xml:space="preserve">  INT_PAIR result;</w:t>
      </w:r>
    </w:p>
    <w:p w14:paraId="2872AD78" w14:textId="77777777" w:rsidR="00E80032" w:rsidRPr="00EC76D5" w:rsidRDefault="00E80032" w:rsidP="00E80032">
      <w:pPr>
        <w:pStyle w:val="Code"/>
      </w:pPr>
      <w:r w:rsidRPr="00EC76D5">
        <w:t xml:space="preserve">  if (p != NULL) {</w:t>
      </w:r>
    </w:p>
    <w:p w14:paraId="5275AF42" w14:textId="77777777" w:rsidR="00E80032" w:rsidRPr="00EC76D5" w:rsidRDefault="00E80032" w:rsidP="00E80032">
      <w:pPr>
        <w:pStyle w:val="Code"/>
      </w:pPr>
      <w:r w:rsidRPr="00EC76D5">
        <w:t xml:space="preserve">    result = {*p - 1, *p + 1}; // Wrong.</w:t>
      </w:r>
    </w:p>
    <w:p w14:paraId="07D14894" w14:textId="77777777" w:rsidR="00E80032" w:rsidRPr="00EC76D5" w:rsidRDefault="00E80032" w:rsidP="00E80032">
      <w:pPr>
        <w:pStyle w:val="Code"/>
      </w:pPr>
      <w:r w:rsidRPr="00EC76D5">
        <w:t xml:space="preserve">    return result;</w:t>
      </w:r>
    </w:p>
    <w:p w14:paraId="02DA01D4" w14:textId="77777777" w:rsidR="00E80032" w:rsidRPr="00EC76D5" w:rsidRDefault="00E80032" w:rsidP="00E80032">
      <w:pPr>
        <w:pStyle w:val="Code"/>
      </w:pPr>
      <w:r w:rsidRPr="00EC76D5">
        <w:t xml:space="preserve">  }</w:t>
      </w:r>
    </w:p>
    <w:p w14:paraId="0084CE01" w14:textId="77777777" w:rsidR="00E80032" w:rsidRPr="00EC76D5" w:rsidRDefault="00E80032" w:rsidP="00E80032">
      <w:pPr>
        <w:pStyle w:val="Code"/>
      </w:pPr>
      <w:r w:rsidRPr="00EC76D5">
        <w:t xml:space="preserve">  else {</w:t>
      </w:r>
    </w:p>
    <w:p w14:paraId="01DFA162" w14:textId="77777777" w:rsidR="00E80032" w:rsidRPr="00EC76D5" w:rsidRDefault="00E80032" w:rsidP="00E80032">
      <w:pPr>
        <w:pStyle w:val="Code"/>
      </w:pPr>
      <w:r w:rsidRPr="00EC76D5">
        <w:t xml:space="preserve">    result = {0, 0}; // Wrong.</w:t>
      </w:r>
    </w:p>
    <w:p w14:paraId="7B3EECBB" w14:textId="77777777" w:rsidR="00E80032" w:rsidRPr="00EC76D5" w:rsidRDefault="00E80032" w:rsidP="00E80032">
      <w:pPr>
        <w:pStyle w:val="Code"/>
      </w:pPr>
      <w:r w:rsidRPr="00EC76D5">
        <w:t xml:space="preserve">    return result;</w:t>
      </w:r>
    </w:p>
    <w:p w14:paraId="380CC199" w14:textId="77777777" w:rsidR="00E80032" w:rsidRPr="00EC76D5" w:rsidRDefault="00E80032" w:rsidP="00E80032">
      <w:pPr>
        <w:pStyle w:val="Code"/>
      </w:pPr>
      <w:r w:rsidRPr="00EC76D5">
        <w:t xml:space="preserve">  }</w:t>
      </w:r>
    </w:p>
    <w:p w14:paraId="5C6BCA58" w14:textId="77777777" w:rsidR="00E80032" w:rsidRPr="00EC76D5" w:rsidRDefault="00E80032" w:rsidP="00E80032">
      <w:pPr>
        <w:pStyle w:val="Code"/>
      </w:pPr>
      <w:r w:rsidRPr="00EC76D5">
        <w:t>}</w:t>
      </w:r>
    </w:p>
    <w:p w14:paraId="2E3E81EA" w14:textId="77777777" w:rsidR="00E80032" w:rsidRPr="00EC76D5" w:rsidRDefault="00E80032" w:rsidP="00E80032">
      <w:r w:rsidRPr="00EC76D5">
        <w:t>One solution would be to a more clumsy code.</w:t>
      </w:r>
    </w:p>
    <w:p w14:paraId="2F0AAFB9" w14:textId="77777777" w:rsidR="00E80032" w:rsidRPr="00EC76D5" w:rsidRDefault="00E80032" w:rsidP="00E80032">
      <w:pPr>
        <w:pStyle w:val="Code"/>
      </w:pPr>
      <w:r w:rsidRPr="00EC76D5">
        <w:t>INT_PAIR Block(</w:t>
      </w:r>
      <w:r w:rsidRPr="00EC76D5">
        <w:rPr>
          <w:color w:val="000000" w:themeColor="text1"/>
          <w:rPrChange w:id="6090" w:author="Stefan Björnander" w:date="2012-05-06T21:51:00Z">
            <w:rPr>
              <w:color w:val="0000FF"/>
            </w:rPr>
          </w:rPrChange>
        </w:rPr>
        <w:t>int</w:t>
      </w:r>
      <w:r w:rsidRPr="00EC76D5">
        <w:t>* p) {</w:t>
      </w:r>
    </w:p>
    <w:p w14:paraId="48040B26" w14:textId="77777777" w:rsidR="00E80032" w:rsidRPr="00EC76D5" w:rsidRDefault="00E80032" w:rsidP="00E80032">
      <w:pPr>
        <w:pStyle w:val="Code"/>
      </w:pPr>
      <w:r w:rsidRPr="00EC76D5">
        <w:t xml:space="preserve">  INT_PAIR result;</w:t>
      </w:r>
    </w:p>
    <w:p w14:paraId="5E2C7A75" w14:textId="77777777" w:rsidR="00E80032" w:rsidRPr="00EC76D5" w:rsidRDefault="00E80032" w:rsidP="00E80032">
      <w:pPr>
        <w:pStyle w:val="Code"/>
      </w:pPr>
      <w:r w:rsidRPr="00EC76D5">
        <w:t xml:space="preserve">  if (p != NULL) {</w:t>
      </w:r>
    </w:p>
    <w:p w14:paraId="6B62C98C" w14:textId="77777777" w:rsidR="00E80032" w:rsidRPr="00EC76D5" w:rsidRDefault="00E80032" w:rsidP="00E80032">
      <w:pPr>
        <w:pStyle w:val="Code"/>
      </w:pPr>
      <w:r w:rsidRPr="00EC76D5">
        <w:t xml:space="preserve">    result.a = *p - 1;</w:t>
      </w:r>
    </w:p>
    <w:p w14:paraId="47DAE10B" w14:textId="77777777" w:rsidR="00E80032" w:rsidRPr="00EC76D5" w:rsidRDefault="00E80032" w:rsidP="00E80032">
      <w:pPr>
        <w:pStyle w:val="Code"/>
      </w:pPr>
      <w:r w:rsidRPr="00EC76D5">
        <w:t xml:space="preserve">    result.b = *p + 1;</w:t>
      </w:r>
    </w:p>
    <w:p w14:paraId="32F82D1A" w14:textId="77777777" w:rsidR="00E80032" w:rsidRPr="00EC76D5" w:rsidRDefault="00E80032" w:rsidP="00E80032">
      <w:pPr>
        <w:pStyle w:val="Code"/>
      </w:pPr>
      <w:r w:rsidRPr="00EC76D5">
        <w:t xml:space="preserve">    return result;</w:t>
      </w:r>
    </w:p>
    <w:p w14:paraId="75E70A92" w14:textId="77777777" w:rsidR="00E80032" w:rsidRPr="00EC76D5" w:rsidRDefault="00E80032" w:rsidP="00E80032">
      <w:pPr>
        <w:pStyle w:val="Code"/>
      </w:pPr>
      <w:r w:rsidRPr="00EC76D5">
        <w:t xml:space="preserve">  }</w:t>
      </w:r>
    </w:p>
    <w:p w14:paraId="3B8D71DC" w14:textId="77777777" w:rsidR="00E80032" w:rsidRPr="00EC76D5" w:rsidRDefault="00E80032" w:rsidP="00E80032">
      <w:pPr>
        <w:pStyle w:val="Code"/>
      </w:pPr>
      <w:r w:rsidRPr="00EC76D5">
        <w:t xml:space="preserve">  else {</w:t>
      </w:r>
    </w:p>
    <w:p w14:paraId="3C55D146" w14:textId="77777777" w:rsidR="00E80032" w:rsidRPr="00EC76D5" w:rsidRDefault="00E80032" w:rsidP="00E80032">
      <w:pPr>
        <w:pStyle w:val="Code"/>
      </w:pPr>
      <w:r w:rsidRPr="00EC76D5">
        <w:t xml:space="preserve">    result.a = 0;</w:t>
      </w:r>
    </w:p>
    <w:p w14:paraId="434A47CA" w14:textId="77777777" w:rsidR="00E80032" w:rsidRPr="00EC76D5" w:rsidRDefault="00E80032" w:rsidP="00E80032">
      <w:pPr>
        <w:pStyle w:val="Code"/>
      </w:pPr>
      <w:r w:rsidRPr="00EC76D5">
        <w:t xml:space="preserve">    result.b = 0;</w:t>
      </w:r>
    </w:p>
    <w:p w14:paraId="13B0F6AA" w14:textId="77777777" w:rsidR="00E80032" w:rsidRPr="00EC76D5" w:rsidRDefault="00E80032" w:rsidP="00E80032">
      <w:pPr>
        <w:pStyle w:val="Code"/>
      </w:pPr>
      <w:r w:rsidRPr="00EC76D5">
        <w:t xml:space="preserve">    return result;</w:t>
      </w:r>
    </w:p>
    <w:p w14:paraId="06F388EA" w14:textId="77777777" w:rsidR="00E80032" w:rsidRPr="00EC76D5" w:rsidRDefault="00E80032" w:rsidP="00E80032">
      <w:pPr>
        <w:pStyle w:val="Code"/>
      </w:pPr>
      <w:r w:rsidRPr="00EC76D5">
        <w:t xml:space="preserve">  }</w:t>
      </w:r>
    </w:p>
    <w:p w14:paraId="47D8327A" w14:textId="77777777" w:rsidR="00E80032" w:rsidRPr="00EC76D5" w:rsidRDefault="00E80032" w:rsidP="00E80032">
      <w:pPr>
        <w:pStyle w:val="Code"/>
      </w:pPr>
      <w:r w:rsidRPr="00EC76D5">
        <w:t>}</w:t>
      </w:r>
    </w:p>
    <w:p w14:paraId="4C15585F" w14:textId="5239AEA6" w:rsidR="00E80032" w:rsidRPr="00EC76D5" w:rsidRDefault="00E80032" w:rsidP="00E80032">
      <w:r w:rsidRPr="00EC76D5">
        <w:lastRenderedPageBreak/>
        <w:t xml:space="preserve">However, a more elegant solution would be to use inner blocks with local variables. Each block can define its own variable, which is especially valuable when </w:t>
      </w:r>
      <w:r w:rsidR="002F35C1">
        <w:t>initializer</w:t>
      </w:r>
      <w:r w:rsidRPr="00EC76D5">
        <w:t>ializing structures.</w:t>
      </w:r>
    </w:p>
    <w:p w14:paraId="69EC1D7C" w14:textId="77777777" w:rsidR="00E80032" w:rsidRPr="00EC76D5" w:rsidRDefault="00E80032" w:rsidP="00E80032">
      <w:pPr>
        <w:pStyle w:val="Code"/>
      </w:pPr>
      <w:r w:rsidRPr="00EC76D5">
        <w:rPr>
          <w:color w:val="000000" w:themeColor="text1"/>
          <w:rPrChange w:id="6091" w:author="Stefan Björnander" w:date="2012-05-06T21:51:00Z">
            <w:rPr>
              <w:color w:val="0000FF"/>
            </w:rPr>
          </w:rPrChange>
        </w:rPr>
        <w:t>struct</w:t>
      </w:r>
      <w:r w:rsidRPr="00EC76D5">
        <w:t xml:space="preserve"> IntPair {</w:t>
      </w:r>
    </w:p>
    <w:p w14:paraId="22340A3F" w14:textId="77777777" w:rsidR="00E80032" w:rsidRPr="00EC76D5" w:rsidRDefault="00E80032" w:rsidP="00E80032">
      <w:pPr>
        <w:pStyle w:val="Code"/>
      </w:pPr>
      <w:r w:rsidRPr="00EC76D5">
        <w:t xml:space="preserve">  int a, b;</w:t>
      </w:r>
    </w:p>
    <w:p w14:paraId="4179D174" w14:textId="77777777" w:rsidR="00E80032" w:rsidRPr="00EC76D5" w:rsidRDefault="00E80032" w:rsidP="00E80032">
      <w:pPr>
        <w:pStyle w:val="Code"/>
      </w:pPr>
      <w:r w:rsidRPr="00EC76D5">
        <w:t>};</w:t>
      </w:r>
    </w:p>
    <w:p w14:paraId="79651C50" w14:textId="77777777" w:rsidR="00E80032" w:rsidRPr="00EC76D5" w:rsidRDefault="00E80032" w:rsidP="00E80032">
      <w:pPr>
        <w:pStyle w:val="Code"/>
      </w:pPr>
    </w:p>
    <w:p w14:paraId="36FC2CB6" w14:textId="77777777" w:rsidR="00E80032" w:rsidRPr="00EC76D5" w:rsidRDefault="00E80032" w:rsidP="00E80032">
      <w:pPr>
        <w:pStyle w:val="Code"/>
      </w:pPr>
      <w:r w:rsidRPr="00EC76D5">
        <w:rPr>
          <w:color w:val="000000" w:themeColor="text1"/>
          <w:rPrChange w:id="6092" w:author="Stefan Björnander" w:date="2012-05-06T21:51:00Z">
            <w:rPr>
              <w:color w:val="0000FF"/>
            </w:rPr>
          </w:rPrChange>
        </w:rPr>
        <w:t>struct</w:t>
      </w:r>
      <w:r w:rsidRPr="00EC76D5">
        <w:t xml:space="preserve"> IntPair Block(</w:t>
      </w:r>
      <w:r w:rsidRPr="00EC76D5">
        <w:rPr>
          <w:color w:val="000000" w:themeColor="text1"/>
          <w:rPrChange w:id="6093" w:author="Stefan Björnander" w:date="2012-05-06T21:51:00Z">
            <w:rPr>
              <w:color w:val="0000FF"/>
            </w:rPr>
          </w:rPrChange>
        </w:rPr>
        <w:t>int</w:t>
      </w:r>
      <w:r w:rsidRPr="00EC76D5">
        <w:t>* p) {</w:t>
      </w:r>
    </w:p>
    <w:p w14:paraId="034C2181" w14:textId="77777777" w:rsidR="00E80032" w:rsidRPr="00EC76D5" w:rsidRDefault="00E80032" w:rsidP="00E80032">
      <w:pPr>
        <w:pStyle w:val="Code"/>
      </w:pPr>
      <w:r w:rsidRPr="00EC76D5">
        <w:t xml:space="preserve">  if (p != NULL) {</w:t>
      </w:r>
    </w:p>
    <w:p w14:paraId="1AAE0E1C" w14:textId="77777777" w:rsidR="00E80032" w:rsidRPr="00EC76D5" w:rsidRDefault="00E80032" w:rsidP="00E80032">
      <w:pPr>
        <w:pStyle w:val="Code"/>
      </w:pPr>
      <w:r w:rsidRPr="00EC76D5">
        <w:t xml:space="preserve">    struct IntPair result = {*p - 1, *p + 1};</w:t>
      </w:r>
    </w:p>
    <w:p w14:paraId="225FFD27" w14:textId="77777777" w:rsidR="00E80032" w:rsidRPr="00EC76D5" w:rsidRDefault="00E80032" w:rsidP="00E80032">
      <w:pPr>
        <w:pStyle w:val="Code"/>
      </w:pPr>
      <w:r w:rsidRPr="00EC76D5">
        <w:t xml:space="preserve">    return result;</w:t>
      </w:r>
    </w:p>
    <w:p w14:paraId="577F7564" w14:textId="77777777" w:rsidR="00E80032" w:rsidRPr="00EC76D5" w:rsidRDefault="00E80032" w:rsidP="00E80032">
      <w:pPr>
        <w:pStyle w:val="Code"/>
      </w:pPr>
      <w:r w:rsidRPr="00EC76D5">
        <w:t xml:space="preserve">  }</w:t>
      </w:r>
    </w:p>
    <w:p w14:paraId="4FC76E52" w14:textId="77777777" w:rsidR="00E80032" w:rsidRPr="00EC76D5" w:rsidRDefault="00E80032" w:rsidP="00E80032">
      <w:pPr>
        <w:pStyle w:val="Code"/>
      </w:pPr>
      <w:r w:rsidRPr="00EC76D5">
        <w:t xml:space="preserve">  else {</w:t>
      </w:r>
    </w:p>
    <w:p w14:paraId="30E01655" w14:textId="77777777" w:rsidR="00E80032" w:rsidRPr="00EC76D5" w:rsidRDefault="00E80032" w:rsidP="00E80032">
      <w:pPr>
        <w:pStyle w:val="Code"/>
      </w:pPr>
      <w:r w:rsidRPr="00EC76D5">
        <w:t xml:space="preserve">    struct IntPair empty = {0, 0};</w:t>
      </w:r>
    </w:p>
    <w:p w14:paraId="1FC58CDA" w14:textId="77777777" w:rsidR="00E80032" w:rsidRPr="00EC76D5" w:rsidRDefault="00E80032" w:rsidP="00E80032">
      <w:pPr>
        <w:pStyle w:val="Code"/>
      </w:pPr>
      <w:r w:rsidRPr="00EC76D5">
        <w:t xml:space="preserve">    return empty;</w:t>
      </w:r>
    </w:p>
    <w:p w14:paraId="78B95617" w14:textId="77777777" w:rsidR="00E80032" w:rsidRPr="00EC76D5" w:rsidRDefault="00E80032" w:rsidP="00E80032">
      <w:pPr>
        <w:pStyle w:val="Code"/>
      </w:pPr>
      <w:r w:rsidRPr="00EC76D5">
        <w:t xml:space="preserve">  }</w:t>
      </w:r>
    </w:p>
    <w:p w14:paraId="7928BAD2" w14:textId="77777777" w:rsidR="00E80032" w:rsidRPr="00EC76D5" w:rsidRDefault="00E80032" w:rsidP="00E80032">
      <w:pPr>
        <w:pStyle w:val="Code"/>
      </w:pPr>
      <w:r w:rsidRPr="00EC76D5">
        <w:t>}</w:t>
      </w:r>
    </w:p>
    <w:p w14:paraId="2A93FDE8" w14:textId="77777777" w:rsidR="00E80032" w:rsidRPr="00EC76D5" w:rsidRDefault="00E80032" w:rsidP="00E80032">
      <w:pPr>
        <w:autoSpaceDE w:val="0"/>
        <w:autoSpaceDN w:val="0"/>
        <w:spacing w:after="0"/>
        <w:rPr>
          <w:rFonts w:ascii="Consolas" w:hAnsi="Consolas" w:cs="Consolas"/>
          <w:sz w:val="19"/>
          <w:szCs w:val="19"/>
        </w:rPr>
      </w:pPr>
    </w:p>
    <w:p w14:paraId="0A806B40" w14:textId="77777777" w:rsidR="00E80032" w:rsidRPr="00EC76D5" w:rsidRDefault="00E80032" w:rsidP="00E80032">
      <w:r w:rsidRPr="00EC76D5">
        <w:t xml:space="preserve">An alternative way is to use </w:t>
      </w:r>
      <w:r w:rsidRPr="00EC76D5">
        <w:rPr>
          <w:rStyle w:val="CodeInText0"/>
        </w:rPr>
        <w:t>typedef</w:t>
      </w:r>
      <w:r w:rsidRPr="00EC76D5">
        <w:t>.</w:t>
      </w:r>
    </w:p>
    <w:p w14:paraId="7B9F320A" w14:textId="77777777" w:rsidR="00E80032" w:rsidRPr="00EC76D5" w:rsidRDefault="00E80032" w:rsidP="00E80032">
      <w:pPr>
        <w:pStyle w:val="Code"/>
      </w:pPr>
      <w:r w:rsidRPr="00EC76D5">
        <w:t>typedef struct {</w:t>
      </w:r>
    </w:p>
    <w:p w14:paraId="254FA7E4" w14:textId="77777777" w:rsidR="00E80032" w:rsidRPr="00EC76D5" w:rsidRDefault="00E80032" w:rsidP="00E80032">
      <w:pPr>
        <w:pStyle w:val="Code"/>
      </w:pPr>
      <w:r w:rsidRPr="00EC76D5">
        <w:t xml:space="preserve">  int a, b;</w:t>
      </w:r>
    </w:p>
    <w:p w14:paraId="7BE88BD9" w14:textId="77777777" w:rsidR="00E80032" w:rsidRPr="00EC76D5" w:rsidRDefault="00E80032" w:rsidP="00E80032">
      <w:pPr>
        <w:pStyle w:val="Code"/>
      </w:pPr>
      <w:r w:rsidRPr="00EC76D5">
        <w:t>} INT_PAIR;</w:t>
      </w:r>
    </w:p>
    <w:p w14:paraId="234A029D" w14:textId="77777777" w:rsidR="00E80032" w:rsidRPr="00EC76D5" w:rsidRDefault="00E80032" w:rsidP="00E80032">
      <w:pPr>
        <w:pStyle w:val="Code"/>
      </w:pPr>
    </w:p>
    <w:p w14:paraId="69530165" w14:textId="77777777" w:rsidR="00E80032" w:rsidRPr="00EC76D5" w:rsidRDefault="00E80032" w:rsidP="00E80032">
      <w:pPr>
        <w:pStyle w:val="Code"/>
      </w:pPr>
      <w:r w:rsidRPr="00EC76D5">
        <w:t>INT_PAIR Block(int* p) {</w:t>
      </w:r>
    </w:p>
    <w:p w14:paraId="30698105" w14:textId="77777777" w:rsidR="00E80032" w:rsidRPr="00EC76D5" w:rsidRDefault="00E80032" w:rsidP="00E80032">
      <w:pPr>
        <w:pStyle w:val="Code"/>
      </w:pPr>
      <w:r w:rsidRPr="00EC76D5">
        <w:t xml:space="preserve">  if (p != NULL) {</w:t>
      </w:r>
    </w:p>
    <w:p w14:paraId="5A8763EC" w14:textId="77777777" w:rsidR="00E80032" w:rsidRPr="00EC76D5" w:rsidRDefault="00E80032" w:rsidP="00E80032">
      <w:pPr>
        <w:pStyle w:val="Code"/>
      </w:pPr>
      <w:r w:rsidRPr="00EC76D5">
        <w:t xml:space="preserve">    INT_PAIR result = {*p - 1, *p + 1};</w:t>
      </w:r>
    </w:p>
    <w:p w14:paraId="17113D0A" w14:textId="77777777" w:rsidR="00E80032" w:rsidRPr="00EC76D5" w:rsidRDefault="00E80032" w:rsidP="00E80032">
      <w:pPr>
        <w:pStyle w:val="Code"/>
      </w:pPr>
      <w:r w:rsidRPr="00EC76D5">
        <w:t xml:space="preserve">    return result;</w:t>
      </w:r>
    </w:p>
    <w:p w14:paraId="0B5F561E" w14:textId="77777777" w:rsidR="00E80032" w:rsidRPr="00EC76D5" w:rsidRDefault="00E80032" w:rsidP="00E80032">
      <w:pPr>
        <w:pStyle w:val="Code"/>
      </w:pPr>
      <w:r w:rsidRPr="00EC76D5">
        <w:t xml:space="preserve">  }</w:t>
      </w:r>
    </w:p>
    <w:p w14:paraId="63777A30" w14:textId="77777777" w:rsidR="00E80032" w:rsidRPr="00EC76D5" w:rsidRDefault="00E80032" w:rsidP="00E80032">
      <w:pPr>
        <w:pStyle w:val="Code"/>
      </w:pPr>
      <w:r w:rsidRPr="00EC76D5">
        <w:t xml:space="preserve">  else {</w:t>
      </w:r>
    </w:p>
    <w:p w14:paraId="7997739A" w14:textId="77777777" w:rsidR="00E80032" w:rsidRPr="00EC76D5" w:rsidRDefault="00E80032" w:rsidP="00E80032">
      <w:pPr>
        <w:pStyle w:val="Code"/>
      </w:pPr>
      <w:r w:rsidRPr="00EC76D5">
        <w:t xml:space="preserve">    INT_PAIR empty = {0, 0};</w:t>
      </w:r>
    </w:p>
    <w:p w14:paraId="423AD7ED" w14:textId="77777777" w:rsidR="00E80032" w:rsidRPr="00EC76D5" w:rsidRDefault="00E80032" w:rsidP="00E80032">
      <w:pPr>
        <w:pStyle w:val="Code"/>
      </w:pPr>
      <w:r w:rsidRPr="00EC76D5">
        <w:t xml:space="preserve">    return empty;</w:t>
      </w:r>
    </w:p>
    <w:p w14:paraId="667A7809" w14:textId="77777777" w:rsidR="00E80032" w:rsidRPr="00EC76D5" w:rsidRDefault="00E80032" w:rsidP="00E80032">
      <w:pPr>
        <w:pStyle w:val="Code"/>
      </w:pPr>
      <w:r w:rsidRPr="00EC76D5">
        <w:t xml:space="preserve">  }</w:t>
      </w:r>
    </w:p>
    <w:p w14:paraId="035BE26A" w14:textId="77777777" w:rsidR="00E80032" w:rsidRPr="00EC76D5" w:rsidRDefault="00E80032" w:rsidP="00E80032">
      <w:pPr>
        <w:pStyle w:val="Code"/>
      </w:pPr>
      <w:r w:rsidRPr="00EC76D5">
        <w:t>}</w:t>
      </w:r>
    </w:p>
    <w:p w14:paraId="7709BA9F" w14:textId="4499C032" w:rsidR="00E80032" w:rsidRPr="00EC76D5" w:rsidRDefault="00E80032" w:rsidP="007C7CB2">
      <w:pPr>
        <w:pStyle w:val="Rubrik3"/>
      </w:pPr>
      <w:bookmarkStart w:id="6094" w:name="_Toc320485606"/>
      <w:bookmarkStart w:id="6095" w:name="_Toc323656718"/>
      <w:bookmarkStart w:id="6096" w:name="_Toc324085456"/>
      <w:bookmarkStart w:id="6097" w:name="_Toc383781108"/>
      <w:bookmarkStart w:id="6098" w:name="_Toc481936508"/>
      <w:r w:rsidRPr="00EC76D5">
        <w:t>Call-by-Value and Call-by-Reference</w:t>
      </w:r>
      <w:bookmarkEnd w:id="6094"/>
      <w:bookmarkEnd w:id="6095"/>
      <w:bookmarkEnd w:id="6096"/>
      <w:bookmarkEnd w:id="6097"/>
      <w:bookmarkEnd w:id="6098"/>
    </w:p>
    <w:p w14:paraId="4B4955DB" w14:textId="77777777" w:rsidR="00E80032" w:rsidRPr="00EC76D5" w:rsidRDefault="00E80032" w:rsidP="00E80032">
      <w:r w:rsidRPr="00EC76D5">
        <w:t>Say we want to write a function for switching the values of two variables.</w:t>
      </w:r>
    </w:p>
    <w:p w14:paraId="576F8235" w14:textId="77777777" w:rsidR="00E80032" w:rsidRPr="00EC76D5" w:rsidRDefault="00E80032" w:rsidP="00E80032">
      <w:pPr>
        <w:pStyle w:val="Code"/>
      </w:pPr>
      <w:r w:rsidRPr="00EC76D5">
        <w:t>#include &lt;stdio.h&gt;</w:t>
      </w:r>
    </w:p>
    <w:p w14:paraId="6BE30850" w14:textId="77777777" w:rsidR="00E80032" w:rsidRPr="00EC76D5" w:rsidRDefault="00E80032" w:rsidP="00E80032">
      <w:pPr>
        <w:pStyle w:val="Code"/>
      </w:pPr>
    </w:p>
    <w:p w14:paraId="7FC2D5D3" w14:textId="77777777" w:rsidR="00E80032" w:rsidRPr="00EC76D5" w:rsidRDefault="00E80032" w:rsidP="00E80032">
      <w:pPr>
        <w:pStyle w:val="Code"/>
      </w:pPr>
      <w:r w:rsidRPr="00EC76D5">
        <w:t>void Swap(int number1, int number2) {</w:t>
      </w:r>
    </w:p>
    <w:p w14:paraId="70920E17" w14:textId="77777777" w:rsidR="00E80032" w:rsidRPr="00EC76D5" w:rsidRDefault="00E80032" w:rsidP="00E80032">
      <w:pPr>
        <w:pStyle w:val="Code"/>
      </w:pPr>
      <w:r w:rsidRPr="00EC76D5">
        <w:t xml:space="preserve">  int temp = number1; // (a)</w:t>
      </w:r>
    </w:p>
    <w:p w14:paraId="2E336DBC" w14:textId="77777777" w:rsidR="00E80032" w:rsidRPr="00EC76D5" w:rsidRDefault="00E80032" w:rsidP="00E80032">
      <w:pPr>
        <w:pStyle w:val="Code"/>
      </w:pPr>
      <w:r w:rsidRPr="00EC76D5">
        <w:t xml:space="preserve">  number1 = number2;  // (b)</w:t>
      </w:r>
    </w:p>
    <w:p w14:paraId="06059600" w14:textId="77777777" w:rsidR="00E80032" w:rsidRPr="00EC76D5" w:rsidRDefault="00E80032" w:rsidP="00E80032">
      <w:pPr>
        <w:pStyle w:val="Code"/>
      </w:pPr>
      <w:r w:rsidRPr="00EC76D5">
        <w:t xml:space="preserve">  number2 = temp;     // (c)</w:t>
      </w:r>
    </w:p>
    <w:p w14:paraId="1F58232B" w14:textId="77777777" w:rsidR="00E80032" w:rsidRPr="00EC76D5" w:rsidRDefault="00E80032" w:rsidP="00E80032">
      <w:pPr>
        <w:pStyle w:val="Code"/>
      </w:pPr>
      <w:r w:rsidRPr="00EC76D5">
        <w:t>}</w:t>
      </w:r>
    </w:p>
    <w:p w14:paraId="1349DFB2" w14:textId="77777777" w:rsidR="00E80032" w:rsidRPr="00EC76D5" w:rsidRDefault="00E80032" w:rsidP="00E80032">
      <w:pPr>
        <w:pStyle w:val="Code"/>
      </w:pPr>
    </w:p>
    <w:p w14:paraId="1417768D" w14:textId="77777777" w:rsidR="00E80032" w:rsidRPr="00EC76D5" w:rsidRDefault="00E80032" w:rsidP="00E80032">
      <w:pPr>
        <w:pStyle w:val="Code"/>
      </w:pPr>
      <w:r w:rsidRPr="00EC76D5">
        <w:t>void main() {</w:t>
      </w:r>
    </w:p>
    <w:p w14:paraId="632BAC41" w14:textId="77777777" w:rsidR="00E80032" w:rsidRPr="00EC76D5" w:rsidRDefault="00E80032" w:rsidP="00E80032">
      <w:pPr>
        <w:pStyle w:val="Code"/>
      </w:pPr>
      <w:r w:rsidRPr="00EC76D5">
        <w:t xml:space="preserve">  int num1 = 1, num2 = 2;</w:t>
      </w:r>
    </w:p>
    <w:p w14:paraId="1D7C19D3" w14:textId="77777777" w:rsidR="00E80032" w:rsidRPr="00EC76D5" w:rsidRDefault="00E80032" w:rsidP="00E80032">
      <w:pPr>
        <w:pStyle w:val="Code"/>
      </w:pPr>
      <w:r w:rsidRPr="00EC76D5">
        <w:t xml:space="preserve">  printf("Before: %d, %d\n", num1, num2); // 1, 2</w:t>
      </w:r>
    </w:p>
    <w:p w14:paraId="3CF76FD2" w14:textId="77777777" w:rsidR="00E80032" w:rsidRPr="00EC76D5" w:rsidRDefault="00E80032" w:rsidP="00E80032">
      <w:pPr>
        <w:pStyle w:val="Code"/>
      </w:pPr>
    </w:p>
    <w:p w14:paraId="7B899FA8" w14:textId="77777777" w:rsidR="00E80032" w:rsidRPr="00EC76D5" w:rsidRDefault="00E80032" w:rsidP="00E80032">
      <w:pPr>
        <w:pStyle w:val="Code"/>
      </w:pPr>
      <w:r w:rsidRPr="00EC76D5">
        <w:t xml:space="preserve">  Swap(num1, num2);</w:t>
      </w:r>
    </w:p>
    <w:p w14:paraId="69BEDE19" w14:textId="77777777" w:rsidR="00E80032" w:rsidRPr="00EC76D5" w:rsidRDefault="00E80032" w:rsidP="00E80032">
      <w:pPr>
        <w:pStyle w:val="Code"/>
      </w:pPr>
      <w:r w:rsidRPr="00EC76D5">
        <w:t xml:space="preserve">  printf("After: %d, %d\n", num1, num2);  // 1, 2</w:t>
      </w:r>
    </w:p>
    <w:p w14:paraId="5A5B5ED7" w14:textId="77777777" w:rsidR="00E80032" w:rsidRPr="00EC76D5" w:rsidRDefault="00E80032" w:rsidP="00E80032">
      <w:pPr>
        <w:pStyle w:val="Code"/>
      </w:pPr>
      <w:r w:rsidRPr="00EC76D5">
        <w:t>}</w:t>
      </w:r>
    </w:p>
    <w:p w14:paraId="7E523E4F" w14:textId="77777777" w:rsidR="00E80032" w:rsidRPr="00EC76D5" w:rsidRDefault="00E80032" w:rsidP="00E80032">
      <w:r w:rsidRPr="00EC76D5">
        <w:t xml:space="preserve">Unfortunately, it will not work; the variables keep their values. The explanation is that the values of </w:t>
      </w:r>
      <w:r w:rsidRPr="00EC76D5">
        <w:rPr>
          <w:rStyle w:val="CodeInText0"/>
        </w:rPr>
        <w:t>firstNum</w:t>
      </w:r>
      <w:r w:rsidRPr="00EC76D5">
        <w:t xml:space="preserve"> and </w:t>
      </w:r>
      <w:r w:rsidRPr="00EC76D5">
        <w:rPr>
          <w:rStyle w:val="CodeInText0"/>
        </w:rPr>
        <w:t>secondNum</w:t>
      </w:r>
      <w:r w:rsidRPr="00EC76D5">
        <w:t xml:space="preserve"> in </w:t>
      </w:r>
      <w:r w:rsidRPr="00EC76D5">
        <w:rPr>
          <w:rStyle w:val="CodeInText0"/>
        </w:rPr>
        <w:t>main</w:t>
      </w:r>
      <w:r w:rsidRPr="00EC76D5">
        <w:t xml:space="preserve"> are copied into </w:t>
      </w:r>
      <w:r w:rsidRPr="00EC76D5">
        <w:rPr>
          <w:rStyle w:val="CodeInText0"/>
        </w:rPr>
        <w:t>num1</w:t>
      </w:r>
      <w:r w:rsidRPr="00EC76D5">
        <w:t xml:space="preserve"> and </w:t>
      </w:r>
      <w:r w:rsidRPr="00EC76D5">
        <w:rPr>
          <w:rStyle w:val="CodeInText0"/>
        </w:rPr>
        <w:t>num2</w:t>
      </w:r>
      <w:r w:rsidRPr="00EC76D5">
        <w:t xml:space="preserve"> in </w:t>
      </w:r>
      <w:r w:rsidRPr="00EC76D5">
        <w:rPr>
          <w:rStyle w:val="CodeInText0"/>
        </w:rPr>
        <w:t>Swap</w:t>
      </w:r>
      <w:r w:rsidRPr="00EC76D5">
        <w:t xml:space="preserve">. Then </w:t>
      </w:r>
      <w:r w:rsidRPr="00EC76D5">
        <w:rPr>
          <w:rStyle w:val="CodeInText0"/>
        </w:rPr>
        <w:t>num1</w:t>
      </w:r>
      <w:r w:rsidRPr="00EC76D5">
        <w:t xml:space="preserve"> and </w:t>
      </w:r>
      <w:r w:rsidRPr="00EC76D5">
        <w:rPr>
          <w:rStyle w:val="CodeInText0"/>
        </w:rPr>
        <w:t>num2</w:t>
      </w:r>
      <w:r w:rsidRPr="00EC76D5">
        <w:t xml:space="preserve"> </w:t>
      </w:r>
      <w:r w:rsidRPr="00EC76D5">
        <w:lastRenderedPageBreak/>
        <w:t xml:space="preserve">exchange values with the help of </w:t>
      </w:r>
      <w:r w:rsidRPr="00EC76D5">
        <w:rPr>
          <w:rStyle w:val="CodeInText0"/>
        </w:rPr>
        <w:t>temp</w:t>
      </w:r>
      <w:r w:rsidRPr="00EC76D5">
        <w:t xml:space="preserve">. However, their values are not copied back into </w:t>
      </w:r>
      <w:r w:rsidRPr="00EC76D5">
        <w:rPr>
          <w:rStyle w:val="CodeInText0"/>
        </w:rPr>
        <w:t>firstNum</w:t>
      </w:r>
      <w:r w:rsidRPr="00EC76D5">
        <w:t xml:space="preserve"> and </w:t>
      </w:r>
      <w:r w:rsidRPr="00EC76D5">
        <w:rPr>
          <w:rStyle w:val="CodeInText0"/>
        </w:rPr>
        <w:t>secondNum</w:t>
      </w:r>
      <w:r w:rsidRPr="00EC76D5">
        <w:t xml:space="preserve"> in </w:t>
      </w:r>
      <w:r w:rsidRPr="00EC76D5">
        <w:rPr>
          <w:rStyle w:val="CodeInText0"/>
        </w:rPr>
        <w:t>main</w:t>
      </w:r>
      <w:r w:rsidRPr="00EC76D5">
        <w:t>.</w:t>
      </w:r>
    </w:p>
    <w:p w14:paraId="342D6598" w14:textId="77777777" w:rsidR="00E80032" w:rsidRPr="00EC76D5" w:rsidRDefault="00E80032" w:rsidP="00E80032">
      <w:pPr>
        <w:rPr>
          <w:szCs w:val="21"/>
        </w:rPr>
      </w:pPr>
      <w:r w:rsidRPr="00EC76D5">
        <w:rPr>
          <w:noProof/>
          <w:lang w:eastAsia="sv-SE"/>
        </w:rPr>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7A4296" w:rsidRPr="003F7CF1" w:rsidRDefault="007A429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7A4296" w:rsidRPr="003F7CF1" w:rsidRDefault="007A4296"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7A4296" w:rsidRPr="003F7CF1" w:rsidRDefault="007A4296"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7A4296" w:rsidRPr="003F7CF1" w:rsidRDefault="007A429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7A4296" w:rsidRPr="003F7CF1" w:rsidRDefault="007A4296"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7A4296" w:rsidRPr="003F7CF1" w:rsidRDefault="007A4296"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7A4296" w:rsidRPr="003F7CF1" w:rsidRDefault="007A4296"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7A4296" w:rsidRPr="003F7CF1" w:rsidRDefault="007A4296"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7A4296" w:rsidRPr="003F7CF1" w:rsidRDefault="007A429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7A4296" w:rsidRPr="003F7CF1" w:rsidRDefault="007A4296"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7A4296" w:rsidRPr="003F7CF1" w:rsidRDefault="007A4296"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7A4296" w:rsidRPr="003F7CF1" w:rsidRDefault="007A4296"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7A4296" w:rsidRPr="003F7CF1" w:rsidRDefault="007A4296"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7A4296" w:rsidRPr="003F7CF1" w:rsidRDefault="007A4296"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7A4296" w:rsidRPr="003F7CF1" w:rsidRDefault="007A4296"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7A4296" w:rsidRPr="003F7CF1" w:rsidRDefault="007A429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7A4296" w:rsidRPr="003F7CF1" w:rsidRDefault="007A4296"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7A4296" w:rsidRPr="003F7CF1" w:rsidRDefault="007A4296"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7A4296" w:rsidRPr="003F7CF1" w:rsidRDefault="007A4296"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7A4296" w:rsidRPr="003F7CF1" w:rsidRDefault="007A429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7A4296" w:rsidRPr="003F7CF1" w:rsidRDefault="007A4296"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7A4296" w:rsidRPr="003F7CF1" w:rsidRDefault="007A429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7A4296" w:rsidRPr="003F7CF1" w:rsidRDefault="007A4296"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7A4296" w:rsidRPr="003F7CF1" w:rsidRDefault="007A4296"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7A4296" w:rsidRPr="003F7CF1" w:rsidRDefault="007A4296"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7A4296" w:rsidRPr="003F7CF1" w:rsidRDefault="007A4296"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7A4296" w:rsidRPr="003F7CF1" w:rsidRDefault="007A4296"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238"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">
                <v:shape id="_x0000_s1239" type="#_x0000_t75" style="position:absolute;width:57384;height:27051;visibility:visible;mso-wrap-style:square">
                  <v:fill o:detectmouseclick="t"/>
                  <v:path o:connecttype="none"/>
                </v:shape>
                <v:rect id="Rectangle 307" o:spid="_x0000_s1240"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7A4296" w:rsidRPr="003F7CF1" w:rsidRDefault="007A4296" w:rsidP="00E80032">
                        <w:pPr>
                          <w:pStyle w:val="SourceCodeBoxText"/>
                          <w:rPr>
                            <w:sz w:val="19"/>
                            <w:szCs w:val="19"/>
                          </w:rPr>
                        </w:pPr>
                        <w:r w:rsidRPr="003F7CF1">
                          <w:rPr>
                            <w:sz w:val="19"/>
                            <w:szCs w:val="19"/>
                          </w:rPr>
                          <w:t>1</w:t>
                        </w:r>
                      </w:p>
                    </w:txbxContent>
                  </v:textbox>
                </v:rect>
                <v:rect id="Rectangle 308" o:spid="_x0000_s1241"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7A4296" w:rsidRPr="003F7CF1" w:rsidRDefault="007A4296" w:rsidP="00E80032">
                        <w:pPr>
                          <w:pStyle w:val="SourceCodeBoxText"/>
                          <w:rPr>
                            <w:sz w:val="19"/>
                            <w:szCs w:val="19"/>
                          </w:rPr>
                        </w:pPr>
                        <w:r w:rsidRPr="003F7CF1">
                          <w:rPr>
                            <w:sz w:val="19"/>
                            <w:szCs w:val="19"/>
                          </w:rPr>
                          <w:t>2</w:t>
                        </w:r>
                      </w:p>
                    </w:txbxContent>
                  </v:textbox>
                </v:rect>
                <v:shape id="Text Box 309" o:spid="_x0000_s1242"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7A4296" w:rsidRPr="003F7CF1" w:rsidRDefault="007A4296" w:rsidP="00E80032">
                        <w:pPr>
                          <w:pStyle w:val="SourceCodeBoxHeader"/>
                          <w:rPr>
                            <w:sz w:val="19"/>
                            <w:szCs w:val="19"/>
                            <w:lang w:val="sv-SE"/>
                          </w:rPr>
                        </w:pPr>
                        <w:r w:rsidRPr="003F7CF1">
                          <w:rPr>
                            <w:sz w:val="19"/>
                            <w:szCs w:val="19"/>
                            <w:lang w:val="sv-SE"/>
                          </w:rPr>
                          <w:t>main:</w:t>
                        </w:r>
                      </w:p>
                    </w:txbxContent>
                  </v:textbox>
                </v:shape>
                <v:rect id="Rectangle 310" o:spid="_x0000_s1243"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7A4296" w:rsidRPr="003F7CF1" w:rsidRDefault="007A4296" w:rsidP="00E80032">
                        <w:pPr>
                          <w:pStyle w:val="SourceCodeBoxText"/>
                          <w:rPr>
                            <w:sz w:val="19"/>
                            <w:szCs w:val="19"/>
                          </w:rPr>
                        </w:pPr>
                        <w:r w:rsidRPr="003F7CF1">
                          <w:rPr>
                            <w:sz w:val="19"/>
                            <w:szCs w:val="19"/>
                          </w:rPr>
                          <w:t>1</w:t>
                        </w:r>
                      </w:p>
                    </w:txbxContent>
                  </v:textbox>
                </v:rect>
                <v:shape id="Text Box 311" o:spid="_x0000_s1244"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7A4296" w:rsidRPr="003F7CF1" w:rsidRDefault="007A4296" w:rsidP="00E80032">
                        <w:pPr>
                          <w:pStyle w:val="SourceCodeBoxHeader"/>
                          <w:rPr>
                            <w:sz w:val="19"/>
                            <w:szCs w:val="19"/>
                            <w:lang w:val="sv-SE"/>
                          </w:rPr>
                        </w:pPr>
                        <w:r>
                          <w:rPr>
                            <w:sz w:val="19"/>
                            <w:szCs w:val="19"/>
                            <w:lang w:val="sv-SE"/>
                          </w:rPr>
                          <w:t>firstNum</w:t>
                        </w:r>
                      </w:p>
                    </w:txbxContent>
                  </v:textbox>
                </v:shape>
                <v:rect id="Rectangle 312" o:spid="_x0000_s1245"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7A4296" w:rsidRPr="003F7CF1" w:rsidRDefault="007A4296" w:rsidP="00E80032">
                        <w:pPr>
                          <w:pStyle w:val="SourceCodeBoxText"/>
                          <w:rPr>
                            <w:sz w:val="19"/>
                            <w:szCs w:val="19"/>
                          </w:rPr>
                        </w:pPr>
                        <w:r w:rsidRPr="003F7CF1">
                          <w:rPr>
                            <w:sz w:val="19"/>
                            <w:szCs w:val="19"/>
                          </w:rPr>
                          <w:t>2</w:t>
                        </w:r>
                      </w:p>
                    </w:txbxContent>
                  </v:textbox>
                </v:rect>
                <v:shape id="Text Box 313" o:spid="_x0000_s1246"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7A4296" w:rsidRPr="003F7CF1" w:rsidRDefault="007A4296" w:rsidP="00E80032">
                        <w:pPr>
                          <w:pStyle w:val="SourceCodeBoxHeader"/>
                          <w:rPr>
                            <w:sz w:val="19"/>
                            <w:szCs w:val="19"/>
                            <w:lang w:val="sv-SE"/>
                          </w:rPr>
                        </w:pPr>
                        <w:r w:rsidRPr="003F7CF1">
                          <w:rPr>
                            <w:sz w:val="19"/>
                            <w:szCs w:val="19"/>
                            <w:lang w:val="sv-SE"/>
                          </w:rPr>
                          <w:t>Swap:</w:t>
                        </w:r>
                      </w:p>
                    </w:txbxContent>
                  </v:textbox>
                </v:shape>
                <v:shape id="Text Box 314" o:spid="_x0000_s1247"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7A4296" w:rsidRPr="003F7CF1" w:rsidRDefault="007A4296" w:rsidP="00E80032">
                        <w:pPr>
                          <w:pStyle w:val="SourceCodeBoxHeader"/>
                          <w:rPr>
                            <w:sz w:val="19"/>
                            <w:szCs w:val="19"/>
                            <w:lang w:val="sv-SE"/>
                          </w:rPr>
                        </w:pPr>
                        <w:r>
                          <w:rPr>
                            <w:sz w:val="19"/>
                            <w:szCs w:val="19"/>
                            <w:lang w:val="sv-SE"/>
                          </w:rPr>
                          <w:t>num2</w:t>
                        </w:r>
                      </w:p>
                    </w:txbxContent>
                  </v:textbox>
                </v:shape>
                <v:rect id="Rectangle 315" o:spid="_x0000_s1248"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7A4296" w:rsidRPr="003F7CF1" w:rsidRDefault="007A4296" w:rsidP="00E80032">
                        <w:pPr>
                          <w:pStyle w:val="SourceCodeBoxText"/>
                          <w:rPr>
                            <w:sz w:val="19"/>
                            <w:szCs w:val="19"/>
                          </w:rPr>
                        </w:pPr>
                        <w:r w:rsidRPr="003F7CF1">
                          <w:rPr>
                            <w:sz w:val="19"/>
                            <w:szCs w:val="19"/>
                          </w:rPr>
                          <w:t>1</w:t>
                        </w:r>
                      </w:p>
                    </w:txbxContent>
                  </v:textbox>
                </v:rect>
                <v:shape id="Text Box 316" o:spid="_x0000_s1249"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7A4296" w:rsidRPr="003F7CF1" w:rsidRDefault="007A4296" w:rsidP="00E80032">
                        <w:pPr>
                          <w:pStyle w:val="SourceCodeBoxHeader"/>
                          <w:rPr>
                            <w:sz w:val="19"/>
                            <w:szCs w:val="19"/>
                            <w:lang w:val="sv-SE"/>
                          </w:rPr>
                        </w:pPr>
                        <w:r>
                          <w:rPr>
                            <w:sz w:val="19"/>
                            <w:szCs w:val="19"/>
                            <w:lang w:val="sv-SE"/>
                          </w:rPr>
                          <w:t>temp</w:t>
                        </w:r>
                      </w:p>
                    </w:txbxContent>
                  </v:textbox>
                </v:shape>
                <v:shape id="Text Box 317" o:spid="_x0000_s1250"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7A4296" w:rsidRPr="003F7CF1" w:rsidRDefault="007A4296" w:rsidP="00E80032">
                        <w:pPr>
                          <w:pStyle w:val="SourceCodeBoxHeader"/>
                          <w:rPr>
                            <w:sz w:val="19"/>
                            <w:szCs w:val="19"/>
                            <w:lang w:val="sv-SE"/>
                          </w:rPr>
                        </w:pPr>
                        <w:r>
                          <w:rPr>
                            <w:sz w:val="19"/>
                            <w:szCs w:val="19"/>
                            <w:lang w:val="sv-SE"/>
                          </w:rPr>
                          <w:t>secondNum</w:t>
                        </w:r>
                      </w:p>
                    </w:txbxContent>
                  </v:textbox>
                </v:shape>
                <v:shape id="Text Box 318" o:spid="_x0000_s1251"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7A4296" w:rsidRPr="003F7CF1" w:rsidRDefault="007A4296" w:rsidP="00E80032">
                        <w:pPr>
                          <w:pStyle w:val="SourceCodeBoxHeader"/>
                          <w:rPr>
                            <w:sz w:val="19"/>
                            <w:szCs w:val="19"/>
                            <w:lang w:val="sv-SE"/>
                          </w:rPr>
                        </w:pPr>
                        <w:r>
                          <w:rPr>
                            <w:sz w:val="19"/>
                            <w:szCs w:val="19"/>
                            <w:lang w:val="sv-SE"/>
                          </w:rPr>
                          <w:t>num1</w:t>
                        </w:r>
                      </w:p>
                    </w:txbxContent>
                  </v:textbox>
                </v:shape>
                <v:rect id="Rectangle 319" o:spid="_x0000_s1252"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7A4296" w:rsidRPr="003F7CF1" w:rsidRDefault="007A4296" w:rsidP="00E80032">
                        <w:pPr>
                          <w:pStyle w:val="SourceCodeBoxText"/>
                          <w:rPr>
                            <w:sz w:val="19"/>
                            <w:szCs w:val="19"/>
                          </w:rPr>
                        </w:pPr>
                        <w:r w:rsidRPr="003F7CF1">
                          <w:rPr>
                            <w:sz w:val="19"/>
                            <w:szCs w:val="19"/>
                          </w:rPr>
                          <w:t>2</w:t>
                        </w:r>
                      </w:p>
                    </w:txbxContent>
                  </v:textbox>
                </v:rect>
                <v:rect id="Rectangle 320" o:spid="_x0000_s1253"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7A4296" w:rsidRPr="003F7CF1" w:rsidRDefault="007A4296" w:rsidP="00E80032">
                        <w:pPr>
                          <w:pStyle w:val="SourceCodeBoxText"/>
                          <w:rPr>
                            <w:sz w:val="19"/>
                            <w:szCs w:val="19"/>
                          </w:rPr>
                        </w:pPr>
                        <w:r w:rsidRPr="003F7CF1">
                          <w:rPr>
                            <w:sz w:val="19"/>
                            <w:szCs w:val="19"/>
                          </w:rPr>
                          <w:t>2</w:t>
                        </w:r>
                      </w:p>
                    </w:txbxContent>
                  </v:textbox>
                </v:rect>
                <v:shape id="Text Box 321" o:spid="_x0000_s1254"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7A4296" w:rsidRPr="003F7CF1" w:rsidRDefault="007A4296" w:rsidP="00E80032">
                        <w:pPr>
                          <w:pStyle w:val="SourceCodeBoxHeader"/>
                          <w:rPr>
                            <w:sz w:val="19"/>
                            <w:szCs w:val="19"/>
                            <w:lang w:val="sv-SE"/>
                          </w:rPr>
                        </w:pPr>
                        <w:r>
                          <w:rPr>
                            <w:sz w:val="19"/>
                            <w:szCs w:val="19"/>
                            <w:lang w:val="sv-SE"/>
                          </w:rPr>
                          <w:t>num2</w:t>
                        </w:r>
                      </w:p>
                    </w:txbxContent>
                  </v:textbox>
                </v:shape>
                <v:rect id="Rectangle 322" o:spid="_x0000_s1255"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7A4296" w:rsidRPr="003F7CF1" w:rsidRDefault="007A4296" w:rsidP="00E80032">
                        <w:pPr>
                          <w:pStyle w:val="SourceCodeBoxText"/>
                          <w:rPr>
                            <w:sz w:val="19"/>
                            <w:szCs w:val="19"/>
                          </w:rPr>
                        </w:pPr>
                        <w:r w:rsidRPr="003F7CF1">
                          <w:rPr>
                            <w:sz w:val="19"/>
                            <w:szCs w:val="19"/>
                          </w:rPr>
                          <w:t>1</w:t>
                        </w:r>
                      </w:p>
                    </w:txbxContent>
                  </v:textbox>
                </v:rect>
                <v:shape id="Text Box 323" o:spid="_x0000_s1256"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7A4296" w:rsidRPr="003F7CF1" w:rsidRDefault="007A4296" w:rsidP="00E80032">
                        <w:pPr>
                          <w:pStyle w:val="SourceCodeBoxHeader"/>
                          <w:rPr>
                            <w:sz w:val="19"/>
                            <w:szCs w:val="19"/>
                            <w:lang w:val="sv-SE"/>
                          </w:rPr>
                        </w:pPr>
                        <w:r>
                          <w:rPr>
                            <w:sz w:val="19"/>
                            <w:szCs w:val="19"/>
                            <w:lang w:val="sv-SE"/>
                          </w:rPr>
                          <w:t>temp</w:t>
                        </w:r>
                      </w:p>
                    </w:txbxContent>
                  </v:textbox>
                </v:shape>
                <v:shape id="Text Box 324" o:spid="_x0000_s1257"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7A4296" w:rsidRPr="003F7CF1" w:rsidRDefault="007A4296" w:rsidP="00E80032">
                        <w:pPr>
                          <w:pStyle w:val="SourceCodeBoxHeader"/>
                          <w:rPr>
                            <w:sz w:val="19"/>
                            <w:szCs w:val="19"/>
                            <w:lang w:val="sv-SE"/>
                          </w:rPr>
                        </w:pPr>
                        <w:r>
                          <w:rPr>
                            <w:sz w:val="19"/>
                            <w:szCs w:val="19"/>
                            <w:lang w:val="sv-SE"/>
                          </w:rPr>
                          <w:t>num1</w:t>
                        </w:r>
                      </w:p>
                    </w:txbxContent>
                  </v:textbox>
                </v:shape>
                <v:rect id="Rectangle 325" o:spid="_x0000_s1258"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7A4296" w:rsidRPr="003F7CF1" w:rsidRDefault="007A4296" w:rsidP="00E80032">
                        <w:pPr>
                          <w:pStyle w:val="SourceCodeBoxText"/>
                          <w:rPr>
                            <w:sz w:val="19"/>
                            <w:szCs w:val="19"/>
                          </w:rPr>
                        </w:pPr>
                        <w:r w:rsidRPr="003F7CF1">
                          <w:rPr>
                            <w:sz w:val="19"/>
                            <w:szCs w:val="19"/>
                          </w:rPr>
                          <w:t>2</w:t>
                        </w:r>
                      </w:p>
                    </w:txbxContent>
                  </v:textbox>
                </v:rect>
                <v:rect id="Rectangle 326" o:spid="_x0000_s1259"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7A4296" w:rsidRPr="003F7CF1" w:rsidRDefault="007A4296" w:rsidP="00E80032">
                        <w:pPr>
                          <w:pStyle w:val="SourceCodeBoxText"/>
                          <w:rPr>
                            <w:sz w:val="19"/>
                            <w:szCs w:val="19"/>
                          </w:rPr>
                        </w:pPr>
                        <w:r w:rsidRPr="003F7CF1">
                          <w:rPr>
                            <w:sz w:val="19"/>
                            <w:szCs w:val="19"/>
                          </w:rPr>
                          <w:t>1</w:t>
                        </w:r>
                      </w:p>
                    </w:txbxContent>
                  </v:textbox>
                </v:rect>
                <v:shape id="Text Box 327" o:spid="_x0000_s1260"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7A4296" w:rsidRPr="003F7CF1" w:rsidRDefault="007A4296" w:rsidP="00E80032">
                        <w:pPr>
                          <w:pStyle w:val="SourceCodeBoxHeader"/>
                          <w:rPr>
                            <w:sz w:val="19"/>
                            <w:szCs w:val="19"/>
                            <w:lang w:val="sv-SE"/>
                          </w:rPr>
                        </w:pPr>
                        <w:r>
                          <w:rPr>
                            <w:sz w:val="19"/>
                            <w:szCs w:val="19"/>
                            <w:lang w:val="sv-SE"/>
                          </w:rPr>
                          <w:t>num2</w:t>
                        </w:r>
                      </w:p>
                    </w:txbxContent>
                  </v:textbox>
                </v:shape>
                <v:rect id="Rectangle 328" o:spid="_x0000_s1261"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7A4296" w:rsidRPr="003F7CF1" w:rsidRDefault="007A4296" w:rsidP="00E80032">
                        <w:pPr>
                          <w:pStyle w:val="SourceCodeBoxText"/>
                          <w:rPr>
                            <w:sz w:val="19"/>
                            <w:szCs w:val="19"/>
                          </w:rPr>
                        </w:pPr>
                        <w:r w:rsidRPr="003F7CF1">
                          <w:rPr>
                            <w:sz w:val="19"/>
                            <w:szCs w:val="19"/>
                          </w:rPr>
                          <w:t>1</w:t>
                        </w:r>
                      </w:p>
                    </w:txbxContent>
                  </v:textbox>
                </v:rect>
                <v:shape id="Text Box 329" o:spid="_x0000_s1262"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7A4296" w:rsidRPr="003F7CF1" w:rsidRDefault="007A4296" w:rsidP="00E80032">
                        <w:pPr>
                          <w:pStyle w:val="SourceCodeBoxHeader"/>
                          <w:rPr>
                            <w:sz w:val="19"/>
                            <w:szCs w:val="19"/>
                            <w:lang w:val="sv-SE"/>
                          </w:rPr>
                        </w:pPr>
                        <w:r>
                          <w:rPr>
                            <w:sz w:val="19"/>
                            <w:szCs w:val="19"/>
                            <w:lang w:val="sv-SE"/>
                          </w:rPr>
                          <w:t>temp</w:t>
                        </w:r>
                      </w:p>
                    </w:txbxContent>
                  </v:textbox>
                </v:shape>
                <v:shape id="Text Box 330" o:spid="_x0000_s1263"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7A4296" w:rsidRPr="003F7CF1" w:rsidRDefault="007A4296" w:rsidP="00E80032">
                        <w:pPr>
                          <w:pStyle w:val="SourceCodeBoxHeader"/>
                          <w:rPr>
                            <w:sz w:val="19"/>
                            <w:szCs w:val="19"/>
                            <w:lang w:val="sv-SE"/>
                          </w:rPr>
                        </w:pPr>
                        <w:r>
                          <w:rPr>
                            <w:sz w:val="19"/>
                            <w:szCs w:val="19"/>
                            <w:lang w:val="sv-SE"/>
                          </w:rPr>
                          <w:t>num1</w:t>
                        </w:r>
                      </w:p>
                    </w:txbxContent>
                  </v:textbox>
                </v:shape>
                <v:shape id="Text Box 331" o:spid="_x0000_s1264"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7A4296" w:rsidRPr="003F7CF1" w:rsidRDefault="007A4296" w:rsidP="00E80032">
                        <w:pPr>
                          <w:pStyle w:val="SourceCodeBoxHeader"/>
                          <w:rPr>
                            <w:sz w:val="19"/>
                            <w:szCs w:val="19"/>
                            <w:lang w:val="sv-SE"/>
                          </w:rPr>
                        </w:pPr>
                        <w:r w:rsidRPr="003F7CF1">
                          <w:rPr>
                            <w:sz w:val="19"/>
                            <w:szCs w:val="19"/>
                            <w:lang w:val="sv-SE"/>
                          </w:rPr>
                          <w:t>(a)</w:t>
                        </w:r>
                      </w:p>
                    </w:txbxContent>
                  </v:textbox>
                </v:shape>
                <v:shape id="Text Box 332" o:spid="_x0000_s1265"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7A4296" w:rsidRPr="003F7CF1" w:rsidRDefault="007A4296" w:rsidP="00E80032">
                        <w:pPr>
                          <w:pStyle w:val="SourceCodeBoxHeader"/>
                          <w:rPr>
                            <w:sz w:val="19"/>
                            <w:szCs w:val="19"/>
                            <w:lang w:val="sv-SE"/>
                          </w:rPr>
                        </w:pPr>
                        <w:r w:rsidRPr="003F7CF1">
                          <w:rPr>
                            <w:sz w:val="19"/>
                            <w:szCs w:val="19"/>
                            <w:lang w:val="sv-SE"/>
                          </w:rPr>
                          <w:t>(b)</w:t>
                        </w:r>
                      </w:p>
                    </w:txbxContent>
                  </v:textbox>
                </v:shape>
                <v:shape id="Text Box 333" o:spid="_x0000_s1266"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7A4296" w:rsidRPr="003F7CF1" w:rsidRDefault="007A4296"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EC76D5" w:rsidRDefault="00E80032" w:rsidP="00E80032">
      <w:r w:rsidRPr="00EC76D5">
        <w:t xml:space="preserve">The problem can be solved with </w:t>
      </w:r>
      <w:r w:rsidRPr="00EC76D5">
        <w:rPr>
          <w:rStyle w:val="KeyWord"/>
        </w:rPr>
        <w:t>reference calls</w:t>
      </w:r>
      <w:r w:rsidRPr="00EC76D5">
        <w:rPr>
          <w:rStyle w:val="Italic"/>
        </w:rPr>
        <w:t>.</w:t>
      </w:r>
      <w:r w:rsidRPr="00EC76D5">
        <w:t xml:space="preserve"> Instead of sending the values of the actual parameters, we send theirs addresses by define the formal parameters as pointers to the type.</w:t>
      </w:r>
    </w:p>
    <w:p w14:paraId="164CE46F" w14:textId="77777777" w:rsidR="00E80032" w:rsidRPr="00EC76D5" w:rsidRDefault="00E80032" w:rsidP="00E80032">
      <w:pPr>
        <w:pStyle w:val="Code"/>
      </w:pPr>
      <w:r w:rsidRPr="00EC76D5">
        <w:t>#include &lt;stdio.h&gt;</w:t>
      </w:r>
    </w:p>
    <w:p w14:paraId="1EE44587" w14:textId="77777777" w:rsidR="00E80032" w:rsidRPr="00EC76D5" w:rsidRDefault="00E80032" w:rsidP="00E80032">
      <w:pPr>
        <w:pStyle w:val="Code"/>
      </w:pPr>
    </w:p>
    <w:p w14:paraId="364BFF4B" w14:textId="77777777" w:rsidR="00E80032" w:rsidRPr="00EC76D5" w:rsidRDefault="00E80032" w:rsidP="00E80032">
      <w:pPr>
        <w:pStyle w:val="Code"/>
      </w:pPr>
      <w:r w:rsidRPr="00EC76D5">
        <w:t>void Swap(int* numberPtr1, int* numberPtr2) {</w:t>
      </w:r>
    </w:p>
    <w:p w14:paraId="1C8DC361" w14:textId="77777777" w:rsidR="00E80032" w:rsidRPr="00EC76D5" w:rsidRDefault="00E80032" w:rsidP="00E80032">
      <w:pPr>
        <w:pStyle w:val="Code"/>
      </w:pPr>
      <w:r w:rsidRPr="00EC76D5">
        <w:t xml:space="preserve">  int temp = *numberPtr1;     // (a)</w:t>
      </w:r>
    </w:p>
    <w:p w14:paraId="058D1FA2" w14:textId="77777777" w:rsidR="00E80032" w:rsidRPr="00EC76D5" w:rsidRDefault="00E80032" w:rsidP="00E80032">
      <w:pPr>
        <w:pStyle w:val="Code"/>
      </w:pPr>
      <w:r w:rsidRPr="00EC76D5">
        <w:t xml:space="preserve">  *numberPtr1 = *numberPtr2;  // (b)</w:t>
      </w:r>
    </w:p>
    <w:p w14:paraId="12033098" w14:textId="77777777" w:rsidR="00E80032" w:rsidRPr="00EC76D5" w:rsidRDefault="00E80032" w:rsidP="00E80032">
      <w:pPr>
        <w:pStyle w:val="Code"/>
      </w:pPr>
      <w:r w:rsidRPr="00EC76D5">
        <w:t xml:space="preserve">  *numberPtr2 = temp;         // (c)</w:t>
      </w:r>
    </w:p>
    <w:p w14:paraId="1F6BE72D" w14:textId="77777777" w:rsidR="00E80032" w:rsidRPr="00EC76D5" w:rsidRDefault="00E80032" w:rsidP="00E80032">
      <w:pPr>
        <w:pStyle w:val="Code"/>
      </w:pPr>
      <w:r w:rsidRPr="00EC76D5">
        <w:t>}</w:t>
      </w:r>
    </w:p>
    <w:p w14:paraId="0990666B" w14:textId="77777777" w:rsidR="00E80032" w:rsidRPr="00EC76D5" w:rsidRDefault="00E80032" w:rsidP="00E80032">
      <w:pPr>
        <w:pStyle w:val="Code"/>
      </w:pPr>
    </w:p>
    <w:p w14:paraId="03B5CBC6" w14:textId="77777777" w:rsidR="00E80032" w:rsidRPr="00EC76D5" w:rsidRDefault="00E80032" w:rsidP="00E80032">
      <w:pPr>
        <w:pStyle w:val="Code"/>
      </w:pPr>
      <w:r w:rsidRPr="00EC76D5">
        <w:t>void main() {</w:t>
      </w:r>
    </w:p>
    <w:p w14:paraId="7057278B" w14:textId="77777777" w:rsidR="00E80032" w:rsidRPr="00EC76D5" w:rsidRDefault="00E80032" w:rsidP="00E80032">
      <w:pPr>
        <w:pStyle w:val="Code"/>
      </w:pPr>
      <w:r w:rsidRPr="00EC76D5">
        <w:t xml:space="preserve">  int num1 = 1, num2 = 2;</w:t>
      </w:r>
    </w:p>
    <w:p w14:paraId="5A94FDAD" w14:textId="77777777" w:rsidR="00E80032" w:rsidRPr="00EC76D5" w:rsidRDefault="00E80032" w:rsidP="00E80032">
      <w:pPr>
        <w:pStyle w:val="Code"/>
      </w:pPr>
      <w:r w:rsidRPr="00EC76D5">
        <w:t xml:space="preserve">  printf("Before: %d, %d\n", num1, num2); // 1, 2</w:t>
      </w:r>
    </w:p>
    <w:p w14:paraId="20D4AB31" w14:textId="77777777" w:rsidR="00E80032" w:rsidRPr="00EC76D5" w:rsidRDefault="00E80032" w:rsidP="00E80032">
      <w:pPr>
        <w:pStyle w:val="Code"/>
      </w:pPr>
    </w:p>
    <w:p w14:paraId="19B84C5F" w14:textId="77777777" w:rsidR="00E80032" w:rsidRPr="00EC76D5" w:rsidRDefault="00E80032" w:rsidP="00E80032">
      <w:pPr>
        <w:pStyle w:val="Code"/>
      </w:pPr>
      <w:r w:rsidRPr="00EC76D5">
        <w:t xml:space="preserve">  Swap(&amp;num1, &amp;num2);</w:t>
      </w:r>
    </w:p>
    <w:p w14:paraId="4E569C9F" w14:textId="77777777" w:rsidR="00E80032" w:rsidRPr="00EC76D5" w:rsidRDefault="00E80032" w:rsidP="00E80032">
      <w:pPr>
        <w:pStyle w:val="Code"/>
      </w:pPr>
      <w:r w:rsidRPr="00EC76D5">
        <w:t xml:space="preserve">  printf("After: %d, %d\n", num1, num2); // 2, 1</w:t>
      </w:r>
    </w:p>
    <w:p w14:paraId="6BC35DDF" w14:textId="77777777" w:rsidR="00E80032" w:rsidRPr="00EC76D5" w:rsidRDefault="00E80032" w:rsidP="00E80032">
      <w:pPr>
        <w:pStyle w:val="Code"/>
      </w:pPr>
      <w:r w:rsidRPr="00EC76D5">
        <w:t>}</w:t>
      </w:r>
    </w:p>
    <w:p w14:paraId="40F5133F" w14:textId="77777777" w:rsidR="00E80032" w:rsidRPr="00EC76D5" w:rsidRDefault="00E80032" w:rsidP="00E80032">
      <w:r w:rsidRPr="00EC76D5">
        <w:t xml:space="preserve">In this case, we do not send the values of </w:t>
      </w:r>
      <w:r w:rsidRPr="00EC76D5">
        <w:rPr>
          <w:rStyle w:val="CodeInText0"/>
        </w:rPr>
        <w:t>firstNum</w:t>
      </w:r>
      <w:r w:rsidRPr="00EC76D5">
        <w:t xml:space="preserve"> and </w:t>
      </w:r>
      <w:r w:rsidRPr="00EC76D5">
        <w:rPr>
          <w:rStyle w:val="CodeInText0"/>
        </w:rPr>
        <w:t>secondNum</w:t>
      </w:r>
      <w:r w:rsidRPr="00EC76D5">
        <w:t xml:space="preserve">, but rather their addresses. Therefore, </w:t>
      </w:r>
      <w:r w:rsidRPr="00EC76D5">
        <w:rPr>
          <w:rStyle w:val="CodeInText0"/>
        </w:rPr>
        <w:t>num1</w:t>
      </w:r>
      <w:r w:rsidRPr="00EC76D5">
        <w:t xml:space="preserve"> and </w:t>
      </w:r>
      <w:r w:rsidRPr="00EC76D5">
        <w:rPr>
          <w:rStyle w:val="CodeInText0"/>
        </w:rPr>
        <w:t>num2</w:t>
      </w:r>
      <w:r w:rsidRPr="00EC76D5">
        <w:t xml:space="preserve"> in </w:t>
      </w:r>
      <w:r w:rsidRPr="00EC76D5">
        <w:rPr>
          <w:rStyle w:val="CodeInText0"/>
        </w:rPr>
        <w:t>Swap</w:t>
      </w:r>
      <w:r w:rsidRPr="00EC76D5">
        <w:t xml:space="preserve"> does in fact contain the addresses of </w:t>
      </w:r>
      <w:r w:rsidRPr="00EC76D5">
        <w:rPr>
          <w:rStyle w:val="CodeInText0"/>
        </w:rPr>
        <w:t>firstNum</w:t>
      </w:r>
      <w:r w:rsidRPr="00EC76D5">
        <w:t xml:space="preserve"> and </w:t>
      </w:r>
      <w:r w:rsidRPr="00EC76D5">
        <w:rPr>
          <w:rStyle w:val="CodeInText0"/>
        </w:rPr>
        <w:t>secondNum</w:t>
      </w:r>
      <w:r w:rsidRPr="00EC76D5">
        <w:t xml:space="preserve"> on main. As in the reference section above, we illustrate this with dashed arrows. Therefore, when </w:t>
      </w:r>
      <w:r w:rsidRPr="00EC76D5">
        <w:rPr>
          <w:rStyle w:val="CodeInText0"/>
        </w:rPr>
        <w:t>num1</w:t>
      </w:r>
      <w:r w:rsidRPr="00EC76D5">
        <w:t xml:space="preserve"> and </w:t>
      </w:r>
      <w:r w:rsidRPr="00EC76D5">
        <w:rPr>
          <w:rStyle w:val="CodeInText0"/>
        </w:rPr>
        <w:t>num2</w:t>
      </w:r>
      <w:r w:rsidRPr="00EC76D5">
        <w:t xml:space="preserve"> exchanges values, in fact the values of </w:t>
      </w:r>
      <w:r w:rsidRPr="00EC76D5">
        <w:rPr>
          <w:rStyle w:val="CodeInText0"/>
        </w:rPr>
        <w:t>firstNum</w:t>
      </w:r>
      <w:r w:rsidRPr="00EC76D5">
        <w:t xml:space="preserve"> and </w:t>
      </w:r>
      <w:r w:rsidRPr="00EC76D5">
        <w:rPr>
          <w:rStyle w:val="CodeInText0"/>
        </w:rPr>
        <w:t>secondNum</w:t>
      </w:r>
      <w:r w:rsidRPr="00EC76D5">
        <w:t xml:space="preserve"> are exchanged.</w:t>
      </w:r>
    </w:p>
    <w:p w14:paraId="14F02CA2"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7A4296" w:rsidRPr="003F7CF1" w:rsidRDefault="007A429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7A4296" w:rsidRPr="003F7CF1" w:rsidRDefault="007A4296"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7A4296" w:rsidRPr="003F7CF1" w:rsidRDefault="007A4296"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7A4296" w:rsidRPr="003F7CF1" w:rsidRDefault="007A4296"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7A4296" w:rsidRPr="003F7CF1" w:rsidRDefault="007A4296"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7A4296" w:rsidRPr="003F7CF1" w:rsidRDefault="007A4296"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7A4296" w:rsidRPr="003F7CF1" w:rsidRDefault="007A429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7A4296" w:rsidRPr="003F7CF1" w:rsidRDefault="007A4296"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7A4296" w:rsidRPr="003F7CF1" w:rsidRDefault="007A4296"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7A4296" w:rsidRPr="003F7CF1" w:rsidRDefault="007A4296"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7A4296" w:rsidRPr="003F7CF1" w:rsidRDefault="007A4296"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7A4296" w:rsidRPr="003F7CF1" w:rsidRDefault="007A4296"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7A4296" w:rsidRPr="003F7CF1" w:rsidRDefault="007A4296"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7A4296" w:rsidRPr="003F7CF1" w:rsidRDefault="007A4296"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7A4296" w:rsidRPr="003F7CF1" w:rsidRDefault="007A4296"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7A4296" w:rsidRPr="003F7CF1" w:rsidRDefault="007A4296"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7A4296" w:rsidRPr="003F7CF1" w:rsidRDefault="007A4296"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7A4296" w:rsidRPr="003F7CF1" w:rsidRDefault="007A429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7A4296" w:rsidRPr="003F7CF1" w:rsidRDefault="007A4296"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7A4296" w:rsidRPr="003F7CF1" w:rsidRDefault="007A4296"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7A4296" w:rsidRPr="003F7CF1" w:rsidRDefault="007A4296"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7A4296" w:rsidRPr="003F7CF1" w:rsidRDefault="007A4296"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7A4296" w:rsidRPr="003F7CF1" w:rsidRDefault="007A429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7A4296" w:rsidRPr="003F7CF1" w:rsidRDefault="007A4296"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7A4296" w:rsidRPr="003F7CF1" w:rsidRDefault="007A4296"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7A4296" w:rsidRPr="003F7CF1" w:rsidRDefault="007A4296"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7A4296" w:rsidRPr="003F7CF1" w:rsidRDefault="007A4296"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7A4296" w:rsidRPr="003F7CF1" w:rsidRDefault="007A4296"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7A4296" w:rsidRPr="003F7CF1" w:rsidRDefault="007A4296"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7A4296" w:rsidRPr="003F7CF1" w:rsidRDefault="007A4296"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7A4296" w:rsidRPr="003F7CF1" w:rsidRDefault="007A4296"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267"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">
                <v:shape id="_x0000_s1268" type="#_x0000_t75" style="position:absolute;width:57384;height:27051;visibility:visible;mso-wrap-style:square">
                  <v:fill o:detectmouseclick="t"/>
                  <v:path o:connecttype="none"/>
                </v:shape>
                <v:rect id="Rectangle 244" o:spid="_x0000_s1269"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7A4296" w:rsidRPr="003F7CF1" w:rsidRDefault="007A4296" w:rsidP="00E80032">
                        <w:pPr>
                          <w:pStyle w:val="SourceCodeBoxText"/>
                          <w:rPr>
                            <w:sz w:val="19"/>
                            <w:szCs w:val="19"/>
                          </w:rPr>
                        </w:pPr>
                        <w:r w:rsidRPr="003F7CF1">
                          <w:rPr>
                            <w:sz w:val="19"/>
                            <w:szCs w:val="19"/>
                          </w:rPr>
                          <w:t>1</w:t>
                        </w:r>
                      </w:p>
                    </w:txbxContent>
                  </v:textbox>
                </v:rect>
                <v:rect id="Rectangle 245" o:spid="_x0000_s1270"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7A4296" w:rsidRPr="003F7CF1" w:rsidRDefault="007A4296" w:rsidP="00E80032">
                        <w:pPr>
                          <w:pStyle w:val="SourceCodeBoxText"/>
                          <w:rPr>
                            <w:sz w:val="19"/>
                            <w:szCs w:val="19"/>
                          </w:rPr>
                        </w:pPr>
                        <w:r w:rsidRPr="003F7CF1">
                          <w:rPr>
                            <w:sz w:val="19"/>
                            <w:szCs w:val="19"/>
                          </w:rPr>
                          <w:t>2</w:t>
                        </w:r>
                      </w:p>
                    </w:txbxContent>
                  </v:textbox>
                </v:rect>
                <v:rect id="Rectangle 246" o:spid="_x0000_s1271"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7A4296" w:rsidRPr="003F7CF1" w:rsidRDefault="007A4296" w:rsidP="00E80032">
                        <w:pPr>
                          <w:pStyle w:val="SourceCodeBoxText"/>
                          <w:rPr>
                            <w:sz w:val="19"/>
                            <w:szCs w:val="19"/>
                          </w:rPr>
                        </w:pPr>
                      </w:p>
                    </w:txbxContent>
                  </v:textbox>
                </v:rect>
                <v:shape id="Text Box 247" o:spid="_x0000_s1272"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7A4296" w:rsidRPr="003F7CF1" w:rsidRDefault="007A4296" w:rsidP="00E80032">
                        <w:pPr>
                          <w:pStyle w:val="SourceCodeBoxHeader"/>
                          <w:rPr>
                            <w:sz w:val="19"/>
                            <w:szCs w:val="19"/>
                            <w:lang w:val="sv-SE"/>
                          </w:rPr>
                        </w:pPr>
                        <w:r>
                          <w:rPr>
                            <w:sz w:val="19"/>
                            <w:szCs w:val="19"/>
                            <w:lang w:val="sv-SE"/>
                          </w:rPr>
                          <w:t>firstNum</w:t>
                        </w:r>
                      </w:p>
                    </w:txbxContent>
                  </v:textbox>
                </v:shape>
                <v:rect id="Rectangle 248" o:spid="_x0000_s1273"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7A4296" w:rsidRPr="003F7CF1" w:rsidRDefault="007A4296" w:rsidP="00E80032">
                        <w:pPr>
                          <w:pStyle w:val="SourceCodeBoxText"/>
                          <w:rPr>
                            <w:sz w:val="19"/>
                            <w:szCs w:val="19"/>
                          </w:rPr>
                        </w:pPr>
                      </w:p>
                    </w:txbxContent>
                  </v:textbox>
                </v:rect>
                <v:shape id="Text Box 249" o:spid="_x0000_s1274"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7A4296" w:rsidRPr="003F7CF1" w:rsidRDefault="007A4296" w:rsidP="00E80032">
                        <w:pPr>
                          <w:pStyle w:val="SourceCodeBoxHeader"/>
                          <w:rPr>
                            <w:sz w:val="19"/>
                            <w:szCs w:val="19"/>
                            <w:lang w:val="sv-SE"/>
                          </w:rPr>
                        </w:pPr>
                        <w:r>
                          <w:rPr>
                            <w:sz w:val="19"/>
                            <w:szCs w:val="19"/>
                            <w:lang w:val="sv-SE"/>
                          </w:rPr>
                          <w:t>num2</w:t>
                        </w:r>
                      </w:p>
                    </w:txbxContent>
                  </v:textbox>
                </v:shape>
                <v:rect id="Rectangle 250" o:spid="_x0000_s1275"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7A4296" w:rsidRPr="003F7CF1" w:rsidRDefault="007A4296" w:rsidP="00E80032">
                        <w:pPr>
                          <w:pStyle w:val="SourceCodeBoxText"/>
                          <w:rPr>
                            <w:sz w:val="19"/>
                            <w:szCs w:val="19"/>
                          </w:rPr>
                        </w:pPr>
                        <w:r w:rsidRPr="003F7CF1">
                          <w:rPr>
                            <w:sz w:val="19"/>
                            <w:szCs w:val="19"/>
                          </w:rPr>
                          <w:t>1</w:t>
                        </w:r>
                      </w:p>
                    </w:txbxContent>
                  </v:textbox>
                </v:rect>
                <v:shape id="Text Box 251" o:spid="_x0000_s1276"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7A4296" w:rsidRPr="003F7CF1" w:rsidRDefault="007A4296" w:rsidP="00E80032">
                        <w:pPr>
                          <w:pStyle w:val="SourceCodeBoxHeader"/>
                          <w:rPr>
                            <w:sz w:val="19"/>
                            <w:szCs w:val="19"/>
                            <w:lang w:val="sv-SE"/>
                          </w:rPr>
                        </w:pPr>
                        <w:r>
                          <w:rPr>
                            <w:sz w:val="19"/>
                            <w:szCs w:val="19"/>
                            <w:lang w:val="sv-SE"/>
                          </w:rPr>
                          <w:t>temp</w:t>
                        </w:r>
                      </w:p>
                    </w:txbxContent>
                  </v:textbox>
                </v:shape>
                <v:shape id="Text Box 252" o:spid="_x0000_s1277"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7A4296" w:rsidRPr="003F7CF1" w:rsidRDefault="007A4296" w:rsidP="00E80032">
                        <w:pPr>
                          <w:pStyle w:val="SourceCodeBoxHeader"/>
                          <w:rPr>
                            <w:sz w:val="19"/>
                            <w:szCs w:val="19"/>
                            <w:lang w:val="sv-SE"/>
                          </w:rPr>
                        </w:pPr>
                        <w:r>
                          <w:rPr>
                            <w:sz w:val="19"/>
                            <w:szCs w:val="19"/>
                            <w:lang w:val="sv-SE"/>
                          </w:rPr>
                          <w:t>secondNum</w:t>
                        </w:r>
                      </w:p>
                    </w:txbxContent>
                  </v:textbox>
                </v:shape>
                <v:shape id="Text Box 253" o:spid="_x0000_s1278"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7A4296" w:rsidRPr="003F7CF1" w:rsidRDefault="007A4296" w:rsidP="00E80032">
                        <w:pPr>
                          <w:pStyle w:val="SourceCodeBoxHeader"/>
                          <w:rPr>
                            <w:sz w:val="19"/>
                            <w:szCs w:val="19"/>
                            <w:lang w:val="sv-SE"/>
                          </w:rPr>
                        </w:pPr>
                        <w:r>
                          <w:rPr>
                            <w:sz w:val="19"/>
                            <w:szCs w:val="19"/>
                            <w:lang w:val="sv-SE"/>
                          </w:rPr>
                          <w:t>num1</w:t>
                        </w:r>
                      </w:p>
                    </w:txbxContent>
                  </v:textbox>
                </v:shape>
                <v:shape id="Text Box 254" o:spid="_x0000_s1279"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7A4296" w:rsidRPr="003F7CF1" w:rsidRDefault="007A4296" w:rsidP="00E80032">
                        <w:pPr>
                          <w:pStyle w:val="SourceCodeBoxHeader"/>
                          <w:rPr>
                            <w:sz w:val="19"/>
                            <w:szCs w:val="19"/>
                            <w:lang w:val="sv-SE"/>
                          </w:rPr>
                        </w:pPr>
                        <w:r w:rsidRPr="003F7CF1">
                          <w:rPr>
                            <w:sz w:val="19"/>
                            <w:szCs w:val="19"/>
                            <w:lang w:val="sv-SE"/>
                          </w:rPr>
                          <w:t>(a)</w:t>
                        </w:r>
                      </w:p>
                    </w:txbxContent>
                  </v:textbox>
                </v:shape>
                <v:line id="Line 255" o:spid="_x0000_s1280"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281"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282"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7A4296" w:rsidRPr="003F7CF1" w:rsidRDefault="007A4296" w:rsidP="00E80032">
                        <w:pPr>
                          <w:pStyle w:val="SourceCodeBoxText"/>
                          <w:rPr>
                            <w:sz w:val="19"/>
                            <w:szCs w:val="19"/>
                          </w:rPr>
                        </w:pPr>
                        <w:r w:rsidRPr="003F7CF1">
                          <w:rPr>
                            <w:sz w:val="19"/>
                            <w:szCs w:val="19"/>
                          </w:rPr>
                          <w:t>2</w:t>
                        </w:r>
                      </w:p>
                    </w:txbxContent>
                  </v:textbox>
                </v:rect>
                <v:rect id="Rectangle 258" o:spid="_x0000_s1283"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7A4296" w:rsidRPr="003F7CF1" w:rsidRDefault="007A4296" w:rsidP="00E80032">
                        <w:pPr>
                          <w:pStyle w:val="SourceCodeBoxText"/>
                          <w:rPr>
                            <w:sz w:val="19"/>
                            <w:szCs w:val="19"/>
                          </w:rPr>
                        </w:pPr>
                        <w:r w:rsidRPr="003F7CF1">
                          <w:rPr>
                            <w:sz w:val="19"/>
                            <w:szCs w:val="19"/>
                          </w:rPr>
                          <w:t>2</w:t>
                        </w:r>
                      </w:p>
                    </w:txbxContent>
                  </v:textbox>
                </v:rect>
                <v:rect id="Rectangle 259" o:spid="_x0000_s1284"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7A4296" w:rsidRPr="003F7CF1" w:rsidRDefault="007A4296" w:rsidP="00E80032">
                        <w:pPr>
                          <w:pStyle w:val="SourceCodeBoxText"/>
                          <w:rPr>
                            <w:sz w:val="19"/>
                            <w:szCs w:val="19"/>
                          </w:rPr>
                        </w:pPr>
                      </w:p>
                    </w:txbxContent>
                  </v:textbox>
                </v:rect>
                <v:shape id="Text Box 260" o:spid="_x0000_s1285"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7A4296" w:rsidRPr="003F7CF1" w:rsidRDefault="007A4296" w:rsidP="00E80032">
                        <w:pPr>
                          <w:pStyle w:val="SourceCodeBoxHeader"/>
                          <w:rPr>
                            <w:sz w:val="19"/>
                            <w:szCs w:val="19"/>
                            <w:lang w:val="sv-SE"/>
                          </w:rPr>
                        </w:pPr>
                        <w:r>
                          <w:rPr>
                            <w:sz w:val="19"/>
                            <w:szCs w:val="19"/>
                            <w:lang w:val="sv-SE"/>
                          </w:rPr>
                          <w:t>firstNum</w:t>
                        </w:r>
                      </w:p>
                    </w:txbxContent>
                  </v:textbox>
                </v:shape>
                <v:rect id="Rectangle 261" o:spid="_x0000_s1286"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7A4296" w:rsidRPr="003F7CF1" w:rsidRDefault="007A4296" w:rsidP="00E80032">
                        <w:pPr>
                          <w:pStyle w:val="SourceCodeBoxText"/>
                          <w:rPr>
                            <w:sz w:val="19"/>
                            <w:szCs w:val="19"/>
                          </w:rPr>
                        </w:pPr>
                      </w:p>
                    </w:txbxContent>
                  </v:textbox>
                </v:rect>
                <v:shape id="Text Box 262" o:spid="_x0000_s1287"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7A4296" w:rsidRPr="003F7CF1" w:rsidRDefault="007A4296" w:rsidP="00E80032">
                        <w:pPr>
                          <w:pStyle w:val="SourceCodeBoxHeader"/>
                          <w:rPr>
                            <w:sz w:val="19"/>
                            <w:szCs w:val="19"/>
                            <w:lang w:val="sv-SE"/>
                          </w:rPr>
                        </w:pPr>
                        <w:r>
                          <w:rPr>
                            <w:sz w:val="19"/>
                            <w:szCs w:val="19"/>
                            <w:lang w:val="sv-SE"/>
                          </w:rPr>
                          <w:t>num2</w:t>
                        </w:r>
                      </w:p>
                    </w:txbxContent>
                  </v:textbox>
                </v:shape>
                <v:rect id="Rectangle 263" o:spid="_x0000_s1288"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7A4296" w:rsidRPr="003F7CF1" w:rsidRDefault="007A4296" w:rsidP="00E80032">
                        <w:pPr>
                          <w:pStyle w:val="SourceCodeBoxText"/>
                          <w:rPr>
                            <w:sz w:val="19"/>
                            <w:szCs w:val="19"/>
                          </w:rPr>
                        </w:pPr>
                        <w:r w:rsidRPr="003F7CF1">
                          <w:rPr>
                            <w:sz w:val="19"/>
                            <w:szCs w:val="19"/>
                          </w:rPr>
                          <w:t>1</w:t>
                        </w:r>
                      </w:p>
                    </w:txbxContent>
                  </v:textbox>
                </v:rect>
                <v:shape id="Text Box 264" o:spid="_x0000_s1289"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7A4296" w:rsidRPr="003F7CF1" w:rsidRDefault="007A4296" w:rsidP="00E80032">
                        <w:pPr>
                          <w:pStyle w:val="SourceCodeBoxHeader"/>
                          <w:rPr>
                            <w:sz w:val="19"/>
                            <w:szCs w:val="19"/>
                            <w:lang w:val="sv-SE"/>
                          </w:rPr>
                        </w:pPr>
                        <w:r>
                          <w:rPr>
                            <w:sz w:val="19"/>
                            <w:szCs w:val="19"/>
                            <w:lang w:val="sv-SE"/>
                          </w:rPr>
                          <w:t>temp</w:t>
                        </w:r>
                      </w:p>
                    </w:txbxContent>
                  </v:textbox>
                </v:shape>
                <v:shape id="Text Box 265" o:spid="_x0000_s1290"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7A4296" w:rsidRPr="003F7CF1" w:rsidRDefault="007A4296" w:rsidP="00E80032">
                        <w:pPr>
                          <w:pStyle w:val="SourceCodeBoxHeader"/>
                          <w:rPr>
                            <w:sz w:val="19"/>
                            <w:szCs w:val="19"/>
                            <w:lang w:val="sv-SE"/>
                          </w:rPr>
                        </w:pPr>
                        <w:r>
                          <w:rPr>
                            <w:sz w:val="19"/>
                            <w:szCs w:val="19"/>
                            <w:lang w:val="sv-SE"/>
                          </w:rPr>
                          <w:t>num1</w:t>
                        </w:r>
                      </w:p>
                    </w:txbxContent>
                  </v:textbox>
                </v:shape>
                <v:shape id="Text Box 266" o:spid="_x0000_s1291"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7A4296" w:rsidRPr="003F7CF1" w:rsidRDefault="007A4296" w:rsidP="00E80032">
                        <w:pPr>
                          <w:pStyle w:val="SourceCodeBoxHeader"/>
                          <w:rPr>
                            <w:sz w:val="19"/>
                            <w:szCs w:val="19"/>
                            <w:lang w:val="sv-SE"/>
                          </w:rPr>
                        </w:pPr>
                        <w:r w:rsidRPr="003F7CF1">
                          <w:rPr>
                            <w:sz w:val="19"/>
                            <w:szCs w:val="19"/>
                            <w:lang w:val="sv-SE"/>
                          </w:rPr>
                          <w:t>(b)</w:t>
                        </w:r>
                      </w:p>
                    </w:txbxContent>
                  </v:textbox>
                </v:shape>
                <v:line id="Line 267" o:spid="_x0000_s1292"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293"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294"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7A4296" w:rsidRPr="003F7CF1" w:rsidRDefault="007A4296" w:rsidP="00E80032">
                        <w:pPr>
                          <w:pStyle w:val="SourceCodeBoxText"/>
                          <w:rPr>
                            <w:sz w:val="19"/>
                            <w:szCs w:val="19"/>
                          </w:rPr>
                        </w:pPr>
                        <w:r w:rsidRPr="003F7CF1">
                          <w:rPr>
                            <w:sz w:val="19"/>
                            <w:szCs w:val="19"/>
                          </w:rPr>
                          <w:t>2</w:t>
                        </w:r>
                      </w:p>
                    </w:txbxContent>
                  </v:textbox>
                </v:rect>
                <v:rect id="Rectangle 270" o:spid="_x0000_s1295"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7A4296" w:rsidRPr="003F7CF1" w:rsidRDefault="007A4296" w:rsidP="00E80032">
                        <w:pPr>
                          <w:pStyle w:val="SourceCodeBoxText"/>
                          <w:rPr>
                            <w:sz w:val="19"/>
                            <w:szCs w:val="19"/>
                          </w:rPr>
                        </w:pPr>
                        <w:r w:rsidRPr="003F7CF1">
                          <w:rPr>
                            <w:sz w:val="19"/>
                            <w:szCs w:val="19"/>
                          </w:rPr>
                          <w:t>1</w:t>
                        </w:r>
                      </w:p>
                    </w:txbxContent>
                  </v:textbox>
                </v:rect>
                <v:rect id="Rectangle 271" o:spid="_x0000_s1296"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7A4296" w:rsidRPr="003F7CF1" w:rsidRDefault="007A4296" w:rsidP="00E80032">
                        <w:pPr>
                          <w:pStyle w:val="SourceCodeBoxText"/>
                          <w:rPr>
                            <w:sz w:val="19"/>
                            <w:szCs w:val="19"/>
                          </w:rPr>
                        </w:pPr>
                      </w:p>
                    </w:txbxContent>
                  </v:textbox>
                </v:rect>
                <v:shape id="Text Box 272" o:spid="_x0000_s1297"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7A4296" w:rsidRPr="003F7CF1" w:rsidRDefault="007A4296" w:rsidP="00E80032">
                        <w:pPr>
                          <w:pStyle w:val="SourceCodeBoxHeader"/>
                          <w:rPr>
                            <w:sz w:val="19"/>
                            <w:szCs w:val="19"/>
                            <w:lang w:val="sv-SE"/>
                          </w:rPr>
                        </w:pPr>
                        <w:r>
                          <w:rPr>
                            <w:sz w:val="19"/>
                            <w:szCs w:val="19"/>
                            <w:lang w:val="sv-SE"/>
                          </w:rPr>
                          <w:t>firstNum</w:t>
                        </w:r>
                      </w:p>
                    </w:txbxContent>
                  </v:textbox>
                </v:shape>
                <v:rect id="Rectangle 273" o:spid="_x0000_s1298"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7A4296" w:rsidRPr="003F7CF1" w:rsidRDefault="007A4296" w:rsidP="00E80032">
                        <w:pPr>
                          <w:pStyle w:val="SourceCodeBoxText"/>
                          <w:rPr>
                            <w:sz w:val="19"/>
                            <w:szCs w:val="19"/>
                          </w:rPr>
                        </w:pPr>
                      </w:p>
                    </w:txbxContent>
                  </v:textbox>
                </v:rect>
                <v:shape id="Text Box 274" o:spid="_x0000_s1299"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7A4296" w:rsidRPr="003F7CF1" w:rsidRDefault="007A4296" w:rsidP="00E80032">
                        <w:pPr>
                          <w:pStyle w:val="SourceCodeBoxHeader"/>
                          <w:rPr>
                            <w:sz w:val="19"/>
                            <w:szCs w:val="19"/>
                            <w:lang w:val="sv-SE"/>
                          </w:rPr>
                        </w:pPr>
                        <w:r>
                          <w:rPr>
                            <w:sz w:val="19"/>
                            <w:szCs w:val="19"/>
                            <w:lang w:val="sv-SE"/>
                          </w:rPr>
                          <w:t>num2</w:t>
                        </w:r>
                      </w:p>
                    </w:txbxContent>
                  </v:textbox>
                </v:shape>
                <v:rect id="Rectangle 275" o:spid="_x0000_s1300"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7A4296" w:rsidRPr="003F7CF1" w:rsidRDefault="007A4296" w:rsidP="00E80032">
                        <w:pPr>
                          <w:pStyle w:val="SourceCodeBoxText"/>
                          <w:rPr>
                            <w:sz w:val="19"/>
                            <w:szCs w:val="19"/>
                          </w:rPr>
                        </w:pPr>
                        <w:r w:rsidRPr="003F7CF1">
                          <w:rPr>
                            <w:sz w:val="19"/>
                            <w:szCs w:val="19"/>
                          </w:rPr>
                          <w:t>1</w:t>
                        </w:r>
                      </w:p>
                    </w:txbxContent>
                  </v:textbox>
                </v:rect>
                <v:shape id="Text Box 276" o:spid="_x0000_s1301"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7A4296" w:rsidRPr="003F7CF1" w:rsidRDefault="007A4296" w:rsidP="00E80032">
                        <w:pPr>
                          <w:pStyle w:val="SourceCodeBoxHeader"/>
                          <w:rPr>
                            <w:sz w:val="19"/>
                            <w:szCs w:val="19"/>
                            <w:lang w:val="sv-SE"/>
                          </w:rPr>
                        </w:pPr>
                        <w:r>
                          <w:rPr>
                            <w:sz w:val="19"/>
                            <w:szCs w:val="19"/>
                            <w:lang w:val="sv-SE"/>
                          </w:rPr>
                          <w:t>temp</w:t>
                        </w:r>
                      </w:p>
                    </w:txbxContent>
                  </v:textbox>
                </v:shape>
                <v:shape id="Text Box 277" o:spid="_x0000_s1302"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7A4296" w:rsidRPr="003F7CF1" w:rsidRDefault="007A4296" w:rsidP="00E80032">
                        <w:pPr>
                          <w:pStyle w:val="SourceCodeBoxHeader"/>
                          <w:rPr>
                            <w:sz w:val="19"/>
                            <w:szCs w:val="19"/>
                            <w:lang w:val="sv-SE"/>
                          </w:rPr>
                        </w:pPr>
                        <w:r>
                          <w:rPr>
                            <w:sz w:val="19"/>
                            <w:szCs w:val="19"/>
                            <w:lang w:val="sv-SE"/>
                          </w:rPr>
                          <w:t>num1</w:t>
                        </w:r>
                      </w:p>
                    </w:txbxContent>
                  </v:textbox>
                </v:shape>
                <v:shape id="Text Box 278" o:spid="_x0000_s1303"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7A4296" w:rsidRPr="003F7CF1" w:rsidRDefault="007A4296" w:rsidP="00E80032">
                        <w:pPr>
                          <w:pStyle w:val="SourceCodeBoxHeader"/>
                          <w:rPr>
                            <w:sz w:val="19"/>
                            <w:szCs w:val="19"/>
                            <w:lang w:val="sv-SE"/>
                          </w:rPr>
                        </w:pPr>
                        <w:r w:rsidRPr="003F7CF1">
                          <w:rPr>
                            <w:sz w:val="19"/>
                            <w:szCs w:val="19"/>
                            <w:lang w:val="sv-SE"/>
                          </w:rPr>
                          <w:t>(c)</w:t>
                        </w:r>
                      </w:p>
                    </w:txbxContent>
                  </v:textbox>
                </v:shape>
                <v:line id="Line 279" o:spid="_x0000_s1304"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305"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EC76D5" w:rsidRDefault="00E80032" w:rsidP="007C7CB2">
      <w:pPr>
        <w:pStyle w:val="Rubrik3"/>
      </w:pPr>
      <w:bookmarkStart w:id="6099" w:name="_Toc320485607"/>
      <w:bookmarkStart w:id="6100" w:name="_Toc323656719"/>
      <w:bookmarkStart w:id="6101" w:name="_Toc324085457"/>
      <w:bookmarkStart w:id="6102" w:name="_Toc383781109"/>
      <w:bookmarkStart w:id="6103" w:name="_Toc481936509"/>
      <w:r w:rsidRPr="00EC76D5">
        <w:t>Static, Extern, and Register Variables</w:t>
      </w:r>
      <w:bookmarkEnd w:id="6099"/>
      <w:bookmarkEnd w:id="6100"/>
      <w:bookmarkEnd w:id="6101"/>
      <w:bookmarkEnd w:id="6102"/>
      <w:bookmarkEnd w:id="6103"/>
    </w:p>
    <w:p w14:paraId="0C33C95A" w14:textId="2884947C" w:rsidR="00E80032" w:rsidRPr="00EC76D5" w:rsidRDefault="00E80032" w:rsidP="00E80032">
      <w:r w:rsidRPr="00EC76D5">
        <w:t xml:space="preserve">In the function below, </w:t>
      </w:r>
      <w:r w:rsidRPr="00EC76D5">
        <w:rPr>
          <w:rStyle w:val="CodeInText0"/>
        </w:rPr>
        <w:t>s_count</w:t>
      </w:r>
      <w:r w:rsidRPr="00EC76D5">
        <w:t xml:space="preserve"> (the prefix ‘</w:t>
      </w:r>
      <w:r w:rsidRPr="00EC76D5">
        <w:rPr>
          <w:rStyle w:val="CodeInText0"/>
        </w:rPr>
        <w:t>_s</w:t>
      </w:r>
      <w:r w:rsidRPr="00EC76D5">
        <w:t xml:space="preserve">’ is used for static variables) is a static local variable, which means that it is </w:t>
      </w:r>
      <w:r w:rsidR="00266D64">
        <w:t>initialized</w:t>
      </w:r>
      <w:r w:rsidRPr="00EC76D5">
        <w:t xml:space="preserve"> when the execution of the program starts rather when the function is called. If </w:t>
      </w:r>
      <w:r w:rsidRPr="00EC76D5">
        <w:rPr>
          <w:rStyle w:val="CodeInText0"/>
        </w:rPr>
        <w:t>s_count</w:t>
      </w:r>
      <w:r w:rsidRPr="00EC76D5">
        <w:t xml:space="preserve"> was a regular local variable (without the keyword </w:t>
      </w:r>
      <w:r w:rsidRPr="00EC76D5">
        <w:rPr>
          <w:rStyle w:val="CodeInText0"/>
        </w:rPr>
        <w:t>static</w:t>
      </w:r>
      <w:r w:rsidRPr="00EC76D5">
        <w:t xml:space="preserve">), the function would, at every call, write that the function has been called once, as </w:t>
      </w:r>
      <w:r w:rsidRPr="00EC76D5">
        <w:rPr>
          <w:rStyle w:val="CodeInText0"/>
        </w:rPr>
        <w:t>s_count</w:t>
      </w:r>
      <w:r w:rsidRPr="00EC76D5">
        <w:t xml:space="preserve"> would be </w:t>
      </w:r>
      <w:r w:rsidR="00266D64">
        <w:t>initialized</w:t>
      </w:r>
      <w:r w:rsidRPr="00EC76D5">
        <w:t xml:space="preserve"> to zero at every call.</w:t>
      </w:r>
    </w:p>
    <w:p w14:paraId="39C03672" w14:textId="77777777" w:rsidR="00E80032" w:rsidRPr="00EC76D5" w:rsidRDefault="00E80032" w:rsidP="00E80032">
      <w:pPr>
        <w:pStyle w:val="Code"/>
      </w:pPr>
      <w:r w:rsidRPr="00EC76D5">
        <w:t>void KeepCount() {</w:t>
      </w:r>
    </w:p>
    <w:p w14:paraId="1DF58876" w14:textId="77777777" w:rsidR="00E80032" w:rsidRPr="00EC76D5" w:rsidRDefault="00E80032" w:rsidP="00E80032">
      <w:pPr>
        <w:pStyle w:val="Code"/>
      </w:pPr>
      <w:r w:rsidRPr="00EC76D5">
        <w:t xml:space="preserve">  static int s_count = 0;</w:t>
      </w:r>
    </w:p>
    <w:p w14:paraId="6F80D08F" w14:textId="77777777" w:rsidR="00E80032" w:rsidRPr="00EC76D5" w:rsidRDefault="00E80032" w:rsidP="00E80032">
      <w:pPr>
        <w:pStyle w:val="Code"/>
      </w:pPr>
      <w:r w:rsidRPr="00EC76D5">
        <w:t xml:space="preserve">  s_count++;</w:t>
      </w:r>
    </w:p>
    <w:p w14:paraId="3BCDF8E8" w14:textId="77777777" w:rsidR="00E80032" w:rsidRPr="00EC76D5" w:rsidRDefault="00E80032" w:rsidP="00E80032">
      <w:pPr>
        <w:pStyle w:val="Code"/>
      </w:pPr>
      <w:r w:rsidRPr="00EC76D5">
        <w:t xml:space="preserve">  printf("This function has been called %d times.", s_count);</w:t>
      </w:r>
    </w:p>
    <w:p w14:paraId="67D2B8F7" w14:textId="77777777" w:rsidR="00E80032" w:rsidRPr="00EC76D5" w:rsidRDefault="00E80032" w:rsidP="00E80032">
      <w:pPr>
        <w:pStyle w:val="Code"/>
      </w:pPr>
      <w:r w:rsidRPr="00EC76D5">
        <w:t>}</w:t>
      </w:r>
    </w:p>
    <w:p w14:paraId="1A0ED006" w14:textId="77777777" w:rsidR="00E80032" w:rsidRPr="00EC76D5" w:rsidRDefault="00E80032" w:rsidP="00E80032">
      <w:r w:rsidRPr="00EC76D5">
        <w:t>If we define a global variable in one file, it will be accessable in another file if we declare</w:t>
      </w:r>
      <w:r w:rsidRPr="00EC76D5">
        <w:rPr>
          <w:rStyle w:val="Fotnotsreferens"/>
        </w:rPr>
        <w:footnoteReference w:id="32"/>
      </w:r>
      <w:r w:rsidRPr="00EC76D5">
        <w:t xml:space="preserve"> it as extern. If we omit the </w:t>
      </w:r>
      <w:r w:rsidRPr="00EC76D5">
        <w:rPr>
          <w:rStyle w:val="CodeInText0"/>
        </w:rPr>
        <w:t>extern</w:t>
      </w:r>
      <w:r w:rsidRPr="00EC76D5">
        <w:t xml:space="preserve"> keyword in the second file, the linker would complain about us defining two global variables with the same name.</w:t>
      </w:r>
    </w:p>
    <w:p w14:paraId="454F260F" w14:textId="77777777" w:rsidR="00E80032" w:rsidRPr="00EC76D5" w:rsidRDefault="00E80032" w:rsidP="00E80032">
      <w:pPr>
        <w:pStyle w:val="CodeListing"/>
      </w:pPr>
      <w:r w:rsidRPr="00EC76D5">
        <w:t>File1.c</w:t>
      </w:r>
    </w:p>
    <w:p w14:paraId="0873E9EA" w14:textId="77777777" w:rsidR="00E80032" w:rsidRPr="00EC76D5" w:rsidRDefault="00E80032" w:rsidP="00E80032">
      <w:pPr>
        <w:pStyle w:val="Code"/>
      </w:pPr>
      <w:r w:rsidRPr="00EC76D5">
        <w:t>int g;</w:t>
      </w:r>
    </w:p>
    <w:p w14:paraId="61E16F07" w14:textId="77777777" w:rsidR="00E80032" w:rsidRPr="00EC76D5" w:rsidRDefault="00E80032" w:rsidP="00E80032">
      <w:pPr>
        <w:pStyle w:val="CodeListing"/>
      </w:pPr>
      <w:r w:rsidRPr="00EC76D5">
        <w:t>File2.c</w:t>
      </w:r>
    </w:p>
    <w:p w14:paraId="206D4227" w14:textId="77777777" w:rsidR="00E80032" w:rsidRPr="00EC76D5" w:rsidRDefault="00E80032" w:rsidP="00E80032">
      <w:pPr>
        <w:pStyle w:val="Code"/>
      </w:pPr>
      <w:r w:rsidRPr="00EC76D5">
        <w:t>extern int g;</w:t>
      </w:r>
    </w:p>
    <w:p w14:paraId="1A8F8725" w14:textId="77777777" w:rsidR="00E80032" w:rsidRPr="00EC76D5" w:rsidRDefault="00E80032" w:rsidP="00E80032">
      <w:r w:rsidRPr="00EC76D5">
        <w:t xml:space="preserve">Finally, a variable can also be marked with the keyword </w:t>
      </w:r>
      <w:r w:rsidRPr="00EC76D5">
        <w:rPr>
          <w:rStyle w:val="CodeInText0"/>
        </w:rPr>
        <w:t>register</w:t>
      </w:r>
      <w:r w:rsidRPr="00EC76D5">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EC76D5" w:rsidRDefault="00E80032" w:rsidP="00E80032">
      <w:pPr>
        <w:pStyle w:val="Code"/>
      </w:pPr>
      <w:r w:rsidRPr="00EC76D5">
        <w:t>register int i;</w:t>
      </w:r>
    </w:p>
    <w:p w14:paraId="32CA923D" w14:textId="77777777" w:rsidR="00E80032" w:rsidRPr="00EC76D5" w:rsidRDefault="00E80032" w:rsidP="00E80032">
      <w:pPr>
        <w:pStyle w:val="Code"/>
      </w:pPr>
      <w:r w:rsidRPr="00EC76D5">
        <w:t>int* p = &amp;i; // Wrong</w:t>
      </w:r>
    </w:p>
    <w:p w14:paraId="205903E1" w14:textId="4F50CDB2" w:rsidR="00E80032" w:rsidRPr="00EC76D5" w:rsidRDefault="00E80032" w:rsidP="007C7CB2">
      <w:pPr>
        <w:pStyle w:val="Rubrik3"/>
      </w:pPr>
      <w:bookmarkStart w:id="6104" w:name="_Toc320485608"/>
      <w:bookmarkStart w:id="6105" w:name="_Toc323656720"/>
      <w:bookmarkStart w:id="6106" w:name="_Toc324085458"/>
      <w:bookmarkStart w:id="6107" w:name="_Toc383781110"/>
      <w:bookmarkStart w:id="6108" w:name="_Toc481936510"/>
      <w:r w:rsidRPr="00EC76D5">
        <w:lastRenderedPageBreak/>
        <w:t>Recursion</w:t>
      </w:r>
      <w:bookmarkEnd w:id="6104"/>
      <w:bookmarkEnd w:id="6105"/>
      <w:bookmarkEnd w:id="6106"/>
      <w:bookmarkEnd w:id="6107"/>
      <w:bookmarkEnd w:id="6108"/>
    </w:p>
    <w:p w14:paraId="11F6A0CA" w14:textId="3E4AC732" w:rsidR="00E80032" w:rsidRPr="00EC76D5" w:rsidRDefault="00E80032" w:rsidP="00E80032">
      <w:r w:rsidRPr="00EC76D5">
        <w:t xml:space="preserve">A function may call itself; it is called </w:t>
      </w:r>
      <w:r w:rsidRPr="00EC76D5">
        <w:rPr>
          <w:rStyle w:val="KeyWord"/>
        </w:rPr>
        <w:t>recursion</w:t>
      </w:r>
      <w:r w:rsidRPr="00EC76D5">
        <w:t>. In the following example, the mathematical function factorial (</w:t>
      </w:r>
      <w:r w:rsidRPr="00EC76D5">
        <w:rPr>
          <w:rStyle w:val="CodeInText0"/>
        </w:rPr>
        <w:t>n</w:t>
      </w:r>
      <w:r w:rsidRPr="00EC76D5">
        <w:t xml:space="preserve">!) is implemented. It can be defined in two ways. The first </w:t>
      </w:r>
      <w:r w:rsidR="00C37108">
        <w:t>definition</w:t>
      </w:r>
      <w:r w:rsidRPr="00EC76D5">
        <w:t xml:space="preserve"> is rather straightforward. The result of the function applied to a positive integer </w:t>
      </w:r>
      <w:r w:rsidRPr="00EC76D5">
        <w:rPr>
          <w:rStyle w:val="CodeInText0"/>
        </w:rPr>
        <w:t>n</w:t>
      </w:r>
      <w:r w:rsidRPr="00EC76D5">
        <w:t xml:space="preserve"> is the product of all positive integers up to and including </w:t>
      </w:r>
      <w:r w:rsidRPr="00EC76D5">
        <w:rPr>
          <w:rStyle w:val="CodeInText0"/>
        </w:rPr>
        <w:t>n</w:t>
      </w:r>
      <w:r w:rsidRPr="00EC76D5">
        <w:t>.</w:t>
      </w:r>
    </w:p>
    <w:p w14:paraId="3D8314E3" w14:textId="77777777" w:rsidR="00E80032" w:rsidRPr="00EC76D5" w:rsidRDefault="00E80032" w:rsidP="00E80032">
      <w:r w:rsidRPr="00EC76D5">
        <w:object w:dxaOrig="1540" w:dyaOrig="279" w14:anchorId="6C609070">
          <v:shape id="_x0000_i1029" type="#_x0000_t75" style="width:78pt;height:12pt" o:ole="" fillcolor="window">
            <v:imagedata r:id="rId16" o:title=""/>
          </v:shape>
          <o:OLEObject Type="Embed" ProgID="Equation.3" ShapeID="_x0000_i1029" DrawAspect="Content" ObjectID="_1654334487" r:id="rId17"/>
        </w:object>
      </w:r>
    </w:p>
    <w:p w14:paraId="68C52872" w14:textId="77777777" w:rsidR="00E80032" w:rsidRPr="00EC76D5" w:rsidRDefault="00E80032" w:rsidP="00E80032">
      <w:pPr>
        <w:pStyle w:val="Code"/>
      </w:pPr>
      <w:r w:rsidRPr="00EC76D5">
        <w:t>int Factorial(int n) {</w:t>
      </w:r>
    </w:p>
    <w:p w14:paraId="6EAD9167" w14:textId="77777777" w:rsidR="00E80032" w:rsidRPr="00EC76D5" w:rsidRDefault="00E80032" w:rsidP="00E80032">
      <w:pPr>
        <w:pStyle w:val="Code"/>
      </w:pPr>
      <w:r w:rsidRPr="00EC76D5">
        <w:t xml:space="preserve">  int result = 1, i;</w:t>
      </w:r>
    </w:p>
    <w:p w14:paraId="13AFFD27" w14:textId="77777777" w:rsidR="00E80032" w:rsidRPr="00EC76D5" w:rsidRDefault="00E80032" w:rsidP="00E80032">
      <w:pPr>
        <w:pStyle w:val="Code"/>
      </w:pPr>
    </w:p>
    <w:p w14:paraId="618F87D3" w14:textId="77777777" w:rsidR="00E80032" w:rsidRPr="00EC76D5" w:rsidRDefault="00E80032" w:rsidP="00E80032">
      <w:pPr>
        <w:pStyle w:val="Code"/>
      </w:pPr>
      <w:r w:rsidRPr="00EC76D5">
        <w:t xml:space="preserve">  for (i = 1; i &lt;= n; ++ i) {</w:t>
      </w:r>
      <w:r w:rsidRPr="00EC76D5">
        <w:cr/>
        <w:t xml:space="preserve">    result *= i;</w:t>
      </w:r>
    </w:p>
    <w:p w14:paraId="5A5A8E81" w14:textId="77777777" w:rsidR="00E80032" w:rsidRPr="00EC76D5" w:rsidRDefault="00E80032" w:rsidP="00E80032">
      <w:pPr>
        <w:pStyle w:val="Code"/>
      </w:pPr>
      <w:r w:rsidRPr="00EC76D5">
        <w:t xml:space="preserve">  }</w:t>
      </w:r>
    </w:p>
    <w:p w14:paraId="5F19D76F" w14:textId="77777777" w:rsidR="00E80032" w:rsidRPr="00EC76D5" w:rsidRDefault="00E80032" w:rsidP="00E80032">
      <w:pPr>
        <w:pStyle w:val="Code"/>
      </w:pPr>
    </w:p>
    <w:p w14:paraId="7D6A9EBA" w14:textId="77777777" w:rsidR="00E80032" w:rsidRPr="00EC76D5" w:rsidRDefault="00E80032" w:rsidP="00E80032">
      <w:pPr>
        <w:pStyle w:val="Code"/>
      </w:pPr>
      <w:r w:rsidRPr="00EC76D5">
        <w:t xml:space="preserve">  return result;</w:t>
      </w:r>
    </w:p>
    <w:p w14:paraId="7E584ADD" w14:textId="77777777" w:rsidR="00E80032" w:rsidRPr="00EC76D5" w:rsidRDefault="00E80032" w:rsidP="00E80032">
      <w:pPr>
        <w:pStyle w:val="Code"/>
      </w:pPr>
      <w:r w:rsidRPr="00EC76D5">
        <w:t>}</w:t>
      </w:r>
    </w:p>
    <w:p w14:paraId="1C3D05E3" w14:textId="0D89AA62" w:rsidR="00E80032" w:rsidRPr="00EC76D5" w:rsidRDefault="00E80032" w:rsidP="00E80032">
      <w:r w:rsidRPr="00EC76D5">
        <w:t xml:space="preserve">An equivalent </w:t>
      </w:r>
      <w:r w:rsidR="00C37108">
        <w:t>definition</w:t>
      </w:r>
      <w:r w:rsidRPr="00EC76D5">
        <w:t xml:space="preserve"> involves a recursive call that is easier to implement.</w:t>
      </w:r>
    </w:p>
    <w:p w14:paraId="6C1783D8" w14:textId="77777777" w:rsidR="00E80032" w:rsidRPr="00EC76D5" w:rsidRDefault="00E80032" w:rsidP="00E80032">
      <w:r w:rsidRPr="00EC76D5">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EC76D5" w:rsidRDefault="00E80032" w:rsidP="00E80032">
      <w:pPr>
        <w:pStyle w:val="Code"/>
      </w:pPr>
      <w:r w:rsidRPr="00EC76D5">
        <w:t>int Factorial(int n) {</w:t>
      </w:r>
    </w:p>
    <w:p w14:paraId="2A83DEAF" w14:textId="77777777" w:rsidR="00E80032" w:rsidRPr="00EC76D5" w:rsidRDefault="00E80032" w:rsidP="00E80032">
      <w:pPr>
        <w:pStyle w:val="Code"/>
      </w:pPr>
      <w:r w:rsidRPr="00EC76D5">
        <w:t xml:space="preserve">  if (n == 1) {</w:t>
      </w:r>
    </w:p>
    <w:p w14:paraId="2002A243" w14:textId="77777777" w:rsidR="00E80032" w:rsidRPr="00EC76D5" w:rsidRDefault="00E80032" w:rsidP="00E80032">
      <w:pPr>
        <w:pStyle w:val="Code"/>
      </w:pPr>
      <w:r w:rsidRPr="00EC76D5">
        <w:t xml:space="preserve">    return 1;</w:t>
      </w:r>
    </w:p>
    <w:p w14:paraId="2017B125" w14:textId="77777777" w:rsidR="00E80032" w:rsidRPr="00EC76D5" w:rsidRDefault="00E80032" w:rsidP="00E80032">
      <w:pPr>
        <w:pStyle w:val="Code"/>
      </w:pPr>
      <w:r w:rsidRPr="00EC76D5">
        <w:t xml:space="preserve">  }</w:t>
      </w:r>
    </w:p>
    <w:p w14:paraId="47F392E3" w14:textId="77777777" w:rsidR="00E80032" w:rsidRPr="00EC76D5" w:rsidRDefault="00E80032" w:rsidP="00E80032">
      <w:pPr>
        <w:pStyle w:val="Code"/>
      </w:pPr>
      <w:r w:rsidRPr="00EC76D5">
        <w:t xml:space="preserve">  else {</w:t>
      </w:r>
      <w:r w:rsidRPr="00EC76D5">
        <w:cr/>
        <w:t xml:space="preserve">    return n * Factorial(n - 1);</w:t>
      </w:r>
    </w:p>
    <w:p w14:paraId="6656DC03" w14:textId="77777777" w:rsidR="00E80032" w:rsidRPr="00EC76D5" w:rsidRDefault="00E80032" w:rsidP="00E80032">
      <w:pPr>
        <w:pStyle w:val="Code"/>
      </w:pPr>
      <w:r w:rsidRPr="00EC76D5">
        <w:t xml:space="preserve">  }</w:t>
      </w:r>
    </w:p>
    <w:p w14:paraId="2D435F38" w14:textId="77777777" w:rsidR="00E80032" w:rsidRPr="00EC76D5" w:rsidRDefault="00E80032" w:rsidP="00E80032">
      <w:pPr>
        <w:pStyle w:val="Code"/>
      </w:pPr>
      <w:r w:rsidRPr="00EC76D5">
        <w:t>}</w:t>
      </w:r>
    </w:p>
    <w:p w14:paraId="0CA8B20D" w14:textId="4CDB1C9C" w:rsidR="00E80032" w:rsidRPr="00EC76D5" w:rsidRDefault="00E80032" w:rsidP="007C7CB2">
      <w:pPr>
        <w:pStyle w:val="Rubrik3"/>
      </w:pPr>
      <w:bookmarkStart w:id="6109" w:name="_Toc320485609"/>
      <w:bookmarkStart w:id="6110" w:name="_Toc323656721"/>
      <w:bookmarkStart w:id="6111" w:name="_Toc324085459"/>
      <w:bookmarkStart w:id="6112" w:name="_Toc383781111"/>
      <w:bookmarkStart w:id="6113" w:name="_Toc481936511"/>
      <w:r w:rsidRPr="00EC76D5">
        <w:t>Def</w:t>
      </w:r>
      <w:r w:rsidR="002F35C1">
        <w:t>initializer</w:t>
      </w:r>
      <w:r w:rsidRPr="00EC76D5">
        <w:t>ion and Declaration</w:t>
      </w:r>
      <w:bookmarkEnd w:id="6109"/>
      <w:bookmarkEnd w:id="6110"/>
      <w:bookmarkEnd w:id="6111"/>
      <w:bookmarkEnd w:id="6112"/>
      <w:bookmarkEnd w:id="6113"/>
    </w:p>
    <w:p w14:paraId="3EC353DF" w14:textId="59DF0190" w:rsidR="00E80032" w:rsidRPr="00EC76D5" w:rsidRDefault="00E80032" w:rsidP="00E80032">
      <w:r w:rsidRPr="00EC76D5">
        <w:t xml:space="preserve">It important to distinguish between </w:t>
      </w:r>
      <w:r w:rsidR="00C37108">
        <w:rPr>
          <w:rStyle w:val="KeyWord"/>
        </w:rPr>
        <w:t>definition</w:t>
      </w:r>
      <w:r w:rsidRPr="00EC76D5">
        <w:t xml:space="preserve"> and </w:t>
      </w:r>
      <w:r w:rsidRPr="00EC76D5">
        <w:rPr>
          <w:rStyle w:val="KeyWord"/>
        </w:rPr>
        <w:t>declaration</w:t>
      </w:r>
      <w:r w:rsidRPr="00EC76D5">
        <w:t xml:space="preserve">. For a function, its </w:t>
      </w:r>
      <w:r w:rsidR="00C37108">
        <w:t>definition</w:t>
      </w:r>
      <w:r w:rsidRPr="00EC76D5">
        <w:t xml:space="preserve"> generates code while the declaration is merely an item of information to the compiler. A function declaration is also called a </w:t>
      </w:r>
      <w:r w:rsidRPr="00EC76D5">
        <w:rPr>
          <w:rStyle w:val="KeyWord"/>
        </w:rPr>
        <w:t>prototype</w:t>
      </w:r>
      <w:r w:rsidRPr="00EC76D5">
        <w:t>.</w:t>
      </w:r>
    </w:p>
    <w:p w14:paraId="66755FDC" w14:textId="6377B555" w:rsidR="00E80032" w:rsidRPr="00EC76D5" w:rsidRDefault="00E80032" w:rsidP="00E80032">
      <w:r w:rsidRPr="00EC76D5">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EC76D5">
        <w:fldChar w:fldCharType="begin"/>
      </w:r>
      <w:r w:rsidRPr="00EC76D5">
        <w:instrText xml:space="preserve"> REF _Ref383865210 \r \h </w:instrText>
      </w:r>
      <w:r w:rsidRPr="00EC76D5">
        <w:fldChar w:fldCharType="separate"/>
      </w:r>
      <w:r w:rsidR="00545E00" w:rsidRPr="00EC76D5">
        <w:t>22.7</w:t>
      </w:r>
      <w:r w:rsidRPr="00EC76D5">
        <w:fldChar w:fldCharType="end"/>
      </w:r>
      <w:r w:rsidRPr="00EC76D5">
        <w:t>). In the following example, we use two functions to decide whether a given non-negative integer is even or odd according to the formulas below.</w:t>
      </w:r>
    </w:p>
    <w:p w14:paraId="3FEB708F" w14:textId="77777777" w:rsidR="00E80032" w:rsidRPr="00EC76D5" w:rsidRDefault="00E80032" w:rsidP="00E80032">
      <w:r w:rsidRPr="00EC76D5">
        <w:object w:dxaOrig="2840" w:dyaOrig="720" w14:anchorId="23106577">
          <v:shape id="_x0000_i1030" type="#_x0000_t75" style="width:2in;height:36pt" o:ole="" fillcolor="window">
            <v:imagedata r:id="rId19" o:title=""/>
          </v:shape>
          <o:OLEObject Type="Embed" ProgID="Equation.3" ShapeID="_x0000_i1030" DrawAspect="Content" ObjectID="_1654334488" r:id="rId20"/>
        </w:object>
      </w:r>
    </w:p>
    <w:p w14:paraId="4649FE88" w14:textId="77777777" w:rsidR="00E80032" w:rsidRPr="00EC76D5" w:rsidRDefault="00E80032" w:rsidP="00E80032">
      <w:r w:rsidRPr="00EC76D5">
        <w:object w:dxaOrig="2840" w:dyaOrig="720" w14:anchorId="47114D30">
          <v:shape id="_x0000_i1031" type="#_x0000_t75" style="width:2in;height:36pt" o:ole="" fillcolor="window">
            <v:imagedata r:id="rId21" o:title=""/>
          </v:shape>
          <o:OLEObject Type="Embed" ProgID="Equation.3" ShapeID="_x0000_i1031" DrawAspect="Content" ObjectID="_1654334489" r:id="rId22"/>
        </w:object>
      </w:r>
    </w:p>
    <w:p w14:paraId="1FB6866B" w14:textId="05672CB9" w:rsidR="00E80032" w:rsidRPr="00EC76D5" w:rsidRDefault="00E80032" w:rsidP="00E80032">
      <w:r w:rsidRPr="00EC76D5">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t>definition</w:t>
      </w:r>
      <w:r w:rsidRPr="00EC76D5">
        <w:t>. The only restriction is that two parameters cannot have the same name.</w:t>
      </w:r>
    </w:p>
    <w:p w14:paraId="384F76A3" w14:textId="77777777" w:rsidR="00E80032" w:rsidRPr="00EC76D5" w:rsidRDefault="00E80032" w:rsidP="00E80032">
      <w:pPr>
        <w:pStyle w:val="Code"/>
      </w:pPr>
      <w:r w:rsidRPr="00EC76D5">
        <w:lastRenderedPageBreak/>
        <w:t>int IsEven(int);</w:t>
      </w:r>
    </w:p>
    <w:p w14:paraId="5B8714CB" w14:textId="77777777" w:rsidR="00E80032" w:rsidRPr="00EC76D5" w:rsidRDefault="00E80032" w:rsidP="00E80032">
      <w:pPr>
        <w:pStyle w:val="Code"/>
      </w:pPr>
      <w:r w:rsidRPr="00EC76D5">
        <w:t>int IsOdd(int n);</w:t>
      </w:r>
    </w:p>
    <w:p w14:paraId="683597D2" w14:textId="77777777" w:rsidR="00E80032" w:rsidRPr="00EC76D5" w:rsidRDefault="00E80032" w:rsidP="00E80032">
      <w:r w:rsidRPr="00EC76D5">
        <w:t xml:space="preserve">As C does not include a logical type, we use </w:t>
      </w:r>
      <w:r w:rsidRPr="00EC76D5">
        <w:rPr>
          <w:rStyle w:val="CodeInText0"/>
        </w:rPr>
        <w:t>int</w:t>
      </w:r>
      <w:r w:rsidRPr="00EC76D5">
        <w:t xml:space="preserve"> to represent true (1) or false (0).</w:t>
      </w:r>
    </w:p>
    <w:p w14:paraId="6B0E3897" w14:textId="77777777" w:rsidR="00E80032" w:rsidRPr="00EC76D5" w:rsidRDefault="00E80032" w:rsidP="00E80032">
      <w:pPr>
        <w:pStyle w:val="Code"/>
      </w:pPr>
      <w:r w:rsidRPr="00EC76D5">
        <w:t>int IsEven(int num) {</w:t>
      </w:r>
    </w:p>
    <w:p w14:paraId="1B9DE8E0" w14:textId="77777777" w:rsidR="00E80032" w:rsidRPr="00EC76D5" w:rsidRDefault="00E80032" w:rsidP="00E80032">
      <w:pPr>
        <w:pStyle w:val="Code"/>
      </w:pPr>
      <w:r w:rsidRPr="00EC76D5">
        <w:t xml:space="preserve">  if (num == 0) {</w:t>
      </w:r>
    </w:p>
    <w:p w14:paraId="13FBA222" w14:textId="77777777" w:rsidR="00E80032" w:rsidRPr="00EC76D5" w:rsidRDefault="00E80032" w:rsidP="00E80032">
      <w:pPr>
        <w:pStyle w:val="Code"/>
      </w:pPr>
      <w:r w:rsidRPr="00EC76D5">
        <w:t xml:space="preserve">    return 1;</w:t>
      </w:r>
    </w:p>
    <w:p w14:paraId="3787B424" w14:textId="77777777" w:rsidR="00E80032" w:rsidRPr="00EC76D5" w:rsidRDefault="00E80032" w:rsidP="00E80032">
      <w:pPr>
        <w:pStyle w:val="Code"/>
      </w:pPr>
      <w:r w:rsidRPr="00EC76D5">
        <w:t xml:space="preserve">  }</w:t>
      </w:r>
    </w:p>
    <w:p w14:paraId="6C168EFC" w14:textId="77777777" w:rsidR="00E80032" w:rsidRPr="00EC76D5" w:rsidRDefault="00E80032" w:rsidP="00E80032">
      <w:pPr>
        <w:pStyle w:val="Code"/>
      </w:pPr>
      <w:r w:rsidRPr="00EC76D5">
        <w:t xml:space="preserve">  else {</w:t>
      </w:r>
      <w:r w:rsidRPr="00EC76D5">
        <w:cr/>
        <w:t xml:space="preserve">    return IsOdd(num - 1);</w:t>
      </w:r>
    </w:p>
    <w:p w14:paraId="38784572" w14:textId="77777777" w:rsidR="00E80032" w:rsidRPr="00EC76D5" w:rsidRDefault="00E80032" w:rsidP="00E80032">
      <w:pPr>
        <w:pStyle w:val="Code"/>
      </w:pPr>
      <w:r w:rsidRPr="00EC76D5">
        <w:t xml:space="preserve">  }</w:t>
      </w:r>
    </w:p>
    <w:p w14:paraId="790CEF77" w14:textId="77777777" w:rsidR="00E80032" w:rsidRPr="00EC76D5" w:rsidRDefault="00E80032" w:rsidP="00E80032">
      <w:pPr>
        <w:pStyle w:val="Code"/>
      </w:pPr>
      <w:r w:rsidRPr="00EC76D5">
        <w:t>}</w:t>
      </w:r>
    </w:p>
    <w:p w14:paraId="004BAC42" w14:textId="77777777" w:rsidR="00E80032" w:rsidRPr="00EC76D5" w:rsidRDefault="00E80032" w:rsidP="00E80032">
      <w:pPr>
        <w:pStyle w:val="Code"/>
      </w:pPr>
    </w:p>
    <w:p w14:paraId="721C158C" w14:textId="77777777" w:rsidR="00E80032" w:rsidRPr="00EC76D5" w:rsidRDefault="00E80032" w:rsidP="00E80032">
      <w:pPr>
        <w:pStyle w:val="Code"/>
      </w:pPr>
      <w:r w:rsidRPr="00EC76D5">
        <w:t>int IsOdd(int num) {</w:t>
      </w:r>
    </w:p>
    <w:p w14:paraId="3A739732" w14:textId="77777777" w:rsidR="00E80032" w:rsidRPr="00EC76D5" w:rsidRDefault="00E80032" w:rsidP="00E80032">
      <w:pPr>
        <w:pStyle w:val="Code"/>
      </w:pPr>
      <w:r w:rsidRPr="00EC76D5">
        <w:t xml:space="preserve">  if (num == 0) {</w:t>
      </w:r>
    </w:p>
    <w:p w14:paraId="7F7C1A46" w14:textId="77777777" w:rsidR="00E80032" w:rsidRPr="00EC76D5" w:rsidRDefault="00E80032" w:rsidP="00E80032">
      <w:pPr>
        <w:pStyle w:val="Code"/>
      </w:pPr>
      <w:r w:rsidRPr="00EC76D5">
        <w:t xml:space="preserve">    return 0;</w:t>
      </w:r>
    </w:p>
    <w:p w14:paraId="5708E9B6" w14:textId="77777777" w:rsidR="00E80032" w:rsidRPr="00EC76D5" w:rsidRDefault="00E80032" w:rsidP="00E80032">
      <w:pPr>
        <w:pStyle w:val="Code"/>
      </w:pPr>
      <w:r w:rsidRPr="00EC76D5">
        <w:t xml:space="preserve">  }</w:t>
      </w:r>
    </w:p>
    <w:p w14:paraId="0BFAD5BE" w14:textId="77777777" w:rsidR="00E80032" w:rsidRPr="00EC76D5" w:rsidRDefault="00E80032" w:rsidP="00E80032">
      <w:pPr>
        <w:pStyle w:val="Code"/>
      </w:pPr>
      <w:r w:rsidRPr="00EC76D5">
        <w:t xml:space="preserve">  else {</w:t>
      </w:r>
    </w:p>
    <w:p w14:paraId="30E69FB5" w14:textId="77777777" w:rsidR="00E80032" w:rsidRPr="00EC76D5" w:rsidRDefault="00E80032" w:rsidP="00E80032">
      <w:pPr>
        <w:pStyle w:val="Code"/>
      </w:pPr>
      <w:r w:rsidRPr="00EC76D5">
        <w:t xml:space="preserve">    return IsEven(num - 1);</w:t>
      </w:r>
    </w:p>
    <w:p w14:paraId="1A89B9C0" w14:textId="77777777" w:rsidR="00E80032" w:rsidRPr="00EC76D5" w:rsidRDefault="00E80032" w:rsidP="00E80032">
      <w:pPr>
        <w:pStyle w:val="Code"/>
      </w:pPr>
      <w:r w:rsidRPr="00EC76D5">
        <w:t xml:space="preserve">  }</w:t>
      </w:r>
    </w:p>
    <w:p w14:paraId="30A7A9CE" w14:textId="77777777" w:rsidR="00E80032" w:rsidRPr="00EC76D5" w:rsidRDefault="00E80032" w:rsidP="00E80032">
      <w:pPr>
        <w:pStyle w:val="Code"/>
      </w:pPr>
      <w:r w:rsidRPr="00EC76D5">
        <w:t>}</w:t>
      </w:r>
    </w:p>
    <w:p w14:paraId="2B2A2060" w14:textId="77777777" w:rsidR="00E80032" w:rsidRPr="00EC76D5" w:rsidRDefault="00E80032" w:rsidP="00E80032">
      <w:r w:rsidRPr="00EC76D5">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EC76D5" w:rsidRDefault="00E80032" w:rsidP="00E80032">
      <w:pPr>
        <w:pStyle w:val="Code"/>
      </w:pPr>
      <w:r w:rsidRPr="00EC76D5">
        <w:t>void Print();</w:t>
      </w:r>
    </w:p>
    <w:p w14:paraId="58C876C5" w14:textId="77777777" w:rsidR="00E80032" w:rsidRPr="00EC76D5" w:rsidRDefault="00E80032" w:rsidP="00E80032">
      <w:pPr>
        <w:pStyle w:val="Code"/>
      </w:pPr>
    </w:p>
    <w:p w14:paraId="1D813F48" w14:textId="77777777" w:rsidR="00E80032" w:rsidRPr="00EC76D5" w:rsidRDefault="00E80032" w:rsidP="00E80032">
      <w:pPr>
        <w:pStyle w:val="Code"/>
      </w:pPr>
      <w:r w:rsidRPr="00EC76D5">
        <w:t>void main(void) {</w:t>
      </w:r>
    </w:p>
    <w:p w14:paraId="02656D39" w14:textId="77777777" w:rsidR="00E80032" w:rsidRPr="00EC76D5" w:rsidRDefault="00E80032" w:rsidP="00E80032">
      <w:pPr>
        <w:pStyle w:val="Code"/>
      </w:pPr>
      <w:r w:rsidRPr="00EC76D5">
        <w:t xml:space="preserve">  Print();</w:t>
      </w:r>
    </w:p>
    <w:p w14:paraId="081BE2CD" w14:textId="77777777" w:rsidR="00E80032" w:rsidRPr="00EC76D5" w:rsidRDefault="00E80032" w:rsidP="00E80032">
      <w:pPr>
        <w:pStyle w:val="Code"/>
      </w:pPr>
      <w:r w:rsidRPr="00EC76D5">
        <w:t xml:space="preserve">  Print(1);</w:t>
      </w:r>
    </w:p>
    <w:p w14:paraId="30D883B4" w14:textId="77777777" w:rsidR="00E80032" w:rsidRPr="00EC76D5" w:rsidRDefault="00E80032" w:rsidP="00E80032">
      <w:pPr>
        <w:pStyle w:val="Code"/>
      </w:pPr>
      <w:r w:rsidRPr="00EC76D5">
        <w:t xml:space="preserve">  Print(1, 2);</w:t>
      </w:r>
    </w:p>
    <w:p w14:paraId="7D4167D2" w14:textId="77777777" w:rsidR="00E80032" w:rsidRPr="00EC76D5" w:rsidRDefault="00E80032" w:rsidP="00E80032">
      <w:pPr>
        <w:pStyle w:val="Code"/>
      </w:pPr>
      <w:r w:rsidRPr="00EC76D5">
        <w:t xml:space="preserve">  Print(1, 2, 3);</w:t>
      </w:r>
    </w:p>
    <w:p w14:paraId="5138D345" w14:textId="77777777" w:rsidR="00E80032" w:rsidRPr="00EC76D5" w:rsidRDefault="00E80032" w:rsidP="00E80032">
      <w:pPr>
        <w:pStyle w:val="Code"/>
      </w:pPr>
      <w:r w:rsidRPr="00EC76D5">
        <w:t>}</w:t>
      </w:r>
    </w:p>
    <w:p w14:paraId="0C0DD68F" w14:textId="77777777" w:rsidR="00E80032" w:rsidRPr="00EC76D5" w:rsidRDefault="00E80032" w:rsidP="00E80032">
      <w:r w:rsidRPr="00EC76D5">
        <w:t xml:space="preserve">The obvious way to avoid the run-time errors is to always state the parameter list in function prototypes. If the function does not have any parameters, it can be stated by the </w:t>
      </w:r>
      <w:r w:rsidRPr="00EC76D5">
        <w:rPr>
          <w:rStyle w:val="CodeInText0"/>
        </w:rPr>
        <w:t>void</w:t>
      </w:r>
      <w:r w:rsidRPr="00EC76D5">
        <w:t xml:space="preserve"> type. In that case, the function can only be called without parameters.</w:t>
      </w:r>
    </w:p>
    <w:p w14:paraId="09ECF349" w14:textId="77777777" w:rsidR="00E80032" w:rsidRPr="00EC76D5" w:rsidRDefault="00E80032" w:rsidP="00E80032">
      <w:pPr>
        <w:pStyle w:val="Code"/>
      </w:pPr>
      <w:r w:rsidRPr="00EC76D5">
        <w:t>void Print(void);</w:t>
      </w:r>
    </w:p>
    <w:p w14:paraId="623DE7FF" w14:textId="53C0364C" w:rsidR="00E80032" w:rsidRPr="00EC76D5" w:rsidRDefault="00E80032" w:rsidP="007C7CB2">
      <w:pPr>
        <w:pStyle w:val="Rubrik3"/>
      </w:pPr>
      <w:bookmarkStart w:id="6114" w:name="_Toc320485610"/>
      <w:bookmarkStart w:id="6115" w:name="_Toc323656722"/>
      <w:bookmarkStart w:id="6116" w:name="_Toc324085460"/>
      <w:bookmarkStart w:id="6117" w:name="_Toc383781112"/>
      <w:bookmarkStart w:id="6118" w:name="_Toc481936512"/>
      <w:r w:rsidRPr="00EC76D5">
        <w:t>Higher-Order Functions</w:t>
      </w:r>
      <w:bookmarkEnd w:id="6114"/>
      <w:bookmarkEnd w:id="6115"/>
      <w:bookmarkEnd w:id="6116"/>
      <w:bookmarkEnd w:id="6117"/>
      <w:bookmarkEnd w:id="6118"/>
    </w:p>
    <w:p w14:paraId="7BFA0F7A" w14:textId="77777777" w:rsidR="00E80032" w:rsidRPr="00EC76D5" w:rsidRDefault="00E80032" w:rsidP="00E80032">
      <w:r w:rsidRPr="00EC76D5">
        <w:t xml:space="preserve">A function that takes another function as a parameter is called a </w:t>
      </w:r>
      <w:r w:rsidRPr="00EC76D5">
        <w:rPr>
          <w:rStyle w:val="KeyWord"/>
        </w:rPr>
        <w:t>higher</w:t>
      </w:r>
      <w:r w:rsidRPr="00EC76D5">
        <w:rPr>
          <w:rStyle w:val="Italic"/>
        </w:rPr>
        <w:t>-</w:t>
      </w:r>
      <w:r w:rsidRPr="00EC76D5">
        <w:rPr>
          <w:rStyle w:val="KeyWord"/>
        </w:rPr>
        <w:t>order</w:t>
      </w:r>
      <w:r w:rsidRPr="00EC76D5">
        <w:rPr>
          <w:rStyle w:val="Italic"/>
        </w:rPr>
        <w:t xml:space="preserve"> </w:t>
      </w:r>
      <w:r w:rsidRPr="00EC76D5">
        <w:rPr>
          <w:rStyle w:val="KeyWord"/>
        </w:rPr>
        <w:t>function</w:t>
      </w:r>
      <w:r w:rsidRPr="00EC76D5">
        <w:t xml:space="preserve">. Technically, it does not take the function itself as a parameter, but rather a pointer to the function. However, the pointer marker (*) may be omitted. The parameter function is also called a </w:t>
      </w:r>
      <w:r w:rsidRPr="00EC76D5">
        <w:rPr>
          <w:rStyle w:val="KeyWord"/>
        </w:rPr>
        <w:t>callback</w:t>
      </w:r>
      <w:r w:rsidRPr="00EC76D5">
        <w:t xml:space="preserve"> function. The following example takes an array of the given size and applies the given function to each integer in the array. </w:t>
      </w:r>
      <w:r w:rsidRPr="00EC76D5">
        <w:rPr>
          <w:rStyle w:val="CodeInText0"/>
        </w:rPr>
        <w:t>ApplyArray</w:t>
      </w:r>
      <w:r w:rsidRPr="00EC76D5">
        <w:t xml:space="preserve"> a higher order function and </w:t>
      </w:r>
      <w:r w:rsidRPr="00EC76D5">
        <w:rPr>
          <w:rStyle w:val="CodeInText0"/>
        </w:rPr>
        <w:t>Apply</w:t>
      </w:r>
      <w:r w:rsidRPr="00EC76D5">
        <w:t xml:space="preserve"> is a callback function.</w:t>
      </w:r>
    </w:p>
    <w:p w14:paraId="4330C676" w14:textId="77777777" w:rsidR="00E80032" w:rsidRPr="00EC76D5" w:rsidRDefault="00E80032" w:rsidP="00E80032">
      <w:pPr>
        <w:pStyle w:val="Code"/>
      </w:pPr>
      <w:r w:rsidRPr="00EC76D5">
        <w:t>#include &lt;stdio.h&gt;</w:t>
      </w:r>
    </w:p>
    <w:p w14:paraId="413A828C" w14:textId="77777777" w:rsidR="00E80032" w:rsidRPr="00EC76D5" w:rsidRDefault="00E80032" w:rsidP="00E80032">
      <w:pPr>
        <w:pStyle w:val="Code"/>
      </w:pPr>
    </w:p>
    <w:p w14:paraId="7CAEFAFD" w14:textId="77777777" w:rsidR="00E80032" w:rsidRPr="00EC76D5" w:rsidRDefault="00E80032" w:rsidP="00E80032">
      <w:pPr>
        <w:pStyle w:val="Code"/>
      </w:pPr>
      <w:r w:rsidRPr="00EC76D5">
        <w:t>void ApplyArray(int intArray[], int size, int Apply(int)) {</w:t>
      </w:r>
    </w:p>
    <w:p w14:paraId="5FDFBCB6" w14:textId="77777777" w:rsidR="00E80032" w:rsidRPr="00EC76D5" w:rsidRDefault="00E80032" w:rsidP="00E80032">
      <w:pPr>
        <w:pStyle w:val="Code"/>
      </w:pPr>
      <w:r w:rsidRPr="00EC76D5">
        <w:t xml:space="preserve">  int index;</w:t>
      </w:r>
    </w:p>
    <w:p w14:paraId="25577540" w14:textId="77777777" w:rsidR="00E80032" w:rsidRPr="00EC76D5" w:rsidRDefault="00E80032" w:rsidP="00E80032">
      <w:pPr>
        <w:pStyle w:val="Code"/>
      </w:pPr>
      <w:r w:rsidRPr="00EC76D5">
        <w:t xml:space="preserve">  for (index = 0; index &lt; size; ++index) {</w:t>
      </w:r>
      <w:r w:rsidRPr="00EC76D5">
        <w:cr/>
        <w:t xml:space="preserve">    intArray[index] = Apply(intArray[index]);</w:t>
      </w:r>
    </w:p>
    <w:p w14:paraId="2739D7A4" w14:textId="77777777" w:rsidR="00E80032" w:rsidRPr="00EC76D5" w:rsidRDefault="00E80032" w:rsidP="00E80032">
      <w:pPr>
        <w:pStyle w:val="Code"/>
      </w:pPr>
      <w:r w:rsidRPr="00EC76D5">
        <w:t xml:space="preserve">  }</w:t>
      </w:r>
    </w:p>
    <w:p w14:paraId="71127BAD" w14:textId="77777777" w:rsidR="00E80032" w:rsidRPr="00EC76D5" w:rsidRDefault="00E80032" w:rsidP="00E80032">
      <w:pPr>
        <w:pStyle w:val="Code"/>
      </w:pPr>
      <w:r w:rsidRPr="00EC76D5">
        <w:t>}</w:t>
      </w:r>
    </w:p>
    <w:p w14:paraId="6D1F9887" w14:textId="77777777" w:rsidR="00E80032" w:rsidRPr="00EC76D5" w:rsidRDefault="00E80032" w:rsidP="00E80032">
      <w:pPr>
        <w:pStyle w:val="Code"/>
      </w:pPr>
    </w:p>
    <w:p w14:paraId="702B5678" w14:textId="77777777" w:rsidR="00E80032" w:rsidRPr="00EC76D5" w:rsidRDefault="00E80032" w:rsidP="00E80032">
      <w:pPr>
        <w:pStyle w:val="Code"/>
      </w:pPr>
      <w:r w:rsidRPr="00EC76D5">
        <w:t>int Double(int number) {</w:t>
      </w:r>
    </w:p>
    <w:p w14:paraId="49A13B4B" w14:textId="77777777" w:rsidR="00E80032" w:rsidRPr="00EC76D5" w:rsidRDefault="00E80032" w:rsidP="00E80032">
      <w:pPr>
        <w:pStyle w:val="Code"/>
      </w:pPr>
      <w:r w:rsidRPr="00EC76D5">
        <w:t xml:space="preserve">  return 2 * number;</w:t>
      </w:r>
    </w:p>
    <w:p w14:paraId="496C9645" w14:textId="77777777" w:rsidR="00E80032" w:rsidRPr="00EC76D5" w:rsidRDefault="00E80032" w:rsidP="00E80032">
      <w:pPr>
        <w:pStyle w:val="Code"/>
      </w:pPr>
      <w:r w:rsidRPr="00EC76D5">
        <w:t>}</w:t>
      </w:r>
    </w:p>
    <w:p w14:paraId="65CDAFBA" w14:textId="77777777" w:rsidR="00E80032" w:rsidRPr="00EC76D5" w:rsidRDefault="00E80032" w:rsidP="00E80032">
      <w:pPr>
        <w:pStyle w:val="Code"/>
      </w:pPr>
    </w:p>
    <w:p w14:paraId="1EDB6A88" w14:textId="77777777" w:rsidR="00E80032" w:rsidRPr="00EC76D5" w:rsidRDefault="00E80032" w:rsidP="00E80032">
      <w:pPr>
        <w:pStyle w:val="Code"/>
      </w:pPr>
      <w:r w:rsidRPr="00EC76D5">
        <w:t>int Square(int number) {</w:t>
      </w:r>
    </w:p>
    <w:p w14:paraId="6292B5D3" w14:textId="77777777" w:rsidR="00E80032" w:rsidRPr="00EC76D5" w:rsidRDefault="00E80032" w:rsidP="00E80032">
      <w:pPr>
        <w:pStyle w:val="Code"/>
      </w:pPr>
      <w:r w:rsidRPr="00EC76D5">
        <w:t xml:space="preserve">  return number * number;</w:t>
      </w:r>
    </w:p>
    <w:p w14:paraId="3156585D" w14:textId="77777777" w:rsidR="00E80032" w:rsidRPr="00EC76D5" w:rsidRDefault="00E80032" w:rsidP="00E80032">
      <w:pPr>
        <w:pStyle w:val="Code"/>
      </w:pPr>
      <w:r w:rsidRPr="00EC76D5">
        <w:t>}</w:t>
      </w:r>
    </w:p>
    <w:p w14:paraId="5888B329" w14:textId="77777777" w:rsidR="00E80032" w:rsidRPr="00EC76D5" w:rsidRDefault="00E80032" w:rsidP="00E80032">
      <w:pPr>
        <w:pStyle w:val="Code"/>
      </w:pPr>
    </w:p>
    <w:p w14:paraId="0F4E21C3" w14:textId="77777777" w:rsidR="00E80032" w:rsidRPr="00EC76D5" w:rsidRDefault="00E80032" w:rsidP="00E80032">
      <w:pPr>
        <w:pStyle w:val="Code"/>
      </w:pPr>
      <w:r w:rsidRPr="00EC76D5">
        <w:t>void PrintArray(int intArray[], int size) {</w:t>
      </w:r>
    </w:p>
    <w:p w14:paraId="4371DE9A" w14:textId="77777777" w:rsidR="00E80032" w:rsidRPr="00EC76D5" w:rsidRDefault="00E80032" w:rsidP="00E80032">
      <w:pPr>
        <w:pStyle w:val="Code"/>
      </w:pPr>
      <w:r w:rsidRPr="00EC76D5">
        <w:t xml:space="preserve">  int index;</w:t>
      </w:r>
    </w:p>
    <w:p w14:paraId="02758C98" w14:textId="77777777" w:rsidR="00E80032" w:rsidRPr="00EC76D5" w:rsidRDefault="00E80032" w:rsidP="00E80032">
      <w:pPr>
        <w:pStyle w:val="Code"/>
      </w:pPr>
      <w:r w:rsidRPr="00EC76D5">
        <w:t xml:space="preserve">  for (index = 0; index &lt; size; ++index) {</w:t>
      </w:r>
      <w:r w:rsidRPr="00EC76D5">
        <w:cr/>
        <w:t xml:space="preserve">    printf("%d ", intArray[index]);</w:t>
      </w:r>
    </w:p>
    <w:p w14:paraId="729F641B" w14:textId="77777777" w:rsidR="00E80032" w:rsidRPr="00EC76D5" w:rsidRDefault="00E80032" w:rsidP="00E80032">
      <w:pPr>
        <w:pStyle w:val="Code"/>
      </w:pPr>
      <w:r w:rsidRPr="00EC76D5">
        <w:t xml:space="preserve">  }</w:t>
      </w:r>
    </w:p>
    <w:p w14:paraId="67D04530" w14:textId="77777777" w:rsidR="00E80032" w:rsidRPr="00EC76D5" w:rsidRDefault="00E80032" w:rsidP="00E80032">
      <w:pPr>
        <w:pStyle w:val="Code"/>
      </w:pPr>
      <w:r w:rsidRPr="00EC76D5">
        <w:t xml:space="preserve">  printf("\n");</w:t>
      </w:r>
    </w:p>
    <w:p w14:paraId="3BFB2A10" w14:textId="77777777" w:rsidR="00E80032" w:rsidRPr="00EC76D5" w:rsidRDefault="00E80032" w:rsidP="00E80032">
      <w:pPr>
        <w:pStyle w:val="Code"/>
      </w:pPr>
      <w:r w:rsidRPr="00EC76D5">
        <w:t>}</w:t>
      </w:r>
    </w:p>
    <w:p w14:paraId="2D8989AC" w14:textId="77777777" w:rsidR="00E80032" w:rsidRPr="00EC76D5" w:rsidRDefault="00E80032" w:rsidP="00E80032">
      <w:pPr>
        <w:pStyle w:val="Code"/>
      </w:pPr>
    </w:p>
    <w:p w14:paraId="10734781" w14:textId="77777777" w:rsidR="00E80032" w:rsidRPr="00EC76D5" w:rsidRDefault="00E80032" w:rsidP="00E80032">
      <w:pPr>
        <w:pStyle w:val="Code"/>
      </w:pPr>
      <w:r w:rsidRPr="00EC76D5">
        <w:t>void main() {</w:t>
      </w:r>
    </w:p>
    <w:p w14:paraId="318AE64C" w14:textId="77777777" w:rsidR="00E80032" w:rsidRPr="00EC76D5" w:rsidRDefault="00E80032" w:rsidP="00E80032">
      <w:pPr>
        <w:pStyle w:val="Code"/>
      </w:pPr>
      <w:r w:rsidRPr="00EC76D5">
        <w:t xml:space="preserve">  int numberArray[] = {1, 2, 3, 4, 5, 6, 7, 8, 9, 10};</w:t>
      </w:r>
    </w:p>
    <w:p w14:paraId="38B1C18F" w14:textId="77777777" w:rsidR="00E80032" w:rsidRPr="00EC76D5" w:rsidRDefault="00E80032" w:rsidP="00E80032">
      <w:pPr>
        <w:pStyle w:val="Code"/>
      </w:pPr>
      <w:r w:rsidRPr="00EC76D5">
        <w:t xml:space="preserve">  int arraySize = sizeof numberArray / sizeof numberArray[0];</w:t>
      </w:r>
    </w:p>
    <w:p w14:paraId="165B5D86" w14:textId="77777777" w:rsidR="00E80032" w:rsidRPr="00EC76D5" w:rsidRDefault="00E80032" w:rsidP="00E80032">
      <w:pPr>
        <w:pStyle w:val="Code"/>
      </w:pPr>
      <w:r w:rsidRPr="00EC76D5">
        <w:t xml:space="preserve">  PrintArray(numberArray, arraySize);</w:t>
      </w:r>
    </w:p>
    <w:p w14:paraId="4A1F9799" w14:textId="77777777" w:rsidR="00E80032" w:rsidRPr="00EC76D5" w:rsidRDefault="00E80032" w:rsidP="00E80032">
      <w:pPr>
        <w:pStyle w:val="Code"/>
      </w:pPr>
    </w:p>
    <w:p w14:paraId="3907B215" w14:textId="77777777" w:rsidR="00E80032" w:rsidRPr="00EC76D5" w:rsidRDefault="00E80032" w:rsidP="00E80032">
      <w:pPr>
        <w:pStyle w:val="Code"/>
      </w:pPr>
      <w:r w:rsidRPr="00EC76D5">
        <w:t xml:space="preserve">  // Doubles every value in the array.</w:t>
      </w:r>
    </w:p>
    <w:p w14:paraId="77479FE0" w14:textId="77777777" w:rsidR="00E80032" w:rsidRPr="00EC76D5" w:rsidRDefault="00E80032" w:rsidP="00E80032">
      <w:pPr>
        <w:pStyle w:val="Code"/>
      </w:pPr>
      <w:r w:rsidRPr="00EC76D5">
        <w:t xml:space="preserve">  ApplyArray(numberArray, arraySize, Double);</w:t>
      </w:r>
    </w:p>
    <w:p w14:paraId="11CD42D3" w14:textId="77777777" w:rsidR="00E80032" w:rsidRPr="00EC76D5" w:rsidRDefault="00E80032" w:rsidP="00E80032">
      <w:pPr>
        <w:pStyle w:val="Code"/>
      </w:pPr>
      <w:r w:rsidRPr="00EC76D5">
        <w:t xml:space="preserve">  PrintArray(numberArray, arraySize);</w:t>
      </w:r>
    </w:p>
    <w:p w14:paraId="0A89423E" w14:textId="77777777" w:rsidR="00E80032" w:rsidRPr="00EC76D5" w:rsidRDefault="00E80032" w:rsidP="00E80032">
      <w:pPr>
        <w:pStyle w:val="Code"/>
      </w:pPr>
    </w:p>
    <w:p w14:paraId="4EBEF0BB" w14:textId="77777777" w:rsidR="00E80032" w:rsidRPr="00EC76D5" w:rsidRDefault="00E80032" w:rsidP="00E80032">
      <w:pPr>
        <w:pStyle w:val="Code"/>
      </w:pPr>
      <w:r w:rsidRPr="00EC76D5">
        <w:t xml:space="preserve">  // Squares every value in the array.</w:t>
      </w:r>
    </w:p>
    <w:p w14:paraId="0E261638" w14:textId="77777777" w:rsidR="00E80032" w:rsidRPr="00EC76D5" w:rsidRDefault="00E80032" w:rsidP="00E80032">
      <w:pPr>
        <w:pStyle w:val="Code"/>
      </w:pPr>
      <w:r w:rsidRPr="00EC76D5">
        <w:t xml:space="preserve">  ApplyArray(numberArray, arraySize, Square);</w:t>
      </w:r>
    </w:p>
    <w:p w14:paraId="662F257A" w14:textId="77777777" w:rsidR="00E80032" w:rsidRPr="00EC76D5" w:rsidRDefault="00E80032" w:rsidP="00E80032">
      <w:pPr>
        <w:pStyle w:val="Code"/>
      </w:pPr>
      <w:r w:rsidRPr="00EC76D5">
        <w:t xml:space="preserve">  PrintArray(numberArray, arraySize);</w:t>
      </w:r>
    </w:p>
    <w:p w14:paraId="39BDAFEF" w14:textId="77777777" w:rsidR="00E80032" w:rsidRPr="00EC76D5" w:rsidRDefault="00E80032" w:rsidP="00E80032">
      <w:pPr>
        <w:pStyle w:val="Code"/>
      </w:pPr>
      <w:r w:rsidRPr="00EC76D5">
        <w:t>}</w:t>
      </w:r>
    </w:p>
    <w:p w14:paraId="3D132BE8" w14:textId="77777777" w:rsidR="00E80032" w:rsidRPr="00EC76D5" w:rsidRDefault="00E80032" w:rsidP="00E80032">
      <w:pPr>
        <w:rPr>
          <w:szCs w:val="21"/>
        </w:rPr>
      </w:pPr>
      <w:r w:rsidRPr="00EC76D5">
        <w:rPr>
          <w:szCs w:val="21"/>
        </w:rPr>
        <w:t xml:space="preserve">An alternative way is to define the type of the callback function. In the following code segment, the </w:t>
      </w:r>
      <w:r w:rsidRPr="00EC76D5">
        <w:rPr>
          <w:rStyle w:val="CodeInText0"/>
        </w:rPr>
        <w:t>APPLY_FUNC</w:t>
      </w:r>
      <w:r w:rsidRPr="00EC76D5">
        <w:t xml:space="preserve"> type is a pointer to a function that takes an integer parameter and returns an integer value.</w:t>
      </w:r>
    </w:p>
    <w:p w14:paraId="23883315" w14:textId="77777777" w:rsidR="00E80032" w:rsidRPr="00EC76D5" w:rsidRDefault="00E80032" w:rsidP="00E80032">
      <w:pPr>
        <w:pStyle w:val="Code"/>
      </w:pPr>
      <w:r w:rsidRPr="00EC76D5">
        <w:t>typedef int (*APPLY_FUNC)(int);</w:t>
      </w:r>
    </w:p>
    <w:p w14:paraId="3B1C7144" w14:textId="77777777" w:rsidR="00E80032" w:rsidRPr="00EC76D5" w:rsidRDefault="00E80032" w:rsidP="00E80032">
      <w:pPr>
        <w:pStyle w:val="Code"/>
      </w:pPr>
    </w:p>
    <w:p w14:paraId="4D31FFDD" w14:textId="77777777" w:rsidR="00E80032" w:rsidRPr="00EC76D5" w:rsidRDefault="00E80032" w:rsidP="00E80032">
      <w:pPr>
        <w:pStyle w:val="Code"/>
      </w:pPr>
      <w:r w:rsidRPr="00EC76D5">
        <w:t>void ApplyArray(int intArray[], int size,</w:t>
      </w:r>
    </w:p>
    <w:p w14:paraId="1231AA0A" w14:textId="77777777" w:rsidR="00E80032" w:rsidRPr="00EC76D5" w:rsidRDefault="00E80032" w:rsidP="00E80032">
      <w:pPr>
        <w:pStyle w:val="Code"/>
      </w:pPr>
      <w:r w:rsidRPr="00EC76D5">
        <w:t xml:space="preserve">                APPLY_FUNC pApplyFunc) {</w:t>
      </w:r>
    </w:p>
    <w:p w14:paraId="1654F290" w14:textId="77777777" w:rsidR="00E80032" w:rsidRPr="00EC76D5" w:rsidRDefault="00E80032" w:rsidP="00E80032">
      <w:pPr>
        <w:pStyle w:val="Code"/>
      </w:pPr>
      <w:r w:rsidRPr="00EC76D5">
        <w:t xml:space="preserve">  int index;</w:t>
      </w:r>
    </w:p>
    <w:p w14:paraId="53EA493D" w14:textId="77777777" w:rsidR="00E80032" w:rsidRPr="00EC76D5" w:rsidRDefault="00E80032" w:rsidP="00E80032">
      <w:pPr>
        <w:pStyle w:val="Code"/>
      </w:pPr>
      <w:r w:rsidRPr="00EC76D5">
        <w:t xml:space="preserve">  for (index = 0; index &lt; size; ++index) {</w:t>
      </w:r>
      <w:r w:rsidRPr="00EC76D5">
        <w:cr/>
        <w:t xml:space="preserve">    intArray[index] = pApplyFunc(intArray[index]);</w:t>
      </w:r>
    </w:p>
    <w:p w14:paraId="5E089B93" w14:textId="77777777" w:rsidR="00E80032" w:rsidRPr="00EC76D5" w:rsidRDefault="00E80032" w:rsidP="00E80032">
      <w:pPr>
        <w:pStyle w:val="Code"/>
      </w:pPr>
      <w:r w:rsidRPr="00EC76D5">
        <w:t xml:space="preserve">  }</w:t>
      </w:r>
    </w:p>
    <w:p w14:paraId="0B453E42" w14:textId="77777777" w:rsidR="00E80032" w:rsidRPr="00EC76D5" w:rsidRDefault="00E80032" w:rsidP="00E80032">
      <w:pPr>
        <w:pStyle w:val="Code"/>
      </w:pPr>
      <w:r w:rsidRPr="00EC76D5">
        <w:t>}</w:t>
      </w:r>
    </w:p>
    <w:p w14:paraId="7A721402" w14:textId="0B3DD4EC" w:rsidR="00E80032" w:rsidRPr="00EC76D5" w:rsidRDefault="00E80032" w:rsidP="00E80032">
      <w:r w:rsidRPr="00EC76D5">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t>definition</w:t>
      </w:r>
      <w:r w:rsidRPr="00EC76D5">
        <w:t xml:space="preserve">s are (by </w:t>
      </w:r>
      <w:r w:rsidR="00C37108">
        <w:t>definition</w:t>
      </w:r>
      <w:r w:rsidRPr="00EC76D5">
        <w:t>) equivalent. This gives that the function must have an extra integer parameter stating the array size.</w:t>
      </w:r>
    </w:p>
    <w:p w14:paraId="05768D1D" w14:textId="77777777" w:rsidR="00E80032" w:rsidRPr="00EC76D5" w:rsidRDefault="00E80032" w:rsidP="00E80032">
      <w:pPr>
        <w:pStyle w:val="Code"/>
      </w:pPr>
      <w:r w:rsidRPr="00EC76D5">
        <w:t>void PrintArray(int intArray[], int arraySize) {</w:t>
      </w:r>
    </w:p>
    <w:p w14:paraId="301032BB" w14:textId="77777777" w:rsidR="00E80032" w:rsidRPr="00EC76D5" w:rsidRDefault="00E80032" w:rsidP="00E80032">
      <w:pPr>
        <w:pStyle w:val="Code"/>
      </w:pPr>
      <w:r w:rsidRPr="00EC76D5">
        <w:t xml:space="preserve">  // ...</w:t>
      </w:r>
    </w:p>
    <w:p w14:paraId="7876F550" w14:textId="77777777" w:rsidR="00E80032" w:rsidRPr="00EC76D5" w:rsidRDefault="00E80032" w:rsidP="00E80032">
      <w:pPr>
        <w:pStyle w:val="Code"/>
      </w:pPr>
      <w:r w:rsidRPr="00EC76D5">
        <w:t>}</w:t>
      </w:r>
    </w:p>
    <w:p w14:paraId="06AE05E9" w14:textId="77777777" w:rsidR="00E80032" w:rsidRPr="00EC76D5" w:rsidRDefault="00E80032" w:rsidP="00E80032">
      <w:pPr>
        <w:pStyle w:val="Code"/>
      </w:pPr>
    </w:p>
    <w:p w14:paraId="5D257B42" w14:textId="77777777" w:rsidR="00E80032" w:rsidRPr="00EC76D5" w:rsidRDefault="00E80032" w:rsidP="00E80032">
      <w:pPr>
        <w:pStyle w:val="Code"/>
      </w:pPr>
      <w:r w:rsidRPr="00EC76D5">
        <w:t>void PrintArray(int* intArray, int arraySize) {</w:t>
      </w:r>
    </w:p>
    <w:p w14:paraId="01F674FD" w14:textId="77777777" w:rsidR="00E80032" w:rsidRPr="00EC76D5" w:rsidRDefault="00E80032" w:rsidP="00E80032">
      <w:pPr>
        <w:pStyle w:val="Code"/>
      </w:pPr>
      <w:r w:rsidRPr="00EC76D5">
        <w:t xml:space="preserve">  // ...</w:t>
      </w:r>
    </w:p>
    <w:p w14:paraId="66F2B180" w14:textId="77777777" w:rsidR="00E80032" w:rsidRPr="00EC76D5" w:rsidRDefault="00E80032" w:rsidP="00E80032">
      <w:pPr>
        <w:pStyle w:val="Code"/>
      </w:pPr>
      <w:r w:rsidRPr="00EC76D5">
        <w:t>}</w:t>
      </w:r>
    </w:p>
    <w:p w14:paraId="0790600F" w14:textId="57245D5E" w:rsidR="00E80032" w:rsidRPr="00EC76D5" w:rsidRDefault="00E80032" w:rsidP="007C7CB2">
      <w:pPr>
        <w:pStyle w:val="Rubrik2"/>
      </w:pPr>
      <w:bookmarkStart w:id="6119" w:name="_Toc320485611"/>
      <w:bookmarkStart w:id="6120" w:name="_Toc323656723"/>
      <w:bookmarkStart w:id="6121" w:name="_Toc324085461"/>
      <w:bookmarkStart w:id="6122" w:name="_Toc383781113"/>
      <w:bookmarkStart w:id="6123" w:name="_Ref383865210"/>
      <w:bookmarkStart w:id="6124" w:name="_Toc481936513"/>
      <w:r w:rsidRPr="00EC76D5">
        <w:lastRenderedPageBreak/>
        <w:t>Structures and Linked Lists</w:t>
      </w:r>
      <w:bookmarkEnd w:id="6119"/>
      <w:bookmarkEnd w:id="6120"/>
      <w:bookmarkEnd w:id="6121"/>
      <w:bookmarkEnd w:id="6122"/>
      <w:bookmarkEnd w:id="6123"/>
      <w:bookmarkEnd w:id="6124"/>
    </w:p>
    <w:p w14:paraId="48C1E0C9" w14:textId="5E80A53C" w:rsidR="00E80032" w:rsidRPr="00EC76D5" w:rsidRDefault="00E80032" w:rsidP="00E80032">
      <w:r w:rsidRPr="00EC76D5">
        <w:t xml:space="preserve">A </w:t>
      </w:r>
      <w:r w:rsidRPr="00EC76D5">
        <w:rPr>
          <w:rStyle w:val="CodeInText0"/>
        </w:rPr>
        <w:t>struct</w:t>
      </w:r>
      <w:r w:rsidRPr="00EC76D5">
        <w:t xml:space="preserve"> is a compound type. </w:t>
      </w:r>
      <w:r w:rsidR="00A530E9" w:rsidRPr="00EC76D5">
        <w:t>Like</w:t>
      </w:r>
      <w:r w:rsidRPr="00EC76D5">
        <w:t xml:space="preserve"> arrays, it holds several values, called </w:t>
      </w:r>
      <w:r w:rsidRPr="00EC76D5">
        <w:rPr>
          <w:rStyle w:val="KeyWord"/>
        </w:rPr>
        <w:t>fields</w:t>
      </w:r>
      <w:r w:rsidRPr="00EC76D5">
        <w:t>. However, in contrast to arrays, the values can hold different types.</w:t>
      </w:r>
    </w:p>
    <w:p w14:paraId="50D967D8" w14:textId="53F07E15" w:rsidR="00E80032" w:rsidRPr="00EC76D5" w:rsidRDefault="00E80032" w:rsidP="00E80032">
      <w:r w:rsidRPr="00EC76D5">
        <w:t xml:space="preserve">A pointer may point at a </w:t>
      </w:r>
      <w:r w:rsidR="007B180A" w:rsidRPr="00EC76D5">
        <w:t>struct</w:t>
      </w:r>
      <w:r w:rsidRPr="00EC76D5">
        <w:t xml:space="preserve"> value as well as a simple value, and a </w:t>
      </w:r>
      <w:r w:rsidR="005A26A4" w:rsidRPr="00EC76D5">
        <w:t xml:space="preserve">struct </w:t>
      </w:r>
      <w:r w:rsidRPr="00EC76D5">
        <w:t xml:space="preserve">may have a pointer to another </w:t>
      </w:r>
      <w:r w:rsidR="005A26A4" w:rsidRPr="00EC76D5">
        <w:t xml:space="preserve">struct </w:t>
      </w:r>
      <w:r w:rsidRPr="00EC76D5">
        <w:t xml:space="preserve">value as a field, which in turn points at another </w:t>
      </w:r>
      <w:r w:rsidR="005A26A4" w:rsidRPr="00EC76D5">
        <w:t xml:space="preserve">struct </w:t>
      </w:r>
      <w:r w:rsidRPr="00EC76D5">
        <w:t>value</w:t>
      </w:r>
      <w:r w:rsidR="005A26A4" w:rsidRPr="00EC76D5">
        <w:t>,</w:t>
      </w:r>
      <w:r w:rsidRPr="00EC76D5">
        <w:t xml:space="preserve"> and so one. In this way, a </w:t>
      </w:r>
      <w:r w:rsidRPr="00EC76D5">
        <w:rPr>
          <w:rStyle w:val="KeyWord"/>
        </w:rPr>
        <w:t>linked</w:t>
      </w:r>
      <w:r w:rsidRPr="00EC76D5">
        <w:rPr>
          <w:rStyle w:val="Italic"/>
        </w:rPr>
        <w:t xml:space="preserve"> </w:t>
      </w:r>
      <w:r w:rsidRPr="00EC76D5">
        <w:rPr>
          <w:rStyle w:val="KeyWord"/>
        </w:rPr>
        <w:t>list</w:t>
      </w:r>
      <w:r w:rsidRPr="00EC76D5">
        <w:t xml:space="preserve"> can be constructed. The list must end eventually, so the last pointer points at null. A pointer to the next cell in the list is called a </w:t>
      </w:r>
      <w:r w:rsidRPr="00EC76D5">
        <w:rPr>
          <w:rStyle w:val="KeyWord"/>
        </w:rPr>
        <w:t>link</w:t>
      </w:r>
      <w:r w:rsidRPr="00EC76D5">
        <w:t>.</w:t>
      </w:r>
    </w:p>
    <w:p w14:paraId="3F71A7BB" w14:textId="77777777" w:rsidR="00E80032" w:rsidRPr="00EC76D5" w:rsidRDefault="00E80032" w:rsidP="00E80032">
      <w:pPr>
        <w:pStyle w:val="Code"/>
      </w:pPr>
      <w:r w:rsidRPr="00EC76D5">
        <w:t>struct Cell {</w:t>
      </w:r>
    </w:p>
    <w:p w14:paraId="063C77BF" w14:textId="77777777" w:rsidR="00E80032" w:rsidRPr="00EC76D5" w:rsidRDefault="00E80032" w:rsidP="00E80032">
      <w:pPr>
        <w:pStyle w:val="Code"/>
      </w:pPr>
      <w:r w:rsidRPr="00EC76D5">
        <w:t xml:space="preserve">  int value;</w:t>
      </w:r>
    </w:p>
    <w:p w14:paraId="58CA8073" w14:textId="77777777" w:rsidR="00E80032" w:rsidRPr="00EC76D5" w:rsidRDefault="00E80032" w:rsidP="00E80032">
      <w:pPr>
        <w:pStyle w:val="Code"/>
      </w:pPr>
      <w:r w:rsidRPr="00EC76D5">
        <w:t xml:space="preserve">  struct Cell* nextPtr;</w:t>
      </w:r>
    </w:p>
    <w:p w14:paraId="6BAEA01B" w14:textId="77777777" w:rsidR="00E80032" w:rsidRPr="00EC76D5" w:rsidRDefault="00E80032" w:rsidP="00E80032">
      <w:pPr>
        <w:pStyle w:val="Code"/>
      </w:pPr>
      <w:r w:rsidRPr="00EC76D5">
        <w:t>};</w:t>
      </w:r>
    </w:p>
    <w:p w14:paraId="25410DF7" w14:textId="77777777" w:rsidR="00E80032" w:rsidRPr="00EC76D5" w:rsidRDefault="00E80032" w:rsidP="00E80032">
      <w:pPr>
        <w:pStyle w:val="Code"/>
      </w:pPr>
    </w:p>
    <w:p w14:paraId="4BC194C5" w14:textId="77777777" w:rsidR="00E80032" w:rsidRPr="00EC76D5" w:rsidRDefault="00E80032" w:rsidP="00E80032">
      <w:pPr>
        <w:pStyle w:val="Code"/>
      </w:pPr>
      <w:r w:rsidRPr="00EC76D5">
        <w:t>struct Cell cell3 = {3, NULL};</w:t>
      </w:r>
    </w:p>
    <w:p w14:paraId="5C7533D0" w14:textId="77777777" w:rsidR="00E80032" w:rsidRPr="00EC76D5" w:rsidRDefault="00E80032" w:rsidP="00E80032">
      <w:pPr>
        <w:pStyle w:val="Code"/>
      </w:pPr>
      <w:r w:rsidRPr="00EC76D5">
        <w:t>struct Cell cell2 = {2, &amp;cell3};</w:t>
      </w:r>
    </w:p>
    <w:p w14:paraId="1751A222" w14:textId="77777777" w:rsidR="00E80032" w:rsidRPr="00EC76D5" w:rsidRDefault="00E80032" w:rsidP="00E80032">
      <w:pPr>
        <w:pStyle w:val="Code"/>
      </w:pPr>
      <w:r w:rsidRPr="00EC76D5">
        <w:t>struct Cell cell1 = {1, &amp;cell2};</w:t>
      </w:r>
    </w:p>
    <w:p w14:paraId="31C5B796" w14:textId="77777777" w:rsidR="00E80032" w:rsidRPr="00EC76D5" w:rsidRDefault="00E80032" w:rsidP="00E80032">
      <w:r w:rsidRPr="00EC76D5">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7A4296" w:rsidRPr="003F7CF1" w:rsidRDefault="007A4296"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7A4296" w:rsidRPr="003F7CF1" w:rsidRDefault="007A4296"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7A4296" w:rsidRPr="003F7CF1" w:rsidRDefault="007A4296"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7A4296" w:rsidRPr="003F7CF1" w:rsidRDefault="007A4296"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7A4296" w:rsidRPr="003F7CF1" w:rsidRDefault="007A4296"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7A4296" w:rsidRPr="003F7CF1" w:rsidRDefault="007A4296"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7A4296" w:rsidRPr="003F7CF1" w:rsidRDefault="007A4296"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7A4296" w:rsidRPr="003F7CF1" w:rsidRDefault="007A4296"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7A4296" w:rsidRPr="003F7CF1" w:rsidRDefault="007A4296"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7A4296" w:rsidRPr="003F7CF1" w:rsidRDefault="007A4296"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7A4296" w:rsidRPr="003F7CF1" w:rsidRDefault="007A4296"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7A4296" w:rsidRPr="003F7CF1" w:rsidRDefault="007A4296"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7A4296" w:rsidRPr="003F7CF1" w:rsidRDefault="007A4296"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306"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">
                <v:shape id="_x0000_s1307" type="#_x0000_t75" style="position:absolute;width:61315;height:8115;visibility:visible;mso-wrap-style:square">
                  <v:fill o:detectmouseclick="t"/>
                  <v:path o:connecttype="none"/>
                </v:shape>
                <v:rect id="Rectangle 72" o:spid="_x0000_s1308"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7A4296" w:rsidRPr="003F7CF1" w:rsidRDefault="007A4296" w:rsidP="00E80032">
                        <w:pPr>
                          <w:pStyle w:val="SourceCodeBoxText"/>
                          <w:rPr>
                            <w:sz w:val="19"/>
                            <w:szCs w:val="19"/>
                            <w:lang w:val="en-US"/>
                          </w:rPr>
                        </w:pPr>
                        <w:r w:rsidRPr="003F7CF1">
                          <w:rPr>
                            <w:sz w:val="19"/>
                            <w:szCs w:val="19"/>
                            <w:lang w:val="en-US"/>
                          </w:rPr>
                          <w:t>1</w:t>
                        </w:r>
                      </w:p>
                    </w:txbxContent>
                  </v:textbox>
                </v:rect>
                <v:shape id="Text Box 73" o:spid="_x0000_s1309"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7A4296" w:rsidRPr="003F7CF1" w:rsidRDefault="007A4296" w:rsidP="00E80032">
                        <w:pPr>
                          <w:pStyle w:val="Picture"/>
                          <w:rPr>
                            <w:sz w:val="19"/>
                            <w:szCs w:val="19"/>
                          </w:rPr>
                        </w:pPr>
                        <w:r>
                          <w:rPr>
                            <w:sz w:val="19"/>
                            <w:szCs w:val="19"/>
                          </w:rPr>
                          <w:t>value</w:t>
                        </w:r>
                      </w:p>
                    </w:txbxContent>
                  </v:textbox>
                </v:shape>
                <v:shape id="Text Box 74" o:spid="_x0000_s1310"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7A4296" w:rsidRPr="003F7CF1" w:rsidRDefault="007A4296" w:rsidP="00E80032">
                        <w:pPr>
                          <w:pStyle w:val="Picture"/>
                          <w:rPr>
                            <w:sz w:val="19"/>
                            <w:szCs w:val="19"/>
                          </w:rPr>
                        </w:pPr>
                        <w:r>
                          <w:rPr>
                            <w:sz w:val="19"/>
                            <w:szCs w:val="19"/>
                          </w:rPr>
                          <w:t>nextPtr</w:t>
                        </w:r>
                      </w:p>
                    </w:txbxContent>
                  </v:textbox>
                </v:shape>
                <v:rect id="Rectangle 75" o:spid="_x0000_s1311"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7A4296" w:rsidRPr="003F7CF1" w:rsidRDefault="007A4296" w:rsidP="00E80032">
                        <w:pPr>
                          <w:pStyle w:val="SourceCodeBoxText"/>
                          <w:rPr>
                            <w:sz w:val="19"/>
                            <w:szCs w:val="19"/>
                            <w:lang w:val="en-US"/>
                          </w:rPr>
                        </w:pPr>
                      </w:p>
                    </w:txbxContent>
                  </v:textbox>
                </v:rect>
                <v:rect id="Rectangle 76" o:spid="_x0000_s1312"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7A4296" w:rsidRPr="003F7CF1" w:rsidRDefault="007A4296" w:rsidP="00E80032">
                        <w:pPr>
                          <w:pStyle w:val="SourceCodeBoxText"/>
                          <w:rPr>
                            <w:sz w:val="19"/>
                            <w:szCs w:val="19"/>
                            <w:lang w:val="en-US"/>
                          </w:rPr>
                        </w:pPr>
                        <w:r w:rsidRPr="003F7CF1">
                          <w:rPr>
                            <w:sz w:val="19"/>
                            <w:szCs w:val="19"/>
                            <w:lang w:val="en-US"/>
                          </w:rPr>
                          <w:t>2</w:t>
                        </w:r>
                      </w:p>
                    </w:txbxContent>
                  </v:textbox>
                </v:rect>
                <v:shape id="Text Box 77" o:spid="_x0000_s1313"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7A4296" w:rsidRPr="003F7CF1" w:rsidRDefault="007A4296" w:rsidP="00E80032">
                        <w:pPr>
                          <w:pStyle w:val="Picture"/>
                          <w:rPr>
                            <w:sz w:val="19"/>
                            <w:szCs w:val="19"/>
                          </w:rPr>
                        </w:pPr>
                        <w:r>
                          <w:rPr>
                            <w:sz w:val="19"/>
                            <w:szCs w:val="19"/>
                          </w:rPr>
                          <w:t>value</w:t>
                        </w:r>
                      </w:p>
                    </w:txbxContent>
                  </v:textbox>
                </v:shape>
                <v:shape id="Text Box 78" o:spid="_x0000_s1314"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7A4296" w:rsidRPr="003F7CF1" w:rsidRDefault="007A4296" w:rsidP="00E80032">
                        <w:pPr>
                          <w:pStyle w:val="Picture"/>
                          <w:rPr>
                            <w:sz w:val="19"/>
                            <w:szCs w:val="19"/>
                          </w:rPr>
                        </w:pPr>
                        <w:r>
                          <w:rPr>
                            <w:sz w:val="19"/>
                            <w:szCs w:val="19"/>
                          </w:rPr>
                          <w:t>nextPtr</w:t>
                        </w:r>
                      </w:p>
                    </w:txbxContent>
                  </v:textbox>
                </v:shape>
                <v:rect id="Rectangle 79" o:spid="_x0000_s1315"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7A4296" w:rsidRPr="003F7CF1" w:rsidRDefault="007A4296" w:rsidP="00E80032">
                        <w:pPr>
                          <w:pStyle w:val="SourceCodeBoxText"/>
                          <w:rPr>
                            <w:sz w:val="19"/>
                            <w:szCs w:val="19"/>
                            <w:lang w:val="en-US"/>
                          </w:rPr>
                        </w:pPr>
                      </w:p>
                    </w:txbxContent>
                  </v:textbox>
                </v:rect>
                <v:rect id="Rectangle 80" o:spid="_x0000_s1316"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7A4296" w:rsidRPr="003F7CF1" w:rsidRDefault="007A4296" w:rsidP="00E80032">
                        <w:pPr>
                          <w:pStyle w:val="SourceCodeBoxText"/>
                          <w:rPr>
                            <w:sz w:val="19"/>
                            <w:szCs w:val="19"/>
                            <w:lang w:val="en-US"/>
                          </w:rPr>
                        </w:pPr>
                        <w:r w:rsidRPr="003F7CF1">
                          <w:rPr>
                            <w:sz w:val="19"/>
                            <w:szCs w:val="19"/>
                            <w:lang w:val="en-US"/>
                          </w:rPr>
                          <w:t>3</w:t>
                        </w:r>
                      </w:p>
                    </w:txbxContent>
                  </v:textbox>
                </v:rect>
                <v:shape id="Text Box 81" o:spid="_x0000_s1317"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7A4296" w:rsidRPr="003F7CF1" w:rsidRDefault="007A4296" w:rsidP="00E80032">
                        <w:pPr>
                          <w:pStyle w:val="Picture"/>
                          <w:rPr>
                            <w:sz w:val="19"/>
                            <w:szCs w:val="19"/>
                          </w:rPr>
                        </w:pPr>
                        <w:r>
                          <w:rPr>
                            <w:sz w:val="19"/>
                            <w:szCs w:val="19"/>
                          </w:rPr>
                          <w:t>value</w:t>
                        </w:r>
                      </w:p>
                    </w:txbxContent>
                  </v:textbox>
                </v:shape>
                <v:shape id="Text Box 82" o:spid="_x0000_s1318"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7A4296" w:rsidRPr="003F7CF1" w:rsidRDefault="007A4296" w:rsidP="00E80032">
                        <w:pPr>
                          <w:pStyle w:val="Picture"/>
                          <w:rPr>
                            <w:sz w:val="19"/>
                            <w:szCs w:val="19"/>
                          </w:rPr>
                        </w:pPr>
                        <w:r>
                          <w:rPr>
                            <w:sz w:val="19"/>
                            <w:szCs w:val="19"/>
                          </w:rPr>
                          <w:t>nextPtr</w:t>
                        </w:r>
                      </w:p>
                    </w:txbxContent>
                  </v:textbox>
                </v:shape>
                <v:rect id="Rectangle 83" o:spid="_x0000_s1319"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7A4296" w:rsidRPr="003F7CF1" w:rsidRDefault="007A4296" w:rsidP="00E80032">
                        <w:pPr>
                          <w:pStyle w:val="SourceCodeBoxText"/>
                          <w:rPr>
                            <w:sz w:val="19"/>
                            <w:szCs w:val="19"/>
                            <w:lang w:val="en-US"/>
                          </w:rPr>
                        </w:pPr>
                      </w:p>
                    </w:txbxContent>
                  </v:textbox>
                </v:rect>
                <v:line id="Line 84" o:spid="_x0000_s1320"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321"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322"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323"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7A4296" w:rsidRPr="003F7CF1" w:rsidRDefault="007A4296"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EC76D5" w:rsidRDefault="00E80032" w:rsidP="007C7CB2">
      <w:pPr>
        <w:pStyle w:val="Rubrik3"/>
      </w:pPr>
      <w:bookmarkStart w:id="6125" w:name="_Toc320485612"/>
      <w:bookmarkStart w:id="6126" w:name="_Toc323656724"/>
      <w:bookmarkStart w:id="6127" w:name="_Toc324085462"/>
      <w:bookmarkStart w:id="6128" w:name="_Toc383781114"/>
      <w:bookmarkStart w:id="6129" w:name="_Toc481936514"/>
      <w:r w:rsidRPr="00EC76D5">
        <w:t>Stacks and Linked Lists</w:t>
      </w:r>
      <w:bookmarkEnd w:id="6125"/>
      <w:bookmarkEnd w:id="6126"/>
      <w:bookmarkEnd w:id="6127"/>
      <w:bookmarkEnd w:id="6128"/>
      <w:bookmarkEnd w:id="6129"/>
    </w:p>
    <w:p w14:paraId="49CD4C6A" w14:textId="77777777" w:rsidR="00E80032" w:rsidRPr="00EC76D5" w:rsidRDefault="00E80032" w:rsidP="00E80032">
      <w:r w:rsidRPr="00EC76D5">
        <w:t xml:space="preserve">A </w:t>
      </w:r>
      <w:r w:rsidRPr="00EC76D5">
        <w:rPr>
          <w:rStyle w:val="KeyWord"/>
        </w:rPr>
        <w:t>stack</w:t>
      </w:r>
      <w:r w:rsidRPr="00EC76D5">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C76D5">
        <w:rPr>
          <w:rStyle w:val="CodeInText0"/>
        </w:rPr>
        <w:t>push</w:t>
      </w:r>
      <w:r w:rsidRPr="00EC76D5">
        <w:t xml:space="preserve"> and the function removing it is called </w:t>
      </w:r>
      <w:r w:rsidRPr="00EC76D5">
        <w:rPr>
          <w:rStyle w:val="CodeInText0"/>
        </w:rPr>
        <w:t>pop</w:t>
      </w:r>
      <w:r w:rsidRPr="00EC76D5">
        <w:t xml:space="preserve">. Let us say that we push our stack three times with the values </w:t>
      </w:r>
      <w:r w:rsidRPr="00EC76D5">
        <w:rPr>
          <w:rStyle w:val="CodeInText0"/>
        </w:rPr>
        <w:t>1</w:t>
      </w:r>
      <w:r w:rsidRPr="00EC76D5">
        <w:t xml:space="preserve">, </w:t>
      </w:r>
      <w:r w:rsidRPr="00EC76D5">
        <w:rPr>
          <w:rStyle w:val="CodeInText0"/>
        </w:rPr>
        <w:t>2</w:t>
      </w:r>
      <w:r w:rsidRPr="00EC76D5">
        <w:t xml:space="preserve">, and </w:t>
      </w:r>
      <w:r w:rsidRPr="00EC76D5">
        <w:rPr>
          <w:rStyle w:val="CodeInText0"/>
        </w:rPr>
        <w:t>3</w:t>
      </w:r>
      <w:r w:rsidRPr="00EC76D5">
        <w:t xml:space="preserve">. Then we can only access the topmost value, </w:t>
      </w:r>
      <w:r w:rsidRPr="00EC76D5">
        <w:rPr>
          <w:rStyle w:val="CodeInText0"/>
        </w:rPr>
        <w:t>3</w:t>
      </w:r>
      <w:r w:rsidRPr="00EC76D5">
        <w:t xml:space="preserve">, and not the two below, </w:t>
      </w:r>
      <w:r w:rsidRPr="00EC76D5">
        <w:rPr>
          <w:rStyle w:val="CodeInText0"/>
        </w:rPr>
        <w:t>1</w:t>
      </w:r>
      <w:r w:rsidRPr="00EC76D5">
        <w:t xml:space="preserve"> or </w:t>
      </w:r>
      <w:r w:rsidRPr="00EC76D5">
        <w:rPr>
          <w:rStyle w:val="CodeInText0"/>
        </w:rPr>
        <w:t>2</w:t>
      </w:r>
      <w:r w:rsidRPr="00EC76D5">
        <w:t>.</w:t>
      </w:r>
    </w:p>
    <w:p w14:paraId="63F958CB" w14:textId="77777777" w:rsidR="00E80032" w:rsidRPr="00EC76D5" w:rsidRDefault="00E80032" w:rsidP="00E80032">
      <w:pPr>
        <w:rPr>
          <w:szCs w:val="21"/>
        </w:rPr>
      </w:pPr>
      <w:r w:rsidRPr="00EC76D5">
        <w:rPr>
          <w:noProof/>
          <w:lang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7A4296" w:rsidRPr="003F7CF1" w:rsidRDefault="007A4296"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7A4296" w:rsidRPr="003F7CF1" w:rsidRDefault="007A4296"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7A4296" w:rsidRPr="003F7CF1" w:rsidRDefault="007A4296"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7A4296" w:rsidRPr="003F7CF1" w:rsidRDefault="007A4296" w:rsidP="00E80032">
                              <w:pPr>
                                <w:pStyle w:val="SourceCodeBoxText"/>
                                <w:rPr>
                                  <w:sz w:val="19"/>
                                  <w:szCs w:val="19"/>
                                  <w:lang w:val="en-US"/>
                                </w:rPr>
                              </w:pPr>
                              <w:r w:rsidRPr="003F7CF1">
                                <w:rPr>
                                  <w:sz w:val="19"/>
                                  <w:szCs w:val="19"/>
                                  <w:lang w:val="en-US"/>
                                </w:rPr>
                                <w:t>push 1</w:t>
                              </w:r>
                            </w:p>
                            <w:p w14:paraId="3C159322" w14:textId="77777777" w:rsidR="007A4296" w:rsidRPr="003F7CF1" w:rsidRDefault="007A4296" w:rsidP="00E80032">
                              <w:pPr>
                                <w:pStyle w:val="SourceCodeBoxText"/>
                                <w:rPr>
                                  <w:sz w:val="19"/>
                                  <w:szCs w:val="19"/>
                                  <w:lang w:val="en-US"/>
                                </w:rPr>
                              </w:pPr>
                              <w:r w:rsidRPr="003F7CF1">
                                <w:rPr>
                                  <w:sz w:val="19"/>
                                  <w:szCs w:val="19"/>
                                  <w:lang w:val="en-US"/>
                                </w:rPr>
                                <w:t>push 2</w:t>
                              </w:r>
                            </w:p>
                            <w:p w14:paraId="22BA48C9" w14:textId="77777777" w:rsidR="007A4296" w:rsidRPr="003F7CF1" w:rsidRDefault="007A4296" w:rsidP="00E80032">
                              <w:pPr>
                                <w:pStyle w:val="SourceCodeBoxText"/>
                                <w:rPr>
                                  <w:sz w:val="19"/>
                                  <w:szCs w:val="19"/>
                                  <w:lang w:val="en-US"/>
                                </w:rPr>
                              </w:pPr>
                              <w:r w:rsidRPr="003F7CF1">
                                <w:rPr>
                                  <w:sz w:val="19"/>
                                  <w:szCs w:val="19"/>
                                  <w:lang w:val="en-US"/>
                                </w:rPr>
                                <w:t>push 3</w:t>
                              </w:r>
                            </w:p>
                            <w:p w14:paraId="5F86FACB" w14:textId="77777777" w:rsidR="007A4296" w:rsidRPr="003F7CF1" w:rsidRDefault="007A4296"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324"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">
                <v:shape id="_x0000_s1325" type="#_x0000_t75" style="position:absolute;width:40601;height:11734;visibility:visible;mso-wrap-style:square">
                  <v:fill o:detectmouseclick="t"/>
                  <v:path o:connecttype="none"/>
                </v:shape>
                <v:rect id="Rectangle 10" o:spid="_x0000_s1326"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7A4296" w:rsidRPr="003F7CF1" w:rsidRDefault="007A4296" w:rsidP="00E80032">
                        <w:pPr>
                          <w:pStyle w:val="SourceCodeBoxText"/>
                          <w:rPr>
                            <w:sz w:val="19"/>
                            <w:szCs w:val="19"/>
                            <w:lang w:val="en-US"/>
                          </w:rPr>
                        </w:pPr>
                        <w:r w:rsidRPr="003F7CF1">
                          <w:rPr>
                            <w:sz w:val="19"/>
                            <w:szCs w:val="19"/>
                            <w:lang w:val="en-US"/>
                          </w:rPr>
                          <w:t>1</w:t>
                        </w:r>
                      </w:p>
                    </w:txbxContent>
                  </v:textbox>
                </v:rect>
                <v:line id="Line 11" o:spid="_x0000_s1327"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328"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329"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7A4296" w:rsidRPr="003F7CF1" w:rsidRDefault="007A4296" w:rsidP="00E80032">
                        <w:pPr>
                          <w:pStyle w:val="SourceCodeBoxText"/>
                          <w:rPr>
                            <w:sz w:val="19"/>
                            <w:szCs w:val="19"/>
                            <w:lang w:val="en-US"/>
                          </w:rPr>
                        </w:pPr>
                        <w:r w:rsidRPr="003F7CF1">
                          <w:rPr>
                            <w:sz w:val="19"/>
                            <w:szCs w:val="19"/>
                            <w:lang w:val="en-US"/>
                          </w:rPr>
                          <w:t>2</w:t>
                        </w:r>
                      </w:p>
                    </w:txbxContent>
                  </v:textbox>
                </v:rect>
                <v:rect id="Rectangle 14" o:spid="_x0000_s1330"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7A4296" w:rsidRPr="003F7CF1" w:rsidRDefault="007A4296" w:rsidP="00E80032">
                        <w:pPr>
                          <w:pStyle w:val="SourceCodeBoxText"/>
                          <w:rPr>
                            <w:sz w:val="19"/>
                            <w:szCs w:val="19"/>
                            <w:lang w:val="en-US"/>
                          </w:rPr>
                        </w:pPr>
                        <w:r w:rsidRPr="003F7CF1">
                          <w:rPr>
                            <w:sz w:val="19"/>
                            <w:szCs w:val="19"/>
                            <w:lang w:val="en-US"/>
                          </w:rPr>
                          <w:t>3</w:t>
                        </w:r>
                      </w:p>
                    </w:txbxContent>
                  </v:textbox>
                </v:rect>
                <v:line id="Line 15" o:spid="_x0000_s1331"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332"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7A4296" w:rsidRPr="003F7CF1" w:rsidRDefault="007A4296" w:rsidP="00E80032">
                        <w:pPr>
                          <w:pStyle w:val="SourceCodeBoxText"/>
                          <w:rPr>
                            <w:sz w:val="19"/>
                            <w:szCs w:val="19"/>
                            <w:lang w:val="en-US"/>
                          </w:rPr>
                        </w:pPr>
                        <w:r w:rsidRPr="003F7CF1">
                          <w:rPr>
                            <w:sz w:val="19"/>
                            <w:szCs w:val="19"/>
                            <w:lang w:val="en-US"/>
                          </w:rPr>
                          <w:t>push 1</w:t>
                        </w:r>
                      </w:p>
                      <w:p w14:paraId="3C159322" w14:textId="77777777" w:rsidR="007A4296" w:rsidRPr="003F7CF1" w:rsidRDefault="007A4296" w:rsidP="00E80032">
                        <w:pPr>
                          <w:pStyle w:val="SourceCodeBoxText"/>
                          <w:rPr>
                            <w:sz w:val="19"/>
                            <w:szCs w:val="19"/>
                            <w:lang w:val="en-US"/>
                          </w:rPr>
                        </w:pPr>
                        <w:r w:rsidRPr="003F7CF1">
                          <w:rPr>
                            <w:sz w:val="19"/>
                            <w:szCs w:val="19"/>
                            <w:lang w:val="en-US"/>
                          </w:rPr>
                          <w:t>push 2</w:t>
                        </w:r>
                      </w:p>
                      <w:p w14:paraId="22BA48C9" w14:textId="77777777" w:rsidR="007A4296" w:rsidRPr="003F7CF1" w:rsidRDefault="007A4296" w:rsidP="00E80032">
                        <w:pPr>
                          <w:pStyle w:val="SourceCodeBoxText"/>
                          <w:rPr>
                            <w:sz w:val="19"/>
                            <w:szCs w:val="19"/>
                            <w:lang w:val="en-US"/>
                          </w:rPr>
                        </w:pPr>
                        <w:r w:rsidRPr="003F7CF1">
                          <w:rPr>
                            <w:sz w:val="19"/>
                            <w:szCs w:val="19"/>
                            <w:lang w:val="en-US"/>
                          </w:rPr>
                          <w:t>push 3</w:t>
                        </w:r>
                      </w:p>
                      <w:p w14:paraId="5F86FACB" w14:textId="77777777" w:rsidR="007A4296" w:rsidRPr="003F7CF1" w:rsidRDefault="007A4296" w:rsidP="00E80032">
                        <w:pPr>
                          <w:pStyle w:val="SourceCodeBoxText"/>
                          <w:rPr>
                            <w:sz w:val="19"/>
                            <w:szCs w:val="19"/>
                            <w:lang w:val="en-US"/>
                          </w:rPr>
                        </w:pPr>
                      </w:p>
                    </w:txbxContent>
                  </v:textbox>
                </v:rect>
                <w10:anchorlock/>
              </v:group>
            </w:pict>
          </mc:Fallback>
        </mc:AlternateContent>
      </w:r>
    </w:p>
    <w:p w14:paraId="6FD05F3A" w14:textId="77777777" w:rsidR="00E80032" w:rsidRPr="00EC76D5" w:rsidRDefault="00E80032" w:rsidP="00E80032">
      <w:pPr>
        <w:pStyle w:val="CodeListing"/>
        <w:rPr>
          <w:sz w:val="21"/>
          <w:szCs w:val="21"/>
        </w:rPr>
      </w:pPr>
      <w:r w:rsidRPr="00EC76D5">
        <w:rPr>
          <w:sz w:val="21"/>
          <w:szCs w:val="21"/>
        </w:rPr>
        <w:t>Cell.h</w:t>
      </w:r>
    </w:p>
    <w:p w14:paraId="27E21B19" w14:textId="77777777" w:rsidR="00E80032" w:rsidRPr="00EC76D5" w:rsidRDefault="00E80032" w:rsidP="00E80032">
      <w:pPr>
        <w:pStyle w:val="Code"/>
      </w:pPr>
      <w:r w:rsidRPr="00EC76D5">
        <w:t>struct Cell {</w:t>
      </w:r>
      <w:r w:rsidRPr="00EC76D5">
        <w:cr/>
        <w:t xml:space="preserve">  int m_value;</w:t>
      </w:r>
    </w:p>
    <w:p w14:paraId="28365EA2" w14:textId="77777777" w:rsidR="00E80032" w:rsidRPr="00EC76D5" w:rsidRDefault="00E80032" w:rsidP="00E80032">
      <w:pPr>
        <w:pStyle w:val="Code"/>
      </w:pPr>
      <w:r w:rsidRPr="00EC76D5">
        <w:t xml:space="preserve">  struct Cell* m_nextPtr;</w:t>
      </w:r>
    </w:p>
    <w:p w14:paraId="48D92A71" w14:textId="77777777" w:rsidR="00E80032" w:rsidRPr="00EC76D5" w:rsidRDefault="00E80032" w:rsidP="00E80032">
      <w:pPr>
        <w:pStyle w:val="Code"/>
      </w:pPr>
      <w:r w:rsidRPr="00EC76D5">
        <w:t>};</w:t>
      </w:r>
    </w:p>
    <w:p w14:paraId="4E3E16BA" w14:textId="77777777" w:rsidR="00E80032" w:rsidRPr="00EC76D5" w:rsidRDefault="00E80032" w:rsidP="00E80032">
      <w:pPr>
        <w:pStyle w:val="Code"/>
      </w:pPr>
    </w:p>
    <w:p w14:paraId="3EFACA11" w14:textId="77777777" w:rsidR="00E80032" w:rsidRPr="00EC76D5" w:rsidRDefault="00E80032" w:rsidP="00E80032">
      <w:pPr>
        <w:pStyle w:val="Code"/>
      </w:pPr>
      <w:r w:rsidRPr="00EC76D5">
        <w:t>typedef struct Cell CELL;</w:t>
      </w:r>
    </w:p>
    <w:p w14:paraId="3626C89D" w14:textId="77777777" w:rsidR="00E80032" w:rsidRPr="00EC76D5" w:rsidRDefault="00E80032" w:rsidP="00E80032">
      <w:pPr>
        <w:pStyle w:val="Code"/>
      </w:pPr>
    </w:p>
    <w:p w14:paraId="08EB1218" w14:textId="4ABB3607" w:rsidR="00E80032" w:rsidRPr="00EC76D5" w:rsidRDefault="00E80032" w:rsidP="00E80032">
      <w:pPr>
        <w:pStyle w:val="Code"/>
      </w:pPr>
      <w:r w:rsidRPr="00EC76D5">
        <w:t>void Cell</w:t>
      </w:r>
      <w:r w:rsidR="002F35C1">
        <w:t>Initializer</w:t>
      </w:r>
      <w:r w:rsidRPr="00EC76D5">
        <w:t>(CELL* cellPtr, int value, CELL* nextPtr);</w:t>
      </w:r>
    </w:p>
    <w:p w14:paraId="3D21DB24" w14:textId="77777777" w:rsidR="00E80032" w:rsidRPr="00EC76D5" w:rsidRDefault="00E80032" w:rsidP="00E80032">
      <w:pPr>
        <w:pStyle w:val="Code"/>
      </w:pPr>
      <w:r w:rsidRPr="00EC76D5">
        <w:t>void CellSetValue(CELL* cellPtr, int value);</w:t>
      </w:r>
    </w:p>
    <w:p w14:paraId="56E0C54D" w14:textId="77777777" w:rsidR="00E80032" w:rsidRPr="00EC76D5" w:rsidRDefault="00E80032" w:rsidP="00E80032">
      <w:pPr>
        <w:pStyle w:val="Code"/>
      </w:pPr>
      <w:r w:rsidRPr="00EC76D5">
        <w:t>int CellGetValue(CELL* cellPtr);</w:t>
      </w:r>
    </w:p>
    <w:p w14:paraId="07FDF0EB" w14:textId="77777777" w:rsidR="00E80032" w:rsidRPr="00EC76D5" w:rsidRDefault="00E80032" w:rsidP="00E80032">
      <w:pPr>
        <w:pStyle w:val="Code"/>
      </w:pPr>
      <w:r w:rsidRPr="00EC76D5">
        <w:lastRenderedPageBreak/>
        <w:t>void CellSetNext(CELL* cellPtr, CELL* nextPtr);</w:t>
      </w:r>
    </w:p>
    <w:p w14:paraId="341027F6" w14:textId="77777777" w:rsidR="00E80032" w:rsidRPr="00EC76D5" w:rsidRDefault="00E80032" w:rsidP="00E80032">
      <w:pPr>
        <w:pStyle w:val="Code"/>
      </w:pPr>
      <w:r w:rsidRPr="00EC76D5">
        <w:t>CELL* CellGetNext(CELL* cellPtr);</w:t>
      </w:r>
    </w:p>
    <w:p w14:paraId="6AD9D1DF" w14:textId="77777777" w:rsidR="00E80032" w:rsidRPr="00EC76D5" w:rsidRDefault="00E80032" w:rsidP="00E80032">
      <w:pPr>
        <w:pStyle w:val="CodeListing"/>
        <w:rPr>
          <w:sz w:val="21"/>
          <w:szCs w:val="21"/>
        </w:rPr>
      </w:pPr>
      <w:r w:rsidRPr="00EC76D5">
        <w:rPr>
          <w:sz w:val="21"/>
          <w:szCs w:val="21"/>
        </w:rPr>
        <w:t>Cell.c</w:t>
      </w:r>
    </w:p>
    <w:p w14:paraId="4155391E" w14:textId="77777777" w:rsidR="00E80032" w:rsidRPr="00EC76D5" w:rsidRDefault="00E80032" w:rsidP="00E80032">
      <w:pPr>
        <w:pStyle w:val="Code"/>
      </w:pPr>
      <w:r w:rsidRPr="00EC76D5">
        <w:t>#include "Cell.h"</w:t>
      </w:r>
    </w:p>
    <w:p w14:paraId="7D7D1D52" w14:textId="77777777" w:rsidR="00E80032" w:rsidRPr="00EC76D5" w:rsidRDefault="00E80032" w:rsidP="00E80032">
      <w:pPr>
        <w:pStyle w:val="Code"/>
      </w:pPr>
    </w:p>
    <w:p w14:paraId="43DAC26F" w14:textId="2C1F012C" w:rsidR="00E80032" w:rsidRPr="00EC76D5" w:rsidRDefault="00E80032" w:rsidP="00E80032">
      <w:pPr>
        <w:pStyle w:val="Code"/>
      </w:pPr>
      <w:r w:rsidRPr="00EC76D5">
        <w:t>void Cell</w:t>
      </w:r>
      <w:r w:rsidR="002F35C1">
        <w:t>Initializer</w:t>
      </w:r>
      <w:r w:rsidRPr="00EC76D5">
        <w:t>(CELL* cellPtr, int value, CELL* nextPtr) {</w:t>
      </w:r>
    </w:p>
    <w:p w14:paraId="3A61E8AD" w14:textId="77777777" w:rsidR="00E80032" w:rsidRPr="00EC76D5" w:rsidRDefault="00E80032" w:rsidP="00E80032">
      <w:pPr>
        <w:pStyle w:val="Code"/>
      </w:pPr>
      <w:r w:rsidRPr="00EC76D5">
        <w:t xml:space="preserve">  cellPtr-&gt;m_value = value;</w:t>
      </w:r>
    </w:p>
    <w:p w14:paraId="59281235" w14:textId="77777777" w:rsidR="00E80032" w:rsidRPr="00EC76D5" w:rsidRDefault="00E80032" w:rsidP="00E80032">
      <w:pPr>
        <w:pStyle w:val="Code"/>
      </w:pPr>
      <w:r w:rsidRPr="00EC76D5">
        <w:t xml:space="preserve">  cellPtr-&gt;m_nextPtr = nextPtr;</w:t>
      </w:r>
    </w:p>
    <w:p w14:paraId="714F6187" w14:textId="77777777" w:rsidR="00E80032" w:rsidRPr="00EC76D5" w:rsidRDefault="00E80032" w:rsidP="00E80032">
      <w:pPr>
        <w:pStyle w:val="Code"/>
      </w:pPr>
      <w:r w:rsidRPr="00EC76D5">
        <w:t>}</w:t>
      </w:r>
    </w:p>
    <w:p w14:paraId="0D5D75ED" w14:textId="77777777" w:rsidR="00E80032" w:rsidRPr="00EC76D5" w:rsidRDefault="00E80032" w:rsidP="00E80032">
      <w:pPr>
        <w:pStyle w:val="Code"/>
      </w:pPr>
    </w:p>
    <w:p w14:paraId="5581BE91" w14:textId="77777777" w:rsidR="00E80032" w:rsidRPr="00EC76D5" w:rsidRDefault="00E80032" w:rsidP="00E80032">
      <w:pPr>
        <w:pStyle w:val="Code"/>
      </w:pPr>
      <w:r w:rsidRPr="00EC76D5">
        <w:t>void CellSetValue(CELL* cellPtr, int value) {</w:t>
      </w:r>
    </w:p>
    <w:p w14:paraId="6D78A6BA" w14:textId="77777777" w:rsidR="00E80032" w:rsidRPr="00EC76D5" w:rsidRDefault="00E80032" w:rsidP="00E80032">
      <w:pPr>
        <w:pStyle w:val="Code"/>
      </w:pPr>
      <w:r w:rsidRPr="00EC76D5">
        <w:t xml:space="preserve">  cellPtr-&gt;m_value = value;</w:t>
      </w:r>
    </w:p>
    <w:p w14:paraId="48A1168B" w14:textId="77777777" w:rsidR="00E80032" w:rsidRPr="00EC76D5" w:rsidRDefault="00E80032" w:rsidP="00E80032">
      <w:pPr>
        <w:pStyle w:val="Code"/>
      </w:pPr>
      <w:r w:rsidRPr="00EC76D5">
        <w:t>}</w:t>
      </w:r>
    </w:p>
    <w:p w14:paraId="66EABEC4" w14:textId="77777777" w:rsidR="00E80032" w:rsidRPr="00EC76D5" w:rsidRDefault="00E80032" w:rsidP="00E80032">
      <w:pPr>
        <w:pStyle w:val="Code"/>
      </w:pPr>
    </w:p>
    <w:p w14:paraId="56A55119" w14:textId="77777777" w:rsidR="00E80032" w:rsidRPr="00EC76D5" w:rsidRDefault="00E80032" w:rsidP="00E80032">
      <w:pPr>
        <w:pStyle w:val="Code"/>
      </w:pPr>
      <w:r w:rsidRPr="00EC76D5">
        <w:t>int CellGetValue(CELL* cellPtr) {</w:t>
      </w:r>
    </w:p>
    <w:p w14:paraId="1F251B81" w14:textId="77777777" w:rsidR="00E80032" w:rsidRPr="00EC76D5" w:rsidRDefault="00E80032" w:rsidP="00E80032">
      <w:pPr>
        <w:pStyle w:val="Code"/>
      </w:pPr>
      <w:r w:rsidRPr="00EC76D5">
        <w:t xml:space="preserve">  return cellPtr-&gt;m_value;</w:t>
      </w:r>
    </w:p>
    <w:p w14:paraId="6D9CDB28" w14:textId="77777777" w:rsidR="00E80032" w:rsidRPr="00EC76D5" w:rsidRDefault="00E80032" w:rsidP="00E80032">
      <w:pPr>
        <w:pStyle w:val="Code"/>
      </w:pPr>
      <w:r w:rsidRPr="00EC76D5">
        <w:t>}</w:t>
      </w:r>
    </w:p>
    <w:p w14:paraId="35908FAF" w14:textId="77777777" w:rsidR="00E80032" w:rsidRPr="00EC76D5" w:rsidRDefault="00E80032" w:rsidP="00E80032">
      <w:pPr>
        <w:pStyle w:val="Code"/>
      </w:pPr>
    </w:p>
    <w:p w14:paraId="05E4F3AF" w14:textId="77777777" w:rsidR="00E80032" w:rsidRPr="00EC76D5" w:rsidRDefault="00E80032" w:rsidP="00E80032">
      <w:pPr>
        <w:pStyle w:val="Code"/>
      </w:pPr>
      <w:r w:rsidRPr="00EC76D5">
        <w:t>void CellSetNext(CELL* cellPtr, CELL* nextPtr) {</w:t>
      </w:r>
    </w:p>
    <w:p w14:paraId="3B654283" w14:textId="77777777" w:rsidR="00E80032" w:rsidRPr="00EC76D5" w:rsidRDefault="00E80032" w:rsidP="00E80032">
      <w:pPr>
        <w:pStyle w:val="Code"/>
      </w:pPr>
      <w:r w:rsidRPr="00EC76D5">
        <w:t xml:space="preserve">  cellPtr-&gt;m_nextPtr = nextPtr;</w:t>
      </w:r>
    </w:p>
    <w:p w14:paraId="36B56F6F" w14:textId="77777777" w:rsidR="00E80032" w:rsidRPr="00EC76D5" w:rsidRDefault="00E80032" w:rsidP="00E80032">
      <w:pPr>
        <w:pStyle w:val="Code"/>
      </w:pPr>
      <w:r w:rsidRPr="00EC76D5">
        <w:t>}</w:t>
      </w:r>
    </w:p>
    <w:p w14:paraId="6980D8FA" w14:textId="77777777" w:rsidR="00E80032" w:rsidRPr="00EC76D5" w:rsidRDefault="00E80032" w:rsidP="00E80032">
      <w:pPr>
        <w:pStyle w:val="Code"/>
      </w:pPr>
    </w:p>
    <w:p w14:paraId="0F10DEFE" w14:textId="77777777" w:rsidR="00E80032" w:rsidRPr="00EC76D5" w:rsidRDefault="00E80032" w:rsidP="00E80032">
      <w:pPr>
        <w:pStyle w:val="Code"/>
      </w:pPr>
      <w:r w:rsidRPr="00EC76D5">
        <w:t>CELL* CellGetNext(CELL* cellPtr) {</w:t>
      </w:r>
    </w:p>
    <w:p w14:paraId="15476688" w14:textId="77777777" w:rsidR="00E80032" w:rsidRPr="00EC76D5" w:rsidRDefault="00E80032" w:rsidP="00E80032">
      <w:pPr>
        <w:pStyle w:val="Code"/>
      </w:pPr>
      <w:r w:rsidRPr="00EC76D5">
        <w:t xml:space="preserve">  return cellPtr-&gt;m_nextPtr;</w:t>
      </w:r>
    </w:p>
    <w:p w14:paraId="6F3521FB" w14:textId="77777777" w:rsidR="00E80032" w:rsidRPr="00EC76D5" w:rsidRDefault="00E80032" w:rsidP="00E80032">
      <w:pPr>
        <w:pStyle w:val="Code"/>
      </w:pPr>
      <w:r w:rsidRPr="00EC76D5">
        <w:t>}</w:t>
      </w:r>
    </w:p>
    <w:p w14:paraId="64658B53" w14:textId="77777777" w:rsidR="00E80032" w:rsidRPr="00EC76D5" w:rsidRDefault="00E80032" w:rsidP="00E80032">
      <w:pPr>
        <w:pStyle w:val="CodeListing"/>
        <w:rPr>
          <w:sz w:val="21"/>
          <w:szCs w:val="21"/>
        </w:rPr>
      </w:pPr>
      <w:r w:rsidRPr="00EC76D5">
        <w:rPr>
          <w:sz w:val="21"/>
          <w:szCs w:val="21"/>
        </w:rPr>
        <w:t>Main.c</w:t>
      </w:r>
    </w:p>
    <w:p w14:paraId="269ED3C8" w14:textId="77777777" w:rsidR="00E80032" w:rsidRPr="00EC76D5" w:rsidRDefault="00E80032" w:rsidP="00E80032">
      <w:pPr>
        <w:pStyle w:val="Code"/>
      </w:pPr>
      <w:r w:rsidRPr="00EC76D5">
        <w:t>#include &lt;stdlib.h&gt;</w:t>
      </w:r>
    </w:p>
    <w:p w14:paraId="362F7753" w14:textId="77777777" w:rsidR="00E80032" w:rsidRPr="00EC76D5" w:rsidRDefault="00E80032" w:rsidP="00E80032">
      <w:pPr>
        <w:pStyle w:val="Code"/>
      </w:pPr>
      <w:r w:rsidRPr="00EC76D5">
        <w:t>#include "Cell.h"</w:t>
      </w:r>
    </w:p>
    <w:p w14:paraId="5601728F" w14:textId="77777777" w:rsidR="00E80032" w:rsidRPr="00EC76D5" w:rsidRDefault="00E80032" w:rsidP="00E80032">
      <w:pPr>
        <w:pStyle w:val="Code"/>
      </w:pPr>
    </w:p>
    <w:p w14:paraId="1094B5C3" w14:textId="77777777" w:rsidR="00E80032" w:rsidRPr="00EC76D5" w:rsidRDefault="00E80032" w:rsidP="00E80032">
      <w:pPr>
        <w:pStyle w:val="Code"/>
      </w:pPr>
      <w:r w:rsidRPr="00EC76D5">
        <w:t>void main() {</w:t>
      </w:r>
    </w:p>
    <w:p w14:paraId="340DBD34" w14:textId="77777777" w:rsidR="00E80032" w:rsidRPr="00EC76D5" w:rsidRDefault="00E80032" w:rsidP="00E80032">
      <w:pPr>
        <w:pStyle w:val="Code"/>
      </w:pPr>
      <w:r w:rsidRPr="00EC76D5">
        <w:t xml:space="preserve">  CELL* cellPtr1 = malloc(sizeof(CELL));</w:t>
      </w:r>
    </w:p>
    <w:p w14:paraId="0E2032AF" w14:textId="77777777" w:rsidR="00E80032" w:rsidRPr="00EC76D5" w:rsidRDefault="00E80032" w:rsidP="00E80032">
      <w:pPr>
        <w:pStyle w:val="Code"/>
      </w:pPr>
      <w:r w:rsidRPr="00EC76D5">
        <w:t xml:space="preserve">  CELL* cellPtr2 = malloc(sizeof(CELL));</w:t>
      </w:r>
    </w:p>
    <w:p w14:paraId="04451F4C" w14:textId="77777777" w:rsidR="00E80032" w:rsidRPr="00EC76D5" w:rsidRDefault="00E80032" w:rsidP="00E80032">
      <w:pPr>
        <w:pStyle w:val="Code"/>
      </w:pPr>
      <w:r w:rsidRPr="00EC76D5">
        <w:t xml:space="preserve">  CELL* cellPtr3 = malloc(sizeof(CELL));</w:t>
      </w:r>
    </w:p>
    <w:p w14:paraId="6ACE512B" w14:textId="77777777" w:rsidR="00E80032" w:rsidRPr="00EC76D5" w:rsidRDefault="00E80032" w:rsidP="00E80032">
      <w:pPr>
        <w:pStyle w:val="Code"/>
      </w:pPr>
    </w:p>
    <w:p w14:paraId="080CBF0F" w14:textId="1A598EDD" w:rsidR="00E80032" w:rsidRPr="00EC76D5" w:rsidRDefault="00E80032" w:rsidP="00E80032">
      <w:pPr>
        <w:pStyle w:val="Code"/>
      </w:pPr>
      <w:r w:rsidRPr="00EC76D5">
        <w:t xml:space="preserve">  Cell</w:t>
      </w:r>
      <w:r w:rsidR="002F35C1">
        <w:t>Initializer</w:t>
      </w:r>
      <w:r w:rsidRPr="00EC76D5">
        <w:t>(cellPtr3, 3, NULL);</w:t>
      </w:r>
    </w:p>
    <w:p w14:paraId="6C0A4D3B" w14:textId="086E7058" w:rsidR="00E80032" w:rsidRPr="00EC76D5" w:rsidRDefault="00E80032" w:rsidP="00E80032">
      <w:pPr>
        <w:pStyle w:val="Code"/>
      </w:pPr>
      <w:r w:rsidRPr="00EC76D5">
        <w:t xml:space="preserve">  Cell</w:t>
      </w:r>
      <w:r w:rsidR="002F35C1">
        <w:t>Initializer</w:t>
      </w:r>
      <w:r w:rsidRPr="00EC76D5">
        <w:t>(cellPtr2, 2, cellPtr3);</w:t>
      </w:r>
    </w:p>
    <w:p w14:paraId="6241C5C5" w14:textId="00DCE244" w:rsidR="00E80032" w:rsidRPr="00EC76D5" w:rsidRDefault="00E80032" w:rsidP="00E80032">
      <w:pPr>
        <w:pStyle w:val="Code"/>
      </w:pPr>
      <w:r w:rsidRPr="00EC76D5">
        <w:t xml:space="preserve">  Cell</w:t>
      </w:r>
      <w:r w:rsidR="002F35C1">
        <w:t>Initializer</w:t>
      </w:r>
      <w:r w:rsidRPr="00EC76D5">
        <w:t>(cellPtr1, 1, cellPtr2);</w:t>
      </w:r>
    </w:p>
    <w:p w14:paraId="104D01CB" w14:textId="77777777" w:rsidR="00E80032" w:rsidRPr="00EC76D5" w:rsidRDefault="00E80032" w:rsidP="00E80032">
      <w:pPr>
        <w:pStyle w:val="Code"/>
      </w:pPr>
      <w:r w:rsidRPr="00EC76D5">
        <w:t>}</w:t>
      </w:r>
    </w:p>
    <w:p w14:paraId="754A7972" w14:textId="4F2F0C31" w:rsidR="00E80032" w:rsidRPr="00EC76D5" w:rsidRDefault="00E80032" w:rsidP="00E80032">
      <w:r w:rsidRPr="00EC76D5">
        <w:t xml:space="preserve">The following </w:t>
      </w:r>
      <w:r w:rsidR="00F25B86" w:rsidRPr="00EC76D5">
        <w:t xml:space="preserve">struct </w:t>
      </w:r>
      <w:r w:rsidRPr="00EC76D5">
        <w:t xml:space="preserve">is created by </w:t>
      </w:r>
      <w:r w:rsidRPr="00EC76D5">
        <w:rPr>
          <w:rStyle w:val="CodeInText0"/>
        </w:rPr>
        <w:t>main</w:t>
      </w:r>
      <w:r w:rsidRPr="00EC76D5">
        <w:t xml:space="preserve"> above.</w:t>
      </w:r>
    </w:p>
    <w:p w14:paraId="45220D2A" w14:textId="77777777" w:rsidR="00E80032" w:rsidRPr="00EC76D5" w:rsidRDefault="00E80032" w:rsidP="00E80032">
      <w:pPr>
        <w:rPr>
          <w:szCs w:val="21"/>
        </w:rPr>
      </w:pPr>
      <w:r w:rsidRPr="00EC76D5">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7A4296" w:rsidRPr="003F7CF1" w:rsidRDefault="007A4296"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7A4296" w:rsidRPr="003F7CF1" w:rsidRDefault="007A4296"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7A4296" w:rsidRPr="003F7CF1" w:rsidRDefault="007A4296"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7A4296" w:rsidRPr="003F7CF1" w:rsidRDefault="007A4296"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7A4296" w:rsidRPr="003F7CF1" w:rsidRDefault="007A4296"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7A4296" w:rsidRPr="003F7CF1" w:rsidRDefault="007A4296"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7A4296" w:rsidRPr="003F7CF1" w:rsidRDefault="007A4296"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7A4296" w:rsidRPr="003F7CF1" w:rsidRDefault="007A4296"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7A4296" w:rsidRPr="003F7CF1" w:rsidRDefault="007A4296"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7A4296" w:rsidRPr="003F7CF1" w:rsidRDefault="007A4296"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7A4296" w:rsidRPr="003F7CF1" w:rsidRDefault="007A4296"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7A4296" w:rsidRPr="003F7CF1" w:rsidRDefault="007A4296"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7A4296" w:rsidRPr="003F7CF1" w:rsidRDefault="007A4296"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7A4296" w:rsidRPr="003F7CF1" w:rsidRDefault="007A4296"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7A4296" w:rsidRPr="003F7CF1" w:rsidRDefault="007A4296"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7A4296" w:rsidRPr="003F7CF1" w:rsidRDefault="007A4296"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7A4296" w:rsidRPr="003F7CF1" w:rsidRDefault="007A4296"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7A4296" w:rsidRPr="003F7CF1" w:rsidRDefault="007A4296"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7A4296" w:rsidRPr="003F7CF1" w:rsidRDefault="007A4296"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333"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">
                <v:shape id="_x0000_s1334" type="#_x0000_t75" style="position:absolute;width:50082;height:16230;visibility:visible;mso-wrap-style:square">
                  <v:fill o:detectmouseclick="t"/>
                  <v:path o:connecttype="none"/>
                </v:shape>
                <v:rect id="Rectangle 39" o:spid="_x0000_s1335"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7A4296" w:rsidRPr="003F7CF1" w:rsidRDefault="007A4296" w:rsidP="00E80032">
                        <w:pPr>
                          <w:pStyle w:val="SourceCodeBoxText"/>
                          <w:rPr>
                            <w:sz w:val="19"/>
                            <w:szCs w:val="19"/>
                            <w:lang w:val="en-US"/>
                          </w:rPr>
                        </w:pPr>
                        <w:r w:rsidRPr="003F7CF1">
                          <w:rPr>
                            <w:sz w:val="19"/>
                            <w:szCs w:val="19"/>
                            <w:lang w:val="en-US"/>
                          </w:rPr>
                          <w:t>1</w:t>
                        </w:r>
                      </w:p>
                    </w:txbxContent>
                  </v:textbox>
                </v:rect>
                <v:shape id="Text Box 40" o:spid="_x0000_s1336"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7A4296" w:rsidRPr="003F7CF1" w:rsidRDefault="007A4296" w:rsidP="00E80032">
                        <w:pPr>
                          <w:pStyle w:val="Picture"/>
                          <w:rPr>
                            <w:sz w:val="19"/>
                            <w:szCs w:val="19"/>
                          </w:rPr>
                        </w:pPr>
                        <w:r w:rsidRPr="003F7CF1">
                          <w:rPr>
                            <w:sz w:val="19"/>
                            <w:szCs w:val="19"/>
                          </w:rPr>
                          <w:t>m_</w:t>
                        </w:r>
                        <w:r>
                          <w:rPr>
                            <w:sz w:val="19"/>
                            <w:szCs w:val="19"/>
                          </w:rPr>
                          <w:t>value</w:t>
                        </w:r>
                      </w:p>
                    </w:txbxContent>
                  </v:textbox>
                </v:shape>
                <v:shape id="Text Box 41" o:spid="_x0000_s1337"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7A4296" w:rsidRPr="003F7CF1" w:rsidRDefault="007A4296" w:rsidP="00E80032">
                        <w:pPr>
                          <w:pStyle w:val="Picture"/>
                          <w:rPr>
                            <w:sz w:val="19"/>
                            <w:szCs w:val="19"/>
                          </w:rPr>
                        </w:pPr>
                        <w:r w:rsidRPr="003F7CF1">
                          <w:rPr>
                            <w:sz w:val="19"/>
                            <w:szCs w:val="19"/>
                          </w:rPr>
                          <w:t>m_</w:t>
                        </w:r>
                        <w:r>
                          <w:rPr>
                            <w:sz w:val="19"/>
                            <w:szCs w:val="19"/>
                          </w:rPr>
                          <w:t>nextPtr</w:t>
                        </w:r>
                      </w:p>
                    </w:txbxContent>
                  </v:textbox>
                </v:shape>
                <v:rect id="Rectangle 42" o:spid="_x0000_s1338"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7A4296" w:rsidRPr="003F7CF1" w:rsidRDefault="007A4296" w:rsidP="00E80032">
                        <w:pPr>
                          <w:pStyle w:val="SourceCodeBoxText"/>
                          <w:rPr>
                            <w:sz w:val="19"/>
                            <w:szCs w:val="19"/>
                            <w:lang w:val="en-US"/>
                          </w:rPr>
                        </w:pPr>
                      </w:p>
                    </w:txbxContent>
                  </v:textbox>
                </v:rect>
                <v:rect id="Rectangle 43" o:spid="_x0000_s1339"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7A4296" w:rsidRPr="003F7CF1" w:rsidRDefault="007A4296" w:rsidP="00E80032">
                        <w:pPr>
                          <w:pStyle w:val="SourceCodeBoxText"/>
                          <w:rPr>
                            <w:sz w:val="19"/>
                            <w:szCs w:val="19"/>
                            <w:lang w:val="en-US"/>
                          </w:rPr>
                        </w:pPr>
                        <w:r w:rsidRPr="003F7CF1">
                          <w:rPr>
                            <w:sz w:val="19"/>
                            <w:szCs w:val="19"/>
                            <w:lang w:val="en-US"/>
                          </w:rPr>
                          <w:t>2</w:t>
                        </w:r>
                      </w:p>
                    </w:txbxContent>
                  </v:textbox>
                </v:rect>
                <v:shape id="Text Box 44" o:spid="_x0000_s1340"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7A4296" w:rsidRPr="003F7CF1" w:rsidRDefault="007A4296" w:rsidP="00E80032">
                        <w:pPr>
                          <w:pStyle w:val="Picture"/>
                          <w:rPr>
                            <w:sz w:val="19"/>
                            <w:szCs w:val="19"/>
                          </w:rPr>
                        </w:pPr>
                        <w:r w:rsidRPr="003F7CF1">
                          <w:rPr>
                            <w:sz w:val="19"/>
                            <w:szCs w:val="19"/>
                          </w:rPr>
                          <w:t>m_</w:t>
                        </w:r>
                        <w:r>
                          <w:rPr>
                            <w:sz w:val="19"/>
                            <w:szCs w:val="19"/>
                          </w:rPr>
                          <w:t>value</w:t>
                        </w:r>
                      </w:p>
                    </w:txbxContent>
                  </v:textbox>
                </v:shape>
                <v:shape id="Text Box 45" o:spid="_x0000_s1341"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7A4296" w:rsidRPr="003F7CF1" w:rsidRDefault="007A4296" w:rsidP="00E80032">
                        <w:pPr>
                          <w:pStyle w:val="Picture"/>
                          <w:rPr>
                            <w:sz w:val="19"/>
                            <w:szCs w:val="19"/>
                          </w:rPr>
                        </w:pPr>
                        <w:r w:rsidRPr="003F7CF1">
                          <w:rPr>
                            <w:sz w:val="19"/>
                            <w:szCs w:val="19"/>
                          </w:rPr>
                          <w:t>m_</w:t>
                        </w:r>
                        <w:r>
                          <w:rPr>
                            <w:sz w:val="19"/>
                            <w:szCs w:val="19"/>
                          </w:rPr>
                          <w:t>nextPtr</w:t>
                        </w:r>
                      </w:p>
                    </w:txbxContent>
                  </v:textbox>
                </v:shape>
                <v:rect id="Rectangle 46" o:spid="_x0000_s1342"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7A4296" w:rsidRPr="003F7CF1" w:rsidRDefault="007A4296" w:rsidP="00E80032">
                        <w:pPr>
                          <w:pStyle w:val="SourceCodeBoxText"/>
                          <w:rPr>
                            <w:sz w:val="19"/>
                            <w:szCs w:val="19"/>
                            <w:lang w:val="en-US"/>
                          </w:rPr>
                        </w:pPr>
                      </w:p>
                    </w:txbxContent>
                  </v:textbox>
                </v:rect>
                <v:rect id="Rectangle 47" o:spid="_x0000_s1343"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7A4296" w:rsidRPr="003F7CF1" w:rsidRDefault="007A4296" w:rsidP="00E80032">
                        <w:pPr>
                          <w:pStyle w:val="SourceCodeBoxText"/>
                          <w:rPr>
                            <w:sz w:val="19"/>
                            <w:szCs w:val="19"/>
                            <w:lang w:val="en-US"/>
                          </w:rPr>
                        </w:pPr>
                        <w:r w:rsidRPr="003F7CF1">
                          <w:rPr>
                            <w:sz w:val="19"/>
                            <w:szCs w:val="19"/>
                            <w:lang w:val="en-US"/>
                          </w:rPr>
                          <w:t>3</w:t>
                        </w:r>
                      </w:p>
                    </w:txbxContent>
                  </v:textbox>
                </v:rect>
                <v:shape id="Text Box 48" o:spid="_x0000_s1344"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7A4296" w:rsidRPr="003F7CF1" w:rsidRDefault="007A4296" w:rsidP="00E80032">
                        <w:pPr>
                          <w:pStyle w:val="Picture"/>
                          <w:rPr>
                            <w:sz w:val="19"/>
                            <w:szCs w:val="19"/>
                          </w:rPr>
                        </w:pPr>
                        <w:r w:rsidRPr="003F7CF1">
                          <w:rPr>
                            <w:sz w:val="19"/>
                            <w:szCs w:val="19"/>
                          </w:rPr>
                          <w:t>m_</w:t>
                        </w:r>
                        <w:r>
                          <w:rPr>
                            <w:sz w:val="19"/>
                            <w:szCs w:val="19"/>
                          </w:rPr>
                          <w:t>value</w:t>
                        </w:r>
                      </w:p>
                    </w:txbxContent>
                  </v:textbox>
                </v:shape>
                <v:shape id="Text Box 49" o:spid="_x0000_s1345"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7A4296" w:rsidRPr="003F7CF1" w:rsidRDefault="007A4296" w:rsidP="00E80032">
                        <w:pPr>
                          <w:pStyle w:val="Picture"/>
                          <w:rPr>
                            <w:sz w:val="19"/>
                            <w:szCs w:val="19"/>
                          </w:rPr>
                        </w:pPr>
                        <w:r w:rsidRPr="003F7CF1">
                          <w:rPr>
                            <w:sz w:val="19"/>
                            <w:szCs w:val="19"/>
                          </w:rPr>
                          <w:t>m_</w:t>
                        </w:r>
                        <w:r>
                          <w:rPr>
                            <w:sz w:val="19"/>
                            <w:szCs w:val="19"/>
                          </w:rPr>
                          <w:t>nextPtr</w:t>
                        </w:r>
                      </w:p>
                    </w:txbxContent>
                  </v:textbox>
                </v:shape>
                <v:rect id="Rectangle 50" o:spid="_x0000_s1346"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7A4296" w:rsidRPr="003F7CF1" w:rsidRDefault="007A4296" w:rsidP="00E80032">
                        <w:pPr>
                          <w:pStyle w:val="SourceCodeBoxText"/>
                          <w:rPr>
                            <w:sz w:val="19"/>
                            <w:szCs w:val="19"/>
                            <w:lang w:val="en-US"/>
                          </w:rPr>
                        </w:pPr>
                      </w:p>
                    </w:txbxContent>
                  </v:textbox>
                </v:rect>
                <v:line id="Line 51" o:spid="_x0000_s1347"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348"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349"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350"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7A4296" w:rsidRPr="003F7CF1" w:rsidRDefault="007A4296" w:rsidP="00E80032">
                        <w:pPr>
                          <w:pStyle w:val="SourceCodeBoxText"/>
                          <w:rPr>
                            <w:sz w:val="19"/>
                            <w:szCs w:val="19"/>
                            <w:lang w:val="en-US"/>
                          </w:rPr>
                        </w:pPr>
                        <w:r w:rsidRPr="003F7CF1">
                          <w:rPr>
                            <w:sz w:val="19"/>
                            <w:szCs w:val="19"/>
                            <w:lang w:val="en-US"/>
                          </w:rPr>
                          <w:t>NULL</w:t>
                        </w:r>
                      </w:p>
                    </w:txbxContent>
                  </v:textbox>
                </v:rect>
                <v:rect id="Rectangle 55" o:spid="_x0000_s1351"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7A4296" w:rsidRPr="003F7CF1" w:rsidRDefault="007A4296" w:rsidP="00E80032">
                        <w:pPr>
                          <w:pStyle w:val="SourceCodeBoxText"/>
                          <w:rPr>
                            <w:sz w:val="19"/>
                            <w:szCs w:val="19"/>
                            <w:lang w:val="en-US"/>
                          </w:rPr>
                        </w:pPr>
                      </w:p>
                    </w:txbxContent>
                  </v:textbox>
                </v:rect>
                <v:shape id="Text Box 56" o:spid="_x0000_s1352"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7A4296" w:rsidRPr="003F7CF1" w:rsidRDefault="007A4296" w:rsidP="00E80032">
                        <w:pPr>
                          <w:pStyle w:val="Picture"/>
                          <w:rPr>
                            <w:sz w:val="19"/>
                            <w:szCs w:val="19"/>
                          </w:rPr>
                        </w:pPr>
                        <w:r>
                          <w:rPr>
                            <w:sz w:val="19"/>
                            <w:szCs w:val="19"/>
                          </w:rPr>
                          <w:t>cellPtr</w:t>
                        </w:r>
                        <w:r w:rsidRPr="003F7CF1">
                          <w:rPr>
                            <w:sz w:val="19"/>
                            <w:szCs w:val="19"/>
                          </w:rPr>
                          <w:t>1</w:t>
                        </w:r>
                      </w:p>
                    </w:txbxContent>
                  </v:textbox>
                </v:shape>
                <v:line id="Line 57" o:spid="_x0000_s1353"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354"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355"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356"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7A4296" w:rsidRPr="003F7CF1" w:rsidRDefault="007A4296" w:rsidP="00E80032">
                        <w:pPr>
                          <w:pStyle w:val="SourceCodeBoxText"/>
                          <w:rPr>
                            <w:sz w:val="19"/>
                            <w:szCs w:val="19"/>
                            <w:lang w:val="en-US"/>
                          </w:rPr>
                        </w:pPr>
                      </w:p>
                    </w:txbxContent>
                  </v:textbox>
                </v:rect>
                <v:shape id="Text Box 61" o:spid="_x0000_s1357"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7A4296" w:rsidRPr="003F7CF1" w:rsidRDefault="007A4296" w:rsidP="00E80032">
                        <w:pPr>
                          <w:pStyle w:val="Picture"/>
                          <w:rPr>
                            <w:sz w:val="19"/>
                            <w:szCs w:val="19"/>
                          </w:rPr>
                        </w:pPr>
                        <w:r>
                          <w:rPr>
                            <w:sz w:val="19"/>
                            <w:szCs w:val="19"/>
                          </w:rPr>
                          <w:t>cellPtr2</w:t>
                        </w:r>
                      </w:p>
                    </w:txbxContent>
                  </v:textbox>
                </v:shape>
                <v:line id="Line 62" o:spid="_x0000_s1358"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359"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360"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361"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7A4296" w:rsidRPr="003F7CF1" w:rsidRDefault="007A4296" w:rsidP="00E80032">
                        <w:pPr>
                          <w:pStyle w:val="SourceCodeBoxText"/>
                          <w:rPr>
                            <w:sz w:val="19"/>
                            <w:szCs w:val="19"/>
                            <w:lang w:val="en-US"/>
                          </w:rPr>
                        </w:pPr>
                      </w:p>
                    </w:txbxContent>
                  </v:textbox>
                </v:rect>
                <v:line id="Line 66" o:spid="_x0000_s1362"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363"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364"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365"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7A4296" w:rsidRPr="003F7CF1" w:rsidRDefault="007A4296"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44A67BE5" w:rsidR="00E80032" w:rsidRPr="00EC76D5" w:rsidRDefault="00E80032" w:rsidP="00E80032">
      <w:r w:rsidRPr="00EC76D5">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w:t>
      </w:r>
      <w:r w:rsidRPr="00EC76D5">
        <w:lastRenderedPageBreak/>
        <w:t xml:space="preserve">shortage to the use of </w:t>
      </w:r>
      <w:r w:rsidRPr="00EC76D5">
        <w:rPr>
          <w:rStyle w:val="CodeInText0"/>
        </w:rPr>
        <w:t>assert</w:t>
      </w:r>
      <w:r w:rsidRPr="00EC76D5">
        <w:t xml:space="preserve">, which is a macro (see Section </w:t>
      </w:r>
      <w:r w:rsidRPr="00EC76D5">
        <w:fldChar w:fldCharType="begin"/>
      </w:r>
      <w:r w:rsidRPr="00EC76D5">
        <w:instrText xml:space="preserve"> REF _Ref383865235 \r \h </w:instrText>
      </w:r>
      <w:r w:rsidRPr="00EC76D5">
        <w:fldChar w:fldCharType="separate"/>
      </w:r>
      <w:r w:rsidR="00545E00" w:rsidRPr="00EC76D5">
        <w:t>22.9</w:t>
      </w:r>
      <w:r w:rsidRPr="00EC76D5">
        <w:fldChar w:fldCharType="end"/>
      </w:r>
      <w:r w:rsidRPr="00EC76D5">
        <w:t>) that takes a logical value and aborts the execution if the value is false, adding an error message with information about the file name and the code line number. To keep things simple, let us use that function in the stack structure too.</w:t>
      </w:r>
    </w:p>
    <w:p w14:paraId="66A47914" w14:textId="77777777" w:rsidR="00E80032" w:rsidRPr="00EC76D5" w:rsidRDefault="00E80032" w:rsidP="00E80032">
      <w:pPr>
        <w:pStyle w:val="CodeListing"/>
        <w:rPr>
          <w:sz w:val="21"/>
          <w:szCs w:val="21"/>
        </w:rPr>
      </w:pPr>
      <w:r w:rsidRPr="00EC76D5">
        <w:rPr>
          <w:sz w:val="21"/>
          <w:szCs w:val="21"/>
        </w:rPr>
        <w:t>Stack.h</w:t>
      </w:r>
    </w:p>
    <w:p w14:paraId="4EC5F178" w14:textId="77777777" w:rsidR="00E80032" w:rsidRPr="00EC76D5" w:rsidRDefault="00E80032" w:rsidP="00E80032">
      <w:pPr>
        <w:pStyle w:val="Code"/>
      </w:pPr>
      <w:r w:rsidRPr="00EC76D5">
        <w:t>struct Stack {</w:t>
      </w:r>
      <w:r w:rsidRPr="00EC76D5">
        <w:cr/>
        <w:t xml:space="preserve">  CELL* m_firstCellPtr;</w:t>
      </w:r>
    </w:p>
    <w:p w14:paraId="1ACD7671" w14:textId="77777777" w:rsidR="00E80032" w:rsidRPr="00EC76D5" w:rsidRDefault="00E80032" w:rsidP="00E80032">
      <w:pPr>
        <w:pStyle w:val="Code"/>
      </w:pPr>
      <w:r w:rsidRPr="00EC76D5">
        <w:t>};</w:t>
      </w:r>
    </w:p>
    <w:p w14:paraId="57458B77" w14:textId="77777777" w:rsidR="00E80032" w:rsidRPr="00EC76D5" w:rsidRDefault="00E80032" w:rsidP="00E80032">
      <w:pPr>
        <w:pStyle w:val="Code"/>
      </w:pPr>
    </w:p>
    <w:p w14:paraId="220439D6" w14:textId="77777777" w:rsidR="00E80032" w:rsidRPr="00EC76D5" w:rsidRDefault="00E80032" w:rsidP="00E80032">
      <w:pPr>
        <w:pStyle w:val="Code"/>
      </w:pPr>
      <w:r w:rsidRPr="00EC76D5">
        <w:t>typedef struct Stack STACK;</w:t>
      </w:r>
    </w:p>
    <w:p w14:paraId="172B85E9" w14:textId="77777777" w:rsidR="00E80032" w:rsidRPr="00EC76D5" w:rsidRDefault="00E80032" w:rsidP="00E80032">
      <w:pPr>
        <w:pStyle w:val="Code"/>
      </w:pPr>
    </w:p>
    <w:p w14:paraId="7BBCF3D6" w14:textId="350E4D33" w:rsidR="00E80032" w:rsidRPr="00EC76D5" w:rsidRDefault="00E80032" w:rsidP="00E80032">
      <w:pPr>
        <w:pStyle w:val="Code"/>
      </w:pPr>
      <w:r w:rsidRPr="00EC76D5">
        <w:t>void Stack</w:t>
      </w:r>
      <w:r w:rsidR="002F35C1">
        <w:t>Initializer</w:t>
      </w:r>
      <w:r w:rsidRPr="00EC76D5">
        <w:t>(STACK* stackPtr);</w:t>
      </w:r>
    </w:p>
    <w:p w14:paraId="1AE361CA" w14:textId="77777777" w:rsidR="00E80032" w:rsidRPr="00EC76D5" w:rsidRDefault="00E80032" w:rsidP="00E80032">
      <w:pPr>
        <w:pStyle w:val="Code"/>
      </w:pPr>
      <w:r w:rsidRPr="00EC76D5">
        <w:t>void StackClear(STACK* stackPtr);</w:t>
      </w:r>
    </w:p>
    <w:p w14:paraId="202B3E67" w14:textId="77777777" w:rsidR="00E80032" w:rsidRPr="00EC76D5" w:rsidRDefault="00E80032" w:rsidP="00E80032">
      <w:pPr>
        <w:pStyle w:val="Code"/>
      </w:pPr>
      <w:r w:rsidRPr="00EC76D5">
        <w:t>void StackPush(STACK* stackPtr, int value);</w:t>
      </w:r>
    </w:p>
    <w:p w14:paraId="3605BBDA" w14:textId="77777777" w:rsidR="00E80032" w:rsidRPr="00EC76D5" w:rsidRDefault="00E80032" w:rsidP="00E80032">
      <w:pPr>
        <w:pStyle w:val="Code"/>
      </w:pPr>
      <w:r w:rsidRPr="00EC76D5">
        <w:t>void StackPop(STACK* stackPtr);</w:t>
      </w:r>
    </w:p>
    <w:p w14:paraId="15046A26" w14:textId="77777777" w:rsidR="00E80032" w:rsidRPr="00EC76D5" w:rsidRDefault="00E80032" w:rsidP="00E80032">
      <w:pPr>
        <w:pStyle w:val="Code"/>
      </w:pPr>
      <w:r w:rsidRPr="00EC76D5">
        <w:t>int StackTop(STACK* stackPtr);</w:t>
      </w:r>
    </w:p>
    <w:p w14:paraId="6568E003" w14:textId="77777777" w:rsidR="00E80032" w:rsidRPr="00EC76D5" w:rsidRDefault="00E80032" w:rsidP="00E80032">
      <w:pPr>
        <w:pStyle w:val="Code"/>
      </w:pPr>
      <w:r w:rsidRPr="00EC76D5">
        <w:t>int StackIsEmpty(STACK* stackPtr);</w:t>
      </w:r>
    </w:p>
    <w:p w14:paraId="0366B360" w14:textId="77777777" w:rsidR="00E80032" w:rsidRPr="00EC76D5" w:rsidRDefault="00E80032" w:rsidP="00E80032">
      <w:pPr>
        <w:pStyle w:val="CodeListing"/>
        <w:rPr>
          <w:sz w:val="21"/>
          <w:szCs w:val="21"/>
        </w:rPr>
      </w:pPr>
      <w:r w:rsidRPr="00EC76D5">
        <w:rPr>
          <w:sz w:val="21"/>
          <w:szCs w:val="21"/>
        </w:rPr>
        <w:t>Stack.c</w:t>
      </w:r>
    </w:p>
    <w:p w14:paraId="15FC2D03" w14:textId="77777777" w:rsidR="00E80032" w:rsidRPr="00EC76D5" w:rsidRDefault="00E80032" w:rsidP="00E80032">
      <w:pPr>
        <w:pStyle w:val="Code"/>
      </w:pPr>
      <w:r w:rsidRPr="00EC76D5">
        <w:t>#include &lt;stdlib.h&gt;</w:t>
      </w:r>
    </w:p>
    <w:p w14:paraId="06579C58" w14:textId="77777777" w:rsidR="00E80032" w:rsidRPr="00EC76D5" w:rsidRDefault="00E80032" w:rsidP="00E80032">
      <w:pPr>
        <w:pStyle w:val="Code"/>
      </w:pPr>
      <w:r w:rsidRPr="00EC76D5">
        <w:t>#include &lt;assert.h&gt;</w:t>
      </w:r>
    </w:p>
    <w:p w14:paraId="6A157DAF" w14:textId="77777777" w:rsidR="00E80032" w:rsidRPr="00EC76D5" w:rsidRDefault="00E80032" w:rsidP="00E80032">
      <w:pPr>
        <w:pStyle w:val="Code"/>
      </w:pPr>
      <w:r w:rsidRPr="00EC76D5">
        <w:t>#include "Cell.h"</w:t>
      </w:r>
    </w:p>
    <w:p w14:paraId="558398BC" w14:textId="77777777" w:rsidR="00E80032" w:rsidRPr="00EC76D5" w:rsidRDefault="00E80032" w:rsidP="00E80032">
      <w:pPr>
        <w:pStyle w:val="Code"/>
      </w:pPr>
      <w:r w:rsidRPr="00EC76D5">
        <w:t>#include "Stack.h"</w:t>
      </w:r>
    </w:p>
    <w:p w14:paraId="34874F4C" w14:textId="77777777" w:rsidR="00E80032" w:rsidRPr="00EC76D5" w:rsidRDefault="00E80032" w:rsidP="00E80032">
      <w:pPr>
        <w:pStyle w:val="Code"/>
      </w:pPr>
    </w:p>
    <w:p w14:paraId="45F9D8C5" w14:textId="2208A44A" w:rsidR="00E80032" w:rsidRPr="00EC76D5" w:rsidRDefault="00E80032" w:rsidP="00E80032">
      <w:pPr>
        <w:pStyle w:val="Code"/>
      </w:pPr>
      <w:r w:rsidRPr="00EC76D5">
        <w:t>void Stack</w:t>
      </w:r>
      <w:r w:rsidR="002F35C1">
        <w:t>Initializer</w:t>
      </w:r>
      <w:r w:rsidRPr="00EC76D5">
        <w:t>(STACK* stackPtr) {</w:t>
      </w:r>
    </w:p>
    <w:p w14:paraId="1CFDE652" w14:textId="77777777" w:rsidR="00E80032" w:rsidRPr="00EC76D5" w:rsidRDefault="00E80032" w:rsidP="00E80032">
      <w:pPr>
        <w:pStyle w:val="Code"/>
      </w:pPr>
      <w:r w:rsidRPr="00EC76D5">
        <w:t xml:space="preserve">  stackPtr-&gt;m_firstCellPtr = NULL;</w:t>
      </w:r>
    </w:p>
    <w:p w14:paraId="537988B7" w14:textId="77777777" w:rsidR="00E80032" w:rsidRPr="00EC76D5" w:rsidRDefault="00E80032" w:rsidP="00E80032">
      <w:pPr>
        <w:pStyle w:val="Code"/>
      </w:pPr>
      <w:r w:rsidRPr="00EC76D5">
        <w:t>}</w:t>
      </w:r>
    </w:p>
    <w:p w14:paraId="787EC5C5" w14:textId="77777777" w:rsidR="00E80032" w:rsidRPr="00EC76D5" w:rsidRDefault="00E80032" w:rsidP="00E80032">
      <w:pPr>
        <w:pStyle w:val="Code"/>
      </w:pPr>
    </w:p>
    <w:p w14:paraId="327608FC" w14:textId="77777777" w:rsidR="00E80032" w:rsidRPr="00EC76D5" w:rsidRDefault="00E80032" w:rsidP="00E80032">
      <w:pPr>
        <w:pStyle w:val="Code"/>
      </w:pPr>
      <w:r w:rsidRPr="00EC76D5">
        <w:t>void StackClear(STACK* stackPtr) {</w:t>
      </w:r>
    </w:p>
    <w:p w14:paraId="75436D1B" w14:textId="77777777" w:rsidR="00E80032" w:rsidRPr="00EC76D5" w:rsidRDefault="00E80032" w:rsidP="00E80032">
      <w:pPr>
        <w:pStyle w:val="Code"/>
      </w:pPr>
      <w:r w:rsidRPr="00EC76D5">
        <w:t xml:space="preserve">  CELL* cellPtr = stackPtr-&gt;m_firstCellPtr;</w:t>
      </w:r>
    </w:p>
    <w:p w14:paraId="36BDA28A" w14:textId="77777777" w:rsidR="00E80032" w:rsidRPr="00EC76D5" w:rsidRDefault="00E80032" w:rsidP="00E80032">
      <w:pPr>
        <w:pStyle w:val="Code"/>
      </w:pPr>
    </w:p>
    <w:p w14:paraId="24115A2E" w14:textId="77777777" w:rsidR="00E80032" w:rsidRPr="00EC76D5" w:rsidRDefault="00E80032" w:rsidP="00E80032">
      <w:pPr>
        <w:pStyle w:val="Code"/>
      </w:pPr>
      <w:r w:rsidRPr="00EC76D5">
        <w:t xml:space="preserve">  while (cellPtr != NULL) {</w:t>
      </w:r>
      <w:r w:rsidRPr="00EC76D5">
        <w:cr/>
        <w:t xml:space="preserve">    CELL* tempCellPtr = cellPtr;</w:t>
      </w:r>
    </w:p>
    <w:p w14:paraId="48BD6C94" w14:textId="77777777" w:rsidR="00E80032" w:rsidRPr="00EC76D5" w:rsidRDefault="00E80032" w:rsidP="00E80032">
      <w:pPr>
        <w:pStyle w:val="Code"/>
      </w:pPr>
      <w:r w:rsidRPr="00EC76D5">
        <w:t xml:space="preserve">    cellPtr = CellGetNext(cellPtr);</w:t>
      </w:r>
    </w:p>
    <w:p w14:paraId="25FB49C0" w14:textId="77777777" w:rsidR="00E80032" w:rsidRPr="00EC76D5" w:rsidRDefault="00E80032" w:rsidP="00E80032">
      <w:pPr>
        <w:pStyle w:val="Code"/>
      </w:pPr>
      <w:r w:rsidRPr="00EC76D5">
        <w:t xml:space="preserve">    free(tempCellPtr);</w:t>
      </w:r>
    </w:p>
    <w:p w14:paraId="34491860" w14:textId="77777777" w:rsidR="00E80032" w:rsidRPr="00EC76D5" w:rsidRDefault="00E80032" w:rsidP="00E80032">
      <w:pPr>
        <w:pStyle w:val="Code"/>
      </w:pPr>
      <w:r w:rsidRPr="00EC76D5">
        <w:t xml:space="preserve">  }</w:t>
      </w:r>
    </w:p>
    <w:p w14:paraId="7338FB9B" w14:textId="77777777" w:rsidR="00E80032" w:rsidRPr="00EC76D5" w:rsidRDefault="00E80032" w:rsidP="00E80032">
      <w:pPr>
        <w:pStyle w:val="Code"/>
      </w:pPr>
      <w:r w:rsidRPr="00EC76D5">
        <w:t>}</w:t>
      </w:r>
    </w:p>
    <w:p w14:paraId="6C195641" w14:textId="77777777" w:rsidR="00E80032" w:rsidRPr="00EC76D5" w:rsidRDefault="00E80032" w:rsidP="00E80032">
      <w:pPr>
        <w:pStyle w:val="Code"/>
      </w:pPr>
    </w:p>
    <w:p w14:paraId="230ED9A6" w14:textId="77777777" w:rsidR="00E80032" w:rsidRPr="00EC76D5" w:rsidRDefault="00E80032" w:rsidP="00E80032">
      <w:pPr>
        <w:pStyle w:val="Code"/>
      </w:pPr>
      <w:r w:rsidRPr="00EC76D5">
        <w:t>void StackPush(STACK* stackPtr, int value) {</w:t>
      </w:r>
    </w:p>
    <w:p w14:paraId="0BC08DA6" w14:textId="77777777" w:rsidR="00E80032" w:rsidRPr="00EC76D5" w:rsidRDefault="00E80032" w:rsidP="00E80032">
      <w:pPr>
        <w:pStyle w:val="Code"/>
      </w:pPr>
      <w:r w:rsidRPr="00EC76D5">
        <w:t xml:space="preserve">  CELL* newCellPtr= malloc(sizeof(CELL));</w:t>
      </w:r>
    </w:p>
    <w:p w14:paraId="7506D2B2" w14:textId="77777777" w:rsidR="00E80032" w:rsidRPr="00EC76D5" w:rsidRDefault="00E80032" w:rsidP="00E80032">
      <w:pPr>
        <w:pStyle w:val="Code"/>
      </w:pPr>
      <w:r w:rsidRPr="00EC76D5">
        <w:t xml:space="preserve">  assert(newCellPtr!= NULL);</w:t>
      </w:r>
    </w:p>
    <w:p w14:paraId="21CDFC1D" w14:textId="73E93660" w:rsidR="00E80032" w:rsidRPr="00EC76D5" w:rsidRDefault="00E80032" w:rsidP="00E80032">
      <w:pPr>
        <w:pStyle w:val="Code"/>
      </w:pPr>
      <w:r w:rsidRPr="00EC76D5">
        <w:t xml:space="preserve">  Cell</w:t>
      </w:r>
      <w:r w:rsidR="002F35C1">
        <w:t>Initializer</w:t>
      </w:r>
      <w:r w:rsidRPr="00EC76D5">
        <w:t>(newCellPtr, value, stackPtr-&gt;m_firstCellPtr);</w:t>
      </w:r>
    </w:p>
    <w:p w14:paraId="764DAB57" w14:textId="77777777" w:rsidR="00E80032" w:rsidRPr="00EC76D5" w:rsidRDefault="00E80032" w:rsidP="00E80032">
      <w:pPr>
        <w:pStyle w:val="Code"/>
      </w:pPr>
      <w:r w:rsidRPr="00EC76D5">
        <w:t xml:space="preserve">  stackPtr-&gt;m_firstCellPtr = newCellPtr;</w:t>
      </w:r>
    </w:p>
    <w:p w14:paraId="1CB31B66" w14:textId="77777777" w:rsidR="00E80032" w:rsidRPr="00EC76D5" w:rsidRDefault="00E80032" w:rsidP="00E80032">
      <w:pPr>
        <w:pStyle w:val="Code"/>
      </w:pPr>
      <w:r w:rsidRPr="00EC76D5">
        <w:t>}</w:t>
      </w:r>
    </w:p>
    <w:p w14:paraId="1E2ED606" w14:textId="77777777" w:rsidR="00E80032" w:rsidRPr="00EC76D5" w:rsidRDefault="00E80032" w:rsidP="00E80032">
      <w:pPr>
        <w:pStyle w:val="Code"/>
      </w:pPr>
    </w:p>
    <w:p w14:paraId="05D55FFA" w14:textId="77777777" w:rsidR="00E80032" w:rsidRPr="00EC76D5" w:rsidRDefault="00E80032" w:rsidP="00E80032">
      <w:pPr>
        <w:pStyle w:val="Code"/>
      </w:pPr>
      <w:r w:rsidRPr="00EC76D5">
        <w:t>void StackPop(STACK* stackPtr) {</w:t>
      </w:r>
    </w:p>
    <w:p w14:paraId="65CFAB59" w14:textId="77777777" w:rsidR="00E80032" w:rsidRPr="00EC76D5" w:rsidRDefault="00E80032" w:rsidP="00E80032">
      <w:pPr>
        <w:pStyle w:val="Code"/>
      </w:pPr>
      <w:r w:rsidRPr="00EC76D5">
        <w:t xml:space="preserve">  CELL* tempCellPtr;</w:t>
      </w:r>
    </w:p>
    <w:p w14:paraId="6AED51A4" w14:textId="77777777" w:rsidR="00E80032" w:rsidRPr="00EC76D5" w:rsidRDefault="00E80032" w:rsidP="00E80032">
      <w:pPr>
        <w:pStyle w:val="Code"/>
      </w:pPr>
      <w:r w:rsidRPr="00EC76D5">
        <w:t xml:space="preserve">  assert(stackPtr-&gt;m_firstCellPtr != NULL);</w:t>
      </w:r>
    </w:p>
    <w:p w14:paraId="2D61F864" w14:textId="77777777" w:rsidR="00E80032" w:rsidRPr="00EC76D5" w:rsidRDefault="00E80032" w:rsidP="00E80032">
      <w:pPr>
        <w:pStyle w:val="Code"/>
      </w:pPr>
      <w:r w:rsidRPr="00EC76D5">
        <w:t xml:space="preserve">  tempCellPtr = stackPtr-&gt;m_firstCellPtr;</w:t>
      </w:r>
    </w:p>
    <w:p w14:paraId="2282D8E4" w14:textId="77777777" w:rsidR="00E80032" w:rsidRPr="00EC76D5" w:rsidRDefault="00E80032" w:rsidP="00E80032">
      <w:pPr>
        <w:pStyle w:val="Code"/>
      </w:pPr>
      <w:r w:rsidRPr="00EC76D5">
        <w:t xml:space="preserve">  stackPtr-&gt;m_firstCellPtr = CellGetNext(stackPtr-&gt;m_firstCellPtr);</w:t>
      </w:r>
    </w:p>
    <w:p w14:paraId="10C75E06" w14:textId="77777777" w:rsidR="00E80032" w:rsidRPr="00EC76D5" w:rsidRDefault="00E80032" w:rsidP="00E80032">
      <w:pPr>
        <w:pStyle w:val="Code"/>
      </w:pPr>
      <w:r w:rsidRPr="00EC76D5">
        <w:t xml:space="preserve">  free(tempCellPtr);</w:t>
      </w:r>
    </w:p>
    <w:p w14:paraId="4B6ED2B0" w14:textId="77777777" w:rsidR="00E80032" w:rsidRPr="00EC76D5" w:rsidRDefault="00E80032" w:rsidP="00E80032">
      <w:pPr>
        <w:pStyle w:val="Code"/>
      </w:pPr>
      <w:r w:rsidRPr="00EC76D5">
        <w:t>}</w:t>
      </w:r>
    </w:p>
    <w:p w14:paraId="759580DA" w14:textId="77777777" w:rsidR="00E80032" w:rsidRPr="00EC76D5" w:rsidRDefault="00E80032" w:rsidP="00E80032">
      <w:pPr>
        <w:pStyle w:val="Code"/>
      </w:pPr>
    </w:p>
    <w:p w14:paraId="037D2003" w14:textId="77777777" w:rsidR="00E80032" w:rsidRPr="00EC76D5" w:rsidRDefault="00E80032" w:rsidP="00E80032">
      <w:pPr>
        <w:pStyle w:val="Code"/>
      </w:pPr>
      <w:r w:rsidRPr="00EC76D5">
        <w:t>int StackTop(STACK* stackPtr) {</w:t>
      </w:r>
    </w:p>
    <w:p w14:paraId="7241CD75" w14:textId="77777777" w:rsidR="00E80032" w:rsidRPr="00EC76D5" w:rsidRDefault="00E80032" w:rsidP="00E80032">
      <w:pPr>
        <w:pStyle w:val="Code"/>
      </w:pPr>
      <w:r w:rsidRPr="00EC76D5">
        <w:t xml:space="preserve">  assert(stackPtr-&gt;m_firstCellPtr != NULL);</w:t>
      </w:r>
    </w:p>
    <w:p w14:paraId="6173EE73" w14:textId="77777777" w:rsidR="00E80032" w:rsidRPr="00EC76D5" w:rsidRDefault="00E80032" w:rsidP="00E80032">
      <w:pPr>
        <w:pStyle w:val="Code"/>
      </w:pPr>
      <w:r w:rsidRPr="00EC76D5">
        <w:t xml:space="preserve">  return CellGetValue(stackPtr-&gt;m_firstCellPtr);</w:t>
      </w:r>
    </w:p>
    <w:p w14:paraId="378F8FD0" w14:textId="77777777" w:rsidR="00E80032" w:rsidRPr="00EC76D5" w:rsidRDefault="00E80032" w:rsidP="00E80032">
      <w:pPr>
        <w:pStyle w:val="Code"/>
      </w:pPr>
      <w:r w:rsidRPr="00EC76D5">
        <w:t>}</w:t>
      </w:r>
    </w:p>
    <w:p w14:paraId="198CF6D5" w14:textId="77777777" w:rsidR="00E80032" w:rsidRPr="00EC76D5" w:rsidRDefault="00E80032" w:rsidP="00E80032">
      <w:pPr>
        <w:pStyle w:val="Code"/>
      </w:pPr>
    </w:p>
    <w:p w14:paraId="4FE5FBCE" w14:textId="77777777" w:rsidR="00E80032" w:rsidRPr="00EC76D5" w:rsidRDefault="00E80032" w:rsidP="00E80032">
      <w:pPr>
        <w:pStyle w:val="Code"/>
      </w:pPr>
      <w:r w:rsidRPr="00EC76D5">
        <w:t>int StackIsEmpty(STACK* stackPtr) {</w:t>
      </w:r>
    </w:p>
    <w:p w14:paraId="44F9F10B" w14:textId="77777777" w:rsidR="00E80032" w:rsidRPr="00EC76D5" w:rsidRDefault="00E80032" w:rsidP="00E80032">
      <w:pPr>
        <w:pStyle w:val="Code"/>
      </w:pPr>
      <w:r w:rsidRPr="00EC76D5">
        <w:t xml:space="preserve">  return (stackPtr-&gt;m_firstCellPtr == NULL);</w:t>
      </w:r>
    </w:p>
    <w:p w14:paraId="43A0F95B" w14:textId="77777777" w:rsidR="00E80032" w:rsidRPr="00EC76D5" w:rsidRDefault="00E80032" w:rsidP="00E80032">
      <w:pPr>
        <w:pStyle w:val="Code"/>
      </w:pPr>
      <w:r w:rsidRPr="00EC76D5">
        <w:t>}</w:t>
      </w:r>
    </w:p>
    <w:p w14:paraId="118AE10B" w14:textId="77777777" w:rsidR="00E80032" w:rsidRPr="00EC76D5" w:rsidRDefault="00E80032" w:rsidP="00E80032">
      <w:pPr>
        <w:pStyle w:val="CodeListing"/>
        <w:rPr>
          <w:sz w:val="21"/>
          <w:szCs w:val="21"/>
        </w:rPr>
      </w:pPr>
      <w:r w:rsidRPr="00EC76D5">
        <w:rPr>
          <w:sz w:val="21"/>
          <w:szCs w:val="21"/>
        </w:rPr>
        <w:t>Main.c</w:t>
      </w:r>
    </w:p>
    <w:p w14:paraId="17E81354" w14:textId="77777777" w:rsidR="00E80032" w:rsidRPr="00EC76D5" w:rsidRDefault="00E80032" w:rsidP="00E80032">
      <w:pPr>
        <w:pStyle w:val="Code"/>
      </w:pPr>
      <w:r w:rsidRPr="00EC76D5">
        <w:t>#include &lt;stdlib.h&gt;</w:t>
      </w:r>
    </w:p>
    <w:p w14:paraId="3D3A3710" w14:textId="77777777" w:rsidR="00E80032" w:rsidRPr="00EC76D5" w:rsidRDefault="00E80032" w:rsidP="00E80032">
      <w:pPr>
        <w:pStyle w:val="Code"/>
      </w:pPr>
      <w:r w:rsidRPr="00EC76D5">
        <w:t>#include "Cell.h"</w:t>
      </w:r>
    </w:p>
    <w:p w14:paraId="7D5F2777" w14:textId="77777777" w:rsidR="00E80032" w:rsidRPr="00EC76D5" w:rsidRDefault="00E80032" w:rsidP="00E80032">
      <w:pPr>
        <w:pStyle w:val="Code"/>
      </w:pPr>
      <w:r w:rsidRPr="00EC76D5">
        <w:t>#include "Stack.h"</w:t>
      </w:r>
    </w:p>
    <w:p w14:paraId="467A0B72" w14:textId="77777777" w:rsidR="00E80032" w:rsidRPr="00EC76D5" w:rsidRDefault="00E80032" w:rsidP="00E80032">
      <w:pPr>
        <w:pStyle w:val="Code"/>
      </w:pPr>
    </w:p>
    <w:p w14:paraId="53160122" w14:textId="77777777" w:rsidR="00E80032" w:rsidRPr="00EC76D5" w:rsidRDefault="00E80032" w:rsidP="00E80032">
      <w:pPr>
        <w:pStyle w:val="Code"/>
      </w:pPr>
      <w:r w:rsidRPr="00EC76D5">
        <w:t>void main() {</w:t>
      </w:r>
    </w:p>
    <w:p w14:paraId="0E3664B3" w14:textId="77777777" w:rsidR="00E80032" w:rsidRPr="00EC76D5" w:rsidRDefault="00E80032" w:rsidP="00E80032">
      <w:pPr>
        <w:pStyle w:val="Code"/>
      </w:pPr>
      <w:r w:rsidRPr="00EC76D5">
        <w:t xml:space="preserve">  STACK stack;</w:t>
      </w:r>
    </w:p>
    <w:p w14:paraId="57C1D75B" w14:textId="7E690587" w:rsidR="00E80032" w:rsidRPr="00EC76D5" w:rsidRDefault="00E80032" w:rsidP="00E80032">
      <w:pPr>
        <w:pStyle w:val="Code"/>
      </w:pPr>
      <w:r w:rsidRPr="00EC76D5">
        <w:t xml:space="preserve">  Stack</w:t>
      </w:r>
      <w:r w:rsidR="002F35C1">
        <w:t>Initializer</w:t>
      </w:r>
      <w:r w:rsidRPr="00EC76D5">
        <w:t>(&amp;stack);</w:t>
      </w:r>
    </w:p>
    <w:p w14:paraId="426F9DF8" w14:textId="77777777" w:rsidR="00E80032" w:rsidRPr="00EC76D5" w:rsidRDefault="00E80032" w:rsidP="00E80032">
      <w:pPr>
        <w:pStyle w:val="Code"/>
      </w:pPr>
    </w:p>
    <w:p w14:paraId="4F0BF9C0" w14:textId="77777777" w:rsidR="00E80032" w:rsidRPr="00EC76D5" w:rsidRDefault="00E80032" w:rsidP="00E80032">
      <w:pPr>
        <w:pStyle w:val="Code"/>
      </w:pPr>
      <w:r w:rsidRPr="00EC76D5">
        <w:t xml:space="preserve">  StackPush(&amp;stack, 1);</w:t>
      </w:r>
    </w:p>
    <w:p w14:paraId="19791F9B" w14:textId="77777777" w:rsidR="00E80032" w:rsidRPr="00EC76D5" w:rsidRDefault="00E80032" w:rsidP="00E80032">
      <w:pPr>
        <w:pStyle w:val="Code"/>
      </w:pPr>
      <w:r w:rsidRPr="00EC76D5">
        <w:t xml:space="preserve">  StackPush(&amp;stack, 2);</w:t>
      </w:r>
    </w:p>
    <w:p w14:paraId="56BE4384" w14:textId="77777777" w:rsidR="00E80032" w:rsidRPr="00EC76D5" w:rsidRDefault="00E80032" w:rsidP="00E80032">
      <w:pPr>
        <w:pStyle w:val="Code"/>
      </w:pPr>
      <w:r w:rsidRPr="00EC76D5">
        <w:t xml:space="preserve">  StackPush(&amp;stack, 3);  </w:t>
      </w:r>
    </w:p>
    <w:p w14:paraId="5C31005C" w14:textId="77777777" w:rsidR="00E80032" w:rsidRPr="00EC76D5" w:rsidRDefault="00E80032" w:rsidP="00E80032">
      <w:pPr>
        <w:pStyle w:val="Code"/>
      </w:pPr>
      <w:r w:rsidRPr="00EC76D5">
        <w:t xml:space="preserve">  StackClear(&amp;stack);</w:t>
      </w:r>
    </w:p>
    <w:p w14:paraId="5EE7A85B" w14:textId="77777777" w:rsidR="00E80032" w:rsidRPr="00EC76D5" w:rsidRDefault="00E80032" w:rsidP="00E80032">
      <w:pPr>
        <w:pStyle w:val="Code"/>
      </w:pPr>
      <w:r w:rsidRPr="00EC76D5">
        <w:t>}</w:t>
      </w:r>
    </w:p>
    <w:p w14:paraId="78328A37" w14:textId="4E22EC04" w:rsidR="00E80032" w:rsidRPr="00EC76D5" w:rsidRDefault="00E80032" w:rsidP="00E80032">
      <w:r w:rsidRPr="00EC76D5">
        <w:t xml:space="preserve">The stack in main above gives rise to the following </w:t>
      </w:r>
      <w:r w:rsidR="00F25B86" w:rsidRPr="00EC76D5">
        <w:t>struct</w:t>
      </w:r>
      <w:r w:rsidRPr="00EC76D5">
        <w:t xml:space="preserve">. However, when </w:t>
      </w:r>
      <w:r w:rsidRPr="00EC76D5">
        <w:rPr>
          <w:rStyle w:val="CodeInText0"/>
        </w:rPr>
        <w:t>StackClear</w:t>
      </w:r>
      <w:r w:rsidRPr="00EC76D5">
        <w:t xml:space="preserve"> is called, it deallocates the allocated memory. All memory allocated with </w:t>
      </w:r>
      <w:r w:rsidRPr="00EC76D5">
        <w:rPr>
          <w:rStyle w:val="CodeInText0"/>
        </w:rPr>
        <w:t>malloc</w:t>
      </w:r>
      <w:r w:rsidRPr="00EC76D5">
        <w:rPr>
          <w:rStyle w:val="Italic"/>
        </w:rPr>
        <w:t xml:space="preserve"> </w:t>
      </w:r>
      <w:r w:rsidRPr="00EC76D5">
        <w:t xml:space="preserve">or </w:t>
      </w:r>
      <w:r w:rsidRPr="00EC76D5">
        <w:rPr>
          <w:rStyle w:val="CodeInText0"/>
        </w:rPr>
        <w:t>calloc</w:t>
      </w:r>
      <w:r w:rsidRPr="00EC76D5">
        <w:t xml:space="preserve"> must (or at least should) be deallocated with </w:t>
      </w:r>
      <w:r w:rsidRPr="00EC76D5">
        <w:rPr>
          <w:rStyle w:val="CodeInText0"/>
        </w:rPr>
        <w:t>free</w:t>
      </w:r>
      <w:r w:rsidRPr="00EC76D5">
        <w:t>.</w:t>
      </w:r>
    </w:p>
    <w:p w14:paraId="45ED540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7A4296" w:rsidRPr="003F7CF1" w:rsidRDefault="007A4296"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366"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nhaWn/kBAADRAwAADgAAAAAAAAAAAAAAAAAuAgAA&#10;ZHJzL2Uyb0RvYy54bWxQSwECLQAUAAYACAAAACEAiBGrf9sAAAAHAQAADwAAAAAAAAAAAAAAAABT&#10;BAAAZHJzL2Rvd25yZXYueG1sUEsFBgAAAAAEAAQA8wAAAFsFAAAAAA==&#10;" filled="f" stroked="f">
                <v:textbox>
                  <w:txbxContent>
                    <w:p w14:paraId="30636896" w14:textId="77777777" w:rsidR="007A4296" w:rsidRPr="003F7CF1" w:rsidRDefault="007A4296"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EC76D5">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7A4296" w:rsidRPr="003F7CF1" w:rsidRDefault="007A4296" w:rsidP="00E80032">
                              <w:pPr>
                                <w:pStyle w:val="SourceCodeBoxText"/>
                                <w:rPr>
                                  <w:sz w:val="19"/>
                                  <w:szCs w:val="19"/>
                                  <w:lang w:val="en-US"/>
                                </w:rPr>
                              </w:pPr>
                              <w:r w:rsidRPr="003F7CF1">
                                <w:rPr>
                                  <w:sz w:val="19"/>
                                  <w:szCs w:val="19"/>
                                  <w:lang w:val="en-US"/>
                                </w:rPr>
                                <w:t>3</w:t>
                              </w:r>
                            </w:p>
                            <w:p w14:paraId="40F6D3AC" w14:textId="77777777" w:rsidR="007A4296" w:rsidRPr="003F7CF1" w:rsidRDefault="007A4296"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7A4296" w:rsidRPr="003F7CF1" w:rsidRDefault="007A4296"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7A4296" w:rsidRPr="003F7CF1" w:rsidRDefault="007A4296"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7A4296" w:rsidRPr="003F7CF1" w:rsidRDefault="007A4296"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7A4296" w:rsidRPr="003F7CF1" w:rsidRDefault="007A4296"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7A4296" w:rsidRPr="003F7CF1" w:rsidRDefault="007A4296"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7A4296" w:rsidRPr="003F7CF1" w:rsidRDefault="007A4296"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7A4296" w:rsidRPr="003F7CF1" w:rsidRDefault="007A4296"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7A4296" w:rsidRPr="003F7CF1" w:rsidRDefault="007A4296"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7A4296" w:rsidRPr="003F7CF1" w:rsidRDefault="007A4296"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7A4296" w:rsidRPr="003F7CF1" w:rsidRDefault="007A4296"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7A4296" w:rsidRPr="003F7CF1" w:rsidRDefault="007A4296"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7A4296" w:rsidRPr="003F7CF1" w:rsidRDefault="007A4296"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7A4296" w:rsidRPr="003F7CF1" w:rsidRDefault="007A4296"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367"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">
                <v:shape id="_x0000_s1368" type="#_x0000_t75" style="position:absolute;width:47790;height:7213;visibility:visible;mso-wrap-style:square">
                  <v:fill o:detectmouseclick="t"/>
                  <v:path o:connecttype="none"/>
                </v:shape>
                <v:rect id="Rectangle 19" o:spid="_x0000_s1369"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7A4296" w:rsidRPr="003F7CF1" w:rsidRDefault="007A4296" w:rsidP="00E80032">
                        <w:pPr>
                          <w:pStyle w:val="SourceCodeBoxText"/>
                          <w:rPr>
                            <w:sz w:val="19"/>
                            <w:szCs w:val="19"/>
                            <w:lang w:val="en-US"/>
                          </w:rPr>
                        </w:pPr>
                        <w:r w:rsidRPr="003F7CF1">
                          <w:rPr>
                            <w:sz w:val="19"/>
                            <w:szCs w:val="19"/>
                            <w:lang w:val="en-US"/>
                          </w:rPr>
                          <w:t>3</w:t>
                        </w:r>
                      </w:p>
                      <w:p w14:paraId="40F6D3AC" w14:textId="77777777" w:rsidR="007A4296" w:rsidRPr="003F7CF1" w:rsidRDefault="007A4296" w:rsidP="00E80032">
                        <w:pPr>
                          <w:rPr>
                            <w:sz w:val="21"/>
                            <w:szCs w:val="21"/>
                          </w:rPr>
                        </w:pPr>
                      </w:p>
                    </w:txbxContent>
                  </v:textbox>
                </v:rect>
                <v:rect id="Rectangle 20" o:spid="_x0000_s1370"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7A4296" w:rsidRPr="003F7CF1" w:rsidRDefault="007A4296" w:rsidP="00E80032">
                        <w:pPr>
                          <w:pStyle w:val="SourceCodeBoxText"/>
                          <w:rPr>
                            <w:sz w:val="19"/>
                            <w:szCs w:val="19"/>
                            <w:lang w:val="en-US"/>
                          </w:rPr>
                        </w:pPr>
                      </w:p>
                    </w:txbxContent>
                  </v:textbox>
                </v:rect>
                <v:rect id="Rectangle 21" o:spid="_x0000_s1371"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7A4296" w:rsidRPr="003F7CF1" w:rsidRDefault="007A4296" w:rsidP="00E80032">
                        <w:pPr>
                          <w:pStyle w:val="SourceCodeBoxText"/>
                          <w:rPr>
                            <w:sz w:val="19"/>
                            <w:szCs w:val="19"/>
                            <w:lang w:val="en-US"/>
                          </w:rPr>
                        </w:pPr>
                        <w:r w:rsidRPr="003F7CF1">
                          <w:rPr>
                            <w:sz w:val="19"/>
                            <w:szCs w:val="19"/>
                            <w:lang w:val="en-US"/>
                          </w:rPr>
                          <w:t>2</w:t>
                        </w:r>
                      </w:p>
                    </w:txbxContent>
                  </v:textbox>
                </v:rect>
                <v:shape id="Text Box 22" o:spid="_x0000_s1372"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7A4296" w:rsidRPr="003F7CF1" w:rsidRDefault="007A4296" w:rsidP="00E80032">
                        <w:pPr>
                          <w:pStyle w:val="Picture"/>
                          <w:rPr>
                            <w:sz w:val="19"/>
                            <w:szCs w:val="19"/>
                          </w:rPr>
                        </w:pPr>
                        <w:r w:rsidRPr="003F7CF1">
                          <w:rPr>
                            <w:sz w:val="19"/>
                            <w:szCs w:val="19"/>
                          </w:rPr>
                          <w:t>m_</w:t>
                        </w:r>
                        <w:r>
                          <w:rPr>
                            <w:sz w:val="19"/>
                            <w:szCs w:val="19"/>
                          </w:rPr>
                          <w:t>value</w:t>
                        </w:r>
                      </w:p>
                    </w:txbxContent>
                  </v:textbox>
                </v:shape>
                <v:shape id="Text Box 320" o:spid="_x0000_s1373"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7A4296" w:rsidRPr="003F7CF1" w:rsidRDefault="007A4296" w:rsidP="00E80032">
                        <w:pPr>
                          <w:pStyle w:val="Picture"/>
                          <w:rPr>
                            <w:sz w:val="19"/>
                            <w:szCs w:val="19"/>
                          </w:rPr>
                        </w:pPr>
                        <w:r w:rsidRPr="003F7CF1">
                          <w:rPr>
                            <w:sz w:val="19"/>
                            <w:szCs w:val="19"/>
                          </w:rPr>
                          <w:t>m_</w:t>
                        </w:r>
                        <w:r>
                          <w:rPr>
                            <w:sz w:val="19"/>
                            <w:szCs w:val="19"/>
                          </w:rPr>
                          <w:t>nextPtr</w:t>
                        </w:r>
                      </w:p>
                    </w:txbxContent>
                  </v:textbox>
                </v:shape>
                <v:rect id="Rectangle 24" o:spid="_x0000_s1374"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7A4296" w:rsidRPr="003F7CF1" w:rsidRDefault="007A4296" w:rsidP="00E80032">
                        <w:pPr>
                          <w:pStyle w:val="SourceCodeBoxText"/>
                          <w:rPr>
                            <w:sz w:val="19"/>
                            <w:szCs w:val="19"/>
                            <w:lang w:val="en-US"/>
                          </w:rPr>
                        </w:pPr>
                      </w:p>
                    </w:txbxContent>
                  </v:textbox>
                </v:rect>
                <v:rect id="Rectangle 25" o:spid="_x0000_s1375"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7A4296" w:rsidRPr="003F7CF1" w:rsidRDefault="007A4296" w:rsidP="00E80032">
                        <w:pPr>
                          <w:pStyle w:val="SourceCodeBoxText"/>
                          <w:rPr>
                            <w:sz w:val="19"/>
                            <w:szCs w:val="19"/>
                            <w:lang w:val="en-US"/>
                          </w:rPr>
                        </w:pPr>
                        <w:r w:rsidRPr="003F7CF1">
                          <w:rPr>
                            <w:sz w:val="19"/>
                            <w:szCs w:val="19"/>
                            <w:lang w:val="en-US"/>
                          </w:rPr>
                          <w:t>1</w:t>
                        </w:r>
                      </w:p>
                    </w:txbxContent>
                  </v:textbox>
                </v:rect>
                <v:shape id="Text Box 26" o:spid="_x0000_s1376"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7A4296" w:rsidRPr="003F7CF1" w:rsidRDefault="007A4296" w:rsidP="00E80032">
                        <w:pPr>
                          <w:pStyle w:val="Picture"/>
                          <w:rPr>
                            <w:sz w:val="19"/>
                            <w:szCs w:val="19"/>
                          </w:rPr>
                        </w:pPr>
                        <w:r w:rsidRPr="003F7CF1">
                          <w:rPr>
                            <w:sz w:val="19"/>
                            <w:szCs w:val="19"/>
                          </w:rPr>
                          <w:t>m_</w:t>
                        </w:r>
                        <w:r>
                          <w:rPr>
                            <w:sz w:val="19"/>
                            <w:szCs w:val="19"/>
                          </w:rPr>
                          <w:t>value</w:t>
                        </w:r>
                      </w:p>
                    </w:txbxContent>
                  </v:textbox>
                </v:shape>
                <v:shape id="Text Box 27" o:spid="_x0000_s1377"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7A4296" w:rsidRPr="003F7CF1" w:rsidRDefault="007A4296" w:rsidP="00E80032">
                        <w:pPr>
                          <w:pStyle w:val="Picture"/>
                          <w:rPr>
                            <w:sz w:val="19"/>
                            <w:szCs w:val="19"/>
                          </w:rPr>
                        </w:pPr>
                        <w:r w:rsidRPr="003F7CF1">
                          <w:rPr>
                            <w:sz w:val="19"/>
                            <w:szCs w:val="19"/>
                          </w:rPr>
                          <w:t>m_</w:t>
                        </w:r>
                        <w:r>
                          <w:rPr>
                            <w:sz w:val="19"/>
                            <w:szCs w:val="19"/>
                          </w:rPr>
                          <w:t>nextPtr</w:t>
                        </w:r>
                      </w:p>
                    </w:txbxContent>
                  </v:textbox>
                </v:shape>
                <v:rect id="Rectangle 28" o:spid="_x0000_s1378"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7A4296" w:rsidRPr="003F7CF1" w:rsidRDefault="007A4296" w:rsidP="00E80032">
                        <w:pPr>
                          <w:pStyle w:val="SourceCodeBoxText"/>
                          <w:rPr>
                            <w:sz w:val="19"/>
                            <w:szCs w:val="19"/>
                            <w:lang w:val="en-US"/>
                          </w:rPr>
                        </w:pPr>
                      </w:p>
                    </w:txbxContent>
                  </v:textbox>
                </v:rect>
                <v:line id="Line 29" o:spid="_x0000_s1379"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380"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381"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382"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7A4296" w:rsidRPr="003F7CF1" w:rsidRDefault="007A4296" w:rsidP="00E80032">
                        <w:pPr>
                          <w:pStyle w:val="SourceCodeBoxText"/>
                          <w:rPr>
                            <w:sz w:val="19"/>
                            <w:szCs w:val="19"/>
                            <w:lang w:val="en-US"/>
                          </w:rPr>
                        </w:pPr>
                        <w:r w:rsidRPr="003F7CF1">
                          <w:rPr>
                            <w:sz w:val="19"/>
                            <w:szCs w:val="19"/>
                            <w:lang w:val="en-US"/>
                          </w:rPr>
                          <w:t>NULL</w:t>
                        </w:r>
                      </w:p>
                    </w:txbxContent>
                  </v:textbox>
                </v:rect>
                <v:line id="Line 33" o:spid="_x0000_s1383"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384"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7A4296" w:rsidRPr="003F7CF1" w:rsidRDefault="007A4296" w:rsidP="00E80032">
                        <w:pPr>
                          <w:pStyle w:val="Picture"/>
                        </w:pPr>
                        <w:r w:rsidRPr="003F7CF1">
                          <w:t>m_</w:t>
                        </w:r>
                        <w:r>
                          <w:t>value</w:t>
                        </w:r>
                      </w:p>
                    </w:txbxContent>
                  </v:textbox>
                </v:shape>
                <v:rect id="Rectangle 35" o:spid="_x0000_s1385"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7A4296" w:rsidRPr="003F7CF1" w:rsidRDefault="007A4296" w:rsidP="00E80032">
                        <w:pPr>
                          <w:pStyle w:val="SourceCodeBoxText"/>
                          <w:rPr>
                            <w:sz w:val="19"/>
                            <w:szCs w:val="19"/>
                            <w:lang w:val="en-US"/>
                          </w:rPr>
                        </w:pPr>
                      </w:p>
                    </w:txbxContent>
                  </v:textbox>
                </v:rect>
                <v:shape id="Text Box 36" o:spid="_x0000_s1386"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7A4296" w:rsidRPr="003F7CF1" w:rsidRDefault="007A4296"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EC76D5" w:rsidRDefault="00E80032" w:rsidP="007C7CB2">
      <w:pPr>
        <w:pStyle w:val="Rubrik3"/>
      </w:pPr>
      <w:bookmarkStart w:id="6130" w:name="_Toc320485613"/>
      <w:bookmarkStart w:id="6131" w:name="_Toc323656725"/>
      <w:bookmarkStart w:id="6132" w:name="_Toc324085463"/>
      <w:bookmarkStart w:id="6133" w:name="_Toc383781115"/>
      <w:bookmarkStart w:id="6134" w:name="_Toc481936515"/>
      <w:r w:rsidRPr="00EC76D5">
        <w:t>Unions</w:t>
      </w:r>
      <w:bookmarkEnd w:id="6130"/>
      <w:bookmarkEnd w:id="6131"/>
      <w:bookmarkEnd w:id="6132"/>
      <w:bookmarkEnd w:id="6133"/>
      <w:bookmarkEnd w:id="6134"/>
    </w:p>
    <w:p w14:paraId="62BCA25C" w14:textId="4B8BD874" w:rsidR="00E80032" w:rsidRPr="00EC76D5" w:rsidRDefault="00E80032" w:rsidP="00E80032">
      <w:r w:rsidRPr="00EC76D5">
        <w:t xml:space="preserve">A </w:t>
      </w:r>
      <w:r w:rsidRPr="00EC76D5">
        <w:rPr>
          <w:rStyle w:val="CodeInText0"/>
        </w:rPr>
        <w:t>union</w:t>
      </w:r>
      <w:r w:rsidRPr="00EC76D5">
        <w:t xml:space="preserve"> is a compound type </w:t>
      </w:r>
      <w:r w:rsidR="00F25B86" w:rsidRPr="00EC76D5">
        <w:t>like</w:t>
      </w:r>
      <w:r w:rsidRPr="00EC76D5">
        <w:t xml:space="preserve"> </w:t>
      </w:r>
      <w:r w:rsidR="00F25B86" w:rsidRPr="00EC76D5">
        <w:t>struct</w:t>
      </w:r>
      <w:r w:rsidRPr="00EC76D5">
        <w:t xml:space="preserve">. The difference is that while a </w:t>
      </w:r>
      <w:r w:rsidR="00F25B86" w:rsidRPr="00EC76D5">
        <w:t xml:space="preserve">struct </w:t>
      </w:r>
      <w:r w:rsidRPr="00EC76D5">
        <w:t>places each of its members on different memory addresses in order for them to not intervene with each other, a union locates each of its members on the same address. This implies that when one member is assigned a value, it overwrite</w:t>
      </w:r>
      <w:r w:rsidR="00F25B86" w:rsidRPr="00EC76D5">
        <w:t>s</w:t>
      </w:r>
      <w:r w:rsidRPr="00EC76D5">
        <w:t xml:space="preserve"> the other values. Unions are mostly used in low-level applications. In the code below, the two structures overlap each other.</w:t>
      </w:r>
    </w:p>
    <w:p w14:paraId="79AD7D8F" w14:textId="77777777" w:rsidR="00E80032" w:rsidRPr="00EC76D5" w:rsidRDefault="00E80032" w:rsidP="00E80032">
      <w:pPr>
        <w:pStyle w:val="Code"/>
      </w:pPr>
      <w:r w:rsidRPr="00EC76D5">
        <w:t>struct _Bits8Registers {</w:t>
      </w:r>
      <w:r w:rsidRPr="00EC76D5">
        <w:cr/>
        <w:t xml:space="preserve">  // A character always has the size of 1 byte (8 bits).</w:t>
      </w:r>
    </w:p>
    <w:p w14:paraId="0FB6C47F" w14:textId="77777777" w:rsidR="00E80032" w:rsidRPr="00EC76D5" w:rsidRDefault="00E80032" w:rsidP="00E80032">
      <w:pPr>
        <w:pStyle w:val="Code"/>
      </w:pPr>
      <w:r w:rsidRPr="00EC76D5">
        <w:t xml:space="preserve">  unsigned char ah, al, bh, bl, ch, cl, dh, dl;</w:t>
      </w:r>
    </w:p>
    <w:p w14:paraId="719D0530" w14:textId="77777777" w:rsidR="00E80032" w:rsidRPr="00EC76D5" w:rsidRDefault="00E80032" w:rsidP="00E80032">
      <w:pPr>
        <w:pStyle w:val="Code"/>
      </w:pPr>
      <w:r w:rsidRPr="00EC76D5">
        <w:t>};</w:t>
      </w:r>
    </w:p>
    <w:p w14:paraId="2FDD0676" w14:textId="77777777" w:rsidR="00E80032" w:rsidRPr="00EC76D5" w:rsidRDefault="00E80032" w:rsidP="00E80032">
      <w:pPr>
        <w:pStyle w:val="Code"/>
      </w:pPr>
    </w:p>
    <w:p w14:paraId="4D4DB8CE" w14:textId="77777777" w:rsidR="00E80032" w:rsidRPr="00EC76D5" w:rsidRDefault="00E80032" w:rsidP="00E80032">
      <w:pPr>
        <w:pStyle w:val="Code"/>
      </w:pPr>
      <w:r w:rsidRPr="00EC76D5">
        <w:t>struct _Bits16Registers {</w:t>
      </w:r>
      <w:r w:rsidRPr="00EC76D5">
        <w:cr/>
        <w:t xml:space="preserve">  // Assuming short has a size of 2 bytes (16 bits). </w:t>
      </w:r>
    </w:p>
    <w:p w14:paraId="39B78BCE" w14:textId="77777777" w:rsidR="00E80032" w:rsidRPr="00EC76D5" w:rsidRDefault="00E80032" w:rsidP="00E80032">
      <w:pPr>
        <w:pStyle w:val="Code"/>
      </w:pPr>
      <w:r w:rsidRPr="00EC76D5">
        <w:t xml:space="preserve">  unsigned short ax, bx, cx, dx;</w:t>
      </w:r>
    </w:p>
    <w:p w14:paraId="517B36ED" w14:textId="77777777" w:rsidR="00E80032" w:rsidRPr="00EC76D5" w:rsidRDefault="00E80032" w:rsidP="00E80032">
      <w:pPr>
        <w:pStyle w:val="Code"/>
      </w:pPr>
      <w:r w:rsidRPr="00EC76D5">
        <w:t>};</w:t>
      </w:r>
    </w:p>
    <w:p w14:paraId="7EF6FACF" w14:textId="77777777" w:rsidR="00E80032" w:rsidRPr="00EC76D5" w:rsidRDefault="00E80032" w:rsidP="00E80032">
      <w:pPr>
        <w:pStyle w:val="Code"/>
      </w:pPr>
    </w:p>
    <w:p w14:paraId="6400D9CC" w14:textId="77777777" w:rsidR="00E80032" w:rsidRPr="00EC76D5" w:rsidRDefault="00E80032" w:rsidP="00E80032">
      <w:pPr>
        <w:pStyle w:val="Code"/>
      </w:pPr>
      <w:r w:rsidRPr="00EC76D5">
        <w:t>union _Registers {</w:t>
      </w:r>
    </w:p>
    <w:p w14:paraId="0FB05808" w14:textId="77777777" w:rsidR="00E80032" w:rsidRPr="00EC76D5" w:rsidRDefault="00E80032" w:rsidP="00E80032">
      <w:pPr>
        <w:pStyle w:val="Code"/>
      </w:pPr>
      <w:r w:rsidRPr="00EC76D5">
        <w:t xml:space="preserve">  struct _Bits8Registers bits8Registers;</w:t>
      </w:r>
    </w:p>
    <w:p w14:paraId="7B2DD41D" w14:textId="77777777" w:rsidR="00E80032" w:rsidRPr="00EC76D5" w:rsidRDefault="00E80032" w:rsidP="00E80032">
      <w:pPr>
        <w:pStyle w:val="Code"/>
      </w:pPr>
      <w:r w:rsidRPr="00EC76D5">
        <w:t xml:space="preserve">  struct _Bits16Registers bits16Registers;</w:t>
      </w:r>
    </w:p>
    <w:p w14:paraId="282F58FE" w14:textId="77777777" w:rsidR="00E80032" w:rsidRPr="00EC76D5" w:rsidRDefault="00E80032" w:rsidP="00E80032">
      <w:pPr>
        <w:pStyle w:val="Code"/>
      </w:pPr>
      <w:r w:rsidRPr="00EC76D5">
        <w:t>};</w:t>
      </w:r>
    </w:p>
    <w:p w14:paraId="3B75D6E0" w14:textId="63A0F4F1" w:rsidR="00E80032" w:rsidRPr="00EC76D5" w:rsidRDefault="00E80032" w:rsidP="007C7CB2">
      <w:pPr>
        <w:pStyle w:val="Rubrik3"/>
      </w:pPr>
      <w:bookmarkStart w:id="6135" w:name="_Toc320485614"/>
      <w:bookmarkStart w:id="6136" w:name="_Toc323656726"/>
      <w:bookmarkStart w:id="6137" w:name="_Toc324085464"/>
      <w:bookmarkStart w:id="6138" w:name="_Toc383781116"/>
      <w:bookmarkStart w:id="6139" w:name="_Toc481936516"/>
      <w:r w:rsidRPr="00EC76D5">
        <w:t>Bitfields</w:t>
      </w:r>
      <w:bookmarkEnd w:id="6135"/>
      <w:bookmarkEnd w:id="6136"/>
      <w:bookmarkEnd w:id="6137"/>
      <w:bookmarkEnd w:id="6138"/>
      <w:bookmarkEnd w:id="6139"/>
    </w:p>
    <w:p w14:paraId="32C1179B" w14:textId="15E5F16E" w:rsidR="00E80032" w:rsidRPr="00EC76D5" w:rsidRDefault="00E80032" w:rsidP="00E80032">
      <w:r w:rsidRPr="00EC76D5">
        <w:t xml:space="preserve">A </w:t>
      </w:r>
      <w:r w:rsidRPr="00EC76D5">
        <w:rPr>
          <w:rStyle w:val="KeyWord"/>
        </w:rPr>
        <w:t>bitfield</w:t>
      </w:r>
      <w:r w:rsidRPr="00EC76D5">
        <w:t xml:space="preserve"> is a </w:t>
      </w:r>
      <w:r w:rsidR="003E28A6" w:rsidRPr="00EC76D5">
        <w:t>struct</w:t>
      </w:r>
      <w:r w:rsidRPr="00EC76D5">
        <w:t xml:space="preserve"> with the possibility to define the size of the members in bits, which is useful in low-level applications. Only integral types can have bits, and the total number of bits must not exceed the </w:t>
      </w:r>
      <w:r w:rsidRPr="00EC76D5">
        <w:lastRenderedPageBreak/>
        <w:t xml:space="preserve">number of bits an integer (eight times </w:t>
      </w:r>
      <w:r w:rsidRPr="00EC76D5">
        <w:rPr>
          <w:rStyle w:val="CodeInText0"/>
        </w:rPr>
        <w:t>sizeof (int)</w:t>
      </w:r>
      <w:r w:rsidRPr="00EC76D5">
        <w:t>). In t</w:t>
      </w:r>
      <w:r w:rsidR="003E28A6" w:rsidRPr="00EC76D5">
        <w:t>he code below, the whole struct</w:t>
      </w:r>
      <w:r w:rsidRPr="00EC76D5">
        <w:t xml:space="preserve"> shares one byte (eight bits). The second field does not have a value; it only marks that the second bit shall be ignored.</w:t>
      </w:r>
    </w:p>
    <w:p w14:paraId="34B3730B" w14:textId="77777777" w:rsidR="00E80032" w:rsidRPr="00EC76D5" w:rsidRDefault="00E80032" w:rsidP="00E80032">
      <w:pPr>
        <w:pStyle w:val="Code"/>
      </w:pPr>
      <w:r w:rsidRPr="00EC76D5">
        <w:rPr>
          <w:color w:val="000000" w:themeColor="text1"/>
          <w:rPrChange w:id="6140" w:author="Stefan Björnander" w:date="2012-05-06T21:51:00Z">
            <w:rPr>
              <w:color w:val="0000FF"/>
            </w:rPr>
          </w:rPrChange>
        </w:rPr>
        <w:t>struct</w:t>
      </w:r>
      <w:r w:rsidRPr="00EC76D5">
        <w:t xml:space="preserve"> Communicate {</w:t>
      </w:r>
    </w:p>
    <w:p w14:paraId="63514FC0" w14:textId="77777777" w:rsidR="00E80032" w:rsidRPr="00EC76D5" w:rsidRDefault="00E80032" w:rsidP="00E80032">
      <w:pPr>
        <w:pStyle w:val="Code"/>
      </w:pPr>
      <w:r w:rsidRPr="00EC76D5">
        <w:t xml:space="preserve">  int alert : 1;</w:t>
      </w:r>
    </w:p>
    <w:p w14:paraId="416D6206" w14:textId="77777777" w:rsidR="00E80032" w:rsidRPr="00EC76D5" w:rsidRDefault="00E80032" w:rsidP="00E80032">
      <w:pPr>
        <w:pStyle w:val="Code"/>
      </w:pPr>
      <w:r w:rsidRPr="00EC76D5">
        <w:t xml:space="preserve">  int :1;</w:t>
      </w:r>
    </w:p>
    <w:p w14:paraId="1C5661E4" w14:textId="77777777" w:rsidR="00E80032" w:rsidRPr="00EC76D5" w:rsidRDefault="00E80032" w:rsidP="00E80032">
      <w:pPr>
        <w:pStyle w:val="Code"/>
      </w:pPr>
      <w:r w:rsidRPr="00EC76D5">
        <w:t xml:space="preserve">  int read : 3;</w:t>
      </w:r>
    </w:p>
    <w:p w14:paraId="38F615E9" w14:textId="77777777" w:rsidR="00E80032" w:rsidRPr="00EC76D5" w:rsidRDefault="00E80032" w:rsidP="00E80032">
      <w:pPr>
        <w:pStyle w:val="Code"/>
      </w:pPr>
      <w:r w:rsidRPr="00EC76D5">
        <w:t xml:space="preserve">  int write : 3;</w:t>
      </w:r>
    </w:p>
    <w:p w14:paraId="53B35A52" w14:textId="77777777" w:rsidR="00E80032" w:rsidRPr="00EC76D5" w:rsidRDefault="00E80032" w:rsidP="00E80032">
      <w:pPr>
        <w:pStyle w:val="Code"/>
      </w:pPr>
      <w:r w:rsidRPr="00EC76D5">
        <w:t>};</w:t>
      </w:r>
    </w:p>
    <w:p w14:paraId="229CCAFE" w14:textId="496F371C" w:rsidR="00E80032" w:rsidRPr="00EC76D5" w:rsidRDefault="00E80032" w:rsidP="007C7CB2">
      <w:pPr>
        <w:pStyle w:val="Rubrik2"/>
      </w:pPr>
      <w:bookmarkStart w:id="6141" w:name="_Toc320485616"/>
      <w:bookmarkStart w:id="6142" w:name="_Toc323656727"/>
      <w:bookmarkStart w:id="6143" w:name="_Toc324085465"/>
      <w:bookmarkStart w:id="6144" w:name="_Toc383781117"/>
      <w:bookmarkStart w:id="6145" w:name="_Toc481936517"/>
      <w:r w:rsidRPr="00EC76D5">
        <w:t>Structures with function pointers</w:t>
      </w:r>
      <w:bookmarkEnd w:id="6141"/>
      <w:bookmarkEnd w:id="6142"/>
      <w:bookmarkEnd w:id="6143"/>
      <w:bookmarkEnd w:id="6144"/>
      <w:bookmarkEnd w:id="6145"/>
    </w:p>
    <w:p w14:paraId="74242586" w14:textId="67343977" w:rsidR="00E80032" w:rsidRPr="00EC76D5" w:rsidRDefault="00E80032" w:rsidP="00E80032">
      <w:r w:rsidRPr="00EC76D5">
        <w:t xml:space="preserve">A </w:t>
      </w:r>
      <w:r w:rsidR="003E28A6" w:rsidRPr="00EC76D5">
        <w:t xml:space="preserve">struct </w:t>
      </w:r>
      <w:r w:rsidRPr="00EC76D5">
        <w:t>can hold pointers to functions as well as values</w:t>
      </w:r>
      <w:r w:rsidR="003E28A6" w:rsidRPr="00EC76D5">
        <w:t>. H</w:t>
      </w:r>
      <w:r w:rsidRPr="00EC76D5">
        <w:t xml:space="preserve">owever, in order to obtain the specific </w:t>
      </w:r>
      <w:r w:rsidR="003E28A6" w:rsidRPr="00EC76D5">
        <w:t xml:space="preserve">struct </w:t>
      </w:r>
      <w:r w:rsidRPr="00EC76D5">
        <w:t>value</w:t>
      </w:r>
      <w:r w:rsidR="003E28A6" w:rsidRPr="00EC76D5">
        <w:t>,</w:t>
      </w:r>
      <w:r w:rsidRPr="00EC76D5">
        <w:t xml:space="preserve"> we have to add its address a pointer parameter</w:t>
      </w:r>
      <w:r w:rsidRPr="00EC76D5">
        <w:rPr>
          <w:rStyle w:val="Fotnotsreferens"/>
        </w:rPr>
        <w:footnoteReference w:id="33"/>
      </w:r>
      <w:r w:rsidRPr="00EC76D5">
        <w:t xml:space="preserve"> in the function call.</w:t>
      </w:r>
    </w:p>
    <w:p w14:paraId="29C068D0" w14:textId="77777777" w:rsidR="00E80032" w:rsidRPr="00EC76D5" w:rsidRDefault="00E80032" w:rsidP="00E80032">
      <w:pPr>
        <w:pStyle w:val="Code"/>
      </w:pPr>
      <w:r w:rsidRPr="00EC76D5">
        <w:t>#include &lt;stdio.h&gt;</w:t>
      </w:r>
    </w:p>
    <w:p w14:paraId="5581B307" w14:textId="77777777" w:rsidR="00E80032" w:rsidRPr="00EC76D5" w:rsidRDefault="00E80032" w:rsidP="00E80032">
      <w:pPr>
        <w:pStyle w:val="Code"/>
      </w:pPr>
    </w:p>
    <w:p w14:paraId="6BBDE79C" w14:textId="77777777" w:rsidR="00E80032" w:rsidRPr="00EC76D5" w:rsidRDefault="00E80032" w:rsidP="00E80032">
      <w:pPr>
        <w:pStyle w:val="Code"/>
      </w:pPr>
      <w:r w:rsidRPr="00EC76D5">
        <w:t>struct Person {</w:t>
      </w:r>
      <w:r w:rsidRPr="00EC76D5">
        <w:cr/>
        <w:t xml:space="preserve">  char name[100];</w:t>
      </w:r>
    </w:p>
    <w:p w14:paraId="6F6B443B" w14:textId="77777777" w:rsidR="00E80032" w:rsidRPr="00EC76D5" w:rsidRDefault="00E80032" w:rsidP="00E80032">
      <w:pPr>
        <w:pStyle w:val="Code"/>
      </w:pPr>
      <w:r w:rsidRPr="00EC76D5">
        <w:t xml:space="preserve">  int age;</w:t>
      </w:r>
    </w:p>
    <w:p w14:paraId="01256F51" w14:textId="77777777" w:rsidR="00E80032" w:rsidRPr="00EC76D5" w:rsidRDefault="00E80032" w:rsidP="00E80032">
      <w:pPr>
        <w:pStyle w:val="Code"/>
      </w:pPr>
      <w:r w:rsidRPr="00EC76D5">
        <w:t xml:space="preserve">  void (*Print)(struct Person*);</w:t>
      </w:r>
    </w:p>
    <w:p w14:paraId="142C2EDA" w14:textId="77777777" w:rsidR="00E80032" w:rsidRPr="00EC76D5" w:rsidRDefault="00E80032" w:rsidP="00E80032">
      <w:pPr>
        <w:pStyle w:val="Code"/>
      </w:pPr>
      <w:r w:rsidRPr="00EC76D5">
        <w:t>};</w:t>
      </w:r>
    </w:p>
    <w:p w14:paraId="7E0E0C0D" w14:textId="77777777" w:rsidR="00E80032" w:rsidRPr="00EC76D5" w:rsidRDefault="00E80032" w:rsidP="00E80032">
      <w:pPr>
        <w:pStyle w:val="Code"/>
      </w:pPr>
    </w:p>
    <w:p w14:paraId="7BF15687" w14:textId="77777777" w:rsidR="00E80032" w:rsidRPr="00EC76D5" w:rsidRDefault="00E80032" w:rsidP="00E80032">
      <w:pPr>
        <w:pStyle w:val="Code"/>
      </w:pPr>
      <w:r w:rsidRPr="00EC76D5">
        <w:t>void PrintNameAndAge(struct Person* personPtr) {</w:t>
      </w:r>
    </w:p>
    <w:p w14:paraId="74916EC1" w14:textId="77777777" w:rsidR="00E80032" w:rsidRPr="00EC76D5" w:rsidRDefault="00E80032" w:rsidP="00E80032">
      <w:pPr>
        <w:pStyle w:val="Code"/>
      </w:pPr>
      <w:r w:rsidRPr="00EC76D5">
        <w:t xml:space="preserve">  printf("Name: %s\n", personPtr-&gt;name);</w:t>
      </w:r>
    </w:p>
    <w:p w14:paraId="0A52C9BE" w14:textId="77777777" w:rsidR="00E80032" w:rsidRPr="00EC76D5" w:rsidRDefault="00E80032" w:rsidP="00E80032">
      <w:pPr>
        <w:pStyle w:val="Code"/>
      </w:pPr>
      <w:r w:rsidRPr="00EC76D5">
        <w:t xml:space="preserve">  printf("Age: %d\n\n", personPtr-&gt;age);</w:t>
      </w:r>
    </w:p>
    <w:p w14:paraId="25123998" w14:textId="77777777" w:rsidR="00E80032" w:rsidRPr="00EC76D5" w:rsidRDefault="00E80032" w:rsidP="00E80032">
      <w:pPr>
        <w:pStyle w:val="Code"/>
      </w:pPr>
      <w:r w:rsidRPr="00EC76D5">
        <w:t>}</w:t>
      </w:r>
    </w:p>
    <w:p w14:paraId="47383F34" w14:textId="77777777" w:rsidR="00E80032" w:rsidRPr="00EC76D5" w:rsidRDefault="00E80032" w:rsidP="00E80032">
      <w:pPr>
        <w:pStyle w:val="Code"/>
      </w:pPr>
    </w:p>
    <w:p w14:paraId="53DD9691" w14:textId="77777777" w:rsidR="00E80032" w:rsidRPr="00EC76D5" w:rsidRDefault="00E80032" w:rsidP="00E80032">
      <w:pPr>
        <w:pStyle w:val="Code"/>
      </w:pPr>
      <w:r w:rsidRPr="00EC76D5">
        <w:t>void PrintOnlyName(struct Person* personPtr) {</w:t>
      </w:r>
    </w:p>
    <w:p w14:paraId="76E608FF" w14:textId="77777777" w:rsidR="00E80032" w:rsidRPr="00EC76D5" w:rsidRDefault="00E80032" w:rsidP="00E80032">
      <w:pPr>
        <w:pStyle w:val="Code"/>
      </w:pPr>
      <w:r w:rsidRPr="00EC76D5">
        <w:t xml:space="preserve">  printf("Name: %s\n\n", personPtr-&gt;name);</w:t>
      </w:r>
    </w:p>
    <w:p w14:paraId="71F4140C" w14:textId="77777777" w:rsidR="00E80032" w:rsidRPr="00EC76D5" w:rsidRDefault="00E80032" w:rsidP="00E80032">
      <w:pPr>
        <w:pStyle w:val="Code"/>
      </w:pPr>
      <w:r w:rsidRPr="00EC76D5">
        <w:t>}</w:t>
      </w:r>
    </w:p>
    <w:p w14:paraId="3BB2027A" w14:textId="77777777" w:rsidR="00E80032" w:rsidRPr="00EC76D5" w:rsidRDefault="00E80032" w:rsidP="00E80032">
      <w:pPr>
        <w:pStyle w:val="Code"/>
      </w:pPr>
    </w:p>
    <w:p w14:paraId="3715CE60" w14:textId="77777777" w:rsidR="00E80032" w:rsidRPr="00EC76D5" w:rsidRDefault="00E80032" w:rsidP="00E80032">
      <w:pPr>
        <w:pStyle w:val="Code"/>
      </w:pPr>
      <w:r w:rsidRPr="00EC76D5">
        <w:t>void PrintOnlyAge(struct Person* personPtr) {</w:t>
      </w:r>
    </w:p>
    <w:p w14:paraId="5A9AFA5C" w14:textId="77777777" w:rsidR="00E80032" w:rsidRPr="00EC76D5" w:rsidRDefault="00E80032" w:rsidP="00E80032">
      <w:pPr>
        <w:pStyle w:val="Code"/>
      </w:pPr>
      <w:r w:rsidRPr="00EC76D5">
        <w:t xml:space="preserve">  printf("Age: %d\n\n", personPtr-&gt;age);</w:t>
      </w:r>
    </w:p>
    <w:p w14:paraId="06839230" w14:textId="77777777" w:rsidR="00E80032" w:rsidRPr="00EC76D5" w:rsidRDefault="00E80032" w:rsidP="00E80032">
      <w:pPr>
        <w:pStyle w:val="Code"/>
      </w:pPr>
      <w:r w:rsidRPr="00EC76D5">
        <w:t>}</w:t>
      </w:r>
    </w:p>
    <w:p w14:paraId="008BEB19" w14:textId="77777777" w:rsidR="00E80032" w:rsidRPr="00EC76D5" w:rsidRDefault="00E80032" w:rsidP="00E80032">
      <w:pPr>
        <w:pStyle w:val="Code"/>
      </w:pPr>
    </w:p>
    <w:p w14:paraId="12C6BF47" w14:textId="77777777" w:rsidR="00E80032" w:rsidRPr="00EC76D5" w:rsidRDefault="00E80032" w:rsidP="00E80032">
      <w:pPr>
        <w:pStyle w:val="Code"/>
      </w:pPr>
      <w:r w:rsidRPr="00EC76D5">
        <w:t>void main() {</w:t>
      </w:r>
    </w:p>
    <w:p w14:paraId="6DA4CC2D" w14:textId="77777777" w:rsidR="00E80032" w:rsidRPr="00EC76D5" w:rsidRDefault="00E80032" w:rsidP="00E80032">
      <w:pPr>
        <w:pStyle w:val="Code"/>
      </w:pPr>
      <w:r w:rsidRPr="00EC76D5">
        <w:t xml:space="preserve">  struct Person adam = {"Adam", 10, &amp;PrintNameAndAge};</w:t>
      </w:r>
    </w:p>
    <w:p w14:paraId="6639C754" w14:textId="77777777" w:rsidR="00E80032" w:rsidRPr="00EC76D5" w:rsidRDefault="00E80032" w:rsidP="00E80032">
      <w:pPr>
        <w:pStyle w:val="Code"/>
      </w:pPr>
      <w:r w:rsidRPr="00EC76D5">
        <w:t xml:space="preserve">  struct Person bertil = {"Bertil", 20, &amp;PrintOnlyName};</w:t>
      </w:r>
    </w:p>
    <w:p w14:paraId="51A0D62E" w14:textId="77777777" w:rsidR="00E80032" w:rsidRPr="00EC76D5" w:rsidRDefault="00E80032" w:rsidP="00E80032">
      <w:pPr>
        <w:pStyle w:val="Code"/>
      </w:pPr>
      <w:r w:rsidRPr="00EC76D5">
        <w:t xml:space="preserve">  struct Person ceasar = {"Ceasar", 30, &amp;PrintOnlyAge};</w:t>
      </w:r>
    </w:p>
    <w:p w14:paraId="2245756F" w14:textId="77777777" w:rsidR="00E80032" w:rsidRPr="00EC76D5" w:rsidRDefault="00E80032" w:rsidP="00E80032">
      <w:pPr>
        <w:pStyle w:val="Code"/>
      </w:pPr>
    </w:p>
    <w:p w14:paraId="5DB6EB2E" w14:textId="77777777" w:rsidR="00E80032" w:rsidRPr="00EC76D5" w:rsidRDefault="00E80032" w:rsidP="00E80032">
      <w:pPr>
        <w:pStyle w:val="Code"/>
      </w:pPr>
      <w:r w:rsidRPr="00EC76D5">
        <w:t xml:space="preserve">  adam.Print(&amp;adam);     // Prints the name and age.</w:t>
      </w:r>
    </w:p>
    <w:p w14:paraId="4D6924F8" w14:textId="77777777" w:rsidR="00E80032" w:rsidRPr="00EC76D5" w:rsidRDefault="00E80032" w:rsidP="00E80032">
      <w:pPr>
        <w:pStyle w:val="Code"/>
      </w:pPr>
      <w:r w:rsidRPr="00EC76D5">
        <w:t xml:space="preserve">  bertil.Print(&amp;bertil); // Prints only the name.</w:t>
      </w:r>
    </w:p>
    <w:p w14:paraId="55BC0F17" w14:textId="77777777" w:rsidR="00E80032" w:rsidRPr="00EC76D5" w:rsidRDefault="00E80032" w:rsidP="00E80032">
      <w:pPr>
        <w:pStyle w:val="Code"/>
      </w:pPr>
      <w:r w:rsidRPr="00EC76D5">
        <w:t xml:space="preserve">  ceasar.Print(&amp;ceasar); // Prints only the age.</w:t>
      </w:r>
    </w:p>
    <w:p w14:paraId="2A9BCCC2" w14:textId="77777777" w:rsidR="00E80032" w:rsidRPr="00EC76D5" w:rsidRDefault="00E80032" w:rsidP="00E80032">
      <w:pPr>
        <w:pStyle w:val="Code"/>
      </w:pPr>
      <w:r w:rsidRPr="00EC76D5">
        <w:t>}</w:t>
      </w:r>
    </w:p>
    <w:p w14:paraId="360AFB6E" w14:textId="4AD7C215" w:rsidR="00E80032" w:rsidRPr="00EC76D5" w:rsidRDefault="00E80032" w:rsidP="007C7CB2">
      <w:pPr>
        <w:pStyle w:val="Rubrik2"/>
      </w:pPr>
      <w:bookmarkStart w:id="6146" w:name="_Toc320485619"/>
      <w:bookmarkStart w:id="6147" w:name="_Toc323656728"/>
      <w:bookmarkStart w:id="6148" w:name="_Toc324085466"/>
      <w:bookmarkStart w:id="6149" w:name="_Toc383781118"/>
      <w:bookmarkStart w:id="6150" w:name="_Ref383781494"/>
      <w:bookmarkStart w:id="6151" w:name="_Ref383865235"/>
      <w:bookmarkStart w:id="6152" w:name="_Ref383865434"/>
      <w:bookmarkStart w:id="6153" w:name="_Ref383866090"/>
      <w:bookmarkStart w:id="6154" w:name="_Toc481936518"/>
      <w:r w:rsidRPr="00EC76D5">
        <w:t>The Preprocessor</w:t>
      </w:r>
      <w:bookmarkEnd w:id="6146"/>
      <w:bookmarkEnd w:id="6147"/>
      <w:bookmarkEnd w:id="6148"/>
      <w:bookmarkEnd w:id="6149"/>
      <w:bookmarkEnd w:id="6150"/>
      <w:bookmarkEnd w:id="6151"/>
      <w:bookmarkEnd w:id="6152"/>
      <w:bookmarkEnd w:id="6153"/>
      <w:bookmarkEnd w:id="6154"/>
    </w:p>
    <w:p w14:paraId="5E5C7357" w14:textId="77777777" w:rsidR="00E80032" w:rsidRPr="00EC76D5" w:rsidRDefault="00E80032" w:rsidP="00E80032">
      <w:r w:rsidRPr="00EC76D5">
        <w:t xml:space="preserve">The </w:t>
      </w:r>
      <w:r w:rsidRPr="00EC76D5">
        <w:rPr>
          <w:rStyle w:val="KeyWord"/>
        </w:rPr>
        <w:t>preprocessor</w:t>
      </w:r>
      <w:r w:rsidRPr="00EC76D5">
        <w:t xml:space="preserve"> is a tool that precedes the compiler in interpreting the code. The </w:t>
      </w:r>
      <w:r w:rsidRPr="00EC76D5">
        <w:rPr>
          <w:rStyle w:val="CodeInText0"/>
        </w:rPr>
        <w:t>#include</w:t>
      </w:r>
      <w:r w:rsidRPr="00EC76D5">
        <w:t xml:space="preserve"> directive is one of its parts. It opens the file and includes its text. So far, we have only included system header files, whose names are surrounded by arrow brackets (for instance, </w:t>
      </w:r>
      <w:r w:rsidRPr="00EC76D5">
        <w:rPr>
          <w:rStyle w:val="CodeInText0"/>
        </w:rPr>
        <w:t>&lt;StdIO.h&gt;</w:t>
      </w:r>
      <w:r w:rsidRPr="00EC76D5">
        <w:t>). Later on, we will include our own header files. Then we will use parentheses instead of arrow brackets. The difference is that the pre-</w:t>
      </w:r>
      <w:r w:rsidRPr="00EC76D5">
        <w:lastRenderedPageBreak/>
        <w:t>processor looks for the system header files in a special system directory while it looks for our header files in the local directory (usually the source code directory).</w:t>
      </w:r>
    </w:p>
    <w:p w14:paraId="1BC1BC48" w14:textId="77777777" w:rsidR="00E80032" w:rsidRPr="00EC76D5" w:rsidRDefault="00E80032" w:rsidP="00E80032">
      <w:r w:rsidRPr="00EC76D5">
        <w:t xml:space="preserve">Another part of the pre-processor is the macros. They acts like functions with the difference that they do not perform any type checking, they just replace text. We have already used the </w:t>
      </w:r>
      <w:r w:rsidRPr="00EC76D5">
        <w:rPr>
          <w:rStyle w:val="CodeInText0"/>
        </w:rPr>
        <w:t>assert</w:t>
      </w:r>
      <w:r w:rsidRPr="00EC76D5">
        <w:t xml:space="preserve"> macro. A macro is introduced with the </w:t>
      </w:r>
      <w:r w:rsidRPr="00EC76D5">
        <w:rPr>
          <w:rStyle w:val="CodeInText0"/>
        </w:rPr>
        <w:t>#define</w:t>
      </w:r>
      <w:r w:rsidRPr="00EC76D5">
        <w:t xml:space="preserve"> directive and is often written with capitals.</w:t>
      </w:r>
    </w:p>
    <w:p w14:paraId="7260CA4E" w14:textId="77777777" w:rsidR="00E80032" w:rsidRPr="00EC76D5" w:rsidRDefault="00E80032" w:rsidP="00E80032">
      <w:pPr>
        <w:pStyle w:val="Code"/>
      </w:pPr>
      <w:r w:rsidRPr="00EC76D5">
        <w:t>#define ADD(a, b) ((a) + (b))</w:t>
      </w:r>
    </w:p>
    <w:p w14:paraId="063DFC5D" w14:textId="77777777" w:rsidR="00E80032" w:rsidRPr="00EC76D5" w:rsidRDefault="00E80032" w:rsidP="00E80032">
      <w:pPr>
        <w:pStyle w:val="Code"/>
      </w:pPr>
      <w:r w:rsidRPr="00EC76D5">
        <w:t>printf("%d\n", ADD(1 + 2, 3 * 4)); // 15</w:t>
      </w:r>
    </w:p>
    <w:p w14:paraId="1307302A" w14:textId="77777777" w:rsidR="00E80032" w:rsidRPr="00EC76D5" w:rsidRDefault="00E80032" w:rsidP="00E80032">
      <w:r w:rsidRPr="00EC76D5">
        <w:t>Unlike regular C code, if we add a page-break we have to mark it by a backslash.</w:t>
      </w:r>
    </w:p>
    <w:p w14:paraId="15CF6D76" w14:textId="77777777" w:rsidR="00E80032" w:rsidRPr="00EC76D5" w:rsidRDefault="00E80032" w:rsidP="00E80032">
      <w:pPr>
        <w:pStyle w:val="Code"/>
      </w:pPr>
      <w:r w:rsidRPr="00EC76D5">
        <w:t>#define ADD(a, b) ((a) + \</w:t>
      </w:r>
    </w:p>
    <w:p w14:paraId="51A7162B" w14:textId="77777777" w:rsidR="00E80032" w:rsidRPr="00EC76D5" w:rsidRDefault="00E80032" w:rsidP="00E80032">
      <w:pPr>
        <w:pStyle w:val="Code"/>
      </w:pPr>
      <w:r w:rsidRPr="00EC76D5">
        <w:t xml:space="preserve">                   (b))</w:t>
      </w:r>
    </w:p>
    <w:p w14:paraId="120A4258" w14:textId="77777777" w:rsidR="00E80032" w:rsidRPr="00EC76D5" w:rsidRDefault="00E80032" w:rsidP="00E80032">
      <w:r w:rsidRPr="00EC76D5">
        <w:t xml:space="preserve">It is also possible to perform </w:t>
      </w:r>
      <w:r w:rsidRPr="00EC76D5">
        <w:rPr>
          <w:rStyle w:val="KeyWord"/>
        </w:rPr>
        <w:t>conditional programming</w:t>
      </w:r>
      <w:r w:rsidRPr="00EC76D5">
        <w:t xml:space="preserve"> by checking the value of macros. In the following example, we define a system integer according to the underlying operational system.</w:t>
      </w:r>
    </w:p>
    <w:p w14:paraId="2E9FF1D4" w14:textId="77777777" w:rsidR="00E80032" w:rsidRPr="00EC76D5" w:rsidRDefault="00E80032" w:rsidP="00E80032">
      <w:pPr>
        <w:pStyle w:val="Code"/>
      </w:pPr>
      <w:r w:rsidRPr="00EC76D5">
        <w:t>#ifdef WINDOWS</w:t>
      </w:r>
    </w:p>
    <w:p w14:paraId="490D0CE9" w14:textId="77777777" w:rsidR="00E80032" w:rsidRPr="00EC76D5" w:rsidRDefault="00E80032" w:rsidP="00E80032">
      <w:pPr>
        <w:pStyle w:val="Code"/>
      </w:pPr>
      <w:r w:rsidRPr="00EC76D5">
        <w:t xml:space="preserve">  #define SYSINT int</w:t>
      </w:r>
    </w:p>
    <w:p w14:paraId="14B517A5" w14:textId="77777777" w:rsidR="00E80032" w:rsidRPr="00EC76D5" w:rsidRDefault="00E80032" w:rsidP="00E80032">
      <w:pPr>
        <w:pStyle w:val="Code"/>
      </w:pPr>
      <w:r w:rsidRPr="00EC76D5">
        <w:t>#endif</w:t>
      </w:r>
    </w:p>
    <w:p w14:paraId="0258D5FC" w14:textId="77777777" w:rsidR="00E80032" w:rsidRPr="00EC76D5" w:rsidRDefault="00E80032" w:rsidP="00E80032">
      <w:pPr>
        <w:pStyle w:val="Code"/>
      </w:pPr>
    </w:p>
    <w:p w14:paraId="2515CB23" w14:textId="77777777" w:rsidR="00E80032" w:rsidRPr="00EC76D5" w:rsidRDefault="00E80032" w:rsidP="00E80032">
      <w:pPr>
        <w:pStyle w:val="Code"/>
      </w:pPr>
      <w:r w:rsidRPr="00EC76D5">
        <w:t>#ifdef LINUX</w:t>
      </w:r>
    </w:p>
    <w:p w14:paraId="501EC619" w14:textId="77777777" w:rsidR="00E80032" w:rsidRPr="00EC76D5" w:rsidRDefault="00E80032" w:rsidP="00E80032">
      <w:pPr>
        <w:pStyle w:val="Code"/>
      </w:pPr>
      <w:r w:rsidRPr="00EC76D5">
        <w:t xml:space="preserve">  #define SYSINT unsigned int</w:t>
      </w:r>
    </w:p>
    <w:p w14:paraId="47A28965" w14:textId="77777777" w:rsidR="00E80032" w:rsidRPr="00EC76D5" w:rsidRDefault="00E80032" w:rsidP="00E80032">
      <w:pPr>
        <w:pStyle w:val="Code"/>
      </w:pPr>
      <w:r w:rsidRPr="00EC76D5">
        <w:t>#endif</w:t>
      </w:r>
    </w:p>
    <w:p w14:paraId="417DB924" w14:textId="77777777" w:rsidR="00E80032" w:rsidRPr="00EC76D5" w:rsidRDefault="00E80032" w:rsidP="00E80032">
      <w:pPr>
        <w:pStyle w:val="Code"/>
      </w:pPr>
    </w:p>
    <w:p w14:paraId="0F345E91" w14:textId="77777777" w:rsidR="00E80032" w:rsidRPr="00EC76D5" w:rsidRDefault="00E80032" w:rsidP="00E80032">
      <w:pPr>
        <w:pStyle w:val="Code"/>
      </w:pPr>
      <w:r w:rsidRPr="00EC76D5">
        <w:t>#ifdef MAC</w:t>
      </w:r>
    </w:p>
    <w:p w14:paraId="671C94E6" w14:textId="77777777" w:rsidR="00E80032" w:rsidRPr="00EC76D5" w:rsidRDefault="00E80032" w:rsidP="00E80032">
      <w:pPr>
        <w:pStyle w:val="Code"/>
      </w:pPr>
      <w:r w:rsidRPr="00EC76D5">
        <w:t xml:space="preserve">  #define SYSINT long int</w:t>
      </w:r>
    </w:p>
    <w:p w14:paraId="4E892C8C" w14:textId="77777777" w:rsidR="00E80032" w:rsidRPr="00EC76D5" w:rsidRDefault="00E80032" w:rsidP="00E80032">
      <w:pPr>
        <w:pStyle w:val="Code"/>
      </w:pPr>
      <w:r w:rsidRPr="00EC76D5">
        <w:t>#endif</w:t>
      </w:r>
    </w:p>
    <w:p w14:paraId="7F7ECD66" w14:textId="77777777" w:rsidR="00E80032" w:rsidRPr="00EC76D5" w:rsidRDefault="00E80032" w:rsidP="00E80032">
      <w:pPr>
        <w:pStyle w:val="Code"/>
      </w:pPr>
    </w:p>
    <w:p w14:paraId="3E9ABA64" w14:textId="77777777" w:rsidR="00E80032" w:rsidRPr="00EC76D5" w:rsidRDefault="00E80032" w:rsidP="00E80032">
      <w:pPr>
        <w:pStyle w:val="Code"/>
      </w:pPr>
      <w:r w:rsidRPr="00EC76D5">
        <w:t>SYSINT iOpData = 0;</w:t>
      </w:r>
    </w:p>
    <w:p w14:paraId="50ED5D60" w14:textId="0FFB8EE1" w:rsidR="00E80032" w:rsidRPr="00EC76D5" w:rsidRDefault="00E80032" w:rsidP="00E80032">
      <w:r w:rsidRPr="00EC76D5">
        <w:t xml:space="preserve">Condition programming can also be used as a third level of comments (above line and block comments, see Section </w:t>
      </w:r>
      <w:r w:rsidRPr="00EC76D5">
        <w:fldChar w:fldCharType="begin"/>
      </w:r>
      <w:r w:rsidRPr="00EC76D5">
        <w:instrText xml:space="preserve"> REF _Ref383865434 \r \h </w:instrText>
      </w:r>
      <w:r w:rsidRPr="00EC76D5">
        <w:fldChar w:fldCharType="separate"/>
      </w:r>
      <w:r w:rsidR="00545E00" w:rsidRPr="00EC76D5">
        <w:t>22.9</w:t>
      </w:r>
      <w:r w:rsidRPr="00EC76D5">
        <w:fldChar w:fldCharType="end"/>
      </w:r>
      <w:r w:rsidRPr="00EC76D5">
        <w:t xml:space="preserve">). In the following code the whole segment between the </w:t>
      </w:r>
      <w:r w:rsidRPr="00EC76D5">
        <w:rPr>
          <w:rStyle w:val="CodeInText0"/>
        </w:rPr>
        <w:t>#if</w:t>
      </w:r>
      <w:r w:rsidRPr="00EC76D5">
        <w:t xml:space="preserve"> and </w:t>
      </w:r>
      <w:r w:rsidRPr="00EC76D5">
        <w:rPr>
          <w:rStyle w:val="CodeInText0"/>
        </w:rPr>
        <w:t>#endif</w:t>
      </w:r>
      <w:r w:rsidRPr="00EC76D5">
        <w:t xml:space="preserve"> directives will be omitted, regardless of the comments, as zero always is interpreted as false.</w:t>
      </w:r>
    </w:p>
    <w:p w14:paraId="3D241DEB" w14:textId="77777777" w:rsidR="00E80032" w:rsidRPr="00EC76D5" w:rsidRDefault="00E80032" w:rsidP="00E80032">
      <w:pPr>
        <w:pStyle w:val="Code"/>
      </w:pPr>
      <w:r w:rsidRPr="00EC76D5">
        <w:t>#if 0</w:t>
      </w:r>
    </w:p>
    <w:p w14:paraId="2D9C8562" w14:textId="77777777" w:rsidR="00E80032" w:rsidRPr="00EC76D5" w:rsidRDefault="00E80032" w:rsidP="00E80032">
      <w:pPr>
        <w:pStyle w:val="Code"/>
      </w:pPr>
      <w:r w:rsidRPr="00EC76D5">
        <w:t>int Square(int value)</w:t>
      </w:r>
    </w:p>
    <w:p w14:paraId="68B5BF3D" w14:textId="77777777" w:rsidR="00E80032" w:rsidRPr="00EC76D5" w:rsidRDefault="00E80032" w:rsidP="00E80032">
      <w:pPr>
        <w:pStyle w:val="Code"/>
      </w:pPr>
      <w:r w:rsidRPr="00EC76D5">
        <w:t>{</w:t>
      </w:r>
      <w:r w:rsidRPr="00EC76D5">
        <w:cr/>
        <w:t xml:space="preserve">  return value * value; // Square.</w:t>
      </w:r>
    </w:p>
    <w:p w14:paraId="1F7681AC" w14:textId="77777777" w:rsidR="00E80032" w:rsidRPr="00EC76D5" w:rsidRDefault="00E80032" w:rsidP="00E80032">
      <w:pPr>
        <w:pStyle w:val="Code"/>
      </w:pPr>
      <w:r w:rsidRPr="00EC76D5">
        <w:t>}</w:t>
      </w:r>
    </w:p>
    <w:p w14:paraId="2059564A" w14:textId="77777777" w:rsidR="00E80032" w:rsidRPr="00EC76D5" w:rsidRDefault="00E80032" w:rsidP="00E80032">
      <w:pPr>
        <w:pStyle w:val="Code"/>
      </w:pPr>
      <w:r w:rsidRPr="00EC76D5">
        <w:t>#endif</w:t>
      </w:r>
    </w:p>
    <w:p w14:paraId="1E500E35" w14:textId="77777777" w:rsidR="00E80032" w:rsidRPr="00EC76D5" w:rsidRDefault="00E80032" w:rsidP="007C7CB2">
      <w:pPr>
        <w:pStyle w:val="Rubrik2"/>
      </w:pPr>
      <w:bookmarkStart w:id="6155" w:name="_Toc320485618"/>
      <w:bookmarkStart w:id="6156" w:name="_Toc323656729"/>
      <w:bookmarkStart w:id="6157" w:name="_Toc324085467"/>
      <w:bookmarkStart w:id="6158" w:name="_Toc383781119"/>
      <w:bookmarkStart w:id="6159" w:name="_Toc481936519"/>
      <w:bookmarkStart w:id="6160" w:name="_Toc320485621"/>
      <w:r w:rsidRPr="00EC76D5">
        <w:t>The Standard Library</w:t>
      </w:r>
      <w:bookmarkEnd w:id="6155"/>
      <w:bookmarkEnd w:id="6156"/>
      <w:bookmarkEnd w:id="6157"/>
      <w:bookmarkEnd w:id="6158"/>
      <w:bookmarkEnd w:id="6159"/>
    </w:p>
    <w:p w14:paraId="003DB903" w14:textId="77777777" w:rsidR="00E80032" w:rsidRPr="00EC76D5" w:rsidRDefault="00E80032" w:rsidP="00E80032">
      <w:r w:rsidRPr="00EC76D5">
        <w:t>The C standard library hold around 200 functions and some macros divided into several sections.</w:t>
      </w:r>
    </w:p>
    <w:p w14:paraId="5AEF4C94" w14:textId="77777777" w:rsidR="00E80032" w:rsidRPr="00EC76D5" w:rsidRDefault="00E80032" w:rsidP="007C7CB2">
      <w:pPr>
        <w:pStyle w:val="Rubrik3"/>
      </w:pPr>
      <w:bookmarkStart w:id="6161" w:name="_Toc323656730"/>
      <w:bookmarkStart w:id="6162" w:name="_Toc324085468"/>
      <w:bookmarkStart w:id="6163" w:name="_Toc383781120"/>
      <w:bookmarkStart w:id="6164" w:name="_Toc481936520"/>
      <w:r w:rsidRPr="00EC76D5">
        <w:t>File Management</w:t>
      </w:r>
      <w:bookmarkEnd w:id="6161"/>
      <w:bookmarkEnd w:id="6162"/>
      <w:bookmarkEnd w:id="6163"/>
      <w:bookmarkEnd w:id="6164"/>
    </w:p>
    <w:p w14:paraId="2959B537" w14:textId="77777777" w:rsidR="00E80032" w:rsidRPr="00EC76D5" w:rsidRDefault="00E80032" w:rsidP="00E80032">
      <w:r w:rsidRPr="00EC76D5">
        <w:t xml:space="preserve">We can open, write to, read from, and close files with the help of </w:t>
      </w:r>
      <w:r w:rsidRPr="00EC76D5">
        <w:rPr>
          <w:rStyle w:val="KeyWord"/>
        </w:rPr>
        <w:t>file</w:t>
      </w:r>
      <w:r w:rsidRPr="00EC76D5">
        <w:rPr>
          <w:rStyle w:val="Italic"/>
        </w:rPr>
        <w:t xml:space="preserve"> </w:t>
      </w:r>
      <w:r w:rsidRPr="00EC76D5">
        <w:rPr>
          <w:rStyle w:val="KeyWord"/>
        </w:rPr>
        <w:t>pointers</w:t>
      </w:r>
      <w:r w:rsidRPr="00EC76D5">
        <w:t xml:space="preserve">. A file pointer is a pointer to a value of the </w:t>
      </w:r>
      <w:r w:rsidRPr="00EC76D5">
        <w:rPr>
          <w:rStyle w:val="CodeInText0"/>
        </w:rPr>
        <w:t>FILE</w:t>
      </w:r>
      <w:r w:rsidRPr="00EC76D5">
        <w:t xml:space="preserve"> type; it can be considered a connection to the file. The program below reads a series of integers from the text file </w:t>
      </w:r>
      <w:r w:rsidRPr="00EC76D5">
        <w:rPr>
          <w:rStyle w:val="CodeInText0"/>
        </w:rPr>
        <w:t>Input.txt</w:t>
      </w:r>
      <w:r w:rsidRPr="00EC76D5">
        <w:t xml:space="preserve"> and writes their squares to the file </w:t>
      </w:r>
      <w:r w:rsidRPr="00EC76D5">
        <w:rPr>
          <w:rStyle w:val="CodeInText0"/>
        </w:rPr>
        <w:t>Output.txt</w:t>
      </w:r>
      <w:r w:rsidRPr="00EC76D5">
        <w:t xml:space="preserve">. The function </w:t>
      </w:r>
      <w:r w:rsidRPr="00EC76D5">
        <w:rPr>
          <w:rStyle w:val="CodeInText0"/>
        </w:rPr>
        <w:t>feof</w:t>
      </w:r>
      <w:r w:rsidRPr="00EC76D5">
        <w:t xml:space="preserve"> returns zero when there is no more value to be read from the file. Finally, we must not forget to close the file.</w:t>
      </w:r>
    </w:p>
    <w:p w14:paraId="7189D2F9" w14:textId="77777777" w:rsidR="00E80032" w:rsidRPr="00EC76D5" w:rsidRDefault="00E80032" w:rsidP="00E80032">
      <w:pPr>
        <w:pStyle w:val="Code"/>
      </w:pPr>
      <w:r w:rsidRPr="00EC76D5">
        <w:t>#include &lt;stdlib.h&gt;</w:t>
      </w:r>
    </w:p>
    <w:p w14:paraId="4F6F8C0C" w14:textId="77777777" w:rsidR="00E80032" w:rsidRPr="00EC76D5" w:rsidRDefault="00E80032" w:rsidP="00E80032">
      <w:pPr>
        <w:pStyle w:val="Code"/>
      </w:pPr>
      <w:r w:rsidRPr="00EC76D5">
        <w:t>#include &lt;assert.h&gt;</w:t>
      </w:r>
    </w:p>
    <w:p w14:paraId="055C904A" w14:textId="77777777" w:rsidR="00E80032" w:rsidRPr="00EC76D5" w:rsidRDefault="00E80032" w:rsidP="00E80032">
      <w:pPr>
        <w:pStyle w:val="Code"/>
      </w:pPr>
      <w:r w:rsidRPr="00EC76D5">
        <w:lastRenderedPageBreak/>
        <w:t>#include &lt;stdio.h&gt;</w:t>
      </w:r>
    </w:p>
    <w:p w14:paraId="4B1817E3" w14:textId="77777777" w:rsidR="00E80032" w:rsidRPr="00EC76D5" w:rsidRDefault="00E80032" w:rsidP="00E80032">
      <w:pPr>
        <w:pStyle w:val="Code"/>
      </w:pPr>
    </w:p>
    <w:p w14:paraId="7659315C" w14:textId="77777777" w:rsidR="00E80032" w:rsidRPr="00EC76D5" w:rsidRDefault="00E80032" w:rsidP="00E80032">
      <w:pPr>
        <w:pStyle w:val="Code"/>
      </w:pPr>
      <w:r w:rsidRPr="00EC76D5">
        <w:t>void main(void) {</w:t>
      </w:r>
    </w:p>
    <w:p w14:paraId="56C784B7" w14:textId="77777777" w:rsidR="00E80032" w:rsidRPr="00EC76D5" w:rsidRDefault="00E80032" w:rsidP="00E80032">
      <w:pPr>
        <w:pStyle w:val="Code"/>
      </w:pPr>
      <w:r w:rsidRPr="00EC76D5">
        <w:t xml:space="preserve">  FILE* inFile = fopen("Input.txt", "r");</w:t>
      </w:r>
    </w:p>
    <w:p w14:paraId="3F3B48B5" w14:textId="77777777" w:rsidR="00E80032" w:rsidRPr="00EC76D5" w:rsidRDefault="00E80032" w:rsidP="00E80032">
      <w:pPr>
        <w:pStyle w:val="Code"/>
      </w:pPr>
      <w:r w:rsidRPr="00EC76D5">
        <w:t xml:space="preserve">  FILE* outFile = fopen("Output.txt", "w");</w:t>
      </w:r>
    </w:p>
    <w:p w14:paraId="606114A1" w14:textId="77777777" w:rsidR="00E80032" w:rsidRPr="00EC76D5" w:rsidRDefault="00E80032" w:rsidP="00E80032">
      <w:pPr>
        <w:pStyle w:val="Code"/>
      </w:pPr>
    </w:p>
    <w:p w14:paraId="07614C45" w14:textId="77777777" w:rsidR="00E80032" w:rsidRPr="00EC76D5" w:rsidRDefault="00E80032" w:rsidP="00E80032">
      <w:pPr>
        <w:pStyle w:val="Code"/>
      </w:pPr>
      <w:r w:rsidRPr="00EC76D5">
        <w:t xml:space="preserve">  assert(inFile != NULL);</w:t>
      </w:r>
    </w:p>
    <w:p w14:paraId="3AB79622" w14:textId="77777777" w:rsidR="00E80032" w:rsidRPr="00EC76D5" w:rsidRDefault="00E80032" w:rsidP="00E80032">
      <w:pPr>
        <w:pStyle w:val="Code"/>
      </w:pPr>
      <w:r w:rsidRPr="00EC76D5">
        <w:t xml:space="preserve">  assert(outFile != NULL);</w:t>
      </w:r>
    </w:p>
    <w:p w14:paraId="3007707E" w14:textId="77777777" w:rsidR="00E80032" w:rsidRPr="00EC76D5" w:rsidRDefault="00E80032" w:rsidP="00E80032">
      <w:pPr>
        <w:pStyle w:val="Code"/>
      </w:pPr>
    </w:p>
    <w:p w14:paraId="287358F5" w14:textId="77777777" w:rsidR="00E80032" w:rsidRPr="00EC76D5" w:rsidRDefault="00E80032" w:rsidP="00E80032">
      <w:pPr>
        <w:pStyle w:val="Code"/>
      </w:pPr>
      <w:r w:rsidRPr="00EC76D5">
        <w:t xml:space="preserve">  while (!feof(inFile)) {</w:t>
      </w:r>
      <w:r w:rsidRPr="00EC76D5">
        <w:cr/>
        <w:t xml:space="preserve">    double value;</w:t>
      </w:r>
    </w:p>
    <w:p w14:paraId="6C2877E8" w14:textId="77777777" w:rsidR="00E80032" w:rsidRPr="00EC76D5" w:rsidRDefault="00E80032" w:rsidP="00E80032">
      <w:pPr>
        <w:pStyle w:val="Code"/>
      </w:pPr>
      <w:r w:rsidRPr="00EC76D5">
        <w:t xml:space="preserve">    fscanf(inFile, "%lf", &amp;value);</w:t>
      </w:r>
    </w:p>
    <w:p w14:paraId="678CF55E" w14:textId="77777777" w:rsidR="00E80032" w:rsidRPr="00EC76D5" w:rsidRDefault="00E80032" w:rsidP="00E80032">
      <w:pPr>
        <w:pStyle w:val="Code"/>
      </w:pPr>
      <w:r w:rsidRPr="00EC76D5">
        <w:t xml:space="preserve">    fprintf(outFile, "%f\n", value * value);</w:t>
      </w:r>
    </w:p>
    <w:p w14:paraId="25ADFB2E" w14:textId="77777777" w:rsidR="00E80032" w:rsidRPr="00EC76D5" w:rsidRDefault="00E80032" w:rsidP="00E80032">
      <w:pPr>
        <w:pStyle w:val="Code"/>
      </w:pPr>
      <w:r w:rsidRPr="00EC76D5">
        <w:t xml:space="preserve">  }</w:t>
      </w:r>
    </w:p>
    <w:p w14:paraId="1E89D9FF" w14:textId="77777777" w:rsidR="00E80032" w:rsidRPr="00EC76D5" w:rsidRDefault="00E80032" w:rsidP="00E80032">
      <w:pPr>
        <w:pStyle w:val="Code"/>
      </w:pPr>
    </w:p>
    <w:p w14:paraId="297CCDA6" w14:textId="77777777" w:rsidR="00E80032" w:rsidRPr="00EC76D5" w:rsidRDefault="00E80032" w:rsidP="00E80032">
      <w:pPr>
        <w:pStyle w:val="Code"/>
      </w:pPr>
      <w:r w:rsidRPr="00EC76D5">
        <w:t xml:space="preserve">  fclose(inFile);</w:t>
      </w:r>
    </w:p>
    <w:p w14:paraId="33EA341E" w14:textId="77777777" w:rsidR="00E80032" w:rsidRPr="00EC76D5" w:rsidRDefault="00E80032" w:rsidP="00E80032">
      <w:pPr>
        <w:pStyle w:val="Code"/>
      </w:pPr>
      <w:r w:rsidRPr="00EC76D5">
        <w:t xml:space="preserve">  fclose(outFile);</w:t>
      </w:r>
    </w:p>
    <w:p w14:paraId="3ADE426F" w14:textId="77777777" w:rsidR="00E80032" w:rsidRPr="00EC76D5" w:rsidRDefault="00E80032" w:rsidP="00E80032">
      <w:pPr>
        <w:pStyle w:val="Code"/>
      </w:pPr>
      <w:r w:rsidRPr="00EC76D5">
        <w:t>}</w:t>
      </w:r>
    </w:p>
    <w:p w14:paraId="7BA76680" w14:textId="77777777" w:rsidR="00E80032" w:rsidRPr="00EC76D5" w:rsidRDefault="00E80032" w:rsidP="00E80032">
      <w:r w:rsidRPr="00EC76D5">
        <w:t xml:space="preserve">The text files are written in plain texts and can be viewed by the editor. </w:t>
      </w:r>
    </w:p>
    <w:p w14:paraId="601435F5" w14:textId="77777777" w:rsidR="00E80032" w:rsidRPr="00EC76D5" w:rsidRDefault="00E80032" w:rsidP="00E80032">
      <w:pPr>
        <w:pStyle w:val="CodeListing"/>
      </w:pPr>
      <w:r w:rsidRPr="00EC76D5">
        <w:t>Input.txt</w:t>
      </w:r>
    </w:p>
    <w:p w14:paraId="0266E2C8" w14:textId="77777777" w:rsidR="00E80032" w:rsidRPr="00EC76D5" w:rsidRDefault="00E80032" w:rsidP="00E80032">
      <w:pPr>
        <w:pStyle w:val="Code"/>
      </w:pPr>
      <w:r w:rsidRPr="00EC76D5">
        <w:t>1</w:t>
      </w:r>
    </w:p>
    <w:p w14:paraId="4016BFEA" w14:textId="77777777" w:rsidR="00E80032" w:rsidRPr="00EC76D5" w:rsidRDefault="00E80032" w:rsidP="00E80032">
      <w:pPr>
        <w:pStyle w:val="Code"/>
      </w:pPr>
      <w:r w:rsidRPr="00EC76D5">
        <w:t>2</w:t>
      </w:r>
    </w:p>
    <w:p w14:paraId="43CD42C3" w14:textId="77777777" w:rsidR="00E80032" w:rsidRPr="00EC76D5" w:rsidRDefault="00E80032" w:rsidP="00E80032">
      <w:pPr>
        <w:pStyle w:val="Code"/>
      </w:pPr>
      <w:r w:rsidRPr="00EC76D5">
        <w:t>3</w:t>
      </w:r>
    </w:p>
    <w:p w14:paraId="3486F9A6" w14:textId="77777777" w:rsidR="00E80032" w:rsidRPr="00EC76D5" w:rsidRDefault="00E80032" w:rsidP="00E80032">
      <w:pPr>
        <w:pStyle w:val="Code"/>
      </w:pPr>
      <w:r w:rsidRPr="00EC76D5">
        <w:t>4</w:t>
      </w:r>
    </w:p>
    <w:p w14:paraId="392421BB" w14:textId="77777777" w:rsidR="00E80032" w:rsidRPr="00EC76D5" w:rsidRDefault="00E80032" w:rsidP="00E80032">
      <w:pPr>
        <w:pStyle w:val="Code"/>
      </w:pPr>
      <w:r w:rsidRPr="00EC76D5">
        <w:t>5</w:t>
      </w:r>
    </w:p>
    <w:p w14:paraId="3A2EE743" w14:textId="77777777" w:rsidR="00E80032" w:rsidRPr="00EC76D5" w:rsidRDefault="00E80032" w:rsidP="00E80032">
      <w:pPr>
        <w:pStyle w:val="CodeListing"/>
        <w:rPr>
          <w:noProof/>
          <w:lang w:eastAsia="sv-SE"/>
        </w:rPr>
      </w:pPr>
      <w:r w:rsidRPr="00EC76D5">
        <w:rPr>
          <w:noProof/>
          <w:lang w:eastAsia="sv-SE"/>
        </w:rPr>
        <w:t>Output.txt</w:t>
      </w:r>
    </w:p>
    <w:p w14:paraId="346AD77F" w14:textId="77777777" w:rsidR="00E80032" w:rsidRPr="00EC76D5" w:rsidRDefault="00E80032" w:rsidP="00E80032">
      <w:pPr>
        <w:pStyle w:val="Code"/>
      </w:pPr>
      <w:r w:rsidRPr="00EC76D5">
        <w:t>1</w:t>
      </w:r>
    </w:p>
    <w:p w14:paraId="01D9FB08" w14:textId="77777777" w:rsidR="00E80032" w:rsidRPr="00EC76D5" w:rsidRDefault="00E80032" w:rsidP="00E80032">
      <w:pPr>
        <w:pStyle w:val="Code"/>
      </w:pPr>
      <w:r w:rsidRPr="00EC76D5">
        <w:t>4</w:t>
      </w:r>
    </w:p>
    <w:p w14:paraId="228017DB" w14:textId="77777777" w:rsidR="00E80032" w:rsidRPr="00EC76D5" w:rsidRDefault="00E80032" w:rsidP="00E80032">
      <w:pPr>
        <w:pStyle w:val="Code"/>
      </w:pPr>
      <w:r w:rsidRPr="00EC76D5">
        <w:t>9</w:t>
      </w:r>
    </w:p>
    <w:p w14:paraId="271FFE03" w14:textId="77777777" w:rsidR="00E80032" w:rsidRPr="00EC76D5" w:rsidRDefault="00E80032" w:rsidP="00E80032">
      <w:pPr>
        <w:pStyle w:val="Code"/>
      </w:pPr>
      <w:r w:rsidRPr="00EC76D5">
        <w:t>16</w:t>
      </w:r>
    </w:p>
    <w:p w14:paraId="11606E38" w14:textId="77777777" w:rsidR="00E80032" w:rsidRPr="00EC76D5" w:rsidRDefault="00E80032" w:rsidP="00E80032">
      <w:pPr>
        <w:pStyle w:val="Code"/>
      </w:pPr>
      <w:r w:rsidRPr="00EC76D5">
        <w:t>25</w:t>
      </w:r>
    </w:p>
    <w:p w14:paraId="3B710581" w14:textId="77777777" w:rsidR="00E80032" w:rsidRPr="00EC76D5" w:rsidRDefault="00E80032" w:rsidP="00E80032">
      <w:r w:rsidRPr="00EC76D5">
        <w:t xml:space="preserve">We can also read and write binary data. The program below writes the number one to ten to the file </w:t>
      </w:r>
      <w:r w:rsidRPr="00EC76D5">
        <w:rPr>
          <w:rStyle w:val="CodeInText0"/>
        </w:rPr>
        <w:t>Numbers.bin</w:t>
      </w:r>
      <w:r w:rsidRPr="00EC76D5">
        <w:t xml:space="preserve"> and then reads the same series of values from the file. The functions </w:t>
      </w:r>
      <w:r w:rsidRPr="00EC76D5">
        <w:rPr>
          <w:rStyle w:val="CodeInText0"/>
        </w:rPr>
        <w:t>write</w:t>
      </w:r>
      <w:r w:rsidRPr="00EC76D5">
        <w:t xml:space="preserve"> and </w:t>
      </w:r>
      <w:r w:rsidRPr="00EC76D5">
        <w:rPr>
          <w:rStyle w:val="CodeInText0"/>
        </w:rPr>
        <w:t>read</w:t>
      </w:r>
      <w:r w:rsidRPr="00EC76D5">
        <w:t xml:space="preserve"> takes the address of the value to be read or written and the size of the value in bytes. They return the number of bytes actually read or written. When reading, we can check whether we have reached the end of the file by counting the number of read bytes; if it is zero, we have reached the end.</w:t>
      </w:r>
    </w:p>
    <w:p w14:paraId="79ECF150" w14:textId="77777777" w:rsidR="00E80032" w:rsidRPr="00EC76D5" w:rsidRDefault="00E80032" w:rsidP="00E80032">
      <w:pPr>
        <w:pStyle w:val="CodeListing"/>
      </w:pPr>
      <w:r w:rsidRPr="00EC76D5">
        <w:t>BinaryFile.c</w:t>
      </w:r>
    </w:p>
    <w:p w14:paraId="11F286E5" w14:textId="77777777" w:rsidR="00E80032" w:rsidRPr="00EC76D5" w:rsidRDefault="00E80032" w:rsidP="00E80032">
      <w:pPr>
        <w:pStyle w:val="Code"/>
      </w:pPr>
      <w:r w:rsidRPr="00EC76D5">
        <w:t>#include &lt;stdlib.h&gt;</w:t>
      </w:r>
    </w:p>
    <w:p w14:paraId="202DCA59" w14:textId="77777777" w:rsidR="00E80032" w:rsidRPr="00EC76D5" w:rsidRDefault="00E80032" w:rsidP="00E80032">
      <w:pPr>
        <w:pStyle w:val="Code"/>
      </w:pPr>
      <w:r w:rsidRPr="00EC76D5">
        <w:t>#include &lt;assert.h&gt;</w:t>
      </w:r>
    </w:p>
    <w:p w14:paraId="17B872EE" w14:textId="77777777" w:rsidR="00E80032" w:rsidRPr="00EC76D5" w:rsidRDefault="00E80032" w:rsidP="00E80032">
      <w:pPr>
        <w:pStyle w:val="Code"/>
      </w:pPr>
      <w:r w:rsidRPr="00EC76D5">
        <w:t>#include &lt;stdio.h&gt;</w:t>
      </w:r>
    </w:p>
    <w:p w14:paraId="1A1DC996" w14:textId="77777777" w:rsidR="00E80032" w:rsidRPr="00EC76D5" w:rsidRDefault="00E80032" w:rsidP="00E80032">
      <w:pPr>
        <w:pStyle w:val="Code"/>
      </w:pPr>
    </w:p>
    <w:p w14:paraId="03CB5105" w14:textId="77777777" w:rsidR="00E80032" w:rsidRPr="00EC76D5" w:rsidRDefault="00E80032" w:rsidP="00E80032">
      <w:pPr>
        <w:pStyle w:val="Code"/>
      </w:pPr>
      <w:r w:rsidRPr="00EC76D5">
        <w:t>void main(void) {</w:t>
      </w:r>
    </w:p>
    <w:p w14:paraId="29EFD1E8" w14:textId="77777777" w:rsidR="00E80032" w:rsidRPr="00EC76D5" w:rsidRDefault="00E80032" w:rsidP="00E80032">
      <w:pPr>
        <w:pStyle w:val="Code"/>
      </w:pPr>
      <w:r w:rsidRPr="00EC76D5">
        <w:t xml:space="preserve">  int index, value;</w:t>
      </w:r>
    </w:p>
    <w:p w14:paraId="705487BF" w14:textId="77777777" w:rsidR="00E80032" w:rsidRPr="00EC76D5" w:rsidRDefault="00E80032" w:rsidP="00E80032">
      <w:pPr>
        <w:pStyle w:val="Code"/>
      </w:pPr>
    </w:p>
    <w:p w14:paraId="75E89BC0" w14:textId="77777777" w:rsidR="00E80032" w:rsidRPr="00EC76D5" w:rsidRDefault="00E80032" w:rsidP="00E80032">
      <w:pPr>
        <w:pStyle w:val="Code"/>
      </w:pPr>
      <w:r w:rsidRPr="00EC76D5">
        <w:t xml:space="preserve">  FILE *outFile = fopen("Number.bin", "w"), *inFile;</w:t>
      </w:r>
    </w:p>
    <w:p w14:paraId="77AC0E35" w14:textId="77777777" w:rsidR="00E80032" w:rsidRPr="00EC76D5" w:rsidRDefault="00E80032" w:rsidP="00E80032">
      <w:pPr>
        <w:pStyle w:val="Code"/>
      </w:pPr>
      <w:r w:rsidRPr="00EC76D5">
        <w:t xml:space="preserve">  assert(outFile != NULL);</w:t>
      </w:r>
    </w:p>
    <w:p w14:paraId="1EA9F207" w14:textId="77777777" w:rsidR="00E80032" w:rsidRPr="00EC76D5" w:rsidRDefault="00E80032" w:rsidP="00E80032">
      <w:pPr>
        <w:pStyle w:val="Code"/>
      </w:pPr>
      <w:r w:rsidRPr="00EC76D5">
        <w:t xml:space="preserve">  for (index = 1; index &lt;= 10; ++index) {</w:t>
      </w:r>
      <w:r w:rsidRPr="00EC76D5">
        <w:cr/>
        <w:t xml:space="preserve">    fwrite(&amp;index, 1, sizeof index, outFile);</w:t>
      </w:r>
    </w:p>
    <w:p w14:paraId="78B6CA3C" w14:textId="77777777" w:rsidR="00E80032" w:rsidRPr="00EC76D5" w:rsidRDefault="00E80032" w:rsidP="00E80032">
      <w:pPr>
        <w:pStyle w:val="Code"/>
      </w:pPr>
      <w:r w:rsidRPr="00EC76D5">
        <w:t xml:space="preserve">  }</w:t>
      </w:r>
    </w:p>
    <w:p w14:paraId="17795BE2" w14:textId="77777777" w:rsidR="00E80032" w:rsidRPr="00EC76D5" w:rsidRDefault="00E80032" w:rsidP="00E80032">
      <w:pPr>
        <w:pStyle w:val="Code"/>
      </w:pPr>
      <w:r w:rsidRPr="00EC76D5">
        <w:t xml:space="preserve">  fclose(outFile);</w:t>
      </w:r>
    </w:p>
    <w:p w14:paraId="25C698C9" w14:textId="77777777" w:rsidR="00E80032" w:rsidRPr="00EC76D5" w:rsidRDefault="00E80032" w:rsidP="00E80032">
      <w:pPr>
        <w:pStyle w:val="Code"/>
      </w:pPr>
    </w:p>
    <w:p w14:paraId="4EE02CE3" w14:textId="77777777" w:rsidR="00E80032" w:rsidRPr="00EC76D5" w:rsidRDefault="00E80032" w:rsidP="00E80032">
      <w:pPr>
        <w:pStyle w:val="Code"/>
      </w:pPr>
      <w:r w:rsidRPr="00EC76D5">
        <w:t xml:space="preserve">  inFile = fopen("Number.bin", "r");</w:t>
      </w:r>
    </w:p>
    <w:p w14:paraId="0926E074" w14:textId="77777777" w:rsidR="00E80032" w:rsidRPr="00EC76D5" w:rsidRDefault="00E80032" w:rsidP="00E80032">
      <w:pPr>
        <w:pStyle w:val="Code"/>
      </w:pPr>
      <w:r w:rsidRPr="00EC76D5">
        <w:lastRenderedPageBreak/>
        <w:t xml:space="preserve">  assert(inFile != NULL);</w:t>
      </w:r>
    </w:p>
    <w:p w14:paraId="337D6967" w14:textId="77777777" w:rsidR="00E80032" w:rsidRPr="00EC76D5" w:rsidRDefault="00E80032" w:rsidP="00E80032">
      <w:pPr>
        <w:pStyle w:val="Code"/>
      </w:pPr>
      <w:r w:rsidRPr="00EC76D5">
        <w:t xml:space="preserve">  while (fread(&amp;value, 1, sizeof value, inFile) &gt; 0) {</w:t>
      </w:r>
      <w:r w:rsidRPr="00EC76D5">
        <w:cr/>
        <w:t xml:space="preserve">    printf("%d\n", value);</w:t>
      </w:r>
    </w:p>
    <w:p w14:paraId="6D417526" w14:textId="77777777" w:rsidR="00E80032" w:rsidRPr="00EC76D5" w:rsidRDefault="00E80032" w:rsidP="00E80032">
      <w:pPr>
        <w:pStyle w:val="Code"/>
      </w:pPr>
      <w:r w:rsidRPr="00EC76D5">
        <w:t xml:space="preserve">  }</w:t>
      </w:r>
    </w:p>
    <w:p w14:paraId="03381FC1" w14:textId="77777777" w:rsidR="00E80032" w:rsidRPr="00EC76D5" w:rsidRDefault="00E80032" w:rsidP="00E80032">
      <w:pPr>
        <w:pStyle w:val="Code"/>
      </w:pPr>
      <w:r w:rsidRPr="00EC76D5">
        <w:t xml:space="preserve">  fclose(inFile);</w:t>
      </w:r>
    </w:p>
    <w:p w14:paraId="1B26E6CA" w14:textId="77777777" w:rsidR="00E80032" w:rsidRPr="00EC76D5" w:rsidRDefault="00E80032" w:rsidP="00E80032">
      <w:pPr>
        <w:pStyle w:val="Code"/>
      </w:pPr>
      <w:r w:rsidRPr="00EC76D5">
        <w:t>}</w:t>
      </w:r>
    </w:p>
    <w:p w14:paraId="3E70854A" w14:textId="77777777" w:rsidR="00E80032" w:rsidRPr="00EC76D5" w:rsidRDefault="00E80032" w:rsidP="00E80032">
      <w:r w:rsidRPr="00EC76D5">
        <w:t xml:space="preserve">The values are stored in compressed form in the binary file </w:t>
      </w:r>
      <w:r w:rsidRPr="00EC76D5">
        <w:rPr>
          <w:rStyle w:val="CodeInText0"/>
        </w:rPr>
        <w:t>Numbers.bin</w:t>
      </w:r>
      <w:r w:rsidRPr="00EC76D5">
        <w:t>, why they are not readable in the editor. Here is a screen dump of the file.</w:t>
      </w:r>
    </w:p>
    <w:p w14:paraId="7DB6314F" w14:textId="77777777" w:rsidR="00E80032" w:rsidRPr="00EC76D5" w:rsidRDefault="00E80032" w:rsidP="00E80032">
      <w:r w:rsidRPr="00EC76D5">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EC76D5" w:rsidRDefault="00E80032" w:rsidP="007C7CB2">
      <w:pPr>
        <w:pStyle w:val="Rubrik3"/>
      </w:pPr>
      <w:bookmarkStart w:id="6165" w:name="_Toc323656731"/>
      <w:bookmarkStart w:id="6166" w:name="_Toc324085469"/>
      <w:bookmarkStart w:id="6167" w:name="_Toc383781121"/>
      <w:bookmarkStart w:id="6168" w:name="_Toc481936521"/>
      <w:r w:rsidRPr="00EC76D5">
        <w:t>Program Parameters</w:t>
      </w:r>
      <w:bookmarkEnd w:id="6165"/>
      <w:bookmarkEnd w:id="6166"/>
      <w:bookmarkEnd w:id="6167"/>
      <w:bookmarkEnd w:id="6168"/>
    </w:p>
    <w:p w14:paraId="683E2625" w14:textId="77777777" w:rsidR="00E80032" w:rsidRPr="00EC76D5" w:rsidRDefault="00E80032" w:rsidP="00E80032">
      <w:r w:rsidRPr="00EC76D5">
        <w:t xml:space="preserve">It possible to start the program execution with parameters. In </w:t>
      </w:r>
      <w:r w:rsidRPr="00EC76D5">
        <w:rPr>
          <w:rStyle w:val="CodeInText0"/>
        </w:rPr>
        <w:t>main</w:t>
      </w:r>
      <w:r w:rsidRPr="00EC76D5">
        <w:t xml:space="preserve">, the </w:t>
      </w:r>
      <w:r w:rsidRPr="00EC76D5">
        <w:rPr>
          <w:rStyle w:val="CodeInText0"/>
        </w:rPr>
        <w:t>argc</w:t>
      </w:r>
      <w:r w:rsidRPr="00EC76D5">
        <w:t xml:space="preserve"> parameter holds the number of input strings, and </w:t>
      </w:r>
      <w:r w:rsidRPr="00EC76D5">
        <w:rPr>
          <w:rStyle w:val="CodeInText0"/>
        </w:rPr>
        <w:t>argv</w:t>
      </w:r>
      <w:r w:rsidRPr="00EC76D5">
        <w:t xml:space="preserve"> holds the string themselves.</w:t>
      </w:r>
    </w:p>
    <w:p w14:paraId="334A4FAE" w14:textId="77777777" w:rsidR="00E80032" w:rsidRPr="00EC76D5" w:rsidRDefault="00E80032" w:rsidP="00E80032">
      <w:pPr>
        <w:pStyle w:val="Code"/>
      </w:pPr>
      <w:r w:rsidRPr="00EC76D5">
        <w:t xml:space="preserve">#include </w:t>
      </w:r>
      <w:r w:rsidRPr="00EC76D5">
        <w:rPr>
          <w:color w:val="000000" w:themeColor="text1"/>
          <w:rPrChange w:id="6169" w:author="Stefan Björnander" w:date="2012-05-06T21:51:00Z">
            <w:rPr>
              <w:color w:val="A31515"/>
            </w:rPr>
          </w:rPrChange>
        </w:rPr>
        <w:t>&lt;StdIO.h&gt;</w:t>
      </w:r>
    </w:p>
    <w:p w14:paraId="44DF91D0" w14:textId="77777777" w:rsidR="00E80032" w:rsidRPr="00EC76D5" w:rsidRDefault="00E80032" w:rsidP="00E80032">
      <w:pPr>
        <w:pStyle w:val="Code"/>
      </w:pPr>
    </w:p>
    <w:p w14:paraId="4FE9BCF7" w14:textId="77777777" w:rsidR="00E80032" w:rsidRPr="00EC76D5" w:rsidRDefault="00E80032" w:rsidP="00E80032">
      <w:pPr>
        <w:pStyle w:val="Code"/>
      </w:pPr>
      <w:r w:rsidRPr="00EC76D5">
        <w:t>void main(int argc, char* argv[]) {</w:t>
      </w:r>
    </w:p>
    <w:p w14:paraId="550338DB" w14:textId="77777777" w:rsidR="00E80032" w:rsidRPr="00EC76D5" w:rsidRDefault="00E80032" w:rsidP="00E80032">
      <w:pPr>
        <w:pStyle w:val="Code"/>
      </w:pPr>
      <w:r w:rsidRPr="00EC76D5">
        <w:t xml:space="preserve">  int index;</w:t>
      </w:r>
    </w:p>
    <w:p w14:paraId="77A8FD53" w14:textId="77777777" w:rsidR="00E80032" w:rsidRPr="00EC76D5" w:rsidRDefault="00E80032" w:rsidP="00E80032">
      <w:pPr>
        <w:pStyle w:val="Code"/>
      </w:pPr>
      <w:r w:rsidRPr="00EC76D5">
        <w:t xml:space="preserve">  printf("argc: %d\n", argc);</w:t>
      </w:r>
    </w:p>
    <w:p w14:paraId="290B5C34" w14:textId="77777777" w:rsidR="00E80032" w:rsidRPr="00EC76D5" w:rsidRDefault="00E80032" w:rsidP="00E80032">
      <w:pPr>
        <w:pStyle w:val="Code"/>
      </w:pPr>
    </w:p>
    <w:p w14:paraId="33DD04E4" w14:textId="77777777" w:rsidR="00E80032" w:rsidRPr="00EC76D5" w:rsidRDefault="00E80032" w:rsidP="00E80032">
      <w:pPr>
        <w:pStyle w:val="Code"/>
      </w:pPr>
      <w:r w:rsidRPr="00EC76D5">
        <w:t xml:space="preserve">  for (index = 0; index &lt; argc; ++index) {</w:t>
      </w:r>
    </w:p>
    <w:p w14:paraId="41117C0A" w14:textId="77777777" w:rsidR="00E80032" w:rsidRPr="00EC76D5" w:rsidRDefault="00E80032" w:rsidP="00E80032">
      <w:pPr>
        <w:pStyle w:val="Code"/>
      </w:pPr>
      <w:r w:rsidRPr="00EC76D5">
        <w:t xml:space="preserve">    printf("argv[%d]: %s\n", index, argv[index]);</w:t>
      </w:r>
    </w:p>
    <w:p w14:paraId="56D063F9" w14:textId="77777777" w:rsidR="00E80032" w:rsidRPr="00EC76D5" w:rsidRDefault="00E80032" w:rsidP="00E80032">
      <w:pPr>
        <w:pStyle w:val="Code"/>
      </w:pPr>
      <w:r w:rsidRPr="00EC76D5">
        <w:t xml:space="preserve">  }</w:t>
      </w:r>
    </w:p>
    <w:p w14:paraId="13982738" w14:textId="77777777" w:rsidR="00E80032" w:rsidRPr="00EC76D5" w:rsidRDefault="00E80032" w:rsidP="00E80032">
      <w:pPr>
        <w:pStyle w:val="Code"/>
      </w:pPr>
      <w:r w:rsidRPr="00EC76D5">
        <w:t>}</w:t>
      </w:r>
    </w:p>
    <w:p w14:paraId="4F254810" w14:textId="77777777" w:rsidR="00E80032" w:rsidRPr="00EC76D5" w:rsidRDefault="00E80032" w:rsidP="00E80032">
      <w:r w:rsidRPr="00EC76D5">
        <w:t xml:space="preserve">The parameters are given when the program executes. Note that the value of </w:t>
      </w:r>
      <w:r w:rsidRPr="00EC76D5">
        <w:rPr>
          <w:rStyle w:val="CodeInText0"/>
        </w:rPr>
        <w:t>argv[0]</w:t>
      </w:r>
      <w:r w:rsidRPr="00EC76D5">
        <w:t xml:space="preserve"> always is the program path. </w:t>
      </w:r>
    </w:p>
    <w:p w14:paraId="644A7AE8" w14:textId="77777777" w:rsidR="00E80032" w:rsidRPr="00EC76D5" w:rsidRDefault="00E80032" w:rsidP="00E80032">
      <w:pPr>
        <w:autoSpaceDE w:val="0"/>
        <w:autoSpaceDN w:val="0"/>
        <w:spacing w:after="0"/>
        <w:rPr>
          <w:rFonts w:ascii="Consolas" w:hAnsi="Consolas" w:cs="Consolas"/>
          <w:sz w:val="19"/>
          <w:szCs w:val="19"/>
        </w:rPr>
      </w:pPr>
      <w:r w:rsidRPr="00EC76D5">
        <w:rPr>
          <w:rFonts w:ascii="Consolas" w:hAnsi="Consolas" w:cs="Consolas"/>
          <w:noProof/>
          <w:sz w:val="19"/>
          <w:szCs w:val="19"/>
          <w:lang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EC76D5" w:rsidRDefault="00E80032" w:rsidP="007C7CB2">
      <w:pPr>
        <w:pStyle w:val="Rubrik3"/>
      </w:pPr>
      <w:bookmarkStart w:id="6170" w:name="_Toc323656732"/>
      <w:bookmarkStart w:id="6171" w:name="_Toc324085470"/>
      <w:bookmarkStart w:id="6172" w:name="_Toc383781122"/>
      <w:bookmarkStart w:id="6173" w:name="_Toc481936522"/>
      <w:r w:rsidRPr="00EC76D5">
        <w:t>Environment Functions</w:t>
      </w:r>
      <w:bookmarkEnd w:id="6170"/>
      <w:bookmarkEnd w:id="6171"/>
      <w:bookmarkEnd w:id="6172"/>
      <w:bookmarkEnd w:id="6173"/>
    </w:p>
    <w:p w14:paraId="500F87E5" w14:textId="77777777" w:rsidR="00E80032" w:rsidRPr="00EC76D5" w:rsidRDefault="00E80032" w:rsidP="00E80032">
      <w:r w:rsidRPr="00EC76D5">
        <w:t xml:space="preserve">There is a set of functions that communicates with the surrounding environment: </w:t>
      </w:r>
      <w:r w:rsidRPr="00EC76D5">
        <w:rPr>
          <w:rStyle w:val="CodeInText0"/>
        </w:rPr>
        <w:t>exit</w:t>
      </w:r>
      <w:r w:rsidRPr="00EC76D5">
        <w:t xml:space="preserve"> quits the execution and sends an integer value to the environment; </w:t>
      </w:r>
      <w:r w:rsidRPr="00EC76D5">
        <w:rPr>
          <w:rStyle w:val="CodeInText0"/>
        </w:rPr>
        <w:t>atexit</w:t>
      </w:r>
      <w:r w:rsidRPr="00EC76D5">
        <w:t xml:space="preserve"> states a function that is called when </w:t>
      </w:r>
      <w:r w:rsidRPr="00EC76D5">
        <w:rPr>
          <w:rStyle w:val="CodeInText0"/>
        </w:rPr>
        <w:t>exit</w:t>
      </w:r>
      <w:r w:rsidRPr="00EC76D5">
        <w:t xml:space="preserve"> is called; </w:t>
      </w:r>
      <w:r w:rsidRPr="00EC76D5">
        <w:rPr>
          <w:rStyle w:val="CodeInText0"/>
        </w:rPr>
        <w:t>getenv</w:t>
      </w:r>
      <w:r w:rsidRPr="00EC76D5">
        <w:t xml:space="preserve"> reads the value of an environment variable, and </w:t>
      </w:r>
      <w:r w:rsidRPr="00EC76D5">
        <w:rPr>
          <w:rStyle w:val="CodeInText0"/>
        </w:rPr>
        <w:t>system</w:t>
      </w:r>
      <w:r w:rsidRPr="00EC76D5">
        <w:t xml:space="preserve"> executes a system command. There are two macros </w:t>
      </w:r>
      <w:hyperlink r:id="rId25" w:history="1">
        <w:r w:rsidRPr="00EC76D5">
          <w:rPr>
            <w:rStyle w:val="CodeInText0"/>
          </w:rPr>
          <w:t>EXIT_SUCCESS</w:t>
        </w:r>
      </w:hyperlink>
      <w:r w:rsidRPr="00EC76D5">
        <w:t xml:space="preserve"> and </w:t>
      </w:r>
      <w:hyperlink r:id="rId26" w:history="1">
        <w:r w:rsidRPr="00EC76D5">
          <w:rPr>
            <w:rStyle w:val="CodeInText0"/>
          </w:rPr>
          <w:t>EXIT_FAILURE</w:t>
        </w:r>
      </w:hyperlink>
      <w:r w:rsidRPr="00EC76D5">
        <w:t xml:space="preserve"> that can used with the </w:t>
      </w:r>
      <w:r w:rsidRPr="00EC76D5">
        <w:rPr>
          <w:rStyle w:val="CodeInText0"/>
        </w:rPr>
        <w:t>exit</w:t>
      </w:r>
      <w:r w:rsidRPr="00EC76D5">
        <w:t xml:space="preserve"> function.</w:t>
      </w:r>
    </w:p>
    <w:p w14:paraId="7EDD3DF8" w14:textId="77777777" w:rsidR="00E80032" w:rsidRPr="00EC76D5" w:rsidRDefault="00E80032" w:rsidP="00E80032">
      <w:pPr>
        <w:pStyle w:val="Code"/>
      </w:pPr>
      <w:r w:rsidRPr="00EC76D5">
        <w:t xml:space="preserve">#include </w:t>
      </w:r>
      <w:r w:rsidRPr="00EC76D5">
        <w:rPr>
          <w:color w:val="000000" w:themeColor="text1"/>
          <w:rPrChange w:id="6174" w:author="Stefan Björnander" w:date="2012-05-06T21:51:00Z">
            <w:rPr>
              <w:color w:val="A31515"/>
            </w:rPr>
          </w:rPrChange>
        </w:rPr>
        <w:t>&lt;StdIO.h&gt;</w:t>
      </w:r>
    </w:p>
    <w:p w14:paraId="089F54E0" w14:textId="77777777" w:rsidR="00E80032" w:rsidRPr="00EC76D5" w:rsidRDefault="00E80032" w:rsidP="00E80032">
      <w:pPr>
        <w:pStyle w:val="Code"/>
      </w:pPr>
      <w:r w:rsidRPr="00EC76D5">
        <w:rPr>
          <w:color w:val="000000" w:themeColor="text1"/>
          <w:rPrChange w:id="6175" w:author="Stefan Björnander" w:date="2012-05-06T21:51:00Z">
            <w:rPr>
              <w:color w:val="0000FF"/>
            </w:rPr>
          </w:rPrChange>
        </w:rPr>
        <w:t>#include</w:t>
      </w:r>
      <w:r w:rsidRPr="00EC76D5">
        <w:t xml:space="preserve"> &lt;stdlib.h&gt;</w:t>
      </w:r>
    </w:p>
    <w:p w14:paraId="6387B990" w14:textId="77777777" w:rsidR="00E80032" w:rsidRPr="00EC76D5" w:rsidRDefault="00E80032" w:rsidP="00E80032">
      <w:pPr>
        <w:pStyle w:val="Code"/>
      </w:pPr>
    </w:p>
    <w:p w14:paraId="68E6BF3F" w14:textId="77777777" w:rsidR="00E80032" w:rsidRPr="00EC76D5" w:rsidRDefault="00E80032" w:rsidP="00E80032">
      <w:pPr>
        <w:pStyle w:val="Code"/>
      </w:pPr>
      <w:r w:rsidRPr="00EC76D5">
        <w:rPr>
          <w:color w:val="000000" w:themeColor="text1"/>
          <w:rPrChange w:id="6176" w:author="Stefan Björnander" w:date="2012-05-06T21:51:00Z">
            <w:rPr>
              <w:color w:val="0000FF"/>
            </w:rPr>
          </w:rPrChange>
        </w:rPr>
        <w:t>void</w:t>
      </w:r>
      <w:r w:rsidRPr="00EC76D5">
        <w:t xml:space="preserve"> ExitFunction(</w:t>
      </w:r>
      <w:r w:rsidRPr="00EC76D5">
        <w:rPr>
          <w:color w:val="000000" w:themeColor="text1"/>
          <w:rPrChange w:id="6177" w:author="Stefan Björnander" w:date="2012-05-06T21:51:00Z">
            <w:rPr>
              <w:color w:val="0000FF"/>
            </w:rPr>
          </w:rPrChange>
        </w:rPr>
        <w:t>void</w:t>
      </w:r>
      <w:r w:rsidRPr="00EC76D5">
        <w:t>) {</w:t>
      </w:r>
    </w:p>
    <w:p w14:paraId="7743D057" w14:textId="77777777" w:rsidR="00E80032" w:rsidRPr="00EC76D5" w:rsidRDefault="00E80032" w:rsidP="00E80032">
      <w:pPr>
        <w:pStyle w:val="Code"/>
      </w:pPr>
      <w:r w:rsidRPr="00EC76D5">
        <w:t xml:space="preserve">  printf("The Program is exiting.\n");</w:t>
      </w:r>
    </w:p>
    <w:p w14:paraId="7F9C8E7D" w14:textId="77777777" w:rsidR="00E80032" w:rsidRPr="00EC76D5" w:rsidRDefault="00E80032" w:rsidP="00E80032">
      <w:pPr>
        <w:pStyle w:val="Code"/>
      </w:pPr>
      <w:r w:rsidRPr="00EC76D5">
        <w:t>}</w:t>
      </w:r>
    </w:p>
    <w:p w14:paraId="34135F66" w14:textId="77777777" w:rsidR="00E80032" w:rsidRPr="00EC76D5" w:rsidRDefault="00E80032" w:rsidP="00E80032">
      <w:pPr>
        <w:pStyle w:val="Code"/>
      </w:pPr>
    </w:p>
    <w:p w14:paraId="663FADFC" w14:textId="77777777" w:rsidR="00E80032" w:rsidRPr="00EC76D5" w:rsidRDefault="00E80032" w:rsidP="00E80032">
      <w:pPr>
        <w:pStyle w:val="Code"/>
      </w:pPr>
      <w:r w:rsidRPr="00EC76D5">
        <w:rPr>
          <w:color w:val="000000" w:themeColor="text1"/>
          <w:rPrChange w:id="6178" w:author="Stefan Björnander" w:date="2012-05-06T21:51:00Z">
            <w:rPr>
              <w:color w:val="0000FF"/>
            </w:rPr>
          </w:rPrChange>
        </w:rPr>
        <w:t>void</w:t>
      </w:r>
      <w:r w:rsidRPr="00EC76D5">
        <w:t xml:space="preserve"> main() {</w:t>
      </w:r>
    </w:p>
    <w:p w14:paraId="340285E6" w14:textId="77777777" w:rsidR="00E80032" w:rsidRPr="00EC76D5" w:rsidRDefault="00E80032" w:rsidP="00E80032">
      <w:pPr>
        <w:pStyle w:val="Code"/>
      </w:pPr>
      <w:r w:rsidRPr="00EC76D5">
        <w:lastRenderedPageBreak/>
        <w:t xml:space="preserve">  char* path = getenv("PATH");</w:t>
      </w:r>
    </w:p>
    <w:p w14:paraId="5FD78ADD" w14:textId="77777777" w:rsidR="00E80032" w:rsidRPr="00EC76D5" w:rsidRDefault="00E80032" w:rsidP="00E80032">
      <w:pPr>
        <w:pStyle w:val="Code"/>
      </w:pPr>
    </w:p>
    <w:p w14:paraId="6AF736F8" w14:textId="77777777" w:rsidR="00E80032" w:rsidRPr="00EC76D5" w:rsidRDefault="00E80032" w:rsidP="00E80032">
      <w:pPr>
        <w:pStyle w:val="Code"/>
      </w:pPr>
      <w:r w:rsidRPr="00EC76D5">
        <w:t xml:space="preserve">  system("dir *.c");</w:t>
      </w:r>
    </w:p>
    <w:p w14:paraId="2904BD82" w14:textId="77777777" w:rsidR="00E80032" w:rsidRPr="00EC76D5" w:rsidRDefault="00E80032" w:rsidP="00E80032">
      <w:pPr>
        <w:pStyle w:val="Code"/>
      </w:pPr>
      <w:r w:rsidRPr="00EC76D5">
        <w:t xml:space="preserve">  atexit(&amp;ExitFunction);</w:t>
      </w:r>
    </w:p>
    <w:p w14:paraId="35E6EFFB" w14:textId="77777777" w:rsidR="00E80032" w:rsidRPr="00EC76D5" w:rsidRDefault="00E80032" w:rsidP="00E80032">
      <w:pPr>
        <w:pStyle w:val="Code"/>
      </w:pPr>
    </w:p>
    <w:p w14:paraId="77913C28" w14:textId="77777777" w:rsidR="00E80032" w:rsidRPr="00EC76D5" w:rsidRDefault="00E80032" w:rsidP="00E80032">
      <w:pPr>
        <w:pStyle w:val="Code"/>
      </w:pPr>
      <w:r w:rsidRPr="00EC76D5">
        <w:t xml:space="preserve">  if (path != NULL) {</w:t>
      </w:r>
    </w:p>
    <w:p w14:paraId="19BDD1C8" w14:textId="77777777" w:rsidR="00E80032" w:rsidRPr="00EC76D5" w:rsidRDefault="00E80032" w:rsidP="00E80032">
      <w:pPr>
        <w:pStyle w:val="Code"/>
      </w:pPr>
      <w:r w:rsidRPr="00EC76D5">
        <w:t xml:space="preserve">    printf("Path: %s.\n", path);</w:t>
      </w:r>
    </w:p>
    <w:p w14:paraId="222593E4" w14:textId="77777777" w:rsidR="00E80032" w:rsidRPr="00EC76D5" w:rsidRDefault="00E80032" w:rsidP="00E80032">
      <w:pPr>
        <w:pStyle w:val="Code"/>
      </w:pPr>
      <w:r w:rsidRPr="00EC76D5">
        <w:t xml:space="preserve">    exit(EXIT_SUCCESS);</w:t>
      </w:r>
    </w:p>
    <w:p w14:paraId="16A74814" w14:textId="77777777" w:rsidR="00E80032" w:rsidRPr="00EC76D5" w:rsidRDefault="00E80032" w:rsidP="00E80032">
      <w:pPr>
        <w:pStyle w:val="Code"/>
      </w:pPr>
      <w:r w:rsidRPr="00EC76D5">
        <w:t xml:space="preserve">  }</w:t>
      </w:r>
    </w:p>
    <w:p w14:paraId="2A84EE39" w14:textId="77777777" w:rsidR="00E80032" w:rsidRPr="00EC76D5" w:rsidRDefault="00E80032" w:rsidP="00E80032">
      <w:pPr>
        <w:pStyle w:val="Code"/>
      </w:pPr>
      <w:r w:rsidRPr="00EC76D5">
        <w:t xml:space="preserve">  else {</w:t>
      </w:r>
    </w:p>
    <w:p w14:paraId="48B3DB12" w14:textId="77777777" w:rsidR="00E80032" w:rsidRPr="00EC76D5" w:rsidRDefault="00E80032" w:rsidP="00E80032">
      <w:pPr>
        <w:pStyle w:val="Code"/>
      </w:pPr>
      <w:r w:rsidRPr="00EC76D5">
        <w:t xml:space="preserve">    printf("Path not found.\n");</w:t>
      </w:r>
    </w:p>
    <w:p w14:paraId="36E81DA0" w14:textId="77777777" w:rsidR="00E80032" w:rsidRPr="00EC76D5" w:rsidRDefault="00E80032" w:rsidP="00E80032">
      <w:pPr>
        <w:pStyle w:val="Code"/>
      </w:pPr>
      <w:r w:rsidRPr="00EC76D5">
        <w:t xml:space="preserve">    exit(EXIT_FAILURE);</w:t>
      </w:r>
    </w:p>
    <w:p w14:paraId="01C56609" w14:textId="77777777" w:rsidR="00E80032" w:rsidRPr="00EC76D5" w:rsidRDefault="00E80032" w:rsidP="00E80032">
      <w:pPr>
        <w:pStyle w:val="Code"/>
      </w:pPr>
      <w:r w:rsidRPr="00EC76D5">
        <w:t xml:space="preserve">  }</w:t>
      </w:r>
    </w:p>
    <w:p w14:paraId="0CE811C2" w14:textId="77777777" w:rsidR="00E80032" w:rsidRPr="00EC76D5" w:rsidRDefault="00E80032" w:rsidP="00E80032">
      <w:pPr>
        <w:pStyle w:val="Code"/>
      </w:pPr>
      <w:r w:rsidRPr="00EC76D5">
        <w:t>}</w:t>
      </w:r>
    </w:p>
    <w:p w14:paraId="3DFDF295" w14:textId="77777777" w:rsidR="00E80032" w:rsidRPr="00EC76D5" w:rsidRDefault="00E80032" w:rsidP="00E80032">
      <w:r w:rsidRPr="00EC76D5">
        <w:t xml:space="preserve">Another way to send an exit message to the surrounding environment is to define </w:t>
      </w:r>
      <w:r w:rsidRPr="00EC76D5">
        <w:rPr>
          <w:rStyle w:val="CodeInText0"/>
        </w:rPr>
        <w:t>int</w:t>
      </w:r>
      <w:r w:rsidRPr="00EC76D5">
        <w:t xml:space="preserve"> as </w:t>
      </w:r>
      <w:r w:rsidRPr="00EC76D5">
        <w:rPr>
          <w:rStyle w:val="CodeInText0"/>
        </w:rPr>
        <w:t>main’s</w:t>
      </w:r>
      <w:r w:rsidRPr="00EC76D5">
        <w:t xml:space="preserve"> return type. It has the same effect as calling </w:t>
      </w:r>
      <w:r w:rsidRPr="00EC76D5">
        <w:rPr>
          <w:rStyle w:val="CodeInText0"/>
        </w:rPr>
        <w:t>exit</w:t>
      </w:r>
      <w:r w:rsidRPr="00EC76D5">
        <w:t xml:space="preserve"> in </w:t>
      </w:r>
      <w:r w:rsidRPr="00EC76D5">
        <w:rPr>
          <w:rStyle w:val="CodeInText0"/>
        </w:rPr>
        <w:t>main</w:t>
      </w:r>
      <w:r w:rsidRPr="00EC76D5">
        <w:t xml:space="preserve"> (except that the exit function will not be called).</w:t>
      </w:r>
    </w:p>
    <w:p w14:paraId="525003F4" w14:textId="77777777" w:rsidR="00E80032" w:rsidRPr="00EC76D5" w:rsidRDefault="00E80032" w:rsidP="00E80032">
      <w:pPr>
        <w:pStyle w:val="Code"/>
      </w:pPr>
      <w:r w:rsidRPr="00EC76D5">
        <w:t xml:space="preserve">#include </w:t>
      </w:r>
      <w:r w:rsidRPr="00EC76D5">
        <w:rPr>
          <w:color w:val="000000" w:themeColor="text1"/>
          <w:rPrChange w:id="6179" w:author="Stefan Björnander" w:date="2012-05-06T21:51:00Z">
            <w:rPr>
              <w:color w:val="A31515"/>
            </w:rPr>
          </w:rPrChange>
        </w:rPr>
        <w:t>&lt;StdIO.h&gt;</w:t>
      </w:r>
    </w:p>
    <w:p w14:paraId="62B47D48" w14:textId="77777777" w:rsidR="00E80032" w:rsidRPr="00EC76D5" w:rsidRDefault="00E80032" w:rsidP="00E80032">
      <w:pPr>
        <w:pStyle w:val="Code"/>
      </w:pPr>
      <w:r w:rsidRPr="00EC76D5">
        <w:t>#include &lt;StdLib.h&gt;</w:t>
      </w:r>
    </w:p>
    <w:p w14:paraId="41372499" w14:textId="77777777" w:rsidR="00E80032" w:rsidRPr="00EC76D5" w:rsidRDefault="00E80032" w:rsidP="00E80032">
      <w:pPr>
        <w:pStyle w:val="Code"/>
      </w:pPr>
    </w:p>
    <w:p w14:paraId="7B83DB91" w14:textId="77777777" w:rsidR="00E80032" w:rsidRPr="00EC76D5" w:rsidRDefault="00E80032" w:rsidP="00E80032">
      <w:pPr>
        <w:pStyle w:val="Code"/>
      </w:pPr>
      <w:r w:rsidRPr="00EC76D5">
        <w:t>int main() {</w:t>
      </w:r>
    </w:p>
    <w:p w14:paraId="0C8B4FA7" w14:textId="77777777" w:rsidR="00E80032" w:rsidRPr="00EC76D5" w:rsidRDefault="00E80032" w:rsidP="00E80032">
      <w:pPr>
        <w:pStyle w:val="Code"/>
      </w:pPr>
      <w:r w:rsidRPr="00EC76D5">
        <w:t xml:space="preserve">  char* path = getenv("PATH");</w:t>
      </w:r>
    </w:p>
    <w:p w14:paraId="577B6473" w14:textId="77777777" w:rsidR="00E80032" w:rsidRPr="00EC76D5" w:rsidRDefault="00E80032" w:rsidP="00E80032">
      <w:pPr>
        <w:pStyle w:val="Code"/>
      </w:pPr>
    </w:p>
    <w:p w14:paraId="33C9851E" w14:textId="77777777" w:rsidR="00E80032" w:rsidRPr="00EC76D5" w:rsidRDefault="00E80032" w:rsidP="00E80032">
      <w:pPr>
        <w:pStyle w:val="Code"/>
      </w:pPr>
      <w:r w:rsidRPr="00EC76D5">
        <w:t xml:space="preserve">  if (path != NULL) {</w:t>
      </w:r>
    </w:p>
    <w:p w14:paraId="5504949B" w14:textId="77777777" w:rsidR="00E80032" w:rsidRPr="00EC76D5" w:rsidRDefault="00E80032" w:rsidP="00E80032">
      <w:pPr>
        <w:pStyle w:val="Code"/>
      </w:pPr>
      <w:r w:rsidRPr="00EC76D5">
        <w:t xml:space="preserve">    printf("Path: %s.\n", path);</w:t>
      </w:r>
    </w:p>
    <w:p w14:paraId="2BC5EDCE" w14:textId="77777777" w:rsidR="00E80032" w:rsidRPr="00EC76D5" w:rsidRDefault="00E80032" w:rsidP="00E80032">
      <w:pPr>
        <w:pStyle w:val="Code"/>
      </w:pPr>
      <w:r w:rsidRPr="00EC76D5">
        <w:t xml:space="preserve">    return EXIT_SUCCESS;</w:t>
      </w:r>
    </w:p>
    <w:p w14:paraId="6340B619" w14:textId="77777777" w:rsidR="00E80032" w:rsidRPr="00EC76D5" w:rsidRDefault="00E80032" w:rsidP="00E80032">
      <w:pPr>
        <w:pStyle w:val="Code"/>
      </w:pPr>
      <w:r w:rsidRPr="00EC76D5">
        <w:t xml:space="preserve">  }</w:t>
      </w:r>
    </w:p>
    <w:p w14:paraId="4496DB1D" w14:textId="77777777" w:rsidR="00E80032" w:rsidRPr="00EC76D5" w:rsidRDefault="00E80032" w:rsidP="00E80032">
      <w:pPr>
        <w:pStyle w:val="Code"/>
      </w:pPr>
      <w:r w:rsidRPr="00EC76D5">
        <w:t xml:space="preserve">  else {</w:t>
      </w:r>
    </w:p>
    <w:p w14:paraId="6A60AEF1" w14:textId="77777777" w:rsidR="00E80032" w:rsidRPr="00EC76D5" w:rsidRDefault="00E80032" w:rsidP="00E80032">
      <w:pPr>
        <w:pStyle w:val="Code"/>
      </w:pPr>
      <w:r w:rsidRPr="00EC76D5">
        <w:t xml:space="preserve">    printf("Path not found.\n");</w:t>
      </w:r>
    </w:p>
    <w:p w14:paraId="1A24315D" w14:textId="77777777" w:rsidR="00E80032" w:rsidRPr="00EC76D5" w:rsidRDefault="00E80032" w:rsidP="00E80032">
      <w:pPr>
        <w:pStyle w:val="Code"/>
      </w:pPr>
      <w:r w:rsidRPr="00EC76D5">
        <w:t xml:space="preserve">    return EXIT_FAILURE;</w:t>
      </w:r>
    </w:p>
    <w:p w14:paraId="79868024" w14:textId="77777777" w:rsidR="00E80032" w:rsidRPr="00EC76D5" w:rsidRDefault="00E80032" w:rsidP="00E80032">
      <w:pPr>
        <w:pStyle w:val="Code"/>
      </w:pPr>
      <w:r w:rsidRPr="00EC76D5">
        <w:t xml:space="preserve">  }</w:t>
      </w:r>
    </w:p>
    <w:p w14:paraId="37EEF098" w14:textId="77777777" w:rsidR="00E80032" w:rsidRPr="00EC76D5" w:rsidRDefault="00E80032" w:rsidP="00E80032">
      <w:pPr>
        <w:pStyle w:val="Code"/>
      </w:pPr>
      <w:r w:rsidRPr="00EC76D5">
        <w:t>}</w:t>
      </w:r>
    </w:p>
    <w:p w14:paraId="6490D973" w14:textId="77777777" w:rsidR="00E80032" w:rsidRPr="00EC76D5" w:rsidRDefault="00E80032" w:rsidP="007C7CB2">
      <w:pPr>
        <w:pStyle w:val="Rubrik3"/>
      </w:pPr>
      <w:bookmarkStart w:id="6180" w:name="_Toc323656733"/>
      <w:bookmarkStart w:id="6181" w:name="_Toc324085471"/>
      <w:bookmarkStart w:id="6182" w:name="_Toc383781123"/>
      <w:bookmarkStart w:id="6183" w:name="_Ref383865473"/>
      <w:bookmarkStart w:id="6184" w:name="_Ref383865556"/>
      <w:bookmarkStart w:id="6185" w:name="_Toc481936523"/>
      <w:r w:rsidRPr="00EC76D5">
        <w:t>Searching and Sorting</w:t>
      </w:r>
      <w:bookmarkEnd w:id="6180"/>
      <w:bookmarkEnd w:id="6181"/>
      <w:bookmarkEnd w:id="6182"/>
      <w:bookmarkEnd w:id="6183"/>
      <w:bookmarkEnd w:id="6184"/>
      <w:bookmarkEnd w:id="6185"/>
    </w:p>
    <w:p w14:paraId="23F2EFA3" w14:textId="77777777" w:rsidR="00E80032" w:rsidRPr="00EC76D5" w:rsidRDefault="00E80032" w:rsidP="00E80032">
      <w:r w:rsidRPr="00EC76D5">
        <w:t xml:space="preserve">The </w:t>
      </w:r>
      <w:r w:rsidRPr="00EC76D5">
        <w:rPr>
          <w:rStyle w:val="CodeInText0"/>
        </w:rPr>
        <w:t>bsearch</w:t>
      </w:r>
      <w:r w:rsidRPr="00EC76D5">
        <w:t xml:space="preserve"> function performs a binary search through a sorted list of values. We need to add a pointer function parameter specifying a function comparing two values.</w:t>
      </w:r>
    </w:p>
    <w:p w14:paraId="39E01868" w14:textId="77777777" w:rsidR="00E80032" w:rsidRPr="00EC76D5" w:rsidRDefault="00E80032" w:rsidP="00E80032">
      <w:pPr>
        <w:pStyle w:val="Code"/>
      </w:pPr>
      <w:r w:rsidRPr="00EC76D5">
        <w:rPr>
          <w:color w:val="000000" w:themeColor="text1"/>
          <w:rPrChange w:id="6186" w:author="Stefan Björnander" w:date="2012-05-06T21:51:00Z">
            <w:rPr>
              <w:color w:val="0000FF"/>
            </w:rPr>
          </w:rPrChange>
        </w:rPr>
        <w:t>#include</w:t>
      </w:r>
      <w:r w:rsidRPr="00EC76D5">
        <w:t xml:space="preserve"> &lt;StdLib.h&gt;</w:t>
      </w:r>
    </w:p>
    <w:p w14:paraId="65151F9A" w14:textId="77777777" w:rsidR="00E80032" w:rsidRPr="00EC76D5" w:rsidRDefault="00E80032" w:rsidP="00E80032">
      <w:pPr>
        <w:pStyle w:val="Code"/>
      </w:pPr>
    </w:p>
    <w:p w14:paraId="766A3E45" w14:textId="77777777" w:rsidR="00E80032" w:rsidRPr="00EC76D5" w:rsidRDefault="00E80032" w:rsidP="00E80032">
      <w:pPr>
        <w:pStyle w:val="Code"/>
      </w:pPr>
      <w:r w:rsidRPr="00EC76D5">
        <w:rPr>
          <w:color w:val="000000" w:themeColor="text1"/>
          <w:rPrChange w:id="6187" w:author="Stefan Björnander" w:date="2012-05-06T21:51:00Z">
            <w:rPr>
              <w:color w:val="0000FF"/>
            </w:rPr>
          </w:rPrChange>
        </w:rPr>
        <w:t>int</w:t>
      </w:r>
      <w:r w:rsidRPr="00EC76D5">
        <w:t xml:space="preserve"> CompareIntegers(</w:t>
      </w:r>
      <w:r w:rsidRPr="00EC76D5">
        <w:rPr>
          <w:color w:val="000000" w:themeColor="text1"/>
          <w:rPrChange w:id="6188" w:author="Stefan Björnander" w:date="2012-05-06T21:51:00Z">
            <w:rPr>
              <w:color w:val="0000FF"/>
            </w:rPr>
          </w:rPrChange>
        </w:rPr>
        <w:t>const</w:t>
      </w:r>
      <w:r w:rsidRPr="00EC76D5">
        <w:t xml:space="preserve"> </w:t>
      </w:r>
      <w:r w:rsidRPr="00EC76D5">
        <w:rPr>
          <w:color w:val="000000" w:themeColor="text1"/>
          <w:rPrChange w:id="6189" w:author="Stefan Björnander" w:date="2012-05-06T21:51:00Z">
            <w:rPr>
              <w:color w:val="0000FF"/>
            </w:rPr>
          </w:rPrChange>
        </w:rPr>
        <w:t>int</w:t>
      </w:r>
      <w:r w:rsidRPr="00EC76D5">
        <w:t xml:space="preserve">* intPtr1, </w:t>
      </w:r>
      <w:r w:rsidRPr="00EC76D5">
        <w:rPr>
          <w:color w:val="000000" w:themeColor="text1"/>
          <w:rPrChange w:id="6190" w:author="Stefan Björnander" w:date="2012-05-06T21:51:00Z">
            <w:rPr>
              <w:color w:val="0000FF"/>
            </w:rPr>
          </w:rPrChange>
        </w:rPr>
        <w:t>const</w:t>
      </w:r>
      <w:r w:rsidRPr="00EC76D5">
        <w:t xml:space="preserve"> </w:t>
      </w:r>
      <w:r w:rsidRPr="00EC76D5">
        <w:rPr>
          <w:color w:val="000000" w:themeColor="text1"/>
          <w:rPrChange w:id="6191" w:author="Stefan Björnander" w:date="2012-05-06T21:51:00Z">
            <w:rPr>
              <w:color w:val="0000FF"/>
            </w:rPr>
          </w:rPrChange>
        </w:rPr>
        <w:t>int</w:t>
      </w:r>
      <w:r w:rsidRPr="00EC76D5">
        <w:t>* intPtr2) {</w:t>
      </w:r>
    </w:p>
    <w:p w14:paraId="64E3C969" w14:textId="77777777" w:rsidR="00E80032" w:rsidRPr="00EC76D5" w:rsidRDefault="00E80032" w:rsidP="00E80032">
      <w:pPr>
        <w:pStyle w:val="Code"/>
      </w:pPr>
      <w:r w:rsidRPr="00EC76D5">
        <w:t xml:space="preserve">  return (*intPtr1 &lt; *intPtr2) ? -1 : (((*intPtr1 &gt; *intPtr2) ? 1 : 0));</w:t>
      </w:r>
    </w:p>
    <w:p w14:paraId="11B2B42A" w14:textId="77777777" w:rsidR="00E80032" w:rsidRPr="00EC76D5" w:rsidRDefault="00E80032" w:rsidP="00E80032">
      <w:pPr>
        <w:pStyle w:val="Code"/>
      </w:pPr>
      <w:r w:rsidRPr="00EC76D5">
        <w:t>}</w:t>
      </w:r>
    </w:p>
    <w:p w14:paraId="0FB65BC5" w14:textId="77777777" w:rsidR="00E80032" w:rsidRPr="00EC76D5" w:rsidRDefault="00E80032" w:rsidP="00E80032">
      <w:pPr>
        <w:pStyle w:val="Code"/>
      </w:pPr>
    </w:p>
    <w:p w14:paraId="61EB43FF" w14:textId="77777777" w:rsidR="00E80032" w:rsidRPr="00EC76D5" w:rsidRDefault="00E80032" w:rsidP="00E80032">
      <w:pPr>
        <w:pStyle w:val="Code"/>
      </w:pPr>
      <w:r w:rsidRPr="00EC76D5">
        <w:rPr>
          <w:color w:val="000000" w:themeColor="text1"/>
          <w:rPrChange w:id="6192" w:author="Stefan Björnander" w:date="2012-05-06T21:51:00Z">
            <w:rPr>
              <w:color w:val="0000FF"/>
            </w:rPr>
          </w:rPrChange>
        </w:rPr>
        <w:t>void</w:t>
      </w:r>
      <w:r w:rsidRPr="00EC76D5">
        <w:t xml:space="preserve"> main() {</w:t>
      </w:r>
    </w:p>
    <w:p w14:paraId="199C66A7" w14:textId="77777777" w:rsidR="00E80032" w:rsidRPr="00EC76D5" w:rsidRDefault="00E80032" w:rsidP="00E80032">
      <w:pPr>
        <w:pStyle w:val="Code"/>
      </w:pPr>
      <w:r w:rsidRPr="00EC76D5">
        <w:t xml:space="preserve">  int intArray[] = {1, 2, 3, 4, 5, 6, 7, 8, 9, 10},</w:t>
      </w:r>
    </w:p>
    <w:p w14:paraId="201AE66B" w14:textId="77777777" w:rsidR="00E80032" w:rsidRPr="00EC76D5" w:rsidRDefault="00E80032" w:rsidP="00E80032">
      <w:pPr>
        <w:pStyle w:val="Code"/>
      </w:pPr>
      <w:r w:rsidRPr="00EC76D5">
        <w:t xml:space="preserve">      arraySize = sizeof intArray / </w:t>
      </w:r>
      <w:r w:rsidRPr="00EC76D5">
        <w:rPr>
          <w:color w:val="000000" w:themeColor="text1"/>
          <w:rPrChange w:id="6193" w:author="Stefan Björnander" w:date="2012-05-06T21:51:00Z">
            <w:rPr>
              <w:color w:val="0000FF"/>
            </w:rPr>
          </w:rPrChange>
        </w:rPr>
        <w:t>sizeof</w:t>
      </w:r>
      <w:r w:rsidRPr="00EC76D5">
        <w:t xml:space="preserve"> intArray[0],</w:t>
      </w:r>
    </w:p>
    <w:p w14:paraId="430650DE" w14:textId="77777777" w:rsidR="00E80032" w:rsidRPr="00EC76D5" w:rsidRDefault="00E80032" w:rsidP="00E80032">
      <w:pPr>
        <w:pStyle w:val="Code"/>
      </w:pPr>
      <w:r w:rsidRPr="00EC76D5">
        <w:t xml:space="preserve">      value = 6;</w:t>
      </w:r>
    </w:p>
    <w:p w14:paraId="64591EC0" w14:textId="77777777" w:rsidR="00E80032" w:rsidRPr="00EC76D5" w:rsidRDefault="00E80032" w:rsidP="00E80032">
      <w:pPr>
        <w:pStyle w:val="Code"/>
      </w:pPr>
    </w:p>
    <w:p w14:paraId="49FD9E3D" w14:textId="77777777" w:rsidR="00E80032" w:rsidRPr="00EC76D5" w:rsidRDefault="00E80032" w:rsidP="00E80032">
      <w:pPr>
        <w:pStyle w:val="Code"/>
      </w:pPr>
      <w:r w:rsidRPr="00EC76D5">
        <w:t xml:space="preserve">  int* resultPtr = bsearch(&amp;value, intArray, arraySize,</w:t>
      </w:r>
    </w:p>
    <w:p w14:paraId="21AC78FB" w14:textId="77777777" w:rsidR="00E80032" w:rsidRPr="00EC76D5" w:rsidRDefault="00E80032" w:rsidP="00E80032">
      <w:pPr>
        <w:pStyle w:val="Code"/>
      </w:pPr>
      <w:r w:rsidRPr="00EC76D5">
        <w:t xml:space="preserve">                           sizeof (</w:t>
      </w:r>
      <w:r w:rsidRPr="00EC76D5">
        <w:rPr>
          <w:color w:val="000000" w:themeColor="text1"/>
          <w:rPrChange w:id="6194" w:author="Stefan Björnander" w:date="2012-05-06T21:51:00Z">
            <w:rPr>
              <w:color w:val="0000FF"/>
            </w:rPr>
          </w:rPrChange>
        </w:rPr>
        <w:t>int</w:t>
      </w:r>
      <w:r w:rsidRPr="00EC76D5">
        <w:t xml:space="preserve">), &amp;CompareIntegers); </w:t>
      </w:r>
    </w:p>
    <w:p w14:paraId="70AA0175" w14:textId="77777777" w:rsidR="00E80032" w:rsidRPr="00EC76D5" w:rsidRDefault="00E80032" w:rsidP="00E80032">
      <w:pPr>
        <w:pStyle w:val="Code"/>
      </w:pPr>
    </w:p>
    <w:p w14:paraId="4506E242" w14:textId="77777777" w:rsidR="00E80032" w:rsidRPr="00EC76D5" w:rsidRDefault="00E80032" w:rsidP="00E80032">
      <w:pPr>
        <w:pStyle w:val="Code"/>
      </w:pPr>
      <w:r w:rsidRPr="00EC76D5">
        <w:t xml:space="preserve">  if (resultPtr != NULL) {</w:t>
      </w:r>
    </w:p>
    <w:p w14:paraId="3422E873" w14:textId="77777777" w:rsidR="00E80032" w:rsidRPr="00EC76D5" w:rsidRDefault="00E80032" w:rsidP="00E80032">
      <w:pPr>
        <w:pStyle w:val="Code"/>
      </w:pPr>
      <w:r w:rsidRPr="00EC76D5">
        <w:t xml:space="preserve">    int index = ((</w:t>
      </w:r>
      <w:r w:rsidRPr="00EC76D5">
        <w:rPr>
          <w:color w:val="000000" w:themeColor="text1"/>
          <w:rPrChange w:id="6195" w:author="Stefan Björnander" w:date="2012-05-06T21:51:00Z">
            <w:rPr>
              <w:color w:val="0000FF"/>
            </w:rPr>
          </w:rPrChange>
        </w:rPr>
        <w:t>int</w:t>
      </w:r>
      <w:r w:rsidRPr="00EC76D5">
        <w:t>*) resultPtr) - intArray;</w:t>
      </w:r>
    </w:p>
    <w:p w14:paraId="3A3C61E3" w14:textId="77777777" w:rsidR="00E80032" w:rsidRPr="00EC76D5" w:rsidRDefault="00E80032" w:rsidP="00E80032">
      <w:pPr>
        <w:pStyle w:val="Code"/>
      </w:pPr>
      <w:r w:rsidRPr="00EC76D5">
        <w:t xml:space="preserve">    printf("Index %d.\n", index);</w:t>
      </w:r>
    </w:p>
    <w:p w14:paraId="398420B3" w14:textId="77777777" w:rsidR="00E80032" w:rsidRPr="00EC76D5" w:rsidRDefault="00E80032" w:rsidP="00E80032">
      <w:pPr>
        <w:pStyle w:val="Code"/>
      </w:pPr>
      <w:r w:rsidRPr="00EC76D5">
        <w:t xml:space="preserve">  }</w:t>
      </w:r>
    </w:p>
    <w:p w14:paraId="1CE747B3" w14:textId="77777777" w:rsidR="00E80032" w:rsidRPr="00EC76D5" w:rsidRDefault="00E80032" w:rsidP="00E80032">
      <w:pPr>
        <w:pStyle w:val="Code"/>
      </w:pPr>
      <w:r w:rsidRPr="00EC76D5">
        <w:t xml:space="preserve">  else {</w:t>
      </w:r>
    </w:p>
    <w:p w14:paraId="6FB65B3E" w14:textId="77777777" w:rsidR="00E80032" w:rsidRPr="00EC76D5" w:rsidRDefault="00E80032" w:rsidP="00E80032">
      <w:pPr>
        <w:pStyle w:val="Code"/>
      </w:pPr>
      <w:r w:rsidRPr="00EC76D5">
        <w:lastRenderedPageBreak/>
        <w:t xml:space="preserve">    printf("Not found.\n");</w:t>
      </w:r>
    </w:p>
    <w:p w14:paraId="41D742B9" w14:textId="77777777" w:rsidR="00E80032" w:rsidRPr="00EC76D5" w:rsidRDefault="00E80032" w:rsidP="00E80032">
      <w:pPr>
        <w:pStyle w:val="Code"/>
      </w:pPr>
      <w:r w:rsidRPr="00EC76D5">
        <w:t xml:space="preserve">  }</w:t>
      </w:r>
    </w:p>
    <w:p w14:paraId="7A278DF1" w14:textId="77777777" w:rsidR="00E80032" w:rsidRPr="00EC76D5" w:rsidRDefault="00E80032" w:rsidP="00E80032">
      <w:pPr>
        <w:pStyle w:val="Code"/>
      </w:pPr>
      <w:r w:rsidRPr="00EC76D5">
        <w:t>}</w:t>
      </w:r>
    </w:p>
    <w:p w14:paraId="5A7D557A" w14:textId="77777777" w:rsidR="00E80032" w:rsidRPr="00EC76D5" w:rsidRDefault="00E80032" w:rsidP="00E80032">
      <w:r w:rsidRPr="00EC76D5">
        <w:t xml:space="preserve">There is also the </w:t>
      </w:r>
      <w:r w:rsidRPr="00EC76D5">
        <w:rPr>
          <w:rStyle w:val="CodeInText0"/>
        </w:rPr>
        <w:t>qsort</w:t>
      </w:r>
      <w:r w:rsidRPr="00EC76D5">
        <w:t xml:space="preserve"> function that performs a fast sorting.</w:t>
      </w:r>
    </w:p>
    <w:p w14:paraId="15451E23" w14:textId="77777777" w:rsidR="00E80032" w:rsidRPr="00EC76D5" w:rsidRDefault="00E80032" w:rsidP="00E80032">
      <w:pPr>
        <w:pStyle w:val="Code"/>
      </w:pPr>
      <w:r w:rsidRPr="00EC76D5">
        <w:rPr>
          <w:color w:val="000000" w:themeColor="text1"/>
          <w:rPrChange w:id="6196" w:author="Stefan Björnander" w:date="2012-05-06T21:51:00Z">
            <w:rPr>
              <w:color w:val="0000FF"/>
            </w:rPr>
          </w:rPrChange>
        </w:rPr>
        <w:t>#include</w:t>
      </w:r>
      <w:r w:rsidRPr="00EC76D5">
        <w:t xml:space="preserve"> &lt;StdLib.h&gt;</w:t>
      </w:r>
    </w:p>
    <w:p w14:paraId="17A1DF03" w14:textId="77777777" w:rsidR="00E80032" w:rsidRPr="00EC76D5" w:rsidRDefault="00E80032" w:rsidP="00E80032">
      <w:pPr>
        <w:pStyle w:val="Code"/>
      </w:pPr>
    </w:p>
    <w:p w14:paraId="37F535B4" w14:textId="77777777" w:rsidR="00E80032" w:rsidRPr="00EC76D5" w:rsidRDefault="00E80032" w:rsidP="00E80032">
      <w:pPr>
        <w:pStyle w:val="Code"/>
      </w:pPr>
      <w:r w:rsidRPr="00EC76D5">
        <w:rPr>
          <w:color w:val="000000" w:themeColor="text1"/>
          <w:rPrChange w:id="6197" w:author="Stefan Björnander" w:date="2012-05-06T21:51:00Z">
            <w:rPr>
              <w:color w:val="0000FF"/>
            </w:rPr>
          </w:rPrChange>
        </w:rPr>
        <w:t>void</w:t>
      </w:r>
      <w:r w:rsidRPr="00EC76D5">
        <w:t xml:space="preserve"> main() {</w:t>
      </w:r>
    </w:p>
    <w:p w14:paraId="551A1C65" w14:textId="77777777" w:rsidR="00E80032" w:rsidRPr="00EC76D5" w:rsidRDefault="00E80032" w:rsidP="00E80032">
      <w:pPr>
        <w:pStyle w:val="Code"/>
      </w:pPr>
      <w:r w:rsidRPr="00EC76D5">
        <w:t xml:space="preserve">  int index, intArray[] = {7, 2, 5, 9, 3, 1, 10, 8, 4, 6},</w:t>
      </w:r>
    </w:p>
    <w:p w14:paraId="65C03F02" w14:textId="77777777" w:rsidR="00E80032" w:rsidRPr="00EC76D5" w:rsidRDefault="00E80032" w:rsidP="00E80032">
      <w:pPr>
        <w:pStyle w:val="Code"/>
      </w:pPr>
      <w:r w:rsidRPr="00EC76D5">
        <w:t xml:space="preserve">      arraySize = sizeof intArray / </w:t>
      </w:r>
      <w:r w:rsidRPr="00EC76D5">
        <w:rPr>
          <w:color w:val="000000" w:themeColor="text1"/>
          <w:rPrChange w:id="6198" w:author="Stefan Björnander" w:date="2012-05-06T21:51:00Z">
            <w:rPr>
              <w:color w:val="0000FF"/>
            </w:rPr>
          </w:rPrChange>
        </w:rPr>
        <w:t>sizeof</w:t>
      </w:r>
      <w:r w:rsidRPr="00EC76D5">
        <w:t xml:space="preserve"> intArray[0],</w:t>
      </w:r>
    </w:p>
    <w:p w14:paraId="1B3E1448" w14:textId="77777777" w:rsidR="00E80032" w:rsidRPr="00EC76D5" w:rsidRDefault="00E80032" w:rsidP="00E80032">
      <w:pPr>
        <w:pStyle w:val="Code"/>
      </w:pPr>
      <w:r w:rsidRPr="00EC76D5">
        <w:t xml:space="preserve">      key = 5;</w:t>
      </w:r>
    </w:p>
    <w:p w14:paraId="379CDEDB" w14:textId="77777777" w:rsidR="00E80032" w:rsidRPr="00EC76D5" w:rsidRDefault="00E80032" w:rsidP="00E80032">
      <w:pPr>
        <w:pStyle w:val="Code"/>
      </w:pPr>
    </w:p>
    <w:p w14:paraId="181E4317" w14:textId="77777777" w:rsidR="00E80032" w:rsidRPr="00EC76D5" w:rsidRDefault="00E80032" w:rsidP="00E80032">
      <w:pPr>
        <w:pStyle w:val="Code"/>
      </w:pPr>
      <w:r w:rsidRPr="00EC76D5">
        <w:t xml:space="preserve">  qsort(intArray, arraySize, sizeof (</w:t>
      </w:r>
      <w:r w:rsidRPr="00EC76D5">
        <w:rPr>
          <w:color w:val="000000" w:themeColor="text1"/>
          <w:rPrChange w:id="6199" w:author="Stefan Björnander" w:date="2012-05-06T21:51:00Z">
            <w:rPr>
              <w:color w:val="0000FF"/>
            </w:rPr>
          </w:rPrChange>
        </w:rPr>
        <w:t>int</w:t>
      </w:r>
      <w:r w:rsidRPr="00EC76D5">
        <w:t>), &amp;CompareIntegers);</w:t>
      </w:r>
    </w:p>
    <w:p w14:paraId="5C00806D" w14:textId="77777777" w:rsidR="00E80032" w:rsidRPr="00EC76D5" w:rsidRDefault="00E80032" w:rsidP="00E80032">
      <w:pPr>
        <w:pStyle w:val="Code"/>
      </w:pPr>
    </w:p>
    <w:p w14:paraId="1A4BC2D9" w14:textId="77777777" w:rsidR="00E80032" w:rsidRPr="00EC76D5" w:rsidRDefault="00E80032" w:rsidP="00E80032">
      <w:pPr>
        <w:pStyle w:val="Code"/>
      </w:pPr>
      <w:r w:rsidRPr="00EC76D5">
        <w:t xml:space="preserve">  for (index = 0; index &lt; arraySize; ++index) {</w:t>
      </w:r>
    </w:p>
    <w:p w14:paraId="677EABDD" w14:textId="77777777" w:rsidR="00E80032" w:rsidRPr="00EC76D5" w:rsidRDefault="00E80032" w:rsidP="00E80032">
      <w:pPr>
        <w:pStyle w:val="Code"/>
      </w:pPr>
      <w:r w:rsidRPr="00EC76D5">
        <w:t xml:space="preserve">    printf("%d\n", intArray[index]);</w:t>
      </w:r>
    </w:p>
    <w:p w14:paraId="01941D7F" w14:textId="77777777" w:rsidR="00E80032" w:rsidRPr="00EC76D5" w:rsidRDefault="00E80032" w:rsidP="00E80032">
      <w:pPr>
        <w:pStyle w:val="Code"/>
      </w:pPr>
      <w:r w:rsidRPr="00EC76D5">
        <w:t xml:space="preserve">  }</w:t>
      </w:r>
    </w:p>
    <w:p w14:paraId="2A3C4D4E" w14:textId="77777777" w:rsidR="00E80032" w:rsidRPr="00EC76D5" w:rsidRDefault="00E80032" w:rsidP="00E80032">
      <w:pPr>
        <w:pStyle w:val="Code"/>
      </w:pPr>
      <w:r w:rsidRPr="00EC76D5">
        <w:t>}</w:t>
      </w:r>
    </w:p>
    <w:p w14:paraId="666E7DB4" w14:textId="77777777" w:rsidR="00E80032" w:rsidRPr="00EC76D5" w:rsidRDefault="00E80032" w:rsidP="007C7CB2">
      <w:pPr>
        <w:pStyle w:val="Rubrik3"/>
      </w:pPr>
      <w:bookmarkStart w:id="6200" w:name="_Toc323656734"/>
      <w:bookmarkStart w:id="6201" w:name="_Toc324085472"/>
      <w:bookmarkStart w:id="6202" w:name="_Toc383781124"/>
      <w:bookmarkStart w:id="6203" w:name="_Toc481936524"/>
      <w:r w:rsidRPr="00EC76D5">
        <w:t xml:space="preserve">Functions with </w:t>
      </w:r>
      <w:bookmarkStart w:id="6204" w:name="_Toc320485620"/>
      <w:r w:rsidRPr="00EC76D5">
        <w:t>Variable Number of Parameters</w:t>
      </w:r>
      <w:bookmarkEnd w:id="6200"/>
      <w:bookmarkEnd w:id="6201"/>
      <w:bookmarkEnd w:id="6202"/>
      <w:bookmarkEnd w:id="6203"/>
      <w:bookmarkEnd w:id="6204"/>
    </w:p>
    <w:p w14:paraId="37D95BF6" w14:textId="77777777" w:rsidR="00E80032" w:rsidRPr="00EC76D5" w:rsidRDefault="00E80032" w:rsidP="00E80032">
      <w:r w:rsidRPr="00EC76D5">
        <w:t xml:space="preserve">In C, there is possible to define functions with a variable number of parameters (such as </w:t>
      </w:r>
      <w:r w:rsidRPr="00EC76D5">
        <w:rPr>
          <w:rStyle w:val="CodeInText0"/>
        </w:rPr>
        <w:t>printf</w:t>
      </w:r>
      <w:r w:rsidRPr="00EC76D5">
        <w:t xml:space="preserve"> and </w:t>
      </w:r>
      <w:r w:rsidRPr="00EC76D5">
        <w:rPr>
          <w:rStyle w:val="CodeInText0"/>
        </w:rPr>
        <w:t>scanf</w:t>
      </w:r>
      <w:r w:rsidRPr="00EC76D5">
        <w:t xml:space="preserve">). One condition is that the function has at least one regular parameter in order for the </w:t>
      </w:r>
      <w:r w:rsidRPr="00EC76D5">
        <w:rPr>
          <w:rStyle w:val="CodeInText0"/>
        </w:rPr>
        <w:t>va_start</w:t>
      </w:r>
      <w:r w:rsidRPr="00EC76D5">
        <w:t xml:space="preserve"> macro to hook up to. The </w:t>
      </w:r>
      <w:r w:rsidRPr="00EC76D5">
        <w:rPr>
          <w:rStyle w:val="CodeInText0"/>
        </w:rPr>
        <w:t>va_arg</w:t>
      </w:r>
      <w:r w:rsidRPr="00EC76D5">
        <w:t xml:space="preserve"> macro reads the arguments and the </w:t>
      </w:r>
      <w:r w:rsidRPr="00EC76D5">
        <w:rPr>
          <w:rStyle w:val="CodeInText0"/>
        </w:rPr>
        <w:t>va_end</w:t>
      </w:r>
      <w:r w:rsidRPr="00EC76D5">
        <w:t xml:space="preserve"> macro ends the reading. Note that the macros do not give any information about the number or types of the arguments. In the following code, we use the first argument </w:t>
      </w:r>
      <w:r w:rsidRPr="00EC76D5">
        <w:rPr>
          <w:rStyle w:val="CodeInText0"/>
        </w:rPr>
        <w:t>count</w:t>
      </w:r>
      <w:r w:rsidRPr="00EC76D5">
        <w:t xml:space="preserve"> to count the number of arguments thereafter.</w:t>
      </w:r>
    </w:p>
    <w:p w14:paraId="28A9CE60" w14:textId="77777777" w:rsidR="00E80032" w:rsidRPr="00EC76D5" w:rsidRDefault="00E80032" w:rsidP="00E80032">
      <w:pPr>
        <w:pStyle w:val="Code"/>
      </w:pPr>
      <w:r w:rsidRPr="00EC76D5">
        <w:t>#include &lt;stdio.h&gt;</w:t>
      </w:r>
    </w:p>
    <w:p w14:paraId="155F02D5" w14:textId="77777777" w:rsidR="00E80032" w:rsidRPr="00EC76D5" w:rsidRDefault="00E80032" w:rsidP="00E80032">
      <w:pPr>
        <w:pStyle w:val="Code"/>
      </w:pPr>
      <w:r w:rsidRPr="00EC76D5">
        <w:t>#include &lt;stdarg.h&gt;</w:t>
      </w:r>
    </w:p>
    <w:p w14:paraId="78FC6391" w14:textId="77777777" w:rsidR="00E80032" w:rsidRPr="00EC76D5" w:rsidRDefault="00E80032" w:rsidP="00E80032">
      <w:pPr>
        <w:pStyle w:val="Code"/>
      </w:pPr>
    </w:p>
    <w:p w14:paraId="0584A8BE" w14:textId="77777777" w:rsidR="00E80032" w:rsidRPr="00EC76D5" w:rsidRDefault="00E80032" w:rsidP="00E80032">
      <w:pPr>
        <w:pStyle w:val="Code"/>
      </w:pPr>
      <w:r w:rsidRPr="00EC76D5">
        <w:t>void Print(int count, ...) {</w:t>
      </w:r>
    </w:p>
    <w:p w14:paraId="4D4A2643" w14:textId="77777777" w:rsidR="00E80032" w:rsidRPr="00EC76D5" w:rsidRDefault="00E80032" w:rsidP="00E80032">
      <w:pPr>
        <w:pStyle w:val="Code"/>
      </w:pPr>
      <w:r w:rsidRPr="00EC76D5">
        <w:t xml:space="preserve">  va_list arg_list;</w:t>
      </w:r>
    </w:p>
    <w:p w14:paraId="30AABCBF" w14:textId="77777777" w:rsidR="00E80032" w:rsidRPr="00EC76D5" w:rsidRDefault="00E80032" w:rsidP="00E80032">
      <w:pPr>
        <w:pStyle w:val="Code"/>
      </w:pPr>
      <w:r w:rsidRPr="00EC76D5">
        <w:t xml:space="preserve">  va_start(arg_list, count);</w:t>
      </w:r>
    </w:p>
    <w:p w14:paraId="2117AE26" w14:textId="77777777" w:rsidR="00E80032" w:rsidRPr="00EC76D5" w:rsidRDefault="00E80032" w:rsidP="00E80032">
      <w:pPr>
        <w:pStyle w:val="Code"/>
      </w:pPr>
    </w:p>
    <w:p w14:paraId="2480BB94" w14:textId="77777777" w:rsidR="00E80032" w:rsidRPr="00EC76D5" w:rsidRDefault="00E80032" w:rsidP="00E80032">
      <w:pPr>
        <w:pStyle w:val="Code"/>
      </w:pPr>
      <w:r w:rsidRPr="00EC76D5">
        <w:t xml:space="preserve">  while (count &gt; 0) {</w:t>
      </w:r>
      <w:r w:rsidRPr="00EC76D5">
        <w:cr/>
        <w:t xml:space="preserve">    int value = va_arg(arg_list, int);</w:t>
      </w:r>
    </w:p>
    <w:p w14:paraId="79A8D316" w14:textId="77777777" w:rsidR="00E80032" w:rsidRPr="00EC76D5" w:rsidRDefault="00E80032" w:rsidP="00E80032">
      <w:pPr>
        <w:pStyle w:val="Code"/>
      </w:pPr>
      <w:r w:rsidRPr="00EC76D5">
        <w:t xml:space="preserve">    printf("%d ", value);</w:t>
      </w:r>
    </w:p>
    <w:p w14:paraId="5CB6E748" w14:textId="77777777" w:rsidR="00E80032" w:rsidRPr="00EC76D5" w:rsidRDefault="00E80032" w:rsidP="00E80032">
      <w:pPr>
        <w:pStyle w:val="Code"/>
      </w:pPr>
      <w:r w:rsidRPr="00EC76D5">
        <w:t xml:space="preserve">    --count;</w:t>
      </w:r>
    </w:p>
    <w:p w14:paraId="6FD38B65" w14:textId="77777777" w:rsidR="00E80032" w:rsidRPr="00EC76D5" w:rsidRDefault="00E80032" w:rsidP="00E80032">
      <w:pPr>
        <w:pStyle w:val="Code"/>
      </w:pPr>
      <w:r w:rsidRPr="00EC76D5">
        <w:t xml:space="preserve">  }</w:t>
      </w:r>
    </w:p>
    <w:p w14:paraId="2197A485" w14:textId="77777777" w:rsidR="00E80032" w:rsidRPr="00EC76D5" w:rsidRDefault="00E80032" w:rsidP="00E80032">
      <w:pPr>
        <w:pStyle w:val="Code"/>
      </w:pPr>
    </w:p>
    <w:p w14:paraId="518F3B7C" w14:textId="77777777" w:rsidR="00E80032" w:rsidRPr="00EC76D5" w:rsidRDefault="00E80032" w:rsidP="00E80032">
      <w:pPr>
        <w:pStyle w:val="Code"/>
      </w:pPr>
      <w:r w:rsidRPr="00EC76D5">
        <w:t xml:space="preserve">  printf("\n");</w:t>
      </w:r>
    </w:p>
    <w:p w14:paraId="7EE9F496" w14:textId="77777777" w:rsidR="00E80032" w:rsidRPr="00EC76D5" w:rsidRDefault="00E80032" w:rsidP="00E80032">
      <w:pPr>
        <w:pStyle w:val="Code"/>
      </w:pPr>
      <w:r w:rsidRPr="00EC76D5">
        <w:t xml:space="preserve">  va_end(arg_list);</w:t>
      </w:r>
    </w:p>
    <w:p w14:paraId="705917F3" w14:textId="77777777" w:rsidR="00E80032" w:rsidRPr="00EC76D5" w:rsidRDefault="00E80032" w:rsidP="00E80032">
      <w:pPr>
        <w:pStyle w:val="Code"/>
      </w:pPr>
      <w:r w:rsidRPr="00EC76D5">
        <w:t>}</w:t>
      </w:r>
    </w:p>
    <w:p w14:paraId="24F8B00D" w14:textId="77777777" w:rsidR="00E80032" w:rsidRPr="00EC76D5" w:rsidRDefault="00E80032" w:rsidP="00E80032">
      <w:pPr>
        <w:pStyle w:val="Code"/>
      </w:pPr>
    </w:p>
    <w:p w14:paraId="7386B66A" w14:textId="77777777" w:rsidR="00E80032" w:rsidRPr="00EC76D5" w:rsidRDefault="00E80032" w:rsidP="00E80032">
      <w:pPr>
        <w:pStyle w:val="Code"/>
      </w:pPr>
      <w:r w:rsidRPr="00EC76D5">
        <w:t>void main(void) {</w:t>
      </w:r>
    </w:p>
    <w:p w14:paraId="1210FC98" w14:textId="77777777" w:rsidR="00E80032" w:rsidRPr="00EC76D5" w:rsidRDefault="00E80032" w:rsidP="00E80032">
      <w:pPr>
        <w:pStyle w:val="Code"/>
      </w:pPr>
      <w:r w:rsidRPr="00EC76D5">
        <w:t xml:space="preserve">  Print(1, 1);</w:t>
      </w:r>
    </w:p>
    <w:p w14:paraId="30B6FEE7" w14:textId="77777777" w:rsidR="00E80032" w:rsidRPr="00EC76D5" w:rsidRDefault="00E80032" w:rsidP="00E80032">
      <w:pPr>
        <w:pStyle w:val="Code"/>
      </w:pPr>
      <w:r w:rsidRPr="00EC76D5">
        <w:t xml:space="preserve">  Print(2, 1, 2);</w:t>
      </w:r>
    </w:p>
    <w:p w14:paraId="775DB9C8" w14:textId="77777777" w:rsidR="00E80032" w:rsidRPr="00EC76D5" w:rsidRDefault="00E80032" w:rsidP="00E80032">
      <w:pPr>
        <w:pStyle w:val="Code"/>
      </w:pPr>
      <w:r w:rsidRPr="00EC76D5">
        <w:t xml:space="preserve">  Print(3, 1, 2, 3);</w:t>
      </w:r>
    </w:p>
    <w:p w14:paraId="61AD3400" w14:textId="77777777" w:rsidR="00E80032" w:rsidRPr="00EC76D5" w:rsidRDefault="00E80032" w:rsidP="00E80032">
      <w:pPr>
        <w:pStyle w:val="Code"/>
      </w:pPr>
      <w:r w:rsidRPr="00EC76D5">
        <w:t>}</w:t>
      </w:r>
    </w:p>
    <w:p w14:paraId="4CB0D810" w14:textId="77777777" w:rsidR="00E80032" w:rsidRPr="00EC76D5" w:rsidRDefault="00E80032" w:rsidP="007C7CB2">
      <w:pPr>
        <w:pStyle w:val="Rubrik3"/>
      </w:pPr>
      <w:bookmarkStart w:id="6205" w:name="_Toc323656735"/>
      <w:bookmarkStart w:id="6206" w:name="_Toc324085473"/>
      <w:bookmarkStart w:id="6207" w:name="_Toc383781125"/>
      <w:bookmarkStart w:id="6208" w:name="_Toc481936525"/>
      <w:r w:rsidRPr="00EC76D5">
        <w:t>String Management</w:t>
      </w:r>
      <w:bookmarkEnd w:id="6205"/>
      <w:bookmarkEnd w:id="6206"/>
      <w:bookmarkEnd w:id="6207"/>
      <w:bookmarkEnd w:id="6208"/>
    </w:p>
    <w:p w14:paraId="375DC584" w14:textId="77777777" w:rsidR="00E80032" w:rsidRPr="00EC76D5" w:rsidRDefault="00E80032" w:rsidP="00E80032">
      <w:r w:rsidRPr="00EC76D5">
        <w:t xml:space="preserve">There are several functions dealing with strings: </w:t>
      </w:r>
      <w:r w:rsidRPr="00EC76D5">
        <w:rPr>
          <w:rStyle w:val="CodeInText0"/>
        </w:rPr>
        <w:t>strcpy</w:t>
      </w:r>
      <w:r w:rsidRPr="00EC76D5">
        <w:t xml:space="preserve"> copies a string; </w:t>
      </w:r>
      <w:r w:rsidRPr="00EC76D5">
        <w:rPr>
          <w:rStyle w:val="CodeInText0"/>
        </w:rPr>
        <w:t>strcat</w:t>
      </w:r>
      <w:r w:rsidRPr="00EC76D5">
        <w:t xml:space="preserve"> adds a string; </w:t>
      </w:r>
      <w:r w:rsidRPr="00EC76D5">
        <w:rPr>
          <w:rStyle w:val="CodeInText0"/>
        </w:rPr>
        <w:t>strlen</w:t>
      </w:r>
      <w:r w:rsidRPr="00EC76D5">
        <w:t xml:space="preserve"> gives the length of a string; </w:t>
      </w:r>
      <w:r w:rsidRPr="00EC76D5">
        <w:rPr>
          <w:rStyle w:val="CodeInText0"/>
        </w:rPr>
        <w:t>strcmp</w:t>
      </w:r>
      <w:r w:rsidRPr="00EC76D5">
        <w:t xml:space="preserve"> compares two strings; </w:t>
      </w:r>
      <w:r w:rsidRPr="00EC76D5">
        <w:rPr>
          <w:rStyle w:val="CodeInText0"/>
        </w:rPr>
        <w:t>strchr</w:t>
      </w:r>
      <w:r w:rsidRPr="00EC76D5">
        <w:t xml:space="preserve"> and </w:t>
      </w:r>
      <w:r w:rsidRPr="00EC76D5">
        <w:rPr>
          <w:rStyle w:val="CodeInText0"/>
        </w:rPr>
        <w:t>strrchr</w:t>
      </w:r>
      <w:r w:rsidRPr="00EC76D5">
        <w:t xml:space="preserve"> gives the first and last occurrence of a character in a string. All functions look for the finishing null character (‘\0’), </w:t>
      </w:r>
      <w:r w:rsidRPr="00EC76D5">
        <w:rPr>
          <w:rStyle w:val="CodeInText0"/>
        </w:rPr>
        <w:t>strcmp</w:t>
      </w:r>
      <w:r w:rsidRPr="00EC76D5">
        <w:t xml:space="preserve"> </w:t>
      </w:r>
      <w:r w:rsidRPr="00EC76D5">
        <w:lastRenderedPageBreak/>
        <w:t xml:space="preserve">returns a value less than zero if the first string is smaller than second string, a value greater than zero if the second string is larger, and zero if they are equals. Note that the comparison continues until the finishing zero character has been found, even though the character arrays may be longer. As </w:t>
      </w:r>
      <w:r w:rsidRPr="00EC76D5">
        <w:rPr>
          <w:rStyle w:val="CodeInText0"/>
        </w:rPr>
        <w:t>strchr</w:t>
      </w:r>
      <w:r w:rsidRPr="00EC76D5">
        <w:t xml:space="preserve"> and </w:t>
      </w:r>
      <w:r w:rsidRPr="00EC76D5">
        <w:rPr>
          <w:rStyle w:val="CodeInText0"/>
        </w:rPr>
        <w:t>strrchr</w:t>
      </w:r>
      <w:r w:rsidRPr="00EC76D5">
        <w:t xml:space="preserve"> return a pointer to the found character (or null if it was not found), we can calculate the array index by subtracting the pointers.</w:t>
      </w:r>
    </w:p>
    <w:p w14:paraId="236F1B6B" w14:textId="77777777" w:rsidR="00E80032" w:rsidRPr="00EC76D5" w:rsidRDefault="00E80032" w:rsidP="00E80032">
      <w:pPr>
        <w:pStyle w:val="Code"/>
      </w:pPr>
      <w:r w:rsidRPr="00EC76D5">
        <w:rPr>
          <w:color w:val="000000" w:themeColor="text1"/>
          <w:rPrChange w:id="6209" w:author="Stefan Björnander" w:date="2012-05-06T21:51:00Z">
            <w:rPr>
              <w:color w:val="0000FF"/>
            </w:rPr>
          </w:rPrChange>
        </w:rPr>
        <w:t>int</w:t>
      </w:r>
      <w:r w:rsidRPr="00EC76D5">
        <w:t xml:space="preserve"> FirstIndexOf(char s[], </w:t>
      </w:r>
      <w:r w:rsidRPr="00EC76D5">
        <w:rPr>
          <w:color w:val="000000" w:themeColor="text1"/>
          <w:rPrChange w:id="6210" w:author="Stefan Björnander" w:date="2012-05-06T21:51:00Z">
            <w:rPr>
              <w:color w:val="0000FF"/>
            </w:rPr>
          </w:rPrChange>
        </w:rPr>
        <w:t>char</w:t>
      </w:r>
      <w:r w:rsidRPr="00EC76D5">
        <w:t xml:space="preserve"> c) {</w:t>
      </w:r>
    </w:p>
    <w:p w14:paraId="787B8FC4" w14:textId="77777777" w:rsidR="00E80032" w:rsidRPr="00EC76D5" w:rsidRDefault="00E80032" w:rsidP="00E80032">
      <w:pPr>
        <w:pStyle w:val="Code"/>
      </w:pPr>
      <w:r w:rsidRPr="00EC76D5">
        <w:t xml:space="preserve">  char* p = strchr(s, c);</w:t>
      </w:r>
    </w:p>
    <w:p w14:paraId="37473F60" w14:textId="77777777" w:rsidR="00E80032" w:rsidRPr="00EC76D5" w:rsidRDefault="00E80032" w:rsidP="00E80032">
      <w:pPr>
        <w:pStyle w:val="Code"/>
      </w:pPr>
      <w:r w:rsidRPr="00EC76D5">
        <w:t xml:space="preserve">  return (p != NULL) ? (p - s) : -1;</w:t>
      </w:r>
    </w:p>
    <w:p w14:paraId="43571260" w14:textId="77777777" w:rsidR="00E80032" w:rsidRPr="00EC76D5" w:rsidRDefault="00E80032" w:rsidP="00E80032">
      <w:pPr>
        <w:pStyle w:val="Code"/>
      </w:pPr>
      <w:r w:rsidRPr="00EC76D5">
        <w:t>}</w:t>
      </w:r>
    </w:p>
    <w:p w14:paraId="7E68D82B" w14:textId="77777777" w:rsidR="00E80032" w:rsidRPr="00EC76D5" w:rsidRDefault="00E80032" w:rsidP="00E80032">
      <w:pPr>
        <w:pStyle w:val="Code"/>
      </w:pPr>
    </w:p>
    <w:p w14:paraId="1739EE06" w14:textId="77777777" w:rsidR="00E80032" w:rsidRPr="00EC76D5" w:rsidRDefault="00E80032" w:rsidP="00E80032">
      <w:pPr>
        <w:pStyle w:val="Code"/>
      </w:pPr>
      <w:r w:rsidRPr="00EC76D5">
        <w:rPr>
          <w:color w:val="000000" w:themeColor="text1"/>
          <w:rPrChange w:id="6211" w:author="Stefan Björnander" w:date="2012-05-06T21:51:00Z">
            <w:rPr>
              <w:color w:val="0000FF"/>
            </w:rPr>
          </w:rPrChange>
        </w:rPr>
        <w:t>int</w:t>
      </w:r>
      <w:r w:rsidRPr="00EC76D5">
        <w:t xml:space="preserve"> LastIndexOf(</w:t>
      </w:r>
      <w:r w:rsidRPr="00EC76D5">
        <w:rPr>
          <w:color w:val="000000" w:themeColor="text1"/>
          <w:rPrChange w:id="6212" w:author="Stefan Björnander" w:date="2012-05-06T21:51:00Z">
            <w:rPr>
              <w:color w:val="0000FF"/>
            </w:rPr>
          </w:rPrChange>
        </w:rPr>
        <w:t>char</w:t>
      </w:r>
      <w:r w:rsidRPr="00EC76D5">
        <w:t xml:space="preserve"> s[], </w:t>
      </w:r>
      <w:r w:rsidRPr="00EC76D5">
        <w:rPr>
          <w:color w:val="000000" w:themeColor="text1"/>
          <w:rPrChange w:id="6213" w:author="Stefan Björnander" w:date="2012-05-06T21:51:00Z">
            <w:rPr>
              <w:color w:val="0000FF"/>
            </w:rPr>
          </w:rPrChange>
        </w:rPr>
        <w:t>char</w:t>
      </w:r>
      <w:r w:rsidRPr="00EC76D5">
        <w:t xml:space="preserve"> c) {</w:t>
      </w:r>
    </w:p>
    <w:p w14:paraId="246D0E29" w14:textId="77777777" w:rsidR="00E80032" w:rsidRPr="00EC76D5" w:rsidRDefault="00E80032" w:rsidP="00E80032">
      <w:pPr>
        <w:pStyle w:val="Code"/>
      </w:pPr>
      <w:r w:rsidRPr="00EC76D5">
        <w:t xml:space="preserve">  char* p = strrchr(s, c);</w:t>
      </w:r>
    </w:p>
    <w:p w14:paraId="06C4F44B" w14:textId="77777777" w:rsidR="00E80032" w:rsidRPr="00EC76D5" w:rsidRDefault="00E80032" w:rsidP="00E80032">
      <w:pPr>
        <w:pStyle w:val="Code"/>
      </w:pPr>
      <w:r w:rsidRPr="00EC76D5">
        <w:t xml:space="preserve">  return (p != NULL) ? (p - s) : -1;</w:t>
      </w:r>
    </w:p>
    <w:p w14:paraId="4CDC99F7" w14:textId="77777777" w:rsidR="00E80032" w:rsidRPr="00EC76D5" w:rsidRDefault="00E80032" w:rsidP="00E80032">
      <w:pPr>
        <w:pStyle w:val="Code"/>
      </w:pPr>
      <w:r w:rsidRPr="00EC76D5">
        <w:t>}</w:t>
      </w:r>
    </w:p>
    <w:p w14:paraId="460B85D3" w14:textId="77777777" w:rsidR="00E80032" w:rsidRPr="00EC76D5" w:rsidRDefault="00E80032" w:rsidP="00E80032">
      <w:pPr>
        <w:pStyle w:val="Code"/>
      </w:pPr>
    </w:p>
    <w:p w14:paraId="4319DB79" w14:textId="77777777" w:rsidR="00E80032" w:rsidRPr="00EC76D5" w:rsidRDefault="00E80032" w:rsidP="00E80032">
      <w:pPr>
        <w:pStyle w:val="Code"/>
      </w:pPr>
      <w:r w:rsidRPr="00EC76D5">
        <w:t>void main(void) {</w:t>
      </w:r>
    </w:p>
    <w:p w14:paraId="52059968" w14:textId="77777777" w:rsidR="00E80032" w:rsidRPr="00EC76D5" w:rsidRDefault="00E80032" w:rsidP="00E80032">
      <w:pPr>
        <w:pStyle w:val="Code"/>
      </w:pPr>
      <w:r w:rsidRPr="00EC76D5">
        <w:t xml:space="preserve">  char s1[] = </w:t>
      </w:r>
      <w:r w:rsidRPr="00EC76D5">
        <w:rPr>
          <w:color w:val="000000" w:themeColor="text1"/>
          <w:rPrChange w:id="6214" w:author="Stefan Björnander" w:date="2012-05-06T21:51:00Z">
            <w:rPr>
              <w:color w:val="A31515"/>
            </w:rPr>
          </w:rPrChange>
        </w:rPr>
        <w:t>"Hello"</w:t>
      </w:r>
      <w:r w:rsidRPr="00EC76D5">
        <w:t xml:space="preserve">, s2[] = </w:t>
      </w:r>
      <w:r w:rsidRPr="00EC76D5">
        <w:rPr>
          <w:color w:val="000000" w:themeColor="text1"/>
          <w:rPrChange w:id="6215" w:author="Stefan Björnander" w:date="2012-05-06T21:51:00Z">
            <w:rPr>
              <w:color w:val="A31515"/>
            </w:rPr>
          </w:rPrChange>
        </w:rPr>
        <w:t>"World"</w:t>
      </w:r>
      <w:r w:rsidRPr="00EC76D5">
        <w:t>;</w:t>
      </w:r>
    </w:p>
    <w:p w14:paraId="3BDB0C90" w14:textId="77777777" w:rsidR="00E80032" w:rsidRPr="00EC76D5" w:rsidRDefault="00E80032" w:rsidP="00E80032">
      <w:pPr>
        <w:pStyle w:val="Code"/>
      </w:pPr>
      <w:r w:rsidRPr="00EC76D5">
        <w:t xml:space="preserve">  char t1[20], t2[20];</w:t>
      </w:r>
    </w:p>
    <w:p w14:paraId="5D7DCBB9" w14:textId="77777777" w:rsidR="00E80032" w:rsidRPr="00EC76D5" w:rsidRDefault="00E80032" w:rsidP="00E80032">
      <w:pPr>
        <w:pStyle w:val="Code"/>
      </w:pPr>
    </w:p>
    <w:p w14:paraId="3DFD6920" w14:textId="77777777" w:rsidR="00E80032" w:rsidRPr="00EC76D5" w:rsidRDefault="00E80032" w:rsidP="00E80032">
      <w:pPr>
        <w:pStyle w:val="Code"/>
      </w:pPr>
      <w:r w:rsidRPr="00EC76D5">
        <w:t xml:space="preserve">  strcpy(t1, s1);</w:t>
      </w:r>
    </w:p>
    <w:p w14:paraId="3DB6C033" w14:textId="77777777" w:rsidR="00E80032" w:rsidRPr="00EC76D5" w:rsidRDefault="00E80032" w:rsidP="00E80032">
      <w:pPr>
        <w:pStyle w:val="Code"/>
      </w:pPr>
      <w:r w:rsidRPr="00EC76D5">
        <w:t xml:space="preserve">  strcat(t1, s2);</w:t>
      </w:r>
    </w:p>
    <w:p w14:paraId="26F83A9F" w14:textId="77777777" w:rsidR="00E80032" w:rsidRPr="00EC76D5" w:rsidRDefault="00E80032" w:rsidP="00E80032">
      <w:pPr>
        <w:pStyle w:val="Code"/>
      </w:pPr>
    </w:p>
    <w:p w14:paraId="1BEDB44A" w14:textId="77777777" w:rsidR="00E80032" w:rsidRPr="00EC76D5" w:rsidRDefault="00E80032" w:rsidP="00E80032">
      <w:pPr>
        <w:pStyle w:val="Code"/>
      </w:pPr>
      <w:r w:rsidRPr="00EC76D5">
        <w:t xml:space="preserve">  sprintf(t2, "%s, %s!", s1, s2);</w:t>
      </w:r>
    </w:p>
    <w:p w14:paraId="092A3C26" w14:textId="77777777" w:rsidR="00E80032" w:rsidRPr="00EC76D5" w:rsidRDefault="00E80032" w:rsidP="00E80032">
      <w:pPr>
        <w:pStyle w:val="Code"/>
      </w:pPr>
      <w:r w:rsidRPr="00EC76D5">
        <w:t xml:space="preserve">  printf("t1: \"%s\", length of t1: %d, t2: \"%s\"\n",</w:t>
      </w:r>
    </w:p>
    <w:p w14:paraId="3452394C" w14:textId="77777777" w:rsidR="00E80032" w:rsidRPr="00EC76D5" w:rsidRDefault="00E80032" w:rsidP="00E80032">
      <w:pPr>
        <w:pStyle w:val="Code"/>
      </w:pPr>
      <w:r w:rsidRPr="00EC76D5">
        <w:t xml:space="preserve">         t1, strlen(t1), t2);</w:t>
      </w:r>
    </w:p>
    <w:p w14:paraId="516CFAFD" w14:textId="77777777" w:rsidR="00E80032" w:rsidRPr="00EC76D5" w:rsidRDefault="00E80032" w:rsidP="00E80032">
      <w:pPr>
        <w:pStyle w:val="Code"/>
      </w:pPr>
      <w:r w:rsidRPr="00EC76D5">
        <w:t xml:space="preserve">  printf("Comparing t1 and t2: %d\n", strcmp(t1, t2));</w:t>
      </w:r>
    </w:p>
    <w:p w14:paraId="5CE5A8B4" w14:textId="77777777" w:rsidR="00E80032" w:rsidRPr="00EC76D5" w:rsidRDefault="00E80032" w:rsidP="00E80032">
      <w:pPr>
        <w:pStyle w:val="Code"/>
      </w:pPr>
      <w:r w:rsidRPr="00EC76D5">
        <w:t xml:space="preserve">  printf("First Index of 'l' in t2: %d, last index of 'l' in t2: %d.\n",</w:t>
      </w:r>
    </w:p>
    <w:p w14:paraId="7185F7B3" w14:textId="77777777" w:rsidR="00E80032" w:rsidRPr="00EC76D5" w:rsidRDefault="00E80032" w:rsidP="00E80032">
      <w:pPr>
        <w:pStyle w:val="Code"/>
      </w:pPr>
      <w:r w:rsidRPr="00EC76D5">
        <w:t xml:space="preserve">         FirstIndexOf(t2, 'l'), LastIndexOf(t2, </w:t>
      </w:r>
      <w:r w:rsidRPr="00EC76D5">
        <w:rPr>
          <w:color w:val="000000" w:themeColor="text1"/>
          <w:rPrChange w:id="6216" w:author="Stefan Björnander" w:date="2012-05-06T21:51:00Z">
            <w:rPr>
              <w:color w:val="A31515"/>
            </w:rPr>
          </w:rPrChange>
        </w:rPr>
        <w:t>'l'</w:t>
      </w:r>
      <w:r w:rsidRPr="00EC76D5">
        <w:t>));</w:t>
      </w:r>
    </w:p>
    <w:p w14:paraId="3B7C86F6" w14:textId="77777777" w:rsidR="00E80032" w:rsidRPr="00EC76D5" w:rsidRDefault="00E80032" w:rsidP="00E80032">
      <w:pPr>
        <w:pStyle w:val="Code"/>
      </w:pPr>
      <w:r w:rsidRPr="00EC76D5">
        <w:t>}</w:t>
      </w:r>
    </w:p>
    <w:p w14:paraId="33526BCD" w14:textId="35994165" w:rsidR="00E80032" w:rsidRPr="00EC76D5" w:rsidRDefault="00E80032" w:rsidP="00E80032">
      <w:r w:rsidRPr="00EC76D5">
        <w:t xml:space="preserve">It is also possible to write to a string with </w:t>
      </w:r>
      <w:r w:rsidRPr="00EC76D5">
        <w:rPr>
          <w:rStyle w:val="CodeInText0"/>
        </w:rPr>
        <w:t>sprintf</w:t>
      </w:r>
      <w:r w:rsidRPr="00EC76D5">
        <w:t xml:space="preserve"> and read from a string with </w:t>
      </w:r>
      <w:r w:rsidRPr="00EC76D5">
        <w:rPr>
          <w:rStyle w:val="CodeInText0"/>
        </w:rPr>
        <w:t>sscanf</w:t>
      </w:r>
      <w:r w:rsidRPr="00EC76D5">
        <w:t xml:space="preserve">. These function come in handy when to </w:t>
      </w:r>
      <w:r w:rsidR="00D83A6D" w:rsidRPr="00EC76D5">
        <w:t>cast</w:t>
      </w:r>
      <w:r w:rsidRPr="00EC76D5">
        <w:t xml:space="preserve"> between strings and numerical values.</w:t>
      </w:r>
    </w:p>
    <w:p w14:paraId="7BFE688B" w14:textId="77777777" w:rsidR="00E80032" w:rsidRPr="00EC76D5" w:rsidRDefault="00E80032" w:rsidP="00E80032">
      <w:pPr>
        <w:pStyle w:val="Code"/>
      </w:pPr>
      <w:r w:rsidRPr="00EC76D5">
        <w:rPr>
          <w:color w:val="000000" w:themeColor="text1"/>
          <w:rPrChange w:id="6217" w:author="Stefan Björnander" w:date="2012-05-06T21:51:00Z">
            <w:rPr>
              <w:color w:val="0000FF"/>
            </w:rPr>
          </w:rPrChange>
        </w:rPr>
        <w:t>void</w:t>
      </w:r>
      <w:r w:rsidRPr="00EC76D5">
        <w:t xml:space="preserve"> main() {</w:t>
      </w:r>
    </w:p>
    <w:p w14:paraId="69FD8ADD" w14:textId="77777777" w:rsidR="00E80032" w:rsidRPr="00EC76D5" w:rsidRDefault="00E80032" w:rsidP="00E80032">
      <w:pPr>
        <w:pStyle w:val="Code"/>
      </w:pPr>
      <w:r w:rsidRPr="00EC76D5">
        <w:t xml:space="preserve">  int i;</w:t>
      </w:r>
    </w:p>
    <w:p w14:paraId="3EC52F8E" w14:textId="77777777" w:rsidR="00E80032" w:rsidRPr="00EC76D5" w:rsidRDefault="00E80032" w:rsidP="00E80032">
      <w:pPr>
        <w:pStyle w:val="Code"/>
      </w:pPr>
      <w:r w:rsidRPr="00EC76D5">
        <w:t xml:space="preserve">  </w:t>
      </w:r>
      <w:r w:rsidRPr="00EC76D5">
        <w:rPr>
          <w:color w:val="000000" w:themeColor="text1"/>
          <w:rPrChange w:id="6218" w:author="Stefan Björnander" w:date="2012-05-06T21:51:00Z">
            <w:rPr>
              <w:color w:val="0000FF"/>
            </w:rPr>
          </w:rPrChange>
        </w:rPr>
        <w:t>double</w:t>
      </w:r>
      <w:r w:rsidRPr="00EC76D5">
        <w:t xml:space="preserve"> x;</w:t>
      </w:r>
    </w:p>
    <w:p w14:paraId="2DBE2A50" w14:textId="77777777" w:rsidR="00E80032" w:rsidRPr="00EC76D5" w:rsidRDefault="00E80032" w:rsidP="00E80032">
      <w:pPr>
        <w:pStyle w:val="Code"/>
      </w:pPr>
      <w:r w:rsidRPr="00EC76D5">
        <w:t xml:space="preserve">  char s1[20], s2[20];</w:t>
      </w:r>
    </w:p>
    <w:p w14:paraId="7369FCBA" w14:textId="77777777" w:rsidR="00E80032" w:rsidRPr="00EC76D5" w:rsidRDefault="00E80032" w:rsidP="00E80032">
      <w:pPr>
        <w:pStyle w:val="Code"/>
      </w:pPr>
    </w:p>
    <w:p w14:paraId="44115837" w14:textId="77777777" w:rsidR="00E80032" w:rsidRPr="00EC76D5" w:rsidRDefault="00E80032" w:rsidP="00E80032">
      <w:pPr>
        <w:pStyle w:val="Code"/>
      </w:pPr>
      <w:r w:rsidRPr="00EC76D5">
        <w:t xml:space="preserve">  sprintf(s1, "%d", 123);</w:t>
      </w:r>
    </w:p>
    <w:p w14:paraId="68721E81" w14:textId="77777777" w:rsidR="00E80032" w:rsidRPr="00EC76D5" w:rsidRDefault="00E80032" w:rsidP="00E80032">
      <w:pPr>
        <w:pStyle w:val="Code"/>
      </w:pPr>
      <w:r w:rsidRPr="00EC76D5">
        <w:t xml:space="preserve">  sprintf(s2, "%f", 123.456e-3);</w:t>
      </w:r>
    </w:p>
    <w:p w14:paraId="7D09239C" w14:textId="77777777" w:rsidR="00E80032" w:rsidRPr="00EC76D5" w:rsidRDefault="00E80032" w:rsidP="00E80032">
      <w:pPr>
        <w:pStyle w:val="Code"/>
      </w:pPr>
    </w:p>
    <w:p w14:paraId="62A81553" w14:textId="77777777" w:rsidR="00E80032" w:rsidRPr="00EC76D5" w:rsidRDefault="00E80032" w:rsidP="00E80032">
      <w:pPr>
        <w:pStyle w:val="Code"/>
      </w:pPr>
      <w:r w:rsidRPr="00EC76D5">
        <w:t xml:space="preserve">  printf("s1 = \"%s\", s2 = \"%s\"\n", s1, s2);</w:t>
      </w:r>
    </w:p>
    <w:p w14:paraId="65470284" w14:textId="77777777" w:rsidR="00E80032" w:rsidRPr="00EC76D5" w:rsidRDefault="00E80032" w:rsidP="00E80032">
      <w:pPr>
        <w:pStyle w:val="Code"/>
      </w:pPr>
    </w:p>
    <w:p w14:paraId="70387B56" w14:textId="77777777" w:rsidR="00E80032" w:rsidRPr="00EC76D5" w:rsidRDefault="00E80032" w:rsidP="00E80032">
      <w:pPr>
        <w:pStyle w:val="Code"/>
      </w:pPr>
      <w:r w:rsidRPr="00EC76D5">
        <w:t xml:space="preserve">  sscanf(s1, "%d", &amp;i);</w:t>
      </w:r>
    </w:p>
    <w:p w14:paraId="41E075F9" w14:textId="77777777" w:rsidR="00E80032" w:rsidRPr="00EC76D5" w:rsidRDefault="00E80032" w:rsidP="00E80032">
      <w:pPr>
        <w:pStyle w:val="Code"/>
      </w:pPr>
      <w:r w:rsidRPr="00EC76D5">
        <w:t xml:space="preserve">  sscanf(s2, "%lf", &amp;x);</w:t>
      </w:r>
    </w:p>
    <w:p w14:paraId="5B1AA24E" w14:textId="77777777" w:rsidR="00E80032" w:rsidRPr="00EC76D5" w:rsidRDefault="00E80032" w:rsidP="00E80032">
      <w:pPr>
        <w:pStyle w:val="Code"/>
      </w:pPr>
    </w:p>
    <w:p w14:paraId="27D163CD" w14:textId="77777777" w:rsidR="00E80032" w:rsidRPr="00EC76D5" w:rsidRDefault="00E80032" w:rsidP="00E80032">
      <w:pPr>
        <w:pStyle w:val="Code"/>
      </w:pPr>
      <w:r w:rsidRPr="00EC76D5">
        <w:t xml:space="preserve">  printf("i = %d, x = %f\n", i, x);</w:t>
      </w:r>
    </w:p>
    <w:p w14:paraId="26EE84AB" w14:textId="77777777" w:rsidR="00E80032" w:rsidRPr="00EC76D5" w:rsidRDefault="00E80032" w:rsidP="00E80032">
      <w:pPr>
        <w:pStyle w:val="Code"/>
      </w:pPr>
      <w:r w:rsidRPr="00EC76D5">
        <w:t>}</w:t>
      </w:r>
    </w:p>
    <w:p w14:paraId="27645BC1" w14:textId="77777777" w:rsidR="00E80032" w:rsidRPr="00EC76D5" w:rsidRDefault="00E80032" w:rsidP="00E80032">
      <w:r w:rsidRPr="00EC76D5">
        <w:t>The functions return the number of values written or read, which gives that we can check that the conversion worked.</w:t>
      </w:r>
    </w:p>
    <w:p w14:paraId="5020C777" w14:textId="77777777" w:rsidR="00E80032" w:rsidRPr="00EC76D5" w:rsidRDefault="00E80032" w:rsidP="00E80032">
      <w:pPr>
        <w:pStyle w:val="Code"/>
      </w:pPr>
      <w:r w:rsidRPr="00EC76D5">
        <w:t xml:space="preserve">  </w:t>
      </w:r>
      <w:r w:rsidRPr="00EC76D5">
        <w:rPr>
          <w:color w:val="000000" w:themeColor="text1"/>
          <w:rPrChange w:id="6219" w:author="Stefan Björnander" w:date="2012-05-06T21:51:00Z">
            <w:rPr>
              <w:color w:val="0000FF"/>
            </w:rPr>
          </w:rPrChange>
        </w:rPr>
        <w:t>if</w:t>
      </w:r>
      <w:r w:rsidRPr="00EC76D5">
        <w:t xml:space="preserve"> (sscanf(s2, </w:t>
      </w:r>
      <w:r w:rsidRPr="00EC76D5">
        <w:rPr>
          <w:color w:val="000000" w:themeColor="text1"/>
          <w:rPrChange w:id="6220" w:author="Stefan Björnander" w:date="2012-05-06T21:51:00Z">
            <w:rPr>
              <w:color w:val="A31515"/>
            </w:rPr>
          </w:rPrChange>
        </w:rPr>
        <w:t>"%lf"</w:t>
      </w:r>
      <w:r w:rsidRPr="00EC76D5">
        <w:t>, &amp;x) == 1) {</w:t>
      </w:r>
    </w:p>
    <w:p w14:paraId="1490FD98" w14:textId="77777777" w:rsidR="00E80032" w:rsidRPr="00EC76D5" w:rsidRDefault="00E80032" w:rsidP="00E80032">
      <w:pPr>
        <w:pStyle w:val="Code"/>
      </w:pPr>
      <w:r w:rsidRPr="00EC76D5">
        <w:t xml:space="preserve">    printf("x = %f\n", x);</w:t>
      </w:r>
    </w:p>
    <w:p w14:paraId="195D7023" w14:textId="77777777" w:rsidR="00E80032" w:rsidRPr="00EC76D5" w:rsidRDefault="00E80032" w:rsidP="00E80032">
      <w:pPr>
        <w:pStyle w:val="Code"/>
      </w:pPr>
      <w:r w:rsidRPr="00EC76D5">
        <w:t xml:space="preserve">  }</w:t>
      </w:r>
    </w:p>
    <w:p w14:paraId="30A39FDE" w14:textId="77777777" w:rsidR="00E80032" w:rsidRPr="00EC76D5" w:rsidRDefault="00E80032" w:rsidP="00E80032">
      <w:pPr>
        <w:pStyle w:val="Code"/>
      </w:pPr>
      <w:r w:rsidRPr="00EC76D5">
        <w:t xml:space="preserve">  else {</w:t>
      </w:r>
    </w:p>
    <w:p w14:paraId="1038E77C" w14:textId="54BCEB4F" w:rsidR="00E80032" w:rsidRPr="00EC76D5" w:rsidRDefault="00E80032" w:rsidP="00E80032">
      <w:pPr>
        <w:pStyle w:val="Code"/>
      </w:pPr>
      <w:r w:rsidRPr="00EC76D5">
        <w:lastRenderedPageBreak/>
        <w:t xml:space="preserve">    printf("Could not </w:t>
      </w:r>
      <w:r w:rsidR="00D83A6D" w:rsidRPr="00EC76D5">
        <w:t>cast</w:t>
      </w:r>
      <w:r w:rsidRPr="00EC76D5">
        <w:t xml:space="preserve"> the string \"%s\".\n", s2);</w:t>
      </w:r>
    </w:p>
    <w:p w14:paraId="72153FBC" w14:textId="77777777" w:rsidR="00E80032" w:rsidRPr="00EC76D5" w:rsidRDefault="00E80032" w:rsidP="00E80032">
      <w:pPr>
        <w:pStyle w:val="Code"/>
      </w:pPr>
      <w:r w:rsidRPr="00EC76D5">
        <w:t xml:space="preserve">  }</w:t>
      </w:r>
    </w:p>
    <w:p w14:paraId="343AF846" w14:textId="77777777" w:rsidR="00E80032" w:rsidRPr="00EC76D5" w:rsidRDefault="00E80032" w:rsidP="00E80032">
      <w:r w:rsidRPr="00EC76D5">
        <w:t>Moreover, we can also count the number of read character and decide whether to whole string has been read.</w:t>
      </w:r>
    </w:p>
    <w:p w14:paraId="55535B56" w14:textId="77777777" w:rsidR="00E80032" w:rsidRPr="00EC76D5" w:rsidRDefault="00E80032" w:rsidP="00E80032">
      <w:pPr>
        <w:pStyle w:val="Code"/>
      </w:pPr>
      <w:r w:rsidRPr="00EC76D5">
        <w:t xml:space="preserve">  sscanf(s2, </w:t>
      </w:r>
      <w:r w:rsidRPr="00EC76D5">
        <w:rPr>
          <w:color w:val="000000" w:themeColor="text1"/>
          <w:rPrChange w:id="6221" w:author="Stefan Björnander" w:date="2012-05-06T21:51:00Z">
            <w:rPr>
              <w:color w:val="A31515"/>
            </w:rPr>
          </w:rPrChange>
        </w:rPr>
        <w:t>"%lf%n"</w:t>
      </w:r>
      <w:r w:rsidRPr="00EC76D5">
        <w:t>, &amp;x, &amp;charCount);</w:t>
      </w:r>
    </w:p>
    <w:p w14:paraId="79E3DE23" w14:textId="77777777" w:rsidR="00E80032" w:rsidRPr="00EC76D5" w:rsidRDefault="00E80032" w:rsidP="00E80032">
      <w:pPr>
        <w:pStyle w:val="Code"/>
      </w:pPr>
    </w:p>
    <w:p w14:paraId="35CDD422" w14:textId="77777777" w:rsidR="00E80032" w:rsidRPr="00EC76D5" w:rsidRDefault="00E80032" w:rsidP="00E80032">
      <w:pPr>
        <w:pStyle w:val="Code"/>
      </w:pPr>
      <w:r w:rsidRPr="00EC76D5">
        <w:t xml:space="preserve">  if (charCount == strlen(s2)) {</w:t>
      </w:r>
    </w:p>
    <w:p w14:paraId="344FFA17" w14:textId="77777777" w:rsidR="00E80032" w:rsidRPr="00EC76D5" w:rsidRDefault="00E80032" w:rsidP="00E80032">
      <w:pPr>
        <w:pStyle w:val="Code"/>
      </w:pPr>
      <w:r w:rsidRPr="00EC76D5">
        <w:t xml:space="preserve">    printf("x = %f\n", x);</w:t>
      </w:r>
    </w:p>
    <w:p w14:paraId="7B3A00BF" w14:textId="77777777" w:rsidR="00E80032" w:rsidRPr="00EC76D5" w:rsidRDefault="00E80032" w:rsidP="00E80032">
      <w:pPr>
        <w:pStyle w:val="Code"/>
      </w:pPr>
      <w:r w:rsidRPr="00EC76D5">
        <w:t xml:space="preserve">  }</w:t>
      </w:r>
    </w:p>
    <w:p w14:paraId="7B3B88A8" w14:textId="77777777" w:rsidR="00E80032" w:rsidRPr="00EC76D5" w:rsidRDefault="00E80032" w:rsidP="00E80032">
      <w:pPr>
        <w:pStyle w:val="Code"/>
      </w:pPr>
      <w:r w:rsidRPr="00EC76D5">
        <w:t xml:space="preserve">  else {</w:t>
      </w:r>
    </w:p>
    <w:p w14:paraId="35F69D2D" w14:textId="77ECA62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50F8A2D6" w14:textId="77777777" w:rsidR="00E80032" w:rsidRPr="00EC76D5" w:rsidRDefault="00E80032" w:rsidP="00E80032">
      <w:pPr>
        <w:pStyle w:val="Code"/>
      </w:pPr>
      <w:r w:rsidRPr="00EC76D5">
        <w:t xml:space="preserve">  }</w:t>
      </w:r>
    </w:p>
    <w:p w14:paraId="6D8BBD43" w14:textId="77777777" w:rsidR="00E80032" w:rsidRPr="00EC76D5" w:rsidRDefault="00E80032" w:rsidP="007C7CB2">
      <w:pPr>
        <w:pStyle w:val="Rubrik3"/>
      </w:pPr>
      <w:bookmarkStart w:id="6222" w:name="_Toc323656736"/>
      <w:bookmarkStart w:id="6223" w:name="_Toc324085474"/>
      <w:bookmarkStart w:id="6224" w:name="_Toc383781126"/>
      <w:bookmarkStart w:id="6225" w:name="_Toc481936526"/>
      <w:r w:rsidRPr="00EC76D5">
        <w:t>Memory Management</w:t>
      </w:r>
      <w:bookmarkEnd w:id="6222"/>
      <w:bookmarkEnd w:id="6223"/>
      <w:bookmarkEnd w:id="6224"/>
      <w:bookmarkEnd w:id="6225"/>
    </w:p>
    <w:p w14:paraId="24E8A528" w14:textId="77777777" w:rsidR="00E80032" w:rsidRPr="00EC76D5" w:rsidRDefault="00E80032" w:rsidP="00E80032">
      <w:r w:rsidRPr="00EC76D5">
        <w:t xml:space="preserve">There is also a set of function for general memory management: </w:t>
      </w:r>
      <w:r w:rsidRPr="00EC76D5">
        <w:rPr>
          <w:rStyle w:val="CodeInText0"/>
        </w:rPr>
        <w:t>memset</w:t>
      </w:r>
      <w:r w:rsidRPr="00EC76D5">
        <w:t xml:space="preserve"> sets each byte of a memory block to a given value; </w:t>
      </w:r>
      <w:r w:rsidRPr="00EC76D5">
        <w:rPr>
          <w:rStyle w:val="CodeInText0"/>
        </w:rPr>
        <w:t>memcmp</w:t>
      </w:r>
      <w:r w:rsidRPr="00EC76D5">
        <w:t xml:space="preserve"> compares the memory blocks; </w:t>
      </w:r>
      <w:r w:rsidRPr="00EC76D5">
        <w:rPr>
          <w:rStyle w:val="CodeInText0"/>
        </w:rPr>
        <w:t>memcpy</w:t>
      </w:r>
      <w:r w:rsidRPr="00EC76D5">
        <w:t xml:space="preserve"> and </w:t>
      </w:r>
      <w:r w:rsidRPr="00EC76D5">
        <w:rPr>
          <w:rStyle w:val="CodeInText0"/>
        </w:rPr>
        <w:t>memmove</w:t>
      </w:r>
      <w:r w:rsidRPr="00EC76D5">
        <w:t xml:space="preserve"> copies a memory block. The difference between them is that </w:t>
      </w:r>
      <w:r w:rsidRPr="00EC76D5">
        <w:rPr>
          <w:rStyle w:val="CodeInText0"/>
        </w:rPr>
        <w:t>memcpy</w:t>
      </w:r>
      <w:r w:rsidRPr="00EC76D5">
        <w:t xml:space="preserve"> copies the bytes of the block directly when </w:t>
      </w:r>
      <w:r w:rsidRPr="00EC76D5">
        <w:rPr>
          <w:rStyle w:val="CodeInText0"/>
        </w:rPr>
        <w:t>memmove</w:t>
      </w:r>
      <w:r w:rsidRPr="00EC76D5">
        <w:t xml:space="preserve"> uses a buffer, which gives that </w:t>
      </w:r>
      <w:r w:rsidRPr="00EC76D5">
        <w:rPr>
          <w:rStyle w:val="CodeInText0"/>
        </w:rPr>
        <w:t>memcpy</w:t>
      </w:r>
      <w:r w:rsidRPr="00EC76D5">
        <w:t xml:space="preserve"> is faster and </w:t>
      </w:r>
      <w:r w:rsidRPr="00EC76D5">
        <w:rPr>
          <w:rStyle w:val="CodeInText0"/>
        </w:rPr>
        <w:t>memmove</w:t>
      </w:r>
      <w:r w:rsidRPr="00EC76D5">
        <w:t xml:space="preserve"> is safer when copying overlapping blocks.</w:t>
      </w:r>
    </w:p>
    <w:p w14:paraId="0C14C614" w14:textId="77777777" w:rsidR="00E80032" w:rsidRPr="00EC76D5" w:rsidRDefault="00E80032" w:rsidP="00E80032">
      <w:r w:rsidRPr="00EC76D5">
        <w:t>These functions work similar to their string counterparts. However, note that they do not look for a finishing character. Instead, the sizes of the function blocks are given as a parameter.</w:t>
      </w:r>
    </w:p>
    <w:p w14:paraId="13FF98E0" w14:textId="77777777" w:rsidR="00E80032" w:rsidRPr="00EC76D5" w:rsidRDefault="00E80032" w:rsidP="00E80032">
      <w:pPr>
        <w:pStyle w:val="Code"/>
      </w:pPr>
      <w:r w:rsidRPr="00EC76D5">
        <w:rPr>
          <w:color w:val="000000" w:themeColor="text1"/>
          <w:rPrChange w:id="6226" w:author="Stefan Björnander" w:date="2012-05-06T21:51:00Z">
            <w:rPr>
              <w:color w:val="0000FF"/>
            </w:rPr>
          </w:rPrChange>
        </w:rPr>
        <w:t>#include</w:t>
      </w:r>
      <w:r w:rsidRPr="00EC76D5">
        <w:t xml:space="preserve"> &lt;StdLib.h&gt;</w:t>
      </w:r>
    </w:p>
    <w:p w14:paraId="4F989846" w14:textId="77777777" w:rsidR="00E80032" w:rsidRPr="00EC76D5" w:rsidRDefault="00E80032" w:rsidP="00E80032">
      <w:pPr>
        <w:pStyle w:val="Code"/>
      </w:pPr>
    </w:p>
    <w:p w14:paraId="2C169989" w14:textId="77777777" w:rsidR="00E80032" w:rsidRPr="00EC76D5" w:rsidRDefault="00E80032" w:rsidP="00E80032">
      <w:pPr>
        <w:pStyle w:val="Code"/>
      </w:pPr>
      <w:r w:rsidRPr="00EC76D5">
        <w:rPr>
          <w:color w:val="000000" w:themeColor="text1"/>
          <w:rPrChange w:id="6227" w:author="Stefan Björnander" w:date="2012-05-06T21:51:00Z">
            <w:rPr>
              <w:color w:val="0000FF"/>
            </w:rPr>
          </w:rPrChange>
        </w:rPr>
        <w:t>void</w:t>
      </w:r>
      <w:r w:rsidRPr="00EC76D5">
        <w:t xml:space="preserve"> main() {</w:t>
      </w:r>
    </w:p>
    <w:p w14:paraId="7A0CEA04" w14:textId="77777777" w:rsidR="00E80032" w:rsidRPr="00EC76D5" w:rsidRDefault="00E80032" w:rsidP="00E80032">
      <w:pPr>
        <w:pStyle w:val="Code"/>
      </w:pPr>
      <w:r w:rsidRPr="00EC76D5">
        <w:t xml:space="preserve">  int a1[3], a2[3];</w:t>
      </w:r>
    </w:p>
    <w:p w14:paraId="5C7AA612" w14:textId="77777777" w:rsidR="00E80032" w:rsidRPr="00EC76D5" w:rsidRDefault="00E80032" w:rsidP="00E80032">
      <w:pPr>
        <w:pStyle w:val="Code"/>
      </w:pPr>
      <w:r w:rsidRPr="00EC76D5">
        <w:t xml:space="preserve">  memset(a1, 1, sizeof a1);</w:t>
      </w:r>
    </w:p>
    <w:p w14:paraId="6841DBE0" w14:textId="77777777" w:rsidR="00E80032" w:rsidRPr="00EC76D5" w:rsidRDefault="00E80032" w:rsidP="00E80032">
      <w:pPr>
        <w:pStyle w:val="Code"/>
      </w:pPr>
      <w:r w:rsidRPr="00EC76D5">
        <w:t xml:space="preserve">  memcpy(a2, a1, sizeof a2);</w:t>
      </w:r>
    </w:p>
    <w:p w14:paraId="419D0A53" w14:textId="77777777" w:rsidR="00E80032" w:rsidRPr="00EC76D5" w:rsidRDefault="00E80032" w:rsidP="00E80032">
      <w:pPr>
        <w:pStyle w:val="Code"/>
      </w:pPr>
      <w:r w:rsidRPr="00EC76D5">
        <w:t xml:space="preserve">  printf("Comparing a1 and a2: %d\n", memcmp(a1, a2, sizeof a2));</w:t>
      </w:r>
    </w:p>
    <w:p w14:paraId="40A1E5D9" w14:textId="77777777" w:rsidR="00E80032" w:rsidRPr="00EC76D5" w:rsidRDefault="00E80032" w:rsidP="00E80032">
      <w:pPr>
        <w:pStyle w:val="Code"/>
      </w:pPr>
      <w:r w:rsidRPr="00EC76D5">
        <w:t>}</w:t>
      </w:r>
    </w:p>
    <w:p w14:paraId="1DFB8B8D" w14:textId="77777777" w:rsidR="00E80032" w:rsidRPr="00EC76D5" w:rsidRDefault="00E80032" w:rsidP="007C7CB2">
      <w:pPr>
        <w:pStyle w:val="Rubrik3"/>
      </w:pPr>
      <w:bookmarkStart w:id="6228" w:name="_Toc323656737"/>
      <w:bookmarkStart w:id="6229" w:name="_Toc324085475"/>
      <w:bookmarkStart w:id="6230" w:name="_Toc383781127"/>
      <w:bookmarkStart w:id="6231" w:name="_Toc481936527"/>
      <w:r w:rsidRPr="00EC76D5">
        <w:t>Mathematical Functions</w:t>
      </w:r>
      <w:bookmarkEnd w:id="6228"/>
      <w:bookmarkEnd w:id="6229"/>
      <w:bookmarkEnd w:id="6230"/>
      <w:bookmarkEnd w:id="6231"/>
    </w:p>
    <w:p w14:paraId="56257245" w14:textId="77777777" w:rsidR="00E80032" w:rsidRPr="00EC76D5" w:rsidRDefault="00E80032" w:rsidP="00E80032">
      <w:r w:rsidRPr="00EC76D5">
        <w:t xml:space="preserve">C standard library includes the trigonometric </w:t>
      </w:r>
      <w:r w:rsidRPr="00EC76D5">
        <w:rPr>
          <w:rStyle w:val="CodeInText0"/>
        </w:rPr>
        <w:t>cos</w:t>
      </w:r>
      <w:r w:rsidRPr="00EC76D5">
        <w:t xml:space="preserve">, </w:t>
      </w:r>
      <w:r w:rsidRPr="00EC76D5">
        <w:rPr>
          <w:rStyle w:val="CodeInText0"/>
        </w:rPr>
        <w:t>sin</w:t>
      </w:r>
      <w:r w:rsidRPr="00EC76D5">
        <w:t xml:space="preserve">, </w:t>
      </w:r>
      <w:r w:rsidRPr="00EC76D5">
        <w:rPr>
          <w:rStyle w:val="CodeInText0"/>
        </w:rPr>
        <w:t>tan</w:t>
      </w:r>
      <w:r w:rsidRPr="00EC76D5">
        <w:t xml:space="preserve">, </w:t>
      </w:r>
      <w:r w:rsidRPr="00EC76D5">
        <w:rPr>
          <w:rStyle w:val="CodeInText0"/>
        </w:rPr>
        <w:t>acos</w:t>
      </w:r>
      <w:r w:rsidRPr="00EC76D5">
        <w:t xml:space="preserve">, </w:t>
      </w:r>
      <w:r w:rsidRPr="00EC76D5">
        <w:rPr>
          <w:rStyle w:val="CodeInText0"/>
        </w:rPr>
        <w:t>asin</w:t>
      </w:r>
      <w:r w:rsidRPr="00EC76D5">
        <w:t xml:space="preserve">, and </w:t>
      </w:r>
      <w:r w:rsidRPr="00EC76D5">
        <w:rPr>
          <w:rStyle w:val="CodeInText0"/>
        </w:rPr>
        <w:t>atan</w:t>
      </w:r>
      <w:r w:rsidRPr="00EC76D5">
        <w:t xml:space="preserve">, and </w:t>
      </w:r>
      <w:r w:rsidRPr="00EC76D5">
        <w:rPr>
          <w:rStyle w:val="CodeInText0"/>
        </w:rPr>
        <w:t>atan2</w:t>
      </w:r>
      <w:r w:rsidRPr="00EC76D5">
        <w:t xml:space="preserve">; the hyperbolic functions </w:t>
      </w:r>
      <w:r w:rsidRPr="00EC76D5">
        <w:rPr>
          <w:rStyle w:val="CodeInText0"/>
        </w:rPr>
        <w:t>cosh</w:t>
      </w:r>
      <w:r w:rsidRPr="00EC76D5">
        <w:t xml:space="preserve">, </w:t>
      </w:r>
      <w:r w:rsidRPr="00EC76D5">
        <w:rPr>
          <w:rStyle w:val="CodeInText0"/>
        </w:rPr>
        <w:t>sinh</w:t>
      </w:r>
      <w:r w:rsidRPr="00EC76D5">
        <w:t xml:space="preserve">, and </w:t>
      </w:r>
      <w:r w:rsidRPr="00EC76D5">
        <w:rPr>
          <w:rStyle w:val="CodeInText0"/>
        </w:rPr>
        <w:t>tanh</w:t>
      </w:r>
      <w:r w:rsidRPr="00EC76D5">
        <w:t xml:space="preserve">; </w:t>
      </w:r>
      <w:r w:rsidRPr="00EC76D5">
        <w:rPr>
          <w:rStyle w:val="CodeInText0"/>
        </w:rPr>
        <w:t>ceil</w:t>
      </w:r>
      <w:r w:rsidRPr="00EC76D5">
        <w:t xml:space="preserve"> and </w:t>
      </w:r>
      <w:r w:rsidRPr="00EC76D5">
        <w:rPr>
          <w:rStyle w:val="CodeInText0"/>
        </w:rPr>
        <w:t>floor</w:t>
      </w:r>
      <w:r w:rsidRPr="00EC76D5">
        <w:t xml:space="preserve"> that rounds a floating value to the closest higher and lower value, respectively; </w:t>
      </w:r>
      <w:r w:rsidRPr="00EC76D5">
        <w:rPr>
          <w:rStyle w:val="CodeInText0"/>
        </w:rPr>
        <w:t>exp</w:t>
      </w:r>
      <w:r w:rsidRPr="00EC76D5">
        <w:t xml:space="preserve"> returning the natural exponent; </w:t>
      </w:r>
      <w:r w:rsidRPr="00EC76D5">
        <w:rPr>
          <w:rStyle w:val="CodeInText0"/>
        </w:rPr>
        <w:t>log</w:t>
      </w:r>
      <w:r w:rsidRPr="00EC76D5">
        <w:t xml:space="preserve"> returning the natural logarithm; </w:t>
      </w:r>
      <w:r w:rsidRPr="00EC76D5">
        <w:rPr>
          <w:rStyle w:val="CodeInText0"/>
        </w:rPr>
        <w:t>log10</w:t>
      </w:r>
      <w:r w:rsidRPr="00EC76D5">
        <w:t xml:space="preserve"> returning the logarithm of ten; </w:t>
      </w:r>
      <w:r w:rsidRPr="00EC76D5">
        <w:rPr>
          <w:rStyle w:val="CodeInText0"/>
        </w:rPr>
        <w:t>sqrt</w:t>
      </w:r>
      <w:r w:rsidRPr="00EC76D5">
        <w:t xml:space="preserve"> returning the square root, and </w:t>
      </w:r>
      <w:r w:rsidRPr="00EC76D5">
        <w:rPr>
          <w:rStyle w:val="CodeInText0"/>
        </w:rPr>
        <w:t>pow</w:t>
      </w:r>
      <w:r w:rsidRPr="00EC76D5">
        <w:t xml:space="preserve"> returning the power of two values. All of these functions takes and returns a double value (except </w:t>
      </w:r>
      <w:r w:rsidRPr="00EC76D5">
        <w:rPr>
          <w:rStyle w:val="CodeInText0"/>
        </w:rPr>
        <w:t>atan2</w:t>
      </w:r>
      <w:r w:rsidRPr="00EC76D5">
        <w:t xml:space="preserve"> and </w:t>
      </w:r>
      <w:r w:rsidRPr="00EC76D5">
        <w:rPr>
          <w:rStyle w:val="CodeInText0"/>
        </w:rPr>
        <w:t>pow</w:t>
      </w:r>
      <w:r w:rsidRPr="00EC76D5">
        <w:t xml:space="preserve"> that takes two values). The trigonometric functions deal with angles in radians.</w:t>
      </w:r>
    </w:p>
    <w:p w14:paraId="759D96EE" w14:textId="77777777" w:rsidR="00E80032" w:rsidRPr="00EC76D5" w:rsidRDefault="00E80032" w:rsidP="00E80032">
      <w:r w:rsidRPr="00EC76D5">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EC76D5" w:rsidRDefault="00E80032" w:rsidP="00E80032">
      <w:pPr>
        <w:pStyle w:val="Code"/>
      </w:pPr>
      <w:r w:rsidRPr="00EC76D5">
        <w:t>printf("double %f, rounded to the closest integer value: %d\n",</w:t>
      </w:r>
    </w:p>
    <w:p w14:paraId="507488E6" w14:textId="77777777" w:rsidR="00E80032" w:rsidRPr="00EC76D5" w:rsidRDefault="00E80032" w:rsidP="00E80032">
      <w:pPr>
        <w:pStyle w:val="Code"/>
      </w:pPr>
      <w:r w:rsidRPr="00EC76D5">
        <w:t xml:space="preserve">       x, ((int) (x + 0.5)));</w:t>
      </w:r>
    </w:p>
    <w:p w14:paraId="21B4C742" w14:textId="77777777" w:rsidR="00E80032" w:rsidRPr="00EC76D5" w:rsidRDefault="00E80032" w:rsidP="007C7CB2">
      <w:pPr>
        <w:pStyle w:val="Rubrik3"/>
      </w:pPr>
      <w:bookmarkStart w:id="6232" w:name="_Toc320485615"/>
      <w:bookmarkStart w:id="6233" w:name="_Toc323656738"/>
      <w:bookmarkStart w:id="6234" w:name="_Toc324085476"/>
      <w:bookmarkStart w:id="6235" w:name="_Toc383781128"/>
      <w:bookmarkStart w:id="6236" w:name="_Toc481936528"/>
      <w:r w:rsidRPr="00EC76D5">
        <w:t>Long Jumps</w:t>
      </w:r>
      <w:bookmarkEnd w:id="6232"/>
      <w:bookmarkEnd w:id="6233"/>
      <w:bookmarkEnd w:id="6234"/>
      <w:bookmarkEnd w:id="6235"/>
      <w:bookmarkEnd w:id="6236"/>
    </w:p>
    <w:p w14:paraId="2F4CF170" w14:textId="77777777" w:rsidR="00E80032" w:rsidRPr="00EC76D5" w:rsidRDefault="00E80032" w:rsidP="00E80032">
      <w:pPr>
        <w:rPr>
          <w:lang w:eastAsia="sv-SE"/>
        </w:rPr>
      </w:pPr>
      <w:r w:rsidRPr="00EC76D5">
        <w:rPr>
          <w:lang w:eastAsia="sv-SE"/>
        </w:rPr>
        <w:t xml:space="preserve">Regular jumps with </w:t>
      </w:r>
      <w:r w:rsidRPr="00EC76D5">
        <w:rPr>
          <w:rStyle w:val="CodeInText0"/>
        </w:rPr>
        <w:t>goto</w:t>
      </w:r>
      <w:r w:rsidRPr="00EC76D5">
        <w:rPr>
          <w:lang w:eastAsia="sv-SE"/>
        </w:rPr>
        <w:t xml:space="preserve"> can only occur in the same function body; long jumps with the standard function </w:t>
      </w:r>
      <w:r w:rsidRPr="00EC76D5">
        <w:rPr>
          <w:rStyle w:val="CodeInText0"/>
        </w:rPr>
        <w:t>setjmp</w:t>
      </w:r>
      <w:r w:rsidRPr="00EC76D5">
        <w:rPr>
          <w:lang w:eastAsia="sv-SE"/>
        </w:rPr>
        <w:t xml:space="preserve"> and </w:t>
      </w:r>
      <w:r w:rsidRPr="00EC76D5">
        <w:rPr>
          <w:rStyle w:val="CodeInText0"/>
        </w:rPr>
        <w:t>longjump</w:t>
      </w:r>
      <w:r w:rsidRPr="00EC76D5">
        <w:rPr>
          <w:lang w:eastAsia="sv-SE"/>
        </w:rPr>
        <w:t xml:space="preserve"> can, on the other hand, occur throw call sequences; </w:t>
      </w:r>
      <w:r w:rsidRPr="00EC76D5">
        <w:rPr>
          <w:rStyle w:val="CodeInText0"/>
        </w:rPr>
        <w:t>setjmp</w:t>
      </w:r>
      <w:r w:rsidRPr="00EC76D5">
        <w:rPr>
          <w:lang w:eastAsia="sv-SE"/>
        </w:rPr>
        <w:t xml:space="preserve"> saves the state of the program execution and </w:t>
      </w:r>
      <w:r w:rsidRPr="00EC76D5">
        <w:rPr>
          <w:rStyle w:val="CodeInText0"/>
        </w:rPr>
        <w:t>longjmp</w:t>
      </w:r>
      <w:r w:rsidRPr="00EC76D5">
        <w:rPr>
          <w:lang w:eastAsia="sv-SE"/>
        </w:rPr>
        <w:t xml:space="preserve"> uses that information to restore that state, which gives the illusion of a backwards jump.</w:t>
      </w:r>
    </w:p>
    <w:p w14:paraId="35D733F3" w14:textId="77777777" w:rsidR="00E80032" w:rsidRPr="00EC76D5" w:rsidRDefault="00E80032" w:rsidP="00E80032">
      <w:pPr>
        <w:rPr>
          <w:lang w:eastAsia="sv-SE"/>
        </w:rPr>
      </w:pPr>
      <w:r w:rsidRPr="00EC76D5">
        <w:rPr>
          <w:lang w:eastAsia="sv-SE"/>
        </w:rPr>
        <w:lastRenderedPageBreak/>
        <w:t xml:space="preserve">In the program below, the user inputs a number, if it does not equal zero its inverse is return. If the number does equal zero, a long jump occurs. The call to </w:t>
      </w:r>
      <w:r w:rsidRPr="00EC76D5">
        <w:rPr>
          <w:rStyle w:val="CodeInText0"/>
        </w:rPr>
        <w:t>setjump</w:t>
      </w:r>
      <w:r w:rsidRPr="00EC76D5">
        <w:rPr>
          <w:lang w:eastAsia="sv-SE"/>
        </w:rPr>
        <w:t xml:space="preserve"> returns zero when the jump is set and a non-zero value when a long jump occurs</w:t>
      </w:r>
      <w:r w:rsidRPr="00EC76D5">
        <w:rPr>
          <w:rStyle w:val="Fotnotsreferens"/>
        </w:rPr>
        <w:footnoteReference w:id="34"/>
      </w:r>
      <w:r w:rsidRPr="00EC76D5">
        <w:rPr>
          <w:lang w:eastAsia="sv-SE"/>
        </w:rPr>
        <w:t>.</w:t>
      </w:r>
    </w:p>
    <w:p w14:paraId="1BF0B816" w14:textId="77777777" w:rsidR="00E80032" w:rsidRPr="00EC76D5" w:rsidRDefault="00E80032" w:rsidP="00E80032">
      <w:pPr>
        <w:pStyle w:val="Code"/>
      </w:pPr>
      <w:r w:rsidRPr="00EC76D5">
        <w:t>#include &lt;stdio.h&gt;</w:t>
      </w:r>
    </w:p>
    <w:p w14:paraId="7CD2F06A" w14:textId="77777777" w:rsidR="00E80032" w:rsidRPr="00EC76D5" w:rsidRDefault="00E80032" w:rsidP="00E80032">
      <w:pPr>
        <w:pStyle w:val="Code"/>
      </w:pPr>
      <w:r w:rsidRPr="00EC76D5">
        <w:t>#include &lt;setjmp.h&gt;</w:t>
      </w:r>
    </w:p>
    <w:p w14:paraId="435E1D33" w14:textId="77777777" w:rsidR="00E80032" w:rsidRPr="00EC76D5" w:rsidRDefault="00E80032" w:rsidP="00E80032">
      <w:pPr>
        <w:pStyle w:val="Code"/>
      </w:pPr>
    </w:p>
    <w:p w14:paraId="0C930FC3" w14:textId="77777777" w:rsidR="00E80032" w:rsidRPr="00EC76D5" w:rsidRDefault="00E80032" w:rsidP="00E80032">
      <w:pPr>
        <w:pStyle w:val="Code"/>
      </w:pPr>
      <w:r w:rsidRPr="00EC76D5">
        <w:t>jmp_buf env;</w:t>
      </w:r>
    </w:p>
    <w:p w14:paraId="00D06457" w14:textId="77777777" w:rsidR="00E80032" w:rsidRPr="00EC76D5" w:rsidRDefault="00E80032" w:rsidP="00E80032">
      <w:pPr>
        <w:pStyle w:val="Code"/>
      </w:pPr>
    </w:p>
    <w:p w14:paraId="55A60F6F" w14:textId="77777777" w:rsidR="00E80032" w:rsidRPr="00EC76D5" w:rsidRDefault="00E80032" w:rsidP="00E80032">
      <w:pPr>
        <w:pStyle w:val="Code"/>
      </w:pPr>
      <w:r w:rsidRPr="00EC76D5">
        <w:t>double Divide(double numerator, double denominator) {</w:t>
      </w:r>
    </w:p>
    <w:p w14:paraId="5EAAE725" w14:textId="77777777" w:rsidR="00E80032" w:rsidRPr="00EC76D5" w:rsidRDefault="00E80032" w:rsidP="00E80032">
      <w:pPr>
        <w:pStyle w:val="Code"/>
      </w:pPr>
      <w:r w:rsidRPr="00EC76D5">
        <w:t xml:space="preserve">  if (denominator == 0) {</w:t>
      </w:r>
      <w:r w:rsidRPr="00EC76D5">
        <w:cr/>
        <w:t xml:space="preserve">    longjmp(env, -1); // -1 to represents an error state.</w:t>
      </w:r>
    </w:p>
    <w:p w14:paraId="5D72693B" w14:textId="77777777" w:rsidR="00E80032" w:rsidRPr="00EC76D5" w:rsidRDefault="00E80032" w:rsidP="00E80032">
      <w:pPr>
        <w:pStyle w:val="Code"/>
      </w:pPr>
      <w:r w:rsidRPr="00EC76D5">
        <w:t xml:space="preserve">  }</w:t>
      </w:r>
    </w:p>
    <w:p w14:paraId="093BE0C4" w14:textId="77777777" w:rsidR="00E80032" w:rsidRPr="00EC76D5" w:rsidRDefault="00E80032" w:rsidP="00E80032">
      <w:pPr>
        <w:pStyle w:val="Code"/>
      </w:pPr>
    </w:p>
    <w:p w14:paraId="592A7AFF" w14:textId="77777777" w:rsidR="00E80032" w:rsidRPr="00EC76D5" w:rsidRDefault="00E80032" w:rsidP="00E80032">
      <w:pPr>
        <w:pStyle w:val="Code"/>
      </w:pPr>
      <w:r w:rsidRPr="00EC76D5">
        <w:t xml:space="preserve">  return numerator / denominator;</w:t>
      </w:r>
    </w:p>
    <w:p w14:paraId="4DBD6087" w14:textId="77777777" w:rsidR="00E80032" w:rsidRPr="00EC76D5" w:rsidRDefault="00E80032" w:rsidP="00E80032">
      <w:pPr>
        <w:pStyle w:val="Code"/>
      </w:pPr>
      <w:r w:rsidRPr="00EC76D5">
        <w:t>}</w:t>
      </w:r>
    </w:p>
    <w:p w14:paraId="752CF75A" w14:textId="77777777" w:rsidR="00E80032" w:rsidRPr="00EC76D5" w:rsidRDefault="00E80032" w:rsidP="00E80032">
      <w:pPr>
        <w:pStyle w:val="Code"/>
      </w:pPr>
    </w:p>
    <w:p w14:paraId="591A2F81" w14:textId="77777777" w:rsidR="00E80032" w:rsidRPr="00EC76D5" w:rsidRDefault="00E80032" w:rsidP="00E80032">
      <w:pPr>
        <w:pStyle w:val="Code"/>
      </w:pPr>
      <w:r w:rsidRPr="00EC76D5">
        <w:t>double Inverse(double number) {</w:t>
      </w:r>
    </w:p>
    <w:p w14:paraId="5C9D52C9" w14:textId="77777777" w:rsidR="00E80032" w:rsidRPr="00EC76D5" w:rsidRDefault="00E80032" w:rsidP="00E80032">
      <w:pPr>
        <w:pStyle w:val="Code"/>
      </w:pPr>
      <w:r w:rsidRPr="00EC76D5">
        <w:t xml:space="preserve">  return Divide(1.0, number);</w:t>
      </w:r>
    </w:p>
    <w:p w14:paraId="1A7DCA94" w14:textId="77777777" w:rsidR="00E80032" w:rsidRPr="00EC76D5" w:rsidRDefault="00E80032" w:rsidP="00E80032">
      <w:pPr>
        <w:pStyle w:val="Code"/>
      </w:pPr>
      <w:r w:rsidRPr="00EC76D5">
        <w:t>}</w:t>
      </w:r>
    </w:p>
    <w:p w14:paraId="66D15645" w14:textId="77777777" w:rsidR="00E80032" w:rsidRPr="00EC76D5" w:rsidRDefault="00E80032" w:rsidP="00E80032">
      <w:pPr>
        <w:pStyle w:val="Code"/>
      </w:pPr>
    </w:p>
    <w:p w14:paraId="07E7925A" w14:textId="77777777" w:rsidR="00E80032" w:rsidRPr="00EC76D5" w:rsidRDefault="00E80032" w:rsidP="00E80032">
      <w:pPr>
        <w:pStyle w:val="Code"/>
      </w:pPr>
      <w:r w:rsidRPr="00EC76D5">
        <w:t>void main() {</w:t>
      </w:r>
    </w:p>
    <w:p w14:paraId="59E62EC8" w14:textId="77777777" w:rsidR="00E80032" w:rsidRPr="00EC76D5" w:rsidRDefault="00E80032" w:rsidP="00E80032">
      <w:pPr>
        <w:pStyle w:val="Code"/>
      </w:pPr>
      <w:r w:rsidRPr="00EC76D5">
        <w:t xml:space="preserve">  if (setjmp(env) == 0) {</w:t>
      </w:r>
      <w:r w:rsidRPr="00EC76D5">
        <w:cr/>
        <w:t xml:space="preserve">    double value;</w:t>
      </w:r>
    </w:p>
    <w:p w14:paraId="6E9D8F50" w14:textId="77777777" w:rsidR="00E80032" w:rsidRPr="00EC76D5" w:rsidRDefault="00E80032" w:rsidP="00E80032">
      <w:pPr>
        <w:pStyle w:val="Code"/>
      </w:pPr>
      <w:r w:rsidRPr="00EC76D5">
        <w:t xml:space="preserve">    printf("Value: ");</w:t>
      </w:r>
    </w:p>
    <w:p w14:paraId="2D8FD60B" w14:textId="77777777" w:rsidR="00E80032" w:rsidRPr="00EC76D5" w:rsidRDefault="00E80032" w:rsidP="00E80032">
      <w:pPr>
        <w:pStyle w:val="Code"/>
      </w:pPr>
      <w:r w:rsidRPr="00EC76D5">
        <w:t xml:space="preserve">    scanf("%lf", &amp;value);</w:t>
      </w:r>
    </w:p>
    <w:p w14:paraId="02131FB8" w14:textId="77777777" w:rsidR="00E80032" w:rsidRPr="00EC76D5" w:rsidRDefault="00E80032" w:rsidP="00E80032">
      <w:pPr>
        <w:pStyle w:val="Code"/>
      </w:pPr>
      <w:r w:rsidRPr="00EC76D5">
        <w:t xml:space="preserve">    printf("Inverse: %f\n", Inverse(value));</w:t>
      </w:r>
    </w:p>
    <w:p w14:paraId="32B48067" w14:textId="77777777" w:rsidR="00E80032" w:rsidRPr="00EC76D5" w:rsidRDefault="00E80032" w:rsidP="00E80032">
      <w:pPr>
        <w:pStyle w:val="Code"/>
      </w:pPr>
      <w:r w:rsidRPr="00EC76D5">
        <w:t xml:space="preserve">  }</w:t>
      </w:r>
    </w:p>
    <w:p w14:paraId="51AECFDA" w14:textId="77777777" w:rsidR="00E80032" w:rsidRPr="00EC76D5" w:rsidRDefault="00E80032" w:rsidP="00E80032">
      <w:pPr>
        <w:pStyle w:val="Code"/>
      </w:pPr>
      <w:r w:rsidRPr="00EC76D5">
        <w:t xml:space="preserve">  else {</w:t>
      </w:r>
    </w:p>
    <w:p w14:paraId="3A68C645" w14:textId="77777777" w:rsidR="00E80032" w:rsidRPr="00EC76D5" w:rsidRDefault="00E80032" w:rsidP="00E80032">
      <w:pPr>
        <w:pStyle w:val="Code"/>
      </w:pPr>
      <w:r w:rsidRPr="00EC76D5">
        <w:t xml:space="preserve">    puts("Division by zero.");</w:t>
      </w:r>
    </w:p>
    <w:p w14:paraId="608B2A5E" w14:textId="77777777" w:rsidR="00E80032" w:rsidRPr="00EC76D5" w:rsidRDefault="00E80032" w:rsidP="00E80032">
      <w:pPr>
        <w:pStyle w:val="Code"/>
      </w:pPr>
      <w:r w:rsidRPr="00EC76D5">
        <w:t xml:space="preserve">  }</w:t>
      </w:r>
    </w:p>
    <w:p w14:paraId="55E5482A" w14:textId="77777777" w:rsidR="00E80032" w:rsidRPr="00EC76D5" w:rsidRDefault="00E80032" w:rsidP="00E80032">
      <w:pPr>
        <w:pStyle w:val="Code"/>
      </w:pPr>
      <w:r w:rsidRPr="00EC76D5">
        <w:t xml:space="preserve">} </w:t>
      </w:r>
    </w:p>
    <w:p w14:paraId="580E624D" w14:textId="77777777" w:rsidR="00E80032" w:rsidRPr="00EC76D5" w:rsidRDefault="00E80032" w:rsidP="007C7CB2">
      <w:pPr>
        <w:pStyle w:val="Rubrik3"/>
      </w:pPr>
      <w:bookmarkStart w:id="6237" w:name="_Toc323656739"/>
      <w:bookmarkStart w:id="6238" w:name="_Toc324085477"/>
      <w:bookmarkStart w:id="6239" w:name="_Toc383781129"/>
      <w:bookmarkStart w:id="6240" w:name="_Toc481936529"/>
      <w:r w:rsidRPr="00EC76D5">
        <w:t>Time</w:t>
      </w:r>
      <w:bookmarkEnd w:id="6237"/>
      <w:bookmarkEnd w:id="6238"/>
      <w:bookmarkEnd w:id="6239"/>
      <w:bookmarkEnd w:id="6240"/>
    </w:p>
    <w:p w14:paraId="3ADE0528" w14:textId="06103AC4" w:rsidR="00E80032" w:rsidRPr="00EC76D5" w:rsidRDefault="00E80032" w:rsidP="00E80032">
      <w:pPr>
        <w:rPr>
          <w:rFonts w:ascii="Courier New" w:hAnsi="Courier New" w:cs="Courier New"/>
          <w:sz w:val="24"/>
        </w:rPr>
      </w:pPr>
      <w:r w:rsidRPr="00EC76D5">
        <w:t xml:space="preserve">The </w:t>
      </w:r>
      <w:r w:rsidRPr="00EC76D5">
        <w:rPr>
          <w:rStyle w:val="CodeInText0"/>
        </w:rPr>
        <w:t>time</w:t>
      </w:r>
      <w:r w:rsidRPr="00EC76D5">
        <w:t xml:space="preserve"> function gives the number of seconds since January 1, 1970. That value can then be used to fill a </w:t>
      </w:r>
      <w:r w:rsidRPr="00EC76D5">
        <w:rPr>
          <w:rStyle w:val="CodeInText0"/>
        </w:rPr>
        <w:t>tm</w:t>
      </w:r>
      <w:r w:rsidR="00BF3BC6" w:rsidRPr="00EC76D5">
        <w:t xml:space="preserve"> struct</w:t>
      </w:r>
      <w:r w:rsidRPr="00EC76D5">
        <w:t xml:space="preserve"> with values regarding local date and time by calling the </w:t>
      </w:r>
      <w:r w:rsidRPr="00EC76D5">
        <w:rPr>
          <w:rStyle w:val="CodeInText0"/>
        </w:rPr>
        <w:t>localtime</w:t>
      </w:r>
      <w:r w:rsidRPr="00EC76D5">
        <w:t xml:space="preserve"> function. If we call instead call </w:t>
      </w:r>
      <w:r w:rsidRPr="00EC76D5">
        <w:rPr>
          <w:rStyle w:val="CodeInText0"/>
        </w:rPr>
        <w:t>gmtime</w:t>
      </w:r>
      <w:r w:rsidRPr="00EC76D5">
        <w:t xml:space="preserve">, the </w:t>
      </w:r>
      <w:hyperlink r:id="rId27" w:tooltip="Greenwich Mean Time" w:history="1">
        <w:r w:rsidRPr="00EC76D5">
          <w:t>Greenwich Mean Time</w:t>
        </w:r>
      </w:hyperlink>
      <w:r w:rsidRPr="00EC76D5">
        <w:t xml:space="preserve"> (Coordinated Universal Time) will be given. Note that the </w:t>
      </w:r>
      <w:r w:rsidRPr="00EC76D5">
        <w:rPr>
          <w:rStyle w:val="CodeInText0"/>
        </w:rPr>
        <w:t>tm_year</w:t>
      </w:r>
      <w:r w:rsidRPr="00EC76D5">
        <w:t xml:space="preserve"> field gives the year starting from 1900.</w:t>
      </w:r>
    </w:p>
    <w:p w14:paraId="7278998F" w14:textId="77777777" w:rsidR="00E80032" w:rsidRPr="00EC76D5" w:rsidRDefault="00E80032" w:rsidP="00E80032">
      <w:pPr>
        <w:pStyle w:val="Code"/>
      </w:pPr>
      <w:r w:rsidRPr="00EC76D5">
        <w:t xml:space="preserve">#include </w:t>
      </w:r>
      <w:r w:rsidRPr="00EC76D5">
        <w:rPr>
          <w:color w:val="000000" w:themeColor="text1"/>
          <w:rPrChange w:id="6241" w:author="Stefan Björnander" w:date="2012-05-06T21:51:00Z">
            <w:rPr>
              <w:color w:val="A31515"/>
            </w:rPr>
          </w:rPrChange>
        </w:rPr>
        <w:t>&lt;Time.h&gt;</w:t>
      </w:r>
    </w:p>
    <w:p w14:paraId="17A7EE79" w14:textId="77777777" w:rsidR="00E80032" w:rsidRPr="00EC76D5" w:rsidRDefault="00E80032" w:rsidP="00E80032">
      <w:pPr>
        <w:pStyle w:val="Code"/>
      </w:pPr>
    </w:p>
    <w:p w14:paraId="2074649C" w14:textId="77777777" w:rsidR="00E80032" w:rsidRPr="00EC76D5" w:rsidRDefault="00E80032" w:rsidP="00E80032">
      <w:pPr>
        <w:pStyle w:val="Code"/>
      </w:pPr>
      <w:r w:rsidRPr="00EC76D5">
        <w:t>void main() {</w:t>
      </w:r>
    </w:p>
    <w:p w14:paraId="2C44878B" w14:textId="77777777" w:rsidR="00E80032" w:rsidRPr="00EC76D5" w:rsidRDefault="00E80032" w:rsidP="00E80032">
      <w:pPr>
        <w:pStyle w:val="Code"/>
      </w:pPr>
      <w:r w:rsidRPr="00EC76D5">
        <w:t xml:space="preserve">  time_t t = time(NULL);</w:t>
      </w:r>
    </w:p>
    <w:p w14:paraId="5C10B54A" w14:textId="77777777" w:rsidR="00E80032" w:rsidRPr="00EC76D5" w:rsidRDefault="00E80032" w:rsidP="00E80032">
      <w:pPr>
        <w:pStyle w:val="Code"/>
      </w:pPr>
      <w:r w:rsidRPr="00EC76D5">
        <w:t xml:space="preserve">  struct tm time;</w:t>
      </w:r>
    </w:p>
    <w:p w14:paraId="0807B0E7" w14:textId="77777777" w:rsidR="00E80032" w:rsidRPr="00EC76D5" w:rsidRDefault="00E80032" w:rsidP="00E80032">
      <w:pPr>
        <w:pStyle w:val="Code"/>
      </w:pPr>
      <w:r w:rsidRPr="00EC76D5">
        <w:t xml:space="preserve">    </w:t>
      </w:r>
    </w:p>
    <w:p w14:paraId="2A1A394E" w14:textId="77777777" w:rsidR="00E80032" w:rsidRPr="00EC76D5" w:rsidRDefault="00E80032" w:rsidP="00E80032">
      <w:pPr>
        <w:pStyle w:val="Code"/>
      </w:pPr>
      <w:r w:rsidRPr="00EC76D5">
        <w:t xml:space="preserve">  char *months[] = {"Jan", </w:t>
      </w:r>
      <w:r w:rsidRPr="00EC76D5">
        <w:rPr>
          <w:color w:val="000000" w:themeColor="text1"/>
          <w:rPrChange w:id="6242" w:author="Stefan Björnander" w:date="2012-05-06T21:51:00Z">
            <w:rPr>
              <w:color w:val="A31515"/>
            </w:rPr>
          </w:rPrChange>
        </w:rPr>
        <w:t>"Feb"</w:t>
      </w:r>
      <w:r w:rsidRPr="00EC76D5">
        <w:t xml:space="preserve">, </w:t>
      </w:r>
      <w:r w:rsidRPr="00EC76D5">
        <w:rPr>
          <w:color w:val="000000" w:themeColor="text1"/>
          <w:rPrChange w:id="6243" w:author="Stefan Björnander" w:date="2012-05-06T21:51:00Z">
            <w:rPr>
              <w:color w:val="A31515"/>
            </w:rPr>
          </w:rPrChange>
        </w:rPr>
        <w:t>"Mar"</w:t>
      </w:r>
      <w:r w:rsidRPr="00EC76D5">
        <w:t xml:space="preserve">, </w:t>
      </w:r>
      <w:r w:rsidRPr="00EC76D5">
        <w:rPr>
          <w:color w:val="000000" w:themeColor="text1"/>
          <w:rPrChange w:id="6244" w:author="Stefan Björnander" w:date="2012-05-06T21:51:00Z">
            <w:rPr>
              <w:color w:val="A31515"/>
            </w:rPr>
          </w:rPrChange>
        </w:rPr>
        <w:t>"Apr"</w:t>
      </w:r>
      <w:r w:rsidRPr="00EC76D5">
        <w:t>,</w:t>
      </w:r>
    </w:p>
    <w:p w14:paraId="4B151F55" w14:textId="77777777" w:rsidR="00E80032" w:rsidRPr="00EC76D5" w:rsidRDefault="00E80032" w:rsidP="00E80032">
      <w:pPr>
        <w:pStyle w:val="Code"/>
      </w:pPr>
      <w:r w:rsidRPr="00EC76D5">
        <w:t xml:space="preserve">                    "May", </w:t>
      </w:r>
      <w:r w:rsidRPr="00EC76D5">
        <w:rPr>
          <w:color w:val="000000" w:themeColor="text1"/>
          <w:rPrChange w:id="6245" w:author="Stefan Björnander" w:date="2012-05-06T21:51:00Z">
            <w:rPr>
              <w:color w:val="A31515"/>
            </w:rPr>
          </w:rPrChange>
        </w:rPr>
        <w:t>"Jun"</w:t>
      </w:r>
      <w:r w:rsidRPr="00EC76D5">
        <w:t xml:space="preserve">, </w:t>
      </w:r>
      <w:r w:rsidRPr="00EC76D5">
        <w:rPr>
          <w:color w:val="000000" w:themeColor="text1"/>
          <w:rPrChange w:id="6246" w:author="Stefan Björnander" w:date="2012-05-06T21:51:00Z">
            <w:rPr>
              <w:color w:val="A31515"/>
            </w:rPr>
          </w:rPrChange>
        </w:rPr>
        <w:t>"Jul"</w:t>
      </w:r>
      <w:r w:rsidRPr="00EC76D5">
        <w:t xml:space="preserve">, </w:t>
      </w:r>
      <w:r w:rsidRPr="00EC76D5">
        <w:rPr>
          <w:color w:val="000000" w:themeColor="text1"/>
          <w:rPrChange w:id="6247" w:author="Stefan Björnander" w:date="2012-05-06T21:51:00Z">
            <w:rPr>
              <w:color w:val="A31515"/>
            </w:rPr>
          </w:rPrChange>
        </w:rPr>
        <w:t>"Aug"</w:t>
      </w:r>
      <w:r w:rsidRPr="00EC76D5">
        <w:t>,</w:t>
      </w:r>
    </w:p>
    <w:p w14:paraId="045FC9FD" w14:textId="77777777" w:rsidR="00E80032" w:rsidRPr="00EC76D5" w:rsidRDefault="00E80032" w:rsidP="00E80032">
      <w:pPr>
        <w:pStyle w:val="Code"/>
      </w:pPr>
      <w:r w:rsidRPr="00EC76D5">
        <w:t xml:space="preserve">                    "Sep", </w:t>
      </w:r>
      <w:r w:rsidRPr="00EC76D5">
        <w:rPr>
          <w:color w:val="000000" w:themeColor="text1"/>
          <w:rPrChange w:id="6248" w:author="Stefan Björnander" w:date="2012-05-06T21:51:00Z">
            <w:rPr>
              <w:color w:val="A31515"/>
            </w:rPr>
          </w:rPrChange>
        </w:rPr>
        <w:t>"Oct"</w:t>
      </w:r>
      <w:r w:rsidRPr="00EC76D5">
        <w:t xml:space="preserve">, </w:t>
      </w:r>
      <w:r w:rsidRPr="00EC76D5">
        <w:rPr>
          <w:color w:val="000000" w:themeColor="text1"/>
          <w:rPrChange w:id="6249" w:author="Stefan Björnander" w:date="2012-05-06T21:51:00Z">
            <w:rPr>
              <w:color w:val="A31515"/>
            </w:rPr>
          </w:rPrChange>
        </w:rPr>
        <w:t>"Nov"</w:t>
      </w:r>
      <w:r w:rsidRPr="00EC76D5">
        <w:t>,</w:t>
      </w:r>
      <w:r w:rsidRPr="00EC76D5">
        <w:rPr>
          <w:color w:val="000000" w:themeColor="text1"/>
          <w:rPrChange w:id="6250" w:author="Stefan Björnander" w:date="2012-05-06T21:51:00Z">
            <w:rPr>
              <w:color w:val="A31515"/>
            </w:rPr>
          </w:rPrChange>
        </w:rPr>
        <w:t>"Dec"</w:t>
      </w:r>
      <w:r w:rsidRPr="00EC76D5">
        <w:t>};</w:t>
      </w:r>
    </w:p>
    <w:p w14:paraId="69D494AC" w14:textId="77777777" w:rsidR="00E80032" w:rsidRPr="00EC76D5" w:rsidRDefault="00E80032" w:rsidP="00E80032">
      <w:pPr>
        <w:pStyle w:val="Code"/>
      </w:pPr>
      <w:r w:rsidRPr="00EC76D5">
        <w:t xml:space="preserve">  char *days[] = {"Sun", </w:t>
      </w:r>
      <w:r w:rsidRPr="00EC76D5">
        <w:rPr>
          <w:color w:val="000000" w:themeColor="text1"/>
          <w:rPrChange w:id="6251" w:author="Stefan Björnander" w:date="2012-05-06T21:51:00Z">
            <w:rPr>
              <w:color w:val="A31515"/>
            </w:rPr>
          </w:rPrChange>
        </w:rPr>
        <w:t>"Mon"</w:t>
      </w:r>
      <w:r w:rsidRPr="00EC76D5">
        <w:t xml:space="preserve">, </w:t>
      </w:r>
      <w:r w:rsidRPr="00EC76D5">
        <w:rPr>
          <w:color w:val="000000" w:themeColor="text1"/>
          <w:rPrChange w:id="6252" w:author="Stefan Björnander" w:date="2012-05-06T21:51:00Z">
            <w:rPr>
              <w:color w:val="A31515"/>
            </w:rPr>
          </w:rPrChange>
        </w:rPr>
        <w:t>"Tue"</w:t>
      </w:r>
      <w:r w:rsidRPr="00EC76D5">
        <w:t xml:space="preserve">, </w:t>
      </w:r>
      <w:r w:rsidRPr="00EC76D5">
        <w:rPr>
          <w:color w:val="000000" w:themeColor="text1"/>
          <w:rPrChange w:id="6253" w:author="Stefan Björnander" w:date="2012-05-06T21:51:00Z">
            <w:rPr>
              <w:color w:val="A31515"/>
            </w:rPr>
          </w:rPrChange>
        </w:rPr>
        <w:t>"Wed"</w:t>
      </w:r>
      <w:r w:rsidRPr="00EC76D5">
        <w:t>,</w:t>
      </w:r>
    </w:p>
    <w:p w14:paraId="1B58794E" w14:textId="77777777" w:rsidR="00E80032" w:rsidRPr="00EC76D5" w:rsidRDefault="00E80032" w:rsidP="00E80032">
      <w:pPr>
        <w:pStyle w:val="Code"/>
      </w:pPr>
      <w:r w:rsidRPr="00EC76D5">
        <w:t xml:space="preserve">                  "Thu", </w:t>
      </w:r>
      <w:r w:rsidRPr="00EC76D5">
        <w:rPr>
          <w:color w:val="000000" w:themeColor="text1"/>
          <w:rPrChange w:id="6254" w:author="Stefan Björnander" w:date="2012-05-06T21:51:00Z">
            <w:rPr>
              <w:color w:val="A31515"/>
            </w:rPr>
          </w:rPrChange>
        </w:rPr>
        <w:t>"Fri"</w:t>
      </w:r>
      <w:r w:rsidRPr="00EC76D5">
        <w:t xml:space="preserve">, </w:t>
      </w:r>
      <w:r w:rsidRPr="00EC76D5">
        <w:rPr>
          <w:color w:val="000000" w:themeColor="text1"/>
          <w:rPrChange w:id="6255" w:author="Stefan Björnander" w:date="2012-05-06T21:51:00Z">
            <w:rPr>
              <w:color w:val="A31515"/>
            </w:rPr>
          </w:rPrChange>
        </w:rPr>
        <w:t>"Sat"</w:t>
      </w:r>
      <w:r w:rsidRPr="00EC76D5">
        <w:t>};</w:t>
      </w:r>
    </w:p>
    <w:p w14:paraId="2C32719D" w14:textId="77777777" w:rsidR="00E80032" w:rsidRPr="00EC76D5" w:rsidRDefault="00E80032" w:rsidP="00E80032">
      <w:pPr>
        <w:pStyle w:val="Code"/>
      </w:pPr>
    </w:p>
    <w:p w14:paraId="263D6A6E" w14:textId="77777777" w:rsidR="00E80032" w:rsidRPr="00EC76D5" w:rsidRDefault="00E80032" w:rsidP="00E80032">
      <w:pPr>
        <w:pStyle w:val="Code"/>
      </w:pPr>
      <w:r w:rsidRPr="00EC76D5">
        <w:lastRenderedPageBreak/>
        <w:t xml:space="preserve">  localtime_s(&amp;time, &amp;t);</w:t>
      </w:r>
    </w:p>
    <w:p w14:paraId="1D28C200" w14:textId="77777777" w:rsidR="00E80032" w:rsidRPr="00EC76D5" w:rsidRDefault="00E80032" w:rsidP="00E80032">
      <w:pPr>
        <w:pStyle w:val="Code"/>
      </w:pPr>
      <w:r w:rsidRPr="00EC76D5">
        <w:t xml:space="preserve">  printf("%02d:%02d:%02d\n", time.tm_hour, time.tm_min, time.tm_sec);</w:t>
      </w:r>
    </w:p>
    <w:p w14:paraId="3FA72AC7" w14:textId="77777777" w:rsidR="00E80032" w:rsidRPr="00EC76D5" w:rsidRDefault="00E80032" w:rsidP="00E80032">
      <w:pPr>
        <w:pStyle w:val="Code"/>
      </w:pPr>
      <w:r w:rsidRPr="00EC76D5">
        <w:t xml:space="preserve">  printf("%s %s %d, %d\n", days[time.tm_wday], months[time.tm_mon],</w:t>
      </w:r>
    </w:p>
    <w:p w14:paraId="0B20F7A7" w14:textId="77777777" w:rsidR="00E80032" w:rsidRPr="00EC76D5" w:rsidRDefault="00E80032" w:rsidP="00E80032">
      <w:pPr>
        <w:pStyle w:val="Code"/>
      </w:pPr>
      <w:r w:rsidRPr="00EC76D5">
        <w:t xml:space="preserve">         time.tm_mday, 1900 + time.tm_year);</w:t>
      </w:r>
    </w:p>
    <w:p w14:paraId="0AC96F9A" w14:textId="77777777" w:rsidR="00E80032" w:rsidRPr="00EC76D5" w:rsidRDefault="00E80032" w:rsidP="00E80032">
      <w:pPr>
        <w:pStyle w:val="Code"/>
      </w:pPr>
      <w:r w:rsidRPr="00EC76D5">
        <w:t xml:space="preserve">  printf("Day of year: %d.\n", time.tm_yday);</w:t>
      </w:r>
    </w:p>
    <w:p w14:paraId="6CCB27AE" w14:textId="77777777" w:rsidR="00E80032" w:rsidRPr="00EC76D5" w:rsidRDefault="00E80032" w:rsidP="00E80032">
      <w:pPr>
        <w:pStyle w:val="Code"/>
      </w:pPr>
      <w:r w:rsidRPr="00EC76D5">
        <w:t xml:space="preserve">  printf("Daylight saving time: %s.\n", time.tm_isdst ? "Yes" : "No");</w:t>
      </w:r>
    </w:p>
    <w:p w14:paraId="48BE3C04" w14:textId="77777777" w:rsidR="00E80032" w:rsidRPr="00EC76D5" w:rsidRDefault="00E80032" w:rsidP="00E80032">
      <w:pPr>
        <w:pStyle w:val="Code"/>
      </w:pPr>
      <w:r w:rsidRPr="00EC76D5">
        <w:t>}</w:t>
      </w:r>
    </w:p>
    <w:p w14:paraId="45113E65" w14:textId="77777777" w:rsidR="00E80032" w:rsidRPr="00EC76D5" w:rsidRDefault="00E80032" w:rsidP="00E80032">
      <w:r w:rsidRPr="00EC76D5">
        <w:t>It is also possible to measure the period between two events.</w:t>
      </w:r>
    </w:p>
    <w:p w14:paraId="41937378" w14:textId="77777777" w:rsidR="00E80032" w:rsidRPr="00EC76D5" w:rsidRDefault="00E80032" w:rsidP="00E80032">
      <w:pPr>
        <w:pStyle w:val="Code"/>
      </w:pPr>
      <w:r w:rsidRPr="00EC76D5">
        <w:rPr>
          <w:color w:val="000000" w:themeColor="text1"/>
          <w:rPrChange w:id="6256" w:author="Stefan Björnander" w:date="2012-05-06T21:51:00Z">
            <w:rPr>
              <w:color w:val="0000FF"/>
            </w:rPr>
          </w:rPrChange>
        </w:rPr>
        <w:t>#include</w:t>
      </w:r>
      <w:r w:rsidRPr="00EC76D5">
        <w:t xml:space="preserve"> &lt;StdIO.h&gt;</w:t>
      </w:r>
    </w:p>
    <w:p w14:paraId="50C1A712" w14:textId="77777777" w:rsidR="00E80032" w:rsidRPr="00EC76D5" w:rsidRDefault="00E80032" w:rsidP="00E80032">
      <w:pPr>
        <w:pStyle w:val="Code"/>
      </w:pPr>
      <w:r w:rsidRPr="00EC76D5">
        <w:rPr>
          <w:color w:val="000000" w:themeColor="text1"/>
          <w:rPrChange w:id="6257" w:author="Stefan Björnander" w:date="2012-05-06T21:51:00Z">
            <w:rPr>
              <w:color w:val="0000FF"/>
            </w:rPr>
          </w:rPrChange>
        </w:rPr>
        <w:t>#include</w:t>
      </w:r>
      <w:r w:rsidRPr="00EC76D5">
        <w:t xml:space="preserve"> &lt;Time.h&gt;</w:t>
      </w:r>
    </w:p>
    <w:p w14:paraId="30334DA2" w14:textId="77777777" w:rsidR="00E80032" w:rsidRPr="00EC76D5" w:rsidRDefault="00E80032" w:rsidP="00E80032">
      <w:pPr>
        <w:pStyle w:val="Code"/>
      </w:pPr>
    </w:p>
    <w:p w14:paraId="3B360F80" w14:textId="77777777" w:rsidR="00E80032" w:rsidRPr="00EC76D5" w:rsidRDefault="00E80032" w:rsidP="00E80032">
      <w:pPr>
        <w:pStyle w:val="Code"/>
      </w:pPr>
      <w:r w:rsidRPr="00EC76D5">
        <w:rPr>
          <w:color w:val="000000" w:themeColor="text1"/>
          <w:rPrChange w:id="6258" w:author="Stefan Björnander" w:date="2012-05-06T21:51:00Z">
            <w:rPr>
              <w:color w:val="0000FF"/>
            </w:rPr>
          </w:rPrChange>
        </w:rPr>
        <w:t>void</w:t>
      </w:r>
      <w:r w:rsidRPr="00EC76D5">
        <w:t xml:space="preserve"> main() {</w:t>
      </w:r>
    </w:p>
    <w:p w14:paraId="23FD7E90" w14:textId="77777777" w:rsidR="00E80032" w:rsidRPr="00EC76D5" w:rsidRDefault="00E80032" w:rsidP="00E80032">
      <w:pPr>
        <w:pStyle w:val="Code"/>
      </w:pPr>
      <w:r w:rsidRPr="00EC76D5">
        <w:t xml:space="preserve">  time_t t1 = time(NULL);</w:t>
      </w:r>
    </w:p>
    <w:p w14:paraId="4EED24B7" w14:textId="77777777" w:rsidR="00E80032" w:rsidRPr="00EC76D5" w:rsidRDefault="00E80032" w:rsidP="00E80032">
      <w:pPr>
        <w:pStyle w:val="Code"/>
      </w:pPr>
    </w:p>
    <w:p w14:paraId="7AA6687A" w14:textId="77777777" w:rsidR="00E80032" w:rsidRPr="00EC76D5" w:rsidRDefault="00E80032" w:rsidP="00E80032">
      <w:pPr>
        <w:pStyle w:val="Code"/>
      </w:pPr>
      <w:r w:rsidRPr="00EC76D5">
        <w:t xml:space="preserve">  int index;</w:t>
      </w:r>
    </w:p>
    <w:p w14:paraId="5D031504" w14:textId="77777777" w:rsidR="00E80032" w:rsidRPr="00EC76D5" w:rsidRDefault="00E80032" w:rsidP="00E80032">
      <w:pPr>
        <w:pStyle w:val="Code"/>
      </w:pPr>
      <w:r w:rsidRPr="00EC76D5">
        <w:t xml:space="preserve">  for (index = 0; index &lt; 100000; ++index) {</w:t>
      </w:r>
    </w:p>
    <w:p w14:paraId="5A4A2EAA" w14:textId="77777777" w:rsidR="00E80032" w:rsidRPr="00EC76D5" w:rsidRDefault="00E80032" w:rsidP="00E80032">
      <w:pPr>
        <w:pStyle w:val="Code"/>
      </w:pPr>
      <w:r w:rsidRPr="00EC76D5">
        <w:t xml:space="preserve">    printf("%d\n", index);</w:t>
      </w:r>
    </w:p>
    <w:p w14:paraId="6AED2565" w14:textId="77777777" w:rsidR="00E80032" w:rsidRPr="00EC76D5" w:rsidRDefault="00E80032" w:rsidP="00E80032">
      <w:pPr>
        <w:pStyle w:val="Code"/>
      </w:pPr>
      <w:r w:rsidRPr="00EC76D5">
        <w:t xml:space="preserve">  }</w:t>
      </w:r>
    </w:p>
    <w:p w14:paraId="26C07447" w14:textId="77777777" w:rsidR="00E80032" w:rsidRPr="00EC76D5" w:rsidRDefault="00E80032" w:rsidP="00E80032">
      <w:pPr>
        <w:pStyle w:val="Code"/>
      </w:pPr>
    </w:p>
    <w:p w14:paraId="40398084" w14:textId="77777777" w:rsidR="00E80032" w:rsidRPr="00EC76D5" w:rsidRDefault="00E80032" w:rsidP="00E80032">
      <w:pPr>
        <w:pStyle w:val="Code"/>
      </w:pPr>
      <w:r w:rsidRPr="00EC76D5">
        <w:t xml:space="preserve">  { time_t t2 = time(NULL);</w:t>
      </w:r>
    </w:p>
    <w:p w14:paraId="79040EAF" w14:textId="77777777" w:rsidR="00E80032" w:rsidRPr="00EC76D5" w:rsidRDefault="00E80032" w:rsidP="00E80032">
      <w:pPr>
        <w:pStyle w:val="Code"/>
      </w:pPr>
      <w:r w:rsidRPr="00EC76D5">
        <w:t xml:space="preserve">    printf("The loop took %f seconds.\n", difftime(t2, t1));</w:t>
      </w:r>
    </w:p>
    <w:p w14:paraId="2BB43B66" w14:textId="77777777" w:rsidR="00E80032" w:rsidRPr="00EC76D5" w:rsidRDefault="00E80032" w:rsidP="00E80032">
      <w:pPr>
        <w:pStyle w:val="Code"/>
      </w:pPr>
      <w:r w:rsidRPr="00EC76D5">
        <w:t xml:space="preserve">  }</w:t>
      </w:r>
    </w:p>
    <w:p w14:paraId="3C577A38" w14:textId="77777777" w:rsidR="00E80032" w:rsidRPr="00EC76D5" w:rsidRDefault="00E80032" w:rsidP="00E80032">
      <w:pPr>
        <w:pStyle w:val="Code"/>
      </w:pPr>
      <w:r w:rsidRPr="00EC76D5">
        <w:t>}</w:t>
      </w:r>
    </w:p>
    <w:p w14:paraId="02F878BC" w14:textId="77777777" w:rsidR="00E80032" w:rsidRPr="00EC76D5" w:rsidRDefault="00E80032" w:rsidP="007C7CB2">
      <w:pPr>
        <w:pStyle w:val="Rubrik3"/>
      </w:pPr>
      <w:bookmarkStart w:id="6259" w:name="_Toc323656740"/>
      <w:bookmarkStart w:id="6260" w:name="_Toc324085478"/>
      <w:bookmarkStart w:id="6261" w:name="_Toc383781130"/>
      <w:bookmarkStart w:id="6262" w:name="_Toc481936530"/>
      <w:r w:rsidRPr="00EC76D5">
        <w:t>Random Numbers</w:t>
      </w:r>
      <w:bookmarkEnd w:id="6259"/>
      <w:bookmarkEnd w:id="6260"/>
      <w:bookmarkEnd w:id="6261"/>
      <w:bookmarkEnd w:id="6262"/>
    </w:p>
    <w:p w14:paraId="113C753A" w14:textId="470B1F2A" w:rsidR="00E80032" w:rsidRPr="00EC76D5" w:rsidRDefault="00E80032" w:rsidP="00E80032">
      <w:r w:rsidRPr="00EC76D5">
        <w:t xml:space="preserve">It is possible to generate a sequence of pseudo-random numbers with the </w:t>
      </w:r>
      <w:r w:rsidRPr="00EC76D5">
        <w:rPr>
          <w:rStyle w:val="CodeInText0"/>
        </w:rPr>
        <w:t>rand</w:t>
      </w:r>
      <w:r w:rsidRPr="00EC76D5">
        <w:t xml:space="preserve"> function. In order to </w:t>
      </w:r>
      <w:r w:rsidR="002F35C1">
        <w:t>initializer</w:t>
      </w:r>
      <w:r w:rsidRPr="00EC76D5">
        <w:t xml:space="preserve">ialize the sequence we need to sow a random seed with the </w:t>
      </w:r>
      <w:r w:rsidRPr="00EC76D5">
        <w:rPr>
          <w:rStyle w:val="CodeInText0"/>
        </w:rPr>
        <w:t>srand</w:t>
      </w:r>
      <w:r w:rsidRPr="00EC76D5">
        <w:t xml:space="preserve"> function. One way to generate different seeds is to use the </w:t>
      </w:r>
      <w:r w:rsidRPr="00EC76D5">
        <w:rPr>
          <w:rStyle w:val="CodeInText0"/>
        </w:rPr>
        <w:t>time</w:t>
      </w:r>
      <w:r w:rsidRPr="00EC76D5">
        <w:t xml:space="preserve"> function. The </w:t>
      </w:r>
      <w:hyperlink r:id="rId28" w:history="1">
        <w:r w:rsidRPr="00EC76D5">
          <w:rPr>
            <w:rStyle w:val="CodeInText0"/>
          </w:rPr>
          <w:t>RAND_MAX</w:t>
        </w:r>
      </w:hyperlink>
      <w:r w:rsidRPr="00EC76D5">
        <w:t xml:space="preserve">  macro gives the largest possible random numbers; however, usually we want random numbers in a certain interval. The following code generates five sequences of ten numbers between 1 and 100.</w:t>
      </w:r>
    </w:p>
    <w:p w14:paraId="5769FD00" w14:textId="77777777" w:rsidR="00E80032" w:rsidRPr="00EC76D5" w:rsidRDefault="00E80032" w:rsidP="00E80032">
      <w:pPr>
        <w:pStyle w:val="Code"/>
      </w:pPr>
      <w:r w:rsidRPr="00EC76D5">
        <w:rPr>
          <w:color w:val="000000" w:themeColor="text1"/>
          <w:rPrChange w:id="6263" w:author="Stefan Björnander" w:date="2012-05-06T21:51:00Z">
            <w:rPr>
              <w:color w:val="0000FF"/>
            </w:rPr>
          </w:rPrChange>
        </w:rPr>
        <w:t>#include</w:t>
      </w:r>
      <w:r w:rsidRPr="00EC76D5">
        <w:t xml:space="preserve"> &lt;StdLib.h&gt;</w:t>
      </w:r>
    </w:p>
    <w:p w14:paraId="181BCC0F" w14:textId="77777777" w:rsidR="00E80032" w:rsidRPr="00EC76D5" w:rsidRDefault="00E80032" w:rsidP="00E80032">
      <w:pPr>
        <w:pStyle w:val="Code"/>
      </w:pPr>
    </w:p>
    <w:p w14:paraId="7D7013DE" w14:textId="77777777" w:rsidR="00E80032" w:rsidRPr="00EC76D5" w:rsidRDefault="00E80032" w:rsidP="00E80032">
      <w:pPr>
        <w:pStyle w:val="Code"/>
      </w:pPr>
      <w:r w:rsidRPr="00EC76D5">
        <w:rPr>
          <w:color w:val="000000" w:themeColor="text1"/>
          <w:rPrChange w:id="6264" w:author="Stefan Björnander" w:date="2012-05-06T21:51:00Z">
            <w:rPr>
              <w:color w:val="0000FF"/>
            </w:rPr>
          </w:rPrChange>
        </w:rPr>
        <w:t>void</w:t>
      </w:r>
      <w:r w:rsidRPr="00EC76D5">
        <w:t xml:space="preserve"> main() {</w:t>
      </w:r>
    </w:p>
    <w:p w14:paraId="4FB7233C" w14:textId="77777777" w:rsidR="00E80032" w:rsidRPr="00EC76D5" w:rsidRDefault="00E80032" w:rsidP="00E80032">
      <w:pPr>
        <w:pStyle w:val="Code"/>
      </w:pPr>
      <w:r w:rsidRPr="00EC76D5">
        <w:t xml:space="preserve">  int iIndex1, iIndex2;</w:t>
      </w:r>
    </w:p>
    <w:p w14:paraId="3FCF8ABD" w14:textId="77777777" w:rsidR="00E80032" w:rsidRPr="00EC76D5" w:rsidRDefault="00E80032" w:rsidP="00E80032">
      <w:pPr>
        <w:pStyle w:val="Code"/>
      </w:pPr>
    </w:p>
    <w:p w14:paraId="180A5B9D" w14:textId="77777777" w:rsidR="00E80032" w:rsidRPr="00EC76D5" w:rsidRDefault="00E80032" w:rsidP="00E80032">
      <w:pPr>
        <w:pStyle w:val="Code"/>
      </w:pPr>
      <w:r w:rsidRPr="00EC76D5">
        <w:t xml:space="preserve">  for (iIndex1 = 0; iIndex1 &lt; 5; ++iIndex1) {</w:t>
      </w:r>
    </w:p>
    <w:p w14:paraId="60695F8A" w14:textId="77777777" w:rsidR="00E80032" w:rsidRPr="00EC76D5" w:rsidRDefault="00E80032" w:rsidP="00E80032">
      <w:pPr>
        <w:pStyle w:val="Code"/>
      </w:pPr>
      <w:r w:rsidRPr="00EC76D5">
        <w:t xml:space="preserve">    srand((unsigned </w:t>
      </w:r>
      <w:r w:rsidRPr="00EC76D5">
        <w:rPr>
          <w:color w:val="000000" w:themeColor="text1"/>
          <w:rPrChange w:id="6265" w:author="Stefan Björnander" w:date="2012-05-06T21:51:00Z">
            <w:rPr>
              <w:color w:val="0000FF"/>
            </w:rPr>
          </w:rPrChange>
        </w:rPr>
        <w:t>int</w:t>
      </w:r>
      <w:r w:rsidRPr="00EC76D5">
        <w:t>) time(NULL));</w:t>
      </w:r>
    </w:p>
    <w:p w14:paraId="4583123D" w14:textId="77777777" w:rsidR="00E80032" w:rsidRPr="00EC76D5" w:rsidRDefault="00E80032" w:rsidP="00E80032">
      <w:pPr>
        <w:pStyle w:val="Code"/>
      </w:pPr>
    </w:p>
    <w:p w14:paraId="505F9795" w14:textId="77777777" w:rsidR="00E80032" w:rsidRPr="00EC76D5" w:rsidRDefault="00E80032" w:rsidP="00E80032">
      <w:pPr>
        <w:pStyle w:val="Code"/>
      </w:pPr>
      <w:r w:rsidRPr="00EC76D5">
        <w:t xml:space="preserve">    for (iIndex2 = 0; iIndex2 &lt; 10; ++iIndex2) {</w:t>
      </w:r>
    </w:p>
    <w:p w14:paraId="7E471EC5" w14:textId="77777777" w:rsidR="00E80032" w:rsidRPr="00EC76D5" w:rsidRDefault="00E80032" w:rsidP="00E80032">
      <w:pPr>
        <w:pStyle w:val="Code"/>
      </w:pPr>
      <w:r w:rsidRPr="00EC76D5">
        <w:t xml:space="preserve">      int randomNumber = rand() % 100 + 1;</w:t>
      </w:r>
    </w:p>
    <w:p w14:paraId="09745E23" w14:textId="77777777" w:rsidR="00E80032" w:rsidRPr="00EC76D5" w:rsidRDefault="00E80032" w:rsidP="00E80032">
      <w:pPr>
        <w:pStyle w:val="Code"/>
      </w:pPr>
      <w:r w:rsidRPr="00EC76D5">
        <w:t xml:space="preserve">      printf("%d\n", randomNumber);</w:t>
      </w:r>
    </w:p>
    <w:p w14:paraId="504C0DDA" w14:textId="77777777" w:rsidR="00E80032" w:rsidRPr="00EC76D5" w:rsidRDefault="00E80032" w:rsidP="00E80032">
      <w:pPr>
        <w:pStyle w:val="Code"/>
      </w:pPr>
      <w:r w:rsidRPr="00EC76D5">
        <w:t xml:space="preserve">    }</w:t>
      </w:r>
    </w:p>
    <w:p w14:paraId="10BC3353" w14:textId="77777777" w:rsidR="00E80032" w:rsidRPr="00EC76D5" w:rsidRDefault="00E80032" w:rsidP="00E80032">
      <w:pPr>
        <w:pStyle w:val="Code"/>
      </w:pPr>
    </w:p>
    <w:p w14:paraId="1F09A370" w14:textId="77777777" w:rsidR="00E80032" w:rsidRPr="00EC76D5" w:rsidRDefault="00E80032" w:rsidP="00E80032">
      <w:pPr>
        <w:pStyle w:val="Code"/>
      </w:pPr>
      <w:r w:rsidRPr="00EC76D5">
        <w:t xml:space="preserve">    printf("\n");</w:t>
      </w:r>
    </w:p>
    <w:p w14:paraId="4FCFC093" w14:textId="77777777" w:rsidR="00E80032" w:rsidRPr="00EC76D5" w:rsidRDefault="00E80032" w:rsidP="00E80032">
      <w:pPr>
        <w:pStyle w:val="Code"/>
      </w:pPr>
      <w:r w:rsidRPr="00EC76D5">
        <w:t xml:space="preserve">  }</w:t>
      </w:r>
    </w:p>
    <w:p w14:paraId="701BACC7" w14:textId="77777777" w:rsidR="00E80032" w:rsidRPr="00EC76D5" w:rsidRDefault="00E80032" w:rsidP="00E80032">
      <w:pPr>
        <w:pStyle w:val="Code"/>
      </w:pPr>
      <w:r w:rsidRPr="00EC76D5">
        <w:t>}</w:t>
      </w:r>
    </w:p>
    <w:p w14:paraId="70C04547" w14:textId="77777777" w:rsidR="00E80032" w:rsidRPr="00EC76D5" w:rsidRDefault="00E80032" w:rsidP="007C7CB2">
      <w:pPr>
        <w:pStyle w:val="Rubrik3"/>
      </w:pPr>
      <w:bookmarkStart w:id="6266" w:name="_Toc323656741"/>
      <w:bookmarkStart w:id="6267" w:name="_Toc324085479"/>
      <w:bookmarkStart w:id="6268" w:name="_Toc383781131"/>
      <w:bookmarkStart w:id="6269" w:name="_Toc481936531"/>
      <w:r w:rsidRPr="00EC76D5">
        <w:t>Limits of Integral and Floating Types</w:t>
      </w:r>
      <w:bookmarkEnd w:id="6266"/>
      <w:bookmarkEnd w:id="6267"/>
      <w:bookmarkEnd w:id="6268"/>
      <w:bookmarkEnd w:id="6269"/>
    </w:p>
    <w:p w14:paraId="1B2E9FB8" w14:textId="77777777" w:rsidR="00E80032" w:rsidRPr="00EC76D5" w:rsidRDefault="00E80032" w:rsidP="00E80032">
      <w:r w:rsidRPr="00EC76D5">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EC76D5" w:rsidRDefault="00E80032" w:rsidP="00E80032">
      <w:pPr>
        <w:pStyle w:val="Code"/>
      </w:pPr>
      <w:r w:rsidRPr="00EC76D5">
        <w:lastRenderedPageBreak/>
        <w:t>#include &lt;stdio.h&gt;</w:t>
      </w:r>
    </w:p>
    <w:p w14:paraId="58475303" w14:textId="77777777" w:rsidR="00E80032" w:rsidRPr="00EC76D5" w:rsidRDefault="00E80032" w:rsidP="00E80032">
      <w:pPr>
        <w:pStyle w:val="Code"/>
      </w:pPr>
      <w:r w:rsidRPr="00EC76D5">
        <w:t>#include &lt;limits.h&gt; // The integral type limit constants.</w:t>
      </w:r>
    </w:p>
    <w:p w14:paraId="43486CE3" w14:textId="77777777" w:rsidR="00E80032" w:rsidRPr="00EC76D5" w:rsidRDefault="00E80032" w:rsidP="00E80032">
      <w:pPr>
        <w:pStyle w:val="Code"/>
      </w:pPr>
      <w:r w:rsidRPr="00EC76D5">
        <w:t>#include &lt;float.h&gt;  // The floating type limit constants.</w:t>
      </w:r>
    </w:p>
    <w:p w14:paraId="4C860F4A" w14:textId="77777777" w:rsidR="00E80032" w:rsidRPr="00EC76D5" w:rsidRDefault="00E80032" w:rsidP="00E80032">
      <w:pPr>
        <w:pStyle w:val="Code"/>
      </w:pPr>
    </w:p>
    <w:p w14:paraId="4E056705" w14:textId="77777777" w:rsidR="00E80032" w:rsidRPr="00EC76D5" w:rsidRDefault="00E80032" w:rsidP="00E80032">
      <w:pPr>
        <w:pStyle w:val="Code"/>
      </w:pPr>
      <w:r w:rsidRPr="00EC76D5">
        <w:t>void main() {</w:t>
      </w:r>
    </w:p>
    <w:p w14:paraId="404DFC30" w14:textId="77777777" w:rsidR="00E80032" w:rsidRPr="00EC76D5" w:rsidRDefault="00E80032" w:rsidP="00E80032">
      <w:pPr>
        <w:pStyle w:val="Code"/>
      </w:pPr>
      <w:r w:rsidRPr="00EC76D5">
        <w:t xml:space="preserve">  printf("Minimum signed char: %d\n", SCHAR_MIN);</w:t>
      </w:r>
    </w:p>
    <w:p w14:paraId="0AD0A152" w14:textId="77777777" w:rsidR="00E80032" w:rsidRPr="00EC76D5" w:rsidRDefault="00E80032" w:rsidP="00E80032">
      <w:pPr>
        <w:pStyle w:val="Code"/>
      </w:pPr>
      <w:r w:rsidRPr="00EC76D5">
        <w:t xml:space="preserve">  printf("Maximum signed char: %d\n", SCHAR_MAX);</w:t>
      </w:r>
    </w:p>
    <w:p w14:paraId="00C97F24" w14:textId="77777777" w:rsidR="00E80032" w:rsidRPr="00EC76D5" w:rsidRDefault="00E80032" w:rsidP="00E80032">
      <w:pPr>
        <w:pStyle w:val="Code"/>
      </w:pPr>
      <w:r w:rsidRPr="00EC76D5">
        <w:t xml:space="preserve">  printf("Minimum signed short int: %d\n", SHRT_MIN);</w:t>
      </w:r>
    </w:p>
    <w:p w14:paraId="4D1F2BF8" w14:textId="77777777" w:rsidR="00E80032" w:rsidRPr="00EC76D5" w:rsidRDefault="00E80032" w:rsidP="00E80032">
      <w:pPr>
        <w:pStyle w:val="Code"/>
      </w:pPr>
      <w:r w:rsidRPr="00EC76D5">
        <w:t xml:space="preserve">  printf("Maximum signed short int: %d\n", SHRT_MAX);</w:t>
      </w:r>
    </w:p>
    <w:p w14:paraId="3FE6A329" w14:textId="77777777" w:rsidR="00E80032" w:rsidRPr="00EC76D5" w:rsidRDefault="00E80032" w:rsidP="00E80032">
      <w:pPr>
        <w:pStyle w:val="Code"/>
      </w:pPr>
      <w:r w:rsidRPr="00EC76D5">
        <w:t xml:space="preserve">  printf("Minimum signed int: %d\n", INT_MIN);</w:t>
      </w:r>
    </w:p>
    <w:p w14:paraId="0E0E2793" w14:textId="77777777" w:rsidR="00E80032" w:rsidRPr="00EC76D5" w:rsidRDefault="00E80032" w:rsidP="00E80032">
      <w:pPr>
        <w:pStyle w:val="Code"/>
      </w:pPr>
      <w:r w:rsidRPr="00EC76D5">
        <w:t xml:space="preserve">  printf("Maximum signed int: %d\n", INT_MAX);</w:t>
      </w:r>
    </w:p>
    <w:p w14:paraId="5010F769" w14:textId="77777777" w:rsidR="00E80032" w:rsidRPr="00EC76D5" w:rsidRDefault="00E80032" w:rsidP="00E80032">
      <w:pPr>
        <w:pStyle w:val="Code"/>
      </w:pPr>
      <w:r w:rsidRPr="00EC76D5">
        <w:t xml:space="preserve">  printf("Minimum signed long int: %ld\n", LONG_MIN);</w:t>
      </w:r>
    </w:p>
    <w:p w14:paraId="35F05C26" w14:textId="77777777" w:rsidR="00E80032" w:rsidRPr="00EC76D5" w:rsidRDefault="00E80032" w:rsidP="00E80032">
      <w:pPr>
        <w:pStyle w:val="Code"/>
      </w:pPr>
      <w:r w:rsidRPr="00EC76D5">
        <w:t xml:space="preserve">  printf("Maximum signed long int: %ld\n\n", LONG_MAX);</w:t>
      </w:r>
    </w:p>
    <w:p w14:paraId="610BF1F3" w14:textId="77777777" w:rsidR="00E80032" w:rsidRPr="00EC76D5" w:rsidRDefault="00E80032" w:rsidP="00E80032">
      <w:pPr>
        <w:pStyle w:val="Code"/>
      </w:pPr>
    </w:p>
    <w:p w14:paraId="224DD072" w14:textId="77777777" w:rsidR="00E80032" w:rsidRPr="00EC76D5" w:rsidRDefault="00E80032" w:rsidP="00E80032">
      <w:pPr>
        <w:pStyle w:val="Code"/>
      </w:pPr>
      <w:r w:rsidRPr="00EC76D5">
        <w:t xml:space="preserve">  printf("Maximum unsigned char: %u\n", UCHAR_MAX);</w:t>
      </w:r>
    </w:p>
    <w:p w14:paraId="1E425EBD" w14:textId="77777777" w:rsidR="00E80032" w:rsidRPr="00EC76D5" w:rsidRDefault="00E80032" w:rsidP="00E80032">
      <w:pPr>
        <w:pStyle w:val="Code"/>
      </w:pPr>
      <w:r w:rsidRPr="00EC76D5">
        <w:t xml:space="preserve">  printf("Maximum unsigned short int: %u\n", USHRT_MAX);</w:t>
      </w:r>
    </w:p>
    <w:p w14:paraId="73392A69" w14:textId="77777777" w:rsidR="00E80032" w:rsidRPr="00EC76D5" w:rsidRDefault="00E80032" w:rsidP="00E80032">
      <w:pPr>
        <w:pStyle w:val="Code"/>
      </w:pPr>
      <w:r w:rsidRPr="00EC76D5">
        <w:t xml:space="preserve">  printf("Maximum unsigned int: %u\n", UINT_MAX);</w:t>
      </w:r>
    </w:p>
    <w:p w14:paraId="731CEF5C" w14:textId="77777777" w:rsidR="00E80032" w:rsidRPr="00EC76D5" w:rsidRDefault="00E80032" w:rsidP="00E80032">
      <w:pPr>
        <w:pStyle w:val="Code"/>
      </w:pPr>
      <w:r w:rsidRPr="00EC76D5">
        <w:t xml:space="preserve">  printf("Maximum unsigned long int: %lu\n\n", ULONG_MAX);</w:t>
      </w:r>
    </w:p>
    <w:p w14:paraId="381787F2" w14:textId="77777777" w:rsidR="00E80032" w:rsidRPr="00EC76D5" w:rsidRDefault="00E80032" w:rsidP="00E80032">
      <w:pPr>
        <w:pStyle w:val="Code"/>
      </w:pPr>
    </w:p>
    <w:p w14:paraId="79C71B90" w14:textId="77777777" w:rsidR="00E80032" w:rsidRPr="00EC76D5" w:rsidRDefault="00E80032" w:rsidP="00E80032">
      <w:pPr>
        <w:pStyle w:val="Code"/>
      </w:pPr>
      <w:r w:rsidRPr="00EC76D5">
        <w:t xml:space="preserve">  printf("Minimum float: %e\n", FLT_MIN);</w:t>
      </w:r>
    </w:p>
    <w:p w14:paraId="66795C8B" w14:textId="77777777" w:rsidR="00E80032" w:rsidRPr="00EC76D5" w:rsidRDefault="00E80032" w:rsidP="00E80032">
      <w:pPr>
        <w:pStyle w:val="Code"/>
      </w:pPr>
      <w:r w:rsidRPr="00EC76D5">
        <w:t xml:space="preserve">  printf("Maximum float: %e\n", FLT_MAX);</w:t>
      </w:r>
    </w:p>
    <w:p w14:paraId="58E03CCD" w14:textId="77777777" w:rsidR="00E80032" w:rsidRPr="00EC76D5" w:rsidRDefault="00E80032" w:rsidP="00E80032">
      <w:pPr>
        <w:pStyle w:val="Code"/>
      </w:pPr>
      <w:r w:rsidRPr="00EC76D5">
        <w:t xml:space="preserve">  printf("Minimum double: %e\n", DBL_MIN);</w:t>
      </w:r>
    </w:p>
    <w:p w14:paraId="2D896B6D" w14:textId="77777777" w:rsidR="00E80032" w:rsidRPr="00EC76D5" w:rsidRDefault="00E80032" w:rsidP="00E80032">
      <w:pPr>
        <w:pStyle w:val="Code"/>
      </w:pPr>
      <w:r w:rsidRPr="00EC76D5">
        <w:t xml:space="preserve">  printf("Maximum double: %e\n", DBL_MAX);</w:t>
      </w:r>
    </w:p>
    <w:p w14:paraId="0BEAFE1B" w14:textId="77777777" w:rsidR="00E80032" w:rsidRPr="00EC76D5" w:rsidRDefault="00E80032" w:rsidP="00E80032">
      <w:pPr>
        <w:pStyle w:val="Code"/>
      </w:pPr>
      <w:r w:rsidRPr="00EC76D5">
        <w:t xml:space="preserve">  printf("Minimum long double: %le\n", LDBL_MIN);</w:t>
      </w:r>
    </w:p>
    <w:p w14:paraId="51230C8D" w14:textId="77777777" w:rsidR="00E80032" w:rsidRPr="00EC76D5" w:rsidRDefault="00E80032" w:rsidP="00E80032">
      <w:pPr>
        <w:pStyle w:val="Code"/>
      </w:pPr>
      <w:r w:rsidRPr="00EC76D5">
        <w:t xml:space="preserve">  printf("Maximum long double: %le\n", LDBL_MAX);</w:t>
      </w:r>
    </w:p>
    <w:p w14:paraId="48A566A6" w14:textId="77777777" w:rsidR="00E80032" w:rsidRPr="00EC76D5" w:rsidRDefault="00E80032" w:rsidP="00E80032">
      <w:pPr>
        <w:pStyle w:val="Code"/>
      </w:pPr>
      <w:r w:rsidRPr="00EC76D5">
        <w:t>}</w:t>
      </w:r>
    </w:p>
    <w:p w14:paraId="0C5FB797" w14:textId="77777777" w:rsidR="00E80032" w:rsidRPr="00EC76D5" w:rsidRDefault="00E80032" w:rsidP="007C7CB2">
      <w:pPr>
        <w:pStyle w:val="Rubrik3"/>
      </w:pPr>
      <w:bookmarkStart w:id="6270" w:name="_Toc323656742"/>
      <w:bookmarkStart w:id="6271" w:name="_Toc324085480"/>
      <w:bookmarkStart w:id="6272" w:name="_Toc383781132"/>
      <w:bookmarkStart w:id="6273" w:name="_Toc481936532"/>
      <w:r w:rsidRPr="00EC76D5">
        <w:t>Character Functions</w:t>
      </w:r>
      <w:bookmarkEnd w:id="6270"/>
      <w:bookmarkEnd w:id="6271"/>
      <w:bookmarkEnd w:id="6272"/>
      <w:bookmarkEnd w:id="6273"/>
    </w:p>
    <w:p w14:paraId="4F12C1B2" w14:textId="77777777" w:rsidR="00E80032" w:rsidRPr="00EC76D5" w:rsidRDefault="00E80032" w:rsidP="00E80032">
      <w:r w:rsidRPr="00EC76D5">
        <w:t>There are a set of functions for classifying a character.</w:t>
      </w:r>
    </w:p>
    <w:p w14:paraId="1D9D9917" w14:textId="77777777" w:rsidR="00E80032" w:rsidRPr="00EC76D5" w:rsidRDefault="00E80032" w:rsidP="00E80032">
      <w:pPr>
        <w:pStyle w:val="Code"/>
      </w:pPr>
      <w:r w:rsidRPr="00EC76D5">
        <w:t xml:space="preserve">  </w:t>
      </w:r>
      <w:r w:rsidRPr="00EC76D5">
        <w:rPr>
          <w:color w:val="000000" w:themeColor="text1"/>
          <w:rPrChange w:id="6274" w:author="Stefan Björnander" w:date="2012-05-06T21:51:00Z">
            <w:rPr>
              <w:color w:val="0000FF"/>
            </w:rPr>
          </w:rPrChange>
        </w:rPr>
        <w:t>if</w:t>
      </w:r>
      <w:r w:rsidRPr="00EC76D5">
        <w:t xml:space="preserve"> (isdigit(c)) {</w:t>
      </w:r>
    </w:p>
    <w:p w14:paraId="4206CF83" w14:textId="77777777" w:rsidR="00E80032" w:rsidRPr="00EC76D5" w:rsidRDefault="00E80032" w:rsidP="00E80032">
      <w:pPr>
        <w:pStyle w:val="Code"/>
      </w:pPr>
      <w:r w:rsidRPr="00EC76D5">
        <w:t xml:space="preserve">    printf("%c is a digit.", c);</w:t>
      </w:r>
    </w:p>
    <w:p w14:paraId="1A53AB5C" w14:textId="77777777" w:rsidR="00E80032" w:rsidRPr="00EC76D5" w:rsidRDefault="00E80032" w:rsidP="00E80032">
      <w:pPr>
        <w:pStyle w:val="Code"/>
      </w:pPr>
      <w:r w:rsidRPr="00EC76D5">
        <w:t xml:space="preserve">  }</w:t>
      </w:r>
    </w:p>
    <w:p w14:paraId="16E1A8F0" w14:textId="77777777" w:rsidR="00E80032" w:rsidRPr="00EC76D5" w:rsidRDefault="00E80032" w:rsidP="00E80032">
      <w:r w:rsidRPr="00EC76D5">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EC76D5" w14:paraId="0ED17A61" w14:textId="77777777" w:rsidTr="000803FF">
        <w:tc>
          <w:tcPr>
            <w:tcW w:w="1384" w:type="dxa"/>
          </w:tcPr>
          <w:p w14:paraId="6A1AC1B9" w14:textId="77777777" w:rsidR="00E80032" w:rsidRPr="00EC76D5" w:rsidRDefault="00E80032" w:rsidP="000803FF">
            <w:r w:rsidRPr="00EC76D5">
              <w:t>Function</w:t>
            </w:r>
          </w:p>
        </w:tc>
        <w:tc>
          <w:tcPr>
            <w:tcW w:w="7904" w:type="dxa"/>
          </w:tcPr>
          <w:p w14:paraId="1F86BB70" w14:textId="77777777" w:rsidR="00E80032" w:rsidRPr="00EC76D5" w:rsidRDefault="00E80032" w:rsidP="000803FF">
            <w:r w:rsidRPr="00EC76D5">
              <w:t>Checks</w:t>
            </w:r>
          </w:p>
        </w:tc>
      </w:tr>
      <w:tr w:rsidR="00E80032" w:rsidRPr="00EC76D5" w14:paraId="251EBC96" w14:textId="77777777" w:rsidTr="000803FF">
        <w:tc>
          <w:tcPr>
            <w:tcW w:w="1384" w:type="dxa"/>
          </w:tcPr>
          <w:p w14:paraId="155081AE" w14:textId="77777777" w:rsidR="00E80032" w:rsidRPr="00EC76D5" w:rsidRDefault="00E80032" w:rsidP="000803FF">
            <w:pPr>
              <w:rPr>
                <w:b/>
                <w:sz w:val="21"/>
                <w:szCs w:val="21"/>
              </w:rPr>
            </w:pPr>
            <w:r w:rsidRPr="00EC76D5">
              <w:rPr>
                <w:b/>
                <w:sz w:val="21"/>
                <w:szCs w:val="21"/>
              </w:rPr>
              <w:t>isalpha</w:t>
            </w:r>
          </w:p>
        </w:tc>
        <w:tc>
          <w:tcPr>
            <w:tcW w:w="7904" w:type="dxa"/>
          </w:tcPr>
          <w:p w14:paraId="4C8BAAA8" w14:textId="77777777" w:rsidR="00E80032" w:rsidRPr="00EC76D5" w:rsidRDefault="00E80032" w:rsidP="000803FF">
            <w:r w:rsidRPr="00EC76D5">
              <w:t>Letter: a-z and A-Z.</w:t>
            </w:r>
          </w:p>
        </w:tc>
      </w:tr>
      <w:tr w:rsidR="00E80032" w:rsidRPr="00EC76D5" w14:paraId="039EFEB5" w14:textId="77777777" w:rsidTr="000803FF">
        <w:tc>
          <w:tcPr>
            <w:tcW w:w="1384" w:type="dxa"/>
          </w:tcPr>
          <w:p w14:paraId="273579E5" w14:textId="77777777" w:rsidR="00E80032" w:rsidRPr="00EC76D5" w:rsidRDefault="00E80032" w:rsidP="000803FF">
            <w:pPr>
              <w:rPr>
                <w:b/>
                <w:sz w:val="21"/>
                <w:szCs w:val="21"/>
              </w:rPr>
            </w:pPr>
            <w:r w:rsidRPr="00EC76D5">
              <w:rPr>
                <w:b/>
                <w:sz w:val="21"/>
                <w:szCs w:val="21"/>
              </w:rPr>
              <w:t>islower</w:t>
            </w:r>
          </w:p>
        </w:tc>
        <w:tc>
          <w:tcPr>
            <w:tcW w:w="7904" w:type="dxa"/>
          </w:tcPr>
          <w:p w14:paraId="499210E5" w14:textId="77777777" w:rsidR="00E80032" w:rsidRPr="00EC76D5" w:rsidRDefault="00E80032" w:rsidP="000803FF">
            <w:r w:rsidRPr="00EC76D5">
              <w:t>Lower case letter: a-z.</w:t>
            </w:r>
          </w:p>
        </w:tc>
      </w:tr>
      <w:tr w:rsidR="00E80032" w:rsidRPr="00EC76D5" w14:paraId="0599BCB2" w14:textId="77777777" w:rsidTr="000803FF">
        <w:tc>
          <w:tcPr>
            <w:tcW w:w="1384" w:type="dxa"/>
          </w:tcPr>
          <w:p w14:paraId="059E0D3F" w14:textId="77777777" w:rsidR="00E80032" w:rsidRPr="00EC76D5" w:rsidRDefault="00E80032" w:rsidP="000803FF">
            <w:pPr>
              <w:rPr>
                <w:b/>
                <w:sz w:val="21"/>
                <w:szCs w:val="21"/>
              </w:rPr>
            </w:pPr>
            <w:r w:rsidRPr="00EC76D5">
              <w:rPr>
                <w:b/>
                <w:sz w:val="21"/>
                <w:szCs w:val="21"/>
              </w:rPr>
              <w:t>isupper</w:t>
            </w:r>
          </w:p>
        </w:tc>
        <w:tc>
          <w:tcPr>
            <w:tcW w:w="7904" w:type="dxa"/>
          </w:tcPr>
          <w:p w14:paraId="1B6ED2CD" w14:textId="77777777" w:rsidR="00E80032" w:rsidRPr="00EC76D5" w:rsidRDefault="00E80032" w:rsidP="000803FF">
            <w:r w:rsidRPr="00EC76D5">
              <w:t>Upper case letter: A-Z.</w:t>
            </w:r>
          </w:p>
        </w:tc>
      </w:tr>
      <w:tr w:rsidR="00E80032" w:rsidRPr="00EC76D5" w14:paraId="0C70D3AC" w14:textId="77777777" w:rsidTr="000803FF">
        <w:tc>
          <w:tcPr>
            <w:tcW w:w="1384" w:type="dxa"/>
          </w:tcPr>
          <w:p w14:paraId="75E8B14F" w14:textId="77777777" w:rsidR="00E80032" w:rsidRPr="00EC76D5" w:rsidRDefault="00E80032" w:rsidP="000803FF">
            <w:pPr>
              <w:rPr>
                <w:b/>
                <w:sz w:val="21"/>
                <w:szCs w:val="21"/>
              </w:rPr>
            </w:pPr>
            <w:r w:rsidRPr="00EC76D5">
              <w:rPr>
                <w:b/>
                <w:sz w:val="21"/>
                <w:szCs w:val="21"/>
              </w:rPr>
              <w:t>isdigit</w:t>
            </w:r>
          </w:p>
        </w:tc>
        <w:tc>
          <w:tcPr>
            <w:tcW w:w="7904" w:type="dxa"/>
          </w:tcPr>
          <w:p w14:paraId="7AE709D3" w14:textId="77777777" w:rsidR="00E80032" w:rsidRPr="00EC76D5" w:rsidRDefault="00E80032" w:rsidP="000803FF">
            <w:r w:rsidRPr="00EC76D5">
              <w:t>Digit: 0-9.</w:t>
            </w:r>
          </w:p>
        </w:tc>
      </w:tr>
      <w:tr w:rsidR="00E80032" w:rsidRPr="00EC76D5" w14:paraId="7DC884F8" w14:textId="77777777" w:rsidTr="000803FF">
        <w:tc>
          <w:tcPr>
            <w:tcW w:w="1384" w:type="dxa"/>
          </w:tcPr>
          <w:p w14:paraId="5F75363D" w14:textId="77777777" w:rsidR="00E80032" w:rsidRPr="00EC76D5" w:rsidRDefault="00E80032" w:rsidP="000803FF">
            <w:pPr>
              <w:rPr>
                <w:b/>
                <w:sz w:val="21"/>
                <w:szCs w:val="21"/>
              </w:rPr>
            </w:pPr>
            <w:r w:rsidRPr="00EC76D5">
              <w:rPr>
                <w:b/>
                <w:sz w:val="21"/>
                <w:szCs w:val="21"/>
              </w:rPr>
              <w:t>Isxdigit</w:t>
            </w:r>
          </w:p>
        </w:tc>
        <w:tc>
          <w:tcPr>
            <w:tcW w:w="7904" w:type="dxa"/>
          </w:tcPr>
          <w:p w14:paraId="2EAEAA50" w14:textId="77777777" w:rsidR="00E80032" w:rsidRPr="00EC76D5" w:rsidRDefault="00E80032" w:rsidP="000803FF">
            <w:r w:rsidRPr="00EC76D5">
              <w:t>Hexadecimal digit: a-f, a-f, and 0-9.</w:t>
            </w:r>
          </w:p>
        </w:tc>
      </w:tr>
      <w:tr w:rsidR="00E80032" w:rsidRPr="00EC76D5" w14:paraId="6FA65A2C" w14:textId="77777777" w:rsidTr="000803FF">
        <w:tc>
          <w:tcPr>
            <w:tcW w:w="1384" w:type="dxa"/>
          </w:tcPr>
          <w:p w14:paraId="10A209FE" w14:textId="77777777" w:rsidR="00E80032" w:rsidRPr="00EC76D5" w:rsidRDefault="00E80032" w:rsidP="000803FF">
            <w:pPr>
              <w:rPr>
                <w:b/>
                <w:sz w:val="21"/>
                <w:szCs w:val="21"/>
              </w:rPr>
            </w:pPr>
            <w:commentRangeStart w:id="6275"/>
            <w:commentRangeStart w:id="6276"/>
            <w:r w:rsidRPr="00EC76D5">
              <w:rPr>
                <w:b/>
                <w:sz w:val="21"/>
                <w:szCs w:val="21"/>
              </w:rPr>
              <w:t>Isalnum</w:t>
            </w:r>
            <w:commentRangeEnd w:id="6275"/>
            <w:r w:rsidR="00166455" w:rsidRPr="00EC76D5">
              <w:rPr>
                <w:rStyle w:val="Kommentarsreferens"/>
                <w:rFonts w:eastAsia="Times New Roman" w:cs="Times New Roman"/>
              </w:rPr>
              <w:commentReference w:id="6275"/>
            </w:r>
            <w:commentRangeEnd w:id="6276"/>
            <w:r w:rsidR="00166455" w:rsidRPr="00EC76D5">
              <w:rPr>
                <w:rStyle w:val="Kommentarsreferens"/>
                <w:rFonts w:eastAsia="Times New Roman" w:cs="Times New Roman"/>
              </w:rPr>
              <w:commentReference w:id="6276"/>
            </w:r>
          </w:p>
        </w:tc>
        <w:tc>
          <w:tcPr>
            <w:tcW w:w="7904" w:type="dxa"/>
          </w:tcPr>
          <w:p w14:paraId="33661E54" w14:textId="77777777" w:rsidR="00E80032" w:rsidRPr="00EC76D5" w:rsidRDefault="00E80032" w:rsidP="000803FF">
            <w:r w:rsidRPr="00EC76D5">
              <w:t>Alphanumeric character: letter or digit.</w:t>
            </w:r>
          </w:p>
        </w:tc>
      </w:tr>
      <w:tr w:rsidR="00E80032" w:rsidRPr="00EC76D5" w14:paraId="111BDD98" w14:textId="77777777" w:rsidTr="000803FF">
        <w:tc>
          <w:tcPr>
            <w:tcW w:w="1384" w:type="dxa"/>
          </w:tcPr>
          <w:p w14:paraId="5BDE4C22" w14:textId="77777777" w:rsidR="00E80032" w:rsidRPr="00EC76D5" w:rsidRDefault="00E80032" w:rsidP="000803FF">
            <w:pPr>
              <w:rPr>
                <w:b/>
                <w:sz w:val="21"/>
                <w:szCs w:val="21"/>
              </w:rPr>
            </w:pPr>
            <w:r w:rsidRPr="00EC76D5">
              <w:rPr>
                <w:b/>
                <w:sz w:val="21"/>
                <w:szCs w:val="21"/>
              </w:rPr>
              <w:t>Isspace</w:t>
            </w:r>
          </w:p>
        </w:tc>
        <w:tc>
          <w:tcPr>
            <w:tcW w:w="7904" w:type="dxa"/>
          </w:tcPr>
          <w:p w14:paraId="7A1BA1D2" w14:textId="77777777" w:rsidR="00E80032" w:rsidRPr="00EC76D5" w:rsidRDefault="00E80032" w:rsidP="000803FF">
            <w:r w:rsidRPr="00EC76D5">
              <w:t>White-space character: space (0x20), horizontal tab (0x09), vertical tab (0x0B), new-line (0x0A), form-feed (0x0D), or carriage return (0x0C).</w:t>
            </w:r>
          </w:p>
        </w:tc>
      </w:tr>
      <w:tr w:rsidR="00E80032" w:rsidRPr="00EC76D5" w14:paraId="26458688" w14:textId="77777777" w:rsidTr="000803FF">
        <w:tc>
          <w:tcPr>
            <w:tcW w:w="1384" w:type="dxa"/>
          </w:tcPr>
          <w:p w14:paraId="7510BDB3" w14:textId="77777777" w:rsidR="00E80032" w:rsidRPr="00EC76D5" w:rsidRDefault="00E80032" w:rsidP="000803FF">
            <w:pPr>
              <w:rPr>
                <w:b/>
                <w:sz w:val="21"/>
                <w:szCs w:val="21"/>
              </w:rPr>
            </w:pPr>
            <w:r w:rsidRPr="00EC76D5">
              <w:rPr>
                <w:b/>
                <w:sz w:val="21"/>
                <w:szCs w:val="21"/>
              </w:rPr>
              <w:lastRenderedPageBreak/>
              <w:t>Iscntrl</w:t>
            </w:r>
          </w:p>
        </w:tc>
        <w:tc>
          <w:tcPr>
            <w:tcW w:w="7904" w:type="dxa"/>
          </w:tcPr>
          <w:p w14:paraId="1E4A5FAF" w14:textId="77777777" w:rsidR="00E80032" w:rsidRPr="00EC76D5" w:rsidRDefault="00E80032" w:rsidP="000803FF">
            <w:r w:rsidRPr="00EC76D5">
              <w:t>Control character: characters with ASCII codes 0x00 to 0x0F, inclusive, and delete (0x1F).</w:t>
            </w:r>
          </w:p>
        </w:tc>
      </w:tr>
      <w:tr w:rsidR="00E80032" w:rsidRPr="00EC76D5" w14:paraId="293790B0" w14:textId="77777777" w:rsidTr="000803FF">
        <w:tc>
          <w:tcPr>
            <w:tcW w:w="1384" w:type="dxa"/>
          </w:tcPr>
          <w:p w14:paraId="5446CD99" w14:textId="77777777" w:rsidR="00E80032" w:rsidRPr="00EC76D5" w:rsidRDefault="00E80032" w:rsidP="000803FF">
            <w:pPr>
              <w:rPr>
                <w:b/>
                <w:sz w:val="21"/>
                <w:szCs w:val="21"/>
              </w:rPr>
            </w:pPr>
            <w:r w:rsidRPr="00EC76D5">
              <w:rPr>
                <w:b/>
                <w:sz w:val="21"/>
                <w:szCs w:val="21"/>
              </w:rPr>
              <w:t>Isprint</w:t>
            </w:r>
          </w:p>
        </w:tc>
        <w:tc>
          <w:tcPr>
            <w:tcW w:w="7904" w:type="dxa"/>
          </w:tcPr>
          <w:p w14:paraId="3B4A3748" w14:textId="77777777" w:rsidR="00E80032" w:rsidRPr="00EC76D5" w:rsidRDefault="00E80032" w:rsidP="000803FF">
            <w:r w:rsidRPr="00EC76D5">
              <w:t>Printable character: any character that is not a control character.</w:t>
            </w:r>
          </w:p>
        </w:tc>
      </w:tr>
      <w:tr w:rsidR="00E80032" w:rsidRPr="00EC76D5" w14:paraId="22B7B7DB" w14:textId="77777777" w:rsidTr="000803FF">
        <w:tc>
          <w:tcPr>
            <w:tcW w:w="1384" w:type="dxa"/>
          </w:tcPr>
          <w:p w14:paraId="53B66702" w14:textId="77777777" w:rsidR="00E80032" w:rsidRPr="00EC76D5" w:rsidRDefault="00E80032" w:rsidP="000803FF">
            <w:pPr>
              <w:rPr>
                <w:b/>
                <w:sz w:val="21"/>
                <w:szCs w:val="21"/>
              </w:rPr>
            </w:pPr>
            <w:r w:rsidRPr="00EC76D5">
              <w:rPr>
                <w:b/>
                <w:sz w:val="21"/>
                <w:szCs w:val="21"/>
              </w:rPr>
              <w:t>Isgraph</w:t>
            </w:r>
          </w:p>
        </w:tc>
        <w:tc>
          <w:tcPr>
            <w:tcW w:w="7904" w:type="dxa"/>
          </w:tcPr>
          <w:p w14:paraId="179AA4FA" w14:textId="77777777" w:rsidR="00E80032" w:rsidRPr="00EC76D5" w:rsidRDefault="00E80032" w:rsidP="000803FF">
            <w:r w:rsidRPr="00EC76D5">
              <w:t>Graphical character: any printable character that is not a white-space character.</w:t>
            </w:r>
          </w:p>
        </w:tc>
      </w:tr>
      <w:tr w:rsidR="00E80032" w:rsidRPr="00EC76D5" w14:paraId="5D7061B8" w14:textId="77777777" w:rsidTr="000803FF">
        <w:tc>
          <w:tcPr>
            <w:tcW w:w="1384" w:type="dxa"/>
          </w:tcPr>
          <w:p w14:paraId="7D150666" w14:textId="77777777" w:rsidR="00E80032" w:rsidRPr="00EC76D5" w:rsidRDefault="00E80032" w:rsidP="000803FF">
            <w:pPr>
              <w:rPr>
                <w:b/>
                <w:sz w:val="21"/>
                <w:szCs w:val="21"/>
              </w:rPr>
            </w:pPr>
            <w:r w:rsidRPr="00EC76D5">
              <w:rPr>
                <w:b/>
                <w:sz w:val="21"/>
                <w:szCs w:val="21"/>
              </w:rPr>
              <w:t>ispunct</w:t>
            </w:r>
          </w:p>
        </w:tc>
        <w:tc>
          <w:tcPr>
            <w:tcW w:w="7904" w:type="dxa"/>
          </w:tcPr>
          <w:p w14:paraId="2AA37FF3" w14:textId="77777777" w:rsidR="00E80032" w:rsidRPr="00EC76D5" w:rsidRDefault="00E80032" w:rsidP="000803FF">
            <w:r w:rsidRPr="00EC76D5">
              <w:t>Punctuation character: any graphical character that is not an alphanumeric character.</w:t>
            </w:r>
          </w:p>
        </w:tc>
      </w:tr>
    </w:tbl>
    <w:p w14:paraId="3B61C4E2" w14:textId="77777777" w:rsidR="00E80032" w:rsidRPr="00EC76D5" w:rsidRDefault="00E80032" w:rsidP="00E80032">
      <w:r w:rsidRPr="00EC76D5">
        <w:t xml:space="preserve">There is also the </w:t>
      </w:r>
      <w:r w:rsidRPr="00EC76D5">
        <w:rPr>
          <w:rStyle w:val="CodeInText0"/>
        </w:rPr>
        <w:t>tolower</w:t>
      </w:r>
      <w:r w:rsidRPr="00EC76D5">
        <w:t xml:space="preserve"> and </w:t>
      </w:r>
      <w:r w:rsidRPr="00EC76D5">
        <w:rPr>
          <w:rStyle w:val="CodeInText0"/>
        </w:rPr>
        <w:t>toupper</w:t>
      </w:r>
      <w:r w:rsidRPr="00EC76D5">
        <w:t xml:space="preserve"> functions that returns the character in lower and upper case, respectively.</w:t>
      </w:r>
    </w:p>
    <w:p w14:paraId="30CAE14D" w14:textId="77777777" w:rsidR="00E80032" w:rsidRPr="00EC76D5" w:rsidRDefault="00E80032" w:rsidP="00E80032">
      <w:pPr>
        <w:pStyle w:val="Code"/>
      </w:pPr>
      <w:r w:rsidRPr="00EC76D5">
        <w:t>printf("%c in lower case: %c, and in upper case: %c.",</w:t>
      </w:r>
    </w:p>
    <w:p w14:paraId="72322096" w14:textId="77777777" w:rsidR="00E80032" w:rsidRPr="00EC76D5" w:rsidRDefault="00E80032" w:rsidP="00E80032">
      <w:pPr>
        <w:pStyle w:val="Code"/>
      </w:pPr>
      <w:r w:rsidRPr="00EC76D5">
        <w:t xml:space="preserve">       c, tolower(c), toupper(c));</w:t>
      </w:r>
    </w:p>
    <w:p w14:paraId="0818FDA0" w14:textId="3C41026B" w:rsidR="00E80032" w:rsidRPr="00EC76D5" w:rsidRDefault="00E80032" w:rsidP="007C7CB2">
      <w:pPr>
        <w:pStyle w:val="Rubrik2"/>
      </w:pPr>
      <w:bookmarkStart w:id="6277" w:name="_Toc323656743"/>
      <w:bookmarkStart w:id="6278" w:name="_Toc324085481"/>
      <w:bookmarkStart w:id="6279" w:name="_Toc383781133"/>
      <w:bookmarkStart w:id="6280" w:name="_Toc481936533"/>
      <w:r w:rsidRPr="00EC76D5">
        <w:t>Further Reading</w:t>
      </w:r>
      <w:bookmarkEnd w:id="6160"/>
      <w:bookmarkEnd w:id="6277"/>
      <w:bookmarkEnd w:id="6278"/>
      <w:bookmarkEnd w:id="6279"/>
      <w:bookmarkEnd w:id="6280"/>
    </w:p>
    <w:p w14:paraId="41C6A297" w14:textId="77777777" w:rsidR="00E80032" w:rsidRPr="00EC76D5" w:rsidRDefault="00E80032" w:rsidP="00E80032">
      <w:r w:rsidRPr="00EC76D5">
        <w:t xml:space="preserve">I recommend </w:t>
      </w:r>
      <w:r w:rsidRPr="00EC76D5">
        <w:rPr>
          <w:i/>
        </w:rPr>
        <w:t>The C Programming Language</w:t>
      </w:r>
      <w:r w:rsidRPr="00EC76D5">
        <w:t xml:space="preserve"> by Brian Kernighan and Dennis Ritchie (2nd Edition, Prentice Hall, 1988). It describes ANSI C and the standard library in a short and consist way, and holds an appendix about the ANSI C standard.</w:t>
      </w:r>
    </w:p>
    <w:p w14:paraId="7C584EEC" w14:textId="77777777" w:rsidR="00E80032" w:rsidRPr="00EC76D5" w:rsidRDefault="00E80032" w:rsidP="00E80032">
      <w:pPr>
        <w:rPr>
          <w:szCs w:val="29"/>
        </w:rPr>
      </w:pPr>
      <w:r w:rsidRPr="00EC76D5">
        <w:t xml:space="preserve">If you want to learn more about C programming, I recommend </w:t>
      </w:r>
      <w:r w:rsidRPr="00EC76D5">
        <w:rPr>
          <w:i/>
        </w:rPr>
        <w:t>C How to Program</w:t>
      </w:r>
      <w:r w:rsidRPr="00EC76D5">
        <w:t xml:space="preserve"> by P. J. </w:t>
      </w:r>
      <w:hyperlink r:id="rId32" w:history="1">
        <w:r w:rsidRPr="00EC76D5">
          <w:t>Deitel</w:t>
        </w:r>
      </w:hyperlink>
      <w:r w:rsidRPr="00EC76D5">
        <w:t xml:space="preserve"> (6th Edition, Prentice Hall, 2009), which which discusses in depth the theory as well as practice of programming in C, with many clear and </w:t>
      </w:r>
      <w:r w:rsidR="00310BEE" w:rsidRPr="00EC76D5">
        <w:t>comprehensive</w:t>
      </w:r>
      <w:r w:rsidRPr="00EC76D5">
        <w:t xml:space="preserve"> examples. C in a Nutshell by </w:t>
      </w:r>
      <w:hyperlink r:id="rId33" w:anchor="tab_04" w:history="1">
        <w:r w:rsidRPr="00EC76D5">
          <w:t>Peter Prinz, Tony Crawford</w:t>
        </w:r>
      </w:hyperlink>
      <w:r w:rsidRPr="00EC76D5">
        <w:t xml:space="preserve"> (O'Reilly Media, 2005) and Practical C Programming (3th edition, O'Reilly Media, 1997) are also good </w:t>
      </w:r>
      <w:r w:rsidR="00561817" w:rsidRPr="00EC76D5">
        <w:t>choices</w:t>
      </w:r>
      <w:r w:rsidRPr="00EC76D5">
        <w:t>.</w:t>
      </w:r>
    </w:p>
    <w:p w14:paraId="62D8AC4B" w14:textId="77777777" w:rsidR="00E80032" w:rsidRPr="00EC76D5" w:rsidRDefault="00E80032" w:rsidP="00E80032">
      <w:r w:rsidRPr="00EC76D5">
        <w:t xml:space="preserve">When you have mastered the basic of C programming, I recommend </w:t>
      </w:r>
      <w:r w:rsidRPr="00EC76D5">
        <w:rPr>
          <w:rStyle w:val="Italic"/>
        </w:rPr>
        <w:t>Expert C Programming</w:t>
      </w:r>
      <w:r w:rsidRPr="00EC76D5">
        <w:t xml:space="preserve"> by P. Van Der Linden (Prentice Hall, 1994). Do not worry; you do not have to be an expert to read it.</w:t>
      </w:r>
    </w:p>
    <w:p w14:paraId="2D569D21" w14:textId="4DDBC779" w:rsidR="001D098B" w:rsidRPr="00EC76D5" w:rsidRDefault="001D098B" w:rsidP="00826BFE">
      <w:pPr>
        <w:pStyle w:val="Rubrik1"/>
      </w:pPr>
      <w:bookmarkStart w:id="6281" w:name="_Toc481936534"/>
      <w:r w:rsidRPr="00EC76D5">
        <w:lastRenderedPageBreak/>
        <w:t>A Crash Course in Java</w:t>
      </w:r>
      <w:bookmarkEnd w:id="6281"/>
    </w:p>
    <w:p w14:paraId="6ED6B355" w14:textId="77777777" w:rsidR="00F03D06" w:rsidRPr="00EC76D5" w:rsidRDefault="00F03D06" w:rsidP="00F03D06">
      <w:pPr>
        <w:pStyle w:val="Rubrik1"/>
        <w:numPr>
          <w:ilvl w:val="0"/>
          <w:numId w:val="0"/>
        </w:numPr>
        <w:ind w:left="720" w:hanging="720"/>
      </w:pPr>
      <w:bookmarkStart w:id="6282" w:name="_Toc481936535"/>
      <w:r w:rsidRPr="00EC76D5">
        <w:lastRenderedPageBreak/>
        <w:t>Foreword</w:t>
      </w:r>
      <w:bookmarkEnd w:id="6282"/>
    </w:p>
    <w:p w14:paraId="3DAAB47F" w14:textId="77777777" w:rsidR="00F03D06" w:rsidRPr="00EC76D5" w:rsidRDefault="00F03D06" w:rsidP="00F03D06">
      <w:r w:rsidRPr="00EC76D5">
        <w:t>The compiler is made up of several components:</w:t>
      </w:r>
    </w:p>
    <w:p w14:paraId="58DB4646" w14:textId="77777777" w:rsidR="00F03D06" w:rsidRPr="00EC76D5" w:rsidRDefault="00F03D06" w:rsidP="00F03D06">
      <w:pPr>
        <w:pStyle w:val="Rubrik4"/>
      </w:pPr>
      <w:r w:rsidRPr="00EC76D5">
        <w:t>The Type System</w:t>
      </w:r>
    </w:p>
    <w:p w14:paraId="6F23D8F9" w14:textId="77777777" w:rsidR="00F03D06" w:rsidRPr="00EC76D5" w:rsidRDefault="00F03D06" w:rsidP="00F03D06">
      <w:r w:rsidRPr="00EC76D5">
        <w:t>Every programming language has a type system, which determines the properties of its types.</w:t>
      </w:r>
    </w:p>
    <w:p w14:paraId="4D47B7BA" w14:textId="77777777" w:rsidR="00F03D06" w:rsidRPr="00EC76D5" w:rsidRDefault="00F03D06" w:rsidP="00F03D06">
      <w:pPr>
        <w:pStyle w:val="Rubrik4"/>
      </w:pPr>
      <w:r w:rsidRPr="00EC76D5">
        <w:t>The Symbol Table</w:t>
      </w:r>
    </w:p>
    <w:p w14:paraId="53602A5E" w14:textId="4182A86A" w:rsidR="00F03D06" w:rsidRPr="00EC76D5" w:rsidRDefault="00F03D06" w:rsidP="00F03D06">
      <w:r w:rsidRPr="00EC76D5">
        <w:t xml:space="preserve">In many languages, the source code can hold a </w:t>
      </w:r>
      <w:r w:rsidR="00C37108">
        <w:t>definition</w:t>
      </w:r>
      <w:r w:rsidRPr="00EC76D5">
        <w:t xml:space="preserve"> of a variables that is later referred to. In that case the, the variable (its name, type, and potential value) needs to be stored in a symbol table.</w:t>
      </w:r>
    </w:p>
    <w:p w14:paraId="2B464326" w14:textId="77777777" w:rsidR="00F03D06" w:rsidRPr="00EC76D5" w:rsidRDefault="00F03D06" w:rsidP="00F03D06">
      <w:pPr>
        <w:pStyle w:val="Rubrik4"/>
      </w:pPr>
      <w:r w:rsidRPr="00EC76D5">
        <w:t>Scanning</w:t>
      </w:r>
    </w:p>
    <w:p w14:paraId="418ACAF7" w14:textId="77777777" w:rsidR="00F03D06" w:rsidRPr="00EC76D5" w:rsidRDefault="00F03D06" w:rsidP="00F03D06">
      <w:r w:rsidRPr="00EC76D5">
        <w:t xml:space="preserve">The scanner takes a stream of characters and put them together into a sequence of </w:t>
      </w:r>
      <w:r w:rsidRPr="00EC76D5">
        <w:rPr>
          <w:i/>
        </w:rPr>
        <w:t>tokens</w:t>
      </w:r>
      <w:r w:rsidRPr="00EC76D5">
        <w:t xml:space="preserve">; that is, the least meaningful parts of the source code. For instance, the characters ‘i' and ‘f’ is put together into the keyword </w:t>
      </w:r>
      <w:r w:rsidRPr="00EC76D5">
        <w:rPr>
          <w:b/>
        </w:rPr>
        <w:t>if</w:t>
      </w:r>
      <w:r w:rsidRPr="00EC76D5">
        <w:t xml:space="preserve">, and the characters ‘!’ and ‘=’ is put together into the operator </w:t>
      </w:r>
      <w:r w:rsidRPr="00EC76D5">
        <w:rPr>
          <w:b/>
        </w:rPr>
        <w:t>not_equal</w:t>
      </w:r>
      <w:r w:rsidRPr="00EC76D5">
        <w:t>.</w:t>
      </w:r>
    </w:p>
    <w:p w14:paraId="04994E7C" w14:textId="77777777" w:rsidR="00F03D06" w:rsidRPr="00EC76D5" w:rsidRDefault="00F03D06" w:rsidP="00F03D06">
      <w:pPr>
        <w:pStyle w:val="Rubrik4"/>
      </w:pPr>
      <w:r w:rsidRPr="00EC76D5">
        <w:t>Parsing and Middle Code Generation</w:t>
      </w:r>
    </w:p>
    <w:p w14:paraId="08649BFB" w14:textId="77777777" w:rsidR="00F03D06" w:rsidRPr="00EC76D5" w:rsidRDefault="00F03D06" w:rsidP="00F03D06">
      <w:r w:rsidRPr="00EC76D5">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EC76D5" w:rsidRDefault="00F03D06" w:rsidP="00F03D06">
      <w:pPr>
        <w:pStyle w:val="Rubrik4"/>
      </w:pPr>
      <w:r w:rsidRPr="00EC76D5">
        <w:t>Middle Code Optimization</w:t>
      </w:r>
    </w:p>
    <w:p w14:paraId="747DE1CD" w14:textId="77777777" w:rsidR="00F03D06" w:rsidRPr="00EC76D5" w:rsidRDefault="00F03D06" w:rsidP="00F03D06">
      <w:r w:rsidRPr="00EC76D5">
        <w:t xml:space="preserve">The middle code generated by the parser often holds unnecessary instructions that needs to be removed. </w:t>
      </w:r>
    </w:p>
    <w:p w14:paraId="1C4C5D53" w14:textId="77777777" w:rsidR="00F03D06" w:rsidRPr="00EC76D5" w:rsidRDefault="00F03D06" w:rsidP="00F03D06">
      <w:pPr>
        <w:pStyle w:val="Rubrik4"/>
      </w:pPr>
      <w:r w:rsidRPr="00EC76D5">
        <w:t>Target Code Generation</w:t>
      </w:r>
    </w:p>
    <w:p w14:paraId="38A509B3" w14:textId="77777777" w:rsidR="00F03D06" w:rsidRPr="00EC76D5" w:rsidRDefault="00F03D06" w:rsidP="00F03D06">
      <w:r w:rsidRPr="00EC76D5">
        <w:t xml:space="preserve">When the middle code has been generated and optimized, it is time to generate the target code. In this book, we actually generate target code for two formats: Intel x86 assembler source code and executable code in the 16-bits COM-format. </w:t>
      </w:r>
    </w:p>
    <w:p w14:paraId="2E71FBFC" w14:textId="77777777" w:rsidR="00F03D06" w:rsidRPr="00EC76D5" w:rsidRDefault="00F03D06" w:rsidP="00F03D06">
      <w:pPr>
        <w:pStyle w:val="Rubrik4"/>
      </w:pPr>
      <w:r w:rsidRPr="00EC76D5">
        <w:t>Register Allocation</w:t>
      </w:r>
    </w:p>
    <w:p w14:paraId="65DCB1DC" w14:textId="77777777" w:rsidR="00F03D06" w:rsidRPr="00EC76D5" w:rsidRDefault="00F03D06" w:rsidP="00F03D06">
      <w:r w:rsidRPr="00EC76D5">
        <w:t>When the target code has been generated, the registers need to be allocated. We use a graph coloring algorithm to do that.</w:t>
      </w:r>
    </w:p>
    <w:p w14:paraId="5EA0316B" w14:textId="77777777" w:rsidR="00F03D06" w:rsidRPr="00EC76D5" w:rsidRDefault="00F03D06" w:rsidP="00F03D06">
      <w:pPr>
        <w:pStyle w:val="Rubrik4"/>
      </w:pPr>
      <w:r w:rsidRPr="00EC76D5">
        <w:t>Linking</w:t>
      </w:r>
    </w:p>
    <w:p w14:paraId="4294B04F" w14:textId="77777777" w:rsidR="00F03D06" w:rsidRPr="00EC76D5" w:rsidRDefault="00F03D06" w:rsidP="00F03D06">
      <w:r w:rsidRPr="00EC76D5">
        <w:t>When each source file has been completely compiled, they need to be linked together into a executable file format.</w:t>
      </w:r>
    </w:p>
    <w:p w14:paraId="5D3CA9C1" w14:textId="77777777" w:rsidR="00F03D06" w:rsidRPr="00EC76D5" w:rsidRDefault="00F03D06" w:rsidP="00F03D06">
      <w:pPr>
        <w:rPr>
          <w:b/>
        </w:rPr>
      </w:pPr>
      <w:r w:rsidRPr="00EC76D5">
        <w:rPr>
          <w:b/>
        </w:rPr>
        <w:t>The Preprocessor</w:t>
      </w:r>
    </w:p>
    <w:p w14:paraId="7B492FE5" w14:textId="77777777" w:rsidR="00F03D06" w:rsidRPr="00EC76D5" w:rsidRDefault="00F03D06" w:rsidP="00F03D06">
      <w:r w:rsidRPr="00EC76D5">
        <w:t>The C programming language comes with a preprocessor that needs to be.</w:t>
      </w:r>
    </w:p>
    <w:p w14:paraId="41BF5BC7" w14:textId="77777777" w:rsidR="00F03D06" w:rsidRPr="00EC76D5" w:rsidRDefault="00F03D06" w:rsidP="00F03D06">
      <w:pPr>
        <w:rPr>
          <w:b/>
        </w:rPr>
      </w:pPr>
      <w:r w:rsidRPr="00EC76D5">
        <w:rPr>
          <w:b/>
        </w:rPr>
        <w:t>The Standard Library</w:t>
      </w:r>
    </w:p>
    <w:p w14:paraId="6530B73C" w14:textId="77777777" w:rsidR="00F03D06" w:rsidRPr="00EC76D5" w:rsidRDefault="00F03D06" w:rsidP="00F03D06">
      <w:r w:rsidRPr="00EC76D5">
        <w:t>The C programming language also comes with a standard library.</w:t>
      </w:r>
    </w:p>
    <w:p w14:paraId="18F25FC0" w14:textId="77777777" w:rsidR="00F03D06" w:rsidRPr="00EC76D5" w:rsidRDefault="00F03D06" w:rsidP="00F03D06"/>
    <w:p w14:paraId="25501242" w14:textId="77777777" w:rsidR="00DA28BC" w:rsidRPr="00EC76D5" w:rsidRDefault="00DA28BC" w:rsidP="00DA28BC">
      <w:pPr>
        <w:pStyle w:val="Ingetavstnd"/>
        <w:ind w:left="720" w:hanging="720"/>
        <w:rPr>
          <w:rFonts w:cs="Times New Roman"/>
        </w:rPr>
      </w:pPr>
      <w:r w:rsidRPr="00EC76D5">
        <w:rPr>
          <w:rFonts w:cs="Times New Roman"/>
        </w:rPr>
        <w:lastRenderedPageBreak/>
        <w:t>3.</w:t>
      </w:r>
      <w:r w:rsidRPr="00EC76D5">
        <w:rPr>
          <w:rFonts w:cs="Times New Roman"/>
        </w:rPr>
        <w:tab/>
        <w:t xml:space="preserve">I have another book proposal for you, this time about compiler </w:t>
      </w:r>
      <w:r w:rsidRPr="00EC76D5">
        <w:rPr>
          <w:rFonts w:cs="Times New Roman"/>
          <w:color w:val="000000"/>
        </w:rPr>
        <w:t>technology</w:t>
      </w:r>
      <w:r w:rsidRPr="00EC76D5">
        <w:rPr>
          <w:rFonts w:cs="Times New Roman"/>
        </w:rPr>
        <w:t xml:space="preserve">. The book will </w:t>
      </w:r>
      <w:r w:rsidRPr="00EC76D5">
        <w:rPr>
          <w:rFonts w:cs="Times New Roman"/>
          <w:color w:val="000000"/>
        </w:rPr>
        <w:t xml:space="preserve">describe the design and implementation of a C++ compiler (including the preprocessor, linker, and standard library), with all code given. </w:t>
      </w:r>
    </w:p>
    <w:p w14:paraId="0BD928B9" w14:textId="77777777" w:rsidR="00DA28BC" w:rsidRPr="00EC76D5" w:rsidRDefault="00DA28BC" w:rsidP="00DA28BC">
      <w:pPr>
        <w:pStyle w:val="Ingetavstnd"/>
        <w:ind w:left="720"/>
        <w:rPr>
          <w:rFonts w:cs="Times New Roman"/>
        </w:rPr>
      </w:pPr>
    </w:p>
    <w:p w14:paraId="24FC0445" w14:textId="77777777" w:rsidR="00DA28BC" w:rsidRPr="00EC76D5" w:rsidRDefault="00DA28BC" w:rsidP="00DA28BC">
      <w:pPr>
        <w:pStyle w:val="Ingetavstnd"/>
        <w:ind w:left="720"/>
        <w:rPr>
          <w:rFonts w:cs="Times New Roman"/>
        </w:rPr>
      </w:pPr>
      <w:r w:rsidRPr="00EC76D5">
        <w:rPr>
          <w:rFonts w:cs="Times New Roman"/>
        </w:rPr>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EC76D5" w:rsidRDefault="00DA28BC" w:rsidP="00DA28BC">
      <w:pPr>
        <w:pStyle w:val="Ingetavstnd"/>
        <w:ind w:left="720"/>
        <w:rPr>
          <w:rFonts w:cs="Times New Roman"/>
        </w:rPr>
      </w:pPr>
    </w:p>
    <w:p w14:paraId="7613E688" w14:textId="77777777" w:rsidR="00DA28BC" w:rsidRPr="00EC76D5" w:rsidRDefault="00DA28BC" w:rsidP="00DA28BC">
      <w:pPr>
        <w:pStyle w:val="Ingetavstnd"/>
        <w:ind w:left="720"/>
        <w:rPr>
          <w:rFonts w:cs="Times New Roman"/>
        </w:rPr>
      </w:pPr>
      <w:r w:rsidRPr="00EC76D5">
        <w:rPr>
          <w:rFonts w:cs="Times New Roman"/>
        </w:rPr>
        <w:t>The idea of the book is basically the same as the Windows book: I explain the details and provide all source code of the compiler. The source code written in Java with CUP and JLex and generates both assembler code and executable code.</w:t>
      </w:r>
    </w:p>
    <w:p w14:paraId="747FE544" w14:textId="77777777" w:rsidR="00DA28BC" w:rsidRPr="00EC76D5" w:rsidRDefault="00DA28BC" w:rsidP="00DA28BC">
      <w:pPr>
        <w:pStyle w:val="Ingetavstnd"/>
        <w:ind w:left="720"/>
        <w:rPr>
          <w:rFonts w:cs="Times New Roman"/>
        </w:rPr>
      </w:pPr>
    </w:p>
    <w:p w14:paraId="698B5743" w14:textId="3C06F4BF" w:rsidR="00DA28BC" w:rsidRPr="00EC76D5" w:rsidRDefault="00DA28BC" w:rsidP="00DA28BC">
      <w:pPr>
        <w:pStyle w:val="Ingetavstnd"/>
        <w:ind w:left="720"/>
        <w:rPr>
          <w:rFonts w:cs="Times New Roman"/>
          <w:color w:val="000000"/>
        </w:rPr>
      </w:pPr>
      <w:r w:rsidRPr="00EC76D5">
        <w:rPr>
          <w:rFonts w:cs="Times New Roman"/>
          <w:color w:val="000000"/>
        </w:rPr>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EC76D5">
        <w:rPr>
          <w:rFonts w:cs="Times New Roman"/>
          <w:color w:val="000000"/>
        </w:rPr>
        <w:t>many</w:t>
      </w:r>
      <w:r w:rsidRPr="00EC76D5">
        <w:rPr>
          <w:rFonts w:cs="Times New Roman"/>
          <w:color w:val="000000"/>
        </w:rPr>
        <w:t xml:space="preserve"> small examples, my book describes in each chapter the features necessary to be included in a C++ compiler.</w:t>
      </w:r>
    </w:p>
    <w:p w14:paraId="219FA565" w14:textId="77777777" w:rsidR="00DA28BC" w:rsidRPr="00EC76D5" w:rsidRDefault="00DA28BC" w:rsidP="00DA28BC">
      <w:pPr>
        <w:pStyle w:val="Ingetavstnd"/>
        <w:ind w:left="720"/>
        <w:rPr>
          <w:rFonts w:cs="Times New Roman"/>
          <w:color w:val="000000"/>
        </w:rPr>
      </w:pPr>
    </w:p>
    <w:p w14:paraId="0498D76E" w14:textId="77777777" w:rsidR="00DA28BC" w:rsidRPr="00EC76D5" w:rsidRDefault="00DA28BC" w:rsidP="00DA28BC">
      <w:pPr>
        <w:pStyle w:val="Ingetavstnd"/>
        <w:ind w:left="720"/>
        <w:rPr>
          <w:rFonts w:cs="Times New Roman"/>
          <w:color w:val="000000"/>
        </w:rPr>
      </w:pPr>
      <w:r w:rsidRPr="00EC76D5">
        <w:rPr>
          <w:rFonts w:cs="Times New Roman"/>
          <w:color w:val="000000"/>
        </w:rPr>
        <w:t>Alfred V. Aho, Lam, Monica S. Lam, Ravi Sethi, Jeffrey D. Ullman. Compilers – Principles, Techniques, and Tools, 2nd edition. Prentice Hall, 2006.</w:t>
      </w:r>
    </w:p>
    <w:p w14:paraId="768D523A" w14:textId="77777777" w:rsidR="00DA28BC" w:rsidRPr="00EC76D5" w:rsidRDefault="00DA28BC" w:rsidP="00DA28BC">
      <w:pPr>
        <w:pStyle w:val="Ingetavstnd"/>
        <w:ind w:left="720"/>
        <w:rPr>
          <w:rFonts w:cs="Times New Roman"/>
          <w:color w:val="000000"/>
        </w:rPr>
      </w:pPr>
      <w:r w:rsidRPr="00EC76D5">
        <w:rPr>
          <w:rFonts w:cs="Times New Roman"/>
          <w:color w:val="000000"/>
        </w:rPr>
        <w:t>Keith Cooper, Linda Torczon. Engineering a Compiler, 2nd edition. Morgan Kaufman, 2011.</w:t>
      </w:r>
    </w:p>
    <w:p w14:paraId="26986EE9" w14:textId="77777777" w:rsidR="00DA28BC" w:rsidRPr="00EC76D5" w:rsidRDefault="00DA28BC" w:rsidP="00DA28BC">
      <w:pPr>
        <w:pStyle w:val="Ingetavstnd"/>
        <w:ind w:left="720"/>
        <w:rPr>
          <w:rFonts w:cs="Times New Roman"/>
          <w:color w:val="000000"/>
        </w:rPr>
      </w:pPr>
      <w:r w:rsidRPr="00EC76D5">
        <w:rPr>
          <w:rFonts w:cs="Times New Roman"/>
          <w:color w:val="000000"/>
        </w:rPr>
        <w:t>Charles N. Fischer, Ron K. Cytron, Richard J. LeBlanc. Crafting a Compiler. Pearson Education, 2009.</w:t>
      </w:r>
    </w:p>
    <w:p w14:paraId="40E3B397" w14:textId="77777777" w:rsidR="00DA28BC" w:rsidRPr="00EC76D5" w:rsidRDefault="00DA28BC" w:rsidP="00DA28BC">
      <w:pPr>
        <w:pStyle w:val="Ingetavstnd"/>
        <w:ind w:left="720"/>
        <w:rPr>
          <w:rFonts w:cs="Times New Roman"/>
          <w:color w:val="000000"/>
        </w:rPr>
      </w:pPr>
    </w:p>
    <w:p w14:paraId="7A6D849D"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917ED71"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Java, 2nd edition. Cambridge University Press, 2002.</w:t>
      </w:r>
    </w:p>
    <w:p w14:paraId="05FCEBD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C, 2nd edition. Cambridge University Press, 2004.</w:t>
      </w:r>
    </w:p>
    <w:p w14:paraId="52F1084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ML, 2nd edition. Cambridge University Press, 2004.</w:t>
      </w:r>
    </w:p>
    <w:p w14:paraId="03D8405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297006"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87547A4" w14:textId="77777777" w:rsidR="00DA28BC" w:rsidRPr="00EC76D5" w:rsidRDefault="00DA28BC" w:rsidP="00DA28BC">
      <w:pPr>
        <w:pStyle w:val="Ingetavstnd"/>
        <w:ind w:left="720"/>
        <w:rPr>
          <w:rFonts w:cs="Times New Roman"/>
          <w:color w:val="000000"/>
        </w:rPr>
      </w:pPr>
      <w:r w:rsidRPr="00EC76D5">
        <w:rPr>
          <w:rFonts w:cs="Times New Roman"/>
          <w:color w:val="000000"/>
        </w:rPr>
        <w:t>Christopher W. Fraser, David R. Hanson. A Retargetable C Compiler : Design and Implementation. Benjamin Cummings, 1995.</w:t>
      </w:r>
    </w:p>
    <w:p w14:paraId="364A2C0E"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688E7E1" w14:textId="77777777" w:rsidR="00DA28BC" w:rsidRPr="00EC76D5" w:rsidRDefault="00DA28BC" w:rsidP="00DA28BC">
      <w:pPr>
        <w:pStyle w:val="Ingetavstnd"/>
        <w:ind w:left="720"/>
        <w:rPr>
          <w:rFonts w:cs="Times New Roman"/>
          <w:color w:val="000000"/>
        </w:rPr>
      </w:pPr>
      <w:r w:rsidRPr="00EC76D5">
        <w:rPr>
          <w:rFonts w:cs="Times New Roman"/>
          <w:color w:val="000000"/>
        </w:rPr>
        <w:t>This books deals with the more advanced parts of compiler construction; that is, compiler optimization. Even though I will include some optimization at the end of my book, it does not compete with this book.</w:t>
      </w:r>
    </w:p>
    <w:p w14:paraId="5D3497ED"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45B53C3C" w14:textId="77777777" w:rsidR="00DA28BC" w:rsidRPr="00EC76D5" w:rsidRDefault="00DA28BC" w:rsidP="00DA28BC">
      <w:pPr>
        <w:pStyle w:val="Ingetavstnd"/>
        <w:ind w:left="720"/>
        <w:rPr>
          <w:rFonts w:cs="Times New Roman"/>
          <w:color w:val="000000"/>
        </w:rPr>
      </w:pPr>
      <w:r w:rsidRPr="00EC76D5">
        <w:rPr>
          <w:rFonts w:cs="Times New Roman"/>
          <w:color w:val="000000"/>
        </w:rPr>
        <w:t>Steven S. Muchnick. Advanced Compiler Design &amp; Implementation. Morgan Kaufmann, 2003.</w:t>
      </w:r>
    </w:p>
    <w:p w14:paraId="54D49B2B"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 </w:t>
      </w:r>
    </w:p>
    <w:p w14:paraId="7B51A47F" w14:textId="77777777" w:rsidR="00DA28BC" w:rsidRPr="00EC76D5" w:rsidRDefault="00DA28BC" w:rsidP="00DA28BC">
      <w:pPr>
        <w:pStyle w:val="Ingetavstnd"/>
        <w:ind w:left="720"/>
        <w:rPr>
          <w:rFonts w:cs="Times New Roman"/>
          <w:color w:val="000000"/>
        </w:rPr>
      </w:pPr>
      <w:r w:rsidRPr="00EC76D5">
        <w:rPr>
          <w:rFonts w:cs="Times New Roman"/>
          <w:color w:val="000000"/>
        </w:rPr>
        <w:t>Here is a suggestion for the chapters:</w:t>
      </w:r>
    </w:p>
    <w:p w14:paraId="0620A137"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CD55EDF" w14:textId="77777777" w:rsidR="00DA28BC" w:rsidRPr="00EC76D5" w:rsidRDefault="00DA28BC" w:rsidP="00DA28BC">
      <w:pPr>
        <w:pStyle w:val="Ingetavstnd"/>
        <w:ind w:left="720"/>
        <w:rPr>
          <w:rFonts w:cs="Times New Roman"/>
          <w:color w:val="000000"/>
        </w:rPr>
      </w:pPr>
      <w:r w:rsidRPr="00EC76D5">
        <w:rPr>
          <w:rFonts w:cs="Times New Roman"/>
          <w:color w:val="000000"/>
        </w:rPr>
        <w:t>1. Introduction. Introduces the compiler phases described in the following chapters by demonstrating a compiler for a small toy language generating MIPS-code executable in the SPIM simulator.</w:t>
      </w:r>
    </w:p>
    <w:p w14:paraId="10A56B1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5099E7B" w14:textId="77777777" w:rsidR="00DA28BC" w:rsidRPr="00EC76D5" w:rsidRDefault="00DA28BC" w:rsidP="00DA28BC">
      <w:pPr>
        <w:pStyle w:val="Ingetavstnd"/>
        <w:ind w:left="720"/>
        <w:rPr>
          <w:rFonts w:cs="Times New Roman"/>
          <w:color w:val="000000"/>
        </w:rPr>
      </w:pPr>
      <w:r w:rsidRPr="00EC76D5">
        <w:rPr>
          <w:rFonts w:cs="Times New Roman"/>
          <w:color w:val="000000"/>
        </w:rPr>
        <w:t>2. The Scanner. The scanner is a relatively small part of the compiler. Its task is to put together characters into tokens (the smallest significant parts of the source code). Examples are as key words, operators, and numerical values. The scanner is written in JLex, a lexical generator for Java, based on Lex for C.</w:t>
      </w:r>
    </w:p>
    <w:p w14:paraId="4D11A1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8759278" w14:textId="77777777" w:rsidR="00DA28BC" w:rsidRPr="00EC76D5" w:rsidRDefault="00DA28BC" w:rsidP="00DA28BC">
      <w:pPr>
        <w:pStyle w:val="Ingetavstnd"/>
        <w:ind w:left="720"/>
        <w:rPr>
          <w:rFonts w:cs="Times New Roman"/>
          <w:color w:val="000000"/>
        </w:rPr>
      </w:pPr>
      <w:r w:rsidRPr="00EC76D5">
        <w:rPr>
          <w:rFonts w:cs="Times New Roman"/>
          <w:color w:val="000000"/>
        </w:rPr>
        <w:t>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Yacc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456C18C" w14:textId="77777777" w:rsidR="00DA28BC" w:rsidRPr="00EC76D5" w:rsidRDefault="00DA28BC" w:rsidP="00DA28BC">
      <w:pPr>
        <w:pStyle w:val="Ingetavstnd"/>
        <w:ind w:left="720"/>
        <w:rPr>
          <w:rFonts w:cs="Times New Roman"/>
          <w:color w:val="000000"/>
        </w:rPr>
      </w:pPr>
      <w:r w:rsidRPr="00EC76D5">
        <w:rPr>
          <w:rFonts w:cs="Times New Roman"/>
          <w:color w:val="000000"/>
        </w:rPr>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BAA3E0E" w14:textId="77777777" w:rsidR="00DA28BC" w:rsidRPr="00EC76D5" w:rsidRDefault="00DA28BC" w:rsidP="00DA28BC">
      <w:pPr>
        <w:pStyle w:val="Ingetavstnd"/>
        <w:ind w:left="720"/>
        <w:rPr>
          <w:rFonts w:cs="Times New Roman"/>
          <w:color w:val="000000"/>
        </w:rPr>
      </w:pPr>
      <w:r w:rsidRPr="00EC76D5">
        <w:rPr>
          <w:rFonts w:cs="Times New Roman"/>
          <w:color w:val="000000"/>
        </w:rPr>
        <w:t>5. Type Checking. C++ has a rather large set of operators with complicated rules that need to be checked.</w:t>
      </w:r>
    </w:p>
    <w:p w14:paraId="4D1B9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6C656B3" w14:textId="77777777" w:rsidR="00DA28BC" w:rsidRPr="00EC76D5" w:rsidRDefault="00DA28BC" w:rsidP="00DA28BC">
      <w:pPr>
        <w:pStyle w:val="Ingetavstnd"/>
        <w:ind w:left="720"/>
        <w:rPr>
          <w:rFonts w:cs="Times New Roman"/>
          <w:color w:val="000000"/>
        </w:rPr>
      </w:pPr>
      <w:r w:rsidRPr="00EC76D5">
        <w:rPr>
          <w:rFonts w:cs="Times New Roman"/>
          <w:color w:val="000000"/>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25D5A97" w14:textId="1EA839F4" w:rsidR="00DA28BC" w:rsidRPr="00EC76D5" w:rsidRDefault="00DA28BC" w:rsidP="00DA28BC">
      <w:pPr>
        <w:pStyle w:val="Ingetavstnd"/>
        <w:ind w:left="720"/>
        <w:rPr>
          <w:rFonts w:cs="Times New Roman"/>
          <w:color w:val="000000"/>
        </w:rPr>
      </w:pPr>
      <w:r w:rsidRPr="00EC76D5">
        <w:rPr>
          <w:rFonts w:cs="Times New Roman"/>
          <w:color w:val="000000"/>
        </w:rPr>
        <w:t xml:space="preserve">7. Static and Dynamic </w:t>
      </w:r>
      <w:r w:rsidR="00C37108">
        <w:rPr>
          <w:rFonts w:cs="Times New Roman"/>
          <w:color w:val="000000"/>
        </w:rPr>
        <w:t>Initialization</w:t>
      </w:r>
      <w:r w:rsidRPr="00EC76D5">
        <w:rPr>
          <w:rFonts w:cs="Times New Roman"/>
          <w:color w:val="000000"/>
        </w:rPr>
        <w:t xml:space="preserve">. In C++, variables can be </w:t>
      </w:r>
      <w:r w:rsidR="00266D64">
        <w:rPr>
          <w:rFonts w:cs="Times New Roman"/>
          <w:color w:val="000000"/>
        </w:rPr>
        <w:t>initialized</w:t>
      </w:r>
      <w:r w:rsidRPr="00EC76D5">
        <w:rPr>
          <w:rFonts w:cs="Times New Roman"/>
          <w:color w:val="000000"/>
        </w:rPr>
        <w:t xml:space="preserve">. If the variable is static, the data shall be generated and placed in the static area of the final target code. If it is dynamic, the </w:t>
      </w:r>
      <w:r w:rsidR="00F4217C">
        <w:rPr>
          <w:rFonts w:cs="Times New Roman"/>
          <w:color w:val="000000"/>
        </w:rPr>
        <w:t>initialization</w:t>
      </w:r>
      <w:r w:rsidRPr="00EC76D5">
        <w:rPr>
          <w:rFonts w:cs="Times New Roman"/>
          <w:color w:val="000000"/>
        </w:rPr>
        <w:t xml:space="preserve"> will result in a series of assignments. One thing that complicates the issue is that it is possible to </w:t>
      </w:r>
      <w:r w:rsidR="002F35C1">
        <w:rPr>
          <w:rFonts w:cs="Times New Roman"/>
          <w:color w:val="000000"/>
        </w:rPr>
        <w:t>initializer</w:t>
      </w:r>
      <w:r w:rsidRPr="00EC76D5">
        <w:rPr>
          <w:rFonts w:cs="Times New Roman"/>
          <w:color w:val="000000"/>
        </w:rPr>
        <w:t>ialize hierarchical structures made up by structures and arrays with one flat list.</w:t>
      </w:r>
    </w:p>
    <w:p w14:paraId="02693E3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851C27" w14:textId="77777777" w:rsidR="00DA28BC" w:rsidRPr="00EC76D5" w:rsidRDefault="00DA28BC" w:rsidP="00DA28BC">
      <w:pPr>
        <w:pStyle w:val="Ingetavstnd"/>
        <w:ind w:left="720"/>
        <w:rPr>
          <w:rFonts w:cs="Times New Roman"/>
          <w:color w:val="000000"/>
        </w:rPr>
      </w:pPr>
      <w:r w:rsidRPr="00EC76D5">
        <w:rPr>
          <w:rFonts w:cs="Times New Roman"/>
          <w:color w:val="000000"/>
        </w:rPr>
        <w:t>8. Intermediate Code Optimization. The intermediate code can be optimized. For instance, code that is never reached and assignment of variables that are never used shall be removed.</w:t>
      </w:r>
    </w:p>
    <w:p w14:paraId="7F95B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DE3FB6B" w14:textId="77777777" w:rsidR="00DA28BC" w:rsidRPr="00EC76D5" w:rsidRDefault="00DA28BC" w:rsidP="00DA28BC">
      <w:pPr>
        <w:pStyle w:val="Ingetavstnd"/>
        <w:ind w:left="720"/>
        <w:rPr>
          <w:rFonts w:cs="Times New Roman"/>
          <w:color w:val="000000"/>
        </w:rPr>
      </w:pPr>
      <w:r w:rsidRPr="00EC76D5">
        <w:rPr>
          <w:rFonts w:cs="Times New Roman"/>
          <w:color w:val="000000"/>
        </w:rPr>
        <w:t>9. Target Code Generation. The target code of the C++ compiler of this book is Intel x86,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B19C972" w14:textId="77777777" w:rsidR="00DA28BC" w:rsidRPr="00EC76D5" w:rsidRDefault="00DA28BC" w:rsidP="00DA28BC">
      <w:pPr>
        <w:pStyle w:val="Ingetavstnd"/>
        <w:ind w:left="720"/>
        <w:rPr>
          <w:rFonts w:cs="Times New Roman"/>
          <w:color w:val="000000"/>
        </w:rPr>
      </w:pPr>
      <w:r w:rsidRPr="00EC76D5">
        <w:rPr>
          <w:rFonts w:cs="Times New Roman"/>
          <w:color w:val="000000"/>
        </w:rPr>
        <w:t>10. The Preprocessor. Before the actually compilation starts, the source code has been traversed by the preprocessor that replaces macros with text, includes header files, and provides conditional programming.</w:t>
      </w:r>
    </w:p>
    <w:p w14:paraId="0751EE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D3F7CDA"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B1D99F0" w14:textId="77777777" w:rsidR="00DA28BC" w:rsidRPr="00EC76D5" w:rsidRDefault="00DA28BC" w:rsidP="00DA28BC">
      <w:pPr>
        <w:pStyle w:val="Ingetavstnd"/>
        <w:ind w:left="720"/>
        <w:rPr>
          <w:rFonts w:cs="Times New Roman"/>
          <w:color w:val="000000"/>
        </w:rPr>
      </w:pPr>
      <w:r w:rsidRPr="00EC76D5">
        <w:rPr>
          <w:rFonts w:cs="Times New Roman"/>
          <w:color w:val="000000"/>
        </w:rPr>
        <w:t>12. The C Standard Library, made up by functions and macros, which will be included by the linker in the final executable file.</w:t>
      </w:r>
    </w:p>
    <w:p w14:paraId="69A77D54" w14:textId="77777777" w:rsidR="00DA28BC" w:rsidRPr="00EC76D5" w:rsidRDefault="00DA28BC" w:rsidP="00DA28BC">
      <w:pPr>
        <w:pStyle w:val="Ingetavstnd"/>
        <w:ind w:left="720"/>
        <w:rPr>
          <w:rFonts w:cs="Times New Roman"/>
          <w:color w:val="000000"/>
        </w:rPr>
      </w:pPr>
    </w:p>
    <w:p w14:paraId="597FE425" w14:textId="77777777" w:rsidR="00DA28BC" w:rsidRPr="00EC76D5" w:rsidRDefault="00DA28BC" w:rsidP="00DA28BC">
      <w:pPr>
        <w:pStyle w:val="Ingetavstnd"/>
        <w:ind w:left="720"/>
        <w:rPr>
          <w:rFonts w:cs="Times New Roman"/>
          <w:color w:val="000000"/>
        </w:rPr>
      </w:pPr>
      <w:r w:rsidRPr="00EC76D5">
        <w:rPr>
          <w:rFonts w:cs="Times New Roman"/>
          <w:color w:val="000000"/>
        </w:rPr>
        <w:t>13. The C++ Standard Library, made up by classes, to a certain extent is based on C standard library.</w:t>
      </w:r>
    </w:p>
    <w:p w14:paraId="6E512353" w14:textId="77777777" w:rsidR="005F7461" w:rsidRPr="00EC76D5" w:rsidRDefault="005F7461">
      <w:pPr>
        <w:spacing w:before="0" w:after="160"/>
        <w:jc w:val="left"/>
      </w:pPr>
      <w:r w:rsidRPr="00EC76D5">
        <w:br w:type="page"/>
      </w:r>
    </w:p>
    <w:p w14:paraId="4CDEAE96" w14:textId="37FC8A44" w:rsidR="005F7461" w:rsidRPr="00EC76D5" w:rsidRDefault="005F7461" w:rsidP="005F7461">
      <w:r w:rsidRPr="00EC76D5">
        <w:lastRenderedPageBreak/>
        <w:t>The compiler is made up of several phases:</w:t>
      </w:r>
    </w:p>
    <w:p w14:paraId="15DC7F9F" w14:textId="77777777" w:rsidR="005F7461" w:rsidRPr="00EC76D5" w:rsidRDefault="005F7461" w:rsidP="005F7461">
      <w:r w:rsidRPr="00EC76D5">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7A4296" w:rsidRDefault="007A4296" w:rsidP="005F7461">
                              <w:pPr>
                                <w:spacing w:before="60" w:after="0"/>
                                <w:jc w:val="center"/>
                                <w:rPr>
                                  <w:lang w:val="sv-SE"/>
                                </w:rPr>
                              </w:pPr>
                              <w:r>
                                <w:rPr>
                                  <w:lang w:val="sv-SE"/>
                                </w:rPr>
                                <w:t>Preprocessor</w:t>
                              </w:r>
                            </w:p>
                            <w:p w14:paraId="04F32221" w14:textId="77777777" w:rsidR="007A4296" w:rsidRPr="00C7380D" w:rsidRDefault="007A4296"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7A4296" w:rsidRPr="008541FD" w:rsidRDefault="007A4296" w:rsidP="005F7461">
                              <w:pPr>
                                <w:spacing w:before="60" w:after="0"/>
                                <w:jc w:val="center"/>
                              </w:pPr>
                              <w:r w:rsidRPr="008541FD">
                                <w:t>Source</w:t>
                              </w:r>
                              <w:r>
                                <w:t xml:space="preserve"> </w:t>
                              </w:r>
                              <w:r w:rsidRPr="008541FD">
                                <w:t>Code</w:t>
                              </w:r>
                            </w:p>
                            <w:p w14:paraId="4FCEAC5C" w14:textId="77777777" w:rsidR="007A4296" w:rsidRDefault="007A4296"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7A4296" w:rsidRDefault="007A4296"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7A4296" w:rsidRDefault="007A4296" w:rsidP="005F7461">
                              <w:pPr>
                                <w:pStyle w:val="Normalwebb"/>
                                <w:spacing w:before="60" w:line="256" w:lineRule="auto"/>
                                <w:jc w:val="center"/>
                              </w:pPr>
                              <w:r>
                                <w:rPr>
                                  <w:rFonts w:eastAsia="Calibri"/>
                                  <w:sz w:val="22"/>
                                  <w:szCs w:val="22"/>
                                  <w:lang w:val="en-US"/>
                                </w:rPr>
                                <w:t>Processed Code</w:t>
                              </w:r>
                            </w:p>
                            <w:p w14:paraId="14142DBC" w14:textId="77777777" w:rsidR="007A4296" w:rsidRDefault="007A4296"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7A4296" w:rsidRDefault="007A4296"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7A4296" w:rsidRDefault="007A4296" w:rsidP="005F7461">
                              <w:pPr>
                                <w:pStyle w:val="Normalwebb"/>
                                <w:spacing w:before="60" w:line="254" w:lineRule="auto"/>
                                <w:jc w:val="center"/>
                              </w:pPr>
                              <w:r>
                                <w:rPr>
                                  <w:rFonts w:eastAsia="Calibri"/>
                                  <w:sz w:val="22"/>
                                  <w:szCs w:val="22"/>
                                  <w:lang w:val="en-US"/>
                                </w:rPr>
                                <w:t>Syntax Tree</w:t>
                              </w:r>
                            </w:p>
                            <w:p w14:paraId="070DB26E" w14:textId="77777777" w:rsidR="007A4296" w:rsidRDefault="007A4296"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7A4296" w:rsidRDefault="007A4296"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7A4296" w:rsidRDefault="007A4296" w:rsidP="005F7461">
                              <w:pPr>
                                <w:pStyle w:val="Normalwebb"/>
                                <w:spacing w:before="60" w:line="252" w:lineRule="auto"/>
                                <w:jc w:val="center"/>
                              </w:pPr>
                              <w:r>
                                <w:rPr>
                                  <w:rFonts w:eastAsia="Calibri"/>
                                  <w:sz w:val="22"/>
                                  <w:szCs w:val="22"/>
                                  <w:lang w:val="en-US"/>
                                </w:rPr>
                                <w:t>Optimized Syntax Tree</w:t>
                              </w:r>
                            </w:p>
                            <w:p w14:paraId="3315953C" w14:textId="77777777" w:rsidR="007A4296" w:rsidRDefault="007A4296"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7A4296" w:rsidRDefault="007A4296"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7A4296" w:rsidRDefault="007A4296" w:rsidP="005F7461">
                              <w:pPr>
                                <w:pStyle w:val="Normalwebb"/>
                                <w:spacing w:before="60" w:line="252" w:lineRule="auto"/>
                                <w:jc w:val="center"/>
                              </w:pPr>
                              <w:r>
                                <w:rPr>
                                  <w:rFonts w:eastAsia="Calibri"/>
                                  <w:sz w:val="22"/>
                                  <w:szCs w:val="22"/>
                                  <w:lang w:val="en-US"/>
                                </w:rPr>
                                <w:t>Middle Code List</w:t>
                              </w:r>
                            </w:p>
                            <w:p w14:paraId="321C1BE9" w14:textId="77777777" w:rsidR="007A4296" w:rsidRDefault="007A4296"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7A4296" w:rsidRDefault="007A4296" w:rsidP="005F7461">
                              <w:pPr>
                                <w:pStyle w:val="Normalwebb"/>
                                <w:spacing w:before="60" w:line="252" w:lineRule="auto"/>
                                <w:jc w:val="center"/>
                              </w:pPr>
                              <w:r>
                                <w:rPr>
                                  <w:rFonts w:eastAsia="Calibri"/>
                                  <w:sz w:val="22"/>
                                  <w:szCs w:val="22"/>
                                  <w:lang w:val="en-US"/>
                                </w:rPr>
                                <w:t>Optimized Middle Code List</w:t>
                              </w:r>
                            </w:p>
                            <w:p w14:paraId="4CF9CB98" w14:textId="77777777" w:rsidR="007A4296" w:rsidRDefault="007A4296"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7A4296" w:rsidRDefault="007A4296"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7A4296" w:rsidRDefault="007A4296"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387"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">
                <v:shape id="_x0000_s1388" type="#_x0000_t75" style="position:absolute;width:59436;height:72885;visibility:visible;mso-wrap-style:square">
                  <v:fill o:detectmouseclick="t"/>
                  <v:path o:connecttype="none"/>
                </v:shape>
                <v:shape id="Textruta 385" o:spid="_x0000_s1389"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7A4296" w:rsidRDefault="007A4296" w:rsidP="005F7461">
                        <w:pPr>
                          <w:spacing w:before="60" w:after="0"/>
                          <w:jc w:val="center"/>
                          <w:rPr>
                            <w:lang w:val="sv-SE"/>
                          </w:rPr>
                        </w:pPr>
                        <w:r>
                          <w:rPr>
                            <w:lang w:val="sv-SE"/>
                          </w:rPr>
                          <w:t>Preprocessor</w:t>
                        </w:r>
                      </w:p>
                      <w:p w14:paraId="04F32221" w14:textId="77777777" w:rsidR="007A4296" w:rsidRPr="00C7380D" w:rsidRDefault="007A4296" w:rsidP="005F7461">
                        <w:pPr>
                          <w:rPr>
                            <w:lang w:val="sv-SE"/>
                          </w:rPr>
                        </w:pPr>
                      </w:p>
                    </w:txbxContent>
                  </v:textbox>
                </v:shape>
                <v:shape id="Textruta 7" o:spid="_x0000_s1390"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7A4296" w:rsidRPr="008541FD" w:rsidRDefault="007A4296" w:rsidP="005F7461">
                        <w:pPr>
                          <w:spacing w:before="60" w:after="0"/>
                          <w:jc w:val="center"/>
                        </w:pPr>
                        <w:r w:rsidRPr="008541FD">
                          <w:t>Source</w:t>
                        </w:r>
                        <w:r>
                          <w:t xml:space="preserve"> </w:t>
                        </w:r>
                        <w:r w:rsidRPr="008541FD">
                          <w:t>Code</w:t>
                        </w:r>
                      </w:p>
                      <w:p w14:paraId="4FCEAC5C" w14:textId="77777777" w:rsidR="007A4296" w:rsidRDefault="007A4296" w:rsidP="005F7461">
                        <w:pPr>
                          <w:pStyle w:val="Normalwebb"/>
                          <w:spacing w:before="120" w:after="120" w:line="256" w:lineRule="auto"/>
                        </w:pPr>
                        <w:r>
                          <w:rPr>
                            <w:rFonts w:eastAsia="Calibri"/>
                            <w:sz w:val="22"/>
                            <w:szCs w:val="22"/>
                          </w:rPr>
                          <w:t> </w:t>
                        </w:r>
                      </w:p>
                    </w:txbxContent>
                  </v:textbox>
                </v:shape>
                <v:shape id="Rak pilkoppling 387" o:spid="_x0000_s1391"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392"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7A4296" w:rsidRDefault="007A4296" w:rsidP="005F7461">
                        <w:pPr>
                          <w:pStyle w:val="Normalwebb"/>
                          <w:spacing w:before="60" w:line="256" w:lineRule="auto"/>
                          <w:jc w:val="center"/>
                        </w:pPr>
                        <w:r>
                          <w:rPr>
                            <w:rFonts w:eastAsia="Calibri"/>
                            <w:sz w:val="22"/>
                            <w:szCs w:val="22"/>
                          </w:rPr>
                          <w:t>Parser</w:t>
                        </w:r>
                      </w:p>
                    </w:txbxContent>
                  </v:textbox>
                </v:shape>
                <v:shape id="Textruta 7" o:spid="_x0000_s1393"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7A4296" w:rsidRDefault="007A4296" w:rsidP="005F7461">
                        <w:pPr>
                          <w:pStyle w:val="Normalwebb"/>
                          <w:spacing w:before="60" w:line="256" w:lineRule="auto"/>
                          <w:jc w:val="center"/>
                        </w:pPr>
                        <w:r>
                          <w:rPr>
                            <w:rFonts w:eastAsia="Calibri"/>
                            <w:sz w:val="22"/>
                            <w:szCs w:val="22"/>
                            <w:lang w:val="en-US"/>
                          </w:rPr>
                          <w:t>Processed Code</w:t>
                        </w:r>
                      </w:p>
                      <w:p w14:paraId="14142DBC" w14:textId="77777777" w:rsidR="007A4296" w:rsidRDefault="007A4296" w:rsidP="005F7461">
                        <w:pPr>
                          <w:pStyle w:val="Normalwebb"/>
                          <w:spacing w:before="120" w:after="120" w:line="254" w:lineRule="auto"/>
                        </w:pPr>
                        <w:r>
                          <w:rPr>
                            <w:rFonts w:eastAsia="Calibri"/>
                            <w:sz w:val="22"/>
                            <w:szCs w:val="22"/>
                          </w:rPr>
                          <w:t> </w:t>
                        </w:r>
                      </w:p>
                    </w:txbxContent>
                  </v:textbox>
                </v:shape>
                <v:shape id="Rak pilkoppling 405" o:spid="_x0000_s1394"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395"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396"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7A4296" w:rsidRDefault="007A4296" w:rsidP="005F7461">
                        <w:pPr>
                          <w:pStyle w:val="Normalwebb"/>
                          <w:spacing w:before="60" w:line="254" w:lineRule="auto"/>
                          <w:jc w:val="center"/>
                        </w:pPr>
                        <w:r>
                          <w:rPr>
                            <w:rFonts w:eastAsia="Calibri"/>
                            <w:sz w:val="22"/>
                            <w:szCs w:val="22"/>
                          </w:rPr>
                          <w:t>Syntax Tree Optimister</w:t>
                        </w:r>
                      </w:p>
                    </w:txbxContent>
                  </v:textbox>
                </v:shape>
                <v:shape id="Textruta 7" o:spid="_x0000_s1397"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7A4296" w:rsidRDefault="007A4296" w:rsidP="005F7461">
                        <w:pPr>
                          <w:pStyle w:val="Normalwebb"/>
                          <w:spacing w:before="60" w:line="254" w:lineRule="auto"/>
                          <w:jc w:val="center"/>
                        </w:pPr>
                        <w:r>
                          <w:rPr>
                            <w:rFonts w:eastAsia="Calibri"/>
                            <w:sz w:val="22"/>
                            <w:szCs w:val="22"/>
                            <w:lang w:val="en-US"/>
                          </w:rPr>
                          <w:t>Syntax Tree</w:t>
                        </w:r>
                      </w:p>
                      <w:p w14:paraId="070DB26E" w14:textId="77777777" w:rsidR="007A4296" w:rsidRDefault="007A4296" w:rsidP="005F7461">
                        <w:pPr>
                          <w:pStyle w:val="Normalwebb"/>
                          <w:spacing w:before="120" w:after="120" w:line="252" w:lineRule="auto"/>
                        </w:pPr>
                        <w:r>
                          <w:rPr>
                            <w:rFonts w:eastAsia="Calibri"/>
                            <w:sz w:val="22"/>
                            <w:szCs w:val="22"/>
                          </w:rPr>
                          <w:t> </w:t>
                        </w:r>
                      </w:p>
                    </w:txbxContent>
                  </v:textbox>
                </v:shape>
                <v:shape id="Rak pilkoppling 418" o:spid="_x0000_s1398"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399"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400"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7A4296" w:rsidRDefault="007A4296" w:rsidP="005F7461">
                        <w:pPr>
                          <w:pStyle w:val="Normalwebb"/>
                          <w:spacing w:before="60" w:line="252" w:lineRule="auto"/>
                          <w:jc w:val="center"/>
                        </w:pPr>
                        <w:r>
                          <w:rPr>
                            <w:rFonts w:eastAsia="Calibri"/>
                            <w:sz w:val="22"/>
                            <w:szCs w:val="22"/>
                          </w:rPr>
                          <w:t>Middle Code Generator</w:t>
                        </w:r>
                      </w:p>
                    </w:txbxContent>
                  </v:textbox>
                </v:shape>
                <v:shape id="Textruta 7" o:spid="_x0000_s1401"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7A4296" w:rsidRDefault="007A4296" w:rsidP="005F7461">
                        <w:pPr>
                          <w:pStyle w:val="Normalwebb"/>
                          <w:spacing w:before="60" w:line="252" w:lineRule="auto"/>
                          <w:jc w:val="center"/>
                        </w:pPr>
                        <w:r>
                          <w:rPr>
                            <w:rFonts w:eastAsia="Calibri"/>
                            <w:sz w:val="22"/>
                            <w:szCs w:val="22"/>
                            <w:lang w:val="en-US"/>
                          </w:rPr>
                          <w:t>Optimized Syntax Tree</w:t>
                        </w:r>
                      </w:p>
                      <w:p w14:paraId="3315953C" w14:textId="77777777" w:rsidR="007A4296" w:rsidRDefault="007A4296" w:rsidP="005F7461">
                        <w:pPr>
                          <w:pStyle w:val="Normalwebb"/>
                          <w:spacing w:before="120" w:after="120" w:line="252" w:lineRule="auto"/>
                        </w:pPr>
                        <w:r>
                          <w:rPr>
                            <w:rFonts w:eastAsia="Calibri"/>
                            <w:sz w:val="22"/>
                            <w:szCs w:val="22"/>
                          </w:rPr>
                          <w:t> </w:t>
                        </w:r>
                      </w:p>
                    </w:txbxContent>
                  </v:textbox>
                </v:shape>
                <v:shape id="Rak pilkoppling 422" o:spid="_x0000_s1402"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403"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404"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7A4296" w:rsidRDefault="007A4296" w:rsidP="005F7461">
                        <w:pPr>
                          <w:pStyle w:val="Normalwebb"/>
                          <w:spacing w:before="60" w:line="252" w:lineRule="auto"/>
                          <w:jc w:val="center"/>
                        </w:pPr>
                        <w:r>
                          <w:rPr>
                            <w:rFonts w:eastAsia="Calibri"/>
                            <w:sz w:val="22"/>
                            <w:szCs w:val="22"/>
                          </w:rPr>
                          <w:t>Middle Code Optimizer</w:t>
                        </w:r>
                      </w:p>
                    </w:txbxContent>
                  </v:textbox>
                </v:shape>
                <v:shape id="Textruta 7" o:spid="_x0000_s1405"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7A4296" w:rsidRDefault="007A4296" w:rsidP="005F7461">
                        <w:pPr>
                          <w:pStyle w:val="Normalwebb"/>
                          <w:spacing w:before="60" w:line="252" w:lineRule="auto"/>
                          <w:jc w:val="center"/>
                        </w:pPr>
                        <w:r>
                          <w:rPr>
                            <w:rFonts w:eastAsia="Calibri"/>
                            <w:sz w:val="22"/>
                            <w:szCs w:val="22"/>
                            <w:lang w:val="en-US"/>
                          </w:rPr>
                          <w:t>Middle Code List</w:t>
                        </w:r>
                      </w:p>
                      <w:p w14:paraId="321C1BE9" w14:textId="77777777" w:rsidR="007A4296" w:rsidRDefault="007A4296" w:rsidP="005F7461">
                        <w:pPr>
                          <w:pStyle w:val="Normalwebb"/>
                          <w:spacing w:before="120" w:after="120" w:line="252" w:lineRule="auto"/>
                        </w:pPr>
                        <w:r>
                          <w:rPr>
                            <w:rFonts w:eastAsia="Calibri"/>
                            <w:sz w:val="22"/>
                            <w:szCs w:val="22"/>
                          </w:rPr>
                          <w:t> </w:t>
                        </w:r>
                      </w:p>
                    </w:txbxContent>
                  </v:textbox>
                </v:shape>
                <v:shape id="Rak pilkoppling 426" o:spid="_x0000_s1406"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407"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408"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7A4296" w:rsidRDefault="007A4296" w:rsidP="005F7461">
                        <w:pPr>
                          <w:pStyle w:val="Normalwebb"/>
                          <w:spacing w:before="60" w:line="252" w:lineRule="auto"/>
                          <w:jc w:val="center"/>
                        </w:pPr>
                        <w:r>
                          <w:rPr>
                            <w:rFonts w:eastAsia="Calibri"/>
                            <w:sz w:val="22"/>
                            <w:szCs w:val="22"/>
                            <w:lang w:val="en-US"/>
                          </w:rPr>
                          <w:t>Optimized Middle Code List</w:t>
                        </w:r>
                      </w:p>
                      <w:p w14:paraId="4CF9CB98" w14:textId="77777777" w:rsidR="007A4296" w:rsidRDefault="007A4296" w:rsidP="005F7461">
                        <w:pPr>
                          <w:pStyle w:val="Normalwebb"/>
                          <w:spacing w:before="120" w:after="120" w:line="252" w:lineRule="auto"/>
                        </w:pPr>
                        <w:r>
                          <w:rPr>
                            <w:rFonts w:eastAsia="Calibri"/>
                            <w:sz w:val="22"/>
                            <w:szCs w:val="22"/>
                          </w:rPr>
                          <w:t> </w:t>
                        </w:r>
                      </w:p>
                    </w:txbxContent>
                  </v:textbox>
                </v:shape>
                <v:shape id="Rak pilkoppling 434" o:spid="_x0000_s1409"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410"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7A4296" w:rsidRDefault="007A4296" w:rsidP="005F7461">
                        <w:pPr>
                          <w:pStyle w:val="Normalwebb"/>
                          <w:spacing w:before="60" w:line="254" w:lineRule="auto"/>
                          <w:jc w:val="center"/>
                        </w:pPr>
                        <w:r>
                          <w:rPr>
                            <w:rFonts w:eastAsia="Calibri"/>
                            <w:sz w:val="22"/>
                            <w:szCs w:val="22"/>
                          </w:rPr>
                          <w:t>Scanner</w:t>
                        </w:r>
                      </w:p>
                    </w:txbxContent>
                  </v:textbox>
                </v:shape>
                <v:shape id="Textruta 7" o:spid="_x0000_s1411"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7A4296" w:rsidRDefault="007A4296" w:rsidP="005F7461">
                        <w:pPr>
                          <w:pStyle w:val="Normalwebb"/>
                          <w:spacing w:before="60" w:line="252" w:lineRule="auto"/>
                          <w:jc w:val="center"/>
                        </w:pPr>
                        <w:r>
                          <w:rPr>
                            <w:rFonts w:eastAsia="Calibri"/>
                            <w:sz w:val="22"/>
                            <w:szCs w:val="22"/>
                          </w:rPr>
                          <w:t>Symbol Table</w:t>
                        </w:r>
                      </w:p>
                    </w:txbxContent>
                  </v:textbox>
                </v:shape>
                <v:shape id="Rak pilkoppling 437" o:spid="_x0000_s1412"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413"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EC76D5" w:rsidRDefault="006F14D0" w:rsidP="00F03D06">
      <w:r w:rsidRPr="00EC76D5">
        <w:rPr>
          <w:noProof/>
          <w:lang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7A4296" w:rsidRDefault="007A4296" w:rsidP="006F14D0">
                              <w:pPr>
                                <w:spacing w:before="60" w:after="0"/>
                                <w:jc w:val="center"/>
                                <w:rPr>
                                  <w:lang w:val="sv-SE"/>
                                </w:rPr>
                              </w:pPr>
                              <w:r>
                                <w:rPr>
                                  <w:lang w:val="sv-SE"/>
                                </w:rPr>
                                <w:t>Preprocessor</w:t>
                              </w:r>
                            </w:p>
                            <w:p w14:paraId="2CD90E0F" w14:textId="77777777" w:rsidR="007A4296" w:rsidRPr="00C7380D" w:rsidRDefault="007A4296"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7A4296" w:rsidRPr="008541FD" w:rsidRDefault="007A4296" w:rsidP="006F14D0">
                              <w:pPr>
                                <w:spacing w:before="60" w:after="0"/>
                                <w:jc w:val="center"/>
                              </w:pPr>
                              <w:r w:rsidRPr="008541FD">
                                <w:t>Source</w:t>
                              </w:r>
                              <w:r>
                                <w:t xml:space="preserve"> </w:t>
                              </w:r>
                              <w:r w:rsidRPr="008541FD">
                                <w:t>Code</w:t>
                              </w:r>
                            </w:p>
                            <w:p w14:paraId="1314F231" w14:textId="77777777" w:rsidR="007A4296" w:rsidRDefault="007A4296"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7A4296" w:rsidRDefault="007A4296"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7A4296" w:rsidRDefault="007A4296" w:rsidP="006F14D0">
                              <w:pPr>
                                <w:pStyle w:val="Normalwebb"/>
                                <w:spacing w:before="60" w:line="256" w:lineRule="auto"/>
                                <w:jc w:val="center"/>
                              </w:pPr>
                              <w:r>
                                <w:rPr>
                                  <w:rFonts w:eastAsia="Calibri"/>
                                  <w:sz w:val="22"/>
                                  <w:szCs w:val="22"/>
                                  <w:lang w:val="en-US"/>
                                </w:rPr>
                                <w:t>Processed Code</w:t>
                              </w:r>
                            </w:p>
                            <w:p w14:paraId="705B7689" w14:textId="77777777" w:rsidR="007A4296" w:rsidRDefault="007A4296"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7A4296" w:rsidRDefault="007A4296"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7A4296" w:rsidRDefault="007A4296" w:rsidP="006F14D0">
                              <w:pPr>
                                <w:pStyle w:val="Normalwebb"/>
                                <w:spacing w:before="60" w:line="254" w:lineRule="auto"/>
                                <w:jc w:val="center"/>
                              </w:pPr>
                              <w:r>
                                <w:rPr>
                                  <w:rFonts w:eastAsia="Calibri"/>
                                  <w:sz w:val="22"/>
                                  <w:szCs w:val="22"/>
                                  <w:lang w:val="en-US"/>
                                </w:rPr>
                                <w:t>Syntax Tree</w:t>
                              </w:r>
                            </w:p>
                            <w:p w14:paraId="20988EE2" w14:textId="77777777" w:rsidR="007A4296" w:rsidRDefault="007A4296"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7A4296" w:rsidRDefault="007A4296"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7A4296" w:rsidRDefault="007A4296" w:rsidP="006F14D0">
                              <w:pPr>
                                <w:pStyle w:val="Normalwebb"/>
                                <w:spacing w:before="60" w:line="252" w:lineRule="auto"/>
                                <w:jc w:val="center"/>
                              </w:pPr>
                              <w:r>
                                <w:rPr>
                                  <w:rFonts w:eastAsia="Calibri"/>
                                  <w:sz w:val="22"/>
                                  <w:szCs w:val="22"/>
                                  <w:lang w:val="en-US"/>
                                </w:rPr>
                                <w:t>Optimized Syntax Tree</w:t>
                              </w:r>
                            </w:p>
                            <w:p w14:paraId="35223DB0" w14:textId="77777777" w:rsidR="007A4296" w:rsidRDefault="007A4296"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7A4296" w:rsidRDefault="007A4296"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7A4296" w:rsidRDefault="007A4296" w:rsidP="006F14D0">
                              <w:pPr>
                                <w:pStyle w:val="Normalwebb"/>
                                <w:spacing w:before="60" w:line="252" w:lineRule="auto"/>
                                <w:jc w:val="center"/>
                              </w:pPr>
                              <w:r>
                                <w:rPr>
                                  <w:rFonts w:eastAsia="Calibri"/>
                                  <w:sz w:val="22"/>
                                  <w:szCs w:val="22"/>
                                  <w:lang w:val="en-US"/>
                                </w:rPr>
                                <w:t>Middle Code List</w:t>
                              </w:r>
                            </w:p>
                            <w:p w14:paraId="5410A942" w14:textId="77777777" w:rsidR="007A4296" w:rsidRDefault="007A4296"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7A4296" w:rsidRDefault="007A4296" w:rsidP="006F14D0">
                              <w:pPr>
                                <w:pStyle w:val="Normalwebb"/>
                                <w:spacing w:before="60" w:line="252" w:lineRule="auto"/>
                                <w:jc w:val="center"/>
                              </w:pPr>
                              <w:r>
                                <w:rPr>
                                  <w:rFonts w:eastAsia="Calibri"/>
                                  <w:sz w:val="22"/>
                                  <w:szCs w:val="22"/>
                                  <w:lang w:val="en-US"/>
                                </w:rPr>
                                <w:t>Optimized Middle Code List</w:t>
                              </w:r>
                            </w:p>
                            <w:p w14:paraId="36F7A1DE" w14:textId="77777777" w:rsidR="007A4296" w:rsidRDefault="007A4296"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7A4296" w:rsidRDefault="007A4296"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7A4296" w:rsidRDefault="007A4296"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4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">
                <v:shape id="_x0000_s1415" type="#_x0000_t75" style="position:absolute;width:59436;height:72885;visibility:visible;mso-wrap-style:square">
                  <v:fill o:detectmouseclick="t"/>
                  <v:path o:connecttype="none"/>
                </v:shape>
                <v:shape id="Textruta 7" o:spid="_x0000_s14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7A4296" w:rsidRDefault="007A4296" w:rsidP="006F14D0">
                        <w:pPr>
                          <w:spacing w:before="60" w:after="0"/>
                          <w:jc w:val="center"/>
                          <w:rPr>
                            <w:lang w:val="sv-SE"/>
                          </w:rPr>
                        </w:pPr>
                        <w:r>
                          <w:rPr>
                            <w:lang w:val="sv-SE"/>
                          </w:rPr>
                          <w:t>Preprocessor</w:t>
                        </w:r>
                      </w:p>
                      <w:p w14:paraId="2CD90E0F" w14:textId="77777777" w:rsidR="007A4296" w:rsidRPr="00C7380D" w:rsidRDefault="007A4296" w:rsidP="006F14D0">
                        <w:pPr>
                          <w:rPr>
                            <w:lang w:val="sv-SE"/>
                          </w:rPr>
                        </w:pPr>
                      </w:p>
                    </w:txbxContent>
                  </v:textbox>
                </v:shape>
                <v:shape id="Textruta 7" o:spid="_x0000_s14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7A4296" w:rsidRPr="008541FD" w:rsidRDefault="007A4296" w:rsidP="006F14D0">
                        <w:pPr>
                          <w:spacing w:before="60" w:after="0"/>
                          <w:jc w:val="center"/>
                        </w:pPr>
                        <w:r w:rsidRPr="008541FD">
                          <w:t>Source</w:t>
                        </w:r>
                        <w:r>
                          <w:t xml:space="preserve"> </w:t>
                        </w:r>
                        <w:r w:rsidRPr="008541FD">
                          <w:t>Code</w:t>
                        </w:r>
                      </w:p>
                      <w:p w14:paraId="1314F231" w14:textId="77777777" w:rsidR="007A4296" w:rsidRDefault="007A4296" w:rsidP="006F14D0">
                        <w:pPr>
                          <w:pStyle w:val="Normalwebb"/>
                          <w:spacing w:before="120" w:after="120" w:line="256" w:lineRule="auto"/>
                        </w:pPr>
                        <w:r>
                          <w:rPr>
                            <w:rFonts w:eastAsia="Calibri"/>
                            <w:sz w:val="22"/>
                            <w:szCs w:val="22"/>
                          </w:rPr>
                          <w:t> </w:t>
                        </w:r>
                      </w:p>
                    </w:txbxContent>
                  </v:textbox>
                </v:shape>
                <v:shape id="Rak pilkoppling 8" o:spid="_x0000_s14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4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7A4296" w:rsidRDefault="007A4296" w:rsidP="006F14D0">
                        <w:pPr>
                          <w:pStyle w:val="Normalwebb"/>
                          <w:spacing w:before="60" w:line="256" w:lineRule="auto"/>
                          <w:jc w:val="center"/>
                        </w:pPr>
                        <w:r>
                          <w:rPr>
                            <w:rFonts w:eastAsia="Calibri"/>
                            <w:sz w:val="22"/>
                            <w:szCs w:val="22"/>
                          </w:rPr>
                          <w:t>Parser</w:t>
                        </w:r>
                      </w:p>
                    </w:txbxContent>
                  </v:textbox>
                </v:shape>
                <v:shape id="Textruta 7" o:spid="_x0000_s14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7A4296" w:rsidRDefault="007A4296" w:rsidP="006F14D0">
                        <w:pPr>
                          <w:pStyle w:val="Normalwebb"/>
                          <w:spacing w:before="60" w:line="256" w:lineRule="auto"/>
                          <w:jc w:val="center"/>
                        </w:pPr>
                        <w:r>
                          <w:rPr>
                            <w:rFonts w:eastAsia="Calibri"/>
                            <w:sz w:val="22"/>
                            <w:szCs w:val="22"/>
                            <w:lang w:val="en-US"/>
                          </w:rPr>
                          <w:t>Processed Code</w:t>
                        </w:r>
                      </w:p>
                      <w:p w14:paraId="705B7689" w14:textId="77777777" w:rsidR="007A4296" w:rsidRDefault="007A4296" w:rsidP="006F14D0">
                        <w:pPr>
                          <w:pStyle w:val="Normalwebb"/>
                          <w:spacing w:before="120" w:after="120" w:line="254" w:lineRule="auto"/>
                        </w:pPr>
                        <w:r>
                          <w:rPr>
                            <w:rFonts w:eastAsia="Calibri"/>
                            <w:sz w:val="22"/>
                            <w:szCs w:val="22"/>
                          </w:rPr>
                          <w:t> </w:t>
                        </w:r>
                      </w:p>
                    </w:txbxContent>
                  </v:textbox>
                </v:shape>
                <v:shape id="Rak pilkoppling 383" o:spid="_x0000_s14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4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4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7A4296" w:rsidRDefault="007A4296" w:rsidP="006F14D0">
                        <w:pPr>
                          <w:pStyle w:val="Normalwebb"/>
                          <w:spacing w:before="60" w:line="254" w:lineRule="auto"/>
                          <w:jc w:val="center"/>
                        </w:pPr>
                        <w:r>
                          <w:rPr>
                            <w:rFonts w:eastAsia="Calibri"/>
                            <w:sz w:val="22"/>
                            <w:szCs w:val="22"/>
                          </w:rPr>
                          <w:t>Syntax Tree Optimister</w:t>
                        </w:r>
                      </w:p>
                    </w:txbxContent>
                  </v:textbox>
                </v:shape>
                <v:shape id="Textruta 7" o:spid="_x0000_s14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7A4296" w:rsidRDefault="007A4296" w:rsidP="006F14D0">
                        <w:pPr>
                          <w:pStyle w:val="Normalwebb"/>
                          <w:spacing w:before="60" w:line="254" w:lineRule="auto"/>
                          <w:jc w:val="center"/>
                        </w:pPr>
                        <w:r>
                          <w:rPr>
                            <w:rFonts w:eastAsia="Calibri"/>
                            <w:sz w:val="22"/>
                            <w:szCs w:val="22"/>
                            <w:lang w:val="en-US"/>
                          </w:rPr>
                          <w:t>Syntax Tree</w:t>
                        </w:r>
                      </w:p>
                      <w:p w14:paraId="20988EE2" w14:textId="77777777" w:rsidR="007A4296" w:rsidRDefault="007A4296" w:rsidP="006F14D0">
                        <w:pPr>
                          <w:pStyle w:val="Normalwebb"/>
                          <w:spacing w:before="120" w:after="120" w:line="252" w:lineRule="auto"/>
                        </w:pPr>
                        <w:r>
                          <w:rPr>
                            <w:rFonts w:eastAsia="Calibri"/>
                            <w:sz w:val="22"/>
                            <w:szCs w:val="22"/>
                          </w:rPr>
                          <w:t> </w:t>
                        </w:r>
                      </w:p>
                    </w:txbxContent>
                  </v:textbox>
                </v:shape>
                <v:shape id="Rak pilkoppling 390" o:spid="_x0000_s14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4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4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7A4296" w:rsidRDefault="007A4296" w:rsidP="006F14D0">
                        <w:pPr>
                          <w:pStyle w:val="Normalwebb"/>
                          <w:spacing w:before="60" w:line="252" w:lineRule="auto"/>
                          <w:jc w:val="center"/>
                        </w:pPr>
                        <w:r>
                          <w:rPr>
                            <w:rFonts w:eastAsia="Calibri"/>
                            <w:sz w:val="22"/>
                            <w:szCs w:val="22"/>
                          </w:rPr>
                          <w:t>Middle Code Generator</w:t>
                        </w:r>
                      </w:p>
                    </w:txbxContent>
                  </v:textbox>
                </v:shape>
                <v:shape id="Textruta 7" o:spid="_x0000_s14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7A4296" w:rsidRDefault="007A4296" w:rsidP="006F14D0">
                        <w:pPr>
                          <w:pStyle w:val="Normalwebb"/>
                          <w:spacing w:before="60" w:line="252" w:lineRule="auto"/>
                          <w:jc w:val="center"/>
                        </w:pPr>
                        <w:r>
                          <w:rPr>
                            <w:rFonts w:eastAsia="Calibri"/>
                            <w:sz w:val="22"/>
                            <w:szCs w:val="22"/>
                            <w:lang w:val="en-US"/>
                          </w:rPr>
                          <w:t>Optimized Syntax Tree</w:t>
                        </w:r>
                      </w:p>
                      <w:p w14:paraId="35223DB0" w14:textId="77777777" w:rsidR="007A4296" w:rsidRDefault="007A4296" w:rsidP="006F14D0">
                        <w:pPr>
                          <w:pStyle w:val="Normalwebb"/>
                          <w:spacing w:before="120" w:after="120" w:line="252" w:lineRule="auto"/>
                        </w:pPr>
                        <w:r>
                          <w:rPr>
                            <w:rFonts w:eastAsia="Calibri"/>
                            <w:sz w:val="22"/>
                            <w:szCs w:val="22"/>
                          </w:rPr>
                          <w:t> </w:t>
                        </w:r>
                      </w:p>
                    </w:txbxContent>
                  </v:textbox>
                </v:shape>
                <v:shape id="Rak pilkoppling 394" o:spid="_x0000_s14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4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4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7A4296" w:rsidRDefault="007A4296" w:rsidP="006F14D0">
                        <w:pPr>
                          <w:pStyle w:val="Normalwebb"/>
                          <w:spacing w:before="60" w:line="252" w:lineRule="auto"/>
                          <w:jc w:val="center"/>
                        </w:pPr>
                        <w:r>
                          <w:rPr>
                            <w:rFonts w:eastAsia="Calibri"/>
                            <w:sz w:val="22"/>
                            <w:szCs w:val="22"/>
                          </w:rPr>
                          <w:t>Middle Code Optimizer</w:t>
                        </w:r>
                      </w:p>
                    </w:txbxContent>
                  </v:textbox>
                </v:shape>
                <v:shape id="Textruta 7" o:spid="_x0000_s14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7A4296" w:rsidRDefault="007A4296" w:rsidP="006F14D0">
                        <w:pPr>
                          <w:pStyle w:val="Normalwebb"/>
                          <w:spacing w:before="60" w:line="252" w:lineRule="auto"/>
                          <w:jc w:val="center"/>
                        </w:pPr>
                        <w:r>
                          <w:rPr>
                            <w:rFonts w:eastAsia="Calibri"/>
                            <w:sz w:val="22"/>
                            <w:szCs w:val="22"/>
                            <w:lang w:val="en-US"/>
                          </w:rPr>
                          <w:t>Middle Code List</w:t>
                        </w:r>
                      </w:p>
                      <w:p w14:paraId="5410A942" w14:textId="77777777" w:rsidR="007A4296" w:rsidRDefault="007A4296" w:rsidP="006F14D0">
                        <w:pPr>
                          <w:pStyle w:val="Normalwebb"/>
                          <w:spacing w:before="120" w:after="120" w:line="252" w:lineRule="auto"/>
                        </w:pPr>
                        <w:r>
                          <w:rPr>
                            <w:rFonts w:eastAsia="Calibri"/>
                            <w:sz w:val="22"/>
                            <w:szCs w:val="22"/>
                          </w:rPr>
                          <w:t> </w:t>
                        </w:r>
                      </w:p>
                    </w:txbxContent>
                  </v:textbox>
                </v:shape>
                <v:shape id="Rak pilkoppling 398" o:spid="_x0000_s14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4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4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7A4296" w:rsidRDefault="007A4296" w:rsidP="006F14D0">
                        <w:pPr>
                          <w:pStyle w:val="Normalwebb"/>
                          <w:spacing w:before="60" w:line="252" w:lineRule="auto"/>
                          <w:jc w:val="center"/>
                        </w:pPr>
                        <w:r>
                          <w:rPr>
                            <w:rFonts w:eastAsia="Calibri"/>
                            <w:sz w:val="22"/>
                            <w:szCs w:val="22"/>
                            <w:lang w:val="en-US"/>
                          </w:rPr>
                          <w:t>Optimized Middle Code List</w:t>
                        </w:r>
                      </w:p>
                      <w:p w14:paraId="36F7A1DE" w14:textId="77777777" w:rsidR="007A4296" w:rsidRDefault="007A4296" w:rsidP="006F14D0">
                        <w:pPr>
                          <w:pStyle w:val="Normalwebb"/>
                          <w:spacing w:before="120" w:after="120" w:line="252" w:lineRule="auto"/>
                        </w:pPr>
                        <w:r>
                          <w:rPr>
                            <w:rFonts w:eastAsia="Calibri"/>
                            <w:sz w:val="22"/>
                            <w:szCs w:val="22"/>
                          </w:rPr>
                          <w:t> </w:t>
                        </w:r>
                      </w:p>
                    </w:txbxContent>
                  </v:textbox>
                </v:shape>
                <v:shape id="Rak pilkoppling 403" o:spid="_x0000_s14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4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7A4296" w:rsidRDefault="007A4296" w:rsidP="006F14D0">
                        <w:pPr>
                          <w:pStyle w:val="Normalwebb"/>
                          <w:spacing w:before="60" w:line="254" w:lineRule="auto"/>
                          <w:jc w:val="center"/>
                        </w:pPr>
                        <w:r>
                          <w:rPr>
                            <w:rFonts w:eastAsia="Calibri"/>
                            <w:sz w:val="22"/>
                            <w:szCs w:val="22"/>
                          </w:rPr>
                          <w:t>Scanner</w:t>
                        </w:r>
                      </w:p>
                    </w:txbxContent>
                  </v:textbox>
                </v:shape>
                <v:shape id="Textruta 7" o:spid="_x0000_s14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7A4296" w:rsidRDefault="007A4296" w:rsidP="006F14D0">
                        <w:pPr>
                          <w:pStyle w:val="Normalwebb"/>
                          <w:spacing w:before="60" w:line="252" w:lineRule="auto"/>
                          <w:jc w:val="center"/>
                        </w:pPr>
                        <w:r>
                          <w:rPr>
                            <w:rFonts w:eastAsia="Calibri"/>
                            <w:sz w:val="22"/>
                            <w:szCs w:val="22"/>
                          </w:rPr>
                          <w:t>Symbol Table</w:t>
                        </w:r>
                      </w:p>
                    </w:txbxContent>
                  </v:textbox>
                </v:shape>
                <v:shape id="Rak pilkoppling 430" o:spid="_x0000_s14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4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EC76D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275" w:author="Stefan Bjornander" w:date="2015-05-23T17:42:00Z" w:initials="SB">
    <w:p w14:paraId="7086E310" w14:textId="77777777" w:rsidR="007A4296" w:rsidRDefault="007A4296">
      <w:pPr>
        <w:pStyle w:val="Kommentarer"/>
      </w:pPr>
      <w:r>
        <w:rPr>
          <w:rStyle w:val="Kommentarsreferens"/>
        </w:rPr>
        <w:annotationRef/>
      </w:r>
    </w:p>
    <w:p w14:paraId="01C1DAD9" w14:textId="77777777" w:rsidR="007A4296" w:rsidRDefault="007A4296">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B=&#10;" annotation="t"/>
          </v:shape>
        </w:pict>
      </w:r>
    </w:p>
  </w:comment>
  <w:comment w:id="6276" w:author="Stefan Bjornander" w:date="2015-05-23T17:42:00Z" w:initials="SB">
    <w:p w14:paraId="04F55807" w14:textId="77777777" w:rsidR="007A4296" w:rsidRDefault="007A4296">
      <w:pPr>
        <w:pStyle w:val="Kommentarer"/>
      </w:pPr>
      <w:r>
        <w:rPr>
          <w:rStyle w:val="Kommentarsreferens"/>
        </w:rPr>
        <w:annotationRef/>
      </w:r>
    </w:p>
    <w:p w14:paraId="533EC9EE" w14:textId="77777777" w:rsidR="007A4296" w:rsidRDefault="007A4296">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A=&#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7A4296" w:rsidRDefault="007A4296" w:rsidP="006C7309">
      <w:pPr>
        <w:spacing w:line="240" w:lineRule="auto"/>
      </w:pPr>
      <w:r>
        <w:separator/>
      </w:r>
    </w:p>
  </w:endnote>
  <w:endnote w:type="continuationSeparator" w:id="0">
    <w:p w14:paraId="0DD18C9D" w14:textId="77777777" w:rsidR="007A4296" w:rsidRDefault="007A4296"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7A4296" w:rsidRDefault="007A4296" w:rsidP="006C7309">
      <w:pPr>
        <w:spacing w:line="240" w:lineRule="auto"/>
      </w:pPr>
      <w:r>
        <w:separator/>
      </w:r>
    </w:p>
  </w:footnote>
  <w:footnote w:type="continuationSeparator" w:id="0">
    <w:p w14:paraId="0BA3DA21" w14:textId="77777777" w:rsidR="007A4296" w:rsidRDefault="007A4296" w:rsidP="006C7309">
      <w:pPr>
        <w:spacing w:line="240" w:lineRule="auto"/>
      </w:pPr>
      <w:r>
        <w:continuationSeparator/>
      </w:r>
    </w:p>
  </w:footnote>
  <w:footnote w:id="1">
    <w:p w14:paraId="073943A1" w14:textId="0E9731C3" w:rsidR="007A4296" w:rsidRPr="00304E17" w:rsidRDefault="007A4296">
      <w:pPr>
        <w:pStyle w:val="Fotnotstext"/>
      </w:pPr>
      <w:r>
        <w:rPr>
          <w:rStyle w:val="Fotnotsreferens"/>
        </w:rPr>
        <w:footnoteRef/>
      </w:r>
      <w:r>
        <w:t xml:space="preserve"> Then name </w:t>
      </w:r>
      <w:r w:rsidRPr="00304E17">
        <w:t xml:space="preserve">Yacc is an abbreviation for Yet </w:t>
      </w:r>
      <w:r>
        <w:t>Another Compiler-C</w:t>
      </w:r>
      <w:r w:rsidRPr="00304E17">
        <w:t>ompiler. Ho</w:t>
      </w:r>
      <w:r>
        <w:t>wever</w:t>
      </w:r>
      <w:r w:rsidRPr="00304E17">
        <w:t xml:space="preserve">, it is pronounced as the animal </w:t>
      </w:r>
      <w:r>
        <w:t>yak. Therefore, the name Bison referrers to the rather similar animal.</w:t>
      </w:r>
    </w:p>
  </w:footnote>
  <w:footnote w:id="2">
    <w:p w14:paraId="1F73F94F" w14:textId="77777777" w:rsidR="007A4296" w:rsidRPr="007E20F3" w:rsidRDefault="007A4296" w:rsidP="00C51D92">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3">
    <w:p w14:paraId="236CBC7A" w14:textId="77777777" w:rsidR="007A4296" w:rsidRPr="00214B10" w:rsidRDefault="007A4296" w:rsidP="00E40B78">
      <w:pPr>
        <w:pStyle w:val="Fotnotstext"/>
      </w:pPr>
      <w:ins w:id="79" w:author="Stefan Bjornander" w:date="2015-04-26T09:28:00Z">
        <w:r>
          <w:rPr>
            <w:rStyle w:val="Fotnotsreferens"/>
          </w:rPr>
          <w:footnoteRef/>
        </w:r>
        <w:r>
          <w:t xml:space="preserve"> In other </w:t>
        </w:r>
      </w:ins>
      <w:ins w:id="80" w:author="Stefan Bjornander" w:date="2015-04-26T09:29:00Z">
        <w:r>
          <w:t>languages</w:t>
        </w:r>
      </w:ins>
      <w:ins w:id="81" w:author="Stefan Bjornander" w:date="2015-04-26T09:41:00Z">
        <w:r>
          <w:t>,</w:t>
        </w:r>
      </w:ins>
      <w:ins w:id="82" w:author="Stefan Bjornander" w:date="2015-04-26T09:28:00Z">
        <w:r>
          <w:t xml:space="preserve"> </w:t>
        </w:r>
      </w:ins>
      <w:ins w:id="83" w:author="Stefan Bjornander" w:date="2015-04-26T09:41:00Z">
        <w:r>
          <w:t xml:space="preserve">which syntax includes </w:t>
        </w:r>
      </w:ins>
      <w:ins w:id="84" w:author="Stefan Bjornander" w:date="2015-04-26T09:28:00Z">
        <w:r>
          <w:t xml:space="preserve">the keyword </w:t>
        </w:r>
        <w:r w:rsidRPr="00D65900">
          <w:rPr>
            <w:rStyle w:val="CodeInText"/>
            <w:rPrChange w:id="85" w:author="Stefan Bjornander" w:date="2015-04-26T09:29:00Z">
              <w:rPr/>
            </w:rPrChange>
          </w:rPr>
          <w:t>then</w:t>
        </w:r>
        <w:r>
          <w:t xml:space="preserve">, it is </w:t>
        </w:r>
      </w:ins>
      <w:ins w:id="86" w:author="Stefan Bjornander" w:date="2015-04-26T09:29:00Z">
        <w:r>
          <w:t xml:space="preserve">called </w:t>
        </w:r>
      </w:ins>
      <w:ins w:id="87" w:author="Stefan Bjornander" w:date="2015-04-26T09:28:00Z">
        <w:r>
          <w:t xml:space="preserve">as the </w:t>
        </w:r>
        <w:r w:rsidRPr="00D65900">
          <w:rPr>
            <w:rStyle w:val="CodeInText"/>
            <w:rPrChange w:id="88" w:author="Stefan Bjornander" w:date="2015-04-26T09:29:00Z">
              <w:rPr/>
            </w:rPrChange>
          </w:rPr>
          <w:t>if-then-els</w:t>
        </w:r>
      </w:ins>
      <w:ins w:id="89" w:author="Stefan Bjornander" w:date="2015-04-26T09:29:00Z">
        <w:r w:rsidRPr="00D65900">
          <w:rPr>
            <w:rStyle w:val="CodeInText"/>
            <w:rPrChange w:id="90" w:author="Stefan Bjornander" w:date="2015-04-26T09:29:00Z">
              <w:rPr/>
            </w:rPrChange>
          </w:rPr>
          <w:t>e</w:t>
        </w:r>
        <w:r>
          <w:t xml:space="preserve"> problem.</w:t>
        </w:r>
      </w:ins>
    </w:p>
  </w:footnote>
  <w:footnote w:id="4">
    <w:p w14:paraId="1D8765FF" w14:textId="77777777" w:rsidR="007A4296" w:rsidRPr="007E20F3" w:rsidRDefault="007A4296" w:rsidP="00E40B78">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5">
    <w:p w14:paraId="6E609AA9" w14:textId="170C83A3" w:rsidR="007A4296" w:rsidRPr="00E01F3C" w:rsidRDefault="007A4296" w:rsidP="00E40B78">
      <w:pPr>
        <w:pStyle w:val="Fotnotstext"/>
      </w:pPr>
      <w:r>
        <w:rPr>
          <w:rStyle w:val="Fotnotsreferens"/>
        </w:rPr>
        <w:footnoteRef/>
      </w:r>
      <w:r>
        <w:t xml:space="preserve"> </w:t>
      </w:r>
      <w:r w:rsidRPr="00BD4B2D">
        <w:t xml:space="preserve">As we all know, goto has no place in well-structurated programs. </w:t>
      </w:r>
      <w:r w:rsidRPr="00CC64B1">
        <w:t xml:space="preserve">Labels and goto are included in the language of historical reasons only. </w:t>
      </w:r>
      <w:r w:rsidRPr="00E01F3C">
        <w:t>Mo</w:t>
      </w:r>
      <w:r>
        <w:t xml:space="preserve">re recent </w:t>
      </w:r>
      <w:r w:rsidRPr="00E01F3C">
        <w:t>languages, such as Java, have omitted goto.</w:t>
      </w:r>
    </w:p>
  </w:footnote>
  <w:footnote w:id="6">
    <w:p w14:paraId="0B1A39FD" w14:textId="77777777" w:rsidR="007A4296" w:rsidRDefault="007A4296" w:rsidP="00E40B78">
      <w:r>
        <w:rPr>
          <w:rStyle w:val="Fotnotsreferens"/>
        </w:rPr>
        <w:footnoteRef/>
      </w:r>
      <w:r>
        <w:t xml:space="preserve"> An </w:t>
      </w:r>
      <w:r w:rsidRPr="00826D9F">
        <w:rPr>
          <w:rStyle w:val="CodeInText"/>
        </w:rPr>
        <w:t>extra</w:t>
      </w:r>
      <w:r>
        <w:t xml:space="preserve"> parameter in an elliptic function call is a parameter that is not defined in the regular parameter list, but rather added as a result of the elliptic status. For instance, in the </w:t>
      </w:r>
      <w:r w:rsidRPr="002F2A65">
        <w:rPr>
          <w:rStyle w:val="CodeInText"/>
        </w:rPr>
        <w:t>printf</w:t>
      </w:r>
      <w:r>
        <w:t xml:space="preserve"> call below only the format string </w:t>
      </w:r>
      <w:r w:rsidRPr="004D01FF">
        <w:rPr>
          <w:rStyle w:val="CodeInText"/>
        </w:rPr>
        <w:t>"int: %i, double %f"</w:t>
      </w:r>
      <w:r>
        <w:t xml:space="preserve"> is a regular parameter, </w:t>
      </w:r>
      <w:r w:rsidRPr="004D01FF">
        <w:rPr>
          <w:rStyle w:val="CodeInText"/>
        </w:rPr>
        <w:t>123</w:t>
      </w:r>
      <w:r>
        <w:t xml:space="preserve"> and </w:t>
      </w:r>
      <w:r w:rsidRPr="004D01FF">
        <w:rPr>
          <w:rStyle w:val="CodeInText"/>
        </w:rPr>
        <w:t xml:space="preserve">23.45 </w:t>
      </w:r>
      <w:r>
        <w:t>are extra parameters.</w:t>
      </w:r>
    </w:p>
    <w:p w14:paraId="082F444E" w14:textId="77777777" w:rsidR="007A4296" w:rsidRPr="006646C9" w:rsidRDefault="007A4296" w:rsidP="00E40B78">
      <w:pPr>
        <w:pStyle w:val="Code"/>
      </w:pPr>
      <w:r>
        <w:t>printf("int: %i, double %f", 123, 23.45);</w:t>
      </w:r>
    </w:p>
  </w:footnote>
  <w:footnote w:id="7">
    <w:p w14:paraId="185C09F4" w14:textId="77777777" w:rsidR="007A4296" w:rsidRPr="00D93CD3" w:rsidRDefault="007A4296" w:rsidP="00E40B78">
      <w:pPr>
        <w:pStyle w:val="Fotnotstext"/>
      </w:pPr>
      <w:r>
        <w:rPr>
          <w:rStyle w:val="Fotnotsreferens"/>
        </w:rPr>
        <w:footnoteRef/>
      </w:r>
      <w:r>
        <w:t xml:space="preserve"> This means that is </w:t>
      </w:r>
      <w:r w:rsidRPr="00D93CD3">
        <w:t xml:space="preserve">both operands are integral of the same size, </w:t>
      </w:r>
      <w:r>
        <w:t>with one signed and the other unsigned, the signed value is converted to the unsigned type, and the resulting type is the unsigned type.</w:t>
      </w:r>
    </w:p>
  </w:footnote>
  <w:footnote w:id="8">
    <w:p w14:paraId="197FA412" w14:textId="26EF7DA7" w:rsidR="007A4296" w:rsidRPr="0041681A" w:rsidRDefault="007A4296">
      <w:pPr>
        <w:pStyle w:val="Fotnotstext"/>
      </w:pPr>
      <w:r>
        <w:rPr>
          <w:rStyle w:val="Fotnotsreferens"/>
        </w:rPr>
        <w:footnoteRef/>
      </w:r>
      <w:r>
        <w:t xml:space="preserve"> This due to historical reasons. In the early versions of C, there was no </w:t>
      </w:r>
      <w:r w:rsidRPr="0041681A">
        <w:rPr>
          <w:rStyle w:val="CodeInText0"/>
        </w:rPr>
        <w:t>void</w:t>
      </w:r>
      <w:r>
        <w:t xml:space="preserve"> type. Instead, </w:t>
      </w:r>
      <w:r w:rsidRPr="0041681A">
        <w:rPr>
          <w:rStyle w:val="CodeInText0"/>
        </w:rPr>
        <w:t>char</w:t>
      </w:r>
      <w:r>
        <w:t xml:space="preserve"> was used a generic type in pointer expressions. Therefore, it was (and still is) important that a char always holds one byte.</w:t>
      </w:r>
    </w:p>
  </w:footnote>
  <w:footnote w:id="9">
    <w:p w14:paraId="75356EFC" w14:textId="4C325F93" w:rsidR="007A4296" w:rsidRPr="008A39BB" w:rsidRDefault="007A4296">
      <w:pPr>
        <w:pStyle w:val="Fotnotstext"/>
      </w:pPr>
      <w:r>
        <w:rPr>
          <w:rStyle w:val="Fotnotsreferens"/>
        </w:rPr>
        <w:footnoteRef/>
      </w:r>
      <w:r>
        <w:t xml:space="preserve"> In some books, the process of generating the low-level executable code is called the </w:t>
      </w:r>
      <w:r w:rsidRPr="006131DF">
        <w:rPr>
          <w:rStyle w:val="CodeInText"/>
        </w:rPr>
        <w:t>target code generation</w:t>
      </w:r>
      <w:r>
        <w:t xml:space="preserve">. However, in this book I have chosen the term </w:t>
      </w:r>
      <w:r w:rsidRPr="001D676B">
        <w:rPr>
          <w:rStyle w:val="CodeInText"/>
        </w:rPr>
        <w:t>object code generation</w:t>
      </w:r>
      <w:r>
        <w:t xml:space="preserve"> in order not confuse it with source and targets in jump statements. That would have resulted in rather awkward variable names, like </w:t>
      </w:r>
      <w:r w:rsidRPr="00CB43D5">
        <w:rPr>
          <w:rStyle w:val="CodeInText"/>
        </w:rPr>
        <w:t>targetTargetCode</w:t>
      </w:r>
      <w:r>
        <w:t>.</w:t>
      </w:r>
    </w:p>
  </w:footnote>
  <w:footnote w:id="10">
    <w:p w14:paraId="10319273" w14:textId="77777777" w:rsidR="007A4296" w:rsidRPr="00DB458B" w:rsidRDefault="007A4296" w:rsidP="004F7C99">
      <w:r>
        <w:rPr>
          <w:rStyle w:val="Fotnotsreferens"/>
        </w:rPr>
        <w:footnoteRef/>
      </w:r>
      <w:r>
        <w:t xml:space="preserve"> Actually, a function’s start address and its the entry point differs in one case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 xml:space="preserve">, </w:t>
      </w:r>
      <w:r w:rsidRPr="00C836B3">
        <w:t>which i</w:t>
      </w:r>
      <w:r>
        <w:t>s</w:t>
      </w:r>
      <w:r w:rsidRPr="00C836B3">
        <w:t xml:space="preserve"> allowed </w:t>
      </w:r>
      <w:r>
        <w:t xml:space="preserve">in the C standard. In that case, the first part of the main function holds code for initializing </w:t>
      </w:r>
      <w:r w:rsidRPr="00076367">
        <w:rPr>
          <w:rStyle w:val="CodeInText"/>
        </w:rPr>
        <w:t>argc</w:t>
      </w:r>
      <w:r>
        <w:t xml:space="preserve"> and </w:t>
      </w:r>
      <w:r w:rsidRPr="00076367">
        <w:rPr>
          <w:rStyle w:val="CodeInText"/>
        </w:rPr>
        <w:t>argv</w:t>
      </w:r>
      <w:r>
        <w:t>, which shall not be executed in a recursive call.</w:t>
      </w:r>
    </w:p>
  </w:footnote>
  <w:footnote w:id="11">
    <w:p w14:paraId="58CBFD86" w14:textId="142C982A" w:rsidR="007A4296" w:rsidRDefault="007A4296" w:rsidP="00DB458B">
      <w:r>
        <w:rPr>
          <w:rStyle w:val="Fotnotsreferens"/>
        </w:rPr>
        <w:footnoteRef/>
      </w:r>
      <w:r>
        <w:t xml:space="preserve"> As mention in Section </w:t>
      </w:r>
      <w:r>
        <w:fldChar w:fldCharType="begin"/>
      </w:r>
      <w:r>
        <w:instrText xml:space="preserve"> REF _Ref419646553 \r \h </w:instrText>
      </w:r>
      <w:r>
        <w:fldChar w:fldCharType="separate"/>
      </w:r>
      <w:r>
        <w:t>17.1</w:t>
      </w:r>
      <w:r>
        <w:fldChar w:fldCharType="end"/>
      </w:r>
      <w:r>
        <w:t xml:space="preserve">, a function’s start address and its the entry point differs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w:t>
      </w:r>
    </w:p>
    <w:p w14:paraId="24C9DCEA" w14:textId="77777777" w:rsidR="007A4296" w:rsidRPr="00DB458B" w:rsidRDefault="007A4296">
      <w:pPr>
        <w:pStyle w:val="Fotnotstext"/>
      </w:pPr>
    </w:p>
  </w:footnote>
  <w:footnote w:id="12">
    <w:p w14:paraId="6F2CD1AD" w14:textId="01D73667" w:rsidR="007A4296" w:rsidRPr="00615CDB" w:rsidRDefault="007A4296">
      <w:pPr>
        <w:pStyle w:val="Fotnotstext"/>
      </w:pPr>
      <w:r>
        <w:rPr>
          <w:rStyle w:val="Fotnotsreferens"/>
        </w:rPr>
        <w:footnoteRef/>
      </w:r>
      <w:r>
        <w:t xml:space="preserve"> We could add code that modifies the code in a way similar to </w:t>
      </w:r>
      <w:r w:rsidRPr="00615CDB">
        <w:rPr>
          <w:rStyle w:val="CodeInText"/>
        </w:rPr>
        <w:t>generateJumpInfo</w:t>
      </w:r>
      <w:r>
        <w:t xml:space="preserve"> in Section </w:t>
      </w:r>
      <w:r>
        <w:fldChar w:fldCharType="begin"/>
      </w:r>
      <w:r>
        <w:instrText xml:space="preserve"> REF _Ref419650845 \r \h </w:instrText>
      </w:r>
      <w:r>
        <w:fldChar w:fldCharType="separate"/>
      </w:r>
      <w:r>
        <w:rPr>
          <w:b/>
          <w:bCs/>
          <w:lang w:val="sv-SE"/>
        </w:rPr>
        <w:t>Fel! Hittar inte referenskälla.</w:t>
      </w:r>
      <w:r>
        <w:fldChar w:fldCharType="end"/>
      </w:r>
      <w:r>
        <w:t>. However, I feel that it is too much trouble for saving a few bytes. After all, most function calls are performed by long jumps.</w:t>
      </w:r>
    </w:p>
  </w:footnote>
  <w:footnote w:id="13">
    <w:p w14:paraId="2574BD6E" w14:textId="77777777" w:rsidR="007A4296" w:rsidRPr="00725EAE" w:rsidRDefault="007A4296"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14">
    <w:p w14:paraId="0A93E7E0" w14:textId="77777777" w:rsidR="007A4296" w:rsidRPr="00B4576D" w:rsidRDefault="007A4296"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15">
    <w:p w14:paraId="673337B7" w14:textId="77777777" w:rsidR="007A4296" w:rsidRPr="00080A22" w:rsidRDefault="007A4296"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16">
    <w:p w14:paraId="32ED624A" w14:textId="4172F58C" w:rsidR="007A4296" w:rsidRDefault="007A4296"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22.9</w:t>
      </w:r>
      <w:r>
        <w:fldChar w:fldCharType="end"/>
      </w:r>
      <w:r>
        <w:t>):</w:t>
      </w:r>
    </w:p>
    <w:p w14:paraId="57E07F8E" w14:textId="77777777" w:rsidR="007A4296" w:rsidRDefault="007A4296" w:rsidP="00E80032">
      <w:pPr>
        <w:pStyle w:val="Code"/>
      </w:pPr>
      <w:r>
        <w:t>#define BOOL int</w:t>
      </w:r>
    </w:p>
    <w:p w14:paraId="5A8A6026" w14:textId="77777777" w:rsidR="007A4296" w:rsidRDefault="007A4296" w:rsidP="00E80032">
      <w:pPr>
        <w:pStyle w:val="Code"/>
      </w:pPr>
      <w:r>
        <w:t>#define TRUE 1</w:t>
      </w:r>
    </w:p>
    <w:p w14:paraId="09976B6C" w14:textId="77777777" w:rsidR="007A4296" w:rsidRPr="00BF232B" w:rsidRDefault="007A4296" w:rsidP="00E80032">
      <w:pPr>
        <w:pStyle w:val="Code"/>
      </w:pPr>
      <w:r>
        <w:t>#define FALSE 0</w:t>
      </w:r>
    </w:p>
  </w:footnote>
  <w:footnote w:id="17">
    <w:p w14:paraId="1100CB01" w14:textId="77777777" w:rsidR="007A4296" w:rsidRDefault="007A4296"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18">
    <w:p w14:paraId="6678A4C0" w14:textId="77777777" w:rsidR="007A4296" w:rsidRDefault="007A4296" w:rsidP="00E80032">
      <w:r>
        <w:rPr>
          <w:rStyle w:val="Fotnotsreferens"/>
        </w:rPr>
        <w:footnoteRef/>
      </w:r>
      <w:r>
        <w:t xml:space="preserve"> Depending of the compiler and its warning level settings.</w:t>
      </w:r>
    </w:p>
  </w:footnote>
  <w:footnote w:id="19">
    <w:p w14:paraId="3D554D37" w14:textId="77777777" w:rsidR="007A4296" w:rsidRPr="004679D4" w:rsidRDefault="007A4296"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20">
    <w:p w14:paraId="0C800D4D" w14:textId="77777777" w:rsidR="007A4296" w:rsidRPr="00C03AB7" w:rsidRDefault="007A4296"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21">
    <w:p w14:paraId="278B000B" w14:textId="77777777" w:rsidR="007A4296" w:rsidRPr="000C5114" w:rsidRDefault="007A4296"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22">
    <w:p w14:paraId="1A8D5AE6" w14:textId="77777777" w:rsidR="007A4296" w:rsidRPr="002343ED" w:rsidRDefault="007A4296"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23">
    <w:p w14:paraId="3BE4E62C" w14:textId="77777777" w:rsidR="007A4296" w:rsidRDefault="007A4296" w:rsidP="00E80032">
      <w:r>
        <w:rPr>
          <w:rStyle w:val="Fotnotsreferens"/>
        </w:rPr>
        <w:footnoteRef/>
      </w:r>
      <w:r>
        <w:t xml:space="preserve"> However, we have no knowledge about the actual address; it may be 10,000 or anything else.</w:t>
      </w:r>
    </w:p>
  </w:footnote>
  <w:footnote w:id="24">
    <w:p w14:paraId="575EFDCD" w14:textId="77777777" w:rsidR="007A4296" w:rsidRPr="009B0162" w:rsidRDefault="007A4296" w:rsidP="00E80032">
      <w:r>
        <w:rPr>
          <w:rStyle w:val="Fotnotsreferens"/>
        </w:rPr>
        <w:footnoteRef/>
      </w:r>
      <w:r w:rsidRPr="009B0162">
        <w:t xml:space="preserve"> In C++, the ampersand is also used</w:t>
      </w:r>
      <w:r>
        <w:t xml:space="preserve"> to define references variables, which are not included in C.</w:t>
      </w:r>
    </w:p>
  </w:footnote>
  <w:footnote w:id="25">
    <w:p w14:paraId="723B76D0" w14:textId="77777777" w:rsidR="007A4296" w:rsidRDefault="007A4296"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26">
    <w:p w14:paraId="6E4A057E" w14:textId="77777777" w:rsidR="007A4296" w:rsidRDefault="007A4296"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27">
    <w:p w14:paraId="28C19D66" w14:textId="77777777" w:rsidR="007A4296" w:rsidRPr="00E554CC" w:rsidRDefault="007A4296"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28">
    <w:p w14:paraId="26C017D1" w14:textId="77777777" w:rsidR="007A4296" w:rsidRPr="00391B01" w:rsidRDefault="007A4296"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29">
    <w:p w14:paraId="325E6486" w14:textId="77777777" w:rsidR="007A4296" w:rsidRDefault="007A4296"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30">
    <w:p w14:paraId="6A4339FA" w14:textId="77777777" w:rsidR="007A4296" w:rsidRDefault="007A4296"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31">
    <w:p w14:paraId="301408BC" w14:textId="77777777" w:rsidR="007A4296" w:rsidRDefault="007A4296" w:rsidP="00E80032">
      <w:r>
        <w:rPr>
          <w:rStyle w:val="Fotnotsreferens"/>
        </w:rPr>
        <w:footnoteRef/>
      </w:r>
      <w:r>
        <w:t xml:space="preserve"> There is no rational explanation, just accept it.</w:t>
      </w:r>
    </w:p>
  </w:footnote>
  <w:footnote w:id="32">
    <w:p w14:paraId="0B9FD0C4" w14:textId="77777777" w:rsidR="007A4296" w:rsidRDefault="007A4296"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33">
    <w:p w14:paraId="0D18B916" w14:textId="77777777" w:rsidR="007A4296" w:rsidRPr="00EF01A1" w:rsidRDefault="007A4296"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34">
    <w:p w14:paraId="08813838" w14:textId="77777777" w:rsidR="007A4296" w:rsidRPr="008655EC" w:rsidRDefault="007A4296"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2"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3"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5"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8"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2"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1C2C6AD8"/>
    <w:multiLevelType w:val="multilevel"/>
    <w:tmpl w:val="A164F7E6"/>
    <w:numStyleLink w:val="Heading"/>
  </w:abstractNum>
  <w:abstractNum w:abstractNumId="34" w15:restartNumberingAfterBreak="0">
    <w:nsid w:val="1CA76E12"/>
    <w:multiLevelType w:val="multilevel"/>
    <w:tmpl w:val="A164F7E6"/>
    <w:numStyleLink w:val="Heading"/>
  </w:abstractNum>
  <w:abstractNum w:abstractNumId="35"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9"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2"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5" w15:restartNumberingAfterBreak="0">
    <w:nsid w:val="3240777C"/>
    <w:multiLevelType w:val="multilevel"/>
    <w:tmpl w:val="A164F7E6"/>
    <w:numStyleLink w:val="Heading"/>
  </w:abstractNum>
  <w:abstractNum w:abstractNumId="46"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48"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0"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2"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3E61B8E"/>
    <w:multiLevelType w:val="multilevel"/>
    <w:tmpl w:val="A164F7E6"/>
    <w:numStyleLink w:val="Heading"/>
  </w:abstractNum>
  <w:abstractNum w:abstractNumId="54"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56"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8"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9"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0"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2"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64"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66"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0"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2"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4" w15:restartNumberingAfterBreak="0">
    <w:nsid w:val="68915423"/>
    <w:multiLevelType w:val="multilevel"/>
    <w:tmpl w:val="A164F7E6"/>
    <w:numStyleLink w:val="Heading"/>
  </w:abstractNum>
  <w:abstractNum w:abstractNumId="75"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6" w15:restartNumberingAfterBreak="0">
    <w:nsid w:val="692B52DB"/>
    <w:multiLevelType w:val="multilevel"/>
    <w:tmpl w:val="A164F7E6"/>
    <w:numStyleLink w:val="Heading"/>
  </w:abstractNum>
  <w:abstractNum w:abstractNumId="77"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8"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2"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83"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3"/>
  </w:num>
  <w:num w:numId="2">
    <w:abstractNumId w:val="52"/>
  </w:num>
  <w:num w:numId="3">
    <w:abstractNumId w:val="28"/>
  </w:num>
  <w:num w:numId="4">
    <w:abstractNumId w:val="20"/>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7"/>
  </w:num>
  <w:num w:numId="7">
    <w:abstractNumId w:val="53"/>
  </w:num>
  <w:num w:numId="8">
    <w:abstractNumId w:val="76"/>
  </w:num>
  <w:num w:numId="9">
    <w:abstractNumId w:val="45"/>
  </w:num>
  <w:num w:numId="10">
    <w:abstractNumId w:val="34"/>
  </w:num>
  <w:num w:numId="11">
    <w:abstractNumId w:val="74"/>
  </w:num>
  <w:num w:numId="12">
    <w:abstractNumId w:val="33"/>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72"/>
  </w:num>
  <w:num w:numId="31">
    <w:abstractNumId w:val="12"/>
  </w:num>
  <w:num w:numId="32">
    <w:abstractNumId w:val="84"/>
  </w:num>
  <w:num w:numId="33">
    <w:abstractNumId w:val="54"/>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4"/>
  </w:num>
  <w:num w:numId="42">
    <w:abstractNumId w:val="40"/>
  </w:num>
  <w:num w:numId="43">
    <w:abstractNumId w:val="41"/>
  </w:num>
  <w:num w:numId="44">
    <w:abstractNumId w:val="69"/>
  </w:num>
  <w:num w:numId="45">
    <w:abstractNumId w:val="75"/>
  </w:num>
  <w:num w:numId="46">
    <w:abstractNumId w:val="47"/>
  </w:num>
  <w:num w:numId="47">
    <w:abstractNumId w:val="58"/>
  </w:num>
  <w:num w:numId="48">
    <w:abstractNumId w:val="11"/>
  </w:num>
  <w:num w:numId="49">
    <w:abstractNumId w:val="16"/>
  </w:num>
  <w:num w:numId="50">
    <w:abstractNumId w:val="51"/>
  </w:num>
  <w:num w:numId="51">
    <w:abstractNumId w:val="10"/>
  </w:num>
  <w:num w:numId="52">
    <w:abstractNumId w:val="81"/>
  </w:num>
  <w:num w:numId="53">
    <w:abstractNumId w:val="71"/>
  </w:num>
  <w:num w:numId="54">
    <w:abstractNumId w:val="29"/>
  </w:num>
  <w:num w:numId="55">
    <w:abstractNumId w:val="61"/>
  </w:num>
  <w:num w:numId="56">
    <w:abstractNumId w:val="17"/>
  </w:num>
  <w:num w:numId="57">
    <w:abstractNumId w:val="77"/>
  </w:num>
  <w:num w:numId="58">
    <w:abstractNumId w:val="32"/>
  </w:num>
  <w:num w:numId="59">
    <w:abstractNumId w:val="15"/>
  </w:num>
  <w:num w:numId="60">
    <w:abstractNumId w:val="55"/>
  </w:num>
  <w:num w:numId="61">
    <w:abstractNumId w:val="55"/>
    <w:lvlOverride w:ilvl="0">
      <w:startOverride w:val="1"/>
    </w:lvlOverride>
  </w:num>
  <w:num w:numId="62">
    <w:abstractNumId w:val="55"/>
    <w:lvlOverride w:ilvl="0">
      <w:startOverride w:val="1"/>
    </w:lvlOverride>
  </w:num>
  <w:num w:numId="63">
    <w:abstractNumId w:val="55"/>
    <w:lvlOverride w:ilvl="0">
      <w:startOverride w:val="1"/>
    </w:lvlOverride>
  </w:num>
  <w:num w:numId="64">
    <w:abstractNumId w:val="55"/>
    <w:lvlOverride w:ilvl="0">
      <w:startOverride w:val="1"/>
    </w:lvlOverride>
  </w:num>
  <w:num w:numId="65">
    <w:abstractNumId w:val="31"/>
  </w:num>
  <w:num w:numId="66">
    <w:abstractNumId w:val="44"/>
  </w:num>
  <w:num w:numId="67">
    <w:abstractNumId w:val="25"/>
  </w:num>
  <w:num w:numId="68">
    <w:abstractNumId w:val="82"/>
  </w:num>
  <w:num w:numId="69">
    <w:abstractNumId w:val="36"/>
  </w:num>
  <w:num w:numId="70">
    <w:abstractNumId w:val="23"/>
  </w:num>
  <w:num w:numId="71">
    <w:abstractNumId w:val="73"/>
  </w:num>
  <w:num w:numId="72">
    <w:abstractNumId w:val="22"/>
  </w:num>
  <w:num w:numId="73">
    <w:abstractNumId w:val="68"/>
  </w:num>
  <w:num w:numId="74">
    <w:abstractNumId w:val="46"/>
  </w:num>
  <w:num w:numId="75">
    <w:abstractNumId w:val="13"/>
  </w:num>
  <w:num w:numId="7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3"/>
  </w:num>
  <w:num w:numId="81">
    <w:abstractNumId w:val="65"/>
  </w:num>
  <w:num w:numId="82">
    <w:abstractNumId w:val="56"/>
  </w:num>
  <w:num w:numId="83">
    <w:abstractNumId w:val="60"/>
  </w:num>
  <w:num w:numId="84">
    <w:abstractNumId w:val="26"/>
  </w:num>
  <w:num w:numId="8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79"/>
  </w:num>
  <w:num w:numId="88">
    <w:abstractNumId w:val="80"/>
  </w:num>
  <w:num w:numId="89">
    <w:abstractNumId w:val="66"/>
  </w:num>
  <w:num w:numId="90">
    <w:abstractNumId w:val="78"/>
  </w:num>
  <w:num w:numId="91">
    <w:abstractNumId w:val="18"/>
  </w:num>
  <w:num w:numId="92">
    <w:abstractNumId w:val="21"/>
  </w:num>
  <w:num w:numId="93">
    <w:abstractNumId w:val="48"/>
  </w:num>
  <w:num w:numId="94">
    <w:abstractNumId w:val="14"/>
  </w:num>
  <w:num w:numId="95">
    <w:abstractNumId w:val="37"/>
  </w:num>
  <w:num w:numId="96">
    <w:abstractNumId w:val="50"/>
  </w:num>
  <w:num w:numId="9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0"/>
  </w:num>
  <w:num w:numId="100">
    <w:abstractNumId w:val="67"/>
  </w:num>
  <w:num w:numId="101">
    <w:abstractNumId w:val="64"/>
  </w:num>
  <w:num w:numId="102">
    <w:abstractNumId w:val="83"/>
  </w:num>
  <w:num w:numId="103">
    <w:abstractNumId w:val="30"/>
  </w:num>
  <w:num w:numId="104">
    <w:abstractNumId w:val="42"/>
  </w:num>
  <w:num w:numId="105">
    <w:abstractNumId w:val="19"/>
  </w:num>
  <w:num w:numId="106">
    <w:abstractNumId w:val="62"/>
  </w:num>
  <w:num w:numId="10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num>
  <w:num w:numId="109">
    <w:abstractNumId w:val="35"/>
  </w:num>
  <w:num w:numId="1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59"/>
  </w:num>
  <w:num w:numId="1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49"/>
  </w:num>
  <w:num w:numId="1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38"/>
  </w:num>
  <w:num w:numId="1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2"/>
  </w:num>
  <w:num w:numId="1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2"/>
  </w:num>
  <w:numIdMacAtCleanup w:val="12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284"/>
  <w:drawingGridVerticalSpacing w:val="284"/>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353"/>
    <w:rsid w:val="00000B70"/>
    <w:rsid w:val="000017EA"/>
    <w:rsid w:val="0000182D"/>
    <w:rsid w:val="00001BB3"/>
    <w:rsid w:val="00001C15"/>
    <w:rsid w:val="00001E36"/>
    <w:rsid w:val="00002063"/>
    <w:rsid w:val="000020DA"/>
    <w:rsid w:val="000021D1"/>
    <w:rsid w:val="00002339"/>
    <w:rsid w:val="00002B58"/>
    <w:rsid w:val="00002E90"/>
    <w:rsid w:val="00002FAB"/>
    <w:rsid w:val="00002FC0"/>
    <w:rsid w:val="0000321D"/>
    <w:rsid w:val="000034F8"/>
    <w:rsid w:val="00003A1B"/>
    <w:rsid w:val="00003E25"/>
    <w:rsid w:val="00003EAB"/>
    <w:rsid w:val="00003FF8"/>
    <w:rsid w:val="00004365"/>
    <w:rsid w:val="0000456E"/>
    <w:rsid w:val="00004668"/>
    <w:rsid w:val="00004EF0"/>
    <w:rsid w:val="00004FC8"/>
    <w:rsid w:val="00004FDA"/>
    <w:rsid w:val="00005338"/>
    <w:rsid w:val="000055AD"/>
    <w:rsid w:val="00005BD5"/>
    <w:rsid w:val="00005D04"/>
    <w:rsid w:val="00005E54"/>
    <w:rsid w:val="000065B8"/>
    <w:rsid w:val="000066DB"/>
    <w:rsid w:val="000067F4"/>
    <w:rsid w:val="00006E57"/>
    <w:rsid w:val="00006FA7"/>
    <w:rsid w:val="00007328"/>
    <w:rsid w:val="00007B83"/>
    <w:rsid w:val="00007CBE"/>
    <w:rsid w:val="00007EF6"/>
    <w:rsid w:val="00007F9D"/>
    <w:rsid w:val="000101FD"/>
    <w:rsid w:val="00010401"/>
    <w:rsid w:val="0001065C"/>
    <w:rsid w:val="00010727"/>
    <w:rsid w:val="00010936"/>
    <w:rsid w:val="00010A99"/>
    <w:rsid w:val="00010D69"/>
    <w:rsid w:val="00010E0C"/>
    <w:rsid w:val="00011163"/>
    <w:rsid w:val="000113C3"/>
    <w:rsid w:val="0001147E"/>
    <w:rsid w:val="000114DE"/>
    <w:rsid w:val="000116F4"/>
    <w:rsid w:val="00011857"/>
    <w:rsid w:val="0001196C"/>
    <w:rsid w:val="000119FA"/>
    <w:rsid w:val="00011CD9"/>
    <w:rsid w:val="00012070"/>
    <w:rsid w:val="0001211C"/>
    <w:rsid w:val="00012206"/>
    <w:rsid w:val="000123AF"/>
    <w:rsid w:val="000124C9"/>
    <w:rsid w:val="000124EE"/>
    <w:rsid w:val="0001265B"/>
    <w:rsid w:val="000126E8"/>
    <w:rsid w:val="00012801"/>
    <w:rsid w:val="0001280A"/>
    <w:rsid w:val="00012DC6"/>
    <w:rsid w:val="00013036"/>
    <w:rsid w:val="000130ED"/>
    <w:rsid w:val="0001328A"/>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DB"/>
    <w:rsid w:val="00015967"/>
    <w:rsid w:val="000159E3"/>
    <w:rsid w:val="00015AA9"/>
    <w:rsid w:val="00015F9F"/>
    <w:rsid w:val="00015FBE"/>
    <w:rsid w:val="00016802"/>
    <w:rsid w:val="000169BF"/>
    <w:rsid w:val="00016BB2"/>
    <w:rsid w:val="00016E84"/>
    <w:rsid w:val="00017088"/>
    <w:rsid w:val="000175DB"/>
    <w:rsid w:val="00017A47"/>
    <w:rsid w:val="00017A89"/>
    <w:rsid w:val="000207E8"/>
    <w:rsid w:val="00020850"/>
    <w:rsid w:val="00020F00"/>
    <w:rsid w:val="00021034"/>
    <w:rsid w:val="00021505"/>
    <w:rsid w:val="000216A5"/>
    <w:rsid w:val="00021816"/>
    <w:rsid w:val="00021D2C"/>
    <w:rsid w:val="00021F24"/>
    <w:rsid w:val="0002237B"/>
    <w:rsid w:val="00022605"/>
    <w:rsid w:val="000226E5"/>
    <w:rsid w:val="00022A0D"/>
    <w:rsid w:val="00022A95"/>
    <w:rsid w:val="00022C3D"/>
    <w:rsid w:val="00022E21"/>
    <w:rsid w:val="00022EA0"/>
    <w:rsid w:val="00022FD6"/>
    <w:rsid w:val="000231B9"/>
    <w:rsid w:val="000233CE"/>
    <w:rsid w:val="00023AC8"/>
    <w:rsid w:val="00023E71"/>
    <w:rsid w:val="00024000"/>
    <w:rsid w:val="00024E63"/>
    <w:rsid w:val="00024F2D"/>
    <w:rsid w:val="0002564D"/>
    <w:rsid w:val="00025702"/>
    <w:rsid w:val="00025A3B"/>
    <w:rsid w:val="00025BEA"/>
    <w:rsid w:val="00025DC4"/>
    <w:rsid w:val="00025E09"/>
    <w:rsid w:val="00025F74"/>
    <w:rsid w:val="00025FE2"/>
    <w:rsid w:val="000261CE"/>
    <w:rsid w:val="000261D3"/>
    <w:rsid w:val="00026363"/>
    <w:rsid w:val="00026C95"/>
    <w:rsid w:val="000270B0"/>
    <w:rsid w:val="00027242"/>
    <w:rsid w:val="000273DB"/>
    <w:rsid w:val="0002788B"/>
    <w:rsid w:val="00027F3B"/>
    <w:rsid w:val="00027F7E"/>
    <w:rsid w:val="00027FFA"/>
    <w:rsid w:val="00030177"/>
    <w:rsid w:val="0003018C"/>
    <w:rsid w:val="0003020D"/>
    <w:rsid w:val="0003065C"/>
    <w:rsid w:val="000307A1"/>
    <w:rsid w:val="000309CA"/>
    <w:rsid w:val="00030B86"/>
    <w:rsid w:val="00031075"/>
    <w:rsid w:val="00031192"/>
    <w:rsid w:val="000318A7"/>
    <w:rsid w:val="00031E31"/>
    <w:rsid w:val="000321BC"/>
    <w:rsid w:val="00032455"/>
    <w:rsid w:val="00032A61"/>
    <w:rsid w:val="00032DD9"/>
    <w:rsid w:val="00032EF4"/>
    <w:rsid w:val="00033301"/>
    <w:rsid w:val="00033413"/>
    <w:rsid w:val="000335A6"/>
    <w:rsid w:val="00033D59"/>
    <w:rsid w:val="0003423F"/>
    <w:rsid w:val="000342D3"/>
    <w:rsid w:val="000342DC"/>
    <w:rsid w:val="00034461"/>
    <w:rsid w:val="000345FB"/>
    <w:rsid w:val="0003475B"/>
    <w:rsid w:val="00034A97"/>
    <w:rsid w:val="00034DC5"/>
    <w:rsid w:val="00034E3B"/>
    <w:rsid w:val="00035181"/>
    <w:rsid w:val="000352C5"/>
    <w:rsid w:val="00035354"/>
    <w:rsid w:val="000356D0"/>
    <w:rsid w:val="00035A05"/>
    <w:rsid w:val="00035C84"/>
    <w:rsid w:val="000363D0"/>
    <w:rsid w:val="0003696C"/>
    <w:rsid w:val="00036BC6"/>
    <w:rsid w:val="00036C5E"/>
    <w:rsid w:val="000370DF"/>
    <w:rsid w:val="0003716F"/>
    <w:rsid w:val="0003772E"/>
    <w:rsid w:val="0003781A"/>
    <w:rsid w:val="00037E52"/>
    <w:rsid w:val="00037FA3"/>
    <w:rsid w:val="0004017A"/>
    <w:rsid w:val="000401A0"/>
    <w:rsid w:val="000405F3"/>
    <w:rsid w:val="00040B04"/>
    <w:rsid w:val="00040D85"/>
    <w:rsid w:val="00040E1B"/>
    <w:rsid w:val="00040FCB"/>
    <w:rsid w:val="000410EF"/>
    <w:rsid w:val="00041B7E"/>
    <w:rsid w:val="00042170"/>
    <w:rsid w:val="0004221B"/>
    <w:rsid w:val="000426CC"/>
    <w:rsid w:val="000428CE"/>
    <w:rsid w:val="00042B76"/>
    <w:rsid w:val="00042CA4"/>
    <w:rsid w:val="00042E18"/>
    <w:rsid w:val="00042F0F"/>
    <w:rsid w:val="00043157"/>
    <w:rsid w:val="00043F2B"/>
    <w:rsid w:val="0004451D"/>
    <w:rsid w:val="0004497F"/>
    <w:rsid w:val="00044D40"/>
    <w:rsid w:val="00044EE3"/>
    <w:rsid w:val="000451A1"/>
    <w:rsid w:val="000451FE"/>
    <w:rsid w:val="000454C9"/>
    <w:rsid w:val="000457B4"/>
    <w:rsid w:val="00045818"/>
    <w:rsid w:val="00045C01"/>
    <w:rsid w:val="00045C21"/>
    <w:rsid w:val="00045DDB"/>
    <w:rsid w:val="000460CE"/>
    <w:rsid w:val="00046452"/>
    <w:rsid w:val="0004678D"/>
    <w:rsid w:val="000467E2"/>
    <w:rsid w:val="00046941"/>
    <w:rsid w:val="00046F12"/>
    <w:rsid w:val="00047202"/>
    <w:rsid w:val="00047213"/>
    <w:rsid w:val="00047B2C"/>
    <w:rsid w:val="00047B40"/>
    <w:rsid w:val="00047DD2"/>
    <w:rsid w:val="00047EFA"/>
    <w:rsid w:val="00050041"/>
    <w:rsid w:val="00050290"/>
    <w:rsid w:val="000503DF"/>
    <w:rsid w:val="000506A6"/>
    <w:rsid w:val="00051199"/>
    <w:rsid w:val="000512C4"/>
    <w:rsid w:val="000515AC"/>
    <w:rsid w:val="000517D7"/>
    <w:rsid w:val="00051C77"/>
    <w:rsid w:val="00051D0F"/>
    <w:rsid w:val="00051D74"/>
    <w:rsid w:val="0005200B"/>
    <w:rsid w:val="00052505"/>
    <w:rsid w:val="0005253C"/>
    <w:rsid w:val="0005268A"/>
    <w:rsid w:val="00053085"/>
    <w:rsid w:val="000532D2"/>
    <w:rsid w:val="00053383"/>
    <w:rsid w:val="00053575"/>
    <w:rsid w:val="00053769"/>
    <w:rsid w:val="00054063"/>
    <w:rsid w:val="000541B5"/>
    <w:rsid w:val="00054782"/>
    <w:rsid w:val="00054A9B"/>
    <w:rsid w:val="00054AE3"/>
    <w:rsid w:val="00054F67"/>
    <w:rsid w:val="0005523D"/>
    <w:rsid w:val="00055356"/>
    <w:rsid w:val="000556A8"/>
    <w:rsid w:val="00055789"/>
    <w:rsid w:val="000563A7"/>
    <w:rsid w:val="00056424"/>
    <w:rsid w:val="000567B3"/>
    <w:rsid w:val="00056AC1"/>
    <w:rsid w:val="00056BC2"/>
    <w:rsid w:val="00056FBA"/>
    <w:rsid w:val="00057378"/>
    <w:rsid w:val="00057613"/>
    <w:rsid w:val="00057667"/>
    <w:rsid w:val="00057CBB"/>
    <w:rsid w:val="000601A6"/>
    <w:rsid w:val="000603F5"/>
    <w:rsid w:val="0006065D"/>
    <w:rsid w:val="00060727"/>
    <w:rsid w:val="00060863"/>
    <w:rsid w:val="00060C59"/>
    <w:rsid w:val="00060CEA"/>
    <w:rsid w:val="000610D0"/>
    <w:rsid w:val="0006113B"/>
    <w:rsid w:val="000611A6"/>
    <w:rsid w:val="00061261"/>
    <w:rsid w:val="0006127F"/>
    <w:rsid w:val="00061313"/>
    <w:rsid w:val="00061464"/>
    <w:rsid w:val="000617E6"/>
    <w:rsid w:val="00061C26"/>
    <w:rsid w:val="00062818"/>
    <w:rsid w:val="00062D3D"/>
    <w:rsid w:val="00063126"/>
    <w:rsid w:val="0006339C"/>
    <w:rsid w:val="000633F7"/>
    <w:rsid w:val="000635D0"/>
    <w:rsid w:val="000635DD"/>
    <w:rsid w:val="00063876"/>
    <w:rsid w:val="00063891"/>
    <w:rsid w:val="00063AB3"/>
    <w:rsid w:val="00063CF1"/>
    <w:rsid w:val="00063DDD"/>
    <w:rsid w:val="00063EA2"/>
    <w:rsid w:val="00064098"/>
    <w:rsid w:val="000644C3"/>
    <w:rsid w:val="00064577"/>
    <w:rsid w:val="0006462C"/>
    <w:rsid w:val="000648C8"/>
    <w:rsid w:val="00065CD4"/>
    <w:rsid w:val="0006600E"/>
    <w:rsid w:val="0006691C"/>
    <w:rsid w:val="00066952"/>
    <w:rsid w:val="000669C4"/>
    <w:rsid w:val="00066DB5"/>
    <w:rsid w:val="00066DED"/>
    <w:rsid w:val="00066E1B"/>
    <w:rsid w:val="000671A5"/>
    <w:rsid w:val="00067453"/>
    <w:rsid w:val="000675D8"/>
    <w:rsid w:val="00067BF7"/>
    <w:rsid w:val="0007022B"/>
    <w:rsid w:val="00070806"/>
    <w:rsid w:val="00070F69"/>
    <w:rsid w:val="0007119C"/>
    <w:rsid w:val="00071370"/>
    <w:rsid w:val="00071BCE"/>
    <w:rsid w:val="00072191"/>
    <w:rsid w:val="00072837"/>
    <w:rsid w:val="000728EC"/>
    <w:rsid w:val="00072A04"/>
    <w:rsid w:val="00073098"/>
    <w:rsid w:val="00073206"/>
    <w:rsid w:val="000735DB"/>
    <w:rsid w:val="00073C1A"/>
    <w:rsid w:val="00073CA8"/>
    <w:rsid w:val="0007407A"/>
    <w:rsid w:val="00074EBB"/>
    <w:rsid w:val="000753C8"/>
    <w:rsid w:val="0007573B"/>
    <w:rsid w:val="00075980"/>
    <w:rsid w:val="00075A36"/>
    <w:rsid w:val="00076203"/>
    <w:rsid w:val="00076367"/>
    <w:rsid w:val="000763E9"/>
    <w:rsid w:val="00076673"/>
    <w:rsid w:val="00076700"/>
    <w:rsid w:val="000768A3"/>
    <w:rsid w:val="000768EE"/>
    <w:rsid w:val="00076A94"/>
    <w:rsid w:val="00076C9C"/>
    <w:rsid w:val="00076FAB"/>
    <w:rsid w:val="000773C5"/>
    <w:rsid w:val="00077638"/>
    <w:rsid w:val="000776C7"/>
    <w:rsid w:val="000776ED"/>
    <w:rsid w:val="00077789"/>
    <w:rsid w:val="0007789E"/>
    <w:rsid w:val="00077D03"/>
    <w:rsid w:val="00077E43"/>
    <w:rsid w:val="00077E48"/>
    <w:rsid w:val="00077EE5"/>
    <w:rsid w:val="000803E9"/>
    <w:rsid w:val="000803FF"/>
    <w:rsid w:val="00080A6C"/>
    <w:rsid w:val="00080AF6"/>
    <w:rsid w:val="00080EF4"/>
    <w:rsid w:val="0008100D"/>
    <w:rsid w:val="00081AA5"/>
    <w:rsid w:val="00081E1C"/>
    <w:rsid w:val="0008269B"/>
    <w:rsid w:val="00082B0D"/>
    <w:rsid w:val="00082D13"/>
    <w:rsid w:val="00083014"/>
    <w:rsid w:val="00083493"/>
    <w:rsid w:val="00083623"/>
    <w:rsid w:val="00084256"/>
    <w:rsid w:val="000843D9"/>
    <w:rsid w:val="000848D9"/>
    <w:rsid w:val="00084DDA"/>
    <w:rsid w:val="00084F0F"/>
    <w:rsid w:val="0008504C"/>
    <w:rsid w:val="000852AE"/>
    <w:rsid w:val="00085480"/>
    <w:rsid w:val="00085569"/>
    <w:rsid w:val="00085693"/>
    <w:rsid w:val="00085DA1"/>
    <w:rsid w:val="000865C3"/>
    <w:rsid w:val="000866B0"/>
    <w:rsid w:val="00086850"/>
    <w:rsid w:val="00086D1E"/>
    <w:rsid w:val="0008741E"/>
    <w:rsid w:val="000874E7"/>
    <w:rsid w:val="00087B3E"/>
    <w:rsid w:val="00087BDD"/>
    <w:rsid w:val="0009010B"/>
    <w:rsid w:val="0009011B"/>
    <w:rsid w:val="0009036F"/>
    <w:rsid w:val="00090C7E"/>
    <w:rsid w:val="00090F04"/>
    <w:rsid w:val="00090FD4"/>
    <w:rsid w:val="000911DD"/>
    <w:rsid w:val="0009128F"/>
    <w:rsid w:val="0009140F"/>
    <w:rsid w:val="000915A1"/>
    <w:rsid w:val="000915B5"/>
    <w:rsid w:val="000916C9"/>
    <w:rsid w:val="000916E8"/>
    <w:rsid w:val="00093020"/>
    <w:rsid w:val="000931C5"/>
    <w:rsid w:val="00093456"/>
    <w:rsid w:val="000936A9"/>
    <w:rsid w:val="000936E6"/>
    <w:rsid w:val="00093C81"/>
    <w:rsid w:val="00093E77"/>
    <w:rsid w:val="00093ECC"/>
    <w:rsid w:val="00094023"/>
    <w:rsid w:val="000942C4"/>
    <w:rsid w:val="00094384"/>
    <w:rsid w:val="0009447A"/>
    <w:rsid w:val="00095027"/>
    <w:rsid w:val="000950FD"/>
    <w:rsid w:val="0009519E"/>
    <w:rsid w:val="00095359"/>
    <w:rsid w:val="00095406"/>
    <w:rsid w:val="000959B5"/>
    <w:rsid w:val="00095A4B"/>
    <w:rsid w:val="00095E4F"/>
    <w:rsid w:val="00095E9A"/>
    <w:rsid w:val="00095F3F"/>
    <w:rsid w:val="0009639A"/>
    <w:rsid w:val="00096551"/>
    <w:rsid w:val="00096BD5"/>
    <w:rsid w:val="00096C31"/>
    <w:rsid w:val="00096C4E"/>
    <w:rsid w:val="00097305"/>
    <w:rsid w:val="00097FF3"/>
    <w:rsid w:val="000A036D"/>
    <w:rsid w:val="000A073D"/>
    <w:rsid w:val="000A0865"/>
    <w:rsid w:val="000A0AD9"/>
    <w:rsid w:val="000A0BB2"/>
    <w:rsid w:val="000A11EF"/>
    <w:rsid w:val="000A13D4"/>
    <w:rsid w:val="000A1414"/>
    <w:rsid w:val="000A168C"/>
    <w:rsid w:val="000A2723"/>
    <w:rsid w:val="000A2F1F"/>
    <w:rsid w:val="000A2FCC"/>
    <w:rsid w:val="000A36AE"/>
    <w:rsid w:val="000A39CA"/>
    <w:rsid w:val="000A39F9"/>
    <w:rsid w:val="000A3C53"/>
    <w:rsid w:val="000A3CFE"/>
    <w:rsid w:val="000A3EF0"/>
    <w:rsid w:val="000A3F11"/>
    <w:rsid w:val="000A48FD"/>
    <w:rsid w:val="000A4A04"/>
    <w:rsid w:val="000A4A82"/>
    <w:rsid w:val="000A4D04"/>
    <w:rsid w:val="000A4D5D"/>
    <w:rsid w:val="000A4E53"/>
    <w:rsid w:val="000A525D"/>
    <w:rsid w:val="000A557F"/>
    <w:rsid w:val="000A5859"/>
    <w:rsid w:val="000A5AA6"/>
    <w:rsid w:val="000A5EB7"/>
    <w:rsid w:val="000A687C"/>
    <w:rsid w:val="000A6C5F"/>
    <w:rsid w:val="000A7340"/>
    <w:rsid w:val="000A7730"/>
    <w:rsid w:val="000A79F9"/>
    <w:rsid w:val="000A7A1D"/>
    <w:rsid w:val="000A7BA6"/>
    <w:rsid w:val="000A7CBF"/>
    <w:rsid w:val="000A7E3F"/>
    <w:rsid w:val="000B01AA"/>
    <w:rsid w:val="000B01EF"/>
    <w:rsid w:val="000B025F"/>
    <w:rsid w:val="000B05FB"/>
    <w:rsid w:val="000B07CE"/>
    <w:rsid w:val="000B082C"/>
    <w:rsid w:val="000B094E"/>
    <w:rsid w:val="000B09DE"/>
    <w:rsid w:val="000B0AAA"/>
    <w:rsid w:val="000B107F"/>
    <w:rsid w:val="000B2001"/>
    <w:rsid w:val="000B22BB"/>
    <w:rsid w:val="000B244B"/>
    <w:rsid w:val="000B2AD1"/>
    <w:rsid w:val="000B2D59"/>
    <w:rsid w:val="000B4086"/>
    <w:rsid w:val="000B4600"/>
    <w:rsid w:val="000B4E53"/>
    <w:rsid w:val="000B4E76"/>
    <w:rsid w:val="000B5511"/>
    <w:rsid w:val="000B58AC"/>
    <w:rsid w:val="000B5A10"/>
    <w:rsid w:val="000B5A8F"/>
    <w:rsid w:val="000B5BAC"/>
    <w:rsid w:val="000B5DC4"/>
    <w:rsid w:val="000B6B1D"/>
    <w:rsid w:val="000B6C0A"/>
    <w:rsid w:val="000B6E1E"/>
    <w:rsid w:val="000B76E5"/>
    <w:rsid w:val="000B796C"/>
    <w:rsid w:val="000B7A56"/>
    <w:rsid w:val="000C025E"/>
    <w:rsid w:val="000C08D3"/>
    <w:rsid w:val="000C08DE"/>
    <w:rsid w:val="000C0AC3"/>
    <w:rsid w:val="000C0BB3"/>
    <w:rsid w:val="000C123E"/>
    <w:rsid w:val="000C13A0"/>
    <w:rsid w:val="000C198B"/>
    <w:rsid w:val="000C1A39"/>
    <w:rsid w:val="000C1BEC"/>
    <w:rsid w:val="000C1CF3"/>
    <w:rsid w:val="000C2418"/>
    <w:rsid w:val="000C284D"/>
    <w:rsid w:val="000C2BEA"/>
    <w:rsid w:val="000C2E0A"/>
    <w:rsid w:val="000C2E46"/>
    <w:rsid w:val="000C3087"/>
    <w:rsid w:val="000C3467"/>
    <w:rsid w:val="000C3585"/>
    <w:rsid w:val="000C363D"/>
    <w:rsid w:val="000C366C"/>
    <w:rsid w:val="000C3B21"/>
    <w:rsid w:val="000C4259"/>
    <w:rsid w:val="000C43C6"/>
    <w:rsid w:val="000C43DB"/>
    <w:rsid w:val="000C4746"/>
    <w:rsid w:val="000C4B7D"/>
    <w:rsid w:val="000C4BB4"/>
    <w:rsid w:val="000C4D44"/>
    <w:rsid w:val="000C51A1"/>
    <w:rsid w:val="000C523C"/>
    <w:rsid w:val="000C52D5"/>
    <w:rsid w:val="000C5414"/>
    <w:rsid w:val="000C54A8"/>
    <w:rsid w:val="000C553F"/>
    <w:rsid w:val="000C59B5"/>
    <w:rsid w:val="000C5A56"/>
    <w:rsid w:val="000C5C3E"/>
    <w:rsid w:val="000C5D4A"/>
    <w:rsid w:val="000C6047"/>
    <w:rsid w:val="000C6576"/>
    <w:rsid w:val="000C6A6F"/>
    <w:rsid w:val="000C6C9D"/>
    <w:rsid w:val="000C7243"/>
    <w:rsid w:val="000C72DC"/>
    <w:rsid w:val="000C7770"/>
    <w:rsid w:val="000C7C88"/>
    <w:rsid w:val="000C7CA0"/>
    <w:rsid w:val="000D0149"/>
    <w:rsid w:val="000D017D"/>
    <w:rsid w:val="000D034A"/>
    <w:rsid w:val="000D08BE"/>
    <w:rsid w:val="000D1282"/>
    <w:rsid w:val="000D12E3"/>
    <w:rsid w:val="000D1306"/>
    <w:rsid w:val="000D1A16"/>
    <w:rsid w:val="000D1A2E"/>
    <w:rsid w:val="000D23F2"/>
    <w:rsid w:val="000D2D72"/>
    <w:rsid w:val="000D3002"/>
    <w:rsid w:val="000D3429"/>
    <w:rsid w:val="000D3D38"/>
    <w:rsid w:val="000D3ED7"/>
    <w:rsid w:val="000D3EE8"/>
    <w:rsid w:val="000D3F9B"/>
    <w:rsid w:val="000D3FD0"/>
    <w:rsid w:val="000D4314"/>
    <w:rsid w:val="000D4846"/>
    <w:rsid w:val="000D4DA9"/>
    <w:rsid w:val="000D4EE8"/>
    <w:rsid w:val="000D5362"/>
    <w:rsid w:val="000D5682"/>
    <w:rsid w:val="000D56FD"/>
    <w:rsid w:val="000D572F"/>
    <w:rsid w:val="000D5DBE"/>
    <w:rsid w:val="000D5EA7"/>
    <w:rsid w:val="000D71B7"/>
    <w:rsid w:val="000D763E"/>
    <w:rsid w:val="000D7B68"/>
    <w:rsid w:val="000D7D46"/>
    <w:rsid w:val="000D7D58"/>
    <w:rsid w:val="000D7E1E"/>
    <w:rsid w:val="000E0074"/>
    <w:rsid w:val="000E0370"/>
    <w:rsid w:val="000E0838"/>
    <w:rsid w:val="000E0AE4"/>
    <w:rsid w:val="000E0C8B"/>
    <w:rsid w:val="000E0D9B"/>
    <w:rsid w:val="000E0FA0"/>
    <w:rsid w:val="000E12F7"/>
    <w:rsid w:val="000E157A"/>
    <w:rsid w:val="000E18F2"/>
    <w:rsid w:val="000E24B4"/>
    <w:rsid w:val="000E2753"/>
    <w:rsid w:val="000E2D59"/>
    <w:rsid w:val="000E2FE5"/>
    <w:rsid w:val="000E3515"/>
    <w:rsid w:val="000E3B7B"/>
    <w:rsid w:val="000E45F1"/>
    <w:rsid w:val="000E469A"/>
    <w:rsid w:val="000E498A"/>
    <w:rsid w:val="000E4ED4"/>
    <w:rsid w:val="000E514A"/>
    <w:rsid w:val="000E5182"/>
    <w:rsid w:val="000E52DF"/>
    <w:rsid w:val="000E5319"/>
    <w:rsid w:val="000E54D8"/>
    <w:rsid w:val="000E5597"/>
    <w:rsid w:val="000E5603"/>
    <w:rsid w:val="000E5ADA"/>
    <w:rsid w:val="000E631C"/>
    <w:rsid w:val="000E6640"/>
    <w:rsid w:val="000E6A06"/>
    <w:rsid w:val="000E6C3B"/>
    <w:rsid w:val="000E6EA3"/>
    <w:rsid w:val="000E7056"/>
    <w:rsid w:val="000E73BD"/>
    <w:rsid w:val="000E750B"/>
    <w:rsid w:val="000E7A4E"/>
    <w:rsid w:val="000E7AA6"/>
    <w:rsid w:val="000F0212"/>
    <w:rsid w:val="000F0260"/>
    <w:rsid w:val="000F041C"/>
    <w:rsid w:val="000F0460"/>
    <w:rsid w:val="000F05F1"/>
    <w:rsid w:val="000F09D0"/>
    <w:rsid w:val="000F0A83"/>
    <w:rsid w:val="000F0CB9"/>
    <w:rsid w:val="000F132E"/>
    <w:rsid w:val="000F187C"/>
    <w:rsid w:val="000F2977"/>
    <w:rsid w:val="000F2B35"/>
    <w:rsid w:val="000F2F83"/>
    <w:rsid w:val="000F2FA4"/>
    <w:rsid w:val="000F31F4"/>
    <w:rsid w:val="000F33DB"/>
    <w:rsid w:val="000F3A6D"/>
    <w:rsid w:val="000F45F6"/>
    <w:rsid w:val="000F49E7"/>
    <w:rsid w:val="000F4BAA"/>
    <w:rsid w:val="000F4BC8"/>
    <w:rsid w:val="000F4DF5"/>
    <w:rsid w:val="000F4EB9"/>
    <w:rsid w:val="000F4F48"/>
    <w:rsid w:val="000F5050"/>
    <w:rsid w:val="000F54C9"/>
    <w:rsid w:val="000F5617"/>
    <w:rsid w:val="000F563C"/>
    <w:rsid w:val="000F5DA7"/>
    <w:rsid w:val="000F6165"/>
    <w:rsid w:val="000F6242"/>
    <w:rsid w:val="000F6244"/>
    <w:rsid w:val="000F6344"/>
    <w:rsid w:val="000F6607"/>
    <w:rsid w:val="000F667E"/>
    <w:rsid w:val="000F66B0"/>
    <w:rsid w:val="000F68A5"/>
    <w:rsid w:val="000F6B2E"/>
    <w:rsid w:val="000F7CB5"/>
    <w:rsid w:val="000F7DB6"/>
    <w:rsid w:val="001001CA"/>
    <w:rsid w:val="00100200"/>
    <w:rsid w:val="00100F1D"/>
    <w:rsid w:val="00100FB0"/>
    <w:rsid w:val="0010103C"/>
    <w:rsid w:val="00101279"/>
    <w:rsid w:val="00101553"/>
    <w:rsid w:val="001016D3"/>
    <w:rsid w:val="00101750"/>
    <w:rsid w:val="0010247E"/>
    <w:rsid w:val="00102486"/>
    <w:rsid w:val="00102592"/>
    <w:rsid w:val="0010324E"/>
    <w:rsid w:val="00103457"/>
    <w:rsid w:val="00103A12"/>
    <w:rsid w:val="00103A8E"/>
    <w:rsid w:val="00103B6A"/>
    <w:rsid w:val="0010417C"/>
    <w:rsid w:val="00104188"/>
    <w:rsid w:val="00104582"/>
    <w:rsid w:val="001045B2"/>
    <w:rsid w:val="00104898"/>
    <w:rsid w:val="00104995"/>
    <w:rsid w:val="00104BD2"/>
    <w:rsid w:val="00104DCC"/>
    <w:rsid w:val="00105728"/>
    <w:rsid w:val="00105916"/>
    <w:rsid w:val="00105BFD"/>
    <w:rsid w:val="00106215"/>
    <w:rsid w:val="00106572"/>
    <w:rsid w:val="001066CA"/>
    <w:rsid w:val="00106A1B"/>
    <w:rsid w:val="00106A9C"/>
    <w:rsid w:val="00106EA8"/>
    <w:rsid w:val="001072E7"/>
    <w:rsid w:val="0010766A"/>
    <w:rsid w:val="001078A5"/>
    <w:rsid w:val="00107C15"/>
    <w:rsid w:val="00107CC5"/>
    <w:rsid w:val="00107FC7"/>
    <w:rsid w:val="0011007F"/>
    <w:rsid w:val="0011048C"/>
    <w:rsid w:val="001104C1"/>
    <w:rsid w:val="001108F0"/>
    <w:rsid w:val="00110942"/>
    <w:rsid w:val="001109F0"/>
    <w:rsid w:val="00110BE8"/>
    <w:rsid w:val="001111A0"/>
    <w:rsid w:val="00111305"/>
    <w:rsid w:val="001116A2"/>
    <w:rsid w:val="00111AD9"/>
    <w:rsid w:val="00111BD9"/>
    <w:rsid w:val="00112278"/>
    <w:rsid w:val="0011283E"/>
    <w:rsid w:val="0011287F"/>
    <w:rsid w:val="00112B7F"/>
    <w:rsid w:val="00113504"/>
    <w:rsid w:val="0011399B"/>
    <w:rsid w:val="00113FC7"/>
    <w:rsid w:val="0011476B"/>
    <w:rsid w:val="00114CBC"/>
    <w:rsid w:val="0011509C"/>
    <w:rsid w:val="0011515A"/>
    <w:rsid w:val="00115193"/>
    <w:rsid w:val="0011557A"/>
    <w:rsid w:val="00115C40"/>
    <w:rsid w:val="00115DA7"/>
    <w:rsid w:val="00116093"/>
    <w:rsid w:val="00116403"/>
    <w:rsid w:val="00116B2B"/>
    <w:rsid w:val="00116D7F"/>
    <w:rsid w:val="00116F18"/>
    <w:rsid w:val="0011719A"/>
    <w:rsid w:val="00117373"/>
    <w:rsid w:val="001178D4"/>
    <w:rsid w:val="00117935"/>
    <w:rsid w:val="00117AB0"/>
    <w:rsid w:val="00117B9F"/>
    <w:rsid w:val="00117C82"/>
    <w:rsid w:val="00117D7B"/>
    <w:rsid w:val="001201B0"/>
    <w:rsid w:val="00120279"/>
    <w:rsid w:val="00120472"/>
    <w:rsid w:val="00120489"/>
    <w:rsid w:val="00120793"/>
    <w:rsid w:val="001208D6"/>
    <w:rsid w:val="00120E0B"/>
    <w:rsid w:val="00120E9D"/>
    <w:rsid w:val="001214DE"/>
    <w:rsid w:val="0012170B"/>
    <w:rsid w:val="00121F09"/>
    <w:rsid w:val="00122096"/>
    <w:rsid w:val="00122168"/>
    <w:rsid w:val="0012249D"/>
    <w:rsid w:val="001229CF"/>
    <w:rsid w:val="001229F3"/>
    <w:rsid w:val="00122B4E"/>
    <w:rsid w:val="001232B1"/>
    <w:rsid w:val="00123417"/>
    <w:rsid w:val="00123650"/>
    <w:rsid w:val="00123902"/>
    <w:rsid w:val="00123C4F"/>
    <w:rsid w:val="00123C66"/>
    <w:rsid w:val="00124112"/>
    <w:rsid w:val="0012414C"/>
    <w:rsid w:val="0012429C"/>
    <w:rsid w:val="00124647"/>
    <w:rsid w:val="00124655"/>
    <w:rsid w:val="0012554F"/>
    <w:rsid w:val="00125996"/>
    <w:rsid w:val="00125EDF"/>
    <w:rsid w:val="00125F73"/>
    <w:rsid w:val="00126168"/>
    <w:rsid w:val="001268C3"/>
    <w:rsid w:val="001269DE"/>
    <w:rsid w:val="00126C9E"/>
    <w:rsid w:val="00126CAB"/>
    <w:rsid w:val="00126D57"/>
    <w:rsid w:val="00126E59"/>
    <w:rsid w:val="001278F9"/>
    <w:rsid w:val="00127AAF"/>
    <w:rsid w:val="00127D64"/>
    <w:rsid w:val="00130032"/>
    <w:rsid w:val="001302B3"/>
    <w:rsid w:val="00130368"/>
    <w:rsid w:val="001304F7"/>
    <w:rsid w:val="00130627"/>
    <w:rsid w:val="00130A16"/>
    <w:rsid w:val="00130C02"/>
    <w:rsid w:val="00130D9D"/>
    <w:rsid w:val="00130E8E"/>
    <w:rsid w:val="00131061"/>
    <w:rsid w:val="0013125E"/>
    <w:rsid w:val="00131492"/>
    <w:rsid w:val="00131A13"/>
    <w:rsid w:val="00131C83"/>
    <w:rsid w:val="00131F6D"/>
    <w:rsid w:val="00132382"/>
    <w:rsid w:val="001324F2"/>
    <w:rsid w:val="00132912"/>
    <w:rsid w:val="00132B4A"/>
    <w:rsid w:val="00133398"/>
    <w:rsid w:val="001335B8"/>
    <w:rsid w:val="00133A16"/>
    <w:rsid w:val="00133AC0"/>
    <w:rsid w:val="00133C35"/>
    <w:rsid w:val="0013417C"/>
    <w:rsid w:val="00134225"/>
    <w:rsid w:val="00134566"/>
    <w:rsid w:val="00134698"/>
    <w:rsid w:val="00134795"/>
    <w:rsid w:val="001348BD"/>
    <w:rsid w:val="00134AB7"/>
    <w:rsid w:val="00134D63"/>
    <w:rsid w:val="00134DD7"/>
    <w:rsid w:val="00134E76"/>
    <w:rsid w:val="00135C00"/>
    <w:rsid w:val="00135C11"/>
    <w:rsid w:val="00135D3C"/>
    <w:rsid w:val="00135F7C"/>
    <w:rsid w:val="0013675B"/>
    <w:rsid w:val="00136962"/>
    <w:rsid w:val="00136B5A"/>
    <w:rsid w:val="0013706F"/>
    <w:rsid w:val="00137726"/>
    <w:rsid w:val="001378AC"/>
    <w:rsid w:val="001378AE"/>
    <w:rsid w:val="00137B8A"/>
    <w:rsid w:val="00137E5D"/>
    <w:rsid w:val="00137ECA"/>
    <w:rsid w:val="00137FEB"/>
    <w:rsid w:val="00140412"/>
    <w:rsid w:val="00140DC7"/>
    <w:rsid w:val="001411D4"/>
    <w:rsid w:val="00141483"/>
    <w:rsid w:val="00141651"/>
    <w:rsid w:val="001417C6"/>
    <w:rsid w:val="001417DE"/>
    <w:rsid w:val="00141C8C"/>
    <w:rsid w:val="00142206"/>
    <w:rsid w:val="00143A95"/>
    <w:rsid w:val="00143B13"/>
    <w:rsid w:val="00143F77"/>
    <w:rsid w:val="00144063"/>
    <w:rsid w:val="001440E2"/>
    <w:rsid w:val="00144906"/>
    <w:rsid w:val="00144A80"/>
    <w:rsid w:val="00144D6E"/>
    <w:rsid w:val="00144F50"/>
    <w:rsid w:val="001453C3"/>
    <w:rsid w:val="001453CE"/>
    <w:rsid w:val="00145905"/>
    <w:rsid w:val="00145C0D"/>
    <w:rsid w:val="00146475"/>
    <w:rsid w:val="001465CE"/>
    <w:rsid w:val="00146A14"/>
    <w:rsid w:val="00146D88"/>
    <w:rsid w:val="001473F3"/>
    <w:rsid w:val="001476AE"/>
    <w:rsid w:val="0014792D"/>
    <w:rsid w:val="00147E53"/>
    <w:rsid w:val="00147F72"/>
    <w:rsid w:val="001501D6"/>
    <w:rsid w:val="001506AE"/>
    <w:rsid w:val="001508B3"/>
    <w:rsid w:val="00150BA5"/>
    <w:rsid w:val="00150BCD"/>
    <w:rsid w:val="00150D67"/>
    <w:rsid w:val="00150F3F"/>
    <w:rsid w:val="0015102F"/>
    <w:rsid w:val="00151061"/>
    <w:rsid w:val="001510C0"/>
    <w:rsid w:val="001510D6"/>
    <w:rsid w:val="00151317"/>
    <w:rsid w:val="00151377"/>
    <w:rsid w:val="001516E6"/>
    <w:rsid w:val="00151A2F"/>
    <w:rsid w:val="00151B0A"/>
    <w:rsid w:val="00151F5D"/>
    <w:rsid w:val="00152085"/>
    <w:rsid w:val="00152450"/>
    <w:rsid w:val="00152602"/>
    <w:rsid w:val="001526C7"/>
    <w:rsid w:val="00152F1F"/>
    <w:rsid w:val="001531E0"/>
    <w:rsid w:val="00153297"/>
    <w:rsid w:val="001539F5"/>
    <w:rsid w:val="00153BF5"/>
    <w:rsid w:val="001541F2"/>
    <w:rsid w:val="00154238"/>
    <w:rsid w:val="00154690"/>
    <w:rsid w:val="001548AD"/>
    <w:rsid w:val="001549AC"/>
    <w:rsid w:val="00154A03"/>
    <w:rsid w:val="00154A7C"/>
    <w:rsid w:val="00154BB7"/>
    <w:rsid w:val="001550CF"/>
    <w:rsid w:val="00155263"/>
    <w:rsid w:val="0015564B"/>
    <w:rsid w:val="0015566F"/>
    <w:rsid w:val="0015569E"/>
    <w:rsid w:val="00155857"/>
    <w:rsid w:val="00155BD7"/>
    <w:rsid w:val="00155C27"/>
    <w:rsid w:val="00156091"/>
    <w:rsid w:val="00156521"/>
    <w:rsid w:val="00156683"/>
    <w:rsid w:val="00156E25"/>
    <w:rsid w:val="00157074"/>
    <w:rsid w:val="00157719"/>
    <w:rsid w:val="00157BE3"/>
    <w:rsid w:val="00157C27"/>
    <w:rsid w:val="00160114"/>
    <w:rsid w:val="00160459"/>
    <w:rsid w:val="001605C2"/>
    <w:rsid w:val="001608A0"/>
    <w:rsid w:val="00160F1D"/>
    <w:rsid w:val="001612E5"/>
    <w:rsid w:val="00161457"/>
    <w:rsid w:val="00161922"/>
    <w:rsid w:val="00161F8E"/>
    <w:rsid w:val="00162089"/>
    <w:rsid w:val="0016238E"/>
    <w:rsid w:val="001625AF"/>
    <w:rsid w:val="00162AA9"/>
    <w:rsid w:val="00163535"/>
    <w:rsid w:val="0016392C"/>
    <w:rsid w:val="00163CD4"/>
    <w:rsid w:val="00163DC1"/>
    <w:rsid w:val="00163E5A"/>
    <w:rsid w:val="001640D0"/>
    <w:rsid w:val="001640DE"/>
    <w:rsid w:val="00164131"/>
    <w:rsid w:val="0016428D"/>
    <w:rsid w:val="00164305"/>
    <w:rsid w:val="00164488"/>
    <w:rsid w:val="001644C4"/>
    <w:rsid w:val="0016477C"/>
    <w:rsid w:val="00165979"/>
    <w:rsid w:val="00165FB2"/>
    <w:rsid w:val="00166027"/>
    <w:rsid w:val="00166455"/>
    <w:rsid w:val="00166C73"/>
    <w:rsid w:val="00167978"/>
    <w:rsid w:val="00167CFA"/>
    <w:rsid w:val="00167D8B"/>
    <w:rsid w:val="00170227"/>
    <w:rsid w:val="001702F3"/>
    <w:rsid w:val="00170C6F"/>
    <w:rsid w:val="00170D6D"/>
    <w:rsid w:val="00170DF8"/>
    <w:rsid w:val="001718D9"/>
    <w:rsid w:val="00171A51"/>
    <w:rsid w:val="00171C87"/>
    <w:rsid w:val="00171D9D"/>
    <w:rsid w:val="00171E9D"/>
    <w:rsid w:val="00171EE9"/>
    <w:rsid w:val="0017235A"/>
    <w:rsid w:val="0017259D"/>
    <w:rsid w:val="0017271D"/>
    <w:rsid w:val="001728E1"/>
    <w:rsid w:val="00172CF1"/>
    <w:rsid w:val="001731BF"/>
    <w:rsid w:val="00173577"/>
    <w:rsid w:val="00173C31"/>
    <w:rsid w:val="001740C6"/>
    <w:rsid w:val="0017422C"/>
    <w:rsid w:val="0017428F"/>
    <w:rsid w:val="00174339"/>
    <w:rsid w:val="00174346"/>
    <w:rsid w:val="00174663"/>
    <w:rsid w:val="0017475B"/>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70BF"/>
    <w:rsid w:val="00177859"/>
    <w:rsid w:val="00177C2B"/>
    <w:rsid w:val="00177C52"/>
    <w:rsid w:val="00177E9A"/>
    <w:rsid w:val="00180355"/>
    <w:rsid w:val="00180487"/>
    <w:rsid w:val="001804F9"/>
    <w:rsid w:val="001808A7"/>
    <w:rsid w:val="00180A30"/>
    <w:rsid w:val="00180C48"/>
    <w:rsid w:val="00180CD9"/>
    <w:rsid w:val="00181151"/>
    <w:rsid w:val="001811B8"/>
    <w:rsid w:val="00181623"/>
    <w:rsid w:val="00181FFD"/>
    <w:rsid w:val="001825F1"/>
    <w:rsid w:val="0018289C"/>
    <w:rsid w:val="00182926"/>
    <w:rsid w:val="001829F1"/>
    <w:rsid w:val="00182E36"/>
    <w:rsid w:val="00182F03"/>
    <w:rsid w:val="00182FE5"/>
    <w:rsid w:val="00183255"/>
    <w:rsid w:val="001836B0"/>
    <w:rsid w:val="001839C3"/>
    <w:rsid w:val="00183CBB"/>
    <w:rsid w:val="001843C6"/>
    <w:rsid w:val="001845D5"/>
    <w:rsid w:val="001845F3"/>
    <w:rsid w:val="001846D4"/>
    <w:rsid w:val="00184C4A"/>
    <w:rsid w:val="00184CC4"/>
    <w:rsid w:val="00184D5F"/>
    <w:rsid w:val="00184E24"/>
    <w:rsid w:val="00185176"/>
    <w:rsid w:val="00185C09"/>
    <w:rsid w:val="00185F09"/>
    <w:rsid w:val="001861F5"/>
    <w:rsid w:val="001864B9"/>
    <w:rsid w:val="00186670"/>
    <w:rsid w:val="00186744"/>
    <w:rsid w:val="00186840"/>
    <w:rsid w:val="00186CF1"/>
    <w:rsid w:val="00186F35"/>
    <w:rsid w:val="001871C0"/>
    <w:rsid w:val="001873D7"/>
    <w:rsid w:val="001874B8"/>
    <w:rsid w:val="001904EE"/>
    <w:rsid w:val="00190AC7"/>
    <w:rsid w:val="001911B7"/>
    <w:rsid w:val="001917D0"/>
    <w:rsid w:val="00191816"/>
    <w:rsid w:val="0019224C"/>
    <w:rsid w:val="0019270C"/>
    <w:rsid w:val="0019279D"/>
    <w:rsid w:val="00192944"/>
    <w:rsid w:val="00192BBD"/>
    <w:rsid w:val="00192BD1"/>
    <w:rsid w:val="00192D2B"/>
    <w:rsid w:val="00192E62"/>
    <w:rsid w:val="00192E63"/>
    <w:rsid w:val="00192F17"/>
    <w:rsid w:val="001931C0"/>
    <w:rsid w:val="00193475"/>
    <w:rsid w:val="00193936"/>
    <w:rsid w:val="001939FF"/>
    <w:rsid w:val="00193AB7"/>
    <w:rsid w:val="0019469C"/>
    <w:rsid w:val="00194706"/>
    <w:rsid w:val="0019474F"/>
    <w:rsid w:val="00194849"/>
    <w:rsid w:val="00194A82"/>
    <w:rsid w:val="00194C18"/>
    <w:rsid w:val="001950C3"/>
    <w:rsid w:val="001955F1"/>
    <w:rsid w:val="0019561F"/>
    <w:rsid w:val="00195665"/>
    <w:rsid w:val="00195AEA"/>
    <w:rsid w:val="00195C01"/>
    <w:rsid w:val="00195C09"/>
    <w:rsid w:val="0019634C"/>
    <w:rsid w:val="001966DA"/>
    <w:rsid w:val="00196877"/>
    <w:rsid w:val="00196AD3"/>
    <w:rsid w:val="00197007"/>
    <w:rsid w:val="001970FD"/>
    <w:rsid w:val="00197102"/>
    <w:rsid w:val="00197573"/>
    <w:rsid w:val="001977EF"/>
    <w:rsid w:val="00197B37"/>
    <w:rsid w:val="00197B3C"/>
    <w:rsid w:val="00197C11"/>
    <w:rsid w:val="001A05A4"/>
    <w:rsid w:val="001A05B2"/>
    <w:rsid w:val="001A07EF"/>
    <w:rsid w:val="001A08F5"/>
    <w:rsid w:val="001A0CDA"/>
    <w:rsid w:val="001A124D"/>
    <w:rsid w:val="001A1671"/>
    <w:rsid w:val="001A174C"/>
    <w:rsid w:val="001A17D0"/>
    <w:rsid w:val="001A1EBC"/>
    <w:rsid w:val="001A246C"/>
    <w:rsid w:val="001A262A"/>
    <w:rsid w:val="001A2684"/>
    <w:rsid w:val="001A275E"/>
    <w:rsid w:val="001A2A45"/>
    <w:rsid w:val="001A2F5C"/>
    <w:rsid w:val="001A2FFF"/>
    <w:rsid w:val="001A30BA"/>
    <w:rsid w:val="001A30DF"/>
    <w:rsid w:val="001A3558"/>
    <w:rsid w:val="001A36DC"/>
    <w:rsid w:val="001A37CD"/>
    <w:rsid w:val="001A3832"/>
    <w:rsid w:val="001A3843"/>
    <w:rsid w:val="001A3CE4"/>
    <w:rsid w:val="001A3E69"/>
    <w:rsid w:val="001A48C2"/>
    <w:rsid w:val="001A4A1A"/>
    <w:rsid w:val="001A520A"/>
    <w:rsid w:val="001A529C"/>
    <w:rsid w:val="001A5A11"/>
    <w:rsid w:val="001A5A90"/>
    <w:rsid w:val="001A5B23"/>
    <w:rsid w:val="001A5BCB"/>
    <w:rsid w:val="001A5CAA"/>
    <w:rsid w:val="001A6007"/>
    <w:rsid w:val="001A63CB"/>
    <w:rsid w:val="001A65BA"/>
    <w:rsid w:val="001A6626"/>
    <w:rsid w:val="001A6790"/>
    <w:rsid w:val="001A6AA3"/>
    <w:rsid w:val="001A71FC"/>
    <w:rsid w:val="001A74D4"/>
    <w:rsid w:val="001A7526"/>
    <w:rsid w:val="001A7C16"/>
    <w:rsid w:val="001A7ED9"/>
    <w:rsid w:val="001B01E6"/>
    <w:rsid w:val="001B0550"/>
    <w:rsid w:val="001B0A04"/>
    <w:rsid w:val="001B0CD3"/>
    <w:rsid w:val="001B10C1"/>
    <w:rsid w:val="001B128D"/>
    <w:rsid w:val="001B1343"/>
    <w:rsid w:val="001B1357"/>
    <w:rsid w:val="001B18E4"/>
    <w:rsid w:val="001B1B0A"/>
    <w:rsid w:val="001B1CC5"/>
    <w:rsid w:val="001B1E41"/>
    <w:rsid w:val="001B2198"/>
    <w:rsid w:val="001B22B5"/>
    <w:rsid w:val="001B23AA"/>
    <w:rsid w:val="001B24B6"/>
    <w:rsid w:val="001B2758"/>
    <w:rsid w:val="001B2E15"/>
    <w:rsid w:val="001B2EC3"/>
    <w:rsid w:val="001B32C0"/>
    <w:rsid w:val="001B3507"/>
    <w:rsid w:val="001B36BD"/>
    <w:rsid w:val="001B3717"/>
    <w:rsid w:val="001B3959"/>
    <w:rsid w:val="001B3A10"/>
    <w:rsid w:val="001B3CC4"/>
    <w:rsid w:val="001B45EA"/>
    <w:rsid w:val="001B45FA"/>
    <w:rsid w:val="001B4A03"/>
    <w:rsid w:val="001B4C35"/>
    <w:rsid w:val="001B5346"/>
    <w:rsid w:val="001B5456"/>
    <w:rsid w:val="001B58B2"/>
    <w:rsid w:val="001B591D"/>
    <w:rsid w:val="001B5E84"/>
    <w:rsid w:val="001B5EFB"/>
    <w:rsid w:val="001B6658"/>
    <w:rsid w:val="001B697F"/>
    <w:rsid w:val="001B6D1F"/>
    <w:rsid w:val="001B6D75"/>
    <w:rsid w:val="001B706B"/>
    <w:rsid w:val="001B717F"/>
    <w:rsid w:val="001B71FF"/>
    <w:rsid w:val="001B7677"/>
    <w:rsid w:val="001B772C"/>
    <w:rsid w:val="001B77E2"/>
    <w:rsid w:val="001B7A1A"/>
    <w:rsid w:val="001C01A4"/>
    <w:rsid w:val="001C03B0"/>
    <w:rsid w:val="001C1197"/>
    <w:rsid w:val="001C1F5C"/>
    <w:rsid w:val="001C1F9D"/>
    <w:rsid w:val="001C2035"/>
    <w:rsid w:val="001C212C"/>
    <w:rsid w:val="001C229B"/>
    <w:rsid w:val="001C2337"/>
    <w:rsid w:val="001C2A70"/>
    <w:rsid w:val="001C2D4F"/>
    <w:rsid w:val="001C3004"/>
    <w:rsid w:val="001C31D1"/>
    <w:rsid w:val="001C3397"/>
    <w:rsid w:val="001C38A9"/>
    <w:rsid w:val="001C39F8"/>
    <w:rsid w:val="001C3B20"/>
    <w:rsid w:val="001C3B71"/>
    <w:rsid w:val="001C3E2A"/>
    <w:rsid w:val="001C44F6"/>
    <w:rsid w:val="001C45AE"/>
    <w:rsid w:val="001C45B9"/>
    <w:rsid w:val="001C46F9"/>
    <w:rsid w:val="001C4878"/>
    <w:rsid w:val="001C4C23"/>
    <w:rsid w:val="001C4E02"/>
    <w:rsid w:val="001C50C4"/>
    <w:rsid w:val="001C5119"/>
    <w:rsid w:val="001C62E3"/>
    <w:rsid w:val="001C6403"/>
    <w:rsid w:val="001C652E"/>
    <w:rsid w:val="001C68CE"/>
    <w:rsid w:val="001C6933"/>
    <w:rsid w:val="001C6BEE"/>
    <w:rsid w:val="001C6D9B"/>
    <w:rsid w:val="001C6E6E"/>
    <w:rsid w:val="001C7B67"/>
    <w:rsid w:val="001D001C"/>
    <w:rsid w:val="001D005D"/>
    <w:rsid w:val="001D098B"/>
    <w:rsid w:val="001D0A16"/>
    <w:rsid w:val="001D10F8"/>
    <w:rsid w:val="001D137F"/>
    <w:rsid w:val="001D1765"/>
    <w:rsid w:val="001D18BA"/>
    <w:rsid w:val="001D190E"/>
    <w:rsid w:val="001D1A43"/>
    <w:rsid w:val="001D1BEE"/>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5527"/>
    <w:rsid w:val="001D573D"/>
    <w:rsid w:val="001D5CF3"/>
    <w:rsid w:val="001D63BE"/>
    <w:rsid w:val="001D676B"/>
    <w:rsid w:val="001D6908"/>
    <w:rsid w:val="001D7010"/>
    <w:rsid w:val="001D73E2"/>
    <w:rsid w:val="001D78E8"/>
    <w:rsid w:val="001D7A2A"/>
    <w:rsid w:val="001E0007"/>
    <w:rsid w:val="001E0173"/>
    <w:rsid w:val="001E0645"/>
    <w:rsid w:val="001E0C73"/>
    <w:rsid w:val="001E106A"/>
    <w:rsid w:val="001E1313"/>
    <w:rsid w:val="001E135B"/>
    <w:rsid w:val="001E1415"/>
    <w:rsid w:val="001E164D"/>
    <w:rsid w:val="001E167A"/>
    <w:rsid w:val="001E16C4"/>
    <w:rsid w:val="001E1CBA"/>
    <w:rsid w:val="001E1CBD"/>
    <w:rsid w:val="001E1FD8"/>
    <w:rsid w:val="001E230B"/>
    <w:rsid w:val="001E238E"/>
    <w:rsid w:val="001E2476"/>
    <w:rsid w:val="001E24F7"/>
    <w:rsid w:val="001E2786"/>
    <w:rsid w:val="001E2D11"/>
    <w:rsid w:val="001E2D4B"/>
    <w:rsid w:val="001E2D4E"/>
    <w:rsid w:val="001E30B3"/>
    <w:rsid w:val="001E34CD"/>
    <w:rsid w:val="001E3E4B"/>
    <w:rsid w:val="001E41AA"/>
    <w:rsid w:val="001E4A37"/>
    <w:rsid w:val="001E4B9D"/>
    <w:rsid w:val="001E5001"/>
    <w:rsid w:val="001E55F1"/>
    <w:rsid w:val="001E7BBF"/>
    <w:rsid w:val="001E7D35"/>
    <w:rsid w:val="001F038C"/>
    <w:rsid w:val="001F0552"/>
    <w:rsid w:val="001F096F"/>
    <w:rsid w:val="001F0B9F"/>
    <w:rsid w:val="001F0CC4"/>
    <w:rsid w:val="001F1304"/>
    <w:rsid w:val="001F15E5"/>
    <w:rsid w:val="001F1721"/>
    <w:rsid w:val="001F17EA"/>
    <w:rsid w:val="001F1912"/>
    <w:rsid w:val="001F19DC"/>
    <w:rsid w:val="001F1AE0"/>
    <w:rsid w:val="001F1B93"/>
    <w:rsid w:val="001F1DCB"/>
    <w:rsid w:val="001F1EAA"/>
    <w:rsid w:val="001F1FAD"/>
    <w:rsid w:val="001F2107"/>
    <w:rsid w:val="001F22F6"/>
    <w:rsid w:val="001F233D"/>
    <w:rsid w:val="001F2D74"/>
    <w:rsid w:val="001F2E5D"/>
    <w:rsid w:val="001F2E9D"/>
    <w:rsid w:val="001F2EC1"/>
    <w:rsid w:val="001F2F3E"/>
    <w:rsid w:val="001F311A"/>
    <w:rsid w:val="001F340F"/>
    <w:rsid w:val="001F3437"/>
    <w:rsid w:val="001F3BFD"/>
    <w:rsid w:val="001F3C90"/>
    <w:rsid w:val="001F3C95"/>
    <w:rsid w:val="001F4351"/>
    <w:rsid w:val="001F43C7"/>
    <w:rsid w:val="001F4544"/>
    <w:rsid w:val="001F4597"/>
    <w:rsid w:val="001F45AC"/>
    <w:rsid w:val="001F4DB1"/>
    <w:rsid w:val="001F5000"/>
    <w:rsid w:val="001F51E2"/>
    <w:rsid w:val="001F575C"/>
    <w:rsid w:val="001F5836"/>
    <w:rsid w:val="001F5CDA"/>
    <w:rsid w:val="001F6539"/>
    <w:rsid w:val="001F68E0"/>
    <w:rsid w:val="001F6E5C"/>
    <w:rsid w:val="001F7068"/>
    <w:rsid w:val="001F745C"/>
    <w:rsid w:val="001F75A1"/>
    <w:rsid w:val="001F7665"/>
    <w:rsid w:val="001F77D6"/>
    <w:rsid w:val="001F7C91"/>
    <w:rsid w:val="00200804"/>
    <w:rsid w:val="00200CA2"/>
    <w:rsid w:val="00200D9A"/>
    <w:rsid w:val="00200F61"/>
    <w:rsid w:val="0020124E"/>
    <w:rsid w:val="0020156E"/>
    <w:rsid w:val="00201822"/>
    <w:rsid w:val="00201C51"/>
    <w:rsid w:val="00201DB0"/>
    <w:rsid w:val="00201F0E"/>
    <w:rsid w:val="00201FF9"/>
    <w:rsid w:val="0020233B"/>
    <w:rsid w:val="00202633"/>
    <w:rsid w:val="00202C54"/>
    <w:rsid w:val="00202DD7"/>
    <w:rsid w:val="0020338C"/>
    <w:rsid w:val="00203447"/>
    <w:rsid w:val="0020391C"/>
    <w:rsid w:val="0020398E"/>
    <w:rsid w:val="00203B34"/>
    <w:rsid w:val="00203EF2"/>
    <w:rsid w:val="002044C6"/>
    <w:rsid w:val="0020490A"/>
    <w:rsid w:val="00204AD9"/>
    <w:rsid w:val="00205237"/>
    <w:rsid w:val="00205560"/>
    <w:rsid w:val="002055DA"/>
    <w:rsid w:val="002059D4"/>
    <w:rsid w:val="002064AA"/>
    <w:rsid w:val="00206EF9"/>
    <w:rsid w:val="00206F27"/>
    <w:rsid w:val="00206F97"/>
    <w:rsid w:val="00207453"/>
    <w:rsid w:val="0020746E"/>
    <w:rsid w:val="00207516"/>
    <w:rsid w:val="002079E1"/>
    <w:rsid w:val="00210001"/>
    <w:rsid w:val="002100AC"/>
    <w:rsid w:val="00210936"/>
    <w:rsid w:val="00211329"/>
    <w:rsid w:val="0021134A"/>
    <w:rsid w:val="002117E9"/>
    <w:rsid w:val="002118F4"/>
    <w:rsid w:val="00211A9A"/>
    <w:rsid w:val="00212344"/>
    <w:rsid w:val="00212399"/>
    <w:rsid w:val="00212544"/>
    <w:rsid w:val="00212836"/>
    <w:rsid w:val="00212857"/>
    <w:rsid w:val="0021293B"/>
    <w:rsid w:val="00212AD4"/>
    <w:rsid w:val="00213147"/>
    <w:rsid w:val="002131BA"/>
    <w:rsid w:val="00213514"/>
    <w:rsid w:val="002135A0"/>
    <w:rsid w:val="0021373B"/>
    <w:rsid w:val="002137CB"/>
    <w:rsid w:val="00213917"/>
    <w:rsid w:val="00213F94"/>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7034"/>
    <w:rsid w:val="0021715D"/>
    <w:rsid w:val="002176A7"/>
    <w:rsid w:val="00217748"/>
    <w:rsid w:val="00217AC8"/>
    <w:rsid w:val="00217ED5"/>
    <w:rsid w:val="002208BC"/>
    <w:rsid w:val="0022094B"/>
    <w:rsid w:val="00220B8B"/>
    <w:rsid w:val="00220C33"/>
    <w:rsid w:val="00220E21"/>
    <w:rsid w:val="0022255F"/>
    <w:rsid w:val="0022259F"/>
    <w:rsid w:val="00222C11"/>
    <w:rsid w:val="00222C38"/>
    <w:rsid w:val="00222D7A"/>
    <w:rsid w:val="00223105"/>
    <w:rsid w:val="0022372A"/>
    <w:rsid w:val="002238D4"/>
    <w:rsid w:val="0022392F"/>
    <w:rsid w:val="00223AD8"/>
    <w:rsid w:val="00223CAB"/>
    <w:rsid w:val="00223F67"/>
    <w:rsid w:val="002242F0"/>
    <w:rsid w:val="002247EB"/>
    <w:rsid w:val="0022480E"/>
    <w:rsid w:val="00224869"/>
    <w:rsid w:val="00224B3F"/>
    <w:rsid w:val="00224B60"/>
    <w:rsid w:val="00225449"/>
    <w:rsid w:val="00225450"/>
    <w:rsid w:val="002256FB"/>
    <w:rsid w:val="00225B25"/>
    <w:rsid w:val="00225C0E"/>
    <w:rsid w:val="00225EE9"/>
    <w:rsid w:val="00226060"/>
    <w:rsid w:val="0022676D"/>
    <w:rsid w:val="00226BDF"/>
    <w:rsid w:val="00226C59"/>
    <w:rsid w:val="002274A0"/>
    <w:rsid w:val="002274B4"/>
    <w:rsid w:val="0022765A"/>
    <w:rsid w:val="0022772B"/>
    <w:rsid w:val="0022772E"/>
    <w:rsid w:val="00227B23"/>
    <w:rsid w:val="00227D40"/>
    <w:rsid w:val="002300D4"/>
    <w:rsid w:val="002300F1"/>
    <w:rsid w:val="002303E1"/>
    <w:rsid w:val="002305B6"/>
    <w:rsid w:val="00230821"/>
    <w:rsid w:val="00230E56"/>
    <w:rsid w:val="0023128A"/>
    <w:rsid w:val="00231644"/>
    <w:rsid w:val="00231701"/>
    <w:rsid w:val="00231758"/>
    <w:rsid w:val="00231CFF"/>
    <w:rsid w:val="00231D8F"/>
    <w:rsid w:val="002326EB"/>
    <w:rsid w:val="0023281A"/>
    <w:rsid w:val="002328AD"/>
    <w:rsid w:val="00232CB5"/>
    <w:rsid w:val="002331B9"/>
    <w:rsid w:val="0023333C"/>
    <w:rsid w:val="0023369B"/>
    <w:rsid w:val="00233885"/>
    <w:rsid w:val="0023398C"/>
    <w:rsid w:val="00233A60"/>
    <w:rsid w:val="00233D5D"/>
    <w:rsid w:val="00233FA7"/>
    <w:rsid w:val="002342DA"/>
    <w:rsid w:val="002345D9"/>
    <w:rsid w:val="00234993"/>
    <w:rsid w:val="00234E9D"/>
    <w:rsid w:val="00235142"/>
    <w:rsid w:val="002359E5"/>
    <w:rsid w:val="00235BAE"/>
    <w:rsid w:val="0023602E"/>
    <w:rsid w:val="002360CD"/>
    <w:rsid w:val="0023641F"/>
    <w:rsid w:val="002365B2"/>
    <w:rsid w:val="002366A8"/>
    <w:rsid w:val="00236A4E"/>
    <w:rsid w:val="00236AA8"/>
    <w:rsid w:val="00236DB0"/>
    <w:rsid w:val="002376C0"/>
    <w:rsid w:val="0023797A"/>
    <w:rsid w:val="00237A20"/>
    <w:rsid w:val="00237DC3"/>
    <w:rsid w:val="00237ECB"/>
    <w:rsid w:val="00240365"/>
    <w:rsid w:val="0024044D"/>
    <w:rsid w:val="002407BF"/>
    <w:rsid w:val="0024096B"/>
    <w:rsid w:val="00240ADA"/>
    <w:rsid w:val="0024176F"/>
    <w:rsid w:val="002417B3"/>
    <w:rsid w:val="00241DB4"/>
    <w:rsid w:val="00241DF3"/>
    <w:rsid w:val="00242194"/>
    <w:rsid w:val="00242853"/>
    <w:rsid w:val="00242C8A"/>
    <w:rsid w:val="00242FA9"/>
    <w:rsid w:val="002430A1"/>
    <w:rsid w:val="002432CA"/>
    <w:rsid w:val="0024340B"/>
    <w:rsid w:val="00243884"/>
    <w:rsid w:val="00243B1C"/>
    <w:rsid w:val="00243B8E"/>
    <w:rsid w:val="002444A9"/>
    <w:rsid w:val="002446F7"/>
    <w:rsid w:val="0024582A"/>
    <w:rsid w:val="00245EF0"/>
    <w:rsid w:val="00245F34"/>
    <w:rsid w:val="002460BE"/>
    <w:rsid w:val="002462E4"/>
    <w:rsid w:val="00246696"/>
    <w:rsid w:val="00246A77"/>
    <w:rsid w:val="002472F1"/>
    <w:rsid w:val="002477CB"/>
    <w:rsid w:val="00247BAE"/>
    <w:rsid w:val="00247CC1"/>
    <w:rsid w:val="00247F6C"/>
    <w:rsid w:val="002503B4"/>
    <w:rsid w:val="002506EE"/>
    <w:rsid w:val="002509C7"/>
    <w:rsid w:val="00250A99"/>
    <w:rsid w:val="00250AED"/>
    <w:rsid w:val="00250D97"/>
    <w:rsid w:val="00251509"/>
    <w:rsid w:val="00251553"/>
    <w:rsid w:val="00251D23"/>
    <w:rsid w:val="002523E5"/>
    <w:rsid w:val="00252F85"/>
    <w:rsid w:val="00253A16"/>
    <w:rsid w:val="002544FC"/>
    <w:rsid w:val="00254520"/>
    <w:rsid w:val="00254870"/>
    <w:rsid w:val="002548F8"/>
    <w:rsid w:val="00254C3D"/>
    <w:rsid w:val="00254DA4"/>
    <w:rsid w:val="002551E3"/>
    <w:rsid w:val="002554E1"/>
    <w:rsid w:val="0025564A"/>
    <w:rsid w:val="002556BA"/>
    <w:rsid w:val="00255C4F"/>
    <w:rsid w:val="00255FFB"/>
    <w:rsid w:val="00256017"/>
    <w:rsid w:val="002561C9"/>
    <w:rsid w:val="002562D2"/>
    <w:rsid w:val="002563D9"/>
    <w:rsid w:val="00256429"/>
    <w:rsid w:val="00256C80"/>
    <w:rsid w:val="00256D36"/>
    <w:rsid w:val="00256D40"/>
    <w:rsid w:val="00256DAE"/>
    <w:rsid w:val="00256F64"/>
    <w:rsid w:val="0025712A"/>
    <w:rsid w:val="00257371"/>
    <w:rsid w:val="00257B1C"/>
    <w:rsid w:val="00260895"/>
    <w:rsid w:val="00260A49"/>
    <w:rsid w:val="00261194"/>
    <w:rsid w:val="00261433"/>
    <w:rsid w:val="00261683"/>
    <w:rsid w:val="00261862"/>
    <w:rsid w:val="00261993"/>
    <w:rsid w:val="00261D94"/>
    <w:rsid w:val="00261E54"/>
    <w:rsid w:val="00261EE9"/>
    <w:rsid w:val="00261F4B"/>
    <w:rsid w:val="00262243"/>
    <w:rsid w:val="00262BD9"/>
    <w:rsid w:val="00262C43"/>
    <w:rsid w:val="00263543"/>
    <w:rsid w:val="00263D14"/>
    <w:rsid w:val="002640FE"/>
    <w:rsid w:val="0026414E"/>
    <w:rsid w:val="00264206"/>
    <w:rsid w:val="002643A6"/>
    <w:rsid w:val="00264A0D"/>
    <w:rsid w:val="002652BA"/>
    <w:rsid w:val="00265865"/>
    <w:rsid w:val="00265B30"/>
    <w:rsid w:val="00265BDF"/>
    <w:rsid w:val="002662B6"/>
    <w:rsid w:val="00266732"/>
    <w:rsid w:val="0026677B"/>
    <w:rsid w:val="00266D64"/>
    <w:rsid w:val="002674C9"/>
    <w:rsid w:val="00267927"/>
    <w:rsid w:val="00267A34"/>
    <w:rsid w:val="00267A58"/>
    <w:rsid w:val="00267B27"/>
    <w:rsid w:val="00267B8F"/>
    <w:rsid w:val="00267BC7"/>
    <w:rsid w:val="00267D67"/>
    <w:rsid w:val="00267E85"/>
    <w:rsid w:val="00270438"/>
    <w:rsid w:val="002704EA"/>
    <w:rsid w:val="002709A0"/>
    <w:rsid w:val="00270AD5"/>
    <w:rsid w:val="00270E94"/>
    <w:rsid w:val="0027152B"/>
    <w:rsid w:val="0027179E"/>
    <w:rsid w:val="00271A3C"/>
    <w:rsid w:val="00271DD8"/>
    <w:rsid w:val="00271F1F"/>
    <w:rsid w:val="00272521"/>
    <w:rsid w:val="00272A17"/>
    <w:rsid w:val="00272FB1"/>
    <w:rsid w:val="00272FE8"/>
    <w:rsid w:val="0027372E"/>
    <w:rsid w:val="0027377B"/>
    <w:rsid w:val="00273A7F"/>
    <w:rsid w:val="00273AA4"/>
    <w:rsid w:val="00273BBD"/>
    <w:rsid w:val="002743A8"/>
    <w:rsid w:val="002743DF"/>
    <w:rsid w:val="002743F8"/>
    <w:rsid w:val="002751B9"/>
    <w:rsid w:val="0027550F"/>
    <w:rsid w:val="002759C1"/>
    <w:rsid w:val="00275A17"/>
    <w:rsid w:val="00275E78"/>
    <w:rsid w:val="00276387"/>
    <w:rsid w:val="00276390"/>
    <w:rsid w:val="00276604"/>
    <w:rsid w:val="00277D97"/>
    <w:rsid w:val="0028036D"/>
    <w:rsid w:val="00280429"/>
    <w:rsid w:val="00280618"/>
    <w:rsid w:val="00280BC0"/>
    <w:rsid w:val="00280E2D"/>
    <w:rsid w:val="0028133C"/>
    <w:rsid w:val="002814AC"/>
    <w:rsid w:val="0028182E"/>
    <w:rsid w:val="00281D34"/>
    <w:rsid w:val="002829D7"/>
    <w:rsid w:val="00283127"/>
    <w:rsid w:val="002831E1"/>
    <w:rsid w:val="002833BE"/>
    <w:rsid w:val="002833E0"/>
    <w:rsid w:val="002838CF"/>
    <w:rsid w:val="00283EDA"/>
    <w:rsid w:val="00283FE5"/>
    <w:rsid w:val="002841AE"/>
    <w:rsid w:val="002845FF"/>
    <w:rsid w:val="00284767"/>
    <w:rsid w:val="00284795"/>
    <w:rsid w:val="00284CFE"/>
    <w:rsid w:val="00284FC9"/>
    <w:rsid w:val="002851BF"/>
    <w:rsid w:val="002856B2"/>
    <w:rsid w:val="00285822"/>
    <w:rsid w:val="00285917"/>
    <w:rsid w:val="00285B2B"/>
    <w:rsid w:val="00285B7E"/>
    <w:rsid w:val="00286123"/>
    <w:rsid w:val="002866DC"/>
    <w:rsid w:val="00286B7D"/>
    <w:rsid w:val="00286EC1"/>
    <w:rsid w:val="0028753B"/>
    <w:rsid w:val="002875CF"/>
    <w:rsid w:val="002876CC"/>
    <w:rsid w:val="002879AA"/>
    <w:rsid w:val="00290027"/>
    <w:rsid w:val="00290B12"/>
    <w:rsid w:val="00290BD4"/>
    <w:rsid w:val="002914C7"/>
    <w:rsid w:val="002920EC"/>
    <w:rsid w:val="00292108"/>
    <w:rsid w:val="0029261D"/>
    <w:rsid w:val="00292744"/>
    <w:rsid w:val="00292A67"/>
    <w:rsid w:val="00292FF1"/>
    <w:rsid w:val="0029308A"/>
    <w:rsid w:val="00293565"/>
    <w:rsid w:val="00294714"/>
    <w:rsid w:val="002949A1"/>
    <w:rsid w:val="00294E6A"/>
    <w:rsid w:val="0029586B"/>
    <w:rsid w:val="00295DD4"/>
    <w:rsid w:val="00296039"/>
    <w:rsid w:val="002960EF"/>
    <w:rsid w:val="00296118"/>
    <w:rsid w:val="00296128"/>
    <w:rsid w:val="0029636D"/>
    <w:rsid w:val="0029649A"/>
    <w:rsid w:val="002967B3"/>
    <w:rsid w:val="00296CBB"/>
    <w:rsid w:val="00296D39"/>
    <w:rsid w:val="00296F60"/>
    <w:rsid w:val="00297023"/>
    <w:rsid w:val="002972A6"/>
    <w:rsid w:val="0029798C"/>
    <w:rsid w:val="002A003F"/>
    <w:rsid w:val="002A01C7"/>
    <w:rsid w:val="002A0376"/>
    <w:rsid w:val="002A08C1"/>
    <w:rsid w:val="002A0975"/>
    <w:rsid w:val="002A0C79"/>
    <w:rsid w:val="002A0E98"/>
    <w:rsid w:val="002A163E"/>
    <w:rsid w:val="002A1B3A"/>
    <w:rsid w:val="002A1C0F"/>
    <w:rsid w:val="002A27E8"/>
    <w:rsid w:val="002A28A7"/>
    <w:rsid w:val="002A2CBB"/>
    <w:rsid w:val="002A2D16"/>
    <w:rsid w:val="002A2F35"/>
    <w:rsid w:val="002A2FEA"/>
    <w:rsid w:val="002A332D"/>
    <w:rsid w:val="002A3533"/>
    <w:rsid w:val="002A3E3D"/>
    <w:rsid w:val="002A3FB2"/>
    <w:rsid w:val="002A41AC"/>
    <w:rsid w:val="002A41F4"/>
    <w:rsid w:val="002A4B3E"/>
    <w:rsid w:val="002A4E6D"/>
    <w:rsid w:val="002A5157"/>
    <w:rsid w:val="002A5545"/>
    <w:rsid w:val="002A5791"/>
    <w:rsid w:val="002A59F4"/>
    <w:rsid w:val="002A5B54"/>
    <w:rsid w:val="002A5CC2"/>
    <w:rsid w:val="002A5E06"/>
    <w:rsid w:val="002A5FC7"/>
    <w:rsid w:val="002A66C7"/>
    <w:rsid w:val="002A6710"/>
    <w:rsid w:val="002A6AAA"/>
    <w:rsid w:val="002A6C91"/>
    <w:rsid w:val="002A6D6A"/>
    <w:rsid w:val="002A6DB9"/>
    <w:rsid w:val="002A6E4E"/>
    <w:rsid w:val="002A6E85"/>
    <w:rsid w:val="002A6EAE"/>
    <w:rsid w:val="002A6EF6"/>
    <w:rsid w:val="002A776F"/>
    <w:rsid w:val="002A786B"/>
    <w:rsid w:val="002A78F8"/>
    <w:rsid w:val="002A7AAA"/>
    <w:rsid w:val="002A7C3D"/>
    <w:rsid w:val="002A7CAC"/>
    <w:rsid w:val="002A7D51"/>
    <w:rsid w:val="002A7DDC"/>
    <w:rsid w:val="002B02D5"/>
    <w:rsid w:val="002B0360"/>
    <w:rsid w:val="002B0610"/>
    <w:rsid w:val="002B08C7"/>
    <w:rsid w:val="002B0FF8"/>
    <w:rsid w:val="002B12FB"/>
    <w:rsid w:val="002B13AD"/>
    <w:rsid w:val="002B1668"/>
    <w:rsid w:val="002B170B"/>
    <w:rsid w:val="002B1AB8"/>
    <w:rsid w:val="002B1B40"/>
    <w:rsid w:val="002B1DB0"/>
    <w:rsid w:val="002B2181"/>
    <w:rsid w:val="002B2437"/>
    <w:rsid w:val="002B259D"/>
    <w:rsid w:val="002B2A8A"/>
    <w:rsid w:val="002B2C3E"/>
    <w:rsid w:val="002B33DB"/>
    <w:rsid w:val="002B354B"/>
    <w:rsid w:val="002B3B93"/>
    <w:rsid w:val="002B3B99"/>
    <w:rsid w:val="002B3ED2"/>
    <w:rsid w:val="002B403B"/>
    <w:rsid w:val="002B4304"/>
    <w:rsid w:val="002B43D9"/>
    <w:rsid w:val="002B4651"/>
    <w:rsid w:val="002B467E"/>
    <w:rsid w:val="002B4A6D"/>
    <w:rsid w:val="002B4A8B"/>
    <w:rsid w:val="002B4BA7"/>
    <w:rsid w:val="002B53AC"/>
    <w:rsid w:val="002B548F"/>
    <w:rsid w:val="002B59FE"/>
    <w:rsid w:val="002B5AEC"/>
    <w:rsid w:val="002B6755"/>
    <w:rsid w:val="002B70C1"/>
    <w:rsid w:val="002B7454"/>
    <w:rsid w:val="002B7612"/>
    <w:rsid w:val="002B7A94"/>
    <w:rsid w:val="002B7B22"/>
    <w:rsid w:val="002B7B4F"/>
    <w:rsid w:val="002B7E34"/>
    <w:rsid w:val="002C0195"/>
    <w:rsid w:val="002C037F"/>
    <w:rsid w:val="002C0922"/>
    <w:rsid w:val="002C1265"/>
    <w:rsid w:val="002C13E2"/>
    <w:rsid w:val="002C1888"/>
    <w:rsid w:val="002C1E59"/>
    <w:rsid w:val="002C2311"/>
    <w:rsid w:val="002C231C"/>
    <w:rsid w:val="002C233F"/>
    <w:rsid w:val="002C2806"/>
    <w:rsid w:val="002C298C"/>
    <w:rsid w:val="002C2C21"/>
    <w:rsid w:val="002C2D6E"/>
    <w:rsid w:val="002C34AF"/>
    <w:rsid w:val="002C35B6"/>
    <w:rsid w:val="002C375A"/>
    <w:rsid w:val="002C3770"/>
    <w:rsid w:val="002C3B33"/>
    <w:rsid w:val="002C4824"/>
    <w:rsid w:val="002C4D31"/>
    <w:rsid w:val="002C5092"/>
    <w:rsid w:val="002C5994"/>
    <w:rsid w:val="002C5A0F"/>
    <w:rsid w:val="002C6080"/>
    <w:rsid w:val="002C62B9"/>
    <w:rsid w:val="002C632F"/>
    <w:rsid w:val="002C6379"/>
    <w:rsid w:val="002C64AD"/>
    <w:rsid w:val="002C67F5"/>
    <w:rsid w:val="002C6858"/>
    <w:rsid w:val="002C68ED"/>
    <w:rsid w:val="002C6948"/>
    <w:rsid w:val="002C6D99"/>
    <w:rsid w:val="002C6EFD"/>
    <w:rsid w:val="002C7059"/>
    <w:rsid w:val="002C70E8"/>
    <w:rsid w:val="002C715A"/>
    <w:rsid w:val="002C7898"/>
    <w:rsid w:val="002C79F4"/>
    <w:rsid w:val="002C7A71"/>
    <w:rsid w:val="002C7CC3"/>
    <w:rsid w:val="002D015E"/>
    <w:rsid w:val="002D0236"/>
    <w:rsid w:val="002D0542"/>
    <w:rsid w:val="002D054C"/>
    <w:rsid w:val="002D0E7C"/>
    <w:rsid w:val="002D1089"/>
    <w:rsid w:val="002D1301"/>
    <w:rsid w:val="002D1940"/>
    <w:rsid w:val="002D1E89"/>
    <w:rsid w:val="002D1E99"/>
    <w:rsid w:val="002D1ED9"/>
    <w:rsid w:val="002D2125"/>
    <w:rsid w:val="002D281C"/>
    <w:rsid w:val="002D2838"/>
    <w:rsid w:val="002D286B"/>
    <w:rsid w:val="002D28F7"/>
    <w:rsid w:val="002D292D"/>
    <w:rsid w:val="002D34B2"/>
    <w:rsid w:val="002D3881"/>
    <w:rsid w:val="002D3FCC"/>
    <w:rsid w:val="002D40B8"/>
    <w:rsid w:val="002D45B2"/>
    <w:rsid w:val="002D471A"/>
    <w:rsid w:val="002D4803"/>
    <w:rsid w:val="002D49A6"/>
    <w:rsid w:val="002D4D7F"/>
    <w:rsid w:val="002D4D97"/>
    <w:rsid w:val="002D502C"/>
    <w:rsid w:val="002D5350"/>
    <w:rsid w:val="002D565D"/>
    <w:rsid w:val="002D5806"/>
    <w:rsid w:val="002D58E6"/>
    <w:rsid w:val="002D5A00"/>
    <w:rsid w:val="002D6168"/>
    <w:rsid w:val="002D61AA"/>
    <w:rsid w:val="002D61FB"/>
    <w:rsid w:val="002D637C"/>
    <w:rsid w:val="002D63B6"/>
    <w:rsid w:val="002D6603"/>
    <w:rsid w:val="002D685E"/>
    <w:rsid w:val="002D6888"/>
    <w:rsid w:val="002D7019"/>
    <w:rsid w:val="002D7262"/>
    <w:rsid w:val="002D73F8"/>
    <w:rsid w:val="002D7636"/>
    <w:rsid w:val="002D7B1F"/>
    <w:rsid w:val="002D7DCD"/>
    <w:rsid w:val="002D7F15"/>
    <w:rsid w:val="002E00C1"/>
    <w:rsid w:val="002E01C1"/>
    <w:rsid w:val="002E01CA"/>
    <w:rsid w:val="002E01E4"/>
    <w:rsid w:val="002E0A78"/>
    <w:rsid w:val="002E0A93"/>
    <w:rsid w:val="002E0B81"/>
    <w:rsid w:val="002E0EBB"/>
    <w:rsid w:val="002E0FD3"/>
    <w:rsid w:val="002E1014"/>
    <w:rsid w:val="002E1278"/>
    <w:rsid w:val="002E1309"/>
    <w:rsid w:val="002E1831"/>
    <w:rsid w:val="002E1A81"/>
    <w:rsid w:val="002E1D8C"/>
    <w:rsid w:val="002E1DAE"/>
    <w:rsid w:val="002E1EF1"/>
    <w:rsid w:val="002E236E"/>
    <w:rsid w:val="002E2493"/>
    <w:rsid w:val="002E24BF"/>
    <w:rsid w:val="002E2513"/>
    <w:rsid w:val="002E29FB"/>
    <w:rsid w:val="002E2A37"/>
    <w:rsid w:val="002E2AE9"/>
    <w:rsid w:val="002E2B33"/>
    <w:rsid w:val="002E2E5D"/>
    <w:rsid w:val="002E32B0"/>
    <w:rsid w:val="002E33C2"/>
    <w:rsid w:val="002E343C"/>
    <w:rsid w:val="002E3652"/>
    <w:rsid w:val="002E3CDB"/>
    <w:rsid w:val="002E422B"/>
    <w:rsid w:val="002E47AF"/>
    <w:rsid w:val="002E4915"/>
    <w:rsid w:val="002E4A5A"/>
    <w:rsid w:val="002E4F9A"/>
    <w:rsid w:val="002E523A"/>
    <w:rsid w:val="002E5264"/>
    <w:rsid w:val="002E5ABC"/>
    <w:rsid w:val="002E5C91"/>
    <w:rsid w:val="002E5CF7"/>
    <w:rsid w:val="002E63DD"/>
    <w:rsid w:val="002E6460"/>
    <w:rsid w:val="002E6506"/>
    <w:rsid w:val="002E67B8"/>
    <w:rsid w:val="002E696B"/>
    <w:rsid w:val="002E6C6E"/>
    <w:rsid w:val="002E6C7F"/>
    <w:rsid w:val="002E6DED"/>
    <w:rsid w:val="002E6F6B"/>
    <w:rsid w:val="002E71D7"/>
    <w:rsid w:val="002E7272"/>
    <w:rsid w:val="002E72E5"/>
    <w:rsid w:val="002E775A"/>
    <w:rsid w:val="002E7956"/>
    <w:rsid w:val="002E7DAB"/>
    <w:rsid w:val="002E7E5B"/>
    <w:rsid w:val="002E7E9C"/>
    <w:rsid w:val="002E7F8F"/>
    <w:rsid w:val="002F01F2"/>
    <w:rsid w:val="002F05C6"/>
    <w:rsid w:val="002F07CC"/>
    <w:rsid w:val="002F09AB"/>
    <w:rsid w:val="002F0A94"/>
    <w:rsid w:val="002F0AB3"/>
    <w:rsid w:val="002F0AB5"/>
    <w:rsid w:val="002F0F6F"/>
    <w:rsid w:val="002F15C0"/>
    <w:rsid w:val="002F1A71"/>
    <w:rsid w:val="002F1D03"/>
    <w:rsid w:val="002F257C"/>
    <w:rsid w:val="002F2810"/>
    <w:rsid w:val="002F2A65"/>
    <w:rsid w:val="002F2E3A"/>
    <w:rsid w:val="002F2F53"/>
    <w:rsid w:val="002F3132"/>
    <w:rsid w:val="002F35C1"/>
    <w:rsid w:val="002F3712"/>
    <w:rsid w:val="002F3945"/>
    <w:rsid w:val="002F395A"/>
    <w:rsid w:val="002F3E6C"/>
    <w:rsid w:val="002F429E"/>
    <w:rsid w:val="002F42A8"/>
    <w:rsid w:val="002F4562"/>
    <w:rsid w:val="002F4B44"/>
    <w:rsid w:val="002F4B9A"/>
    <w:rsid w:val="002F536F"/>
    <w:rsid w:val="002F5553"/>
    <w:rsid w:val="002F562A"/>
    <w:rsid w:val="002F56A6"/>
    <w:rsid w:val="002F5737"/>
    <w:rsid w:val="002F5879"/>
    <w:rsid w:val="002F5979"/>
    <w:rsid w:val="002F5A76"/>
    <w:rsid w:val="002F5BA3"/>
    <w:rsid w:val="002F5F40"/>
    <w:rsid w:val="002F6087"/>
    <w:rsid w:val="002F62B3"/>
    <w:rsid w:val="002F67E9"/>
    <w:rsid w:val="002F6B79"/>
    <w:rsid w:val="002F7968"/>
    <w:rsid w:val="002F7988"/>
    <w:rsid w:val="002F7C25"/>
    <w:rsid w:val="002F7E86"/>
    <w:rsid w:val="00300914"/>
    <w:rsid w:val="003009E8"/>
    <w:rsid w:val="00300B6C"/>
    <w:rsid w:val="00300E7C"/>
    <w:rsid w:val="003011D5"/>
    <w:rsid w:val="00301317"/>
    <w:rsid w:val="003014C6"/>
    <w:rsid w:val="0030154B"/>
    <w:rsid w:val="00301694"/>
    <w:rsid w:val="003017CF"/>
    <w:rsid w:val="00301844"/>
    <w:rsid w:val="00301E74"/>
    <w:rsid w:val="003028A9"/>
    <w:rsid w:val="00302A9B"/>
    <w:rsid w:val="00302AD1"/>
    <w:rsid w:val="00302CBC"/>
    <w:rsid w:val="003031D0"/>
    <w:rsid w:val="00303B2A"/>
    <w:rsid w:val="0030441B"/>
    <w:rsid w:val="003048B8"/>
    <w:rsid w:val="003048E4"/>
    <w:rsid w:val="00304A22"/>
    <w:rsid w:val="00304A3D"/>
    <w:rsid w:val="00304AF7"/>
    <w:rsid w:val="00304B69"/>
    <w:rsid w:val="00304E17"/>
    <w:rsid w:val="0030557F"/>
    <w:rsid w:val="0030571A"/>
    <w:rsid w:val="0030584F"/>
    <w:rsid w:val="00305C33"/>
    <w:rsid w:val="00305DF4"/>
    <w:rsid w:val="003060D2"/>
    <w:rsid w:val="00306828"/>
    <w:rsid w:val="00306976"/>
    <w:rsid w:val="00306E6F"/>
    <w:rsid w:val="00306FF2"/>
    <w:rsid w:val="0030736E"/>
    <w:rsid w:val="00307C90"/>
    <w:rsid w:val="00307F09"/>
    <w:rsid w:val="00310474"/>
    <w:rsid w:val="00310577"/>
    <w:rsid w:val="00310655"/>
    <w:rsid w:val="003109E5"/>
    <w:rsid w:val="00310BEE"/>
    <w:rsid w:val="00310F4B"/>
    <w:rsid w:val="0031108C"/>
    <w:rsid w:val="0031116D"/>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F42"/>
    <w:rsid w:val="003141F2"/>
    <w:rsid w:val="003141FA"/>
    <w:rsid w:val="003142D4"/>
    <w:rsid w:val="003142DF"/>
    <w:rsid w:val="0031461E"/>
    <w:rsid w:val="003149C5"/>
    <w:rsid w:val="00314C8E"/>
    <w:rsid w:val="00314F25"/>
    <w:rsid w:val="003150F1"/>
    <w:rsid w:val="003154A1"/>
    <w:rsid w:val="0031573A"/>
    <w:rsid w:val="00315990"/>
    <w:rsid w:val="0031605F"/>
    <w:rsid w:val="0031626F"/>
    <w:rsid w:val="003165F5"/>
    <w:rsid w:val="00316712"/>
    <w:rsid w:val="00316759"/>
    <w:rsid w:val="0031676D"/>
    <w:rsid w:val="0031681B"/>
    <w:rsid w:val="003169A5"/>
    <w:rsid w:val="00316CAE"/>
    <w:rsid w:val="0031712C"/>
    <w:rsid w:val="00317335"/>
    <w:rsid w:val="0031759E"/>
    <w:rsid w:val="00317AFD"/>
    <w:rsid w:val="00317C90"/>
    <w:rsid w:val="00317C94"/>
    <w:rsid w:val="0032043D"/>
    <w:rsid w:val="003206EF"/>
    <w:rsid w:val="00320749"/>
    <w:rsid w:val="00320851"/>
    <w:rsid w:val="00320A55"/>
    <w:rsid w:val="00320B60"/>
    <w:rsid w:val="00320B78"/>
    <w:rsid w:val="00320D1F"/>
    <w:rsid w:val="00320E27"/>
    <w:rsid w:val="003211B0"/>
    <w:rsid w:val="0032175C"/>
    <w:rsid w:val="003217B9"/>
    <w:rsid w:val="003218B7"/>
    <w:rsid w:val="00321CE7"/>
    <w:rsid w:val="003222D6"/>
    <w:rsid w:val="003222ED"/>
    <w:rsid w:val="003225A4"/>
    <w:rsid w:val="00322B02"/>
    <w:rsid w:val="00322D1D"/>
    <w:rsid w:val="00323206"/>
    <w:rsid w:val="0032321D"/>
    <w:rsid w:val="0032324E"/>
    <w:rsid w:val="0032337A"/>
    <w:rsid w:val="00323B9A"/>
    <w:rsid w:val="00323ED4"/>
    <w:rsid w:val="003241B2"/>
    <w:rsid w:val="0032483C"/>
    <w:rsid w:val="00324B53"/>
    <w:rsid w:val="00324DF6"/>
    <w:rsid w:val="00324ED3"/>
    <w:rsid w:val="00325031"/>
    <w:rsid w:val="0032506E"/>
    <w:rsid w:val="0032529C"/>
    <w:rsid w:val="00325435"/>
    <w:rsid w:val="0032579A"/>
    <w:rsid w:val="0032587A"/>
    <w:rsid w:val="003258F1"/>
    <w:rsid w:val="0032591E"/>
    <w:rsid w:val="00325967"/>
    <w:rsid w:val="00325BB3"/>
    <w:rsid w:val="00325F90"/>
    <w:rsid w:val="00326746"/>
    <w:rsid w:val="00327206"/>
    <w:rsid w:val="003278A4"/>
    <w:rsid w:val="00327A7B"/>
    <w:rsid w:val="00330339"/>
    <w:rsid w:val="00330396"/>
    <w:rsid w:val="003303A2"/>
    <w:rsid w:val="0033041B"/>
    <w:rsid w:val="00330976"/>
    <w:rsid w:val="00331315"/>
    <w:rsid w:val="00331A06"/>
    <w:rsid w:val="00331F96"/>
    <w:rsid w:val="00331FA3"/>
    <w:rsid w:val="0033201B"/>
    <w:rsid w:val="003321A9"/>
    <w:rsid w:val="0033234D"/>
    <w:rsid w:val="003326E8"/>
    <w:rsid w:val="00332E1D"/>
    <w:rsid w:val="00332F86"/>
    <w:rsid w:val="00333171"/>
    <w:rsid w:val="00333814"/>
    <w:rsid w:val="003338FE"/>
    <w:rsid w:val="00333AFA"/>
    <w:rsid w:val="00333B23"/>
    <w:rsid w:val="00333DDB"/>
    <w:rsid w:val="00333E98"/>
    <w:rsid w:val="00334311"/>
    <w:rsid w:val="00334684"/>
    <w:rsid w:val="00334E0F"/>
    <w:rsid w:val="0033526F"/>
    <w:rsid w:val="0033532B"/>
    <w:rsid w:val="0033564D"/>
    <w:rsid w:val="003358AE"/>
    <w:rsid w:val="00335A5A"/>
    <w:rsid w:val="00335B3D"/>
    <w:rsid w:val="003360C7"/>
    <w:rsid w:val="0033661B"/>
    <w:rsid w:val="0033685E"/>
    <w:rsid w:val="00336B70"/>
    <w:rsid w:val="00337453"/>
    <w:rsid w:val="00337AFE"/>
    <w:rsid w:val="00337F95"/>
    <w:rsid w:val="003404E5"/>
    <w:rsid w:val="0034084D"/>
    <w:rsid w:val="00340C02"/>
    <w:rsid w:val="00340E58"/>
    <w:rsid w:val="00340E6F"/>
    <w:rsid w:val="003412DE"/>
    <w:rsid w:val="003418CE"/>
    <w:rsid w:val="00341C1E"/>
    <w:rsid w:val="00341D97"/>
    <w:rsid w:val="00341DF2"/>
    <w:rsid w:val="003420EA"/>
    <w:rsid w:val="00342164"/>
    <w:rsid w:val="003422B1"/>
    <w:rsid w:val="003429FF"/>
    <w:rsid w:val="00342ACC"/>
    <w:rsid w:val="00342F23"/>
    <w:rsid w:val="0034309C"/>
    <w:rsid w:val="00343344"/>
    <w:rsid w:val="00343738"/>
    <w:rsid w:val="00343B47"/>
    <w:rsid w:val="00343D86"/>
    <w:rsid w:val="00343F16"/>
    <w:rsid w:val="00343FA8"/>
    <w:rsid w:val="003441FD"/>
    <w:rsid w:val="0034420B"/>
    <w:rsid w:val="00344BE1"/>
    <w:rsid w:val="0034552C"/>
    <w:rsid w:val="00345814"/>
    <w:rsid w:val="00345A55"/>
    <w:rsid w:val="00345AF5"/>
    <w:rsid w:val="00345C88"/>
    <w:rsid w:val="00345CB5"/>
    <w:rsid w:val="0034609D"/>
    <w:rsid w:val="00346436"/>
    <w:rsid w:val="003464E4"/>
    <w:rsid w:val="00346521"/>
    <w:rsid w:val="003469E4"/>
    <w:rsid w:val="00346CB9"/>
    <w:rsid w:val="0034727F"/>
    <w:rsid w:val="00347866"/>
    <w:rsid w:val="003479B8"/>
    <w:rsid w:val="00347C86"/>
    <w:rsid w:val="0035004C"/>
    <w:rsid w:val="003502A2"/>
    <w:rsid w:val="003507CE"/>
    <w:rsid w:val="00350894"/>
    <w:rsid w:val="00350EB1"/>
    <w:rsid w:val="00351433"/>
    <w:rsid w:val="0035190F"/>
    <w:rsid w:val="00351B11"/>
    <w:rsid w:val="00351F74"/>
    <w:rsid w:val="00351FD1"/>
    <w:rsid w:val="0035254F"/>
    <w:rsid w:val="00352871"/>
    <w:rsid w:val="0035299F"/>
    <w:rsid w:val="00353746"/>
    <w:rsid w:val="0035377A"/>
    <w:rsid w:val="003537B0"/>
    <w:rsid w:val="00353BA8"/>
    <w:rsid w:val="00353ED9"/>
    <w:rsid w:val="00354141"/>
    <w:rsid w:val="003541C0"/>
    <w:rsid w:val="00354A27"/>
    <w:rsid w:val="0035561A"/>
    <w:rsid w:val="00355915"/>
    <w:rsid w:val="00355A0B"/>
    <w:rsid w:val="00355C9C"/>
    <w:rsid w:val="00355E00"/>
    <w:rsid w:val="00355E19"/>
    <w:rsid w:val="00355EBD"/>
    <w:rsid w:val="003565E2"/>
    <w:rsid w:val="00356A46"/>
    <w:rsid w:val="00356C57"/>
    <w:rsid w:val="00356E7E"/>
    <w:rsid w:val="00357BD3"/>
    <w:rsid w:val="00357C7F"/>
    <w:rsid w:val="00357CBD"/>
    <w:rsid w:val="003605B7"/>
    <w:rsid w:val="00360D37"/>
    <w:rsid w:val="00360F01"/>
    <w:rsid w:val="003611A8"/>
    <w:rsid w:val="003611E8"/>
    <w:rsid w:val="0036136C"/>
    <w:rsid w:val="003613D5"/>
    <w:rsid w:val="00361AB9"/>
    <w:rsid w:val="00361B85"/>
    <w:rsid w:val="00361DD4"/>
    <w:rsid w:val="00361E0A"/>
    <w:rsid w:val="003624A3"/>
    <w:rsid w:val="003624CF"/>
    <w:rsid w:val="00362668"/>
    <w:rsid w:val="003632C7"/>
    <w:rsid w:val="00363349"/>
    <w:rsid w:val="003634A2"/>
    <w:rsid w:val="003634B1"/>
    <w:rsid w:val="00363724"/>
    <w:rsid w:val="00363EC9"/>
    <w:rsid w:val="00363F07"/>
    <w:rsid w:val="00364035"/>
    <w:rsid w:val="003640D7"/>
    <w:rsid w:val="003641A3"/>
    <w:rsid w:val="00364207"/>
    <w:rsid w:val="003643B5"/>
    <w:rsid w:val="003644B4"/>
    <w:rsid w:val="00364A1D"/>
    <w:rsid w:val="00364EAC"/>
    <w:rsid w:val="00365937"/>
    <w:rsid w:val="0036595E"/>
    <w:rsid w:val="00365A5E"/>
    <w:rsid w:val="00365C57"/>
    <w:rsid w:val="00365FF8"/>
    <w:rsid w:val="0036658C"/>
    <w:rsid w:val="003668DB"/>
    <w:rsid w:val="00366A07"/>
    <w:rsid w:val="00367096"/>
    <w:rsid w:val="003672D4"/>
    <w:rsid w:val="0036750E"/>
    <w:rsid w:val="00367704"/>
    <w:rsid w:val="0036782C"/>
    <w:rsid w:val="00367A12"/>
    <w:rsid w:val="00367CC1"/>
    <w:rsid w:val="00370042"/>
    <w:rsid w:val="00370370"/>
    <w:rsid w:val="003709F8"/>
    <w:rsid w:val="00370A66"/>
    <w:rsid w:val="00370BFB"/>
    <w:rsid w:val="00370D59"/>
    <w:rsid w:val="00370E69"/>
    <w:rsid w:val="00370EB3"/>
    <w:rsid w:val="003715AC"/>
    <w:rsid w:val="003717E1"/>
    <w:rsid w:val="003719A6"/>
    <w:rsid w:val="00371A7A"/>
    <w:rsid w:val="00371B90"/>
    <w:rsid w:val="00371E5F"/>
    <w:rsid w:val="00371FC3"/>
    <w:rsid w:val="00372445"/>
    <w:rsid w:val="003726CA"/>
    <w:rsid w:val="00373232"/>
    <w:rsid w:val="00373342"/>
    <w:rsid w:val="00373613"/>
    <w:rsid w:val="00373754"/>
    <w:rsid w:val="0037375D"/>
    <w:rsid w:val="0037381A"/>
    <w:rsid w:val="00373829"/>
    <w:rsid w:val="00373C8B"/>
    <w:rsid w:val="003740A4"/>
    <w:rsid w:val="003741CA"/>
    <w:rsid w:val="003743EB"/>
    <w:rsid w:val="0037467A"/>
    <w:rsid w:val="003746B2"/>
    <w:rsid w:val="00374AF4"/>
    <w:rsid w:val="00374EFE"/>
    <w:rsid w:val="00375301"/>
    <w:rsid w:val="00375569"/>
    <w:rsid w:val="003758D0"/>
    <w:rsid w:val="003759BD"/>
    <w:rsid w:val="00375C96"/>
    <w:rsid w:val="0037618F"/>
    <w:rsid w:val="003761A3"/>
    <w:rsid w:val="0037650E"/>
    <w:rsid w:val="00376F43"/>
    <w:rsid w:val="00376F71"/>
    <w:rsid w:val="00376FA0"/>
    <w:rsid w:val="0037779A"/>
    <w:rsid w:val="00377813"/>
    <w:rsid w:val="0037793B"/>
    <w:rsid w:val="00377E87"/>
    <w:rsid w:val="00377FC6"/>
    <w:rsid w:val="00380022"/>
    <w:rsid w:val="003801E7"/>
    <w:rsid w:val="00380AB0"/>
    <w:rsid w:val="00380C33"/>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2024"/>
    <w:rsid w:val="00382291"/>
    <w:rsid w:val="00382C9C"/>
    <w:rsid w:val="00382D84"/>
    <w:rsid w:val="00382E4D"/>
    <w:rsid w:val="003830EB"/>
    <w:rsid w:val="00383494"/>
    <w:rsid w:val="00383981"/>
    <w:rsid w:val="00383AD8"/>
    <w:rsid w:val="00383ED8"/>
    <w:rsid w:val="003840B2"/>
    <w:rsid w:val="0038420A"/>
    <w:rsid w:val="0038438A"/>
    <w:rsid w:val="003847B3"/>
    <w:rsid w:val="00384998"/>
    <w:rsid w:val="00384BE6"/>
    <w:rsid w:val="00384FB6"/>
    <w:rsid w:val="00384FFA"/>
    <w:rsid w:val="003850AB"/>
    <w:rsid w:val="00385478"/>
    <w:rsid w:val="0038565E"/>
    <w:rsid w:val="0038582A"/>
    <w:rsid w:val="00385F49"/>
    <w:rsid w:val="0038617B"/>
    <w:rsid w:val="0038637A"/>
    <w:rsid w:val="00386460"/>
    <w:rsid w:val="003865CF"/>
    <w:rsid w:val="003866BF"/>
    <w:rsid w:val="0038687E"/>
    <w:rsid w:val="00386A09"/>
    <w:rsid w:val="00386B79"/>
    <w:rsid w:val="00386E50"/>
    <w:rsid w:val="0038714B"/>
    <w:rsid w:val="00387220"/>
    <w:rsid w:val="0038762B"/>
    <w:rsid w:val="00387743"/>
    <w:rsid w:val="0038788D"/>
    <w:rsid w:val="00387F6E"/>
    <w:rsid w:val="003901CA"/>
    <w:rsid w:val="00390D2A"/>
    <w:rsid w:val="003918DA"/>
    <w:rsid w:val="00391B7F"/>
    <w:rsid w:val="00391D62"/>
    <w:rsid w:val="00391D87"/>
    <w:rsid w:val="00392386"/>
    <w:rsid w:val="00392853"/>
    <w:rsid w:val="00392BDC"/>
    <w:rsid w:val="00393013"/>
    <w:rsid w:val="00393206"/>
    <w:rsid w:val="003932C0"/>
    <w:rsid w:val="003946AB"/>
    <w:rsid w:val="003946D5"/>
    <w:rsid w:val="0039488A"/>
    <w:rsid w:val="003948AB"/>
    <w:rsid w:val="003948AD"/>
    <w:rsid w:val="003949A5"/>
    <w:rsid w:val="00394C65"/>
    <w:rsid w:val="003958DE"/>
    <w:rsid w:val="003959AC"/>
    <w:rsid w:val="00395ABD"/>
    <w:rsid w:val="00395D57"/>
    <w:rsid w:val="00395E28"/>
    <w:rsid w:val="00396000"/>
    <w:rsid w:val="00396296"/>
    <w:rsid w:val="003962E2"/>
    <w:rsid w:val="003964AA"/>
    <w:rsid w:val="00396672"/>
    <w:rsid w:val="00396761"/>
    <w:rsid w:val="0039692B"/>
    <w:rsid w:val="00396ADB"/>
    <w:rsid w:val="00396CBD"/>
    <w:rsid w:val="00396E77"/>
    <w:rsid w:val="00396FBA"/>
    <w:rsid w:val="00397001"/>
    <w:rsid w:val="003971B9"/>
    <w:rsid w:val="003971F3"/>
    <w:rsid w:val="003976FF"/>
    <w:rsid w:val="00397B2B"/>
    <w:rsid w:val="00397BCF"/>
    <w:rsid w:val="00397C48"/>
    <w:rsid w:val="00397DFD"/>
    <w:rsid w:val="00397FD4"/>
    <w:rsid w:val="003A0057"/>
    <w:rsid w:val="003A037F"/>
    <w:rsid w:val="003A0389"/>
    <w:rsid w:val="003A06FA"/>
    <w:rsid w:val="003A08F5"/>
    <w:rsid w:val="003A094F"/>
    <w:rsid w:val="003A0C7F"/>
    <w:rsid w:val="003A0DE9"/>
    <w:rsid w:val="003A0F6E"/>
    <w:rsid w:val="003A0F7A"/>
    <w:rsid w:val="003A1133"/>
    <w:rsid w:val="003A1380"/>
    <w:rsid w:val="003A16BC"/>
    <w:rsid w:val="003A1A30"/>
    <w:rsid w:val="003A1B9C"/>
    <w:rsid w:val="003A1CDE"/>
    <w:rsid w:val="003A1DB0"/>
    <w:rsid w:val="003A20DF"/>
    <w:rsid w:val="003A2B2C"/>
    <w:rsid w:val="003A2BFD"/>
    <w:rsid w:val="003A2CD5"/>
    <w:rsid w:val="003A2DDA"/>
    <w:rsid w:val="003A34A8"/>
    <w:rsid w:val="003A3642"/>
    <w:rsid w:val="003A3644"/>
    <w:rsid w:val="003A3E94"/>
    <w:rsid w:val="003A4147"/>
    <w:rsid w:val="003A465C"/>
    <w:rsid w:val="003A46C4"/>
    <w:rsid w:val="003A4B19"/>
    <w:rsid w:val="003A4F94"/>
    <w:rsid w:val="003A52B3"/>
    <w:rsid w:val="003A554B"/>
    <w:rsid w:val="003A5697"/>
    <w:rsid w:val="003A5AA4"/>
    <w:rsid w:val="003A5CAF"/>
    <w:rsid w:val="003A5DE9"/>
    <w:rsid w:val="003A609A"/>
    <w:rsid w:val="003A60DE"/>
    <w:rsid w:val="003A66D3"/>
    <w:rsid w:val="003A6745"/>
    <w:rsid w:val="003A6A7D"/>
    <w:rsid w:val="003A6B90"/>
    <w:rsid w:val="003A7420"/>
    <w:rsid w:val="003A7671"/>
    <w:rsid w:val="003A78D8"/>
    <w:rsid w:val="003A7A0A"/>
    <w:rsid w:val="003A7F64"/>
    <w:rsid w:val="003A7F8B"/>
    <w:rsid w:val="003B02BF"/>
    <w:rsid w:val="003B0D03"/>
    <w:rsid w:val="003B11CA"/>
    <w:rsid w:val="003B20E5"/>
    <w:rsid w:val="003B214B"/>
    <w:rsid w:val="003B23D1"/>
    <w:rsid w:val="003B2CE4"/>
    <w:rsid w:val="003B3256"/>
    <w:rsid w:val="003B3565"/>
    <w:rsid w:val="003B3B21"/>
    <w:rsid w:val="003B4003"/>
    <w:rsid w:val="003B4005"/>
    <w:rsid w:val="003B494F"/>
    <w:rsid w:val="003B4C4F"/>
    <w:rsid w:val="003B4EA3"/>
    <w:rsid w:val="003B52E5"/>
    <w:rsid w:val="003B544E"/>
    <w:rsid w:val="003B5DC0"/>
    <w:rsid w:val="003B5E4D"/>
    <w:rsid w:val="003B6A04"/>
    <w:rsid w:val="003B75A5"/>
    <w:rsid w:val="003B7755"/>
    <w:rsid w:val="003B78CD"/>
    <w:rsid w:val="003B7DD0"/>
    <w:rsid w:val="003B7DFC"/>
    <w:rsid w:val="003B7EE6"/>
    <w:rsid w:val="003C0453"/>
    <w:rsid w:val="003C063E"/>
    <w:rsid w:val="003C0FF0"/>
    <w:rsid w:val="003C110D"/>
    <w:rsid w:val="003C1AE5"/>
    <w:rsid w:val="003C1B8D"/>
    <w:rsid w:val="003C1C4C"/>
    <w:rsid w:val="003C1FC5"/>
    <w:rsid w:val="003C202A"/>
    <w:rsid w:val="003C243A"/>
    <w:rsid w:val="003C25C3"/>
    <w:rsid w:val="003C29EC"/>
    <w:rsid w:val="003C2DC9"/>
    <w:rsid w:val="003C2F7A"/>
    <w:rsid w:val="003C30A6"/>
    <w:rsid w:val="003C333D"/>
    <w:rsid w:val="003C3562"/>
    <w:rsid w:val="003C41FE"/>
    <w:rsid w:val="003C4200"/>
    <w:rsid w:val="003C44E9"/>
    <w:rsid w:val="003C4673"/>
    <w:rsid w:val="003C4740"/>
    <w:rsid w:val="003C4A7F"/>
    <w:rsid w:val="003C4AF0"/>
    <w:rsid w:val="003C4E6C"/>
    <w:rsid w:val="003C5209"/>
    <w:rsid w:val="003C57B4"/>
    <w:rsid w:val="003C5A0D"/>
    <w:rsid w:val="003C63B4"/>
    <w:rsid w:val="003C669C"/>
    <w:rsid w:val="003C6850"/>
    <w:rsid w:val="003C6A51"/>
    <w:rsid w:val="003C6D25"/>
    <w:rsid w:val="003C6ECF"/>
    <w:rsid w:val="003C730D"/>
    <w:rsid w:val="003C7782"/>
    <w:rsid w:val="003C7797"/>
    <w:rsid w:val="003D0116"/>
    <w:rsid w:val="003D0568"/>
    <w:rsid w:val="003D0DF5"/>
    <w:rsid w:val="003D0F09"/>
    <w:rsid w:val="003D1228"/>
    <w:rsid w:val="003D12F1"/>
    <w:rsid w:val="003D1398"/>
    <w:rsid w:val="003D1435"/>
    <w:rsid w:val="003D151E"/>
    <w:rsid w:val="003D1818"/>
    <w:rsid w:val="003D1C91"/>
    <w:rsid w:val="003D1D27"/>
    <w:rsid w:val="003D2297"/>
    <w:rsid w:val="003D27F1"/>
    <w:rsid w:val="003D2AED"/>
    <w:rsid w:val="003D2E33"/>
    <w:rsid w:val="003D3523"/>
    <w:rsid w:val="003D3D8C"/>
    <w:rsid w:val="003D3E83"/>
    <w:rsid w:val="003D3E86"/>
    <w:rsid w:val="003D42E8"/>
    <w:rsid w:val="003D43CC"/>
    <w:rsid w:val="003D4DF5"/>
    <w:rsid w:val="003D514D"/>
    <w:rsid w:val="003D5332"/>
    <w:rsid w:val="003D55AA"/>
    <w:rsid w:val="003D62D3"/>
    <w:rsid w:val="003D641B"/>
    <w:rsid w:val="003D667B"/>
    <w:rsid w:val="003D6961"/>
    <w:rsid w:val="003D6E5B"/>
    <w:rsid w:val="003D6FE9"/>
    <w:rsid w:val="003D71C2"/>
    <w:rsid w:val="003D793A"/>
    <w:rsid w:val="003D7A4F"/>
    <w:rsid w:val="003D7B0F"/>
    <w:rsid w:val="003D7B90"/>
    <w:rsid w:val="003D7D40"/>
    <w:rsid w:val="003E0327"/>
    <w:rsid w:val="003E0525"/>
    <w:rsid w:val="003E077E"/>
    <w:rsid w:val="003E08AB"/>
    <w:rsid w:val="003E09C2"/>
    <w:rsid w:val="003E0C7F"/>
    <w:rsid w:val="003E107B"/>
    <w:rsid w:val="003E1B4C"/>
    <w:rsid w:val="003E1F9C"/>
    <w:rsid w:val="003E1FDC"/>
    <w:rsid w:val="003E21E6"/>
    <w:rsid w:val="003E2379"/>
    <w:rsid w:val="003E26C6"/>
    <w:rsid w:val="003E27F6"/>
    <w:rsid w:val="003E2828"/>
    <w:rsid w:val="003E28A6"/>
    <w:rsid w:val="003E2C21"/>
    <w:rsid w:val="003E2D06"/>
    <w:rsid w:val="003E2EDE"/>
    <w:rsid w:val="003E3851"/>
    <w:rsid w:val="003E3E98"/>
    <w:rsid w:val="003E41D7"/>
    <w:rsid w:val="003E4208"/>
    <w:rsid w:val="003E4AAF"/>
    <w:rsid w:val="003E4E87"/>
    <w:rsid w:val="003E55F9"/>
    <w:rsid w:val="003E5CB4"/>
    <w:rsid w:val="003E671C"/>
    <w:rsid w:val="003E6736"/>
    <w:rsid w:val="003E6819"/>
    <w:rsid w:val="003E6986"/>
    <w:rsid w:val="003E7372"/>
    <w:rsid w:val="003E73E8"/>
    <w:rsid w:val="003E78F9"/>
    <w:rsid w:val="003E7CD8"/>
    <w:rsid w:val="003E7FE6"/>
    <w:rsid w:val="003F049A"/>
    <w:rsid w:val="003F0822"/>
    <w:rsid w:val="003F0859"/>
    <w:rsid w:val="003F0AB1"/>
    <w:rsid w:val="003F0B7C"/>
    <w:rsid w:val="003F11F8"/>
    <w:rsid w:val="003F1328"/>
    <w:rsid w:val="003F13C3"/>
    <w:rsid w:val="003F1539"/>
    <w:rsid w:val="003F19DA"/>
    <w:rsid w:val="003F24C8"/>
    <w:rsid w:val="003F2683"/>
    <w:rsid w:val="003F283C"/>
    <w:rsid w:val="003F288E"/>
    <w:rsid w:val="003F292C"/>
    <w:rsid w:val="003F2B13"/>
    <w:rsid w:val="003F2F83"/>
    <w:rsid w:val="003F2FE3"/>
    <w:rsid w:val="003F3461"/>
    <w:rsid w:val="003F35DC"/>
    <w:rsid w:val="003F3668"/>
    <w:rsid w:val="003F366C"/>
    <w:rsid w:val="003F3678"/>
    <w:rsid w:val="003F383A"/>
    <w:rsid w:val="003F418E"/>
    <w:rsid w:val="003F41A2"/>
    <w:rsid w:val="003F44A5"/>
    <w:rsid w:val="003F49C2"/>
    <w:rsid w:val="003F4B56"/>
    <w:rsid w:val="003F4BA1"/>
    <w:rsid w:val="003F4C61"/>
    <w:rsid w:val="003F5071"/>
    <w:rsid w:val="003F567C"/>
    <w:rsid w:val="003F56BE"/>
    <w:rsid w:val="003F5909"/>
    <w:rsid w:val="003F595A"/>
    <w:rsid w:val="003F604C"/>
    <w:rsid w:val="003F62B8"/>
    <w:rsid w:val="003F6354"/>
    <w:rsid w:val="003F6BA0"/>
    <w:rsid w:val="003F6D33"/>
    <w:rsid w:val="003F6E7B"/>
    <w:rsid w:val="003F6F43"/>
    <w:rsid w:val="003F7065"/>
    <w:rsid w:val="003F7075"/>
    <w:rsid w:val="003F72AD"/>
    <w:rsid w:val="003F7727"/>
    <w:rsid w:val="003F77E1"/>
    <w:rsid w:val="003F7842"/>
    <w:rsid w:val="003F7E27"/>
    <w:rsid w:val="003F7F26"/>
    <w:rsid w:val="00400083"/>
    <w:rsid w:val="0040065E"/>
    <w:rsid w:val="004006F9"/>
    <w:rsid w:val="004007C3"/>
    <w:rsid w:val="00400985"/>
    <w:rsid w:val="0040161B"/>
    <w:rsid w:val="004016FE"/>
    <w:rsid w:val="00401BF0"/>
    <w:rsid w:val="00402235"/>
    <w:rsid w:val="0040267F"/>
    <w:rsid w:val="00402ACC"/>
    <w:rsid w:val="00402F39"/>
    <w:rsid w:val="0040348D"/>
    <w:rsid w:val="004036F0"/>
    <w:rsid w:val="00403B63"/>
    <w:rsid w:val="004040D6"/>
    <w:rsid w:val="004041B5"/>
    <w:rsid w:val="00404670"/>
    <w:rsid w:val="0040470C"/>
    <w:rsid w:val="0040491E"/>
    <w:rsid w:val="0040498A"/>
    <w:rsid w:val="00404E73"/>
    <w:rsid w:val="004050FC"/>
    <w:rsid w:val="004055B6"/>
    <w:rsid w:val="004058A2"/>
    <w:rsid w:val="00405E67"/>
    <w:rsid w:val="00405E86"/>
    <w:rsid w:val="00405FCF"/>
    <w:rsid w:val="00406266"/>
    <w:rsid w:val="00406F76"/>
    <w:rsid w:val="004071F5"/>
    <w:rsid w:val="00407AC9"/>
    <w:rsid w:val="00407BD9"/>
    <w:rsid w:val="00407E29"/>
    <w:rsid w:val="00407F97"/>
    <w:rsid w:val="0041026E"/>
    <w:rsid w:val="00410B53"/>
    <w:rsid w:val="00410DDA"/>
    <w:rsid w:val="00410F43"/>
    <w:rsid w:val="004110C0"/>
    <w:rsid w:val="0041112D"/>
    <w:rsid w:val="004115A7"/>
    <w:rsid w:val="00411703"/>
    <w:rsid w:val="004117D3"/>
    <w:rsid w:val="00411C65"/>
    <w:rsid w:val="00412325"/>
    <w:rsid w:val="004123FE"/>
    <w:rsid w:val="00412F28"/>
    <w:rsid w:val="00412FE5"/>
    <w:rsid w:val="0041307B"/>
    <w:rsid w:val="00413341"/>
    <w:rsid w:val="00413543"/>
    <w:rsid w:val="00413680"/>
    <w:rsid w:val="004136F7"/>
    <w:rsid w:val="004143D5"/>
    <w:rsid w:val="00414712"/>
    <w:rsid w:val="00414B32"/>
    <w:rsid w:val="00414C74"/>
    <w:rsid w:val="00414CAD"/>
    <w:rsid w:val="00414D77"/>
    <w:rsid w:val="00414F6D"/>
    <w:rsid w:val="004153EE"/>
    <w:rsid w:val="004157C2"/>
    <w:rsid w:val="00415893"/>
    <w:rsid w:val="00415B05"/>
    <w:rsid w:val="00415B3E"/>
    <w:rsid w:val="00415DE8"/>
    <w:rsid w:val="00416046"/>
    <w:rsid w:val="004161D7"/>
    <w:rsid w:val="00416266"/>
    <w:rsid w:val="00416347"/>
    <w:rsid w:val="004163ED"/>
    <w:rsid w:val="004167BC"/>
    <w:rsid w:val="0041681A"/>
    <w:rsid w:val="004168DD"/>
    <w:rsid w:val="00416ED2"/>
    <w:rsid w:val="00416F32"/>
    <w:rsid w:val="00417200"/>
    <w:rsid w:val="0041734A"/>
    <w:rsid w:val="00417494"/>
    <w:rsid w:val="00417797"/>
    <w:rsid w:val="00417881"/>
    <w:rsid w:val="00417B45"/>
    <w:rsid w:val="00417FB1"/>
    <w:rsid w:val="00420086"/>
    <w:rsid w:val="00420408"/>
    <w:rsid w:val="0042052F"/>
    <w:rsid w:val="00420660"/>
    <w:rsid w:val="00420926"/>
    <w:rsid w:val="00420C1D"/>
    <w:rsid w:val="0042102D"/>
    <w:rsid w:val="0042192C"/>
    <w:rsid w:val="004219C7"/>
    <w:rsid w:val="00421F61"/>
    <w:rsid w:val="00422098"/>
    <w:rsid w:val="004223AF"/>
    <w:rsid w:val="004223F6"/>
    <w:rsid w:val="004224D7"/>
    <w:rsid w:val="00422BD7"/>
    <w:rsid w:val="00422C32"/>
    <w:rsid w:val="00422EBA"/>
    <w:rsid w:val="00422FCD"/>
    <w:rsid w:val="00423448"/>
    <w:rsid w:val="00423771"/>
    <w:rsid w:val="00423EBE"/>
    <w:rsid w:val="004242EC"/>
    <w:rsid w:val="00424555"/>
    <w:rsid w:val="004247EA"/>
    <w:rsid w:val="00424A3D"/>
    <w:rsid w:val="00424E5E"/>
    <w:rsid w:val="00424EA7"/>
    <w:rsid w:val="0042515F"/>
    <w:rsid w:val="00425820"/>
    <w:rsid w:val="00425F56"/>
    <w:rsid w:val="00425FAA"/>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FAC"/>
    <w:rsid w:val="00430FD1"/>
    <w:rsid w:val="00431169"/>
    <w:rsid w:val="00431E56"/>
    <w:rsid w:val="00432ACD"/>
    <w:rsid w:val="00432BAC"/>
    <w:rsid w:val="00432E51"/>
    <w:rsid w:val="00433020"/>
    <w:rsid w:val="0043342E"/>
    <w:rsid w:val="004335CF"/>
    <w:rsid w:val="00433940"/>
    <w:rsid w:val="00434370"/>
    <w:rsid w:val="0043444A"/>
    <w:rsid w:val="004349C2"/>
    <w:rsid w:val="00434C05"/>
    <w:rsid w:val="004357B0"/>
    <w:rsid w:val="004357D8"/>
    <w:rsid w:val="0043678E"/>
    <w:rsid w:val="00436A1F"/>
    <w:rsid w:val="00437003"/>
    <w:rsid w:val="004371D2"/>
    <w:rsid w:val="00437737"/>
    <w:rsid w:val="00437D65"/>
    <w:rsid w:val="004400D2"/>
    <w:rsid w:val="00440122"/>
    <w:rsid w:val="00440462"/>
    <w:rsid w:val="00440658"/>
    <w:rsid w:val="004409FB"/>
    <w:rsid w:val="00440A7E"/>
    <w:rsid w:val="00440B10"/>
    <w:rsid w:val="00440D51"/>
    <w:rsid w:val="00440D8C"/>
    <w:rsid w:val="004410CD"/>
    <w:rsid w:val="004411E7"/>
    <w:rsid w:val="00441222"/>
    <w:rsid w:val="0044173E"/>
    <w:rsid w:val="00441AB5"/>
    <w:rsid w:val="00441F69"/>
    <w:rsid w:val="00442192"/>
    <w:rsid w:val="004423CF"/>
    <w:rsid w:val="004424E6"/>
    <w:rsid w:val="00442586"/>
    <w:rsid w:val="00442644"/>
    <w:rsid w:val="00442A6E"/>
    <w:rsid w:val="00442B8F"/>
    <w:rsid w:val="00442DC4"/>
    <w:rsid w:val="00443026"/>
    <w:rsid w:val="00443140"/>
    <w:rsid w:val="004436A6"/>
    <w:rsid w:val="00443CFA"/>
    <w:rsid w:val="00443DFC"/>
    <w:rsid w:val="00443F02"/>
    <w:rsid w:val="004442D5"/>
    <w:rsid w:val="00444AE3"/>
    <w:rsid w:val="00444C4D"/>
    <w:rsid w:val="00445761"/>
    <w:rsid w:val="004457B8"/>
    <w:rsid w:val="00446108"/>
    <w:rsid w:val="0044640F"/>
    <w:rsid w:val="00446717"/>
    <w:rsid w:val="004468D3"/>
    <w:rsid w:val="0044691B"/>
    <w:rsid w:val="00450027"/>
    <w:rsid w:val="00450204"/>
    <w:rsid w:val="0045049F"/>
    <w:rsid w:val="004509F7"/>
    <w:rsid w:val="00450D55"/>
    <w:rsid w:val="00450DA7"/>
    <w:rsid w:val="00450EF1"/>
    <w:rsid w:val="00450FD0"/>
    <w:rsid w:val="00450FE0"/>
    <w:rsid w:val="00451421"/>
    <w:rsid w:val="00451CD1"/>
    <w:rsid w:val="00451E2D"/>
    <w:rsid w:val="00451E86"/>
    <w:rsid w:val="00451E8B"/>
    <w:rsid w:val="00452A7A"/>
    <w:rsid w:val="00452C49"/>
    <w:rsid w:val="0045354B"/>
    <w:rsid w:val="00453BA0"/>
    <w:rsid w:val="00453D3C"/>
    <w:rsid w:val="00453D94"/>
    <w:rsid w:val="00454049"/>
    <w:rsid w:val="0045445A"/>
    <w:rsid w:val="004545B8"/>
    <w:rsid w:val="00454822"/>
    <w:rsid w:val="00454B7F"/>
    <w:rsid w:val="00454B8E"/>
    <w:rsid w:val="00454D7A"/>
    <w:rsid w:val="00454DCF"/>
    <w:rsid w:val="0045516E"/>
    <w:rsid w:val="0045555E"/>
    <w:rsid w:val="00455853"/>
    <w:rsid w:val="0045597A"/>
    <w:rsid w:val="00455B6C"/>
    <w:rsid w:val="00455BBD"/>
    <w:rsid w:val="00455DBF"/>
    <w:rsid w:val="004563BE"/>
    <w:rsid w:val="004563DE"/>
    <w:rsid w:val="00456619"/>
    <w:rsid w:val="00456A00"/>
    <w:rsid w:val="00456A7A"/>
    <w:rsid w:val="00456BF9"/>
    <w:rsid w:val="004572CC"/>
    <w:rsid w:val="004573E3"/>
    <w:rsid w:val="0045761E"/>
    <w:rsid w:val="00457645"/>
    <w:rsid w:val="004578C2"/>
    <w:rsid w:val="00460090"/>
    <w:rsid w:val="00460475"/>
    <w:rsid w:val="00460616"/>
    <w:rsid w:val="004606BF"/>
    <w:rsid w:val="004606E4"/>
    <w:rsid w:val="00460A0A"/>
    <w:rsid w:val="0046153E"/>
    <w:rsid w:val="00461754"/>
    <w:rsid w:val="00461869"/>
    <w:rsid w:val="00461BDC"/>
    <w:rsid w:val="00461F57"/>
    <w:rsid w:val="0046223F"/>
    <w:rsid w:val="004627DD"/>
    <w:rsid w:val="00462D0C"/>
    <w:rsid w:val="00462D47"/>
    <w:rsid w:val="00463013"/>
    <w:rsid w:val="0046331D"/>
    <w:rsid w:val="00463520"/>
    <w:rsid w:val="00463BDA"/>
    <w:rsid w:val="00463DBE"/>
    <w:rsid w:val="0046480A"/>
    <w:rsid w:val="00464A67"/>
    <w:rsid w:val="00464AD3"/>
    <w:rsid w:val="00464C9E"/>
    <w:rsid w:val="004659E6"/>
    <w:rsid w:val="00465DAB"/>
    <w:rsid w:val="00466918"/>
    <w:rsid w:val="004669E0"/>
    <w:rsid w:val="00466AB6"/>
    <w:rsid w:val="004672AD"/>
    <w:rsid w:val="004673E8"/>
    <w:rsid w:val="004673EF"/>
    <w:rsid w:val="00467696"/>
    <w:rsid w:val="00467973"/>
    <w:rsid w:val="00470057"/>
    <w:rsid w:val="00470842"/>
    <w:rsid w:val="0047092B"/>
    <w:rsid w:val="00471EE4"/>
    <w:rsid w:val="004721E9"/>
    <w:rsid w:val="00472358"/>
    <w:rsid w:val="0047241D"/>
    <w:rsid w:val="0047273C"/>
    <w:rsid w:val="0047297E"/>
    <w:rsid w:val="00472BE4"/>
    <w:rsid w:val="00472F6B"/>
    <w:rsid w:val="00473A8D"/>
    <w:rsid w:val="00473AD3"/>
    <w:rsid w:val="004741DE"/>
    <w:rsid w:val="00474384"/>
    <w:rsid w:val="004743B6"/>
    <w:rsid w:val="004745B8"/>
    <w:rsid w:val="00474C04"/>
    <w:rsid w:val="00474C37"/>
    <w:rsid w:val="00474D3B"/>
    <w:rsid w:val="00475190"/>
    <w:rsid w:val="0047526B"/>
    <w:rsid w:val="00475890"/>
    <w:rsid w:val="00475B64"/>
    <w:rsid w:val="00475DD6"/>
    <w:rsid w:val="004760C9"/>
    <w:rsid w:val="004766AD"/>
    <w:rsid w:val="00476C18"/>
    <w:rsid w:val="00476E3F"/>
    <w:rsid w:val="00477014"/>
    <w:rsid w:val="00477170"/>
    <w:rsid w:val="00477362"/>
    <w:rsid w:val="004773B0"/>
    <w:rsid w:val="004774EA"/>
    <w:rsid w:val="00480021"/>
    <w:rsid w:val="004801D9"/>
    <w:rsid w:val="0048034C"/>
    <w:rsid w:val="004807E2"/>
    <w:rsid w:val="0048084F"/>
    <w:rsid w:val="00480E5A"/>
    <w:rsid w:val="00481659"/>
    <w:rsid w:val="004817B0"/>
    <w:rsid w:val="00482798"/>
    <w:rsid w:val="00482922"/>
    <w:rsid w:val="00482AFC"/>
    <w:rsid w:val="00482EF6"/>
    <w:rsid w:val="00482F15"/>
    <w:rsid w:val="00482F23"/>
    <w:rsid w:val="00482F57"/>
    <w:rsid w:val="0048317E"/>
    <w:rsid w:val="004831E9"/>
    <w:rsid w:val="00483235"/>
    <w:rsid w:val="00483489"/>
    <w:rsid w:val="00483663"/>
    <w:rsid w:val="004838CF"/>
    <w:rsid w:val="004838F6"/>
    <w:rsid w:val="00483A02"/>
    <w:rsid w:val="00484997"/>
    <w:rsid w:val="00484AF0"/>
    <w:rsid w:val="00484F72"/>
    <w:rsid w:val="004851C9"/>
    <w:rsid w:val="00485385"/>
    <w:rsid w:val="004853AE"/>
    <w:rsid w:val="0048559C"/>
    <w:rsid w:val="00485A24"/>
    <w:rsid w:val="00485CEA"/>
    <w:rsid w:val="00486128"/>
    <w:rsid w:val="004863CB"/>
    <w:rsid w:val="0048643C"/>
    <w:rsid w:val="00486C72"/>
    <w:rsid w:val="004870A6"/>
    <w:rsid w:val="00487292"/>
    <w:rsid w:val="004877E4"/>
    <w:rsid w:val="00487C06"/>
    <w:rsid w:val="00487DBE"/>
    <w:rsid w:val="00487E41"/>
    <w:rsid w:val="00487E4A"/>
    <w:rsid w:val="00487ECC"/>
    <w:rsid w:val="00490080"/>
    <w:rsid w:val="00490DB3"/>
    <w:rsid w:val="00491549"/>
    <w:rsid w:val="00491622"/>
    <w:rsid w:val="004917EF"/>
    <w:rsid w:val="00491927"/>
    <w:rsid w:val="004919A7"/>
    <w:rsid w:val="00491CEF"/>
    <w:rsid w:val="00491FCF"/>
    <w:rsid w:val="004920BF"/>
    <w:rsid w:val="004922D6"/>
    <w:rsid w:val="004929EE"/>
    <w:rsid w:val="00492C75"/>
    <w:rsid w:val="004932A4"/>
    <w:rsid w:val="004933A1"/>
    <w:rsid w:val="004942AB"/>
    <w:rsid w:val="0049433C"/>
    <w:rsid w:val="00494434"/>
    <w:rsid w:val="00494657"/>
    <w:rsid w:val="004947C3"/>
    <w:rsid w:val="00494971"/>
    <w:rsid w:val="00494989"/>
    <w:rsid w:val="00494D31"/>
    <w:rsid w:val="00494FE0"/>
    <w:rsid w:val="0049509E"/>
    <w:rsid w:val="004951D2"/>
    <w:rsid w:val="0049547A"/>
    <w:rsid w:val="004955F3"/>
    <w:rsid w:val="00495607"/>
    <w:rsid w:val="0049568C"/>
    <w:rsid w:val="00495C26"/>
    <w:rsid w:val="00495CA9"/>
    <w:rsid w:val="00495E76"/>
    <w:rsid w:val="0049608B"/>
    <w:rsid w:val="00496251"/>
    <w:rsid w:val="0049687F"/>
    <w:rsid w:val="00496BAD"/>
    <w:rsid w:val="00496C0E"/>
    <w:rsid w:val="00497125"/>
    <w:rsid w:val="00497192"/>
    <w:rsid w:val="00497631"/>
    <w:rsid w:val="0049789A"/>
    <w:rsid w:val="00497989"/>
    <w:rsid w:val="00497F62"/>
    <w:rsid w:val="00497FA7"/>
    <w:rsid w:val="004A068D"/>
    <w:rsid w:val="004A0F93"/>
    <w:rsid w:val="004A0FB6"/>
    <w:rsid w:val="004A1733"/>
    <w:rsid w:val="004A1BB5"/>
    <w:rsid w:val="004A1C67"/>
    <w:rsid w:val="004A1CAD"/>
    <w:rsid w:val="004A1DC5"/>
    <w:rsid w:val="004A206D"/>
    <w:rsid w:val="004A2083"/>
    <w:rsid w:val="004A21A6"/>
    <w:rsid w:val="004A21FD"/>
    <w:rsid w:val="004A2465"/>
    <w:rsid w:val="004A2547"/>
    <w:rsid w:val="004A2C10"/>
    <w:rsid w:val="004A32D3"/>
    <w:rsid w:val="004A345D"/>
    <w:rsid w:val="004A3750"/>
    <w:rsid w:val="004A3919"/>
    <w:rsid w:val="004A39A2"/>
    <w:rsid w:val="004A3B45"/>
    <w:rsid w:val="004A3E38"/>
    <w:rsid w:val="004A4436"/>
    <w:rsid w:val="004A44F7"/>
    <w:rsid w:val="004A4666"/>
    <w:rsid w:val="004A48D9"/>
    <w:rsid w:val="004A4D59"/>
    <w:rsid w:val="004A4ED9"/>
    <w:rsid w:val="004A527A"/>
    <w:rsid w:val="004A533C"/>
    <w:rsid w:val="004A53B1"/>
    <w:rsid w:val="004A5895"/>
    <w:rsid w:val="004A5E53"/>
    <w:rsid w:val="004A5E65"/>
    <w:rsid w:val="004A5F41"/>
    <w:rsid w:val="004A6484"/>
    <w:rsid w:val="004A68EF"/>
    <w:rsid w:val="004A69A2"/>
    <w:rsid w:val="004A6AD6"/>
    <w:rsid w:val="004A6F65"/>
    <w:rsid w:val="004A77A7"/>
    <w:rsid w:val="004A7D45"/>
    <w:rsid w:val="004B0208"/>
    <w:rsid w:val="004B0542"/>
    <w:rsid w:val="004B0894"/>
    <w:rsid w:val="004B08DC"/>
    <w:rsid w:val="004B0EF2"/>
    <w:rsid w:val="004B0F93"/>
    <w:rsid w:val="004B137F"/>
    <w:rsid w:val="004B1FA0"/>
    <w:rsid w:val="004B2293"/>
    <w:rsid w:val="004B25F5"/>
    <w:rsid w:val="004B260A"/>
    <w:rsid w:val="004B29E7"/>
    <w:rsid w:val="004B30B0"/>
    <w:rsid w:val="004B36F4"/>
    <w:rsid w:val="004B376D"/>
    <w:rsid w:val="004B37C0"/>
    <w:rsid w:val="004B3B47"/>
    <w:rsid w:val="004B3DBB"/>
    <w:rsid w:val="004B4005"/>
    <w:rsid w:val="004B40B6"/>
    <w:rsid w:val="004B4129"/>
    <w:rsid w:val="004B42A1"/>
    <w:rsid w:val="004B46F1"/>
    <w:rsid w:val="004B4BD2"/>
    <w:rsid w:val="004B4F3B"/>
    <w:rsid w:val="004B57E5"/>
    <w:rsid w:val="004B5ACB"/>
    <w:rsid w:val="004B5D95"/>
    <w:rsid w:val="004B60E9"/>
    <w:rsid w:val="004B61D4"/>
    <w:rsid w:val="004B6483"/>
    <w:rsid w:val="004B67DB"/>
    <w:rsid w:val="004B6C11"/>
    <w:rsid w:val="004B6DBB"/>
    <w:rsid w:val="004B716F"/>
    <w:rsid w:val="004B7238"/>
    <w:rsid w:val="004B7BC0"/>
    <w:rsid w:val="004B7F6D"/>
    <w:rsid w:val="004B7FDC"/>
    <w:rsid w:val="004C03E6"/>
    <w:rsid w:val="004C06A0"/>
    <w:rsid w:val="004C0702"/>
    <w:rsid w:val="004C094B"/>
    <w:rsid w:val="004C0B25"/>
    <w:rsid w:val="004C0C92"/>
    <w:rsid w:val="004C0DC2"/>
    <w:rsid w:val="004C1594"/>
    <w:rsid w:val="004C16E0"/>
    <w:rsid w:val="004C18EE"/>
    <w:rsid w:val="004C1B99"/>
    <w:rsid w:val="004C1DFA"/>
    <w:rsid w:val="004C23DC"/>
    <w:rsid w:val="004C2A19"/>
    <w:rsid w:val="004C2B67"/>
    <w:rsid w:val="004C313E"/>
    <w:rsid w:val="004C3672"/>
    <w:rsid w:val="004C3909"/>
    <w:rsid w:val="004C391B"/>
    <w:rsid w:val="004C3D43"/>
    <w:rsid w:val="004C3FB1"/>
    <w:rsid w:val="004C4540"/>
    <w:rsid w:val="004C47A1"/>
    <w:rsid w:val="004C4A09"/>
    <w:rsid w:val="004C4B6A"/>
    <w:rsid w:val="004C5083"/>
    <w:rsid w:val="004C550E"/>
    <w:rsid w:val="004C5557"/>
    <w:rsid w:val="004C576D"/>
    <w:rsid w:val="004C587F"/>
    <w:rsid w:val="004C5B29"/>
    <w:rsid w:val="004C5DAE"/>
    <w:rsid w:val="004C610B"/>
    <w:rsid w:val="004C6676"/>
    <w:rsid w:val="004C71BF"/>
    <w:rsid w:val="004C762B"/>
    <w:rsid w:val="004C7E7A"/>
    <w:rsid w:val="004D017A"/>
    <w:rsid w:val="004D01FF"/>
    <w:rsid w:val="004D0567"/>
    <w:rsid w:val="004D06E3"/>
    <w:rsid w:val="004D06F7"/>
    <w:rsid w:val="004D12C4"/>
    <w:rsid w:val="004D1546"/>
    <w:rsid w:val="004D15AE"/>
    <w:rsid w:val="004D16C3"/>
    <w:rsid w:val="004D16DE"/>
    <w:rsid w:val="004D1859"/>
    <w:rsid w:val="004D1D67"/>
    <w:rsid w:val="004D298F"/>
    <w:rsid w:val="004D2F48"/>
    <w:rsid w:val="004D32C9"/>
    <w:rsid w:val="004D3483"/>
    <w:rsid w:val="004D3646"/>
    <w:rsid w:val="004D3890"/>
    <w:rsid w:val="004D3A89"/>
    <w:rsid w:val="004D3F12"/>
    <w:rsid w:val="004D417E"/>
    <w:rsid w:val="004D4254"/>
    <w:rsid w:val="004D46A8"/>
    <w:rsid w:val="004D46B3"/>
    <w:rsid w:val="004D4883"/>
    <w:rsid w:val="004D4A36"/>
    <w:rsid w:val="004D4C39"/>
    <w:rsid w:val="004D4F24"/>
    <w:rsid w:val="004D57BE"/>
    <w:rsid w:val="004D5925"/>
    <w:rsid w:val="004D5DB0"/>
    <w:rsid w:val="004D5DB6"/>
    <w:rsid w:val="004D62EE"/>
    <w:rsid w:val="004D6570"/>
    <w:rsid w:val="004D6611"/>
    <w:rsid w:val="004D6783"/>
    <w:rsid w:val="004D688D"/>
    <w:rsid w:val="004D6A0D"/>
    <w:rsid w:val="004D725D"/>
    <w:rsid w:val="004D7299"/>
    <w:rsid w:val="004D7785"/>
    <w:rsid w:val="004D7B3C"/>
    <w:rsid w:val="004D7B44"/>
    <w:rsid w:val="004E013C"/>
    <w:rsid w:val="004E020E"/>
    <w:rsid w:val="004E021B"/>
    <w:rsid w:val="004E076C"/>
    <w:rsid w:val="004E0817"/>
    <w:rsid w:val="004E1087"/>
    <w:rsid w:val="004E1167"/>
    <w:rsid w:val="004E11C1"/>
    <w:rsid w:val="004E1B9D"/>
    <w:rsid w:val="004E1C89"/>
    <w:rsid w:val="004E1F7A"/>
    <w:rsid w:val="004E2028"/>
    <w:rsid w:val="004E2665"/>
    <w:rsid w:val="004E2784"/>
    <w:rsid w:val="004E2CD3"/>
    <w:rsid w:val="004E2D6F"/>
    <w:rsid w:val="004E2E31"/>
    <w:rsid w:val="004E2E8D"/>
    <w:rsid w:val="004E2F10"/>
    <w:rsid w:val="004E3209"/>
    <w:rsid w:val="004E343D"/>
    <w:rsid w:val="004E3AC5"/>
    <w:rsid w:val="004E3C42"/>
    <w:rsid w:val="004E429E"/>
    <w:rsid w:val="004E45AC"/>
    <w:rsid w:val="004E49A1"/>
    <w:rsid w:val="004E4B88"/>
    <w:rsid w:val="004E4EB0"/>
    <w:rsid w:val="004E558A"/>
    <w:rsid w:val="004E56DA"/>
    <w:rsid w:val="004E5BB0"/>
    <w:rsid w:val="004E5CFB"/>
    <w:rsid w:val="004E60EA"/>
    <w:rsid w:val="004E62C3"/>
    <w:rsid w:val="004E6C54"/>
    <w:rsid w:val="004E6D49"/>
    <w:rsid w:val="004E70D6"/>
    <w:rsid w:val="004E74C0"/>
    <w:rsid w:val="004E7742"/>
    <w:rsid w:val="004E77B1"/>
    <w:rsid w:val="004E7AF8"/>
    <w:rsid w:val="004F0035"/>
    <w:rsid w:val="004F004E"/>
    <w:rsid w:val="004F027D"/>
    <w:rsid w:val="004F0AB6"/>
    <w:rsid w:val="004F0C6A"/>
    <w:rsid w:val="004F0D94"/>
    <w:rsid w:val="004F10D3"/>
    <w:rsid w:val="004F14B4"/>
    <w:rsid w:val="004F1667"/>
    <w:rsid w:val="004F1756"/>
    <w:rsid w:val="004F19B5"/>
    <w:rsid w:val="004F1DF0"/>
    <w:rsid w:val="004F1F60"/>
    <w:rsid w:val="004F1F6D"/>
    <w:rsid w:val="004F22C1"/>
    <w:rsid w:val="004F26D4"/>
    <w:rsid w:val="004F2748"/>
    <w:rsid w:val="004F288F"/>
    <w:rsid w:val="004F2B42"/>
    <w:rsid w:val="004F3903"/>
    <w:rsid w:val="004F3CC8"/>
    <w:rsid w:val="004F3DA1"/>
    <w:rsid w:val="004F3EA3"/>
    <w:rsid w:val="004F4373"/>
    <w:rsid w:val="004F4430"/>
    <w:rsid w:val="004F4E54"/>
    <w:rsid w:val="004F5163"/>
    <w:rsid w:val="004F5368"/>
    <w:rsid w:val="004F580F"/>
    <w:rsid w:val="004F5BB1"/>
    <w:rsid w:val="004F5D3F"/>
    <w:rsid w:val="004F630B"/>
    <w:rsid w:val="004F64CD"/>
    <w:rsid w:val="004F651F"/>
    <w:rsid w:val="004F654F"/>
    <w:rsid w:val="004F6E1C"/>
    <w:rsid w:val="004F6F44"/>
    <w:rsid w:val="004F7249"/>
    <w:rsid w:val="004F754A"/>
    <w:rsid w:val="004F78C4"/>
    <w:rsid w:val="004F7998"/>
    <w:rsid w:val="004F7C99"/>
    <w:rsid w:val="004F7E5A"/>
    <w:rsid w:val="004F7F74"/>
    <w:rsid w:val="0050019F"/>
    <w:rsid w:val="00500990"/>
    <w:rsid w:val="00500A53"/>
    <w:rsid w:val="00500BD5"/>
    <w:rsid w:val="00500D83"/>
    <w:rsid w:val="005010A3"/>
    <w:rsid w:val="00501575"/>
    <w:rsid w:val="00501C5A"/>
    <w:rsid w:val="00501C6E"/>
    <w:rsid w:val="00501D22"/>
    <w:rsid w:val="005023C4"/>
    <w:rsid w:val="00502C8E"/>
    <w:rsid w:val="00503231"/>
    <w:rsid w:val="00503728"/>
    <w:rsid w:val="005037CC"/>
    <w:rsid w:val="005038D4"/>
    <w:rsid w:val="00503901"/>
    <w:rsid w:val="00503D3B"/>
    <w:rsid w:val="00503D43"/>
    <w:rsid w:val="00503E09"/>
    <w:rsid w:val="00503E5B"/>
    <w:rsid w:val="00504260"/>
    <w:rsid w:val="005046A3"/>
    <w:rsid w:val="0050494A"/>
    <w:rsid w:val="00504971"/>
    <w:rsid w:val="00504B97"/>
    <w:rsid w:val="00505035"/>
    <w:rsid w:val="005056D5"/>
    <w:rsid w:val="005056E9"/>
    <w:rsid w:val="00505A4F"/>
    <w:rsid w:val="00505A86"/>
    <w:rsid w:val="00505CF0"/>
    <w:rsid w:val="00505E68"/>
    <w:rsid w:val="0050602F"/>
    <w:rsid w:val="0050625E"/>
    <w:rsid w:val="005064F2"/>
    <w:rsid w:val="00506E6D"/>
    <w:rsid w:val="00506E8C"/>
    <w:rsid w:val="00507097"/>
    <w:rsid w:val="0050727F"/>
    <w:rsid w:val="00507BD5"/>
    <w:rsid w:val="00507CE1"/>
    <w:rsid w:val="00507E51"/>
    <w:rsid w:val="00510154"/>
    <w:rsid w:val="005103B5"/>
    <w:rsid w:val="00510666"/>
    <w:rsid w:val="00510828"/>
    <w:rsid w:val="00510ABB"/>
    <w:rsid w:val="00510F4D"/>
    <w:rsid w:val="00510F71"/>
    <w:rsid w:val="0051102A"/>
    <w:rsid w:val="005112B7"/>
    <w:rsid w:val="0051159D"/>
    <w:rsid w:val="005119D1"/>
    <w:rsid w:val="00511AE1"/>
    <w:rsid w:val="00511C89"/>
    <w:rsid w:val="00511DD6"/>
    <w:rsid w:val="00511EA0"/>
    <w:rsid w:val="00511F35"/>
    <w:rsid w:val="00512559"/>
    <w:rsid w:val="005129CF"/>
    <w:rsid w:val="00512AA5"/>
    <w:rsid w:val="00512AB1"/>
    <w:rsid w:val="00513096"/>
    <w:rsid w:val="00513297"/>
    <w:rsid w:val="005132EA"/>
    <w:rsid w:val="005136D6"/>
    <w:rsid w:val="005136EB"/>
    <w:rsid w:val="0051380F"/>
    <w:rsid w:val="00513B92"/>
    <w:rsid w:val="00513CF1"/>
    <w:rsid w:val="005143DA"/>
    <w:rsid w:val="005146F5"/>
    <w:rsid w:val="00514DE2"/>
    <w:rsid w:val="00515101"/>
    <w:rsid w:val="005151D4"/>
    <w:rsid w:val="00515352"/>
    <w:rsid w:val="005159E1"/>
    <w:rsid w:val="00515D56"/>
    <w:rsid w:val="00516130"/>
    <w:rsid w:val="0051613C"/>
    <w:rsid w:val="00516A7F"/>
    <w:rsid w:val="00516BC4"/>
    <w:rsid w:val="00516D26"/>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1536"/>
    <w:rsid w:val="005217A2"/>
    <w:rsid w:val="005219FF"/>
    <w:rsid w:val="005223AC"/>
    <w:rsid w:val="00522418"/>
    <w:rsid w:val="00522921"/>
    <w:rsid w:val="00522C4B"/>
    <w:rsid w:val="00522D1B"/>
    <w:rsid w:val="00522EB0"/>
    <w:rsid w:val="0052326F"/>
    <w:rsid w:val="005232C5"/>
    <w:rsid w:val="00523807"/>
    <w:rsid w:val="00523A85"/>
    <w:rsid w:val="00523CE1"/>
    <w:rsid w:val="00523DE7"/>
    <w:rsid w:val="005240A7"/>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482"/>
    <w:rsid w:val="00526593"/>
    <w:rsid w:val="00526782"/>
    <w:rsid w:val="00526A20"/>
    <w:rsid w:val="00526B59"/>
    <w:rsid w:val="00526E3A"/>
    <w:rsid w:val="00526E71"/>
    <w:rsid w:val="005274F9"/>
    <w:rsid w:val="00527632"/>
    <w:rsid w:val="00527700"/>
    <w:rsid w:val="005277FD"/>
    <w:rsid w:val="00527CAB"/>
    <w:rsid w:val="0053084E"/>
    <w:rsid w:val="00530886"/>
    <w:rsid w:val="0053099F"/>
    <w:rsid w:val="005311C1"/>
    <w:rsid w:val="005315FF"/>
    <w:rsid w:val="005318FB"/>
    <w:rsid w:val="005319D3"/>
    <w:rsid w:val="00532460"/>
    <w:rsid w:val="00532AD7"/>
    <w:rsid w:val="00532BBA"/>
    <w:rsid w:val="00532C0C"/>
    <w:rsid w:val="00532DD4"/>
    <w:rsid w:val="00533048"/>
    <w:rsid w:val="005331C9"/>
    <w:rsid w:val="00533491"/>
    <w:rsid w:val="005337FE"/>
    <w:rsid w:val="005339C8"/>
    <w:rsid w:val="00533A30"/>
    <w:rsid w:val="00533C96"/>
    <w:rsid w:val="00533E02"/>
    <w:rsid w:val="00534212"/>
    <w:rsid w:val="00534267"/>
    <w:rsid w:val="005342A2"/>
    <w:rsid w:val="005342C8"/>
    <w:rsid w:val="00534909"/>
    <w:rsid w:val="00534A3E"/>
    <w:rsid w:val="00534B3B"/>
    <w:rsid w:val="00534F48"/>
    <w:rsid w:val="00534FFB"/>
    <w:rsid w:val="005355E1"/>
    <w:rsid w:val="00535E66"/>
    <w:rsid w:val="0053601D"/>
    <w:rsid w:val="00537016"/>
    <w:rsid w:val="005375CE"/>
    <w:rsid w:val="00537F21"/>
    <w:rsid w:val="00540432"/>
    <w:rsid w:val="0054070A"/>
    <w:rsid w:val="005407E5"/>
    <w:rsid w:val="00540938"/>
    <w:rsid w:val="0054095D"/>
    <w:rsid w:val="00540A8B"/>
    <w:rsid w:val="00540E32"/>
    <w:rsid w:val="00540E40"/>
    <w:rsid w:val="0054134E"/>
    <w:rsid w:val="005413E2"/>
    <w:rsid w:val="00541594"/>
    <w:rsid w:val="00541B08"/>
    <w:rsid w:val="00541BC3"/>
    <w:rsid w:val="00541CC2"/>
    <w:rsid w:val="00542316"/>
    <w:rsid w:val="0054297B"/>
    <w:rsid w:val="00542BBF"/>
    <w:rsid w:val="0054308F"/>
    <w:rsid w:val="005432B8"/>
    <w:rsid w:val="005432DA"/>
    <w:rsid w:val="00543AB7"/>
    <w:rsid w:val="00543FC6"/>
    <w:rsid w:val="005440D6"/>
    <w:rsid w:val="005441CF"/>
    <w:rsid w:val="0054437D"/>
    <w:rsid w:val="0054493C"/>
    <w:rsid w:val="00544D41"/>
    <w:rsid w:val="00545502"/>
    <w:rsid w:val="0054571A"/>
    <w:rsid w:val="00545E00"/>
    <w:rsid w:val="00545E64"/>
    <w:rsid w:val="00545F3A"/>
    <w:rsid w:val="005462C2"/>
    <w:rsid w:val="00546412"/>
    <w:rsid w:val="00546944"/>
    <w:rsid w:val="00546A54"/>
    <w:rsid w:val="00546F83"/>
    <w:rsid w:val="00546FAB"/>
    <w:rsid w:val="005478DC"/>
    <w:rsid w:val="0055026E"/>
    <w:rsid w:val="005505CB"/>
    <w:rsid w:val="00550755"/>
    <w:rsid w:val="00550BF5"/>
    <w:rsid w:val="00550C5E"/>
    <w:rsid w:val="00550FC9"/>
    <w:rsid w:val="005512CD"/>
    <w:rsid w:val="005513BE"/>
    <w:rsid w:val="00551A61"/>
    <w:rsid w:val="00551EE1"/>
    <w:rsid w:val="0055261C"/>
    <w:rsid w:val="005529D4"/>
    <w:rsid w:val="00552AAD"/>
    <w:rsid w:val="00552F73"/>
    <w:rsid w:val="00553002"/>
    <w:rsid w:val="0055307C"/>
    <w:rsid w:val="005530B4"/>
    <w:rsid w:val="0055361E"/>
    <w:rsid w:val="005536EA"/>
    <w:rsid w:val="005539D7"/>
    <w:rsid w:val="00553ACA"/>
    <w:rsid w:val="00553C80"/>
    <w:rsid w:val="00553DE4"/>
    <w:rsid w:val="005545A8"/>
    <w:rsid w:val="005545B0"/>
    <w:rsid w:val="005553F6"/>
    <w:rsid w:val="005558DF"/>
    <w:rsid w:val="005559F7"/>
    <w:rsid w:val="00555AF2"/>
    <w:rsid w:val="00555BBC"/>
    <w:rsid w:val="00555D55"/>
    <w:rsid w:val="005562A4"/>
    <w:rsid w:val="0055644D"/>
    <w:rsid w:val="0055648E"/>
    <w:rsid w:val="00556518"/>
    <w:rsid w:val="00556929"/>
    <w:rsid w:val="00556DA6"/>
    <w:rsid w:val="005570BE"/>
    <w:rsid w:val="005571E8"/>
    <w:rsid w:val="00557890"/>
    <w:rsid w:val="0056004E"/>
    <w:rsid w:val="005602C1"/>
    <w:rsid w:val="00560BBB"/>
    <w:rsid w:val="00560E7E"/>
    <w:rsid w:val="00560F13"/>
    <w:rsid w:val="0056113E"/>
    <w:rsid w:val="00561460"/>
    <w:rsid w:val="005615B6"/>
    <w:rsid w:val="00561817"/>
    <w:rsid w:val="00561A94"/>
    <w:rsid w:val="00561DCD"/>
    <w:rsid w:val="00561E79"/>
    <w:rsid w:val="00561FE5"/>
    <w:rsid w:val="00562347"/>
    <w:rsid w:val="00562521"/>
    <w:rsid w:val="00562D9B"/>
    <w:rsid w:val="005633E2"/>
    <w:rsid w:val="005634C7"/>
    <w:rsid w:val="00563AE8"/>
    <w:rsid w:val="00563BCF"/>
    <w:rsid w:val="00563E31"/>
    <w:rsid w:val="005640EC"/>
    <w:rsid w:val="005642E5"/>
    <w:rsid w:val="005644C7"/>
    <w:rsid w:val="00564960"/>
    <w:rsid w:val="005649A0"/>
    <w:rsid w:val="00564B90"/>
    <w:rsid w:val="00564BC1"/>
    <w:rsid w:val="00564E09"/>
    <w:rsid w:val="00564E28"/>
    <w:rsid w:val="0056546C"/>
    <w:rsid w:val="00565A0A"/>
    <w:rsid w:val="00565BBE"/>
    <w:rsid w:val="00565E27"/>
    <w:rsid w:val="00565E40"/>
    <w:rsid w:val="00565E7A"/>
    <w:rsid w:val="00566563"/>
    <w:rsid w:val="005666B4"/>
    <w:rsid w:val="00566898"/>
    <w:rsid w:val="00566B7F"/>
    <w:rsid w:val="0056752D"/>
    <w:rsid w:val="0056758D"/>
    <w:rsid w:val="00567619"/>
    <w:rsid w:val="005677B1"/>
    <w:rsid w:val="00567D06"/>
    <w:rsid w:val="00567F5C"/>
    <w:rsid w:val="005703A2"/>
    <w:rsid w:val="005703C8"/>
    <w:rsid w:val="005704DD"/>
    <w:rsid w:val="005704E8"/>
    <w:rsid w:val="00570947"/>
    <w:rsid w:val="00570B5F"/>
    <w:rsid w:val="0057137F"/>
    <w:rsid w:val="005719E9"/>
    <w:rsid w:val="00571A8F"/>
    <w:rsid w:val="00571CA9"/>
    <w:rsid w:val="00571D48"/>
    <w:rsid w:val="0057234D"/>
    <w:rsid w:val="00572552"/>
    <w:rsid w:val="00572753"/>
    <w:rsid w:val="005727E4"/>
    <w:rsid w:val="005727E5"/>
    <w:rsid w:val="00572EBE"/>
    <w:rsid w:val="00573CA6"/>
    <w:rsid w:val="00573D41"/>
    <w:rsid w:val="00573E1E"/>
    <w:rsid w:val="00573F66"/>
    <w:rsid w:val="00574044"/>
    <w:rsid w:val="00574A97"/>
    <w:rsid w:val="00574B82"/>
    <w:rsid w:val="00574F99"/>
    <w:rsid w:val="0057509A"/>
    <w:rsid w:val="00575407"/>
    <w:rsid w:val="00575594"/>
    <w:rsid w:val="00575C53"/>
    <w:rsid w:val="00576026"/>
    <w:rsid w:val="00576263"/>
    <w:rsid w:val="00576694"/>
    <w:rsid w:val="005771DF"/>
    <w:rsid w:val="005774D4"/>
    <w:rsid w:val="00577582"/>
    <w:rsid w:val="00577B02"/>
    <w:rsid w:val="00577C00"/>
    <w:rsid w:val="005801D8"/>
    <w:rsid w:val="005805EB"/>
    <w:rsid w:val="00580B31"/>
    <w:rsid w:val="00580B55"/>
    <w:rsid w:val="00580C7C"/>
    <w:rsid w:val="005815A0"/>
    <w:rsid w:val="00581E1F"/>
    <w:rsid w:val="00582897"/>
    <w:rsid w:val="00582962"/>
    <w:rsid w:val="005829E6"/>
    <w:rsid w:val="0058319B"/>
    <w:rsid w:val="005834C5"/>
    <w:rsid w:val="0058397F"/>
    <w:rsid w:val="0058403D"/>
    <w:rsid w:val="005840CC"/>
    <w:rsid w:val="005843DF"/>
    <w:rsid w:val="005844F5"/>
    <w:rsid w:val="00584D79"/>
    <w:rsid w:val="00584DFF"/>
    <w:rsid w:val="0058578B"/>
    <w:rsid w:val="00585AF9"/>
    <w:rsid w:val="00585F92"/>
    <w:rsid w:val="00586119"/>
    <w:rsid w:val="00586537"/>
    <w:rsid w:val="00586633"/>
    <w:rsid w:val="005867AE"/>
    <w:rsid w:val="005869AB"/>
    <w:rsid w:val="005870FD"/>
    <w:rsid w:val="00587100"/>
    <w:rsid w:val="005874BA"/>
    <w:rsid w:val="005878AD"/>
    <w:rsid w:val="00587DE3"/>
    <w:rsid w:val="005900DC"/>
    <w:rsid w:val="005902CE"/>
    <w:rsid w:val="00590908"/>
    <w:rsid w:val="00590BD2"/>
    <w:rsid w:val="00590E25"/>
    <w:rsid w:val="00590FCD"/>
    <w:rsid w:val="00590FF6"/>
    <w:rsid w:val="00591689"/>
    <w:rsid w:val="005926A0"/>
    <w:rsid w:val="00592716"/>
    <w:rsid w:val="00592DBD"/>
    <w:rsid w:val="00592DD7"/>
    <w:rsid w:val="00592DEE"/>
    <w:rsid w:val="005935AB"/>
    <w:rsid w:val="0059389B"/>
    <w:rsid w:val="00594526"/>
    <w:rsid w:val="0059455C"/>
    <w:rsid w:val="005949CB"/>
    <w:rsid w:val="00594DB0"/>
    <w:rsid w:val="00594DD9"/>
    <w:rsid w:val="00594E18"/>
    <w:rsid w:val="0059512B"/>
    <w:rsid w:val="005962A4"/>
    <w:rsid w:val="0059632D"/>
    <w:rsid w:val="00596583"/>
    <w:rsid w:val="0059662B"/>
    <w:rsid w:val="00596940"/>
    <w:rsid w:val="00597105"/>
    <w:rsid w:val="0059710A"/>
    <w:rsid w:val="005978BA"/>
    <w:rsid w:val="00597914"/>
    <w:rsid w:val="00597A49"/>
    <w:rsid w:val="00597B05"/>
    <w:rsid w:val="00597B14"/>
    <w:rsid w:val="00597CB6"/>
    <w:rsid w:val="00597E16"/>
    <w:rsid w:val="005A054D"/>
    <w:rsid w:val="005A05AD"/>
    <w:rsid w:val="005A062B"/>
    <w:rsid w:val="005A0638"/>
    <w:rsid w:val="005A064A"/>
    <w:rsid w:val="005A07F6"/>
    <w:rsid w:val="005A0A21"/>
    <w:rsid w:val="005A15AB"/>
    <w:rsid w:val="005A15D0"/>
    <w:rsid w:val="005A1829"/>
    <w:rsid w:val="005A1C82"/>
    <w:rsid w:val="005A1D10"/>
    <w:rsid w:val="005A1D8B"/>
    <w:rsid w:val="005A1DE6"/>
    <w:rsid w:val="005A244C"/>
    <w:rsid w:val="005A2455"/>
    <w:rsid w:val="005A2515"/>
    <w:rsid w:val="005A2658"/>
    <w:rsid w:val="005A26A4"/>
    <w:rsid w:val="005A2E2F"/>
    <w:rsid w:val="005A3036"/>
    <w:rsid w:val="005A3042"/>
    <w:rsid w:val="005A31EC"/>
    <w:rsid w:val="005A3275"/>
    <w:rsid w:val="005A32BF"/>
    <w:rsid w:val="005A34E8"/>
    <w:rsid w:val="005A389B"/>
    <w:rsid w:val="005A3966"/>
    <w:rsid w:val="005A3A23"/>
    <w:rsid w:val="005A3D17"/>
    <w:rsid w:val="005A3E24"/>
    <w:rsid w:val="005A3E5B"/>
    <w:rsid w:val="005A4E4A"/>
    <w:rsid w:val="005A513F"/>
    <w:rsid w:val="005A5253"/>
    <w:rsid w:val="005A55FA"/>
    <w:rsid w:val="005A596B"/>
    <w:rsid w:val="005A60A5"/>
    <w:rsid w:val="005A61B1"/>
    <w:rsid w:val="005A6543"/>
    <w:rsid w:val="005A671D"/>
    <w:rsid w:val="005A680E"/>
    <w:rsid w:val="005A6C07"/>
    <w:rsid w:val="005A6D59"/>
    <w:rsid w:val="005A70C3"/>
    <w:rsid w:val="005A7281"/>
    <w:rsid w:val="005A7385"/>
    <w:rsid w:val="005A74B0"/>
    <w:rsid w:val="005A7B57"/>
    <w:rsid w:val="005A7C72"/>
    <w:rsid w:val="005A7FC9"/>
    <w:rsid w:val="005B081D"/>
    <w:rsid w:val="005B0924"/>
    <w:rsid w:val="005B0937"/>
    <w:rsid w:val="005B0B3B"/>
    <w:rsid w:val="005B0C44"/>
    <w:rsid w:val="005B0E6C"/>
    <w:rsid w:val="005B0E8B"/>
    <w:rsid w:val="005B1028"/>
    <w:rsid w:val="005B1C22"/>
    <w:rsid w:val="005B20C1"/>
    <w:rsid w:val="005B2440"/>
    <w:rsid w:val="005B24CE"/>
    <w:rsid w:val="005B24DF"/>
    <w:rsid w:val="005B2692"/>
    <w:rsid w:val="005B2865"/>
    <w:rsid w:val="005B30CF"/>
    <w:rsid w:val="005B369E"/>
    <w:rsid w:val="005B3826"/>
    <w:rsid w:val="005B3B39"/>
    <w:rsid w:val="005B486C"/>
    <w:rsid w:val="005B4AA0"/>
    <w:rsid w:val="005B4D7C"/>
    <w:rsid w:val="005B4F50"/>
    <w:rsid w:val="005B5058"/>
    <w:rsid w:val="005B57BC"/>
    <w:rsid w:val="005B642C"/>
    <w:rsid w:val="005B65BD"/>
    <w:rsid w:val="005B664C"/>
    <w:rsid w:val="005B66D3"/>
    <w:rsid w:val="005B684D"/>
    <w:rsid w:val="005B693F"/>
    <w:rsid w:val="005B6983"/>
    <w:rsid w:val="005B7215"/>
    <w:rsid w:val="005B7AB5"/>
    <w:rsid w:val="005C10F2"/>
    <w:rsid w:val="005C1162"/>
    <w:rsid w:val="005C1319"/>
    <w:rsid w:val="005C1A3D"/>
    <w:rsid w:val="005C2528"/>
    <w:rsid w:val="005C255A"/>
    <w:rsid w:val="005C30E2"/>
    <w:rsid w:val="005C30F8"/>
    <w:rsid w:val="005C312A"/>
    <w:rsid w:val="005C3169"/>
    <w:rsid w:val="005C32B8"/>
    <w:rsid w:val="005C429B"/>
    <w:rsid w:val="005C44DC"/>
    <w:rsid w:val="005C477E"/>
    <w:rsid w:val="005C48DC"/>
    <w:rsid w:val="005C48EC"/>
    <w:rsid w:val="005C497C"/>
    <w:rsid w:val="005C4DEE"/>
    <w:rsid w:val="005C59A3"/>
    <w:rsid w:val="005C5A52"/>
    <w:rsid w:val="005C5B2A"/>
    <w:rsid w:val="005C5FC7"/>
    <w:rsid w:val="005C61D6"/>
    <w:rsid w:val="005C63FF"/>
    <w:rsid w:val="005C6C18"/>
    <w:rsid w:val="005C6CBE"/>
    <w:rsid w:val="005C6E3A"/>
    <w:rsid w:val="005C701E"/>
    <w:rsid w:val="005C72EA"/>
    <w:rsid w:val="005C7890"/>
    <w:rsid w:val="005C7EFB"/>
    <w:rsid w:val="005D04D1"/>
    <w:rsid w:val="005D056F"/>
    <w:rsid w:val="005D063F"/>
    <w:rsid w:val="005D099B"/>
    <w:rsid w:val="005D1C91"/>
    <w:rsid w:val="005D1DBA"/>
    <w:rsid w:val="005D1FF5"/>
    <w:rsid w:val="005D1FFC"/>
    <w:rsid w:val="005D20FE"/>
    <w:rsid w:val="005D21A0"/>
    <w:rsid w:val="005D21CC"/>
    <w:rsid w:val="005D22DD"/>
    <w:rsid w:val="005D277A"/>
    <w:rsid w:val="005D2AF1"/>
    <w:rsid w:val="005D3075"/>
    <w:rsid w:val="005D3189"/>
    <w:rsid w:val="005D3CF3"/>
    <w:rsid w:val="005D4075"/>
    <w:rsid w:val="005D43B5"/>
    <w:rsid w:val="005D45D0"/>
    <w:rsid w:val="005D47E8"/>
    <w:rsid w:val="005D49AA"/>
    <w:rsid w:val="005D4C82"/>
    <w:rsid w:val="005D4EF1"/>
    <w:rsid w:val="005D50BA"/>
    <w:rsid w:val="005D5325"/>
    <w:rsid w:val="005D5619"/>
    <w:rsid w:val="005D596A"/>
    <w:rsid w:val="005D5BC3"/>
    <w:rsid w:val="005D5CFD"/>
    <w:rsid w:val="005D5DB0"/>
    <w:rsid w:val="005D5FFE"/>
    <w:rsid w:val="005D6249"/>
    <w:rsid w:val="005D6712"/>
    <w:rsid w:val="005D6B52"/>
    <w:rsid w:val="005D6F45"/>
    <w:rsid w:val="005D6FD0"/>
    <w:rsid w:val="005D70ED"/>
    <w:rsid w:val="005D7F68"/>
    <w:rsid w:val="005E0D55"/>
    <w:rsid w:val="005E1203"/>
    <w:rsid w:val="005E14F0"/>
    <w:rsid w:val="005E1844"/>
    <w:rsid w:val="005E19BE"/>
    <w:rsid w:val="005E1C00"/>
    <w:rsid w:val="005E1CED"/>
    <w:rsid w:val="005E1F7D"/>
    <w:rsid w:val="005E2206"/>
    <w:rsid w:val="005E26C3"/>
    <w:rsid w:val="005E2C34"/>
    <w:rsid w:val="005E2F9F"/>
    <w:rsid w:val="005E30A8"/>
    <w:rsid w:val="005E32E8"/>
    <w:rsid w:val="005E351B"/>
    <w:rsid w:val="005E35E0"/>
    <w:rsid w:val="005E3D58"/>
    <w:rsid w:val="005E3F48"/>
    <w:rsid w:val="005E406E"/>
    <w:rsid w:val="005E43B2"/>
    <w:rsid w:val="005E4444"/>
    <w:rsid w:val="005E4835"/>
    <w:rsid w:val="005E486A"/>
    <w:rsid w:val="005E4C5F"/>
    <w:rsid w:val="005E4DB2"/>
    <w:rsid w:val="005E4E33"/>
    <w:rsid w:val="005E5293"/>
    <w:rsid w:val="005E54CB"/>
    <w:rsid w:val="005E5533"/>
    <w:rsid w:val="005E55F2"/>
    <w:rsid w:val="005E6C2B"/>
    <w:rsid w:val="005E74CB"/>
    <w:rsid w:val="005E77FB"/>
    <w:rsid w:val="005E7A0F"/>
    <w:rsid w:val="005E7B07"/>
    <w:rsid w:val="005F0234"/>
    <w:rsid w:val="005F0389"/>
    <w:rsid w:val="005F04A7"/>
    <w:rsid w:val="005F0700"/>
    <w:rsid w:val="005F0D85"/>
    <w:rsid w:val="005F0E3F"/>
    <w:rsid w:val="005F0F47"/>
    <w:rsid w:val="005F10A7"/>
    <w:rsid w:val="005F110F"/>
    <w:rsid w:val="005F132C"/>
    <w:rsid w:val="005F1558"/>
    <w:rsid w:val="005F2116"/>
    <w:rsid w:val="005F22E6"/>
    <w:rsid w:val="005F2592"/>
    <w:rsid w:val="005F2CEE"/>
    <w:rsid w:val="005F2E26"/>
    <w:rsid w:val="005F3372"/>
    <w:rsid w:val="005F341E"/>
    <w:rsid w:val="005F3595"/>
    <w:rsid w:val="005F38CA"/>
    <w:rsid w:val="005F3EA3"/>
    <w:rsid w:val="005F417B"/>
    <w:rsid w:val="005F438A"/>
    <w:rsid w:val="005F4666"/>
    <w:rsid w:val="005F47DE"/>
    <w:rsid w:val="005F4869"/>
    <w:rsid w:val="005F4BD2"/>
    <w:rsid w:val="005F4D88"/>
    <w:rsid w:val="005F4F5D"/>
    <w:rsid w:val="005F4FE5"/>
    <w:rsid w:val="005F52EA"/>
    <w:rsid w:val="005F52ED"/>
    <w:rsid w:val="005F554E"/>
    <w:rsid w:val="005F582C"/>
    <w:rsid w:val="005F5905"/>
    <w:rsid w:val="005F592C"/>
    <w:rsid w:val="005F5A14"/>
    <w:rsid w:val="005F5B32"/>
    <w:rsid w:val="005F5E9F"/>
    <w:rsid w:val="005F6533"/>
    <w:rsid w:val="005F7461"/>
    <w:rsid w:val="005F74DA"/>
    <w:rsid w:val="005F7676"/>
    <w:rsid w:val="005F78E9"/>
    <w:rsid w:val="005F7C77"/>
    <w:rsid w:val="005F7E8E"/>
    <w:rsid w:val="005F7FB3"/>
    <w:rsid w:val="00600462"/>
    <w:rsid w:val="006005A1"/>
    <w:rsid w:val="00600651"/>
    <w:rsid w:val="00600AA0"/>
    <w:rsid w:val="00600E7B"/>
    <w:rsid w:val="00600E99"/>
    <w:rsid w:val="00601084"/>
    <w:rsid w:val="006010F7"/>
    <w:rsid w:val="00601223"/>
    <w:rsid w:val="006017A2"/>
    <w:rsid w:val="00601823"/>
    <w:rsid w:val="00601932"/>
    <w:rsid w:val="00602943"/>
    <w:rsid w:val="00602D3F"/>
    <w:rsid w:val="00602E35"/>
    <w:rsid w:val="0060309F"/>
    <w:rsid w:val="006031A5"/>
    <w:rsid w:val="00603361"/>
    <w:rsid w:val="006037AC"/>
    <w:rsid w:val="006039D9"/>
    <w:rsid w:val="00603BBA"/>
    <w:rsid w:val="00603CA3"/>
    <w:rsid w:val="00603D1A"/>
    <w:rsid w:val="00603D29"/>
    <w:rsid w:val="00604571"/>
    <w:rsid w:val="006048AF"/>
    <w:rsid w:val="00604DBD"/>
    <w:rsid w:val="006053C4"/>
    <w:rsid w:val="006053EE"/>
    <w:rsid w:val="006056E4"/>
    <w:rsid w:val="0060594D"/>
    <w:rsid w:val="00605B05"/>
    <w:rsid w:val="00605B66"/>
    <w:rsid w:val="00605CC1"/>
    <w:rsid w:val="00605F46"/>
    <w:rsid w:val="00606005"/>
    <w:rsid w:val="00606112"/>
    <w:rsid w:val="00606348"/>
    <w:rsid w:val="006063D5"/>
    <w:rsid w:val="0060661E"/>
    <w:rsid w:val="00606661"/>
    <w:rsid w:val="00606995"/>
    <w:rsid w:val="00606C49"/>
    <w:rsid w:val="00606CC3"/>
    <w:rsid w:val="00606EC3"/>
    <w:rsid w:val="00607305"/>
    <w:rsid w:val="00607C1D"/>
    <w:rsid w:val="00607EF0"/>
    <w:rsid w:val="00610079"/>
    <w:rsid w:val="00610294"/>
    <w:rsid w:val="00610574"/>
    <w:rsid w:val="0061106F"/>
    <w:rsid w:val="006110CF"/>
    <w:rsid w:val="006113B7"/>
    <w:rsid w:val="00611715"/>
    <w:rsid w:val="006118ED"/>
    <w:rsid w:val="00611A0A"/>
    <w:rsid w:val="00611B03"/>
    <w:rsid w:val="00611C4F"/>
    <w:rsid w:val="00611FFC"/>
    <w:rsid w:val="006122C8"/>
    <w:rsid w:val="00612782"/>
    <w:rsid w:val="00612A2B"/>
    <w:rsid w:val="00612BF2"/>
    <w:rsid w:val="00612C60"/>
    <w:rsid w:val="00612C6A"/>
    <w:rsid w:val="00612CB0"/>
    <w:rsid w:val="00612FFF"/>
    <w:rsid w:val="00613101"/>
    <w:rsid w:val="006131DF"/>
    <w:rsid w:val="0061371D"/>
    <w:rsid w:val="006138F2"/>
    <w:rsid w:val="00613D11"/>
    <w:rsid w:val="00613E9C"/>
    <w:rsid w:val="00614078"/>
    <w:rsid w:val="006149C4"/>
    <w:rsid w:val="00614B16"/>
    <w:rsid w:val="00614D15"/>
    <w:rsid w:val="00614D99"/>
    <w:rsid w:val="00614F45"/>
    <w:rsid w:val="0061501B"/>
    <w:rsid w:val="00615154"/>
    <w:rsid w:val="00615255"/>
    <w:rsid w:val="006152BF"/>
    <w:rsid w:val="00615CDB"/>
    <w:rsid w:val="00615CE0"/>
    <w:rsid w:val="00616785"/>
    <w:rsid w:val="00616C48"/>
    <w:rsid w:val="00616E88"/>
    <w:rsid w:val="00616F07"/>
    <w:rsid w:val="006170F1"/>
    <w:rsid w:val="006177C7"/>
    <w:rsid w:val="006178FD"/>
    <w:rsid w:val="006200C3"/>
    <w:rsid w:val="0062017F"/>
    <w:rsid w:val="00620903"/>
    <w:rsid w:val="0062113D"/>
    <w:rsid w:val="0062119D"/>
    <w:rsid w:val="006211B6"/>
    <w:rsid w:val="00621700"/>
    <w:rsid w:val="00621758"/>
    <w:rsid w:val="006217C5"/>
    <w:rsid w:val="006219F0"/>
    <w:rsid w:val="00621A70"/>
    <w:rsid w:val="006220FD"/>
    <w:rsid w:val="00622525"/>
    <w:rsid w:val="00622CCB"/>
    <w:rsid w:val="00622E29"/>
    <w:rsid w:val="006230BD"/>
    <w:rsid w:val="006233E0"/>
    <w:rsid w:val="00624326"/>
    <w:rsid w:val="00624AF3"/>
    <w:rsid w:val="00624B52"/>
    <w:rsid w:val="00624C4D"/>
    <w:rsid w:val="00624DE0"/>
    <w:rsid w:val="00624E78"/>
    <w:rsid w:val="00624ED4"/>
    <w:rsid w:val="0062526E"/>
    <w:rsid w:val="00625358"/>
    <w:rsid w:val="00625D6C"/>
    <w:rsid w:val="00625E52"/>
    <w:rsid w:val="00625EAA"/>
    <w:rsid w:val="006268E9"/>
    <w:rsid w:val="006269E5"/>
    <w:rsid w:val="00626C6E"/>
    <w:rsid w:val="00626D3B"/>
    <w:rsid w:val="00627081"/>
    <w:rsid w:val="0062721D"/>
    <w:rsid w:val="006274C4"/>
    <w:rsid w:val="006277E0"/>
    <w:rsid w:val="00630215"/>
    <w:rsid w:val="006306BF"/>
    <w:rsid w:val="00630709"/>
    <w:rsid w:val="0063082F"/>
    <w:rsid w:val="006314C7"/>
    <w:rsid w:val="00631510"/>
    <w:rsid w:val="006315FA"/>
    <w:rsid w:val="00631894"/>
    <w:rsid w:val="0063195F"/>
    <w:rsid w:val="00631965"/>
    <w:rsid w:val="00632339"/>
    <w:rsid w:val="006323A0"/>
    <w:rsid w:val="00632415"/>
    <w:rsid w:val="0063242E"/>
    <w:rsid w:val="00632DE3"/>
    <w:rsid w:val="00632F30"/>
    <w:rsid w:val="006331A0"/>
    <w:rsid w:val="00633831"/>
    <w:rsid w:val="00633E59"/>
    <w:rsid w:val="00633EFE"/>
    <w:rsid w:val="00633F90"/>
    <w:rsid w:val="006342B0"/>
    <w:rsid w:val="00634409"/>
    <w:rsid w:val="00634A52"/>
    <w:rsid w:val="006350D4"/>
    <w:rsid w:val="00635709"/>
    <w:rsid w:val="0063592A"/>
    <w:rsid w:val="00635B7E"/>
    <w:rsid w:val="00635BCD"/>
    <w:rsid w:val="00635C83"/>
    <w:rsid w:val="006362EF"/>
    <w:rsid w:val="00636B1C"/>
    <w:rsid w:val="00636D7F"/>
    <w:rsid w:val="00636FC6"/>
    <w:rsid w:val="00637126"/>
    <w:rsid w:val="006375DF"/>
    <w:rsid w:val="006376E3"/>
    <w:rsid w:val="006376F5"/>
    <w:rsid w:val="0063770B"/>
    <w:rsid w:val="00640170"/>
    <w:rsid w:val="006403B6"/>
    <w:rsid w:val="0064050B"/>
    <w:rsid w:val="0064067A"/>
    <w:rsid w:val="00640B29"/>
    <w:rsid w:val="00640C20"/>
    <w:rsid w:val="00640DA7"/>
    <w:rsid w:val="00640DB5"/>
    <w:rsid w:val="006410B0"/>
    <w:rsid w:val="006411DF"/>
    <w:rsid w:val="00641589"/>
    <w:rsid w:val="00641685"/>
    <w:rsid w:val="00641703"/>
    <w:rsid w:val="0064193C"/>
    <w:rsid w:val="00641978"/>
    <w:rsid w:val="00641FAB"/>
    <w:rsid w:val="006428E3"/>
    <w:rsid w:val="00642ABF"/>
    <w:rsid w:val="00642BA0"/>
    <w:rsid w:val="00642CB3"/>
    <w:rsid w:val="00642D5B"/>
    <w:rsid w:val="00642E79"/>
    <w:rsid w:val="00642E7C"/>
    <w:rsid w:val="00642EB6"/>
    <w:rsid w:val="0064303F"/>
    <w:rsid w:val="006435EF"/>
    <w:rsid w:val="00643A6A"/>
    <w:rsid w:val="00643D40"/>
    <w:rsid w:val="0064403A"/>
    <w:rsid w:val="00644489"/>
    <w:rsid w:val="006445FE"/>
    <w:rsid w:val="0064474B"/>
    <w:rsid w:val="006449CD"/>
    <w:rsid w:val="00644F00"/>
    <w:rsid w:val="0064508E"/>
    <w:rsid w:val="006452F2"/>
    <w:rsid w:val="006457A0"/>
    <w:rsid w:val="00645D7F"/>
    <w:rsid w:val="00645FBA"/>
    <w:rsid w:val="00645FF2"/>
    <w:rsid w:val="0064661C"/>
    <w:rsid w:val="006466E7"/>
    <w:rsid w:val="00646941"/>
    <w:rsid w:val="006469E8"/>
    <w:rsid w:val="00646CBD"/>
    <w:rsid w:val="00646EDB"/>
    <w:rsid w:val="00647072"/>
    <w:rsid w:val="00647133"/>
    <w:rsid w:val="00647186"/>
    <w:rsid w:val="006475F1"/>
    <w:rsid w:val="0064785A"/>
    <w:rsid w:val="00647BB2"/>
    <w:rsid w:val="0065013D"/>
    <w:rsid w:val="00650754"/>
    <w:rsid w:val="0065097A"/>
    <w:rsid w:val="00650A80"/>
    <w:rsid w:val="00650D5F"/>
    <w:rsid w:val="00650DC1"/>
    <w:rsid w:val="00651210"/>
    <w:rsid w:val="00651387"/>
    <w:rsid w:val="00651622"/>
    <w:rsid w:val="006518F9"/>
    <w:rsid w:val="006520D4"/>
    <w:rsid w:val="0065247A"/>
    <w:rsid w:val="006525D5"/>
    <w:rsid w:val="006527BD"/>
    <w:rsid w:val="00652D48"/>
    <w:rsid w:val="0065352B"/>
    <w:rsid w:val="006535AE"/>
    <w:rsid w:val="00653984"/>
    <w:rsid w:val="006542AE"/>
    <w:rsid w:val="00654808"/>
    <w:rsid w:val="00654CA1"/>
    <w:rsid w:val="00654DEC"/>
    <w:rsid w:val="00654E23"/>
    <w:rsid w:val="00654E93"/>
    <w:rsid w:val="00654EB0"/>
    <w:rsid w:val="00654FF6"/>
    <w:rsid w:val="00655698"/>
    <w:rsid w:val="006557ED"/>
    <w:rsid w:val="00655855"/>
    <w:rsid w:val="00655E43"/>
    <w:rsid w:val="0065603F"/>
    <w:rsid w:val="006565A3"/>
    <w:rsid w:val="006565BA"/>
    <w:rsid w:val="0065673C"/>
    <w:rsid w:val="00656920"/>
    <w:rsid w:val="00657272"/>
    <w:rsid w:val="006576EF"/>
    <w:rsid w:val="00657C81"/>
    <w:rsid w:val="00660007"/>
    <w:rsid w:val="006602BB"/>
    <w:rsid w:val="0066049D"/>
    <w:rsid w:val="00661487"/>
    <w:rsid w:val="006614A1"/>
    <w:rsid w:val="006617C9"/>
    <w:rsid w:val="00661ECC"/>
    <w:rsid w:val="00662829"/>
    <w:rsid w:val="0066292E"/>
    <w:rsid w:val="00662DB5"/>
    <w:rsid w:val="00662EC3"/>
    <w:rsid w:val="006630E0"/>
    <w:rsid w:val="00663360"/>
    <w:rsid w:val="00663459"/>
    <w:rsid w:val="00663844"/>
    <w:rsid w:val="0066393E"/>
    <w:rsid w:val="00663AEB"/>
    <w:rsid w:val="00663EAF"/>
    <w:rsid w:val="00663FAE"/>
    <w:rsid w:val="0066409D"/>
    <w:rsid w:val="0066446A"/>
    <w:rsid w:val="00664578"/>
    <w:rsid w:val="006646C9"/>
    <w:rsid w:val="0066492A"/>
    <w:rsid w:val="00664EA2"/>
    <w:rsid w:val="00664F54"/>
    <w:rsid w:val="006651A6"/>
    <w:rsid w:val="0066527A"/>
    <w:rsid w:val="00665D1C"/>
    <w:rsid w:val="00666227"/>
    <w:rsid w:val="0066665E"/>
    <w:rsid w:val="006668C0"/>
    <w:rsid w:val="00666AA6"/>
    <w:rsid w:val="00666CD5"/>
    <w:rsid w:val="00666E2F"/>
    <w:rsid w:val="00667055"/>
    <w:rsid w:val="00667667"/>
    <w:rsid w:val="00667A17"/>
    <w:rsid w:val="006701FB"/>
    <w:rsid w:val="0067024B"/>
    <w:rsid w:val="00670400"/>
    <w:rsid w:val="00670910"/>
    <w:rsid w:val="00670932"/>
    <w:rsid w:val="00670D00"/>
    <w:rsid w:val="00670DD6"/>
    <w:rsid w:val="00671EFF"/>
    <w:rsid w:val="006725F0"/>
    <w:rsid w:val="0067273E"/>
    <w:rsid w:val="006727C3"/>
    <w:rsid w:val="00672945"/>
    <w:rsid w:val="00672A73"/>
    <w:rsid w:val="00672F93"/>
    <w:rsid w:val="0067301E"/>
    <w:rsid w:val="00673567"/>
    <w:rsid w:val="006735D4"/>
    <w:rsid w:val="006737CD"/>
    <w:rsid w:val="0067380F"/>
    <w:rsid w:val="006738E8"/>
    <w:rsid w:val="00673C36"/>
    <w:rsid w:val="00673E68"/>
    <w:rsid w:val="006745ED"/>
    <w:rsid w:val="00674727"/>
    <w:rsid w:val="00674972"/>
    <w:rsid w:val="00674A6B"/>
    <w:rsid w:val="00674DE8"/>
    <w:rsid w:val="00674F37"/>
    <w:rsid w:val="00675233"/>
    <w:rsid w:val="00675454"/>
    <w:rsid w:val="006756A1"/>
    <w:rsid w:val="006757B2"/>
    <w:rsid w:val="00675FB0"/>
    <w:rsid w:val="0067647C"/>
    <w:rsid w:val="0067682A"/>
    <w:rsid w:val="006768E8"/>
    <w:rsid w:val="00676AFF"/>
    <w:rsid w:val="00677109"/>
    <w:rsid w:val="006771AA"/>
    <w:rsid w:val="006772D9"/>
    <w:rsid w:val="00677478"/>
    <w:rsid w:val="00677495"/>
    <w:rsid w:val="00677C21"/>
    <w:rsid w:val="00680178"/>
    <w:rsid w:val="0068043D"/>
    <w:rsid w:val="006805DA"/>
    <w:rsid w:val="00680989"/>
    <w:rsid w:val="006809E1"/>
    <w:rsid w:val="00680DD9"/>
    <w:rsid w:val="00681086"/>
    <w:rsid w:val="0068121B"/>
    <w:rsid w:val="00681392"/>
    <w:rsid w:val="00681764"/>
    <w:rsid w:val="00681865"/>
    <w:rsid w:val="00681C0F"/>
    <w:rsid w:val="00681DE4"/>
    <w:rsid w:val="00682103"/>
    <w:rsid w:val="006824E3"/>
    <w:rsid w:val="006828C9"/>
    <w:rsid w:val="0068315A"/>
    <w:rsid w:val="0068321F"/>
    <w:rsid w:val="006838CF"/>
    <w:rsid w:val="00683B16"/>
    <w:rsid w:val="00683BBB"/>
    <w:rsid w:val="00683D02"/>
    <w:rsid w:val="00683D8B"/>
    <w:rsid w:val="00683EC0"/>
    <w:rsid w:val="00683F30"/>
    <w:rsid w:val="00683F88"/>
    <w:rsid w:val="006842B2"/>
    <w:rsid w:val="006843DB"/>
    <w:rsid w:val="00684426"/>
    <w:rsid w:val="00684A3E"/>
    <w:rsid w:val="00684B8B"/>
    <w:rsid w:val="00684EAC"/>
    <w:rsid w:val="006851F4"/>
    <w:rsid w:val="006851FA"/>
    <w:rsid w:val="00685468"/>
    <w:rsid w:val="0068547C"/>
    <w:rsid w:val="00685991"/>
    <w:rsid w:val="006859AB"/>
    <w:rsid w:val="00685C35"/>
    <w:rsid w:val="00685D50"/>
    <w:rsid w:val="00685F80"/>
    <w:rsid w:val="00686311"/>
    <w:rsid w:val="006864DA"/>
    <w:rsid w:val="006867D3"/>
    <w:rsid w:val="00686808"/>
    <w:rsid w:val="00686CA6"/>
    <w:rsid w:val="006870AC"/>
    <w:rsid w:val="00687825"/>
    <w:rsid w:val="006879D5"/>
    <w:rsid w:val="00687DEC"/>
    <w:rsid w:val="00690190"/>
    <w:rsid w:val="006906BC"/>
    <w:rsid w:val="00690814"/>
    <w:rsid w:val="00690C82"/>
    <w:rsid w:val="00690CEA"/>
    <w:rsid w:val="0069103B"/>
    <w:rsid w:val="006910A5"/>
    <w:rsid w:val="00691167"/>
    <w:rsid w:val="006912D6"/>
    <w:rsid w:val="00691BF2"/>
    <w:rsid w:val="00691E76"/>
    <w:rsid w:val="006920C8"/>
    <w:rsid w:val="0069239A"/>
    <w:rsid w:val="00692937"/>
    <w:rsid w:val="006929AD"/>
    <w:rsid w:val="00692D2E"/>
    <w:rsid w:val="00693965"/>
    <w:rsid w:val="00693C86"/>
    <w:rsid w:val="00694A13"/>
    <w:rsid w:val="00694C74"/>
    <w:rsid w:val="00694CB8"/>
    <w:rsid w:val="00694D15"/>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71C7"/>
    <w:rsid w:val="006971CE"/>
    <w:rsid w:val="006973CE"/>
    <w:rsid w:val="00697525"/>
    <w:rsid w:val="00697657"/>
    <w:rsid w:val="006979F2"/>
    <w:rsid w:val="00697C52"/>
    <w:rsid w:val="00697CCB"/>
    <w:rsid w:val="00697DDB"/>
    <w:rsid w:val="00697FEF"/>
    <w:rsid w:val="006A0719"/>
    <w:rsid w:val="006A13FB"/>
    <w:rsid w:val="006A16AC"/>
    <w:rsid w:val="006A1BC2"/>
    <w:rsid w:val="006A1F53"/>
    <w:rsid w:val="006A2188"/>
    <w:rsid w:val="006A2629"/>
    <w:rsid w:val="006A2A11"/>
    <w:rsid w:val="006A2D7B"/>
    <w:rsid w:val="006A31DF"/>
    <w:rsid w:val="006A3456"/>
    <w:rsid w:val="006A37D4"/>
    <w:rsid w:val="006A39B5"/>
    <w:rsid w:val="006A3A07"/>
    <w:rsid w:val="006A3C6A"/>
    <w:rsid w:val="006A3D35"/>
    <w:rsid w:val="006A42A5"/>
    <w:rsid w:val="006A434F"/>
    <w:rsid w:val="006A487F"/>
    <w:rsid w:val="006A4A8B"/>
    <w:rsid w:val="006A4A9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7226"/>
    <w:rsid w:val="006A7621"/>
    <w:rsid w:val="006A7978"/>
    <w:rsid w:val="006A79D4"/>
    <w:rsid w:val="006A7D33"/>
    <w:rsid w:val="006B074A"/>
    <w:rsid w:val="006B0843"/>
    <w:rsid w:val="006B0E49"/>
    <w:rsid w:val="006B1357"/>
    <w:rsid w:val="006B1A97"/>
    <w:rsid w:val="006B1C6B"/>
    <w:rsid w:val="006B1CCF"/>
    <w:rsid w:val="006B1E8D"/>
    <w:rsid w:val="006B1F66"/>
    <w:rsid w:val="006B2106"/>
    <w:rsid w:val="006B225B"/>
    <w:rsid w:val="006B23C4"/>
    <w:rsid w:val="006B2538"/>
    <w:rsid w:val="006B258F"/>
    <w:rsid w:val="006B26F1"/>
    <w:rsid w:val="006B28CB"/>
    <w:rsid w:val="006B33EC"/>
    <w:rsid w:val="006B34A2"/>
    <w:rsid w:val="006B35F0"/>
    <w:rsid w:val="006B3DB7"/>
    <w:rsid w:val="006B409F"/>
    <w:rsid w:val="006B4354"/>
    <w:rsid w:val="006B43FE"/>
    <w:rsid w:val="006B47DD"/>
    <w:rsid w:val="006B4B64"/>
    <w:rsid w:val="006B4C1C"/>
    <w:rsid w:val="006B4DD2"/>
    <w:rsid w:val="006B4E1F"/>
    <w:rsid w:val="006B4F2C"/>
    <w:rsid w:val="006B5091"/>
    <w:rsid w:val="006B534E"/>
    <w:rsid w:val="006B5A7C"/>
    <w:rsid w:val="006B5DC5"/>
    <w:rsid w:val="006B6572"/>
    <w:rsid w:val="006B67C3"/>
    <w:rsid w:val="006B698C"/>
    <w:rsid w:val="006B6A45"/>
    <w:rsid w:val="006B6C75"/>
    <w:rsid w:val="006B7022"/>
    <w:rsid w:val="006B7442"/>
    <w:rsid w:val="006B74F2"/>
    <w:rsid w:val="006B761D"/>
    <w:rsid w:val="006B7C33"/>
    <w:rsid w:val="006C02E4"/>
    <w:rsid w:val="006C03DE"/>
    <w:rsid w:val="006C083B"/>
    <w:rsid w:val="006C0953"/>
    <w:rsid w:val="006C0D62"/>
    <w:rsid w:val="006C0DAE"/>
    <w:rsid w:val="006C1003"/>
    <w:rsid w:val="006C10D0"/>
    <w:rsid w:val="006C1426"/>
    <w:rsid w:val="006C150E"/>
    <w:rsid w:val="006C1BE3"/>
    <w:rsid w:val="006C27DC"/>
    <w:rsid w:val="006C29C6"/>
    <w:rsid w:val="006C29FE"/>
    <w:rsid w:val="006C2C63"/>
    <w:rsid w:val="006C2D2C"/>
    <w:rsid w:val="006C2DD7"/>
    <w:rsid w:val="006C2E1F"/>
    <w:rsid w:val="006C2E62"/>
    <w:rsid w:val="006C4041"/>
    <w:rsid w:val="006C40AE"/>
    <w:rsid w:val="006C417A"/>
    <w:rsid w:val="006C42B1"/>
    <w:rsid w:val="006C4342"/>
    <w:rsid w:val="006C4801"/>
    <w:rsid w:val="006C4C55"/>
    <w:rsid w:val="006C5A18"/>
    <w:rsid w:val="006C5AF5"/>
    <w:rsid w:val="006C5CCA"/>
    <w:rsid w:val="006C657A"/>
    <w:rsid w:val="006C6608"/>
    <w:rsid w:val="006C6632"/>
    <w:rsid w:val="006C67B8"/>
    <w:rsid w:val="006C6BB2"/>
    <w:rsid w:val="006C6DDF"/>
    <w:rsid w:val="006C7309"/>
    <w:rsid w:val="006C7CF0"/>
    <w:rsid w:val="006C7D8A"/>
    <w:rsid w:val="006C7F6A"/>
    <w:rsid w:val="006C7FBF"/>
    <w:rsid w:val="006D013B"/>
    <w:rsid w:val="006D02E7"/>
    <w:rsid w:val="006D1104"/>
    <w:rsid w:val="006D11FB"/>
    <w:rsid w:val="006D1291"/>
    <w:rsid w:val="006D194A"/>
    <w:rsid w:val="006D19CF"/>
    <w:rsid w:val="006D1A51"/>
    <w:rsid w:val="006D1E8E"/>
    <w:rsid w:val="006D2286"/>
    <w:rsid w:val="006D24C6"/>
    <w:rsid w:val="006D2557"/>
    <w:rsid w:val="006D26DF"/>
    <w:rsid w:val="006D28E1"/>
    <w:rsid w:val="006D370E"/>
    <w:rsid w:val="006D380C"/>
    <w:rsid w:val="006D3888"/>
    <w:rsid w:val="006D4385"/>
    <w:rsid w:val="006D45C1"/>
    <w:rsid w:val="006D47FA"/>
    <w:rsid w:val="006D4D47"/>
    <w:rsid w:val="006D519D"/>
    <w:rsid w:val="006D53AF"/>
    <w:rsid w:val="006D54EB"/>
    <w:rsid w:val="006D56EC"/>
    <w:rsid w:val="006D5D52"/>
    <w:rsid w:val="006D5E95"/>
    <w:rsid w:val="006D629F"/>
    <w:rsid w:val="006D62EC"/>
    <w:rsid w:val="006D6A23"/>
    <w:rsid w:val="006D6BD3"/>
    <w:rsid w:val="006D6C0C"/>
    <w:rsid w:val="006D6EFF"/>
    <w:rsid w:val="006D74C3"/>
    <w:rsid w:val="006D757B"/>
    <w:rsid w:val="006D762F"/>
    <w:rsid w:val="006D7643"/>
    <w:rsid w:val="006D7DF0"/>
    <w:rsid w:val="006D7ED5"/>
    <w:rsid w:val="006D7FD6"/>
    <w:rsid w:val="006E0069"/>
    <w:rsid w:val="006E02AC"/>
    <w:rsid w:val="006E0E7F"/>
    <w:rsid w:val="006E112C"/>
    <w:rsid w:val="006E12C8"/>
    <w:rsid w:val="006E19CA"/>
    <w:rsid w:val="006E1B43"/>
    <w:rsid w:val="006E1FB9"/>
    <w:rsid w:val="006E2142"/>
    <w:rsid w:val="006E2913"/>
    <w:rsid w:val="006E2C43"/>
    <w:rsid w:val="006E2ECB"/>
    <w:rsid w:val="006E32BE"/>
    <w:rsid w:val="006E32D5"/>
    <w:rsid w:val="006E34D2"/>
    <w:rsid w:val="006E3BC8"/>
    <w:rsid w:val="006E40BF"/>
    <w:rsid w:val="006E43EF"/>
    <w:rsid w:val="006E4BD6"/>
    <w:rsid w:val="006E5370"/>
    <w:rsid w:val="006E540B"/>
    <w:rsid w:val="006E5440"/>
    <w:rsid w:val="006E5561"/>
    <w:rsid w:val="006E587B"/>
    <w:rsid w:val="006E6535"/>
    <w:rsid w:val="006E65FA"/>
    <w:rsid w:val="006E67E8"/>
    <w:rsid w:val="006E6CAC"/>
    <w:rsid w:val="006E75C2"/>
    <w:rsid w:val="006E789B"/>
    <w:rsid w:val="006E7AB8"/>
    <w:rsid w:val="006E7E0F"/>
    <w:rsid w:val="006F003A"/>
    <w:rsid w:val="006F073F"/>
    <w:rsid w:val="006F10CE"/>
    <w:rsid w:val="006F13C0"/>
    <w:rsid w:val="006F14D0"/>
    <w:rsid w:val="006F181D"/>
    <w:rsid w:val="006F1E43"/>
    <w:rsid w:val="006F1EF2"/>
    <w:rsid w:val="006F1FC2"/>
    <w:rsid w:val="006F2133"/>
    <w:rsid w:val="006F295F"/>
    <w:rsid w:val="006F2B63"/>
    <w:rsid w:val="006F320F"/>
    <w:rsid w:val="006F3313"/>
    <w:rsid w:val="006F335C"/>
    <w:rsid w:val="006F33E6"/>
    <w:rsid w:val="006F3563"/>
    <w:rsid w:val="006F41FF"/>
    <w:rsid w:val="006F4336"/>
    <w:rsid w:val="006F4430"/>
    <w:rsid w:val="006F4A1A"/>
    <w:rsid w:val="006F4B5A"/>
    <w:rsid w:val="006F4DB2"/>
    <w:rsid w:val="006F5454"/>
    <w:rsid w:val="006F5771"/>
    <w:rsid w:val="006F5B5B"/>
    <w:rsid w:val="006F5C7B"/>
    <w:rsid w:val="006F5CBC"/>
    <w:rsid w:val="006F5DA6"/>
    <w:rsid w:val="006F5EFD"/>
    <w:rsid w:val="006F6171"/>
    <w:rsid w:val="006F6174"/>
    <w:rsid w:val="006F6229"/>
    <w:rsid w:val="006F63F3"/>
    <w:rsid w:val="006F65DA"/>
    <w:rsid w:val="006F6842"/>
    <w:rsid w:val="006F6A04"/>
    <w:rsid w:val="006F7128"/>
    <w:rsid w:val="006F778F"/>
    <w:rsid w:val="006F79EB"/>
    <w:rsid w:val="006F7C35"/>
    <w:rsid w:val="006F7E0A"/>
    <w:rsid w:val="00700452"/>
    <w:rsid w:val="007006C7"/>
    <w:rsid w:val="0070076E"/>
    <w:rsid w:val="007007F5"/>
    <w:rsid w:val="00700AA6"/>
    <w:rsid w:val="00700E12"/>
    <w:rsid w:val="00701629"/>
    <w:rsid w:val="007016BF"/>
    <w:rsid w:val="00701AD0"/>
    <w:rsid w:val="00701C10"/>
    <w:rsid w:val="00701D38"/>
    <w:rsid w:val="00702071"/>
    <w:rsid w:val="00702DF4"/>
    <w:rsid w:val="00702FB6"/>
    <w:rsid w:val="007037BB"/>
    <w:rsid w:val="00703A3A"/>
    <w:rsid w:val="00703C11"/>
    <w:rsid w:val="00703D5D"/>
    <w:rsid w:val="0070404E"/>
    <w:rsid w:val="00704086"/>
    <w:rsid w:val="007042C2"/>
    <w:rsid w:val="0070438F"/>
    <w:rsid w:val="00705276"/>
    <w:rsid w:val="00705505"/>
    <w:rsid w:val="00705E6F"/>
    <w:rsid w:val="0070626D"/>
    <w:rsid w:val="007062AB"/>
    <w:rsid w:val="00706485"/>
    <w:rsid w:val="00706A28"/>
    <w:rsid w:val="00706EC8"/>
    <w:rsid w:val="007071E3"/>
    <w:rsid w:val="007074C4"/>
    <w:rsid w:val="00707D84"/>
    <w:rsid w:val="00707F85"/>
    <w:rsid w:val="007105B0"/>
    <w:rsid w:val="00710647"/>
    <w:rsid w:val="00710A81"/>
    <w:rsid w:val="0071104F"/>
    <w:rsid w:val="007116FA"/>
    <w:rsid w:val="007117B1"/>
    <w:rsid w:val="00711960"/>
    <w:rsid w:val="007120F5"/>
    <w:rsid w:val="00712231"/>
    <w:rsid w:val="0071232B"/>
    <w:rsid w:val="007126A2"/>
    <w:rsid w:val="00712C54"/>
    <w:rsid w:val="00712CC0"/>
    <w:rsid w:val="00712F23"/>
    <w:rsid w:val="00713616"/>
    <w:rsid w:val="00713655"/>
    <w:rsid w:val="007138D2"/>
    <w:rsid w:val="007139C5"/>
    <w:rsid w:val="00713DE5"/>
    <w:rsid w:val="00714007"/>
    <w:rsid w:val="00714B9B"/>
    <w:rsid w:val="0071503C"/>
    <w:rsid w:val="007152F1"/>
    <w:rsid w:val="00715B64"/>
    <w:rsid w:val="00715F10"/>
    <w:rsid w:val="0071602B"/>
    <w:rsid w:val="0071618F"/>
    <w:rsid w:val="00716371"/>
    <w:rsid w:val="00716F77"/>
    <w:rsid w:val="00717305"/>
    <w:rsid w:val="007175D9"/>
    <w:rsid w:val="007177B3"/>
    <w:rsid w:val="007179E6"/>
    <w:rsid w:val="00717D17"/>
    <w:rsid w:val="0072083F"/>
    <w:rsid w:val="00720B5F"/>
    <w:rsid w:val="00720BE0"/>
    <w:rsid w:val="00721293"/>
    <w:rsid w:val="007215ED"/>
    <w:rsid w:val="00721F02"/>
    <w:rsid w:val="0072211D"/>
    <w:rsid w:val="0072265A"/>
    <w:rsid w:val="00722A9C"/>
    <w:rsid w:val="00722ABC"/>
    <w:rsid w:val="0072303B"/>
    <w:rsid w:val="00723222"/>
    <w:rsid w:val="007232A3"/>
    <w:rsid w:val="00723401"/>
    <w:rsid w:val="00723715"/>
    <w:rsid w:val="00724283"/>
    <w:rsid w:val="007246A2"/>
    <w:rsid w:val="007246CD"/>
    <w:rsid w:val="007247E3"/>
    <w:rsid w:val="00724ADE"/>
    <w:rsid w:val="00724D4F"/>
    <w:rsid w:val="00724EE6"/>
    <w:rsid w:val="00725125"/>
    <w:rsid w:val="00725158"/>
    <w:rsid w:val="0072527F"/>
    <w:rsid w:val="007253BC"/>
    <w:rsid w:val="0072575B"/>
    <w:rsid w:val="007258F1"/>
    <w:rsid w:val="0072604E"/>
    <w:rsid w:val="0072667C"/>
    <w:rsid w:val="007266A6"/>
    <w:rsid w:val="007269C5"/>
    <w:rsid w:val="00726A5C"/>
    <w:rsid w:val="00726AC1"/>
    <w:rsid w:val="00726B98"/>
    <w:rsid w:val="00726FBC"/>
    <w:rsid w:val="00727254"/>
    <w:rsid w:val="007273E3"/>
    <w:rsid w:val="007273E5"/>
    <w:rsid w:val="00727492"/>
    <w:rsid w:val="00727E80"/>
    <w:rsid w:val="00730167"/>
    <w:rsid w:val="007301A2"/>
    <w:rsid w:val="007304FA"/>
    <w:rsid w:val="00730572"/>
    <w:rsid w:val="007307DE"/>
    <w:rsid w:val="007307FF"/>
    <w:rsid w:val="00730ADC"/>
    <w:rsid w:val="00730FE4"/>
    <w:rsid w:val="0073109D"/>
    <w:rsid w:val="00731560"/>
    <w:rsid w:val="0073191A"/>
    <w:rsid w:val="00731F4A"/>
    <w:rsid w:val="00731F9D"/>
    <w:rsid w:val="00732099"/>
    <w:rsid w:val="00732284"/>
    <w:rsid w:val="0073228D"/>
    <w:rsid w:val="00732367"/>
    <w:rsid w:val="00732A32"/>
    <w:rsid w:val="00732DA4"/>
    <w:rsid w:val="007333F7"/>
    <w:rsid w:val="007337FA"/>
    <w:rsid w:val="00733AD9"/>
    <w:rsid w:val="00733D6E"/>
    <w:rsid w:val="00733EAC"/>
    <w:rsid w:val="007340F8"/>
    <w:rsid w:val="00734212"/>
    <w:rsid w:val="00736462"/>
    <w:rsid w:val="007365A2"/>
    <w:rsid w:val="00736D8F"/>
    <w:rsid w:val="007370A3"/>
    <w:rsid w:val="00737279"/>
    <w:rsid w:val="007373EA"/>
    <w:rsid w:val="0073763C"/>
    <w:rsid w:val="0073765C"/>
    <w:rsid w:val="007376AC"/>
    <w:rsid w:val="0073782D"/>
    <w:rsid w:val="00737AEE"/>
    <w:rsid w:val="00737D78"/>
    <w:rsid w:val="00740A99"/>
    <w:rsid w:val="00740C11"/>
    <w:rsid w:val="00741035"/>
    <w:rsid w:val="0074134B"/>
    <w:rsid w:val="0074181A"/>
    <w:rsid w:val="00741CEA"/>
    <w:rsid w:val="00741D41"/>
    <w:rsid w:val="00741EED"/>
    <w:rsid w:val="007421FF"/>
    <w:rsid w:val="00742263"/>
    <w:rsid w:val="00742625"/>
    <w:rsid w:val="00742831"/>
    <w:rsid w:val="00742CAB"/>
    <w:rsid w:val="00742CB7"/>
    <w:rsid w:val="007433AF"/>
    <w:rsid w:val="0074376E"/>
    <w:rsid w:val="00743828"/>
    <w:rsid w:val="00743A04"/>
    <w:rsid w:val="00743F90"/>
    <w:rsid w:val="00744291"/>
    <w:rsid w:val="00744DAF"/>
    <w:rsid w:val="007456F7"/>
    <w:rsid w:val="00745814"/>
    <w:rsid w:val="00745B55"/>
    <w:rsid w:val="00745D8A"/>
    <w:rsid w:val="00745FB7"/>
    <w:rsid w:val="007466BF"/>
    <w:rsid w:val="007467FA"/>
    <w:rsid w:val="007469CD"/>
    <w:rsid w:val="00746B26"/>
    <w:rsid w:val="00746B7A"/>
    <w:rsid w:val="00746F18"/>
    <w:rsid w:val="00747580"/>
    <w:rsid w:val="007475EE"/>
    <w:rsid w:val="00747851"/>
    <w:rsid w:val="0074785D"/>
    <w:rsid w:val="00747983"/>
    <w:rsid w:val="00747B46"/>
    <w:rsid w:val="00747D9C"/>
    <w:rsid w:val="007503AC"/>
    <w:rsid w:val="007505BE"/>
    <w:rsid w:val="007505C0"/>
    <w:rsid w:val="007508B2"/>
    <w:rsid w:val="00750B0F"/>
    <w:rsid w:val="00750FE7"/>
    <w:rsid w:val="007510C0"/>
    <w:rsid w:val="00751543"/>
    <w:rsid w:val="00751A01"/>
    <w:rsid w:val="00751C3A"/>
    <w:rsid w:val="00751EAB"/>
    <w:rsid w:val="007522CA"/>
    <w:rsid w:val="00752657"/>
    <w:rsid w:val="00752961"/>
    <w:rsid w:val="00752DFC"/>
    <w:rsid w:val="007531B7"/>
    <w:rsid w:val="007531EE"/>
    <w:rsid w:val="0075321C"/>
    <w:rsid w:val="0075325E"/>
    <w:rsid w:val="007532F5"/>
    <w:rsid w:val="0075355A"/>
    <w:rsid w:val="00753AF5"/>
    <w:rsid w:val="00753B0E"/>
    <w:rsid w:val="00753BAD"/>
    <w:rsid w:val="00753E01"/>
    <w:rsid w:val="0075409A"/>
    <w:rsid w:val="0075439E"/>
    <w:rsid w:val="00755256"/>
    <w:rsid w:val="007556E0"/>
    <w:rsid w:val="00755B27"/>
    <w:rsid w:val="00755CB3"/>
    <w:rsid w:val="00755F33"/>
    <w:rsid w:val="0075619F"/>
    <w:rsid w:val="00756757"/>
    <w:rsid w:val="007568A6"/>
    <w:rsid w:val="00756C55"/>
    <w:rsid w:val="00756C64"/>
    <w:rsid w:val="00756DFC"/>
    <w:rsid w:val="00757441"/>
    <w:rsid w:val="0075760E"/>
    <w:rsid w:val="00757A67"/>
    <w:rsid w:val="00757B84"/>
    <w:rsid w:val="00757C8B"/>
    <w:rsid w:val="00757CFF"/>
    <w:rsid w:val="00757F3E"/>
    <w:rsid w:val="007602E7"/>
    <w:rsid w:val="00760CE0"/>
    <w:rsid w:val="00760D21"/>
    <w:rsid w:val="00760DDC"/>
    <w:rsid w:val="00760E01"/>
    <w:rsid w:val="00760F0C"/>
    <w:rsid w:val="007613C0"/>
    <w:rsid w:val="0076164B"/>
    <w:rsid w:val="0076168F"/>
    <w:rsid w:val="00761BA8"/>
    <w:rsid w:val="007627F2"/>
    <w:rsid w:val="00762B89"/>
    <w:rsid w:val="00763285"/>
    <w:rsid w:val="0076336B"/>
    <w:rsid w:val="00763422"/>
    <w:rsid w:val="0076351A"/>
    <w:rsid w:val="0076353F"/>
    <w:rsid w:val="00763C2A"/>
    <w:rsid w:val="00763D1B"/>
    <w:rsid w:val="00764096"/>
    <w:rsid w:val="0076420F"/>
    <w:rsid w:val="0076442C"/>
    <w:rsid w:val="007647E7"/>
    <w:rsid w:val="00764955"/>
    <w:rsid w:val="00764961"/>
    <w:rsid w:val="007653B8"/>
    <w:rsid w:val="007653C8"/>
    <w:rsid w:val="007661AC"/>
    <w:rsid w:val="0076639A"/>
    <w:rsid w:val="0076643D"/>
    <w:rsid w:val="00766501"/>
    <w:rsid w:val="007666D2"/>
    <w:rsid w:val="0076684B"/>
    <w:rsid w:val="007668C5"/>
    <w:rsid w:val="00766AFF"/>
    <w:rsid w:val="00766CCA"/>
    <w:rsid w:val="00766F5D"/>
    <w:rsid w:val="00767125"/>
    <w:rsid w:val="007672DD"/>
    <w:rsid w:val="00767911"/>
    <w:rsid w:val="00767DB7"/>
    <w:rsid w:val="00767E99"/>
    <w:rsid w:val="00770371"/>
    <w:rsid w:val="0077087F"/>
    <w:rsid w:val="00770EB6"/>
    <w:rsid w:val="007716F8"/>
    <w:rsid w:val="00771835"/>
    <w:rsid w:val="00771908"/>
    <w:rsid w:val="007721B9"/>
    <w:rsid w:val="007721FA"/>
    <w:rsid w:val="00772727"/>
    <w:rsid w:val="007728D6"/>
    <w:rsid w:val="00772A69"/>
    <w:rsid w:val="00772B97"/>
    <w:rsid w:val="00772FA0"/>
    <w:rsid w:val="0077325F"/>
    <w:rsid w:val="0077340E"/>
    <w:rsid w:val="007734FD"/>
    <w:rsid w:val="007736CE"/>
    <w:rsid w:val="00773C3A"/>
    <w:rsid w:val="00774397"/>
    <w:rsid w:val="0077469C"/>
    <w:rsid w:val="007746E2"/>
    <w:rsid w:val="00774C9F"/>
    <w:rsid w:val="0077525E"/>
    <w:rsid w:val="00775365"/>
    <w:rsid w:val="007754F7"/>
    <w:rsid w:val="00775C71"/>
    <w:rsid w:val="00775F12"/>
    <w:rsid w:val="0077605F"/>
    <w:rsid w:val="00776331"/>
    <w:rsid w:val="007767FB"/>
    <w:rsid w:val="0077692F"/>
    <w:rsid w:val="00776E8F"/>
    <w:rsid w:val="00777564"/>
    <w:rsid w:val="00777A04"/>
    <w:rsid w:val="00777CA7"/>
    <w:rsid w:val="007802F5"/>
    <w:rsid w:val="007806BC"/>
    <w:rsid w:val="00780A53"/>
    <w:rsid w:val="00780F28"/>
    <w:rsid w:val="007814A2"/>
    <w:rsid w:val="007816CB"/>
    <w:rsid w:val="007819F4"/>
    <w:rsid w:val="00781BFF"/>
    <w:rsid w:val="00781C14"/>
    <w:rsid w:val="00781E96"/>
    <w:rsid w:val="00781EE2"/>
    <w:rsid w:val="00781FDA"/>
    <w:rsid w:val="0078214F"/>
    <w:rsid w:val="0078255C"/>
    <w:rsid w:val="00782752"/>
    <w:rsid w:val="0078290E"/>
    <w:rsid w:val="007830D6"/>
    <w:rsid w:val="00783800"/>
    <w:rsid w:val="00783840"/>
    <w:rsid w:val="007839D4"/>
    <w:rsid w:val="00783A35"/>
    <w:rsid w:val="00783AAC"/>
    <w:rsid w:val="007844A1"/>
    <w:rsid w:val="00784585"/>
    <w:rsid w:val="007845E5"/>
    <w:rsid w:val="00784843"/>
    <w:rsid w:val="00784B16"/>
    <w:rsid w:val="00784E13"/>
    <w:rsid w:val="007850D8"/>
    <w:rsid w:val="0078566F"/>
    <w:rsid w:val="00785A34"/>
    <w:rsid w:val="00785B15"/>
    <w:rsid w:val="00785B64"/>
    <w:rsid w:val="00785BC6"/>
    <w:rsid w:val="00786584"/>
    <w:rsid w:val="00786A93"/>
    <w:rsid w:val="00786D2B"/>
    <w:rsid w:val="00786EB0"/>
    <w:rsid w:val="00787318"/>
    <w:rsid w:val="00787FD5"/>
    <w:rsid w:val="00790057"/>
    <w:rsid w:val="007903CD"/>
    <w:rsid w:val="007906D8"/>
    <w:rsid w:val="00790797"/>
    <w:rsid w:val="007908D5"/>
    <w:rsid w:val="0079158F"/>
    <w:rsid w:val="00791909"/>
    <w:rsid w:val="0079190A"/>
    <w:rsid w:val="00791B48"/>
    <w:rsid w:val="00791BB2"/>
    <w:rsid w:val="00791EE0"/>
    <w:rsid w:val="00792015"/>
    <w:rsid w:val="007921E1"/>
    <w:rsid w:val="00792326"/>
    <w:rsid w:val="007926A0"/>
    <w:rsid w:val="0079291B"/>
    <w:rsid w:val="00793045"/>
    <w:rsid w:val="00793240"/>
    <w:rsid w:val="0079343C"/>
    <w:rsid w:val="007934F3"/>
    <w:rsid w:val="007937C0"/>
    <w:rsid w:val="007938E6"/>
    <w:rsid w:val="00793B77"/>
    <w:rsid w:val="00793B82"/>
    <w:rsid w:val="00794412"/>
    <w:rsid w:val="007946C9"/>
    <w:rsid w:val="00794AFA"/>
    <w:rsid w:val="00794CC1"/>
    <w:rsid w:val="00795554"/>
    <w:rsid w:val="007957B4"/>
    <w:rsid w:val="00795872"/>
    <w:rsid w:val="007959B4"/>
    <w:rsid w:val="00795B55"/>
    <w:rsid w:val="00795D07"/>
    <w:rsid w:val="007967DE"/>
    <w:rsid w:val="00796BC7"/>
    <w:rsid w:val="00797518"/>
    <w:rsid w:val="007975A0"/>
    <w:rsid w:val="007A025D"/>
    <w:rsid w:val="007A0DC1"/>
    <w:rsid w:val="007A10EE"/>
    <w:rsid w:val="007A124D"/>
    <w:rsid w:val="007A129E"/>
    <w:rsid w:val="007A1472"/>
    <w:rsid w:val="007A1B82"/>
    <w:rsid w:val="007A1EFD"/>
    <w:rsid w:val="007A1F79"/>
    <w:rsid w:val="007A21FA"/>
    <w:rsid w:val="007A25A1"/>
    <w:rsid w:val="007A271F"/>
    <w:rsid w:val="007A29AB"/>
    <w:rsid w:val="007A29CA"/>
    <w:rsid w:val="007A29F1"/>
    <w:rsid w:val="007A326A"/>
    <w:rsid w:val="007A38F8"/>
    <w:rsid w:val="007A39C8"/>
    <w:rsid w:val="007A3A81"/>
    <w:rsid w:val="007A3F77"/>
    <w:rsid w:val="007A4053"/>
    <w:rsid w:val="007A4296"/>
    <w:rsid w:val="007A4613"/>
    <w:rsid w:val="007A4A29"/>
    <w:rsid w:val="007A4C27"/>
    <w:rsid w:val="007A4D0E"/>
    <w:rsid w:val="007A4FFE"/>
    <w:rsid w:val="007A5024"/>
    <w:rsid w:val="007A5268"/>
    <w:rsid w:val="007A5277"/>
    <w:rsid w:val="007A552E"/>
    <w:rsid w:val="007A565C"/>
    <w:rsid w:val="007A6239"/>
    <w:rsid w:val="007A6455"/>
    <w:rsid w:val="007A6883"/>
    <w:rsid w:val="007A6965"/>
    <w:rsid w:val="007A6B37"/>
    <w:rsid w:val="007A6BC0"/>
    <w:rsid w:val="007A6DD8"/>
    <w:rsid w:val="007A6E19"/>
    <w:rsid w:val="007A706C"/>
    <w:rsid w:val="007A7254"/>
    <w:rsid w:val="007A735F"/>
    <w:rsid w:val="007A75F0"/>
    <w:rsid w:val="007A78AC"/>
    <w:rsid w:val="007A79B2"/>
    <w:rsid w:val="007A7B4C"/>
    <w:rsid w:val="007B06C5"/>
    <w:rsid w:val="007B06E2"/>
    <w:rsid w:val="007B08D8"/>
    <w:rsid w:val="007B0A19"/>
    <w:rsid w:val="007B0D7A"/>
    <w:rsid w:val="007B0D93"/>
    <w:rsid w:val="007B0E1F"/>
    <w:rsid w:val="007B180A"/>
    <w:rsid w:val="007B1917"/>
    <w:rsid w:val="007B1DA6"/>
    <w:rsid w:val="007B1EB9"/>
    <w:rsid w:val="007B2091"/>
    <w:rsid w:val="007B2398"/>
    <w:rsid w:val="007B255E"/>
    <w:rsid w:val="007B2944"/>
    <w:rsid w:val="007B2E40"/>
    <w:rsid w:val="007B2FEE"/>
    <w:rsid w:val="007B334F"/>
    <w:rsid w:val="007B34B6"/>
    <w:rsid w:val="007B35F5"/>
    <w:rsid w:val="007B37DF"/>
    <w:rsid w:val="007B3885"/>
    <w:rsid w:val="007B3B22"/>
    <w:rsid w:val="007B3C14"/>
    <w:rsid w:val="007B3E9A"/>
    <w:rsid w:val="007B3EF6"/>
    <w:rsid w:val="007B4210"/>
    <w:rsid w:val="007B47A4"/>
    <w:rsid w:val="007B5560"/>
    <w:rsid w:val="007B56C2"/>
    <w:rsid w:val="007B5818"/>
    <w:rsid w:val="007B5859"/>
    <w:rsid w:val="007B5935"/>
    <w:rsid w:val="007B5A8B"/>
    <w:rsid w:val="007B5AD2"/>
    <w:rsid w:val="007B5BFA"/>
    <w:rsid w:val="007B5DAC"/>
    <w:rsid w:val="007B5E60"/>
    <w:rsid w:val="007B5ED7"/>
    <w:rsid w:val="007B5F11"/>
    <w:rsid w:val="007B5F64"/>
    <w:rsid w:val="007B6068"/>
    <w:rsid w:val="007B608B"/>
    <w:rsid w:val="007B621D"/>
    <w:rsid w:val="007B68A6"/>
    <w:rsid w:val="007B6A6C"/>
    <w:rsid w:val="007B6BE0"/>
    <w:rsid w:val="007B6ED0"/>
    <w:rsid w:val="007B6EDC"/>
    <w:rsid w:val="007B7650"/>
    <w:rsid w:val="007B76B6"/>
    <w:rsid w:val="007B780F"/>
    <w:rsid w:val="007C08E0"/>
    <w:rsid w:val="007C0BD0"/>
    <w:rsid w:val="007C0FFA"/>
    <w:rsid w:val="007C1040"/>
    <w:rsid w:val="007C15E5"/>
    <w:rsid w:val="007C17B1"/>
    <w:rsid w:val="007C18F4"/>
    <w:rsid w:val="007C1BD6"/>
    <w:rsid w:val="007C1D6B"/>
    <w:rsid w:val="007C1E0A"/>
    <w:rsid w:val="007C1E3C"/>
    <w:rsid w:val="007C25B4"/>
    <w:rsid w:val="007C2691"/>
    <w:rsid w:val="007C2ACC"/>
    <w:rsid w:val="007C2CB2"/>
    <w:rsid w:val="007C3361"/>
    <w:rsid w:val="007C35EC"/>
    <w:rsid w:val="007C3B5B"/>
    <w:rsid w:val="007C3BF6"/>
    <w:rsid w:val="007C3E24"/>
    <w:rsid w:val="007C407A"/>
    <w:rsid w:val="007C42E5"/>
    <w:rsid w:val="007C46DD"/>
    <w:rsid w:val="007C49DD"/>
    <w:rsid w:val="007C4A38"/>
    <w:rsid w:val="007C4C90"/>
    <w:rsid w:val="007C50CA"/>
    <w:rsid w:val="007C5E64"/>
    <w:rsid w:val="007C627F"/>
    <w:rsid w:val="007C63F0"/>
    <w:rsid w:val="007C647E"/>
    <w:rsid w:val="007C6BA4"/>
    <w:rsid w:val="007C6BF9"/>
    <w:rsid w:val="007C7141"/>
    <w:rsid w:val="007C7460"/>
    <w:rsid w:val="007C7939"/>
    <w:rsid w:val="007C7948"/>
    <w:rsid w:val="007C7CB2"/>
    <w:rsid w:val="007C7F9C"/>
    <w:rsid w:val="007D0024"/>
    <w:rsid w:val="007D0413"/>
    <w:rsid w:val="007D04C1"/>
    <w:rsid w:val="007D09A5"/>
    <w:rsid w:val="007D0A77"/>
    <w:rsid w:val="007D0E27"/>
    <w:rsid w:val="007D10DD"/>
    <w:rsid w:val="007D1431"/>
    <w:rsid w:val="007D18E4"/>
    <w:rsid w:val="007D2592"/>
    <w:rsid w:val="007D2D10"/>
    <w:rsid w:val="007D353E"/>
    <w:rsid w:val="007D380B"/>
    <w:rsid w:val="007D390E"/>
    <w:rsid w:val="007D39CD"/>
    <w:rsid w:val="007D3C49"/>
    <w:rsid w:val="007D4201"/>
    <w:rsid w:val="007D4E53"/>
    <w:rsid w:val="007D5049"/>
    <w:rsid w:val="007D55AD"/>
    <w:rsid w:val="007D5762"/>
    <w:rsid w:val="007D58A7"/>
    <w:rsid w:val="007D596B"/>
    <w:rsid w:val="007D5FC3"/>
    <w:rsid w:val="007D6187"/>
    <w:rsid w:val="007D6235"/>
    <w:rsid w:val="007D63A1"/>
    <w:rsid w:val="007D6E40"/>
    <w:rsid w:val="007D6F91"/>
    <w:rsid w:val="007D7A4D"/>
    <w:rsid w:val="007D7D2D"/>
    <w:rsid w:val="007E02A9"/>
    <w:rsid w:val="007E07E9"/>
    <w:rsid w:val="007E082A"/>
    <w:rsid w:val="007E1077"/>
    <w:rsid w:val="007E1080"/>
    <w:rsid w:val="007E1573"/>
    <w:rsid w:val="007E167C"/>
    <w:rsid w:val="007E1B37"/>
    <w:rsid w:val="007E1C87"/>
    <w:rsid w:val="007E20F3"/>
    <w:rsid w:val="007E215A"/>
    <w:rsid w:val="007E229F"/>
    <w:rsid w:val="007E2C0E"/>
    <w:rsid w:val="007E2C70"/>
    <w:rsid w:val="007E2E26"/>
    <w:rsid w:val="007E304F"/>
    <w:rsid w:val="007E34E4"/>
    <w:rsid w:val="007E356E"/>
    <w:rsid w:val="007E36F0"/>
    <w:rsid w:val="007E40FE"/>
    <w:rsid w:val="007E46DB"/>
    <w:rsid w:val="007E48C4"/>
    <w:rsid w:val="007E4B0B"/>
    <w:rsid w:val="007E4B80"/>
    <w:rsid w:val="007E55A2"/>
    <w:rsid w:val="007E5CEB"/>
    <w:rsid w:val="007E5FEF"/>
    <w:rsid w:val="007E657B"/>
    <w:rsid w:val="007E670E"/>
    <w:rsid w:val="007E68B3"/>
    <w:rsid w:val="007E6B2D"/>
    <w:rsid w:val="007E7175"/>
    <w:rsid w:val="007E7504"/>
    <w:rsid w:val="007E7541"/>
    <w:rsid w:val="007F0786"/>
    <w:rsid w:val="007F0BDC"/>
    <w:rsid w:val="007F121C"/>
    <w:rsid w:val="007F1483"/>
    <w:rsid w:val="007F15AC"/>
    <w:rsid w:val="007F19D4"/>
    <w:rsid w:val="007F1A80"/>
    <w:rsid w:val="007F1AC0"/>
    <w:rsid w:val="007F2244"/>
    <w:rsid w:val="007F229B"/>
    <w:rsid w:val="007F25B9"/>
    <w:rsid w:val="007F27A9"/>
    <w:rsid w:val="007F285D"/>
    <w:rsid w:val="007F289B"/>
    <w:rsid w:val="007F293A"/>
    <w:rsid w:val="007F2EFB"/>
    <w:rsid w:val="007F3633"/>
    <w:rsid w:val="007F3EC2"/>
    <w:rsid w:val="007F412B"/>
    <w:rsid w:val="007F4671"/>
    <w:rsid w:val="007F474B"/>
    <w:rsid w:val="007F4ABE"/>
    <w:rsid w:val="007F4CAB"/>
    <w:rsid w:val="007F4F5C"/>
    <w:rsid w:val="007F5032"/>
    <w:rsid w:val="007F5911"/>
    <w:rsid w:val="007F613A"/>
    <w:rsid w:val="007F6635"/>
    <w:rsid w:val="007F693B"/>
    <w:rsid w:val="007F6A99"/>
    <w:rsid w:val="007F6EBF"/>
    <w:rsid w:val="007F6F95"/>
    <w:rsid w:val="007F71E0"/>
    <w:rsid w:val="007F7240"/>
    <w:rsid w:val="007F76C2"/>
    <w:rsid w:val="007F7AF0"/>
    <w:rsid w:val="007F7DFB"/>
    <w:rsid w:val="007F7FAA"/>
    <w:rsid w:val="00800113"/>
    <w:rsid w:val="008001B1"/>
    <w:rsid w:val="00800328"/>
    <w:rsid w:val="0080062E"/>
    <w:rsid w:val="00800854"/>
    <w:rsid w:val="008008CF"/>
    <w:rsid w:val="00800A66"/>
    <w:rsid w:val="00800B4E"/>
    <w:rsid w:val="008011E7"/>
    <w:rsid w:val="00801380"/>
    <w:rsid w:val="008015CB"/>
    <w:rsid w:val="00801744"/>
    <w:rsid w:val="00801D1C"/>
    <w:rsid w:val="00801F2B"/>
    <w:rsid w:val="008023F0"/>
    <w:rsid w:val="00802A59"/>
    <w:rsid w:val="00802D5F"/>
    <w:rsid w:val="00803479"/>
    <w:rsid w:val="00803C08"/>
    <w:rsid w:val="008042ED"/>
    <w:rsid w:val="00804884"/>
    <w:rsid w:val="0080491C"/>
    <w:rsid w:val="00804D0F"/>
    <w:rsid w:val="00804F50"/>
    <w:rsid w:val="0080512D"/>
    <w:rsid w:val="008052D5"/>
    <w:rsid w:val="008052FF"/>
    <w:rsid w:val="0080558F"/>
    <w:rsid w:val="00805749"/>
    <w:rsid w:val="00805899"/>
    <w:rsid w:val="00805910"/>
    <w:rsid w:val="00805EFD"/>
    <w:rsid w:val="00806BE8"/>
    <w:rsid w:val="00806C87"/>
    <w:rsid w:val="00806DE4"/>
    <w:rsid w:val="00806FBD"/>
    <w:rsid w:val="0080748B"/>
    <w:rsid w:val="00810376"/>
    <w:rsid w:val="008104AD"/>
    <w:rsid w:val="0081068F"/>
    <w:rsid w:val="0081092B"/>
    <w:rsid w:val="0081134D"/>
    <w:rsid w:val="00811372"/>
    <w:rsid w:val="00811614"/>
    <w:rsid w:val="00811719"/>
    <w:rsid w:val="00811737"/>
    <w:rsid w:val="0081199B"/>
    <w:rsid w:val="00811E4E"/>
    <w:rsid w:val="0081276F"/>
    <w:rsid w:val="00812B00"/>
    <w:rsid w:val="00812BDA"/>
    <w:rsid w:val="00813121"/>
    <w:rsid w:val="0081321B"/>
    <w:rsid w:val="008132ED"/>
    <w:rsid w:val="00813326"/>
    <w:rsid w:val="00813346"/>
    <w:rsid w:val="00813B29"/>
    <w:rsid w:val="00813BE4"/>
    <w:rsid w:val="00813C0C"/>
    <w:rsid w:val="00813DE2"/>
    <w:rsid w:val="00814514"/>
    <w:rsid w:val="008146AF"/>
    <w:rsid w:val="00814CD9"/>
    <w:rsid w:val="00814D03"/>
    <w:rsid w:val="00815D7B"/>
    <w:rsid w:val="00815E46"/>
    <w:rsid w:val="0081648E"/>
    <w:rsid w:val="00816803"/>
    <w:rsid w:val="00816992"/>
    <w:rsid w:val="00816A07"/>
    <w:rsid w:val="00817321"/>
    <w:rsid w:val="008175BD"/>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FA5"/>
    <w:rsid w:val="00820FD9"/>
    <w:rsid w:val="00821169"/>
    <w:rsid w:val="0082123D"/>
    <w:rsid w:val="00821723"/>
    <w:rsid w:val="0082184E"/>
    <w:rsid w:val="00821D0F"/>
    <w:rsid w:val="00821E7E"/>
    <w:rsid w:val="00822659"/>
    <w:rsid w:val="0082285B"/>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ED"/>
    <w:rsid w:val="008255B4"/>
    <w:rsid w:val="00825CBF"/>
    <w:rsid w:val="008266FF"/>
    <w:rsid w:val="00826761"/>
    <w:rsid w:val="00826BFE"/>
    <w:rsid w:val="00826D9F"/>
    <w:rsid w:val="00827295"/>
    <w:rsid w:val="00827AD7"/>
    <w:rsid w:val="00827DD0"/>
    <w:rsid w:val="00830009"/>
    <w:rsid w:val="00830081"/>
    <w:rsid w:val="00830156"/>
    <w:rsid w:val="00830158"/>
    <w:rsid w:val="00830183"/>
    <w:rsid w:val="00830355"/>
    <w:rsid w:val="008308A0"/>
    <w:rsid w:val="00830CE9"/>
    <w:rsid w:val="00830DC2"/>
    <w:rsid w:val="00830E5B"/>
    <w:rsid w:val="00830FE1"/>
    <w:rsid w:val="00831709"/>
    <w:rsid w:val="00831B3B"/>
    <w:rsid w:val="00831C4A"/>
    <w:rsid w:val="00831F25"/>
    <w:rsid w:val="00832275"/>
    <w:rsid w:val="008323AC"/>
    <w:rsid w:val="008323F6"/>
    <w:rsid w:val="0083253D"/>
    <w:rsid w:val="00832F15"/>
    <w:rsid w:val="00833092"/>
    <w:rsid w:val="008331A2"/>
    <w:rsid w:val="00833261"/>
    <w:rsid w:val="0083355E"/>
    <w:rsid w:val="00833621"/>
    <w:rsid w:val="008338DE"/>
    <w:rsid w:val="00833DB8"/>
    <w:rsid w:val="00833EE9"/>
    <w:rsid w:val="008345DE"/>
    <w:rsid w:val="008346E3"/>
    <w:rsid w:val="008347D4"/>
    <w:rsid w:val="0083480F"/>
    <w:rsid w:val="00834CDC"/>
    <w:rsid w:val="008359E5"/>
    <w:rsid w:val="00835AEA"/>
    <w:rsid w:val="00835C72"/>
    <w:rsid w:val="00835FF3"/>
    <w:rsid w:val="008361EE"/>
    <w:rsid w:val="00836507"/>
    <w:rsid w:val="00836639"/>
    <w:rsid w:val="008366EA"/>
    <w:rsid w:val="0083682E"/>
    <w:rsid w:val="00836D38"/>
    <w:rsid w:val="008370F2"/>
    <w:rsid w:val="00837582"/>
    <w:rsid w:val="00837780"/>
    <w:rsid w:val="00837B31"/>
    <w:rsid w:val="00837D1F"/>
    <w:rsid w:val="00840014"/>
    <w:rsid w:val="0084041C"/>
    <w:rsid w:val="008404D1"/>
    <w:rsid w:val="00840BA8"/>
    <w:rsid w:val="00840DDD"/>
    <w:rsid w:val="008412D7"/>
    <w:rsid w:val="0084157D"/>
    <w:rsid w:val="00841638"/>
    <w:rsid w:val="008416E9"/>
    <w:rsid w:val="00841BFB"/>
    <w:rsid w:val="00841C2D"/>
    <w:rsid w:val="008422BC"/>
    <w:rsid w:val="00842338"/>
    <w:rsid w:val="00842A64"/>
    <w:rsid w:val="00842E0E"/>
    <w:rsid w:val="00842F67"/>
    <w:rsid w:val="008432EC"/>
    <w:rsid w:val="00843493"/>
    <w:rsid w:val="00843780"/>
    <w:rsid w:val="00843FDA"/>
    <w:rsid w:val="008440A0"/>
    <w:rsid w:val="008441F5"/>
    <w:rsid w:val="00844DAE"/>
    <w:rsid w:val="00845490"/>
    <w:rsid w:val="00845969"/>
    <w:rsid w:val="00845CEE"/>
    <w:rsid w:val="00845CF6"/>
    <w:rsid w:val="0084607F"/>
    <w:rsid w:val="00846098"/>
    <w:rsid w:val="008464A9"/>
    <w:rsid w:val="00846910"/>
    <w:rsid w:val="00847173"/>
    <w:rsid w:val="00847B1B"/>
    <w:rsid w:val="00847FA9"/>
    <w:rsid w:val="008514DF"/>
    <w:rsid w:val="008518B2"/>
    <w:rsid w:val="00851AA0"/>
    <w:rsid w:val="00851B9C"/>
    <w:rsid w:val="00851C13"/>
    <w:rsid w:val="00851E56"/>
    <w:rsid w:val="008520EB"/>
    <w:rsid w:val="00852B96"/>
    <w:rsid w:val="00852E12"/>
    <w:rsid w:val="008530CF"/>
    <w:rsid w:val="0085318F"/>
    <w:rsid w:val="0085330F"/>
    <w:rsid w:val="00853408"/>
    <w:rsid w:val="008534D3"/>
    <w:rsid w:val="00853774"/>
    <w:rsid w:val="00853A01"/>
    <w:rsid w:val="00853D7A"/>
    <w:rsid w:val="00853E5D"/>
    <w:rsid w:val="00853ED8"/>
    <w:rsid w:val="008541FD"/>
    <w:rsid w:val="00854B6E"/>
    <w:rsid w:val="00854C94"/>
    <w:rsid w:val="00854CBF"/>
    <w:rsid w:val="008550B7"/>
    <w:rsid w:val="00855115"/>
    <w:rsid w:val="00855124"/>
    <w:rsid w:val="0085524D"/>
    <w:rsid w:val="00855B99"/>
    <w:rsid w:val="00855D78"/>
    <w:rsid w:val="00856320"/>
    <w:rsid w:val="00856655"/>
    <w:rsid w:val="00856A54"/>
    <w:rsid w:val="00856AF2"/>
    <w:rsid w:val="00856BD5"/>
    <w:rsid w:val="00856C3B"/>
    <w:rsid w:val="00856C8C"/>
    <w:rsid w:val="00856F0C"/>
    <w:rsid w:val="0085726F"/>
    <w:rsid w:val="00857488"/>
    <w:rsid w:val="008576CD"/>
    <w:rsid w:val="00857991"/>
    <w:rsid w:val="00857A0A"/>
    <w:rsid w:val="00857FA1"/>
    <w:rsid w:val="0086006C"/>
    <w:rsid w:val="008605EB"/>
    <w:rsid w:val="00860AB7"/>
    <w:rsid w:val="00860C9B"/>
    <w:rsid w:val="00860F21"/>
    <w:rsid w:val="00861028"/>
    <w:rsid w:val="0086103B"/>
    <w:rsid w:val="008611C9"/>
    <w:rsid w:val="008616EC"/>
    <w:rsid w:val="0086178D"/>
    <w:rsid w:val="00861B37"/>
    <w:rsid w:val="00861E30"/>
    <w:rsid w:val="0086215C"/>
    <w:rsid w:val="00862790"/>
    <w:rsid w:val="0086289F"/>
    <w:rsid w:val="0086296C"/>
    <w:rsid w:val="008629E7"/>
    <w:rsid w:val="00862B4D"/>
    <w:rsid w:val="00862CE9"/>
    <w:rsid w:val="00862D5A"/>
    <w:rsid w:val="00863089"/>
    <w:rsid w:val="00863229"/>
    <w:rsid w:val="00863397"/>
    <w:rsid w:val="0086362A"/>
    <w:rsid w:val="0086395F"/>
    <w:rsid w:val="00864026"/>
    <w:rsid w:val="00864420"/>
    <w:rsid w:val="00864471"/>
    <w:rsid w:val="0086461B"/>
    <w:rsid w:val="00864967"/>
    <w:rsid w:val="00864ABF"/>
    <w:rsid w:val="00864D5C"/>
    <w:rsid w:val="008650ED"/>
    <w:rsid w:val="0086568D"/>
    <w:rsid w:val="008656D2"/>
    <w:rsid w:val="00865947"/>
    <w:rsid w:val="00865A02"/>
    <w:rsid w:val="00865E18"/>
    <w:rsid w:val="00865EBC"/>
    <w:rsid w:val="00866250"/>
    <w:rsid w:val="008662FD"/>
    <w:rsid w:val="00866376"/>
    <w:rsid w:val="00866410"/>
    <w:rsid w:val="00866457"/>
    <w:rsid w:val="0086680C"/>
    <w:rsid w:val="00866CCB"/>
    <w:rsid w:val="0086710D"/>
    <w:rsid w:val="0086738F"/>
    <w:rsid w:val="008673BA"/>
    <w:rsid w:val="008673C2"/>
    <w:rsid w:val="00867444"/>
    <w:rsid w:val="0086793B"/>
    <w:rsid w:val="00867CCF"/>
    <w:rsid w:val="00870208"/>
    <w:rsid w:val="008704B2"/>
    <w:rsid w:val="0087073B"/>
    <w:rsid w:val="00870AEF"/>
    <w:rsid w:val="00870C9C"/>
    <w:rsid w:val="00870CEA"/>
    <w:rsid w:val="00870D3F"/>
    <w:rsid w:val="00871323"/>
    <w:rsid w:val="008713EF"/>
    <w:rsid w:val="00871904"/>
    <w:rsid w:val="00871BCE"/>
    <w:rsid w:val="00872364"/>
    <w:rsid w:val="00872A28"/>
    <w:rsid w:val="008732B4"/>
    <w:rsid w:val="0087340E"/>
    <w:rsid w:val="00873826"/>
    <w:rsid w:val="008738A0"/>
    <w:rsid w:val="008739A0"/>
    <w:rsid w:val="00873AEA"/>
    <w:rsid w:val="00873D25"/>
    <w:rsid w:val="0087405E"/>
    <w:rsid w:val="008740F9"/>
    <w:rsid w:val="00874277"/>
    <w:rsid w:val="008742F7"/>
    <w:rsid w:val="00874A09"/>
    <w:rsid w:val="00874EA5"/>
    <w:rsid w:val="00875A9E"/>
    <w:rsid w:val="00876446"/>
    <w:rsid w:val="00876640"/>
    <w:rsid w:val="00876686"/>
    <w:rsid w:val="00876A13"/>
    <w:rsid w:val="00876B5F"/>
    <w:rsid w:val="00876CB1"/>
    <w:rsid w:val="00876D3B"/>
    <w:rsid w:val="00877279"/>
    <w:rsid w:val="008775E9"/>
    <w:rsid w:val="0087789B"/>
    <w:rsid w:val="00877A7E"/>
    <w:rsid w:val="00877DC4"/>
    <w:rsid w:val="0088005A"/>
    <w:rsid w:val="0088021F"/>
    <w:rsid w:val="008804CD"/>
    <w:rsid w:val="008804DC"/>
    <w:rsid w:val="00880F44"/>
    <w:rsid w:val="008811CA"/>
    <w:rsid w:val="00881229"/>
    <w:rsid w:val="00881517"/>
    <w:rsid w:val="008815D2"/>
    <w:rsid w:val="0088191B"/>
    <w:rsid w:val="00881F7E"/>
    <w:rsid w:val="00882044"/>
    <w:rsid w:val="008825B6"/>
    <w:rsid w:val="0088326B"/>
    <w:rsid w:val="008833E9"/>
    <w:rsid w:val="0088361F"/>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C2B"/>
    <w:rsid w:val="00885FB2"/>
    <w:rsid w:val="00886A82"/>
    <w:rsid w:val="00886DEE"/>
    <w:rsid w:val="00886E35"/>
    <w:rsid w:val="00886EA8"/>
    <w:rsid w:val="00887104"/>
    <w:rsid w:val="008872F8"/>
    <w:rsid w:val="00887961"/>
    <w:rsid w:val="00890165"/>
    <w:rsid w:val="0089022B"/>
    <w:rsid w:val="008903F5"/>
    <w:rsid w:val="008904DD"/>
    <w:rsid w:val="0089056F"/>
    <w:rsid w:val="00890706"/>
    <w:rsid w:val="00890AEC"/>
    <w:rsid w:val="00890F57"/>
    <w:rsid w:val="0089136B"/>
    <w:rsid w:val="008913FF"/>
    <w:rsid w:val="00891545"/>
    <w:rsid w:val="00891A13"/>
    <w:rsid w:val="00891D1E"/>
    <w:rsid w:val="00892477"/>
    <w:rsid w:val="0089251F"/>
    <w:rsid w:val="00892A69"/>
    <w:rsid w:val="00892C3B"/>
    <w:rsid w:val="00892E09"/>
    <w:rsid w:val="00893386"/>
    <w:rsid w:val="00893603"/>
    <w:rsid w:val="008936A0"/>
    <w:rsid w:val="0089381A"/>
    <w:rsid w:val="00893B08"/>
    <w:rsid w:val="008943FC"/>
    <w:rsid w:val="008945E4"/>
    <w:rsid w:val="00894787"/>
    <w:rsid w:val="008947FF"/>
    <w:rsid w:val="00894843"/>
    <w:rsid w:val="00894F2E"/>
    <w:rsid w:val="00895698"/>
    <w:rsid w:val="00895A05"/>
    <w:rsid w:val="00895A0A"/>
    <w:rsid w:val="00895C8B"/>
    <w:rsid w:val="00895D52"/>
    <w:rsid w:val="00895E62"/>
    <w:rsid w:val="00896A02"/>
    <w:rsid w:val="00896B61"/>
    <w:rsid w:val="00896C61"/>
    <w:rsid w:val="00896CEE"/>
    <w:rsid w:val="008972EE"/>
    <w:rsid w:val="008977FB"/>
    <w:rsid w:val="00897C27"/>
    <w:rsid w:val="00897CCB"/>
    <w:rsid w:val="00897F09"/>
    <w:rsid w:val="00897F3E"/>
    <w:rsid w:val="008A0668"/>
    <w:rsid w:val="008A0676"/>
    <w:rsid w:val="008A0706"/>
    <w:rsid w:val="008A07A6"/>
    <w:rsid w:val="008A0CE0"/>
    <w:rsid w:val="008A13CF"/>
    <w:rsid w:val="008A15B2"/>
    <w:rsid w:val="008A22C0"/>
    <w:rsid w:val="008A2435"/>
    <w:rsid w:val="008A2624"/>
    <w:rsid w:val="008A2798"/>
    <w:rsid w:val="008A28E4"/>
    <w:rsid w:val="008A2A0A"/>
    <w:rsid w:val="008A2A3B"/>
    <w:rsid w:val="008A2C6D"/>
    <w:rsid w:val="008A3726"/>
    <w:rsid w:val="008A39BB"/>
    <w:rsid w:val="008A3BC6"/>
    <w:rsid w:val="008A3D21"/>
    <w:rsid w:val="008A45E7"/>
    <w:rsid w:val="008A4984"/>
    <w:rsid w:val="008A49CF"/>
    <w:rsid w:val="008A4A44"/>
    <w:rsid w:val="008A4D76"/>
    <w:rsid w:val="008A4F43"/>
    <w:rsid w:val="008A4F5F"/>
    <w:rsid w:val="008A5080"/>
    <w:rsid w:val="008A580B"/>
    <w:rsid w:val="008A5BB2"/>
    <w:rsid w:val="008A5E7C"/>
    <w:rsid w:val="008A6420"/>
    <w:rsid w:val="008A6473"/>
    <w:rsid w:val="008A6673"/>
    <w:rsid w:val="008A722B"/>
    <w:rsid w:val="008A7E7E"/>
    <w:rsid w:val="008A7EBB"/>
    <w:rsid w:val="008B008B"/>
    <w:rsid w:val="008B03E7"/>
    <w:rsid w:val="008B097B"/>
    <w:rsid w:val="008B09E3"/>
    <w:rsid w:val="008B0F59"/>
    <w:rsid w:val="008B1516"/>
    <w:rsid w:val="008B156F"/>
    <w:rsid w:val="008B1607"/>
    <w:rsid w:val="008B1B75"/>
    <w:rsid w:val="008B1EF5"/>
    <w:rsid w:val="008B22D2"/>
    <w:rsid w:val="008B2492"/>
    <w:rsid w:val="008B25E5"/>
    <w:rsid w:val="008B2B6F"/>
    <w:rsid w:val="008B2CCC"/>
    <w:rsid w:val="008B3745"/>
    <w:rsid w:val="008B380F"/>
    <w:rsid w:val="008B392A"/>
    <w:rsid w:val="008B3B59"/>
    <w:rsid w:val="008B3C91"/>
    <w:rsid w:val="008B40CD"/>
    <w:rsid w:val="008B4833"/>
    <w:rsid w:val="008B4B14"/>
    <w:rsid w:val="008B4BAE"/>
    <w:rsid w:val="008B4BF6"/>
    <w:rsid w:val="008B4C1A"/>
    <w:rsid w:val="008B4CA4"/>
    <w:rsid w:val="008B4CD7"/>
    <w:rsid w:val="008B5419"/>
    <w:rsid w:val="008B56E5"/>
    <w:rsid w:val="008B5778"/>
    <w:rsid w:val="008B59A3"/>
    <w:rsid w:val="008B5C17"/>
    <w:rsid w:val="008B5CB1"/>
    <w:rsid w:val="008B5F17"/>
    <w:rsid w:val="008B62B3"/>
    <w:rsid w:val="008B6323"/>
    <w:rsid w:val="008B63E0"/>
    <w:rsid w:val="008B6A10"/>
    <w:rsid w:val="008B6E84"/>
    <w:rsid w:val="008B6F4B"/>
    <w:rsid w:val="008B7068"/>
    <w:rsid w:val="008B7373"/>
    <w:rsid w:val="008B73A0"/>
    <w:rsid w:val="008B782B"/>
    <w:rsid w:val="008B7D09"/>
    <w:rsid w:val="008B7E8E"/>
    <w:rsid w:val="008B7EFC"/>
    <w:rsid w:val="008C021D"/>
    <w:rsid w:val="008C0698"/>
    <w:rsid w:val="008C0793"/>
    <w:rsid w:val="008C0E8C"/>
    <w:rsid w:val="008C10E2"/>
    <w:rsid w:val="008C11BE"/>
    <w:rsid w:val="008C12A0"/>
    <w:rsid w:val="008C1A00"/>
    <w:rsid w:val="008C1EAB"/>
    <w:rsid w:val="008C2209"/>
    <w:rsid w:val="008C24FE"/>
    <w:rsid w:val="008C2CED"/>
    <w:rsid w:val="008C2D55"/>
    <w:rsid w:val="008C2FDF"/>
    <w:rsid w:val="008C412F"/>
    <w:rsid w:val="008C43F9"/>
    <w:rsid w:val="008C46E9"/>
    <w:rsid w:val="008C473E"/>
    <w:rsid w:val="008C4A93"/>
    <w:rsid w:val="008C4B7E"/>
    <w:rsid w:val="008C4E7E"/>
    <w:rsid w:val="008C4EE4"/>
    <w:rsid w:val="008C523E"/>
    <w:rsid w:val="008C53F1"/>
    <w:rsid w:val="008C5A45"/>
    <w:rsid w:val="008C5F77"/>
    <w:rsid w:val="008C635A"/>
    <w:rsid w:val="008C6FC9"/>
    <w:rsid w:val="008C70FE"/>
    <w:rsid w:val="008C721F"/>
    <w:rsid w:val="008C7259"/>
    <w:rsid w:val="008C7525"/>
    <w:rsid w:val="008C7E17"/>
    <w:rsid w:val="008D0041"/>
    <w:rsid w:val="008D01AA"/>
    <w:rsid w:val="008D06FC"/>
    <w:rsid w:val="008D0A0C"/>
    <w:rsid w:val="008D0B46"/>
    <w:rsid w:val="008D0BA1"/>
    <w:rsid w:val="008D0C7F"/>
    <w:rsid w:val="008D0D68"/>
    <w:rsid w:val="008D0F8E"/>
    <w:rsid w:val="008D10F1"/>
    <w:rsid w:val="008D18E7"/>
    <w:rsid w:val="008D1928"/>
    <w:rsid w:val="008D1981"/>
    <w:rsid w:val="008D1BFC"/>
    <w:rsid w:val="008D227E"/>
    <w:rsid w:val="008D22C7"/>
    <w:rsid w:val="008D307E"/>
    <w:rsid w:val="008D3184"/>
    <w:rsid w:val="008D32E2"/>
    <w:rsid w:val="008D353C"/>
    <w:rsid w:val="008D39CC"/>
    <w:rsid w:val="008D3C5E"/>
    <w:rsid w:val="008D3E0B"/>
    <w:rsid w:val="008D3E22"/>
    <w:rsid w:val="008D4375"/>
    <w:rsid w:val="008D44C5"/>
    <w:rsid w:val="008D4531"/>
    <w:rsid w:val="008D4596"/>
    <w:rsid w:val="008D4686"/>
    <w:rsid w:val="008D46CC"/>
    <w:rsid w:val="008D4AD4"/>
    <w:rsid w:val="008D4C71"/>
    <w:rsid w:val="008D4D1E"/>
    <w:rsid w:val="008D5426"/>
    <w:rsid w:val="008D5A28"/>
    <w:rsid w:val="008D5C9C"/>
    <w:rsid w:val="008D5DFA"/>
    <w:rsid w:val="008D606F"/>
    <w:rsid w:val="008D6327"/>
    <w:rsid w:val="008D65FB"/>
    <w:rsid w:val="008D6F36"/>
    <w:rsid w:val="008D70F3"/>
    <w:rsid w:val="008D70FC"/>
    <w:rsid w:val="008D712C"/>
    <w:rsid w:val="008D774B"/>
    <w:rsid w:val="008D78C6"/>
    <w:rsid w:val="008D7A07"/>
    <w:rsid w:val="008D7DB1"/>
    <w:rsid w:val="008D7E9D"/>
    <w:rsid w:val="008E020E"/>
    <w:rsid w:val="008E05B7"/>
    <w:rsid w:val="008E06B1"/>
    <w:rsid w:val="008E0A21"/>
    <w:rsid w:val="008E0B43"/>
    <w:rsid w:val="008E10E3"/>
    <w:rsid w:val="008E1372"/>
    <w:rsid w:val="008E19EC"/>
    <w:rsid w:val="008E1D01"/>
    <w:rsid w:val="008E1E68"/>
    <w:rsid w:val="008E20C1"/>
    <w:rsid w:val="008E239F"/>
    <w:rsid w:val="008E2501"/>
    <w:rsid w:val="008E2522"/>
    <w:rsid w:val="008E2AF5"/>
    <w:rsid w:val="008E2AF9"/>
    <w:rsid w:val="008E2B5A"/>
    <w:rsid w:val="008E2B66"/>
    <w:rsid w:val="008E2F09"/>
    <w:rsid w:val="008E3042"/>
    <w:rsid w:val="008E3108"/>
    <w:rsid w:val="008E314F"/>
    <w:rsid w:val="008E3410"/>
    <w:rsid w:val="008E39EB"/>
    <w:rsid w:val="008E3B0B"/>
    <w:rsid w:val="008E3BA6"/>
    <w:rsid w:val="008E3BB0"/>
    <w:rsid w:val="008E3D7C"/>
    <w:rsid w:val="008E4712"/>
    <w:rsid w:val="008E47B1"/>
    <w:rsid w:val="008E508B"/>
    <w:rsid w:val="008E5BB9"/>
    <w:rsid w:val="008E5D1A"/>
    <w:rsid w:val="008E5F9B"/>
    <w:rsid w:val="008E603A"/>
    <w:rsid w:val="008E629F"/>
    <w:rsid w:val="008E62C5"/>
    <w:rsid w:val="008E641A"/>
    <w:rsid w:val="008E66E2"/>
    <w:rsid w:val="008E69AF"/>
    <w:rsid w:val="008E6A99"/>
    <w:rsid w:val="008E6E55"/>
    <w:rsid w:val="008E7046"/>
    <w:rsid w:val="008E706F"/>
    <w:rsid w:val="008E728B"/>
    <w:rsid w:val="008E72B3"/>
    <w:rsid w:val="008E76FE"/>
    <w:rsid w:val="008E7A10"/>
    <w:rsid w:val="008E7B1E"/>
    <w:rsid w:val="008F00EE"/>
    <w:rsid w:val="008F01FB"/>
    <w:rsid w:val="008F03E1"/>
    <w:rsid w:val="008F058F"/>
    <w:rsid w:val="008F09AA"/>
    <w:rsid w:val="008F0B47"/>
    <w:rsid w:val="008F0C7C"/>
    <w:rsid w:val="008F0DFD"/>
    <w:rsid w:val="008F0F60"/>
    <w:rsid w:val="008F1001"/>
    <w:rsid w:val="008F1545"/>
    <w:rsid w:val="008F1A15"/>
    <w:rsid w:val="008F1E38"/>
    <w:rsid w:val="008F1ECE"/>
    <w:rsid w:val="008F23C8"/>
    <w:rsid w:val="008F2541"/>
    <w:rsid w:val="008F2953"/>
    <w:rsid w:val="008F298C"/>
    <w:rsid w:val="008F2CF5"/>
    <w:rsid w:val="008F3387"/>
    <w:rsid w:val="008F34D8"/>
    <w:rsid w:val="008F36BB"/>
    <w:rsid w:val="008F371F"/>
    <w:rsid w:val="008F3B1F"/>
    <w:rsid w:val="008F4398"/>
    <w:rsid w:val="008F43AA"/>
    <w:rsid w:val="008F4410"/>
    <w:rsid w:val="008F462C"/>
    <w:rsid w:val="008F491B"/>
    <w:rsid w:val="008F4983"/>
    <w:rsid w:val="008F49E8"/>
    <w:rsid w:val="008F4B53"/>
    <w:rsid w:val="008F4B9B"/>
    <w:rsid w:val="008F4C34"/>
    <w:rsid w:val="008F4D8B"/>
    <w:rsid w:val="008F4FA3"/>
    <w:rsid w:val="008F54FA"/>
    <w:rsid w:val="008F5511"/>
    <w:rsid w:val="008F5B37"/>
    <w:rsid w:val="008F6C0C"/>
    <w:rsid w:val="008F6CBA"/>
    <w:rsid w:val="008F73FE"/>
    <w:rsid w:val="008F75F8"/>
    <w:rsid w:val="008F7A42"/>
    <w:rsid w:val="008F7CF7"/>
    <w:rsid w:val="00900025"/>
    <w:rsid w:val="00900ABB"/>
    <w:rsid w:val="00900B32"/>
    <w:rsid w:val="00900EAA"/>
    <w:rsid w:val="009011E7"/>
    <w:rsid w:val="009013A8"/>
    <w:rsid w:val="00901CC9"/>
    <w:rsid w:val="00901D26"/>
    <w:rsid w:val="00901F99"/>
    <w:rsid w:val="009021F4"/>
    <w:rsid w:val="00902343"/>
    <w:rsid w:val="0090237B"/>
    <w:rsid w:val="009023EB"/>
    <w:rsid w:val="00902784"/>
    <w:rsid w:val="0090298F"/>
    <w:rsid w:val="00902AF1"/>
    <w:rsid w:val="00902CF3"/>
    <w:rsid w:val="00902F1E"/>
    <w:rsid w:val="0090313F"/>
    <w:rsid w:val="009032AA"/>
    <w:rsid w:val="0090331B"/>
    <w:rsid w:val="00903954"/>
    <w:rsid w:val="00903ED0"/>
    <w:rsid w:val="00903F63"/>
    <w:rsid w:val="0090411D"/>
    <w:rsid w:val="00904226"/>
    <w:rsid w:val="0090451C"/>
    <w:rsid w:val="009046E4"/>
    <w:rsid w:val="00904833"/>
    <w:rsid w:val="00904934"/>
    <w:rsid w:val="00904A61"/>
    <w:rsid w:val="00904C1F"/>
    <w:rsid w:val="009051A0"/>
    <w:rsid w:val="00905979"/>
    <w:rsid w:val="009059EC"/>
    <w:rsid w:val="00905E09"/>
    <w:rsid w:val="00905E7D"/>
    <w:rsid w:val="009060B2"/>
    <w:rsid w:val="009061BA"/>
    <w:rsid w:val="00906B8F"/>
    <w:rsid w:val="00906BE0"/>
    <w:rsid w:val="00906F6E"/>
    <w:rsid w:val="0090736C"/>
    <w:rsid w:val="009073A9"/>
    <w:rsid w:val="009076EB"/>
    <w:rsid w:val="00907941"/>
    <w:rsid w:val="00907C39"/>
    <w:rsid w:val="00907C93"/>
    <w:rsid w:val="00907EFF"/>
    <w:rsid w:val="00907FF0"/>
    <w:rsid w:val="009101D8"/>
    <w:rsid w:val="009103EC"/>
    <w:rsid w:val="00910530"/>
    <w:rsid w:val="00910D86"/>
    <w:rsid w:val="00910EBC"/>
    <w:rsid w:val="00911C2E"/>
    <w:rsid w:val="0091204F"/>
    <w:rsid w:val="00912507"/>
    <w:rsid w:val="009129FF"/>
    <w:rsid w:val="00913287"/>
    <w:rsid w:val="0091379C"/>
    <w:rsid w:val="00913AB5"/>
    <w:rsid w:val="00913DB5"/>
    <w:rsid w:val="00913DCC"/>
    <w:rsid w:val="00913F4D"/>
    <w:rsid w:val="009140DC"/>
    <w:rsid w:val="00914264"/>
    <w:rsid w:val="009142CB"/>
    <w:rsid w:val="00914A38"/>
    <w:rsid w:val="00914F76"/>
    <w:rsid w:val="00914FC7"/>
    <w:rsid w:val="00915467"/>
    <w:rsid w:val="009155B9"/>
    <w:rsid w:val="00915A8C"/>
    <w:rsid w:val="00915B28"/>
    <w:rsid w:val="00915B59"/>
    <w:rsid w:val="00915EBD"/>
    <w:rsid w:val="0091614C"/>
    <w:rsid w:val="009167C0"/>
    <w:rsid w:val="00916841"/>
    <w:rsid w:val="00916B46"/>
    <w:rsid w:val="00916CDC"/>
    <w:rsid w:val="0091743C"/>
    <w:rsid w:val="00917544"/>
    <w:rsid w:val="00917942"/>
    <w:rsid w:val="00917B98"/>
    <w:rsid w:val="00917EA1"/>
    <w:rsid w:val="00917F1F"/>
    <w:rsid w:val="00917F74"/>
    <w:rsid w:val="00917F92"/>
    <w:rsid w:val="009202AF"/>
    <w:rsid w:val="0092054D"/>
    <w:rsid w:val="009207FE"/>
    <w:rsid w:val="00920CB4"/>
    <w:rsid w:val="009210DB"/>
    <w:rsid w:val="009210E3"/>
    <w:rsid w:val="009213D8"/>
    <w:rsid w:val="009213F6"/>
    <w:rsid w:val="00921B08"/>
    <w:rsid w:val="00921E11"/>
    <w:rsid w:val="0092204C"/>
    <w:rsid w:val="0092211B"/>
    <w:rsid w:val="009225BC"/>
    <w:rsid w:val="0092263B"/>
    <w:rsid w:val="00922691"/>
    <w:rsid w:val="00922EE3"/>
    <w:rsid w:val="00923097"/>
    <w:rsid w:val="00923212"/>
    <w:rsid w:val="009239EB"/>
    <w:rsid w:val="00923AF3"/>
    <w:rsid w:val="009245B1"/>
    <w:rsid w:val="009245C0"/>
    <w:rsid w:val="009246C6"/>
    <w:rsid w:val="00924796"/>
    <w:rsid w:val="009248F5"/>
    <w:rsid w:val="00924A64"/>
    <w:rsid w:val="00924AA6"/>
    <w:rsid w:val="00924B94"/>
    <w:rsid w:val="00924BB7"/>
    <w:rsid w:val="0092500F"/>
    <w:rsid w:val="00925010"/>
    <w:rsid w:val="00925130"/>
    <w:rsid w:val="00925AA5"/>
    <w:rsid w:val="00925B95"/>
    <w:rsid w:val="00925C12"/>
    <w:rsid w:val="0092655B"/>
    <w:rsid w:val="009266FE"/>
    <w:rsid w:val="009267F5"/>
    <w:rsid w:val="00926B1A"/>
    <w:rsid w:val="00926C9C"/>
    <w:rsid w:val="00926CB6"/>
    <w:rsid w:val="009270D7"/>
    <w:rsid w:val="009272C7"/>
    <w:rsid w:val="0092744D"/>
    <w:rsid w:val="009274E2"/>
    <w:rsid w:val="00927663"/>
    <w:rsid w:val="00927672"/>
    <w:rsid w:val="009279AD"/>
    <w:rsid w:val="00927C7B"/>
    <w:rsid w:val="00927F24"/>
    <w:rsid w:val="00930216"/>
    <w:rsid w:val="0093086C"/>
    <w:rsid w:val="00931738"/>
    <w:rsid w:val="00931B00"/>
    <w:rsid w:val="00931FE4"/>
    <w:rsid w:val="009321F0"/>
    <w:rsid w:val="009324D4"/>
    <w:rsid w:val="009325CC"/>
    <w:rsid w:val="00932841"/>
    <w:rsid w:val="00932938"/>
    <w:rsid w:val="00932FB0"/>
    <w:rsid w:val="00933076"/>
    <w:rsid w:val="00933124"/>
    <w:rsid w:val="009332E6"/>
    <w:rsid w:val="00933331"/>
    <w:rsid w:val="00933367"/>
    <w:rsid w:val="009333B0"/>
    <w:rsid w:val="009333BC"/>
    <w:rsid w:val="00933857"/>
    <w:rsid w:val="00933B61"/>
    <w:rsid w:val="00934121"/>
    <w:rsid w:val="00934B7B"/>
    <w:rsid w:val="00935352"/>
    <w:rsid w:val="00935B00"/>
    <w:rsid w:val="00935C38"/>
    <w:rsid w:val="0093615E"/>
    <w:rsid w:val="009362C5"/>
    <w:rsid w:val="00936BCF"/>
    <w:rsid w:val="00937057"/>
    <w:rsid w:val="009378C9"/>
    <w:rsid w:val="00937B56"/>
    <w:rsid w:val="00937CFA"/>
    <w:rsid w:val="009400BC"/>
    <w:rsid w:val="00940187"/>
    <w:rsid w:val="0094065A"/>
    <w:rsid w:val="00941117"/>
    <w:rsid w:val="00941245"/>
    <w:rsid w:val="00941288"/>
    <w:rsid w:val="00941573"/>
    <w:rsid w:val="00941B1B"/>
    <w:rsid w:val="00941CAF"/>
    <w:rsid w:val="00941D19"/>
    <w:rsid w:val="00941E34"/>
    <w:rsid w:val="00941F50"/>
    <w:rsid w:val="009421B7"/>
    <w:rsid w:val="00942265"/>
    <w:rsid w:val="00942316"/>
    <w:rsid w:val="009427A4"/>
    <w:rsid w:val="00942851"/>
    <w:rsid w:val="009428EB"/>
    <w:rsid w:val="00942F43"/>
    <w:rsid w:val="0094307C"/>
    <w:rsid w:val="00943214"/>
    <w:rsid w:val="009433E9"/>
    <w:rsid w:val="0094348E"/>
    <w:rsid w:val="0094352D"/>
    <w:rsid w:val="00943A53"/>
    <w:rsid w:val="00943C93"/>
    <w:rsid w:val="00943E17"/>
    <w:rsid w:val="00944194"/>
    <w:rsid w:val="00944989"/>
    <w:rsid w:val="00944A37"/>
    <w:rsid w:val="00944C2D"/>
    <w:rsid w:val="00945384"/>
    <w:rsid w:val="0094596F"/>
    <w:rsid w:val="00945A59"/>
    <w:rsid w:val="0094617E"/>
    <w:rsid w:val="009468E9"/>
    <w:rsid w:val="009468F6"/>
    <w:rsid w:val="00946A87"/>
    <w:rsid w:val="00946DC7"/>
    <w:rsid w:val="00946E9C"/>
    <w:rsid w:val="00947267"/>
    <w:rsid w:val="00947807"/>
    <w:rsid w:val="00947A62"/>
    <w:rsid w:val="00947C26"/>
    <w:rsid w:val="00947E90"/>
    <w:rsid w:val="00947F24"/>
    <w:rsid w:val="0095004B"/>
    <w:rsid w:val="0095041A"/>
    <w:rsid w:val="00950589"/>
    <w:rsid w:val="009505AB"/>
    <w:rsid w:val="00950A33"/>
    <w:rsid w:val="00950CA9"/>
    <w:rsid w:val="00951098"/>
    <w:rsid w:val="00951280"/>
    <w:rsid w:val="00951750"/>
    <w:rsid w:val="009517F2"/>
    <w:rsid w:val="00951B2F"/>
    <w:rsid w:val="00952401"/>
    <w:rsid w:val="00952717"/>
    <w:rsid w:val="009527AD"/>
    <w:rsid w:val="009528BE"/>
    <w:rsid w:val="00952CD9"/>
    <w:rsid w:val="00953425"/>
    <w:rsid w:val="009534AB"/>
    <w:rsid w:val="00953C1A"/>
    <w:rsid w:val="00953E34"/>
    <w:rsid w:val="00953E88"/>
    <w:rsid w:val="00953F11"/>
    <w:rsid w:val="0095481A"/>
    <w:rsid w:val="00954A8F"/>
    <w:rsid w:val="00954DD6"/>
    <w:rsid w:val="00954FF2"/>
    <w:rsid w:val="009555EA"/>
    <w:rsid w:val="00955CA1"/>
    <w:rsid w:val="00955FA3"/>
    <w:rsid w:val="009567C9"/>
    <w:rsid w:val="00956C18"/>
    <w:rsid w:val="00956F54"/>
    <w:rsid w:val="00957006"/>
    <w:rsid w:val="00957176"/>
    <w:rsid w:val="009574BF"/>
    <w:rsid w:val="0095752C"/>
    <w:rsid w:val="00957919"/>
    <w:rsid w:val="00957B54"/>
    <w:rsid w:val="00957BCE"/>
    <w:rsid w:val="00957FBD"/>
    <w:rsid w:val="00957FE8"/>
    <w:rsid w:val="00960453"/>
    <w:rsid w:val="009608B1"/>
    <w:rsid w:val="0096093F"/>
    <w:rsid w:val="00960DCA"/>
    <w:rsid w:val="00960DF1"/>
    <w:rsid w:val="00961AA1"/>
    <w:rsid w:val="00962128"/>
    <w:rsid w:val="00962378"/>
    <w:rsid w:val="009625EC"/>
    <w:rsid w:val="0096283F"/>
    <w:rsid w:val="00962E78"/>
    <w:rsid w:val="00963102"/>
    <w:rsid w:val="009631B5"/>
    <w:rsid w:val="009632A2"/>
    <w:rsid w:val="0096393C"/>
    <w:rsid w:val="0096394B"/>
    <w:rsid w:val="0096396E"/>
    <w:rsid w:val="00963D56"/>
    <w:rsid w:val="00963DF4"/>
    <w:rsid w:val="00963E23"/>
    <w:rsid w:val="00963FDB"/>
    <w:rsid w:val="0096418E"/>
    <w:rsid w:val="009641C9"/>
    <w:rsid w:val="00965113"/>
    <w:rsid w:val="00965558"/>
    <w:rsid w:val="00965694"/>
    <w:rsid w:val="009657A3"/>
    <w:rsid w:val="00965D79"/>
    <w:rsid w:val="00965E9F"/>
    <w:rsid w:val="00966110"/>
    <w:rsid w:val="009663C9"/>
    <w:rsid w:val="00966ABE"/>
    <w:rsid w:val="00966CAF"/>
    <w:rsid w:val="00966D02"/>
    <w:rsid w:val="00966F66"/>
    <w:rsid w:val="00967154"/>
    <w:rsid w:val="009677D7"/>
    <w:rsid w:val="00967A2A"/>
    <w:rsid w:val="00967AB3"/>
    <w:rsid w:val="009708E3"/>
    <w:rsid w:val="00970A07"/>
    <w:rsid w:val="00970AF7"/>
    <w:rsid w:val="00970DB5"/>
    <w:rsid w:val="0097105C"/>
    <w:rsid w:val="00971366"/>
    <w:rsid w:val="00971723"/>
    <w:rsid w:val="009719CF"/>
    <w:rsid w:val="00971A13"/>
    <w:rsid w:val="00971AC8"/>
    <w:rsid w:val="00971BE7"/>
    <w:rsid w:val="0097299D"/>
    <w:rsid w:val="00972C73"/>
    <w:rsid w:val="009731CA"/>
    <w:rsid w:val="00973292"/>
    <w:rsid w:val="009733C3"/>
    <w:rsid w:val="00973A91"/>
    <w:rsid w:val="00973AA9"/>
    <w:rsid w:val="00973C02"/>
    <w:rsid w:val="00974137"/>
    <w:rsid w:val="0097418F"/>
    <w:rsid w:val="009746D3"/>
    <w:rsid w:val="0097474A"/>
    <w:rsid w:val="00974AE1"/>
    <w:rsid w:val="00974B41"/>
    <w:rsid w:val="00974BD3"/>
    <w:rsid w:val="009754F8"/>
    <w:rsid w:val="009755A9"/>
    <w:rsid w:val="009755CD"/>
    <w:rsid w:val="00975AD6"/>
    <w:rsid w:val="00975CC4"/>
    <w:rsid w:val="00976AA6"/>
    <w:rsid w:val="00976B65"/>
    <w:rsid w:val="00977376"/>
    <w:rsid w:val="0097752A"/>
    <w:rsid w:val="0097786A"/>
    <w:rsid w:val="00977B59"/>
    <w:rsid w:val="00980047"/>
    <w:rsid w:val="009807EE"/>
    <w:rsid w:val="009807F9"/>
    <w:rsid w:val="00980850"/>
    <w:rsid w:val="009808D1"/>
    <w:rsid w:val="0098106C"/>
    <w:rsid w:val="00981374"/>
    <w:rsid w:val="009814D3"/>
    <w:rsid w:val="00981511"/>
    <w:rsid w:val="00981B94"/>
    <w:rsid w:val="00981D97"/>
    <w:rsid w:val="00981FAC"/>
    <w:rsid w:val="00981FAD"/>
    <w:rsid w:val="009823C3"/>
    <w:rsid w:val="00982416"/>
    <w:rsid w:val="00982667"/>
    <w:rsid w:val="009827F6"/>
    <w:rsid w:val="00982911"/>
    <w:rsid w:val="00982B43"/>
    <w:rsid w:val="00983017"/>
    <w:rsid w:val="00983485"/>
    <w:rsid w:val="00983E1F"/>
    <w:rsid w:val="00983E25"/>
    <w:rsid w:val="009840CF"/>
    <w:rsid w:val="0098439A"/>
    <w:rsid w:val="009844DC"/>
    <w:rsid w:val="009845B3"/>
    <w:rsid w:val="00984674"/>
    <w:rsid w:val="009846FE"/>
    <w:rsid w:val="009851B9"/>
    <w:rsid w:val="009855BD"/>
    <w:rsid w:val="00985C1D"/>
    <w:rsid w:val="00985D25"/>
    <w:rsid w:val="0098621E"/>
    <w:rsid w:val="00986814"/>
    <w:rsid w:val="00987616"/>
    <w:rsid w:val="00987634"/>
    <w:rsid w:val="009904BD"/>
    <w:rsid w:val="00990C8A"/>
    <w:rsid w:val="0099109F"/>
    <w:rsid w:val="0099121F"/>
    <w:rsid w:val="0099128E"/>
    <w:rsid w:val="00991411"/>
    <w:rsid w:val="00991499"/>
    <w:rsid w:val="009915CC"/>
    <w:rsid w:val="00991B7A"/>
    <w:rsid w:val="00991BB0"/>
    <w:rsid w:val="00991DAF"/>
    <w:rsid w:val="00992010"/>
    <w:rsid w:val="0099220E"/>
    <w:rsid w:val="00992721"/>
    <w:rsid w:val="00992912"/>
    <w:rsid w:val="00992BA5"/>
    <w:rsid w:val="00992CFB"/>
    <w:rsid w:val="0099303B"/>
    <w:rsid w:val="009931FF"/>
    <w:rsid w:val="00993273"/>
    <w:rsid w:val="009934EB"/>
    <w:rsid w:val="00993523"/>
    <w:rsid w:val="009943C8"/>
    <w:rsid w:val="009948B1"/>
    <w:rsid w:val="00995143"/>
    <w:rsid w:val="0099517D"/>
    <w:rsid w:val="009951EB"/>
    <w:rsid w:val="00995705"/>
    <w:rsid w:val="0099591D"/>
    <w:rsid w:val="00995B05"/>
    <w:rsid w:val="00995BE5"/>
    <w:rsid w:val="00995DFE"/>
    <w:rsid w:val="00996222"/>
    <w:rsid w:val="009964CF"/>
    <w:rsid w:val="0099673C"/>
    <w:rsid w:val="0099678E"/>
    <w:rsid w:val="009969C9"/>
    <w:rsid w:val="00996A54"/>
    <w:rsid w:val="00996EED"/>
    <w:rsid w:val="009970C2"/>
    <w:rsid w:val="009971B5"/>
    <w:rsid w:val="009973D5"/>
    <w:rsid w:val="009973D7"/>
    <w:rsid w:val="0099740C"/>
    <w:rsid w:val="009974EA"/>
    <w:rsid w:val="009977CA"/>
    <w:rsid w:val="009979AC"/>
    <w:rsid w:val="00997EBF"/>
    <w:rsid w:val="009A0255"/>
    <w:rsid w:val="009A0289"/>
    <w:rsid w:val="009A0771"/>
    <w:rsid w:val="009A0855"/>
    <w:rsid w:val="009A0F7D"/>
    <w:rsid w:val="009A0F8C"/>
    <w:rsid w:val="009A1277"/>
    <w:rsid w:val="009A1464"/>
    <w:rsid w:val="009A15D4"/>
    <w:rsid w:val="009A1DBF"/>
    <w:rsid w:val="009A1E95"/>
    <w:rsid w:val="009A29BB"/>
    <w:rsid w:val="009A2F8F"/>
    <w:rsid w:val="009A308F"/>
    <w:rsid w:val="009A353B"/>
    <w:rsid w:val="009A4399"/>
    <w:rsid w:val="009A54B6"/>
    <w:rsid w:val="009A5544"/>
    <w:rsid w:val="009A5773"/>
    <w:rsid w:val="009A5DED"/>
    <w:rsid w:val="009A5FF5"/>
    <w:rsid w:val="009A6368"/>
    <w:rsid w:val="009A6828"/>
    <w:rsid w:val="009A6855"/>
    <w:rsid w:val="009A68E4"/>
    <w:rsid w:val="009A759D"/>
    <w:rsid w:val="009A7ABA"/>
    <w:rsid w:val="009A7E8D"/>
    <w:rsid w:val="009B0081"/>
    <w:rsid w:val="009B01E8"/>
    <w:rsid w:val="009B0A14"/>
    <w:rsid w:val="009B131B"/>
    <w:rsid w:val="009B1445"/>
    <w:rsid w:val="009B14A3"/>
    <w:rsid w:val="009B15FB"/>
    <w:rsid w:val="009B1777"/>
    <w:rsid w:val="009B19ED"/>
    <w:rsid w:val="009B2103"/>
    <w:rsid w:val="009B2191"/>
    <w:rsid w:val="009B25E1"/>
    <w:rsid w:val="009B2662"/>
    <w:rsid w:val="009B26CE"/>
    <w:rsid w:val="009B2944"/>
    <w:rsid w:val="009B2E26"/>
    <w:rsid w:val="009B35C7"/>
    <w:rsid w:val="009B3663"/>
    <w:rsid w:val="009B368A"/>
    <w:rsid w:val="009B3746"/>
    <w:rsid w:val="009B489A"/>
    <w:rsid w:val="009B48E4"/>
    <w:rsid w:val="009B4954"/>
    <w:rsid w:val="009B4AC0"/>
    <w:rsid w:val="009B4B4F"/>
    <w:rsid w:val="009B4BC0"/>
    <w:rsid w:val="009B4CC9"/>
    <w:rsid w:val="009B4D10"/>
    <w:rsid w:val="009B4FCA"/>
    <w:rsid w:val="009B5322"/>
    <w:rsid w:val="009B54E1"/>
    <w:rsid w:val="009B5517"/>
    <w:rsid w:val="009B579D"/>
    <w:rsid w:val="009B5836"/>
    <w:rsid w:val="009B5842"/>
    <w:rsid w:val="009B5944"/>
    <w:rsid w:val="009B599C"/>
    <w:rsid w:val="009B6301"/>
    <w:rsid w:val="009B63FF"/>
    <w:rsid w:val="009B64D8"/>
    <w:rsid w:val="009B6517"/>
    <w:rsid w:val="009B66F3"/>
    <w:rsid w:val="009B6A32"/>
    <w:rsid w:val="009B6CE5"/>
    <w:rsid w:val="009B6F8A"/>
    <w:rsid w:val="009B7051"/>
    <w:rsid w:val="009B7336"/>
    <w:rsid w:val="009B7602"/>
    <w:rsid w:val="009B76D4"/>
    <w:rsid w:val="009B76D5"/>
    <w:rsid w:val="009B7752"/>
    <w:rsid w:val="009B79EB"/>
    <w:rsid w:val="009B7A3B"/>
    <w:rsid w:val="009B7E0D"/>
    <w:rsid w:val="009B7F94"/>
    <w:rsid w:val="009C02C2"/>
    <w:rsid w:val="009C02C8"/>
    <w:rsid w:val="009C035E"/>
    <w:rsid w:val="009C067C"/>
    <w:rsid w:val="009C07B5"/>
    <w:rsid w:val="009C09A6"/>
    <w:rsid w:val="009C0B73"/>
    <w:rsid w:val="009C0DFD"/>
    <w:rsid w:val="009C0F33"/>
    <w:rsid w:val="009C1017"/>
    <w:rsid w:val="009C11D6"/>
    <w:rsid w:val="009C11F0"/>
    <w:rsid w:val="009C15AD"/>
    <w:rsid w:val="009C1D3E"/>
    <w:rsid w:val="009C1E46"/>
    <w:rsid w:val="009C1F3C"/>
    <w:rsid w:val="009C1FC8"/>
    <w:rsid w:val="009C207B"/>
    <w:rsid w:val="009C2177"/>
    <w:rsid w:val="009C223C"/>
    <w:rsid w:val="009C25B9"/>
    <w:rsid w:val="009C2933"/>
    <w:rsid w:val="009C2C30"/>
    <w:rsid w:val="009C346B"/>
    <w:rsid w:val="009C380C"/>
    <w:rsid w:val="009C381E"/>
    <w:rsid w:val="009C3A24"/>
    <w:rsid w:val="009C3B87"/>
    <w:rsid w:val="009C3E71"/>
    <w:rsid w:val="009C3EA9"/>
    <w:rsid w:val="009C3F06"/>
    <w:rsid w:val="009C3FA1"/>
    <w:rsid w:val="009C410A"/>
    <w:rsid w:val="009C4283"/>
    <w:rsid w:val="009C4686"/>
    <w:rsid w:val="009C4B53"/>
    <w:rsid w:val="009C4D22"/>
    <w:rsid w:val="009C5176"/>
    <w:rsid w:val="009C5437"/>
    <w:rsid w:val="009C5475"/>
    <w:rsid w:val="009C5516"/>
    <w:rsid w:val="009C5B8F"/>
    <w:rsid w:val="009C5BA8"/>
    <w:rsid w:val="009C5D33"/>
    <w:rsid w:val="009C6719"/>
    <w:rsid w:val="009C6AA8"/>
    <w:rsid w:val="009C7243"/>
    <w:rsid w:val="009C749A"/>
    <w:rsid w:val="009C7A38"/>
    <w:rsid w:val="009C7B67"/>
    <w:rsid w:val="009D0213"/>
    <w:rsid w:val="009D0975"/>
    <w:rsid w:val="009D0A3A"/>
    <w:rsid w:val="009D0A67"/>
    <w:rsid w:val="009D0D6E"/>
    <w:rsid w:val="009D157E"/>
    <w:rsid w:val="009D165B"/>
    <w:rsid w:val="009D1748"/>
    <w:rsid w:val="009D18F5"/>
    <w:rsid w:val="009D2366"/>
    <w:rsid w:val="009D2456"/>
    <w:rsid w:val="009D2617"/>
    <w:rsid w:val="009D26AB"/>
    <w:rsid w:val="009D29D5"/>
    <w:rsid w:val="009D2F6D"/>
    <w:rsid w:val="009D3217"/>
    <w:rsid w:val="009D327B"/>
    <w:rsid w:val="009D39EE"/>
    <w:rsid w:val="009D3B17"/>
    <w:rsid w:val="009D3CB0"/>
    <w:rsid w:val="009D3D28"/>
    <w:rsid w:val="009D3EB8"/>
    <w:rsid w:val="009D3F12"/>
    <w:rsid w:val="009D3F9C"/>
    <w:rsid w:val="009D40E8"/>
    <w:rsid w:val="009D4116"/>
    <w:rsid w:val="009D476B"/>
    <w:rsid w:val="009D4AAB"/>
    <w:rsid w:val="009D4D35"/>
    <w:rsid w:val="009D4E10"/>
    <w:rsid w:val="009D53B6"/>
    <w:rsid w:val="009D57AE"/>
    <w:rsid w:val="009D5AF0"/>
    <w:rsid w:val="009D5CB7"/>
    <w:rsid w:val="009D69E0"/>
    <w:rsid w:val="009D6A3D"/>
    <w:rsid w:val="009D6B77"/>
    <w:rsid w:val="009D6D2F"/>
    <w:rsid w:val="009D6D7F"/>
    <w:rsid w:val="009D72BD"/>
    <w:rsid w:val="009D73C8"/>
    <w:rsid w:val="009D778A"/>
    <w:rsid w:val="009D7A4B"/>
    <w:rsid w:val="009D7F9A"/>
    <w:rsid w:val="009E0119"/>
    <w:rsid w:val="009E01DE"/>
    <w:rsid w:val="009E04D0"/>
    <w:rsid w:val="009E0508"/>
    <w:rsid w:val="009E0711"/>
    <w:rsid w:val="009E0B4F"/>
    <w:rsid w:val="009E0C98"/>
    <w:rsid w:val="009E0E26"/>
    <w:rsid w:val="009E1006"/>
    <w:rsid w:val="009E1020"/>
    <w:rsid w:val="009E1225"/>
    <w:rsid w:val="009E1435"/>
    <w:rsid w:val="009E18DD"/>
    <w:rsid w:val="009E1A5D"/>
    <w:rsid w:val="009E1A81"/>
    <w:rsid w:val="009E1C88"/>
    <w:rsid w:val="009E1E01"/>
    <w:rsid w:val="009E1FD9"/>
    <w:rsid w:val="009E217C"/>
    <w:rsid w:val="009E238B"/>
    <w:rsid w:val="009E2899"/>
    <w:rsid w:val="009E2D89"/>
    <w:rsid w:val="009E2D90"/>
    <w:rsid w:val="009E313E"/>
    <w:rsid w:val="009E345E"/>
    <w:rsid w:val="009E4011"/>
    <w:rsid w:val="009E4045"/>
    <w:rsid w:val="009E42DD"/>
    <w:rsid w:val="009E430B"/>
    <w:rsid w:val="009E4426"/>
    <w:rsid w:val="009E47CD"/>
    <w:rsid w:val="009E48EE"/>
    <w:rsid w:val="009E5010"/>
    <w:rsid w:val="009E5122"/>
    <w:rsid w:val="009E5232"/>
    <w:rsid w:val="009E5379"/>
    <w:rsid w:val="009E558E"/>
    <w:rsid w:val="009E55B1"/>
    <w:rsid w:val="009E585D"/>
    <w:rsid w:val="009E5B2C"/>
    <w:rsid w:val="009E5C9B"/>
    <w:rsid w:val="009E5ED5"/>
    <w:rsid w:val="009E5F57"/>
    <w:rsid w:val="009E6302"/>
    <w:rsid w:val="009E63D8"/>
    <w:rsid w:val="009E6906"/>
    <w:rsid w:val="009E6A82"/>
    <w:rsid w:val="009E6D84"/>
    <w:rsid w:val="009E6F58"/>
    <w:rsid w:val="009E7264"/>
    <w:rsid w:val="009E72BD"/>
    <w:rsid w:val="009E72E5"/>
    <w:rsid w:val="009E7CB2"/>
    <w:rsid w:val="009F0030"/>
    <w:rsid w:val="009F0215"/>
    <w:rsid w:val="009F05AB"/>
    <w:rsid w:val="009F061B"/>
    <w:rsid w:val="009F0B28"/>
    <w:rsid w:val="009F0EA4"/>
    <w:rsid w:val="009F0FA6"/>
    <w:rsid w:val="009F1207"/>
    <w:rsid w:val="009F1590"/>
    <w:rsid w:val="009F1668"/>
    <w:rsid w:val="009F1E11"/>
    <w:rsid w:val="009F2231"/>
    <w:rsid w:val="009F22A2"/>
    <w:rsid w:val="009F27D0"/>
    <w:rsid w:val="009F35D4"/>
    <w:rsid w:val="009F429A"/>
    <w:rsid w:val="009F4510"/>
    <w:rsid w:val="009F4587"/>
    <w:rsid w:val="009F45F4"/>
    <w:rsid w:val="009F4652"/>
    <w:rsid w:val="009F4A1D"/>
    <w:rsid w:val="009F526E"/>
    <w:rsid w:val="009F5447"/>
    <w:rsid w:val="009F5C1F"/>
    <w:rsid w:val="009F5DB0"/>
    <w:rsid w:val="009F6098"/>
    <w:rsid w:val="009F60B6"/>
    <w:rsid w:val="009F6258"/>
    <w:rsid w:val="009F6612"/>
    <w:rsid w:val="009F6638"/>
    <w:rsid w:val="009F6738"/>
    <w:rsid w:val="009F686D"/>
    <w:rsid w:val="009F68FB"/>
    <w:rsid w:val="009F6A5D"/>
    <w:rsid w:val="009F6C5C"/>
    <w:rsid w:val="009F769A"/>
    <w:rsid w:val="009F776C"/>
    <w:rsid w:val="009F7A62"/>
    <w:rsid w:val="009F7A6C"/>
    <w:rsid w:val="009F7D3A"/>
    <w:rsid w:val="00A0054B"/>
    <w:rsid w:val="00A005AD"/>
    <w:rsid w:val="00A00653"/>
    <w:rsid w:val="00A00D4E"/>
    <w:rsid w:val="00A00EF9"/>
    <w:rsid w:val="00A00F45"/>
    <w:rsid w:val="00A013A9"/>
    <w:rsid w:val="00A0152E"/>
    <w:rsid w:val="00A01914"/>
    <w:rsid w:val="00A0227D"/>
    <w:rsid w:val="00A02292"/>
    <w:rsid w:val="00A0269D"/>
    <w:rsid w:val="00A02D8C"/>
    <w:rsid w:val="00A03180"/>
    <w:rsid w:val="00A0386D"/>
    <w:rsid w:val="00A0399A"/>
    <w:rsid w:val="00A03C89"/>
    <w:rsid w:val="00A03EDE"/>
    <w:rsid w:val="00A0402F"/>
    <w:rsid w:val="00A0404F"/>
    <w:rsid w:val="00A0411D"/>
    <w:rsid w:val="00A044A4"/>
    <w:rsid w:val="00A04572"/>
    <w:rsid w:val="00A04864"/>
    <w:rsid w:val="00A04EF2"/>
    <w:rsid w:val="00A0551D"/>
    <w:rsid w:val="00A0595E"/>
    <w:rsid w:val="00A059C8"/>
    <w:rsid w:val="00A05AFD"/>
    <w:rsid w:val="00A05C7C"/>
    <w:rsid w:val="00A05C80"/>
    <w:rsid w:val="00A05CB6"/>
    <w:rsid w:val="00A05D78"/>
    <w:rsid w:val="00A067DD"/>
    <w:rsid w:val="00A068BD"/>
    <w:rsid w:val="00A06AF9"/>
    <w:rsid w:val="00A06B47"/>
    <w:rsid w:val="00A06C6B"/>
    <w:rsid w:val="00A072FE"/>
    <w:rsid w:val="00A07550"/>
    <w:rsid w:val="00A076F8"/>
    <w:rsid w:val="00A077E3"/>
    <w:rsid w:val="00A07848"/>
    <w:rsid w:val="00A07E5E"/>
    <w:rsid w:val="00A1015C"/>
    <w:rsid w:val="00A1085E"/>
    <w:rsid w:val="00A10C87"/>
    <w:rsid w:val="00A11606"/>
    <w:rsid w:val="00A118D5"/>
    <w:rsid w:val="00A11A89"/>
    <w:rsid w:val="00A11BAB"/>
    <w:rsid w:val="00A11FF1"/>
    <w:rsid w:val="00A12497"/>
    <w:rsid w:val="00A12499"/>
    <w:rsid w:val="00A126B6"/>
    <w:rsid w:val="00A127E1"/>
    <w:rsid w:val="00A12A5B"/>
    <w:rsid w:val="00A12F57"/>
    <w:rsid w:val="00A132A5"/>
    <w:rsid w:val="00A134C9"/>
    <w:rsid w:val="00A138C7"/>
    <w:rsid w:val="00A13B63"/>
    <w:rsid w:val="00A13E18"/>
    <w:rsid w:val="00A1408B"/>
    <w:rsid w:val="00A148A2"/>
    <w:rsid w:val="00A14DC8"/>
    <w:rsid w:val="00A1548B"/>
    <w:rsid w:val="00A16AF4"/>
    <w:rsid w:val="00A16B6A"/>
    <w:rsid w:val="00A17167"/>
    <w:rsid w:val="00A176A1"/>
    <w:rsid w:val="00A176B6"/>
    <w:rsid w:val="00A177BA"/>
    <w:rsid w:val="00A179E2"/>
    <w:rsid w:val="00A200FE"/>
    <w:rsid w:val="00A202B3"/>
    <w:rsid w:val="00A20DC1"/>
    <w:rsid w:val="00A2111D"/>
    <w:rsid w:val="00A212DC"/>
    <w:rsid w:val="00A21466"/>
    <w:rsid w:val="00A2168D"/>
    <w:rsid w:val="00A21A43"/>
    <w:rsid w:val="00A21D80"/>
    <w:rsid w:val="00A2249D"/>
    <w:rsid w:val="00A233BD"/>
    <w:rsid w:val="00A23642"/>
    <w:rsid w:val="00A23B3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AF5"/>
    <w:rsid w:val="00A25C6E"/>
    <w:rsid w:val="00A25E2C"/>
    <w:rsid w:val="00A2625E"/>
    <w:rsid w:val="00A26B3D"/>
    <w:rsid w:val="00A26EB7"/>
    <w:rsid w:val="00A26F49"/>
    <w:rsid w:val="00A26F72"/>
    <w:rsid w:val="00A26FB4"/>
    <w:rsid w:val="00A27028"/>
    <w:rsid w:val="00A27205"/>
    <w:rsid w:val="00A272D5"/>
    <w:rsid w:val="00A27374"/>
    <w:rsid w:val="00A27788"/>
    <w:rsid w:val="00A27876"/>
    <w:rsid w:val="00A27BAA"/>
    <w:rsid w:val="00A27F0C"/>
    <w:rsid w:val="00A30064"/>
    <w:rsid w:val="00A309A5"/>
    <w:rsid w:val="00A313E4"/>
    <w:rsid w:val="00A326D0"/>
    <w:rsid w:val="00A32A06"/>
    <w:rsid w:val="00A32DD1"/>
    <w:rsid w:val="00A3338E"/>
    <w:rsid w:val="00A333A9"/>
    <w:rsid w:val="00A334D3"/>
    <w:rsid w:val="00A33823"/>
    <w:rsid w:val="00A338A5"/>
    <w:rsid w:val="00A33A84"/>
    <w:rsid w:val="00A33B80"/>
    <w:rsid w:val="00A34462"/>
    <w:rsid w:val="00A34A0A"/>
    <w:rsid w:val="00A35258"/>
    <w:rsid w:val="00A35487"/>
    <w:rsid w:val="00A35707"/>
    <w:rsid w:val="00A35779"/>
    <w:rsid w:val="00A35B8D"/>
    <w:rsid w:val="00A35C17"/>
    <w:rsid w:val="00A361FE"/>
    <w:rsid w:val="00A3631A"/>
    <w:rsid w:val="00A36B31"/>
    <w:rsid w:val="00A36E3F"/>
    <w:rsid w:val="00A36F85"/>
    <w:rsid w:val="00A3704E"/>
    <w:rsid w:val="00A37C7B"/>
    <w:rsid w:val="00A40403"/>
    <w:rsid w:val="00A40413"/>
    <w:rsid w:val="00A4082A"/>
    <w:rsid w:val="00A40DA9"/>
    <w:rsid w:val="00A41058"/>
    <w:rsid w:val="00A414CB"/>
    <w:rsid w:val="00A41837"/>
    <w:rsid w:val="00A41A26"/>
    <w:rsid w:val="00A41F31"/>
    <w:rsid w:val="00A4228D"/>
    <w:rsid w:val="00A423FE"/>
    <w:rsid w:val="00A4252C"/>
    <w:rsid w:val="00A42608"/>
    <w:rsid w:val="00A42DE0"/>
    <w:rsid w:val="00A42F09"/>
    <w:rsid w:val="00A43018"/>
    <w:rsid w:val="00A4370B"/>
    <w:rsid w:val="00A437BC"/>
    <w:rsid w:val="00A439DC"/>
    <w:rsid w:val="00A43BA9"/>
    <w:rsid w:val="00A43DA5"/>
    <w:rsid w:val="00A43FEB"/>
    <w:rsid w:val="00A44141"/>
    <w:rsid w:val="00A444C3"/>
    <w:rsid w:val="00A44C2B"/>
    <w:rsid w:val="00A4502F"/>
    <w:rsid w:val="00A45048"/>
    <w:rsid w:val="00A45A79"/>
    <w:rsid w:val="00A45EA7"/>
    <w:rsid w:val="00A460A1"/>
    <w:rsid w:val="00A46396"/>
    <w:rsid w:val="00A46821"/>
    <w:rsid w:val="00A4696F"/>
    <w:rsid w:val="00A46B7A"/>
    <w:rsid w:val="00A46B9F"/>
    <w:rsid w:val="00A46D87"/>
    <w:rsid w:val="00A46DBF"/>
    <w:rsid w:val="00A46EA0"/>
    <w:rsid w:val="00A47509"/>
    <w:rsid w:val="00A4767E"/>
    <w:rsid w:val="00A477C3"/>
    <w:rsid w:val="00A47A97"/>
    <w:rsid w:val="00A47DFB"/>
    <w:rsid w:val="00A50429"/>
    <w:rsid w:val="00A504D3"/>
    <w:rsid w:val="00A50763"/>
    <w:rsid w:val="00A5120C"/>
    <w:rsid w:val="00A51881"/>
    <w:rsid w:val="00A51CC8"/>
    <w:rsid w:val="00A52369"/>
    <w:rsid w:val="00A52A41"/>
    <w:rsid w:val="00A52B14"/>
    <w:rsid w:val="00A52C66"/>
    <w:rsid w:val="00A52EBC"/>
    <w:rsid w:val="00A530CB"/>
    <w:rsid w:val="00A530E9"/>
    <w:rsid w:val="00A5319F"/>
    <w:rsid w:val="00A53256"/>
    <w:rsid w:val="00A532F0"/>
    <w:rsid w:val="00A5381E"/>
    <w:rsid w:val="00A53B6E"/>
    <w:rsid w:val="00A53C42"/>
    <w:rsid w:val="00A53E2B"/>
    <w:rsid w:val="00A53FEB"/>
    <w:rsid w:val="00A54155"/>
    <w:rsid w:val="00A54487"/>
    <w:rsid w:val="00A546DA"/>
    <w:rsid w:val="00A54C5F"/>
    <w:rsid w:val="00A54D3C"/>
    <w:rsid w:val="00A54DA3"/>
    <w:rsid w:val="00A55247"/>
    <w:rsid w:val="00A55442"/>
    <w:rsid w:val="00A556D1"/>
    <w:rsid w:val="00A55B2A"/>
    <w:rsid w:val="00A55DB2"/>
    <w:rsid w:val="00A562A3"/>
    <w:rsid w:val="00A56429"/>
    <w:rsid w:val="00A564E2"/>
    <w:rsid w:val="00A56534"/>
    <w:rsid w:val="00A56838"/>
    <w:rsid w:val="00A56996"/>
    <w:rsid w:val="00A569A8"/>
    <w:rsid w:val="00A56BA2"/>
    <w:rsid w:val="00A56CC5"/>
    <w:rsid w:val="00A56E55"/>
    <w:rsid w:val="00A56FB4"/>
    <w:rsid w:val="00A573B0"/>
    <w:rsid w:val="00A57A6D"/>
    <w:rsid w:val="00A601DF"/>
    <w:rsid w:val="00A60399"/>
    <w:rsid w:val="00A604FA"/>
    <w:rsid w:val="00A6052C"/>
    <w:rsid w:val="00A6064D"/>
    <w:rsid w:val="00A6066C"/>
    <w:rsid w:val="00A606FC"/>
    <w:rsid w:val="00A60C1C"/>
    <w:rsid w:val="00A60C29"/>
    <w:rsid w:val="00A60F70"/>
    <w:rsid w:val="00A613D8"/>
    <w:rsid w:val="00A6150E"/>
    <w:rsid w:val="00A619C3"/>
    <w:rsid w:val="00A61ED5"/>
    <w:rsid w:val="00A62056"/>
    <w:rsid w:val="00A620F5"/>
    <w:rsid w:val="00A62117"/>
    <w:rsid w:val="00A63535"/>
    <w:rsid w:val="00A636CD"/>
    <w:rsid w:val="00A63A3E"/>
    <w:rsid w:val="00A6405A"/>
    <w:rsid w:val="00A64F3A"/>
    <w:rsid w:val="00A65138"/>
    <w:rsid w:val="00A651A6"/>
    <w:rsid w:val="00A653C5"/>
    <w:rsid w:val="00A657B0"/>
    <w:rsid w:val="00A657D1"/>
    <w:rsid w:val="00A66252"/>
    <w:rsid w:val="00A6638D"/>
    <w:rsid w:val="00A667EB"/>
    <w:rsid w:val="00A66A63"/>
    <w:rsid w:val="00A66A7D"/>
    <w:rsid w:val="00A66C12"/>
    <w:rsid w:val="00A66D06"/>
    <w:rsid w:val="00A66F79"/>
    <w:rsid w:val="00A672A7"/>
    <w:rsid w:val="00A67371"/>
    <w:rsid w:val="00A67F9A"/>
    <w:rsid w:val="00A70487"/>
    <w:rsid w:val="00A70F4C"/>
    <w:rsid w:val="00A71100"/>
    <w:rsid w:val="00A7136F"/>
    <w:rsid w:val="00A713FD"/>
    <w:rsid w:val="00A716C4"/>
    <w:rsid w:val="00A71C46"/>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29D"/>
    <w:rsid w:val="00A733AB"/>
    <w:rsid w:val="00A73A91"/>
    <w:rsid w:val="00A73B05"/>
    <w:rsid w:val="00A73C6E"/>
    <w:rsid w:val="00A741C9"/>
    <w:rsid w:val="00A74571"/>
    <w:rsid w:val="00A74581"/>
    <w:rsid w:val="00A7481D"/>
    <w:rsid w:val="00A748A5"/>
    <w:rsid w:val="00A7498A"/>
    <w:rsid w:val="00A74AAD"/>
    <w:rsid w:val="00A74B60"/>
    <w:rsid w:val="00A75055"/>
    <w:rsid w:val="00A75BB6"/>
    <w:rsid w:val="00A762CF"/>
    <w:rsid w:val="00A76A09"/>
    <w:rsid w:val="00A76A49"/>
    <w:rsid w:val="00A76AF1"/>
    <w:rsid w:val="00A76CBF"/>
    <w:rsid w:val="00A76E2C"/>
    <w:rsid w:val="00A76E7E"/>
    <w:rsid w:val="00A770C6"/>
    <w:rsid w:val="00A772BB"/>
    <w:rsid w:val="00A774D0"/>
    <w:rsid w:val="00A774F8"/>
    <w:rsid w:val="00A77EB9"/>
    <w:rsid w:val="00A805C2"/>
    <w:rsid w:val="00A806AA"/>
    <w:rsid w:val="00A80A35"/>
    <w:rsid w:val="00A80DE3"/>
    <w:rsid w:val="00A80FD2"/>
    <w:rsid w:val="00A8130D"/>
    <w:rsid w:val="00A81573"/>
    <w:rsid w:val="00A815AF"/>
    <w:rsid w:val="00A81889"/>
    <w:rsid w:val="00A81A42"/>
    <w:rsid w:val="00A8204F"/>
    <w:rsid w:val="00A82267"/>
    <w:rsid w:val="00A822AE"/>
    <w:rsid w:val="00A82511"/>
    <w:rsid w:val="00A82769"/>
    <w:rsid w:val="00A82ADB"/>
    <w:rsid w:val="00A83073"/>
    <w:rsid w:val="00A83295"/>
    <w:rsid w:val="00A832CA"/>
    <w:rsid w:val="00A83477"/>
    <w:rsid w:val="00A83D76"/>
    <w:rsid w:val="00A83FD6"/>
    <w:rsid w:val="00A8510B"/>
    <w:rsid w:val="00A853BF"/>
    <w:rsid w:val="00A853C3"/>
    <w:rsid w:val="00A856B4"/>
    <w:rsid w:val="00A85C92"/>
    <w:rsid w:val="00A8636B"/>
    <w:rsid w:val="00A8690A"/>
    <w:rsid w:val="00A86CD6"/>
    <w:rsid w:val="00A8717F"/>
    <w:rsid w:val="00A875FB"/>
    <w:rsid w:val="00A87937"/>
    <w:rsid w:val="00A90267"/>
    <w:rsid w:val="00A902A6"/>
    <w:rsid w:val="00A90482"/>
    <w:rsid w:val="00A90943"/>
    <w:rsid w:val="00A912D9"/>
    <w:rsid w:val="00A91422"/>
    <w:rsid w:val="00A9165B"/>
    <w:rsid w:val="00A916C7"/>
    <w:rsid w:val="00A91943"/>
    <w:rsid w:val="00A91D2E"/>
    <w:rsid w:val="00A92094"/>
    <w:rsid w:val="00A920B5"/>
    <w:rsid w:val="00A92471"/>
    <w:rsid w:val="00A92744"/>
    <w:rsid w:val="00A9304F"/>
    <w:rsid w:val="00A9312C"/>
    <w:rsid w:val="00A9372A"/>
    <w:rsid w:val="00A94191"/>
    <w:rsid w:val="00A945F1"/>
    <w:rsid w:val="00A946FB"/>
    <w:rsid w:val="00A9474F"/>
    <w:rsid w:val="00A954D1"/>
    <w:rsid w:val="00A95671"/>
    <w:rsid w:val="00A956B4"/>
    <w:rsid w:val="00A96168"/>
    <w:rsid w:val="00A963C6"/>
    <w:rsid w:val="00A96481"/>
    <w:rsid w:val="00A9649B"/>
    <w:rsid w:val="00A9691B"/>
    <w:rsid w:val="00A96FBF"/>
    <w:rsid w:val="00A96FC3"/>
    <w:rsid w:val="00A9714C"/>
    <w:rsid w:val="00A976AC"/>
    <w:rsid w:val="00A979E5"/>
    <w:rsid w:val="00A97B02"/>
    <w:rsid w:val="00A97B20"/>
    <w:rsid w:val="00A97B25"/>
    <w:rsid w:val="00A97F10"/>
    <w:rsid w:val="00AA03B3"/>
    <w:rsid w:val="00AA0871"/>
    <w:rsid w:val="00AA0B3E"/>
    <w:rsid w:val="00AA0CE9"/>
    <w:rsid w:val="00AA0D21"/>
    <w:rsid w:val="00AA1EA8"/>
    <w:rsid w:val="00AA2787"/>
    <w:rsid w:val="00AA2921"/>
    <w:rsid w:val="00AA2B21"/>
    <w:rsid w:val="00AA2C9B"/>
    <w:rsid w:val="00AA2FD5"/>
    <w:rsid w:val="00AA376F"/>
    <w:rsid w:val="00AA39D4"/>
    <w:rsid w:val="00AA39F0"/>
    <w:rsid w:val="00AA3B91"/>
    <w:rsid w:val="00AA3CC2"/>
    <w:rsid w:val="00AA3D5F"/>
    <w:rsid w:val="00AA403E"/>
    <w:rsid w:val="00AA447D"/>
    <w:rsid w:val="00AA44B0"/>
    <w:rsid w:val="00AA4669"/>
    <w:rsid w:val="00AA4924"/>
    <w:rsid w:val="00AA4B0B"/>
    <w:rsid w:val="00AA50E8"/>
    <w:rsid w:val="00AA5370"/>
    <w:rsid w:val="00AA5558"/>
    <w:rsid w:val="00AA5709"/>
    <w:rsid w:val="00AA6887"/>
    <w:rsid w:val="00AA6942"/>
    <w:rsid w:val="00AA74EB"/>
    <w:rsid w:val="00AA764E"/>
    <w:rsid w:val="00AA7BCE"/>
    <w:rsid w:val="00AA7ECB"/>
    <w:rsid w:val="00AA7F37"/>
    <w:rsid w:val="00AB00DC"/>
    <w:rsid w:val="00AB0218"/>
    <w:rsid w:val="00AB0289"/>
    <w:rsid w:val="00AB081B"/>
    <w:rsid w:val="00AB087F"/>
    <w:rsid w:val="00AB0C51"/>
    <w:rsid w:val="00AB1275"/>
    <w:rsid w:val="00AB1B1F"/>
    <w:rsid w:val="00AB1B4F"/>
    <w:rsid w:val="00AB1C70"/>
    <w:rsid w:val="00AB1C80"/>
    <w:rsid w:val="00AB1F42"/>
    <w:rsid w:val="00AB21C4"/>
    <w:rsid w:val="00AB2300"/>
    <w:rsid w:val="00AB263F"/>
    <w:rsid w:val="00AB2D91"/>
    <w:rsid w:val="00AB2FBD"/>
    <w:rsid w:val="00AB35CA"/>
    <w:rsid w:val="00AB35D5"/>
    <w:rsid w:val="00AB3960"/>
    <w:rsid w:val="00AB3CEB"/>
    <w:rsid w:val="00AB4354"/>
    <w:rsid w:val="00AB45CD"/>
    <w:rsid w:val="00AB478C"/>
    <w:rsid w:val="00AB49C7"/>
    <w:rsid w:val="00AB51B2"/>
    <w:rsid w:val="00AB534F"/>
    <w:rsid w:val="00AB545D"/>
    <w:rsid w:val="00AB5887"/>
    <w:rsid w:val="00AB5A05"/>
    <w:rsid w:val="00AB5B13"/>
    <w:rsid w:val="00AB5DF1"/>
    <w:rsid w:val="00AB5EC4"/>
    <w:rsid w:val="00AB5F77"/>
    <w:rsid w:val="00AB61B9"/>
    <w:rsid w:val="00AB62EE"/>
    <w:rsid w:val="00AB644E"/>
    <w:rsid w:val="00AB6463"/>
    <w:rsid w:val="00AB6589"/>
    <w:rsid w:val="00AB6BB6"/>
    <w:rsid w:val="00AB6E89"/>
    <w:rsid w:val="00AB7158"/>
    <w:rsid w:val="00AB75CE"/>
    <w:rsid w:val="00AB7DF5"/>
    <w:rsid w:val="00AC0461"/>
    <w:rsid w:val="00AC067F"/>
    <w:rsid w:val="00AC1031"/>
    <w:rsid w:val="00AC1080"/>
    <w:rsid w:val="00AC13BA"/>
    <w:rsid w:val="00AC1537"/>
    <w:rsid w:val="00AC18DF"/>
    <w:rsid w:val="00AC1A59"/>
    <w:rsid w:val="00AC1A7C"/>
    <w:rsid w:val="00AC1BD0"/>
    <w:rsid w:val="00AC1C4F"/>
    <w:rsid w:val="00AC1DB7"/>
    <w:rsid w:val="00AC1FB6"/>
    <w:rsid w:val="00AC202D"/>
    <w:rsid w:val="00AC21B6"/>
    <w:rsid w:val="00AC244D"/>
    <w:rsid w:val="00AC245B"/>
    <w:rsid w:val="00AC2BEF"/>
    <w:rsid w:val="00AC3288"/>
    <w:rsid w:val="00AC32FD"/>
    <w:rsid w:val="00AC3418"/>
    <w:rsid w:val="00AC3441"/>
    <w:rsid w:val="00AC35D1"/>
    <w:rsid w:val="00AC388B"/>
    <w:rsid w:val="00AC3B02"/>
    <w:rsid w:val="00AC3D9A"/>
    <w:rsid w:val="00AC3F18"/>
    <w:rsid w:val="00AC4361"/>
    <w:rsid w:val="00AC4412"/>
    <w:rsid w:val="00AC4E44"/>
    <w:rsid w:val="00AC571D"/>
    <w:rsid w:val="00AC631C"/>
    <w:rsid w:val="00AC64C0"/>
    <w:rsid w:val="00AC6721"/>
    <w:rsid w:val="00AC69E1"/>
    <w:rsid w:val="00AC6E99"/>
    <w:rsid w:val="00AC71D7"/>
    <w:rsid w:val="00AC790D"/>
    <w:rsid w:val="00AC7918"/>
    <w:rsid w:val="00AC7D53"/>
    <w:rsid w:val="00AD0744"/>
    <w:rsid w:val="00AD09ED"/>
    <w:rsid w:val="00AD0B49"/>
    <w:rsid w:val="00AD0C4E"/>
    <w:rsid w:val="00AD0C55"/>
    <w:rsid w:val="00AD0ECC"/>
    <w:rsid w:val="00AD0F92"/>
    <w:rsid w:val="00AD1268"/>
    <w:rsid w:val="00AD1BF8"/>
    <w:rsid w:val="00AD1CDD"/>
    <w:rsid w:val="00AD2295"/>
    <w:rsid w:val="00AD22FE"/>
    <w:rsid w:val="00AD2366"/>
    <w:rsid w:val="00AD2791"/>
    <w:rsid w:val="00AD2847"/>
    <w:rsid w:val="00AD34C4"/>
    <w:rsid w:val="00AD362D"/>
    <w:rsid w:val="00AD371A"/>
    <w:rsid w:val="00AD3868"/>
    <w:rsid w:val="00AD3A4E"/>
    <w:rsid w:val="00AD3F04"/>
    <w:rsid w:val="00AD41C7"/>
    <w:rsid w:val="00AD41F1"/>
    <w:rsid w:val="00AD4348"/>
    <w:rsid w:val="00AD4514"/>
    <w:rsid w:val="00AD4687"/>
    <w:rsid w:val="00AD48E6"/>
    <w:rsid w:val="00AD4A44"/>
    <w:rsid w:val="00AD4C79"/>
    <w:rsid w:val="00AD50E5"/>
    <w:rsid w:val="00AD5288"/>
    <w:rsid w:val="00AD533C"/>
    <w:rsid w:val="00AD5694"/>
    <w:rsid w:val="00AD5735"/>
    <w:rsid w:val="00AD5859"/>
    <w:rsid w:val="00AD5D77"/>
    <w:rsid w:val="00AD61D8"/>
    <w:rsid w:val="00AD69E8"/>
    <w:rsid w:val="00AD69EA"/>
    <w:rsid w:val="00AD69F3"/>
    <w:rsid w:val="00AD6A24"/>
    <w:rsid w:val="00AD6A8C"/>
    <w:rsid w:val="00AD6C79"/>
    <w:rsid w:val="00AD6D98"/>
    <w:rsid w:val="00AD6DA9"/>
    <w:rsid w:val="00AD7547"/>
    <w:rsid w:val="00AD761E"/>
    <w:rsid w:val="00AD7B52"/>
    <w:rsid w:val="00AD7D34"/>
    <w:rsid w:val="00AD7DC5"/>
    <w:rsid w:val="00AD7F8D"/>
    <w:rsid w:val="00AE006A"/>
    <w:rsid w:val="00AE0401"/>
    <w:rsid w:val="00AE0970"/>
    <w:rsid w:val="00AE0D59"/>
    <w:rsid w:val="00AE0EF5"/>
    <w:rsid w:val="00AE10A3"/>
    <w:rsid w:val="00AE1146"/>
    <w:rsid w:val="00AE1223"/>
    <w:rsid w:val="00AE1A50"/>
    <w:rsid w:val="00AE1DB2"/>
    <w:rsid w:val="00AE2279"/>
    <w:rsid w:val="00AE2312"/>
    <w:rsid w:val="00AE27AE"/>
    <w:rsid w:val="00AE29E2"/>
    <w:rsid w:val="00AE2A26"/>
    <w:rsid w:val="00AE2ABD"/>
    <w:rsid w:val="00AE2D2E"/>
    <w:rsid w:val="00AE2D66"/>
    <w:rsid w:val="00AE2F50"/>
    <w:rsid w:val="00AE35B6"/>
    <w:rsid w:val="00AE377C"/>
    <w:rsid w:val="00AE3821"/>
    <w:rsid w:val="00AE3856"/>
    <w:rsid w:val="00AE3A74"/>
    <w:rsid w:val="00AE53B8"/>
    <w:rsid w:val="00AE559B"/>
    <w:rsid w:val="00AE56AC"/>
    <w:rsid w:val="00AE62E6"/>
    <w:rsid w:val="00AE68FC"/>
    <w:rsid w:val="00AE69D4"/>
    <w:rsid w:val="00AE6AB5"/>
    <w:rsid w:val="00AE6FA6"/>
    <w:rsid w:val="00AE70FE"/>
    <w:rsid w:val="00AE7175"/>
    <w:rsid w:val="00AE7395"/>
    <w:rsid w:val="00AE77D6"/>
    <w:rsid w:val="00AE7BCC"/>
    <w:rsid w:val="00AF02DA"/>
    <w:rsid w:val="00AF06D6"/>
    <w:rsid w:val="00AF0DCA"/>
    <w:rsid w:val="00AF0DD5"/>
    <w:rsid w:val="00AF1343"/>
    <w:rsid w:val="00AF1986"/>
    <w:rsid w:val="00AF1A00"/>
    <w:rsid w:val="00AF1CA8"/>
    <w:rsid w:val="00AF1E5E"/>
    <w:rsid w:val="00AF2042"/>
    <w:rsid w:val="00AF218C"/>
    <w:rsid w:val="00AF224B"/>
    <w:rsid w:val="00AF2842"/>
    <w:rsid w:val="00AF29C1"/>
    <w:rsid w:val="00AF2B56"/>
    <w:rsid w:val="00AF2F75"/>
    <w:rsid w:val="00AF34ED"/>
    <w:rsid w:val="00AF39F8"/>
    <w:rsid w:val="00AF3DD9"/>
    <w:rsid w:val="00AF3F0D"/>
    <w:rsid w:val="00AF3F7A"/>
    <w:rsid w:val="00AF4483"/>
    <w:rsid w:val="00AF4BF9"/>
    <w:rsid w:val="00AF4C05"/>
    <w:rsid w:val="00AF4E80"/>
    <w:rsid w:val="00AF50EF"/>
    <w:rsid w:val="00AF5283"/>
    <w:rsid w:val="00AF611D"/>
    <w:rsid w:val="00AF622B"/>
    <w:rsid w:val="00AF6508"/>
    <w:rsid w:val="00AF6E72"/>
    <w:rsid w:val="00AF71C2"/>
    <w:rsid w:val="00AF748F"/>
    <w:rsid w:val="00AF77DE"/>
    <w:rsid w:val="00AF7DB6"/>
    <w:rsid w:val="00B00A93"/>
    <w:rsid w:val="00B00AFD"/>
    <w:rsid w:val="00B00B59"/>
    <w:rsid w:val="00B00CFD"/>
    <w:rsid w:val="00B01240"/>
    <w:rsid w:val="00B0166A"/>
    <w:rsid w:val="00B01766"/>
    <w:rsid w:val="00B01ACA"/>
    <w:rsid w:val="00B01CE6"/>
    <w:rsid w:val="00B020B1"/>
    <w:rsid w:val="00B02345"/>
    <w:rsid w:val="00B02751"/>
    <w:rsid w:val="00B02A39"/>
    <w:rsid w:val="00B02DD6"/>
    <w:rsid w:val="00B02EA2"/>
    <w:rsid w:val="00B02FA1"/>
    <w:rsid w:val="00B03349"/>
    <w:rsid w:val="00B0347A"/>
    <w:rsid w:val="00B03647"/>
    <w:rsid w:val="00B0367D"/>
    <w:rsid w:val="00B0368E"/>
    <w:rsid w:val="00B0393E"/>
    <w:rsid w:val="00B03ADA"/>
    <w:rsid w:val="00B03B41"/>
    <w:rsid w:val="00B03FFD"/>
    <w:rsid w:val="00B0404E"/>
    <w:rsid w:val="00B045AA"/>
    <w:rsid w:val="00B04ACD"/>
    <w:rsid w:val="00B04DC1"/>
    <w:rsid w:val="00B04E27"/>
    <w:rsid w:val="00B0500C"/>
    <w:rsid w:val="00B053D9"/>
    <w:rsid w:val="00B054EF"/>
    <w:rsid w:val="00B057B9"/>
    <w:rsid w:val="00B05A64"/>
    <w:rsid w:val="00B05AA5"/>
    <w:rsid w:val="00B05CB1"/>
    <w:rsid w:val="00B06154"/>
    <w:rsid w:val="00B06219"/>
    <w:rsid w:val="00B0659D"/>
    <w:rsid w:val="00B06634"/>
    <w:rsid w:val="00B068D6"/>
    <w:rsid w:val="00B068FA"/>
    <w:rsid w:val="00B06D22"/>
    <w:rsid w:val="00B07471"/>
    <w:rsid w:val="00B074C0"/>
    <w:rsid w:val="00B075C3"/>
    <w:rsid w:val="00B07812"/>
    <w:rsid w:val="00B0797E"/>
    <w:rsid w:val="00B07E2B"/>
    <w:rsid w:val="00B07FA4"/>
    <w:rsid w:val="00B1010F"/>
    <w:rsid w:val="00B1095B"/>
    <w:rsid w:val="00B10B97"/>
    <w:rsid w:val="00B114F9"/>
    <w:rsid w:val="00B11C7C"/>
    <w:rsid w:val="00B11CF2"/>
    <w:rsid w:val="00B11E36"/>
    <w:rsid w:val="00B1218C"/>
    <w:rsid w:val="00B12199"/>
    <w:rsid w:val="00B121B4"/>
    <w:rsid w:val="00B12AD1"/>
    <w:rsid w:val="00B12C5E"/>
    <w:rsid w:val="00B1309A"/>
    <w:rsid w:val="00B135FB"/>
    <w:rsid w:val="00B13BF7"/>
    <w:rsid w:val="00B13E21"/>
    <w:rsid w:val="00B141F0"/>
    <w:rsid w:val="00B143BF"/>
    <w:rsid w:val="00B14A53"/>
    <w:rsid w:val="00B14BFC"/>
    <w:rsid w:val="00B14C50"/>
    <w:rsid w:val="00B1519E"/>
    <w:rsid w:val="00B15CBB"/>
    <w:rsid w:val="00B15D51"/>
    <w:rsid w:val="00B15DD6"/>
    <w:rsid w:val="00B16177"/>
    <w:rsid w:val="00B16238"/>
    <w:rsid w:val="00B16377"/>
    <w:rsid w:val="00B16D11"/>
    <w:rsid w:val="00B16DE2"/>
    <w:rsid w:val="00B1725E"/>
    <w:rsid w:val="00B174A9"/>
    <w:rsid w:val="00B175A2"/>
    <w:rsid w:val="00B1781F"/>
    <w:rsid w:val="00B179CB"/>
    <w:rsid w:val="00B17BAC"/>
    <w:rsid w:val="00B17BCC"/>
    <w:rsid w:val="00B17D45"/>
    <w:rsid w:val="00B17E12"/>
    <w:rsid w:val="00B2013B"/>
    <w:rsid w:val="00B2035B"/>
    <w:rsid w:val="00B203B0"/>
    <w:rsid w:val="00B2045D"/>
    <w:rsid w:val="00B206FD"/>
    <w:rsid w:val="00B2093C"/>
    <w:rsid w:val="00B20941"/>
    <w:rsid w:val="00B20995"/>
    <w:rsid w:val="00B211C4"/>
    <w:rsid w:val="00B2158A"/>
    <w:rsid w:val="00B2195C"/>
    <w:rsid w:val="00B21A56"/>
    <w:rsid w:val="00B21B49"/>
    <w:rsid w:val="00B21CCC"/>
    <w:rsid w:val="00B21D1B"/>
    <w:rsid w:val="00B21EF4"/>
    <w:rsid w:val="00B22183"/>
    <w:rsid w:val="00B2281A"/>
    <w:rsid w:val="00B22822"/>
    <w:rsid w:val="00B22E4A"/>
    <w:rsid w:val="00B2321F"/>
    <w:rsid w:val="00B23948"/>
    <w:rsid w:val="00B239AE"/>
    <w:rsid w:val="00B23C47"/>
    <w:rsid w:val="00B24648"/>
    <w:rsid w:val="00B2465E"/>
    <w:rsid w:val="00B248F2"/>
    <w:rsid w:val="00B2491D"/>
    <w:rsid w:val="00B24B9D"/>
    <w:rsid w:val="00B24C4F"/>
    <w:rsid w:val="00B25242"/>
    <w:rsid w:val="00B2536E"/>
    <w:rsid w:val="00B25567"/>
    <w:rsid w:val="00B25E5B"/>
    <w:rsid w:val="00B26019"/>
    <w:rsid w:val="00B2611A"/>
    <w:rsid w:val="00B26392"/>
    <w:rsid w:val="00B267A5"/>
    <w:rsid w:val="00B268EE"/>
    <w:rsid w:val="00B26C1A"/>
    <w:rsid w:val="00B26CB0"/>
    <w:rsid w:val="00B26DC1"/>
    <w:rsid w:val="00B27937"/>
    <w:rsid w:val="00B27B68"/>
    <w:rsid w:val="00B27ED1"/>
    <w:rsid w:val="00B27F87"/>
    <w:rsid w:val="00B30123"/>
    <w:rsid w:val="00B303AA"/>
    <w:rsid w:val="00B3089C"/>
    <w:rsid w:val="00B3115C"/>
    <w:rsid w:val="00B311A1"/>
    <w:rsid w:val="00B31247"/>
    <w:rsid w:val="00B315CA"/>
    <w:rsid w:val="00B31608"/>
    <w:rsid w:val="00B318BE"/>
    <w:rsid w:val="00B31930"/>
    <w:rsid w:val="00B31C38"/>
    <w:rsid w:val="00B32190"/>
    <w:rsid w:val="00B32436"/>
    <w:rsid w:val="00B324EF"/>
    <w:rsid w:val="00B32FC6"/>
    <w:rsid w:val="00B33437"/>
    <w:rsid w:val="00B338D2"/>
    <w:rsid w:val="00B339B1"/>
    <w:rsid w:val="00B33B08"/>
    <w:rsid w:val="00B33B75"/>
    <w:rsid w:val="00B33CF2"/>
    <w:rsid w:val="00B33D7B"/>
    <w:rsid w:val="00B33EE7"/>
    <w:rsid w:val="00B343AE"/>
    <w:rsid w:val="00B34A50"/>
    <w:rsid w:val="00B34C0A"/>
    <w:rsid w:val="00B35460"/>
    <w:rsid w:val="00B35763"/>
    <w:rsid w:val="00B3577D"/>
    <w:rsid w:val="00B35A42"/>
    <w:rsid w:val="00B35B83"/>
    <w:rsid w:val="00B35B8D"/>
    <w:rsid w:val="00B35E52"/>
    <w:rsid w:val="00B36313"/>
    <w:rsid w:val="00B36432"/>
    <w:rsid w:val="00B36515"/>
    <w:rsid w:val="00B36721"/>
    <w:rsid w:val="00B368C1"/>
    <w:rsid w:val="00B36BC0"/>
    <w:rsid w:val="00B37342"/>
    <w:rsid w:val="00B37545"/>
    <w:rsid w:val="00B376A9"/>
    <w:rsid w:val="00B378AD"/>
    <w:rsid w:val="00B37E4F"/>
    <w:rsid w:val="00B400A2"/>
    <w:rsid w:val="00B402D5"/>
    <w:rsid w:val="00B40962"/>
    <w:rsid w:val="00B40B29"/>
    <w:rsid w:val="00B40C22"/>
    <w:rsid w:val="00B40E02"/>
    <w:rsid w:val="00B40E4A"/>
    <w:rsid w:val="00B41019"/>
    <w:rsid w:val="00B411A9"/>
    <w:rsid w:val="00B41321"/>
    <w:rsid w:val="00B41542"/>
    <w:rsid w:val="00B415E5"/>
    <w:rsid w:val="00B41890"/>
    <w:rsid w:val="00B419F6"/>
    <w:rsid w:val="00B42015"/>
    <w:rsid w:val="00B421D8"/>
    <w:rsid w:val="00B423DF"/>
    <w:rsid w:val="00B42535"/>
    <w:rsid w:val="00B426BF"/>
    <w:rsid w:val="00B4279D"/>
    <w:rsid w:val="00B427A7"/>
    <w:rsid w:val="00B4298B"/>
    <w:rsid w:val="00B429CB"/>
    <w:rsid w:val="00B4314D"/>
    <w:rsid w:val="00B4350B"/>
    <w:rsid w:val="00B43E6D"/>
    <w:rsid w:val="00B44043"/>
    <w:rsid w:val="00B44133"/>
    <w:rsid w:val="00B441E6"/>
    <w:rsid w:val="00B4481B"/>
    <w:rsid w:val="00B44D9E"/>
    <w:rsid w:val="00B44F6C"/>
    <w:rsid w:val="00B453B1"/>
    <w:rsid w:val="00B45583"/>
    <w:rsid w:val="00B45AC2"/>
    <w:rsid w:val="00B45FDC"/>
    <w:rsid w:val="00B4602B"/>
    <w:rsid w:val="00B463BA"/>
    <w:rsid w:val="00B46D8D"/>
    <w:rsid w:val="00B473E1"/>
    <w:rsid w:val="00B474B8"/>
    <w:rsid w:val="00B47577"/>
    <w:rsid w:val="00B47878"/>
    <w:rsid w:val="00B47F94"/>
    <w:rsid w:val="00B50024"/>
    <w:rsid w:val="00B5020A"/>
    <w:rsid w:val="00B506F7"/>
    <w:rsid w:val="00B5070F"/>
    <w:rsid w:val="00B50870"/>
    <w:rsid w:val="00B50A48"/>
    <w:rsid w:val="00B50B44"/>
    <w:rsid w:val="00B50D7B"/>
    <w:rsid w:val="00B51246"/>
    <w:rsid w:val="00B51A4B"/>
    <w:rsid w:val="00B51A55"/>
    <w:rsid w:val="00B51A9D"/>
    <w:rsid w:val="00B52190"/>
    <w:rsid w:val="00B52C39"/>
    <w:rsid w:val="00B52E0F"/>
    <w:rsid w:val="00B5379F"/>
    <w:rsid w:val="00B5424F"/>
    <w:rsid w:val="00B54655"/>
    <w:rsid w:val="00B54C53"/>
    <w:rsid w:val="00B5595E"/>
    <w:rsid w:val="00B55A40"/>
    <w:rsid w:val="00B55B65"/>
    <w:rsid w:val="00B55B97"/>
    <w:rsid w:val="00B55CF2"/>
    <w:rsid w:val="00B56073"/>
    <w:rsid w:val="00B5610D"/>
    <w:rsid w:val="00B56225"/>
    <w:rsid w:val="00B56766"/>
    <w:rsid w:val="00B56959"/>
    <w:rsid w:val="00B56EFB"/>
    <w:rsid w:val="00B56FB2"/>
    <w:rsid w:val="00B5729F"/>
    <w:rsid w:val="00B578C5"/>
    <w:rsid w:val="00B57B92"/>
    <w:rsid w:val="00B57FA8"/>
    <w:rsid w:val="00B6072A"/>
    <w:rsid w:val="00B60A12"/>
    <w:rsid w:val="00B60B4D"/>
    <w:rsid w:val="00B60F10"/>
    <w:rsid w:val="00B61132"/>
    <w:rsid w:val="00B612FD"/>
    <w:rsid w:val="00B6153E"/>
    <w:rsid w:val="00B615E5"/>
    <w:rsid w:val="00B616B1"/>
    <w:rsid w:val="00B61A49"/>
    <w:rsid w:val="00B61B21"/>
    <w:rsid w:val="00B62189"/>
    <w:rsid w:val="00B6230D"/>
    <w:rsid w:val="00B62A7F"/>
    <w:rsid w:val="00B62F8B"/>
    <w:rsid w:val="00B63078"/>
    <w:rsid w:val="00B63092"/>
    <w:rsid w:val="00B633CA"/>
    <w:rsid w:val="00B63BF6"/>
    <w:rsid w:val="00B63D5E"/>
    <w:rsid w:val="00B63ED2"/>
    <w:rsid w:val="00B6446C"/>
    <w:rsid w:val="00B64563"/>
    <w:rsid w:val="00B64663"/>
    <w:rsid w:val="00B64D47"/>
    <w:rsid w:val="00B65136"/>
    <w:rsid w:val="00B65186"/>
    <w:rsid w:val="00B653CC"/>
    <w:rsid w:val="00B6557E"/>
    <w:rsid w:val="00B65949"/>
    <w:rsid w:val="00B65D09"/>
    <w:rsid w:val="00B65DA9"/>
    <w:rsid w:val="00B65E4C"/>
    <w:rsid w:val="00B65EE6"/>
    <w:rsid w:val="00B65F0E"/>
    <w:rsid w:val="00B65F66"/>
    <w:rsid w:val="00B673CE"/>
    <w:rsid w:val="00B6745C"/>
    <w:rsid w:val="00B6758E"/>
    <w:rsid w:val="00B6771B"/>
    <w:rsid w:val="00B67A1A"/>
    <w:rsid w:val="00B67B40"/>
    <w:rsid w:val="00B67D9E"/>
    <w:rsid w:val="00B67E7F"/>
    <w:rsid w:val="00B700A0"/>
    <w:rsid w:val="00B700C2"/>
    <w:rsid w:val="00B70219"/>
    <w:rsid w:val="00B7084E"/>
    <w:rsid w:val="00B70BEB"/>
    <w:rsid w:val="00B710C8"/>
    <w:rsid w:val="00B71B5B"/>
    <w:rsid w:val="00B71BCB"/>
    <w:rsid w:val="00B71E6A"/>
    <w:rsid w:val="00B7205D"/>
    <w:rsid w:val="00B72127"/>
    <w:rsid w:val="00B724C5"/>
    <w:rsid w:val="00B727A9"/>
    <w:rsid w:val="00B72835"/>
    <w:rsid w:val="00B7283A"/>
    <w:rsid w:val="00B72F5A"/>
    <w:rsid w:val="00B731DC"/>
    <w:rsid w:val="00B732EB"/>
    <w:rsid w:val="00B7351D"/>
    <w:rsid w:val="00B73716"/>
    <w:rsid w:val="00B73D32"/>
    <w:rsid w:val="00B74238"/>
    <w:rsid w:val="00B7459A"/>
    <w:rsid w:val="00B748B9"/>
    <w:rsid w:val="00B750D1"/>
    <w:rsid w:val="00B75555"/>
    <w:rsid w:val="00B7590B"/>
    <w:rsid w:val="00B75B5F"/>
    <w:rsid w:val="00B75EFB"/>
    <w:rsid w:val="00B76174"/>
    <w:rsid w:val="00B764B9"/>
    <w:rsid w:val="00B772B4"/>
    <w:rsid w:val="00B77388"/>
    <w:rsid w:val="00B773D8"/>
    <w:rsid w:val="00B77805"/>
    <w:rsid w:val="00B77A5B"/>
    <w:rsid w:val="00B805AB"/>
    <w:rsid w:val="00B809B1"/>
    <w:rsid w:val="00B80AE0"/>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710"/>
    <w:rsid w:val="00B838C8"/>
    <w:rsid w:val="00B83B74"/>
    <w:rsid w:val="00B83E18"/>
    <w:rsid w:val="00B83E8F"/>
    <w:rsid w:val="00B84DFF"/>
    <w:rsid w:val="00B860A7"/>
    <w:rsid w:val="00B864B2"/>
    <w:rsid w:val="00B8662A"/>
    <w:rsid w:val="00B8667C"/>
    <w:rsid w:val="00B869BC"/>
    <w:rsid w:val="00B86D3E"/>
    <w:rsid w:val="00B86EA8"/>
    <w:rsid w:val="00B86FEB"/>
    <w:rsid w:val="00B8724C"/>
    <w:rsid w:val="00B873CE"/>
    <w:rsid w:val="00B874BA"/>
    <w:rsid w:val="00B879D8"/>
    <w:rsid w:val="00B87A67"/>
    <w:rsid w:val="00B87A75"/>
    <w:rsid w:val="00B87CD9"/>
    <w:rsid w:val="00B87D3D"/>
    <w:rsid w:val="00B90074"/>
    <w:rsid w:val="00B9014F"/>
    <w:rsid w:val="00B904B5"/>
    <w:rsid w:val="00B90796"/>
    <w:rsid w:val="00B90DDC"/>
    <w:rsid w:val="00B90F03"/>
    <w:rsid w:val="00B91060"/>
    <w:rsid w:val="00B91806"/>
    <w:rsid w:val="00B91C11"/>
    <w:rsid w:val="00B91D6A"/>
    <w:rsid w:val="00B928AE"/>
    <w:rsid w:val="00B92ABD"/>
    <w:rsid w:val="00B92CD0"/>
    <w:rsid w:val="00B92E77"/>
    <w:rsid w:val="00B936F6"/>
    <w:rsid w:val="00B93E6D"/>
    <w:rsid w:val="00B9442C"/>
    <w:rsid w:val="00B94B5A"/>
    <w:rsid w:val="00B94C07"/>
    <w:rsid w:val="00B952B4"/>
    <w:rsid w:val="00B959AE"/>
    <w:rsid w:val="00B95D8D"/>
    <w:rsid w:val="00B96232"/>
    <w:rsid w:val="00B96504"/>
    <w:rsid w:val="00B965DF"/>
    <w:rsid w:val="00B96B2D"/>
    <w:rsid w:val="00B96B32"/>
    <w:rsid w:val="00B96F81"/>
    <w:rsid w:val="00B96FBF"/>
    <w:rsid w:val="00B97307"/>
    <w:rsid w:val="00B9733B"/>
    <w:rsid w:val="00B97481"/>
    <w:rsid w:val="00BA060A"/>
    <w:rsid w:val="00BA1210"/>
    <w:rsid w:val="00BA1C4D"/>
    <w:rsid w:val="00BA1DA4"/>
    <w:rsid w:val="00BA1FAC"/>
    <w:rsid w:val="00BA20ED"/>
    <w:rsid w:val="00BA2981"/>
    <w:rsid w:val="00BA2A9B"/>
    <w:rsid w:val="00BA2B65"/>
    <w:rsid w:val="00BA2BF6"/>
    <w:rsid w:val="00BA322E"/>
    <w:rsid w:val="00BA37DE"/>
    <w:rsid w:val="00BA3E13"/>
    <w:rsid w:val="00BA450C"/>
    <w:rsid w:val="00BA472F"/>
    <w:rsid w:val="00BA47AC"/>
    <w:rsid w:val="00BA4AC2"/>
    <w:rsid w:val="00BA4F31"/>
    <w:rsid w:val="00BA503D"/>
    <w:rsid w:val="00BA5395"/>
    <w:rsid w:val="00BA53A2"/>
    <w:rsid w:val="00BA546D"/>
    <w:rsid w:val="00BA593F"/>
    <w:rsid w:val="00BA5940"/>
    <w:rsid w:val="00BA5FC5"/>
    <w:rsid w:val="00BA6016"/>
    <w:rsid w:val="00BA6140"/>
    <w:rsid w:val="00BA6415"/>
    <w:rsid w:val="00BA64EF"/>
    <w:rsid w:val="00BA6525"/>
    <w:rsid w:val="00BA6636"/>
    <w:rsid w:val="00BA720E"/>
    <w:rsid w:val="00BA73AC"/>
    <w:rsid w:val="00BA78F6"/>
    <w:rsid w:val="00BA7C00"/>
    <w:rsid w:val="00BA7D41"/>
    <w:rsid w:val="00BB011E"/>
    <w:rsid w:val="00BB0681"/>
    <w:rsid w:val="00BB0D49"/>
    <w:rsid w:val="00BB0E63"/>
    <w:rsid w:val="00BB0F80"/>
    <w:rsid w:val="00BB1854"/>
    <w:rsid w:val="00BB1A11"/>
    <w:rsid w:val="00BB1B3F"/>
    <w:rsid w:val="00BB1BEF"/>
    <w:rsid w:val="00BB243E"/>
    <w:rsid w:val="00BB2566"/>
    <w:rsid w:val="00BB2D50"/>
    <w:rsid w:val="00BB2DE0"/>
    <w:rsid w:val="00BB3001"/>
    <w:rsid w:val="00BB3542"/>
    <w:rsid w:val="00BB378F"/>
    <w:rsid w:val="00BB38A6"/>
    <w:rsid w:val="00BB38E6"/>
    <w:rsid w:val="00BB3B9D"/>
    <w:rsid w:val="00BB3D36"/>
    <w:rsid w:val="00BB3E2F"/>
    <w:rsid w:val="00BB41D1"/>
    <w:rsid w:val="00BB425D"/>
    <w:rsid w:val="00BB4FCF"/>
    <w:rsid w:val="00BB508B"/>
    <w:rsid w:val="00BB52D5"/>
    <w:rsid w:val="00BB5558"/>
    <w:rsid w:val="00BB5903"/>
    <w:rsid w:val="00BB5C68"/>
    <w:rsid w:val="00BB6272"/>
    <w:rsid w:val="00BB633B"/>
    <w:rsid w:val="00BB635B"/>
    <w:rsid w:val="00BB66CB"/>
    <w:rsid w:val="00BB68BE"/>
    <w:rsid w:val="00BB6C9E"/>
    <w:rsid w:val="00BB6F26"/>
    <w:rsid w:val="00BB71A9"/>
    <w:rsid w:val="00BB77BA"/>
    <w:rsid w:val="00BB7891"/>
    <w:rsid w:val="00BB7BF1"/>
    <w:rsid w:val="00BB7DDD"/>
    <w:rsid w:val="00BC05B5"/>
    <w:rsid w:val="00BC0816"/>
    <w:rsid w:val="00BC09A0"/>
    <w:rsid w:val="00BC0D31"/>
    <w:rsid w:val="00BC0EE7"/>
    <w:rsid w:val="00BC10FD"/>
    <w:rsid w:val="00BC113D"/>
    <w:rsid w:val="00BC11D3"/>
    <w:rsid w:val="00BC13EF"/>
    <w:rsid w:val="00BC1433"/>
    <w:rsid w:val="00BC1B33"/>
    <w:rsid w:val="00BC1B35"/>
    <w:rsid w:val="00BC1BD7"/>
    <w:rsid w:val="00BC2037"/>
    <w:rsid w:val="00BC24F8"/>
    <w:rsid w:val="00BC2508"/>
    <w:rsid w:val="00BC2610"/>
    <w:rsid w:val="00BC2A97"/>
    <w:rsid w:val="00BC2A9F"/>
    <w:rsid w:val="00BC2B71"/>
    <w:rsid w:val="00BC2BA9"/>
    <w:rsid w:val="00BC2BB4"/>
    <w:rsid w:val="00BC301E"/>
    <w:rsid w:val="00BC30A2"/>
    <w:rsid w:val="00BC3303"/>
    <w:rsid w:val="00BC33AB"/>
    <w:rsid w:val="00BC3548"/>
    <w:rsid w:val="00BC3D68"/>
    <w:rsid w:val="00BC3E13"/>
    <w:rsid w:val="00BC3E8D"/>
    <w:rsid w:val="00BC3EA7"/>
    <w:rsid w:val="00BC4624"/>
    <w:rsid w:val="00BC4DBD"/>
    <w:rsid w:val="00BC5309"/>
    <w:rsid w:val="00BC560C"/>
    <w:rsid w:val="00BC5CDF"/>
    <w:rsid w:val="00BC5E1E"/>
    <w:rsid w:val="00BC626A"/>
    <w:rsid w:val="00BC666D"/>
    <w:rsid w:val="00BC6747"/>
    <w:rsid w:val="00BC69FD"/>
    <w:rsid w:val="00BC6ACE"/>
    <w:rsid w:val="00BC7068"/>
    <w:rsid w:val="00BC714C"/>
    <w:rsid w:val="00BC71CB"/>
    <w:rsid w:val="00BC7224"/>
    <w:rsid w:val="00BC72BD"/>
    <w:rsid w:val="00BC733B"/>
    <w:rsid w:val="00BC74E9"/>
    <w:rsid w:val="00BC7714"/>
    <w:rsid w:val="00BC7909"/>
    <w:rsid w:val="00BC7D8D"/>
    <w:rsid w:val="00BD00CD"/>
    <w:rsid w:val="00BD029F"/>
    <w:rsid w:val="00BD02FC"/>
    <w:rsid w:val="00BD08B1"/>
    <w:rsid w:val="00BD0FCF"/>
    <w:rsid w:val="00BD1C4E"/>
    <w:rsid w:val="00BD1C8B"/>
    <w:rsid w:val="00BD1CA2"/>
    <w:rsid w:val="00BD264F"/>
    <w:rsid w:val="00BD2A02"/>
    <w:rsid w:val="00BD2B11"/>
    <w:rsid w:val="00BD307F"/>
    <w:rsid w:val="00BD323B"/>
    <w:rsid w:val="00BD36A3"/>
    <w:rsid w:val="00BD38B6"/>
    <w:rsid w:val="00BD3954"/>
    <w:rsid w:val="00BD3B71"/>
    <w:rsid w:val="00BD3F52"/>
    <w:rsid w:val="00BD4112"/>
    <w:rsid w:val="00BD4361"/>
    <w:rsid w:val="00BD450D"/>
    <w:rsid w:val="00BD48E0"/>
    <w:rsid w:val="00BD4921"/>
    <w:rsid w:val="00BD4B2D"/>
    <w:rsid w:val="00BD4BAE"/>
    <w:rsid w:val="00BD50C4"/>
    <w:rsid w:val="00BD51E7"/>
    <w:rsid w:val="00BD5897"/>
    <w:rsid w:val="00BD5C55"/>
    <w:rsid w:val="00BD5D47"/>
    <w:rsid w:val="00BD5EED"/>
    <w:rsid w:val="00BD6141"/>
    <w:rsid w:val="00BD61FD"/>
    <w:rsid w:val="00BD6672"/>
    <w:rsid w:val="00BD6924"/>
    <w:rsid w:val="00BD698F"/>
    <w:rsid w:val="00BD6CE1"/>
    <w:rsid w:val="00BD730A"/>
    <w:rsid w:val="00BD7428"/>
    <w:rsid w:val="00BD763B"/>
    <w:rsid w:val="00BD7722"/>
    <w:rsid w:val="00BD796D"/>
    <w:rsid w:val="00BD7A51"/>
    <w:rsid w:val="00BD7AB8"/>
    <w:rsid w:val="00BD7B80"/>
    <w:rsid w:val="00BE02B6"/>
    <w:rsid w:val="00BE0942"/>
    <w:rsid w:val="00BE0A75"/>
    <w:rsid w:val="00BE0B25"/>
    <w:rsid w:val="00BE0F45"/>
    <w:rsid w:val="00BE123A"/>
    <w:rsid w:val="00BE1307"/>
    <w:rsid w:val="00BE146C"/>
    <w:rsid w:val="00BE14BB"/>
    <w:rsid w:val="00BE1596"/>
    <w:rsid w:val="00BE16B1"/>
    <w:rsid w:val="00BE1B7E"/>
    <w:rsid w:val="00BE1E20"/>
    <w:rsid w:val="00BE1EC5"/>
    <w:rsid w:val="00BE2ADE"/>
    <w:rsid w:val="00BE2C5D"/>
    <w:rsid w:val="00BE2C60"/>
    <w:rsid w:val="00BE34E5"/>
    <w:rsid w:val="00BE351D"/>
    <w:rsid w:val="00BE3733"/>
    <w:rsid w:val="00BE37EE"/>
    <w:rsid w:val="00BE4600"/>
    <w:rsid w:val="00BE48A5"/>
    <w:rsid w:val="00BE48BB"/>
    <w:rsid w:val="00BE4A9F"/>
    <w:rsid w:val="00BE515D"/>
    <w:rsid w:val="00BE5331"/>
    <w:rsid w:val="00BE53B1"/>
    <w:rsid w:val="00BE5409"/>
    <w:rsid w:val="00BE576F"/>
    <w:rsid w:val="00BE5B4B"/>
    <w:rsid w:val="00BE5D60"/>
    <w:rsid w:val="00BE6101"/>
    <w:rsid w:val="00BE64C1"/>
    <w:rsid w:val="00BE673A"/>
    <w:rsid w:val="00BE69B1"/>
    <w:rsid w:val="00BE6C6C"/>
    <w:rsid w:val="00BE6CF9"/>
    <w:rsid w:val="00BE6E33"/>
    <w:rsid w:val="00BE6F5D"/>
    <w:rsid w:val="00BE733D"/>
    <w:rsid w:val="00BE73B3"/>
    <w:rsid w:val="00BE75AF"/>
    <w:rsid w:val="00BE77BF"/>
    <w:rsid w:val="00BE7EAD"/>
    <w:rsid w:val="00BF036C"/>
    <w:rsid w:val="00BF052F"/>
    <w:rsid w:val="00BF0685"/>
    <w:rsid w:val="00BF0697"/>
    <w:rsid w:val="00BF0FA5"/>
    <w:rsid w:val="00BF136C"/>
    <w:rsid w:val="00BF1504"/>
    <w:rsid w:val="00BF161C"/>
    <w:rsid w:val="00BF19B1"/>
    <w:rsid w:val="00BF1E60"/>
    <w:rsid w:val="00BF2017"/>
    <w:rsid w:val="00BF219C"/>
    <w:rsid w:val="00BF23DE"/>
    <w:rsid w:val="00BF270A"/>
    <w:rsid w:val="00BF2B8D"/>
    <w:rsid w:val="00BF2BB0"/>
    <w:rsid w:val="00BF2D5E"/>
    <w:rsid w:val="00BF2DD5"/>
    <w:rsid w:val="00BF322C"/>
    <w:rsid w:val="00BF365C"/>
    <w:rsid w:val="00BF36AB"/>
    <w:rsid w:val="00BF384D"/>
    <w:rsid w:val="00BF3887"/>
    <w:rsid w:val="00BF39C5"/>
    <w:rsid w:val="00BF3A05"/>
    <w:rsid w:val="00BF3B8B"/>
    <w:rsid w:val="00BF3BC6"/>
    <w:rsid w:val="00BF3FB0"/>
    <w:rsid w:val="00BF4218"/>
    <w:rsid w:val="00BF4347"/>
    <w:rsid w:val="00BF4587"/>
    <w:rsid w:val="00BF4954"/>
    <w:rsid w:val="00BF4ACB"/>
    <w:rsid w:val="00BF4FE6"/>
    <w:rsid w:val="00BF56ED"/>
    <w:rsid w:val="00BF5BE9"/>
    <w:rsid w:val="00BF64CD"/>
    <w:rsid w:val="00BF64FC"/>
    <w:rsid w:val="00BF6775"/>
    <w:rsid w:val="00BF6AA2"/>
    <w:rsid w:val="00BF6AD0"/>
    <w:rsid w:val="00BF6AE3"/>
    <w:rsid w:val="00BF71E1"/>
    <w:rsid w:val="00BF7245"/>
    <w:rsid w:val="00BF7433"/>
    <w:rsid w:val="00BF74BF"/>
    <w:rsid w:val="00BF74FC"/>
    <w:rsid w:val="00BF7B27"/>
    <w:rsid w:val="00C00170"/>
    <w:rsid w:val="00C001C3"/>
    <w:rsid w:val="00C00C89"/>
    <w:rsid w:val="00C0130D"/>
    <w:rsid w:val="00C0175E"/>
    <w:rsid w:val="00C01A53"/>
    <w:rsid w:val="00C01A61"/>
    <w:rsid w:val="00C01CA4"/>
    <w:rsid w:val="00C01D99"/>
    <w:rsid w:val="00C01F4A"/>
    <w:rsid w:val="00C020D8"/>
    <w:rsid w:val="00C02208"/>
    <w:rsid w:val="00C0254A"/>
    <w:rsid w:val="00C02A94"/>
    <w:rsid w:val="00C02CAD"/>
    <w:rsid w:val="00C02F6D"/>
    <w:rsid w:val="00C03081"/>
    <w:rsid w:val="00C039BF"/>
    <w:rsid w:val="00C03A2D"/>
    <w:rsid w:val="00C03FEC"/>
    <w:rsid w:val="00C04043"/>
    <w:rsid w:val="00C04122"/>
    <w:rsid w:val="00C042E5"/>
    <w:rsid w:val="00C04431"/>
    <w:rsid w:val="00C04514"/>
    <w:rsid w:val="00C0492B"/>
    <w:rsid w:val="00C04A59"/>
    <w:rsid w:val="00C04ABE"/>
    <w:rsid w:val="00C04C44"/>
    <w:rsid w:val="00C04F1D"/>
    <w:rsid w:val="00C052A9"/>
    <w:rsid w:val="00C0535C"/>
    <w:rsid w:val="00C0568D"/>
    <w:rsid w:val="00C05D0A"/>
    <w:rsid w:val="00C05DF1"/>
    <w:rsid w:val="00C05FC9"/>
    <w:rsid w:val="00C0627B"/>
    <w:rsid w:val="00C064D5"/>
    <w:rsid w:val="00C065B3"/>
    <w:rsid w:val="00C0665B"/>
    <w:rsid w:val="00C067B6"/>
    <w:rsid w:val="00C06B34"/>
    <w:rsid w:val="00C06E3B"/>
    <w:rsid w:val="00C071C6"/>
    <w:rsid w:val="00C07771"/>
    <w:rsid w:val="00C07857"/>
    <w:rsid w:val="00C07BF3"/>
    <w:rsid w:val="00C07E16"/>
    <w:rsid w:val="00C07F1C"/>
    <w:rsid w:val="00C10672"/>
    <w:rsid w:val="00C10AE5"/>
    <w:rsid w:val="00C10AF9"/>
    <w:rsid w:val="00C10B51"/>
    <w:rsid w:val="00C10F2E"/>
    <w:rsid w:val="00C11110"/>
    <w:rsid w:val="00C11315"/>
    <w:rsid w:val="00C11CBE"/>
    <w:rsid w:val="00C12013"/>
    <w:rsid w:val="00C120F3"/>
    <w:rsid w:val="00C126AD"/>
    <w:rsid w:val="00C127F5"/>
    <w:rsid w:val="00C12BE6"/>
    <w:rsid w:val="00C13273"/>
    <w:rsid w:val="00C13783"/>
    <w:rsid w:val="00C13848"/>
    <w:rsid w:val="00C13B92"/>
    <w:rsid w:val="00C13E01"/>
    <w:rsid w:val="00C140E4"/>
    <w:rsid w:val="00C140FE"/>
    <w:rsid w:val="00C143BB"/>
    <w:rsid w:val="00C14527"/>
    <w:rsid w:val="00C14A91"/>
    <w:rsid w:val="00C14ABD"/>
    <w:rsid w:val="00C14DB2"/>
    <w:rsid w:val="00C15405"/>
    <w:rsid w:val="00C15599"/>
    <w:rsid w:val="00C15A2E"/>
    <w:rsid w:val="00C15A7B"/>
    <w:rsid w:val="00C15BA3"/>
    <w:rsid w:val="00C15E2A"/>
    <w:rsid w:val="00C16090"/>
    <w:rsid w:val="00C160C2"/>
    <w:rsid w:val="00C16580"/>
    <w:rsid w:val="00C165DC"/>
    <w:rsid w:val="00C166D3"/>
    <w:rsid w:val="00C16746"/>
    <w:rsid w:val="00C1738A"/>
    <w:rsid w:val="00C17C65"/>
    <w:rsid w:val="00C17DC7"/>
    <w:rsid w:val="00C17DD9"/>
    <w:rsid w:val="00C17F81"/>
    <w:rsid w:val="00C203CF"/>
    <w:rsid w:val="00C205EC"/>
    <w:rsid w:val="00C2096C"/>
    <w:rsid w:val="00C20C7A"/>
    <w:rsid w:val="00C21FC1"/>
    <w:rsid w:val="00C2229A"/>
    <w:rsid w:val="00C225D6"/>
    <w:rsid w:val="00C22AD4"/>
    <w:rsid w:val="00C22B75"/>
    <w:rsid w:val="00C2305E"/>
    <w:rsid w:val="00C231D2"/>
    <w:rsid w:val="00C2345F"/>
    <w:rsid w:val="00C2375E"/>
    <w:rsid w:val="00C23A9D"/>
    <w:rsid w:val="00C23FB6"/>
    <w:rsid w:val="00C244CF"/>
    <w:rsid w:val="00C246DC"/>
    <w:rsid w:val="00C247CC"/>
    <w:rsid w:val="00C24D88"/>
    <w:rsid w:val="00C2529C"/>
    <w:rsid w:val="00C25AD3"/>
    <w:rsid w:val="00C25C08"/>
    <w:rsid w:val="00C25EB5"/>
    <w:rsid w:val="00C26B8B"/>
    <w:rsid w:val="00C26FCD"/>
    <w:rsid w:val="00C270FE"/>
    <w:rsid w:val="00C27682"/>
    <w:rsid w:val="00C279AB"/>
    <w:rsid w:val="00C27AEC"/>
    <w:rsid w:val="00C303A6"/>
    <w:rsid w:val="00C305C1"/>
    <w:rsid w:val="00C307FA"/>
    <w:rsid w:val="00C30968"/>
    <w:rsid w:val="00C30E8D"/>
    <w:rsid w:val="00C31060"/>
    <w:rsid w:val="00C32357"/>
    <w:rsid w:val="00C323FC"/>
    <w:rsid w:val="00C325D8"/>
    <w:rsid w:val="00C32A60"/>
    <w:rsid w:val="00C32DBB"/>
    <w:rsid w:val="00C3369A"/>
    <w:rsid w:val="00C33847"/>
    <w:rsid w:val="00C339AA"/>
    <w:rsid w:val="00C33A95"/>
    <w:rsid w:val="00C33BC9"/>
    <w:rsid w:val="00C33BF9"/>
    <w:rsid w:val="00C34094"/>
    <w:rsid w:val="00C340DE"/>
    <w:rsid w:val="00C3474B"/>
    <w:rsid w:val="00C34FD0"/>
    <w:rsid w:val="00C353E5"/>
    <w:rsid w:val="00C35669"/>
    <w:rsid w:val="00C35702"/>
    <w:rsid w:val="00C35C07"/>
    <w:rsid w:val="00C35F2D"/>
    <w:rsid w:val="00C36173"/>
    <w:rsid w:val="00C368BC"/>
    <w:rsid w:val="00C369F2"/>
    <w:rsid w:val="00C36ADD"/>
    <w:rsid w:val="00C36D50"/>
    <w:rsid w:val="00C37108"/>
    <w:rsid w:val="00C3772C"/>
    <w:rsid w:val="00C37913"/>
    <w:rsid w:val="00C37931"/>
    <w:rsid w:val="00C37A71"/>
    <w:rsid w:val="00C40559"/>
    <w:rsid w:val="00C4061E"/>
    <w:rsid w:val="00C40BF0"/>
    <w:rsid w:val="00C40D17"/>
    <w:rsid w:val="00C40E1A"/>
    <w:rsid w:val="00C4103B"/>
    <w:rsid w:val="00C4124F"/>
    <w:rsid w:val="00C412DB"/>
    <w:rsid w:val="00C41629"/>
    <w:rsid w:val="00C417A9"/>
    <w:rsid w:val="00C419F8"/>
    <w:rsid w:val="00C41B12"/>
    <w:rsid w:val="00C41CC5"/>
    <w:rsid w:val="00C42037"/>
    <w:rsid w:val="00C42210"/>
    <w:rsid w:val="00C4223A"/>
    <w:rsid w:val="00C4251C"/>
    <w:rsid w:val="00C42C18"/>
    <w:rsid w:val="00C42DC4"/>
    <w:rsid w:val="00C431D3"/>
    <w:rsid w:val="00C43236"/>
    <w:rsid w:val="00C43649"/>
    <w:rsid w:val="00C43715"/>
    <w:rsid w:val="00C439C9"/>
    <w:rsid w:val="00C43A07"/>
    <w:rsid w:val="00C43F58"/>
    <w:rsid w:val="00C446C4"/>
    <w:rsid w:val="00C44A54"/>
    <w:rsid w:val="00C44B72"/>
    <w:rsid w:val="00C44EB3"/>
    <w:rsid w:val="00C45031"/>
    <w:rsid w:val="00C450E6"/>
    <w:rsid w:val="00C453C6"/>
    <w:rsid w:val="00C456AE"/>
    <w:rsid w:val="00C45821"/>
    <w:rsid w:val="00C45AA7"/>
    <w:rsid w:val="00C45EDB"/>
    <w:rsid w:val="00C46017"/>
    <w:rsid w:val="00C46142"/>
    <w:rsid w:val="00C461A8"/>
    <w:rsid w:val="00C4654F"/>
    <w:rsid w:val="00C46908"/>
    <w:rsid w:val="00C46962"/>
    <w:rsid w:val="00C46D41"/>
    <w:rsid w:val="00C46EDB"/>
    <w:rsid w:val="00C46FA5"/>
    <w:rsid w:val="00C471DD"/>
    <w:rsid w:val="00C47304"/>
    <w:rsid w:val="00C474FB"/>
    <w:rsid w:val="00C4788E"/>
    <w:rsid w:val="00C47BF8"/>
    <w:rsid w:val="00C47DA9"/>
    <w:rsid w:val="00C505DE"/>
    <w:rsid w:val="00C505E6"/>
    <w:rsid w:val="00C50BF7"/>
    <w:rsid w:val="00C50C78"/>
    <w:rsid w:val="00C50E3E"/>
    <w:rsid w:val="00C50F25"/>
    <w:rsid w:val="00C51446"/>
    <w:rsid w:val="00C51785"/>
    <w:rsid w:val="00C51ADA"/>
    <w:rsid w:val="00C51B49"/>
    <w:rsid w:val="00C51C1E"/>
    <w:rsid w:val="00C51D92"/>
    <w:rsid w:val="00C51F56"/>
    <w:rsid w:val="00C52560"/>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591"/>
    <w:rsid w:val="00C54E05"/>
    <w:rsid w:val="00C5507E"/>
    <w:rsid w:val="00C550E9"/>
    <w:rsid w:val="00C55256"/>
    <w:rsid w:val="00C5539B"/>
    <w:rsid w:val="00C55974"/>
    <w:rsid w:val="00C55CA4"/>
    <w:rsid w:val="00C55D42"/>
    <w:rsid w:val="00C56091"/>
    <w:rsid w:val="00C56256"/>
    <w:rsid w:val="00C56A37"/>
    <w:rsid w:val="00C56BE7"/>
    <w:rsid w:val="00C56F52"/>
    <w:rsid w:val="00C574D2"/>
    <w:rsid w:val="00C57B25"/>
    <w:rsid w:val="00C57F15"/>
    <w:rsid w:val="00C602C6"/>
    <w:rsid w:val="00C607D4"/>
    <w:rsid w:val="00C60859"/>
    <w:rsid w:val="00C60D81"/>
    <w:rsid w:val="00C60FDF"/>
    <w:rsid w:val="00C616B5"/>
    <w:rsid w:val="00C617E2"/>
    <w:rsid w:val="00C61889"/>
    <w:rsid w:val="00C61E5B"/>
    <w:rsid w:val="00C62334"/>
    <w:rsid w:val="00C6238C"/>
    <w:rsid w:val="00C6253A"/>
    <w:rsid w:val="00C62753"/>
    <w:rsid w:val="00C62917"/>
    <w:rsid w:val="00C62B9E"/>
    <w:rsid w:val="00C6312B"/>
    <w:rsid w:val="00C6371A"/>
    <w:rsid w:val="00C63933"/>
    <w:rsid w:val="00C63C10"/>
    <w:rsid w:val="00C63D72"/>
    <w:rsid w:val="00C63F4B"/>
    <w:rsid w:val="00C643E5"/>
    <w:rsid w:val="00C649A0"/>
    <w:rsid w:val="00C64A56"/>
    <w:rsid w:val="00C64A76"/>
    <w:rsid w:val="00C64D4C"/>
    <w:rsid w:val="00C65039"/>
    <w:rsid w:val="00C65118"/>
    <w:rsid w:val="00C65267"/>
    <w:rsid w:val="00C652BA"/>
    <w:rsid w:val="00C654DC"/>
    <w:rsid w:val="00C658D8"/>
    <w:rsid w:val="00C65953"/>
    <w:rsid w:val="00C65C11"/>
    <w:rsid w:val="00C65C7A"/>
    <w:rsid w:val="00C65D79"/>
    <w:rsid w:val="00C6631D"/>
    <w:rsid w:val="00C66325"/>
    <w:rsid w:val="00C666BF"/>
    <w:rsid w:val="00C679DA"/>
    <w:rsid w:val="00C67F09"/>
    <w:rsid w:val="00C702CE"/>
    <w:rsid w:val="00C706C2"/>
    <w:rsid w:val="00C70C53"/>
    <w:rsid w:val="00C70CA4"/>
    <w:rsid w:val="00C70DF8"/>
    <w:rsid w:val="00C70FA1"/>
    <w:rsid w:val="00C71224"/>
    <w:rsid w:val="00C71256"/>
    <w:rsid w:val="00C7188A"/>
    <w:rsid w:val="00C71C05"/>
    <w:rsid w:val="00C72A73"/>
    <w:rsid w:val="00C72BDC"/>
    <w:rsid w:val="00C72F1F"/>
    <w:rsid w:val="00C73436"/>
    <w:rsid w:val="00C7345D"/>
    <w:rsid w:val="00C7380D"/>
    <w:rsid w:val="00C73A17"/>
    <w:rsid w:val="00C73BF4"/>
    <w:rsid w:val="00C73D41"/>
    <w:rsid w:val="00C73E30"/>
    <w:rsid w:val="00C73F5F"/>
    <w:rsid w:val="00C740EA"/>
    <w:rsid w:val="00C741CF"/>
    <w:rsid w:val="00C74683"/>
    <w:rsid w:val="00C74779"/>
    <w:rsid w:val="00C75038"/>
    <w:rsid w:val="00C76558"/>
    <w:rsid w:val="00C76CB9"/>
    <w:rsid w:val="00C76FBD"/>
    <w:rsid w:val="00C771D3"/>
    <w:rsid w:val="00C77322"/>
    <w:rsid w:val="00C77683"/>
    <w:rsid w:val="00C77DED"/>
    <w:rsid w:val="00C77F48"/>
    <w:rsid w:val="00C77F9F"/>
    <w:rsid w:val="00C77FC4"/>
    <w:rsid w:val="00C80374"/>
    <w:rsid w:val="00C803B5"/>
    <w:rsid w:val="00C80579"/>
    <w:rsid w:val="00C80D12"/>
    <w:rsid w:val="00C80EDD"/>
    <w:rsid w:val="00C81B8C"/>
    <w:rsid w:val="00C81C63"/>
    <w:rsid w:val="00C81E9C"/>
    <w:rsid w:val="00C8230C"/>
    <w:rsid w:val="00C82896"/>
    <w:rsid w:val="00C828F0"/>
    <w:rsid w:val="00C829A5"/>
    <w:rsid w:val="00C82B50"/>
    <w:rsid w:val="00C82CE6"/>
    <w:rsid w:val="00C82DCA"/>
    <w:rsid w:val="00C830CD"/>
    <w:rsid w:val="00C8332E"/>
    <w:rsid w:val="00C836B3"/>
    <w:rsid w:val="00C8395A"/>
    <w:rsid w:val="00C8424F"/>
    <w:rsid w:val="00C84684"/>
    <w:rsid w:val="00C84AD6"/>
    <w:rsid w:val="00C84AD7"/>
    <w:rsid w:val="00C84C18"/>
    <w:rsid w:val="00C84C84"/>
    <w:rsid w:val="00C84E24"/>
    <w:rsid w:val="00C8507A"/>
    <w:rsid w:val="00C851C3"/>
    <w:rsid w:val="00C851D8"/>
    <w:rsid w:val="00C85469"/>
    <w:rsid w:val="00C8570E"/>
    <w:rsid w:val="00C85899"/>
    <w:rsid w:val="00C858AA"/>
    <w:rsid w:val="00C858CE"/>
    <w:rsid w:val="00C85A86"/>
    <w:rsid w:val="00C86225"/>
    <w:rsid w:val="00C864D0"/>
    <w:rsid w:val="00C86A62"/>
    <w:rsid w:val="00C86B8F"/>
    <w:rsid w:val="00C86E84"/>
    <w:rsid w:val="00C86FF7"/>
    <w:rsid w:val="00C870F7"/>
    <w:rsid w:val="00C87195"/>
    <w:rsid w:val="00C8788B"/>
    <w:rsid w:val="00C87A00"/>
    <w:rsid w:val="00C87A05"/>
    <w:rsid w:val="00C901A8"/>
    <w:rsid w:val="00C9026F"/>
    <w:rsid w:val="00C90584"/>
    <w:rsid w:val="00C90633"/>
    <w:rsid w:val="00C90AAF"/>
    <w:rsid w:val="00C90AD3"/>
    <w:rsid w:val="00C90D35"/>
    <w:rsid w:val="00C90DF9"/>
    <w:rsid w:val="00C91106"/>
    <w:rsid w:val="00C91892"/>
    <w:rsid w:val="00C91AFC"/>
    <w:rsid w:val="00C91B7A"/>
    <w:rsid w:val="00C91C59"/>
    <w:rsid w:val="00C91EC2"/>
    <w:rsid w:val="00C92576"/>
    <w:rsid w:val="00C92754"/>
    <w:rsid w:val="00C930D6"/>
    <w:rsid w:val="00C93366"/>
    <w:rsid w:val="00C933C4"/>
    <w:rsid w:val="00C93AB9"/>
    <w:rsid w:val="00C93BF8"/>
    <w:rsid w:val="00C93CEA"/>
    <w:rsid w:val="00C93FDB"/>
    <w:rsid w:val="00C94206"/>
    <w:rsid w:val="00C94A7D"/>
    <w:rsid w:val="00C94ADA"/>
    <w:rsid w:val="00C951BB"/>
    <w:rsid w:val="00C951FB"/>
    <w:rsid w:val="00C95871"/>
    <w:rsid w:val="00C95948"/>
    <w:rsid w:val="00C95C36"/>
    <w:rsid w:val="00C95F06"/>
    <w:rsid w:val="00C963F2"/>
    <w:rsid w:val="00C965E3"/>
    <w:rsid w:val="00C96B06"/>
    <w:rsid w:val="00C96DD8"/>
    <w:rsid w:val="00C97806"/>
    <w:rsid w:val="00C97943"/>
    <w:rsid w:val="00C97FCC"/>
    <w:rsid w:val="00CA0000"/>
    <w:rsid w:val="00CA0117"/>
    <w:rsid w:val="00CA0424"/>
    <w:rsid w:val="00CA0449"/>
    <w:rsid w:val="00CA09D4"/>
    <w:rsid w:val="00CA0D51"/>
    <w:rsid w:val="00CA0D69"/>
    <w:rsid w:val="00CA10AC"/>
    <w:rsid w:val="00CA1177"/>
    <w:rsid w:val="00CA2020"/>
    <w:rsid w:val="00CA2166"/>
    <w:rsid w:val="00CA2195"/>
    <w:rsid w:val="00CA2311"/>
    <w:rsid w:val="00CA2566"/>
    <w:rsid w:val="00CA25D8"/>
    <w:rsid w:val="00CA279B"/>
    <w:rsid w:val="00CA285E"/>
    <w:rsid w:val="00CA2976"/>
    <w:rsid w:val="00CA2ABC"/>
    <w:rsid w:val="00CA3079"/>
    <w:rsid w:val="00CA3625"/>
    <w:rsid w:val="00CA3A8B"/>
    <w:rsid w:val="00CA3B89"/>
    <w:rsid w:val="00CA3BDA"/>
    <w:rsid w:val="00CA3E04"/>
    <w:rsid w:val="00CA3E6B"/>
    <w:rsid w:val="00CA3F7E"/>
    <w:rsid w:val="00CA4097"/>
    <w:rsid w:val="00CA4231"/>
    <w:rsid w:val="00CA4630"/>
    <w:rsid w:val="00CA4780"/>
    <w:rsid w:val="00CA4AC7"/>
    <w:rsid w:val="00CA4F45"/>
    <w:rsid w:val="00CA5248"/>
    <w:rsid w:val="00CA545F"/>
    <w:rsid w:val="00CA550E"/>
    <w:rsid w:val="00CA5778"/>
    <w:rsid w:val="00CA5B2D"/>
    <w:rsid w:val="00CA6030"/>
    <w:rsid w:val="00CA61BD"/>
    <w:rsid w:val="00CA623C"/>
    <w:rsid w:val="00CA623F"/>
    <w:rsid w:val="00CA64D3"/>
    <w:rsid w:val="00CA7750"/>
    <w:rsid w:val="00CA78AD"/>
    <w:rsid w:val="00CA78D8"/>
    <w:rsid w:val="00CA79AF"/>
    <w:rsid w:val="00CB0148"/>
    <w:rsid w:val="00CB0566"/>
    <w:rsid w:val="00CB0AB9"/>
    <w:rsid w:val="00CB0CBA"/>
    <w:rsid w:val="00CB0E8C"/>
    <w:rsid w:val="00CB17C6"/>
    <w:rsid w:val="00CB1C01"/>
    <w:rsid w:val="00CB2554"/>
    <w:rsid w:val="00CB2728"/>
    <w:rsid w:val="00CB29B2"/>
    <w:rsid w:val="00CB2C84"/>
    <w:rsid w:val="00CB2C9D"/>
    <w:rsid w:val="00CB2F03"/>
    <w:rsid w:val="00CB30D6"/>
    <w:rsid w:val="00CB31A7"/>
    <w:rsid w:val="00CB32DC"/>
    <w:rsid w:val="00CB3400"/>
    <w:rsid w:val="00CB3D14"/>
    <w:rsid w:val="00CB4078"/>
    <w:rsid w:val="00CB41E0"/>
    <w:rsid w:val="00CB43C7"/>
    <w:rsid w:val="00CB43D5"/>
    <w:rsid w:val="00CB4496"/>
    <w:rsid w:val="00CB450B"/>
    <w:rsid w:val="00CB4D5F"/>
    <w:rsid w:val="00CB5140"/>
    <w:rsid w:val="00CB5205"/>
    <w:rsid w:val="00CB52CC"/>
    <w:rsid w:val="00CB5814"/>
    <w:rsid w:val="00CB5DFA"/>
    <w:rsid w:val="00CB62E7"/>
    <w:rsid w:val="00CB6556"/>
    <w:rsid w:val="00CB6686"/>
    <w:rsid w:val="00CB67DD"/>
    <w:rsid w:val="00CB6948"/>
    <w:rsid w:val="00CB6B16"/>
    <w:rsid w:val="00CB6BA1"/>
    <w:rsid w:val="00CB7B46"/>
    <w:rsid w:val="00CB7EFC"/>
    <w:rsid w:val="00CC006A"/>
    <w:rsid w:val="00CC0142"/>
    <w:rsid w:val="00CC0997"/>
    <w:rsid w:val="00CC0A75"/>
    <w:rsid w:val="00CC0DC9"/>
    <w:rsid w:val="00CC0E3A"/>
    <w:rsid w:val="00CC0E60"/>
    <w:rsid w:val="00CC1015"/>
    <w:rsid w:val="00CC12F5"/>
    <w:rsid w:val="00CC1404"/>
    <w:rsid w:val="00CC17BE"/>
    <w:rsid w:val="00CC17E6"/>
    <w:rsid w:val="00CC20D7"/>
    <w:rsid w:val="00CC2173"/>
    <w:rsid w:val="00CC2459"/>
    <w:rsid w:val="00CC25C8"/>
    <w:rsid w:val="00CC27A9"/>
    <w:rsid w:val="00CC2922"/>
    <w:rsid w:val="00CC2B3A"/>
    <w:rsid w:val="00CC2D25"/>
    <w:rsid w:val="00CC2DFD"/>
    <w:rsid w:val="00CC31EE"/>
    <w:rsid w:val="00CC34C2"/>
    <w:rsid w:val="00CC34F8"/>
    <w:rsid w:val="00CC362C"/>
    <w:rsid w:val="00CC38B6"/>
    <w:rsid w:val="00CC3A22"/>
    <w:rsid w:val="00CC3BF3"/>
    <w:rsid w:val="00CC3E91"/>
    <w:rsid w:val="00CC412E"/>
    <w:rsid w:val="00CC47F2"/>
    <w:rsid w:val="00CC4B19"/>
    <w:rsid w:val="00CC4D71"/>
    <w:rsid w:val="00CC4E52"/>
    <w:rsid w:val="00CC5323"/>
    <w:rsid w:val="00CC562F"/>
    <w:rsid w:val="00CC5890"/>
    <w:rsid w:val="00CC5C5D"/>
    <w:rsid w:val="00CC61B1"/>
    <w:rsid w:val="00CC63DA"/>
    <w:rsid w:val="00CC64B1"/>
    <w:rsid w:val="00CC6A63"/>
    <w:rsid w:val="00CC6BB6"/>
    <w:rsid w:val="00CC6EEF"/>
    <w:rsid w:val="00CC7155"/>
    <w:rsid w:val="00CC72D9"/>
    <w:rsid w:val="00CC7707"/>
    <w:rsid w:val="00CC7834"/>
    <w:rsid w:val="00CC7B7C"/>
    <w:rsid w:val="00CC7C41"/>
    <w:rsid w:val="00CC7F62"/>
    <w:rsid w:val="00CD000F"/>
    <w:rsid w:val="00CD0033"/>
    <w:rsid w:val="00CD004E"/>
    <w:rsid w:val="00CD012A"/>
    <w:rsid w:val="00CD06E8"/>
    <w:rsid w:val="00CD09EC"/>
    <w:rsid w:val="00CD0BCC"/>
    <w:rsid w:val="00CD0D0A"/>
    <w:rsid w:val="00CD1901"/>
    <w:rsid w:val="00CD1AA0"/>
    <w:rsid w:val="00CD1F20"/>
    <w:rsid w:val="00CD2163"/>
    <w:rsid w:val="00CD221F"/>
    <w:rsid w:val="00CD2509"/>
    <w:rsid w:val="00CD2867"/>
    <w:rsid w:val="00CD295E"/>
    <w:rsid w:val="00CD2C21"/>
    <w:rsid w:val="00CD2C28"/>
    <w:rsid w:val="00CD2DB8"/>
    <w:rsid w:val="00CD2E75"/>
    <w:rsid w:val="00CD30E4"/>
    <w:rsid w:val="00CD3466"/>
    <w:rsid w:val="00CD348D"/>
    <w:rsid w:val="00CD3573"/>
    <w:rsid w:val="00CD3C5F"/>
    <w:rsid w:val="00CD3D94"/>
    <w:rsid w:val="00CD4176"/>
    <w:rsid w:val="00CD4229"/>
    <w:rsid w:val="00CD466C"/>
    <w:rsid w:val="00CD46ED"/>
    <w:rsid w:val="00CD478A"/>
    <w:rsid w:val="00CD489F"/>
    <w:rsid w:val="00CD4A23"/>
    <w:rsid w:val="00CD4C5E"/>
    <w:rsid w:val="00CD4EB6"/>
    <w:rsid w:val="00CD563A"/>
    <w:rsid w:val="00CD56B4"/>
    <w:rsid w:val="00CD5734"/>
    <w:rsid w:val="00CD5833"/>
    <w:rsid w:val="00CD5D84"/>
    <w:rsid w:val="00CD6592"/>
    <w:rsid w:val="00CD6BA8"/>
    <w:rsid w:val="00CD6DB7"/>
    <w:rsid w:val="00CD6DBF"/>
    <w:rsid w:val="00CD70F7"/>
    <w:rsid w:val="00CD7164"/>
    <w:rsid w:val="00CD77C5"/>
    <w:rsid w:val="00CE03A0"/>
    <w:rsid w:val="00CE0435"/>
    <w:rsid w:val="00CE0478"/>
    <w:rsid w:val="00CE0E6E"/>
    <w:rsid w:val="00CE0F14"/>
    <w:rsid w:val="00CE158A"/>
    <w:rsid w:val="00CE1617"/>
    <w:rsid w:val="00CE1743"/>
    <w:rsid w:val="00CE189D"/>
    <w:rsid w:val="00CE18FB"/>
    <w:rsid w:val="00CE1910"/>
    <w:rsid w:val="00CE2940"/>
    <w:rsid w:val="00CE299A"/>
    <w:rsid w:val="00CE2EA8"/>
    <w:rsid w:val="00CE3045"/>
    <w:rsid w:val="00CE3082"/>
    <w:rsid w:val="00CE317C"/>
    <w:rsid w:val="00CE3538"/>
    <w:rsid w:val="00CE47E0"/>
    <w:rsid w:val="00CE4EBF"/>
    <w:rsid w:val="00CE5482"/>
    <w:rsid w:val="00CE5717"/>
    <w:rsid w:val="00CE57B4"/>
    <w:rsid w:val="00CE5843"/>
    <w:rsid w:val="00CE59F4"/>
    <w:rsid w:val="00CE5A3E"/>
    <w:rsid w:val="00CE5B73"/>
    <w:rsid w:val="00CE5FF4"/>
    <w:rsid w:val="00CE67B8"/>
    <w:rsid w:val="00CE681E"/>
    <w:rsid w:val="00CE6C5F"/>
    <w:rsid w:val="00CE6F8B"/>
    <w:rsid w:val="00CE6FFB"/>
    <w:rsid w:val="00CE70E4"/>
    <w:rsid w:val="00CE7589"/>
    <w:rsid w:val="00CE76E4"/>
    <w:rsid w:val="00CE7992"/>
    <w:rsid w:val="00CE79D6"/>
    <w:rsid w:val="00CE7CD0"/>
    <w:rsid w:val="00CE7D7C"/>
    <w:rsid w:val="00CF035C"/>
    <w:rsid w:val="00CF064E"/>
    <w:rsid w:val="00CF0A18"/>
    <w:rsid w:val="00CF0C27"/>
    <w:rsid w:val="00CF0C3F"/>
    <w:rsid w:val="00CF0EA0"/>
    <w:rsid w:val="00CF0F78"/>
    <w:rsid w:val="00CF13BD"/>
    <w:rsid w:val="00CF1554"/>
    <w:rsid w:val="00CF155C"/>
    <w:rsid w:val="00CF182D"/>
    <w:rsid w:val="00CF186A"/>
    <w:rsid w:val="00CF1BBA"/>
    <w:rsid w:val="00CF1E71"/>
    <w:rsid w:val="00CF1EEA"/>
    <w:rsid w:val="00CF2224"/>
    <w:rsid w:val="00CF23E9"/>
    <w:rsid w:val="00CF2661"/>
    <w:rsid w:val="00CF2F9E"/>
    <w:rsid w:val="00CF3400"/>
    <w:rsid w:val="00CF3450"/>
    <w:rsid w:val="00CF34C2"/>
    <w:rsid w:val="00CF363F"/>
    <w:rsid w:val="00CF3751"/>
    <w:rsid w:val="00CF3A6E"/>
    <w:rsid w:val="00CF3D4F"/>
    <w:rsid w:val="00CF4172"/>
    <w:rsid w:val="00CF4288"/>
    <w:rsid w:val="00CF453B"/>
    <w:rsid w:val="00CF45B8"/>
    <w:rsid w:val="00CF474F"/>
    <w:rsid w:val="00CF4D1B"/>
    <w:rsid w:val="00CF4DBD"/>
    <w:rsid w:val="00CF5109"/>
    <w:rsid w:val="00CF5537"/>
    <w:rsid w:val="00CF5764"/>
    <w:rsid w:val="00CF588F"/>
    <w:rsid w:val="00CF5A4F"/>
    <w:rsid w:val="00CF5B95"/>
    <w:rsid w:val="00CF5FC9"/>
    <w:rsid w:val="00CF5FDA"/>
    <w:rsid w:val="00CF60F4"/>
    <w:rsid w:val="00CF62AD"/>
    <w:rsid w:val="00CF6315"/>
    <w:rsid w:val="00CF658C"/>
    <w:rsid w:val="00CF66F8"/>
    <w:rsid w:val="00CF6E52"/>
    <w:rsid w:val="00CF6F12"/>
    <w:rsid w:val="00CF71F2"/>
    <w:rsid w:val="00CF734D"/>
    <w:rsid w:val="00CF7479"/>
    <w:rsid w:val="00CF747E"/>
    <w:rsid w:val="00CF7A7B"/>
    <w:rsid w:val="00D0001A"/>
    <w:rsid w:val="00D000C7"/>
    <w:rsid w:val="00D006E4"/>
    <w:rsid w:val="00D00C03"/>
    <w:rsid w:val="00D017B3"/>
    <w:rsid w:val="00D01A68"/>
    <w:rsid w:val="00D01CBD"/>
    <w:rsid w:val="00D01D84"/>
    <w:rsid w:val="00D01EAE"/>
    <w:rsid w:val="00D0203B"/>
    <w:rsid w:val="00D020EE"/>
    <w:rsid w:val="00D02199"/>
    <w:rsid w:val="00D02306"/>
    <w:rsid w:val="00D02593"/>
    <w:rsid w:val="00D02E97"/>
    <w:rsid w:val="00D03115"/>
    <w:rsid w:val="00D03164"/>
    <w:rsid w:val="00D0371A"/>
    <w:rsid w:val="00D03ACB"/>
    <w:rsid w:val="00D03DAF"/>
    <w:rsid w:val="00D03F27"/>
    <w:rsid w:val="00D03F33"/>
    <w:rsid w:val="00D043C4"/>
    <w:rsid w:val="00D045F2"/>
    <w:rsid w:val="00D04E5A"/>
    <w:rsid w:val="00D050F5"/>
    <w:rsid w:val="00D0528C"/>
    <w:rsid w:val="00D05575"/>
    <w:rsid w:val="00D05AA8"/>
    <w:rsid w:val="00D05D54"/>
    <w:rsid w:val="00D05EDC"/>
    <w:rsid w:val="00D06BF8"/>
    <w:rsid w:val="00D06DDB"/>
    <w:rsid w:val="00D073EF"/>
    <w:rsid w:val="00D0773C"/>
    <w:rsid w:val="00D078BD"/>
    <w:rsid w:val="00D07B76"/>
    <w:rsid w:val="00D101B6"/>
    <w:rsid w:val="00D101C2"/>
    <w:rsid w:val="00D10461"/>
    <w:rsid w:val="00D107CF"/>
    <w:rsid w:val="00D1081C"/>
    <w:rsid w:val="00D108B9"/>
    <w:rsid w:val="00D11059"/>
    <w:rsid w:val="00D111BB"/>
    <w:rsid w:val="00D112FD"/>
    <w:rsid w:val="00D11929"/>
    <w:rsid w:val="00D11A6C"/>
    <w:rsid w:val="00D11AF4"/>
    <w:rsid w:val="00D11CAB"/>
    <w:rsid w:val="00D11F4E"/>
    <w:rsid w:val="00D12094"/>
    <w:rsid w:val="00D1290D"/>
    <w:rsid w:val="00D12D93"/>
    <w:rsid w:val="00D130CE"/>
    <w:rsid w:val="00D133B0"/>
    <w:rsid w:val="00D1396E"/>
    <w:rsid w:val="00D13B3D"/>
    <w:rsid w:val="00D13BB0"/>
    <w:rsid w:val="00D141B7"/>
    <w:rsid w:val="00D14871"/>
    <w:rsid w:val="00D14A78"/>
    <w:rsid w:val="00D14BA1"/>
    <w:rsid w:val="00D14D98"/>
    <w:rsid w:val="00D14F8C"/>
    <w:rsid w:val="00D1542E"/>
    <w:rsid w:val="00D154D1"/>
    <w:rsid w:val="00D15580"/>
    <w:rsid w:val="00D1564A"/>
    <w:rsid w:val="00D15A04"/>
    <w:rsid w:val="00D15D74"/>
    <w:rsid w:val="00D162D0"/>
    <w:rsid w:val="00D165D1"/>
    <w:rsid w:val="00D16742"/>
    <w:rsid w:val="00D16B1C"/>
    <w:rsid w:val="00D16D79"/>
    <w:rsid w:val="00D170B4"/>
    <w:rsid w:val="00D175D7"/>
    <w:rsid w:val="00D20084"/>
    <w:rsid w:val="00D20176"/>
    <w:rsid w:val="00D202CA"/>
    <w:rsid w:val="00D20868"/>
    <w:rsid w:val="00D20E2C"/>
    <w:rsid w:val="00D20FBB"/>
    <w:rsid w:val="00D2116A"/>
    <w:rsid w:val="00D2141E"/>
    <w:rsid w:val="00D215CA"/>
    <w:rsid w:val="00D21678"/>
    <w:rsid w:val="00D216EE"/>
    <w:rsid w:val="00D219EC"/>
    <w:rsid w:val="00D21DFD"/>
    <w:rsid w:val="00D21F2B"/>
    <w:rsid w:val="00D21F76"/>
    <w:rsid w:val="00D220E9"/>
    <w:rsid w:val="00D22251"/>
    <w:rsid w:val="00D227B1"/>
    <w:rsid w:val="00D22966"/>
    <w:rsid w:val="00D22C51"/>
    <w:rsid w:val="00D22C7A"/>
    <w:rsid w:val="00D231A8"/>
    <w:rsid w:val="00D23278"/>
    <w:rsid w:val="00D23568"/>
    <w:rsid w:val="00D23722"/>
    <w:rsid w:val="00D23A03"/>
    <w:rsid w:val="00D23E97"/>
    <w:rsid w:val="00D249E7"/>
    <w:rsid w:val="00D25292"/>
    <w:rsid w:val="00D2554A"/>
    <w:rsid w:val="00D2594B"/>
    <w:rsid w:val="00D25965"/>
    <w:rsid w:val="00D26398"/>
    <w:rsid w:val="00D2670E"/>
    <w:rsid w:val="00D26999"/>
    <w:rsid w:val="00D26BE7"/>
    <w:rsid w:val="00D26BF0"/>
    <w:rsid w:val="00D26E4A"/>
    <w:rsid w:val="00D270D0"/>
    <w:rsid w:val="00D27687"/>
    <w:rsid w:val="00D27BCE"/>
    <w:rsid w:val="00D27D74"/>
    <w:rsid w:val="00D27FDA"/>
    <w:rsid w:val="00D3047B"/>
    <w:rsid w:val="00D30B8F"/>
    <w:rsid w:val="00D30E46"/>
    <w:rsid w:val="00D31B47"/>
    <w:rsid w:val="00D31C0E"/>
    <w:rsid w:val="00D31E82"/>
    <w:rsid w:val="00D3201A"/>
    <w:rsid w:val="00D324D8"/>
    <w:rsid w:val="00D3268D"/>
    <w:rsid w:val="00D32836"/>
    <w:rsid w:val="00D32856"/>
    <w:rsid w:val="00D32ACB"/>
    <w:rsid w:val="00D32F01"/>
    <w:rsid w:val="00D32F8F"/>
    <w:rsid w:val="00D330A1"/>
    <w:rsid w:val="00D3317B"/>
    <w:rsid w:val="00D33BAF"/>
    <w:rsid w:val="00D33E14"/>
    <w:rsid w:val="00D3409C"/>
    <w:rsid w:val="00D3464E"/>
    <w:rsid w:val="00D34D77"/>
    <w:rsid w:val="00D357C3"/>
    <w:rsid w:val="00D35800"/>
    <w:rsid w:val="00D358DA"/>
    <w:rsid w:val="00D35932"/>
    <w:rsid w:val="00D359FC"/>
    <w:rsid w:val="00D35C7F"/>
    <w:rsid w:val="00D35D02"/>
    <w:rsid w:val="00D365F9"/>
    <w:rsid w:val="00D3666C"/>
    <w:rsid w:val="00D36842"/>
    <w:rsid w:val="00D36967"/>
    <w:rsid w:val="00D36A35"/>
    <w:rsid w:val="00D36B1B"/>
    <w:rsid w:val="00D36BAF"/>
    <w:rsid w:val="00D36CCF"/>
    <w:rsid w:val="00D36D23"/>
    <w:rsid w:val="00D371A3"/>
    <w:rsid w:val="00D3740C"/>
    <w:rsid w:val="00D37447"/>
    <w:rsid w:val="00D37871"/>
    <w:rsid w:val="00D379E0"/>
    <w:rsid w:val="00D37AFD"/>
    <w:rsid w:val="00D37BEC"/>
    <w:rsid w:val="00D37C12"/>
    <w:rsid w:val="00D37C9C"/>
    <w:rsid w:val="00D37E51"/>
    <w:rsid w:val="00D403EB"/>
    <w:rsid w:val="00D403F1"/>
    <w:rsid w:val="00D404CD"/>
    <w:rsid w:val="00D408AD"/>
    <w:rsid w:val="00D40EDA"/>
    <w:rsid w:val="00D414D0"/>
    <w:rsid w:val="00D417F8"/>
    <w:rsid w:val="00D41A14"/>
    <w:rsid w:val="00D42AF5"/>
    <w:rsid w:val="00D42C82"/>
    <w:rsid w:val="00D42CCA"/>
    <w:rsid w:val="00D42FFA"/>
    <w:rsid w:val="00D43016"/>
    <w:rsid w:val="00D43371"/>
    <w:rsid w:val="00D43C0C"/>
    <w:rsid w:val="00D43E0D"/>
    <w:rsid w:val="00D44640"/>
    <w:rsid w:val="00D447B5"/>
    <w:rsid w:val="00D447D0"/>
    <w:rsid w:val="00D447E8"/>
    <w:rsid w:val="00D44F1C"/>
    <w:rsid w:val="00D451A9"/>
    <w:rsid w:val="00D451DE"/>
    <w:rsid w:val="00D45448"/>
    <w:rsid w:val="00D45610"/>
    <w:rsid w:val="00D45B0E"/>
    <w:rsid w:val="00D45BBB"/>
    <w:rsid w:val="00D45C3E"/>
    <w:rsid w:val="00D46040"/>
    <w:rsid w:val="00D4614D"/>
    <w:rsid w:val="00D462AD"/>
    <w:rsid w:val="00D46520"/>
    <w:rsid w:val="00D47150"/>
    <w:rsid w:val="00D4722B"/>
    <w:rsid w:val="00D47790"/>
    <w:rsid w:val="00D47B58"/>
    <w:rsid w:val="00D47D84"/>
    <w:rsid w:val="00D50063"/>
    <w:rsid w:val="00D5038B"/>
    <w:rsid w:val="00D504B7"/>
    <w:rsid w:val="00D5063D"/>
    <w:rsid w:val="00D509E6"/>
    <w:rsid w:val="00D50A67"/>
    <w:rsid w:val="00D5102A"/>
    <w:rsid w:val="00D513F3"/>
    <w:rsid w:val="00D514F2"/>
    <w:rsid w:val="00D51AF3"/>
    <w:rsid w:val="00D51B02"/>
    <w:rsid w:val="00D53829"/>
    <w:rsid w:val="00D53AEF"/>
    <w:rsid w:val="00D53CA4"/>
    <w:rsid w:val="00D53CC5"/>
    <w:rsid w:val="00D54CEB"/>
    <w:rsid w:val="00D5503D"/>
    <w:rsid w:val="00D555B6"/>
    <w:rsid w:val="00D55C6E"/>
    <w:rsid w:val="00D5611B"/>
    <w:rsid w:val="00D56179"/>
    <w:rsid w:val="00D56742"/>
    <w:rsid w:val="00D56909"/>
    <w:rsid w:val="00D56E7A"/>
    <w:rsid w:val="00D57162"/>
    <w:rsid w:val="00D57600"/>
    <w:rsid w:val="00D57651"/>
    <w:rsid w:val="00D57C11"/>
    <w:rsid w:val="00D57CFB"/>
    <w:rsid w:val="00D57F04"/>
    <w:rsid w:val="00D607E4"/>
    <w:rsid w:val="00D6092C"/>
    <w:rsid w:val="00D609DB"/>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575"/>
    <w:rsid w:val="00D635F9"/>
    <w:rsid w:val="00D6371B"/>
    <w:rsid w:val="00D63824"/>
    <w:rsid w:val="00D63998"/>
    <w:rsid w:val="00D63F32"/>
    <w:rsid w:val="00D63FD4"/>
    <w:rsid w:val="00D6433F"/>
    <w:rsid w:val="00D648C2"/>
    <w:rsid w:val="00D64AC1"/>
    <w:rsid w:val="00D64B4F"/>
    <w:rsid w:val="00D651B9"/>
    <w:rsid w:val="00D65223"/>
    <w:rsid w:val="00D654DF"/>
    <w:rsid w:val="00D65682"/>
    <w:rsid w:val="00D65900"/>
    <w:rsid w:val="00D667F1"/>
    <w:rsid w:val="00D66E5E"/>
    <w:rsid w:val="00D66F3B"/>
    <w:rsid w:val="00D67561"/>
    <w:rsid w:val="00D67638"/>
    <w:rsid w:val="00D67763"/>
    <w:rsid w:val="00D67BB0"/>
    <w:rsid w:val="00D701DF"/>
    <w:rsid w:val="00D70339"/>
    <w:rsid w:val="00D703AF"/>
    <w:rsid w:val="00D70966"/>
    <w:rsid w:val="00D70F83"/>
    <w:rsid w:val="00D71068"/>
    <w:rsid w:val="00D710DF"/>
    <w:rsid w:val="00D71D2D"/>
    <w:rsid w:val="00D720CF"/>
    <w:rsid w:val="00D723E4"/>
    <w:rsid w:val="00D72F0F"/>
    <w:rsid w:val="00D73294"/>
    <w:rsid w:val="00D73585"/>
    <w:rsid w:val="00D737D2"/>
    <w:rsid w:val="00D73955"/>
    <w:rsid w:val="00D73C35"/>
    <w:rsid w:val="00D73D01"/>
    <w:rsid w:val="00D73E5C"/>
    <w:rsid w:val="00D73EE8"/>
    <w:rsid w:val="00D740A8"/>
    <w:rsid w:val="00D740B0"/>
    <w:rsid w:val="00D741C1"/>
    <w:rsid w:val="00D74D67"/>
    <w:rsid w:val="00D752F0"/>
    <w:rsid w:val="00D758E8"/>
    <w:rsid w:val="00D75D39"/>
    <w:rsid w:val="00D75D8D"/>
    <w:rsid w:val="00D75F8C"/>
    <w:rsid w:val="00D75FFB"/>
    <w:rsid w:val="00D76495"/>
    <w:rsid w:val="00D764B1"/>
    <w:rsid w:val="00D76620"/>
    <w:rsid w:val="00D76A26"/>
    <w:rsid w:val="00D76AFB"/>
    <w:rsid w:val="00D76CC6"/>
    <w:rsid w:val="00D76F88"/>
    <w:rsid w:val="00D77411"/>
    <w:rsid w:val="00D775B4"/>
    <w:rsid w:val="00D7781D"/>
    <w:rsid w:val="00D779FC"/>
    <w:rsid w:val="00D77A6B"/>
    <w:rsid w:val="00D77BA9"/>
    <w:rsid w:val="00D77CEF"/>
    <w:rsid w:val="00D77E69"/>
    <w:rsid w:val="00D800B4"/>
    <w:rsid w:val="00D81489"/>
    <w:rsid w:val="00D81560"/>
    <w:rsid w:val="00D81BE7"/>
    <w:rsid w:val="00D822AE"/>
    <w:rsid w:val="00D82885"/>
    <w:rsid w:val="00D828DD"/>
    <w:rsid w:val="00D829F9"/>
    <w:rsid w:val="00D82AD0"/>
    <w:rsid w:val="00D83418"/>
    <w:rsid w:val="00D834AD"/>
    <w:rsid w:val="00D83A6D"/>
    <w:rsid w:val="00D8402F"/>
    <w:rsid w:val="00D84619"/>
    <w:rsid w:val="00D846D1"/>
    <w:rsid w:val="00D84B3D"/>
    <w:rsid w:val="00D84C34"/>
    <w:rsid w:val="00D84FDE"/>
    <w:rsid w:val="00D85475"/>
    <w:rsid w:val="00D857D3"/>
    <w:rsid w:val="00D85919"/>
    <w:rsid w:val="00D85920"/>
    <w:rsid w:val="00D863C8"/>
    <w:rsid w:val="00D8653A"/>
    <w:rsid w:val="00D86756"/>
    <w:rsid w:val="00D869BB"/>
    <w:rsid w:val="00D86CCA"/>
    <w:rsid w:val="00D8707E"/>
    <w:rsid w:val="00D8708C"/>
    <w:rsid w:val="00D87096"/>
    <w:rsid w:val="00D87D2D"/>
    <w:rsid w:val="00D90060"/>
    <w:rsid w:val="00D9070A"/>
    <w:rsid w:val="00D907D9"/>
    <w:rsid w:val="00D90A15"/>
    <w:rsid w:val="00D914DC"/>
    <w:rsid w:val="00D91C23"/>
    <w:rsid w:val="00D91C7B"/>
    <w:rsid w:val="00D91CFB"/>
    <w:rsid w:val="00D920CB"/>
    <w:rsid w:val="00D922F2"/>
    <w:rsid w:val="00D9230E"/>
    <w:rsid w:val="00D929C9"/>
    <w:rsid w:val="00D92C72"/>
    <w:rsid w:val="00D92EFC"/>
    <w:rsid w:val="00D930FD"/>
    <w:rsid w:val="00D934C6"/>
    <w:rsid w:val="00D935A0"/>
    <w:rsid w:val="00D9377B"/>
    <w:rsid w:val="00D93CD3"/>
    <w:rsid w:val="00D93FF2"/>
    <w:rsid w:val="00D942BC"/>
    <w:rsid w:val="00D94466"/>
    <w:rsid w:val="00D9451C"/>
    <w:rsid w:val="00D946B0"/>
    <w:rsid w:val="00D948C2"/>
    <w:rsid w:val="00D948EC"/>
    <w:rsid w:val="00D94A0A"/>
    <w:rsid w:val="00D94BA5"/>
    <w:rsid w:val="00D94C74"/>
    <w:rsid w:val="00D94E70"/>
    <w:rsid w:val="00D950EA"/>
    <w:rsid w:val="00D952E3"/>
    <w:rsid w:val="00D95758"/>
    <w:rsid w:val="00D95905"/>
    <w:rsid w:val="00D9594A"/>
    <w:rsid w:val="00D969B9"/>
    <w:rsid w:val="00D96EEE"/>
    <w:rsid w:val="00D96F55"/>
    <w:rsid w:val="00D97183"/>
    <w:rsid w:val="00D972CC"/>
    <w:rsid w:val="00D97335"/>
    <w:rsid w:val="00D976ED"/>
    <w:rsid w:val="00D9779E"/>
    <w:rsid w:val="00D97A12"/>
    <w:rsid w:val="00D97C9B"/>
    <w:rsid w:val="00D97D44"/>
    <w:rsid w:val="00D97DE2"/>
    <w:rsid w:val="00D97E30"/>
    <w:rsid w:val="00DA0427"/>
    <w:rsid w:val="00DA0797"/>
    <w:rsid w:val="00DA0F9D"/>
    <w:rsid w:val="00DA10CA"/>
    <w:rsid w:val="00DA1159"/>
    <w:rsid w:val="00DA1199"/>
    <w:rsid w:val="00DA122F"/>
    <w:rsid w:val="00DA14BB"/>
    <w:rsid w:val="00DA162F"/>
    <w:rsid w:val="00DA1694"/>
    <w:rsid w:val="00DA19BA"/>
    <w:rsid w:val="00DA1CD8"/>
    <w:rsid w:val="00DA1EB9"/>
    <w:rsid w:val="00DA1FF3"/>
    <w:rsid w:val="00DA2025"/>
    <w:rsid w:val="00DA20A0"/>
    <w:rsid w:val="00DA24ED"/>
    <w:rsid w:val="00DA25B5"/>
    <w:rsid w:val="00DA28BC"/>
    <w:rsid w:val="00DA2EF2"/>
    <w:rsid w:val="00DA30DF"/>
    <w:rsid w:val="00DA382D"/>
    <w:rsid w:val="00DA38D2"/>
    <w:rsid w:val="00DA3A4A"/>
    <w:rsid w:val="00DA3D02"/>
    <w:rsid w:val="00DA3D11"/>
    <w:rsid w:val="00DA3F7B"/>
    <w:rsid w:val="00DA4168"/>
    <w:rsid w:val="00DA43E0"/>
    <w:rsid w:val="00DA442D"/>
    <w:rsid w:val="00DA4986"/>
    <w:rsid w:val="00DA4AEA"/>
    <w:rsid w:val="00DA4B05"/>
    <w:rsid w:val="00DA4B18"/>
    <w:rsid w:val="00DA4DD2"/>
    <w:rsid w:val="00DA5911"/>
    <w:rsid w:val="00DA61DF"/>
    <w:rsid w:val="00DA6387"/>
    <w:rsid w:val="00DA6451"/>
    <w:rsid w:val="00DA68CB"/>
    <w:rsid w:val="00DA6A78"/>
    <w:rsid w:val="00DA6ABE"/>
    <w:rsid w:val="00DA7684"/>
    <w:rsid w:val="00DA7877"/>
    <w:rsid w:val="00DA7903"/>
    <w:rsid w:val="00DB005A"/>
    <w:rsid w:val="00DB00AA"/>
    <w:rsid w:val="00DB0136"/>
    <w:rsid w:val="00DB041A"/>
    <w:rsid w:val="00DB0441"/>
    <w:rsid w:val="00DB0442"/>
    <w:rsid w:val="00DB08C2"/>
    <w:rsid w:val="00DB0A60"/>
    <w:rsid w:val="00DB0CF7"/>
    <w:rsid w:val="00DB0DFA"/>
    <w:rsid w:val="00DB1087"/>
    <w:rsid w:val="00DB1286"/>
    <w:rsid w:val="00DB12BC"/>
    <w:rsid w:val="00DB12D5"/>
    <w:rsid w:val="00DB12FA"/>
    <w:rsid w:val="00DB149C"/>
    <w:rsid w:val="00DB156E"/>
    <w:rsid w:val="00DB19AC"/>
    <w:rsid w:val="00DB2680"/>
    <w:rsid w:val="00DB26E6"/>
    <w:rsid w:val="00DB29D5"/>
    <w:rsid w:val="00DB31B8"/>
    <w:rsid w:val="00DB31C7"/>
    <w:rsid w:val="00DB3388"/>
    <w:rsid w:val="00DB350C"/>
    <w:rsid w:val="00DB3B82"/>
    <w:rsid w:val="00DB3F83"/>
    <w:rsid w:val="00DB40E4"/>
    <w:rsid w:val="00DB458B"/>
    <w:rsid w:val="00DB45AE"/>
    <w:rsid w:val="00DB46A1"/>
    <w:rsid w:val="00DB4A71"/>
    <w:rsid w:val="00DB4FFB"/>
    <w:rsid w:val="00DB59BE"/>
    <w:rsid w:val="00DB64C7"/>
    <w:rsid w:val="00DB6530"/>
    <w:rsid w:val="00DB675D"/>
    <w:rsid w:val="00DB6D48"/>
    <w:rsid w:val="00DB7246"/>
    <w:rsid w:val="00DB725E"/>
    <w:rsid w:val="00DB77E4"/>
    <w:rsid w:val="00DB7ED7"/>
    <w:rsid w:val="00DB7F63"/>
    <w:rsid w:val="00DC0040"/>
    <w:rsid w:val="00DC057B"/>
    <w:rsid w:val="00DC0AA2"/>
    <w:rsid w:val="00DC0D4D"/>
    <w:rsid w:val="00DC123D"/>
    <w:rsid w:val="00DC1A9A"/>
    <w:rsid w:val="00DC227A"/>
    <w:rsid w:val="00DC2435"/>
    <w:rsid w:val="00DC25E6"/>
    <w:rsid w:val="00DC29A9"/>
    <w:rsid w:val="00DC29EA"/>
    <w:rsid w:val="00DC2AF5"/>
    <w:rsid w:val="00DC336D"/>
    <w:rsid w:val="00DC35A9"/>
    <w:rsid w:val="00DC3BD8"/>
    <w:rsid w:val="00DC42C6"/>
    <w:rsid w:val="00DC453E"/>
    <w:rsid w:val="00DC4748"/>
    <w:rsid w:val="00DC5011"/>
    <w:rsid w:val="00DC510E"/>
    <w:rsid w:val="00DC512E"/>
    <w:rsid w:val="00DC51FC"/>
    <w:rsid w:val="00DC54E6"/>
    <w:rsid w:val="00DC5811"/>
    <w:rsid w:val="00DC5A2A"/>
    <w:rsid w:val="00DC5DF9"/>
    <w:rsid w:val="00DC5E2A"/>
    <w:rsid w:val="00DC5E62"/>
    <w:rsid w:val="00DC6329"/>
    <w:rsid w:val="00DC6449"/>
    <w:rsid w:val="00DC6DBA"/>
    <w:rsid w:val="00DC6DCD"/>
    <w:rsid w:val="00DC6F8A"/>
    <w:rsid w:val="00DC6FF5"/>
    <w:rsid w:val="00DC70AB"/>
    <w:rsid w:val="00DC73FD"/>
    <w:rsid w:val="00DC749C"/>
    <w:rsid w:val="00DC776D"/>
    <w:rsid w:val="00DC77D9"/>
    <w:rsid w:val="00DC7B7C"/>
    <w:rsid w:val="00DD0731"/>
    <w:rsid w:val="00DD0895"/>
    <w:rsid w:val="00DD0FD2"/>
    <w:rsid w:val="00DD1178"/>
    <w:rsid w:val="00DD11B2"/>
    <w:rsid w:val="00DD1410"/>
    <w:rsid w:val="00DD16B3"/>
    <w:rsid w:val="00DD170A"/>
    <w:rsid w:val="00DD1812"/>
    <w:rsid w:val="00DD182E"/>
    <w:rsid w:val="00DD1904"/>
    <w:rsid w:val="00DD1958"/>
    <w:rsid w:val="00DD1B19"/>
    <w:rsid w:val="00DD1F14"/>
    <w:rsid w:val="00DD21F4"/>
    <w:rsid w:val="00DD262E"/>
    <w:rsid w:val="00DD284A"/>
    <w:rsid w:val="00DD2A11"/>
    <w:rsid w:val="00DD2AF2"/>
    <w:rsid w:val="00DD2FB6"/>
    <w:rsid w:val="00DD3073"/>
    <w:rsid w:val="00DD322D"/>
    <w:rsid w:val="00DD3619"/>
    <w:rsid w:val="00DD3721"/>
    <w:rsid w:val="00DD4C98"/>
    <w:rsid w:val="00DD4E09"/>
    <w:rsid w:val="00DD505A"/>
    <w:rsid w:val="00DD5679"/>
    <w:rsid w:val="00DD5C74"/>
    <w:rsid w:val="00DD5C82"/>
    <w:rsid w:val="00DD63C1"/>
    <w:rsid w:val="00DD63ED"/>
    <w:rsid w:val="00DD64F0"/>
    <w:rsid w:val="00DD65E5"/>
    <w:rsid w:val="00DD6972"/>
    <w:rsid w:val="00DD6D39"/>
    <w:rsid w:val="00DD7399"/>
    <w:rsid w:val="00DD7A1C"/>
    <w:rsid w:val="00DD7EB4"/>
    <w:rsid w:val="00DD7F23"/>
    <w:rsid w:val="00DE054A"/>
    <w:rsid w:val="00DE05F1"/>
    <w:rsid w:val="00DE0FEA"/>
    <w:rsid w:val="00DE11F8"/>
    <w:rsid w:val="00DE1350"/>
    <w:rsid w:val="00DE1619"/>
    <w:rsid w:val="00DE1632"/>
    <w:rsid w:val="00DE19A0"/>
    <w:rsid w:val="00DE19FA"/>
    <w:rsid w:val="00DE1C8F"/>
    <w:rsid w:val="00DE1F50"/>
    <w:rsid w:val="00DE216A"/>
    <w:rsid w:val="00DE2669"/>
    <w:rsid w:val="00DE2729"/>
    <w:rsid w:val="00DE277A"/>
    <w:rsid w:val="00DE2805"/>
    <w:rsid w:val="00DE2C11"/>
    <w:rsid w:val="00DE33A6"/>
    <w:rsid w:val="00DE34EE"/>
    <w:rsid w:val="00DE3A21"/>
    <w:rsid w:val="00DE3FC8"/>
    <w:rsid w:val="00DE3FFF"/>
    <w:rsid w:val="00DE4611"/>
    <w:rsid w:val="00DE46DA"/>
    <w:rsid w:val="00DE46F3"/>
    <w:rsid w:val="00DE4AE5"/>
    <w:rsid w:val="00DE4B4E"/>
    <w:rsid w:val="00DE4D68"/>
    <w:rsid w:val="00DE4DC0"/>
    <w:rsid w:val="00DE4E84"/>
    <w:rsid w:val="00DE4FE4"/>
    <w:rsid w:val="00DE5034"/>
    <w:rsid w:val="00DE5116"/>
    <w:rsid w:val="00DE54CF"/>
    <w:rsid w:val="00DE56D3"/>
    <w:rsid w:val="00DE574B"/>
    <w:rsid w:val="00DE5890"/>
    <w:rsid w:val="00DE5A89"/>
    <w:rsid w:val="00DE65A4"/>
    <w:rsid w:val="00DE6D29"/>
    <w:rsid w:val="00DE722D"/>
    <w:rsid w:val="00DE764F"/>
    <w:rsid w:val="00DE77C6"/>
    <w:rsid w:val="00DE79D2"/>
    <w:rsid w:val="00DE7B77"/>
    <w:rsid w:val="00DE7C21"/>
    <w:rsid w:val="00DE7DEB"/>
    <w:rsid w:val="00DF0395"/>
    <w:rsid w:val="00DF053B"/>
    <w:rsid w:val="00DF07B5"/>
    <w:rsid w:val="00DF0A20"/>
    <w:rsid w:val="00DF1104"/>
    <w:rsid w:val="00DF1CA0"/>
    <w:rsid w:val="00DF1D14"/>
    <w:rsid w:val="00DF21A0"/>
    <w:rsid w:val="00DF226A"/>
    <w:rsid w:val="00DF24EB"/>
    <w:rsid w:val="00DF260E"/>
    <w:rsid w:val="00DF27DF"/>
    <w:rsid w:val="00DF28B4"/>
    <w:rsid w:val="00DF2A89"/>
    <w:rsid w:val="00DF2EB0"/>
    <w:rsid w:val="00DF2EBD"/>
    <w:rsid w:val="00DF2FAB"/>
    <w:rsid w:val="00DF309B"/>
    <w:rsid w:val="00DF3325"/>
    <w:rsid w:val="00DF3DBA"/>
    <w:rsid w:val="00DF3FAE"/>
    <w:rsid w:val="00DF3FFD"/>
    <w:rsid w:val="00DF44AC"/>
    <w:rsid w:val="00DF46F1"/>
    <w:rsid w:val="00DF4B7B"/>
    <w:rsid w:val="00DF4D71"/>
    <w:rsid w:val="00DF4DD7"/>
    <w:rsid w:val="00DF4F1C"/>
    <w:rsid w:val="00DF5061"/>
    <w:rsid w:val="00DF5615"/>
    <w:rsid w:val="00DF5F99"/>
    <w:rsid w:val="00DF604F"/>
    <w:rsid w:val="00DF6137"/>
    <w:rsid w:val="00DF6174"/>
    <w:rsid w:val="00DF6A2B"/>
    <w:rsid w:val="00DF6A91"/>
    <w:rsid w:val="00DF6F3A"/>
    <w:rsid w:val="00DF7028"/>
    <w:rsid w:val="00DF7220"/>
    <w:rsid w:val="00DF770E"/>
    <w:rsid w:val="00DF7B25"/>
    <w:rsid w:val="00DF7DC4"/>
    <w:rsid w:val="00DF7E24"/>
    <w:rsid w:val="00E00036"/>
    <w:rsid w:val="00E0049B"/>
    <w:rsid w:val="00E009B7"/>
    <w:rsid w:val="00E00AD0"/>
    <w:rsid w:val="00E00D59"/>
    <w:rsid w:val="00E00F1C"/>
    <w:rsid w:val="00E0111E"/>
    <w:rsid w:val="00E0125C"/>
    <w:rsid w:val="00E014FF"/>
    <w:rsid w:val="00E017B0"/>
    <w:rsid w:val="00E01B43"/>
    <w:rsid w:val="00E01EE2"/>
    <w:rsid w:val="00E01F3C"/>
    <w:rsid w:val="00E02184"/>
    <w:rsid w:val="00E0228A"/>
    <w:rsid w:val="00E0239C"/>
    <w:rsid w:val="00E023A3"/>
    <w:rsid w:val="00E02695"/>
    <w:rsid w:val="00E026CD"/>
    <w:rsid w:val="00E02E60"/>
    <w:rsid w:val="00E02F96"/>
    <w:rsid w:val="00E02FC7"/>
    <w:rsid w:val="00E0305B"/>
    <w:rsid w:val="00E03072"/>
    <w:rsid w:val="00E03299"/>
    <w:rsid w:val="00E03676"/>
    <w:rsid w:val="00E04209"/>
    <w:rsid w:val="00E042DC"/>
    <w:rsid w:val="00E042E2"/>
    <w:rsid w:val="00E04380"/>
    <w:rsid w:val="00E04682"/>
    <w:rsid w:val="00E0470C"/>
    <w:rsid w:val="00E047BF"/>
    <w:rsid w:val="00E04F57"/>
    <w:rsid w:val="00E055AC"/>
    <w:rsid w:val="00E055DB"/>
    <w:rsid w:val="00E0560F"/>
    <w:rsid w:val="00E0573B"/>
    <w:rsid w:val="00E0597D"/>
    <w:rsid w:val="00E05A6E"/>
    <w:rsid w:val="00E0604A"/>
    <w:rsid w:val="00E0686F"/>
    <w:rsid w:val="00E06AC9"/>
    <w:rsid w:val="00E07332"/>
    <w:rsid w:val="00E077F0"/>
    <w:rsid w:val="00E07AB5"/>
    <w:rsid w:val="00E103D5"/>
    <w:rsid w:val="00E10662"/>
    <w:rsid w:val="00E10C82"/>
    <w:rsid w:val="00E11280"/>
    <w:rsid w:val="00E1148C"/>
    <w:rsid w:val="00E118E4"/>
    <w:rsid w:val="00E11959"/>
    <w:rsid w:val="00E1199D"/>
    <w:rsid w:val="00E119FA"/>
    <w:rsid w:val="00E12163"/>
    <w:rsid w:val="00E1234C"/>
    <w:rsid w:val="00E123E6"/>
    <w:rsid w:val="00E127B9"/>
    <w:rsid w:val="00E1298F"/>
    <w:rsid w:val="00E12B37"/>
    <w:rsid w:val="00E1308D"/>
    <w:rsid w:val="00E13316"/>
    <w:rsid w:val="00E1355C"/>
    <w:rsid w:val="00E1387E"/>
    <w:rsid w:val="00E13EB9"/>
    <w:rsid w:val="00E14AED"/>
    <w:rsid w:val="00E14D38"/>
    <w:rsid w:val="00E14F35"/>
    <w:rsid w:val="00E14FE9"/>
    <w:rsid w:val="00E1506A"/>
    <w:rsid w:val="00E15A7A"/>
    <w:rsid w:val="00E15A7F"/>
    <w:rsid w:val="00E15D96"/>
    <w:rsid w:val="00E15FBF"/>
    <w:rsid w:val="00E16179"/>
    <w:rsid w:val="00E1621A"/>
    <w:rsid w:val="00E163FA"/>
    <w:rsid w:val="00E16CA7"/>
    <w:rsid w:val="00E1736E"/>
    <w:rsid w:val="00E173E1"/>
    <w:rsid w:val="00E1756D"/>
    <w:rsid w:val="00E1784B"/>
    <w:rsid w:val="00E17A8B"/>
    <w:rsid w:val="00E200C0"/>
    <w:rsid w:val="00E20208"/>
    <w:rsid w:val="00E20A48"/>
    <w:rsid w:val="00E20A4C"/>
    <w:rsid w:val="00E2129D"/>
    <w:rsid w:val="00E21764"/>
    <w:rsid w:val="00E21DE3"/>
    <w:rsid w:val="00E22096"/>
    <w:rsid w:val="00E22165"/>
    <w:rsid w:val="00E22418"/>
    <w:rsid w:val="00E224AC"/>
    <w:rsid w:val="00E228CE"/>
    <w:rsid w:val="00E228EA"/>
    <w:rsid w:val="00E22AD3"/>
    <w:rsid w:val="00E22F91"/>
    <w:rsid w:val="00E23225"/>
    <w:rsid w:val="00E234F4"/>
    <w:rsid w:val="00E237B3"/>
    <w:rsid w:val="00E23D70"/>
    <w:rsid w:val="00E23E02"/>
    <w:rsid w:val="00E23F10"/>
    <w:rsid w:val="00E242B5"/>
    <w:rsid w:val="00E24647"/>
    <w:rsid w:val="00E2539F"/>
    <w:rsid w:val="00E25550"/>
    <w:rsid w:val="00E2578E"/>
    <w:rsid w:val="00E258EB"/>
    <w:rsid w:val="00E25C6D"/>
    <w:rsid w:val="00E26497"/>
    <w:rsid w:val="00E2655A"/>
    <w:rsid w:val="00E27008"/>
    <w:rsid w:val="00E2709A"/>
    <w:rsid w:val="00E27350"/>
    <w:rsid w:val="00E27930"/>
    <w:rsid w:val="00E27D22"/>
    <w:rsid w:val="00E27E94"/>
    <w:rsid w:val="00E30458"/>
    <w:rsid w:val="00E30569"/>
    <w:rsid w:val="00E308E5"/>
    <w:rsid w:val="00E312B1"/>
    <w:rsid w:val="00E31493"/>
    <w:rsid w:val="00E31760"/>
    <w:rsid w:val="00E31B23"/>
    <w:rsid w:val="00E31BDC"/>
    <w:rsid w:val="00E31C53"/>
    <w:rsid w:val="00E31CE5"/>
    <w:rsid w:val="00E31F40"/>
    <w:rsid w:val="00E322FD"/>
    <w:rsid w:val="00E3282C"/>
    <w:rsid w:val="00E32A14"/>
    <w:rsid w:val="00E32DA3"/>
    <w:rsid w:val="00E330A6"/>
    <w:rsid w:val="00E33231"/>
    <w:rsid w:val="00E332BE"/>
    <w:rsid w:val="00E334CE"/>
    <w:rsid w:val="00E334D2"/>
    <w:rsid w:val="00E336D3"/>
    <w:rsid w:val="00E3383F"/>
    <w:rsid w:val="00E33A47"/>
    <w:rsid w:val="00E33AFE"/>
    <w:rsid w:val="00E33CC7"/>
    <w:rsid w:val="00E34C58"/>
    <w:rsid w:val="00E34CAD"/>
    <w:rsid w:val="00E34D21"/>
    <w:rsid w:val="00E34FEC"/>
    <w:rsid w:val="00E35141"/>
    <w:rsid w:val="00E352B2"/>
    <w:rsid w:val="00E35A0A"/>
    <w:rsid w:val="00E3608C"/>
    <w:rsid w:val="00E364E3"/>
    <w:rsid w:val="00E369C4"/>
    <w:rsid w:val="00E37C0B"/>
    <w:rsid w:val="00E37C59"/>
    <w:rsid w:val="00E37C9D"/>
    <w:rsid w:val="00E37D14"/>
    <w:rsid w:val="00E37FFA"/>
    <w:rsid w:val="00E402F9"/>
    <w:rsid w:val="00E408AC"/>
    <w:rsid w:val="00E40B78"/>
    <w:rsid w:val="00E40C3E"/>
    <w:rsid w:val="00E40CF0"/>
    <w:rsid w:val="00E40E83"/>
    <w:rsid w:val="00E41464"/>
    <w:rsid w:val="00E41524"/>
    <w:rsid w:val="00E4163E"/>
    <w:rsid w:val="00E419F4"/>
    <w:rsid w:val="00E41CFA"/>
    <w:rsid w:val="00E41D2B"/>
    <w:rsid w:val="00E41F4D"/>
    <w:rsid w:val="00E4202E"/>
    <w:rsid w:val="00E42098"/>
    <w:rsid w:val="00E4223A"/>
    <w:rsid w:val="00E42946"/>
    <w:rsid w:val="00E43496"/>
    <w:rsid w:val="00E434E6"/>
    <w:rsid w:val="00E4376D"/>
    <w:rsid w:val="00E43B5D"/>
    <w:rsid w:val="00E43D8D"/>
    <w:rsid w:val="00E440AD"/>
    <w:rsid w:val="00E444C3"/>
    <w:rsid w:val="00E444D6"/>
    <w:rsid w:val="00E44578"/>
    <w:rsid w:val="00E44691"/>
    <w:rsid w:val="00E449AA"/>
    <w:rsid w:val="00E44E32"/>
    <w:rsid w:val="00E44E65"/>
    <w:rsid w:val="00E44FB5"/>
    <w:rsid w:val="00E4503B"/>
    <w:rsid w:val="00E45152"/>
    <w:rsid w:val="00E455A9"/>
    <w:rsid w:val="00E4569A"/>
    <w:rsid w:val="00E4580D"/>
    <w:rsid w:val="00E45997"/>
    <w:rsid w:val="00E45CB9"/>
    <w:rsid w:val="00E461B4"/>
    <w:rsid w:val="00E46B7C"/>
    <w:rsid w:val="00E46DDC"/>
    <w:rsid w:val="00E46EAC"/>
    <w:rsid w:val="00E47475"/>
    <w:rsid w:val="00E4782F"/>
    <w:rsid w:val="00E47AF3"/>
    <w:rsid w:val="00E47B6C"/>
    <w:rsid w:val="00E47BF9"/>
    <w:rsid w:val="00E47E1D"/>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21CF"/>
    <w:rsid w:val="00E5236C"/>
    <w:rsid w:val="00E52499"/>
    <w:rsid w:val="00E52658"/>
    <w:rsid w:val="00E526C9"/>
    <w:rsid w:val="00E52D0D"/>
    <w:rsid w:val="00E53301"/>
    <w:rsid w:val="00E53596"/>
    <w:rsid w:val="00E535B4"/>
    <w:rsid w:val="00E5371B"/>
    <w:rsid w:val="00E53905"/>
    <w:rsid w:val="00E539CA"/>
    <w:rsid w:val="00E53A7A"/>
    <w:rsid w:val="00E53BEB"/>
    <w:rsid w:val="00E53D6D"/>
    <w:rsid w:val="00E54003"/>
    <w:rsid w:val="00E54383"/>
    <w:rsid w:val="00E546DF"/>
    <w:rsid w:val="00E54888"/>
    <w:rsid w:val="00E54C1B"/>
    <w:rsid w:val="00E54D5F"/>
    <w:rsid w:val="00E54D61"/>
    <w:rsid w:val="00E5504B"/>
    <w:rsid w:val="00E55083"/>
    <w:rsid w:val="00E551B4"/>
    <w:rsid w:val="00E55B3B"/>
    <w:rsid w:val="00E55B75"/>
    <w:rsid w:val="00E56320"/>
    <w:rsid w:val="00E564FC"/>
    <w:rsid w:val="00E56A27"/>
    <w:rsid w:val="00E56C31"/>
    <w:rsid w:val="00E570EB"/>
    <w:rsid w:val="00E573FF"/>
    <w:rsid w:val="00E57508"/>
    <w:rsid w:val="00E577D9"/>
    <w:rsid w:val="00E57954"/>
    <w:rsid w:val="00E60285"/>
    <w:rsid w:val="00E60C50"/>
    <w:rsid w:val="00E61645"/>
    <w:rsid w:val="00E61774"/>
    <w:rsid w:val="00E617A3"/>
    <w:rsid w:val="00E617D1"/>
    <w:rsid w:val="00E619A5"/>
    <w:rsid w:val="00E61F62"/>
    <w:rsid w:val="00E6258A"/>
    <w:rsid w:val="00E62891"/>
    <w:rsid w:val="00E62BEE"/>
    <w:rsid w:val="00E62CBE"/>
    <w:rsid w:val="00E62ED4"/>
    <w:rsid w:val="00E62FAA"/>
    <w:rsid w:val="00E63151"/>
    <w:rsid w:val="00E6316E"/>
    <w:rsid w:val="00E633E7"/>
    <w:rsid w:val="00E63AA6"/>
    <w:rsid w:val="00E63C3A"/>
    <w:rsid w:val="00E641D8"/>
    <w:rsid w:val="00E6454A"/>
    <w:rsid w:val="00E6459D"/>
    <w:rsid w:val="00E64B42"/>
    <w:rsid w:val="00E6507B"/>
    <w:rsid w:val="00E65D33"/>
    <w:rsid w:val="00E65F5C"/>
    <w:rsid w:val="00E66091"/>
    <w:rsid w:val="00E66283"/>
    <w:rsid w:val="00E662B6"/>
    <w:rsid w:val="00E667B3"/>
    <w:rsid w:val="00E6708B"/>
    <w:rsid w:val="00E670D8"/>
    <w:rsid w:val="00E671DB"/>
    <w:rsid w:val="00E676FF"/>
    <w:rsid w:val="00E67AF9"/>
    <w:rsid w:val="00E67E0A"/>
    <w:rsid w:val="00E67EC3"/>
    <w:rsid w:val="00E700C6"/>
    <w:rsid w:val="00E700D7"/>
    <w:rsid w:val="00E70558"/>
    <w:rsid w:val="00E7064D"/>
    <w:rsid w:val="00E706D7"/>
    <w:rsid w:val="00E7078E"/>
    <w:rsid w:val="00E70D1C"/>
    <w:rsid w:val="00E70D6C"/>
    <w:rsid w:val="00E70DA8"/>
    <w:rsid w:val="00E70DB2"/>
    <w:rsid w:val="00E70DCF"/>
    <w:rsid w:val="00E71084"/>
    <w:rsid w:val="00E715B6"/>
    <w:rsid w:val="00E71E81"/>
    <w:rsid w:val="00E723D0"/>
    <w:rsid w:val="00E723E0"/>
    <w:rsid w:val="00E7268B"/>
    <w:rsid w:val="00E729F2"/>
    <w:rsid w:val="00E72B73"/>
    <w:rsid w:val="00E72C1B"/>
    <w:rsid w:val="00E72DFD"/>
    <w:rsid w:val="00E73104"/>
    <w:rsid w:val="00E73367"/>
    <w:rsid w:val="00E73480"/>
    <w:rsid w:val="00E73C87"/>
    <w:rsid w:val="00E73D68"/>
    <w:rsid w:val="00E73E3F"/>
    <w:rsid w:val="00E73FC4"/>
    <w:rsid w:val="00E74112"/>
    <w:rsid w:val="00E74403"/>
    <w:rsid w:val="00E74760"/>
    <w:rsid w:val="00E74783"/>
    <w:rsid w:val="00E74B07"/>
    <w:rsid w:val="00E74B57"/>
    <w:rsid w:val="00E74BC2"/>
    <w:rsid w:val="00E74E19"/>
    <w:rsid w:val="00E75299"/>
    <w:rsid w:val="00E75560"/>
    <w:rsid w:val="00E75655"/>
    <w:rsid w:val="00E75A68"/>
    <w:rsid w:val="00E75AFC"/>
    <w:rsid w:val="00E75B94"/>
    <w:rsid w:val="00E75BFD"/>
    <w:rsid w:val="00E75D85"/>
    <w:rsid w:val="00E75DDA"/>
    <w:rsid w:val="00E761E9"/>
    <w:rsid w:val="00E7655A"/>
    <w:rsid w:val="00E76A17"/>
    <w:rsid w:val="00E76C7F"/>
    <w:rsid w:val="00E76D30"/>
    <w:rsid w:val="00E76D50"/>
    <w:rsid w:val="00E76ECF"/>
    <w:rsid w:val="00E76FA1"/>
    <w:rsid w:val="00E77D1A"/>
    <w:rsid w:val="00E77E9E"/>
    <w:rsid w:val="00E80032"/>
    <w:rsid w:val="00E80128"/>
    <w:rsid w:val="00E803D1"/>
    <w:rsid w:val="00E80A44"/>
    <w:rsid w:val="00E80AE1"/>
    <w:rsid w:val="00E80C07"/>
    <w:rsid w:val="00E80D1E"/>
    <w:rsid w:val="00E80D87"/>
    <w:rsid w:val="00E80F54"/>
    <w:rsid w:val="00E80F56"/>
    <w:rsid w:val="00E81012"/>
    <w:rsid w:val="00E8120C"/>
    <w:rsid w:val="00E812E4"/>
    <w:rsid w:val="00E8132F"/>
    <w:rsid w:val="00E815D0"/>
    <w:rsid w:val="00E816EE"/>
    <w:rsid w:val="00E816FD"/>
    <w:rsid w:val="00E817BF"/>
    <w:rsid w:val="00E81ECB"/>
    <w:rsid w:val="00E82544"/>
    <w:rsid w:val="00E82F0F"/>
    <w:rsid w:val="00E831CC"/>
    <w:rsid w:val="00E8320A"/>
    <w:rsid w:val="00E839F7"/>
    <w:rsid w:val="00E83ED3"/>
    <w:rsid w:val="00E84155"/>
    <w:rsid w:val="00E84780"/>
    <w:rsid w:val="00E84850"/>
    <w:rsid w:val="00E84C2B"/>
    <w:rsid w:val="00E84D9E"/>
    <w:rsid w:val="00E8517D"/>
    <w:rsid w:val="00E852C7"/>
    <w:rsid w:val="00E8550D"/>
    <w:rsid w:val="00E858B0"/>
    <w:rsid w:val="00E85A6E"/>
    <w:rsid w:val="00E85BA9"/>
    <w:rsid w:val="00E85BCA"/>
    <w:rsid w:val="00E863B5"/>
    <w:rsid w:val="00E8692E"/>
    <w:rsid w:val="00E86C12"/>
    <w:rsid w:val="00E86C33"/>
    <w:rsid w:val="00E86DDD"/>
    <w:rsid w:val="00E87335"/>
    <w:rsid w:val="00E87424"/>
    <w:rsid w:val="00E87771"/>
    <w:rsid w:val="00E87871"/>
    <w:rsid w:val="00E8796D"/>
    <w:rsid w:val="00E87B7E"/>
    <w:rsid w:val="00E9040F"/>
    <w:rsid w:val="00E90638"/>
    <w:rsid w:val="00E907D3"/>
    <w:rsid w:val="00E90EA1"/>
    <w:rsid w:val="00E90FF6"/>
    <w:rsid w:val="00E91094"/>
    <w:rsid w:val="00E910C1"/>
    <w:rsid w:val="00E912AE"/>
    <w:rsid w:val="00E914E9"/>
    <w:rsid w:val="00E91529"/>
    <w:rsid w:val="00E91806"/>
    <w:rsid w:val="00E91895"/>
    <w:rsid w:val="00E91FAB"/>
    <w:rsid w:val="00E920BB"/>
    <w:rsid w:val="00E92336"/>
    <w:rsid w:val="00E924A3"/>
    <w:rsid w:val="00E93095"/>
    <w:rsid w:val="00E9336D"/>
    <w:rsid w:val="00E934DA"/>
    <w:rsid w:val="00E93A09"/>
    <w:rsid w:val="00E93BF3"/>
    <w:rsid w:val="00E93E57"/>
    <w:rsid w:val="00E94004"/>
    <w:rsid w:val="00E9445A"/>
    <w:rsid w:val="00E94698"/>
    <w:rsid w:val="00E947D3"/>
    <w:rsid w:val="00E947F9"/>
    <w:rsid w:val="00E95309"/>
    <w:rsid w:val="00E95889"/>
    <w:rsid w:val="00E95AE5"/>
    <w:rsid w:val="00E95BC8"/>
    <w:rsid w:val="00E95E82"/>
    <w:rsid w:val="00E960A0"/>
    <w:rsid w:val="00E9648D"/>
    <w:rsid w:val="00E96590"/>
    <w:rsid w:val="00E96661"/>
    <w:rsid w:val="00E96792"/>
    <w:rsid w:val="00E96DCE"/>
    <w:rsid w:val="00E97058"/>
    <w:rsid w:val="00E97169"/>
    <w:rsid w:val="00E9749D"/>
    <w:rsid w:val="00E975C0"/>
    <w:rsid w:val="00E97BBF"/>
    <w:rsid w:val="00E97D92"/>
    <w:rsid w:val="00EA0615"/>
    <w:rsid w:val="00EA0C44"/>
    <w:rsid w:val="00EA0C78"/>
    <w:rsid w:val="00EA0D62"/>
    <w:rsid w:val="00EA0D94"/>
    <w:rsid w:val="00EA0F81"/>
    <w:rsid w:val="00EA13DA"/>
    <w:rsid w:val="00EA1707"/>
    <w:rsid w:val="00EA17BC"/>
    <w:rsid w:val="00EA19CC"/>
    <w:rsid w:val="00EA1B3D"/>
    <w:rsid w:val="00EA1F7E"/>
    <w:rsid w:val="00EA23F9"/>
    <w:rsid w:val="00EA25C5"/>
    <w:rsid w:val="00EA2860"/>
    <w:rsid w:val="00EA29A9"/>
    <w:rsid w:val="00EA2EF0"/>
    <w:rsid w:val="00EA3585"/>
    <w:rsid w:val="00EA3C12"/>
    <w:rsid w:val="00EA3E94"/>
    <w:rsid w:val="00EA454B"/>
    <w:rsid w:val="00EA4C5E"/>
    <w:rsid w:val="00EA4C7D"/>
    <w:rsid w:val="00EA5987"/>
    <w:rsid w:val="00EA5EF3"/>
    <w:rsid w:val="00EA5F63"/>
    <w:rsid w:val="00EA615C"/>
    <w:rsid w:val="00EA6266"/>
    <w:rsid w:val="00EA63F3"/>
    <w:rsid w:val="00EA653E"/>
    <w:rsid w:val="00EA65E9"/>
    <w:rsid w:val="00EA6732"/>
    <w:rsid w:val="00EA67E8"/>
    <w:rsid w:val="00EA686E"/>
    <w:rsid w:val="00EA6936"/>
    <w:rsid w:val="00EA6C78"/>
    <w:rsid w:val="00EA6DE9"/>
    <w:rsid w:val="00EA72C9"/>
    <w:rsid w:val="00EA74C3"/>
    <w:rsid w:val="00EA761A"/>
    <w:rsid w:val="00EA779C"/>
    <w:rsid w:val="00EA77A9"/>
    <w:rsid w:val="00EA78A6"/>
    <w:rsid w:val="00EA7D5C"/>
    <w:rsid w:val="00EA7F93"/>
    <w:rsid w:val="00EB0D1C"/>
    <w:rsid w:val="00EB0FD7"/>
    <w:rsid w:val="00EB100E"/>
    <w:rsid w:val="00EB11DF"/>
    <w:rsid w:val="00EB13FD"/>
    <w:rsid w:val="00EB14A5"/>
    <w:rsid w:val="00EB15B9"/>
    <w:rsid w:val="00EB181E"/>
    <w:rsid w:val="00EB1856"/>
    <w:rsid w:val="00EB1C23"/>
    <w:rsid w:val="00EB1DA7"/>
    <w:rsid w:val="00EB22BC"/>
    <w:rsid w:val="00EB24BB"/>
    <w:rsid w:val="00EB24E1"/>
    <w:rsid w:val="00EB26AC"/>
    <w:rsid w:val="00EB2C40"/>
    <w:rsid w:val="00EB3045"/>
    <w:rsid w:val="00EB33B3"/>
    <w:rsid w:val="00EB35B8"/>
    <w:rsid w:val="00EB40FE"/>
    <w:rsid w:val="00EB44BC"/>
    <w:rsid w:val="00EB4548"/>
    <w:rsid w:val="00EB4730"/>
    <w:rsid w:val="00EB484C"/>
    <w:rsid w:val="00EB4AB2"/>
    <w:rsid w:val="00EB4FD7"/>
    <w:rsid w:val="00EB5392"/>
    <w:rsid w:val="00EB5AC9"/>
    <w:rsid w:val="00EB5C35"/>
    <w:rsid w:val="00EB5C74"/>
    <w:rsid w:val="00EB5FEB"/>
    <w:rsid w:val="00EB600D"/>
    <w:rsid w:val="00EB6483"/>
    <w:rsid w:val="00EB65AD"/>
    <w:rsid w:val="00EB6850"/>
    <w:rsid w:val="00EB6D33"/>
    <w:rsid w:val="00EB71E4"/>
    <w:rsid w:val="00EB7812"/>
    <w:rsid w:val="00EB78C9"/>
    <w:rsid w:val="00EB7EBA"/>
    <w:rsid w:val="00EC06EB"/>
    <w:rsid w:val="00EC0757"/>
    <w:rsid w:val="00EC0A27"/>
    <w:rsid w:val="00EC0F6B"/>
    <w:rsid w:val="00EC1073"/>
    <w:rsid w:val="00EC1184"/>
    <w:rsid w:val="00EC11A3"/>
    <w:rsid w:val="00EC1227"/>
    <w:rsid w:val="00EC1389"/>
    <w:rsid w:val="00EC1C52"/>
    <w:rsid w:val="00EC2897"/>
    <w:rsid w:val="00EC2A12"/>
    <w:rsid w:val="00EC2BD4"/>
    <w:rsid w:val="00EC375D"/>
    <w:rsid w:val="00EC3869"/>
    <w:rsid w:val="00EC3B0C"/>
    <w:rsid w:val="00EC3B21"/>
    <w:rsid w:val="00EC3E34"/>
    <w:rsid w:val="00EC3F16"/>
    <w:rsid w:val="00EC426F"/>
    <w:rsid w:val="00EC4286"/>
    <w:rsid w:val="00EC4361"/>
    <w:rsid w:val="00EC4BC5"/>
    <w:rsid w:val="00EC4F81"/>
    <w:rsid w:val="00EC58A0"/>
    <w:rsid w:val="00EC5ADA"/>
    <w:rsid w:val="00EC5B9E"/>
    <w:rsid w:val="00EC5D95"/>
    <w:rsid w:val="00EC6224"/>
    <w:rsid w:val="00EC62E0"/>
    <w:rsid w:val="00EC65DE"/>
    <w:rsid w:val="00EC6771"/>
    <w:rsid w:val="00EC6A80"/>
    <w:rsid w:val="00EC717F"/>
    <w:rsid w:val="00EC749A"/>
    <w:rsid w:val="00EC76D5"/>
    <w:rsid w:val="00EC7C7C"/>
    <w:rsid w:val="00ED005B"/>
    <w:rsid w:val="00ED00DF"/>
    <w:rsid w:val="00ED055F"/>
    <w:rsid w:val="00ED0CCC"/>
    <w:rsid w:val="00ED0F79"/>
    <w:rsid w:val="00ED1645"/>
    <w:rsid w:val="00ED168B"/>
    <w:rsid w:val="00ED1810"/>
    <w:rsid w:val="00ED1BFC"/>
    <w:rsid w:val="00ED1FCE"/>
    <w:rsid w:val="00ED21EB"/>
    <w:rsid w:val="00ED240D"/>
    <w:rsid w:val="00ED2710"/>
    <w:rsid w:val="00ED28ED"/>
    <w:rsid w:val="00ED29BA"/>
    <w:rsid w:val="00ED2AE8"/>
    <w:rsid w:val="00ED3FCD"/>
    <w:rsid w:val="00ED3FCE"/>
    <w:rsid w:val="00ED3FFC"/>
    <w:rsid w:val="00ED479C"/>
    <w:rsid w:val="00ED4B43"/>
    <w:rsid w:val="00ED4E18"/>
    <w:rsid w:val="00ED4F28"/>
    <w:rsid w:val="00ED52B2"/>
    <w:rsid w:val="00ED54A5"/>
    <w:rsid w:val="00ED57CB"/>
    <w:rsid w:val="00ED5856"/>
    <w:rsid w:val="00ED5E93"/>
    <w:rsid w:val="00ED6F16"/>
    <w:rsid w:val="00ED70D9"/>
    <w:rsid w:val="00ED7AEB"/>
    <w:rsid w:val="00ED7E9E"/>
    <w:rsid w:val="00ED7EF2"/>
    <w:rsid w:val="00EE078C"/>
    <w:rsid w:val="00EE1188"/>
    <w:rsid w:val="00EE1DCA"/>
    <w:rsid w:val="00EE1F48"/>
    <w:rsid w:val="00EE1FEF"/>
    <w:rsid w:val="00EE220E"/>
    <w:rsid w:val="00EE3929"/>
    <w:rsid w:val="00EE3DB8"/>
    <w:rsid w:val="00EE4C5F"/>
    <w:rsid w:val="00EE517F"/>
    <w:rsid w:val="00EE568C"/>
    <w:rsid w:val="00EE5D6D"/>
    <w:rsid w:val="00EE5E28"/>
    <w:rsid w:val="00EE603C"/>
    <w:rsid w:val="00EE63B9"/>
    <w:rsid w:val="00EE663F"/>
    <w:rsid w:val="00EE6AF6"/>
    <w:rsid w:val="00EE6FC8"/>
    <w:rsid w:val="00EE729A"/>
    <w:rsid w:val="00EE74FF"/>
    <w:rsid w:val="00EE7565"/>
    <w:rsid w:val="00EE7763"/>
    <w:rsid w:val="00EE7CC5"/>
    <w:rsid w:val="00EE7DF5"/>
    <w:rsid w:val="00EF070C"/>
    <w:rsid w:val="00EF0791"/>
    <w:rsid w:val="00EF0A5A"/>
    <w:rsid w:val="00EF0A9A"/>
    <w:rsid w:val="00EF0B6E"/>
    <w:rsid w:val="00EF0D34"/>
    <w:rsid w:val="00EF0D6E"/>
    <w:rsid w:val="00EF1141"/>
    <w:rsid w:val="00EF13A1"/>
    <w:rsid w:val="00EF1E13"/>
    <w:rsid w:val="00EF2324"/>
    <w:rsid w:val="00EF23EC"/>
    <w:rsid w:val="00EF2888"/>
    <w:rsid w:val="00EF2917"/>
    <w:rsid w:val="00EF2E7E"/>
    <w:rsid w:val="00EF3356"/>
    <w:rsid w:val="00EF36EA"/>
    <w:rsid w:val="00EF3763"/>
    <w:rsid w:val="00EF381D"/>
    <w:rsid w:val="00EF3A31"/>
    <w:rsid w:val="00EF3C56"/>
    <w:rsid w:val="00EF3C97"/>
    <w:rsid w:val="00EF3CE9"/>
    <w:rsid w:val="00EF3F44"/>
    <w:rsid w:val="00EF4076"/>
    <w:rsid w:val="00EF4465"/>
    <w:rsid w:val="00EF478E"/>
    <w:rsid w:val="00EF4859"/>
    <w:rsid w:val="00EF4D9D"/>
    <w:rsid w:val="00EF4E55"/>
    <w:rsid w:val="00EF502C"/>
    <w:rsid w:val="00EF5076"/>
    <w:rsid w:val="00EF53A8"/>
    <w:rsid w:val="00EF53C8"/>
    <w:rsid w:val="00EF54A4"/>
    <w:rsid w:val="00EF5A6C"/>
    <w:rsid w:val="00EF5B54"/>
    <w:rsid w:val="00EF5D33"/>
    <w:rsid w:val="00EF62D9"/>
    <w:rsid w:val="00EF63CF"/>
    <w:rsid w:val="00EF6542"/>
    <w:rsid w:val="00EF68C0"/>
    <w:rsid w:val="00EF6930"/>
    <w:rsid w:val="00EF6938"/>
    <w:rsid w:val="00EF6973"/>
    <w:rsid w:val="00EF6F65"/>
    <w:rsid w:val="00EF71BE"/>
    <w:rsid w:val="00EF735D"/>
    <w:rsid w:val="00EF74E4"/>
    <w:rsid w:val="00EF756F"/>
    <w:rsid w:val="00EF7820"/>
    <w:rsid w:val="00EF7AF1"/>
    <w:rsid w:val="00EF7C2C"/>
    <w:rsid w:val="00EF7EDB"/>
    <w:rsid w:val="00EF7F21"/>
    <w:rsid w:val="00F0026A"/>
    <w:rsid w:val="00F00D07"/>
    <w:rsid w:val="00F0119B"/>
    <w:rsid w:val="00F012A4"/>
    <w:rsid w:val="00F01329"/>
    <w:rsid w:val="00F0146C"/>
    <w:rsid w:val="00F0181F"/>
    <w:rsid w:val="00F01CD2"/>
    <w:rsid w:val="00F01EED"/>
    <w:rsid w:val="00F02135"/>
    <w:rsid w:val="00F0216C"/>
    <w:rsid w:val="00F021DE"/>
    <w:rsid w:val="00F023DC"/>
    <w:rsid w:val="00F025DF"/>
    <w:rsid w:val="00F02D44"/>
    <w:rsid w:val="00F02E11"/>
    <w:rsid w:val="00F0357B"/>
    <w:rsid w:val="00F0382D"/>
    <w:rsid w:val="00F03A18"/>
    <w:rsid w:val="00F03B6F"/>
    <w:rsid w:val="00F03BB6"/>
    <w:rsid w:val="00F03D06"/>
    <w:rsid w:val="00F03F14"/>
    <w:rsid w:val="00F03FEF"/>
    <w:rsid w:val="00F04A84"/>
    <w:rsid w:val="00F04B07"/>
    <w:rsid w:val="00F04B19"/>
    <w:rsid w:val="00F04C53"/>
    <w:rsid w:val="00F05281"/>
    <w:rsid w:val="00F052AB"/>
    <w:rsid w:val="00F0575F"/>
    <w:rsid w:val="00F05AF2"/>
    <w:rsid w:val="00F05E01"/>
    <w:rsid w:val="00F05E6D"/>
    <w:rsid w:val="00F05FAC"/>
    <w:rsid w:val="00F06140"/>
    <w:rsid w:val="00F0617D"/>
    <w:rsid w:val="00F06F03"/>
    <w:rsid w:val="00F071B2"/>
    <w:rsid w:val="00F07266"/>
    <w:rsid w:val="00F07567"/>
    <w:rsid w:val="00F07758"/>
    <w:rsid w:val="00F0786C"/>
    <w:rsid w:val="00F07AA7"/>
    <w:rsid w:val="00F07EC4"/>
    <w:rsid w:val="00F07EDB"/>
    <w:rsid w:val="00F100E3"/>
    <w:rsid w:val="00F105AD"/>
    <w:rsid w:val="00F10827"/>
    <w:rsid w:val="00F10B7F"/>
    <w:rsid w:val="00F10CFA"/>
    <w:rsid w:val="00F10DE6"/>
    <w:rsid w:val="00F10F36"/>
    <w:rsid w:val="00F115DE"/>
    <w:rsid w:val="00F11FC4"/>
    <w:rsid w:val="00F127D4"/>
    <w:rsid w:val="00F128EB"/>
    <w:rsid w:val="00F12AFC"/>
    <w:rsid w:val="00F12D61"/>
    <w:rsid w:val="00F12D6D"/>
    <w:rsid w:val="00F13161"/>
    <w:rsid w:val="00F133AD"/>
    <w:rsid w:val="00F1397F"/>
    <w:rsid w:val="00F13AA2"/>
    <w:rsid w:val="00F13AD3"/>
    <w:rsid w:val="00F13B8B"/>
    <w:rsid w:val="00F13DFD"/>
    <w:rsid w:val="00F13FB0"/>
    <w:rsid w:val="00F142DB"/>
    <w:rsid w:val="00F14393"/>
    <w:rsid w:val="00F14422"/>
    <w:rsid w:val="00F144A3"/>
    <w:rsid w:val="00F1471D"/>
    <w:rsid w:val="00F14720"/>
    <w:rsid w:val="00F1481F"/>
    <w:rsid w:val="00F14966"/>
    <w:rsid w:val="00F1510F"/>
    <w:rsid w:val="00F153C9"/>
    <w:rsid w:val="00F15437"/>
    <w:rsid w:val="00F15712"/>
    <w:rsid w:val="00F158B0"/>
    <w:rsid w:val="00F15E5A"/>
    <w:rsid w:val="00F1625A"/>
    <w:rsid w:val="00F1633F"/>
    <w:rsid w:val="00F166C5"/>
    <w:rsid w:val="00F16CFF"/>
    <w:rsid w:val="00F17202"/>
    <w:rsid w:val="00F17719"/>
    <w:rsid w:val="00F1783F"/>
    <w:rsid w:val="00F17D53"/>
    <w:rsid w:val="00F17D99"/>
    <w:rsid w:val="00F2035D"/>
    <w:rsid w:val="00F2052D"/>
    <w:rsid w:val="00F205A3"/>
    <w:rsid w:val="00F206BA"/>
    <w:rsid w:val="00F206C0"/>
    <w:rsid w:val="00F20B21"/>
    <w:rsid w:val="00F20D13"/>
    <w:rsid w:val="00F20F79"/>
    <w:rsid w:val="00F21153"/>
    <w:rsid w:val="00F2126D"/>
    <w:rsid w:val="00F219F6"/>
    <w:rsid w:val="00F21D41"/>
    <w:rsid w:val="00F21D96"/>
    <w:rsid w:val="00F21E64"/>
    <w:rsid w:val="00F21EC8"/>
    <w:rsid w:val="00F222EB"/>
    <w:rsid w:val="00F224E2"/>
    <w:rsid w:val="00F2259A"/>
    <w:rsid w:val="00F228FE"/>
    <w:rsid w:val="00F22A6D"/>
    <w:rsid w:val="00F22D7C"/>
    <w:rsid w:val="00F231CD"/>
    <w:rsid w:val="00F236B1"/>
    <w:rsid w:val="00F23853"/>
    <w:rsid w:val="00F23880"/>
    <w:rsid w:val="00F238B8"/>
    <w:rsid w:val="00F23B76"/>
    <w:rsid w:val="00F23CC0"/>
    <w:rsid w:val="00F23F90"/>
    <w:rsid w:val="00F24099"/>
    <w:rsid w:val="00F240F3"/>
    <w:rsid w:val="00F2436A"/>
    <w:rsid w:val="00F24528"/>
    <w:rsid w:val="00F246C5"/>
    <w:rsid w:val="00F24788"/>
    <w:rsid w:val="00F24945"/>
    <w:rsid w:val="00F24B71"/>
    <w:rsid w:val="00F24D05"/>
    <w:rsid w:val="00F24D35"/>
    <w:rsid w:val="00F24F73"/>
    <w:rsid w:val="00F25275"/>
    <w:rsid w:val="00F253F1"/>
    <w:rsid w:val="00F254CD"/>
    <w:rsid w:val="00F255BB"/>
    <w:rsid w:val="00F25B86"/>
    <w:rsid w:val="00F25D88"/>
    <w:rsid w:val="00F25EA2"/>
    <w:rsid w:val="00F262AD"/>
    <w:rsid w:val="00F2698B"/>
    <w:rsid w:val="00F26A06"/>
    <w:rsid w:val="00F26A09"/>
    <w:rsid w:val="00F27411"/>
    <w:rsid w:val="00F279BE"/>
    <w:rsid w:val="00F27AC0"/>
    <w:rsid w:val="00F27BF6"/>
    <w:rsid w:val="00F27E8D"/>
    <w:rsid w:val="00F27EA6"/>
    <w:rsid w:val="00F27F4D"/>
    <w:rsid w:val="00F303A6"/>
    <w:rsid w:val="00F305A1"/>
    <w:rsid w:val="00F306DB"/>
    <w:rsid w:val="00F30767"/>
    <w:rsid w:val="00F30CAD"/>
    <w:rsid w:val="00F30F61"/>
    <w:rsid w:val="00F31495"/>
    <w:rsid w:val="00F31690"/>
    <w:rsid w:val="00F31AFE"/>
    <w:rsid w:val="00F31B2C"/>
    <w:rsid w:val="00F31BF6"/>
    <w:rsid w:val="00F31C92"/>
    <w:rsid w:val="00F31ECC"/>
    <w:rsid w:val="00F321D8"/>
    <w:rsid w:val="00F32513"/>
    <w:rsid w:val="00F32A21"/>
    <w:rsid w:val="00F33176"/>
    <w:rsid w:val="00F33195"/>
    <w:rsid w:val="00F332E5"/>
    <w:rsid w:val="00F33323"/>
    <w:rsid w:val="00F333A6"/>
    <w:rsid w:val="00F3346E"/>
    <w:rsid w:val="00F33903"/>
    <w:rsid w:val="00F34093"/>
    <w:rsid w:val="00F34553"/>
    <w:rsid w:val="00F346EC"/>
    <w:rsid w:val="00F34883"/>
    <w:rsid w:val="00F348A5"/>
    <w:rsid w:val="00F34B92"/>
    <w:rsid w:val="00F34BB6"/>
    <w:rsid w:val="00F34F95"/>
    <w:rsid w:val="00F3514C"/>
    <w:rsid w:val="00F3516E"/>
    <w:rsid w:val="00F356C5"/>
    <w:rsid w:val="00F356E0"/>
    <w:rsid w:val="00F35889"/>
    <w:rsid w:val="00F358FA"/>
    <w:rsid w:val="00F3598D"/>
    <w:rsid w:val="00F35B7E"/>
    <w:rsid w:val="00F35D3E"/>
    <w:rsid w:val="00F36361"/>
    <w:rsid w:val="00F367C9"/>
    <w:rsid w:val="00F36876"/>
    <w:rsid w:val="00F370B1"/>
    <w:rsid w:val="00F371B0"/>
    <w:rsid w:val="00F379CE"/>
    <w:rsid w:val="00F37A3B"/>
    <w:rsid w:val="00F37A8F"/>
    <w:rsid w:val="00F37AD2"/>
    <w:rsid w:val="00F40045"/>
    <w:rsid w:val="00F40066"/>
    <w:rsid w:val="00F4065D"/>
    <w:rsid w:val="00F40A1F"/>
    <w:rsid w:val="00F40D65"/>
    <w:rsid w:val="00F418DE"/>
    <w:rsid w:val="00F41AAA"/>
    <w:rsid w:val="00F41E1C"/>
    <w:rsid w:val="00F420E3"/>
    <w:rsid w:val="00F4217C"/>
    <w:rsid w:val="00F423BA"/>
    <w:rsid w:val="00F427CD"/>
    <w:rsid w:val="00F42F05"/>
    <w:rsid w:val="00F435E5"/>
    <w:rsid w:val="00F43730"/>
    <w:rsid w:val="00F43E2F"/>
    <w:rsid w:val="00F43F9E"/>
    <w:rsid w:val="00F444A9"/>
    <w:rsid w:val="00F444EC"/>
    <w:rsid w:val="00F446B3"/>
    <w:rsid w:val="00F448E7"/>
    <w:rsid w:val="00F4495B"/>
    <w:rsid w:val="00F4512C"/>
    <w:rsid w:val="00F454EC"/>
    <w:rsid w:val="00F456BA"/>
    <w:rsid w:val="00F461A3"/>
    <w:rsid w:val="00F46992"/>
    <w:rsid w:val="00F46A08"/>
    <w:rsid w:val="00F46AA5"/>
    <w:rsid w:val="00F46ABB"/>
    <w:rsid w:val="00F46CDC"/>
    <w:rsid w:val="00F473CE"/>
    <w:rsid w:val="00F47600"/>
    <w:rsid w:val="00F47ECA"/>
    <w:rsid w:val="00F501D2"/>
    <w:rsid w:val="00F505B2"/>
    <w:rsid w:val="00F50875"/>
    <w:rsid w:val="00F519EC"/>
    <w:rsid w:val="00F51AAB"/>
    <w:rsid w:val="00F51ABF"/>
    <w:rsid w:val="00F51B1A"/>
    <w:rsid w:val="00F51B66"/>
    <w:rsid w:val="00F51C09"/>
    <w:rsid w:val="00F52032"/>
    <w:rsid w:val="00F5219F"/>
    <w:rsid w:val="00F525F7"/>
    <w:rsid w:val="00F52745"/>
    <w:rsid w:val="00F52895"/>
    <w:rsid w:val="00F52C10"/>
    <w:rsid w:val="00F52D94"/>
    <w:rsid w:val="00F52E14"/>
    <w:rsid w:val="00F532BF"/>
    <w:rsid w:val="00F53A6A"/>
    <w:rsid w:val="00F53D49"/>
    <w:rsid w:val="00F53F1E"/>
    <w:rsid w:val="00F54792"/>
    <w:rsid w:val="00F54971"/>
    <w:rsid w:val="00F5536D"/>
    <w:rsid w:val="00F5564F"/>
    <w:rsid w:val="00F5581F"/>
    <w:rsid w:val="00F55865"/>
    <w:rsid w:val="00F55BD2"/>
    <w:rsid w:val="00F56156"/>
    <w:rsid w:val="00F562E6"/>
    <w:rsid w:val="00F564CD"/>
    <w:rsid w:val="00F56C08"/>
    <w:rsid w:val="00F56C93"/>
    <w:rsid w:val="00F56EA0"/>
    <w:rsid w:val="00F56FC4"/>
    <w:rsid w:val="00F5714B"/>
    <w:rsid w:val="00F5718E"/>
    <w:rsid w:val="00F57278"/>
    <w:rsid w:val="00F574CE"/>
    <w:rsid w:val="00F576EA"/>
    <w:rsid w:val="00F57974"/>
    <w:rsid w:val="00F57BA6"/>
    <w:rsid w:val="00F57C83"/>
    <w:rsid w:val="00F57CB4"/>
    <w:rsid w:val="00F57EEC"/>
    <w:rsid w:val="00F60005"/>
    <w:rsid w:val="00F603DA"/>
    <w:rsid w:val="00F6052E"/>
    <w:rsid w:val="00F606AA"/>
    <w:rsid w:val="00F60B1D"/>
    <w:rsid w:val="00F611CB"/>
    <w:rsid w:val="00F61516"/>
    <w:rsid w:val="00F62229"/>
    <w:rsid w:val="00F6237D"/>
    <w:rsid w:val="00F62DC5"/>
    <w:rsid w:val="00F63161"/>
    <w:rsid w:val="00F63440"/>
    <w:rsid w:val="00F63DBE"/>
    <w:rsid w:val="00F63E4A"/>
    <w:rsid w:val="00F6417F"/>
    <w:rsid w:val="00F64AB1"/>
    <w:rsid w:val="00F64C8D"/>
    <w:rsid w:val="00F64E9C"/>
    <w:rsid w:val="00F650DD"/>
    <w:rsid w:val="00F65771"/>
    <w:rsid w:val="00F65C77"/>
    <w:rsid w:val="00F65CC0"/>
    <w:rsid w:val="00F66472"/>
    <w:rsid w:val="00F665BC"/>
    <w:rsid w:val="00F66981"/>
    <w:rsid w:val="00F66C4F"/>
    <w:rsid w:val="00F67190"/>
    <w:rsid w:val="00F6751D"/>
    <w:rsid w:val="00F67978"/>
    <w:rsid w:val="00F67B84"/>
    <w:rsid w:val="00F67D04"/>
    <w:rsid w:val="00F7018E"/>
    <w:rsid w:val="00F704FA"/>
    <w:rsid w:val="00F708DF"/>
    <w:rsid w:val="00F70B39"/>
    <w:rsid w:val="00F71851"/>
    <w:rsid w:val="00F724A9"/>
    <w:rsid w:val="00F7270E"/>
    <w:rsid w:val="00F72763"/>
    <w:rsid w:val="00F728B8"/>
    <w:rsid w:val="00F72A80"/>
    <w:rsid w:val="00F72AD1"/>
    <w:rsid w:val="00F72CC5"/>
    <w:rsid w:val="00F72E74"/>
    <w:rsid w:val="00F7304D"/>
    <w:rsid w:val="00F732CC"/>
    <w:rsid w:val="00F73509"/>
    <w:rsid w:val="00F73611"/>
    <w:rsid w:val="00F739DF"/>
    <w:rsid w:val="00F73E92"/>
    <w:rsid w:val="00F74038"/>
    <w:rsid w:val="00F741CA"/>
    <w:rsid w:val="00F7458E"/>
    <w:rsid w:val="00F74766"/>
    <w:rsid w:val="00F74776"/>
    <w:rsid w:val="00F74A46"/>
    <w:rsid w:val="00F751F1"/>
    <w:rsid w:val="00F758FC"/>
    <w:rsid w:val="00F75934"/>
    <w:rsid w:val="00F7596B"/>
    <w:rsid w:val="00F759BB"/>
    <w:rsid w:val="00F7635F"/>
    <w:rsid w:val="00F76EFD"/>
    <w:rsid w:val="00F77090"/>
    <w:rsid w:val="00F77146"/>
    <w:rsid w:val="00F772FC"/>
    <w:rsid w:val="00F77343"/>
    <w:rsid w:val="00F7734C"/>
    <w:rsid w:val="00F7739A"/>
    <w:rsid w:val="00F7775B"/>
    <w:rsid w:val="00F77D1C"/>
    <w:rsid w:val="00F80000"/>
    <w:rsid w:val="00F80523"/>
    <w:rsid w:val="00F80941"/>
    <w:rsid w:val="00F80985"/>
    <w:rsid w:val="00F80B83"/>
    <w:rsid w:val="00F80E7F"/>
    <w:rsid w:val="00F81372"/>
    <w:rsid w:val="00F8144C"/>
    <w:rsid w:val="00F81869"/>
    <w:rsid w:val="00F81F2A"/>
    <w:rsid w:val="00F820C2"/>
    <w:rsid w:val="00F829F9"/>
    <w:rsid w:val="00F82B50"/>
    <w:rsid w:val="00F82BE2"/>
    <w:rsid w:val="00F82E1C"/>
    <w:rsid w:val="00F82E42"/>
    <w:rsid w:val="00F83139"/>
    <w:rsid w:val="00F8331F"/>
    <w:rsid w:val="00F836A8"/>
    <w:rsid w:val="00F83813"/>
    <w:rsid w:val="00F83956"/>
    <w:rsid w:val="00F83A8C"/>
    <w:rsid w:val="00F83AF4"/>
    <w:rsid w:val="00F8406C"/>
    <w:rsid w:val="00F8411B"/>
    <w:rsid w:val="00F84134"/>
    <w:rsid w:val="00F84275"/>
    <w:rsid w:val="00F848E2"/>
    <w:rsid w:val="00F84D27"/>
    <w:rsid w:val="00F84EAA"/>
    <w:rsid w:val="00F85230"/>
    <w:rsid w:val="00F85232"/>
    <w:rsid w:val="00F854CB"/>
    <w:rsid w:val="00F85C7A"/>
    <w:rsid w:val="00F85CB0"/>
    <w:rsid w:val="00F85DDF"/>
    <w:rsid w:val="00F85F7B"/>
    <w:rsid w:val="00F866AB"/>
    <w:rsid w:val="00F86A68"/>
    <w:rsid w:val="00F86EFC"/>
    <w:rsid w:val="00F86FD6"/>
    <w:rsid w:val="00F87154"/>
    <w:rsid w:val="00F879B3"/>
    <w:rsid w:val="00F87C3E"/>
    <w:rsid w:val="00F87E3B"/>
    <w:rsid w:val="00F9006C"/>
    <w:rsid w:val="00F90089"/>
    <w:rsid w:val="00F9018C"/>
    <w:rsid w:val="00F903D0"/>
    <w:rsid w:val="00F90529"/>
    <w:rsid w:val="00F909F8"/>
    <w:rsid w:val="00F91594"/>
    <w:rsid w:val="00F91A23"/>
    <w:rsid w:val="00F92056"/>
    <w:rsid w:val="00F922B0"/>
    <w:rsid w:val="00F922C4"/>
    <w:rsid w:val="00F92412"/>
    <w:rsid w:val="00F92E28"/>
    <w:rsid w:val="00F92F4F"/>
    <w:rsid w:val="00F93212"/>
    <w:rsid w:val="00F936C4"/>
    <w:rsid w:val="00F939D2"/>
    <w:rsid w:val="00F93A8D"/>
    <w:rsid w:val="00F93E54"/>
    <w:rsid w:val="00F9439A"/>
    <w:rsid w:val="00F94A52"/>
    <w:rsid w:val="00F94CA2"/>
    <w:rsid w:val="00F94F70"/>
    <w:rsid w:val="00F94FBD"/>
    <w:rsid w:val="00F95287"/>
    <w:rsid w:val="00F953CE"/>
    <w:rsid w:val="00F956A0"/>
    <w:rsid w:val="00F959BE"/>
    <w:rsid w:val="00F95AF7"/>
    <w:rsid w:val="00F960D2"/>
    <w:rsid w:val="00F96258"/>
    <w:rsid w:val="00F96374"/>
    <w:rsid w:val="00F96565"/>
    <w:rsid w:val="00F96579"/>
    <w:rsid w:val="00F965E8"/>
    <w:rsid w:val="00F96A8E"/>
    <w:rsid w:val="00F96A9F"/>
    <w:rsid w:val="00F96F2A"/>
    <w:rsid w:val="00F97151"/>
    <w:rsid w:val="00F972A3"/>
    <w:rsid w:val="00F97937"/>
    <w:rsid w:val="00F97BBD"/>
    <w:rsid w:val="00FA005F"/>
    <w:rsid w:val="00FA018E"/>
    <w:rsid w:val="00FA036B"/>
    <w:rsid w:val="00FA044A"/>
    <w:rsid w:val="00FA05A8"/>
    <w:rsid w:val="00FA06ED"/>
    <w:rsid w:val="00FA0778"/>
    <w:rsid w:val="00FA0ADD"/>
    <w:rsid w:val="00FA0CC8"/>
    <w:rsid w:val="00FA0ED1"/>
    <w:rsid w:val="00FA1328"/>
    <w:rsid w:val="00FA1425"/>
    <w:rsid w:val="00FA1B05"/>
    <w:rsid w:val="00FA1C40"/>
    <w:rsid w:val="00FA20CF"/>
    <w:rsid w:val="00FA2176"/>
    <w:rsid w:val="00FA23A8"/>
    <w:rsid w:val="00FA23FF"/>
    <w:rsid w:val="00FA2491"/>
    <w:rsid w:val="00FA297B"/>
    <w:rsid w:val="00FA2A30"/>
    <w:rsid w:val="00FA2D41"/>
    <w:rsid w:val="00FA2D6E"/>
    <w:rsid w:val="00FA2EBF"/>
    <w:rsid w:val="00FA2EEF"/>
    <w:rsid w:val="00FA2F13"/>
    <w:rsid w:val="00FA39D3"/>
    <w:rsid w:val="00FA3B27"/>
    <w:rsid w:val="00FA401D"/>
    <w:rsid w:val="00FA4208"/>
    <w:rsid w:val="00FA47FB"/>
    <w:rsid w:val="00FA4E58"/>
    <w:rsid w:val="00FA541F"/>
    <w:rsid w:val="00FA565C"/>
    <w:rsid w:val="00FA5A07"/>
    <w:rsid w:val="00FA6418"/>
    <w:rsid w:val="00FA69E8"/>
    <w:rsid w:val="00FA6F54"/>
    <w:rsid w:val="00FA7040"/>
    <w:rsid w:val="00FA74AE"/>
    <w:rsid w:val="00FA7831"/>
    <w:rsid w:val="00FB026E"/>
    <w:rsid w:val="00FB08CA"/>
    <w:rsid w:val="00FB0CAC"/>
    <w:rsid w:val="00FB0ECE"/>
    <w:rsid w:val="00FB2281"/>
    <w:rsid w:val="00FB25DC"/>
    <w:rsid w:val="00FB2C1A"/>
    <w:rsid w:val="00FB3192"/>
    <w:rsid w:val="00FB34DE"/>
    <w:rsid w:val="00FB353A"/>
    <w:rsid w:val="00FB3975"/>
    <w:rsid w:val="00FB3A36"/>
    <w:rsid w:val="00FB3B3A"/>
    <w:rsid w:val="00FB415B"/>
    <w:rsid w:val="00FB41E4"/>
    <w:rsid w:val="00FB4323"/>
    <w:rsid w:val="00FB4478"/>
    <w:rsid w:val="00FB4855"/>
    <w:rsid w:val="00FB4B88"/>
    <w:rsid w:val="00FB4D81"/>
    <w:rsid w:val="00FB5033"/>
    <w:rsid w:val="00FB5184"/>
    <w:rsid w:val="00FB53CD"/>
    <w:rsid w:val="00FB554B"/>
    <w:rsid w:val="00FB56CD"/>
    <w:rsid w:val="00FB58FE"/>
    <w:rsid w:val="00FB5A32"/>
    <w:rsid w:val="00FB5D5D"/>
    <w:rsid w:val="00FB64B0"/>
    <w:rsid w:val="00FB6691"/>
    <w:rsid w:val="00FB677C"/>
    <w:rsid w:val="00FB6897"/>
    <w:rsid w:val="00FB6A5E"/>
    <w:rsid w:val="00FB6AA4"/>
    <w:rsid w:val="00FB6E53"/>
    <w:rsid w:val="00FB7045"/>
    <w:rsid w:val="00FB7182"/>
    <w:rsid w:val="00FB75B7"/>
    <w:rsid w:val="00FB7660"/>
    <w:rsid w:val="00FB7DD0"/>
    <w:rsid w:val="00FB7E13"/>
    <w:rsid w:val="00FC004D"/>
    <w:rsid w:val="00FC005A"/>
    <w:rsid w:val="00FC04A6"/>
    <w:rsid w:val="00FC0691"/>
    <w:rsid w:val="00FC0BFB"/>
    <w:rsid w:val="00FC0CA1"/>
    <w:rsid w:val="00FC12CC"/>
    <w:rsid w:val="00FC197D"/>
    <w:rsid w:val="00FC1A84"/>
    <w:rsid w:val="00FC1B0D"/>
    <w:rsid w:val="00FC219C"/>
    <w:rsid w:val="00FC2365"/>
    <w:rsid w:val="00FC2F8C"/>
    <w:rsid w:val="00FC3600"/>
    <w:rsid w:val="00FC3F9F"/>
    <w:rsid w:val="00FC4FC7"/>
    <w:rsid w:val="00FC4FFE"/>
    <w:rsid w:val="00FC57D1"/>
    <w:rsid w:val="00FC5834"/>
    <w:rsid w:val="00FC5EB0"/>
    <w:rsid w:val="00FC6054"/>
    <w:rsid w:val="00FC62A3"/>
    <w:rsid w:val="00FC66D5"/>
    <w:rsid w:val="00FC6876"/>
    <w:rsid w:val="00FC7107"/>
    <w:rsid w:val="00FC7FDE"/>
    <w:rsid w:val="00FD119A"/>
    <w:rsid w:val="00FD141E"/>
    <w:rsid w:val="00FD1638"/>
    <w:rsid w:val="00FD1706"/>
    <w:rsid w:val="00FD2002"/>
    <w:rsid w:val="00FD246C"/>
    <w:rsid w:val="00FD2975"/>
    <w:rsid w:val="00FD2CEC"/>
    <w:rsid w:val="00FD2D06"/>
    <w:rsid w:val="00FD3061"/>
    <w:rsid w:val="00FD3758"/>
    <w:rsid w:val="00FD3ACA"/>
    <w:rsid w:val="00FD3AF8"/>
    <w:rsid w:val="00FD3D82"/>
    <w:rsid w:val="00FD4035"/>
    <w:rsid w:val="00FD40DB"/>
    <w:rsid w:val="00FD45A1"/>
    <w:rsid w:val="00FD487E"/>
    <w:rsid w:val="00FD48A1"/>
    <w:rsid w:val="00FD4C49"/>
    <w:rsid w:val="00FD535B"/>
    <w:rsid w:val="00FD53DC"/>
    <w:rsid w:val="00FD54C4"/>
    <w:rsid w:val="00FD57EA"/>
    <w:rsid w:val="00FD598B"/>
    <w:rsid w:val="00FD5ADA"/>
    <w:rsid w:val="00FD5BC2"/>
    <w:rsid w:val="00FD5BCA"/>
    <w:rsid w:val="00FD5F3F"/>
    <w:rsid w:val="00FD5FC1"/>
    <w:rsid w:val="00FD6094"/>
    <w:rsid w:val="00FD61C4"/>
    <w:rsid w:val="00FD63AD"/>
    <w:rsid w:val="00FD724E"/>
    <w:rsid w:val="00FD728E"/>
    <w:rsid w:val="00FD735B"/>
    <w:rsid w:val="00FD7397"/>
    <w:rsid w:val="00FD7E4D"/>
    <w:rsid w:val="00FD7E5F"/>
    <w:rsid w:val="00FD7FD5"/>
    <w:rsid w:val="00FE00B9"/>
    <w:rsid w:val="00FE0307"/>
    <w:rsid w:val="00FE04CF"/>
    <w:rsid w:val="00FE07AA"/>
    <w:rsid w:val="00FE07AE"/>
    <w:rsid w:val="00FE097D"/>
    <w:rsid w:val="00FE0C2A"/>
    <w:rsid w:val="00FE0CF2"/>
    <w:rsid w:val="00FE0E5B"/>
    <w:rsid w:val="00FE15B3"/>
    <w:rsid w:val="00FE1B5D"/>
    <w:rsid w:val="00FE22BA"/>
    <w:rsid w:val="00FE278B"/>
    <w:rsid w:val="00FE286F"/>
    <w:rsid w:val="00FE2C45"/>
    <w:rsid w:val="00FE2DED"/>
    <w:rsid w:val="00FE2F4F"/>
    <w:rsid w:val="00FE304E"/>
    <w:rsid w:val="00FE32B4"/>
    <w:rsid w:val="00FE34EC"/>
    <w:rsid w:val="00FE3522"/>
    <w:rsid w:val="00FE3C42"/>
    <w:rsid w:val="00FE4025"/>
    <w:rsid w:val="00FE412D"/>
    <w:rsid w:val="00FE437C"/>
    <w:rsid w:val="00FE49B1"/>
    <w:rsid w:val="00FE4D24"/>
    <w:rsid w:val="00FE4E0C"/>
    <w:rsid w:val="00FE517F"/>
    <w:rsid w:val="00FE574F"/>
    <w:rsid w:val="00FE5C1F"/>
    <w:rsid w:val="00FE65F0"/>
    <w:rsid w:val="00FE6AFB"/>
    <w:rsid w:val="00FE6BB6"/>
    <w:rsid w:val="00FE6C63"/>
    <w:rsid w:val="00FE6FE8"/>
    <w:rsid w:val="00FE718D"/>
    <w:rsid w:val="00FE73F9"/>
    <w:rsid w:val="00FE73FD"/>
    <w:rsid w:val="00FE745E"/>
    <w:rsid w:val="00FE74EC"/>
    <w:rsid w:val="00FE78F0"/>
    <w:rsid w:val="00FE7FBA"/>
    <w:rsid w:val="00FF0105"/>
    <w:rsid w:val="00FF04F1"/>
    <w:rsid w:val="00FF05E1"/>
    <w:rsid w:val="00FF0F45"/>
    <w:rsid w:val="00FF12D1"/>
    <w:rsid w:val="00FF182C"/>
    <w:rsid w:val="00FF1C15"/>
    <w:rsid w:val="00FF1CBF"/>
    <w:rsid w:val="00FF20D9"/>
    <w:rsid w:val="00FF22CB"/>
    <w:rsid w:val="00FF2D25"/>
    <w:rsid w:val="00FF3122"/>
    <w:rsid w:val="00FF34E9"/>
    <w:rsid w:val="00FF3BB9"/>
    <w:rsid w:val="00FF40FB"/>
    <w:rsid w:val="00FF41F2"/>
    <w:rsid w:val="00FF465B"/>
    <w:rsid w:val="00FF473A"/>
    <w:rsid w:val="00FF4A26"/>
    <w:rsid w:val="00FF4C36"/>
    <w:rsid w:val="00FF4FDC"/>
    <w:rsid w:val="00FF5251"/>
    <w:rsid w:val="00FF5AD6"/>
    <w:rsid w:val="00FF5B03"/>
    <w:rsid w:val="00FF600E"/>
    <w:rsid w:val="00FF63D6"/>
    <w:rsid w:val="00FF6862"/>
    <w:rsid w:val="00FF68F7"/>
    <w:rsid w:val="00FF6DE2"/>
    <w:rsid w:val="00FF7126"/>
    <w:rsid w:val="00FF71B5"/>
    <w:rsid w:val="00FF7319"/>
    <w:rsid w:val="00FF74D4"/>
    <w:rsid w:val="00FF78DB"/>
    <w:rsid w:val="00FF790D"/>
    <w:rsid w:val="00FF7A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1FF1"/>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0768EE"/>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0768EE"/>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6C7309"/>
    <w:rPr>
      <w:i/>
    </w:rPr>
  </w:style>
  <w:style w:type="paragraph" w:styleId="Fotnotstext">
    <w:name w:val="footnote text"/>
    <w:basedOn w:val="Normal"/>
    <w:link w:val="FotnotstextChar"/>
    <w:unhideWhenUsed/>
    <w:rsid w:val="006C7309"/>
    <w:pPr>
      <w:spacing w:line="240" w:lineRule="auto"/>
    </w:pPr>
    <w:rPr>
      <w:sz w:val="20"/>
      <w:szCs w:val="20"/>
    </w:rPr>
  </w:style>
  <w:style w:type="character" w:customStyle="1" w:styleId="FotnotstextChar">
    <w:name w:val="Fotnotstext Char"/>
    <w:basedOn w:val="Standardstycketeckensnitt"/>
    <w:link w:val="Fotnotstext"/>
    <w:rsid w:val="006C7309"/>
    <w:rPr>
      <w:rFonts w:ascii="Times New Roman" w:hAnsi="Times New Roman"/>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877A7E"/>
    <w:rPr>
      <w:rFonts w:ascii="Courier New" w:hAnsi="Courier New"/>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val="0"/>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80032"/>
    <w:rPr>
      <w:i/>
      <w:noProof w:val="0"/>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85C878-172C-4090-A05C-F9E1AAE5B2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12822</TotalTime>
  <Pages>673</Pages>
  <Words>202382</Words>
  <Characters>1072626</Characters>
  <Application>Microsoft Office Word</Application>
  <DocSecurity>0</DocSecurity>
  <Lines>8938</Lines>
  <Paragraphs>2544</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1272464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2120</cp:revision>
  <cp:lastPrinted>2017-05-07T13:41:00Z</cp:lastPrinted>
  <dcterms:created xsi:type="dcterms:W3CDTF">2020-05-20T16:12:00Z</dcterms:created>
  <dcterms:modified xsi:type="dcterms:W3CDTF">2020-06-22T10:35:00Z</dcterms:modified>
</cp:coreProperties>
</file>